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903DBA" w:rsidRDefault="00703C11">
          <w:pPr>
            <w:pStyle w:val="Innehllsfrteckningsrubrik"/>
          </w:pPr>
          <w:r w:rsidRPr="00903DBA">
            <w:t>Table of C</w:t>
          </w:r>
          <w:r w:rsidR="00CB5140" w:rsidRPr="00903DBA">
            <w:t>ontents</w:t>
          </w:r>
        </w:p>
        <w:p w14:paraId="4E4902B4" w14:textId="048F615E" w:rsidR="00DD6D68" w:rsidRPr="00903DBA" w:rsidRDefault="00CB5140">
          <w:pPr>
            <w:pStyle w:val="Innehll1"/>
            <w:rPr>
              <w:rFonts w:asciiTheme="minorHAnsi" w:eastAsiaTheme="minorEastAsia" w:hAnsiTheme="minorHAnsi"/>
              <w:noProof/>
              <w:color w:val="auto"/>
              <w:lang w:eastAsia="sv-SE"/>
            </w:rPr>
          </w:pPr>
          <w:r w:rsidRPr="00903DBA">
            <w:fldChar w:fldCharType="begin"/>
          </w:r>
          <w:r w:rsidRPr="00903DBA">
            <w:instrText xml:space="preserve"> TOC \o "1-3" \h \z \u </w:instrText>
          </w:r>
          <w:r w:rsidRPr="00903DBA">
            <w:fldChar w:fldCharType="separate"/>
          </w:r>
          <w:hyperlink w:anchor="_Toc57655963" w:history="1">
            <w:r w:rsidR="00DD6D68" w:rsidRPr="00903DBA">
              <w:rPr>
                <w:rStyle w:val="Hyperlnk"/>
                <w:noProof/>
              </w:rPr>
              <w:t>1.</w:t>
            </w:r>
            <w:r w:rsidR="00DD6D68" w:rsidRPr="00903DBA">
              <w:rPr>
                <w:rFonts w:asciiTheme="minorHAnsi" w:eastAsiaTheme="minorEastAsia" w:hAnsiTheme="minorHAnsi"/>
                <w:noProof/>
                <w:color w:val="auto"/>
                <w:lang w:eastAsia="sv-SE"/>
              </w:rPr>
              <w:tab/>
            </w:r>
            <w:r w:rsidR="00DD6D68" w:rsidRPr="00903DBA">
              <w:rPr>
                <w:rStyle w:val="Hyperlnk"/>
                <w:noProof/>
              </w:rPr>
              <w:t>Introduction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_Toc57655963 \h </w:instrText>
            </w:r>
            <w:r w:rsidR="00DD6D68" w:rsidRPr="00903DBA">
              <w:rPr>
                <w:noProof/>
                <w:webHidden/>
              </w:rPr>
            </w:r>
            <w:r w:rsidR="00DD6D68" w:rsidRPr="00903DBA">
              <w:rPr>
                <w:noProof/>
                <w:webHidden/>
              </w:rPr>
              <w:fldChar w:fldCharType="separate"/>
            </w:r>
            <w:r w:rsidR="00392B3E">
              <w:rPr>
                <w:noProof/>
                <w:webHidden/>
              </w:rPr>
              <w:t>10</w:t>
            </w:r>
            <w:r w:rsidR="00DD6D68" w:rsidRPr="00903DBA">
              <w:rPr>
                <w:noProof/>
                <w:webHidden/>
              </w:rPr>
              <w:fldChar w:fldCharType="end"/>
            </w:r>
          </w:hyperlink>
        </w:p>
        <w:p w14:paraId="61F98489" w14:textId="6570CEA4" w:rsidR="00DD6D68" w:rsidRPr="00903DBA" w:rsidRDefault="004773EA">
          <w:pPr>
            <w:pStyle w:val="Innehll2"/>
            <w:tabs>
              <w:tab w:val="left" w:pos="880"/>
              <w:tab w:val="right" w:leader="dot" w:pos="9350"/>
            </w:tabs>
            <w:rPr>
              <w:rFonts w:asciiTheme="minorHAnsi" w:eastAsiaTheme="minorEastAsia" w:hAnsiTheme="minorHAnsi"/>
              <w:noProof/>
              <w:color w:val="auto"/>
              <w:lang w:eastAsia="sv-SE"/>
            </w:rPr>
          </w:pPr>
          <w:hyperlink w:anchor="_Toc57655964" w:history="1">
            <w:r w:rsidR="00DD6D68" w:rsidRPr="00903DBA">
              <w:rPr>
                <w:rStyle w:val="Hyperlnk"/>
                <w:noProof/>
              </w:rPr>
              <w:t>1.1.</w:t>
            </w:r>
            <w:r w:rsidR="00DD6D68" w:rsidRPr="00903DBA">
              <w:rPr>
                <w:rFonts w:asciiTheme="minorHAnsi" w:eastAsiaTheme="minorEastAsia" w:hAnsiTheme="minorHAnsi"/>
                <w:noProof/>
                <w:color w:val="auto"/>
                <w:lang w:eastAsia="sv-SE"/>
              </w:rPr>
              <w:tab/>
            </w:r>
            <w:r w:rsidR="00DD6D68" w:rsidRPr="00903DBA">
              <w:rPr>
                <w:rStyle w:val="Hyperlnk"/>
                <w:noProof/>
              </w:rPr>
              <w:t>The Compiler Phases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_Toc57655964 \h </w:instrText>
            </w:r>
            <w:r w:rsidR="00DD6D68" w:rsidRPr="00903DBA">
              <w:rPr>
                <w:noProof/>
                <w:webHidden/>
              </w:rPr>
            </w:r>
            <w:r w:rsidR="00DD6D68" w:rsidRPr="00903DBA">
              <w:rPr>
                <w:noProof/>
                <w:webHidden/>
              </w:rPr>
              <w:fldChar w:fldCharType="separate"/>
            </w:r>
            <w:r w:rsidR="00392B3E">
              <w:rPr>
                <w:noProof/>
                <w:webHidden/>
              </w:rPr>
              <w:t>10</w:t>
            </w:r>
            <w:r w:rsidR="00DD6D68" w:rsidRPr="00903DBA">
              <w:rPr>
                <w:noProof/>
                <w:webHidden/>
              </w:rPr>
              <w:fldChar w:fldCharType="end"/>
            </w:r>
          </w:hyperlink>
        </w:p>
        <w:p w14:paraId="3C5E711C" w14:textId="29CCA088"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5965" w:history="1">
            <w:r w:rsidR="00DD6D68" w:rsidRPr="00903DBA">
              <w:rPr>
                <w:rStyle w:val="Hyperlnk"/>
                <w:noProof/>
              </w:rPr>
              <w:t>1.1.1.</w:t>
            </w:r>
            <w:r w:rsidR="00DD6D68" w:rsidRPr="00903DBA">
              <w:rPr>
                <w:rFonts w:asciiTheme="minorHAnsi" w:eastAsiaTheme="minorEastAsia" w:hAnsiTheme="minorHAnsi"/>
                <w:noProof/>
                <w:color w:val="auto"/>
                <w:lang w:eastAsia="sv-SE"/>
              </w:rPr>
              <w:tab/>
            </w:r>
            <w:r w:rsidR="00DD6D68" w:rsidRPr="00903DBA">
              <w:rPr>
                <w:rStyle w:val="Hyperlnk"/>
                <w:noProof/>
              </w:rPr>
              <w:t>The Preprocessor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_Toc57655965 \h </w:instrText>
            </w:r>
            <w:r w:rsidR="00DD6D68" w:rsidRPr="00903DBA">
              <w:rPr>
                <w:noProof/>
                <w:webHidden/>
              </w:rPr>
            </w:r>
            <w:r w:rsidR="00DD6D68" w:rsidRPr="00903DBA">
              <w:rPr>
                <w:noProof/>
                <w:webHidden/>
              </w:rPr>
              <w:fldChar w:fldCharType="separate"/>
            </w:r>
            <w:r w:rsidR="00392B3E">
              <w:rPr>
                <w:noProof/>
                <w:webHidden/>
              </w:rPr>
              <w:t>11</w:t>
            </w:r>
            <w:r w:rsidR="00DD6D68" w:rsidRPr="00903DBA">
              <w:rPr>
                <w:noProof/>
                <w:webHidden/>
              </w:rPr>
              <w:fldChar w:fldCharType="end"/>
            </w:r>
          </w:hyperlink>
        </w:p>
        <w:p w14:paraId="0E2603E2" w14:textId="2489E18A"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5966" w:history="1">
            <w:r w:rsidR="00DD6D68" w:rsidRPr="00903DBA">
              <w:rPr>
                <w:rStyle w:val="Hyperlnk"/>
                <w:noProof/>
              </w:rPr>
              <w:t>1.1.2.</w:t>
            </w:r>
            <w:r w:rsidR="00DD6D68" w:rsidRPr="00903DBA">
              <w:rPr>
                <w:rFonts w:asciiTheme="minorHAnsi" w:eastAsiaTheme="minorEastAsia" w:hAnsiTheme="minorHAnsi"/>
                <w:noProof/>
                <w:color w:val="auto"/>
                <w:lang w:eastAsia="sv-SE"/>
              </w:rPr>
              <w:tab/>
            </w:r>
            <w:r w:rsidR="00DD6D68" w:rsidRPr="00903DBA">
              <w:rPr>
                <w:rStyle w:val="Hyperlnk"/>
                <w:noProof/>
              </w:rPr>
              <w:t>Scanning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_Toc57655966 \h </w:instrText>
            </w:r>
            <w:r w:rsidR="00DD6D68" w:rsidRPr="00903DBA">
              <w:rPr>
                <w:noProof/>
                <w:webHidden/>
              </w:rPr>
            </w:r>
            <w:r w:rsidR="00DD6D68" w:rsidRPr="00903DBA">
              <w:rPr>
                <w:noProof/>
                <w:webHidden/>
              </w:rPr>
              <w:fldChar w:fldCharType="separate"/>
            </w:r>
            <w:r w:rsidR="00392B3E">
              <w:rPr>
                <w:noProof/>
                <w:webHidden/>
              </w:rPr>
              <w:t>11</w:t>
            </w:r>
            <w:r w:rsidR="00DD6D68" w:rsidRPr="00903DBA">
              <w:rPr>
                <w:noProof/>
                <w:webHidden/>
              </w:rPr>
              <w:fldChar w:fldCharType="end"/>
            </w:r>
          </w:hyperlink>
        </w:p>
        <w:p w14:paraId="636FBE3B" w14:textId="49E0009B"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5967" w:history="1">
            <w:r w:rsidR="00DD6D68" w:rsidRPr="00903DBA">
              <w:rPr>
                <w:rStyle w:val="Hyperlnk"/>
                <w:noProof/>
              </w:rPr>
              <w:t>1.1.3.</w:t>
            </w:r>
            <w:r w:rsidR="00DD6D68" w:rsidRPr="00903DBA">
              <w:rPr>
                <w:rFonts w:asciiTheme="minorHAnsi" w:eastAsiaTheme="minorEastAsia" w:hAnsiTheme="minorHAnsi"/>
                <w:noProof/>
                <w:color w:val="auto"/>
                <w:lang w:eastAsia="sv-SE"/>
              </w:rPr>
              <w:tab/>
            </w:r>
            <w:r w:rsidR="00DD6D68" w:rsidRPr="00903DBA">
              <w:rPr>
                <w:rStyle w:val="Hyperlnk"/>
                <w:noProof/>
              </w:rPr>
              <w:t>Parsing and Middle Code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_Toc57655967 \h </w:instrText>
            </w:r>
            <w:r w:rsidR="00DD6D68" w:rsidRPr="00903DBA">
              <w:rPr>
                <w:noProof/>
                <w:webHidden/>
              </w:rPr>
            </w:r>
            <w:r w:rsidR="00DD6D68" w:rsidRPr="00903DBA">
              <w:rPr>
                <w:noProof/>
                <w:webHidden/>
              </w:rPr>
              <w:fldChar w:fldCharType="separate"/>
            </w:r>
            <w:r w:rsidR="00392B3E">
              <w:rPr>
                <w:noProof/>
                <w:webHidden/>
              </w:rPr>
              <w:t>11</w:t>
            </w:r>
            <w:r w:rsidR="00DD6D68" w:rsidRPr="00903DBA">
              <w:rPr>
                <w:noProof/>
                <w:webHidden/>
              </w:rPr>
              <w:fldChar w:fldCharType="end"/>
            </w:r>
          </w:hyperlink>
        </w:p>
        <w:p w14:paraId="50E1C210" w14:textId="313CBC0A"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5968" w:history="1">
            <w:r w:rsidR="00DD6D68" w:rsidRPr="00903DBA">
              <w:rPr>
                <w:rStyle w:val="Hyperlnk"/>
                <w:noProof/>
              </w:rPr>
              <w:t>1.1.4.</w:t>
            </w:r>
            <w:r w:rsidR="00DD6D68" w:rsidRPr="00903DBA">
              <w:rPr>
                <w:rFonts w:asciiTheme="minorHAnsi" w:eastAsiaTheme="minorEastAsia" w:hAnsiTheme="minorHAnsi"/>
                <w:noProof/>
                <w:color w:val="auto"/>
                <w:lang w:eastAsia="sv-SE"/>
              </w:rPr>
              <w:tab/>
            </w:r>
            <w:r w:rsidR="00DD6D68" w:rsidRPr="00903DBA">
              <w:rPr>
                <w:rStyle w:val="Hyperlnk"/>
                <w:noProof/>
              </w:rPr>
              <w:t>Middle Code Optimization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_Toc57655968 \h </w:instrText>
            </w:r>
            <w:r w:rsidR="00DD6D68" w:rsidRPr="00903DBA">
              <w:rPr>
                <w:noProof/>
                <w:webHidden/>
              </w:rPr>
            </w:r>
            <w:r w:rsidR="00DD6D68" w:rsidRPr="00903DBA">
              <w:rPr>
                <w:noProof/>
                <w:webHidden/>
              </w:rPr>
              <w:fldChar w:fldCharType="separate"/>
            </w:r>
            <w:r w:rsidR="00392B3E">
              <w:rPr>
                <w:noProof/>
                <w:webHidden/>
              </w:rPr>
              <w:t>12</w:t>
            </w:r>
            <w:r w:rsidR="00DD6D68" w:rsidRPr="00903DBA">
              <w:rPr>
                <w:noProof/>
                <w:webHidden/>
              </w:rPr>
              <w:fldChar w:fldCharType="end"/>
            </w:r>
          </w:hyperlink>
        </w:p>
        <w:p w14:paraId="7FDEB77A" w14:textId="546B801A"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5969" w:history="1">
            <w:r w:rsidR="00DD6D68" w:rsidRPr="00903DBA">
              <w:rPr>
                <w:rStyle w:val="Hyperlnk"/>
                <w:noProof/>
              </w:rPr>
              <w:t>1.1.5.</w:t>
            </w:r>
            <w:r w:rsidR="00DD6D68" w:rsidRPr="00903DBA">
              <w:rPr>
                <w:rFonts w:asciiTheme="minorHAnsi" w:eastAsiaTheme="minorEastAsia" w:hAnsiTheme="minorHAnsi"/>
                <w:noProof/>
                <w:color w:val="auto"/>
                <w:lang w:eastAsia="sv-SE"/>
              </w:rPr>
              <w:tab/>
            </w:r>
            <w:r w:rsidR="00DD6D68" w:rsidRPr="00903DBA">
              <w:rPr>
                <w:rStyle w:val="Hyperlnk"/>
                <w:noProof/>
              </w:rPr>
              <w:t>Initialization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_Toc57655969 \h </w:instrText>
            </w:r>
            <w:r w:rsidR="00DD6D68" w:rsidRPr="00903DBA">
              <w:rPr>
                <w:noProof/>
                <w:webHidden/>
              </w:rPr>
            </w:r>
            <w:r w:rsidR="00DD6D68" w:rsidRPr="00903DBA">
              <w:rPr>
                <w:noProof/>
                <w:webHidden/>
              </w:rPr>
              <w:fldChar w:fldCharType="separate"/>
            </w:r>
            <w:r w:rsidR="00392B3E">
              <w:rPr>
                <w:noProof/>
                <w:webHidden/>
              </w:rPr>
              <w:t>12</w:t>
            </w:r>
            <w:r w:rsidR="00DD6D68" w:rsidRPr="00903DBA">
              <w:rPr>
                <w:noProof/>
                <w:webHidden/>
              </w:rPr>
              <w:fldChar w:fldCharType="end"/>
            </w:r>
          </w:hyperlink>
        </w:p>
        <w:p w14:paraId="1E31B118" w14:textId="13BF0D11"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5970" w:history="1">
            <w:r w:rsidR="00DD6D68" w:rsidRPr="00903DBA">
              <w:rPr>
                <w:rStyle w:val="Hyperlnk"/>
                <w:noProof/>
              </w:rPr>
              <w:t>1.1.6.</w:t>
            </w:r>
            <w:r w:rsidR="00DD6D68" w:rsidRPr="00903DBA">
              <w:rPr>
                <w:rFonts w:asciiTheme="minorHAnsi" w:eastAsiaTheme="minorEastAsia" w:hAnsiTheme="minorHAnsi"/>
                <w:noProof/>
                <w:color w:val="auto"/>
                <w:lang w:eastAsia="sv-SE"/>
              </w:rPr>
              <w:tab/>
            </w:r>
            <w:r w:rsidR="00DD6D68" w:rsidRPr="00903DBA">
              <w:rPr>
                <w:rStyle w:val="Hyperlnk"/>
                <w:noProof/>
              </w:rPr>
              <w:t>Static Address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_Toc57655970 \h </w:instrText>
            </w:r>
            <w:r w:rsidR="00DD6D68" w:rsidRPr="00903DBA">
              <w:rPr>
                <w:noProof/>
                <w:webHidden/>
              </w:rPr>
            </w:r>
            <w:r w:rsidR="00DD6D68" w:rsidRPr="00903DBA">
              <w:rPr>
                <w:noProof/>
                <w:webHidden/>
              </w:rPr>
              <w:fldChar w:fldCharType="separate"/>
            </w:r>
            <w:r w:rsidR="00392B3E">
              <w:rPr>
                <w:noProof/>
                <w:webHidden/>
              </w:rPr>
              <w:t>12</w:t>
            </w:r>
            <w:r w:rsidR="00DD6D68" w:rsidRPr="00903DBA">
              <w:rPr>
                <w:noProof/>
                <w:webHidden/>
              </w:rPr>
              <w:fldChar w:fldCharType="end"/>
            </w:r>
          </w:hyperlink>
        </w:p>
        <w:p w14:paraId="73639D3D" w14:textId="74B2242E"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5971" w:history="1">
            <w:r w:rsidR="00DD6D68" w:rsidRPr="00903DBA">
              <w:rPr>
                <w:rStyle w:val="Hyperlnk"/>
                <w:noProof/>
              </w:rPr>
              <w:t>1.1.7.</w:t>
            </w:r>
            <w:r w:rsidR="00DD6D68" w:rsidRPr="00903DBA">
              <w:rPr>
                <w:rFonts w:asciiTheme="minorHAnsi" w:eastAsiaTheme="minorEastAsia" w:hAnsiTheme="minorHAnsi"/>
                <w:noProof/>
                <w:color w:val="auto"/>
                <w:lang w:eastAsia="sv-SE"/>
              </w:rPr>
              <w:tab/>
            </w:r>
            <w:r w:rsidR="00DD6D68" w:rsidRPr="00903DBA">
              <w:rPr>
                <w:rStyle w:val="Hyperlnk"/>
                <w:noProof/>
              </w:rPr>
              <w:t>Declarators and Declaration Specifiers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_Toc57655971 \h </w:instrText>
            </w:r>
            <w:r w:rsidR="00DD6D68" w:rsidRPr="00903DBA">
              <w:rPr>
                <w:noProof/>
                <w:webHidden/>
              </w:rPr>
            </w:r>
            <w:r w:rsidR="00DD6D68" w:rsidRPr="00903DBA">
              <w:rPr>
                <w:noProof/>
                <w:webHidden/>
              </w:rPr>
              <w:fldChar w:fldCharType="separate"/>
            </w:r>
            <w:r w:rsidR="00392B3E">
              <w:rPr>
                <w:noProof/>
                <w:webHidden/>
              </w:rPr>
              <w:t>12</w:t>
            </w:r>
            <w:r w:rsidR="00DD6D68" w:rsidRPr="00903DBA">
              <w:rPr>
                <w:noProof/>
                <w:webHidden/>
              </w:rPr>
              <w:fldChar w:fldCharType="end"/>
            </w:r>
          </w:hyperlink>
        </w:p>
        <w:p w14:paraId="4F941DDA" w14:textId="651301FF"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5972" w:history="1">
            <w:r w:rsidR="00DD6D68" w:rsidRPr="00903DBA">
              <w:rPr>
                <w:rStyle w:val="Hyperlnk"/>
                <w:noProof/>
              </w:rPr>
              <w:t>1.1.8.</w:t>
            </w:r>
            <w:r w:rsidR="00DD6D68" w:rsidRPr="00903DBA">
              <w:rPr>
                <w:rFonts w:asciiTheme="minorHAnsi" w:eastAsiaTheme="minorEastAsia" w:hAnsiTheme="minorHAnsi"/>
                <w:noProof/>
                <w:color w:val="auto"/>
                <w:lang w:eastAsia="sv-SE"/>
              </w:rPr>
              <w:tab/>
            </w:r>
            <w:r w:rsidR="00DD6D68" w:rsidRPr="00903DBA">
              <w:rPr>
                <w:rStyle w:val="Hyperlnk"/>
                <w:noProof/>
              </w:rPr>
              <w:t>The Symbol Table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_Toc57655972 \h </w:instrText>
            </w:r>
            <w:r w:rsidR="00DD6D68" w:rsidRPr="00903DBA">
              <w:rPr>
                <w:noProof/>
                <w:webHidden/>
              </w:rPr>
            </w:r>
            <w:r w:rsidR="00DD6D68" w:rsidRPr="00903DBA">
              <w:rPr>
                <w:noProof/>
                <w:webHidden/>
              </w:rPr>
              <w:fldChar w:fldCharType="separate"/>
            </w:r>
            <w:r w:rsidR="00392B3E">
              <w:rPr>
                <w:noProof/>
                <w:webHidden/>
              </w:rPr>
              <w:t>13</w:t>
            </w:r>
            <w:r w:rsidR="00DD6D68" w:rsidRPr="00903DBA">
              <w:rPr>
                <w:noProof/>
                <w:webHidden/>
              </w:rPr>
              <w:fldChar w:fldCharType="end"/>
            </w:r>
          </w:hyperlink>
        </w:p>
        <w:p w14:paraId="004A153B" w14:textId="34C8A694"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5973" w:history="1">
            <w:r w:rsidR="00DD6D68" w:rsidRPr="00903DBA">
              <w:rPr>
                <w:rStyle w:val="Hyperlnk"/>
                <w:noProof/>
              </w:rPr>
              <w:t>1.1.9.</w:t>
            </w:r>
            <w:r w:rsidR="00DD6D68" w:rsidRPr="00903DBA">
              <w:rPr>
                <w:rFonts w:asciiTheme="minorHAnsi" w:eastAsiaTheme="minorEastAsia" w:hAnsiTheme="minorHAnsi"/>
                <w:noProof/>
                <w:color w:val="auto"/>
                <w:lang w:eastAsia="sv-SE"/>
              </w:rPr>
              <w:tab/>
            </w:r>
            <w:r w:rsidR="00DD6D68" w:rsidRPr="00903DBA">
              <w:rPr>
                <w:rStyle w:val="Hyperlnk"/>
                <w:noProof/>
              </w:rPr>
              <w:t>The Type System</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_Toc57655973 \h </w:instrText>
            </w:r>
            <w:r w:rsidR="00DD6D68" w:rsidRPr="00903DBA">
              <w:rPr>
                <w:noProof/>
                <w:webHidden/>
              </w:rPr>
            </w:r>
            <w:r w:rsidR="00DD6D68" w:rsidRPr="00903DBA">
              <w:rPr>
                <w:noProof/>
                <w:webHidden/>
              </w:rPr>
              <w:fldChar w:fldCharType="separate"/>
            </w:r>
            <w:r w:rsidR="00392B3E">
              <w:rPr>
                <w:noProof/>
                <w:webHidden/>
              </w:rPr>
              <w:t>13</w:t>
            </w:r>
            <w:r w:rsidR="00DD6D68" w:rsidRPr="00903DBA">
              <w:rPr>
                <w:noProof/>
                <w:webHidden/>
              </w:rPr>
              <w:fldChar w:fldCharType="end"/>
            </w:r>
          </w:hyperlink>
        </w:p>
        <w:p w14:paraId="351D3487" w14:textId="1622C274"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5974" w:history="1">
            <w:r w:rsidR="00DD6D68" w:rsidRPr="00903DBA">
              <w:rPr>
                <w:rStyle w:val="Hyperlnk"/>
                <w:noProof/>
              </w:rPr>
              <w:t>1.1.10.</w:t>
            </w:r>
            <w:r w:rsidR="00DD6D68" w:rsidRPr="00903DBA">
              <w:rPr>
                <w:rFonts w:asciiTheme="minorHAnsi" w:eastAsiaTheme="minorEastAsia" w:hAnsiTheme="minorHAnsi"/>
                <w:noProof/>
                <w:color w:val="auto"/>
                <w:lang w:eastAsia="sv-SE"/>
              </w:rPr>
              <w:tab/>
            </w:r>
            <w:r w:rsidR="00DD6D68" w:rsidRPr="00903DBA">
              <w:rPr>
                <w:rStyle w:val="Hyperlnk"/>
                <w:noProof/>
              </w:rPr>
              <w:t>Assembly Code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_Toc57655974 \h </w:instrText>
            </w:r>
            <w:r w:rsidR="00DD6D68" w:rsidRPr="00903DBA">
              <w:rPr>
                <w:noProof/>
                <w:webHidden/>
              </w:rPr>
            </w:r>
            <w:r w:rsidR="00DD6D68" w:rsidRPr="00903DBA">
              <w:rPr>
                <w:noProof/>
                <w:webHidden/>
              </w:rPr>
              <w:fldChar w:fldCharType="separate"/>
            </w:r>
            <w:r w:rsidR="00392B3E">
              <w:rPr>
                <w:noProof/>
                <w:webHidden/>
              </w:rPr>
              <w:t>13</w:t>
            </w:r>
            <w:r w:rsidR="00DD6D68" w:rsidRPr="00903DBA">
              <w:rPr>
                <w:noProof/>
                <w:webHidden/>
              </w:rPr>
              <w:fldChar w:fldCharType="end"/>
            </w:r>
          </w:hyperlink>
        </w:p>
        <w:p w14:paraId="3C74EC72" w14:textId="33ABFDF8"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5975" w:history="1">
            <w:r w:rsidR="00DD6D68" w:rsidRPr="00903DBA">
              <w:rPr>
                <w:rStyle w:val="Hyperlnk"/>
                <w:noProof/>
              </w:rPr>
              <w:t>1.1.1.</w:t>
            </w:r>
            <w:r w:rsidR="00DD6D68" w:rsidRPr="00903DBA">
              <w:rPr>
                <w:rFonts w:asciiTheme="minorHAnsi" w:eastAsiaTheme="minorEastAsia" w:hAnsiTheme="minorHAnsi"/>
                <w:noProof/>
                <w:color w:val="auto"/>
                <w:lang w:eastAsia="sv-SE"/>
              </w:rPr>
              <w:tab/>
            </w:r>
            <w:r w:rsidR="00DD6D68" w:rsidRPr="00903DBA">
              <w:rPr>
                <w:rStyle w:val="Hyperlnk"/>
                <w:noProof/>
              </w:rPr>
              <w:t>Register Allocation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_Toc57655975 \h </w:instrText>
            </w:r>
            <w:r w:rsidR="00DD6D68" w:rsidRPr="00903DBA">
              <w:rPr>
                <w:noProof/>
                <w:webHidden/>
              </w:rPr>
            </w:r>
            <w:r w:rsidR="00DD6D68" w:rsidRPr="00903DBA">
              <w:rPr>
                <w:noProof/>
                <w:webHidden/>
              </w:rPr>
              <w:fldChar w:fldCharType="separate"/>
            </w:r>
            <w:r w:rsidR="00392B3E">
              <w:rPr>
                <w:noProof/>
                <w:webHidden/>
              </w:rPr>
              <w:t>13</w:t>
            </w:r>
            <w:r w:rsidR="00DD6D68" w:rsidRPr="00903DBA">
              <w:rPr>
                <w:noProof/>
                <w:webHidden/>
              </w:rPr>
              <w:fldChar w:fldCharType="end"/>
            </w:r>
          </w:hyperlink>
        </w:p>
        <w:p w14:paraId="6C9FABA0" w14:textId="36E2A708"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5976" w:history="1">
            <w:r w:rsidR="00DD6D68" w:rsidRPr="00903DBA">
              <w:rPr>
                <w:rStyle w:val="Hyperlnk"/>
                <w:noProof/>
              </w:rPr>
              <w:t>1.1.2.</w:t>
            </w:r>
            <w:r w:rsidR="00DD6D68" w:rsidRPr="00903DBA">
              <w:rPr>
                <w:rFonts w:asciiTheme="minorHAnsi" w:eastAsiaTheme="minorEastAsia" w:hAnsiTheme="minorHAnsi"/>
                <w:noProof/>
                <w:color w:val="auto"/>
                <w:lang w:eastAsia="sv-SE"/>
              </w:rPr>
              <w:tab/>
            </w:r>
            <w:r w:rsidR="00DD6D68" w:rsidRPr="00903DBA">
              <w:rPr>
                <w:rStyle w:val="Hyperlnk"/>
                <w:noProof/>
              </w:rPr>
              <w:t>The Object Code Generator and Linker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_Toc57655976 \h </w:instrText>
            </w:r>
            <w:r w:rsidR="00DD6D68" w:rsidRPr="00903DBA">
              <w:rPr>
                <w:noProof/>
                <w:webHidden/>
              </w:rPr>
            </w:r>
            <w:r w:rsidR="00DD6D68" w:rsidRPr="00903DBA">
              <w:rPr>
                <w:noProof/>
                <w:webHidden/>
              </w:rPr>
              <w:fldChar w:fldCharType="separate"/>
            </w:r>
            <w:r w:rsidR="00392B3E">
              <w:rPr>
                <w:noProof/>
                <w:webHidden/>
              </w:rPr>
              <w:t>14</w:t>
            </w:r>
            <w:r w:rsidR="00DD6D68" w:rsidRPr="00903DBA">
              <w:rPr>
                <w:noProof/>
                <w:webHidden/>
              </w:rPr>
              <w:fldChar w:fldCharType="end"/>
            </w:r>
          </w:hyperlink>
        </w:p>
        <w:p w14:paraId="44880DA3" w14:textId="0BBEE6E4"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5977" w:history="1">
            <w:r w:rsidR="00DD6D68" w:rsidRPr="00903DBA">
              <w:rPr>
                <w:rStyle w:val="Hyperlnk"/>
                <w:noProof/>
              </w:rPr>
              <w:t>1.1.3.</w:t>
            </w:r>
            <w:r w:rsidR="00DD6D68" w:rsidRPr="00903DBA">
              <w:rPr>
                <w:rFonts w:asciiTheme="minorHAnsi" w:eastAsiaTheme="minorEastAsia" w:hAnsiTheme="minorHAnsi"/>
                <w:noProof/>
                <w:color w:val="auto"/>
                <w:lang w:eastAsia="sv-SE"/>
              </w:rPr>
              <w:tab/>
            </w:r>
            <w:r w:rsidR="00DD6D68" w:rsidRPr="00903DBA">
              <w:rPr>
                <w:rStyle w:val="Hyperlnk"/>
                <w:noProof/>
              </w:rPr>
              <w:t>The Standard Library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_Toc57655977 \h </w:instrText>
            </w:r>
            <w:r w:rsidR="00DD6D68" w:rsidRPr="00903DBA">
              <w:rPr>
                <w:noProof/>
                <w:webHidden/>
              </w:rPr>
            </w:r>
            <w:r w:rsidR="00DD6D68" w:rsidRPr="00903DBA">
              <w:rPr>
                <w:noProof/>
                <w:webHidden/>
              </w:rPr>
              <w:fldChar w:fldCharType="separate"/>
            </w:r>
            <w:r w:rsidR="00392B3E">
              <w:rPr>
                <w:noProof/>
                <w:webHidden/>
              </w:rPr>
              <w:t>14</w:t>
            </w:r>
            <w:r w:rsidR="00DD6D68" w:rsidRPr="00903DBA">
              <w:rPr>
                <w:noProof/>
                <w:webHidden/>
              </w:rPr>
              <w:fldChar w:fldCharType="end"/>
            </w:r>
          </w:hyperlink>
        </w:p>
        <w:p w14:paraId="32801170" w14:textId="30FD9271" w:rsidR="00DD6D68" w:rsidRPr="00903DBA" w:rsidRDefault="004773EA">
          <w:pPr>
            <w:pStyle w:val="Innehll2"/>
            <w:tabs>
              <w:tab w:val="left" w:pos="880"/>
              <w:tab w:val="right" w:leader="dot" w:pos="9350"/>
            </w:tabs>
            <w:rPr>
              <w:rFonts w:asciiTheme="minorHAnsi" w:eastAsiaTheme="minorEastAsia" w:hAnsiTheme="minorHAnsi"/>
              <w:noProof/>
              <w:color w:val="auto"/>
              <w:lang w:eastAsia="sv-SE"/>
            </w:rPr>
          </w:pPr>
          <w:hyperlink w:anchor="_Toc57655978" w:history="1">
            <w:r w:rsidR="00DD6D68" w:rsidRPr="00903DBA">
              <w:rPr>
                <w:rStyle w:val="Hyperlnk"/>
                <w:noProof/>
              </w:rPr>
              <w:t>1.2.</w:t>
            </w:r>
            <w:r w:rsidR="00DD6D68" w:rsidRPr="00903DBA">
              <w:rPr>
                <w:rFonts w:asciiTheme="minorHAnsi" w:eastAsiaTheme="minorEastAsia" w:hAnsiTheme="minorHAnsi"/>
                <w:noProof/>
                <w:color w:val="auto"/>
                <w:lang w:eastAsia="sv-SE"/>
              </w:rPr>
              <w:tab/>
            </w:r>
            <w:r w:rsidR="00DD6D68" w:rsidRPr="00903DBA">
              <w:rPr>
                <w:rStyle w:val="Hyperlnk"/>
                <w:noProof/>
              </w:rPr>
              <w:t>The Main Class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_Toc57655978 \h </w:instrText>
            </w:r>
            <w:r w:rsidR="00DD6D68" w:rsidRPr="00903DBA">
              <w:rPr>
                <w:noProof/>
                <w:webHidden/>
              </w:rPr>
            </w:r>
            <w:r w:rsidR="00DD6D68" w:rsidRPr="00903DBA">
              <w:rPr>
                <w:noProof/>
                <w:webHidden/>
              </w:rPr>
              <w:fldChar w:fldCharType="separate"/>
            </w:r>
            <w:r w:rsidR="00392B3E">
              <w:rPr>
                <w:noProof/>
                <w:webHidden/>
              </w:rPr>
              <w:t>14</w:t>
            </w:r>
            <w:r w:rsidR="00DD6D68" w:rsidRPr="00903DBA">
              <w:rPr>
                <w:noProof/>
                <w:webHidden/>
              </w:rPr>
              <w:fldChar w:fldCharType="end"/>
            </w:r>
          </w:hyperlink>
        </w:p>
        <w:p w14:paraId="7629CCC0" w14:textId="7A58C915"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5979" w:history="1">
            <w:r w:rsidR="00DD6D68" w:rsidRPr="00903DBA">
              <w:rPr>
                <w:rStyle w:val="Hyperlnk"/>
                <w:noProof/>
                <w:highlight w:val="white"/>
              </w:rPr>
              <w:t>1.2.1.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Generating the Assembly File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_Toc57655979 \h </w:instrText>
            </w:r>
            <w:r w:rsidR="00DD6D68" w:rsidRPr="00903DBA">
              <w:rPr>
                <w:noProof/>
                <w:webHidden/>
              </w:rPr>
            </w:r>
            <w:r w:rsidR="00DD6D68" w:rsidRPr="00903DBA">
              <w:rPr>
                <w:noProof/>
                <w:webHidden/>
              </w:rPr>
              <w:fldChar w:fldCharType="separate"/>
            </w:r>
            <w:r w:rsidR="00392B3E">
              <w:rPr>
                <w:noProof/>
                <w:webHidden/>
              </w:rPr>
              <w:t>15</w:t>
            </w:r>
            <w:r w:rsidR="00DD6D68" w:rsidRPr="00903DBA">
              <w:rPr>
                <w:noProof/>
                <w:webHidden/>
              </w:rPr>
              <w:fldChar w:fldCharType="end"/>
            </w:r>
          </w:hyperlink>
        </w:p>
        <w:p w14:paraId="3CA0E480" w14:textId="696C3612"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5980" w:history="1">
            <w:r w:rsidR="00DD6D68" w:rsidRPr="00903DBA">
              <w:rPr>
                <w:rStyle w:val="Hyperlnk"/>
                <w:noProof/>
                <w:highlight w:val="white"/>
              </w:rPr>
              <w:t>1.2.1.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Generate the Make File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_Toc57655980 \h </w:instrText>
            </w:r>
            <w:r w:rsidR="00DD6D68" w:rsidRPr="00903DBA">
              <w:rPr>
                <w:noProof/>
                <w:webHidden/>
              </w:rPr>
            </w:r>
            <w:r w:rsidR="00DD6D68" w:rsidRPr="00903DBA">
              <w:rPr>
                <w:noProof/>
                <w:webHidden/>
              </w:rPr>
              <w:fldChar w:fldCharType="separate"/>
            </w:r>
            <w:r w:rsidR="00392B3E">
              <w:rPr>
                <w:noProof/>
                <w:webHidden/>
              </w:rPr>
              <w:t>18</w:t>
            </w:r>
            <w:r w:rsidR="00DD6D68" w:rsidRPr="00903DBA">
              <w:rPr>
                <w:noProof/>
                <w:webHidden/>
              </w:rPr>
              <w:fldChar w:fldCharType="end"/>
            </w:r>
          </w:hyperlink>
        </w:p>
        <w:p w14:paraId="036ADAFF" w14:textId="361AD1D8"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5981" w:history="1">
            <w:r w:rsidR="00DD6D68" w:rsidRPr="00903DBA">
              <w:rPr>
                <w:rStyle w:val="Hyperlnk"/>
                <w:noProof/>
                <w:highlight w:val="white"/>
              </w:rPr>
              <w:t>1.2.2.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Is the Object File Fresh?</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_Toc57655981 \h </w:instrText>
            </w:r>
            <w:r w:rsidR="00DD6D68" w:rsidRPr="00903DBA">
              <w:rPr>
                <w:noProof/>
                <w:webHidden/>
              </w:rPr>
            </w:r>
            <w:r w:rsidR="00DD6D68" w:rsidRPr="00903DBA">
              <w:rPr>
                <w:noProof/>
                <w:webHidden/>
              </w:rPr>
              <w:fldChar w:fldCharType="separate"/>
            </w:r>
            <w:r w:rsidR="00392B3E">
              <w:rPr>
                <w:noProof/>
                <w:webHidden/>
              </w:rPr>
              <w:t>20</w:t>
            </w:r>
            <w:r w:rsidR="00DD6D68" w:rsidRPr="00903DBA">
              <w:rPr>
                <w:noProof/>
                <w:webHidden/>
              </w:rPr>
              <w:fldChar w:fldCharType="end"/>
            </w:r>
          </w:hyperlink>
        </w:p>
        <w:p w14:paraId="3560099B" w14:textId="68730AE2" w:rsidR="00DD6D68" w:rsidRPr="00903DBA" w:rsidRDefault="004773EA">
          <w:pPr>
            <w:pStyle w:val="Innehll1"/>
            <w:rPr>
              <w:rFonts w:asciiTheme="minorHAnsi" w:eastAsiaTheme="minorEastAsia" w:hAnsiTheme="minorHAnsi"/>
              <w:noProof/>
              <w:color w:val="auto"/>
              <w:lang w:eastAsia="sv-SE"/>
            </w:rPr>
          </w:pPr>
          <w:hyperlink w:anchor="_Toc57655982" w:history="1">
            <w:r w:rsidR="00DD6D68" w:rsidRPr="00903DBA">
              <w:rPr>
                <w:rStyle w:val="Hyperlnk"/>
                <w:noProof/>
              </w:rPr>
              <w:t>2.</w:t>
            </w:r>
            <w:r w:rsidR="00DD6D68" w:rsidRPr="00903DBA">
              <w:rPr>
                <w:rFonts w:asciiTheme="minorHAnsi" w:eastAsiaTheme="minorEastAsia" w:hAnsiTheme="minorHAnsi"/>
                <w:noProof/>
                <w:color w:val="auto"/>
                <w:lang w:eastAsia="sv-SE"/>
              </w:rPr>
              <w:tab/>
            </w:r>
            <w:r w:rsidR="00DD6D68" w:rsidRPr="00903DBA">
              <w:rPr>
                <w:rStyle w:val="Hyperlnk"/>
                <w:noProof/>
              </w:rPr>
              <w:t>Scanning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_Toc57655982 \h </w:instrText>
            </w:r>
            <w:r w:rsidR="00DD6D68" w:rsidRPr="00903DBA">
              <w:rPr>
                <w:noProof/>
                <w:webHidden/>
              </w:rPr>
            </w:r>
            <w:r w:rsidR="00DD6D68" w:rsidRPr="00903DBA">
              <w:rPr>
                <w:noProof/>
                <w:webHidden/>
              </w:rPr>
              <w:fldChar w:fldCharType="separate"/>
            </w:r>
            <w:r w:rsidR="00392B3E">
              <w:rPr>
                <w:noProof/>
                <w:webHidden/>
              </w:rPr>
              <w:t>23</w:t>
            </w:r>
            <w:r w:rsidR="00DD6D68" w:rsidRPr="00903DBA">
              <w:rPr>
                <w:noProof/>
                <w:webHidden/>
              </w:rPr>
              <w:fldChar w:fldCharType="end"/>
            </w:r>
          </w:hyperlink>
        </w:p>
        <w:p w14:paraId="405D5627" w14:textId="5688C4DA" w:rsidR="00DD6D68" w:rsidRPr="00903DBA" w:rsidRDefault="004773EA">
          <w:pPr>
            <w:pStyle w:val="Innehll2"/>
            <w:tabs>
              <w:tab w:val="left" w:pos="880"/>
              <w:tab w:val="right" w:leader="dot" w:pos="9350"/>
            </w:tabs>
            <w:rPr>
              <w:rFonts w:asciiTheme="minorHAnsi" w:eastAsiaTheme="minorEastAsia" w:hAnsiTheme="minorHAnsi"/>
              <w:noProof/>
              <w:color w:val="auto"/>
              <w:lang w:eastAsia="sv-SE"/>
            </w:rPr>
          </w:pPr>
          <w:hyperlink w:anchor="_Toc57655983" w:history="1">
            <w:r w:rsidR="00DD6D68" w:rsidRPr="00903DBA">
              <w:rPr>
                <w:rStyle w:val="Hyperlnk"/>
                <w:noProof/>
              </w:rPr>
              <w:t>2.1.</w:t>
            </w:r>
            <w:r w:rsidR="00DD6D68" w:rsidRPr="00903DBA">
              <w:rPr>
                <w:rFonts w:asciiTheme="minorHAnsi" w:eastAsiaTheme="minorEastAsia" w:hAnsiTheme="minorHAnsi"/>
                <w:noProof/>
                <w:color w:val="auto"/>
                <w:lang w:eastAsia="sv-SE"/>
              </w:rPr>
              <w:tab/>
            </w:r>
            <w:r w:rsidR="00DD6D68" w:rsidRPr="00903DBA">
              <w:rPr>
                <w:rStyle w:val="Hyperlnk"/>
                <w:noProof/>
              </w:rPr>
              <w:t>The Scanner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_Toc57655983 \h </w:instrText>
            </w:r>
            <w:r w:rsidR="00DD6D68" w:rsidRPr="00903DBA">
              <w:rPr>
                <w:noProof/>
                <w:webHidden/>
              </w:rPr>
            </w:r>
            <w:r w:rsidR="00DD6D68" w:rsidRPr="00903DBA">
              <w:rPr>
                <w:noProof/>
                <w:webHidden/>
              </w:rPr>
              <w:fldChar w:fldCharType="separate"/>
            </w:r>
            <w:r w:rsidR="00392B3E">
              <w:rPr>
                <w:noProof/>
                <w:webHidden/>
              </w:rPr>
              <w:t>23</w:t>
            </w:r>
            <w:r w:rsidR="00DD6D68" w:rsidRPr="00903DBA">
              <w:rPr>
                <w:noProof/>
                <w:webHidden/>
              </w:rPr>
              <w:fldChar w:fldCharType="end"/>
            </w:r>
          </w:hyperlink>
        </w:p>
        <w:p w14:paraId="57BEDDA6" w14:textId="6470C8A9"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5984" w:history="1">
            <w:r w:rsidR="00DD6D68" w:rsidRPr="00903DBA">
              <w:rPr>
                <w:rStyle w:val="Hyperlnk"/>
                <w:noProof/>
              </w:rPr>
              <w:t>2.1.1.</w:t>
            </w:r>
            <w:r w:rsidR="00DD6D68" w:rsidRPr="00903DBA">
              <w:rPr>
                <w:rFonts w:asciiTheme="minorHAnsi" w:eastAsiaTheme="minorEastAsia" w:hAnsiTheme="minorHAnsi"/>
                <w:noProof/>
                <w:color w:val="auto"/>
                <w:lang w:eastAsia="sv-SE"/>
              </w:rPr>
              <w:tab/>
            </w:r>
            <w:r w:rsidR="00DD6D68" w:rsidRPr="00903DBA">
              <w:rPr>
                <w:rStyle w:val="Hyperlnk"/>
                <w:noProof/>
              </w:rPr>
              <w:t>The typedef-name Problem</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_Toc57655984 \h </w:instrText>
            </w:r>
            <w:r w:rsidR="00DD6D68" w:rsidRPr="00903DBA">
              <w:rPr>
                <w:noProof/>
                <w:webHidden/>
              </w:rPr>
            </w:r>
            <w:r w:rsidR="00DD6D68" w:rsidRPr="00903DBA">
              <w:rPr>
                <w:noProof/>
                <w:webHidden/>
              </w:rPr>
              <w:fldChar w:fldCharType="separate"/>
            </w:r>
            <w:r w:rsidR="00392B3E">
              <w:rPr>
                <w:noProof/>
                <w:webHidden/>
              </w:rPr>
              <w:t>25</w:t>
            </w:r>
            <w:r w:rsidR="00DD6D68" w:rsidRPr="00903DBA">
              <w:rPr>
                <w:noProof/>
                <w:webHidden/>
              </w:rPr>
              <w:fldChar w:fldCharType="end"/>
            </w:r>
          </w:hyperlink>
        </w:p>
        <w:p w14:paraId="504A0E15" w14:textId="7E974545" w:rsidR="00DD6D68" w:rsidRPr="00903DBA" w:rsidRDefault="004773EA">
          <w:pPr>
            <w:pStyle w:val="Innehll1"/>
            <w:rPr>
              <w:rFonts w:asciiTheme="minorHAnsi" w:eastAsiaTheme="minorEastAsia" w:hAnsiTheme="minorHAnsi"/>
              <w:noProof/>
              <w:color w:val="auto"/>
              <w:lang w:eastAsia="sv-SE"/>
            </w:rPr>
          </w:pPr>
          <w:hyperlink w:anchor="_Toc57655985" w:history="1">
            <w:r w:rsidR="00DD6D68" w:rsidRPr="00903DBA">
              <w:rPr>
                <w:rStyle w:val="Hyperlnk"/>
                <w:noProof/>
              </w:rPr>
              <w:t>3.</w:t>
            </w:r>
            <w:r w:rsidR="00DD6D68" w:rsidRPr="00903DBA">
              <w:rPr>
                <w:rFonts w:asciiTheme="minorHAnsi" w:eastAsiaTheme="minorEastAsia" w:hAnsiTheme="minorHAnsi"/>
                <w:noProof/>
                <w:color w:val="auto"/>
                <w:lang w:eastAsia="sv-SE"/>
              </w:rPr>
              <w:tab/>
            </w:r>
            <w:r w:rsidR="00DD6D68" w:rsidRPr="00903DBA">
              <w:rPr>
                <w:rStyle w:val="Hyperlnk"/>
                <w:noProof/>
              </w:rPr>
              <w:t>Parsing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_Toc57655985 \h </w:instrText>
            </w:r>
            <w:r w:rsidR="00DD6D68" w:rsidRPr="00903DBA">
              <w:rPr>
                <w:noProof/>
                <w:webHidden/>
              </w:rPr>
            </w:r>
            <w:r w:rsidR="00DD6D68" w:rsidRPr="00903DBA">
              <w:rPr>
                <w:noProof/>
                <w:webHidden/>
              </w:rPr>
              <w:fldChar w:fldCharType="separate"/>
            </w:r>
            <w:r w:rsidR="00392B3E">
              <w:rPr>
                <w:noProof/>
                <w:webHidden/>
              </w:rPr>
              <w:t>34</w:t>
            </w:r>
            <w:r w:rsidR="00DD6D68" w:rsidRPr="00903DBA">
              <w:rPr>
                <w:noProof/>
                <w:webHidden/>
              </w:rPr>
              <w:fldChar w:fldCharType="end"/>
            </w:r>
          </w:hyperlink>
        </w:p>
        <w:p w14:paraId="440B213B" w14:textId="77D2E991" w:rsidR="00DD6D68" w:rsidRPr="00903DBA" w:rsidRDefault="004773EA">
          <w:pPr>
            <w:pStyle w:val="Innehll2"/>
            <w:tabs>
              <w:tab w:val="left" w:pos="880"/>
              <w:tab w:val="right" w:leader="dot" w:pos="9350"/>
            </w:tabs>
            <w:rPr>
              <w:rFonts w:asciiTheme="minorHAnsi" w:eastAsiaTheme="minorEastAsia" w:hAnsiTheme="minorHAnsi"/>
              <w:noProof/>
              <w:color w:val="auto"/>
              <w:lang w:eastAsia="sv-SE"/>
            </w:rPr>
          </w:pPr>
          <w:hyperlink w:anchor="_Toc57655986" w:history="1">
            <w:r w:rsidR="00DD6D68" w:rsidRPr="00903DBA">
              <w:rPr>
                <w:rStyle w:val="Hyperlnk"/>
                <w:noProof/>
              </w:rPr>
              <w:t>3.1.</w:t>
            </w:r>
            <w:r w:rsidR="00DD6D68" w:rsidRPr="00903DBA">
              <w:rPr>
                <w:rFonts w:asciiTheme="minorHAnsi" w:eastAsiaTheme="minorEastAsia" w:hAnsiTheme="minorHAnsi"/>
                <w:noProof/>
                <w:color w:val="auto"/>
                <w:lang w:eastAsia="sv-SE"/>
              </w:rPr>
              <w:tab/>
            </w:r>
            <w:r w:rsidR="00DD6D68" w:rsidRPr="00903DBA">
              <w:rPr>
                <w:rStyle w:val="Hyperlnk"/>
                <w:noProof/>
              </w:rPr>
              <w:t>The MiddleCode Class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_Toc57655986 \h </w:instrText>
            </w:r>
            <w:r w:rsidR="00DD6D68" w:rsidRPr="00903DBA">
              <w:rPr>
                <w:noProof/>
                <w:webHidden/>
              </w:rPr>
            </w:r>
            <w:r w:rsidR="00DD6D68" w:rsidRPr="00903DBA">
              <w:rPr>
                <w:noProof/>
                <w:webHidden/>
              </w:rPr>
              <w:fldChar w:fldCharType="separate"/>
            </w:r>
            <w:r w:rsidR="00392B3E">
              <w:rPr>
                <w:noProof/>
                <w:webHidden/>
              </w:rPr>
              <w:t>34</w:t>
            </w:r>
            <w:r w:rsidR="00DD6D68" w:rsidRPr="00903DBA">
              <w:rPr>
                <w:noProof/>
                <w:webHidden/>
              </w:rPr>
              <w:fldChar w:fldCharType="end"/>
            </w:r>
          </w:hyperlink>
        </w:p>
        <w:p w14:paraId="7A06B9F5" w14:textId="40E92258" w:rsidR="00DD6D68" w:rsidRPr="00903DBA" w:rsidRDefault="004773EA">
          <w:pPr>
            <w:pStyle w:val="Innehll2"/>
            <w:tabs>
              <w:tab w:val="left" w:pos="880"/>
              <w:tab w:val="right" w:leader="dot" w:pos="9350"/>
            </w:tabs>
            <w:rPr>
              <w:rFonts w:asciiTheme="minorHAnsi" w:eastAsiaTheme="minorEastAsia" w:hAnsiTheme="minorHAnsi"/>
              <w:noProof/>
              <w:color w:val="auto"/>
              <w:lang w:eastAsia="sv-SE"/>
            </w:rPr>
          </w:pPr>
          <w:hyperlink w:anchor="_Toc57655987" w:history="1">
            <w:r w:rsidR="00DD6D68" w:rsidRPr="00903DBA">
              <w:rPr>
                <w:rStyle w:val="Hyperlnk"/>
                <w:noProof/>
              </w:rPr>
              <w:t>3.2.</w:t>
            </w:r>
            <w:r w:rsidR="00DD6D68" w:rsidRPr="00903DBA">
              <w:rPr>
                <w:rFonts w:asciiTheme="minorHAnsi" w:eastAsiaTheme="minorEastAsia" w:hAnsiTheme="minorHAnsi"/>
                <w:noProof/>
                <w:color w:val="auto"/>
                <w:lang w:eastAsia="sv-SE"/>
              </w:rPr>
              <w:tab/>
            </w:r>
            <w:r w:rsidR="00DD6D68" w:rsidRPr="00903DBA">
              <w:rPr>
                <w:rStyle w:val="Hyperlnk"/>
                <w:noProof/>
              </w:rPr>
              <w:t>Declarations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_Toc57655987 \h </w:instrText>
            </w:r>
            <w:r w:rsidR="00DD6D68" w:rsidRPr="00903DBA">
              <w:rPr>
                <w:noProof/>
                <w:webHidden/>
              </w:rPr>
            </w:r>
            <w:r w:rsidR="00DD6D68" w:rsidRPr="00903DBA">
              <w:rPr>
                <w:noProof/>
                <w:webHidden/>
              </w:rPr>
              <w:fldChar w:fldCharType="separate"/>
            </w:r>
            <w:r w:rsidR="00392B3E">
              <w:rPr>
                <w:noProof/>
                <w:webHidden/>
              </w:rPr>
              <w:t>37</w:t>
            </w:r>
            <w:r w:rsidR="00DD6D68" w:rsidRPr="00903DBA">
              <w:rPr>
                <w:noProof/>
                <w:webHidden/>
              </w:rPr>
              <w:fldChar w:fldCharType="end"/>
            </w:r>
          </w:hyperlink>
        </w:p>
        <w:p w14:paraId="6F18F0ED" w14:textId="435956AA"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5988" w:history="1">
            <w:r w:rsidR="00DD6D68" w:rsidRPr="00903DBA">
              <w:rPr>
                <w:rStyle w:val="Hyperlnk"/>
                <w:noProof/>
              </w:rPr>
              <w:t>3.2.1.</w:t>
            </w:r>
            <w:r w:rsidR="00DD6D68" w:rsidRPr="00903DBA">
              <w:rPr>
                <w:rFonts w:asciiTheme="minorHAnsi" w:eastAsiaTheme="minorEastAsia" w:hAnsiTheme="minorHAnsi"/>
                <w:noProof/>
                <w:color w:val="auto"/>
                <w:lang w:eastAsia="sv-SE"/>
              </w:rPr>
              <w:tab/>
            </w:r>
            <w:r w:rsidR="00DD6D68" w:rsidRPr="00903DBA">
              <w:rPr>
                <w:rStyle w:val="Hyperlnk"/>
                <w:noProof/>
              </w:rPr>
              <w:t>Backpatching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_Toc57655988 \h </w:instrText>
            </w:r>
            <w:r w:rsidR="00DD6D68" w:rsidRPr="00903DBA">
              <w:rPr>
                <w:noProof/>
                <w:webHidden/>
              </w:rPr>
            </w:r>
            <w:r w:rsidR="00DD6D68" w:rsidRPr="00903DBA">
              <w:rPr>
                <w:noProof/>
                <w:webHidden/>
              </w:rPr>
              <w:fldChar w:fldCharType="separate"/>
            </w:r>
            <w:r w:rsidR="00392B3E">
              <w:rPr>
                <w:noProof/>
                <w:webHidden/>
              </w:rPr>
              <w:t>68</w:t>
            </w:r>
            <w:r w:rsidR="00DD6D68" w:rsidRPr="00903DBA">
              <w:rPr>
                <w:noProof/>
                <w:webHidden/>
              </w:rPr>
              <w:fldChar w:fldCharType="end"/>
            </w:r>
          </w:hyperlink>
        </w:p>
        <w:p w14:paraId="2ADF96EE" w14:textId="29B398DB"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5989" w:history="1">
            <w:r w:rsidR="00DD6D68" w:rsidRPr="00903DBA">
              <w:rPr>
                <w:rStyle w:val="Hyperlnk"/>
                <w:noProof/>
              </w:rPr>
              <w:t>3.2.2.</w:t>
            </w:r>
            <w:r w:rsidR="00DD6D68" w:rsidRPr="00903DBA">
              <w:rPr>
                <w:rFonts w:asciiTheme="minorHAnsi" w:eastAsiaTheme="minorEastAsia" w:hAnsiTheme="minorHAnsi"/>
                <w:noProof/>
                <w:color w:val="auto"/>
                <w:lang w:eastAsia="sv-SE"/>
              </w:rPr>
              <w:tab/>
            </w:r>
            <w:r w:rsidR="00DD6D68" w:rsidRPr="00903DBA">
              <w:rPr>
                <w:rStyle w:val="Hyperlnk"/>
                <w:noProof/>
              </w:rPr>
              <w:t>Function Definition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_Toc57655989 \h </w:instrText>
            </w:r>
            <w:r w:rsidR="00DD6D68" w:rsidRPr="00903DBA">
              <w:rPr>
                <w:noProof/>
                <w:webHidden/>
              </w:rPr>
            </w:r>
            <w:r w:rsidR="00DD6D68" w:rsidRPr="00903DBA">
              <w:rPr>
                <w:noProof/>
                <w:webHidden/>
              </w:rPr>
              <w:fldChar w:fldCharType="separate"/>
            </w:r>
            <w:r w:rsidR="00392B3E">
              <w:rPr>
                <w:noProof/>
                <w:webHidden/>
              </w:rPr>
              <w:t>38</w:t>
            </w:r>
            <w:r w:rsidR="00DD6D68" w:rsidRPr="00903DBA">
              <w:rPr>
                <w:noProof/>
                <w:webHidden/>
              </w:rPr>
              <w:fldChar w:fldCharType="end"/>
            </w:r>
          </w:hyperlink>
        </w:p>
        <w:p w14:paraId="5EADF26A" w14:textId="7E979A00"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5990" w:history="1">
            <w:r w:rsidR="00DD6D68" w:rsidRPr="00903DBA">
              <w:rPr>
                <w:rStyle w:val="Hyperlnk"/>
                <w:noProof/>
                <w:highlight w:val="white"/>
              </w:rPr>
              <w:t>3.2.3.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Specifier List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_Toc57655990 \h </w:instrText>
            </w:r>
            <w:r w:rsidR="00DD6D68" w:rsidRPr="00903DBA">
              <w:rPr>
                <w:noProof/>
                <w:webHidden/>
              </w:rPr>
            </w:r>
            <w:r w:rsidR="00DD6D68" w:rsidRPr="00903DBA">
              <w:rPr>
                <w:noProof/>
                <w:webHidden/>
              </w:rPr>
              <w:fldChar w:fldCharType="separate"/>
            </w:r>
            <w:r w:rsidR="00392B3E">
              <w:rPr>
                <w:noProof/>
                <w:webHidden/>
              </w:rPr>
              <w:t>39</w:t>
            </w:r>
            <w:r w:rsidR="00DD6D68" w:rsidRPr="00903DBA">
              <w:rPr>
                <w:noProof/>
                <w:webHidden/>
              </w:rPr>
              <w:fldChar w:fldCharType="end"/>
            </w:r>
          </w:hyperlink>
        </w:p>
        <w:p w14:paraId="5239B110" w14:textId="13BE4FB1"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5991" w:history="1">
            <w:r w:rsidR="00DD6D68" w:rsidRPr="00903DBA">
              <w:rPr>
                <w:rStyle w:val="Hyperlnk"/>
                <w:noProof/>
                <w:highlight w:val="white"/>
              </w:rPr>
              <w:t>3.2.4.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Declarator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_Toc57655991 \h </w:instrText>
            </w:r>
            <w:r w:rsidR="00DD6D68" w:rsidRPr="00903DBA">
              <w:rPr>
                <w:noProof/>
                <w:webHidden/>
              </w:rPr>
            </w:r>
            <w:r w:rsidR="00DD6D68" w:rsidRPr="00903DBA">
              <w:rPr>
                <w:noProof/>
                <w:webHidden/>
              </w:rPr>
              <w:fldChar w:fldCharType="separate"/>
            </w:r>
            <w:r w:rsidR="00392B3E">
              <w:rPr>
                <w:noProof/>
                <w:webHidden/>
              </w:rPr>
              <w:t>43</w:t>
            </w:r>
            <w:r w:rsidR="00DD6D68" w:rsidRPr="00903DBA">
              <w:rPr>
                <w:noProof/>
                <w:webHidden/>
              </w:rPr>
              <w:fldChar w:fldCharType="end"/>
            </w:r>
          </w:hyperlink>
        </w:p>
        <w:p w14:paraId="0A4A8384" w14:textId="40961250" w:rsidR="00DD6D68" w:rsidRPr="00903DBA" w:rsidRDefault="004773EA">
          <w:pPr>
            <w:pStyle w:val="Innehll2"/>
            <w:tabs>
              <w:tab w:val="left" w:pos="880"/>
              <w:tab w:val="right" w:leader="dot" w:pos="9350"/>
            </w:tabs>
            <w:rPr>
              <w:rFonts w:asciiTheme="minorHAnsi" w:eastAsiaTheme="minorEastAsia" w:hAnsiTheme="minorHAnsi"/>
              <w:noProof/>
              <w:color w:val="auto"/>
              <w:lang w:eastAsia="sv-SE"/>
            </w:rPr>
          </w:pPr>
          <w:hyperlink w:anchor="_Toc57655992" w:history="1">
            <w:r w:rsidR="00DD6D68" w:rsidRPr="00903DBA">
              <w:rPr>
                <w:rStyle w:val="Hyperlnk"/>
                <w:noProof/>
                <w:highlight w:val="white"/>
              </w:rPr>
              <w:t>3.3.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_Toc57655992 \h </w:instrText>
            </w:r>
            <w:r w:rsidR="00DD6D68" w:rsidRPr="00903DBA">
              <w:rPr>
                <w:noProof/>
                <w:webHidden/>
              </w:rPr>
            </w:r>
            <w:r w:rsidR="00DD6D68" w:rsidRPr="00903DBA">
              <w:rPr>
                <w:noProof/>
                <w:webHidden/>
              </w:rPr>
              <w:fldChar w:fldCharType="separate"/>
            </w:r>
            <w:r w:rsidR="00392B3E">
              <w:rPr>
                <w:noProof/>
                <w:webHidden/>
              </w:rPr>
              <w:t>47</w:t>
            </w:r>
            <w:r w:rsidR="00DD6D68" w:rsidRPr="00903DBA">
              <w:rPr>
                <w:noProof/>
                <w:webHidden/>
              </w:rPr>
              <w:fldChar w:fldCharType="end"/>
            </w:r>
          </w:hyperlink>
        </w:p>
        <w:p w14:paraId="67A4041E" w14:textId="127BEB11"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5993" w:history="1">
            <w:r w:rsidR="00DD6D68" w:rsidRPr="00903DBA">
              <w:rPr>
                <w:rStyle w:val="Hyperlnk"/>
                <w:noProof/>
              </w:rPr>
              <w:t>3.3.1.</w:t>
            </w:r>
            <w:r w:rsidR="00DD6D68" w:rsidRPr="00903DBA">
              <w:rPr>
                <w:rFonts w:asciiTheme="minorHAnsi" w:eastAsiaTheme="minorEastAsia" w:hAnsiTheme="minorHAnsi"/>
                <w:noProof/>
                <w:color w:val="auto"/>
                <w:lang w:eastAsia="sv-SE"/>
              </w:rPr>
              <w:tab/>
            </w:r>
            <w:r w:rsidR="00DD6D68" w:rsidRPr="00903DBA">
              <w:rPr>
                <w:rStyle w:val="Hyperlnk"/>
                <w:noProof/>
              </w:rPr>
              <w:t>The if-else Problem</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_Toc57655993 \h </w:instrText>
            </w:r>
            <w:r w:rsidR="00DD6D68" w:rsidRPr="00903DBA">
              <w:rPr>
                <w:noProof/>
                <w:webHidden/>
              </w:rPr>
            </w:r>
            <w:r w:rsidR="00DD6D68" w:rsidRPr="00903DBA">
              <w:rPr>
                <w:noProof/>
                <w:webHidden/>
              </w:rPr>
              <w:fldChar w:fldCharType="separate"/>
            </w:r>
            <w:r w:rsidR="00392B3E">
              <w:rPr>
                <w:noProof/>
                <w:webHidden/>
              </w:rPr>
              <w:t>48</w:t>
            </w:r>
            <w:r w:rsidR="00DD6D68" w:rsidRPr="00903DBA">
              <w:rPr>
                <w:noProof/>
                <w:webHidden/>
              </w:rPr>
              <w:fldChar w:fldCharType="end"/>
            </w:r>
          </w:hyperlink>
        </w:p>
        <w:p w14:paraId="1A3ED056" w14:textId="09248F36"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5994" w:history="1">
            <w:r w:rsidR="00DD6D68" w:rsidRPr="00903DBA">
              <w:rPr>
                <w:rStyle w:val="Hyperlnk"/>
                <w:noProof/>
              </w:rPr>
              <w:t>3.3.1.</w:t>
            </w:r>
            <w:r w:rsidR="00DD6D68" w:rsidRPr="00903DBA">
              <w:rPr>
                <w:rFonts w:asciiTheme="minorHAnsi" w:eastAsiaTheme="minorEastAsia" w:hAnsiTheme="minorHAnsi"/>
                <w:noProof/>
                <w:color w:val="auto"/>
                <w:lang w:eastAsia="sv-SE"/>
              </w:rPr>
              <w:tab/>
            </w:r>
            <w:r w:rsidR="00DD6D68" w:rsidRPr="00903DBA">
              <w:rPr>
                <w:rStyle w:val="Hyperlnk"/>
                <w:noProof/>
              </w:rPr>
              <w:t>The Forward-Jump Problem (Backpatching)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_Toc57655994 \h </w:instrText>
            </w:r>
            <w:r w:rsidR="00DD6D68" w:rsidRPr="00903DBA">
              <w:rPr>
                <w:noProof/>
                <w:webHidden/>
              </w:rPr>
            </w:r>
            <w:r w:rsidR="00DD6D68" w:rsidRPr="00903DBA">
              <w:rPr>
                <w:noProof/>
                <w:webHidden/>
              </w:rPr>
              <w:fldChar w:fldCharType="separate"/>
            </w:r>
            <w:r w:rsidR="00392B3E">
              <w:rPr>
                <w:noProof/>
                <w:webHidden/>
              </w:rPr>
              <w:t>49</w:t>
            </w:r>
            <w:r w:rsidR="00DD6D68" w:rsidRPr="00903DBA">
              <w:rPr>
                <w:noProof/>
                <w:webHidden/>
              </w:rPr>
              <w:fldChar w:fldCharType="end"/>
            </w:r>
          </w:hyperlink>
        </w:p>
        <w:p w14:paraId="76CB3A1F" w14:textId="66717495"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5995" w:history="1">
            <w:r w:rsidR="00DD6D68" w:rsidRPr="00903DBA">
              <w:rPr>
                <w:rStyle w:val="Hyperlnk"/>
                <w:noProof/>
                <w:highlight w:val="white"/>
              </w:rPr>
              <w:t>3.3.2.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The Statement Class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_Toc57655995 \h </w:instrText>
            </w:r>
            <w:r w:rsidR="00DD6D68" w:rsidRPr="00903DBA">
              <w:rPr>
                <w:noProof/>
                <w:webHidden/>
              </w:rPr>
            </w:r>
            <w:r w:rsidR="00DD6D68" w:rsidRPr="00903DBA">
              <w:rPr>
                <w:noProof/>
                <w:webHidden/>
              </w:rPr>
              <w:fldChar w:fldCharType="separate"/>
            </w:r>
            <w:r w:rsidR="00392B3E">
              <w:rPr>
                <w:noProof/>
                <w:webHidden/>
              </w:rPr>
              <w:t>51</w:t>
            </w:r>
            <w:r w:rsidR="00DD6D68" w:rsidRPr="00903DBA">
              <w:rPr>
                <w:noProof/>
                <w:webHidden/>
              </w:rPr>
              <w:fldChar w:fldCharType="end"/>
            </w:r>
          </w:hyperlink>
        </w:p>
        <w:p w14:paraId="6D81B105" w14:textId="72810DA9"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5996" w:history="1">
            <w:r w:rsidR="00DD6D68" w:rsidRPr="00903DBA">
              <w:rPr>
                <w:rStyle w:val="Hyperlnk"/>
                <w:noProof/>
              </w:rPr>
              <w:t>3.3.3.</w:t>
            </w:r>
            <w:r w:rsidR="00DD6D68" w:rsidRPr="00903DBA">
              <w:rPr>
                <w:rFonts w:asciiTheme="minorHAnsi" w:eastAsiaTheme="minorEastAsia" w:hAnsiTheme="minorHAnsi"/>
                <w:noProof/>
                <w:color w:val="auto"/>
                <w:lang w:eastAsia="sv-SE"/>
              </w:rPr>
              <w:tab/>
            </w:r>
            <w:r w:rsidR="00DD6D68" w:rsidRPr="00903DBA">
              <w:rPr>
                <w:rStyle w:val="Hyperlnk"/>
                <w:noProof/>
              </w:rPr>
              <w:t>The If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_Toc57655996 \h </w:instrText>
            </w:r>
            <w:r w:rsidR="00DD6D68" w:rsidRPr="00903DBA">
              <w:rPr>
                <w:noProof/>
                <w:webHidden/>
              </w:rPr>
            </w:r>
            <w:r w:rsidR="00DD6D68" w:rsidRPr="00903DBA">
              <w:rPr>
                <w:noProof/>
                <w:webHidden/>
              </w:rPr>
              <w:fldChar w:fldCharType="separate"/>
            </w:r>
            <w:r w:rsidR="00392B3E">
              <w:rPr>
                <w:noProof/>
                <w:webHidden/>
              </w:rPr>
              <w:t>81</w:t>
            </w:r>
            <w:r w:rsidR="00DD6D68" w:rsidRPr="00903DBA">
              <w:rPr>
                <w:noProof/>
                <w:webHidden/>
              </w:rPr>
              <w:fldChar w:fldCharType="end"/>
            </w:r>
          </w:hyperlink>
        </w:p>
        <w:p w14:paraId="2370ED1A" w14:textId="17AE3BA0"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5997" w:history="1">
            <w:r w:rsidR="00DD6D68" w:rsidRPr="00903DBA">
              <w:rPr>
                <w:rStyle w:val="Hyperlnk"/>
                <w:noProof/>
              </w:rPr>
              <w:t>3.3.1.</w:t>
            </w:r>
            <w:r w:rsidR="00DD6D68" w:rsidRPr="00903DBA">
              <w:rPr>
                <w:rFonts w:asciiTheme="minorHAnsi" w:eastAsiaTheme="minorEastAsia" w:hAnsiTheme="minorHAnsi"/>
                <w:noProof/>
                <w:color w:val="auto"/>
                <w:lang w:eastAsia="sv-SE"/>
              </w:rPr>
              <w:tab/>
            </w:r>
            <w:r w:rsidR="00DD6D68" w:rsidRPr="00903DBA">
              <w:rPr>
                <w:rStyle w:val="Hyperlnk"/>
                <w:noProof/>
              </w:rPr>
              <w:t>Header Rules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_Toc57655997 \h </w:instrText>
            </w:r>
            <w:r w:rsidR="00DD6D68" w:rsidRPr="00903DBA">
              <w:rPr>
                <w:noProof/>
                <w:webHidden/>
              </w:rPr>
              <w:fldChar w:fldCharType="separate"/>
            </w:r>
            <w:r w:rsidR="00392B3E">
              <w:rPr>
                <w:b/>
                <w:bCs/>
                <w:noProof/>
                <w:webHidden/>
                <w:lang w:val="sv-SE"/>
              </w:rPr>
              <w:t>Fel! Bokmärket är inte definierat.</w:t>
            </w:r>
            <w:r w:rsidR="00DD6D68" w:rsidRPr="00903DBA">
              <w:rPr>
                <w:noProof/>
                <w:webHidden/>
              </w:rPr>
              <w:fldChar w:fldCharType="end"/>
            </w:r>
          </w:hyperlink>
        </w:p>
        <w:p w14:paraId="3E44C1A8" w14:textId="2A79CF59"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5998" w:history="1">
            <w:r w:rsidR="00DD6D68" w:rsidRPr="00903DBA">
              <w:rPr>
                <w:rStyle w:val="Hyperlnk"/>
                <w:noProof/>
              </w:rPr>
              <w:t>3.3.2.</w:t>
            </w:r>
            <w:r w:rsidR="00DD6D68" w:rsidRPr="00903DBA">
              <w:rPr>
                <w:rFonts w:asciiTheme="minorHAnsi" w:eastAsiaTheme="minorEastAsia" w:hAnsiTheme="minorHAnsi"/>
                <w:noProof/>
                <w:color w:val="auto"/>
                <w:lang w:eastAsia="sv-SE"/>
              </w:rPr>
              <w:tab/>
            </w:r>
            <w:r w:rsidR="00DD6D68" w:rsidRPr="00903DBA">
              <w:rPr>
                <w:rStyle w:val="Hyperlnk"/>
                <w:noProof/>
              </w:rPr>
              <w:t>The Switch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_Toc57655998 \h </w:instrText>
            </w:r>
            <w:r w:rsidR="00DD6D68" w:rsidRPr="00903DBA">
              <w:rPr>
                <w:noProof/>
                <w:webHidden/>
              </w:rPr>
            </w:r>
            <w:r w:rsidR="00DD6D68" w:rsidRPr="00903DBA">
              <w:rPr>
                <w:noProof/>
                <w:webHidden/>
              </w:rPr>
              <w:fldChar w:fldCharType="separate"/>
            </w:r>
            <w:r w:rsidR="00392B3E">
              <w:rPr>
                <w:noProof/>
                <w:webHidden/>
              </w:rPr>
              <w:t>52</w:t>
            </w:r>
            <w:r w:rsidR="00DD6D68" w:rsidRPr="00903DBA">
              <w:rPr>
                <w:noProof/>
                <w:webHidden/>
              </w:rPr>
              <w:fldChar w:fldCharType="end"/>
            </w:r>
          </w:hyperlink>
        </w:p>
        <w:p w14:paraId="6EC6213F" w14:textId="0C6D2058"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5999" w:history="1">
            <w:r w:rsidR="00DD6D68" w:rsidRPr="00903DBA">
              <w:rPr>
                <w:rStyle w:val="Hyperlnk"/>
                <w:noProof/>
                <w:highlight w:val="white"/>
              </w:rPr>
              <w:t>3.3.3.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The Case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_Toc57655999 \h </w:instrText>
            </w:r>
            <w:r w:rsidR="00DD6D68" w:rsidRPr="00903DBA">
              <w:rPr>
                <w:noProof/>
                <w:webHidden/>
              </w:rPr>
            </w:r>
            <w:r w:rsidR="00DD6D68" w:rsidRPr="00903DBA">
              <w:rPr>
                <w:noProof/>
                <w:webHidden/>
              </w:rPr>
              <w:fldChar w:fldCharType="separate"/>
            </w:r>
            <w:r w:rsidR="00392B3E">
              <w:rPr>
                <w:noProof/>
                <w:webHidden/>
              </w:rPr>
              <w:t>52</w:t>
            </w:r>
            <w:r w:rsidR="00DD6D68" w:rsidRPr="00903DBA">
              <w:rPr>
                <w:noProof/>
                <w:webHidden/>
              </w:rPr>
              <w:fldChar w:fldCharType="end"/>
            </w:r>
          </w:hyperlink>
        </w:p>
        <w:p w14:paraId="41F65836" w14:textId="7F48C9C7"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000" w:history="1">
            <w:r w:rsidR="00DD6D68" w:rsidRPr="00903DBA">
              <w:rPr>
                <w:rStyle w:val="Hyperlnk"/>
                <w:noProof/>
              </w:rPr>
              <w:t>3.3.1.</w:t>
            </w:r>
            <w:r w:rsidR="00DD6D68" w:rsidRPr="00903DBA">
              <w:rPr>
                <w:rFonts w:asciiTheme="minorHAnsi" w:eastAsiaTheme="minorEastAsia" w:hAnsiTheme="minorHAnsi"/>
                <w:noProof/>
                <w:color w:val="auto"/>
                <w:lang w:eastAsia="sv-SE"/>
              </w:rPr>
              <w:tab/>
            </w:r>
            <w:r w:rsidR="00DD6D68" w:rsidRPr="00903DBA">
              <w:rPr>
                <w:rStyle w:val="Hyperlnk"/>
                <w:noProof/>
              </w:rPr>
              <w:t>The Default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_Toc57656000 \h </w:instrText>
            </w:r>
            <w:r w:rsidR="00DD6D68" w:rsidRPr="00903DBA">
              <w:rPr>
                <w:noProof/>
                <w:webHidden/>
              </w:rPr>
            </w:r>
            <w:r w:rsidR="00DD6D68" w:rsidRPr="00903DBA">
              <w:rPr>
                <w:noProof/>
                <w:webHidden/>
              </w:rPr>
              <w:fldChar w:fldCharType="separate"/>
            </w:r>
            <w:r w:rsidR="00392B3E">
              <w:rPr>
                <w:noProof/>
                <w:webHidden/>
              </w:rPr>
              <w:t>53</w:t>
            </w:r>
            <w:r w:rsidR="00DD6D68" w:rsidRPr="00903DBA">
              <w:rPr>
                <w:noProof/>
                <w:webHidden/>
              </w:rPr>
              <w:fldChar w:fldCharType="end"/>
            </w:r>
          </w:hyperlink>
        </w:p>
        <w:p w14:paraId="22A2DFDE" w14:textId="791A0CCF"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001" w:history="1">
            <w:r w:rsidR="00DD6D68" w:rsidRPr="00903DBA">
              <w:rPr>
                <w:rStyle w:val="Hyperlnk"/>
                <w:noProof/>
              </w:rPr>
              <w:t>3.3.2.</w:t>
            </w:r>
            <w:r w:rsidR="00DD6D68" w:rsidRPr="00903DBA">
              <w:rPr>
                <w:rFonts w:asciiTheme="minorHAnsi" w:eastAsiaTheme="minorEastAsia" w:hAnsiTheme="minorHAnsi"/>
                <w:noProof/>
                <w:color w:val="auto"/>
                <w:lang w:eastAsia="sv-SE"/>
              </w:rPr>
              <w:tab/>
            </w:r>
            <w:r w:rsidR="00DD6D68" w:rsidRPr="00903DBA">
              <w:rPr>
                <w:rStyle w:val="Hyperlnk"/>
                <w:noProof/>
              </w:rPr>
              <w:t>The While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_Toc57656001 \h </w:instrText>
            </w:r>
            <w:r w:rsidR="00DD6D68" w:rsidRPr="00903DBA">
              <w:rPr>
                <w:noProof/>
                <w:webHidden/>
              </w:rPr>
            </w:r>
            <w:r w:rsidR="00DD6D68" w:rsidRPr="00903DBA">
              <w:rPr>
                <w:noProof/>
                <w:webHidden/>
              </w:rPr>
              <w:fldChar w:fldCharType="separate"/>
            </w:r>
            <w:r w:rsidR="00392B3E">
              <w:rPr>
                <w:noProof/>
                <w:webHidden/>
              </w:rPr>
              <w:t>53</w:t>
            </w:r>
            <w:r w:rsidR="00DD6D68" w:rsidRPr="00903DBA">
              <w:rPr>
                <w:noProof/>
                <w:webHidden/>
              </w:rPr>
              <w:fldChar w:fldCharType="end"/>
            </w:r>
          </w:hyperlink>
        </w:p>
        <w:p w14:paraId="5D730FBA" w14:textId="44C339C9"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002" w:history="1">
            <w:r w:rsidR="00DD6D68" w:rsidRPr="00903DBA">
              <w:rPr>
                <w:rStyle w:val="Hyperlnk"/>
                <w:noProof/>
              </w:rPr>
              <w:t>3.3.3.</w:t>
            </w:r>
            <w:r w:rsidR="00DD6D68" w:rsidRPr="00903DBA">
              <w:rPr>
                <w:rFonts w:asciiTheme="minorHAnsi" w:eastAsiaTheme="minorEastAsia" w:hAnsiTheme="minorHAnsi"/>
                <w:noProof/>
                <w:color w:val="auto"/>
                <w:lang w:eastAsia="sv-SE"/>
              </w:rPr>
              <w:tab/>
            </w:r>
            <w:r w:rsidR="00DD6D68" w:rsidRPr="00903DBA">
              <w:rPr>
                <w:rStyle w:val="Hyperlnk"/>
                <w:noProof/>
              </w:rPr>
              <w:t>The Do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_Toc57656002 \h </w:instrText>
            </w:r>
            <w:r w:rsidR="00DD6D68" w:rsidRPr="00903DBA">
              <w:rPr>
                <w:noProof/>
                <w:webHidden/>
              </w:rPr>
            </w:r>
            <w:r w:rsidR="00DD6D68" w:rsidRPr="00903DBA">
              <w:rPr>
                <w:noProof/>
                <w:webHidden/>
              </w:rPr>
              <w:fldChar w:fldCharType="separate"/>
            </w:r>
            <w:r w:rsidR="00392B3E">
              <w:rPr>
                <w:noProof/>
                <w:webHidden/>
              </w:rPr>
              <w:t>53</w:t>
            </w:r>
            <w:r w:rsidR="00DD6D68" w:rsidRPr="00903DBA">
              <w:rPr>
                <w:noProof/>
                <w:webHidden/>
              </w:rPr>
              <w:fldChar w:fldCharType="end"/>
            </w:r>
          </w:hyperlink>
        </w:p>
        <w:p w14:paraId="222F48BC" w14:textId="014F9314"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003" w:history="1">
            <w:r w:rsidR="00DD6D68" w:rsidRPr="00903DBA">
              <w:rPr>
                <w:rStyle w:val="Hyperlnk"/>
                <w:noProof/>
              </w:rPr>
              <w:t>3.3.4.</w:t>
            </w:r>
            <w:r w:rsidR="00DD6D68" w:rsidRPr="00903DBA">
              <w:rPr>
                <w:rFonts w:asciiTheme="minorHAnsi" w:eastAsiaTheme="minorEastAsia" w:hAnsiTheme="minorHAnsi"/>
                <w:noProof/>
                <w:color w:val="auto"/>
                <w:lang w:eastAsia="sv-SE"/>
              </w:rPr>
              <w:tab/>
            </w:r>
            <w:r w:rsidR="00DD6D68" w:rsidRPr="00903DBA">
              <w:rPr>
                <w:rStyle w:val="Hyperlnk"/>
                <w:noProof/>
              </w:rPr>
              <w:t>The For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_Toc57656003 \h </w:instrText>
            </w:r>
            <w:r w:rsidR="00DD6D68" w:rsidRPr="00903DBA">
              <w:rPr>
                <w:noProof/>
                <w:webHidden/>
              </w:rPr>
            </w:r>
            <w:r w:rsidR="00DD6D68" w:rsidRPr="00903DBA">
              <w:rPr>
                <w:noProof/>
                <w:webHidden/>
              </w:rPr>
              <w:fldChar w:fldCharType="separate"/>
            </w:r>
            <w:r w:rsidR="00392B3E">
              <w:rPr>
                <w:noProof/>
                <w:webHidden/>
              </w:rPr>
              <w:t>53</w:t>
            </w:r>
            <w:r w:rsidR="00DD6D68" w:rsidRPr="00903DBA">
              <w:rPr>
                <w:noProof/>
                <w:webHidden/>
              </w:rPr>
              <w:fldChar w:fldCharType="end"/>
            </w:r>
          </w:hyperlink>
        </w:p>
        <w:p w14:paraId="0B0618EF" w14:textId="38DA193B"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004" w:history="1">
            <w:r w:rsidR="00DD6D68" w:rsidRPr="00903DBA">
              <w:rPr>
                <w:rStyle w:val="Hyperlnk"/>
                <w:noProof/>
              </w:rPr>
              <w:t>3.3.5.</w:t>
            </w:r>
            <w:r w:rsidR="00DD6D68" w:rsidRPr="00903DBA">
              <w:rPr>
                <w:rFonts w:asciiTheme="minorHAnsi" w:eastAsiaTheme="minorEastAsia" w:hAnsiTheme="minorHAnsi"/>
                <w:noProof/>
                <w:color w:val="auto"/>
                <w:lang w:eastAsia="sv-SE"/>
              </w:rPr>
              <w:tab/>
            </w:r>
            <w:r w:rsidR="00DD6D68" w:rsidRPr="00903DBA">
              <w:rPr>
                <w:rStyle w:val="Hyperlnk"/>
                <w:noProof/>
              </w:rPr>
              <w:t xml:space="preserve">Label and </w:t>
            </w:r>
            <w:r w:rsidR="00C0170C">
              <w:rPr>
                <w:rStyle w:val="Hyperlnk"/>
                <w:noProof/>
              </w:rPr>
              <w:t>Jump</w:t>
            </w:r>
            <w:r w:rsidR="00DD6D68" w:rsidRPr="00903DBA">
              <w:rPr>
                <w:rStyle w:val="Hyperlnk"/>
                <w:noProof/>
              </w:rPr>
              <w:t xml:space="preserve">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_Toc57656004 \h </w:instrText>
            </w:r>
            <w:r w:rsidR="00DD6D68" w:rsidRPr="00903DBA">
              <w:rPr>
                <w:noProof/>
                <w:webHidden/>
              </w:rPr>
            </w:r>
            <w:r w:rsidR="00DD6D68" w:rsidRPr="00903DBA">
              <w:rPr>
                <w:noProof/>
                <w:webHidden/>
              </w:rPr>
              <w:fldChar w:fldCharType="separate"/>
            </w:r>
            <w:r w:rsidR="00392B3E">
              <w:rPr>
                <w:noProof/>
                <w:webHidden/>
              </w:rPr>
              <w:t>53</w:t>
            </w:r>
            <w:r w:rsidR="00DD6D68" w:rsidRPr="00903DBA">
              <w:rPr>
                <w:noProof/>
                <w:webHidden/>
              </w:rPr>
              <w:fldChar w:fldCharType="end"/>
            </w:r>
          </w:hyperlink>
        </w:p>
        <w:p w14:paraId="03F74AFD" w14:textId="7875A2A9"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005" w:history="1">
            <w:r w:rsidR="00DD6D68" w:rsidRPr="00903DBA">
              <w:rPr>
                <w:rStyle w:val="Hyperlnk"/>
                <w:noProof/>
              </w:rPr>
              <w:t>3.3.6.</w:t>
            </w:r>
            <w:r w:rsidR="00DD6D68" w:rsidRPr="00903DBA">
              <w:rPr>
                <w:rFonts w:asciiTheme="minorHAnsi" w:eastAsiaTheme="minorEastAsia" w:hAnsiTheme="minorHAnsi"/>
                <w:noProof/>
                <w:color w:val="auto"/>
                <w:lang w:eastAsia="sv-SE"/>
              </w:rPr>
              <w:tab/>
            </w:r>
            <w:r w:rsidR="00DD6D68" w:rsidRPr="00903DBA">
              <w:rPr>
                <w:rStyle w:val="Hyperlnk"/>
                <w:noProof/>
              </w:rPr>
              <w:t>Return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_Toc57656005 \h </w:instrText>
            </w:r>
            <w:r w:rsidR="00DD6D68" w:rsidRPr="00903DBA">
              <w:rPr>
                <w:noProof/>
                <w:webHidden/>
              </w:rPr>
            </w:r>
            <w:r w:rsidR="00DD6D68" w:rsidRPr="00903DBA">
              <w:rPr>
                <w:noProof/>
                <w:webHidden/>
              </w:rPr>
              <w:fldChar w:fldCharType="separate"/>
            </w:r>
            <w:r w:rsidR="00392B3E">
              <w:rPr>
                <w:noProof/>
                <w:webHidden/>
              </w:rPr>
              <w:t>54</w:t>
            </w:r>
            <w:r w:rsidR="00DD6D68" w:rsidRPr="00903DBA">
              <w:rPr>
                <w:noProof/>
                <w:webHidden/>
              </w:rPr>
              <w:fldChar w:fldCharType="end"/>
            </w:r>
          </w:hyperlink>
        </w:p>
        <w:p w14:paraId="41048E4C" w14:textId="71165265"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006" w:history="1">
            <w:r w:rsidR="00DD6D68" w:rsidRPr="00903DBA">
              <w:rPr>
                <w:rStyle w:val="Hyperlnk"/>
                <w:noProof/>
              </w:rPr>
              <w:t>3.3.7.</w:t>
            </w:r>
            <w:r w:rsidR="00DD6D68" w:rsidRPr="00903DBA">
              <w:rPr>
                <w:rFonts w:asciiTheme="minorHAnsi" w:eastAsiaTheme="minorEastAsia" w:hAnsiTheme="minorHAnsi"/>
                <w:noProof/>
                <w:color w:val="auto"/>
                <w:lang w:eastAsia="sv-SE"/>
              </w:rPr>
              <w:tab/>
            </w:r>
            <w:r w:rsidR="00DD6D68" w:rsidRPr="00903DBA">
              <w:rPr>
                <w:rStyle w:val="Hyperlnk"/>
                <w:noProof/>
              </w:rPr>
              <w:t>Optional Expression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_Toc57656006 \h </w:instrText>
            </w:r>
            <w:r w:rsidR="00DD6D68" w:rsidRPr="00903DBA">
              <w:rPr>
                <w:noProof/>
                <w:webHidden/>
              </w:rPr>
            </w:r>
            <w:r w:rsidR="00DD6D68" w:rsidRPr="00903DBA">
              <w:rPr>
                <w:noProof/>
                <w:webHidden/>
              </w:rPr>
              <w:fldChar w:fldCharType="separate"/>
            </w:r>
            <w:r w:rsidR="00392B3E">
              <w:rPr>
                <w:noProof/>
                <w:webHidden/>
              </w:rPr>
              <w:t>54</w:t>
            </w:r>
            <w:r w:rsidR="00DD6D68" w:rsidRPr="00903DBA">
              <w:rPr>
                <w:noProof/>
                <w:webHidden/>
              </w:rPr>
              <w:fldChar w:fldCharType="end"/>
            </w:r>
          </w:hyperlink>
        </w:p>
        <w:p w14:paraId="66D3D0E6" w14:textId="143082C4"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007" w:history="1">
            <w:r w:rsidR="00DD6D68" w:rsidRPr="00903DBA">
              <w:rPr>
                <w:rStyle w:val="Hyperlnk"/>
                <w:noProof/>
              </w:rPr>
              <w:t>3.3.8.</w:t>
            </w:r>
            <w:r w:rsidR="00DD6D68" w:rsidRPr="00903DBA">
              <w:rPr>
                <w:rFonts w:asciiTheme="minorHAnsi" w:eastAsiaTheme="minorEastAsia" w:hAnsiTheme="minorHAnsi"/>
                <w:noProof/>
                <w:color w:val="auto"/>
                <w:lang w:eastAsia="sv-SE"/>
              </w:rPr>
              <w:tab/>
            </w:r>
            <w:r w:rsidR="00DD6D68" w:rsidRPr="00903DBA">
              <w:rPr>
                <w:rStyle w:val="Hyperlnk"/>
                <w:noProof/>
              </w:rPr>
              <w:t>Block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_Toc57656007 \h </w:instrText>
            </w:r>
            <w:r w:rsidR="00DD6D68" w:rsidRPr="00903DBA">
              <w:rPr>
                <w:noProof/>
                <w:webHidden/>
              </w:rPr>
            </w:r>
            <w:r w:rsidR="00DD6D68" w:rsidRPr="00903DBA">
              <w:rPr>
                <w:noProof/>
                <w:webHidden/>
              </w:rPr>
              <w:fldChar w:fldCharType="separate"/>
            </w:r>
            <w:r w:rsidR="00392B3E">
              <w:rPr>
                <w:noProof/>
                <w:webHidden/>
              </w:rPr>
              <w:t>54</w:t>
            </w:r>
            <w:r w:rsidR="00DD6D68" w:rsidRPr="00903DBA">
              <w:rPr>
                <w:noProof/>
                <w:webHidden/>
              </w:rPr>
              <w:fldChar w:fldCharType="end"/>
            </w:r>
          </w:hyperlink>
        </w:p>
        <w:p w14:paraId="6701F8D8" w14:textId="376713F7"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008" w:history="1">
            <w:r w:rsidR="00DD6D68" w:rsidRPr="00903DBA">
              <w:rPr>
                <w:rStyle w:val="Hyperlnk"/>
                <w:noProof/>
              </w:rPr>
              <w:t>3.3.9.</w:t>
            </w:r>
            <w:r w:rsidR="00DD6D68" w:rsidRPr="00903DBA">
              <w:rPr>
                <w:rFonts w:asciiTheme="minorHAnsi" w:eastAsiaTheme="minorEastAsia" w:hAnsiTheme="minorHAnsi"/>
                <w:noProof/>
                <w:color w:val="auto"/>
                <w:lang w:eastAsia="sv-SE"/>
              </w:rPr>
              <w:tab/>
            </w:r>
            <w:r w:rsidR="00DD6D68" w:rsidRPr="00903DBA">
              <w:rPr>
                <w:rStyle w:val="Hyperlnk"/>
                <w:noProof/>
              </w:rPr>
              <w:t>Declaration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_Toc57656008 \h </w:instrText>
            </w:r>
            <w:r w:rsidR="00DD6D68" w:rsidRPr="00903DBA">
              <w:rPr>
                <w:noProof/>
                <w:webHidden/>
              </w:rPr>
              <w:fldChar w:fldCharType="separate"/>
            </w:r>
            <w:r w:rsidR="00392B3E">
              <w:rPr>
                <w:b/>
                <w:bCs/>
                <w:noProof/>
                <w:webHidden/>
                <w:lang w:val="sv-SE"/>
              </w:rPr>
              <w:t>Fel! Bokmärket är inte definierat.</w:t>
            </w:r>
            <w:r w:rsidR="00DD6D68" w:rsidRPr="00903DBA">
              <w:rPr>
                <w:noProof/>
                <w:webHidden/>
              </w:rPr>
              <w:fldChar w:fldCharType="end"/>
            </w:r>
          </w:hyperlink>
        </w:p>
        <w:p w14:paraId="51B468E2" w14:textId="24EC95CA"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009" w:history="1">
            <w:r w:rsidR="00DD6D68" w:rsidRPr="00903DBA">
              <w:rPr>
                <w:rStyle w:val="Hyperlnk"/>
                <w:noProof/>
              </w:rPr>
              <w:t>3.3.10.</w:t>
            </w:r>
            <w:r w:rsidR="00DD6D68" w:rsidRPr="00903DBA">
              <w:rPr>
                <w:rFonts w:asciiTheme="minorHAnsi" w:eastAsiaTheme="minorEastAsia" w:hAnsiTheme="minorHAnsi"/>
                <w:noProof/>
                <w:color w:val="auto"/>
                <w:lang w:eastAsia="sv-SE"/>
              </w:rPr>
              <w:tab/>
            </w:r>
            <w:r w:rsidR="00DD6D68" w:rsidRPr="00903DBA">
              <w:rPr>
                <w:rStyle w:val="Hyperlnk"/>
                <w:noProof/>
              </w:rPr>
              <w:t>Jump Register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_Toc57656009 \h </w:instrText>
            </w:r>
            <w:r w:rsidR="00DD6D68" w:rsidRPr="00903DBA">
              <w:rPr>
                <w:noProof/>
                <w:webHidden/>
              </w:rPr>
            </w:r>
            <w:r w:rsidR="00DD6D68" w:rsidRPr="00903DBA">
              <w:rPr>
                <w:noProof/>
                <w:webHidden/>
              </w:rPr>
              <w:fldChar w:fldCharType="separate"/>
            </w:r>
            <w:r w:rsidR="00392B3E">
              <w:rPr>
                <w:noProof/>
                <w:webHidden/>
              </w:rPr>
              <w:t>55</w:t>
            </w:r>
            <w:r w:rsidR="00DD6D68" w:rsidRPr="00903DBA">
              <w:rPr>
                <w:noProof/>
                <w:webHidden/>
              </w:rPr>
              <w:fldChar w:fldCharType="end"/>
            </w:r>
          </w:hyperlink>
        </w:p>
        <w:p w14:paraId="11288DF5" w14:textId="2DE018A5"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010" w:history="1">
            <w:r w:rsidR="00DD6D68" w:rsidRPr="00903DBA">
              <w:rPr>
                <w:rStyle w:val="Hyperlnk"/>
                <w:noProof/>
              </w:rPr>
              <w:t>3.3.1.</w:t>
            </w:r>
            <w:r w:rsidR="00DD6D68" w:rsidRPr="00903DBA">
              <w:rPr>
                <w:rFonts w:asciiTheme="minorHAnsi" w:eastAsiaTheme="minorEastAsia" w:hAnsiTheme="minorHAnsi"/>
                <w:noProof/>
                <w:color w:val="auto"/>
                <w:lang w:eastAsia="sv-SE"/>
              </w:rPr>
              <w:tab/>
            </w:r>
            <w:r w:rsidR="00DD6D68" w:rsidRPr="00903DBA">
              <w:rPr>
                <w:rStyle w:val="Hyperlnk"/>
                <w:noProof/>
              </w:rPr>
              <w:t>Interrupt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_Toc57656010 \h </w:instrText>
            </w:r>
            <w:r w:rsidR="00DD6D68" w:rsidRPr="00903DBA">
              <w:rPr>
                <w:noProof/>
                <w:webHidden/>
              </w:rPr>
            </w:r>
            <w:r w:rsidR="00DD6D68" w:rsidRPr="00903DBA">
              <w:rPr>
                <w:noProof/>
                <w:webHidden/>
              </w:rPr>
              <w:fldChar w:fldCharType="separate"/>
            </w:r>
            <w:r w:rsidR="00392B3E">
              <w:rPr>
                <w:noProof/>
                <w:webHidden/>
              </w:rPr>
              <w:t>55</w:t>
            </w:r>
            <w:r w:rsidR="00DD6D68" w:rsidRPr="00903DBA">
              <w:rPr>
                <w:noProof/>
                <w:webHidden/>
              </w:rPr>
              <w:fldChar w:fldCharType="end"/>
            </w:r>
          </w:hyperlink>
        </w:p>
        <w:p w14:paraId="5BDA9A0A" w14:textId="6A930639"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011" w:history="1">
            <w:r w:rsidR="00DD6D68" w:rsidRPr="00903DBA">
              <w:rPr>
                <w:rStyle w:val="Hyperlnk"/>
                <w:noProof/>
              </w:rPr>
              <w:t>3.3.1.</w:t>
            </w:r>
            <w:r w:rsidR="00DD6D68" w:rsidRPr="00903DBA">
              <w:rPr>
                <w:rFonts w:asciiTheme="minorHAnsi" w:eastAsiaTheme="minorEastAsia" w:hAnsiTheme="minorHAnsi"/>
                <w:noProof/>
                <w:color w:val="auto"/>
                <w:lang w:eastAsia="sv-SE"/>
              </w:rPr>
              <w:tab/>
            </w:r>
            <w:r w:rsidR="00DD6D68" w:rsidRPr="00903DBA">
              <w:rPr>
                <w:rStyle w:val="Hyperlnk"/>
                <w:noProof/>
              </w:rPr>
              <w:t>System Call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_Toc57656011 \h </w:instrText>
            </w:r>
            <w:r w:rsidR="00DD6D68" w:rsidRPr="00903DBA">
              <w:rPr>
                <w:noProof/>
                <w:webHidden/>
              </w:rPr>
            </w:r>
            <w:r w:rsidR="00DD6D68" w:rsidRPr="00903DBA">
              <w:rPr>
                <w:noProof/>
                <w:webHidden/>
              </w:rPr>
              <w:fldChar w:fldCharType="separate"/>
            </w:r>
            <w:r w:rsidR="00392B3E">
              <w:rPr>
                <w:noProof/>
                <w:webHidden/>
              </w:rPr>
              <w:t>55</w:t>
            </w:r>
            <w:r w:rsidR="00DD6D68" w:rsidRPr="00903DBA">
              <w:rPr>
                <w:noProof/>
                <w:webHidden/>
              </w:rPr>
              <w:fldChar w:fldCharType="end"/>
            </w:r>
          </w:hyperlink>
        </w:p>
        <w:p w14:paraId="6C5447A6" w14:textId="53F87B5F" w:rsidR="00DD6D68" w:rsidRPr="00903DBA" w:rsidRDefault="004773EA">
          <w:pPr>
            <w:pStyle w:val="Innehll2"/>
            <w:tabs>
              <w:tab w:val="left" w:pos="880"/>
              <w:tab w:val="right" w:leader="dot" w:pos="9350"/>
            </w:tabs>
            <w:rPr>
              <w:rFonts w:asciiTheme="minorHAnsi" w:eastAsiaTheme="minorEastAsia" w:hAnsiTheme="minorHAnsi"/>
              <w:noProof/>
              <w:color w:val="auto"/>
              <w:lang w:eastAsia="sv-SE"/>
            </w:rPr>
          </w:pPr>
          <w:hyperlink w:anchor="_Toc57656012" w:history="1">
            <w:r w:rsidR="00DD6D68" w:rsidRPr="00903DBA">
              <w:rPr>
                <w:rStyle w:val="Hyperlnk"/>
                <w:noProof/>
              </w:rPr>
              <w:t>3.4.</w:t>
            </w:r>
            <w:r w:rsidR="00DD6D68" w:rsidRPr="00903DBA">
              <w:rPr>
                <w:rFonts w:asciiTheme="minorHAnsi" w:eastAsiaTheme="minorEastAsia" w:hAnsiTheme="minorHAnsi"/>
                <w:noProof/>
                <w:color w:val="auto"/>
                <w:lang w:eastAsia="sv-SE"/>
              </w:rPr>
              <w:tab/>
            </w:r>
            <w:r w:rsidR="00DD6D68" w:rsidRPr="00903DBA">
              <w:rPr>
                <w:rStyle w:val="Hyperlnk"/>
                <w:noProof/>
              </w:rPr>
              <w:t>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_Toc57656012 \h </w:instrText>
            </w:r>
            <w:r w:rsidR="00DD6D68" w:rsidRPr="00903DBA">
              <w:rPr>
                <w:noProof/>
                <w:webHidden/>
              </w:rPr>
            </w:r>
            <w:r w:rsidR="00DD6D68" w:rsidRPr="00903DBA">
              <w:rPr>
                <w:noProof/>
                <w:webHidden/>
              </w:rPr>
              <w:fldChar w:fldCharType="separate"/>
            </w:r>
            <w:r w:rsidR="00392B3E">
              <w:rPr>
                <w:noProof/>
                <w:webHidden/>
              </w:rPr>
              <w:t>55</w:t>
            </w:r>
            <w:r w:rsidR="00DD6D68" w:rsidRPr="00903DBA">
              <w:rPr>
                <w:noProof/>
                <w:webHidden/>
              </w:rPr>
              <w:fldChar w:fldCharType="end"/>
            </w:r>
          </w:hyperlink>
        </w:p>
        <w:p w14:paraId="784D9939" w14:textId="219542EB"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013" w:history="1">
            <w:r w:rsidR="00DD6D68" w:rsidRPr="00903DBA">
              <w:rPr>
                <w:rStyle w:val="Hyperlnk"/>
                <w:noProof/>
                <w:highlight w:val="white"/>
              </w:rPr>
              <w:t>3.4.1.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The Expression Class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_Toc57656013 \h </w:instrText>
            </w:r>
            <w:r w:rsidR="00DD6D68" w:rsidRPr="00903DBA">
              <w:rPr>
                <w:noProof/>
                <w:webHidden/>
              </w:rPr>
            </w:r>
            <w:r w:rsidR="00DD6D68" w:rsidRPr="00903DBA">
              <w:rPr>
                <w:noProof/>
                <w:webHidden/>
              </w:rPr>
              <w:fldChar w:fldCharType="separate"/>
            </w:r>
            <w:r w:rsidR="00392B3E">
              <w:rPr>
                <w:noProof/>
                <w:webHidden/>
              </w:rPr>
              <w:t>55</w:t>
            </w:r>
            <w:r w:rsidR="00DD6D68" w:rsidRPr="00903DBA">
              <w:rPr>
                <w:noProof/>
                <w:webHidden/>
              </w:rPr>
              <w:fldChar w:fldCharType="end"/>
            </w:r>
          </w:hyperlink>
        </w:p>
        <w:p w14:paraId="53FC0B87" w14:textId="684D12B5"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014" w:history="1">
            <w:r w:rsidR="00DD6D68" w:rsidRPr="00903DBA">
              <w:rPr>
                <w:rStyle w:val="Hyperlnk"/>
                <w:noProof/>
              </w:rPr>
              <w:t>3.4.2.</w:t>
            </w:r>
            <w:r w:rsidR="00DD6D68" w:rsidRPr="00903DBA">
              <w:rPr>
                <w:rFonts w:asciiTheme="minorHAnsi" w:eastAsiaTheme="minorEastAsia" w:hAnsiTheme="minorHAnsi"/>
                <w:noProof/>
                <w:color w:val="auto"/>
                <w:lang w:eastAsia="sv-SE"/>
              </w:rPr>
              <w:tab/>
            </w:r>
            <w:r w:rsidR="00DD6D68" w:rsidRPr="00903DBA">
              <w:rPr>
                <w:rStyle w:val="Hyperlnk"/>
                <w:noProof/>
              </w:rPr>
              <w:t>The Assignment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_Toc57656014 \h </w:instrText>
            </w:r>
            <w:r w:rsidR="00DD6D68" w:rsidRPr="00903DBA">
              <w:rPr>
                <w:noProof/>
                <w:webHidden/>
              </w:rPr>
            </w:r>
            <w:r w:rsidR="00DD6D68" w:rsidRPr="00903DBA">
              <w:rPr>
                <w:noProof/>
                <w:webHidden/>
              </w:rPr>
              <w:fldChar w:fldCharType="separate"/>
            </w:r>
            <w:r w:rsidR="00392B3E">
              <w:rPr>
                <w:noProof/>
                <w:webHidden/>
              </w:rPr>
              <w:t>57</w:t>
            </w:r>
            <w:r w:rsidR="00DD6D68" w:rsidRPr="00903DBA">
              <w:rPr>
                <w:noProof/>
                <w:webHidden/>
              </w:rPr>
              <w:fldChar w:fldCharType="end"/>
            </w:r>
          </w:hyperlink>
        </w:p>
        <w:p w14:paraId="07532292" w14:textId="21B9A0E4"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015" w:history="1">
            <w:r w:rsidR="00DD6D68" w:rsidRPr="00903DBA">
              <w:rPr>
                <w:rStyle w:val="Hyperlnk"/>
                <w:noProof/>
              </w:rPr>
              <w:t>3.4.1.</w:t>
            </w:r>
            <w:r w:rsidR="00DD6D68" w:rsidRPr="00903DBA">
              <w:rPr>
                <w:rFonts w:asciiTheme="minorHAnsi" w:eastAsiaTheme="minorEastAsia" w:hAnsiTheme="minorHAnsi"/>
                <w:noProof/>
                <w:color w:val="auto"/>
                <w:lang w:eastAsia="sv-SE"/>
              </w:rPr>
              <w:tab/>
            </w:r>
            <w:r w:rsidR="00DD6D68" w:rsidRPr="00903DBA">
              <w:rPr>
                <w:rStyle w:val="Hyperlnk"/>
                <w:noProof/>
              </w:rPr>
              <w:t>The Condition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_Toc57656015 \h </w:instrText>
            </w:r>
            <w:r w:rsidR="00DD6D68" w:rsidRPr="00903DBA">
              <w:rPr>
                <w:noProof/>
                <w:webHidden/>
              </w:rPr>
            </w:r>
            <w:r w:rsidR="00DD6D68" w:rsidRPr="00903DBA">
              <w:rPr>
                <w:noProof/>
                <w:webHidden/>
              </w:rPr>
              <w:fldChar w:fldCharType="separate"/>
            </w:r>
            <w:r w:rsidR="00392B3E">
              <w:rPr>
                <w:noProof/>
                <w:webHidden/>
              </w:rPr>
              <w:t>57</w:t>
            </w:r>
            <w:r w:rsidR="00DD6D68" w:rsidRPr="00903DBA">
              <w:rPr>
                <w:noProof/>
                <w:webHidden/>
              </w:rPr>
              <w:fldChar w:fldCharType="end"/>
            </w:r>
          </w:hyperlink>
        </w:p>
        <w:p w14:paraId="1B61FD6E" w14:textId="58FFA4D4"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016" w:history="1">
            <w:r w:rsidR="00DD6D68" w:rsidRPr="00903DBA">
              <w:rPr>
                <w:rStyle w:val="Hyperlnk"/>
                <w:noProof/>
              </w:rPr>
              <w:t>3.4.1.</w:t>
            </w:r>
            <w:r w:rsidR="00DD6D68" w:rsidRPr="00903DBA">
              <w:rPr>
                <w:rFonts w:asciiTheme="minorHAnsi" w:eastAsiaTheme="minorEastAsia" w:hAnsiTheme="minorHAnsi"/>
                <w:noProof/>
                <w:color w:val="auto"/>
                <w:lang w:eastAsia="sv-SE"/>
              </w:rPr>
              <w:tab/>
            </w:r>
            <w:r w:rsidR="00DD6D68" w:rsidRPr="00903DBA">
              <w:rPr>
                <w:rStyle w:val="Hyperlnk"/>
                <w:noProof/>
              </w:rPr>
              <w:t>Constant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_Toc57656016 \h </w:instrText>
            </w:r>
            <w:r w:rsidR="00DD6D68" w:rsidRPr="00903DBA">
              <w:rPr>
                <w:noProof/>
                <w:webHidden/>
              </w:rPr>
            </w:r>
            <w:r w:rsidR="00DD6D68" w:rsidRPr="00903DBA">
              <w:rPr>
                <w:noProof/>
                <w:webHidden/>
              </w:rPr>
              <w:fldChar w:fldCharType="separate"/>
            </w:r>
            <w:r w:rsidR="00392B3E">
              <w:rPr>
                <w:noProof/>
                <w:webHidden/>
              </w:rPr>
              <w:t>58</w:t>
            </w:r>
            <w:r w:rsidR="00DD6D68" w:rsidRPr="00903DBA">
              <w:rPr>
                <w:noProof/>
                <w:webHidden/>
              </w:rPr>
              <w:fldChar w:fldCharType="end"/>
            </w:r>
          </w:hyperlink>
        </w:p>
        <w:p w14:paraId="194415E4" w14:textId="170F5A47"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017" w:history="1">
            <w:r w:rsidR="00DD6D68" w:rsidRPr="00903DBA">
              <w:rPr>
                <w:rStyle w:val="Hyperlnk"/>
                <w:noProof/>
              </w:rPr>
              <w:t>3.4.1.</w:t>
            </w:r>
            <w:r w:rsidR="00DD6D68" w:rsidRPr="00903DBA">
              <w:rPr>
                <w:rFonts w:asciiTheme="minorHAnsi" w:eastAsiaTheme="minorEastAsia" w:hAnsiTheme="minorHAnsi"/>
                <w:noProof/>
                <w:color w:val="auto"/>
                <w:lang w:eastAsia="sv-SE"/>
              </w:rPr>
              <w:tab/>
            </w:r>
            <w:r w:rsidR="00DD6D68" w:rsidRPr="00903DBA">
              <w:rPr>
                <w:rStyle w:val="Hyperlnk"/>
                <w:noProof/>
              </w:rPr>
              <w:t>Logical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_Toc57656017 \h </w:instrText>
            </w:r>
            <w:r w:rsidR="00DD6D68" w:rsidRPr="00903DBA">
              <w:rPr>
                <w:noProof/>
                <w:webHidden/>
              </w:rPr>
            </w:r>
            <w:r w:rsidR="00DD6D68" w:rsidRPr="00903DBA">
              <w:rPr>
                <w:noProof/>
                <w:webHidden/>
              </w:rPr>
              <w:fldChar w:fldCharType="separate"/>
            </w:r>
            <w:r w:rsidR="00392B3E">
              <w:rPr>
                <w:noProof/>
                <w:webHidden/>
              </w:rPr>
              <w:t>58</w:t>
            </w:r>
            <w:r w:rsidR="00DD6D68" w:rsidRPr="00903DBA">
              <w:rPr>
                <w:noProof/>
                <w:webHidden/>
              </w:rPr>
              <w:fldChar w:fldCharType="end"/>
            </w:r>
          </w:hyperlink>
        </w:p>
        <w:p w14:paraId="640896C1" w14:textId="03CCC1C5"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018" w:history="1">
            <w:r w:rsidR="00DD6D68" w:rsidRPr="00903DBA">
              <w:rPr>
                <w:rStyle w:val="Hyperlnk"/>
                <w:noProof/>
                <w:highlight w:val="white"/>
              </w:rPr>
              <w:t>3.4.2.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Bitwise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_Toc57656018 \h </w:instrText>
            </w:r>
            <w:r w:rsidR="00DD6D68" w:rsidRPr="00903DBA">
              <w:rPr>
                <w:noProof/>
                <w:webHidden/>
              </w:rPr>
            </w:r>
            <w:r w:rsidR="00DD6D68" w:rsidRPr="00903DBA">
              <w:rPr>
                <w:noProof/>
                <w:webHidden/>
              </w:rPr>
              <w:fldChar w:fldCharType="separate"/>
            </w:r>
            <w:r w:rsidR="00392B3E">
              <w:rPr>
                <w:noProof/>
                <w:webHidden/>
              </w:rPr>
              <w:t>58</w:t>
            </w:r>
            <w:r w:rsidR="00DD6D68" w:rsidRPr="00903DBA">
              <w:rPr>
                <w:noProof/>
                <w:webHidden/>
              </w:rPr>
              <w:fldChar w:fldCharType="end"/>
            </w:r>
          </w:hyperlink>
        </w:p>
        <w:p w14:paraId="388C5C88" w14:textId="65C7D6E3"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019" w:history="1">
            <w:r w:rsidR="00DD6D68" w:rsidRPr="00903DBA">
              <w:rPr>
                <w:rStyle w:val="Hyperlnk"/>
                <w:noProof/>
              </w:rPr>
              <w:t>3.4.1.</w:t>
            </w:r>
            <w:r w:rsidR="00DD6D68" w:rsidRPr="00903DBA">
              <w:rPr>
                <w:rFonts w:asciiTheme="minorHAnsi" w:eastAsiaTheme="minorEastAsia" w:hAnsiTheme="minorHAnsi"/>
                <w:noProof/>
                <w:color w:val="auto"/>
                <w:lang w:eastAsia="sv-SE"/>
              </w:rPr>
              <w:tab/>
            </w:r>
            <w:r w:rsidR="00DD6D68" w:rsidRPr="00903DBA">
              <w:rPr>
                <w:rStyle w:val="Hyperlnk"/>
                <w:noProof/>
              </w:rPr>
              <w:t>Shift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_Toc57656019 \h </w:instrText>
            </w:r>
            <w:r w:rsidR="00DD6D68" w:rsidRPr="00903DBA">
              <w:rPr>
                <w:noProof/>
                <w:webHidden/>
              </w:rPr>
            </w:r>
            <w:r w:rsidR="00DD6D68" w:rsidRPr="00903DBA">
              <w:rPr>
                <w:noProof/>
                <w:webHidden/>
              </w:rPr>
              <w:fldChar w:fldCharType="separate"/>
            </w:r>
            <w:r w:rsidR="00392B3E">
              <w:rPr>
                <w:noProof/>
                <w:webHidden/>
              </w:rPr>
              <w:t>59</w:t>
            </w:r>
            <w:r w:rsidR="00DD6D68" w:rsidRPr="00903DBA">
              <w:rPr>
                <w:noProof/>
                <w:webHidden/>
              </w:rPr>
              <w:fldChar w:fldCharType="end"/>
            </w:r>
          </w:hyperlink>
        </w:p>
        <w:p w14:paraId="7BC68EE4" w14:textId="0F651214"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020" w:history="1">
            <w:r w:rsidR="00DD6D68" w:rsidRPr="00903DBA">
              <w:rPr>
                <w:rStyle w:val="Hyperlnk"/>
                <w:noProof/>
              </w:rPr>
              <w:t>3.4.2.</w:t>
            </w:r>
            <w:r w:rsidR="00DD6D68" w:rsidRPr="00903DBA">
              <w:rPr>
                <w:rFonts w:asciiTheme="minorHAnsi" w:eastAsiaTheme="minorEastAsia" w:hAnsiTheme="minorHAnsi"/>
                <w:noProof/>
                <w:color w:val="auto"/>
                <w:lang w:eastAsia="sv-SE"/>
              </w:rPr>
              <w:tab/>
            </w:r>
            <w:r w:rsidR="00DD6D68" w:rsidRPr="00903DBA">
              <w:rPr>
                <w:rStyle w:val="Hyperlnk"/>
                <w:noProof/>
              </w:rPr>
              <w:t>Equality and Relation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_Toc57656020 \h </w:instrText>
            </w:r>
            <w:r w:rsidR="00DD6D68" w:rsidRPr="00903DBA">
              <w:rPr>
                <w:noProof/>
                <w:webHidden/>
              </w:rPr>
            </w:r>
            <w:r w:rsidR="00DD6D68" w:rsidRPr="00903DBA">
              <w:rPr>
                <w:noProof/>
                <w:webHidden/>
              </w:rPr>
              <w:fldChar w:fldCharType="separate"/>
            </w:r>
            <w:r w:rsidR="00392B3E">
              <w:rPr>
                <w:noProof/>
                <w:webHidden/>
              </w:rPr>
              <w:t>59</w:t>
            </w:r>
            <w:r w:rsidR="00DD6D68" w:rsidRPr="00903DBA">
              <w:rPr>
                <w:noProof/>
                <w:webHidden/>
              </w:rPr>
              <w:fldChar w:fldCharType="end"/>
            </w:r>
          </w:hyperlink>
        </w:p>
        <w:p w14:paraId="0B64B798" w14:textId="65B1E4EB"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021" w:history="1">
            <w:r w:rsidR="00DD6D68" w:rsidRPr="00903DBA">
              <w:rPr>
                <w:rStyle w:val="Hyperlnk"/>
                <w:noProof/>
              </w:rPr>
              <w:t>3.4.3.</w:t>
            </w:r>
            <w:r w:rsidR="00DD6D68" w:rsidRPr="00903DBA">
              <w:rPr>
                <w:rFonts w:asciiTheme="minorHAnsi" w:eastAsiaTheme="minorEastAsia" w:hAnsiTheme="minorHAnsi"/>
                <w:noProof/>
                <w:color w:val="auto"/>
                <w:lang w:eastAsia="sv-SE"/>
              </w:rPr>
              <w:tab/>
            </w:r>
            <w:r w:rsidR="00DD6D68" w:rsidRPr="00903DBA">
              <w:rPr>
                <w:rStyle w:val="Hyperlnk"/>
                <w:noProof/>
              </w:rPr>
              <w:t>Addition and Subtraction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_Toc57656021 \h </w:instrText>
            </w:r>
            <w:r w:rsidR="00DD6D68" w:rsidRPr="00903DBA">
              <w:rPr>
                <w:noProof/>
                <w:webHidden/>
              </w:rPr>
            </w:r>
            <w:r w:rsidR="00DD6D68" w:rsidRPr="00903DBA">
              <w:rPr>
                <w:noProof/>
                <w:webHidden/>
              </w:rPr>
              <w:fldChar w:fldCharType="separate"/>
            </w:r>
            <w:r w:rsidR="00392B3E">
              <w:rPr>
                <w:noProof/>
                <w:webHidden/>
              </w:rPr>
              <w:t>60</w:t>
            </w:r>
            <w:r w:rsidR="00DD6D68" w:rsidRPr="00903DBA">
              <w:rPr>
                <w:noProof/>
                <w:webHidden/>
              </w:rPr>
              <w:fldChar w:fldCharType="end"/>
            </w:r>
          </w:hyperlink>
        </w:p>
        <w:p w14:paraId="31E3F1F3" w14:textId="6CB16501"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022" w:history="1">
            <w:r w:rsidR="00DD6D68" w:rsidRPr="00903DBA">
              <w:rPr>
                <w:rStyle w:val="Hyperlnk"/>
                <w:noProof/>
                <w:highlight w:val="white"/>
              </w:rPr>
              <w:t>3.4.4.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Multiplication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_Toc57656022 \h </w:instrText>
            </w:r>
            <w:r w:rsidR="00DD6D68" w:rsidRPr="00903DBA">
              <w:rPr>
                <w:noProof/>
                <w:webHidden/>
              </w:rPr>
            </w:r>
            <w:r w:rsidR="00DD6D68" w:rsidRPr="00903DBA">
              <w:rPr>
                <w:noProof/>
                <w:webHidden/>
              </w:rPr>
              <w:fldChar w:fldCharType="separate"/>
            </w:r>
            <w:r w:rsidR="00392B3E">
              <w:rPr>
                <w:noProof/>
                <w:webHidden/>
              </w:rPr>
              <w:t>60</w:t>
            </w:r>
            <w:r w:rsidR="00DD6D68" w:rsidRPr="00903DBA">
              <w:rPr>
                <w:noProof/>
                <w:webHidden/>
              </w:rPr>
              <w:fldChar w:fldCharType="end"/>
            </w:r>
          </w:hyperlink>
        </w:p>
        <w:p w14:paraId="10C5C5CE" w14:textId="0ADFB904"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023" w:history="1">
            <w:r w:rsidR="00DD6D68" w:rsidRPr="00903DBA">
              <w:rPr>
                <w:rStyle w:val="Hyperlnk"/>
                <w:noProof/>
              </w:rPr>
              <w:t>3.4.5.</w:t>
            </w:r>
            <w:r w:rsidR="00DD6D68" w:rsidRPr="00903DBA">
              <w:rPr>
                <w:rFonts w:asciiTheme="minorHAnsi" w:eastAsiaTheme="minorEastAsia" w:hAnsiTheme="minorHAnsi"/>
                <w:noProof/>
                <w:color w:val="auto"/>
                <w:lang w:eastAsia="sv-SE"/>
              </w:rPr>
              <w:tab/>
            </w:r>
            <w:r w:rsidR="00DD6D68" w:rsidRPr="00903DBA">
              <w:rPr>
                <w:rStyle w:val="Hyperlnk"/>
                <w:noProof/>
              </w:rPr>
              <w:t>Cast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_Toc57656023 \h </w:instrText>
            </w:r>
            <w:r w:rsidR="00DD6D68" w:rsidRPr="00903DBA">
              <w:rPr>
                <w:noProof/>
                <w:webHidden/>
              </w:rPr>
            </w:r>
            <w:r w:rsidR="00DD6D68" w:rsidRPr="00903DBA">
              <w:rPr>
                <w:noProof/>
                <w:webHidden/>
              </w:rPr>
              <w:fldChar w:fldCharType="separate"/>
            </w:r>
            <w:r w:rsidR="00392B3E">
              <w:rPr>
                <w:noProof/>
                <w:webHidden/>
              </w:rPr>
              <w:t>61</w:t>
            </w:r>
            <w:r w:rsidR="00DD6D68" w:rsidRPr="00903DBA">
              <w:rPr>
                <w:noProof/>
                <w:webHidden/>
              </w:rPr>
              <w:fldChar w:fldCharType="end"/>
            </w:r>
          </w:hyperlink>
        </w:p>
        <w:p w14:paraId="0E42311A" w14:textId="2348679F"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024" w:history="1">
            <w:r w:rsidR="00DD6D68" w:rsidRPr="00903DBA">
              <w:rPr>
                <w:rStyle w:val="Hyperlnk"/>
                <w:noProof/>
              </w:rPr>
              <w:t>3.4.6.</w:t>
            </w:r>
            <w:r w:rsidR="00DD6D68" w:rsidRPr="00903DBA">
              <w:rPr>
                <w:rFonts w:asciiTheme="minorHAnsi" w:eastAsiaTheme="minorEastAsia" w:hAnsiTheme="minorHAnsi"/>
                <w:noProof/>
                <w:color w:val="auto"/>
                <w:lang w:eastAsia="sv-SE"/>
              </w:rPr>
              <w:tab/>
            </w:r>
            <w:r w:rsidR="00DD6D68" w:rsidRPr="00903DBA">
              <w:rPr>
                <w:rStyle w:val="Hyperlnk"/>
                <w:noProof/>
              </w:rPr>
              <w:t>Prefix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_Toc57656024 \h </w:instrText>
            </w:r>
            <w:r w:rsidR="00DD6D68" w:rsidRPr="00903DBA">
              <w:rPr>
                <w:noProof/>
                <w:webHidden/>
              </w:rPr>
            </w:r>
            <w:r w:rsidR="00DD6D68" w:rsidRPr="00903DBA">
              <w:rPr>
                <w:noProof/>
                <w:webHidden/>
              </w:rPr>
              <w:fldChar w:fldCharType="separate"/>
            </w:r>
            <w:r w:rsidR="00392B3E">
              <w:rPr>
                <w:noProof/>
                <w:webHidden/>
              </w:rPr>
              <w:t>61</w:t>
            </w:r>
            <w:r w:rsidR="00DD6D68" w:rsidRPr="00903DBA">
              <w:rPr>
                <w:noProof/>
                <w:webHidden/>
              </w:rPr>
              <w:fldChar w:fldCharType="end"/>
            </w:r>
          </w:hyperlink>
        </w:p>
        <w:p w14:paraId="1C626DF1" w14:textId="2B5AC0D2"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025" w:history="1">
            <w:r w:rsidR="00DD6D68" w:rsidRPr="00903DBA">
              <w:rPr>
                <w:rStyle w:val="Hyperlnk"/>
                <w:noProof/>
              </w:rPr>
              <w:t>3.4.7.</w:t>
            </w:r>
            <w:r w:rsidR="00DD6D68" w:rsidRPr="00903DBA">
              <w:rPr>
                <w:rFonts w:asciiTheme="minorHAnsi" w:eastAsiaTheme="minorEastAsia" w:hAnsiTheme="minorHAnsi"/>
                <w:noProof/>
                <w:color w:val="auto"/>
                <w:lang w:eastAsia="sv-SE"/>
              </w:rPr>
              <w:tab/>
            </w:r>
            <w:r w:rsidR="00DD6D68" w:rsidRPr="00903DBA">
              <w:rPr>
                <w:rStyle w:val="Hyperlnk"/>
                <w:noProof/>
              </w:rPr>
              <w:t>Unary Addition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_Toc57656025 \h </w:instrText>
            </w:r>
            <w:r w:rsidR="00DD6D68" w:rsidRPr="00903DBA">
              <w:rPr>
                <w:noProof/>
                <w:webHidden/>
              </w:rPr>
              <w:fldChar w:fldCharType="separate"/>
            </w:r>
            <w:r w:rsidR="00392B3E">
              <w:rPr>
                <w:b/>
                <w:bCs/>
                <w:noProof/>
                <w:webHidden/>
                <w:lang w:val="sv-SE"/>
              </w:rPr>
              <w:t>Fel! Bokmärket är inte definierat.</w:t>
            </w:r>
            <w:r w:rsidR="00DD6D68" w:rsidRPr="00903DBA">
              <w:rPr>
                <w:noProof/>
                <w:webHidden/>
              </w:rPr>
              <w:fldChar w:fldCharType="end"/>
            </w:r>
          </w:hyperlink>
        </w:p>
        <w:p w14:paraId="07207292" w14:textId="4238A0A4"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026" w:history="1">
            <w:r w:rsidR="00DD6D68" w:rsidRPr="00903DBA">
              <w:rPr>
                <w:rStyle w:val="Hyperlnk"/>
                <w:noProof/>
                <w:highlight w:val="white"/>
              </w:rPr>
              <w:t>3.4.8.</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Logical Not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_Toc57656026 \h </w:instrText>
            </w:r>
            <w:r w:rsidR="00DD6D68" w:rsidRPr="00903DBA">
              <w:rPr>
                <w:noProof/>
                <w:webHidden/>
              </w:rPr>
              <w:fldChar w:fldCharType="separate"/>
            </w:r>
            <w:r w:rsidR="00392B3E">
              <w:rPr>
                <w:b/>
                <w:bCs/>
                <w:noProof/>
                <w:webHidden/>
                <w:lang w:val="sv-SE"/>
              </w:rPr>
              <w:t>Fel! Bokmärket är inte definierat.</w:t>
            </w:r>
            <w:r w:rsidR="00DD6D68" w:rsidRPr="00903DBA">
              <w:rPr>
                <w:noProof/>
                <w:webHidden/>
              </w:rPr>
              <w:fldChar w:fldCharType="end"/>
            </w:r>
          </w:hyperlink>
        </w:p>
        <w:p w14:paraId="02D8117A" w14:textId="628D3A57"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027" w:history="1">
            <w:r w:rsidR="00DD6D68" w:rsidRPr="00903DBA">
              <w:rPr>
                <w:rStyle w:val="Hyperlnk"/>
                <w:noProof/>
                <w:highlight w:val="white"/>
              </w:rPr>
              <w:t>3.4.9.</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Bitwise Not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_Toc57656027 \h </w:instrText>
            </w:r>
            <w:r w:rsidR="00DD6D68" w:rsidRPr="00903DBA">
              <w:rPr>
                <w:noProof/>
                <w:webHidden/>
              </w:rPr>
              <w:fldChar w:fldCharType="separate"/>
            </w:r>
            <w:r w:rsidR="00392B3E">
              <w:rPr>
                <w:b/>
                <w:bCs/>
                <w:noProof/>
                <w:webHidden/>
                <w:lang w:val="sv-SE"/>
              </w:rPr>
              <w:t>Fel! Bokmärket är inte definierat.</w:t>
            </w:r>
            <w:r w:rsidR="00DD6D68" w:rsidRPr="00903DBA">
              <w:rPr>
                <w:noProof/>
                <w:webHidden/>
              </w:rPr>
              <w:fldChar w:fldCharType="end"/>
            </w:r>
          </w:hyperlink>
        </w:p>
        <w:p w14:paraId="36231EE8" w14:textId="4CFCF4CC"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028" w:history="1">
            <w:r w:rsidR="00DD6D68" w:rsidRPr="00903DBA">
              <w:rPr>
                <w:rStyle w:val="Hyperlnk"/>
                <w:noProof/>
                <w:highlight w:val="white"/>
              </w:rPr>
              <w:t>3.4.10.</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The Sizeof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_Toc57656028 \h </w:instrText>
            </w:r>
            <w:r w:rsidR="00DD6D68" w:rsidRPr="00903DBA">
              <w:rPr>
                <w:noProof/>
                <w:webHidden/>
              </w:rPr>
              <w:fldChar w:fldCharType="separate"/>
            </w:r>
            <w:r w:rsidR="00392B3E">
              <w:rPr>
                <w:b/>
                <w:bCs/>
                <w:noProof/>
                <w:webHidden/>
                <w:lang w:val="sv-SE"/>
              </w:rPr>
              <w:t>Fel! Bokmärket är inte definierat.</w:t>
            </w:r>
            <w:r w:rsidR="00DD6D68" w:rsidRPr="00903DBA">
              <w:rPr>
                <w:noProof/>
                <w:webHidden/>
              </w:rPr>
              <w:fldChar w:fldCharType="end"/>
            </w:r>
          </w:hyperlink>
        </w:p>
        <w:p w14:paraId="7C657CDA" w14:textId="6A64BC86"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029" w:history="1">
            <w:r w:rsidR="00DD6D68" w:rsidRPr="00903DBA">
              <w:rPr>
                <w:rStyle w:val="Hyperlnk"/>
                <w:noProof/>
                <w:highlight w:val="white"/>
              </w:rPr>
              <w:t>3.4.11.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Address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_Toc57656029 \h </w:instrText>
            </w:r>
            <w:r w:rsidR="00DD6D68" w:rsidRPr="00903DBA">
              <w:rPr>
                <w:noProof/>
                <w:webHidden/>
              </w:rPr>
              <w:fldChar w:fldCharType="separate"/>
            </w:r>
            <w:r w:rsidR="00392B3E">
              <w:rPr>
                <w:b/>
                <w:bCs/>
                <w:noProof/>
                <w:webHidden/>
                <w:lang w:val="sv-SE"/>
              </w:rPr>
              <w:t>Fel! Bokmärket är inte definierat.</w:t>
            </w:r>
            <w:r w:rsidR="00DD6D68" w:rsidRPr="00903DBA">
              <w:rPr>
                <w:noProof/>
                <w:webHidden/>
              </w:rPr>
              <w:fldChar w:fldCharType="end"/>
            </w:r>
          </w:hyperlink>
        </w:p>
        <w:p w14:paraId="5C73AE7B" w14:textId="3B89F5A8"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030" w:history="1">
            <w:r w:rsidR="00DD6D68" w:rsidRPr="00903DBA">
              <w:rPr>
                <w:rStyle w:val="Hyperlnk"/>
                <w:noProof/>
                <w:highlight w:val="white"/>
              </w:rPr>
              <w:t>3.4.12.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Dereference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_Toc57656030 \h </w:instrText>
            </w:r>
            <w:r w:rsidR="00DD6D68" w:rsidRPr="00903DBA">
              <w:rPr>
                <w:noProof/>
                <w:webHidden/>
              </w:rPr>
              <w:fldChar w:fldCharType="separate"/>
            </w:r>
            <w:r w:rsidR="00392B3E">
              <w:rPr>
                <w:b/>
                <w:bCs/>
                <w:noProof/>
                <w:webHidden/>
                <w:lang w:val="sv-SE"/>
              </w:rPr>
              <w:t>Fel! Bokmärket är inte definierat.</w:t>
            </w:r>
            <w:r w:rsidR="00DD6D68" w:rsidRPr="00903DBA">
              <w:rPr>
                <w:noProof/>
                <w:webHidden/>
              </w:rPr>
              <w:fldChar w:fldCharType="end"/>
            </w:r>
          </w:hyperlink>
        </w:p>
        <w:p w14:paraId="5CF9851D" w14:textId="121D0E05"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031" w:history="1">
            <w:r w:rsidR="00DD6D68" w:rsidRPr="00903DBA">
              <w:rPr>
                <w:rStyle w:val="Hyperlnk"/>
                <w:noProof/>
                <w:highlight w:val="white"/>
              </w:rPr>
              <w:t>3.4.1.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Prefix Increment and Decrement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_Toc57656031 \h </w:instrText>
            </w:r>
            <w:r w:rsidR="00DD6D68" w:rsidRPr="00903DBA">
              <w:rPr>
                <w:noProof/>
                <w:webHidden/>
              </w:rPr>
              <w:fldChar w:fldCharType="separate"/>
            </w:r>
            <w:r w:rsidR="00392B3E">
              <w:rPr>
                <w:b/>
                <w:bCs/>
                <w:noProof/>
                <w:webHidden/>
                <w:lang w:val="sv-SE"/>
              </w:rPr>
              <w:t>Fel! Bokmärket är inte definierat.</w:t>
            </w:r>
            <w:r w:rsidR="00DD6D68" w:rsidRPr="00903DBA">
              <w:rPr>
                <w:noProof/>
                <w:webHidden/>
              </w:rPr>
              <w:fldChar w:fldCharType="end"/>
            </w:r>
          </w:hyperlink>
        </w:p>
        <w:p w14:paraId="6B74A0F8" w14:textId="0D5246FD"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032" w:history="1">
            <w:r w:rsidR="00DD6D68" w:rsidRPr="00903DBA">
              <w:rPr>
                <w:rStyle w:val="Hyperlnk"/>
                <w:noProof/>
                <w:highlight w:val="white"/>
              </w:rPr>
              <w:t>3.4.2.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Postfix Increment and Decrement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_Toc57656032 \h </w:instrText>
            </w:r>
            <w:r w:rsidR="00DD6D68" w:rsidRPr="00903DBA">
              <w:rPr>
                <w:noProof/>
                <w:webHidden/>
              </w:rPr>
            </w:r>
            <w:r w:rsidR="00DD6D68" w:rsidRPr="00903DBA">
              <w:rPr>
                <w:noProof/>
                <w:webHidden/>
              </w:rPr>
              <w:fldChar w:fldCharType="separate"/>
            </w:r>
            <w:r w:rsidR="00392B3E">
              <w:rPr>
                <w:noProof/>
                <w:webHidden/>
              </w:rPr>
              <w:t>62</w:t>
            </w:r>
            <w:r w:rsidR="00DD6D68" w:rsidRPr="00903DBA">
              <w:rPr>
                <w:noProof/>
                <w:webHidden/>
              </w:rPr>
              <w:fldChar w:fldCharType="end"/>
            </w:r>
          </w:hyperlink>
        </w:p>
        <w:p w14:paraId="74503876" w14:textId="2635E691"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033" w:history="1">
            <w:r w:rsidR="00DD6D68" w:rsidRPr="00903DBA">
              <w:rPr>
                <w:rStyle w:val="Hyperlnk"/>
                <w:noProof/>
                <w:highlight w:val="white"/>
              </w:rPr>
              <w:t>3.4.3.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Arrow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_Toc57656033 \h </w:instrText>
            </w:r>
            <w:r w:rsidR="00DD6D68" w:rsidRPr="00903DBA">
              <w:rPr>
                <w:noProof/>
                <w:webHidden/>
              </w:rPr>
              <w:fldChar w:fldCharType="separate"/>
            </w:r>
            <w:r w:rsidR="00392B3E">
              <w:rPr>
                <w:b/>
                <w:bCs/>
                <w:noProof/>
                <w:webHidden/>
                <w:lang w:val="sv-SE"/>
              </w:rPr>
              <w:t>Fel! Bokmärket är inte definierat.</w:t>
            </w:r>
            <w:r w:rsidR="00DD6D68" w:rsidRPr="00903DBA">
              <w:rPr>
                <w:noProof/>
                <w:webHidden/>
              </w:rPr>
              <w:fldChar w:fldCharType="end"/>
            </w:r>
          </w:hyperlink>
        </w:p>
        <w:p w14:paraId="4492F623" w14:textId="7070D6FF"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034" w:history="1">
            <w:r w:rsidR="00DD6D68" w:rsidRPr="00903DBA">
              <w:rPr>
                <w:rStyle w:val="Hyperlnk"/>
                <w:noProof/>
                <w:highlight w:val="white"/>
              </w:rPr>
              <w:t>3.4.4.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Index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_Toc57656034 \h </w:instrText>
            </w:r>
            <w:r w:rsidR="00DD6D68" w:rsidRPr="00903DBA">
              <w:rPr>
                <w:noProof/>
                <w:webHidden/>
              </w:rPr>
              <w:fldChar w:fldCharType="separate"/>
            </w:r>
            <w:r w:rsidR="00392B3E">
              <w:rPr>
                <w:b/>
                <w:bCs/>
                <w:noProof/>
                <w:webHidden/>
                <w:lang w:val="sv-SE"/>
              </w:rPr>
              <w:t>Fel! Bokmärket är inte definierat.</w:t>
            </w:r>
            <w:r w:rsidR="00DD6D68" w:rsidRPr="00903DBA">
              <w:rPr>
                <w:noProof/>
                <w:webHidden/>
              </w:rPr>
              <w:fldChar w:fldCharType="end"/>
            </w:r>
          </w:hyperlink>
        </w:p>
        <w:p w14:paraId="54F96C83" w14:textId="56D01E20"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035" w:history="1">
            <w:r w:rsidR="00DD6D68" w:rsidRPr="00903DBA">
              <w:rPr>
                <w:rStyle w:val="Hyperlnk"/>
                <w:noProof/>
                <w:highlight w:val="white"/>
              </w:rPr>
              <w:t>3.4.1.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Dot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_Toc57656035 \h </w:instrText>
            </w:r>
            <w:r w:rsidR="00DD6D68" w:rsidRPr="00903DBA">
              <w:rPr>
                <w:noProof/>
                <w:webHidden/>
              </w:rPr>
              <w:fldChar w:fldCharType="separate"/>
            </w:r>
            <w:r w:rsidR="00392B3E">
              <w:rPr>
                <w:b/>
                <w:bCs/>
                <w:noProof/>
                <w:webHidden/>
                <w:lang w:val="sv-SE"/>
              </w:rPr>
              <w:t>Fel! Bokmärket är inte definierat.</w:t>
            </w:r>
            <w:r w:rsidR="00DD6D68" w:rsidRPr="00903DBA">
              <w:rPr>
                <w:noProof/>
                <w:webHidden/>
              </w:rPr>
              <w:fldChar w:fldCharType="end"/>
            </w:r>
          </w:hyperlink>
        </w:p>
        <w:p w14:paraId="7FC4C895" w14:textId="2425A80B"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036" w:history="1">
            <w:r w:rsidR="00DD6D68" w:rsidRPr="00903DBA">
              <w:rPr>
                <w:rStyle w:val="Hyperlnk"/>
                <w:noProof/>
                <w:highlight w:val="white"/>
              </w:rPr>
              <w:t>3.4.2.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Function Call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_Toc57656036 \h </w:instrText>
            </w:r>
            <w:r w:rsidR="00DD6D68" w:rsidRPr="00903DBA">
              <w:rPr>
                <w:noProof/>
                <w:webHidden/>
              </w:rPr>
              <w:fldChar w:fldCharType="separate"/>
            </w:r>
            <w:r w:rsidR="00392B3E">
              <w:rPr>
                <w:b/>
                <w:bCs/>
                <w:noProof/>
                <w:webHidden/>
                <w:lang w:val="sv-SE"/>
              </w:rPr>
              <w:t>Fel! Bokmärket är inte definierat.</w:t>
            </w:r>
            <w:r w:rsidR="00DD6D68" w:rsidRPr="00903DBA">
              <w:rPr>
                <w:noProof/>
                <w:webHidden/>
              </w:rPr>
              <w:fldChar w:fldCharType="end"/>
            </w:r>
          </w:hyperlink>
        </w:p>
        <w:p w14:paraId="3B500B05" w14:textId="3BD6C417"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037" w:history="1">
            <w:r w:rsidR="00DD6D68" w:rsidRPr="00903DBA">
              <w:rPr>
                <w:rStyle w:val="Hyperlnk"/>
                <w:noProof/>
              </w:rPr>
              <w:t>3.4.3.</w:t>
            </w:r>
            <w:r w:rsidR="00DD6D68" w:rsidRPr="00903DBA">
              <w:rPr>
                <w:rFonts w:asciiTheme="minorHAnsi" w:eastAsiaTheme="minorEastAsia" w:hAnsiTheme="minorHAnsi"/>
                <w:noProof/>
                <w:color w:val="auto"/>
                <w:lang w:eastAsia="sv-SE"/>
              </w:rPr>
              <w:tab/>
            </w:r>
            <w:r w:rsidR="00DD6D68" w:rsidRPr="00903DBA">
              <w:rPr>
                <w:rStyle w:val="Hyperlnk"/>
                <w:noProof/>
              </w:rPr>
              <w:t>Argument Expression List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_Toc57656037 \h </w:instrText>
            </w:r>
            <w:r w:rsidR="00DD6D68" w:rsidRPr="00903DBA">
              <w:rPr>
                <w:noProof/>
                <w:webHidden/>
              </w:rPr>
              <w:fldChar w:fldCharType="separate"/>
            </w:r>
            <w:r w:rsidR="00392B3E">
              <w:rPr>
                <w:b/>
                <w:bCs/>
                <w:noProof/>
                <w:webHidden/>
                <w:lang w:val="sv-SE"/>
              </w:rPr>
              <w:t>Fel! Bokmärket är inte definierat.</w:t>
            </w:r>
            <w:r w:rsidR="00DD6D68" w:rsidRPr="00903DBA">
              <w:rPr>
                <w:noProof/>
                <w:webHidden/>
              </w:rPr>
              <w:fldChar w:fldCharType="end"/>
            </w:r>
          </w:hyperlink>
        </w:p>
        <w:p w14:paraId="08C38148" w14:textId="1EBED0D1"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038" w:history="1">
            <w:r w:rsidR="00DD6D68" w:rsidRPr="00903DBA">
              <w:rPr>
                <w:rStyle w:val="Hyperlnk"/>
                <w:noProof/>
                <w:highlight w:val="white"/>
              </w:rPr>
              <w:t>3.4.4.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Primary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_Toc57656038 \h </w:instrText>
            </w:r>
            <w:r w:rsidR="00DD6D68" w:rsidRPr="00903DBA">
              <w:rPr>
                <w:noProof/>
                <w:webHidden/>
              </w:rPr>
            </w:r>
            <w:r w:rsidR="00DD6D68" w:rsidRPr="00903DBA">
              <w:rPr>
                <w:noProof/>
                <w:webHidden/>
              </w:rPr>
              <w:fldChar w:fldCharType="separate"/>
            </w:r>
            <w:r w:rsidR="00392B3E">
              <w:rPr>
                <w:noProof/>
                <w:webHidden/>
              </w:rPr>
              <w:t>63</w:t>
            </w:r>
            <w:r w:rsidR="00DD6D68" w:rsidRPr="00903DBA">
              <w:rPr>
                <w:noProof/>
                <w:webHidden/>
              </w:rPr>
              <w:fldChar w:fldCharType="end"/>
            </w:r>
          </w:hyperlink>
        </w:p>
        <w:p w14:paraId="4F435F0D" w14:textId="3869E8DF" w:rsidR="00DD6D68" w:rsidRPr="00903DBA" w:rsidRDefault="004773EA">
          <w:pPr>
            <w:pStyle w:val="Innehll1"/>
            <w:rPr>
              <w:rFonts w:asciiTheme="minorHAnsi" w:eastAsiaTheme="minorEastAsia" w:hAnsiTheme="minorHAnsi"/>
              <w:noProof/>
              <w:color w:val="auto"/>
              <w:lang w:eastAsia="sv-SE"/>
            </w:rPr>
          </w:pPr>
          <w:hyperlink w:anchor="_Toc57656039" w:history="1">
            <w:r w:rsidR="00DD6D68" w:rsidRPr="00903DBA">
              <w:rPr>
                <w:rStyle w:val="Hyperlnk"/>
                <w:noProof/>
              </w:rPr>
              <w:t>4.</w:t>
            </w:r>
            <w:r w:rsidR="00DD6D68" w:rsidRPr="00903DBA">
              <w:rPr>
                <w:rFonts w:asciiTheme="minorHAnsi" w:eastAsiaTheme="minorEastAsia" w:hAnsiTheme="minorHAnsi"/>
                <w:noProof/>
                <w:color w:val="auto"/>
                <w:lang w:eastAsia="sv-SE"/>
              </w:rPr>
              <w:tab/>
            </w:r>
            <w:r w:rsidR="00DD6D68" w:rsidRPr="00903DBA">
              <w:rPr>
                <w:rStyle w:val="Hyperlnk"/>
                <w:noProof/>
              </w:rPr>
              <w:t>Declaration Specifiers and Declarators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_Toc57656039 \h </w:instrText>
            </w:r>
            <w:r w:rsidR="00DD6D68" w:rsidRPr="00903DBA">
              <w:rPr>
                <w:noProof/>
                <w:webHidden/>
              </w:rPr>
            </w:r>
            <w:r w:rsidR="00DD6D68" w:rsidRPr="00903DBA">
              <w:rPr>
                <w:noProof/>
                <w:webHidden/>
              </w:rPr>
              <w:fldChar w:fldCharType="separate"/>
            </w:r>
            <w:r w:rsidR="00392B3E">
              <w:rPr>
                <w:noProof/>
                <w:webHidden/>
              </w:rPr>
              <w:t>65</w:t>
            </w:r>
            <w:r w:rsidR="00DD6D68" w:rsidRPr="00903DBA">
              <w:rPr>
                <w:noProof/>
                <w:webHidden/>
              </w:rPr>
              <w:fldChar w:fldCharType="end"/>
            </w:r>
          </w:hyperlink>
        </w:p>
        <w:p w14:paraId="66A262E4" w14:textId="6CBFB626" w:rsidR="00DD6D68" w:rsidRPr="00903DBA" w:rsidRDefault="004773EA">
          <w:pPr>
            <w:pStyle w:val="Innehll2"/>
            <w:tabs>
              <w:tab w:val="left" w:pos="880"/>
              <w:tab w:val="right" w:leader="dot" w:pos="9350"/>
            </w:tabs>
            <w:rPr>
              <w:rFonts w:asciiTheme="minorHAnsi" w:eastAsiaTheme="minorEastAsia" w:hAnsiTheme="minorHAnsi"/>
              <w:noProof/>
              <w:color w:val="auto"/>
              <w:lang w:eastAsia="sv-SE"/>
            </w:rPr>
          </w:pPr>
          <w:hyperlink w:anchor="_Toc57656040" w:history="1">
            <w:r w:rsidR="00DD6D68" w:rsidRPr="00903DBA">
              <w:rPr>
                <w:rStyle w:val="Hyperlnk"/>
                <w:noProof/>
              </w:rPr>
              <w:t>4.1.</w:t>
            </w:r>
            <w:r w:rsidR="00DD6D68" w:rsidRPr="00903DBA">
              <w:rPr>
                <w:rFonts w:asciiTheme="minorHAnsi" w:eastAsiaTheme="minorEastAsia" w:hAnsiTheme="minorHAnsi"/>
                <w:noProof/>
                <w:color w:val="auto"/>
                <w:lang w:eastAsia="sv-SE"/>
              </w:rPr>
              <w:tab/>
            </w:r>
            <w:r w:rsidR="00DD6D68" w:rsidRPr="00903DBA">
              <w:rPr>
                <w:rStyle w:val="Hyperlnk"/>
                <w:noProof/>
              </w:rPr>
              <w:t>Declarators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_Toc57656040 \h </w:instrText>
            </w:r>
            <w:r w:rsidR="00DD6D68" w:rsidRPr="00903DBA">
              <w:rPr>
                <w:noProof/>
                <w:webHidden/>
              </w:rPr>
            </w:r>
            <w:r w:rsidR="00DD6D68" w:rsidRPr="00903DBA">
              <w:rPr>
                <w:noProof/>
                <w:webHidden/>
              </w:rPr>
              <w:fldChar w:fldCharType="separate"/>
            </w:r>
            <w:r w:rsidR="00392B3E">
              <w:rPr>
                <w:noProof/>
                <w:webHidden/>
              </w:rPr>
              <w:t>124</w:t>
            </w:r>
            <w:r w:rsidR="00DD6D68" w:rsidRPr="00903DBA">
              <w:rPr>
                <w:noProof/>
                <w:webHidden/>
              </w:rPr>
              <w:fldChar w:fldCharType="end"/>
            </w:r>
          </w:hyperlink>
        </w:p>
        <w:p w14:paraId="7EB8B79D" w14:textId="6B9DE043" w:rsidR="00DD6D68" w:rsidRPr="00903DBA" w:rsidRDefault="004773EA">
          <w:pPr>
            <w:pStyle w:val="Innehll1"/>
            <w:rPr>
              <w:rFonts w:asciiTheme="minorHAnsi" w:eastAsiaTheme="minorEastAsia" w:hAnsiTheme="minorHAnsi"/>
              <w:noProof/>
              <w:color w:val="auto"/>
              <w:lang w:eastAsia="sv-SE"/>
            </w:rPr>
          </w:pPr>
          <w:hyperlink w:anchor="_Toc57656041" w:history="1">
            <w:r w:rsidR="00DD6D68" w:rsidRPr="00903DBA">
              <w:rPr>
                <w:rStyle w:val="Hyperlnk"/>
                <w:noProof/>
              </w:rPr>
              <w:t>5.</w:t>
            </w:r>
            <w:r w:rsidR="00DD6D68" w:rsidRPr="00903DBA">
              <w:rPr>
                <w:rFonts w:asciiTheme="minorHAnsi" w:eastAsiaTheme="minorEastAsia" w:hAnsiTheme="minorHAnsi"/>
                <w:noProof/>
                <w:color w:val="auto"/>
                <w:lang w:eastAsia="sv-SE"/>
              </w:rPr>
              <w:tab/>
            </w:r>
            <w:r w:rsidR="00DD6D68" w:rsidRPr="00903DBA">
              <w:rPr>
                <w:rStyle w:val="Hyperlnk"/>
                <w:noProof/>
              </w:rPr>
              <w:t>The Symbol Table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_Toc57656041 \h </w:instrText>
            </w:r>
            <w:r w:rsidR="00DD6D68" w:rsidRPr="00903DBA">
              <w:rPr>
                <w:noProof/>
                <w:webHidden/>
              </w:rPr>
            </w:r>
            <w:r w:rsidR="00DD6D68" w:rsidRPr="00903DBA">
              <w:rPr>
                <w:noProof/>
                <w:webHidden/>
              </w:rPr>
              <w:fldChar w:fldCharType="separate"/>
            </w:r>
            <w:r w:rsidR="00392B3E">
              <w:rPr>
                <w:noProof/>
                <w:webHidden/>
              </w:rPr>
              <w:t>126</w:t>
            </w:r>
            <w:r w:rsidR="00DD6D68" w:rsidRPr="00903DBA">
              <w:rPr>
                <w:noProof/>
                <w:webHidden/>
              </w:rPr>
              <w:fldChar w:fldCharType="end"/>
            </w:r>
          </w:hyperlink>
        </w:p>
        <w:p w14:paraId="0F690CBB" w14:textId="0BB5C3CB" w:rsidR="00DD6D68" w:rsidRPr="00903DBA" w:rsidRDefault="004773EA">
          <w:pPr>
            <w:pStyle w:val="Innehll2"/>
            <w:tabs>
              <w:tab w:val="left" w:pos="880"/>
              <w:tab w:val="right" w:leader="dot" w:pos="9350"/>
            </w:tabs>
            <w:rPr>
              <w:rFonts w:asciiTheme="minorHAnsi" w:eastAsiaTheme="minorEastAsia" w:hAnsiTheme="minorHAnsi"/>
              <w:noProof/>
              <w:color w:val="auto"/>
              <w:lang w:eastAsia="sv-SE"/>
            </w:rPr>
          </w:pPr>
          <w:hyperlink w:anchor="_Toc57656042" w:history="1">
            <w:r w:rsidR="00DD6D68" w:rsidRPr="00903DBA">
              <w:rPr>
                <w:rStyle w:val="Hyperlnk"/>
                <w:noProof/>
              </w:rPr>
              <w:t>5.1.</w:t>
            </w:r>
            <w:r w:rsidR="00DD6D68" w:rsidRPr="00903DBA">
              <w:rPr>
                <w:rFonts w:asciiTheme="minorHAnsi" w:eastAsiaTheme="minorEastAsia" w:hAnsiTheme="minorHAnsi"/>
                <w:noProof/>
                <w:color w:val="auto"/>
                <w:lang w:eastAsia="sv-SE"/>
              </w:rPr>
              <w:tab/>
            </w:r>
            <w:r w:rsidR="00DD6D68" w:rsidRPr="00903DBA">
              <w:rPr>
                <w:rStyle w:val="Hyperlnk"/>
                <w:noProof/>
              </w:rPr>
              <w:t>The Symbol</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_Toc57656042 \h </w:instrText>
            </w:r>
            <w:r w:rsidR="00DD6D68" w:rsidRPr="00903DBA">
              <w:rPr>
                <w:noProof/>
                <w:webHidden/>
              </w:rPr>
            </w:r>
            <w:r w:rsidR="00DD6D68" w:rsidRPr="00903DBA">
              <w:rPr>
                <w:noProof/>
                <w:webHidden/>
              </w:rPr>
              <w:fldChar w:fldCharType="separate"/>
            </w:r>
            <w:r w:rsidR="00392B3E">
              <w:rPr>
                <w:noProof/>
                <w:webHidden/>
              </w:rPr>
              <w:t>132</w:t>
            </w:r>
            <w:r w:rsidR="00DD6D68" w:rsidRPr="00903DBA">
              <w:rPr>
                <w:noProof/>
                <w:webHidden/>
              </w:rPr>
              <w:fldChar w:fldCharType="end"/>
            </w:r>
          </w:hyperlink>
        </w:p>
        <w:p w14:paraId="4C1A1DCD" w14:textId="436DB331" w:rsidR="00DD6D68" w:rsidRPr="00903DBA" w:rsidRDefault="004773EA">
          <w:pPr>
            <w:pStyle w:val="Innehll2"/>
            <w:tabs>
              <w:tab w:val="left" w:pos="880"/>
              <w:tab w:val="right" w:leader="dot" w:pos="9350"/>
            </w:tabs>
            <w:rPr>
              <w:rFonts w:asciiTheme="minorHAnsi" w:eastAsiaTheme="minorEastAsia" w:hAnsiTheme="minorHAnsi"/>
              <w:noProof/>
              <w:color w:val="auto"/>
              <w:lang w:eastAsia="sv-SE"/>
            </w:rPr>
          </w:pPr>
          <w:hyperlink w:anchor="_Toc57656043" w:history="1">
            <w:r w:rsidR="00DD6D68" w:rsidRPr="00903DBA">
              <w:rPr>
                <w:rStyle w:val="Hyperlnk"/>
                <w:noProof/>
              </w:rPr>
              <w:t>5.2.</w:t>
            </w:r>
            <w:r w:rsidR="00DD6D68" w:rsidRPr="00903DBA">
              <w:rPr>
                <w:rFonts w:asciiTheme="minorHAnsi" w:eastAsiaTheme="minorEastAsia" w:hAnsiTheme="minorHAnsi"/>
                <w:noProof/>
                <w:color w:val="auto"/>
                <w:lang w:eastAsia="sv-SE"/>
              </w:rPr>
              <w:tab/>
            </w:r>
            <w:r w:rsidR="00DD6D68" w:rsidRPr="00903DBA">
              <w:rPr>
                <w:rStyle w:val="Hyperlnk"/>
                <w:noProof/>
              </w:rPr>
              <w:t>Static Symbols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_Toc57656043 \h </w:instrText>
            </w:r>
            <w:r w:rsidR="00DD6D68" w:rsidRPr="00903DBA">
              <w:rPr>
                <w:noProof/>
                <w:webHidden/>
              </w:rPr>
            </w:r>
            <w:r w:rsidR="00DD6D68" w:rsidRPr="00903DBA">
              <w:rPr>
                <w:noProof/>
                <w:webHidden/>
              </w:rPr>
              <w:fldChar w:fldCharType="separate"/>
            </w:r>
            <w:r w:rsidR="00392B3E">
              <w:rPr>
                <w:noProof/>
                <w:webHidden/>
              </w:rPr>
              <w:t>138</w:t>
            </w:r>
            <w:r w:rsidR="00DD6D68" w:rsidRPr="00903DBA">
              <w:rPr>
                <w:noProof/>
                <w:webHidden/>
              </w:rPr>
              <w:fldChar w:fldCharType="end"/>
            </w:r>
          </w:hyperlink>
        </w:p>
        <w:p w14:paraId="20F62056" w14:textId="6E908026" w:rsidR="00DD6D68" w:rsidRPr="00903DBA" w:rsidRDefault="004773EA">
          <w:pPr>
            <w:pStyle w:val="Innehll1"/>
            <w:rPr>
              <w:rFonts w:asciiTheme="minorHAnsi" w:eastAsiaTheme="minorEastAsia" w:hAnsiTheme="minorHAnsi"/>
              <w:noProof/>
              <w:color w:val="auto"/>
              <w:lang w:eastAsia="sv-SE"/>
            </w:rPr>
          </w:pPr>
          <w:hyperlink w:anchor="_Toc57656044" w:history="1">
            <w:r w:rsidR="00DD6D68" w:rsidRPr="00903DBA">
              <w:rPr>
                <w:rStyle w:val="Hyperlnk"/>
                <w:noProof/>
              </w:rPr>
              <w:t>6.</w:t>
            </w:r>
            <w:r w:rsidR="00DD6D68" w:rsidRPr="00903DBA">
              <w:rPr>
                <w:rFonts w:asciiTheme="minorHAnsi" w:eastAsiaTheme="minorEastAsia" w:hAnsiTheme="minorHAnsi"/>
                <w:noProof/>
                <w:color w:val="auto"/>
                <w:lang w:eastAsia="sv-SE"/>
              </w:rPr>
              <w:tab/>
            </w:r>
            <w:r w:rsidR="00DD6D68" w:rsidRPr="00903DBA">
              <w:rPr>
                <w:rStyle w:val="Hyperlnk"/>
                <w:noProof/>
              </w:rPr>
              <w:t>The Type System</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_Toc57656044 \h </w:instrText>
            </w:r>
            <w:r w:rsidR="00DD6D68" w:rsidRPr="00903DBA">
              <w:rPr>
                <w:noProof/>
                <w:webHidden/>
              </w:rPr>
            </w:r>
            <w:r w:rsidR="00DD6D68" w:rsidRPr="00903DBA">
              <w:rPr>
                <w:noProof/>
                <w:webHidden/>
              </w:rPr>
              <w:fldChar w:fldCharType="separate"/>
            </w:r>
            <w:r w:rsidR="00392B3E">
              <w:rPr>
                <w:noProof/>
                <w:webHidden/>
              </w:rPr>
              <w:t>141</w:t>
            </w:r>
            <w:r w:rsidR="00DD6D68" w:rsidRPr="00903DBA">
              <w:rPr>
                <w:noProof/>
                <w:webHidden/>
              </w:rPr>
              <w:fldChar w:fldCharType="end"/>
            </w:r>
          </w:hyperlink>
        </w:p>
        <w:p w14:paraId="1D433512" w14:textId="342CF494" w:rsidR="00DD6D68" w:rsidRPr="00903DBA" w:rsidRDefault="004773EA">
          <w:pPr>
            <w:pStyle w:val="Innehll2"/>
            <w:tabs>
              <w:tab w:val="left" w:pos="880"/>
              <w:tab w:val="right" w:leader="dot" w:pos="9350"/>
            </w:tabs>
            <w:rPr>
              <w:rFonts w:asciiTheme="minorHAnsi" w:eastAsiaTheme="minorEastAsia" w:hAnsiTheme="minorHAnsi"/>
              <w:noProof/>
              <w:color w:val="auto"/>
              <w:lang w:eastAsia="sv-SE"/>
            </w:rPr>
          </w:pPr>
          <w:hyperlink w:anchor="_Toc57656045" w:history="1">
            <w:r w:rsidR="00DD6D68" w:rsidRPr="00903DBA">
              <w:rPr>
                <w:rStyle w:val="Hyperlnk"/>
                <w:noProof/>
              </w:rPr>
              <w:t>6.1.</w:t>
            </w:r>
            <w:r w:rsidR="00DD6D68" w:rsidRPr="00903DBA">
              <w:rPr>
                <w:rFonts w:asciiTheme="minorHAnsi" w:eastAsiaTheme="minorEastAsia" w:hAnsiTheme="minorHAnsi"/>
                <w:noProof/>
                <w:color w:val="auto"/>
                <w:lang w:eastAsia="sv-SE"/>
              </w:rPr>
              <w:tab/>
            </w:r>
            <w:r w:rsidR="00DD6D68" w:rsidRPr="00903DBA">
              <w:rPr>
                <w:rStyle w:val="Hyperlnk"/>
                <w:noProof/>
              </w:rPr>
              <w:t>Type Size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_Toc57656045 \h </w:instrText>
            </w:r>
            <w:r w:rsidR="00DD6D68" w:rsidRPr="00903DBA">
              <w:rPr>
                <w:noProof/>
                <w:webHidden/>
              </w:rPr>
            </w:r>
            <w:r w:rsidR="00DD6D68" w:rsidRPr="00903DBA">
              <w:rPr>
                <w:noProof/>
                <w:webHidden/>
              </w:rPr>
              <w:fldChar w:fldCharType="separate"/>
            </w:r>
            <w:r w:rsidR="00392B3E">
              <w:rPr>
                <w:noProof/>
                <w:webHidden/>
              </w:rPr>
              <w:t>152</w:t>
            </w:r>
            <w:r w:rsidR="00DD6D68" w:rsidRPr="00903DBA">
              <w:rPr>
                <w:noProof/>
                <w:webHidden/>
              </w:rPr>
              <w:fldChar w:fldCharType="end"/>
            </w:r>
          </w:hyperlink>
        </w:p>
        <w:p w14:paraId="3657C55D" w14:textId="598E7690" w:rsidR="00DD6D68" w:rsidRPr="00903DBA" w:rsidRDefault="004773EA">
          <w:pPr>
            <w:pStyle w:val="Innehll2"/>
            <w:tabs>
              <w:tab w:val="left" w:pos="880"/>
              <w:tab w:val="right" w:leader="dot" w:pos="9350"/>
            </w:tabs>
            <w:rPr>
              <w:rFonts w:asciiTheme="minorHAnsi" w:eastAsiaTheme="minorEastAsia" w:hAnsiTheme="minorHAnsi"/>
              <w:noProof/>
              <w:color w:val="auto"/>
              <w:lang w:eastAsia="sv-SE"/>
            </w:rPr>
          </w:pPr>
          <w:hyperlink w:anchor="_Toc57656046" w:history="1">
            <w:r w:rsidR="00DD6D68" w:rsidRPr="00903DBA">
              <w:rPr>
                <w:rStyle w:val="Hyperlnk"/>
                <w:noProof/>
              </w:rPr>
              <w:t>6.2.</w:t>
            </w:r>
            <w:r w:rsidR="00DD6D68" w:rsidRPr="00903DBA">
              <w:rPr>
                <w:rFonts w:asciiTheme="minorHAnsi" w:eastAsiaTheme="minorEastAsia" w:hAnsiTheme="minorHAnsi"/>
                <w:noProof/>
                <w:color w:val="auto"/>
                <w:lang w:eastAsia="sv-SE"/>
              </w:rPr>
              <w:tab/>
            </w:r>
            <w:r w:rsidR="00DD6D68" w:rsidRPr="00903DBA">
              <w:rPr>
                <w:rStyle w:val="Hyperlnk"/>
                <w:noProof/>
              </w:rPr>
              <w:t>Type Cast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_Toc57656046 \h </w:instrText>
            </w:r>
            <w:r w:rsidR="00DD6D68" w:rsidRPr="00903DBA">
              <w:rPr>
                <w:noProof/>
                <w:webHidden/>
              </w:rPr>
            </w:r>
            <w:r w:rsidR="00DD6D68" w:rsidRPr="00903DBA">
              <w:rPr>
                <w:noProof/>
                <w:webHidden/>
              </w:rPr>
              <w:fldChar w:fldCharType="separate"/>
            </w:r>
            <w:r w:rsidR="00392B3E">
              <w:rPr>
                <w:noProof/>
                <w:webHidden/>
              </w:rPr>
              <w:t>155</w:t>
            </w:r>
            <w:r w:rsidR="00DD6D68" w:rsidRPr="00903DBA">
              <w:rPr>
                <w:noProof/>
                <w:webHidden/>
              </w:rPr>
              <w:fldChar w:fldCharType="end"/>
            </w:r>
          </w:hyperlink>
        </w:p>
        <w:p w14:paraId="603B41BF" w14:textId="1BF8194C" w:rsidR="00DD6D68" w:rsidRPr="00903DBA" w:rsidRDefault="004773EA">
          <w:pPr>
            <w:pStyle w:val="Innehll2"/>
            <w:tabs>
              <w:tab w:val="left" w:pos="880"/>
              <w:tab w:val="right" w:leader="dot" w:pos="9350"/>
            </w:tabs>
            <w:rPr>
              <w:rFonts w:asciiTheme="minorHAnsi" w:eastAsiaTheme="minorEastAsia" w:hAnsiTheme="minorHAnsi"/>
              <w:noProof/>
              <w:color w:val="auto"/>
              <w:lang w:eastAsia="sv-SE"/>
            </w:rPr>
          </w:pPr>
          <w:hyperlink w:anchor="_Toc57656047" w:history="1">
            <w:r w:rsidR="00DD6D68" w:rsidRPr="00903DBA">
              <w:rPr>
                <w:rStyle w:val="Hyperlnk"/>
                <w:noProof/>
              </w:rPr>
              <w:t>6.3.</w:t>
            </w:r>
            <w:r w:rsidR="00DD6D68" w:rsidRPr="00903DBA">
              <w:rPr>
                <w:rFonts w:asciiTheme="minorHAnsi" w:eastAsiaTheme="minorEastAsia" w:hAnsiTheme="minorHAnsi"/>
                <w:noProof/>
                <w:color w:val="auto"/>
                <w:lang w:eastAsia="sv-SE"/>
              </w:rPr>
              <w:tab/>
            </w:r>
            <w:r w:rsidR="00DD6D68" w:rsidRPr="00903DBA">
              <w:rPr>
                <w:rStyle w:val="Hyperlnk"/>
                <w:noProof/>
              </w:rPr>
              <w:t>Type Promotion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_Toc57656047 \h </w:instrText>
            </w:r>
            <w:r w:rsidR="00DD6D68" w:rsidRPr="00903DBA">
              <w:rPr>
                <w:noProof/>
                <w:webHidden/>
              </w:rPr>
            </w:r>
            <w:r w:rsidR="00DD6D68" w:rsidRPr="00903DBA">
              <w:rPr>
                <w:noProof/>
                <w:webHidden/>
              </w:rPr>
              <w:fldChar w:fldCharType="separate"/>
            </w:r>
            <w:r w:rsidR="00392B3E">
              <w:rPr>
                <w:noProof/>
                <w:webHidden/>
              </w:rPr>
              <w:t>160</w:t>
            </w:r>
            <w:r w:rsidR="00DD6D68" w:rsidRPr="00903DBA">
              <w:rPr>
                <w:noProof/>
                <w:webHidden/>
              </w:rPr>
              <w:fldChar w:fldCharType="end"/>
            </w:r>
          </w:hyperlink>
        </w:p>
        <w:p w14:paraId="5C5628BB" w14:textId="50BF9408" w:rsidR="00DD6D68" w:rsidRPr="00903DBA" w:rsidRDefault="004773EA">
          <w:pPr>
            <w:pStyle w:val="Innehll1"/>
            <w:rPr>
              <w:rFonts w:asciiTheme="minorHAnsi" w:eastAsiaTheme="minorEastAsia" w:hAnsiTheme="minorHAnsi"/>
              <w:noProof/>
              <w:color w:val="auto"/>
              <w:lang w:eastAsia="sv-SE"/>
            </w:rPr>
          </w:pPr>
          <w:hyperlink w:anchor="_Toc57656048" w:history="1">
            <w:r w:rsidR="00DD6D68" w:rsidRPr="00903DBA">
              <w:rPr>
                <w:rStyle w:val="Hyperlnk"/>
                <w:noProof/>
              </w:rPr>
              <w:t>7.</w:t>
            </w:r>
            <w:r w:rsidR="00DD6D68" w:rsidRPr="00903DBA">
              <w:rPr>
                <w:rFonts w:asciiTheme="minorHAnsi" w:eastAsiaTheme="minorEastAsia" w:hAnsiTheme="minorHAnsi"/>
                <w:noProof/>
                <w:color w:val="auto"/>
                <w:lang w:eastAsia="sv-SE"/>
              </w:rPr>
              <w:tab/>
            </w:r>
            <w:r w:rsidR="00DD6D68" w:rsidRPr="00903DBA">
              <w:rPr>
                <w:rStyle w:val="Hyperlnk"/>
                <w:noProof/>
              </w:rPr>
              <w:t>Constant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_Toc57656048 \h </w:instrText>
            </w:r>
            <w:r w:rsidR="00DD6D68" w:rsidRPr="00903DBA">
              <w:rPr>
                <w:noProof/>
                <w:webHidden/>
              </w:rPr>
            </w:r>
            <w:r w:rsidR="00DD6D68" w:rsidRPr="00903DBA">
              <w:rPr>
                <w:noProof/>
                <w:webHidden/>
              </w:rPr>
              <w:fldChar w:fldCharType="separate"/>
            </w:r>
            <w:r w:rsidR="00392B3E">
              <w:rPr>
                <w:noProof/>
                <w:webHidden/>
              </w:rPr>
              <w:t>162</w:t>
            </w:r>
            <w:r w:rsidR="00DD6D68" w:rsidRPr="00903DBA">
              <w:rPr>
                <w:noProof/>
                <w:webHidden/>
              </w:rPr>
              <w:fldChar w:fldCharType="end"/>
            </w:r>
          </w:hyperlink>
        </w:p>
        <w:p w14:paraId="706580CC" w14:textId="462B7309" w:rsidR="00DD6D68" w:rsidRPr="00903DBA" w:rsidRDefault="004773EA">
          <w:pPr>
            <w:pStyle w:val="Innehll2"/>
            <w:tabs>
              <w:tab w:val="left" w:pos="880"/>
              <w:tab w:val="right" w:leader="dot" w:pos="9350"/>
            </w:tabs>
            <w:rPr>
              <w:rFonts w:asciiTheme="minorHAnsi" w:eastAsiaTheme="minorEastAsia" w:hAnsiTheme="minorHAnsi"/>
              <w:noProof/>
              <w:color w:val="auto"/>
              <w:lang w:eastAsia="sv-SE"/>
            </w:rPr>
          </w:pPr>
          <w:hyperlink w:anchor="_Toc57656049" w:history="1">
            <w:r w:rsidR="00DD6D68" w:rsidRPr="00903DBA">
              <w:rPr>
                <w:rStyle w:val="Hyperlnk"/>
                <w:noProof/>
                <w:highlight w:val="white"/>
              </w:rPr>
              <w:t>7.1.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Relation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_Toc57656049 \h </w:instrText>
            </w:r>
            <w:r w:rsidR="00DD6D68" w:rsidRPr="00903DBA">
              <w:rPr>
                <w:noProof/>
                <w:webHidden/>
              </w:rPr>
            </w:r>
            <w:r w:rsidR="00DD6D68" w:rsidRPr="00903DBA">
              <w:rPr>
                <w:noProof/>
                <w:webHidden/>
              </w:rPr>
              <w:fldChar w:fldCharType="separate"/>
            </w:r>
            <w:r w:rsidR="00392B3E">
              <w:rPr>
                <w:noProof/>
                <w:webHidden/>
              </w:rPr>
              <w:t>162</w:t>
            </w:r>
            <w:r w:rsidR="00DD6D68" w:rsidRPr="00903DBA">
              <w:rPr>
                <w:noProof/>
                <w:webHidden/>
              </w:rPr>
              <w:fldChar w:fldCharType="end"/>
            </w:r>
          </w:hyperlink>
        </w:p>
        <w:p w14:paraId="010AFD69" w14:textId="0359FB26" w:rsidR="00DD6D68" w:rsidRPr="00903DBA" w:rsidRDefault="004773EA">
          <w:pPr>
            <w:pStyle w:val="Innehll2"/>
            <w:tabs>
              <w:tab w:val="left" w:pos="880"/>
              <w:tab w:val="right" w:leader="dot" w:pos="9350"/>
            </w:tabs>
            <w:rPr>
              <w:rFonts w:asciiTheme="minorHAnsi" w:eastAsiaTheme="minorEastAsia" w:hAnsiTheme="minorHAnsi"/>
              <w:noProof/>
              <w:color w:val="auto"/>
              <w:lang w:eastAsia="sv-SE"/>
            </w:rPr>
          </w:pPr>
          <w:hyperlink w:anchor="_Toc57656050" w:history="1">
            <w:r w:rsidR="00DD6D68" w:rsidRPr="00903DBA">
              <w:rPr>
                <w:rStyle w:val="Hyperlnk"/>
                <w:noProof/>
                <w:highlight w:val="white"/>
              </w:rPr>
              <w:t>7.2.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Arithmetic Expressions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_Toc57656050 \h </w:instrText>
            </w:r>
            <w:r w:rsidR="00DD6D68" w:rsidRPr="00903DBA">
              <w:rPr>
                <w:noProof/>
                <w:webHidden/>
              </w:rPr>
            </w:r>
            <w:r w:rsidR="00DD6D68" w:rsidRPr="00903DBA">
              <w:rPr>
                <w:noProof/>
                <w:webHidden/>
              </w:rPr>
              <w:fldChar w:fldCharType="separate"/>
            </w:r>
            <w:r w:rsidR="00392B3E">
              <w:rPr>
                <w:noProof/>
                <w:webHidden/>
              </w:rPr>
              <w:t>166</w:t>
            </w:r>
            <w:r w:rsidR="00DD6D68" w:rsidRPr="00903DBA">
              <w:rPr>
                <w:noProof/>
                <w:webHidden/>
              </w:rPr>
              <w:fldChar w:fldCharType="end"/>
            </w:r>
          </w:hyperlink>
        </w:p>
        <w:p w14:paraId="1DA85CD2" w14:textId="02FB25D6" w:rsidR="00DD6D68" w:rsidRPr="00903DBA" w:rsidRDefault="004773EA">
          <w:pPr>
            <w:pStyle w:val="Innehll2"/>
            <w:tabs>
              <w:tab w:val="left" w:pos="880"/>
              <w:tab w:val="right" w:leader="dot" w:pos="9350"/>
            </w:tabs>
            <w:rPr>
              <w:rFonts w:asciiTheme="minorHAnsi" w:eastAsiaTheme="minorEastAsia" w:hAnsiTheme="minorHAnsi"/>
              <w:noProof/>
              <w:color w:val="auto"/>
              <w:lang w:eastAsia="sv-SE"/>
            </w:rPr>
          </w:pPr>
          <w:hyperlink w:anchor="_Toc57656051" w:history="1">
            <w:r w:rsidR="00DD6D68" w:rsidRPr="00903DBA">
              <w:rPr>
                <w:rStyle w:val="Hyperlnk"/>
                <w:noProof/>
                <w:highlight w:val="white"/>
              </w:rPr>
              <w:t>7.3.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Constant Type Cast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_Toc57656051 \h </w:instrText>
            </w:r>
            <w:r w:rsidR="00DD6D68" w:rsidRPr="00903DBA">
              <w:rPr>
                <w:noProof/>
                <w:webHidden/>
              </w:rPr>
            </w:r>
            <w:r w:rsidR="00DD6D68" w:rsidRPr="00903DBA">
              <w:rPr>
                <w:noProof/>
                <w:webHidden/>
              </w:rPr>
              <w:fldChar w:fldCharType="separate"/>
            </w:r>
            <w:r w:rsidR="00392B3E">
              <w:rPr>
                <w:noProof/>
                <w:webHidden/>
              </w:rPr>
              <w:t>172</w:t>
            </w:r>
            <w:r w:rsidR="00DD6D68" w:rsidRPr="00903DBA">
              <w:rPr>
                <w:noProof/>
                <w:webHidden/>
              </w:rPr>
              <w:fldChar w:fldCharType="end"/>
            </w:r>
          </w:hyperlink>
        </w:p>
        <w:p w14:paraId="5EFD9631" w14:textId="7E5F59C3" w:rsidR="00DD6D68" w:rsidRPr="00903DBA" w:rsidRDefault="004773EA">
          <w:pPr>
            <w:pStyle w:val="Innehll1"/>
            <w:rPr>
              <w:rFonts w:asciiTheme="minorHAnsi" w:eastAsiaTheme="minorEastAsia" w:hAnsiTheme="minorHAnsi"/>
              <w:noProof/>
              <w:color w:val="auto"/>
              <w:lang w:eastAsia="sv-SE"/>
            </w:rPr>
          </w:pPr>
          <w:hyperlink w:anchor="_Toc57656052" w:history="1">
            <w:r w:rsidR="00DD6D68" w:rsidRPr="00903DBA">
              <w:rPr>
                <w:rStyle w:val="Hyperlnk"/>
                <w:noProof/>
              </w:rPr>
              <w:t>8.</w:t>
            </w:r>
            <w:r w:rsidR="00DD6D68" w:rsidRPr="00903DBA">
              <w:rPr>
                <w:rFonts w:asciiTheme="minorHAnsi" w:eastAsiaTheme="minorEastAsia" w:hAnsiTheme="minorHAnsi"/>
                <w:noProof/>
                <w:color w:val="auto"/>
                <w:lang w:eastAsia="sv-SE"/>
              </w:rPr>
              <w:tab/>
            </w:r>
            <w:r w:rsidR="00DD6D68" w:rsidRPr="00903DBA">
              <w:rPr>
                <w:rStyle w:val="Hyperlnk"/>
                <w:noProof/>
              </w:rPr>
              <w:t>Static Address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_Toc57656052 \h </w:instrText>
            </w:r>
            <w:r w:rsidR="00DD6D68" w:rsidRPr="00903DBA">
              <w:rPr>
                <w:noProof/>
                <w:webHidden/>
              </w:rPr>
            </w:r>
            <w:r w:rsidR="00DD6D68" w:rsidRPr="00903DBA">
              <w:rPr>
                <w:noProof/>
                <w:webHidden/>
              </w:rPr>
              <w:fldChar w:fldCharType="separate"/>
            </w:r>
            <w:r w:rsidR="00392B3E">
              <w:rPr>
                <w:noProof/>
                <w:webHidden/>
              </w:rPr>
              <w:t>176</w:t>
            </w:r>
            <w:r w:rsidR="00DD6D68" w:rsidRPr="00903DBA">
              <w:rPr>
                <w:noProof/>
                <w:webHidden/>
              </w:rPr>
              <w:fldChar w:fldCharType="end"/>
            </w:r>
          </w:hyperlink>
        </w:p>
        <w:p w14:paraId="4177BA18" w14:textId="412B1C3A" w:rsidR="00DD6D68" w:rsidRPr="00903DBA" w:rsidRDefault="004773EA">
          <w:pPr>
            <w:pStyle w:val="Innehll1"/>
            <w:rPr>
              <w:rFonts w:asciiTheme="minorHAnsi" w:eastAsiaTheme="minorEastAsia" w:hAnsiTheme="minorHAnsi"/>
              <w:noProof/>
              <w:color w:val="auto"/>
              <w:lang w:eastAsia="sv-SE"/>
            </w:rPr>
          </w:pPr>
          <w:hyperlink w:anchor="_Toc57656053" w:history="1">
            <w:r w:rsidR="00DD6D68" w:rsidRPr="00903DBA">
              <w:rPr>
                <w:rStyle w:val="Hyperlnk"/>
                <w:noProof/>
              </w:rPr>
              <w:t>9.</w:t>
            </w:r>
            <w:r w:rsidR="00DD6D68" w:rsidRPr="00903DBA">
              <w:rPr>
                <w:rFonts w:asciiTheme="minorHAnsi" w:eastAsiaTheme="minorEastAsia" w:hAnsiTheme="minorHAnsi"/>
                <w:noProof/>
                <w:color w:val="auto"/>
                <w:lang w:eastAsia="sv-SE"/>
              </w:rPr>
              <w:tab/>
            </w:r>
            <w:r w:rsidR="00DD6D68" w:rsidRPr="00903DBA">
              <w:rPr>
                <w:rStyle w:val="Hyperlnk"/>
                <w:noProof/>
              </w:rPr>
              <w:t>Initialization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_Toc57656053 \h </w:instrText>
            </w:r>
            <w:r w:rsidR="00DD6D68" w:rsidRPr="00903DBA">
              <w:rPr>
                <w:noProof/>
                <w:webHidden/>
              </w:rPr>
            </w:r>
            <w:r w:rsidR="00DD6D68" w:rsidRPr="00903DBA">
              <w:rPr>
                <w:noProof/>
                <w:webHidden/>
              </w:rPr>
              <w:fldChar w:fldCharType="separate"/>
            </w:r>
            <w:r w:rsidR="00392B3E">
              <w:rPr>
                <w:noProof/>
                <w:webHidden/>
              </w:rPr>
              <w:t>181</w:t>
            </w:r>
            <w:r w:rsidR="00DD6D68" w:rsidRPr="00903DBA">
              <w:rPr>
                <w:noProof/>
                <w:webHidden/>
              </w:rPr>
              <w:fldChar w:fldCharType="end"/>
            </w:r>
          </w:hyperlink>
        </w:p>
        <w:p w14:paraId="292AF640" w14:textId="082BED00"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054" w:history="1">
            <w:r w:rsidR="00DD6D68" w:rsidRPr="00903DBA">
              <w:rPr>
                <w:rStyle w:val="Hyperlnk"/>
                <w:noProof/>
              </w:rPr>
              <w:t>9.1.1.</w:t>
            </w:r>
            <w:r w:rsidR="00DD6D68" w:rsidRPr="00903DBA">
              <w:rPr>
                <w:rFonts w:asciiTheme="minorHAnsi" w:eastAsiaTheme="minorEastAsia" w:hAnsiTheme="minorHAnsi"/>
                <w:noProof/>
                <w:color w:val="auto"/>
                <w:lang w:eastAsia="sv-SE"/>
              </w:rPr>
              <w:tab/>
            </w:r>
            <w:r w:rsidR="00DD6D68" w:rsidRPr="00903DBA">
              <w:rPr>
                <w:rStyle w:val="Hyperlnk"/>
                <w:noProof/>
              </w:rPr>
              <w:t>Auto Initialization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_Toc57656054 \h </w:instrText>
            </w:r>
            <w:r w:rsidR="00DD6D68" w:rsidRPr="00903DBA">
              <w:rPr>
                <w:noProof/>
                <w:webHidden/>
              </w:rPr>
            </w:r>
            <w:r w:rsidR="00DD6D68" w:rsidRPr="00903DBA">
              <w:rPr>
                <w:noProof/>
                <w:webHidden/>
              </w:rPr>
              <w:fldChar w:fldCharType="separate"/>
            </w:r>
            <w:r w:rsidR="00392B3E">
              <w:rPr>
                <w:noProof/>
                <w:webHidden/>
              </w:rPr>
              <w:t>181</w:t>
            </w:r>
            <w:r w:rsidR="00DD6D68" w:rsidRPr="00903DBA">
              <w:rPr>
                <w:noProof/>
                <w:webHidden/>
              </w:rPr>
              <w:fldChar w:fldCharType="end"/>
            </w:r>
          </w:hyperlink>
        </w:p>
        <w:p w14:paraId="7035AC52" w14:textId="7C541B08"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055" w:history="1">
            <w:r w:rsidR="00DD6D68" w:rsidRPr="00903DBA">
              <w:rPr>
                <w:rStyle w:val="Hyperlnk"/>
                <w:noProof/>
              </w:rPr>
              <w:t>9.1.1.</w:t>
            </w:r>
            <w:r w:rsidR="00DD6D68" w:rsidRPr="00903DBA">
              <w:rPr>
                <w:rFonts w:asciiTheme="minorHAnsi" w:eastAsiaTheme="minorEastAsia" w:hAnsiTheme="minorHAnsi"/>
                <w:noProof/>
                <w:color w:val="auto"/>
                <w:lang w:eastAsia="sv-SE"/>
              </w:rPr>
              <w:tab/>
            </w:r>
            <w:r w:rsidR="00DD6D68" w:rsidRPr="00903DBA">
              <w:rPr>
                <w:rStyle w:val="Hyperlnk"/>
                <w:noProof/>
              </w:rPr>
              <w:t>Static Initialization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_Toc57656055 \h </w:instrText>
            </w:r>
            <w:r w:rsidR="00DD6D68" w:rsidRPr="00903DBA">
              <w:rPr>
                <w:noProof/>
                <w:webHidden/>
              </w:rPr>
            </w:r>
            <w:r w:rsidR="00DD6D68" w:rsidRPr="00903DBA">
              <w:rPr>
                <w:noProof/>
                <w:webHidden/>
              </w:rPr>
              <w:fldChar w:fldCharType="separate"/>
            </w:r>
            <w:r w:rsidR="00392B3E">
              <w:rPr>
                <w:noProof/>
                <w:webHidden/>
              </w:rPr>
              <w:t>184</w:t>
            </w:r>
            <w:r w:rsidR="00DD6D68" w:rsidRPr="00903DBA">
              <w:rPr>
                <w:noProof/>
                <w:webHidden/>
              </w:rPr>
              <w:fldChar w:fldCharType="end"/>
            </w:r>
          </w:hyperlink>
        </w:p>
        <w:p w14:paraId="5620B309" w14:textId="66C95239"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056" w:history="1">
            <w:r w:rsidR="00DD6D68" w:rsidRPr="00903DBA">
              <w:rPr>
                <w:rStyle w:val="Hyperlnk"/>
                <w:noProof/>
                <w:highlight w:val="white"/>
              </w:rPr>
              <w:t>9.1.2.</w:t>
            </w:r>
            <w:r w:rsidR="00DD6D68" w:rsidRPr="00903DBA">
              <w:rPr>
                <w:rFonts w:asciiTheme="minorHAnsi" w:eastAsiaTheme="minorEastAsia" w:hAnsiTheme="minorHAnsi"/>
                <w:noProof/>
                <w:color w:val="auto"/>
                <w:lang w:eastAsia="sv-SE"/>
              </w:rPr>
              <w:tab/>
            </w:r>
            <w:r w:rsidR="00DD6D68" w:rsidRPr="00903DBA">
              <w:rPr>
                <w:rStyle w:val="Hyperlnk"/>
                <w:bCs/>
                <w:noProof/>
                <w:highlight w:val="white"/>
              </w:rPr>
              <w:t>Modify Initializer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_Toc57656056 \h </w:instrText>
            </w:r>
            <w:r w:rsidR="00DD6D68" w:rsidRPr="00903DBA">
              <w:rPr>
                <w:noProof/>
                <w:webHidden/>
              </w:rPr>
            </w:r>
            <w:r w:rsidR="00DD6D68" w:rsidRPr="00903DBA">
              <w:rPr>
                <w:noProof/>
                <w:webHidden/>
              </w:rPr>
              <w:fldChar w:fldCharType="separate"/>
            </w:r>
            <w:r w:rsidR="00392B3E">
              <w:rPr>
                <w:noProof/>
                <w:webHidden/>
              </w:rPr>
              <w:t>187</w:t>
            </w:r>
            <w:r w:rsidR="00DD6D68" w:rsidRPr="00903DBA">
              <w:rPr>
                <w:noProof/>
                <w:webHidden/>
              </w:rPr>
              <w:fldChar w:fldCharType="end"/>
            </w:r>
          </w:hyperlink>
        </w:p>
        <w:p w14:paraId="3F8133D1" w14:textId="25AA7C62" w:rsidR="00DD6D68" w:rsidRPr="00903DBA" w:rsidRDefault="004773EA">
          <w:pPr>
            <w:pStyle w:val="Innehll1"/>
            <w:rPr>
              <w:rFonts w:asciiTheme="minorHAnsi" w:eastAsiaTheme="minorEastAsia" w:hAnsiTheme="minorHAnsi"/>
              <w:noProof/>
              <w:color w:val="auto"/>
              <w:lang w:eastAsia="sv-SE"/>
            </w:rPr>
          </w:pPr>
          <w:hyperlink w:anchor="_Toc57656057" w:history="1">
            <w:r w:rsidR="00DD6D68" w:rsidRPr="00903DBA">
              <w:rPr>
                <w:rStyle w:val="Hyperlnk"/>
                <w:noProof/>
              </w:rPr>
              <w:t>10.</w:t>
            </w:r>
            <w:r w:rsidR="00DD6D68" w:rsidRPr="00903DBA">
              <w:rPr>
                <w:rFonts w:asciiTheme="minorHAnsi" w:eastAsiaTheme="minorEastAsia" w:hAnsiTheme="minorHAnsi"/>
                <w:noProof/>
                <w:color w:val="auto"/>
                <w:lang w:eastAsia="sv-SE"/>
              </w:rPr>
              <w:tab/>
            </w:r>
            <w:r w:rsidR="00DD6D68" w:rsidRPr="00903DBA">
              <w:rPr>
                <w:rStyle w:val="Hyperlnk"/>
                <w:noProof/>
              </w:rPr>
              <w:t>Middle Code Optimization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_Toc57656057 \h </w:instrText>
            </w:r>
            <w:r w:rsidR="00DD6D68" w:rsidRPr="00903DBA">
              <w:rPr>
                <w:noProof/>
                <w:webHidden/>
              </w:rPr>
            </w:r>
            <w:r w:rsidR="00DD6D68" w:rsidRPr="00903DBA">
              <w:rPr>
                <w:noProof/>
                <w:webHidden/>
              </w:rPr>
              <w:fldChar w:fldCharType="separate"/>
            </w:r>
            <w:r w:rsidR="00392B3E">
              <w:rPr>
                <w:noProof/>
                <w:webHidden/>
              </w:rPr>
              <w:t>190</w:t>
            </w:r>
            <w:r w:rsidR="00DD6D68" w:rsidRPr="00903DBA">
              <w:rPr>
                <w:noProof/>
                <w:webHidden/>
              </w:rPr>
              <w:fldChar w:fldCharType="end"/>
            </w:r>
          </w:hyperlink>
        </w:p>
        <w:p w14:paraId="5AADA0B5" w14:textId="7AD3F026"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058" w:history="1">
            <w:r w:rsidR="00DD6D68" w:rsidRPr="00903DBA">
              <w:rPr>
                <w:rStyle w:val="Hyperlnk"/>
                <w:noProof/>
              </w:rPr>
              <w:t>10.1.1.</w:t>
            </w:r>
            <w:r w:rsidR="00DD6D68" w:rsidRPr="00903DBA">
              <w:rPr>
                <w:rFonts w:asciiTheme="minorHAnsi" w:eastAsiaTheme="minorEastAsia" w:hAnsiTheme="minorHAnsi"/>
                <w:noProof/>
                <w:color w:val="auto"/>
                <w:lang w:eastAsia="sv-SE"/>
              </w:rPr>
              <w:tab/>
            </w:r>
            <w:r w:rsidR="00DD6D68" w:rsidRPr="00903DBA">
              <w:rPr>
                <w:rStyle w:val="Hyperlnk"/>
                <w:noProof/>
              </w:rPr>
              <w:t>Object to Integer Addresses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_Toc57656058 \h </w:instrText>
            </w:r>
            <w:r w:rsidR="00DD6D68" w:rsidRPr="00903DBA">
              <w:rPr>
                <w:noProof/>
                <w:webHidden/>
              </w:rPr>
            </w:r>
            <w:r w:rsidR="00DD6D68" w:rsidRPr="00903DBA">
              <w:rPr>
                <w:noProof/>
                <w:webHidden/>
              </w:rPr>
              <w:fldChar w:fldCharType="separate"/>
            </w:r>
            <w:r w:rsidR="00392B3E">
              <w:rPr>
                <w:noProof/>
                <w:webHidden/>
              </w:rPr>
              <w:t>191</w:t>
            </w:r>
            <w:r w:rsidR="00DD6D68" w:rsidRPr="00903DBA">
              <w:rPr>
                <w:noProof/>
                <w:webHidden/>
              </w:rPr>
              <w:fldChar w:fldCharType="end"/>
            </w:r>
          </w:hyperlink>
        </w:p>
        <w:p w14:paraId="51FB1A0B" w14:textId="2D48F62A"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059" w:history="1">
            <w:r w:rsidR="00DD6D68" w:rsidRPr="00903DBA">
              <w:rPr>
                <w:rStyle w:val="Hyperlnk"/>
                <w:noProof/>
              </w:rPr>
              <w:t>10.1.2.</w:t>
            </w:r>
            <w:r w:rsidR="00DD6D68" w:rsidRPr="00903DBA">
              <w:rPr>
                <w:rFonts w:asciiTheme="minorHAnsi" w:eastAsiaTheme="minorEastAsia" w:hAnsiTheme="minorHAnsi"/>
                <w:noProof/>
                <w:color w:val="auto"/>
                <w:lang w:eastAsia="sv-SE"/>
              </w:rPr>
              <w:tab/>
            </w:r>
            <w:r w:rsidR="00C0170C">
              <w:rPr>
                <w:rStyle w:val="Hyperlnk"/>
                <w:noProof/>
              </w:rPr>
              <w:t>Jump</w:t>
            </w:r>
            <w:r w:rsidR="00DD6D68" w:rsidRPr="00903DBA">
              <w:rPr>
                <w:rStyle w:val="Hyperlnk"/>
                <w:noProof/>
              </w:rPr>
              <w:t xml:space="preserve"> Next Instructions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_Toc57656059 \h </w:instrText>
            </w:r>
            <w:r w:rsidR="00DD6D68" w:rsidRPr="00903DBA">
              <w:rPr>
                <w:noProof/>
                <w:webHidden/>
              </w:rPr>
            </w:r>
            <w:r w:rsidR="00DD6D68" w:rsidRPr="00903DBA">
              <w:rPr>
                <w:noProof/>
                <w:webHidden/>
              </w:rPr>
              <w:fldChar w:fldCharType="separate"/>
            </w:r>
            <w:r w:rsidR="00392B3E">
              <w:rPr>
                <w:noProof/>
                <w:webHidden/>
              </w:rPr>
              <w:t>191</w:t>
            </w:r>
            <w:r w:rsidR="00DD6D68" w:rsidRPr="00903DBA">
              <w:rPr>
                <w:noProof/>
                <w:webHidden/>
              </w:rPr>
              <w:fldChar w:fldCharType="end"/>
            </w:r>
          </w:hyperlink>
        </w:p>
        <w:p w14:paraId="2922ED1E" w14:textId="3E224AFD"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060" w:history="1">
            <w:r w:rsidR="00DD6D68" w:rsidRPr="00903DBA">
              <w:rPr>
                <w:rStyle w:val="Hyperlnk"/>
                <w:noProof/>
              </w:rPr>
              <w:t>10.1.3.</w:t>
            </w:r>
            <w:r w:rsidR="00DD6D68" w:rsidRPr="00903DBA">
              <w:rPr>
                <w:rFonts w:asciiTheme="minorHAnsi" w:eastAsiaTheme="minorEastAsia" w:hAnsiTheme="minorHAnsi"/>
                <w:noProof/>
                <w:color w:val="auto"/>
                <w:lang w:eastAsia="sv-SE"/>
              </w:rPr>
              <w:tab/>
            </w:r>
            <w:r w:rsidR="00DD6D68" w:rsidRPr="00903DBA">
              <w:rPr>
                <w:rStyle w:val="Hyperlnk"/>
                <w:noProof/>
              </w:rPr>
              <w:t xml:space="preserve">Next-Double </w:t>
            </w:r>
            <w:r w:rsidR="00C0170C">
              <w:rPr>
                <w:rStyle w:val="Hyperlnk"/>
                <w:noProof/>
              </w:rPr>
              <w:t>Jump</w:t>
            </w:r>
            <w:r w:rsidR="00DD6D68" w:rsidRPr="00903DBA">
              <w:rPr>
                <w:rStyle w:val="Hyperlnk"/>
                <w:noProof/>
              </w:rPr>
              <w:t xml:space="preserve">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_Toc57656060 \h </w:instrText>
            </w:r>
            <w:r w:rsidR="00DD6D68" w:rsidRPr="00903DBA">
              <w:rPr>
                <w:noProof/>
                <w:webHidden/>
              </w:rPr>
            </w:r>
            <w:r w:rsidR="00DD6D68" w:rsidRPr="00903DBA">
              <w:rPr>
                <w:noProof/>
                <w:webHidden/>
              </w:rPr>
              <w:fldChar w:fldCharType="separate"/>
            </w:r>
            <w:r w:rsidR="00392B3E">
              <w:rPr>
                <w:noProof/>
                <w:webHidden/>
              </w:rPr>
              <w:t>192</w:t>
            </w:r>
            <w:r w:rsidR="00DD6D68" w:rsidRPr="00903DBA">
              <w:rPr>
                <w:noProof/>
                <w:webHidden/>
              </w:rPr>
              <w:fldChar w:fldCharType="end"/>
            </w:r>
          </w:hyperlink>
        </w:p>
        <w:p w14:paraId="3BEF5890" w14:textId="533A7E05"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061" w:history="1">
            <w:r w:rsidR="00DD6D68" w:rsidRPr="00903DBA">
              <w:rPr>
                <w:rStyle w:val="Hyperlnk"/>
                <w:noProof/>
              </w:rPr>
              <w:t>10.1.4.</w:t>
            </w:r>
            <w:r w:rsidR="00DD6D68" w:rsidRPr="00903DBA">
              <w:rPr>
                <w:rFonts w:asciiTheme="minorHAnsi" w:eastAsiaTheme="minorEastAsia" w:hAnsiTheme="minorHAnsi"/>
                <w:noProof/>
                <w:color w:val="auto"/>
                <w:lang w:eastAsia="sv-SE"/>
              </w:rPr>
              <w:tab/>
            </w:r>
            <w:r w:rsidR="00C0170C">
              <w:rPr>
                <w:rStyle w:val="Hyperlnk"/>
                <w:noProof/>
              </w:rPr>
              <w:t>Jump</w:t>
            </w:r>
            <w:r w:rsidR="00DD6D68" w:rsidRPr="00903DBA">
              <w:rPr>
                <w:rStyle w:val="Hyperlnk"/>
                <w:noProof/>
              </w:rPr>
              <w:t xml:space="preserve"> Chains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_Toc57656061 \h </w:instrText>
            </w:r>
            <w:r w:rsidR="00DD6D68" w:rsidRPr="00903DBA">
              <w:rPr>
                <w:noProof/>
                <w:webHidden/>
              </w:rPr>
            </w:r>
            <w:r w:rsidR="00DD6D68" w:rsidRPr="00903DBA">
              <w:rPr>
                <w:noProof/>
                <w:webHidden/>
              </w:rPr>
              <w:fldChar w:fldCharType="separate"/>
            </w:r>
            <w:r w:rsidR="00392B3E">
              <w:rPr>
                <w:noProof/>
                <w:webHidden/>
              </w:rPr>
              <w:t>193</w:t>
            </w:r>
            <w:r w:rsidR="00DD6D68" w:rsidRPr="00903DBA">
              <w:rPr>
                <w:noProof/>
                <w:webHidden/>
              </w:rPr>
              <w:fldChar w:fldCharType="end"/>
            </w:r>
          </w:hyperlink>
        </w:p>
        <w:p w14:paraId="68255CC9" w14:textId="7D55267C"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062" w:history="1">
            <w:r w:rsidR="00DD6D68" w:rsidRPr="00903DBA">
              <w:rPr>
                <w:rStyle w:val="Hyperlnk"/>
                <w:noProof/>
              </w:rPr>
              <w:t>10.1.5.</w:t>
            </w:r>
            <w:r w:rsidR="00DD6D68" w:rsidRPr="00903DBA">
              <w:rPr>
                <w:rFonts w:asciiTheme="minorHAnsi" w:eastAsiaTheme="minorEastAsia" w:hAnsiTheme="minorHAnsi"/>
                <w:noProof/>
                <w:color w:val="auto"/>
                <w:lang w:eastAsia="sv-SE"/>
              </w:rPr>
              <w:tab/>
            </w:r>
            <w:r w:rsidR="00DD6D68" w:rsidRPr="00903DBA">
              <w:rPr>
                <w:rStyle w:val="Hyperlnk"/>
                <w:noProof/>
              </w:rPr>
              <w:t>Remove Unreachable Code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_Toc57656062 \h </w:instrText>
            </w:r>
            <w:r w:rsidR="00DD6D68" w:rsidRPr="00903DBA">
              <w:rPr>
                <w:noProof/>
                <w:webHidden/>
              </w:rPr>
            </w:r>
            <w:r w:rsidR="00DD6D68" w:rsidRPr="00903DBA">
              <w:rPr>
                <w:noProof/>
                <w:webHidden/>
              </w:rPr>
              <w:fldChar w:fldCharType="separate"/>
            </w:r>
            <w:r w:rsidR="00392B3E">
              <w:rPr>
                <w:noProof/>
                <w:webHidden/>
              </w:rPr>
              <w:t>194</w:t>
            </w:r>
            <w:r w:rsidR="00DD6D68" w:rsidRPr="00903DBA">
              <w:rPr>
                <w:noProof/>
                <w:webHidden/>
              </w:rPr>
              <w:fldChar w:fldCharType="end"/>
            </w:r>
          </w:hyperlink>
        </w:p>
        <w:p w14:paraId="7C656801" w14:textId="445FC261"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063" w:history="1">
            <w:r w:rsidR="00DD6D68" w:rsidRPr="00903DBA">
              <w:rPr>
                <w:rStyle w:val="Hyperlnk"/>
                <w:noProof/>
              </w:rPr>
              <w:t>10.1.1.</w:t>
            </w:r>
            <w:r w:rsidR="00DD6D68" w:rsidRPr="00903DBA">
              <w:rPr>
                <w:rFonts w:asciiTheme="minorHAnsi" w:eastAsiaTheme="minorEastAsia" w:hAnsiTheme="minorHAnsi"/>
                <w:noProof/>
                <w:color w:val="auto"/>
                <w:lang w:eastAsia="sv-SE"/>
              </w:rPr>
              <w:tab/>
            </w:r>
            <w:r w:rsidR="00DD6D68" w:rsidRPr="00903DBA">
              <w:rPr>
                <w:rStyle w:val="Hyperlnk"/>
                <w:noProof/>
              </w:rPr>
              <w:t>Remove Push-Pop Chains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_Toc57656063 \h </w:instrText>
            </w:r>
            <w:r w:rsidR="00DD6D68" w:rsidRPr="00903DBA">
              <w:rPr>
                <w:noProof/>
                <w:webHidden/>
              </w:rPr>
            </w:r>
            <w:r w:rsidR="00DD6D68" w:rsidRPr="00903DBA">
              <w:rPr>
                <w:noProof/>
                <w:webHidden/>
              </w:rPr>
              <w:fldChar w:fldCharType="separate"/>
            </w:r>
            <w:r w:rsidR="00392B3E">
              <w:rPr>
                <w:noProof/>
                <w:webHidden/>
              </w:rPr>
              <w:t>195</w:t>
            </w:r>
            <w:r w:rsidR="00DD6D68" w:rsidRPr="00903DBA">
              <w:rPr>
                <w:noProof/>
                <w:webHidden/>
              </w:rPr>
              <w:fldChar w:fldCharType="end"/>
            </w:r>
          </w:hyperlink>
        </w:p>
        <w:p w14:paraId="5953D829" w14:textId="24493800"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064" w:history="1">
            <w:r w:rsidR="00DD6D68" w:rsidRPr="00903DBA">
              <w:rPr>
                <w:rStyle w:val="Hyperlnk"/>
                <w:noProof/>
              </w:rPr>
              <w:t>10.1.1.</w:t>
            </w:r>
            <w:r w:rsidR="00DD6D68" w:rsidRPr="00903DBA">
              <w:rPr>
                <w:rFonts w:asciiTheme="minorHAnsi" w:eastAsiaTheme="minorEastAsia" w:hAnsiTheme="minorHAnsi"/>
                <w:noProof/>
                <w:color w:val="auto"/>
                <w:lang w:eastAsia="sv-SE"/>
              </w:rPr>
              <w:tab/>
            </w:r>
            <w:r w:rsidR="00DD6D68" w:rsidRPr="00903DBA">
              <w:rPr>
                <w:rStyle w:val="Hyperlnk"/>
                <w:noProof/>
              </w:rPr>
              <w:t>Merge Pop-Push Chains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_Toc57656064 \h </w:instrText>
            </w:r>
            <w:r w:rsidR="00DD6D68" w:rsidRPr="00903DBA">
              <w:rPr>
                <w:noProof/>
                <w:webHidden/>
              </w:rPr>
            </w:r>
            <w:r w:rsidR="00DD6D68" w:rsidRPr="00903DBA">
              <w:rPr>
                <w:noProof/>
                <w:webHidden/>
              </w:rPr>
              <w:fldChar w:fldCharType="separate"/>
            </w:r>
            <w:r w:rsidR="00392B3E">
              <w:rPr>
                <w:noProof/>
                <w:webHidden/>
              </w:rPr>
              <w:t>195</w:t>
            </w:r>
            <w:r w:rsidR="00DD6D68" w:rsidRPr="00903DBA">
              <w:rPr>
                <w:noProof/>
                <w:webHidden/>
              </w:rPr>
              <w:fldChar w:fldCharType="end"/>
            </w:r>
          </w:hyperlink>
        </w:p>
        <w:p w14:paraId="00988905" w14:textId="274DE009"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065" w:history="1">
            <w:r w:rsidR="00DD6D68" w:rsidRPr="00903DBA">
              <w:rPr>
                <w:rStyle w:val="Hyperlnk"/>
                <w:noProof/>
              </w:rPr>
              <w:t>10.1.2.</w:t>
            </w:r>
            <w:r w:rsidR="00DD6D68" w:rsidRPr="00903DBA">
              <w:rPr>
                <w:rFonts w:asciiTheme="minorHAnsi" w:eastAsiaTheme="minorEastAsia" w:hAnsiTheme="minorHAnsi"/>
                <w:noProof/>
                <w:color w:val="auto"/>
                <w:lang w:eastAsia="sv-SE"/>
              </w:rPr>
              <w:tab/>
            </w:r>
            <w:r w:rsidR="00DD6D68" w:rsidRPr="00903DBA">
              <w:rPr>
                <w:rStyle w:val="Hyperlnk"/>
                <w:noProof/>
              </w:rPr>
              <w:t>Change Top-Pop to Pop</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_Toc57656065 \h </w:instrText>
            </w:r>
            <w:r w:rsidR="00DD6D68" w:rsidRPr="00903DBA">
              <w:rPr>
                <w:noProof/>
                <w:webHidden/>
              </w:rPr>
            </w:r>
            <w:r w:rsidR="00DD6D68" w:rsidRPr="00903DBA">
              <w:rPr>
                <w:noProof/>
                <w:webHidden/>
              </w:rPr>
              <w:fldChar w:fldCharType="separate"/>
            </w:r>
            <w:r w:rsidR="00392B3E">
              <w:rPr>
                <w:noProof/>
                <w:webHidden/>
              </w:rPr>
              <w:t>196</w:t>
            </w:r>
            <w:r w:rsidR="00DD6D68" w:rsidRPr="00903DBA">
              <w:rPr>
                <w:noProof/>
                <w:webHidden/>
              </w:rPr>
              <w:fldChar w:fldCharType="end"/>
            </w:r>
          </w:hyperlink>
        </w:p>
        <w:p w14:paraId="76CD3C69" w14:textId="01093C1F"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066" w:history="1">
            <w:r w:rsidR="00DD6D68" w:rsidRPr="00903DBA">
              <w:rPr>
                <w:rStyle w:val="Hyperlnk"/>
                <w:noProof/>
                <w:highlight w:val="white"/>
              </w:rPr>
              <w:t>10.1.3.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Merge Binary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_Toc57656066 \h </w:instrText>
            </w:r>
            <w:r w:rsidR="00DD6D68" w:rsidRPr="00903DBA">
              <w:rPr>
                <w:noProof/>
                <w:webHidden/>
              </w:rPr>
            </w:r>
            <w:r w:rsidR="00DD6D68" w:rsidRPr="00903DBA">
              <w:rPr>
                <w:noProof/>
                <w:webHidden/>
              </w:rPr>
              <w:fldChar w:fldCharType="separate"/>
            </w:r>
            <w:r w:rsidR="00392B3E">
              <w:rPr>
                <w:noProof/>
                <w:webHidden/>
              </w:rPr>
              <w:t>196</w:t>
            </w:r>
            <w:r w:rsidR="00DD6D68" w:rsidRPr="00903DBA">
              <w:rPr>
                <w:noProof/>
                <w:webHidden/>
              </w:rPr>
              <w:fldChar w:fldCharType="end"/>
            </w:r>
          </w:hyperlink>
        </w:p>
        <w:p w14:paraId="3A937FCF" w14:textId="68997DC3"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067" w:history="1">
            <w:r w:rsidR="00DD6D68" w:rsidRPr="00903DBA">
              <w:rPr>
                <w:rStyle w:val="Hyperlnk"/>
                <w:noProof/>
                <w:highlight w:val="white"/>
              </w:rPr>
              <w:t>10.1.4.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Semantic Optimization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_Toc57656067 \h </w:instrText>
            </w:r>
            <w:r w:rsidR="00DD6D68" w:rsidRPr="00903DBA">
              <w:rPr>
                <w:noProof/>
                <w:webHidden/>
              </w:rPr>
            </w:r>
            <w:r w:rsidR="00DD6D68" w:rsidRPr="00903DBA">
              <w:rPr>
                <w:noProof/>
                <w:webHidden/>
              </w:rPr>
              <w:fldChar w:fldCharType="separate"/>
            </w:r>
            <w:r w:rsidR="00392B3E">
              <w:rPr>
                <w:noProof/>
                <w:webHidden/>
              </w:rPr>
              <w:t>197</w:t>
            </w:r>
            <w:r w:rsidR="00DD6D68" w:rsidRPr="00903DBA">
              <w:rPr>
                <w:noProof/>
                <w:webHidden/>
              </w:rPr>
              <w:fldChar w:fldCharType="end"/>
            </w:r>
          </w:hyperlink>
        </w:p>
        <w:p w14:paraId="479AEA5C" w14:textId="717F3EFC"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068" w:history="1">
            <w:r w:rsidR="00DD6D68" w:rsidRPr="00903DBA">
              <w:rPr>
                <w:rStyle w:val="Hyperlnk"/>
                <w:noProof/>
                <w:highlight w:val="white"/>
              </w:rPr>
              <w:t>10.1.5.</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Optimize Relation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_Toc57656068 \h </w:instrText>
            </w:r>
            <w:r w:rsidR="00DD6D68" w:rsidRPr="00903DBA">
              <w:rPr>
                <w:noProof/>
                <w:webHidden/>
              </w:rPr>
            </w:r>
            <w:r w:rsidR="00DD6D68" w:rsidRPr="00903DBA">
              <w:rPr>
                <w:noProof/>
                <w:webHidden/>
              </w:rPr>
              <w:fldChar w:fldCharType="separate"/>
            </w:r>
            <w:r w:rsidR="00392B3E">
              <w:rPr>
                <w:noProof/>
                <w:webHidden/>
              </w:rPr>
              <w:t>200</w:t>
            </w:r>
            <w:r w:rsidR="00DD6D68" w:rsidRPr="00903DBA">
              <w:rPr>
                <w:noProof/>
                <w:webHidden/>
              </w:rPr>
              <w:fldChar w:fldCharType="end"/>
            </w:r>
          </w:hyperlink>
        </w:p>
        <w:p w14:paraId="1D1DB42D" w14:textId="5587B914"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069" w:history="1">
            <w:r w:rsidR="00DD6D68" w:rsidRPr="00903DBA">
              <w:rPr>
                <w:rStyle w:val="Hyperlnk"/>
                <w:noProof/>
                <w:highlight w:val="white"/>
              </w:rPr>
              <w:t>10.1.1.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Optimize Communicative Expression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_Toc57656069 \h </w:instrText>
            </w:r>
            <w:r w:rsidR="00DD6D68" w:rsidRPr="00903DBA">
              <w:rPr>
                <w:noProof/>
                <w:webHidden/>
              </w:rPr>
            </w:r>
            <w:r w:rsidR="00DD6D68" w:rsidRPr="00903DBA">
              <w:rPr>
                <w:noProof/>
                <w:webHidden/>
              </w:rPr>
              <w:fldChar w:fldCharType="separate"/>
            </w:r>
            <w:r w:rsidR="00392B3E">
              <w:rPr>
                <w:noProof/>
                <w:webHidden/>
              </w:rPr>
              <w:t>201</w:t>
            </w:r>
            <w:r w:rsidR="00DD6D68" w:rsidRPr="00903DBA">
              <w:rPr>
                <w:noProof/>
                <w:webHidden/>
              </w:rPr>
              <w:fldChar w:fldCharType="end"/>
            </w:r>
          </w:hyperlink>
        </w:p>
        <w:p w14:paraId="1795D347" w14:textId="2EC5F59C"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070" w:history="1">
            <w:r w:rsidR="00DD6D68" w:rsidRPr="00903DBA">
              <w:rPr>
                <w:rStyle w:val="Hyperlnk"/>
                <w:noProof/>
              </w:rPr>
              <w:t>10.1.2.</w:t>
            </w:r>
            <w:r w:rsidR="00DD6D68" w:rsidRPr="00903DBA">
              <w:rPr>
                <w:rFonts w:asciiTheme="minorHAnsi" w:eastAsiaTheme="minorEastAsia" w:hAnsiTheme="minorHAnsi"/>
                <w:noProof/>
                <w:color w:val="auto"/>
                <w:lang w:eastAsia="sv-SE"/>
              </w:rPr>
              <w:tab/>
            </w:r>
            <w:r w:rsidR="00DD6D68" w:rsidRPr="00903DBA">
              <w:rPr>
                <w:rStyle w:val="Hyperlnk"/>
                <w:noProof/>
              </w:rPr>
              <w:t>Remove Trivial Assignment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_Toc57656070 \h </w:instrText>
            </w:r>
            <w:r w:rsidR="00DD6D68" w:rsidRPr="00903DBA">
              <w:rPr>
                <w:noProof/>
                <w:webHidden/>
              </w:rPr>
            </w:r>
            <w:r w:rsidR="00DD6D68" w:rsidRPr="00903DBA">
              <w:rPr>
                <w:noProof/>
                <w:webHidden/>
              </w:rPr>
              <w:fldChar w:fldCharType="separate"/>
            </w:r>
            <w:r w:rsidR="00392B3E">
              <w:rPr>
                <w:noProof/>
                <w:webHidden/>
              </w:rPr>
              <w:t>201</w:t>
            </w:r>
            <w:r w:rsidR="00DD6D68" w:rsidRPr="00903DBA">
              <w:rPr>
                <w:noProof/>
                <w:webHidden/>
              </w:rPr>
              <w:fldChar w:fldCharType="end"/>
            </w:r>
          </w:hyperlink>
        </w:p>
        <w:p w14:paraId="69D715B8" w14:textId="7D73F8F7"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071" w:history="1">
            <w:r w:rsidR="00DD6D68" w:rsidRPr="00903DBA">
              <w:rPr>
                <w:rStyle w:val="Hyperlnk"/>
                <w:noProof/>
              </w:rPr>
              <w:t>10.1.3.</w:t>
            </w:r>
            <w:r w:rsidR="00DD6D68" w:rsidRPr="00903DBA">
              <w:rPr>
                <w:rFonts w:asciiTheme="minorHAnsi" w:eastAsiaTheme="minorEastAsia" w:hAnsiTheme="minorHAnsi"/>
                <w:noProof/>
                <w:color w:val="auto"/>
                <w:lang w:eastAsia="sv-SE"/>
              </w:rPr>
              <w:tab/>
            </w:r>
            <w:r w:rsidR="00DD6D68" w:rsidRPr="00903DBA">
              <w:rPr>
                <w:rStyle w:val="Hyperlnk"/>
                <w:noProof/>
              </w:rPr>
              <w:t>Remove Cleared Code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_Toc57656071 \h </w:instrText>
            </w:r>
            <w:r w:rsidR="00DD6D68" w:rsidRPr="00903DBA">
              <w:rPr>
                <w:noProof/>
                <w:webHidden/>
              </w:rPr>
            </w:r>
            <w:r w:rsidR="00DD6D68" w:rsidRPr="00903DBA">
              <w:rPr>
                <w:noProof/>
                <w:webHidden/>
              </w:rPr>
              <w:fldChar w:fldCharType="separate"/>
            </w:r>
            <w:r w:rsidR="00392B3E">
              <w:rPr>
                <w:noProof/>
                <w:webHidden/>
              </w:rPr>
              <w:t>202</w:t>
            </w:r>
            <w:r w:rsidR="00DD6D68" w:rsidRPr="00903DBA">
              <w:rPr>
                <w:noProof/>
                <w:webHidden/>
              </w:rPr>
              <w:fldChar w:fldCharType="end"/>
            </w:r>
          </w:hyperlink>
        </w:p>
        <w:p w14:paraId="7B692642" w14:textId="0BAC1756" w:rsidR="00DD6D68" w:rsidRPr="00903DBA" w:rsidRDefault="004773EA">
          <w:pPr>
            <w:pStyle w:val="Innehll1"/>
            <w:rPr>
              <w:rFonts w:asciiTheme="minorHAnsi" w:eastAsiaTheme="minorEastAsia" w:hAnsiTheme="minorHAnsi"/>
              <w:noProof/>
              <w:color w:val="auto"/>
              <w:lang w:eastAsia="sv-SE"/>
            </w:rPr>
          </w:pPr>
          <w:hyperlink w:anchor="_Toc57656072" w:history="1">
            <w:r w:rsidR="00DD6D68" w:rsidRPr="00903DBA">
              <w:rPr>
                <w:rStyle w:val="Hyperlnk"/>
                <w:noProof/>
              </w:rPr>
              <w:t>11.</w:t>
            </w:r>
            <w:r w:rsidR="00DD6D68" w:rsidRPr="00903DBA">
              <w:rPr>
                <w:rFonts w:asciiTheme="minorHAnsi" w:eastAsiaTheme="minorEastAsia" w:hAnsiTheme="minorHAnsi"/>
                <w:noProof/>
                <w:color w:val="auto"/>
                <w:lang w:eastAsia="sv-SE"/>
              </w:rPr>
              <w:tab/>
            </w:r>
            <w:r w:rsidR="00DD6D68" w:rsidRPr="00903DBA">
              <w:rPr>
                <w:rStyle w:val="Hyperlnk"/>
                <w:noProof/>
              </w:rPr>
              <w:t>Assembly Code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_Toc57656072 \h </w:instrText>
            </w:r>
            <w:r w:rsidR="00DD6D68" w:rsidRPr="00903DBA">
              <w:rPr>
                <w:noProof/>
                <w:webHidden/>
              </w:rPr>
            </w:r>
            <w:r w:rsidR="00DD6D68" w:rsidRPr="00903DBA">
              <w:rPr>
                <w:noProof/>
                <w:webHidden/>
              </w:rPr>
              <w:fldChar w:fldCharType="separate"/>
            </w:r>
            <w:r w:rsidR="00392B3E">
              <w:rPr>
                <w:noProof/>
                <w:webHidden/>
              </w:rPr>
              <w:t>203</w:t>
            </w:r>
            <w:r w:rsidR="00DD6D68" w:rsidRPr="00903DBA">
              <w:rPr>
                <w:noProof/>
                <w:webHidden/>
              </w:rPr>
              <w:fldChar w:fldCharType="end"/>
            </w:r>
          </w:hyperlink>
        </w:p>
        <w:p w14:paraId="0BED99D5" w14:textId="22E76DF4" w:rsidR="00DD6D68" w:rsidRPr="00903DBA" w:rsidRDefault="004773EA">
          <w:pPr>
            <w:pStyle w:val="Innehll2"/>
            <w:tabs>
              <w:tab w:val="left" w:pos="1100"/>
              <w:tab w:val="right" w:leader="dot" w:pos="9350"/>
            </w:tabs>
            <w:rPr>
              <w:rFonts w:asciiTheme="minorHAnsi" w:eastAsiaTheme="minorEastAsia" w:hAnsiTheme="minorHAnsi"/>
              <w:noProof/>
              <w:color w:val="auto"/>
              <w:lang w:eastAsia="sv-SE"/>
            </w:rPr>
          </w:pPr>
          <w:hyperlink w:anchor="_Toc57656073" w:history="1">
            <w:r w:rsidR="00DD6D68" w:rsidRPr="00903DBA">
              <w:rPr>
                <w:rStyle w:val="Hyperlnk"/>
                <w:noProof/>
              </w:rPr>
              <w:t>11.1.</w:t>
            </w:r>
            <w:r w:rsidR="00DD6D68" w:rsidRPr="00903DBA">
              <w:rPr>
                <w:rFonts w:asciiTheme="minorHAnsi" w:eastAsiaTheme="minorEastAsia" w:hAnsiTheme="minorHAnsi"/>
                <w:noProof/>
                <w:color w:val="auto"/>
                <w:lang w:eastAsia="sv-SE"/>
              </w:rPr>
              <w:tab/>
            </w:r>
            <w:r w:rsidR="00DD6D68" w:rsidRPr="00903DBA">
              <w:rPr>
                <w:rStyle w:val="Hyperlnk"/>
                <w:noProof/>
              </w:rPr>
              <w:t>Runtime Management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_Toc57656073 \h </w:instrText>
            </w:r>
            <w:r w:rsidR="00DD6D68" w:rsidRPr="00903DBA">
              <w:rPr>
                <w:noProof/>
                <w:webHidden/>
              </w:rPr>
            </w:r>
            <w:r w:rsidR="00DD6D68" w:rsidRPr="00903DBA">
              <w:rPr>
                <w:noProof/>
                <w:webHidden/>
              </w:rPr>
              <w:fldChar w:fldCharType="separate"/>
            </w:r>
            <w:r w:rsidR="00392B3E">
              <w:rPr>
                <w:noProof/>
                <w:webHidden/>
              </w:rPr>
              <w:t>203</w:t>
            </w:r>
            <w:r w:rsidR="00DD6D68" w:rsidRPr="00903DBA">
              <w:rPr>
                <w:noProof/>
                <w:webHidden/>
              </w:rPr>
              <w:fldChar w:fldCharType="end"/>
            </w:r>
          </w:hyperlink>
        </w:p>
        <w:p w14:paraId="35332A91" w14:textId="64CEDBF4" w:rsidR="00DD6D68" w:rsidRPr="00903DBA" w:rsidRDefault="004773EA">
          <w:pPr>
            <w:pStyle w:val="Innehll2"/>
            <w:tabs>
              <w:tab w:val="left" w:pos="1100"/>
              <w:tab w:val="right" w:leader="dot" w:pos="9350"/>
            </w:tabs>
            <w:rPr>
              <w:rFonts w:asciiTheme="minorHAnsi" w:eastAsiaTheme="minorEastAsia" w:hAnsiTheme="minorHAnsi"/>
              <w:noProof/>
              <w:color w:val="auto"/>
              <w:lang w:eastAsia="sv-SE"/>
            </w:rPr>
          </w:pPr>
          <w:hyperlink w:anchor="_Toc57656074" w:history="1">
            <w:r w:rsidR="00DD6D68" w:rsidRPr="00903DBA">
              <w:rPr>
                <w:rStyle w:val="Hyperlnk"/>
                <w:noProof/>
              </w:rPr>
              <w:t>11.2.</w:t>
            </w:r>
            <w:r w:rsidR="00DD6D68" w:rsidRPr="00903DBA">
              <w:rPr>
                <w:rFonts w:asciiTheme="minorHAnsi" w:eastAsiaTheme="minorEastAsia" w:hAnsiTheme="minorHAnsi"/>
                <w:noProof/>
                <w:color w:val="auto"/>
                <w:lang w:eastAsia="sv-SE"/>
              </w:rPr>
              <w:tab/>
            </w:r>
            <w:r w:rsidR="00DD6D68" w:rsidRPr="00903DBA">
              <w:rPr>
                <w:rStyle w:val="Hyperlnk"/>
                <w:noProof/>
              </w:rPr>
              <w:t>Assembly Operator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_Toc57656074 \h </w:instrText>
            </w:r>
            <w:r w:rsidR="00DD6D68" w:rsidRPr="00903DBA">
              <w:rPr>
                <w:noProof/>
                <w:webHidden/>
              </w:rPr>
            </w:r>
            <w:r w:rsidR="00DD6D68" w:rsidRPr="00903DBA">
              <w:rPr>
                <w:noProof/>
                <w:webHidden/>
              </w:rPr>
              <w:fldChar w:fldCharType="separate"/>
            </w:r>
            <w:r w:rsidR="00392B3E">
              <w:rPr>
                <w:noProof/>
                <w:webHidden/>
              </w:rPr>
              <w:t>205</w:t>
            </w:r>
            <w:r w:rsidR="00DD6D68" w:rsidRPr="00903DBA">
              <w:rPr>
                <w:noProof/>
                <w:webHidden/>
              </w:rPr>
              <w:fldChar w:fldCharType="end"/>
            </w:r>
          </w:hyperlink>
        </w:p>
        <w:p w14:paraId="06F4BA45" w14:textId="1723BB9F" w:rsidR="00DD6D68" w:rsidRPr="00903DBA" w:rsidRDefault="004773EA">
          <w:pPr>
            <w:pStyle w:val="Innehll2"/>
            <w:tabs>
              <w:tab w:val="left" w:pos="1100"/>
              <w:tab w:val="right" w:leader="dot" w:pos="9350"/>
            </w:tabs>
            <w:rPr>
              <w:rFonts w:asciiTheme="minorHAnsi" w:eastAsiaTheme="minorEastAsia" w:hAnsiTheme="minorHAnsi"/>
              <w:noProof/>
              <w:color w:val="auto"/>
              <w:lang w:eastAsia="sv-SE"/>
            </w:rPr>
          </w:pPr>
          <w:hyperlink w:anchor="_Toc57656075" w:history="1">
            <w:r w:rsidR="00DD6D68" w:rsidRPr="00903DBA">
              <w:rPr>
                <w:rStyle w:val="Hyperlnk"/>
                <w:noProof/>
              </w:rPr>
              <w:t>11.3.</w:t>
            </w:r>
            <w:r w:rsidR="00DD6D68" w:rsidRPr="00903DBA">
              <w:rPr>
                <w:rFonts w:asciiTheme="minorHAnsi" w:eastAsiaTheme="minorEastAsia" w:hAnsiTheme="minorHAnsi"/>
                <w:noProof/>
                <w:color w:val="auto"/>
                <w:lang w:eastAsia="sv-SE"/>
              </w:rPr>
              <w:tab/>
            </w:r>
            <w:r w:rsidR="00DD6D68" w:rsidRPr="00903DBA">
              <w:rPr>
                <w:rStyle w:val="Hyperlnk"/>
                <w:noProof/>
              </w:rPr>
              <w:t>Assembly Code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_Toc57656075 \h </w:instrText>
            </w:r>
            <w:r w:rsidR="00DD6D68" w:rsidRPr="00903DBA">
              <w:rPr>
                <w:noProof/>
                <w:webHidden/>
              </w:rPr>
            </w:r>
            <w:r w:rsidR="00DD6D68" w:rsidRPr="00903DBA">
              <w:rPr>
                <w:noProof/>
                <w:webHidden/>
              </w:rPr>
              <w:fldChar w:fldCharType="separate"/>
            </w:r>
            <w:r w:rsidR="00392B3E">
              <w:rPr>
                <w:noProof/>
                <w:webHidden/>
              </w:rPr>
              <w:t>206</w:t>
            </w:r>
            <w:r w:rsidR="00DD6D68" w:rsidRPr="00903DBA">
              <w:rPr>
                <w:noProof/>
                <w:webHidden/>
              </w:rPr>
              <w:fldChar w:fldCharType="end"/>
            </w:r>
          </w:hyperlink>
        </w:p>
        <w:p w14:paraId="759AA861" w14:textId="78086B38"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076" w:history="1">
            <w:r w:rsidR="00DD6D68" w:rsidRPr="00903DBA">
              <w:rPr>
                <w:rStyle w:val="Hyperlnk"/>
                <w:noProof/>
                <w:highlight w:val="white"/>
              </w:rPr>
              <w:t>11.3.1.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Assembly Code Optimization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_Toc57656076 \h </w:instrText>
            </w:r>
            <w:r w:rsidR="00DD6D68" w:rsidRPr="00903DBA">
              <w:rPr>
                <w:noProof/>
                <w:webHidden/>
              </w:rPr>
            </w:r>
            <w:r w:rsidR="00DD6D68" w:rsidRPr="00903DBA">
              <w:rPr>
                <w:noProof/>
                <w:webHidden/>
              </w:rPr>
              <w:fldChar w:fldCharType="separate"/>
            </w:r>
            <w:r w:rsidR="00392B3E">
              <w:rPr>
                <w:noProof/>
                <w:webHidden/>
              </w:rPr>
              <w:t>207</w:t>
            </w:r>
            <w:r w:rsidR="00DD6D68" w:rsidRPr="00903DBA">
              <w:rPr>
                <w:noProof/>
                <w:webHidden/>
              </w:rPr>
              <w:fldChar w:fldCharType="end"/>
            </w:r>
          </w:hyperlink>
        </w:p>
        <w:p w14:paraId="493A7DBC" w14:textId="6AD59288"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077" w:history="1">
            <w:r w:rsidR="00DD6D68" w:rsidRPr="00903DBA">
              <w:rPr>
                <w:rStyle w:val="Hyperlnk"/>
                <w:noProof/>
                <w:highlight w:val="white"/>
              </w:rPr>
              <w:t>11.3.2.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Operator Test Methods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_Toc57656077 \h </w:instrText>
            </w:r>
            <w:r w:rsidR="00DD6D68" w:rsidRPr="00903DBA">
              <w:rPr>
                <w:noProof/>
                <w:webHidden/>
              </w:rPr>
            </w:r>
            <w:r w:rsidR="00DD6D68" w:rsidRPr="00903DBA">
              <w:rPr>
                <w:noProof/>
                <w:webHidden/>
              </w:rPr>
              <w:fldChar w:fldCharType="separate"/>
            </w:r>
            <w:r w:rsidR="00392B3E">
              <w:rPr>
                <w:noProof/>
                <w:webHidden/>
              </w:rPr>
              <w:t>209</w:t>
            </w:r>
            <w:r w:rsidR="00DD6D68" w:rsidRPr="00903DBA">
              <w:rPr>
                <w:noProof/>
                <w:webHidden/>
              </w:rPr>
              <w:fldChar w:fldCharType="end"/>
            </w:r>
          </w:hyperlink>
        </w:p>
        <w:p w14:paraId="63F66FBC" w14:textId="671891EF"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078" w:history="1">
            <w:r w:rsidR="00DD6D68" w:rsidRPr="00903DBA">
              <w:rPr>
                <w:rStyle w:val="Hyperlnk"/>
                <w:noProof/>
                <w:highlight w:val="white"/>
              </w:rPr>
              <w:t>11.3.3.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Register Overlapping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_Toc57656078 \h </w:instrText>
            </w:r>
            <w:r w:rsidR="00DD6D68" w:rsidRPr="00903DBA">
              <w:rPr>
                <w:noProof/>
                <w:webHidden/>
              </w:rPr>
            </w:r>
            <w:r w:rsidR="00DD6D68" w:rsidRPr="00903DBA">
              <w:rPr>
                <w:noProof/>
                <w:webHidden/>
              </w:rPr>
              <w:fldChar w:fldCharType="separate"/>
            </w:r>
            <w:r w:rsidR="00392B3E">
              <w:rPr>
                <w:noProof/>
                <w:webHidden/>
              </w:rPr>
              <w:t>210</w:t>
            </w:r>
            <w:r w:rsidR="00DD6D68" w:rsidRPr="00903DBA">
              <w:rPr>
                <w:noProof/>
                <w:webHidden/>
              </w:rPr>
              <w:fldChar w:fldCharType="end"/>
            </w:r>
          </w:hyperlink>
        </w:p>
        <w:p w14:paraId="0029625B" w14:textId="7CD95EB9"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079" w:history="1">
            <w:r w:rsidR="00DD6D68" w:rsidRPr="00903DBA">
              <w:rPr>
                <w:rStyle w:val="Hyperlnk"/>
                <w:noProof/>
                <w:highlight w:val="white"/>
              </w:rPr>
              <w:t>11.3.4.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Register Size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_Toc57656079 \h </w:instrText>
            </w:r>
            <w:r w:rsidR="00DD6D68" w:rsidRPr="00903DBA">
              <w:rPr>
                <w:noProof/>
                <w:webHidden/>
              </w:rPr>
            </w:r>
            <w:r w:rsidR="00DD6D68" w:rsidRPr="00903DBA">
              <w:rPr>
                <w:noProof/>
                <w:webHidden/>
              </w:rPr>
              <w:fldChar w:fldCharType="separate"/>
            </w:r>
            <w:r w:rsidR="00392B3E">
              <w:rPr>
                <w:noProof/>
                <w:webHidden/>
              </w:rPr>
              <w:t>211</w:t>
            </w:r>
            <w:r w:rsidR="00DD6D68" w:rsidRPr="00903DBA">
              <w:rPr>
                <w:noProof/>
                <w:webHidden/>
              </w:rPr>
              <w:fldChar w:fldCharType="end"/>
            </w:r>
          </w:hyperlink>
        </w:p>
        <w:p w14:paraId="4EAEF57B" w14:textId="277CF02C"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080" w:history="1">
            <w:r w:rsidR="00DD6D68" w:rsidRPr="00903DBA">
              <w:rPr>
                <w:rStyle w:val="Hyperlnk"/>
                <w:noProof/>
                <w:highlight w:val="white"/>
              </w:rPr>
              <w:t>11.3.5.</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ToString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_Toc57656080 \h </w:instrText>
            </w:r>
            <w:r w:rsidR="00DD6D68" w:rsidRPr="00903DBA">
              <w:rPr>
                <w:noProof/>
                <w:webHidden/>
              </w:rPr>
            </w:r>
            <w:r w:rsidR="00DD6D68" w:rsidRPr="00903DBA">
              <w:rPr>
                <w:noProof/>
                <w:webHidden/>
              </w:rPr>
              <w:fldChar w:fldCharType="separate"/>
            </w:r>
            <w:r w:rsidR="00392B3E">
              <w:rPr>
                <w:noProof/>
                <w:webHidden/>
              </w:rPr>
              <w:t>214</w:t>
            </w:r>
            <w:r w:rsidR="00DD6D68" w:rsidRPr="00903DBA">
              <w:rPr>
                <w:noProof/>
                <w:webHidden/>
              </w:rPr>
              <w:fldChar w:fldCharType="end"/>
            </w:r>
          </w:hyperlink>
        </w:p>
        <w:p w14:paraId="290C40E9" w14:textId="1F2331AB" w:rsidR="00DD6D68" w:rsidRPr="00903DBA" w:rsidRDefault="004773EA">
          <w:pPr>
            <w:pStyle w:val="Innehll2"/>
            <w:tabs>
              <w:tab w:val="left" w:pos="1100"/>
              <w:tab w:val="right" w:leader="dot" w:pos="9350"/>
            </w:tabs>
            <w:rPr>
              <w:rFonts w:asciiTheme="minorHAnsi" w:eastAsiaTheme="minorEastAsia" w:hAnsiTheme="minorHAnsi"/>
              <w:noProof/>
              <w:color w:val="auto"/>
              <w:lang w:eastAsia="sv-SE"/>
            </w:rPr>
          </w:pPr>
          <w:hyperlink w:anchor="_Toc57656081" w:history="1">
            <w:r w:rsidR="00DD6D68" w:rsidRPr="00903DBA">
              <w:rPr>
                <w:rStyle w:val="Hyperlnk"/>
                <w:noProof/>
              </w:rPr>
              <w:t>11.4.</w:t>
            </w:r>
            <w:r w:rsidR="00DD6D68" w:rsidRPr="00903DBA">
              <w:rPr>
                <w:rFonts w:asciiTheme="minorHAnsi" w:eastAsiaTheme="minorEastAsia" w:hAnsiTheme="minorHAnsi"/>
                <w:noProof/>
                <w:color w:val="auto"/>
                <w:lang w:eastAsia="sv-SE"/>
              </w:rPr>
              <w:tab/>
            </w:r>
            <w:r w:rsidR="00DD6D68" w:rsidRPr="00903DBA">
              <w:rPr>
                <w:rStyle w:val="Hyperlnk"/>
                <w:noProof/>
              </w:rPr>
              <w:t>Tracks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_Toc57656081 \h </w:instrText>
            </w:r>
            <w:r w:rsidR="00DD6D68" w:rsidRPr="00903DBA">
              <w:rPr>
                <w:noProof/>
                <w:webHidden/>
              </w:rPr>
            </w:r>
            <w:r w:rsidR="00DD6D68" w:rsidRPr="00903DBA">
              <w:rPr>
                <w:noProof/>
                <w:webHidden/>
              </w:rPr>
              <w:fldChar w:fldCharType="separate"/>
            </w:r>
            <w:r w:rsidR="00392B3E">
              <w:rPr>
                <w:noProof/>
                <w:webHidden/>
              </w:rPr>
              <w:t>218</w:t>
            </w:r>
            <w:r w:rsidR="00DD6D68" w:rsidRPr="00903DBA">
              <w:rPr>
                <w:noProof/>
                <w:webHidden/>
              </w:rPr>
              <w:fldChar w:fldCharType="end"/>
            </w:r>
          </w:hyperlink>
        </w:p>
        <w:p w14:paraId="5622E89C" w14:textId="2633139E" w:rsidR="00DD6D68" w:rsidRPr="00903DBA" w:rsidRDefault="004773EA">
          <w:pPr>
            <w:pStyle w:val="Innehll2"/>
            <w:tabs>
              <w:tab w:val="left" w:pos="1100"/>
              <w:tab w:val="right" w:leader="dot" w:pos="9350"/>
            </w:tabs>
            <w:rPr>
              <w:rFonts w:asciiTheme="minorHAnsi" w:eastAsiaTheme="minorEastAsia" w:hAnsiTheme="minorHAnsi"/>
              <w:noProof/>
              <w:color w:val="auto"/>
              <w:lang w:eastAsia="sv-SE"/>
            </w:rPr>
          </w:pPr>
          <w:hyperlink w:anchor="_Toc57656082" w:history="1">
            <w:r w:rsidR="00DD6D68" w:rsidRPr="00903DBA">
              <w:rPr>
                <w:rStyle w:val="Hyperlnk"/>
                <w:noProof/>
              </w:rPr>
              <w:t>11.5.</w:t>
            </w:r>
            <w:r w:rsidR="00DD6D68" w:rsidRPr="00903DBA">
              <w:rPr>
                <w:rFonts w:asciiTheme="minorHAnsi" w:eastAsiaTheme="minorEastAsia" w:hAnsiTheme="minorHAnsi"/>
                <w:noProof/>
                <w:color w:val="auto"/>
                <w:lang w:eastAsia="sv-SE"/>
              </w:rPr>
              <w:tab/>
            </w:r>
            <w:r w:rsidR="00DD6D68" w:rsidRPr="00903DBA">
              <w:rPr>
                <w:rStyle w:val="Hyperlnk"/>
                <w:noProof/>
              </w:rPr>
              <w:t>Register Allocation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_Toc57656082 \h </w:instrText>
            </w:r>
            <w:r w:rsidR="00DD6D68" w:rsidRPr="00903DBA">
              <w:rPr>
                <w:noProof/>
                <w:webHidden/>
              </w:rPr>
            </w:r>
            <w:r w:rsidR="00DD6D68" w:rsidRPr="00903DBA">
              <w:rPr>
                <w:noProof/>
                <w:webHidden/>
              </w:rPr>
              <w:fldChar w:fldCharType="separate"/>
            </w:r>
            <w:r w:rsidR="00392B3E">
              <w:rPr>
                <w:noProof/>
                <w:webHidden/>
              </w:rPr>
              <w:t>220</w:t>
            </w:r>
            <w:r w:rsidR="00DD6D68" w:rsidRPr="00903DBA">
              <w:rPr>
                <w:noProof/>
                <w:webHidden/>
              </w:rPr>
              <w:fldChar w:fldCharType="end"/>
            </w:r>
          </w:hyperlink>
        </w:p>
        <w:p w14:paraId="14428AD5" w14:textId="3F9D98D6" w:rsidR="00DD6D68" w:rsidRPr="00903DBA" w:rsidRDefault="004773EA">
          <w:pPr>
            <w:pStyle w:val="Innehll2"/>
            <w:tabs>
              <w:tab w:val="left" w:pos="1100"/>
              <w:tab w:val="right" w:leader="dot" w:pos="9350"/>
            </w:tabs>
            <w:rPr>
              <w:rFonts w:asciiTheme="minorHAnsi" w:eastAsiaTheme="minorEastAsia" w:hAnsiTheme="minorHAnsi"/>
              <w:noProof/>
              <w:color w:val="auto"/>
              <w:lang w:eastAsia="sv-SE"/>
            </w:rPr>
          </w:pPr>
          <w:hyperlink w:anchor="_Toc57656083" w:history="1">
            <w:r w:rsidR="00DD6D68" w:rsidRPr="00903DBA">
              <w:rPr>
                <w:rStyle w:val="Hyperlnk"/>
                <w:noProof/>
              </w:rPr>
              <w:t>11.6.</w:t>
            </w:r>
            <w:r w:rsidR="00DD6D68" w:rsidRPr="00903DBA">
              <w:rPr>
                <w:rFonts w:asciiTheme="minorHAnsi" w:eastAsiaTheme="minorEastAsia" w:hAnsiTheme="minorHAnsi"/>
                <w:noProof/>
                <w:color w:val="auto"/>
                <w:lang w:eastAsia="sv-SE"/>
              </w:rPr>
              <w:tab/>
            </w:r>
            <w:r w:rsidR="00DD6D68" w:rsidRPr="00903DBA">
              <w:rPr>
                <w:rStyle w:val="Hyperlnk"/>
                <w:noProof/>
              </w:rPr>
              <w:t>Assembly Code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_Toc57656083 \h </w:instrText>
            </w:r>
            <w:r w:rsidR="00DD6D68" w:rsidRPr="00903DBA">
              <w:rPr>
                <w:noProof/>
                <w:webHidden/>
              </w:rPr>
            </w:r>
            <w:r w:rsidR="00DD6D68" w:rsidRPr="00903DBA">
              <w:rPr>
                <w:noProof/>
                <w:webHidden/>
              </w:rPr>
              <w:fldChar w:fldCharType="separate"/>
            </w:r>
            <w:r w:rsidR="00392B3E">
              <w:rPr>
                <w:noProof/>
                <w:webHidden/>
              </w:rPr>
              <w:t>225</w:t>
            </w:r>
            <w:r w:rsidR="00DD6D68" w:rsidRPr="00903DBA">
              <w:rPr>
                <w:noProof/>
                <w:webHidden/>
              </w:rPr>
              <w:fldChar w:fldCharType="end"/>
            </w:r>
          </w:hyperlink>
        </w:p>
        <w:p w14:paraId="57D4BEE8" w14:textId="5B6D043A"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084" w:history="1">
            <w:r w:rsidR="00DD6D68" w:rsidRPr="00903DBA">
              <w:rPr>
                <w:rStyle w:val="Hyperlnk"/>
                <w:noProof/>
                <w:highlight w:val="white"/>
              </w:rPr>
              <w:t>11.6.1.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The Long Switch Statement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_Toc57656084 \h </w:instrText>
            </w:r>
            <w:r w:rsidR="00DD6D68" w:rsidRPr="00903DBA">
              <w:rPr>
                <w:noProof/>
                <w:webHidden/>
              </w:rPr>
            </w:r>
            <w:r w:rsidR="00DD6D68" w:rsidRPr="00903DBA">
              <w:rPr>
                <w:noProof/>
                <w:webHidden/>
              </w:rPr>
              <w:fldChar w:fldCharType="separate"/>
            </w:r>
            <w:r w:rsidR="00392B3E">
              <w:rPr>
                <w:noProof/>
                <w:webHidden/>
              </w:rPr>
              <w:t>226</w:t>
            </w:r>
            <w:r w:rsidR="00DD6D68" w:rsidRPr="00903DBA">
              <w:rPr>
                <w:noProof/>
                <w:webHidden/>
              </w:rPr>
              <w:fldChar w:fldCharType="end"/>
            </w:r>
          </w:hyperlink>
        </w:p>
        <w:p w14:paraId="17ACA698" w14:textId="685DDC09"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085" w:history="1">
            <w:r w:rsidR="00DD6D68" w:rsidRPr="00903DBA">
              <w:rPr>
                <w:rStyle w:val="Hyperlnk"/>
                <w:noProof/>
                <w:highlight w:val="white"/>
              </w:rPr>
              <w:t>11.6.2.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Track Set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_Toc57656085 \h </w:instrText>
            </w:r>
            <w:r w:rsidR="00DD6D68" w:rsidRPr="00903DBA">
              <w:rPr>
                <w:noProof/>
                <w:webHidden/>
              </w:rPr>
            </w:r>
            <w:r w:rsidR="00DD6D68" w:rsidRPr="00903DBA">
              <w:rPr>
                <w:noProof/>
                <w:webHidden/>
              </w:rPr>
              <w:fldChar w:fldCharType="separate"/>
            </w:r>
            <w:r w:rsidR="00392B3E">
              <w:rPr>
                <w:noProof/>
                <w:webHidden/>
              </w:rPr>
              <w:t>231</w:t>
            </w:r>
            <w:r w:rsidR="00DD6D68" w:rsidRPr="00903DBA">
              <w:rPr>
                <w:noProof/>
                <w:webHidden/>
              </w:rPr>
              <w:fldChar w:fldCharType="end"/>
            </w:r>
          </w:hyperlink>
        </w:p>
        <w:p w14:paraId="557FE6AA" w14:textId="6D03088E"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086" w:history="1">
            <w:r w:rsidR="00DD6D68" w:rsidRPr="00903DBA">
              <w:rPr>
                <w:rStyle w:val="Hyperlnk"/>
                <w:noProof/>
                <w:highlight w:val="white"/>
              </w:rPr>
              <w:t>11.6.3.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Function Calls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_Toc57656086 \h </w:instrText>
            </w:r>
            <w:r w:rsidR="00DD6D68" w:rsidRPr="00903DBA">
              <w:rPr>
                <w:noProof/>
                <w:webHidden/>
              </w:rPr>
            </w:r>
            <w:r w:rsidR="00DD6D68" w:rsidRPr="00903DBA">
              <w:rPr>
                <w:noProof/>
                <w:webHidden/>
              </w:rPr>
              <w:fldChar w:fldCharType="separate"/>
            </w:r>
            <w:r w:rsidR="00392B3E">
              <w:rPr>
                <w:noProof/>
                <w:webHidden/>
              </w:rPr>
              <w:t>232</w:t>
            </w:r>
            <w:r w:rsidR="00DD6D68" w:rsidRPr="00903DBA">
              <w:rPr>
                <w:noProof/>
                <w:webHidden/>
              </w:rPr>
              <w:fldChar w:fldCharType="end"/>
            </w:r>
          </w:hyperlink>
        </w:p>
        <w:p w14:paraId="26C0F29B" w14:textId="55A0D619"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087" w:history="1">
            <w:r w:rsidR="00DD6D68" w:rsidRPr="00903DBA">
              <w:rPr>
                <w:rStyle w:val="Hyperlnk"/>
                <w:noProof/>
                <w:highlight w:val="white"/>
              </w:rPr>
              <w:t>11.6.4.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Loading Values into Registers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_Toc57656087 \h </w:instrText>
            </w:r>
            <w:r w:rsidR="00DD6D68" w:rsidRPr="00903DBA">
              <w:rPr>
                <w:noProof/>
                <w:webHidden/>
              </w:rPr>
            </w:r>
            <w:r w:rsidR="00DD6D68" w:rsidRPr="00903DBA">
              <w:rPr>
                <w:noProof/>
                <w:webHidden/>
              </w:rPr>
              <w:fldChar w:fldCharType="separate"/>
            </w:r>
            <w:r w:rsidR="00392B3E">
              <w:rPr>
                <w:noProof/>
                <w:webHidden/>
              </w:rPr>
              <w:t>237</w:t>
            </w:r>
            <w:r w:rsidR="00DD6D68" w:rsidRPr="00903DBA">
              <w:rPr>
                <w:noProof/>
                <w:webHidden/>
              </w:rPr>
              <w:fldChar w:fldCharType="end"/>
            </w:r>
          </w:hyperlink>
        </w:p>
        <w:p w14:paraId="5327FEE5" w14:textId="0E09DF80"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088" w:history="1">
            <w:r w:rsidR="00DD6D68" w:rsidRPr="00903DBA">
              <w:rPr>
                <w:rStyle w:val="Hyperlnk"/>
                <w:noProof/>
                <w:highlight w:val="white"/>
              </w:rPr>
              <w:t>11.6.5.</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 xml:space="preserve">Return, Exit, and </w:t>
            </w:r>
            <w:r w:rsidR="00C0170C">
              <w:rPr>
                <w:rStyle w:val="Hyperlnk"/>
                <w:noProof/>
                <w:highlight w:val="white"/>
              </w:rPr>
              <w:t>Jump</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_Toc57656088 \h </w:instrText>
            </w:r>
            <w:r w:rsidR="00DD6D68" w:rsidRPr="00903DBA">
              <w:rPr>
                <w:noProof/>
                <w:webHidden/>
              </w:rPr>
            </w:r>
            <w:r w:rsidR="00DD6D68" w:rsidRPr="00903DBA">
              <w:rPr>
                <w:noProof/>
                <w:webHidden/>
              </w:rPr>
              <w:fldChar w:fldCharType="separate"/>
            </w:r>
            <w:r w:rsidR="00392B3E">
              <w:rPr>
                <w:noProof/>
                <w:webHidden/>
              </w:rPr>
              <w:t>240</w:t>
            </w:r>
            <w:r w:rsidR="00DD6D68" w:rsidRPr="00903DBA">
              <w:rPr>
                <w:noProof/>
                <w:webHidden/>
              </w:rPr>
              <w:fldChar w:fldCharType="end"/>
            </w:r>
          </w:hyperlink>
        </w:p>
        <w:p w14:paraId="406A882F" w14:textId="60B88631"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089" w:history="1">
            <w:r w:rsidR="00DD6D68" w:rsidRPr="00903DBA">
              <w:rPr>
                <w:rStyle w:val="Hyperlnk"/>
                <w:noProof/>
                <w:highlight w:val="white"/>
              </w:rPr>
              <w:t>11.6.6.</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Load and Inspect Registers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_Toc57656089 \h </w:instrText>
            </w:r>
            <w:r w:rsidR="00DD6D68" w:rsidRPr="00903DBA">
              <w:rPr>
                <w:noProof/>
                <w:webHidden/>
              </w:rPr>
            </w:r>
            <w:r w:rsidR="00DD6D68" w:rsidRPr="00903DBA">
              <w:rPr>
                <w:noProof/>
                <w:webHidden/>
              </w:rPr>
              <w:fldChar w:fldCharType="separate"/>
            </w:r>
            <w:r w:rsidR="00392B3E">
              <w:rPr>
                <w:noProof/>
                <w:webHidden/>
              </w:rPr>
              <w:t>243</w:t>
            </w:r>
            <w:r w:rsidR="00DD6D68" w:rsidRPr="00903DBA">
              <w:rPr>
                <w:noProof/>
                <w:webHidden/>
              </w:rPr>
              <w:fldChar w:fldCharType="end"/>
            </w:r>
          </w:hyperlink>
        </w:p>
        <w:p w14:paraId="51F7499E" w14:textId="16D28547"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090" w:history="1">
            <w:r w:rsidR="00DD6D68" w:rsidRPr="00903DBA">
              <w:rPr>
                <w:rStyle w:val="Hyperlnk"/>
                <w:noProof/>
                <w:highlight w:val="white"/>
              </w:rPr>
              <w:t>11.6.7.</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Initialization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_Toc57656090 \h </w:instrText>
            </w:r>
            <w:r w:rsidR="00DD6D68" w:rsidRPr="00903DBA">
              <w:rPr>
                <w:noProof/>
                <w:webHidden/>
              </w:rPr>
            </w:r>
            <w:r w:rsidR="00DD6D68" w:rsidRPr="00903DBA">
              <w:rPr>
                <w:noProof/>
                <w:webHidden/>
              </w:rPr>
              <w:fldChar w:fldCharType="separate"/>
            </w:r>
            <w:r w:rsidR="00392B3E">
              <w:rPr>
                <w:noProof/>
                <w:webHidden/>
              </w:rPr>
              <w:t>244</w:t>
            </w:r>
            <w:r w:rsidR="00DD6D68" w:rsidRPr="00903DBA">
              <w:rPr>
                <w:noProof/>
                <w:webHidden/>
              </w:rPr>
              <w:fldChar w:fldCharType="end"/>
            </w:r>
          </w:hyperlink>
        </w:p>
        <w:p w14:paraId="16D0045F" w14:textId="7EF0EE77"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091" w:history="1">
            <w:r w:rsidR="00DD6D68" w:rsidRPr="00903DBA">
              <w:rPr>
                <w:rStyle w:val="Hyperlnk"/>
                <w:noProof/>
                <w:highlight w:val="white"/>
              </w:rPr>
              <w:t>11.6.8.</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Integral Multiplication, Division, and Modulo</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_Toc57656091 \h </w:instrText>
            </w:r>
            <w:r w:rsidR="00DD6D68" w:rsidRPr="00903DBA">
              <w:rPr>
                <w:noProof/>
                <w:webHidden/>
              </w:rPr>
            </w:r>
            <w:r w:rsidR="00DD6D68" w:rsidRPr="00903DBA">
              <w:rPr>
                <w:noProof/>
                <w:webHidden/>
              </w:rPr>
              <w:fldChar w:fldCharType="separate"/>
            </w:r>
            <w:r w:rsidR="00392B3E">
              <w:rPr>
                <w:noProof/>
                <w:webHidden/>
              </w:rPr>
              <w:t>244</w:t>
            </w:r>
            <w:r w:rsidR="00DD6D68" w:rsidRPr="00903DBA">
              <w:rPr>
                <w:noProof/>
                <w:webHidden/>
              </w:rPr>
              <w:fldChar w:fldCharType="end"/>
            </w:r>
          </w:hyperlink>
        </w:p>
        <w:p w14:paraId="45447F69" w14:textId="230F72D5"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092" w:history="1">
            <w:r w:rsidR="00DD6D68" w:rsidRPr="00903DBA">
              <w:rPr>
                <w:rStyle w:val="Hyperlnk"/>
                <w:noProof/>
                <w:highlight w:val="white"/>
              </w:rPr>
              <w:t>11.6.1.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Integral Assignment and Parameters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_Toc57656092 \h </w:instrText>
            </w:r>
            <w:r w:rsidR="00DD6D68" w:rsidRPr="00903DBA">
              <w:rPr>
                <w:noProof/>
                <w:webHidden/>
              </w:rPr>
            </w:r>
            <w:r w:rsidR="00DD6D68" w:rsidRPr="00903DBA">
              <w:rPr>
                <w:noProof/>
                <w:webHidden/>
              </w:rPr>
              <w:fldChar w:fldCharType="separate"/>
            </w:r>
            <w:r w:rsidR="00392B3E">
              <w:rPr>
                <w:noProof/>
                <w:webHidden/>
              </w:rPr>
              <w:t>246</w:t>
            </w:r>
            <w:r w:rsidR="00DD6D68" w:rsidRPr="00903DBA">
              <w:rPr>
                <w:noProof/>
                <w:webHidden/>
              </w:rPr>
              <w:fldChar w:fldCharType="end"/>
            </w:r>
          </w:hyperlink>
        </w:p>
        <w:p w14:paraId="6FD8C33F" w14:textId="19FE5EBF"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093" w:history="1">
            <w:r w:rsidR="00DD6D68" w:rsidRPr="00903DBA">
              <w:rPr>
                <w:rStyle w:val="Hyperlnk"/>
                <w:noProof/>
                <w:highlight w:val="white"/>
              </w:rPr>
              <w:t>11.6.2.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Unary Integral Operations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_Toc57656093 \h </w:instrText>
            </w:r>
            <w:r w:rsidR="00DD6D68" w:rsidRPr="00903DBA">
              <w:rPr>
                <w:noProof/>
                <w:webHidden/>
              </w:rPr>
            </w:r>
            <w:r w:rsidR="00DD6D68" w:rsidRPr="00903DBA">
              <w:rPr>
                <w:noProof/>
                <w:webHidden/>
              </w:rPr>
              <w:fldChar w:fldCharType="separate"/>
            </w:r>
            <w:r w:rsidR="00392B3E">
              <w:rPr>
                <w:noProof/>
                <w:webHidden/>
              </w:rPr>
              <w:t>249</w:t>
            </w:r>
            <w:r w:rsidR="00DD6D68" w:rsidRPr="00903DBA">
              <w:rPr>
                <w:noProof/>
                <w:webHidden/>
              </w:rPr>
              <w:fldChar w:fldCharType="end"/>
            </w:r>
          </w:hyperlink>
        </w:p>
        <w:p w14:paraId="69C73B80" w14:textId="71AE45A0"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094" w:history="1">
            <w:r w:rsidR="00DD6D68" w:rsidRPr="00903DBA">
              <w:rPr>
                <w:rStyle w:val="Hyperlnk"/>
                <w:noProof/>
                <w:highlight w:val="white"/>
              </w:rPr>
              <w:t>11.6.3.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Integral Binary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_Toc57656094 \h </w:instrText>
            </w:r>
            <w:r w:rsidR="00DD6D68" w:rsidRPr="00903DBA">
              <w:rPr>
                <w:noProof/>
                <w:webHidden/>
              </w:rPr>
            </w:r>
            <w:r w:rsidR="00DD6D68" w:rsidRPr="00903DBA">
              <w:rPr>
                <w:noProof/>
                <w:webHidden/>
              </w:rPr>
              <w:fldChar w:fldCharType="separate"/>
            </w:r>
            <w:r w:rsidR="00392B3E">
              <w:rPr>
                <w:noProof/>
                <w:webHidden/>
              </w:rPr>
              <w:t>251</w:t>
            </w:r>
            <w:r w:rsidR="00DD6D68" w:rsidRPr="00903DBA">
              <w:rPr>
                <w:noProof/>
                <w:webHidden/>
              </w:rPr>
              <w:fldChar w:fldCharType="end"/>
            </w:r>
          </w:hyperlink>
        </w:p>
        <w:p w14:paraId="1B4281D5" w14:textId="5AB9E3A4"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095" w:history="1">
            <w:r w:rsidR="00DD6D68" w:rsidRPr="00903DBA">
              <w:rPr>
                <w:rStyle w:val="Hyperlnk"/>
                <w:noProof/>
                <w:highlight w:val="white"/>
              </w:rPr>
              <w:t>11.6.1.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Base and Offset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_Toc57656095 \h </w:instrText>
            </w:r>
            <w:r w:rsidR="00DD6D68" w:rsidRPr="00903DBA">
              <w:rPr>
                <w:noProof/>
                <w:webHidden/>
              </w:rPr>
            </w:r>
            <w:r w:rsidR="00DD6D68" w:rsidRPr="00903DBA">
              <w:rPr>
                <w:noProof/>
                <w:webHidden/>
              </w:rPr>
              <w:fldChar w:fldCharType="separate"/>
            </w:r>
            <w:r w:rsidR="00392B3E">
              <w:rPr>
                <w:noProof/>
                <w:webHidden/>
              </w:rPr>
              <w:t>255</w:t>
            </w:r>
            <w:r w:rsidR="00DD6D68" w:rsidRPr="00903DBA">
              <w:rPr>
                <w:noProof/>
                <w:webHidden/>
              </w:rPr>
              <w:fldChar w:fldCharType="end"/>
            </w:r>
          </w:hyperlink>
        </w:p>
        <w:p w14:paraId="617B842C" w14:textId="5C5C43CF"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096" w:history="1">
            <w:r w:rsidR="00DD6D68" w:rsidRPr="00903DBA">
              <w:rPr>
                <w:rStyle w:val="Hyperlnk"/>
                <w:noProof/>
                <w:highlight w:val="white"/>
              </w:rPr>
              <w:t>11.6.2.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Case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_Toc57656096 \h </w:instrText>
            </w:r>
            <w:r w:rsidR="00DD6D68" w:rsidRPr="00903DBA">
              <w:rPr>
                <w:noProof/>
                <w:webHidden/>
              </w:rPr>
            </w:r>
            <w:r w:rsidR="00DD6D68" w:rsidRPr="00903DBA">
              <w:rPr>
                <w:noProof/>
                <w:webHidden/>
              </w:rPr>
              <w:fldChar w:fldCharType="separate"/>
            </w:r>
            <w:r w:rsidR="00392B3E">
              <w:rPr>
                <w:noProof/>
                <w:webHidden/>
              </w:rPr>
              <w:t>256</w:t>
            </w:r>
            <w:r w:rsidR="00DD6D68" w:rsidRPr="00903DBA">
              <w:rPr>
                <w:noProof/>
                <w:webHidden/>
              </w:rPr>
              <w:fldChar w:fldCharType="end"/>
            </w:r>
          </w:hyperlink>
        </w:p>
        <w:p w14:paraId="5A8A63E0" w14:textId="1C6A4A86"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097" w:history="1">
            <w:r w:rsidR="00DD6D68" w:rsidRPr="00903DBA">
              <w:rPr>
                <w:rStyle w:val="Hyperlnk"/>
                <w:noProof/>
                <w:highlight w:val="white"/>
              </w:rPr>
              <w:t>11.6.3.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Address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_Toc57656097 \h </w:instrText>
            </w:r>
            <w:r w:rsidR="00DD6D68" w:rsidRPr="00903DBA">
              <w:rPr>
                <w:noProof/>
                <w:webHidden/>
              </w:rPr>
            </w:r>
            <w:r w:rsidR="00DD6D68" w:rsidRPr="00903DBA">
              <w:rPr>
                <w:noProof/>
                <w:webHidden/>
              </w:rPr>
              <w:fldChar w:fldCharType="separate"/>
            </w:r>
            <w:r w:rsidR="00392B3E">
              <w:rPr>
                <w:noProof/>
                <w:webHidden/>
              </w:rPr>
              <w:t>256</w:t>
            </w:r>
            <w:r w:rsidR="00DD6D68" w:rsidRPr="00903DBA">
              <w:rPr>
                <w:noProof/>
                <w:webHidden/>
              </w:rPr>
              <w:fldChar w:fldCharType="end"/>
            </w:r>
          </w:hyperlink>
        </w:p>
        <w:p w14:paraId="0A2664B1" w14:textId="51D5B14C"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098" w:history="1">
            <w:r w:rsidR="00DD6D68" w:rsidRPr="00903DBA">
              <w:rPr>
                <w:rStyle w:val="Hyperlnk"/>
                <w:noProof/>
                <w:highlight w:val="white"/>
              </w:rPr>
              <w:t>11.6.1.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Floating Binary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_Toc57656098 \h </w:instrText>
            </w:r>
            <w:r w:rsidR="00DD6D68" w:rsidRPr="00903DBA">
              <w:rPr>
                <w:noProof/>
                <w:webHidden/>
              </w:rPr>
            </w:r>
            <w:r w:rsidR="00DD6D68" w:rsidRPr="00903DBA">
              <w:rPr>
                <w:noProof/>
                <w:webHidden/>
              </w:rPr>
              <w:fldChar w:fldCharType="separate"/>
            </w:r>
            <w:r w:rsidR="00392B3E">
              <w:rPr>
                <w:noProof/>
                <w:webHidden/>
              </w:rPr>
              <w:t>257</w:t>
            </w:r>
            <w:r w:rsidR="00DD6D68" w:rsidRPr="00903DBA">
              <w:rPr>
                <w:noProof/>
                <w:webHidden/>
              </w:rPr>
              <w:fldChar w:fldCharType="end"/>
            </w:r>
          </w:hyperlink>
        </w:p>
        <w:p w14:paraId="7DF18562" w14:textId="20CAFFCE"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099" w:history="1">
            <w:r w:rsidR="00DD6D68" w:rsidRPr="00903DBA">
              <w:rPr>
                <w:rStyle w:val="Hyperlnk"/>
                <w:noProof/>
                <w:highlight w:val="white"/>
              </w:rPr>
              <w:t>11.6.1.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Floating Relation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_Toc57656099 \h </w:instrText>
            </w:r>
            <w:r w:rsidR="00DD6D68" w:rsidRPr="00903DBA">
              <w:rPr>
                <w:noProof/>
                <w:webHidden/>
              </w:rPr>
            </w:r>
            <w:r w:rsidR="00DD6D68" w:rsidRPr="00903DBA">
              <w:rPr>
                <w:noProof/>
                <w:webHidden/>
              </w:rPr>
              <w:fldChar w:fldCharType="separate"/>
            </w:r>
            <w:r w:rsidR="00392B3E">
              <w:rPr>
                <w:noProof/>
                <w:webHidden/>
              </w:rPr>
              <w:t>258</w:t>
            </w:r>
            <w:r w:rsidR="00DD6D68" w:rsidRPr="00903DBA">
              <w:rPr>
                <w:noProof/>
                <w:webHidden/>
              </w:rPr>
              <w:fldChar w:fldCharType="end"/>
            </w:r>
          </w:hyperlink>
        </w:p>
        <w:p w14:paraId="3596EB73" w14:textId="502FB061"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100" w:history="1">
            <w:r w:rsidR="00DD6D68" w:rsidRPr="00903DBA">
              <w:rPr>
                <w:rStyle w:val="Hyperlnk"/>
                <w:noProof/>
                <w:highlight w:val="white"/>
              </w:rPr>
              <w:t>11.6.2.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Floating Push and Pop</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_Toc57656100 \h </w:instrText>
            </w:r>
            <w:r w:rsidR="00DD6D68" w:rsidRPr="00903DBA">
              <w:rPr>
                <w:noProof/>
                <w:webHidden/>
              </w:rPr>
            </w:r>
            <w:r w:rsidR="00DD6D68" w:rsidRPr="00903DBA">
              <w:rPr>
                <w:noProof/>
                <w:webHidden/>
              </w:rPr>
              <w:fldChar w:fldCharType="separate"/>
            </w:r>
            <w:r w:rsidR="00392B3E">
              <w:rPr>
                <w:noProof/>
                <w:webHidden/>
              </w:rPr>
              <w:t>258</w:t>
            </w:r>
            <w:r w:rsidR="00DD6D68" w:rsidRPr="00903DBA">
              <w:rPr>
                <w:noProof/>
                <w:webHidden/>
              </w:rPr>
              <w:fldChar w:fldCharType="end"/>
            </w:r>
          </w:hyperlink>
        </w:p>
        <w:p w14:paraId="79D37583" w14:textId="021B3527"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101" w:history="1">
            <w:r w:rsidR="00DD6D68" w:rsidRPr="00903DBA">
              <w:rPr>
                <w:rStyle w:val="Hyperlnk"/>
                <w:noProof/>
                <w:highlight w:val="white"/>
              </w:rPr>
              <w:t>11.6.3.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Type Conversion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_Toc57656101 \h </w:instrText>
            </w:r>
            <w:r w:rsidR="00DD6D68" w:rsidRPr="00903DBA">
              <w:rPr>
                <w:noProof/>
                <w:webHidden/>
              </w:rPr>
            </w:r>
            <w:r w:rsidR="00DD6D68" w:rsidRPr="00903DBA">
              <w:rPr>
                <w:noProof/>
                <w:webHidden/>
              </w:rPr>
              <w:fldChar w:fldCharType="separate"/>
            </w:r>
            <w:r w:rsidR="00392B3E">
              <w:rPr>
                <w:noProof/>
                <w:webHidden/>
              </w:rPr>
              <w:t>261</w:t>
            </w:r>
            <w:r w:rsidR="00DD6D68" w:rsidRPr="00903DBA">
              <w:rPr>
                <w:noProof/>
                <w:webHidden/>
              </w:rPr>
              <w:fldChar w:fldCharType="end"/>
            </w:r>
          </w:hyperlink>
        </w:p>
        <w:p w14:paraId="40502185" w14:textId="7A88C189"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102" w:history="1">
            <w:r w:rsidR="00DD6D68" w:rsidRPr="00903DBA">
              <w:rPr>
                <w:rStyle w:val="Hyperlnk"/>
                <w:noProof/>
                <w:highlight w:val="white"/>
              </w:rPr>
              <w:t>11.6.4.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Struct and Union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_Toc57656102 \h </w:instrText>
            </w:r>
            <w:r w:rsidR="00DD6D68" w:rsidRPr="00903DBA">
              <w:rPr>
                <w:noProof/>
                <w:webHidden/>
              </w:rPr>
            </w:r>
            <w:r w:rsidR="00DD6D68" w:rsidRPr="00903DBA">
              <w:rPr>
                <w:noProof/>
                <w:webHidden/>
              </w:rPr>
              <w:fldChar w:fldCharType="separate"/>
            </w:r>
            <w:r w:rsidR="00392B3E">
              <w:rPr>
                <w:noProof/>
                <w:webHidden/>
              </w:rPr>
              <w:t>263</w:t>
            </w:r>
            <w:r w:rsidR="00DD6D68" w:rsidRPr="00903DBA">
              <w:rPr>
                <w:noProof/>
                <w:webHidden/>
              </w:rPr>
              <w:fldChar w:fldCharType="end"/>
            </w:r>
          </w:hyperlink>
        </w:p>
        <w:p w14:paraId="5D22B9C4" w14:textId="18A054BA"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103" w:history="1">
            <w:r w:rsidR="00DD6D68" w:rsidRPr="00903DBA">
              <w:rPr>
                <w:rStyle w:val="Hyperlnk"/>
                <w:noProof/>
                <w:highlight w:val="white"/>
              </w:rPr>
              <w:t>11.6.5.</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Initialization Code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_Toc57656103 \h </w:instrText>
            </w:r>
            <w:r w:rsidR="00DD6D68" w:rsidRPr="00903DBA">
              <w:rPr>
                <w:noProof/>
                <w:webHidden/>
              </w:rPr>
            </w:r>
            <w:r w:rsidR="00DD6D68" w:rsidRPr="00903DBA">
              <w:rPr>
                <w:noProof/>
                <w:webHidden/>
              </w:rPr>
              <w:fldChar w:fldCharType="separate"/>
            </w:r>
            <w:r w:rsidR="00392B3E">
              <w:rPr>
                <w:noProof/>
                <w:webHidden/>
              </w:rPr>
              <w:t>264</w:t>
            </w:r>
            <w:r w:rsidR="00DD6D68" w:rsidRPr="00903DBA">
              <w:rPr>
                <w:noProof/>
                <w:webHidden/>
              </w:rPr>
              <w:fldChar w:fldCharType="end"/>
            </w:r>
          </w:hyperlink>
        </w:p>
        <w:p w14:paraId="183D74DD" w14:textId="6186565F"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104" w:history="1">
            <w:r w:rsidR="00DD6D68" w:rsidRPr="00903DBA">
              <w:rPr>
                <w:rStyle w:val="Hyperlnk"/>
                <w:noProof/>
                <w:highlight w:val="white"/>
              </w:rPr>
              <w:t>11.6.6.</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Command Line Arguments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_Toc57656104 \h </w:instrText>
            </w:r>
            <w:r w:rsidR="00DD6D68" w:rsidRPr="00903DBA">
              <w:rPr>
                <w:noProof/>
                <w:webHidden/>
              </w:rPr>
            </w:r>
            <w:r w:rsidR="00DD6D68" w:rsidRPr="00903DBA">
              <w:rPr>
                <w:noProof/>
                <w:webHidden/>
              </w:rPr>
              <w:fldChar w:fldCharType="separate"/>
            </w:r>
            <w:r w:rsidR="00392B3E">
              <w:rPr>
                <w:noProof/>
                <w:webHidden/>
              </w:rPr>
              <w:t>265</w:t>
            </w:r>
            <w:r w:rsidR="00DD6D68" w:rsidRPr="00903DBA">
              <w:rPr>
                <w:noProof/>
                <w:webHidden/>
              </w:rPr>
              <w:fldChar w:fldCharType="end"/>
            </w:r>
          </w:hyperlink>
        </w:p>
        <w:p w14:paraId="08B901E7" w14:textId="6452052D"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105" w:history="1">
            <w:r w:rsidR="00DD6D68" w:rsidRPr="00903DBA">
              <w:rPr>
                <w:rStyle w:val="Hyperlnk"/>
                <w:noProof/>
                <w:highlight w:val="white"/>
              </w:rPr>
              <w:t>11.6.1.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Text List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_Toc57656105 \h </w:instrText>
            </w:r>
            <w:r w:rsidR="00DD6D68" w:rsidRPr="00903DBA">
              <w:rPr>
                <w:noProof/>
                <w:webHidden/>
              </w:rPr>
            </w:r>
            <w:r w:rsidR="00DD6D68" w:rsidRPr="00903DBA">
              <w:rPr>
                <w:noProof/>
                <w:webHidden/>
              </w:rPr>
              <w:fldChar w:fldCharType="separate"/>
            </w:r>
            <w:r w:rsidR="00392B3E">
              <w:rPr>
                <w:noProof/>
                <w:webHidden/>
              </w:rPr>
              <w:t>268</w:t>
            </w:r>
            <w:r w:rsidR="00DD6D68" w:rsidRPr="00903DBA">
              <w:rPr>
                <w:noProof/>
                <w:webHidden/>
              </w:rPr>
              <w:fldChar w:fldCharType="end"/>
            </w:r>
          </w:hyperlink>
        </w:p>
        <w:p w14:paraId="3C8AB690" w14:textId="6707260A" w:rsidR="00DD6D68" w:rsidRPr="00903DBA" w:rsidRDefault="004773EA">
          <w:pPr>
            <w:pStyle w:val="Innehll1"/>
            <w:rPr>
              <w:rFonts w:asciiTheme="minorHAnsi" w:eastAsiaTheme="minorEastAsia" w:hAnsiTheme="minorHAnsi"/>
              <w:noProof/>
              <w:color w:val="auto"/>
              <w:lang w:eastAsia="sv-SE"/>
            </w:rPr>
          </w:pPr>
          <w:hyperlink w:anchor="_Toc57656106" w:history="1">
            <w:r w:rsidR="00DD6D68" w:rsidRPr="00903DBA">
              <w:rPr>
                <w:rStyle w:val="Hyperlnk"/>
                <w:noProof/>
              </w:rPr>
              <w:t>12.</w:t>
            </w:r>
            <w:r w:rsidR="00DD6D68" w:rsidRPr="00903DBA">
              <w:rPr>
                <w:rFonts w:asciiTheme="minorHAnsi" w:eastAsiaTheme="minorEastAsia" w:hAnsiTheme="minorHAnsi"/>
                <w:noProof/>
                <w:color w:val="auto"/>
                <w:lang w:eastAsia="sv-SE"/>
              </w:rPr>
              <w:tab/>
            </w:r>
            <w:r w:rsidR="00DD6D68" w:rsidRPr="00903DBA">
              <w:rPr>
                <w:rStyle w:val="Hyperlnk"/>
                <w:noProof/>
              </w:rPr>
              <w:t>Executable Code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_Toc57656106 \h </w:instrText>
            </w:r>
            <w:r w:rsidR="00DD6D68" w:rsidRPr="00903DBA">
              <w:rPr>
                <w:noProof/>
                <w:webHidden/>
              </w:rPr>
            </w:r>
            <w:r w:rsidR="00DD6D68" w:rsidRPr="00903DBA">
              <w:rPr>
                <w:noProof/>
                <w:webHidden/>
              </w:rPr>
              <w:fldChar w:fldCharType="separate"/>
            </w:r>
            <w:r w:rsidR="00392B3E">
              <w:rPr>
                <w:noProof/>
                <w:webHidden/>
              </w:rPr>
              <w:t>270</w:t>
            </w:r>
            <w:r w:rsidR="00DD6D68" w:rsidRPr="00903DBA">
              <w:rPr>
                <w:noProof/>
                <w:webHidden/>
              </w:rPr>
              <w:fldChar w:fldCharType="end"/>
            </w:r>
          </w:hyperlink>
        </w:p>
        <w:p w14:paraId="308A7C45" w14:textId="0259C4F3" w:rsidR="00DD6D68" w:rsidRPr="00903DBA" w:rsidRDefault="004773EA">
          <w:pPr>
            <w:pStyle w:val="Innehll2"/>
            <w:tabs>
              <w:tab w:val="left" w:pos="1100"/>
              <w:tab w:val="right" w:leader="dot" w:pos="9350"/>
            </w:tabs>
            <w:rPr>
              <w:rFonts w:asciiTheme="minorHAnsi" w:eastAsiaTheme="minorEastAsia" w:hAnsiTheme="minorHAnsi"/>
              <w:noProof/>
              <w:color w:val="auto"/>
              <w:lang w:eastAsia="sv-SE"/>
            </w:rPr>
          </w:pPr>
          <w:hyperlink w:anchor="_Toc57656107" w:history="1">
            <w:r w:rsidR="00DD6D68" w:rsidRPr="00903DBA">
              <w:rPr>
                <w:rStyle w:val="Hyperlnk"/>
                <w:noProof/>
              </w:rPr>
              <w:t>12.1.</w:t>
            </w:r>
            <w:r w:rsidR="00DD6D68" w:rsidRPr="00903DBA">
              <w:rPr>
                <w:rFonts w:asciiTheme="minorHAnsi" w:eastAsiaTheme="minorEastAsia" w:hAnsiTheme="minorHAnsi"/>
                <w:noProof/>
                <w:color w:val="auto"/>
                <w:lang w:eastAsia="sv-SE"/>
              </w:rPr>
              <w:tab/>
            </w:r>
            <w:r w:rsidR="00721ABF">
              <w:rPr>
                <w:rStyle w:val="Hyperlnk"/>
                <w:noProof/>
              </w:rPr>
              <w:t>The Windows environment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_Toc57656107 \h </w:instrText>
            </w:r>
            <w:r w:rsidR="00DD6D68" w:rsidRPr="00903DBA">
              <w:rPr>
                <w:noProof/>
                <w:webHidden/>
              </w:rPr>
              <w:fldChar w:fldCharType="separate"/>
            </w:r>
            <w:r w:rsidR="00392B3E">
              <w:rPr>
                <w:b/>
                <w:bCs/>
                <w:noProof/>
                <w:webHidden/>
                <w:lang w:val="sv-SE"/>
              </w:rPr>
              <w:t>Fel! Bokmärket är inte definierat.</w:t>
            </w:r>
            <w:r w:rsidR="00DD6D68" w:rsidRPr="00903DBA">
              <w:rPr>
                <w:noProof/>
                <w:webHidden/>
              </w:rPr>
              <w:fldChar w:fldCharType="end"/>
            </w:r>
          </w:hyperlink>
        </w:p>
        <w:p w14:paraId="4BCE2142" w14:textId="204A6D1E"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108" w:history="1">
            <w:r w:rsidR="00DD6D68" w:rsidRPr="00903DBA">
              <w:rPr>
                <w:rStyle w:val="Hyperlnk"/>
                <w:noProof/>
                <w:highlight w:val="white"/>
              </w:rPr>
              <w:t>12.1.1.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Main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_Toc57656108 \h </w:instrText>
            </w:r>
            <w:r w:rsidR="00DD6D68" w:rsidRPr="00903DBA">
              <w:rPr>
                <w:noProof/>
                <w:webHidden/>
              </w:rPr>
            </w:r>
            <w:r w:rsidR="00DD6D68" w:rsidRPr="00903DBA">
              <w:rPr>
                <w:noProof/>
                <w:webHidden/>
              </w:rPr>
              <w:fldChar w:fldCharType="separate"/>
            </w:r>
            <w:r w:rsidR="00392B3E">
              <w:rPr>
                <w:noProof/>
                <w:webHidden/>
              </w:rPr>
              <w:t>270</w:t>
            </w:r>
            <w:r w:rsidR="00DD6D68" w:rsidRPr="00903DBA">
              <w:rPr>
                <w:noProof/>
                <w:webHidden/>
              </w:rPr>
              <w:fldChar w:fldCharType="end"/>
            </w:r>
          </w:hyperlink>
        </w:p>
        <w:p w14:paraId="3DDEB1AD" w14:textId="20AE7105"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109" w:history="1">
            <w:r w:rsidR="00DD6D68" w:rsidRPr="00903DBA">
              <w:rPr>
                <w:rStyle w:val="Hyperlnk"/>
                <w:noProof/>
                <w:highlight w:val="white"/>
              </w:rPr>
              <w:t>12.1.2.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Type Size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_Toc57656109 \h </w:instrText>
            </w:r>
            <w:r w:rsidR="00DD6D68" w:rsidRPr="00903DBA">
              <w:rPr>
                <w:noProof/>
                <w:webHidden/>
              </w:rPr>
            </w:r>
            <w:r w:rsidR="00DD6D68" w:rsidRPr="00903DBA">
              <w:rPr>
                <w:noProof/>
                <w:webHidden/>
              </w:rPr>
              <w:fldChar w:fldCharType="separate"/>
            </w:r>
            <w:r w:rsidR="00392B3E">
              <w:rPr>
                <w:noProof/>
                <w:webHidden/>
              </w:rPr>
              <w:t>273</w:t>
            </w:r>
            <w:r w:rsidR="00DD6D68" w:rsidRPr="00903DBA">
              <w:rPr>
                <w:noProof/>
                <w:webHidden/>
              </w:rPr>
              <w:fldChar w:fldCharType="end"/>
            </w:r>
          </w:hyperlink>
        </w:p>
        <w:p w14:paraId="23530561" w14:textId="3133DA9D"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110" w:history="1">
            <w:r w:rsidR="00DD6D68" w:rsidRPr="00903DBA">
              <w:rPr>
                <w:rStyle w:val="Hyperlnk"/>
                <w:noProof/>
                <w:highlight w:val="white"/>
              </w:rPr>
              <w:t>12.1.1.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Static Symbol</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_Toc57656110 \h </w:instrText>
            </w:r>
            <w:r w:rsidR="00DD6D68" w:rsidRPr="00903DBA">
              <w:rPr>
                <w:noProof/>
                <w:webHidden/>
              </w:rPr>
            </w:r>
            <w:r w:rsidR="00DD6D68" w:rsidRPr="00903DBA">
              <w:rPr>
                <w:noProof/>
                <w:webHidden/>
              </w:rPr>
              <w:fldChar w:fldCharType="separate"/>
            </w:r>
            <w:r w:rsidR="00392B3E">
              <w:rPr>
                <w:noProof/>
                <w:webHidden/>
              </w:rPr>
              <w:t>274</w:t>
            </w:r>
            <w:r w:rsidR="00DD6D68" w:rsidRPr="00903DBA">
              <w:rPr>
                <w:noProof/>
                <w:webHidden/>
              </w:rPr>
              <w:fldChar w:fldCharType="end"/>
            </w:r>
          </w:hyperlink>
        </w:p>
        <w:p w14:paraId="43021150" w14:textId="6E0284E6"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111" w:history="1">
            <w:r w:rsidR="00DD6D68" w:rsidRPr="00903DBA">
              <w:rPr>
                <w:rStyle w:val="Hyperlnk"/>
                <w:noProof/>
                <w:highlight w:val="white"/>
              </w:rPr>
              <w:t>12.1.2.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Static Value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_Toc57656111 \h </w:instrText>
            </w:r>
            <w:r w:rsidR="00DD6D68" w:rsidRPr="00903DBA">
              <w:rPr>
                <w:noProof/>
                <w:webHidden/>
              </w:rPr>
            </w:r>
            <w:r w:rsidR="00DD6D68" w:rsidRPr="00903DBA">
              <w:rPr>
                <w:noProof/>
                <w:webHidden/>
              </w:rPr>
              <w:fldChar w:fldCharType="separate"/>
            </w:r>
            <w:r w:rsidR="00392B3E">
              <w:rPr>
                <w:noProof/>
                <w:webHidden/>
              </w:rPr>
              <w:t>277</w:t>
            </w:r>
            <w:r w:rsidR="00DD6D68" w:rsidRPr="00903DBA">
              <w:rPr>
                <w:noProof/>
                <w:webHidden/>
              </w:rPr>
              <w:fldChar w:fldCharType="end"/>
            </w:r>
          </w:hyperlink>
        </w:p>
        <w:p w14:paraId="415EF0F2" w14:textId="3A04D6C0"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112" w:history="1">
            <w:r w:rsidR="00DD6D68" w:rsidRPr="00903DBA">
              <w:rPr>
                <w:rStyle w:val="Hyperlnk"/>
                <w:noProof/>
                <w:highlight w:val="white"/>
              </w:rPr>
              <w:t>12.1.3.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Function End</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_Toc57656112 \h </w:instrText>
            </w:r>
            <w:r w:rsidR="00DD6D68" w:rsidRPr="00903DBA">
              <w:rPr>
                <w:noProof/>
                <w:webHidden/>
              </w:rPr>
            </w:r>
            <w:r w:rsidR="00DD6D68" w:rsidRPr="00903DBA">
              <w:rPr>
                <w:noProof/>
                <w:webHidden/>
              </w:rPr>
              <w:fldChar w:fldCharType="separate"/>
            </w:r>
            <w:r w:rsidR="00392B3E">
              <w:rPr>
                <w:noProof/>
                <w:webHidden/>
              </w:rPr>
              <w:t>277</w:t>
            </w:r>
            <w:r w:rsidR="00DD6D68" w:rsidRPr="00903DBA">
              <w:rPr>
                <w:noProof/>
                <w:webHidden/>
              </w:rPr>
              <w:fldChar w:fldCharType="end"/>
            </w:r>
          </w:hyperlink>
        </w:p>
        <w:p w14:paraId="724E474E" w14:textId="6FCBC55A"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113" w:history="1">
            <w:r w:rsidR="00DD6D68" w:rsidRPr="00903DBA">
              <w:rPr>
                <w:rStyle w:val="Hyperlnk"/>
                <w:noProof/>
                <w:highlight w:val="white"/>
              </w:rPr>
              <w:t>12.1.4.</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Target Code Generation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_Toc57656113 \h </w:instrText>
            </w:r>
            <w:r w:rsidR="00DD6D68" w:rsidRPr="00903DBA">
              <w:rPr>
                <w:noProof/>
                <w:webHidden/>
              </w:rPr>
            </w:r>
            <w:r w:rsidR="00DD6D68" w:rsidRPr="00903DBA">
              <w:rPr>
                <w:noProof/>
                <w:webHidden/>
              </w:rPr>
              <w:fldChar w:fldCharType="separate"/>
            </w:r>
            <w:r w:rsidR="00392B3E">
              <w:rPr>
                <w:noProof/>
                <w:webHidden/>
              </w:rPr>
              <w:t>278</w:t>
            </w:r>
            <w:r w:rsidR="00DD6D68" w:rsidRPr="00903DBA">
              <w:rPr>
                <w:noProof/>
                <w:webHidden/>
              </w:rPr>
              <w:fldChar w:fldCharType="end"/>
            </w:r>
          </w:hyperlink>
        </w:p>
        <w:p w14:paraId="401281E8" w14:textId="15853838"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114" w:history="1">
            <w:r w:rsidR="00DD6D68" w:rsidRPr="00903DBA">
              <w:rPr>
                <w:rStyle w:val="Hyperlnk"/>
                <w:noProof/>
                <w:highlight w:val="white"/>
              </w:rPr>
              <w:t>12.1.5.</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Exit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_Toc57656114 \h </w:instrText>
            </w:r>
            <w:r w:rsidR="00DD6D68" w:rsidRPr="00903DBA">
              <w:rPr>
                <w:noProof/>
                <w:webHidden/>
              </w:rPr>
            </w:r>
            <w:r w:rsidR="00DD6D68" w:rsidRPr="00903DBA">
              <w:rPr>
                <w:noProof/>
                <w:webHidden/>
              </w:rPr>
              <w:fldChar w:fldCharType="separate"/>
            </w:r>
            <w:r w:rsidR="00392B3E">
              <w:rPr>
                <w:noProof/>
                <w:webHidden/>
              </w:rPr>
              <w:t>278</w:t>
            </w:r>
            <w:r w:rsidR="00DD6D68" w:rsidRPr="00903DBA">
              <w:rPr>
                <w:noProof/>
                <w:webHidden/>
              </w:rPr>
              <w:fldChar w:fldCharType="end"/>
            </w:r>
          </w:hyperlink>
        </w:p>
        <w:p w14:paraId="210E83D0" w14:textId="19FFEAAC"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115" w:history="1">
            <w:r w:rsidR="00DD6D68" w:rsidRPr="00903DBA">
              <w:rPr>
                <w:rStyle w:val="Hyperlnk"/>
                <w:noProof/>
                <w:highlight w:val="white"/>
              </w:rPr>
              <w:t>12.1.6.</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Initialization Code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_Toc57656115 \h </w:instrText>
            </w:r>
            <w:r w:rsidR="00DD6D68" w:rsidRPr="00903DBA">
              <w:rPr>
                <w:noProof/>
                <w:webHidden/>
              </w:rPr>
            </w:r>
            <w:r w:rsidR="00DD6D68" w:rsidRPr="00903DBA">
              <w:rPr>
                <w:noProof/>
                <w:webHidden/>
              </w:rPr>
              <w:fldChar w:fldCharType="separate"/>
            </w:r>
            <w:r w:rsidR="00392B3E">
              <w:rPr>
                <w:noProof/>
                <w:webHidden/>
              </w:rPr>
              <w:t>278</w:t>
            </w:r>
            <w:r w:rsidR="00DD6D68" w:rsidRPr="00903DBA">
              <w:rPr>
                <w:noProof/>
                <w:webHidden/>
              </w:rPr>
              <w:fldChar w:fldCharType="end"/>
            </w:r>
          </w:hyperlink>
        </w:p>
        <w:p w14:paraId="44E396EF" w14:textId="1FFA4536"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116" w:history="1">
            <w:r w:rsidR="00DD6D68" w:rsidRPr="00903DBA">
              <w:rPr>
                <w:rStyle w:val="Hyperlnk"/>
                <w:noProof/>
                <w:highlight w:val="white"/>
              </w:rPr>
              <w:t>12.1.7.</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Command Line Arguments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_Toc57656116 \h </w:instrText>
            </w:r>
            <w:r w:rsidR="00DD6D68" w:rsidRPr="00903DBA">
              <w:rPr>
                <w:noProof/>
                <w:webHidden/>
              </w:rPr>
            </w:r>
            <w:r w:rsidR="00DD6D68" w:rsidRPr="00903DBA">
              <w:rPr>
                <w:noProof/>
                <w:webHidden/>
              </w:rPr>
              <w:fldChar w:fldCharType="separate"/>
            </w:r>
            <w:r w:rsidR="00392B3E">
              <w:rPr>
                <w:noProof/>
                <w:webHidden/>
              </w:rPr>
              <w:t>279</w:t>
            </w:r>
            <w:r w:rsidR="00DD6D68" w:rsidRPr="00903DBA">
              <w:rPr>
                <w:noProof/>
                <w:webHidden/>
              </w:rPr>
              <w:fldChar w:fldCharType="end"/>
            </w:r>
          </w:hyperlink>
        </w:p>
        <w:p w14:paraId="6A221687" w14:textId="6547FE56"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117" w:history="1">
            <w:r w:rsidR="00DD6D68" w:rsidRPr="00903DBA">
              <w:rPr>
                <w:rStyle w:val="Hyperlnk"/>
                <w:noProof/>
                <w:highlight w:val="white"/>
              </w:rPr>
              <w:t>12.1.1.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Windows Jump Info</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_Toc57656117 \h </w:instrText>
            </w:r>
            <w:r w:rsidR="00DD6D68" w:rsidRPr="00903DBA">
              <w:rPr>
                <w:noProof/>
                <w:webHidden/>
              </w:rPr>
            </w:r>
            <w:r w:rsidR="00DD6D68" w:rsidRPr="00903DBA">
              <w:rPr>
                <w:noProof/>
                <w:webHidden/>
              </w:rPr>
              <w:fldChar w:fldCharType="separate"/>
            </w:r>
            <w:r w:rsidR="00392B3E">
              <w:rPr>
                <w:noProof/>
                <w:webHidden/>
              </w:rPr>
              <w:t>284</w:t>
            </w:r>
            <w:r w:rsidR="00DD6D68" w:rsidRPr="00903DBA">
              <w:rPr>
                <w:noProof/>
                <w:webHidden/>
              </w:rPr>
              <w:fldChar w:fldCharType="end"/>
            </w:r>
          </w:hyperlink>
        </w:p>
        <w:p w14:paraId="38C732BA" w14:textId="738F8DC8"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118" w:history="1">
            <w:r w:rsidR="00DD6D68" w:rsidRPr="00903DBA">
              <w:rPr>
                <w:rStyle w:val="Hyperlnk"/>
                <w:noProof/>
                <w:highlight w:val="white"/>
              </w:rPr>
              <w:t>12.1.2.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Windows Byte List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_Toc57656118 \h </w:instrText>
            </w:r>
            <w:r w:rsidR="00DD6D68" w:rsidRPr="00903DBA">
              <w:rPr>
                <w:noProof/>
                <w:webHidden/>
              </w:rPr>
            </w:r>
            <w:r w:rsidR="00DD6D68" w:rsidRPr="00903DBA">
              <w:rPr>
                <w:noProof/>
                <w:webHidden/>
              </w:rPr>
              <w:fldChar w:fldCharType="separate"/>
            </w:r>
            <w:r w:rsidR="00392B3E">
              <w:rPr>
                <w:noProof/>
                <w:webHidden/>
              </w:rPr>
              <w:t>287</w:t>
            </w:r>
            <w:r w:rsidR="00DD6D68" w:rsidRPr="00903DBA">
              <w:rPr>
                <w:noProof/>
                <w:webHidden/>
              </w:rPr>
              <w:fldChar w:fldCharType="end"/>
            </w:r>
          </w:hyperlink>
        </w:p>
        <w:p w14:paraId="4CF1E2CF" w14:textId="41DEF3E6"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119" w:history="1">
            <w:r w:rsidR="00DD6D68" w:rsidRPr="00903DBA">
              <w:rPr>
                <w:rStyle w:val="Hyperlnk"/>
                <w:noProof/>
                <w:highlight w:val="white"/>
              </w:rPr>
              <w:t>12.1.3.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Byte List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_Toc57656119 \h </w:instrText>
            </w:r>
            <w:r w:rsidR="00DD6D68" w:rsidRPr="00903DBA">
              <w:rPr>
                <w:noProof/>
                <w:webHidden/>
              </w:rPr>
            </w:r>
            <w:r w:rsidR="00DD6D68" w:rsidRPr="00903DBA">
              <w:rPr>
                <w:noProof/>
                <w:webHidden/>
              </w:rPr>
              <w:fldChar w:fldCharType="separate"/>
            </w:r>
            <w:r w:rsidR="00392B3E">
              <w:rPr>
                <w:noProof/>
                <w:webHidden/>
              </w:rPr>
              <w:t>288</w:t>
            </w:r>
            <w:r w:rsidR="00DD6D68" w:rsidRPr="00903DBA">
              <w:rPr>
                <w:noProof/>
                <w:webHidden/>
              </w:rPr>
              <w:fldChar w:fldCharType="end"/>
            </w:r>
          </w:hyperlink>
        </w:p>
        <w:p w14:paraId="769705D9" w14:textId="1C98B0F7" w:rsidR="00DD6D68" w:rsidRPr="00903DBA" w:rsidRDefault="004773EA">
          <w:pPr>
            <w:pStyle w:val="Innehll2"/>
            <w:tabs>
              <w:tab w:val="left" w:pos="1100"/>
              <w:tab w:val="right" w:leader="dot" w:pos="9350"/>
            </w:tabs>
            <w:rPr>
              <w:rFonts w:asciiTheme="minorHAnsi" w:eastAsiaTheme="minorEastAsia" w:hAnsiTheme="minorHAnsi"/>
              <w:noProof/>
              <w:color w:val="auto"/>
              <w:lang w:eastAsia="sv-SE"/>
            </w:rPr>
          </w:pPr>
          <w:hyperlink w:anchor="_Toc57656120" w:history="1">
            <w:r w:rsidR="00DD6D68" w:rsidRPr="00903DBA">
              <w:rPr>
                <w:rStyle w:val="Hyperlnk"/>
                <w:noProof/>
              </w:rPr>
              <w:t>12.2.</w:t>
            </w:r>
            <w:r w:rsidR="00DD6D68" w:rsidRPr="00903DBA">
              <w:rPr>
                <w:rFonts w:asciiTheme="minorHAnsi" w:eastAsiaTheme="minorEastAsia" w:hAnsiTheme="minorHAnsi"/>
                <w:noProof/>
                <w:color w:val="auto"/>
                <w:lang w:eastAsia="sv-SE"/>
              </w:rPr>
              <w:tab/>
            </w:r>
            <w:r w:rsidR="00DD6D68" w:rsidRPr="00903DBA">
              <w:rPr>
                <w:rStyle w:val="Hyperlnk"/>
                <w:noProof/>
              </w:rPr>
              <w:t>Linking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_Toc57656120 \h </w:instrText>
            </w:r>
            <w:r w:rsidR="00DD6D68" w:rsidRPr="00903DBA">
              <w:rPr>
                <w:noProof/>
                <w:webHidden/>
              </w:rPr>
            </w:r>
            <w:r w:rsidR="00DD6D68" w:rsidRPr="00903DBA">
              <w:rPr>
                <w:noProof/>
                <w:webHidden/>
              </w:rPr>
              <w:fldChar w:fldCharType="separate"/>
            </w:r>
            <w:r w:rsidR="00392B3E">
              <w:rPr>
                <w:noProof/>
                <w:webHidden/>
              </w:rPr>
              <w:t>295</w:t>
            </w:r>
            <w:r w:rsidR="00DD6D68" w:rsidRPr="00903DBA">
              <w:rPr>
                <w:noProof/>
                <w:webHidden/>
              </w:rPr>
              <w:fldChar w:fldCharType="end"/>
            </w:r>
          </w:hyperlink>
        </w:p>
        <w:p w14:paraId="1AC85031" w14:textId="5D5C7430"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121" w:history="1">
            <w:r w:rsidR="00DD6D68" w:rsidRPr="00903DBA">
              <w:rPr>
                <w:rStyle w:val="Hyperlnk"/>
                <w:noProof/>
              </w:rPr>
              <w:t>12.2.1.</w:t>
            </w:r>
            <w:r w:rsidR="00DD6D68" w:rsidRPr="00903DBA">
              <w:rPr>
                <w:rFonts w:asciiTheme="minorHAnsi" w:eastAsiaTheme="minorEastAsia" w:hAnsiTheme="minorHAnsi"/>
                <w:noProof/>
                <w:color w:val="auto"/>
                <w:lang w:eastAsia="sv-SE"/>
              </w:rPr>
              <w:tab/>
            </w:r>
            <w:r w:rsidR="00DD6D68" w:rsidRPr="00903DBA">
              <w:rPr>
                <w:rStyle w:val="Hyperlnk"/>
                <w:noProof/>
              </w:rPr>
              <w:t>The Linker Class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_Toc57656121 \h </w:instrText>
            </w:r>
            <w:r w:rsidR="00DD6D68" w:rsidRPr="00903DBA">
              <w:rPr>
                <w:noProof/>
                <w:webHidden/>
              </w:rPr>
            </w:r>
            <w:r w:rsidR="00DD6D68" w:rsidRPr="00903DBA">
              <w:rPr>
                <w:noProof/>
                <w:webHidden/>
              </w:rPr>
              <w:fldChar w:fldCharType="separate"/>
            </w:r>
            <w:r w:rsidR="00392B3E">
              <w:rPr>
                <w:noProof/>
                <w:webHidden/>
              </w:rPr>
              <w:t>296</w:t>
            </w:r>
            <w:r w:rsidR="00DD6D68" w:rsidRPr="00903DBA">
              <w:rPr>
                <w:noProof/>
                <w:webHidden/>
              </w:rPr>
              <w:fldChar w:fldCharType="end"/>
            </w:r>
          </w:hyperlink>
        </w:p>
        <w:p w14:paraId="11B9331B" w14:textId="09C03FFD" w:rsidR="00DD6D68" w:rsidRPr="00903DBA" w:rsidRDefault="004773EA">
          <w:pPr>
            <w:pStyle w:val="Innehll1"/>
            <w:rPr>
              <w:rFonts w:asciiTheme="minorHAnsi" w:eastAsiaTheme="minorEastAsia" w:hAnsiTheme="minorHAnsi"/>
              <w:noProof/>
              <w:color w:val="auto"/>
              <w:lang w:eastAsia="sv-SE"/>
            </w:rPr>
          </w:pPr>
          <w:hyperlink w:anchor="_Toc57656122" w:history="1">
            <w:r w:rsidR="00DD6D68" w:rsidRPr="00903DBA">
              <w:rPr>
                <w:rStyle w:val="Hyperlnk"/>
                <w:noProof/>
              </w:rPr>
              <w:t>13.</w:t>
            </w:r>
            <w:r w:rsidR="00DD6D68" w:rsidRPr="00903DBA">
              <w:rPr>
                <w:rFonts w:asciiTheme="minorHAnsi" w:eastAsiaTheme="minorEastAsia" w:hAnsiTheme="minorHAnsi"/>
                <w:noProof/>
                <w:color w:val="auto"/>
                <w:lang w:eastAsia="sv-SE"/>
              </w:rPr>
              <w:tab/>
            </w:r>
            <w:r w:rsidR="00DD6D68" w:rsidRPr="00903DBA">
              <w:rPr>
                <w:rStyle w:val="Hyperlnk"/>
                <w:noProof/>
              </w:rPr>
              <w:t>The Standard Library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_Toc57656122 \h </w:instrText>
            </w:r>
            <w:r w:rsidR="00DD6D68" w:rsidRPr="00903DBA">
              <w:rPr>
                <w:noProof/>
                <w:webHidden/>
              </w:rPr>
            </w:r>
            <w:r w:rsidR="00DD6D68" w:rsidRPr="00903DBA">
              <w:rPr>
                <w:noProof/>
                <w:webHidden/>
              </w:rPr>
              <w:fldChar w:fldCharType="separate"/>
            </w:r>
            <w:r w:rsidR="00392B3E">
              <w:rPr>
                <w:noProof/>
                <w:webHidden/>
              </w:rPr>
              <w:t>302</w:t>
            </w:r>
            <w:r w:rsidR="00DD6D68" w:rsidRPr="00903DBA">
              <w:rPr>
                <w:noProof/>
                <w:webHidden/>
              </w:rPr>
              <w:fldChar w:fldCharType="end"/>
            </w:r>
          </w:hyperlink>
        </w:p>
        <w:p w14:paraId="08EA5B58" w14:textId="195AAF75" w:rsidR="00DD6D68" w:rsidRPr="00903DBA" w:rsidRDefault="004773EA">
          <w:pPr>
            <w:pStyle w:val="Innehll2"/>
            <w:tabs>
              <w:tab w:val="left" w:pos="1100"/>
              <w:tab w:val="right" w:leader="dot" w:pos="9350"/>
            </w:tabs>
            <w:rPr>
              <w:rFonts w:asciiTheme="minorHAnsi" w:eastAsiaTheme="minorEastAsia" w:hAnsiTheme="minorHAnsi"/>
              <w:noProof/>
              <w:color w:val="auto"/>
              <w:lang w:eastAsia="sv-SE"/>
            </w:rPr>
          </w:pPr>
          <w:hyperlink w:anchor="_Toc57656123" w:history="1">
            <w:r w:rsidR="00DD6D68" w:rsidRPr="00903DBA">
              <w:rPr>
                <w:rStyle w:val="Hyperlnk"/>
                <w:noProof/>
              </w:rPr>
              <w:t>13.1.</w:t>
            </w:r>
            <w:r w:rsidR="00DD6D68" w:rsidRPr="00903DBA">
              <w:rPr>
                <w:rFonts w:asciiTheme="minorHAnsi" w:eastAsiaTheme="minorEastAsia" w:hAnsiTheme="minorHAnsi"/>
                <w:noProof/>
                <w:color w:val="auto"/>
                <w:lang w:eastAsia="sv-SE"/>
              </w:rPr>
              <w:tab/>
            </w:r>
            <w:r w:rsidR="00DD6D68" w:rsidRPr="00903DBA">
              <w:rPr>
                <w:rStyle w:val="Hyperlnk"/>
                <w:noProof/>
              </w:rPr>
              <w:t>Integral and Floating Limits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_Toc57656123 \h </w:instrText>
            </w:r>
            <w:r w:rsidR="00DD6D68" w:rsidRPr="00903DBA">
              <w:rPr>
                <w:noProof/>
                <w:webHidden/>
              </w:rPr>
            </w:r>
            <w:r w:rsidR="00DD6D68" w:rsidRPr="00903DBA">
              <w:rPr>
                <w:noProof/>
                <w:webHidden/>
              </w:rPr>
              <w:fldChar w:fldCharType="separate"/>
            </w:r>
            <w:r w:rsidR="00392B3E">
              <w:rPr>
                <w:noProof/>
                <w:webHidden/>
              </w:rPr>
              <w:t>302</w:t>
            </w:r>
            <w:r w:rsidR="00DD6D68" w:rsidRPr="00903DBA">
              <w:rPr>
                <w:noProof/>
                <w:webHidden/>
              </w:rPr>
              <w:fldChar w:fldCharType="end"/>
            </w:r>
          </w:hyperlink>
        </w:p>
        <w:p w14:paraId="21BEEBDA" w14:textId="5DC3AB73" w:rsidR="00DD6D68" w:rsidRPr="00903DBA" w:rsidRDefault="004773EA">
          <w:pPr>
            <w:pStyle w:val="Innehll2"/>
            <w:tabs>
              <w:tab w:val="left" w:pos="1100"/>
              <w:tab w:val="right" w:leader="dot" w:pos="9350"/>
            </w:tabs>
            <w:rPr>
              <w:rFonts w:asciiTheme="minorHAnsi" w:eastAsiaTheme="minorEastAsia" w:hAnsiTheme="minorHAnsi"/>
              <w:noProof/>
              <w:color w:val="auto"/>
              <w:lang w:eastAsia="sv-SE"/>
            </w:rPr>
          </w:pPr>
          <w:hyperlink w:anchor="_Toc57656124" w:history="1">
            <w:r w:rsidR="00DD6D68" w:rsidRPr="00903DBA">
              <w:rPr>
                <w:rStyle w:val="Hyperlnk"/>
                <w:noProof/>
              </w:rPr>
              <w:t>13.2.</w:t>
            </w:r>
            <w:r w:rsidR="00DD6D68" w:rsidRPr="00903DBA">
              <w:rPr>
                <w:rFonts w:asciiTheme="minorHAnsi" w:eastAsiaTheme="minorEastAsia" w:hAnsiTheme="minorHAnsi"/>
                <w:noProof/>
                <w:color w:val="auto"/>
                <w:lang w:eastAsia="sv-SE"/>
              </w:rPr>
              <w:tab/>
            </w:r>
            <w:r w:rsidR="00DD6D68" w:rsidRPr="00903DBA">
              <w:rPr>
                <w:rStyle w:val="Hyperlnk"/>
                <w:noProof/>
              </w:rPr>
              <w:t>The assert Macro</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_Toc57656124 \h </w:instrText>
            </w:r>
            <w:r w:rsidR="00DD6D68" w:rsidRPr="00903DBA">
              <w:rPr>
                <w:noProof/>
                <w:webHidden/>
              </w:rPr>
            </w:r>
            <w:r w:rsidR="00DD6D68" w:rsidRPr="00903DBA">
              <w:rPr>
                <w:noProof/>
                <w:webHidden/>
              </w:rPr>
              <w:fldChar w:fldCharType="separate"/>
            </w:r>
            <w:r w:rsidR="00392B3E">
              <w:rPr>
                <w:noProof/>
                <w:webHidden/>
              </w:rPr>
              <w:t>303</w:t>
            </w:r>
            <w:r w:rsidR="00DD6D68" w:rsidRPr="00903DBA">
              <w:rPr>
                <w:noProof/>
                <w:webHidden/>
              </w:rPr>
              <w:fldChar w:fldCharType="end"/>
            </w:r>
          </w:hyperlink>
        </w:p>
        <w:p w14:paraId="346ADC78" w14:textId="17BF642A" w:rsidR="00DD6D68" w:rsidRPr="00903DBA" w:rsidRDefault="004773EA">
          <w:pPr>
            <w:pStyle w:val="Innehll2"/>
            <w:tabs>
              <w:tab w:val="left" w:pos="1100"/>
              <w:tab w:val="right" w:leader="dot" w:pos="9350"/>
            </w:tabs>
            <w:rPr>
              <w:rFonts w:asciiTheme="minorHAnsi" w:eastAsiaTheme="minorEastAsia" w:hAnsiTheme="minorHAnsi"/>
              <w:noProof/>
              <w:color w:val="auto"/>
              <w:lang w:eastAsia="sv-SE"/>
            </w:rPr>
          </w:pPr>
          <w:hyperlink w:anchor="_Toc57656125" w:history="1">
            <w:r w:rsidR="00DD6D68" w:rsidRPr="00903DBA">
              <w:rPr>
                <w:rStyle w:val="Hyperlnk"/>
                <w:noProof/>
              </w:rPr>
              <w:t>13.3.</w:t>
            </w:r>
            <w:r w:rsidR="00DD6D68" w:rsidRPr="00903DBA">
              <w:rPr>
                <w:rFonts w:asciiTheme="minorHAnsi" w:eastAsiaTheme="minorEastAsia" w:hAnsiTheme="minorHAnsi"/>
                <w:noProof/>
                <w:color w:val="auto"/>
                <w:lang w:eastAsia="sv-SE"/>
              </w:rPr>
              <w:tab/>
            </w:r>
            <w:r w:rsidR="00DD6D68" w:rsidRPr="00903DBA">
              <w:rPr>
                <w:rStyle w:val="Hyperlnk"/>
                <w:noProof/>
              </w:rPr>
              <w:t>Locale Data</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_Toc57656125 \h </w:instrText>
            </w:r>
            <w:r w:rsidR="00DD6D68" w:rsidRPr="00903DBA">
              <w:rPr>
                <w:noProof/>
                <w:webHidden/>
              </w:rPr>
            </w:r>
            <w:r w:rsidR="00DD6D68" w:rsidRPr="00903DBA">
              <w:rPr>
                <w:noProof/>
                <w:webHidden/>
              </w:rPr>
              <w:fldChar w:fldCharType="separate"/>
            </w:r>
            <w:r w:rsidR="00392B3E">
              <w:rPr>
                <w:noProof/>
                <w:webHidden/>
              </w:rPr>
              <w:t>303</w:t>
            </w:r>
            <w:r w:rsidR="00DD6D68" w:rsidRPr="00903DBA">
              <w:rPr>
                <w:noProof/>
                <w:webHidden/>
              </w:rPr>
              <w:fldChar w:fldCharType="end"/>
            </w:r>
          </w:hyperlink>
        </w:p>
        <w:p w14:paraId="0298AC02" w14:textId="52AB9325" w:rsidR="00DD6D68" w:rsidRPr="00903DBA" w:rsidRDefault="004773EA">
          <w:pPr>
            <w:pStyle w:val="Innehll2"/>
            <w:tabs>
              <w:tab w:val="left" w:pos="1100"/>
              <w:tab w:val="right" w:leader="dot" w:pos="9350"/>
            </w:tabs>
            <w:rPr>
              <w:rFonts w:asciiTheme="minorHAnsi" w:eastAsiaTheme="minorEastAsia" w:hAnsiTheme="minorHAnsi"/>
              <w:noProof/>
              <w:color w:val="auto"/>
              <w:lang w:eastAsia="sv-SE"/>
            </w:rPr>
          </w:pPr>
          <w:hyperlink w:anchor="_Toc57656126" w:history="1">
            <w:r w:rsidR="00DD6D68" w:rsidRPr="00903DBA">
              <w:rPr>
                <w:rStyle w:val="Hyperlnk"/>
                <w:noProof/>
              </w:rPr>
              <w:t>13.4.</w:t>
            </w:r>
            <w:r w:rsidR="00DD6D68" w:rsidRPr="00903DBA">
              <w:rPr>
                <w:rFonts w:asciiTheme="minorHAnsi" w:eastAsiaTheme="minorEastAsia" w:hAnsiTheme="minorHAnsi"/>
                <w:noProof/>
                <w:color w:val="auto"/>
                <w:lang w:eastAsia="sv-SE"/>
              </w:rPr>
              <w:tab/>
            </w:r>
            <w:r w:rsidR="00DD6D68" w:rsidRPr="00903DBA">
              <w:rPr>
                <w:rStyle w:val="Hyperlnk"/>
                <w:noProof/>
              </w:rPr>
              <w:t>Character Types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_Toc57656126 \h </w:instrText>
            </w:r>
            <w:r w:rsidR="00DD6D68" w:rsidRPr="00903DBA">
              <w:rPr>
                <w:noProof/>
                <w:webHidden/>
              </w:rPr>
            </w:r>
            <w:r w:rsidR="00DD6D68" w:rsidRPr="00903DBA">
              <w:rPr>
                <w:noProof/>
                <w:webHidden/>
              </w:rPr>
              <w:fldChar w:fldCharType="separate"/>
            </w:r>
            <w:r w:rsidR="00392B3E">
              <w:rPr>
                <w:noProof/>
                <w:webHidden/>
              </w:rPr>
              <w:t>306</w:t>
            </w:r>
            <w:r w:rsidR="00DD6D68" w:rsidRPr="00903DBA">
              <w:rPr>
                <w:noProof/>
                <w:webHidden/>
              </w:rPr>
              <w:fldChar w:fldCharType="end"/>
            </w:r>
          </w:hyperlink>
        </w:p>
        <w:p w14:paraId="360B75FC" w14:textId="70FE29EA" w:rsidR="00DD6D68" w:rsidRPr="00903DBA" w:rsidRDefault="004773EA">
          <w:pPr>
            <w:pStyle w:val="Innehll2"/>
            <w:tabs>
              <w:tab w:val="left" w:pos="1100"/>
              <w:tab w:val="right" w:leader="dot" w:pos="9350"/>
            </w:tabs>
            <w:rPr>
              <w:rFonts w:asciiTheme="minorHAnsi" w:eastAsiaTheme="minorEastAsia" w:hAnsiTheme="minorHAnsi"/>
              <w:noProof/>
              <w:color w:val="auto"/>
              <w:lang w:eastAsia="sv-SE"/>
            </w:rPr>
          </w:pPr>
          <w:hyperlink w:anchor="_Toc57656127" w:history="1">
            <w:r w:rsidR="00DD6D68" w:rsidRPr="00903DBA">
              <w:rPr>
                <w:rStyle w:val="Hyperlnk"/>
                <w:noProof/>
              </w:rPr>
              <w:t>13.5.</w:t>
            </w:r>
            <w:r w:rsidR="00DD6D68" w:rsidRPr="00903DBA">
              <w:rPr>
                <w:rFonts w:asciiTheme="minorHAnsi" w:eastAsiaTheme="minorEastAsia" w:hAnsiTheme="minorHAnsi"/>
                <w:noProof/>
                <w:color w:val="auto"/>
                <w:lang w:eastAsia="sv-SE"/>
              </w:rPr>
              <w:tab/>
            </w:r>
            <w:r w:rsidR="00DD6D68" w:rsidRPr="00903DBA">
              <w:rPr>
                <w:rStyle w:val="Hyperlnk"/>
                <w:noProof/>
              </w:rPr>
              <w:t>Strings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_Toc57656127 \h </w:instrText>
            </w:r>
            <w:r w:rsidR="00DD6D68" w:rsidRPr="00903DBA">
              <w:rPr>
                <w:noProof/>
                <w:webHidden/>
              </w:rPr>
            </w:r>
            <w:r w:rsidR="00DD6D68" w:rsidRPr="00903DBA">
              <w:rPr>
                <w:noProof/>
                <w:webHidden/>
              </w:rPr>
              <w:fldChar w:fldCharType="separate"/>
            </w:r>
            <w:r w:rsidR="00392B3E">
              <w:rPr>
                <w:noProof/>
                <w:webHidden/>
              </w:rPr>
              <w:t>309</w:t>
            </w:r>
            <w:r w:rsidR="00DD6D68" w:rsidRPr="00903DBA">
              <w:rPr>
                <w:noProof/>
                <w:webHidden/>
              </w:rPr>
              <w:fldChar w:fldCharType="end"/>
            </w:r>
          </w:hyperlink>
        </w:p>
        <w:p w14:paraId="70BA134C" w14:textId="100CB0FE" w:rsidR="00DD6D68" w:rsidRPr="00903DBA" w:rsidRDefault="004773EA">
          <w:pPr>
            <w:pStyle w:val="Innehll2"/>
            <w:tabs>
              <w:tab w:val="left" w:pos="1100"/>
              <w:tab w:val="right" w:leader="dot" w:pos="9350"/>
            </w:tabs>
            <w:rPr>
              <w:rFonts w:asciiTheme="minorHAnsi" w:eastAsiaTheme="minorEastAsia" w:hAnsiTheme="minorHAnsi"/>
              <w:noProof/>
              <w:color w:val="auto"/>
              <w:lang w:eastAsia="sv-SE"/>
            </w:rPr>
          </w:pPr>
          <w:hyperlink w:anchor="_Toc57656128" w:history="1">
            <w:r w:rsidR="00DD6D68" w:rsidRPr="00903DBA">
              <w:rPr>
                <w:rStyle w:val="Hyperlnk"/>
                <w:noProof/>
              </w:rPr>
              <w:t>13.6.</w:t>
            </w:r>
            <w:r w:rsidR="00DD6D68" w:rsidRPr="00903DBA">
              <w:rPr>
                <w:rFonts w:asciiTheme="minorHAnsi" w:eastAsiaTheme="minorEastAsia" w:hAnsiTheme="minorHAnsi"/>
                <w:noProof/>
                <w:color w:val="auto"/>
                <w:lang w:eastAsia="sv-SE"/>
              </w:rPr>
              <w:tab/>
            </w:r>
            <w:r w:rsidR="00DD6D68" w:rsidRPr="00903DBA">
              <w:rPr>
                <w:rStyle w:val="Hyperlnk"/>
                <w:noProof/>
              </w:rPr>
              <w:t>Long Jumps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_Toc57656128 \h </w:instrText>
            </w:r>
            <w:r w:rsidR="00DD6D68" w:rsidRPr="00903DBA">
              <w:rPr>
                <w:noProof/>
                <w:webHidden/>
              </w:rPr>
            </w:r>
            <w:r w:rsidR="00DD6D68" w:rsidRPr="00903DBA">
              <w:rPr>
                <w:noProof/>
                <w:webHidden/>
              </w:rPr>
              <w:fldChar w:fldCharType="separate"/>
            </w:r>
            <w:r w:rsidR="00392B3E">
              <w:rPr>
                <w:noProof/>
                <w:webHidden/>
              </w:rPr>
              <w:t>315</w:t>
            </w:r>
            <w:r w:rsidR="00DD6D68" w:rsidRPr="00903DBA">
              <w:rPr>
                <w:noProof/>
                <w:webHidden/>
              </w:rPr>
              <w:fldChar w:fldCharType="end"/>
            </w:r>
          </w:hyperlink>
        </w:p>
        <w:p w14:paraId="2D8337C8" w14:textId="4DB4BB72" w:rsidR="00DD6D68" w:rsidRPr="00903DBA" w:rsidRDefault="004773EA">
          <w:pPr>
            <w:pStyle w:val="Innehll2"/>
            <w:tabs>
              <w:tab w:val="left" w:pos="1100"/>
              <w:tab w:val="right" w:leader="dot" w:pos="9350"/>
            </w:tabs>
            <w:rPr>
              <w:rFonts w:asciiTheme="minorHAnsi" w:eastAsiaTheme="minorEastAsia" w:hAnsiTheme="minorHAnsi"/>
              <w:noProof/>
              <w:color w:val="auto"/>
              <w:lang w:eastAsia="sv-SE"/>
            </w:rPr>
          </w:pPr>
          <w:hyperlink w:anchor="_Toc57656129" w:history="1">
            <w:r w:rsidR="00DD6D68" w:rsidRPr="00903DBA">
              <w:rPr>
                <w:rStyle w:val="Hyperlnk"/>
                <w:noProof/>
              </w:rPr>
              <w:t>13.7.</w:t>
            </w:r>
            <w:r w:rsidR="00DD6D68" w:rsidRPr="00903DBA">
              <w:rPr>
                <w:rFonts w:asciiTheme="minorHAnsi" w:eastAsiaTheme="minorEastAsia" w:hAnsiTheme="minorHAnsi"/>
                <w:noProof/>
                <w:color w:val="auto"/>
                <w:lang w:eastAsia="sv-SE"/>
              </w:rPr>
              <w:tab/>
            </w:r>
            <w:r w:rsidR="00DD6D68" w:rsidRPr="00903DBA">
              <w:rPr>
                <w:rStyle w:val="Hyperlnk"/>
                <w:noProof/>
              </w:rPr>
              <w:t>Mathematical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_Toc57656129 \h </w:instrText>
            </w:r>
            <w:r w:rsidR="00DD6D68" w:rsidRPr="00903DBA">
              <w:rPr>
                <w:noProof/>
                <w:webHidden/>
              </w:rPr>
            </w:r>
            <w:r w:rsidR="00DD6D68" w:rsidRPr="00903DBA">
              <w:rPr>
                <w:noProof/>
                <w:webHidden/>
              </w:rPr>
              <w:fldChar w:fldCharType="separate"/>
            </w:r>
            <w:r w:rsidR="00392B3E">
              <w:rPr>
                <w:noProof/>
                <w:webHidden/>
              </w:rPr>
              <w:t>317</w:t>
            </w:r>
            <w:r w:rsidR="00DD6D68" w:rsidRPr="00903DBA">
              <w:rPr>
                <w:noProof/>
                <w:webHidden/>
              </w:rPr>
              <w:fldChar w:fldCharType="end"/>
            </w:r>
          </w:hyperlink>
        </w:p>
        <w:p w14:paraId="1DFFC029" w14:textId="5F5FF303"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130" w:history="1">
            <w:r w:rsidR="00DD6D68" w:rsidRPr="00903DBA">
              <w:rPr>
                <w:rStyle w:val="Hyperlnk"/>
                <w:noProof/>
                <w:highlight w:val="white"/>
              </w:rPr>
              <w:t>13.7.1.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Exponent and Logarithm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_Toc57656130 \h </w:instrText>
            </w:r>
            <w:r w:rsidR="00DD6D68" w:rsidRPr="00903DBA">
              <w:rPr>
                <w:noProof/>
                <w:webHidden/>
              </w:rPr>
            </w:r>
            <w:r w:rsidR="00DD6D68" w:rsidRPr="00903DBA">
              <w:rPr>
                <w:noProof/>
                <w:webHidden/>
              </w:rPr>
              <w:fldChar w:fldCharType="separate"/>
            </w:r>
            <w:r w:rsidR="00392B3E">
              <w:rPr>
                <w:noProof/>
                <w:webHidden/>
              </w:rPr>
              <w:t>318</w:t>
            </w:r>
            <w:r w:rsidR="00DD6D68" w:rsidRPr="00903DBA">
              <w:rPr>
                <w:noProof/>
                <w:webHidden/>
              </w:rPr>
              <w:fldChar w:fldCharType="end"/>
            </w:r>
          </w:hyperlink>
        </w:p>
        <w:p w14:paraId="777BA9D3" w14:textId="7109609A"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131" w:history="1">
            <w:r w:rsidR="00DD6D68" w:rsidRPr="00903DBA">
              <w:rPr>
                <w:rStyle w:val="Hyperlnk"/>
                <w:noProof/>
                <w:highlight w:val="white"/>
              </w:rPr>
              <w:t>13.7.2.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Power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_Toc57656131 \h </w:instrText>
            </w:r>
            <w:r w:rsidR="00DD6D68" w:rsidRPr="00903DBA">
              <w:rPr>
                <w:noProof/>
                <w:webHidden/>
              </w:rPr>
            </w:r>
            <w:r w:rsidR="00DD6D68" w:rsidRPr="00903DBA">
              <w:rPr>
                <w:noProof/>
                <w:webHidden/>
              </w:rPr>
              <w:fldChar w:fldCharType="separate"/>
            </w:r>
            <w:r w:rsidR="00392B3E">
              <w:rPr>
                <w:noProof/>
                <w:webHidden/>
              </w:rPr>
              <w:t>320</w:t>
            </w:r>
            <w:r w:rsidR="00DD6D68" w:rsidRPr="00903DBA">
              <w:rPr>
                <w:noProof/>
                <w:webHidden/>
              </w:rPr>
              <w:fldChar w:fldCharType="end"/>
            </w:r>
          </w:hyperlink>
        </w:p>
        <w:p w14:paraId="5E2F080D" w14:textId="1A689556"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132" w:history="1">
            <w:r w:rsidR="00DD6D68" w:rsidRPr="00903DBA">
              <w:rPr>
                <w:rStyle w:val="Hyperlnk"/>
                <w:noProof/>
                <w:highlight w:val="white"/>
              </w:rPr>
              <w:t>13.7.1.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Square Root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_Toc57656132 \h </w:instrText>
            </w:r>
            <w:r w:rsidR="00DD6D68" w:rsidRPr="00903DBA">
              <w:rPr>
                <w:noProof/>
                <w:webHidden/>
              </w:rPr>
            </w:r>
            <w:r w:rsidR="00DD6D68" w:rsidRPr="00903DBA">
              <w:rPr>
                <w:noProof/>
                <w:webHidden/>
              </w:rPr>
              <w:fldChar w:fldCharType="separate"/>
            </w:r>
            <w:r w:rsidR="00392B3E">
              <w:rPr>
                <w:noProof/>
                <w:webHidden/>
              </w:rPr>
              <w:t>321</w:t>
            </w:r>
            <w:r w:rsidR="00DD6D68" w:rsidRPr="00903DBA">
              <w:rPr>
                <w:noProof/>
                <w:webHidden/>
              </w:rPr>
              <w:fldChar w:fldCharType="end"/>
            </w:r>
          </w:hyperlink>
        </w:p>
        <w:p w14:paraId="4D54B310" w14:textId="5DF83274"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133" w:history="1">
            <w:r w:rsidR="00DD6D68" w:rsidRPr="00903DBA">
              <w:rPr>
                <w:rStyle w:val="Hyperlnk"/>
                <w:noProof/>
                <w:highlight w:val="white"/>
              </w:rPr>
              <w:t>13.7.1.</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Modulo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_Toc57656133 \h </w:instrText>
            </w:r>
            <w:r w:rsidR="00DD6D68" w:rsidRPr="00903DBA">
              <w:rPr>
                <w:noProof/>
                <w:webHidden/>
              </w:rPr>
            </w:r>
            <w:r w:rsidR="00DD6D68" w:rsidRPr="00903DBA">
              <w:rPr>
                <w:noProof/>
                <w:webHidden/>
              </w:rPr>
              <w:fldChar w:fldCharType="separate"/>
            </w:r>
            <w:r w:rsidR="00392B3E">
              <w:rPr>
                <w:noProof/>
                <w:webHidden/>
              </w:rPr>
              <w:t>322</w:t>
            </w:r>
            <w:r w:rsidR="00DD6D68" w:rsidRPr="00903DBA">
              <w:rPr>
                <w:noProof/>
                <w:webHidden/>
              </w:rPr>
              <w:fldChar w:fldCharType="end"/>
            </w:r>
          </w:hyperlink>
        </w:p>
        <w:p w14:paraId="45664C92" w14:textId="458536AC"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134" w:history="1">
            <w:r w:rsidR="00DD6D68" w:rsidRPr="00903DBA">
              <w:rPr>
                <w:rStyle w:val="Hyperlnk"/>
                <w:noProof/>
                <w:highlight w:val="white"/>
              </w:rPr>
              <w:t>13.7.2.</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Trigonometric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_Toc57656134 \h </w:instrText>
            </w:r>
            <w:r w:rsidR="00DD6D68" w:rsidRPr="00903DBA">
              <w:rPr>
                <w:noProof/>
                <w:webHidden/>
              </w:rPr>
            </w:r>
            <w:r w:rsidR="00DD6D68" w:rsidRPr="00903DBA">
              <w:rPr>
                <w:noProof/>
                <w:webHidden/>
              </w:rPr>
              <w:fldChar w:fldCharType="separate"/>
            </w:r>
            <w:r w:rsidR="00392B3E">
              <w:rPr>
                <w:noProof/>
                <w:webHidden/>
              </w:rPr>
              <w:t>322</w:t>
            </w:r>
            <w:r w:rsidR="00DD6D68" w:rsidRPr="00903DBA">
              <w:rPr>
                <w:noProof/>
                <w:webHidden/>
              </w:rPr>
              <w:fldChar w:fldCharType="end"/>
            </w:r>
          </w:hyperlink>
        </w:p>
        <w:p w14:paraId="00945C21" w14:textId="6E6A8FE5"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135" w:history="1">
            <w:r w:rsidR="00DD6D68" w:rsidRPr="00903DBA">
              <w:rPr>
                <w:rStyle w:val="Hyperlnk"/>
                <w:noProof/>
                <w:highlight w:val="white"/>
              </w:rPr>
              <w:t>13.7.3.</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Inverted Trigonometric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_Toc57656135 \h </w:instrText>
            </w:r>
            <w:r w:rsidR="00DD6D68" w:rsidRPr="00903DBA">
              <w:rPr>
                <w:noProof/>
                <w:webHidden/>
              </w:rPr>
            </w:r>
            <w:r w:rsidR="00DD6D68" w:rsidRPr="00903DBA">
              <w:rPr>
                <w:noProof/>
                <w:webHidden/>
              </w:rPr>
              <w:fldChar w:fldCharType="separate"/>
            </w:r>
            <w:r w:rsidR="00392B3E">
              <w:rPr>
                <w:noProof/>
                <w:webHidden/>
              </w:rPr>
              <w:t>323</w:t>
            </w:r>
            <w:r w:rsidR="00DD6D68" w:rsidRPr="00903DBA">
              <w:rPr>
                <w:noProof/>
                <w:webHidden/>
              </w:rPr>
              <w:fldChar w:fldCharType="end"/>
            </w:r>
          </w:hyperlink>
        </w:p>
        <w:p w14:paraId="569EFE5B" w14:textId="103940E3"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136" w:history="1">
            <w:r w:rsidR="00DD6D68" w:rsidRPr="00903DBA">
              <w:rPr>
                <w:rStyle w:val="Hyperlnk"/>
                <w:noProof/>
                <w:highlight w:val="white"/>
              </w:rPr>
              <w:t>13.7.4.</w:t>
            </w:r>
            <w:r w:rsidR="00DD6D68" w:rsidRPr="00903DBA">
              <w:rPr>
                <w:rFonts w:asciiTheme="minorHAnsi" w:eastAsiaTheme="minorEastAsia" w:hAnsiTheme="minorHAnsi"/>
                <w:noProof/>
                <w:color w:val="auto"/>
                <w:lang w:eastAsia="sv-SE"/>
              </w:rPr>
              <w:tab/>
            </w:r>
            <w:r w:rsidR="00DD6D68" w:rsidRPr="00903DBA">
              <w:rPr>
                <w:rStyle w:val="Hyperlnk"/>
                <w:noProof/>
                <w:shd w:val="clear" w:color="auto" w:fill="FFFFFF"/>
              </w:rPr>
              <w:t>Hyperbolic Trigonometric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_Toc57656136 \h </w:instrText>
            </w:r>
            <w:r w:rsidR="00DD6D68" w:rsidRPr="00903DBA">
              <w:rPr>
                <w:noProof/>
                <w:webHidden/>
              </w:rPr>
            </w:r>
            <w:r w:rsidR="00DD6D68" w:rsidRPr="00903DBA">
              <w:rPr>
                <w:noProof/>
                <w:webHidden/>
              </w:rPr>
              <w:fldChar w:fldCharType="separate"/>
            </w:r>
            <w:r w:rsidR="00392B3E">
              <w:rPr>
                <w:noProof/>
                <w:webHidden/>
              </w:rPr>
              <w:t>326</w:t>
            </w:r>
            <w:r w:rsidR="00DD6D68" w:rsidRPr="00903DBA">
              <w:rPr>
                <w:noProof/>
                <w:webHidden/>
              </w:rPr>
              <w:fldChar w:fldCharType="end"/>
            </w:r>
          </w:hyperlink>
        </w:p>
        <w:p w14:paraId="2C90D4E2" w14:textId="2B9AC952"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137" w:history="1">
            <w:r w:rsidR="00DD6D68" w:rsidRPr="00903DBA">
              <w:rPr>
                <w:rStyle w:val="Hyperlnk"/>
                <w:noProof/>
                <w:highlight w:val="white"/>
              </w:rPr>
              <w:t>13.7.5.</w:t>
            </w:r>
            <w:r w:rsidR="00DD6D68" w:rsidRPr="00903DBA">
              <w:rPr>
                <w:rFonts w:asciiTheme="minorHAnsi" w:eastAsiaTheme="minorEastAsia" w:hAnsiTheme="minorHAnsi"/>
                <w:noProof/>
                <w:color w:val="auto"/>
                <w:lang w:eastAsia="sv-SE"/>
              </w:rPr>
              <w:tab/>
            </w:r>
            <w:r w:rsidR="00DD6D68" w:rsidRPr="00903DBA">
              <w:rPr>
                <w:rStyle w:val="Hyperlnk"/>
                <w:noProof/>
                <w:highlight w:val="white"/>
              </w:rPr>
              <w:t>Floor, Ceiling, Absolute, and Rounding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_Toc57656137 \h </w:instrText>
            </w:r>
            <w:r w:rsidR="00DD6D68" w:rsidRPr="00903DBA">
              <w:rPr>
                <w:noProof/>
                <w:webHidden/>
              </w:rPr>
            </w:r>
            <w:r w:rsidR="00DD6D68" w:rsidRPr="00903DBA">
              <w:rPr>
                <w:noProof/>
                <w:webHidden/>
              </w:rPr>
              <w:fldChar w:fldCharType="separate"/>
            </w:r>
            <w:r w:rsidR="00392B3E">
              <w:rPr>
                <w:noProof/>
                <w:webHidden/>
              </w:rPr>
              <w:t>326</w:t>
            </w:r>
            <w:r w:rsidR="00DD6D68" w:rsidRPr="00903DBA">
              <w:rPr>
                <w:noProof/>
                <w:webHidden/>
              </w:rPr>
              <w:fldChar w:fldCharType="end"/>
            </w:r>
          </w:hyperlink>
        </w:p>
        <w:p w14:paraId="4B43AFA7" w14:textId="24046C99" w:rsidR="00DD6D68" w:rsidRPr="00903DBA" w:rsidRDefault="004773EA">
          <w:pPr>
            <w:pStyle w:val="Innehll2"/>
            <w:tabs>
              <w:tab w:val="left" w:pos="1100"/>
              <w:tab w:val="right" w:leader="dot" w:pos="9350"/>
            </w:tabs>
            <w:rPr>
              <w:rFonts w:asciiTheme="minorHAnsi" w:eastAsiaTheme="minorEastAsia" w:hAnsiTheme="minorHAnsi"/>
              <w:noProof/>
              <w:color w:val="auto"/>
              <w:lang w:eastAsia="sv-SE"/>
            </w:rPr>
          </w:pPr>
          <w:hyperlink w:anchor="_Toc57656138" w:history="1">
            <w:r w:rsidR="00DD6D68" w:rsidRPr="00903DBA">
              <w:rPr>
                <w:rStyle w:val="Hyperlnk"/>
                <w:noProof/>
              </w:rPr>
              <w:t>13.8.</w:t>
            </w:r>
            <w:r w:rsidR="00DD6D68" w:rsidRPr="00903DBA">
              <w:rPr>
                <w:rFonts w:asciiTheme="minorHAnsi" w:eastAsiaTheme="minorEastAsia" w:hAnsiTheme="minorHAnsi"/>
                <w:noProof/>
                <w:color w:val="auto"/>
                <w:lang w:eastAsia="sv-SE"/>
              </w:rPr>
              <w:tab/>
            </w:r>
            <w:r w:rsidR="00DD6D68" w:rsidRPr="00903DBA">
              <w:rPr>
                <w:rStyle w:val="Hyperlnk"/>
                <w:noProof/>
              </w:rPr>
              <w:t>Standard Input/Output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_Toc57656138 \h </w:instrText>
            </w:r>
            <w:r w:rsidR="00DD6D68" w:rsidRPr="00903DBA">
              <w:rPr>
                <w:noProof/>
                <w:webHidden/>
              </w:rPr>
            </w:r>
            <w:r w:rsidR="00DD6D68" w:rsidRPr="00903DBA">
              <w:rPr>
                <w:noProof/>
                <w:webHidden/>
              </w:rPr>
              <w:fldChar w:fldCharType="separate"/>
            </w:r>
            <w:r w:rsidR="00392B3E">
              <w:rPr>
                <w:noProof/>
                <w:webHidden/>
              </w:rPr>
              <w:t>327</w:t>
            </w:r>
            <w:r w:rsidR="00DD6D68" w:rsidRPr="00903DBA">
              <w:rPr>
                <w:noProof/>
                <w:webHidden/>
              </w:rPr>
              <w:fldChar w:fldCharType="end"/>
            </w:r>
          </w:hyperlink>
        </w:p>
        <w:p w14:paraId="7EB6736E" w14:textId="652E9FAA"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139" w:history="1">
            <w:r w:rsidR="00DD6D68" w:rsidRPr="00903DBA">
              <w:rPr>
                <w:rStyle w:val="Hyperlnk"/>
                <w:noProof/>
              </w:rPr>
              <w:t>13.8.1.</w:t>
            </w:r>
            <w:r w:rsidR="00DD6D68" w:rsidRPr="00903DBA">
              <w:rPr>
                <w:rFonts w:asciiTheme="minorHAnsi" w:eastAsiaTheme="minorEastAsia" w:hAnsiTheme="minorHAnsi"/>
                <w:noProof/>
                <w:color w:val="auto"/>
                <w:lang w:eastAsia="sv-SE"/>
              </w:rPr>
              <w:tab/>
            </w:r>
            <w:r w:rsidR="00DD6D68" w:rsidRPr="00903DBA">
              <w:rPr>
                <w:rStyle w:val="Hyperlnk"/>
                <w:noProof/>
              </w:rPr>
              <w:t>Printing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_Toc57656139 \h </w:instrText>
            </w:r>
            <w:r w:rsidR="00DD6D68" w:rsidRPr="00903DBA">
              <w:rPr>
                <w:noProof/>
                <w:webHidden/>
              </w:rPr>
            </w:r>
            <w:r w:rsidR="00DD6D68" w:rsidRPr="00903DBA">
              <w:rPr>
                <w:noProof/>
                <w:webHidden/>
              </w:rPr>
              <w:fldChar w:fldCharType="separate"/>
            </w:r>
            <w:r w:rsidR="00392B3E">
              <w:rPr>
                <w:noProof/>
                <w:webHidden/>
              </w:rPr>
              <w:t>327</w:t>
            </w:r>
            <w:r w:rsidR="00DD6D68" w:rsidRPr="00903DBA">
              <w:rPr>
                <w:noProof/>
                <w:webHidden/>
              </w:rPr>
              <w:fldChar w:fldCharType="end"/>
            </w:r>
          </w:hyperlink>
        </w:p>
        <w:p w14:paraId="38773407" w14:textId="28DDE08C"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140" w:history="1">
            <w:r w:rsidR="00DD6D68" w:rsidRPr="00903DBA">
              <w:rPr>
                <w:rStyle w:val="Hyperlnk"/>
                <w:noProof/>
              </w:rPr>
              <w:t>13.8.2.</w:t>
            </w:r>
            <w:r w:rsidR="00DD6D68" w:rsidRPr="00903DBA">
              <w:rPr>
                <w:rFonts w:asciiTheme="minorHAnsi" w:eastAsiaTheme="minorEastAsia" w:hAnsiTheme="minorHAnsi"/>
                <w:noProof/>
                <w:color w:val="auto"/>
                <w:lang w:eastAsia="sv-SE"/>
              </w:rPr>
              <w:tab/>
            </w:r>
            <w:r w:rsidR="00DD6D68" w:rsidRPr="00903DBA">
              <w:rPr>
                <w:rStyle w:val="Hyperlnk"/>
                <w:noProof/>
              </w:rPr>
              <w:t>Scanning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_Toc57656140 \h </w:instrText>
            </w:r>
            <w:r w:rsidR="00DD6D68" w:rsidRPr="00903DBA">
              <w:rPr>
                <w:noProof/>
                <w:webHidden/>
              </w:rPr>
            </w:r>
            <w:r w:rsidR="00DD6D68" w:rsidRPr="00903DBA">
              <w:rPr>
                <w:noProof/>
                <w:webHidden/>
              </w:rPr>
              <w:fldChar w:fldCharType="separate"/>
            </w:r>
            <w:r w:rsidR="00392B3E">
              <w:rPr>
                <w:noProof/>
                <w:webHidden/>
              </w:rPr>
              <w:t>338</w:t>
            </w:r>
            <w:r w:rsidR="00DD6D68" w:rsidRPr="00903DBA">
              <w:rPr>
                <w:noProof/>
                <w:webHidden/>
              </w:rPr>
              <w:fldChar w:fldCharType="end"/>
            </w:r>
          </w:hyperlink>
        </w:p>
        <w:p w14:paraId="5013CE21" w14:textId="7B8DC199"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141" w:history="1">
            <w:r w:rsidR="00DD6D68" w:rsidRPr="00903DBA">
              <w:rPr>
                <w:rStyle w:val="Hyperlnk"/>
                <w:noProof/>
              </w:rPr>
              <w:t>13.8.3.</w:t>
            </w:r>
            <w:r w:rsidR="00DD6D68" w:rsidRPr="00903DBA">
              <w:rPr>
                <w:rFonts w:asciiTheme="minorHAnsi" w:eastAsiaTheme="minorEastAsia" w:hAnsiTheme="minorHAnsi"/>
                <w:noProof/>
                <w:color w:val="auto"/>
                <w:lang w:eastAsia="sv-SE"/>
              </w:rPr>
              <w:tab/>
            </w:r>
            <w:r w:rsidR="00DD6D68" w:rsidRPr="00903DBA">
              <w:rPr>
                <w:rStyle w:val="Hyperlnk"/>
                <w:noProof/>
              </w:rPr>
              <w:t>File Handling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_Toc57656141 \h </w:instrText>
            </w:r>
            <w:r w:rsidR="00DD6D68" w:rsidRPr="00903DBA">
              <w:rPr>
                <w:noProof/>
                <w:webHidden/>
              </w:rPr>
            </w:r>
            <w:r w:rsidR="00DD6D68" w:rsidRPr="00903DBA">
              <w:rPr>
                <w:noProof/>
                <w:webHidden/>
              </w:rPr>
              <w:fldChar w:fldCharType="separate"/>
            </w:r>
            <w:r w:rsidR="00392B3E">
              <w:rPr>
                <w:noProof/>
                <w:webHidden/>
              </w:rPr>
              <w:t>350</w:t>
            </w:r>
            <w:r w:rsidR="00DD6D68" w:rsidRPr="00903DBA">
              <w:rPr>
                <w:noProof/>
                <w:webHidden/>
              </w:rPr>
              <w:fldChar w:fldCharType="end"/>
            </w:r>
          </w:hyperlink>
        </w:p>
        <w:p w14:paraId="22D79CCF" w14:textId="76A541F3" w:rsidR="00DD6D68" w:rsidRPr="00903DBA" w:rsidRDefault="004773EA">
          <w:pPr>
            <w:pStyle w:val="Innehll2"/>
            <w:tabs>
              <w:tab w:val="left" w:pos="1100"/>
              <w:tab w:val="right" w:leader="dot" w:pos="9350"/>
            </w:tabs>
            <w:rPr>
              <w:rFonts w:asciiTheme="minorHAnsi" w:eastAsiaTheme="minorEastAsia" w:hAnsiTheme="minorHAnsi"/>
              <w:noProof/>
              <w:color w:val="auto"/>
              <w:lang w:eastAsia="sv-SE"/>
            </w:rPr>
          </w:pPr>
          <w:hyperlink w:anchor="_Toc57656142" w:history="1">
            <w:r w:rsidR="00DD6D68" w:rsidRPr="00903DBA">
              <w:rPr>
                <w:rStyle w:val="Hyperlnk"/>
                <w:noProof/>
              </w:rPr>
              <w:t>13.9.</w:t>
            </w:r>
            <w:r w:rsidR="00DD6D68" w:rsidRPr="00903DBA">
              <w:rPr>
                <w:rFonts w:asciiTheme="minorHAnsi" w:eastAsiaTheme="minorEastAsia" w:hAnsiTheme="minorHAnsi"/>
                <w:noProof/>
                <w:color w:val="auto"/>
                <w:lang w:eastAsia="sv-SE"/>
              </w:rPr>
              <w:tab/>
            </w:r>
            <w:r w:rsidR="00DD6D68" w:rsidRPr="00903DBA">
              <w:rPr>
                <w:rStyle w:val="Hyperlnk"/>
                <w:noProof/>
              </w:rPr>
              <w:t>The Standard Library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_Toc57656142 \h </w:instrText>
            </w:r>
            <w:r w:rsidR="00DD6D68" w:rsidRPr="00903DBA">
              <w:rPr>
                <w:noProof/>
                <w:webHidden/>
              </w:rPr>
            </w:r>
            <w:r w:rsidR="00DD6D68" w:rsidRPr="00903DBA">
              <w:rPr>
                <w:noProof/>
                <w:webHidden/>
              </w:rPr>
              <w:fldChar w:fldCharType="separate"/>
            </w:r>
            <w:r w:rsidR="00392B3E">
              <w:rPr>
                <w:noProof/>
                <w:webHidden/>
              </w:rPr>
              <w:t>360</w:t>
            </w:r>
            <w:r w:rsidR="00DD6D68" w:rsidRPr="00903DBA">
              <w:rPr>
                <w:noProof/>
                <w:webHidden/>
              </w:rPr>
              <w:fldChar w:fldCharType="end"/>
            </w:r>
          </w:hyperlink>
        </w:p>
        <w:p w14:paraId="44A77C5A" w14:textId="7AB99DC6" w:rsidR="00DD6D68" w:rsidRPr="00903DBA" w:rsidRDefault="004773EA">
          <w:pPr>
            <w:pStyle w:val="Innehll2"/>
            <w:tabs>
              <w:tab w:val="left" w:pos="1100"/>
              <w:tab w:val="right" w:leader="dot" w:pos="9350"/>
            </w:tabs>
            <w:rPr>
              <w:rFonts w:asciiTheme="minorHAnsi" w:eastAsiaTheme="minorEastAsia" w:hAnsiTheme="minorHAnsi"/>
              <w:noProof/>
              <w:color w:val="auto"/>
              <w:lang w:eastAsia="sv-SE"/>
            </w:rPr>
          </w:pPr>
          <w:hyperlink w:anchor="_Toc57656143" w:history="1">
            <w:r w:rsidR="00DD6D68" w:rsidRPr="00903DBA">
              <w:rPr>
                <w:rStyle w:val="Hyperlnk"/>
                <w:noProof/>
              </w:rPr>
              <w:t>13.10.</w:t>
            </w:r>
            <w:r w:rsidR="00DD6D68" w:rsidRPr="00903DBA">
              <w:rPr>
                <w:rFonts w:asciiTheme="minorHAnsi" w:eastAsiaTheme="minorEastAsia" w:hAnsiTheme="minorHAnsi"/>
                <w:noProof/>
                <w:color w:val="auto"/>
                <w:lang w:eastAsia="sv-SE"/>
              </w:rPr>
              <w:tab/>
            </w:r>
            <w:r w:rsidR="00DD6D68" w:rsidRPr="00903DBA">
              <w:rPr>
                <w:rStyle w:val="Hyperlnk"/>
                <w:noProof/>
              </w:rPr>
              <w:t>Time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_Toc57656143 \h </w:instrText>
            </w:r>
            <w:r w:rsidR="00DD6D68" w:rsidRPr="00903DBA">
              <w:rPr>
                <w:noProof/>
                <w:webHidden/>
              </w:rPr>
            </w:r>
            <w:r w:rsidR="00DD6D68" w:rsidRPr="00903DBA">
              <w:rPr>
                <w:noProof/>
                <w:webHidden/>
              </w:rPr>
              <w:fldChar w:fldCharType="separate"/>
            </w:r>
            <w:r w:rsidR="00392B3E">
              <w:rPr>
                <w:noProof/>
                <w:webHidden/>
              </w:rPr>
              <w:t>366</w:t>
            </w:r>
            <w:r w:rsidR="00DD6D68" w:rsidRPr="00903DBA">
              <w:rPr>
                <w:noProof/>
                <w:webHidden/>
              </w:rPr>
              <w:fldChar w:fldCharType="end"/>
            </w:r>
          </w:hyperlink>
        </w:p>
        <w:p w14:paraId="685A69A6" w14:textId="55135E71" w:rsidR="00DD6D68" w:rsidRPr="00903DBA" w:rsidRDefault="004773EA">
          <w:pPr>
            <w:pStyle w:val="Innehll1"/>
            <w:rPr>
              <w:rFonts w:asciiTheme="minorHAnsi" w:eastAsiaTheme="minorEastAsia" w:hAnsiTheme="minorHAnsi"/>
              <w:noProof/>
              <w:color w:val="auto"/>
              <w:lang w:eastAsia="sv-SE"/>
            </w:rPr>
          </w:pPr>
          <w:hyperlink w:anchor="_Toc57656144" w:history="1">
            <w:r w:rsidR="00DD6D68" w:rsidRPr="00903DBA">
              <w:rPr>
                <w:rStyle w:val="Hyperlnk"/>
                <w:noProof/>
              </w:rPr>
              <w:t>A.</w:t>
            </w:r>
            <w:r w:rsidR="00DD6D68" w:rsidRPr="00903DBA">
              <w:rPr>
                <w:rFonts w:asciiTheme="minorHAnsi" w:eastAsiaTheme="minorEastAsia" w:hAnsiTheme="minorHAnsi"/>
                <w:noProof/>
                <w:color w:val="auto"/>
                <w:lang w:eastAsia="sv-SE"/>
              </w:rPr>
              <w:tab/>
            </w:r>
            <w:r w:rsidR="00DD6D68" w:rsidRPr="00903DBA">
              <w:rPr>
                <w:rStyle w:val="Hyperlnk"/>
                <w:noProof/>
              </w:rPr>
              <w:t>The Preprocessor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_Toc57656144 \h </w:instrText>
            </w:r>
            <w:r w:rsidR="00DD6D68" w:rsidRPr="00903DBA">
              <w:rPr>
                <w:noProof/>
                <w:webHidden/>
              </w:rPr>
            </w:r>
            <w:r w:rsidR="00DD6D68" w:rsidRPr="00903DBA">
              <w:rPr>
                <w:noProof/>
                <w:webHidden/>
              </w:rPr>
              <w:fldChar w:fldCharType="separate"/>
            </w:r>
            <w:r w:rsidR="00392B3E">
              <w:rPr>
                <w:noProof/>
                <w:webHidden/>
              </w:rPr>
              <w:t>373</w:t>
            </w:r>
            <w:r w:rsidR="00DD6D68" w:rsidRPr="00903DBA">
              <w:rPr>
                <w:noProof/>
                <w:webHidden/>
              </w:rPr>
              <w:fldChar w:fldCharType="end"/>
            </w:r>
          </w:hyperlink>
        </w:p>
        <w:p w14:paraId="6F940727" w14:textId="1D597AD6" w:rsidR="00DD6D68" w:rsidRPr="00903DBA" w:rsidRDefault="004773EA">
          <w:pPr>
            <w:pStyle w:val="Innehll2"/>
            <w:tabs>
              <w:tab w:val="left" w:pos="1100"/>
              <w:tab w:val="right" w:leader="dot" w:pos="9350"/>
            </w:tabs>
            <w:rPr>
              <w:rFonts w:asciiTheme="minorHAnsi" w:eastAsiaTheme="minorEastAsia" w:hAnsiTheme="minorHAnsi"/>
              <w:noProof/>
              <w:color w:val="auto"/>
              <w:lang w:eastAsia="sv-SE"/>
            </w:rPr>
          </w:pPr>
          <w:hyperlink w:anchor="_Toc57656145" w:history="1">
            <w:r w:rsidR="00DD6D68" w:rsidRPr="00903DBA">
              <w:rPr>
                <w:rStyle w:val="Hyperlnk"/>
                <w:noProof/>
              </w:rPr>
              <w:t>13.11.</w:t>
            </w:r>
            <w:r w:rsidR="00DD6D68" w:rsidRPr="00903DBA">
              <w:rPr>
                <w:rFonts w:asciiTheme="minorHAnsi" w:eastAsiaTheme="minorEastAsia" w:hAnsiTheme="minorHAnsi"/>
                <w:noProof/>
                <w:color w:val="auto"/>
                <w:lang w:eastAsia="sv-SE"/>
              </w:rPr>
              <w:tab/>
            </w:r>
            <w:r w:rsidR="00DD6D68" w:rsidRPr="00903DBA">
              <w:rPr>
                <w:rStyle w:val="Hyperlnk"/>
                <w:noProof/>
              </w:rPr>
              <w:t>The Expression Scanner and Parser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_Toc57656145 \h </w:instrText>
            </w:r>
            <w:r w:rsidR="00DD6D68" w:rsidRPr="00903DBA">
              <w:rPr>
                <w:noProof/>
                <w:webHidden/>
              </w:rPr>
            </w:r>
            <w:r w:rsidR="00DD6D68" w:rsidRPr="00903DBA">
              <w:rPr>
                <w:noProof/>
                <w:webHidden/>
              </w:rPr>
              <w:fldChar w:fldCharType="separate"/>
            </w:r>
            <w:r w:rsidR="00392B3E">
              <w:rPr>
                <w:noProof/>
                <w:webHidden/>
              </w:rPr>
              <w:t>373</w:t>
            </w:r>
            <w:r w:rsidR="00DD6D68" w:rsidRPr="00903DBA">
              <w:rPr>
                <w:noProof/>
                <w:webHidden/>
              </w:rPr>
              <w:fldChar w:fldCharType="end"/>
            </w:r>
          </w:hyperlink>
        </w:p>
        <w:p w14:paraId="1CE35B0E" w14:textId="41CF5B29" w:rsidR="00DD6D68" w:rsidRPr="00903DBA" w:rsidRDefault="004773EA">
          <w:pPr>
            <w:pStyle w:val="Innehll3"/>
            <w:tabs>
              <w:tab w:val="left" w:pos="1540"/>
              <w:tab w:val="right" w:leader="dot" w:pos="9350"/>
            </w:tabs>
            <w:rPr>
              <w:rFonts w:asciiTheme="minorHAnsi" w:eastAsiaTheme="minorEastAsia" w:hAnsiTheme="minorHAnsi"/>
              <w:noProof/>
              <w:color w:val="auto"/>
              <w:lang w:eastAsia="sv-SE"/>
            </w:rPr>
          </w:pPr>
          <w:hyperlink w:anchor="_Toc57656146" w:history="1">
            <w:r w:rsidR="00DD6D68" w:rsidRPr="00903DBA">
              <w:rPr>
                <w:rStyle w:val="Hyperlnk"/>
                <w:noProof/>
              </w:rPr>
              <w:t>13.11.1.</w:t>
            </w:r>
            <w:r w:rsidR="00DD6D68" w:rsidRPr="00903DBA">
              <w:rPr>
                <w:rFonts w:asciiTheme="minorHAnsi" w:eastAsiaTheme="minorEastAsia" w:hAnsiTheme="minorHAnsi"/>
                <w:noProof/>
                <w:color w:val="auto"/>
                <w:lang w:eastAsia="sv-SE"/>
              </w:rPr>
              <w:tab/>
            </w:r>
            <w:r w:rsidR="00DD6D68" w:rsidRPr="00903DBA">
              <w:rPr>
                <w:rStyle w:val="Hyperlnk"/>
                <w:noProof/>
              </w:rPr>
              <w:t>The Grammar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_Toc57656146 \h </w:instrText>
            </w:r>
            <w:r w:rsidR="00DD6D68" w:rsidRPr="00903DBA">
              <w:rPr>
                <w:noProof/>
                <w:webHidden/>
              </w:rPr>
            </w:r>
            <w:r w:rsidR="00DD6D68" w:rsidRPr="00903DBA">
              <w:rPr>
                <w:noProof/>
                <w:webHidden/>
              </w:rPr>
              <w:fldChar w:fldCharType="separate"/>
            </w:r>
            <w:r w:rsidR="00392B3E">
              <w:rPr>
                <w:noProof/>
                <w:webHidden/>
              </w:rPr>
              <w:t>373</w:t>
            </w:r>
            <w:r w:rsidR="00DD6D68" w:rsidRPr="00903DBA">
              <w:rPr>
                <w:noProof/>
                <w:webHidden/>
              </w:rPr>
              <w:fldChar w:fldCharType="end"/>
            </w:r>
          </w:hyperlink>
        </w:p>
        <w:p w14:paraId="5928F38A" w14:textId="68CC61F6" w:rsidR="00DD6D68" w:rsidRPr="00903DBA" w:rsidRDefault="004773EA">
          <w:pPr>
            <w:pStyle w:val="Innehll3"/>
            <w:tabs>
              <w:tab w:val="left" w:pos="1540"/>
              <w:tab w:val="right" w:leader="dot" w:pos="9350"/>
            </w:tabs>
            <w:rPr>
              <w:rFonts w:asciiTheme="minorHAnsi" w:eastAsiaTheme="minorEastAsia" w:hAnsiTheme="minorHAnsi"/>
              <w:noProof/>
              <w:color w:val="auto"/>
              <w:lang w:eastAsia="sv-SE"/>
            </w:rPr>
          </w:pPr>
          <w:hyperlink w:anchor="_Toc57656147" w:history="1">
            <w:r w:rsidR="00DD6D68" w:rsidRPr="00903DBA">
              <w:rPr>
                <w:rStyle w:val="Hyperlnk"/>
                <w:noProof/>
              </w:rPr>
              <w:t>13.11.2.</w:t>
            </w:r>
            <w:r w:rsidR="00DD6D68" w:rsidRPr="00903DBA">
              <w:rPr>
                <w:rFonts w:asciiTheme="minorHAnsi" w:eastAsiaTheme="minorEastAsia" w:hAnsiTheme="minorHAnsi"/>
                <w:noProof/>
                <w:color w:val="auto"/>
                <w:lang w:eastAsia="sv-SE"/>
              </w:rPr>
              <w:tab/>
            </w:r>
            <w:r w:rsidR="00DD6D68" w:rsidRPr="00903DBA">
              <w:rPr>
                <w:rStyle w:val="Hyperlnk"/>
                <w:noProof/>
              </w:rPr>
              <w:t>The Parser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_Toc57656147 \h </w:instrText>
            </w:r>
            <w:r w:rsidR="00DD6D68" w:rsidRPr="00903DBA">
              <w:rPr>
                <w:noProof/>
                <w:webHidden/>
              </w:rPr>
            </w:r>
            <w:r w:rsidR="00DD6D68" w:rsidRPr="00903DBA">
              <w:rPr>
                <w:noProof/>
                <w:webHidden/>
              </w:rPr>
              <w:fldChar w:fldCharType="separate"/>
            </w:r>
            <w:r w:rsidR="00392B3E">
              <w:rPr>
                <w:noProof/>
                <w:webHidden/>
              </w:rPr>
              <w:t>374</w:t>
            </w:r>
            <w:r w:rsidR="00DD6D68" w:rsidRPr="00903DBA">
              <w:rPr>
                <w:noProof/>
                <w:webHidden/>
              </w:rPr>
              <w:fldChar w:fldCharType="end"/>
            </w:r>
          </w:hyperlink>
        </w:p>
        <w:p w14:paraId="1313CB9A" w14:textId="6912BF09" w:rsidR="00DD6D68" w:rsidRPr="00903DBA" w:rsidRDefault="004773EA">
          <w:pPr>
            <w:pStyle w:val="Innehll3"/>
            <w:tabs>
              <w:tab w:val="left" w:pos="1540"/>
              <w:tab w:val="right" w:leader="dot" w:pos="9350"/>
            </w:tabs>
            <w:rPr>
              <w:rFonts w:asciiTheme="minorHAnsi" w:eastAsiaTheme="minorEastAsia" w:hAnsiTheme="minorHAnsi"/>
              <w:noProof/>
              <w:color w:val="auto"/>
              <w:lang w:eastAsia="sv-SE"/>
            </w:rPr>
          </w:pPr>
          <w:hyperlink w:anchor="_Toc57656148" w:history="1">
            <w:r w:rsidR="00DD6D68" w:rsidRPr="00903DBA">
              <w:rPr>
                <w:rStyle w:val="Hyperlnk"/>
                <w:noProof/>
              </w:rPr>
              <w:t>13.11.3.</w:t>
            </w:r>
            <w:r w:rsidR="00DD6D68" w:rsidRPr="00903DBA">
              <w:rPr>
                <w:rFonts w:asciiTheme="minorHAnsi" w:eastAsiaTheme="minorEastAsia" w:hAnsiTheme="minorHAnsi"/>
                <w:noProof/>
                <w:color w:val="auto"/>
                <w:lang w:eastAsia="sv-SE"/>
              </w:rPr>
              <w:tab/>
            </w:r>
            <w:r w:rsidR="00DD6D68" w:rsidRPr="00903DBA">
              <w:rPr>
                <w:rStyle w:val="Hyperlnk"/>
                <w:noProof/>
              </w:rPr>
              <w:t>The Scanner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_Toc57656148 \h </w:instrText>
            </w:r>
            <w:r w:rsidR="00DD6D68" w:rsidRPr="00903DBA">
              <w:rPr>
                <w:noProof/>
                <w:webHidden/>
              </w:rPr>
            </w:r>
            <w:r w:rsidR="00DD6D68" w:rsidRPr="00903DBA">
              <w:rPr>
                <w:noProof/>
                <w:webHidden/>
              </w:rPr>
              <w:fldChar w:fldCharType="separate"/>
            </w:r>
            <w:r w:rsidR="00392B3E">
              <w:rPr>
                <w:noProof/>
                <w:webHidden/>
              </w:rPr>
              <w:t>378</w:t>
            </w:r>
            <w:r w:rsidR="00DD6D68" w:rsidRPr="00903DBA">
              <w:rPr>
                <w:noProof/>
                <w:webHidden/>
              </w:rPr>
              <w:fldChar w:fldCharType="end"/>
            </w:r>
          </w:hyperlink>
        </w:p>
        <w:p w14:paraId="79769DF2" w14:textId="65078501" w:rsidR="00DD6D68" w:rsidRPr="00903DBA" w:rsidRDefault="004773EA">
          <w:pPr>
            <w:pStyle w:val="Innehll2"/>
            <w:tabs>
              <w:tab w:val="left" w:pos="1100"/>
              <w:tab w:val="right" w:leader="dot" w:pos="9350"/>
            </w:tabs>
            <w:rPr>
              <w:rFonts w:asciiTheme="minorHAnsi" w:eastAsiaTheme="minorEastAsia" w:hAnsiTheme="minorHAnsi"/>
              <w:noProof/>
              <w:color w:val="auto"/>
              <w:lang w:eastAsia="sv-SE"/>
            </w:rPr>
          </w:pPr>
          <w:hyperlink w:anchor="_Toc57656149" w:history="1">
            <w:r w:rsidR="00DD6D68" w:rsidRPr="00903DBA">
              <w:rPr>
                <w:rStyle w:val="Hyperlnk"/>
                <w:noProof/>
              </w:rPr>
              <w:t>13.12.</w:t>
            </w:r>
            <w:r w:rsidR="00DD6D68" w:rsidRPr="00903DBA">
              <w:rPr>
                <w:rFonts w:asciiTheme="minorHAnsi" w:eastAsiaTheme="minorEastAsia" w:hAnsiTheme="minorHAnsi"/>
                <w:noProof/>
                <w:color w:val="auto"/>
                <w:lang w:eastAsia="sv-SE"/>
              </w:rPr>
              <w:tab/>
            </w:r>
            <w:r w:rsidR="00DD6D68" w:rsidRPr="00903DBA">
              <w:rPr>
                <w:rStyle w:val="Hyperlnk"/>
                <w:noProof/>
              </w:rPr>
              <w:t>The Preprocessor Scanner and Parser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_Toc57656149 \h </w:instrText>
            </w:r>
            <w:r w:rsidR="00DD6D68" w:rsidRPr="00903DBA">
              <w:rPr>
                <w:noProof/>
                <w:webHidden/>
              </w:rPr>
            </w:r>
            <w:r w:rsidR="00DD6D68" w:rsidRPr="00903DBA">
              <w:rPr>
                <w:noProof/>
                <w:webHidden/>
              </w:rPr>
              <w:fldChar w:fldCharType="separate"/>
            </w:r>
            <w:r w:rsidR="00392B3E">
              <w:rPr>
                <w:noProof/>
                <w:webHidden/>
              </w:rPr>
              <w:t>379</w:t>
            </w:r>
            <w:r w:rsidR="00DD6D68" w:rsidRPr="00903DBA">
              <w:rPr>
                <w:noProof/>
                <w:webHidden/>
              </w:rPr>
              <w:fldChar w:fldCharType="end"/>
            </w:r>
          </w:hyperlink>
        </w:p>
        <w:p w14:paraId="5696464C" w14:textId="7816E75C" w:rsidR="00DD6D68" w:rsidRPr="00903DBA" w:rsidRDefault="004773EA">
          <w:pPr>
            <w:pStyle w:val="Innehll3"/>
            <w:tabs>
              <w:tab w:val="left" w:pos="1540"/>
              <w:tab w:val="right" w:leader="dot" w:pos="9350"/>
            </w:tabs>
            <w:rPr>
              <w:rFonts w:asciiTheme="minorHAnsi" w:eastAsiaTheme="minorEastAsia" w:hAnsiTheme="minorHAnsi"/>
              <w:noProof/>
              <w:color w:val="auto"/>
              <w:lang w:eastAsia="sv-SE"/>
            </w:rPr>
          </w:pPr>
          <w:hyperlink w:anchor="_Toc57656150" w:history="1">
            <w:r w:rsidR="00DD6D68" w:rsidRPr="00903DBA">
              <w:rPr>
                <w:rStyle w:val="Hyperlnk"/>
                <w:noProof/>
              </w:rPr>
              <w:t>13.12.1.</w:t>
            </w:r>
            <w:r w:rsidR="00DD6D68" w:rsidRPr="00903DBA">
              <w:rPr>
                <w:rFonts w:asciiTheme="minorHAnsi" w:eastAsiaTheme="minorEastAsia" w:hAnsiTheme="minorHAnsi"/>
                <w:noProof/>
                <w:color w:val="auto"/>
                <w:lang w:eastAsia="sv-SE"/>
              </w:rPr>
              <w:tab/>
            </w:r>
            <w:r w:rsidR="00DD6D68" w:rsidRPr="00903DBA">
              <w:rPr>
                <w:rStyle w:val="Hyperlnk"/>
                <w:noProof/>
              </w:rPr>
              <w:t>If-Else-Chain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_Toc57656150 \h </w:instrText>
            </w:r>
            <w:r w:rsidR="00DD6D68" w:rsidRPr="00903DBA">
              <w:rPr>
                <w:noProof/>
                <w:webHidden/>
              </w:rPr>
            </w:r>
            <w:r w:rsidR="00DD6D68" w:rsidRPr="00903DBA">
              <w:rPr>
                <w:noProof/>
                <w:webHidden/>
              </w:rPr>
              <w:fldChar w:fldCharType="separate"/>
            </w:r>
            <w:r w:rsidR="00392B3E">
              <w:rPr>
                <w:noProof/>
                <w:webHidden/>
              </w:rPr>
              <w:t>381</w:t>
            </w:r>
            <w:r w:rsidR="00DD6D68" w:rsidRPr="00903DBA">
              <w:rPr>
                <w:noProof/>
                <w:webHidden/>
              </w:rPr>
              <w:fldChar w:fldCharType="end"/>
            </w:r>
          </w:hyperlink>
        </w:p>
        <w:p w14:paraId="5E13B556" w14:textId="7A2DA501" w:rsidR="00DD6D68" w:rsidRPr="00903DBA" w:rsidRDefault="004773EA">
          <w:pPr>
            <w:pStyle w:val="Innehll2"/>
            <w:tabs>
              <w:tab w:val="left" w:pos="1100"/>
              <w:tab w:val="right" w:leader="dot" w:pos="9350"/>
            </w:tabs>
            <w:rPr>
              <w:rFonts w:asciiTheme="minorHAnsi" w:eastAsiaTheme="minorEastAsia" w:hAnsiTheme="minorHAnsi"/>
              <w:noProof/>
              <w:color w:val="auto"/>
              <w:lang w:eastAsia="sv-SE"/>
            </w:rPr>
          </w:pPr>
          <w:hyperlink w:anchor="_Toc57656151" w:history="1">
            <w:r w:rsidR="00DD6D68" w:rsidRPr="00903DBA">
              <w:rPr>
                <w:rStyle w:val="Hyperlnk"/>
                <w:noProof/>
              </w:rPr>
              <w:t>13.13.</w:t>
            </w:r>
            <w:r w:rsidR="00DD6D68" w:rsidRPr="00903DBA">
              <w:rPr>
                <w:rFonts w:asciiTheme="minorHAnsi" w:eastAsiaTheme="minorEastAsia" w:hAnsiTheme="minorHAnsi"/>
                <w:noProof/>
                <w:color w:val="auto"/>
                <w:lang w:eastAsia="sv-SE"/>
              </w:rPr>
              <w:tab/>
            </w:r>
            <w:r w:rsidR="00DD6D68" w:rsidRPr="00903DBA">
              <w:rPr>
                <w:rStyle w:val="Hyperlnk"/>
                <w:noProof/>
              </w:rPr>
              <w:t>The Preprocessor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_Toc57656151 \h </w:instrText>
            </w:r>
            <w:r w:rsidR="00DD6D68" w:rsidRPr="00903DBA">
              <w:rPr>
                <w:noProof/>
                <w:webHidden/>
              </w:rPr>
            </w:r>
            <w:r w:rsidR="00DD6D68" w:rsidRPr="00903DBA">
              <w:rPr>
                <w:noProof/>
                <w:webHidden/>
              </w:rPr>
              <w:fldChar w:fldCharType="separate"/>
            </w:r>
            <w:r w:rsidR="00392B3E">
              <w:rPr>
                <w:noProof/>
                <w:webHidden/>
              </w:rPr>
              <w:t>382</w:t>
            </w:r>
            <w:r w:rsidR="00DD6D68" w:rsidRPr="00903DBA">
              <w:rPr>
                <w:noProof/>
                <w:webHidden/>
              </w:rPr>
              <w:fldChar w:fldCharType="end"/>
            </w:r>
          </w:hyperlink>
        </w:p>
        <w:p w14:paraId="35209B61" w14:textId="1F0C7DCD" w:rsidR="00DD6D68" w:rsidRPr="00903DBA" w:rsidRDefault="004773EA">
          <w:pPr>
            <w:pStyle w:val="Innehll3"/>
            <w:tabs>
              <w:tab w:val="left" w:pos="1540"/>
              <w:tab w:val="right" w:leader="dot" w:pos="9350"/>
            </w:tabs>
            <w:rPr>
              <w:rFonts w:asciiTheme="minorHAnsi" w:eastAsiaTheme="minorEastAsia" w:hAnsiTheme="minorHAnsi"/>
              <w:noProof/>
              <w:color w:val="auto"/>
              <w:lang w:eastAsia="sv-SE"/>
            </w:rPr>
          </w:pPr>
          <w:hyperlink w:anchor="_Toc57656152" w:history="1">
            <w:r w:rsidR="00DD6D68" w:rsidRPr="00903DBA">
              <w:rPr>
                <w:rStyle w:val="Hyperlnk"/>
                <w:noProof/>
              </w:rPr>
              <w:t>13.13.1.</w:t>
            </w:r>
            <w:r w:rsidR="00DD6D68" w:rsidRPr="00903DBA">
              <w:rPr>
                <w:rFonts w:asciiTheme="minorHAnsi" w:eastAsiaTheme="minorEastAsia" w:hAnsiTheme="minorHAnsi"/>
                <w:noProof/>
                <w:color w:val="auto"/>
                <w:lang w:eastAsia="sv-SE"/>
              </w:rPr>
              <w:tab/>
            </w:r>
            <w:r w:rsidR="00DD6D68" w:rsidRPr="00903DBA">
              <w:rPr>
                <w:rStyle w:val="Hyperlnk"/>
                <w:noProof/>
              </w:rPr>
              <w:t>Tri Graphs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_Toc57656152 \h </w:instrText>
            </w:r>
            <w:r w:rsidR="00DD6D68" w:rsidRPr="00903DBA">
              <w:rPr>
                <w:noProof/>
                <w:webHidden/>
              </w:rPr>
            </w:r>
            <w:r w:rsidR="00DD6D68" w:rsidRPr="00903DBA">
              <w:rPr>
                <w:noProof/>
                <w:webHidden/>
              </w:rPr>
              <w:fldChar w:fldCharType="separate"/>
            </w:r>
            <w:r w:rsidR="00392B3E">
              <w:rPr>
                <w:noProof/>
                <w:webHidden/>
              </w:rPr>
              <w:t>384</w:t>
            </w:r>
            <w:r w:rsidR="00DD6D68" w:rsidRPr="00903DBA">
              <w:rPr>
                <w:noProof/>
                <w:webHidden/>
              </w:rPr>
              <w:fldChar w:fldCharType="end"/>
            </w:r>
          </w:hyperlink>
        </w:p>
        <w:p w14:paraId="3EF5AABC" w14:textId="49A24C6C" w:rsidR="00DD6D68" w:rsidRPr="00903DBA" w:rsidRDefault="004773EA">
          <w:pPr>
            <w:pStyle w:val="Innehll3"/>
            <w:tabs>
              <w:tab w:val="left" w:pos="1540"/>
              <w:tab w:val="right" w:leader="dot" w:pos="9350"/>
            </w:tabs>
            <w:rPr>
              <w:rFonts w:asciiTheme="minorHAnsi" w:eastAsiaTheme="minorEastAsia" w:hAnsiTheme="minorHAnsi"/>
              <w:noProof/>
              <w:color w:val="auto"/>
              <w:lang w:eastAsia="sv-SE"/>
            </w:rPr>
          </w:pPr>
          <w:hyperlink w:anchor="_Toc57656153" w:history="1">
            <w:r w:rsidR="00DD6D68" w:rsidRPr="00903DBA">
              <w:rPr>
                <w:rStyle w:val="Hyperlnk"/>
                <w:noProof/>
              </w:rPr>
              <w:t>13.13.1.</w:t>
            </w:r>
            <w:r w:rsidR="00DD6D68" w:rsidRPr="00903DBA">
              <w:rPr>
                <w:rFonts w:asciiTheme="minorHAnsi" w:eastAsiaTheme="minorEastAsia" w:hAnsiTheme="minorHAnsi"/>
                <w:noProof/>
                <w:color w:val="auto"/>
                <w:lang w:eastAsia="sv-SE"/>
              </w:rPr>
              <w:tab/>
            </w:r>
            <w:r w:rsidR="00DD6D68" w:rsidRPr="00903DBA">
              <w:rPr>
                <w:rStyle w:val="Hyperlnk"/>
                <w:noProof/>
              </w:rPr>
              <w:t>Comments, Strings, and Characters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_Toc57656153 \h </w:instrText>
            </w:r>
            <w:r w:rsidR="00DD6D68" w:rsidRPr="00903DBA">
              <w:rPr>
                <w:noProof/>
                <w:webHidden/>
              </w:rPr>
            </w:r>
            <w:r w:rsidR="00DD6D68" w:rsidRPr="00903DBA">
              <w:rPr>
                <w:noProof/>
                <w:webHidden/>
              </w:rPr>
              <w:fldChar w:fldCharType="separate"/>
            </w:r>
            <w:r w:rsidR="00392B3E">
              <w:rPr>
                <w:noProof/>
                <w:webHidden/>
              </w:rPr>
              <w:t>385</w:t>
            </w:r>
            <w:r w:rsidR="00DD6D68" w:rsidRPr="00903DBA">
              <w:rPr>
                <w:noProof/>
                <w:webHidden/>
              </w:rPr>
              <w:fldChar w:fldCharType="end"/>
            </w:r>
          </w:hyperlink>
        </w:p>
        <w:p w14:paraId="71A3C79C" w14:textId="19258AF7" w:rsidR="00DD6D68" w:rsidRPr="00903DBA" w:rsidRDefault="004773EA">
          <w:pPr>
            <w:pStyle w:val="Innehll3"/>
            <w:tabs>
              <w:tab w:val="left" w:pos="1540"/>
              <w:tab w:val="right" w:leader="dot" w:pos="9350"/>
            </w:tabs>
            <w:rPr>
              <w:rFonts w:asciiTheme="minorHAnsi" w:eastAsiaTheme="minorEastAsia" w:hAnsiTheme="minorHAnsi"/>
              <w:noProof/>
              <w:color w:val="auto"/>
              <w:lang w:eastAsia="sv-SE"/>
            </w:rPr>
          </w:pPr>
          <w:hyperlink w:anchor="_Toc57656154" w:history="1">
            <w:r w:rsidR="00DD6D68" w:rsidRPr="00903DBA">
              <w:rPr>
                <w:rStyle w:val="Hyperlnk"/>
                <w:noProof/>
              </w:rPr>
              <w:t>13.13.2.</w:t>
            </w:r>
            <w:r w:rsidR="00DD6D68" w:rsidRPr="00903DBA">
              <w:rPr>
                <w:rFonts w:asciiTheme="minorHAnsi" w:eastAsiaTheme="minorEastAsia" w:hAnsiTheme="minorHAnsi"/>
                <w:noProof/>
                <w:color w:val="auto"/>
                <w:lang w:eastAsia="sv-SE"/>
              </w:rPr>
              <w:tab/>
            </w:r>
            <w:r w:rsidR="00DD6D68" w:rsidRPr="00903DBA">
              <w:rPr>
                <w:rStyle w:val="Hyperlnk"/>
                <w:noProof/>
              </w:rPr>
              <w:t>Slash Codes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_Toc57656154 \h </w:instrText>
            </w:r>
            <w:r w:rsidR="00DD6D68" w:rsidRPr="00903DBA">
              <w:rPr>
                <w:noProof/>
                <w:webHidden/>
              </w:rPr>
            </w:r>
            <w:r w:rsidR="00DD6D68" w:rsidRPr="00903DBA">
              <w:rPr>
                <w:noProof/>
                <w:webHidden/>
              </w:rPr>
              <w:fldChar w:fldCharType="separate"/>
            </w:r>
            <w:r w:rsidR="00392B3E">
              <w:rPr>
                <w:noProof/>
                <w:webHidden/>
              </w:rPr>
              <w:t>387</w:t>
            </w:r>
            <w:r w:rsidR="00DD6D68" w:rsidRPr="00903DBA">
              <w:rPr>
                <w:noProof/>
                <w:webHidden/>
              </w:rPr>
              <w:fldChar w:fldCharType="end"/>
            </w:r>
          </w:hyperlink>
        </w:p>
        <w:p w14:paraId="332D994B" w14:textId="4D1BE4B6" w:rsidR="00DD6D68" w:rsidRPr="00903DBA" w:rsidRDefault="004773EA">
          <w:pPr>
            <w:pStyle w:val="Innehll3"/>
            <w:tabs>
              <w:tab w:val="left" w:pos="1540"/>
              <w:tab w:val="right" w:leader="dot" w:pos="9350"/>
            </w:tabs>
            <w:rPr>
              <w:rFonts w:asciiTheme="minorHAnsi" w:eastAsiaTheme="minorEastAsia" w:hAnsiTheme="minorHAnsi"/>
              <w:noProof/>
              <w:color w:val="auto"/>
              <w:lang w:eastAsia="sv-SE"/>
            </w:rPr>
          </w:pPr>
          <w:hyperlink w:anchor="_Toc57656155" w:history="1">
            <w:r w:rsidR="00DD6D68" w:rsidRPr="00903DBA">
              <w:rPr>
                <w:rStyle w:val="Hyperlnk"/>
                <w:noProof/>
              </w:rPr>
              <w:t>13.13.3.</w:t>
            </w:r>
            <w:r w:rsidR="00DD6D68" w:rsidRPr="00903DBA">
              <w:rPr>
                <w:rFonts w:asciiTheme="minorHAnsi" w:eastAsiaTheme="minorEastAsia" w:hAnsiTheme="minorHAnsi"/>
                <w:noProof/>
                <w:color w:val="auto"/>
                <w:lang w:eastAsia="sv-SE"/>
              </w:rPr>
              <w:tab/>
            </w:r>
            <w:r w:rsidR="00DD6D68" w:rsidRPr="00903DBA">
              <w:rPr>
                <w:rStyle w:val="Hyperlnk"/>
                <w:noProof/>
              </w:rPr>
              <w:t>The Line List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_Toc57656155 \h </w:instrText>
            </w:r>
            <w:r w:rsidR="00DD6D68" w:rsidRPr="00903DBA">
              <w:rPr>
                <w:noProof/>
                <w:webHidden/>
              </w:rPr>
            </w:r>
            <w:r w:rsidR="00DD6D68" w:rsidRPr="00903DBA">
              <w:rPr>
                <w:noProof/>
                <w:webHidden/>
              </w:rPr>
              <w:fldChar w:fldCharType="separate"/>
            </w:r>
            <w:r w:rsidR="00392B3E">
              <w:rPr>
                <w:noProof/>
                <w:webHidden/>
              </w:rPr>
              <w:t>387</w:t>
            </w:r>
            <w:r w:rsidR="00DD6D68" w:rsidRPr="00903DBA">
              <w:rPr>
                <w:noProof/>
                <w:webHidden/>
              </w:rPr>
              <w:fldChar w:fldCharType="end"/>
            </w:r>
          </w:hyperlink>
        </w:p>
        <w:p w14:paraId="775EA231" w14:textId="2E2DF1EF" w:rsidR="00DD6D68" w:rsidRPr="00903DBA" w:rsidRDefault="004773EA">
          <w:pPr>
            <w:pStyle w:val="Innehll3"/>
            <w:tabs>
              <w:tab w:val="left" w:pos="1540"/>
              <w:tab w:val="right" w:leader="dot" w:pos="9350"/>
            </w:tabs>
            <w:rPr>
              <w:rFonts w:asciiTheme="minorHAnsi" w:eastAsiaTheme="minorEastAsia" w:hAnsiTheme="minorHAnsi"/>
              <w:noProof/>
              <w:color w:val="auto"/>
              <w:lang w:eastAsia="sv-SE"/>
            </w:rPr>
          </w:pPr>
          <w:hyperlink w:anchor="_Toc57656156" w:history="1">
            <w:r w:rsidR="00DD6D68" w:rsidRPr="00903DBA">
              <w:rPr>
                <w:rStyle w:val="Hyperlnk"/>
                <w:noProof/>
              </w:rPr>
              <w:t>13.13.4.</w:t>
            </w:r>
            <w:r w:rsidR="00DD6D68" w:rsidRPr="00903DBA">
              <w:rPr>
                <w:rFonts w:asciiTheme="minorHAnsi" w:eastAsiaTheme="minorEastAsia" w:hAnsiTheme="minorHAnsi"/>
                <w:noProof/>
                <w:color w:val="auto"/>
                <w:lang w:eastAsia="sv-SE"/>
              </w:rPr>
              <w:tab/>
            </w:r>
            <w:r w:rsidR="00DD6D68" w:rsidRPr="00903DBA">
              <w:rPr>
                <w:rStyle w:val="Hyperlnk"/>
                <w:noProof/>
              </w:rPr>
              <w:t>Lines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_Toc57656156 \h </w:instrText>
            </w:r>
            <w:r w:rsidR="00DD6D68" w:rsidRPr="00903DBA">
              <w:rPr>
                <w:noProof/>
                <w:webHidden/>
              </w:rPr>
            </w:r>
            <w:r w:rsidR="00DD6D68" w:rsidRPr="00903DBA">
              <w:rPr>
                <w:noProof/>
                <w:webHidden/>
              </w:rPr>
              <w:fldChar w:fldCharType="separate"/>
            </w:r>
            <w:r w:rsidR="00392B3E">
              <w:rPr>
                <w:noProof/>
                <w:webHidden/>
              </w:rPr>
              <w:t>391</w:t>
            </w:r>
            <w:r w:rsidR="00DD6D68" w:rsidRPr="00903DBA">
              <w:rPr>
                <w:noProof/>
                <w:webHidden/>
              </w:rPr>
              <w:fldChar w:fldCharType="end"/>
            </w:r>
          </w:hyperlink>
        </w:p>
        <w:p w14:paraId="04812ABD" w14:textId="2CED7606" w:rsidR="00DD6D68" w:rsidRPr="00903DBA" w:rsidRDefault="004773EA">
          <w:pPr>
            <w:pStyle w:val="Innehll3"/>
            <w:tabs>
              <w:tab w:val="left" w:pos="1540"/>
              <w:tab w:val="right" w:leader="dot" w:pos="9350"/>
            </w:tabs>
            <w:rPr>
              <w:rFonts w:asciiTheme="minorHAnsi" w:eastAsiaTheme="minorEastAsia" w:hAnsiTheme="minorHAnsi"/>
              <w:noProof/>
              <w:color w:val="auto"/>
              <w:lang w:eastAsia="sv-SE"/>
            </w:rPr>
          </w:pPr>
          <w:hyperlink w:anchor="_Toc57656157" w:history="1">
            <w:r w:rsidR="00DD6D68" w:rsidRPr="00903DBA">
              <w:rPr>
                <w:rStyle w:val="Hyperlnk"/>
                <w:noProof/>
              </w:rPr>
              <w:t>13.13.5.</w:t>
            </w:r>
            <w:r w:rsidR="00DD6D68" w:rsidRPr="00903DBA">
              <w:rPr>
                <w:rFonts w:asciiTheme="minorHAnsi" w:eastAsiaTheme="minorEastAsia" w:hAnsiTheme="minorHAnsi"/>
                <w:noProof/>
                <w:color w:val="auto"/>
                <w:lang w:eastAsia="sv-SE"/>
              </w:rPr>
              <w:tab/>
            </w:r>
            <w:r w:rsidR="00DD6D68" w:rsidRPr="00903DBA">
              <w:rPr>
                <w:rStyle w:val="Hyperlnk"/>
                <w:noProof/>
              </w:rPr>
              <w:t>Includes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_Toc57656157 \h </w:instrText>
            </w:r>
            <w:r w:rsidR="00DD6D68" w:rsidRPr="00903DBA">
              <w:rPr>
                <w:noProof/>
                <w:webHidden/>
              </w:rPr>
            </w:r>
            <w:r w:rsidR="00DD6D68" w:rsidRPr="00903DBA">
              <w:rPr>
                <w:noProof/>
                <w:webHidden/>
              </w:rPr>
              <w:fldChar w:fldCharType="separate"/>
            </w:r>
            <w:r w:rsidR="00392B3E">
              <w:rPr>
                <w:noProof/>
                <w:webHidden/>
              </w:rPr>
              <w:t>391</w:t>
            </w:r>
            <w:r w:rsidR="00DD6D68" w:rsidRPr="00903DBA">
              <w:rPr>
                <w:noProof/>
                <w:webHidden/>
              </w:rPr>
              <w:fldChar w:fldCharType="end"/>
            </w:r>
          </w:hyperlink>
        </w:p>
        <w:p w14:paraId="6A514EBA" w14:textId="1758D74E" w:rsidR="00DD6D68" w:rsidRPr="00903DBA" w:rsidRDefault="004773EA">
          <w:pPr>
            <w:pStyle w:val="Innehll3"/>
            <w:tabs>
              <w:tab w:val="left" w:pos="1540"/>
              <w:tab w:val="right" w:leader="dot" w:pos="9350"/>
            </w:tabs>
            <w:rPr>
              <w:rFonts w:asciiTheme="minorHAnsi" w:eastAsiaTheme="minorEastAsia" w:hAnsiTheme="minorHAnsi"/>
              <w:noProof/>
              <w:color w:val="auto"/>
              <w:lang w:eastAsia="sv-SE"/>
            </w:rPr>
          </w:pPr>
          <w:hyperlink w:anchor="_Toc57656158" w:history="1">
            <w:r w:rsidR="00DD6D68" w:rsidRPr="00903DBA">
              <w:rPr>
                <w:rStyle w:val="Hyperlnk"/>
                <w:noProof/>
              </w:rPr>
              <w:t>13.13.6.</w:t>
            </w:r>
            <w:r w:rsidR="00DD6D68" w:rsidRPr="00903DBA">
              <w:rPr>
                <w:rFonts w:asciiTheme="minorHAnsi" w:eastAsiaTheme="minorEastAsia" w:hAnsiTheme="minorHAnsi"/>
                <w:noProof/>
                <w:color w:val="auto"/>
                <w:lang w:eastAsia="sv-SE"/>
              </w:rPr>
              <w:tab/>
            </w:r>
            <w:r w:rsidR="00DD6D68" w:rsidRPr="00903DBA">
              <w:rPr>
                <w:rStyle w:val="Hyperlnk"/>
                <w:noProof/>
              </w:rPr>
              <w:t>Macros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_Toc57656158 \h </w:instrText>
            </w:r>
            <w:r w:rsidR="00DD6D68" w:rsidRPr="00903DBA">
              <w:rPr>
                <w:noProof/>
                <w:webHidden/>
              </w:rPr>
            </w:r>
            <w:r w:rsidR="00DD6D68" w:rsidRPr="00903DBA">
              <w:rPr>
                <w:noProof/>
                <w:webHidden/>
              </w:rPr>
              <w:fldChar w:fldCharType="separate"/>
            </w:r>
            <w:r w:rsidR="00392B3E">
              <w:rPr>
                <w:noProof/>
                <w:webHidden/>
              </w:rPr>
              <w:t>392</w:t>
            </w:r>
            <w:r w:rsidR="00DD6D68" w:rsidRPr="00903DBA">
              <w:rPr>
                <w:noProof/>
                <w:webHidden/>
              </w:rPr>
              <w:fldChar w:fldCharType="end"/>
            </w:r>
          </w:hyperlink>
        </w:p>
        <w:p w14:paraId="4C462D01" w14:textId="689727D1" w:rsidR="00DD6D68" w:rsidRPr="00903DBA" w:rsidRDefault="004773EA">
          <w:pPr>
            <w:pStyle w:val="Innehll3"/>
            <w:tabs>
              <w:tab w:val="left" w:pos="1540"/>
              <w:tab w:val="right" w:leader="dot" w:pos="9350"/>
            </w:tabs>
            <w:rPr>
              <w:rFonts w:asciiTheme="minorHAnsi" w:eastAsiaTheme="minorEastAsia" w:hAnsiTheme="minorHAnsi"/>
              <w:noProof/>
              <w:color w:val="auto"/>
              <w:lang w:eastAsia="sv-SE"/>
            </w:rPr>
          </w:pPr>
          <w:hyperlink w:anchor="_Toc57656159" w:history="1">
            <w:r w:rsidR="00DD6D68" w:rsidRPr="00903DBA">
              <w:rPr>
                <w:rStyle w:val="Hyperlnk"/>
                <w:noProof/>
              </w:rPr>
              <w:t>13.13.7.</w:t>
            </w:r>
            <w:r w:rsidR="00DD6D68" w:rsidRPr="00903DBA">
              <w:rPr>
                <w:rFonts w:asciiTheme="minorHAnsi" w:eastAsiaTheme="minorEastAsia" w:hAnsiTheme="minorHAnsi"/>
                <w:noProof/>
                <w:color w:val="auto"/>
                <w:lang w:eastAsia="sv-SE"/>
              </w:rPr>
              <w:tab/>
            </w:r>
            <w:r w:rsidR="00DD6D68" w:rsidRPr="00903DBA">
              <w:rPr>
                <w:rStyle w:val="Hyperlnk"/>
                <w:noProof/>
              </w:rPr>
              <w:t>Conditional Programming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_Toc57656159 \h </w:instrText>
            </w:r>
            <w:r w:rsidR="00DD6D68" w:rsidRPr="00903DBA">
              <w:rPr>
                <w:noProof/>
                <w:webHidden/>
              </w:rPr>
            </w:r>
            <w:r w:rsidR="00DD6D68" w:rsidRPr="00903DBA">
              <w:rPr>
                <w:noProof/>
                <w:webHidden/>
              </w:rPr>
              <w:fldChar w:fldCharType="separate"/>
            </w:r>
            <w:r w:rsidR="00392B3E">
              <w:rPr>
                <w:noProof/>
                <w:webHidden/>
              </w:rPr>
              <w:t>397</w:t>
            </w:r>
            <w:r w:rsidR="00DD6D68" w:rsidRPr="00903DBA">
              <w:rPr>
                <w:noProof/>
                <w:webHidden/>
              </w:rPr>
              <w:fldChar w:fldCharType="end"/>
            </w:r>
          </w:hyperlink>
        </w:p>
        <w:p w14:paraId="3B396DBC" w14:textId="594CA0A6" w:rsidR="00DD6D68" w:rsidRPr="00903DBA" w:rsidRDefault="004773EA">
          <w:pPr>
            <w:pStyle w:val="Innehll3"/>
            <w:tabs>
              <w:tab w:val="left" w:pos="1540"/>
              <w:tab w:val="right" w:leader="dot" w:pos="9350"/>
            </w:tabs>
            <w:rPr>
              <w:rFonts w:asciiTheme="minorHAnsi" w:eastAsiaTheme="minorEastAsia" w:hAnsiTheme="minorHAnsi"/>
              <w:noProof/>
              <w:color w:val="auto"/>
              <w:lang w:eastAsia="sv-SE"/>
            </w:rPr>
          </w:pPr>
          <w:hyperlink w:anchor="_Toc57656160" w:history="1">
            <w:r w:rsidR="00DD6D68" w:rsidRPr="00903DBA">
              <w:rPr>
                <w:rStyle w:val="Hyperlnk"/>
                <w:noProof/>
              </w:rPr>
              <w:t>13.13.8.</w:t>
            </w:r>
            <w:r w:rsidR="00DD6D68" w:rsidRPr="00903DBA">
              <w:rPr>
                <w:rFonts w:asciiTheme="minorHAnsi" w:eastAsiaTheme="minorEastAsia" w:hAnsiTheme="minorHAnsi"/>
                <w:noProof/>
                <w:color w:val="auto"/>
                <w:lang w:eastAsia="sv-SE"/>
              </w:rPr>
              <w:tab/>
            </w:r>
            <w:r w:rsidR="00DD6D68" w:rsidRPr="00903DBA">
              <w:rPr>
                <w:rStyle w:val="Hyperlnk"/>
                <w:noProof/>
              </w:rPr>
              <w:t>Macro Expansion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_Toc57656160 \h </w:instrText>
            </w:r>
            <w:r w:rsidR="00DD6D68" w:rsidRPr="00903DBA">
              <w:rPr>
                <w:noProof/>
                <w:webHidden/>
              </w:rPr>
            </w:r>
            <w:r w:rsidR="00DD6D68" w:rsidRPr="00903DBA">
              <w:rPr>
                <w:noProof/>
                <w:webHidden/>
              </w:rPr>
              <w:fldChar w:fldCharType="separate"/>
            </w:r>
            <w:r w:rsidR="00392B3E">
              <w:rPr>
                <w:noProof/>
                <w:webHidden/>
              </w:rPr>
              <w:t>399</w:t>
            </w:r>
            <w:r w:rsidR="00DD6D68" w:rsidRPr="00903DBA">
              <w:rPr>
                <w:noProof/>
                <w:webHidden/>
              </w:rPr>
              <w:fldChar w:fldCharType="end"/>
            </w:r>
          </w:hyperlink>
        </w:p>
        <w:p w14:paraId="25338E21" w14:textId="21A983BC" w:rsidR="00DD6D68" w:rsidRPr="00903DBA" w:rsidRDefault="004773EA">
          <w:pPr>
            <w:pStyle w:val="Innehll3"/>
            <w:tabs>
              <w:tab w:val="left" w:pos="1540"/>
              <w:tab w:val="right" w:leader="dot" w:pos="9350"/>
            </w:tabs>
            <w:rPr>
              <w:rFonts w:asciiTheme="minorHAnsi" w:eastAsiaTheme="minorEastAsia" w:hAnsiTheme="minorHAnsi"/>
              <w:noProof/>
              <w:color w:val="auto"/>
              <w:lang w:eastAsia="sv-SE"/>
            </w:rPr>
          </w:pPr>
          <w:hyperlink w:anchor="_Toc57656161" w:history="1">
            <w:r w:rsidR="00DD6D68" w:rsidRPr="00903DBA">
              <w:rPr>
                <w:rStyle w:val="Hyperlnk"/>
                <w:noProof/>
              </w:rPr>
              <w:t>13.13.9.</w:t>
            </w:r>
            <w:r w:rsidR="00DD6D68" w:rsidRPr="00903DBA">
              <w:rPr>
                <w:rFonts w:asciiTheme="minorHAnsi" w:eastAsiaTheme="minorEastAsia" w:hAnsiTheme="minorHAnsi"/>
                <w:noProof/>
                <w:color w:val="auto"/>
                <w:lang w:eastAsia="sv-SE"/>
              </w:rPr>
              <w:tab/>
            </w:r>
            <w:r w:rsidR="00DD6D68" w:rsidRPr="00903DBA">
              <w:rPr>
                <w:rStyle w:val="Hyperlnk"/>
                <w:noProof/>
              </w:rPr>
              <w:t>String Merging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_Toc57656161 \h </w:instrText>
            </w:r>
            <w:r w:rsidR="00DD6D68" w:rsidRPr="00903DBA">
              <w:rPr>
                <w:noProof/>
                <w:webHidden/>
              </w:rPr>
            </w:r>
            <w:r w:rsidR="00DD6D68" w:rsidRPr="00903DBA">
              <w:rPr>
                <w:noProof/>
                <w:webHidden/>
              </w:rPr>
              <w:fldChar w:fldCharType="separate"/>
            </w:r>
            <w:r w:rsidR="00392B3E">
              <w:rPr>
                <w:noProof/>
                <w:webHidden/>
              </w:rPr>
              <w:t>402</w:t>
            </w:r>
            <w:r w:rsidR="00DD6D68" w:rsidRPr="00903DBA">
              <w:rPr>
                <w:noProof/>
                <w:webHidden/>
              </w:rPr>
              <w:fldChar w:fldCharType="end"/>
            </w:r>
          </w:hyperlink>
        </w:p>
        <w:p w14:paraId="45E050BE" w14:textId="5E05B7E8" w:rsidR="00DD6D68" w:rsidRPr="00903DBA" w:rsidRDefault="004773EA">
          <w:pPr>
            <w:pStyle w:val="Innehll1"/>
            <w:rPr>
              <w:rFonts w:asciiTheme="minorHAnsi" w:eastAsiaTheme="minorEastAsia" w:hAnsiTheme="minorHAnsi"/>
              <w:noProof/>
              <w:color w:val="auto"/>
              <w:lang w:eastAsia="sv-SE"/>
            </w:rPr>
          </w:pPr>
          <w:hyperlink w:anchor="_Toc57656162" w:history="1">
            <w:r w:rsidR="00DD6D68" w:rsidRPr="00903DBA">
              <w:rPr>
                <w:rStyle w:val="Hyperlnk"/>
                <w:noProof/>
              </w:rPr>
              <w:t>B.</w:t>
            </w:r>
            <w:r w:rsidR="00DD6D68" w:rsidRPr="00903DBA">
              <w:rPr>
                <w:rFonts w:asciiTheme="minorHAnsi" w:eastAsiaTheme="minorEastAsia" w:hAnsiTheme="minorHAnsi"/>
                <w:noProof/>
                <w:color w:val="auto"/>
                <w:lang w:eastAsia="sv-SE"/>
              </w:rPr>
              <w:tab/>
            </w:r>
            <w:r w:rsidR="00DD6D68" w:rsidRPr="00903DBA">
              <w:rPr>
                <w:rStyle w:val="Hyperlnk"/>
                <w:noProof/>
              </w:rPr>
              <w:t>The C Grammar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_Toc57656162 \h </w:instrText>
            </w:r>
            <w:r w:rsidR="00DD6D68" w:rsidRPr="00903DBA">
              <w:rPr>
                <w:noProof/>
                <w:webHidden/>
              </w:rPr>
            </w:r>
            <w:r w:rsidR="00DD6D68" w:rsidRPr="00903DBA">
              <w:rPr>
                <w:noProof/>
                <w:webHidden/>
              </w:rPr>
              <w:fldChar w:fldCharType="separate"/>
            </w:r>
            <w:r w:rsidR="00392B3E">
              <w:rPr>
                <w:noProof/>
                <w:webHidden/>
              </w:rPr>
              <w:t>403</w:t>
            </w:r>
            <w:r w:rsidR="00DD6D68" w:rsidRPr="00903DBA">
              <w:rPr>
                <w:noProof/>
                <w:webHidden/>
              </w:rPr>
              <w:fldChar w:fldCharType="end"/>
            </w:r>
          </w:hyperlink>
        </w:p>
        <w:p w14:paraId="4986712C" w14:textId="2263752D" w:rsidR="00DD6D68" w:rsidRPr="00903DBA" w:rsidRDefault="004773EA">
          <w:pPr>
            <w:pStyle w:val="Innehll2"/>
            <w:tabs>
              <w:tab w:val="left" w:pos="1100"/>
              <w:tab w:val="right" w:leader="dot" w:pos="9350"/>
            </w:tabs>
            <w:rPr>
              <w:rFonts w:asciiTheme="minorHAnsi" w:eastAsiaTheme="minorEastAsia" w:hAnsiTheme="minorHAnsi"/>
              <w:noProof/>
              <w:color w:val="auto"/>
              <w:lang w:eastAsia="sv-SE"/>
            </w:rPr>
          </w:pPr>
          <w:hyperlink w:anchor="_Toc57656163" w:history="1">
            <w:r w:rsidR="00DD6D68" w:rsidRPr="00903DBA">
              <w:rPr>
                <w:rStyle w:val="Hyperlnk"/>
                <w:noProof/>
              </w:rPr>
              <w:t>13.14.</w:t>
            </w:r>
            <w:r w:rsidR="00DD6D68" w:rsidRPr="00903DBA">
              <w:rPr>
                <w:rFonts w:asciiTheme="minorHAnsi" w:eastAsiaTheme="minorEastAsia" w:hAnsiTheme="minorHAnsi"/>
                <w:noProof/>
                <w:color w:val="auto"/>
                <w:lang w:eastAsia="sv-SE"/>
              </w:rPr>
              <w:tab/>
            </w:r>
            <w:r w:rsidR="00DD6D68" w:rsidRPr="00903DBA">
              <w:rPr>
                <w:rStyle w:val="Hyperlnk"/>
                <w:noProof/>
              </w:rPr>
              <w:t>The Preprocessor Grammar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_Toc57656163 \h </w:instrText>
            </w:r>
            <w:r w:rsidR="00DD6D68" w:rsidRPr="00903DBA">
              <w:rPr>
                <w:noProof/>
                <w:webHidden/>
              </w:rPr>
            </w:r>
            <w:r w:rsidR="00DD6D68" w:rsidRPr="00903DBA">
              <w:rPr>
                <w:noProof/>
                <w:webHidden/>
              </w:rPr>
              <w:fldChar w:fldCharType="separate"/>
            </w:r>
            <w:r w:rsidR="00392B3E">
              <w:rPr>
                <w:noProof/>
                <w:webHidden/>
              </w:rPr>
              <w:t>405</w:t>
            </w:r>
            <w:r w:rsidR="00DD6D68" w:rsidRPr="00903DBA">
              <w:rPr>
                <w:noProof/>
                <w:webHidden/>
              </w:rPr>
              <w:fldChar w:fldCharType="end"/>
            </w:r>
          </w:hyperlink>
        </w:p>
        <w:p w14:paraId="45B09141" w14:textId="0CF314E5" w:rsidR="00DD6D68" w:rsidRPr="00903DBA" w:rsidRDefault="004773EA">
          <w:pPr>
            <w:pStyle w:val="Innehll2"/>
            <w:tabs>
              <w:tab w:val="left" w:pos="1100"/>
              <w:tab w:val="right" w:leader="dot" w:pos="9350"/>
            </w:tabs>
            <w:rPr>
              <w:rFonts w:asciiTheme="minorHAnsi" w:eastAsiaTheme="minorEastAsia" w:hAnsiTheme="minorHAnsi"/>
              <w:noProof/>
              <w:color w:val="auto"/>
              <w:lang w:eastAsia="sv-SE"/>
            </w:rPr>
          </w:pPr>
          <w:hyperlink w:anchor="_Toc57656164" w:history="1">
            <w:r w:rsidR="00DD6D68" w:rsidRPr="00903DBA">
              <w:rPr>
                <w:rStyle w:val="Hyperlnk"/>
                <w:noProof/>
              </w:rPr>
              <w:t>13.15.</w:t>
            </w:r>
            <w:r w:rsidR="00DD6D68" w:rsidRPr="00903DBA">
              <w:rPr>
                <w:rFonts w:asciiTheme="minorHAnsi" w:eastAsiaTheme="minorEastAsia" w:hAnsiTheme="minorHAnsi"/>
                <w:noProof/>
                <w:color w:val="auto"/>
                <w:lang w:eastAsia="sv-SE"/>
              </w:rPr>
              <w:tab/>
            </w:r>
            <w:r w:rsidR="00DD6D68" w:rsidRPr="00903DBA">
              <w:rPr>
                <w:rStyle w:val="Hyperlnk"/>
                <w:noProof/>
              </w:rPr>
              <w:t>The Language Grammar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_Toc57656164 \h </w:instrText>
            </w:r>
            <w:r w:rsidR="00DD6D68" w:rsidRPr="00903DBA">
              <w:rPr>
                <w:noProof/>
                <w:webHidden/>
              </w:rPr>
            </w:r>
            <w:r w:rsidR="00DD6D68" w:rsidRPr="00903DBA">
              <w:rPr>
                <w:noProof/>
                <w:webHidden/>
              </w:rPr>
              <w:fldChar w:fldCharType="separate"/>
            </w:r>
            <w:r w:rsidR="00392B3E">
              <w:rPr>
                <w:noProof/>
                <w:webHidden/>
              </w:rPr>
              <w:t>405</w:t>
            </w:r>
            <w:r w:rsidR="00DD6D68" w:rsidRPr="00903DBA">
              <w:rPr>
                <w:noProof/>
                <w:webHidden/>
              </w:rPr>
              <w:fldChar w:fldCharType="end"/>
            </w:r>
          </w:hyperlink>
        </w:p>
        <w:p w14:paraId="21C15683" w14:textId="052EFA3E" w:rsidR="00DD6D68" w:rsidRPr="00903DBA" w:rsidRDefault="004773EA">
          <w:pPr>
            <w:pStyle w:val="Innehll1"/>
            <w:rPr>
              <w:rFonts w:asciiTheme="minorHAnsi" w:eastAsiaTheme="minorEastAsia" w:hAnsiTheme="minorHAnsi"/>
              <w:noProof/>
              <w:color w:val="auto"/>
              <w:lang w:eastAsia="sv-SE"/>
            </w:rPr>
          </w:pPr>
          <w:hyperlink w:anchor="_Toc57656165" w:history="1">
            <w:r w:rsidR="00DD6D68" w:rsidRPr="00903DBA">
              <w:rPr>
                <w:rStyle w:val="Hyperlnk"/>
                <w:noProof/>
              </w:rPr>
              <w:t>C.</w:t>
            </w:r>
            <w:r w:rsidR="00DD6D68" w:rsidRPr="00903DBA">
              <w:rPr>
                <w:rFonts w:asciiTheme="minorHAnsi" w:eastAsiaTheme="minorEastAsia" w:hAnsiTheme="minorHAnsi"/>
                <w:noProof/>
                <w:color w:val="auto"/>
                <w:lang w:eastAsia="sv-SE"/>
              </w:rPr>
              <w:tab/>
            </w:r>
            <w:r w:rsidR="00DD6D68" w:rsidRPr="00903DBA">
              <w:rPr>
                <w:rStyle w:val="Hyperlnk"/>
                <w:noProof/>
              </w:rPr>
              <w:t>GPPG and GPLEX</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_Toc57656165 \h </w:instrText>
            </w:r>
            <w:r w:rsidR="00DD6D68" w:rsidRPr="00903DBA">
              <w:rPr>
                <w:noProof/>
                <w:webHidden/>
              </w:rPr>
            </w:r>
            <w:r w:rsidR="00DD6D68" w:rsidRPr="00903DBA">
              <w:rPr>
                <w:noProof/>
                <w:webHidden/>
              </w:rPr>
              <w:fldChar w:fldCharType="separate"/>
            </w:r>
            <w:r w:rsidR="00392B3E">
              <w:rPr>
                <w:noProof/>
                <w:webHidden/>
              </w:rPr>
              <w:t>412</w:t>
            </w:r>
            <w:r w:rsidR="00DD6D68" w:rsidRPr="00903DBA">
              <w:rPr>
                <w:noProof/>
                <w:webHidden/>
              </w:rPr>
              <w:fldChar w:fldCharType="end"/>
            </w:r>
          </w:hyperlink>
        </w:p>
        <w:p w14:paraId="1120A8A6" w14:textId="7AEAB069" w:rsidR="00DD6D68" w:rsidRPr="00903DBA" w:rsidRDefault="004773EA">
          <w:pPr>
            <w:pStyle w:val="Innehll3"/>
            <w:tabs>
              <w:tab w:val="left" w:pos="1540"/>
              <w:tab w:val="right" w:leader="dot" w:pos="9350"/>
            </w:tabs>
            <w:rPr>
              <w:rFonts w:asciiTheme="minorHAnsi" w:eastAsiaTheme="minorEastAsia" w:hAnsiTheme="minorHAnsi"/>
              <w:noProof/>
              <w:color w:val="auto"/>
              <w:lang w:eastAsia="sv-SE"/>
            </w:rPr>
          </w:pPr>
          <w:hyperlink w:anchor="_Toc57656166" w:history="1">
            <w:r w:rsidR="00DD6D68" w:rsidRPr="00903DBA">
              <w:rPr>
                <w:rStyle w:val="Hyperlnk"/>
                <w:noProof/>
              </w:rPr>
              <w:t>13.15.1.</w:t>
            </w:r>
            <w:r w:rsidR="00DD6D68" w:rsidRPr="00903DBA">
              <w:rPr>
                <w:rFonts w:asciiTheme="minorHAnsi" w:eastAsiaTheme="minorEastAsia" w:hAnsiTheme="minorHAnsi"/>
                <w:noProof/>
                <w:color w:val="auto"/>
                <w:lang w:eastAsia="sv-SE"/>
              </w:rPr>
              <w:tab/>
            </w:r>
            <w:r w:rsidR="00DD6D68" w:rsidRPr="00903DBA">
              <w:rPr>
                <w:rStyle w:val="Hyperlnk"/>
                <w:noProof/>
              </w:rPr>
              <w:t>The Language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_Toc57656166 \h </w:instrText>
            </w:r>
            <w:r w:rsidR="00DD6D68" w:rsidRPr="00903DBA">
              <w:rPr>
                <w:noProof/>
                <w:webHidden/>
              </w:rPr>
            </w:r>
            <w:r w:rsidR="00DD6D68" w:rsidRPr="00903DBA">
              <w:rPr>
                <w:noProof/>
                <w:webHidden/>
              </w:rPr>
              <w:fldChar w:fldCharType="separate"/>
            </w:r>
            <w:r w:rsidR="00392B3E">
              <w:rPr>
                <w:noProof/>
                <w:webHidden/>
              </w:rPr>
              <w:t>412</w:t>
            </w:r>
            <w:r w:rsidR="00DD6D68" w:rsidRPr="00903DBA">
              <w:rPr>
                <w:noProof/>
                <w:webHidden/>
              </w:rPr>
              <w:fldChar w:fldCharType="end"/>
            </w:r>
          </w:hyperlink>
        </w:p>
        <w:p w14:paraId="2CF29F9A" w14:textId="4FFF948F" w:rsidR="00DD6D68" w:rsidRPr="00903DBA" w:rsidRDefault="004773EA">
          <w:pPr>
            <w:pStyle w:val="Innehll3"/>
            <w:tabs>
              <w:tab w:val="left" w:pos="1540"/>
              <w:tab w:val="right" w:leader="dot" w:pos="9350"/>
            </w:tabs>
            <w:rPr>
              <w:rFonts w:asciiTheme="minorHAnsi" w:eastAsiaTheme="minorEastAsia" w:hAnsiTheme="minorHAnsi"/>
              <w:noProof/>
              <w:color w:val="auto"/>
              <w:lang w:eastAsia="sv-SE"/>
            </w:rPr>
          </w:pPr>
          <w:hyperlink w:anchor="_Toc57656167" w:history="1">
            <w:r w:rsidR="00DD6D68" w:rsidRPr="00903DBA">
              <w:rPr>
                <w:rStyle w:val="Hyperlnk"/>
                <w:noProof/>
              </w:rPr>
              <w:t>13.15.2.</w:t>
            </w:r>
            <w:r w:rsidR="00DD6D68" w:rsidRPr="00903DBA">
              <w:rPr>
                <w:rFonts w:asciiTheme="minorHAnsi" w:eastAsiaTheme="minorEastAsia" w:hAnsiTheme="minorHAnsi"/>
                <w:noProof/>
                <w:color w:val="auto"/>
                <w:lang w:eastAsia="sv-SE"/>
              </w:rPr>
              <w:tab/>
            </w:r>
            <w:r w:rsidR="00DD6D68" w:rsidRPr="00903DBA">
              <w:rPr>
                <w:rStyle w:val="Hyperlnk"/>
                <w:noProof/>
              </w:rPr>
              <w:t>The Grammar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_Toc57656167 \h </w:instrText>
            </w:r>
            <w:r w:rsidR="00DD6D68" w:rsidRPr="00903DBA">
              <w:rPr>
                <w:noProof/>
                <w:webHidden/>
              </w:rPr>
            </w:r>
            <w:r w:rsidR="00DD6D68" w:rsidRPr="00903DBA">
              <w:rPr>
                <w:noProof/>
                <w:webHidden/>
              </w:rPr>
              <w:fldChar w:fldCharType="separate"/>
            </w:r>
            <w:r w:rsidR="00392B3E">
              <w:rPr>
                <w:noProof/>
                <w:webHidden/>
              </w:rPr>
              <w:t>413</w:t>
            </w:r>
            <w:r w:rsidR="00DD6D68" w:rsidRPr="00903DBA">
              <w:rPr>
                <w:noProof/>
                <w:webHidden/>
              </w:rPr>
              <w:fldChar w:fldCharType="end"/>
            </w:r>
          </w:hyperlink>
        </w:p>
        <w:p w14:paraId="72E1B2BB" w14:textId="7AB3238F" w:rsidR="00DD6D68" w:rsidRPr="00903DBA" w:rsidRDefault="004773EA">
          <w:pPr>
            <w:pStyle w:val="Innehll3"/>
            <w:tabs>
              <w:tab w:val="left" w:pos="1540"/>
              <w:tab w:val="right" w:leader="dot" w:pos="9350"/>
            </w:tabs>
            <w:rPr>
              <w:rFonts w:asciiTheme="minorHAnsi" w:eastAsiaTheme="minorEastAsia" w:hAnsiTheme="minorHAnsi"/>
              <w:noProof/>
              <w:color w:val="auto"/>
              <w:lang w:eastAsia="sv-SE"/>
            </w:rPr>
          </w:pPr>
          <w:hyperlink w:anchor="_Toc57656168" w:history="1">
            <w:r w:rsidR="00DD6D68" w:rsidRPr="00903DBA">
              <w:rPr>
                <w:rStyle w:val="Hyperlnk"/>
                <w:noProof/>
              </w:rPr>
              <w:t>13.15.3.</w:t>
            </w:r>
            <w:r w:rsidR="00DD6D68" w:rsidRPr="00903DBA">
              <w:rPr>
                <w:rFonts w:asciiTheme="minorHAnsi" w:eastAsiaTheme="minorEastAsia" w:hAnsiTheme="minorHAnsi"/>
                <w:noProof/>
                <w:color w:val="auto"/>
                <w:lang w:eastAsia="sv-SE"/>
              </w:rPr>
              <w:tab/>
            </w:r>
            <w:r w:rsidR="00DD6D68" w:rsidRPr="00903DBA">
              <w:rPr>
                <w:rStyle w:val="Hyperlnk"/>
                <w:noProof/>
              </w:rPr>
              <w:t>GPPG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_Toc57656168 \h </w:instrText>
            </w:r>
            <w:r w:rsidR="00DD6D68" w:rsidRPr="00903DBA">
              <w:rPr>
                <w:noProof/>
                <w:webHidden/>
              </w:rPr>
            </w:r>
            <w:r w:rsidR="00DD6D68" w:rsidRPr="00903DBA">
              <w:rPr>
                <w:noProof/>
                <w:webHidden/>
              </w:rPr>
              <w:fldChar w:fldCharType="separate"/>
            </w:r>
            <w:r w:rsidR="00392B3E">
              <w:rPr>
                <w:noProof/>
                <w:webHidden/>
              </w:rPr>
              <w:t>414</w:t>
            </w:r>
            <w:r w:rsidR="00DD6D68" w:rsidRPr="00903DBA">
              <w:rPr>
                <w:noProof/>
                <w:webHidden/>
              </w:rPr>
              <w:fldChar w:fldCharType="end"/>
            </w:r>
          </w:hyperlink>
        </w:p>
        <w:p w14:paraId="57929D54" w14:textId="4541138B" w:rsidR="00DD6D68" w:rsidRPr="00903DBA" w:rsidRDefault="004773EA">
          <w:pPr>
            <w:pStyle w:val="Innehll3"/>
            <w:tabs>
              <w:tab w:val="left" w:pos="1540"/>
              <w:tab w:val="right" w:leader="dot" w:pos="9350"/>
            </w:tabs>
            <w:rPr>
              <w:rFonts w:asciiTheme="minorHAnsi" w:eastAsiaTheme="minorEastAsia" w:hAnsiTheme="minorHAnsi"/>
              <w:noProof/>
              <w:color w:val="auto"/>
              <w:lang w:eastAsia="sv-SE"/>
            </w:rPr>
          </w:pPr>
          <w:hyperlink w:anchor="_Toc57656169" w:history="1">
            <w:r w:rsidR="00DD6D68" w:rsidRPr="00903DBA">
              <w:rPr>
                <w:rStyle w:val="Hyperlnk"/>
                <w:noProof/>
              </w:rPr>
              <w:t>13.15.4.</w:t>
            </w:r>
            <w:r w:rsidR="00DD6D68" w:rsidRPr="00903DBA">
              <w:rPr>
                <w:rFonts w:asciiTheme="minorHAnsi" w:eastAsiaTheme="minorEastAsia" w:hAnsiTheme="minorHAnsi"/>
                <w:noProof/>
                <w:color w:val="auto"/>
                <w:lang w:eastAsia="sv-SE"/>
              </w:rPr>
              <w:tab/>
            </w:r>
            <w:r w:rsidR="00DD6D68" w:rsidRPr="00903DBA">
              <w:rPr>
                <w:rStyle w:val="Hyperlnk"/>
                <w:noProof/>
              </w:rPr>
              <w:t>JPlex</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_Toc57656169 \h </w:instrText>
            </w:r>
            <w:r w:rsidR="00DD6D68" w:rsidRPr="00903DBA">
              <w:rPr>
                <w:noProof/>
                <w:webHidden/>
              </w:rPr>
            </w:r>
            <w:r w:rsidR="00DD6D68" w:rsidRPr="00903DBA">
              <w:rPr>
                <w:noProof/>
                <w:webHidden/>
              </w:rPr>
              <w:fldChar w:fldCharType="separate"/>
            </w:r>
            <w:r w:rsidR="00392B3E">
              <w:rPr>
                <w:noProof/>
                <w:webHidden/>
              </w:rPr>
              <w:t>418</w:t>
            </w:r>
            <w:r w:rsidR="00DD6D68" w:rsidRPr="00903DBA">
              <w:rPr>
                <w:noProof/>
                <w:webHidden/>
              </w:rPr>
              <w:fldChar w:fldCharType="end"/>
            </w:r>
          </w:hyperlink>
        </w:p>
        <w:p w14:paraId="2EAA80D9" w14:textId="0B7196A3" w:rsidR="00DD6D68" w:rsidRPr="00903DBA" w:rsidRDefault="004773EA">
          <w:pPr>
            <w:pStyle w:val="Innehll3"/>
            <w:tabs>
              <w:tab w:val="left" w:pos="1540"/>
              <w:tab w:val="right" w:leader="dot" w:pos="9350"/>
            </w:tabs>
            <w:rPr>
              <w:rFonts w:asciiTheme="minorHAnsi" w:eastAsiaTheme="minorEastAsia" w:hAnsiTheme="minorHAnsi"/>
              <w:noProof/>
              <w:color w:val="auto"/>
              <w:lang w:eastAsia="sv-SE"/>
            </w:rPr>
          </w:pPr>
          <w:hyperlink w:anchor="_Toc57656170" w:history="1">
            <w:r w:rsidR="00DD6D68" w:rsidRPr="00903DBA">
              <w:rPr>
                <w:rStyle w:val="Hyperlnk"/>
                <w:noProof/>
              </w:rPr>
              <w:t>13.15.5.</w:t>
            </w:r>
            <w:r w:rsidR="00DD6D68" w:rsidRPr="00903DBA">
              <w:rPr>
                <w:rFonts w:asciiTheme="minorHAnsi" w:eastAsiaTheme="minorEastAsia" w:hAnsiTheme="minorHAnsi"/>
                <w:noProof/>
                <w:color w:val="auto"/>
                <w:lang w:eastAsia="sv-SE"/>
              </w:rPr>
              <w:tab/>
            </w:r>
            <w:r w:rsidR="00DD6D68" w:rsidRPr="00903DBA">
              <w:rPr>
                <w:rStyle w:val="Hyperlnk"/>
                <w:noProof/>
              </w:rPr>
              <w:t>Main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_Toc57656170 \h </w:instrText>
            </w:r>
            <w:r w:rsidR="00DD6D68" w:rsidRPr="00903DBA">
              <w:rPr>
                <w:noProof/>
                <w:webHidden/>
              </w:rPr>
            </w:r>
            <w:r w:rsidR="00DD6D68" w:rsidRPr="00903DBA">
              <w:rPr>
                <w:noProof/>
                <w:webHidden/>
              </w:rPr>
              <w:fldChar w:fldCharType="separate"/>
            </w:r>
            <w:r w:rsidR="00392B3E">
              <w:rPr>
                <w:noProof/>
                <w:webHidden/>
              </w:rPr>
              <w:t>420</w:t>
            </w:r>
            <w:r w:rsidR="00DD6D68" w:rsidRPr="00903DBA">
              <w:rPr>
                <w:noProof/>
                <w:webHidden/>
              </w:rPr>
              <w:fldChar w:fldCharType="end"/>
            </w:r>
          </w:hyperlink>
        </w:p>
        <w:p w14:paraId="5E1DDCCC" w14:textId="3D47F2DA" w:rsidR="00DD6D68" w:rsidRPr="00903DBA" w:rsidRDefault="004773EA">
          <w:pPr>
            <w:pStyle w:val="Innehll1"/>
            <w:rPr>
              <w:rFonts w:asciiTheme="minorHAnsi" w:eastAsiaTheme="minorEastAsia" w:hAnsiTheme="minorHAnsi"/>
              <w:noProof/>
              <w:color w:val="auto"/>
              <w:lang w:eastAsia="sv-SE"/>
            </w:rPr>
          </w:pPr>
          <w:hyperlink w:anchor="_Toc57656171" w:history="1">
            <w:r w:rsidR="00DD6D68" w:rsidRPr="00903DBA">
              <w:rPr>
                <w:rStyle w:val="Hyperlnk"/>
                <w:noProof/>
              </w:rPr>
              <w:t>D.</w:t>
            </w:r>
            <w:r w:rsidR="00DD6D68" w:rsidRPr="00903DBA">
              <w:rPr>
                <w:rFonts w:asciiTheme="minorHAnsi" w:eastAsiaTheme="minorEastAsia" w:hAnsiTheme="minorHAnsi"/>
                <w:noProof/>
                <w:color w:val="auto"/>
                <w:lang w:eastAsia="sv-SE"/>
              </w:rPr>
              <w:tab/>
            </w:r>
            <w:r w:rsidR="00DD6D68" w:rsidRPr="00903DBA">
              <w:rPr>
                <w:rStyle w:val="Hyperlnk"/>
                <w:noProof/>
              </w:rPr>
              <w:t>Auxiliary Classes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_Toc57656171 \h </w:instrText>
            </w:r>
            <w:r w:rsidR="00DD6D68" w:rsidRPr="00903DBA">
              <w:rPr>
                <w:noProof/>
                <w:webHidden/>
              </w:rPr>
            </w:r>
            <w:r w:rsidR="00DD6D68" w:rsidRPr="00903DBA">
              <w:rPr>
                <w:noProof/>
                <w:webHidden/>
              </w:rPr>
              <w:fldChar w:fldCharType="separate"/>
            </w:r>
            <w:r w:rsidR="00392B3E">
              <w:rPr>
                <w:noProof/>
                <w:webHidden/>
              </w:rPr>
              <w:t>422</w:t>
            </w:r>
            <w:r w:rsidR="00DD6D68" w:rsidRPr="00903DBA">
              <w:rPr>
                <w:noProof/>
                <w:webHidden/>
              </w:rPr>
              <w:fldChar w:fldCharType="end"/>
            </w:r>
          </w:hyperlink>
        </w:p>
        <w:p w14:paraId="3AAC6164" w14:textId="040C8E80" w:rsidR="00DD6D68" w:rsidRPr="00903DBA" w:rsidRDefault="004773EA">
          <w:pPr>
            <w:pStyle w:val="Innehll2"/>
            <w:tabs>
              <w:tab w:val="left" w:pos="1100"/>
              <w:tab w:val="right" w:leader="dot" w:pos="9350"/>
            </w:tabs>
            <w:rPr>
              <w:rFonts w:asciiTheme="minorHAnsi" w:eastAsiaTheme="minorEastAsia" w:hAnsiTheme="minorHAnsi"/>
              <w:noProof/>
              <w:color w:val="auto"/>
              <w:lang w:eastAsia="sv-SE"/>
            </w:rPr>
          </w:pPr>
          <w:hyperlink w:anchor="_Toc57656172" w:history="1">
            <w:r w:rsidR="00DD6D68" w:rsidRPr="00903DBA">
              <w:rPr>
                <w:rStyle w:val="Hyperlnk"/>
                <w:noProof/>
              </w:rPr>
              <w:t>13.16.</w:t>
            </w:r>
            <w:r w:rsidR="00DD6D68" w:rsidRPr="00903DBA">
              <w:rPr>
                <w:rFonts w:asciiTheme="minorHAnsi" w:eastAsiaTheme="minorEastAsia" w:hAnsiTheme="minorHAnsi"/>
                <w:noProof/>
                <w:color w:val="auto"/>
                <w:lang w:eastAsia="sv-SE"/>
              </w:rPr>
              <w:tab/>
            </w:r>
            <w:r w:rsidR="00DD6D68" w:rsidRPr="00903DBA">
              <w:rPr>
                <w:rStyle w:val="Hyperlnk"/>
                <w:noProof/>
              </w:rPr>
              <w:t>Error Handling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_Toc57656172 \h </w:instrText>
            </w:r>
            <w:r w:rsidR="00DD6D68" w:rsidRPr="00903DBA">
              <w:rPr>
                <w:noProof/>
                <w:webHidden/>
              </w:rPr>
            </w:r>
            <w:r w:rsidR="00DD6D68" w:rsidRPr="00903DBA">
              <w:rPr>
                <w:noProof/>
                <w:webHidden/>
              </w:rPr>
              <w:fldChar w:fldCharType="separate"/>
            </w:r>
            <w:r w:rsidR="00392B3E">
              <w:rPr>
                <w:noProof/>
                <w:webHidden/>
              </w:rPr>
              <w:t>422</w:t>
            </w:r>
            <w:r w:rsidR="00DD6D68" w:rsidRPr="00903DBA">
              <w:rPr>
                <w:noProof/>
                <w:webHidden/>
              </w:rPr>
              <w:fldChar w:fldCharType="end"/>
            </w:r>
          </w:hyperlink>
        </w:p>
        <w:p w14:paraId="022106A9" w14:textId="145D54D3" w:rsidR="00DD6D68" w:rsidRPr="00903DBA" w:rsidRDefault="004773EA">
          <w:pPr>
            <w:pStyle w:val="Innehll2"/>
            <w:tabs>
              <w:tab w:val="left" w:pos="1100"/>
              <w:tab w:val="right" w:leader="dot" w:pos="9350"/>
            </w:tabs>
            <w:rPr>
              <w:rFonts w:asciiTheme="minorHAnsi" w:eastAsiaTheme="minorEastAsia" w:hAnsiTheme="minorHAnsi"/>
              <w:noProof/>
              <w:color w:val="auto"/>
              <w:lang w:eastAsia="sv-SE"/>
            </w:rPr>
          </w:pPr>
          <w:hyperlink w:anchor="_Toc57656173" w:history="1">
            <w:r w:rsidR="00DD6D68" w:rsidRPr="00903DBA">
              <w:rPr>
                <w:rStyle w:val="Hyperlnk"/>
                <w:noProof/>
              </w:rPr>
              <w:t>13.17.</w:t>
            </w:r>
            <w:r w:rsidR="00DD6D68" w:rsidRPr="00903DBA">
              <w:rPr>
                <w:rFonts w:asciiTheme="minorHAnsi" w:eastAsiaTheme="minorEastAsia" w:hAnsiTheme="minorHAnsi"/>
                <w:noProof/>
                <w:color w:val="auto"/>
                <w:lang w:eastAsia="sv-SE"/>
              </w:rPr>
              <w:tab/>
            </w:r>
            <w:r w:rsidR="00DD6D68" w:rsidRPr="00903DBA">
              <w:rPr>
                <w:rStyle w:val="Hyperlnk"/>
                <w:noProof/>
              </w:rPr>
              <w:t>Container Classes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_Toc57656173 \h </w:instrText>
            </w:r>
            <w:r w:rsidR="00DD6D68" w:rsidRPr="00903DBA">
              <w:rPr>
                <w:noProof/>
                <w:webHidden/>
              </w:rPr>
            </w:r>
            <w:r w:rsidR="00DD6D68" w:rsidRPr="00903DBA">
              <w:rPr>
                <w:noProof/>
                <w:webHidden/>
              </w:rPr>
              <w:fldChar w:fldCharType="separate"/>
            </w:r>
            <w:r w:rsidR="00392B3E">
              <w:rPr>
                <w:noProof/>
                <w:webHidden/>
              </w:rPr>
              <w:t>426</w:t>
            </w:r>
            <w:r w:rsidR="00DD6D68" w:rsidRPr="00903DBA">
              <w:rPr>
                <w:noProof/>
                <w:webHidden/>
              </w:rPr>
              <w:fldChar w:fldCharType="end"/>
            </w:r>
          </w:hyperlink>
        </w:p>
        <w:p w14:paraId="48091FE4" w14:textId="20D5E851" w:rsidR="00DD6D68" w:rsidRPr="00903DBA" w:rsidRDefault="004773EA">
          <w:pPr>
            <w:pStyle w:val="Innehll3"/>
            <w:tabs>
              <w:tab w:val="left" w:pos="1540"/>
              <w:tab w:val="right" w:leader="dot" w:pos="9350"/>
            </w:tabs>
            <w:rPr>
              <w:rFonts w:asciiTheme="minorHAnsi" w:eastAsiaTheme="minorEastAsia" w:hAnsiTheme="minorHAnsi"/>
              <w:noProof/>
              <w:color w:val="auto"/>
              <w:lang w:eastAsia="sv-SE"/>
            </w:rPr>
          </w:pPr>
          <w:hyperlink w:anchor="_Toc57656174" w:history="1">
            <w:r w:rsidR="00DD6D68" w:rsidRPr="00903DBA">
              <w:rPr>
                <w:rStyle w:val="Hyperlnk"/>
                <w:noProof/>
              </w:rPr>
              <w:t>13.17.1.</w:t>
            </w:r>
            <w:r w:rsidR="00DD6D68" w:rsidRPr="00903DBA">
              <w:rPr>
                <w:rFonts w:asciiTheme="minorHAnsi" w:eastAsiaTheme="minorEastAsia" w:hAnsiTheme="minorHAnsi"/>
                <w:noProof/>
                <w:color w:val="auto"/>
                <w:lang w:eastAsia="sv-SE"/>
              </w:rPr>
              <w:tab/>
            </w:r>
            <w:r w:rsidR="00DD6D68" w:rsidRPr="00903DBA">
              <w:rPr>
                <w:rStyle w:val="Hyperlnk"/>
                <w:noProof/>
              </w:rPr>
              <w:t>Ordered Pair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_Toc57656174 \h </w:instrText>
            </w:r>
            <w:r w:rsidR="00DD6D68" w:rsidRPr="00903DBA">
              <w:rPr>
                <w:noProof/>
                <w:webHidden/>
              </w:rPr>
            </w:r>
            <w:r w:rsidR="00DD6D68" w:rsidRPr="00903DBA">
              <w:rPr>
                <w:noProof/>
                <w:webHidden/>
              </w:rPr>
              <w:fldChar w:fldCharType="separate"/>
            </w:r>
            <w:r w:rsidR="00392B3E">
              <w:rPr>
                <w:noProof/>
                <w:webHidden/>
              </w:rPr>
              <w:t>426</w:t>
            </w:r>
            <w:r w:rsidR="00DD6D68" w:rsidRPr="00903DBA">
              <w:rPr>
                <w:noProof/>
                <w:webHidden/>
              </w:rPr>
              <w:fldChar w:fldCharType="end"/>
            </w:r>
          </w:hyperlink>
        </w:p>
        <w:p w14:paraId="211944E6" w14:textId="6ED299FC" w:rsidR="00DD6D68" w:rsidRPr="00903DBA" w:rsidRDefault="004773EA">
          <w:pPr>
            <w:pStyle w:val="Innehll2"/>
            <w:tabs>
              <w:tab w:val="left" w:pos="1100"/>
              <w:tab w:val="right" w:leader="dot" w:pos="9350"/>
            </w:tabs>
            <w:rPr>
              <w:rFonts w:asciiTheme="minorHAnsi" w:eastAsiaTheme="minorEastAsia" w:hAnsiTheme="minorHAnsi"/>
              <w:noProof/>
              <w:color w:val="auto"/>
              <w:lang w:eastAsia="sv-SE"/>
            </w:rPr>
          </w:pPr>
          <w:hyperlink w:anchor="_Toc57656175" w:history="1">
            <w:r w:rsidR="00DD6D68" w:rsidRPr="00903DBA">
              <w:rPr>
                <w:rStyle w:val="Hyperlnk"/>
                <w:noProof/>
              </w:rPr>
              <w:t>13.18.</w:t>
            </w:r>
            <w:r w:rsidR="00DD6D68" w:rsidRPr="00903DBA">
              <w:rPr>
                <w:rFonts w:asciiTheme="minorHAnsi" w:eastAsiaTheme="minorEastAsia" w:hAnsiTheme="minorHAnsi"/>
                <w:noProof/>
                <w:color w:val="auto"/>
                <w:lang w:eastAsia="sv-SE"/>
              </w:rPr>
              <w:tab/>
            </w:r>
            <w:r w:rsidR="00DD6D68" w:rsidRPr="00903DBA">
              <w:rPr>
                <w:rStyle w:val="Hyperlnk"/>
                <w:noProof/>
              </w:rPr>
              <w:t>Graph</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_Toc57656175 \h </w:instrText>
            </w:r>
            <w:r w:rsidR="00DD6D68" w:rsidRPr="00903DBA">
              <w:rPr>
                <w:noProof/>
                <w:webHidden/>
              </w:rPr>
            </w:r>
            <w:r w:rsidR="00DD6D68" w:rsidRPr="00903DBA">
              <w:rPr>
                <w:noProof/>
                <w:webHidden/>
              </w:rPr>
              <w:fldChar w:fldCharType="separate"/>
            </w:r>
            <w:r w:rsidR="00392B3E">
              <w:rPr>
                <w:noProof/>
                <w:webHidden/>
              </w:rPr>
              <w:t>427</w:t>
            </w:r>
            <w:r w:rsidR="00DD6D68" w:rsidRPr="00903DBA">
              <w:rPr>
                <w:noProof/>
                <w:webHidden/>
              </w:rPr>
              <w:fldChar w:fldCharType="end"/>
            </w:r>
          </w:hyperlink>
        </w:p>
        <w:p w14:paraId="6174F894" w14:textId="28CAA74B" w:rsidR="00DD6D68" w:rsidRPr="00903DBA" w:rsidRDefault="004773EA">
          <w:pPr>
            <w:pStyle w:val="Innehll3"/>
            <w:tabs>
              <w:tab w:val="left" w:pos="1540"/>
              <w:tab w:val="right" w:leader="dot" w:pos="9350"/>
            </w:tabs>
            <w:rPr>
              <w:rFonts w:asciiTheme="minorHAnsi" w:eastAsiaTheme="minorEastAsia" w:hAnsiTheme="minorHAnsi"/>
              <w:noProof/>
              <w:color w:val="auto"/>
              <w:lang w:eastAsia="sv-SE"/>
            </w:rPr>
          </w:pPr>
          <w:hyperlink w:anchor="_Toc57656176" w:history="1">
            <w:r w:rsidR="00DD6D68" w:rsidRPr="00903DBA">
              <w:rPr>
                <w:rStyle w:val="Hyperlnk"/>
                <w:noProof/>
              </w:rPr>
              <w:t>13.18.1.</w:t>
            </w:r>
            <w:r w:rsidR="00DD6D68" w:rsidRPr="00903DBA">
              <w:rPr>
                <w:rFonts w:asciiTheme="minorHAnsi" w:eastAsiaTheme="minorEastAsia" w:hAnsiTheme="minorHAnsi"/>
                <w:noProof/>
                <w:color w:val="auto"/>
                <w:lang w:eastAsia="sv-SE"/>
              </w:rPr>
              <w:tab/>
            </w:r>
            <w:r w:rsidR="00DD6D68" w:rsidRPr="00903DBA">
              <w:rPr>
                <w:rStyle w:val="Hyperlnk"/>
                <w:noProof/>
              </w:rPr>
              <w:t>Addition and Removal of Vertices and Edges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_Toc57656176 \h </w:instrText>
            </w:r>
            <w:r w:rsidR="00DD6D68" w:rsidRPr="00903DBA">
              <w:rPr>
                <w:noProof/>
                <w:webHidden/>
              </w:rPr>
            </w:r>
            <w:r w:rsidR="00DD6D68" w:rsidRPr="00903DBA">
              <w:rPr>
                <w:noProof/>
                <w:webHidden/>
              </w:rPr>
              <w:fldChar w:fldCharType="separate"/>
            </w:r>
            <w:r w:rsidR="00392B3E">
              <w:rPr>
                <w:noProof/>
                <w:webHidden/>
              </w:rPr>
              <w:t>428</w:t>
            </w:r>
            <w:r w:rsidR="00DD6D68" w:rsidRPr="00903DBA">
              <w:rPr>
                <w:noProof/>
                <w:webHidden/>
              </w:rPr>
              <w:fldChar w:fldCharType="end"/>
            </w:r>
          </w:hyperlink>
        </w:p>
        <w:p w14:paraId="5F713B7A" w14:textId="4343BBEF" w:rsidR="00DD6D68" w:rsidRPr="00903DBA" w:rsidRDefault="004773EA">
          <w:pPr>
            <w:pStyle w:val="Innehll3"/>
            <w:tabs>
              <w:tab w:val="left" w:pos="1540"/>
              <w:tab w:val="right" w:leader="dot" w:pos="9350"/>
            </w:tabs>
            <w:rPr>
              <w:rFonts w:asciiTheme="minorHAnsi" w:eastAsiaTheme="minorEastAsia" w:hAnsiTheme="minorHAnsi"/>
              <w:noProof/>
              <w:color w:val="auto"/>
              <w:lang w:eastAsia="sv-SE"/>
            </w:rPr>
          </w:pPr>
          <w:hyperlink w:anchor="_Toc57656177" w:history="1">
            <w:r w:rsidR="00DD6D68" w:rsidRPr="00903DBA">
              <w:rPr>
                <w:rStyle w:val="Hyperlnk"/>
                <w:noProof/>
              </w:rPr>
              <w:t>13.18.2.</w:t>
            </w:r>
            <w:r w:rsidR="00DD6D68" w:rsidRPr="00903DBA">
              <w:rPr>
                <w:rFonts w:asciiTheme="minorHAnsi" w:eastAsiaTheme="minorEastAsia" w:hAnsiTheme="minorHAnsi"/>
                <w:noProof/>
                <w:color w:val="auto"/>
                <w:lang w:eastAsia="sv-SE"/>
              </w:rPr>
              <w:tab/>
            </w:r>
            <w:r w:rsidR="00DD6D68" w:rsidRPr="00903DBA">
              <w:rPr>
                <w:rStyle w:val="Hyperlnk"/>
                <w:noProof/>
              </w:rPr>
              <w:t>Graph Partition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_Toc57656177 \h </w:instrText>
            </w:r>
            <w:r w:rsidR="00DD6D68" w:rsidRPr="00903DBA">
              <w:rPr>
                <w:noProof/>
                <w:webHidden/>
              </w:rPr>
            </w:r>
            <w:r w:rsidR="00DD6D68" w:rsidRPr="00903DBA">
              <w:rPr>
                <w:noProof/>
                <w:webHidden/>
              </w:rPr>
              <w:fldChar w:fldCharType="separate"/>
            </w:r>
            <w:r w:rsidR="00392B3E">
              <w:rPr>
                <w:noProof/>
                <w:webHidden/>
              </w:rPr>
              <w:t>428</w:t>
            </w:r>
            <w:r w:rsidR="00DD6D68" w:rsidRPr="00903DBA">
              <w:rPr>
                <w:noProof/>
                <w:webHidden/>
              </w:rPr>
              <w:fldChar w:fldCharType="end"/>
            </w:r>
          </w:hyperlink>
        </w:p>
        <w:p w14:paraId="16039EE0" w14:textId="089DEACE" w:rsidR="00DD6D68" w:rsidRPr="00903DBA" w:rsidRDefault="004773EA">
          <w:pPr>
            <w:pStyle w:val="Innehll1"/>
            <w:rPr>
              <w:rFonts w:asciiTheme="minorHAnsi" w:eastAsiaTheme="minorEastAsia" w:hAnsiTheme="minorHAnsi"/>
              <w:noProof/>
              <w:color w:val="auto"/>
              <w:lang w:eastAsia="sv-SE"/>
            </w:rPr>
          </w:pPr>
          <w:hyperlink w:anchor="_Toc57656178" w:history="1">
            <w:r w:rsidR="00DD6D68" w:rsidRPr="00903DBA">
              <w:rPr>
                <w:rStyle w:val="Hyperlnk"/>
                <w:noProof/>
              </w:rPr>
              <w:t>E.</w:t>
            </w:r>
            <w:r w:rsidR="00DD6D68" w:rsidRPr="00903DBA">
              <w:rPr>
                <w:rFonts w:asciiTheme="minorHAnsi" w:eastAsiaTheme="minorEastAsia" w:hAnsiTheme="minorHAnsi"/>
                <w:noProof/>
                <w:color w:val="auto"/>
                <w:lang w:eastAsia="sv-SE"/>
              </w:rPr>
              <w:tab/>
            </w:r>
            <w:r w:rsidR="00DD6D68" w:rsidRPr="00903DBA">
              <w:rPr>
                <w:rStyle w:val="Hyperlnk"/>
                <w:noProof/>
              </w:rPr>
              <w:t>The ASCII Table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_Toc57656178 \h </w:instrText>
            </w:r>
            <w:r w:rsidR="00DD6D68" w:rsidRPr="00903DBA">
              <w:rPr>
                <w:noProof/>
                <w:webHidden/>
              </w:rPr>
            </w:r>
            <w:r w:rsidR="00DD6D68" w:rsidRPr="00903DBA">
              <w:rPr>
                <w:noProof/>
                <w:webHidden/>
              </w:rPr>
              <w:fldChar w:fldCharType="separate"/>
            </w:r>
            <w:r w:rsidR="00392B3E">
              <w:rPr>
                <w:noProof/>
                <w:webHidden/>
              </w:rPr>
              <w:t>430</w:t>
            </w:r>
            <w:r w:rsidR="00DD6D68" w:rsidRPr="00903DBA">
              <w:rPr>
                <w:noProof/>
                <w:webHidden/>
              </w:rPr>
              <w:fldChar w:fldCharType="end"/>
            </w:r>
          </w:hyperlink>
        </w:p>
        <w:p w14:paraId="23F2ABE7" w14:textId="63F274BB" w:rsidR="00DD6D68" w:rsidRPr="00903DBA" w:rsidRDefault="004773EA">
          <w:pPr>
            <w:pStyle w:val="Innehll1"/>
            <w:rPr>
              <w:rFonts w:asciiTheme="minorHAnsi" w:eastAsiaTheme="minorEastAsia" w:hAnsiTheme="minorHAnsi"/>
              <w:noProof/>
              <w:color w:val="auto"/>
              <w:lang w:eastAsia="sv-SE"/>
            </w:rPr>
          </w:pPr>
          <w:hyperlink w:anchor="_Toc57656179" w:history="1">
            <w:r w:rsidR="00DD6D68" w:rsidRPr="00903DBA">
              <w:rPr>
                <w:rStyle w:val="Hyperlnk"/>
                <w:noProof/>
              </w:rPr>
              <w:t>F.</w:t>
            </w:r>
            <w:r w:rsidR="00DD6D68" w:rsidRPr="00903DBA">
              <w:rPr>
                <w:rFonts w:asciiTheme="minorHAnsi" w:eastAsiaTheme="minorEastAsia" w:hAnsiTheme="minorHAnsi"/>
                <w:noProof/>
                <w:color w:val="auto"/>
                <w:lang w:eastAsia="sv-SE"/>
              </w:rPr>
              <w:tab/>
            </w:r>
            <w:r w:rsidR="00DD6D68" w:rsidRPr="00903DBA">
              <w:rPr>
                <w:rStyle w:val="Hyperlnk"/>
                <w:noProof/>
              </w:rPr>
              <w:t>A Crash Course in C</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_Toc57656179 \h </w:instrText>
            </w:r>
            <w:r w:rsidR="00DD6D68" w:rsidRPr="00903DBA">
              <w:rPr>
                <w:noProof/>
                <w:webHidden/>
              </w:rPr>
            </w:r>
            <w:r w:rsidR="00DD6D68" w:rsidRPr="00903DBA">
              <w:rPr>
                <w:noProof/>
                <w:webHidden/>
              </w:rPr>
              <w:fldChar w:fldCharType="separate"/>
            </w:r>
            <w:r w:rsidR="00392B3E">
              <w:rPr>
                <w:noProof/>
                <w:webHidden/>
              </w:rPr>
              <w:t>432</w:t>
            </w:r>
            <w:r w:rsidR="00DD6D68" w:rsidRPr="00903DBA">
              <w:rPr>
                <w:noProof/>
                <w:webHidden/>
              </w:rPr>
              <w:fldChar w:fldCharType="end"/>
            </w:r>
          </w:hyperlink>
        </w:p>
        <w:p w14:paraId="2FB97D0F" w14:textId="0F805035" w:rsidR="00DD6D68" w:rsidRPr="00903DBA" w:rsidRDefault="004773EA">
          <w:pPr>
            <w:pStyle w:val="Innehll2"/>
            <w:tabs>
              <w:tab w:val="left" w:pos="1100"/>
              <w:tab w:val="right" w:leader="dot" w:pos="9350"/>
            </w:tabs>
            <w:rPr>
              <w:rFonts w:asciiTheme="minorHAnsi" w:eastAsiaTheme="minorEastAsia" w:hAnsiTheme="minorHAnsi"/>
              <w:noProof/>
              <w:color w:val="auto"/>
              <w:lang w:eastAsia="sv-SE"/>
            </w:rPr>
          </w:pPr>
          <w:hyperlink w:anchor="_Toc57656180" w:history="1">
            <w:r w:rsidR="00DD6D68" w:rsidRPr="00903DBA">
              <w:rPr>
                <w:rStyle w:val="Hyperlnk"/>
                <w:noProof/>
              </w:rPr>
              <w:t>13.19.</w:t>
            </w:r>
            <w:r w:rsidR="00DD6D68" w:rsidRPr="00903DBA">
              <w:rPr>
                <w:rFonts w:asciiTheme="minorHAnsi" w:eastAsiaTheme="minorEastAsia" w:hAnsiTheme="minorHAnsi"/>
                <w:noProof/>
                <w:color w:val="auto"/>
                <w:lang w:eastAsia="sv-SE"/>
              </w:rPr>
              <w:tab/>
            </w:r>
            <w:r w:rsidR="00DD6D68" w:rsidRPr="00903DBA">
              <w:rPr>
                <w:rStyle w:val="Hyperlnk"/>
                <w:noProof/>
              </w:rPr>
              <w:t>The Compiler and the Linker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_Toc57656180 \h </w:instrText>
            </w:r>
            <w:r w:rsidR="00DD6D68" w:rsidRPr="00903DBA">
              <w:rPr>
                <w:noProof/>
                <w:webHidden/>
              </w:rPr>
            </w:r>
            <w:r w:rsidR="00DD6D68" w:rsidRPr="00903DBA">
              <w:rPr>
                <w:noProof/>
                <w:webHidden/>
              </w:rPr>
              <w:fldChar w:fldCharType="separate"/>
            </w:r>
            <w:r w:rsidR="00392B3E">
              <w:rPr>
                <w:noProof/>
                <w:webHidden/>
              </w:rPr>
              <w:t>432</w:t>
            </w:r>
            <w:r w:rsidR="00DD6D68" w:rsidRPr="00903DBA">
              <w:rPr>
                <w:noProof/>
                <w:webHidden/>
              </w:rPr>
              <w:fldChar w:fldCharType="end"/>
            </w:r>
          </w:hyperlink>
        </w:p>
        <w:p w14:paraId="79FF6E81" w14:textId="1ABDA55D" w:rsidR="00DD6D68" w:rsidRPr="00903DBA" w:rsidRDefault="004773EA">
          <w:pPr>
            <w:pStyle w:val="Innehll2"/>
            <w:tabs>
              <w:tab w:val="left" w:pos="1100"/>
              <w:tab w:val="right" w:leader="dot" w:pos="9350"/>
            </w:tabs>
            <w:rPr>
              <w:rFonts w:asciiTheme="minorHAnsi" w:eastAsiaTheme="minorEastAsia" w:hAnsiTheme="minorHAnsi"/>
              <w:noProof/>
              <w:color w:val="auto"/>
              <w:lang w:eastAsia="sv-SE"/>
            </w:rPr>
          </w:pPr>
          <w:hyperlink w:anchor="_Toc57656181" w:history="1">
            <w:r w:rsidR="00DD6D68" w:rsidRPr="00903DBA">
              <w:rPr>
                <w:rStyle w:val="Hyperlnk"/>
                <w:noProof/>
              </w:rPr>
              <w:t>13.20.</w:t>
            </w:r>
            <w:r w:rsidR="00DD6D68" w:rsidRPr="00903DBA">
              <w:rPr>
                <w:rFonts w:asciiTheme="minorHAnsi" w:eastAsiaTheme="minorEastAsia" w:hAnsiTheme="minorHAnsi"/>
                <w:noProof/>
                <w:color w:val="auto"/>
                <w:lang w:eastAsia="sv-SE"/>
              </w:rPr>
              <w:tab/>
            </w:r>
            <w:r w:rsidR="00DD6D68" w:rsidRPr="00903DBA">
              <w:rPr>
                <w:rStyle w:val="Hyperlnk"/>
                <w:noProof/>
              </w:rPr>
              <w:t>The Hello-World Program</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_Toc57656181 \h </w:instrText>
            </w:r>
            <w:r w:rsidR="00DD6D68" w:rsidRPr="00903DBA">
              <w:rPr>
                <w:noProof/>
                <w:webHidden/>
              </w:rPr>
            </w:r>
            <w:r w:rsidR="00DD6D68" w:rsidRPr="00903DBA">
              <w:rPr>
                <w:noProof/>
                <w:webHidden/>
              </w:rPr>
              <w:fldChar w:fldCharType="separate"/>
            </w:r>
            <w:r w:rsidR="00392B3E">
              <w:rPr>
                <w:noProof/>
                <w:webHidden/>
              </w:rPr>
              <w:t>433</w:t>
            </w:r>
            <w:r w:rsidR="00DD6D68" w:rsidRPr="00903DBA">
              <w:rPr>
                <w:noProof/>
                <w:webHidden/>
              </w:rPr>
              <w:fldChar w:fldCharType="end"/>
            </w:r>
          </w:hyperlink>
        </w:p>
        <w:p w14:paraId="573F44B2" w14:textId="079EBE22" w:rsidR="00DD6D68" w:rsidRPr="00903DBA" w:rsidRDefault="004773EA">
          <w:pPr>
            <w:pStyle w:val="Innehll2"/>
            <w:tabs>
              <w:tab w:val="left" w:pos="1100"/>
              <w:tab w:val="right" w:leader="dot" w:pos="9350"/>
            </w:tabs>
            <w:rPr>
              <w:rFonts w:asciiTheme="minorHAnsi" w:eastAsiaTheme="minorEastAsia" w:hAnsiTheme="minorHAnsi"/>
              <w:noProof/>
              <w:color w:val="auto"/>
              <w:lang w:eastAsia="sv-SE"/>
            </w:rPr>
          </w:pPr>
          <w:hyperlink w:anchor="_Toc57656182" w:history="1">
            <w:r w:rsidR="00DD6D68" w:rsidRPr="00903DBA">
              <w:rPr>
                <w:rStyle w:val="Hyperlnk"/>
                <w:noProof/>
              </w:rPr>
              <w:t>13.21.</w:t>
            </w:r>
            <w:r w:rsidR="00DD6D68" w:rsidRPr="00903DBA">
              <w:rPr>
                <w:rFonts w:asciiTheme="minorHAnsi" w:eastAsiaTheme="minorEastAsia" w:hAnsiTheme="minorHAnsi"/>
                <w:noProof/>
                <w:color w:val="auto"/>
                <w:lang w:eastAsia="sv-SE"/>
              </w:rPr>
              <w:tab/>
            </w:r>
            <w:r w:rsidR="00DD6D68" w:rsidRPr="00903DBA">
              <w:rPr>
                <w:rStyle w:val="Hyperlnk"/>
                <w:noProof/>
              </w:rPr>
              <w:t>Comments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_Toc57656182 \h </w:instrText>
            </w:r>
            <w:r w:rsidR="00DD6D68" w:rsidRPr="00903DBA">
              <w:rPr>
                <w:noProof/>
                <w:webHidden/>
              </w:rPr>
            </w:r>
            <w:r w:rsidR="00DD6D68" w:rsidRPr="00903DBA">
              <w:rPr>
                <w:noProof/>
                <w:webHidden/>
              </w:rPr>
              <w:fldChar w:fldCharType="separate"/>
            </w:r>
            <w:r w:rsidR="00392B3E">
              <w:rPr>
                <w:noProof/>
                <w:webHidden/>
              </w:rPr>
              <w:t>434</w:t>
            </w:r>
            <w:r w:rsidR="00DD6D68" w:rsidRPr="00903DBA">
              <w:rPr>
                <w:noProof/>
                <w:webHidden/>
              </w:rPr>
              <w:fldChar w:fldCharType="end"/>
            </w:r>
          </w:hyperlink>
        </w:p>
        <w:p w14:paraId="313B47FE" w14:textId="03C88E0A" w:rsidR="00DD6D68" w:rsidRPr="00903DBA" w:rsidRDefault="004773EA">
          <w:pPr>
            <w:pStyle w:val="Innehll2"/>
            <w:tabs>
              <w:tab w:val="left" w:pos="1100"/>
              <w:tab w:val="right" w:leader="dot" w:pos="9350"/>
            </w:tabs>
            <w:rPr>
              <w:rFonts w:asciiTheme="minorHAnsi" w:eastAsiaTheme="minorEastAsia" w:hAnsiTheme="minorHAnsi"/>
              <w:noProof/>
              <w:color w:val="auto"/>
              <w:lang w:eastAsia="sv-SE"/>
            </w:rPr>
          </w:pPr>
          <w:hyperlink w:anchor="_Toc57656183" w:history="1">
            <w:r w:rsidR="00DD6D68" w:rsidRPr="00903DBA">
              <w:rPr>
                <w:rStyle w:val="Hyperlnk"/>
                <w:noProof/>
              </w:rPr>
              <w:t>13.22.</w:t>
            </w:r>
            <w:r w:rsidR="00DD6D68" w:rsidRPr="00903DBA">
              <w:rPr>
                <w:rFonts w:asciiTheme="minorHAnsi" w:eastAsiaTheme="minorEastAsia" w:hAnsiTheme="minorHAnsi"/>
                <w:noProof/>
                <w:color w:val="auto"/>
                <w:lang w:eastAsia="sv-SE"/>
              </w:rPr>
              <w:tab/>
            </w:r>
            <w:r w:rsidR="00DD6D68" w:rsidRPr="00903DBA">
              <w:rPr>
                <w:rStyle w:val="Hyperlnk"/>
                <w:noProof/>
              </w:rPr>
              <w:t>Types and Variables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_Toc57656183 \h </w:instrText>
            </w:r>
            <w:r w:rsidR="00DD6D68" w:rsidRPr="00903DBA">
              <w:rPr>
                <w:noProof/>
                <w:webHidden/>
              </w:rPr>
            </w:r>
            <w:r w:rsidR="00DD6D68" w:rsidRPr="00903DBA">
              <w:rPr>
                <w:noProof/>
                <w:webHidden/>
              </w:rPr>
              <w:fldChar w:fldCharType="separate"/>
            </w:r>
            <w:r w:rsidR="00392B3E">
              <w:rPr>
                <w:noProof/>
                <w:webHidden/>
              </w:rPr>
              <w:t>434</w:t>
            </w:r>
            <w:r w:rsidR="00DD6D68" w:rsidRPr="00903DBA">
              <w:rPr>
                <w:noProof/>
                <w:webHidden/>
              </w:rPr>
              <w:fldChar w:fldCharType="end"/>
            </w:r>
          </w:hyperlink>
        </w:p>
        <w:p w14:paraId="4A45A142" w14:textId="03B7A444"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184" w:history="1">
            <w:r w:rsidR="00DD6D68" w:rsidRPr="00903DBA">
              <w:rPr>
                <w:rStyle w:val="Hyperlnk"/>
                <w:noProof/>
              </w:rPr>
              <w:t>1.1.1</w:t>
            </w:r>
            <w:r w:rsidR="00DD6D68" w:rsidRPr="00903DBA">
              <w:rPr>
                <w:rFonts w:asciiTheme="minorHAnsi" w:eastAsiaTheme="minorEastAsia" w:hAnsiTheme="minorHAnsi"/>
                <w:noProof/>
                <w:color w:val="auto"/>
                <w:lang w:eastAsia="sv-SE"/>
              </w:rPr>
              <w:tab/>
            </w:r>
            <w:r w:rsidR="00DD6D68" w:rsidRPr="00903DBA">
              <w:rPr>
                <w:rStyle w:val="Hyperlnk"/>
                <w:noProof/>
              </w:rPr>
              <w:t>Simple Types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_Toc57656184 \h </w:instrText>
            </w:r>
            <w:r w:rsidR="00DD6D68" w:rsidRPr="00903DBA">
              <w:rPr>
                <w:noProof/>
                <w:webHidden/>
              </w:rPr>
            </w:r>
            <w:r w:rsidR="00DD6D68" w:rsidRPr="00903DBA">
              <w:rPr>
                <w:noProof/>
                <w:webHidden/>
              </w:rPr>
              <w:fldChar w:fldCharType="separate"/>
            </w:r>
            <w:r w:rsidR="00392B3E">
              <w:rPr>
                <w:noProof/>
                <w:webHidden/>
              </w:rPr>
              <w:t>434</w:t>
            </w:r>
            <w:r w:rsidR="00DD6D68" w:rsidRPr="00903DBA">
              <w:rPr>
                <w:noProof/>
                <w:webHidden/>
              </w:rPr>
              <w:fldChar w:fldCharType="end"/>
            </w:r>
          </w:hyperlink>
        </w:p>
        <w:p w14:paraId="6C482D7A" w14:textId="32219E29"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185" w:history="1">
            <w:r w:rsidR="00DD6D68" w:rsidRPr="00903DBA">
              <w:rPr>
                <w:rStyle w:val="Hyperlnk"/>
                <w:noProof/>
              </w:rPr>
              <w:t>2.1.1</w:t>
            </w:r>
            <w:r w:rsidR="00DD6D68" w:rsidRPr="00903DBA">
              <w:rPr>
                <w:rFonts w:asciiTheme="minorHAnsi" w:eastAsiaTheme="minorEastAsia" w:hAnsiTheme="minorHAnsi"/>
                <w:noProof/>
                <w:color w:val="auto"/>
                <w:lang w:eastAsia="sv-SE"/>
              </w:rPr>
              <w:tab/>
            </w:r>
            <w:r w:rsidR="00DD6D68" w:rsidRPr="00903DBA">
              <w:rPr>
                <w:rStyle w:val="Hyperlnk"/>
                <w:noProof/>
              </w:rPr>
              <w:t>Variables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_Toc57656185 \h </w:instrText>
            </w:r>
            <w:r w:rsidR="00DD6D68" w:rsidRPr="00903DBA">
              <w:rPr>
                <w:noProof/>
                <w:webHidden/>
              </w:rPr>
            </w:r>
            <w:r w:rsidR="00DD6D68" w:rsidRPr="00903DBA">
              <w:rPr>
                <w:noProof/>
                <w:webHidden/>
              </w:rPr>
              <w:fldChar w:fldCharType="separate"/>
            </w:r>
            <w:r w:rsidR="00392B3E">
              <w:rPr>
                <w:noProof/>
                <w:webHidden/>
              </w:rPr>
              <w:t>435</w:t>
            </w:r>
            <w:r w:rsidR="00DD6D68" w:rsidRPr="00903DBA">
              <w:rPr>
                <w:noProof/>
                <w:webHidden/>
              </w:rPr>
              <w:fldChar w:fldCharType="end"/>
            </w:r>
          </w:hyperlink>
        </w:p>
        <w:p w14:paraId="28058C9F" w14:textId="53584BC3"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186" w:history="1">
            <w:r w:rsidR="00DD6D68" w:rsidRPr="00903DBA">
              <w:rPr>
                <w:rStyle w:val="Hyperlnk"/>
                <w:noProof/>
              </w:rPr>
              <w:t>3.1.1</w:t>
            </w:r>
            <w:r w:rsidR="00DD6D68" w:rsidRPr="00903DBA">
              <w:rPr>
                <w:rFonts w:asciiTheme="minorHAnsi" w:eastAsiaTheme="minorEastAsia" w:hAnsiTheme="minorHAnsi"/>
                <w:noProof/>
                <w:color w:val="auto"/>
                <w:lang w:eastAsia="sv-SE"/>
              </w:rPr>
              <w:tab/>
            </w:r>
            <w:r w:rsidR="00DD6D68" w:rsidRPr="00903DBA">
              <w:rPr>
                <w:rStyle w:val="Hyperlnk"/>
                <w:noProof/>
              </w:rPr>
              <w:t>Constants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_Toc57656186 \h </w:instrText>
            </w:r>
            <w:r w:rsidR="00DD6D68" w:rsidRPr="00903DBA">
              <w:rPr>
                <w:noProof/>
                <w:webHidden/>
              </w:rPr>
            </w:r>
            <w:r w:rsidR="00DD6D68" w:rsidRPr="00903DBA">
              <w:rPr>
                <w:noProof/>
                <w:webHidden/>
              </w:rPr>
              <w:fldChar w:fldCharType="separate"/>
            </w:r>
            <w:r w:rsidR="00392B3E">
              <w:rPr>
                <w:noProof/>
                <w:webHidden/>
              </w:rPr>
              <w:t>436</w:t>
            </w:r>
            <w:r w:rsidR="00DD6D68" w:rsidRPr="00903DBA">
              <w:rPr>
                <w:noProof/>
                <w:webHidden/>
              </w:rPr>
              <w:fldChar w:fldCharType="end"/>
            </w:r>
          </w:hyperlink>
        </w:p>
        <w:p w14:paraId="77F0676E" w14:textId="4BD61D01"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187" w:history="1">
            <w:r w:rsidR="00DD6D68" w:rsidRPr="00903DBA">
              <w:rPr>
                <w:rStyle w:val="Hyperlnk"/>
                <w:noProof/>
              </w:rPr>
              <w:t>4.1.1</w:t>
            </w:r>
            <w:r w:rsidR="00DD6D68" w:rsidRPr="00903DBA">
              <w:rPr>
                <w:rFonts w:asciiTheme="minorHAnsi" w:eastAsiaTheme="minorEastAsia" w:hAnsiTheme="minorHAnsi"/>
                <w:noProof/>
                <w:color w:val="auto"/>
                <w:lang w:eastAsia="sv-SE"/>
              </w:rPr>
              <w:tab/>
            </w:r>
            <w:r w:rsidR="00DD6D68" w:rsidRPr="00903DBA">
              <w:rPr>
                <w:rStyle w:val="Hyperlnk"/>
                <w:noProof/>
              </w:rPr>
              <w:t>Output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_Toc57656187 \h </w:instrText>
            </w:r>
            <w:r w:rsidR="00DD6D68" w:rsidRPr="00903DBA">
              <w:rPr>
                <w:noProof/>
                <w:webHidden/>
              </w:rPr>
            </w:r>
            <w:r w:rsidR="00DD6D68" w:rsidRPr="00903DBA">
              <w:rPr>
                <w:noProof/>
                <w:webHidden/>
              </w:rPr>
              <w:fldChar w:fldCharType="separate"/>
            </w:r>
            <w:r w:rsidR="00392B3E">
              <w:rPr>
                <w:noProof/>
                <w:webHidden/>
              </w:rPr>
              <w:t>436</w:t>
            </w:r>
            <w:r w:rsidR="00DD6D68" w:rsidRPr="00903DBA">
              <w:rPr>
                <w:noProof/>
                <w:webHidden/>
              </w:rPr>
              <w:fldChar w:fldCharType="end"/>
            </w:r>
          </w:hyperlink>
        </w:p>
        <w:p w14:paraId="5CBCE597" w14:textId="1FA0D290"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188" w:history="1">
            <w:r w:rsidR="00DD6D68" w:rsidRPr="00903DBA">
              <w:rPr>
                <w:rStyle w:val="Hyperlnk"/>
                <w:noProof/>
              </w:rPr>
              <w:t>5.1.1</w:t>
            </w:r>
            <w:r w:rsidR="00DD6D68" w:rsidRPr="00903DBA">
              <w:rPr>
                <w:rFonts w:asciiTheme="minorHAnsi" w:eastAsiaTheme="minorEastAsia" w:hAnsiTheme="minorHAnsi"/>
                <w:noProof/>
                <w:color w:val="auto"/>
                <w:lang w:eastAsia="sv-SE"/>
              </w:rPr>
              <w:tab/>
            </w:r>
            <w:r w:rsidR="00DD6D68" w:rsidRPr="00903DBA">
              <w:rPr>
                <w:rStyle w:val="Hyperlnk"/>
                <w:noProof/>
              </w:rPr>
              <w:t>Input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_Toc57656188 \h </w:instrText>
            </w:r>
            <w:r w:rsidR="00DD6D68" w:rsidRPr="00903DBA">
              <w:rPr>
                <w:noProof/>
                <w:webHidden/>
              </w:rPr>
            </w:r>
            <w:r w:rsidR="00DD6D68" w:rsidRPr="00903DBA">
              <w:rPr>
                <w:noProof/>
                <w:webHidden/>
              </w:rPr>
              <w:fldChar w:fldCharType="separate"/>
            </w:r>
            <w:r w:rsidR="00392B3E">
              <w:rPr>
                <w:noProof/>
                <w:webHidden/>
              </w:rPr>
              <w:t>437</w:t>
            </w:r>
            <w:r w:rsidR="00DD6D68" w:rsidRPr="00903DBA">
              <w:rPr>
                <w:noProof/>
                <w:webHidden/>
              </w:rPr>
              <w:fldChar w:fldCharType="end"/>
            </w:r>
          </w:hyperlink>
        </w:p>
        <w:p w14:paraId="55C0AACB" w14:textId="4E85A0E1"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189" w:history="1">
            <w:r w:rsidR="00DD6D68" w:rsidRPr="00903DBA">
              <w:rPr>
                <w:rStyle w:val="Hyperlnk"/>
                <w:noProof/>
              </w:rPr>
              <w:t>6.1.1</w:t>
            </w:r>
            <w:r w:rsidR="00DD6D68" w:rsidRPr="00903DBA">
              <w:rPr>
                <w:rFonts w:asciiTheme="minorHAnsi" w:eastAsiaTheme="minorEastAsia" w:hAnsiTheme="minorHAnsi"/>
                <w:noProof/>
                <w:color w:val="auto"/>
                <w:lang w:eastAsia="sv-SE"/>
              </w:rPr>
              <w:tab/>
            </w:r>
            <w:r w:rsidR="00DD6D68" w:rsidRPr="00903DBA">
              <w:rPr>
                <w:rStyle w:val="Hyperlnk"/>
                <w:noProof/>
              </w:rPr>
              <w:t>Enumerations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_Toc57656189 \h </w:instrText>
            </w:r>
            <w:r w:rsidR="00DD6D68" w:rsidRPr="00903DBA">
              <w:rPr>
                <w:noProof/>
                <w:webHidden/>
              </w:rPr>
            </w:r>
            <w:r w:rsidR="00DD6D68" w:rsidRPr="00903DBA">
              <w:rPr>
                <w:noProof/>
                <w:webHidden/>
              </w:rPr>
              <w:fldChar w:fldCharType="separate"/>
            </w:r>
            <w:r w:rsidR="00392B3E">
              <w:rPr>
                <w:noProof/>
                <w:webHidden/>
              </w:rPr>
              <w:t>438</w:t>
            </w:r>
            <w:r w:rsidR="00DD6D68" w:rsidRPr="00903DBA">
              <w:rPr>
                <w:noProof/>
                <w:webHidden/>
              </w:rPr>
              <w:fldChar w:fldCharType="end"/>
            </w:r>
          </w:hyperlink>
        </w:p>
        <w:p w14:paraId="5B651EE3" w14:textId="1150DB71"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190" w:history="1">
            <w:r w:rsidR="00DD6D68" w:rsidRPr="00903DBA">
              <w:rPr>
                <w:rStyle w:val="Hyperlnk"/>
                <w:noProof/>
              </w:rPr>
              <w:t>7.1.1</w:t>
            </w:r>
            <w:r w:rsidR="00DD6D68" w:rsidRPr="00903DBA">
              <w:rPr>
                <w:rFonts w:asciiTheme="minorHAnsi" w:eastAsiaTheme="minorEastAsia" w:hAnsiTheme="minorHAnsi"/>
                <w:noProof/>
                <w:color w:val="auto"/>
                <w:lang w:eastAsia="sv-SE"/>
              </w:rPr>
              <w:tab/>
            </w:r>
            <w:r w:rsidR="00DD6D68" w:rsidRPr="00903DBA">
              <w:rPr>
                <w:rStyle w:val="Hyperlnk"/>
                <w:noProof/>
              </w:rPr>
              <w:t>Arrays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_Toc57656190 \h </w:instrText>
            </w:r>
            <w:r w:rsidR="00DD6D68" w:rsidRPr="00903DBA">
              <w:rPr>
                <w:noProof/>
                <w:webHidden/>
              </w:rPr>
            </w:r>
            <w:r w:rsidR="00DD6D68" w:rsidRPr="00903DBA">
              <w:rPr>
                <w:noProof/>
                <w:webHidden/>
              </w:rPr>
              <w:fldChar w:fldCharType="separate"/>
            </w:r>
            <w:r w:rsidR="00392B3E">
              <w:rPr>
                <w:noProof/>
                <w:webHidden/>
              </w:rPr>
              <w:t>439</w:t>
            </w:r>
            <w:r w:rsidR="00DD6D68" w:rsidRPr="00903DBA">
              <w:rPr>
                <w:noProof/>
                <w:webHidden/>
              </w:rPr>
              <w:fldChar w:fldCharType="end"/>
            </w:r>
          </w:hyperlink>
        </w:p>
        <w:p w14:paraId="515ECEF1" w14:textId="0CB6BBB7"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191" w:history="1">
            <w:r w:rsidR="00DD6D68" w:rsidRPr="00903DBA">
              <w:rPr>
                <w:rStyle w:val="Hyperlnk"/>
                <w:noProof/>
              </w:rPr>
              <w:t>8.1.1</w:t>
            </w:r>
            <w:r w:rsidR="00DD6D68" w:rsidRPr="00903DBA">
              <w:rPr>
                <w:rFonts w:asciiTheme="minorHAnsi" w:eastAsiaTheme="minorEastAsia" w:hAnsiTheme="minorHAnsi"/>
                <w:noProof/>
                <w:color w:val="auto"/>
                <w:lang w:eastAsia="sv-SE"/>
              </w:rPr>
              <w:tab/>
            </w:r>
            <w:r w:rsidR="00DD6D68" w:rsidRPr="00903DBA">
              <w:rPr>
                <w:rStyle w:val="Hyperlnk"/>
                <w:noProof/>
              </w:rPr>
              <w:t>Characters and Strings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_Toc57656191 \h </w:instrText>
            </w:r>
            <w:r w:rsidR="00DD6D68" w:rsidRPr="00903DBA">
              <w:rPr>
                <w:noProof/>
                <w:webHidden/>
              </w:rPr>
            </w:r>
            <w:r w:rsidR="00DD6D68" w:rsidRPr="00903DBA">
              <w:rPr>
                <w:noProof/>
                <w:webHidden/>
              </w:rPr>
              <w:fldChar w:fldCharType="separate"/>
            </w:r>
            <w:r w:rsidR="00392B3E">
              <w:rPr>
                <w:noProof/>
                <w:webHidden/>
              </w:rPr>
              <w:t>439</w:t>
            </w:r>
            <w:r w:rsidR="00DD6D68" w:rsidRPr="00903DBA">
              <w:rPr>
                <w:noProof/>
                <w:webHidden/>
              </w:rPr>
              <w:fldChar w:fldCharType="end"/>
            </w:r>
          </w:hyperlink>
        </w:p>
        <w:p w14:paraId="3D35E3A5" w14:textId="56485A47"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192" w:history="1">
            <w:r w:rsidR="00DD6D68" w:rsidRPr="00903DBA">
              <w:rPr>
                <w:rStyle w:val="Hyperlnk"/>
                <w:noProof/>
              </w:rPr>
              <w:t>9.1.1</w:t>
            </w:r>
            <w:r w:rsidR="00DD6D68" w:rsidRPr="00903DBA">
              <w:rPr>
                <w:rFonts w:asciiTheme="minorHAnsi" w:eastAsiaTheme="minorEastAsia" w:hAnsiTheme="minorHAnsi"/>
                <w:noProof/>
                <w:color w:val="auto"/>
                <w:lang w:eastAsia="sv-SE"/>
              </w:rPr>
              <w:tab/>
            </w:r>
            <w:r w:rsidR="00DD6D68" w:rsidRPr="00903DBA">
              <w:rPr>
                <w:rStyle w:val="Hyperlnk"/>
                <w:noProof/>
              </w:rPr>
              <w:t>The ASCII Table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_Toc57656192 \h </w:instrText>
            </w:r>
            <w:r w:rsidR="00DD6D68" w:rsidRPr="00903DBA">
              <w:rPr>
                <w:noProof/>
                <w:webHidden/>
              </w:rPr>
            </w:r>
            <w:r w:rsidR="00DD6D68" w:rsidRPr="00903DBA">
              <w:rPr>
                <w:noProof/>
                <w:webHidden/>
              </w:rPr>
              <w:fldChar w:fldCharType="separate"/>
            </w:r>
            <w:r w:rsidR="00392B3E">
              <w:rPr>
                <w:noProof/>
                <w:webHidden/>
              </w:rPr>
              <w:t>440</w:t>
            </w:r>
            <w:r w:rsidR="00DD6D68" w:rsidRPr="00903DBA">
              <w:rPr>
                <w:noProof/>
                <w:webHidden/>
              </w:rPr>
              <w:fldChar w:fldCharType="end"/>
            </w:r>
          </w:hyperlink>
        </w:p>
        <w:p w14:paraId="576B0097" w14:textId="406A9548"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193" w:history="1">
            <w:r w:rsidR="00DD6D68" w:rsidRPr="00903DBA">
              <w:rPr>
                <w:rStyle w:val="Hyperlnk"/>
                <w:noProof/>
              </w:rPr>
              <w:t>10.1.1</w:t>
            </w:r>
            <w:r w:rsidR="00DD6D68" w:rsidRPr="00903DBA">
              <w:rPr>
                <w:rFonts w:asciiTheme="minorHAnsi" w:eastAsiaTheme="minorEastAsia" w:hAnsiTheme="minorHAnsi"/>
                <w:noProof/>
                <w:color w:val="auto"/>
                <w:lang w:eastAsia="sv-SE"/>
              </w:rPr>
              <w:tab/>
            </w:r>
            <w:r w:rsidR="00DD6D68" w:rsidRPr="00903DBA">
              <w:rPr>
                <w:rStyle w:val="Hyperlnk"/>
                <w:noProof/>
              </w:rPr>
              <w:t>Pointers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_Toc57656193 \h </w:instrText>
            </w:r>
            <w:r w:rsidR="00DD6D68" w:rsidRPr="00903DBA">
              <w:rPr>
                <w:noProof/>
                <w:webHidden/>
              </w:rPr>
            </w:r>
            <w:r w:rsidR="00DD6D68" w:rsidRPr="00903DBA">
              <w:rPr>
                <w:noProof/>
                <w:webHidden/>
              </w:rPr>
              <w:fldChar w:fldCharType="separate"/>
            </w:r>
            <w:r w:rsidR="00392B3E">
              <w:rPr>
                <w:noProof/>
                <w:webHidden/>
              </w:rPr>
              <w:t>440</w:t>
            </w:r>
            <w:r w:rsidR="00DD6D68" w:rsidRPr="00903DBA">
              <w:rPr>
                <w:noProof/>
                <w:webHidden/>
              </w:rPr>
              <w:fldChar w:fldCharType="end"/>
            </w:r>
          </w:hyperlink>
        </w:p>
        <w:p w14:paraId="3F027DEB" w14:textId="60DC9CA3"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194" w:history="1">
            <w:r w:rsidR="00DD6D68" w:rsidRPr="00903DBA">
              <w:rPr>
                <w:rStyle w:val="Hyperlnk"/>
                <w:noProof/>
              </w:rPr>
              <w:t>11.1.1</w:t>
            </w:r>
            <w:r w:rsidR="00DD6D68" w:rsidRPr="00903DBA">
              <w:rPr>
                <w:rFonts w:asciiTheme="minorHAnsi" w:eastAsiaTheme="minorEastAsia" w:hAnsiTheme="minorHAnsi"/>
                <w:noProof/>
                <w:color w:val="auto"/>
                <w:lang w:eastAsia="sv-SE"/>
              </w:rPr>
              <w:tab/>
            </w:r>
            <w:r w:rsidR="00DD6D68" w:rsidRPr="00903DBA">
              <w:rPr>
                <w:rStyle w:val="Hyperlnk"/>
                <w:noProof/>
              </w:rPr>
              <w:t>Pointers and Dynamic Memory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_Toc57656194 \h </w:instrText>
            </w:r>
            <w:r w:rsidR="00DD6D68" w:rsidRPr="00903DBA">
              <w:rPr>
                <w:noProof/>
                <w:webHidden/>
              </w:rPr>
            </w:r>
            <w:r w:rsidR="00DD6D68" w:rsidRPr="00903DBA">
              <w:rPr>
                <w:noProof/>
                <w:webHidden/>
              </w:rPr>
              <w:fldChar w:fldCharType="separate"/>
            </w:r>
            <w:r w:rsidR="00392B3E">
              <w:rPr>
                <w:noProof/>
                <w:webHidden/>
              </w:rPr>
              <w:t>441</w:t>
            </w:r>
            <w:r w:rsidR="00DD6D68" w:rsidRPr="00903DBA">
              <w:rPr>
                <w:noProof/>
                <w:webHidden/>
              </w:rPr>
              <w:fldChar w:fldCharType="end"/>
            </w:r>
          </w:hyperlink>
        </w:p>
        <w:p w14:paraId="5DA56AC6" w14:textId="555FF9E3"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195" w:history="1">
            <w:r w:rsidR="00DD6D68" w:rsidRPr="00903DBA">
              <w:rPr>
                <w:rStyle w:val="Hyperlnk"/>
                <w:noProof/>
              </w:rPr>
              <w:t>12.1.1</w:t>
            </w:r>
            <w:r w:rsidR="00DD6D68" w:rsidRPr="00903DBA">
              <w:rPr>
                <w:rFonts w:asciiTheme="minorHAnsi" w:eastAsiaTheme="minorEastAsia" w:hAnsiTheme="minorHAnsi"/>
                <w:noProof/>
                <w:color w:val="auto"/>
                <w:lang w:eastAsia="sv-SE"/>
              </w:rPr>
              <w:tab/>
            </w:r>
            <w:r w:rsidR="00DD6D68" w:rsidRPr="00903DBA">
              <w:rPr>
                <w:rStyle w:val="Hyperlnk"/>
                <w:noProof/>
              </w:rPr>
              <w:t>Defining our own types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_Toc57656195 \h </w:instrText>
            </w:r>
            <w:r w:rsidR="00DD6D68" w:rsidRPr="00903DBA">
              <w:rPr>
                <w:noProof/>
                <w:webHidden/>
              </w:rPr>
            </w:r>
            <w:r w:rsidR="00DD6D68" w:rsidRPr="00903DBA">
              <w:rPr>
                <w:noProof/>
                <w:webHidden/>
              </w:rPr>
              <w:fldChar w:fldCharType="separate"/>
            </w:r>
            <w:r w:rsidR="00392B3E">
              <w:rPr>
                <w:noProof/>
                <w:webHidden/>
              </w:rPr>
              <w:t>443</w:t>
            </w:r>
            <w:r w:rsidR="00DD6D68" w:rsidRPr="00903DBA">
              <w:rPr>
                <w:noProof/>
                <w:webHidden/>
              </w:rPr>
              <w:fldChar w:fldCharType="end"/>
            </w:r>
          </w:hyperlink>
        </w:p>
        <w:p w14:paraId="2DFE15EE" w14:textId="1D9B4279"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196" w:history="1">
            <w:r w:rsidR="00DD6D68" w:rsidRPr="00903DBA">
              <w:rPr>
                <w:rStyle w:val="Hyperlnk"/>
                <w:noProof/>
              </w:rPr>
              <w:t>13.1.1</w:t>
            </w:r>
            <w:r w:rsidR="00DD6D68" w:rsidRPr="00903DBA">
              <w:rPr>
                <w:rFonts w:asciiTheme="minorHAnsi" w:eastAsiaTheme="minorEastAsia" w:hAnsiTheme="minorHAnsi"/>
                <w:noProof/>
                <w:color w:val="auto"/>
                <w:lang w:eastAsia="sv-SE"/>
              </w:rPr>
              <w:tab/>
            </w:r>
            <w:r w:rsidR="00DD6D68" w:rsidRPr="00903DBA">
              <w:rPr>
                <w:rStyle w:val="Hyperlnk"/>
                <w:noProof/>
              </w:rPr>
              <w:t>The Type Size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_Toc57656196 \h </w:instrText>
            </w:r>
            <w:r w:rsidR="00DD6D68" w:rsidRPr="00903DBA">
              <w:rPr>
                <w:noProof/>
                <w:webHidden/>
              </w:rPr>
            </w:r>
            <w:r w:rsidR="00DD6D68" w:rsidRPr="00903DBA">
              <w:rPr>
                <w:noProof/>
                <w:webHidden/>
              </w:rPr>
              <w:fldChar w:fldCharType="separate"/>
            </w:r>
            <w:r w:rsidR="00392B3E">
              <w:rPr>
                <w:noProof/>
                <w:webHidden/>
              </w:rPr>
              <w:t>443</w:t>
            </w:r>
            <w:r w:rsidR="00DD6D68" w:rsidRPr="00903DBA">
              <w:rPr>
                <w:noProof/>
                <w:webHidden/>
              </w:rPr>
              <w:fldChar w:fldCharType="end"/>
            </w:r>
          </w:hyperlink>
        </w:p>
        <w:p w14:paraId="079C29CD" w14:textId="256D288D" w:rsidR="00DD6D68" w:rsidRPr="00903DBA" w:rsidRDefault="004773EA">
          <w:pPr>
            <w:pStyle w:val="Innehll2"/>
            <w:tabs>
              <w:tab w:val="left" w:pos="1100"/>
              <w:tab w:val="right" w:leader="dot" w:pos="9350"/>
            </w:tabs>
            <w:rPr>
              <w:rFonts w:asciiTheme="minorHAnsi" w:eastAsiaTheme="minorEastAsia" w:hAnsiTheme="minorHAnsi"/>
              <w:noProof/>
              <w:color w:val="auto"/>
              <w:lang w:eastAsia="sv-SE"/>
            </w:rPr>
          </w:pPr>
          <w:hyperlink w:anchor="_Toc57656197" w:history="1">
            <w:r w:rsidR="00DD6D68" w:rsidRPr="00903DBA">
              <w:rPr>
                <w:rStyle w:val="Hyperlnk"/>
                <w:noProof/>
              </w:rPr>
              <w:t>13.23.</w:t>
            </w:r>
            <w:r w:rsidR="00DD6D68" w:rsidRPr="00903DBA">
              <w:rPr>
                <w:rFonts w:asciiTheme="minorHAnsi" w:eastAsiaTheme="minorEastAsia" w:hAnsiTheme="minorHAnsi"/>
                <w:noProof/>
                <w:color w:val="auto"/>
                <w:lang w:eastAsia="sv-SE"/>
              </w:rPr>
              <w:tab/>
            </w:r>
            <w:r w:rsidR="00DD6D68" w:rsidRPr="00903DBA">
              <w:rPr>
                <w:rStyle w:val="Hyperlnk"/>
                <w:noProof/>
              </w:rPr>
              <w:t>Expressions and Operators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_Toc57656197 \h </w:instrText>
            </w:r>
            <w:r w:rsidR="00DD6D68" w:rsidRPr="00903DBA">
              <w:rPr>
                <w:noProof/>
                <w:webHidden/>
              </w:rPr>
            </w:r>
            <w:r w:rsidR="00DD6D68" w:rsidRPr="00903DBA">
              <w:rPr>
                <w:noProof/>
                <w:webHidden/>
              </w:rPr>
              <w:fldChar w:fldCharType="separate"/>
            </w:r>
            <w:r w:rsidR="00392B3E">
              <w:rPr>
                <w:noProof/>
                <w:webHidden/>
              </w:rPr>
              <w:t>444</w:t>
            </w:r>
            <w:r w:rsidR="00DD6D68" w:rsidRPr="00903DBA">
              <w:rPr>
                <w:noProof/>
                <w:webHidden/>
              </w:rPr>
              <w:fldChar w:fldCharType="end"/>
            </w:r>
          </w:hyperlink>
        </w:p>
        <w:p w14:paraId="0CFC44E3" w14:textId="4EBE3E56"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198" w:history="1">
            <w:r w:rsidR="00DD6D68" w:rsidRPr="00903DBA">
              <w:rPr>
                <w:rStyle w:val="Hyperlnk"/>
                <w:noProof/>
              </w:rPr>
              <w:t>14.1.1</w:t>
            </w:r>
            <w:r w:rsidR="00DD6D68" w:rsidRPr="00903DBA">
              <w:rPr>
                <w:rFonts w:asciiTheme="minorHAnsi" w:eastAsiaTheme="minorEastAsia" w:hAnsiTheme="minorHAnsi"/>
                <w:noProof/>
                <w:color w:val="auto"/>
                <w:lang w:eastAsia="sv-SE"/>
              </w:rPr>
              <w:tab/>
            </w:r>
            <w:r w:rsidR="00DD6D68" w:rsidRPr="00903DBA">
              <w:rPr>
                <w:rStyle w:val="Hyperlnk"/>
                <w:noProof/>
              </w:rPr>
              <w:t>Arithmetic Operators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_Toc57656198 \h </w:instrText>
            </w:r>
            <w:r w:rsidR="00DD6D68" w:rsidRPr="00903DBA">
              <w:rPr>
                <w:noProof/>
                <w:webHidden/>
              </w:rPr>
            </w:r>
            <w:r w:rsidR="00DD6D68" w:rsidRPr="00903DBA">
              <w:rPr>
                <w:noProof/>
                <w:webHidden/>
              </w:rPr>
              <w:fldChar w:fldCharType="separate"/>
            </w:r>
            <w:r w:rsidR="00392B3E">
              <w:rPr>
                <w:noProof/>
                <w:webHidden/>
              </w:rPr>
              <w:t>444</w:t>
            </w:r>
            <w:r w:rsidR="00DD6D68" w:rsidRPr="00903DBA">
              <w:rPr>
                <w:noProof/>
                <w:webHidden/>
              </w:rPr>
              <w:fldChar w:fldCharType="end"/>
            </w:r>
          </w:hyperlink>
        </w:p>
        <w:p w14:paraId="44EB80C5" w14:textId="4D155FE3"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199" w:history="1">
            <w:r w:rsidR="00DD6D68" w:rsidRPr="00903DBA">
              <w:rPr>
                <w:rStyle w:val="Hyperlnk"/>
                <w:noProof/>
              </w:rPr>
              <w:t>15.1.1</w:t>
            </w:r>
            <w:r w:rsidR="00DD6D68" w:rsidRPr="00903DBA">
              <w:rPr>
                <w:rFonts w:asciiTheme="minorHAnsi" w:eastAsiaTheme="minorEastAsia" w:hAnsiTheme="minorHAnsi"/>
                <w:noProof/>
                <w:color w:val="auto"/>
                <w:lang w:eastAsia="sv-SE"/>
              </w:rPr>
              <w:tab/>
            </w:r>
            <w:r w:rsidR="00DD6D68" w:rsidRPr="00903DBA">
              <w:rPr>
                <w:rStyle w:val="Hyperlnk"/>
                <w:noProof/>
              </w:rPr>
              <w:t>Pointer Arithmetic</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_Toc57656199 \h </w:instrText>
            </w:r>
            <w:r w:rsidR="00DD6D68" w:rsidRPr="00903DBA">
              <w:rPr>
                <w:noProof/>
                <w:webHidden/>
              </w:rPr>
            </w:r>
            <w:r w:rsidR="00DD6D68" w:rsidRPr="00903DBA">
              <w:rPr>
                <w:noProof/>
                <w:webHidden/>
              </w:rPr>
              <w:fldChar w:fldCharType="separate"/>
            </w:r>
            <w:r w:rsidR="00392B3E">
              <w:rPr>
                <w:noProof/>
                <w:webHidden/>
              </w:rPr>
              <w:t>444</w:t>
            </w:r>
            <w:r w:rsidR="00DD6D68" w:rsidRPr="00903DBA">
              <w:rPr>
                <w:noProof/>
                <w:webHidden/>
              </w:rPr>
              <w:fldChar w:fldCharType="end"/>
            </w:r>
          </w:hyperlink>
        </w:p>
        <w:p w14:paraId="19B7EA46" w14:textId="2173172D"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200" w:history="1">
            <w:r w:rsidR="00DD6D68" w:rsidRPr="00903DBA">
              <w:rPr>
                <w:rStyle w:val="Hyperlnk"/>
                <w:noProof/>
              </w:rPr>
              <w:t>16.1.1</w:t>
            </w:r>
            <w:r w:rsidR="00DD6D68" w:rsidRPr="00903DBA">
              <w:rPr>
                <w:rFonts w:asciiTheme="minorHAnsi" w:eastAsiaTheme="minorEastAsia" w:hAnsiTheme="minorHAnsi"/>
                <w:noProof/>
                <w:color w:val="auto"/>
                <w:lang w:eastAsia="sv-SE"/>
              </w:rPr>
              <w:tab/>
            </w:r>
            <w:r w:rsidR="00DD6D68" w:rsidRPr="00903DBA">
              <w:rPr>
                <w:rStyle w:val="Hyperlnk"/>
                <w:noProof/>
              </w:rPr>
              <w:t>Increment and decrement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_Toc57656200 \h </w:instrText>
            </w:r>
            <w:r w:rsidR="00DD6D68" w:rsidRPr="00903DBA">
              <w:rPr>
                <w:noProof/>
                <w:webHidden/>
              </w:rPr>
            </w:r>
            <w:r w:rsidR="00DD6D68" w:rsidRPr="00903DBA">
              <w:rPr>
                <w:noProof/>
                <w:webHidden/>
              </w:rPr>
              <w:fldChar w:fldCharType="separate"/>
            </w:r>
            <w:r w:rsidR="00392B3E">
              <w:rPr>
                <w:noProof/>
                <w:webHidden/>
              </w:rPr>
              <w:t>446</w:t>
            </w:r>
            <w:r w:rsidR="00DD6D68" w:rsidRPr="00903DBA">
              <w:rPr>
                <w:noProof/>
                <w:webHidden/>
              </w:rPr>
              <w:fldChar w:fldCharType="end"/>
            </w:r>
          </w:hyperlink>
        </w:p>
        <w:p w14:paraId="3FA337B4" w14:textId="3D8A9093"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201" w:history="1">
            <w:r w:rsidR="00DD6D68" w:rsidRPr="00903DBA">
              <w:rPr>
                <w:rStyle w:val="Hyperlnk"/>
                <w:noProof/>
              </w:rPr>
              <w:t>17.1.1</w:t>
            </w:r>
            <w:r w:rsidR="00DD6D68" w:rsidRPr="00903DBA">
              <w:rPr>
                <w:rFonts w:asciiTheme="minorHAnsi" w:eastAsiaTheme="minorEastAsia" w:hAnsiTheme="minorHAnsi"/>
                <w:noProof/>
                <w:color w:val="auto"/>
                <w:lang w:eastAsia="sv-SE"/>
              </w:rPr>
              <w:tab/>
            </w:r>
            <w:r w:rsidR="00DD6D68" w:rsidRPr="00903DBA">
              <w:rPr>
                <w:rStyle w:val="Hyperlnk"/>
                <w:noProof/>
              </w:rPr>
              <w:t>Relational Operators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_Toc57656201 \h </w:instrText>
            </w:r>
            <w:r w:rsidR="00DD6D68" w:rsidRPr="00903DBA">
              <w:rPr>
                <w:noProof/>
                <w:webHidden/>
              </w:rPr>
            </w:r>
            <w:r w:rsidR="00DD6D68" w:rsidRPr="00903DBA">
              <w:rPr>
                <w:noProof/>
                <w:webHidden/>
              </w:rPr>
              <w:fldChar w:fldCharType="separate"/>
            </w:r>
            <w:r w:rsidR="00392B3E">
              <w:rPr>
                <w:noProof/>
                <w:webHidden/>
              </w:rPr>
              <w:t>446</w:t>
            </w:r>
            <w:r w:rsidR="00DD6D68" w:rsidRPr="00903DBA">
              <w:rPr>
                <w:noProof/>
                <w:webHidden/>
              </w:rPr>
              <w:fldChar w:fldCharType="end"/>
            </w:r>
          </w:hyperlink>
        </w:p>
        <w:p w14:paraId="739CB7AC" w14:textId="3453D166"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202" w:history="1">
            <w:r w:rsidR="00DD6D68" w:rsidRPr="00903DBA">
              <w:rPr>
                <w:rStyle w:val="Hyperlnk"/>
                <w:noProof/>
              </w:rPr>
              <w:t>18.1.1</w:t>
            </w:r>
            <w:r w:rsidR="00DD6D68" w:rsidRPr="00903DBA">
              <w:rPr>
                <w:rFonts w:asciiTheme="minorHAnsi" w:eastAsiaTheme="minorEastAsia" w:hAnsiTheme="minorHAnsi"/>
                <w:noProof/>
                <w:color w:val="auto"/>
                <w:lang w:eastAsia="sv-SE"/>
              </w:rPr>
              <w:tab/>
            </w:r>
            <w:r w:rsidR="00DD6D68" w:rsidRPr="00903DBA">
              <w:rPr>
                <w:rStyle w:val="Hyperlnk"/>
                <w:noProof/>
              </w:rPr>
              <w:t>Logical Operators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_Toc57656202 \h </w:instrText>
            </w:r>
            <w:r w:rsidR="00DD6D68" w:rsidRPr="00903DBA">
              <w:rPr>
                <w:noProof/>
                <w:webHidden/>
              </w:rPr>
            </w:r>
            <w:r w:rsidR="00DD6D68" w:rsidRPr="00903DBA">
              <w:rPr>
                <w:noProof/>
                <w:webHidden/>
              </w:rPr>
              <w:fldChar w:fldCharType="separate"/>
            </w:r>
            <w:r w:rsidR="00392B3E">
              <w:rPr>
                <w:noProof/>
                <w:webHidden/>
              </w:rPr>
              <w:t>446</w:t>
            </w:r>
            <w:r w:rsidR="00DD6D68" w:rsidRPr="00903DBA">
              <w:rPr>
                <w:noProof/>
                <w:webHidden/>
              </w:rPr>
              <w:fldChar w:fldCharType="end"/>
            </w:r>
          </w:hyperlink>
        </w:p>
        <w:p w14:paraId="5E3F4608" w14:textId="08D74720"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203" w:history="1">
            <w:r w:rsidR="00DD6D68" w:rsidRPr="00903DBA">
              <w:rPr>
                <w:rStyle w:val="Hyperlnk"/>
                <w:noProof/>
              </w:rPr>
              <w:t>19.1.1</w:t>
            </w:r>
            <w:r w:rsidR="00DD6D68" w:rsidRPr="00903DBA">
              <w:rPr>
                <w:rFonts w:asciiTheme="minorHAnsi" w:eastAsiaTheme="minorEastAsia" w:hAnsiTheme="minorHAnsi"/>
                <w:noProof/>
                <w:color w:val="auto"/>
                <w:lang w:eastAsia="sv-SE"/>
              </w:rPr>
              <w:tab/>
            </w:r>
            <w:r w:rsidR="00DD6D68" w:rsidRPr="00903DBA">
              <w:rPr>
                <w:rStyle w:val="Hyperlnk"/>
                <w:noProof/>
              </w:rPr>
              <w:t>Bitwise Operators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_Toc57656203 \h </w:instrText>
            </w:r>
            <w:r w:rsidR="00DD6D68" w:rsidRPr="00903DBA">
              <w:rPr>
                <w:noProof/>
                <w:webHidden/>
              </w:rPr>
            </w:r>
            <w:r w:rsidR="00DD6D68" w:rsidRPr="00903DBA">
              <w:rPr>
                <w:noProof/>
                <w:webHidden/>
              </w:rPr>
              <w:fldChar w:fldCharType="separate"/>
            </w:r>
            <w:r w:rsidR="00392B3E">
              <w:rPr>
                <w:noProof/>
                <w:webHidden/>
              </w:rPr>
              <w:t>447</w:t>
            </w:r>
            <w:r w:rsidR="00DD6D68" w:rsidRPr="00903DBA">
              <w:rPr>
                <w:noProof/>
                <w:webHidden/>
              </w:rPr>
              <w:fldChar w:fldCharType="end"/>
            </w:r>
          </w:hyperlink>
        </w:p>
        <w:p w14:paraId="3C6E872F" w14:textId="613C2A30"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204" w:history="1">
            <w:r w:rsidR="00DD6D68" w:rsidRPr="00903DBA">
              <w:rPr>
                <w:rStyle w:val="Hyperlnk"/>
                <w:noProof/>
              </w:rPr>
              <w:t>20.1.1</w:t>
            </w:r>
            <w:r w:rsidR="00DD6D68" w:rsidRPr="00903DBA">
              <w:rPr>
                <w:rFonts w:asciiTheme="minorHAnsi" w:eastAsiaTheme="minorEastAsia" w:hAnsiTheme="minorHAnsi"/>
                <w:noProof/>
                <w:color w:val="auto"/>
                <w:lang w:eastAsia="sv-SE"/>
              </w:rPr>
              <w:tab/>
            </w:r>
            <w:r w:rsidR="00DD6D68" w:rsidRPr="00903DBA">
              <w:rPr>
                <w:rStyle w:val="Hyperlnk"/>
                <w:noProof/>
              </w:rPr>
              <w:t>Assignment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_Toc57656204 \h </w:instrText>
            </w:r>
            <w:r w:rsidR="00DD6D68" w:rsidRPr="00903DBA">
              <w:rPr>
                <w:noProof/>
                <w:webHidden/>
              </w:rPr>
            </w:r>
            <w:r w:rsidR="00DD6D68" w:rsidRPr="00903DBA">
              <w:rPr>
                <w:noProof/>
                <w:webHidden/>
              </w:rPr>
              <w:fldChar w:fldCharType="separate"/>
            </w:r>
            <w:r w:rsidR="00392B3E">
              <w:rPr>
                <w:noProof/>
                <w:webHidden/>
              </w:rPr>
              <w:t>447</w:t>
            </w:r>
            <w:r w:rsidR="00DD6D68" w:rsidRPr="00903DBA">
              <w:rPr>
                <w:noProof/>
                <w:webHidden/>
              </w:rPr>
              <w:fldChar w:fldCharType="end"/>
            </w:r>
          </w:hyperlink>
        </w:p>
        <w:p w14:paraId="7744ED96" w14:textId="0537A359"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205" w:history="1">
            <w:r w:rsidR="00DD6D68" w:rsidRPr="00903DBA">
              <w:rPr>
                <w:rStyle w:val="Hyperlnk"/>
                <w:noProof/>
              </w:rPr>
              <w:t>21.1.1</w:t>
            </w:r>
            <w:r w:rsidR="00DD6D68" w:rsidRPr="00903DBA">
              <w:rPr>
                <w:rFonts w:asciiTheme="minorHAnsi" w:eastAsiaTheme="minorEastAsia" w:hAnsiTheme="minorHAnsi"/>
                <w:noProof/>
                <w:color w:val="auto"/>
                <w:lang w:eastAsia="sv-SE"/>
              </w:rPr>
              <w:tab/>
            </w:r>
            <w:r w:rsidR="00DD6D68" w:rsidRPr="00903DBA">
              <w:rPr>
                <w:rStyle w:val="Hyperlnk"/>
                <w:noProof/>
              </w:rPr>
              <w:t>The Condition Operator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_Toc57656205 \h </w:instrText>
            </w:r>
            <w:r w:rsidR="00DD6D68" w:rsidRPr="00903DBA">
              <w:rPr>
                <w:noProof/>
                <w:webHidden/>
              </w:rPr>
            </w:r>
            <w:r w:rsidR="00DD6D68" w:rsidRPr="00903DBA">
              <w:rPr>
                <w:noProof/>
                <w:webHidden/>
              </w:rPr>
              <w:fldChar w:fldCharType="separate"/>
            </w:r>
            <w:r w:rsidR="00392B3E">
              <w:rPr>
                <w:noProof/>
                <w:webHidden/>
              </w:rPr>
              <w:t>448</w:t>
            </w:r>
            <w:r w:rsidR="00DD6D68" w:rsidRPr="00903DBA">
              <w:rPr>
                <w:noProof/>
                <w:webHidden/>
              </w:rPr>
              <w:fldChar w:fldCharType="end"/>
            </w:r>
          </w:hyperlink>
        </w:p>
        <w:p w14:paraId="2A5B99B1" w14:textId="188D276D"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206" w:history="1">
            <w:r w:rsidR="00DD6D68" w:rsidRPr="00903DBA">
              <w:rPr>
                <w:rStyle w:val="Hyperlnk"/>
                <w:noProof/>
              </w:rPr>
              <w:t>22.1.1</w:t>
            </w:r>
            <w:r w:rsidR="00DD6D68" w:rsidRPr="00903DBA">
              <w:rPr>
                <w:rFonts w:asciiTheme="minorHAnsi" w:eastAsiaTheme="minorEastAsia" w:hAnsiTheme="minorHAnsi"/>
                <w:noProof/>
                <w:color w:val="auto"/>
                <w:lang w:eastAsia="sv-SE"/>
              </w:rPr>
              <w:tab/>
            </w:r>
            <w:r w:rsidR="00DD6D68" w:rsidRPr="00903DBA">
              <w:rPr>
                <w:rStyle w:val="Hyperlnk"/>
                <w:noProof/>
              </w:rPr>
              <w:t>Precedence and Associatively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_Toc57656206 \h </w:instrText>
            </w:r>
            <w:r w:rsidR="00DD6D68" w:rsidRPr="00903DBA">
              <w:rPr>
                <w:noProof/>
                <w:webHidden/>
              </w:rPr>
            </w:r>
            <w:r w:rsidR="00DD6D68" w:rsidRPr="00903DBA">
              <w:rPr>
                <w:noProof/>
                <w:webHidden/>
              </w:rPr>
              <w:fldChar w:fldCharType="separate"/>
            </w:r>
            <w:r w:rsidR="00392B3E">
              <w:rPr>
                <w:noProof/>
                <w:webHidden/>
              </w:rPr>
              <w:t>448</w:t>
            </w:r>
            <w:r w:rsidR="00DD6D68" w:rsidRPr="00903DBA">
              <w:rPr>
                <w:noProof/>
                <w:webHidden/>
              </w:rPr>
              <w:fldChar w:fldCharType="end"/>
            </w:r>
          </w:hyperlink>
        </w:p>
        <w:p w14:paraId="1723DB11" w14:textId="5DCF1DB0" w:rsidR="00DD6D68" w:rsidRPr="00903DBA" w:rsidRDefault="004773EA">
          <w:pPr>
            <w:pStyle w:val="Innehll2"/>
            <w:tabs>
              <w:tab w:val="left" w:pos="1100"/>
              <w:tab w:val="right" w:leader="dot" w:pos="9350"/>
            </w:tabs>
            <w:rPr>
              <w:rFonts w:asciiTheme="minorHAnsi" w:eastAsiaTheme="minorEastAsia" w:hAnsiTheme="minorHAnsi"/>
              <w:noProof/>
              <w:color w:val="auto"/>
              <w:lang w:eastAsia="sv-SE"/>
            </w:rPr>
          </w:pPr>
          <w:hyperlink w:anchor="_Toc57656207" w:history="1">
            <w:r w:rsidR="00DD6D68" w:rsidRPr="00903DBA">
              <w:rPr>
                <w:rStyle w:val="Hyperlnk"/>
                <w:noProof/>
              </w:rPr>
              <w:t>13.24.</w:t>
            </w:r>
            <w:r w:rsidR="00DD6D68" w:rsidRPr="00903DBA">
              <w:rPr>
                <w:rFonts w:asciiTheme="minorHAnsi" w:eastAsiaTheme="minorEastAsia" w:hAnsiTheme="minorHAnsi"/>
                <w:noProof/>
                <w:color w:val="auto"/>
                <w:lang w:eastAsia="sv-SE"/>
              </w:rPr>
              <w:tab/>
            </w:r>
            <w:r w:rsidR="00DD6D68" w:rsidRPr="00903DBA">
              <w:rPr>
                <w:rStyle w:val="Hyperlnk"/>
                <w:noProof/>
              </w:rPr>
              <w:t>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_Toc57656207 \h </w:instrText>
            </w:r>
            <w:r w:rsidR="00DD6D68" w:rsidRPr="00903DBA">
              <w:rPr>
                <w:noProof/>
                <w:webHidden/>
              </w:rPr>
            </w:r>
            <w:r w:rsidR="00DD6D68" w:rsidRPr="00903DBA">
              <w:rPr>
                <w:noProof/>
                <w:webHidden/>
              </w:rPr>
              <w:fldChar w:fldCharType="separate"/>
            </w:r>
            <w:r w:rsidR="00392B3E">
              <w:rPr>
                <w:noProof/>
                <w:webHidden/>
              </w:rPr>
              <w:t>449</w:t>
            </w:r>
            <w:r w:rsidR="00DD6D68" w:rsidRPr="00903DBA">
              <w:rPr>
                <w:noProof/>
                <w:webHidden/>
              </w:rPr>
              <w:fldChar w:fldCharType="end"/>
            </w:r>
          </w:hyperlink>
        </w:p>
        <w:p w14:paraId="5597E4C1" w14:textId="001A849F"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208" w:history="1">
            <w:r w:rsidR="00DD6D68" w:rsidRPr="00903DBA">
              <w:rPr>
                <w:rStyle w:val="Hyperlnk"/>
                <w:noProof/>
              </w:rPr>
              <w:t>23.1.1</w:t>
            </w:r>
            <w:r w:rsidR="00DD6D68" w:rsidRPr="00903DBA">
              <w:rPr>
                <w:rFonts w:asciiTheme="minorHAnsi" w:eastAsiaTheme="minorEastAsia" w:hAnsiTheme="minorHAnsi"/>
                <w:noProof/>
                <w:color w:val="auto"/>
                <w:lang w:eastAsia="sv-SE"/>
              </w:rPr>
              <w:tab/>
            </w:r>
            <w:r w:rsidR="00DD6D68" w:rsidRPr="00903DBA">
              <w:rPr>
                <w:rStyle w:val="Hyperlnk"/>
                <w:noProof/>
              </w:rPr>
              <w:t>Selection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_Toc57656208 \h </w:instrText>
            </w:r>
            <w:r w:rsidR="00DD6D68" w:rsidRPr="00903DBA">
              <w:rPr>
                <w:noProof/>
                <w:webHidden/>
              </w:rPr>
            </w:r>
            <w:r w:rsidR="00DD6D68" w:rsidRPr="00903DBA">
              <w:rPr>
                <w:noProof/>
                <w:webHidden/>
              </w:rPr>
              <w:fldChar w:fldCharType="separate"/>
            </w:r>
            <w:r w:rsidR="00392B3E">
              <w:rPr>
                <w:noProof/>
                <w:webHidden/>
              </w:rPr>
              <w:t>449</w:t>
            </w:r>
            <w:r w:rsidR="00DD6D68" w:rsidRPr="00903DBA">
              <w:rPr>
                <w:noProof/>
                <w:webHidden/>
              </w:rPr>
              <w:fldChar w:fldCharType="end"/>
            </w:r>
          </w:hyperlink>
        </w:p>
        <w:p w14:paraId="3F2FA830" w14:textId="074EA8FA"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209" w:history="1">
            <w:r w:rsidR="00DD6D68" w:rsidRPr="00903DBA">
              <w:rPr>
                <w:rStyle w:val="Hyperlnk"/>
                <w:noProof/>
              </w:rPr>
              <w:t>24.1.1</w:t>
            </w:r>
            <w:r w:rsidR="00DD6D68" w:rsidRPr="00903DBA">
              <w:rPr>
                <w:rFonts w:asciiTheme="minorHAnsi" w:eastAsiaTheme="minorEastAsia" w:hAnsiTheme="minorHAnsi"/>
                <w:noProof/>
                <w:color w:val="auto"/>
                <w:lang w:eastAsia="sv-SE"/>
              </w:rPr>
              <w:tab/>
            </w:r>
            <w:r w:rsidR="00DD6D68" w:rsidRPr="00903DBA">
              <w:rPr>
                <w:rStyle w:val="Hyperlnk"/>
                <w:noProof/>
              </w:rPr>
              <w:t>Iteration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_Toc57656209 \h </w:instrText>
            </w:r>
            <w:r w:rsidR="00DD6D68" w:rsidRPr="00903DBA">
              <w:rPr>
                <w:noProof/>
                <w:webHidden/>
              </w:rPr>
            </w:r>
            <w:r w:rsidR="00DD6D68" w:rsidRPr="00903DBA">
              <w:rPr>
                <w:noProof/>
                <w:webHidden/>
              </w:rPr>
              <w:fldChar w:fldCharType="separate"/>
            </w:r>
            <w:r w:rsidR="00392B3E">
              <w:rPr>
                <w:noProof/>
                <w:webHidden/>
              </w:rPr>
              <w:t>451</w:t>
            </w:r>
            <w:r w:rsidR="00DD6D68" w:rsidRPr="00903DBA">
              <w:rPr>
                <w:noProof/>
                <w:webHidden/>
              </w:rPr>
              <w:fldChar w:fldCharType="end"/>
            </w:r>
          </w:hyperlink>
        </w:p>
        <w:p w14:paraId="22541EBE" w14:textId="14317482"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210" w:history="1">
            <w:r w:rsidR="00DD6D68" w:rsidRPr="00903DBA">
              <w:rPr>
                <w:rStyle w:val="Hyperlnk"/>
                <w:noProof/>
              </w:rPr>
              <w:t>25.1.1</w:t>
            </w:r>
            <w:r w:rsidR="00DD6D68" w:rsidRPr="00903DBA">
              <w:rPr>
                <w:rFonts w:asciiTheme="minorHAnsi" w:eastAsiaTheme="minorEastAsia" w:hAnsiTheme="minorHAnsi"/>
                <w:noProof/>
                <w:color w:val="auto"/>
                <w:lang w:eastAsia="sv-SE"/>
              </w:rPr>
              <w:tab/>
            </w:r>
            <w:r w:rsidR="00DD6D68" w:rsidRPr="00903DBA">
              <w:rPr>
                <w:rStyle w:val="Hyperlnk"/>
                <w:noProof/>
              </w:rPr>
              <w:t>Jump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_Toc57656210 \h </w:instrText>
            </w:r>
            <w:r w:rsidR="00DD6D68" w:rsidRPr="00903DBA">
              <w:rPr>
                <w:noProof/>
                <w:webHidden/>
              </w:rPr>
            </w:r>
            <w:r w:rsidR="00DD6D68" w:rsidRPr="00903DBA">
              <w:rPr>
                <w:noProof/>
                <w:webHidden/>
              </w:rPr>
              <w:fldChar w:fldCharType="separate"/>
            </w:r>
            <w:r w:rsidR="00392B3E">
              <w:rPr>
                <w:noProof/>
                <w:webHidden/>
              </w:rPr>
              <w:t>452</w:t>
            </w:r>
            <w:r w:rsidR="00DD6D68" w:rsidRPr="00903DBA">
              <w:rPr>
                <w:noProof/>
                <w:webHidden/>
              </w:rPr>
              <w:fldChar w:fldCharType="end"/>
            </w:r>
          </w:hyperlink>
        </w:p>
        <w:p w14:paraId="102C28AE" w14:textId="276C4652"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211" w:history="1">
            <w:r w:rsidR="00DD6D68" w:rsidRPr="00903DBA">
              <w:rPr>
                <w:rStyle w:val="Hyperlnk"/>
                <w:noProof/>
              </w:rPr>
              <w:t>26.1.1</w:t>
            </w:r>
            <w:r w:rsidR="00DD6D68" w:rsidRPr="00903DBA">
              <w:rPr>
                <w:rFonts w:asciiTheme="minorHAnsi" w:eastAsiaTheme="minorEastAsia" w:hAnsiTheme="minorHAnsi"/>
                <w:noProof/>
                <w:color w:val="auto"/>
                <w:lang w:eastAsia="sv-SE"/>
              </w:rPr>
              <w:tab/>
            </w:r>
            <w:r w:rsidR="00DD6D68" w:rsidRPr="00903DBA">
              <w:rPr>
                <w:rStyle w:val="Hyperlnk"/>
                <w:noProof/>
              </w:rPr>
              <w:t>Expression statements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_Toc57656211 \h </w:instrText>
            </w:r>
            <w:r w:rsidR="00DD6D68" w:rsidRPr="00903DBA">
              <w:rPr>
                <w:noProof/>
                <w:webHidden/>
              </w:rPr>
            </w:r>
            <w:r w:rsidR="00DD6D68" w:rsidRPr="00903DBA">
              <w:rPr>
                <w:noProof/>
                <w:webHidden/>
              </w:rPr>
              <w:fldChar w:fldCharType="separate"/>
            </w:r>
            <w:r w:rsidR="00392B3E">
              <w:rPr>
                <w:noProof/>
                <w:webHidden/>
              </w:rPr>
              <w:t>453</w:t>
            </w:r>
            <w:r w:rsidR="00DD6D68" w:rsidRPr="00903DBA">
              <w:rPr>
                <w:noProof/>
                <w:webHidden/>
              </w:rPr>
              <w:fldChar w:fldCharType="end"/>
            </w:r>
          </w:hyperlink>
        </w:p>
        <w:p w14:paraId="092163E5" w14:textId="4AAE303B" w:rsidR="00DD6D68" w:rsidRPr="00903DBA" w:rsidRDefault="004773EA">
          <w:pPr>
            <w:pStyle w:val="Innehll3"/>
            <w:tabs>
              <w:tab w:val="left" w:pos="1320"/>
              <w:tab w:val="right" w:leader="dot" w:pos="9350"/>
            </w:tabs>
            <w:rPr>
              <w:rFonts w:asciiTheme="minorHAnsi" w:eastAsiaTheme="minorEastAsia" w:hAnsiTheme="minorHAnsi"/>
              <w:noProof/>
              <w:color w:val="auto"/>
              <w:lang w:eastAsia="sv-SE"/>
            </w:rPr>
          </w:pPr>
          <w:hyperlink w:anchor="_Toc57656212" w:history="1">
            <w:r w:rsidR="00DD6D68" w:rsidRPr="00903DBA">
              <w:rPr>
                <w:rStyle w:val="Hyperlnk"/>
                <w:noProof/>
              </w:rPr>
              <w:t>27.1.1</w:t>
            </w:r>
            <w:r w:rsidR="00DD6D68" w:rsidRPr="00903DBA">
              <w:rPr>
                <w:rFonts w:asciiTheme="minorHAnsi" w:eastAsiaTheme="minorEastAsia" w:hAnsiTheme="minorHAnsi"/>
                <w:noProof/>
                <w:color w:val="auto"/>
                <w:lang w:eastAsia="sv-SE"/>
              </w:rPr>
              <w:tab/>
            </w:r>
            <w:r w:rsidR="00DD6D68" w:rsidRPr="00903DBA">
              <w:rPr>
                <w:rStyle w:val="Hyperlnk"/>
                <w:noProof/>
              </w:rPr>
              <w:t>Volatile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_Toc57656212 \h </w:instrText>
            </w:r>
            <w:r w:rsidR="00DD6D68" w:rsidRPr="00903DBA">
              <w:rPr>
                <w:noProof/>
                <w:webHidden/>
              </w:rPr>
            </w:r>
            <w:r w:rsidR="00DD6D68" w:rsidRPr="00903DBA">
              <w:rPr>
                <w:noProof/>
                <w:webHidden/>
              </w:rPr>
              <w:fldChar w:fldCharType="separate"/>
            </w:r>
            <w:r w:rsidR="00392B3E">
              <w:rPr>
                <w:noProof/>
                <w:webHidden/>
              </w:rPr>
              <w:t>453</w:t>
            </w:r>
            <w:r w:rsidR="00DD6D68" w:rsidRPr="00903DBA">
              <w:rPr>
                <w:noProof/>
                <w:webHidden/>
              </w:rPr>
              <w:fldChar w:fldCharType="end"/>
            </w:r>
          </w:hyperlink>
        </w:p>
        <w:p w14:paraId="61020302" w14:textId="376F40B9" w:rsidR="00DD6D68" w:rsidRPr="00903DBA" w:rsidRDefault="004773EA">
          <w:pPr>
            <w:pStyle w:val="Innehll2"/>
            <w:tabs>
              <w:tab w:val="left" w:pos="1100"/>
              <w:tab w:val="right" w:leader="dot" w:pos="9350"/>
            </w:tabs>
            <w:rPr>
              <w:rFonts w:asciiTheme="minorHAnsi" w:eastAsiaTheme="minorEastAsia" w:hAnsiTheme="minorHAnsi"/>
              <w:noProof/>
              <w:color w:val="auto"/>
              <w:lang w:eastAsia="sv-SE"/>
            </w:rPr>
          </w:pPr>
          <w:hyperlink w:anchor="_Toc57656213" w:history="1">
            <w:r w:rsidR="00DD6D68" w:rsidRPr="00903DBA">
              <w:rPr>
                <w:rStyle w:val="Hyperlnk"/>
                <w:noProof/>
              </w:rPr>
              <w:t>13.25.</w:t>
            </w:r>
            <w:r w:rsidR="00DD6D68" w:rsidRPr="00903DBA">
              <w:rPr>
                <w:rFonts w:asciiTheme="minorHAnsi" w:eastAsiaTheme="minorEastAsia" w:hAnsiTheme="minorHAnsi"/>
                <w:noProof/>
                <w:color w:val="auto"/>
                <w:lang w:eastAsia="sv-SE"/>
              </w:rPr>
              <w:tab/>
            </w:r>
            <w:r w:rsidR="00DD6D68" w:rsidRPr="00903DBA">
              <w:rPr>
                <w:rStyle w:val="Hyperlnk"/>
                <w:noProof/>
              </w:rPr>
              <w:t>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_Toc57656213 \h </w:instrText>
            </w:r>
            <w:r w:rsidR="00DD6D68" w:rsidRPr="00903DBA">
              <w:rPr>
                <w:noProof/>
                <w:webHidden/>
              </w:rPr>
            </w:r>
            <w:r w:rsidR="00DD6D68" w:rsidRPr="00903DBA">
              <w:rPr>
                <w:noProof/>
                <w:webHidden/>
              </w:rPr>
              <w:fldChar w:fldCharType="separate"/>
            </w:r>
            <w:r w:rsidR="00392B3E">
              <w:rPr>
                <w:noProof/>
                <w:webHidden/>
              </w:rPr>
              <w:t>453</w:t>
            </w:r>
            <w:r w:rsidR="00DD6D68" w:rsidRPr="00903DBA">
              <w:rPr>
                <w:noProof/>
                <w:webHidden/>
              </w:rPr>
              <w:fldChar w:fldCharType="end"/>
            </w:r>
          </w:hyperlink>
        </w:p>
        <w:p w14:paraId="253A541F" w14:textId="648B23CF" w:rsidR="00DD6D68" w:rsidRPr="00903DBA" w:rsidRDefault="004773EA">
          <w:pPr>
            <w:pStyle w:val="Innehll3"/>
            <w:tabs>
              <w:tab w:val="left" w:pos="1540"/>
              <w:tab w:val="right" w:leader="dot" w:pos="9350"/>
            </w:tabs>
            <w:rPr>
              <w:rFonts w:asciiTheme="minorHAnsi" w:eastAsiaTheme="minorEastAsia" w:hAnsiTheme="minorHAnsi"/>
              <w:noProof/>
              <w:color w:val="auto"/>
              <w:lang w:eastAsia="sv-SE"/>
            </w:rPr>
          </w:pPr>
          <w:hyperlink w:anchor="_Toc57656214" w:history="1">
            <w:r w:rsidR="00DD6D68" w:rsidRPr="00903DBA">
              <w:rPr>
                <w:rStyle w:val="Hyperlnk"/>
                <w:noProof/>
              </w:rPr>
              <w:t>13.25.1.</w:t>
            </w:r>
            <w:r w:rsidR="00DD6D68" w:rsidRPr="00903DBA">
              <w:rPr>
                <w:rFonts w:asciiTheme="minorHAnsi" w:eastAsiaTheme="minorEastAsia" w:hAnsiTheme="minorHAnsi"/>
                <w:noProof/>
                <w:color w:val="auto"/>
                <w:lang w:eastAsia="sv-SE"/>
              </w:rPr>
              <w:tab/>
            </w:r>
            <w:r w:rsidR="00DD6D68" w:rsidRPr="00903DBA">
              <w:rPr>
                <w:rStyle w:val="Hyperlnk"/>
                <w:noProof/>
              </w:rPr>
              <w:t>Void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_Toc57656214 \h </w:instrText>
            </w:r>
            <w:r w:rsidR="00DD6D68" w:rsidRPr="00903DBA">
              <w:rPr>
                <w:noProof/>
                <w:webHidden/>
              </w:rPr>
            </w:r>
            <w:r w:rsidR="00DD6D68" w:rsidRPr="00903DBA">
              <w:rPr>
                <w:noProof/>
                <w:webHidden/>
              </w:rPr>
              <w:fldChar w:fldCharType="separate"/>
            </w:r>
            <w:r w:rsidR="00392B3E">
              <w:rPr>
                <w:noProof/>
                <w:webHidden/>
              </w:rPr>
              <w:t>454</w:t>
            </w:r>
            <w:r w:rsidR="00DD6D68" w:rsidRPr="00903DBA">
              <w:rPr>
                <w:noProof/>
                <w:webHidden/>
              </w:rPr>
              <w:fldChar w:fldCharType="end"/>
            </w:r>
          </w:hyperlink>
        </w:p>
        <w:p w14:paraId="49B9EE6C" w14:textId="475E2A93" w:rsidR="00DD6D68" w:rsidRPr="00903DBA" w:rsidRDefault="004773EA">
          <w:pPr>
            <w:pStyle w:val="Innehll3"/>
            <w:tabs>
              <w:tab w:val="left" w:pos="1540"/>
              <w:tab w:val="right" w:leader="dot" w:pos="9350"/>
            </w:tabs>
            <w:rPr>
              <w:rFonts w:asciiTheme="minorHAnsi" w:eastAsiaTheme="minorEastAsia" w:hAnsiTheme="minorHAnsi"/>
              <w:noProof/>
              <w:color w:val="auto"/>
              <w:lang w:eastAsia="sv-SE"/>
            </w:rPr>
          </w:pPr>
          <w:hyperlink w:anchor="_Toc57656215" w:history="1">
            <w:r w:rsidR="00DD6D68" w:rsidRPr="00903DBA">
              <w:rPr>
                <w:rStyle w:val="Hyperlnk"/>
                <w:noProof/>
              </w:rPr>
              <w:t>13.25.2.</w:t>
            </w:r>
            <w:r w:rsidR="00DD6D68" w:rsidRPr="00903DBA">
              <w:rPr>
                <w:rFonts w:asciiTheme="minorHAnsi" w:eastAsiaTheme="minorEastAsia" w:hAnsiTheme="minorHAnsi"/>
                <w:noProof/>
                <w:color w:val="auto"/>
                <w:lang w:eastAsia="sv-SE"/>
              </w:rPr>
              <w:tab/>
            </w:r>
            <w:r w:rsidR="00DD6D68" w:rsidRPr="00903DBA">
              <w:rPr>
                <w:rStyle w:val="Hyperlnk"/>
                <w:noProof/>
              </w:rPr>
              <w:t>Local and global variables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_Toc57656215 \h </w:instrText>
            </w:r>
            <w:r w:rsidR="00DD6D68" w:rsidRPr="00903DBA">
              <w:rPr>
                <w:noProof/>
                <w:webHidden/>
              </w:rPr>
            </w:r>
            <w:r w:rsidR="00DD6D68" w:rsidRPr="00903DBA">
              <w:rPr>
                <w:noProof/>
                <w:webHidden/>
              </w:rPr>
              <w:fldChar w:fldCharType="separate"/>
            </w:r>
            <w:r w:rsidR="00392B3E">
              <w:rPr>
                <w:noProof/>
                <w:webHidden/>
              </w:rPr>
              <w:t>455</w:t>
            </w:r>
            <w:r w:rsidR="00DD6D68" w:rsidRPr="00903DBA">
              <w:rPr>
                <w:noProof/>
                <w:webHidden/>
              </w:rPr>
              <w:fldChar w:fldCharType="end"/>
            </w:r>
          </w:hyperlink>
        </w:p>
        <w:p w14:paraId="7CFC71CF" w14:textId="0ADBF362" w:rsidR="00DD6D68" w:rsidRPr="00903DBA" w:rsidRDefault="004773EA">
          <w:pPr>
            <w:pStyle w:val="Innehll3"/>
            <w:tabs>
              <w:tab w:val="left" w:pos="1540"/>
              <w:tab w:val="right" w:leader="dot" w:pos="9350"/>
            </w:tabs>
            <w:rPr>
              <w:rFonts w:asciiTheme="minorHAnsi" w:eastAsiaTheme="minorEastAsia" w:hAnsiTheme="minorHAnsi"/>
              <w:noProof/>
              <w:color w:val="auto"/>
              <w:lang w:eastAsia="sv-SE"/>
            </w:rPr>
          </w:pPr>
          <w:hyperlink w:anchor="_Toc57656216" w:history="1">
            <w:r w:rsidR="00DD6D68" w:rsidRPr="00903DBA">
              <w:rPr>
                <w:rStyle w:val="Hyperlnk"/>
                <w:noProof/>
              </w:rPr>
              <w:t>13.25.3.</w:t>
            </w:r>
            <w:r w:rsidR="00DD6D68" w:rsidRPr="00903DBA">
              <w:rPr>
                <w:rFonts w:asciiTheme="minorHAnsi" w:eastAsiaTheme="minorEastAsia" w:hAnsiTheme="minorHAnsi"/>
                <w:noProof/>
                <w:color w:val="auto"/>
                <w:lang w:eastAsia="sv-SE"/>
              </w:rPr>
              <w:tab/>
            </w:r>
            <w:r w:rsidR="00DD6D68" w:rsidRPr="00903DBA">
              <w:rPr>
                <w:rStyle w:val="Hyperlnk"/>
                <w:noProof/>
              </w:rPr>
              <w:t>Inner Blocks with Local Variables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_Toc57656216 \h </w:instrText>
            </w:r>
            <w:r w:rsidR="00DD6D68" w:rsidRPr="00903DBA">
              <w:rPr>
                <w:noProof/>
                <w:webHidden/>
              </w:rPr>
            </w:r>
            <w:r w:rsidR="00DD6D68" w:rsidRPr="00903DBA">
              <w:rPr>
                <w:noProof/>
                <w:webHidden/>
              </w:rPr>
              <w:fldChar w:fldCharType="separate"/>
            </w:r>
            <w:r w:rsidR="00392B3E">
              <w:rPr>
                <w:noProof/>
                <w:webHidden/>
              </w:rPr>
              <w:t>455</w:t>
            </w:r>
            <w:r w:rsidR="00DD6D68" w:rsidRPr="00903DBA">
              <w:rPr>
                <w:noProof/>
                <w:webHidden/>
              </w:rPr>
              <w:fldChar w:fldCharType="end"/>
            </w:r>
          </w:hyperlink>
        </w:p>
        <w:p w14:paraId="7BA70476" w14:textId="3E0984B0" w:rsidR="00DD6D68" w:rsidRPr="00903DBA" w:rsidRDefault="004773EA">
          <w:pPr>
            <w:pStyle w:val="Innehll3"/>
            <w:tabs>
              <w:tab w:val="left" w:pos="1540"/>
              <w:tab w:val="right" w:leader="dot" w:pos="9350"/>
            </w:tabs>
            <w:rPr>
              <w:rFonts w:asciiTheme="minorHAnsi" w:eastAsiaTheme="minorEastAsia" w:hAnsiTheme="minorHAnsi"/>
              <w:noProof/>
              <w:color w:val="auto"/>
              <w:lang w:eastAsia="sv-SE"/>
            </w:rPr>
          </w:pPr>
          <w:hyperlink w:anchor="_Toc57656217" w:history="1">
            <w:r w:rsidR="00DD6D68" w:rsidRPr="00903DBA">
              <w:rPr>
                <w:rStyle w:val="Hyperlnk"/>
                <w:noProof/>
              </w:rPr>
              <w:t>13.25.4.</w:t>
            </w:r>
            <w:r w:rsidR="00DD6D68" w:rsidRPr="00903DBA">
              <w:rPr>
                <w:rFonts w:asciiTheme="minorHAnsi" w:eastAsiaTheme="minorEastAsia" w:hAnsiTheme="minorHAnsi"/>
                <w:noProof/>
                <w:color w:val="auto"/>
                <w:lang w:eastAsia="sv-SE"/>
              </w:rPr>
              <w:tab/>
            </w:r>
            <w:r w:rsidR="00DD6D68" w:rsidRPr="00903DBA">
              <w:rPr>
                <w:rStyle w:val="Hyperlnk"/>
                <w:noProof/>
              </w:rPr>
              <w:t>Call-by-Value and Call-by-Reference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_Toc57656217 \h </w:instrText>
            </w:r>
            <w:r w:rsidR="00DD6D68" w:rsidRPr="00903DBA">
              <w:rPr>
                <w:noProof/>
                <w:webHidden/>
              </w:rPr>
            </w:r>
            <w:r w:rsidR="00DD6D68" w:rsidRPr="00903DBA">
              <w:rPr>
                <w:noProof/>
                <w:webHidden/>
              </w:rPr>
              <w:fldChar w:fldCharType="separate"/>
            </w:r>
            <w:r w:rsidR="00392B3E">
              <w:rPr>
                <w:noProof/>
                <w:webHidden/>
              </w:rPr>
              <w:t>457</w:t>
            </w:r>
            <w:r w:rsidR="00DD6D68" w:rsidRPr="00903DBA">
              <w:rPr>
                <w:noProof/>
                <w:webHidden/>
              </w:rPr>
              <w:fldChar w:fldCharType="end"/>
            </w:r>
          </w:hyperlink>
        </w:p>
        <w:p w14:paraId="51632338" w14:textId="7F72F39A" w:rsidR="00DD6D68" w:rsidRPr="00903DBA" w:rsidRDefault="004773EA">
          <w:pPr>
            <w:pStyle w:val="Innehll3"/>
            <w:tabs>
              <w:tab w:val="left" w:pos="1540"/>
              <w:tab w:val="right" w:leader="dot" w:pos="9350"/>
            </w:tabs>
            <w:rPr>
              <w:rFonts w:asciiTheme="minorHAnsi" w:eastAsiaTheme="minorEastAsia" w:hAnsiTheme="minorHAnsi"/>
              <w:noProof/>
              <w:color w:val="auto"/>
              <w:lang w:eastAsia="sv-SE"/>
            </w:rPr>
          </w:pPr>
          <w:hyperlink w:anchor="_Toc57656218" w:history="1">
            <w:r w:rsidR="00DD6D68" w:rsidRPr="00903DBA">
              <w:rPr>
                <w:rStyle w:val="Hyperlnk"/>
                <w:noProof/>
              </w:rPr>
              <w:t>13.25.5.</w:t>
            </w:r>
            <w:r w:rsidR="00DD6D68" w:rsidRPr="00903DBA">
              <w:rPr>
                <w:rFonts w:asciiTheme="minorHAnsi" w:eastAsiaTheme="minorEastAsia" w:hAnsiTheme="minorHAnsi"/>
                <w:noProof/>
                <w:color w:val="auto"/>
                <w:lang w:eastAsia="sv-SE"/>
              </w:rPr>
              <w:tab/>
            </w:r>
            <w:r w:rsidR="00DD6D68" w:rsidRPr="00903DBA">
              <w:rPr>
                <w:rStyle w:val="Hyperlnk"/>
                <w:noProof/>
              </w:rPr>
              <w:t>Static, Extern, and Register Variables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_Toc57656218 \h </w:instrText>
            </w:r>
            <w:r w:rsidR="00DD6D68" w:rsidRPr="00903DBA">
              <w:rPr>
                <w:noProof/>
                <w:webHidden/>
              </w:rPr>
            </w:r>
            <w:r w:rsidR="00DD6D68" w:rsidRPr="00903DBA">
              <w:rPr>
                <w:noProof/>
                <w:webHidden/>
              </w:rPr>
              <w:fldChar w:fldCharType="separate"/>
            </w:r>
            <w:r w:rsidR="00392B3E">
              <w:rPr>
                <w:noProof/>
                <w:webHidden/>
              </w:rPr>
              <w:t>458</w:t>
            </w:r>
            <w:r w:rsidR="00DD6D68" w:rsidRPr="00903DBA">
              <w:rPr>
                <w:noProof/>
                <w:webHidden/>
              </w:rPr>
              <w:fldChar w:fldCharType="end"/>
            </w:r>
          </w:hyperlink>
        </w:p>
        <w:p w14:paraId="634AFB06" w14:textId="0EA248FC" w:rsidR="00DD6D68" w:rsidRPr="00903DBA" w:rsidRDefault="004773EA">
          <w:pPr>
            <w:pStyle w:val="Innehll3"/>
            <w:tabs>
              <w:tab w:val="left" w:pos="1540"/>
              <w:tab w:val="right" w:leader="dot" w:pos="9350"/>
            </w:tabs>
            <w:rPr>
              <w:rFonts w:asciiTheme="minorHAnsi" w:eastAsiaTheme="minorEastAsia" w:hAnsiTheme="minorHAnsi"/>
              <w:noProof/>
              <w:color w:val="auto"/>
              <w:lang w:eastAsia="sv-SE"/>
            </w:rPr>
          </w:pPr>
          <w:hyperlink w:anchor="_Toc57656219" w:history="1">
            <w:r w:rsidR="00DD6D68" w:rsidRPr="00903DBA">
              <w:rPr>
                <w:rStyle w:val="Hyperlnk"/>
                <w:noProof/>
              </w:rPr>
              <w:t>13.25.6.</w:t>
            </w:r>
            <w:r w:rsidR="00DD6D68" w:rsidRPr="00903DBA">
              <w:rPr>
                <w:rFonts w:asciiTheme="minorHAnsi" w:eastAsiaTheme="minorEastAsia" w:hAnsiTheme="minorHAnsi"/>
                <w:noProof/>
                <w:color w:val="auto"/>
                <w:lang w:eastAsia="sv-SE"/>
              </w:rPr>
              <w:tab/>
            </w:r>
            <w:r w:rsidR="00DD6D68" w:rsidRPr="00903DBA">
              <w:rPr>
                <w:rStyle w:val="Hyperlnk"/>
                <w:noProof/>
              </w:rPr>
              <w:t>Recursion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_Toc57656219 \h </w:instrText>
            </w:r>
            <w:r w:rsidR="00DD6D68" w:rsidRPr="00903DBA">
              <w:rPr>
                <w:noProof/>
                <w:webHidden/>
              </w:rPr>
            </w:r>
            <w:r w:rsidR="00DD6D68" w:rsidRPr="00903DBA">
              <w:rPr>
                <w:noProof/>
                <w:webHidden/>
              </w:rPr>
              <w:fldChar w:fldCharType="separate"/>
            </w:r>
            <w:r w:rsidR="00392B3E">
              <w:rPr>
                <w:noProof/>
                <w:webHidden/>
              </w:rPr>
              <w:t>459</w:t>
            </w:r>
            <w:r w:rsidR="00DD6D68" w:rsidRPr="00903DBA">
              <w:rPr>
                <w:noProof/>
                <w:webHidden/>
              </w:rPr>
              <w:fldChar w:fldCharType="end"/>
            </w:r>
          </w:hyperlink>
        </w:p>
        <w:p w14:paraId="4E8D13A8" w14:textId="7FE72C1B" w:rsidR="00DD6D68" w:rsidRPr="00903DBA" w:rsidRDefault="004773EA">
          <w:pPr>
            <w:pStyle w:val="Innehll3"/>
            <w:tabs>
              <w:tab w:val="left" w:pos="1540"/>
              <w:tab w:val="right" w:leader="dot" w:pos="9350"/>
            </w:tabs>
            <w:rPr>
              <w:rFonts w:asciiTheme="minorHAnsi" w:eastAsiaTheme="minorEastAsia" w:hAnsiTheme="minorHAnsi"/>
              <w:noProof/>
              <w:color w:val="auto"/>
              <w:lang w:eastAsia="sv-SE"/>
            </w:rPr>
          </w:pPr>
          <w:hyperlink w:anchor="_Toc57656220" w:history="1">
            <w:r w:rsidR="00DD6D68" w:rsidRPr="00903DBA">
              <w:rPr>
                <w:rStyle w:val="Hyperlnk"/>
                <w:noProof/>
              </w:rPr>
              <w:t>13.25.7.</w:t>
            </w:r>
            <w:r w:rsidR="00DD6D68" w:rsidRPr="00903DBA">
              <w:rPr>
                <w:rFonts w:asciiTheme="minorHAnsi" w:eastAsiaTheme="minorEastAsia" w:hAnsiTheme="minorHAnsi"/>
                <w:noProof/>
                <w:color w:val="auto"/>
                <w:lang w:eastAsia="sv-SE"/>
              </w:rPr>
              <w:tab/>
            </w:r>
            <w:r w:rsidR="00DD6D68" w:rsidRPr="00903DBA">
              <w:rPr>
                <w:rStyle w:val="Hyperlnk"/>
                <w:noProof/>
              </w:rPr>
              <w:t>Definition and Declaration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_Toc57656220 \h </w:instrText>
            </w:r>
            <w:r w:rsidR="00DD6D68" w:rsidRPr="00903DBA">
              <w:rPr>
                <w:noProof/>
                <w:webHidden/>
              </w:rPr>
            </w:r>
            <w:r w:rsidR="00DD6D68" w:rsidRPr="00903DBA">
              <w:rPr>
                <w:noProof/>
                <w:webHidden/>
              </w:rPr>
              <w:fldChar w:fldCharType="separate"/>
            </w:r>
            <w:r w:rsidR="00392B3E">
              <w:rPr>
                <w:noProof/>
                <w:webHidden/>
              </w:rPr>
              <w:t>459</w:t>
            </w:r>
            <w:r w:rsidR="00DD6D68" w:rsidRPr="00903DBA">
              <w:rPr>
                <w:noProof/>
                <w:webHidden/>
              </w:rPr>
              <w:fldChar w:fldCharType="end"/>
            </w:r>
          </w:hyperlink>
        </w:p>
        <w:p w14:paraId="15380540" w14:textId="6288D4D5" w:rsidR="00DD6D68" w:rsidRPr="00903DBA" w:rsidRDefault="004773EA">
          <w:pPr>
            <w:pStyle w:val="Innehll3"/>
            <w:tabs>
              <w:tab w:val="left" w:pos="1540"/>
              <w:tab w:val="right" w:leader="dot" w:pos="9350"/>
            </w:tabs>
            <w:rPr>
              <w:rFonts w:asciiTheme="minorHAnsi" w:eastAsiaTheme="minorEastAsia" w:hAnsiTheme="minorHAnsi"/>
              <w:noProof/>
              <w:color w:val="auto"/>
              <w:lang w:eastAsia="sv-SE"/>
            </w:rPr>
          </w:pPr>
          <w:hyperlink w:anchor="_Toc57656221" w:history="1">
            <w:r w:rsidR="00DD6D68" w:rsidRPr="00903DBA">
              <w:rPr>
                <w:rStyle w:val="Hyperlnk"/>
                <w:noProof/>
              </w:rPr>
              <w:t>13.25.8.</w:t>
            </w:r>
            <w:r w:rsidR="00DD6D68" w:rsidRPr="00903DBA">
              <w:rPr>
                <w:rFonts w:asciiTheme="minorHAnsi" w:eastAsiaTheme="minorEastAsia" w:hAnsiTheme="minorHAnsi"/>
                <w:noProof/>
                <w:color w:val="auto"/>
                <w:lang w:eastAsia="sv-SE"/>
              </w:rPr>
              <w:tab/>
            </w:r>
            <w:r w:rsidR="00DD6D68" w:rsidRPr="00903DBA">
              <w:rPr>
                <w:rStyle w:val="Hyperlnk"/>
                <w:noProof/>
              </w:rPr>
              <w:t>Higher-Order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_Toc57656221 \h </w:instrText>
            </w:r>
            <w:r w:rsidR="00DD6D68" w:rsidRPr="00903DBA">
              <w:rPr>
                <w:noProof/>
                <w:webHidden/>
              </w:rPr>
            </w:r>
            <w:r w:rsidR="00DD6D68" w:rsidRPr="00903DBA">
              <w:rPr>
                <w:noProof/>
                <w:webHidden/>
              </w:rPr>
              <w:fldChar w:fldCharType="separate"/>
            </w:r>
            <w:r w:rsidR="00392B3E">
              <w:rPr>
                <w:noProof/>
                <w:webHidden/>
              </w:rPr>
              <w:t>460</w:t>
            </w:r>
            <w:r w:rsidR="00DD6D68" w:rsidRPr="00903DBA">
              <w:rPr>
                <w:noProof/>
                <w:webHidden/>
              </w:rPr>
              <w:fldChar w:fldCharType="end"/>
            </w:r>
          </w:hyperlink>
        </w:p>
        <w:p w14:paraId="212E2D56" w14:textId="32E45D54" w:rsidR="00DD6D68" w:rsidRPr="00903DBA" w:rsidRDefault="004773EA">
          <w:pPr>
            <w:pStyle w:val="Innehll2"/>
            <w:tabs>
              <w:tab w:val="left" w:pos="1100"/>
              <w:tab w:val="right" w:leader="dot" w:pos="9350"/>
            </w:tabs>
            <w:rPr>
              <w:rFonts w:asciiTheme="minorHAnsi" w:eastAsiaTheme="minorEastAsia" w:hAnsiTheme="minorHAnsi"/>
              <w:noProof/>
              <w:color w:val="auto"/>
              <w:lang w:eastAsia="sv-SE"/>
            </w:rPr>
          </w:pPr>
          <w:hyperlink w:anchor="_Toc57656222" w:history="1">
            <w:r w:rsidR="00DD6D68" w:rsidRPr="00903DBA">
              <w:rPr>
                <w:rStyle w:val="Hyperlnk"/>
                <w:noProof/>
              </w:rPr>
              <w:t>13.26.</w:t>
            </w:r>
            <w:r w:rsidR="00DD6D68" w:rsidRPr="00903DBA">
              <w:rPr>
                <w:rFonts w:asciiTheme="minorHAnsi" w:eastAsiaTheme="minorEastAsia" w:hAnsiTheme="minorHAnsi"/>
                <w:noProof/>
                <w:color w:val="auto"/>
                <w:lang w:eastAsia="sv-SE"/>
              </w:rPr>
              <w:tab/>
            </w:r>
            <w:r w:rsidR="00DD6D68" w:rsidRPr="00903DBA">
              <w:rPr>
                <w:rStyle w:val="Hyperlnk"/>
                <w:noProof/>
              </w:rPr>
              <w:t>Structures and Linked Lists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_Toc57656222 \h </w:instrText>
            </w:r>
            <w:r w:rsidR="00DD6D68" w:rsidRPr="00903DBA">
              <w:rPr>
                <w:noProof/>
                <w:webHidden/>
              </w:rPr>
            </w:r>
            <w:r w:rsidR="00DD6D68" w:rsidRPr="00903DBA">
              <w:rPr>
                <w:noProof/>
                <w:webHidden/>
              </w:rPr>
              <w:fldChar w:fldCharType="separate"/>
            </w:r>
            <w:r w:rsidR="00392B3E">
              <w:rPr>
                <w:noProof/>
                <w:webHidden/>
              </w:rPr>
              <w:t>462</w:t>
            </w:r>
            <w:r w:rsidR="00DD6D68" w:rsidRPr="00903DBA">
              <w:rPr>
                <w:noProof/>
                <w:webHidden/>
              </w:rPr>
              <w:fldChar w:fldCharType="end"/>
            </w:r>
          </w:hyperlink>
        </w:p>
        <w:p w14:paraId="038E01DB" w14:textId="297B5A6A" w:rsidR="00DD6D68" w:rsidRPr="00903DBA" w:rsidRDefault="004773EA">
          <w:pPr>
            <w:pStyle w:val="Innehll3"/>
            <w:tabs>
              <w:tab w:val="left" w:pos="1540"/>
              <w:tab w:val="right" w:leader="dot" w:pos="9350"/>
            </w:tabs>
            <w:rPr>
              <w:rFonts w:asciiTheme="minorHAnsi" w:eastAsiaTheme="minorEastAsia" w:hAnsiTheme="minorHAnsi"/>
              <w:noProof/>
              <w:color w:val="auto"/>
              <w:lang w:eastAsia="sv-SE"/>
            </w:rPr>
          </w:pPr>
          <w:hyperlink w:anchor="_Toc57656223" w:history="1">
            <w:r w:rsidR="00DD6D68" w:rsidRPr="00903DBA">
              <w:rPr>
                <w:rStyle w:val="Hyperlnk"/>
                <w:noProof/>
              </w:rPr>
              <w:t>13.26.1.</w:t>
            </w:r>
            <w:r w:rsidR="00DD6D68" w:rsidRPr="00903DBA">
              <w:rPr>
                <w:rFonts w:asciiTheme="minorHAnsi" w:eastAsiaTheme="minorEastAsia" w:hAnsiTheme="minorHAnsi"/>
                <w:noProof/>
                <w:color w:val="auto"/>
                <w:lang w:eastAsia="sv-SE"/>
              </w:rPr>
              <w:tab/>
            </w:r>
            <w:r w:rsidR="00DD6D68" w:rsidRPr="00903DBA">
              <w:rPr>
                <w:rStyle w:val="Hyperlnk"/>
                <w:noProof/>
              </w:rPr>
              <w:t>Stacks and Linked Lists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_Toc57656223 \h </w:instrText>
            </w:r>
            <w:r w:rsidR="00DD6D68" w:rsidRPr="00903DBA">
              <w:rPr>
                <w:noProof/>
                <w:webHidden/>
              </w:rPr>
            </w:r>
            <w:r w:rsidR="00DD6D68" w:rsidRPr="00903DBA">
              <w:rPr>
                <w:noProof/>
                <w:webHidden/>
              </w:rPr>
              <w:fldChar w:fldCharType="separate"/>
            </w:r>
            <w:r w:rsidR="00392B3E">
              <w:rPr>
                <w:noProof/>
                <w:webHidden/>
              </w:rPr>
              <w:t>462</w:t>
            </w:r>
            <w:r w:rsidR="00DD6D68" w:rsidRPr="00903DBA">
              <w:rPr>
                <w:noProof/>
                <w:webHidden/>
              </w:rPr>
              <w:fldChar w:fldCharType="end"/>
            </w:r>
          </w:hyperlink>
        </w:p>
        <w:p w14:paraId="79E9D837" w14:textId="00DDE818" w:rsidR="00DD6D68" w:rsidRPr="00903DBA" w:rsidRDefault="004773EA">
          <w:pPr>
            <w:pStyle w:val="Innehll3"/>
            <w:tabs>
              <w:tab w:val="left" w:pos="1540"/>
              <w:tab w:val="right" w:leader="dot" w:pos="9350"/>
            </w:tabs>
            <w:rPr>
              <w:rFonts w:asciiTheme="minorHAnsi" w:eastAsiaTheme="minorEastAsia" w:hAnsiTheme="minorHAnsi"/>
              <w:noProof/>
              <w:color w:val="auto"/>
              <w:lang w:eastAsia="sv-SE"/>
            </w:rPr>
          </w:pPr>
          <w:hyperlink w:anchor="_Toc57656224" w:history="1">
            <w:r w:rsidR="00DD6D68" w:rsidRPr="00903DBA">
              <w:rPr>
                <w:rStyle w:val="Hyperlnk"/>
                <w:noProof/>
              </w:rPr>
              <w:t>13.26.2.</w:t>
            </w:r>
            <w:r w:rsidR="00DD6D68" w:rsidRPr="00903DBA">
              <w:rPr>
                <w:rFonts w:asciiTheme="minorHAnsi" w:eastAsiaTheme="minorEastAsia" w:hAnsiTheme="minorHAnsi"/>
                <w:noProof/>
                <w:color w:val="auto"/>
                <w:lang w:eastAsia="sv-SE"/>
              </w:rPr>
              <w:tab/>
            </w:r>
            <w:r w:rsidR="00DD6D68" w:rsidRPr="00903DBA">
              <w:rPr>
                <w:rStyle w:val="Hyperlnk"/>
                <w:noProof/>
              </w:rPr>
              <w:t>Unions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_Toc57656224 \h </w:instrText>
            </w:r>
            <w:r w:rsidR="00DD6D68" w:rsidRPr="00903DBA">
              <w:rPr>
                <w:noProof/>
                <w:webHidden/>
              </w:rPr>
            </w:r>
            <w:r w:rsidR="00DD6D68" w:rsidRPr="00903DBA">
              <w:rPr>
                <w:noProof/>
                <w:webHidden/>
              </w:rPr>
              <w:fldChar w:fldCharType="separate"/>
            </w:r>
            <w:r w:rsidR="00392B3E">
              <w:rPr>
                <w:noProof/>
                <w:webHidden/>
              </w:rPr>
              <w:t>465</w:t>
            </w:r>
            <w:r w:rsidR="00DD6D68" w:rsidRPr="00903DBA">
              <w:rPr>
                <w:noProof/>
                <w:webHidden/>
              </w:rPr>
              <w:fldChar w:fldCharType="end"/>
            </w:r>
          </w:hyperlink>
        </w:p>
        <w:p w14:paraId="1B18B5E3" w14:textId="77E77B85" w:rsidR="00DD6D68" w:rsidRPr="00903DBA" w:rsidRDefault="004773EA">
          <w:pPr>
            <w:pStyle w:val="Innehll3"/>
            <w:tabs>
              <w:tab w:val="left" w:pos="1540"/>
              <w:tab w:val="right" w:leader="dot" w:pos="9350"/>
            </w:tabs>
            <w:rPr>
              <w:rFonts w:asciiTheme="minorHAnsi" w:eastAsiaTheme="minorEastAsia" w:hAnsiTheme="minorHAnsi"/>
              <w:noProof/>
              <w:color w:val="auto"/>
              <w:lang w:eastAsia="sv-SE"/>
            </w:rPr>
          </w:pPr>
          <w:hyperlink w:anchor="_Toc57656225" w:history="1">
            <w:r w:rsidR="00DD6D68" w:rsidRPr="00903DBA">
              <w:rPr>
                <w:rStyle w:val="Hyperlnk"/>
                <w:noProof/>
              </w:rPr>
              <w:t>13.26.3.</w:t>
            </w:r>
            <w:r w:rsidR="00DD6D68" w:rsidRPr="00903DBA">
              <w:rPr>
                <w:rFonts w:asciiTheme="minorHAnsi" w:eastAsiaTheme="minorEastAsia" w:hAnsiTheme="minorHAnsi"/>
                <w:noProof/>
                <w:color w:val="auto"/>
                <w:lang w:eastAsia="sv-SE"/>
              </w:rPr>
              <w:tab/>
            </w:r>
            <w:r w:rsidR="00DD6D68" w:rsidRPr="00903DBA">
              <w:rPr>
                <w:rStyle w:val="Hyperlnk"/>
                <w:noProof/>
              </w:rPr>
              <w:t>Bitfields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_Toc57656225 \h </w:instrText>
            </w:r>
            <w:r w:rsidR="00DD6D68" w:rsidRPr="00903DBA">
              <w:rPr>
                <w:noProof/>
                <w:webHidden/>
              </w:rPr>
            </w:r>
            <w:r w:rsidR="00DD6D68" w:rsidRPr="00903DBA">
              <w:rPr>
                <w:noProof/>
                <w:webHidden/>
              </w:rPr>
              <w:fldChar w:fldCharType="separate"/>
            </w:r>
            <w:r w:rsidR="00392B3E">
              <w:rPr>
                <w:noProof/>
                <w:webHidden/>
              </w:rPr>
              <w:t>466</w:t>
            </w:r>
            <w:r w:rsidR="00DD6D68" w:rsidRPr="00903DBA">
              <w:rPr>
                <w:noProof/>
                <w:webHidden/>
              </w:rPr>
              <w:fldChar w:fldCharType="end"/>
            </w:r>
          </w:hyperlink>
        </w:p>
        <w:p w14:paraId="1E067B57" w14:textId="2980E310" w:rsidR="00DD6D68" w:rsidRPr="00903DBA" w:rsidRDefault="004773EA">
          <w:pPr>
            <w:pStyle w:val="Innehll2"/>
            <w:tabs>
              <w:tab w:val="left" w:pos="1100"/>
              <w:tab w:val="right" w:leader="dot" w:pos="9350"/>
            </w:tabs>
            <w:rPr>
              <w:rFonts w:asciiTheme="minorHAnsi" w:eastAsiaTheme="minorEastAsia" w:hAnsiTheme="minorHAnsi"/>
              <w:noProof/>
              <w:color w:val="auto"/>
              <w:lang w:eastAsia="sv-SE"/>
            </w:rPr>
          </w:pPr>
          <w:hyperlink w:anchor="_Toc57656226" w:history="1">
            <w:r w:rsidR="00DD6D68" w:rsidRPr="00903DBA">
              <w:rPr>
                <w:rStyle w:val="Hyperlnk"/>
                <w:noProof/>
              </w:rPr>
              <w:t>13.27.</w:t>
            </w:r>
            <w:r w:rsidR="00DD6D68" w:rsidRPr="00903DBA">
              <w:rPr>
                <w:rFonts w:asciiTheme="minorHAnsi" w:eastAsiaTheme="minorEastAsia" w:hAnsiTheme="minorHAnsi"/>
                <w:noProof/>
                <w:color w:val="auto"/>
                <w:lang w:eastAsia="sv-SE"/>
              </w:rPr>
              <w:tab/>
            </w:r>
            <w:r w:rsidR="00DD6D68" w:rsidRPr="00903DBA">
              <w:rPr>
                <w:rStyle w:val="Hyperlnk"/>
                <w:noProof/>
              </w:rPr>
              <w:t>Structures with function pointers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_Toc57656226 \h </w:instrText>
            </w:r>
            <w:r w:rsidR="00DD6D68" w:rsidRPr="00903DBA">
              <w:rPr>
                <w:noProof/>
                <w:webHidden/>
              </w:rPr>
            </w:r>
            <w:r w:rsidR="00DD6D68" w:rsidRPr="00903DBA">
              <w:rPr>
                <w:noProof/>
                <w:webHidden/>
              </w:rPr>
              <w:fldChar w:fldCharType="separate"/>
            </w:r>
            <w:r w:rsidR="00392B3E">
              <w:rPr>
                <w:noProof/>
                <w:webHidden/>
              </w:rPr>
              <w:t>466</w:t>
            </w:r>
            <w:r w:rsidR="00DD6D68" w:rsidRPr="00903DBA">
              <w:rPr>
                <w:noProof/>
                <w:webHidden/>
              </w:rPr>
              <w:fldChar w:fldCharType="end"/>
            </w:r>
          </w:hyperlink>
        </w:p>
        <w:p w14:paraId="79B68315" w14:textId="49D0C482" w:rsidR="00DD6D68" w:rsidRPr="00903DBA" w:rsidRDefault="004773EA">
          <w:pPr>
            <w:pStyle w:val="Innehll2"/>
            <w:tabs>
              <w:tab w:val="left" w:pos="1100"/>
              <w:tab w:val="right" w:leader="dot" w:pos="9350"/>
            </w:tabs>
            <w:rPr>
              <w:rFonts w:asciiTheme="minorHAnsi" w:eastAsiaTheme="minorEastAsia" w:hAnsiTheme="minorHAnsi"/>
              <w:noProof/>
              <w:color w:val="auto"/>
              <w:lang w:eastAsia="sv-SE"/>
            </w:rPr>
          </w:pPr>
          <w:hyperlink w:anchor="_Toc57656227" w:history="1">
            <w:r w:rsidR="00DD6D68" w:rsidRPr="00903DBA">
              <w:rPr>
                <w:rStyle w:val="Hyperlnk"/>
                <w:noProof/>
              </w:rPr>
              <w:t>13.28.</w:t>
            </w:r>
            <w:r w:rsidR="00DD6D68" w:rsidRPr="00903DBA">
              <w:rPr>
                <w:rFonts w:asciiTheme="minorHAnsi" w:eastAsiaTheme="minorEastAsia" w:hAnsiTheme="minorHAnsi"/>
                <w:noProof/>
                <w:color w:val="auto"/>
                <w:lang w:eastAsia="sv-SE"/>
              </w:rPr>
              <w:tab/>
            </w:r>
            <w:r w:rsidR="00DD6D68" w:rsidRPr="00903DBA">
              <w:rPr>
                <w:rStyle w:val="Hyperlnk"/>
                <w:noProof/>
              </w:rPr>
              <w:t>The Preprocessor</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_Toc57656227 \h </w:instrText>
            </w:r>
            <w:r w:rsidR="00DD6D68" w:rsidRPr="00903DBA">
              <w:rPr>
                <w:noProof/>
                <w:webHidden/>
              </w:rPr>
            </w:r>
            <w:r w:rsidR="00DD6D68" w:rsidRPr="00903DBA">
              <w:rPr>
                <w:noProof/>
                <w:webHidden/>
              </w:rPr>
              <w:fldChar w:fldCharType="separate"/>
            </w:r>
            <w:r w:rsidR="00392B3E">
              <w:rPr>
                <w:noProof/>
                <w:webHidden/>
              </w:rPr>
              <w:t>467</w:t>
            </w:r>
            <w:r w:rsidR="00DD6D68" w:rsidRPr="00903DBA">
              <w:rPr>
                <w:noProof/>
                <w:webHidden/>
              </w:rPr>
              <w:fldChar w:fldCharType="end"/>
            </w:r>
          </w:hyperlink>
        </w:p>
        <w:p w14:paraId="69CFAB98" w14:textId="15FB6C7A" w:rsidR="00DD6D68" w:rsidRPr="00903DBA" w:rsidRDefault="004773EA">
          <w:pPr>
            <w:pStyle w:val="Innehll2"/>
            <w:tabs>
              <w:tab w:val="left" w:pos="1100"/>
              <w:tab w:val="right" w:leader="dot" w:pos="9350"/>
            </w:tabs>
            <w:rPr>
              <w:rFonts w:asciiTheme="minorHAnsi" w:eastAsiaTheme="minorEastAsia" w:hAnsiTheme="minorHAnsi"/>
              <w:noProof/>
              <w:color w:val="auto"/>
              <w:lang w:eastAsia="sv-SE"/>
            </w:rPr>
          </w:pPr>
          <w:hyperlink w:anchor="_Toc57656228" w:history="1">
            <w:r w:rsidR="00DD6D68" w:rsidRPr="00903DBA">
              <w:rPr>
                <w:rStyle w:val="Hyperlnk"/>
                <w:noProof/>
              </w:rPr>
              <w:t>13.29.</w:t>
            </w:r>
            <w:r w:rsidR="00DD6D68" w:rsidRPr="00903DBA">
              <w:rPr>
                <w:rFonts w:asciiTheme="minorHAnsi" w:eastAsiaTheme="minorEastAsia" w:hAnsiTheme="minorHAnsi"/>
                <w:noProof/>
                <w:color w:val="auto"/>
                <w:lang w:eastAsia="sv-SE"/>
              </w:rPr>
              <w:tab/>
            </w:r>
            <w:r w:rsidR="00DD6D68" w:rsidRPr="00903DBA">
              <w:rPr>
                <w:rStyle w:val="Hyperlnk"/>
                <w:noProof/>
              </w:rPr>
              <w:t>The Standard Library</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_Toc57656228 \h </w:instrText>
            </w:r>
            <w:r w:rsidR="00DD6D68" w:rsidRPr="00903DBA">
              <w:rPr>
                <w:noProof/>
                <w:webHidden/>
              </w:rPr>
            </w:r>
            <w:r w:rsidR="00DD6D68" w:rsidRPr="00903DBA">
              <w:rPr>
                <w:noProof/>
                <w:webHidden/>
              </w:rPr>
              <w:fldChar w:fldCharType="separate"/>
            </w:r>
            <w:r w:rsidR="00392B3E">
              <w:rPr>
                <w:noProof/>
                <w:webHidden/>
              </w:rPr>
              <w:t>468</w:t>
            </w:r>
            <w:r w:rsidR="00DD6D68" w:rsidRPr="00903DBA">
              <w:rPr>
                <w:noProof/>
                <w:webHidden/>
              </w:rPr>
              <w:fldChar w:fldCharType="end"/>
            </w:r>
          </w:hyperlink>
        </w:p>
        <w:p w14:paraId="5EF6E6DE" w14:textId="06256404" w:rsidR="00DD6D68" w:rsidRPr="00903DBA" w:rsidRDefault="004773EA">
          <w:pPr>
            <w:pStyle w:val="Innehll3"/>
            <w:tabs>
              <w:tab w:val="left" w:pos="1540"/>
              <w:tab w:val="right" w:leader="dot" w:pos="9350"/>
            </w:tabs>
            <w:rPr>
              <w:rFonts w:asciiTheme="minorHAnsi" w:eastAsiaTheme="minorEastAsia" w:hAnsiTheme="minorHAnsi"/>
              <w:noProof/>
              <w:color w:val="auto"/>
              <w:lang w:eastAsia="sv-SE"/>
            </w:rPr>
          </w:pPr>
          <w:hyperlink w:anchor="_Toc57656229" w:history="1">
            <w:r w:rsidR="00DD6D68" w:rsidRPr="00903DBA">
              <w:rPr>
                <w:rStyle w:val="Hyperlnk"/>
                <w:noProof/>
              </w:rPr>
              <w:t>13.29.1.</w:t>
            </w:r>
            <w:r w:rsidR="00DD6D68" w:rsidRPr="00903DBA">
              <w:rPr>
                <w:rFonts w:asciiTheme="minorHAnsi" w:eastAsiaTheme="minorEastAsia" w:hAnsiTheme="minorHAnsi"/>
                <w:noProof/>
                <w:color w:val="auto"/>
                <w:lang w:eastAsia="sv-SE"/>
              </w:rPr>
              <w:tab/>
            </w:r>
            <w:r w:rsidR="00DD6D68" w:rsidRPr="00903DBA">
              <w:rPr>
                <w:rStyle w:val="Hyperlnk"/>
                <w:noProof/>
              </w:rPr>
              <w:t>File Management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_Toc57656229 \h </w:instrText>
            </w:r>
            <w:r w:rsidR="00DD6D68" w:rsidRPr="00903DBA">
              <w:rPr>
                <w:noProof/>
                <w:webHidden/>
              </w:rPr>
            </w:r>
            <w:r w:rsidR="00DD6D68" w:rsidRPr="00903DBA">
              <w:rPr>
                <w:noProof/>
                <w:webHidden/>
              </w:rPr>
              <w:fldChar w:fldCharType="separate"/>
            </w:r>
            <w:r w:rsidR="00392B3E">
              <w:rPr>
                <w:noProof/>
                <w:webHidden/>
              </w:rPr>
              <w:t>468</w:t>
            </w:r>
            <w:r w:rsidR="00DD6D68" w:rsidRPr="00903DBA">
              <w:rPr>
                <w:noProof/>
                <w:webHidden/>
              </w:rPr>
              <w:fldChar w:fldCharType="end"/>
            </w:r>
          </w:hyperlink>
        </w:p>
        <w:p w14:paraId="4103CE21" w14:textId="710F8C8E" w:rsidR="00DD6D68" w:rsidRPr="00903DBA" w:rsidRDefault="004773EA">
          <w:pPr>
            <w:pStyle w:val="Innehll3"/>
            <w:tabs>
              <w:tab w:val="left" w:pos="1540"/>
              <w:tab w:val="right" w:leader="dot" w:pos="9350"/>
            </w:tabs>
            <w:rPr>
              <w:rFonts w:asciiTheme="minorHAnsi" w:eastAsiaTheme="minorEastAsia" w:hAnsiTheme="minorHAnsi"/>
              <w:noProof/>
              <w:color w:val="auto"/>
              <w:lang w:eastAsia="sv-SE"/>
            </w:rPr>
          </w:pPr>
          <w:hyperlink w:anchor="_Toc57656230" w:history="1">
            <w:r w:rsidR="00DD6D68" w:rsidRPr="00903DBA">
              <w:rPr>
                <w:rStyle w:val="Hyperlnk"/>
                <w:noProof/>
              </w:rPr>
              <w:t>13.29.2.</w:t>
            </w:r>
            <w:r w:rsidR="00DD6D68" w:rsidRPr="00903DBA">
              <w:rPr>
                <w:rFonts w:asciiTheme="minorHAnsi" w:eastAsiaTheme="minorEastAsia" w:hAnsiTheme="minorHAnsi"/>
                <w:noProof/>
                <w:color w:val="auto"/>
                <w:lang w:eastAsia="sv-SE"/>
              </w:rPr>
              <w:tab/>
            </w:r>
            <w:r w:rsidR="00DD6D68" w:rsidRPr="00903DBA">
              <w:rPr>
                <w:rStyle w:val="Hyperlnk"/>
                <w:noProof/>
              </w:rPr>
              <w:t>Program Parameters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_Toc57656230 \h </w:instrText>
            </w:r>
            <w:r w:rsidR="00DD6D68" w:rsidRPr="00903DBA">
              <w:rPr>
                <w:noProof/>
                <w:webHidden/>
              </w:rPr>
            </w:r>
            <w:r w:rsidR="00DD6D68" w:rsidRPr="00903DBA">
              <w:rPr>
                <w:noProof/>
                <w:webHidden/>
              </w:rPr>
              <w:fldChar w:fldCharType="separate"/>
            </w:r>
            <w:r w:rsidR="00392B3E">
              <w:rPr>
                <w:noProof/>
                <w:webHidden/>
              </w:rPr>
              <w:t>469</w:t>
            </w:r>
            <w:r w:rsidR="00DD6D68" w:rsidRPr="00903DBA">
              <w:rPr>
                <w:noProof/>
                <w:webHidden/>
              </w:rPr>
              <w:fldChar w:fldCharType="end"/>
            </w:r>
          </w:hyperlink>
        </w:p>
        <w:p w14:paraId="4A07AF04" w14:textId="3E9A86A6" w:rsidR="00DD6D68" w:rsidRPr="00903DBA" w:rsidRDefault="004773EA">
          <w:pPr>
            <w:pStyle w:val="Innehll3"/>
            <w:tabs>
              <w:tab w:val="left" w:pos="1540"/>
              <w:tab w:val="right" w:leader="dot" w:pos="9350"/>
            </w:tabs>
            <w:rPr>
              <w:rFonts w:asciiTheme="minorHAnsi" w:eastAsiaTheme="minorEastAsia" w:hAnsiTheme="minorHAnsi"/>
              <w:noProof/>
              <w:color w:val="auto"/>
              <w:lang w:eastAsia="sv-SE"/>
            </w:rPr>
          </w:pPr>
          <w:hyperlink w:anchor="_Toc57656231" w:history="1">
            <w:r w:rsidR="00DD6D68" w:rsidRPr="00903DBA">
              <w:rPr>
                <w:rStyle w:val="Hyperlnk"/>
                <w:noProof/>
              </w:rPr>
              <w:t>13.29.3.</w:t>
            </w:r>
            <w:r w:rsidR="00DD6D68" w:rsidRPr="00903DBA">
              <w:rPr>
                <w:rFonts w:asciiTheme="minorHAnsi" w:eastAsiaTheme="minorEastAsia" w:hAnsiTheme="minorHAnsi"/>
                <w:noProof/>
                <w:color w:val="auto"/>
                <w:lang w:eastAsia="sv-SE"/>
              </w:rPr>
              <w:tab/>
            </w:r>
            <w:r w:rsidR="00DD6D68" w:rsidRPr="00903DBA">
              <w:rPr>
                <w:rStyle w:val="Hyperlnk"/>
                <w:noProof/>
              </w:rPr>
              <w:t>Environment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_Toc57656231 \h </w:instrText>
            </w:r>
            <w:r w:rsidR="00DD6D68" w:rsidRPr="00903DBA">
              <w:rPr>
                <w:noProof/>
                <w:webHidden/>
              </w:rPr>
            </w:r>
            <w:r w:rsidR="00DD6D68" w:rsidRPr="00903DBA">
              <w:rPr>
                <w:noProof/>
                <w:webHidden/>
              </w:rPr>
              <w:fldChar w:fldCharType="separate"/>
            </w:r>
            <w:r w:rsidR="00392B3E">
              <w:rPr>
                <w:noProof/>
                <w:webHidden/>
              </w:rPr>
              <w:t>470</w:t>
            </w:r>
            <w:r w:rsidR="00DD6D68" w:rsidRPr="00903DBA">
              <w:rPr>
                <w:noProof/>
                <w:webHidden/>
              </w:rPr>
              <w:fldChar w:fldCharType="end"/>
            </w:r>
          </w:hyperlink>
        </w:p>
        <w:p w14:paraId="23D1FCEE" w14:textId="45AA3BE0" w:rsidR="00DD6D68" w:rsidRPr="00903DBA" w:rsidRDefault="004773EA">
          <w:pPr>
            <w:pStyle w:val="Innehll3"/>
            <w:tabs>
              <w:tab w:val="left" w:pos="1540"/>
              <w:tab w:val="right" w:leader="dot" w:pos="9350"/>
            </w:tabs>
            <w:rPr>
              <w:rFonts w:asciiTheme="minorHAnsi" w:eastAsiaTheme="minorEastAsia" w:hAnsiTheme="minorHAnsi"/>
              <w:noProof/>
              <w:color w:val="auto"/>
              <w:lang w:eastAsia="sv-SE"/>
            </w:rPr>
          </w:pPr>
          <w:hyperlink w:anchor="_Toc57656232" w:history="1">
            <w:r w:rsidR="00DD6D68" w:rsidRPr="00903DBA">
              <w:rPr>
                <w:rStyle w:val="Hyperlnk"/>
                <w:noProof/>
              </w:rPr>
              <w:t>13.29.4.</w:t>
            </w:r>
            <w:r w:rsidR="00DD6D68" w:rsidRPr="00903DBA">
              <w:rPr>
                <w:rFonts w:asciiTheme="minorHAnsi" w:eastAsiaTheme="minorEastAsia" w:hAnsiTheme="minorHAnsi"/>
                <w:noProof/>
                <w:color w:val="auto"/>
                <w:lang w:eastAsia="sv-SE"/>
              </w:rPr>
              <w:tab/>
            </w:r>
            <w:r w:rsidR="00DD6D68" w:rsidRPr="00903DBA">
              <w:rPr>
                <w:rStyle w:val="Hyperlnk"/>
                <w:noProof/>
              </w:rPr>
              <w:t>Searching and Sorting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_Toc57656232 \h </w:instrText>
            </w:r>
            <w:r w:rsidR="00DD6D68" w:rsidRPr="00903DBA">
              <w:rPr>
                <w:noProof/>
                <w:webHidden/>
              </w:rPr>
            </w:r>
            <w:r w:rsidR="00DD6D68" w:rsidRPr="00903DBA">
              <w:rPr>
                <w:noProof/>
                <w:webHidden/>
              </w:rPr>
              <w:fldChar w:fldCharType="separate"/>
            </w:r>
            <w:r w:rsidR="00392B3E">
              <w:rPr>
                <w:noProof/>
                <w:webHidden/>
              </w:rPr>
              <w:t>471</w:t>
            </w:r>
            <w:r w:rsidR="00DD6D68" w:rsidRPr="00903DBA">
              <w:rPr>
                <w:noProof/>
                <w:webHidden/>
              </w:rPr>
              <w:fldChar w:fldCharType="end"/>
            </w:r>
          </w:hyperlink>
        </w:p>
        <w:p w14:paraId="49E0ED15" w14:textId="437008A3" w:rsidR="00DD6D68" w:rsidRPr="00903DBA" w:rsidRDefault="004773EA">
          <w:pPr>
            <w:pStyle w:val="Innehll3"/>
            <w:tabs>
              <w:tab w:val="left" w:pos="1540"/>
              <w:tab w:val="right" w:leader="dot" w:pos="9350"/>
            </w:tabs>
            <w:rPr>
              <w:rFonts w:asciiTheme="minorHAnsi" w:eastAsiaTheme="minorEastAsia" w:hAnsiTheme="minorHAnsi"/>
              <w:noProof/>
              <w:color w:val="auto"/>
              <w:lang w:eastAsia="sv-SE"/>
            </w:rPr>
          </w:pPr>
          <w:hyperlink w:anchor="_Toc57656233" w:history="1">
            <w:r w:rsidR="00DD6D68" w:rsidRPr="00903DBA">
              <w:rPr>
                <w:rStyle w:val="Hyperlnk"/>
                <w:noProof/>
              </w:rPr>
              <w:t>13.29.5.</w:t>
            </w:r>
            <w:r w:rsidR="00DD6D68" w:rsidRPr="00903DBA">
              <w:rPr>
                <w:rFonts w:asciiTheme="minorHAnsi" w:eastAsiaTheme="minorEastAsia" w:hAnsiTheme="minorHAnsi"/>
                <w:noProof/>
                <w:color w:val="auto"/>
                <w:lang w:eastAsia="sv-SE"/>
              </w:rPr>
              <w:tab/>
            </w:r>
            <w:r w:rsidR="00DD6D68" w:rsidRPr="00903DBA">
              <w:rPr>
                <w:rStyle w:val="Hyperlnk"/>
                <w:noProof/>
              </w:rPr>
              <w:t>Functions with Variable Number of Parameters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_Toc57656233 \h </w:instrText>
            </w:r>
            <w:r w:rsidR="00DD6D68" w:rsidRPr="00903DBA">
              <w:rPr>
                <w:noProof/>
                <w:webHidden/>
              </w:rPr>
            </w:r>
            <w:r w:rsidR="00DD6D68" w:rsidRPr="00903DBA">
              <w:rPr>
                <w:noProof/>
                <w:webHidden/>
              </w:rPr>
              <w:fldChar w:fldCharType="separate"/>
            </w:r>
            <w:r w:rsidR="00392B3E">
              <w:rPr>
                <w:noProof/>
                <w:webHidden/>
              </w:rPr>
              <w:t>471</w:t>
            </w:r>
            <w:r w:rsidR="00DD6D68" w:rsidRPr="00903DBA">
              <w:rPr>
                <w:noProof/>
                <w:webHidden/>
              </w:rPr>
              <w:fldChar w:fldCharType="end"/>
            </w:r>
          </w:hyperlink>
        </w:p>
        <w:p w14:paraId="54F4286D" w14:textId="1FCB8BBA" w:rsidR="00DD6D68" w:rsidRPr="00903DBA" w:rsidRDefault="004773EA">
          <w:pPr>
            <w:pStyle w:val="Innehll3"/>
            <w:tabs>
              <w:tab w:val="left" w:pos="1540"/>
              <w:tab w:val="right" w:leader="dot" w:pos="9350"/>
            </w:tabs>
            <w:rPr>
              <w:rFonts w:asciiTheme="minorHAnsi" w:eastAsiaTheme="minorEastAsia" w:hAnsiTheme="minorHAnsi"/>
              <w:noProof/>
              <w:color w:val="auto"/>
              <w:lang w:eastAsia="sv-SE"/>
            </w:rPr>
          </w:pPr>
          <w:hyperlink w:anchor="_Toc57656234" w:history="1">
            <w:r w:rsidR="00DD6D68" w:rsidRPr="00903DBA">
              <w:rPr>
                <w:rStyle w:val="Hyperlnk"/>
                <w:noProof/>
              </w:rPr>
              <w:t>13.29.6.</w:t>
            </w:r>
            <w:r w:rsidR="00DD6D68" w:rsidRPr="00903DBA">
              <w:rPr>
                <w:rFonts w:asciiTheme="minorHAnsi" w:eastAsiaTheme="minorEastAsia" w:hAnsiTheme="minorHAnsi"/>
                <w:noProof/>
                <w:color w:val="auto"/>
                <w:lang w:eastAsia="sv-SE"/>
              </w:rPr>
              <w:tab/>
            </w:r>
            <w:r w:rsidR="00DD6D68" w:rsidRPr="00903DBA">
              <w:rPr>
                <w:rStyle w:val="Hyperlnk"/>
                <w:noProof/>
              </w:rPr>
              <w:t>String Management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_Toc57656234 \h </w:instrText>
            </w:r>
            <w:r w:rsidR="00DD6D68" w:rsidRPr="00903DBA">
              <w:rPr>
                <w:noProof/>
                <w:webHidden/>
              </w:rPr>
            </w:r>
            <w:r w:rsidR="00DD6D68" w:rsidRPr="00903DBA">
              <w:rPr>
                <w:noProof/>
                <w:webHidden/>
              </w:rPr>
              <w:fldChar w:fldCharType="separate"/>
            </w:r>
            <w:r w:rsidR="00392B3E">
              <w:rPr>
                <w:noProof/>
                <w:webHidden/>
              </w:rPr>
              <w:t>472</w:t>
            </w:r>
            <w:r w:rsidR="00DD6D68" w:rsidRPr="00903DBA">
              <w:rPr>
                <w:noProof/>
                <w:webHidden/>
              </w:rPr>
              <w:fldChar w:fldCharType="end"/>
            </w:r>
          </w:hyperlink>
        </w:p>
        <w:p w14:paraId="35BFC9B8" w14:textId="737140F9" w:rsidR="00DD6D68" w:rsidRPr="00903DBA" w:rsidRDefault="004773EA">
          <w:pPr>
            <w:pStyle w:val="Innehll3"/>
            <w:tabs>
              <w:tab w:val="left" w:pos="1540"/>
              <w:tab w:val="right" w:leader="dot" w:pos="9350"/>
            </w:tabs>
            <w:rPr>
              <w:rFonts w:asciiTheme="minorHAnsi" w:eastAsiaTheme="minorEastAsia" w:hAnsiTheme="minorHAnsi"/>
              <w:noProof/>
              <w:color w:val="auto"/>
              <w:lang w:eastAsia="sv-SE"/>
            </w:rPr>
          </w:pPr>
          <w:hyperlink w:anchor="_Toc57656235" w:history="1">
            <w:r w:rsidR="00DD6D68" w:rsidRPr="00903DBA">
              <w:rPr>
                <w:rStyle w:val="Hyperlnk"/>
                <w:noProof/>
              </w:rPr>
              <w:t>13.29.7.</w:t>
            </w:r>
            <w:r w:rsidR="00DD6D68" w:rsidRPr="00903DBA">
              <w:rPr>
                <w:rFonts w:asciiTheme="minorHAnsi" w:eastAsiaTheme="minorEastAsia" w:hAnsiTheme="minorHAnsi"/>
                <w:noProof/>
                <w:color w:val="auto"/>
                <w:lang w:eastAsia="sv-SE"/>
              </w:rPr>
              <w:tab/>
            </w:r>
            <w:r w:rsidR="00DD6D68" w:rsidRPr="00903DBA">
              <w:rPr>
                <w:rStyle w:val="Hyperlnk"/>
                <w:noProof/>
              </w:rPr>
              <w:t>Memory Management</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_Toc57656235 \h </w:instrText>
            </w:r>
            <w:r w:rsidR="00DD6D68" w:rsidRPr="00903DBA">
              <w:rPr>
                <w:noProof/>
                <w:webHidden/>
              </w:rPr>
            </w:r>
            <w:r w:rsidR="00DD6D68" w:rsidRPr="00903DBA">
              <w:rPr>
                <w:noProof/>
                <w:webHidden/>
              </w:rPr>
              <w:fldChar w:fldCharType="separate"/>
            </w:r>
            <w:r w:rsidR="00392B3E">
              <w:rPr>
                <w:noProof/>
                <w:webHidden/>
              </w:rPr>
              <w:t>473</w:t>
            </w:r>
            <w:r w:rsidR="00DD6D68" w:rsidRPr="00903DBA">
              <w:rPr>
                <w:noProof/>
                <w:webHidden/>
              </w:rPr>
              <w:fldChar w:fldCharType="end"/>
            </w:r>
          </w:hyperlink>
        </w:p>
        <w:p w14:paraId="19AA75CE" w14:textId="71DD9324" w:rsidR="00DD6D68" w:rsidRPr="00903DBA" w:rsidRDefault="004773EA">
          <w:pPr>
            <w:pStyle w:val="Innehll3"/>
            <w:tabs>
              <w:tab w:val="left" w:pos="1540"/>
              <w:tab w:val="right" w:leader="dot" w:pos="9350"/>
            </w:tabs>
            <w:rPr>
              <w:rFonts w:asciiTheme="minorHAnsi" w:eastAsiaTheme="minorEastAsia" w:hAnsiTheme="minorHAnsi"/>
              <w:noProof/>
              <w:color w:val="auto"/>
              <w:lang w:eastAsia="sv-SE"/>
            </w:rPr>
          </w:pPr>
          <w:hyperlink w:anchor="_Toc57656236" w:history="1">
            <w:r w:rsidR="00DD6D68" w:rsidRPr="00903DBA">
              <w:rPr>
                <w:rStyle w:val="Hyperlnk"/>
                <w:noProof/>
              </w:rPr>
              <w:t>13.29.8.</w:t>
            </w:r>
            <w:r w:rsidR="00DD6D68" w:rsidRPr="00903DBA">
              <w:rPr>
                <w:rFonts w:asciiTheme="minorHAnsi" w:eastAsiaTheme="minorEastAsia" w:hAnsiTheme="minorHAnsi"/>
                <w:noProof/>
                <w:color w:val="auto"/>
                <w:lang w:eastAsia="sv-SE"/>
              </w:rPr>
              <w:tab/>
            </w:r>
            <w:r w:rsidR="00DD6D68" w:rsidRPr="00903DBA">
              <w:rPr>
                <w:rStyle w:val="Hyperlnk"/>
                <w:noProof/>
              </w:rPr>
              <w:t>Mathematical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_Toc57656236 \h </w:instrText>
            </w:r>
            <w:r w:rsidR="00DD6D68" w:rsidRPr="00903DBA">
              <w:rPr>
                <w:noProof/>
                <w:webHidden/>
              </w:rPr>
            </w:r>
            <w:r w:rsidR="00DD6D68" w:rsidRPr="00903DBA">
              <w:rPr>
                <w:noProof/>
                <w:webHidden/>
              </w:rPr>
              <w:fldChar w:fldCharType="separate"/>
            </w:r>
            <w:r w:rsidR="00392B3E">
              <w:rPr>
                <w:noProof/>
                <w:webHidden/>
              </w:rPr>
              <w:t>474</w:t>
            </w:r>
            <w:r w:rsidR="00DD6D68" w:rsidRPr="00903DBA">
              <w:rPr>
                <w:noProof/>
                <w:webHidden/>
              </w:rPr>
              <w:fldChar w:fldCharType="end"/>
            </w:r>
          </w:hyperlink>
        </w:p>
        <w:p w14:paraId="3B763122" w14:textId="55CAD1E6" w:rsidR="00DD6D68" w:rsidRPr="00903DBA" w:rsidRDefault="004773EA">
          <w:pPr>
            <w:pStyle w:val="Innehll3"/>
            <w:tabs>
              <w:tab w:val="left" w:pos="1540"/>
              <w:tab w:val="right" w:leader="dot" w:pos="9350"/>
            </w:tabs>
            <w:rPr>
              <w:rFonts w:asciiTheme="minorHAnsi" w:eastAsiaTheme="minorEastAsia" w:hAnsiTheme="minorHAnsi"/>
              <w:noProof/>
              <w:color w:val="auto"/>
              <w:lang w:eastAsia="sv-SE"/>
            </w:rPr>
          </w:pPr>
          <w:hyperlink w:anchor="_Toc57656237" w:history="1">
            <w:r w:rsidR="00DD6D68" w:rsidRPr="00903DBA">
              <w:rPr>
                <w:rStyle w:val="Hyperlnk"/>
                <w:noProof/>
              </w:rPr>
              <w:t>13.29.9.</w:t>
            </w:r>
            <w:r w:rsidR="00DD6D68" w:rsidRPr="00903DBA">
              <w:rPr>
                <w:rFonts w:asciiTheme="minorHAnsi" w:eastAsiaTheme="minorEastAsia" w:hAnsiTheme="minorHAnsi"/>
                <w:noProof/>
                <w:color w:val="auto"/>
                <w:lang w:eastAsia="sv-SE"/>
              </w:rPr>
              <w:tab/>
            </w:r>
            <w:r w:rsidR="00DD6D68" w:rsidRPr="00903DBA">
              <w:rPr>
                <w:rStyle w:val="Hyperlnk"/>
                <w:noProof/>
              </w:rPr>
              <w:t>Long Jumps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_Toc57656237 \h </w:instrText>
            </w:r>
            <w:r w:rsidR="00DD6D68" w:rsidRPr="00903DBA">
              <w:rPr>
                <w:noProof/>
                <w:webHidden/>
              </w:rPr>
            </w:r>
            <w:r w:rsidR="00DD6D68" w:rsidRPr="00903DBA">
              <w:rPr>
                <w:noProof/>
                <w:webHidden/>
              </w:rPr>
              <w:fldChar w:fldCharType="separate"/>
            </w:r>
            <w:r w:rsidR="00392B3E">
              <w:rPr>
                <w:noProof/>
                <w:webHidden/>
              </w:rPr>
              <w:t>474</w:t>
            </w:r>
            <w:r w:rsidR="00DD6D68" w:rsidRPr="00903DBA">
              <w:rPr>
                <w:noProof/>
                <w:webHidden/>
              </w:rPr>
              <w:fldChar w:fldCharType="end"/>
            </w:r>
          </w:hyperlink>
        </w:p>
        <w:p w14:paraId="4047C243" w14:textId="0A9B0652" w:rsidR="00DD6D68" w:rsidRPr="00903DBA" w:rsidRDefault="004773EA">
          <w:pPr>
            <w:pStyle w:val="Innehll3"/>
            <w:tabs>
              <w:tab w:val="left" w:pos="1540"/>
              <w:tab w:val="right" w:leader="dot" w:pos="9350"/>
            </w:tabs>
            <w:rPr>
              <w:rFonts w:asciiTheme="minorHAnsi" w:eastAsiaTheme="minorEastAsia" w:hAnsiTheme="minorHAnsi"/>
              <w:noProof/>
              <w:color w:val="auto"/>
              <w:lang w:eastAsia="sv-SE"/>
            </w:rPr>
          </w:pPr>
          <w:hyperlink w:anchor="_Toc57656238" w:history="1">
            <w:r w:rsidR="00DD6D68" w:rsidRPr="00903DBA">
              <w:rPr>
                <w:rStyle w:val="Hyperlnk"/>
                <w:noProof/>
              </w:rPr>
              <w:t>13.29.10.</w:t>
            </w:r>
            <w:r w:rsidR="00DD6D68" w:rsidRPr="00903DBA">
              <w:rPr>
                <w:rFonts w:asciiTheme="minorHAnsi" w:eastAsiaTheme="minorEastAsia" w:hAnsiTheme="minorHAnsi"/>
                <w:noProof/>
                <w:color w:val="auto"/>
                <w:lang w:eastAsia="sv-SE"/>
              </w:rPr>
              <w:tab/>
            </w:r>
            <w:r w:rsidR="00DD6D68" w:rsidRPr="00903DBA">
              <w:rPr>
                <w:rStyle w:val="Hyperlnk"/>
                <w:noProof/>
              </w:rPr>
              <w:t>Time</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_Toc57656238 \h </w:instrText>
            </w:r>
            <w:r w:rsidR="00DD6D68" w:rsidRPr="00903DBA">
              <w:rPr>
                <w:noProof/>
                <w:webHidden/>
              </w:rPr>
            </w:r>
            <w:r w:rsidR="00DD6D68" w:rsidRPr="00903DBA">
              <w:rPr>
                <w:noProof/>
                <w:webHidden/>
              </w:rPr>
              <w:fldChar w:fldCharType="separate"/>
            </w:r>
            <w:r w:rsidR="00392B3E">
              <w:rPr>
                <w:noProof/>
                <w:webHidden/>
              </w:rPr>
              <w:t>475</w:t>
            </w:r>
            <w:r w:rsidR="00DD6D68" w:rsidRPr="00903DBA">
              <w:rPr>
                <w:noProof/>
                <w:webHidden/>
              </w:rPr>
              <w:fldChar w:fldCharType="end"/>
            </w:r>
          </w:hyperlink>
        </w:p>
        <w:p w14:paraId="1BF4672C" w14:textId="6BCFEB00" w:rsidR="00DD6D68" w:rsidRPr="00903DBA" w:rsidRDefault="004773EA">
          <w:pPr>
            <w:pStyle w:val="Innehll3"/>
            <w:tabs>
              <w:tab w:val="left" w:pos="1540"/>
              <w:tab w:val="right" w:leader="dot" w:pos="9350"/>
            </w:tabs>
            <w:rPr>
              <w:rFonts w:asciiTheme="minorHAnsi" w:eastAsiaTheme="minorEastAsia" w:hAnsiTheme="minorHAnsi"/>
              <w:noProof/>
              <w:color w:val="auto"/>
              <w:lang w:eastAsia="sv-SE"/>
            </w:rPr>
          </w:pPr>
          <w:hyperlink w:anchor="_Toc57656239" w:history="1">
            <w:r w:rsidR="00DD6D68" w:rsidRPr="00903DBA">
              <w:rPr>
                <w:rStyle w:val="Hyperlnk"/>
                <w:noProof/>
              </w:rPr>
              <w:t>13.29.11.</w:t>
            </w:r>
            <w:r w:rsidR="00DD6D68" w:rsidRPr="00903DBA">
              <w:rPr>
                <w:rFonts w:asciiTheme="minorHAnsi" w:eastAsiaTheme="minorEastAsia" w:hAnsiTheme="minorHAnsi"/>
                <w:noProof/>
                <w:color w:val="auto"/>
                <w:lang w:eastAsia="sv-SE"/>
              </w:rPr>
              <w:tab/>
            </w:r>
            <w:r w:rsidR="00DD6D68" w:rsidRPr="00903DBA">
              <w:rPr>
                <w:rStyle w:val="Hyperlnk"/>
                <w:noProof/>
              </w:rPr>
              <w:t>Random Numbers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_Toc57656239 \h </w:instrText>
            </w:r>
            <w:r w:rsidR="00DD6D68" w:rsidRPr="00903DBA">
              <w:rPr>
                <w:noProof/>
                <w:webHidden/>
              </w:rPr>
            </w:r>
            <w:r w:rsidR="00DD6D68" w:rsidRPr="00903DBA">
              <w:rPr>
                <w:noProof/>
                <w:webHidden/>
              </w:rPr>
              <w:fldChar w:fldCharType="separate"/>
            </w:r>
            <w:r w:rsidR="00392B3E">
              <w:rPr>
                <w:noProof/>
                <w:webHidden/>
              </w:rPr>
              <w:t>475</w:t>
            </w:r>
            <w:r w:rsidR="00DD6D68" w:rsidRPr="00903DBA">
              <w:rPr>
                <w:noProof/>
                <w:webHidden/>
              </w:rPr>
              <w:fldChar w:fldCharType="end"/>
            </w:r>
          </w:hyperlink>
        </w:p>
        <w:p w14:paraId="0A26CCDE" w14:textId="552246F4" w:rsidR="00DD6D68" w:rsidRPr="00903DBA" w:rsidRDefault="004773EA">
          <w:pPr>
            <w:pStyle w:val="Innehll3"/>
            <w:tabs>
              <w:tab w:val="left" w:pos="1540"/>
              <w:tab w:val="right" w:leader="dot" w:pos="9350"/>
            </w:tabs>
            <w:rPr>
              <w:rFonts w:asciiTheme="minorHAnsi" w:eastAsiaTheme="minorEastAsia" w:hAnsiTheme="minorHAnsi"/>
              <w:noProof/>
              <w:color w:val="auto"/>
              <w:lang w:eastAsia="sv-SE"/>
            </w:rPr>
          </w:pPr>
          <w:hyperlink w:anchor="_Toc57656240" w:history="1">
            <w:r w:rsidR="00DD6D68" w:rsidRPr="00903DBA">
              <w:rPr>
                <w:rStyle w:val="Hyperlnk"/>
                <w:noProof/>
              </w:rPr>
              <w:t>13.29.12.</w:t>
            </w:r>
            <w:r w:rsidR="00DD6D68" w:rsidRPr="00903DBA">
              <w:rPr>
                <w:rFonts w:asciiTheme="minorHAnsi" w:eastAsiaTheme="minorEastAsia" w:hAnsiTheme="minorHAnsi"/>
                <w:noProof/>
                <w:color w:val="auto"/>
                <w:lang w:eastAsia="sv-SE"/>
              </w:rPr>
              <w:tab/>
            </w:r>
            <w:r w:rsidR="00DD6D68" w:rsidRPr="00903DBA">
              <w:rPr>
                <w:rStyle w:val="Hyperlnk"/>
                <w:noProof/>
              </w:rPr>
              <w:t>Limits of Integral and Floating Types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_Toc57656240 \h </w:instrText>
            </w:r>
            <w:r w:rsidR="00DD6D68" w:rsidRPr="00903DBA">
              <w:rPr>
                <w:noProof/>
                <w:webHidden/>
              </w:rPr>
            </w:r>
            <w:r w:rsidR="00DD6D68" w:rsidRPr="00903DBA">
              <w:rPr>
                <w:noProof/>
                <w:webHidden/>
              </w:rPr>
              <w:fldChar w:fldCharType="separate"/>
            </w:r>
            <w:r w:rsidR="00392B3E">
              <w:rPr>
                <w:noProof/>
                <w:webHidden/>
              </w:rPr>
              <w:t>476</w:t>
            </w:r>
            <w:r w:rsidR="00DD6D68" w:rsidRPr="00903DBA">
              <w:rPr>
                <w:noProof/>
                <w:webHidden/>
              </w:rPr>
              <w:fldChar w:fldCharType="end"/>
            </w:r>
          </w:hyperlink>
        </w:p>
        <w:p w14:paraId="0D8E17E0" w14:textId="3065E3DE" w:rsidR="00DD6D68" w:rsidRPr="00903DBA" w:rsidRDefault="004773EA">
          <w:pPr>
            <w:pStyle w:val="Innehll3"/>
            <w:tabs>
              <w:tab w:val="left" w:pos="1540"/>
              <w:tab w:val="right" w:leader="dot" w:pos="9350"/>
            </w:tabs>
            <w:rPr>
              <w:rFonts w:asciiTheme="minorHAnsi" w:eastAsiaTheme="minorEastAsia" w:hAnsiTheme="minorHAnsi"/>
              <w:noProof/>
              <w:color w:val="auto"/>
              <w:lang w:eastAsia="sv-SE"/>
            </w:rPr>
          </w:pPr>
          <w:hyperlink w:anchor="_Toc57656241" w:history="1">
            <w:r w:rsidR="00DD6D68" w:rsidRPr="00903DBA">
              <w:rPr>
                <w:rStyle w:val="Hyperlnk"/>
                <w:noProof/>
              </w:rPr>
              <w:t>13.29.13.</w:t>
            </w:r>
            <w:r w:rsidR="00DD6D68" w:rsidRPr="00903DBA">
              <w:rPr>
                <w:rFonts w:asciiTheme="minorHAnsi" w:eastAsiaTheme="minorEastAsia" w:hAnsiTheme="minorHAnsi"/>
                <w:noProof/>
                <w:color w:val="auto"/>
                <w:lang w:eastAsia="sv-SE"/>
              </w:rPr>
              <w:tab/>
            </w:r>
            <w:r w:rsidR="00DD6D68" w:rsidRPr="00903DBA">
              <w:rPr>
                <w:rStyle w:val="Hyperlnk"/>
                <w:noProof/>
              </w:rPr>
              <w:t>Character Functions</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_Toc57656241 \h </w:instrText>
            </w:r>
            <w:r w:rsidR="00DD6D68" w:rsidRPr="00903DBA">
              <w:rPr>
                <w:noProof/>
                <w:webHidden/>
              </w:rPr>
            </w:r>
            <w:r w:rsidR="00DD6D68" w:rsidRPr="00903DBA">
              <w:rPr>
                <w:noProof/>
                <w:webHidden/>
              </w:rPr>
              <w:fldChar w:fldCharType="separate"/>
            </w:r>
            <w:r w:rsidR="00392B3E">
              <w:rPr>
                <w:noProof/>
                <w:webHidden/>
              </w:rPr>
              <w:t>476</w:t>
            </w:r>
            <w:r w:rsidR="00DD6D68" w:rsidRPr="00903DBA">
              <w:rPr>
                <w:noProof/>
                <w:webHidden/>
              </w:rPr>
              <w:fldChar w:fldCharType="end"/>
            </w:r>
          </w:hyperlink>
        </w:p>
        <w:p w14:paraId="1F369AD5" w14:textId="6652ABF4" w:rsidR="00DD6D68" w:rsidRPr="00903DBA" w:rsidRDefault="004773EA">
          <w:pPr>
            <w:pStyle w:val="Innehll2"/>
            <w:tabs>
              <w:tab w:val="left" w:pos="1100"/>
              <w:tab w:val="right" w:leader="dot" w:pos="9350"/>
            </w:tabs>
            <w:rPr>
              <w:rFonts w:asciiTheme="minorHAnsi" w:eastAsiaTheme="minorEastAsia" w:hAnsiTheme="minorHAnsi"/>
              <w:noProof/>
              <w:color w:val="auto"/>
              <w:lang w:eastAsia="sv-SE"/>
            </w:rPr>
          </w:pPr>
          <w:hyperlink w:anchor="_Toc57656242" w:history="1">
            <w:r w:rsidR="00DD6D68" w:rsidRPr="00903DBA">
              <w:rPr>
                <w:rStyle w:val="Hyperlnk"/>
                <w:noProof/>
              </w:rPr>
              <w:t>13.30.</w:t>
            </w:r>
            <w:r w:rsidR="00DD6D68" w:rsidRPr="00903DBA">
              <w:rPr>
                <w:rFonts w:asciiTheme="minorHAnsi" w:eastAsiaTheme="minorEastAsia" w:hAnsiTheme="minorHAnsi"/>
                <w:noProof/>
                <w:color w:val="auto"/>
                <w:lang w:eastAsia="sv-SE"/>
              </w:rPr>
              <w:tab/>
            </w:r>
            <w:r w:rsidR="00DD6D68" w:rsidRPr="00903DBA">
              <w:rPr>
                <w:rStyle w:val="Hyperlnk"/>
                <w:noProof/>
              </w:rPr>
              <w:t>Further Reading</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_Toc57656242 \h </w:instrText>
            </w:r>
            <w:r w:rsidR="00DD6D68" w:rsidRPr="00903DBA">
              <w:rPr>
                <w:noProof/>
                <w:webHidden/>
              </w:rPr>
            </w:r>
            <w:r w:rsidR="00DD6D68" w:rsidRPr="00903DBA">
              <w:rPr>
                <w:noProof/>
                <w:webHidden/>
              </w:rPr>
              <w:fldChar w:fldCharType="separate"/>
            </w:r>
            <w:r w:rsidR="00392B3E">
              <w:rPr>
                <w:noProof/>
                <w:webHidden/>
              </w:rPr>
              <w:t>477</w:t>
            </w:r>
            <w:r w:rsidR="00DD6D68" w:rsidRPr="00903DBA">
              <w:rPr>
                <w:noProof/>
                <w:webHidden/>
              </w:rPr>
              <w:fldChar w:fldCharType="end"/>
            </w:r>
          </w:hyperlink>
        </w:p>
        <w:p w14:paraId="0CDEA889" w14:textId="4A937034" w:rsidR="00DD6D68" w:rsidRPr="00903DBA" w:rsidRDefault="004773EA">
          <w:pPr>
            <w:pStyle w:val="Innehll1"/>
            <w:rPr>
              <w:rFonts w:asciiTheme="minorHAnsi" w:eastAsiaTheme="minorEastAsia" w:hAnsiTheme="minorHAnsi"/>
              <w:noProof/>
              <w:color w:val="auto"/>
              <w:lang w:eastAsia="sv-SE"/>
            </w:rPr>
          </w:pPr>
          <w:hyperlink w:anchor="_Toc57656243" w:history="1">
            <w:r w:rsidR="00DD6D68" w:rsidRPr="00903DBA">
              <w:rPr>
                <w:rStyle w:val="Hyperlnk"/>
                <w:noProof/>
              </w:rPr>
              <w:t>Foreword</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_Toc57656243 \h </w:instrText>
            </w:r>
            <w:r w:rsidR="00DD6D68" w:rsidRPr="00903DBA">
              <w:rPr>
                <w:noProof/>
                <w:webHidden/>
              </w:rPr>
            </w:r>
            <w:r w:rsidR="00DD6D68" w:rsidRPr="00903DBA">
              <w:rPr>
                <w:noProof/>
                <w:webHidden/>
              </w:rPr>
              <w:fldChar w:fldCharType="separate"/>
            </w:r>
            <w:r w:rsidR="00392B3E">
              <w:rPr>
                <w:noProof/>
                <w:webHidden/>
              </w:rPr>
              <w:t>478</w:t>
            </w:r>
            <w:r w:rsidR="00DD6D68" w:rsidRPr="00903DBA">
              <w:rPr>
                <w:noProof/>
                <w:webHidden/>
              </w:rPr>
              <w:fldChar w:fldCharType="end"/>
            </w:r>
          </w:hyperlink>
        </w:p>
        <w:p w14:paraId="1D894A0A" w14:textId="54F44A5D" w:rsidR="00CB5140" w:rsidRPr="00903DBA" w:rsidRDefault="00CB5140">
          <w:r w:rsidRPr="00903DBA">
            <w:rPr>
              <w:b/>
              <w:bCs/>
              <w:noProof/>
            </w:rPr>
            <w:fldChar w:fldCharType="end"/>
          </w:r>
        </w:p>
      </w:sdtContent>
    </w:sdt>
    <w:p w14:paraId="07C7297F" w14:textId="0F07AEF4" w:rsidR="00A27525" w:rsidRPr="00903DBA" w:rsidRDefault="00A27525" w:rsidP="00F03D06">
      <w:pPr>
        <w:pStyle w:val="Rubrik1"/>
      </w:pPr>
      <w:bookmarkStart w:id="0" w:name="_Toc57655963"/>
      <w:r w:rsidRPr="00903DBA">
        <w:lastRenderedPageBreak/>
        <w:t>Introduction</w:t>
      </w:r>
      <w:bookmarkEnd w:id="0"/>
    </w:p>
    <w:p w14:paraId="1B32353F" w14:textId="77777777" w:rsidR="00382F96" w:rsidRPr="00903DBA" w:rsidRDefault="00A27525" w:rsidP="00772608">
      <w:r w:rsidRPr="00903DBA">
        <w:t>This is a book about compiler construction. More specifically, about</w:t>
      </w:r>
      <w:r w:rsidR="00382F96" w:rsidRPr="00903DBA">
        <w:t xml:space="preserve"> the construction of</w:t>
      </w:r>
      <w:r w:rsidRPr="00903DBA">
        <w:t xml:space="preserve"> </w:t>
      </w:r>
      <w:r w:rsidR="00F72E85" w:rsidRPr="00903DBA">
        <w:t xml:space="preserve">an optimized </w:t>
      </w:r>
      <w:r w:rsidRPr="00903DBA">
        <w:t xml:space="preserve">compiler for the </w:t>
      </w:r>
      <w:r w:rsidR="00382F96" w:rsidRPr="00903DBA">
        <w:t xml:space="preserve">ANSI </w:t>
      </w:r>
      <w:r w:rsidRPr="00903DBA">
        <w:t>C.</w:t>
      </w:r>
      <w:r w:rsidR="009F010A" w:rsidRPr="00903DBA">
        <w:t xml:space="preserve"> It </w:t>
      </w:r>
      <w:r w:rsidR="00D549CF" w:rsidRPr="00903DBA">
        <w:t xml:space="preserve">can be set to </w:t>
      </w:r>
      <w:r w:rsidR="009F010A" w:rsidRPr="00903DBA">
        <w:t xml:space="preserve">generate </w:t>
      </w:r>
      <w:r w:rsidR="00382F96" w:rsidRPr="00903DBA">
        <w:t>two kinds of target code:</w:t>
      </w:r>
    </w:p>
    <w:p w14:paraId="0F3C61FA" w14:textId="12C3225D" w:rsidR="00382F96" w:rsidRPr="00903DBA" w:rsidRDefault="00382F96" w:rsidP="00477426">
      <w:pPr>
        <w:pStyle w:val="SourceCodeBoxText"/>
        <w:framePr w:wrap="around"/>
      </w:pPr>
      <w:r w:rsidRPr="00903DBA">
        <w:t>A</w:t>
      </w:r>
      <w:r w:rsidR="00CA2E82" w:rsidRPr="00903DBA">
        <w:t xml:space="preserve">ssembly code for the Intel 64-bit Linux system </w:t>
      </w:r>
      <w:r w:rsidRPr="00903DBA">
        <w:t xml:space="preserve">together with a makefile with instructions for further </w:t>
      </w:r>
      <w:r w:rsidR="00E15956" w:rsidRPr="00903DBA">
        <w:t>assemblering</w:t>
      </w:r>
      <w:r w:rsidRPr="00903DBA">
        <w:t xml:space="preserve"> and linking.</w:t>
      </w:r>
    </w:p>
    <w:p w14:paraId="6AB0C8D0" w14:textId="52CEFD73" w:rsidR="00772608" w:rsidRPr="00903DBA" w:rsidRDefault="00382F96" w:rsidP="00477426">
      <w:pPr>
        <w:pStyle w:val="SourceCodeBoxText"/>
        <w:framePr w:wrap="around"/>
      </w:pPr>
      <w:r w:rsidRPr="00903DBA">
        <w:t xml:space="preserve">A file in the .com file format holding assembled and linked code </w:t>
      </w:r>
      <w:r w:rsidR="00CA2E82" w:rsidRPr="00903DBA">
        <w:t>the 16-bit Windows system</w:t>
      </w:r>
      <w:r w:rsidRPr="00903DBA">
        <w:t>, ready to be executed</w:t>
      </w:r>
      <w:r w:rsidR="00DC21CC" w:rsidRPr="00903DBA">
        <w:t xml:space="preserve"> directly</w:t>
      </w:r>
      <w:r w:rsidRPr="00903DBA">
        <w:t>.</w:t>
      </w:r>
    </w:p>
    <w:p w14:paraId="14505094" w14:textId="1FDCE956" w:rsidR="00603361" w:rsidRPr="00903DBA" w:rsidRDefault="003809A0" w:rsidP="00772608">
      <w:pPr>
        <w:pStyle w:val="Rubrik2"/>
      </w:pPr>
      <w:bookmarkStart w:id="1" w:name="_Toc57655964"/>
      <w:r w:rsidRPr="00903DBA">
        <w:t>Overview</w:t>
      </w:r>
      <w:bookmarkEnd w:id="1"/>
    </w:p>
    <w:p w14:paraId="6F92B8DE" w14:textId="14F3BD78" w:rsidR="003D3D82" w:rsidRPr="00903DBA" w:rsidRDefault="003D3D82" w:rsidP="003D3D82">
      <w:r w:rsidRPr="00903DBA">
        <w:t xml:space="preserve">The compiler is </w:t>
      </w:r>
      <w:r w:rsidR="00477E73" w:rsidRPr="00903DBA">
        <w:t>divided</w:t>
      </w:r>
      <w:r w:rsidRPr="00903DBA">
        <w:t xml:space="preserve"> into several phases. The input is ANSI C source code, the output is Linux assembly code</w:t>
      </w:r>
      <w:r w:rsidR="00DC21CC" w:rsidRPr="00903DBA">
        <w:t xml:space="preserve"> or</w:t>
      </w:r>
      <w:r w:rsidR="00D679ED" w:rsidRPr="00903DBA">
        <w:t xml:space="preserve"> Windows </w:t>
      </w:r>
      <w:r w:rsidR="00477E73" w:rsidRPr="00903DBA">
        <w:t xml:space="preserve">executable </w:t>
      </w:r>
      <w:r w:rsidR="00D679ED" w:rsidRPr="00903DBA">
        <w:t>code.</w:t>
      </w:r>
    </w:p>
    <w:p w14:paraId="6DA338F8" w14:textId="496914A9" w:rsidR="00D6706A" w:rsidRPr="00903DBA" w:rsidRDefault="00D6706A" w:rsidP="00E70EEE">
      <w:r w:rsidRPr="00903DBA">
        <w:rPr>
          <w:noProof/>
        </w:rPr>
        <mc:AlternateContent>
          <mc:Choice Requires="wpc">
            <w:drawing>
              <wp:inline distT="0" distB="0" distL="0" distR="0" wp14:anchorId="5F4A7773" wp14:editId="07FBEE8F">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150034" w:rsidRPr="00D2146B" w:rsidRDefault="00150034"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150034" w:rsidRPr="00D2146B" w:rsidRDefault="00150034" w:rsidP="00D6706A">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150034" w:rsidRDefault="00150034"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150034" w:rsidRDefault="00150034" w:rsidP="00942B30">
                              <w:pPr>
                                <w:spacing w:before="60" w:line="256" w:lineRule="auto"/>
                                <w:jc w:val="center"/>
                                <w:rPr>
                                  <w:sz w:val="24"/>
                                  <w:szCs w:val="24"/>
                                </w:rPr>
                              </w:pPr>
                              <w:r>
                                <w:rPr>
                                  <w:rFonts w:eastAsia="Calibri"/>
                                  <w:color w:val="000000"/>
                                  <w:sz w:val="18"/>
                                  <w:szCs w:val="18"/>
                                </w:rPr>
                                <w:t>Parser</w:t>
                              </w:r>
                            </w:p>
                            <w:p w14:paraId="1ABFD117" w14:textId="77777777" w:rsidR="00150034" w:rsidRDefault="00150034"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150034" w:rsidRDefault="00150034" w:rsidP="003727AB">
                              <w:pPr>
                                <w:spacing w:before="60" w:line="254" w:lineRule="auto"/>
                                <w:jc w:val="center"/>
                                <w:rPr>
                                  <w:sz w:val="24"/>
                                  <w:szCs w:val="24"/>
                                </w:rPr>
                              </w:pPr>
                              <w:r>
                                <w:rPr>
                                  <w:rFonts w:eastAsia="Calibri"/>
                                  <w:color w:val="000000"/>
                                  <w:sz w:val="18"/>
                                  <w:szCs w:val="18"/>
                                </w:rPr>
                                <w:t>Scanner</w:t>
                              </w:r>
                            </w:p>
                            <w:p w14:paraId="03FD0412" w14:textId="77777777" w:rsidR="00150034" w:rsidRDefault="00150034"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150034" w:rsidRDefault="00150034"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150034" w:rsidRDefault="00150034" w:rsidP="003567A1">
                              <w:pPr>
                                <w:spacing w:before="0" w:line="252" w:lineRule="auto"/>
                                <w:jc w:val="center"/>
                                <w:rPr>
                                  <w:sz w:val="24"/>
                                  <w:szCs w:val="24"/>
                                </w:rPr>
                              </w:pPr>
                            </w:p>
                            <w:p w14:paraId="217B84F7" w14:textId="77777777" w:rsidR="00150034" w:rsidRDefault="00150034"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150034" w:rsidRDefault="00150034"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150034" w:rsidRPr="00EF6288" w:rsidRDefault="00150034" w:rsidP="001216F7">
                              <w:pPr>
                                <w:spacing w:before="10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150034" w:rsidRDefault="00150034"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150034" w:rsidRDefault="00150034"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150034" w:rsidRDefault="00150034"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150034" w:rsidRPr="00E962F6" w:rsidRDefault="00150034"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150034" w:rsidRDefault="00150034"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094691"/>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06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3E34E71A" w:rsidR="00150034" w:rsidRDefault="00150034" w:rsidP="001A7985">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78953B1D" w:rsidR="00150034" w:rsidRDefault="00150034" w:rsidP="00195278">
                              <w:pPr>
                                <w:spacing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09469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094691"/>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150034" w:rsidRDefault="00150034"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150034" w:rsidRDefault="00150034"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094691"/>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150034" w:rsidRPr="00D2146B" w:rsidRDefault="00150034"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150034" w:rsidRPr="00D2146B" w:rsidRDefault="00150034" w:rsidP="00D6706A">
                        <w:pPr>
                          <w:spacing w:before="0" w:after="0"/>
                          <w:jc w:val="center"/>
                          <w:rPr>
                            <w:sz w:val="18"/>
                            <w:szCs w:val="18"/>
                            <w:lang w:val="sv-SE"/>
                          </w:rPr>
                        </w:pPr>
                        <w:r>
                          <w:rPr>
                            <w:sz w:val="18"/>
                            <w:szCs w:val="18"/>
                            <w:lang w:val="sv-SE"/>
                          </w:rPr>
                          <w:t>ANSI C Source Code</w:t>
                        </w:r>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150034" w:rsidRDefault="00150034"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150034" w:rsidRDefault="00150034" w:rsidP="00942B30">
                        <w:pPr>
                          <w:spacing w:before="60" w:line="256" w:lineRule="auto"/>
                          <w:jc w:val="center"/>
                          <w:rPr>
                            <w:sz w:val="24"/>
                            <w:szCs w:val="24"/>
                          </w:rPr>
                        </w:pPr>
                        <w:r>
                          <w:rPr>
                            <w:rFonts w:eastAsia="Calibri"/>
                            <w:color w:val="000000"/>
                            <w:sz w:val="18"/>
                            <w:szCs w:val="18"/>
                          </w:rPr>
                          <w:t>Parser</w:t>
                        </w:r>
                      </w:p>
                      <w:p w14:paraId="1ABFD117" w14:textId="77777777" w:rsidR="00150034" w:rsidRDefault="00150034"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150034" w:rsidRDefault="00150034" w:rsidP="003727AB">
                        <w:pPr>
                          <w:spacing w:before="60" w:line="254" w:lineRule="auto"/>
                          <w:jc w:val="center"/>
                          <w:rPr>
                            <w:sz w:val="24"/>
                            <w:szCs w:val="24"/>
                          </w:rPr>
                        </w:pPr>
                        <w:r>
                          <w:rPr>
                            <w:rFonts w:eastAsia="Calibri"/>
                            <w:color w:val="000000"/>
                            <w:sz w:val="18"/>
                            <w:szCs w:val="18"/>
                          </w:rPr>
                          <w:t>Scanner</w:t>
                        </w:r>
                      </w:p>
                      <w:p w14:paraId="03FD0412" w14:textId="77777777" w:rsidR="00150034" w:rsidRDefault="00150034"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150034" w:rsidRDefault="00150034"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150034" w:rsidRDefault="00150034" w:rsidP="003567A1">
                        <w:pPr>
                          <w:spacing w:before="0" w:line="252" w:lineRule="auto"/>
                          <w:jc w:val="center"/>
                          <w:rPr>
                            <w:sz w:val="24"/>
                            <w:szCs w:val="24"/>
                          </w:rPr>
                        </w:pPr>
                      </w:p>
                      <w:p w14:paraId="217B84F7" w14:textId="77777777" w:rsidR="00150034" w:rsidRDefault="00150034"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150034" w:rsidRDefault="00150034"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150034" w:rsidRPr="00EF6288" w:rsidRDefault="00150034" w:rsidP="001216F7">
                        <w:pPr>
                          <w:spacing w:before="100" w:after="0" w:line="257" w:lineRule="auto"/>
                          <w:jc w:val="center"/>
                          <w:rPr>
                            <w:sz w:val="24"/>
                            <w:szCs w:val="24"/>
                            <w:lang w:val="sv-SE"/>
                          </w:rPr>
                        </w:pPr>
                        <w:r>
                          <w:rPr>
                            <w:rFonts w:eastAsia="Calibri"/>
                            <w:color w:val="000000"/>
                            <w:sz w:val="18"/>
                            <w:szCs w:val="18"/>
                            <w:lang w:val="sv-SE"/>
                          </w:rPr>
                          <w:t>Middle Code</w:t>
                        </w:r>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150034" w:rsidRDefault="00150034"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150034" w:rsidRDefault="00150034"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150034" w:rsidRDefault="00150034"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150034" w:rsidRPr="00E962F6" w:rsidRDefault="00150034"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150034" w:rsidRDefault="00150034"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0946;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3E34E71A" w:rsidR="00150034" w:rsidRDefault="00150034" w:rsidP="001A7985">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78953B1D" w:rsidR="00150034" w:rsidRDefault="00150034" w:rsidP="00195278">
                        <w:pPr>
                          <w:spacing w:after="0" w:line="252" w:lineRule="auto"/>
                          <w:jc w:val="center"/>
                          <w:rPr>
                            <w:sz w:val="24"/>
                            <w:szCs w:val="24"/>
                          </w:rPr>
                        </w:pPr>
                        <w:r>
                          <w:rPr>
                            <w:rFonts w:eastAsia="Calibri"/>
                            <w:color w:val="000000"/>
                            <w:sz w:val="18"/>
                            <w:szCs w:val="18"/>
                          </w:rPr>
                          <w:t>Object Code</w:t>
                        </w:r>
                      </w:p>
                    </w:txbxContent>
                  </v:textbox>
                </v:shape>
                <v:shape id="Rak pilkoppling 513" o:spid="_x0000_s1059" type="#_x0000_t32" style="position:absolute;left:23444;top:3094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0946;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150034" w:rsidRDefault="00150034"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150034" w:rsidRDefault="00150034"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094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Pr="00903DBA" w:rsidRDefault="00E70EEE" w:rsidP="00E70EEE">
      <w:r w:rsidRPr="00903DBA">
        <w:t>The compiler is made up be a sequence of phases.</w:t>
      </w:r>
    </w:p>
    <w:p w14:paraId="114B11F7" w14:textId="59835CE6" w:rsidR="00541B67" w:rsidRPr="00903DBA" w:rsidRDefault="00541B67" w:rsidP="00E70EEE">
      <w:r w:rsidRPr="00903DBA">
        <w:rPr>
          <w:noProof/>
        </w:rPr>
        <w:lastRenderedPageBreak/>
        <mc:AlternateContent>
          <mc:Choice Requires="wpc">
            <w:drawing>
              <wp:inline distT="0" distB="0" distL="0" distR="0" wp14:anchorId="1F8FC63D" wp14:editId="32507A8F">
                <wp:extent cx="6402070" cy="3336290"/>
                <wp:effectExtent l="0" t="0" r="0" b="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150034" w:rsidRPr="00D2146B" w:rsidRDefault="00150034"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150034" w:rsidRPr="00D2146B" w:rsidRDefault="00150034" w:rsidP="00541B67">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150034" w:rsidRDefault="00150034"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150034" w:rsidRDefault="00150034" w:rsidP="00541B67">
                              <w:pPr>
                                <w:spacing w:before="60" w:line="256" w:lineRule="auto"/>
                                <w:jc w:val="center"/>
                                <w:rPr>
                                  <w:sz w:val="24"/>
                                  <w:szCs w:val="24"/>
                                </w:rPr>
                              </w:pPr>
                              <w:r>
                                <w:rPr>
                                  <w:rFonts w:eastAsia="Calibri"/>
                                  <w:color w:val="000000"/>
                                  <w:sz w:val="18"/>
                                  <w:szCs w:val="18"/>
                                </w:rPr>
                                <w:t>Parser</w:t>
                              </w:r>
                            </w:p>
                            <w:p w14:paraId="738A4637" w14:textId="77777777" w:rsidR="00150034" w:rsidRDefault="00150034"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150034" w:rsidRDefault="00150034" w:rsidP="00541B67">
                              <w:pPr>
                                <w:spacing w:before="60" w:line="254" w:lineRule="auto"/>
                                <w:jc w:val="center"/>
                                <w:rPr>
                                  <w:sz w:val="24"/>
                                  <w:szCs w:val="24"/>
                                </w:rPr>
                              </w:pPr>
                              <w:r>
                                <w:rPr>
                                  <w:rFonts w:eastAsia="Calibri"/>
                                  <w:color w:val="000000"/>
                                  <w:sz w:val="18"/>
                                  <w:szCs w:val="18"/>
                                </w:rPr>
                                <w:t>Scanner</w:t>
                              </w:r>
                            </w:p>
                            <w:p w14:paraId="1FC59E41" w14:textId="77777777" w:rsidR="00150034" w:rsidRDefault="00150034"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150034" w:rsidRDefault="00150034"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150034" w:rsidRDefault="00150034" w:rsidP="00541B67">
                              <w:pPr>
                                <w:spacing w:before="0" w:line="252" w:lineRule="auto"/>
                                <w:jc w:val="center"/>
                                <w:rPr>
                                  <w:sz w:val="24"/>
                                  <w:szCs w:val="24"/>
                                </w:rPr>
                              </w:pPr>
                            </w:p>
                            <w:p w14:paraId="1164C4DA" w14:textId="77777777" w:rsidR="00150034" w:rsidRDefault="00150034"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150034" w:rsidRDefault="00150034"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150034" w:rsidRPr="00EF6288" w:rsidRDefault="00150034" w:rsidP="00287960">
                              <w:pPr>
                                <w:spacing w:before="6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150034" w:rsidRDefault="00150034"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150034" w:rsidRDefault="00150034"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150034" w:rsidRDefault="00150034"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150034" w:rsidRPr="00E962F6" w:rsidRDefault="00150034"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150034" w:rsidRDefault="00150034"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124B34CC" w:rsidR="00150034" w:rsidRDefault="00150034" w:rsidP="00541B67">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2975610" y="2885440"/>
                            <a:ext cx="1082040" cy="375285"/>
                          </a:xfrm>
                          <a:prstGeom prst="rect">
                            <a:avLst/>
                          </a:prstGeom>
                          <a:solidFill>
                            <a:schemeClr val="lt1"/>
                          </a:solidFill>
                          <a:ln w="6350">
                            <a:noFill/>
                          </a:ln>
                        </wps:spPr>
                        <wps:txbx>
                          <w:txbxContent>
                            <w:p w14:paraId="07BB807D" w14:textId="5C0A0CFC" w:rsidR="00150034" w:rsidRDefault="00150034" w:rsidP="00541B67">
                              <w:pPr>
                                <w:spacing w:before="100"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87731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4057650" y="2885440"/>
                            <a:ext cx="901700" cy="361950"/>
                          </a:xfrm>
                          <a:prstGeom prst="rect">
                            <a:avLst/>
                          </a:prstGeom>
                          <a:solidFill>
                            <a:schemeClr val="lt1"/>
                          </a:solidFill>
                          <a:ln w="12700">
                            <a:solidFill>
                              <a:prstClr val="black"/>
                            </a:solidFill>
                          </a:ln>
                        </wps:spPr>
                        <wps:txbx>
                          <w:txbxContent>
                            <w:p w14:paraId="1F325150" w14:textId="77777777" w:rsidR="00150034" w:rsidRDefault="00150034"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139690" y="2885440"/>
                            <a:ext cx="991870" cy="375285"/>
                          </a:xfrm>
                          <a:prstGeom prst="rect">
                            <a:avLst/>
                          </a:prstGeom>
                          <a:solidFill>
                            <a:schemeClr val="lt1"/>
                          </a:solidFill>
                          <a:ln w="6350">
                            <a:noFill/>
                          </a:ln>
                        </wps:spPr>
                        <wps:txbx>
                          <w:txbxContent>
                            <w:p w14:paraId="322BB5ED" w14:textId="77777777" w:rsidR="00150034" w:rsidRDefault="00150034"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95935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62.7pt;mso-position-horizontal-relative:char;mso-position-vertical-relative:line" coordsize="64020,33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">
                <v:shape id="_x0000_s1065" type="#_x0000_t75" style="position:absolute;width:64020;height:33362;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150034" w:rsidRPr="00D2146B" w:rsidRDefault="00150034"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150034" w:rsidRPr="00D2146B" w:rsidRDefault="00150034" w:rsidP="00541B67">
                        <w:pPr>
                          <w:spacing w:before="0" w:after="0"/>
                          <w:jc w:val="center"/>
                          <w:rPr>
                            <w:sz w:val="18"/>
                            <w:szCs w:val="18"/>
                            <w:lang w:val="sv-SE"/>
                          </w:rPr>
                        </w:pPr>
                        <w:r>
                          <w:rPr>
                            <w:sz w:val="18"/>
                            <w:szCs w:val="18"/>
                            <w:lang w:val="sv-SE"/>
                          </w:rPr>
                          <w:t>ANSI C Source Code</w:t>
                        </w:r>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150034" w:rsidRDefault="00150034"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150034" w:rsidRDefault="00150034" w:rsidP="00541B67">
                        <w:pPr>
                          <w:spacing w:before="60" w:line="256" w:lineRule="auto"/>
                          <w:jc w:val="center"/>
                          <w:rPr>
                            <w:sz w:val="24"/>
                            <w:szCs w:val="24"/>
                          </w:rPr>
                        </w:pPr>
                        <w:r>
                          <w:rPr>
                            <w:rFonts w:eastAsia="Calibri"/>
                            <w:color w:val="000000"/>
                            <w:sz w:val="18"/>
                            <w:szCs w:val="18"/>
                          </w:rPr>
                          <w:t>Parser</w:t>
                        </w:r>
                      </w:p>
                      <w:p w14:paraId="738A4637" w14:textId="77777777" w:rsidR="00150034" w:rsidRDefault="00150034"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150034" w:rsidRDefault="00150034" w:rsidP="00541B67">
                        <w:pPr>
                          <w:spacing w:before="60" w:line="254" w:lineRule="auto"/>
                          <w:jc w:val="center"/>
                          <w:rPr>
                            <w:sz w:val="24"/>
                            <w:szCs w:val="24"/>
                          </w:rPr>
                        </w:pPr>
                        <w:r>
                          <w:rPr>
                            <w:rFonts w:eastAsia="Calibri"/>
                            <w:color w:val="000000"/>
                            <w:sz w:val="18"/>
                            <w:szCs w:val="18"/>
                          </w:rPr>
                          <w:t>Scanner</w:t>
                        </w:r>
                      </w:p>
                      <w:p w14:paraId="1FC59E41" w14:textId="77777777" w:rsidR="00150034" w:rsidRDefault="00150034"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150034" w:rsidRDefault="00150034"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150034" w:rsidRDefault="00150034" w:rsidP="00541B67">
                        <w:pPr>
                          <w:spacing w:before="0" w:line="252" w:lineRule="auto"/>
                          <w:jc w:val="center"/>
                          <w:rPr>
                            <w:sz w:val="24"/>
                            <w:szCs w:val="24"/>
                          </w:rPr>
                        </w:pPr>
                      </w:p>
                      <w:p w14:paraId="1164C4DA" w14:textId="77777777" w:rsidR="00150034" w:rsidRDefault="00150034"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150034" w:rsidRDefault="00150034"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150034" w:rsidRPr="00EF6288" w:rsidRDefault="00150034" w:rsidP="00287960">
                        <w:pPr>
                          <w:spacing w:before="60" w:after="0" w:line="257" w:lineRule="auto"/>
                          <w:jc w:val="center"/>
                          <w:rPr>
                            <w:sz w:val="24"/>
                            <w:szCs w:val="24"/>
                            <w:lang w:val="sv-SE"/>
                          </w:rPr>
                        </w:pPr>
                        <w:r>
                          <w:rPr>
                            <w:rFonts w:eastAsia="Calibri"/>
                            <w:color w:val="000000"/>
                            <w:sz w:val="18"/>
                            <w:szCs w:val="18"/>
                            <w:lang w:val="sv-SE"/>
                          </w:rPr>
                          <w:t>Middle Code</w:t>
                        </w:r>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150034" w:rsidRDefault="00150034"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150034" w:rsidRDefault="00150034"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150034" w:rsidRDefault="00150034"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150034" w:rsidRPr="00E962F6" w:rsidRDefault="00150034"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150034" w:rsidRDefault="00150034"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124B34CC" w:rsidR="00150034" w:rsidRDefault="00150034" w:rsidP="00541B67">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96" type="#_x0000_t202" style="position:absolute;left:29756;top:28854;width:10820;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C0A0CFC" w:rsidR="00150034" w:rsidRDefault="00150034" w:rsidP="00541B67">
                        <w:pPr>
                          <w:spacing w:before="100" w:after="0" w:line="252" w:lineRule="auto"/>
                          <w:jc w:val="center"/>
                          <w:rPr>
                            <w:sz w:val="24"/>
                            <w:szCs w:val="24"/>
                          </w:rPr>
                        </w:pPr>
                        <w:r>
                          <w:rPr>
                            <w:rFonts w:eastAsia="Calibri"/>
                            <w:color w:val="000000"/>
                            <w:sz w:val="18"/>
                            <w:szCs w:val="18"/>
                          </w:rPr>
                          <w:t>Object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8773;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40576;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150034" w:rsidRDefault="00150034"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1396;top:28854;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150034" w:rsidRDefault="00150034"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9593;top:306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4ED84996" w14:textId="6CF4C783" w:rsidR="003809A0" w:rsidRPr="00903DBA" w:rsidRDefault="003809A0" w:rsidP="003809A0">
      <w:pPr>
        <w:pStyle w:val="Rubrik2"/>
      </w:pPr>
      <w:bookmarkStart w:id="2" w:name="_Toc57655965"/>
      <w:r w:rsidRPr="00903DBA">
        <w:t>The Compiler Phases</w:t>
      </w:r>
    </w:p>
    <w:p w14:paraId="083B0E30" w14:textId="0BA9690C" w:rsidR="003809A0" w:rsidRPr="00903DBA" w:rsidRDefault="003809A0" w:rsidP="003809A0">
      <w:r w:rsidRPr="00903DBA">
        <w:t>The compiler is made up be a sequence of phases, which each take code in some form and generates more refined code.</w:t>
      </w:r>
    </w:p>
    <w:p w14:paraId="02063268" w14:textId="32DC7744" w:rsidR="00826306" w:rsidRPr="00903DBA" w:rsidRDefault="00EE7565" w:rsidP="000A6768">
      <w:pPr>
        <w:pStyle w:val="Rubrik3"/>
      </w:pPr>
      <w:r w:rsidRPr="00903DBA">
        <w:t>The Preprocessor</w:t>
      </w:r>
      <w:bookmarkEnd w:id="2"/>
    </w:p>
    <w:p w14:paraId="5669FD68" w14:textId="365D73DE" w:rsidR="00396DE9" w:rsidRPr="00903DBA" w:rsidRDefault="00396DE9" w:rsidP="00EA0D62">
      <w:r w:rsidRPr="00903DBA">
        <w:t>As the name implies, the pr</w:t>
      </w:r>
      <w:r w:rsidR="002F250A" w:rsidRPr="00903DBA">
        <w:t>e</w:t>
      </w:r>
      <w:r w:rsidRPr="00903DBA">
        <w:t>processor processes the source code before the actual compilation starts.</w:t>
      </w:r>
      <w:r w:rsidR="008E3E0D" w:rsidRPr="00903DBA">
        <w:t xml:space="preserve"> Its task is to remove comments, include files, replace macros, and perform conditional programming.</w:t>
      </w:r>
      <w:r w:rsidR="008C30DD" w:rsidRPr="00903DBA">
        <w:t xml:space="preserve"> We look into the preprocessor in Appendix</w:t>
      </w:r>
      <w:r w:rsidR="007D7201" w:rsidRPr="00903DBA">
        <w:t xml:space="preserve"> </w:t>
      </w:r>
      <w:r w:rsidR="007D7201" w:rsidRPr="00903DBA">
        <w:fldChar w:fldCharType="begin"/>
      </w:r>
      <w:r w:rsidR="007D7201" w:rsidRPr="00903DBA">
        <w:instrText xml:space="preserve"> REF _Ref54018755 \r \h </w:instrText>
      </w:r>
      <w:r w:rsidR="007D7201" w:rsidRPr="00903DBA">
        <w:fldChar w:fldCharType="separate"/>
      </w:r>
      <w:r w:rsidR="00392B3E">
        <w:t>0</w:t>
      </w:r>
      <w:r w:rsidR="007D7201" w:rsidRPr="00903DBA">
        <w:fldChar w:fldCharType="end"/>
      </w:r>
      <w:r w:rsidR="00C82548" w:rsidRPr="00903DBA">
        <w:t>.</w:t>
      </w:r>
    </w:p>
    <w:p w14:paraId="472BDFFE" w14:textId="1AC7210E" w:rsidR="00653984" w:rsidRPr="00903DBA" w:rsidRDefault="00EE7565" w:rsidP="00D030E2">
      <w:pPr>
        <w:pStyle w:val="Rubrik3"/>
      </w:pPr>
      <w:bookmarkStart w:id="3" w:name="_Toc57655966"/>
      <w:r w:rsidRPr="00903DBA">
        <w:t>Scanning</w:t>
      </w:r>
      <w:bookmarkEnd w:id="3"/>
    </w:p>
    <w:p w14:paraId="793CFDAB" w14:textId="0C189715" w:rsidR="006870AC" w:rsidRPr="00903DBA" w:rsidRDefault="006870AC" w:rsidP="00653984">
      <w:r w:rsidRPr="00903DBA">
        <w:t xml:space="preserve">The scanner is responsible for </w:t>
      </w:r>
      <w:r w:rsidR="000B4BEB" w:rsidRPr="00903DBA">
        <w:t xml:space="preserve">interpreting </w:t>
      </w:r>
      <w:r w:rsidRPr="00903DBA">
        <w:t xml:space="preserve">sequences of characters into </w:t>
      </w:r>
      <w:r w:rsidRPr="00903DBA">
        <w:rPr>
          <w:rStyle w:val="KeyWord0"/>
        </w:rPr>
        <w:t>tokens</w:t>
      </w:r>
      <w:r w:rsidR="00A73998" w:rsidRPr="00903DBA">
        <w:t>:</w:t>
      </w:r>
      <w:r w:rsidRPr="00903DBA">
        <w:t xml:space="preserve"> the least significant parts of the source code. </w:t>
      </w:r>
      <w:r w:rsidR="0016428D" w:rsidRPr="00903DBA">
        <w:t>For instance, the characters ‘i</w:t>
      </w:r>
      <w:r w:rsidR="00916CDC" w:rsidRPr="00903DBA">
        <w:t xml:space="preserve">’ and ‘f’ </w:t>
      </w:r>
      <w:r w:rsidR="00AF2F75" w:rsidRPr="00903DBA">
        <w:t>are</w:t>
      </w:r>
      <w:r w:rsidR="00916CDC" w:rsidRPr="00903DBA">
        <w:t xml:space="preserve"> interpreted as the keyword </w:t>
      </w:r>
      <w:r w:rsidR="00916CDC" w:rsidRPr="00903DBA">
        <w:rPr>
          <w:rStyle w:val="KeyWord0"/>
        </w:rPr>
        <w:t>if</w:t>
      </w:r>
      <w:r w:rsidR="00916CDC" w:rsidRPr="00903DBA">
        <w:t xml:space="preserve"> and the</w:t>
      </w:r>
      <w:r w:rsidR="00E56A27" w:rsidRPr="00903DBA">
        <w:t xml:space="preserve"> characters ‘</w:t>
      </w:r>
      <w:r w:rsidR="00642326" w:rsidRPr="00903DBA">
        <w:t>3</w:t>
      </w:r>
      <w:r w:rsidR="00E56A27" w:rsidRPr="00903DBA">
        <w:t>’, ‘</w:t>
      </w:r>
      <w:r w:rsidR="00642326" w:rsidRPr="00903DBA">
        <w:t>.</w:t>
      </w:r>
      <w:r w:rsidR="00E56A27" w:rsidRPr="00903DBA">
        <w:t xml:space="preserve">’, </w:t>
      </w:r>
      <w:r w:rsidR="00642326" w:rsidRPr="00903DBA">
        <w:t>‘1’</w:t>
      </w:r>
      <w:r w:rsidR="000B4BEB" w:rsidRPr="00903DBA">
        <w:t>,</w:t>
      </w:r>
      <w:r w:rsidR="00642326" w:rsidRPr="00903DBA">
        <w:t xml:space="preserve"> </w:t>
      </w:r>
      <w:r w:rsidR="00E56A27" w:rsidRPr="00903DBA">
        <w:t>and ‘</w:t>
      </w:r>
      <w:r w:rsidR="00642326" w:rsidRPr="00903DBA">
        <w:t>4</w:t>
      </w:r>
      <w:r w:rsidR="00E56A27" w:rsidRPr="00903DBA">
        <w:t>’ are</w:t>
      </w:r>
      <w:r w:rsidR="00916CDC" w:rsidRPr="00903DBA">
        <w:t xml:space="preserve"> interpreted as the </w:t>
      </w:r>
      <w:r w:rsidR="00642326" w:rsidRPr="00903DBA">
        <w:t>floating</w:t>
      </w:r>
      <w:r w:rsidR="008C30DD" w:rsidRPr="00903DBA">
        <w:t>-point</w:t>
      </w:r>
      <w:r w:rsidR="00642326" w:rsidRPr="00903DBA">
        <w:t xml:space="preserve"> value 3.14</w:t>
      </w:r>
      <w:r w:rsidR="00916CDC" w:rsidRPr="00903DBA">
        <w:t>.</w:t>
      </w:r>
    </w:p>
    <w:p w14:paraId="70210504" w14:textId="70FD938E" w:rsidR="000B4BEB" w:rsidRPr="00903DBA" w:rsidRDefault="000B4BEB" w:rsidP="00D030E2">
      <w:pPr>
        <w:pStyle w:val="Rubrik3"/>
      </w:pPr>
      <w:bookmarkStart w:id="4" w:name="_Toc57655967"/>
      <w:r w:rsidRPr="00903DBA">
        <w:t>Parsing</w:t>
      </w:r>
      <w:r w:rsidR="00BC1897" w:rsidRPr="00903DBA">
        <w:t xml:space="preserve"> and Middle Code Generation</w:t>
      </w:r>
      <w:bookmarkEnd w:id="4"/>
    </w:p>
    <w:p w14:paraId="542900B5" w14:textId="4BFCD0B4" w:rsidR="00BC3722" w:rsidRPr="00903DBA" w:rsidRDefault="00AD34C4" w:rsidP="00653984">
      <w:r w:rsidRPr="00903DBA">
        <w:t xml:space="preserve">Every programming language has a syntax, </w:t>
      </w:r>
      <w:r w:rsidR="0098058B" w:rsidRPr="00903DBA">
        <w:t xml:space="preserve">that describes the form of the code. In this book, the syntax is defined </w:t>
      </w:r>
      <w:r w:rsidR="00197130" w:rsidRPr="00903DBA">
        <w:t xml:space="preserve">a </w:t>
      </w:r>
      <w:r w:rsidRPr="00903DBA">
        <w:rPr>
          <w:rStyle w:val="KeyWord0"/>
        </w:rPr>
        <w:t>grammar</w:t>
      </w:r>
      <w:r w:rsidR="00A73998" w:rsidRPr="00903DBA">
        <w:t xml:space="preserve">, described in Appendix </w:t>
      </w:r>
      <w:r w:rsidR="00A73998" w:rsidRPr="00903DBA">
        <w:fldChar w:fldCharType="begin"/>
      </w:r>
      <w:r w:rsidR="00A73998" w:rsidRPr="00903DBA">
        <w:instrText xml:space="preserve"> REF _Ref57656298 \r \h </w:instrText>
      </w:r>
      <w:r w:rsidR="00A73998" w:rsidRPr="00903DBA">
        <w:fldChar w:fldCharType="separate"/>
      </w:r>
      <w:r w:rsidR="00392B3E">
        <w:t>14.14</w:t>
      </w:r>
      <w:r w:rsidR="00A73998" w:rsidRPr="00903DBA">
        <w:fldChar w:fldCharType="end"/>
      </w:r>
      <w:r w:rsidR="003320A4" w:rsidRPr="00903DBA">
        <w:t xml:space="preserve"> </w:t>
      </w:r>
      <w:r w:rsidRPr="00903DBA">
        <w:t xml:space="preserve">The parser checks whether the source code </w:t>
      </w:r>
      <w:r w:rsidR="007B72BA" w:rsidRPr="00903DBA">
        <w:t xml:space="preserve">is correct with regard to the </w:t>
      </w:r>
      <w:r w:rsidRPr="00903DBA">
        <w:t>grammar</w:t>
      </w:r>
      <w:r w:rsidR="00FC005A" w:rsidRPr="00903DBA">
        <w:t xml:space="preserve"> by requesting toke</w:t>
      </w:r>
      <w:r w:rsidR="007B72BA" w:rsidRPr="00903DBA">
        <w:t>n</w:t>
      </w:r>
      <w:r w:rsidR="00FC005A" w:rsidRPr="00903DBA">
        <w:t>s from the scanner when needed.</w:t>
      </w:r>
      <w:r w:rsidRPr="00903DBA">
        <w:t xml:space="preserve"> </w:t>
      </w:r>
      <w:r w:rsidR="0076639A" w:rsidRPr="00903DBA">
        <w:t xml:space="preserve">When the </w:t>
      </w:r>
      <w:r w:rsidR="003320A4" w:rsidRPr="00903DBA">
        <w:t xml:space="preserve">declarations </w:t>
      </w:r>
      <w:r w:rsidR="0076639A" w:rsidRPr="00903DBA">
        <w:t xml:space="preserve">are parsed the </w:t>
      </w:r>
      <w:r w:rsidR="0076639A" w:rsidRPr="00903DBA">
        <w:rPr>
          <w:rStyle w:val="KeyWord0"/>
        </w:rPr>
        <w:t>symbol</w:t>
      </w:r>
      <w:r w:rsidR="0076639A" w:rsidRPr="00903DBA">
        <w:t xml:space="preserve"> </w:t>
      </w:r>
      <w:r w:rsidR="0076639A" w:rsidRPr="00903DBA">
        <w:rPr>
          <w:rStyle w:val="KeyWord0"/>
        </w:rPr>
        <w:t>table</w:t>
      </w:r>
      <w:r w:rsidR="0076639A" w:rsidRPr="00903DBA">
        <w:t xml:space="preserve"> </w:t>
      </w:r>
      <w:r w:rsidR="008008CF" w:rsidRPr="00903DBA">
        <w:t>is generated, which holds information of variables, types, and functions</w:t>
      </w:r>
      <w:r w:rsidR="00DD63ED" w:rsidRPr="00903DBA">
        <w:t>.</w:t>
      </w:r>
      <w:r w:rsidR="008008CF" w:rsidRPr="00903DBA">
        <w:t xml:space="preserve"> </w:t>
      </w:r>
      <w:r w:rsidR="00BC3722" w:rsidRPr="00903DBA">
        <w:t xml:space="preserve">The </w:t>
      </w:r>
      <w:r w:rsidR="00BC3722" w:rsidRPr="00903DBA">
        <w:rPr>
          <w:rStyle w:val="KeyWord0"/>
        </w:rPr>
        <w:t>type</w:t>
      </w:r>
      <w:r w:rsidR="00BC3722" w:rsidRPr="00903DBA">
        <w:t xml:space="preserve"> </w:t>
      </w:r>
      <w:r w:rsidR="00BC3722" w:rsidRPr="00903DBA">
        <w:rPr>
          <w:rStyle w:val="KeyWord0"/>
        </w:rPr>
        <w:t>system</w:t>
      </w:r>
      <w:r w:rsidR="00BC3722" w:rsidRPr="00903DBA">
        <w:t xml:space="preserve"> is also used to perform </w:t>
      </w:r>
      <w:r w:rsidR="008008CF" w:rsidRPr="00903DBA">
        <w:t xml:space="preserve">type checking and type </w:t>
      </w:r>
      <w:r w:rsidR="007B72BA" w:rsidRPr="00903DBA">
        <w:t>castings</w:t>
      </w:r>
      <w:r w:rsidR="00BC3722" w:rsidRPr="00903DBA">
        <w:t xml:space="preserve">. </w:t>
      </w:r>
      <w:r w:rsidR="00AB1B1F" w:rsidRPr="00903DBA">
        <w:t xml:space="preserve">The </w:t>
      </w:r>
      <w:r w:rsidR="00490080" w:rsidRPr="00903DBA">
        <w:t>output</w:t>
      </w:r>
      <w:r w:rsidR="001B36BD" w:rsidRPr="00903DBA">
        <w:t xml:space="preserve"> of the parser is </w:t>
      </w:r>
      <w:r w:rsidR="00EF23EC" w:rsidRPr="00903DBA">
        <w:t xml:space="preserve">a </w:t>
      </w:r>
      <w:r w:rsidR="00BC3722" w:rsidRPr="00903DBA">
        <w:t xml:space="preserve">sequence of </w:t>
      </w:r>
      <w:r w:rsidR="00BC3722" w:rsidRPr="00903DBA">
        <w:rPr>
          <w:rStyle w:val="KeyWord0"/>
        </w:rPr>
        <w:t>middle</w:t>
      </w:r>
      <w:r w:rsidR="00BC3722" w:rsidRPr="00903DBA">
        <w:t xml:space="preserve"> </w:t>
      </w:r>
      <w:r w:rsidR="00BC3722" w:rsidRPr="00903DBA">
        <w:rPr>
          <w:rStyle w:val="KeyWord0"/>
        </w:rPr>
        <w:t>code</w:t>
      </w:r>
      <w:r w:rsidR="00BC3722" w:rsidRPr="00903DBA">
        <w:t xml:space="preserve">. As the name implies, the middle code is </w:t>
      </w:r>
      <w:r w:rsidR="003552CF" w:rsidRPr="00903DBA">
        <w:t xml:space="preserve">a simple notation holding the code between the parsing and the </w:t>
      </w:r>
      <w:r w:rsidR="005B6D4B" w:rsidRPr="00903DBA">
        <w:t xml:space="preserve">final target </w:t>
      </w:r>
      <w:r w:rsidR="003552CF" w:rsidRPr="00903DBA">
        <w:t>code generation.</w:t>
      </w:r>
      <w:r w:rsidR="00F04729" w:rsidRPr="00903DBA">
        <w:t xml:space="preserve"> More specifically, each instruction can refer to three values at most; therefore, the middle code notation is called </w:t>
      </w:r>
      <w:r w:rsidR="00F04729" w:rsidRPr="00903DBA">
        <w:rPr>
          <w:rStyle w:val="KeyWord0"/>
        </w:rPr>
        <w:t>three</w:t>
      </w:r>
      <w:r w:rsidR="00F04729" w:rsidRPr="00903DBA">
        <w:t>-</w:t>
      </w:r>
      <w:r w:rsidR="00F04729" w:rsidRPr="00903DBA">
        <w:rPr>
          <w:rStyle w:val="KeyWord0"/>
        </w:rPr>
        <w:t>address</w:t>
      </w:r>
      <w:r w:rsidR="00F04729" w:rsidRPr="00903DBA">
        <w:t>-</w:t>
      </w:r>
      <w:r w:rsidR="00F04729" w:rsidRPr="00903DBA">
        <w:rPr>
          <w:rStyle w:val="KeyWord0"/>
        </w:rPr>
        <w:t>code</w:t>
      </w:r>
      <w:r w:rsidR="00F04729" w:rsidRPr="00903DBA">
        <w:t>.</w:t>
      </w:r>
    </w:p>
    <w:p w14:paraId="60C67483" w14:textId="09988065" w:rsidR="00E21BF8" w:rsidRPr="00903DBA" w:rsidRDefault="00402ED2" w:rsidP="00653984">
      <w:r w:rsidRPr="00903DBA">
        <w:t xml:space="preserve">Below is an example of how a sample of C code is translated into the middle code.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53828" w:rsidRPr="00903DBA" w14:paraId="15FC1746" w14:textId="77777777" w:rsidTr="00553828">
        <w:tc>
          <w:tcPr>
            <w:tcW w:w="4675" w:type="dxa"/>
          </w:tcPr>
          <w:p w14:paraId="717A5D01" w14:textId="77777777" w:rsidR="005B4608" w:rsidRPr="00903DBA" w:rsidRDefault="005B4608" w:rsidP="00553828">
            <w:pPr>
              <w:pStyle w:val="Code"/>
            </w:pPr>
          </w:p>
          <w:p w14:paraId="30FC70E1" w14:textId="77777777" w:rsidR="005B4608" w:rsidRPr="00903DBA" w:rsidRDefault="005B4608" w:rsidP="00553828">
            <w:pPr>
              <w:pStyle w:val="Code"/>
            </w:pPr>
          </w:p>
          <w:p w14:paraId="35162CF2" w14:textId="5F8346AC" w:rsidR="00553828" w:rsidRPr="00903DBA" w:rsidRDefault="00553828" w:rsidP="00553828">
            <w:pPr>
              <w:pStyle w:val="Code"/>
            </w:pPr>
            <w:r w:rsidRPr="00903DBA">
              <w:t>if (a &lt; b)</w:t>
            </w:r>
          </w:p>
          <w:p w14:paraId="2EC7187B" w14:textId="75B41358" w:rsidR="00553828" w:rsidRPr="00903DBA" w:rsidRDefault="00553828" w:rsidP="00553828">
            <w:pPr>
              <w:pStyle w:val="Code"/>
            </w:pPr>
            <w:r w:rsidRPr="00903DBA">
              <w:t xml:space="preserve">   a = -b;</w:t>
            </w:r>
          </w:p>
          <w:p w14:paraId="7C130A32" w14:textId="5DBF6026" w:rsidR="00553828" w:rsidRPr="00903DBA" w:rsidRDefault="00553828" w:rsidP="00553828">
            <w:pPr>
              <w:pStyle w:val="Code"/>
            </w:pPr>
            <w:r w:rsidRPr="00903DBA">
              <w:t xml:space="preserve"> else</w:t>
            </w:r>
          </w:p>
          <w:p w14:paraId="2702F4FC" w14:textId="15A6AEB7" w:rsidR="00553828" w:rsidRPr="00903DBA" w:rsidRDefault="00553828" w:rsidP="00553828">
            <w:pPr>
              <w:pStyle w:val="Code"/>
            </w:pPr>
            <w:r w:rsidRPr="00903DBA">
              <w:t xml:space="preserve">   b = -a;</w:t>
            </w:r>
          </w:p>
        </w:tc>
        <w:tc>
          <w:tcPr>
            <w:tcW w:w="4675" w:type="dxa"/>
          </w:tcPr>
          <w:p w14:paraId="377D3A45" w14:textId="0EECFEC0" w:rsidR="00553828" w:rsidRPr="00903DBA" w:rsidRDefault="00553828" w:rsidP="00553828">
            <w:pPr>
              <w:pStyle w:val="Code"/>
            </w:pPr>
            <w:r w:rsidRPr="00903DBA">
              <w:t>1. if a &lt; b goto 3</w:t>
            </w:r>
          </w:p>
          <w:p w14:paraId="5A3130EC" w14:textId="3FE01CB4" w:rsidR="00553828" w:rsidRPr="00903DBA" w:rsidRDefault="00553828" w:rsidP="00553828">
            <w:pPr>
              <w:pStyle w:val="Code"/>
            </w:pPr>
            <w:r w:rsidRPr="00903DBA">
              <w:t xml:space="preserve">2. goto </w:t>
            </w:r>
            <w:r w:rsidR="00E21BF8" w:rsidRPr="00903DBA">
              <w:t>5</w:t>
            </w:r>
          </w:p>
          <w:p w14:paraId="6D7F1C17" w14:textId="77777777" w:rsidR="00553828" w:rsidRPr="00903DBA" w:rsidRDefault="00553828" w:rsidP="00553828">
            <w:pPr>
              <w:pStyle w:val="Code"/>
            </w:pPr>
            <w:r w:rsidRPr="00903DBA">
              <w:t>3. a = -b;</w:t>
            </w:r>
          </w:p>
          <w:p w14:paraId="3E704A21" w14:textId="033381FC" w:rsidR="00553828" w:rsidRPr="00903DBA" w:rsidRDefault="00553828" w:rsidP="00553828">
            <w:pPr>
              <w:pStyle w:val="Code"/>
            </w:pPr>
            <w:r w:rsidRPr="00903DBA">
              <w:t xml:space="preserve">4. goto </w:t>
            </w:r>
            <w:r w:rsidR="00E21BF8" w:rsidRPr="00903DBA">
              <w:t>6</w:t>
            </w:r>
          </w:p>
          <w:p w14:paraId="4CDB90EF" w14:textId="77777777" w:rsidR="00553828" w:rsidRPr="00903DBA" w:rsidRDefault="00553828" w:rsidP="00553828">
            <w:pPr>
              <w:pStyle w:val="Code"/>
            </w:pPr>
            <w:r w:rsidRPr="00903DBA">
              <w:t>5. b = -a</w:t>
            </w:r>
          </w:p>
          <w:p w14:paraId="2C2EAEFE" w14:textId="3068511D" w:rsidR="00E21BF8" w:rsidRPr="00903DBA" w:rsidRDefault="00E21BF8" w:rsidP="00553828">
            <w:pPr>
              <w:pStyle w:val="Code"/>
            </w:pPr>
            <w:r w:rsidRPr="00903DBA">
              <w:t>6. ...</w:t>
            </w:r>
          </w:p>
        </w:tc>
      </w:tr>
      <w:tr w:rsidR="00553828" w:rsidRPr="00903DBA" w14:paraId="0BEA8C3F" w14:textId="77777777" w:rsidTr="00553828">
        <w:tc>
          <w:tcPr>
            <w:tcW w:w="4675" w:type="dxa"/>
          </w:tcPr>
          <w:p w14:paraId="03159979" w14:textId="4FF95FD3" w:rsidR="00553828" w:rsidRPr="00903DBA" w:rsidRDefault="00553828" w:rsidP="00553828">
            <w:r w:rsidRPr="00903DBA">
              <w:t>(a) C code</w:t>
            </w:r>
          </w:p>
        </w:tc>
        <w:tc>
          <w:tcPr>
            <w:tcW w:w="4675" w:type="dxa"/>
          </w:tcPr>
          <w:p w14:paraId="6EAD5D8B" w14:textId="26A6A718" w:rsidR="00553828" w:rsidRPr="00903DBA" w:rsidRDefault="00553828" w:rsidP="00553828">
            <w:r w:rsidRPr="00903DBA">
              <w:t>(b) Middle code</w:t>
            </w:r>
          </w:p>
        </w:tc>
      </w:tr>
    </w:tbl>
    <w:p w14:paraId="10C99F94" w14:textId="08AE175C" w:rsidR="00903DBA" w:rsidRDefault="00903DBA" w:rsidP="00903DBA">
      <w:bookmarkStart w:id="5" w:name="_Toc57655968"/>
      <w:r>
        <w:t xml:space="preserve">As each middle code instruction can refer to three values at the most, we introduce </w:t>
      </w:r>
      <w:r w:rsidRPr="00643685">
        <w:rPr>
          <w:rStyle w:val="KeyWord0"/>
        </w:rPr>
        <w:t>temporary</w:t>
      </w:r>
      <w:r>
        <w:t xml:space="preserve"> </w:t>
      </w:r>
      <w:r w:rsidRPr="00643685">
        <w:rPr>
          <w:rStyle w:val="KeyWord0"/>
        </w:rPr>
        <w:t>values</w:t>
      </w:r>
      <w:r>
        <w:t xml:space="preserve"> to hold sub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03DBA" w:rsidRPr="00903DBA" w14:paraId="7A18B0FC" w14:textId="77777777" w:rsidTr="006601CE">
        <w:tc>
          <w:tcPr>
            <w:tcW w:w="4675" w:type="dxa"/>
          </w:tcPr>
          <w:p w14:paraId="0DE466F0" w14:textId="77777777" w:rsidR="00903DBA" w:rsidRDefault="00903DBA" w:rsidP="006601CE">
            <w:pPr>
              <w:pStyle w:val="Code"/>
            </w:pPr>
          </w:p>
          <w:p w14:paraId="59896E36" w14:textId="77777777" w:rsidR="00903DBA" w:rsidRDefault="00903DBA" w:rsidP="006601CE">
            <w:pPr>
              <w:pStyle w:val="Code"/>
            </w:pPr>
          </w:p>
          <w:p w14:paraId="63B86866" w14:textId="77777777" w:rsidR="00903DBA" w:rsidRDefault="00903DBA" w:rsidP="006601CE">
            <w:pPr>
              <w:pStyle w:val="Code"/>
            </w:pPr>
          </w:p>
          <w:p w14:paraId="0A76C0F4" w14:textId="717949B5" w:rsidR="00903DBA" w:rsidRPr="00903DBA" w:rsidRDefault="00903DBA" w:rsidP="006601CE">
            <w:pPr>
              <w:pStyle w:val="Code"/>
            </w:pPr>
            <w:r>
              <w:t>x = (a + b) * (c - d)</w:t>
            </w:r>
            <w:r w:rsidR="006601CE">
              <w:t>;</w:t>
            </w:r>
          </w:p>
        </w:tc>
        <w:tc>
          <w:tcPr>
            <w:tcW w:w="4675" w:type="dxa"/>
          </w:tcPr>
          <w:p w14:paraId="08D50CA9" w14:textId="62A806E6" w:rsidR="00903DBA" w:rsidRPr="00903DBA" w:rsidRDefault="00903DBA" w:rsidP="006601CE">
            <w:pPr>
              <w:pStyle w:val="Code"/>
            </w:pPr>
            <w:r w:rsidRPr="00903DBA">
              <w:t xml:space="preserve">1. </w:t>
            </w:r>
            <w:r>
              <w:t>t</w:t>
            </w:r>
            <w:r w:rsidR="00B622AB">
              <w:t>emp</w:t>
            </w:r>
            <w:r>
              <w:t>1 = a + b</w:t>
            </w:r>
          </w:p>
          <w:p w14:paraId="705375D3" w14:textId="5929E793" w:rsidR="00903DBA" w:rsidRPr="00903DBA" w:rsidRDefault="00903DBA" w:rsidP="006601CE">
            <w:pPr>
              <w:pStyle w:val="Code"/>
            </w:pPr>
            <w:r w:rsidRPr="00903DBA">
              <w:t xml:space="preserve">2. </w:t>
            </w:r>
            <w:r>
              <w:t>t</w:t>
            </w:r>
            <w:r w:rsidR="00B622AB">
              <w:t>emp</w:t>
            </w:r>
            <w:r>
              <w:t>2 = c - d</w:t>
            </w:r>
          </w:p>
          <w:p w14:paraId="4CDC15F7" w14:textId="34878B30" w:rsidR="00903DBA" w:rsidRPr="00903DBA" w:rsidRDefault="00903DBA" w:rsidP="006601CE">
            <w:pPr>
              <w:pStyle w:val="Code"/>
            </w:pPr>
            <w:r w:rsidRPr="00903DBA">
              <w:t xml:space="preserve">3. </w:t>
            </w:r>
            <w:r>
              <w:t>t</w:t>
            </w:r>
            <w:r w:rsidR="00B622AB">
              <w:t>emp</w:t>
            </w:r>
            <w:r>
              <w:t>3 = t</w:t>
            </w:r>
            <w:r w:rsidR="00B622AB">
              <w:t>emp</w:t>
            </w:r>
            <w:r>
              <w:t>1 * t</w:t>
            </w:r>
            <w:r w:rsidR="00B622AB">
              <w:t>emp</w:t>
            </w:r>
            <w:r>
              <w:t>2</w:t>
            </w:r>
          </w:p>
          <w:p w14:paraId="0FCB0202" w14:textId="1444C768" w:rsidR="00903DBA" w:rsidRPr="00903DBA" w:rsidRDefault="00903DBA" w:rsidP="006601CE">
            <w:pPr>
              <w:pStyle w:val="Code"/>
            </w:pPr>
            <w:r w:rsidRPr="00903DBA">
              <w:t xml:space="preserve">4. </w:t>
            </w:r>
            <w:r>
              <w:t>x = t</w:t>
            </w:r>
            <w:r w:rsidR="00B622AB">
              <w:t>em</w:t>
            </w:r>
            <w:r w:rsidR="00AC3FF7">
              <w:t>p</w:t>
            </w:r>
            <w:r>
              <w:t>3</w:t>
            </w:r>
          </w:p>
        </w:tc>
      </w:tr>
      <w:tr w:rsidR="00903DBA" w:rsidRPr="00903DBA" w14:paraId="5D55D58B" w14:textId="77777777" w:rsidTr="006601CE">
        <w:tc>
          <w:tcPr>
            <w:tcW w:w="4675" w:type="dxa"/>
          </w:tcPr>
          <w:p w14:paraId="204A9E79" w14:textId="77777777" w:rsidR="00903DBA" w:rsidRPr="00903DBA" w:rsidRDefault="00903DBA" w:rsidP="006601CE">
            <w:r w:rsidRPr="00903DBA">
              <w:t>(a) C code</w:t>
            </w:r>
          </w:p>
        </w:tc>
        <w:tc>
          <w:tcPr>
            <w:tcW w:w="4675" w:type="dxa"/>
          </w:tcPr>
          <w:p w14:paraId="69AE4339" w14:textId="77777777" w:rsidR="00903DBA" w:rsidRPr="00903DBA" w:rsidRDefault="00903DBA" w:rsidP="006601CE">
            <w:r w:rsidRPr="00903DBA">
              <w:t>(b) Middle code</w:t>
            </w:r>
          </w:p>
        </w:tc>
      </w:tr>
    </w:tbl>
    <w:p w14:paraId="7167A1D9" w14:textId="212306A5" w:rsidR="00FE0307" w:rsidRPr="00903DBA" w:rsidRDefault="00EE7565" w:rsidP="00EE7565">
      <w:pPr>
        <w:pStyle w:val="Rubrik3"/>
      </w:pPr>
      <w:r w:rsidRPr="00903DBA">
        <w:t>Middle Code Optimization</w:t>
      </w:r>
      <w:bookmarkEnd w:id="5"/>
    </w:p>
    <w:p w14:paraId="6647956C" w14:textId="6314F17B" w:rsidR="00E60C50" w:rsidRPr="00903DBA" w:rsidRDefault="0033564D" w:rsidP="005A4120">
      <w:r w:rsidRPr="00903DBA">
        <w:t xml:space="preserve">The purpose of the middle code optimization phase is to </w:t>
      </w:r>
      <w:r w:rsidR="00AB75CE" w:rsidRPr="00903DBA">
        <w:t>m</w:t>
      </w:r>
      <w:r w:rsidR="006B534E" w:rsidRPr="00903DBA">
        <w:t>ake the middle code more effective</w:t>
      </w:r>
      <w:r w:rsidR="00B76B61" w:rsidRPr="00903DBA">
        <w:t>, to provide for more effective assembly code generation.</w:t>
      </w:r>
      <w:r w:rsidR="006B534E" w:rsidRPr="00903DBA">
        <w:t xml:space="preserve"> </w:t>
      </w:r>
      <w:r w:rsidR="000B355C" w:rsidRPr="00903DBA">
        <w:t>Reduction of condition jumps is one example of such optimization</w:t>
      </w:r>
      <w:r w:rsidR="00110AFB" w:rsidRPr="00903DBA">
        <w:t xml:space="preserve">. </w:t>
      </w:r>
      <w:r w:rsidR="000771D5" w:rsidRPr="00903DBA">
        <w:t>For instance, b</w:t>
      </w:r>
      <w:r w:rsidR="00110AFB" w:rsidRPr="00903DBA">
        <w:t xml:space="preserve">y swapping the </w:t>
      </w:r>
      <w:r w:rsidR="00DA217C" w:rsidRPr="00903DBA">
        <w:t>condition</w:t>
      </w:r>
      <w:r w:rsidR="00DA7496" w:rsidRPr="00903DBA">
        <w:t xml:space="preserve"> in </w:t>
      </w:r>
      <w:r w:rsidR="005B2269" w:rsidRPr="00903DBA">
        <w:rPr>
          <w:rStyle w:val="KeyWord0"/>
        </w:rPr>
        <w:t>if</w:t>
      </w:r>
      <w:r w:rsidR="005B2269" w:rsidRPr="00903DBA">
        <w:t xml:space="preserve"> statement of </w:t>
      </w:r>
      <w:r w:rsidR="00DA7496" w:rsidRPr="00903DBA">
        <w:t xml:space="preserve">the </w:t>
      </w:r>
      <w:r w:rsidR="005B2269" w:rsidRPr="00903DBA">
        <w:t xml:space="preserve">example </w:t>
      </w:r>
      <w:r w:rsidR="00AC363A" w:rsidRPr="00903DBA">
        <w:t>below</w:t>
      </w:r>
      <w:r w:rsidR="00DA217C" w:rsidRPr="00903DBA">
        <w:t>, we can</w:t>
      </w:r>
      <w:r w:rsidR="000E5DC9" w:rsidRPr="00903DBA">
        <w:t xml:space="preserve"> remove a </w:t>
      </w:r>
      <w:r w:rsidR="000E5DC9" w:rsidRPr="00903DBA">
        <w:rPr>
          <w:rStyle w:val="KeyWord0"/>
        </w:rPr>
        <w:t>goto</w:t>
      </w:r>
      <w:r w:rsidR="000E5DC9" w:rsidRPr="00903DBA">
        <w:t xml:space="preserve">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21BF8" w:rsidRPr="00903DBA" w14:paraId="574DC31D" w14:textId="77777777" w:rsidTr="00DA7496">
        <w:tc>
          <w:tcPr>
            <w:tcW w:w="4675" w:type="dxa"/>
          </w:tcPr>
          <w:p w14:paraId="57BB040A" w14:textId="50FB39A8" w:rsidR="00E21BF8" w:rsidRPr="00903DBA" w:rsidRDefault="00E21BF8" w:rsidP="00E21BF8">
            <w:pPr>
              <w:pStyle w:val="Code"/>
            </w:pPr>
            <w:r w:rsidRPr="00903DBA">
              <w:t>1. if a &lt; b goto 3</w:t>
            </w:r>
          </w:p>
          <w:p w14:paraId="3C96D02B" w14:textId="77777777" w:rsidR="00E21BF8" w:rsidRPr="00903DBA" w:rsidRDefault="00E21BF8" w:rsidP="00E21BF8">
            <w:pPr>
              <w:pStyle w:val="Code"/>
            </w:pPr>
            <w:r w:rsidRPr="00903DBA">
              <w:t>2. goto 5</w:t>
            </w:r>
          </w:p>
          <w:p w14:paraId="00BCE7FA" w14:textId="77777777" w:rsidR="00E21BF8" w:rsidRPr="00903DBA" w:rsidRDefault="00E21BF8" w:rsidP="00E21BF8">
            <w:pPr>
              <w:pStyle w:val="Code"/>
            </w:pPr>
            <w:r w:rsidRPr="00903DBA">
              <w:t>3. a = -b;</w:t>
            </w:r>
          </w:p>
          <w:p w14:paraId="6A1C19F0" w14:textId="77777777" w:rsidR="00E21BF8" w:rsidRPr="00903DBA" w:rsidRDefault="00E21BF8" w:rsidP="00E21BF8">
            <w:pPr>
              <w:pStyle w:val="Code"/>
            </w:pPr>
            <w:r w:rsidRPr="00903DBA">
              <w:t>4. goto 6</w:t>
            </w:r>
          </w:p>
          <w:p w14:paraId="531C0E43" w14:textId="77777777" w:rsidR="00E21BF8" w:rsidRPr="00903DBA" w:rsidRDefault="00E21BF8" w:rsidP="00E21BF8">
            <w:pPr>
              <w:pStyle w:val="Code"/>
            </w:pPr>
            <w:r w:rsidRPr="00903DBA">
              <w:t>5. b = -a</w:t>
            </w:r>
          </w:p>
          <w:p w14:paraId="1654EA82" w14:textId="765C123A" w:rsidR="00E21BF8" w:rsidRPr="00903DBA" w:rsidRDefault="00E21BF8" w:rsidP="00E21BF8">
            <w:pPr>
              <w:pStyle w:val="Code"/>
            </w:pPr>
            <w:r w:rsidRPr="00903DBA">
              <w:t>6. ...</w:t>
            </w:r>
          </w:p>
        </w:tc>
        <w:tc>
          <w:tcPr>
            <w:tcW w:w="4675" w:type="dxa"/>
          </w:tcPr>
          <w:p w14:paraId="1FFF95C0" w14:textId="5EA2B1EF" w:rsidR="00E21BF8" w:rsidRPr="00903DBA" w:rsidRDefault="00E21BF8" w:rsidP="00E21BF8">
            <w:pPr>
              <w:pStyle w:val="Code"/>
            </w:pPr>
            <w:r w:rsidRPr="00903DBA">
              <w:t xml:space="preserve">1. if a &gt;= b goto </w:t>
            </w:r>
            <w:r w:rsidR="009E7FAD" w:rsidRPr="00903DBA">
              <w:t>4</w:t>
            </w:r>
          </w:p>
          <w:p w14:paraId="695CC12A" w14:textId="69352A4A" w:rsidR="00E21BF8" w:rsidRPr="00903DBA" w:rsidRDefault="00E21BF8" w:rsidP="00E21BF8">
            <w:pPr>
              <w:pStyle w:val="Code"/>
            </w:pPr>
            <w:r w:rsidRPr="00903DBA">
              <w:t>2. a = -b;</w:t>
            </w:r>
          </w:p>
          <w:p w14:paraId="2B3E15F8" w14:textId="69E27874" w:rsidR="00E21BF8" w:rsidRPr="00903DBA" w:rsidRDefault="00E21BF8" w:rsidP="00E21BF8">
            <w:pPr>
              <w:pStyle w:val="Code"/>
            </w:pPr>
            <w:r w:rsidRPr="00903DBA">
              <w:t>3. goto 5</w:t>
            </w:r>
          </w:p>
          <w:p w14:paraId="00C7F696" w14:textId="77777777" w:rsidR="00E21BF8" w:rsidRPr="00903DBA" w:rsidRDefault="00E21BF8" w:rsidP="00E21BF8">
            <w:pPr>
              <w:pStyle w:val="Code"/>
            </w:pPr>
            <w:r w:rsidRPr="00903DBA">
              <w:t>4. b = -a;</w:t>
            </w:r>
          </w:p>
          <w:p w14:paraId="0DA6E938" w14:textId="6A4F99B0" w:rsidR="00E21BF8" w:rsidRPr="00903DBA" w:rsidRDefault="00E21BF8" w:rsidP="00E21BF8">
            <w:pPr>
              <w:pStyle w:val="Code"/>
            </w:pPr>
            <w:r w:rsidRPr="00903DBA">
              <w:t>5. ...</w:t>
            </w:r>
          </w:p>
        </w:tc>
      </w:tr>
      <w:tr w:rsidR="00E21BF8" w:rsidRPr="00903DBA" w14:paraId="54564CBC" w14:textId="77777777" w:rsidTr="00DA7496">
        <w:tc>
          <w:tcPr>
            <w:tcW w:w="4675" w:type="dxa"/>
          </w:tcPr>
          <w:p w14:paraId="5D430B19" w14:textId="77777777" w:rsidR="00E21BF8" w:rsidRPr="00903DBA" w:rsidRDefault="00E21BF8" w:rsidP="00E21BF8">
            <w:r w:rsidRPr="00903DBA">
              <w:t>(a) Before</w:t>
            </w:r>
          </w:p>
        </w:tc>
        <w:tc>
          <w:tcPr>
            <w:tcW w:w="4675" w:type="dxa"/>
          </w:tcPr>
          <w:p w14:paraId="700D9692" w14:textId="77777777" w:rsidR="00E21BF8" w:rsidRPr="00903DBA" w:rsidRDefault="00E21BF8" w:rsidP="00E21BF8">
            <w:r w:rsidRPr="00903DBA">
              <w:t>(b) After</w:t>
            </w:r>
          </w:p>
        </w:tc>
      </w:tr>
    </w:tbl>
    <w:p w14:paraId="780CFAFB" w14:textId="7EB1E8E2" w:rsidR="00FF1F4C" w:rsidRPr="00903DBA" w:rsidRDefault="00D030E2" w:rsidP="00EE7565">
      <w:pPr>
        <w:pStyle w:val="Rubrik3"/>
      </w:pPr>
      <w:bookmarkStart w:id="6" w:name="_Toc57655969"/>
      <w:r w:rsidRPr="00903DBA">
        <w:t>Initialization</w:t>
      </w:r>
      <w:bookmarkEnd w:id="6"/>
    </w:p>
    <w:p w14:paraId="2C519A0F" w14:textId="111F69DA" w:rsidR="00FF4FC8" w:rsidRPr="00903DBA" w:rsidRDefault="00F4024C" w:rsidP="00793950">
      <w:r w:rsidRPr="00903DBA">
        <w:t xml:space="preserve">A </w:t>
      </w:r>
      <w:r w:rsidR="00793950" w:rsidRPr="00903DBA">
        <w:t xml:space="preserve">constant or variable may be initialized. </w:t>
      </w:r>
      <w:r w:rsidR="00FF4FC8" w:rsidRPr="00903DBA">
        <w:t xml:space="preserve">The </w:t>
      </w:r>
      <w:r w:rsidR="00565867" w:rsidRPr="00903DBA">
        <w:t xml:space="preserve">initializer </w:t>
      </w:r>
      <w:r w:rsidR="00FF4FC8" w:rsidRPr="00903DBA">
        <w:t>may be a single value</w:t>
      </w:r>
      <w:r w:rsidR="00565867" w:rsidRPr="00903DBA">
        <w:t>,</w:t>
      </w:r>
      <w:r w:rsidR="00FF4FC8" w:rsidRPr="00903DBA">
        <w:t xml:space="preserve"> a</w:t>
      </w:r>
      <w:r w:rsidR="00565867" w:rsidRPr="00903DBA">
        <w:t xml:space="preserve"> </w:t>
      </w:r>
      <w:r w:rsidR="00FF4FC8" w:rsidRPr="00903DBA">
        <w:t>list of value</w:t>
      </w:r>
      <w:r w:rsidR="00331CC9" w:rsidRPr="00903DBA">
        <w:t>s,</w:t>
      </w:r>
      <w:r w:rsidR="00FF4FC8" w:rsidRPr="00903DBA">
        <w:t xml:space="preserve"> or a list of other lists.</w:t>
      </w:r>
      <w:r w:rsidR="00331CC9" w:rsidRPr="00903DBA">
        <w:t xml:space="preserve"> In the following example, and two-dimensional array is initialized by lists.</w:t>
      </w:r>
    </w:p>
    <w:p w14:paraId="0BAAC1F4" w14:textId="246A9DFE" w:rsidR="00331CC9" w:rsidRPr="00903DBA" w:rsidRDefault="00331CC9" w:rsidP="00331CC9">
      <w:pPr>
        <w:pStyle w:val="Code"/>
      </w:pPr>
      <w:r w:rsidRPr="00903DBA">
        <w:t>int a[][3] = {{1, 2, 3}, {4, 5, 6}};</w:t>
      </w:r>
    </w:p>
    <w:p w14:paraId="293BEE05" w14:textId="0743A949" w:rsidR="00331CC9" w:rsidRPr="00903DBA" w:rsidRDefault="00331CC9" w:rsidP="00331CC9">
      <w:r w:rsidRPr="00903DBA">
        <w:t xml:space="preserve">However, the same array may </w:t>
      </w:r>
      <w:r w:rsidR="006F75F9" w:rsidRPr="00903DBA">
        <w:t xml:space="preserve">also </w:t>
      </w:r>
      <w:r w:rsidRPr="00903DBA">
        <w:t>be initialized by one list.</w:t>
      </w:r>
    </w:p>
    <w:p w14:paraId="5D5AC7A7" w14:textId="6C20F750" w:rsidR="00331CC9" w:rsidRPr="00903DBA" w:rsidRDefault="00331CC9" w:rsidP="00331CC9">
      <w:pPr>
        <w:pStyle w:val="Code"/>
      </w:pPr>
      <w:r w:rsidRPr="00903DBA">
        <w:t>int a[][3] = {1, 2, 3, 4, 5, 6};</w:t>
      </w:r>
    </w:p>
    <w:p w14:paraId="7F390A58" w14:textId="78A436C3" w:rsidR="00393394" w:rsidRPr="00903DBA" w:rsidRDefault="00393394" w:rsidP="00393394">
      <w:pPr>
        <w:pStyle w:val="Rubrik3"/>
      </w:pPr>
      <w:bookmarkStart w:id="7" w:name="_Toc57655970"/>
      <w:r w:rsidRPr="00903DBA">
        <w:t>Static Address</w:t>
      </w:r>
      <w:bookmarkEnd w:id="7"/>
    </w:p>
    <w:p w14:paraId="4ED5D757" w14:textId="7F61C01E" w:rsidR="00FA7F90" w:rsidRPr="00903DBA" w:rsidRDefault="00FA7F90" w:rsidP="00FA7F90">
      <w:r w:rsidRPr="00903DBA">
        <w:t xml:space="preserve">A static address is an address </w:t>
      </w:r>
      <w:r w:rsidR="00DB5591" w:rsidRPr="00903DBA">
        <w:t xml:space="preserve">which value </w:t>
      </w:r>
      <w:r w:rsidR="00096B8C" w:rsidRPr="00903DBA">
        <w:t xml:space="preserve">is determined in compile-time. For instance, the </w:t>
      </w:r>
      <w:r w:rsidR="00096B8C" w:rsidRPr="00903DBA">
        <w:rPr>
          <w:rStyle w:val="KeyWord0"/>
        </w:rPr>
        <w:t>&amp;a[3]</w:t>
      </w:r>
      <w:r w:rsidR="00096B8C" w:rsidRPr="00903DBA">
        <w:t xml:space="preserve"> expression </w:t>
      </w:r>
      <w:r w:rsidR="00DB5591" w:rsidRPr="00903DBA">
        <w:t>is</w:t>
      </w:r>
      <w:r w:rsidR="00096B8C" w:rsidRPr="00903DBA">
        <w:t xml:space="preserve"> calculated to a </w:t>
      </w:r>
      <w:r w:rsidR="00333CF3" w:rsidRPr="00903DBA">
        <w:t>specific constant address</w:t>
      </w:r>
      <w:r w:rsidR="00096B8C" w:rsidRPr="00903DBA">
        <w:t xml:space="preserve"> by </w:t>
      </w:r>
      <w:r w:rsidR="007D4A8C" w:rsidRPr="00903DBA">
        <w:t>the compiler and linker.</w:t>
      </w:r>
    </w:p>
    <w:p w14:paraId="26B5E986" w14:textId="79080468" w:rsidR="00D030E2" w:rsidRPr="00903DBA" w:rsidRDefault="00D030E2" w:rsidP="00D030E2">
      <w:pPr>
        <w:pStyle w:val="Rubrik3"/>
      </w:pPr>
      <w:bookmarkStart w:id="8" w:name="_Toc57655971"/>
      <w:r w:rsidRPr="00903DBA">
        <w:t>Declarators and Declaration Specifiers</w:t>
      </w:r>
      <w:bookmarkEnd w:id="8"/>
    </w:p>
    <w:p w14:paraId="5AFA2F29" w14:textId="4BBE3FB5" w:rsidR="006679FD" w:rsidRPr="00903DBA" w:rsidRDefault="00FE5917" w:rsidP="00FE5917">
      <w:r w:rsidRPr="00903DBA">
        <w:t xml:space="preserve">In the following code, </w:t>
      </w:r>
      <w:r w:rsidRPr="00903DBA">
        <w:rPr>
          <w:rStyle w:val="KeyWord0"/>
        </w:rPr>
        <w:t xml:space="preserve">struct {int </w:t>
      </w:r>
      <w:r w:rsidR="006679FD" w:rsidRPr="00903DBA">
        <w:rPr>
          <w:rStyle w:val="KeyWord0"/>
        </w:rPr>
        <w:t>i</w:t>
      </w:r>
      <w:r w:rsidRPr="00903DBA">
        <w:rPr>
          <w:rStyle w:val="KeyWord0"/>
        </w:rPr>
        <w:t>;}</w:t>
      </w:r>
      <w:r w:rsidRPr="00903DBA">
        <w:t xml:space="preserve"> is a </w:t>
      </w:r>
      <w:r w:rsidR="006679FD" w:rsidRPr="00903DBA">
        <w:rPr>
          <w:rStyle w:val="KeyWord0"/>
        </w:rPr>
        <w:t>specifier</w:t>
      </w:r>
      <w:r w:rsidR="006679FD" w:rsidRPr="00903DBA">
        <w:t xml:space="preserve"> while </w:t>
      </w:r>
      <w:r w:rsidR="006679FD" w:rsidRPr="00903DBA">
        <w:rPr>
          <w:rStyle w:val="KeyWord0"/>
        </w:rPr>
        <w:t>s</w:t>
      </w:r>
      <w:r w:rsidR="006679FD" w:rsidRPr="00903DBA">
        <w:t xml:space="preserve"> and </w:t>
      </w:r>
      <w:r w:rsidR="006679FD" w:rsidRPr="00903DBA">
        <w:rPr>
          <w:rStyle w:val="KeyWord0"/>
        </w:rPr>
        <w:t>*p</w:t>
      </w:r>
      <w:r w:rsidR="006679FD" w:rsidRPr="00903DBA">
        <w:t xml:space="preserve"> are </w:t>
      </w:r>
      <w:r w:rsidR="006679FD" w:rsidRPr="00903DBA">
        <w:rPr>
          <w:rStyle w:val="KeyWord0"/>
        </w:rPr>
        <w:t>declarators</w:t>
      </w:r>
      <w:r w:rsidR="006679FD" w:rsidRPr="00903DBA">
        <w:t>.</w:t>
      </w:r>
      <w:r w:rsidR="00333CF3" w:rsidRPr="00903DBA">
        <w:t xml:space="preserve"> </w:t>
      </w:r>
    </w:p>
    <w:p w14:paraId="439E14C6" w14:textId="5C9ED09A" w:rsidR="00FE5917" w:rsidRPr="00903DBA" w:rsidRDefault="00FE5917" w:rsidP="006679FD">
      <w:pPr>
        <w:pStyle w:val="Code"/>
      </w:pPr>
      <w:r w:rsidRPr="00903DBA">
        <w:t xml:space="preserve">struct {int </w:t>
      </w:r>
      <w:r w:rsidR="006679FD" w:rsidRPr="00903DBA">
        <w:t>i</w:t>
      </w:r>
      <w:r w:rsidRPr="00903DBA">
        <w:t xml:space="preserve">;} </w:t>
      </w:r>
      <w:r w:rsidR="006679FD" w:rsidRPr="00903DBA">
        <w:t xml:space="preserve">s, </w:t>
      </w:r>
      <w:r w:rsidRPr="00903DBA">
        <w:t>*p;</w:t>
      </w:r>
    </w:p>
    <w:p w14:paraId="53B59995" w14:textId="6E53BDB8" w:rsidR="0019354E" w:rsidRPr="00903DBA" w:rsidRDefault="0019354E" w:rsidP="0019354E">
      <w:r w:rsidRPr="00903DBA">
        <w:t>A declarator can also by initialized, and in a struct</w:t>
      </w:r>
      <w:r w:rsidR="001C674A">
        <w:t xml:space="preserve"> or union be</w:t>
      </w:r>
      <w:r w:rsidRPr="00903DBA">
        <w:t xml:space="preserve"> marked as a bitfield.</w:t>
      </w:r>
    </w:p>
    <w:p w14:paraId="7524EBC5" w14:textId="77777777" w:rsidR="0019354E" w:rsidRPr="00903DBA" w:rsidRDefault="0019354E" w:rsidP="0019354E">
      <w:pPr>
        <w:pStyle w:val="Code"/>
      </w:pPr>
      <w:r w:rsidRPr="00903DBA">
        <w:lastRenderedPageBreak/>
        <w:t>struct {int i;} s = {1}, *p = NULL;</w:t>
      </w:r>
    </w:p>
    <w:p w14:paraId="2475D9C2" w14:textId="67C68B1A" w:rsidR="0019354E" w:rsidRPr="00903DBA" w:rsidRDefault="0019354E" w:rsidP="0019354E">
      <w:pPr>
        <w:pStyle w:val="Code"/>
      </w:pPr>
      <w:r w:rsidRPr="00903DBA">
        <w:t>struct {int i : 3;};</w:t>
      </w:r>
    </w:p>
    <w:p w14:paraId="7E4F44AF" w14:textId="14942D51" w:rsidR="0019354E" w:rsidRPr="00903DBA" w:rsidRDefault="0019354E" w:rsidP="0019354E">
      <w:pPr>
        <w:pStyle w:val="Code"/>
      </w:pPr>
    </w:p>
    <w:p w14:paraId="1608EC07" w14:textId="3C1C5861" w:rsidR="00F01E7E" w:rsidRPr="00903DBA" w:rsidRDefault="00F01E7E" w:rsidP="0031712C">
      <w:pPr>
        <w:pStyle w:val="Rubrik3"/>
      </w:pPr>
      <w:bookmarkStart w:id="9" w:name="_Toc57655972"/>
      <w:r w:rsidRPr="00903DBA">
        <w:t>The Symbol Table</w:t>
      </w:r>
      <w:bookmarkEnd w:id="9"/>
    </w:p>
    <w:p w14:paraId="26774F2A" w14:textId="3C9D951C" w:rsidR="00EB1B29" w:rsidRPr="00903DBA" w:rsidRDefault="000771D5" w:rsidP="00EB1B29">
      <w:r w:rsidRPr="00903DBA">
        <w:t xml:space="preserve">The symbol table holds information of the symbol of the code, such as variables, constants, </w:t>
      </w:r>
      <w:r w:rsidR="0051254E" w:rsidRPr="00903DBA">
        <w:t>and functions as well as struct and union tags of extern, static, auto, register, and typedef</w:t>
      </w:r>
      <w:r w:rsidR="00A732FC" w:rsidRPr="00903DBA">
        <w:t xml:space="preserve"> storage</w:t>
      </w:r>
      <w:r w:rsidR="0051254E" w:rsidRPr="00903DBA">
        <w:t xml:space="preserve">. </w:t>
      </w:r>
      <w:r w:rsidR="00EB1B29" w:rsidRPr="00903DBA">
        <w:t>The symbol table is actually a hierarchy of tables, where the root table represent global space and the other tables represents functions or blocks in functions</w:t>
      </w:r>
      <w:r w:rsidR="00D90768" w:rsidRPr="00903DBA">
        <w:t>, or members o</w:t>
      </w:r>
      <w:r w:rsidR="004A0FEF" w:rsidRPr="00903DBA">
        <w:t>f structs or</w:t>
      </w:r>
      <w:r w:rsidR="00D90768" w:rsidRPr="00903DBA">
        <w:t xml:space="preserve"> union</w:t>
      </w:r>
      <w:r w:rsidR="004A0FEF" w:rsidRPr="00903DBA">
        <w:t>s.</w:t>
      </w:r>
    </w:p>
    <w:p w14:paraId="0B720638" w14:textId="6F9A8761" w:rsidR="00F01E7E" w:rsidRPr="00903DBA" w:rsidRDefault="00F01E7E" w:rsidP="0031712C">
      <w:pPr>
        <w:pStyle w:val="Rubrik3"/>
      </w:pPr>
      <w:bookmarkStart w:id="10" w:name="_Toc57655973"/>
      <w:r w:rsidRPr="00903DBA">
        <w:t>The Type System</w:t>
      </w:r>
      <w:bookmarkEnd w:id="10"/>
    </w:p>
    <w:p w14:paraId="164882FC" w14:textId="45A11C76" w:rsidR="000D4A41" w:rsidRPr="00903DBA" w:rsidRDefault="000D4A41" w:rsidP="000D4A41">
      <w:r w:rsidRPr="00903DBA">
        <w:t>ANSI C holds a rather large set of types. The basic types are the integral types and floating-point types. Then there are pointers, arrays, function, structs and unions.</w:t>
      </w:r>
      <w:r w:rsidR="00FE5917" w:rsidRPr="00903DBA">
        <w:t xml:space="preserve"> It</w:t>
      </w:r>
      <w:r w:rsidR="004A0FEF" w:rsidRPr="00903DBA">
        <w:t xml:space="preserve"> </w:t>
      </w:r>
      <w:r w:rsidR="00FE5917" w:rsidRPr="00903DBA">
        <w:t xml:space="preserve">is possible to type cast between </w:t>
      </w:r>
      <w:r w:rsidR="00C848D6" w:rsidRPr="00903DBA">
        <w:t>several</w:t>
      </w:r>
      <w:r w:rsidR="00FE5917" w:rsidRPr="00903DBA">
        <w:t xml:space="preserve"> of these types</w:t>
      </w:r>
      <w:r w:rsidR="00C848D6" w:rsidRPr="00903DBA">
        <w:t>. Moreover, in some situation is an array interpreted as a pointer its type, and a function is interpreted as a pointer to the function.</w:t>
      </w:r>
    </w:p>
    <w:p w14:paraId="170C5975" w14:textId="5BE2F8FE" w:rsidR="00EE7565" w:rsidRPr="00903DBA" w:rsidRDefault="0067532F" w:rsidP="00EE7565">
      <w:pPr>
        <w:pStyle w:val="Rubrik3"/>
      </w:pPr>
      <w:bookmarkStart w:id="11" w:name="_Toc57655974"/>
      <w:r w:rsidRPr="00903DBA">
        <w:t>Ass</w:t>
      </w:r>
      <w:r w:rsidR="00A230F3" w:rsidRPr="00903DBA">
        <w:t xml:space="preserve">embly </w:t>
      </w:r>
      <w:r w:rsidR="00EE7565" w:rsidRPr="00903DBA">
        <w:t>Code Generation</w:t>
      </w:r>
      <w:bookmarkEnd w:id="11"/>
    </w:p>
    <w:p w14:paraId="0E14CD58" w14:textId="5772368E" w:rsidR="006B0843" w:rsidRPr="00903DBA" w:rsidRDefault="003C0006" w:rsidP="00FE0307">
      <w:r w:rsidRPr="00903DBA">
        <w:t xml:space="preserve">When the middle code has been generated and optimized, we generate the assembly code. </w:t>
      </w:r>
      <w:r w:rsidR="001F0AB2" w:rsidRPr="00903DBA">
        <w:t xml:space="preserve">In the first step, </w:t>
      </w:r>
      <w:r w:rsidR="00553828" w:rsidRPr="00903DBA">
        <w:t xml:space="preserve">we </w:t>
      </w:r>
      <w:r w:rsidR="001F0AB2" w:rsidRPr="00903DBA">
        <w:t>generate</w:t>
      </w:r>
      <w:r w:rsidR="00553828" w:rsidRPr="00903DBA">
        <w:t xml:space="preserve"> the assembly and </w:t>
      </w:r>
      <w:r w:rsidR="001F0AB2" w:rsidRPr="00903DBA">
        <w:t xml:space="preserve">use </w:t>
      </w:r>
      <w:r w:rsidR="001F0AB2" w:rsidRPr="00903DBA">
        <w:rPr>
          <w:rStyle w:val="KeyWord0"/>
        </w:rPr>
        <w:t>tracks</w:t>
      </w:r>
      <w:r w:rsidR="001F0AB2" w:rsidRPr="00903DBA">
        <w:t xml:space="preserve"> to mark where</w:t>
      </w:r>
      <w:r w:rsidR="002155DE" w:rsidRPr="00903DBA">
        <w:t xml:space="preserve"> in the assembly code</w:t>
      </w:r>
      <w:r w:rsidR="001F0AB2" w:rsidRPr="00903DBA">
        <w:t xml:space="preserve"> </w:t>
      </w:r>
      <w:r w:rsidR="002155DE" w:rsidRPr="00903DBA">
        <w:t>the</w:t>
      </w:r>
      <w:r w:rsidR="00553828" w:rsidRPr="00903DBA">
        <w:t xml:space="preserve"> </w:t>
      </w:r>
      <w:r w:rsidR="001F0AB2" w:rsidRPr="00903DBA">
        <w:t xml:space="preserve">yet unknown registers shall be </w:t>
      </w:r>
      <w:r w:rsidR="002155DE" w:rsidRPr="00903DBA">
        <w:t>placed</w:t>
      </w:r>
      <w:r w:rsidR="00553828" w:rsidRPr="00903DBA">
        <w:t>. I</w:t>
      </w:r>
      <w:r w:rsidR="001F0AB2" w:rsidRPr="00903DBA">
        <w:t xml:space="preserve">n the second step we perform register allocation to find </w:t>
      </w:r>
      <w:r w:rsidR="005D2ADB" w:rsidRPr="00903DBA">
        <w:t>the</w:t>
      </w:r>
      <w:r w:rsidR="001F0AB2" w:rsidRPr="00903DBA">
        <w:t xml:space="preserve"> optimal</w:t>
      </w:r>
      <w:r w:rsidR="005D2ADB" w:rsidRPr="00903DBA">
        <w:t xml:space="preserve"> us of the register</w:t>
      </w:r>
      <w:r w:rsidR="002155DE" w:rsidRPr="00903DBA">
        <w:t xml:space="preserve"> set</w:t>
      </w:r>
      <w:r w:rsidR="00553828" w:rsidRPr="00903DBA">
        <w:t xml:space="preserve">, and </w:t>
      </w:r>
      <w:r w:rsidR="002155DE" w:rsidRPr="00903DBA">
        <w:t xml:space="preserve">finally replace the tracks with the </w:t>
      </w:r>
      <w:r w:rsidR="00553828" w:rsidRPr="00903DBA">
        <w:t>actual register.</w:t>
      </w:r>
    </w:p>
    <w:p w14:paraId="43C53B95" w14:textId="77777777" w:rsidR="00000282" w:rsidRPr="00903DBA" w:rsidRDefault="00000282" w:rsidP="00000282">
      <w:pPr>
        <w:pStyle w:val="Rubrik3"/>
        <w:numPr>
          <w:ilvl w:val="2"/>
          <w:numId w:val="118"/>
        </w:numPr>
      </w:pPr>
      <w:bookmarkStart w:id="12" w:name="_Toc57655975"/>
      <w:r w:rsidRPr="00903DBA">
        <w:t>Register Allocation</w:t>
      </w:r>
      <w:bookmarkEnd w:id="12"/>
    </w:p>
    <w:p w14:paraId="22AC36F6" w14:textId="714E4B7B" w:rsidR="00000282" w:rsidRPr="00903DBA" w:rsidRDefault="00000282" w:rsidP="00FE0307">
      <w:r w:rsidRPr="00903DBA">
        <w:t>The register allocator creates a graph where the vertices</w:t>
      </w:r>
      <w:r w:rsidR="00D4394D" w:rsidRPr="00903DBA">
        <w:t xml:space="preserve"> hold tracks</w:t>
      </w:r>
      <w:r w:rsidRPr="00903DBA">
        <w:t xml:space="preserve">, and two vertices </w:t>
      </w:r>
      <w:r w:rsidR="00903DBA" w:rsidRPr="00903DBA">
        <w:t>are connected by a</w:t>
      </w:r>
      <w:r w:rsidRPr="00903DBA">
        <w:t xml:space="preserve">n edge if their tracks overlaps in the code. Then we </w:t>
      </w:r>
      <w:r w:rsidR="00903DBA">
        <w:t xml:space="preserve">find a match </w:t>
      </w:r>
      <w:r w:rsidRPr="00903DBA">
        <w:t xml:space="preserve">where two overlapping tracks are assigned </w:t>
      </w:r>
      <w:r w:rsidR="00903DBA">
        <w:t xml:space="preserve">non-overlapping </w:t>
      </w:r>
      <w:r w:rsidRPr="00903DBA">
        <w:t>register</w:t>
      </w:r>
      <w:r w:rsidR="00903DBA">
        <w:t>s</w:t>
      </w:r>
      <w:r w:rsidRPr="00903DBA">
        <w:t>.</w:t>
      </w:r>
      <w:r w:rsidR="00DA1753" w:rsidRPr="00903DBA">
        <w:t xml:space="preserve"> Let</w:t>
      </w:r>
      <w:r w:rsidR="00463FCB" w:rsidRPr="00903DBA">
        <w:t xml:space="preserve"> u</w:t>
      </w:r>
      <w:r w:rsidR="00DA1753" w:rsidRPr="00903DBA">
        <w:t xml:space="preserve">s look at the following example, we assume that </w:t>
      </w:r>
      <w:r w:rsidR="00CB128D" w:rsidRPr="00903DBA">
        <w:rPr>
          <w:rStyle w:val="KeyWord0"/>
        </w:rPr>
        <w:t>x</w:t>
      </w:r>
      <w:r w:rsidR="00CB128D" w:rsidRPr="00903DBA">
        <w:t xml:space="preserve">, </w:t>
      </w:r>
      <w:r w:rsidR="00DA1753" w:rsidRPr="00903DBA">
        <w:rPr>
          <w:rStyle w:val="KeyWord0"/>
        </w:rPr>
        <w:t>a</w:t>
      </w:r>
      <w:r w:rsidR="00DA1753" w:rsidRPr="00903DBA">
        <w:t xml:space="preserve">, </w:t>
      </w:r>
      <w:r w:rsidR="00DA1753" w:rsidRPr="00903DBA">
        <w:rPr>
          <w:rStyle w:val="KeyWord0"/>
        </w:rPr>
        <w:t>b</w:t>
      </w:r>
      <w:r w:rsidR="00DA1753" w:rsidRPr="00903DBA">
        <w:t xml:space="preserve">, </w:t>
      </w:r>
      <w:r w:rsidR="00DA1753" w:rsidRPr="00903DBA">
        <w:rPr>
          <w:rStyle w:val="KeyWord0"/>
        </w:rPr>
        <w:t>c</w:t>
      </w:r>
      <w:r w:rsidR="00DA1753" w:rsidRPr="00903DBA">
        <w:t xml:space="preserve">, and </w:t>
      </w:r>
      <w:r w:rsidR="00DA1753" w:rsidRPr="00903DBA">
        <w:rPr>
          <w:rStyle w:val="KeyWord0"/>
        </w:rPr>
        <w:t>d</w:t>
      </w:r>
      <w:r w:rsidR="00DA1753" w:rsidRPr="00903DBA">
        <w:t xml:space="preserve"> are static </w:t>
      </w:r>
      <w:r w:rsidR="00E61EC6" w:rsidRPr="00903DBA">
        <w:t xml:space="preserve">16-bit </w:t>
      </w:r>
      <w:r w:rsidR="00DA1753" w:rsidRPr="00903DBA">
        <w:t>variables stored at specific addresses.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46973" w:rsidRPr="00903DBA" w14:paraId="62C3D56E" w14:textId="77777777" w:rsidTr="00146973">
        <w:tc>
          <w:tcPr>
            <w:tcW w:w="4675" w:type="dxa"/>
          </w:tcPr>
          <w:p w14:paraId="4329AF71" w14:textId="77777777" w:rsidR="00146973" w:rsidRPr="00903DBA" w:rsidRDefault="00146973" w:rsidP="00146973">
            <w:pPr>
              <w:pStyle w:val="Code"/>
            </w:pPr>
          </w:p>
          <w:p w14:paraId="313C6A6D" w14:textId="77777777" w:rsidR="00146973" w:rsidRPr="00903DBA" w:rsidRDefault="00146973" w:rsidP="00146973">
            <w:pPr>
              <w:pStyle w:val="Code"/>
            </w:pPr>
          </w:p>
          <w:p w14:paraId="75CBB268" w14:textId="77777777" w:rsidR="00146973" w:rsidRPr="00903DBA" w:rsidRDefault="00146973" w:rsidP="00146973">
            <w:pPr>
              <w:pStyle w:val="Code"/>
            </w:pPr>
          </w:p>
          <w:p w14:paraId="228845AE" w14:textId="77777777" w:rsidR="00146973" w:rsidRPr="00903DBA" w:rsidRDefault="00146973" w:rsidP="00146973">
            <w:pPr>
              <w:pStyle w:val="Code"/>
            </w:pPr>
            <w:r w:rsidRPr="00903DBA">
              <w:t>x = a + b &amp; c - d;</w:t>
            </w:r>
          </w:p>
        </w:tc>
        <w:tc>
          <w:tcPr>
            <w:tcW w:w="4675" w:type="dxa"/>
          </w:tcPr>
          <w:p w14:paraId="60E5EE77" w14:textId="77777777" w:rsidR="00146973" w:rsidRPr="00903DBA" w:rsidRDefault="00146973" w:rsidP="00146973">
            <w:pPr>
              <w:pStyle w:val="Code"/>
            </w:pPr>
            <w:r w:rsidRPr="00903DBA">
              <w:t>1. temporary0 = a + b</w:t>
            </w:r>
          </w:p>
          <w:p w14:paraId="6FFA254B" w14:textId="77777777" w:rsidR="00146973" w:rsidRPr="00903DBA" w:rsidRDefault="00146973" w:rsidP="00146973">
            <w:pPr>
              <w:pStyle w:val="Code"/>
            </w:pPr>
            <w:r w:rsidRPr="00903DBA">
              <w:t>2. temporary1 = c - d</w:t>
            </w:r>
          </w:p>
          <w:p w14:paraId="6A7594D2" w14:textId="77777777" w:rsidR="00146973" w:rsidRPr="00903DBA" w:rsidRDefault="00146973" w:rsidP="00146973">
            <w:pPr>
              <w:pStyle w:val="Code"/>
            </w:pPr>
            <w:r w:rsidRPr="00903DBA">
              <w:t>3. temporary2 = t0 &amp; t1</w:t>
            </w:r>
          </w:p>
          <w:p w14:paraId="3BDB2FC1" w14:textId="77777777" w:rsidR="00146973" w:rsidRPr="00903DBA" w:rsidRDefault="00146973" w:rsidP="00146973">
            <w:pPr>
              <w:pStyle w:val="Code"/>
            </w:pPr>
            <w:r w:rsidRPr="00903DBA">
              <w:t>4. x = temporary2</w:t>
            </w:r>
          </w:p>
        </w:tc>
      </w:tr>
      <w:tr w:rsidR="00146973" w:rsidRPr="00903DBA" w14:paraId="6B985ED5" w14:textId="77777777" w:rsidTr="00146973">
        <w:tc>
          <w:tcPr>
            <w:tcW w:w="4675" w:type="dxa"/>
          </w:tcPr>
          <w:p w14:paraId="0DDFC065" w14:textId="77777777" w:rsidR="00146973" w:rsidRPr="00903DBA" w:rsidRDefault="00146973" w:rsidP="00146973">
            <w:r w:rsidRPr="00903DBA">
              <w:t>(a) C Code</w:t>
            </w:r>
          </w:p>
        </w:tc>
        <w:tc>
          <w:tcPr>
            <w:tcW w:w="4675" w:type="dxa"/>
          </w:tcPr>
          <w:p w14:paraId="5BE49797" w14:textId="77777777" w:rsidR="00146973" w:rsidRPr="00903DBA" w:rsidRDefault="00146973" w:rsidP="00146973">
            <w:pPr>
              <w:tabs>
                <w:tab w:val="right" w:pos="4459"/>
              </w:tabs>
            </w:pPr>
            <w:r w:rsidRPr="00903DBA">
              <w:t>(b) Middle Code</w:t>
            </w:r>
            <w:r w:rsidRPr="00903DBA">
              <w:tab/>
            </w:r>
          </w:p>
        </w:tc>
      </w:tr>
    </w:tbl>
    <w:p w14:paraId="30ED96F8" w14:textId="53EFCCD4" w:rsidR="00146973" w:rsidRPr="00903DBA" w:rsidRDefault="000978B3" w:rsidP="00FE0307">
      <w:r w:rsidRPr="00903DBA">
        <w:t>In the assembly code generation</w:t>
      </w:r>
      <w:r w:rsidR="00C9101D" w:rsidRPr="00903DBA">
        <w:t xml:space="preserve">, </w:t>
      </w:r>
      <w:r w:rsidRPr="00903DBA">
        <w:t>the registers are represented by tracks, that are replaced by proper registers by the register allocator.</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E407A" w:rsidRPr="00903DBA" w14:paraId="07E6A60A" w14:textId="77777777" w:rsidTr="00CE407A">
        <w:tc>
          <w:tcPr>
            <w:tcW w:w="4675" w:type="dxa"/>
          </w:tcPr>
          <w:p w14:paraId="734278AD" w14:textId="2D75CC1B" w:rsidR="00085857" w:rsidRPr="00903DBA" w:rsidRDefault="00DA1753" w:rsidP="00CE407A">
            <w:pPr>
              <w:pStyle w:val="Code"/>
            </w:pPr>
            <w:r w:rsidRPr="00903DBA">
              <w:t xml:space="preserve">mov </w:t>
            </w:r>
            <w:r w:rsidRPr="00903DBA">
              <w:rPr>
                <w:rStyle w:val="KeyWord0"/>
              </w:rPr>
              <w:t>track0</w:t>
            </w:r>
            <w:r w:rsidRPr="00903DBA">
              <w:t>, [a</w:t>
            </w:r>
            <w:r w:rsidR="00CB128D" w:rsidRPr="00903DBA">
              <w:rPr>
                <w:vertAlign w:val="subscript"/>
              </w:rPr>
              <w:t>address</w:t>
            </w:r>
            <w:r w:rsidRPr="00903DBA">
              <w:t>]</w:t>
            </w:r>
          </w:p>
          <w:p w14:paraId="5F04CDF4" w14:textId="77777777" w:rsidR="00CE407A" w:rsidRPr="00903DBA" w:rsidRDefault="00CB128D" w:rsidP="00CE407A">
            <w:pPr>
              <w:pStyle w:val="Code"/>
            </w:pPr>
            <w:r w:rsidRPr="00903DBA">
              <w:t xml:space="preserve">add </w:t>
            </w:r>
            <w:r w:rsidRPr="00903DBA">
              <w:rPr>
                <w:rStyle w:val="KeyWord0"/>
              </w:rPr>
              <w:t>track0</w:t>
            </w:r>
            <w:r w:rsidRPr="00903DBA">
              <w:t>, [b</w:t>
            </w:r>
            <w:r w:rsidRPr="00903DBA">
              <w:rPr>
                <w:vertAlign w:val="subscript"/>
              </w:rPr>
              <w:t>address</w:t>
            </w:r>
            <w:r w:rsidRPr="00903DBA">
              <w:t>]</w:t>
            </w:r>
          </w:p>
          <w:p w14:paraId="6C5259C4" w14:textId="76C9BBF0" w:rsidR="00CB128D" w:rsidRPr="00903DBA" w:rsidRDefault="00CB128D" w:rsidP="00CB128D">
            <w:pPr>
              <w:pStyle w:val="Code"/>
            </w:pPr>
            <w:r w:rsidRPr="00903DBA">
              <w:t xml:space="preserve">mov </w:t>
            </w:r>
            <w:r w:rsidRPr="00903DBA">
              <w:rPr>
                <w:rStyle w:val="KeyWord0"/>
              </w:rPr>
              <w:t>track1</w:t>
            </w:r>
            <w:r w:rsidRPr="00903DBA">
              <w:t>, [c</w:t>
            </w:r>
            <w:r w:rsidRPr="00903DBA">
              <w:rPr>
                <w:vertAlign w:val="subscript"/>
              </w:rPr>
              <w:t>address</w:t>
            </w:r>
            <w:r w:rsidRPr="00903DBA">
              <w:t>]</w:t>
            </w:r>
          </w:p>
          <w:p w14:paraId="2E4AA5A5" w14:textId="3FF22454" w:rsidR="00CB128D" w:rsidRPr="00903DBA" w:rsidRDefault="00CB128D" w:rsidP="00CB128D">
            <w:pPr>
              <w:pStyle w:val="Code"/>
            </w:pPr>
            <w:r w:rsidRPr="00903DBA">
              <w:t xml:space="preserve">sub </w:t>
            </w:r>
            <w:r w:rsidRPr="00903DBA">
              <w:rPr>
                <w:rStyle w:val="KeyWord0"/>
              </w:rPr>
              <w:t>track1</w:t>
            </w:r>
            <w:r w:rsidRPr="00903DBA">
              <w:t>, [</w:t>
            </w:r>
            <w:r w:rsidR="00DC44AF" w:rsidRPr="00903DBA">
              <w:t>d</w:t>
            </w:r>
            <w:r w:rsidRPr="00903DBA">
              <w:rPr>
                <w:vertAlign w:val="subscript"/>
              </w:rPr>
              <w:t>address</w:t>
            </w:r>
            <w:r w:rsidRPr="00903DBA">
              <w:t>]</w:t>
            </w:r>
          </w:p>
          <w:p w14:paraId="2CEEE18C" w14:textId="77777777" w:rsidR="00CB128D" w:rsidRPr="00903DBA" w:rsidRDefault="00CB128D" w:rsidP="00CE407A">
            <w:pPr>
              <w:pStyle w:val="Code"/>
            </w:pPr>
            <w:r w:rsidRPr="00903DBA">
              <w:t xml:space="preserve">and </w:t>
            </w:r>
            <w:r w:rsidRPr="00903DBA">
              <w:rPr>
                <w:rStyle w:val="KeyWord0"/>
              </w:rPr>
              <w:t>track0</w:t>
            </w:r>
            <w:r w:rsidRPr="00903DBA">
              <w:t xml:space="preserve">, </w:t>
            </w:r>
            <w:r w:rsidRPr="00903DBA">
              <w:rPr>
                <w:rStyle w:val="KeyWord0"/>
              </w:rPr>
              <w:t>track1</w:t>
            </w:r>
          </w:p>
          <w:p w14:paraId="4AA87527" w14:textId="6EC67614" w:rsidR="00CB128D" w:rsidRPr="00903DBA" w:rsidRDefault="00CB128D" w:rsidP="00CE407A">
            <w:pPr>
              <w:pStyle w:val="Code"/>
            </w:pPr>
            <w:r w:rsidRPr="00903DBA">
              <w:t>mov [x</w:t>
            </w:r>
            <w:r w:rsidRPr="00903DBA">
              <w:rPr>
                <w:vertAlign w:val="subscript"/>
              </w:rPr>
              <w:t>address</w:t>
            </w:r>
            <w:r w:rsidRPr="00903DBA">
              <w:t xml:space="preserve">], </w:t>
            </w:r>
            <w:r w:rsidRPr="00903DBA">
              <w:rPr>
                <w:rStyle w:val="KeyWord0"/>
              </w:rPr>
              <w:t>track0</w:t>
            </w:r>
          </w:p>
        </w:tc>
        <w:tc>
          <w:tcPr>
            <w:tcW w:w="4675" w:type="dxa"/>
          </w:tcPr>
          <w:p w14:paraId="3A05C68E" w14:textId="3C6206FD" w:rsidR="00CB128D" w:rsidRPr="00903DBA" w:rsidRDefault="00CB128D" w:rsidP="00CB128D">
            <w:pPr>
              <w:pStyle w:val="Code"/>
            </w:pPr>
            <w:r w:rsidRPr="00903DBA">
              <w:t xml:space="preserve">mov </w:t>
            </w:r>
            <w:r w:rsidR="00463FCB" w:rsidRPr="00903DBA">
              <w:rPr>
                <w:rStyle w:val="KeyWord0"/>
              </w:rPr>
              <w:t>ax</w:t>
            </w:r>
            <w:r w:rsidRPr="00903DBA">
              <w:t>, [a</w:t>
            </w:r>
            <w:r w:rsidRPr="00903DBA">
              <w:rPr>
                <w:vertAlign w:val="subscript"/>
              </w:rPr>
              <w:t>address</w:t>
            </w:r>
            <w:r w:rsidRPr="00903DBA">
              <w:t>]</w:t>
            </w:r>
          </w:p>
          <w:p w14:paraId="0A9F0C6E" w14:textId="453C3814" w:rsidR="00CB128D" w:rsidRPr="00903DBA" w:rsidRDefault="00CB128D" w:rsidP="00CB128D">
            <w:pPr>
              <w:pStyle w:val="Code"/>
            </w:pPr>
            <w:r w:rsidRPr="00903DBA">
              <w:t xml:space="preserve">add </w:t>
            </w:r>
            <w:r w:rsidR="00463FCB" w:rsidRPr="00903DBA">
              <w:rPr>
                <w:rStyle w:val="KeyWord0"/>
              </w:rPr>
              <w:t>ax</w:t>
            </w:r>
            <w:r w:rsidRPr="00903DBA">
              <w:t>, [b</w:t>
            </w:r>
            <w:r w:rsidRPr="00903DBA">
              <w:rPr>
                <w:vertAlign w:val="subscript"/>
              </w:rPr>
              <w:t>address</w:t>
            </w:r>
            <w:r w:rsidRPr="00903DBA">
              <w:t>]</w:t>
            </w:r>
          </w:p>
          <w:p w14:paraId="12AC9F72" w14:textId="28C6F72A" w:rsidR="00CB128D" w:rsidRPr="00903DBA" w:rsidRDefault="00CB128D" w:rsidP="00CB128D">
            <w:pPr>
              <w:pStyle w:val="Code"/>
            </w:pPr>
            <w:r w:rsidRPr="00903DBA">
              <w:t xml:space="preserve">mov </w:t>
            </w:r>
            <w:r w:rsidR="00463FCB" w:rsidRPr="00903DBA">
              <w:rPr>
                <w:rStyle w:val="KeyWord0"/>
              </w:rPr>
              <w:t>bx</w:t>
            </w:r>
            <w:r w:rsidRPr="00903DBA">
              <w:t>, [c</w:t>
            </w:r>
            <w:r w:rsidRPr="00903DBA">
              <w:rPr>
                <w:vertAlign w:val="subscript"/>
              </w:rPr>
              <w:t>address</w:t>
            </w:r>
            <w:r w:rsidRPr="00903DBA">
              <w:t>]</w:t>
            </w:r>
          </w:p>
          <w:p w14:paraId="036D96D5" w14:textId="0C68CE3D" w:rsidR="00CB128D" w:rsidRPr="00903DBA" w:rsidRDefault="00CB128D" w:rsidP="00CB128D">
            <w:pPr>
              <w:pStyle w:val="Code"/>
            </w:pPr>
            <w:r w:rsidRPr="00903DBA">
              <w:t xml:space="preserve">sub </w:t>
            </w:r>
            <w:r w:rsidR="00463FCB" w:rsidRPr="00903DBA">
              <w:rPr>
                <w:rStyle w:val="KeyWord0"/>
              </w:rPr>
              <w:t>bx</w:t>
            </w:r>
            <w:r w:rsidRPr="00903DBA">
              <w:t>, [</w:t>
            </w:r>
            <w:r w:rsidR="00DC44AF" w:rsidRPr="00903DBA">
              <w:t>d</w:t>
            </w:r>
            <w:r w:rsidRPr="00903DBA">
              <w:rPr>
                <w:vertAlign w:val="subscript"/>
              </w:rPr>
              <w:t>address</w:t>
            </w:r>
            <w:r w:rsidRPr="00903DBA">
              <w:t>]</w:t>
            </w:r>
          </w:p>
          <w:p w14:paraId="1E40289F" w14:textId="2E5132BA" w:rsidR="00CB128D" w:rsidRPr="00903DBA" w:rsidRDefault="00CB128D" w:rsidP="00CB128D">
            <w:pPr>
              <w:pStyle w:val="Code"/>
            </w:pPr>
            <w:r w:rsidRPr="00903DBA">
              <w:t xml:space="preserve">and </w:t>
            </w:r>
            <w:r w:rsidR="00463FCB" w:rsidRPr="00903DBA">
              <w:rPr>
                <w:rStyle w:val="KeyWord0"/>
              </w:rPr>
              <w:t>ax</w:t>
            </w:r>
            <w:r w:rsidRPr="00903DBA">
              <w:t xml:space="preserve">, </w:t>
            </w:r>
            <w:r w:rsidR="00463FCB" w:rsidRPr="00903DBA">
              <w:rPr>
                <w:rStyle w:val="KeyWord0"/>
              </w:rPr>
              <w:t>bx</w:t>
            </w:r>
          </w:p>
          <w:p w14:paraId="6D94FE24" w14:textId="12E995D9" w:rsidR="00CE407A" w:rsidRPr="00903DBA" w:rsidRDefault="00CB128D" w:rsidP="00CB128D">
            <w:pPr>
              <w:pStyle w:val="Code"/>
            </w:pPr>
            <w:r w:rsidRPr="00903DBA">
              <w:t>mov [x</w:t>
            </w:r>
            <w:r w:rsidRPr="00903DBA">
              <w:rPr>
                <w:vertAlign w:val="subscript"/>
              </w:rPr>
              <w:t>address</w:t>
            </w:r>
            <w:r w:rsidRPr="00903DBA">
              <w:t xml:space="preserve">], </w:t>
            </w:r>
            <w:r w:rsidR="00463FCB" w:rsidRPr="00903DBA">
              <w:rPr>
                <w:rStyle w:val="KeyWord0"/>
              </w:rPr>
              <w:t>ax</w:t>
            </w:r>
          </w:p>
        </w:tc>
      </w:tr>
      <w:tr w:rsidR="00CE407A" w:rsidRPr="00903DBA" w14:paraId="473F4FB4" w14:textId="77777777" w:rsidTr="00CE407A">
        <w:tc>
          <w:tcPr>
            <w:tcW w:w="4675" w:type="dxa"/>
          </w:tcPr>
          <w:p w14:paraId="367C83F5" w14:textId="62337AF7" w:rsidR="00CE407A" w:rsidRPr="00903DBA" w:rsidRDefault="00CE407A" w:rsidP="00CE407A">
            <w:r w:rsidRPr="00903DBA">
              <w:t>(</w:t>
            </w:r>
            <w:r w:rsidR="00956300" w:rsidRPr="00903DBA">
              <w:t>c</w:t>
            </w:r>
            <w:r w:rsidRPr="00903DBA">
              <w:t xml:space="preserve">) </w:t>
            </w:r>
            <w:r w:rsidR="00956300" w:rsidRPr="00903DBA">
              <w:t xml:space="preserve">Assembly Code with Tracks </w:t>
            </w:r>
          </w:p>
        </w:tc>
        <w:tc>
          <w:tcPr>
            <w:tcW w:w="4675" w:type="dxa"/>
          </w:tcPr>
          <w:p w14:paraId="61DF1BED" w14:textId="67DB390C" w:rsidR="00CE407A" w:rsidRPr="00903DBA" w:rsidRDefault="00CE407A" w:rsidP="00CE407A">
            <w:r w:rsidRPr="00903DBA">
              <w:t>(</w:t>
            </w:r>
            <w:r w:rsidR="00956300" w:rsidRPr="00903DBA">
              <w:t>d</w:t>
            </w:r>
            <w:r w:rsidRPr="00903DBA">
              <w:t xml:space="preserve">) </w:t>
            </w:r>
            <w:r w:rsidR="00956300" w:rsidRPr="00903DBA">
              <w:t>Final Assembly Code</w:t>
            </w:r>
          </w:p>
        </w:tc>
      </w:tr>
    </w:tbl>
    <w:p w14:paraId="30D27200" w14:textId="159477F6" w:rsidR="00463FCB" w:rsidRPr="00903DBA" w:rsidRDefault="00463FCB" w:rsidP="00463FCB">
      <w:r w:rsidRPr="00903DBA">
        <w:t xml:space="preserve">In the final assembly code, we cannot assign </w:t>
      </w:r>
      <w:r w:rsidRPr="00903DBA">
        <w:rPr>
          <w:rStyle w:val="KeyWord0"/>
        </w:rPr>
        <w:t>track0</w:t>
      </w:r>
      <w:r w:rsidRPr="00903DBA">
        <w:t xml:space="preserve"> and </w:t>
      </w:r>
      <w:r w:rsidRPr="00903DBA">
        <w:rPr>
          <w:rStyle w:val="KeyWord0"/>
        </w:rPr>
        <w:t>track1</w:t>
      </w:r>
      <w:r w:rsidRPr="00903DBA">
        <w:t xml:space="preserve"> the same register, since they overlap.</w:t>
      </w:r>
    </w:p>
    <w:p w14:paraId="086B3704" w14:textId="06D4E7EF" w:rsidR="00AC2E7E" w:rsidRPr="00903DBA" w:rsidRDefault="00AC2E7E" w:rsidP="00EE078C">
      <w:pPr>
        <w:pStyle w:val="Rubrik3"/>
      </w:pPr>
      <w:bookmarkStart w:id="13" w:name="_Toc57655976"/>
      <w:r w:rsidRPr="00903DBA">
        <w:lastRenderedPageBreak/>
        <w:t>The Object Code Generator and Linker</w:t>
      </w:r>
      <w:bookmarkEnd w:id="13"/>
    </w:p>
    <w:p w14:paraId="369FA846" w14:textId="638F41D7" w:rsidR="00AC2E7E" w:rsidRPr="00903DBA" w:rsidRDefault="001B4CC3" w:rsidP="00AC2E7E">
      <w:r w:rsidRPr="00903DBA">
        <w:t xml:space="preserve">At mentioned at the beginning of this chapter, there </w:t>
      </w:r>
      <w:r w:rsidR="00E93693" w:rsidRPr="00903DBA">
        <w:t xml:space="preserve">are </w:t>
      </w:r>
      <w:r w:rsidR="00023970" w:rsidRPr="00903DBA">
        <w:t>two target systems</w:t>
      </w:r>
      <w:r w:rsidR="00E93693" w:rsidRPr="00903DBA">
        <w:t xml:space="preserve">: 64-bit Linux and 16-bit Windows. In the latter case, we generate files with object code and </w:t>
      </w:r>
      <w:r w:rsidR="0078105F" w:rsidRPr="00903DBA">
        <w:t>l</w:t>
      </w:r>
      <w:r w:rsidR="00E93693" w:rsidRPr="00903DBA">
        <w:t xml:space="preserve">ink the object code together </w:t>
      </w:r>
      <w:r w:rsidR="0078105F" w:rsidRPr="00903DBA">
        <w:t>in</w:t>
      </w:r>
      <w:r w:rsidR="00E93693" w:rsidRPr="00903DBA">
        <w:t xml:space="preserve"> a file executable in the .com file format.</w:t>
      </w:r>
      <w:r w:rsidR="00C9101D" w:rsidRPr="00903DBA">
        <w:t xml:space="preserve"> However, we will ignore this alternative until Chapter</w:t>
      </w:r>
      <w:r w:rsidR="00F50E15" w:rsidRPr="00903DBA">
        <w:t xml:space="preserve"> </w:t>
      </w:r>
      <w:r w:rsidR="00F50E15" w:rsidRPr="00903DBA">
        <w:fldChar w:fldCharType="begin"/>
      </w:r>
      <w:r w:rsidR="00F50E15" w:rsidRPr="00903DBA">
        <w:instrText xml:space="preserve"> REF _Ref54009755 \r \h </w:instrText>
      </w:r>
      <w:r w:rsidR="00F50E15" w:rsidRPr="00903DBA">
        <w:fldChar w:fldCharType="separate"/>
      </w:r>
      <w:r w:rsidR="00392B3E">
        <w:t>13</w:t>
      </w:r>
      <w:r w:rsidR="00F50E15" w:rsidRPr="00903DBA">
        <w:fldChar w:fldCharType="end"/>
      </w:r>
      <w:r w:rsidR="00A14DE3" w:rsidRPr="00903DBA">
        <w:t>, and focus on the 64-bit Linux alternative</w:t>
      </w:r>
      <w:r w:rsidR="00455098">
        <w:t xml:space="preserve"> up until then.</w:t>
      </w:r>
    </w:p>
    <w:p w14:paraId="56C797AB" w14:textId="66B3525A" w:rsidR="00EE078C" w:rsidRPr="00903DBA" w:rsidRDefault="00EE078C" w:rsidP="00EE078C">
      <w:pPr>
        <w:pStyle w:val="Rubrik3"/>
      </w:pPr>
      <w:bookmarkStart w:id="14" w:name="_Toc57655977"/>
      <w:r w:rsidRPr="00903DBA">
        <w:t>The Standard Library</w:t>
      </w:r>
      <w:bookmarkEnd w:id="14"/>
    </w:p>
    <w:p w14:paraId="5C881F7B" w14:textId="3C207D4C" w:rsidR="00D03F33" w:rsidRPr="00903DBA" w:rsidRDefault="00DD64F0" w:rsidP="005E7D2C">
      <w:r w:rsidRPr="00903DBA">
        <w:t xml:space="preserve">The C language comes with a set of functions, macros, and instructions for </w:t>
      </w:r>
      <w:r w:rsidR="00526E3A" w:rsidRPr="00903DBA">
        <w:t>many</w:t>
      </w:r>
      <w:r w:rsidR="00342ACC" w:rsidRPr="00903DBA">
        <w:t xml:space="preserve"> </w:t>
      </w:r>
      <w:r w:rsidR="000A7BA6" w:rsidRPr="00903DBA">
        <w:t>services.</w:t>
      </w:r>
      <w:r w:rsidR="00670400" w:rsidRPr="00903DBA">
        <w:t xml:space="preserve"> It is mostly implemented in C. However, there are some additional non-standard </w:t>
      </w:r>
      <w:r w:rsidR="0078105F" w:rsidRPr="00903DBA">
        <w:t>elements</w:t>
      </w:r>
      <w:r w:rsidR="00670400" w:rsidRPr="00903DBA">
        <w:t xml:space="preserve"> for accessing registers</w:t>
      </w:r>
      <w:r w:rsidR="00553828" w:rsidRPr="00903DBA">
        <w:t xml:space="preserve"> and perform system calls.</w:t>
      </w:r>
    </w:p>
    <w:p w14:paraId="74AB3819" w14:textId="50AD24A8" w:rsidR="00CE5717" w:rsidRPr="00903DBA" w:rsidRDefault="00CF2A1B" w:rsidP="00CF2A1B">
      <w:pPr>
        <w:pStyle w:val="Rubrik2"/>
      </w:pPr>
      <w:bookmarkStart w:id="15" w:name="_Ref54199481"/>
      <w:bookmarkStart w:id="16" w:name="_Toc57655978"/>
      <w:bookmarkStart w:id="17" w:name="_Ref418260972"/>
      <w:r w:rsidRPr="00903DBA">
        <w:t xml:space="preserve">The </w:t>
      </w:r>
      <w:r w:rsidR="00CE5717" w:rsidRPr="00903DBA">
        <w:t>Main</w:t>
      </w:r>
      <w:r w:rsidRPr="00903DBA">
        <w:t xml:space="preserve"> Class</w:t>
      </w:r>
      <w:bookmarkEnd w:id="15"/>
      <w:bookmarkEnd w:id="16"/>
    </w:p>
    <w:p w14:paraId="67940380" w14:textId="5078FB11" w:rsidR="004B716F" w:rsidRPr="00903DBA" w:rsidRDefault="004B716F" w:rsidP="004B716F">
      <w:r w:rsidRPr="00903DBA">
        <w:t xml:space="preserve">The </w:t>
      </w:r>
      <w:r w:rsidRPr="00903DBA">
        <w:rPr>
          <w:rStyle w:val="KeyWord0"/>
        </w:rPr>
        <w:t>Main</w:t>
      </w:r>
      <w:r w:rsidRPr="00903DBA">
        <w:t xml:space="preserve"> class handles the overall compi</w:t>
      </w:r>
      <w:r w:rsidR="00B25E5B" w:rsidRPr="00903DBA">
        <w:t>ling and linking.</w:t>
      </w:r>
      <w:r w:rsidR="002C6C03" w:rsidRPr="00903DBA">
        <w:t xml:space="preserve"> It compiles the source code and generates the assembly files </w:t>
      </w:r>
      <w:r w:rsidR="00DD6041" w:rsidRPr="00903DBA">
        <w:t xml:space="preserve">together with a </w:t>
      </w:r>
      <w:r w:rsidR="002C6C03" w:rsidRPr="00903DBA">
        <w:t>makefile</w:t>
      </w:r>
      <w:r w:rsidR="000B3E1E" w:rsidRPr="00903DBA">
        <w:t>, that is used</w:t>
      </w:r>
      <w:r w:rsidR="00DD6041" w:rsidRPr="00903DBA">
        <w:t xml:space="preserve"> to assembly and link the code to the final executable file.</w:t>
      </w:r>
    </w:p>
    <w:p w14:paraId="269A2329" w14:textId="7E6A9360" w:rsidR="004E4A14" w:rsidRPr="00903DBA" w:rsidRDefault="004E4A14" w:rsidP="004E4A14">
      <w:pPr>
        <w:pStyle w:val="CodeHeader"/>
      </w:pPr>
      <w:r w:rsidRPr="00903DBA">
        <w:t>Main.cs</w:t>
      </w:r>
    </w:p>
    <w:p w14:paraId="5A72243E" w14:textId="77777777" w:rsidR="000848EB" w:rsidRPr="00903DBA" w:rsidRDefault="000848EB" w:rsidP="000848EB">
      <w:pPr>
        <w:pStyle w:val="Code"/>
        <w:rPr>
          <w:highlight w:val="white"/>
        </w:rPr>
      </w:pPr>
      <w:r w:rsidRPr="00903DBA">
        <w:rPr>
          <w:highlight w:val="white"/>
        </w:rPr>
        <w:t>using System;</w:t>
      </w:r>
    </w:p>
    <w:p w14:paraId="67E53E0E" w14:textId="77777777" w:rsidR="000848EB" w:rsidRPr="00903DBA" w:rsidRDefault="000848EB" w:rsidP="000848EB">
      <w:pPr>
        <w:pStyle w:val="Code"/>
        <w:rPr>
          <w:highlight w:val="white"/>
        </w:rPr>
      </w:pPr>
      <w:r w:rsidRPr="00903DBA">
        <w:rPr>
          <w:highlight w:val="white"/>
        </w:rPr>
        <w:t>using System.IO;</w:t>
      </w:r>
    </w:p>
    <w:p w14:paraId="608A8FA0" w14:textId="77777777" w:rsidR="000848EB" w:rsidRPr="00903DBA" w:rsidRDefault="000848EB" w:rsidP="000848EB">
      <w:pPr>
        <w:pStyle w:val="Code"/>
        <w:rPr>
          <w:highlight w:val="white"/>
        </w:rPr>
      </w:pPr>
      <w:r w:rsidRPr="00903DBA">
        <w:rPr>
          <w:highlight w:val="white"/>
        </w:rPr>
        <w:t>using System.Text;</w:t>
      </w:r>
    </w:p>
    <w:p w14:paraId="3EB4E696" w14:textId="77777777" w:rsidR="000848EB" w:rsidRPr="00903DBA" w:rsidRDefault="000848EB" w:rsidP="000848EB">
      <w:pPr>
        <w:pStyle w:val="Code"/>
        <w:rPr>
          <w:highlight w:val="white"/>
        </w:rPr>
      </w:pPr>
      <w:r w:rsidRPr="00903DBA">
        <w:rPr>
          <w:highlight w:val="white"/>
        </w:rPr>
        <w:t>using System.Globalization;</w:t>
      </w:r>
    </w:p>
    <w:p w14:paraId="3CFECCD4" w14:textId="77777777" w:rsidR="000848EB" w:rsidRPr="00903DBA" w:rsidRDefault="000848EB" w:rsidP="000848EB">
      <w:pPr>
        <w:pStyle w:val="Code"/>
        <w:rPr>
          <w:highlight w:val="white"/>
        </w:rPr>
      </w:pPr>
      <w:r w:rsidRPr="00903DBA">
        <w:rPr>
          <w:highlight w:val="white"/>
        </w:rPr>
        <w:t>using System.Collections.Generic;</w:t>
      </w:r>
    </w:p>
    <w:p w14:paraId="4C874BFE" w14:textId="77777777" w:rsidR="000848EB" w:rsidRPr="00903DBA" w:rsidRDefault="000848EB" w:rsidP="000848EB">
      <w:pPr>
        <w:pStyle w:val="Code"/>
        <w:rPr>
          <w:highlight w:val="white"/>
        </w:rPr>
      </w:pPr>
      <w:r w:rsidRPr="00903DBA">
        <w:rPr>
          <w:highlight w:val="white"/>
        </w:rPr>
        <w:t>namespace CCompiler {</w:t>
      </w:r>
    </w:p>
    <w:p w14:paraId="7D7B2510" w14:textId="77777777" w:rsidR="000848EB" w:rsidRPr="00903DBA" w:rsidRDefault="000848EB" w:rsidP="000848EB">
      <w:pPr>
        <w:pStyle w:val="Code"/>
        <w:rPr>
          <w:highlight w:val="white"/>
        </w:rPr>
      </w:pPr>
      <w:r w:rsidRPr="00903DBA">
        <w:rPr>
          <w:highlight w:val="white"/>
        </w:rPr>
        <w:t xml:space="preserve">  public class Start {</w:t>
      </w:r>
    </w:p>
    <w:p w14:paraId="08708CC3" w14:textId="1D729334" w:rsidR="00DD147E" w:rsidRPr="00903DBA" w:rsidRDefault="000340B6" w:rsidP="00DD147E">
      <w:pPr>
        <w:rPr>
          <w:highlight w:val="white"/>
        </w:rPr>
      </w:pPr>
      <w:r w:rsidRPr="00903DBA">
        <w:rPr>
          <w:highlight w:val="white"/>
        </w:rPr>
        <w:t xml:space="preserve">First of all, there is the </w:t>
      </w:r>
      <w:r w:rsidRPr="00903DBA">
        <w:rPr>
          <w:rStyle w:val="KeyWord0"/>
          <w:highlight w:val="white"/>
        </w:rPr>
        <w:t>Linux</w:t>
      </w:r>
      <w:r w:rsidRPr="00903DBA">
        <w:rPr>
          <w:highlight w:val="white"/>
        </w:rPr>
        <w:t xml:space="preserve"> and </w:t>
      </w:r>
      <w:r w:rsidRPr="00903DBA">
        <w:rPr>
          <w:rStyle w:val="KeyWord0"/>
          <w:highlight w:val="white"/>
        </w:rPr>
        <w:t>Windows</w:t>
      </w:r>
      <w:r w:rsidRPr="00903DBA">
        <w:rPr>
          <w:highlight w:val="white"/>
        </w:rPr>
        <w:t xml:space="preserve"> fields</w:t>
      </w:r>
      <w:r w:rsidR="00BC235C" w:rsidRPr="00903DBA">
        <w:rPr>
          <w:highlight w:val="white"/>
        </w:rPr>
        <w:t xml:space="preserve">, that indicates whether the output of the compiler is a set of </w:t>
      </w:r>
      <w:r w:rsidR="005F79CB" w:rsidRPr="00903DBA">
        <w:rPr>
          <w:highlight w:val="white"/>
        </w:rPr>
        <w:t>assembly file</w:t>
      </w:r>
      <w:r w:rsidR="00BC235C" w:rsidRPr="00903DBA">
        <w:rPr>
          <w:highlight w:val="white"/>
        </w:rPr>
        <w:t>s and a makefile for the Linux system, or an executable file for the Windows system.</w:t>
      </w:r>
      <w:r w:rsidRPr="00903DBA">
        <w:rPr>
          <w:highlight w:val="white"/>
        </w:rPr>
        <w:t xml:space="preserve"> </w:t>
      </w:r>
      <w:r w:rsidR="00DD147E" w:rsidRPr="00903DBA">
        <w:rPr>
          <w:highlight w:val="white"/>
        </w:rPr>
        <w:t xml:space="preserve">Throughout this book, there will be several statements that test whether the </w:t>
      </w:r>
      <w:r w:rsidR="00DD147E" w:rsidRPr="00903DBA">
        <w:rPr>
          <w:rStyle w:val="KeyWord0"/>
          <w:highlight w:val="white"/>
        </w:rPr>
        <w:t>Windows</w:t>
      </w:r>
      <w:r w:rsidR="00DD147E" w:rsidRPr="00903DBA">
        <w:rPr>
          <w:highlight w:val="white"/>
        </w:rPr>
        <w:t xml:space="preserve"> or </w:t>
      </w:r>
      <w:r w:rsidR="00DD147E" w:rsidRPr="00903DBA">
        <w:rPr>
          <w:rStyle w:val="KeyWord0"/>
          <w:highlight w:val="white"/>
        </w:rPr>
        <w:t>Linux</w:t>
      </w:r>
      <w:r w:rsidR="00DD147E" w:rsidRPr="00903DBA">
        <w:rPr>
          <w:highlight w:val="white"/>
        </w:rPr>
        <w:t xml:space="preserve"> field is true.</w:t>
      </w:r>
      <w:r w:rsidR="00BC235C" w:rsidRPr="00903DBA">
        <w:rPr>
          <w:highlight w:val="white"/>
        </w:rPr>
        <w:t xml:space="preserve"> </w:t>
      </w:r>
      <w:r w:rsidR="00F71EBA" w:rsidRPr="00903DBA">
        <w:rPr>
          <w:highlight w:val="white"/>
        </w:rPr>
        <w:t xml:space="preserve">We will look into the Linux cases through the </w:t>
      </w:r>
      <w:r w:rsidR="0038337A" w:rsidRPr="00903DBA">
        <w:rPr>
          <w:highlight w:val="white"/>
        </w:rPr>
        <w:t xml:space="preserve">first part of this </w:t>
      </w:r>
      <w:r w:rsidR="00F71EBA" w:rsidRPr="00903DBA">
        <w:rPr>
          <w:highlight w:val="white"/>
        </w:rPr>
        <w:t xml:space="preserve">book and wait with the Windows case until Chapter </w:t>
      </w:r>
      <w:r w:rsidR="00F50E15" w:rsidRPr="00903DBA">
        <w:fldChar w:fldCharType="begin"/>
      </w:r>
      <w:r w:rsidR="00F50E15" w:rsidRPr="00903DBA">
        <w:instrText xml:space="preserve"> REF _Ref54009755 \r \h </w:instrText>
      </w:r>
      <w:r w:rsidR="00F50E15" w:rsidRPr="00903DBA">
        <w:fldChar w:fldCharType="separate"/>
      </w:r>
      <w:r w:rsidR="00392B3E">
        <w:t>13</w:t>
      </w:r>
      <w:r w:rsidR="00F50E15" w:rsidRPr="00903DBA">
        <w:fldChar w:fldCharType="end"/>
      </w:r>
      <w:r w:rsidR="00F71EBA" w:rsidRPr="00903DBA">
        <w:rPr>
          <w:highlight w:val="white"/>
        </w:rPr>
        <w:t>.</w:t>
      </w:r>
    </w:p>
    <w:p w14:paraId="3E8FBB0D" w14:textId="507CCCF1" w:rsidR="00C25549" w:rsidRPr="00903DBA" w:rsidRDefault="00C25549" w:rsidP="00C25549">
      <w:pPr>
        <w:pStyle w:val="Code"/>
        <w:rPr>
          <w:highlight w:val="white"/>
        </w:rPr>
      </w:pPr>
      <w:r w:rsidRPr="00903DBA">
        <w:rPr>
          <w:highlight w:val="white"/>
        </w:rPr>
        <w:t xml:space="preserve">    public static bool Linux, Windows;</w:t>
      </w:r>
    </w:p>
    <w:p w14:paraId="3C60EAFE" w14:textId="77777777" w:rsidR="00C25549" w:rsidRPr="00903DBA" w:rsidRDefault="00C25549" w:rsidP="00C25549">
      <w:pPr>
        <w:pStyle w:val="Code"/>
        <w:rPr>
          <w:highlight w:val="white"/>
        </w:rPr>
      </w:pPr>
      <w:r w:rsidRPr="00903DBA">
        <w:rPr>
          <w:highlight w:val="white"/>
        </w:rPr>
        <w:t xml:space="preserve">    public static string SourcePath =</w:t>
      </w:r>
    </w:p>
    <w:p w14:paraId="2B07B56B" w14:textId="67ADFDFD" w:rsidR="00C25549" w:rsidRPr="00903DBA" w:rsidRDefault="00C25549" w:rsidP="00C25549">
      <w:pPr>
        <w:pStyle w:val="Code"/>
        <w:rPr>
          <w:highlight w:val="white"/>
        </w:rPr>
      </w:pPr>
      <w:r w:rsidRPr="00903DBA">
        <w:rPr>
          <w:highlight w:val="white"/>
        </w:rPr>
        <w:t xml:space="preserve">      @"C:\Users\Stefan\Documents\vagrant\homestead\code\code\",</w:t>
      </w:r>
    </w:p>
    <w:p w14:paraId="61C79F96" w14:textId="77777777" w:rsidR="00C25549" w:rsidRPr="00903DBA" w:rsidRDefault="00C25549" w:rsidP="00C25549">
      <w:pPr>
        <w:pStyle w:val="Code"/>
        <w:rPr>
          <w:highlight w:val="white"/>
        </w:rPr>
      </w:pPr>
      <w:r w:rsidRPr="00903DBA">
        <w:rPr>
          <w:highlight w:val="white"/>
        </w:rPr>
        <w:t xml:space="preserve">                         TargetPath = @"C:\D\";</w:t>
      </w:r>
    </w:p>
    <w:p w14:paraId="0969363A" w14:textId="5F9D4EBB" w:rsidR="00224E6F" w:rsidRPr="00903DBA" w:rsidRDefault="00224E6F" w:rsidP="00224E6F">
      <w:pPr>
        <w:rPr>
          <w:highlight w:val="white"/>
        </w:rPr>
      </w:pPr>
      <w:r w:rsidRPr="00903DBA">
        <w:rPr>
          <w:highlight w:val="white"/>
        </w:rPr>
        <w:t xml:space="preserve">As mentioned above, we simply ignore the </w:t>
      </w:r>
      <w:r w:rsidRPr="00903DBA">
        <w:rPr>
          <w:rStyle w:val="KeyWord0"/>
          <w:highlight w:val="white"/>
        </w:rPr>
        <w:t>Start.Windows</w:t>
      </w:r>
      <w:r w:rsidRPr="00903DBA">
        <w:rPr>
          <w:highlight w:val="white"/>
        </w:rPr>
        <w:t xml:space="preserve"> </w:t>
      </w:r>
      <w:r w:rsidR="00671B5D" w:rsidRPr="00903DBA">
        <w:rPr>
          <w:highlight w:val="white"/>
        </w:rPr>
        <w:t xml:space="preserve">it this point, an </w:t>
      </w:r>
      <w:r w:rsidR="00EF5FE5" w:rsidRPr="00903DBA">
        <w:rPr>
          <w:highlight w:val="white"/>
        </w:rPr>
        <w:t>revisit</w:t>
      </w:r>
      <w:r w:rsidR="00671B5D" w:rsidRPr="00903DBA">
        <w:rPr>
          <w:highlight w:val="white"/>
        </w:rPr>
        <w:t xml:space="preserve"> them in </w:t>
      </w:r>
      <w:r w:rsidRPr="00903DBA">
        <w:rPr>
          <w:highlight w:val="white"/>
        </w:rPr>
        <w:t xml:space="preserve">Chapter </w:t>
      </w:r>
      <w:r w:rsidR="00F50E15" w:rsidRPr="00903DBA">
        <w:fldChar w:fldCharType="begin"/>
      </w:r>
      <w:r w:rsidR="00F50E15" w:rsidRPr="00903DBA">
        <w:instrText xml:space="preserve"> REF _Ref54009755 \r \h </w:instrText>
      </w:r>
      <w:r w:rsidR="00F50E15" w:rsidRPr="00903DBA">
        <w:fldChar w:fldCharType="separate"/>
      </w:r>
      <w:r w:rsidR="00392B3E">
        <w:t>13</w:t>
      </w:r>
      <w:r w:rsidR="00F50E15" w:rsidRPr="00903DBA">
        <w:fldChar w:fldCharType="end"/>
      </w:r>
      <w:r w:rsidRPr="00903DBA">
        <w:rPr>
          <w:highlight w:val="white"/>
        </w:rPr>
        <w:t>.</w:t>
      </w:r>
    </w:p>
    <w:p w14:paraId="71FC9DCB" w14:textId="77777777" w:rsidR="000848EB" w:rsidRPr="00903DBA" w:rsidRDefault="000848EB" w:rsidP="000848EB">
      <w:pPr>
        <w:pStyle w:val="Code"/>
        <w:rPr>
          <w:highlight w:val="white"/>
        </w:rPr>
      </w:pPr>
      <w:r w:rsidRPr="00903DBA">
        <w:rPr>
          <w:highlight w:val="white"/>
        </w:rPr>
        <w:t xml:space="preserve">    public static void Main(string[] args){</w:t>
      </w:r>
    </w:p>
    <w:p w14:paraId="11AC508D" w14:textId="23F7AE39" w:rsidR="00055A90" w:rsidRPr="00903DBA" w:rsidRDefault="00055A90" w:rsidP="00055A90">
      <w:pPr>
        <w:pStyle w:val="Code"/>
        <w:rPr>
          <w:highlight w:val="white"/>
        </w:rPr>
      </w:pPr>
      <w:r w:rsidRPr="00903DBA">
        <w:rPr>
          <w:highlight w:val="white"/>
        </w:rPr>
        <w:t xml:space="preserve">      if (Start.Windows) {</w:t>
      </w:r>
    </w:p>
    <w:p w14:paraId="1A9AE141" w14:textId="364E9632" w:rsidR="00055A90" w:rsidRPr="00903DBA" w:rsidRDefault="005D5282" w:rsidP="00055A90">
      <w:pPr>
        <w:pStyle w:val="Code"/>
        <w:rPr>
          <w:highlight w:val="white"/>
        </w:rPr>
      </w:pPr>
      <w:r w:rsidRPr="00903DBA">
        <w:rPr>
          <w:highlight w:val="white"/>
        </w:rPr>
        <w:t xml:space="preserve">        // ...</w:t>
      </w:r>
    </w:p>
    <w:p w14:paraId="42C03EA6" w14:textId="77777777" w:rsidR="00055A90" w:rsidRPr="00903DBA" w:rsidRDefault="00055A90" w:rsidP="00055A90">
      <w:pPr>
        <w:pStyle w:val="Code"/>
        <w:rPr>
          <w:highlight w:val="white"/>
        </w:rPr>
      </w:pPr>
      <w:r w:rsidRPr="00903DBA">
        <w:rPr>
          <w:highlight w:val="white"/>
        </w:rPr>
        <w:t xml:space="preserve">      }</w:t>
      </w:r>
    </w:p>
    <w:p w14:paraId="64303D72" w14:textId="1BAA5DAC" w:rsidR="00055A90" w:rsidRPr="00903DBA" w:rsidRDefault="00316A6F" w:rsidP="00316A6F">
      <w:pPr>
        <w:rPr>
          <w:highlight w:val="white"/>
        </w:rPr>
      </w:pPr>
      <w:r w:rsidRPr="00903DBA">
        <w:rPr>
          <w:highlight w:val="white"/>
        </w:rPr>
        <w:t xml:space="preserve">We set the current culture </w:t>
      </w:r>
      <w:r w:rsidR="00B63A2B" w:rsidRPr="00903DBA">
        <w:rPr>
          <w:highlight w:val="white"/>
        </w:rPr>
        <w:t>for</w:t>
      </w:r>
      <w:r w:rsidRPr="00903DBA">
        <w:rPr>
          <w:highlight w:val="white"/>
        </w:rPr>
        <w:t xml:space="preserve"> decimal numbers to be properly interpreted.</w:t>
      </w:r>
    </w:p>
    <w:p w14:paraId="0B8CDD4F" w14:textId="77777777" w:rsidR="000848EB" w:rsidRPr="00903DBA" w:rsidRDefault="000848EB" w:rsidP="000848EB">
      <w:pPr>
        <w:pStyle w:val="Code"/>
        <w:rPr>
          <w:highlight w:val="white"/>
        </w:rPr>
      </w:pPr>
      <w:r w:rsidRPr="00903DBA">
        <w:rPr>
          <w:highlight w:val="white"/>
        </w:rPr>
        <w:t xml:space="preserve">      System.Threading.Thread.CurrentThread.CurrentCulture =</w:t>
      </w:r>
    </w:p>
    <w:p w14:paraId="3612E17D" w14:textId="209F7188" w:rsidR="000848EB" w:rsidRPr="00903DBA" w:rsidRDefault="000848EB" w:rsidP="000848EB">
      <w:pPr>
        <w:pStyle w:val="Code"/>
        <w:rPr>
          <w:highlight w:val="white"/>
        </w:rPr>
      </w:pPr>
      <w:r w:rsidRPr="00903DBA">
        <w:rPr>
          <w:highlight w:val="white"/>
        </w:rPr>
        <w:t xml:space="preserve">        CultureInfo.InvariantCulture;</w:t>
      </w:r>
    </w:p>
    <w:p w14:paraId="39B57609" w14:textId="6464C3DA" w:rsidR="00316A6F" w:rsidRPr="00903DBA" w:rsidRDefault="00316A6F" w:rsidP="00316A6F">
      <w:pPr>
        <w:rPr>
          <w:highlight w:val="white"/>
        </w:rPr>
      </w:pPr>
      <w:r w:rsidRPr="00903DBA">
        <w:rPr>
          <w:highlight w:val="white"/>
        </w:rPr>
        <w:t>If there are no command line arguments, we report an error.</w:t>
      </w:r>
    </w:p>
    <w:p w14:paraId="6A347573" w14:textId="7609469E" w:rsidR="000848EB" w:rsidRPr="00903DBA" w:rsidRDefault="000848EB" w:rsidP="000848EB">
      <w:pPr>
        <w:pStyle w:val="Code"/>
        <w:rPr>
          <w:highlight w:val="white"/>
        </w:rPr>
      </w:pPr>
      <w:r w:rsidRPr="00903DBA">
        <w:rPr>
          <w:highlight w:val="white"/>
        </w:rPr>
        <w:t xml:space="preserve">      if (args.Length == 0) {</w:t>
      </w:r>
    </w:p>
    <w:p w14:paraId="798ABD6D" w14:textId="77777777" w:rsidR="000848EB" w:rsidRPr="00903DBA" w:rsidRDefault="000848EB" w:rsidP="000848EB">
      <w:pPr>
        <w:pStyle w:val="Code"/>
        <w:rPr>
          <w:highlight w:val="white"/>
        </w:rPr>
      </w:pPr>
      <w:r w:rsidRPr="00903DBA">
        <w:rPr>
          <w:highlight w:val="white"/>
        </w:rPr>
        <w:t xml:space="preserve">        Assert.Error("usage: compiler &lt;filename&gt;");</w:t>
      </w:r>
    </w:p>
    <w:p w14:paraId="5A91FA14" w14:textId="77777777" w:rsidR="000848EB" w:rsidRPr="00903DBA" w:rsidRDefault="000848EB" w:rsidP="000848EB">
      <w:pPr>
        <w:pStyle w:val="Code"/>
        <w:rPr>
          <w:highlight w:val="white"/>
        </w:rPr>
      </w:pPr>
      <w:r w:rsidRPr="00903DBA">
        <w:rPr>
          <w:highlight w:val="white"/>
        </w:rPr>
        <w:t xml:space="preserve">      }</w:t>
      </w:r>
    </w:p>
    <w:p w14:paraId="2D33B84B" w14:textId="202F394F" w:rsidR="000848EB" w:rsidRPr="00903DBA" w:rsidRDefault="00DD4D0D" w:rsidP="00DD4D0D">
      <w:pPr>
        <w:rPr>
          <w:highlight w:val="white"/>
        </w:rPr>
      </w:pPr>
      <w:r w:rsidRPr="00903DBA">
        <w:rPr>
          <w:highlight w:val="white"/>
        </w:rPr>
        <w:lastRenderedPageBreak/>
        <w:t xml:space="preserve">The </w:t>
      </w:r>
      <w:r w:rsidRPr="00903DBA">
        <w:rPr>
          <w:rStyle w:val="KeyWord0"/>
          <w:highlight w:val="white"/>
        </w:rPr>
        <w:t>rebuild</w:t>
      </w:r>
      <w:r w:rsidRPr="00903DBA">
        <w:rPr>
          <w:highlight w:val="white"/>
        </w:rPr>
        <w:t xml:space="preserve"> flag</w:t>
      </w:r>
      <w:r w:rsidR="00B63A2B" w:rsidRPr="00903DBA">
        <w:rPr>
          <w:highlight w:val="white"/>
        </w:rPr>
        <w:t xml:space="preserve"> </w:t>
      </w:r>
      <w:r w:rsidR="00566F81" w:rsidRPr="00903DBA">
        <w:rPr>
          <w:highlight w:val="white"/>
        </w:rPr>
        <w:t xml:space="preserve">indicates that each source file shall be compiled, regardless of whether </w:t>
      </w:r>
      <w:r w:rsidR="00671B5D" w:rsidRPr="00903DBA">
        <w:rPr>
          <w:highlight w:val="white"/>
        </w:rPr>
        <w:t xml:space="preserve">the generated </w:t>
      </w:r>
      <w:r w:rsidR="005F79CB" w:rsidRPr="00903DBA">
        <w:rPr>
          <w:highlight w:val="white"/>
        </w:rPr>
        <w:t>assembly file</w:t>
      </w:r>
      <w:r w:rsidR="00671B5D" w:rsidRPr="00903DBA">
        <w:rPr>
          <w:highlight w:val="white"/>
        </w:rPr>
        <w:t xml:space="preserve"> is fresh; that is, was </w:t>
      </w:r>
      <w:r w:rsidR="00992B7A" w:rsidRPr="00903DBA">
        <w:rPr>
          <w:highlight w:val="white"/>
        </w:rPr>
        <w:t>last modified</w:t>
      </w:r>
      <w:r w:rsidR="00671B5D" w:rsidRPr="00903DBA">
        <w:rPr>
          <w:highlight w:val="white"/>
        </w:rPr>
        <w:t xml:space="preserve"> after the source file</w:t>
      </w:r>
      <w:r w:rsidR="000B3E1E" w:rsidRPr="00903DBA">
        <w:rPr>
          <w:highlight w:val="white"/>
        </w:rPr>
        <w:t xml:space="preserve"> or any of its included files</w:t>
      </w:r>
      <w:r w:rsidR="00671B5D" w:rsidRPr="00903DBA">
        <w:rPr>
          <w:highlight w:val="white"/>
        </w:rPr>
        <w:t xml:space="preserve"> was last modified. </w:t>
      </w:r>
      <w:r w:rsidR="00566F81" w:rsidRPr="00903DBA">
        <w:rPr>
          <w:highlight w:val="white"/>
        </w:rPr>
        <w:t xml:space="preserve">The </w:t>
      </w:r>
      <w:r w:rsidR="00566F81" w:rsidRPr="00903DBA">
        <w:rPr>
          <w:rStyle w:val="KeyWord0"/>
          <w:highlight w:val="white"/>
        </w:rPr>
        <w:t>print</w:t>
      </w:r>
      <w:r w:rsidR="00566F81" w:rsidRPr="00903DBA">
        <w:rPr>
          <w:highlight w:val="white"/>
        </w:rPr>
        <w:t xml:space="preserve"> flag </w:t>
      </w:r>
      <w:r w:rsidR="000560BC" w:rsidRPr="00903DBA">
        <w:rPr>
          <w:highlight w:val="white"/>
        </w:rPr>
        <w:t xml:space="preserve">indicates that </w:t>
      </w:r>
      <w:r w:rsidR="007E691C" w:rsidRPr="00903DBA">
        <w:rPr>
          <w:highlight w:val="white"/>
        </w:rPr>
        <w:t xml:space="preserve">information about the compiling process shall be printed to </w:t>
      </w:r>
      <w:r w:rsidR="007E691C" w:rsidRPr="00903DBA">
        <w:rPr>
          <w:rStyle w:val="KeyWord0"/>
          <w:highlight w:val="white"/>
        </w:rPr>
        <w:t>stdout</w:t>
      </w:r>
      <w:r w:rsidR="007E691C" w:rsidRPr="00903DBA">
        <w:rPr>
          <w:highlight w:val="white"/>
        </w:rPr>
        <w:t>.</w:t>
      </w:r>
    </w:p>
    <w:p w14:paraId="3431E5B8" w14:textId="77777777" w:rsidR="000848EB" w:rsidRPr="00903DBA" w:rsidRDefault="000848EB" w:rsidP="000848EB">
      <w:pPr>
        <w:pStyle w:val="Code"/>
        <w:rPr>
          <w:highlight w:val="white"/>
        </w:rPr>
      </w:pPr>
      <w:r w:rsidRPr="00903DBA">
        <w:rPr>
          <w:highlight w:val="white"/>
        </w:rPr>
        <w:t xml:space="preserve">      List&lt;string&gt; argList = new List&lt;string&gt;(args);</w:t>
      </w:r>
    </w:p>
    <w:p w14:paraId="7946A0D4" w14:textId="51F26DEB" w:rsidR="000848EB" w:rsidRPr="00903DBA" w:rsidRDefault="000848EB" w:rsidP="000848EB">
      <w:pPr>
        <w:pStyle w:val="Code"/>
        <w:rPr>
          <w:highlight w:val="white"/>
        </w:rPr>
      </w:pPr>
      <w:r w:rsidRPr="00903DBA">
        <w:rPr>
          <w:highlight w:val="white"/>
        </w:rPr>
        <w:t xml:space="preserve">      bool rebuild = argList.Remove("-r</w:t>
      </w:r>
      <w:r w:rsidR="00316A6F" w:rsidRPr="00903DBA">
        <w:rPr>
          <w:highlight w:val="white"/>
        </w:rPr>
        <w:t>ebuild</w:t>
      </w:r>
      <w:r w:rsidRPr="00903DBA">
        <w:rPr>
          <w:highlight w:val="white"/>
        </w:rPr>
        <w:t>"),</w:t>
      </w:r>
    </w:p>
    <w:p w14:paraId="2594CED1" w14:textId="55E35184" w:rsidR="00566F81" w:rsidRPr="00903DBA" w:rsidRDefault="000848EB" w:rsidP="00566F81">
      <w:pPr>
        <w:pStyle w:val="Code"/>
      </w:pPr>
      <w:r w:rsidRPr="00903DBA">
        <w:rPr>
          <w:highlight w:val="white"/>
        </w:rPr>
        <w:t xml:space="preserve">           print = argList.Remove("-p</w:t>
      </w:r>
      <w:r w:rsidR="00316A6F" w:rsidRPr="00903DBA">
        <w:rPr>
          <w:highlight w:val="white"/>
        </w:rPr>
        <w:t>rint</w:t>
      </w:r>
      <w:r w:rsidRPr="00903DBA">
        <w:rPr>
          <w:highlight w:val="white"/>
        </w:rPr>
        <w:t>")</w:t>
      </w:r>
      <w:r w:rsidR="00566F81" w:rsidRPr="00903DBA">
        <w:t>;</w:t>
      </w:r>
    </w:p>
    <w:p w14:paraId="752924D2" w14:textId="7D7178C1" w:rsidR="000848EB" w:rsidRPr="00903DBA" w:rsidRDefault="00FA6F9E" w:rsidP="00FA6F9E">
      <w:pPr>
        <w:rPr>
          <w:highlight w:val="white"/>
        </w:rPr>
      </w:pPr>
      <w:r w:rsidRPr="00903DBA">
        <w:rPr>
          <w:highlight w:val="white"/>
        </w:rPr>
        <w:t>The</w:t>
      </w:r>
      <w:r w:rsidR="00444756" w:rsidRPr="00903DBA">
        <w:rPr>
          <w:highlight w:val="white"/>
        </w:rPr>
        <w:t>n</w:t>
      </w:r>
      <w:r w:rsidRPr="00903DBA">
        <w:rPr>
          <w:highlight w:val="white"/>
        </w:rPr>
        <w:t xml:space="preserve"> we start by </w:t>
      </w:r>
      <w:r w:rsidR="00671B5D" w:rsidRPr="00903DBA">
        <w:rPr>
          <w:highlight w:val="white"/>
        </w:rPr>
        <w:t>iterating through t</w:t>
      </w:r>
      <w:r w:rsidR="00384C2F" w:rsidRPr="00903DBA">
        <w:rPr>
          <w:highlight w:val="white"/>
        </w:rPr>
        <w:t xml:space="preserve">he files </w:t>
      </w:r>
      <w:r w:rsidR="00342789" w:rsidRPr="00903DBA">
        <w:rPr>
          <w:highlight w:val="white"/>
        </w:rPr>
        <w:t xml:space="preserve">of </w:t>
      </w:r>
      <w:r w:rsidR="00384C2F" w:rsidRPr="00903DBA">
        <w:rPr>
          <w:highlight w:val="white"/>
        </w:rPr>
        <w:t>the command line arguments.</w:t>
      </w:r>
      <w:r w:rsidR="00DE0BCA" w:rsidRPr="00903DBA">
        <w:rPr>
          <w:highlight w:val="white"/>
        </w:rPr>
        <w:t xml:space="preserve"> The </w:t>
      </w:r>
      <w:r w:rsidR="00DE0BCA" w:rsidRPr="00903DBA">
        <w:rPr>
          <w:rStyle w:val="KeyWord0"/>
          <w:highlight w:val="white"/>
        </w:rPr>
        <w:t>IsGeneratedFile</w:t>
      </w:r>
      <w:r w:rsidR="00FA5797" w:rsidRPr="00903DBA">
        <w:rPr>
          <w:rStyle w:val="KeyWord0"/>
          <w:highlight w:val="white"/>
        </w:rPr>
        <w:t>Fresh</w:t>
      </w:r>
      <w:r w:rsidR="00DE0BCA" w:rsidRPr="00903DBA">
        <w:rPr>
          <w:highlight w:val="white"/>
        </w:rPr>
        <w:t xml:space="preserve"> call decides if the assembly file is </w:t>
      </w:r>
      <w:r w:rsidR="00FA5797" w:rsidRPr="00903DBA">
        <w:rPr>
          <w:highlight w:val="white"/>
        </w:rPr>
        <w:t>fresh</w:t>
      </w:r>
      <w:r w:rsidR="00DE0BCA" w:rsidRPr="00903DBA">
        <w:rPr>
          <w:highlight w:val="white"/>
        </w:rPr>
        <w:t xml:space="preserve">; that is, if neither its source file nor any of the included files has been </w:t>
      </w:r>
      <w:r w:rsidR="00992B7A" w:rsidRPr="00903DBA">
        <w:rPr>
          <w:highlight w:val="white"/>
        </w:rPr>
        <w:t xml:space="preserve">modified after generated </w:t>
      </w:r>
      <w:r w:rsidR="00DE0BCA" w:rsidRPr="00903DBA">
        <w:rPr>
          <w:highlight w:val="white"/>
        </w:rPr>
        <w:t xml:space="preserve">assembly file. If the </w:t>
      </w:r>
      <w:r w:rsidR="00DE0BCA" w:rsidRPr="00903DBA">
        <w:rPr>
          <w:rStyle w:val="KeyWord0"/>
          <w:highlight w:val="white"/>
        </w:rPr>
        <w:t>rebuild</w:t>
      </w:r>
      <w:r w:rsidR="00DE0BCA" w:rsidRPr="00903DBA">
        <w:rPr>
          <w:highlight w:val="white"/>
        </w:rPr>
        <w:t xml:space="preserve"> flag is set or if the source file is not </w:t>
      </w:r>
      <w:r w:rsidR="00FA5797" w:rsidRPr="00903DBA">
        <w:rPr>
          <w:highlight w:val="white"/>
        </w:rPr>
        <w:t>fresh</w:t>
      </w:r>
      <w:r w:rsidR="00DE0BCA" w:rsidRPr="00903DBA">
        <w:rPr>
          <w:highlight w:val="white"/>
        </w:rPr>
        <w:t xml:space="preserve">, it becomes compiled. The </w:t>
      </w:r>
      <w:r w:rsidR="00DE0BCA" w:rsidRPr="00903DBA">
        <w:rPr>
          <w:rStyle w:val="KeyWord0"/>
          <w:highlight w:val="white"/>
        </w:rPr>
        <w:t>rebuild</w:t>
      </w:r>
      <w:r w:rsidR="00DE0BCA" w:rsidRPr="00903DBA">
        <w:rPr>
          <w:highlight w:val="white"/>
        </w:rPr>
        <w:t xml:space="preserve"> flag has just that effect, that the file shall be recompiled regardless of whether it is necessary</w:t>
      </w:r>
      <w:r w:rsidR="00DF5036" w:rsidRPr="00903DBA">
        <w:rPr>
          <w:highlight w:val="white"/>
        </w:rPr>
        <w:t xml:space="preserve"> or not.</w:t>
      </w:r>
    </w:p>
    <w:p w14:paraId="46767C9B" w14:textId="77777777" w:rsidR="000848EB" w:rsidRPr="00903DBA" w:rsidRDefault="000848EB" w:rsidP="000848EB">
      <w:pPr>
        <w:pStyle w:val="Code"/>
        <w:rPr>
          <w:highlight w:val="white"/>
        </w:rPr>
      </w:pPr>
      <w:r w:rsidRPr="00903DBA">
        <w:rPr>
          <w:highlight w:val="white"/>
        </w:rPr>
        <w:t xml:space="preserve">      try {</w:t>
      </w:r>
    </w:p>
    <w:p w14:paraId="3F16A346" w14:textId="77777777" w:rsidR="00526239" w:rsidRPr="00903DBA" w:rsidRDefault="00526239" w:rsidP="00526239">
      <w:pPr>
        <w:pStyle w:val="Code"/>
        <w:rPr>
          <w:highlight w:val="white"/>
        </w:rPr>
      </w:pPr>
      <w:r w:rsidRPr="00903DBA">
        <w:rPr>
          <w:highlight w:val="white"/>
        </w:rPr>
        <w:t xml:space="preserve">        if (Start.Linux) {</w:t>
      </w:r>
    </w:p>
    <w:p w14:paraId="3B2E68F7" w14:textId="21B54C27"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foreach (string arg in argList) {</w:t>
      </w:r>
    </w:p>
    <w:p w14:paraId="7E7DA98A" w14:textId="372C48C7"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FileInfo file =</w:t>
      </w:r>
      <w:r w:rsidR="00051AED" w:rsidRPr="00903DBA">
        <w:rPr>
          <w:highlight w:val="white"/>
        </w:rPr>
        <w:t xml:space="preserve"> </w:t>
      </w:r>
      <w:r w:rsidRPr="00903DBA">
        <w:rPr>
          <w:highlight w:val="white"/>
        </w:rPr>
        <w:t>new FileInfo(</w:t>
      </w:r>
      <w:r w:rsidR="00051AED" w:rsidRPr="00903DBA">
        <w:rPr>
          <w:highlight w:val="white"/>
        </w:rPr>
        <w:t xml:space="preserve">SourcePath + </w:t>
      </w:r>
      <w:r w:rsidRPr="00903DBA">
        <w:rPr>
          <w:highlight w:val="white"/>
        </w:rPr>
        <w:t>arg);</w:t>
      </w:r>
    </w:p>
    <w:p w14:paraId="035F7C0A" w14:textId="77777777" w:rsidR="00DE0BCA" w:rsidRPr="00903DBA" w:rsidRDefault="00DE0BCA" w:rsidP="000848EB">
      <w:pPr>
        <w:pStyle w:val="Code"/>
        <w:rPr>
          <w:highlight w:val="white"/>
        </w:rPr>
      </w:pPr>
    </w:p>
    <w:p w14:paraId="203A42CA" w14:textId="1F78D9E5"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if (rebuild || !</w:t>
      </w:r>
      <w:r w:rsidR="008E74E1" w:rsidRPr="00903DBA">
        <w:rPr>
          <w:highlight w:val="white"/>
        </w:rPr>
        <w:t>IsGeneratedFile</w:t>
      </w:r>
      <w:r w:rsidR="00FA5797" w:rsidRPr="00903DBA">
        <w:rPr>
          <w:highlight w:val="white"/>
        </w:rPr>
        <w:t>Fresh</w:t>
      </w:r>
      <w:r w:rsidRPr="00903DBA">
        <w:rPr>
          <w:highlight w:val="white"/>
        </w:rPr>
        <w:t>(file</w:t>
      </w:r>
      <w:r w:rsidR="00872C9D" w:rsidRPr="00903DBA">
        <w:rPr>
          <w:highlight w:val="white"/>
        </w:rPr>
        <w:t>, ".asm"</w:t>
      </w:r>
      <w:r w:rsidRPr="00903DBA">
        <w:rPr>
          <w:highlight w:val="white"/>
        </w:rPr>
        <w:t>)) {</w:t>
      </w:r>
    </w:p>
    <w:p w14:paraId="76210211" w14:textId="326CCBC0"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if (print) {</w:t>
      </w:r>
    </w:p>
    <w:p w14:paraId="62250C81" w14:textId="77777777" w:rsidR="008A75FA"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Console.Out.WriteLine("Compiling \"" +</w:t>
      </w:r>
    </w:p>
    <w:p w14:paraId="6B593957" w14:textId="311B8224" w:rsidR="000848EB" w:rsidRPr="00903DBA" w:rsidRDefault="008A75FA" w:rsidP="000848EB">
      <w:pPr>
        <w:pStyle w:val="Code"/>
        <w:rPr>
          <w:highlight w:val="white"/>
        </w:rPr>
      </w:pPr>
      <w:r w:rsidRPr="00903DBA">
        <w:rPr>
          <w:highlight w:val="white"/>
        </w:rPr>
        <w:t xml:space="preserve">                                     </w:t>
      </w:r>
      <w:r w:rsidR="000848EB" w:rsidRPr="00903DBA">
        <w:rPr>
          <w:highlight w:val="white"/>
        </w:rPr>
        <w:t xml:space="preserve"> file.FullName + ".c\"."); </w:t>
      </w:r>
      <w:r w:rsidR="00526239" w:rsidRPr="00903DBA">
        <w:rPr>
          <w:highlight w:val="white"/>
        </w:rPr>
        <w:t xml:space="preserve"> </w:t>
      </w:r>
    </w:p>
    <w:p w14:paraId="58F99F7D" w14:textId="2852772D"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w:t>
      </w:r>
    </w:p>
    <w:p w14:paraId="7B685300" w14:textId="77777777" w:rsidR="000848EB" w:rsidRPr="00903DBA" w:rsidRDefault="000848EB" w:rsidP="000848EB">
      <w:pPr>
        <w:pStyle w:val="Code"/>
        <w:rPr>
          <w:highlight w:val="white"/>
        </w:rPr>
      </w:pPr>
    </w:p>
    <w:p w14:paraId="6C4529F9" w14:textId="287482A0" w:rsidR="000848EB" w:rsidRPr="00903DBA" w:rsidRDefault="00526239" w:rsidP="000848EB">
      <w:pPr>
        <w:pStyle w:val="Code"/>
        <w:rPr>
          <w:highlight w:val="white"/>
        </w:rPr>
      </w:pPr>
      <w:r w:rsidRPr="00903DBA">
        <w:rPr>
          <w:highlight w:val="white"/>
        </w:rPr>
        <w:t xml:space="preserve">  </w:t>
      </w:r>
      <w:r w:rsidR="000848EB" w:rsidRPr="00903DBA">
        <w:rPr>
          <w:highlight w:val="white"/>
        </w:rPr>
        <w:t xml:space="preserve">            </w:t>
      </w:r>
      <w:r w:rsidR="009175B4" w:rsidRPr="00903DBA">
        <w:rPr>
          <w:highlight w:val="white"/>
        </w:rPr>
        <w:t>CompileSourceFile</w:t>
      </w:r>
      <w:r w:rsidR="000848EB" w:rsidRPr="00903DBA">
        <w:rPr>
          <w:highlight w:val="white"/>
        </w:rPr>
        <w:t>(file);</w:t>
      </w:r>
    </w:p>
    <w:p w14:paraId="1A0B06BC" w14:textId="55413778"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w:t>
      </w:r>
    </w:p>
    <w:p w14:paraId="41F9CD5C" w14:textId="3DB8FA63" w:rsidR="00F13F65" w:rsidRPr="00903DBA" w:rsidRDefault="00F13F65" w:rsidP="000848EB">
      <w:pPr>
        <w:pStyle w:val="Code"/>
        <w:rPr>
          <w:highlight w:val="white"/>
        </w:rPr>
      </w:pPr>
      <w:r w:rsidRPr="00903DBA">
        <w:rPr>
          <w:highlight w:val="white"/>
        </w:rPr>
        <w:t xml:space="preserve">          }</w:t>
      </w:r>
    </w:p>
    <w:p w14:paraId="1B94C6B2" w14:textId="082F2217" w:rsidR="000848EB" w:rsidRPr="00903DBA" w:rsidRDefault="006F7257" w:rsidP="003C44DF">
      <w:pPr>
        <w:rPr>
          <w:highlight w:val="white"/>
        </w:rPr>
      </w:pPr>
      <w:r w:rsidRPr="00903DBA">
        <w:rPr>
          <w:highlight w:val="white"/>
        </w:rPr>
        <w:t xml:space="preserve">Finally, we call the </w:t>
      </w:r>
      <w:r w:rsidRPr="00903DBA">
        <w:rPr>
          <w:rStyle w:val="KeyWord0"/>
          <w:highlight w:val="white"/>
        </w:rPr>
        <w:t>GenerateMakeFile</w:t>
      </w:r>
      <w:r w:rsidRPr="00903DBA">
        <w:rPr>
          <w:highlight w:val="white"/>
        </w:rPr>
        <w:t xml:space="preserve"> method to</w:t>
      </w:r>
      <w:r w:rsidR="00CA75FD" w:rsidRPr="00903DBA">
        <w:rPr>
          <w:highlight w:val="white"/>
        </w:rPr>
        <w:t xml:space="preserve"> </w:t>
      </w:r>
      <w:r w:rsidR="003C44DF" w:rsidRPr="00903DBA">
        <w:rPr>
          <w:highlight w:val="white"/>
        </w:rPr>
        <w:t>creat</w:t>
      </w:r>
      <w:r w:rsidR="00CA75FD" w:rsidRPr="00903DBA">
        <w:rPr>
          <w:highlight w:val="white"/>
        </w:rPr>
        <w:t>e</w:t>
      </w:r>
      <w:r w:rsidR="003C44DF" w:rsidRPr="00903DBA">
        <w:rPr>
          <w:highlight w:val="white"/>
        </w:rPr>
        <w:t xml:space="preserve"> </w:t>
      </w:r>
      <w:r w:rsidR="00CA75FD" w:rsidRPr="00903DBA">
        <w:rPr>
          <w:highlight w:val="white"/>
        </w:rPr>
        <w:t xml:space="preserve">the </w:t>
      </w:r>
      <w:r w:rsidR="003C44DF" w:rsidRPr="00903DBA">
        <w:rPr>
          <w:highlight w:val="white"/>
        </w:rPr>
        <w:t>makefile.</w:t>
      </w:r>
    </w:p>
    <w:p w14:paraId="760F02A6" w14:textId="6251EF6A" w:rsidR="007B1E93" w:rsidRPr="00903DBA" w:rsidRDefault="007B1E93" w:rsidP="000848EB">
      <w:pPr>
        <w:pStyle w:val="Code"/>
        <w:rPr>
          <w:highlight w:val="white"/>
        </w:rPr>
      </w:pPr>
      <w:r w:rsidRPr="00903DBA">
        <w:rPr>
          <w:highlight w:val="white"/>
        </w:rPr>
        <w:t xml:space="preserve">          GenerateMakeFile(argList);</w:t>
      </w:r>
    </w:p>
    <w:p w14:paraId="53E42FA0" w14:textId="77777777" w:rsidR="000848EB" w:rsidRPr="00903DBA" w:rsidRDefault="000848EB" w:rsidP="000848EB">
      <w:pPr>
        <w:pStyle w:val="Code"/>
        <w:rPr>
          <w:highlight w:val="white"/>
        </w:rPr>
      </w:pPr>
      <w:r w:rsidRPr="00903DBA">
        <w:rPr>
          <w:highlight w:val="white"/>
        </w:rPr>
        <w:t xml:space="preserve">        }</w:t>
      </w:r>
    </w:p>
    <w:p w14:paraId="7403FE6A" w14:textId="77777777" w:rsidR="000848EB" w:rsidRPr="00903DBA" w:rsidRDefault="000848EB" w:rsidP="000848EB">
      <w:pPr>
        <w:pStyle w:val="Code"/>
        <w:rPr>
          <w:highlight w:val="white"/>
        </w:rPr>
      </w:pPr>
    </w:p>
    <w:p w14:paraId="7E7EB9A0" w14:textId="7BFAC5B3" w:rsidR="00B80F7F" w:rsidRPr="00903DBA" w:rsidRDefault="00B80F7F" w:rsidP="00B80F7F">
      <w:pPr>
        <w:pStyle w:val="Code"/>
        <w:rPr>
          <w:highlight w:val="white"/>
        </w:rPr>
      </w:pPr>
      <w:r w:rsidRPr="00903DBA">
        <w:rPr>
          <w:highlight w:val="white"/>
        </w:rPr>
        <w:t xml:space="preserve">        if (Start.Windows) {</w:t>
      </w:r>
    </w:p>
    <w:p w14:paraId="5E7F65F4" w14:textId="65B81472" w:rsidR="004C5297" w:rsidRPr="00903DBA" w:rsidRDefault="004C5297" w:rsidP="00B80F7F">
      <w:pPr>
        <w:pStyle w:val="Code"/>
        <w:rPr>
          <w:highlight w:val="white"/>
        </w:rPr>
      </w:pPr>
      <w:r w:rsidRPr="00903DBA">
        <w:rPr>
          <w:highlight w:val="white"/>
        </w:rPr>
        <w:t xml:space="preserve">          // ...</w:t>
      </w:r>
    </w:p>
    <w:p w14:paraId="1D37017D" w14:textId="2D7B1C72" w:rsidR="00B80F7F" w:rsidRPr="00903DBA" w:rsidRDefault="00B80F7F" w:rsidP="000848EB">
      <w:pPr>
        <w:pStyle w:val="Code"/>
        <w:rPr>
          <w:highlight w:val="white"/>
        </w:rPr>
      </w:pPr>
      <w:r w:rsidRPr="00903DBA">
        <w:rPr>
          <w:highlight w:val="white"/>
        </w:rPr>
        <w:t xml:space="preserve">        }</w:t>
      </w:r>
    </w:p>
    <w:p w14:paraId="4EF44844" w14:textId="2A78E20B" w:rsidR="000848EB" w:rsidRPr="00903DBA" w:rsidRDefault="000848EB" w:rsidP="000848EB">
      <w:pPr>
        <w:pStyle w:val="Code"/>
        <w:rPr>
          <w:highlight w:val="white"/>
        </w:rPr>
      </w:pPr>
      <w:r w:rsidRPr="00903DBA">
        <w:rPr>
          <w:highlight w:val="white"/>
        </w:rPr>
        <w:t xml:space="preserve">      }</w:t>
      </w:r>
    </w:p>
    <w:p w14:paraId="7A8488E6" w14:textId="07C19FF6" w:rsidR="00F10501" w:rsidRPr="00903DBA" w:rsidRDefault="00F10501" w:rsidP="00F10501">
      <w:pPr>
        <w:rPr>
          <w:highlight w:val="white"/>
        </w:rPr>
      </w:pPr>
      <w:r w:rsidRPr="00903DBA">
        <w:rPr>
          <w:highlight w:val="white"/>
        </w:rPr>
        <w:t>In case of a runtime error (most likely: file error), we catch the exception and report an error.</w:t>
      </w:r>
    </w:p>
    <w:p w14:paraId="0C8547D3" w14:textId="77777777" w:rsidR="000848EB" w:rsidRPr="00903DBA" w:rsidRDefault="000848EB" w:rsidP="000848EB">
      <w:pPr>
        <w:pStyle w:val="Code"/>
        <w:rPr>
          <w:highlight w:val="white"/>
        </w:rPr>
      </w:pPr>
      <w:r w:rsidRPr="00903DBA">
        <w:rPr>
          <w:highlight w:val="white"/>
        </w:rPr>
        <w:t xml:space="preserve">      catch (Exception exception) {</w:t>
      </w:r>
    </w:p>
    <w:p w14:paraId="70212B70" w14:textId="77777777" w:rsidR="000848EB" w:rsidRPr="00903DBA" w:rsidRDefault="000848EB" w:rsidP="000848EB">
      <w:pPr>
        <w:pStyle w:val="Code"/>
        <w:rPr>
          <w:highlight w:val="white"/>
        </w:rPr>
      </w:pPr>
      <w:r w:rsidRPr="00903DBA">
        <w:rPr>
          <w:highlight w:val="white"/>
        </w:rPr>
        <w:t xml:space="preserve">        Console.Out.WriteLine(exception.StackTrace);</w:t>
      </w:r>
    </w:p>
    <w:p w14:paraId="438C53F6" w14:textId="77777777" w:rsidR="000848EB" w:rsidRPr="00903DBA" w:rsidRDefault="000848EB" w:rsidP="000848EB">
      <w:pPr>
        <w:pStyle w:val="Code"/>
        <w:rPr>
          <w:highlight w:val="white"/>
        </w:rPr>
      </w:pPr>
      <w:r w:rsidRPr="00903DBA">
        <w:rPr>
          <w:highlight w:val="white"/>
        </w:rPr>
        <w:t xml:space="preserve">        Assert.Error(exception.Message, Message.Parse_error);</w:t>
      </w:r>
    </w:p>
    <w:p w14:paraId="797DC9F9" w14:textId="77777777" w:rsidR="000848EB" w:rsidRPr="00903DBA" w:rsidRDefault="000848EB" w:rsidP="000848EB">
      <w:pPr>
        <w:pStyle w:val="Code"/>
        <w:rPr>
          <w:highlight w:val="white"/>
        </w:rPr>
      </w:pPr>
      <w:r w:rsidRPr="00903DBA">
        <w:rPr>
          <w:highlight w:val="white"/>
        </w:rPr>
        <w:t xml:space="preserve">      }</w:t>
      </w:r>
    </w:p>
    <w:p w14:paraId="69BA4BD7" w14:textId="6A67D9C9" w:rsidR="000848EB" w:rsidRPr="00903DBA" w:rsidRDefault="000848EB" w:rsidP="000848EB">
      <w:pPr>
        <w:pStyle w:val="Code"/>
        <w:rPr>
          <w:highlight w:val="white"/>
        </w:rPr>
      </w:pPr>
      <w:r w:rsidRPr="00903DBA">
        <w:rPr>
          <w:highlight w:val="white"/>
        </w:rPr>
        <w:t xml:space="preserve">    }</w:t>
      </w:r>
    </w:p>
    <w:p w14:paraId="2CE34F96" w14:textId="1519D6A2" w:rsidR="000848EB" w:rsidRPr="00903DBA" w:rsidRDefault="002643B0" w:rsidP="00021FC6">
      <w:pPr>
        <w:pStyle w:val="Rubrik3"/>
        <w:rPr>
          <w:highlight w:val="white"/>
        </w:rPr>
      </w:pPr>
      <w:bookmarkStart w:id="18" w:name="_Toc57655979"/>
      <w:r w:rsidRPr="00903DBA">
        <w:rPr>
          <w:highlight w:val="white"/>
        </w:rPr>
        <w:t>Generating the Assembly File</w:t>
      </w:r>
      <w:bookmarkEnd w:id="18"/>
    </w:p>
    <w:p w14:paraId="347D02DB" w14:textId="166F68DA" w:rsidR="002643B0" w:rsidRPr="00903DBA" w:rsidRDefault="007E3DF6" w:rsidP="00AA1002">
      <w:pPr>
        <w:rPr>
          <w:highlight w:val="white"/>
        </w:rPr>
      </w:pPr>
      <w:r w:rsidRPr="00903DBA">
        <w:rPr>
          <w:highlight w:val="white"/>
        </w:rPr>
        <w:t xml:space="preserve">The </w:t>
      </w:r>
      <w:r w:rsidRPr="00903DBA">
        <w:rPr>
          <w:rStyle w:val="KeyWord0"/>
          <w:highlight w:val="white"/>
        </w:rPr>
        <w:t>CompileSourceFile</w:t>
      </w:r>
      <w:r w:rsidRPr="00903DBA">
        <w:rPr>
          <w:highlight w:val="white"/>
        </w:rPr>
        <w:t xml:space="preserve"> method </w:t>
      </w:r>
      <w:r w:rsidR="00705DEB" w:rsidRPr="00903DBA">
        <w:rPr>
          <w:highlight w:val="white"/>
        </w:rPr>
        <w:t xml:space="preserve">compiles the source file into an </w:t>
      </w:r>
      <w:r w:rsidR="005F79CB" w:rsidRPr="00903DBA">
        <w:rPr>
          <w:highlight w:val="white"/>
        </w:rPr>
        <w:t>assembly file</w:t>
      </w:r>
      <w:r w:rsidR="00705DEB" w:rsidRPr="00903DBA">
        <w:rPr>
          <w:highlight w:val="white"/>
        </w:rPr>
        <w:t>.</w:t>
      </w:r>
      <w:r w:rsidR="002667E0" w:rsidRPr="00903DBA">
        <w:rPr>
          <w:highlight w:val="white"/>
        </w:rPr>
        <w:t xml:space="preserve"> We begin by preprocessing the source code by creating an object of the </w:t>
      </w:r>
      <w:r w:rsidR="002667E0" w:rsidRPr="00903DBA">
        <w:rPr>
          <w:rStyle w:val="KeyWord0"/>
          <w:highlight w:val="white"/>
        </w:rPr>
        <w:t>Preprocessor</w:t>
      </w:r>
      <w:r w:rsidR="002667E0" w:rsidRPr="00903DBA">
        <w:rPr>
          <w:highlight w:val="white"/>
        </w:rPr>
        <w:t xml:space="preserve"> class. </w:t>
      </w:r>
      <w:r w:rsidR="00AA1002" w:rsidRPr="00903DBA">
        <w:rPr>
          <w:highlight w:val="white"/>
        </w:rPr>
        <w:t>T</w:t>
      </w:r>
      <w:r w:rsidR="002667E0" w:rsidRPr="00903DBA">
        <w:rPr>
          <w:highlight w:val="white"/>
        </w:rPr>
        <w:t>he preprocessing</w:t>
      </w:r>
      <w:r w:rsidR="00AA1002" w:rsidRPr="00903DBA">
        <w:rPr>
          <w:highlight w:val="white"/>
        </w:rPr>
        <w:t xml:space="preserve"> has</w:t>
      </w:r>
      <w:r w:rsidR="002667E0" w:rsidRPr="00903DBA">
        <w:rPr>
          <w:highlight w:val="white"/>
        </w:rPr>
        <w:t xml:space="preserve"> two output</w:t>
      </w:r>
      <w:r w:rsidR="00AA1002" w:rsidRPr="00903DBA">
        <w:rPr>
          <w:highlight w:val="white"/>
        </w:rPr>
        <w:t>s</w:t>
      </w:r>
      <w:r w:rsidR="002667E0" w:rsidRPr="00903DBA">
        <w:rPr>
          <w:highlight w:val="white"/>
        </w:rPr>
        <w:t xml:space="preserve">: the preprocessed code and the include set. </w:t>
      </w:r>
      <w:r w:rsidR="00774D4A" w:rsidRPr="00903DBA">
        <w:rPr>
          <w:highlight w:val="white"/>
        </w:rPr>
        <w:t xml:space="preserve">We use the include set </w:t>
      </w:r>
      <w:r w:rsidR="003D6D18" w:rsidRPr="00903DBA">
        <w:rPr>
          <w:highlight w:val="white"/>
        </w:rPr>
        <w:t xml:space="preserve">when calling </w:t>
      </w:r>
      <w:r w:rsidR="003C3CAF" w:rsidRPr="00903DBA">
        <w:rPr>
          <w:rStyle w:val="KeyWord0"/>
          <w:highlight w:val="white"/>
        </w:rPr>
        <w:t>GenerateDependencyFile</w:t>
      </w:r>
      <w:r w:rsidR="003D6D18" w:rsidRPr="00903DBA">
        <w:rPr>
          <w:highlight w:val="white"/>
        </w:rPr>
        <w:t xml:space="preserve"> </w:t>
      </w:r>
      <w:r w:rsidR="00774D4A" w:rsidRPr="00903DBA">
        <w:rPr>
          <w:highlight w:val="white"/>
        </w:rPr>
        <w:t xml:space="preserve">to </w:t>
      </w:r>
      <w:r w:rsidR="002643B0" w:rsidRPr="00903DBA">
        <w:rPr>
          <w:highlight w:val="white"/>
        </w:rPr>
        <w:t>establish</w:t>
      </w:r>
      <w:r w:rsidR="00774D4A" w:rsidRPr="00903DBA">
        <w:rPr>
          <w:highlight w:val="white"/>
        </w:rPr>
        <w:t xml:space="preserve"> the dependency file of the source file; that is, </w:t>
      </w:r>
      <w:r w:rsidR="002643B0" w:rsidRPr="00903DBA">
        <w:rPr>
          <w:highlight w:val="white"/>
        </w:rPr>
        <w:t>the name of the source file itself and the files included (directly or indirectly) by the source file.</w:t>
      </w:r>
    </w:p>
    <w:p w14:paraId="27710037" w14:textId="22624399" w:rsidR="000848EB" w:rsidRPr="00903DBA" w:rsidRDefault="000848EB" w:rsidP="002667E0">
      <w:pPr>
        <w:pStyle w:val="Code"/>
        <w:rPr>
          <w:highlight w:val="white"/>
        </w:rPr>
      </w:pPr>
      <w:r w:rsidRPr="00903DBA">
        <w:rPr>
          <w:highlight w:val="white"/>
        </w:rPr>
        <w:t xml:space="preserve">    public static void </w:t>
      </w:r>
      <w:r w:rsidR="009175B4" w:rsidRPr="00903DBA">
        <w:rPr>
          <w:highlight w:val="white"/>
        </w:rPr>
        <w:t>CompileSourceFile</w:t>
      </w:r>
      <w:r w:rsidRPr="00903DBA">
        <w:rPr>
          <w:highlight w:val="white"/>
        </w:rPr>
        <w:t>(FileInfo file) {</w:t>
      </w:r>
    </w:p>
    <w:p w14:paraId="7EA1C86E" w14:textId="77777777" w:rsidR="002667E0" w:rsidRPr="00903DBA" w:rsidRDefault="002667E0" w:rsidP="002667E0">
      <w:pPr>
        <w:pStyle w:val="Code"/>
        <w:rPr>
          <w:highlight w:val="white"/>
        </w:rPr>
      </w:pPr>
      <w:r w:rsidRPr="00903DBA">
        <w:rPr>
          <w:highlight w:val="white"/>
        </w:rPr>
        <w:t xml:space="preserve">      FileInfo sourceFile = new FileInfo(file.FullName + ".c");</w:t>
      </w:r>
    </w:p>
    <w:p w14:paraId="1F93145B" w14:textId="77777777" w:rsidR="002667E0" w:rsidRPr="00903DBA" w:rsidRDefault="002667E0" w:rsidP="002667E0">
      <w:pPr>
        <w:pStyle w:val="Code"/>
        <w:rPr>
          <w:highlight w:val="white"/>
        </w:rPr>
      </w:pPr>
      <w:r w:rsidRPr="00903DBA">
        <w:rPr>
          <w:highlight w:val="white"/>
        </w:rPr>
        <w:t xml:space="preserve">      Preprocessor preprocessor = new Preprocessor(sourceFile);</w:t>
      </w:r>
    </w:p>
    <w:p w14:paraId="6880AC37" w14:textId="76076932" w:rsidR="002667E0" w:rsidRPr="00903DBA" w:rsidRDefault="002667E0" w:rsidP="002667E0">
      <w:pPr>
        <w:pStyle w:val="Code"/>
        <w:rPr>
          <w:highlight w:val="white"/>
        </w:rPr>
      </w:pPr>
      <w:r w:rsidRPr="00903DBA">
        <w:rPr>
          <w:highlight w:val="white"/>
        </w:rPr>
        <w:lastRenderedPageBreak/>
        <w:t xml:space="preserve">      </w:t>
      </w:r>
      <w:r w:rsidR="003C3CAF" w:rsidRPr="00903DBA">
        <w:rPr>
          <w:highlight w:val="white"/>
        </w:rPr>
        <w:t>GenerateDependencyFile</w:t>
      </w:r>
      <w:r w:rsidRPr="00903DBA">
        <w:rPr>
          <w:highlight w:val="white"/>
        </w:rPr>
        <w:t>(</w:t>
      </w:r>
      <w:r w:rsidR="004653C0" w:rsidRPr="00903DBA">
        <w:rPr>
          <w:highlight w:val="white"/>
        </w:rPr>
        <w:t>file</w:t>
      </w:r>
      <w:r w:rsidRPr="00903DBA">
        <w:rPr>
          <w:highlight w:val="white"/>
        </w:rPr>
        <w:t>, preprocessor.IncludeSet);</w:t>
      </w:r>
    </w:p>
    <w:p w14:paraId="1A889E29" w14:textId="04C7BE05" w:rsidR="00FD66CA" w:rsidRPr="00903DBA" w:rsidRDefault="00FD66CA" w:rsidP="00375C15">
      <w:pPr>
        <w:rPr>
          <w:highlight w:val="white"/>
        </w:rPr>
      </w:pPr>
      <w:r w:rsidRPr="00903DBA">
        <w:rPr>
          <w:highlight w:val="white"/>
        </w:rPr>
        <w:t xml:space="preserve">We </w:t>
      </w:r>
      <w:r w:rsidR="00375C15" w:rsidRPr="00903DBA">
        <w:rPr>
          <w:highlight w:val="white"/>
        </w:rPr>
        <w:t xml:space="preserve">convert the preprocessed </w:t>
      </w:r>
      <w:r w:rsidR="004D2DD1" w:rsidRPr="00903DBA">
        <w:rPr>
          <w:highlight w:val="white"/>
        </w:rPr>
        <w:t xml:space="preserve">source </w:t>
      </w:r>
      <w:r w:rsidR="00375C15" w:rsidRPr="00903DBA">
        <w:rPr>
          <w:highlight w:val="white"/>
        </w:rPr>
        <w:t>code t</w:t>
      </w:r>
      <w:r w:rsidR="00F56E0A" w:rsidRPr="00903DBA">
        <w:rPr>
          <w:highlight w:val="white"/>
        </w:rPr>
        <w:t xml:space="preserve">o </w:t>
      </w:r>
      <w:r w:rsidR="00375C15" w:rsidRPr="00903DBA">
        <w:rPr>
          <w:highlight w:val="white"/>
        </w:rPr>
        <w:t>a byte array, that we use as input in a memory stream, that finally become input to the scanner.</w:t>
      </w:r>
    </w:p>
    <w:p w14:paraId="79CA87FD" w14:textId="77777777" w:rsidR="00916335" w:rsidRPr="00903DBA" w:rsidRDefault="00916335" w:rsidP="00916335">
      <w:pPr>
        <w:pStyle w:val="Code"/>
        <w:rPr>
          <w:highlight w:val="white"/>
        </w:rPr>
      </w:pPr>
      <w:r w:rsidRPr="00903DBA">
        <w:rPr>
          <w:highlight w:val="white"/>
        </w:rPr>
        <w:t xml:space="preserve">      byte[] byteArray =</w:t>
      </w:r>
    </w:p>
    <w:p w14:paraId="55755E5E" w14:textId="5E29B72F" w:rsidR="00916335" w:rsidRPr="00903DBA" w:rsidRDefault="00916335" w:rsidP="00916335">
      <w:pPr>
        <w:pStyle w:val="Code"/>
        <w:rPr>
          <w:highlight w:val="white"/>
        </w:rPr>
      </w:pPr>
      <w:r w:rsidRPr="00903DBA">
        <w:rPr>
          <w:highlight w:val="white"/>
        </w:rPr>
        <w:t xml:space="preserve">        Encoding.ASCII.GetBytes(preprocessor.PreprocessedCode);</w:t>
      </w:r>
    </w:p>
    <w:p w14:paraId="12B21ADC" w14:textId="77777777" w:rsidR="00916335" w:rsidRPr="00903DBA" w:rsidRDefault="00916335" w:rsidP="00916335">
      <w:pPr>
        <w:pStyle w:val="Code"/>
        <w:rPr>
          <w:highlight w:val="white"/>
        </w:rPr>
      </w:pPr>
      <w:r w:rsidRPr="00903DBA">
        <w:rPr>
          <w:highlight w:val="white"/>
        </w:rPr>
        <w:t xml:space="preserve">      MemoryStream memoryStream = new MemoryStream(byteArray);</w:t>
      </w:r>
    </w:p>
    <w:p w14:paraId="55BD342D" w14:textId="77777777" w:rsidR="00916335" w:rsidRPr="00903DBA" w:rsidRDefault="00916335" w:rsidP="00916335">
      <w:pPr>
        <w:pStyle w:val="Code"/>
        <w:rPr>
          <w:highlight w:val="white"/>
        </w:rPr>
      </w:pPr>
      <w:r w:rsidRPr="00903DBA">
        <w:rPr>
          <w:highlight w:val="white"/>
        </w:rPr>
        <w:t xml:space="preserve">      CCompiler_Main.Scanner scanner =</w:t>
      </w:r>
    </w:p>
    <w:p w14:paraId="56877C69" w14:textId="77777777" w:rsidR="00916335" w:rsidRPr="00903DBA" w:rsidRDefault="00916335" w:rsidP="00916335">
      <w:pPr>
        <w:pStyle w:val="Code"/>
        <w:rPr>
          <w:highlight w:val="white"/>
        </w:rPr>
      </w:pPr>
      <w:r w:rsidRPr="00903DBA">
        <w:rPr>
          <w:highlight w:val="white"/>
        </w:rPr>
        <w:t xml:space="preserve">        new CCompiler_Main.Scanner(memoryStream);</w:t>
      </w:r>
    </w:p>
    <w:p w14:paraId="3D9B2902" w14:textId="2EE322F3" w:rsidR="000848EB" w:rsidRPr="00903DBA" w:rsidRDefault="00A02EAE" w:rsidP="00A02EAE">
      <w:pPr>
        <w:rPr>
          <w:highlight w:val="white"/>
        </w:rPr>
      </w:pPr>
      <w:r w:rsidRPr="00903DBA">
        <w:rPr>
          <w:highlight w:val="white"/>
        </w:rPr>
        <w:t>We set the root symbol table to represent the global space of the source code and parse the source code.</w:t>
      </w:r>
      <w:r w:rsidR="00EE1973" w:rsidRPr="00903DBA">
        <w:rPr>
          <w:highlight w:val="white"/>
        </w:rPr>
        <w:t xml:space="preserve"> The </w:t>
      </w:r>
      <w:r w:rsidR="00EE1973" w:rsidRPr="00903DBA">
        <w:rPr>
          <w:rStyle w:val="KeyWord0"/>
          <w:highlight w:val="white"/>
        </w:rPr>
        <w:t>Path</w:t>
      </w:r>
      <w:r w:rsidR="00EE1973" w:rsidRPr="00903DBA">
        <w:rPr>
          <w:highlight w:val="white"/>
        </w:rPr>
        <w:t xml:space="preserve"> and </w:t>
      </w:r>
      <w:r w:rsidR="00EE1973" w:rsidRPr="00903DBA">
        <w:rPr>
          <w:rStyle w:val="KeyWord0"/>
          <w:highlight w:val="white"/>
        </w:rPr>
        <w:t>Line</w:t>
      </w:r>
      <w:r w:rsidR="00EE1973" w:rsidRPr="00903DBA">
        <w:rPr>
          <w:highlight w:val="white"/>
        </w:rPr>
        <w:t xml:space="preserve"> fields of the scanner is initialized in order to </w:t>
      </w:r>
      <w:r w:rsidR="004D2DD1" w:rsidRPr="00903DBA">
        <w:rPr>
          <w:highlight w:val="white"/>
        </w:rPr>
        <w:t xml:space="preserve">report the correct file and number in cases of </w:t>
      </w:r>
      <w:r w:rsidR="00EE1973" w:rsidRPr="00903DBA">
        <w:rPr>
          <w:highlight w:val="white"/>
        </w:rPr>
        <w:t>error messages.</w:t>
      </w:r>
      <w:r w:rsidR="004D2DD1" w:rsidRPr="00903DBA">
        <w:rPr>
          <w:highlight w:val="white"/>
        </w:rPr>
        <w:t xml:space="preserve"> If the parser encounters an error, it returns false and we report a syntax error.</w:t>
      </w:r>
    </w:p>
    <w:p w14:paraId="0481116A" w14:textId="77777777" w:rsidR="000848EB" w:rsidRPr="00903DBA" w:rsidRDefault="000848EB" w:rsidP="000848EB">
      <w:pPr>
        <w:pStyle w:val="Code"/>
        <w:rPr>
          <w:highlight w:val="white"/>
        </w:rPr>
      </w:pPr>
      <w:r w:rsidRPr="00903DBA">
        <w:rPr>
          <w:highlight w:val="white"/>
        </w:rPr>
        <w:t xml:space="preserve">      try {</w:t>
      </w:r>
    </w:p>
    <w:p w14:paraId="6685C142" w14:textId="77777777" w:rsidR="000848EB" w:rsidRPr="00903DBA" w:rsidRDefault="000848EB" w:rsidP="000848EB">
      <w:pPr>
        <w:pStyle w:val="Code"/>
        <w:rPr>
          <w:highlight w:val="white"/>
        </w:rPr>
      </w:pPr>
      <w:r w:rsidRPr="00903DBA">
        <w:rPr>
          <w:highlight w:val="white"/>
        </w:rPr>
        <w:t xml:space="preserve">        SymbolTable.CurrentTable = new SymbolTable(null, Scope.Global);</w:t>
      </w:r>
    </w:p>
    <w:p w14:paraId="10F7B5DD" w14:textId="77777777" w:rsidR="000848EB" w:rsidRPr="00903DBA" w:rsidRDefault="000848EB" w:rsidP="000848EB">
      <w:pPr>
        <w:pStyle w:val="Code"/>
        <w:rPr>
          <w:highlight w:val="white"/>
        </w:rPr>
      </w:pPr>
      <w:r w:rsidRPr="00903DBA">
        <w:rPr>
          <w:highlight w:val="white"/>
        </w:rPr>
        <w:t xml:space="preserve">        CCompiler_Main.Parser parser = new CCompiler_Main.Parser(scanner);</w:t>
      </w:r>
    </w:p>
    <w:p w14:paraId="0A0888F3" w14:textId="77777777" w:rsidR="000848EB" w:rsidRPr="00903DBA" w:rsidRDefault="000848EB" w:rsidP="000848EB">
      <w:pPr>
        <w:pStyle w:val="Code"/>
        <w:rPr>
          <w:highlight w:val="white"/>
        </w:rPr>
      </w:pPr>
      <w:r w:rsidRPr="00903DBA">
        <w:rPr>
          <w:highlight w:val="white"/>
        </w:rPr>
        <w:t xml:space="preserve">        Assert.Error(parser.Parse(), Message.Syntax_error);</w:t>
      </w:r>
    </w:p>
    <w:p w14:paraId="047A8575" w14:textId="77777777" w:rsidR="000848EB" w:rsidRPr="00903DBA" w:rsidRDefault="000848EB" w:rsidP="000848EB">
      <w:pPr>
        <w:pStyle w:val="Code"/>
        <w:rPr>
          <w:highlight w:val="white"/>
        </w:rPr>
      </w:pPr>
      <w:r w:rsidRPr="00903DBA">
        <w:rPr>
          <w:highlight w:val="white"/>
        </w:rPr>
        <w:t xml:space="preserve">      }</w:t>
      </w:r>
    </w:p>
    <w:p w14:paraId="6B5E8F4D" w14:textId="77777777" w:rsidR="000848EB" w:rsidRPr="00903DBA" w:rsidRDefault="000848EB" w:rsidP="000848EB">
      <w:pPr>
        <w:pStyle w:val="Code"/>
        <w:rPr>
          <w:highlight w:val="white"/>
        </w:rPr>
      </w:pPr>
      <w:r w:rsidRPr="00903DBA">
        <w:rPr>
          <w:highlight w:val="white"/>
        </w:rPr>
        <w:t xml:space="preserve">      catch (IOException ioException) {</w:t>
      </w:r>
    </w:p>
    <w:p w14:paraId="25AC66D9" w14:textId="77777777" w:rsidR="000848EB" w:rsidRPr="00903DBA" w:rsidRDefault="000848EB" w:rsidP="000848EB">
      <w:pPr>
        <w:pStyle w:val="Code"/>
        <w:rPr>
          <w:highlight w:val="white"/>
        </w:rPr>
      </w:pPr>
      <w:r w:rsidRPr="00903DBA">
        <w:rPr>
          <w:highlight w:val="white"/>
        </w:rPr>
        <w:t xml:space="preserve">        Assert.Error(false, ioException.StackTrace, Message.Syntax_error);</w:t>
      </w:r>
    </w:p>
    <w:p w14:paraId="61F25FA2" w14:textId="77777777" w:rsidR="000848EB" w:rsidRPr="00903DBA" w:rsidRDefault="000848EB" w:rsidP="000848EB">
      <w:pPr>
        <w:pStyle w:val="Code"/>
        <w:rPr>
          <w:highlight w:val="white"/>
        </w:rPr>
      </w:pPr>
      <w:r w:rsidRPr="00903DBA">
        <w:rPr>
          <w:highlight w:val="white"/>
        </w:rPr>
        <w:t xml:space="preserve">      }</w:t>
      </w:r>
    </w:p>
    <w:p w14:paraId="02827656" w14:textId="21296014" w:rsidR="009842AA" w:rsidRPr="00903DBA" w:rsidRDefault="009842AA" w:rsidP="009842AA">
      <w:pPr>
        <w:rPr>
          <w:highlight w:val="white"/>
        </w:rPr>
      </w:pPr>
      <w:r w:rsidRPr="00903DBA">
        <w:rPr>
          <w:highlight w:val="white"/>
        </w:rPr>
        <w:t xml:space="preserve">The result of the parsing is the </w:t>
      </w:r>
      <w:r w:rsidR="00B52224" w:rsidRPr="00903DBA">
        <w:rPr>
          <w:rStyle w:val="KeyWord0"/>
          <w:highlight w:val="white"/>
        </w:rPr>
        <w:t>SymbolTable.GlobalStaticSet</w:t>
      </w:r>
      <w:r w:rsidRPr="00903DBA">
        <w:rPr>
          <w:highlight w:val="white"/>
        </w:rPr>
        <w:t xml:space="preserve"> set, holding a set of static symbols, such as functions and static variables. </w:t>
      </w:r>
      <w:r w:rsidR="00B2097E" w:rsidRPr="00903DBA">
        <w:rPr>
          <w:highlight w:val="white"/>
        </w:rPr>
        <w:t>The resulting assembly file</w:t>
      </w:r>
      <w:r w:rsidR="00C61593" w:rsidRPr="00903DBA">
        <w:rPr>
          <w:highlight w:val="white"/>
        </w:rPr>
        <w:t xml:space="preserve"> shall</w:t>
      </w:r>
      <w:r w:rsidR="00B2097E" w:rsidRPr="00903DBA">
        <w:rPr>
          <w:highlight w:val="white"/>
        </w:rPr>
        <w:t xml:space="preserve"> is made up by three parts:</w:t>
      </w:r>
    </w:p>
    <w:p w14:paraId="083C5B08" w14:textId="6C79FA66" w:rsidR="00B2097E" w:rsidRPr="00903DBA" w:rsidRDefault="00B2097E" w:rsidP="00477426">
      <w:pPr>
        <w:pStyle w:val="SourceCodeBoxText"/>
        <w:framePr w:wrap="around"/>
        <w:rPr>
          <w:highlight w:val="white"/>
        </w:rPr>
      </w:pPr>
      <w:r w:rsidRPr="00903DBA">
        <w:rPr>
          <w:rStyle w:val="KeyWord0"/>
          <w:highlight w:val="white"/>
        </w:rPr>
        <w:t>Extern</w:t>
      </w:r>
      <w:r w:rsidRPr="00903DBA">
        <w:rPr>
          <w:highlight w:val="white"/>
        </w:rPr>
        <w:t>. The names of objects defined in other files</w:t>
      </w:r>
      <w:r w:rsidR="00AE46DE" w:rsidRPr="00903DBA">
        <w:rPr>
          <w:highlight w:val="white"/>
        </w:rPr>
        <w:t xml:space="preserve"> and accessible in this file.</w:t>
      </w:r>
    </w:p>
    <w:p w14:paraId="56077172" w14:textId="3327D7C5" w:rsidR="00B2097E" w:rsidRPr="00903DBA" w:rsidRDefault="009741E5" w:rsidP="00477426">
      <w:pPr>
        <w:pStyle w:val="SourceCodeBoxText"/>
        <w:framePr w:wrap="around"/>
        <w:rPr>
          <w:highlight w:val="white"/>
        </w:rPr>
      </w:pPr>
      <w:r w:rsidRPr="00903DBA">
        <w:rPr>
          <w:rStyle w:val="KeyWord0"/>
          <w:highlight w:val="white"/>
        </w:rPr>
        <w:t>Global</w:t>
      </w:r>
      <w:r w:rsidRPr="00903DBA">
        <w:rPr>
          <w:highlight w:val="white"/>
        </w:rPr>
        <w:t xml:space="preserve">. The names of objects defined in </w:t>
      </w:r>
      <w:r w:rsidR="00AE46DE" w:rsidRPr="00903DBA">
        <w:rPr>
          <w:highlight w:val="white"/>
        </w:rPr>
        <w:t xml:space="preserve">this </w:t>
      </w:r>
      <w:r w:rsidRPr="00903DBA">
        <w:rPr>
          <w:highlight w:val="white"/>
        </w:rPr>
        <w:t xml:space="preserve">file and </w:t>
      </w:r>
      <w:r w:rsidR="00AE46DE" w:rsidRPr="00903DBA">
        <w:rPr>
          <w:highlight w:val="white"/>
        </w:rPr>
        <w:t>accessible</w:t>
      </w:r>
      <w:r w:rsidRPr="00903DBA">
        <w:rPr>
          <w:highlight w:val="white"/>
        </w:rPr>
        <w:t xml:space="preserve"> in other files.</w:t>
      </w:r>
    </w:p>
    <w:p w14:paraId="00F5CC12" w14:textId="1EA4A972" w:rsidR="009741E5" w:rsidRPr="00903DBA" w:rsidRDefault="009741E5" w:rsidP="00477426">
      <w:pPr>
        <w:pStyle w:val="SourceCodeBoxText"/>
        <w:framePr w:wrap="around"/>
        <w:rPr>
          <w:highlight w:val="white"/>
        </w:rPr>
      </w:pPr>
      <w:r w:rsidRPr="00903DBA">
        <w:rPr>
          <w:rStyle w:val="KeyWord0"/>
          <w:highlight w:val="white"/>
        </w:rPr>
        <w:t>Code</w:t>
      </w:r>
      <w:r w:rsidRPr="00903DBA">
        <w:rPr>
          <w:highlight w:val="white"/>
        </w:rPr>
        <w:t>. The actual assembly code</w:t>
      </w:r>
      <w:r w:rsidR="00C61593" w:rsidRPr="00903DBA">
        <w:rPr>
          <w:highlight w:val="white"/>
        </w:rPr>
        <w:t xml:space="preserve"> of the symbols of </w:t>
      </w:r>
      <w:r w:rsidR="005C0B13" w:rsidRPr="00903DBA">
        <w:rPr>
          <w:highlight w:val="white"/>
        </w:rPr>
        <w:t>the global static set</w:t>
      </w:r>
      <w:r w:rsidR="00C61593" w:rsidRPr="00903DBA">
        <w:rPr>
          <w:highlight w:val="white"/>
        </w:rPr>
        <w:t>.</w:t>
      </w:r>
    </w:p>
    <w:p w14:paraId="394812E9" w14:textId="1CCBDB4E" w:rsidR="009741E5" w:rsidRPr="00903DBA" w:rsidRDefault="009741E5" w:rsidP="009741E5">
      <w:pPr>
        <w:rPr>
          <w:highlight w:val="white"/>
        </w:rPr>
      </w:pPr>
      <w:r w:rsidRPr="00903DBA">
        <w:rPr>
          <w:highlight w:val="white"/>
        </w:rPr>
        <w:t>We start by defining the tot</w:t>
      </w:r>
      <w:r w:rsidR="00033D0F" w:rsidRPr="00903DBA">
        <w:rPr>
          <w:highlight w:val="white"/>
        </w:rPr>
        <w:t>a</w:t>
      </w:r>
      <w:r w:rsidRPr="00903DBA">
        <w:rPr>
          <w:highlight w:val="white"/>
        </w:rPr>
        <w:t xml:space="preserve">l extern set; that is, the </w:t>
      </w:r>
      <w:r w:rsidR="00564075" w:rsidRPr="00903DBA">
        <w:rPr>
          <w:highlight w:val="white"/>
        </w:rPr>
        <w:t xml:space="preserve">union of the extern sets of the symbol in </w:t>
      </w:r>
      <w:r w:rsidR="005C0B13" w:rsidRPr="00903DBA">
        <w:rPr>
          <w:highlight w:val="white"/>
        </w:rPr>
        <w:t>the global static set</w:t>
      </w:r>
      <w:r w:rsidR="00564075" w:rsidRPr="00903DBA">
        <w:rPr>
          <w:highlight w:val="white"/>
        </w:rPr>
        <w:t xml:space="preserve"> of the file.</w:t>
      </w:r>
    </w:p>
    <w:p w14:paraId="1D194433" w14:textId="77777777" w:rsidR="008F3070" w:rsidRPr="00903DBA" w:rsidRDefault="008F3070" w:rsidP="009842AA">
      <w:pPr>
        <w:pStyle w:val="Code"/>
        <w:rPr>
          <w:highlight w:val="white"/>
        </w:rPr>
      </w:pPr>
      <w:r w:rsidRPr="00903DBA">
        <w:rPr>
          <w:highlight w:val="white"/>
        </w:rPr>
        <w:t xml:space="preserve">      if (Start.Linux) {</w:t>
      </w:r>
    </w:p>
    <w:p w14:paraId="6D5A1C7C" w14:textId="50B6FB42" w:rsidR="008F3070" w:rsidRPr="00903DBA" w:rsidRDefault="008F3070" w:rsidP="009842AA">
      <w:pPr>
        <w:pStyle w:val="Code"/>
        <w:rPr>
          <w:highlight w:val="white"/>
        </w:rPr>
      </w:pPr>
      <w:r w:rsidRPr="00903DBA">
        <w:rPr>
          <w:highlight w:val="white"/>
        </w:rPr>
        <w:t xml:space="preserve">        ISet&lt;string&gt; </w:t>
      </w:r>
      <w:r w:rsidR="00AE54FA" w:rsidRPr="00903DBA">
        <w:rPr>
          <w:highlight w:val="white"/>
        </w:rPr>
        <w:t>totalExternSet</w:t>
      </w:r>
      <w:r w:rsidRPr="00903DBA">
        <w:rPr>
          <w:highlight w:val="white"/>
        </w:rPr>
        <w:t xml:space="preserve"> = new HashSet&lt;string&gt;();</w:t>
      </w:r>
    </w:p>
    <w:p w14:paraId="3503B796" w14:textId="77777777" w:rsidR="008F3070" w:rsidRPr="00903DBA" w:rsidRDefault="008F3070" w:rsidP="009842AA">
      <w:pPr>
        <w:pStyle w:val="Code"/>
        <w:rPr>
          <w:highlight w:val="white"/>
        </w:rPr>
      </w:pPr>
      <w:r w:rsidRPr="00903DBA">
        <w:rPr>
          <w:highlight w:val="white"/>
        </w:rPr>
        <w:t xml:space="preserve">                     </w:t>
      </w:r>
    </w:p>
    <w:p w14:paraId="6AA6B6C1" w14:textId="79B0D42D" w:rsidR="008F3070" w:rsidRPr="00903DBA" w:rsidRDefault="008F3070" w:rsidP="009842AA">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18BDEBF9" w14:textId="77777777" w:rsidR="008F3070" w:rsidRPr="00903DBA" w:rsidRDefault="008F3070" w:rsidP="009842AA">
      <w:pPr>
        <w:pStyle w:val="Code"/>
        <w:rPr>
          <w:highlight w:val="white"/>
        </w:rPr>
      </w:pPr>
      <w:r w:rsidRPr="00903DBA">
        <w:rPr>
          <w:highlight w:val="white"/>
        </w:rPr>
        <w:t xml:space="preserve">          StaticSymbolLinux staticSymbolLinux =</w:t>
      </w:r>
    </w:p>
    <w:p w14:paraId="49126B79" w14:textId="77777777" w:rsidR="008F3070" w:rsidRPr="00903DBA" w:rsidRDefault="008F3070" w:rsidP="009842AA">
      <w:pPr>
        <w:pStyle w:val="Code"/>
        <w:rPr>
          <w:highlight w:val="white"/>
        </w:rPr>
      </w:pPr>
      <w:r w:rsidRPr="00903DBA">
        <w:rPr>
          <w:highlight w:val="white"/>
        </w:rPr>
        <w:t xml:space="preserve">            (StaticSymbolLinux) staticSymbol;</w:t>
      </w:r>
    </w:p>
    <w:p w14:paraId="62B1EDC0" w14:textId="0F2637B6" w:rsidR="008F3070" w:rsidRPr="00903DBA" w:rsidRDefault="008F3070" w:rsidP="009842AA">
      <w:pPr>
        <w:pStyle w:val="Code"/>
        <w:rPr>
          <w:highlight w:val="white"/>
        </w:rPr>
      </w:pPr>
      <w:r w:rsidRPr="00903DBA">
        <w:rPr>
          <w:highlight w:val="white"/>
        </w:rPr>
        <w:t xml:space="preserve">          </w:t>
      </w:r>
      <w:r w:rsidR="00AE54FA" w:rsidRPr="00903DBA">
        <w:rPr>
          <w:highlight w:val="white"/>
        </w:rPr>
        <w:t>totalExternSet</w:t>
      </w:r>
      <w:r w:rsidRPr="00903DBA">
        <w:rPr>
          <w:highlight w:val="white"/>
        </w:rPr>
        <w:t>.UnionWith(staticSymbolLinux.ExternSet);</w:t>
      </w:r>
    </w:p>
    <w:p w14:paraId="5EFAD50F" w14:textId="77777777" w:rsidR="008F3070" w:rsidRPr="00903DBA" w:rsidRDefault="008F3070" w:rsidP="009842AA">
      <w:pPr>
        <w:pStyle w:val="Code"/>
        <w:rPr>
          <w:highlight w:val="white"/>
        </w:rPr>
      </w:pPr>
      <w:r w:rsidRPr="00903DBA">
        <w:rPr>
          <w:highlight w:val="white"/>
        </w:rPr>
        <w:t xml:space="preserve">        }</w:t>
      </w:r>
    </w:p>
    <w:p w14:paraId="57CC9962" w14:textId="17323C4D" w:rsidR="008F3070" w:rsidRPr="00903DBA" w:rsidRDefault="00564075" w:rsidP="00564075">
      <w:pPr>
        <w:rPr>
          <w:highlight w:val="white"/>
        </w:rPr>
      </w:pPr>
      <w:r w:rsidRPr="00903DBA">
        <w:rPr>
          <w:highlight w:val="white"/>
        </w:rPr>
        <w:t xml:space="preserve">We remove the names of the symbols of </w:t>
      </w:r>
      <w:r w:rsidR="005C0B13" w:rsidRPr="00903DBA">
        <w:rPr>
          <w:highlight w:val="white"/>
        </w:rPr>
        <w:t>the global static set</w:t>
      </w:r>
      <w:r w:rsidRPr="00903DBA">
        <w:rPr>
          <w:highlight w:val="white"/>
        </w:rPr>
        <w:t xml:space="preserve">, since </w:t>
      </w:r>
      <w:r w:rsidR="002B043B" w:rsidRPr="00903DBA">
        <w:rPr>
          <w:highlight w:val="white"/>
        </w:rPr>
        <w:t xml:space="preserve">objects defined in this file </w:t>
      </w:r>
      <w:r w:rsidR="00E25D73" w:rsidRPr="00903DBA">
        <w:rPr>
          <w:highlight w:val="white"/>
        </w:rPr>
        <w:t xml:space="preserve">are accessible in this file and </w:t>
      </w:r>
      <w:r w:rsidR="002B043B" w:rsidRPr="00903DBA">
        <w:rPr>
          <w:highlight w:val="white"/>
        </w:rPr>
        <w:t>shall not be stated as extern.</w:t>
      </w:r>
    </w:p>
    <w:p w14:paraId="5F2524E2" w14:textId="2152CA33" w:rsidR="008F3070" w:rsidRPr="00903DBA" w:rsidRDefault="008F3070" w:rsidP="009842AA">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2F04DB9A" w14:textId="0EBC400E" w:rsidR="008F3070" w:rsidRPr="00903DBA" w:rsidRDefault="008F3070" w:rsidP="009842AA">
      <w:pPr>
        <w:pStyle w:val="Code"/>
        <w:rPr>
          <w:highlight w:val="white"/>
        </w:rPr>
      </w:pPr>
      <w:r w:rsidRPr="00903DBA">
        <w:rPr>
          <w:highlight w:val="white"/>
        </w:rPr>
        <w:t xml:space="preserve">          </w:t>
      </w:r>
      <w:r w:rsidR="00AE54FA" w:rsidRPr="00903DBA">
        <w:rPr>
          <w:highlight w:val="white"/>
        </w:rPr>
        <w:t>totalExternSet</w:t>
      </w:r>
      <w:r w:rsidRPr="00903DBA">
        <w:rPr>
          <w:highlight w:val="white"/>
        </w:rPr>
        <w:t>.Remove(staticSymbol.UniqueName);</w:t>
      </w:r>
    </w:p>
    <w:p w14:paraId="68697331" w14:textId="77777777" w:rsidR="008F3070" w:rsidRPr="00903DBA" w:rsidRDefault="008F3070" w:rsidP="009842AA">
      <w:pPr>
        <w:pStyle w:val="Code"/>
        <w:rPr>
          <w:highlight w:val="white"/>
        </w:rPr>
      </w:pPr>
      <w:r w:rsidRPr="00903DBA">
        <w:rPr>
          <w:highlight w:val="white"/>
        </w:rPr>
        <w:t xml:space="preserve">        }</w:t>
      </w:r>
    </w:p>
    <w:p w14:paraId="30750D3F" w14:textId="5C8FDED0" w:rsidR="008F3070" w:rsidRPr="00903DBA" w:rsidRDefault="002B043B" w:rsidP="002B043B">
      <w:pPr>
        <w:rPr>
          <w:highlight w:val="white"/>
        </w:rPr>
      </w:pPr>
      <w:r w:rsidRPr="00903DBA">
        <w:rPr>
          <w:highlight w:val="white"/>
        </w:rPr>
        <w:t xml:space="preserve">Now we are ready to write the actual assembly file, we </w:t>
      </w:r>
      <w:r w:rsidR="00E25D73" w:rsidRPr="00903DBA">
        <w:rPr>
          <w:highlight w:val="white"/>
        </w:rPr>
        <w:t xml:space="preserve">start by </w:t>
      </w:r>
      <w:r w:rsidRPr="00903DBA">
        <w:rPr>
          <w:highlight w:val="white"/>
        </w:rPr>
        <w:t>creat</w:t>
      </w:r>
      <w:r w:rsidR="00E25D73" w:rsidRPr="00903DBA">
        <w:rPr>
          <w:highlight w:val="white"/>
        </w:rPr>
        <w:t>ing</w:t>
      </w:r>
      <w:r w:rsidRPr="00903DBA">
        <w:rPr>
          <w:highlight w:val="white"/>
        </w:rPr>
        <w:t xml:space="preserve"> a file and connect a stream to in.</w:t>
      </w:r>
      <w:r w:rsidR="00703142" w:rsidRPr="00903DBA">
        <w:rPr>
          <w:highlight w:val="white"/>
        </w:rPr>
        <w:t xml:space="preserve"> Is there is </w:t>
      </w:r>
      <w:r w:rsidR="002053C9" w:rsidRPr="00903DBA">
        <w:rPr>
          <w:highlight w:val="white"/>
        </w:rPr>
        <w:t xml:space="preserve">already </w:t>
      </w:r>
      <w:r w:rsidR="00703142" w:rsidRPr="00903DBA">
        <w:rPr>
          <w:highlight w:val="white"/>
        </w:rPr>
        <w:t>a file with the same name, it will be overwritten.</w:t>
      </w:r>
    </w:p>
    <w:p w14:paraId="1589F9B0" w14:textId="77777777" w:rsidR="008F3070" w:rsidRPr="00903DBA" w:rsidRDefault="008F3070" w:rsidP="009842AA">
      <w:pPr>
        <w:pStyle w:val="Code"/>
        <w:rPr>
          <w:highlight w:val="white"/>
        </w:rPr>
      </w:pPr>
      <w:r w:rsidRPr="00903DBA">
        <w:rPr>
          <w:highlight w:val="white"/>
        </w:rPr>
        <w:t xml:space="preserve">        FileInfo assemblyFile = new FileInfo(file.FullName + ".asm");</w:t>
      </w:r>
    </w:p>
    <w:p w14:paraId="54DC5E90" w14:textId="77777777" w:rsidR="008F3070" w:rsidRPr="00903DBA" w:rsidRDefault="008F3070" w:rsidP="009842AA">
      <w:pPr>
        <w:pStyle w:val="Code"/>
        <w:rPr>
          <w:highlight w:val="white"/>
        </w:rPr>
      </w:pPr>
      <w:r w:rsidRPr="00903DBA">
        <w:rPr>
          <w:highlight w:val="white"/>
        </w:rPr>
        <w:t xml:space="preserve">        StreamWriter streamWriter = new StreamWriter(assemblyFile.FullName);</w:t>
      </w:r>
    </w:p>
    <w:p w14:paraId="48487D86" w14:textId="46CFAE4B" w:rsidR="004320AF" w:rsidRPr="00903DBA" w:rsidRDefault="004320AF" w:rsidP="00762B94">
      <w:pPr>
        <w:rPr>
          <w:highlight w:val="white"/>
        </w:rPr>
      </w:pPr>
      <w:r w:rsidRPr="00903DBA">
        <w:rPr>
          <w:highlight w:val="white"/>
        </w:rPr>
        <w:lastRenderedPageBreak/>
        <w:t>We iterate through the symbol</w:t>
      </w:r>
      <w:r w:rsidR="00236554" w:rsidRPr="00903DBA">
        <w:rPr>
          <w:highlight w:val="white"/>
        </w:rPr>
        <w:t>s</w:t>
      </w:r>
      <w:r w:rsidRPr="00903DBA">
        <w:rPr>
          <w:highlight w:val="white"/>
        </w:rPr>
        <w:t xml:space="preserve"> and add the names of all symbol</w:t>
      </w:r>
      <w:r w:rsidR="00236554" w:rsidRPr="00903DBA">
        <w:rPr>
          <w:highlight w:val="white"/>
        </w:rPr>
        <w:t xml:space="preserve">, with the exceptions of the symbols </w:t>
      </w:r>
      <w:r w:rsidRPr="00903DBA">
        <w:rPr>
          <w:highlight w:val="white"/>
        </w:rPr>
        <w:t>with</w:t>
      </w:r>
      <w:r w:rsidR="00236554" w:rsidRPr="00903DBA">
        <w:rPr>
          <w:highlight w:val="white"/>
        </w:rPr>
        <w:t>out</w:t>
      </w:r>
      <w:r w:rsidRPr="00903DBA">
        <w:rPr>
          <w:highlight w:val="white"/>
        </w:rPr>
        <w:t xml:space="preserve"> external linkage</w:t>
      </w:r>
      <w:r w:rsidR="00762B94" w:rsidRPr="00903DBA">
        <w:rPr>
          <w:highlight w:val="white"/>
        </w:rPr>
        <w:t xml:space="preserve"> (which have</w:t>
      </w:r>
      <w:r w:rsidRPr="00903DBA">
        <w:rPr>
          <w:highlight w:val="white"/>
        </w:rPr>
        <w:t xml:space="preserve"> </w:t>
      </w:r>
      <w:r w:rsidR="00762B94" w:rsidRPr="00903DBA">
        <w:rPr>
          <w:highlight w:val="white"/>
        </w:rPr>
        <w:t>a separator id</w:t>
      </w:r>
      <w:r w:rsidR="001F62D0" w:rsidRPr="00903DBA">
        <w:rPr>
          <w:highlight w:val="white"/>
        </w:rPr>
        <w:t>entifier</w:t>
      </w:r>
      <w:r w:rsidR="00762B94" w:rsidRPr="00903DBA">
        <w:rPr>
          <w:highlight w:val="white"/>
        </w:rPr>
        <w:t xml:space="preserve"> in their names) and </w:t>
      </w:r>
      <w:r w:rsidR="00236554" w:rsidRPr="00903DBA">
        <w:rPr>
          <w:highlight w:val="white"/>
        </w:rPr>
        <w:t>symbols</w:t>
      </w:r>
      <w:r w:rsidR="00762B94" w:rsidRPr="00903DBA">
        <w:rPr>
          <w:highlight w:val="white"/>
        </w:rPr>
        <w:t xml:space="preserve"> </w:t>
      </w:r>
      <w:r w:rsidR="001F62D0" w:rsidRPr="00903DBA">
        <w:rPr>
          <w:highlight w:val="white"/>
        </w:rPr>
        <w:t>that represent</w:t>
      </w:r>
      <w:r w:rsidR="00236554" w:rsidRPr="00903DBA">
        <w:rPr>
          <w:highlight w:val="white"/>
        </w:rPr>
        <w:t>s</w:t>
      </w:r>
      <w:r w:rsidR="001F62D0" w:rsidRPr="00903DBA">
        <w:rPr>
          <w:highlight w:val="white"/>
        </w:rPr>
        <w:t xml:space="preserve"> constant values (which have a numeric identifier in their names). Neither </w:t>
      </w:r>
      <w:r w:rsidR="00A41640" w:rsidRPr="00903DBA">
        <w:rPr>
          <w:highlight w:val="white"/>
        </w:rPr>
        <w:t>symbols</w:t>
      </w:r>
      <w:r w:rsidR="001F62D0" w:rsidRPr="00903DBA">
        <w:rPr>
          <w:highlight w:val="white"/>
        </w:rPr>
        <w:t xml:space="preserve"> without </w:t>
      </w:r>
      <w:r w:rsidR="0089524F" w:rsidRPr="00903DBA">
        <w:rPr>
          <w:highlight w:val="white"/>
        </w:rPr>
        <w:t xml:space="preserve">external linkage nor value </w:t>
      </w:r>
      <w:r w:rsidR="00A41640" w:rsidRPr="00903DBA">
        <w:rPr>
          <w:highlight w:val="white"/>
        </w:rPr>
        <w:t xml:space="preserve">symbol </w:t>
      </w:r>
      <w:r w:rsidR="0089524F" w:rsidRPr="00903DBA">
        <w:rPr>
          <w:highlight w:val="white"/>
        </w:rPr>
        <w:t>shall be visible for other files.</w:t>
      </w:r>
    </w:p>
    <w:p w14:paraId="0990741C" w14:textId="7835CC6B" w:rsidR="008F3070" w:rsidRPr="00903DBA" w:rsidRDefault="008F3070" w:rsidP="009842AA">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05C2FABE" w14:textId="77777777" w:rsidR="008F3070" w:rsidRPr="00903DBA" w:rsidRDefault="008F3070" w:rsidP="009842AA">
      <w:pPr>
        <w:pStyle w:val="Code"/>
        <w:rPr>
          <w:highlight w:val="white"/>
        </w:rPr>
      </w:pPr>
      <w:r w:rsidRPr="00903DBA">
        <w:rPr>
          <w:highlight w:val="white"/>
        </w:rPr>
        <w:t xml:space="preserve">          if (!staticSymbol.UniqueName.Contains(Symbol.SeparatorId) &amp;&amp;</w:t>
      </w:r>
    </w:p>
    <w:p w14:paraId="2419F0B7" w14:textId="77777777" w:rsidR="008F3070" w:rsidRPr="00903DBA" w:rsidRDefault="008F3070" w:rsidP="009842AA">
      <w:pPr>
        <w:pStyle w:val="Code"/>
        <w:rPr>
          <w:highlight w:val="white"/>
        </w:rPr>
      </w:pPr>
      <w:r w:rsidRPr="00903DBA">
        <w:rPr>
          <w:highlight w:val="white"/>
        </w:rPr>
        <w:t xml:space="preserve">              !staticSymbol.UniqueName.Contains(Symbol.NumberId)) {</w:t>
      </w:r>
    </w:p>
    <w:p w14:paraId="12345DF9" w14:textId="77777777" w:rsidR="008F3070" w:rsidRPr="00903DBA" w:rsidRDefault="008F3070" w:rsidP="009842AA">
      <w:pPr>
        <w:pStyle w:val="Code"/>
        <w:rPr>
          <w:highlight w:val="white"/>
        </w:rPr>
      </w:pPr>
      <w:r w:rsidRPr="00903DBA">
        <w:rPr>
          <w:highlight w:val="white"/>
        </w:rPr>
        <w:t xml:space="preserve">            streamWriter.WriteLine("\tglobal " + staticSymbol.UniqueName);</w:t>
      </w:r>
    </w:p>
    <w:p w14:paraId="7E05C37D" w14:textId="77777777" w:rsidR="008F3070" w:rsidRPr="00903DBA" w:rsidRDefault="008F3070" w:rsidP="009842AA">
      <w:pPr>
        <w:pStyle w:val="Code"/>
        <w:rPr>
          <w:highlight w:val="white"/>
        </w:rPr>
      </w:pPr>
      <w:r w:rsidRPr="00903DBA">
        <w:rPr>
          <w:highlight w:val="white"/>
        </w:rPr>
        <w:t xml:space="preserve">          }</w:t>
      </w:r>
    </w:p>
    <w:p w14:paraId="3E298ECB" w14:textId="77777777" w:rsidR="008F3070" w:rsidRPr="00903DBA" w:rsidRDefault="008F3070" w:rsidP="009842AA">
      <w:pPr>
        <w:pStyle w:val="Code"/>
        <w:rPr>
          <w:highlight w:val="white"/>
        </w:rPr>
      </w:pPr>
      <w:r w:rsidRPr="00903DBA">
        <w:rPr>
          <w:highlight w:val="white"/>
        </w:rPr>
        <w:t xml:space="preserve">        }</w:t>
      </w:r>
    </w:p>
    <w:p w14:paraId="5B57C94D" w14:textId="77777777" w:rsidR="008F3070" w:rsidRPr="00903DBA" w:rsidRDefault="008F3070" w:rsidP="009842AA">
      <w:pPr>
        <w:pStyle w:val="Code"/>
        <w:rPr>
          <w:highlight w:val="white"/>
        </w:rPr>
      </w:pPr>
      <w:r w:rsidRPr="00903DBA">
        <w:rPr>
          <w:highlight w:val="white"/>
        </w:rPr>
        <w:t xml:space="preserve">        streamWriter.WriteLine();</w:t>
      </w:r>
    </w:p>
    <w:p w14:paraId="51D27AB8" w14:textId="01346041" w:rsidR="008F3070" w:rsidRPr="00903DBA" w:rsidRDefault="0089524F" w:rsidP="0089524F">
      <w:pPr>
        <w:rPr>
          <w:highlight w:val="white"/>
        </w:rPr>
      </w:pPr>
      <w:r w:rsidRPr="00903DBA">
        <w:rPr>
          <w:highlight w:val="white"/>
        </w:rPr>
        <w:t>Then we add the names of all extern references.</w:t>
      </w:r>
    </w:p>
    <w:p w14:paraId="12BAC654" w14:textId="6F099FC9" w:rsidR="008F3070" w:rsidRPr="00903DBA" w:rsidRDefault="008F3070" w:rsidP="009842AA">
      <w:pPr>
        <w:pStyle w:val="Code"/>
        <w:rPr>
          <w:highlight w:val="white"/>
        </w:rPr>
      </w:pPr>
      <w:r w:rsidRPr="00903DBA">
        <w:rPr>
          <w:highlight w:val="white"/>
        </w:rPr>
        <w:t xml:space="preserve">        foreach (string externName in </w:t>
      </w:r>
      <w:r w:rsidR="00AE54FA" w:rsidRPr="00903DBA">
        <w:rPr>
          <w:highlight w:val="white"/>
        </w:rPr>
        <w:t>totalExternSet</w:t>
      </w:r>
      <w:r w:rsidRPr="00903DBA">
        <w:rPr>
          <w:highlight w:val="white"/>
        </w:rPr>
        <w:t>) {</w:t>
      </w:r>
    </w:p>
    <w:p w14:paraId="2257440F" w14:textId="77777777" w:rsidR="008F3070" w:rsidRPr="00903DBA" w:rsidRDefault="008F3070" w:rsidP="009842AA">
      <w:pPr>
        <w:pStyle w:val="Code"/>
        <w:rPr>
          <w:highlight w:val="white"/>
        </w:rPr>
      </w:pPr>
      <w:r w:rsidRPr="00903DBA">
        <w:rPr>
          <w:highlight w:val="white"/>
        </w:rPr>
        <w:t xml:space="preserve">          streamWriter.WriteLine("\textern " + externName);</w:t>
      </w:r>
    </w:p>
    <w:p w14:paraId="08DAA821" w14:textId="77777777" w:rsidR="008F3070" w:rsidRPr="00903DBA" w:rsidRDefault="008F3070" w:rsidP="009842AA">
      <w:pPr>
        <w:pStyle w:val="Code"/>
        <w:rPr>
          <w:highlight w:val="white"/>
        </w:rPr>
      </w:pPr>
      <w:r w:rsidRPr="00903DBA">
        <w:rPr>
          <w:highlight w:val="white"/>
        </w:rPr>
        <w:t xml:space="preserve">        }</w:t>
      </w:r>
    </w:p>
    <w:p w14:paraId="4770A1B3" w14:textId="1253A45A" w:rsidR="008F3070" w:rsidRPr="00903DBA" w:rsidRDefault="0089524F" w:rsidP="0089524F">
      <w:pPr>
        <w:rPr>
          <w:highlight w:val="white"/>
        </w:rPr>
      </w:pPr>
      <w:r w:rsidRPr="00903DBA">
        <w:rPr>
          <w:highlight w:val="white"/>
        </w:rPr>
        <w:t>If this</w:t>
      </w:r>
      <w:r w:rsidR="001F5571" w:rsidRPr="00903DBA">
        <w:rPr>
          <w:highlight w:val="white"/>
        </w:rPr>
        <w:t xml:space="preserve"> file</w:t>
      </w:r>
      <w:r w:rsidRPr="00903DBA">
        <w:rPr>
          <w:highlight w:val="white"/>
        </w:rPr>
        <w:t xml:space="preserve"> </w:t>
      </w:r>
      <w:r w:rsidR="002C0B39" w:rsidRPr="00903DBA">
        <w:rPr>
          <w:highlight w:val="white"/>
        </w:rPr>
        <w:t>holds the initialization code</w:t>
      </w:r>
      <w:r w:rsidRPr="00903DBA">
        <w:rPr>
          <w:highlight w:val="white"/>
        </w:rPr>
        <w:t xml:space="preserve">, we </w:t>
      </w:r>
      <w:r w:rsidR="002C0B39" w:rsidRPr="00903DBA">
        <w:rPr>
          <w:highlight w:val="white"/>
        </w:rPr>
        <w:t>state</w:t>
      </w:r>
      <w:r w:rsidRPr="00903DBA">
        <w:rPr>
          <w:highlight w:val="white"/>
        </w:rPr>
        <w:t xml:space="preserve"> t</w:t>
      </w:r>
      <w:r w:rsidR="00124599" w:rsidRPr="00903DBA">
        <w:rPr>
          <w:highlight w:val="white"/>
        </w:rPr>
        <w:t xml:space="preserve">hat the </w:t>
      </w:r>
      <w:r w:rsidR="00124599" w:rsidRPr="00903DBA">
        <w:rPr>
          <w:rStyle w:val="KeyWord0"/>
          <w:highlight w:val="white"/>
        </w:rPr>
        <w:t>_start</w:t>
      </w:r>
      <w:r w:rsidR="00124599" w:rsidRPr="00903DBA">
        <w:rPr>
          <w:highlight w:val="white"/>
        </w:rPr>
        <w:t xml:space="preserve"> marker </w:t>
      </w:r>
      <w:r w:rsidR="005A1F8A" w:rsidRPr="00903DBA">
        <w:rPr>
          <w:highlight w:val="white"/>
        </w:rPr>
        <w:t xml:space="preserve">and </w:t>
      </w:r>
      <w:r w:rsidR="00601724" w:rsidRPr="00903DBA">
        <w:rPr>
          <w:rStyle w:val="KeyWord0"/>
          <w:highlight w:val="white"/>
        </w:rPr>
        <w:t>CallStackStart</w:t>
      </w:r>
      <w:r w:rsidR="00601724" w:rsidRPr="00903DBA">
        <w:rPr>
          <w:highlight w:val="white"/>
        </w:rPr>
        <w:t xml:space="preserve"> </w:t>
      </w:r>
      <w:r w:rsidR="00124599" w:rsidRPr="00903DBA">
        <w:rPr>
          <w:highlight w:val="white"/>
        </w:rPr>
        <w:t xml:space="preserve">shall </w:t>
      </w:r>
      <w:r w:rsidR="00601724" w:rsidRPr="00903DBA">
        <w:rPr>
          <w:highlight w:val="white"/>
        </w:rPr>
        <w:t xml:space="preserve">marker shall </w:t>
      </w:r>
      <w:r w:rsidR="00124599" w:rsidRPr="00903DBA">
        <w:rPr>
          <w:highlight w:val="white"/>
        </w:rPr>
        <w:t xml:space="preserve">be global; that is, present in this file and </w:t>
      </w:r>
      <w:r w:rsidR="002C0B39" w:rsidRPr="00903DBA">
        <w:rPr>
          <w:highlight w:val="white"/>
        </w:rPr>
        <w:t xml:space="preserve">accessible in </w:t>
      </w:r>
      <w:r w:rsidR="00124599" w:rsidRPr="00903DBA">
        <w:rPr>
          <w:highlight w:val="white"/>
        </w:rPr>
        <w:t xml:space="preserve">other files. </w:t>
      </w:r>
      <w:r w:rsidR="0012042F" w:rsidRPr="00903DBA">
        <w:rPr>
          <w:highlight w:val="white"/>
        </w:rPr>
        <w:t xml:space="preserve">The </w:t>
      </w:r>
      <w:r w:rsidR="0012042F" w:rsidRPr="00903DBA">
        <w:rPr>
          <w:rStyle w:val="KeyWord0"/>
          <w:highlight w:val="white"/>
        </w:rPr>
        <w:t>_start</w:t>
      </w:r>
      <w:r w:rsidR="0012042F" w:rsidRPr="00903DBA">
        <w:rPr>
          <w:highlight w:val="white"/>
        </w:rPr>
        <w:t xml:space="preserve"> marker marks </w:t>
      </w:r>
      <w:r w:rsidR="00A27014" w:rsidRPr="00903DBA">
        <w:rPr>
          <w:highlight w:val="white"/>
        </w:rPr>
        <w:t>the start point of the execution of the code</w:t>
      </w:r>
      <w:r w:rsidR="00601724" w:rsidRPr="00903DBA">
        <w:rPr>
          <w:highlight w:val="white"/>
        </w:rPr>
        <w:t xml:space="preserve">, while </w:t>
      </w:r>
      <w:r w:rsidR="00601724" w:rsidRPr="00903DBA">
        <w:rPr>
          <w:rStyle w:val="KeyWord0"/>
          <w:highlight w:val="white"/>
        </w:rPr>
        <w:t>CallStackStart</w:t>
      </w:r>
      <w:r w:rsidR="00601724" w:rsidRPr="00903DBA">
        <w:rPr>
          <w:highlight w:val="white"/>
        </w:rPr>
        <w:t xml:space="preserve"> marks the beginning of the call stack.</w:t>
      </w:r>
    </w:p>
    <w:p w14:paraId="46F83435" w14:textId="77777777" w:rsidR="008F3070" w:rsidRPr="00903DBA" w:rsidRDefault="008F3070" w:rsidP="009842AA">
      <w:pPr>
        <w:pStyle w:val="Code"/>
        <w:rPr>
          <w:highlight w:val="white"/>
        </w:rPr>
      </w:pPr>
      <w:r w:rsidRPr="00903DBA">
        <w:rPr>
          <w:highlight w:val="white"/>
        </w:rPr>
        <w:t xml:space="preserve">        if (SymbolTable.InitSymbol != null) {</w:t>
      </w:r>
    </w:p>
    <w:p w14:paraId="3AF7A979" w14:textId="77777777" w:rsidR="008F3070" w:rsidRPr="00903DBA" w:rsidRDefault="008F3070" w:rsidP="009842AA">
      <w:pPr>
        <w:pStyle w:val="Code"/>
        <w:rPr>
          <w:highlight w:val="white"/>
        </w:rPr>
      </w:pPr>
      <w:r w:rsidRPr="00903DBA">
        <w:rPr>
          <w:highlight w:val="white"/>
        </w:rPr>
        <w:t xml:space="preserve">          streamWriter.WriteLine("\tglobal _start");</w:t>
      </w:r>
    </w:p>
    <w:p w14:paraId="4A2D6717" w14:textId="5A47F1AF" w:rsidR="008F3070" w:rsidRPr="00903DBA" w:rsidRDefault="008F3070" w:rsidP="009842AA">
      <w:pPr>
        <w:pStyle w:val="Code"/>
        <w:rPr>
          <w:highlight w:val="white"/>
        </w:rPr>
      </w:pPr>
      <w:r w:rsidRPr="00903DBA">
        <w:rPr>
          <w:highlight w:val="white"/>
        </w:rPr>
        <w:t xml:space="preserve">          streamWriter.WriteLine("\tglobal " + Linker.</w:t>
      </w:r>
      <w:r w:rsidR="00601724" w:rsidRPr="00903DBA">
        <w:rPr>
          <w:highlight w:val="white"/>
        </w:rPr>
        <w:t>CallStackStart</w:t>
      </w:r>
      <w:r w:rsidRPr="00903DBA">
        <w:rPr>
          <w:highlight w:val="white"/>
        </w:rPr>
        <w:t>);</w:t>
      </w:r>
    </w:p>
    <w:p w14:paraId="4AD8B8EB" w14:textId="77777777" w:rsidR="008F3070" w:rsidRPr="00903DBA" w:rsidRDefault="008F3070" w:rsidP="009842AA">
      <w:pPr>
        <w:pStyle w:val="Code"/>
        <w:rPr>
          <w:highlight w:val="white"/>
        </w:rPr>
      </w:pPr>
      <w:r w:rsidRPr="00903DBA">
        <w:rPr>
          <w:highlight w:val="white"/>
        </w:rPr>
        <w:t xml:space="preserve">        }</w:t>
      </w:r>
    </w:p>
    <w:p w14:paraId="1F372D8D" w14:textId="486F1BCE" w:rsidR="005A1F8A" w:rsidRPr="00903DBA" w:rsidRDefault="002C0B39" w:rsidP="005A1F8A">
      <w:pPr>
        <w:rPr>
          <w:highlight w:val="white"/>
        </w:rPr>
      </w:pPr>
      <w:r w:rsidRPr="00903DBA">
        <w:rPr>
          <w:highlight w:val="white"/>
        </w:rPr>
        <w:t xml:space="preserve">If this </w:t>
      </w:r>
      <w:r w:rsidR="001F5571" w:rsidRPr="00903DBA">
        <w:rPr>
          <w:highlight w:val="white"/>
        </w:rPr>
        <w:t xml:space="preserve">file </w:t>
      </w:r>
      <w:r w:rsidRPr="00903DBA">
        <w:rPr>
          <w:highlight w:val="white"/>
        </w:rPr>
        <w:t xml:space="preserve">does not hold the initialization code, </w:t>
      </w:r>
      <w:r w:rsidR="005A1F8A" w:rsidRPr="00903DBA">
        <w:rPr>
          <w:highlight w:val="white"/>
        </w:rPr>
        <w:t xml:space="preserve">we state that the </w:t>
      </w:r>
      <w:r w:rsidR="005A1F8A" w:rsidRPr="00903DBA">
        <w:rPr>
          <w:rStyle w:val="KeyWord0"/>
          <w:highlight w:val="white"/>
        </w:rPr>
        <w:t>_start</w:t>
      </w:r>
      <w:r w:rsidR="005A1F8A" w:rsidRPr="00903DBA">
        <w:rPr>
          <w:highlight w:val="white"/>
        </w:rPr>
        <w:t xml:space="preserve"> marker is extern; that is, present in another file and accessible in this file.</w:t>
      </w:r>
    </w:p>
    <w:p w14:paraId="773AE7DC" w14:textId="77777777" w:rsidR="008F3070" w:rsidRPr="00903DBA" w:rsidRDefault="008F3070" w:rsidP="009842AA">
      <w:pPr>
        <w:pStyle w:val="Code"/>
        <w:rPr>
          <w:highlight w:val="white"/>
        </w:rPr>
      </w:pPr>
      <w:r w:rsidRPr="00903DBA">
        <w:rPr>
          <w:highlight w:val="white"/>
        </w:rPr>
        <w:t xml:space="preserve">        else {</w:t>
      </w:r>
    </w:p>
    <w:p w14:paraId="29DDD09E" w14:textId="1635F567" w:rsidR="008F3070" w:rsidRPr="00903DBA" w:rsidRDefault="008F3070" w:rsidP="009842AA">
      <w:pPr>
        <w:pStyle w:val="Code"/>
        <w:rPr>
          <w:highlight w:val="white"/>
        </w:rPr>
      </w:pPr>
      <w:r w:rsidRPr="00903DBA">
        <w:rPr>
          <w:highlight w:val="white"/>
        </w:rPr>
        <w:t xml:space="preserve">          streamWriter.WriteLine("\textern " + Linker.</w:t>
      </w:r>
      <w:r w:rsidR="00601724" w:rsidRPr="00903DBA">
        <w:rPr>
          <w:highlight w:val="white"/>
        </w:rPr>
        <w:t>CallStackStart</w:t>
      </w:r>
      <w:r w:rsidRPr="00903DBA">
        <w:rPr>
          <w:highlight w:val="white"/>
        </w:rPr>
        <w:t>);</w:t>
      </w:r>
    </w:p>
    <w:p w14:paraId="3D99143E" w14:textId="77777777" w:rsidR="008F3070" w:rsidRPr="00903DBA" w:rsidRDefault="008F3070" w:rsidP="009842AA">
      <w:pPr>
        <w:pStyle w:val="Code"/>
        <w:rPr>
          <w:highlight w:val="white"/>
        </w:rPr>
      </w:pPr>
      <w:r w:rsidRPr="00903DBA">
        <w:rPr>
          <w:highlight w:val="white"/>
        </w:rPr>
        <w:t xml:space="preserve">        }</w:t>
      </w:r>
    </w:p>
    <w:p w14:paraId="34AA5602" w14:textId="77777777" w:rsidR="008F3070" w:rsidRPr="00903DBA" w:rsidRDefault="008F3070" w:rsidP="009842AA">
      <w:pPr>
        <w:pStyle w:val="Code"/>
        <w:rPr>
          <w:highlight w:val="white"/>
        </w:rPr>
      </w:pPr>
      <w:r w:rsidRPr="00903DBA">
        <w:rPr>
          <w:highlight w:val="white"/>
        </w:rPr>
        <w:t xml:space="preserve">        streamWriter.WriteLine();</w:t>
      </w:r>
    </w:p>
    <w:p w14:paraId="05B24925" w14:textId="1E947CFC" w:rsidR="008F3070" w:rsidRPr="00903DBA" w:rsidRDefault="005A1F8A" w:rsidP="00AE46DE">
      <w:pPr>
        <w:rPr>
          <w:highlight w:val="white"/>
        </w:rPr>
      </w:pPr>
      <w:r w:rsidRPr="00903DBA">
        <w:rPr>
          <w:highlight w:val="white"/>
        </w:rPr>
        <w:t xml:space="preserve">Then we iterate through </w:t>
      </w:r>
      <w:r w:rsidR="005C0B13" w:rsidRPr="00903DBA">
        <w:rPr>
          <w:highlight w:val="white"/>
        </w:rPr>
        <w:t>the global static set</w:t>
      </w:r>
      <w:r w:rsidRPr="00903DBA">
        <w:rPr>
          <w:highlight w:val="white"/>
        </w:rPr>
        <w:t xml:space="preserve"> and add the text</w:t>
      </w:r>
      <w:r w:rsidR="00AE46DE" w:rsidRPr="00903DBA">
        <w:rPr>
          <w:highlight w:val="white"/>
        </w:rPr>
        <w:t xml:space="preserve"> lists </w:t>
      </w:r>
      <w:r w:rsidR="00BD3035" w:rsidRPr="00903DBA">
        <w:rPr>
          <w:highlight w:val="white"/>
        </w:rPr>
        <w:t xml:space="preserve">(that holds the assembly code) </w:t>
      </w:r>
      <w:r w:rsidR="00AE46DE" w:rsidRPr="00903DBA">
        <w:rPr>
          <w:highlight w:val="white"/>
        </w:rPr>
        <w:t xml:space="preserve">of </w:t>
      </w:r>
      <w:r w:rsidR="00BD3035" w:rsidRPr="00903DBA">
        <w:rPr>
          <w:highlight w:val="white"/>
        </w:rPr>
        <w:t xml:space="preserve">the </w:t>
      </w:r>
      <w:r w:rsidR="00AE46DE" w:rsidRPr="00903DBA">
        <w:rPr>
          <w:highlight w:val="white"/>
        </w:rPr>
        <w:t>symbols.</w:t>
      </w:r>
    </w:p>
    <w:p w14:paraId="23ACCFAF" w14:textId="0E477271" w:rsidR="008F3070" w:rsidRPr="00903DBA" w:rsidRDefault="008F3070" w:rsidP="009842AA">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37A82BBD" w14:textId="77777777" w:rsidR="008F3070" w:rsidRPr="00903DBA" w:rsidRDefault="008F3070" w:rsidP="009842AA">
      <w:pPr>
        <w:pStyle w:val="Code"/>
        <w:rPr>
          <w:highlight w:val="white"/>
        </w:rPr>
      </w:pPr>
      <w:r w:rsidRPr="00903DBA">
        <w:rPr>
          <w:highlight w:val="white"/>
        </w:rPr>
        <w:t xml:space="preserve">          StaticSymbolLinux staticSymbolLinux =</w:t>
      </w:r>
    </w:p>
    <w:p w14:paraId="49A2D038" w14:textId="77777777" w:rsidR="008F3070" w:rsidRPr="00903DBA" w:rsidRDefault="008F3070" w:rsidP="009842AA">
      <w:pPr>
        <w:pStyle w:val="Code"/>
        <w:rPr>
          <w:highlight w:val="white"/>
        </w:rPr>
      </w:pPr>
      <w:r w:rsidRPr="00903DBA">
        <w:rPr>
          <w:highlight w:val="white"/>
        </w:rPr>
        <w:t xml:space="preserve">            (StaticSymbolLinux) staticSymbol;</w:t>
      </w:r>
    </w:p>
    <w:p w14:paraId="061AD707" w14:textId="77777777" w:rsidR="008F3070" w:rsidRPr="00903DBA" w:rsidRDefault="008F3070" w:rsidP="009842AA">
      <w:pPr>
        <w:pStyle w:val="Code"/>
        <w:rPr>
          <w:highlight w:val="white"/>
        </w:rPr>
      </w:pPr>
    </w:p>
    <w:p w14:paraId="4EB7E37C" w14:textId="77777777" w:rsidR="008F3070" w:rsidRPr="00903DBA" w:rsidRDefault="008F3070" w:rsidP="009842AA">
      <w:pPr>
        <w:pStyle w:val="Code"/>
        <w:rPr>
          <w:highlight w:val="white"/>
        </w:rPr>
      </w:pPr>
      <w:r w:rsidRPr="00903DBA">
        <w:rPr>
          <w:highlight w:val="white"/>
        </w:rPr>
        <w:t xml:space="preserve">          streamWriter.WriteLine();</w:t>
      </w:r>
    </w:p>
    <w:p w14:paraId="7F9EF1DF" w14:textId="77777777" w:rsidR="008F3070" w:rsidRPr="00903DBA" w:rsidRDefault="008F3070" w:rsidP="009842AA">
      <w:pPr>
        <w:pStyle w:val="Code"/>
        <w:rPr>
          <w:highlight w:val="white"/>
        </w:rPr>
      </w:pPr>
      <w:r w:rsidRPr="00903DBA">
        <w:rPr>
          <w:highlight w:val="white"/>
        </w:rPr>
        <w:t xml:space="preserve">          foreach (string line in staticSymbolLinux.TextList) {</w:t>
      </w:r>
    </w:p>
    <w:p w14:paraId="0FB1F273" w14:textId="77777777" w:rsidR="008F3070" w:rsidRPr="00903DBA" w:rsidRDefault="008F3070" w:rsidP="009842AA">
      <w:pPr>
        <w:pStyle w:val="Code"/>
        <w:rPr>
          <w:highlight w:val="white"/>
        </w:rPr>
      </w:pPr>
      <w:r w:rsidRPr="00903DBA">
        <w:rPr>
          <w:highlight w:val="white"/>
        </w:rPr>
        <w:t xml:space="preserve">            streamWriter.WriteLine(line);</w:t>
      </w:r>
    </w:p>
    <w:p w14:paraId="38AED1C3" w14:textId="77777777" w:rsidR="008F3070" w:rsidRPr="00903DBA" w:rsidRDefault="008F3070" w:rsidP="009842AA">
      <w:pPr>
        <w:pStyle w:val="Code"/>
        <w:rPr>
          <w:highlight w:val="white"/>
        </w:rPr>
      </w:pPr>
      <w:r w:rsidRPr="00903DBA">
        <w:rPr>
          <w:highlight w:val="white"/>
        </w:rPr>
        <w:t xml:space="preserve">          }</w:t>
      </w:r>
    </w:p>
    <w:p w14:paraId="25B1F138" w14:textId="77777777" w:rsidR="008F3070" w:rsidRPr="00903DBA" w:rsidRDefault="008F3070" w:rsidP="009842AA">
      <w:pPr>
        <w:pStyle w:val="Code"/>
        <w:rPr>
          <w:highlight w:val="white"/>
        </w:rPr>
      </w:pPr>
      <w:r w:rsidRPr="00903DBA">
        <w:rPr>
          <w:highlight w:val="white"/>
        </w:rPr>
        <w:t xml:space="preserve">        }</w:t>
      </w:r>
    </w:p>
    <w:p w14:paraId="032D61E5" w14:textId="78B659E7" w:rsidR="001F5571" w:rsidRPr="00903DBA" w:rsidRDefault="001F5571" w:rsidP="001F5571">
      <w:pPr>
        <w:rPr>
          <w:highlight w:val="white"/>
        </w:rPr>
      </w:pPr>
      <w:r w:rsidRPr="00903DBA">
        <w:rPr>
          <w:highlight w:val="white"/>
        </w:rPr>
        <w:t>If this file holds the initialization code, we add the call stack for the activation records at the end of th</w:t>
      </w:r>
      <w:r w:rsidR="00BD3035" w:rsidRPr="00903DBA">
        <w:rPr>
          <w:highlight w:val="white"/>
        </w:rPr>
        <w:t xml:space="preserve">e </w:t>
      </w:r>
      <w:r w:rsidRPr="00903DBA">
        <w:rPr>
          <w:highlight w:val="white"/>
        </w:rPr>
        <w:t xml:space="preserve">file. </w:t>
      </w:r>
      <w:r w:rsidR="00D322B0" w:rsidRPr="00903DBA">
        <w:rPr>
          <w:highlight w:val="white"/>
        </w:rPr>
        <w:t xml:space="preserve">We allocate one megabyte (1 048 576 bytes) for the </w:t>
      </w:r>
      <w:r w:rsidR="00BD3035" w:rsidRPr="00903DBA">
        <w:rPr>
          <w:highlight w:val="white"/>
        </w:rPr>
        <w:t xml:space="preserve">call </w:t>
      </w:r>
      <w:r w:rsidR="00D322B0" w:rsidRPr="00903DBA">
        <w:rPr>
          <w:highlight w:val="white"/>
        </w:rPr>
        <w:t>stack.</w:t>
      </w:r>
    </w:p>
    <w:p w14:paraId="5E15ED97" w14:textId="77777777" w:rsidR="008F3070" w:rsidRPr="00903DBA" w:rsidRDefault="008F3070" w:rsidP="009842AA">
      <w:pPr>
        <w:pStyle w:val="Code"/>
        <w:rPr>
          <w:highlight w:val="white"/>
        </w:rPr>
      </w:pPr>
      <w:r w:rsidRPr="00903DBA">
        <w:rPr>
          <w:highlight w:val="white"/>
        </w:rPr>
        <w:t xml:space="preserve">        if (SymbolTable.InitSymbol != null) {</w:t>
      </w:r>
    </w:p>
    <w:p w14:paraId="0A48B2DE" w14:textId="77777777" w:rsidR="008F3070" w:rsidRPr="00903DBA" w:rsidRDefault="008F3070" w:rsidP="009842AA">
      <w:pPr>
        <w:pStyle w:val="Code"/>
        <w:rPr>
          <w:highlight w:val="white"/>
        </w:rPr>
      </w:pPr>
      <w:r w:rsidRPr="00903DBA">
        <w:rPr>
          <w:highlight w:val="white"/>
        </w:rPr>
        <w:t xml:space="preserve">          streamWriter.WriteLine();</w:t>
      </w:r>
    </w:p>
    <w:p w14:paraId="2202AF8A" w14:textId="77777777" w:rsidR="008F3070" w:rsidRPr="00903DBA" w:rsidRDefault="008F3070" w:rsidP="009842AA">
      <w:pPr>
        <w:pStyle w:val="Code"/>
        <w:rPr>
          <w:highlight w:val="white"/>
        </w:rPr>
      </w:pPr>
      <w:r w:rsidRPr="00903DBA">
        <w:rPr>
          <w:highlight w:val="white"/>
        </w:rPr>
        <w:t xml:space="preserve">          streamWriter.WriteLine("section .data");</w:t>
      </w:r>
    </w:p>
    <w:p w14:paraId="033D4D7E" w14:textId="351EBDEE" w:rsidR="00D322B0" w:rsidRPr="00903DBA" w:rsidRDefault="008F3070" w:rsidP="009842AA">
      <w:pPr>
        <w:pStyle w:val="Code"/>
        <w:rPr>
          <w:highlight w:val="white"/>
        </w:rPr>
      </w:pPr>
      <w:r w:rsidRPr="00903DBA">
        <w:rPr>
          <w:highlight w:val="white"/>
        </w:rPr>
        <w:t xml:space="preserve">          streamWriter.WriteLine(Linker.</w:t>
      </w:r>
      <w:r w:rsidR="00601724" w:rsidRPr="00903DBA">
        <w:rPr>
          <w:highlight w:val="white"/>
        </w:rPr>
        <w:t>CallStackStart</w:t>
      </w:r>
      <w:r w:rsidRPr="00903DBA">
        <w:rPr>
          <w:highlight w:val="white"/>
        </w:rPr>
        <w:t xml:space="preserve"> +</w:t>
      </w:r>
    </w:p>
    <w:p w14:paraId="5C150025" w14:textId="159F0013" w:rsidR="008F3070" w:rsidRPr="00903DBA" w:rsidRDefault="00D322B0" w:rsidP="009842AA">
      <w:pPr>
        <w:pStyle w:val="Code"/>
        <w:rPr>
          <w:highlight w:val="white"/>
        </w:rPr>
      </w:pPr>
      <w:r w:rsidRPr="00903DBA">
        <w:rPr>
          <w:highlight w:val="white"/>
        </w:rPr>
        <w:t xml:space="preserve">                                </w:t>
      </w:r>
      <w:r w:rsidR="008F3070" w:rsidRPr="00903DBA">
        <w:rPr>
          <w:highlight w:val="white"/>
        </w:rPr>
        <w:t xml:space="preserve"> ":\ttimes 1048576 db 0");</w:t>
      </w:r>
    </w:p>
    <w:p w14:paraId="2CB3826E" w14:textId="77777777" w:rsidR="008F3070" w:rsidRPr="00903DBA" w:rsidRDefault="008F3070" w:rsidP="009842AA">
      <w:pPr>
        <w:pStyle w:val="Code"/>
        <w:rPr>
          <w:highlight w:val="white"/>
        </w:rPr>
      </w:pPr>
      <w:r w:rsidRPr="00903DBA">
        <w:rPr>
          <w:highlight w:val="white"/>
        </w:rPr>
        <w:t xml:space="preserve">        }</w:t>
      </w:r>
    </w:p>
    <w:p w14:paraId="7D9F7A84" w14:textId="77777777" w:rsidR="008F3070" w:rsidRPr="00903DBA" w:rsidRDefault="008F3070" w:rsidP="009842AA">
      <w:pPr>
        <w:pStyle w:val="Code"/>
        <w:rPr>
          <w:highlight w:val="white"/>
        </w:rPr>
      </w:pPr>
    </w:p>
    <w:p w14:paraId="6A2C21DF" w14:textId="77777777" w:rsidR="008F3070" w:rsidRPr="00903DBA" w:rsidRDefault="008F3070" w:rsidP="009842AA">
      <w:pPr>
        <w:pStyle w:val="Code"/>
        <w:rPr>
          <w:highlight w:val="white"/>
        </w:rPr>
      </w:pPr>
      <w:r w:rsidRPr="00903DBA">
        <w:rPr>
          <w:highlight w:val="white"/>
        </w:rPr>
        <w:lastRenderedPageBreak/>
        <w:t xml:space="preserve">        streamWriter.Close();</w:t>
      </w:r>
    </w:p>
    <w:p w14:paraId="3A1C5508" w14:textId="083FC4C7" w:rsidR="008F3070" w:rsidRPr="00903DBA" w:rsidRDefault="008F3070" w:rsidP="009842AA">
      <w:pPr>
        <w:pStyle w:val="Code"/>
        <w:rPr>
          <w:highlight w:val="white"/>
        </w:rPr>
      </w:pPr>
      <w:r w:rsidRPr="00903DBA">
        <w:rPr>
          <w:highlight w:val="white"/>
        </w:rPr>
        <w:t xml:space="preserve">      }</w:t>
      </w:r>
    </w:p>
    <w:p w14:paraId="116CCA1B" w14:textId="77777777" w:rsidR="009E5A2C" w:rsidRPr="00903DBA" w:rsidRDefault="009E5A2C" w:rsidP="009842AA">
      <w:pPr>
        <w:pStyle w:val="Code"/>
        <w:rPr>
          <w:highlight w:val="white"/>
        </w:rPr>
      </w:pPr>
    </w:p>
    <w:p w14:paraId="2CF597D9" w14:textId="35EDBFD0" w:rsidR="002E25F7" w:rsidRPr="00903DBA" w:rsidRDefault="002E25F7" w:rsidP="002E25F7">
      <w:pPr>
        <w:pStyle w:val="Code"/>
        <w:rPr>
          <w:highlight w:val="white"/>
        </w:rPr>
      </w:pPr>
      <w:r w:rsidRPr="00903DBA">
        <w:rPr>
          <w:highlight w:val="white"/>
        </w:rPr>
        <w:t xml:space="preserve">      if (</w:t>
      </w:r>
      <w:r w:rsidR="00731647" w:rsidRPr="00903DBA">
        <w:rPr>
          <w:highlight w:val="white"/>
        </w:rPr>
        <w:t>Start.Windows</w:t>
      </w:r>
      <w:r w:rsidRPr="00903DBA">
        <w:rPr>
          <w:highlight w:val="white"/>
        </w:rPr>
        <w:t>) {</w:t>
      </w:r>
    </w:p>
    <w:p w14:paraId="23CE58E3" w14:textId="7EB16263" w:rsidR="002E25F7" w:rsidRPr="00903DBA" w:rsidRDefault="002E25F7" w:rsidP="002E25F7">
      <w:pPr>
        <w:pStyle w:val="Code"/>
        <w:rPr>
          <w:highlight w:val="white"/>
        </w:rPr>
      </w:pPr>
      <w:r w:rsidRPr="00903DBA">
        <w:rPr>
          <w:highlight w:val="white"/>
        </w:rPr>
        <w:t xml:space="preserve">        // ...</w:t>
      </w:r>
    </w:p>
    <w:p w14:paraId="2B3BD2AC" w14:textId="2806067D" w:rsidR="002E25F7" w:rsidRPr="00903DBA" w:rsidRDefault="002E25F7" w:rsidP="002E25F7">
      <w:pPr>
        <w:pStyle w:val="Code"/>
        <w:rPr>
          <w:highlight w:val="white"/>
        </w:rPr>
      </w:pPr>
      <w:r w:rsidRPr="00903DBA">
        <w:rPr>
          <w:highlight w:val="white"/>
        </w:rPr>
        <w:t xml:space="preserve">      }</w:t>
      </w:r>
    </w:p>
    <w:p w14:paraId="02435FB7" w14:textId="65DE8B7D" w:rsidR="000848EB" w:rsidRPr="00903DBA" w:rsidRDefault="000848EB" w:rsidP="000848EB">
      <w:pPr>
        <w:pStyle w:val="Code"/>
        <w:rPr>
          <w:highlight w:val="white"/>
        </w:rPr>
      </w:pPr>
      <w:r w:rsidRPr="00903DBA">
        <w:rPr>
          <w:highlight w:val="white"/>
        </w:rPr>
        <w:t xml:space="preserve">    }</w:t>
      </w:r>
    </w:p>
    <w:p w14:paraId="06F376C1" w14:textId="77777777" w:rsidR="00EC1D1F" w:rsidRPr="00903DBA" w:rsidRDefault="00EC1D1F" w:rsidP="00EC1D1F">
      <w:pPr>
        <w:pStyle w:val="Rubrik3"/>
        <w:numPr>
          <w:ilvl w:val="2"/>
          <w:numId w:val="167"/>
        </w:numPr>
        <w:rPr>
          <w:highlight w:val="white"/>
        </w:rPr>
      </w:pPr>
      <w:bookmarkStart w:id="19" w:name="_Toc57655980"/>
      <w:r w:rsidRPr="00903DBA">
        <w:rPr>
          <w:highlight w:val="white"/>
        </w:rPr>
        <w:t>Generate the Make File</w:t>
      </w:r>
      <w:bookmarkEnd w:id="19"/>
    </w:p>
    <w:p w14:paraId="451F72CD" w14:textId="5EA3C1D2" w:rsidR="00EC1D1F" w:rsidRPr="00903DBA" w:rsidRDefault="00EC1D1F" w:rsidP="00EC1D1F">
      <w:pPr>
        <w:rPr>
          <w:highlight w:val="white"/>
        </w:rPr>
      </w:pPr>
      <w:r w:rsidRPr="00903DBA">
        <w:rPr>
          <w:highlight w:val="white"/>
        </w:rPr>
        <w:t xml:space="preserve">The </w:t>
      </w:r>
      <w:r w:rsidRPr="00903DBA">
        <w:rPr>
          <w:rStyle w:val="KeyWord0"/>
          <w:highlight w:val="white"/>
        </w:rPr>
        <w:t>GenerateMakeFile</w:t>
      </w:r>
      <w:r w:rsidRPr="00903DBA">
        <w:rPr>
          <w:highlight w:val="white"/>
        </w:rPr>
        <w:t xml:space="preserve"> method generate a makefile for assembling a</w:t>
      </w:r>
      <w:r w:rsidR="008419D3" w:rsidRPr="00903DBA">
        <w:rPr>
          <w:highlight w:val="white"/>
        </w:rPr>
        <w:t>nd</w:t>
      </w:r>
      <w:r w:rsidRPr="00903DBA">
        <w:rPr>
          <w:highlight w:val="white"/>
        </w:rPr>
        <w:t xml:space="preserve"> linking the target files into an executable file.</w:t>
      </w:r>
    </w:p>
    <w:p w14:paraId="6283EE26" w14:textId="77777777" w:rsidR="00EC1D1F" w:rsidRPr="00903DBA" w:rsidRDefault="00EC1D1F" w:rsidP="00EC1D1F">
      <w:pPr>
        <w:pStyle w:val="Code"/>
        <w:rPr>
          <w:highlight w:val="white"/>
        </w:rPr>
      </w:pPr>
      <w:r w:rsidRPr="00903DBA">
        <w:rPr>
          <w:highlight w:val="white"/>
        </w:rPr>
        <w:t xml:space="preserve">    private static void GenerateMakeFile(List&lt;string&gt; argList) {</w:t>
      </w:r>
    </w:p>
    <w:p w14:paraId="7A54132C" w14:textId="77777777" w:rsidR="00EC1D1F" w:rsidRPr="00903DBA" w:rsidRDefault="00EC1D1F" w:rsidP="00EC1D1F">
      <w:pPr>
        <w:pStyle w:val="Code"/>
        <w:rPr>
          <w:highlight w:val="white"/>
        </w:rPr>
      </w:pPr>
      <w:r w:rsidRPr="00903DBA">
        <w:rPr>
          <w:highlight w:val="white"/>
        </w:rPr>
        <w:t xml:space="preserve">      StreamWriter makeStream = new StreamWriter(SourcePath + "makefile");</w:t>
      </w:r>
    </w:p>
    <w:p w14:paraId="06708A5B" w14:textId="77777777" w:rsidR="00EC1D1F" w:rsidRPr="00903DBA" w:rsidRDefault="00EC1D1F" w:rsidP="00EC1D1F">
      <w:pPr>
        <w:rPr>
          <w:highlight w:val="white"/>
        </w:rPr>
      </w:pPr>
      <w:r w:rsidRPr="00903DBA">
        <w:rPr>
          <w:highlight w:val="white"/>
        </w:rPr>
        <w:t>We call the resulting executable file “main”, and we state that it is dependent of the object files; that is, the file names with the “.o” suffix.</w:t>
      </w:r>
    </w:p>
    <w:p w14:paraId="267872D7" w14:textId="77777777" w:rsidR="00EC1D1F" w:rsidRPr="00903DBA" w:rsidRDefault="00EC1D1F" w:rsidP="00EC1D1F">
      <w:pPr>
        <w:pStyle w:val="Code"/>
        <w:rPr>
          <w:highlight w:val="white"/>
        </w:rPr>
      </w:pPr>
      <w:r w:rsidRPr="00903DBA">
        <w:rPr>
          <w:highlight w:val="white"/>
        </w:rPr>
        <w:t xml:space="preserve">      makeStream.Write("main:");</w:t>
      </w:r>
    </w:p>
    <w:p w14:paraId="75DA7B44" w14:textId="77777777" w:rsidR="00EC1D1F" w:rsidRPr="00903DBA" w:rsidRDefault="00EC1D1F" w:rsidP="00EC1D1F">
      <w:pPr>
        <w:pStyle w:val="Code"/>
        <w:rPr>
          <w:highlight w:val="white"/>
        </w:rPr>
      </w:pPr>
      <w:r w:rsidRPr="00903DBA">
        <w:rPr>
          <w:highlight w:val="white"/>
        </w:rPr>
        <w:t xml:space="preserve">      foreach (string arg in argList) {</w:t>
      </w:r>
    </w:p>
    <w:p w14:paraId="59B7E5C0" w14:textId="77777777" w:rsidR="00EC1D1F" w:rsidRPr="00903DBA" w:rsidRDefault="00EC1D1F" w:rsidP="00EC1D1F">
      <w:pPr>
        <w:pStyle w:val="Code"/>
        <w:rPr>
          <w:highlight w:val="white"/>
        </w:rPr>
      </w:pPr>
      <w:r w:rsidRPr="00903DBA">
        <w:rPr>
          <w:highlight w:val="white"/>
        </w:rPr>
        <w:t xml:space="preserve">        makeStream.Write(" " + arg.ToLower() + ".o");</w:t>
      </w:r>
    </w:p>
    <w:p w14:paraId="7EF5CEF0" w14:textId="77777777" w:rsidR="00EC1D1F" w:rsidRPr="00903DBA" w:rsidRDefault="00EC1D1F" w:rsidP="00EC1D1F">
      <w:pPr>
        <w:pStyle w:val="Code"/>
        <w:rPr>
          <w:highlight w:val="white"/>
        </w:rPr>
      </w:pPr>
      <w:r w:rsidRPr="00903DBA">
        <w:rPr>
          <w:highlight w:val="white"/>
        </w:rPr>
        <w:t xml:space="preserve">      }</w:t>
      </w:r>
    </w:p>
    <w:p w14:paraId="3710C560" w14:textId="77777777" w:rsidR="00EC1D1F" w:rsidRPr="00903DBA" w:rsidRDefault="00EC1D1F" w:rsidP="00EC1D1F">
      <w:pPr>
        <w:pStyle w:val="Code"/>
        <w:rPr>
          <w:highlight w:val="white"/>
        </w:rPr>
      </w:pPr>
      <w:r w:rsidRPr="00903DBA">
        <w:rPr>
          <w:highlight w:val="white"/>
        </w:rPr>
        <w:t xml:space="preserve">      makeStream.WriteLine();</w:t>
      </w:r>
    </w:p>
    <w:p w14:paraId="1970B4D7" w14:textId="730289DF" w:rsidR="00EC1D1F" w:rsidRPr="00903DBA" w:rsidRDefault="00EC1D1F" w:rsidP="00EC1D1F">
      <w:pPr>
        <w:rPr>
          <w:highlight w:val="white"/>
        </w:rPr>
      </w:pPr>
      <w:r w:rsidRPr="00903DBA">
        <w:rPr>
          <w:highlight w:val="white"/>
        </w:rPr>
        <w:t>We link the object files together with the</w:t>
      </w:r>
      <w:r w:rsidR="008419D3" w:rsidRPr="00903DBA">
        <w:rPr>
          <w:highlight w:val="white"/>
        </w:rPr>
        <w:t xml:space="preserve"> GNU linker</w:t>
      </w:r>
      <w:r w:rsidR="005D2054" w:rsidRPr="00903DBA">
        <w:rPr>
          <w:highlight w:val="white"/>
        </w:rPr>
        <w:t xml:space="preserve"> (</w:t>
      </w:r>
      <w:r w:rsidRPr="00903DBA">
        <w:rPr>
          <w:rStyle w:val="KeyWord0"/>
          <w:highlight w:val="white"/>
        </w:rPr>
        <w:t>ld</w:t>
      </w:r>
      <w:r w:rsidR="005D2054" w:rsidRPr="00903DBA">
        <w:rPr>
          <w:highlight w:val="white"/>
        </w:rPr>
        <w:t xml:space="preserve">) </w:t>
      </w:r>
      <w:r w:rsidRPr="00903DBA">
        <w:rPr>
          <w:highlight w:val="white"/>
        </w:rPr>
        <w:t>system command, which perform the linking of the object files.</w:t>
      </w:r>
    </w:p>
    <w:p w14:paraId="13D66217" w14:textId="77777777" w:rsidR="00EC1D1F" w:rsidRPr="00903DBA" w:rsidRDefault="00EC1D1F" w:rsidP="00EC1D1F">
      <w:pPr>
        <w:pStyle w:val="Code"/>
        <w:rPr>
          <w:highlight w:val="white"/>
        </w:rPr>
      </w:pPr>
      <w:r w:rsidRPr="00903DBA">
        <w:rPr>
          <w:highlight w:val="white"/>
        </w:rPr>
        <w:t xml:space="preserve">      makeStream.Write("\tld -o main");</w:t>
      </w:r>
    </w:p>
    <w:p w14:paraId="227DD8DC" w14:textId="77777777" w:rsidR="00EC1D1F" w:rsidRPr="00903DBA" w:rsidRDefault="00EC1D1F" w:rsidP="00EC1D1F">
      <w:pPr>
        <w:pStyle w:val="Code"/>
        <w:rPr>
          <w:highlight w:val="white"/>
        </w:rPr>
      </w:pPr>
      <w:r w:rsidRPr="00903DBA">
        <w:rPr>
          <w:highlight w:val="white"/>
        </w:rPr>
        <w:t xml:space="preserve">      foreach (string arg in argList) {</w:t>
      </w:r>
    </w:p>
    <w:p w14:paraId="50F534DB" w14:textId="77777777" w:rsidR="00EC1D1F" w:rsidRPr="00903DBA" w:rsidRDefault="00EC1D1F" w:rsidP="00EC1D1F">
      <w:pPr>
        <w:pStyle w:val="Code"/>
        <w:rPr>
          <w:highlight w:val="white"/>
        </w:rPr>
      </w:pPr>
      <w:r w:rsidRPr="00903DBA">
        <w:rPr>
          <w:highlight w:val="white"/>
        </w:rPr>
        <w:t xml:space="preserve">        makeStream.Write(" " + arg.ToLower() + ".o");</w:t>
      </w:r>
    </w:p>
    <w:p w14:paraId="69F99397" w14:textId="77777777" w:rsidR="00EC1D1F" w:rsidRPr="00903DBA" w:rsidRDefault="00EC1D1F" w:rsidP="00EC1D1F">
      <w:pPr>
        <w:pStyle w:val="Code"/>
        <w:rPr>
          <w:highlight w:val="white"/>
        </w:rPr>
      </w:pPr>
      <w:r w:rsidRPr="00903DBA">
        <w:rPr>
          <w:highlight w:val="white"/>
        </w:rPr>
        <w:t xml:space="preserve">      }</w:t>
      </w:r>
    </w:p>
    <w:p w14:paraId="26A0067C" w14:textId="77777777" w:rsidR="00EC1D1F" w:rsidRPr="00903DBA" w:rsidRDefault="00EC1D1F" w:rsidP="00EC1D1F">
      <w:pPr>
        <w:pStyle w:val="Code"/>
        <w:rPr>
          <w:highlight w:val="white"/>
        </w:rPr>
      </w:pPr>
      <w:r w:rsidRPr="00903DBA">
        <w:rPr>
          <w:highlight w:val="white"/>
        </w:rPr>
        <w:t xml:space="preserve">      makeStream.WriteLine();</w:t>
      </w:r>
    </w:p>
    <w:p w14:paraId="64259BD6" w14:textId="77777777" w:rsidR="00EC1D1F" w:rsidRPr="00903DBA" w:rsidRDefault="00EC1D1F" w:rsidP="00EC1D1F">
      <w:pPr>
        <w:pStyle w:val="Code"/>
        <w:rPr>
          <w:highlight w:val="white"/>
        </w:rPr>
      </w:pPr>
      <w:r w:rsidRPr="00903DBA">
        <w:rPr>
          <w:highlight w:val="white"/>
        </w:rPr>
        <w:t xml:space="preserve">      makeStream.WriteLine();</w:t>
      </w:r>
    </w:p>
    <w:p w14:paraId="11D843F3" w14:textId="38A9FF8D" w:rsidR="00EC1D1F" w:rsidRPr="00903DBA" w:rsidRDefault="00EC1D1F" w:rsidP="00EC1D1F">
      <w:r w:rsidRPr="00903DBA">
        <w:rPr>
          <w:highlight w:val="white"/>
        </w:rPr>
        <w:t>We assembly each file with the</w:t>
      </w:r>
      <w:r w:rsidR="000E569A" w:rsidRPr="00903DBA">
        <w:rPr>
          <w:highlight w:val="white"/>
        </w:rPr>
        <w:t xml:space="preserve"> Netwide Assembler (</w:t>
      </w:r>
      <w:r w:rsidRPr="00903DBA">
        <w:rPr>
          <w:rStyle w:val="KeyWord0"/>
          <w:highlight w:val="white"/>
        </w:rPr>
        <w:t>nasm</w:t>
      </w:r>
      <w:r w:rsidR="000E569A" w:rsidRPr="00903DBA">
        <w:rPr>
          <w:highlight w:val="white"/>
        </w:rPr>
        <w:t xml:space="preserve">), </w:t>
      </w:r>
      <w:r w:rsidRPr="00903DBA">
        <w:rPr>
          <w:highlight w:val="white"/>
        </w:rPr>
        <w:t>to assembly the assembly file into an object file.</w:t>
      </w:r>
    </w:p>
    <w:p w14:paraId="30B387A3" w14:textId="77777777" w:rsidR="00EC1D1F" w:rsidRPr="00903DBA" w:rsidRDefault="00EC1D1F" w:rsidP="00EC1D1F">
      <w:pPr>
        <w:pStyle w:val="Code"/>
        <w:rPr>
          <w:highlight w:val="white"/>
        </w:rPr>
      </w:pPr>
      <w:r w:rsidRPr="00903DBA">
        <w:rPr>
          <w:highlight w:val="white"/>
        </w:rPr>
        <w:t xml:space="preserve">      foreach (string arg in argList) {</w:t>
      </w:r>
    </w:p>
    <w:p w14:paraId="72674131" w14:textId="77777777" w:rsidR="00EC1D1F" w:rsidRPr="00903DBA" w:rsidRDefault="00EC1D1F" w:rsidP="00EC1D1F">
      <w:pPr>
        <w:pStyle w:val="Code"/>
        <w:rPr>
          <w:highlight w:val="white"/>
        </w:rPr>
      </w:pPr>
      <w:r w:rsidRPr="00903DBA">
        <w:rPr>
          <w:highlight w:val="white"/>
        </w:rPr>
        <w:t xml:space="preserve">        makeStream.WriteLine(arg.ToLower() + ".o: " + arg.ToLower() + ".asm");</w:t>
      </w:r>
    </w:p>
    <w:p w14:paraId="7E3CF1DA" w14:textId="77777777" w:rsidR="00EC1D1F" w:rsidRPr="00903DBA" w:rsidRDefault="00EC1D1F" w:rsidP="00EC1D1F">
      <w:pPr>
        <w:pStyle w:val="Code"/>
        <w:rPr>
          <w:highlight w:val="white"/>
        </w:rPr>
      </w:pPr>
      <w:r w:rsidRPr="00903DBA">
        <w:rPr>
          <w:highlight w:val="white"/>
        </w:rPr>
        <w:t xml:space="preserve">        makeStream.WriteLine("\tnasm -f elf64 -o " + arg.ToLower() + ".o "</w:t>
      </w:r>
    </w:p>
    <w:p w14:paraId="03173E8C" w14:textId="77777777" w:rsidR="00EC1D1F" w:rsidRPr="00903DBA" w:rsidRDefault="00EC1D1F" w:rsidP="00EC1D1F">
      <w:pPr>
        <w:pStyle w:val="Code"/>
        <w:rPr>
          <w:highlight w:val="white"/>
        </w:rPr>
      </w:pPr>
      <w:r w:rsidRPr="00903DBA">
        <w:rPr>
          <w:highlight w:val="white"/>
        </w:rPr>
        <w:t xml:space="preserve">                           + arg.ToLower() + ".asm");</w:t>
      </w:r>
    </w:p>
    <w:p w14:paraId="2DC72833" w14:textId="77777777" w:rsidR="00EC1D1F" w:rsidRPr="00903DBA" w:rsidRDefault="00EC1D1F" w:rsidP="00EC1D1F">
      <w:pPr>
        <w:pStyle w:val="Code"/>
        <w:rPr>
          <w:highlight w:val="white"/>
        </w:rPr>
      </w:pPr>
      <w:r w:rsidRPr="00903DBA">
        <w:rPr>
          <w:highlight w:val="white"/>
        </w:rPr>
        <w:t xml:space="preserve">        makeStream.WriteLine();</w:t>
      </w:r>
    </w:p>
    <w:p w14:paraId="4C5DEDDE" w14:textId="77777777" w:rsidR="00EC1D1F" w:rsidRPr="00903DBA" w:rsidRDefault="00EC1D1F" w:rsidP="00EC1D1F">
      <w:pPr>
        <w:pStyle w:val="Code"/>
        <w:rPr>
          <w:highlight w:val="white"/>
        </w:rPr>
      </w:pPr>
      <w:r w:rsidRPr="00903DBA">
        <w:rPr>
          <w:highlight w:val="white"/>
        </w:rPr>
        <w:t xml:space="preserve">      }</w:t>
      </w:r>
    </w:p>
    <w:p w14:paraId="4A7B371D" w14:textId="77777777" w:rsidR="00EC1D1F" w:rsidRPr="00903DBA" w:rsidRDefault="00EC1D1F" w:rsidP="00EC1D1F">
      <w:pPr>
        <w:rPr>
          <w:highlight w:val="white"/>
        </w:rPr>
      </w:pPr>
      <w:r w:rsidRPr="00903DBA">
        <w:rPr>
          <w:highlight w:val="white"/>
        </w:rPr>
        <w:t>Finally, we generate the clear list by listing all the object files and the final main file.</w:t>
      </w:r>
    </w:p>
    <w:p w14:paraId="73FE28BA" w14:textId="77777777" w:rsidR="00EC1D1F" w:rsidRPr="00903DBA" w:rsidRDefault="00EC1D1F" w:rsidP="00EC1D1F">
      <w:pPr>
        <w:pStyle w:val="Code"/>
        <w:rPr>
          <w:highlight w:val="white"/>
        </w:rPr>
      </w:pPr>
      <w:r w:rsidRPr="00903DBA">
        <w:rPr>
          <w:highlight w:val="white"/>
        </w:rPr>
        <w:t xml:space="preserve">      makeStream.WriteLine("clear:");</w:t>
      </w:r>
    </w:p>
    <w:p w14:paraId="786D5590" w14:textId="77777777" w:rsidR="00EC1D1F" w:rsidRPr="00903DBA" w:rsidRDefault="00EC1D1F" w:rsidP="00EC1D1F">
      <w:pPr>
        <w:pStyle w:val="Code"/>
        <w:rPr>
          <w:highlight w:val="white"/>
        </w:rPr>
      </w:pPr>
      <w:r w:rsidRPr="00903DBA">
        <w:rPr>
          <w:highlight w:val="white"/>
        </w:rPr>
        <w:t xml:space="preserve">      foreach (string arg in argList) {</w:t>
      </w:r>
    </w:p>
    <w:p w14:paraId="15786808" w14:textId="77777777" w:rsidR="00EC1D1F" w:rsidRPr="00903DBA" w:rsidRDefault="00EC1D1F" w:rsidP="00EC1D1F">
      <w:pPr>
        <w:pStyle w:val="Code"/>
        <w:rPr>
          <w:highlight w:val="white"/>
        </w:rPr>
      </w:pPr>
      <w:r w:rsidRPr="00903DBA">
        <w:rPr>
          <w:highlight w:val="white"/>
        </w:rPr>
        <w:t xml:space="preserve">        makeStream.WriteLine("\trm " + arg.ToLower() + ".o");</w:t>
      </w:r>
    </w:p>
    <w:p w14:paraId="473BB1FA" w14:textId="77777777" w:rsidR="00EC1D1F" w:rsidRPr="00903DBA" w:rsidRDefault="00EC1D1F" w:rsidP="00EC1D1F">
      <w:pPr>
        <w:pStyle w:val="Code"/>
        <w:rPr>
          <w:highlight w:val="white"/>
        </w:rPr>
      </w:pPr>
      <w:r w:rsidRPr="00903DBA">
        <w:rPr>
          <w:highlight w:val="white"/>
        </w:rPr>
        <w:t xml:space="preserve">      }</w:t>
      </w:r>
    </w:p>
    <w:p w14:paraId="5827B111" w14:textId="77777777" w:rsidR="00EC1D1F" w:rsidRPr="00903DBA" w:rsidRDefault="00EC1D1F" w:rsidP="00EC1D1F">
      <w:pPr>
        <w:pStyle w:val="Code"/>
        <w:rPr>
          <w:highlight w:val="white"/>
        </w:rPr>
      </w:pPr>
    </w:p>
    <w:p w14:paraId="05C0AC93" w14:textId="77777777" w:rsidR="00EC1D1F" w:rsidRPr="00903DBA" w:rsidRDefault="00EC1D1F" w:rsidP="00EC1D1F">
      <w:pPr>
        <w:pStyle w:val="Code"/>
        <w:rPr>
          <w:highlight w:val="white"/>
        </w:rPr>
      </w:pPr>
      <w:r w:rsidRPr="00903DBA">
        <w:rPr>
          <w:highlight w:val="white"/>
        </w:rPr>
        <w:t xml:space="preserve">      makeStream.WriteLine("\trm main");</w:t>
      </w:r>
    </w:p>
    <w:p w14:paraId="4BA93D3F" w14:textId="77777777" w:rsidR="00EC1D1F" w:rsidRPr="00903DBA" w:rsidRDefault="00EC1D1F" w:rsidP="00EC1D1F">
      <w:pPr>
        <w:pStyle w:val="Code"/>
        <w:rPr>
          <w:highlight w:val="white"/>
        </w:rPr>
      </w:pPr>
      <w:r w:rsidRPr="00903DBA">
        <w:rPr>
          <w:highlight w:val="white"/>
        </w:rPr>
        <w:t xml:space="preserve">      makeStream.Close();</w:t>
      </w:r>
    </w:p>
    <w:p w14:paraId="259A1C58" w14:textId="16A99306" w:rsidR="00EC1D1F" w:rsidRPr="00903DBA" w:rsidRDefault="00EC1D1F" w:rsidP="000848EB">
      <w:pPr>
        <w:pStyle w:val="Code"/>
        <w:rPr>
          <w:highlight w:val="white"/>
        </w:rPr>
      </w:pPr>
      <w:r w:rsidRPr="00903DBA">
        <w:rPr>
          <w:highlight w:val="white"/>
        </w:rPr>
        <w:t xml:space="preserve">    }</w:t>
      </w:r>
    </w:p>
    <w:p w14:paraId="0279FC04" w14:textId="4596C062" w:rsidR="004538FA" w:rsidRPr="00903DBA" w:rsidRDefault="004538FA" w:rsidP="004538FA">
      <w:pPr>
        <w:rPr>
          <w:highlight w:val="white"/>
        </w:rPr>
      </w:pPr>
      <w:r w:rsidRPr="00903DBA">
        <w:rPr>
          <w:highlight w:val="white"/>
        </w:rPr>
        <w:t>Below is an example of how the makefile may look:</w:t>
      </w:r>
    </w:p>
    <w:p w14:paraId="5D73DCB7" w14:textId="77777777" w:rsidR="004538FA" w:rsidRPr="00903DBA" w:rsidRDefault="004538FA" w:rsidP="004538FA">
      <w:pPr>
        <w:pStyle w:val="Code"/>
        <w:rPr>
          <w:highlight w:val="white"/>
        </w:rPr>
      </w:pPr>
      <w:r w:rsidRPr="00903DBA">
        <w:rPr>
          <w:highlight w:val="white"/>
        </w:rPr>
        <w:t>main: main.o malloc.o ctype.o errno.o locale.o math.o setjmp.o signal.o file.o</w:t>
      </w:r>
    </w:p>
    <w:p w14:paraId="1260E45C" w14:textId="4D6AD100" w:rsidR="004538FA" w:rsidRPr="00903DBA" w:rsidRDefault="004538FA" w:rsidP="004538FA">
      <w:pPr>
        <w:pStyle w:val="Code"/>
        <w:rPr>
          <w:highlight w:val="white"/>
        </w:rPr>
      </w:pPr>
      <w:r w:rsidRPr="00903DBA">
        <w:rPr>
          <w:highlight w:val="white"/>
        </w:rPr>
        <w:t xml:space="preserve">      temp.o scanf.o printf.o stdlib.o time.o string.o</w:t>
      </w:r>
    </w:p>
    <w:p w14:paraId="6D835D64" w14:textId="77777777" w:rsidR="004538FA" w:rsidRPr="00903DBA" w:rsidRDefault="004538FA" w:rsidP="004538FA">
      <w:pPr>
        <w:pStyle w:val="Code"/>
        <w:rPr>
          <w:highlight w:val="white"/>
        </w:rPr>
      </w:pPr>
      <w:r w:rsidRPr="00903DBA">
        <w:rPr>
          <w:highlight w:val="white"/>
        </w:rPr>
        <w:lastRenderedPageBreak/>
        <w:tab/>
        <w:t>ld -o main main.o malloc.o ctype.o errno.o locale.o math.o setjmp.o</w:t>
      </w:r>
    </w:p>
    <w:p w14:paraId="2A255C83" w14:textId="185FF057" w:rsidR="004538FA" w:rsidRPr="00903DBA" w:rsidRDefault="004538FA" w:rsidP="004538FA">
      <w:pPr>
        <w:pStyle w:val="Code"/>
        <w:rPr>
          <w:highlight w:val="white"/>
        </w:rPr>
      </w:pPr>
      <w:r w:rsidRPr="00903DBA">
        <w:rPr>
          <w:highlight w:val="white"/>
        </w:rPr>
        <w:t xml:space="preserve">      signal.o file.o temp.o scanf.o printf.o stdlib.o time.o string.o</w:t>
      </w:r>
    </w:p>
    <w:p w14:paraId="765AE52E" w14:textId="77777777" w:rsidR="004538FA" w:rsidRPr="00903DBA" w:rsidRDefault="004538FA" w:rsidP="004538FA">
      <w:pPr>
        <w:pStyle w:val="Code"/>
        <w:rPr>
          <w:highlight w:val="white"/>
        </w:rPr>
      </w:pPr>
    </w:p>
    <w:p w14:paraId="1816FC84" w14:textId="77777777" w:rsidR="004538FA" w:rsidRPr="00903DBA" w:rsidRDefault="004538FA" w:rsidP="004538FA">
      <w:pPr>
        <w:pStyle w:val="Code"/>
        <w:rPr>
          <w:highlight w:val="white"/>
        </w:rPr>
      </w:pPr>
      <w:r w:rsidRPr="00903DBA">
        <w:rPr>
          <w:highlight w:val="white"/>
        </w:rPr>
        <w:t>main.o: main.asm</w:t>
      </w:r>
    </w:p>
    <w:p w14:paraId="44E20F85" w14:textId="77777777" w:rsidR="004538FA" w:rsidRPr="00903DBA" w:rsidRDefault="004538FA" w:rsidP="004538FA">
      <w:pPr>
        <w:pStyle w:val="Code"/>
        <w:rPr>
          <w:highlight w:val="white"/>
        </w:rPr>
      </w:pPr>
      <w:r w:rsidRPr="00903DBA">
        <w:rPr>
          <w:highlight w:val="white"/>
        </w:rPr>
        <w:tab/>
        <w:t>nasm -f elf64 -o main.o main.asm</w:t>
      </w:r>
    </w:p>
    <w:p w14:paraId="2F7A4AAB" w14:textId="77777777" w:rsidR="004538FA" w:rsidRPr="00903DBA" w:rsidRDefault="004538FA" w:rsidP="004538FA">
      <w:pPr>
        <w:pStyle w:val="Code"/>
        <w:rPr>
          <w:highlight w:val="white"/>
        </w:rPr>
      </w:pPr>
    </w:p>
    <w:p w14:paraId="018F4470" w14:textId="77777777" w:rsidR="004538FA" w:rsidRPr="00903DBA" w:rsidRDefault="004538FA" w:rsidP="004538FA">
      <w:pPr>
        <w:pStyle w:val="Code"/>
        <w:rPr>
          <w:highlight w:val="white"/>
        </w:rPr>
      </w:pPr>
      <w:r w:rsidRPr="00903DBA">
        <w:rPr>
          <w:highlight w:val="white"/>
        </w:rPr>
        <w:t>malloc.o: malloc.asm</w:t>
      </w:r>
    </w:p>
    <w:p w14:paraId="704126A5" w14:textId="77777777" w:rsidR="004538FA" w:rsidRPr="00903DBA" w:rsidRDefault="004538FA" w:rsidP="004538FA">
      <w:pPr>
        <w:pStyle w:val="Code"/>
        <w:rPr>
          <w:highlight w:val="white"/>
        </w:rPr>
      </w:pPr>
      <w:r w:rsidRPr="00903DBA">
        <w:rPr>
          <w:highlight w:val="white"/>
        </w:rPr>
        <w:tab/>
        <w:t>nasm -f elf64 -o malloc.o malloc.asm</w:t>
      </w:r>
    </w:p>
    <w:p w14:paraId="0E747D5C" w14:textId="77777777" w:rsidR="004538FA" w:rsidRPr="00903DBA" w:rsidRDefault="004538FA" w:rsidP="004538FA">
      <w:pPr>
        <w:pStyle w:val="Code"/>
        <w:rPr>
          <w:highlight w:val="white"/>
        </w:rPr>
      </w:pPr>
    </w:p>
    <w:p w14:paraId="25F9E35A" w14:textId="77777777" w:rsidR="004538FA" w:rsidRPr="00903DBA" w:rsidRDefault="004538FA" w:rsidP="004538FA">
      <w:pPr>
        <w:pStyle w:val="Code"/>
        <w:rPr>
          <w:highlight w:val="white"/>
        </w:rPr>
      </w:pPr>
      <w:r w:rsidRPr="00903DBA">
        <w:rPr>
          <w:highlight w:val="white"/>
        </w:rPr>
        <w:t>ctype.o: ctype.asm</w:t>
      </w:r>
    </w:p>
    <w:p w14:paraId="7E93BE9F" w14:textId="77777777" w:rsidR="004538FA" w:rsidRPr="00903DBA" w:rsidRDefault="004538FA" w:rsidP="004538FA">
      <w:pPr>
        <w:pStyle w:val="Code"/>
        <w:rPr>
          <w:highlight w:val="white"/>
        </w:rPr>
      </w:pPr>
      <w:r w:rsidRPr="00903DBA">
        <w:rPr>
          <w:highlight w:val="white"/>
        </w:rPr>
        <w:tab/>
        <w:t>nasm -f elf64 -o ctype.o ctype.asm</w:t>
      </w:r>
    </w:p>
    <w:p w14:paraId="0504CC2E" w14:textId="77777777" w:rsidR="004538FA" w:rsidRPr="00903DBA" w:rsidRDefault="004538FA" w:rsidP="004538FA">
      <w:pPr>
        <w:pStyle w:val="Code"/>
        <w:rPr>
          <w:highlight w:val="white"/>
        </w:rPr>
      </w:pPr>
    </w:p>
    <w:p w14:paraId="2419C246" w14:textId="77777777" w:rsidR="004538FA" w:rsidRPr="00903DBA" w:rsidRDefault="004538FA" w:rsidP="004538FA">
      <w:pPr>
        <w:pStyle w:val="Code"/>
        <w:rPr>
          <w:highlight w:val="white"/>
        </w:rPr>
      </w:pPr>
      <w:r w:rsidRPr="00903DBA">
        <w:rPr>
          <w:highlight w:val="white"/>
        </w:rPr>
        <w:t>errno.o: errno.asm</w:t>
      </w:r>
    </w:p>
    <w:p w14:paraId="0B3ECECD" w14:textId="77777777" w:rsidR="004538FA" w:rsidRPr="00903DBA" w:rsidRDefault="004538FA" w:rsidP="004538FA">
      <w:pPr>
        <w:pStyle w:val="Code"/>
        <w:rPr>
          <w:highlight w:val="white"/>
        </w:rPr>
      </w:pPr>
      <w:r w:rsidRPr="00903DBA">
        <w:rPr>
          <w:highlight w:val="white"/>
        </w:rPr>
        <w:tab/>
        <w:t>nasm -f elf64 -o errno.o errno.asm</w:t>
      </w:r>
    </w:p>
    <w:p w14:paraId="03903A03" w14:textId="77777777" w:rsidR="004538FA" w:rsidRPr="00903DBA" w:rsidRDefault="004538FA" w:rsidP="004538FA">
      <w:pPr>
        <w:pStyle w:val="Code"/>
        <w:rPr>
          <w:highlight w:val="white"/>
        </w:rPr>
      </w:pPr>
    </w:p>
    <w:p w14:paraId="4F0E26A8" w14:textId="77777777" w:rsidR="004538FA" w:rsidRPr="00903DBA" w:rsidRDefault="004538FA" w:rsidP="004538FA">
      <w:pPr>
        <w:pStyle w:val="Code"/>
        <w:rPr>
          <w:highlight w:val="white"/>
        </w:rPr>
      </w:pPr>
      <w:r w:rsidRPr="00903DBA">
        <w:rPr>
          <w:highlight w:val="white"/>
        </w:rPr>
        <w:t>locale.o: locale.asm</w:t>
      </w:r>
    </w:p>
    <w:p w14:paraId="6CEDE341" w14:textId="77777777" w:rsidR="004538FA" w:rsidRPr="00903DBA" w:rsidRDefault="004538FA" w:rsidP="004538FA">
      <w:pPr>
        <w:pStyle w:val="Code"/>
        <w:rPr>
          <w:highlight w:val="white"/>
        </w:rPr>
      </w:pPr>
      <w:r w:rsidRPr="00903DBA">
        <w:rPr>
          <w:highlight w:val="white"/>
        </w:rPr>
        <w:tab/>
        <w:t>nasm -f elf64 -o locale.o locale.asm</w:t>
      </w:r>
    </w:p>
    <w:p w14:paraId="7D3427D9" w14:textId="77777777" w:rsidR="004538FA" w:rsidRPr="00903DBA" w:rsidRDefault="004538FA" w:rsidP="004538FA">
      <w:pPr>
        <w:pStyle w:val="Code"/>
        <w:rPr>
          <w:highlight w:val="white"/>
        </w:rPr>
      </w:pPr>
    </w:p>
    <w:p w14:paraId="54E9BE1F" w14:textId="77777777" w:rsidR="004538FA" w:rsidRPr="00903DBA" w:rsidRDefault="004538FA" w:rsidP="004538FA">
      <w:pPr>
        <w:pStyle w:val="Code"/>
        <w:rPr>
          <w:highlight w:val="white"/>
        </w:rPr>
      </w:pPr>
      <w:r w:rsidRPr="00903DBA">
        <w:rPr>
          <w:highlight w:val="white"/>
        </w:rPr>
        <w:t>math.o: math.asm</w:t>
      </w:r>
    </w:p>
    <w:p w14:paraId="262F82B4" w14:textId="77777777" w:rsidR="004538FA" w:rsidRPr="00903DBA" w:rsidRDefault="004538FA" w:rsidP="004538FA">
      <w:pPr>
        <w:pStyle w:val="Code"/>
        <w:rPr>
          <w:highlight w:val="white"/>
        </w:rPr>
      </w:pPr>
      <w:r w:rsidRPr="00903DBA">
        <w:rPr>
          <w:highlight w:val="white"/>
        </w:rPr>
        <w:tab/>
        <w:t>nasm -f elf64 -o math.o math.asm</w:t>
      </w:r>
    </w:p>
    <w:p w14:paraId="07B60C42" w14:textId="77777777" w:rsidR="004538FA" w:rsidRPr="00903DBA" w:rsidRDefault="004538FA" w:rsidP="004538FA">
      <w:pPr>
        <w:pStyle w:val="Code"/>
        <w:rPr>
          <w:highlight w:val="white"/>
        </w:rPr>
      </w:pPr>
    </w:p>
    <w:p w14:paraId="6E0103C9" w14:textId="77777777" w:rsidR="004538FA" w:rsidRPr="00903DBA" w:rsidRDefault="004538FA" w:rsidP="004538FA">
      <w:pPr>
        <w:pStyle w:val="Code"/>
        <w:rPr>
          <w:highlight w:val="white"/>
        </w:rPr>
      </w:pPr>
      <w:r w:rsidRPr="00903DBA">
        <w:rPr>
          <w:highlight w:val="white"/>
        </w:rPr>
        <w:t>setjmp.o: setjmp.asm</w:t>
      </w:r>
    </w:p>
    <w:p w14:paraId="37FB1E9F" w14:textId="77777777" w:rsidR="004538FA" w:rsidRPr="00903DBA" w:rsidRDefault="004538FA" w:rsidP="004538FA">
      <w:pPr>
        <w:pStyle w:val="Code"/>
        <w:rPr>
          <w:highlight w:val="white"/>
        </w:rPr>
      </w:pPr>
      <w:r w:rsidRPr="00903DBA">
        <w:rPr>
          <w:highlight w:val="white"/>
        </w:rPr>
        <w:tab/>
        <w:t>nasm -f elf64 -o setjmp.o setjmp.asm</w:t>
      </w:r>
    </w:p>
    <w:p w14:paraId="37D2831E" w14:textId="77777777" w:rsidR="004538FA" w:rsidRPr="00903DBA" w:rsidRDefault="004538FA" w:rsidP="004538FA">
      <w:pPr>
        <w:pStyle w:val="Code"/>
        <w:rPr>
          <w:highlight w:val="white"/>
        </w:rPr>
      </w:pPr>
    </w:p>
    <w:p w14:paraId="21FCE912" w14:textId="77777777" w:rsidR="004538FA" w:rsidRPr="00903DBA" w:rsidRDefault="004538FA" w:rsidP="004538FA">
      <w:pPr>
        <w:pStyle w:val="Code"/>
        <w:rPr>
          <w:highlight w:val="white"/>
        </w:rPr>
      </w:pPr>
      <w:r w:rsidRPr="00903DBA">
        <w:rPr>
          <w:highlight w:val="white"/>
        </w:rPr>
        <w:t>signal.o: signal.asm</w:t>
      </w:r>
    </w:p>
    <w:p w14:paraId="7E8622D7" w14:textId="77777777" w:rsidR="004538FA" w:rsidRPr="00903DBA" w:rsidRDefault="004538FA" w:rsidP="004538FA">
      <w:pPr>
        <w:pStyle w:val="Code"/>
        <w:rPr>
          <w:highlight w:val="white"/>
        </w:rPr>
      </w:pPr>
      <w:r w:rsidRPr="00903DBA">
        <w:rPr>
          <w:highlight w:val="white"/>
        </w:rPr>
        <w:tab/>
        <w:t>nasm -f elf64 -o signal.o signal.asm</w:t>
      </w:r>
    </w:p>
    <w:p w14:paraId="7AF380FF" w14:textId="77777777" w:rsidR="004538FA" w:rsidRPr="00903DBA" w:rsidRDefault="004538FA" w:rsidP="004538FA">
      <w:pPr>
        <w:pStyle w:val="Code"/>
        <w:rPr>
          <w:highlight w:val="white"/>
        </w:rPr>
      </w:pPr>
    </w:p>
    <w:p w14:paraId="6AA8B03E" w14:textId="77777777" w:rsidR="004538FA" w:rsidRPr="00903DBA" w:rsidRDefault="004538FA" w:rsidP="004538FA">
      <w:pPr>
        <w:pStyle w:val="Code"/>
        <w:rPr>
          <w:highlight w:val="white"/>
        </w:rPr>
      </w:pPr>
      <w:r w:rsidRPr="00903DBA">
        <w:rPr>
          <w:highlight w:val="white"/>
        </w:rPr>
        <w:t>file.o: file.asm</w:t>
      </w:r>
    </w:p>
    <w:p w14:paraId="647E333B" w14:textId="77777777" w:rsidR="004538FA" w:rsidRPr="00903DBA" w:rsidRDefault="004538FA" w:rsidP="004538FA">
      <w:pPr>
        <w:pStyle w:val="Code"/>
        <w:rPr>
          <w:highlight w:val="white"/>
        </w:rPr>
      </w:pPr>
      <w:r w:rsidRPr="00903DBA">
        <w:rPr>
          <w:highlight w:val="white"/>
        </w:rPr>
        <w:tab/>
        <w:t>nasm -f elf64 -o file.o file.asm</w:t>
      </w:r>
    </w:p>
    <w:p w14:paraId="5880502C" w14:textId="77777777" w:rsidR="004538FA" w:rsidRPr="00903DBA" w:rsidRDefault="004538FA" w:rsidP="004538FA">
      <w:pPr>
        <w:pStyle w:val="Code"/>
        <w:rPr>
          <w:highlight w:val="white"/>
        </w:rPr>
      </w:pPr>
    </w:p>
    <w:p w14:paraId="4D909DD9" w14:textId="77777777" w:rsidR="004538FA" w:rsidRPr="00903DBA" w:rsidRDefault="004538FA" w:rsidP="004538FA">
      <w:pPr>
        <w:pStyle w:val="Code"/>
        <w:rPr>
          <w:highlight w:val="white"/>
        </w:rPr>
      </w:pPr>
      <w:r w:rsidRPr="00903DBA">
        <w:rPr>
          <w:highlight w:val="white"/>
        </w:rPr>
        <w:t>temp.o: temp.asm</w:t>
      </w:r>
    </w:p>
    <w:p w14:paraId="40045CF5" w14:textId="77777777" w:rsidR="004538FA" w:rsidRPr="00903DBA" w:rsidRDefault="004538FA" w:rsidP="004538FA">
      <w:pPr>
        <w:pStyle w:val="Code"/>
        <w:rPr>
          <w:highlight w:val="white"/>
        </w:rPr>
      </w:pPr>
      <w:r w:rsidRPr="00903DBA">
        <w:rPr>
          <w:highlight w:val="white"/>
        </w:rPr>
        <w:tab/>
        <w:t>nasm -f elf64 -o temp.o temp.asm</w:t>
      </w:r>
    </w:p>
    <w:p w14:paraId="026EF5A7" w14:textId="77777777" w:rsidR="004538FA" w:rsidRPr="00903DBA" w:rsidRDefault="004538FA" w:rsidP="004538FA">
      <w:pPr>
        <w:pStyle w:val="Code"/>
        <w:rPr>
          <w:highlight w:val="white"/>
        </w:rPr>
      </w:pPr>
    </w:p>
    <w:p w14:paraId="75D2C88E" w14:textId="77777777" w:rsidR="004538FA" w:rsidRPr="00903DBA" w:rsidRDefault="004538FA" w:rsidP="004538FA">
      <w:pPr>
        <w:pStyle w:val="Code"/>
        <w:rPr>
          <w:highlight w:val="white"/>
        </w:rPr>
      </w:pPr>
      <w:r w:rsidRPr="00903DBA">
        <w:rPr>
          <w:highlight w:val="white"/>
        </w:rPr>
        <w:t>scanf.o: scanf.asm</w:t>
      </w:r>
    </w:p>
    <w:p w14:paraId="3264D4F8" w14:textId="77777777" w:rsidR="004538FA" w:rsidRPr="00903DBA" w:rsidRDefault="004538FA" w:rsidP="004538FA">
      <w:pPr>
        <w:pStyle w:val="Code"/>
        <w:rPr>
          <w:highlight w:val="white"/>
        </w:rPr>
      </w:pPr>
      <w:r w:rsidRPr="00903DBA">
        <w:rPr>
          <w:highlight w:val="white"/>
        </w:rPr>
        <w:tab/>
        <w:t>nasm -f elf64 -o scanf.o scanf.asm</w:t>
      </w:r>
    </w:p>
    <w:p w14:paraId="614AEF5B" w14:textId="77777777" w:rsidR="004538FA" w:rsidRPr="00903DBA" w:rsidRDefault="004538FA" w:rsidP="004538FA">
      <w:pPr>
        <w:pStyle w:val="Code"/>
        <w:rPr>
          <w:highlight w:val="white"/>
        </w:rPr>
      </w:pPr>
    </w:p>
    <w:p w14:paraId="12CD57EB" w14:textId="77777777" w:rsidR="004538FA" w:rsidRPr="00903DBA" w:rsidRDefault="004538FA" w:rsidP="004538FA">
      <w:pPr>
        <w:pStyle w:val="Code"/>
        <w:rPr>
          <w:highlight w:val="white"/>
        </w:rPr>
      </w:pPr>
      <w:r w:rsidRPr="00903DBA">
        <w:rPr>
          <w:highlight w:val="white"/>
        </w:rPr>
        <w:t>printf.o: printf.asm</w:t>
      </w:r>
    </w:p>
    <w:p w14:paraId="6AB28E63" w14:textId="77777777" w:rsidR="004538FA" w:rsidRPr="00903DBA" w:rsidRDefault="004538FA" w:rsidP="004538FA">
      <w:pPr>
        <w:pStyle w:val="Code"/>
        <w:rPr>
          <w:highlight w:val="white"/>
        </w:rPr>
      </w:pPr>
      <w:r w:rsidRPr="00903DBA">
        <w:rPr>
          <w:highlight w:val="white"/>
        </w:rPr>
        <w:tab/>
        <w:t>nasm -f elf64 -o printf.o printf.asm</w:t>
      </w:r>
    </w:p>
    <w:p w14:paraId="5F0D58C2" w14:textId="77777777" w:rsidR="004538FA" w:rsidRPr="00903DBA" w:rsidRDefault="004538FA" w:rsidP="004538FA">
      <w:pPr>
        <w:pStyle w:val="Code"/>
        <w:rPr>
          <w:highlight w:val="white"/>
        </w:rPr>
      </w:pPr>
    </w:p>
    <w:p w14:paraId="1E1300CA" w14:textId="77777777" w:rsidR="004538FA" w:rsidRPr="00903DBA" w:rsidRDefault="004538FA" w:rsidP="004538FA">
      <w:pPr>
        <w:pStyle w:val="Code"/>
        <w:rPr>
          <w:highlight w:val="white"/>
        </w:rPr>
      </w:pPr>
      <w:r w:rsidRPr="00903DBA">
        <w:rPr>
          <w:highlight w:val="white"/>
        </w:rPr>
        <w:t>stdlib.o: stdlib.asm</w:t>
      </w:r>
    </w:p>
    <w:p w14:paraId="5A1217F4" w14:textId="77777777" w:rsidR="004538FA" w:rsidRPr="00903DBA" w:rsidRDefault="004538FA" w:rsidP="004538FA">
      <w:pPr>
        <w:pStyle w:val="Code"/>
        <w:rPr>
          <w:highlight w:val="white"/>
        </w:rPr>
      </w:pPr>
      <w:r w:rsidRPr="00903DBA">
        <w:rPr>
          <w:highlight w:val="white"/>
        </w:rPr>
        <w:tab/>
        <w:t>nasm -f elf64 -o stdlib.o stdlib.asm</w:t>
      </w:r>
    </w:p>
    <w:p w14:paraId="032DCBED" w14:textId="77777777" w:rsidR="004538FA" w:rsidRPr="00903DBA" w:rsidRDefault="004538FA" w:rsidP="004538FA">
      <w:pPr>
        <w:pStyle w:val="Code"/>
        <w:rPr>
          <w:highlight w:val="white"/>
        </w:rPr>
      </w:pPr>
    </w:p>
    <w:p w14:paraId="0EF5063D" w14:textId="77777777" w:rsidR="004538FA" w:rsidRPr="00903DBA" w:rsidRDefault="004538FA" w:rsidP="004538FA">
      <w:pPr>
        <w:pStyle w:val="Code"/>
        <w:rPr>
          <w:highlight w:val="white"/>
        </w:rPr>
      </w:pPr>
      <w:r w:rsidRPr="00903DBA">
        <w:rPr>
          <w:highlight w:val="white"/>
        </w:rPr>
        <w:t>time.o: time.asm</w:t>
      </w:r>
    </w:p>
    <w:p w14:paraId="68FCFC0C" w14:textId="77777777" w:rsidR="004538FA" w:rsidRPr="00903DBA" w:rsidRDefault="004538FA" w:rsidP="004538FA">
      <w:pPr>
        <w:pStyle w:val="Code"/>
        <w:rPr>
          <w:highlight w:val="white"/>
        </w:rPr>
      </w:pPr>
      <w:r w:rsidRPr="00903DBA">
        <w:rPr>
          <w:highlight w:val="white"/>
        </w:rPr>
        <w:tab/>
        <w:t>nasm -f elf64 -o time.o time.asm</w:t>
      </w:r>
    </w:p>
    <w:p w14:paraId="4C5E3771" w14:textId="77777777" w:rsidR="004538FA" w:rsidRPr="00903DBA" w:rsidRDefault="004538FA" w:rsidP="004538FA">
      <w:pPr>
        <w:pStyle w:val="Code"/>
        <w:rPr>
          <w:highlight w:val="white"/>
        </w:rPr>
      </w:pPr>
    </w:p>
    <w:p w14:paraId="5581D725" w14:textId="77777777" w:rsidR="004538FA" w:rsidRPr="00903DBA" w:rsidRDefault="004538FA" w:rsidP="004538FA">
      <w:pPr>
        <w:pStyle w:val="Code"/>
        <w:rPr>
          <w:highlight w:val="white"/>
        </w:rPr>
      </w:pPr>
      <w:r w:rsidRPr="00903DBA">
        <w:rPr>
          <w:highlight w:val="white"/>
        </w:rPr>
        <w:t>string.o: string.asm</w:t>
      </w:r>
    </w:p>
    <w:p w14:paraId="71279243" w14:textId="77777777" w:rsidR="004538FA" w:rsidRPr="00903DBA" w:rsidRDefault="004538FA" w:rsidP="004538FA">
      <w:pPr>
        <w:pStyle w:val="Code"/>
        <w:rPr>
          <w:highlight w:val="white"/>
        </w:rPr>
      </w:pPr>
      <w:r w:rsidRPr="00903DBA">
        <w:rPr>
          <w:highlight w:val="white"/>
        </w:rPr>
        <w:tab/>
        <w:t>nasm -f elf64 -o string.o string.asm</w:t>
      </w:r>
    </w:p>
    <w:p w14:paraId="5748B350" w14:textId="77777777" w:rsidR="004538FA" w:rsidRPr="00903DBA" w:rsidRDefault="004538FA" w:rsidP="004538FA">
      <w:pPr>
        <w:pStyle w:val="Code"/>
        <w:rPr>
          <w:highlight w:val="white"/>
        </w:rPr>
      </w:pPr>
    </w:p>
    <w:p w14:paraId="1B13ED6A" w14:textId="77777777" w:rsidR="004538FA" w:rsidRPr="00903DBA" w:rsidRDefault="004538FA" w:rsidP="004538FA">
      <w:pPr>
        <w:pStyle w:val="Code"/>
        <w:rPr>
          <w:highlight w:val="white"/>
        </w:rPr>
      </w:pPr>
      <w:r w:rsidRPr="00903DBA">
        <w:rPr>
          <w:highlight w:val="white"/>
        </w:rPr>
        <w:t>clear:</w:t>
      </w:r>
    </w:p>
    <w:p w14:paraId="6687BDD1" w14:textId="77777777" w:rsidR="004538FA" w:rsidRPr="00903DBA" w:rsidRDefault="004538FA" w:rsidP="004538FA">
      <w:pPr>
        <w:pStyle w:val="Code"/>
        <w:rPr>
          <w:highlight w:val="white"/>
        </w:rPr>
      </w:pPr>
      <w:r w:rsidRPr="00903DBA">
        <w:rPr>
          <w:highlight w:val="white"/>
        </w:rPr>
        <w:tab/>
        <w:t>rm main.o</w:t>
      </w:r>
    </w:p>
    <w:p w14:paraId="0089F19E" w14:textId="77777777" w:rsidR="004538FA" w:rsidRPr="00903DBA" w:rsidRDefault="004538FA" w:rsidP="004538FA">
      <w:pPr>
        <w:pStyle w:val="Code"/>
        <w:rPr>
          <w:highlight w:val="white"/>
        </w:rPr>
      </w:pPr>
      <w:r w:rsidRPr="00903DBA">
        <w:rPr>
          <w:highlight w:val="white"/>
        </w:rPr>
        <w:tab/>
        <w:t>rm malloc.o</w:t>
      </w:r>
    </w:p>
    <w:p w14:paraId="4706E316" w14:textId="77777777" w:rsidR="004538FA" w:rsidRPr="00903DBA" w:rsidRDefault="004538FA" w:rsidP="004538FA">
      <w:pPr>
        <w:pStyle w:val="Code"/>
        <w:rPr>
          <w:highlight w:val="white"/>
        </w:rPr>
      </w:pPr>
      <w:r w:rsidRPr="00903DBA">
        <w:rPr>
          <w:highlight w:val="white"/>
        </w:rPr>
        <w:tab/>
        <w:t>rm ctype.o</w:t>
      </w:r>
    </w:p>
    <w:p w14:paraId="6E428EAB" w14:textId="77777777" w:rsidR="004538FA" w:rsidRPr="00903DBA" w:rsidRDefault="004538FA" w:rsidP="004538FA">
      <w:pPr>
        <w:pStyle w:val="Code"/>
        <w:rPr>
          <w:highlight w:val="white"/>
        </w:rPr>
      </w:pPr>
      <w:r w:rsidRPr="00903DBA">
        <w:rPr>
          <w:highlight w:val="white"/>
        </w:rPr>
        <w:tab/>
        <w:t>rm errno.o</w:t>
      </w:r>
    </w:p>
    <w:p w14:paraId="0A682CF6" w14:textId="77777777" w:rsidR="004538FA" w:rsidRPr="00903DBA" w:rsidRDefault="004538FA" w:rsidP="004538FA">
      <w:pPr>
        <w:pStyle w:val="Code"/>
        <w:rPr>
          <w:highlight w:val="white"/>
        </w:rPr>
      </w:pPr>
      <w:r w:rsidRPr="00903DBA">
        <w:rPr>
          <w:highlight w:val="white"/>
        </w:rPr>
        <w:tab/>
        <w:t>rm locale.o</w:t>
      </w:r>
    </w:p>
    <w:p w14:paraId="59919023" w14:textId="77777777" w:rsidR="004538FA" w:rsidRPr="00903DBA" w:rsidRDefault="004538FA" w:rsidP="004538FA">
      <w:pPr>
        <w:pStyle w:val="Code"/>
        <w:rPr>
          <w:highlight w:val="white"/>
        </w:rPr>
      </w:pPr>
      <w:r w:rsidRPr="00903DBA">
        <w:rPr>
          <w:highlight w:val="white"/>
        </w:rPr>
        <w:tab/>
        <w:t>rm math.o</w:t>
      </w:r>
    </w:p>
    <w:p w14:paraId="40538673" w14:textId="77777777" w:rsidR="004538FA" w:rsidRPr="00903DBA" w:rsidRDefault="004538FA" w:rsidP="004538FA">
      <w:pPr>
        <w:pStyle w:val="Code"/>
        <w:rPr>
          <w:highlight w:val="white"/>
        </w:rPr>
      </w:pPr>
      <w:r w:rsidRPr="00903DBA">
        <w:rPr>
          <w:highlight w:val="white"/>
        </w:rPr>
        <w:tab/>
        <w:t>rm setjmp.o</w:t>
      </w:r>
    </w:p>
    <w:p w14:paraId="5F59CDA8" w14:textId="77777777" w:rsidR="004538FA" w:rsidRPr="00903DBA" w:rsidRDefault="004538FA" w:rsidP="004538FA">
      <w:pPr>
        <w:pStyle w:val="Code"/>
        <w:rPr>
          <w:highlight w:val="white"/>
        </w:rPr>
      </w:pPr>
      <w:r w:rsidRPr="00903DBA">
        <w:rPr>
          <w:highlight w:val="white"/>
        </w:rPr>
        <w:tab/>
        <w:t>rm signal.o</w:t>
      </w:r>
    </w:p>
    <w:p w14:paraId="133384BE" w14:textId="77777777" w:rsidR="004538FA" w:rsidRPr="00903DBA" w:rsidRDefault="004538FA" w:rsidP="004538FA">
      <w:pPr>
        <w:pStyle w:val="Code"/>
        <w:rPr>
          <w:highlight w:val="white"/>
        </w:rPr>
      </w:pPr>
      <w:r w:rsidRPr="00903DBA">
        <w:rPr>
          <w:highlight w:val="white"/>
        </w:rPr>
        <w:lastRenderedPageBreak/>
        <w:tab/>
        <w:t>rm file.o</w:t>
      </w:r>
    </w:p>
    <w:p w14:paraId="3A783747" w14:textId="77777777" w:rsidR="004538FA" w:rsidRPr="00903DBA" w:rsidRDefault="004538FA" w:rsidP="004538FA">
      <w:pPr>
        <w:pStyle w:val="Code"/>
        <w:rPr>
          <w:highlight w:val="white"/>
        </w:rPr>
      </w:pPr>
      <w:r w:rsidRPr="00903DBA">
        <w:rPr>
          <w:highlight w:val="white"/>
        </w:rPr>
        <w:tab/>
        <w:t>rm temp.o</w:t>
      </w:r>
    </w:p>
    <w:p w14:paraId="30ED78DC" w14:textId="77777777" w:rsidR="004538FA" w:rsidRPr="00903DBA" w:rsidRDefault="004538FA" w:rsidP="004538FA">
      <w:pPr>
        <w:pStyle w:val="Code"/>
        <w:rPr>
          <w:highlight w:val="white"/>
        </w:rPr>
      </w:pPr>
      <w:r w:rsidRPr="00903DBA">
        <w:rPr>
          <w:highlight w:val="white"/>
        </w:rPr>
        <w:tab/>
        <w:t>rm scanf.o</w:t>
      </w:r>
    </w:p>
    <w:p w14:paraId="21425023" w14:textId="77777777" w:rsidR="004538FA" w:rsidRPr="00903DBA" w:rsidRDefault="004538FA" w:rsidP="004538FA">
      <w:pPr>
        <w:pStyle w:val="Code"/>
        <w:rPr>
          <w:highlight w:val="white"/>
        </w:rPr>
      </w:pPr>
      <w:r w:rsidRPr="00903DBA">
        <w:rPr>
          <w:highlight w:val="white"/>
        </w:rPr>
        <w:tab/>
        <w:t>rm printf.o</w:t>
      </w:r>
    </w:p>
    <w:p w14:paraId="08091BBF" w14:textId="77777777" w:rsidR="004538FA" w:rsidRPr="00903DBA" w:rsidRDefault="004538FA" w:rsidP="004538FA">
      <w:pPr>
        <w:pStyle w:val="Code"/>
        <w:rPr>
          <w:highlight w:val="white"/>
        </w:rPr>
      </w:pPr>
      <w:r w:rsidRPr="00903DBA">
        <w:rPr>
          <w:highlight w:val="white"/>
        </w:rPr>
        <w:tab/>
        <w:t>rm stdlib.o</w:t>
      </w:r>
    </w:p>
    <w:p w14:paraId="607A175F" w14:textId="77777777" w:rsidR="004538FA" w:rsidRPr="00903DBA" w:rsidRDefault="004538FA" w:rsidP="004538FA">
      <w:pPr>
        <w:pStyle w:val="Code"/>
        <w:rPr>
          <w:highlight w:val="white"/>
        </w:rPr>
      </w:pPr>
      <w:r w:rsidRPr="00903DBA">
        <w:rPr>
          <w:highlight w:val="white"/>
        </w:rPr>
        <w:tab/>
        <w:t>rm time.o</w:t>
      </w:r>
    </w:p>
    <w:p w14:paraId="46DF7F10" w14:textId="77777777" w:rsidR="004538FA" w:rsidRPr="00903DBA" w:rsidRDefault="004538FA" w:rsidP="004538FA">
      <w:pPr>
        <w:pStyle w:val="Code"/>
        <w:rPr>
          <w:highlight w:val="white"/>
        </w:rPr>
      </w:pPr>
      <w:r w:rsidRPr="00903DBA">
        <w:rPr>
          <w:highlight w:val="white"/>
        </w:rPr>
        <w:tab/>
        <w:t>rm string.o</w:t>
      </w:r>
    </w:p>
    <w:p w14:paraId="071A63B4" w14:textId="77777777" w:rsidR="004538FA" w:rsidRPr="00903DBA" w:rsidRDefault="004538FA" w:rsidP="004538FA">
      <w:pPr>
        <w:pStyle w:val="Code"/>
        <w:rPr>
          <w:highlight w:val="white"/>
        </w:rPr>
      </w:pPr>
      <w:r w:rsidRPr="00903DBA">
        <w:rPr>
          <w:highlight w:val="white"/>
        </w:rPr>
        <w:tab/>
        <w:t>rm main</w:t>
      </w:r>
    </w:p>
    <w:p w14:paraId="6DBBB2FD" w14:textId="6BF65762" w:rsidR="000848EB" w:rsidRPr="00903DBA" w:rsidRDefault="009677C8" w:rsidP="009677C8">
      <w:pPr>
        <w:pStyle w:val="Rubrik3"/>
        <w:rPr>
          <w:highlight w:val="white"/>
        </w:rPr>
      </w:pPr>
      <w:bookmarkStart w:id="20" w:name="_Toc57655981"/>
      <w:r w:rsidRPr="00903DBA">
        <w:rPr>
          <w:highlight w:val="white"/>
        </w:rPr>
        <w:t xml:space="preserve">Is the Object File </w:t>
      </w:r>
      <w:r w:rsidR="004538FA" w:rsidRPr="00903DBA">
        <w:rPr>
          <w:highlight w:val="white"/>
        </w:rPr>
        <w:t>Fresh</w:t>
      </w:r>
      <w:r w:rsidR="00C522A7" w:rsidRPr="00903DBA">
        <w:rPr>
          <w:highlight w:val="white"/>
        </w:rPr>
        <w:t>?</w:t>
      </w:r>
      <w:bookmarkEnd w:id="20"/>
    </w:p>
    <w:p w14:paraId="7BAE3C57" w14:textId="70E7BAC2" w:rsidR="00AA1002" w:rsidRPr="00903DBA" w:rsidRDefault="00DF789D" w:rsidP="00AA1002">
      <w:pPr>
        <w:rPr>
          <w:highlight w:val="white"/>
        </w:rPr>
      </w:pPr>
      <w:r w:rsidRPr="00903DBA">
        <w:rPr>
          <w:highlight w:val="white"/>
        </w:rPr>
        <w:t xml:space="preserve">The </w:t>
      </w:r>
      <w:r w:rsidR="003C3CAF" w:rsidRPr="00903DBA">
        <w:rPr>
          <w:rStyle w:val="KeyWord0"/>
          <w:highlight w:val="white"/>
        </w:rPr>
        <w:t>GenerateDependencyFile</w:t>
      </w:r>
      <w:r w:rsidRPr="00903DBA">
        <w:rPr>
          <w:highlight w:val="white"/>
        </w:rPr>
        <w:t xml:space="preserve"> method </w:t>
      </w:r>
      <w:r w:rsidR="00AA1002" w:rsidRPr="00903DBA">
        <w:rPr>
          <w:highlight w:val="white"/>
        </w:rPr>
        <w:t>define</w:t>
      </w:r>
      <w:r w:rsidRPr="00903DBA">
        <w:rPr>
          <w:highlight w:val="white"/>
        </w:rPr>
        <w:t>s</w:t>
      </w:r>
      <w:r w:rsidR="00AA1002" w:rsidRPr="00903DBA">
        <w:rPr>
          <w:highlight w:val="white"/>
        </w:rPr>
        <w:t xml:space="preserve"> for each source code file its </w:t>
      </w:r>
      <w:r w:rsidR="00F561C8" w:rsidRPr="00903DBA">
        <w:rPr>
          <w:highlight w:val="white"/>
        </w:rPr>
        <w:t>dependency set</w:t>
      </w:r>
      <w:r w:rsidR="00AA1002" w:rsidRPr="00903DBA">
        <w:rPr>
          <w:highlight w:val="white"/>
        </w:rPr>
        <w:t xml:space="preserve">; that is, the name of </w:t>
      </w:r>
      <w:r w:rsidR="00154EB1" w:rsidRPr="00903DBA">
        <w:rPr>
          <w:highlight w:val="white"/>
        </w:rPr>
        <w:t xml:space="preserve">the source file and the names of </w:t>
      </w:r>
      <w:r w:rsidR="00AA1002" w:rsidRPr="00903DBA">
        <w:rPr>
          <w:highlight w:val="white"/>
        </w:rPr>
        <w:t xml:space="preserve">the files (directly or indirectly) included with the </w:t>
      </w:r>
      <w:r w:rsidR="00AA1002" w:rsidRPr="00903DBA">
        <w:rPr>
          <w:rStyle w:val="KeyWord0"/>
          <w:highlight w:val="white"/>
        </w:rPr>
        <w:t>#include</w:t>
      </w:r>
      <w:r w:rsidR="00AA1002" w:rsidRPr="00903DBA">
        <w:rPr>
          <w:highlight w:val="white"/>
        </w:rPr>
        <w:t xml:space="preserve"> preprocessor directive.</w:t>
      </w:r>
      <w:r w:rsidR="00F561C8" w:rsidRPr="00903DBA">
        <w:rPr>
          <w:highlight w:val="white"/>
        </w:rPr>
        <w:t xml:space="preserve"> We use the set of include files information extracted by the preprocessor.</w:t>
      </w:r>
    </w:p>
    <w:p w14:paraId="1D6668D1" w14:textId="20EF1F48" w:rsidR="00C22813" w:rsidRPr="00903DBA" w:rsidRDefault="00C22813" w:rsidP="00C22813">
      <w:pPr>
        <w:pStyle w:val="Code"/>
        <w:rPr>
          <w:highlight w:val="white"/>
        </w:rPr>
      </w:pPr>
      <w:r w:rsidRPr="00903DBA">
        <w:rPr>
          <w:highlight w:val="white"/>
        </w:rPr>
        <w:t xml:space="preserve">    private static void </w:t>
      </w:r>
      <w:r w:rsidR="003C3CAF" w:rsidRPr="00903DBA">
        <w:rPr>
          <w:highlight w:val="white"/>
        </w:rPr>
        <w:t>GenerateDependencyFile</w:t>
      </w:r>
      <w:r w:rsidRPr="00903DBA">
        <w:rPr>
          <w:highlight w:val="white"/>
        </w:rPr>
        <w:t>(FileInfo file,</w:t>
      </w:r>
    </w:p>
    <w:p w14:paraId="7CCFE945" w14:textId="77777777" w:rsidR="00C22813" w:rsidRPr="00903DBA" w:rsidRDefault="00C22813" w:rsidP="00C22813">
      <w:pPr>
        <w:pStyle w:val="Code"/>
        <w:rPr>
          <w:highlight w:val="white"/>
        </w:rPr>
      </w:pPr>
      <w:r w:rsidRPr="00903DBA">
        <w:rPr>
          <w:highlight w:val="white"/>
        </w:rPr>
        <w:t xml:space="preserve">                                            ISet&lt;FileInfo&gt; includeSet) {</w:t>
      </w:r>
    </w:p>
    <w:p w14:paraId="4F3509FB" w14:textId="77777777" w:rsidR="00C22813" w:rsidRPr="00903DBA" w:rsidRDefault="00C22813" w:rsidP="00C22813">
      <w:pPr>
        <w:pStyle w:val="Code"/>
        <w:rPr>
          <w:highlight w:val="white"/>
        </w:rPr>
      </w:pPr>
      <w:r w:rsidRPr="00903DBA">
        <w:rPr>
          <w:highlight w:val="white"/>
        </w:rPr>
        <w:t xml:space="preserve">      FileInfo dependencySetFile = new FileInfo(file.FullName + ".dependency");</w:t>
      </w:r>
    </w:p>
    <w:p w14:paraId="40CCBD39" w14:textId="77777777" w:rsidR="00C22813" w:rsidRPr="00903DBA" w:rsidRDefault="00C22813" w:rsidP="00C22813">
      <w:pPr>
        <w:pStyle w:val="Code"/>
        <w:rPr>
          <w:highlight w:val="white"/>
        </w:rPr>
      </w:pPr>
      <w:r w:rsidRPr="00903DBA">
        <w:rPr>
          <w:highlight w:val="white"/>
        </w:rPr>
        <w:t xml:space="preserve">      StreamWriter dependencyWriter =</w:t>
      </w:r>
    </w:p>
    <w:p w14:paraId="2A1549ED" w14:textId="77777777" w:rsidR="00C22813" w:rsidRPr="00903DBA" w:rsidRDefault="00C22813" w:rsidP="00C22813">
      <w:pPr>
        <w:pStyle w:val="Code"/>
        <w:rPr>
          <w:highlight w:val="white"/>
        </w:rPr>
      </w:pPr>
      <w:r w:rsidRPr="00903DBA">
        <w:rPr>
          <w:highlight w:val="white"/>
        </w:rPr>
        <w:t xml:space="preserve">        new StreamWriter(File.Open(SourcePath + dependencySetFile.Name,</w:t>
      </w:r>
    </w:p>
    <w:p w14:paraId="098401C9" w14:textId="61E28E7F" w:rsidR="00C22813" w:rsidRPr="00903DBA" w:rsidRDefault="00C22813" w:rsidP="00C22813">
      <w:pPr>
        <w:pStyle w:val="Code"/>
        <w:rPr>
          <w:highlight w:val="white"/>
        </w:rPr>
      </w:pPr>
      <w:r w:rsidRPr="00903DBA">
        <w:rPr>
          <w:highlight w:val="white"/>
        </w:rPr>
        <w:t xml:space="preserve">                                   FileMode.Create));</w:t>
      </w:r>
    </w:p>
    <w:p w14:paraId="284539D6" w14:textId="77777777" w:rsidR="00C22813" w:rsidRPr="00903DBA" w:rsidRDefault="00C22813" w:rsidP="00C22813">
      <w:pPr>
        <w:pStyle w:val="Code"/>
        <w:rPr>
          <w:highlight w:val="white"/>
        </w:rPr>
      </w:pPr>
    </w:p>
    <w:p w14:paraId="02C89AF7" w14:textId="77777777" w:rsidR="00C22813" w:rsidRPr="00903DBA" w:rsidRDefault="00C22813" w:rsidP="00C22813">
      <w:pPr>
        <w:pStyle w:val="Code"/>
        <w:rPr>
          <w:highlight w:val="white"/>
        </w:rPr>
      </w:pPr>
      <w:r w:rsidRPr="00903DBA">
        <w:rPr>
          <w:highlight w:val="white"/>
        </w:rPr>
        <w:t xml:space="preserve">      dependencyWriter.Write(file.Name + ".c");</w:t>
      </w:r>
    </w:p>
    <w:p w14:paraId="64EDAF80" w14:textId="77777777" w:rsidR="00C22813" w:rsidRPr="00903DBA" w:rsidRDefault="00C22813" w:rsidP="00C22813">
      <w:pPr>
        <w:pStyle w:val="Code"/>
        <w:rPr>
          <w:highlight w:val="white"/>
        </w:rPr>
      </w:pPr>
      <w:r w:rsidRPr="00903DBA">
        <w:rPr>
          <w:highlight w:val="white"/>
        </w:rPr>
        <w:t xml:space="preserve">      foreach (FileInfo includeFile in includeSet) {</w:t>
      </w:r>
    </w:p>
    <w:p w14:paraId="0D729D11" w14:textId="77777777" w:rsidR="00C22813" w:rsidRPr="00903DBA" w:rsidRDefault="00C22813" w:rsidP="00C22813">
      <w:pPr>
        <w:pStyle w:val="Code"/>
        <w:rPr>
          <w:highlight w:val="white"/>
        </w:rPr>
      </w:pPr>
      <w:r w:rsidRPr="00903DBA">
        <w:rPr>
          <w:highlight w:val="white"/>
        </w:rPr>
        <w:t xml:space="preserve">        dependencyWriter.Write(" " + includeFile.Name);</w:t>
      </w:r>
    </w:p>
    <w:p w14:paraId="01005E4F" w14:textId="77777777" w:rsidR="00C22813" w:rsidRPr="00903DBA" w:rsidRDefault="00C22813" w:rsidP="00C22813">
      <w:pPr>
        <w:pStyle w:val="Code"/>
        <w:rPr>
          <w:highlight w:val="white"/>
        </w:rPr>
      </w:pPr>
      <w:r w:rsidRPr="00903DBA">
        <w:rPr>
          <w:highlight w:val="white"/>
        </w:rPr>
        <w:t xml:space="preserve">      }</w:t>
      </w:r>
    </w:p>
    <w:p w14:paraId="062EBAF8" w14:textId="77777777" w:rsidR="00C22813" w:rsidRPr="00903DBA" w:rsidRDefault="00C22813" w:rsidP="00C22813">
      <w:pPr>
        <w:pStyle w:val="Code"/>
        <w:rPr>
          <w:highlight w:val="white"/>
        </w:rPr>
      </w:pPr>
    </w:p>
    <w:p w14:paraId="49C76D66" w14:textId="77777777" w:rsidR="00C22813" w:rsidRPr="00903DBA" w:rsidRDefault="00C22813" w:rsidP="00C22813">
      <w:pPr>
        <w:pStyle w:val="Code"/>
        <w:rPr>
          <w:highlight w:val="white"/>
        </w:rPr>
      </w:pPr>
      <w:r w:rsidRPr="00903DBA">
        <w:rPr>
          <w:highlight w:val="white"/>
        </w:rPr>
        <w:t xml:space="preserve">      dependencyWriter.Close();</w:t>
      </w:r>
    </w:p>
    <w:p w14:paraId="02BCB4F6" w14:textId="77777777" w:rsidR="00C22813" w:rsidRPr="00903DBA" w:rsidRDefault="00C22813" w:rsidP="00C22813">
      <w:pPr>
        <w:pStyle w:val="Code"/>
        <w:rPr>
          <w:highlight w:val="white"/>
        </w:rPr>
      </w:pPr>
      <w:r w:rsidRPr="00903DBA">
        <w:rPr>
          <w:highlight w:val="white"/>
        </w:rPr>
        <w:t xml:space="preserve">    }</w:t>
      </w:r>
    </w:p>
    <w:p w14:paraId="759BBB68" w14:textId="4C348128" w:rsidR="00F60367" w:rsidRPr="00903DBA" w:rsidRDefault="00F60367" w:rsidP="00F60367">
      <w:pPr>
        <w:rPr>
          <w:highlight w:val="white"/>
        </w:rPr>
      </w:pPr>
      <w:r w:rsidRPr="00903DBA">
        <w:rPr>
          <w:highlight w:val="white"/>
        </w:rPr>
        <w:t xml:space="preserve">The </w:t>
      </w:r>
      <w:r w:rsidR="008E74E1" w:rsidRPr="00903DBA">
        <w:rPr>
          <w:rStyle w:val="KeyWord0"/>
          <w:highlight w:val="white"/>
        </w:rPr>
        <w:t>IsGeneratedFile</w:t>
      </w:r>
      <w:r w:rsidR="00FA5797" w:rsidRPr="00903DBA">
        <w:rPr>
          <w:rStyle w:val="KeyWord0"/>
          <w:highlight w:val="white"/>
        </w:rPr>
        <w:t>Fresh</w:t>
      </w:r>
      <w:r w:rsidRPr="00903DBA">
        <w:rPr>
          <w:highlight w:val="white"/>
        </w:rPr>
        <w:t xml:space="preserve"> method decides whether a </w:t>
      </w:r>
      <w:r w:rsidR="00442E0E" w:rsidRPr="00903DBA">
        <w:rPr>
          <w:highlight w:val="white"/>
        </w:rPr>
        <w:t>generated</w:t>
      </w:r>
      <w:r w:rsidRPr="00903DBA">
        <w:rPr>
          <w:highlight w:val="white"/>
        </w:rPr>
        <w:t xml:space="preserve"> file is </w:t>
      </w:r>
      <w:r w:rsidR="00FA5797" w:rsidRPr="00903DBA">
        <w:rPr>
          <w:highlight w:val="white"/>
        </w:rPr>
        <w:t>fresh</w:t>
      </w:r>
      <w:r w:rsidRPr="00903DBA">
        <w:rPr>
          <w:highlight w:val="white"/>
        </w:rPr>
        <w:t xml:space="preserve">; that is, </w:t>
      </w:r>
      <w:r w:rsidR="00194D19" w:rsidRPr="00903DBA">
        <w:rPr>
          <w:highlight w:val="white"/>
        </w:rPr>
        <w:t xml:space="preserve">if </w:t>
      </w:r>
      <w:r w:rsidR="00F3279E" w:rsidRPr="00903DBA">
        <w:rPr>
          <w:highlight w:val="white"/>
        </w:rPr>
        <w:t>none of i</w:t>
      </w:r>
      <w:r w:rsidR="00194D19" w:rsidRPr="00903DBA">
        <w:rPr>
          <w:highlight w:val="white"/>
        </w:rPr>
        <w:t xml:space="preserve">ts dependency files has been modified since </w:t>
      </w:r>
      <w:r w:rsidR="0057472D" w:rsidRPr="00903DBA">
        <w:rPr>
          <w:highlight w:val="white"/>
        </w:rPr>
        <w:t xml:space="preserve">the </w:t>
      </w:r>
      <w:r w:rsidR="00442E0E" w:rsidRPr="00903DBA">
        <w:rPr>
          <w:highlight w:val="white"/>
        </w:rPr>
        <w:t>generated</w:t>
      </w:r>
      <w:r w:rsidR="0057472D" w:rsidRPr="00903DBA">
        <w:rPr>
          <w:highlight w:val="white"/>
        </w:rPr>
        <w:t xml:space="preserve"> file</w:t>
      </w:r>
      <w:r w:rsidR="00194D19" w:rsidRPr="00903DBA">
        <w:rPr>
          <w:highlight w:val="white"/>
        </w:rPr>
        <w:t xml:space="preserve"> </w:t>
      </w:r>
      <w:r w:rsidR="00C5753C" w:rsidRPr="00903DBA">
        <w:rPr>
          <w:highlight w:val="white"/>
        </w:rPr>
        <w:t>was modified.</w:t>
      </w:r>
    </w:p>
    <w:p w14:paraId="5D2CC9A7" w14:textId="2304B798" w:rsidR="00301597" w:rsidRPr="00903DBA" w:rsidRDefault="00301597" w:rsidP="00301597">
      <w:pPr>
        <w:pStyle w:val="Code"/>
        <w:rPr>
          <w:highlight w:val="white"/>
        </w:rPr>
      </w:pPr>
      <w:r w:rsidRPr="00903DBA">
        <w:rPr>
          <w:highlight w:val="white"/>
        </w:rPr>
        <w:t xml:space="preserve">    public static bool IsGeneratedFile</w:t>
      </w:r>
      <w:r w:rsidR="00FA5797" w:rsidRPr="00903DBA">
        <w:rPr>
          <w:highlight w:val="white"/>
        </w:rPr>
        <w:t>Fresh</w:t>
      </w:r>
      <w:r w:rsidRPr="00903DBA">
        <w:rPr>
          <w:highlight w:val="white"/>
        </w:rPr>
        <w:t>(FileInfo file, string suffix) {</w:t>
      </w:r>
    </w:p>
    <w:p w14:paraId="463BA333" w14:textId="04D76D93" w:rsidR="00301597" w:rsidRPr="00903DBA" w:rsidRDefault="00301597" w:rsidP="00301597">
      <w:pPr>
        <w:pStyle w:val="Code"/>
        <w:rPr>
          <w:highlight w:val="white"/>
        </w:rPr>
      </w:pPr>
      <w:r w:rsidRPr="00903DBA">
        <w:rPr>
          <w:highlight w:val="white"/>
        </w:rPr>
        <w:t xml:space="preserve">      FileInfo </w:t>
      </w:r>
      <w:r w:rsidR="00442E0E" w:rsidRPr="00903DBA">
        <w:rPr>
          <w:highlight w:val="white"/>
        </w:rPr>
        <w:t>generated</w:t>
      </w:r>
      <w:r w:rsidRPr="00903DBA">
        <w:rPr>
          <w:highlight w:val="white"/>
        </w:rPr>
        <w:t>File = new FileInfo(file.FullName + suffix)</w:t>
      </w:r>
      <w:r w:rsidR="00F40AE2" w:rsidRPr="00903DBA">
        <w:rPr>
          <w:highlight w:val="white"/>
        </w:rPr>
        <w:t xml:space="preserve">, </w:t>
      </w:r>
    </w:p>
    <w:p w14:paraId="4B25237A" w14:textId="7397C656" w:rsidR="00F40AE2" w:rsidRPr="00903DBA" w:rsidRDefault="00F40AE2" w:rsidP="00F40AE2">
      <w:pPr>
        <w:pStyle w:val="Code"/>
        <w:rPr>
          <w:highlight w:val="white"/>
        </w:rPr>
      </w:pPr>
      <w:r w:rsidRPr="00903DBA">
        <w:rPr>
          <w:highlight w:val="white"/>
        </w:rPr>
        <w:t xml:space="preserve">               dependencySetFile = new FileInfo(file.FullName + ".dependency");</w:t>
      </w:r>
    </w:p>
    <w:p w14:paraId="3D605B02" w14:textId="203AEE04" w:rsidR="000848EB" w:rsidRPr="00903DBA" w:rsidRDefault="0057472D" w:rsidP="0057472D">
      <w:pPr>
        <w:rPr>
          <w:highlight w:val="white"/>
        </w:rPr>
      </w:pPr>
      <w:r w:rsidRPr="00903DBA">
        <w:rPr>
          <w:highlight w:val="white"/>
        </w:rPr>
        <w:t xml:space="preserve">If the </w:t>
      </w:r>
      <w:r w:rsidR="00442E0E" w:rsidRPr="00903DBA">
        <w:rPr>
          <w:highlight w:val="white"/>
        </w:rPr>
        <w:t>generated</w:t>
      </w:r>
      <w:r w:rsidRPr="00903DBA">
        <w:rPr>
          <w:highlight w:val="white"/>
        </w:rPr>
        <w:t xml:space="preserve"> file does not exist, </w:t>
      </w:r>
      <w:r w:rsidR="0089791A" w:rsidRPr="00903DBA">
        <w:rPr>
          <w:highlight w:val="white"/>
        </w:rPr>
        <w:t xml:space="preserve">it is obviously not </w:t>
      </w:r>
      <w:r w:rsidR="00FA5797" w:rsidRPr="00903DBA">
        <w:rPr>
          <w:highlight w:val="white"/>
        </w:rPr>
        <w:t>fresh</w:t>
      </w:r>
      <w:r w:rsidR="0089791A" w:rsidRPr="00903DBA">
        <w:rPr>
          <w:highlight w:val="white"/>
        </w:rPr>
        <w:t>, so we return false.</w:t>
      </w:r>
      <w:r w:rsidR="00FC6A53" w:rsidRPr="00903DBA">
        <w:rPr>
          <w:highlight w:val="white"/>
        </w:rPr>
        <w:t xml:space="preserve"> If the dependency set file does not exist, we have to assume that </w:t>
      </w:r>
      <w:r w:rsidR="00C5753C" w:rsidRPr="00903DBA">
        <w:rPr>
          <w:highlight w:val="white"/>
        </w:rPr>
        <w:t xml:space="preserve">it is not fresh due to </w:t>
      </w:r>
      <w:r w:rsidR="00FC6A53" w:rsidRPr="00903DBA">
        <w:rPr>
          <w:highlight w:val="white"/>
        </w:rPr>
        <w:t>dependencies, and we return false.</w:t>
      </w:r>
    </w:p>
    <w:p w14:paraId="34902A41" w14:textId="56798550" w:rsidR="000848EB" w:rsidRPr="00903DBA" w:rsidRDefault="000848EB" w:rsidP="000848EB">
      <w:pPr>
        <w:pStyle w:val="Code"/>
        <w:rPr>
          <w:highlight w:val="white"/>
        </w:rPr>
      </w:pPr>
      <w:r w:rsidRPr="00903DBA">
        <w:rPr>
          <w:highlight w:val="white"/>
        </w:rPr>
        <w:t xml:space="preserve">      if (</w:t>
      </w:r>
      <w:r w:rsidR="00F40AE2" w:rsidRPr="00903DBA">
        <w:rPr>
          <w:highlight w:val="white"/>
        </w:rPr>
        <w:t>!</w:t>
      </w:r>
      <w:r w:rsidR="00442E0E" w:rsidRPr="00903DBA">
        <w:rPr>
          <w:highlight w:val="white"/>
        </w:rPr>
        <w:t>generated</w:t>
      </w:r>
      <w:r w:rsidRPr="00903DBA">
        <w:rPr>
          <w:highlight w:val="white"/>
        </w:rPr>
        <w:t>File.Exists</w:t>
      </w:r>
      <w:r w:rsidR="00F40AE2" w:rsidRPr="00903DBA">
        <w:rPr>
          <w:highlight w:val="white"/>
        </w:rPr>
        <w:t xml:space="preserve"> || !</w:t>
      </w:r>
      <w:r w:rsidR="00FC6A53" w:rsidRPr="00903DBA">
        <w:rPr>
          <w:highlight w:val="white"/>
        </w:rPr>
        <w:t>dependencySetFile.Exists</w:t>
      </w:r>
      <w:r w:rsidRPr="00903DBA">
        <w:rPr>
          <w:highlight w:val="white"/>
        </w:rPr>
        <w:t>) {</w:t>
      </w:r>
    </w:p>
    <w:p w14:paraId="19B1C0E1" w14:textId="77777777" w:rsidR="000848EB" w:rsidRPr="00903DBA" w:rsidRDefault="000848EB" w:rsidP="000848EB">
      <w:pPr>
        <w:pStyle w:val="Code"/>
        <w:rPr>
          <w:highlight w:val="white"/>
        </w:rPr>
      </w:pPr>
      <w:r w:rsidRPr="00903DBA">
        <w:rPr>
          <w:highlight w:val="white"/>
        </w:rPr>
        <w:t xml:space="preserve">        return false;</w:t>
      </w:r>
    </w:p>
    <w:p w14:paraId="5341333B" w14:textId="77777777" w:rsidR="000848EB" w:rsidRPr="00903DBA" w:rsidRDefault="000848EB" w:rsidP="000848EB">
      <w:pPr>
        <w:pStyle w:val="Code"/>
        <w:rPr>
          <w:highlight w:val="white"/>
        </w:rPr>
      </w:pPr>
      <w:r w:rsidRPr="00903DBA">
        <w:rPr>
          <w:highlight w:val="white"/>
        </w:rPr>
        <w:t xml:space="preserve">      }</w:t>
      </w:r>
    </w:p>
    <w:p w14:paraId="075740D1" w14:textId="78C7AB3F" w:rsidR="000848EB" w:rsidRPr="00903DBA" w:rsidRDefault="0089791A" w:rsidP="0089791A">
      <w:pPr>
        <w:rPr>
          <w:highlight w:val="white"/>
        </w:rPr>
      </w:pPr>
      <w:r w:rsidRPr="00903DBA">
        <w:rPr>
          <w:highlight w:val="white"/>
        </w:rPr>
        <w:t xml:space="preserve">If none of the cases above apply, we continue to </w:t>
      </w:r>
      <w:r w:rsidR="00F136C4" w:rsidRPr="00903DBA">
        <w:rPr>
          <w:highlight w:val="white"/>
        </w:rPr>
        <w:t xml:space="preserve">look into the dependency files; that is, the </w:t>
      </w:r>
      <w:r w:rsidR="003A18F8" w:rsidRPr="00903DBA">
        <w:rPr>
          <w:highlight w:val="white"/>
        </w:rPr>
        <w:t xml:space="preserve">files that </w:t>
      </w:r>
      <w:r w:rsidR="00DB2FB7" w:rsidRPr="00903DBA">
        <w:rPr>
          <w:highlight w:val="white"/>
        </w:rPr>
        <w:t xml:space="preserve">the </w:t>
      </w:r>
      <w:r w:rsidR="00442E0E" w:rsidRPr="00903DBA">
        <w:rPr>
          <w:highlight w:val="white"/>
        </w:rPr>
        <w:t>generated</w:t>
      </w:r>
      <w:r w:rsidR="00DB2FB7" w:rsidRPr="00903DBA">
        <w:rPr>
          <w:highlight w:val="white"/>
        </w:rPr>
        <w:t xml:space="preserve"> file is </w:t>
      </w:r>
      <w:r w:rsidR="003A18F8" w:rsidRPr="00903DBA">
        <w:rPr>
          <w:highlight w:val="white"/>
        </w:rPr>
        <w:t xml:space="preserve">(directly or indirectly) </w:t>
      </w:r>
      <w:r w:rsidR="00DB2FB7" w:rsidRPr="00903DBA">
        <w:rPr>
          <w:highlight w:val="white"/>
        </w:rPr>
        <w:t>dependent of.</w:t>
      </w:r>
    </w:p>
    <w:p w14:paraId="7370915E" w14:textId="54CD2680" w:rsidR="000848EB" w:rsidRPr="00903DBA" w:rsidRDefault="000848EB" w:rsidP="000848EB">
      <w:pPr>
        <w:pStyle w:val="Code"/>
        <w:rPr>
          <w:highlight w:val="white"/>
        </w:rPr>
      </w:pPr>
      <w:r w:rsidRPr="00903DBA">
        <w:rPr>
          <w:highlight w:val="white"/>
        </w:rPr>
        <w:t xml:space="preserve">      if (</w:t>
      </w:r>
      <w:r w:rsidR="00DB2FB7" w:rsidRPr="00903DBA">
        <w:rPr>
          <w:highlight w:val="white"/>
        </w:rPr>
        <w:t>dependency</w:t>
      </w:r>
      <w:r w:rsidR="005926BE" w:rsidRPr="00903DBA">
        <w:rPr>
          <w:highlight w:val="white"/>
        </w:rPr>
        <w:t>SetFile</w:t>
      </w:r>
      <w:r w:rsidRPr="00903DBA">
        <w:rPr>
          <w:highlight w:val="white"/>
        </w:rPr>
        <w:t>.Exists) {</w:t>
      </w:r>
    </w:p>
    <w:p w14:paraId="4085BC15" w14:textId="77777777" w:rsidR="000848EB" w:rsidRPr="00903DBA" w:rsidRDefault="000848EB" w:rsidP="000848EB">
      <w:pPr>
        <w:pStyle w:val="Code"/>
        <w:rPr>
          <w:highlight w:val="white"/>
        </w:rPr>
      </w:pPr>
      <w:r w:rsidRPr="00903DBA">
        <w:rPr>
          <w:highlight w:val="white"/>
        </w:rPr>
        <w:t xml:space="preserve">        try {</w:t>
      </w:r>
    </w:p>
    <w:p w14:paraId="794EEA8B" w14:textId="1A7AFFE0" w:rsidR="00867389" w:rsidRPr="00903DBA" w:rsidRDefault="000848EB" w:rsidP="000848EB">
      <w:pPr>
        <w:pStyle w:val="Code"/>
        <w:rPr>
          <w:highlight w:val="white"/>
        </w:rPr>
      </w:pPr>
      <w:r w:rsidRPr="00903DBA">
        <w:rPr>
          <w:highlight w:val="white"/>
        </w:rPr>
        <w:t xml:space="preserve">          StreamReader </w:t>
      </w:r>
      <w:r w:rsidR="00DB2FB7" w:rsidRPr="00903DBA">
        <w:rPr>
          <w:highlight w:val="white"/>
        </w:rPr>
        <w:t>dependency</w:t>
      </w:r>
      <w:r w:rsidR="005926BE" w:rsidRPr="00903DBA">
        <w:rPr>
          <w:highlight w:val="white"/>
        </w:rPr>
        <w:t xml:space="preserve">SetReader </w:t>
      </w:r>
      <w:r w:rsidRPr="00903DBA">
        <w:rPr>
          <w:highlight w:val="white"/>
        </w:rPr>
        <w:t>=</w:t>
      </w:r>
    </w:p>
    <w:p w14:paraId="658D520F" w14:textId="359868F6" w:rsidR="000848EB" w:rsidRPr="00903DBA" w:rsidRDefault="00867389" w:rsidP="000848EB">
      <w:pPr>
        <w:pStyle w:val="Code"/>
        <w:rPr>
          <w:highlight w:val="white"/>
        </w:rPr>
      </w:pPr>
      <w:r w:rsidRPr="00903DBA">
        <w:rPr>
          <w:highlight w:val="white"/>
        </w:rPr>
        <w:t xml:space="preserve">            </w:t>
      </w:r>
      <w:r w:rsidR="000848EB" w:rsidRPr="00903DBA">
        <w:rPr>
          <w:highlight w:val="white"/>
        </w:rPr>
        <w:t>new StreamReader(File.OpenRead(</w:t>
      </w:r>
      <w:r w:rsidR="00DB2FB7" w:rsidRPr="00903DBA">
        <w:rPr>
          <w:highlight w:val="white"/>
        </w:rPr>
        <w:t>dependency</w:t>
      </w:r>
      <w:r w:rsidR="005926BE" w:rsidRPr="00903DBA">
        <w:rPr>
          <w:highlight w:val="white"/>
        </w:rPr>
        <w:t>SetFile</w:t>
      </w:r>
      <w:r w:rsidR="000848EB" w:rsidRPr="00903DBA">
        <w:rPr>
          <w:highlight w:val="white"/>
        </w:rPr>
        <w:t>.FullName));</w:t>
      </w:r>
    </w:p>
    <w:p w14:paraId="799200E2" w14:textId="42E578AB" w:rsidR="000848EB" w:rsidRPr="00903DBA" w:rsidRDefault="000848EB" w:rsidP="000848EB">
      <w:pPr>
        <w:pStyle w:val="Code"/>
        <w:rPr>
          <w:highlight w:val="white"/>
        </w:rPr>
      </w:pPr>
      <w:r w:rsidRPr="00903DBA">
        <w:rPr>
          <w:highlight w:val="white"/>
        </w:rPr>
        <w:t xml:space="preserve">          string </w:t>
      </w:r>
      <w:r w:rsidR="00DB2FB7" w:rsidRPr="00903DBA">
        <w:rPr>
          <w:highlight w:val="white"/>
        </w:rPr>
        <w:t>dependency</w:t>
      </w:r>
      <w:r w:rsidR="00163EB6" w:rsidRPr="00903DBA">
        <w:rPr>
          <w:highlight w:val="white"/>
        </w:rPr>
        <w:t>Set</w:t>
      </w:r>
      <w:r w:rsidR="00586C7E" w:rsidRPr="00903DBA">
        <w:rPr>
          <w:highlight w:val="white"/>
        </w:rPr>
        <w:t>T</w:t>
      </w:r>
      <w:r w:rsidRPr="00903DBA">
        <w:rPr>
          <w:highlight w:val="white"/>
        </w:rPr>
        <w:t xml:space="preserve">ext = </w:t>
      </w:r>
      <w:r w:rsidR="00DB2FB7" w:rsidRPr="00903DBA">
        <w:rPr>
          <w:highlight w:val="white"/>
        </w:rPr>
        <w:t>dependency</w:t>
      </w:r>
      <w:r w:rsidR="005926BE" w:rsidRPr="00903DBA">
        <w:rPr>
          <w:highlight w:val="white"/>
        </w:rPr>
        <w:t>SetReader</w:t>
      </w:r>
      <w:r w:rsidRPr="00903DBA">
        <w:rPr>
          <w:highlight w:val="white"/>
        </w:rPr>
        <w:t>.ReadToEnd();</w:t>
      </w:r>
    </w:p>
    <w:p w14:paraId="7138CC78" w14:textId="24862BD2" w:rsidR="000848EB" w:rsidRPr="00903DBA" w:rsidRDefault="000848EB" w:rsidP="000848EB">
      <w:pPr>
        <w:pStyle w:val="Code"/>
        <w:rPr>
          <w:highlight w:val="white"/>
        </w:rPr>
      </w:pPr>
      <w:r w:rsidRPr="00903DBA">
        <w:rPr>
          <w:highlight w:val="white"/>
        </w:rPr>
        <w:t xml:space="preserve">          </w:t>
      </w:r>
      <w:r w:rsidR="00DB2FB7" w:rsidRPr="00903DBA">
        <w:rPr>
          <w:highlight w:val="white"/>
        </w:rPr>
        <w:t>dependency</w:t>
      </w:r>
      <w:r w:rsidR="005926BE" w:rsidRPr="00903DBA">
        <w:rPr>
          <w:highlight w:val="white"/>
        </w:rPr>
        <w:t>SetReader</w:t>
      </w:r>
      <w:r w:rsidRPr="00903DBA">
        <w:rPr>
          <w:highlight w:val="white"/>
        </w:rPr>
        <w:t>.Close();</w:t>
      </w:r>
    </w:p>
    <w:p w14:paraId="2B0906DD" w14:textId="1749F367" w:rsidR="000848EB" w:rsidRPr="00903DBA" w:rsidRDefault="00024666" w:rsidP="004C06A3">
      <w:pPr>
        <w:rPr>
          <w:highlight w:val="white"/>
        </w:rPr>
      </w:pPr>
      <w:r w:rsidRPr="00903DBA">
        <w:rPr>
          <w:highlight w:val="white"/>
        </w:rPr>
        <w:t xml:space="preserve">We split the </w:t>
      </w:r>
      <w:r w:rsidR="004C06A3" w:rsidRPr="00903DBA">
        <w:rPr>
          <w:highlight w:val="white"/>
        </w:rPr>
        <w:t xml:space="preserve">file </w:t>
      </w:r>
      <w:r w:rsidRPr="00903DBA">
        <w:rPr>
          <w:highlight w:val="white"/>
        </w:rPr>
        <w:t xml:space="preserve">text into </w:t>
      </w:r>
      <w:r w:rsidR="00DB2FB7" w:rsidRPr="00903DBA">
        <w:rPr>
          <w:highlight w:val="white"/>
        </w:rPr>
        <w:t>dependency</w:t>
      </w:r>
      <w:r w:rsidR="00725614" w:rsidRPr="00903DBA">
        <w:rPr>
          <w:highlight w:val="white"/>
        </w:rPr>
        <w:t xml:space="preserve"> file</w:t>
      </w:r>
      <w:r w:rsidR="003522A7" w:rsidRPr="00903DBA">
        <w:rPr>
          <w:highlight w:val="white"/>
        </w:rPr>
        <w:t xml:space="preserve"> </w:t>
      </w:r>
      <w:r w:rsidRPr="00903DBA">
        <w:rPr>
          <w:highlight w:val="white"/>
        </w:rPr>
        <w:t xml:space="preserve">names and check </w:t>
      </w:r>
      <w:r w:rsidR="004C06A3" w:rsidRPr="00903DBA">
        <w:rPr>
          <w:highlight w:val="white"/>
        </w:rPr>
        <w:t>whether the fil</w:t>
      </w:r>
      <w:r w:rsidR="00950D00" w:rsidRPr="00903DBA">
        <w:rPr>
          <w:highlight w:val="white"/>
        </w:rPr>
        <w:t>es</w:t>
      </w:r>
      <w:r w:rsidR="004C06A3" w:rsidRPr="00903DBA">
        <w:rPr>
          <w:highlight w:val="white"/>
        </w:rPr>
        <w:t xml:space="preserve"> </w:t>
      </w:r>
      <w:r w:rsidR="00230C0B" w:rsidRPr="00903DBA">
        <w:rPr>
          <w:highlight w:val="white"/>
        </w:rPr>
        <w:t xml:space="preserve">have </w:t>
      </w:r>
      <w:r w:rsidR="00950D00" w:rsidRPr="00903DBA">
        <w:rPr>
          <w:highlight w:val="white"/>
        </w:rPr>
        <w:t xml:space="preserve">been modified </w:t>
      </w:r>
      <w:r w:rsidR="003522A7" w:rsidRPr="00903DBA">
        <w:rPr>
          <w:highlight w:val="white"/>
        </w:rPr>
        <w:t>after</w:t>
      </w:r>
      <w:r w:rsidR="00950D00" w:rsidRPr="00903DBA">
        <w:rPr>
          <w:highlight w:val="white"/>
        </w:rPr>
        <w:t xml:space="preserve"> </w:t>
      </w:r>
      <w:r w:rsidR="00442E0E" w:rsidRPr="00903DBA">
        <w:rPr>
          <w:highlight w:val="white"/>
        </w:rPr>
        <w:t>generated</w:t>
      </w:r>
      <w:r w:rsidR="00950D00" w:rsidRPr="00903DBA">
        <w:rPr>
          <w:highlight w:val="white"/>
        </w:rPr>
        <w:t xml:space="preserve"> file.</w:t>
      </w:r>
    </w:p>
    <w:p w14:paraId="14591C16" w14:textId="6DEC5B29" w:rsidR="000848EB" w:rsidRPr="00903DBA" w:rsidRDefault="000848EB" w:rsidP="000848EB">
      <w:pPr>
        <w:pStyle w:val="Code"/>
        <w:rPr>
          <w:highlight w:val="white"/>
        </w:rPr>
      </w:pPr>
      <w:r w:rsidRPr="00903DBA">
        <w:rPr>
          <w:highlight w:val="white"/>
        </w:rPr>
        <w:t xml:space="preserve">          if (</w:t>
      </w:r>
      <w:r w:rsidR="00DB2FB7" w:rsidRPr="00903DBA">
        <w:rPr>
          <w:highlight w:val="white"/>
        </w:rPr>
        <w:t>dependency</w:t>
      </w:r>
      <w:r w:rsidR="00163EB6" w:rsidRPr="00903DBA">
        <w:rPr>
          <w:highlight w:val="white"/>
        </w:rPr>
        <w:t>SetText</w:t>
      </w:r>
      <w:r w:rsidRPr="00903DBA">
        <w:rPr>
          <w:highlight w:val="white"/>
        </w:rPr>
        <w:t>.Length &gt; 0) {</w:t>
      </w:r>
    </w:p>
    <w:p w14:paraId="39973CA1" w14:textId="1CF121D6" w:rsidR="000848EB" w:rsidRPr="00903DBA" w:rsidRDefault="000848EB" w:rsidP="000848EB">
      <w:pPr>
        <w:pStyle w:val="Code"/>
        <w:rPr>
          <w:highlight w:val="white"/>
        </w:rPr>
      </w:pPr>
      <w:r w:rsidRPr="00903DBA">
        <w:rPr>
          <w:highlight w:val="white"/>
        </w:rPr>
        <w:t xml:space="preserve">            string[] </w:t>
      </w:r>
      <w:r w:rsidR="00DB2FB7" w:rsidRPr="00903DBA">
        <w:rPr>
          <w:highlight w:val="white"/>
        </w:rPr>
        <w:t>dependency</w:t>
      </w:r>
      <w:r w:rsidR="00D12D80" w:rsidRPr="00903DBA">
        <w:rPr>
          <w:highlight w:val="white"/>
        </w:rPr>
        <w:t>Name</w:t>
      </w:r>
      <w:r w:rsidR="00DC7211" w:rsidRPr="00903DBA">
        <w:rPr>
          <w:highlight w:val="white"/>
        </w:rPr>
        <w:t>A</w:t>
      </w:r>
      <w:r w:rsidRPr="00903DBA">
        <w:rPr>
          <w:highlight w:val="white"/>
        </w:rPr>
        <w:t xml:space="preserve">rray = </w:t>
      </w:r>
      <w:r w:rsidR="00DB2FB7" w:rsidRPr="00903DBA">
        <w:rPr>
          <w:highlight w:val="white"/>
        </w:rPr>
        <w:t>dependency</w:t>
      </w:r>
      <w:r w:rsidR="00163EB6" w:rsidRPr="00903DBA">
        <w:rPr>
          <w:highlight w:val="white"/>
        </w:rPr>
        <w:t>SetText</w:t>
      </w:r>
      <w:r w:rsidRPr="00903DBA">
        <w:rPr>
          <w:highlight w:val="white"/>
        </w:rPr>
        <w:t>.Split(' ');</w:t>
      </w:r>
    </w:p>
    <w:p w14:paraId="79FDAEA6" w14:textId="77777777" w:rsidR="000848EB" w:rsidRPr="00903DBA" w:rsidRDefault="000848EB" w:rsidP="000848EB">
      <w:pPr>
        <w:pStyle w:val="Code"/>
        <w:rPr>
          <w:highlight w:val="white"/>
        </w:rPr>
      </w:pPr>
    </w:p>
    <w:p w14:paraId="1421FF0F" w14:textId="25F91BCD" w:rsidR="000848EB" w:rsidRPr="00903DBA" w:rsidRDefault="000848EB" w:rsidP="000848EB">
      <w:pPr>
        <w:pStyle w:val="Code"/>
        <w:rPr>
          <w:highlight w:val="white"/>
        </w:rPr>
      </w:pPr>
      <w:r w:rsidRPr="00903DBA">
        <w:rPr>
          <w:highlight w:val="white"/>
        </w:rPr>
        <w:t xml:space="preserve">            foreach (string </w:t>
      </w:r>
      <w:r w:rsidR="00DB2FB7" w:rsidRPr="00903DBA">
        <w:rPr>
          <w:highlight w:val="white"/>
        </w:rPr>
        <w:t>dependency</w:t>
      </w:r>
      <w:r w:rsidR="00024666" w:rsidRPr="00903DBA">
        <w:rPr>
          <w:highlight w:val="white"/>
        </w:rPr>
        <w:t>Name</w:t>
      </w:r>
      <w:r w:rsidRPr="00903DBA">
        <w:rPr>
          <w:highlight w:val="white"/>
        </w:rPr>
        <w:t xml:space="preserve"> in </w:t>
      </w:r>
      <w:r w:rsidR="00DB2FB7" w:rsidRPr="00903DBA">
        <w:rPr>
          <w:highlight w:val="white"/>
        </w:rPr>
        <w:t>dependency</w:t>
      </w:r>
      <w:r w:rsidR="00D12D80" w:rsidRPr="00903DBA">
        <w:rPr>
          <w:highlight w:val="white"/>
        </w:rPr>
        <w:t>NameArray</w:t>
      </w:r>
      <w:r w:rsidRPr="00903DBA">
        <w:rPr>
          <w:highlight w:val="white"/>
        </w:rPr>
        <w:t>)  {</w:t>
      </w:r>
    </w:p>
    <w:p w14:paraId="50F71B6D" w14:textId="77777777" w:rsidR="00DB2FB7" w:rsidRPr="00903DBA" w:rsidRDefault="000848EB" w:rsidP="00CC5549">
      <w:pPr>
        <w:pStyle w:val="Code"/>
        <w:rPr>
          <w:highlight w:val="white"/>
        </w:rPr>
      </w:pPr>
      <w:r w:rsidRPr="00903DBA">
        <w:rPr>
          <w:highlight w:val="white"/>
        </w:rPr>
        <w:t xml:space="preserve">              FileInfo </w:t>
      </w:r>
      <w:r w:rsidR="00DB2FB7" w:rsidRPr="00903DBA">
        <w:rPr>
          <w:highlight w:val="white"/>
        </w:rPr>
        <w:t>dependency</w:t>
      </w:r>
      <w:r w:rsidRPr="00903DBA">
        <w:rPr>
          <w:highlight w:val="white"/>
        </w:rPr>
        <w:t>File =</w:t>
      </w:r>
    </w:p>
    <w:p w14:paraId="77429386" w14:textId="6C8198A5" w:rsidR="000848EB" w:rsidRPr="00903DBA" w:rsidRDefault="00DB2FB7" w:rsidP="00CC5549">
      <w:pPr>
        <w:pStyle w:val="Code"/>
        <w:rPr>
          <w:highlight w:val="white"/>
        </w:rPr>
      </w:pPr>
      <w:r w:rsidRPr="00903DBA">
        <w:rPr>
          <w:highlight w:val="white"/>
        </w:rPr>
        <w:t xml:space="preserve">               </w:t>
      </w:r>
      <w:r w:rsidR="0023597F" w:rsidRPr="00903DBA">
        <w:rPr>
          <w:highlight w:val="white"/>
        </w:rPr>
        <w:t xml:space="preserve"> </w:t>
      </w:r>
      <w:r w:rsidR="000848EB" w:rsidRPr="00903DBA">
        <w:rPr>
          <w:highlight w:val="white"/>
        </w:rPr>
        <w:t>new FileInfo(</w:t>
      </w:r>
      <w:r w:rsidR="0023597F" w:rsidRPr="00903DBA">
        <w:rPr>
          <w:highlight w:val="white"/>
        </w:rPr>
        <w:t xml:space="preserve">SourcePath + </w:t>
      </w:r>
      <w:r w:rsidRPr="00903DBA">
        <w:rPr>
          <w:highlight w:val="white"/>
        </w:rPr>
        <w:t>dependency</w:t>
      </w:r>
      <w:r w:rsidR="00B33829" w:rsidRPr="00903DBA">
        <w:rPr>
          <w:highlight w:val="white"/>
        </w:rPr>
        <w:t>Name</w:t>
      </w:r>
      <w:r w:rsidR="00734740" w:rsidRPr="00903DBA">
        <w:rPr>
          <w:highlight w:val="white"/>
        </w:rPr>
        <w:t>)</w:t>
      </w:r>
      <w:r w:rsidR="000848EB" w:rsidRPr="00903DBA">
        <w:rPr>
          <w:highlight w:val="white"/>
        </w:rPr>
        <w:t>;</w:t>
      </w:r>
    </w:p>
    <w:p w14:paraId="6D914BDF" w14:textId="42F99FEE" w:rsidR="00CC5549" w:rsidRPr="00903DBA" w:rsidRDefault="004D2C0B" w:rsidP="004D2C0B">
      <w:pPr>
        <w:rPr>
          <w:highlight w:val="white"/>
        </w:rPr>
      </w:pPr>
      <w:r w:rsidRPr="00903DBA">
        <w:rPr>
          <w:highlight w:val="white"/>
        </w:rPr>
        <w:t xml:space="preserve">If the file </w:t>
      </w:r>
      <w:r w:rsidR="00FF1B25" w:rsidRPr="00903DBA">
        <w:rPr>
          <w:highlight w:val="white"/>
        </w:rPr>
        <w:t>has</w:t>
      </w:r>
      <w:r w:rsidRPr="00903DBA">
        <w:rPr>
          <w:highlight w:val="white"/>
        </w:rPr>
        <w:t xml:space="preserve"> been modified </w:t>
      </w:r>
      <w:r w:rsidR="003522A7" w:rsidRPr="00903DBA">
        <w:rPr>
          <w:highlight w:val="white"/>
        </w:rPr>
        <w:t>after</w:t>
      </w:r>
      <w:r w:rsidR="00230C0B" w:rsidRPr="00903DBA">
        <w:rPr>
          <w:highlight w:val="white"/>
        </w:rPr>
        <w:t xml:space="preserve"> </w:t>
      </w:r>
      <w:r w:rsidRPr="00903DBA">
        <w:rPr>
          <w:highlight w:val="white"/>
        </w:rPr>
        <w:t xml:space="preserve">the </w:t>
      </w:r>
      <w:r w:rsidR="00442E0E" w:rsidRPr="00903DBA">
        <w:rPr>
          <w:highlight w:val="white"/>
        </w:rPr>
        <w:t>generated</w:t>
      </w:r>
      <w:r w:rsidRPr="00903DBA">
        <w:rPr>
          <w:highlight w:val="white"/>
        </w:rPr>
        <w:t xml:space="preserve"> file, </w:t>
      </w:r>
      <w:r w:rsidR="00230C0B" w:rsidRPr="00903DBA">
        <w:rPr>
          <w:highlight w:val="white"/>
        </w:rPr>
        <w:t xml:space="preserve">the </w:t>
      </w:r>
      <w:r w:rsidR="00442E0E" w:rsidRPr="00903DBA">
        <w:rPr>
          <w:highlight w:val="white"/>
        </w:rPr>
        <w:t>generated</w:t>
      </w:r>
      <w:r w:rsidR="00230C0B" w:rsidRPr="00903DBA">
        <w:rPr>
          <w:highlight w:val="white"/>
        </w:rPr>
        <w:t xml:space="preserve"> file is not </w:t>
      </w:r>
      <w:r w:rsidR="00FA5797" w:rsidRPr="00903DBA">
        <w:rPr>
          <w:highlight w:val="white"/>
        </w:rPr>
        <w:t>fresh</w:t>
      </w:r>
      <w:r w:rsidR="00C94EFB" w:rsidRPr="00903DBA">
        <w:rPr>
          <w:highlight w:val="white"/>
        </w:rPr>
        <w:t>,</w:t>
      </w:r>
      <w:r w:rsidR="00230C0B" w:rsidRPr="00903DBA">
        <w:rPr>
          <w:highlight w:val="white"/>
        </w:rPr>
        <w:t xml:space="preserve"> </w:t>
      </w:r>
      <w:r w:rsidRPr="00903DBA">
        <w:rPr>
          <w:highlight w:val="white"/>
        </w:rPr>
        <w:t xml:space="preserve">and </w:t>
      </w:r>
      <w:r w:rsidR="00230C0B" w:rsidRPr="00903DBA">
        <w:rPr>
          <w:highlight w:val="white"/>
        </w:rPr>
        <w:t xml:space="preserve">we </w:t>
      </w:r>
      <w:r w:rsidRPr="00903DBA">
        <w:rPr>
          <w:highlight w:val="white"/>
        </w:rPr>
        <w:t>return false.</w:t>
      </w:r>
    </w:p>
    <w:p w14:paraId="50227AE8" w14:textId="7D793F34" w:rsidR="000848EB" w:rsidRPr="00903DBA" w:rsidRDefault="000848EB" w:rsidP="000848EB">
      <w:pPr>
        <w:pStyle w:val="Code"/>
        <w:rPr>
          <w:highlight w:val="white"/>
        </w:rPr>
      </w:pPr>
      <w:r w:rsidRPr="00903DBA">
        <w:rPr>
          <w:highlight w:val="white"/>
        </w:rPr>
        <w:t xml:space="preserve">              if (</w:t>
      </w:r>
      <w:r w:rsidR="00DB2FB7" w:rsidRPr="00903DBA">
        <w:rPr>
          <w:highlight w:val="white"/>
        </w:rPr>
        <w:t>dependency</w:t>
      </w:r>
      <w:r w:rsidR="00B33829" w:rsidRPr="00903DBA">
        <w:rPr>
          <w:highlight w:val="white"/>
        </w:rPr>
        <w:t>File</w:t>
      </w:r>
      <w:r w:rsidRPr="00903DBA">
        <w:rPr>
          <w:highlight w:val="white"/>
        </w:rPr>
        <w:t xml:space="preserve">.LastWriteTime &gt; </w:t>
      </w:r>
      <w:r w:rsidR="00442E0E" w:rsidRPr="00903DBA">
        <w:rPr>
          <w:highlight w:val="white"/>
        </w:rPr>
        <w:t>generated</w:t>
      </w:r>
      <w:r w:rsidRPr="00903DBA">
        <w:rPr>
          <w:highlight w:val="white"/>
        </w:rPr>
        <w:t>File.LastWriteTime){</w:t>
      </w:r>
    </w:p>
    <w:p w14:paraId="55D2009A" w14:textId="77777777" w:rsidR="000848EB" w:rsidRPr="00903DBA" w:rsidRDefault="000848EB" w:rsidP="000848EB">
      <w:pPr>
        <w:pStyle w:val="Code"/>
        <w:rPr>
          <w:highlight w:val="white"/>
        </w:rPr>
      </w:pPr>
      <w:r w:rsidRPr="00903DBA">
        <w:rPr>
          <w:highlight w:val="white"/>
        </w:rPr>
        <w:t xml:space="preserve">                return false;</w:t>
      </w:r>
    </w:p>
    <w:p w14:paraId="746E0A7B" w14:textId="77777777" w:rsidR="000848EB" w:rsidRPr="00903DBA" w:rsidRDefault="000848EB" w:rsidP="000848EB">
      <w:pPr>
        <w:pStyle w:val="Code"/>
        <w:rPr>
          <w:highlight w:val="white"/>
        </w:rPr>
      </w:pPr>
      <w:r w:rsidRPr="00903DBA">
        <w:rPr>
          <w:highlight w:val="white"/>
        </w:rPr>
        <w:t xml:space="preserve">              }</w:t>
      </w:r>
    </w:p>
    <w:p w14:paraId="3C94F829" w14:textId="77777777" w:rsidR="000848EB" w:rsidRPr="00903DBA" w:rsidRDefault="000848EB" w:rsidP="000848EB">
      <w:pPr>
        <w:pStyle w:val="Code"/>
        <w:rPr>
          <w:highlight w:val="white"/>
        </w:rPr>
      </w:pPr>
      <w:r w:rsidRPr="00903DBA">
        <w:rPr>
          <w:highlight w:val="white"/>
        </w:rPr>
        <w:t xml:space="preserve">            }</w:t>
      </w:r>
    </w:p>
    <w:p w14:paraId="3A0110E4" w14:textId="77777777" w:rsidR="000848EB" w:rsidRPr="00903DBA" w:rsidRDefault="000848EB" w:rsidP="000848EB">
      <w:pPr>
        <w:pStyle w:val="Code"/>
        <w:rPr>
          <w:highlight w:val="white"/>
        </w:rPr>
      </w:pPr>
      <w:r w:rsidRPr="00903DBA">
        <w:rPr>
          <w:highlight w:val="white"/>
        </w:rPr>
        <w:t xml:space="preserve">          }</w:t>
      </w:r>
    </w:p>
    <w:p w14:paraId="55F1C60E" w14:textId="77777777" w:rsidR="000848EB" w:rsidRPr="00903DBA" w:rsidRDefault="000848EB" w:rsidP="000848EB">
      <w:pPr>
        <w:pStyle w:val="Code"/>
        <w:rPr>
          <w:highlight w:val="white"/>
        </w:rPr>
      </w:pPr>
      <w:r w:rsidRPr="00903DBA">
        <w:rPr>
          <w:highlight w:val="white"/>
        </w:rPr>
        <w:t xml:space="preserve">        }</w:t>
      </w:r>
    </w:p>
    <w:p w14:paraId="3747EF03" w14:textId="77777777" w:rsidR="000848EB" w:rsidRPr="00903DBA" w:rsidRDefault="000848EB" w:rsidP="000848EB">
      <w:pPr>
        <w:pStyle w:val="Code"/>
        <w:rPr>
          <w:highlight w:val="white"/>
        </w:rPr>
      </w:pPr>
      <w:r w:rsidRPr="00903DBA">
        <w:rPr>
          <w:highlight w:val="white"/>
        </w:rPr>
        <w:t xml:space="preserve">        catch (IOException ioException) {</w:t>
      </w:r>
    </w:p>
    <w:p w14:paraId="5DA91D74" w14:textId="77777777" w:rsidR="000848EB" w:rsidRPr="00903DBA" w:rsidRDefault="000848EB" w:rsidP="000848EB">
      <w:pPr>
        <w:pStyle w:val="Code"/>
        <w:rPr>
          <w:highlight w:val="white"/>
        </w:rPr>
      </w:pPr>
      <w:r w:rsidRPr="00903DBA">
        <w:rPr>
          <w:highlight w:val="white"/>
        </w:rPr>
        <w:t xml:space="preserve">          Console.Out.WriteLine(ioException.StackTrace);</w:t>
      </w:r>
    </w:p>
    <w:p w14:paraId="3BDBE367" w14:textId="77777777" w:rsidR="000848EB" w:rsidRPr="00903DBA" w:rsidRDefault="000848EB" w:rsidP="000848EB">
      <w:pPr>
        <w:pStyle w:val="Code"/>
        <w:rPr>
          <w:highlight w:val="white"/>
        </w:rPr>
      </w:pPr>
      <w:r w:rsidRPr="00903DBA">
        <w:rPr>
          <w:highlight w:val="white"/>
        </w:rPr>
        <w:t xml:space="preserve">          return false;</w:t>
      </w:r>
    </w:p>
    <w:p w14:paraId="7DAFAE58" w14:textId="77777777" w:rsidR="000848EB" w:rsidRPr="00903DBA" w:rsidRDefault="000848EB" w:rsidP="000848EB">
      <w:pPr>
        <w:pStyle w:val="Code"/>
        <w:rPr>
          <w:highlight w:val="white"/>
        </w:rPr>
      </w:pPr>
      <w:r w:rsidRPr="00903DBA">
        <w:rPr>
          <w:highlight w:val="white"/>
        </w:rPr>
        <w:t xml:space="preserve">        }</w:t>
      </w:r>
    </w:p>
    <w:p w14:paraId="57C0748E" w14:textId="77777777" w:rsidR="000848EB" w:rsidRPr="00903DBA" w:rsidRDefault="000848EB" w:rsidP="000848EB">
      <w:pPr>
        <w:pStyle w:val="Code"/>
        <w:rPr>
          <w:highlight w:val="white"/>
        </w:rPr>
      </w:pPr>
      <w:r w:rsidRPr="00903DBA">
        <w:rPr>
          <w:highlight w:val="white"/>
        </w:rPr>
        <w:t xml:space="preserve">      }</w:t>
      </w:r>
    </w:p>
    <w:p w14:paraId="0D445EE7" w14:textId="34D9777E" w:rsidR="000848EB" w:rsidRPr="00903DBA" w:rsidRDefault="004D2C0B" w:rsidP="004D2C0B">
      <w:pPr>
        <w:rPr>
          <w:highlight w:val="white"/>
        </w:rPr>
      </w:pPr>
      <w:r w:rsidRPr="00903DBA">
        <w:rPr>
          <w:highlight w:val="white"/>
        </w:rPr>
        <w:t>When we have iterated through the without finding any dependenc</w:t>
      </w:r>
      <w:r w:rsidR="00C94EFB" w:rsidRPr="00903DBA">
        <w:rPr>
          <w:highlight w:val="white"/>
        </w:rPr>
        <w:t>ies</w:t>
      </w:r>
      <w:r w:rsidRPr="00903DBA">
        <w:rPr>
          <w:highlight w:val="white"/>
        </w:rPr>
        <w:t xml:space="preserve">, the </w:t>
      </w:r>
      <w:r w:rsidR="00442E0E" w:rsidRPr="00903DBA">
        <w:rPr>
          <w:highlight w:val="white"/>
        </w:rPr>
        <w:t>generated</w:t>
      </w:r>
      <w:r w:rsidR="00230C0B" w:rsidRPr="00903DBA">
        <w:rPr>
          <w:highlight w:val="white"/>
        </w:rPr>
        <w:t xml:space="preserve"> </w:t>
      </w:r>
      <w:r w:rsidRPr="00903DBA">
        <w:rPr>
          <w:highlight w:val="white"/>
        </w:rPr>
        <w:t xml:space="preserve">file is </w:t>
      </w:r>
      <w:r w:rsidR="00FA5797" w:rsidRPr="00903DBA">
        <w:rPr>
          <w:highlight w:val="white"/>
        </w:rPr>
        <w:t>fresh</w:t>
      </w:r>
      <w:r w:rsidRPr="00903DBA">
        <w:rPr>
          <w:highlight w:val="white"/>
        </w:rPr>
        <w:t xml:space="preserve"> and we return true.</w:t>
      </w:r>
    </w:p>
    <w:p w14:paraId="12F98C4D" w14:textId="77777777" w:rsidR="000848EB" w:rsidRPr="00903DBA" w:rsidRDefault="000848EB" w:rsidP="000848EB">
      <w:pPr>
        <w:pStyle w:val="Code"/>
        <w:rPr>
          <w:highlight w:val="white"/>
        </w:rPr>
      </w:pPr>
      <w:r w:rsidRPr="00903DBA">
        <w:rPr>
          <w:highlight w:val="white"/>
        </w:rPr>
        <w:t xml:space="preserve">      return true;</w:t>
      </w:r>
    </w:p>
    <w:p w14:paraId="0A882B49" w14:textId="77777777" w:rsidR="000848EB" w:rsidRPr="00903DBA" w:rsidRDefault="000848EB" w:rsidP="000848EB">
      <w:pPr>
        <w:pStyle w:val="Code"/>
        <w:rPr>
          <w:highlight w:val="white"/>
        </w:rPr>
      </w:pPr>
      <w:r w:rsidRPr="00903DBA">
        <w:rPr>
          <w:highlight w:val="white"/>
        </w:rPr>
        <w:t xml:space="preserve">    }</w:t>
      </w:r>
    </w:p>
    <w:p w14:paraId="24F143AC" w14:textId="77777777" w:rsidR="000848EB" w:rsidRPr="00903DBA" w:rsidRDefault="000848EB" w:rsidP="000848EB">
      <w:pPr>
        <w:pStyle w:val="Code"/>
        <w:rPr>
          <w:highlight w:val="white"/>
        </w:rPr>
      </w:pPr>
      <w:r w:rsidRPr="00903DBA">
        <w:rPr>
          <w:highlight w:val="white"/>
        </w:rPr>
        <w:t xml:space="preserve">  }</w:t>
      </w:r>
    </w:p>
    <w:p w14:paraId="56BDE125" w14:textId="77777777" w:rsidR="000848EB" w:rsidRPr="00903DBA" w:rsidRDefault="000848EB" w:rsidP="000848EB">
      <w:pPr>
        <w:pStyle w:val="Code"/>
        <w:rPr>
          <w:highlight w:val="white"/>
        </w:rPr>
      </w:pPr>
      <w:r w:rsidRPr="00903DBA">
        <w:rPr>
          <w:highlight w:val="white"/>
        </w:rPr>
        <w:t>}</w:t>
      </w:r>
    </w:p>
    <w:p w14:paraId="4D73231B" w14:textId="5FD99D9C" w:rsidR="000848EB" w:rsidRPr="00903DBA" w:rsidRDefault="00621688" w:rsidP="00621688">
      <w:pPr>
        <w:rPr>
          <w:highlight w:val="white"/>
        </w:rPr>
      </w:pPr>
      <w:r w:rsidRPr="00903DBA">
        <w:rPr>
          <w:highlight w:val="white"/>
        </w:rPr>
        <w:t>In order for the parsers of this book to work properly, we add three parser classes.</w:t>
      </w:r>
      <w:r w:rsidR="006A0812" w:rsidRPr="00903DBA">
        <w:rPr>
          <w:highlight w:val="white"/>
        </w:rPr>
        <w:t xml:space="preserve"> We need them in order to use the parsers.</w:t>
      </w:r>
    </w:p>
    <w:p w14:paraId="55169468" w14:textId="77777777" w:rsidR="000848EB" w:rsidRPr="00903DBA" w:rsidRDefault="000848EB" w:rsidP="000848EB">
      <w:pPr>
        <w:pStyle w:val="Code"/>
        <w:rPr>
          <w:highlight w:val="white"/>
        </w:rPr>
      </w:pPr>
      <w:r w:rsidRPr="00903DBA">
        <w:rPr>
          <w:highlight w:val="white"/>
        </w:rPr>
        <w:t>namespace CCompiler_Main {</w:t>
      </w:r>
    </w:p>
    <w:p w14:paraId="03FD7221" w14:textId="77777777" w:rsidR="00867389" w:rsidRPr="00903DBA" w:rsidRDefault="000848EB" w:rsidP="000848EB">
      <w:pPr>
        <w:pStyle w:val="Code"/>
        <w:rPr>
          <w:highlight w:val="white"/>
        </w:rPr>
      </w:pPr>
      <w:r w:rsidRPr="00903DBA">
        <w:rPr>
          <w:highlight w:val="white"/>
        </w:rPr>
        <w:t xml:space="preserve">  public partial class Parser :</w:t>
      </w:r>
    </w:p>
    <w:p w14:paraId="5E482C33" w14:textId="1DBB49F0" w:rsidR="000848EB" w:rsidRPr="00903DBA" w:rsidRDefault="00867389" w:rsidP="000848EB">
      <w:pPr>
        <w:pStyle w:val="Code"/>
        <w:rPr>
          <w:highlight w:val="white"/>
        </w:rPr>
      </w:pPr>
      <w:r w:rsidRPr="00903DBA">
        <w:rPr>
          <w:highlight w:val="white"/>
        </w:rPr>
        <w:t xml:space="preserve">        </w:t>
      </w:r>
      <w:r w:rsidR="000848EB" w:rsidRPr="00903DBA">
        <w:rPr>
          <w:highlight w:val="white"/>
        </w:rPr>
        <w:t xml:space="preserve"> QUT.Gppg.ShiftReduceParser&lt;ValueType, QUT.Gppg.LexLocation&gt; {</w:t>
      </w:r>
    </w:p>
    <w:p w14:paraId="11D4993D" w14:textId="77777777" w:rsidR="000848EB" w:rsidRPr="00903DBA" w:rsidRDefault="000848EB" w:rsidP="000848EB">
      <w:pPr>
        <w:pStyle w:val="Code"/>
        <w:rPr>
          <w:highlight w:val="white"/>
        </w:rPr>
      </w:pPr>
      <w:r w:rsidRPr="00903DBA">
        <w:rPr>
          <w:highlight w:val="white"/>
        </w:rPr>
        <w:t xml:space="preserve">    public Parser(Scanner scanner)</w:t>
      </w:r>
    </w:p>
    <w:p w14:paraId="2407848A" w14:textId="77777777" w:rsidR="000848EB" w:rsidRPr="00903DBA" w:rsidRDefault="000848EB" w:rsidP="000848EB">
      <w:pPr>
        <w:pStyle w:val="Code"/>
        <w:rPr>
          <w:highlight w:val="white"/>
        </w:rPr>
      </w:pPr>
      <w:r w:rsidRPr="00903DBA">
        <w:rPr>
          <w:highlight w:val="white"/>
        </w:rPr>
        <w:t xml:space="preserve">     :base(scanner) {</w:t>
      </w:r>
    </w:p>
    <w:p w14:paraId="4F7471A2" w14:textId="77777777" w:rsidR="000848EB" w:rsidRPr="00903DBA" w:rsidRDefault="000848EB" w:rsidP="000848EB">
      <w:pPr>
        <w:pStyle w:val="Code"/>
        <w:rPr>
          <w:highlight w:val="white"/>
        </w:rPr>
      </w:pPr>
      <w:r w:rsidRPr="00903DBA">
        <w:rPr>
          <w:highlight w:val="white"/>
        </w:rPr>
        <w:t xml:space="preserve">      // Empty.</w:t>
      </w:r>
    </w:p>
    <w:p w14:paraId="413822FA" w14:textId="77777777" w:rsidR="000848EB" w:rsidRPr="00903DBA" w:rsidRDefault="000848EB" w:rsidP="000848EB">
      <w:pPr>
        <w:pStyle w:val="Code"/>
        <w:rPr>
          <w:highlight w:val="white"/>
        </w:rPr>
      </w:pPr>
      <w:r w:rsidRPr="00903DBA">
        <w:rPr>
          <w:highlight w:val="white"/>
        </w:rPr>
        <w:t xml:space="preserve">    }</w:t>
      </w:r>
    </w:p>
    <w:p w14:paraId="21A2A378" w14:textId="77777777" w:rsidR="000848EB" w:rsidRPr="00903DBA" w:rsidRDefault="000848EB" w:rsidP="000848EB">
      <w:pPr>
        <w:pStyle w:val="Code"/>
        <w:rPr>
          <w:highlight w:val="white"/>
        </w:rPr>
      </w:pPr>
      <w:r w:rsidRPr="00903DBA">
        <w:rPr>
          <w:highlight w:val="white"/>
        </w:rPr>
        <w:t xml:space="preserve">  }</w:t>
      </w:r>
    </w:p>
    <w:p w14:paraId="7765F37B" w14:textId="77777777" w:rsidR="000848EB" w:rsidRPr="00903DBA" w:rsidRDefault="000848EB" w:rsidP="000848EB">
      <w:pPr>
        <w:pStyle w:val="Code"/>
        <w:rPr>
          <w:highlight w:val="white"/>
        </w:rPr>
      </w:pPr>
      <w:r w:rsidRPr="00903DBA">
        <w:rPr>
          <w:highlight w:val="white"/>
        </w:rPr>
        <w:t>}</w:t>
      </w:r>
    </w:p>
    <w:p w14:paraId="1D3A9B10" w14:textId="55FD5E35" w:rsidR="000848EB" w:rsidRPr="00903DBA" w:rsidRDefault="007E5011" w:rsidP="007E5011">
      <w:pPr>
        <w:rPr>
          <w:highlight w:val="white"/>
        </w:rPr>
      </w:pPr>
      <w:r w:rsidRPr="00903DBA">
        <w:rPr>
          <w:highlight w:val="white"/>
        </w:rPr>
        <w:t xml:space="preserve">The expression parser is used by the preprocessor, to parse expressions in the </w:t>
      </w:r>
      <w:r w:rsidRPr="00903DBA">
        <w:rPr>
          <w:rStyle w:val="KeyWord0"/>
          <w:highlight w:val="white"/>
        </w:rPr>
        <w:t>#if</w:t>
      </w:r>
      <w:r w:rsidRPr="00903DBA">
        <w:rPr>
          <w:highlight w:val="white"/>
        </w:rPr>
        <w:t xml:space="preserve"> and </w:t>
      </w:r>
      <w:r w:rsidRPr="00903DBA">
        <w:rPr>
          <w:rStyle w:val="KeyWord0"/>
          <w:highlight w:val="white"/>
        </w:rPr>
        <w:t>#ifelse</w:t>
      </w:r>
      <w:r w:rsidRPr="00903DBA">
        <w:rPr>
          <w:highlight w:val="white"/>
        </w:rPr>
        <w:t xml:space="preserve"> directives. In the </w:t>
      </w:r>
      <w:r w:rsidR="00DE7074" w:rsidRPr="00903DBA">
        <w:rPr>
          <w:highlight w:val="white"/>
        </w:rPr>
        <w:t xml:space="preserve">expression </w:t>
      </w:r>
      <w:r w:rsidRPr="00903DBA">
        <w:rPr>
          <w:highlight w:val="white"/>
        </w:rPr>
        <w:t xml:space="preserve">grammar </w:t>
      </w:r>
      <w:r w:rsidR="00DE7074" w:rsidRPr="00903DBA">
        <w:rPr>
          <w:highlight w:val="white"/>
        </w:rPr>
        <w:t>there is the possibility to test whether a macro has been defined. Therefore, we let the constructor accepts the macro map as a parameter.</w:t>
      </w:r>
    </w:p>
    <w:p w14:paraId="1FAC5A0A" w14:textId="77777777" w:rsidR="007E5011" w:rsidRPr="00903DBA" w:rsidRDefault="007E5011" w:rsidP="007E5011">
      <w:pPr>
        <w:pStyle w:val="Code"/>
        <w:rPr>
          <w:highlight w:val="white"/>
        </w:rPr>
      </w:pPr>
      <w:r w:rsidRPr="00903DBA">
        <w:rPr>
          <w:highlight w:val="white"/>
        </w:rPr>
        <w:t>namespace CCompiler_Exp {</w:t>
      </w:r>
    </w:p>
    <w:p w14:paraId="3206FB70" w14:textId="77777777" w:rsidR="007E5011" w:rsidRPr="00903DBA" w:rsidRDefault="007E5011" w:rsidP="007E5011">
      <w:pPr>
        <w:pStyle w:val="Code"/>
        <w:rPr>
          <w:highlight w:val="white"/>
        </w:rPr>
      </w:pPr>
      <w:r w:rsidRPr="00903DBA">
        <w:rPr>
          <w:highlight w:val="white"/>
        </w:rPr>
        <w:t xml:space="preserve">  public partial class Parser :</w:t>
      </w:r>
    </w:p>
    <w:p w14:paraId="50E8CE4E" w14:textId="77777777" w:rsidR="007E5011" w:rsidRPr="00903DBA" w:rsidRDefault="007E5011" w:rsidP="007E5011">
      <w:pPr>
        <w:pStyle w:val="Code"/>
        <w:rPr>
          <w:highlight w:val="white"/>
        </w:rPr>
      </w:pPr>
      <w:r w:rsidRPr="00903DBA">
        <w:rPr>
          <w:highlight w:val="white"/>
        </w:rPr>
        <w:t xml:space="preserve">         QUT.Gppg.ShiftReduceParser&lt;ValueType, QUT.Gppg.LexLocation&gt; {</w:t>
      </w:r>
    </w:p>
    <w:p w14:paraId="0E3F5F47" w14:textId="77777777" w:rsidR="007E5011" w:rsidRPr="00903DBA" w:rsidRDefault="007E5011" w:rsidP="007E5011">
      <w:pPr>
        <w:pStyle w:val="Code"/>
        <w:rPr>
          <w:highlight w:val="white"/>
        </w:rPr>
      </w:pPr>
      <w:r w:rsidRPr="00903DBA">
        <w:rPr>
          <w:highlight w:val="white"/>
        </w:rPr>
        <w:t xml:space="preserve">    public static IDictionary&lt;string,CCompiler.Macro&gt; m_macroMap;</w:t>
      </w:r>
    </w:p>
    <w:p w14:paraId="3036F193" w14:textId="77777777" w:rsidR="007E5011" w:rsidRPr="00903DBA" w:rsidRDefault="007E5011" w:rsidP="007E5011">
      <w:pPr>
        <w:pStyle w:val="Code"/>
        <w:rPr>
          <w:highlight w:val="white"/>
        </w:rPr>
      </w:pPr>
    </w:p>
    <w:p w14:paraId="3B8AFD99" w14:textId="77777777" w:rsidR="00DE7074" w:rsidRPr="00903DBA" w:rsidRDefault="007E5011" w:rsidP="007E5011">
      <w:pPr>
        <w:pStyle w:val="Code"/>
        <w:rPr>
          <w:highlight w:val="white"/>
        </w:rPr>
      </w:pPr>
      <w:r w:rsidRPr="00903DBA">
        <w:rPr>
          <w:highlight w:val="white"/>
        </w:rPr>
        <w:t xml:space="preserve">    public Parser(Scanner scanner,</w:t>
      </w:r>
    </w:p>
    <w:p w14:paraId="46DE5285" w14:textId="327CEF69" w:rsidR="007E5011" w:rsidRPr="00903DBA" w:rsidRDefault="00DE7074" w:rsidP="007E5011">
      <w:pPr>
        <w:pStyle w:val="Code"/>
        <w:rPr>
          <w:highlight w:val="white"/>
        </w:rPr>
      </w:pPr>
      <w:r w:rsidRPr="00903DBA">
        <w:rPr>
          <w:highlight w:val="white"/>
        </w:rPr>
        <w:t xml:space="preserve">                 </w:t>
      </w:r>
      <w:r w:rsidR="007E5011" w:rsidRPr="00903DBA">
        <w:rPr>
          <w:highlight w:val="white"/>
        </w:rPr>
        <w:t xml:space="preserve"> IDictionary&lt;string,CCompiler.Macro&gt; macroMap)</w:t>
      </w:r>
    </w:p>
    <w:p w14:paraId="5A10820B" w14:textId="77777777" w:rsidR="007E5011" w:rsidRPr="00903DBA" w:rsidRDefault="007E5011" w:rsidP="007E5011">
      <w:pPr>
        <w:pStyle w:val="Code"/>
        <w:rPr>
          <w:highlight w:val="white"/>
        </w:rPr>
      </w:pPr>
      <w:r w:rsidRPr="00903DBA">
        <w:rPr>
          <w:highlight w:val="white"/>
        </w:rPr>
        <w:t xml:space="preserve">     :base(scanner) {</w:t>
      </w:r>
    </w:p>
    <w:p w14:paraId="4659D602" w14:textId="77777777" w:rsidR="007E5011" w:rsidRPr="00903DBA" w:rsidRDefault="007E5011" w:rsidP="007E5011">
      <w:pPr>
        <w:pStyle w:val="Code"/>
        <w:rPr>
          <w:highlight w:val="white"/>
        </w:rPr>
      </w:pPr>
      <w:r w:rsidRPr="00903DBA">
        <w:rPr>
          <w:highlight w:val="white"/>
        </w:rPr>
        <w:t xml:space="preserve">      m_macroMap = macroMap;</w:t>
      </w:r>
    </w:p>
    <w:p w14:paraId="7F73E7C9" w14:textId="77777777" w:rsidR="007E5011" w:rsidRPr="00903DBA" w:rsidRDefault="007E5011" w:rsidP="007E5011">
      <w:pPr>
        <w:pStyle w:val="Code"/>
        <w:rPr>
          <w:highlight w:val="white"/>
        </w:rPr>
      </w:pPr>
      <w:r w:rsidRPr="00903DBA">
        <w:rPr>
          <w:highlight w:val="white"/>
        </w:rPr>
        <w:t xml:space="preserve">    }</w:t>
      </w:r>
    </w:p>
    <w:p w14:paraId="1C8FFACA" w14:textId="77777777" w:rsidR="007E5011" w:rsidRPr="00903DBA" w:rsidRDefault="007E5011" w:rsidP="007E5011">
      <w:pPr>
        <w:pStyle w:val="Code"/>
        <w:rPr>
          <w:highlight w:val="white"/>
        </w:rPr>
      </w:pPr>
      <w:r w:rsidRPr="00903DBA">
        <w:rPr>
          <w:highlight w:val="white"/>
        </w:rPr>
        <w:t xml:space="preserve">  }</w:t>
      </w:r>
    </w:p>
    <w:p w14:paraId="5A94D918" w14:textId="77777777" w:rsidR="007E5011" w:rsidRPr="00903DBA" w:rsidRDefault="007E5011" w:rsidP="007E5011">
      <w:pPr>
        <w:pStyle w:val="Code"/>
        <w:rPr>
          <w:highlight w:val="white"/>
        </w:rPr>
      </w:pPr>
      <w:r w:rsidRPr="00903DBA">
        <w:rPr>
          <w:highlight w:val="white"/>
        </w:rPr>
        <w:t>}</w:t>
      </w:r>
    </w:p>
    <w:p w14:paraId="08C5E01F" w14:textId="77777777" w:rsidR="000848EB" w:rsidRPr="00903DBA" w:rsidRDefault="000848EB" w:rsidP="007E5011">
      <w:pPr>
        <w:pStyle w:val="Code"/>
        <w:rPr>
          <w:highlight w:val="white"/>
        </w:rPr>
      </w:pPr>
    </w:p>
    <w:p w14:paraId="2A33B238" w14:textId="77777777" w:rsidR="000848EB" w:rsidRPr="00903DBA" w:rsidRDefault="000848EB" w:rsidP="000848EB">
      <w:pPr>
        <w:pStyle w:val="Code"/>
        <w:rPr>
          <w:highlight w:val="white"/>
        </w:rPr>
      </w:pPr>
      <w:r w:rsidRPr="00903DBA">
        <w:rPr>
          <w:highlight w:val="white"/>
        </w:rPr>
        <w:t>namespace CCompiler_Pre {</w:t>
      </w:r>
    </w:p>
    <w:p w14:paraId="70AFC8E6" w14:textId="77777777" w:rsidR="00867389" w:rsidRPr="00903DBA" w:rsidRDefault="000848EB" w:rsidP="000848EB">
      <w:pPr>
        <w:pStyle w:val="Code"/>
        <w:rPr>
          <w:highlight w:val="white"/>
        </w:rPr>
      </w:pPr>
      <w:r w:rsidRPr="00903DBA">
        <w:rPr>
          <w:highlight w:val="white"/>
        </w:rPr>
        <w:t xml:space="preserve">  public partial class Parser :</w:t>
      </w:r>
    </w:p>
    <w:p w14:paraId="1C48E796" w14:textId="1D9B4D5C" w:rsidR="000848EB" w:rsidRPr="00903DBA" w:rsidRDefault="00867389" w:rsidP="000848EB">
      <w:pPr>
        <w:pStyle w:val="Code"/>
        <w:rPr>
          <w:highlight w:val="white"/>
        </w:rPr>
      </w:pPr>
      <w:r w:rsidRPr="00903DBA">
        <w:rPr>
          <w:highlight w:val="white"/>
        </w:rPr>
        <w:lastRenderedPageBreak/>
        <w:t xml:space="preserve">        </w:t>
      </w:r>
      <w:r w:rsidR="000848EB" w:rsidRPr="00903DBA">
        <w:rPr>
          <w:highlight w:val="white"/>
        </w:rPr>
        <w:t xml:space="preserve"> QUT.Gppg.ShiftReduceParser&lt;ValueType, QUT.Gppg.LexLocation&gt; {</w:t>
      </w:r>
    </w:p>
    <w:p w14:paraId="33E925C8" w14:textId="77777777" w:rsidR="000848EB" w:rsidRPr="00903DBA" w:rsidRDefault="000848EB" w:rsidP="000848EB">
      <w:pPr>
        <w:pStyle w:val="Code"/>
        <w:rPr>
          <w:highlight w:val="white"/>
        </w:rPr>
      </w:pPr>
      <w:r w:rsidRPr="00903DBA">
        <w:rPr>
          <w:highlight w:val="white"/>
        </w:rPr>
        <w:t xml:space="preserve">    public Parser(Scanner scanner)</w:t>
      </w:r>
    </w:p>
    <w:p w14:paraId="125B3DA7" w14:textId="77777777" w:rsidR="000848EB" w:rsidRPr="00903DBA" w:rsidRDefault="000848EB" w:rsidP="000848EB">
      <w:pPr>
        <w:pStyle w:val="Code"/>
        <w:rPr>
          <w:highlight w:val="white"/>
        </w:rPr>
      </w:pPr>
      <w:r w:rsidRPr="00903DBA">
        <w:rPr>
          <w:highlight w:val="white"/>
        </w:rPr>
        <w:t xml:space="preserve">     :base(scanner) {</w:t>
      </w:r>
    </w:p>
    <w:p w14:paraId="5158FAE5" w14:textId="77777777" w:rsidR="000848EB" w:rsidRPr="00903DBA" w:rsidRDefault="000848EB" w:rsidP="000848EB">
      <w:pPr>
        <w:pStyle w:val="Code"/>
        <w:rPr>
          <w:highlight w:val="white"/>
        </w:rPr>
      </w:pPr>
      <w:r w:rsidRPr="00903DBA">
        <w:rPr>
          <w:highlight w:val="white"/>
        </w:rPr>
        <w:t xml:space="preserve">      // Empty.</w:t>
      </w:r>
    </w:p>
    <w:p w14:paraId="5D9E0B1E" w14:textId="77777777" w:rsidR="000848EB" w:rsidRPr="00903DBA" w:rsidRDefault="000848EB" w:rsidP="000848EB">
      <w:pPr>
        <w:pStyle w:val="Code"/>
        <w:rPr>
          <w:highlight w:val="white"/>
        </w:rPr>
      </w:pPr>
      <w:r w:rsidRPr="00903DBA">
        <w:rPr>
          <w:highlight w:val="white"/>
        </w:rPr>
        <w:t xml:space="preserve">    }</w:t>
      </w:r>
    </w:p>
    <w:p w14:paraId="131D5545" w14:textId="77777777" w:rsidR="000848EB" w:rsidRPr="00903DBA" w:rsidRDefault="000848EB" w:rsidP="000848EB">
      <w:pPr>
        <w:pStyle w:val="Code"/>
        <w:rPr>
          <w:highlight w:val="white"/>
        </w:rPr>
      </w:pPr>
      <w:r w:rsidRPr="00903DBA">
        <w:rPr>
          <w:highlight w:val="white"/>
        </w:rPr>
        <w:t xml:space="preserve">  }</w:t>
      </w:r>
    </w:p>
    <w:p w14:paraId="59A4B4B9" w14:textId="675CE399" w:rsidR="004E4A14" w:rsidRPr="00903DBA" w:rsidRDefault="000848EB" w:rsidP="000848EB">
      <w:pPr>
        <w:pStyle w:val="Code"/>
      </w:pPr>
      <w:r w:rsidRPr="00903DBA">
        <w:rPr>
          <w:highlight w:val="white"/>
        </w:rPr>
        <w:t>}</w:t>
      </w:r>
    </w:p>
    <w:p w14:paraId="23D8420B" w14:textId="77777777" w:rsidR="00E40B78" w:rsidRPr="00903DBA" w:rsidRDefault="00E40B78" w:rsidP="00E40B78">
      <w:pPr>
        <w:pStyle w:val="Rubrik1"/>
      </w:pPr>
      <w:bookmarkStart w:id="21" w:name="_Ref54016524"/>
      <w:bookmarkStart w:id="22" w:name="_Ref54016821"/>
      <w:bookmarkStart w:id="23" w:name="_Toc57655982"/>
      <w:bookmarkEnd w:id="17"/>
      <w:r w:rsidRPr="00903DBA">
        <w:lastRenderedPageBreak/>
        <w:t>Scanning</w:t>
      </w:r>
      <w:bookmarkEnd w:id="21"/>
      <w:bookmarkEnd w:id="22"/>
      <w:bookmarkEnd w:id="23"/>
    </w:p>
    <w:p w14:paraId="61A78CB4" w14:textId="7A0FA8F9" w:rsidR="00B51A9D" w:rsidRDefault="00B51A9D" w:rsidP="00432E51">
      <w:r w:rsidRPr="00903DBA">
        <w:t xml:space="preserve">In this project we use </w:t>
      </w:r>
      <w:r w:rsidR="00432E51" w:rsidRPr="00903DBA">
        <w:t>Garden Point Lex, which is</w:t>
      </w:r>
      <w:r w:rsidR="00BE0C60">
        <w:t xml:space="preserve"> a scanner-generation tool</w:t>
      </w:r>
      <w:r w:rsidR="00432E51" w:rsidRPr="00903DBA">
        <w:t xml:space="preserve"> based on the classic Lex</w:t>
      </w:r>
      <w:r w:rsidR="00BE0C60">
        <w:t xml:space="preserve"> tool</w:t>
      </w:r>
      <w:r w:rsidR="00432E51" w:rsidRPr="00903DBA">
        <w:t xml:space="preserve">. See </w:t>
      </w:r>
      <w:r w:rsidR="00944140" w:rsidRPr="00903DBA">
        <w:t>A</w:t>
      </w:r>
      <w:r w:rsidR="00432E51" w:rsidRPr="00903DBA">
        <w:t xml:space="preserve">ppendix </w:t>
      </w:r>
      <w:r w:rsidR="00BE0C60">
        <w:fldChar w:fldCharType="begin"/>
      </w:r>
      <w:r w:rsidR="00BE0C60">
        <w:instrText xml:space="preserve"> REF _Ref57657966 \r \h </w:instrText>
      </w:r>
      <w:r w:rsidR="00BE0C60">
        <w:fldChar w:fldCharType="separate"/>
      </w:r>
      <w:r w:rsidR="00392B3E">
        <w:t>D</w:t>
      </w:r>
      <w:r w:rsidR="00BE0C60">
        <w:fldChar w:fldCharType="end"/>
      </w:r>
      <w:r w:rsidR="00432E51" w:rsidRPr="00903DBA">
        <w:t xml:space="preserve"> for a crash course.</w:t>
      </w:r>
    </w:p>
    <w:p w14:paraId="58DEDA16" w14:textId="64CE56AC" w:rsidR="00571FA6" w:rsidRDefault="00571FA6" w:rsidP="00E40B78">
      <w:pPr>
        <w:pStyle w:val="Rubrik2"/>
      </w:pPr>
      <w:bookmarkStart w:id="24" w:name="_Toc57655983"/>
      <w:r>
        <w:t>Slash Sequences</w:t>
      </w:r>
    </w:p>
    <w:p w14:paraId="306D35B4" w14:textId="2F21F9DA" w:rsidR="00030DA2" w:rsidRPr="00903DBA" w:rsidRDefault="00030DA2" w:rsidP="00030DA2">
      <w:pPr>
        <w:rPr>
          <w:highlight w:val="white"/>
        </w:rPr>
      </w:pPr>
      <w:r w:rsidRPr="00903DBA">
        <w:rPr>
          <w:highlight w:val="white"/>
        </w:rPr>
        <w:t>The first problem for the scanner to solve is to transform the escape sequences of characters and string into their proper characters. For instance, the character sequence</w:t>
      </w:r>
      <w:r>
        <w:rPr>
          <w:highlight w:val="white"/>
        </w:rPr>
        <w:t xml:space="preserve"> </w:t>
      </w:r>
      <w:r w:rsidRPr="00903DBA">
        <w:rPr>
          <w:highlight w:val="white"/>
        </w:rPr>
        <w:t xml:space="preserve">’\n’ shall be transformed into the character newline, with </w:t>
      </w:r>
      <w:r>
        <w:rPr>
          <w:highlight w:val="white"/>
        </w:rPr>
        <w:t xml:space="preserve">the </w:t>
      </w:r>
      <w:r w:rsidRPr="00903DBA">
        <w:rPr>
          <w:highlight w:val="white"/>
        </w:rPr>
        <w:t xml:space="preserve">ASCII value </w:t>
      </w:r>
      <w:r>
        <w:rPr>
          <w:highlight w:val="white"/>
        </w:rPr>
        <w:t xml:space="preserve">of </w:t>
      </w:r>
      <w:r w:rsidRPr="00903DBA">
        <w:rPr>
          <w:highlight w:val="white"/>
        </w:rPr>
        <w:t xml:space="preserve">10. See Appendix </w:t>
      </w:r>
      <w:r>
        <w:rPr>
          <w:highlight w:val="white"/>
        </w:rPr>
        <w:fldChar w:fldCharType="begin"/>
      </w:r>
      <w:r>
        <w:rPr>
          <w:highlight w:val="white"/>
        </w:rPr>
        <w:instrText xml:space="preserve"> REF _Ref57658095 \r \h </w:instrText>
      </w:r>
      <w:r>
        <w:rPr>
          <w:highlight w:val="white"/>
        </w:rPr>
      </w:r>
      <w:r>
        <w:rPr>
          <w:highlight w:val="white"/>
        </w:rPr>
        <w:fldChar w:fldCharType="separate"/>
      </w:r>
      <w:r w:rsidR="00392B3E">
        <w:rPr>
          <w:highlight w:val="white"/>
        </w:rPr>
        <w:t>F</w:t>
      </w:r>
      <w:r>
        <w:rPr>
          <w:highlight w:val="white"/>
        </w:rPr>
        <w:fldChar w:fldCharType="end"/>
      </w:r>
      <w:r>
        <w:rPr>
          <w:highlight w:val="white"/>
        </w:rPr>
        <w:t xml:space="preserve"> </w:t>
      </w:r>
      <w:r w:rsidRPr="00903DBA">
        <w:rPr>
          <w:highlight w:val="white"/>
        </w:rPr>
        <w:t>for the ASCII table.</w:t>
      </w:r>
    </w:p>
    <w:p w14:paraId="2965BF65" w14:textId="77777777" w:rsidR="00E36A50" w:rsidRDefault="00E36A50" w:rsidP="00E36A50">
      <w:pPr>
        <w:pStyle w:val="CodeHeader"/>
      </w:pPr>
      <w:r>
        <w:t>Slash.cs</w:t>
      </w:r>
    </w:p>
    <w:p w14:paraId="233D6DC9" w14:textId="77777777" w:rsidR="0050048B" w:rsidRPr="0050048B" w:rsidRDefault="0050048B" w:rsidP="0050048B">
      <w:pPr>
        <w:pStyle w:val="Code"/>
        <w:rPr>
          <w:highlight w:val="white"/>
        </w:rPr>
      </w:pPr>
      <w:r w:rsidRPr="0050048B">
        <w:rPr>
          <w:highlight w:val="white"/>
        </w:rPr>
        <w:t>using System.Text;</w:t>
      </w:r>
    </w:p>
    <w:p w14:paraId="06A977B6" w14:textId="77777777" w:rsidR="0050048B" w:rsidRPr="0050048B" w:rsidRDefault="0050048B" w:rsidP="0050048B">
      <w:pPr>
        <w:pStyle w:val="Code"/>
        <w:rPr>
          <w:highlight w:val="white"/>
        </w:rPr>
      </w:pPr>
      <w:r w:rsidRPr="0050048B">
        <w:rPr>
          <w:highlight w:val="white"/>
        </w:rPr>
        <w:t>using System.Collections.Generic;</w:t>
      </w:r>
    </w:p>
    <w:p w14:paraId="2E6243BB" w14:textId="77777777" w:rsidR="0050048B" w:rsidRPr="0050048B" w:rsidRDefault="0050048B" w:rsidP="0050048B">
      <w:pPr>
        <w:pStyle w:val="Code"/>
        <w:rPr>
          <w:highlight w:val="white"/>
        </w:rPr>
      </w:pPr>
    </w:p>
    <w:p w14:paraId="0ACD22C5" w14:textId="77777777" w:rsidR="0050048B" w:rsidRPr="0050048B" w:rsidRDefault="0050048B" w:rsidP="0050048B">
      <w:pPr>
        <w:pStyle w:val="Code"/>
        <w:rPr>
          <w:highlight w:val="white"/>
        </w:rPr>
      </w:pPr>
      <w:r w:rsidRPr="0050048B">
        <w:rPr>
          <w:highlight w:val="white"/>
        </w:rPr>
        <w:t>namespace CCompiler {</w:t>
      </w:r>
    </w:p>
    <w:p w14:paraId="7ABB9E21" w14:textId="77777777" w:rsidR="0050048B" w:rsidRPr="0050048B" w:rsidRDefault="0050048B" w:rsidP="0050048B">
      <w:pPr>
        <w:pStyle w:val="Code"/>
        <w:rPr>
          <w:highlight w:val="white"/>
        </w:rPr>
      </w:pPr>
      <w:r w:rsidRPr="0050048B">
        <w:rPr>
          <w:highlight w:val="white"/>
        </w:rPr>
        <w:t xml:space="preserve">  class Slash {</w:t>
      </w:r>
    </w:p>
    <w:p w14:paraId="68B215E0" w14:textId="77777777" w:rsidR="00030DA2" w:rsidRPr="00903DBA" w:rsidRDefault="00030DA2" w:rsidP="00030DA2">
      <w:pPr>
        <w:rPr>
          <w:highlight w:val="white"/>
        </w:rPr>
      </w:pPr>
      <w:r w:rsidRPr="00903DBA">
        <w:rPr>
          <w:highlight w:val="white"/>
        </w:rPr>
        <w:t xml:space="preserve">The </w:t>
      </w:r>
      <w:r w:rsidRPr="00903DBA">
        <w:rPr>
          <w:rStyle w:val="KeyWord0"/>
          <w:highlight w:val="white"/>
        </w:rPr>
        <w:t>m_escapeMap</w:t>
      </w:r>
      <w:r>
        <w:rPr>
          <w:highlight w:val="white"/>
        </w:rPr>
        <w:t xml:space="preserve"> map</w:t>
      </w:r>
      <w:r w:rsidRPr="00903DBA">
        <w:rPr>
          <w:highlight w:val="white"/>
        </w:rPr>
        <w:t xml:space="preserve"> holds the escape sequences of ANSI C</w:t>
      </w:r>
    </w:p>
    <w:p w14:paraId="12FE2A43" w14:textId="77777777" w:rsidR="00030DA2" w:rsidRPr="0016329E" w:rsidRDefault="00030DA2" w:rsidP="00030DA2">
      <w:pPr>
        <w:pStyle w:val="Code"/>
        <w:rPr>
          <w:highlight w:val="white"/>
        </w:rPr>
      </w:pPr>
      <w:r w:rsidRPr="0016329E">
        <w:rPr>
          <w:highlight w:val="white"/>
        </w:rPr>
        <w:t xml:space="preserve">    private static IDictionary&lt;char,char&gt; m_slashMap =</w:t>
      </w:r>
    </w:p>
    <w:p w14:paraId="3BA817CB" w14:textId="77777777" w:rsidR="00030DA2" w:rsidRPr="0016329E" w:rsidRDefault="00030DA2" w:rsidP="00030DA2">
      <w:pPr>
        <w:pStyle w:val="Code"/>
        <w:rPr>
          <w:highlight w:val="white"/>
        </w:rPr>
      </w:pPr>
      <w:r w:rsidRPr="0016329E">
        <w:rPr>
          <w:highlight w:val="white"/>
        </w:rPr>
        <w:t xml:space="preserve">      new Dictionary&lt;char,char&gt;() {</w:t>
      </w:r>
    </w:p>
    <w:p w14:paraId="3AA59D37" w14:textId="77777777" w:rsidR="00030DA2" w:rsidRPr="0016329E" w:rsidRDefault="00030DA2" w:rsidP="00030DA2">
      <w:pPr>
        <w:pStyle w:val="Code"/>
        <w:rPr>
          <w:highlight w:val="white"/>
        </w:rPr>
      </w:pPr>
      <w:r w:rsidRPr="0016329E">
        <w:rPr>
          <w:highlight w:val="white"/>
        </w:rPr>
        <w:t xml:space="preserve">                      // Key, ASCII value</w:t>
      </w:r>
    </w:p>
    <w:p w14:paraId="7E8D11FB" w14:textId="77777777" w:rsidR="00030DA2" w:rsidRPr="0016329E" w:rsidRDefault="00030DA2" w:rsidP="00030DA2">
      <w:pPr>
        <w:pStyle w:val="Code"/>
        <w:rPr>
          <w:highlight w:val="white"/>
        </w:rPr>
      </w:pPr>
      <w:r w:rsidRPr="0016329E">
        <w:rPr>
          <w:highlight w:val="white"/>
        </w:rPr>
        <w:t xml:space="preserve">        {'0', '\0'},  // Terminator, 0</w:t>
      </w:r>
    </w:p>
    <w:p w14:paraId="04F7C392" w14:textId="77777777" w:rsidR="00030DA2" w:rsidRPr="0016329E" w:rsidRDefault="00030DA2" w:rsidP="00030DA2">
      <w:pPr>
        <w:pStyle w:val="Code"/>
        <w:rPr>
          <w:highlight w:val="white"/>
        </w:rPr>
      </w:pPr>
      <w:r w:rsidRPr="0016329E">
        <w:rPr>
          <w:highlight w:val="white"/>
        </w:rPr>
        <w:t xml:space="preserve">        {'a', '\a'},  // Alert (Beep, Bell), 7</w:t>
      </w:r>
    </w:p>
    <w:p w14:paraId="30167568" w14:textId="77777777" w:rsidR="00030DA2" w:rsidRPr="0016329E" w:rsidRDefault="00030DA2" w:rsidP="00030DA2">
      <w:pPr>
        <w:pStyle w:val="Code"/>
        <w:rPr>
          <w:highlight w:val="white"/>
        </w:rPr>
      </w:pPr>
      <w:r w:rsidRPr="0016329E">
        <w:rPr>
          <w:highlight w:val="white"/>
        </w:rPr>
        <w:t xml:space="preserve">        {'b', '\b'},  // Backspace, 8</w:t>
      </w:r>
    </w:p>
    <w:p w14:paraId="68A2E78D" w14:textId="77777777" w:rsidR="00030DA2" w:rsidRPr="0016329E" w:rsidRDefault="00030DA2" w:rsidP="00030DA2">
      <w:pPr>
        <w:pStyle w:val="Code"/>
        <w:rPr>
          <w:highlight w:val="white"/>
        </w:rPr>
      </w:pPr>
      <w:r w:rsidRPr="0016329E">
        <w:rPr>
          <w:highlight w:val="white"/>
        </w:rPr>
        <w:t xml:space="preserve">        {'f', '\f'},  // Form Feed (Page Break), 12</w:t>
      </w:r>
    </w:p>
    <w:p w14:paraId="4C9A0515" w14:textId="77777777" w:rsidR="00030DA2" w:rsidRPr="0016329E" w:rsidRDefault="00030DA2" w:rsidP="00030DA2">
      <w:pPr>
        <w:pStyle w:val="Code"/>
        <w:rPr>
          <w:highlight w:val="white"/>
        </w:rPr>
      </w:pPr>
      <w:r w:rsidRPr="0016329E">
        <w:rPr>
          <w:highlight w:val="white"/>
        </w:rPr>
        <w:t xml:space="preserve">        {'n', '\n'},  // New Line (Line Feed), 10</w:t>
      </w:r>
    </w:p>
    <w:p w14:paraId="4BC1CFF1" w14:textId="77777777" w:rsidR="00030DA2" w:rsidRPr="0016329E" w:rsidRDefault="00030DA2" w:rsidP="00030DA2">
      <w:pPr>
        <w:pStyle w:val="Code"/>
        <w:rPr>
          <w:highlight w:val="white"/>
        </w:rPr>
      </w:pPr>
      <w:r w:rsidRPr="0016329E">
        <w:rPr>
          <w:highlight w:val="white"/>
        </w:rPr>
        <w:t xml:space="preserve">        {'r', '\r'},  // Carrige Return, 13</w:t>
      </w:r>
    </w:p>
    <w:p w14:paraId="65533E2B" w14:textId="77777777" w:rsidR="00030DA2" w:rsidRPr="0016329E" w:rsidRDefault="00030DA2" w:rsidP="00030DA2">
      <w:pPr>
        <w:pStyle w:val="Code"/>
        <w:rPr>
          <w:highlight w:val="white"/>
        </w:rPr>
      </w:pPr>
      <w:r w:rsidRPr="0016329E">
        <w:rPr>
          <w:highlight w:val="white"/>
        </w:rPr>
        <w:t xml:space="preserve">        {'t', '\t'},  // Horizontal Tabulator, 9</w:t>
      </w:r>
    </w:p>
    <w:p w14:paraId="4584EDDC" w14:textId="77777777" w:rsidR="00030DA2" w:rsidRPr="0016329E" w:rsidRDefault="00030DA2" w:rsidP="00030DA2">
      <w:pPr>
        <w:pStyle w:val="Code"/>
        <w:rPr>
          <w:highlight w:val="white"/>
        </w:rPr>
      </w:pPr>
      <w:r w:rsidRPr="0016329E">
        <w:rPr>
          <w:highlight w:val="white"/>
        </w:rPr>
        <w:t xml:space="preserve">        {'v', '\v'},  // Vertical Tabulator, 11</w:t>
      </w:r>
    </w:p>
    <w:p w14:paraId="17A5DC87" w14:textId="77777777" w:rsidR="00030DA2" w:rsidRPr="0016329E" w:rsidRDefault="00030DA2" w:rsidP="00030DA2">
      <w:pPr>
        <w:pStyle w:val="Code"/>
        <w:rPr>
          <w:highlight w:val="white"/>
        </w:rPr>
      </w:pPr>
      <w:r w:rsidRPr="0016329E">
        <w:rPr>
          <w:highlight w:val="white"/>
        </w:rPr>
        <w:t xml:space="preserve">        {'\'', '\''}, // Single Quotation Mark, 39</w:t>
      </w:r>
    </w:p>
    <w:p w14:paraId="5109E515" w14:textId="77777777" w:rsidR="00030DA2" w:rsidRPr="0016329E" w:rsidRDefault="00030DA2" w:rsidP="00030DA2">
      <w:pPr>
        <w:pStyle w:val="Code"/>
        <w:rPr>
          <w:highlight w:val="white"/>
        </w:rPr>
      </w:pPr>
      <w:r w:rsidRPr="0016329E">
        <w:rPr>
          <w:highlight w:val="white"/>
        </w:rPr>
        <w:t xml:space="preserve">        {'\"', '\"'}, // Double Quotation Mark, 34</w:t>
      </w:r>
    </w:p>
    <w:p w14:paraId="03A63FC2" w14:textId="77777777" w:rsidR="00030DA2" w:rsidRPr="0016329E" w:rsidRDefault="00030DA2" w:rsidP="00030DA2">
      <w:pPr>
        <w:pStyle w:val="Code"/>
        <w:rPr>
          <w:highlight w:val="white"/>
        </w:rPr>
      </w:pPr>
      <w:r w:rsidRPr="0016329E">
        <w:rPr>
          <w:highlight w:val="white"/>
        </w:rPr>
        <w:t xml:space="preserve">        {'?', '?'},   // Question Mark, 63</w:t>
      </w:r>
    </w:p>
    <w:p w14:paraId="1BE8A2E3" w14:textId="77777777" w:rsidR="00030DA2" w:rsidRPr="0016329E" w:rsidRDefault="00030DA2" w:rsidP="00030DA2">
      <w:pPr>
        <w:pStyle w:val="Code"/>
        <w:rPr>
          <w:highlight w:val="white"/>
        </w:rPr>
      </w:pPr>
      <w:r w:rsidRPr="0016329E">
        <w:rPr>
          <w:highlight w:val="white"/>
        </w:rPr>
        <w:t xml:space="preserve">        {'\\', '\\'}  // Backslash, 92</w:t>
      </w:r>
    </w:p>
    <w:p w14:paraId="46BD94CA" w14:textId="77777777" w:rsidR="00030DA2" w:rsidRPr="0016329E" w:rsidRDefault="00030DA2" w:rsidP="00030DA2">
      <w:pPr>
        <w:pStyle w:val="Code"/>
        <w:rPr>
          <w:highlight w:val="white"/>
        </w:rPr>
      </w:pPr>
      <w:r w:rsidRPr="0016329E">
        <w:rPr>
          <w:highlight w:val="white"/>
        </w:rPr>
        <w:t xml:space="preserve">      };</w:t>
      </w:r>
    </w:p>
    <w:p w14:paraId="7201D74E" w14:textId="77777777" w:rsidR="00030DA2" w:rsidRPr="00903DBA" w:rsidRDefault="00030DA2" w:rsidP="00030DA2">
      <w:pPr>
        <w:rPr>
          <w:highlight w:val="white"/>
        </w:rPr>
      </w:pPr>
      <w:r w:rsidRPr="00903DBA">
        <w:rPr>
          <w:highlight w:val="white"/>
        </w:rPr>
        <w:t xml:space="preserve">The </w:t>
      </w:r>
      <w:r w:rsidRPr="00903DBA">
        <w:rPr>
          <w:rStyle w:val="KeyWord0"/>
          <w:highlight w:val="white"/>
        </w:rPr>
        <w:t>SlashToChar</w:t>
      </w:r>
      <w:r w:rsidRPr="00903DBA">
        <w:rPr>
          <w:highlight w:val="white"/>
        </w:rPr>
        <w:t xml:space="preserve"> method takes a string with slash </w:t>
      </w:r>
      <w:r>
        <w:rPr>
          <w:highlight w:val="white"/>
        </w:rPr>
        <w:t>sequences</w:t>
      </w:r>
      <w:r w:rsidRPr="00903DBA">
        <w:rPr>
          <w:highlight w:val="white"/>
        </w:rPr>
        <w:t xml:space="preserve"> and returns the same string with the slash </w:t>
      </w:r>
      <w:r>
        <w:rPr>
          <w:highlight w:val="white"/>
        </w:rPr>
        <w:t>sequences</w:t>
      </w:r>
      <w:r w:rsidRPr="00903DBA">
        <w:rPr>
          <w:highlight w:val="white"/>
        </w:rPr>
        <w:t xml:space="preserve"> replaced by the proper characters.</w:t>
      </w:r>
    </w:p>
    <w:p w14:paraId="4BADC7F1" w14:textId="77777777" w:rsidR="00030DA2" w:rsidRPr="00903DBA" w:rsidRDefault="00030DA2" w:rsidP="00030DA2">
      <w:pPr>
        <w:pStyle w:val="Code"/>
        <w:rPr>
          <w:highlight w:val="white"/>
        </w:rPr>
      </w:pPr>
      <w:r>
        <w:rPr>
          <w:highlight w:val="white"/>
        </w:rPr>
        <w:t xml:space="preserve">  </w:t>
      </w:r>
      <w:r w:rsidRPr="00903DBA">
        <w:rPr>
          <w:highlight w:val="white"/>
        </w:rPr>
        <w:t xml:space="preserve">  public static string SlashToChar(string text) {</w:t>
      </w:r>
    </w:p>
    <w:p w14:paraId="64DC451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StringBuilder buffer = new StringBuilder(text);</w:t>
      </w:r>
    </w:p>
    <w:p w14:paraId="71534357" w14:textId="77777777" w:rsidR="00030DA2" w:rsidRPr="00903DBA" w:rsidRDefault="00030DA2" w:rsidP="00030DA2">
      <w:pPr>
        <w:rPr>
          <w:highlight w:val="white"/>
        </w:rPr>
      </w:pPr>
      <w:r w:rsidRPr="00903DBA">
        <w:rPr>
          <w:highlight w:val="white"/>
        </w:rPr>
        <w:t xml:space="preserve">We add three zero-characters </w:t>
      </w:r>
      <w:r>
        <w:rPr>
          <w:highlight w:val="white"/>
        </w:rPr>
        <w:t xml:space="preserve">to </w:t>
      </w:r>
      <w:r w:rsidRPr="00903DBA">
        <w:rPr>
          <w:highlight w:val="white"/>
        </w:rPr>
        <w:t>the string to make sure that</w:t>
      </w:r>
      <w:r>
        <w:rPr>
          <w:highlight w:val="white"/>
        </w:rPr>
        <w:t xml:space="preserve"> the</w:t>
      </w:r>
      <w:r w:rsidRPr="00903DBA">
        <w:rPr>
          <w:highlight w:val="white"/>
        </w:rPr>
        <w:t xml:space="preserve"> </w:t>
      </w:r>
      <w:r w:rsidRPr="00903DBA">
        <w:rPr>
          <w:rStyle w:val="KeyWord0"/>
          <w:highlight w:val="white"/>
        </w:rPr>
        <w:t>char1</w:t>
      </w:r>
      <w:r w:rsidRPr="00903DBA">
        <w:rPr>
          <w:highlight w:val="white"/>
        </w:rPr>
        <w:t xml:space="preserve">, </w:t>
      </w:r>
      <w:r w:rsidRPr="00903DBA">
        <w:rPr>
          <w:rStyle w:val="KeyWord0"/>
          <w:highlight w:val="white"/>
        </w:rPr>
        <w:t>char2</w:t>
      </w:r>
      <w:r w:rsidRPr="00903DBA">
        <w:rPr>
          <w:highlight w:val="white"/>
        </w:rPr>
        <w:t xml:space="preserve">, and </w:t>
      </w:r>
      <w:r w:rsidRPr="00903DBA">
        <w:rPr>
          <w:rStyle w:val="KeyWord0"/>
          <w:highlight w:val="white"/>
        </w:rPr>
        <w:t>char3</w:t>
      </w:r>
      <w:r w:rsidRPr="00903DBA">
        <w:rPr>
          <w:highlight w:val="white"/>
        </w:rPr>
        <w:t xml:space="preserve"> values are valid</w:t>
      </w:r>
      <w:r>
        <w:rPr>
          <w:highlight w:val="white"/>
        </w:rPr>
        <w:t xml:space="preserve"> (that we do not index outside the string).</w:t>
      </w:r>
    </w:p>
    <w:p w14:paraId="224B6575" w14:textId="77777777" w:rsidR="00030DA2" w:rsidRPr="00903DBA" w:rsidRDefault="00030DA2" w:rsidP="00030DA2">
      <w:pPr>
        <w:pStyle w:val="Code"/>
        <w:rPr>
          <w:highlight w:val="white"/>
        </w:rPr>
      </w:pPr>
      <w:r>
        <w:rPr>
          <w:highlight w:val="white"/>
        </w:rPr>
        <w:t xml:space="preserve">  </w:t>
      </w:r>
      <w:r w:rsidRPr="00903DBA">
        <w:rPr>
          <w:highlight w:val="white"/>
        </w:rPr>
        <w:t xml:space="preserve">    buffer.Append("\0\0\0");</w:t>
      </w:r>
    </w:p>
    <w:p w14:paraId="417FEEE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for (int index = 0; buffer[index] != '\0'; ++index) {</w:t>
      </w:r>
    </w:p>
    <w:p w14:paraId="63FDE77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if (buffer[index] == '\\') {</w:t>
      </w:r>
    </w:p>
    <w:p w14:paraId="1EA6AE1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 char1 = buffer[index + 1],</w:t>
      </w:r>
    </w:p>
    <w:p w14:paraId="7B7219C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char2 = buffer[index + 2],</w:t>
      </w:r>
    </w:p>
    <w:p w14:paraId="6353A43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char3 = buffer[index + 3];</w:t>
      </w:r>
    </w:p>
    <w:p w14:paraId="1ACF7905" w14:textId="77777777" w:rsidR="00030DA2" w:rsidRPr="00903DBA" w:rsidRDefault="00030DA2" w:rsidP="00030DA2">
      <w:pPr>
        <w:rPr>
          <w:highlight w:val="white"/>
        </w:rPr>
      </w:pPr>
      <w:r w:rsidRPr="00903DBA">
        <w:rPr>
          <w:highlight w:val="white"/>
        </w:rPr>
        <w:t xml:space="preserve">If the slash is followed by a character stored in the slash map, we replace the slash and the character with the character corresponding to the slash </w:t>
      </w:r>
      <w:r>
        <w:rPr>
          <w:highlight w:val="white"/>
        </w:rPr>
        <w:t xml:space="preserve">sequence by using the </w:t>
      </w:r>
      <w:r w:rsidRPr="001B2D2D">
        <w:rPr>
          <w:rStyle w:val="KeyWord0"/>
          <w:highlight w:val="white"/>
        </w:rPr>
        <w:t>m_escapeMap</w:t>
      </w:r>
      <w:r>
        <w:rPr>
          <w:highlight w:val="white"/>
        </w:rPr>
        <w:t xml:space="preserve"> map above.</w:t>
      </w:r>
    </w:p>
    <w:p w14:paraId="246280A5" w14:textId="77777777" w:rsidR="00030DA2" w:rsidRPr="00903DBA" w:rsidRDefault="00030DA2" w:rsidP="00030DA2">
      <w:pPr>
        <w:pStyle w:val="Code"/>
        <w:rPr>
          <w:highlight w:val="white"/>
        </w:rPr>
      </w:pPr>
      <w:r>
        <w:rPr>
          <w:highlight w:val="white"/>
        </w:rPr>
        <w:t xml:space="preserve">  </w:t>
      </w:r>
      <w:r w:rsidRPr="00903DBA">
        <w:rPr>
          <w:highlight w:val="white"/>
        </w:rPr>
        <w:t xml:space="preserve">        if (m_escapeMap.ContainsKey(char1)) {</w:t>
      </w:r>
    </w:p>
    <w:p w14:paraId="71EE0CE2" w14:textId="77777777" w:rsidR="00030DA2" w:rsidRPr="00903DBA" w:rsidRDefault="00030DA2" w:rsidP="00030DA2">
      <w:pPr>
        <w:pStyle w:val="Code"/>
        <w:rPr>
          <w:highlight w:val="white"/>
        </w:rPr>
      </w:pPr>
      <w:r w:rsidRPr="00903DBA">
        <w:rPr>
          <w:highlight w:val="white"/>
        </w:rPr>
        <w:lastRenderedPageBreak/>
        <w:t xml:space="preserve">  </w:t>
      </w:r>
      <w:r>
        <w:rPr>
          <w:highlight w:val="white"/>
        </w:rPr>
        <w:t xml:space="preserve">  </w:t>
      </w:r>
      <w:r w:rsidRPr="00903DBA">
        <w:rPr>
          <w:highlight w:val="white"/>
        </w:rPr>
        <w:t xml:space="preserve">        buffer.Remove(index, 2);</w:t>
      </w:r>
    </w:p>
    <w:p w14:paraId="54713D3A"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m_escapeMap[char1]);</w:t>
      </w:r>
    </w:p>
    <w:p w14:paraId="1746AF1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0DB8CB99" w14:textId="77777777" w:rsidR="00030DA2" w:rsidRPr="00903DBA" w:rsidRDefault="00030DA2" w:rsidP="00030DA2">
      <w:pPr>
        <w:rPr>
          <w:highlight w:val="white"/>
        </w:rPr>
      </w:pPr>
      <w:r w:rsidRPr="00903DBA">
        <w:rPr>
          <w:highlight w:val="white"/>
        </w:rPr>
        <w:t>If the three characters following the slash are octal digits, we calculate the ASCII value for the character.</w:t>
      </w:r>
    </w:p>
    <w:p w14:paraId="05675AD1" w14:textId="77777777" w:rsidR="00030DA2" w:rsidRPr="00903DBA" w:rsidRDefault="00030DA2" w:rsidP="00030DA2">
      <w:pPr>
        <w:pStyle w:val="Code"/>
        <w:rPr>
          <w:highlight w:val="white"/>
        </w:rPr>
      </w:pPr>
      <w:r>
        <w:rPr>
          <w:highlight w:val="white"/>
        </w:rPr>
        <w:t xml:space="preserve">  </w:t>
      </w:r>
      <w:r w:rsidRPr="00903DBA">
        <w:rPr>
          <w:highlight w:val="white"/>
        </w:rPr>
        <w:t xml:space="preserve">        else if (IsOctal(char1) &amp;&amp; IsOctal(char2) &amp;&amp; IsOctal(char3)) {</w:t>
      </w:r>
    </w:p>
    <w:p w14:paraId="6913BA2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octValue = 64 * CharToOctal(char1) +</w:t>
      </w:r>
    </w:p>
    <w:p w14:paraId="34DA174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8 * CharToOctal(char2) +</w:t>
      </w:r>
    </w:p>
    <w:p w14:paraId="2DBCE5B3"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CharToOctal(char3);</w:t>
      </w:r>
    </w:p>
    <w:p w14:paraId="42C4E01D" w14:textId="77777777" w:rsidR="00030DA2" w:rsidRPr="00903DBA" w:rsidRDefault="00030DA2" w:rsidP="00030DA2">
      <w:pPr>
        <w:rPr>
          <w:highlight w:val="white"/>
        </w:rPr>
      </w:pPr>
      <w:r w:rsidRPr="00903DBA">
        <w:rPr>
          <w:highlight w:val="white"/>
        </w:rPr>
        <w:t xml:space="preserve">An ASCII value </w:t>
      </w:r>
      <w:r>
        <w:rPr>
          <w:highlight w:val="white"/>
        </w:rPr>
        <w:t>is not allowed to</w:t>
      </w:r>
      <w:r w:rsidRPr="00903DBA">
        <w:rPr>
          <w:highlight w:val="white"/>
        </w:rPr>
        <w:t xml:space="preserve"> exceed 255</w:t>
      </w:r>
      <w:r>
        <w:rPr>
          <w:highlight w:val="white"/>
        </w:rPr>
        <w:t>; if it does, we report an error.</w:t>
      </w:r>
    </w:p>
    <w:p w14:paraId="15D69B72" w14:textId="77777777" w:rsidR="00030DA2" w:rsidRPr="00903DBA" w:rsidRDefault="00030DA2" w:rsidP="00030DA2">
      <w:pPr>
        <w:pStyle w:val="Code"/>
        <w:rPr>
          <w:highlight w:val="white"/>
        </w:rPr>
      </w:pPr>
      <w:r>
        <w:rPr>
          <w:highlight w:val="white"/>
        </w:rPr>
        <w:t xml:space="preserve">  </w:t>
      </w:r>
      <w:r w:rsidRPr="00903DBA">
        <w:rPr>
          <w:highlight w:val="white"/>
        </w:rPr>
        <w:t xml:space="preserve">          Assert.Error(octValue &lt;= 255, Message.Invalid_octal_sequence);</w:t>
      </w:r>
    </w:p>
    <w:p w14:paraId="65160EE5" w14:textId="77777777" w:rsidR="00030DA2" w:rsidRPr="00903DBA" w:rsidRDefault="00030DA2" w:rsidP="00030DA2">
      <w:pPr>
        <w:rPr>
          <w:highlight w:val="white"/>
        </w:rPr>
      </w:pPr>
      <w:r w:rsidRPr="00903DBA">
        <w:rPr>
          <w:highlight w:val="white"/>
        </w:rPr>
        <w:t xml:space="preserve">We remove four characters; that is, the slash and </w:t>
      </w:r>
      <w:r>
        <w:rPr>
          <w:highlight w:val="white"/>
        </w:rPr>
        <w:t>its</w:t>
      </w:r>
      <w:r w:rsidRPr="00903DBA">
        <w:rPr>
          <w:highlight w:val="white"/>
        </w:rPr>
        <w:t xml:space="preserve"> following three octal digits, and we insert the resulting character</w:t>
      </w:r>
      <w:r>
        <w:rPr>
          <w:highlight w:val="white"/>
        </w:rPr>
        <w:t xml:space="preserve"> in its place.</w:t>
      </w:r>
    </w:p>
    <w:p w14:paraId="1A46670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4);</w:t>
      </w:r>
    </w:p>
    <w:p w14:paraId="19EB0003"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 octValue);</w:t>
      </w:r>
    </w:p>
    <w:p w14:paraId="676C3AB8"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3E15978F" w14:textId="77777777" w:rsidR="00030DA2" w:rsidRPr="00903DBA" w:rsidRDefault="00030DA2" w:rsidP="00030DA2">
      <w:pPr>
        <w:rPr>
          <w:highlight w:val="white"/>
        </w:rPr>
      </w:pPr>
      <w:r w:rsidRPr="00903DBA">
        <w:rPr>
          <w:highlight w:val="white"/>
        </w:rPr>
        <w:t xml:space="preserve">If the slash is followed by two octal digits only, we use them to calculate the ASCII value. In this case, we do not need to check whether the ASCII </w:t>
      </w:r>
      <w:r>
        <w:rPr>
          <w:highlight w:val="white"/>
        </w:rPr>
        <w:t xml:space="preserve">exceeds </w:t>
      </w:r>
      <w:r w:rsidRPr="00903DBA">
        <w:rPr>
          <w:highlight w:val="white"/>
        </w:rPr>
        <w:t>25</w:t>
      </w:r>
      <w:r>
        <w:rPr>
          <w:highlight w:val="white"/>
        </w:rPr>
        <w:t>5</w:t>
      </w:r>
      <w:r w:rsidRPr="00903DBA">
        <w:rPr>
          <w:highlight w:val="white"/>
        </w:rPr>
        <w:t>, since the highest possible value with two octal digits is 63 (77</w:t>
      </w:r>
      <w:r w:rsidRPr="00903DBA">
        <w:rPr>
          <w:rStyle w:val="Index"/>
          <w:highlight w:val="white"/>
        </w:rPr>
        <w:t>8</w:t>
      </w:r>
      <w:r w:rsidRPr="00903DBA">
        <w:rPr>
          <w:highlight w:val="white"/>
        </w:rPr>
        <w:t xml:space="preserve"> = 8 * 7 + 7 = 63</w:t>
      </w:r>
      <w:r w:rsidRPr="00903DBA">
        <w:rPr>
          <w:rStyle w:val="Index"/>
          <w:highlight w:val="white"/>
        </w:rPr>
        <w:t>10</w:t>
      </w:r>
      <w:r w:rsidRPr="00903DBA">
        <w:rPr>
          <w:highlight w:val="white"/>
        </w:rPr>
        <w:t>).</w:t>
      </w:r>
    </w:p>
    <w:p w14:paraId="5D64264F" w14:textId="77777777" w:rsidR="00030DA2" w:rsidRPr="00903DBA" w:rsidRDefault="00030DA2" w:rsidP="00030DA2">
      <w:pPr>
        <w:pStyle w:val="Code"/>
        <w:rPr>
          <w:highlight w:val="white"/>
        </w:rPr>
      </w:pPr>
      <w:r>
        <w:rPr>
          <w:highlight w:val="white"/>
        </w:rPr>
        <w:t xml:space="preserve">  </w:t>
      </w:r>
      <w:r w:rsidRPr="00903DBA">
        <w:rPr>
          <w:highlight w:val="white"/>
        </w:rPr>
        <w:t xml:space="preserve">        else if (IsOctal(char1) &amp;&amp; IsOctal(char2)) {</w:t>
      </w:r>
    </w:p>
    <w:p w14:paraId="661E8AF9"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octValue = 8 * CharToOctal(char1) +</w:t>
      </w:r>
    </w:p>
    <w:p w14:paraId="3CC6705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CharToOctal(char2);</w:t>
      </w:r>
    </w:p>
    <w:p w14:paraId="23D07314"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3);</w:t>
      </w:r>
    </w:p>
    <w:p w14:paraId="0EDB85F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(char)octValue);</w:t>
      </w:r>
    </w:p>
    <w:p w14:paraId="16AECA9E"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4A9FD53B" w14:textId="77777777" w:rsidR="00030DA2" w:rsidRPr="00903DBA" w:rsidRDefault="00030DA2" w:rsidP="00030DA2">
      <w:pPr>
        <w:rPr>
          <w:highlight w:val="white"/>
        </w:rPr>
      </w:pPr>
      <w:r w:rsidRPr="00903DBA">
        <w:rPr>
          <w:highlight w:val="white"/>
        </w:rPr>
        <w:t>If the slash is followed by one octal digit only, we use it to calculate the ASCII value.</w:t>
      </w:r>
    </w:p>
    <w:p w14:paraId="70C41D5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else if (IsOctal(char1)) {</w:t>
      </w:r>
    </w:p>
    <w:p w14:paraId="2EA745F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octValue = CharToOctal(char1);</w:t>
      </w:r>
    </w:p>
    <w:p w14:paraId="6233CBCD"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2);</w:t>
      </w:r>
    </w:p>
    <w:p w14:paraId="781E64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 octValue);</w:t>
      </w:r>
    </w:p>
    <w:p w14:paraId="410ABA3D"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53979671" w14:textId="77777777" w:rsidR="00030DA2" w:rsidRPr="00903DBA" w:rsidRDefault="00030DA2" w:rsidP="00030DA2">
      <w:pPr>
        <w:rPr>
          <w:highlight w:val="white"/>
        </w:rPr>
      </w:pPr>
      <w:r w:rsidRPr="00903DBA">
        <w:rPr>
          <w:highlight w:val="white"/>
        </w:rPr>
        <w:t>If the slash is followed by a lowercase ‘x’ or</w:t>
      </w:r>
      <w:r>
        <w:rPr>
          <w:highlight w:val="white"/>
        </w:rPr>
        <w:t xml:space="preserve"> an</w:t>
      </w:r>
      <w:r w:rsidRPr="00903DBA">
        <w:rPr>
          <w:highlight w:val="white"/>
        </w:rPr>
        <w:t xml:space="preserve"> uppercase ‘X’ and two hexadecimal digits, we use them to calculate the ASCII value. </w:t>
      </w:r>
      <w:r>
        <w:rPr>
          <w:highlight w:val="white"/>
        </w:rPr>
        <w:t xml:space="preserve">Also in </w:t>
      </w:r>
      <w:r w:rsidRPr="00903DBA">
        <w:rPr>
          <w:highlight w:val="white"/>
        </w:rPr>
        <w:t xml:space="preserve">this case we need </w:t>
      </w:r>
      <w:r>
        <w:rPr>
          <w:highlight w:val="white"/>
        </w:rPr>
        <w:t xml:space="preserve">not </w:t>
      </w:r>
      <w:r w:rsidRPr="00903DBA">
        <w:rPr>
          <w:highlight w:val="white"/>
        </w:rPr>
        <w:t xml:space="preserve">check </w:t>
      </w:r>
      <w:r>
        <w:rPr>
          <w:highlight w:val="white"/>
        </w:rPr>
        <w:t xml:space="preserve">whether </w:t>
      </w:r>
      <w:r w:rsidRPr="00903DBA">
        <w:rPr>
          <w:highlight w:val="white"/>
        </w:rPr>
        <w:t>the ASCII value exceed</w:t>
      </w:r>
      <w:r>
        <w:rPr>
          <w:highlight w:val="white"/>
        </w:rPr>
        <w:t>s</w:t>
      </w:r>
      <w:r w:rsidRPr="00903DBA">
        <w:rPr>
          <w:highlight w:val="white"/>
        </w:rPr>
        <w:t xml:space="preserve"> 255, since the highest possible value with two hexadecimal digits is 255 (FF</w:t>
      </w:r>
      <w:r w:rsidRPr="00903DBA">
        <w:rPr>
          <w:rStyle w:val="Index"/>
          <w:highlight w:val="white"/>
        </w:rPr>
        <w:t>16</w:t>
      </w:r>
      <w:r w:rsidRPr="00903DBA">
        <w:rPr>
          <w:highlight w:val="white"/>
        </w:rPr>
        <w:t xml:space="preserve"> = 15 * 16 + 15 = 255</w:t>
      </w:r>
      <w:r w:rsidRPr="00903DBA">
        <w:rPr>
          <w:rStyle w:val="Index"/>
          <w:highlight w:val="white"/>
        </w:rPr>
        <w:t>10</w:t>
      </w:r>
      <w:r w:rsidRPr="00903DBA">
        <w:rPr>
          <w:highlight w:val="white"/>
        </w:rPr>
        <w:t>).</w:t>
      </w:r>
    </w:p>
    <w:p w14:paraId="7973568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else if (char.ToLower(char1) == 'x') {</w:t>
      </w:r>
    </w:p>
    <w:p w14:paraId="58CC2F78"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if (IsHex(char1) &amp;&amp; IsHex(char2)) {</w:t>
      </w:r>
    </w:p>
    <w:p w14:paraId="2C45FD1D"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hexValue = 16 * CharToHex(char1) + CharToHex(char2);</w:t>
      </w:r>
    </w:p>
    <w:p w14:paraId="140C184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3);</w:t>
      </w:r>
    </w:p>
    <w:p w14:paraId="2F0D28DA"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 hexValue);</w:t>
      </w:r>
    </w:p>
    <w:p w14:paraId="26E4F5BC"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38B3EC2A" w14:textId="03ABAA1E" w:rsidR="00030DA2" w:rsidRPr="00903DBA" w:rsidRDefault="00030DA2" w:rsidP="00030DA2">
      <w:pPr>
        <w:rPr>
          <w:highlight w:val="white"/>
        </w:rPr>
      </w:pPr>
      <w:r w:rsidRPr="00903DBA">
        <w:rPr>
          <w:highlight w:val="white"/>
        </w:rPr>
        <w:t xml:space="preserve">If the slash is followed by a lowercase ‘x’ </w:t>
      </w:r>
      <w:r w:rsidR="001F6F83">
        <w:rPr>
          <w:highlight w:val="white"/>
        </w:rPr>
        <w:t>or an uppercase</w:t>
      </w:r>
      <w:r w:rsidRPr="00903DBA">
        <w:rPr>
          <w:highlight w:val="white"/>
        </w:rPr>
        <w:t xml:space="preserve"> ‘X’ and hexadecimal digit only, we use it to calculate the ASCII value.</w:t>
      </w:r>
    </w:p>
    <w:p w14:paraId="6977C9F1"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else if (IsHex(char1)) {</w:t>
      </w:r>
    </w:p>
    <w:p w14:paraId="338B15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hexValue = CharToHex(char1);</w:t>
      </w:r>
    </w:p>
    <w:p w14:paraId="79CCEE49"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2);</w:t>
      </w:r>
    </w:p>
    <w:p w14:paraId="45DE5A6F"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 hexValue);</w:t>
      </w:r>
    </w:p>
    <w:p w14:paraId="7E402E29"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7F37D2ED" w14:textId="70DA6683" w:rsidR="00030DA2" w:rsidRPr="00903DBA" w:rsidRDefault="00030DA2" w:rsidP="00030DA2">
      <w:pPr>
        <w:rPr>
          <w:highlight w:val="white"/>
        </w:rPr>
      </w:pPr>
      <w:r w:rsidRPr="00903DBA">
        <w:rPr>
          <w:highlight w:val="white"/>
        </w:rPr>
        <w:lastRenderedPageBreak/>
        <w:t xml:space="preserve">If the slash is followed by lowercase ‘x’ </w:t>
      </w:r>
      <w:r w:rsidR="001F6F83">
        <w:rPr>
          <w:highlight w:val="white"/>
        </w:rPr>
        <w:t>or an uppercase</w:t>
      </w:r>
      <w:r w:rsidRPr="00903DBA">
        <w:rPr>
          <w:highlight w:val="white"/>
        </w:rPr>
        <w:t xml:space="preserve"> ‘X’ without at least one hexadecimal digit, we report an error.</w:t>
      </w:r>
    </w:p>
    <w:p w14:paraId="1BA3CE01" w14:textId="77777777" w:rsidR="00030DA2" w:rsidRPr="00903DBA" w:rsidRDefault="00030DA2" w:rsidP="00030DA2">
      <w:pPr>
        <w:pStyle w:val="Code"/>
        <w:rPr>
          <w:highlight w:val="white"/>
        </w:rPr>
      </w:pPr>
      <w:r>
        <w:rPr>
          <w:highlight w:val="white"/>
        </w:rPr>
        <w:t xml:space="preserve">  </w:t>
      </w:r>
      <w:r w:rsidRPr="00903DBA">
        <w:rPr>
          <w:highlight w:val="white"/>
        </w:rPr>
        <w:t xml:space="preserve">          else {</w:t>
      </w:r>
    </w:p>
    <w:p w14:paraId="7622B23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Assert.Error(char1.ToString(),</w:t>
      </w:r>
    </w:p>
    <w:p w14:paraId="2C1C98A4"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Message.Invalid_hexadecimal_code);</w:t>
      </w:r>
    </w:p>
    <w:p w14:paraId="6018945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29FF6908"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466D1DD0" w14:textId="3E5DEB65" w:rsidR="00030DA2" w:rsidRPr="00903DBA" w:rsidRDefault="00030DA2" w:rsidP="00030DA2">
      <w:pPr>
        <w:rPr>
          <w:highlight w:val="white"/>
        </w:rPr>
      </w:pPr>
      <w:r w:rsidRPr="00903DBA">
        <w:rPr>
          <w:highlight w:val="white"/>
        </w:rPr>
        <w:t xml:space="preserve">Finally, if the slash is not followed by a character in the </w:t>
      </w:r>
      <w:r w:rsidRPr="00251B98">
        <w:rPr>
          <w:rStyle w:val="KeyWord0"/>
          <w:highlight w:val="white"/>
        </w:rPr>
        <w:t>m_escapeMap</w:t>
      </w:r>
      <w:r>
        <w:rPr>
          <w:highlight w:val="white"/>
        </w:rPr>
        <w:t xml:space="preserve"> map</w:t>
      </w:r>
      <w:r w:rsidRPr="00903DBA">
        <w:rPr>
          <w:highlight w:val="white"/>
        </w:rPr>
        <w:t>, an octal digit,</w:t>
      </w:r>
      <w:r>
        <w:rPr>
          <w:highlight w:val="white"/>
        </w:rPr>
        <w:t xml:space="preserve"> </w:t>
      </w:r>
      <w:r w:rsidRPr="00903DBA">
        <w:rPr>
          <w:highlight w:val="white"/>
        </w:rPr>
        <w:t xml:space="preserve">a lowercase ‘x’ </w:t>
      </w:r>
      <w:r w:rsidR="001F6F83">
        <w:rPr>
          <w:highlight w:val="white"/>
        </w:rPr>
        <w:t>or an uppercase</w:t>
      </w:r>
      <w:r w:rsidRPr="00903DBA">
        <w:rPr>
          <w:highlight w:val="white"/>
        </w:rPr>
        <w:t xml:space="preserve"> ‘X’, we report an error.</w:t>
      </w:r>
    </w:p>
    <w:p w14:paraId="631DA075" w14:textId="77777777" w:rsidR="00030DA2" w:rsidRPr="00903DBA" w:rsidRDefault="00030DA2" w:rsidP="00030DA2">
      <w:pPr>
        <w:pStyle w:val="Code"/>
        <w:rPr>
          <w:highlight w:val="white"/>
        </w:rPr>
      </w:pPr>
      <w:r>
        <w:rPr>
          <w:highlight w:val="white"/>
        </w:rPr>
        <w:t xml:space="preserve">  </w:t>
      </w:r>
      <w:r w:rsidRPr="00903DBA">
        <w:rPr>
          <w:highlight w:val="white"/>
        </w:rPr>
        <w:t xml:space="preserve">        else {</w:t>
      </w:r>
    </w:p>
    <w:p w14:paraId="02A197ED"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Assert.Error(buffer[index + 1].ToString(),</w:t>
      </w:r>
    </w:p>
    <w:p w14:paraId="0C4E166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Message.Invalid_slash_sequence);</w:t>
      </w:r>
    </w:p>
    <w:p w14:paraId="2ABDFC7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558BD8B5"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71058722"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7C1E10BE" w14:textId="77777777" w:rsidR="00030DA2" w:rsidRPr="00903DBA" w:rsidRDefault="00030DA2" w:rsidP="00030DA2">
      <w:pPr>
        <w:rPr>
          <w:highlight w:val="white"/>
        </w:rPr>
      </w:pPr>
      <w:r w:rsidRPr="00903DBA">
        <w:rPr>
          <w:highlight w:val="white"/>
        </w:rPr>
        <w:t>When we have traversed through the string, we remove the three zero-character we added at the beginning and return the string.</w:t>
      </w:r>
    </w:p>
    <w:p w14:paraId="287550B8" w14:textId="77777777" w:rsidR="00030DA2" w:rsidRPr="00903DBA" w:rsidRDefault="00030DA2" w:rsidP="00030DA2">
      <w:pPr>
        <w:pStyle w:val="Code"/>
        <w:rPr>
          <w:highlight w:val="white"/>
        </w:rPr>
      </w:pPr>
      <w:r>
        <w:rPr>
          <w:highlight w:val="white"/>
        </w:rPr>
        <w:t xml:space="preserve">  </w:t>
      </w:r>
      <w:r w:rsidRPr="00903DBA">
        <w:rPr>
          <w:highlight w:val="white"/>
        </w:rPr>
        <w:t xml:space="preserve">    buffer.Remove(buffer.Length - 3, 3);</w:t>
      </w:r>
    </w:p>
    <w:p w14:paraId="37A67AE3"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buffer.ToString();</w:t>
      </w:r>
    </w:p>
    <w:p w14:paraId="08C51A5B"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0C90B7E7" w14:textId="77777777" w:rsidR="00030DA2" w:rsidRPr="00903DBA" w:rsidRDefault="00030DA2" w:rsidP="00030DA2">
      <w:pPr>
        <w:rPr>
          <w:highlight w:val="white"/>
        </w:rPr>
      </w:pPr>
      <w:r w:rsidRPr="00903DBA">
        <w:rPr>
          <w:highlight w:val="white"/>
        </w:rPr>
        <w:t xml:space="preserve">The </w:t>
      </w:r>
      <w:r w:rsidRPr="00903DBA">
        <w:rPr>
          <w:rStyle w:val="KeyWord0"/>
          <w:highlight w:val="white"/>
        </w:rPr>
        <w:t>IsOctal</w:t>
      </w:r>
      <w:r w:rsidRPr="00903DBA">
        <w:rPr>
          <w:highlight w:val="white"/>
        </w:rPr>
        <w:t xml:space="preserve"> and </w:t>
      </w:r>
      <w:r w:rsidRPr="00903DBA">
        <w:rPr>
          <w:rStyle w:val="KeyWord0"/>
          <w:highlight w:val="white"/>
        </w:rPr>
        <w:t>IsHex</w:t>
      </w:r>
      <w:r w:rsidRPr="00903DBA">
        <w:rPr>
          <w:highlight w:val="white"/>
        </w:rPr>
        <w:t xml:space="preserve"> methods return true if the given character is and octal or hexadecimal digit, respectively.</w:t>
      </w:r>
    </w:p>
    <w:p w14:paraId="26EBDE27" w14:textId="77777777" w:rsidR="00030DA2" w:rsidRPr="00903DBA" w:rsidRDefault="00030DA2" w:rsidP="00030DA2">
      <w:pPr>
        <w:pStyle w:val="Code"/>
        <w:rPr>
          <w:highlight w:val="white"/>
        </w:rPr>
      </w:pPr>
      <w:r>
        <w:rPr>
          <w:highlight w:val="white"/>
        </w:rPr>
        <w:t xml:space="preserve">  </w:t>
      </w:r>
      <w:r w:rsidRPr="00903DBA">
        <w:rPr>
          <w:highlight w:val="white"/>
        </w:rPr>
        <w:t xml:space="preserve">  private static bool IsOctal(char c) {</w:t>
      </w:r>
    </w:p>
    <w:p w14:paraId="41B651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"01234567".Contains(c.ToString());</w:t>
      </w:r>
    </w:p>
    <w:p w14:paraId="0A69A144"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115C61A2" w14:textId="77777777" w:rsidR="00030DA2" w:rsidRPr="00903DBA" w:rsidRDefault="00030DA2" w:rsidP="00030DA2">
      <w:pPr>
        <w:pStyle w:val="Code"/>
        <w:rPr>
          <w:highlight w:val="white"/>
        </w:rPr>
      </w:pPr>
      <w:r w:rsidRPr="00903DBA">
        <w:rPr>
          <w:highlight w:val="white"/>
        </w:rPr>
        <w:t xml:space="preserve">  </w:t>
      </w:r>
    </w:p>
    <w:p w14:paraId="201A329C" w14:textId="77777777" w:rsidR="00030DA2" w:rsidRPr="00903DBA" w:rsidRDefault="00030DA2" w:rsidP="00030DA2">
      <w:pPr>
        <w:pStyle w:val="Code"/>
        <w:rPr>
          <w:highlight w:val="white"/>
        </w:rPr>
      </w:pPr>
      <w:r>
        <w:rPr>
          <w:highlight w:val="white"/>
        </w:rPr>
        <w:t xml:space="preserve">  </w:t>
      </w:r>
      <w:r w:rsidRPr="00903DBA">
        <w:rPr>
          <w:highlight w:val="white"/>
        </w:rPr>
        <w:t xml:space="preserve">  private static bool IsHex(char c) {</w:t>
      </w:r>
    </w:p>
    <w:p w14:paraId="28144B5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"0123456789abcdef".Contains(c.ToString().ToLower());</w:t>
      </w:r>
    </w:p>
    <w:p w14:paraId="2D9AF2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2C5E3378" w14:textId="77777777" w:rsidR="00030DA2" w:rsidRPr="00903DBA" w:rsidRDefault="00030DA2" w:rsidP="00030DA2">
      <w:pPr>
        <w:rPr>
          <w:highlight w:val="white"/>
        </w:rPr>
      </w:pPr>
      <w:r w:rsidRPr="00903DBA">
        <w:rPr>
          <w:highlight w:val="white"/>
        </w:rPr>
        <w:t xml:space="preserve">The </w:t>
      </w:r>
      <w:r w:rsidRPr="00903DBA">
        <w:rPr>
          <w:rStyle w:val="KeyWord0"/>
          <w:highlight w:val="white"/>
        </w:rPr>
        <w:t>CharToOctal</w:t>
      </w:r>
      <w:r w:rsidRPr="00903DBA">
        <w:rPr>
          <w:highlight w:val="white"/>
        </w:rPr>
        <w:t xml:space="preserve"> and </w:t>
      </w:r>
      <w:r w:rsidRPr="00903DBA">
        <w:rPr>
          <w:rStyle w:val="KeyWord0"/>
          <w:highlight w:val="white"/>
        </w:rPr>
        <w:t>CharToHex</w:t>
      </w:r>
      <w:r w:rsidRPr="00903DBA">
        <w:rPr>
          <w:highlight w:val="white"/>
        </w:rPr>
        <w:t xml:space="preserve"> methods return the numerical value corresponding to the given character.</w:t>
      </w:r>
    </w:p>
    <w:p w14:paraId="34E94608" w14:textId="77777777" w:rsidR="00030DA2" w:rsidRPr="00903DBA" w:rsidRDefault="00030DA2" w:rsidP="00030DA2">
      <w:pPr>
        <w:pStyle w:val="Code"/>
        <w:rPr>
          <w:highlight w:val="white"/>
        </w:rPr>
      </w:pPr>
      <w:r>
        <w:rPr>
          <w:highlight w:val="white"/>
        </w:rPr>
        <w:t xml:space="preserve">  </w:t>
      </w:r>
      <w:r w:rsidRPr="00903DBA">
        <w:rPr>
          <w:highlight w:val="white"/>
        </w:rPr>
        <w:t xml:space="preserve">  private static int CharToOctal(char c) {</w:t>
      </w:r>
    </w:p>
    <w:p w14:paraId="743066A9"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"01234567".IndexOf(c);</w:t>
      </w:r>
    </w:p>
    <w:p w14:paraId="7FDF65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384E154B" w14:textId="77777777" w:rsidR="00030DA2" w:rsidRPr="00903DBA" w:rsidRDefault="00030DA2" w:rsidP="00030DA2">
      <w:pPr>
        <w:pStyle w:val="Code"/>
        <w:rPr>
          <w:highlight w:val="white"/>
        </w:rPr>
      </w:pPr>
      <w:r w:rsidRPr="00903DBA">
        <w:rPr>
          <w:highlight w:val="white"/>
        </w:rPr>
        <w:t xml:space="preserve">  </w:t>
      </w:r>
    </w:p>
    <w:p w14:paraId="2693A2CF" w14:textId="77777777" w:rsidR="00030DA2" w:rsidRPr="00903DBA" w:rsidRDefault="00030DA2" w:rsidP="00030DA2">
      <w:pPr>
        <w:pStyle w:val="Code"/>
        <w:rPr>
          <w:highlight w:val="white"/>
        </w:rPr>
      </w:pPr>
      <w:r>
        <w:rPr>
          <w:highlight w:val="white"/>
        </w:rPr>
        <w:t xml:space="preserve">  </w:t>
      </w:r>
      <w:r w:rsidRPr="00903DBA">
        <w:rPr>
          <w:highlight w:val="white"/>
        </w:rPr>
        <w:t xml:space="preserve">  private static int CharToHex(char c) {</w:t>
      </w:r>
    </w:p>
    <w:p w14:paraId="08D99A6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"0123456789abcdef".IndexOf(c.ToString().ToLower());</w:t>
      </w:r>
    </w:p>
    <w:p w14:paraId="1F04DB34"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185A0A72" w14:textId="514F85DD" w:rsidR="00030DA2" w:rsidRDefault="00030DA2" w:rsidP="00030DA2">
      <w:pPr>
        <w:pStyle w:val="Code"/>
        <w:rPr>
          <w:highlight w:val="white"/>
        </w:rPr>
      </w:pPr>
      <w:r w:rsidRPr="00903DBA">
        <w:rPr>
          <w:highlight w:val="white"/>
        </w:rPr>
        <w:t xml:space="preserve">  }</w:t>
      </w:r>
    </w:p>
    <w:p w14:paraId="72CF4FF1" w14:textId="163AB688" w:rsidR="00030DA2" w:rsidRPr="00903DBA" w:rsidRDefault="00030DA2" w:rsidP="00030DA2">
      <w:pPr>
        <w:pStyle w:val="Code"/>
        <w:rPr>
          <w:highlight w:val="white"/>
        </w:rPr>
      </w:pPr>
      <w:r>
        <w:rPr>
          <w:highlight w:val="white"/>
        </w:rPr>
        <w:t>}</w:t>
      </w:r>
    </w:p>
    <w:p w14:paraId="52737847" w14:textId="77777777" w:rsidR="00275AA2" w:rsidRPr="00903DBA" w:rsidRDefault="00275AA2" w:rsidP="00180A7B">
      <w:pPr>
        <w:pStyle w:val="Rubrik2"/>
      </w:pPr>
      <w:bookmarkStart w:id="25" w:name="_Toc57655984"/>
      <w:r w:rsidRPr="00903DBA">
        <w:t>The typedef-name Problem</w:t>
      </w:r>
      <w:bookmarkEnd w:id="25"/>
    </w:p>
    <w:p w14:paraId="32DA2897" w14:textId="77777777" w:rsidR="00275AA2" w:rsidRPr="00903DBA" w:rsidRDefault="00275AA2" w:rsidP="00275AA2">
      <w:r w:rsidRPr="00903DBA">
        <w:t xml:space="preserve">Let us take look at the two source code lines below. Intuitively, the first line looks like an expression statement where </w:t>
      </w:r>
      <w:r w:rsidRPr="00903DBA">
        <w:rPr>
          <w:rStyle w:val="KeyWord0"/>
        </w:rPr>
        <w:t>x</w:t>
      </w:r>
      <w:r w:rsidRPr="00903DBA">
        <w:t xml:space="preserve"> and </w:t>
      </w:r>
      <w:r w:rsidRPr="00903DBA">
        <w:rPr>
          <w:rStyle w:val="KeyWord0"/>
        </w:rPr>
        <w:t>y</w:t>
      </w:r>
      <w:r w:rsidRPr="00903DBA">
        <w:t xml:space="preserve"> are variables of integral or floating types. Admittedly, the expression lacks side effects and is therefore meaningless, but it is still a valid expression statement. On the other hand, the second line looks like a pointer declaration where </w:t>
      </w:r>
      <w:r w:rsidRPr="00903DBA">
        <w:rPr>
          <w:rStyle w:val="KeyWord0"/>
        </w:rPr>
        <w:t>T</w:t>
      </w:r>
      <w:r w:rsidRPr="00903DBA">
        <w:t xml:space="preserve"> is a type defined by and earlier </w:t>
      </w:r>
      <w:r w:rsidRPr="00903DBA">
        <w:rPr>
          <w:rStyle w:val="KeyWord0"/>
        </w:rPr>
        <w:t>typedef</w:t>
      </w:r>
      <w:r w:rsidRPr="00903DBA">
        <w:t xml:space="preserve"> definition and </w:t>
      </w:r>
      <w:r w:rsidRPr="00903DBA">
        <w:rPr>
          <w:rStyle w:val="KeyWord0"/>
        </w:rPr>
        <w:t>p</w:t>
      </w:r>
      <w:r w:rsidRPr="00903DBA">
        <w:t xml:space="preserve"> is a pointer to that type.</w:t>
      </w:r>
    </w:p>
    <w:p w14:paraId="7653F8CD" w14:textId="77777777" w:rsidR="00275AA2" w:rsidRPr="00903DBA" w:rsidRDefault="00275AA2" w:rsidP="00275AA2">
      <w:pPr>
        <w:pStyle w:val="Code"/>
      </w:pPr>
      <w:r w:rsidRPr="00903DBA">
        <w:lastRenderedPageBreak/>
        <w:t>x * y;</w:t>
      </w:r>
    </w:p>
    <w:p w14:paraId="0E7CC969" w14:textId="77777777" w:rsidR="00275AA2" w:rsidRPr="00903DBA" w:rsidRDefault="00275AA2" w:rsidP="00275AA2">
      <w:pPr>
        <w:pStyle w:val="Code"/>
      </w:pPr>
      <w:r w:rsidRPr="00903DBA">
        <w:t>T* p;</w:t>
      </w:r>
    </w:p>
    <w:p w14:paraId="64477B36" w14:textId="77777777" w:rsidR="00275AA2" w:rsidRPr="00903DBA" w:rsidRDefault="00275AA2" w:rsidP="00275AA2">
      <w:r w:rsidRPr="00903DBA">
        <w:t xml:space="preserve">However, syntactically it is the same thing: a name, an asterisk, another name, and a semicolon. The parser cannot distinguish between the two cases. The solution to that problem is to give the scanner access to the symbol table, so it can look up the whether the name is an earlier </w:t>
      </w:r>
      <w:r w:rsidRPr="00903DBA">
        <w:rPr>
          <w:rStyle w:val="KeyWord0"/>
        </w:rPr>
        <w:t>typedef</w:t>
      </w:r>
      <w:r w:rsidRPr="00903DBA">
        <w:t xml:space="preserve"> definition. In that way, the parser can distinguish between the two cases.</w:t>
      </w:r>
    </w:p>
    <w:p w14:paraId="5ABD0C79" w14:textId="783308A0" w:rsidR="00E40B78" w:rsidRPr="00903DBA" w:rsidRDefault="00E40B78" w:rsidP="00E40B78">
      <w:pPr>
        <w:pStyle w:val="Rubrik2"/>
      </w:pPr>
      <w:r w:rsidRPr="00903DBA">
        <w:t>The Scanner</w:t>
      </w:r>
      <w:bookmarkEnd w:id="24"/>
    </w:p>
    <w:p w14:paraId="47D4068D" w14:textId="77777777" w:rsidR="005A3627" w:rsidRPr="00903DBA" w:rsidRDefault="005A3627" w:rsidP="00E40B78">
      <w:r w:rsidRPr="00903DBA">
        <w:t>The scanner identifies keywords, operators, strings, characters, and numerical values.</w:t>
      </w:r>
    </w:p>
    <w:p w14:paraId="53F32A88" w14:textId="7C97201A" w:rsidR="00E40B78" w:rsidRPr="00903DBA" w:rsidRDefault="00E40B78" w:rsidP="00E40B78">
      <w:pPr>
        <w:pStyle w:val="CodeHeader"/>
      </w:pPr>
      <w:r w:rsidRPr="00903DBA">
        <w:t>Scanner.</w:t>
      </w:r>
      <w:r w:rsidR="009E5232" w:rsidRPr="00903DBA">
        <w:t>gplex</w:t>
      </w:r>
    </w:p>
    <w:p w14:paraId="1EFD82B6" w14:textId="77777777" w:rsidR="009E5232" w:rsidRPr="00903DBA" w:rsidRDefault="009E5232" w:rsidP="009E5232">
      <w:pPr>
        <w:pStyle w:val="Code"/>
        <w:rPr>
          <w:highlight w:val="white"/>
        </w:rPr>
      </w:pPr>
      <w:r w:rsidRPr="00903DBA">
        <w:rPr>
          <w:highlight w:val="white"/>
        </w:rPr>
        <w:t>%namespace CCompiler_Main</w:t>
      </w:r>
    </w:p>
    <w:p w14:paraId="7E8C47BF" w14:textId="77777777" w:rsidR="009E5232" w:rsidRPr="00903DBA" w:rsidRDefault="009E5232" w:rsidP="009E5232">
      <w:pPr>
        <w:pStyle w:val="Code"/>
        <w:rPr>
          <w:highlight w:val="white"/>
        </w:rPr>
      </w:pPr>
    </w:p>
    <w:p w14:paraId="66A95D1A" w14:textId="77777777" w:rsidR="009E5232" w:rsidRPr="00903DBA" w:rsidRDefault="009E5232" w:rsidP="009E5232">
      <w:pPr>
        <w:pStyle w:val="Code"/>
        <w:rPr>
          <w:highlight w:val="white"/>
        </w:rPr>
      </w:pPr>
      <w:r w:rsidRPr="00903DBA">
        <w:rPr>
          <w:highlight w:val="white"/>
        </w:rPr>
        <w:t>%using CCompiler;</w:t>
      </w:r>
    </w:p>
    <w:p w14:paraId="0A658BE2" w14:textId="77777777" w:rsidR="009E5232" w:rsidRPr="00903DBA" w:rsidRDefault="009E5232" w:rsidP="009E5232">
      <w:pPr>
        <w:pStyle w:val="Code"/>
        <w:rPr>
          <w:highlight w:val="white"/>
        </w:rPr>
      </w:pPr>
      <w:r w:rsidRPr="00903DBA">
        <w:rPr>
          <w:highlight w:val="white"/>
        </w:rPr>
        <w:t>%using System.Numerics;</w:t>
      </w:r>
    </w:p>
    <w:p w14:paraId="74B423FB" w14:textId="77777777" w:rsidR="009E5232" w:rsidRPr="00903DBA" w:rsidRDefault="009E5232" w:rsidP="009E5232">
      <w:pPr>
        <w:pStyle w:val="Code"/>
        <w:rPr>
          <w:highlight w:val="white"/>
        </w:rPr>
      </w:pPr>
    </w:p>
    <w:p w14:paraId="3DD54DF1" w14:textId="77777777" w:rsidR="009E5232" w:rsidRPr="00903DBA" w:rsidRDefault="009E5232" w:rsidP="009E5232">
      <w:pPr>
        <w:pStyle w:val="Code"/>
        <w:rPr>
          <w:highlight w:val="white"/>
        </w:rPr>
      </w:pPr>
      <w:r w:rsidRPr="00903DBA">
        <w:rPr>
          <w:highlight w:val="white"/>
        </w:rPr>
        <w:t>%{</w:t>
      </w:r>
    </w:p>
    <w:p w14:paraId="3B1BF6D6" w14:textId="77777777" w:rsidR="009E5232" w:rsidRPr="00903DBA" w:rsidRDefault="009E5232" w:rsidP="009E5232">
      <w:pPr>
        <w:pStyle w:val="Code"/>
        <w:rPr>
          <w:highlight w:val="white"/>
        </w:rPr>
      </w:pPr>
      <w:r w:rsidRPr="00903DBA">
        <w:rPr>
          <w:highlight w:val="white"/>
        </w:rPr>
        <w:t xml:space="preserve">  public static FileInfo Path = null;</w:t>
      </w:r>
    </w:p>
    <w:p w14:paraId="3AD932E1" w14:textId="77777777" w:rsidR="009E5232" w:rsidRPr="00903DBA" w:rsidRDefault="009E5232" w:rsidP="009E5232">
      <w:pPr>
        <w:pStyle w:val="Code"/>
        <w:rPr>
          <w:highlight w:val="white"/>
        </w:rPr>
      </w:pPr>
      <w:r w:rsidRPr="00903DBA">
        <w:rPr>
          <w:highlight w:val="white"/>
        </w:rPr>
        <w:t xml:space="preserve">  public static int Line = 1;</w:t>
      </w:r>
    </w:p>
    <w:p w14:paraId="29D69DCB" w14:textId="0470543F" w:rsidR="00E40B78" w:rsidRPr="00903DBA" w:rsidRDefault="00A85C4A" w:rsidP="00E40B78">
      <w:r w:rsidRPr="00903DBA">
        <w:t>W</w:t>
      </w:r>
      <w:r w:rsidR="006F4DB2" w:rsidRPr="00903DBA">
        <w:t xml:space="preserve">e have </w:t>
      </w:r>
      <w:r w:rsidRPr="00903DBA">
        <w:t xml:space="preserve">now </w:t>
      </w:r>
      <w:r w:rsidR="006F4DB2" w:rsidRPr="00903DBA">
        <w:t xml:space="preserve">reached the part of the scanner where we define the scanner rules. We need rules for </w:t>
      </w:r>
      <w:r w:rsidR="00F14393" w:rsidRPr="00903DBA">
        <w:t xml:space="preserve">names as well as </w:t>
      </w:r>
      <w:r w:rsidR="001B1CC5" w:rsidRPr="00903DBA">
        <w:t>octal, decimal, and hexadecimal</w:t>
      </w:r>
      <w:r w:rsidR="00F14393" w:rsidRPr="00903DBA">
        <w:t xml:space="preserve">, </w:t>
      </w:r>
      <w:r w:rsidR="001B1CC5" w:rsidRPr="00903DBA">
        <w:t xml:space="preserve">floating, string and character values. </w:t>
      </w:r>
      <w:r w:rsidR="00E40B78" w:rsidRPr="00903DBA">
        <w:t>However, the regular expressions for values are a bit more complicated. There are several kinds of values:</w:t>
      </w:r>
    </w:p>
    <w:p w14:paraId="29704658" w14:textId="21CA40F3" w:rsidR="00E40B78" w:rsidRDefault="00E40B78" w:rsidP="00477426">
      <w:pPr>
        <w:pStyle w:val="SourceCodeBoxText"/>
        <w:framePr w:wrap="around"/>
      </w:pPr>
      <w:r w:rsidRPr="00903DBA">
        <w:t>Octal. An octal value starts with a zero that is followed by zero or more digits between zero and eight, inclusive.</w:t>
      </w:r>
    </w:p>
    <w:p w14:paraId="62BCBFDB" w14:textId="77777777" w:rsidR="00D83B61" w:rsidRPr="00903DBA" w:rsidRDefault="00D83B61" w:rsidP="00D83B61">
      <w:pPr>
        <w:pStyle w:val="Code"/>
        <w:ind w:firstLine="720"/>
        <w:rPr>
          <w:highlight w:val="white"/>
        </w:rPr>
      </w:pPr>
      <w:r w:rsidRPr="00903DBA">
        <w:rPr>
          <w:highlight w:val="white"/>
        </w:rPr>
        <w:t>OCTAL_VALUE [\+\-]?0[0-7]*</w:t>
      </w:r>
    </w:p>
    <w:p w14:paraId="53477064" w14:textId="0B4EEDD6" w:rsidR="00E40B78" w:rsidRDefault="00E40B78" w:rsidP="00477426">
      <w:pPr>
        <w:pStyle w:val="SourceCodeBoxText"/>
        <w:framePr w:wrap="around"/>
      </w:pPr>
      <w:r w:rsidRPr="00903DBA">
        <w:t>Decimal. A decimal value is made up by one or more digits.</w:t>
      </w:r>
    </w:p>
    <w:p w14:paraId="198A9061" w14:textId="77777777" w:rsidR="00D83B61" w:rsidRPr="00903DBA" w:rsidRDefault="00D83B61" w:rsidP="00D83B61">
      <w:pPr>
        <w:pStyle w:val="Code"/>
        <w:ind w:firstLine="720"/>
        <w:rPr>
          <w:highlight w:val="white"/>
        </w:rPr>
      </w:pPr>
      <w:r w:rsidRPr="00903DBA">
        <w:rPr>
          <w:highlight w:val="white"/>
        </w:rPr>
        <w:t>DECIMAL_VALUE [\+\-]?[1-9][0-9]*</w:t>
      </w:r>
    </w:p>
    <w:p w14:paraId="76AF7EAC" w14:textId="4C7F42B6" w:rsidR="00E40B78" w:rsidRDefault="00E40B78" w:rsidP="00477426">
      <w:pPr>
        <w:pStyle w:val="SourceCodeBoxText"/>
        <w:framePr w:wrap="around"/>
      </w:pPr>
      <w:r w:rsidRPr="00903DBA">
        <w:t xml:space="preserve">Hexadecimal. A hexadecimal value starts with zero, followed by a </w:t>
      </w:r>
      <w:r w:rsidR="00A85C4A" w:rsidRPr="00903DBA">
        <w:t xml:space="preserve">lowercase ‘x’ or </w:t>
      </w:r>
      <w:r w:rsidR="002F6D94">
        <w:t xml:space="preserve">an </w:t>
      </w:r>
      <w:r w:rsidR="00A85C4A" w:rsidRPr="00903DBA">
        <w:t>uppercase ‘X’</w:t>
      </w:r>
      <w:r w:rsidRPr="00903DBA">
        <w:t xml:space="preserve"> and one o</w:t>
      </w:r>
      <w:r w:rsidR="00A85C4A" w:rsidRPr="00903DBA">
        <w:t>r</w:t>
      </w:r>
      <w:r w:rsidRPr="00903DBA">
        <w:t xml:space="preserve"> more hexadecimal digits.</w:t>
      </w:r>
    </w:p>
    <w:p w14:paraId="2F1A9CA4" w14:textId="77777777" w:rsidR="00D83B61" w:rsidRPr="00903DBA" w:rsidRDefault="00D83B61" w:rsidP="00D83B61">
      <w:pPr>
        <w:pStyle w:val="Code"/>
        <w:ind w:firstLine="720"/>
        <w:rPr>
          <w:highlight w:val="white"/>
        </w:rPr>
      </w:pPr>
      <w:r w:rsidRPr="00903DBA">
        <w:rPr>
          <w:highlight w:val="white"/>
        </w:rPr>
        <w:t>HEXADECIMAL_VALUE [\+\-]?0[xX][0-9a-fA-F]+</w:t>
      </w:r>
    </w:p>
    <w:p w14:paraId="459B7E3A" w14:textId="3C248248" w:rsidR="00E40B78" w:rsidRDefault="00E40B78" w:rsidP="00477426">
      <w:pPr>
        <w:pStyle w:val="SourceCodeBoxText"/>
        <w:framePr w:wrap="around"/>
      </w:pPr>
      <w:r w:rsidRPr="00903DBA">
        <w:t>Floating</w:t>
      </w:r>
      <w:r w:rsidR="002F6D94">
        <w:t xml:space="preserve"> point</w:t>
      </w:r>
      <w:r w:rsidRPr="00903DBA">
        <w:t xml:space="preserve">. A floating value starts with one or more digits followed by a dot and zero or more digits or starts with a dot followed by one or more digits. It is possible to add an exponent part that starts with a </w:t>
      </w:r>
      <w:r w:rsidR="008737FB" w:rsidRPr="00903DBA">
        <w:t xml:space="preserve">lowercase ‘e’ or </w:t>
      </w:r>
      <w:r w:rsidR="00762530">
        <w:t xml:space="preserve">an </w:t>
      </w:r>
      <w:r w:rsidR="008737FB" w:rsidRPr="00903DBA">
        <w:t>uppercase</w:t>
      </w:r>
      <w:r w:rsidRPr="00903DBA">
        <w:t xml:space="preserve"> </w:t>
      </w:r>
      <w:r w:rsidR="008737FB" w:rsidRPr="00903DBA">
        <w:t>‘E’</w:t>
      </w:r>
      <w:r w:rsidRPr="00903DBA">
        <w:t xml:space="preserve">, followed by a potential plus or minus sign and one or more digits. Finally, a floating value can also be made up by one or more digits without a dot, followed by a </w:t>
      </w:r>
      <w:r w:rsidR="008737FB" w:rsidRPr="00903DBA">
        <w:t xml:space="preserve">lowercase ‘e’ </w:t>
      </w:r>
      <w:r w:rsidR="001F6F83">
        <w:t>or an uppercase</w:t>
      </w:r>
      <w:r w:rsidRPr="00903DBA">
        <w:t xml:space="preserve"> </w:t>
      </w:r>
      <w:r w:rsidR="008737FB" w:rsidRPr="00903DBA">
        <w:t>‘E’</w:t>
      </w:r>
      <w:r w:rsidRPr="00903DBA">
        <w:t>, a possible plus or minus sign, and one or more digits.</w:t>
      </w:r>
    </w:p>
    <w:p w14:paraId="65B70D62" w14:textId="77777777" w:rsidR="004428BB" w:rsidRPr="004428BB" w:rsidRDefault="004428BB" w:rsidP="004428BB">
      <w:pPr>
        <w:pStyle w:val="Code"/>
        <w:ind w:firstLine="720"/>
        <w:rPr>
          <w:highlight w:val="white"/>
        </w:rPr>
      </w:pPr>
      <w:r w:rsidRPr="004428BB">
        <w:rPr>
          <w:highlight w:val="white"/>
        </w:rPr>
        <w:t>DECIMAL_PART [\+\-]?([0-9]+|[0-9]+\.[0-9]*|\.[0-9]+)</w:t>
      </w:r>
    </w:p>
    <w:p w14:paraId="3A8959AB" w14:textId="77777777" w:rsidR="004428BB" w:rsidRPr="004428BB" w:rsidRDefault="004428BB" w:rsidP="004428BB">
      <w:pPr>
        <w:pStyle w:val="Code"/>
        <w:ind w:left="720"/>
        <w:rPr>
          <w:highlight w:val="white"/>
        </w:rPr>
      </w:pPr>
      <w:r w:rsidRPr="004428BB">
        <w:rPr>
          <w:highlight w:val="white"/>
        </w:rPr>
        <w:t>EXPONENT_PART (([eE][\+\-]?[0-9]+)?|[0-9]+[eE][\+\-]?[0-9]+)([fF]|[lL])?</w:t>
      </w:r>
    </w:p>
    <w:p w14:paraId="4241D2A2" w14:textId="77777777" w:rsidR="004428BB" w:rsidRPr="004428BB" w:rsidRDefault="004428BB" w:rsidP="004428BB">
      <w:pPr>
        <w:pStyle w:val="Code"/>
        <w:ind w:firstLine="720"/>
        <w:rPr>
          <w:highlight w:val="white"/>
        </w:rPr>
      </w:pPr>
      <w:r w:rsidRPr="004428BB">
        <w:rPr>
          <w:highlight w:val="white"/>
        </w:rPr>
        <w:t>FLOATING_VALUE {DECIMAL_PART}{EXPONENT_PART}</w:t>
      </w:r>
    </w:p>
    <w:p w14:paraId="794646B7" w14:textId="61B03DF0" w:rsidR="00E40B78" w:rsidRPr="00903DBA" w:rsidRDefault="00E40B78" w:rsidP="00E40B78">
      <w:r w:rsidRPr="00903DBA">
        <w:t xml:space="preserve">The decimal values can be appended by </w:t>
      </w:r>
      <w:r w:rsidR="005D596A" w:rsidRPr="00903DBA">
        <w:t xml:space="preserve">the </w:t>
      </w:r>
      <w:r w:rsidR="008737FB" w:rsidRPr="00903DBA">
        <w:t xml:space="preserve">lowercase </w:t>
      </w:r>
      <w:r w:rsidR="005F0818" w:rsidRPr="00903DBA">
        <w:t xml:space="preserve">‘u’ </w:t>
      </w:r>
      <w:r w:rsidR="001F6F83">
        <w:t>or an uppercase</w:t>
      </w:r>
      <w:r w:rsidRPr="00903DBA">
        <w:t xml:space="preserve"> </w:t>
      </w:r>
      <w:r w:rsidR="008E2F09" w:rsidRPr="00903DBA">
        <w:t>‘</w:t>
      </w:r>
      <w:r w:rsidR="005F0818" w:rsidRPr="00903DBA">
        <w:t>U</w:t>
      </w:r>
      <w:r w:rsidR="008E2F09" w:rsidRPr="00903DBA">
        <w:t>’</w:t>
      </w:r>
      <w:r w:rsidRPr="00903DBA">
        <w:t xml:space="preserve"> to indicate an unsigned value and </w:t>
      </w:r>
      <w:r w:rsidR="00957176" w:rsidRPr="00903DBA">
        <w:t>the</w:t>
      </w:r>
      <w:r w:rsidRPr="00903DBA">
        <w:t xml:space="preserve"> </w:t>
      </w:r>
      <w:r w:rsidR="008737FB" w:rsidRPr="00903DBA">
        <w:t xml:space="preserve">lowercase ‘s’ or ‘l’ </w:t>
      </w:r>
      <w:r w:rsidR="001F6F83">
        <w:t>or an uppercase</w:t>
      </w:r>
      <w:r w:rsidR="00482F57" w:rsidRPr="00903DBA">
        <w:t xml:space="preserve"> ‘</w:t>
      </w:r>
      <w:r w:rsidR="008737FB" w:rsidRPr="00903DBA">
        <w:t>S</w:t>
      </w:r>
      <w:r w:rsidR="00482F57" w:rsidRPr="00903DBA">
        <w:t>’</w:t>
      </w:r>
      <w:r w:rsidRPr="00903DBA">
        <w:t xml:space="preserve"> or </w:t>
      </w:r>
      <w:r w:rsidR="00482F57" w:rsidRPr="00903DBA">
        <w:t>‘</w:t>
      </w:r>
      <w:r w:rsidR="008737FB" w:rsidRPr="00903DBA">
        <w:t>L</w:t>
      </w:r>
      <w:r w:rsidR="00482F57" w:rsidRPr="00903DBA">
        <w:t>’</w:t>
      </w:r>
      <w:r w:rsidRPr="00903DBA">
        <w:t xml:space="preserve"> to indicate a short or long value. In the same way, a floating value can be appended by a </w:t>
      </w:r>
      <w:r w:rsidR="008737FB" w:rsidRPr="00903DBA">
        <w:t xml:space="preserve">lowercase </w:t>
      </w:r>
      <w:r w:rsidR="005F0818" w:rsidRPr="00903DBA">
        <w:t xml:space="preserve">‘f’ or ‘l’ </w:t>
      </w:r>
      <w:r w:rsidR="001F6F83">
        <w:t>or an uppercase</w:t>
      </w:r>
      <w:r w:rsidRPr="00903DBA">
        <w:t xml:space="preserve"> </w:t>
      </w:r>
      <w:r w:rsidR="005F0818" w:rsidRPr="00903DBA">
        <w:t>‘F’</w:t>
      </w:r>
      <w:r w:rsidRPr="00903DBA">
        <w:t xml:space="preserve"> or </w:t>
      </w:r>
      <w:r w:rsidR="005F0818" w:rsidRPr="00903DBA">
        <w:t>‘L’</w:t>
      </w:r>
      <w:r w:rsidRPr="00903DBA">
        <w:t xml:space="preserve"> to indicate a float or long double.</w:t>
      </w:r>
    </w:p>
    <w:p w14:paraId="523194AD" w14:textId="77777777" w:rsidR="00A156FA" w:rsidRPr="00903DBA" w:rsidRDefault="00A156FA" w:rsidP="00A156FA">
      <w:pPr>
        <w:pStyle w:val="Code"/>
        <w:rPr>
          <w:highlight w:val="white"/>
        </w:rPr>
      </w:pPr>
      <w:r w:rsidRPr="00903DBA">
        <w:rPr>
          <w:highlight w:val="white"/>
        </w:rPr>
        <w:t>POSTFIX ([uU]?[sSlL]?)|([sSlL]?[uU]?)</w:t>
      </w:r>
    </w:p>
    <w:p w14:paraId="7270EA0A" w14:textId="77777777" w:rsidR="00A80A35" w:rsidRPr="00903DBA" w:rsidRDefault="00A80A35" w:rsidP="00A80A35">
      <w:pPr>
        <w:pStyle w:val="Code"/>
        <w:rPr>
          <w:highlight w:val="white"/>
        </w:rPr>
      </w:pPr>
      <w:r w:rsidRPr="00903DBA">
        <w:rPr>
          <w:highlight w:val="white"/>
        </w:rPr>
        <w:t>INTEGRAL_VALUE ({DECIMAL_VALUE}|{OCTAL_VALUE}|{HEXADECIMAL_VALUE}){POSTFIX}</w:t>
      </w:r>
    </w:p>
    <w:p w14:paraId="341E64D5" w14:textId="61301EF5" w:rsidR="008146AF" w:rsidRPr="00903DBA" w:rsidRDefault="00E40B78" w:rsidP="00BE3733">
      <w:r w:rsidRPr="00903DBA">
        <w:t xml:space="preserve">A character </w:t>
      </w:r>
      <w:r w:rsidR="00B01CE6" w:rsidRPr="00903DBA">
        <w:t xml:space="preserve">is either two single quotation enclosing another </w:t>
      </w:r>
      <w:r w:rsidR="007627F2" w:rsidRPr="00903DBA">
        <w:t>single quotation preceded by a ba</w:t>
      </w:r>
      <w:r w:rsidR="00310655" w:rsidRPr="00903DBA">
        <w:t>c</w:t>
      </w:r>
      <w:r w:rsidR="007627F2" w:rsidRPr="00903DBA">
        <w:t>kslash (‘\’’)</w:t>
      </w:r>
      <w:r w:rsidR="008146AF" w:rsidRPr="00903DBA">
        <w:t xml:space="preserve"> or two single quotation mark enclosing everything except single </w:t>
      </w:r>
      <w:r w:rsidR="00A07550" w:rsidRPr="00903DBA">
        <w:t>quotation</w:t>
      </w:r>
      <w:r w:rsidR="008146AF" w:rsidRPr="00903DBA">
        <w:t xml:space="preserve"> marks.</w:t>
      </w:r>
    </w:p>
    <w:p w14:paraId="26E559C0" w14:textId="77777777" w:rsidR="00687DEC" w:rsidRPr="00903DBA" w:rsidRDefault="00687DEC" w:rsidP="00687DEC">
      <w:pPr>
        <w:pStyle w:val="Code"/>
        <w:rPr>
          <w:highlight w:val="white"/>
        </w:rPr>
      </w:pPr>
      <w:r w:rsidRPr="00903DBA">
        <w:rPr>
          <w:highlight w:val="white"/>
        </w:rPr>
        <w:lastRenderedPageBreak/>
        <w:t>CHAR_VALUE (\'\\\'\')|(\'[^\']*\')</w:t>
      </w:r>
    </w:p>
    <w:p w14:paraId="1813DDE8" w14:textId="0572DE45" w:rsidR="00E40B78" w:rsidRPr="00903DBA" w:rsidRDefault="008146AF" w:rsidP="00BE3733">
      <w:r w:rsidRPr="00903DBA">
        <w:t>A character</w:t>
      </w:r>
      <w:r w:rsidR="00B01CE6" w:rsidRPr="00903DBA">
        <w:t xml:space="preserve"> </w:t>
      </w:r>
      <w:r w:rsidR="00E40B78" w:rsidRPr="00903DBA">
        <w:t>starts with single</w:t>
      </w:r>
      <w:r w:rsidR="00952CD9" w:rsidRPr="00903DBA">
        <w:t xml:space="preserve"> </w:t>
      </w:r>
      <w:r w:rsidR="00E40B78" w:rsidRPr="00903DBA">
        <w:t>quot</w:t>
      </w:r>
      <w:r w:rsidR="00952CD9" w:rsidRPr="00903DBA">
        <w:t>ation mark</w:t>
      </w:r>
      <w:r w:rsidR="00E40B78" w:rsidRPr="00903DBA">
        <w:t xml:space="preserve"> followed by one or more occurrences of </w:t>
      </w:r>
      <w:r w:rsidR="00FC57B8" w:rsidRPr="00903DBA">
        <w:t>any</w:t>
      </w:r>
      <w:r w:rsidR="00E40B78" w:rsidRPr="00903DBA">
        <w:t>thing except a single</w:t>
      </w:r>
      <w:r w:rsidR="00952CD9" w:rsidRPr="00903DBA">
        <w:t xml:space="preserve"> quotation mark </w:t>
      </w:r>
      <w:r w:rsidR="00E40B78" w:rsidRPr="00903DBA">
        <w:t>and is terminated by a</w:t>
      </w:r>
      <w:r w:rsidR="00952CD9" w:rsidRPr="00903DBA">
        <w:t>nother</w:t>
      </w:r>
      <w:r w:rsidR="00E40B78" w:rsidRPr="00903DBA">
        <w:t xml:space="preserve"> </w:t>
      </w:r>
      <w:r w:rsidR="00D9230E" w:rsidRPr="00903DBA">
        <w:t>single</w:t>
      </w:r>
      <w:r w:rsidR="00952CD9" w:rsidRPr="00903DBA">
        <w:t xml:space="preserve"> </w:t>
      </w:r>
      <w:r w:rsidR="00E40B78" w:rsidRPr="00903DBA">
        <w:t>quot</w:t>
      </w:r>
      <w:r w:rsidR="00952CD9" w:rsidRPr="00903DBA">
        <w:t>ation mark</w:t>
      </w:r>
      <w:r w:rsidR="00E40B78" w:rsidRPr="00903DBA">
        <w:t xml:space="preserve">. </w:t>
      </w:r>
      <w:r w:rsidR="00952CD9" w:rsidRPr="00903DBA">
        <w:t xml:space="preserve">However, there may be a single </w:t>
      </w:r>
      <w:r w:rsidR="00E80D87" w:rsidRPr="00903DBA">
        <w:t xml:space="preserve">quotation mark if it is </w:t>
      </w:r>
      <w:r w:rsidR="00775365" w:rsidRPr="00903DBA">
        <w:t>preceded</w:t>
      </w:r>
      <w:r w:rsidR="00E80D87" w:rsidRPr="00903DBA">
        <w:t xml:space="preserve"> by a </w:t>
      </w:r>
      <w:r w:rsidR="00775365" w:rsidRPr="00903DBA">
        <w:t>backslash</w:t>
      </w:r>
      <w:r w:rsidR="00E80D87" w:rsidRPr="00903DBA">
        <w:t>.</w:t>
      </w:r>
      <w:r w:rsidR="00503231" w:rsidRPr="00903DBA">
        <w:t xml:space="preserve"> </w:t>
      </w:r>
      <w:r w:rsidR="00F27411" w:rsidRPr="00903DBA">
        <w:t>Since the q</w:t>
      </w:r>
      <w:r w:rsidR="00337AFE" w:rsidRPr="00903DBA">
        <w:t>uo</w:t>
      </w:r>
      <w:r w:rsidR="00F27411" w:rsidRPr="00903DBA">
        <w:t>tation mark and ba</w:t>
      </w:r>
      <w:r w:rsidR="001F7665" w:rsidRPr="00903DBA">
        <w:t>c</w:t>
      </w:r>
      <w:r w:rsidR="00F27411" w:rsidRPr="00903DBA">
        <w:t xml:space="preserve">kslash are character with special meaning, we need to </w:t>
      </w:r>
      <w:r w:rsidR="00337AFE" w:rsidRPr="00903DBA">
        <w:t>precede</w:t>
      </w:r>
      <w:r w:rsidR="00F27411" w:rsidRPr="00903DBA">
        <w:t xml:space="preserve"> </w:t>
      </w:r>
      <w:r w:rsidR="00063EA2" w:rsidRPr="00903DBA">
        <w:t xml:space="preserve">them </w:t>
      </w:r>
      <w:r w:rsidR="00337AFE" w:rsidRPr="00903DBA">
        <w:t>with</w:t>
      </w:r>
      <w:r w:rsidR="00F27411" w:rsidRPr="00903DBA">
        <w:t xml:space="preserve"> backslashes. </w:t>
      </w:r>
      <w:r w:rsidR="00FC57B8" w:rsidRPr="00903DBA">
        <w:t>N</w:t>
      </w:r>
      <w:r w:rsidR="00503231" w:rsidRPr="00903DBA">
        <w:t>ote that we do not need the backslash when the quotation mark is enclosed by brackets.</w:t>
      </w:r>
    </w:p>
    <w:p w14:paraId="3E5DF689" w14:textId="0E424344" w:rsidR="000C7CA0" w:rsidRPr="00903DBA" w:rsidRDefault="000C7CA0" w:rsidP="000C7CA0">
      <w:pPr>
        <w:pStyle w:val="Code"/>
        <w:rPr>
          <w:highlight w:val="white"/>
        </w:rPr>
      </w:pPr>
      <w:r w:rsidRPr="00903DBA">
        <w:rPr>
          <w:highlight w:val="white"/>
        </w:rPr>
        <w:t>CHAR_VALUE \'(\\\'|[^'])*\'</w:t>
      </w:r>
    </w:p>
    <w:p w14:paraId="4929F649" w14:textId="03AA3CD2" w:rsidR="002A3533" w:rsidRPr="00903DBA" w:rsidRDefault="002A3533" w:rsidP="002A3533">
      <w:pPr>
        <w:rPr>
          <w:highlight w:val="white"/>
        </w:rPr>
      </w:pPr>
      <w:r w:rsidRPr="00903DBA">
        <w:t xml:space="preserve">In the same way, a string starts with a </w:t>
      </w:r>
      <w:r w:rsidR="00775365" w:rsidRPr="00903DBA">
        <w:t>double quotation mark</w:t>
      </w:r>
      <w:r w:rsidRPr="00903DBA">
        <w:t xml:space="preserve"> followed by anything except </w:t>
      </w:r>
      <w:r w:rsidR="00775365" w:rsidRPr="00903DBA">
        <w:t>double quotation mark</w:t>
      </w:r>
      <w:r w:rsidRPr="00903DBA">
        <w:t xml:space="preserve"> and is terminated by a</w:t>
      </w:r>
      <w:r w:rsidR="00F97937" w:rsidRPr="00903DBA">
        <w:t>nother</w:t>
      </w:r>
      <w:r w:rsidRPr="00903DBA">
        <w:t xml:space="preserve"> </w:t>
      </w:r>
      <w:r w:rsidR="00775365" w:rsidRPr="00903DBA">
        <w:t>double quotation mark</w:t>
      </w:r>
      <w:r w:rsidRPr="00903DBA">
        <w:t>.</w:t>
      </w:r>
      <w:r w:rsidR="00C97806" w:rsidRPr="00903DBA">
        <w:t xml:space="preserve"> </w:t>
      </w:r>
      <w:r w:rsidR="006557ED" w:rsidRPr="00903DBA">
        <w:t>However, t</w:t>
      </w:r>
      <w:r w:rsidR="00C97806" w:rsidRPr="00903DBA">
        <w:t>he string may hold double quotations marks if they are proceeded by backslashes.</w:t>
      </w:r>
    </w:p>
    <w:p w14:paraId="3621EBA8" w14:textId="693C435D" w:rsidR="0097105C" w:rsidRPr="00903DBA" w:rsidRDefault="0097105C" w:rsidP="0097105C">
      <w:pPr>
        <w:pStyle w:val="Code"/>
        <w:rPr>
          <w:highlight w:val="white"/>
        </w:rPr>
      </w:pPr>
      <w:bookmarkStart w:id="26" w:name="_Ref418260937"/>
      <w:r w:rsidRPr="00903DBA">
        <w:rPr>
          <w:highlight w:val="white"/>
        </w:rPr>
        <w:t>STRING_VALUE \"(\\\"|[^"])*\"</w:t>
      </w:r>
    </w:p>
    <w:p w14:paraId="6188CF2C" w14:textId="4F4D792B" w:rsidR="001C01A4" w:rsidRPr="00903DBA" w:rsidRDefault="00D77411" w:rsidP="006274C4">
      <w:pPr>
        <w:rPr>
          <w:highlight w:val="white"/>
        </w:rPr>
      </w:pPr>
      <w:r w:rsidRPr="00903DBA">
        <w:rPr>
          <w:highlight w:val="white"/>
        </w:rPr>
        <w:t>N</w:t>
      </w:r>
      <w:r w:rsidR="00AE7175" w:rsidRPr="00903DBA">
        <w:rPr>
          <w:highlight w:val="white"/>
        </w:rPr>
        <w:t>ame</w:t>
      </w:r>
      <w:r w:rsidRPr="00903DBA">
        <w:rPr>
          <w:highlight w:val="white"/>
        </w:rPr>
        <w:t xml:space="preserve">s are used to identify variables, constants, </w:t>
      </w:r>
      <w:r w:rsidR="00E4503B" w:rsidRPr="00903DBA">
        <w:rPr>
          <w:highlight w:val="white"/>
        </w:rPr>
        <w:t xml:space="preserve">struct and unions, </w:t>
      </w:r>
      <w:r w:rsidR="002D286B" w:rsidRPr="00903DBA">
        <w:rPr>
          <w:highlight w:val="white"/>
        </w:rPr>
        <w:t xml:space="preserve">enumerations, </w:t>
      </w:r>
      <w:r w:rsidRPr="00903DBA">
        <w:rPr>
          <w:highlight w:val="white"/>
        </w:rPr>
        <w:t>function</w:t>
      </w:r>
      <w:r w:rsidR="00E4503B" w:rsidRPr="00903DBA">
        <w:rPr>
          <w:highlight w:val="white"/>
        </w:rPr>
        <w:t>s</w:t>
      </w:r>
      <w:r w:rsidRPr="00903DBA">
        <w:rPr>
          <w:highlight w:val="white"/>
        </w:rPr>
        <w:t xml:space="preserve">, and macros. They </w:t>
      </w:r>
      <w:r w:rsidR="00AE7175" w:rsidRPr="00903DBA">
        <w:rPr>
          <w:highlight w:val="white"/>
        </w:rPr>
        <w:t>start with a lett</w:t>
      </w:r>
      <w:r w:rsidR="006233E0" w:rsidRPr="00903DBA">
        <w:rPr>
          <w:highlight w:val="white"/>
        </w:rPr>
        <w:t>e</w:t>
      </w:r>
      <w:r w:rsidR="00AE7175" w:rsidRPr="00903DBA">
        <w:rPr>
          <w:highlight w:val="white"/>
        </w:rPr>
        <w:t xml:space="preserve">r </w:t>
      </w:r>
      <w:r w:rsidR="006233E0" w:rsidRPr="00903DBA">
        <w:rPr>
          <w:highlight w:val="white"/>
        </w:rPr>
        <w:t xml:space="preserve">or an </w:t>
      </w:r>
      <w:r w:rsidR="00AE7175" w:rsidRPr="00903DBA">
        <w:rPr>
          <w:highlight w:val="white"/>
        </w:rPr>
        <w:t>underscore</w:t>
      </w:r>
      <w:r w:rsidR="009129FF" w:rsidRPr="00903DBA">
        <w:rPr>
          <w:highlight w:val="white"/>
        </w:rPr>
        <w:t xml:space="preserve"> (’_’)</w:t>
      </w:r>
      <w:r w:rsidR="00AE7175" w:rsidRPr="00903DBA">
        <w:rPr>
          <w:highlight w:val="white"/>
        </w:rPr>
        <w:t xml:space="preserve">, </w:t>
      </w:r>
      <w:r w:rsidR="00E12163" w:rsidRPr="00903DBA">
        <w:rPr>
          <w:highlight w:val="white"/>
        </w:rPr>
        <w:t xml:space="preserve">that </w:t>
      </w:r>
      <w:r w:rsidR="00AE7175" w:rsidRPr="00903DBA">
        <w:rPr>
          <w:highlight w:val="white"/>
        </w:rPr>
        <w:t xml:space="preserve">is </w:t>
      </w:r>
      <w:r w:rsidR="00D4741E" w:rsidRPr="00903DBA">
        <w:rPr>
          <w:highlight w:val="white"/>
        </w:rPr>
        <w:t>optionally</w:t>
      </w:r>
      <w:r w:rsidR="00AE7175" w:rsidRPr="00903DBA">
        <w:rPr>
          <w:highlight w:val="white"/>
        </w:rPr>
        <w:t xml:space="preserve"> </w:t>
      </w:r>
      <w:r w:rsidR="002F7E86" w:rsidRPr="00903DBA">
        <w:rPr>
          <w:highlight w:val="white"/>
        </w:rPr>
        <w:t xml:space="preserve">followed </w:t>
      </w:r>
      <w:r w:rsidR="00AE7175" w:rsidRPr="00903DBA">
        <w:rPr>
          <w:highlight w:val="white"/>
        </w:rPr>
        <w:t xml:space="preserve">by </w:t>
      </w:r>
      <w:r w:rsidR="001C01A4" w:rsidRPr="00903DBA">
        <w:rPr>
          <w:highlight w:val="white"/>
        </w:rPr>
        <w:t>letters, digits, or underscores.</w:t>
      </w:r>
    </w:p>
    <w:p w14:paraId="299EAC6A" w14:textId="57A51F93" w:rsidR="00311885" w:rsidRPr="00903DBA" w:rsidRDefault="00311885" w:rsidP="00311885">
      <w:pPr>
        <w:pStyle w:val="Code"/>
        <w:rPr>
          <w:highlight w:val="white"/>
        </w:rPr>
      </w:pPr>
      <w:r w:rsidRPr="00903DBA">
        <w:rPr>
          <w:highlight w:val="white"/>
        </w:rPr>
        <w:t>NAME [a-zA-Z_][a-zA-Z0-9_]*</w:t>
      </w:r>
    </w:p>
    <w:p w14:paraId="071C1901" w14:textId="77777777" w:rsidR="00346FF2" w:rsidRPr="00903DBA" w:rsidRDefault="00346FF2" w:rsidP="00346FF2">
      <w:pPr>
        <w:rPr>
          <w:highlight w:val="white"/>
        </w:rPr>
      </w:pPr>
      <w:r w:rsidRPr="00903DBA">
        <w:rPr>
          <w:highlight w:val="white"/>
        </w:rPr>
        <w:t xml:space="preserve">Register names are used internally only, when performing system calls. They start with the text “register_” followed by the name of the register. </w:t>
      </w:r>
    </w:p>
    <w:p w14:paraId="5BF7FDC0" w14:textId="77777777" w:rsidR="00346FF2" w:rsidRPr="00903DBA" w:rsidRDefault="00346FF2" w:rsidP="00346FF2">
      <w:pPr>
        <w:pStyle w:val="Code"/>
        <w:rPr>
          <w:highlight w:val="white"/>
        </w:rPr>
      </w:pPr>
      <w:r w:rsidRPr="00903DBA">
        <w:rPr>
          <w:highlight w:val="white"/>
        </w:rPr>
        <w:t>REGISTER_NAME "register_"[a-z]+</w:t>
      </w:r>
    </w:p>
    <w:p w14:paraId="4EEB01FB" w14:textId="32C5F3E4" w:rsidR="00B6557E" w:rsidRPr="00903DBA" w:rsidRDefault="006274C4" w:rsidP="00F71851">
      <w:r w:rsidRPr="00903DBA">
        <w:rPr>
          <w:highlight w:val="white"/>
        </w:rPr>
        <w:t xml:space="preserve">The path line is used to keeping track of the current line number. It is used by the </w:t>
      </w:r>
      <w:r w:rsidR="00F71851" w:rsidRPr="00903DBA">
        <w:rPr>
          <w:highlight w:val="white"/>
        </w:rPr>
        <w:t>preprocessor</w:t>
      </w:r>
      <w:r w:rsidRPr="00903DBA">
        <w:rPr>
          <w:highlight w:val="white"/>
        </w:rPr>
        <w:t xml:space="preserve"> macro __LINE__, and </w:t>
      </w:r>
      <w:r w:rsidR="00B11E36" w:rsidRPr="00903DBA">
        <w:rPr>
          <w:highlight w:val="white"/>
        </w:rPr>
        <w:t>when reporting errors.</w:t>
      </w:r>
      <w:r w:rsidR="00F71851" w:rsidRPr="00903DBA">
        <w:t xml:space="preserve"> The path line </w:t>
      </w:r>
      <w:r w:rsidR="00B6557E" w:rsidRPr="00903DBA">
        <w:t xml:space="preserve">starts with </w:t>
      </w:r>
      <w:r w:rsidR="00F71851" w:rsidRPr="00903DBA">
        <w:t xml:space="preserve">a dollar sign followed by anything except newline (the dot represents every character except newline) </w:t>
      </w:r>
      <w:r w:rsidR="00B6557E" w:rsidRPr="00903DBA">
        <w:t>and ends with another dollar sign.</w:t>
      </w:r>
    </w:p>
    <w:p w14:paraId="47491F3F" w14:textId="6968764C" w:rsidR="00311885" w:rsidRPr="00903DBA" w:rsidRDefault="00311885" w:rsidP="00311885">
      <w:pPr>
        <w:pStyle w:val="Code"/>
        <w:rPr>
          <w:highlight w:val="white"/>
        </w:rPr>
      </w:pPr>
      <w:r w:rsidRPr="00903DBA">
        <w:rPr>
          <w:highlight w:val="white"/>
        </w:rPr>
        <w:t>PATH_LINE \$.*\$</w:t>
      </w:r>
    </w:p>
    <w:p w14:paraId="4377DE5F" w14:textId="6B1DB63B" w:rsidR="00B6557E" w:rsidRPr="00903DBA" w:rsidRDefault="00B11E36" w:rsidP="00B11E36">
      <w:r w:rsidRPr="00903DBA">
        <w:rPr>
          <w:highlight w:val="white"/>
        </w:rPr>
        <w:t>A white space is a</w:t>
      </w:r>
      <w:r w:rsidR="00B6557E" w:rsidRPr="00903DBA">
        <w:rPr>
          <w:highlight w:val="white"/>
        </w:rPr>
        <w:t xml:space="preserve"> space or any character that can substitute as a space; that is</w:t>
      </w:r>
      <w:r w:rsidR="00B6557E" w:rsidRPr="00903DBA">
        <w:t xml:space="preserve"> </w:t>
      </w:r>
      <w:r w:rsidR="001955F1" w:rsidRPr="00903DBA">
        <w:t xml:space="preserve">horizontal </w:t>
      </w:r>
      <w:r w:rsidR="00B6557E" w:rsidRPr="00903DBA">
        <w:t xml:space="preserve">tabulator, return, newline, </w:t>
      </w:r>
      <w:r w:rsidR="001955F1" w:rsidRPr="00903DBA">
        <w:t>and</w:t>
      </w:r>
      <w:r w:rsidR="00B6557E" w:rsidRPr="00903DBA">
        <w:t xml:space="preserve"> form feed.</w:t>
      </w:r>
    </w:p>
    <w:p w14:paraId="5B408B54" w14:textId="77777777" w:rsidR="00311885" w:rsidRPr="00903DBA" w:rsidRDefault="00311885" w:rsidP="00311885">
      <w:pPr>
        <w:pStyle w:val="Code"/>
        <w:rPr>
          <w:highlight w:val="white"/>
        </w:rPr>
      </w:pPr>
      <w:r w:rsidRPr="00903DBA">
        <w:rPr>
          <w:highlight w:val="white"/>
        </w:rPr>
        <w:t>WHITE_SPACE [ \t\r\n\f]</w:t>
      </w:r>
    </w:p>
    <w:p w14:paraId="562DEE61" w14:textId="634C668F" w:rsidR="00311885" w:rsidRPr="00903DBA" w:rsidRDefault="005553F6" w:rsidP="005553F6">
      <w:pPr>
        <w:rPr>
          <w:highlight w:val="white"/>
        </w:rPr>
      </w:pPr>
      <w:r w:rsidRPr="00903DBA">
        <w:rPr>
          <w:highlight w:val="white"/>
        </w:rPr>
        <w:t xml:space="preserve">The next section holds the </w:t>
      </w:r>
      <w:r w:rsidR="009746D3" w:rsidRPr="00903DBA">
        <w:rPr>
          <w:highlight w:val="white"/>
        </w:rPr>
        <w:t xml:space="preserve">actions of </w:t>
      </w:r>
      <w:r w:rsidR="006D53AF" w:rsidRPr="00903DBA">
        <w:rPr>
          <w:highlight w:val="white"/>
        </w:rPr>
        <w:t>keyword</w:t>
      </w:r>
      <w:r w:rsidR="009746D3" w:rsidRPr="00903DBA">
        <w:rPr>
          <w:highlight w:val="white"/>
        </w:rPr>
        <w:t>s</w:t>
      </w:r>
      <w:r w:rsidR="001F77D6" w:rsidRPr="00903DBA">
        <w:rPr>
          <w:highlight w:val="white"/>
        </w:rPr>
        <w:t>, operators,</w:t>
      </w:r>
      <w:r w:rsidR="009746D3" w:rsidRPr="00903DBA">
        <w:rPr>
          <w:highlight w:val="white"/>
        </w:rPr>
        <w:t xml:space="preserve"> and </w:t>
      </w:r>
      <w:r w:rsidR="00033301" w:rsidRPr="00903DBA">
        <w:rPr>
          <w:highlight w:val="white"/>
        </w:rPr>
        <w:t>the rules defined above.</w:t>
      </w:r>
    </w:p>
    <w:p w14:paraId="3B1EE96A" w14:textId="77777777" w:rsidR="00311885" w:rsidRPr="00903DBA" w:rsidRDefault="00311885" w:rsidP="00311885">
      <w:pPr>
        <w:pStyle w:val="Code"/>
        <w:rPr>
          <w:highlight w:val="white"/>
        </w:rPr>
      </w:pPr>
      <w:r w:rsidRPr="00903DBA">
        <w:rPr>
          <w:highlight w:val="white"/>
        </w:rPr>
        <w:t>%%</w:t>
      </w:r>
    </w:p>
    <w:p w14:paraId="2BED49BF" w14:textId="0C3E37A9" w:rsidR="00311885" w:rsidRPr="00903DBA" w:rsidRDefault="00311885" w:rsidP="00311885">
      <w:pPr>
        <w:pStyle w:val="Code"/>
        <w:rPr>
          <w:highlight w:val="white"/>
        </w:rPr>
      </w:pPr>
      <w:r w:rsidRPr="00903DBA">
        <w:rPr>
          <w:highlight w:val="white"/>
        </w:rPr>
        <w:t xml:space="preserve">"auto"          { return ((int) Tokens.AUTO);          </w:t>
      </w:r>
      <w:r w:rsidR="00346FF2">
        <w:rPr>
          <w:highlight w:val="white"/>
        </w:rPr>
        <w:t>}</w:t>
      </w:r>
    </w:p>
    <w:p w14:paraId="4932EDBE" w14:textId="2FEC69FB" w:rsidR="00311885" w:rsidRPr="00903DBA" w:rsidRDefault="00311885" w:rsidP="00311885">
      <w:pPr>
        <w:pStyle w:val="Code"/>
        <w:rPr>
          <w:highlight w:val="white"/>
        </w:rPr>
      </w:pPr>
      <w:r w:rsidRPr="00903DBA">
        <w:rPr>
          <w:highlight w:val="white"/>
        </w:rPr>
        <w:t xml:space="preserve">"break"         { return ((int) Tokens.BREAK);         </w:t>
      </w:r>
      <w:r w:rsidR="00346FF2">
        <w:rPr>
          <w:highlight w:val="white"/>
        </w:rPr>
        <w:t>}</w:t>
      </w:r>
    </w:p>
    <w:p w14:paraId="41D76532" w14:textId="78730367" w:rsidR="00311885" w:rsidRPr="00903DBA" w:rsidRDefault="00311885" w:rsidP="00311885">
      <w:pPr>
        <w:pStyle w:val="Code"/>
        <w:rPr>
          <w:highlight w:val="white"/>
        </w:rPr>
      </w:pPr>
      <w:r w:rsidRPr="00903DBA">
        <w:rPr>
          <w:highlight w:val="white"/>
        </w:rPr>
        <w:t xml:space="preserve">"case"          { return ((int) Tokens.CASE);          </w:t>
      </w:r>
      <w:r w:rsidR="00346FF2">
        <w:rPr>
          <w:highlight w:val="white"/>
        </w:rPr>
        <w:t>}</w:t>
      </w:r>
    </w:p>
    <w:p w14:paraId="7F51FA77" w14:textId="669C8651" w:rsidR="00311885" w:rsidRPr="00903DBA" w:rsidRDefault="00311885" w:rsidP="00311885">
      <w:pPr>
        <w:pStyle w:val="Code"/>
        <w:rPr>
          <w:highlight w:val="white"/>
        </w:rPr>
      </w:pPr>
      <w:r w:rsidRPr="00903DBA">
        <w:rPr>
          <w:highlight w:val="white"/>
        </w:rPr>
        <w:t xml:space="preserve">"carry_flag"    { return ((int) Tokens.CARRY_FLAG);    </w:t>
      </w:r>
      <w:r w:rsidR="00346FF2">
        <w:rPr>
          <w:highlight w:val="white"/>
        </w:rPr>
        <w:t>}</w:t>
      </w:r>
    </w:p>
    <w:p w14:paraId="07029621" w14:textId="43C85326" w:rsidR="00311885" w:rsidRPr="00903DBA" w:rsidRDefault="00311885" w:rsidP="00311885">
      <w:pPr>
        <w:pStyle w:val="Code"/>
        <w:rPr>
          <w:highlight w:val="white"/>
        </w:rPr>
      </w:pPr>
      <w:r w:rsidRPr="00903DBA">
        <w:rPr>
          <w:highlight w:val="white"/>
        </w:rPr>
        <w:t xml:space="preserve">"char"          { return ((int) Tokens.CHAR);          </w:t>
      </w:r>
      <w:r w:rsidR="00346FF2">
        <w:rPr>
          <w:highlight w:val="white"/>
        </w:rPr>
        <w:t>}</w:t>
      </w:r>
    </w:p>
    <w:p w14:paraId="09461CE0" w14:textId="3D112A3C" w:rsidR="00311885" w:rsidRPr="00903DBA" w:rsidRDefault="00311885" w:rsidP="00311885">
      <w:pPr>
        <w:pStyle w:val="Code"/>
        <w:rPr>
          <w:highlight w:val="white"/>
        </w:rPr>
      </w:pPr>
      <w:r w:rsidRPr="00903DBA">
        <w:rPr>
          <w:highlight w:val="white"/>
        </w:rPr>
        <w:t xml:space="preserve">"const"         { return ((int) Tokens.CONSTANT);      </w:t>
      </w:r>
      <w:r w:rsidR="00346FF2">
        <w:rPr>
          <w:highlight w:val="white"/>
        </w:rPr>
        <w:t>}</w:t>
      </w:r>
    </w:p>
    <w:p w14:paraId="61CE6948" w14:textId="21D3F269" w:rsidR="00311885" w:rsidRPr="00903DBA" w:rsidRDefault="00311885" w:rsidP="00311885">
      <w:pPr>
        <w:pStyle w:val="Code"/>
        <w:rPr>
          <w:highlight w:val="white"/>
        </w:rPr>
      </w:pPr>
      <w:r w:rsidRPr="00903DBA">
        <w:rPr>
          <w:highlight w:val="white"/>
        </w:rPr>
        <w:t xml:space="preserve">"continue"      { return ((int) Tokens.CONTINUE);      </w:t>
      </w:r>
      <w:r w:rsidR="00346FF2">
        <w:rPr>
          <w:highlight w:val="white"/>
        </w:rPr>
        <w:t>}</w:t>
      </w:r>
    </w:p>
    <w:p w14:paraId="46A9D9EE" w14:textId="45FA23EE" w:rsidR="00311885" w:rsidRPr="00903DBA" w:rsidRDefault="00311885" w:rsidP="00311885">
      <w:pPr>
        <w:pStyle w:val="Code"/>
        <w:rPr>
          <w:highlight w:val="white"/>
        </w:rPr>
      </w:pPr>
      <w:r w:rsidRPr="00903DBA">
        <w:rPr>
          <w:highlight w:val="white"/>
        </w:rPr>
        <w:t xml:space="preserve">"default"       { return ((int) Tokens.DEFAULT);       </w:t>
      </w:r>
      <w:r w:rsidR="00346FF2">
        <w:rPr>
          <w:highlight w:val="white"/>
        </w:rPr>
        <w:t>}</w:t>
      </w:r>
    </w:p>
    <w:p w14:paraId="7D1A5314" w14:textId="6B41B6FC" w:rsidR="00311885" w:rsidRPr="00903DBA" w:rsidRDefault="00311885" w:rsidP="00311885">
      <w:pPr>
        <w:pStyle w:val="Code"/>
        <w:rPr>
          <w:highlight w:val="white"/>
        </w:rPr>
      </w:pPr>
      <w:r w:rsidRPr="00903DBA">
        <w:rPr>
          <w:highlight w:val="white"/>
        </w:rPr>
        <w:t xml:space="preserve">"do"            { return ((int) Tokens.DO);            </w:t>
      </w:r>
      <w:r w:rsidR="00346FF2">
        <w:rPr>
          <w:highlight w:val="white"/>
        </w:rPr>
        <w:t>}</w:t>
      </w:r>
    </w:p>
    <w:p w14:paraId="75F21B60" w14:textId="078E2B01" w:rsidR="00311885" w:rsidRPr="00903DBA" w:rsidRDefault="00311885" w:rsidP="00311885">
      <w:pPr>
        <w:pStyle w:val="Code"/>
        <w:rPr>
          <w:highlight w:val="white"/>
        </w:rPr>
      </w:pPr>
      <w:r w:rsidRPr="00903DBA">
        <w:rPr>
          <w:highlight w:val="white"/>
        </w:rPr>
        <w:t xml:space="preserve">"double"        { return ((int) Tokens.DOUBLE);        </w:t>
      </w:r>
      <w:r w:rsidR="00346FF2">
        <w:rPr>
          <w:highlight w:val="white"/>
        </w:rPr>
        <w:t>}</w:t>
      </w:r>
    </w:p>
    <w:p w14:paraId="64112E7B" w14:textId="4FA08AF5" w:rsidR="00311885" w:rsidRPr="00903DBA" w:rsidRDefault="00311885" w:rsidP="00311885">
      <w:pPr>
        <w:pStyle w:val="Code"/>
        <w:rPr>
          <w:highlight w:val="white"/>
        </w:rPr>
      </w:pPr>
      <w:r w:rsidRPr="00903DBA">
        <w:rPr>
          <w:highlight w:val="white"/>
        </w:rPr>
        <w:t xml:space="preserve">"else"          { return ((int) Tokens.ELSE);          </w:t>
      </w:r>
      <w:r w:rsidR="00346FF2">
        <w:rPr>
          <w:highlight w:val="white"/>
        </w:rPr>
        <w:t>}</w:t>
      </w:r>
    </w:p>
    <w:p w14:paraId="02310139" w14:textId="5C093146" w:rsidR="00311885" w:rsidRPr="00903DBA" w:rsidRDefault="00311885" w:rsidP="00311885">
      <w:pPr>
        <w:pStyle w:val="Code"/>
        <w:rPr>
          <w:highlight w:val="white"/>
        </w:rPr>
      </w:pPr>
      <w:r w:rsidRPr="00903DBA">
        <w:rPr>
          <w:highlight w:val="white"/>
        </w:rPr>
        <w:t xml:space="preserve">"enum"          { return ((int) Tokens.ENUM);          </w:t>
      </w:r>
      <w:r w:rsidR="00346FF2">
        <w:rPr>
          <w:highlight w:val="white"/>
        </w:rPr>
        <w:t>}</w:t>
      </w:r>
    </w:p>
    <w:p w14:paraId="2D08A7B3" w14:textId="051F79E6" w:rsidR="00311885" w:rsidRPr="00903DBA" w:rsidRDefault="00311885" w:rsidP="00311885">
      <w:pPr>
        <w:pStyle w:val="Code"/>
        <w:rPr>
          <w:highlight w:val="white"/>
        </w:rPr>
      </w:pPr>
      <w:r w:rsidRPr="00903DBA">
        <w:rPr>
          <w:highlight w:val="white"/>
        </w:rPr>
        <w:t xml:space="preserve">"extern"        { return ((int) Tokens.EXTERN);        </w:t>
      </w:r>
      <w:r w:rsidR="00346FF2">
        <w:rPr>
          <w:highlight w:val="white"/>
        </w:rPr>
        <w:t>}</w:t>
      </w:r>
    </w:p>
    <w:p w14:paraId="40163627" w14:textId="0275BD6A" w:rsidR="00311885" w:rsidRPr="00903DBA" w:rsidRDefault="00311885" w:rsidP="00311885">
      <w:pPr>
        <w:pStyle w:val="Code"/>
        <w:rPr>
          <w:highlight w:val="white"/>
        </w:rPr>
      </w:pPr>
      <w:r w:rsidRPr="00903DBA">
        <w:rPr>
          <w:highlight w:val="white"/>
        </w:rPr>
        <w:t xml:space="preserve">"float"         { return ((int) Tokens.FLOAT);         </w:t>
      </w:r>
      <w:r w:rsidR="00346FF2">
        <w:rPr>
          <w:highlight w:val="white"/>
        </w:rPr>
        <w:t>}</w:t>
      </w:r>
    </w:p>
    <w:p w14:paraId="2F284285" w14:textId="0E73F4D5" w:rsidR="00311885" w:rsidRPr="00903DBA" w:rsidRDefault="00311885" w:rsidP="00311885">
      <w:pPr>
        <w:pStyle w:val="Code"/>
        <w:rPr>
          <w:highlight w:val="white"/>
        </w:rPr>
      </w:pPr>
      <w:r w:rsidRPr="00903DBA">
        <w:rPr>
          <w:highlight w:val="white"/>
        </w:rPr>
        <w:t xml:space="preserve">"for"           { return ((int) Tokens.FOR);           </w:t>
      </w:r>
      <w:r w:rsidR="00346FF2">
        <w:rPr>
          <w:highlight w:val="white"/>
        </w:rPr>
        <w:t>}</w:t>
      </w:r>
    </w:p>
    <w:p w14:paraId="368CC5AE" w14:textId="1936A68B" w:rsidR="00311885" w:rsidRPr="00903DBA" w:rsidRDefault="00311885" w:rsidP="00311885">
      <w:pPr>
        <w:pStyle w:val="Code"/>
        <w:rPr>
          <w:highlight w:val="white"/>
        </w:rPr>
      </w:pPr>
      <w:r w:rsidRPr="00903DBA">
        <w:rPr>
          <w:highlight w:val="white"/>
        </w:rPr>
        <w:t xml:space="preserve">"goto"          { return ((int) Tokens.GOTO);          </w:t>
      </w:r>
      <w:r w:rsidR="00346FF2">
        <w:rPr>
          <w:highlight w:val="white"/>
        </w:rPr>
        <w:t>}</w:t>
      </w:r>
    </w:p>
    <w:p w14:paraId="51886420" w14:textId="73081347" w:rsidR="00311885" w:rsidRPr="00903DBA" w:rsidRDefault="00311885" w:rsidP="00311885">
      <w:pPr>
        <w:pStyle w:val="Code"/>
        <w:rPr>
          <w:highlight w:val="white"/>
        </w:rPr>
      </w:pPr>
      <w:r w:rsidRPr="00903DBA">
        <w:rPr>
          <w:highlight w:val="white"/>
        </w:rPr>
        <w:t xml:space="preserve">"int"           { return ((int) Tokens.INT);           </w:t>
      </w:r>
      <w:r w:rsidR="00346FF2">
        <w:rPr>
          <w:highlight w:val="white"/>
        </w:rPr>
        <w:t>}</w:t>
      </w:r>
    </w:p>
    <w:p w14:paraId="7875F723" w14:textId="64FDDC8F" w:rsidR="00311885" w:rsidRPr="00903DBA" w:rsidRDefault="00311885" w:rsidP="00311885">
      <w:pPr>
        <w:pStyle w:val="Code"/>
        <w:rPr>
          <w:highlight w:val="white"/>
        </w:rPr>
      </w:pPr>
      <w:r w:rsidRPr="00903DBA">
        <w:rPr>
          <w:highlight w:val="white"/>
        </w:rPr>
        <w:t xml:space="preserve">"interrupt"     { return ((int) Tokens.INTERUPT);      </w:t>
      </w:r>
      <w:r w:rsidR="00346FF2">
        <w:rPr>
          <w:highlight w:val="white"/>
        </w:rPr>
        <w:t>}</w:t>
      </w:r>
    </w:p>
    <w:p w14:paraId="6096FFE9" w14:textId="6CC905CC" w:rsidR="00311885" w:rsidRPr="00903DBA" w:rsidRDefault="00311885" w:rsidP="00311885">
      <w:pPr>
        <w:pStyle w:val="Code"/>
        <w:rPr>
          <w:highlight w:val="white"/>
        </w:rPr>
      </w:pPr>
      <w:r w:rsidRPr="00903DBA">
        <w:rPr>
          <w:highlight w:val="white"/>
        </w:rPr>
        <w:t xml:space="preserve">"if"            { return ((int) Tokens.IF);            </w:t>
      </w:r>
      <w:r w:rsidR="00346FF2">
        <w:rPr>
          <w:highlight w:val="white"/>
        </w:rPr>
        <w:t>}</w:t>
      </w:r>
    </w:p>
    <w:p w14:paraId="1BE473C6" w14:textId="7AE036B1" w:rsidR="00311885" w:rsidRPr="00903DBA" w:rsidRDefault="00311885" w:rsidP="00311885">
      <w:pPr>
        <w:pStyle w:val="Code"/>
        <w:rPr>
          <w:highlight w:val="white"/>
        </w:rPr>
      </w:pPr>
      <w:r w:rsidRPr="00903DBA">
        <w:rPr>
          <w:highlight w:val="white"/>
        </w:rPr>
        <w:t xml:space="preserve">"jump_register" { return ((int) Tokens.JUMP_REGISTER); </w:t>
      </w:r>
      <w:r w:rsidR="00346FF2">
        <w:rPr>
          <w:highlight w:val="white"/>
        </w:rPr>
        <w:t>}</w:t>
      </w:r>
    </w:p>
    <w:p w14:paraId="263A3C83" w14:textId="2100895B" w:rsidR="00311885" w:rsidRPr="00903DBA" w:rsidRDefault="00311885" w:rsidP="00311885">
      <w:pPr>
        <w:pStyle w:val="Code"/>
        <w:rPr>
          <w:highlight w:val="white"/>
        </w:rPr>
      </w:pPr>
      <w:r w:rsidRPr="00903DBA">
        <w:rPr>
          <w:highlight w:val="white"/>
        </w:rPr>
        <w:lastRenderedPageBreak/>
        <w:t xml:space="preserve">"long"          { return ((int) Tokens.LONG);          </w:t>
      </w:r>
      <w:r w:rsidR="00346FF2">
        <w:rPr>
          <w:highlight w:val="white"/>
        </w:rPr>
        <w:t>}</w:t>
      </w:r>
    </w:p>
    <w:p w14:paraId="23302F4E" w14:textId="646B6CE5" w:rsidR="00311885" w:rsidRPr="00903DBA" w:rsidRDefault="00311885" w:rsidP="00311885">
      <w:pPr>
        <w:pStyle w:val="Code"/>
        <w:rPr>
          <w:highlight w:val="white"/>
        </w:rPr>
      </w:pPr>
      <w:r w:rsidRPr="00903DBA">
        <w:rPr>
          <w:highlight w:val="white"/>
        </w:rPr>
        <w:t xml:space="preserve">"register"      { return ((int) Tokens.REGISTER);      </w:t>
      </w:r>
      <w:r w:rsidR="00346FF2">
        <w:rPr>
          <w:highlight w:val="white"/>
        </w:rPr>
        <w:t>}</w:t>
      </w:r>
    </w:p>
    <w:p w14:paraId="0A938247" w14:textId="37448877" w:rsidR="00311885" w:rsidRPr="00903DBA" w:rsidRDefault="00311885" w:rsidP="00311885">
      <w:pPr>
        <w:pStyle w:val="Code"/>
        <w:rPr>
          <w:highlight w:val="white"/>
        </w:rPr>
      </w:pPr>
      <w:r w:rsidRPr="00903DBA">
        <w:rPr>
          <w:highlight w:val="white"/>
        </w:rPr>
        <w:t xml:space="preserve">"return"        { return ((int) Tokens.RETURN);        </w:t>
      </w:r>
      <w:r w:rsidR="00346FF2">
        <w:rPr>
          <w:highlight w:val="white"/>
        </w:rPr>
        <w:t>}</w:t>
      </w:r>
    </w:p>
    <w:p w14:paraId="57F9A772" w14:textId="78DBB9E8" w:rsidR="00311885" w:rsidRPr="00903DBA" w:rsidRDefault="00311885" w:rsidP="00311885">
      <w:pPr>
        <w:pStyle w:val="Code"/>
        <w:rPr>
          <w:highlight w:val="white"/>
        </w:rPr>
      </w:pPr>
      <w:r w:rsidRPr="00903DBA">
        <w:rPr>
          <w:highlight w:val="white"/>
        </w:rPr>
        <w:t xml:space="preserve">"short"         { return ((int) Tokens.SHORT);         </w:t>
      </w:r>
      <w:r w:rsidR="00346FF2">
        <w:rPr>
          <w:highlight w:val="white"/>
        </w:rPr>
        <w:t>}</w:t>
      </w:r>
    </w:p>
    <w:p w14:paraId="1F99AF76" w14:textId="3346976B" w:rsidR="00311885" w:rsidRPr="00903DBA" w:rsidRDefault="00311885" w:rsidP="00311885">
      <w:pPr>
        <w:pStyle w:val="Code"/>
        <w:rPr>
          <w:highlight w:val="white"/>
        </w:rPr>
      </w:pPr>
      <w:r w:rsidRPr="00903DBA">
        <w:rPr>
          <w:highlight w:val="white"/>
        </w:rPr>
        <w:t xml:space="preserve">"signed"        { return ((int) Tokens.SIGNED);        </w:t>
      </w:r>
      <w:r w:rsidR="00346FF2">
        <w:rPr>
          <w:highlight w:val="white"/>
        </w:rPr>
        <w:t>}</w:t>
      </w:r>
    </w:p>
    <w:p w14:paraId="65ECFCAF" w14:textId="42B0139D" w:rsidR="00311885" w:rsidRPr="00903DBA" w:rsidRDefault="00311885" w:rsidP="00311885">
      <w:pPr>
        <w:pStyle w:val="Code"/>
        <w:rPr>
          <w:highlight w:val="white"/>
        </w:rPr>
      </w:pPr>
      <w:r w:rsidRPr="00903DBA">
        <w:rPr>
          <w:highlight w:val="white"/>
        </w:rPr>
        <w:t xml:space="preserve">"sizeof"        { return ((int) Tokens.SIZEOF);        </w:t>
      </w:r>
      <w:r w:rsidR="00346FF2">
        <w:rPr>
          <w:highlight w:val="white"/>
        </w:rPr>
        <w:t>}</w:t>
      </w:r>
    </w:p>
    <w:p w14:paraId="4FA6B5F7" w14:textId="66190077" w:rsidR="00311885" w:rsidRPr="00903DBA" w:rsidRDefault="00311885" w:rsidP="00311885">
      <w:pPr>
        <w:pStyle w:val="Code"/>
        <w:rPr>
          <w:highlight w:val="white"/>
        </w:rPr>
      </w:pPr>
      <w:r w:rsidRPr="00903DBA">
        <w:rPr>
          <w:highlight w:val="white"/>
        </w:rPr>
        <w:t xml:space="preserve">"static"        { return ((int) Tokens.STATIC);        </w:t>
      </w:r>
      <w:r w:rsidR="00346FF2">
        <w:rPr>
          <w:highlight w:val="white"/>
        </w:rPr>
        <w:t>}</w:t>
      </w:r>
    </w:p>
    <w:p w14:paraId="499FB041" w14:textId="25E66823" w:rsidR="00311885" w:rsidRPr="00903DBA" w:rsidRDefault="00311885" w:rsidP="00311885">
      <w:pPr>
        <w:pStyle w:val="Code"/>
        <w:rPr>
          <w:highlight w:val="white"/>
        </w:rPr>
      </w:pPr>
      <w:r w:rsidRPr="00903DBA">
        <w:rPr>
          <w:highlight w:val="white"/>
        </w:rPr>
        <w:t xml:space="preserve">"struct"        { return ((int) Tokens.STRUCT);        </w:t>
      </w:r>
      <w:r w:rsidR="00346FF2">
        <w:rPr>
          <w:highlight w:val="white"/>
        </w:rPr>
        <w:t>}</w:t>
      </w:r>
    </w:p>
    <w:p w14:paraId="0E397A32" w14:textId="144DC0C3" w:rsidR="00311885" w:rsidRPr="00903DBA" w:rsidRDefault="00311885" w:rsidP="00311885">
      <w:pPr>
        <w:pStyle w:val="Code"/>
        <w:rPr>
          <w:highlight w:val="white"/>
        </w:rPr>
      </w:pPr>
      <w:r w:rsidRPr="00903DBA">
        <w:rPr>
          <w:highlight w:val="white"/>
        </w:rPr>
        <w:t xml:space="preserve">"switch"        { return ((int) Tokens.SWITCH);        </w:t>
      </w:r>
      <w:r w:rsidR="00346FF2">
        <w:rPr>
          <w:highlight w:val="white"/>
        </w:rPr>
        <w:t>}</w:t>
      </w:r>
    </w:p>
    <w:p w14:paraId="4E1175B4" w14:textId="4B69629D" w:rsidR="00311885" w:rsidRPr="00903DBA" w:rsidRDefault="00311885" w:rsidP="00311885">
      <w:pPr>
        <w:pStyle w:val="Code"/>
        <w:rPr>
          <w:highlight w:val="white"/>
        </w:rPr>
      </w:pPr>
      <w:r w:rsidRPr="00903DBA">
        <w:rPr>
          <w:highlight w:val="white"/>
        </w:rPr>
        <w:t xml:space="preserve">"syscall"       { return ((int) Tokens.SYSCALL);       </w:t>
      </w:r>
      <w:r w:rsidR="00346FF2">
        <w:rPr>
          <w:highlight w:val="white"/>
        </w:rPr>
        <w:t>}</w:t>
      </w:r>
    </w:p>
    <w:p w14:paraId="0EDD544F" w14:textId="7E7DF7E3" w:rsidR="00311885" w:rsidRPr="00903DBA" w:rsidRDefault="00311885" w:rsidP="00311885">
      <w:pPr>
        <w:pStyle w:val="Code"/>
        <w:rPr>
          <w:highlight w:val="white"/>
        </w:rPr>
      </w:pPr>
      <w:r w:rsidRPr="00903DBA">
        <w:rPr>
          <w:highlight w:val="white"/>
        </w:rPr>
        <w:t xml:space="preserve">"typedef"       { return ((int) Tokens.TYPEDEF);       </w:t>
      </w:r>
      <w:r w:rsidR="00346FF2">
        <w:rPr>
          <w:highlight w:val="white"/>
        </w:rPr>
        <w:t>}</w:t>
      </w:r>
    </w:p>
    <w:p w14:paraId="5BF80CFA" w14:textId="111A3D98" w:rsidR="00311885" w:rsidRPr="00903DBA" w:rsidRDefault="00311885" w:rsidP="00311885">
      <w:pPr>
        <w:pStyle w:val="Code"/>
        <w:rPr>
          <w:highlight w:val="white"/>
        </w:rPr>
      </w:pPr>
      <w:r w:rsidRPr="00903DBA">
        <w:rPr>
          <w:highlight w:val="white"/>
        </w:rPr>
        <w:t xml:space="preserve">"union"         { return ((int) Tokens.UNION);         </w:t>
      </w:r>
      <w:r w:rsidR="00346FF2">
        <w:rPr>
          <w:highlight w:val="white"/>
        </w:rPr>
        <w:t>}</w:t>
      </w:r>
    </w:p>
    <w:p w14:paraId="5616A816" w14:textId="09D56055" w:rsidR="00311885" w:rsidRPr="00903DBA" w:rsidRDefault="00311885" w:rsidP="00311885">
      <w:pPr>
        <w:pStyle w:val="Code"/>
        <w:rPr>
          <w:highlight w:val="white"/>
        </w:rPr>
      </w:pPr>
      <w:r w:rsidRPr="00903DBA">
        <w:rPr>
          <w:highlight w:val="white"/>
        </w:rPr>
        <w:t xml:space="preserve">"unsigned"      { return ((int) Tokens.UNSIGNED);      </w:t>
      </w:r>
      <w:r w:rsidR="00346FF2">
        <w:rPr>
          <w:highlight w:val="white"/>
        </w:rPr>
        <w:t>}</w:t>
      </w:r>
    </w:p>
    <w:p w14:paraId="3E3B48F5" w14:textId="1B0FDCD8" w:rsidR="00311885" w:rsidRPr="00903DBA" w:rsidRDefault="00311885" w:rsidP="00311885">
      <w:pPr>
        <w:pStyle w:val="Code"/>
        <w:rPr>
          <w:highlight w:val="white"/>
        </w:rPr>
      </w:pPr>
      <w:r w:rsidRPr="00903DBA">
        <w:rPr>
          <w:highlight w:val="white"/>
        </w:rPr>
        <w:t xml:space="preserve">"while"         { return ((int) Tokens.WHILE);         </w:t>
      </w:r>
      <w:r w:rsidR="00346FF2">
        <w:rPr>
          <w:highlight w:val="white"/>
        </w:rPr>
        <w:t>}</w:t>
      </w:r>
    </w:p>
    <w:p w14:paraId="036AA73D" w14:textId="467701BF" w:rsidR="00311885" w:rsidRPr="00903DBA" w:rsidRDefault="00311885" w:rsidP="00311885">
      <w:pPr>
        <w:pStyle w:val="Code"/>
        <w:rPr>
          <w:highlight w:val="white"/>
        </w:rPr>
      </w:pPr>
      <w:r w:rsidRPr="00903DBA">
        <w:rPr>
          <w:highlight w:val="white"/>
        </w:rPr>
        <w:t xml:space="preserve">"void"          { return ((int) Tokens.VOID);          </w:t>
      </w:r>
      <w:r w:rsidR="00346FF2">
        <w:rPr>
          <w:highlight w:val="white"/>
        </w:rPr>
        <w:t>}</w:t>
      </w:r>
    </w:p>
    <w:p w14:paraId="2D9E8689" w14:textId="0F7A1E8C" w:rsidR="00311885" w:rsidRPr="00903DBA" w:rsidRDefault="00311885" w:rsidP="00311885">
      <w:pPr>
        <w:pStyle w:val="Code"/>
        <w:rPr>
          <w:highlight w:val="white"/>
        </w:rPr>
      </w:pPr>
      <w:r w:rsidRPr="00903DBA">
        <w:rPr>
          <w:highlight w:val="white"/>
        </w:rPr>
        <w:t xml:space="preserve">"volatile"      { return ((int) Tokens.VOLATILE);      </w:t>
      </w:r>
      <w:r w:rsidR="00346FF2">
        <w:rPr>
          <w:highlight w:val="white"/>
        </w:rPr>
        <w:t>}</w:t>
      </w:r>
    </w:p>
    <w:p w14:paraId="359BF22A" w14:textId="77777777" w:rsidR="00311885" w:rsidRPr="00903DBA" w:rsidRDefault="00311885" w:rsidP="00311885">
      <w:pPr>
        <w:pStyle w:val="Code"/>
        <w:rPr>
          <w:highlight w:val="white"/>
        </w:rPr>
      </w:pPr>
    </w:p>
    <w:p w14:paraId="3AA5F82B" w14:textId="77777777" w:rsidR="00311885" w:rsidRPr="00903DBA" w:rsidRDefault="00311885" w:rsidP="00311885">
      <w:pPr>
        <w:pStyle w:val="Code"/>
        <w:rPr>
          <w:highlight w:val="white"/>
        </w:rPr>
      </w:pPr>
      <w:r w:rsidRPr="00903DBA">
        <w:rPr>
          <w:highlight w:val="white"/>
        </w:rPr>
        <w:t>";" { return ((int) Tokens.SEMICOLON); }</w:t>
      </w:r>
    </w:p>
    <w:p w14:paraId="0C2E6B55" w14:textId="77777777" w:rsidR="00311885" w:rsidRPr="00903DBA" w:rsidRDefault="00311885" w:rsidP="00311885">
      <w:pPr>
        <w:pStyle w:val="Code"/>
        <w:rPr>
          <w:highlight w:val="white"/>
        </w:rPr>
      </w:pPr>
      <w:r w:rsidRPr="00903DBA">
        <w:rPr>
          <w:highlight w:val="white"/>
        </w:rPr>
        <w:t>":" { return ((int) Tokens.COLON); }</w:t>
      </w:r>
    </w:p>
    <w:p w14:paraId="6BD849F5" w14:textId="77777777" w:rsidR="00311885" w:rsidRPr="00903DBA" w:rsidRDefault="00311885" w:rsidP="00311885">
      <w:pPr>
        <w:pStyle w:val="Code"/>
        <w:rPr>
          <w:highlight w:val="white"/>
        </w:rPr>
      </w:pPr>
      <w:r w:rsidRPr="00903DBA">
        <w:rPr>
          <w:highlight w:val="white"/>
        </w:rPr>
        <w:t>"," { return ((int) Tokens.COMMA); }</w:t>
      </w:r>
    </w:p>
    <w:p w14:paraId="639A310A" w14:textId="77777777" w:rsidR="00311885" w:rsidRPr="00903DBA" w:rsidRDefault="00311885" w:rsidP="00311885">
      <w:pPr>
        <w:pStyle w:val="Code"/>
        <w:rPr>
          <w:highlight w:val="white"/>
        </w:rPr>
      </w:pPr>
    </w:p>
    <w:p w14:paraId="2D584259" w14:textId="77777777" w:rsidR="00311885" w:rsidRPr="00903DBA" w:rsidRDefault="00311885" w:rsidP="00311885">
      <w:pPr>
        <w:pStyle w:val="Code"/>
        <w:rPr>
          <w:highlight w:val="white"/>
        </w:rPr>
      </w:pPr>
      <w:r w:rsidRPr="00903DBA">
        <w:rPr>
          <w:highlight w:val="white"/>
        </w:rPr>
        <w:t>"." { return ((int) Tokens.DOT); }</w:t>
      </w:r>
    </w:p>
    <w:p w14:paraId="2DF61185" w14:textId="77777777" w:rsidR="00311885" w:rsidRPr="00903DBA" w:rsidRDefault="00311885" w:rsidP="00311885">
      <w:pPr>
        <w:pStyle w:val="Code"/>
        <w:rPr>
          <w:highlight w:val="white"/>
        </w:rPr>
      </w:pPr>
      <w:r w:rsidRPr="00903DBA">
        <w:rPr>
          <w:highlight w:val="white"/>
        </w:rPr>
        <w:t>"-&gt;" { return ((int) Tokens.ARROW); }</w:t>
      </w:r>
    </w:p>
    <w:p w14:paraId="540AF634" w14:textId="77777777" w:rsidR="00311885" w:rsidRPr="00903DBA" w:rsidRDefault="00311885" w:rsidP="00311885">
      <w:pPr>
        <w:pStyle w:val="Code"/>
        <w:rPr>
          <w:highlight w:val="white"/>
        </w:rPr>
      </w:pPr>
      <w:r w:rsidRPr="00903DBA">
        <w:rPr>
          <w:highlight w:val="white"/>
        </w:rPr>
        <w:t>"..." { return ((int) Tokens.ELLIPSE); }</w:t>
      </w:r>
    </w:p>
    <w:p w14:paraId="43940F65" w14:textId="77777777" w:rsidR="00311885" w:rsidRPr="00903DBA" w:rsidRDefault="00311885" w:rsidP="00311885">
      <w:pPr>
        <w:pStyle w:val="Code"/>
        <w:rPr>
          <w:highlight w:val="white"/>
        </w:rPr>
      </w:pPr>
    </w:p>
    <w:p w14:paraId="221F5BC0" w14:textId="77777777" w:rsidR="00311885" w:rsidRPr="00903DBA" w:rsidRDefault="00311885" w:rsidP="00311885">
      <w:pPr>
        <w:pStyle w:val="Code"/>
        <w:rPr>
          <w:highlight w:val="white"/>
        </w:rPr>
      </w:pPr>
      <w:r w:rsidRPr="00903DBA">
        <w:rPr>
          <w:highlight w:val="white"/>
        </w:rPr>
        <w:t>"(" { return ((int) Tokens.LEFT_PAREN); }</w:t>
      </w:r>
    </w:p>
    <w:p w14:paraId="280FA839" w14:textId="77777777" w:rsidR="00311885" w:rsidRPr="00903DBA" w:rsidRDefault="00311885" w:rsidP="00311885">
      <w:pPr>
        <w:pStyle w:val="Code"/>
        <w:rPr>
          <w:highlight w:val="white"/>
        </w:rPr>
      </w:pPr>
      <w:r w:rsidRPr="00903DBA">
        <w:rPr>
          <w:highlight w:val="white"/>
        </w:rPr>
        <w:t>")" { return ((int) Tokens.RIGHT_PAREN); }</w:t>
      </w:r>
    </w:p>
    <w:p w14:paraId="7BB55384" w14:textId="77777777" w:rsidR="00311885" w:rsidRPr="00903DBA" w:rsidRDefault="00311885" w:rsidP="00311885">
      <w:pPr>
        <w:pStyle w:val="Code"/>
        <w:rPr>
          <w:highlight w:val="white"/>
        </w:rPr>
      </w:pPr>
      <w:r w:rsidRPr="00903DBA">
        <w:rPr>
          <w:highlight w:val="white"/>
        </w:rPr>
        <w:t>"{" { return ((int) Tokens.LEFT_BLOCK); }</w:t>
      </w:r>
    </w:p>
    <w:p w14:paraId="7651F3B9" w14:textId="77777777" w:rsidR="00311885" w:rsidRPr="00903DBA" w:rsidRDefault="00311885" w:rsidP="00311885">
      <w:pPr>
        <w:pStyle w:val="Code"/>
        <w:rPr>
          <w:highlight w:val="white"/>
        </w:rPr>
      </w:pPr>
      <w:r w:rsidRPr="00903DBA">
        <w:rPr>
          <w:highlight w:val="white"/>
        </w:rPr>
        <w:t>"}" { return ((int) Tokens.RIGHT_BLOCK); }</w:t>
      </w:r>
    </w:p>
    <w:p w14:paraId="40FFFB51" w14:textId="77777777" w:rsidR="00311885" w:rsidRPr="00903DBA" w:rsidRDefault="00311885" w:rsidP="00311885">
      <w:pPr>
        <w:pStyle w:val="Code"/>
        <w:rPr>
          <w:highlight w:val="white"/>
        </w:rPr>
      </w:pPr>
      <w:r w:rsidRPr="00903DBA">
        <w:rPr>
          <w:highlight w:val="white"/>
        </w:rPr>
        <w:t>"[" { return ((int) Tokens.LEFT_SQUARE); }</w:t>
      </w:r>
    </w:p>
    <w:p w14:paraId="375916B0" w14:textId="77777777" w:rsidR="00311885" w:rsidRPr="00903DBA" w:rsidRDefault="00311885" w:rsidP="00311885">
      <w:pPr>
        <w:pStyle w:val="Code"/>
        <w:rPr>
          <w:highlight w:val="white"/>
        </w:rPr>
      </w:pPr>
      <w:r w:rsidRPr="00903DBA">
        <w:rPr>
          <w:highlight w:val="white"/>
        </w:rPr>
        <w:t>"]" { return ((int) Tokens.RIGHT_SQUARE); }</w:t>
      </w:r>
    </w:p>
    <w:p w14:paraId="6FC8239E" w14:textId="77777777" w:rsidR="00311885" w:rsidRPr="00903DBA" w:rsidRDefault="00311885" w:rsidP="00311885">
      <w:pPr>
        <w:pStyle w:val="Code"/>
        <w:rPr>
          <w:highlight w:val="white"/>
        </w:rPr>
      </w:pPr>
    </w:p>
    <w:p w14:paraId="6C0B61C0" w14:textId="77777777" w:rsidR="00311885" w:rsidRPr="00903DBA" w:rsidRDefault="00311885" w:rsidP="00311885">
      <w:pPr>
        <w:pStyle w:val="Code"/>
        <w:rPr>
          <w:highlight w:val="white"/>
        </w:rPr>
      </w:pPr>
      <w:r w:rsidRPr="00903DBA">
        <w:rPr>
          <w:highlight w:val="white"/>
        </w:rPr>
        <w:t>"*" { return ((int) Tokens.ASTERRISK); }</w:t>
      </w:r>
    </w:p>
    <w:p w14:paraId="0BB1FE9C" w14:textId="77777777" w:rsidR="00311885" w:rsidRPr="00903DBA" w:rsidRDefault="00311885" w:rsidP="00311885">
      <w:pPr>
        <w:pStyle w:val="Code"/>
        <w:rPr>
          <w:highlight w:val="white"/>
        </w:rPr>
      </w:pPr>
      <w:r w:rsidRPr="00903DBA">
        <w:rPr>
          <w:highlight w:val="white"/>
        </w:rPr>
        <w:t>"?" { return ((int) Tokens.QUESTION_MARK); }</w:t>
      </w:r>
    </w:p>
    <w:p w14:paraId="468163E3" w14:textId="77777777" w:rsidR="00311885" w:rsidRPr="00903DBA" w:rsidRDefault="00311885" w:rsidP="00311885">
      <w:pPr>
        <w:pStyle w:val="Code"/>
        <w:rPr>
          <w:highlight w:val="white"/>
        </w:rPr>
      </w:pPr>
    </w:p>
    <w:p w14:paraId="6CE1E4A9" w14:textId="77777777" w:rsidR="00311885" w:rsidRPr="00903DBA" w:rsidRDefault="00311885" w:rsidP="00311885">
      <w:pPr>
        <w:pStyle w:val="Code"/>
        <w:rPr>
          <w:highlight w:val="white"/>
        </w:rPr>
      </w:pPr>
      <w:r w:rsidRPr="00903DBA">
        <w:rPr>
          <w:highlight w:val="white"/>
        </w:rPr>
        <w:t>"||" { return ((int) Tokens.LOGICAL_OR); }</w:t>
      </w:r>
    </w:p>
    <w:p w14:paraId="310E287F" w14:textId="77777777" w:rsidR="00311885" w:rsidRPr="00903DBA" w:rsidRDefault="00311885" w:rsidP="00311885">
      <w:pPr>
        <w:pStyle w:val="Code"/>
        <w:rPr>
          <w:highlight w:val="white"/>
        </w:rPr>
      </w:pPr>
      <w:r w:rsidRPr="00903DBA">
        <w:rPr>
          <w:highlight w:val="white"/>
        </w:rPr>
        <w:t>"&amp;&amp;" { return ((int) Tokens.LOGICAL_AND); }</w:t>
      </w:r>
    </w:p>
    <w:p w14:paraId="073468C8" w14:textId="77777777" w:rsidR="00311885" w:rsidRPr="00903DBA" w:rsidRDefault="00311885" w:rsidP="00311885">
      <w:pPr>
        <w:pStyle w:val="Code"/>
        <w:rPr>
          <w:highlight w:val="white"/>
        </w:rPr>
      </w:pPr>
      <w:r w:rsidRPr="00903DBA">
        <w:rPr>
          <w:highlight w:val="white"/>
        </w:rPr>
        <w:t>"!" { return ((int) Tokens.LOGICAL_NOT); }</w:t>
      </w:r>
    </w:p>
    <w:p w14:paraId="00A46F91" w14:textId="77777777" w:rsidR="00311885" w:rsidRPr="00903DBA" w:rsidRDefault="00311885" w:rsidP="00311885">
      <w:pPr>
        <w:pStyle w:val="Code"/>
        <w:rPr>
          <w:highlight w:val="white"/>
        </w:rPr>
      </w:pPr>
      <w:r w:rsidRPr="00903DBA">
        <w:rPr>
          <w:highlight w:val="white"/>
        </w:rPr>
        <w:t>"&amp;" { return ((int) Tokens.AMPERSAND); }</w:t>
      </w:r>
    </w:p>
    <w:p w14:paraId="3F58B5EA" w14:textId="77777777" w:rsidR="00311885" w:rsidRPr="00903DBA" w:rsidRDefault="00311885" w:rsidP="00311885">
      <w:pPr>
        <w:pStyle w:val="Code"/>
        <w:rPr>
          <w:highlight w:val="white"/>
        </w:rPr>
      </w:pPr>
      <w:r w:rsidRPr="00903DBA">
        <w:rPr>
          <w:highlight w:val="white"/>
        </w:rPr>
        <w:t>"^" { return ((int) Tokens.BITWISE_XOR); }</w:t>
      </w:r>
    </w:p>
    <w:p w14:paraId="49479A3D" w14:textId="029D1CD7" w:rsidR="00311885" w:rsidRPr="00903DBA" w:rsidRDefault="00311885" w:rsidP="00311885">
      <w:pPr>
        <w:pStyle w:val="Code"/>
        <w:rPr>
          <w:highlight w:val="white"/>
        </w:rPr>
      </w:pPr>
      <w:r w:rsidRPr="00903DBA">
        <w:rPr>
          <w:highlight w:val="white"/>
        </w:rPr>
        <w:t>"|" { return ((int) Tokens.</w:t>
      </w:r>
      <w:r w:rsidR="003165F5" w:rsidRPr="00903DBA">
        <w:rPr>
          <w:highlight w:val="white"/>
        </w:rPr>
        <w:t>BITWISE_OR</w:t>
      </w:r>
      <w:r w:rsidRPr="00903DBA">
        <w:rPr>
          <w:highlight w:val="white"/>
        </w:rPr>
        <w:t>); }</w:t>
      </w:r>
    </w:p>
    <w:p w14:paraId="5AF4FF5C" w14:textId="77777777" w:rsidR="00311885" w:rsidRPr="00903DBA" w:rsidRDefault="00311885" w:rsidP="00311885">
      <w:pPr>
        <w:pStyle w:val="Code"/>
        <w:rPr>
          <w:highlight w:val="white"/>
        </w:rPr>
      </w:pPr>
      <w:r w:rsidRPr="00903DBA">
        <w:rPr>
          <w:highlight w:val="white"/>
        </w:rPr>
        <w:t>"~" { return ((int) Tokens.BITWISE_NOT); }</w:t>
      </w:r>
    </w:p>
    <w:p w14:paraId="03F5472A" w14:textId="77777777" w:rsidR="00311885" w:rsidRPr="00903DBA" w:rsidRDefault="00311885" w:rsidP="00311885">
      <w:pPr>
        <w:pStyle w:val="Code"/>
        <w:rPr>
          <w:highlight w:val="white"/>
        </w:rPr>
      </w:pPr>
    </w:p>
    <w:p w14:paraId="73B7C875" w14:textId="77777777" w:rsidR="00311885" w:rsidRPr="00903DBA" w:rsidRDefault="00311885" w:rsidP="00311885">
      <w:pPr>
        <w:pStyle w:val="Code"/>
        <w:rPr>
          <w:highlight w:val="white"/>
        </w:rPr>
      </w:pPr>
      <w:r w:rsidRPr="00903DBA">
        <w:rPr>
          <w:highlight w:val="white"/>
        </w:rPr>
        <w:t>"==" { return ((int) Tokens.EQUAL); }</w:t>
      </w:r>
    </w:p>
    <w:p w14:paraId="6C92252A" w14:textId="77777777" w:rsidR="00311885" w:rsidRPr="00903DBA" w:rsidRDefault="00311885" w:rsidP="00311885">
      <w:pPr>
        <w:pStyle w:val="Code"/>
        <w:rPr>
          <w:highlight w:val="white"/>
        </w:rPr>
      </w:pPr>
      <w:r w:rsidRPr="00903DBA">
        <w:rPr>
          <w:highlight w:val="white"/>
        </w:rPr>
        <w:t>"!=" { return ((int) Tokens.NOT_EQUAL); }</w:t>
      </w:r>
    </w:p>
    <w:p w14:paraId="3DA8B56B" w14:textId="77777777" w:rsidR="00311885" w:rsidRPr="00903DBA" w:rsidRDefault="00311885" w:rsidP="00311885">
      <w:pPr>
        <w:pStyle w:val="Code"/>
        <w:rPr>
          <w:highlight w:val="white"/>
        </w:rPr>
      </w:pPr>
    </w:p>
    <w:p w14:paraId="0C4498C6" w14:textId="77777777" w:rsidR="00311885" w:rsidRPr="00903DBA" w:rsidRDefault="00311885" w:rsidP="00311885">
      <w:pPr>
        <w:pStyle w:val="Code"/>
        <w:rPr>
          <w:highlight w:val="white"/>
        </w:rPr>
      </w:pPr>
      <w:r w:rsidRPr="00903DBA">
        <w:rPr>
          <w:highlight w:val="white"/>
        </w:rPr>
        <w:t>"&lt;"  { return ((int) Tokens.LESS_THAN); }</w:t>
      </w:r>
    </w:p>
    <w:p w14:paraId="3EA5A1AC" w14:textId="77777777" w:rsidR="00311885" w:rsidRPr="00903DBA" w:rsidRDefault="00311885" w:rsidP="00311885">
      <w:pPr>
        <w:pStyle w:val="Code"/>
        <w:rPr>
          <w:highlight w:val="white"/>
        </w:rPr>
      </w:pPr>
      <w:r w:rsidRPr="00903DBA">
        <w:rPr>
          <w:highlight w:val="white"/>
        </w:rPr>
        <w:t>"&lt;=" { return ((int) Tokens.LESS_THAN_EQUAL); }</w:t>
      </w:r>
    </w:p>
    <w:p w14:paraId="733810BC" w14:textId="77777777" w:rsidR="00311885" w:rsidRPr="00903DBA" w:rsidRDefault="00311885" w:rsidP="00311885">
      <w:pPr>
        <w:pStyle w:val="Code"/>
        <w:rPr>
          <w:highlight w:val="white"/>
        </w:rPr>
      </w:pPr>
      <w:r w:rsidRPr="00903DBA">
        <w:rPr>
          <w:highlight w:val="white"/>
        </w:rPr>
        <w:t>"&gt;"  { return ((int) Tokens.GREATER_THAN); }</w:t>
      </w:r>
    </w:p>
    <w:p w14:paraId="48E6E08D" w14:textId="77777777" w:rsidR="00311885" w:rsidRPr="00903DBA" w:rsidRDefault="00311885" w:rsidP="00311885">
      <w:pPr>
        <w:pStyle w:val="Code"/>
        <w:rPr>
          <w:highlight w:val="white"/>
        </w:rPr>
      </w:pPr>
      <w:r w:rsidRPr="00903DBA">
        <w:rPr>
          <w:highlight w:val="white"/>
        </w:rPr>
        <w:t>"&gt;=" { return ((int) Tokens.GREATER_THAN_EQUAL); }</w:t>
      </w:r>
    </w:p>
    <w:p w14:paraId="5C415C8F" w14:textId="77777777" w:rsidR="00311885" w:rsidRPr="00903DBA" w:rsidRDefault="00311885" w:rsidP="00311885">
      <w:pPr>
        <w:pStyle w:val="Code"/>
        <w:rPr>
          <w:highlight w:val="white"/>
        </w:rPr>
      </w:pPr>
    </w:p>
    <w:p w14:paraId="5288C3E6" w14:textId="77777777" w:rsidR="00311885" w:rsidRPr="00903DBA" w:rsidRDefault="00311885" w:rsidP="00311885">
      <w:pPr>
        <w:pStyle w:val="Code"/>
        <w:rPr>
          <w:highlight w:val="white"/>
        </w:rPr>
      </w:pPr>
      <w:r w:rsidRPr="00903DBA">
        <w:rPr>
          <w:highlight w:val="white"/>
        </w:rPr>
        <w:t>"&lt;&lt;" { return ((int) Tokens.LEFT_SHIFT); }</w:t>
      </w:r>
    </w:p>
    <w:p w14:paraId="63D0223F" w14:textId="77777777" w:rsidR="00311885" w:rsidRPr="00903DBA" w:rsidRDefault="00311885" w:rsidP="00311885">
      <w:pPr>
        <w:pStyle w:val="Code"/>
        <w:rPr>
          <w:highlight w:val="white"/>
        </w:rPr>
      </w:pPr>
      <w:r w:rsidRPr="00903DBA">
        <w:rPr>
          <w:highlight w:val="white"/>
        </w:rPr>
        <w:t>"&gt;&gt;" { return ((int) Tokens.RIGHT_SHIFT); }</w:t>
      </w:r>
    </w:p>
    <w:p w14:paraId="42BEC6F8" w14:textId="77777777" w:rsidR="00311885" w:rsidRPr="00903DBA" w:rsidRDefault="00311885" w:rsidP="00311885">
      <w:pPr>
        <w:pStyle w:val="Code"/>
        <w:rPr>
          <w:highlight w:val="white"/>
        </w:rPr>
      </w:pPr>
    </w:p>
    <w:p w14:paraId="2BE3EA24" w14:textId="77777777" w:rsidR="00311885" w:rsidRPr="00903DBA" w:rsidRDefault="00311885" w:rsidP="00311885">
      <w:pPr>
        <w:pStyle w:val="Code"/>
        <w:rPr>
          <w:highlight w:val="white"/>
        </w:rPr>
      </w:pPr>
      <w:r w:rsidRPr="00903DBA">
        <w:rPr>
          <w:highlight w:val="white"/>
        </w:rPr>
        <w:t>"+" { return ((int) Tokens.PLUS); }</w:t>
      </w:r>
    </w:p>
    <w:p w14:paraId="619A3CF2" w14:textId="77777777" w:rsidR="00311885" w:rsidRPr="00903DBA" w:rsidRDefault="00311885" w:rsidP="00311885">
      <w:pPr>
        <w:pStyle w:val="Code"/>
        <w:rPr>
          <w:highlight w:val="white"/>
        </w:rPr>
      </w:pPr>
      <w:r w:rsidRPr="00903DBA">
        <w:rPr>
          <w:highlight w:val="white"/>
        </w:rPr>
        <w:t>"-" { return ((int) Tokens.MINUS); }</w:t>
      </w:r>
    </w:p>
    <w:p w14:paraId="7520EFE5" w14:textId="77777777" w:rsidR="00311885" w:rsidRPr="00903DBA" w:rsidRDefault="00311885" w:rsidP="00311885">
      <w:pPr>
        <w:pStyle w:val="Code"/>
        <w:rPr>
          <w:highlight w:val="white"/>
        </w:rPr>
      </w:pPr>
    </w:p>
    <w:p w14:paraId="0BA0182F" w14:textId="77777777" w:rsidR="00311885" w:rsidRPr="00903DBA" w:rsidRDefault="00311885" w:rsidP="00311885">
      <w:pPr>
        <w:pStyle w:val="Code"/>
        <w:rPr>
          <w:highlight w:val="white"/>
        </w:rPr>
      </w:pPr>
      <w:r w:rsidRPr="00903DBA">
        <w:rPr>
          <w:highlight w:val="white"/>
        </w:rPr>
        <w:lastRenderedPageBreak/>
        <w:t>"/" { return ((int) Tokens.DIVIDE); }</w:t>
      </w:r>
    </w:p>
    <w:p w14:paraId="17CC7D72" w14:textId="77777777" w:rsidR="00311885" w:rsidRPr="00903DBA" w:rsidRDefault="00311885" w:rsidP="00311885">
      <w:pPr>
        <w:pStyle w:val="Code"/>
        <w:rPr>
          <w:highlight w:val="white"/>
        </w:rPr>
      </w:pPr>
      <w:r w:rsidRPr="00903DBA">
        <w:rPr>
          <w:highlight w:val="white"/>
        </w:rPr>
        <w:t>"%" { return ((int) Tokens.MODULO); }</w:t>
      </w:r>
    </w:p>
    <w:p w14:paraId="1AF54500" w14:textId="77777777" w:rsidR="00311885" w:rsidRPr="00903DBA" w:rsidRDefault="00311885" w:rsidP="00311885">
      <w:pPr>
        <w:pStyle w:val="Code"/>
        <w:rPr>
          <w:highlight w:val="white"/>
        </w:rPr>
      </w:pPr>
    </w:p>
    <w:p w14:paraId="4E64C885" w14:textId="77777777" w:rsidR="00311885" w:rsidRPr="00903DBA" w:rsidRDefault="00311885" w:rsidP="00311885">
      <w:pPr>
        <w:pStyle w:val="Code"/>
        <w:rPr>
          <w:highlight w:val="white"/>
        </w:rPr>
      </w:pPr>
      <w:r w:rsidRPr="00903DBA">
        <w:rPr>
          <w:highlight w:val="white"/>
        </w:rPr>
        <w:t>"++" { return ((int) Tokens.INCREMENT); }</w:t>
      </w:r>
    </w:p>
    <w:p w14:paraId="0B6D8703" w14:textId="77777777" w:rsidR="00311885" w:rsidRPr="00903DBA" w:rsidRDefault="00311885" w:rsidP="00311885">
      <w:pPr>
        <w:pStyle w:val="Code"/>
        <w:rPr>
          <w:highlight w:val="white"/>
        </w:rPr>
      </w:pPr>
      <w:r w:rsidRPr="00903DBA">
        <w:rPr>
          <w:highlight w:val="white"/>
        </w:rPr>
        <w:t>"--" { return ((int) Tokens.DECREMENT); }</w:t>
      </w:r>
    </w:p>
    <w:p w14:paraId="03E138C3" w14:textId="77777777" w:rsidR="00311885" w:rsidRPr="00903DBA" w:rsidRDefault="00311885" w:rsidP="00311885">
      <w:pPr>
        <w:pStyle w:val="Code"/>
        <w:rPr>
          <w:highlight w:val="white"/>
        </w:rPr>
      </w:pPr>
    </w:p>
    <w:p w14:paraId="724B4CEE" w14:textId="77777777" w:rsidR="00311885" w:rsidRPr="00903DBA" w:rsidRDefault="00311885" w:rsidP="00311885">
      <w:pPr>
        <w:pStyle w:val="Code"/>
        <w:rPr>
          <w:highlight w:val="white"/>
        </w:rPr>
      </w:pPr>
      <w:r w:rsidRPr="00903DBA">
        <w:rPr>
          <w:highlight w:val="white"/>
        </w:rPr>
        <w:t>"="  { return ((int) Tokens.ASSIGN); }</w:t>
      </w:r>
    </w:p>
    <w:p w14:paraId="4DD33A3A" w14:textId="77777777" w:rsidR="00311885" w:rsidRPr="00903DBA" w:rsidRDefault="00311885" w:rsidP="00311885">
      <w:pPr>
        <w:pStyle w:val="Code"/>
        <w:rPr>
          <w:highlight w:val="white"/>
        </w:rPr>
      </w:pPr>
      <w:r w:rsidRPr="00903DBA">
        <w:rPr>
          <w:highlight w:val="white"/>
        </w:rPr>
        <w:t>"+="  { return ((int) Tokens.ADD_ASSIGN); }</w:t>
      </w:r>
    </w:p>
    <w:p w14:paraId="3B6D8EF9" w14:textId="77777777" w:rsidR="00311885" w:rsidRPr="00903DBA" w:rsidRDefault="00311885" w:rsidP="00311885">
      <w:pPr>
        <w:pStyle w:val="Code"/>
        <w:rPr>
          <w:highlight w:val="white"/>
        </w:rPr>
      </w:pPr>
      <w:r w:rsidRPr="00903DBA">
        <w:rPr>
          <w:highlight w:val="white"/>
        </w:rPr>
        <w:t>"-="  { return ((int) Tokens.SUBTRACT_ASSIGN); }</w:t>
      </w:r>
    </w:p>
    <w:p w14:paraId="7512C05E" w14:textId="77777777" w:rsidR="00311885" w:rsidRPr="00903DBA" w:rsidRDefault="00311885" w:rsidP="00311885">
      <w:pPr>
        <w:pStyle w:val="Code"/>
        <w:rPr>
          <w:highlight w:val="white"/>
        </w:rPr>
      </w:pPr>
      <w:r w:rsidRPr="00903DBA">
        <w:rPr>
          <w:highlight w:val="white"/>
        </w:rPr>
        <w:t>"*="  { return ((int) Tokens.MULTIPLY_ASSIGN); }</w:t>
      </w:r>
    </w:p>
    <w:p w14:paraId="6B6AD526" w14:textId="77777777" w:rsidR="00311885" w:rsidRPr="00903DBA" w:rsidRDefault="00311885" w:rsidP="00311885">
      <w:pPr>
        <w:pStyle w:val="Code"/>
        <w:rPr>
          <w:highlight w:val="white"/>
        </w:rPr>
      </w:pPr>
      <w:r w:rsidRPr="00903DBA">
        <w:rPr>
          <w:highlight w:val="white"/>
        </w:rPr>
        <w:t>"/="  { return ((int) Tokens.DIVIDE_ASSIGN); }</w:t>
      </w:r>
    </w:p>
    <w:p w14:paraId="7C800E82" w14:textId="77777777" w:rsidR="00311885" w:rsidRPr="00903DBA" w:rsidRDefault="00311885" w:rsidP="00311885">
      <w:pPr>
        <w:pStyle w:val="Code"/>
        <w:rPr>
          <w:highlight w:val="white"/>
        </w:rPr>
      </w:pPr>
      <w:r w:rsidRPr="00903DBA">
        <w:rPr>
          <w:highlight w:val="white"/>
        </w:rPr>
        <w:t>"%="  { return ((int) Tokens.MODULO_ASSIGN); }</w:t>
      </w:r>
    </w:p>
    <w:p w14:paraId="57B98D3B" w14:textId="77777777" w:rsidR="00311885" w:rsidRPr="00903DBA" w:rsidRDefault="00311885" w:rsidP="00311885">
      <w:pPr>
        <w:pStyle w:val="Code"/>
        <w:rPr>
          <w:highlight w:val="white"/>
        </w:rPr>
      </w:pPr>
      <w:r w:rsidRPr="00903DBA">
        <w:rPr>
          <w:highlight w:val="white"/>
        </w:rPr>
        <w:t>"&lt;&lt;=" { return ((int) Tokens.LEFT_SHIFT_ASSIGN); }</w:t>
      </w:r>
    </w:p>
    <w:p w14:paraId="046C01F4" w14:textId="77777777" w:rsidR="00311885" w:rsidRPr="00903DBA" w:rsidRDefault="00311885" w:rsidP="00311885">
      <w:pPr>
        <w:pStyle w:val="Code"/>
        <w:rPr>
          <w:highlight w:val="white"/>
        </w:rPr>
      </w:pPr>
      <w:r w:rsidRPr="00903DBA">
        <w:rPr>
          <w:highlight w:val="white"/>
        </w:rPr>
        <w:t>"&gt;&gt;=" { return ((int) Tokens.RIGHT_SHIFT_ASSIGN); }</w:t>
      </w:r>
    </w:p>
    <w:p w14:paraId="3E93A83C" w14:textId="77777777" w:rsidR="00311885" w:rsidRPr="00903DBA" w:rsidRDefault="00311885" w:rsidP="00311885">
      <w:pPr>
        <w:pStyle w:val="Code"/>
        <w:rPr>
          <w:highlight w:val="white"/>
        </w:rPr>
      </w:pPr>
      <w:r w:rsidRPr="00903DBA">
        <w:rPr>
          <w:highlight w:val="white"/>
        </w:rPr>
        <w:t>"&amp;="  { return ((int) Tokens.AND_ASSIGN); }</w:t>
      </w:r>
    </w:p>
    <w:p w14:paraId="41A9E149" w14:textId="77777777" w:rsidR="00311885" w:rsidRPr="00903DBA" w:rsidRDefault="00311885" w:rsidP="00311885">
      <w:pPr>
        <w:pStyle w:val="Code"/>
        <w:rPr>
          <w:highlight w:val="white"/>
        </w:rPr>
      </w:pPr>
      <w:r w:rsidRPr="00903DBA">
        <w:rPr>
          <w:highlight w:val="white"/>
        </w:rPr>
        <w:t>"^="  { return ((int) Tokens.XOR_ASSIGN); }</w:t>
      </w:r>
    </w:p>
    <w:p w14:paraId="2D347F0B" w14:textId="392B8BF3" w:rsidR="00311885" w:rsidRPr="00903DBA" w:rsidRDefault="00311885" w:rsidP="00C10AF9">
      <w:pPr>
        <w:pStyle w:val="Code"/>
        <w:rPr>
          <w:highlight w:val="white"/>
        </w:rPr>
      </w:pPr>
      <w:r w:rsidRPr="00903DBA">
        <w:rPr>
          <w:highlight w:val="white"/>
        </w:rPr>
        <w:t>"|="  { return ((int) Tokens.</w:t>
      </w:r>
      <w:r w:rsidR="00414C74" w:rsidRPr="00903DBA">
        <w:rPr>
          <w:highlight w:val="white"/>
        </w:rPr>
        <w:t>OR</w:t>
      </w:r>
      <w:r w:rsidRPr="00903DBA">
        <w:rPr>
          <w:highlight w:val="white"/>
        </w:rPr>
        <w:t>_ASSIGN); }</w:t>
      </w:r>
    </w:p>
    <w:p w14:paraId="67374BF9" w14:textId="1A70608B" w:rsidR="001B2198" w:rsidRPr="00903DBA" w:rsidRDefault="00D44F1C" w:rsidP="00C10AF9">
      <w:pPr>
        <w:rPr>
          <w:highlight w:val="white"/>
        </w:rPr>
      </w:pPr>
      <w:r w:rsidRPr="00903DBA">
        <w:rPr>
          <w:highlight w:val="white"/>
        </w:rPr>
        <w:t xml:space="preserve">When we encounter a </w:t>
      </w:r>
      <w:r w:rsidR="00E947F9" w:rsidRPr="00903DBA">
        <w:rPr>
          <w:highlight w:val="white"/>
        </w:rPr>
        <w:t>register name</w:t>
      </w:r>
      <w:r w:rsidR="009B5322" w:rsidRPr="00903DBA">
        <w:rPr>
          <w:highlight w:val="white"/>
        </w:rPr>
        <w:t xml:space="preserve">, we look up the register, and report an error </w:t>
      </w:r>
      <w:r w:rsidR="00D4741E" w:rsidRPr="00903DBA">
        <w:rPr>
          <w:highlight w:val="white"/>
        </w:rPr>
        <w:t>there is no register with th</w:t>
      </w:r>
      <w:r w:rsidR="003B5FDC">
        <w:rPr>
          <w:highlight w:val="white"/>
        </w:rPr>
        <w:t>e</w:t>
      </w:r>
      <w:r w:rsidR="00D4741E" w:rsidRPr="00903DBA">
        <w:rPr>
          <w:highlight w:val="white"/>
        </w:rPr>
        <w:t xml:space="preserve"> name.</w:t>
      </w:r>
    </w:p>
    <w:p w14:paraId="1635047C" w14:textId="77777777" w:rsidR="00C10AF9" w:rsidRPr="00903DBA" w:rsidRDefault="00C10AF9" w:rsidP="00C10AF9">
      <w:pPr>
        <w:pStyle w:val="Code"/>
        <w:rPr>
          <w:highlight w:val="white"/>
        </w:rPr>
      </w:pPr>
      <w:r w:rsidRPr="00903DBA">
        <w:rPr>
          <w:highlight w:val="white"/>
        </w:rPr>
        <w:t>{REGISTER_NAME} {</w:t>
      </w:r>
    </w:p>
    <w:p w14:paraId="0AF9D81A" w14:textId="77777777" w:rsidR="00C10AF9" w:rsidRPr="00903DBA" w:rsidRDefault="00C10AF9" w:rsidP="00C10AF9">
      <w:pPr>
        <w:pStyle w:val="Code"/>
        <w:rPr>
          <w:highlight w:val="white"/>
        </w:rPr>
      </w:pPr>
      <w:r w:rsidRPr="00903DBA">
        <w:rPr>
          <w:highlight w:val="white"/>
        </w:rPr>
        <w:t xml:space="preserve">  { Register register;</w:t>
      </w:r>
    </w:p>
    <w:p w14:paraId="2DE402C3" w14:textId="77777777" w:rsidR="00C10AF9" w:rsidRPr="00903DBA" w:rsidRDefault="00C10AF9" w:rsidP="00C10AF9">
      <w:pPr>
        <w:pStyle w:val="Code"/>
        <w:rPr>
          <w:highlight w:val="white"/>
        </w:rPr>
      </w:pPr>
      <w:r w:rsidRPr="00903DBA">
        <w:rPr>
          <w:highlight w:val="white"/>
        </w:rPr>
        <w:t xml:space="preserve">    string text = yytext.Substring(9);</w:t>
      </w:r>
    </w:p>
    <w:p w14:paraId="1F4AB7DA" w14:textId="77777777" w:rsidR="00C10AF9" w:rsidRPr="00903DBA" w:rsidRDefault="00C10AF9" w:rsidP="00C10AF9">
      <w:pPr>
        <w:pStyle w:val="Code"/>
        <w:rPr>
          <w:highlight w:val="white"/>
        </w:rPr>
      </w:pPr>
    </w:p>
    <w:p w14:paraId="107BE4D7" w14:textId="77777777" w:rsidR="00C10AF9" w:rsidRPr="00903DBA" w:rsidRDefault="00C10AF9" w:rsidP="00C10AF9">
      <w:pPr>
        <w:pStyle w:val="Code"/>
        <w:rPr>
          <w:highlight w:val="white"/>
        </w:rPr>
      </w:pPr>
      <w:r w:rsidRPr="00903DBA">
        <w:rPr>
          <w:highlight w:val="white"/>
        </w:rPr>
        <w:t xml:space="preserve">    if (Enum.TryParse&lt;Register&gt;(text, out register)) {</w:t>
      </w:r>
    </w:p>
    <w:p w14:paraId="7C06B9E2" w14:textId="77777777" w:rsidR="00C10AF9" w:rsidRPr="00903DBA" w:rsidRDefault="00C10AF9" w:rsidP="00C10AF9">
      <w:pPr>
        <w:pStyle w:val="Code"/>
        <w:rPr>
          <w:highlight w:val="white"/>
        </w:rPr>
      </w:pPr>
      <w:r w:rsidRPr="00903DBA">
        <w:rPr>
          <w:highlight w:val="white"/>
        </w:rPr>
        <w:t xml:space="preserve">      yylval.register = register;</w:t>
      </w:r>
    </w:p>
    <w:p w14:paraId="291612A2" w14:textId="77777777" w:rsidR="00C10AF9" w:rsidRPr="00903DBA" w:rsidRDefault="00C10AF9" w:rsidP="00C10AF9">
      <w:pPr>
        <w:pStyle w:val="Code"/>
        <w:rPr>
          <w:highlight w:val="white"/>
        </w:rPr>
      </w:pPr>
      <w:r w:rsidRPr="00903DBA">
        <w:rPr>
          <w:highlight w:val="white"/>
        </w:rPr>
        <w:t xml:space="preserve">      return ((int) Tokens.REGISTER_NAME);</w:t>
      </w:r>
    </w:p>
    <w:p w14:paraId="4ED58A52" w14:textId="77777777" w:rsidR="00C10AF9" w:rsidRPr="00903DBA" w:rsidRDefault="00C10AF9" w:rsidP="00C10AF9">
      <w:pPr>
        <w:pStyle w:val="Code"/>
        <w:rPr>
          <w:highlight w:val="white"/>
        </w:rPr>
      </w:pPr>
      <w:r w:rsidRPr="00903DBA">
        <w:rPr>
          <w:highlight w:val="white"/>
        </w:rPr>
        <w:t xml:space="preserve">    }</w:t>
      </w:r>
    </w:p>
    <w:p w14:paraId="712851D7" w14:textId="77777777" w:rsidR="00C10AF9" w:rsidRPr="00903DBA" w:rsidRDefault="00C10AF9" w:rsidP="00C10AF9">
      <w:pPr>
        <w:pStyle w:val="Code"/>
        <w:rPr>
          <w:highlight w:val="white"/>
        </w:rPr>
      </w:pPr>
      <w:r w:rsidRPr="00903DBA">
        <w:rPr>
          <w:highlight w:val="white"/>
        </w:rPr>
        <w:t xml:space="preserve">    </w:t>
      </w:r>
    </w:p>
    <w:p w14:paraId="32D88E15" w14:textId="77777777" w:rsidR="00C10AF9" w:rsidRPr="00903DBA" w:rsidRDefault="00C10AF9" w:rsidP="00C10AF9">
      <w:pPr>
        <w:pStyle w:val="Code"/>
        <w:rPr>
          <w:highlight w:val="white"/>
        </w:rPr>
      </w:pPr>
      <w:r w:rsidRPr="00903DBA">
        <w:rPr>
          <w:highlight w:val="white"/>
        </w:rPr>
        <w:t xml:space="preserve">    Assert.Error(text, Message.Unknown_register);</w:t>
      </w:r>
    </w:p>
    <w:p w14:paraId="38CF818A" w14:textId="77777777" w:rsidR="00C10AF9" w:rsidRPr="00903DBA" w:rsidRDefault="00C10AF9" w:rsidP="00C10AF9">
      <w:pPr>
        <w:pStyle w:val="Code"/>
        <w:rPr>
          <w:highlight w:val="white"/>
        </w:rPr>
      </w:pPr>
      <w:r w:rsidRPr="00903DBA">
        <w:rPr>
          <w:highlight w:val="white"/>
        </w:rPr>
        <w:t xml:space="preserve">  }</w:t>
      </w:r>
    </w:p>
    <w:p w14:paraId="7988792C" w14:textId="1B5D2D3B" w:rsidR="00C10AF9" w:rsidRPr="00903DBA" w:rsidRDefault="00C10AF9" w:rsidP="00C10AF9">
      <w:pPr>
        <w:pStyle w:val="Code"/>
        <w:rPr>
          <w:highlight w:val="white"/>
        </w:rPr>
      </w:pPr>
      <w:r w:rsidRPr="00903DBA">
        <w:rPr>
          <w:highlight w:val="white"/>
        </w:rPr>
        <w:t>}</w:t>
      </w:r>
    </w:p>
    <w:p w14:paraId="3BAA9D31" w14:textId="72F09FD3" w:rsidR="00D44F1C" w:rsidRPr="00903DBA" w:rsidRDefault="00D44F1C" w:rsidP="003B5FDC">
      <w:pPr>
        <w:rPr>
          <w:highlight w:val="white"/>
        </w:rPr>
      </w:pPr>
      <w:r w:rsidRPr="00903DBA">
        <w:rPr>
          <w:highlight w:val="white"/>
        </w:rPr>
        <w:t>When we encounter a name, we need to check whether it represent a typedef name or a regular name; that is, the name of a variable, constant, struct or union, enumeration, or a function.</w:t>
      </w:r>
      <w:r w:rsidR="009A0F7D" w:rsidRPr="00903DBA">
        <w:rPr>
          <w:highlight w:val="white"/>
        </w:rPr>
        <w:t xml:space="preserve"> We look up the name in the current symbol table </w:t>
      </w:r>
      <w:r w:rsidR="00392276">
        <w:rPr>
          <w:highlight w:val="white"/>
        </w:rPr>
        <w:t xml:space="preserve">in accordance with the typedef-name problem </w:t>
      </w:r>
      <w:r w:rsidR="00A729C9">
        <w:rPr>
          <w:highlight w:val="white"/>
        </w:rPr>
        <w:t>above and</w:t>
      </w:r>
      <w:r w:rsidR="009A0F7D" w:rsidRPr="00903DBA">
        <w:rPr>
          <w:highlight w:val="white"/>
        </w:rPr>
        <w:t xml:space="preserve"> return the </w:t>
      </w:r>
      <w:r w:rsidR="009A0F7D" w:rsidRPr="00903DBA">
        <w:rPr>
          <w:rStyle w:val="KeyWord0"/>
          <w:highlight w:val="white"/>
        </w:rPr>
        <w:t>typedef</w:t>
      </w:r>
      <w:r w:rsidR="003B5FDC">
        <w:rPr>
          <w:highlight w:val="white"/>
        </w:rPr>
        <w:t>-</w:t>
      </w:r>
      <w:r w:rsidR="009A0F7D" w:rsidRPr="003B5FDC">
        <w:rPr>
          <w:rStyle w:val="KeyWord0"/>
          <w:highlight w:val="white"/>
        </w:rPr>
        <w:t>name</w:t>
      </w:r>
      <w:r w:rsidR="009A0F7D" w:rsidRPr="00903DBA">
        <w:rPr>
          <w:highlight w:val="white"/>
        </w:rPr>
        <w:t xml:space="preserve"> token in case of a typedef name. In case of a regular name, we return the </w:t>
      </w:r>
      <w:r w:rsidR="009A0F7D" w:rsidRPr="00903DBA">
        <w:rPr>
          <w:rStyle w:val="KeyWord0"/>
          <w:highlight w:val="white"/>
        </w:rPr>
        <w:t>name</w:t>
      </w:r>
      <w:r w:rsidR="009A0F7D" w:rsidRPr="00903DBA">
        <w:rPr>
          <w:highlight w:val="white"/>
        </w:rPr>
        <w:t xml:space="preserve"> token.</w:t>
      </w:r>
    </w:p>
    <w:p w14:paraId="464843A6" w14:textId="77777777" w:rsidR="00C31697" w:rsidRPr="00903DBA" w:rsidRDefault="00C31697" w:rsidP="00C31697">
      <w:pPr>
        <w:pStyle w:val="Code"/>
        <w:rPr>
          <w:highlight w:val="white"/>
        </w:rPr>
      </w:pPr>
      <w:r w:rsidRPr="00903DBA">
        <w:rPr>
          <w:highlight w:val="white"/>
        </w:rPr>
        <w:t>{NAME} {</w:t>
      </w:r>
    </w:p>
    <w:p w14:paraId="5D5801DB" w14:textId="77777777" w:rsidR="00C31697" w:rsidRPr="00903DBA" w:rsidRDefault="00C31697" w:rsidP="00C31697">
      <w:pPr>
        <w:pStyle w:val="Code"/>
        <w:rPr>
          <w:highlight w:val="white"/>
        </w:rPr>
      </w:pPr>
      <w:r w:rsidRPr="00903DBA">
        <w:rPr>
          <w:highlight w:val="white"/>
        </w:rPr>
        <w:t xml:space="preserve">  { string name = yytext;</w:t>
      </w:r>
    </w:p>
    <w:p w14:paraId="144C2480" w14:textId="77777777" w:rsidR="00C31697" w:rsidRPr="00903DBA" w:rsidRDefault="00C31697" w:rsidP="0018288D">
      <w:pPr>
        <w:pStyle w:val="Code"/>
        <w:rPr>
          <w:highlight w:val="white"/>
        </w:rPr>
      </w:pPr>
    </w:p>
    <w:p w14:paraId="10E986D3" w14:textId="77777777" w:rsidR="0018288D" w:rsidRPr="00903DBA" w:rsidRDefault="0018288D" w:rsidP="0018288D">
      <w:pPr>
        <w:pStyle w:val="Code"/>
        <w:rPr>
          <w:highlight w:val="white"/>
        </w:rPr>
      </w:pPr>
      <w:r w:rsidRPr="00903DBA">
        <w:rPr>
          <w:highlight w:val="white"/>
        </w:rPr>
        <w:t xml:space="preserve">    if (Start.Linux &amp;&amp; (name.Equals("abs") ||</w:t>
      </w:r>
    </w:p>
    <w:p w14:paraId="69E5FC44" w14:textId="77777777" w:rsidR="0018288D" w:rsidRPr="00903DBA" w:rsidRDefault="0018288D" w:rsidP="0018288D">
      <w:pPr>
        <w:pStyle w:val="Code"/>
        <w:rPr>
          <w:highlight w:val="white"/>
        </w:rPr>
      </w:pPr>
      <w:r w:rsidRPr="00903DBA">
        <w:rPr>
          <w:highlight w:val="white"/>
        </w:rPr>
        <w:t xml:space="preserve">        name.Equals("_start") || name.Equals("section") ||</w:t>
      </w:r>
    </w:p>
    <w:p w14:paraId="370BBA52" w14:textId="77777777" w:rsidR="0018288D" w:rsidRPr="00903DBA" w:rsidRDefault="0018288D" w:rsidP="0018288D">
      <w:pPr>
        <w:pStyle w:val="Code"/>
        <w:rPr>
          <w:highlight w:val="white"/>
        </w:rPr>
      </w:pPr>
      <w:r w:rsidRPr="00903DBA">
        <w:rPr>
          <w:highlight w:val="white"/>
        </w:rPr>
        <w:t xml:space="preserve">        name.Equals("extern") || name.Equals("global"))) {</w:t>
      </w:r>
    </w:p>
    <w:p w14:paraId="57F7B673" w14:textId="77777777" w:rsidR="0018288D" w:rsidRPr="00903DBA" w:rsidRDefault="0018288D" w:rsidP="0018288D">
      <w:pPr>
        <w:pStyle w:val="Code"/>
        <w:rPr>
          <w:highlight w:val="white"/>
        </w:rPr>
      </w:pPr>
      <w:r w:rsidRPr="00903DBA">
        <w:rPr>
          <w:highlight w:val="white"/>
        </w:rPr>
        <w:t xml:space="preserve">      name = Symbol.FileMarker + name;</w:t>
      </w:r>
    </w:p>
    <w:p w14:paraId="551F51BD" w14:textId="77777777" w:rsidR="0018288D" w:rsidRPr="00903DBA" w:rsidRDefault="0018288D" w:rsidP="0018288D">
      <w:pPr>
        <w:pStyle w:val="Code"/>
        <w:rPr>
          <w:highlight w:val="white"/>
        </w:rPr>
      </w:pPr>
      <w:r w:rsidRPr="00903DBA">
        <w:rPr>
          <w:highlight w:val="white"/>
        </w:rPr>
        <w:t xml:space="preserve">    }</w:t>
      </w:r>
    </w:p>
    <w:p w14:paraId="4F23AF58" w14:textId="77777777" w:rsidR="00C31697" w:rsidRPr="00903DBA" w:rsidRDefault="00C31697" w:rsidP="0018288D">
      <w:pPr>
        <w:pStyle w:val="Code"/>
        <w:rPr>
          <w:highlight w:val="white"/>
        </w:rPr>
      </w:pPr>
    </w:p>
    <w:p w14:paraId="270AA55A" w14:textId="77777777" w:rsidR="00C31697" w:rsidRPr="00903DBA" w:rsidRDefault="00C31697" w:rsidP="00C31697">
      <w:pPr>
        <w:pStyle w:val="Code"/>
        <w:rPr>
          <w:highlight w:val="white"/>
        </w:rPr>
      </w:pPr>
      <w:r w:rsidRPr="00903DBA">
        <w:rPr>
          <w:highlight w:val="white"/>
        </w:rPr>
        <w:t xml:space="preserve">    Symbol symbol = SymbolTable.CurrentTable.LookupSymbol(name);</w:t>
      </w:r>
    </w:p>
    <w:p w14:paraId="5E763420" w14:textId="77777777" w:rsidR="00C31697" w:rsidRPr="00903DBA" w:rsidRDefault="00C31697" w:rsidP="00C31697">
      <w:pPr>
        <w:pStyle w:val="Code"/>
        <w:rPr>
          <w:highlight w:val="white"/>
        </w:rPr>
      </w:pPr>
    </w:p>
    <w:p w14:paraId="77BAA5EF" w14:textId="77777777" w:rsidR="00C31697" w:rsidRPr="00903DBA" w:rsidRDefault="00C31697" w:rsidP="00C31697">
      <w:pPr>
        <w:pStyle w:val="Code"/>
        <w:rPr>
          <w:highlight w:val="white"/>
        </w:rPr>
      </w:pPr>
      <w:r w:rsidRPr="00903DBA">
        <w:rPr>
          <w:highlight w:val="white"/>
        </w:rPr>
        <w:t xml:space="preserve">    if ((symbol != null) &amp;&amp; symbol.IsTypedef()) {</w:t>
      </w:r>
    </w:p>
    <w:p w14:paraId="4E7CBAC2" w14:textId="77777777" w:rsidR="00C31697" w:rsidRPr="00903DBA" w:rsidRDefault="00C31697" w:rsidP="00C31697">
      <w:pPr>
        <w:pStyle w:val="Code"/>
        <w:rPr>
          <w:highlight w:val="white"/>
        </w:rPr>
      </w:pPr>
      <w:r w:rsidRPr="00903DBA">
        <w:rPr>
          <w:highlight w:val="white"/>
        </w:rPr>
        <w:t xml:space="preserve">      yylval.type = symbol.Type;</w:t>
      </w:r>
    </w:p>
    <w:p w14:paraId="221584E9" w14:textId="77777777" w:rsidR="00C31697" w:rsidRPr="00903DBA" w:rsidRDefault="00C31697" w:rsidP="00C31697">
      <w:pPr>
        <w:pStyle w:val="Code"/>
        <w:rPr>
          <w:highlight w:val="white"/>
        </w:rPr>
      </w:pPr>
      <w:r w:rsidRPr="00903DBA">
        <w:rPr>
          <w:highlight w:val="white"/>
        </w:rPr>
        <w:t xml:space="preserve">      return ((int) Tokens.TYPEDEF_NAME);</w:t>
      </w:r>
    </w:p>
    <w:p w14:paraId="2E98AFB8" w14:textId="77777777" w:rsidR="00C31697" w:rsidRPr="00903DBA" w:rsidRDefault="00C31697" w:rsidP="00C31697">
      <w:pPr>
        <w:pStyle w:val="Code"/>
        <w:rPr>
          <w:highlight w:val="white"/>
        </w:rPr>
      </w:pPr>
      <w:r w:rsidRPr="00903DBA">
        <w:rPr>
          <w:highlight w:val="white"/>
        </w:rPr>
        <w:t xml:space="preserve">    }</w:t>
      </w:r>
    </w:p>
    <w:p w14:paraId="3299EDDA" w14:textId="77777777" w:rsidR="00C31697" w:rsidRPr="00903DBA" w:rsidRDefault="00C31697" w:rsidP="00C31697">
      <w:pPr>
        <w:pStyle w:val="Code"/>
        <w:rPr>
          <w:highlight w:val="white"/>
        </w:rPr>
      </w:pPr>
      <w:r w:rsidRPr="00903DBA">
        <w:rPr>
          <w:highlight w:val="white"/>
        </w:rPr>
        <w:t xml:space="preserve">    else {</w:t>
      </w:r>
    </w:p>
    <w:p w14:paraId="56468D06" w14:textId="77777777" w:rsidR="00C31697" w:rsidRPr="00903DBA" w:rsidRDefault="00C31697" w:rsidP="00C31697">
      <w:pPr>
        <w:pStyle w:val="Code"/>
        <w:rPr>
          <w:highlight w:val="white"/>
        </w:rPr>
      </w:pPr>
      <w:r w:rsidRPr="00903DBA">
        <w:rPr>
          <w:highlight w:val="white"/>
        </w:rPr>
        <w:t xml:space="preserve">      yylval.name = name;</w:t>
      </w:r>
    </w:p>
    <w:p w14:paraId="6B9D0E4C" w14:textId="77777777" w:rsidR="00C31697" w:rsidRPr="00903DBA" w:rsidRDefault="00C31697" w:rsidP="00C31697">
      <w:pPr>
        <w:pStyle w:val="Code"/>
        <w:rPr>
          <w:highlight w:val="white"/>
        </w:rPr>
      </w:pPr>
      <w:r w:rsidRPr="00903DBA">
        <w:rPr>
          <w:highlight w:val="white"/>
        </w:rPr>
        <w:t xml:space="preserve">      return ((int) Tokens.NAME);</w:t>
      </w:r>
    </w:p>
    <w:p w14:paraId="033A61C4" w14:textId="77777777" w:rsidR="00C31697" w:rsidRPr="00903DBA" w:rsidRDefault="00C31697" w:rsidP="00C31697">
      <w:pPr>
        <w:pStyle w:val="Code"/>
        <w:rPr>
          <w:highlight w:val="white"/>
        </w:rPr>
      </w:pPr>
      <w:r w:rsidRPr="00903DBA">
        <w:rPr>
          <w:highlight w:val="white"/>
        </w:rPr>
        <w:lastRenderedPageBreak/>
        <w:t xml:space="preserve">    }</w:t>
      </w:r>
    </w:p>
    <w:p w14:paraId="71C53BE5" w14:textId="77777777" w:rsidR="00C31697" w:rsidRPr="00903DBA" w:rsidRDefault="00C31697" w:rsidP="00C31697">
      <w:pPr>
        <w:pStyle w:val="Code"/>
        <w:rPr>
          <w:highlight w:val="white"/>
        </w:rPr>
      </w:pPr>
      <w:r w:rsidRPr="00903DBA">
        <w:rPr>
          <w:highlight w:val="white"/>
        </w:rPr>
        <w:t xml:space="preserve">  }</w:t>
      </w:r>
    </w:p>
    <w:p w14:paraId="3697BA07" w14:textId="77777777" w:rsidR="00C31697" w:rsidRPr="00903DBA" w:rsidRDefault="00C31697" w:rsidP="00C31697">
      <w:pPr>
        <w:pStyle w:val="Code"/>
        <w:rPr>
          <w:highlight w:val="white"/>
        </w:rPr>
      </w:pPr>
      <w:r w:rsidRPr="00903DBA">
        <w:rPr>
          <w:highlight w:val="white"/>
        </w:rPr>
        <w:t>}</w:t>
      </w:r>
    </w:p>
    <w:p w14:paraId="2A9D5F17" w14:textId="725145FD" w:rsidR="00311885" w:rsidRPr="00903DBA" w:rsidRDefault="00695F21" w:rsidP="00695F21">
      <w:pPr>
        <w:rPr>
          <w:highlight w:val="white"/>
        </w:rPr>
      </w:pPr>
      <w:r w:rsidRPr="00903DBA">
        <w:rPr>
          <w:highlight w:val="white"/>
        </w:rPr>
        <w:t xml:space="preserve">When it comes to integral values, we need to decide the </w:t>
      </w:r>
      <w:r w:rsidR="00FF473A" w:rsidRPr="00903DBA">
        <w:rPr>
          <w:highlight w:val="white"/>
        </w:rPr>
        <w:t xml:space="preserve">sign, </w:t>
      </w:r>
      <w:r w:rsidRPr="00903DBA">
        <w:rPr>
          <w:highlight w:val="white"/>
        </w:rPr>
        <w:t>base</w:t>
      </w:r>
      <w:r w:rsidR="00FF473A" w:rsidRPr="00903DBA">
        <w:rPr>
          <w:highlight w:val="white"/>
        </w:rPr>
        <w:t>, and type of the value.</w:t>
      </w:r>
    </w:p>
    <w:p w14:paraId="7255C7C6" w14:textId="77777777" w:rsidR="00311885" w:rsidRPr="00903DBA" w:rsidRDefault="00311885" w:rsidP="00C10AF9">
      <w:pPr>
        <w:pStyle w:val="Code"/>
        <w:rPr>
          <w:highlight w:val="white"/>
        </w:rPr>
      </w:pPr>
      <w:r w:rsidRPr="00903DBA">
        <w:rPr>
          <w:highlight w:val="white"/>
        </w:rPr>
        <w:t>{INTEGRAL_VALUE} {</w:t>
      </w:r>
    </w:p>
    <w:p w14:paraId="5FDDEFA3" w14:textId="77777777" w:rsidR="00311885" w:rsidRPr="00903DBA" w:rsidRDefault="00311885" w:rsidP="00311885">
      <w:pPr>
        <w:pStyle w:val="Code"/>
        <w:rPr>
          <w:highlight w:val="white"/>
        </w:rPr>
      </w:pPr>
      <w:r w:rsidRPr="00903DBA">
        <w:rPr>
          <w:highlight w:val="white"/>
        </w:rPr>
        <w:t xml:space="preserve">  { string text = yytext.Trim().ToLower();</w:t>
      </w:r>
    </w:p>
    <w:p w14:paraId="603F3207" w14:textId="7C970A63" w:rsidR="00311885" w:rsidRPr="00903DBA" w:rsidRDefault="00F959BE" w:rsidP="00F959BE">
      <w:pPr>
        <w:rPr>
          <w:highlight w:val="white"/>
        </w:rPr>
      </w:pPr>
      <w:r w:rsidRPr="00903DBA">
        <w:rPr>
          <w:highlight w:val="white"/>
        </w:rPr>
        <w:t xml:space="preserve">The </w:t>
      </w:r>
      <w:r w:rsidRPr="00903DBA">
        <w:rPr>
          <w:rStyle w:val="KeyWord0"/>
          <w:highlight w:val="white"/>
        </w:rPr>
        <w:t>ToUInt64</w:t>
      </w:r>
      <w:r w:rsidRPr="00903DBA">
        <w:rPr>
          <w:highlight w:val="white"/>
        </w:rPr>
        <w:t xml:space="preserve"> method below does not accept plus or minus signs. Therefore</w:t>
      </w:r>
      <w:r w:rsidR="00DE5A89" w:rsidRPr="00903DBA">
        <w:rPr>
          <w:highlight w:val="white"/>
        </w:rPr>
        <w:t>,</w:t>
      </w:r>
      <w:r w:rsidRPr="00903DBA">
        <w:rPr>
          <w:highlight w:val="white"/>
        </w:rPr>
        <w:t xml:space="preserve"> we need to </w:t>
      </w:r>
      <w:r w:rsidR="00712CC0" w:rsidRPr="00903DBA">
        <w:rPr>
          <w:highlight w:val="white"/>
        </w:rPr>
        <w:t xml:space="preserve">remove the sign and </w:t>
      </w:r>
      <w:r w:rsidR="00E20208" w:rsidRPr="00903DBA">
        <w:rPr>
          <w:highlight w:val="white"/>
        </w:rPr>
        <w:t xml:space="preserve">assign true to the </w:t>
      </w:r>
      <w:r w:rsidR="00E20208" w:rsidRPr="00903DBA">
        <w:rPr>
          <w:rStyle w:val="KeyWord0"/>
          <w:highlight w:val="white"/>
        </w:rPr>
        <w:t>minus</w:t>
      </w:r>
      <w:r w:rsidR="00E20208" w:rsidRPr="00903DBA">
        <w:rPr>
          <w:highlight w:val="white"/>
        </w:rPr>
        <w:t xml:space="preserve"> variable in case of a negative value.</w:t>
      </w:r>
    </w:p>
    <w:p w14:paraId="736F335F" w14:textId="77777777" w:rsidR="00311885" w:rsidRPr="00903DBA" w:rsidRDefault="00311885" w:rsidP="00311885">
      <w:pPr>
        <w:pStyle w:val="Code"/>
        <w:rPr>
          <w:highlight w:val="white"/>
        </w:rPr>
      </w:pPr>
      <w:r w:rsidRPr="00903DBA">
        <w:rPr>
          <w:highlight w:val="white"/>
        </w:rPr>
        <w:t xml:space="preserve">    bool minus = false;</w:t>
      </w:r>
    </w:p>
    <w:p w14:paraId="0C12B4E2" w14:textId="77777777" w:rsidR="00311885" w:rsidRPr="00903DBA" w:rsidRDefault="00311885" w:rsidP="00311885">
      <w:pPr>
        <w:pStyle w:val="Code"/>
        <w:rPr>
          <w:highlight w:val="white"/>
        </w:rPr>
      </w:pPr>
      <w:r w:rsidRPr="00903DBA">
        <w:rPr>
          <w:highlight w:val="white"/>
        </w:rPr>
        <w:t xml:space="preserve">    if (text.StartsWith("+")) {</w:t>
      </w:r>
    </w:p>
    <w:p w14:paraId="44B1EED5" w14:textId="77777777" w:rsidR="00311885" w:rsidRPr="00903DBA" w:rsidRDefault="00311885" w:rsidP="00311885">
      <w:pPr>
        <w:pStyle w:val="Code"/>
        <w:rPr>
          <w:highlight w:val="white"/>
        </w:rPr>
      </w:pPr>
      <w:r w:rsidRPr="00903DBA">
        <w:rPr>
          <w:highlight w:val="white"/>
        </w:rPr>
        <w:t xml:space="preserve">      text = text.Substring(1);</w:t>
      </w:r>
    </w:p>
    <w:p w14:paraId="79244C13" w14:textId="77777777" w:rsidR="00311885" w:rsidRPr="00903DBA" w:rsidRDefault="00311885" w:rsidP="00311885">
      <w:pPr>
        <w:pStyle w:val="Code"/>
        <w:rPr>
          <w:highlight w:val="white"/>
        </w:rPr>
      </w:pPr>
      <w:r w:rsidRPr="00903DBA">
        <w:rPr>
          <w:highlight w:val="white"/>
        </w:rPr>
        <w:t xml:space="preserve">    }</w:t>
      </w:r>
    </w:p>
    <w:p w14:paraId="008767EC" w14:textId="77777777" w:rsidR="00311885" w:rsidRPr="00903DBA" w:rsidRDefault="00311885" w:rsidP="00311885">
      <w:pPr>
        <w:pStyle w:val="Code"/>
        <w:rPr>
          <w:highlight w:val="white"/>
        </w:rPr>
      </w:pPr>
      <w:r w:rsidRPr="00903DBA">
        <w:rPr>
          <w:highlight w:val="white"/>
        </w:rPr>
        <w:t xml:space="preserve">    else if (text.StartsWith("-")) {</w:t>
      </w:r>
    </w:p>
    <w:p w14:paraId="65AA7551" w14:textId="77777777" w:rsidR="00311885" w:rsidRPr="00903DBA" w:rsidRDefault="00311885" w:rsidP="00311885">
      <w:pPr>
        <w:pStyle w:val="Code"/>
        <w:rPr>
          <w:highlight w:val="white"/>
        </w:rPr>
      </w:pPr>
      <w:r w:rsidRPr="00903DBA">
        <w:rPr>
          <w:highlight w:val="white"/>
        </w:rPr>
        <w:t xml:space="preserve">      minus = true;</w:t>
      </w:r>
    </w:p>
    <w:p w14:paraId="57638130" w14:textId="77777777" w:rsidR="00311885" w:rsidRPr="00903DBA" w:rsidRDefault="00311885" w:rsidP="00311885">
      <w:pPr>
        <w:pStyle w:val="Code"/>
        <w:rPr>
          <w:highlight w:val="white"/>
        </w:rPr>
      </w:pPr>
      <w:r w:rsidRPr="00903DBA">
        <w:rPr>
          <w:highlight w:val="white"/>
        </w:rPr>
        <w:t xml:space="preserve">      text = text.Substring(1);</w:t>
      </w:r>
    </w:p>
    <w:p w14:paraId="1F5FEECC" w14:textId="77777777" w:rsidR="00311885" w:rsidRPr="00903DBA" w:rsidRDefault="00311885" w:rsidP="00311885">
      <w:pPr>
        <w:pStyle w:val="Code"/>
        <w:rPr>
          <w:highlight w:val="white"/>
        </w:rPr>
      </w:pPr>
      <w:r w:rsidRPr="00903DBA">
        <w:rPr>
          <w:highlight w:val="white"/>
        </w:rPr>
        <w:t xml:space="preserve">    }</w:t>
      </w:r>
    </w:p>
    <w:p w14:paraId="66E071BE" w14:textId="5F479B1F" w:rsidR="00224B3F" w:rsidRPr="00903DBA" w:rsidRDefault="00712CC0" w:rsidP="00224B3F">
      <w:pPr>
        <w:rPr>
          <w:highlight w:val="white"/>
        </w:rPr>
      </w:pPr>
      <w:r w:rsidRPr="00903DBA">
        <w:rPr>
          <w:highlight w:val="white"/>
        </w:rPr>
        <w:t>Then we decide the base of the value</w:t>
      </w:r>
      <w:r w:rsidR="00B474B8" w:rsidRPr="00903DBA">
        <w:rPr>
          <w:highlight w:val="white"/>
        </w:rPr>
        <w:t>.</w:t>
      </w:r>
      <w:r w:rsidR="00224B3F" w:rsidRPr="00903DBA">
        <w:rPr>
          <w:highlight w:val="white"/>
        </w:rPr>
        <w:t xml:space="preserve"> </w:t>
      </w:r>
      <w:r w:rsidR="00B474B8" w:rsidRPr="00903DBA">
        <w:rPr>
          <w:highlight w:val="white"/>
        </w:rPr>
        <w:t xml:space="preserve">If the text start with </w:t>
      </w:r>
      <w:r w:rsidR="006230BD" w:rsidRPr="00903DBA">
        <w:rPr>
          <w:highlight w:val="white"/>
        </w:rPr>
        <w:t>“0x” or “0X”</w:t>
      </w:r>
      <w:r w:rsidR="008426DA" w:rsidRPr="00903DBA">
        <w:rPr>
          <w:highlight w:val="white"/>
        </w:rPr>
        <w:t>,</w:t>
      </w:r>
      <w:r w:rsidR="003C6D25" w:rsidRPr="00903DBA">
        <w:rPr>
          <w:highlight w:val="white"/>
        </w:rPr>
        <w:t xml:space="preserve"> the value is a hexadecimal with the base 16. If the text start with </w:t>
      </w:r>
      <w:r w:rsidR="006230BD" w:rsidRPr="00903DBA">
        <w:rPr>
          <w:highlight w:val="white"/>
        </w:rPr>
        <w:t>“0”</w:t>
      </w:r>
      <w:r w:rsidR="003C6D25" w:rsidRPr="00903DBA">
        <w:rPr>
          <w:highlight w:val="white"/>
        </w:rPr>
        <w:t>, the value is an octal value with the base 8. Otherwise, it is a decimal value with the base 10.</w:t>
      </w:r>
    </w:p>
    <w:p w14:paraId="7085541B" w14:textId="77777777" w:rsidR="00311885" w:rsidRPr="00903DBA" w:rsidRDefault="00311885" w:rsidP="00311885">
      <w:pPr>
        <w:pStyle w:val="Code"/>
        <w:rPr>
          <w:highlight w:val="white"/>
        </w:rPr>
      </w:pPr>
      <w:r w:rsidRPr="00903DBA">
        <w:rPr>
          <w:highlight w:val="white"/>
        </w:rPr>
        <w:t xml:space="preserve">    int fromBase;</w:t>
      </w:r>
    </w:p>
    <w:p w14:paraId="45F87EA1" w14:textId="77777777" w:rsidR="00311885" w:rsidRPr="00903DBA" w:rsidRDefault="00311885" w:rsidP="00311885">
      <w:pPr>
        <w:pStyle w:val="Code"/>
        <w:rPr>
          <w:highlight w:val="white"/>
        </w:rPr>
      </w:pPr>
      <w:r w:rsidRPr="00903DBA">
        <w:rPr>
          <w:highlight w:val="white"/>
        </w:rPr>
        <w:t xml:space="preserve">    if (text.StartsWith("0x")) {</w:t>
      </w:r>
    </w:p>
    <w:p w14:paraId="691EB2D7" w14:textId="77777777" w:rsidR="00311885" w:rsidRPr="00903DBA" w:rsidRDefault="00311885" w:rsidP="00311885">
      <w:pPr>
        <w:pStyle w:val="Code"/>
        <w:rPr>
          <w:highlight w:val="white"/>
        </w:rPr>
      </w:pPr>
      <w:r w:rsidRPr="00903DBA">
        <w:rPr>
          <w:highlight w:val="white"/>
        </w:rPr>
        <w:t xml:space="preserve">      fromBase = 16;</w:t>
      </w:r>
    </w:p>
    <w:p w14:paraId="59BFBF77" w14:textId="77777777" w:rsidR="00311885" w:rsidRPr="00903DBA" w:rsidRDefault="00311885" w:rsidP="00311885">
      <w:pPr>
        <w:pStyle w:val="Code"/>
        <w:rPr>
          <w:highlight w:val="white"/>
        </w:rPr>
      </w:pPr>
      <w:r w:rsidRPr="00903DBA">
        <w:rPr>
          <w:highlight w:val="white"/>
        </w:rPr>
        <w:t xml:space="preserve">      text = text.Substring(2);</w:t>
      </w:r>
    </w:p>
    <w:p w14:paraId="2C211E82" w14:textId="77777777" w:rsidR="00311885" w:rsidRPr="00903DBA" w:rsidRDefault="00311885" w:rsidP="00311885">
      <w:pPr>
        <w:pStyle w:val="Code"/>
        <w:rPr>
          <w:highlight w:val="white"/>
        </w:rPr>
      </w:pPr>
      <w:r w:rsidRPr="00903DBA">
        <w:rPr>
          <w:highlight w:val="white"/>
        </w:rPr>
        <w:t xml:space="preserve">    }</w:t>
      </w:r>
    </w:p>
    <w:p w14:paraId="0D9C38BF" w14:textId="77777777" w:rsidR="00311885" w:rsidRPr="00903DBA" w:rsidRDefault="00311885" w:rsidP="00311885">
      <w:pPr>
        <w:pStyle w:val="Code"/>
        <w:rPr>
          <w:highlight w:val="white"/>
        </w:rPr>
      </w:pPr>
      <w:r w:rsidRPr="00903DBA">
        <w:rPr>
          <w:highlight w:val="white"/>
        </w:rPr>
        <w:t xml:space="preserve">    else if (text.StartsWith("0")) {</w:t>
      </w:r>
    </w:p>
    <w:p w14:paraId="3D39B0DB" w14:textId="77777777" w:rsidR="00311885" w:rsidRPr="00903DBA" w:rsidRDefault="00311885" w:rsidP="00311885">
      <w:pPr>
        <w:pStyle w:val="Code"/>
        <w:rPr>
          <w:highlight w:val="white"/>
        </w:rPr>
      </w:pPr>
      <w:r w:rsidRPr="00903DBA">
        <w:rPr>
          <w:highlight w:val="white"/>
        </w:rPr>
        <w:t xml:space="preserve">      fromBase = 8;</w:t>
      </w:r>
    </w:p>
    <w:p w14:paraId="6942A79C" w14:textId="77777777" w:rsidR="00311885" w:rsidRPr="00903DBA" w:rsidRDefault="00311885" w:rsidP="00311885">
      <w:pPr>
        <w:pStyle w:val="Code"/>
        <w:rPr>
          <w:highlight w:val="white"/>
        </w:rPr>
      </w:pPr>
      <w:r w:rsidRPr="00903DBA">
        <w:rPr>
          <w:highlight w:val="white"/>
        </w:rPr>
        <w:t xml:space="preserve">    }</w:t>
      </w:r>
    </w:p>
    <w:p w14:paraId="3D24F4A6" w14:textId="77777777" w:rsidR="00311885" w:rsidRPr="00903DBA" w:rsidRDefault="00311885" w:rsidP="00311885">
      <w:pPr>
        <w:pStyle w:val="Code"/>
        <w:rPr>
          <w:highlight w:val="white"/>
        </w:rPr>
      </w:pPr>
      <w:r w:rsidRPr="00903DBA">
        <w:rPr>
          <w:highlight w:val="white"/>
        </w:rPr>
        <w:t xml:space="preserve">    else {</w:t>
      </w:r>
    </w:p>
    <w:p w14:paraId="4DCA4A23" w14:textId="77777777" w:rsidR="00311885" w:rsidRPr="00903DBA" w:rsidRDefault="00311885" w:rsidP="00311885">
      <w:pPr>
        <w:pStyle w:val="Code"/>
        <w:rPr>
          <w:highlight w:val="white"/>
        </w:rPr>
      </w:pPr>
      <w:r w:rsidRPr="00903DBA">
        <w:rPr>
          <w:highlight w:val="white"/>
        </w:rPr>
        <w:t xml:space="preserve">      fromBase = 10;</w:t>
      </w:r>
    </w:p>
    <w:p w14:paraId="648B05A4" w14:textId="77777777" w:rsidR="00311885" w:rsidRPr="00903DBA" w:rsidRDefault="00311885" w:rsidP="00311885">
      <w:pPr>
        <w:pStyle w:val="Code"/>
        <w:rPr>
          <w:highlight w:val="white"/>
        </w:rPr>
      </w:pPr>
      <w:r w:rsidRPr="00903DBA">
        <w:rPr>
          <w:highlight w:val="white"/>
        </w:rPr>
        <w:t xml:space="preserve">    }</w:t>
      </w:r>
    </w:p>
    <w:p w14:paraId="4464581E" w14:textId="1825ABE7" w:rsidR="00311885" w:rsidRPr="00903DBA" w:rsidRDefault="000A4A04" w:rsidP="006230BD">
      <w:pPr>
        <w:rPr>
          <w:highlight w:val="white"/>
        </w:rPr>
      </w:pPr>
      <w:r w:rsidRPr="00903DBA">
        <w:rPr>
          <w:highlight w:val="white"/>
        </w:rPr>
        <w:t xml:space="preserve">Then we decide the type of the value. If the text ends with </w:t>
      </w:r>
      <w:r w:rsidR="00131492" w:rsidRPr="00903DBA">
        <w:rPr>
          <w:highlight w:val="white"/>
        </w:rPr>
        <w:t>any combination of</w:t>
      </w:r>
      <w:r w:rsidR="005B1DD8" w:rsidRPr="00903DBA">
        <w:rPr>
          <w:highlight w:val="white"/>
        </w:rPr>
        <w:t xml:space="preserve"> lowercase ‘s’ or ‘u’ </w:t>
      </w:r>
      <w:r w:rsidR="001F6F83">
        <w:rPr>
          <w:highlight w:val="white"/>
        </w:rPr>
        <w:t>or an uppercase</w:t>
      </w:r>
      <w:r w:rsidR="005B1DD8" w:rsidRPr="00903DBA">
        <w:rPr>
          <w:highlight w:val="white"/>
        </w:rPr>
        <w:t xml:space="preserve"> ‘S’ or ‘U’</w:t>
      </w:r>
      <w:r w:rsidR="00131492" w:rsidRPr="00903DBA">
        <w:rPr>
          <w:highlight w:val="white"/>
        </w:rPr>
        <w:t xml:space="preserve">, the type is unsigned small integer. </w:t>
      </w:r>
      <w:r w:rsidR="005B1DD8" w:rsidRPr="00903DBA">
        <w:rPr>
          <w:highlight w:val="white"/>
        </w:rPr>
        <w:t xml:space="preserve">If the text ends with a lowercase ‘s’ </w:t>
      </w:r>
      <w:r w:rsidR="001F6F83">
        <w:rPr>
          <w:highlight w:val="white"/>
        </w:rPr>
        <w:t>or an uppercase</w:t>
      </w:r>
      <w:r w:rsidR="005B1DD8" w:rsidRPr="00903DBA">
        <w:rPr>
          <w:highlight w:val="white"/>
        </w:rPr>
        <w:t xml:space="preserve"> ‘S’</w:t>
      </w:r>
      <w:r w:rsidR="00E514DB" w:rsidRPr="00903DBA">
        <w:rPr>
          <w:highlight w:val="white"/>
        </w:rPr>
        <w:t xml:space="preserve">, the </w:t>
      </w:r>
      <w:r w:rsidR="00B24C4F" w:rsidRPr="00903DBA">
        <w:rPr>
          <w:highlight w:val="white"/>
        </w:rPr>
        <w:t>type</w:t>
      </w:r>
      <w:r w:rsidR="00E514DB" w:rsidRPr="00903DBA">
        <w:rPr>
          <w:highlight w:val="white"/>
        </w:rPr>
        <w:t xml:space="preserve"> is small integer. If the text ends with </w:t>
      </w:r>
      <w:r w:rsidR="005B1DD8" w:rsidRPr="00903DBA">
        <w:rPr>
          <w:highlight w:val="white"/>
        </w:rPr>
        <w:t xml:space="preserve">lowercase ‘l’ </w:t>
      </w:r>
      <w:r w:rsidR="001F6F83">
        <w:rPr>
          <w:highlight w:val="white"/>
        </w:rPr>
        <w:t>or an uppercase</w:t>
      </w:r>
      <w:r w:rsidR="005B1DD8" w:rsidRPr="00903DBA">
        <w:rPr>
          <w:highlight w:val="white"/>
        </w:rPr>
        <w:t xml:space="preserve"> ‘l’</w:t>
      </w:r>
      <w:r w:rsidR="00E514DB" w:rsidRPr="00903DBA">
        <w:rPr>
          <w:highlight w:val="white"/>
        </w:rPr>
        <w:t xml:space="preserve">, the type is </w:t>
      </w:r>
      <w:r w:rsidR="00B24C4F" w:rsidRPr="00903DBA">
        <w:rPr>
          <w:highlight w:val="white"/>
        </w:rPr>
        <w:t>large integer.</w:t>
      </w:r>
      <w:r w:rsidR="008E2501" w:rsidRPr="00903DBA">
        <w:rPr>
          <w:highlight w:val="white"/>
        </w:rPr>
        <w:t xml:space="preserve"> If the text ends with </w:t>
      </w:r>
      <w:r w:rsidR="005B1DD8" w:rsidRPr="00903DBA">
        <w:rPr>
          <w:highlight w:val="white"/>
        </w:rPr>
        <w:t xml:space="preserve">lowercase ‘u’ </w:t>
      </w:r>
      <w:r w:rsidR="001F6F83">
        <w:rPr>
          <w:highlight w:val="white"/>
        </w:rPr>
        <w:t>or an uppercase</w:t>
      </w:r>
      <w:r w:rsidR="005B1DD8" w:rsidRPr="00903DBA">
        <w:rPr>
          <w:highlight w:val="white"/>
        </w:rPr>
        <w:t xml:space="preserve"> ‘U’</w:t>
      </w:r>
      <w:r w:rsidR="008E2501" w:rsidRPr="00903DBA">
        <w:rPr>
          <w:highlight w:val="white"/>
        </w:rPr>
        <w:t>, the type is unsigned</w:t>
      </w:r>
      <w:r w:rsidR="005B1DD8" w:rsidRPr="00903DBA">
        <w:rPr>
          <w:highlight w:val="white"/>
        </w:rPr>
        <w:t xml:space="preserve"> integer</w:t>
      </w:r>
      <w:r w:rsidR="008E2501" w:rsidRPr="00903DBA">
        <w:rPr>
          <w:highlight w:val="white"/>
        </w:rPr>
        <w:t>. Otherwise, the type is signed integer.</w:t>
      </w:r>
    </w:p>
    <w:p w14:paraId="5895542F" w14:textId="77777777" w:rsidR="00311885" w:rsidRPr="00903DBA" w:rsidRDefault="00311885" w:rsidP="00311885">
      <w:pPr>
        <w:pStyle w:val="Code"/>
        <w:rPr>
          <w:highlight w:val="white"/>
        </w:rPr>
      </w:pPr>
      <w:r w:rsidRPr="00903DBA">
        <w:rPr>
          <w:highlight w:val="white"/>
        </w:rPr>
        <w:t xml:space="preserve">    CCompiler.Type type;</w:t>
      </w:r>
    </w:p>
    <w:p w14:paraId="73CB6E61" w14:textId="77777777" w:rsidR="00311885" w:rsidRPr="00903DBA" w:rsidRDefault="00311885" w:rsidP="00311885">
      <w:pPr>
        <w:pStyle w:val="Code"/>
        <w:rPr>
          <w:highlight w:val="white"/>
        </w:rPr>
      </w:pPr>
      <w:r w:rsidRPr="00903DBA">
        <w:rPr>
          <w:highlight w:val="white"/>
        </w:rPr>
        <w:t xml:space="preserve">    if (text.EndsWith("us") || text.EndsWith("su")) {</w:t>
      </w:r>
    </w:p>
    <w:p w14:paraId="5E56813D" w14:textId="77777777" w:rsidR="00311885" w:rsidRPr="00903DBA" w:rsidRDefault="00311885" w:rsidP="00311885">
      <w:pPr>
        <w:pStyle w:val="Code"/>
        <w:rPr>
          <w:highlight w:val="white"/>
        </w:rPr>
      </w:pPr>
      <w:r w:rsidRPr="00903DBA">
        <w:rPr>
          <w:highlight w:val="white"/>
        </w:rPr>
        <w:t xml:space="preserve">      type = CCompiler.Type.UnsignedShortIntegerType;</w:t>
      </w:r>
    </w:p>
    <w:p w14:paraId="37A8E0B2" w14:textId="77777777" w:rsidR="00311885" w:rsidRPr="00903DBA" w:rsidRDefault="00311885" w:rsidP="00311885">
      <w:pPr>
        <w:pStyle w:val="Code"/>
        <w:rPr>
          <w:highlight w:val="white"/>
        </w:rPr>
      </w:pPr>
      <w:r w:rsidRPr="00903DBA">
        <w:rPr>
          <w:highlight w:val="white"/>
        </w:rPr>
        <w:t xml:space="preserve">      text = text.Substring(0, text.Length - 2);</w:t>
      </w:r>
    </w:p>
    <w:p w14:paraId="64C0D6D7" w14:textId="70713E57" w:rsidR="00311885" w:rsidRPr="00903DBA" w:rsidRDefault="00311885" w:rsidP="00311885">
      <w:pPr>
        <w:pStyle w:val="Code"/>
        <w:rPr>
          <w:highlight w:val="white"/>
        </w:rPr>
      </w:pPr>
      <w:r w:rsidRPr="00903DBA">
        <w:rPr>
          <w:highlight w:val="white"/>
        </w:rPr>
        <w:t xml:space="preserve">    }</w:t>
      </w:r>
    </w:p>
    <w:p w14:paraId="4371786E" w14:textId="5BEAFB70" w:rsidR="00131492" w:rsidRPr="00903DBA" w:rsidRDefault="00131492" w:rsidP="00131492">
      <w:pPr>
        <w:rPr>
          <w:highlight w:val="white"/>
        </w:rPr>
      </w:pPr>
      <w:r w:rsidRPr="00903DBA">
        <w:rPr>
          <w:highlight w:val="white"/>
        </w:rPr>
        <w:t xml:space="preserve">If the text ends with any combination of </w:t>
      </w:r>
      <w:r w:rsidR="008737FB" w:rsidRPr="00903DBA">
        <w:rPr>
          <w:highlight w:val="white"/>
        </w:rPr>
        <w:t xml:space="preserve">lowercase </w:t>
      </w:r>
      <w:r w:rsidR="005F0818" w:rsidRPr="00903DBA">
        <w:rPr>
          <w:highlight w:val="white"/>
        </w:rPr>
        <w:t xml:space="preserve">‘l’ or ‘u’ </w:t>
      </w:r>
      <w:r w:rsidR="001F6F83">
        <w:rPr>
          <w:highlight w:val="white"/>
        </w:rPr>
        <w:t>or an uppercase</w:t>
      </w:r>
      <w:r w:rsidRPr="00903DBA">
        <w:rPr>
          <w:highlight w:val="white"/>
        </w:rPr>
        <w:t xml:space="preserve"> </w:t>
      </w:r>
      <w:r w:rsidR="005F0818" w:rsidRPr="00903DBA">
        <w:rPr>
          <w:highlight w:val="white"/>
        </w:rPr>
        <w:t>‘L’</w:t>
      </w:r>
      <w:r w:rsidRPr="00903DBA">
        <w:rPr>
          <w:highlight w:val="white"/>
        </w:rPr>
        <w:t xml:space="preserve"> </w:t>
      </w:r>
      <w:r w:rsidR="005B1919" w:rsidRPr="00903DBA">
        <w:rPr>
          <w:highlight w:val="white"/>
        </w:rPr>
        <w:t>or</w:t>
      </w:r>
      <w:r w:rsidRPr="00903DBA">
        <w:rPr>
          <w:highlight w:val="white"/>
        </w:rPr>
        <w:t xml:space="preserve"> </w:t>
      </w:r>
      <w:r w:rsidR="005F0818" w:rsidRPr="00903DBA">
        <w:rPr>
          <w:highlight w:val="white"/>
        </w:rPr>
        <w:t>‘U’</w:t>
      </w:r>
      <w:r w:rsidRPr="00903DBA">
        <w:rPr>
          <w:highlight w:val="white"/>
        </w:rPr>
        <w:t xml:space="preserve">, the type is large unsigned integer. </w:t>
      </w:r>
    </w:p>
    <w:p w14:paraId="54FEEF90" w14:textId="77777777" w:rsidR="00311885" w:rsidRPr="00903DBA" w:rsidRDefault="00311885" w:rsidP="00311885">
      <w:pPr>
        <w:pStyle w:val="Code"/>
        <w:rPr>
          <w:highlight w:val="white"/>
        </w:rPr>
      </w:pPr>
      <w:r w:rsidRPr="00903DBA">
        <w:rPr>
          <w:highlight w:val="white"/>
        </w:rPr>
        <w:t xml:space="preserve">    else if (text.EndsWith("ul") || text.EndsWith("lu")) {</w:t>
      </w:r>
    </w:p>
    <w:p w14:paraId="53395202" w14:textId="77777777" w:rsidR="00311885" w:rsidRPr="00903DBA" w:rsidRDefault="00311885" w:rsidP="00311885">
      <w:pPr>
        <w:pStyle w:val="Code"/>
        <w:rPr>
          <w:highlight w:val="white"/>
        </w:rPr>
      </w:pPr>
      <w:r w:rsidRPr="00903DBA">
        <w:rPr>
          <w:highlight w:val="white"/>
        </w:rPr>
        <w:t xml:space="preserve">      type = CCompiler.Type.UnsignedLongIntegerType;</w:t>
      </w:r>
    </w:p>
    <w:p w14:paraId="590C09BE" w14:textId="77777777" w:rsidR="00311885" w:rsidRPr="00903DBA" w:rsidRDefault="00311885" w:rsidP="00311885">
      <w:pPr>
        <w:pStyle w:val="Code"/>
        <w:rPr>
          <w:highlight w:val="white"/>
        </w:rPr>
      </w:pPr>
      <w:r w:rsidRPr="00903DBA">
        <w:rPr>
          <w:highlight w:val="white"/>
        </w:rPr>
        <w:t xml:space="preserve">      text = text.Substring(0, text.Length - 2);</w:t>
      </w:r>
    </w:p>
    <w:p w14:paraId="3DDE90E5" w14:textId="27583BFC" w:rsidR="00311885" w:rsidRPr="00903DBA" w:rsidRDefault="00311885" w:rsidP="00311885">
      <w:pPr>
        <w:pStyle w:val="Code"/>
        <w:rPr>
          <w:highlight w:val="white"/>
        </w:rPr>
      </w:pPr>
      <w:r w:rsidRPr="00903DBA">
        <w:rPr>
          <w:highlight w:val="white"/>
        </w:rPr>
        <w:t xml:space="preserve">    }</w:t>
      </w:r>
    </w:p>
    <w:p w14:paraId="52EE4EEC" w14:textId="4A11D36F" w:rsidR="007736CE" w:rsidRPr="00903DBA" w:rsidRDefault="007736CE" w:rsidP="007736CE">
      <w:pPr>
        <w:rPr>
          <w:highlight w:val="white"/>
        </w:rPr>
      </w:pPr>
      <w:r w:rsidRPr="00903DBA">
        <w:rPr>
          <w:highlight w:val="white"/>
        </w:rPr>
        <w:t xml:space="preserve">If the text ends with a single </w:t>
      </w:r>
      <w:r w:rsidR="008737FB" w:rsidRPr="00903DBA">
        <w:rPr>
          <w:highlight w:val="white"/>
        </w:rPr>
        <w:t xml:space="preserve">lowercase </w:t>
      </w:r>
      <w:r w:rsidR="00B31B29" w:rsidRPr="00903DBA">
        <w:rPr>
          <w:highlight w:val="white"/>
        </w:rPr>
        <w:t xml:space="preserve">‘s’ </w:t>
      </w:r>
      <w:r w:rsidR="001F6F83">
        <w:rPr>
          <w:highlight w:val="white"/>
        </w:rPr>
        <w:t>or an uppercase</w:t>
      </w:r>
      <w:r w:rsidRPr="00903DBA">
        <w:rPr>
          <w:highlight w:val="white"/>
        </w:rPr>
        <w:t xml:space="preserve"> </w:t>
      </w:r>
      <w:r w:rsidR="00B31B29" w:rsidRPr="00903DBA">
        <w:rPr>
          <w:highlight w:val="white"/>
        </w:rPr>
        <w:t>‘S’</w:t>
      </w:r>
      <w:r w:rsidRPr="00903DBA">
        <w:rPr>
          <w:highlight w:val="white"/>
        </w:rPr>
        <w:t>, the type is signed short integer.</w:t>
      </w:r>
    </w:p>
    <w:p w14:paraId="24048A4E" w14:textId="77777777" w:rsidR="00311885" w:rsidRPr="00903DBA" w:rsidRDefault="00311885" w:rsidP="00311885">
      <w:pPr>
        <w:pStyle w:val="Code"/>
        <w:rPr>
          <w:highlight w:val="white"/>
        </w:rPr>
      </w:pPr>
      <w:r w:rsidRPr="00903DBA">
        <w:rPr>
          <w:highlight w:val="white"/>
        </w:rPr>
        <w:lastRenderedPageBreak/>
        <w:t xml:space="preserve">    else if (text.EndsWith("s")) {</w:t>
      </w:r>
    </w:p>
    <w:p w14:paraId="5D3A9E89" w14:textId="77777777" w:rsidR="00311885" w:rsidRPr="00903DBA" w:rsidRDefault="00311885" w:rsidP="00311885">
      <w:pPr>
        <w:pStyle w:val="Code"/>
        <w:rPr>
          <w:highlight w:val="white"/>
        </w:rPr>
      </w:pPr>
      <w:r w:rsidRPr="00903DBA">
        <w:rPr>
          <w:highlight w:val="white"/>
        </w:rPr>
        <w:t xml:space="preserve">      type = CCompiler.Type.SignedShortIntegerType;</w:t>
      </w:r>
    </w:p>
    <w:p w14:paraId="2CE0E38F" w14:textId="77777777" w:rsidR="00311885" w:rsidRPr="00903DBA" w:rsidRDefault="00311885" w:rsidP="00311885">
      <w:pPr>
        <w:pStyle w:val="Code"/>
        <w:rPr>
          <w:highlight w:val="white"/>
        </w:rPr>
      </w:pPr>
      <w:r w:rsidRPr="00903DBA">
        <w:rPr>
          <w:highlight w:val="white"/>
        </w:rPr>
        <w:t xml:space="preserve">      text = text.Substring(0, text.Length - 1);</w:t>
      </w:r>
    </w:p>
    <w:p w14:paraId="4A86AD1B" w14:textId="77777777" w:rsidR="00311885" w:rsidRPr="00903DBA" w:rsidRDefault="00311885" w:rsidP="00311885">
      <w:pPr>
        <w:pStyle w:val="Code"/>
        <w:rPr>
          <w:highlight w:val="white"/>
        </w:rPr>
      </w:pPr>
      <w:r w:rsidRPr="00903DBA">
        <w:rPr>
          <w:highlight w:val="white"/>
        </w:rPr>
        <w:t xml:space="preserve">    }</w:t>
      </w:r>
    </w:p>
    <w:p w14:paraId="0E2595BE" w14:textId="14108742" w:rsidR="007736CE" w:rsidRPr="00903DBA" w:rsidRDefault="007736CE" w:rsidP="007736CE">
      <w:pPr>
        <w:rPr>
          <w:highlight w:val="white"/>
        </w:rPr>
      </w:pPr>
      <w:r w:rsidRPr="00903DBA">
        <w:rPr>
          <w:highlight w:val="white"/>
        </w:rPr>
        <w:t xml:space="preserve">If the text ends with a single </w:t>
      </w:r>
      <w:r w:rsidR="008737FB" w:rsidRPr="00903DBA">
        <w:rPr>
          <w:highlight w:val="white"/>
        </w:rPr>
        <w:t xml:space="preserve">lowercase </w:t>
      </w:r>
      <w:r w:rsidR="00B31B29" w:rsidRPr="00903DBA">
        <w:rPr>
          <w:highlight w:val="white"/>
        </w:rPr>
        <w:t xml:space="preserve">‘l’ </w:t>
      </w:r>
      <w:r w:rsidR="001F6F83">
        <w:rPr>
          <w:highlight w:val="white"/>
        </w:rPr>
        <w:t>or an uppercase</w:t>
      </w:r>
      <w:r w:rsidRPr="00903DBA">
        <w:rPr>
          <w:highlight w:val="white"/>
        </w:rPr>
        <w:t xml:space="preserve"> </w:t>
      </w:r>
      <w:r w:rsidR="00B31B29" w:rsidRPr="00903DBA">
        <w:rPr>
          <w:highlight w:val="white"/>
        </w:rPr>
        <w:t>‘L’</w:t>
      </w:r>
      <w:r w:rsidRPr="00903DBA">
        <w:rPr>
          <w:highlight w:val="white"/>
        </w:rPr>
        <w:t>, the type is signed long integer.</w:t>
      </w:r>
    </w:p>
    <w:p w14:paraId="2BABBB94" w14:textId="77777777" w:rsidR="00311885" w:rsidRPr="00903DBA" w:rsidRDefault="00311885" w:rsidP="00311885">
      <w:pPr>
        <w:pStyle w:val="Code"/>
        <w:rPr>
          <w:highlight w:val="white"/>
        </w:rPr>
      </w:pPr>
      <w:r w:rsidRPr="00903DBA">
        <w:rPr>
          <w:highlight w:val="white"/>
        </w:rPr>
        <w:t xml:space="preserve">    else if (text.EndsWith("l")) {</w:t>
      </w:r>
    </w:p>
    <w:p w14:paraId="7647DD47" w14:textId="77777777" w:rsidR="00311885" w:rsidRPr="00903DBA" w:rsidRDefault="00311885" w:rsidP="00311885">
      <w:pPr>
        <w:pStyle w:val="Code"/>
        <w:rPr>
          <w:highlight w:val="white"/>
        </w:rPr>
      </w:pPr>
      <w:r w:rsidRPr="00903DBA">
        <w:rPr>
          <w:highlight w:val="white"/>
        </w:rPr>
        <w:t xml:space="preserve">      type = CCompiler.Type.SignedLongIntegerType;</w:t>
      </w:r>
    </w:p>
    <w:p w14:paraId="3E00D5B1" w14:textId="77777777" w:rsidR="00311885" w:rsidRPr="00903DBA" w:rsidRDefault="00311885" w:rsidP="00311885">
      <w:pPr>
        <w:pStyle w:val="Code"/>
        <w:rPr>
          <w:highlight w:val="white"/>
        </w:rPr>
      </w:pPr>
      <w:r w:rsidRPr="00903DBA">
        <w:rPr>
          <w:highlight w:val="white"/>
        </w:rPr>
        <w:t xml:space="preserve">      text = text.Substring(0, text.Length - 1);</w:t>
      </w:r>
    </w:p>
    <w:p w14:paraId="4112CC87" w14:textId="77777777" w:rsidR="00311885" w:rsidRPr="00903DBA" w:rsidRDefault="00311885" w:rsidP="00311885">
      <w:pPr>
        <w:pStyle w:val="Code"/>
        <w:rPr>
          <w:highlight w:val="white"/>
        </w:rPr>
      </w:pPr>
      <w:r w:rsidRPr="00903DBA">
        <w:rPr>
          <w:highlight w:val="white"/>
        </w:rPr>
        <w:t xml:space="preserve">    }</w:t>
      </w:r>
    </w:p>
    <w:p w14:paraId="4CFFD89B" w14:textId="7D086F4A" w:rsidR="007736CE" w:rsidRPr="00903DBA" w:rsidRDefault="007736CE" w:rsidP="007736CE">
      <w:pPr>
        <w:rPr>
          <w:highlight w:val="white"/>
        </w:rPr>
      </w:pPr>
      <w:r w:rsidRPr="00903DBA">
        <w:rPr>
          <w:highlight w:val="white"/>
        </w:rPr>
        <w:t xml:space="preserve">If the text ends with a single </w:t>
      </w:r>
      <w:r w:rsidR="008737FB" w:rsidRPr="00903DBA">
        <w:rPr>
          <w:highlight w:val="white"/>
        </w:rPr>
        <w:t xml:space="preserve">lowercase </w:t>
      </w:r>
      <w:r w:rsidR="00B31B29" w:rsidRPr="00903DBA">
        <w:rPr>
          <w:highlight w:val="white"/>
        </w:rPr>
        <w:t xml:space="preserve">‘u’ </w:t>
      </w:r>
      <w:r w:rsidR="001F6F83">
        <w:rPr>
          <w:highlight w:val="white"/>
        </w:rPr>
        <w:t>or an uppercase</w:t>
      </w:r>
      <w:r w:rsidRPr="00903DBA">
        <w:rPr>
          <w:highlight w:val="white"/>
        </w:rPr>
        <w:t xml:space="preserve"> </w:t>
      </w:r>
      <w:r w:rsidR="00B31B29" w:rsidRPr="00903DBA">
        <w:rPr>
          <w:highlight w:val="white"/>
        </w:rPr>
        <w:t>‘U’</w:t>
      </w:r>
      <w:r w:rsidRPr="00903DBA">
        <w:rPr>
          <w:highlight w:val="white"/>
        </w:rPr>
        <w:t>, the type is unsigned integer.</w:t>
      </w:r>
    </w:p>
    <w:p w14:paraId="218C1351" w14:textId="77777777" w:rsidR="007736CE" w:rsidRPr="00903DBA" w:rsidRDefault="007736CE" w:rsidP="007736CE">
      <w:pPr>
        <w:pStyle w:val="Code"/>
        <w:rPr>
          <w:highlight w:val="white"/>
        </w:rPr>
      </w:pPr>
      <w:r w:rsidRPr="00903DBA">
        <w:rPr>
          <w:highlight w:val="white"/>
        </w:rPr>
        <w:t xml:space="preserve">    else if (text.EndsWith("u")) {</w:t>
      </w:r>
    </w:p>
    <w:p w14:paraId="15CDD2E2" w14:textId="77777777" w:rsidR="007736CE" w:rsidRPr="00903DBA" w:rsidRDefault="007736CE" w:rsidP="007736CE">
      <w:pPr>
        <w:pStyle w:val="Code"/>
        <w:rPr>
          <w:highlight w:val="white"/>
        </w:rPr>
      </w:pPr>
      <w:r w:rsidRPr="00903DBA">
        <w:rPr>
          <w:highlight w:val="white"/>
        </w:rPr>
        <w:t xml:space="preserve">      type = CCompiler.Type.UnsignedIntegerType;</w:t>
      </w:r>
    </w:p>
    <w:p w14:paraId="141FF462" w14:textId="77777777" w:rsidR="007736CE" w:rsidRPr="00903DBA" w:rsidRDefault="007736CE" w:rsidP="007736CE">
      <w:pPr>
        <w:pStyle w:val="Code"/>
        <w:rPr>
          <w:highlight w:val="white"/>
        </w:rPr>
      </w:pPr>
      <w:r w:rsidRPr="00903DBA">
        <w:rPr>
          <w:highlight w:val="white"/>
        </w:rPr>
        <w:t xml:space="preserve">      text = text.Substring(0, text.Length - 1);</w:t>
      </w:r>
    </w:p>
    <w:p w14:paraId="28EF03A2" w14:textId="73F5C8F2" w:rsidR="007736CE" w:rsidRPr="00903DBA" w:rsidRDefault="007736CE" w:rsidP="007736CE">
      <w:pPr>
        <w:pStyle w:val="Code"/>
        <w:rPr>
          <w:highlight w:val="white"/>
        </w:rPr>
      </w:pPr>
      <w:r w:rsidRPr="00903DBA">
        <w:rPr>
          <w:highlight w:val="white"/>
        </w:rPr>
        <w:t xml:space="preserve">    }</w:t>
      </w:r>
    </w:p>
    <w:p w14:paraId="372ACFF2" w14:textId="7F51254E" w:rsidR="00133C35" w:rsidRPr="00903DBA" w:rsidRDefault="00133C35" w:rsidP="00133C35">
      <w:pPr>
        <w:rPr>
          <w:highlight w:val="white"/>
        </w:rPr>
      </w:pPr>
      <w:r w:rsidRPr="00903DBA">
        <w:rPr>
          <w:highlight w:val="white"/>
        </w:rPr>
        <w:t>Otherwise, the type is signed integer.</w:t>
      </w:r>
    </w:p>
    <w:p w14:paraId="093D4019" w14:textId="77777777" w:rsidR="00311885" w:rsidRPr="00903DBA" w:rsidRDefault="00311885" w:rsidP="00311885">
      <w:pPr>
        <w:pStyle w:val="Code"/>
        <w:rPr>
          <w:highlight w:val="white"/>
        </w:rPr>
      </w:pPr>
      <w:r w:rsidRPr="00903DBA">
        <w:rPr>
          <w:highlight w:val="white"/>
        </w:rPr>
        <w:t xml:space="preserve">    else {</w:t>
      </w:r>
    </w:p>
    <w:p w14:paraId="0DD0A586" w14:textId="77777777" w:rsidR="00311885" w:rsidRPr="00903DBA" w:rsidRDefault="00311885" w:rsidP="00311885">
      <w:pPr>
        <w:pStyle w:val="Code"/>
        <w:rPr>
          <w:highlight w:val="white"/>
        </w:rPr>
      </w:pPr>
      <w:r w:rsidRPr="00903DBA">
        <w:rPr>
          <w:highlight w:val="white"/>
        </w:rPr>
        <w:t xml:space="preserve">      type = CCompiler.Type.SignedIntegerType;</w:t>
      </w:r>
    </w:p>
    <w:p w14:paraId="186AC020" w14:textId="77777777" w:rsidR="00311885" w:rsidRPr="00903DBA" w:rsidRDefault="00311885" w:rsidP="00311885">
      <w:pPr>
        <w:pStyle w:val="Code"/>
        <w:rPr>
          <w:highlight w:val="white"/>
        </w:rPr>
      </w:pPr>
      <w:r w:rsidRPr="00903DBA">
        <w:rPr>
          <w:highlight w:val="white"/>
        </w:rPr>
        <w:t xml:space="preserve">    }</w:t>
      </w:r>
    </w:p>
    <w:p w14:paraId="48BEED1D" w14:textId="250794B5" w:rsidR="00311885" w:rsidRPr="00903DBA" w:rsidRDefault="00A437BC" w:rsidP="00A437BC">
      <w:pPr>
        <w:rPr>
          <w:highlight w:val="white"/>
        </w:rPr>
      </w:pPr>
      <w:r w:rsidRPr="00903DBA">
        <w:rPr>
          <w:highlight w:val="white"/>
        </w:rPr>
        <w:t xml:space="preserve">Finally, we </w:t>
      </w:r>
      <w:r w:rsidR="00F854CB" w:rsidRPr="00903DBA">
        <w:rPr>
          <w:highlight w:val="white"/>
        </w:rPr>
        <w:t xml:space="preserve">decide the value by calling the </w:t>
      </w:r>
      <w:r w:rsidR="00F854CB" w:rsidRPr="00903DBA">
        <w:rPr>
          <w:rStyle w:val="KeyWord0"/>
          <w:highlight w:val="white"/>
        </w:rPr>
        <w:t>ToUInt64</w:t>
      </w:r>
      <w:r w:rsidR="00F854CB" w:rsidRPr="00903DBA">
        <w:rPr>
          <w:highlight w:val="white"/>
        </w:rPr>
        <w:t xml:space="preserve"> method in the </w:t>
      </w:r>
      <w:r w:rsidR="00F854CB" w:rsidRPr="00903DBA">
        <w:rPr>
          <w:rStyle w:val="KeyWord0"/>
          <w:highlight w:val="white"/>
        </w:rPr>
        <w:t>Convert</w:t>
      </w:r>
      <w:r w:rsidR="00F854CB" w:rsidRPr="00903DBA">
        <w:rPr>
          <w:highlight w:val="white"/>
        </w:rPr>
        <w:t xml:space="preserve"> standard class</w:t>
      </w:r>
      <w:r w:rsidR="003A173F" w:rsidRPr="00903DBA">
        <w:rPr>
          <w:highlight w:val="white"/>
        </w:rPr>
        <w:t xml:space="preserve">. </w:t>
      </w:r>
    </w:p>
    <w:p w14:paraId="5F9B3C3D" w14:textId="77777777" w:rsidR="00311885" w:rsidRPr="00903DBA" w:rsidRDefault="00311885" w:rsidP="00311885">
      <w:pPr>
        <w:pStyle w:val="Code"/>
        <w:rPr>
          <w:highlight w:val="white"/>
        </w:rPr>
      </w:pPr>
      <w:r w:rsidRPr="00903DBA">
        <w:rPr>
          <w:highlight w:val="white"/>
        </w:rPr>
        <w:t xml:space="preserve">    try {</w:t>
      </w:r>
    </w:p>
    <w:p w14:paraId="6162CDAB" w14:textId="77777777" w:rsidR="00311885" w:rsidRPr="00903DBA" w:rsidRDefault="00311885" w:rsidP="00311885">
      <w:pPr>
        <w:pStyle w:val="Code"/>
        <w:rPr>
          <w:highlight w:val="white"/>
        </w:rPr>
      </w:pPr>
      <w:r w:rsidRPr="00903DBA">
        <w:rPr>
          <w:highlight w:val="white"/>
        </w:rPr>
        <w:t xml:space="preserve">      ulong unsignedValue = Convert.ToUInt64(text, fromBase);</w:t>
      </w:r>
    </w:p>
    <w:p w14:paraId="443BC359" w14:textId="26DC1A33" w:rsidR="0048034C" w:rsidRPr="00903DBA" w:rsidRDefault="0048034C" w:rsidP="0048034C">
      <w:pPr>
        <w:rPr>
          <w:highlight w:val="white"/>
        </w:rPr>
      </w:pPr>
      <w:r w:rsidRPr="00903DBA">
        <w:rPr>
          <w:highlight w:val="white"/>
        </w:rPr>
        <w:t xml:space="preserve">We convert the value to an object of the standard </w:t>
      </w:r>
      <w:r w:rsidRPr="00903DBA">
        <w:rPr>
          <w:rStyle w:val="KeyWord0"/>
          <w:highlight w:val="white"/>
        </w:rPr>
        <w:t>BigInteger</w:t>
      </w:r>
      <w:r w:rsidRPr="00903DBA">
        <w:rPr>
          <w:highlight w:val="white"/>
        </w:rPr>
        <w:t xml:space="preserve"> class, and </w:t>
      </w:r>
      <w:r w:rsidR="00231758" w:rsidRPr="00903DBA">
        <w:rPr>
          <w:highlight w:val="white"/>
        </w:rPr>
        <w:t xml:space="preserve">if </w:t>
      </w:r>
      <w:r w:rsidR="00C4654F" w:rsidRPr="00903DBA">
        <w:rPr>
          <w:rStyle w:val="KeyWord0"/>
          <w:highlight w:val="white"/>
        </w:rPr>
        <w:t>minus</w:t>
      </w:r>
      <w:r w:rsidR="00C4654F" w:rsidRPr="00903DBA">
        <w:rPr>
          <w:highlight w:val="white"/>
        </w:rPr>
        <w:t xml:space="preserve"> is true, we make the value </w:t>
      </w:r>
      <w:r w:rsidR="005D6B52" w:rsidRPr="00903DBA">
        <w:rPr>
          <w:highlight w:val="white"/>
        </w:rPr>
        <w:t>negative</w:t>
      </w:r>
      <w:r w:rsidRPr="00903DBA">
        <w:rPr>
          <w:highlight w:val="white"/>
        </w:rPr>
        <w:t>.</w:t>
      </w:r>
    </w:p>
    <w:p w14:paraId="26790D56" w14:textId="35ACE0E0" w:rsidR="00311885" w:rsidRPr="00903DBA" w:rsidRDefault="00311885" w:rsidP="00311885">
      <w:pPr>
        <w:pStyle w:val="Code"/>
        <w:rPr>
          <w:highlight w:val="white"/>
        </w:rPr>
      </w:pPr>
      <w:r w:rsidRPr="00903DBA">
        <w:rPr>
          <w:highlight w:val="white"/>
        </w:rPr>
        <w:t xml:space="preserve">      BigInteger bigValue = new BigInteger(unsignedValue);</w:t>
      </w:r>
    </w:p>
    <w:p w14:paraId="0D016B85" w14:textId="77777777" w:rsidR="00311885" w:rsidRPr="00903DBA" w:rsidRDefault="00311885" w:rsidP="00311885">
      <w:pPr>
        <w:pStyle w:val="Code"/>
        <w:rPr>
          <w:highlight w:val="white"/>
        </w:rPr>
      </w:pPr>
    </w:p>
    <w:p w14:paraId="0A86878A" w14:textId="77777777" w:rsidR="00311885" w:rsidRPr="00903DBA" w:rsidRDefault="00311885" w:rsidP="00311885">
      <w:pPr>
        <w:pStyle w:val="Code"/>
        <w:rPr>
          <w:highlight w:val="white"/>
        </w:rPr>
      </w:pPr>
      <w:r w:rsidRPr="00903DBA">
        <w:rPr>
          <w:highlight w:val="white"/>
        </w:rPr>
        <w:t xml:space="preserve">      if (minus) {</w:t>
      </w:r>
    </w:p>
    <w:p w14:paraId="660A71C7" w14:textId="77777777" w:rsidR="00311885" w:rsidRPr="00903DBA" w:rsidRDefault="00311885" w:rsidP="00311885">
      <w:pPr>
        <w:pStyle w:val="Code"/>
        <w:rPr>
          <w:highlight w:val="white"/>
        </w:rPr>
      </w:pPr>
      <w:r w:rsidRPr="00903DBA">
        <w:rPr>
          <w:highlight w:val="white"/>
        </w:rPr>
        <w:t xml:space="preserve">        bigValue = -bigValue;</w:t>
      </w:r>
    </w:p>
    <w:p w14:paraId="39BBC56C" w14:textId="77777777" w:rsidR="00311885" w:rsidRPr="00903DBA" w:rsidRDefault="00311885" w:rsidP="00311885">
      <w:pPr>
        <w:pStyle w:val="Code"/>
        <w:rPr>
          <w:highlight w:val="white"/>
        </w:rPr>
      </w:pPr>
      <w:r w:rsidRPr="00903DBA">
        <w:rPr>
          <w:highlight w:val="white"/>
        </w:rPr>
        <w:t xml:space="preserve">      }</w:t>
      </w:r>
    </w:p>
    <w:p w14:paraId="739189D0" w14:textId="3BA4660F" w:rsidR="00311885" w:rsidRPr="00903DBA" w:rsidRDefault="005D6B52" w:rsidP="00481659">
      <w:pPr>
        <w:rPr>
          <w:highlight w:val="white"/>
        </w:rPr>
      </w:pPr>
      <w:r w:rsidRPr="00903DBA">
        <w:rPr>
          <w:highlight w:val="white"/>
        </w:rPr>
        <w:t xml:space="preserve">We then create a symbol of the value </w:t>
      </w:r>
      <w:r w:rsidR="00481659" w:rsidRPr="00903DBA">
        <w:rPr>
          <w:highlight w:val="white"/>
        </w:rPr>
        <w:t>that we return</w:t>
      </w:r>
      <w:r w:rsidR="002C3726" w:rsidRPr="00903DBA">
        <w:rPr>
          <w:highlight w:val="white"/>
        </w:rPr>
        <w:t xml:space="preserve">. </w:t>
      </w:r>
      <w:r w:rsidR="00481659" w:rsidRPr="00903DBA">
        <w:rPr>
          <w:highlight w:val="white"/>
        </w:rPr>
        <w:t xml:space="preserve">We also store a static symbol in the global static set. </w:t>
      </w:r>
    </w:p>
    <w:p w14:paraId="3160D8A4" w14:textId="77777777" w:rsidR="00311885" w:rsidRPr="00903DBA" w:rsidRDefault="00311885" w:rsidP="00311885">
      <w:pPr>
        <w:pStyle w:val="Code"/>
        <w:rPr>
          <w:highlight w:val="white"/>
        </w:rPr>
      </w:pPr>
      <w:r w:rsidRPr="00903DBA">
        <w:rPr>
          <w:highlight w:val="white"/>
        </w:rPr>
        <w:t xml:space="preserve">      yylval.symbol = new Symbol(type, bigValue);</w:t>
      </w:r>
    </w:p>
    <w:p w14:paraId="6B63CA97" w14:textId="77777777" w:rsidR="00311885" w:rsidRPr="00903DBA" w:rsidRDefault="00311885" w:rsidP="00311885">
      <w:pPr>
        <w:pStyle w:val="Code"/>
        <w:rPr>
          <w:highlight w:val="white"/>
        </w:rPr>
      </w:pPr>
      <w:r w:rsidRPr="00903DBA">
        <w:rPr>
          <w:highlight w:val="white"/>
        </w:rPr>
        <w:t xml:space="preserve">      yylval.symbol.StaticSymbol =</w:t>
      </w:r>
    </w:p>
    <w:p w14:paraId="6E5FF9D7" w14:textId="77777777" w:rsidR="00311885" w:rsidRPr="00903DBA" w:rsidRDefault="00311885" w:rsidP="00311885">
      <w:pPr>
        <w:pStyle w:val="Code"/>
        <w:rPr>
          <w:highlight w:val="white"/>
        </w:rPr>
      </w:pPr>
      <w:r w:rsidRPr="00903DBA">
        <w:rPr>
          <w:highlight w:val="white"/>
        </w:rPr>
        <w:t xml:space="preserve">        ConstantExpression.Value(yylval.symbol.UniqueName, type, bigValue);</w:t>
      </w:r>
    </w:p>
    <w:p w14:paraId="73009806" w14:textId="4FB9B098" w:rsidR="00311885" w:rsidRPr="00903DBA" w:rsidRDefault="00311885" w:rsidP="00311885">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Add(yylval.symbol.StaticSymbol);</w:t>
      </w:r>
    </w:p>
    <w:p w14:paraId="78D5262C" w14:textId="77777777" w:rsidR="00311885" w:rsidRPr="00903DBA" w:rsidRDefault="00311885" w:rsidP="00311885">
      <w:pPr>
        <w:pStyle w:val="Code"/>
        <w:rPr>
          <w:highlight w:val="white"/>
        </w:rPr>
      </w:pPr>
      <w:r w:rsidRPr="00903DBA">
        <w:rPr>
          <w:highlight w:val="white"/>
        </w:rPr>
        <w:t xml:space="preserve">    }</w:t>
      </w:r>
    </w:p>
    <w:p w14:paraId="242659E7" w14:textId="77777777" w:rsidR="00311885" w:rsidRPr="00903DBA" w:rsidRDefault="00311885" w:rsidP="00311885">
      <w:pPr>
        <w:pStyle w:val="Code"/>
        <w:rPr>
          <w:highlight w:val="white"/>
        </w:rPr>
      </w:pPr>
      <w:r w:rsidRPr="00903DBA">
        <w:rPr>
          <w:highlight w:val="white"/>
        </w:rPr>
        <w:t xml:space="preserve">    catch (OverflowException) {</w:t>
      </w:r>
    </w:p>
    <w:p w14:paraId="6E53A664" w14:textId="77777777" w:rsidR="00311885" w:rsidRPr="00903DBA" w:rsidRDefault="00311885" w:rsidP="00311885">
      <w:pPr>
        <w:pStyle w:val="Code"/>
        <w:rPr>
          <w:highlight w:val="white"/>
        </w:rPr>
      </w:pPr>
      <w:r w:rsidRPr="00903DBA">
        <w:rPr>
          <w:highlight w:val="white"/>
        </w:rPr>
        <w:t xml:space="preserve">      Assert.Error("X " + type + ": " + text, Message.Value_overflow);</w:t>
      </w:r>
    </w:p>
    <w:p w14:paraId="1A23425E" w14:textId="77777777" w:rsidR="00311885" w:rsidRPr="00903DBA" w:rsidRDefault="00311885" w:rsidP="00311885">
      <w:pPr>
        <w:pStyle w:val="Code"/>
        <w:rPr>
          <w:highlight w:val="white"/>
        </w:rPr>
      </w:pPr>
      <w:r w:rsidRPr="00903DBA">
        <w:rPr>
          <w:highlight w:val="white"/>
        </w:rPr>
        <w:t xml:space="preserve">    }</w:t>
      </w:r>
    </w:p>
    <w:p w14:paraId="55B5C353" w14:textId="519B1030" w:rsidR="00311885" w:rsidRPr="00903DBA" w:rsidRDefault="00AD258A" w:rsidP="00AD258A">
      <w:pPr>
        <w:rPr>
          <w:highlight w:val="white"/>
        </w:rPr>
      </w:pPr>
      <w:r w:rsidRPr="00903DBA">
        <w:rPr>
          <w:highlight w:val="white"/>
        </w:rPr>
        <w:t xml:space="preserve">Finally, we return the </w:t>
      </w:r>
      <w:r w:rsidRPr="00903DBA">
        <w:rPr>
          <w:rStyle w:val="KeyWord0"/>
          <w:highlight w:val="white"/>
        </w:rPr>
        <w:t>value</w:t>
      </w:r>
      <w:r w:rsidRPr="00903DBA">
        <w:rPr>
          <w:highlight w:val="white"/>
        </w:rPr>
        <w:t xml:space="preserve"> token.</w:t>
      </w:r>
    </w:p>
    <w:p w14:paraId="39132351" w14:textId="77777777" w:rsidR="00311885" w:rsidRPr="00903DBA" w:rsidRDefault="00311885" w:rsidP="00311885">
      <w:pPr>
        <w:pStyle w:val="Code"/>
        <w:rPr>
          <w:highlight w:val="white"/>
        </w:rPr>
      </w:pPr>
      <w:r w:rsidRPr="00903DBA">
        <w:rPr>
          <w:highlight w:val="white"/>
        </w:rPr>
        <w:t xml:space="preserve">    return ((int) Tokens.VALUE);</w:t>
      </w:r>
    </w:p>
    <w:p w14:paraId="2E3E9DF0" w14:textId="77777777" w:rsidR="00311885" w:rsidRPr="00903DBA" w:rsidRDefault="00311885" w:rsidP="00311885">
      <w:pPr>
        <w:pStyle w:val="Code"/>
        <w:rPr>
          <w:highlight w:val="white"/>
        </w:rPr>
      </w:pPr>
      <w:r w:rsidRPr="00903DBA">
        <w:rPr>
          <w:highlight w:val="white"/>
        </w:rPr>
        <w:t xml:space="preserve">  }</w:t>
      </w:r>
    </w:p>
    <w:p w14:paraId="333DCCEA" w14:textId="77777777" w:rsidR="00311885" w:rsidRPr="00903DBA" w:rsidRDefault="00311885" w:rsidP="00311885">
      <w:pPr>
        <w:pStyle w:val="Code"/>
        <w:rPr>
          <w:highlight w:val="white"/>
        </w:rPr>
      </w:pPr>
      <w:r w:rsidRPr="00903DBA">
        <w:rPr>
          <w:highlight w:val="white"/>
        </w:rPr>
        <w:t>}</w:t>
      </w:r>
    </w:p>
    <w:p w14:paraId="64EB06D8" w14:textId="3AB5F7CB" w:rsidR="00311885" w:rsidRPr="00903DBA" w:rsidRDefault="00A02D8C" w:rsidP="00895698">
      <w:pPr>
        <w:rPr>
          <w:highlight w:val="white"/>
        </w:rPr>
      </w:pPr>
      <w:r w:rsidRPr="00903DBA">
        <w:rPr>
          <w:highlight w:val="white"/>
        </w:rPr>
        <w:t xml:space="preserve">When it comes to floating values, we do not need to look for its </w:t>
      </w:r>
      <w:r w:rsidR="00895698" w:rsidRPr="00903DBA">
        <w:rPr>
          <w:highlight w:val="white"/>
        </w:rPr>
        <w:t xml:space="preserve">plus or minus </w:t>
      </w:r>
      <w:r w:rsidRPr="00903DBA">
        <w:rPr>
          <w:highlight w:val="white"/>
        </w:rPr>
        <w:t>sign</w:t>
      </w:r>
      <w:r w:rsidR="008464A9" w:rsidRPr="00903DBA">
        <w:rPr>
          <w:highlight w:val="white"/>
        </w:rPr>
        <w:t xml:space="preserve">. However, we do notice if the text ends with </w:t>
      </w:r>
      <w:r w:rsidR="008737FB" w:rsidRPr="00903DBA">
        <w:rPr>
          <w:highlight w:val="white"/>
        </w:rPr>
        <w:t xml:space="preserve">lowercase </w:t>
      </w:r>
      <w:r w:rsidR="008C1420" w:rsidRPr="00903DBA">
        <w:rPr>
          <w:highlight w:val="white"/>
        </w:rPr>
        <w:t xml:space="preserve">‘f’ and ‘l’ </w:t>
      </w:r>
      <w:r w:rsidR="001F6F83">
        <w:rPr>
          <w:highlight w:val="white"/>
        </w:rPr>
        <w:t>or an uppercase</w:t>
      </w:r>
      <w:r w:rsidR="008464A9" w:rsidRPr="00903DBA">
        <w:rPr>
          <w:highlight w:val="white"/>
        </w:rPr>
        <w:t xml:space="preserve"> ‘</w:t>
      </w:r>
      <w:r w:rsidR="008C1420" w:rsidRPr="00903DBA">
        <w:rPr>
          <w:highlight w:val="white"/>
        </w:rPr>
        <w:t>F</w:t>
      </w:r>
      <w:r w:rsidR="008464A9" w:rsidRPr="00903DBA">
        <w:rPr>
          <w:highlight w:val="white"/>
        </w:rPr>
        <w:t>’ or ‘</w:t>
      </w:r>
      <w:r w:rsidR="008C1420" w:rsidRPr="00903DBA">
        <w:rPr>
          <w:highlight w:val="white"/>
        </w:rPr>
        <w:t>L</w:t>
      </w:r>
      <w:r w:rsidR="008464A9" w:rsidRPr="00903DBA">
        <w:rPr>
          <w:highlight w:val="white"/>
        </w:rPr>
        <w:t xml:space="preserve">’, in which case the type becomes float or long double, respectively. </w:t>
      </w:r>
      <w:r w:rsidR="00FD7397" w:rsidRPr="00903DBA">
        <w:rPr>
          <w:highlight w:val="white"/>
        </w:rPr>
        <w:t>If the text does not end with ‘f’</w:t>
      </w:r>
      <w:r w:rsidR="008C1420" w:rsidRPr="00903DBA">
        <w:rPr>
          <w:highlight w:val="white"/>
        </w:rPr>
        <w:t>, ‘F’</w:t>
      </w:r>
      <w:r w:rsidR="00AF3336" w:rsidRPr="00903DBA">
        <w:rPr>
          <w:highlight w:val="white"/>
        </w:rPr>
        <w:t>, ‘l’, or</w:t>
      </w:r>
      <w:r w:rsidR="00FD7397" w:rsidRPr="00903DBA">
        <w:rPr>
          <w:highlight w:val="white"/>
        </w:rPr>
        <w:t xml:space="preserve"> ‘</w:t>
      </w:r>
      <w:r w:rsidR="00AF3336" w:rsidRPr="00903DBA">
        <w:rPr>
          <w:highlight w:val="white"/>
        </w:rPr>
        <w:t>L</w:t>
      </w:r>
      <w:r w:rsidR="00FD7397" w:rsidRPr="00903DBA">
        <w:rPr>
          <w:highlight w:val="white"/>
        </w:rPr>
        <w:t xml:space="preserve">’, the type </w:t>
      </w:r>
      <w:r w:rsidR="00AD258A" w:rsidRPr="00903DBA">
        <w:rPr>
          <w:highlight w:val="white"/>
        </w:rPr>
        <w:t xml:space="preserve">is a </w:t>
      </w:r>
      <w:r w:rsidR="00FD7397" w:rsidRPr="00903DBA">
        <w:rPr>
          <w:highlight w:val="white"/>
        </w:rPr>
        <w:t>double.</w:t>
      </w:r>
    </w:p>
    <w:p w14:paraId="27728481" w14:textId="77777777" w:rsidR="00311885" w:rsidRPr="00903DBA" w:rsidRDefault="00311885" w:rsidP="00311885">
      <w:pPr>
        <w:pStyle w:val="Code"/>
        <w:rPr>
          <w:highlight w:val="white"/>
        </w:rPr>
      </w:pPr>
      <w:r w:rsidRPr="00903DBA">
        <w:rPr>
          <w:highlight w:val="white"/>
        </w:rPr>
        <w:t>{FLOATING_VALUE} {</w:t>
      </w:r>
    </w:p>
    <w:p w14:paraId="6F522240" w14:textId="77777777" w:rsidR="00311885" w:rsidRPr="00903DBA" w:rsidRDefault="00311885" w:rsidP="00311885">
      <w:pPr>
        <w:pStyle w:val="Code"/>
        <w:rPr>
          <w:highlight w:val="white"/>
        </w:rPr>
      </w:pPr>
      <w:r w:rsidRPr="00903DBA">
        <w:rPr>
          <w:highlight w:val="white"/>
        </w:rPr>
        <w:t xml:space="preserve">  { string text = yytext.ToLower();</w:t>
      </w:r>
    </w:p>
    <w:p w14:paraId="3CF8E5D7" w14:textId="77777777" w:rsidR="00311885" w:rsidRPr="00903DBA" w:rsidRDefault="00311885" w:rsidP="00311885">
      <w:pPr>
        <w:pStyle w:val="Code"/>
        <w:rPr>
          <w:highlight w:val="white"/>
        </w:rPr>
      </w:pPr>
      <w:r w:rsidRPr="00903DBA">
        <w:rPr>
          <w:highlight w:val="white"/>
        </w:rPr>
        <w:lastRenderedPageBreak/>
        <w:t xml:space="preserve">    CCompiler.Type type = CCompiler.Type.DoubleType;</w:t>
      </w:r>
    </w:p>
    <w:p w14:paraId="339634DC" w14:textId="77777777" w:rsidR="00311885" w:rsidRPr="00903DBA" w:rsidRDefault="00311885" w:rsidP="00311885">
      <w:pPr>
        <w:pStyle w:val="Code"/>
        <w:rPr>
          <w:highlight w:val="white"/>
        </w:rPr>
      </w:pPr>
    </w:p>
    <w:p w14:paraId="2476A7E7" w14:textId="77777777" w:rsidR="00311885" w:rsidRPr="00903DBA" w:rsidRDefault="00311885" w:rsidP="00311885">
      <w:pPr>
        <w:pStyle w:val="Code"/>
        <w:rPr>
          <w:highlight w:val="white"/>
        </w:rPr>
      </w:pPr>
      <w:r w:rsidRPr="00903DBA">
        <w:rPr>
          <w:highlight w:val="white"/>
        </w:rPr>
        <w:t xml:space="preserve">    if (text.EndsWith("f")) {</w:t>
      </w:r>
    </w:p>
    <w:p w14:paraId="7714036F" w14:textId="77777777" w:rsidR="00311885" w:rsidRPr="00903DBA" w:rsidRDefault="00311885" w:rsidP="00311885">
      <w:pPr>
        <w:pStyle w:val="Code"/>
        <w:rPr>
          <w:highlight w:val="white"/>
        </w:rPr>
      </w:pPr>
      <w:r w:rsidRPr="00903DBA">
        <w:rPr>
          <w:highlight w:val="white"/>
        </w:rPr>
        <w:t xml:space="preserve">      type = CCompiler.Type.FloatType;</w:t>
      </w:r>
    </w:p>
    <w:p w14:paraId="55D4B435" w14:textId="77777777" w:rsidR="00311885" w:rsidRPr="00903DBA" w:rsidRDefault="00311885" w:rsidP="00311885">
      <w:pPr>
        <w:pStyle w:val="Code"/>
        <w:rPr>
          <w:highlight w:val="white"/>
        </w:rPr>
      </w:pPr>
      <w:r w:rsidRPr="00903DBA">
        <w:rPr>
          <w:highlight w:val="white"/>
        </w:rPr>
        <w:t xml:space="preserve">      text = text.Substring(0, text.Length - 1);</w:t>
      </w:r>
    </w:p>
    <w:p w14:paraId="5C122AE5" w14:textId="77777777" w:rsidR="00311885" w:rsidRPr="00903DBA" w:rsidRDefault="00311885" w:rsidP="00311885">
      <w:pPr>
        <w:pStyle w:val="Code"/>
        <w:rPr>
          <w:highlight w:val="white"/>
        </w:rPr>
      </w:pPr>
      <w:r w:rsidRPr="00903DBA">
        <w:rPr>
          <w:highlight w:val="white"/>
        </w:rPr>
        <w:t xml:space="preserve">    }</w:t>
      </w:r>
    </w:p>
    <w:p w14:paraId="400484A2" w14:textId="77777777" w:rsidR="00311885" w:rsidRPr="00903DBA" w:rsidRDefault="00311885" w:rsidP="00311885">
      <w:pPr>
        <w:pStyle w:val="Code"/>
        <w:rPr>
          <w:highlight w:val="white"/>
        </w:rPr>
      </w:pPr>
      <w:r w:rsidRPr="00903DBA">
        <w:rPr>
          <w:highlight w:val="white"/>
        </w:rPr>
        <w:t xml:space="preserve">    else if (text.EndsWith("l")) {</w:t>
      </w:r>
    </w:p>
    <w:p w14:paraId="086114D8" w14:textId="77777777" w:rsidR="00311885" w:rsidRPr="00903DBA" w:rsidRDefault="00311885" w:rsidP="00311885">
      <w:pPr>
        <w:pStyle w:val="Code"/>
        <w:rPr>
          <w:highlight w:val="white"/>
        </w:rPr>
      </w:pPr>
      <w:r w:rsidRPr="00903DBA">
        <w:rPr>
          <w:highlight w:val="white"/>
        </w:rPr>
        <w:t xml:space="preserve">      type = CCompiler.Type.LongDoubleType;</w:t>
      </w:r>
    </w:p>
    <w:p w14:paraId="0F695BB8" w14:textId="77777777" w:rsidR="00311885" w:rsidRPr="00903DBA" w:rsidRDefault="00311885" w:rsidP="00311885">
      <w:pPr>
        <w:pStyle w:val="Code"/>
        <w:rPr>
          <w:highlight w:val="white"/>
        </w:rPr>
      </w:pPr>
      <w:r w:rsidRPr="00903DBA">
        <w:rPr>
          <w:highlight w:val="white"/>
        </w:rPr>
        <w:t xml:space="preserve">      text = text.Substring(0, text.Length - 1);</w:t>
      </w:r>
    </w:p>
    <w:p w14:paraId="57F04CA0" w14:textId="77777777" w:rsidR="00311885" w:rsidRPr="00903DBA" w:rsidRDefault="00311885" w:rsidP="00311885">
      <w:pPr>
        <w:pStyle w:val="Code"/>
        <w:rPr>
          <w:highlight w:val="white"/>
        </w:rPr>
      </w:pPr>
      <w:r w:rsidRPr="00903DBA">
        <w:rPr>
          <w:highlight w:val="white"/>
        </w:rPr>
        <w:t xml:space="preserve">    }</w:t>
      </w:r>
    </w:p>
    <w:p w14:paraId="38B88B77" w14:textId="6EFA8159" w:rsidR="00311885" w:rsidRPr="00903DBA" w:rsidRDefault="00CA2311" w:rsidP="00CA2311">
      <w:pPr>
        <w:rPr>
          <w:highlight w:val="white"/>
        </w:rPr>
      </w:pPr>
      <w:r w:rsidRPr="00903DBA">
        <w:rPr>
          <w:highlight w:val="white"/>
        </w:rPr>
        <w:t xml:space="preserve">We call the </w:t>
      </w:r>
      <w:r w:rsidRPr="00903DBA">
        <w:rPr>
          <w:rStyle w:val="KeyWord0"/>
          <w:highlight w:val="white"/>
        </w:rPr>
        <w:t>Parse</w:t>
      </w:r>
      <w:r w:rsidRPr="00903DBA">
        <w:rPr>
          <w:highlight w:val="white"/>
        </w:rPr>
        <w:t xml:space="preserve"> method of the </w:t>
      </w:r>
      <w:r w:rsidR="009F6E3D">
        <w:rPr>
          <w:rStyle w:val="KeyWord0"/>
          <w:highlight w:val="white"/>
        </w:rPr>
        <w:t>deci</w:t>
      </w:r>
      <w:r w:rsidRPr="00903DBA">
        <w:rPr>
          <w:rStyle w:val="KeyWord0"/>
          <w:highlight w:val="white"/>
        </w:rPr>
        <w:t>mal</w:t>
      </w:r>
      <w:r w:rsidRPr="00903DBA">
        <w:rPr>
          <w:highlight w:val="white"/>
        </w:rPr>
        <w:t xml:space="preserve"> standard class to obtain the value.</w:t>
      </w:r>
      <w:r w:rsidR="009663C9" w:rsidRPr="00903DBA">
        <w:rPr>
          <w:highlight w:val="white"/>
        </w:rPr>
        <w:t xml:space="preserve"> Then we create and return a </w:t>
      </w:r>
      <w:r w:rsidR="0059420E" w:rsidRPr="00903DBA">
        <w:rPr>
          <w:highlight w:val="white"/>
        </w:rPr>
        <w:t xml:space="preserve">value </w:t>
      </w:r>
      <w:r w:rsidR="009663C9" w:rsidRPr="00903DBA">
        <w:rPr>
          <w:highlight w:val="white"/>
        </w:rPr>
        <w:t>symbol. We also add a static value to the global static set.</w:t>
      </w:r>
    </w:p>
    <w:p w14:paraId="1ACB18F1" w14:textId="77777777" w:rsidR="00311885" w:rsidRPr="00903DBA" w:rsidRDefault="00311885" w:rsidP="00311885">
      <w:pPr>
        <w:pStyle w:val="Code"/>
        <w:rPr>
          <w:highlight w:val="white"/>
        </w:rPr>
      </w:pPr>
      <w:r w:rsidRPr="00903DBA">
        <w:rPr>
          <w:highlight w:val="white"/>
        </w:rPr>
        <w:t xml:space="preserve">    try {</w:t>
      </w:r>
    </w:p>
    <w:p w14:paraId="7C889EAD" w14:textId="77777777" w:rsidR="00311885" w:rsidRPr="00903DBA" w:rsidRDefault="00311885" w:rsidP="00311885">
      <w:pPr>
        <w:pStyle w:val="Code"/>
        <w:rPr>
          <w:highlight w:val="white"/>
        </w:rPr>
      </w:pPr>
      <w:r w:rsidRPr="00903DBA">
        <w:rPr>
          <w:highlight w:val="white"/>
        </w:rPr>
        <w:t xml:space="preserve">      decimal value = decimal.Parse(text, NumberStyles.Float);</w:t>
      </w:r>
    </w:p>
    <w:p w14:paraId="203C5DD8" w14:textId="77777777" w:rsidR="00311885" w:rsidRPr="00903DBA" w:rsidRDefault="00311885" w:rsidP="00311885">
      <w:pPr>
        <w:pStyle w:val="Code"/>
        <w:rPr>
          <w:highlight w:val="white"/>
        </w:rPr>
      </w:pPr>
      <w:r w:rsidRPr="00903DBA">
        <w:rPr>
          <w:highlight w:val="white"/>
        </w:rPr>
        <w:t xml:space="preserve">      yylval.symbol = new Symbol(type, value);</w:t>
      </w:r>
    </w:p>
    <w:p w14:paraId="46E8D8D9" w14:textId="77777777" w:rsidR="00311885" w:rsidRPr="00903DBA" w:rsidRDefault="00311885" w:rsidP="00311885">
      <w:pPr>
        <w:pStyle w:val="Code"/>
        <w:rPr>
          <w:highlight w:val="white"/>
        </w:rPr>
      </w:pPr>
      <w:r w:rsidRPr="00903DBA">
        <w:rPr>
          <w:highlight w:val="white"/>
        </w:rPr>
        <w:t xml:space="preserve">      yylval.symbol.StaticSymbol =</w:t>
      </w:r>
    </w:p>
    <w:p w14:paraId="6DD3CB34" w14:textId="77777777" w:rsidR="00311885" w:rsidRPr="00903DBA" w:rsidRDefault="00311885" w:rsidP="00311885">
      <w:pPr>
        <w:pStyle w:val="Code"/>
        <w:rPr>
          <w:highlight w:val="white"/>
        </w:rPr>
      </w:pPr>
      <w:r w:rsidRPr="00903DBA">
        <w:rPr>
          <w:highlight w:val="white"/>
        </w:rPr>
        <w:t xml:space="preserve">        ConstantExpression.Value(yylval.symbol.UniqueName, type, value);</w:t>
      </w:r>
    </w:p>
    <w:p w14:paraId="712789F1" w14:textId="3F09907C" w:rsidR="00311885" w:rsidRPr="00903DBA" w:rsidRDefault="00311885" w:rsidP="00311885">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Add(yylval.symbol.StaticSymbol);</w:t>
      </w:r>
    </w:p>
    <w:p w14:paraId="14E3CCBA" w14:textId="77777777" w:rsidR="00311885" w:rsidRPr="00903DBA" w:rsidRDefault="00311885" w:rsidP="00311885">
      <w:pPr>
        <w:pStyle w:val="Code"/>
        <w:rPr>
          <w:highlight w:val="white"/>
        </w:rPr>
      </w:pPr>
      <w:r w:rsidRPr="00903DBA">
        <w:rPr>
          <w:highlight w:val="white"/>
        </w:rPr>
        <w:t xml:space="preserve">    }</w:t>
      </w:r>
    </w:p>
    <w:p w14:paraId="0231BDE3" w14:textId="77777777" w:rsidR="00311885" w:rsidRPr="00903DBA" w:rsidRDefault="00311885" w:rsidP="00311885">
      <w:pPr>
        <w:pStyle w:val="Code"/>
        <w:rPr>
          <w:highlight w:val="white"/>
        </w:rPr>
      </w:pPr>
      <w:r w:rsidRPr="00903DBA">
        <w:rPr>
          <w:highlight w:val="white"/>
        </w:rPr>
        <w:t xml:space="preserve">    catch (OverflowException) {</w:t>
      </w:r>
    </w:p>
    <w:p w14:paraId="494E576D" w14:textId="77777777" w:rsidR="00311885" w:rsidRPr="00903DBA" w:rsidRDefault="00311885" w:rsidP="00311885">
      <w:pPr>
        <w:pStyle w:val="Code"/>
        <w:rPr>
          <w:highlight w:val="white"/>
        </w:rPr>
      </w:pPr>
      <w:r w:rsidRPr="00903DBA">
        <w:rPr>
          <w:highlight w:val="white"/>
        </w:rPr>
        <w:t xml:space="preserve">      Assert.Error("Y " + type + ": " + text, Message.Value_overflow);</w:t>
      </w:r>
    </w:p>
    <w:p w14:paraId="5D7CBFA6" w14:textId="77777777" w:rsidR="00311885" w:rsidRPr="00903DBA" w:rsidRDefault="00311885" w:rsidP="00311885">
      <w:pPr>
        <w:pStyle w:val="Code"/>
        <w:rPr>
          <w:highlight w:val="white"/>
        </w:rPr>
      </w:pPr>
      <w:r w:rsidRPr="00903DBA">
        <w:rPr>
          <w:highlight w:val="white"/>
        </w:rPr>
        <w:t xml:space="preserve">    }</w:t>
      </w:r>
    </w:p>
    <w:p w14:paraId="15D125FD" w14:textId="77777777" w:rsidR="00311885" w:rsidRPr="00903DBA" w:rsidRDefault="00311885" w:rsidP="00311885">
      <w:pPr>
        <w:pStyle w:val="Code"/>
        <w:rPr>
          <w:highlight w:val="white"/>
        </w:rPr>
      </w:pPr>
    </w:p>
    <w:p w14:paraId="13AB16DB" w14:textId="77777777" w:rsidR="00311885" w:rsidRPr="00903DBA" w:rsidRDefault="00311885" w:rsidP="00311885">
      <w:pPr>
        <w:pStyle w:val="Code"/>
        <w:rPr>
          <w:highlight w:val="white"/>
        </w:rPr>
      </w:pPr>
      <w:r w:rsidRPr="00903DBA">
        <w:rPr>
          <w:highlight w:val="white"/>
        </w:rPr>
        <w:t xml:space="preserve">    return ((int) Tokens.VALUE);</w:t>
      </w:r>
    </w:p>
    <w:p w14:paraId="25988F06" w14:textId="77777777" w:rsidR="00311885" w:rsidRPr="00903DBA" w:rsidRDefault="00311885" w:rsidP="00311885">
      <w:pPr>
        <w:pStyle w:val="Code"/>
        <w:rPr>
          <w:highlight w:val="white"/>
        </w:rPr>
      </w:pPr>
      <w:r w:rsidRPr="00903DBA">
        <w:rPr>
          <w:highlight w:val="white"/>
        </w:rPr>
        <w:t xml:space="preserve">  }</w:t>
      </w:r>
    </w:p>
    <w:p w14:paraId="68B3AD3F" w14:textId="77777777" w:rsidR="00311885" w:rsidRPr="00903DBA" w:rsidRDefault="00311885" w:rsidP="00311885">
      <w:pPr>
        <w:pStyle w:val="Code"/>
        <w:rPr>
          <w:highlight w:val="white"/>
        </w:rPr>
      </w:pPr>
      <w:r w:rsidRPr="00903DBA">
        <w:rPr>
          <w:highlight w:val="white"/>
        </w:rPr>
        <w:t>}</w:t>
      </w:r>
    </w:p>
    <w:p w14:paraId="500A4272" w14:textId="3665423B" w:rsidR="00311885" w:rsidRPr="00903DBA" w:rsidRDefault="00C431D3" w:rsidP="00C431D3">
      <w:pPr>
        <w:rPr>
          <w:highlight w:val="white"/>
        </w:rPr>
      </w:pPr>
      <w:r w:rsidRPr="00903DBA">
        <w:rPr>
          <w:highlight w:val="white"/>
        </w:rPr>
        <w:t xml:space="preserve">In the case of a character value, we </w:t>
      </w:r>
      <w:r w:rsidR="006F6842" w:rsidRPr="00903DBA">
        <w:rPr>
          <w:highlight w:val="white"/>
        </w:rPr>
        <w:t xml:space="preserve">call the </w:t>
      </w:r>
      <w:r w:rsidR="006F6842" w:rsidRPr="00903DBA">
        <w:rPr>
          <w:rStyle w:val="KeyWord0"/>
          <w:highlight w:val="white"/>
        </w:rPr>
        <w:t>SlashToChar</w:t>
      </w:r>
      <w:r w:rsidR="006F6842" w:rsidRPr="00903DBA">
        <w:rPr>
          <w:highlight w:val="white"/>
        </w:rPr>
        <w:t xml:space="preserve"> method </w:t>
      </w:r>
      <w:r w:rsidR="00275AA2">
        <w:rPr>
          <w:highlight w:val="white"/>
        </w:rPr>
        <w:t xml:space="preserve">of the </w:t>
      </w:r>
      <w:r w:rsidR="00275AA2" w:rsidRPr="00275AA2">
        <w:rPr>
          <w:rStyle w:val="KeyWord0"/>
          <w:highlight w:val="white"/>
        </w:rPr>
        <w:t>Slash</w:t>
      </w:r>
      <w:r w:rsidR="00275AA2">
        <w:rPr>
          <w:highlight w:val="white"/>
        </w:rPr>
        <w:t xml:space="preserve"> class</w:t>
      </w:r>
      <w:r w:rsidR="006F6842" w:rsidRPr="00903DBA">
        <w:rPr>
          <w:highlight w:val="white"/>
        </w:rPr>
        <w:t xml:space="preserve"> to clear the text from escape characters. We then check that it holds three characters (including the </w:t>
      </w:r>
      <w:r w:rsidR="0059420E" w:rsidRPr="00903DBA">
        <w:rPr>
          <w:highlight w:val="white"/>
        </w:rPr>
        <w:t xml:space="preserve">two </w:t>
      </w:r>
      <w:r w:rsidR="006F6842" w:rsidRPr="00903DBA">
        <w:rPr>
          <w:highlight w:val="white"/>
        </w:rPr>
        <w:t>single quotation marks)</w:t>
      </w:r>
      <w:r w:rsidR="00CB3D14" w:rsidRPr="00903DBA">
        <w:rPr>
          <w:highlight w:val="white"/>
        </w:rPr>
        <w:t>, and return a symbol holding the value.</w:t>
      </w:r>
    </w:p>
    <w:p w14:paraId="34A3F338" w14:textId="77777777" w:rsidR="00311885" w:rsidRPr="00903DBA" w:rsidRDefault="00311885" w:rsidP="00311885">
      <w:pPr>
        <w:pStyle w:val="Code"/>
        <w:rPr>
          <w:highlight w:val="white"/>
        </w:rPr>
      </w:pPr>
      <w:r w:rsidRPr="00903DBA">
        <w:rPr>
          <w:highlight w:val="white"/>
        </w:rPr>
        <w:t>{CHAR_VALUE} {</w:t>
      </w:r>
    </w:p>
    <w:p w14:paraId="10B68317" w14:textId="61FEEC60" w:rsidR="00311885" w:rsidRPr="00903DBA" w:rsidRDefault="00311885" w:rsidP="00311885">
      <w:pPr>
        <w:pStyle w:val="Code"/>
        <w:rPr>
          <w:highlight w:val="white"/>
        </w:rPr>
      </w:pPr>
      <w:r w:rsidRPr="00903DBA">
        <w:rPr>
          <w:highlight w:val="white"/>
        </w:rPr>
        <w:t xml:space="preserve">  { CCompiler.Type type = new CCompiler.Type(Sort.</w:t>
      </w:r>
      <w:r w:rsidR="005D4E81" w:rsidRPr="00903DBA">
        <w:rPr>
          <w:highlight w:val="white"/>
        </w:rPr>
        <w:t>SignedChar</w:t>
      </w:r>
      <w:r w:rsidRPr="00903DBA">
        <w:rPr>
          <w:highlight w:val="white"/>
        </w:rPr>
        <w:t>);</w:t>
      </w:r>
    </w:p>
    <w:p w14:paraId="44CFB15E" w14:textId="7BC2FB38" w:rsidR="00311885" w:rsidRPr="00903DBA" w:rsidRDefault="00311885" w:rsidP="00311885">
      <w:pPr>
        <w:pStyle w:val="Code"/>
        <w:rPr>
          <w:highlight w:val="white"/>
        </w:rPr>
      </w:pPr>
      <w:r w:rsidRPr="00903DBA">
        <w:rPr>
          <w:highlight w:val="white"/>
        </w:rPr>
        <w:t xml:space="preserve">    string text = </w:t>
      </w:r>
      <w:r w:rsidR="006D745B">
        <w:rPr>
          <w:highlight w:val="white"/>
        </w:rPr>
        <w:t>Slash.</w:t>
      </w:r>
      <w:r w:rsidRPr="00903DBA">
        <w:rPr>
          <w:highlight w:val="white"/>
        </w:rPr>
        <w:t>SlashToChar(yytext);</w:t>
      </w:r>
    </w:p>
    <w:p w14:paraId="6ED43CD6" w14:textId="77777777" w:rsidR="00311885" w:rsidRPr="00903DBA" w:rsidRDefault="00311885" w:rsidP="00311885">
      <w:pPr>
        <w:pStyle w:val="Code"/>
        <w:rPr>
          <w:highlight w:val="white"/>
        </w:rPr>
      </w:pPr>
      <w:r w:rsidRPr="00903DBA">
        <w:rPr>
          <w:highlight w:val="white"/>
        </w:rPr>
        <w:t xml:space="preserve">    Assert.Error(text.Length == 3, yytext, Message.Invalid_char_sequence);</w:t>
      </w:r>
    </w:p>
    <w:p w14:paraId="5F2EC7D7" w14:textId="77777777" w:rsidR="00311885" w:rsidRPr="00903DBA" w:rsidRDefault="00311885" w:rsidP="00311885">
      <w:pPr>
        <w:pStyle w:val="Code"/>
        <w:rPr>
          <w:highlight w:val="white"/>
        </w:rPr>
      </w:pPr>
      <w:r w:rsidRPr="00903DBA">
        <w:rPr>
          <w:highlight w:val="white"/>
        </w:rPr>
        <w:t xml:space="preserve">    yylval.symbol = new Symbol(type, (BigInteger) ((int) text[1]));</w:t>
      </w:r>
    </w:p>
    <w:p w14:paraId="20B564BD" w14:textId="77777777" w:rsidR="00311885" w:rsidRPr="00903DBA" w:rsidRDefault="00311885" w:rsidP="00311885">
      <w:pPr>
        <w:pStyle w:val="Code"/>
        <w:rPr>
          <w:highlight w:val="white"/>
        </w:rPr>
      </w:pPr>
      <w:r w:rsidRPr="00903DBA">
        <w:rPr>
          <w:highlight w:val="white"/>
        </w:rPr>
        <w:t xml:space="preserve">    return ((int) Tokens.VALUE);</w:t>
      </w:r>
    </w:p>
    <w:p w14:paraId="69E67422" w14:textId="77777777" w:rsidR="00311885" w:rsidRPr="00903DBA" w:rsidRDefault="00311885" w:rsidP="00311885">
      <w:pPr>
        <w:pStyle w:val="Code"/>
        <w:rPr>
          <w:highlight w:val="white"/>
        </w:rPr>
      </w:pPr>
      <w:r w:rsidRPr="00903DBA">
        <w:rPr>
          <w:highlight w:val="white"/>
        </w:rPr>
        <w:t xml:space="preserve">  }</w:t>
      </w:r>
    </w:p>
    <w:p w14:paraId="49023583" w14:textId="77777777" w:rsidR="00311885" w:rsidRPr="00903DBA" w:rsidRDefault="00311885" w:rsidP="00311885">
      <w:pPr>
        <w:pStyle w:val="Code"/>
        <w:rPr>
          <w:highlight w:val="white"/>
        </w:rPr>
      </w:pPr>
      <w:r w:rsidRPr="00903DBA">
        <w:rPr>
          <w:highlight w:val="white"/>
        </w:rPr>
        <w:t>}</w:t>
      </w:r>
    </w:p>
    <w:p w14:paraId="74CBB169" w14:textId="5B73F1F9" w:rsidR="00311885" w:rsidRPr="00903DBA" w:rsidRDefault="009632A2" w:rsidP="009632A2">
      <w:pPr>
        <w:rPr>
          <w:highlight w:val="white"/>
        </w:rPr>
      </w:pPr>
      <w:r w:rsidRPr="00903DBA">
        <w:rPr>
          <w:highlight w:val="white"/>
        </w:rPr>
        <w:t xml:space="preserve">In the case of a </w:t>
      </w:r>
      <w:r w:rsidR="00A0402F" w:rsidRPr="00903DBA">
        <w:rPr>
          <w:highlight w:val="white"/>
        </w:rPr>
        <w:t xml:space="preserve">string </w:t>
      </w:r>
      <w:r w:rsidRPr="00903DBA">
        <w:rPr>
          <w:highlight w:val="white"/>
        </w:rPr>
        <w:t xml:space="preserve">value, we </w:t>
      </w:r>
      <w:r w:rsidR="003F2B13" w:rsidRPr="00903DBA">
        <w:rPr>
          <w:highlight w:val="white"/>
        </w:rPr>
        <w:t xml:space="preserve">also </w:t>
      </w:r>
      <w:r w:rsidRPr="00903DBA">
        <w:rPr>
          <w:highlight w:val="white"/>
        </w:rPr>
        <w:t xml:space="preserve">call the </w:t>
      </w:r>
      <w:r w:rsidRPr="00903DBA">
        <w:rPr>
          <w:rStyle w:val="KeyWord0"/>
          <w:highlight w:val="white"/>
        </w:rPr>
        <w:t>SlashToChar</w:t>
      </w:r>
      <w:r w:rsidRPr="00903DBA">
        <w:rPr>
          <w:highlight w:val="white"/>
        </w:rPr>
        <w:t xml:space="preserve"> method </w:t>
      </w:r>
      <w:r w:rsidR="00275AA2">
        <w:rPr>
          <w:highlight w:val="white"/>
        </w:rPr>
        <w:t xml:space="preserve">of the </w:t>
      </w:r>
      <w:r w:rsidR="00275AA2" w:rsidRPr="00275AA2">
        <w:rPr>
          <w:rStyle w:val="KeyWord0"/>
          <w:highlight w:val="white"/>
        </w:rPr>
        <w:t>Slash</w:t>
      </w:r>
      <w:r w:rsidR="00275AA2">
        <w:rPr>
          <w:highlight w:val="white"/>
        </w:rPr>
        <w:t xml:space="preserve"> class</w:t>
      </w:r>
      <w:r w:rsidRPr="00903DBA">
        <w:rPr>
          <w:highlight w:val="white"/>
        </w:rPr>
        <w:t xml:space="preserve"> to clear the text from escape characters. We then return a symbol holding the value.</w:t>
      </w:r>
      <w:r w:rsidR="00326746" w:rsidRPr="00903DBA">
        <w:rPr>
          <w:highlight w:val="white"/>
        </w:rPr>
        <w:t xml:space="preserve"> In this case we do not need to check the length of the string.</w:t>
      </w:r>
    </w:p>
    <w:p w14:paraId="45620CA5" w14:textId="77777777" w:rsidR="00311885" w:rsidRPr="00903DBA" w:rsidRDefault="00311885" w:rsidP="00311885">
      <w:pPr>
        <w:pStyle w:val="Code"/>
        <w:rPr>
          <w:highlight w:val="white"/>
        </w:rPr>
      </w:pPr>
      <w:r w:rsidRPr="00903DBA">
        <w:rPr>
          <w:highlight w:val="white"/>
        </w:rPr>
        <w:t>{STRING_VALUE} {</w:t>
      </w:r>
    </w:p>
    <w:p w14:paraId="5D8BE763" w14:textId="77777777" w:rsidR="00311885" w:rsidRPr="00903DBA" w:rsidRDefault="00311885" w:rsidP="00311885">
      <w:pPr>
        <w:pStyle w:val="Code"/>
        <w:rPr>
          <w:highlight w:val="white"/>
        </w:rPr>
      </w:pPr>
      <w:r w:rsidRPr="00903DBA">
        <w:rPr>
          <w:highlight w:val="white"/>
        </w:rPr>
        <w:t xml:space="preserve">  { CCompiler.Type type = new CCompiler.Type(Sort.String);</w:t>
      </w:r>
    </w:p>
    <w:p w14:paraId="5B38ABD0" w14:textId="04CEA078" w:rsidR="00311885" w:rsidRPr="00903DBA" w:rsidRDefault="00311885" w:rsidP="00311885">
      <w:pPr>
        <w:pStyle w:val="Code"/>
        <w:rPr>
          <w:highlight w:val="white"/>
        </w:rPr>
      </w:pPr>
      <w:r w:rsidRPr="00903DBA">
        <w:rPr>
          <w:highlight w:val="white"/>
        </w:rPr>
        <w:t xml:space="preserve">    string text = </w:t>
      </w:r>
      <w:r w:rsidR="006D745B">
        <w:rPr>
          <w:highlight w:val="white"/>
        </w:rPr>
        <w:t>Slash.</w:t>
      </w:r>
      <w:r w:rsidRPr="00903DBA">
        <w:rPr>
          <w:highlight w:val="white"/>
        </w:rPr>
        <w:t>SlashToChar(yytext);</w:t>
      </w:r>
    </w:p>
    <w:p w14:paraId="28242527" w14:textId="77777777" w:rsidR="00311885" w:rsidRPr="00903DBA" w:rsidRDefault="00311885" w:rsidP="00311885">
      <w:pPr>
        <w:pStyle w:val="Code"/>
        <w:rPr>
          <w:highlight w:val="white"/>
        </w:rPr>
      </w:pPr>
      <w:r w:rsidRPr="00903DBA">
        <w:rPr>
          <w:highlight w:val="white"/>
        </w:rPr>
        <w:t xml:space="preserve">    object value = text.Substring(1, text.Length - 2);</w:t>
      </w:r>
    </w:p>
    <w:p w14:paraId="0DB213CD" w14:textId="77777777" w:rsidR="00311885" w:rsidRPr="00903DBA" w:rsidRDefault="00311885" w:rsidP="00311885">
      <w:pPr>
        <w:pStyle w:val="Code"/>
        <w:rPr>
          <w:highlight w:val="white"/>
        </w:rPr>
      </w:pPr>
      <w:r w:rsidRPr="00903DBA">
        <w:rPr>
          <w:highlight w:val="white"/>
        </w:rPr>
        <w:t xml:space="preserve">    yylval.symbol = new Symbol(type, value);</w:t>
      </w:r>
    </w:p>
    <w:p w14:paraId="03AE4FA8" w14:textId="77777777" w:rsidR="00311885" w:rsidRPr="00903DBA" w:rsidRDefault="00311885" w:rsidP="00311885">
      <w:pPr>
        <w:pStyle w:val="Code"/>
        <w:rPr>
          <w:highlight w:val="white"/>
        </w:rPr>
      </w:pPr>
      <w:r w:rsidRPr="00903DBA">
        <w:rPr>
          <w:highlight w:val="white"/>
        </w:rPr>
        <w:t xml:space="preserve">    yylval.symbol.StaticSymbol =</w:t>
      </w:r>
    </w:p>
    <w:p w14:paraId="51328BA4" w14:textId="77777777" w:rsidR="00311885" w:rsidRPr="00903DBA" w:rsidRDefault="00311885" w:rsidP="00311885">
      <w:pPr>
        <w:pStyle w:val="Code"/>
        <w:rPr>
          <w:highlight w:val="white"/>
        </w:rPr>
      </w:pPr>
      <w:r w:rsidRPr="00903DBA">
        <w:rPr>
          <w:highlight w:val="white"/>
        </w:rPr>
        <w:t xml:space="preserve">      ConstantExpression.Value(yylval.symbol.UniqueName, type, value);</w:t>
      </w:r>
    </w:p>
    <w:p w14:paraId="1B23E17B" w14:textId="1F244C1A" w:rsidR="00311885" w:rsidRPr="00903DBA" w:rsidRDefault="00311885" w:rsidP="00311885">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Add(yylval.symbol.StaticSymbol);</w:t>
      </w:r>
    </w:p>
    <w:p w14:paraId="4A8DE96D" w14:textId="77777777" w:rsidR="00311885" w:rsidRPr="00903DBA" w:rsidRDefault="00311885" w:rsidP="00311885">
      <w:pPr>
        <w:pStyle w:val="Code"/>
        <w:rPr>
          <w:highlight w:val="white"/>
        </w:rPr>
      </w:pPr>
      <w:r w:rsidRPr="00903DBA">
        <w:rPr>
          <w:highlight w:val="white"/>
        </w:rPr>
        <w:t xml:space="preserve">    return ((int) Tokens.VALUE);</w:t>
      </w:r>
    </w:p>
    <w:p w14:paraId="4140C7D9" w14:textId="77777777" w:rsidR="00311885" w:rsidRPr="00903DBA" w:rsidRDefault="00311885" w:rsidP="00311885">
      <w:pPr>
        <w:pStyle w:val="Code"/>
        <w:rPr>
          <w:highlight w:val="white"/>
        </w:rPr>
      </w:pPr>
      <w:r w:rsidRPr="00903DBA">
        <w:rPr>
          <w:highlight w:val="white"/>
        </w:rPr>
        <w:t xml:space="preserve">  }</w:t>
      </w:r>
    </w:p>
    <w:p w14:paraId="6D3FB415" w14:textId="77777777" w:rsidR="00311885" w:rsidRPr="00903DBA" w:rsidRDefault="00311885" w:rsidP="00311885">
      <w:pPr>
        <w:pStyle w:val="Code"/>
        <w:rPr>
          <w:highlight w:val="white"/>
        </w:rPr>
      </w:pPr>
      <w:r w:rsidRPr="00903DBA">
        <w:rPr>
          <w:highlight w:val="white"/>
        </w:rPr>
        <w:t>}</w:t>
      </w:r>
    </w:p>
    <w:p w14:paraId="3FEC8B2E" w14:textId="778242CC" w:rsidR="00311885" w:rsidRPr="00903DBA" w:rsidRDefault="00DA4168" w:rsidP="004C0C92">
      <w:pPr>
        <w:rPr>
          <w:highlight w:val="white"/>
        </w:rPr>
      </w:pPr>
      <w:r w:rsidRPr="00903DBA">
        <w:rPr>
          <w:highlight w:val="white"/>
        </w:rPr>
        <w:lastRenderedPageBreak/>
        <w:t>P</w:t>
      </w:r>
      <w:r w:rsidR="004C0C92" w:rsidRPr="00903DBA">
        <w:rPr>
          <w:highlight w:val="white"/>
        </w:rPr>
        <w:t>ath line</w:t>
      </w:r>
      <w:r w:rsidRPr="00903DBA">
        <w:rPr>
          <w:highlight w:val="white"/>
        </w:rPr>
        <w:t xml:space="preserve">s are generated by the preprocessor </w:t>
      </w:r>
      <w:r w:rsidR="00896A02" w:rsidRPr="00903DBA">
        <w:rPr>
          <w:highlight w:val="white"/>
        </w:rPr>
        <w:t>for</w:t>
      </w:r>
      <w:r w:rsidRPr="00903DBA">
        <w:rPr>
          <w:highlight w:val="white"/>
        </w:rPr>
        <w:t xml:space="preserve"> the __FILE__ and __LINE__ macros to hold the correct file name and line number. It is also used </w:t>
      </w:r>
      <w:r w:rsidR="00896A02" w:rsidRPr="00903DBA">
        <w:rPr>
          <w:highlight w:val="white"/>
        </w:rPr>
        <w:t xml:space="preserve">by the compiler </w:t>
      </w:r>
      <w:r w:rsidRPr="00903DBA">
        <w:rPr>
          <w:highlight w:val="white"/>
        </w:rPr>
        <w:t>when reporting error.</w:t>
      </w:r>
      <w:r w:rsidR="004C0C92" w:rsidRPr="00903DBA">
        <w:rPr>
          <w:highlight w:val="white"/>
        </w:rPr>
        <w:t xml:space="preserve"> </w:t>
      </w:r>
      <w:r w:rsidR="006F6229" w:rsidRPr="00903DBA">
        <w:rPr>
          <w:highlight w:val="white"/>
        </w:rPr>
        <w:t xml:space="preserve">Its text is made up by </w:t>
      </w:r>
      <w:r w:rsidR="0065097A" w:rsidRPr="00903DBA">
        <w:rPr>
          <w:highlight w:val="white"/>
        </w:rPr>
        <w:t>two dollar signs (‘$’) at the beginning and end, and the file name and line number separated by a comma (‘,’). The text also hold</w:t>
      </w:r>
      <w:r w:rsidR="002A41F4" w:rsidRPr="00903DBA">
        <w:rPr>
          <w:highlight w:val="white"/>
        </w:rPr>
        <w:t>s</w:t>
      </w:r>
      <w:r w:rsidR="0065097A" w:rsidRPr="00903DBA">
        <w:rPr>
          <w:highlight w:val="white"/>
        </w:rPr>
        <w:t xml:space="preserve"> plus signs (‘+’) in place of spaces.</w:t>
      </w:r>
    </w:p>
    <w:p w14:paraId="70A43FCC" w14:textId="77777777" w:rsidR="00311885" w:rsidRPr="00903DBA" w:rsidRDefault="00311885" w:rsidP="00311885">
      <w:pPr>
        <w:pStyle w:val="Code"/>
        <w:rPr>
          <w:highlight w:val="white"/>
        </w:rPr>
      </w:pPr>
      <w:r w:rsidRPr="00903DBA">
        <w:rPr>
          <w:highlight w:val="white"/>
        </w:rPr>
        <w:t>{PATH_LINE} {</w:t>
      </w:r>
    </w:p>
    <w:p w14:paraId="68305803" w14:textId="77777777" w:rsidR="00311885" w:rsidRPr="00903DBA" w:rsidRDefault="00311885" w:rsidP="00311885">
      <w:pPr>
        <w:pStyle w:val="Code"/>
        <w:rPr>
          <w:highlight w:val="white"/>
        </w:rPr>
      </w:pPr>
      <w:r w:rsidRPr="00903DBA">
        <w:rPr>
          <w:highlight w:val="white"/>
        </w:rPr>
        <w:t xml:space="preserve">  { string text = yytext.Substring(1, yyleng - 2);</w:t>
      </w:r>
    </w:p>
    <w:p w14:paraId="21AD624E" w14:textId="77777777" w:rsidR="00311885" w:rsidRPr="00903DBA" w:rsidRDefault="00311885" w:rsidP="00311885">
      <w:pPr>
        <w:pStyle w:val="Code"/>
        <w:rPr>
          <w:highlight w:val="white"/>
        </w:rPr>
      </w:pPr>
      <w:r w:rsidRPr="00903DBA">
        <w:rPr>
          <w:highlight w:val="white"/>
        </w:rPr>
        <w:t xml:space="preserve">    int index = text.IndexOf(',');</w:t>
      </w:r>
    </w:p>
    <w:p w14:paraId="13A0FD71" w14:textId="77777777" w:rsidR="00311885" w:rsidRPr="00903DBA" w:rsidRDefault="00311885" w:rsidP="00311885">
      <w:pPr>
        <w:pStyle w:val="Code"/>
        <w:rPr>
          <w:highlight w:val="white"/>
        </w:rPr>
      </w:pPr>
      <w:r w:rsidRPr="00903DBA">
        <w:rPr>
          <w:highlight w:val="white"/>
        </w:rPr>
        <w:t xml:space="preserve">    Path = new FileInfo(text.Substring(0, index).Replace("+", " "));</w:t>
      </w:r>
    </w:p>
    <w:p w14:paraId="077A8422" w14:textId="77777777" w:rsidR="005879B4" w:rsidRPr="00903DBA" w:rsidRDefault="005879B4" w:rsidP="005879B4">
      <w:pPr>
        <w:pStyle w:val="Code"/>
        <w:rPr>
          <w:highlight w:val="white"/>
        </w:rPr>
      </w:pPr>
      <w:r w:rsidRPr="00903DBA">
        <w:rPr>
          <w:highlight w:val="white"/>
        </w:rPr>
        <w:t xml:space="preserve">    Line = int.Parse(text.Substring(index + 1));</w:t>
      </w:r>
    </w:p>
    <w:p w14:paraId="616E53BB" w14:textId="77777777" w:rsidR="00311885" w:rsidRPr="00903DBA" w:rsidRDefault="00311885" w:rsidP="00311885">
      <w:pPr>
        <w:pStyle w:val="Code"/>
        <w:rPr>
          <w:highlight w:val="white"/>
        </w:rPr>
      </w:pPr>
      <w:r w:rsidRPr="00903DBA">
        <w:rPr>
          <w:highlight w:val="white"/>
        </w:rPr>
        <w:t xml:space="preserve">  }</w:t>
      </w:r>
    </w:p>
    <w:p w14:paraId="608F1FA6" w14:textId="77777777" w:rsidR="00311885" w:rsidRPr="00903DBA" w:rsidRDefault="00311885" w:rsidP="00311885">
      <w:pPr>
        <w:pStyle w:val="Code"/>
        <w:rPr>
          <w:highlight w:val="white"/>
        </w:rPr>
      </w:pPr>
      <w:r w:rsidRPr="00903DBA">
        <w:rPr>
          <w:highlight w:val="white"/>
        </w:rPr>
        <w:t>}</w:t>
      </w:r>
    </w:p>
    <w:p w14:paraId="6DBE00AA" w14:textId="10536C4C" w:rsidR="00311885" w:rsidRPr="00903DBA" w:rsidRDefault="000C1CF3" w:rsidP="000C1CF3">
      <w:pPr>
        <w:rPr>
          <w:highlight w:val="white"/>
        </w:rPr>
      </w:pPr>
      <w:r w:rsidRPr="00903DBA">
        <w:rPr>
          <w:highlight w:val="white"/>
        </w:rPr>
        <w:t xml:space="preserve">In case of a white space, we only update the </w:t>
      </w:r>
      <w:r w:rsidRPr="00903DBA">
        <w:rPr>
          <w:rStyle w:val="KeyWord0"/>
          <w:highlight w:val="white"/>
        </w:rPr>
        <w:t>Line</w:t>
      </w:r>
      <w:r w:rsidRPr="00903DBA">
        <w:rPr>
          <w:highlight w:val="white"/>
        </w:rPr>
        <w:t xml:space="preserve"> variable if the character is a newline. Note that we do not return anything in this case, which causes the scanner to proceed with the next character in the input stream.</w:t>
      </w:r>
    </w:p>
    <w:p w14:paraId="2D2C6009" w14:textId="77777777" w:rsidR="00311885" w:rsidRPr="00903DBA" w:rsidRDefault="00311885" w:rsidP="00311885">
      <w:pPr>
        <w:pStyle w:val="Code"/>
        <w:rPr>
          <w:highlight w:val="white"/>
        </w:rPr>
      </w:pPr>
      <w:r w:rsidRPr="00903DBA">
        <w:rPr>
          <w:highlight w:val="white"/>
        </w:rPr>
        <w:t>{WHITE_SPACE} {</w:t>
      </w:r>
    </w:p>
    <w:p w14:paraId="1A6D10DD" w14:textId="77777777" w:rsidR="00311885" w:rsidRPr="00903DBA" w:rsidRDefault="00311885" w:rsidP="00311885">
      <w:pPr>
        <w:pStyle w:val="Code"/>
        <w:rPr>
          <w:highlight w:val="white"/>
        </w:rPr>
      </w:pPr>
      <w:r w:rsidRPr="00903DBA">
        <w:rPr>
          <w:highlight w:val="white"/>
        </w:rPr>
        <w:t xml:space="preserve">  if (yytext.Equals("\n")) {</w:t>
      </w:r>
    </w:p>
    <w:p w14:paraId="652CAEB9" w14:textId="77777777" w:rsidR="00311885" w:rsidRPr="00903DBA" w:rsidRDefault="00311885" w:rsidP="00311885">
      <w:pPr>
        <w:pStyle w:val="Code"/>
        <w:rPr>
          <w:highlight w:val="white"/>
        </w:rPr>
      </w:pPr>
      <w:r w:rsidRPr="00903DBA">
        <w:rPr>
          <w:highlight w:val="white"/>
        </w:rPr>
        <w:t xml:space="preserve">    ++Line;</w:t>
      </w:r>
    </w:p>
    <w:p w14:paraId="7E37D123" w14:textId="77777777" w:rsidR="00311885" w:rsidRPr="00903DBA" w:rsidRDefault="00311885" w:rsidP="00311885">
      <w:pPr>
        <w:pStyle w:val="Code"/>
        <w:rPr>
          <w:highlight w:val="white"/>
        </w:rPr>
      </w:pPr>
      <w:r w:rsidRPr="00903DBA">
        <w:rPr>
          <w:highlight w:val="white"/>
        </w:rPr>
        <w:t xml:space="preserve">  }</w:t>
      </w:r>
    </w:p>
    <w:p w14:paraId="3E5F1511" w14:textId="77777777" w:rsidR="00311885" w:rsidRPr="00903DBA" w:rsidRDefault="00311885" w:rsidP="00311885">
      <w:pPr>
        <w:pStyle w:val="Code"/>
        <w:rPr>
          <w:highlight w:val="white"/>
        </w:rPr>
      </w:pPr>
      <w:r w:rsidRPr="00903DBA">
        <w:rPr>
          <w:highlight w:val="white"/>
        </w:rPr>
        <w:t>}</w:t>
      </w:r>
    </w:p>
    <w:p w14:paraId="60B7EFA3" w14:textId="43270355" w:rsidR="00311885" w:rsidRPr="00903DBA" w:rsidRDefault="00231644" w:rsidP="00231644">
      <w:pPr>
        <w:rPr>
          <w:highlight w:val="white"/>
        </w:rPr>
      </w:pPr>
      <w:r w:rsidRPr="00903DBA">
        <w:rPr>
          <w:highlight w:val="white"/>
        </w:rPr>
        <w:t>Finally, when the scanner finds a character that has not been handled by the rules above, a error is reported.</w:t>
      </w:r>
    </w:p>
    <w:p w14:paraId="0B711E7A" w14:textId="77777777" w:rsidR="00311885" w:rsidRPr="00903DBA" w:rsidRDefault="00311885" w:rsidP="00311885">
      <w:pPr>
        <w:pStyle w:val="Code"/>
        <w:rPr>
          <w:highlight w:val="white"/>
        </w:rPr>
      </w:pPr>
      <w:r w:rsidRPr="00903DBA">
        <w:rPr>
          <w:highlight w:val="white"/>
        </w:rPr>
        <w:t>. { Assert.Error(yytext, Message.Unknown_character); }</w:t>
      </w:r>
    </w:p>
    <w:p w14:paraId="0CCBE78E" w14:textId="47839DFF" w:rsidR="00E40B78" w:rsidRPr="00903DBA" w:rsidRDefault="00E40B78" w:rsidP="00E40B78">
      <w:pPr>
        <w:pStyle w:val="Rubrik1"/>
      </w:pPr>
      <w:bookmarkStart w:id="27" w:name="_Ref54016552"/>
      <w:bookmarkStart w:id="28" w:name="_Ref54783705"/>
      <w:bookmarkStart w:id="29" w:name="_Toc57655985"/>
      <w:bookmarkStart w:id="30" w:name="_Hlk57720398"/>
      <w:r w:rsidRPr="00903DBA">
        <w:lastRenderedPageBreak/>
        <w:t>Parsing</w:t>
      </w:r>
      <w:bookmarkEnd w:id="26"/>
      <w:bookmarkEnd w:id="27"/>
      <w:bookmarkEnd w:id="28"/>
      <w:bookmarkEnd w:id="29"/>
    </w:p>
    <w:bookmarkEnd w:id="30"/>
    <w:p w14:paraId="60103DBC" w14:textId="74B0D3BD" w:rsidR="00DF6A2B" w:rsidRDefault="00DF6A2B" w:rsidP="00E40B78">
      <w:r w:rsidRPr="00903DBA">
        <w:t>The parser can be considered</w:t>
      </w:r>
      <w:r w:rsidR="00FE48E6" w:rsidRPr="00903DBA">
        <w:t xml:space="preserve"> to be</w:t>
      </w:r>
      <w:r w:rsidRPr="00903DBA">
        <w:t xml:space="preserve"> the heart of the compiler. It requests token from the scanner, checks that the source code complies with the grammar, builds </w:t>
      </w:r>
      <w:r w:rsidR="00A573B0" w:rsidRPr="00903DBA">
        <w:t>the symbol table,</w:t>
      </w:r>
      <w:r w:rsidR="00E163FA" w:rsidRPr="00903DBA">
        <w:t xml:space="preserve"> performs type checking,</w:t>
      </w:r>
      <w:r w:rsidR="00A573B0" w:rsidRPr="00903DBA">
        <w:t xml:space="preserve"> and </w:t>
      </w:r>
      <w:r w:rsidRPr="00903DBA">
        <w:t>generate</w:t>
      </w:r>
      <w:r w:rsidR="00760F00" w:rsidRPr="00903DBA">
        <w:t>s</w:t>
      </w:r>
      <w:r w:rsidRPr="00903DBA">
        <w:t xml:space="preserve"> </w:t>
      </w:r>
      <w:r w:rsidR="00A573B0" w:rsidRPr="00903DBA">
        <w:t xml:space="preserve">the </w:t>
      </w:r>
      <w:r w:rsidRPr="00903DBA">
        <w:t xml:space="preserve">middle </w:t>
      </w:r>
      <w:r w:rsidR="00A573B0" w:rsidRPr="00903DBA">
        <w:t>code.</w:t>
      </w:r>
    </w:p>
    <w:p w14:paraId="631665CF" w14:textId="77777777" w:rsidR="00A7579B" w:rsidRDefault="00A7579B" w:rsidP="00A7579B">
      <w:pPr>
        <w:pStyle w:val="Rubrik2"/>
      </w:pPr>
      <w:bookmarkStart w:id="31" w:name="_Toc57655986"/>
      <w:r>
        <w:t>The MiddleOperator Enumeration</w:t>
      </w:r>
    </w:p>
    <w:p w14:paraId="6D4CAA7C" w14:textId="15F39737" w:rsidR="00A7579B" w:rsidRPr="00F525B0" w:rsidRDefault="00A7579B" w:rsidP="00A7579B">
      <w:r>
        <w:t xml:space="preserve">Before we start the parsing, we need to look into the middle code generated by the parser. The </w:t>
      </w:r>
      <w:r w:rsidRPr="00F525B0">
        <w:rPr>
          <w:rStyle w:val="KeyWord0"/>
        </w:rPr>
        <w:t>MiddleOperator</w:t>
      </w:r>
      <w:r>
        <w:t xml:space="preserve"> enumeration holds the operator of the middle code.</w:t>
      </w:r>
    </w:p>
    <w:p w14:paraId="313553A7" w14:textId="77777777" w:rsidR="00A7579B" w:rsidRDefault="00A7579B" w:rsidP="00A7579B">
      <w:pPr>
        <w:pStyle w:val="CodeHeader"/>
      </w:pPr>
      <w:r>
        <w:t>MiddleOperator.cs</w:t>
      </w:r>
    </w:p>
    <w:bookmarkEnd w:id="31"/>
    <w:p w14:paraId="054AF0D8" w14:textId="77777777" w:rsidR="00C24860" w:rsidRPr="00C24860" w:rsidRDefault="00C24860" w:rsidP="00C24860">
      <w:pPr>
        <w:pStyle w:val="Code"/>
        <w:rPr>
          <w:highlight w:val="white"/>
        </w:rPr>
      </w:pPr>
      <w:r w:rsidRPr="00C24860">
        <w:rPr>
          <w:highlight w:val="white"/>
        </w:rPr>
        <w:t>namespace CCompiler {</w:t>
      </w:r>
    </w:p>
    <w:p w14:paraId="27063B5A" w14:textId="77777777" w:rsidR="00C24860" w:rsidRPr="00C24860" w:rsidRDefault="00C24860" w:rsidP="00C24860">
      <w:pPr>
        <w:pStyle w:val="Code"/>
        <w:rPr>
          <w:highlight w:val="white"/>
        </w:rPr>
      </w:pPr>
      <w:r w:rsidRPr="00C24860">
        <w:rPr>
          <w:highlight w:val="white"/>
        </w:rPr>
        <w:t xml:space="preserve">  public enum MiddleOperator</w:t>
      </w:r>
    </w:p>
    <w:p w14:paraId="351FBDF8" w14:textId="77777777" w:rsidR="00C24860" w:rsidRPr="00C24860" w:rsidRDefault="00C24860" w:rsidP="00C24860">
      <w:pPr>
        <w:pStyle w:val="Code"/>
        <w:rPr>
          <w:highlight w:val="white"/>
        </w:rPr>
      </w:pPr>
      <w:r w:rsidRPr="00C24860">
        <w:rPr>
          <w:highlight w:val="white"/>
        </w:rPr>
        <w:t xml:space="preserve">   {Initializer, InitializerZero, AssignInitSize, Assign,</w:t>
      </w:r>
    </w:p>
    <w:p w14:paraId="5AD930E2" w14:textId="3D0028F5" w:rsidR="00625379" w:rsidRPr="00C24860" w:rsidRDefault="00625379" w:rsidP="00625379">
      <w:pPr>
        <w:rPr>
          <w:highlight w:val="white"/>
        </w:rPr>
      </w:pPr>
      <w:r>
        <w:rPr>
          <w:highlight w:val="white"/>
        </w:rPr>
        <w:t>The addition</w:t>
      </w:r>
      <w:r w:rsidR="00CB140F">
        <w:rPr>
          <w:highlight w:val="white"/>
        </w:rPr>
        <w:t xml:space="preserve">, </w:t>
      </w:r>
      <w:r>
        <w:rPr>
          <w:highlight w:val="white"/>
        </w:rPr>
        <w:t>subtraction</w:t>
      </w:r>
      <w:r w:rsidR="00CB140F">
        <w:rPr>
          <w:highlight w:val="white"/>
        </w:rPr>
        <w:t>, increment, and decrement</w:t>
      </w:r>
      <w:r>
        <w:rPr>
          <w:highlight w:val="white"/>
        </w:rPr>
        <w:t xml:space="preserve"> operat</w:t>
      </w:r>
      <w:r w:rsidR="00CB140F">
        <w:rPr>
          <w:highlight w:val="white"/>
        </w:rPr>
        <w:t>ions</w:t>
      </w:r>
      <w:r>
        <w:rPr>
          <w:highlight w:val="white"/>
        </w:rPr>
        <w:t xml:space="preserve"> perfor</w:t>
      </w:r>
      <w:r w:rsidR="00CB140F">
        <w:rPr>
          <w:highlight w:val="white"/>
        </w:rPr>
        <w:t>m</w:t>
      </w:r>
      <w:r>
        <w:rPr>
          <w:highlight w:val="white"/>
        </w:rPr>
        <w:t xml:space="preserve"> the sam</w:t>
      </w:r>
      <w:r w:rsidR="00CB140F">
        <w:rPr>
          <w:highlight w:val="white"/>
        </w:rPr>
        <w:t>e</w:t>
      </w:r>
      <w:r>
        <w:rPr>
          <w:highlight w:val="white"/>
        </w:rPr>
        <w:t xml:space="preserve"> task with signed and unsigned values, while the multiplication, division, and modulo </w:t>
      </w:r>
      <w:r w:rsidR="00CB140F">
        <w:rPr>
          <w:highlight w:val="white"/>
        </w:rPr>
        <w:t>operations need to take into consideration whether the values are signed or unsigned.</w:t>
      </w:r>
    </w:p>
    <w:p w14:paraId="74278D71" w14:textId="77777777" w:rsidR="00C24860" w:rsidRDefault="00C24860" w:rsidP="00C24860">
      <w:pPr>
        <w:pStyle w:val="Code"/>
        <w:rPr>
          <w:highlight w:val="white"/>
        </w:rPr>
      </w:pPr>
      <w:r w:rsidRPr="00C24860">
        <w:rPr>
          <w:highlight w:val="white"/>
        </w:rPr>
        <w:t xml:space="preserve">    UnaryAdd, UnarySubtract, BinaryAdd, BinarySubtract,</w:t>
      </w:r>
    </w:p>
    <w:p w14:paraId="20EE7ACC" w14:textId="6CE361F4" w:rsidR="00C24860" w:rsidRPr="00C24860" w:rsidRDefault="00C24860" w:rsidP="00C24860">
      <w:pPr>
        <w:pStyle w:val="Code"/>
        <w:rPr>
          <w:highlight w:val="white"/>
        </w:rPr>
      </w:pPr>
      <w:r>
        <w:rPr>
          <w:highlight w:val="white"/>
        </w:rPr>
        <w:t xml:space="preserve">   </w:t>
      </w:r>
      <w:r w:rsidRPr="00C24860">
        <w:rPr>
          <w:highlight w:val="white"/>
        </w:rPr>
        <w:t xml:space="preserve"> Increment, Decrement,</w:t>
      </w:r>
    </w:p>
    <w:p w14:paraId="0F855954" w14:textId="77777777" w:rsidR="00C24860" w:rsidRDefault="00C24860" w:rsidP="00C24860">
      <w:pPr>
        <w:pStyle w:val="Code"/>
        <w:rPr>
          <w:highlight w:val="white"/>
        </w:rPr>
      </w:pPr>
    </w:p>
    <w:p w14:paraId="77E9BA46" w14:textId="6A31B1F8" w:rsidR="00C24860" w:rsidRPr="00C24860" w:rsidRDefault="00C24860" w:rsidP="00C24860">
      <w:pPr>
        <w:pStyle w:val="Code"/>
        <w:rPr>
          <w:highlight w:val="white"/>
        </w:rPr>
      </w:pPr>
      <w:r w:rsidRPr="00C24860">
        <w:rPr>
          <w:highlight w:val="white"/>
        </w:rPr>
        <w:t xml:space="preserve">    SignedMultiply, SignedDivide, SignedModulo,</w:t>
      </w:r>
    </w:p>
    <w:p w14:paraId="5C9C0B49" w14:textId="77777777" w:rsidR="00C24860" w:rsidRPr="00C24860" w:rsidRDefault="00C24860" w:rsidP="00C24860">
      <w:pPr>
        <w:pStyle w:val="Code"/>
        <w:rPr>
          <w:highlight w:val="white"/>
        </w:rPr>
      </w:pPr>
      <w:r w:rsidRPr="00C24860">
        <w:rPr>
          <w:highlight w:val="white"/>
        </w:rPr>
        <w:t xml:space="preserve">    UnsignedMultiply, UnsignedDivide, UnsignedModulo,</w:t>
      </w:r>
    </w:p>
    <w:p w14:paraId="6969D319" w14:textId="77777777" w:rsidR="00C24860" w:rsidRPr="00C24860" w:rsidRDefault="00C24860" w:rsidP="00C24860">
      <w:pPr>
        <w:pStyle w:val="Code"/>
        <w:rPr>
          <w:highlight w:val="white"/>
        </w:rPr>
      </w:pPr>
    </w:p>
    <w:p w14:paraId="1BD44F49" w14:textId="77777777" w:rsidR="00C24860" w:rsidRPr="00C24860" w:rsidRDefault="00C24860" w:rsidP="00C24860">
      <w:pPr>
        <w:pStyle w:val="Code"/>
        <w:rPr>
          <w:highlight w:val="white"/>
        </w:rPr>
      </w:pPr>
      <w:r w:rsidRPr="00C24860">
        <w:rPr>
          <w:highlight w:val="white"/>
        </w:rPr>
        <w:t xml:space="preserve">    LogicalOr, LogicalAnd,</w:t>
      </w:r>
    </w:p>
    <w:p w14:paraId="3AF257E5" w14:textId="77777777" w:rsidR="00C24860" w:rsidRPr="00C24860" w:rsidRDefault="00C24860" w:rsidP="00C24860">
      <w:pPr>
        <w:pStyle w:val="Code"/>
        <w:rPr>
          <w:highlight w:val="white"/>
        </w:rPr>
      </w:pPr>
      <w:r w:rsidRPr="00C24860">
        <w:rPr>
          <w:highlight w:val="white"/>
        </w:rPr>
        <w:t xml:space="preserve">    BitwiseNot, BitwiseOr, BitwiseXOr, BitwiseAnd,</w:t>
      </w:r>
    </w:p>
    <w:p w14:paraId="7E22C4C1" w14:textId="77777777" w:rsidR="00C24860" w:rsidRPr="00C24860" w:rsidRDefault="00C24860" w:rsidP="00C24860">
      <w:pPr>
        <w:pStyle w:val="Code"/>
        <w:rPr>
          <w:highlight w:val="white"/>
        </w:rPr>
      </w:pPr>
      <w:r w:rsidRPr="00C24860">
        <w:rPr>
          <w:highlight w:val="white"/>
        </w:rPr>
        <w:t xml:space="preserve">    ShiftLeft, ShiftRight,</w:t>
      </w:r>
    </w:p>
    <w:p w14:paraId="16E314C8" w14:textId="77777777" w:rsidR="00C24860" w:rsidRPr="00C24860" w:rsidRDefault="00C24860" w:rsidP="00C24860">
      <w:pPr>
        <w:pStyle w:val="Code"/>
        <w:rPr>
          <w:highlight w:val="white"/>
        </w:rPr>
      </w:pPr>
    </w:p>
    <w:p w14:paraId="20A0E917" w14:textId="77777777" w:rsidR="00C24860" w:rsidRPr="00C24860" w:rsidRDefault="00C24860" w:rsidP="00C24860">
      <w:pPr>
        <w:pStyle w:val="Code"/>
        <w:rPr>
          <w:highlight w:val="white"/>
        </w:rPr>
      </w:pPr>
      <w:r w:rsidRPr="00C24860">
        <w:rPr>
          <w:highlight w:val="white"/>
        </w:rPr>
        <w:t xml:space="preserve">    Compare, Equal, NotEqual, SignedLessThan,</w:t>
      </w:r>
    </w:p>
    <w:p w14:paraId="581AE62E" w14:textId="77777777" w:rsidR="00C24860" w:rsidRPr="00C24860" w:rsidRDefault="00C24860" w:rsidP="00C24860">
      <w:pPr>
        <w:pStyle w:val="Code"/>
        <w:rPr>
          <w:highlight w:val="white"/>
        </w:rPr>
      </w:pPr>
      <w:r w:rsidRPr="00C24860">
        <w:rPr>
          <w:highlight w:val="white"/>
        </w:rPr>
        <w:t xml:space="preserve">    SignedLessThanEqual, SignedGreaterThan,</w:t>
      </w:r>
    </w:p>
    <w:p w14:paraId="1AFD4FD9" w14:textId="77777777" w:rsidR="00C24860" w:rsidRPr="00C24860" w:rsidRDefault="00C24860" w:rsidP="00C24860">
      <w:pPr>
        <w:pStyle w:val="Code"/>
        <w:rPr>
          <w:highlight w:val="white"/>
        </w:rPr>
      </w:pPr>
      <w:r w:rsidRPr="00C24860">
        <w:rPr>
          <w:highlight w:val="white"/>
        </w:rPr>
        <w:t xml:space="preserve">    SignedGreaterThanEqual, UnsignedLessThan,</w:t>
      </w:r>
    </w:p>
    <w:p w14:paraId="02ED0935" w14:textId="77777777" w:rsidR="00C24860" w:rsidRPr="00C24860" w:rsidRDefault="00C24860" w:rsidP="00C24860">
      <w:pPr>
        <w:pStyle w:val="Code"/>
        <w:rPr>
          <w:highlight w:val="white"/>
        </w:rPr>
      </w:pPr>
      <w:r w:rsidRPr="00C24860">
        <w:rPr>
          <w:highlight w:val="white"/>
        </w:rPr>
        <w:t xml:space="preserve">    UnsignedLessThanEqual, UnsignedGreaterThan,</w:t>
      </w:r>
    </w:p>
    <w:p w14:paraId="5A86F3C5" w14:textId="77777777" w:rsidR="00C24860" w:rsidRPr="00C24860" w:rsidRDefault="00C24860" w:rsidP="00C24860">
      <w:pPr>
        <w:pStyle w:val="Code"/>
        <w:rPr>
          <w:highlight w:val="white"/>
        </w:rPr>
      </w:pPr>
      <w:r w:rsidRPr="00C24860">
        <w:rPr>
          <w:highlight w:val="white"/>
        </w:rPr>
        <w:t xml:space="preserve">    UnsignedGreaterThanEqual,</w:t>
      </w:r>
    </w:p>
    <w:p w14:paraId="0642AB48" w14:textId="77777777" w:rsidR="00C24860" w:rsidRPr="00C24860" w:rsidRDefault="00C24860" w:rsidP="00C24860">
      <w:pPr>
        <w:pStyle w:val="Code"/>
        <w:rPr>
          <w:highlight w:val="white"/>
        </w:rPr>
      </w:pPr>
      <w:r w:rsidRPr="00C24860">
        <w:rPr>
          <w:highlight w:val="white"/>
        </w:rPr>
        <w:t xml:space="preserve">    Carry, NotCarry, Case, CaseEnd, Jump,</w:t>
      </w:r>
    </w:p>
    <w:p w14:paraId="46B1A40D" w14:textId="77777777" w:rsidR="00C24860" w:rsidRPr="00C24860" w:rsidRDefault="00C24860" w:rsidP="00C24860">
      <w:pPr>
        <w:pStyle w:val="Code"/>
        <w:rPr>
          <w:highlight w:val="white"/>
        </w:rPr>
      </w:pPr>
    </w:p>
    <w:p w14:paraId="27EF57B9" w14:textId="77777777" w:rsidR="00C24860" w:rsidRPr="00C24860" w:rsidRDefault="00C24860" w:rsidP="00C24860">
      <w:pPr>
        <w:pStyle w:val="Code"/>
        <w:rPr>
          <w:highlight w:val="white"/>
        </w:rPr>
      </w:pPr>
      <w:r w:rsidRPr="00C24860">
        <w:rPr>
          <w:highlight w:val="white"/>
        </w:rPr>
        <w:t xml:space="preserve">    Index, Dot, Address, Dereference,</w:t>
      </w:r>
    </w:p>
    <w:p w14:paraId="2405153F" w14:textId="77777777" w:rsidR="00C24860" w:rsidRPr="00C24860" w:rsidRDefault="00C24860" w:rsidP="00C24860">
      <w:pPr>
        <w:pStyle w:val="Code"/>
        <w:rPr>
          <w:highlight w:val="white"/>
        </w:rPr>
      </w:pPr>
      <w:r w:rsidRPr="00C24860">
        <w:rPr>
          <w:highlight w:val="white"/>
        </w:rPr>
        <w:t xml:space="preserve">    IntegralToIntegral, IntegralToFloating, FloatingToIntegral,</w:t>
      </w:r>
    </w:p>
    <w:p w14:paraId="720CDED6" w14:textId="77777777" w:rsidR="00C24860" w:rsidRPr="00C24860" w:rsidRDefault="00C24860" w:rsidP="00C24860">
      <w:pPr>
        <w:pStyle w:val="Code"/>
        <w:rPr>
          <w:highlight w:val="white"/>
        </w:rPr>
      </w:pPr>
      <w:r w:rsidRPr="00C24860">
        <w:rPr>
          <w:highlight w:val="white"/>
        </w:rPr>
        <w:t xml:space="preserve">    PushZero, PushOne, PushFloat, PopFloat, TopFloat, PopEmpty,</w:t>
      </w:r>
    </w:p>
    <w:p w14:paraId="72CDA67C" w14:textId="77777777" w:rsidR="00C24860" w:rsidRPr="00C24860" w:rsidRDefault="00C24860" w:rsidP="00C24860">
      <w:pPr>
        <w:pStyle w:val="Code"/>
        <w:rPr>
          <w:highlight w:val="white"/>
        </w:rPr>
      </w:pPr>
    </w:p>
    <w:p w14:paraId="5678CEDE" w14:textId="77777777" w:rsidR="00C24860" w:rsidRPr="00C24860" w:rsidRDefault="00C24860" w:rsidP="00C24860">
      <w:pPr>
        <w:pStyle w:val="Code"/>
        <w:rPr>
          <w:highlight w:val="white"/>
        </w:rPr>
      </w:pPr>
      <w:r w:rsidRPr="00C24860">
        <w:rPr>
          <w:highlight w:val="white"/>
        </w:rPr>
        <w:t xml:space="preserve">    PreCall, Call, PostCall, DecreaseStack,</w:t>
      </w:r>
    </w:p>
    <w:p w14:paraId="73A5032C" w14:textId="77777777" w:rsidR="00C24860" w:rsidRPr="00C24860" w:rsidRDefault="00C24860" w:rsidP="00C24860">
      <w:pPr>
        <w:pStyle w:val="Code"/>
        <w:rPr>
          <w:highlight w:val="white"/>
        </w:rPr>
      </w:pPr>
      <w:r w:rsidRPr="00C24860">
        <w:rPr>
          <w:highlight w:val="white"/>
        </w:rPr>
        <w:t xml:space="preserve">    ParameterInitSize, Parameter,</w:t>
      </w:r>
    </w:p>
    <w:p w14:paraId="1C7797BD" w14:textId="77777777" w:rsidR="00C24860" w:rsidRPr="00C24860" w:rsidRDefault="00C24860" w:rsidP="00C24860">
      <w:pPr>
        <w:pStyle w:val="Code"/>
        <w:rPr>
          <w:highlight w:val="white"/>
        </w:rPr>
      </w:pPr>
      <w:r w:rsidRPr="00C24860">
        <w:rPr>
          <w:highlight w:val="white"/>
        </w:rPr>
        <w:t xml:space="preserve">    GetReturnValue, SetReturnValue, Return, Exit,</w:t>
      </w:r>
    </w:p>
    <w:p w14:paraId="3304DEBD" w14:textId="77777777" w:rsidR="00C24860" w:rsidRPr="00C24860" w:rsidRDefault="00C24860" w:rsidP="00C24860">
      <w:pPr>
        <w:pStyle w:val="Code"/>
        <w:rPr>
          <w:highlight w:val="white"/>
        </w:rPr>
      </w:pPr>
    </w:p>
    <w:p w14:paraId="5CE1D186" w14:textId="77777777" w:rsidR="00C24860" w:rsidRPr="00C24860" w:rsidRDefault="00C24860" w:rsidP="00C24860">
      <w:pPr>
        <w:pStyle w:val="Code"/>
        <w:rPr>
          <w:highlight w:val="white"/>
        </w:rPr>
      </w:pPr>
      <w:r w:rsidRPr="00C24860">
        <w:rPr>
          <w:highlight w:val="white"/>
        </w:rPr>
        <w:t xml:space="preserve">    AssignRegister, InspectRegister, StackTop,</w:t>
      </w:r>
    </w:p>
    <w:p w14:paraId="5E2FEBDA" w14:textId="77777777" w:rsidR="00C24860" w:rsidRPr="00C24860" w:rsidRDefault="00C24860" w:rsidP="00C24860">
      <w:pPr>
        <w:pStyle w:val="Code"/>
        <w:rPr>
          <w:highlight w:val="white"/>
        </w:rPr>
      </w:pPr>
      <w:r w:rsidRPr="00C24860">
        <w:rPr>
          <w:highlight w:val="white"/>
        </w:rPr>
        <w:t xml:space="preserve">    JumpRegister, SysCall, Interrupt,</w:t>
      </w:r>
    </w:p>
    <w:p w14:paraId="6F77F2CB" w14:textId="77777777" w:rsidR="00C24860" w:rsidRPr="00C24860" w:rsidRDefault="00C24860" w:rsidP="00C24860">
      <w:pPr>
        <w:pStyle w:val="Code"/>
        <w:rPr>
          <w:highlight w:val="white"/>
        </w:rPr>
      </w:pPr>
    </w:p>
    <w:p w14:paraId="67AA4576" w14:textId="77777777" w:rsidR="00C24860" w:rsidRPr="00C24860" w:rsidRDefault="00C24860" w:rsidP="00C24860">
      <w:pPr>
        <w:pStyle w:val="Code"/>
        <w:rPr>
          <w:highlight w:val="white"/>
        </w:rPr>
      </w:pPr>
      <w:r w:rsidRPr="00C24860">
        <w:rPr>
          <w:highlight w:val="white"/>
        </w:rPr>
        <w:t xml:space="preserve">    FunctionEnd, Empty};</w:t>
      </w:r>
    </w:p>
    <w:p w14:paraId="5A1552EC" w14:textId="77777777" w:rsidR="00C24860" w:rsidRPr="00C24860" w:rsidRDefault="00C24860" w:rsidP="00C24860">
      <w:pPr>
        <w:pStyle w:val="Code"/>
      </w:pPr>
      <w:r w:rsidRPr="00C24860">
        <w:rPr>
          <w:highlight w:val="white"/>
        </w:rPr>
        <w:t>}</w:t>
      </w:r>
    </w:p>
    <w:p w14:paraId="73A27F12" w14:textId="1BEC7A1C" w:rsidR="00E40B78" w:rsidRPr="00903DBA" w:rsidRDefault="00BD4112" w:rsidP="00C24860">
      <w:pPr>
        <w:pStyle w:val="CodeHeader"/>
      </w:pPr>
      <w:r w:rsidRPr="00903DBA">
        <w:t>MainParser.gppg</w:t>
      </w:r>
    </w:p>
    <w:p w14:paraId="30BA85B3" w14:textId="77777777" w:rsidR="00F023DC" w:rsidRPr="00903DBA" w:rsidRDefault="00F023DC" w:rsidP="00F91A23">
      <w:pPr>
        <w:pStyle w:val="Code"/>
        <w:rPr>
          <w:highlight w:val="white"/>
        </w:rPr>
      </w:pPr>
      <w:r w:rsidRPr="00903DBA">
        <w:rPr>
          <w:highlight w:val="white"/>
        </w:rPr>
        <w:t>%namespace CCompiler_Main</w:t>
      </w:r>
    </w:p>
    <w:p w14:paraId="7EA7FC97" w14:textId="77777777" w:rsidR="00F023DC" w:rsidRPr="00903DBA" w:rsidRDefault="00F023DC" w:rsidP="00F91A23">
      <w:pPr>
        <w:pStyle w:val="Code"/>
        <w:rPr>
          <w:highlight w:val="white"/>
        </w:rPr>
      </w:pPr>
      <w:r w:rsidRPr="00903DBA">
        <w:rPr>
          <w:highlight w:val="white"/>
        </w:rPr>
        <w:t>%partial</w:t>
      </w:r>
    </w:p>
    <w:p w14:paraId="0D922186" w14:textId="77777777" w:rsidR="00F023DC" w:rsidRPr="00903DBA" w:rsidRDefault="00F023DC" w:rsidP="00F91A23">
      <w:pPr>
        <w:pStyle w:val="Code"/>
        <w:rPr>
          <w:highlight w:val="white"/>
        </w:rPr>
      </w:pPr>
    </w:p>
    <w:p w14:paraId="3A1CBE1D" w14:textId="77777777" w:rsidR="00F023DC" w:rsidRPr="00903DBA" w:rsidRDefault="00F023DC" w:rsidP="00F91A23">
      <w:pPr>
        <w:pStyle w:val="Code"/>
        <w:rPr>
          <w:highlight w:val="white"/>
        </w:rPr>
      </w:pPr>
      <w:r w:rsidRPr="00903DBA">
        <w:rPr>
          <w:highlight w:val="white"/>
        </w:rPr>
        <w:lastRenderedPageBreak/>
        <w:t>%using CCompiler;</w:t>
      </w:r>
    </w:p>
    <w:p w14:paraId="7BB62D5B" w14:textId="77777777" w:rsidR="00F023DC" w:rsidRPr="00903DBA" w:rsidRDefault="00F023DC" w:rsidP="00F91A23">
      <w:pPr>
        <w:pStyle w:val="Code"/>
        <w:rPr>
          <w:highlight w:val="white"/>
        </w:rPr>
      </w:pPr>
      <w:r w:rsidRPr="00903DBA">
        <w:rPr>
          <w:highlight w:val="white"/>
        </w:rPr>
        <w:t>%using System.Numerics;</w:t>
      </w:r>
    </w:p>
    <w:p w14:paraId="16F6FF90" w14:textId="77777777" w:rsidR="00F023DC" w:rsidRPr="00903DBA" w:rsidRDefault="00F023DC" w:rsidP="00F91A23">
      <w:pPr>
        <w:pStyle w:val="Code"/>
        <w:rPr>
          <w:highlight w:val="white"/>
        </w:rPr>
      </w:pPr>
    </w:p>
    <w:p w14:paraId="1CB6E266" w14:textId="77777777" w:rsidR="00F023DC" w:rsidRPr="00903DBA" w:rsidRDefault="00F023DC" w:rsidP="00F91A23">
      <w:pPr>
        <w:pStyle w:val="Code"/>
        <w:rPr>
          <w:highlight w:val="white"/>
        </w:rPr>
      </w:pPr>
      <w:r w:rsidRPr="00903DBA">
        <w:rPr>
          <w:highlight w:val="white"/>
        </w:rPr>
        <w:t>%{</w:t>
      </w:r>
    </w:p>
    <w:p w14:paraId="2F18278A" w14:textId="3DA42403" w:rsidR="00F023DC" w:rsidRPr="00903DBA" w:rsidRDefault="00F023DC" w:rsidP="00F91A23">
      <w:pPr>
        <w:pStyle w:val="Code"/>
        <w:rPr>
          <w:highlight w:val="white"/>
        </w:rPr>
      </w:pPr>
      <w:r w:rsidRPr="00903DBA">
        <w:rPr>
          <w:highlight w:val="white"/>
        </w:rPr>
        <w:t xml:space="preserve">  public static Stack&lt;Specifier&gt; </w:t>
      </w:r>
      <w:r w:rsidR="00FF2B7D">
        <w:rPr>
          <w:highlight w:val="white"/>
        </w:rPr>
        <w:t>SpecifierListStack</w:t>
      </w:r>
      <w:r w:rsidRPr="00903DBA">
        <w:rPr>
          <w:highlight w:val="white"/>
        </w:rPr>
        <w:t xml:space="preserve"> = new Stack&lt;Specifier&gt;();</w:t>
      </w:r>
    </w:p>
    <w:p w14:paraId="4CB1B3B8" w14:textId="77777777" w:rsidR="00F023DC" w:rsidRPr="00903DBA" w:rsidRDefault="00F023DC" w:rsidP="00253302">
      <w:pPr>
        <w:pStyle w:val="Code"/>
        <w:rPr>
          <w:highlight w:val="white"/>
        </w:rPr>
      </w:pPr>
      <w:r w:rsidRPr="00903DBA">
        <w:rPr>
          <w:highlight w:val="white"/>
        </w:rPr>
        <w:t xml:space="preserve">  public static Stack&lt;BigInteger&gt; EnumValueStack = new Stack&lt;BigInteger&gt;();</w:t>
      </w:r>
    </w:p>
    <w:p w14:paraId="58488AD6" w14:textId="31E7C838" w:rsidR="00F023DC" w:rsidRPr="00903DBA" w:rsidRDefault="00253302" w:rsidP="00253302">
      <w:pPr>
        <w:pStyle w:val="Code"/>
        <w:rPr>
          <w:highlight w:val="white"/>
        </w:rPr>
      </w:pPr>
      <w:r w:rsidRPr="00903DBA">
        <w:rPr>
          <w:highlight w:val="white"/>
        </w:rPr>
        <w:t xml:space="preserve">  public static Stack&lt;Scope&gt; ScopeStack = new Stack&lt;Scope&gt;(); </w:t>
      </w:r>
    </w:p>
    <w:p w14:paraId="72030A48" w14:textId="77777777" w:rsidR="00F023DC" w:rsidRPr="00903DBA" w:rsidRDefault="00F023DC" w:rsidP="00253302">
      <w:pPr>
        <w:pStyle w:val="Code"/>
        <w:rPr>
          <w:highlight w:val="white"/>
        </w:rPr>
      </w:pPr>
      <w:r w:rsidRPr="00903DBA">
        <w:rPr>
          <w:highlight w:val="white"/>
        </w:rPr>
        <w:t>%}</w:t>
      </w:r>
    </w:p>
    <w:p w14:paraId="79AE647D" w14:textId="46648484" w:rsidR="00F023DC" w:rsidRPr="00903DBA" w:rsidRDefault="0039488A" w:rsidP="00D822A3">
      <w:pPr>
        <w:rPr>
          <w:highlight w:val="white"/>
        </w:rPr>
      </w:pPr>
      <w:r w:rsidRPr="00903DBA">
        <w:rPr>
          <w:highlight w:val="white"/>
        </w:rPr>
        <w:t>The parser is made up by</w:t>
      </w:r>
      <w:r w:rsidR="003014C6" w:rsidRPr="00903DBA">
        <w:rPr>
          <w:highlight w:val="white"/>
        </w:rPr>
        <w:t xml:space="preserve"> tokens and rules</w:t>
      </w:r>
      <w:r w:rsidR="004C587F" w:rsidRPr="00903DBA">
        <w:rPr>
          <w:highlight w:val="white"/>
        </w:rPr>
        <w:t>, where tokens correspond to operators, keyword</w:t>
      </w:r>
      <w:r w:rsidR="00D822A3" w:rsidRPr="00903DBA">
        <w:rPr>
          <w:highlight w:val="white"/>
        </w:rPr>
        <w:t>s,</w:t>
      </w:r>
      <w:r w:rsidR="004C587F" w:rsidRPr="00903DBA">
        <w:rPr>
          <w:highlight w:val="white"/>
        </w:rPr>
        <w:t xml:space="preserve"> and </w:t>
      </w:r>
      <w:r w:rsidR="00715B64" w:rsidRPr="00903DBA">
        <w:rPr>
          <w:highlight w:val="white"/>
        </w:rPr>
        <w:t>characters.</w:t>
      </w:r>
      <w:r w:rsidR="003014C6" w:rsidRPr="00903DBA">
        <w:rPr>
          <w:highlight w:val="white"/>
        </w:rPr>
        <w:t xml:space="preserve"> The following tokens are used by the parser, and they</w:t>
      </w:r>
      <w:r w:rsidR="00921E11" w:rsidRPr="00903DBA">
        <w:rPr>
          <w:highlight w:val="white"/>
        </w:rPr>
        <w:t xml:space="preserve"> are also returned by the scanner</w:t>
      </w:r>
      <w:r w:rsidR="009B7602" w:rsidRPr="00903DBA">
        <w:rPr>
          <w:highlight w:val="white"/>
        </w:rPr>
        <w:t xml:space="preserve"> in the</w:t>
      </w:r>
      <w:r w:rsidR="00760F00" w:rsidRPr="00903DBA">
        <w:rPr>
          <w:highlight w:val="white"/>
        </w:rPr>
        <w:t xml:space="preserve"> C</w:t>
      </w:r>
      <w:r w:rsidR="009B7602" w:rsidRPr="00903DBA">
        <w:rPr>
          <w:highlight w:val="white"/>
        </w:rPr>
        <w:t>hapter</w:t>
      </w:r>
      <w:r w:rsidR="00760F00" w:rsidRPr="00903DBA">
        <w:rPr>
          <w:highlight w:val="white"/>
        </w:rPr>
        <w:t xml:space="preserve"> </w:t>
      </w:r>
      <w:r w:rsidR="00D822A3" w:rsidRPr="00903DBA">
        <w:rPr>
          <w:highlight w:val="white"/>
        </w:rPr>
        <w:fldChar w:fldCharType="begin"/>
      </w:r>
      <w:r w:rsidR="00D822A3" w:rsidRPr="00903DBA">
        <w:rPr>
          <w:highlight w:val="white"/>
        </w:rPr>
        <w:instrText xml:space="preserve"> REF _Ref54016524 \r \h </w:instrText>
      </w:r>
      <w:r w:rsidR="00D822A3" w:rsidRPr="00903DBA">
        <w:rPr>
          <w:highlight w:val="white"/>
        </w:rPr>
      </w:r>
      <w:r w:rsidR="00D822A3" w:rsidRPr="00903DBA">
        <w:rPr>
          <w:highlight w:val="white"/>
        </w:rPr>
        <w:fldChar w:fldCharType="separate"/>
      </w:r>
      <w:r w:rsidR="00392B3E">
        <w:rPr>
          <w:highlight w:val="white"/>
        </w:rPr>
        <w:t>2</w:t>
      </w:r>
      <w:r w:rsidR="00D822A3" w:rsidRPr="00903DBA">
        <w:rPr>
          <w:highlight w:val="white"/>
        </w:rPr>
        <w:fldChar w:fldCharType="end"/>
      </w:r>
      <w:r w:rsidR="009B7602" w:rsidRPr="00903DBA">
        <w:rPr>
          <w:highlight w:val="white"/>
        </w:rPr>
        <w:t>.</w:t>
      </w:r>
    </w:p>
    <w:p w14:paraId="004A4D91" w14:textId="59EA5545" w:rsidR="004D06E3" w:rsidRPr="00903DBA" w:rsidRDefault="004D06E3" w:rsidP="0039488A">
      <w:pPr>
        <w:rPr>
          <w:highlight w:val="white"/>
        </w:rPr>
      </w:pPr>
      <w:r w:rsidRPr="00903DBA">
        <w:rPr>
          <w:highlight w:val="white"/>
        </w:rPr>
        <w:t xml:space="preserve">A variable </w:t>
      </w:r>
      <w:r w:rsidR="00B303AA" w:rsidRPr="00903DBA">
        <w:rPr>
          <w:highlight w:val="white"/>
        </w:rPr>
        <w:t xml:space="preserve">or function </w:t>
      </w:r>
      <w:r w:rsidRPr="00903DBA">
        <w:rPr>
          <w:highlight w:val="white"/>
        </w:rPr>
        <w:t xml:space="preserve">has </w:t>
      </w:r>
      <w:r w:rsidRPr="00903DBA">
        <w:rPr>
          <w:rStyle w:val="KeyWord0"/>
          <w:highlight w:val="white"/>
        </w:rPr>
        <w:t>auto</w:t>
      </w:r>
      <w:r w:rsidRPr="00903DBA">
        <w:rPr>
          <w:highlight w:val="white"/>
        </w:rPr>
        <w:t xml:space="preserve">, </w:t>
      </w:r>
      <w:r w:rsidRPr="00903DBA">
        <w:rPr>
          <w:rStyle w:val="KeyWord0"/>
          <w:highlight w:val="white"/>
        </w:rPr>
        <w:t>register</w:t>
      </w:r>
      <w:r w:rsidRPr="00903DBA">
        <w:rPr>
          <w:highlight w:val="white"/>
        </w:rPr>
        <w:t xml:space="preserve">, </w:t>
      </w:r>
      <w:r w:rsidRPr="00903DBA">
        <w:rPr>
          <w:rStyle w:val="KeyWord0"/>
          <w:highlight w:val="white"/>
        </w:rPr>
        <w:t>static</w:t>
      </w:r>
      <w:r w:rsidRPr="00903DBA">
        <w:rPr>
          <w:highlight w:val="white"/>
        </w:rPr>
        <w:t xml:space="preserve">, </w:t>
      </w:r>
      <w:r w:rsidRPr="00903DBA">
        <w:rPr>
          <w:rStyle w:val="KeyWord0"/>
          <w:highlight w:val="white"/>
        </w:rPr>
        <w:t>extern</w:t>
      </w:r>
      <w:r w:rsidRPr="00903DBA">
        <w:rPr>
          <w:highlight w:val="white"/>
        </w:rPr>
        <w:t xml:space="preserve">, or </w:t>
      </w:r>
      <w:r w:rsidRPr="00903DBA">
        <w:rPr>
          <w:rStyle w:val="KeyWord0"/>
          <w:highlight w:val="white"/>
        </w:rPr>
        <w:t>typedef</w:t>
      </w:r>
      <w:r w:rsidRPr="00903DBA">
        <w:rPr>
          <w:highlight w:val="white"/>
        </w:rPr>
        <w:t xml:space="preserve"> storage</w:t>
      </w:r>
      <w:r w:rsidR="00DF40B3">
        <w:rPr>
          <w:highlight w:val="white"/>
        </w:rPr>
        <w:t>.</w:t>
      </w:r>
    </w:p>
    <w:p w14:paraId="1657FAF2" w14:textId="77777777" w:rsidR="00D6224F" w:rsidRPr="00903DBA" w:rsidRDefault="00F023DC" w:rsidP="00F91A23">
      <w:pPr>
        <w:pStyle w:val="Code"/>
        <w:rPr>
          <w:highlight w:val="white"/>
        </w:rPr>
      </w:pPr>
      <w:r w:rsidRPr="00903DBA">
        <w:rPr>
          <w:highlight w:val="white"/>
        </w:rPr>
        <w:t>%token AUTO REGISTER STATIC EXTERN TYPEDEF</w:t>
      </w:r>
    </w:p>
    <w:p w14:paraId="6B1ECFEB" w14:textId="63B6D04D" w:rsidR="00127AAF" w:rsidRPr="00903DBA" w:rsidRDefault="00DF40B3" w:rsidP="006B7442">
      <w:pPr>
        <w:rPr>
          <w:highlight w:val="white"/>
        </w:rPr>
      </w:pPr>
      <w:r>
        <w:rPr>
          <w:highlight w:val="white"/>
        </w:rPr>
        <w:t xml:space="preserve">It can </w:t>
      </w:r>
      <w:r w:rsidR="00127AAF" w:rsidRPr="00903DBA">
        <w:rPr>
          <w:highlight w:val="white"/>
        </w:rPr>
        <w:t xml:space="preserve">also </w:t>
      </w:r>
      <w:r w:rsidR="006B7442" w:rsidRPr="00903DBA">
        <w:rPr>
          <w:highlight w:val="white"/>
        </w:rPr>
        <w:t xml:space="preserve">be qualified as </w:t>
      </w:r>
      <w:r w:rsidR="006B7442" w:rsidRPr="00903DBA">
        <w:rPr>
          <w:rStyle w:val="KeyWord0"/>
          <w:highlight w:val="white"/>
        </w:rPr>
        <w:t>constant</w:t>
      </w:r>
      <w:r w:rsidR="006B7442" w:rsidRPr="00903DBA">
        <w:rPr>
          <w:highlight w:val="white"/>
        </w:rPr>
        <w:t xml:space="preserve"> or </w:t>
      </w:r>
      <w:r w:rsidR="006B7442" w:rsidRPr="00903DBA">
        <w:rPr>
          <w:rStyle w:val="KeyWord0"/>
          <w:highlight w:val="white"/>
        </w:rPr>
        <w:t>volatile</w:t>
      </w:r>
      <w:r w:rsidR="006B7442" w:rsidRPr="00903DBA">
        <w:rPr>
          <w:highlight w:val="white"/>
        </w:rPr>
        <w:t>.</w:t>
      </w:r>
    </w:p>
    <w:p w14:paraId="4F947812" w14:textId="77777777" w:rsidR="006B7442" w:rsidRPr="00903DBA" w:rsidRDefault="006B7442" w:rsidP="006B7442">
      <w:pPr>
        <w:pStyle w:val="Code"/>
        <w:rPr>
          <w:highlight w:val="white"/>
        </w:rPr>
      </w:pPr>
      <w:r w:rsidRPr="00903DBA">
        <w:rPr>
          <w:highlight w:val="white"/>
        </w:rPr>
        <w:t xml:space="preserve">       CONSTANT VOLATILE</w:t>
      </w:r>
    </w:p>
    <w:p w14:paraId="61A76CE5" w14:textId="53F1AF0E" w:rsidR="006B7442" w:rsidRPr="00903DBA" w:rsidRDefault="003E1F9C" w:rsidP="003E1F9C">
      <w:pPr>
        <w:rPr>
          <w:highlight w:val="white"/>
        </w:rPr>
      </w:pPr>
      <w:r w:rsidRPr="00903DBA">
        <w:rPr>
          <w:highlight w:val="white"/>
        </w:rPr>
        <w:t>An integral type can b</w:t>
      </w:r>
      <w:r w:rsidR="003B5D53" w:rsidRPr="00903DBA">
        <w:rPr>
          <w:highlight w:val="white"/>
        </w:rPr>
        <w:t>e</w:t>
      </w:r>
      <w:r w:rsidRPr="00903DBA">
        <w:rPr>
          <w:highlight w:val="white"/>
        </w:rPr>
        <w:t xml:space="preserve"> </w:t>
      </w:r>
      <w:r w:rsidRPr="00903DBA">
        <w:rPr>
          <w:rStyle w:val="KeyWord0"/>
          <w:highlight w:val="white"/>
        </w:rPr>
        <w:t>signed</w:t>
      </w:r>
      <w:r w:rsidRPr="00903DBA">
        <w:rPr>
          <w:highlight w:val="white"/>
        </w:rPr>
        <w:t xml:space="preserve"> or </w:t>
      </w:r>
      <w:r w:rsidRPr="00903DBA">
        <w:rPr>
          <w:rStyle w:val="KeyWord0"/>
          <w:highlight w:val="white"/>
        </w:rPr>
        <w:t>unsigned</w:t>
      </w:r>
      <w:r w:rsidR="00DF40B3">
        <w:rPr>
          <w:highlight w:val="white"/>
        </w:rPr>
        <w:t xml:space="preserve"> </w:t>
      </w:r>
      <w:r w:rsidRPr="00903DBA">
        <w:rPr>
          <w:rStyle w:val="KeyWord0"/>
          <w:highlight w:val="white"/>
        </w:rPr>
        <w:t>char</w:t>
      </w:r>
      <w:r w:rsidRPr="00903DBA">
        <w:rPr>
          <w:highlight w:val="white"/>
        </w:rPr>
        <w:t xml:space="preserve">, </w:t>
      </w:r>
      <w:r w:rsidRPr="00903DBA">
        <w:rPr>
          <w:rStyle w:val="KeyWord0"/>
          <w:highlight w:val="white"/>
        </w:rPr>
        <w:t>short</w:t>
      </w:r>
      <w:r w:rsidRPr="00903DBA">
        <w:rPr>
          <w:highlight w:val="white"/>
        </w:rPr>
        <w:t xml:space="preserve"> </w:t>
      </w:r>
      <w:r w:rsidRPr="00903DBA">
        <w:rPr>
          <w:rStyle w:val="KeyWord0"/>
          <w:highlight w:val="white"/>
        </w:rPr>
        <w:t>int</w:t>
      </w:r>
      <w:r w:rsidRPr="00903DBA">
        <w:rPr>
          <w:highlight w:val="white"/>
        </w:rPr>
        <w:t xml:space="preserve">, </w:t>
      </w:r>
      <w:r w:rsidRPr="00903DBA">
        <w:rPr>
          <w:rStyle w:val="KeyWord0"/>
          <w:highlight w:val="white"/>
        </w:rPr>
        <w:t>int</w:t>
      </w:r>
      <w:r w:rsidRPr="00903DBA">
        <w:rPr>
          <w:highlight w:val="white"/>
        </w:rPr>
        <w:t xml:space="preserve">, or </w:t>
      </w:r>
      <w:r w:rsidRPr="00903DBA">
        <w:rPr>
          <w:rStyle w:val="KeyWord0"/>
          <w:highlight w:val="white"/>
        </w:rPr>
        <w:t>long</w:t>
      </w:r>
      <w:r w:rsidRPr="00903DBA">
        <w:rPr>
          <w:highlight w:val="white"/>
        </w:rPr>
        <w:t xml:space="preserve"> </w:t>
      </w:r>
      <w:r w:rsidRPr="00903DBA">
        <w:rPr>
          <w:rStyle w:val="KeyWord0"/>
          <w:highlight w:val="white"/>
        </w:rPr>
        <w:t>int</w:t>
      </w:r>
      <w:r w:rsidRPr="00903DBA">
        <w:rPr>
          <w:highlight w:val="white"/>
        </w:rPr>
        <w:t>.</w:t>
      </w:r>
    </w:p>
    <w:p w14:paraId="0F8FDE68" w14:textId="0DCF3816" w:rsidR="00F023DC" w:rsidRPr="00903DBA" w:rsidRDefault="00F023DC" w:rsidP="00F91A23">
      <w:pPr>
        <w:pStyle w:val="Code"/>
        <w:rPr>
          <w:highlight w:val="white"/>
        </w:rPr>
      </w:pPr>
      <w:r w:rsidRPr="00903DBA">
        <w:rPr>
          <w:highlight w:val="white"/>
        </w:rPr>
        <w:t xml:space="preserve">       SIGNED UNSIGNED CHAR SHORT INT LONG</w:t>
      </w:r>
    </w:p>
    <w:p w14:paraId="16F33AF3" w14:textId="698922ED" w:rsidR="006B7442" w:rsidRPr="00903DBA" w:rsidRDefault="00467696" w:rsidP="00467696">
      <w:pPr>
        <w:rPr>
          <w:highlight w:val="white"/>
        </w:rPr>
      </w:pPr>
      <w:r w:rsidRPr="00903DBA">
        <w:rPr>
          <w:highlight w:val="white"/>
        </w:rPr>
        <w:t xml:space="preserve">A floating type can be </w:t>
      </w:r>
      <w:r w:rsidRPr="00903DBA">
        <w:rPr>
          <w:rStyle w:val="KeyWord0"/>
          <w:highlight w:val="white"/>
        </w:rPr>
        <w:t>float</w:t>
      </w:r>
      <w:r w:rsidRPr="00903DBA">
        <w:rPr>
          <w:highlight w:val="white"/>
        </w:rPr>
        <w:t xml:space="preserve">, </w:t>
      </w:r>
      <w:r w:rsidRPr="00903DBA">
        <w:rPr>
          <w:rStyle w:val="KeyWord0"/>
          <w:highlight w:val="white"/>
        </w:rPr>
        <w:t>double</w:t>
      </w:r>
      <w:r w:rsidRPr="00903DBA">
        <w:rPr>
          <w:highlight w:val="white"/>
        </w:rPr>
        <w:t xml:space="preserve">, or </w:t>
      </w:r>
      <w:r w:rsidRPr="00903DBA">
        <w:rPr>
          <w:rStyle w:val="KeyWord0"/>
          <w:highlight w:val="white"/>
        </w:rPr>
        <w:t>long</w:t>
      </w:r>
      <w:r w:rsidRPr="00903DBA">
        <w:rPr>
          <w:highlight w:val="white"/>
        </w:rPr>
        <w:t xml:space="preserve"> </w:t>
      </w:r>
      <w:r w:rsidRPr="00903DBA">
        <w:rPr>
          <w:rStyle w:val="KeyWord0"/>
          <w:highlight w:val="white"/>
        </w:rPr>
        <w:t>double</w:t>
      </w:r>
      <w:r w:rsidRPr="00903DBA">
        <w:rPr>
          <w:highlight w:val="white"/>
        </w:rPr>
        <w:t>.</w:t>
      </w:r>
    </w:p>
    <w:p w14:paraId="6D147AC2" w14:textId="7134F04A" w:rsidR="003B214B" w:rsidRPr="00903DBA" w:rsidRDefault="00F023DC" w:rsidP="00F91A23">
      <w:pPr>
        <w:pStyle w:val="Code"/>
        <w:rPr>
          <w:highlight w:val="white"/>
        </w:rPr>
      </w:pPr>
      <w:r w:rsidRPr="00903DBA">
        <w:rPr>
          <w:highlight w:val="white"/>
        </w:rPr>
        <w:t xml:space="preserve">       FLOAT DOUBLE</w:t>
      </w:r>
    </w:p>
    <w:p w14:paraId="0CDAE2F6" w14:textId="16026729" w:rsidR="00CA3625" w:rsidRPr="00903DBA" w:rsidRDefault="00820680" w:rsidP="003B5D53">
      <w:pPr>
        <w:rPr>
          <w:highlight w:val="white"/>
        </w:rPr>
      </w:pPr>
      <w:r w:rsidRPr="00903DBA">
        <w:rPr>
          <w:highlight w:val="white"/>
        </w:rPr>
        <w:t xml:space="preserve">Moreover, there </w:t>
      </w:r>
      <w:r w:rsidR="003B5D53" w:rsidRPr="00903DBA">
        <w:rPr>
          <w:highlight w:val="white"/>
        </w:rPr>
        <w:t>are enum</w:t>
      </w:r>
      <w:r w:rsidR="00DF40B3">
        <w:rPr>
          <w:highlight w:val="white"/>
        </w:rPr>
        <w:t>erations</w:t>
      </w:r>
      <w:r w:rsidR="003B5D53" w:rsidRPr="00903DBA">
        <w:rPr>
          <w:highlight w:val="white"/>
        </w:rPr>
        <w:t>, structs, and unions.</w:t>
      </w:r>
    </w:p>
    <w:p w14:paraId="3A76664B" w14:textId="77777777" w:rsidR="00820680" w:rsidRPr="00903DBA" w:rsidRDefault="003B214B" w:rsidP="00820680">
      <w:pPr>
        <w:pStyle w:val="Code"/>
        <w:rPr>
          <w:highlight w:val="white"/>
        </w:rPr>
      </w:pPr>
      <w:r w:rsidRPr="00903DBA">
        <w:rPr>
          <w:highlight w:val="white"/>
        </w:rPr>
        <w:t xml:space="preserve">      </w:t>
      </w:r>
      <w:r w:rsidR="00F023DC" w:rsidRPr="00903DBA">
        <w:rPr>
          <w:highlight w:val="white"/>
        </w:rPr>
        <w:t xml:space="preserve"> ENUM STRUCT UNION</w:t>
      </w:r>
    </w:p>
    <w:p w14:paraId="1E2C5A7F" w14:textId="010E69F1" w:rsidR="000E52DF" w:rsidRPr="00903DBA" w:rsidRDefault="00820680" w:rsidP="00820680">
      <w:pPr>
        <w:rPr>
          <w:highlight w:val="white"/>
        </w:rPr>
      </w:pPr>
      <w:r w:rsidRPr="00903DBA">
        <w:rPr>
          <w:highlight w:val="white"/>
        </w:rPr>
        <w:t>Finally, t</w:t>
      </w:r>
      <w:r w:rsidR="002E1309" w:rsidRPr="00903DBA">
        <w:rPr>
          <w:highlight w:val="white"/>
        </w:rPr>
        <w:t xml:space="preserve">here is also the </w:t>
      </w:r>
      <w:r w:rsidR="002E1309" w:rsidRPr="00903DBA">
        <w:rPr>
          <w:rStyle w:val="KeyWord0"/>
          <w:highlight w:val="white"/>
        </w:rPr>
        <w:t>void</w:t>
      </w:r>
      <w:r w:rsidR="002E1309" w:rsidRPr="00903DBA">
        <w:rPr>
          <w:highlight w:val="white"/>
        </w:rPr>
        <w:t xml:space="preserve"> type, that </w:t>
      </w:r>
      <w:r w:rsidR="007F474B" w:rsidRPr="00903DBA">
        <w:rPr>
          <w:highlight w:val="white"/>
        </w:rPr>
        <w:t>marks the absence of a type. It is used</w:t>
      </w:r>
      <w:r w:rsidR="00A05D78" w:rsidRPr="00903DBA">
        <w:rPr>
          <w:highlight w:val="white"/>
        </w:rPr>
        <w:t xml:space="preserve"> to mark the absence of a par</w:t>
      </w:r>
      <w:r w:rsidR="009F0EA4" w:rsidRPr="00903DBA">
        <w:rPr>
          <w:highlight w:val="white"/>
        </w:rPr>
        <w:t>a</w:t>
      </w:r>
      <w:r w:rsidR="00A05D78" w:rsidRPr="00903DBA">
        <w:rPr>
          <w:highlight w:val="white"/>
        </w:rPr>
        <w:t xml:space="preserve">meter list or return type of a function, and </w:t>
      </w:r>
      <w:r w:rsidR="00566898" w:rsidRPr="00903DBA">
        <w:rPr>
          <w:highlight w:val="white"/>
        </w:rPr>
        <w:t>as pointer to void.</w:t>
      </w:r>
    </w:p>
    <w:p w14:paraId="1D5407C3" w14:textId="04DFB105" w:rsidR="00F023DC" w:rsidRPr="00903DBA" w:rsidRDefault="000E52DF" w:rsidP="000E52DF">
      <w:pPr>
        <w:pStyle w:val="Code"/>
        <w:rPr>
          <w:highlight w:val="white"/>
        </w:rPr>
      </w:pPr>
      <w:r w:rsidRPr="00903DBA">
        <w:rPr>
          <w:highlight w:val="white"/>
        </w:rPr>
        <w:t xml:space="preserve">     </w:t>
      </w:r>
      <w:r w:rsidR="007F474B" w:rsidRPr="00903DBA">
        <w:rPr>
          <w:highlight w:val="white"/>
        </w:rPr>
        <w:t xml:space="preserve"> </w:t>
      </w:r>
      <w:r w:rsidR="007508B2" w:rsidRPr="00903DBA">
        <w:rPr>
          <w:highlight w:val="white"/>
        </w:rPr>
        <w:t xml:space="preserve"> VOID</w:t>
      </w:r>
    </w:p>
    <w:p w14:paraId="39792267" w14:textId="59AEBAD6" w:rsidR="00F56EA0" w:rsidRPr="00903DBA" w:rsidRDefault="00F56EA0" w:rsidP="00F56EA0">
      <w:pPr>
        <w:rPr>
          <w:highlight w:val="white"/>
        </w:rPr>
      </w:pPr>
      <w:r w:rsidRPr="00903DBA">
        <w:rPr>
          <w:highlight w:val="white"/>
        </w:rPr>
        <w:t xml:space="preserve">The </w:t>
      </w:r>
      <w:r w:rsidR="003B5D53" w:rsidRPr="00903DBA">
        <w:rPr>
          <w:highlight w:val="white"/>
        </w:rPr>
        <w:t>asterisk</w:t>
      </w:r>
      <w:r w:rsidRPr="00903DBA">
        <w:rPr>
          <w:highlight w:val="white"/>
        </w:rPr>
        <w:t xml:space="preserve"> (’*’) is used both for multiplication and </w:t>
      </w:r>
      <w:r w:rsidR="00B02345" w:rsidRPr="00903DBA">
        <w:rPr>
          <w:highlight w:val="white"/>
        </w:rPr>
        <w:t>de</w:t>
      </w:r>
      <w:r w:rsidR="003B5D53" w:rsidRPr="00903DBA">
        <w:rPr>
          <w:highlight w:val="white"/>
        </w:rPr>
        <w:t>referencing</w:t>
      </w:r>
      <w:r w:rsidRPr="00903DBA">
        <w:rPr>
          <w:highlight w:val="white"/>
        </w:rPr>
        <w:t xml:space="preserve"> pointers.</w:t>
      </w:r>
    </w:p>
    <w:p w14:paraId="3BBA7E5C" w14:textId="762A5354" w:rsidR="00F023DC" w:rsidRPr="00903DBA" w:rsidRDefault="00F023DC" w:rsidP="00F91A23">
      <w:pPr>
        <w:pStyle w:val="Code"/>
        <w:rPr>
          <w:highlight w:val="white"/>
        </w:rPr>
      </w:pPr>
      <w:r w:rsidRPr="00903DBA">
        <w:rPr>
          <w:highlight w:val="white"/>
        </w:rPr>
        <w:t xml:space="preserve">       PLUS MINUS </w:t>
      </w:r>
      <w:r w:rsidR="00FE74EC" w:rsidRPr="00903DBA">
        <w:rPr>
          <w:highlight w:val="white"/>
        </w:rPr>
        <w:t xml:space="preserve">ASTERRISK </w:t>
      </w:r>
      <w:r w:rsidRPr="00903DBA">
        <w:rPr>
          <w:highlight w:val="white"/>
        </w:rPr>
        <w:t>DIVIDE MODULO INCREMENT DECREMENT</w:t>
      </w:r>
    </w:p>
    <w:p w14:paraId="07F13961" w14:textId="77777777" w:rsidR="00FE74EC" w:rsidRPr="00903DBA" w:rsidRDefault="00FE74EC" w:rsidP="00F91A23">
      <w:pPr>
        <w:pStyle w:val="Code"/>
        <w:rPr>
          <w:highlight w:val="white"/>
        </w:rPr>
      </w:pPr>
    </w:p>
    <w:p w14:paraId="502E8C8D" w14:textId="77777777" w:rsidR="00A0227D" w:rsidRPr="00903DBA" w:rsidRDefault="00F023DC" w:rsidP="00F91A23">
      <w:pPr>
        <w:pStyle w:val="Code"/>
        <w:rPr>
          <w:highlight w:val="white"/>
        </w:rPr>
      </w:pPr>
      <w:r w:rsidRPr="00903DBA">
        <w:rPr>
          <w:highlight w:val="white"/>
        </w:rPr>
        <w:t xml:space="preserve">       EQUAL NOT_EQUAL LESS_THAN LESS_THAN_EQUAL GREATER_THAN</w:t>
      </w:r>
    </w:p>
    <w:p w14:paraId="7B97318C" w14:textId="46C81B89" w:rsidR="003B214B" w:rsidRPr="00903DBA" w:rsidRDefault="00F023DC" w:rsidP="00F91A23">
      <w:pPr>
        <w:pStyle w:val="Code"/>
        <w:rPr>
          <w:highlight w:val="white"/>
        </w:rPr>
      </w:pPr>
      <w:r w:rsidRPr="00903DBA">
        <w:rPr>
          <w:highlight w:val="white"/>
        </w:rPr>
        <w:t xml:space="preserve">       GREATER_THAN_EQUAL</w:t>
      </w:r>
    </w:p>
    <w:p w14:paraId="7BF6164E" w14:textId="7CC6EF3B" w:rsidR="006D74C3" w:rsidRPr="00903DBA" w:rsidRDefault="00135D3C" w:rsidP="00B343AE">
      <w:pPr>
        <w:rPr>
          <w:highlight w:val="white"/>
        </w:rPr>
      </w:pPr>
      <w:r w:rsidRPr="00903DBA">
        <w:rPr>
          <w:highlight w:val="white"/>
        </w:rPr>
        <w:t>Th</w:t>
      </w:r>
      <w:r w:rsidR="00B343AE" w:rsidRPr="00903DBA">
        <w:rPr>
          <w:highlight w:val="white"/>
        </w:rPr>
        <w:t xml:space="preserve">e </w:t>
      </w:r>
      <w:r w:rsidR="003B5D53" w:rsidRPr="00903DBA">
        <w:rPr>
          <w:highlight w:val="white"/>
        </w:rPr>
        <w:t>assignment</w:t>
      </w:r>
      <w:r w:rsidR="00B343AE" w:rsidRPr="00903DBA">
        <w:rPr>
          <w:highlight w:val="white"/>
        </w:rPr>
        <w:t xml:space="preserve"> is both simple and </w:t>
      </w:r>
      <w:r w:rsidR="003B5D53" w:rsidRPr="00903DBA">
        <w:rPr>
          <w:highlight w:val="white"/>
        </w:rPr>
        <w:t>compound</w:t>
      </w:r>
      <w:r w:rsidR="00B343AE" w:rsidRPr="00903DBA">
        <w:rPr>
          <w:highlight w:val="white"/>
        </w:rPr>
        <w:t>.</w:t>
      </w:r>
    </w:p>
    <w:p w14:paraId="07D14B52" w14:textId="77777777" w:rsidR="00F023DC" w:rsidRPr="00903DBA" w:rsidRDefault="00F023DC" w:rsidP="00F91A23">
      <w:pPr>
        <w:pStyle w:val="Code"/>
        <w:rPr>
          <w:highlight w:val="white"/>
        </w:rPr>
      </w:pPr>
      <w:r w:rsidRPr="00903DBA">
        <w:rPr>
          <w:highlight w:val="white"/>
        </w:rPr>
        <w:t xml:space="preserve">       ASSIGN ADD_ASSIGN SUBTRACT_ASSIGN MULTIPLY_ASSIGN</w:t>
      </w:r>
    </w:p>
    <w:p w14:paraId="04BDBE3B" w14:textId="086B5842" w:rsidR="00820193" w:rsidRPr="00903DBA" w:rsidRDefault="00F023DC" w:rsidP="00FD3ACA">
      <w:pPr>
        <w:pStyle w:val="Code"/>
        <w:rPr>
          <w:highlight w:val="white"/>
        </w:rPr>
      </w:pPr>
      <w:r w:rsidRPr="00903DBA">
        <w:rPr>
          <w:highlight w:val="white"/>
        </w:rPr>
        <w:t xml:space="preserve">       DIVIDE_ASSIGN MODULO_ASSIGN AND_ASSIGN </w:t>
      </w:r>
      <w:r w:rsidR="00414C74" w:rsidRPr="00903DBA">
        <w:rPr>
          <w:highlight w:val="white"/>
        </w:rPr>
        <w:t>OR</w:t>
      </w:r>
      <w:r w:rsidRPr="00903DBA">
        <w:rPr>
          <w:highlight w:val="white"/>
        </w:rPr>
        <w:t>_ASSIGN XOR_ASSIGN</w:t>
      </w:r>
    </w:p>
    <w:p w14:paraId="467FC1F6" w14:textId="5253E263" w:rsidR="00F023DC" w:rsidRPr="00903DBA" w:rsidRDefault="00820193" w:rsidP="00FD3ACA">
      <w:pPr>
        <w:pStyle w:val="Code"/>
        <w:rPr>
          <w:highlight w:val="white"/>
        </w:rPr>
      </w:pPr>
      <w:r w:rsidRPr="00903DBA">
        <w:rPr>
          <w:highlight w:val="white"/>
        </w:rPr>
        <w:t xml:space="preserve">      </w:t>
      </w:r>
      <w:r w:rsidR="00FD3ACA" w:rsidRPr="00903DBA">
        <w:rPr>
          <w:highlight w:val="white"/>
        </w:rPr>
        <w:t xml:space="preserve"> LEFT_SHIFT_ASSIGN RIGHT_SHIFT_ASSIGN</w:t>
      </w:r>
    </w:p>
    <w:p w14:paraId="3674D8E8" w14:textId="77777777" w:rsidR="00CF45B8" w:rsidRPr="00903DBA" w:rsidRDefault="00CF45B8" w:rsidP="001465CE">
      <w:pPr>
        <w:pStyle w:val="Code"/>
        <w:rPr>
          <w:highlight w:val="white"/>
        </w:rPr>
      </w:pPr>
    </w:p>
    <w:p w14:paraId="3AD62225" w14:textId="63BF217E" w:rsidR="001465CE" w:rsidRPr="00903DBA" w:rsidRDefault="001465CE" w:rsidP="001465CE">
      <w:pPr>
        <w:pStyle w:val="Code"/>
        <w:rPr>
          <w:highlight w:val="white"/>
        </w:rPr>
      </w:pPr>
      <w:r w:rsidRPr="00903DBA">
        <w:rPr>
          <w:highlight w:val="white"/>
        </w:rPr>
        <w:t xml:space="preserve">       LOGICAL_OR LOGICAL_AND LOGICAL_NOT</w:t>
      </w:r>
    </w:p>
    <w:p w14:paraId="042C393E" w14:textId="77777777" w:rsidR="00705E6F" w:rsidRPr="00903DBA" w:rsidRDefault="00705E6F" w:rsidP="00705E6F">
      <w:pPr>
        <w:rPr>
          <w:highlight w:val="white"/>
        </w:rPr>
      </w:pPr>
      <w:r w:rsidRPr="00903DBA">
        <w:rPr>
          <w:highlight w:val="white"/>
        </w:rPr>
        <w:t xml:space="preserve">The ampersand (’&amp;’) is used both bitwise </w:t>
      </w:r>
      <w:r w:rsidRPr="00903DBA">
        <w:rPr>
          <w:rStyle w:val="KeyWord0"/>
          <w:highlight w:val="white"/>
        </w:rPr>
        <w:t>and</w:t>
      </w:r>
      <w:r w:rsidRPr="00903DBA">
        <w:rPr>
          <w:highlight w:val="white"/>
        </w:rPr>
        <w:t xml:space="preserve"> as well as address operator.</w:t>
      </w:r>
    </w:p>
    <w:p w14:paraId="54AC8FE5" w14:textId="7D291ACF" w:rsidR="00705E6F" w:rsidRPr="00903DBA" w:rsidRDefault="00705E6F" w:rsidP="00705E6F">
      <w:pPr>
        <w:pStyle w:val="Code"/>
        <w:rPr>
          <w:highlight w:val="white"/>
        </w:rPr>
      </w:pPr>
      <w:r w:rsidRPr="00903DBA">
        <w:rPr>
          <w:highlight w:val="white"/>
        </w:rPr>
        <w:t xml:space="preserve">       AMPERSAND BITWISE_XOR </w:t>
      </w:r>
      <w:r w:rsidR="003165F5" w:rsidRPr="00903DBA">
        <w:rPr>
          <w:highlight w:val="white"/>
        </w:rPr>
        <w:t>BITWISE_OR</w:t>
      </w:r>
      <w:r w:rsidRPr="00903DBA">
        <w:rPr>
          <w:highlight w:val="white"/>
        </w:rPr>
        <w:t xml:space="preserve"> BITWISE_NOT</w:t>
      </w:r>
    </w:p>
    <w:p w14:paraId="1E2E29B4" w14:textId="6AAE0279" w:rsidR="00FE437C" w:rsidRPr="00903DBA" w:rsidRDefault="00135D3C" w:rsidP="00135D3C">
      <w:pPr>
        <w:rPr>
          <w:highlight w:val="white"/>
        </w:rPr>
      </w:pPr>
      <w:r w:rsidRPr="00903DBA">
        <w:rPr>
          <w:highlight w:val="white"/>
        </w:rPr>
        <w:t xml:space="preserve">The ellipse is made up by threee dots </w:t>
      </w:r>
      <w:r w:rsidR="00316A77" w:rsidRPr="00903DBA">
        <w:rPr>
          <w:highlight w:val="white"/>
        </w:rPr>
        <w:t>(</w:t>
      </w:r>
      <w:r w:rsidRPr="00903DBA">
        <w:rPr>
          <w:highlight w:val="white"/>
        </w:rPr>
        <w:t>’...’</w:t>
      </w:r>
      <w:r w:rsidR="00316A77" w:rsidRPr="00903DBA">
        <w:rPr>
          <w:highlight w:val="white"/>
        </w:rPr>
        <w:t>)</w:t>
      </w:r>
      <w:r w:rsidRPr="00903DBA">
        <w:rPr>
          <w:highlight w:val="white"/>
        </w:rPr>
        <w:t xml:space="preserve"> and is used when defining </w:t>
      </w:r>
      <w:r w:rsidR="00FE437C" w:rsidRPr="00903DBA">
        <w:rPr>
          <w:highlight w:val="white"/>
        </w:rPr>
        <w:t>functions with a variable number of parameters, su</w:t>
      </w:r>
      <w:r w:rsidR="00316A77" w:rsidRPr="00903DBA">
        <w:rPr>
          <w:highlight w:val="white"/>
        </w:rPr>
        <w:t>c</w:t>
      </w:r>
      <w:r w:rsidR="00FE437C" w:rsidRPr="00903DBA">
        <w:rPr>
          <w:highlight w:val="white"/>
        </w:rPr>
        <w:t xml:space="preserve">h as </w:t>
      </w:r>
      <w:r w:rsidR="00FE437C" w:rsidRPr="00903DBA">
        <w:rPr>
          <w:rStyle w:val="KeyWord0"/>
          <w:highlight w:val="white"/>
        </w:rPr>
        <w:t>printf</w:t>
      </w:r>
      <w:r w:rsidR="00FE437C" w:rsidRPr="00903DBA">
        <w:rPr>
          <w:highlight w:val="white"/>
        </w:rPr>
        <w:t xml:space="preserve"> or </w:t>
      </w:r>
      <w:r w:rsidR="00FE437C" w:rsidRPr="00903DBA">
        <w:rPr>
          <w:rStyle w:val="KeyWord0"/>
          <w:highlight w:val="white"/>
        </w:rPr>
        <w:t>scanf</w:t>
      </w:r>
      <w:r w:rsidR="00FE437C" w:rsidRPr="00903DBA">
        <w:rPr>
          <w:highlight w:val="white"/>
        </w:rPr>
        <w:t>.</w:t>
      </w:r>
    </w:p>
    <w:p w14:paraId="2E40C7C6" w14:textId="49209C6E" w:rsidR="00F023DC" w:rsidRPr="00903DBA" w:rsidRDefault="003B214B" w:rsidP="00F91A23">
      <w:pPr>
        <w:pStyle w:val="Code"/>
        <w:rPr>
          <w:highlight w:val="white"/>
        </w:rPr>
      </w:pPr>
      <w:r w:rsidRPr="00903DBA">
        <w:rPr>
          <w:highlight w:val="white"/>
        </w:rPr>
        <w:t xml:space="preserve">       </w:t>
      </w:r>
      <w:r w:rsidR="00485385" w:rsidRPr="00903DBA">
        <w:rPr>
          <w:highlight w:val="white"/>
        </w:rPr>
        <w:t xml:space="preserve">QUESTION_MARK </w:t>
      </w:r>
      <w:r w:rsidR="00F023DC" w:rsidRPr="00903DBA">
        <w:rPr>
          <w:highlight w:val="white"/>
        </w:rPr>
        <w:t>COLON COMMA SEMICOLON ELLIPSE DOT ARROW</w:t>
      </w:r>
      <w:r w:rsidR="003C1FC5" w:rsidRPr="00903DBA">
        <w:rPr>
          <w:highlight w:val="white"/>
        </w:rPr>
        <w:t xml:space="preserve"> SIZEOF</w:t>
      </w:r>
    </w:p>
    <w:p w14:paraId="67D6FC73" w14:textId="14C04159" w:rsidR="007475EE" w:rsidRPr="00903DBA" w:rsidRDefault="00E55083" w:rsidP="00E55083">
      <w:pPr>
        <w:rPr>
          <w:highlight w:val="white"/>
        </w:rPr>
      </w:pPr>
      <w:r w:rsidRPr="00903DBA">
        <w:rPr>
          <w:highlight w:val="white"/>
        </w:rPr>
        <w:t xml:space="preserve">In C, we have </w:t>
      </w:r>
      <w:r w:rsidR="00316A77" w:rsidRPr="00903DBA">
        <w:rPr>
          <w:highlight w:val="white"/>
        </w:rPr>
        <w:t xml:space="preserve">the </w:t>
      </w:r>
      <w:r w:rsidRPr="00903DBA">
        <w:rPr>
          <w:highlight w:val="white"/>
        </w:rPr>
        <w:t>regular parentheses ’(’ and ’)’, block</w:t>
      </w:r>
      <w:r w:rsidR="00316A77" w:rsidRPr="00903DBA">
        <w:rPr>
          <w:highlight w:val="white"/>
        </w:rPr>
        <w:t xml:space="preserve"> parentheses</w:t>
      </w:r>
      <w:r w:rsidRPr="00903DBA">
        <w:rPr>
          <w:highlight w:val="white"/>
        </w:rPr>
        <w:t xml:space="preserve"> ’{’ and ’}’, and squares ’[’ and </w:t>
      </w:r>
      <w:r w:rsidR="007B6BE0" w:rsidRPr="00903DBA">
        <w:rPr>
          <w:highlight w:val="white"/>
        </w:rPr>
        <w:t>’]’</w:t>
      </w:r>
    </w:p>
    <w:p w14:paraId="063CB367" w14:textId="5DA835D5" w:rsidR="00F023DC" w:rsidRPr="00903DBA" w:rsidRDefault="00F023DC" w:rsidP="00F91A23">
      <w:pPr>
        <w:pStyle w:val="Code"/>
        <w:rPr>
          <w:highlight w:val="white"/>
        </w:rPr>
      </w:pPr>
      <w:r w:rsidRPr="00903DBA">
        <w:rPr>
          <w:highlight w:val="white"/>
        </w:rPr>
        <w:t xml:space="preserve">       LEFT_</w:t>
      </w:r>
      <w:r w:rsidR="00E322FD" w:rsidRPr="00903DBA">
        <w:rPr>
          <w:highlight w:val="white"/>
        </w:rPr>
        <w:t xml:space="preserve">PARENTHESIS </w:t>
      </w:r>
      <w:r w:rsidRPr="00903DBA">
        <w:rPr>
          <w:highlight w:val="white"/>
        </w:rPr>
        <w:t>RIGHT_</w:t>
      </w:r>
      <w:r w:rsidR="00E322FD" w:rsidRPr="00903DBA">
        <w:rPr>
          <w:highlight w:val="white"/>
        </w:rPr>
        <w:t>PARENTHESIS</w:t>
      </w:r>
      <w:r w:rsidRPr="00903DBA">
        <w:rPr>
          <w:highlight w:val="white"/>
        </w:rPr>
        <w:t xml:space="preserve"> LEFT_BLOCK RIGHT_BLOCK</w:t>
      </w:r>
    </w:p>
    <w:p w14:paraId="61BB19EF" w14:textId="29E246DC" w:rsidR="00F023DC" w:rsidRPr="00903DBA" w:rsidRDefault="00F023DC" w:rsidP="00F91A23">
      <w:pPr>
        <w:pStyle w:val="Code"/>
        <w:rPr>
          <w:highlight w:val="white"/>
        </w:rPr>
      </w:pPr>
      <w:r w:rsidRPr="00903DBA">
        <w:rPr>
          <w:highlight w:val="white"/>
        </w:rPr>
        <w:lastRenderedPageBreak/>
        <w:t xml:space="preserve">       LEFT_SQUARE RIGHT_SQUARE</w:t>
      </w:r>
    </w:p>
    <w:p w14:paraId="7ACCAC10" w14:textId="605F3B4B" w:rsidR="00E402F9" w:rsidRPr="00903DBA" w:rsidRDefault="00E402F9" w:rsidP="00E402F9">
      <w:pPr>
        <w:rPr>
          <w:highlight w:val="white"/>
        </w:rPr>
      </w:pPr>
      <w:r w:rsidRPr="00903DBA">
        <w:rPr>
          <w:highlight w:val="white"/>
        </w:rPr>
        <w:t>We need a set of keyword</w:t>
      </w:r>
      <w:r w:rsidR="00970BA1" w:rsidRPr="00903DBA">
        <w:rPr>
          <w:highlight w:val="white"/>
        </w:rPr>
        <w:t>s</w:t>
      </w:r>
      <w:r w:rsidRPr="00903DBA">
        <w:rPr>
          <w:highlight w:val="white"/>
        </w:rPr>
        <w:t xml:space="preserve"> for the statements of C.</w:t>
      </w:r>
    </w:p>
    <w:p w14:paraId="6EA5561E" w14:textId="357C2240" w:rsidR="002503B4" w:rsidRPr="00903DBA" w:rsidRDefault="008C021D" w:rsidP="002503B4">
      <w:pPr>
        <w:pStyle w:val="Code"/>
        <w:rPr>
          <w:highlight w:val="white"/>
        </w:rPr>
      </w:pPr>
      <w:r w:rsidRPr="00903DBA">
        <w:rPr>
          <w:highlight w:val="white"/>
        </w:rPr>
        <w:t xml:space="preserve">      </w:t>
      </w:r>
      <w:r w:rsidR="00F023DC" w:rsidRPr="00903DBA">
        <w:rPr>
          <w:highlight w:val="white"/>
        </w:rPr>
        <w:t xml:space="preserve"> IF ELSE SWITCH CASE DEFAULT</w:t>
      </w:r>
      <w:r w:rsidR="007E229F" w:rsidRPr="00903DBA">
        <w:rPr>
          <w:highlight w:val="white"/>
        </w:rPr>
        <w:t xml:space="preserve"> </w:t>
      </w:r>
      <w:r w:rsidR="00F023DC" w:rsidRPr="00903DBA">
        <w:rPr>
          <w:highlight w:val="white"/>
        </w:rPr>
        <w:t xml:space="preserve">FOR WHILE DO </w:t>
      </w:r>
      <w:r w:rsidR="007E229F" w:rsidRPr="00903DBA">
        <w:rPr>
          <w:highlight w:val="white"/>
        </w:rPr>
        <w:t xml:space="preserve">BREAK </w:t>
      </w:r>
      <w:r w:rsidR="00F023DC" w:rsidRPr="00903DBA">
        <w:rPr>
          <w:highlight w:val="white"/>
        </w:rPr>
        <w:t>CONTINUE RETURN GOTO</w:t>
      </w:r>
      <w:r w:rsidR="002503B4" w:rsidRPr="00903DBA">
        <w:rPr>
          <w:highlight w:val="white"/>
        </w:rPr>
        <w:t xml:space="preserve"> </w:t>
      </w:r>
    </w:p>
    <w:p w14:paraId="3CC8484D" w14:textId="789EAADC" w:rsidR="008F1E38" w:rsidRPr="00903DBA" w:rsidRDefault="008F1E38" w:rsidP="008F1E38">
      <w:pPr>
        <w:rPr>
          <w:highlight w:val="white"/>
        </w:rPr>
      </w:pPr>
      <w:r w:rsidRPr="00903DBA">
        <w:rPr>
          <w:highlight w:val="white"/>
        </w:rPr>
        <w:t>The interrupt, jump_register, syscall, and carry flag tokens are used for internal system calls only.</w:t>
      </w:r>
    </w:p>
    <w:p w14:paraId="5B49740F" w14:textId="71C84361" w:rsidR="00F023DC" w:rsidRPr="00903DBA" w:rsidRDefault="008C021D" w:rsidP="00F91A23">
      <w:pPr>
        <w:pStyle w:val="Code"/>
        <w:rPr>
          <w:highlight w:val="white"/>
        </w:rPr>
      </w:pPr>
      <w:r w:rsidRPr="00903DBA">
        <w:rPr>
          <w:highlight w:val="white"/>
        </w:rPr>
        <w:t xml:space="preserve">      </w:t>
      </w:r>
      <w:r w:rsidR="00F023DC" w:rsidRPr="00903DBA">
        <w:rPr>
          <w:highlight w:val="white"/>
        </w:rPr>
        <w:t xml:space="preserve"> INTERRUPT</w:t>
      </w:r>
      <w:r w:rsidRPr="00903DBA">
        <w:rPr>
          <w:highlight w:val="white"/>
        </w:rPr>
        <w:t xml:space="preserve"> </w:t>
      </w:r>
      <w:r w:rsidR="00F023DC" w:rsidRPr="00903DBA">
        <w:rPr>
          <w:highlight w:val="white"/>
        </w:rPr>
        <w:t>JUMP_REGISTER SYSCALL CARRY_FLAG</w:t>
      </w:r>
    </w:p>
    <w:p w14:paraId="2ACDDC19" w14:textId="1D57F000" w:rsidR="005D20FE" w:rsidRPr="00903DBA" w:rsidRDefault="005D20FE" w:rsidP="005D20FE">
      <w:pPr>
        <w:rPr>
          <w:highlight w:val="white"/>
        </w:rPr>
      </w:pPr>
      <w:r w:rsidRPr="00903DBA">
        <w:rPr>
          <w:highlight w:val="white"/>
        </w:rPr>
        <w:t xml:space="preserve">Note that we do not need any tokens for comments, since they have </w:t>
      </w:r>
      <w:r w:rsidR="00970BA1" w:rsidRPr="00903DBA">
        <w:rPr>
          <w:highlight w:val="white"/>
        </w:rPr>
        <w:t xml:space="preserve">already </w:t>
      </w:r>
      <w:r w:rsidRPr="00903DBA">
        <w:rPr>
          <w:highlight w:val="white"/>
        </w:rPr>
        <w:t>been taken care of by the preprocessor.</w:t>
      </w:r>
    </w:p>
    <w:p w14:paraId="3B336BFA" w14:textId="51B688C8" w:rsidR="005843DF" w:rsidRPr="00903DBA" w:rsidRDefault="005843DF" w:rsidP="005843DF">
      <w:pPr>
        <w:rPr>
          <w:highlight w:val="white"/>
        </w:rPr>
      </w:pPr>
      <w:r w:rsidRPr="00903DBA">
        <w:rPr>
          <w:highlight w:val="white"/>
        </w:rPr>
        <w:t>The next part of the scanner is the union section</w:t>
      </w:r>
      <w:r w:rsidR="002866DC" w:rsidRPr="00903DBA">
        <w:rPr>
          <w:highlight w:val="white"/>
        </w:rPr>
        <w:t xml:space="preserve">, where we define the </w:t>
      </w:r>
      <w:r w:rsidR="000F6165" w:rsidRPr="00903DBA">
        <w:rPr>
          <w:highlight w:val="white"/>
        </w:rPr>
        <w:t>attributes of the rules</w:t>
      </w:r>
      <w:r w:rsidR="00C2229A" w:rsidRPr="00903DBA">
        <w:rPr>
          <w:highlight w:val="white"/>
        </w:rPr>
        <w:t xml:space="preserve"> below.</w:t>
      </w:r>
    </w:p>
    <w:p w14:paraId="20DF0E74" w14:textId="14988BAF" w:rsidR="00F023DC" w:rsidRPr="00903DBA" w:rsidRDefault="00F023DC" w:rsidP="00F91A23">
      <w:pPr>
        <w:pStyle w:val="Code"/>
        <w:rPr>
          <w:highlight w:val="white"/>
        </w:rPr>
      </w:pPr>
      <w:r w:rsidRPr="00903DBA">
        <w:rPr>
          <w:highlight w:val="white"/>
        </w:rPr>
        <w:t>%union {</w:t>
      </w:r>
    </w:p>
    <w:p w14:paraId="283A3B5A" w14:textId="15B25443" w:rsidR="00F023DC" w:rsidRPr="00903DBA" w:rsidRDefault="00F023DC" w:rsidP="00F91A23">
      <w:pPr>
        <w:pStyle w:val="Code"/>
        <w:rPr>
          <w:highlight w:val="white"/>
        </w:rPr>
      </w:pPr>
      <w:r w:rsidRPr="00903DBA">
        <w:rPr>
          <w:highlight w:val="white"/>
        </w:rPr>
        <w:t xml:space="preserve">  public string name;</w:t>
      </w:r>
    </w:p>
    <w:p w14:paraId="755757C4" w14:textId="04B180D7" w:rsidR="00CC3BF3" w:rsidRPr="00903DBA" w:rsidRDefault="000B7A56" w:rsidP="00CC3BF3">
      <w:pPr>
        <w:rPr>
          <w:highlight w:val="white"/>
        </w:rPr>
      </w:pPr>
      <w:r w:rsidRPr="00903DBA">
        <w:rPr>
          <w:highlight w:val="white"/>
        </w:rPr>
        <w:t xml:space="preserve">The </w:t>
      </w:r>
      <w:r w:rsidR="00CC3BF3" w:rsidRPr="00903DBA">
        <w:rPr>
          <w:rStyle w:val="KeyWord0"/>
          <w:highlight w:val="white"/>
        </w:rPr>
        <w:t>Register</w:t>
      </w:r>
      <w:r w:rsidR="00CC3BF3" w:rsidRPr="00903DBA">
        <w:rPr>
          <w:highlight w:val="white"/>
        </w:rPr>
        <w:t xml:space="preserve"> enumeration hold</w:t>
      </w:r>
      <w:r w:rsidR="002E4915" w:rsidRPr="00903DBA">
        <w:rPr>
          <w:highlight w:val="white"/>
        </w:rPr>
        <w:t>s</w:t>
      </w:r>
      <w:r w:rsidR="00CC3BF3" w:rsidRPr="00903DBA">
        <w:rPr>
          <w:highlight w:val="white"/>
        </w:rPr>
        <w:t xml:space="preserve"> the registers of the target ma</w:t>
      </w:r>
      <w:r w:rsidR="00CF3400" w:rsidRPr="00903DBA">
        <w:rPr>
          <w:highlight w:val="white"/>
        </w:rPr>
        <w:t>c</w:t>
      </w:r>
      <w:r w:rsidR="00CC3BF3" w:rsidRPr="00903DBA">
        <w:rPr>
          <w:highlight w:val="white"/>
        </w:rPr>
        <w:t>hine.</w:t>
      </w:r>
    </w:p>
    <w:p w14:paraId="5D03C2E9" w14:textId="1F924C01" w:rsidR="00F023DC" w:rsidRPr="00903DBA" w:rsidRDefault="00F023DC" w:rsidP="00F91A23">
      <w:pPr>
        <w:pStyle w:val="Code"/>
        <w:rPr>
          <w:highlight w:val="white"/>
        </w:rPr>
      </w:pPr>
      <w:r w:rsidRPr="00903DBA">
        <w:rPr>
          <w:highlight w:val="white"/>
        </w:rPr>
        <w:t xml:space="preserve">  public Register register;</w:t>
      </w:r>
    </w:p>
    <w:p w14:paraId="4A7A93F6" w14:textId="4D989AB2" w:rsidR="00BB5903" w:rsidRPr="00903DBA" w:rsidRDefault="00010727" w:rsidP="00BE73B3">
      <w:pPr>
        <w:rPr>
          <w:highlight w:val="white"/>
        </w:rPr>
      </w:pPr>
      <w:r w:rsidRPr="00903DBA">
        <w:rPr>
          <w:highlight w:val="white"/>
        </w:rPr>
        <w:t xml:space="preserve">Each </w:t>
      </w:r>
      <w:r w:rsidR="00BE73B3" w:rsidRPr="00903DBA">
        <w:rPr>
          <w:highlight w:val="white"/>
        </w:rPr>
        <w:t xml:space="preserve">symbol has a type, which is described by the </w:t>
      </w:r>
      <w:r w:rsidR="00BE73B3" w:rsidRPr="00903DBA">
        <w:rPr>
          <w:rStyle w:val="KeyWord0"/>
          <w:highlight w:val="white"/>
        </w:rPr>
        <w:t>Type</w:t>
      </w:r>
      <w:r w:rsidR="00BE73B3" w:rsidRPr="00903DBA">
        <w:rPr>
          <w:highlight w:val="white"/>
        </w:rPr>
        <w:t xml:space="preserve"> class.</w:t>
      </w:r>
    </w:p>
    <w:p w14:paraId="74594EF7" w14:textId="77777777" w:rsidR="00F023DC" w:rsidRPr="00903DBA" w:rsidRDefault="00F023DC" w:rsidP="00F91A23">
      <w:pPr>
        <w:pStyle w:val="Code"/>
        <w:rPr>
          <w:highlight w:val="white"/>
        </w:rPr>
      </w:pPr>
      <w:r w:rsidRPr="00903DBA">
        <w:rPr>
          <w:highlight w:val="white"/>
        </w:rPr>
        <w:t xml:space="preserve">  public CCompiler.Type type;</w:t>
      </w:r>
    </w:p>
    <w:p w14:paraId="21375045" w14:textId="77777777" w:rsidR="00F023DC" w:rsidRPr="00903DBA" w:rsidRDefault="00F023DC" w:rsidP="00F91A23">
      <w:pPr>
        <w:pStyle w:val="Code"/>
        <w:rPr>
          <w:highlight w:val="white"/>
        </w:rPr>
      </w:pPr>
      <w:r w:rsidRPr="00903DBA">
        <w:rPr>
          <w:highlight w:val="white"/>
        </w:rPr>
        <w:t xml:space="preserve">  public List&lt;CCompiler.Type&gt; type_list;</w:t>
      </w:r>
    </w:p>
    <w:p w14:paraId="620F2854" w14:textId="77777777" w:rsidR="00F023DC" w:rsidRPr="00903DBA" w:rsidRDefault="00F023DC" w:rsidP="00F91A23">
      <w:pPr>
        <w:pStyle w:val="Code"/>
        <w:rPr>
          <w:highlight w:val="white"/>
        </w:rPr>
      </w:pPr>
      <w:r w:rsidRPr="00903DBA">
        <w:rPr>
          <w:highlight w:val="white"/>
        </w:rPr>
        <w:t xml:space="preserve">  public Sort sort;</w:t>
      </w:r>
    </w:p>
    <w:p w14:paraId="7A8B005E" w14:textId="77777777" w:rsidR="00F023DC" w:rsidRPr="00903DBA" w:rsidRDefault="00F023DC" w:rsidP="00F91A23">
      <w:pPr>
        <w:pStyle w:val="Code"/>
        <w:rPr>
          <w:highlight w:val="white"/>
        </w:rPr>
      </w:pPr>
      <w:r w:rsidRPr="00903DBA">
        <w:rPr>
          <w:highlight w:val="white"/>
        </w:rPr>
        <w:t xml:space="preserve">  public Symbol symbol;</w:t>
      </w:r>
    </w:p>
    <w:p w14:paraId="419A1EE5" w14:textId="77777777" w:rsidR="00F023DC" w:rsidRPr="00903DBA" w:rsidRDefault="00F023DC" w:rsidP="00F91A23">
      <w:pPr>
        <w:pStyle w:val="Code"/>
        <w:rPr>
          <w:highlight w:val="white"/>
        </w:rPr>
      </w:pPr>
      <w:r w:rsidRPr="00903DBA">
        <w:rPr>
          <w:highlight w:val="white"/>
        </w:rPr>
        <w:t xml:space="preserve">  public IDictionary&lt;string,Symbol&gt; symbol_map;</w:t>
      </w:r>
    </w:p>
    <w:p w14:paraId="509FFDB3" w14:textId="77777777" w:rsidR="00F023DC" w:rsidRPr="00903DBA" w:rsidRDefault="00F023DC" w:rsidP="00F91A23">
      <w:pPr>
        <w:pStyle w:val="Code"/>
        <w:rPr>
          <w:highlight w:val="white"/>
        </w:rPr>
      </w:pPr>
      <w:r w:rsidRPr="00903DBA">
        <w:rPr>
          <w:highlight w:val="white"/>
        </w:rPr>
        <w:t xml:space="preserve">  public ISet&lt;Pair&lt;Symbol,bool&gt;&gt; symbol_bool_pair_set;</w:t>
      </w:r>
    </w:p>
    <w:p w14:paraId="24D492F2" w14:textId="77777777" w:rsidR="00F023DC" w:rsidRPr="00903DBA" w:rsidRDefault="00F023DC" w:rsidP="00F91A23">
      <w:pPr>
        <w:pStyle w:val="Code"/>
        <w:rPr>
          <w:highlight w:val="white"/>
        </w:rPr>
      </w:pPr>
      <w:r w:rsidRPr="00903DBA">
        <w:rPr>
          <w:highlight w:val="white"/>
        </w:rPr>
        <w:t xml:space="preserve">  public Pair&lt;Symbol,bool&gt; symbol_bool_pair;</w:t>
      </w:r>
    </w:p>
    <w:p w14:paraId="6A2A64EC" w14:textId="77777777" w:rsidR="00715BAF" w:rsidRPr="00903DBA" w:rsidRDefault="00715BAF" w:rsidP="00715BAF">
      <w:pPr>
        <w:pStyle w:val="Code"/>
        <w:rPr>
          <w:highlight w:val="white"/>
        </w:rPr>
      </w:pPr>
      <w:r w:rsidRPr="00903DBA">
        <w:rPr>
          <w:highlight w:val="white"/>
        </w:rPr>
        <w:t xml:space="preserve">  public List&lt;Symbol&gt; symbol_list;</w:t>
      </w:r>
    </w:p>
    <w:p w14:paraId="10C36108" w14:textId="77777777" w:rsidR="00F023DC" w:rsidRPr="00903DBA" w:rsidRDefault="00F023DC" w:rsidP="00F91A23">
      <w:pPr>
        <w:pStyle w:val="Code"/>
        <w:rPr>
          <w:highlight w:val="white"/>
        </w:rPr>
      </w:pPr>
      <w:r w:rsidRPr="00903DBA">
        <w:rPr>
          <w:highlight w:val="white"/>
        </w:rPr>
        <w:t xml:space="preserve">  public List&lt;string&gt; string_list;</w:t>
      </w:r>
    </w:p>
    <w:p w14:paraId="326E2B8D" w14:textId="6DBAE337" w:rsidR="00F023DC" w:rsidRPr="00903DBA" w:rsidRDefault="00F023DC" w:rsidP="00F91A23">
      <w:pPr>
        <w:pStyle w:val="Code"/>
        <w:rPr>
          <w:highlight w:val="white"/>
        </w:rPr>
      </w:pPr>
      <w:r w:rsidRPr="00903DBA">
        <w:rPr>
          <w:highlight w:val="white"/>
        </w:rPr>
        <w:t xml:space="preserve">  public Declarator </w:t>
      </w:r>
      <w:r w:rsidR="00AB7DF5" w:rsidRPr="00903DBA">
        <w:rPr>
          <w:highlight w:val="white"/>
        </w:rPr>
        <w:t>declarator</w:t>
      </w:r>
      <w:r w:rsidRPr="00903DBA">
        <w:rPr>
          <w:highlight w:val="white"/>
        </w:rPr>
        <w:t>;</w:t>
      </w:r>
    </w:p>
    <w:p w14:paraId="47898A2D" w14:textId="13F62C63" w:rsidR="00F023DC" w:rsidRPr="00903DBA" w:rsidRDefault="00F023DC" w:rsidP="00F91A23">
      <w:pPr>
        <w:pStyle w:val="Code"/>
        <w:rPr>
          <w:highlight w:val="white"/>
        </w:rPr>
      </w:pPr>
      <w:r w:rsidRPr="00903DBA">
        <w:rPr>
          <w:highlight w:val="white"/>
        </w:rPr>
        <w:t xml:space="preserve">  public List&lt;Declarator&gt; </w:t>
      </w:r>
      <w:r w:rsidR="00B473E1" w:rsidRPr="00903DBA">
        <w:rPr>
          <w:highlight w:val="white"/>
        </w:rPr>
        <w:t>declarator_list</w:t>
      </w:r>
      <w:r w:rsidRPr="00903DBA">
        <w:rPr>
          <w:highlight w:val="white"/>
        </w:rPr>
        <w:t>;</w:t>
      </w:r>
    </w:p>
    <w:p w14:paraId="0286C4E8" w14:textId="6E9BA42C" w:rsidR="00F023DC" w:rsidRPr="00903DBA" w:rsidRDefault="00F023DC" w:rsidP="00F91A23">
      <w:pPr>
        <w:pStyle w:val="Code"/>
        <w:rPr>
          <w:highlight w:val="white"/>
        </w:rPr>
      </w:pPr>
      <w:r w:rsidRPr="00903DBA">
        <w:rPr>
          <w:highlight w:val="white"/>
        </w:rPr>
        <w:t xml:space="preserve">  public MiddleOperator </w:t>
      </w:r>
      <w:r w:rsidR="00B26AFD" w:rsidRPr="00903DBA">
        <w:rPr>
          <w:highlight w:val="white"/>
        </w:rPr>
        <w:t>middle_operator</w:t>
      </w:r>
      <w:r w:rsidRPr="00903DBA">
        <w:rPr>
          <w:highlight w:val="white"/>
        </w:rPr>
        <w:t>;</w:t>
      </w:r>
    </w:p>
    <w:p w14:paraId="073CA29F" w14:textId="77777777" w:rsidR="00F023DC" w:rsidRPr="00903DBA" w:rsidRDefault="00F023DC" w:rsidP="00F91A23">
      <w:pPr>
        <w:pStyle w:val="Code"/>
        <w:rPr>
          <w:highlight w:val="white"/>
        </w:rPr>
      </w:pPr>
      <w:r w:rsidRPr="00903DBA">
        <w:rPr>
          <w:highlight w:val="white"/>
        </w:rPr>
        <w:t xml:space="preserve">  public Expression expression;</w:t>
      </w:r>
    </w:p>
    <w:p w14:paraId="3C3752EE" w14:textId="77777777" w:rsidR="00F023DC" w:rsidRPr="00903DBA" w:rsidRDefault="00F023DC" w:rsidP="00F91A23">
      <w:pPr>
        <w:pStyle w:val="Code"/>
        <w:rPr>
          <w:highlight w:val="white"/>
        </w:rPr>
      </w:pPr>
      <w:r w:rsidRPr="00903DBA">
        <w:rPr>
          <w:highlight w:val="white"/>
        </w:rPr>
        <w:t xml:space="preserve">  public List&lt;Expression&gt; expression_list;</w:t>
      </w:r>
    </w:p>
    <w:p w14:paraId="31754287" w14:textId="77777777" w:rsidR="00F023DC" w:rsidRPr="00903DBA" w:rsidRDefault="00F023DC" w:rsidP="00F91A23">
      <w:pPr>
        <w:pStyle w:val="Code"/>
        <w:rPr>
          <w:highlight w:val="white"/>
        </w:rPr>
      </w:pPr>
      <w:r w:rsidRPr="00903DBA">
        <w:rPr>
          <w:highlight w:val="white"/>
        </w:rPr>
        <w:t xml:space="preserve">  public Statement statement;</w:t>
      </w:r>
    </w:p>
    <w:p w14:paraId="7A8609EF" w14:textId="5D67B065" w:rsidR="00F023DC" w:rsidRPr="00903DBA" w:rsidRDefault="00F023DC" w:rsidP="00F91A23">
      <w:pPr>
        <w:pStyle w:val="Code"/>
        <w:rPr>
          <w:highlight w:val="white"/>
        </w:rPr>
      </w:pPr>
      <w:r w:rsidRPr="00903DBA">
        <w:rPr>
          <w:highlight w:val="white"/>
        </w:rPr>
        <w:t xml:space="preserve">  public Pair&lt;List</w:t>
      </w:r>
      <w:r w:rsidR="0063367D" w:rsidRPr="00903DBA">
        <w:rPr>
          <w:highlight w:val="white"/>
        </w:rPr>
        <w:t>&lt;</w:t>
      </w:r>
      <w:r w:rsidRPr="00903DBA">
        <w:rPr>
          <w:highlight w:val="white"/>
        </w:rPr>
        <w:t>Symbol&gt;,Boolean&gt; parameter_pair;</w:t>
      </w:r>
    </w:p>
    <w:p w14:paraId="03380E50" w14:textId="77777777" w:rsidR="00F023DC" w:rsidRPr="00903DBA" w:rsidRDefault="00F023DC" w:rsidP="00F91A23">
      <w:pPr>
        <w:pStyle w:val="Code"/>
        <w:rPr>
          <w:highlight w:val="white"/>
        </w:rPr>
      </w:pPr>
      <w:r w:rsidRPr="00903DBA">
        <w:rPr>
          <w:highlight w:val="white"/>
        </w:rPr>
        <w:t xml:space="preserve">  public List&lt;MiddleCode&gt; middle_code_list;</w:t>
      </w:r>
    </w:p>
    <w:p w14:paraId="1889C98A" w14:textId="77777777" w:rsidR="00F023DC" w:rsidRPr="00903DBA" w:rsidRDefault="00F023DC" w:rsidP="00F91A23">
      <w:pPr>
        <w:pStyle w:val="Code"/>
        <w:rPr>
          <w:highlight w:val="white"/>
        </w:rPr>
      </w:pPr>
      <w:r w:rsidRPr="00903DBA">
        <w:rPr>
          <w:highlight w:val="white"/>
        </w:rPr>
        <w:t xml:space="preserve">  public object obj;</w:t>
      </w:r>
    </w:p>
    <w:p w14:paraId="790568A1" w14:textId="77777777" w:rsidR="00F023DC" w:rsidRPr="00903DBA" w:rsidRDefault="00F023DC" w:rsidP="00F91A23">
      <w:pPr>
        <w:pStyle w:val="Code"/>
        <w:rPr>
          <w:highlight w:val="white"/>
        </w:rPr>
      </w:pPr>
      <w:r w:rsidRPr="00903DBA">
        <w:rPr>
          <w:highlight w:val="white"/>
        </w:rPr>
        <w:t xml:space="preserve">  public List&lt;object&gt; object_list;</w:t>
      </w:r>
    </w:p>
    <w:p w14:paraId="5F8BF3DA" w14:textId="77777777" w:rsidR="00F023DC" w:rsidRPr="00903DBA" w:rsidRDefault="00F023DC" w:rsidP="00F91A23">
      <w:pPr>
        <w:pStyle w:val="Code"/>
        <w:rPr>
          <w:highlight w:val="white"/>
        </w:rPr>
      </w:pPr>
      <w:r w:rsidRPr="00903DBA">
        <w:rPr>
          <w:highlight w:val="white"/>
        </w:rPr>
        <w:t>}</w:t>
      </w:r>
    </w:p>
    <w:p w14:paraId="1716ECB5" w14:textId="77777777" w:rsidR="00F023DC" w:rsidRPr="00903DBA" w:rsidRDefault="00F023DC" w:rsidP="00F91A23">
      <w:pPr>
        <w:pStyle w:val="Code"/>
        <w:rPr>
          <w:highlight w:val="white"/>
        </w:rPr>
      </w:pPr>
    </w:p>
    <w:p w14:paraId="65838E8E" w14:textId="77777777" w:rsidR="00F023DC" w:rsidRPr="00903DBA" w:rsidRDefault="00F023DC" w:rsidP="00F91A23">
      <w:pPr>
        <w:pStyle w:val="Code"/>
        <w:rPr>
          <w:highlight w:val="white"/>
        </w:rPr>
      </w:pPr>
      <w:r w:rsidRPr="00903DBA">
        <w:rPr>
          <w:highlight w:val="white"/>
        </w:rPr>
        <w:t>%token &lt;name&gt; NAME</w:t>
      </w:r>
    </w:p>
    <w:p w14:paraId="0300BD46" w14:textId="77777777" w:rsidR="00F023DC" w:rsidRPr="00903DBA" w:rsidRDefault="00F023DC" w:rsidP="00F91A23">
      <w:pPr>
        <w:pStyle w:val="Code"/>
        <w:rPr>
          <w:highlight w:val="white"/>
        </w:rPr>
      </w:pPr>
      <w:r w:rsidRPr="00903DBA">
        <w:rPr>
          <w:highlight w:val="white"/>
        </w:rPr>
        <w:t>%token &lt;register&gt; REGISTER_NAME</w:t>
      </w:r>
    </w:p>
    <w:p w14:paraId="4E69D82E" w14:textId="77777777" w:rsidR="00F023DC" w:rsidRPr="00903DBA" w:rsidRDefault="00F023DC" w:rsidP="00F91A23">
      <w:pPr>
        <w:pStyle w:val="Code"/>
        <w:rPr>
          <w:highlight w:val="white"/>
        </w:rPr>
      </w:pPr>
      <w:r w:rsidRPr="00903DBA">
        <w:rPr>
          <w:highlight w:val="white"/>
        </w:rPr>
        <w:t>%token &lt;type&gt; TYPEDEF_NAME</w:t>
      </w:r>
    </w:p>
    <w:p w14:paraId="4D974DEE" w14:textId="77777777" w:rsidR="00F023DC" w:rsidRPr="00903DBA" w:rsidRDefault="00F023DC" w:rsidP="00F91A23">
      <w:pPr>
        <w:pStyle w:val="Code"/>
        <w:rPr>
          <w:highlight w:val="white"/>
        </w:rPr>
      </w:pPr>
      <w:r w:rsidRPr="00903DBA">
        <w:rPr>
          <w:highlight w:val="white"/>
        </w:rPr>
        <w:t>%token &lt;symbol&gt; VALUE</w:t>
      </w:r>
    </w:p>
    <w:p w14:paraId="40957F8C" w14:textId="77777777" w:rsidR="00F023DC" w:rsidRPr="00903DBA" w:rsidRDefault="00F023DC" w:rsidP="00F91A23">
      <w:pPr>
        <w:pStyle w:val="Code"/>
        <w:rPr>
          <w:highlight w:val="white"/>
        </w:rPr>
      </w:pPr>
    </w:p>
    <w:p w14:paraId="424B00C4" w14:textId="77777777" w:rsidR="00F023DC" w:rsidRPr="00903DBA" w:rsidRDefault="00F023DC" w:rsidP="00F91A23">
      <w:pPr>
        <w:pStyle w:val="Code"/>
        <w:rPr>
          <w:highlight w:val="white"/>
        </w:rPr>
      </w:pPr>
      <w:r w:rsidRPr="00903DBA">
        <w:rPr>
          <w:highlight w:val="white"/>
        </w:rPr>
        <w:t>%type &lt;obj&gt; declaration_specifier declaration_specifier_list_x</w:t>
      </w:r>
    </w:p>
    <w:p w14:paraId="5269300D" w14:textId="77777777" w:rsidR="00F023DC" w:rsidRPr="00903DBA" w:rsidRDefault="00F023DC" w:rsidP="00F91A23">
      <w:pPr>
        <w:pStyle w:val="Code"/>
        <w:rPr>
          <w:highlight w:val="white"/>
        </w:rPr>
      </w:pPr>
      <w:r w:rsidRPr="00903DBA">
        <w:rPr>
          <w:highlight w:val="white"/>
        </w:rPr>
        <w:t>%type &lt;object_list&gt; declaration_specifier_list</w:t>
      </w:r>
    </w:p>
    <w:p w14:paraId="28653C30" w14:textId="77777777" w:rsidR="00F023DC" w:rsidRPr="00903DBA" w:rsidRDefault="00F023DC" w:rsidP="00F91A23">
      <w:pPr>
        <w:pStyle w:val="Code"/>
        <w:rPr>
          <w:highlight w:val="white"/>
        </w:rPr>
      </w:pPr>
    </w:p>
    <w:p w14:paraId="4EC2D2A1" w14:textId="77777777" w:rsidR="00F023DC" w:rsidRPr="00903DBA" w:rsidRDefault="00F023DC" w:rsidP="00F91A23">
      <w:pPr>
        <w:pStyle w:val="Code"/>
        <w:rPr>
          <w:highlight w:val="white"/>
        </w:rPr>
      </w:pPr>
      <w:r w:rsidRPr="00903DBA">
        <w:rPr>
          <w:highlight w:val="white"/>
        </w:rPr>
        <w:t>%type &lt;name&gt; optional_name</w:t>
      </w:r>
    </w:p>
    <w:p w14:paraId="2317587C" w14:textId="77777777" w:rsidR="00F023DC" w:rsidRPr="00903DBA" w:rsidRDefault="00F023DC" w:rsidP="00F91A23">
      <w:pPr>
        <w:pStyle w:val="Code"/>
        <w:rPr>
          <w:highlight w:val="white"/>
        </w:rPr>
      </w:pPr>
      <w:r w:rsidRPr="00903DBA">
        <w:rPr>
          <w:highlight w:val="white"/>
        </w:rPr>
        <w:t>%type &lt;type&gt; struct_or_union_specifier</w:t>
      </w:r>
    </w:p>
    <w:p w14:paraId="51AA5966" w14:textId="77777777" w:rsidR="00F023DC" w:rsidRPr="00903DBA" w:rsidRDefault="00F023DC" w:rsidP="00F91A23">
      <w:pPr>
        <w:pStyle w:val="Code"/>
        <w:rPr>
          <w:highlight w:val="white"/>
        </w:rPr>
      </w:pPr>
      <w:r w:rsidRPr="00903DBA">
        <w:rPr>
          <w:highlight w:val="white"/>
        </w:rPr>
        <w:t>%type &lt;sort&gt; struct_or_union</w:t>
      </w:r>
    </w:p>
    <w:p w14:paraId="0F347B6B" w14:textId="77777777" w:rsidR="00F023DC" w:rsidRPr="00903DBA" w:rsidRDefault="00F023DC" w:rsidP="00F91A23">
      <w:pPr>
        <w:pStyle w:val="Code"/>
        <w:rPr>
          <w:highlight w:val="white"/>
        </w:rPr>
      </w:pPr>
    </w:p>
    <w:p w14:paraId="6B6F77C8" w14:textId="77777777" w:rsidR="00F023DC" w:rsidRPr="00903DBA" w:rsidRDefault="00F023DC" w:rsidP="00F91A23">
      <w:pPr>
        <w:pStyle w:val="Code"/>
        <w:rPr>
          <w:highlight w:val="white"/>
        </w:rPr>
      </w:pPr>
      <w:r w:rsidRPr="00903DBA">
        <w:rPr>
          <w:highlight w:val="white"/>
        </w:rPr>
        <w:t>%type &lt;type&gt; enum_specifier</w:t>
      </w:r>
    </w:p>
    <w:p w14:paraId="2E53318A" w14:textId="77777777" w:rsidR="00F023DC" w:rsidRPr="00903DBA" w:rsidRDefault="00F023DC" w:rsidP="00F91A23">
      <w:pPr>
        <w:pStyle w:val="Code"/>
        <w:rPr>
          <w:highlight w:val="white"/>
        </w:rPr>
      </w:pPr>
      <w:r w:rsidRPr="00903DBA">
        <w:rPr>
          <w:highlight w:val="white"/>
        </w:rPr>
        <w:t>%type &lt;symbol_bool_pair_set&gt; enum_list</w:t>
      </w:r>
    </w:p>
    <w:p w14:paraId="48A0349A" w14:textId="77777777" w:rsidR="00F023DC" w:rsidRPr="00903DBA" w:rsidRDefault="00F023DC" w:rsidP="00F91A23">
      <w:pPr>
        <w:pStyle w:val="Code"/>
        <w:rPr>
          <w:highlight w:val="white"/>
        </w:rPr>
      </w:pPr>
      <w:r w:rsidRPr="00903DBA">
        <w:rPr>
          <w:highlight w:val="white"/>
        </w:rPr>
        <w:t>%type &lt;symbol_bool_pair&gt; enum</w:t>
      </w:r>
    </w:p>
    <w:p w14:paraId="7FBCB211" w14:textId="77777777" w:rsidR="001024A7" w:rsidRPr="00903DBA" w:rsidRDefault="001024A7" w:rsidP="001024A7">
      <w:pPr>
        <w:pStyle w:val="Code"/>
        <w:rPr>
          <w:highlight w:val="white"/>
        </w:rPr>
      </w:pPr>
      <w:r w:rsidRPr="00903DBA">
        <w:rPr>
          <w:highlight w:val="white"/>
        </w:rPr>
        <w:lastRenderedPageBreak/>
        <w:t>%type &lt;middle_code_list&gt; declarator_list declaration</w:t>
      </w:r>
    </w:p>
    <w:p w14:paraId="050821DA" w14:textId="77777777" w:rsidR="001024A7" w:rsidRPr="00903DBA" w:rsidRDefault="001024A7" w:rsidP="001024A7">
      <w:pPr>
        <w:pStyle w:val="Code"/>
        <w:rPr>
          <w:highlight w:val="white"/>
        </w:rPr>
      </w:pPr>
      <w:r w:rsidRPr="00903DBA">
        <w:rPr>
          <w:highlight w:val="white"/>
        </w:rPr>
        <w:t xml:space="preserve">                         declaration_list optional_declaration_list</w:t>
      </w:r>
    </w:p>
    <w:p w14:paraId="24075C6C" w14:textId="77777777" w:rsidR="001024A7" w:rsidRPr="00903DBA" w:rsidRDefault="001024A7" w:rsidP="001024A7">
      <w:pPr>
        <w:pStyle w:val="Code"/>
        <w:rPr>
          <w:highlight w:val="white"/>
        </w:rPr>
      </w:pPr>
      <w:r w:rsidRPr="00903DBA">
        <w:rPr>
          <w:highlight w:val="white"/>
        </w:rPr>
        <w:t xml:space="preserve">                         initialization_bitfield_simple_declarator</w:t>
      </w:r>
    </w:p>
    <w:p w14:paraId="282514DF" w14:textId="77777777" w:rsidR="00F023DC" w:rsidRPr="00903DBA" w:rsidRDefault="00F023DC" w:rsidP="001024A7">
      <w:pPr>
        <w:pStyle w:val="Code"/>
        <w:rPr>
          <w:highlight w:val="white"/>
        </w:rPr>
      </w:pPr>
    </w:p>
    <w:p w14:paraId="731A5463" w14:textId="2D6ABB02" w:rsidR="00A327ED" w:rsidRPr="00903DBA" w:rsidRDefault="00A327ED" w:rsidP="00A327ED">
      <w:pPr>
        <w:pStyle w:val="Code"/>
        <w:rPr>
          <w:highlight w:val="white"/>
        </w:rPr>
      </w:pPr>
      <w:r w:rsidRPr="00903DBA">
        <w:rPr>
          <w:highlight w:val="white"/>
        </w:rPr>
        <w:t xml:space="preserve">%type &lt;declarator&gt; optional_simple_declarator declarator </w:t>
      </w:r>
      <w:r w:rsidR="00CF1025" w:rsidRPr="00903DBA">
        <w:rPr>
          <w:highlight w:val="white"/>
        </w:rPr>
        <w:t>direct</w:t>
      </w:r>
      <w:r w:rsidRPr="00903DBA">
        <w:rPr>
          <w:highlight w:val="white"/>
        </w:rPr>
        <w:t>_declarator</w:t>
      </w:r>
    </w:p>
    <w:p w14:paraId="25DE93F2" w14:textId="77777777" w:rsidR="00F023DC" w:rsidRPr="00903DBA" w:rsidRDefault="00F023DC" w:rsidP="00F91A23">
      <w:pPr>
        <w:pStyle w:val="Code"/>
        <w:rPr>
          <w:highlight w:val="white"/>
        </w:rPr>
      </w:pPr>
      <w:r w:rsidRPr="00903DBA">
        <w:rPr>
          <w:highlight w:val="white"/>
        </w:rPr>
        <w:t>%type &lt;type_list&gt; optional_pointer_list pointer_list</w:t>
      </w:r>
    </w:p>
    <w:p w14:paraId="66DE61D6" w14:textId="01107921" w:rsidR="00F023DC" w:rsidRPr="00903DBA" w:rsidRDefault="00F023DC" w:rsidP="00F91A23">
      <w:pPr>
        <w:pStyle w:val="Code"/>
        <w:rPr>
          <w:highlight w:val="white"/>
        </w:rPr>
      </w:pPr>
      <w:r w:rsidRPr="00903DBA">
        <w:rPr>
          <w:highlight w:val="white"/>
        </w:rPr>
        <w:t>%type &lt;type&gt; pointer</w:t>
      </w:r>
      <w:r w:rsidR="00F336BB" w:rsidRPr="00903DBA">
        <w:rPr>
          <w:highlight w:val="white"/>
        </w:rPr>
        <w:t>_marker</w:t>
      </w:r>
    </w:p>
    <w:p w14:paraId="7C5C2E0C" w14:textId="77777777" w:rsidR="00F023DC" w:rsidRPr="00903DBA" w:rsidRDefault="00F023DC" w:rsidP="00F91A23">
      <w:pPr>
        <w:pStyle w:val="Code"/>
        <w:rPr>
          <w:highlight w:val="white"/>
        </w:rPr>
      </w:pPr>
    </w:p>
    <w:p w14:paraId="775F845B" w14:textId="77777777" w:rsidR="00F023DC" w:rsidRPr="00903DBA" w:rsidRDefault="00F023DC" w:rsidP="00F91A23">
      <w:pPr>
        <w:pStyle w:val="Code"/>
        <w:rPr>
          <w:highlight w:val="white"/>
        </w:rPr>
      </w:pPr>
      <w:r w:rsidRPr="00903DBA">
        <w:rPr>
          <w:highlight w:val="white"/>
        </w:rPr>
        <w:t>%type &lt;parameter_pair&gt; optional_parameter_ellipse_list</w:t>
      </w:r>
    </w:p>
    <w:p w14:paraId="26659CF5" w14:textId="77777777" w:rsidR="00F023DC" w:rsidRPr="00903DBA" w:rsidRDefault="00F023DC" w:rsidP="00F91A23">
      <w:pPr>
        <w:pStyle w:val="Code"/>
        <w:rPr>
          <w:highlight w:val="white"/>
        </w:rPr>
      </w:pPr>
      <w:r w:rsidRPr="00903DBA">
        <w:rPr>
          <w:highlight w:val="white"/>
        </w:rPr>
        <w:t xml:space="preserve">                       parameter_ellipse_list</w:t>
      </w:r>
    </w:p>
    <w:p w14:paraId="23432D43" w14:textId="7AFBA05C" w:rsidR="00F023DC" w:rsidRPr="00903DBA" w:rsidRDefault="00F023DC" w:rsidP="00F91A23">
      <w:pPr>
        <w:pStyle w:val="Code"/>
        <w:rPr>
          <w:highlight w:val="white"/>
        </w:rPr>
      </w:pPr>
      <w:r w:rsidRPr="00903DBA">
        <w:rPr>
          <w:highlight w:val="white"/>
        </w:rPr>
        <w:t>%type &lt;symbol_list&gt; parameter_list</w:t>
      </w:r>
    </w:p>
    <w:p w14:paraId="632C170A" w14:textId="0E5F3EB5" w:rsidR="00F023DC" w:rsidRPr="00903DBA" w:rsidRDefault="00F023DC" w:rsidP="00F91A23">
      <w:pPr>
        <w:pStyle w:val="Code"/>
        <w:rPr>
          <w:highlight w:val="white"/>
        </w:rPr>
      </w:pPr>
      <w:r w:rsidRPr="00903DBA">
        <w:rPr>
          <w:highlight w:val="white"/>
        </w:rPr>
        <w:t>%type &lt;symbol&gt; parameter_declaration</w:t>
      </w:r>
    </w:p>
    <w:p w14:paraId="2D7CC136" w14:textId="77777777" w:rsidR="00F023DC" w:rsidRPr="00903DBA" w:rsidRDefault="00F023DC" w:rsidP="00F91A23">
      <w:pPr>
        <w:pStyle w:val="Code"/>
        <w:rPr>
          <w:highlight w:val="white"/>
        </w:rPr>
      </w:pPr>
    </w:p>
    <w:p w14:paraId="260D01A5" w14:textId="77777777" w:rsidR="00F023DC" w:rsidRPr="00903DBA" w:rsidRDefault="00F023DC" w:rsidP="00F91A23">
      <w:pPr>
        <w:pStyle w:val="Code"/>
        <w:rPr>
          <w:highlight w:val="white"/>
        </w:rPr>
      </w:pPr>
      <w:r w:rsidRPr="00903DBA">
        <w:rPr>
          <w:highlight w:val="white"/>
        </w:rPr>
        <w:t>%type &lt;string_list&gt; optional_name_list identifier_list</w:t>
      </w:r>
    </w:p>
    <w:p w14:paraId="5C04E64A" w14:textId="6F453DA6" w:rsidR="00F023DC" w:rsidRPr="00903DBA" w:rsidRDefault="00F023DC" w:rsidP="00F91A23">
      <w:pPr>
        <w:pStyle w:val="Code"/>
        <w:rPr>
          <w:highlight w:val="white"/>
        </w:rPr>
      </w:pPr>
      <w:r w:rsidRPr="00903DBA">
        <w:rPr>
          <w:highlight w:val="white"/>
        </w:rPr>
        <w:t xml:space="preserve">%type &lt;object_list&gt; </w:t>
      </w:r>
      <w:r w:rsidR="002F35C1" w:rsidRPr="00903DBA">
        <w:rPr>
          <w:highlight w:val="white"/>
        </w:rPr>
        <w:t>initializer</w:t>
      </w:r>
      <w:r w:rsidRPr="00903DBA">
        <w:rPr>
          <w:highlight w:val="white"/>
        </w:rPr>
        <w:t>_list</w:t>
      </w:r>
    </w:p>
    <w:p w14:paraId="43038C6F" w14:textId="15E1AE0B" w:rsidR="00F023DC" w:rsidRPr="00903DBA" w:rsidRDefault="00F023DC" w:rsidP="00F91A23">
      <w:pPr>
        <w:pStyle w:val="Code"/>
        <w:rPr>
          <w:highlight w:val="white"/>
        </w:rPr>
      </w:pPr>
      <w:r w:rsidRPr="00903DBA">
        <w:rPr>
          <w:highlight w:val="white"/>
        </w:rPr>
        <w:t xml:space="preserve">%type &lt;obj&gt; </w:t>
      </w:r>
      <w:r w:rsidR="002F35C1" w:rsidRPr="00903DBA">
        <w:rPr>
          <w:highlight w:val="white"/>
        </w:rPr>
        <w:t>initializer</w:t>
      </w:r>
    </w:p>
    <w:p w14:paraId="7A2F5936" w14:textId="77777777" w:rsidR="00F023DC" w:rsidRPr="00903DBA" w:rsidRDefault="00F023DC" w:rsidP="00F91A23">
      <w:pPr>
        <w:pStyle w:val="Code"/>
        <w:rPr>
          <w:highlight w:val="white"/>
        </w:rPr>
      </w:pPr>
    </w:p>
    <w:p w14:paraId="057E531F" w14:textId="559AA24C" w:rsidR="00F023DC" w:rsidRPr="00903DBA" w:rsidRDefault="00F023DC" w:rsidP="00F91A23">
      <w:pPr>
        <w:pStyle w:val="Code"/>
        <w:rPr>
          <w:highlight w:val="white"/>
        </w:rPr>
      </w:pPr>
      <w:r w:rsidRPr="00903DBA">
        <w:rPr>
          <w:highlight w:val="white"/>
        </w:rPr>
        <w:t>%type &lt;type&gt; type_name</w:t>
      </w:r>
    </w:p>
    <w:p w14:paraId="285132B9" w14:textId="77777777" w:rsidR="002B0610" w:rsidRPr="00903DBA" w:rsidRDefault="002B0610" w:rsidP="00F91A23">
      <w:pPr>
        <w:pStyle w:val="Code"/>
        <w:rPr>
          <w:highlight w:val="white"/>
        </w:rPr>
      </w:pPr>
    </w:p>
    <w:p w14:paraId="5A479252" w14:textId="2C45EECB" w:rsidR="00F023DC" w:rsidRPr="00903DBA" w:rsidRDefault="00F023DC" w:rsidP="00F91A23">
      <w:pPr>
        <w:pStyle w:val="Code"/>
        <w:rPr>
          <w:highlight w:val="white"/>
        </w:rPr>
      </w:pPr>
      <w:r w:rsidRPr="00903DBA">
        <w:rPr>
          <w:highlight w:val="white"/>
        </w:rPr>
        <w:t>%type &lt;</w:t>
      </w:r>
      <w:r w:rsidR="00AB7DF5" w:rsidRPr="00903DBA">
        <w:rPr>
          <w:highlight w:val="white"/>
        </w:rPr>
        <w:t>declarator</w:t>
      </w:r>
      <w:r w:rsidRPr="00903DBA">
        <w:rPr>
          <w:highlight w:val="white"/>
        </w:rPr>
        <w:t xml:space="preserve">&gt; </w:t>
      </w:r>
      <w:r w:rsidR="00B535DA" w:rsidRPr="00903DBA">
        <w:rPr>
          <w:highlight w:val="white"/>
        </w:rPr>
        <w:t xml:space="preserve">abstract_declarator </w:t>
      </w:r>
      <w:r w:rsidRPr="00903DBA">
        <w:rPr>
          <w:highlight w:val="white"/>
        </w:rPr>
        <w:t>direct_</w:t>
      </w:r>
      <w:r w:rsidR="00B535DA" w:rsidRPr="00903DBA">
        <w:rPr>
          <w:highlight w:val="white"/>
        </w:rPr>
        <w:t>abstract_declarator</w:t>
      </w:r>
    </w:p>
    <w:p w14:paraId="06C52743" w14:textId="77777777" w:rsidR="00F023DC" w:rsidRPr="00903DBA" w:rsidRDefault="00F023DC" w:rsidP="007510C0">
      <w:pPr>
        <w:pStyle w:val="Code"/>
        <w:rPr>
          <w:highlight w:val="white"/>
        </w:rPr>
      </w:pPr>
    </w:p>
    <w:p w14:paraId="5902C9D6" w14:textId="545DC801" w:rsidR="007510C0" w:rsidRPr="00903DBA" w:rsidRDefault="007510C0" w:rsidP="007510C0">
      <w:pPr>
        <w:pStyle w:val="Code"/>
        <w:rPr>
          <w:highlight w:val="white"/>
        </w:rPr>
      </w:pPr>
      <w:r w:rsidRPr="00903DBA">
        <w:rPr>
          <w:highlight w:val="white"/>
        </w:rPr>
        <w:t>%type &lt;middle</w:t>
      </w:r>
      <w:r w:rsidR="00B26AFD" w:rsidRPr="00903DBA">
        <w:rPr>
          <w:highlight w:val="white"/>
        </w:rPr>
        <w:t>_oper</w:t>
      </w:r>
      <w:r w:rsidRPr="00903DBA">
        <w:rPr>
          <w:highlight w:val="white"/>
        </w:rPr>
        <w:t>ator&gt; assignment_operator equality_operator</w:t>
      </w:r>
    </w:p>
    <w:p w14:paraId="23DE746B" w14:textId="2CCE9FD0" w:rsidR="00805749" w:rsidRPr="00903DBA" w:rsidRDefault="00805749" w:rsidP="00805749">
      <w:pPr>
        <w:pStyle w:val="Code"/>
        <w:rPr>
          <w:highlight w:val="white"/>
        </w:rPr>
      </w:pPr>
      <w:r w:rsidRPr="00903DBA">
        <w:rPr>
          <w:highlight w:val="white"/>
        </w:rPr>
        <w:t xml:space="preserve">        </w:t>
      </w:r>
      <w:r w:rsidR="00B26AFD" w:rsidRPr="00903DBA">
        <w:rPr>
          <w:highlight w:val="white"/>
        </w:rPr>
        <w:t xml:space="preserve"> </w:t>
      </w:r>
      <w:r w:rsidRPr="00903DBA">
        <w:rPr>
          <w:highlight w:val="white"/>
        </w:rPr>
        <w:t xml:space="preserve">               relation_operator add_operator shift_operator </w:t>
      </w:r>
    </w:p>
    <w:p w14:paraId="111BB113" w14:textId="0DD5B30D" w:rsidR="007510C0" w:rsidRPr="00903DBA" w:rsidRDefault="007510C0" w:rsidP="007510C0">
      <w:pPr>
        <w:pStyle w:val="Code"/>
        <w:rPr>
          <w:highlight w:val="white"/>
        </w:rPr>
      </w:pPr>
      <w:r w:rsidRPr="00903DBA">
        <w:rPr>
          <w:highlight w:val="white"/>
        </w:rPr>
        <w:t xml:space="preserve">         </w:t>
      </w:r>
      <w:r w:rsidR="00B26AFD" w:rsidRPr="00903DBA">
        <w:rPr>
          <w:highlight w:val="white"/>
        </w:rPr>
        <w:t xml:space="preserve"> </w:t>
      </w:r>
      <w:r w:rsidRPr="00903DBA">
        <w:rPr>
          <w:highlight w:val="white"/>
        </w:rPr>
        <w:t xml:space="preserve">              multiply_operator prefix_add_operator</w:t>
      </w:r>
    </w:p>
    <w:p w14:paraId="6E64EBCF" w14:textId="5A42ADF2" w:rsidR="007510C0" w:rsidRPr="00903DBA" w:rsidRDefault="007510C0" w:rsidP="007510C0">
      <w:pPr>
        <w:pStyle w:val="Code"/>
        <w:rPr>
          <w:highlight w:val="white"/>
        </w:rPr>
      </w:pPr>
      <w:r w:rsidRPr="00903DBA">
        <w:rPr>
          <w:highlight w:val="white"/>
        </w:rPr>
        <w:t xml:space="preserve">          </w:t>
      </w:r>
      <w:r w:rsidR="00B26AFD" w:rsidRPr="00903DBA">
        <w:rPr>
          <w:highlight w:val="white"/>
        </w:rPr>
        <w:t xml:space="preserve"> </w:t>
      </w:r>
      <w:r w:rsidRPr="00903DBA">
        <w:rPr>
          <w:highlight w:val="white"/>
        </w:rPr>
        <w:t xml:space="preserve">             increment_operator</w:t>
      </w:r>
    </w:p>
    <w:p w14:paraId="6E7D3026" w14:textId="77777777" w:rsidR="00F023DC" w:rsidRPr="00903DBA" w:rsidRDefault="00F023DC" w:rsidP="007510C0">
      <w:pPr>
        <w:pStyle w:val="Code"/>
        <w:rPr>
          <w:highlight w:val="white"/>
        </w:rPr>
      </w:pPr>
    </w:p>
    <w:p w14:paraId="53AD01DD" w14:textId="77777777" w:rsidR="00F023DC" w:rsidRPr="00903DBA" w:rsidRDefault="00F023DC" w:rsidP="00F91A23">
      <w:pPr>
        <w:pStyle w:val="Code"/>
        <w:rPr>
          <w:highlight w:val="white"/>
        </w:rPr>
      </w:pPr>
      <w:r w:rsidRPr="00903DBA">
        <w:rPr>
          <w:highlight w:val="white"/>
        </w:rPr>
        <w:t>%type &lt;expression&gt; optional_constant_integral_expression</w:t>
      </w:r>
    </w:p>
    <w:p w14:paraId="2F2D5008" w14:textId="77777777" w:rsidR="00F023DC" w:rsidRPr="00903DBA" w:rsidRDefault="00F023DC" w:rsidP="00F91A23">
      <w:pPr>
        <w:pStyle w:val="Code"/>
        <w:rPr>
          <w:highlight w:val="white"/>
        </w:rPr>
      </w:pPr>
      <w:r w:rsidRPr="00903DBA">
        <w:rPr>
          <w:highlight w:val="white"/>
        </w:rPr>
        <w:t xml:space="preserve">                   constant_integral_expression optional_expression</w:t>
      </w:r>
    </w:p>
    <w:p w14:paraId="78640716" w14:textId="77777777" w:rsidR="00F023DC" w:rsidRPr="00903DBA" w:rsidRDefault="00F023DC" w:rsidP="00F91A23">
      <w:pPr>
        <w:pStyle w:val="Code"/>
        <w:rPr>
          <w:highlight w:val="white"/>
        </w:rPr>
      </w:pPr>
      <w:r w:rsidRPr="00903DBA">
        <w:rPr>
          <w:highlight w:val="white"/>
        </w:rPr>
        <w:t xml:space="preserve">                   expression assignment_expression</w:t>
      </w:r>
    </w:p>
    <w:p w14:paraId="3070E26F" w14:textId="77777777" w:rsidR="00F023DC" w:rsidRPr="00903DBA" w:rsidRDefault="00F023DC" w:rsidP="00F91A23">
      <w:pPr>
        <w:pStyle w:val="Code"/>
        <w:rPr>
          <w:highlight w:val="white"/>
        </w:rPr>
      </w:pPr>
      <w:r w:rsidRPr="00903DBA">
        <w:rPr>
          <w:highlight w:val="white"/>
        </w:rPr>
        <w:t xml:space="preserve">                   condition_expression logical_or_expression</w:t>
      </w:r>
    </w:p>
    <w:p w14:paraId="75AB9782" w14:textId="074F5095" w:rsidR="00F023DC" w:rsidRPr="00903DBA" w:rsidRDefault="00F023DC" w:rsidP="00F91A23">
      <w:pPr>
        <w:pStyle w:val="Code"/>
        <w:rPr>
          <w:highlight w:val="white"/>
        </w:rPr>
      </w:pPr>
      <w:r w:rsidRPr="00903DBA">
        <w:rPr>
          <w:highlight w:val="white"/>
        </w:rPr>
        <w:t xml:space="preserve">                   logical_and_expression </w:t>
      </w:r>
      <w:r w:rsidR="003165F5" w:rsidRPr="00903DBA">
        <w:rPr>
          <w:highlight w:val="white"/>
        </w:rPr>
        <w:t>BITWISE_OR</w:t>
      </w:r>
      <w:r w:rsidRPr="00903DBA">
        <w:rPr>
          <w:highlight w:val="white"/>
        </w:rPr>
        <w:t>_expression</w:t>
      </w:r>
    </w:p>
    <w:p w14:paraId="52E0589A" w14:textId="77777777" w:rsidR="00F023DC" w:rsidRPr="00903DBA" w:rsidRDefault="00F023DC" w:rsidP="00F91A23">
      <w:pPr>
        <w:pStyle w:val="Code"/>
        <w:rPr>
          <w:highlight w:val="white"/>
        </w:rPr>
      </w:pPr>
      <w:r w:rsidRPr="00903DBA">
        <w:rPr>
          <w:highlight w:val="white"/>
        </w:rPr>
        <w:t xml:space="preserve">                   bitwise_xor_expression bitwise_and_expression</w:t>
      </w:r>
    </w:p>
    <w:p w14:paraId="03B3E7E3" w14:textId="77777777" w:rsidR="00F023DC" w:rsidRPr="00903DBA" w:rsidRDefault="00F023DC" w:rsidP="00F91A23">
      <w:pPr>
        <w:pStyle w:val="Code"/>
        <w:rPr>
          <w:highlight w:val="white"/>
        </w:rPr>
      </w:pPr>
      <w:r w:rsidRPr="00903DBA">
        <w:rPr>
          <w:highlight w:val="white"/>
        </w:rPr>
        <w:t xml:space="preserve">                   equality_expression relation_expression</w:t>
      </w:r>
    </w:p>
    <w:p w14:paraId="27D39E12" w14:textId="77777777" w:rsidR="00F023DC" w:rsidRPr="00903DBA" w:rsidRDefault="00F023DC" w:rsidP="00F91A23">
      <w:pPr>
        <w:pStyle w:val="Code"/>
        <w:rPr>
          <w:highlight w:val="white"/>
        </w:rPr>
      </w:pPr>
      <w:r w:rsidRPr="00903DBA">
        <w:rPr>
          <w:highlight w:val="white"/>
        </w:rPr>
        <w:t xml:space="preserve">                   shift_expression add_expression</w:t>
      </w:r>
    </w:p>
    <w:p w14:paraId="7C63F1A0" w14:textId="67A08720" w:rsidR="00F023DC" w:rsidRPr="00903DBA" w:rsidRDefault="00F023DC" w:rsidP="00F91A23">
      <w:pPr>
        <w:pStyle w:val="Code"/>
        <w:rPr>
          <w:highlight w:val="white"/>
        </w:rPr>
      </w:pPr>
      <w:r w:rsidRPr="00903DBA">
        <w:rPr>
          <w:highlight w:val="white"/>
        </w:rPr>
        <w:t xml:space="preserve">                   multiply_expression </w:t>
      </w:r>
      <w:r w:rsidR="00CA3A8B" w:rsidRPr="00903DBA">
        <w:rPr>
          <w:highlight w:val="white"/>
        </w:rPr>
        <w:t>type_cast_expression</w:t>
      </w:r>
    </w:p>
    <w:p w14:paraId="21398635" w14:textId="77777777" w:rsidR="00F023DC" w:rsidRPr="00903DBA" w:rsidRDefault="00F023DC" w:rsidP="00F91A23">
      <w:pPr>
        <w:pStyle w:val="Code"/>
        <w:rPr>
          <w:highlight w:val="white"/>
        </w:rPr>
      </w:pPr>
      <w:r w:rsidRPr="00903DBA">
        <w:rPr>
          <w:highlight w:val="white"/>
        </w:rPr>
        <w:t xml:space="preserve">                   prefix_expression postfix_expression</w:t>
      </w:r>
    </w:p>
    <w:p w14:paraId="36DE5521" w14:textId="77777777" w:rsidR="00F023DC" w:rsidRPr="00903DBA" w:rsidRDefault="00F023DC" w:rsidP="00F91A23">
      <w:pPr>
        <w:pStyle w:val="Code"/>
        <w:rPr>
          <w:highlight w:val="white"/>
        </w:rPr>
      </w:pPr>
      <w:r w:rsidRPr="00903DBA">
        <w:rPr>
          <w:highlight w:val="white"/>
        </w:rPr>
        <w:t xml:space="preserve">                   primary_expression</w:t>
      </w:r>
    </w:p>
    <w:p w14:paraId="0A749D78" w14:textId="77777777" w:rsidR="00F023DC" w:rsidRPr="00903DBA" w:rsidRDefault="00F023DC" w:rsidP="00F91A23">
      <w:pPr>
        <w:pStyle w:val="Code"/>
        <w:rPr>
          <w:highlight w:val="white"/>
        </w:rPr>
      </w:pPr>
    </w:p>
    <w:p w14:paraId="36C9CD33" w14:textId="77777777" w:rsidR="00F023DC" w:rsidRPr="00903DBA" w:rsidRDefault="00F023DC" w:rsidP="00F91A23">
      <w:pPr>
        <w:pStyle w:val="Code"/>
        <w:rPr>
          <w:highlight w:val="white"/>
        </w:rPr>
      </w:pPr>
      <w:r w:rsidRPr="00903DBA">
        <w:rPr>
          <w:highlight w:val="white"/>
        </w:rPr>
        <w:t>%type &lt;statement&gt; optional_statement_list statement</w:t>
      </w:r>
    </w:p>
    <w:p w14:paraId="76D1F7BD" w14:textId="77777777" w:rsidR="00F023DC" w:rsidRPr="00903DBA" w:rsidRDefault="00F023DC" w:rsidP="00F91A23">
      <w:pPr>
        <w:pStyle w:val="Code"/>
        <w:rPr>
          <w:highlight w:val="white"/>
        </w:rPr>
      </w:pPr>
      <w:r w:rsidRPr="00903DBA">
        <w:rPr>
          <w:highlight w:val="white"/>
        </w:rPr>
        <w:t xml:space="preserve">                  closed_statement opened_statement</w:t>
      </w:r>
    </w:p>
    <w:p w14:paraId="701A022C" w14:textId="77777777" w:rsidR="00F023DC" w:rsidRPr="00903DBA" w:rsidRDefault="00F023DC" w:rsidP="00F91A23">
      <w:pPr>
        <w:pStyle w:val="Code"/>
        <w:rPr>
          <w:highlight w:val="white"/>
        </w:rPr>
      </w:pPr>
    </w:p>
    <w:p w14:paraId="30D23D35" w14:textId="77777777" w:rsidR="00F023DC" w:rsidRPr="00903DBA" w:rsidRDefault="00F023DC" w:rsidP="00F91A23">
      <w:pPr>
        <w:pStyle w:val="Code"/>
        <w:rPr>
          <w:highlight w:val="white"/>
        </w:rPr>
      </w:pPr>
      <w:r w:rsidRPr="00903DBA">
        <w:rPr>
          <w:highlight w:val="white"/>
        </w:rPr>
        <w:t>%type &lt;expression_list&gt; optional_argument_expression_list</w:t>
      </w:r>
    </w:p>
    <w:p w14:paraId="0C82F166" w14:textId="34E092D6" w:rsidR="00F023DC" w:rsidRPr="00903DBA" w:rsidRDefault="00F023DC" w:rsidP="00F91A23">
      <w:pPr>
        <w:pStyle w:val="Code"/>
        <w:rPr>
          <w:highlight w:val="white"/>
        </w:rPr>
      </w:pPr>
      <w:r w:rsidRPr="00903DBA">
        <w:rPr>
          <w:highlight w:val="white"/>
        </w:rPr>
        <w:t xml:space="preserve">                        argument_expression_list</w:t>
      </w:r>
    </w:p>
    <w:p w14:paraId="6EF395FC" w14:textId="77777777" w:rsidR="000865C3" w:rsidRPr="00903DBA" w:rsidRDefault="000865C3" w:rsidP="000865C3">
      <w:pPr>
        <w:pStyle w:val="Code"/>
        <w:rPr>
          <w:highlight w:val="white"/>
        </w:rPr>
      </w:pPr>
    </w:p>
    <w:p w14:paraId="67C17C5E" w14:textId="03FDA647" w:rsidR="00F91A23" w:rsidRPr="00903DBA" w:rsidRDefault="00E40B78" w:rsidP="00F91A23">
      <w:pPr>
        <w:pStyle w:val="Rubrik2"/>
      </w:pPr>
      <w:bookmarkStart w:id="32" w:name="_Toc57655987"/>
      <w:r w:rsidRPr="00903DBA">
        <w:t>Declarations</w:t>
      </w:r>
      <w:bookmarkEnd w:id="32"/>
    </w:p>
    <w:p w14:paraId="41FA4A38" w14:textId="77777777" w:rsidR="00614633" w:rsidRPr="00903DBA" w:rsidRDefault="00614633" w:rsidP="00614633">
      <w:r w:rsidRPr="00903DBA">
        <w:rPr>
          <w:highlight w:val="white"/>
        </w:rPr>
        <w:t xml:space="preserve">Finally, we have reached the last (and largest) part of the parser, where the rules are defined. </w:t>
      </w:r>
      <w:ins w:id="33" w:author="Stefan Bjornander" w:date="2015-04-26T09:16:00Z">
        <w:r w:rsidRPr="00903DBA">
          <w:t xml:space="preserve">The </w:t>
        </w:r>
      </w:ins>
      <w:r w:rsidRPr="00903DBA">
        <w:rPr>
          <w:rStyle w:val="KeyWord0"/>
        </w:rPr>
        <w:t>source_code_file</w:t>
      </w:r>
      <w:ins w:id="34" w:author="Stefan Bjornander" w:date="2015-04-26T09:16:00Z">
        <w:r w:rsidRPr="00903DBA">
          <w:t xml:space="preserve"> rule is the start of the </w:t>
        </w:r>
      </w:ins>
      <w:r w:rsidRPr="00903DBA">
        <w:t>grammar.</w:t>
      </w:r>
    </w:p>
    <w:p w14:paraId="7360E7BB" w14:textId="77777777" w:rsidR="00614633" w:rsidRPr="00903DBA" w:rsidRDefault="00614633" w:rsidP="00614633">
      <w:pPr>
        <w:pStyle w:val="Code"/>
        <w:rPr>
          <w:highlight w:val="white"/>
        </w:rPr>
      </w:pPr>
      <w:r w:rsidRPr="00903DBA">
        <w:rPr>
          <w:highlight w:val="white"/>
        </w:rPr>
        <w:t>%start source_code_file</w:t>
      </w:r>
    </w:p>
    <w:p w14:paraId="0713C4C8" w14:textId="77777777" w:rsidR="00614633" w:rsidRDefault="00614633" w:rsidP="00F91A23">
      <w:pPr>
        <w:pStyle w:val="Code"/>
        <w:rPr>
          <w:highlight w:val="white"/>
        </w:rPr>
      </w:pPr>
    </w:p>
    <w:p w14:paraId="04CD0821" w14:textId="67A6DA5B" w:rsidR="00F91A23" w:rsidRPr="00903DBA" w:rsidRDefault="00F91A23" w:rsidP="00F91A23">
      <w:pPr>
        <w:pStyle w:val="Code"/>
        <w:rPr>
          <w:highlight w:val="white"/>
        </w:rPr>
      </w:pPr>
      <w:r w:rsidRPr="00903DBA">
        <w:rPr>
          <w:highlight w:val="white"/>
        </w:rPr>
        <w:t>%%</w:t>
      </w:r>
    </w:p>
    <w:p w14:paraId="0CD0D14E" w14:textId="320D1A46" w:rsidR="00614633" w:rsidRDefault="007A7EF3" w:rsidP="007A7EF3">
      <w:pPr>
        <w:rPr>
          <w:highlight w:val="white"/>
        </w:rPr>
      </w:pPr>
      <w:r>
        <w:rPr>
          <w:highlight w:val="white"/>
        </w:rPr>
        <w:t>A source code file is made up of a sequence of external declarations, which may be a function definition or a regular declaration.</w:t>
      </w:r>
    </w:p>
    <w:p w14:paraId="2C2231CF" w14:textId="30537589" w:rsidR="00F91A23" w:rsidRPr="00903DBA" w:rsidRDefault="00563AF1" w:rsidP="00F91A23">
      <w:pPr>
        <w:pStyle w:val="Code"/>
        <w:rPr>
          <w:highlight w:val="white"/>
        </w:rPr>
      </w:pPr>
      <w:r w:rsidRPr="00903DBA">
        <w:rPr>
          <w:highlight w:val="white"/>
        </w:rPr>
        <w:lastRenderedPageBreak/>
        <w:t>source_code_file</w:t>
      </w:r>
      <w:r w:rsidR="00F91A23" w:rsidRPr="00903DBA">
        <w:rPr>
          <w:highlight w:val="white"/>
        </w:rPr>
        <w:t>:</w:t>
      </w:r>
    </w:p>
    <w:p w14:paraId="36DD9064" w14:textId="77777777" w:rsidR="00F91A23" w:rsidRPr="00903DBA" w:rsidRDefault="00F91A23" w:rsidP="00F91A23">
      <w:pPr>
        <w:pStyle w:val="Code"/>
        <w:rPr>
          <w:highlight w:val="white"/>
        </w:rPr>
      </w:pPr>
      <w:r w:rsidRPr="00903DBA">
        <w:rPr>
          <w:highlight w:val="white"/>
        </w:rPr>
        <w:t xml:space="preserve">    external_declaration</w:t>
      </w:r>
    </w:p>
    <w:p w14:paraId="6CF91D06" w14:textId="315B3287" w:rsidR="00F91A23" w:rsidRPr="00903DBA" w:rsidRDefault="00F91A23" w:rsidP="00F91A23">
      <w:pPr>
        <w:pStyle w:val="Code"/>
        <w:rPr>
          <w:highlight w:val="white"/>
        </w:rPr>
      </w:pPr>
      <w:r w:rsidRPr="00903DBA">
        <w:rPr>
          <w:highlight w:val="white"/>
        </w:rPr>
        <w:t xml:space="preserve">  | </w:t>
      </w:r>
      <w:r w:rsidR="00563AF1" w:rsidRPr="00903DBA">
        <w:rPr>
          <w:highlight w:val="white"/>
        </w:rPr>
        <w:t>source_code_file</w:t>
      </w:r>
      <w:r w:rsidRPr="00903DBA">
        <w:rPr>
          <w:highlight w:val="white"/>
        </w:rPr>
        <w:t xml:space="preserve"> external_declaration;</w:t>
      </w:r>
    </w:p>
    <w:p w14:paraId="2BDB6112" w14:textId="77777777" w:rsidR="00F91A23" w:rsidRPr="00903DBA" w:rsidRDefault="00F91A23" w:rsidP="00F91A23">
      <w:pPr>
        <w:pStyle w:val="Code"/>
        <w:rPr>
          <w:highlight w:val="white"/>
        </w:rPr>
      </w:pPr>
    </w:p>
    <w:p w14:paraId="1A27CCFA" w14:textId="77777777" w:rsidR="00F91A23" w:rsidRPr="00903DBA" w:rsidRDefault="00F91A23" w:rsidP="00F91A23">
      <w:pPr>
        <w:pStyle w:val="Code"/>
        <w:rPr>
          <w:highlight w:val="white"/>
        </w:rPr>
      </w:pPr>
      <w:r w:rsidRPr="00903DBA">
        <w:rPr>
          <w:highlight w:val="white"/>
        </w:rPr>
        <w:t>external_declaration:</w:t>
      </w:r>
    </w:p>
    <w:p w14:paraId="03EF59B5" w14:textId="6F035DD3" w:rsidR="00F91A23" w:rsidRPr="00903DBA" w:rsidRDefault="00F91A23" w:rsidP="00F91A23">
      <w:pPr>
        <w:pStyle w:val="Code"/>
        <w:rPr>
          <w:highlight w:val="white"/>
        </w:rPr>
      </w:pPr>
      <w:r w:rsidRPr="00903DBA">
        <w:rPr>
          <w:highlight w:val="white"/>
        </w:rPr>
        <w:t xml:space="preserve">    function_</w:t>
      </w:r>
      <w:r w:rsidR="00C37108" w:rsidRPr="00903DBA">
        <w:rPr>
          <w:highlight w:val="white"/>
        </w:rPr>
        <w:t>definition</w:t>
      </w:r>
    </w:p>
    <w:p w14:paraId="105121CA" w14:textId="77777777" w:rsidR="00F91A23" w:rsidRPr="00903DBA" w:rsidRDefault="00F91A23" w:rsidP="00F91A23">
      <w:pPr>
        <w:pStyle w:val="Code"/>
        <w:rPr>
          <w:highlight w:val="white"/>
        </w:rPr>
      </w:pPr>
      <w:r w:rsidRPr="00903DBA">
        <w:rPr>
          <w:highlight w:val="white"/>
        </w:rPr>
        <w:t xml:space="preserve"> |  declaration;</w:t>
      </w:r>
    </w:p>
    <w:p w14:paraId="1D54A6EB" w14:textId="51E047AD" w:rsidR="00F91A23" w:rsidRPr="00903DBA" w:rsidRDefault="00F91A23" w:rsidP="00F91A23">
      <w:pPr>
        <w:pStyle w:val="Code"/>
      </w:pPr>
    </w:p>
    <w:p w14:paraId="3F7D676B" w14:textId="16A0269D" w:rsidR="00E40B78" w:rsidRPr="00903DBA" w:rsidRDefault="00E40B78" w:rsidP="00E40B78">
      <w:pPr>
        <w:pStyle w:val="Rubrik3"/>
      </w:pPr>
      <w:bookmarkStart w:id="35" w:name="_Ref54270751"/>
      <w:bookmarkStart w:id="36" w:name="_Toc57655989"/>
      <w:bookmarkStart w:id="37" w:name="_Hlk57712941"/>
      <w:r w:rsidRPr="00903DBA">
        <w:t>Function</w:t>
      </w:r>
      <w:r w:rsidR="00015AA9" w:rsidRPr="00903DBA">
        <w:t xml:space="preserve"> </w:t>
      </w:r>
      <w:r w:rsidR="00FC52DE" w:rsidRPr="00903DBA">
        <w:t>Definition</w:t>
      </w:r>
      <w:bookmarkEnd w:id="35"/>
      <w:bookmarkEnd w:id="36"/>
    </w:p>
    <w:bookmarkEnd w:id="37"/>
    <w:p w14:paraId="35EFA5F2" w14:textId="10C00515" w:rsidR="006F33E6" w:rsidRPr="00903DBA" w:rsidRDefault="004838CF" w:rsidP="00614633">
      <w:r w:rsidRPr="00903DBA">
        <w:t xml:space="preserve">A function </w:t>
      </w:r>
      <w:r w:rsidR="00C37108" w:rsidRPr="00903DBA">
        <w:t>definition</w:t>
      </w:r>
      <w:r w:rsidRPr="00903DBA">
        <w:t xml:space="preserve"> is made up by declarator, possible preceded by a declaration specifier list, followed by an optional declaration list, and a block with an optional statement list.</w:t>
      </w:r>
      <w:r w:rsidR="004645B8" w:rsidRPr="00903DBA">
        <w:t xml:space="preserve"> </w:t>
      </w:r>
      <w:r w:rsidR="006F33E6" w:rsidRPr="00903DBA">
        <w:t xml:space="preserve">For instance, in the function below </w:t>
      </w:r>
      <w:r w:rsidR="00AE3821" w:rsidRPr="00E65FE6">
        <w:t>unsigned long int</w:t>
      </w:r>
      <w:r w:rsidR="00AE3821" w:rsidRPr="00903DBA">
        <w:t xml:space="preserve"> is the declaration specifier list, </w:t>
      </w:r>
      <w:r w:rsidR="00C52DCF" w:rsidRPr="00E65FE6">
        <w:t>square</w:t>
      </w:r>
      <w:r w:rsidR="00E667B3" w:rsidRPr="00E65FE6">
        <w:t>(</w:t>
      </w:r>
      <w:r w:rsidR="00C52DCF" w:rsidRPr="00E65FE6">
        <w:t>int value</w:t>
      </w:r>
      <w:r w:rsidR="00E667B3" w:rsidRPr="00E65FE6">
        <w:t>)</w:t>
      </w:r>
      <w:r w:rsidR="00E667B3" w:rsidRPr="00903DBA">
        <w:t xml:space="preserve"> i</w:t>
      </w:r>
      <w:r w:rsidR="00AE3821" w:rsidRPr="00903DBA">
        <w:t xml:space="preserve">s the </w:t>
      </w:r>
      <w:r w:rsidR="00AB7DF5" w:rsidRPr="00903DBA">
        <w:t>declarator</w:t>
      </w:r>
      <w:r w:rsidR="00AE3821" w:rsidRPr="00903DBA">
        <w:t xml:space="preserve">, and </w:t>
      </w:r>
      <w:r w:rsidR="00C52DCF" w:rsidRPr="00E65FE6">
        <w:rPr>
          <w:rStyle w:val="CodeInText"/>
        </w:rPr>
        <w:t>return value * value</w:t>
      </w:r>
      <w:r w:rsidR="004645B8" w:rsidRPr="00E65FE6">
        <w:rPr>
          <w:rStyle w:val="CodeInText"/>
        </w:rPr>
        <w:t xml:space="preserve"> ;</w:t>
      </w:r>
      <w:r w:rsidR="00AE3821" w:rsidRPr="00903DBA">
        <w:t xml:space="preserve"> is the </w:t>
      </w:r>
      <w:r w:rsidR="00231B80" w:rsidRPr="00903DBA">
        <w:t xml:space="preserve">only statement in the </w:t>
      </w:r>
      <w:r w:rsidR="00AE3821" w:rsidRPr="00903DBA">
        <w:t>statement list.</w:t>
      </w:r>
    </w:p>
    <w:p w14:paraId="127BD720" w14:textId="24B50DFB" w:rsidR="006F33E6" w:rsidRPr="00903DBA" w:rsidRDefault="006F33E6" w:rsidP="006F33E6">
      <w:pPr>
        <w:pStyle w:val="Code"/>
      </w:pPr>
      <w:r w:rsidRPr="00903DBA">
        <w:t>unsigned long int</w:t>
      </w:r>
      <w:r w:rsidR="00245F34" w:rsidRPr="00903DBA">
        <w:t xml:space="preserve"> </w:t>
      </w:r>
      <w:r w:rsidR="00E667B3" w:rsidRPr="00903DBA">
        <w:t>square</w:t>
      </w:r>
      <w:r w:rsidR="00245F34" w:rsidRPr="00903DBA">
        <w:t xml:space="preserve">(int </w:t>
      </w:r>
      <w:r w:rsidR="00E667B3" w:rsidRPr="00903DBA">
        <w:t>value</w:t>
      </w:r>
      <w:r w:rsidR="00245F34" w:rsidRPr="00903DBA">
        <w:t xml:space="preserve">) { return </w:t>
      </w:r>
      <w:r w:rsidR="00E667B3" w:rsidRPr="00903DBA">
        <w:t>val</w:t>
      </w:r>
      <w:r w:rsidR="00C52DCF" w:rsidRPr="00903DBA">
        <w:t>u</w:t>
      </w:r>
      <w:r w:rsidR="00E667B3" w:rsidRPr="00903DBA">
        <w:t xml:space="preserve">e * </w:t>
      </w:r>
      <w:r w:rsidR="00115C40" w:rsidRPr="00903DBA">
        <w:t>value</w:t>
      </w:r>
      <w:r w:rsidR="00245F34" w:rsidRPr="00903DBA">
        <w:t>; }</w:t>
      </w:r>
    </w:p>
    <w:p w14:paraId="34D7E1A6" w14:textId="318FB113" w:rsidR="00DC749C" w:rsidRPr="00903DBA" w:rsidRDefault="00DC749C" w:rsidP="00E40B78">
      <w:r w:rsidRPr="00903DBA">
        <w:t>In C, there are two ways to define a function, the old way where the parameter list hold holds the name</w:t>
      </w:r>
      <w:r w:rsidR="00231B80" w:rsidRPr="00903DBA">
        <w:t>s</w:t>
      </w:r>
      <w:r w:rsidRPr="00903DBA">
        <w:t xml:space="preserve"> of the parameters and where there types are defined afterwards, and new way where the parameter list holds the names and types of the parameters. In the following examples </w:t>
      </w:r>
      <w:r w:rsidRPr="00903DBA">
        <w:rPr>
          <w:rStyle w:val="KeyWord0"/>
        </w:rPr>
        <w:t>f</w:t>
      </w:r>
      <w:r w:rsidRPr="00903DBA">
        <w:t xml:space="preserve"> is defined by the old way and </w:t>
      </w:r>
      <w:r w:rsidRPr="00903DBA">
        <w:rPr>
          <w:rStyle w:val="KeyWord0"/>
        </w:rPr>
        <w:t>g</w:t>
      </w:r>
      <w:r w:rsidRPr="00903DBA">
        <w:t xml:space="preserve"> is defined by the new way.</w:t>
      </w:r>
    </w:p>
    <w:p w14:paraId="4EBE8365" w14:textId="11B03489" w:rsidR="00DC749C" w:rsidRPr="00903DBA" w:rsidRDefault="00231B80" w:rsidP="00DC749C">
      <w:pPr>
        <w:pStyle w:val="Code"/>
      </w:pPr>
      <w:r w:rsidRPr="00903DBA">
        <w:t>double</w:t>
      </w:r>
      <w:r w:rsidR="00DC749C" w:rsidRPr="00903DBA">
        <w:t xml:space="preserve"> f(a, b)</w:t>
      </w:r>
    </w:p>
    <w:p w14:paraId="614EC481" w14:textId="31430A1A" w:rsidR="00DC749C" w:rsidRPr="00903DBA" w:rsidRDefault="00DC749C" w:rsidP="00DC749C">
      <w:pPr>
        <w:pStyle w:val="Code"/>
      </w:pPr>
      <w:r w:rsidRPr="00903DBA">
        <w:t>int a;</w:t>
      </w:r>
    </w:p>
    <w:p w14:paraId="56316430" w14:textId="7DA0A96F" w:rsidR="00DC749C" w:rsidRPr="00903DBA" w:rsidRDefault="00DC749C" w:rsidP="00DC749C">
      <w:pPr>
        <w:pStyle w:val="Code"/>
      </w:pPr>
      <w:r w:rsidRPr="00903DBA">
        <w:t xml:space="preserve">double </w:t>
      </w:r>
      <w:r w:rsidR="000D3D38" w:rsidRPr="00903DBA">
        <w:t>b</w:t>
      </w:r>
      <w:r w:rsidRPr="00903DBA">
        <w:t>; {</w:t>
      </w:r>
    </w:p>
    <w:p w14:paraId="3F60241C" w14:textId="6959A996" w:rsidR="00DC749C" w:rsidRPr="00903DBA" w:rsidRDefault="00DC749C" w:rsidP="00DC749C">
      <w:pPr>
        <w:pStyle w:val="Code"/>
      </w:pPr>
      <w:r w:rsidRPr="00903DBA">
        <w:t xml:space="preserve">  return a + b;</w:t>
      </w:r>
    </w:p>
    <w:p w14:paraId="4D7CFA2A" w14:textId="4293A4E5" w:rsidR="00DC749C" w:rsidRPr="00903DBA" w:rsidRDefault="00DC749C" w:rsidP="00DC749C">
      <w:pPr>
        <w:pStyle w:val="Code"/>
      </w:pPr>
      <w:r w:rsidRPr="00903DBA">
        <w:t>}</w:t>
      </w:r>
    </w:p>
    <w:p w14:paraId="3529C46D" w14:textId="797E80AC" w:rsidR="00DC749C" w:rsidRPr="00903DBA" w:rsidRDefault="00DC749C" w:rsidP="00DC749C">
      <w:pPr>
        <w:pStyle w:val="Code"/>
      </w:pPr>
    </w:p>
    <w:p w14:paraId="124D9401" w14:textId="24D27C9A" w:rsidR="00DC749C" w:rsidRPr="00903DBA" w:rsidRDefault="00231B80" w:rsidP="00DC749C">
      <w:pPr>
        <w:pStyle w:val="Code"/>
      </w:pPr>
      <w:r w:rsidRPr="00903DBA">
        <w:t xml:space="preserve">double </w:t>
      </w:r>
      <w:r w:rsidR="00DC749C" w:rsidRPr="00903DBA">
        <w:t xml:space="preserve">f(int a, </w:t>
      </w:r>
      <w:r w:rsidR="000D3D38" w:rsidRPr="00903DBA">
        <w:t>double</w:t>
      </w:r>
      <w:r w:rsidR="00DC749C" w:rsidRPr="00903DBA">
        <w:t xml:space="preserve"> </w:t>
      </w:r>
      <w:r w:rsidR="000D3D38" w:rsidRPr="00903DBA">
        <w:t>b</w:t>
      </w:r>
      <w:r w:rsidR="00DC749C" w:rsidRPr="00903DBA">
        <w:t>) {</w:t>
      </w:r>
    </w:p>
    <w:p w14:paraId="4533B272" w14:textId="6EA4BFEE" w:rsidR="00DC749C" w:rsidRPr="00903DBA" w:rsidRDefault="00DC749C" w:rsidP="00DC749C">
      <w:pPr>
        <w:pStyle w:val="Code"/>
      </w:pPr>
      <w:r w:rsidRPr="00903DBA">
        <w:t xml:space="preserve">  return a + b;</w:t>
      </w:r>
    </w:p>
    <w:p w14:paraId="6B518F36" w14:textId="77777777" w:rsidR="00DC749C" w:rsidRPr="00903DBA" w:rsidRDefault="00DC749C" w:rsidP="00DC749C">
      <w:pPr>
        <w:pStyle w:val="Code"/>
      </w:pPr>
      <w:r w:rsidRPr="00903DBA">
        <w:t>}</w:t>
      </w:r>
    </w:p>
    <w:p w14:paraId="516729CC" w14:textId="4EE5F8A3" w:rsidR="006F33E6" w:rsidRPr="00903DBA" w:rsidRDefault="006F33E6" w:rsidP="00E40B78">
      <w:r w:rsidRPr="00903DBA">
        <w:t xml:space="preserve">The first part of the </w:t>
      </w:r>
      <w:r w:rsidR="00045C21" w:rsidRPr="00903DBA">
        <w:t xml:space="preserve">function </w:t>
      </w:r>
      <w:r w:rsidR="00C37108" w:rsidRPr="00903DBA">
        <w:t>definition</w:t>
      </w:r>
      <w:r w:rsidR="00045C21" w:rsidRPr="00903DBA">
        <w:t xml:space="preserve"> rule </w:t>
      </w:r>
      <w:r w:rsidR="00907FF0" w:rsidRPr="00903DBA">
        <w:t xml:space="preserve">handles the </w:t>
      </w:r>
      <w:r w:rsidR="00573CA6" w:rsidRPr="00903DBA">
        <w:t xml:space="preserve">case where there is </w:t>
      </w:r>
      <w:r w:rsidR="00F96A8E" w:rsidRPr="00903DBA">
        <w:t xml:space="preserve">specifier </w:t>
      </w:r>
      <w:r w:rsidR="00573CA6" w:rsidRPr="00903DBA">
        <w:t>list of at least specifi</w:t>
      </w:r>
      <w:r w:rsidR="00F96A8E" w:rsidRPr="00903DBA">
        <w:t>er</w:t>
      </w:r>
      <w:r w:rsidR="00573CA6" w:rsidRPr="00903DBA">
        <w:t xml:space="preserve"> present.</w:t>
      </w:r>
      <w:r w:rsidR="0021134A" w:rsidRPr="00903DBA">
        <w:t xml:space="preserve"> There </w:t>
      </w:r>
      <w:r w:rsidR="007F121C" w:rsidRPr="00903DBA">
        <w:t>are</w:t>
      </w:r>
      <w:r w:rsidR="0021134A" w:rsidRPr="00903DBA">
        <w:t xml:space="preserve"> three methods to handle the function </w:t>
      </w:r>
      <w:r w:rsidR="00C37108" w:rsidRPr="00903DBA">
        <w:t>definition</w:t>
      </w:r>
      <w:r w:rsidR="00FB0CAC" w:rsidRPr="00903DBA">
        <w:t xml:space="preserve">: </w:t>
      </w:r>
      <w:r w:rsidR="00FB0CAC" w:rsidRPr="00903DBA">
        <w:rPr>
          <w:rStyle w:val="KeyWord0"/>
        </w:rPr>
        <w:t>FunctionHeader</w:t>
      </w:r>
      <w:r w:rsidR="00FB0CAC" w:rsidRPr="00903DBA">
        <w:t xml:space="preserve"> that</w:t>
      </w:r>
      <w:r w:rsidR="00D21862" w:rsidRPr="00903DBA">
        <w:t xml:space="preserve"> han</w:t>
      </w:r>
      <w:r w:rsidR="00614633">
        <w:t>d</w:t>
      </w:r>
      <w:r w:rsidR="00D21862" w:rsidRPr="00903DBA">
        <w:t>les the header of the function,</w:t>
      </w:r>
      <w:r w:rsidR="00DC749C" w:rsidRPr="00903DBA">
        <w:t xml:space="preserve"> </w:t>
      </w:r>
      <w:r w:rsidR="00DC749C" w:rsidRPr="00903DBA">
        <w:rPr>
          <w:rStyle w:val="KeyWord0"/>
        </w:rPr>
        <w:t>CheckFunction</w:t>
      </w:r>
      <w:r w:rsidR="00FC52DE" w:rsidRPr="00903DBA">
        <w:rPr>
          <w:rStyle w:val="KeyWord0"/>
        </w:rPr>
        <w:t>Definition</w:t>
      </w:r>
      <w:r w:rsidR="00DC749C" w:rsidRPr="00903DBA">
        <w:t xml:space="preserve"> that makes sure the </w:t>
      </w:r>
      <w:r w:rsidR="003E21E6" w:rsidRPr="00903DBA">
        <w:t>function is defined in either the old or new way</w:t>
      </w:r>
      <w:r w:rsidR="00416347" w:rsidRPr="00903DBA">
        <w:t xml:space="preserve">, and </w:t>
      </w:r>
      <w:r w:rsidR="00416347" w:rsidRPr="00903DBA">
        <w:rPr>
          <w:rStyle w:val="KeyWord0"/>
        </w:rPr>
        <w:t>FunctionEnd</w:t>
      </w:r>
      <w:r w:rsidR="00416347" w:rsidRPr="00903DBA">
        <w:t xml:space="preserve"> that </w:t>
      </w:r>
      <w:r w:rsidR="0062017F" w:rsidRPr="00903DBA">
        <w:t xml:space="preserve">generates the assembly code of the function and saves it in </w:t>
      </w:r>
      <w:r w:rsidR="005C0B13" w:rsidRPr="00903DBA">
        <w:t>the global static set</w:t>
      </w:r>
      <w:r w:rsidR="0062017F" w:rsidRPr="00903DBA">
        <w:t>.</w:t>
      </w:r>
    </w:p>
    <w:p w14:paraId="057C7340" w14:textId="1981A080" w:rsidR="00E40B78" w:rsidRPr="00903DBA" w:rsidRDefault="002E67B8" w:rsidP="00E40B78">
      <w:pPr>
        <w:pStyle w:val="CodeHeader"/>
      </w:pPr>
      <w:r w:rsidRPr="00903DBA">
        <w:t>MainParser.gppg</w:t>
      </w:r>
    </w:p>
    <w:p w14:paraId="5E945006" w14:textId="49D5BA32" w:rsidR="005642E5" w:rsidRPr="00903DBA" w:rsidRDefault="005642E5" w:rsidP="005642E5">
      <w:pPr>
        <w:pStyle w:val="Code"/>
        <w:rPr>
          <w:highlight w:val="white"/>
        </w:rPr>
      </w:pPr>
      <w:r w:rsidRPr="00903DBA">
        <w:rPr>
          <w:highlight w:val="white"/>
        </w:rPr>
        <w:t>function_</w:t>
      </w:r>
      <w:r w:rsidR="00C37108" w:rsidRPr="00903DBA">
        <w:rPr>
          <w:highlight w:val="white"/>
        </w:rPr>
        <w:t>definition</w:t>
      </w:r>
      <w:r w:rsidRPr="00903DBA">
        <w:rPr>
          <w:highlight w:val="white"/>
        </w:rPr>
        <w:t>:</w:t>
      </w:r>
    </w:p>
    <w:p w14:paraId="7ACED1BD" w14:textId="7BF0C0D4" w:rsidR="005642E5" w:rsidRPr="00903DBA" w:rsidRDefault="005642E5" w:rsidP="005642E5">
      <w:pPr>
        <w:pStyle w:val="Code"/>
        <w:rPr>
          <w:highlight w:val="white"/>
        </w:rPr>
      </w:pPr>
      <w:r w:rsidRPr="00903DBA">
        <w:rPr>
          <w:highlight w:val="white"/>
        </w:rPr>
        <w:t xml:space="preserve">    declaration_specifier_list_x </w:t>
      </w:r>
      <w:r w:rsidR="00B75A92" w:rsidRPr="00903DBA">
        <w:rPr>
          <w:highlight w:val="white"/>
        </w:rPr>
        <w:t>d</w:t>
      </w:r>
      <w:r w:rsidR="00AB7DF5" w:rsidRPr="00903DBA">
        <w:rPr>
          <w:highlight w:val="white"/>
        </w:rPr>
        <w:t>eclarator</w:t>
      </w:r>
      <w:r w:rsidRPr="00903DBA">
        <w:rPr>
          <w:highlight w:val="white"/>
        </w:rPr>
        <w:t xml:space="preserve"> {</w:t>
      </w:r>
    </w:p>
    <w:p w14:paraId="6B513E83" w14:textId="77777777" w:rsidR="005642E5" w:rsidRPr="00903DBA" w:rsidRDefault="005642E5" w:rsidP="005642E5">
      <w:pPr>
        <w:pStyle w:val="Code"/>
        <w:rPr>
          <w:highlight w:val="white"/>
        </w:rPr>
      </w:pPr>
      <w:r w:rsidRPr="00903DBA">
        <w:rPr>
          <w:highlight w:val="white"/>
        </w:rPr>
        <w:t xml:space="preserve">      MiddleCodeGenerator.FunctionHeader</w:t>
      </w:r>
    </w:p>
    <w:p w14:paraId="26D8155D" w14:textId="58935E33" w:rsidR="005642E5" w:rsidRPr="00903DBA" w:rsidRDefault="005642E5" w:rsidP="005642E5">
      <w:pPr>
        <w:pStyle w:val="Code"/>
        <w:rPr>
          <w:highlight w:val="white"/>
        </w:rPr>
      </w:pPr>
      <w:r w:rsidRPr="00903DBA">
        <w:rPr>
          <w:highlight w:val="white"/>
        </w:rPr>
        <w:t xml:space="preserve">        (</w:t>
      </w:r>
      <w:r w:rsidR="00FF2B7D">
        <w:rPr>
          <w:highlight w:val="white"/>
        </w:rPr>
        <w:t>SpecifierListStack</w:t>
      </w:r>
      <w:r w:rsidRPr="00903DBA">
        <w:rPr>
          <w:highlight w:val="white"/>
        </w:rPr>
        <w:t>.Pop(), $2);</w:t>
      </w:r>
    </w:p>
    <w:p w14:paraId="4AB8484F" w14:textId="77777777" w:rsidR="005642E5" w:rsidRPr="00903DBA" w:rsidRDefault="005642E5" w:rsidP="005642E5">
      <w:pPr>
        <w:pStyle w:val="Code"/>
        <w:rPr>
          <w:highlight w:val="white"/>
        </w:rPr>
      </w:pPr>
      <w:r w:rsidRPr="00903DBA">
        <w:rPr>
          <w:highlight w:val="white"/>
        </w:rPr>
        <w:t xml:space="preserve">    }</w:t>
      </w:r>
    </w:p>
    <w:p w14:paraId="1ABAC908" w14:textId="77777777" w:rsidR="005642E5" w:rsidRPr="00903DBA" w:rsidRDefault="005642E5" w:rsidP="005642E5">
      <w:pPr>
        <w:pStyle w:val="Code"/>
        <w:rPr>
          <w:highlight w:val="white"/>
        </w:rPr>
      </w:pPr>
      <w:r w:rsidRPr="00903DBA">
        <w:rPr>
          <w:highlight w:val="white"/>
        </w:rPr>
        <w:t xml:space="preserve">    optional_declaration_list {</w:t>
      </w:r>
    </w:p>
    <w:p w14:paraId="0ABEF294" w14:textId="2FBA1670" w:rsidR="005642E5" w:rsidRPr="00903DBA" w:rsidRDefault="005642E5" w:rsidP="005642E5">
      <w:pPr>
        <w:pStyle w:val="Code"/>
        <w:rPr>
          <w:highlight w:val="white"/>
        </w:rPr>
      </w:pPr>
      <w:r w:rsidRPr="00903DBA">
        <w:rPr>
          <w:highlight w:val="white"/>
        </w:rPr>
        <w:t xml:space="preserve">      MiddleCodeGenerator.CheckFunction</w:t>
      </w:r>
      <w:r w:rsidR="00FC52DE" w:rsidRPr="00903DBA">
        <w:rPr>
          <w:highlight w:val="white"/>
        </w:rPr>
        <w:t>Definition</w:t>
      </w:r>
      <w:r w:rsidRPr="00903DBA">
        <w:rPr>
          <w:highlight w:val="white"/>
        </w:rPr>
        <w:t>();</w:t>
      </w:r>
    </w:p>
    <w:p w14:paraId="5A6CD3DB" w14:textId="77777777" w:rsidR="005642E5" w:rsidRPr="00903DBA" w:rsidRDefault="005642E5" w:rsidP="005642E5">
      <w:pPr>
        <w:pStyle w:val="Code"/>
        <w:rPr>
          <w:highlight w:val="white"/>
        </w:rPr>
      </w:pPr>
      <w:r w:rsidRPr="00903DBA">
        <w:rPr>
          <w:highlight w:val="white"/>
        </w:rPr>
        <w:t xml:space="preserve">    }</w:t>
      </w:r>
    </w:p>
    <w:p w14:paraId="2CE8D13E" w14:textId="77777777" w:rsidR="004624FA" w:rsidRPr="00903DBA" w:rsidRDefault="004624FA" w:rsidP="004624FA">
      <w:pPr>
        <w:pStyle w:val="Code"/>
        <w:rPr>
          <w:highlight w:val="white"/>
        </w:rPr>
      </w:pPr>
      <w:r w:rsidRPr="00903DBA">
        <w:rPr>
          <w:highlight w:val="white"/>
        </w:rPr>
        <w:t xml:space="preserve">    LEFT_BLOCK optional_declaration_list optional_statement_list RIGHT_BLOCK {</w:t>
      </w:r>
    </w:p>
    <w:p w14:paraId="7AAFFBB4" w14:textId="77777777" w:rsidR="004624FA" w:rsidRPr="00903DBA" w:rsidRDefault="004624FA" w:rsidP="004624FA">
      <w:pPr>
        <w:pStyle w:val="Code"/>
        <w:rPr>
          <w:highlight w:val="white"/>
        </w:rPr>
      </w:pPr>
      <w:r w:rsidRPr="00903DBA">
        <w:rPr>
          <w:highlight w:val="white"/>
        </w:rPr>
        <w:t xml:space="preserve">      $8.CodeList.InsertRange(0, $7);</w:t>
      </w:r>
    </w:p>
    <w:p w14:paraId="4C5833D5" w14:textId="77777777" w:rsidR="004624FA" w:rsidRPr="00903DBA" w:rsidRDefault="004624FA" w:rsidP="004624FA">
      <w:pPr>
        <w:pStyle w:val="Code"/>
        <w:rPr>
          <w:highlight w:val="white"/>
        </w:rPr>
      </w:pPr>
      <w:r w:rsidRPr="00903DBA">
        <w:rPr>
          <w:highlight w:val="white"/>
        </w:rPr>
        <w:t xml:space="preserve">      MiddleCodeGenerator.BackpatchGoto();</w:t>
      </w:r>
    </w:p>
    <w:p w14:paraId="6EC94D90" w14:textId="77777777" w:rsidR="004624FA" w:rsidRPr="00903DBA" w:rsidRDefault="004624FA" w:rsidP="004624FA">
      <w:pPr>
        <w:pStyle w:val="Code"/>
        <w:rPr>
          <w:highlight w:val="white"/>
        </w:rPr>
      </w:pPr>
      <w:r w:rsidRPr="00903DBA">
        <w:rPr>
          <w:highlight w:val="white"/>
        </w:rPr>
        <w:t xml:space="preserve">      MiddleCodeGenerator.FunctionEnd($8);</w:t>
      </w:r>
    </w:p>
    <w:p w14:paraId="3BB18FB0" w14:textId="77777777" w:rsidR="004624FA" w:rsidRPr="00903DBA" w:rsidRDefault="004624FA" w:rsidP="004624FA">
      <w:pPr>
        <w:pStyle w:val="Code"/>
        <w:rPr>
          <w:highlight w:val="white"/>
        </w:rPr>
      </w:pPr>
      <w:r w:rsidRPr="00903DBA">
        <w:rPr>
          <w:highlight w:val="white"/>
        </w:rPr>
        <w:t xml:space="preserve">    }</w:t>
      </w:r>
    </w:p>
    <w:p w14:paraId="297AA8E2" w14:textId="03407A43" w:rsidR="00766F5D" w:rsidRPr="00903DBA" w:rsidRDefault="00766F5D" w:rsidP="00484AD7">
      <w:pPr>
        <w:rPr>
          <w:highlight w:val="white"/>
        </w:rPr>
      </w:pPr>
      <w:r w:rsidRPr="00903DBA">
        <w:rPr>
          <w:highlight w:val="white"/>
        </w:rPr>
        <w:t>The second rule handles the case where there is no sp</w:t>
      </w:r>
      <w:r w:rsidR="00D21862" w:rsidRPr="00903DBA">
        <w:rPr>
          <w:highlight w:val="white"/>
        </w:rPr>
        <w:t>e</w:t>
      </w:r>
      <w:r w:rsidRPr="00903DBA">
        <w:rPr>
          <w:highlight w:val="white"/>
        </w:rPr>
        <w:t xml:space="preserve">cifier list. In that case, </w:t>
      </w:r>
      <w:r w:rsidR="00160459" w:rsidRPr="00903DBA">
        <w:rPr>
          <w:highlight w:val="white"/>
        </w:rPr>
        <w:t xml:space="preserve">the function return type is assumed to be </w:t>
      </w:r>
      <w:r w:rsidR="00FB1804" w:rsidRPr="00903DBA">
        <w:rPr>
          <w:highlight w:val="white"/>
        </w:rPr>
        <w:t xml:space="preserve">a </w:t>
      </w:r>
      <w:r w:rsidR="00160459" w:rsidRPr="00903DBA">
        <w:rPr>
          <w:highlight w:val="white"/>
        </w:rPr>
        <w:t>signed int</w:t>
      </w:r>
      <w:r w:rsidR="00FB1804" w:rsidRPr="00903DBA">
        <w:rPr>
          <w:highlight w:val="white"/>
        </w:rPr>
        <w:t>eger</w:t>
      </w:r>
      <w:r w:rsidR="00160459" w:rsidRPr="00903DBA">
        <w:rPr>
          <w:highlight w:val="white"/>
        </w:rPr>
        <w:t>.</w:t>
      </w:r>
    </w:p>
    <w:p w14:paraId="6169B3A5" w14:textId="22A33629" w:rsidR="005642E5" w:rsidRPr="00903DBA" w:rsidRDefault="005642E5" w:rsidP="005642E5">
      <w:pPr>
        <w:pStyle w:val="Code"/>
        <w:rPr>
          <w:highlight w:val="white"/>
        </w:rPr>
      </w:pPr>
      <w:r w:rsidRPr="00903DBA">
        <w:rPr>
          <w:highlight w:val="white"/>
        </w:rPr>
        <w:t xml:space="preserve">  | </w:t>
      </w:r>
      <w:r w:rsidR="00AB7DF5" w:rsidRPr="00903DBA">
        <w:rPr>
          <w:highlight w:val="white"/>
        </w:rPr>
        <w:t>declarator</w:t>
      </w:r>
      <w:r w:rsidRPr="00903DBA">
        <w:rPr>
          <w:highlight w:val="white"/>
        </w:rPr>
        <w:t xml:space="preserve"> {</w:t>
      </w:r>
    </w:p>
    <w:p w14:paraId="2F1D9E91" w14:textId="77777777" w:rsidR="005642E5" w:rsidRPr="00903DBA" w:rsidRDefault="005642E5" w:rsidP="005642E5">
      <w:pPr>
        <w:pStyle w:val="Code"/>
        <w:rPr>
          <w:highlight w:val="white"/>
        </w:rPr>
      </w:pPr>
      <w:r w:rsidRPr="00903DBA">
        <w:rPr>
          <w:highlight w:val="white"/>
        </w:rPr>
        <w:lastRenderedPageBreak/>
        <w:t xml:space="preserve">      MiddleCodeGenerator.FunctionHeader(null, $1);</w:t>
      </w:r>
    </w:p>
    <w:p w14:paraId="1E58E5C3" w14:textId="77777777" w:rsidR="005642E5" w:rsidRPr="00903DBA" w:rsidRDefault="005642E5" w:rsidP="005642E5">
      <w:pPr>
        <w:pStyle w:val="Code"/>
        <w:rPr>
          <w:highlight w:val="white"/>
        </w:rPr>
      </w:pPr>
      <w:r w:rsidRPr="00903DBA">
        <w:rPr>
          <w:highlight w:val="white"/>
        </w:rPr>
        <w:t xml:space="preserve">    }</w:t>
      </w:r>
    </w:p>
    <w:p w14:paraId="53732F73" w14:textId="77777777" w:rsidR="005642E5" w:rsidRPr="00903DBA" w:rsidRDefault="005642E5" w:rsidP="005642E5">
      <w:pPr>
        <w:pStyle w:val="Code"/>
        <w:rPr>
          <w:highlight w:val="white"/>
        </w:rPr>
      </w:pPr>
      <w:r w:rsidRPr="00903DBA">
        <w:rPr>
          <w:highlight w:val="white"/>
        </w:rPr>
        <w:t xml:space="preserve">    optional_declaration_list {</w:t>
      </w:r>
    </w:p>
    <w:p w14:paraId="04F01ECE" w14:textId="1CAF763B" w:rsidR="005642E5" w:rsidRPr="00903DBA" w:rsidRDefault="005642E5" w:rsidP="005642E5">
      <w:pPr>
        <w:pStyle w:val="Code"/>
        <w:rPr>
          <w:highlight w:val="white"/>
        </w:rPr>
      </w:pPr>
      <w:r w:rsidRPr="00903DBA">
        <w:rPr>
          <w:highlight w:val="white"/>
        </w:rPr>
        <w:t xml:space="preserve">      MiddleCodeGenerator.CheckFunction</w:t>
      </w:r>
      <w:r w:rsidR="00FC52DE" w:rsidRPr="00903DBA">
        <w:rPr>
          <w:highlight w:val="white"/>
        </w:rPr>
        <w:t>Definition</w:t>
      </w:r>
      <w:r w:rsidRPr="00903DBA">
        <w:rPr>
          <w:highlight w:val="white"/>
        </w:rPr>
        <w:t>();</w:t>
      </w:r>
    </w:p>
    <w:p w14:paraId="0ADA7804" w14:textId="77777777" w:rsidR="005642E5" w:rsidRPr="00903DBA" w:rsidRDefault="005642E5" w:rsidP="005642E5">
      <w:pPr>
        <w:pStyle w:val="Code"/>
        <w:rPr>
          <w:highlight w:val="white"/>
        </w:rPr>
      </w:pPr>
      <w:r w:rsidRPr="00903DBA">
        <w:rPr>
          <w:highlight w:val="white"/>
        </w:rPr>
        <w:t xml:space="preserve">    }</w:t>
      </w:r>
    </w:p>
    <w:p w14:paraId="42A528E6" w14:textId="77777777" w:rsidR="00C61039" w:rsidRPr="00903DBA" w:rsidRDefault="00C61039" w:rsidP="00C61039">
      <w:pPr>
        <w:pStyle w:val="Code"/>
        <w:rPr>
          <w:highlight w:val="white"/>
        </w:rPr>
      </w:pPr>
      <w:r w:rsidRPr="00903DBA">
        <w:rPr>
          <w:highlight w:val="white"/>
        </w:rPr>
        <w:t xml:space="preserve">    LEFT_BLOCK optional_declaration_list optional_statement_list RIGHT_BLOCK {</w:t>
      </w:r>
    </w:p>
    <w:p w14:paraId="551EC563" w14:textId="77777777" w:rsidR="00C61039" w:rsidRPr="00903DBA" w:rsidRDefault="00C61039" w:rsidP="00C61039">
      <w:pPr>
        <w:pStyle w:val="Code"/>
        <w:rPr>
          <w:highlight w:val="white"/>
        </w:rPr>
      </w:pPr>
      <w:r w:rsidRPr="00903DBA">
        <w:rPr>
          <w:highlight w:val="white"/>
        </w:rPr>
        <w:t xml:space="preserve">      $7.CodeList.InsertRange(0, $6);</w:t>
      </w:r>
    </w:p>
    <w:p w14:paraId="18874BE5" w14:textId="77777777" w:rsidR="00C61039" w:rsidRPr="00903DBA" w:rsidRDefault="00C61039" w:rsidP="00C61039">
      <w:pPr>
        <w:pStyle w:val="Code"/>
        <w:rPr>
          <w:highlight w:val="white"/>
        </w:rPr>
      </w:pPr>
      <w:r w:rsidRPr="00903DBA">
        <w:rPr>
          <w:highlight w:val="white"/>
        </w:rPr>
        <w:t xml:space="preserve">      MiddleCodeGenerator.BackpatchGoto();</w:t>
      </w:r>
    </w:p>
    <w:p w14:paraId="19775D5F" w14:textId="77777777" w:rsidR="00C61039" w:rsidRPr="00903DBA" w:rsidRDefault="00C61039" w:rsidP="00C61039">
      <w:pPr>
        <w:pStyle w:val="Code"/>
        <w:rPr>
          <w:highlight w:val="white"/>
        </w:rPr>
      </w:pPr>
      <w:r w:rsidRPr="00903DBA">
        <w:rPr>
          <w:highlight w:val="white"/>
        </w:rPr>
        <w:t xml:space="preserve">      MiddleCodeGenerator.FunctionEnd($7);</w:t>
      </w:r>
    </w:p>
    <w:p w14:paraId="1345BC70" w14:textId="77777777" w:rsidR="00C61039" w:rsidRPr="00903DBA" w:rsidRDefault="00C61039" w:rsidP="00C61039">
      <w:pPr>
        <w:pStyle w:val="Code"/>
        <w:rPr>
          <w:highlight w:val="white"/>
        </w:rPr>
      </w:pPr>
      <w:r w:rsidRPr="00903DBA">
        <w:rPr>
          <w:highlight w:val="white"/>
        </w:rPr>
        <w:t xml:space="preserve">    };</w:t>
      </w:r>
    </w:p>
    <w:p w14:paraId="53CAC5B9" w14:textId="77777777" w:rsidR="002B7454" w:rsidRPr="00903DBA" w:rsidRDefault="002B7454" w:rsidP="00C61039">
      <w:pPr>
        <w:pStyle w:val="Code"/>
        <w:rPr>
          <w:highlight w:val="white"/>
        </w:rPr>
      </w:pPr>
    </w:p>
    <w:p w14:paraId="1D82B03D" w14:textId="77777777" w:rsidR="009B6F20" w:rsidRPr="00903DBA" w:rsidRDefault="009B6F20" w:rsidP="009B6F20">
      <w:pPr>
        <w:pStyle w:val="Code"/>
        <w:rPr>
          <w:highlight w:val="white"/>
        </w:rPr>
      </w:pPr>
      <w:r w:rsidRPr="00903DBA">
        <w:rPr>
          <w:highlight w:val="white"/>
        </w:rPr>
        <w:t>optional_declaration_list:</w:t>
      </w:r>
    </w:p>
    <w:p w14:paraId="39AFC58A" w14:textId="0B229FBD" w:rsidR="009B6F20" w:rsidRPr="00903DBA" w:rsidRDefault="009B6F20" w:rsidP="009B6F20">
      <w:pPr>
        <w:pStyle w:val="Code"/>
        <w:rPr>
          <w:highlight w:val="white"/>
        </w:rPr>
      </w:pPr>
      <w:r w:rsidRPr="00903DBA">
        <w:rPr>
          <w:highlight w:val="white"/>
        </w:rPr>
        <w:t xml:space="preserve">    /* Empty */      { $$ = new List&lt;MiddleCode&gt;(); } </w:t>
      </w:r>
    </w:p>
    <w:p w14:paraId="273A0D82" w14:textId="77777777" w:rsidR="009B6F20" w:rsidRPr="00903DBA" w:rsidRDefault="009B6F20" w:rsidP="009B6F20">
      <w:pPr>
        <w:pStyle w:val="Code"/>
        <w:rPr>
          <w:highlight w:val="white"/>
        </w:rPr>
      </w:pPr>
      <w:r w:rsidRPr="00903DBA">
        <w:rPr>
          <w:highlight w:val="white"/>
        </w:rPr>
        <w:t xml:space="preserve">  | declaration_list { $$ = $1; };</w:t>
      </w:r>
    </w:p>
    <w:p w14:paraId="428D300B" w14:textId="1DA2C66D" w:rsidR="004A4436" w:rsidRPr="00903DBA" w:rsidRDefault="001D3CF6" w:rsidP="004A4436">
      <w:pPr>
        <w:pStyle w:val="Rubrik3"/>
        <w:rPr>
          <w:highlight w:val="white"/>
        </w:rPr>
      </w:pPr>
      <w:bookmarkStart w:id="38" w:name="_Toc57655990"/>
      <w:bookmarkStart w:id="39" w:name="_Hlk57712948"/>
      <w:r w:rsidRPr="00903DBA">
        <w:rPr>
          <w:highlight w:val="white"/>
        </w:rPr>
        <w:t>Specifier</w:t>
      </w:r>
      <w:r w:rsidR="0095481A" w:rsidRPr="00903DBA">
        <w:rPr>
          <w:highlight w:val="white"/>
        </w:rPr>
        <w:t xml:space="preserve"> List</w:t>
      </w:r>
      <w:bookmarkEnd w:id="38"/>
    </w:p>
    <w:bookmarkEnd w:id="39"/>
    <w:p w14:paraId="3A092361" w14:textId="7A41D10F" w:rsidR="00753E01" w:rsidRPr="00903DBA" w:rsidRDefault="00753E01" w:rsidP="001D4FEE">
      <w:pPr>
        <w:rPr>
          <w:highlight w:val="white"/>
        </w:rPr>
      </w:pPr>
      <w:r w:rsidRPr="00903DBA">
        <w:rPr>
          <w:highlight w:val="white"/>
        </w:rPr>
        <w:t>A declaration is mad</w:t>
      </w:r>
      <w:r w:rsidR="007301A2" w:rsidRPr="00903DBA">
        <w:rPr>
          <w:highlight w:val="white"/>
        </w:rPr>
        <w:t>e</w:t>
      </w:r>
      <w:r w:rsidRPr="00903DBA">
        <w:rPr>
          <w:highlight w:val="white"/>
        </w:rPr>
        <w:t xml:space="preserve"> </w:t>
      </w:r>
      <w:r w:rsidR="0049547A" w:rsidRPr="00903DBA">
        <w:rPr>
          <w:highlight w:val="white"/>
        </w:rPr>
        <w:t xml:space="preserve">up </w:t>
      </w:r>
      <w:r w:rsidRPr="00903DBA">
        <w:rPr>
          <w:highlight w:val="white"/>
        </w:rPr>
        <w:t xml:space="preserve">by </w:t>
      </w:r>
      <w:r w:rsidR="00F51C09" w:rsidRPr="00903DBA">
        <w:rPr>
          <w:highlight w:val="white"/>
        </w:rPr>
        <w:t>a declaration specifier list</w:t>
      </w:r>
      <w:r w:rsidR="00CB7BB2">
        <w:rPr>
          <w:highlight w:val="white"/>
        </w:rPr>
        <w:t xml:space="preserve"> followed by </w:t>
      </w:r>
      <w:r w:rsidR="00F51C09" w:rsidRPr="00903DBA">
        <w:rPr>
          <w:highlight w:val="white"/>
        </w:rPr>
        <w:t xml:space="preserve">an optional </w:t>
      </w:r>
      <w:r w:rsidR="001D4FEE" w:rsidRPr="00903DBA">
        <w:rPr>
          <w:highlight w:val="white"/>
        </w:rPr>
        <w:t>declarator</w:t>
      </w:r>
      <w:r w:rsidR="00F51C09" w:rsidRPr="00903DBA">
        <w:rPr>
          <w:highlight w:val="white"/>
        </w:rPr>
        <w:t xml:space="preserve"> list, and a semicolon.</w:t>
      </w:r>
      <w:r w:rsidR="00B51246" w:rsidRPr="00903DBA">
        <w:rPr>
          <w:highlight w:val="white"/>
        </w:rPr>
        <w:t xml:space="preserve"> For instance, in the following </w:t>
      </w:r>
      <w:r w:rsidR="00E6258A" w:rsidRPr="00903DBA">
        <w:rPr>
          <w:highlight w:val="white"/>
        </w:rPr>
        <w:t>declaration</w:t>
      </w:r>
      <w:r w:rsidR="000207E8" w:rsidRPr="00903DBA">
        <w:rPr>
          <w:highlight w:val="white"/>
        </w:rPr>
        <w:t xml:space="preserve">, </w:t>
      </w:r>
      <w:r w:rsidR="00B51246" w:rsidRPr="00903DBA">
        <w:rPr>
          <w:rStyle w:val="KeyWord0"/>
          <w:highlight w:val="white"/>
        </w:rPr>
        <w:t>static long int</w:t>
      </w:r>
      <w:r w:rsidR="00B51246" w:rsidRPr="00903DBA">
        <w:rPr>
          <w:highlight w:val="white"/>
        </w:rPr>
        <w:t xml:space="preserve"> </w:t>
      </w:r>
      <w:r w:rsidR="000207E8" w:rsidRPr="00903DBA">
        <w:rPr>
          <w:highlight w:val="white"/>
        </w:rPr>
        <w:t xml:space="preserve">is </w:t>
      </w:r>
      <w:r w:rsidR="00B51246" w:rsidRPr="00903DBA">
        <w:rPr>
          <w:highlight w:val="white"/>
        </w:rPr>
        <w:t xml:space="preserve">the specifier list while </w:t>
      </w:r>
      <w:r w:rsidR="00B51246" w:rsidRPr="00903DBA">
        <w:rPr>
          <w:rStyle w:val="KeyWord0"/>
          <w:highlight w:val="white"/>
        </w:rPr>
        <w:t>*p</w:t>
      </w:r>
      <w:r w:rsidR="00B51246" w:rsidRPr="00903DBA">
        <w:rPr>
          <w:highlight w:val="white"/>
        </w:rPr>
        <w:t xml:space="preserve">, and </w:t>
      </w:r>
      <w:r w:rsidR="00B51246" w:rsidRPr="00903DBA">
        <w:rPr>
          <w:rStyle w:val="KeyWord0"/>
          <w:highlight w:val="white"/>
        </w:rPr>
        <w:t>a[3]</w:t>
      </w:r>
      <w:r w:rsidR="00B51246" w:rsidRPr="00903DBA">
        <w:rPr>
          <w:highlight w:val="white"/>
        </w:rPr>
        <w:t xml:space="preserve"> are </w:t>
      </w:r>
      <w:r w:rsidR="00AB7DF5" w:rsidRPr="00903DBA">
        <w:rPr>
          <w:highlight w:val="white"/>
        </w:rPr>
        <w:t>declarator</w:t>
      </w:r>
      <w:r w:rsidR="007B5859" w:rsidRPr="00903DBA">
        <w:rPr>
          <w:highlight w:val="white"/>
        </w:rPr>
        <w:t>s</w:t>
      </w:r>
      <w:r w:rsidR="00B51246" w:rsidRPr="00903DBA">
        <w:rPr>
          <w:highlight w:val="white"/>
        </w:rPr>
        <w:t>.</w:t>
      </w:r>
    </w:p>
    <w:p w14:paraId="55CC9D60" w14:textId="5A7B57B4" w:rsidR="00B51246" w:rsidRPr="00903DBA" w:rsidRDefault="00B51246" w:rsidP="00B51246">
      <w:pPr>
        <w:pStyle w:val="Code"/>
        <w:rPr>
          <w:highlight w:val="white"/>
        </w:rPr>
      </w:pPr>
      <w:r w:rsidRPr="00903DBA">
        <w:rPr>
          <w:highlight w:val="white"/>
        </w:rPr>
        <w:t>static long int *p, a[3];</w:t>
      </w:r>
    </w:p>
    <w:p w14:paraId="48E06EFB" w14:textId="5C8A28EA" w:rsidR="00833621" w:rsidRPr="00903DBA" w:rsidRDefault="00833621" w:rsidP="001D4FEE">
      <w:pPr>
        <w:rPr>
          <w:highlight w:val="white"/>
        </w:rPr>
      </w:pPr>
      <w:r w:rsidRPr="00903DBA">
        <w:rPr>
          <w:highlight w:val="white"/>
        </w:rPr>
        <w:t xml:space="preserve">There is possible to define a declaration without a </w:t>
      </w:r>
      <w:r w:rsidR="001D4FEE" w:rsidRPr="00903DBA">
        <w:rPr>
          <w:highlight w:val="white"/>
        </w:rPr>
        <w:t>declarator</w:t>
      </w:r>
      <w:r w:rsidRPr="00903DBA">
        <w:rPr>
          <w:highlight w:val="white"/>
        </w:rPr>
        <w:t xml:space="preserve"> list. This feature is useful when declare a name</w:t>
      </w:r>
      <w:r w:rsidR="00394D18" w:rsidRPr="00903DBA">
        <w:rPr>
          <w:highlight w:val="white"/>
        </w:rPr>
        <w:t>d</w:t>
      </w:r>
      <w:r w:rsidRPr="00903DBA">
        <w:rPr>
          <w:highlight w:val="white"/>
        </w:rPr>
        <w:t xml:space="preserve"> struct or union:</w:t>
      </w:r>
    </w:p>
    <w:p w14:paraId="4A98BCD6" w14:textId="473B8752" w:rsidR="00833621" w:rsidRPr="00903DBA" w:rsidRDefault="00833621" w:rsidP="00833621">
      <w:pPr>
        <w:pStyle w:val="Code"/>
        <w:rPr>
          <w:highlight w:val="white"/>
        </w:rPr>
      </w:pPr>
      <w:r w:rsidRPr="00903DBA">
        <w:rPr>
          <w:highlight w:val="white"/>
        </w:rPr>
        <w:t>struct _s {int i};</w:t>
      </w:r>
    </w:p>
    <w:p w14:paraId="51C341CF" w14:textId="02D39D0C" w:rsidR="00833621" w:rsidRPr="00903DBA" w:rsidRDefault="00833621" w:rsidP="00833621">
      <w:pPr>
        <w:rPr>
          <w:highlight w:val="white"/>
        </w:rPr>
      </w:pPr>
      <w:r w:rsidRPr="00903DBA">
        <w:rPr>
          <w:highlight w:val="white"/>
        </w:rPr>
        <w:t>However, this feature makes it also possible to declare unnamed specifier</w:t>
      </w:r>
      <w:r w:rsidR="00D85920" w:rsidRPr="00903DBA">
        <w:rPr>
          <w:highlight w:val="white"/>
        </w:rPr>
        <w:t xml:space="preserve"> lists. The following</w:t>
      </w:r>
      <w:r w:rsidR="0031270E" w:rsidRPr="00903DBA">
        <w:rPr>
          <w:highlight w:val="white"/>
        </w:rPr>
        <w:t xml:space="preserve"> declaration are</w:t>
      </w:r>
      <w:r w:rsidR="00D85920" w:rsidRPr="00903DBA">
        <w:rPr>
          <w:highlight w:val="white"/>
        </w:rPr>
        <w:t xml:space="preserve"> </w:t>
      </w:r>
      <w:r w:rsidR="0031270E" w:rsidRPr="00903DBA">
        <w:rPr>
          <w:highlight w:val="white"/>
        </w:rPr>
        <w:t xml:space="preserve">syntactically correct but without </w:t>
      </w:r>
      <w:r w:rsidR="00D741C1" w:rsidRPr="00903DBA">
        <w:rPr>
          <w:highlight w:val="white"/>
        </w:rPr>
        <w:t>meaning</w:t>
      </w:r>
      <w:r w:rsidR="00CB29B2" w:rsidRPr="00903DBA">
        <w:rPr>
          <w:highlight w:val="white"/>
        </w:rPr>
        <w:t xml:space="preserve">, they will </w:t>
      </w:r>
      <w:r w:rsidR="003F664D" w:rsidRPr="00903DBA">
        <w:rPr>
          <w:highlight w:val="white"/>
        </w:rPr>
        <w:t>result in no generated code.</w:t>
      </w:r>
    </w:p>
    <w:p w14:paraId="62C5FD42" w14:textId="3DEFE08C" w:rsidR="0031270E" w:rsidRPr="00903DBA" w:rsidRDefault="0031270E" w:rsidP="0031270E">
      <w:pPr>
        <w:pStyle w:val="Code"/>
        <w:rPr>
          <w:highlight w:val="white"/>
        </w:rPr>
      </w:pPr>
      <w:r w:rsidRPr="00903DBA">
        <w:rPr>
          <w:highlight w:val="white"/>
        </w:rPr>
        <w:t>unsigned short int;</w:t>
      </w:r>
    </w:p>
    <w:p w14:paraId="6FCD1E92" w14:textId="6403C10A" w:rsidR="0031270E" w:rsidRPr="00903DBA" w:rsidRDefault="0031270E" w:rsidP="0031270E">
      <w:pPr>
        <w:pStyle w:val="Code"/>
        <w:rPr>
          <w:highlight w:val="white"/>
        </w:rPr>
      </w:pPr>
      <w:r w:rsidRPr="00903DBA">
        <w:rPr>
          <w:highlight w:val="white"/>
        </w:rPr>
        <w:t>un</w:t>
      </w:r>
      <w:r w:rsidR="009C6AA8" w:rsidRPr="00903DBA">
        <w:rPr>
          <w:highlight w:val="white"/>
        </w:rPr>
        <w:t>ion {short s;}</w:t>
      </w:r>
    </w:p>
    <w:p w14:paraId="3D8607DB" w14:textId="75A861D8" w:rsidR="009C6AA8" w:rsidRPr="00903DBA" w:rsidRDefault="009C6AA8" w:rsidP="009C6AA8">
      <w:pPr>
        <w:rPr>
          <w:highlight w:val="white"/>
        </w:rPr>
      </w:pPr>
      <w:r w:rsidRPr="00903DBA">
        <w:rPr>
          <w:highlight w:val="white"/>
        </w:rPr>
        <w:t>However, the following declaration has meaning since the enumeration values can be used.</w:t>
      </w:r>
    </w:p>
    <w:p w14:paraId="22845876" w14:textId="340CB286" w:rsidR="009C6AA8" w:rsidRPr="00903DBA" w:rsidRDefault="009C6AA8" w:rsidP="009C6AA8">
      <w:pPr>
        <w:pStyle w:val="Code"/>
        <w:rPr>
          <w:highlight w:val="white"/>
        </w:rPr>
      </w:pPr>
      <w:r w:rsidRPr="00903DBA">
        <w:rPr>
          <w:highlight w:val="white"/>
        </w:rPr>
        <w:t>enum {ZERO = 0, ONE = 1, TEN = 10};</w:t>
      </w:r>
    </w:p>
    <w:p w14:paraId="3B781FF8" w14:textId="4BCD8BEF" w:rsidR="00E47475" w:rsidRPr="00903DBA" w:rsidRDefault="00753E01" w:rsidP="00753E01">
      <w:pPr>
        <w:pStyle w:val="CodeHeader"/>
        <w:rPr>
          <w:highlight w:val="white"/>
        </w:rPr>
      </w:pPr>
      <w:r w:rsidRPr="00903DBA">
        <w:rPr>
          <w:highlight w:val="white"/>
        </w:rPr>
        <w:t>MainParser.gppg</w:t>
      </w:r>
    </w:p>
    <w:p w14:paraId="0BF876EE" w14:textId="77777777" w:rsidR="00753E01" w:rsidRPr="00903DBA" w:rsidRDefault="00753E01" w:rsidP="00753E01">
      <w:pPr>
        <w:pStyle w:val="Code"/>
        <w:rPr>
          <w:highlight w:val="white"/>
        </w:rPr>
      </w:pPr>
      <w:r w:rsidRPr="00903DBA">
        <w:rPr>
          <w:highlight w:val="white"/>
        </w:rPr>
        <w:t>declaration:</w:t>
      </w:r>
    </w:p>
    <w:p w14:paraId="55F734F8" w14:textId="77777777" w:rsidR="00753E01" w:rsidRPr="00903DBA" w:rsidRDefault="00753E01" w:rsidP="00753E01">
      <w:pPr>
        <w:pStyle w:val="Code"/>
        <w:rPr>
          <w:highlight w:val="white"/>
        </w:rPr>
      </w:pPr>
      <w:r w:rsidRPr="00903DBA">
        <w:rPr>
          <w:highlight w:val="white"/>
        </w:rPr>
        <w:t xml:space="preserve">    declaration_specifier_list SEMICOLON {</w:t>
      </w:r>
    </w:p>
    <w:p w14:paraId="07B7E3E4" w14:textId="7A6C0D00" w:rsidR="00753E01" w:rsidRPr="00903DBA" w:rsidRDefault="00753E01" w:rsidP="00753E01">
      <w:pPr>
        <w:pStyle w:val="Code"/>
        <w:rPr>
          <w:highlight w:val="white"/>
        </w:rPr>
      </w:pPr>
      <w:r w:rsidRPr="00903DBA">
        <w:rPr>
          <w:highlight w:val="white"/>
        </w:rPr>
        <w:t xml:space="preserve">      </w:t>
      </w:r>
      <w:r w:rsidR="00FF2B7D">
        <w:rPr>
          <w:highlight w:val="white"/>
        </w:rPr>
        <w:t>SpecifierListStack</w:t>
      </w:r>
      <w:r w:rsidRPr="00903DBA">
        <w:rPr>
          <w:highlight w:val="white"/>
        </w:rPr>
        <w:t>.Push(</w:t>
      </w:r>
      <w:r w:rsidR="009E430B" w:rsidRPr="00903DBA">
        <w:rPr>
          <w:highlight w:val="white"/>
        </w:rPr>
        <w:t>Specifier.SpecifierList($1)</w:t>
      </w:r>
      <w:r w:rsidRPr="00903DBA">
        <w:rPr>
          <w:highlight w:val="white"/>
        </w:rPr>
        <w:t>);</w:t>
      </w:r>
    </w:p>
    <w:p w14:paraId="34AE547B" w14:textId="77777777" w:rsidR="00753E01" w:rsidRPr="00903DBA" w:rsidRDefault="00753E01" w:rsidP="00753E01">
      <w:pPr>
        <w:pStyle w:val="Code"/>
        <w:rPr>
          <w:highlight w:val="white"/>
        </w:rPr>
      </w:pPr>
      <w:r w:rsidRPr="00903DBA">
        <w:rPr>
          <w:highlight w:val="white"/>
        </w:rPr>
        <w:t xml:space="preserve">      $$ = new List&lt;MiddleCode&gt;();</w:t>
      </w:r>
    </w:p>
    <w:p w14:paraId="1EEBC46F" w14:textId="77777777" w:rsidR="00753E01" w:rsidRPr="00903DBA" w:rsidRDefault="00753E01" w:rsidP="00753E01">
      <w:pPr>
        <w:pStyle w:val="Code"/>
        <w:rPr>
          <w:highlight w:val="white"/>
        </w:rPr>
      </w:pPr>
      <w:r w:rsidRPr="00903DBA">
        <w:rPr>
          <w:highlight w:val="white"/>
        </w:rPr>
        <w:t xml:space="preserve">    }</w:t>
      </w:r>
    </w:p>
    <w:p w14:paraId="55DB9051" w14:textId="7687C1A0" w:rsidR="00753E01" w:rsidRPr="00903DBA" w:rsidRDefault="00753E01" w:rsidP="00753E01">
      <w:pPr>
        <w:pStyle w:val="Code"/>
        <w:rPr>
          <w:highlight w:val="white"/>
        </w:rPr>
      </w:pPr>
      <w:r w:rsidRPr="00903DBA">
        <w:rPr>
          <w:highlight w:val="white"/>
        </w:rPr>
        <w:t xml:space="preserve">  | declaration_specifier_list_x </w:t>
      </w:r>
      <w:r w:rsidR="00B473E1" w:rsidRPr="00903DBA">
        <w:rPr>
          <w:highlight w:val="white"/>
        </w:rPr>
        <w:t>declarator_list</w:t>
      </w:r>
      <w:r w:rsidRPr="00903DBA">
        <w:rPr>
          <w:highlight w:val="white"/>
        </w:rPr>
        <w:t xml:space="preserve"> SEMICOLON {</w:t>
      </w:r>
    </w:p>
    <w:p w14:paraId="633C63E4" w14:textId="74D24AE9" w:rsidR="00753E01" w:rsidRPr="00903DBA" w:rsidRDefault="00753E01" w:rsidP="00753E01">
      <w:pPr>
        <w:pStyle w:val="Code"/>
        <w:rPr>
          <w:highlight w:val="white"/>
        </w:rPr>
      </w:pPr>
      <w:r w:rsidRPr="00903DBA">
        <w:rPr>
          <w:highlight w:val="white"/>
        </w:rPr>
        <w:t xml:space="preserve">      </w:t>
      </w:r>
      <w:r w:rsidR="00FF2B7D">
        <w:rPr>
          <w:highlight w:val="white"/>
        </w:rPr>
        <w:t>SpecifierListStack</w:t>
      </w:r>
      <w:r w:rsidRPr="00903DBA">
        <w:rPr>
          <w:highlight w:val="white"/>
        </w:rPr>
        <w:t>.Pop();</w:t>
      </w:r>
    </w:p>
    <w:p w14:paraId="1ED11452" w14:textId="77777777" w:rsidR="00753E01" w:rsidRPr="00903DBA" w:rsidRDefault="00753E01" w:rsidP="00753E01">
      <w:pPr>
        <w:pStyle w:val="Code"/>
        <w:rPr>
          <w:highlight w:val="white"/>
        </w:rPr>
      </w:pPr>
      <w:r w:rsidRPr="00903DBA">
        <w:rPr>
          <w:highlight w:val="white"/>
        </w:rPr>
        <w:t xml:space="preserve">      $$ = $2;</w:t>
      </w:r>
    </w:p>
    <w:p w14:paraId="5605563E" w14:textId="77777777" w:rsidR="00753E01" w:rsidRPr="00903DBA" w:rsidRDefault="00753E01" w:rsidP="00753E01">
      <w:pPr>
        <w:pStyle w:val="Code"/>
        <w:rPr>
          <w:highlight w:val="white"/>
        </w:rPr>
      </w:pPr>
      <w:r w:rsidRPr="00903DBA">
        <w:rPr>
          <w:highlight w:val="white"/>
        </w:rPr>
        <w:t xml:space="preserve">    };</w:t>
      </w:r>
    </w:p>
    <w:p w14:paraId="25CA7B2A" w14:textId="77777777" w:rsidR="00753E01" w:rsidRPr="00903DBA" w:rsidRDefault="00753E01" w:rsidP="00753E01">
      <w:pPr>
        <w:pStyle w:val="Code"/>
        <w:rPr>
          <w:highlight w:val="white"/>
        </w:rPr>
      </w:pPr>
    </w:p>
    <w:p w14:paraId="63E3D0A6" w14:textId="77777777" w:rsidR="00753E01" w:rsidRPr="00903DBA" w:rsidRDefault="00753E01" w:rsidP="00753E01">
      <w:pPr>
        <w:pStyle w:val="Code"/>
        <w:rPr>
          <w:highlight w:val="white"/>
        </w:rPr>
      </w:pPr>
      <w:r w:rsidRPr="00903DBA">
        <w:rPr>
          <w:highlight w:val="white"/>
        </w:rPr>
        <w:t>optional_declaration_specifier_list_x:</w:t>
      </w:r>
    </w:p>
    <w:p w14:paraId="35C85AB4" w14:textId="77777777" w:rsidR="00753E01" w:rsidRPr="00903DBA" w:rsidRDefault="00753E01" w:rsidP="00753E01">
      <w:pPr>
        <w:pStyle w:val="Code"/>
        <w:rPr>
          <w:highlight w:val="white"/>
        </w:rPr>
      </w:pPr>
      <w:r w:rsidRPr="00903DBA">
        <w:rPr>
          <w:highlight w:val="white"/>
        </w:rPr>
        <w:t xml:space="preserve">    /* empty */</w:t>
      </w:r>
    </w:p>
    <w:p w14:paraId="624C8288" w14:textId="77777777" w:rsidR="00753E01" w:rsidRPr="00903DBA" w:rsidRDefault="00753E01" w:rsidP="00753E01">
      <w:pPr>
        <w:pStyle w:val="Code"/>
        <w:rPr>
          <w:highlight w:val="white"/>
        </w:rPr>
      </w:pPr>
      <w:r w:rsidRPr="00903DBA">
        <w:rPr>
          <w:highlight w:val="white"/>
        </w:rPr>
        <w:t xml:space="preserve">  | declaration_specifier_list_x;</w:t>
      </w:r>
    </w:p>
    <w:p w14:paraId="2C387EC3" w14:textId="1E23CCD1" w:rsidR="00753E01" w:rsidRPr="00903DBA" w:rsidRDefault="00931531" w:rsidP="00931531">
      <w:pPr>
        <w:rPr>
          <w:highlight w:val="white"/>
        </w:rPr>
      </w:pPr>
      <w:r>
        <w:rPr>
          <w:highlight w:val="white"/>
        </w:rPr>
        <w:t xml:space="preserve">Due to parser-specific limitations we </w:t>
      </w:r>
      <w:r w:rsidR="00E46EC7">
        <w:rPr>
          <w:highlight w:val="white"/>
        </w:rPr>
        <w:t>add an extra rule for the specifier list and push the list at specifier list stack.</w:t>
      </w:r>
      <w:r w:rsidR="00E57822">
        <w:rPr>
          <w:highlight w:val="white"/>
        </w:rPr>
        <w:t xml:space="preserve"> The stack is inspected for each of the following declarator</w:t>
      </w:r>
      <w:r w:rsidR="00C75AFC">
        <w:rPr>
          <w:highlight w:val="white"/>
        </w:rPr>
        <w:t>. It is necessary to decide the type completely in case of initialization of the declarator.</w:t>
      </w:r>
    </w:p>
    <w:p w14:paraId="0E63D323" w14:textId="77777777" w:rsidR="00753E01" w:rsidRPr="00903DBA" w:rsidRDefault="00753E01" w:rsidP="00753E01">
      <w:pPr>
        <w:pStyle w:val="Code"/>
        <w:rPr>
          <w:highlight w:val="white"/>
        </w:rPr>
      </w:pPr>
      <w:r w:rsidRPr="00903DBA">
        <w:rPr>
          <w:highlight w:val="white"/>
        </w:rPr>
        <w:t>declaration_specifier_list_x:</w:t>
      </w:r>
    </w:p>
    <w:p w14:paraId="26A7A674" w14:textId="77777777" w:rsidR="00753E01" w:rsidRPr="00903DBA" w:rsidRDefault="00753E01" w:rsidP="00753E01">
      <w:pPr>
        <w:pStyle w:val="Code"/>
        <w:rPr>
          <w:highlight w:val="white"/>
        </w:rPr>
      </w:pPr>
      <w:r w:rsidRPr="00903DBA">
        <w:rPr>
          <w:highlight w:val="white"/>
        </w:rPr>
        <w:t xml:space="preserve">  declaration_specifier_list {</w:t>
      </w:r>
    </w:p>
    <w:p w14:paraId="08A98796" w14:textId="45AB2E33" w:rsidR="00753E01" w:rsidRPr="00903DBA" w:rsidRDefault="00753E01" w:rsidP="00753E01">
      <w:pPr>
        <w:pStyle w:val="Code"/>
        <w:rPr>
          <w:highlight w:val="white"/>
        </w:rPr>
      </w:pPr>
      <w:r w:rsidRPr="00903DBA">
        <w:rPr>
          <w:highlight w:val="white"/>
        </w:rPr>
        <w:lastRenderedPageBreak/>
        <w:t xml:space="preserve">    </w:t>
      </w:r>
      <w:r w:rsidR="00FF2B7D">
        <w:rPr>
          <w:highlight w:val="white"/>
        </w:rPr>
        <w:t>SpecifierListStack</w:t>
      </w:r>
      <w:r w:rsidRPr="00903DBA">
        <w:rPr>
          <w:highlight w:val="white"/>
        </w:rPr>
        <w:t>.Push(</w:t>
      </w:r>
      <w:r w:rsidR="009E430B" w:rsidRPr="00903DBA">
        <w:rPr>
          <w:highlight w:val="white"/>
        </w:rPr>
        <w:t>Specifier.SpecifierList($1)</w:t>
      </w:r>
      <w:r w:rsidRPr="00903DBA">
        <w:rPr>
          <w:highlight w:val="white"/>
        </w:rPr>
        <w:t>);</w:t>
      </w:r>
    </w:p>
    <w:p w14:paraId="6AC337FE" w14:textId="77777777" w:rsidR="00753E01" w:rsidRPr="00903DBA" w:rsidRDefault="00753E01" w:rsidP="00753E01">
      <w:pPr>
        <w:pStyle w:val="Code"/>
        <w:rPr>
          <w:highlight w:val="white"/>
        </w:rPr>
      </w:pPr>
      <w:r w:rsidRPr="00903DBA">
        <w:rPr>
          <w:highlight w:val="white"/>
        </w:rPr>
        <w:t xml:space="preserve">  };</w:t>
      </w:r>
    </w:p>
    <w:p w14:paraId="5E47F572" w14:textId="030817D9" w:rsidR="00753E01" w:rsidRPr="00903DBA" w:rsidRDefault="008C24FE" w:rsidP="003A16BC">
      <w:pPr>
        <w:rPr>
          <w:highlight w:val="white"/>
        </w:rPr>
      </w:pPr>
      <w:r w:rsidRPr="00903DBA">
        <w:rPr>
          <w:highlight w:val="white"/>
        </w:rPr>
        <w:t xml:space="preserve">A declaration specifier list is made up by one or </w:t>
      </w:r>
      <w:r w:rsidR="00914264" w:rsidRPr="00903DBA">
        <w:rPr>
          <w:highlight w:val="white"/>
        </w:rPr>
        <w:t xml:space="preserve">more </w:t>
      </w:r>
      <w:r w:rsidR="00C73BF4" w:rsidRPr="00903DBA">
        <w:rPr>
          <w:highlight w:val="white"/>
        </w:rPr>
        <w:t>declaration specifiers</w:t>
      </w:r>
      <w:r w:rsidR="0017524D" w:rsidRPr="00903DBA">
        <w:rPr>
          <w:highlight w:val="white"/>
        </w:rPr>
        <w:t>, which are stored in a list.</w:t>
      </w:r>
    </w:p>
    <w:p w14:paraId="099FFF05" w14:textId="77777777" w:rsidR="00753E01" w:rsidRPr="00903DBA" w:rsidRDefault="00753E01" w:rsidP="00753E01">
      <w:pPr>
        <w:pStyle w:val="Code"/>
        <w:rPr>
          <w:highlight w:val="white"/>
        </w:rPr>
      </w:pPr>
      <w:r w:rsidRPr="00903DBA">
        <w:rPr>
          <w:highlight w:val="white"/>
        </w:rPr>
        <w:t>declaration_specifier_list:</w:t>
      </w:r>
    </w:p>
    <w:p w14:paraId="5A0705CF" w14:textId="77777777" w:rsidR="00753E01" w:rsidRPr="00903DBA" w:rsidRDefault="00753E01" w:rsidP="00753E01">
      <w:pPr>
        <w:pStyle w:val="Code"/>
        <w:rPr>
          <w:highlight w:val="white"/>
        </w:rPr>
      </w:pPr>
      <w:r w:rsidRPr="00903DBA">
        <w:rPr>
          <w:highlight w:val="white"/>
        </w:rPr>
        <w:t xml:space="preserve">    declaration_specifier {</w:t>
      </w:r>
    </w:p>
    <w:p w14:paraId="74D6E859" w14:textId="77777777" w:rsidR="00E502E2" w:rsidRPr="00903DBA" w:rsidRDefault="00E502E2" w:rsidP="00E502E2">
      <w:pPr>
        <w:pStyle w:val="Code"/>
        <w:rPr>
          <w:highlight w:val="white"/>
        </w:rPr>
      </w:pPr>
      <w:r w:rsidRPr="00903DBA">
        <w:rPr>
          <w:highlight w:val="white"/>
        </w:rPr>
        <w:t xml:space="preserve">      $$ = new List&lt;object&gt;();</w:t>
      </w:r>
    </w:p>
    <w:p w14:paraId="739C983D" w14:textId="77777777" w:rsidR="00E502E2" w:rsidRPr="00903DBA" w:rsidRDefault="00E502E2" w:rsidP="00E502E2">
      <w:pPr>
        <w:pStyle w:val="Code"/>
        <w:rPr>
          <w:highlight w:val="white"/>
        </w:rPr>
      </w:pPr>
      <w:r w:rsidRPr="00903DBA">
        <w:rPr>
          <w:highlight w:val="white"/>
        </w:rPr>
        <w:t xml:space="preserve">      $$.Add($1);</w:t>
      </w:r>
    </w:p>
    <w:p w14:paraId="3EBC99C0" w14:textId="77777777" w:rsidR="00753E01" w:rsidRPr="00903DBA" w:rsidRDefault="00753E01" w:rsidP="00753E01">
      <w:pPr>
        <w:pStyle w:val="Code"/>
        <w:rPr>
          <w:highlight w:val="white"/>
        </w:rPr>
      </w:pPr>
      <w:r w:rsidRPr="00903DBA">
        <w:rPr>
          <w:highlight w:val="white"/>
        </w:rPr>
        <w:t xml:space="preserve">    }</w:t>
      </w:r>
    </w:p>
    <w:p w14:paraId="64632D05" w14:textId="77777777" w:rsidR="00753E01" w:rsidRPr="00903DBA" w:rsidRDefault="00753E01" w:rsidP="00E502E2">
      <w:pPr>
        <w:pStyle w:val="Code"/>
        <w:rPr>
          <w:highlight w:val="white"/>
        </w:rPr>
      </w:pPr>
      <w:r w:rsidRPr="00903DBA">
        <w:rPr>
          <w:highlight w:val="white"/>
        </w:rPr>
        <w:t xml:space="preserve">  | declaration_specifier declaration_specifier_list {</w:t>
      </w:r>
    </w:p>
    <w:p w14:paraId="3C44A045" w14:textId="77777777" w:rsidR="00E502E2" w:rsidRPr="00903DBA" w:rsidRDefault="00E502E2" w:rsidP="00E502E2">
      <w:pPr>
        <w:pStyle w:val="Code"/>
        <w:rPr>
          <w:highlight w:val="white"/>
        </w:rPr>
      </w:pPr>
      <w:r w:rsidRPr="00903DBA">
        <w:rPr>
          <w:highlight w:val="white"/>
        </w:rPr>
        <w:t xml:space="preserve">      $2.Add($1);</w:t>
      </w:r>
    </w:p>
    <w:p w14:paraId="2FC55939" w14:textId="77777777" w:rsidR="00E502E2" w:rsidRPr="00903DBA" w:rsidRDefault="00E502E2" w:rsidP="00E502E2">
      <w:pPr>
        <w:pStyle w:val="Code"/>
        <w:rPr>
          <w:highlight w:val="white"/>
        </w:rPr>
      </w:pPr>
      <w:r w:rsidRPr="00903DBA">
        <w:rPr>
          <w:highlight w:val="white"/>
        </w:rPr>
        <w:t xml:space="preserve">      $$ = $2;</w:t>
      </w:r>
    </w:p>
    <w:p w14:paraId="686606B4" w14:textId="77777777" w:rsidR="00753E01" w:rsidRPr="00903DBA" w:rsidRDefault="00753E01" w:rsidP="00E502E2">
      <w:pPr>
        <w:pStyle w:val="Code"/>
        <w:rPr>
          <w:highlight w:val="white"/>
        </w:rPr>
      </w:pPr>
      <w:r w:rsidRPr="00903DBA">
        <w:rPr>
          <w:highlight w:val="white"/>
        </w:rPr>
        <w:t xml:space="preserve">    };</w:t>
      </w:r>
    </w:p>
    <w:p w14:paraId="2D1C2366" w14:textId="05DD4587" w:rsidR="00753E01" w:rsidRPr="00903DBA" w:rsidRDefault="000B2D59" w:rsidP="000B2D59">
      <w:pPr>
        <w:rPr>
          <w:highlight w:val="white"/>
        </w:rPr>
      </w:pPr>
      <w:r w:rsidRPr="00903DBA">
        <w:rPr>
          <w:highlight w:val="white"/>
        </w:rPr>
        <w:t xml:space="preserve">There </w:t>
      </w:r>
      <w:r w:rsidR="00C54708" w:rsidRPr="00903DBA">
        <w:rPr>
          <w:highlight w:val="white"/>
        </w:rPr>
        <w:t xml:space="preserve">is </w:t>
      </w:r>
      <w:r w:rsidRPr="00903DBA">
        <w:rPr>
          <w:highlight w:val="white"/>
        </w:rPr>
        <w:t>a set of different kind of specifiers</w:t>
      </w:r>
      <w:r w:rsidR="000D572F" w:rsidRPr="00903DBA">
        <w:rPr>
          <w:highlight w:val="white"/>
        </w:rPr>
        <w:t xml:space="preserve">. The following specifiers return a value of the </w:t>
      </w:r>
      <w:r w:rsidR="000D572F" w:rsidRPr="00903DBA">
        <w:rPr>
          <w:rStyle w:val="KeyWord0"/>
          <w:highlight w:val="white"/>
        </w:rPr>
        <w:t>Mask</w:t>
      </w:r>
      <w:r w:rsidR="000D572F" w:rsidRPr="00903DBA">
        <w:rPr>
          <w:highlight w:val="white"/>
        </w:rPr>
        <w:t xml:space="preserve"> enumeration.</w:t>
      </w:r>
    </w:p>
    <w:p w14:paraId="1731F081" w14:textId="2D84C536" w:rsidR="000B2D59" w:rsidRPr="00903DBA" w:rsidRDefault="00F2259A" w:rsidP="00C005DB">
      <w:pPr>
        <w:pStyle w:val="Code"/>
        <w:rPr>
          <w:highlight w:val="white"/>
        </w:rPr>
      </w:pPr>
      <w:r w:rsidRPr="00903DBA">
        <w:rPr>
          <w:highlight w:val="white"/>
        </w:rPr>
        <w:t>Storage</w:t>
      </w:r>
      <w:r w:rsidR="004A28AC" w:rsidRPr="00903DBA">
        <w:rPr>
          <w:highlight w:val="white"/>
        </w:rPr>
        <w:t xml:space="preserve"> specifiers</w:t>
      </w:r>
      <w:r w:rsidRPr="00903DBA">
        <w:rPr>
          <w:highlight w:val="white"/>
        </w:rPr>
        <w:t xml:space="preserve">: </w:t>
      </w:r>
      <w:r w:rsidRPr="00903DBA">
        <w:rPr>
          <w:rStyle w:val="KeyWord0"/>
          <w:highlight w:val="white"/>
        </w:rPr>
        <w:t>auto</w:t>
      </w:r>
      <w:r w:rsidRPr="00903DBA">
        <w:rPr>
          <w:highlight w:val="white"/>
        </w:rPr>
        <w:t xml:space="preserve">, </w:t>
      </w:r>
      <w:r w:rsidRPr="00903DBA">
        <w:rPr>
          <w:rStyle w:val="KeyWord0"/>
          <w:highlight w:val="white"/>
        </w:rPr>
        <w:t>register</w:t>
      </w:r>
      <w:r w:rsidRPr="00903DBA">
        <w:rPr>
          <w:highlight w:val="white"/>
        </w:rPr>
        <w:t xml:space="preserve">, </w:t>
      </w:r>
      <w:r w:rsidRPr="00903DBA">
        <w:rPr>
          <w:rStyle w:val="KeyWord0"/>
          <w:highlight w:val="white"/>
        </w:rPr>
        <w:t>static</w:t>
      </w:r>
      <w:r w:rsidRPr="00903DBA">
        <w:rPr>
          <w:highlight w:val="white"/>
        </w:rPr>
        <w:t xml:space="preserve">, </w:t>
      </w:r>
      <w:r w:rsidRPr="00903DBA">
        <w:rPr>
          <w:rStyle w:val="KeyWord0"/>
          <w:highlight w:val="white"/>
        </w:rPr>
        <w:t>extern</w:t>
      </w:r>
      <w:r w:rsidRPr="00903DBA">
        <w:rPr>
          <w:highlight w:val="white"/>
        </w:rPr>
        <w:t xml:space="preserve">, </w:t>
      </w:r>
      <w:r w:rsidR="00F34553" w:rsidRPr="00903DBA">
        <w:rPr>
          <w:highlight w:val="white"/>
        </w:rPr>
        <w:t>or</w:t>
      </w:r>
      <w:r w:rsidRPr="00903DBA">
        <w:rPr>
          <w:highlight w:val="white"/>
        </w:rPr>
        <w:t xml:space="preserve"> </w:t>
      </w:r>
      <w:r w:rsidRPr="00903DBA">
        <w:rPr>
          <w:rStyle w:val="KeyWord0"/>
          <w:highlight w:val="white"/>
        </w:rPr>
        <w:t>typedef</w:t>
      </w:r>
    </w:p>
    <w:p w14:paraId="7417F37F" w14:textId="0D6795D0" w:rsidR="00933B61" w:rsidRPr="00903DBA" w:rsidRDefault="00A52369" w:rsidP="00477426">
      <w:pPr>
        <w:pStyle w:val="SourceCodeBoxText"/>
        <w:framePr w:wrap="around"/>
        <w:rPr>
          <w:highlight w:val="white"/>
        </w:rPr>
      </w:pPr>
      <w:r w:rsidRPr="00903DBA">
        <w:rPr>
          <w:highlight w:val="white"/>
        </w:rPr>
        <w:t xml:space="preserve">Type </w:t>
      </w:r>
      <w:r w:rsidR="004A28AC" w:rsidRPr="00903DBA">
        <w:rPr>
          <w:highlight w:val="white"/>
        </w:rPr>
        <w:t>qualifiers</w:t>
      </w:r>
      <w:r w:rsidR="00933B61" w:rsidRPr="00903DBA">
        <w:rPr>
          <w:highlight w:val="white"/>
        </w:rPr>
        <w:t xml:space="preserve">: </w:t>
      </w:r>
      <w:r w:rsidR="00933B61" w:rsidRPr="00903DBA">
        <w:rPr>
          <w:rStyle w:val="KeyWord0"/>
          <w:highlight w:val="white"/>
        </w:rPr>
        <w:t>constant</w:t>
      </w:r>
      <w:r w:rsidR="00933B61" w:rsidRPr="00903DBA">
        <w:rPr>
          <w:highlight w:val="white"/>
        </w:rPr>
        <w:t xml:space="preserve"> </w:t>
      </w:r>
      <w:r w:rsidR="00F34553" w:rsidRPr="00903DBA">
        <w:rPr>
          <w:highlight w:val="white"/>
        </w:rPr>
        <w:t>or</w:t>
      </w:r>
      <w:r w:rsidR="00933B61" w:rsidRPr="00903DBA">
        <w:rPr>
          <w:highlight w:val="white"/>
        </w:rPr>
        <w:t xml:space="preserve"> </w:t>
      </w:r>
      <w:r w:rsidR="00933B61" w:rsidRPr="00903DBA">
        <w:rPr>
          <w:rStyle w:val="KeyWord0"/>
          <w:highlight w:val="white"/>
        </w:rPr>
        <w:t>volatile</w:t>
      </w:r>
    </w:p>
    <w:p w14:paraId="7D1A3304" w14:textId="77777777" w:rsidR="00C005DB" w:rsidRDefault="00C005DB" w:rsidP="00C005DB">
      <w:pPr>
        <w:pStyle w:val="Code"/>
        <w:rPr>
          <w:highlight w:val="white"/>
        </w:rPr>
      </w:pPr>
    </w:p>
    <w:p w14:paraId="0FAFB9AE" w14:textId="77777777" w:rsidR="00C005DB" w:rsidRDefault="00C005DB" w:rsidP="00C005DB">
      <w:pPr>
        <w:pStyle w:val="Code"/>
        <w:rPr>
          <w:highlight w:val="white"/>
        </w:rPr>
      </w:pPr>
    </w:p>
    <w:p w14:paraId="742E88BE" w14:textId="71241111" w:rsidR="00AC1BD0" w:rsidRPr="00903DBA" w:rsidRDefault="00D3464E" w:rsidP="00C005DB">
      <w:pPr>
        <w:pStyle w:val="Code"/>
        <w:rPr>
          <w:rStyle w:val="KeyWord0"/>
          <w:b w:val="0"/>
          <w:noProof w:val="0"/>
          <w:highlight w:val="white"/>
        </w:rPr>
      </w:pPr>
      <w:r w:rsidRPr="00903DBA">
        <w:rPr>
          <w:highlight w:val="white"/>
        </w:rPr>
        <w:t xml:space="preserve">Type </w:t>
      </w:r>
      <w:r w:rsidR="00A52369" w:rsidRPr="00903DBA">
        <w:rPr>
          <w:highlight w:val="white"/>
        </w:rPr>
        <w:t xml:space="preserve">specifiers: </w:t>
      </w:r>
      <w:r w:rsidR="00A52369" w:rsidRPr="00903DBA">
        <w:rPr>
          <w:rStyle w:val="KeyWord0"/>
          <w:highlight w:val="white"/>
        </w:rPr>
        <w:t>void</w:t>
      </w:r>
      <w:r w:rsidR="00A52369" w:rsidRPr="00903DBA">
        <w:rPr>
          <w:highlight w:val="white"/>
        </w:rPr>
        <w:t xml:space="preserve">, </w:t>
      </w:r>
      <w:r w:rsidR="00A52369" w:rsidRPr="00903DBA">
        <w:rPr>
          <w:rStyle w:val="KeyWord0"/>
          <w:highlight w:val="white"/>
        </w:rPr>
        <w:t>char</w:t>
      </w:r>
      <w:r w:rsidR="00A52369" w:rsidRPr="00903DBA">
        <w:rPr>
          <w:highlight w:val="white"/>
        </w:rPr>
        <w:t xml:space="preserve">, </w:t>
      </w:r>
      <w:r w:rsidR="00A52369" w:rsidRPr="00903DBA">
        <w:rPr>
          <w:rStyle w:val="KeyWord0"/>
          <w:highlight w:val="white"/>
        </w:rPr>
        <w:t>short</w:t>
      </w:r>
      <w:r w:rsidR="00A52369" w:rsidRPr="00903DBA">
        <w:rPr>
          <w:highlight w:val="white"/>
        </w:rPr>
        <w:t xml:space="preserve">, </w:t>
      </w:r>
      <w:r w:rsidR="00A52369" w:rsidRPr="00903DBA">
        <w:rPr>
          <w:rStyle w:val="KeyWord0"/>
          <w:highlight w:val="white"/>
        </w:rPr>
        <w:t>int</w:t>
      </w:r>
      <w:r w:rsidR="00A52369" w:rsidRPr="00903DBA">
        <w:rPr>
          <w:highlight w:val="white"/>
        </w:rPr>
        <w:t xml:space="preserve">, </w:t>
      </w:r>
      <w:r w:rsidR="00A52369" w:rsidRPr="00903DBA">
        <w:rPr>
          <w:rStyle w:val="KeyWord0"/>
          <w:highlight w:val="white"/>
        </w:rPr>
        <w:t>long</w:t>
      </w:r>
      <w:r w:rsidR="00A52369" w:rsidRPr="00903DBA">
        <w:rPr>
          <w:highlight w:val="white"/>
        </w:rPr>
        <w:t xml:space="preserve">, </w:t>
      </w:r>
      <w:r w:rsidR="00A52369" w:rsidRPr="00903DBA">
        <w:rPr>
          <w:rStyle w:val="KeyWord0"/>
          <w:highlight w:val="white"/>
        </w:rPr>
        <w:t>float</w:t>
      </w:r>
      <w:r w:rsidR="00A52369" w:rsidRPr="00903DBA">
        <w:rPr>
          <w:highlight w:val="white"/>
        </w:rPr>
        <w:t xml:space="preserve">, </w:t>
      </w:r>
      <w:r w:rsidR="00A52369" w:rsidRPr="00903DBA">
        <w:rPr>
          <w:rStyle w:val="KeyWord0"/>
          <w:highlight w:val="white"/>
        </w:rPr>
        <w:t>double</w:t>
      </w:r>
      <w:r w:rsidR="00A52369" w:rsidRPr="00903DBA">
        <w:rPr>
          <w:highlight w:val="white"/>
        </w:rPr>
        <w:t xml:space="preserve">, </w:t>
      </w:r>
      <w:r w:rsidR="00A52369" w:rsidRPr="00903DBA">
        <w:rPr>
          <w:rStyle w:val="KeyWord0"/>
          <w:highlight w:val="white"/>
        </w:rPr>
        <w:t>signed</w:t>
      </w:r>
      <w:r w:rsidR="00A52369" w:rsidRPr="00903DBA">
        <w:rPr>
          <w:highlight w:val="white"/>
        </w:rPr>
        <w:t xml:space="preserve">, </w:t>
      </w:r>
      <w:r w:rsidR="005F592C" w:rsidRPr="00903DBA">
        <w:rPr>
          <w:highlight w:val="white"/>
        </w:rPr>
        <w:t xml:space="preserve">or </w:t>
      </w:r>
      <w:r w:rsidR="00A52369" w:rsidRPr="00903DBA">
        <w:rPr>
          <w:rStyle w:val="KeyWord0"/>
          <w:highlight w:val="white"/>
        </w:rPr>
        <w:t>unsigned</w:t>
      </w:r>
    </w:p>
    <w:p w14:paraId="59878D73" w14:textId="69FF76BE" w:rsidR="000D572F" w:rsidRPr="00903DBA" w:rsidRDefault="000D572F" w:rsidP="000D572F">
      <w:pPr>
        <w:rPr>
          <w:highlight w:val="white"/>
        </w:rPr>
      </w:pPr>
      <w:r w:rsidRPr="00903DBA">
        <w:rPr>
          <w:highlight w:val="white"/>
        </w:rPr>
        <w:t xml:space="preserve">The following specifiers return a reference to the </w:t>
      </w:r>
      <w:r w:rsidRPr="00903DBA">
        <w:rPr>
          <w:rStyle w:val="KeyWord0"/>
          <w:highlight w:val="white"/>
        </w:rPr>
        <w:t>Type</w:t>
      </w:r>
      <w:r w:rsidRPr="00903DBA">
        <w:rPr>
          <w:highlight w:val="white"/>
        </w:rPr>
        <w:t xml:space="preserve"> class.</w:t>
      </w:r>
      <w:r w:rsidR="00C005DB">
        <w:rPr>
          <w:highlight w:val="white"/>
        </w:rPr>
        <w:t xml:space="preserve"> Note that a specifier can be a struct, union, or enumeration declaration</w:t>
      </w:r>
      <w:r w:rsidR="002D5C01">
        <w:rPr>
          <w:highlight w:val="white"/>
        </w:rPr>
        <w:t>, or a typedef name as well as a keyword.</w:t>
      </w:r>
    </w:p>
    <w:p w14:paraId="236C568F" w14:textId="77777777" w:rsidR="00AC1BD0" w:rsidRPr="00903DBA" w:rsidRDefault="00AC1BD0" w:rsidP="00477426">
      <w:pPr>
        <w:pStyle w:val="SourceCodeBoxText"/>
        <w:framePr w:wrap="around"/>
        <w:rPr>
          <w:highlight w:val="white"/>
        </w:rPr>
      </w:pPr>
      <w:r w:rsidRPr="00903DBA">
        <w:rPr>
          <w:highlight w:val="white"/>
        </w:rPr>
        <w:t>S</w:t>
      </w:r>
      <w:r w:rsidR="002326EB" w:rsidRPr="00903DBA">
        <w:rPr>
          <w:highlight w:val="white"/>
        </w:rPr>
        <w:t>truct or union specifier</w:t>
      </w:r>
    </w:p>
    <w:p w14:paraId="0EF1126B" w14:textId="77777777" w:rsidR="00AC1BD0" w:rsidRPr="00903DBA" w:rsidRDefault="00AC1BD0" w:rsidP="00477426">
      <w:pPr>
        <w:pStyle w:val="SourceCodeBoxText"/>
        <w:framePr w:wrap="around"/>
        <w:rPr>
          <w:highlight w:val="white"/>
        </w:rPr>
      </w:pPr>
      <w:r w:rsidRPr="00903DBA">
        <w:rPr>
          <w:highlight w:val="white"/>
        </w:rPr>
        <w:t>E</w:t>
      </w:r>
      <w:r w:rsidR="002326EB" w:rsidRPr="00903DBA">
        <w:rPr>
          <w:highlight w:val="white"/>
        </w:rPr>
        <w:t>num specifier</w:t>
      </w:r>
    </w:p>
    <w:p w14:paraId="5F1FE82D" w14:textId="241FDBBF" w:rsidR="000D572F" w:rsidRPr="00903DBA" w:rsidRDefault="00AC1BD0" w:rsidP="00477426">
      <w:pPr>
        <w:pStyle w:val="SourceCodeBoxText"/>
        <w:framePr w:wrap="around"/>
        <w:rPr>
          <w:highlight w:val="white"/>
        </w:rPr>
      </w:pPr>
      <w:r w:rsidRPr="00903DBA">
        <w:rPr>
          <w:highlight w:val="white"/>
        </w:rPr>
        <w:t>T</w:t>
      </w:r>
      <w:r w:rsidR="002326EB" w:rsidRPr="00903DBA">
        <w:rPr>
          <w:highlight w:val="white"/>
        </w:rPr>
        <w:t>ypedef name</w:t>
      </w:r>
    </w:p>
    <w:p w14:paraId="2B86CB22" w14:textId="77777777" w:rsidR="00753E01" w:rsidRPr="00903DBA" w:rsidRDefault="00753E01" w:rsidP="00753E01">
      <w:pPr>
        <w:pStyle w:val="Code"/>
        <w:rPr>
          <w:highlight w:val="white"/>
        </w:rPr>
      </w:pPr>
      <w:r w:rsidRPr="00903DBA">
        <w:rPr>
          <w:highlight w:val="white"/>
        </w:rPr>
        <w:t>declaration_specifier:</w:t>
      </w:r>
    </w:p>
    <w:p w14:paraId="540FAD20" w14:textId="15280AD9" w:rsidR="00753E01" w:rsidRPr="00903DBA" w:rsidRDefault="00753E01" w:rsidP="00753E01">
      <w:pPr>
        <w:pStyle w:val="Code"/>
        <w:rPr>
          <w:highlight w:val="white"/>
        </w:rPr>
      </w:pPr>
      <w:r w:rsidRPr="00903DBA">
        <w:rPr>
          <w:highlight w:val="white"/>
        </w:rPr>
        <w:t xml:space="preserve">  </w:t>
      </w:r>
      <w:r w:rsidR="008178C3" w:rsidRPr="00903DBA">
        <w:rPr>
          <w:highlight w:val="white"/>
        </w:rPr>
        <w:t xml:space="preserve"> </w:t>
      </w:r>
      <w:r w:rsidRPr="00903DBA">
        <w:rPr>
          <w:highlight w:val="white"/>
        </w:rPr>
        <w:t xml:space="preserve"> AUTO                      { $$ = Mask.Auto;     }</w:t>
      </w:r>
    </w:p>
    <w:p w14:paraId="787199F6" w14:textId="77777777" w:rsidR="00753E01" w:rsidRPr="00903DBA" w:rsidRDefault="00753E01" w:rsidP="00753E01">
      <w:pPr>
        <w:pStyle w:val="Code"/>
        <w:rPr>
          <w:highlight w:val="white"/>
        </w:rPr>
      </w:pPr>
      <w:r w:rsidRPr="00903DBA">
        <w:rPr>
          <w:highlight w:val="white"/>
        </w:rPr>
        <w:t xml:space="preserve">  | REGISTER                  { $$ = Mask.Register; }</w:t>
      </w:r>
    </w:p>
    <w:p w14:paraId="392C5D71" w14:textId="77777777" w:rsidR="00753E01" w:rsidRPr="00903DBA" w:rsidRDefault="00753E01" w:rsidP="00753E01">
      <w:pPr>
        <w:pStyle w:val="Code"/>
        <w:rPr>
          <w:highlight w:val="white"/>
        </w:rPr>
      </w:pPr>
      <w:r w:rsidRPr="00903DBA">
        <w:rPr>
          <w:highlight w:val="white"/>
        </w:rPr>
        <w:t xml:space="preserve">  | STATIC                    { $$ = Mask.Static;   }</w:t>
      </w:r>
    </w:p>
    <w:p w14:paraId="76098141" w14:textId="77777777" w:rsidR="00753E01" w:rsidRPr="00903DBA" w:rsidRDefault="00753E01" w:rsidP="00753E01">
      <w:pPr>
        <w:pStyle w:val="Code"/>
        <w:rPr>
          <w:highlight w:val="white"/>
        </w:rPr>
      </w:pPr>
      <w:r w:rsidRPr="00903DBA">
        <w:rPr>
          <w:highlight w:val="white"/>
        </w:rPr>
        <w:t xml:space="preserve">  | EXTERN                    { $$ = Mask.Extern;   }</w:t>
      </w:r>
    </w:p>
    <w:p w14:paraId="65B08635" w14:textId="77777777" w:rsidR="00753E01" w:rsidRPr="00903DBA" w:rsidRDefault="00753E01" w:rsidP="00753E01">
      <w:pPr>
        <w:pStyle w:val="Code"/>
        <w:rPr>
          <w:highlight w:val="white"/>
        </w:rPr>
      </w:pPr>
      <w:r w:rsidRPr="00903DBA">
        <w:rPr>
          <w:highlight w:val="white"/>
        </w:rPr>
        <w:t xml:space="preserve">  | TYPEDEF                   { $$ = Mask.Typedef;  }</w:t>
      </w:r>
    </w:p>
    <w:p w14:paraId="4967739A" w14:textId="19389491" w:rsidR="008178C3" w:rsidRPr="00903DBA" w:rsidRDefault="008178C3" w:rsidP="008178C3">
      <w:pPr>
        <w:pStyle w:val="Code"/>
        <w:rPr>
          <w:highlight w:val="white"/>
        </w:rPr>
      </w:pPr>
      <w:r w:rsidRPr="00903DBA">
        <w:rPr>
          <w:highlight w:val="white"/>
        </w:rPr>
        <w:t xml:space="preserve">  | CONSTANT                  { $$ = Mask.Constant; }</w:t>
      </w:r>
    </w:p>
    <w:p w14:paraId="20CAB430" w14:textId="77777777" w:rsidR="008178C3" w:rsidRPr="00903DBA" w:rsidRDefault="008178C3" w:rsidP="008178C3">
      <w:pPr>
        <w:pStyle w:val="Code"/>
        <w:rPr>
          <w:highlight w:val="white"/>
        </w:rPr>
      </w:pPr>
      <w:r w:rsidRPr="00903DBA">
        <w:rPr>
          <w:highlight w:val="white"/>
        </w:rPr>
        <w:t xml:space="preserve">  | VOLATILE                  { $$ = Mask.Volatile; }</w:t>
      </w:r>
    </w:p>
    <w:p w14:paraId="4019992A" w14:textId="77777777" w:rsidR="00753E01" w:rsidRPr="00903DBA" w:rsidRDefault="00753E01" w:rsidP="00753E01">
      <w:pPr>
        <w:pStyle w:val="Code"/>
        <w:rPr>
          <w:highlight w:val="white"/>
        </w:rPr>
      </w:pPr>
      <w:r w:rsidRPr="00903DBA">
        <w:rPr>
          <w:highlight w:val="white"/>
        </w:rPr>
        <w:t xml:space="preserve">  | VOID                      { $$ = Mask.Void;     }</w:t>
      </w:r>
    </w:p>
    <w:p w14:paraId="3115A80A" w14:textId="77777777" w:rsidR="00753E01" w:rsidRPr="00903DBA" w:rsidRDefault="00753E01" w:rsidP="00753E01">
      <w:pPr>
        <w:pStyle w:val="Code"/>
        <w:rPr>
          <w:highlight w:val="white"/>
        </w:rPr>
      </w:pPr>
      <w:r w:rsidRPr="00903DBA">
        <w:rPr>
          <w:highlight w:val="white"/>
        </w:rPr>
        <w:t xml:space="preserve">  | CHAR                      { $$ = Mask.Char;     }</w:t>
      </w:r>
    </w:p>
    <w:p w14:paraId="26DC61EC" w14:textId="77777777" w:rsidR="00753E01" w:rsidRPr="00903DBA" w:rsidRDefault="00753E01" w:rsidP="00753E01">
      <w:pPr>
        <w:pStyle w:val="Code"/>
        <w:rPr>
          <w:highlight w:val="white"/>
        </w:rPr>
      </w:pPr>
      <w:r w:rsidRPr="00903DBA">
        <w:rPr>
          <w:highlight w:val="white"/>
        </w:rPr>
        <w:t xml:space="preserve">  | SHORT                     { $$ = Mask.Short;    }</w:t>
      </w:r>
    </w:p>
    <w:p w14:paraId="6FA56FDA" w14:textId="77777777" w:rsidR="00753E01" w:rsidRPr="00903DBA" w:rsidRDefault="00753E01" w:rsidP="00753E01">
      <w:pPr>
        <w:pStyle w:val="Code"/>
        <w:rPr>
          <w:highlight w:val="white"/>
        </w:rPr>
      </w:pPr>
      <w:r w:rsidRPr="00903DBA">
        <w:rPr>
          <w:highlight w:val="white"/>
        </w:rPr>
        <w:t xml:space="preserve">  | INT                       { $$ = Mask.Int;      }</w:t>
      </w:r>
    </w:p>
    <w:p w14:paraId="38C0E539" w14:textId="77777777" w:rsidR="00753E01" w:rsidRPr="00903DBA" w:rsidRDefault="00753E01" w:rsidP="00753E01">
      <w:pPr>
        <w:pStyle w:val="Code"/>
        <w:rPr>
          <w:highlight w:val="white"/>
        </w:rPr>
      </w:pPr>
      <w:r w:rsidRPr="00903DBA">
        <w:rPr>
          <w:highlight w:val="white"/>
        </w:rPr>
        <w:t xml:space="preserve">  | LONG                      { $$ = Mask.Long;     }</w:t>
      </w:r>
    </w:p>
    <w:p w14:paraId="5B268C41" w14:textId="77777777" w:rsidR="00753E01" w:rsidRPr="00903DBA" w:rsidRDefault="00753E01" w:rsidP="00753E01">
      <w:pPr>
        <w:pStyle w:val="Code"/>
        <w:rPr>
          <w:highlight w:val="white"/>
        </w:rPr>
      </w:pPr>
      <w:r w:rsidRPr="00903DBA">
        <w:rPr>
          <w:highlight w:val="white"/>
        </w:rPr>
        <w:t xml:space="preserve">  | FLOAT                     { $$ = Mask.Float;    }</w:t>
      </w:r>
    </w:p>
    <w:p w14:paraId="70DF7D91" w14:textId="77777777" w:rsidR="00753E01" w:rsidRPr="00903DBA" w:rsidRDefault="00753E01" w:rsidP="00753E01">
      <w:pPr>
        <w:pStyle w:val="Code"/>
        <w:rPr>
          <w:highlight w:val="white"/>
        </w:rPr>
      </w:pPr>
      <w:r w:rsidRPr="00903DBA">
        <w:rPr>
          <w:highlight w:val="white"/>
        </w:rPr>
        <w:t xml:space="preserve">  | DOUBLE                    { $$ = Mask.Double;   }</w:t>
      </w:r>
    </w:p>
    <w:p w14:paraId="48E1095A" w14:textId="77777777" w:rsidR="00753E01" w:rsidRPr="00903DBA" w:rsidRDefault="00753E01" w:rsidP="00753E01">
      <w:pPr>
        <w:pStyle w:val="Code"/>
        <w:rPr>
          <w:highlight w:val="white"/>
        </w:rPr>
      </w:pPr>
      <w:r w:rsidRPr="00903DBA">
        <w:rPr>
          <w:highlight w:val="white"/>
        </w:rPr>
        <w:t xml:space="preserve">  | SIGNED                    { $$ = Mask.Signed;   }</w:t>
      </w:r>
    </w:p>
    <w:p w14:paraId="7C30AE43" w14:textId="77777777" w:rsidR="00753E01" w:rsidRPr="00903DBA" w:rsidRDefault="00753E01" w:rsidP="00753E01">
      <w:pPr>
        <w:pStyle w:val="Code"/>
        <w:rPr>
          <w:highlight w:val="white"/>
        </w:rPr>
      </w:pPr>
      <w:r w:rsidRPr="00903DBA">
        <w:rPr>
          <w:highlight w:val="white"/>
        </w:rPr>
        <w:t xml:space="preserve">  | UNSIGNED                  { $$ = Mask.Unsigned; }</w:t>
      </w:r>
    </w:p>
    <w:p w14:paraId="729A481B" w14:textId="77777777" w:rsidR="00753E01" w:rsidRPr="00903DBA" w:rsidRDefault="00753E01" w:rsidP="00753E01">
      <w:pPr>
        <w:pStyle w:val="Code"/>
        <w:rPr>
          <w:highlight w:val="white"/>
        </w:rPr>
      </w:pPr>
      <w:r w:rsidRPr="00903DBA">
        <w:rPr>
          <w:highlight w:val="white"/>
        </w:rPr>
        <w:t xml:space="preserve">  | struct_or_union_specifier { $$ = $1;            }</w:t>
      </w:r>
    </w:p>
    <w:p w14:paraId="23CD391C" w14:textId="77777777" w:rsidR="00753E01" w:rsidRPr="00903DBA" w:rsidRDefault="00753E01" w:rsidP="00753E01">
      <w:pPr>
        <w:pStyle w:val="Code"/>
        <w:rPr>
          <w:highlight w:val="white"/>
        </w:rPr>
      </w:pPr>
      <w:r w:rsidRPr="00903DBA">
        <w:rPr>
          <w:highlight w:val="white"/>
        </w:rPr>
        <w:t xml:space="preserve">  | enum_specifier            { $$ = $1;            }</w:t>
      </w:r>
    </w:p>
    <w:p w14:paraId="1314A00C" w14:textId="77777777" w:rsidR="00753E01" w:rsidRPr="00903DBA" w:rsidRDefault="00753E01" w:rsidP="00753E01">
      <w:pPr>
        <w:pStyle w:val="Code"/>
        <w:rPr>
          <w:highlight w:val="white"/>
        </w:rPr>
      </w:pPr>
      <w:r w:rsidRPr="00903DBA">
        <w:rPr>
          <w:highlight w:val="white"/>
        </w:rPr>
        <w:t xml:space="preserve">  | TYPEDEF_NAME              { $$ = $1;            };</w:t>
      </w:r>
    </w:p>
    <w:p w14:paraId="1A848867" w14:textId="48F0AE0A" w:rsidR="00A04EF2" w:rsidRPr="00903DBA" w:rsidRDefault="00A04EF2" w:rsidP="0078248B">
      <w:pPr>
        <w:pStyle w:val="Rubrik3"/>
        <w:rPr>
          <w:highlight w:val="white"/>
        </w:rPr>
      </w:pPr>
      <w:bookmarkStart w:id="40" w:name="_Hlk57712964"/>
      <w:r w:rsidRPr="00903DBA">
        <w:rPr>
          <w:highlight w:val="white"/>
        </w:rPr>
        <w:t>Struct</w:t>
      </w:r>
      <w:r w:rsidR="004A28AC" w:rsidRPr="00903DBA">
        <w:rPr>
          <w:highlight w:val="white"/>
        </w:rPr>
        <w:t>s</w:t>
      </w:r>
      <w:r w:rsidRPr="00903DBA">
        <w:rPr>
          <w:highlight w:val="white"/>
        </w:rPr>
        <w:t xml:space="preserve"> and Union</w:t>
      </w:r>
      <w:r w:rsidR="004A28AC" w:rsidRPr="00903DBA">
        <w:rPr>
          <w:highlight w:val="white"/>
        </w:rPr>
        <w:t>s</w:t>
      </w:r>
    </w:p>
    <w:bookmarkEnd w:id="40"/>
    <w:p w14:paraId="77ED76FC" w14:textId="087B3549" w:rsidR="00A856B4" w:rsidRPr="00903DBA" w:rsidRDefault="00DB149C" w:rsidP="00A856B4">
      <w:pPr>
        <w:rPr>
          <w:highlight w:val="white"/>
        </w:rPr>
      </w:pPr>
      <w:r w:rsidRPr="00903DBA">
        <w:rPr>
          <w:highlight w:val="white"/>
        </w:rPr>
        <w:t xml:space="preserve">A struct or union specifier </w:t>
      </w:r>
      <w:r w:rsidR="005E370B" w:rsidRPr="00903DBA">
        <w:rPr>
          <w:highlight w:val="white"/>
        </w:rPr>
        <w:t xml:space="preserve">holds an </w:t>
      </w:r>
      <w:r w:rsidR="00FB3975" w:rsidRPr="00903DBA">
        <w:rPr>
          <w:highlight w:val="white"/>
        </w:rPr>
        <w:t>optional name and a declaration list within brackets</w:t>
      </w:r>
      <w:r w:rsidR="006E2725" w:rsidRPr="00903DBA">
        <w:rPr>
          <w:highlight w:val="white"/>
        </w:rPr>
        <w:t xml:space="preserve">. It can also refer to a declared struct or union by its name. </w:t>
      </w:r>
      <w:r w:rsidR="006D26DF" w:rsidRPr="00903DBA">
        <w:rPr>
          <w:highlight w:val="white"/>
        </w:rPr>
        <w:t>W</w:t>
      </w:r>
      <w:r w:rsidR="00ED0F79" w:rsidRPr="00903DBA">
        <w:rPr>
          <w:highlight w:val="white"/>
        </w:rPr>
        <w:t xml:space="preserve">hen the declaration list is parsed, </w:t>
      </w:r>
      <w:r w:rsidR="005E370B" w:rsidRPr="00903DBA">
        <w:rPr>
          <w:highlight w:val="white"/>
        </w:rPr>
        <w:t xml:space="preserve">the struct or union is given a symbol table of its own and </w:t>
      </w:r>
      <w:r w:rsidR="006D26DF" w:rsidRPr="00903DBA">
        <w:rPr>
          <w:highlight w:val="white"/>
        </w:rPr>
        <w:t>each member becomes added to</w:t>
      </w:r>
      <w:r w:rsidR="00ED0F79" w:rsidRPr="00903DBA">
        <w:rPr>
          <w:highlight w:val="white"/>
        </w:rPr>
        <w:t xml:space="preserve"> symbol table</w:t>
      </w:r>
      <w:r w:rsidR="006D26DF" w:rsidRPr="00903DBA">
        <w:rPr>
          <w:highlight w:val="white"/>
        </w:rPr>
        <w:t>.</w:t>
      </w:r>
    </w:p>
    <w:p w14:paraId="4BCD06D6" w14:textId="21BE7AF2" w:rsidR="00D43E0D" w:rsidRDefault="00D43E0D" w:rsidP="00D43E0D">
      <w:pPr>
        <w:pStyle w:val="CodeHeader"/>
        <w:rPr>
          <w:highlight w:val="white"/>
        </w:rPr>
      </w:pPr>
      <w:r w:rsidRPr="00903DBA">
        <w:rPr>
          <w:highlight w:val="white"/>
        </w:rPr>
        <w:t>MainParser.gppg</w:t>
      </w:r>
    </w:p>
    <w:p w14:paraId="059D73AB" w14:textId="2BA7DEA7" w:rsidR="00B73351" w:rsidRPr="00903DBA" w:rsidRDefault="002D5C01" w:rsidP="00B73351">
      <w:pPr>
        <w:rPr>
          <w:highlight w:val="white"/>
        </w:rPr>
      </w:pPr>
      <w:r w:rsidRPr="00903DBA">
        <w:rPr>
          <w:highlight w:val="white"/>
        </w:rPr>
        <w:lastRenderedPageBreak/>
        <w:t xml:space="preserve">The call to </w:t>
      </w:r>
      <w:r w:rsidRPr="00903DBA">
        <w:rPr>
          <w:rStyle w:val="KeyWord0"/>
          <w:highlight w:val="white"/>
        </w:rPr>
        <w:t>StructOrUnionHeader</w:t>
      </w:r>
      <w:r w:rsidRPr="00903DBA">
        <w:rPr>
          <w:highlight w:val="white"/>
        </w:rPr>
        <w:t xml:space="preserve"> adds the struct or union to the symbol table if the optional name is not null.</w:t>
      </w:r>
      <w:r w:rsidR="0027686B">
        <w:rPr>
          <w:highlight w:val="white"/>
        </w:rPr>
        <w:t xml:space="preserve"> If the optional name is not null, we add a tag to the current symbol table. </w:t>
      </w:r>
      <w:r w:rsidR="00B73351" w:rsidRPr="00903DBA">
        <w:rPr>
          <w:highlight w:val="white"/>
        </w:rPr>
        <w:t>We need to do this in order for recursive pointers to work. For instance:</w:t>
      </w:r>
    </w:p>
    <w:p w14:paraId="046B119C" w14:textId="77777777" w:rsidR="00B73351" w:rsidRPr="00903DBA" w:rsidRDefault="00B73351" w:rsidP="00B73351">
      <w:pPr>
        <w:pStyle w:val="Code"/>
        <w:rPr>
          <w:highlight w:val="white"/>
        </w:rPr>
      </w:pPr>
      <w:r w:rsidRPr="00903DBA">
        <w:rPr>
          <w:highlight w:val="white"/>
        </w:rPr>
        <w:t>struct Cell {</w:t>
      </w:r>
    </w:p>
    <w:p w14:paraId="1A8F40C7" w14:textId="77777777" w:rsidR="00B73351" w:rsidRPr="00903DBA" w:rsidRDefault="00B73351" w:rsidP="00B73351">
      <w:pPr>
        <w:pStyle w:val="Code"/>
        <w:rPr>
          <w:highlight w:val="white"/>
        </w:rPr>
      </w:pPr>
      <w:r w:rsidRPr="00903DBA">
        <w:rPr>
          <w:highlight w:val="white"/>
        </w:rPr>
        <w:t xml:space="preserve">  int value;</w:t>
      </w:r>
    </w:p>
    <w:p w14:paraId="04B4C121" w14:textId="77777777" w:rsidR="00B73351" w:rsidRPr="00903DBA" w:rsidRDefault="00B73351" w:rsidP="00B73351">
      <w:pPr>
        <w:pStyle w:val="Code"/>
        <w:rPr>
          <w:highlight w:val="white"/>
        </w:rPr>
      </w:pPr>
      <w:r w:rsidRPr="00903DBA">
        <w:rPr>
          <w:highlight w:val="white"/>
        </w:rPr>
        <w:t xml:space="preserve">  struct Cell* next;</w:t>
      </w:r>
    </w:p>
    <w:p w14:paraId="2561B042" w14:textId="77777777" w:rsidR="00B73351" w:rsidRPr="00903DBA" w:rsidRDefault="00B73351" w:rsidP="00B73351">
      <w:pPr>
        <w:pStyle w:val="Code"/>
        <w:rPr>
          <w:highlight w:val="white"/>
        </w:rPr>
      </w:pPr>
      <w:r w:rsidRPr="00903DBA">
        <w:rPr>
          <w:highlight w:val="white"/>
        </w:rPr>
        <w:t>}</w:t>
      </w:r>
    </w:p>
    <w:p w14:paraId="2FB3A054" w14:textId="18DD527C" w:rsidR="00B73351" w:rsidRPr="00903DBA" w:rsidRDefault="00B73351" w:rsidP="00B73351">
      <w:pPr>
        <w:rPr>
          <w:highlight w:val="white"/>
        </w:rPr>
      </w:pPr>
      <w:r w:rsidRPr="00903DBA">
        <w:rPr>
          <w:highlight w:val="white"/>
        </w:rPr>
        <w:t xml:space="preserve">If we do not </w:t>
      </w:r>
      <w:r>
        <w:rPr>
          <w:highlight w:val="white"/>
        </w:rPr>
        <w:t xml:space="preserve">add the tag, </w:t>
      </w:r>
      <w:r w:rsidRPr="00903DBA">
        <w:rPr>
          <w:highlight w:val="white"/>
        </w:rPr>
        <w:t xml:space="preserve">there is a risk that the </w:t>
      </w:r>
      <w:r w:rsidRPr="00903DBA">
        <w:rPr>
          <w:rStyle w:val="KeyWord0"/>
          <w:highlight w:val="white"/>
        </w:rPr>
        <w:t>next</w:t>
      </w:r>
      <w:r w:rsidRPr="00903DBA">
        <w:rPr>
          <w:highlight w:val="white"/>
        </w:rPr>
        <w:t xml:space="preserve"> field in the code above will point to another struct with the same name, defined in a surrounding block or in global space.</w:t>
      </w:r>
    </w:p>
    <w:p w14:paraId="546A8DE7" w14:textId="62755F11" w:rsidR="00B700C2" w:rsidRPr="00903DBA" w:rsidRDefault="00B700C2" w:rsidP="006B34A2">
      <w:pPr>
        <w:pStyle w:val="Code"/>
        <w:rPr>
          <w:rStyle w:val="KeyWord0"/>
          <w:b w:val="0"/>
          <w:highlight w:val="white"/>
        </w:rPr>
      </w:pPr>
      <w:r w:rsidRPr="00903DBA">
        <w:rPr>
          <w:rStyle w:val="KeyWord0"/>
          <w:b w:val="0"/>
          <w:highlight w:val="white"/>
        </w:rPr>
        <w:t>struct_or_union_specifier:</w:t>
      </w:r>
    </w:p>
    <w:p w14:paraId="16D2C5D1" w14:textId="11DCA997" w:rsidR="00B700C2" w:rsidRPr="00903DBA" w:rsidRDefault="00B700C2" w:rsidP="00B700C2">
      <w:pPr>
        <w:pStyle w:val="Code"/>
        <w:rPr>
          <w:highlight w:val="white"/>
        </w:rPr>
      </w:pPr>
      <w:r w:rsidRPr="00903DBA">
        <w:rPr>
          <w:highlight w:val="white"/>
        </w:rPr>
        <w:t xml:space="preserve">    struct_or_union optional_name {</w:t>
      </w:r>
    </w:p>
    <w:p w14:paraId="455CE4DD" w14:textId="77777777" w:rsidR="00B73351" w:rsidRPr="00B73351" w:rsidRDefault="00B73351" w:rsidP="00B73351">
      <w:pPr>
        <w:pStyle w:val="Code"/>
        <w:rPr>
          <w:highlight w:val="white"/>
        </w:rPr>
      </w:pPr>
      <w:r w:rsidRPr="00B73351">
        <w:rPr>
          <w:highlight w:val="white"/>
        </w:rPr>
        <w:t xml:space="preserve">      if ($2 != null) {</w:t>
      </w:r>
    </w:p>
    <w:p w14:paraId="3ACC3A83" w14:textId="77777777" w:rsidR="00DC1114" w:rsidRPr="00DC1114" w:rsidRDefault="00DC1114" w:rsidP="00DC1114">
      <w:pPr>
        <w:pStyle w:val="Code"/>
        <w:rPr>
          <w:highlight w:val="white"/>
        </w:rPr>
      </w:pPr>
      <w:r w:rsidRPr="00DC1114">
        <w:rPr>
          <w:highlight w:val="white"/>
        </w:rPr>
        <w:t xml:space="preserve">        SymbolTable.CurrentTable.AddTag($2, new CCompiler.Type($1));</w:t>
      </w:r>
    </w:p>
    <w:p w14:paraId="725C4A5D" w14:textId="77777777" w:rsidR="00B73351" w:rsidRPr="00B73351" w:rsidRDefault="00B73351" w:rsidP="00B73351">
      <w:pPr>
        <w:pStyle w:val="Code"/>
        <w:rPr>
          <w:highlight w:val="white"/>
        </w:rPr>
      </w:pPr>
      <w:r w:rsidRPr="00B73351">
        <w:rPr>
          <w:highlight w:val="white"/>
        </w:rPr>
        <w:t xml:space="preserve">      }</w:t>
      </w:r>
    </w:p>
    <w:p w14:paraId="7ED9EED2" w14:textId="6FBCAF38" w:rsidR="00F00F57" w:rsidRDefault="00F00F57" w:rsidP="00F00F57">
      <w:pPr>
        <w:rPr>
          <w:highlight w:val="white"/>
        </w:rPr>
      </w:pPr>
      <w:r>
        <w:rPr>
          <w:highlight w:val="white"/>
        </w:rPr>
        <w:t>Before the parsing of the members we assign them a symbol table of their own.</w:t>
      </w:r>
    </w:p>
    <w:p w14:paraId="6C2DB1CB" w14:textId="77777777" w:rsidR="00F00F57" w:rsidRDefault="00B700C2" w:rsidP="00B700C2">
      <w:pPr>
        <w:pStyle w:val="Code"/>
        <w:rPr>
          <w:highlight w:val="white"/>
        </w:rPr>
      </w:pPr>
      <w:r w:rsidRPr="00903DBA">
        <w:rPr>
          <w:highlight w:val="white"/>
        </w:rPr>
        <w:t xml:space="preserve">      SymbolTable.CurrentTable =</w:t>
      </w:r>
    </w:p>
    <w:p w14:paraId="490C485E" w14:textId="746EC930" w:rsidR="00B700C2" w:rsidRPr="00903DBA" w:rsidRDefault="00F00F57" w:rsidP="00B700C2">
      <w:pPr>
        <w:pStyle w:val="Code"/>
        <w:rPr>
          <w:highlight w:val="white"/>
        </w:rPr>
      </w:pPr>
      <w:r>
        <w:rPr>
          <w:highlight w:val="white"/>
        </w:rPr>
        <w:t xml:space="preserve">     </w:t>
      </w:r>
      <w:r w:rsidR="00B700C2" w:rsidRPr="00903DBA">
        <w:rPr>
          <w:highlight w:val="white"/>
        </w:rPr>
        <w:t xml:space="preserve">   new SymbolTable(SymbolTable.CurrentTable, (Scope) $1);</w:t>
      </w:r>
    </w:p>
    <w:p w14:paraId="774111C4" w14:textId="3FFA1B68" w:rsidR="00B700C2" w:rsidRPr="00903DBA" w:rsidRDefault="00B700C2" w:rsidP="00B700C2">
      <w:pPr>
        <w:pStyle w:val="Code"/>
        <w:rPr>
          <w:highlight w:val="white"/>
        </w:rPr>
      </w:pPr>
      <w:r w:rsidRPr="00903DBA">
        <w:rPr>
          <w:highlight w:val="white"/>
        </w:rPr>
        <w:t xml:space="preserve">    }</w:t>
      </w:r>
    </w:p>
    <w:p w14:paraId="16538152" w14:textId="77777777" w:rsidR="00B700C2" w:rsidRPr="00903DBA" w:rsidRDefault="00B700C2" w:rsidP="00B700C2">
      <w:pPr>
        <w:pStyle w:val="Code"/>
        <w:rPr>
          <w:highlight w:val="white"/>
        </w:rPr>
      </w:pPr>
      <w:r w:rsidRPr="00903DBA">
        <w:rPr>
          <w:highlight w:val="white"/>
        </w:rPr>
        <w:t xml:space="preserve">    LEFT_BLOCK declaration_list RIGHT_BLOCK {</w:t>
      </w:r>
    </w:p>
    <w:p w14:paraId="1C94D6AC" w14:textId="32B36C04" w:rsidR="00B700C2" w:rsidRDefault="00B700C2" w:rsidP="00B700C2">
      <w:pPr>
        <w:pStyle w:val="Code"/>
        <w:rPr>
          <w:highlight w:val="white"/>
        </w:rPr>
      </w:pPr>
      <w:r w:rsidRPr="00903DBA">
        <w:rPr>
          <w:highlight w:val="white"/>
        </w:rPr>
        <w:t xml:space="preserve">      $$ = MiddleCodeGenerator.StructUnionSpecifier($2, $1);</w:t>
      </w:r>
    </w:p>
    <w:p w14:paraId="1B120466" w14:textId="77777777" w:rsidR="002429A0" w:rsidRPr="00903DBA" w:rsidRDefault="002429A0" w:rsidP="002429A0">
      <w:pPr>
        <w:rPr>
          <w:highlight w:val="white"/>
        </w:rPr>
      </w:pPr>
      <w:r>
        <w:rPr>
          <w:highlight w:val="white"/>
        </w:rPr>
        <w:t>After the parsing of the member list of the struct, we restore the original symbol table.</w:t>
      </w:r>
    </w:p>
    <w:p w14:paraId="2B604584" w14:textId="0A45CC18" w:rsidR="00B700C2" w:rsidRPr="00903DBA" w:rsidRDefault="00B700C2" w:rsidP="00B700C2">
      <w:pPr>
        <w:pStyle w:val="Code"/>
        <w:rPr>
          <w:highlight w:val="white"/>
        </w:rPr>
      </w:pPr>
      <w:r w:rsidRPr="00903DBA">
        <w:rPr>
          <w:highlight w:val="white"/>
        </w:rPr>
        <w:t xml:space="preserve">      SymbolTable.CurrentTable = SymbolTable.CurrentTable.ParentTable;</w:t>
      </w:r>
    </w:p>
    <w:p w14:paraId="27579533" w14:textId="5CE8EE46" w:rsidR="00B700C2" w:rsidRPr="00903DBA" w:rsidRDefault="00B700C2" w:rsidP="00B700C2">
      <w:pPr>
        <w:pStyle w:val="Code"/>
        <w:rPr>
          <w:highlight w:val="white"/>
        </w:rPr>
      </w:pPr>
      <w:r w:rsidRPr="00903DBA">
        <w:rPr>
          <w:highlight w:val="white"/>
        </w:rPr>
        <w:t xml:space="preserve">    }</w:t>
      </w:r>
    </w:p>
    <w:p w14:paraId="6F09E624" w14:textId="0B3D7691" w:rsidR="00290B12" w:rsidRPr="00903DBA" w:rsidRDefault="00290B12" w:rsidP="009B76D4">
      <w:pPr>
        <w:rPr>
          <w:highlight w:val="white"/>
        </w:rPr>
      </w:pPr>
      <w:r w:rsidRPr="00903DBA">
        <w:rPr>
          <w:highlight w:val="white"/>
        </w:rPr>
        <w:t>In case of a struct of union without a declaration list,</w:t>
      </w:r>
      <w:r w:rsidR="00154CBD">
        <w:rPr>
          <w:highlight w:val="white"/>
        </w:rPr>
        <w:t xml:space="preserve"> but with un obligatory name,</w:t>
      </w:r>
      <w:r w:rsidRPr="00903DBA">
        <w:rPr>
          <w:highlight w:val="white"/>
        </w:rPr>
        <w:t xml:space="preserve"> we look up the </w:t>
      </w:r>
      <w:r w:rsidR="009B01E8" w:rsidRPr="00903DBA">
        <w:rPr>
          <w:highlight w:val="white"/>
        </w:rPr>
        <w:t>name.</w:t>
      </w:r>
    </w:p>
    <w:p w14:paraId="66037A80" w14:textId="77777777" w:rsidR="00B700C2" w:rsidRPr="00903DBA" w:rsidRDefault="00B700C2" w:rsidP="00B700C2">
      <w:pPr>
        <w:pStyle w:val="Code"/>
        <w:rPr>
          <w:highlight w:val="white"/>
        </w:rPr>
      </w:pPr>
      <w:r w:rsidRPr="00903DBA">
        <w:rPr>
          <w:highlight w:val="white"/>
        </w:rPr>
        <w:t xml:space="preserve">  | struct_or_union NAME {</w:t>
      </w:r>
    </w:p>
    <w:p w14:paraId="2E7F6A73" w14:textId="77777777" w:rsidR="00B700C2" w:rsidRPr="00903DBA" w:rsidRDefault="00B700C2" w:rsidP="00B700C2">
      <w:pPr>
        <w:pStyle w:val="Code"/>
        <w:rPr>
          <w:highlight w:val="white"/>
        </w:rPr>
      </w:pPr>
      <w:r w:rsidRPr="00903DBA">
        <w:rPr>
          <w:highlight w:val="white"/>
        </w:rPr>
        <w:t xml:space="preserve">      $$ = MiddleCodeGenerator.LookupStructUnionSpecifier($2, $1);</w:t>
      </w:r>
    </w:p>
    <w:p w14:paraId="69239178" w14:textId="77777777" w:rsidR="00B700C2" w:rsidRPr="00903DBA" w:rsidRDefault="00B700C2" w:rsidP="00B700C2">
      <w:pPr>
        <w:pStyle w:val="Code"/>
        <w:rPr>
          <w:highlight w:val="white"/>
        </w:rPr>
      </w:pPr>
      <w:r w:rsidRPr="00903DBA">
        <w:rPr>
          <w:highlight w:val="white"/>
        </w:rPr>
        <w:t xml:space="preserve">    };</w:t>
      </w:r>
    </w:p>
    <w:p w14:paraId="1490A4AE" w14:textId="77777777" w:rsidR="00B700C2" w:rsidRPr="00903DBA" w:rsidRDefault="00B700C2" w:rsidP="00B700C2">
      <w:pPr>
        <w:pStyle w:val="Code"/>
        <w:rPr>
          <w:highlight w:val="white"/>
        </w:rPr>
      </w:pPr>
    </w:p>
    <w:p w14:paraId="0C0A52E6" w14:textId="77777777" w:rsidR="00B700C2" w:rsidRPr="00903DBA" w:rsidRDefault="00B700C2" w:rsidP="00B700C2">
      <w:pPr>
        <w:pStyle w:val="Code"/>
        <w:rPr>
          <w:highlight w:val="white"/>
        </w:rPr>
      </w:pPr>
      <w:r w:rsidRPr="00903DBA">
        <w:rPr>
          <w:highlight w:val="white"/>
        </w:rPr>
        <w:t>struct_or_union:</w:t>
      </w:r>
    </w:p>
    <w:p w14:paraId="031AF110" w14:textId="77777777" w:rsidR="00B700C2" w:rsidRPr="00903DBA" w:rsidRDefault="00B700C2" w:rsidP="00B700C2">
      <w:pPr>
        <w:pStyle w:val="Code"/>
        <w:rPr>
          <w:highlight w:val="white"/>
        </w:rPr>
      </w:pPr>
      <w:r w:rsidRPr="00903DBA">
        <w:rPr>
          <w:highlight w:val="white"/>
        </w:rPr>
        <w:t xml:space="preserve">    STRUCT { $$ = Sort.Struct; }</w:t>
      </w:r>
    </w:p>
    <w:p w14:paraId="3B9EAC6F" w14:textId="77777777" w:rsidR="00B700C2" w:rsidRPr="00903DBA" w:rsidRDefault="00B700C2" w:rsidP="00B700C2">
      <w:pPr>
        <w:pStyle w:val="Code"/>
        <w:rPr>
          <w:highlight w:val="white"/>
        </w:rPr>
      </w:pPr>
      <w:r w:rsidRPr="00903DBA">
        <w:rPr>
          <w:highlight w:val="white"/>
        </w:rPr>
        <w:t xml:space="preserve">  | UNION  { $$ = Sort.Union;  };</w:t>
      </w:r>
    </w:p>
    <w:p w14:paraId="5149EBF4" w14:textId="77777777" w:rsidR="00B700C2" w:rsidRPr="00903DBA" w:rsidRDefault="00B700C2" w:rsidP="00B700C2">
      <w:pPr>
        <w:pStyle w:val="Code"/>
        <w:rPr>
          <w:highlight w:val="white"/>
        </w:rPr>
      </w:pPr>
    </w:p>
    <w:p w14:paraId="1BEDC104" w14:textId="77777777" w:rsidR="00B700C2" w:rsidRPr="00903DBA" w:rsidRDefault="00B700C2" w:rsidP="00B700C2">
      <w:pPr>
        <w:pStyle w:val="Code"/>
        <w:rPr>
          <w:highlight w:val="white"/>
        </w:rPr>
      </w:pPr>
      <w:r w:rsidRPr="00903DBA">
        <w:rPr>
          <w:highlight w:val="white"/>
        </w:rPr>
        <w:t>optional_name:</w:t>
      </w:r>
    </w:p>
    <w:p w14:paraId="0B1273F9" w14:textId="77777777" w:rsidR="00B700C2" w:rsidRPr="00903DBA" w:rsidRDefault="00B700C2" w:rsidP="00B700C2">
      <w:pPr>
        <w:pStyle w:val="Code"/>
        <w:rPr>
          <w:highlight w:val="white"/>
        </w:rPr>
      </w:pPr>
      <w:r w:rsidRPr="00903DBA">
        <w:rPr>
          <w:highlight w:val="white"/>
        </w:rPr>
        <w:t xml:space="preserve">    /* Empty */ { $$ = null; }</w:t>
      </w:r>
    </w:p>
    <w:p w14:paraId="5DF7CFCD" w14:textId="6BCD8972" w:rsidR="00B700C2" w:rsidRPr="00903DBA" w:rsidRDefault="00B700C2" w:rsidP="00B700C2">
      <w:pPr>
        <w:pStyle w:val="Code"/>
        <w:rPr>
          <w:highlight w:val="white"/>
        </w:rPr>
      </w:pPr>
      <w:r w:rsidRPr="00903DBA">
        <w:rPr>
          <w:highlight w:val="white"/>
        </w:rPr>
        <w:t xml:space="preserve">  | NAME        { $$ = $1;   };</w:t>
      </w:r>
    </w:p>
    <w:p w14:paraId="0B53B71D" w14:textId="77777777" w:rsidR="00037FA3" w:rsidRPr="00903DBA" w:rsidRDefault="00037FA3" w:rsidP="009B6F20">
      <w:pPr>
        <w:pStyle w:val="Code"/>
        <w:rPr>
          <w:highlight w:val="white"/>
        </w:rPr>
      </w:pPr>
    </w:p>
    <w:p w14:paraId="4B4512BD" w14:textId="77777777" w:rsidR="009B6F20" w:rsidRPr="00903DBA" w:rsidRDefault="009B6F20" w:rsidP="009B6F20">
      <w:pPr>
        <w:pStyle w:val="Code"/>
        <w:rPr>
          <w:highlight w:val="white"/>
        </w:rPr>
      </w:pPr>
      <w:r w:rsidRPr="00903DBA">
        <w:rPr>
          <w:highlight w:val="white"/>
        </w:rPr>
        <w:t>declaration_list:</w:t>
      </w:r>
    </w:p>
    <w:p w14:paraId="33ECCCAE" w14:textId="77777777" w:rsidR="009B6F20" w:rsidRPr="00903DBA" w:rsidRDefault="009B6F20" w:rsidP="009B6F20">
      <w:pPr>
        <w:pStyle w:val="Code"/>
        <w:rPr>
          <w:highlight w:val="white"/>
        </w:rPr>
      </w:pPr>
      <w:r w:rsidRPr="00903DBA">
        <w:rPr>
          <w:highlight w:val="white"/>
        </w:rPr>
        <w:t xml:space="preserve">    declaration {</w:t>
      </w:r>
    </w:p>
    <w:p w14:paraId="1E74F7E5" w14:textId="77777777" w:rsidR="009B6F20" w:rsidRPr="00903DBA" w:rsidRDefault="009B6F20" w:rsidP="009B6F20">
      <w:pPr>
        <w:pStyle w:val="Code"/>
        <w:rPr>
          <w:highlight w:val="white"/>
        </w:rPr>
      </w:pPr>
      <w:r w:rsidRPr="00903DBA">
        <w:rPr>
          <w:highlight w:val="white"/>
        </w:rPr>
        <w:t xml:space="preserve">      $$ = $1;</w:t>
      </w:r>
    </w:p>
    <w:p w14:paraId="0856C704" w14:textId="77777777" w:rsidR="009B6F20" w:rsidRPr="00903DBA" w:rsidRDefault="009B6F20" w:rsidP="009B6F20">
      <w:pPr>
        <w:pStyle w:val="Code"/>
        <w:rPr>
          <w:highlight w:val="white"/>
        </w:rPr>
      </w:pPr>
      <w:r w:rsidRPr="00903DBA">
        <w:rPr>
          <w:highlight w:val="white"/>
        </w:rPr>
        <w:t xml:space="preserve">    }</w:t>
      </w:r>
    </w:p>
    <w:p w14:paraId="041D881F" w14:textId="77777777" w:rsidR="009B6F20" w:rsidRPr="00903DBA" w:rsidRDefault="009B6F20" w:rsidP="009B6F20">
      <w:pPr>
        <w:pStyle w:val="Code"/>
        <w:rPr>
          <w:highlight w:val="white"/>
        </w:rPr>
      </w:pPr>
      <w:r w:rsidRPr="00903DBA">
        <w:rPr>
          <w:highlight w:val="white"/>
        </w:rPr>
        <w:t xml:space="preserve">  | declaration_list declaration {</w:t>
      </w:r>
    </w:p>
    <w:p w14:paraId="7BFBD26B" w14:textId="77777777" w:rsidR="009B6F20" w:rsidRPr="00903DBA" w:rsidRDefault="009B6F20" w:rsidP="009B6F20">
      <w:pPr>
        <w:pStyle w:val="Code"/>
        <w:rPr>
          <w:highlight w:val="white"/>
        </w:rPr>
      </w:pPr>
      <w:r w:rsidRPr="00903DBA">
        <w:rPr>
          <w:highlight w:val="white"/>
        </w:rPr>
        <w:t xml:space="preserve">      $1.AddRange($2);</w:t>
      </w:r>
    </w:p>
    <w:p w14:paraId="06C445D1" w14:textId="77777777" w:rsidR="009B6F20" w:rsidRPr="00903DBA" w:rsidRDefault="009B6F20" w:rsidP="009B6F20">
      <w:pPr>
        <w:pStyle w:val="Code"/>
        <w:rPr>
          <w:highlight w:val="white"/>
        </w:rPr>
      </w:pPr>
      <w:r w:rsidRPr="00903DBA">
        <w:rPr>
          <w:highlight w:val="white"/>
        </w:rPr>
        <w:t xml:space="preserve">      $$ = $1;</w:t>
      </w:r>
    </w:p>
    <w:p w14:paraId="32B7089E" w14:textId="77777777" w:rsidR="009B6F20" w:rsidRPr="00903DBA" w:rsidRDefault="009B6F20" w:rsidP="009B6F20">
      <w:pPr>
        <w:pStyle w:val="Code"/>
        <w:rPr>
          <w:highlight w:val="white"/>
        </w:rPr>
      </w:pPr>
      <w:r w:rsidRPr="00903DBA">
        <w:rPr>
          <w:highlight w:val="white"/>
        </w:rPr>
        <w:t xml:space="preserve">    };</w:t>
      </w:r>
    </w:p>
    <w:p w14:paraId="40AAF170" w14:textId="5074E19B" w:rsidR="00012070" w:rsidRPr="00903DBA" w:rsidRDefault="00012070" w:rsidP="00B73351">
      <w:pPr>
        <w:pStyle w:val="Rubrik3"/>
        <w:rPr>
          <w:highlight w:val="white"/>
        </w:rPr>
      </w:pPr>
      <w:bookmarkStart w:id="41" w:name="_Hlk57713010"/>
      <w:r w:rsidRPr="00903DBA">
        <w:rPr>
          <w:highlight w:val="white"/>
        </w:rPr>
        <w:t>Enumeration</w:t>
      </w:r>
    </w:p>
    <w:bookmarkEnd w:id="41"/>
    <w:p w14:paraId="59DD874A" w14:textId="244457DA" w:rsidR="001D6908" w:rsidRPr="00903DBA" w:rsidRDefault="00E86C12" w:rsidP="001D6908">
      <w:pPr>
        <w:rPr>
          <w:highlight w:val="white"/>
        </w:rPr>
      </w:pPr>
      <w:r w:rsidRPr="00903DBA">
        <w:rPr>
          <w:highlight w:val="white"/>
        </w:rPr>
        <w:t>A</w:t>
      </w:r>
      <w:r w:rsidR="00151A42" w:rsidRPr="00903DBA">
        <w:rPr>
          <w:highlight w:val="white"/>
        </w:rPr>
        <w:t>n</w:t>
      </w:r>
      <w:r w:rsidRPr="00903DBA">
        <w:rPr>
          <w:highlight w:val="white"/>
        </w:rPr>
        <w:t xml:space="preserve"> enumeration declaration may hold a list of enumeration items, which are assigned values. Each item </w:t>
      </w:r>
      <w:r w:rsidR="00CF1EEA" w:rsidRPr="00903DBA">
        <w:rPr>
          <w:highlight w:val="white"/>
        </w:rPr>
        <w:t xml:space="preserve">is </w:t>
      </w:r>
      <w:r w:rsidRPr="00903DBA">
        <w:rPr>
          <w:highlight w:val="white"/>
        </w:rPr>
        <w:t>declared as a constant signed integer, with a value implicitly or explicitly assigned.</w:t>
      </w:r>
    </w:p>
    <w:p w14:paraId="759360CE" w14:textId="2F9A9F49" w:rsidR="00753E01" w:rsidRPr="00903DBA" w:rsidRDefault="00E87871" w:rsidP="00876D3B">
      <w:pPr>
        <w:pStyle w:val="CodeHeader"/>
        <w:rPr>
          <w:highlight w:val="white"/>
        </w:rPr>
      </w:pPr>
      <w:r w:rsidRPr="00903DBA">
        <w:rPr>
          <w:highlight w:val="white"/>
        </w:rPr>
        <w:t>MainParser.</w:t>
      </w:r>
      <w:r w:rsidR="00A85C92" w:rsidRPr="00903DBA">
        <w:rPr>
          <w:highlight w:val="white"/>
        </w:rPr>
        <w:t>gppg</w:t>
      </w:r>
    </w:p>
    <w:p w14:paraId="3803C6C5" w14:textId="77777777" w:rsidR="001D6908" w:rsidRPr="00903DBA" w:rsidRDefault="001D6908" w:rsidP="001D6908">
      <w:pPr>
        <w:pStyle w:val="Code"/>
        <w:rPr>
          <w:highlight w:val="white"/>
        </w:rPr>
      </w:pPr>
      <w:r w:rsidRPr="00903DBA">
        <w:rPr>
          <w:highlight w:val="white"/>
        </w:rPr>
        <w:lastRenderedPageBreak/>
        <w:t>enum_specifier:</w:t>
      </w:r>
    </w:p>
    <w:p w14:paraId="03ED40AC" w14:textId="77777777" w:rsidR="001D6908" w:rsidRPr="00903DBA" w:rsidRDefault="001D6908" w:rsidP="001D6908">
      <w:pPr>
        <w:pStyle w:val="Code"/>
        <w:rPr>
          <w:highlight w:val="white"/>
        </w:rPr>
      </w:pPr>
      <w:r w:rsidRPr="00903DBA">
        <w:rPr>
          <w:highlight w:val="white"/>
        </w:rPr>
        <w:t xml:space="preserve">    ENUM optional_name {</w:t>
      </w:r>
    </w:p>
    <w:p w14:paraId="6C0BFE57" w14:textId="7B1CADE3" w:rsidR="00AE69D4" w:rsidRPr="00903DBA" w:rsidRDefault="00AE69D4" w:rsidP="00AE69D4">
      <w:pPr>
        <w:pStyle w:val="Code"/>
        <w:rPr>
          <w:highlight w:val="white"/>
        </w:rPr>
      </w:pPr>
      <w:r w:rsidRPr="00903DBA">
        <w:rPr>
          <w:highlight w:val="white"/>
        </w:rPr>
        <w:t xml:space="preserve">      EnumValueStack.Push(</w:t>
      </w:r>
      <w:r w:rsidR="00EF0D34" w:rsidRPr="00903DBA">
        <w:rPr>
          <w:highlight w:val="white"/>
        </w:rPr>
        <w:t>BigInteger.Zero</w:t>
      </w:r>
      <w:r w:rsidRPr="00903DBA">
        <w:rPr>
          <w:highlight w:val="white"/>
        </w:rPr>
        <w:t>);</w:t>
      </w:r>
    </w:p>
    <w:p w14:paraId="2B21CA1E" w14:textId="77777777" w:rsidR="001D6908" w:rsidRPr="00903DBA" w:rsidRDefault="001D6908" w:rsidP="001D6908">
      <w:pPr>
        <w:pStyle w:val="Code"/>
        <w:rPr>
          <w:highlight w:val="white"/>
        </w:rPr>
      </w:pPr>
      <w:r w:rsidRPr="00903DBA">
        <w:rPr>
          <w:highlight w:val="white"/>
        </w:rPr>
        <w:t xml:space="preserve">    }</w:t>
      </w:r>
    </w:p>
    <w:p w14:paraId="4A53BC29" w14:textId="77777777" w:rsidR="001D6908" w:rsidRPr="00903DBA" w:rsidRDefault="001D6908" w:rsidP="001D6908">
      <w:pPr>
        <w:pStyle w:val="Code"/>
        <w:rPr>
          <w:highlight w:val="white"/>
        </w:rPr>
      </w:pPr>
      <w:r w:rsidRPr="00903DBA">
        <w:rPr>
          <w:highlight w:val="white"/>
        </w:rPr>
        <w:t xml:space="preserve">    LEFT_BLOCK enum_list RIGHT_BLOCK {</w:t>
      </w:r>
    </w:p>
    <w:p w14:paraId="096653E1" w14:textId="77777777" w:rsidR="001D6908" w:rsidRPr="00903DBA" w:rsidRDefault="001D6908" w:rsidP="001D6908">
      <w:pPr>
        <w:pStyle w:val="Code"/>
        <w:rPr>
          <w:highlight w:val="white"/>
        </w:rPr>
      </w:pPr>
      <w:r w:rsidRPr="00903DBA">
        <w:rPr>
          <w:highlight w:val="white"/>
        </w:rPr>
        <w:t xml:space="preserve">      EnumValueStack.Pop();</w:t>
      </w:r>
    </w:p>
    <w:p w14:paraId="35AC9031" w14:textId="77777777" w:rsidR="001D6908" w:rsidRPr="00903DBA" w:rsidRDefault="001D6908" w:rsidP="001D6908">
      <w:pPr>
        <w:pStyle w:val="Code"/>
        <w:rPr>
          <w:highlight w:val="white"/>
        </w:rPr>
      </w:pPr>
      <w:r w:rsidRPr="00903DBA">
        <w:rPr>
          <w:highlight w:val="white"/>
        </w:rPr>
        <w:t xml:space="preserve">      $$ = MiddleCodeGenerator.EnumSpecifier($2, $5);</w:t>
      </w:r>
    </w:p>
    <w:p w14:paraId="38247D25" w14:textId="15CC6105" w:rsidR="001D6908" w:rsidRPr="00903DBA" w:rsidRDefault="001D6908" w:rsidP="001D6908">
      <w:pPr>
        <w:pStyle w:val="Code"/>
        <w:rPr>
          <w:highlight w:val="white"/>
        </w:rPr>
      </w:pPr>
      <w:r w:rsidRPr="00903DBA">
        <w:rPr>
          <w:highlight w:val="white"/>
        </w:rPr>
        <w:t xml:space="preserve">    }</w:t>
      </w:r>
    </w:p>
    <w:p w14:paraId="5CB2B10A" w14:textId="655762BD" w:rsidR="00226BDF" w:rsidRPr="00903DBA" w:rsidRDefault="00226BDF" w:rsidP="006A3D35">
      <w:pPr>
        <w:rPr>
          <w:highlight w:val="white"/>
        </w:rPr>
      </w:pPr>
      <w:r w:rsidRPr="00903DBA">
        <w:rPr>
          <w:highlight w:val="white"/>
        </w:rPr>
        <w:t>A</w:t>
      </w:r>
      <w:r w:rsidR="00151A42" w:rsidRPr="00903DBA">
        <w:rPr>
          <w:highlight w:val="white"/>
        </w:rPr>
        <w:t>n</w:t>
      </w:r>
      <w:r w:rsidRPr="00903DBA">
        <w:rPr>
          <w:highlight w:val="white"/>
        </w:rPr>
        <w:t xml:space="preserve"> enumeration declaration may also hold a name without a</w:t>
      </w:r>
      <w:r w:rsidR="00151A42" w:rsidRPr="00903DBA">
        <w:rPr>
          <w:highlight w:val="white"/>
        </w:rPr>
        <w:t>n</w:t>
      </w:r>
      <w:r w:rsidRPr="00903DBA">
        <w:rPr>
          <w:highlight w:val="white"/>
        </w:rPr>
        <w:t xml:space="preserve"> </w:t>
      </w:r>
      <w:r w:rsidR="006A3D35" w:rsidRPr="00903DBA">
        <w:rPr>
          <w:highlight w:val="white"/>
        </w:rPr>
        <w:t>enumeration item list. In that case, we look up the name and returns its type</w:t>
      </w:r>
      <w:r w:rsidR="00DA7E1D" w:rsidRPr="00903DBA">
        <w:rPr>
          <w:highlight w:val="white"/>
        </w:rPr>
        <w:t xml:space="preserve">, which is a </w:t>
      </w:r>
      <w:r w:rsidR="006A3D35" w:rsidRPr="00903DBA">
        <w:rPr>
          <w:highlight w:val="white"/>
        </w:rPr>
        <w:t xml:space="preserve">constant signed integer. </w:t>
      </w:r>
      <w:r w:rsidR="004C050F">
        <w:rPr>
          <w:highlight w:val="white"/>
        </w:rPr>
        <w:t>If t</w:t>
      </w:r>
      <w:r w:rsidR="006A3D35" w:rsidRPr="00903DBA">
        <w:rPr>
          <w:highlight w:val="white"/>
        </w:rPr>
        <w:t xml:space="preserve">he name of the </w:t>
      </w:r>
      <w:r w:rsidR="00DA7E1D" w:rsidRPr="00903DBA">
        <w:rPr>
          <w:highlight w:val="white"/>
        </w:rPr>
        <w:t>enumeration</w:t>
      </w:r>
      <w:r w:rsidR="006A3D35" w:rsidRPr="00903DBA">
        <w:rPr>
          <w:highlight w:val="white"/>
        </w:rPr>
        <w:t xml:space="preserve"> </w:t>
      </w:r>
      <w:r w:rsidR="004C050F">
        <w:rPr>
          <w:highlight w:val="white"/>
        </w:rPr>
        <w:t>does not exist</w:t>
      </w:r>
      <w:r w:rsidR="00CE220C">
        <w:rPr>
          <w:highlight w:val="white"/>
        </w:rPr>
        <w:t>,</w:t>
      </w:r>
      <w:r w:rsidR="006A3D35" w:rsidRPr="00903DBA">
        <w:rPr>
          <w:highlight w:val="white"/>
        </w:rPr>
        <w:t xml:space="preserve"> </w:t>
      </w:r>
      <w:r w:rsidR="00D43B06">
        <w:rPr>
          <w:highlight w:val="white"/>
        </w:rPr>
        <w:t>we report an error</w:t>
      </w:r>
      <w:r w:rsidR="006A3D35" w:rsidRPr="00903DBA">
        <w:rPr>
          <w:highlight w:val="white"/>
        </w:rPr>
        <w:t>.</w:t>
      </w:r>
    </w:p>
    <w:p w14:paraId="6AE1CA02" w14:textId="77777777" w:rsidR="001D6908" w:rsidRPr="00903DBA" w:rsidRDefault="001D6908" w:rsidP="001D6908">
      <w:pPr>
        <w:pStyle w:val="Code"/>
        <w:rPr>
          <w:highlight w:val="white"/>
        </w:rPr>
      </w:pPr>
      <w:r w:rsidRPr="00903DBA">
        <w:rPr>
          <w:highlight w:val="white"/>
        </w:rPr>
        <w:t xml:space="preserve">  | ENUM NAME {</w:t>
      </w:r>
    </w:p>
    <w:p w14:paraId="730F9932" w14:textId="77777777" w:rsidR="001D6908" w:rsidRPr="00903DBA" w:rsidRDefault="001D6908" w:rsidP="001D6908">
      <w:pPr>
        <w:pStyle w:val="Code"/>
        <w:rPr>
          <w:highlight w:val="white"/>
        </w:rPr>
      </w:pPr>
      <w:r w:rsidRPr="00903DBA">
        <w:rPr>
          <w:highlight w:val="white"/>
        </w:rPr>
        <w:t xml:space="preserve">      $$ = MiddleCodeGenerator.LookupEnum($2);</w:t>
      </w:r>
    </w:p>
    <w:p w14:paraId="387517B7" w14:textId="77777777" w:rsidR="001D6908" w:rsidRPr="00903DBA" w:rsidRDefault="001D6908" w:rsidP="001D6908">
      <w:pPr>
        <w:pStyle w:val="Code"/>
        <w:rPr>
          <w:highlight w:val="white"/>
        </w:rPr>
      </w:pPr>
      <w:r w:rsidRPr="00903DBA">
        <w:rPr>
          <w:highlight w:val="white"/>
        </w:rPr>
        <w:t xml:space="preserve">    };</w:t>
      </w:r>
    </w:p>
    <w:p w14:paraId="7F1B8764" w14:textId="15963C47" w:rsidR="001D6908" w:rsidRPr="00903DBA" w:rsidRDefault="00E803D1" w:rsidP="00E803D1">
      <w:pPr>
        <w:rPr>
          <w:highlight w:val="white"/>
        </w:rPr>
      </w:pPr>
      <w:r w:rsidRPr="00903DBA">
        <w:rPr>
          <w:highlight w:val="white"/>
        </w:rPr>
        <w:t xml:space="preserve">The result of </w:t>
      </w:r>
      <w:r w:rsidRPr="00903DBA">
        <w:rPr>
          <w:rStyle w:val="KeyWord0"/>
          <w:highlight w:val="white"/>
        </w:rPr>
        <w:t>enum_list</w:t>
      </w:r>
      <w:r w:rsidRPr="00903DBA">
        <w:rPr>
          <w:highlight w:val="white"/>
        </w:rPr>
        <w:t xml:space="preserve"> is a set holding the symbols of the enumeration items and a </w:t>
      </w:r>
      <w:r w:rsidR="00DA7E1D" w:rsidRPr="00903DBA">
        <w:rPr>
          <w:highlight w:val="white"/>
        </w:rPr>
        <w:t>B</w:t>
      </w:r>
      <w:r w:rsidRPr="00903DBA">
        <w:rPr>
          <w:highlight w:val="white"/>
        </w:rPr>
        <w:t>oolean value indicating whether the item was explicitly assign</w:t>
      </w:r>
      <w:r w:rsidR="00DA7E1D" w:rsidRPr="00903DBA">
        <w:rPr>
          <w:highlight w:val="white"/>
        </w:rPr>
        <w:t>e</w:t>
      </w:r>
      <w:r w:rsidRPr="00903DBA">
        <w:rPr>
          <w:highlight w:val="white"/>
        </w:rPr>
        <w:t>d.</w:t>
      </w:r>
      <w:r w:rsidR="00B66979" w:rsidRPr="00903DBA">
        <w:rPr>
          <w:highlight w:val="white"/>
        </w:rPr>
        <w:t xml:space="preserve"> We need the Boolean value in case the enumeration symbol is given extern</w:t>
      </w:r>
      <w:r w:rsidR="0030527C">
        <w:rPr>
          <w:highlight w:val="white"/>
        </w:rPr>
        <w:t>al</w:t>
      </w:r>
      <w:r w:rsidR="00B66979" w:rsidRPr="00903DBA">
        <w:rPr>
          <w:highlight w:val="white"/>
        </w:rPr>
        <w:t xml:space="preserve"> storage, in which case</w:t>
      </w:r>
      <w:r w:rsidR="00CE220C">
        <w:rPr>
          <w:highlight w:val="white"/>
        </w:rPr>
        <w:t xml:space="preserve"> assignment of </w:t>
      </w:r>
      <w:r w:rsidR="00B66979" w:rsidRPr="00903DBA">
        <w:rPr>
          <w:highlight w:val="white"/>
        </w:rPr>
        <w:t>explicit value</w:t>
      </w:r>
      <w:r w:rsidR="00CE220C">
        <w:rPr>
          <w:highlight w:val="white"/>
        </w:rPr>
        <w:t>s are not allowed.</w:t>
      </w:r>
    </w:p>
    <w:p w14:paraId="5E260535" w14:textId="77777777" w:rsidR="001D6908" w:rsidRPr="00903DBA" w:rsidRDefault="001D6908" w:rsidP="001D6908">
      <w:pPr>
        <w:pStyle w:val="Code"/>
        <w:rPr>
          <w:highlight w:val="white"/>
        </w:rPr>
      </w:pPr>
      <w:r w:rsidRPr="00903DBA">
        <w:rPr>
          <w:highlight w:val="white"/>
        </w:rPr>
        <w:t>enum_list:</w:t>
      </w:r>
    </w:p>
    <w:p w14:paraId="73A2A216" w14:textId="77777777" w:rsidR="001D6908" w:rsidRPr="00903DBA" w:rsidRDefault="001D6908" w:rsidP="001D6908">
      <w:pPr>
        <w:pStyle w:val="Code"/>
        <w:rPr>
          <w:highlight w:val="white"/>
        </w:rPr>
      </w:pPr>
      <w:r w:rsidRPr="00903DBA">
        <w:rPr>
          <w:highlight w:val="white"/>
        </w:rPr>
        <w:t xml:space="preserve">    enum {</w:t>
      </w:r>
    </w:p>
    <w:p w14:paraId="11A7EB20" w14:textId="21EAB28B" w:rsidR="001D6908" w:rsidRPr="00903DBA" w:rsidRDefault="001D6908" w:rsidP="001D6908">
      <w:pPr>
        <w:pStyle w:val="Code"/>
        <w:rPr>
          <w:highlight w:val="white"/>
        </w:rPr>
      </w:pPr>
      <w:r w:rsidRPr="00903DBA">
        <w:rPr>
          <w:highlight w:val="white"/>
        </w:rPr>
        <w:t xml:space="preserve">      ISet&lt;Pair&lt;Symbol,bool&gt;&gt; memberSet =</w:t>
      </w:r>
      <w:r w:rsidR="000E3C5C">
        <w:rPr>
          <w:highlight w:val="white"/>
        </w:rPr>
        <w:t xml:space="preserve"> </w:t>
      </w:r>
      <w:r w:rsidRPr="00903DBA">
        <w:rPr>
          <w:highlight w:val="white"/>
        </w:rPr>
        <w:t>new HashSet&lt;Pair&lt;Symbol,bool&gt;&gt;();</w:t>
      </w:r>
    </w:p>
    <w:p w14:paraId="71F3D807" w14:textId="77777777" w:rsidR="001D6908" w:rsidRPr="00903DBA" w:rsidRDefault="001D6908" w:rsidP="001D6908">
      <w:pPr>
        <w:pStyle w:val="Code"/>
        <w:rPr>
          <w:highlight w:val="white"/>
        </w:rPr>
      </w:pPr>
      <w:r w:rsidRPr="00903DBA">
        <w:rPr>
          <w:highlight w:val="white"/>
        </w:rPr>
        <w:t xml:space="preserve">      memberSet.Add($1);</w:t>
      </w:r>
    </w:p>
    <w:p w14:paraId="32B38798" w14:textId="77777777" w:rsidR="001D6908" w:rsidRPr="00903DBA" w:rsidRDefault="001D6908" w:rsidP="001D6908">
      <w:pPr>
        <w:pStyle w:val="Code"/>
        <w:rPr>
          <w:highlight w:val="white"/>
        </w:rPr>
      </w:pPr>
      <w:r w:rsidRPr="00903DBA">
        <w:rPr>
          <w:highlight w:val="white"/>
        </w:rPr>
        <w:t xml:space="preserve">      $$ = memberSet;</w:t>
      </w:r>
    </w:p>
    <w:p w14:paraId="2C65A038" w14:textId="77777777" w:rsidR="001D6908" w:rsidRPr="00903DBA" w:rsidRDefault="001D6908" w:rsidP="001D6908">
      <w:pPr>
        <w:pStyle w:val="Code"/>
        <w:rPr>
          <w:highlight w:val="white"/>
        </w:rPr>
      </w:pPr>
      <w:r w:rsidRPr="00903DBA">
        <w:rPr>
          <w:highlight w:val="white"/>
        </w:rPr>
        <w:t xml:space="preserve">    }</w:t>
      </w:r>
    </w:p>
    <w:p w14:paraId="51C0618E" w14:textId="77777777" w:rsidR="001D6908" w:rsidRPr="00903DBA" w:rsidRDefault="001D6908" w:rsidP="001D6908">
      <w:pPr>
        <w:pStyle w:val="Code"/>
        <w:rPr>
          <w:highlight w:val="white"/>
        </w:rPr>
      </w:pPr>
      <w:r w:rsidRPr="00903DBA">
        <w:rPr>
          <w:highlight w:val="white"/>
        </w:rPr>
        <w:t xml:space="preserve">  | enum_list COMMA enum {</w:t>
      </w:r>
    </w:p>
    <w:p w14:paraId="5C6B5CED" w14:textId="77777777" w:rsidR="001D6908" w:rsidRPr="00903DBA" w:rsidRDefault="001D6908" w:rsidP="001D6908">
      <w:pPr>
        <w:pStyle w:val="Code"/>
        <w:rPr>
          <w:highlight w:val="white"/>
        </w:rPr>
      </w:pPr>
      <w:r w:rsidRPr="00903DBA">
        <w:rPr>
          <w:highlight w:val="white"/>
        </w:rPr>
        <w:t xml:space="preserve">      ISet&lt;Pair&lt;Symbol,bool&gt;&gt; memberSet = $1;</w:t>
      </w:r>
    </w:p>
    <w:p w14:paraId="1DD8CFDC" w14:textId="77777777" w:rsidR="001D6908" w:rsidRPr="00903DBA" w:rsidRDefault="001D6908" w:rsidP="001D6908">
      <w:pPr>
        <w:pStyle w:val="Code"/>
        <w:rPr>
          <w:highlight w:val="white"/>
        </w:rPr>
      </w:pPr>
      <w:r w:rsidRPr="00903DBA">
        <w:rPr>
          <w:highlight w:val="white"/>
        </w:rPr>
        <w:t xml:space="preserve">      memberSet.Add($3);</w:t>
      </w:r>
    </w:p>
    <w:p w14:paraId="21AAE3A5" w14:textId="77777777" w:rsidR="001D6908" w:rsidRPr="00903DBA" w:rsidRDefault="001D6908" w:rsidP="001D6908">
      <w:pPr>
        <w:pStyle w:val="Code"/>
        <w:rPr>
          <w:highlight w:val="white"/>
        </w:rPr>
      </w:pPr>
      <w:r w:rsidRPr="00903DBA">
        <w:rPr>
          <w:highlight w:val="white"/>
        </w:rPr>
        <w:t xml:space="preserve">      $$ = memberSet;</w:t>
      </w:r>
    </w:p>
    <w:p w14:paraId="33EBF7AD" w14:textId="77777777" w:rsidR="001D6908" w:rsidRPr="00903DBA" w:rsidRDefault="001D6908" w:rsidP="001D6908">
      <w:pPr>
        <w:pStyle w:val="Code"/>
        <w:rPr>
          <w:highlight w:val="white"/>
        </w:rPr>
      </w:pPr>
      <w:r w:rsidRPr="00903DBA">
        <w:rPr>
          <w:highlight w:val="white"/>
        </w:rPr>
        <w:t xml:space="preserve">    };</w:t>
      </w:r>
    </w:p>
    <w:p w14:paraId="60C1BB1D" w14:textId="5DB50CE6" w:rsidR="0099740C" w:rsidRPr="00903DBA" w:rsidRDefault="0099740C" w:rsidP="0099740C">
      <w:pPr>
        <w:rPr>
          <w:highlight w:val="white"/>
        </w:rPr>
      </w:pPr>
      <w:r w:rsidRPr="00903DBA">
        <w:rPr>
          <w:highlight w:val="white"/>
        </w:rPr>
        <w:t>When it comes to enumeration</w:t>
      </w:r>
      <w:r w:rsidR="007E5365" w:rsidRPr="00903DBA">
        <w:rPr>
          <w:highlight w:val="white"/>
        </w:rPr>
        <w:t>s,</w:t>
      </w:r>
      <w:r w:rsidRPr="00903DBA">
        <w:rPr>
          <w:highlight w:val="white"/>
        </w:rPr>
        <w:t xml:space="preserve"> we have a potential problem. Each enumeration item is stored in the symbol table as a signed integer with a value. </w:t>
      </w:r>
      <w:r w:rsidR="008B53F6">
        <w:rPr>
          <w:highlight w:val="white"/>
        </w:rPr>
        <w:t>As stated above, t</w:t>
      </w:r>
      <w:r w:rsidRPr="00903DBA">
        <w:rPr>
          <w:highlight w:val="white"/>
        </w:rPr>
        <w:t xml:space="preserve">he value may be </w:t>
      </w:r>
      <w:r w:rsidR="007E5365" w:rsidRPr="00903DBA">
        <w:rPr>
          <w:highlight w:val="white"/>
        </w:rPr>
        <w:t xml:space="preserve">explicitly </w:t>
      </w:r>
      <w:r w:rsidRPr="00903DBA">
        <w:rPr>
          <w:highlight w:val="white"/>
        </w:rPr>
        <w:t xml:space="preserve">assigned or </w:t>
      </w:r>
      <w:r w:rsidR="007E5365" w:rsidRPr="00903DBA">
        <w:rPr>
          <w:highlight w:val="white"/>
        </w:rPr>
        <w:t xml:space="preserve">implicitly </w:t>
      </w:r>
      <w:r w:rsidRPr="00903DBA">
        <w:rPr>
          <w:highlight w:val="white"/>
        </w:rPr>
        <w:t xml:space="preserve">given </w:t>
      </w:r>
      <w:r w:rsidR="007E5365" w:rsidRPr="00903DBA">
        <w:rPr>
          <w:highlight w:val="white"/>
        </w:rPr>
        <w:t>a value</w:t>
      </w:r>
      <w:r w:rsidRPr="00903DBA">
        <w:rPr>
          <w:highlight w:val="white"/>
        </w:rPr>
        <w:t xml:space="preserve">. If the storage of the enumeration is extern, </w:t>
      </w:r>
      <w:r w:rsidR="007E5365" w:rsidRPr="00903DBA">
        <w:rPr>
          <w:highlight w:val="white"/>
        </w:rPr>
        <w:t>it is not</w:t>
      </w:r>
      <w:r w:rsidRPr="00903DBA">
        <w:rPr>
          <w:highlight w:val="white"/>
        </w:rPr>
        <w:t xml:space="preserve"> allowed to assign values to the enumeration items. However, it is in C allowed to state the declaration specifiers in </w:t>
      </w:r>
      <w:r w:rsidR="007E5365" w:rsidRPr="00903DBA">
        <w:rPr>
          <w:highlight w:val="white"/>
        </w:rPr>
        <w:t>arbitrary</w:t>
      </w:r>
      <w:r w:rsidRPr="00903DBA">
        <w:rPr>
          <w:highlight w:val="white"/>
        </w:rPr>
        <w:t xml:space="preserve"> order. For instance, the following declaration is valid</w:t>
      </w:r>
      <w:r w:rsidR="007E5365" w:rsidRPr="00903DBA">
        <w:rPr>
          <w:highlight w:val="white"/>
        </w:rPr>
        <w:t>:</w:t>
      </w:r>
    </w:p>
    <w:p w14:paraId="033421AE" w14:textId="77777777" w:rsidR="0099740C" w:rsidRPr="00903DBA" w:rsidRDefault="0099740C" w:rsidP="0099740C">
      <w:pPr>
        <w:pStyle w:val="Code"/>
        <w:rPr>
          <w:highlight w:val="white"/>
        </w:rPr>
      </w:pPr>
      <w:r w:rsidRPr="00903DBA">
        <w:rPr>
          <w:highlight w:val="white"/>
        </w:rPr>
        <w:t>enum {a, b} extern;</w:t>
      </w:r>
    </w:p>
    <w:p w14:paraId="01FCB109" w14:textId="49568648" w:rsidR="0099740C" w:rsidRPr="00903DBA" w:rsidRDefault="0099740C" w:rsidP="0099740C">
      <w:pPr>
        <w:rPr>
          <w:highlight w:val="white"/>
        </w:rPr>
      </w:pPr>
      <w:r w:rsidRPr="00903DBA">
        <w:rPr>
          <w:highlight w:val="white"/>
        </w:rPr>
        <w:t>The following declaration is invalid</w:t>
      </w:r>
      <w:r w:rsidR="007E5365" w:rsidRPr="00903DBA">
        <w:rPr>
          <w:highlight w:val="white"/>
        </w:rPr>
        <w:t xml:space="preserve">, since it has extern storage and </w:t>
      </w:r>
      <w:r w:rsidR="007E5365" w:rsidRPr="00903DBA">
        <w:rPr>
          <w:rStyle w:val="KeyWord0"/>
          <w:highlight w:val="white"/>
        </w:rPr>
        <w:t>a</w:t>
      </w:r>
      <w:r w:rsidR="007E5365" w:rsidRPr="00903DBA">
        <w:rPr>
          <w:highlight w:val="white"/>
        </w:rPr>
        <w:t xml:space="preserve"> is assigned a value</w:t>
      </w:r>
      <w:r w:rsidRPr="00903DBA">
        <w:rPr>
          <w:highlight w:val="white"/>
        </w:rPr>
        <w:t>:</w:t>
      </w:r>
    </w:p>
    <w:p w14:paraId="562048D0" w14:textId="27D947E8" w:rsidR="0099740C" w:rsidRPr="00903DBA" w:rsidRDefault="0099740C" w:rsidP="0099740C">
      <w:pPr>
        <w:pStyle w:val="Code"/>
        <w:rPr>
          <w:highlight w:val="white"/>
        </w:rPr>
      </w:pPr>
      <w:r w:rsidRPr="00903DBA">
        <w:rPr>
          <w:highlight w:val="white"/>
        </w:rPr>
        <w:t>enum {a = 1, b} extern;</w:t>
      </w:r>
    </w:p>
    <w:p w14:paraId="2F963A49" w14:textId="54B384E8" w:rsidR="0099740C" w:rsidRPr="00903DBA" w:rsidRDefault="0099740C" w:rsidP="0099740C">
      <w:pPr>
        <w:rPr>
          <w:highlight w:val="white"/>
        </w:rPr>
      </w:pPr>
      <w:r w:rsidRPr="00903DBA">
        <w:rPr>
          <w:highlight w:val="white"/>
        </w:rPr>
        <w:t>The problem is that when we parse enumeration declaration we might not yet know if its storage is extern. Therefore</w:t>
      </w:r>
      <w:r w:rsidR="002B563D" w:rsidRPr="00903DBA">
        <w:rPr>
          <w:highlight w:val="white"/>
        </w:rPr>
        <w:t>,</w:t>
      </w:r>
      <w:r w:rsidRPr="00903DBA">
        <w:rPr>
          <w:highlight w:val="white"/>
        </w:rPr>
        <w:t xml:space="preserve"> we must also store, for each item, whether it has been </w:t>
      </w:r>
      <w:r w:rsidR="002B563D" w:rsidRPr="00903DBA">
        <w:rPr>
          <w:highlight w:val="white"/>
        </w:rPr>
        <w:t>explicitly</w:t>
      </w:r>
      <w:r w:rsidRPr="00903DBA">
        <w:rPr>
          <w:highlight w:val="white"/>
        </w:rPr>
        <w:t xml:space="preserve"> assigned. The handling of the storage is </w:t>
      </w:r>
      <w:r w:rsidR="002B563D" w:rsidRPr="00903DBA">
        <w:rPr>
          <w:highlight w:val="white"/>
        </w:rPr>
        <w:t>managed</w:t>
      </w:r>
      <w:r w:rsidRPr="00903DBA">
        <w:rPr>
          <w:highlight w:val="white"/>
        </w:rPr>
        <w:t xml:space="preserve"> by the </w:t>
      </w:r>
      <w:r w:rsidRPr="00903DBA">
        <w:rPr>
          <w:rStyle w:val="KeyWord0"/>
          <w:highlight w:val="white"/>
        </w:rPr>
        <w:t>Specifier</w:t>
      </w:r>
      <w:r w:rsidRPr="00903DBA">
        <w:rPr>
          <w:highlight w:val="white"/>
        </w:rPr>
        <w:t xml:space="preserve"> class </w:t>
      </w:r>
      <w:r w:rsidR="00894838" w:rsidRPr="00903DBA">
        <w:rPr>
          <w:highlight w:val="white"/>
        </w:rPr>
        <w:t>(see</w:t>
      </w:r>
      <w:r w:rsidR="002B563D" w:rsidRPr="00903DBA">
        <w:rPr>
          <w:highlight w:val="white"/>
        </w:rPr>
        <w:t xml:space="preserve"> Chapter </w:t>
      </w:r>
      <w:r w:rsidR="002B563D" w:rsidRPr="00903DBA">
        <w:rPr>
          <w:highlight w:val="white"/>
        </w:rPr>
        <w:fldChar w:fldCharType="begin"/>
      </w:r>
      <w:r w:rsidR="002B563D" w:rsidRPr="00903DBA">
        <w:rPr>
          <w:highlight w:val="white"/>
        </w:rPr>
        <w:instrText xml:space="preserve"> REF _Ref54202192 \r \h </w:instrText>
      </w:r>
      <w:r w:rsidR="002B563D" w:rsidRPr="00903DBA">
        <w:rPr>
          <w:highlight w:val="white"/>
        </w:rPr>
      </w:r>
      <w:r w:rsidR="002B563D" w:rsidRPr="00903DBA">
        <w:rPr>
          <w:highlight w:val="white"/>
        </w:rPr>
        <w:fldChar w:fldCharType="separate"/>
      </w:r>
      <w:r w:rsidR="00392B3E">
        <w:rPr>
          <w:highlight w:val="white"/>
        </w:rPr>
        <w:t>4</w:t>
      </w:r>
      <w:r w:rsidR="002B563D" w:rsidRPr="00903DBA">
        <w:rPr>
          <w:highlight w:val="white"/>
        </w:rPr>
        <w:fldChar w:fldCharType="end"/>
      </w:r>
      <w:r w:rsidR="00894838" w:rsidRPr="00903DBA">
        <w:rPr>
          <w:highlight w:val="white"/>
        </w:rPr>
        <w:t>)</w:t>
      </w:r>
      <w:r w:rsidR="002B563D" w:rsidRPr="00903DBA">
        <w:rPr>
          <w:highlight w:val="white"/>
        </w:rPr>
        <w:t xml:space="preserve"> </w:t>
      </w:r>
      <w:r w:rsidRPr="00903DBA">
        <w:rPr>
          <w:highlight w:val="white"/>
        </w:rPr>
        <w:t>after all declaration specifiers have been parsed.</w:t>
      </w:r>
      <w:r w:rsidR="007A5268" w:rsidRPr="00903DBA">
        <w:rPr>
          <w:highlight w:val="white"/>
        </w:rPr>
        <w:t xml:space="preserve"> The result is that for each item a p</w:t>
      </w:r>
      <w:r w:rsidR="00CA623C" w:rsidRPr="00903DBA">
        <w:rPr>
          <w:highlight w:val="white"/>
        </w:rPr>
        <w:t>a</w:t>
      </w:r>
      <w:r w:rsidR="007A5268" w:rsidRPr="00903DBA">
        <w:rPr>
          <w:highlight w:val="white"/>
        </w:rPr>
        <w:t xml:space="preserve">ir is returned, holding the symbol of the item and a </w:t>
      </w:r>
      <w:r w:rsidR="00894838" w:rsidRPr="00903DBA">
        <w:rPr>
          <w:highlight w:val="white"/>
        </w:rPr>
        <w:t>B</w:t>
      </w:r>
      <w:r w:rsidR="007A5268" w:rsidRPr="00903DBA">
        <w:rPr>
          <w:highlight w:val="white"/>
        </w:rPr>
        <w:t>oolean value indicating whether the item has been explicitly assigned</w:t>
      </w:r>
      <w:r w:rsidR="00894838" w:rsidRPr="00903DBA">
        <w:rPr>
          <w:highlight w:val="white"/>
        </w:rPr>
        <w:t xml:space="preserve"> a value</w:t>
      </w:r>
      <w:r w:rsidR="007A5268" w:rsidRPr="00903DBA">
        <w:rPr>
          <w:highlight w:val="white"/>
        </w:rPr>
        <w:t>.</w:t>
      </w:r>
    </w:p>
    <w:p w14:paraId="793331C8" w14:textId="77777777" w:rsidR="001D6908" w:rsidRPr="00903DBA" w:rsidRDefault="001D6908" w:rsidP="001D6908">
      <w:pPr>
        <w:pStyle w:val="Code"/>
        <w:rPr>
          <w:highlight w:val="white"/>
        </w:rPr>
      </w:pPr>
      <w:r w:rsidRPr="00903DBA">
        <w:rPr>
          <w:highlight w:val="white"/>
        </w:rPr>
        <w:t>enum:</w:t>
      </w:r>
    </w:p>
    <w:p w14:paraId="3C09CDF4" w14:textId="77777777" w:rsidR="001D6908" w:rsidRPr="00903DBA" w:rsidRDefault="001D6908" w:rsidP="001D6908">
      <w:pPr>
        <w:pStyle w:val="Code"/>
        <w:rPr>
          <w:highlight w:val="white"/>
        </w:rPr>
      </w:pPr>
      <w:r w:rsidRPr="00903DBA">
        <w:rPr>
          <w:highlight w:val="white"/>
        </w:rPr>
        <w:t xml:space="preserve">    NAME {</w:t>
      </w:r>
    </w:p>
    <w:p w14:paraId="5F2ECCB3" w14:textId="77777777" w:rsidR="001D6908" w:rsidRPr="00903DBA" w:rsidRDefault="001D6908" w:rsidP="001D6908">
      <w:pPr>
        <w:pStyle w:val="Code"/>
        <w:rPr>
          <w:highlight w:val="white"/>
        </w:rPr>
      </w:pPr>
      <w:r w:rsidRPr="00903DBA">
        <w:rPr>
          <w:highlight w:val="white"/>
        </w:rPr>
        <w:t xml:space="preserve">      Symbol symbol = MiddleCodeGenerator.EnumItem($1, null);</w:t>
      </w:r>
    </w:p>
    <w:p w14:paraId="216FDEAC" w14:textId="77777777" w:rsidR="001D6908" w:rsidRPr="00903DBA" w:rsidRDefault="001D6908" w:rsidP="001D6908">
      <w:pPr>
        <w:pStyle w:val="Code"/>
        <w:rPr>
          <w:highlight w:val="white"/>
        </w:rPr>
      </w:pPr>
      <w:r w:rsidRPr="00903DBA">
        <w:rPr>
          <w:highlight w:val="white"/>
        </w:rPr>
        <w:t xml:space="preserve">      $$ = new Pair&lt;Symbol,bool&gt;(symbol, false);</w:t>
      </w:r>
    </w:p>
    <w:p w14:paraId="5BBE38AF" w14:textId="77777777" w:rsidR="001D6908" w:rsidRPr="00903DBA" w:rsidRDefault="001D6908" w:rsidP="001D6908">
      <w:pPr>
        <w:pStyle w:val="Code"/>
        <w:rPr>
          <w:highlight w:val="white"/>
        </w:rPr>
      </w:pPr>
      <w:r w:rsidRPr="00903DBA">
        <w:rPr>
          <w:highlight w:val="white"/>
        </w:rPr>
        <w:t xml:space="preserve">    }</w:t>
      </w:r>
    </w:p>
    <w:p w14:paraId="2B91875D" w14:textId="77777777" w:rsidR="001D6908" w:rsidRPr="00903DBA" w:rsidRDefault="001D6908" w:rsidP="001D6908">
      <w:pPr>
        <w:pStyle w:val="Code"/>
        <w:rPr>
          <w:highlight w:val="white"/>
        </w:rPr>
      </w:pPr>
      <w:r w:rsidRPr="00903DBA">
        <w:rPr>
          <w:highlight w:val="white"/>
        </w:rPr>
        <w:t xml:space="preserve">  | NAME ASSIGN constant_integral_expression {</w:t>
      </w:r>
    </w:p>
    <w:p w14:paraId="0902C2F2" w14:textId="77777777" w:rsidR="001D6908" w:rsidRPr="00903DBA" w:rsidRDefault="001D6908" w:rsidP="001D6908">
      <w:pPr>
        <w:pStyle w:val="Code"/>
        <w:rPr>
          <w:highlight w:val="white"/>
        </w:rPr>
      </w:pPr>
      <w:r w:rsidRPr="00903DBA">
        <w:rPr>
          <w:highlight w:val="white"/>
        </w:rPr>
        <w:t xml:space="preserve">      Symbol symbol = MiddleCodeGenerator.EnumItem($1, $3.Symbol);</w:t>
      </w:r>
    </w:p>
    <w:p w14:paraId="49FD6E51" w14:textId="77777777" w:rsidR="001D6908" w:rsidRPr="00903DBA" w:rsidRDefault="001D6908" w:rsidP="001D6908">
      <w:pPr>
        <w:pStyle w:val="Code"/>
        <w:rPr>
          <w:highlight w:val="white"/>
        </w:rPr>
      </w:pPr>
      <w:r w:rsidRPr="00903DBA">
        <w:rPr>
          <w:highlight w:val="white"/>
        </w:rPr>
        <w:lastRenderedPageBreak/>
        <w:t xml:space="preserve">      $$ = new Pair&lt;Symbol,bool&gt;(symbol, true);</w:t>
      </w:r>
    </w:p>
    <w:p w14:paraId="62C79E85" w14:textId="4CDC9F9D" w:rsidR="00863397" w:rsidRPr="00903DBA" w:rsidRDefault="001D6908" w:rsidP="00494989">
      <w:pPr>
        <w:pStyle w:val="Code"/>
        <w:rPr>
          <w:highlight w:val="white"/>
        </w:rPr>
      </w:pPr>
      <w:r w:rsidRPr="00903DBA">
        <w:rPr>
          <w:highlight w:val="white"/>
        </w:rPr>
        <w:t xml:space="preserve">    };</w:t>
      </w:r>
    </w:p>
    <w:p w14:paraId="10EEAA31" w14:textId="561FB2E7" w:rsidR="00DB7DA3" w:rsidRPr="00903DBA" w:rsidRDefault="00DB7DA3" w:rsidP="00DB7DA3">
      <w:pPr>
        <w:pStyle w:val="Rubrik3"/>
        <w:rPr>
          <w:highlight w:val="white"/>
        </w:rPr>
      </w:pPr>
      <w:bookmarkStart w:id="42" w:name="_Toc57655991"/>
      <w:r w:rsidRPr="00903DBA">
        <w:rPr>
          <w:highlight w:val="white"/>
        </w:rPr>
        <w:t>Declarator</w:t>
      </w:r>
      <w:bookmarkEnd w:id="42"/>
      <w:r w:rsidR="00FF2B7D">
        <w:rPr>
          <w:highlight w:val="white"/>
        </w:rPr>
        <w:t>s</w:t>
      </w:r>
    </w:p>
    <w:p w14:paraId="5EE03350" w14:textId="628465FE" w:rsidR="00A767EB" w:rsidRPr="00903DBA" w:rsidRDefault="00DB7DA3" w:rsidP="001D4FEE">
      <w:pPr>
        <w:rPr>
          <w:highlight w:val="white"/>
        </w:rPr>
      </w:pPr>
      <w:r w:rsidRPr="00903DBA">
        <w:rPr>
          <w:highlight w:val="white"/>
        </w:rPr>
        <w:t>As mentioned in the previous section, a</w:t>
      </w:r>
      <w:r w:rsidR="00A767EB" w:rsidRPr="00903DBA">
        <w:rPr>
          <w:highlight w:val="white"/>
        </w:rPr>
        <w:t xml:space="preserve"> declaration is made up by a declaration specifier list, an optional </w:t>
      </w:r>
      <w:r w:rsidR="001D4FEE" w:rsidRPr="00903DBA">
        <w:rPr>
          <w:highlight w:val="white"/>
        </w:rPr>
        <w:t>declarator</w:t>
      </w:r>
      <w:r w:rsidR="00A767EB" w:rsidRPr="00903DBA">
        <w:rPr>
          <w:highlight w:val="white"/>
        </w:rPr>
        <w:t xml:space="preserve"> list, and a semicolon. </w:t>
      </w:r>
      <w:r w:rsidRPr="00903DBA">
        <w:rPr>
          <w:highlight w:val="white"/>
        </w:rPr>
        <w:t>I</w:t>
      </w:r>
      <w:r w:rsidR="00A767EB" w:rsidRPr="00903DBA">
        <w:rPr>
          <w:highlight w:val="white"/>
        </w:rPr>
        <w:t xml:space="preserve">n the following declaration, </w:t>
      </w:r>
      <w:r w:rsidR="00A767EB" w:rsidRPr="00903DBA">
        <w:rPr>
          <w:rStyle w:val="KeyWord0"/>
          <w:highlight w:val="white"/>
        </w:rPr>
        <w:t>static long int</w:t>
      </w:r>
      <w:r w:rsidR="00A767EB" w:rsidRPr="00903DBA">
        <w:rPr>
          <w:highlight w:val="white"/>
        </w:rPr>
        <w:t xml:space="preserve"> is the specifier list while </w:t>
      </w:r>
      <w:r w:rsidR="00A767EB" w:rsidRPr="00903DBA">
        <w:rPr>
          <w:rStyle w:val="KeyWord0"/>
          <w:highlight w:val="white"/>
        </w:rPr>
        <w:t>*p</w:t>
      </w:r>
      <w:r w:rsidR="00A767EB" w:rsidRPr="00903DBA">
        <w:rPr>
          <w:highlight w:val="white"/>
        </w:rPr>
        <w:t xml:space="preserve">, and </w:t>
      </w:r>
      <w:r w:rsidR="00A767EB" w:rsidRPr="00903DBA">
        <w:rPr>
          <w:rStyle w:val="KeyWord0"/>
          <w:highlight w:val="white"/>
        </w:rPr>
        <w:t>a[3]</w:t>
      </w:r>
      <w:r w:rsidR="00A767EB" w:rsidRPr="00903DBA">
        <w:rPr>
          <w:highlight w:val="white"/>
        </w:rPr>
        <w:t xml:space="preserve"> are declarators.</w:t>
      </w:r>
    </w:p>
    <w:p w14:paraId="5A1D5A4E" w14:textId="77777777" w:rsidR="00A767EB" w:rsidRPr="00903DBA" w:rsidRDefault="00A767EB" w:rsidP="00A767EB">
      <w:pPr>
        <w:pStyle w:val="Code"/>
        <w:rPr>
          <w:highlight w:val="white"/>
        </w:rPr>
      </w:pPr>
      <w:r w:rsidRPr="00903DBA">
        <w:rPr>
          <w:highlight w:val="white"/>
        </w:rPr>
        <w:t>static long int *p, a[3];</w:t>
      </w:r>
    </w:p>
    <w:p w14:paraId="2C68B69A" w14:textId="45EE345F" w:rsidR="002F6A71" w:rsidRPr="00903DBA" w:rsidRDefault="00DF770E" w:rsidP="0086793B">
      <w:pPr>
        <w:rPr>
          <w:highlight w:val="white"/>
        </w:rPr>
      </w:pPr>
      <w:r w:rsidRPr="00903DBA">
        <w:rPr>
          <w:highlight w:val="white"/>
        </w:rPr>
        <w:t xml:space="preserve">A </w:t>
      </w:r>
      <w:r w:rsidR="003060D2" w:rsidRPr="00903DBA">
        <w:rPr>
          <w:highlight w:val="white"/>
        </w:rPr>
        <w:t>declarator</w:t>
      </w:r>
      <w:r w:rsidRPr="00903DBA">
        <w:rPr>
          <w:highlight w:val="white"/>
        </w:rPr>
        <w:t xml:space="preserve"> list is made up </w:t>
      </w:r>
      <w:r w:rsidR="003060D2" w:rsidRPr="00903DBA">
        <w:rPr>
          <w:highlight w:val="white"/>
        </w:rPr>
        <w:t>declarator</w:t>
      </w:r>
      <w:r w:rsidR="009B579D" w:rsidRPr="00903DBA">
        <w:rPr>
          <w:highlight w:val="white"/>
        </w:rPr>
        <w:t>s</w:t>
      </w:r>
      <w:r w:rsidR="001A63CB" w:rsidRPr="00903DBA">
        <w:rPr>
          <w:highlight w:val="white"/>
        </w:rPr>
        <w:t xml:space="preserve"> </w:t>
      </w:r>
      <w:r w:rsidR="00042F0F" w:rsidRPr="00903DBA">
        <w:rPr>
          <w:highlight w:val="white"/>
        </w:rPr>
        <w:t>separated</w:t>
      </w:r>
      <w:r w:rsidR="001A63CB" w:rsidRPr="00903DBA">
        <w:rPr>
          <w:highlight w:val="white"/>
        </w:rPr>
        <w:t xml:space="preserve"> by commas.</w:t>
      </w:r>
      <w:r w:rsidR="002F6A71" w:rsidRPr="00903DBA">
        <w:rPr>
          <w:highlight w:val="white"/>
        </w:rPr>
        <w:t xml:space="preserve"> There are three kinds o</w:t>
      </w:r>
      <w:r w:rsidR="00DC4D43" w:rsidRPr="00903DBA">
        <w:rPr>
          <w:highlight w:val="white"/>
        </w:rPr>
        <w:t>f</w:t>
      </w:r>
      <w:r w:rsidR="002F6A71" w:rsidRPr="00903DBA">
        <w:rPr>
          <w:highlight w:val="white"/>
        </w:rPr>
        <w:t xml:space="preserve"> declarators:</w:t>
      </w:r>
    </w:p>
    <w:p w14:paraId="270D6C15" w14:textId="78C02AFB" w:rsidR="002F6A71" w:rsidRPr="00030ADC" w:rsidRDefault="002F6A71" w:rsidP="00030ADC">
      <w:pPr>
        <w:pStyle w:val="Liststycke"/>
        <w:numPr>
          <w:ilvl w:val="0"/>
          <w:numId w:val="175"/>
        </w:numPr>
        <w:rPr>
          <w:rStyle w:val="KeyWord0"/>
          <w:b w:val="0"/>
          <w:noProof w:val="0"/>
          <w:highlight w:val="white"/>
        </w:rPr>
      </w:pPr>
      <w:r w:rsidRPr="00030ADC">
        <w:rPr>
          <w:highlight w:val="white"/>
        </w:rPr>
        <w:t>Simple</w:t>
      </w:r>
      <w:r w:rsidR="005F5539" w:rsidRPr="00030ADC">
        <w:rPr>
          <w:highlight w:val="white"/>
        </w:rPr>
        <w:t>, such as</w:t>
      </w:r>
      <w:r w:rsidRPr="00030ADC">
        <w:rPr>
          <w:highlight w:val="white"/>
        </w:rPr>
        <w:t xml:space="preserve"> </w:t>
      </w:r>
      <w:r w:rsidR="007C241D" w:rsidRPr="00030ADC">
        <w:rPr>
          <w:rStyle w:val="KeyWord0"/>
          <w:highlight w:val="white"/>
        </w:rPr>
        <w:t>int</w:t>
      </w:r>
      <w:r w:rsidR="007C241D" w:rsidRPr="00030ADC">
        <w:rPr>
          <w:highlight w:val="white"/>
        </w:rPr>
        <w:t xml:space="preserve"> </w:t>
      </w:r>
      <w:r w:rsidR="007C241D" w:rsidRPr="00030ADC">
        <w:rPr>
          <w:rStyle w:val="KeyWord0"/>
          <w:highlight w:val="white"/>
        </w:rPr>
        <w:t>i;</w:t>
      </w:r>
    </w:p>
    <w:p w14:paraId="36D8DBE9" w14:textId="6FD1A35E" w:rsidR="000200BA" w:rsidRPr="00030ADC" w:rsidRDefault="00DC4D43" w:rsidP="00030ADC">
      <w:pPr>
        <w:pStyle w:val="Liststycke"/>
        <w:numPr>
          <w:ilvl w:val="0"/>
          <w:numId w:val="175"/>
        </w:numPr>
        <w:rPr>
          <w:rStyle w:val="KeyWord0"/>
          <w:b w:val="0"/>
          <w:noProof w:val="0"/>
          <w:highlight w:val="white"/>
        </w:rPr>
      </w:pPr>
      <w:r w:rsidRPr="00030ADC">
        <w:rPr>
          <w:highlight w:val="white"/>
        </w:rPr>
        <w:t xml:space="preserve">With </w:t>
      </w:r>
      <w:r w:rsidR="00C22901" w:rsidRPr="00030ADC">
        <w:rPr>
          <w:highlight w:val="white"/>
        </w:rPr>
        <w:t xml:space="preserve">initialization, </w:t>
      </w:r>
      <w:r w:rsidR="005F5539" w:rsidRPr="00030ADC">
        <w:rPr>
          <w:highlight w:val="white"/>
        </w:rPr>
        <w:t xml:space="preserve">such as </w:t>
      </w:r>
      <w:r w:rsidR="007C241D" w:rsidRPr="00030ADC">
        <w:rPr>
          <w:rStyle w:val="KeyWord0"/>
          <w:highlight w:val="white"/>
        </w:rPr>
        <w:t>int</w:t>
      </w:r>
      <w:r w:rsidR="007C241D" w:rsidRPr="00030ADC">
        <w:rPr>
          <w:highlight w:val="white"/>
        </w:rPr>
        <w:t xml:space="preserve"> </w:t>
      </w:r>
      <w:r w:rsidR="007C241D" w:rsidRPr="00030ADC">
        <w:rPr>
          <w:rStyle w:val="KeyWord0"/>
          <w:highlight w:val="white"/>
        </w:rPr>
        <w:t>i = 3;</w:t>
      </w:r>
    </w:p>
    <w:p w14:paraId="441DF106" w14:textId="4F6292DC" w:rsidR="007C241D" w:rsidRPr="00030ADC" w:rsidRDefault="00DC4D43" w:rsidP="00030ADC">
      <w:pPr>
        <w:pStyle w:val="Liststycke"/>
        <w:numPr>
          <w:ilvl w:val="0"/>
          <w:numId w:val="175"/>
        </w:numPr>
        <w:rPr>
          <w:rStyle w:val="KeyWord0"/>
          <w:b w:val="0"/>
          <w:noProof w:val="0"/>
          <w:highlight w:val="white"/>
        </w:rPr>
      </w:pPr>
      <w:r w:rsidRPr="00030ADC">
        <w:rPr>
          <w:highlight w:val="white"/>
        </w:rPr>
        <w:t>With b</w:t>
      </w:r>
      <w:r w:rsidR="007C241D" w:rsidRPr="00030ADC">
        <w:rPr>
          <w:highlight w:val="white"/>
        </w:rPr>
        <w:t>itfield</w:t>
      </w:r>
      <w:r w:rsidR="0096580A" w:rsidRPr="00030ADC">
        <w:rPr>
          <w:highlight w:val="white"/>
        </w:rPr>
        <w:t>, only allowed in structs</w:t>
      </w:r>
      <w:r w:rsidR="001C674A">
        <w:rPr>
          <w:highlight w:val="white"/>
        </w:rPr>
        <w:t xml:space="preserve"> and unions</w:t>
      </w:r>
      <w:r w:rsidR="005F5539" w:rsidRPr="00030ADC">
        <w:rPr>
          <w:highlight w:val="white"/>
        </w:rPr>
        <w:t>, such as</w:t>
      </w:r>
      <w:r w:rsidR="007C241D" w:rsidRPr="00030ADC">
        <w:rPr>
          <w:highlight w:val="white"/>
        </w:rPr>
        <w:t xml:space="preserve"> </w:t>
      </w:r>
      <w:r w:rsidR="007C241D" w:rsidRPr="00030ADC">
        <w:rPr>
          <w:rStyle w:val="KeyWord0"/>
          <w:highlight w:val="white"/>
        </w:rPr>
        <w:t>int</w:t>
      </w:r>
      <w:r w:rsidR="007C241D" w:rsidRPr="00030ADC">
        <w:rPr>
          <w:highlight w:val="white"/>
        </w:rPr>
        <w:t xml:space="preserve"> </w:t>
      </w:r>
      <w:r w:rsidR="007C241D" w:rsidRPr="00030ADC">
        <w:rPr>
          <w:rStyle w:val="KeyWord0"/>
          <w:highlight w:val="white"/>
        </w:rPr>
        <w:t>i : 3;</w:t>
      </w:r>
      <w:r w:rsidR="009238D7">
        <w:rPr>
          <w:highlight w:val="white"/>
        </w:rPr>
        <w:t xml:space="preserve">. It also possible to omit the </w:t>
      </w:r>
      <w:r w:rsidR="00DA71BD">
        <w:rPr>
          <w:highlight w:val="white"/>
        </w:rPr>
        <w:t>declarator; i</w:t>
      </w:r>
      <w:r w:rsidR="009238D7">
        <w:rPr>
          <w:highlight w:val="white"/>
        </w:rPr>
        <w:t xml:space="preserve">n the </w:t>
      </w:r>
      <w:r w:rsidR="00B62405" w:rsidRPr="00030ADC">
        <w:rPr>
          <w:rStyle w:val="KeyWord0"/>
          <w:highlight w:val="white"/>
        </w:rPr>
        <w:t>int : 3;</w:t>
      </w:r>
      <w:r w:rsidR="009238D7" w:rsidRPr="009238D7">
        <w:rPr>
          <w:highlight w:val="white"/>
        </w:rPr>
        <w:t xml:space="preserve"> declaration</w:t>
      </w:r>
      <w:r w:rsidR="00DA71BD">
        <w:rPr>
          <w:highlight w:val="white"/>
        </w:rPr>
        <w:t>, it is only stated that three bits shall be unused.</w:t>
      </w:r>
    </w:p>
    <w:p w14:paraId="639D14B3" w14:textId="1A4C8F98" w:rsidR="005F5539" w:rsidRPr="00903DBA" w:rsidRDefault="00DA71BD" w:rsidP="005F5539">
      <w:pPr>
        <w:rPr>
          <w:highlight w:val="white"/>
        </w:rPr>
      </w:pPr>
      <w:r>
        <w:rPr>
          <w:highlight w:val="white"/>
        </w:rPr>
        <w:t>N</w:t>
      </w:r>
      <w:r w:rsidR="005F5539" w:rsidRPr="00903DBA">
        <w:rPr>
          <w:highlight w:val="white"/>
        </w:rPr>
        <w:t xml:space="preserve">ote that it is not possible to combine </w:t>
      </w:r>
      <w:r w:rsidR="000200BA" w:rsidRPr="00903DBA">
        <w:rPr>
          <w:highlight w:val="white"/>
        </w:rPr>
        <w:t>initialization</w:t>
      </w:r>
      <w:r w:rsidR="00030ADC">
        <w:rPr>
          <w:highlight w:val="white"/>
        </w:rPr>
        <w:t>s with</w:t>
      </w:r>
      <w:r w:rsidR="00950350" w:rsidRPr="00903DBA">
        <w:rPr>
          <w:highlight w:val="white"/>
        </w:rPr>
        <w:t xml:space="preserve"> bitfield</w:t>
      </w:r>
      <w:r w:rsidR="00030ADC">
        <w:rPr>
          <w:highlight w:val="white"/>
        </w:rPr>
        <w:t xml:space="preserve"> markers</w:t>
      </w:r>
      <w:r w:rsidR="00772864">
        <w:rPr>
          <w:highlight w:val="white"/>
        </w:rPr>
        <w:t xml:space="preserve">, since bitfields are only allowed as struct </w:t>
      </w:r>
      <w:r w:rsidR="00544820">
        <w:rPr>
          <w:highlight w:val="white"/>
        </w:rPr>
        <w:t xml:space="preserve">or union </w:t>
      </w:r>
      <w:r w:rsidR="00772864">
        <w:rPr>
          <w:highlight w:val="white"/>
        </w:rPr>
        <w:t>members that cannot be initialized.</w:t>
      </w:r>
    </w:p>
    <w:p w14:paraId="72C96A35" w14:textId="488496D5" w:rsidR="000E6C3B" w:rsidRPr="00903DBA" w:rsidRDefault="000E6C3B" w:rsidP="00876D3B">
      <w:pPr>
        <w:pStyle w:val="CodeHeader"/>
        <w:rPr>
          <w:highlight w:val="white"/>
        </w:rPr>
      </w:pPr>
      <w:r w:rsidRPr="00903DBA">
        <w:rPr>
          <w:highlight w:val="white"/>
        </w:rPr>
        <w:t>MainParser.gppg</w:t>
      </w:r>
    </w:p>
    <w:p w14:paraId="2EB57C5C" w14:textId="1693ECFB" w:rsidR="00215100" w:rsidRPr="00903DBA" w:rsidRDefault="00B473E1" w:rsidP="00215100">
      <w:pPr>
        <w:pStyle w:val="Code"/>
        <w:rPr>
          <w:highlight w:val="white"/>
        </w:rPr>
      </w:pPr>
      <w:r w:rsidRPr="00903DBA">
        <w:rPr>
          <w:highlight w:val="white"/>
        </w:rPr>
        <w:t>declarator_list</w:t>
      </w:r>
      <w:r w:rsidR="00215100" w:rsidRPr="00903DBA">
        <w:rPr>
          <w:highlight w:val="white"/>
        </w:rPr>
        <w:t>:</w:t>
      </w:r>
    </w:p>
    <w:p w14:paraId="0370932B" w14:textId="7B9C9110" w:rsidR="00215100" w:rsidRPr="00903DBA" w:rsidRDefault="00215100" w:rsidP="00215100">
      <w:pPr>
        <w:pStyle w:val="Code"/>
        <w:rPr>
          <w:highlight w:val="white"/>
        </w:rPr>
      </w:pPr>
      <w:r w:rsidRPr="00903DBA">
        <w:rPr>
          <w:highlight w:val="white"/>
        </w:rPr>
        <w:t xml:space="preserve">    </w:t>
      </w:r>
      <w:r w:rsidR="00B75A92" w:rsidRPr="00903DBA">
        <w:rPr>
          <w:highlight w:val="white"/>
        </w:rPr>
        <w:t>initialization_bitfield_declarator</w:t>
      </w:r>
      <w:r w:rsidRPr="00903DBA">
        <w:rPr>
          <w:highlight w:val="white"/>
        </w:rPr>
        <w:t xml:space="preserve"> {</w:t>
      </w:r>
    </w:p>
    <w:p w14:paraId="10CA7F83" w14:textId="77777777" w:rsidR="00215100" w:rsidRPr="00903DBA" w:rsidRDefault="00215100" w:rsidP="00215100">
      <w:pPr>
        <w:pStyle w:val="Code"/>
        <w:rPr>
          <w:highlight w:val="white"/>
        </w:rPr>
      </w:pPr>
      <w:r w:rsidRPr="00903DBA">
        <w:rPr>
          <w:highlight w:val="white"/>
        </w:rPr>
        <w:t xml:space="preserve">      $$ = $1;</w:t>
      </w:r>
    </w:p>
    <w:p w14:paraId="438A827B" w14:textId="77777777" w:rsidR="00215100" w:rsidRPr="00903DBA" w:rsidRDefault="00215100" w:rsidP="00215100">
      <w:pPr>
        <w:pStyle w:val="Code"/>
        <w:rPr>
          <w:highlight w:val="white"/>
        </w:rPr>
      </w:pPr>
      <w:r w:rsidRPr="00903DBA">
        <w:rPr>
          <w:highlight w:val="white"/>
        </w:rPr>
        <w:t xml:space="preserve">    }</w:t>
      </w:r>
    </w:p>
    <w:p w14:paraId="33BC83DF" w14:textId="0D6B0AB4" w:rsidR="00215100" w:rsidRPr="00903DBA" w:rsidRDefault="00215100" w:rsidP="00215100">
      <w:pPr>
        <w:pStyle w:val="Code"/>
        <w:rPr>
          <w:highlight w:val="white"/>
        </w:rPr>
      </w:pPr>
      <w:r w:rsidRPr="00903DBA">
        <w:rPr>
          <w:highlight w:val="white"/>
        </w:rPr>
        <w:t xml:space="preserve">  | </w:t>
      </w:r>
      <w:r w:rsidR="00B473E1" w:rsidRPr="00903DBA">
        <w:rPr>
          <w:highlight w:val="white"/>
        </w:rPr>
        <w:t>declarator_list</w:t>
      </w:r>
      <w:r w:rsidRPr="00903DBA">
        <w:rPr>
          <w:highlight w:val="white"/>
        </w:rPr>
        <w:t xml:space="preserve"> COMMA </w:t>
      </w:r>
      <w:r w:rsidR="00B75A92" w:rsidRPr="00903DBA">
        <w:rPr>
          <w:highlight w:val="white"/>
        </w:rPr>
        <w:t>initialization_bitfield_declarator</w:t>
      </w:r>
      <w:r w:rsidRPr="00903DBA">
        <w:rPr>
          <w:highlight w:val="white"/>
        </w:rPr>
        <w:t xml:space="preserve"> {</w:t>
      </w:r>
    </w:p>
    <w:p w14:paraId="621BDE06" w14:textId="77777777" w:rsidR="00215100" w:rsidRPr="00903DBA" w:rsidRDefault="00215100" w:rsidP="00215100">
      <w:pPr>
        <w:pStyle w:val="Code"/>
        <w:rPr>
          <w:highlight w:val="white"/>
        </w:rPr>
      </w:pPr>
      <w:r w:rsidRPr="00903DBA">
        <w:rPr>
          <w:highlight w:val="white"/>
        </w:rPr>
        <w:t xml:space="preserve">      $1.AddRange($3);</w:t>
      </w:r>
    </w:p>
    <w:p w14:paraId="6221681D" w14:textId="77777777" w:rsidR="00215100" w:rsidRPr="00903DBA" w:rsidRDefault="00215100" w:rsidP="00215100">
      <w:pPr>
        <w:pStyle w:val="Code"/>
        <w:rPr>
          <w:highlight w:val="white"/>
        </w:rPr>
      </w:pPr>
      <w:r w:rsidRPr="00903DBA">
        <w:rPr>
          <w:highlight w:val="white"/>
        </w:rPr>
        <w:t xml:space="preserve">      $$ = $1;</w:t>
      </w:r>
    </w:p>
    <w:p w14:paraId="05B45756" w14:textId="4699BC61" w:rsidR="00030D62" w:rsidRDefault="00215100" w:rsidP="009013A8">
      <w:pPr>
        <w:pStyle w:val="Code"/>
        <w:rPr>
          <w:highlight w:val="white"/>
        </w:rPr>
      </w:pPr>
      <w:r w:rsidRPr="00903DBA">
        <w:rPr>
          <w:highlight w:val="white"/>
        </w:rPr>
        <w:t xml:space="preserve">    };</w:t>
      </w:r>
    </w:p>
    <w:p w14:paraId="12DCAFAE" w14:textId="47DFEFFF" w:rsidR="00030D62" w:rsidRDefault="00772864" w:rsidP="007B2ECD">
      <w:pPr>
        <w:rPr>
          <w:highlight w:val="white"/>
        </w:rPr>
      </w:pPr>
      <w:r>
        <w:rPr>
          <w:highlight w:val="white"/>
        </w:rPr>
        <w:t xml:space="preserve">When calling the declarator </w:t>
      </w:r>
      <w:r w:rsidR="007B2ECD">
        <w:rPr>
          <w:highlight w:val="white"/>
        </w:rPr>
        <w:t xml:space="preserve">methods in the </w:t>
      </w:r>
      <w:r w:rsidR="007B2ECD" w:rsidRPr="007B2ECD">
        <w:rPr>
          <w:rStyle w:val="KeyWord0"/>
          <w:highlight w:val="white"/>
        </w:rPr>
        <w:t>MiddleCodeDeclarator</w:t>
      </w:r>
      <w:r w:rsidR="007B2ECD">
        <w:rPr>
          <w:highlight w:val="white"/>
        </w:rPr>
        <w:t xml:space="preserve"> class, we submit the specifier list at the top of the </w:t>
      </w:r>
      <w:r w:rsidR="00FF2B7D">
        <w:rPr>
          <w:highlight w:val="white"/>
        </w:rPr>
        <w:t>specifier list stack</w:t>
      </w:r>
      <w:r w:rsidR="00295C85">
        <w:rPr>
          <w:highlight w:val="white"/>
        </w:rPr>
        <w:t>, in order to build the complete type. In some cases, the specifier list constitute</w:t>
      </w:r>
      <w:r w:rsidR="00AB3900">
        <w:rPr>
          <w:highlight w:val="white"/>
        </w:rPr>
        <w:t>s</w:t>
      </w:r>
      <w:r w:rsidR="00295C85">
        <w:rPr>
          <w:highlight w:val="white"/>
        </w:rPr>
        <w:t xml:space="preserve"> the type; for instance</w:t>
      </w:r>
      <w:r w:rsidR="00FD68C7">
        <w:rPr>
          <w:highlight w:val="white"/>
        </w:rPr>
        <w:t>, in</w:t>
      </w:r>
      <w:r w:rsidR="00295C85">
        <w:rPr>
          <w:highlight w:val="white"/>
        </w:rPr>
        <w:t xml:space="preserve"> </w:t>
      </w:r>
      <w:r w:rsidR="00AB3900" w:rsidRPr="00536E7A">
        <w:rPr>
          <w:rStyle w:val="KeyWord0"/>
          <w:highlight w:val="white"/>
        </w:rPr>
        <w:t>int i;</w:t>
      </w:r>
      <w:r w:rsidR="00FD68C7">
        <w:rPr>
          <w:highlight w:val="white"/>
        </w:rPr>
        <w:t xml:space="preserve">, the integer is the complete type. </w:t>
      </w:r>
      <w:r w:rsidR="00536E7A">
        <w:rPr>
          <w:highlight w:val="white"/>
        </w:rPr>
        <w:t xml:space="preserve">In other cases, such as </w:t>
      </w:r>
      <w:r w:rsidR="00536E7A" w:rsidRPr="00536E7A">
        <w:rPr>
          <w:rStyle w:val="KeyWord0"/>
          <w:highlight w:val="white"/>
        </w:rPr>
        <w:t>int *p, f(int);</w:t>
      </w:r>
      <w:r w:rsidR="00536E7A">
        <w:rPr>
          <w:highlight w:val="white"/>
        </w:rPr>
        <w:t xml:space="preserve">, </w:t>
      </w:r>
      <w:r w:rsidR="00FD68C7">
        <w:rPr>
          <w:highlight w:val="white"/>
        </w:rPr>
        <w:t>the pointer to integer and the function return integer are the complete types.</w:t>
      </w:r>
    </w:p>
    <w:p w14:paraId="03583944" w14:textId="3E7766ED" w:rsidR="0013125E" w:rsidRPr="00903DBA" w:rsidRDefault="00B75A92" w:rsidP="009013A8">
      <w:pPr>
        <w:pStyle w:val="Code"/>
        <w:rPr>
          <w:highlight w:val="white"/>
        </w:rPr>
      </w:pPr>
      <w:r w:rsidRPr="00903DBA">
        <w:rPr>
          <w:highlight w:val="white"/>
        </w:rPr>
        <w:t>initialization_bitfield_declarator</w:t>
      </w:r>
      <w:r w:rsidR="0013125E" w:rsidRPr="00903DBA">
        <w:rPr>
          <w:highlight w:val="white"/>
        </w:rPr>
        <w:t>:</w:t>
      </w:r>
    </w:p>
    <w:p w14:paraId="6A9998CD" w14:textId="05DB9F69" w:rsidR="0013125E" w:rsidRPr="00903DBA" w:rsidRDefault="0013125E" w:rsidP="00E45299">
      <w:pPr>
        <w:pStyle w:val="Code"/>
        <w:rPr>
          <w:highlight w:val="white"/>
        </w:rPr>
      </w:pPr>
      <w:r w:rsidRPr="00903DBA">
        <w:rPr>
          <w:highlight w:val="white"/>
        </w:rPr>
        <w:t xml:space="preserve">    </w:t>
      </w:r>
      <w:r w:rsidR="001D4FEE" w:rsidRPr="00903DBA">
        <w:rPr>
          <w:highlight w:val="white"/>
        </w:rPr>
        <w:t>declarator</w:t>
      </w:r>
      <w:r w:rsidRPr="00903DBA">
        <w:rPr>
          <w:highlight w:val="white"/>
        </w:rPr>
        <w:t xml:space="preserve"> {</w:t>
      </w:r>
    </w:p>
    <w:p w14:paraId="7676B689" w14:textId="63F3DC6E" w:rsidR="0013125E" w:rsidRPr="00903DBA" w:rsidRDefault="0013125E" w:rsidP="009013A8">
      <w:pPr>
        <w:pStyle w:val="Code"/>
        <w:rPr>
          <w:highlight w:val="white"/>
        </w:rPr>
      </w:pPr>
      <w:r w:rsidRPr="00903DBA">
        <w:rPr>
          <w:highlight w:val="white"/>
        </w:rPr>
        <w:t xml:space="preserve">      MiddleCodeGenerator.Declarator(</w:t>
      </w:r>
      <w:r w:rsidR="00FF2B7D">
        <w:rPr>
          <w:highlight w:val="white"/>
        </w:rPr>
        <w:t>SpecifierListStack</w:t>
      </w:r>
      <w:r w:rsidRPr="00903DBA">
        <w:rPr>
          <w:highlight w:val="white"/>
        </w:rPr>
        <w:t>.Peek(), $1);</w:t>
      </w:r>
    </w:p>
    <w:p w14:paraId="4345987C" w14:textId="77777777" w:rsidR="0013125E" w:rsidRPr="00903DBA" w:rsidRDefault="0013125E" w:rsidP="009013A8">
      <w:pPr>
        <w:pStyle w:val="Code"/>
        <w:rPr>
          <w:highlight w:val="white"/>
        </w:rPr>
      </w:pPr>
      <w:r w:rsidRPr="00903DBA">
        <w:rPr>
          <w:highlight w:val="white"/>
        </w:rPr>
        <w:t xml:space="preserve">      $$ = new List&lt;MiddleCode&gt;();</w:t>
      </w:r>
    </w:p>
    <w:p w14:paraId="5FF7AA7B" w14:textId="77777777" w:rsidR="0013125E" w:rsidRPr="00903DBA" w:rsidRDefault="0013125E" w:rsidP="009013A8">
      <w:pPr>
        <w:pStyle w:val="Code"/>
        <w:rPr>
          <w:highlight w:val="white"/>
        </w:rPr>
      </w:pPr>
      <w:r w:rsidRPr="00903DBA">
        <w:rPr>
          <w:highlight w:val="white"/>
        </w:rPr>
        <w:t xml:space="preserve">    }</w:t>
      </w:r>
    </w:p>
    <w:p w14:paraId="3B541DEE" w14:textId="672F6414" w:rsidR="0013125E" w:rsidRPr="00903DBA" w:rsidRDefault="0013125E" w:rsidP="00E45299">
      <w:pPr>
        <w:pStyle w:val="Code"/>
        <w:rPr>
          <w:highlight w:val="white"/>
        </w:rPr>
      </w:pPr>
      <w:r w:rsidRPr="00903DBA">
        <w:rPr>
          <w:highlight w:val="white"/>
        </w:rPr>
        <w:t xml:space="preserve">  | </w:t>
      </w:r>
      <w:r w:rsidR="001D4FEE" w:rsidRPr="00903DBA">
        <w:rPr>
          <w:highlight w:val="white"/>
        </w:rPr>
        <w:t>declarator</w:t>
      </w:r>
      <w:r w:rsidRPr="00903DBA">
        <w:rPr>
          <w:highlight w:val="white"/>
        </w:rPr>
        <w:t xml:space="preserve"> ASSIGN </w:t>
      </w:r>
      <w:r w:rsidR="002F35C1" w:rsidRPr="00903DBA">
        <w:rPr>
          <w:highlight w:val="white"/>
        </w:rPr>
        <w:t>initializer</w:t>
      </w:r>
      <w:r w:rsidRPr="00903DBA">
        <w:rPr>
          <w:highlight w:val="white"/>
        </w:rPr>
        <w:t xml:space="preserve"> {</w:t>
      </w:r>
    </w:p>
    <w:p w14:paraId="250D06DC" w14:textId="05CC6D34" w:rsidR="0013125E" w:rsidRPr="00903DBA" w:rsidRDefault="0013125E" w:rsidP="009013A8">
      <w:pPr>
        <w:pStyle w:val="Code"/>
        <w:rPr>
          <w:highlight w:val="white"/>
        </w:rPr>
      </w:pPr>
      <w:r w:rsidRPr="00903DBA">
        <w:rPr>
          <w:highlight w:val="white"/>
        </w:rPr>
        <w:t xml:space="preserve">      $$ = MiddleCodeGenerator.</w:t>
      </w:r>
      <w:r w:rsidR="0053352B" w:rsidRPr="00903DBA">
        <w:rPr>
          <w:highlight w:val="white"/>
        </w:rPr>
        <w:t>InitializedDeclarator</w:t>
      </w:r>
    </w:p>
    <w:p w14:paraId="7FCCDFC3" w14:textId="7882F990" w:rsidR="0013125E" w:rsidRPr="00903DBA" w:rsidRDefault="0013125E" w:rsidP="009013A8">
      <w:pPr>
        <w:pStyle w:val="Code"/>
        <w:rPr>
          <w:highlight w:val="white"/>
        </w:rPr>
      </w:pPr>
      <w:r w:rsidRPr="00903DBA">
        <w:rPr>
          <w:highlight w:val="white"/>
        </w:rPr>
        <w:t xml:space="preserve">             (</w:t>
      </w:r>
      <w:r w:rsidR="00FF2B7D">
        <w:rPr>
          <w:highlight w:val="white"/>
        </w:rPr>
        <w:t>SpecifierListStack</w:t>
      </w:r>
      <w:r w:rsidRPr="00903DBA">
        <w:rPr>
          <w:highlight w:val="white"/>
        </w:rPr>
        <w:t>.Peek(), $1, $3);</w:t>
      </w:r>
    </w:p>
    <w:p w14:paraId="71B144BB" w14:textId="77777777" w:rsidR="0013125E" w:rsidRPr="00903DBA" w:rsidRDefault="0013125E" w:rsidP="009013A8">
      <w:pPr>
        <w:pStyle w:val="Code"/>
        <w:rPr>
          <w:highlight w:val="white"/>
        </w:rPr>
      </w:pPr>
      <w:r w:rsidRPr="00903DBA">
        <w:rPr>
          <w:highlight w:val="white"/>
        </w:rPr>
        <w:t xml:space="preserve">    }</w:t>
      </w:r>
    </w:p>
    <w:p w14:paraId="38A6B4BE" w14:textId="6A39F223" w:rsidR="0013125E" w:rsidRPr="00903DBA" w:rsidRDefault="0013125E" w:rsidP="004D4775">
      <w:pPr>
        <w:pStyle w:val="Code"/>
        <w:rPr>
          <w:highlight w:val="white"/>
        </w:rPr>
      </w:pPr>
      <w:r w:rsidRPr="00903DBA">
        <w:rPr>
          <w:highlight w:val="white"/>
        </w:rPr>
        <w:t xml:space="preserve">  | optional_</w:t>
      </w:r>
      <w:r w:rsidR="001D4FEE" w:rsidRPr="00903DBA">
        <w:rPr>
          <w:highlight w:val="white"/>
        </w:rPr>
        <w:t>declarator</w:t>
      </w:r>
      <w:r w:rsidRPr="00903DBA">
        <w:rPr>
          <w:highlight w:val="white"/>
        </w:rPr>
        <w:t xml:space="preserve"> COLON constant_integral_expression {</w:t>
      </w:r>
    </w:p>
    <w:p w14:paraId="6E70ABC5" w14:textId="77777777" w:rsidR="0013125E" w:rsidRPr="00903DBA" w:rsidRDefault="0013125E" w:rsidP="009013A8">
      <w:pPr>
        <w:pStyle w:val="Code"/>
        <w:rPr>
          <w:highlight w:val="white"/>
        </w:rPr>
      </w:pPr>
      <w:r w:rsidRPr="00903DBA">
        <w:rPr>
          <w:highlight w:val="white"/>
        </w:rPr>
        <w:t xml:space="preserve">      MiddleCodeGenerator.BitfieldDeclarator</w:t>
      </w:r>
    </w:p>
    <w:p w14:paraId="737AA118" w14:textId="2EA6920C" w:rsidR="0013125E" w:rsidRPr="00903DBA" w:rsidRDefault="0013125E" w:rsidP="009013A8">
      <w:pPr>
        <w:pStyle w:val="Code"/>
        <w:rPr>
          <w:highlight w:val="white"/>
        </w:rPr>
      </w:pPr>
      <w:r w:rsidRPr="00903DBA">
        <w:rPr>
          <w:highlight w:val="white"/>
        </w:rPr>
        <w:t xml:space="preserve">        (</w:t>
      </w:r>
      <w:r w:rsidR="00FF2B7D">
        <w:rPr>
          <w:highlight w:val="white"/>
        </w:rPr>
        <w:t>SpecifierListStack</w:t>
      </w:r>
      <w:r w:rsidRPr="00903DBA">
        <w:rPr>
          <w:highlight w:val="white"/>
        </w:rPr>
        <w:t>.Peek(), $1, $3.Symbol);</w:t>
      </w:r>
    </w:p>
    <w:p w14:paraId="428311BA" w14:textId="77777777" w:rsidR="0013125E" w:rsidRPr="00903DBA" w:rsidRDefault="0013125E" w:rsidP="009013A8">
      <w:pPr>
        <w:pStyle w:val="Code"/>
        <w:rPr>
          <w:highlight w:val="white"/>
        </w:rPr>
      </w:pPr>
      <w:r w:rsidRPr="00903DBA">
        <w:rPr>
          <w:highlight w:val="white"/>
        </w:rPr>
        <w:t xml:space="preserve">      $$ = new List&lt;MiddleCode&gt;();</w:t>
      </w:r>
    </w:p>
    <w:p w14:paraId="394BD7B9" w14:textId="465ECD4F" w:rsidR="0013125E" w:rsidRPr="00903DBA" w:rsidRDefault="0013125E" w:rsidP="009013A8">
      <w:pPr>
        <w:pStyle w:val="Code"/>
        <w:rPr>
          <w:highlight w:val="white"/>
        </w:rPr>
      </w:pPr>
      <w:r w:rsidRPr="00903DBA">
        <w:rPr>
          <w:highlight w:val="white"/>
        </w:rPr>
        <w:t xml:space="preserve">    };</w:t>
      </w:r>
    </w:p>
    <w:p w14:paraId="7DFC5FF4" w14:textId="6E481B3E" w:rsidR="00215100" w:rsidRPr="00903DBA" w:rsidRDefault="0046223F" w:rsidP="0078248B">
      <w:pPr>
        <w:pStyle w:val="Rubrik3"/>
        <w:rPr>
          <w:highlight w:val="white"/>
        </w:rPr>
      </w:pPr>
      <w:r w:rsidRPr="00903DBA">
        <w:rPr>
          <w:highlight w:val="white"/>
        </w:rPr>
        <w:t>Pointer Declarator</w:t>
      </w:r>
      <w:r w:rsidR="007160AF" w:rsidRPr="00903DBA">
        <w:rPr>
          <w:highlight w:val="white"/>
        </w:rPr>
        <w:t>s</w:t>
      </w:r>
    </w:p>
    <w:p w14:paraId="006E76A4" w14:textId="1592BC5D" w:rsidR="005B77E8" w:rsidRPr="00903DBA" w:rsidRDefault="007A54D7" w:rsidP="005B77E8">
      <w:pPr>
        <w:rPr>
          <w:highlight w:val="white"/>
        </w:rPr>
      </w:pPr>
      <w:r w:rsidRPr="00903DBA">
        <w:rPr>
          <w:highlight w:val="white"/>
        </w:rPr>
        <w:t>A pointer declarator is made up by an optional list of pointer markers and a direct declarator.</w:t>
      </w:r>
      <w:r w:rsidR="005B77E8" w:rsidRPr="00903DBA">
        <w:rPr>
          <w:highlight w:val="white"/>
        </w:rPr>
        <w:t xml:space="preserve"> A pointer marker is made up by an optional qualifier (constant or volatile) list and an asterisk (‘*’). In other words, each asterisk can be </w:t>
      </w:r>
      <w:r w:rsidR="0085436C" w:rsidRPr="00903DBA">
        <w:rPr>
          <w:highlight w:val="white"/>
        </w:rPr>
        <w:t xml:space="preserve">qualified by the word </w:t>
      </w:r>
      <w:r w:rsidR="0085436C" w:rsidRPr="00903DBA">
        <w:rPr>
          <w:rStyle w:val="KeyWord0"/>
          <w:highlight w:val="white"/>
        </w:rPr>
        <w:t>constant</w:t>
      </w:r>
      <w:r w:rsidR="0085436C" w:rsidRPr="00903DBA">
        <w:rPr>
          <w:highlight w:val="white"/>
        </w:rPr>
        <w:t xml:space="preserve"> and/or </w:t>
      </w:r>
      <w:r w:rsidR="0085436C" w:rsidRPr="00903DBA">
        <w:rPr>
          <w:rStyle w:val="KeyWord0"/>
          <w:highlight w:val="white"/>
        </w:rPr>
        <w:t>volatile</w:t>
      </w:r>
      <w:r w:rsidR="0085436C" w:rsidRPr="00903DBA">
        <w:rPr>
          <w:highlight w:val="white"/>
        </w:rPr>
        <w:t>, and it is possible to add more than one pointer marker to establish a pointer-to-pointer effect.</w:t>
      </w:r>
    </w:p>
    <w:p w14:paraId="165DE589" w14:textId="77777777" w:rsidR="003A31CE" w:rsidRPr="00903DBA" w:rsidRDefault="003A31CE" w:rsidP="003A31CE">
      <w:pPr>
        <w:pStyle w:val="CodeHeader"/>
        <w:rPr>
          <w:highlight w:val="white"/>
        </w:rPr>
      </w:pPr>
      <w:r w:rsidRPr="00903DBA">
        <w:rPr>
          <w:highlight w:val="white"/>
        </w:rPr>
        <w:lastRenderedPageBreak/>
        <w:t>MainParser.gppg</w:t>
      </w:r>
    </w:p>
    <w:p w14:paraId="55F9FFC3" w14:textId="601F0529" w:rsidR="00215100" w:rsidRPr="00903DBA" w:rsidRDefault="001D4FEE" w:rsidP="00E45299">
      <w:pPr>
        <w:pStyle w:val="Code"/>
        <w:rPr>
          <w:highlight w:val="white"/>
        </w:rPr>
      </w:pPr>
      <w:r w:rsidRPr="00903DBA">
        <w:rPr>
          <w:highlight w:val="white"/>
        </w:rPr>
        <w:t>declarator</w:t>
      </w:r>
      <w:r w:rsidR="00215100" w:rsidRPr="00903DBA">
        <w:rPr>
          <w:highlight w:val="white"/>
        </w:rPr>
        <w:t>:</w:t>
      </w:r>
    </w:p>
    <w:p w14:paraId="72D5B9DF" w14:textId="7DF55552" w:rsidR="00215100" w:rsidRPr="00903DBA" w:rsidRDefault="00215100" w:rsidP="00E45299">
      <w:pPr>
        <w:pStyle w:val="Code"/>
        <w:rPr>
          <w:highlight w:val="white"/>
        </w:rPr>
      </w:pPr>
      <w:r w:rsidRPr="00903DBA">
        <w:rPr>
          <w:highlight w:val="white"/>
        </w:rPr>
        <w:t xml:space="preserve">    optional_pointer_list </w:t>
      </w:r>
      <w:r w:rsidR="00CF1025" w:rsidRPr="00903DBA">
        <w:rPr>
          <w:highlight w:val="white"/>
        </w:rPr>
        <w:t>direct_</w:t>
      </w:r>
      <w:r w:rsidR="001D4FEE" w:rsidRPr="00903DBA">
        <w:rPr>
          <w:highlight w:val="white"/>
        </w:rPr>
        <w:t>declarator</w:t>
      </w:r>
      <w:r w:rsidRPr="00903DBA">
        <w:rPr>
          <w:highlight w:val="white"/>
        </w:rPr>
        <w:t xml:space="preserve"> {</w:t>
      </w:r>
    </w:p>
    <w:p w14:paraId="0C489EA5" w14:textId="77777777" w:rsidR="00215100" w:rsidRPr="00903DBA" w:rsidRDefault="00215100" w:rsidP="00DA4DD2">
      <w:pPr>
        <w:pStyle w:val="Code"/>
        <w:rPr>
          <w:highlight w:val="white"/>
        </w:rPr>
      </w:pPr>
      <w:r w:rsidRPr="00903DBA">
        <w:rPr>
          <w:highlight w:val="white"/>
        </w:rPr>
        <w:t xml:space="preserve">      $$ = MiddleCodeGenerator.PointerDeclarator($1, $2);</w:t>
      </w:r>
    </w:p>
    <w:p w14:paraId="58FAD284" w14:textId="5232AE73" w:rsidR="00215100" w:rsidRPr="00903DBA" w:rsidRDefault="00215100" w:rsidP="00DA4DD2">
      <w:pPr>
        <w:pStyle w:val="Code"/>
        <w:rPr>
          <w:highlight w:val="white"/>
        </w:rPr>
      </w:pPr>
      <w:r w:rsidRPr="00903DBA">
        <w:rPr>
          <w:highlight w:val="white"/>
        </w:rPr>
        <w:t xml:space="preserve">    };</w:t>
      </w:r>
    </w:p>
    <w:p w14:paraId="7D5B580D" w14:textId="77777777" w:rsidR="003326E8" w:rsidRPr="00903DBA" w:rsidRDefault="003326E8" w:rsidP="00DA4DD2">
      <w:pPr>
        <w:pStyle w:val="Code"/>
        <w:rPr>
          <w:highlight w:val="white"/>
        </w:rPr>
      </w:pPr>
    </w:p>
    <w:p w14:paraId="03F94FE2" w14:textId="77777777" w:rsidR="006037AC" w:rsidRPr="00903DBA" w:rsidRDefault="006037AC" w:rsidP="00DA4DD2">
      <w:pPr>
        <w:pStyle w:val="Code"/>
        <w:rPr>
          <w:highlight w:val="white"/>
        </w:rPr>
      </w:pPr>
      <w:r w:rsidRPr="00903DBA">
        <w:rPr>
          <w:highlight w:val="white"/>
        </w:rPr>
        <w:t>optional_pointer_list:</w:t>
      </w:r>
    </w:p>
    <w:p w14:paraId="0E7A4ABA" w14:textId="77777777" w:rsidR="006037AC" w:rsidRPr="00903DBA" w:rsidRDefault="006037AC" w:rsidP="00DA4DD2">
      <w:pPr>
        <w:pStyle w:val="Code"/>
        <w:rPr>
          <w:highlight w:val="white"/>
        </w:rPr>
      </w:pPr>
      <w:r w:rsidRPr="00903DBA">
        <w:rPr>
          <w:highlight w:val="white"/>
        </w:rPr>
        <w:t xml:space="preserve">    /* Empty */  { $$ = new List&lt;CCompiler.Type&gt;(); }</w:t>
      </w:r>
    </w:p>
    <w:p w14:paraId="049168D6" w14:textId="77777777" w:rsidR="006037AC" w:rsidRPr="00903DBA" w:rsidRDefault="006037AC" w:rsidP="00DA4DD2">
      <w:pPr>
        <w:pStyle w:val="Code"/>
        <w:rPr>
          <w:highlight w:val="white"/>
        </w:rPr>
      </w:pPr>
      <w:r w:rsidRPr="00903DBA">
        <w:rPr>
          <w:highlight w:val="white"/>
        </w:rPr>
        <w:t xml:space="preserve">  | pointer_list { $$ = $1; };</w:t>
      </w:r>
    </w:p>
    <w:p w14:paraId="596F941C" w14:textId="77777777" w:rsidR="006037AC" w:rsidRPr="00903DBA" w:rsidRDefault="006037AC" w:rsidP="00DA4DD2">
      <w:pPr>
        <w:pStyle w:val="Code"/>
        <w:rPr>
          <w:highlight w:val="white"/>
        </w:rPr>
      </w:pPr>
    </w:p>
    <w:p w14:paraId="2891E31F" w14:textId="77777777" w:rsidR="006037AC" w:rsidRPr="00903DBA" w:rsidRDefault="006037AC" w:rsidP="00DA4DD2">
      <w:pPr>
        <w:pStyle w:val="Code"/>
        <w:rPr>
          <w:highlight w:val="white"/>
        </w:rPr>
      </w:pPr>
      <w:r w:rsidRPr="00903DBA">
        <w:rPr>
          <w:highlight w:val="white"/>
        </w:rPr>
        <w:t>pointer_list:</w:t>
      </w:r>
    </w:p>
    <w:p w14:paraId="051941BB" w14:textId="6B5E34AD" w:rsidR="00D504B7" w:rsidRPr="00903DBA" w:rsidRDefault="00D504B7" w:rsidP="00D504B7">
      <w:pPr>
        <w:pStyle w:val="Code"/>
        <w:rPr>
          <w:highlight w:val="white"/>
        </w:rPr>
      </w:pPr>
      <w:r w:rsidRPr="00903DBA">
        <w:rPr>
          <w:highlight w:val="white"/>
        </w:rPr>
        <w:t xml:space="preserve">    pointer</w:t>
      </w:r>
      <w:r w:rsidR="00F336BB" w:rsidRPr="00903DBA">
        <w:rPr>
          <w:highlight w:val="white"/>
        </w:rPr>
        <w:t>_marker</w:t>
      </w:r>
      <w:r w:rsidRPr="00903DBA">
        <w:rPr>
          <w:highlight w:val="white"/>
        </w:rPr>
        <w:t xml:space="preserve"> {</w:t>
      </w:r>
    </w:p>
    <w:p w14:paraId="34FB4D6B" w14:textId="77777777" w:rsidR="00D504B7" w:rsidRPr="00903DBA" w:rsidRDefault="00D504B7" w:rsidP="00D504B7">
      <w:pPr>
        <w:pStyle w:val="Code"/>
        <w:rPr>
          <w:highlight w:val="white"/>
        </w:rPr>
      </w:pPr>
      <w:r w:rsidRPr="00903DBA">
        <w:rPr>
          <w:highlight w:val="white"/>
        </w:rPr>
        <w:t xml:space="preserve">      $$ = new List&lt;CCompiler.Type&gt;();</w:t>
      </w:r>
    </w:p>
    <w:p w14:paraId="27D5DB56" w14:textId="77777777" w:rsidR="00D504B7" w:rsidRPr="00903DBA" w:rsidRDefault="00D504B7" w:rsidP="00D504B7">
      <w:pPr>
        <w:pStyle w:val="Code"/>
        <w:rPr>
          <w:highlight w:val="white"/>
        </w:rPr>
      </w:pPr>
      <w:r w:rsidRPr="00903DBA">
        <w:rPr>
          <w:highlight w:val="white"/>
        </w:rPr>
        <w:t xml:space="preserve">      $$.Add($1);</w:t>
      </w:r>
    </w:p>
    <w:p w14:paraId="524C476F" w14:textId="77777777" w:rsidR="00D504B7" w:rsidRPr="00903DBA" w:rsidRDefault="00D504B7" w:rsidP="00D504B7">
      <w:pPr>
        <w:pStyle w:val="Code"/>
        <w:rPr>
          <w:highlight w:val="white"/>
        </w:rPr>
      </w:pPr>
      <w:r w:rsidRPr="00903DBA">
        <w:rPr>
          <w:highlight w:val="white"/>
        </w:rPr>
        <w:t xml:space="preserve">    }</w:t>
      </w:r>
    </w:p>
    <w:p w14:paraId="440540DF" w14:textId="7D1BE05A" w:rsidR="006037AC" w:rsidRPr="00903DBA" w:rsidRDefault="006037AC" w:rsidP="00DA4DD2">
      <w:pPr>
        <w:pStyle w:val="Code"/>
        <w:rPr>
          <w:highlight w:val="white"/>
        </w:rPr>
      </w:pPr>
      <w:r w:rsidRPr="00903DBA">
        <w:rPr>
          <w:highlight w:val="white"/>
        </w:rPr>
        <w:t xml:space="preserve">  | pointer_list pointer</w:t>
      </w:r>
      <w:r w:rsidR="0024345B" w:rsidRPr="00903DBA">
        <w:rPr>
          <w:highlight w:val="white"/>
        </w:rPr>
        <w:t>_marker</w:t>
      </w:r>
      <w:r w:rsidRPr="00903DBA">
        <w:rPr>
          <w:highlight w:val="white"/>
        </w:rPr>
        <w:t xml:space="preserve"> {</w:t>
      </w:r>
    </w:p>
    <w:p w14:paraId="38F3ACC4" w14:textId="77777777" w:rsidR="007E4672" w:rsidRPr="00903DBA" w:rsidRDefault="007E4672" w:rsidP="007E4672">
      <w:pPr>
        <w:pStyle w:val="Code"/>
        <w:rPr>
          <w:highlight w:val="white"/>
        </w:rPr>
      </w:pPr>
      <w:r w:rsidRPr="00903DBA">
        <w:rPr>
          <w:highlight w:val="white"/>
        </w:rPr>
        <w:t xml:space="preserve">      $1.Add($2);</w:t>
      </w:r>
    </w:p>
    <w:p w14:paraId="5FC72423" w14:textId="77777777" w:rsidR="006037AC" w:rsidRPr="00903DBA" w:rsidRDefault="006037AC" w:rsidP="00DA4DD2">
      <w:pPr>
        <w:pStyle w:val="Code"/>
        <w:rPr>
          <w:highlight w:val="white"/>
        </w:rPr>
      </w:pPr>
      <w:r w:rsidRPr="00903DBA">
        <w:rPr>
          <w:highlight w:val="white"/>
        </w:rPr>
        <w:t xml:space="preserve">      $$ = $1;</w:t>
      </w:r>
    </w:p>
    <w:p w14:paraId="02E40D06" w14:textId="4A87BC4A" w:rsidR="005B77E8" w:rsidRPr="00903DBA" w:rsidRDefault="006037AC" w:rsidP="00284CFE">
      <w:pPr>
        <w:pStyle w:val="Code"/>
        <w:rPr>
          <w:highlight w:val="white"/>
        </w:rPr>
      </w:pPr>
      <w:r w:rsidRPr="00903DBA">
        <w:rPr>
          <w:highlight w:val="white"/>
        </w:rPr>
        <w:t xml:space="preserve">    };</w:t>
      </w:r>
    </w:p>
    <w:p w14:paraId="544F4748" w14:textId="77777777" w:rsidR="005B77E8" w:rsidRPr="00903DBA" w:rsidRDefault="005B77E8" w:rsidP="00284CFE">
      <w:pPr>
        <w:pStyle w:val="Code"/>
        <w:rPr>
          <w:highlight w:val="white"/>
        </w:rPr>
      </w:pPr>
    </w:p>
    <w:p w14:paraId="0C3EE29E" w14:textId="3626A065" w:rsidR="00284CFE" w:rsidRPr="00903DBA" w:rsidRDefault="00284CFE" w:rsidP="00284CFE">
      <w:pPr>
        <w:pStyle w:val="Code"/>
        <w:rPr>
          <w:highlight w:val="white"/>
        </w:rPr>
      </w:pPr>
      <w:r w:rsidRPr="00903DBA">
        <w:rPr>
          <w:highlight w:val="white"/>
        </w:rPr>
        <w:t>pointer</w:t>
      </w:r>
      <w:r w:rsidR="00EA0E42" w:rsidRPr="00903DBA">
        <w:rPr>
          <w:highlight w:val="white"/>
        </w:rPr>
        <w:t>_marker</w:t>
      </w:r>
      <w:r w:rsidRPr="00903DBA">
        <w:rPr>
          <w:highlight w:val="white"/>
        </w:rPr>
        <w:t>:</w:t>
      </w:r>
    </w:p>
    <w:p w14:paraId="63886D29" w14:textId="77777777" w:rsidR="00284CFE" w:rsidRPr="00903DBA" w:rsidRDefault="00284CFE" w:rsidP="00284CFE">
      <w:pPr>
        <w:pStyle w:val="Code"/>
        <w:rPr>
          <w:highlight w:val="white"/>
        </w:rPr>
      </w:pPr>
      <w:r w:rsidRPr="00903DBA">
        <w:rPr>
          <w:highlight w:val="white"/>
        </w:rPr>
        <w:t xml:space="preserve">    ASTERRISK optional_qualifier_list {</w:t>
      </w:r>
    </w:p>
    <w:p w14:paraId="03D0ACB8" w14:textId="77777777" w:rsidR="00284CFE" w:rsidRPr="00903DBA" w:rsidRDefault="00284CFE" w:rsidP="00284CFE">
      <w:pPr>
        <w:pStyle w:val="Code"/>
        <w:rPr>
          <w:highlight w:val="white"/>
        </w:rPr>
      </w:pPr>
      <w:r w:rsidRPr="00903DBA">
        <w:rPr>
          <w:highlight w:val="white"/>
        </w:rPr>
        <w:t xml:space="preserve">      $$ = Specifier.QualifierList($2);</w:t>
      </w:r>
    </w:p>
    <w:p w14:paraId="47993375" w14:textId="658C64ED" w:rsidR="00261683" w:rsidRPr="00903DBA" w:rsidRDefault="00284CFE" w:rsidP="00284CFE">
      <w:pPr>
        <w:pStyle w:val="Code"/>
        <w:rPr>
          <w:highlight w:val="white"/>
        </w:rPr>
      </w:pPr>
      <w:r w:rsidRPr="00903DBA">
        <w:rPr>
          <w:highlight w:val="white"/>
        </w:rPr>
        <w:t xml:space="preserve">    };</w:t>
      </w:r>
    </w:p>
    <w:p w14:paraId="5D4323EC" w14:textId="3685380B" w:rsidR="005119F0" w:rsidRDefault="008E0E76" w:rsidP="002C0EB3">
      <w:pPr>
        <w:rPr>
          <w:highlight w:val="white"/>
        </w:rPr>
      </w:pPr>
      <w:r>
        <w:rPr>
          <w:highlight w:val="white"/>
        </w:rPr>
        <w:t xml:space="preserve">A pointer can be quilified with </w:t>
      </w:r>
      <w:r w:rsidRPr="008E0E76">
        <w:rPr>
          <w:rStyle w:val="KeyWord0"/>
          <w:highlight w:val="white"/>
        </w:rPr>
        <w:t>constant</w:t>
      </w:r>
      <w:r>
        <w:rPr>
          <w:highlight w:val="white"/>
        </w:rPr>
        <w:t xml:space="preserve"> and </w:t>
      </w:r>
      <w:r w:rsidRPr="008E0E76">
        <w:rPr>
          <w:rStyle w:val="KeyWord0"/>
          <w:highlight w:val="white"/>
        </w:rPr>
        <w:t>volatile</w:t>
      </w:r>
      <w:r>
        <w:rPr>
          <w:highlight w:val="white"/>
        </w:rPr>
        <w:t xml:space="preserve">. </w:t>
      </w:r>
      <w:r w:rsidR="00B83283">
        <w:rPr>
          <w:highlight w:val="white"/>
        </w:rPr>
        <w:t xml:space="preserve">Note the difference between a constant pointer and a pointer at a constant value. In the former case the pointer itself is constant, it cannot be </w:t>
      </w:r>
      <w:r w:rsidR="00CE14CF">
        <w:rPr>
          <w:highlight w:val="white"/>
        </w:rPr>
        <w:t>assigned another address</w:t>
      </w:r>
      <w:r w:rsidR="005119F0">
        <w:rPr>
          <w:highlight w:val="white"/>
        </w:rPr>
        <w:t xml:space="preserve"> but the value it points at is not constant</w:t>
      </w:r>
      <w:r w:rsidR="00CE14CF">
        <w:rPr>
          <w:highlight w:val="white"/>
        </w:rPr>
        <w:t>.</w:t>
      </w:r>
      <w:r w:rsidR="00B83283">
        <w:rPr>
          <w:highlight w:val="white"/>
        </w:rPr>
        <w:t xml:space="preserve"> In the latter case the</w:t>
      </w:r>
      <w:r w:rsidR="00CE14CF">
        <w:rPr>
          <w:highlight w:val="white"/>
        </w:rPr>
        <w:t xml:space="preserve"> pointer can be assigned to another address</w:t>
      </w:r>
      <w:r w:rsidR="005119F0">
        <w:rPr>
          <w:highlight w:val="white"/>
        </w:rPr>
        <w:t>, but the value it points at is always constant. Naturally, a constant pointer can also point at a constant value.</w:t>
      </w:r>
      <w:r w:rsidR="003374B8">
        <w:rPr>
          <w:highlight w:val="white"/>
        </w:rPr>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43"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44">
          <w:tblGrid>
            <w:gridCol w:w="1045"/>
            <w:gridCol w:w="2071"/>
            <w:gridCol w:w="1045"/>
            <w:gridCol w:w="2072"/>
            <w:gridCol w:w="1045"/>
            <w:gridCol w:w="2072"/>
            <w:gridCol w:w="1045"/>
          </w:tblGrid>
        </w:tblGridChange>
      </w:tblGrid>
      <w:tr w:rsidR="00F87306" w:rsidRPr="00903DBA" w14:paraId="0F221A32" w14:textId="77777777" w:rsidTr="00F87306">
        <w:trPr>
          <w:ins w:id="45" w:author="Stefan Bjornander" w:date="2015-04-26T09:44:00Z"/>
          <w:trPrChange w:id="46" w:author="Stefan Bjornander" w:date="2015-04-26T09:46:00Z">
            <w:trPr>
              <w:gridBefore w:val="1"/>
            </w:trPr>
          </w:trPrChange>
        </w:trPr>
        <w:tc>
          <w:tcPr>
            <w:tcW w:w="3116" w:type="dxa"/>
            <w:tcPrChange w:id="47" w:author="Stefan Bjornander" w:date="2015-04-26T09:46:00Z">
              <w:tcPr>
                <w:tcW w:w="3116" w:type="dxa"/>
                <w:gridSpan w:val="2"/>
                <w:tcBorders>
                  <w:top w:val="single" w:sz="4" w:space="0" w:color="auto"/>
                  <w:left w:val="single" w:sz="4" w:space="5" w:color="auto"/>
                  <w:bottom w:val="single" w:sz="4" w:space="0" w:color="auto"/>
                  <w:right w:val="single" w:sz="4" w:space="5" w:color="auto"/>
                </w:tcBorders>
              </w:tcPr>
            </w:tcPrChange>
          </w:tcPr>
          <w:p w14:paraId="05B4878B" w14:textId="73613A60" w:rsidR="00F87306" w:rsidRPr="00903DBA" w:rsidRDefault="00F87306" w:rsidP="00F24A43">
            <w:pPr>
              <w:pStyle w:val="Code"/>
              <w:rPr>
                <w:ins w:id="48" w:author="Stefan Bjornander" w:date="2015-04-26T09:44:00Z"/>
              </w:rPr>
            </w:pPr>
            <w:r>
              <w:rPr>
                <w:highlight w:val="white"/>
              </w:rPr>
              <w:t>int * const p;</w:t>
            </w:r>
          </w:p>
        </w:tc>
        <w:tc>
          <w:tcPr>
            <w:tcW w:w="3117" w:type="dxa"/>
            <w:tcPrChange w:id="49" w:author="Stefan Bjornander" w:date="2015-04-26T09:46:00Z">
              <w:tcPr>
                <w:tcW w:w="3117" w:type="dxa"/>
                <w:gridSpan w:val="2"/>
                <w:tcBorders>
                  <w:top w:val="single" w:sz="4" w:space="0" w:color="auto"/>
                  <w:left w:val="single" w:sz="4" w:space="5" w:color="auto"/>
                  <w:bottom w:val="single" w:sz="4" w:space="0" w:color="auto"/>
                  <w:right w:val="single" w:sz="4" w:space="5" w:color="auto"/>
                </w:tcBorders>
              </w:tcPr>
            </w:tcPrChange>
          </w:tcPr>
          <w:p w14:paraId="5172D672" w14:textId="2A17F00F" w:rsidR="00F87306" w:rsidRPr="00903DBA" w:rsidRDefault="00F87306" w:rsidP="00F24A43">
            <w:pPr>
              <w:pStyle w:val="Code"/>
              <w:rPr>
                <w:ins w:id="50" w:author="Stefan Bjornander" w:date="2015-04-26T09:44:00Z"/>
              </w:rPr>
            </w:pPr>
            <w:r>
              <w:rPr>
                <w:highlight w:val="white"/>
              </w:rPr>
              <w:t xml:space="preserve">const int * </w:t>
            </w:r>
            <w:r w:rsidR="002C0EB3">
              <w:rPr>
                <w:highlight w:val="white"/>
              </w:rPr>
              <w:t>p</w:t>
            </w:r>
            <w:r>
              <w:rPr>
                <w:highlight w:val="white"/>
              </w:rPr>
              <w:t>;</w:t>
            </w:r>
            <w:r>
              <w:t xml:space="preserve"> </w:t>
            </w:r>
          </w:p>
        </w:tc>
        <w:tc>
          <w:tcPr>
            <w:tcW w:w="3117" w:type="dxa"/>
            <w:tcPrChange w:id="51" w:author="Stefan Bjornander" w:date="2015-04-26T09:46:00Z">
              <w:tcPr>
                <w:tcW w:w="3117" w:type="dxa"/>
                <w:gridSpan w:val="2"/>
                <w:tcBorders>
                  <w:top w:val="single" w:sz="4" w:space="0" w:color="auto"/>
                  <w:left w:val="single" w:sz="4" w:space="5" w:color="auto"/>
                  <w:bottom w:val="single" w:sz="4" w:space="0" w:color="auto"/>
                  <w:right w:val="single" w:sz="4" w:space="5" w:color="auto"/>
                </w:tcBorders>
              </w:tcPr>
            </w:tcPrChange>
          </w:tcPr>
          <w:p w14:paraId="3E885498" w14:textId="1393C12B" w:rsidR="00F87306" w:rsidRPr="00903DBA" w:rsidRDefault="002C0EB3" w:rsidP="00F24A43">
            <w:pPr>
              <w:pStyle w:val="Code"/>
              <w:rPr>
                <w:ins w:id="52" w:author="Stefan Bjornander" w:date="2015-04-26T09:44:00Z"/>
              </w:rPr>
            </w:pPr>
            <w:r>
              <w:rPr>
                <w:highlight w:val="white"/>
              </w:rPr>
              <w:t xml:space="preserve">const int const * </w:t>
            </w:r>
            <w:r w:rsidR="000246B2">
              <w:rPr>
                <w:highlight w:val="white"/>
              </w:rPr>
              <w:t>p</w:t>
            </w:r>
            <w:r>
              <w:rPr>
                <w:highlight w:val="white"/>
              </w:rPr>
              <w:t>;</w:t>
            </w:r>
          </w:p>
        </w:tc>
      </w:tr>
      <w:tr w:rsidR="00D74F6C" w:rsidRPr="00903DBA" w14:paraId="103E4C7E" w14:textId="77777777" w:rsidTr="00F87306">
        <w:tc>
          <w:tcPr>
            <w:tcW w:w="3116" w:type="dxa"/>
          </w:tcPr>
          <w:p w14:paraId="08902DA2" w14:textId="77777777" w:rsidR="00D74F6C" w:rsidRPr="00903DBA" w:rsidRDefault="00D74F6C" w:rsidP="00F24A43">
            <w:pPr>
              <w:spacing w:before="0" w:after="0"/>
              <w:rPr>
                <w:ins w:id="53" w:author="Stefan Bjornander" w:date="2015-04-26T09:44:00Z"/>
                <w:del w:id="54" w:author="Stefan Bjornander" w:date="2015-04-26T09:44:00Z"/>
              </w:rPr>
            </w:pPr>
            <w:r>
              <w:t xml:space="preserve">(a) </w:t>
            </w:r>
            <w:r>
              <w:rPr>
                <w:highlight w:val="white"/>
              </w:rPr>
              <w:t>Constant pointer</w:t>
            </w:r>
          </w:p>
          <w:p w14:paraId="2479AC0F" w14:textId="77777777" w:rsidR="00D74F6C" w:rsidRDefault="00D74F6C" w:rsidP="00F24A43">
            <w:pPr>
              <w:spacing w:before="0" w:after="0"/>
              <w:rPr>
                <w:highlight w:val="white"/>
              </w:rPr>
            </w:pPr>
          </w:p>
        </w:tc>
        <w:tc>
          <w:tcPr>
            <w:tcW w:w="3117" w:type="dxa"/>
          </w:tcPr>
          <w:p w14:paraId="6ACA72AB" w14:textId="32E2A446" w:rsidR="00D74F6C" w:rsidRDefault="00D74F6C" w:rsidP="00F24A43">
            <w:pPr>
              <w:spacing w:before="0" w:after="0"/>
              <w:rPr>
                <w:highlight w:val="white"/>
              </w:rPr>
            </w:pPr>
            <w:r>
              <w:t xml:space="preserve">(b) </w:t>
            </w:r>
            <w:r>
              <w:rPr>
                <w:highlight w:val="white"/>
              </w:rPr>
              <w:t>Pointer at constant value</w:t>
            </w:r>
          </w:p>
        </w:tc>
        <w:tc>
          <w:tcPr>
            <w:tcW w:w="3117" w:type="dxa"/>
          </w:tcPr>
          <w:p w14:paraId="7891E616" w14:textId="24CCD93C" w:rsidR="00D74F6C" w:rsidRDefault="00D74F6C" w:rsidP="00F24A43">
            <w:pPr>
              <w:spacing w:before="0" w:after="0"/>
              <w:rPr>
                <w:highlight w:val="white"/>
              </w:rPr>
            </w:pPr>
            <w:r>
              <w:rPr>
                <w:highlight w:val="white"/>
              </w:rPr>
              <w:t>(c) Constant pointer</w:t>
            </w:r>
            <w:r w:rsidR="000B6A9A">
              <w:rPr>
                <w:highlight w:val="white"/>
              </w:rPr>
              <w:t xml:space="preserve"> at</w:t>
            </w:r>
          </w:p>
          <w:p w14:paraId="739E054D" w14:textId="5B63B3A0" w:rsidR="00D74F6C" w:rsidRDefault="00D74F6C" w:rsidP="00F24A43">
            <w:pPr>
              <w:spacing w:before="0" w:after="0"/>
              <w:rPr>
                <w:highlight w:val="white"/>
              </w:rPr>
            </w:pPr>
            <w:r>
              <w:rPr>
                <w:highlight w:val="white"/>
              </w:rPr>
              <w:t xml:space="preserve">     </w:t>
            </w:r>
            <w:r w:rsidR="000B6A9A">
              <w:rPr>
                <w:highlight w:val="white"/>
              </w:rPr>
              <w:t xml:space="preserve"> </w:t>
            </w:r>
            <w:r>
              <w:rPr>
                <w:highlight w:val="white"/>
              </w:rPr>
              <w:t>constant value</w:t>
            </w:r>
          </w:p>
        </w:tc>
      </w:tr>
    </w:tbl>
    <w:p w14:paraId="3466173E" w14:textId="77777777" w:rsidR="002B467E" w:rsidRPr="00903DBA" w:rsidRDefault="002B467E" w:rsidP="00F24A43">
      <w:pPr>
        <w:pStyle w:val="Code"/>
        <w:rPr>
          <w:highlight w:val="white"/>
        </w:rPr>
      </w:pPr>
      <w:r w:rsidRPr="00903DBA">
        <w:rPr>
          <w:highlight w:val="white"/>
        </w:rPr>
        <w:t>optional_qualifier_list:</w:t>
      </w:r>
    </w:p>
    <w:p w14:paraId="4B967732" w14:textId="77777777" w:rsidR="002B467E" w:rsidRPr="00903DBA" w:rsidRDefault="002B467E" w:rsidP="002B467E">
      <w:pPr>
        <w:pStyle w:val="Code"/>
        <w:rPr>
          <w:highlight w:val="white"/>
        </w:rPr>
      </w:pPr>
      <w:r w:rsidRPr="00903DBA">
        <w:rPr>
          <w:highlight w:val="white"/>
        </w:rPr>
        <w:t xml:space="preserve">    /* Empty */    {</w:t>
      </w:r>
    </w:p>
    <w:p w14:paraId="6667928D" w14:textId="77777777" w:rsidR="002B467E" w:rsidRPr="00903DBA" w:rsidRDefault="002B467E" w:rsidP="002B467E">
      <w:pPr>
        <w:pStyle w:val="Code"/>
        <w:rPr>
          <w:highlight w:val="white"/>
        </w:rPr>
      </w:pPr>
      <w:r w:rsidRPr="00903DBA">
        <w:rPr>
          <w:highlight w:val="white"/>
        </w:rPr>
        <w:t xml:space="preserve">      $$ = new List&lt;Mask&gt;();</w:t>
      </w:r>
    </w:p>
    <w:p w14:paraId="2E6E1FD0" w14:textId="77777777" w:rsidR="002B467E" w:rsidRPr="00903DBA" w:rsidRDefault="002B467E" w:rsidP="002B467E">
      <w:pPr>
        <w:pStyle w:val="Code"/>
        <w:rPr>
          <w:highlight w:val="white"/>
        </w:rPr>
      </w:pPr>
      <w:r w:rsidRPr="00903DBA">
        <w:rPr>
          <w:highlight w:val="white"/>
        </w:rPr>
        <w:t xml:space="preserve">    }</w:t>
      </w:r>
    </w:p>
    <w:p w14:paraId="51C73A50" w14:textId="77777777" w:rsidR="002B467E" w:rsidRPr="00903DBA" w:rsidRDefault="002B467E" w:rsidP="002B467E">
      <w:pPr>
        <w:pStyle w:val="Code"/>
        <w:rPr>
          <w:highlight w:val="white"/>
        </w:rPr>
      </w:pPr>
      <w:r w:rsidRPr="00903DBA">
        <w:rPr>
          <w:highlight w:val="white"/>
        </w:rPr>
        <w:t xml:space="preserve">  | optional_qualifier_list qualifier {</w:t>
      </w:r>
    </w:p>
    <w:p w14:paraId="63150167" w14:textId="77777777" w:rsidR="002B467E" w:rsidRPr="00903DBA" w:rsidRDefault="002B467E" w:rsidP="002B467E">
      <w:pPr>
        <w:pStyle w:val="Code"/>
        <w:rPr>
          <w:highlight w:val="white"/>
        </w:rPr>
      </w:pPr>
      <w:r w:rsidRPr="00903DBA">
        <w:rPr>
          <w:highlight w:val="white"/>
        </w:rPr>
        <w:t xml:space="preserve">      $$ = $1;</w:t>
      </w:r>
    </w:p>
    <w:p w14:paraId="37E3AD4D" w14:textId="77777777" w:rsidR="002B467E" w:rsidRPr="00903DBA" w:rsidRDefault="002B467E" w:rsidP="002B467E">
      <w:pPr>
        <w:pStyle w:val="Code"/>
        <w:rPr>
          <w:highlight w:val="white"/>
        </w:rPr>
      </w:pPr>
      <w:r w:rsidRPr="00903DBA">
        <w:rPr>
          <w:highlight w:val="white"/>
        </w:rPr>
        <w:t xml:space="preserve">      $$.Add($2);</w:t>
      </w:r>
    </w:p>
    <w:p w14:paraId="347C377E" w14:textId="77777777" w:rsidR="002B467E" w:rsidRPr="00903DBA" w:rsidRDefault="002B467E" w:rsidP="002B467E">
      <w:pPr>
        <w:pStyle w:val="Code"/>
        <w:rPr>
          <w:highlight w:val="white"/>
        </w:rPr>
      </w:pPr>
      <w:r w:rsidRPr="00903DBA">
        <w:rPr>
          <w:highlight w:val="white"/>
        </w:rPr>
        <w:t xml:space="preserve">    };</w:t>
      </w:r>
    </w:p>
    <w:p w14:paraId="1C69B26B" w14:textId="77777777" w:rsidR="002B467E" w:rsidRPr="00903DBA" w:rsidRDefault="002B467E" w:rsidP="002B467E">
      <w:pPr>
        <w:pStyle w:val="Code"/>
        <w:rPr>
          <w:highlight w:val="white"/>
        </w:rPr>
      </w:pPr>
    </w:p>
    <w:p w14:paraId="1DEE7DF4" w14:textId="77777777" w:rsidR="002B467E" w:rsidRPr="00903DBA" w:rsidRDefault="002B467E" w:rsidP="002B467E">
      <w:pPr>
        <w:pStyle w:val="Code"/>
        <w:rPr>
          <w:highlight w:val="white"/>
        </w:rPr>
      </w:pPr>
      <w:r w:rsidRPr="00903DBA">
        <w:rPr>
          <w:highlight w:val="white"/>
        </w:rPr>
        <w:t>qualifier:</w:t>
      </w:r>
    </w:p>
    <w:p w14:paraId="6162AD44" w14:textId="77777777" w:rsidR="002B467E" w:rsidRPr="00903DBA" w:rsidRDefault="002B467E" w:rsidP="002B467E">
      <w:pPr>
        <w:pStyle w:val="Code"/>
        <w:rPr>
          <w:highlight w:val="white"/>
        </w:rPr>
      </w:pPr>
      <w:r w:rsidRPr="00903DBA">
        <w:rPr>
          <w:highlight w:val="white"/>
        </w:rPr>
        <w:t xml:space="preserve">   CONSTANT { $$ = Mask.Constant; }</w:t>
      </w:r>
    </w:p>
    <w:p w14:paraId="219DE950" w14:textId="2796306D" w:rsidR="002B467E" w:rsidRPr="00903DBA" w:rsidRDefault="002B467E" w:rsidP="002B467E">
      <w:pPr>
        <w:pStyle w:val="Code"/>
        <w:rPr>
          <w:highlight w:val="white"/>
        </w:rPr>
      </w:pPr>
      <w:r w:rsidRPr="00903DBA">
        <w:rPr>
          <w:highlight w:val="white"/>
        </w:rPr>
        <w:t xml:space="preserve">   VOLATILE { $$ = Mask.Volatile; };</w:t>
      </w:r>
    </w:p>
    <w:p w14:paraId="417EAF5B" w14:textId="77777777" w:rsidR="004A5F41" w:rsidRPr="00903DBA" w:rsidRDefault="004A5F41" w:rsidP="0078248B">
      <w:pPr>
        <w:pStyle w:val="Rubrik3"/>
        <w:rPr>
          <w:highlight w:val="white"/>
        </w:rPr>
      </w:pPr>
      <w:r w:rsidRPr="00903DBA">
        <w:rPr>
          <w:highlight w:val="white"/>
        </w:rPr>
        <w:t>Direct Declarator</w:t>
      </w:r>
    </w:p>
    <w:p w14:paraId="058160B9" w14:textId="667881DB" w:rsidR="00840DDD" w:rsidRPr="00903DBA" w:rsidRDefault="00F64D92" w:rsidP="00103A8E">
      <w:pPr>
        <w:rPr>
          <w:highlight w:val="white"/>
        </w:rPr>
      </w:pPr>
      <w:r w:rsidRPr="00903DBA">
        <w:rPr>
          <w:highlight w:val="white"/>
        </w:rPr>
        <w:t>The next step after we have handled pointer markers is the direct declarator, which may hold an array or function declaration</w:t>
      </w:r>
      <w:r w:rsidR="006D6253" w:rsidRPr="00903DBA">
        <w:rPr>
          <w:highlight w:val="white"/>
        </w:rPr>
        <w:t xml:space="preserve">, or just a single name. </w:t>
      </w:r>
    </w:p>
    <w:p w14:paraId="234E2D6C" w14:textId="73E078A6" w:rsidR="00840DDD" w:rsidRPr="00903DBA" w:rsidRDefault="00840DDD" w:rsidP="00840DDD">
      <w:pPr>
        <w:pStyle w:val="Code"/>
        <w:rPr>
          <w:highlight w:val="white"/>
        </w:rPr>
      </w:pPr>
      <w:r w:rsidRPr="00903DBA">
        <w:rPr>
          <w:highlight w:val="white"/>
        </w:rPr>
        <w:t>direct_declarator:</w:t>
      </w:r>
    </w:p>
    <w:p w14:paraId="09315B8F" w14:textId="77777777" w:rsidR="00840DDD" w:rsidRPr="00903DBA" w:rsidRDefault="00840DDD" w:rsidP="00840DDD">
      <w:pPr>
        <w:pStyle w:val="Code"/>
        <w:rPr>
          <w:highlight w:val="white"/>
        </w:rPr>
      </w:pPr>
      <w:r w:rsidRPr="00903DBA">
        <w:rPr>
          <w:highlight w:val="white"/>
        </w:rPr>
        <w:t xml:space="preserve">    NAME {</w:t>
      </w:r>
    </w:p>
    <w:p w14:paraId="45922FD3" w14:textId="77777777" w:rsidR="00840DDD" w:rsidRPr="00903DBA" w:rsidRDefault="00840DDD" w:rsidP="00840DDD">
      <w:pPr>
        <w:pStyle w:val="Code"/>
        <w:rPr>
          <w:highlight w:val="white"/>
        </w:rPr>
      </w:pPr>
      <w:r w:rsidRPr="00903DBA">
        <w:rPr>
          <w:highlight w:val="white"/>
        </w:rPr>
        <w:t xml:space="preserve">      $$ = new Declarator($1);</w:t>
      </w:r>
    </w:p>
    <w:p w14:paraId="1441984F" w14:textId="64BAB1AC" w:rsidR="00840DDD" w:rsidRPr="00903DBA" w:rsidRDefault="00840DDD" w:rsidP="00840DDD">
      <w:pPr>
        <w:pStyle w:val="Code"/>
        <w:rPr>
          <w:highlight w:val="white"/>
        </w:rPr>
      </w:pPr>
      <w:r w:rsidRPr="00903DBA">
        <w:rPr>
          <w:highlight w:val="white"/>
        </w:rPr>
        <w:t xml:space="preserve">    }</w:t>
      </w:r>
    </w:p>
    <w:p w14:paraId="693F0227" w14:textId="1BC22219" w:rsidR="00CD004E" w:rsidRPr="00903DBA" w:rsidRDefault="00B108DC" w:rsidP="00FD5814">
      <w:pPr>
        <w:rPr>
          <w:highlight w:val="white"/>
        </w:rPr>
      </w:pPr>
      <w:r>
        <w:rPr>
          <w:highlight w:val="white"/>
        </w:rPr>
        <w:lastRenderedPageBreak/>
        <w:t>A d</w:t>
      </w:r>
      <w:r w:rsidR="00CD004E" w:rsidRPr="00903DBA">
        <w:rPr>
          <w:highlight w:val="white"/>
        </w:rPr>
        <w:t xml:space="preserve">eclarator </w:t>
      </w:r>
      <w:r>
        <w:rPr>
          <w:highlight w:val="white"/>
        </w:rPr>
        <w:t>may also</w:t>
      </w:r>
      <w:r w:rsidR="00CD004E" w:rsidRPr="00903DBA">
        <w:rPr>
          <w:highlight w:val="white"/>
        </w:rPr>
        <w:t xml:space="preserve"> another declarator</w:t>
      </w:r>
      <w:r w:rsidR="006D6253" w:rsidRPr="00903DBA">
        <w:rPr>
          <w:highlight w:val="white"/>
        </w:rPr>
        <w:t xml:space="preserve"> enclosed by parenthesis, i</w:t>
      </w:r>
      <w:r w:rsidR="00D57162" w:rsidRPr="00903DBA">
        <w:rPr>
          <w:highlight w:val="white"/>
        </w:rPr>
        <w:t xml:space="preserve">n </w:t>
      </w:r>
      <w:r w:rsidR="006D6253" w:rsidRPr="00903DBA">
        <w:rPr>
          <w:highlight w:val="white"/>
        </w:rPr>
        <w:t xml:space="preserve">which </w:t>
      </w:r>
      <w:r w:rsidR="00D57162" w:rsidRPr="00903DBA">
        <w:rPr>
          <w:highlight w:val="white"/>
        </w:rPr>
        <w:t xml:space="preserve">case we simply return the declarator. The parentheses </w:t>
      </w:r>
      <w:r w:rsidR="00262B08" w:rsidRPr="00903DBA">
        <w:rPr>
          <w:highlight w:val="white"/>
        </w:rPr>
        <w:t>are</w:t>
      </w:r>
      <w:r w:rsidR="00D57162" w:rsidRPr="00903DBA">
        <w:rPr>
          <w:highlight w:val="white"/>
        </w:rPr>
        <w:t xml:space="preserve"> present</w:t>
      </w:r>
      <w:r w:rsidR="006D6253" w:rsidRPr="00903DBA">
        <w:rPr>
          <w:highlight w:val="white"/>
        </w:rPr>
        <w:t xml:space="preserve"> only</w:t>
      </w:r>
      <w:r w:rsidR="00D57162" w:rsidRPr="00903DBA">
        <w:rPr>
          <w:highlight w:val="white"/>
        </w:rPr>
        <w:t xml:space="preserve"> to change the </w:t>
      </w:r>
      <w:r w:rsidR="00C90FC4" w:rsidRPr="00903DBA">
        <w:rPr>
          <w:highlight w:val="white"/>
        </w:rPr>
        <w:t>precedence</w:t>
      </w:r>
      <w:r w:rsidR="00D57162" w:rsidRPr="00903DBA">
        <w:rPr>
          <w:highlight w:val="white"/>
        </w:rPr>
        <w:t xml:space="preserve"> of the declarator. </w:t>
      </w:r>
    </w:p>
    <w:p w14:paraId="337CBC55" w14:textId="77777777" w:rsidR="00840DDD" w:rsidRPr="00903DBA" w:rsidRDefault="00840DDD" w:rsidP="00840DDD">
      <w:pPr>
        <w:pStyle w:val="Code"/>
        <w:rPr>
          <w:highlight w:val="white"/>
        </w:rPr>
      </w:pPr>
      <w:r w:rsidRPr="00903DBA">
        <w:rPr>
          <w:highlight w:val="white"/>
        </w:rPr>
        <w:t xml:space="preserve">  | LEFT_PARENTHESIS declarator RIGHT_PARENTHESIS {</w:t>
      </w:r>
    </w:p>
    <w:p w14:paraId="5351D41B" w14:textId="77777777" w:rsidR="00840DDD" w:rsidRPr="00903DBA" w:rsidRDefault="00840DDD" w:rsidP="00840DDD">
      <w:pPr>
        <w:pStyle w:val="Code"/>
        <w:rPr>
          <w:highlight w:val="white"/>
        </w:rPr>
      </w:pPr>
      <w:r w:rsidRPr="00903DBA">
        <w:rPr>
          <w:highlight w:val="white"/>
        </w:rPr>
        <w:t xml:space="preserve">      $$ = $2; </w:t>
      </w:r>
    </w:p>
    <w:p w14:paraId="0542F7BD" w14:textId="537DD7E1" w:rsidR="00840DDD" w:rsidRPr="00903DBA" w:rsidRDefault="00840DDD" w:rsidP="00840DDD">
      <w:pPr>
        <w:pStyle w:val="Code"/>
        <w:rPr>
          <w:highlight w:val="white"/>
        </w:rPr>
      </w:pPr>
      <w:r w:rsidRPr="00903DBA">
        <w:rPr>
          <w:highlight w:val="white"/>
        </w:rPr>
        <w:t xml:space="preserve">    }</w:t>
      </w:r>
    </w:p>
    <w:p w14:paraId="1DCFC3F5" w14:textId="618C5513" w:rsidR="00CD004E" w:rsidRPr="00903DBA" w:rsidRDefault="00CD004E" w:rsidP="002A02F6">
      <w:pPr>
        <w:rPr>
          <w:highlight w:val="white"/>
        </w:rPr>
      </w:pPr>
      <w:r w:rsidRPr="00903DBA">
        <w:rPr>
          <w:highlight w:val="white"/>
        </w:rPr>
        <w:t>A direct declarator can be an array declarato</w:t>
      </w:r>
      <w:r w:rsidR="00B7011A" w:rsidRPr="00903DBA">
        <w:rPr>
          <w:highlight w:val="white"/>
        </w:rPr>
        <w:t>r, with a constant expression enclosed by brackets.</w:t>
      </w:r>
    </w:p>
    <w:p w14:paraId="7526BEA9" w14:textId="77777777" w:rsidR="00840DDD" w:rsidRPr="00903DBA" w:rsidRDefault="00840DDD" w:rsidP="00840DDD">
      <w:pPr>
        <w:pStyle w:val="Code"/>
        <w:rPr>
          <w:highlight w:val="white"/>
        </w:rPr>
      </w:pPr>
      <w:r w:rsidRPr="00903DBA">
        <w:rPr>
          <w:highlight w:val="white"/>
        </w:rPr>
        <w:t xml:space="preserve">  | direct_declarator LEFT_SQUARE</w:t>
      </w:r>
    </w:p>
    <w:p w14:paraId="6A6D51A7" w14:textId="77777777" w:rsidR="00840DDD" w:rsidRPr="00903DBA" w:rsidRDefault="00840DDD" w:rsidP="00840DDD">
      <w:pPr>
        <w:pStyle w:val="Code"/>
        <w:rPr>
          <w:highlight w:val="white"/>
        </w:rPr>
      </w:pPr>
      <w:r w:rsidRPr="00903DBA">
        <w:rPr>
          <w:highlight w:val="white"/>
        </w:rPr>
        <w:t xml:space="preserve">    optional_constant_integral_expression RIGHT_SQUARE {</w:t>
      </w:r>
    </w:p>
    <w:p w14:paraId="7EE26209" w14:textId="77777777" w:rsidR="00840DDD" w:rsidRPr="00903DBA" w:rsidRDefault="00840DDD" w:rsidP="00840DDD">
      <w:pPr>
        <w:pStyle w:val="Code"/>
        <w:rPr>
          <w:highlight w:val="white"/>
        </w:rPr>
      </w:pPr>
      <w:r w:rsidRPr="00903DBA">
        <w:rPr>
          <w:highlight w:val="white"/>
        </w:rPr>
        <w:t xml:space="preserve">      $$ = MiddleCodeGenerator.ArrayType($1, $3);</w:t>
      </w:r>
    </w:p>
    <w:p w14:paraId="4DD7E276" w14:textId="0D80DFBC" w:rsidR="00840DDD" w:rsidRPr="00903DBA" w:rsidRDefault="00840DDD" w:rsidP="00840DDD">
      <w:pPr>
        <w:pStyle w:val="Code"/>
        <w:rPr>
          <w:highlight w:val="white"/>
        </w:rPr>
      </w:pPr>
      <w:r w:rsidRPr="00903DBA">
        <w:rPr>
          <w:highlight w:val="white"/>
        </w:rPr>
        <w:t xml:space="preserve">    }</w:t>
      </w:r>
    </w:p>
    <w:p w14:paraId="3290AA85" w14:textId="0BBD62BC" w:rsidR="00C50555" w:rsidRPr="00903DBA" w:rsidRDefault="00AE2152" w:rsidP="00C50555">
      <w:pPr>
        <w:rPr>
          <w:highlight w:val="white"/>
        </w:rPr>
      </w:pPr>
      <w:r w:rsidRPr="00903DBA">
        <w:rPr>
          <w:highlight w:val="white"/>
        </w:rPr>
        <w:t>Similar to the pointer case above</w:t>
      </w:r>
      <w:r w:rsidR="006613ED">
        <w:rPr>
          <w:highlight w:val="white"/>
        </w:rPr>
        <w:t xml:space="preserve">, </w:t>
      </w:r>
      <w:r w:rsidRPr="00903DBA">
        <w:rPr>
          <w:highlight w:val="white"/>
        </w:rPr>
        <w:t>it is possible to omit the declarator</w:t>
      </w:r>
      <w:r w:rsidR="006613ED">
        <w:rPr>
          <w:highlight w:val="white"/>
        </w:rPr>
        <w:t xml:space="preserve"> of an array declaration</w:t>
      </w:r>
      <w:r w:rsidRPr="00903DBA">
        <w:rPr>
          <w:highlight w:val="white"/>
        </w:rPr>
        <w:t>. It is also possible to omit the expression within the brackets. However, the brackets must always be present in an array declaration.</w:t>
      </w:r>
    </w:p>
    <w:p w14:paraId="0A693B7B" w14:textId="10E6BD7F" w:rsidR="00522BB0" w:rsidRPr="00903DBA" w:rsidRDefault="00522BB0" w:rsidP="0030745E">
      <w:pPr>
        <w:pStyle w:val="CodeHeader"/>
        <w:rPr>
          <w:highlight w:val="white"/>
        </w:rPr>
      </w:pPr>
      <w:r w:rsidRPr="00903DBA">
        <w:rPr>
          <w:highlight w:val="white"/>
        </w:rPr>
        <w:t>MainParser.gppg</w:t>
      </w:r>
    </w:p>
    <w:p w14:paraId="3685F04F" w14:textId="77777777" w:rsidR="00454B7F" w:rsidRPr="00903DBA" w:rsidRDefault="00840DDD" w:rsidP="00840DDD">
      <w:pPr>
        <w:pStyle w:val="Code"/>
        <w:rPr>
          <w:highlight w:val="white"/>
        </w:rPr>
      </w:pPr>
      <w:r w:rsidRPr="00903DBA">
        <w:rPr>
          <w:highlight w:val="white"/>
        </w:rPr>
        <w:t xml:space="preserve">  | direct_declarator</w:t>
      </w:r>
    </w:p>
    <w:p w14:paraId="6E17B7FC" w14:textId="45A77E7A" w:rsidR="00840DDD" w:rsidRPr="00903DBA" w:rsidRDefault="00454B7F" w:rsidP="00840DDD">
      <w:pPr>
        <w:pStyle w:val="Code"/>
        <w:rPr>
          <w:highlight w:val="white"/>
        </w:rPr>
      </w:pPr>
      <w:r w:rsidRPr="00903DBA">
        <w:rPr>
          <w:highlight w:val="white"/>
        </w:rPr>
        <w:t xml:space="preserve">    </w:t>
      </w:r>
      <w:r w:rsidR="00840DDD" w:rsidRPr="00903DBA">
        <w:rPr>
          <w:highlight w:val="white"/>
        </w:rPr>
        <w:t>LEFT_PARENTHESIS parameter_ellipse_list RIGHT_PARENTHESIS</w:t>
      </w:r>
      <w:r w:rsidRPr="00903DBA">
        <w:rPr>
          <w:highlight w:val="white"/>
        </w:rPr>
        <w:t xml:space="preserve"> </w:t>
      </w:r>
      <w:r w:rsidR="00840DDD" w:rsidRPr="00903DBA">
        <w:rPr>
          <w:highlight w:val="white"/>
        </w:rPr>
        <w:t>{</w:t>
      </w:r>
    </w:p>
    <w:p w14:paraId="1EFA26B3" w14:textId="77777777" w:rsidR="00840DDD" w:rsidRPr="00903DBA" w:rsidRDefault="00840DDD" w:rsidP="00840DDD">
      <w:pPr>
        <w:pStyle w:val="Code"/>
        <w:rPr>
          <w:highlight w:val="white"/>
        </w:rPr>
      </w:pPr>
      <w:r w:rsidRPr="00903DBA">
        <w:rPr>
          <w:highlight w:val="white"/>
        </w:rPr>
        <w:t xml:space="preserve">      $$ = MiddleCodeGenerator.</w:t>
      </w:r>
    </w:p>
    <w:p w14:paraId="7DAB6715" w14:textId="77777777" w:rsidR="00840DDD" w:rsidRPr="00903DBA" w:rsidRDefault="00840DDD" w:rsidP="00840DDD">
      <w:pPr>
        <w:pStyle w:val="Code"/>
        <w:rPr>
          <w:highlight w:val="white"/>
        </w:rPr>
      </w:pPr>
      <w:r w:rsidRPr="00903DBA">
        <w:rPr>
          <w:highlight w:val="white"/>
        </w:rPr>
        <w:t xml:space="preserve">           NewFunctionDeclaration($1, $3.First, $3.Second);</w:t>
      </w:r>
    </w:p>
    <w:p w14:paraId="339E8A77" w14:textId="13E6E564" w:rsidR="00840DDD" w:rsidRPr="00903DBA" w:rsidRDefault="00840DDD" w:rsidP="00840DDD">
      <w:pPr>
        <w:pStyle w:val="Code"/>
        <w:rPr>
          <w:highlight w:val="white"/>
        </w:rPr>
      </w:pPr>
      <w:r w:rsidRPr="00903DBA">
        <w:rPr>
          <w:highlight w:val="white"/>
        </w:rPr>
        <w:t xml:space="preserve">    }</w:t>
      </w:r>
    </w:p>
    <w:p w14:paraId="72590404" w14:textId="5DDD715D" w:rsidR="00604316" w:rsidRPr="00903DBA" w:rsidRDefault="00604316" w:rsidP="00604316">
      <w:pPr>
        <w:rPr>
          <w:highlight w:val="white"/>
        </w:rPr>
      </w:pPr>
      <w:r w:rsidRPr="00903DBA">
        <w:rPr>
          <w:highlight w:val="white"/>
        </w:rPr>
        <w:t xml:space="preserve">The next </w:t>
      </w:r>
      <w:r w:rsidR="00C250ED" w:rsidRPr="00903DBA">
        <w:rPr>
          <w:highlight w:val="white"/>
        </w:rPr>
        <w:t>declarator is the old-style function declarator</w:t>
      </w:r>
      <w:r w:rsidR="00B10CDD" w:rsidRPr="00903DBA">
        <w:rPr>
          <w:highlight w:val="white"/>
        </w:rPr>
        <w:t>, where the parameter list is a list of strings.</w:t>
      </w:r>
    </w:p>
    <w:p w14:paraId="2C48FD71" w14:textId="0870630A" w:rsidR="008223BF" w:rsidRPr="00903DBA" w:rsidRDefault="008223BF" w:rsidP="008223BF">
      <w:pPr>
        <w:pStyle w:val="CodeHeader"/>
        <w:rPr>
          <w:highlight w:val="white"/>
        </w:rPr>
      </w:pPr>
      <w:r w:rsidRPr="00903DBA">
        <w:rPr>
          <w:highlight w:val="white"/>
        </w:rPr>
        <w:t>MainParser.gppg</w:t>
      </w:r>
    </w:p>
    <w:p w14:paraId="6432B831" w14:textId="77777777" w:rsidR="00840DDD" w:rsidRPr="00903DBA" w:rsidRDefault="00840DDD" w:rsidP="00840DDD">
      <w:pPr>
        <w:pStyle w:val="Code"/>
        <w:rPr>
          <w:highlight w:val="white"/>
        </w:rPr>
      </w:pPr>
      <w:r w:rsidRPr="00903DBA">
        <w:rPr>
          <w:highlight w:val="white"/>
        </w:rPr>
        <w:t xml:space="preserve">  | direct_declarator LEFT_PARENTHESIS</w:t>
      </w:r>
    </w:p>
    <w:p w14:paraId="08D11C27" w14:textId="3BB0F70B" w:rsidR="00840DDD" w:rsidRPr="00903DBA" w:rsidRDefault="00840DDD" w:rsidP="00840DDD">
      <w:pPr>
        <w:pStyle w:val="Code"/>
        <w:rPr>
          <w:highlight w:val="white"/>
        </w:rPr>
      </w:pPr>
      <w:r w:rsidRPr="00903DBA">
        <w:rPr>
          <w:highlight w:val="white"/>
        </w:rPr>
        <w:t xml:space="preserve">   </w:t>
      </w:r>
      <w:r w:rsidR="0079291B" w:rsidRPr="00903DBA">
        <w:rPr>
          <w:highlight w:val="white"/>
        </w:rPr>
        <w:t xml:space="preserve"> </w:t>
      </w:r>
      <w:r w:rsidRPr="00903DBA">
        <w:rPr>
          <w:highlight w:val="white"/>
        </w:rPr>
        <w:t>optional_name_list RIGHT_PARENTHESIS {</w:t>
      </w:r>
    </w:p>
    <w:p w14:paraId="5931AA4E" w14:textId="77777777" w:rsidR="00840DDD" w:rsidRPr="00903DBA" w:rsidRDefault="00840DDD" w:rsidP="00840DDD">
      <w:pPr>
        <w:pStyle w:val="Code"/>
        <w:rPr>
          <w:highlight w:val="white"/>
        </w:rPr>
      </w:pPr>
      <w:r w:rsidRPr="00903DBA">
        <w:rPr>
          <w:highlight w:val="white"/>
        </w:rPr>
        <w:t xml:space="preserve">      $$ = MiddleCodeGenerator.OldFunctionDeclaration($1, $3);</w:t>
      </w:r>
    </w:p>
    <w:p w14:paraId="615F5DA2" w14:textId="63294F5F" w:rsidR="00840DDD" w:rsidRPr="00903DBA" w:rsidRDefault="00840DDD" w:rsidP="00840DDD">
      <w:pPr>
        <w:pStyle w:val="Code"/>
        <w:rPr>
          <w:highlight w:val="white"/>
        </w:rPr>
      </w:pPr>
      <w:r w:rsidRPr="00903DBA">
        <w:rPr>
          <w:highlight w:val="white"/>
        </w:rPr>
        <w:t xml:space="preserve">    };</w:t>
      </w:r>
    </w:p>
    <w:p w14:paraId="554012FA" w14:textId="77777777" w:rsidR="00030D62" w:rsidRDefault="00030D62" w:rsidP="00840DDD">
      <w:pPr>
        <w:pStyle w:val="Code"/>
        <w:rPr>
          <w:highlight w:val="white"/>
        </w:rPr>
      </w:pPr>
    </w:p>
    <w:p w14:paraId="398DF5BB" w14:textId="21FBD5A6" w:rsidR="00840DDD" w:rsidRPr="00903DBA" w:rsidRDefault="00840DDD" w:rsidP="00840DDD">
      <w:pPr>
        <w:pStyle w:val="Code"/>
        <w:rPr>
          <w:highlight w:val="white"/>
        </w:rPr>
      </w:pPr>
      <w:r w:rsidRPr="00903DBA">
        <w:rPr>
          <w:highlight w:val="white"/>
        </w:rPr>
        <w:t>optional_parameter_ellipse_list:</w:t>
      </w:r>
    </w:p>
    <w:p w14:paraId="1618DFBA" w14:textId="77777777" w:rsidR="00840DDD" w:rsidRPr="00903DBA" w:rsidRDefault="00840DDD" w:rsidP="00840DDD">
      <w:pPr>
        <w:pStyle w:val="Code"/>
        <w:rPr>
          <w:highlight w:val="white"/>
        </w:rPr>
      </w:pPr>
      <w:r w:rsidRPr="00903DBA">
        <w:rPr>
          <w:highlight w:val="white"/>
        </w:rPr>
        <w:t xml:space="preserve">    /* Empty */            { $$ = null; }</w:t>
      </w:r>
    </w:p>
    <w:p w14:paraId="534B9F69" w14:textId="77777777" w:rsidR="00840DDD" w:rsidRPr="00903DBA" w:rsidRDefault="00840DDD" w:rsidP="00840DDD">
      <w:pPr>
        <w:pStyle w:val="Code"/>
        <w:rPr>
          <w:highlight w:val="white"/>
        </w:rPr>
      </w:pPr>
      <w:r w:rsidRPr="00903DBA">
        <w:rPr>
          <w:highlight w:val="white"/>
        </w:rPr>
        <w:t xml:space="preserve">  | parameter_ellipse_list { $$ = $1;   };</w:t>
      </w:r>
    </w:p>
    <w:p w14:paraId="172F6BDE" w14:textId="437D1925" w:rsidR="00840DDD" w:rsidRPr="00903DBA" w:rsidRDefault="00D72EAF" w:rsidP="00D72EAF">
      <w:pPr>
        <w:rPr>
          <w:highlight w:val="white"/>
        </w:rPr>
      </w:pPr>
      <w:r w:rsidRPr="00903DBA">
        <w:rPr>
          <w:highlight w:val="white"/>
        </w:rPr>
        <w:t xml:space="preserve">The </w:t>
      </w:r>
      <w:r w:rsidRPr="00903DBA">
        <w:rPr>
          <w:rStyle w:val="KeyWord0"/>
          <w:highlight w:val="white"/>
        </w:rPr>
        <w:t>parameter_ellipse_list</w:t>
      </w:r>
      <w:r w:rsidRPr="00903DBA">
        <w:rPr>
          <w:highlight w:val="white"/>
        </w:rPr>
        <w:t xml:space="preserve"> rule</w:t>
      </w:r>
      <w:r w:rsidR="006438D9" w:rsidRPr="00903DBA">
        <w:rPr>
          <w:highlight w:val="white"/>
        </w:rPr>
        <w:t xml:space="preserve"> </w:t>
      </w:r>
      <w:r w:rsidR="00BC6E8B" w:rsidRPr="00903DBA">
        <w:rPr>
          <w:highlight w:val="white"/>
        </w:rPr>
        <w:t>returns a pair of the parameter list and a Boolean value representing the presence of the ellipse marker</w:t>
      </w:r>
      <w:r w:rsidR="00ED79B4" w:rsidRPr="00903DBA">
        <w:rPr>
          <w:highlight w:val="white"/>
        </w:rPr>
        <w:t>.</w:t>
      </w:r>
    </w:p>
    <w:p w14:paraId="497F666D" w14:textId="77777777" w:rsidR="001723B3" w:rsidRPr="00903DBA" w:rsidRDefault="001723B3" w:rsidP="001723B3">
      <w:pPr>
        <w:pStyle w:val="Code"/>
        <w:rPr>
          <w:highlight w:val="white"/>
        </w:rPr>
      </w:pPr>
      <w:r w:rsidRPr="00903DBA">
        <w:rPr>
          <w:highlight w:val="white"/>
        </w:rPr>
        <w:t>parameter_ellipse_list:</w:t>
      </w:r>
    </w:p>
    <w:p w14:paraId="37894AA0" w14:textId="77777777" w:rsidR="001723B3" w:rsidRPr="00903DBA" w:rsidRDefault="001723B3" w:rsidP="001723B3">
      <w:pPr>
        <w:pStyle w:val="Code"/>
        <w:rPr>
          <w:highlight w:val="white"/>
        </w:rPr>
      </w:pPr>
      <w:r w:rsidRPr="00903DBA">
        <w:rPr>
          <w:highlight w:val="white"/>
        </w:rPr>
        <w:t xml:space="preserve">    parameter_list {</w:t>
      </w:r>
    </w:p>
    <w:p w14:paraId="2900AC9A" w14:textId="77777777" w:rsidR="001723B3" w:rsidRPr="00903DBA" w:rsidRDefault="001723B3" w:rsidP="001723B3">
      <w:pPr>
        <w:pStyle w:val="Code"/>
        <w:rPr>
          <w:highlight w:val="white"/>
        </w:rPr>
      </w:pPr>
      <w:r w:rsidRPr="00903DBA">
        <w:rPr>
          <w:highlight w:val="white"/>
        </w:rPr>
        <w:t xml:space="preserve">      $$ = new Pair&lt;List&lt;Symbol&gt;,Boolean&gt;($1, false);</w:t>
      </w:r>
    </w:p>
    <w:p w14:paraId="19EA4692" w14:textId="77777777" w:rsidR="001723B3" w:rsidRPr="00903DBA" w:rsidRDefault="001723B3" w:rsidP="001723B3">
      <w:pPr>
        <w:pStyle w:val="Code"/>
        <w:rPr>
          <w:highlight w:val="white"/>
        </w:rPr>
      </w:pPr>
      <w:r w:rsidRPr="00903DBA">
        <w:rPr>
          <w:highlight w:val="white"/>
        </w:rPr>
        <w:t xml:space="preserve">    }</w:t>
      </w:r>
    </w:p>
    <w:p w14:paraId="4BA21279" w14:textId="77777777" w:rsidR="001723B3" w:rsidRPr="00903DBA" w:rsidRDefault="001723B3" w:rsidP="001723B3">
      <w:pPr>
        <w:pStyle w:val="Code"/>
        <w:rPr>
          <w:highlight w:val="white"/>
        </w:rPr>
      </w:pPr>
      <w:r w:rsidRPr="00903DBA">
        <w:rPr>
          <w:highlight w:val="white"/>
        </w:rPr>
        <w:t xml:space="preserve">  | parameter_list COMMA ELLIPSE {</w:t>
      </w:r>
    </w:p>
    <w:p w14:paraId="23AB9815" w14:textId="77777777" w:rsidR="001723B3" w:rsidRPr="00903DBA" w:rsidRDefault="001723B3" w:rsidP="001723B3">
      <w:pPr>
        <w:pStyle w:val="Code"/>
        <w:rPr>
          <w:highlight w:val="white"/>
        </w:rPr>
      </w:pPr>
      <w:r w:rsidRPr="00903DBA">
        <w:rPr>
          <w:highlight w:val="white"/>
        </w:rPr>
        <w:t xml:space="preserve">      $$ = new Pair&lt;List&lt;Symbol&gt;,Boolean&gt;($1, true);</w:t>
      </w:r>
    </w:p>
    <w:p w14:paraId="08F6153B" w14:textId="77777777" w:rsidR="001723B3" w:rsidRPr="00903DBA" w:rsidRDefault="001723B3" w:rsidP="001723B3">
      <w:pPr>
        <w:pStyle w:val="Code"/>
        <w:rPr>
          <w:highlight w:val="white"/>
        </w:rPr>
      </w:pPr>
      <w:r w:rsidRPr="00903DBA">
        <w:rPr>
          <w:highlight w:val="white"/>
        </w:rPr>
        <w:t xml:space="preserve">    };</w:t>
      </w:r>
    </w:p>
    <w:p w14:paraId="3EE30812" w14:textId="140A2BFC" w:rsidR="00352719" w:rsidRPr="00903DBA" w:rsidRDefault="00352719" w:rsidP="00352719">
      <w:pPr>
        <w:rPr>
          <w:highlight w:val="white"/>
        </w:rPr>
      </w:pPr>
      <w:r w:rsidRPr="00903DBA">
        <w:rPr>
          <w:highlight w:val="white"/>
        </w:rPr>
        <w:t>For each parameter</w:t>
      </w:r>
      <w:r w:rsidR="00F13BC3" w:rsidRPr="00903DBA">
        <w:rPr>
          <w:highlight w:val="white"/>
        </w:rPr>
        <w:t xml:space="preserve"> declaration</w:t>
      </w:r>
      <w:r w:rsidRPr="00903DBA">
        <w:rPr>
          <w:highlight w:val="white"/>
        </w:rPr>
        <w:t>, we push the scope of the current symbol table on a stack</w:t>
      </w:r>
      <w:r w:rsidR="00F13BC3" w:rsidRPr="00903DBA">
        <w:rPr>
          <w:highlight w:val="white"/>
        </w:rPr>
        <w:t xml:space="preserve"> that we pop after the parsing of the declaration. This is because there are special rules for the storage specifiers of parameters (only </w:t>
      </w:r>
      <w:r w:rsidR="00F13BC3" w:rsidRPr="00903DBA">
        <w:rPr>
          <w:rStyle w:val="KeyWord0"/>
          <w:highlight w:val="white"/>
        </w:rPr>
        <w:t>auto</w:t>
      </w:r>
      <w:r w:rsidR="00F13BC3" w:rsidRPr="00903DBA">
        <w:rPr>
          <w:highlight w:val="white"/>
        </w:rPr>
        <w:t xml:space="preserve"> or </w:t>
      </w:r>
      <w:r w:rsidR="00F13BC3" w:rsidRPr="00903DBA">
        <w:rPr>
          <w:rStyle w:val="KeyWord0"/>
          <w:highlight w:val="white"/>
        </w:rPr>
        <w:t>register</w:t>
      </w:r>
      <w:r w:rsidR="00F13BC3" w:rsidRPr="00903DBA">
        <w:rPr>
          <w:highlight w:val="white"/>
        </w:rPr>
        <w:t xml:space="preserve"> allowed)</w:t>
      </w:r>
      <w:r w:rsidR="00C84573" w:rsidRPr="00903DBA">
        <w:rPr>
          <w:highlight w:val="white"/>
        </w:rPr>
        <w:t xml:space="preserve"> for the </w:t>
      </w:r>
      <w:r w:rsidR="00C84573" w:rsidRPr="00903DBA">
        <w:rPr>
          <w:rStyle w:val="KeyWord0"/>
          <w:highlight w:val="white"/>
        </w:rPr>
        <w:t>Specifier</w:t>
      </w:r>
      <w:r w:rsidR="00C84573" w:rsidRPr="00903DBA">
        <w:rPr>
          <w:highlight w:val="white"/>
        </w:rPr>
        <w:t xml:space="preserve"> class to handle</w:t>
      </w:r>
      <w:r w:rsidR="00C511B1">
        <w:rPr>
          <w:highlight w:val="white"/>
        </w:rPr>
        <w:t xml:space="preserve"> (see Chapter </w:t>
      </w:r>
      <w:r w:rsidR="00C511B1">
        <w:rPr>
          <w:highlight w:val="white"/>
        </w:rPr>
        <w:fldChar w:fldCharType="begin"/>
      </w:r>
      <w:r w:rsidR="00C511B1">
        <w:rPr>
          <w:highlight w:val="white"/>
        </w:rPr>
        <w:instrText xml:space="preserve"> REF _Ref58079178 \r \h </w:instrText>
      </w:r>
      <w:r w:rsidR="00C511B1">
        <w:rPr>
          <w:highlight w:val="white"/>
        </w:rPr>
      </w:r>
      <w:r w:rsidR="00C511B1">
        <w:rPr>
          <w:highlight w:val="white"/>
        </w:rPr>
        <w:fldChar w:fldCharType="separate"/>
      </w:r>
      <w:r w:rsidR="00392B3E">
        <w:rPr>
          <w:highlight w:val="white"/>
        </w:rPr>
        <w:t>5</w:t>
      </w:r>
      <w:r w:rsidR="00C511B1">
        <w:rPr>
          <w:highlight w:val="white"/>
        </w:rPr>
        <w:fldChar w:fldCharType="end"/>
      </w:r>
      <w:r w:rsidR="00C511B1">
        <w:rPr>
          <w:highlight w:val="white"/>
        </w:rPr>
        <w:t>)</w:t>
      </w:r>
      <w:r w:rsidR="00C84573" w:rsidRPr="00903DBA">
        <w:rPr>
          <w:highlight w:val="white"/>
        </w:rPr>
        <w:t>.</w:t>
      </w:r>
    </w:p>
    <w:p w14:paraId="2FB1EAD0" w14:textId="77777777" w:rsidR="00DD1B23" w:rsidRPr="00903DBA" w:rsidRDefault="00DD1B23" w:rsidP="00DD1B23">
      <w:pPr>
        <w:pStyle w:val="Code"/>
        <w:rPr>
          <w:highlight w:val="white"/>
        </w:rPr>
      </w:pPr>
      <w:r w:rsidRPr="00903DBA">
        <w:rPr>
          <w:highlight w:val="white"/>
        </w:rPr>
        <w:t>parameter_list:</w:t>
      </w:r>
    </w:p>
    <w:p w14:paraId="5789EF0C" w14:textId="77777777" w:rsidR="00DD1B23" w:rsidRPr="00903DBA" w:rsidRDefault="00DD1B23" w:rsidP="00DD1B23">
      <w:pPr>
        <w:pStyle w:val="Code"/>
        <w:rPr>
          <w:highlight w:val="white"/>
        </w:rPr>
      </w:pPr>
      <w:r w:rsidRPr="00903DBA">
        <w:rPr>
          <w:highlight w:val="white"/>
        </w:rPr>
        <w:t xml:space="preserve">    { ScopeStack.Push(SymbolTable.CurrentTable.Scope);</w:t>
      </w:r>
    </w:p>
    <w:p w14:paraId="61A4961E" w14:textId="77777777" w:rsidR="00DD1B23" w:rsidRPr="00903DBA" w:rsidRDefault="00DD1B23" w:rsidP="00DD1B23">
      <w:pPr>
        <w:pStyle w:val="Code"/>
        <w:rPr>
          <w:highlight w:val="white"/>
        </w:rPr>
      </w:pPr>
      <w:r w:rsidRPr="00903DBA">
        <w:rPr>
          <w:highlight w:val="white"/>
        </w:rPr>
        <w:t xml:space="preserve">      SymbolTable.CurrentTable.Scope = Scope.Parameter;</w:t>
      </w:r>
    </w:p>
    <w:p w14:paraId="021FF949" w14:textId="77777777" w:rsidR="00DD1B23" w:rsidRPr="00903DBA" w:rsidRDefault="00DD1B23" w:rsidP="00DD1B23">
      <w:pPr>
        <w:pStyle w:val="Code"/>
        <w:rPr>
          <w:highlight w:val="white"/>
        </w:rPr>
      </w:pPr>
      <w:r w:rsidRPr="00903DBA">
        <w:rPr>
          <w:highlight w:val="white"/>
        </w:rPr>
        <w:t xml:space="preserve">    }</w:t>
      </w:r>
    </w:p>
    <w:p w14:paraId="1FAB06B7" w14:textId="77777777" w:rsidR="00DD1B23" w:rsidRPr="00903DBA" w:rsidRDefault="00DD1B23" w:rsidP="00DD1B23">
      <w:pPr>
        <w:pStyle w:val="Code"/>
        <w:rPr>
          <w:highlight w:val="white"/>
        </w:rPr>
      </w:pPr>
      <w:r w:rsidRPr="00903DBA">
        <w:rPr>
          <w:highlight w:val="white"/>
        </w:rPr>
        <w:t xml:space="preserve">    parameter_declaration {</w:t>
      </w:r>
    </w:p>
    <w:p w14:paraId="7F2D5FDD" w14:textId="77777777" w:rsidR="00DD1B23" w:rsidRPr="00903DBA" w:rsidRDefault="00DD1B23" w:rsidP="00DD1B23">
      <w:pPr>
        <w:pStyle w:val="Code"/>
        <w:rPr>
          <w:highlight w:val="white"/>
        </w:rPr>
      </w:pPr>
      <w:r w:rsidRPr="00903DBA">
        <w:rPr>
          <w:highlight w:val="white"/>
        </w:rPr>
        <w:t xml:space="preserve">      SymbolTable.CurrentTable.Scope = ScopeStack.Pop();</w:t>
      </w:r>
    </w:p>
    <w:p w14:paraId="2853D824" w14:textId="77777777" w:rsidR="00891992" w:rsidRPr="00903DBA" w:rsidRDefault="00891992" w:rsidP="00891992">
      <w:pPr>
        <w:pStyle w:val="Code"/>
        <w:rPr>
          <w:highlight w:val="white"/>
        </w:rPr>
      </w:pPr>
      <w:r w:rsidRPr="00903DBA">
        <w:rPr>
          <w:highlight w:val="white"/>
        </w:rPr>
        <w:t xml:space="preserve">      $$ = new List&lt;Symbol&gt;();</w:t>
      </w:r>
    </w:p>
    <w:p w14:paraId="0CEEF768" w14:textId="77777777" w:rsidR="00DD1B23" w:rsidRPr="00903DBA" w:rsidRDefault="00DD1B23" w:rsidP="00DD1B23">
      <w:pPr>
        <w:pStyle w:val="Code"/>
        <w:rPr>
          <w:highlight w:val="white"/>
        </w:rPr>
      </w:pPr>
      <w:r w:rsidRPr="00903DBA">
        <w:rPr>
          <w:highlight w:val="white"/>
        </w:rPr>
        <w:lastRenderedPageBreak/>
        <w:t xml:space="preserve">      $$.Add($2);</w:t>
      </w:r>
    </w:p>
    <w:p w14:paraId="46960648" w14:textId="77777777" w:rsidR="00DD1B23" w:rsidRPr="00903DBA" w:rsidRDefault="00DD1B23" w:rsidP="00DD1B23">
      <w:pPr>
        <w:pStyle w:val="Code"/>
        <w:rPr>
          <w:highlight w:val="white"/>
        </w:rPr>
      </w:pPr>
      <w:r w:rsidRPr="00903DBA">
        <w:rPr>
          <w:highlight w:val="white"/>
        </w:rPr>
        <w:t xml:space="preserve">    }</w:t>
      </w:r>
    </w:p>
    <w:p w14:paraId="047BC629" w14:textId="77777777" w:rsidR="00DD1B23" w:rsidRPr="00903DBA" w:rsidRDefault="00DD1B23" w:rsidP="00DD1B23">
      <w:pPr>
        <w:pStyle w:val="Code"/>
        <w:rPr>
          <w:highlight w:val="white"/>
        </w:rPr>
      </w:pPr>
      <w:r w:rsidRPr="00903DBA">
        <w:rPr>
          <w:highlight w:val="white"/>
        </w:rPr>
        <w:t xml:space="preserve">  | parameter_list COMMA {</w:t>
      </w:r>
    </w:p>
    <w:p w14:paraId="1B6DC9BF" w14:textId="77777777" w:rsidR="00DD1B23" w:rsidRPr="00903DBA" w:rsidRDefault="00DD1B23" w:rsidP="00DD1B23">
      <w:pPr>
        <w:pStyle w:val="Code"/>
        <w:rPr>
          <w:highlight w:val="white"/>
        </w:rPr>
      </w:pPr>
      <w:r w:rsidRPr="00903DBA">
        <w:rPr>
          <w:highlight w:val="white"/>
        </w:rPr>
        <w:t xml:space="preserve">      ScopeStack.Push(SymbolTable.CurrentTable.Scope);</w:t>
      </w:r>
    </w:p>
    <w:p w14:paraId="5DE1565D" w14:textId="77777777" w:rsidR="00DD1B23" w:rsidRPr="00903DBA" w:rsidRDefault="00DD1B23" w:rsidP="00DD1B23">
      <w:pPr>
        <w:pStyle w:val="Code"/>
        <w:rPr>
          <w:highlight w:val="white"/>
        </w:rPr>
      </w:pPr>
      <w:r w:rsidRPr="00903DBA">
        <w:rPr>
          <w:highlight w:val="white"/>
        </w:rPr>
        <w:t xml:space="preserve">      SymbolTable.CurrentTable.Scope = Scope.Parameter;</w:t>
      </w:r>
    </w:p>
    <w:p w14:paraId="28BB0D8C" w14:textId="77777777" w:rsidR="00DD1B23" w:rsidRPr="00903DBA" w:rsidRDefault="00DD1B23" w:rsidP="00DD1B23">
      <w:pPr>
        <w:pStyle w:val="Code"/>
        <w:rPr>
          <w:highlight w:val="white"/>
        </w:rPr>
      </w:pPr>
      <w:r w:rsidRPr="00903DBA">
        <w:rPr>
          <w:highlight w:val="white"/>
        </w:rPr>
        <w:t xml:space="preserve">    }</w:t>
      </w:r>
    </w:p>
    <w:p w14:paraId="2B036C95" w14:textId="77777777" w:rsidR="00DD1B23" w:rsidRPr="00903DBA" w:rsidRDefault="00DD1B23" w:rsidP="00DD1B23">
      <w:pPr>
        <w:pStyle w:val="Code"/>
        <w:rPr>
          <w:highlight w:val="white"/>
        </w:rPr>
      </w:pPr>
      <w:r w:rsidRPr="00903DBA">
        <w:rPr>
          <w:highlight w:val="white"/>
        </w:rPr>
        <w:t xml:space="preserve">    parameter_declaration {</w:t>
      </w:r>
    </w:p>
    <w:p w14:paraId="3D6956DD" w14:textId="77777777" w:rsidR="00DD1B23" w:rsidRPr="00903DBA" w:rsidRDefault="00DD1B23" w:rsidP="00DD1B23">
      <w:pPr>
        <w:pStyle w:val="Code"/>
        <w:rPr>
          <w:highlight w:val="white"/>
        </w:rPr>
      </w:pPr>
      <w:r w:rsidRPr="00903DBA">
        <w:rPr>
          <w:highlight w:val="white"/>
        </w:rPr>
        <w:t xml:space="preserve">      SymbolTable.CurrentTable.Scope = ScopeStack.Pop();</w:t>
      </w:r>
    </w:p>
    <w:p w14:paraId="0D3621BF" w14:textId="77777777" w:rsidR="00DD1B23" w:rsidRPr="00903DBA" w:rsidRDefault="00DD1B23" w:rsidP="00DD1B23">
      <w:pPr>
        <w:pStyle w:val="Code"/>
        <w:rPr>
          <w:highlight w:val="white"/>
        </w:rPr>
      </w:pPr>
      <w:r w:rsidRPr="00903DBA">
        <w:rPr>
          <w:highlight w:val="white"/>
        </w:rPr>
        <w:t xml:space="preserve">      $1.Add($4);</w:t>
      </w:r>
    </w:p>
    <w:p w14:paraId="70B95E79" w14:textId="77777777" w:rsidR="00DD1B23" w:rsidRPr="00903DBA" w:rsidRDefault="00DD1B23" w:rsidP="00DD1B23">
      <w:pPr>
        <w:pStyle w:val="Code"/>
        <w:rPr>
          <w:highlight w:val="white"/>
        </w:rPr>
      </w:pPr>
      <w:r w:rsidRPr="00903DBA">
        <w:rPr>
          <w:highlight w:val="white"/>
        </w:rPr>
        <w:t xml:space="preserve">      $$ = $1;</w:t>
      </w:r>
    </w:p>
    <w:p w14:paraId="126A29BE" w14:textId="77777777" w:rsidR="00DD1B23" w:rsidRPr="00903DBA" w:rsidRDefault="00DD1B23" w:rsidP="00DD1B23">
      <w:pPr>
        <w:pStyle w:val="Code"/>
        <w:rPr>
          <w:highlight w:val="white"/>
        </w:rPr>
      </w:pPr>
      <w:r w:rsidRPr="00903DBA">
        <w:rPr>
          <w:highlight w:val="white"/>
        </w:rPr>
        <w:t xml:space="preserve">    };</w:t>
      </w:r>
    </w:p>
    <w:p w14:paraId="215ACAAD" w14:textId="736ED0DE" w:rsidR="00840DDD" w:rsidRPr="00903DBA" w:rsidRDefault="00826B97" w:rsidP="00EA7B83">
      <w:pPr>
        <w:rPr>
          <w:highlight w:val="white"/>
        </w:rPr>
      </w:pPr>
      <w:r w:rsidRPr="00903DBA">
        <w:rPr>
          <w:highlight w:val="white"/>
        </w:rPr>
        <w:t xml:space="preserve">A </w:t>
      </w:r>
      <w:r w:rsidR="00EA7B83" w:rsidRPr="00903DBA">
        <w:rPr>
          <w:highlight w:val="white"/>
        </w:rPr>
        <w:t>parameter declaration can be made up b</w:t>
      </w:r>
      <w:r w:rsidR="00AB71F8">
        <w:rPr>
          <w:highlight w:val="white"/>
        </w:rPr>
        <w:t>y</w:t>
      </w:r>
      <w:r w:rsidR="00EA7B83" w:rsidRPr="00903DBA">
        <w:rPr>
          <w:highlight w:val="white"/>
        </w:rPr>
        <w:t xml:space="preserve"> </w:t>
      </w:r>
      <w:r w:rsidR="00AB71F8">
        <w:rPr>
          <w:highlight w:val="white"/>
        </w:rPr>
        <w:t xml:space="preserve">a </w:t>
      </w:r>
      <w:r w:rsidR="00EA7B83" w:rsidRPr="00903DBA">
        <w:rPr>
          <w:highlight w:val="white"/>
        </w:rPr>
        <w:t xml:space="preserve">declaration specifier list </w:t>
      </w:r>
      <w:r w:rsidR="00AB71F8">
        <w:rPr>
          <w:highlight w:val="white"/>
        </w:rPr>
        <w:t xml:space="preserve">together with </w:t>
      </w:r>
      <w:r w:rsidR="00EA7B83" w:rsidRPr="00903DBA">
        <w:rPr>
          <w:highlight w:val="white"/>
        </w:rPr>
        <w:t xml:space="preserve">a declarator or an abstract declarator, or only a declaration specifier list, since </w:t>
      </w:r>
      <w:r w:rsidR="00AB71F8">
        <w:rPr>
          <w:highlight w:val="white"/>
        </w:rPr>
        <w:t xml:space="preserve">function </w:t>
      </w:r>
      <w:r w:rsidR="00EA7B83" w:rsidRPr="00903DBA">
        <w:rPr>
          <w:highlight w:val="white"/>
        </w:rPr>
        <w:t>parameters do not need to be named.</w:t>
      </w:r>
    </w:p>
    <w:p w14:paraId="331E20E5" w14:textId="77777777" w:rsidR="00840DDD" w:rsidRPr="00903DBA" w:rsidRDefault="00840DDD" w:rsidP="00840DDD">
      <w:pPr>
        <w:pStyle w:val="Code"/>
        <w:rPr>
          <w:highlight w:val="white"/>
        </w:rPr>
      </w:pPr>
      <w:r w:rsidRPr="00903DBA">
        <w:rPr>
          <w:highlight w:val="white"/>
        </w:rPr>
        <w:t>parameter_declaration:</w:t>
      </w:r>
    </w:p>
    <w:p w14:paraId="25E0C710" w14:textId="77777777" w:rsidR="00840DDD" w:rsidRPr="00903DBA" w:rsidRDefault="00840DDD" w:rsidP="00840DDD">
      <w:pPr>
        <w:pStyle w:val="Code"/>
        <w:rPr>
          <w:highlight w:val="white"/>
        </w:rPr>
      </w:pPr>
      <w:r w:rsidRPr="00903DBA">
        <w:rPr>
          <w:highlight w:val="white"/>
        </w:rPr>
        <w:t xml:space="preserve">    declaration_specifier_list {</w:t>
      </w:r>
    </w:p>
    <w:p w14:paraId="3B416A6F" w14:textId="77777777" w:rsidR="00840DDD" w:rsidRPr="00903DBA" w:rsidRDefault="00840DDD" w:rsidP="00840DDD">
      <w:pPr>
        <w:pStyle w:val="Code"/>
        <w:rPr>
          <w:highlight w:val="white"/>
        </w:rPr>
      </w:pPr>
      <w:r w:rsidRPr="00903DBA">
        <w:rPr>
          <w:highlight w:val="white"/>
        </w:rPr>
        <w:t xml:space="preserve">      $$ = MiddleCodeGenerator.Parameter(Specifier.SpecifierList($1), null);</w:t>
      </w:r>
    </w:p>
    <w:p w14:paraId="579CF1F3" w14:textId="77777777" w:rsidR="00840DDD" w:rsidRPr="00903DBA" w:rsidRDefault="00840DDD" w:rsidP="00840DDD">
      <w:pPr>
        <w:pStyle w:val="Code"/>
        <w:rPr>
          <w:highlight w:val="white"/>
        </w:rPr>
      </w:pPr>
      <w:r w:rsidRPr="00903DBA">
        <w:rPr>
          <w:highlight w:val="white"/>
        </w:rPr>
        <w:t xml:space="preserve">    }</w:t>
      </w:r>
    </w:p>
    <w:p w14:paraId="3AFAD803" w14:textId="77777777" w:rsidR="00840DDD" w:rsidRPr="00903DBA" w:rsidRDefault="00840DDD" w:rsidP="00840DDD">
      <w:pPr>
        <w:pStyle w:val="Code"/>
        <w:rPr>
          <w:highlight w:val="white"/>
        </w:rPr>
      </w:pPr>
      <w:r w:rsidRPr="00903DBA">
        <w:rPr>
          <w:highlight w:val="white"/>
        </w:rPr>
        <w:t xml:space="preserve">  | declaration_specifier_list_x declarator {</w:t>
      </w:r>
    </w:p>
    <w:p w14:paraId="443DB1AC" w14:textId="20EBB0C0" w:rsidR="00840DDD" w:rsidRPr="00903DBA" w:rsidRDefault="00840DDD" w:rsidP="00840DDD">
      <w:pPr>
        <w:pStyle w:val="Code"/>
        <w:rPr>
          <w:highlight w:val="white"/>
        </w:rPr>
      </w:pPr>
      <w:r w:rsidRPr="00903DBA">
        <w:rPr>
          <w:highlight w:val="white"/>
        </w:rPr>
        <w:t xml:space="preserve">      $$ = MiddleCodeGenerator.Parameter(</w:t>
      </w:r>
      <w:r w:rsidR="00FF2B7D">
        <w:rPr>
          <w:highlight w:val="white"/>
        </w:rPr>
        <w:t>SpecifierListStack</w:t>
      </w:r>
      <w:r w:rsidRPr="00903DBA">
        <w:rPr>
          <w:highlight w:val="white"/>
        </w:rPr>
        <w:t>.Pop(), $2);</w:t>
      </w:r>
    </w:p>
    <w:p w14:paraId="0DD5F15F" w14:textId="77777777" w:rsidR="00840DDD" w:rsidRPr="00903DBA" w:rsidRDefault="00840DDD" w:rsidP="00840DDD">
      <w:pPr>
        <w:pStyle w:val="Code"/>
        <w:rPr>
          <w:highlight w:val="white"/>
        </w:rPr>
      </w:pPr>
      <w:r w:rsidRPr="00903DBA">
        <w:rPr>
          <w:highlight w:val="white"/>
        </w:rPr>
        <w:t xml:space="preserve">    }</w:t>
      </w:r>
    </w:p>
    <w:p w14:paraId="639993D7" w14:textId="77777777" w:rsidR="00840DDD" w:rsidRPr="00903DBA" w:rsidRDefault="00840DDD" w:rsidP="00840DDD">
      <w:pPr>
        <w:pStyle w:val="Code"/>
        <w:rPr>
          <w:highlight w:val="white"/>
        </w:rPr>
      </w:pPr>
      <w:r w:rsidRPr="00903DBA">
        <w:rPr>
          <w:highlight w:val="white"/>
        </w:rPr>
        <w:t xml:space="preserve">  | declaration_specifier_list_x abstract_declarator {</w:t>
      </w:r>
    </w:p>
    <w:p w14:paraId="15C98024" w14:textId="4CFF71E3" w:rsidR="00840DDD" w:rsidRPr="00903DBA" w:rsidRDefault="00840DDD" w:rsidP="00840DDD">
      <w:pPr>
        <w:pStyle w:val="Code"/>
        <w:rPr>
          <w:highlight w:val="white"/>
        </w:rPr>
      </w:pPr>
      <w:r w:rsidRPr="00903DBA">
        <w:rPr>
          <w:highlight w:val="white"/>
        </w:rPr>
        <w:t xml:space="preserve">      $$ = MiddleCodeGenerator.Parameter(</w:t>
      </w:r>
      <w:r w:rsidR="00FF2B7D">
        <w:rPr>
          <w:highlight w:val="white"/>
        </w:rPr>
        <w:t>SpecifierListStack</w:t>
      </w:r>
      <w:r w:rsidRPr="00903DBA">
        <w:rPr>
          <w:highlight w:val="white"/>
        </w:rPr>
        <w:t>.Pop(), $2);</w:t>
      </w:r>
    </w:p>
    <w:p w14:paraId="6E45A12B" w14:textId="77777777" w:rsidR="00840DDD" w:rsidRPr="00903DBA" w:rsidRDefault="00840DDD" w:rsidP="00840DDD">
      <w:pPr>
        <w:pStyle w:val="Code"/>
        <w:rPr>
          <w:highlight w:val="white"/>
        </w:rPr>
      </w:pPr>
      <w:r w:rsidRPr="00903DBA">
        <w:rPr>
          <w:highlight w:val="white"/>
        </w:rPr>
        <w:t xml:space="preserve">    };</w:t>
      </w:r>
    </w:p>
    <w:p w14:paraId="30736778" w14:textId="5E3525EE" w:rsidR="005D08C5" w:rsidRPr="00903DBA" w:rsidRDefault="005D08C5" w:rsidP="005D08C5">
      <w:pPr>
        <w:pStyle w:val="CodeHeader"/>
        <w:rPr>
          <w:highlight w:val="white"/>
        </w:rPr>
      </w:pPr>
      <w:r w:rsidRPr="00903DBA">
        <w:rPr>
          <w:highlight w:val="white"/>
        </w:rPr>
        <w:t>MainParser.gppg</w:t>
      </w:r>
    </w:p>
    <w:p w14:paraId="6DADBBDD" w14:textId="77777777" w:rsidR="00840DDD" w:rsidRPr="00903DBA" w:rsidRDefault="00840DDD" w:rsidP="00840DDD">
      <w:pPr>
        <w:pStyle w:val="Code"/>
        <w:rPr>
          <w:highlight w:val="white"/>
        </w:rPr>
      </w:pPr>
      <w:r w:rsidRPr="00903DBA">
        <w:rPr>
          <w:highlight w:val="white"/>
        </w:rPr>
        <w:t>optional_name_list:</w:t>
      </w:r>
    </w:p>
    <w:p w14:paraId="3D0D0D90" w14:textId="77777777" w:rsidR="00840DDD" w:rsidRPr="00903DBA" w:rsidRDefault="00840DDD" w:rsidP="00840DDD">
      <w:pPr>
        <w:pStyle w:val="Code"/>
        <w:rPr>
          <w:highlight w:val="white"/>
        </w:rPr>
      </w:pPr>
      <w:r w:rsidRPr="00903DBA">
        <w:rPr>
          <w:highlight w:val="white"/>
        </w:rPr>
        <w:t xml:space="preserve">    /* Empty */ { $$ = new List&lt;string&gt;(); }</w:t>
      </w:r>
    </w:p>
    <w:p w14:paraId="38CE3457" w14:textId="77777777" w:rsidR="00840DDD" w:rsidRPr="00903DBA" w:rsidRDefault="00840DDD" w:rsidP="00840DDD">
      <w:pPr>
        <w:pStyle w:val="Code"/>
        <w:rPr>
          <w:highlight w:val="white"/>
        </w:rPr>
      </w:pPr>
      <w:r w:rsidRPr="00903DBA">
        <w:rPr>
          <w:highlight w:val="white"/>
        </w:rPr>
        <w:t xml:space="preserve">  | name_list   { $$ = $1;                 };</w:t>
      </w:r>
    </w:p>
    <w:p w14:paraId="59BABE14" w14:textId="77777777" w:rsidR="00840DDD" w:rsidRPr="00903DBA" w:rsidRDefault="00840DDD" w:rsidP="00840DDD">
      <w:pPr>
        <w:pStyle w:val="Code"/>
        <w:rPr>
          <w:highlight w:val="white"/>
        </w:rPr>
      </w:pPr>
    </w:p>
    <w:p w14:paraId="6C1AE240" w14:textId="77777777" w:rsidR="00840DDD" w:rsidRPr="00903DBA" w:rsidRDefault="00840DDD" w:rsidP="00840DDD">
      <w:pPr>
        <w:pStyle w:val="Code"/>
        <w:rPr>
          <w:highlight w:val="white"/>
        </w:rPr>
      </w:pPr>
      <w:r w:rsidRPr="00903DBA">
        <w:rPr>
          <w:highlight w:val="white"/>
        </w:rPr>
        <w:t>name_list:</w:t>
      </w:r>
    </w:p>
    <w:p w14:paraId="5E669B0C" w14:textId="77777777" w:rsidR="00840DDD" w:rsidRPr="00903DBA" w:rsidRDefault="00840DDD" w:rsidP="00840DDD">
      <w:pPr>
        <w:pStyle w:val="Code"/>
        <w:rPr>
          <w:highlight w:val="white"/>
        </w:rPr>
      </w:pPr>
      <w:r w:rsidRPr="00903DBA">
        <w:rPr>
          <w:highlight w:val="white"/>
        </w:rPr>
        <w:t xml:space="preserve">    NAME {</w:t>
      </w:r>
    </w:p>
    <w:p w14:paraId="2157077C" w14:textId="77777777" w:rsidR="00840DDD" w:rsidRPr="00903DBA" w:rsidRDefault="00840DDD" w:rsidP="00840DDD">
      <w:pPr>
        <w:pStyle w:val="Code"/>
        <w:rPr>
          <w:highlight w:val="white"/>
        </w:rPr>
      </w:pPr>
      <w:r w:rsidRPr="00903DBA">
        <w:rPr>
          <w:highlight w:val="white"/>
        </w:rPr>
        <w:t xml:space="preserve">      $$ = new List&lt;string&gt;();</w:t>
      </w:r>
    </w:p>
    <w:p w14:paraId="22C6D7A5" w14:textId="77777777" w:rsidR="00840DDD" w:rsidRPr="00903DBA" w:rsidRDefault="00840DDD" w:rsidP="00840DDD">
      <w:pPr>
        <w:pStyle w:val="Code"/>
        <w:rPr>
          <w:highlight w:val="white"/>
        </w:rPr>
      </w:pPr>
      <w:r w:rsidRPr="00903DBA">
        <w:rPr>
          <w:highlight w:val="white"/>
        </w:rPr>
        <w:t xml:space="preserve">      $$.Add($1);</w:t>
      </w:r>
    </w:p>
    <w:p w14:paraId="414BA63D" w14:textId="77777777" w:rsidR="00840DDD" w:rsidRPr="00903DBA" w:rsidRDefault="00840DDD" w:rsidP="00840DDD">
      <w:pPr>
        <w:pStyle w:val="Code"/>
        <w:rPr>
          <w:highlight w:val="white"/>
        </w:rPr>
      </w:pPr>
      <w:r w:rsidRPr="00903DBA">
        <w:rPr>
          <w:highlight w:val="white"/>
        </w:rPr>
        <w:t xml:space="preserve">    }</w:t>
      </w:r>
    </w:p>
    <w:p w14:paraId="0E354F13" w14:textId="77777777" w:rsidR="00840DDD" w:rsidRPr="00903DBA" w:rsidRDefault="00840DDD" w:rsidP="00840DDD">
      <w:pPr>
        <w:pStyle w:val="Code"/>
        <w:rPr>
          <w:highlight w:val="white"/>
        </w:rPr>
      </w:pPr>
      <w:r w:rsidRPr="00903DBA">
        <w:rPr>
          <w:highlight w:val="white"/>
        </w:rPr>
        <w:t xml:space="preserve">  | name_list COMMA NAME {</w:t>
      </w:r>
    </w:p>
    <w:p w14:paraId="2E27485F" w14:textId="77777777" w:rsidR="00840DDD" w:rsidRPr="00903DBA" w:rsidRDefault="00840DDD" w:rsidP="00840DDD">
      <w:pPr>
        <w:pStyle w:val="Code"/>
        <w:rPr>
          <w:highlight w:val="white"/>
        </w:rPr>
      </w:pPr>
      <w:r w:rsidRPr="00903DBA">
        <w:rPr>
          <w:highlight w:val="white"/>
        </w:rPr>
        <w:t xml:space="preserve">      $1.Add($3); </w:t>
      </w:r>
    </w:p>
    <w:p w14:paraId="34102E64" w14:textId="77777777" w:rsidR="00840DDD" w:rsidRPr="00903DBA" w:rsidRDefault="00840DDD" w:rsidP="00840DDD">
      <w:pPr>
        <w:pStyle w:val="Code"/>
        <w:rPr>
          <w:highlight w:val="white"/>
        </w:rPr>
      </w:pPr>
      <w:r w:rsidRPr="00903DBA">
        <w:rPr>
          <w:highlight w:val="white"/>
        </w:rPr>
        <w:t xml:space="preserve">      $$ = $1;</w:t>
      </w:r>
    </w:p>
    <w:p w14:paraId="6BD08FE9" w14:textId="50A45AE6" w:rsidR="00840DDD" w:rsidRPr="00903DBA" w:rsidRDefault="00840DDD" w:rsidP="00840DDD">
      <w:pPr>
        <w:pStyle w:val="Code"/>
        <w:rPr>
          <w:highlight w:val="white"/>
        </w:rPr>
      </w:pPr>
      <w:r w:rsidRPr="00903DBA">
        <w:rPr>
          <w:highlight w:val="white"/>
        </w:rPr>
        <w:t xml:space="preserve">    };</w:t>
      </w:r>
    </w:p>
    <w:p w14:paraId="4C401993" w14:textId="2D8FBAFB" w:rsidR="002300F1" w:rsidRPr="00903DBA" w:rsidRDefault="00C37108" w:rsidP="0078248B">
      <w:pPr>
        <w:pStyle w:val="Rubrik3"/>
        <w:rPr>
          <w:highlight w:val="white"/>
        </w:rPr>
      </w:pPr>
      <w:r w:rsidRPr="00903DBA">
        <w:rPr>
          <w:highlight w:val="white"/>
        </w:rPr>
        <w:t>Initialization</w:t>
      </w:r>
    </w:p>
    <w:p w14:paraId="3B2DD8D4" w14:textId="57FCA38C" w:rsidR="00840DDD" w:rsidRPr="00903DBA" w:rsidRDefault="0083682E" w:rsidP="00AB1275">
      <w:pPr>
        <w:rPr>
          <w:highlight w:val="white"/>
        </w:rPr>
      </w:pPr>
      <w:r w:rsidRPr="00903DBA">
        <w:rPr>
          <w:highlight w:val="white"/>
        </w:rPr>
        <w:t xml:space="preserve">The </w:t>
      </w:r>
      <w:r w:rsidR="002F35C1" w:rsidRPr="00903DBA">
        <w:rPr>
          <w:highlight w:val="white"/>
        </w:rPr>
        <w:t>initializer</w:t>
      </w:r>
      <w:r w:rsidRPr="00903DBA">
        <w:rPr>
          <w:highlight w:val="white"/>
        </w:rPr>
        <w:t xml:space="preserve"> can be either an </w:t>
      </w:r>
      <w:r w:rsidR="00B02D5E" w:rsidRPr="00903DBA">
        <w:rPr>
          <w:highlight w:val="white"/>
        </w:rPr>
        <w:t xml:space="preserve">assignment </w:t>
      </w:r>
      <w:r w:rsidRPr="00903DBA">
        <w:rPr>
          <w:highlight w:val="white"/>
        </w:rPr>
        <w:t>expression</w:t>
      </w:r>
      <w:r w:rsidR="00C07F1C" w:rsidRPr="00903DBA">
        <w:rPr>
          <w:highlight w:val="white"/>
        </w:rPr>
        <w:t xml:space="preserve"> or a block</w:t>
      </w:r>
      <w:r w:rsidR="00B02D5E" w:rsidRPr="00903DBA">
        <w:rPr>
          <w:highlight w:val="white"/>
        </w:rPr>
        <w:t>, which is made up by assignment expressions or other blocks</w:t>
      </w:r>
      <w:r w:rsidRPr="00903DBA">
        <w:rPr>
          <w:highlight w:val="white"/>
        </w:rPr>
        <w:t xml:space="preserve">. The assignment expression makes sure that the expression cannot </w:t>
      </w:r>
      <w:r w:rsidR="00AB1275" w:rsidRPr="00903DBA">
        <w:rPr>
          <w:highlight w:val="white"/>
        </w:rPr>
        <w:t>hold assignment or comma.</w:t>
      </w:r>
    </w:p>
    <w:p w14:paraId="68E4082B" w14:textId="7F6683FE" w:rsidR="00840DDD" w:rsidRPr="00903DBA" w:rsidRDefault="002F35C1" w:rsidP="00840DDD">
      <w:pPr>
        <w:pStyle w:val="Code"/>
        <w:rPr>
          <w:highlight w:val="white"/>
        </w:rPr>
      </w:pPr>
      <w:r w:rsidRPr="00903DBA">
        <w:rPr>
          <w:highlight w:val="white"/>
        </w:rPr>
        <w:t>initializer</w:t>
      </w:r>
      <w:r w:rsidR="00840DDD" w:rsidRPr="00903DBA">
        <w:rPr>
          <w:highlight w:val="white"/>
        </w:rPr>
        <w:t>:</w:t>
      </w:r>
    </w:p>
    <w:p w14:paraId="0F1A3A95" w14:textId="77777777" w:rsidR="00840DDD" w:rsidRPr="00903DBA" w:rsidRDefault="00840DDD" w:rsidP="00840DDD">
      <w:pPr>
        <w:pStyle w:val="Code"/>
        <w:rPr>
          <w:highlight w:val="white"/>
        </w:rPr>
      </w:pPr>
      <w:r w:rsidRPr="00903DBA">
        <w:rPr>
          <w:highlight w:val="white"/>
        </w:rPr>
        <w:t xml:space="preserve">    assignment_expression {</w:t>
      </w:r>
    </w:p>
    <w:p w14:paraId="7C461B40" w14:textId="77777777" w:rsidR="00840DDD" w:rsidRPr="00903DBA" w:rsidRDefault="00840DDD" w:rsidP="00840DDD">
      <w:pPr>
        <w:pStyle w:val="Code"/>
        <w:rPr>
          <w:highlight w:val="white"/>
        </w:rPr>
      </w:pPr>
      <w:r w:rsidRPr="00903DBA">
        <w:rPr>
          <w:highlight w:val="white"/>
        </w:rPr>
        <w:t xml:space="preserve">      $$ = $1;</w:t>
      </w:r>
    </w:p>
    <w:p w14:paraId="28905E23" w14:textId="0B2BF7BD" w:rsidR="00840DDD" w:rsidRPr="00903DBA" w:rsidRDefault="00840DDD" w:rsidP="00840DDD">
      <w:pPr>
        <w:pStyle w:val="Code"/>
        <w:rPr>
          <w:highlight w:val="white"/>
        </w:rPr>
      </w:pPr>
      <w:r w:rsidRPr="00903DBA">
        <w:rPr>
          <w:highlight w:val="white"/>
        </w:rPr>
        <w:t xml:space="preserve">    }</w:t>
      </w:r>
    </w:p>
    <w:p w14:paraId="30CBD0B9" w14:textId="5DD92D9B" w:rsidR="00553ACA" w:rsidRPr="00903DBA" w:rsidRDefault="00553ACA" w:rsidP="00553ACA">
      <w:pPr>
        <w:rPr>
          <w:highlight w:val="white"/>
        </w:rPr>
      </w:pPr>
      <w:r w:rsidRPr="00903DBA">
        <w:rPr>
          <w:highlight w:val="white"/>
        </w:rPr>
        <w:t xml:space="preserve">The block </w:t>
      </w:r>
      <w:r w:rsidR="00272FE8" w:rsidRPr="00903DBA">
        <w:rPr>
          <w:highlight w:val="white"/>
        </w:rPr>
        <w:t>hold</w:t>
      </w:r>
      <w:r w:rsidR="00D216EE" w:rsidRPr="00903DBA">
        <w:rPr>
          <w:highlight w:val="white"/>
        </w:rPr>
        <w:t>s</w:t>
      </w:r>
      <w:r w:rsidR="00272FE8" w:rsidRPr="00903DBA">
        <w:rPr>
          <w:highlight w:val="white"/>
        </w:rPr>
        <w:t xml:space="preserve"> a list of </w:t>
      </w:r>
      <w:r w:rsidR="00B02D5E" w:rsidRPr="00903DBA">
        <w:rPr>
          <w:highlight w:val="white"/>
        </w:rPr>
        <w:t>initializers</w:t>
      </w:r>
      <w:r w:rsidR="00272FE8" w:rsidRPr="00903DBA">
        <w:rPr>
          <w:highlight w:val="white"/>
        </w:rPr>
        <w:t xml:space="preserve">, which means that </w:t>
      </w:r>
      <w:r w:rsidR="00B02D5E" w:rsidRPr="00903DBA">
        <w:rPr>
          <w:highlight w:val="white"/>
        </w:rPr>
        <w:t>initializers</w:t>
      </w:r>
      <w:r w:rsidR="00272FE8" w:rsidRPr="00903DBA">
        <w:rPr>
          <w:highlight w:val="white"/>
        </w:rPr>
        <w:t xml:space="preserve"> can be nested</w:t>
      </w:r>
      <w:r w:rsidR="001F2E9D" w:rsidRPr="00903DBA">
        <w:rPr>
          <w:highlight w:val="white"/>
        </w:rPr>
        <w:t xml:space="preserve">. </w:t>
      </w:r>
      <w:r w:rsidR="00AB71F8">
        <w:rPr>
          <w:highlight w:val="white"/>
        </w:rPr>
        <w:t>However,</w:t>
      </w:r>
      <w:r w:rsidR="001F2E9D" w:rsidRPr="00903DBA">
        <w:rPr>
          <w:highlight w:val="white"/>
        </w:rPr>
        <w:t xml:space="preserve"> </w:t>
      </w:r>
      <w:r w:rsidR="00FF6573">
        <w:rPr>
          <w:highlight w:val="white"/>
        </w:rPr>
        <w:t xml:space="preserve">at the deepest level, </w:t>
      </w:r>
      <w:r w:rsidR="001F2E9D" w:rsidRPr="00903DBA">
        <w:rPr>
          <w:highlight w:val="white"/>
        </w:rPr>
        <w:t xml:space="preserve">there </w:t>
      </w:r>
      <w:r w:rsidR="00FF6573">
        <w:rPr>
          <w:highlight w:val="white"/>
        </w:rPr>
        <w:t>are</w:t>
      </w:r>
      <w:r w:rsidR="001F2E9D" w:rsidRPr="00903DBA">
        <w:rPr>
          <w:highlight w:val="white"/>
        </w:rPr>
        <w:t xml:space="preserve"> always expressions in the </w:t>
      </w:r>
      <w:r w:rsidR="00F4217C" w:rsidRPr="00903DBA">
        <w:rPr>
          <w:highlight w:val="white"/>
        </w:rPr>
        <w:t>initialization</w:t>
      </w:r>
      <w:r w:rsidR="001F2E9D" w:rsidRPr="00903DBA">
        <w:rPr>
          <w:highlight w:val="white"/>
        </w:rPr>
        <w:t xml:space="preserve"> lists.</w:t>
      </w:r>
    </w:p>
    <w:p w14:paraId="4578302B" w14:textId="595F03FD" w:rsidR="00840DDD" w:rsidRPr="00903DBA" w:rsidRDefault="00840DDD" w:rsidP="00840DDD">
      <w:pPr>
        <w:pStyle w:val="Code"/>
        <w:rPr>
          <w:highlight w:val="white"/>
        </w:rPr>
      </w:pPr>
      <w:r w:rsidRPr="00903DBA">
        <w:rPr>
          <w:highlight w:val="white"/>
        </w:rPr>
        <w:t xml:space="preserve">  | LEFT_BLOCK </w:t>
      </w:r>
      <w:r w:rsidR="002F35C1" w:rsidRPr="00903DBA">
        <w:rPr>
          <w:highlight w:val="white"/>
        </w:rPr>
        <w:t>initializer</w:t>
      </w:r>
      <w:r w:rsidRPr="00903DBA">
        <w:rPr>
          <w:highlight w:val="white"/>
        </w:rPr>
        <w:t>_list optional_comma RIGHT_BLOCK {</w:t>
      </w:r>
    </w:p>
    <w:p w14:paraId="2EDCB817" w14:textId="77777777" w:rsidR="00840DDD" w:rsidRPr="00903DBA" w:rsidRDefault="00840DDD" w:rsidP="00840DDD">
      <w:pPr>
        <w:pStyle w:val="Code"/>
        <w:rPr>
          <w:highlight w:val="white"/>
        </w:rPr>
      </w:pPr>
      <w:r w:rsidRPr="00903DBA">
        <w:rPr>
          <w:highlight w:val="white"/>
        </w:rPr>
        <w:t xml:space="preserve">      $$ = $2;</w:t>
      </w:r>
    </w:p>
    <w:p w14:paraId="648F155B" w14:textId="77777777" w:rsidR="00840DDD" w:rsidRPr="00903DBA" w:rsidRDefault="00840DDD" w:rsidP="00840DDD">
      <w:pPr>
        <w:pStyle w:val="Code"/>
        <w:rPr>
          <w:highlight w:val="white"/>
        </w:rPr>
      </w:pPr>
      <w:r w:rsidRPr="00903DBA">
        <w:rPr>
          <w:highlight w:val="white"/>
        </w:rPr>
        <w:t xml:space="preserve">    };</w:t>
      </w:r>
    </w:p>
    <w:p w14:paraId="60333D71" w14:textId="77777777" w:rsidR="00840DDD" w:rsidRPr="00903DBA" w:rsidRDefault="00840DDD" w:rsidP="00840DDD">
      <w:pPr>
        <w:pStyle w:val="Code"/>
        <w:rPr>
          <w:highlight w:val="white"/>
        </w:rPr>
      </w:pPr>
    </w:p>
    <w:p w14:paraId="28C8FBC8" w14:textId="77777777" w:rsidR="00840DDD" w:rsidRPr="00903DBA" w:rsidRDefault="00840DDD" w:rsidP="00840DDD">
      <w:pPr>
        <w:pStyle w:val="Code"/>
        <w:rPr>
          <w:highlight w:val="white"/>
        </w:rPr>
      </w:pPr>
      <w:r w:rsidRPr="00903DBA">
        <w:rPr>
          <w:highlight w:val="white"/>
        </w:rPr>
        <w:t>optional_comma:</w:t>
      </w:r>
    </w:p>
    <w:p w14:paraId="416FF86E" w14:textId="77777777" w:rsidR="00840DDD" w:rsidRPr="00903DBA" w:rsidRDefault="00840DDD" w:rsidP="00840DDD">
      <w:pPr>
        <w:pStyle w:val="Code"/>
        <w:rPr>
          <w:highlight w:val="white"/>
        </w:rPr>
      </w:pPr>
      <w:r w:rsidRPr="00903DBA">
        <w:rPr>
          <w:highlight w:val="white"/>
        </w:rPr>
        <w:t xml:space="preserve">    /* Empty */</w:t>
      </w:r>
    </w:p>
    <w:p w14:paraId="7F9A6674" w14:textId="77777777" w:rsidR="00840DDD" w:rsidRPr="00903DBA" w:rsidRDefault="00840DDD" w:rsidP="00840DDD">
      <w:pPr>
        <w:pStyle w:val="Code"/>
        <w:rPr>
          <w:highlight w:val="white"/>
        </w:rPr>
      </w:pPr>
      <w:r w:rsidRPr="00903DBA">
        <w:rPr>
          <w:highlight w:val="white"/>
        </w:rPr>
        <w:t xml:space="preserve">  | COMMA;</w:t>
      </w:r>
    </w:p>
    <w:p w14:paraId="61596FD1" w14:textId="77777777" w:rsidR="00840DDD" w:rsidRPr="00903DBA" w:rsidRDefault="00840DDD" w:rsidP="00840DDD">
      <w:pPr>
        <w:pStyle w:val="Code"/>
        <w:rPr>
          <w:highlight w:val="white"/>
        </w:rPr>
      </w:pPr>
    </w:p>
    <w:p w14:paraId="3F23928C" w14:textId="156D559E" w:rsidR="00840DDD" w:rsidRPr="00903DBA" w:rsidRDefault="002F35C1" w:rsidP="00840DDD">
      <w:pPr>
        <w:pStyle w:val="Code"/>
        <w:rPr>
          <w:highlight w:val="white"/>
        </w:rPr>
      </w:pPr>
      <w:r w:rsidRPr="00903DBA">
        <w:rPr>
          <w:highlight w:val="white"/>
        </w:rPr>
        <w:t>initializer</w:t>
      </w:r>
      <w:r w:rsidR="00840DDD" w:rsidRPr="00903DBA">
        <w:rPr>
          <w:highlight w:val="white"/>
        </w:rPr>
        <w:t>_list:</w:t>
      </w:r>
    </w:p>
    <w:p w14:paraId="52B9D4BB" w14:textId="543534ED" w:rsidR="00840DDD" w:rsidRPr="00903DBA" w:rsidRDefault="00840DDD" w:rsidP="00840DDD">
      <w:pPr>
        <w:pStyle w:val="Code"/>
        <w:rPr>
          <w:highlight w:val="white"/>
        </w:rPr>
      </w:pPr>
      <w:r w:rsidRPr="00903DBA">
        <w:rPr>
          <w:highlight w:val="white"/>
        </w:rPr>
        <w:t xml:space="preserve">    </w:t>
      </w:r>
      <w:r w:rsidR="002F35C1" w:rsidRPr="00903DBA">
        <w:rPr>
          <w:highlight w:val="white"/>
        </w:rPr>
        <w:t>initializer</w:t>
      </w:r>
      <w:r w:rsidRPr="00903DBA">
        <w:rPr>
          <w:highlight w:val="white"/>
        </w:rPr>
        <w:t xml:space="preserve"> {</w:t>
      </w:r>
    </w:p>
    <w:p w14:paraId="3E22FBE6" w14:textId="77777777" w:rsidR="00840DDD" w:rsidRPr="00903DBA" w:rsidRDefault="00840DDD" w:rsidP="00840DDD">
      <w:pPr>
        <w:pStyle w:val="Code"/>
        <w:rPr>
          <w:highlight w:val="white"/>
        </w:rPr>
      </w:pPr>
      <w:r w:rsidRPr="00903DBA">
        <w:rPr>
          <w:highlight w:val="white"/>
        </w:rPr>
        <w:t xml:space="preserve">      $$ = new List&lt;object&gt;();</w:t>
      </w:r>
    </w:p>
    <w:p w14:paraId="5F268AF5" w14:textId="77777777" w:rsidR="00840DDD" w:rsidRPr="00903DBA" w:rsidRDefault="00840DDD" w:rsidP="00840DDD">
      <w:pPr>
        <w:pStyle w:val="Code"/>
        <w:rPr>
          <w:highlight w:val="white"/>
        </w:rPr>
      </w:pPr>
      <w:r w:rsidRPr="00903DBA">
        <w:rPr>
          <w:highlight w:val="white"/>
        </w:rPr>
        <w:t xml:space="preserve">      $$.Add($1);</w:t>
      </w:r>
    </w:p>
    <w:p w14:paraId="64ADC220" w14:textId="77777777" w:rsidR="00840DDD" w:rsidRPr="00903DBA" w:rsidRDefault="00840DDD" w:rsidP="00840DDD">
      <w:pPr>
        <w:pStyle w:val="Code"/>
        <w:rPr>
          <w:highlight w:val="white"/>
        </w:rPr>
      </w:pPr>
      <w:r w:rsidRPr="00903DBA">
        <w:rPr>
          <w:highlight w:val="white"/>
        </w:rPr>
        <w:t xml:space="preserve">    }</w:t>
      </w:r>
    </w:p>
    <w:p w14:paraId="78FD3FC1" w14:textId="5585EB55" w:rsidR="00840DDD" w:rsidRPr="00903DBA" w:rsidRDefault="00840DDD" w:rsidP="00840DDD">
      <w:pPr>
        <w:pStyle w:val="Code"/>
        <w:rPr>
          <w:highlight w:val="white"/>
        </w:rPr>
      </w:pPr>
      <w:r w:rsidRPr="00903DBA">
        <w:rPr>
          <w:highlight w:val="white"/>
        </w:rPr>
        <w:t xml:space="preserve">  | </w:t>
      </w:r>
      <w:r w:rsidR="002F35C1" w:rsidRPr="00903DBA">
        <w:rPr>
          <w:highlight w:val="white"/>
        </w:rPr>
        <w:t>initializer</w:t>
      </w:r>
      <w:r w:rsidRPr="00903DBA">
        <w:rPr>
          <w:highlight w:val="white"/>
        </w:rPr>
        <w:t xml:space="preserve">_list COMMA </w:t>
      </w:r>
      <w:r w:rsidR="002F35C1" w:rsidRPr="00903DBA">
        <w:rPr>
          <w:highlight w:val="white"/>
        </w:rPr>
        <w:t>initializer</w:t>
      </w:r>
      <w:r w:rsidRPr="00903DBA">
        <w:rPr>
          <w:highlight w:val="white"/>
        </w:rPr>
        <w:t xml:space="preserve"> {</w:t>
      </w:r>
    </w:p>
    <w:p w14:paraId="2683D22A" w14:textId="77777777" w:rsidR="00840DDD" w:rsidRPr="00903DBA" w:rsidRDefault="00840DDD" w:rsidP="00840DDD">
      <w:pPr>
        <w:pStyle w:val="Code"/>
        <w:rPr>
          <w:highlight w:val="white"/>
        </w:rPr>
      </w:pPr>
      <w:r w:rsidRPr="00903DBA">
        <w:rPr>
          <w:highlight w:val="white"/>
        </w:rPr>
        <w:t xml:space="preserve">      $1.Add($3);</w:t>
      </w:r>
    </w:p>
    <w:p w14:paraId="2A226343" w14:textId="77777777" w:rsidR="00840DDD" w:rsidRPr="00903DBA" w:rsidRDefault="00840DDD" w:rsidP="00840DDD">
      <w:pPr>
        <w:pStyle w:val="Code"/>
        <w:rPr>
          <w:highlight w:val="white"/>
        </w:rPr>
      </w:pPr>
      <w:r w:rsidRPr="00903DBA">
        <w:rPr>
          <w:highlight w:val="white"/>
        </w:rPr>
        <w:t xml:space="preserve">      $$ = $1;</w:t>
      </w:r>
    </w:p>
    <w:p w14:paraId="0446B831" w14:textId="77777777" w:rsidR="00840DDD" w:rsidRPr="00903DBA" w:rsidRDefault="00840DDD" w:rsidP="00840DDD">
      <w:pPr>
        <w:pStyle w:val="Code"/>
        <w:rPr>
          <w:highlight w:val="white"/>
        </w:rPr>
      </w:pPr>
      <w:r w:rsidRPr="00903DBA">
        <w:rPr>
          <w:highlight w:val="white"/>
        </w:rPr>
        <w:t xml:space="preserve">    };</w:t>
      </w:r>
    </w:p>
    <w:p w14:paraId="510E2938" w14:textId="121B2361" w:rsidR="00840DDD" w:rsidRPr="00903DBA" w:rsidRDefault="007E7175" w:rsidP="0078248B">
      <w:pPr>
        <w:pStyle w:val="Rubrik3"/>
        <w:rPr>
          <w:highlight w:val="white"/>
        </w:rPr>
      </w:pPr>
      <w:bookmarkStart w:id="55" w:name="_Hlk57713292"/>
      <w:r w:rsidRPr="00903DBA">
        <w:rPr>
          <w:highlight w:val="white"/>
        </w:rPr>
        <w:t>Abstract Declarator</w:t>
      </w:r>
    </w:p>
    <w:bookmarkEnd w:id="55"/>
    <w:p w14:paraId="3628FAD5" w14:textId="52DD46CA" w:rsidR="00B02D5E" w:rsidRPr="00903DBA" w:rsidRDefault="00B02D5E" w:rsidP="00B02D5E">
      <w:pPr>
        <w:rPr>
          <w:highlight w:val="white"/>
        </w:rPr>
      </w:pPr>
      <w:r w:rsidRPr="00903DBA">
        <w:rPr>
          <w:highlight w:val="white"/>
        </w:rPr>
        <w:t>An abstract declarator is a direct declarator without a name</w:t>
      </w:r>
      <w:r w:rsidR="007D4662" w:rsidRPr="00903DBA">
        <w:rPr>
          <w:highlight w:val="white"/>
        </w:rPr>
        <w:t xml:space="preserve">, which is allowed in function parameters and as operand </w:t>
      </w:r>
      <w:r w:rsidR="00AC0601" w:rsidRPr="00903DBA">
        <w:rPr>
          <w:highlight w:val="white"/>
        </w:rPr>
        <w:t>of</w:t>
      </w:r>
      <w:r w:rsidR="007D4662" w:rsidRPr="00903DBA">
        <w:rPr>
          <w:highlight w:val="white"/>
        </w:rPr>
        <w:t xml:space="preserve"> the </w:t>
      </w:r>
      <w:r w:rsidR="00AE19E6" w:rsidRPr="00903DBA">
        <w:rPr>
          <w:rStyle w:val="KeyWord0"/>
          <w:highlight w:val="white"/>
        </w:rPr>
        <w:t>sizeof</w:t>
      </w:r>
      <w:r w:rsidR="00AE19E6" w:rsidRPr="00903DBA">
        <w:rPr>
          <w:highlight w:val="white"/>
        </w:rPr>
        <w:t xml:space="preserve"> operator.</w:t>
      </w:r>
      <w:r w:rsidR="00AC0601" w:rsidRPr="00903DBA">
        <w:rPr>
          <w:highlight w:val="white"/>
        </w:rPr>
        <w:t xml:space="preserve"> It works in the same way as the regular declarator.</w:t>
      </w:r>
      <w:r w:rsidR="00DC215F" w:rsidRPr="00903DBA">
        <w:rPr>
          <w:highlight w:val="white"/>
        </w:rPr>
        <w:t xml:space="preserve"> The only difference is that an abstract declarator cannot be made up by a name.</w:t>
      </w:r>
    </w:p>
    <w:p w14:paraId="27501D7D" w14:textId="77777777" w:rsidR="00840DDD" w:rsidRPr="00903DBA" w:rsidRDefault="00840DDD" w:rsidP="00840DDD">
      <w:pPr>
        <w:pStyle w:val="Code"/>
        <w:rPr>
          <w:highlight w:val="white"/>
        </w:rPr>
      </w:pPr>
      <w:r w:rsidRPr="00903DBA">
        <w:rPr>
          <w:highlight w:val="white"/>
        </w:rPr>
        <w:t>abstract_declarator:</w:t>
      </w:r>
    </w:p>
    <w:p w14:paraId="47881D93" w14:textId="77777777" w:rsidR="00840DDD" w:rsidRPr="00903DBA" w:rsidRDefault="00840DDD" w:rsidP="00840DDD">
      <w:pPr>
        <w:pStyle w:val="Code"/>
        <w:rPr>
          <w:highlight w:val="white"/>
        </w:rPr>
      </w:pPr>
      <w:r w:rsidRPr="00903DBA">
        <w:rPr>
          <w:highlight w:val="white"/>
        </w:rPr>
        <w:t xml:space="preserve">    pointer_list {</w:t>
      </w:r>
    </w:p>
    <w:p w14:paraId="4BE37016" w14:textId="70C37C26" w:rsidR="00840DDD" w:rsidRPr="00903DBA" w:rsidRDefault="00840DDD" w:rsidP="00840DDD">
      <w:pPr>
        <w:pStyle w:val="Code"/>
        <w:rPr>
          <w:highlight w:val="white"/>
        </w:rPr>
      </w:pPr>
      <w:r w:rsidRPr="00903DBA">
        <w:rPr>
          <w:highlight w:val="white"/>
        </w:rPr>
        <w:t xml:space="preserve">      $$ = MiddleCodeGenerator.</w:t>
      </w:r>
      <w:r w:rsidR="001815CD" w:rsidRPr="00903DBA">
        <w:rPr>
          <w:highlight w:val="white"/>
        </w:rPr>
        <w:t xml:space="preserve">PointerDeclarator </w:t>
      </w:r>
      <w:r w:rsidRPr="00903DBA">
        <w:rPr>
          <w:highlight w:val="white"/>
        </w:rPr>
        <w:t>($1, null);</w:t>
      </w:r>
    </w:p>
    <w:p w14:paraId="6F4FD41B" w14:textId="2DEA4560" w:rsidR="00840DDD" w:rsidRPr="00903DBA" w:rsidRDefault="00840DDD" w:rsidP="00840DDD">
      <w:pPr>
        <w:pStyle w:val="Code"/>
        <w:rPr>
          <w:highlight w:val="white"/>
        </w:rPr>
      </w:pPr>
      <w:r w:rsidRPr="00903DBA">
        <w:rPr>
          <w:highlight w:val="white"/>
        </w:rPr>
        <w:t xml:space="preserve">    }</w:t>
      </w:r>
    </w:p>
    <w:p w14:paraId="64890106" w14:textId="77777777" w:rsidR="00840DDD" w:rsidRPr="00903DBA" w:rsidRDefault="00840DDD" w:rsidP="00840DDD">
      <w:pPr>
        <w:pStyle w:val="Code"/>
        <w:rPr>
          <w:highlight w:val="white"/>
        </w:rPr>
      </w:pPr>
      <w:r w:rsidRPr="00903DBA">
        <w:rPr>
          <w:highlight w:val="white"/>
        </w:rPr>
        <w:t xml:space="preserve">  | optional_pointer_list direct_abstract_declarator {</w:t>
      </w:r>
    </w:p>
    <w:p w14:paraId="76F92EB3" w14:textId="77777777" w:rsidR="00840DDD" w:rsidRPr="00903DBA" w:rsidRDefault="00840DDD" w:rsidP="00840DDD">
      <w:pPr>
        <w:pStyle w:val="Code"/>
        <w:rPr>
          <w:highlight w:val="white"/>
        </w:rPr>
      </w:pPr>
      <w:r w:rsidRPr="00903DBA">
        <w:rPr>
          <w:highlight w:val="white"/>
        </w:rPr>
        <w:t xml:space="preserve">      $$ = MiddleCodeGenerator.PointerDeclarator($1, $2);</w:t>
      </w:r>
    </w:p>
    <w:p w14:paraId="50817BF7" w14:textId="41CAD95B" w:rsidR="00840DDD" w:rsidRPr="00903DBA" w:rsidRDefault="00840DDD" w:rsidP="00840DDD">
      <w:pPr>
        <w:pStyle w:val="Code"/>
        <w:rPr>
          <w:highlight w:val="white"/>
        </w:rPr>
      </w:pPr>
      <w:r w:rsidRPr="00903DBA">
        <w:rPr>
          <w:highlight w:val="white"/>
        </w:rPr>
        <w:t xml:space="preserve">    };</w:t>
      </w:r>
    </w:p>
    <w:p w14:paraId="127DA526" w14:textId="77777777" w:rsidR="00840DDD" w:rsidRPr="00903DBA" w:rsidRDefault="00840DDD" w:rsidP="00840DDD">
      <w:pPr>
        <w:pStyle w:val="Code"/>
        <w:rPr>
          <w:highlight w:val="white"/>
        </w:rPr>
      </w:pPr>
    </w:p>
    <w:p w14:paraId="7935644A" w14:textId="77777777" w:rsidR="00840DDD" w:rsidRPr="00903DBA" w:rsidRDefault="00840DDD" w:rsidP="00840DDD">
      <w:pPr>
        <w:pStyle w:val="Code"/>
        <w:rPr>
          <w:highlight w:val="white"/>
        </w:rPr>
      </w:pPr>
      <w:r w:rsidRPr="00903DBA">
        <w:rPr>
          <w:highlight w:val="white"/>
        </w:rPr>
        <w:t>direct_abstract_declarator:</w:t>
      </w:r>
    </w:p>
    <w:p w14:paraId="105561A6" w14:textId="77777777" w:rsidR="00840DDD" w:rsidRPr="00903DBA" w:rsidRDefault="00840DDD" w:rsidP="00840DDD">
      <w:pPr>
        <w:pStyle w:val="Code"/>
        <w:rPr>
          <w:highlight w:val="white"/>
        </w:rPr>
      </w:pPr>
      <w:r w:rsidRPr="00903DBA">
        <w:rPr>
          <w:highlight w:val="white"/>
        </w:rPr>
        <w:t xml:space="preserve">    LEFT_PARENTHESIS abstract_declarator RIGHT_PARENTHESIS {</w:t>
      </w:r>
    </w:p>
    <w:p w14:paraId="368FCD09" w14:textId="77777777" w:rsidR="00840DDD" w:rsidRPr="00903DBA" w:rsidRDefault="00840DDD" w:rsidP="00840DDD">
      <w:pPr>
        <w:pStyle w:val="Code"/>
        <w:rPr>
          <w:highlight w:val="white"/>
        </w:rPr>
      </w:pPr>
      <w:r w:rsidRPr="00903DBA">
        <w:rPr>
          <w:highlight w:val="white"/>
        </w:rPr>
        <w:t xml:space="preserve">      $$ = $2;</w:t>
      </w:r>
    </w:p>
    <w:p w14:paraId="45B9A0CB" w14:textId="77777777" w:rsidR="00840DDD" w:rsidRPr="00903DBA" w:rsidRDefault="00840DDD" w:rsidP="00840DDD">
      <w:pPr>
        <w:pStyle w:val="Code"/>
        <w:rPr>
          <w:highlight w:val="white"/>
        </w:rPr>
      </w:pPr>
      <w:r w:rsidRPr="00903DBA">
        <w:rPr>
          <w:highlight w:val="white"/>
        </w:rPr>
        <w:t xml:space="preserve">    }</w:t>
      </w:r>
    </w:p>
    <w:p w14:paraId="7D5A735E" w14:textId="77777777" w:rsidR="00840DDD" w:rsidRPr="00903DBA" w:rsidRDefault="00840DDD" w:rsidP="00840DDD">
      <w:pPr>
        <w:pStyle w:val="Code"/>
        <w:rPr>
          <w:highlight w:val="white"/>
        </w:rPr>
      </w:pPr>
      <w:r w:rsidRPr="00903DBA">
        <w:rPr>
          <w:highlight w:val="white"/>
        </w:rPr>
        <w:t xml:space="preserve">  | LEFT_SQUARE optional_constant_integral_expression RIGHT_SQUARE {</w:t>
      </w:r>
    </w:p>
    <w:p w14:paraId="1208E55F" w14:textId="77777777" w:rsidR="00840DDD" w:rsidRPr="00903DBA" w:rsidRDefault="00840DDD" w:rsidP="00840DDD">
      <w:pPr>
        <w:pStyle w:val="Code"/>
        <w:rPr>
          <w:highlight w:val="white"/>
        </w:rPr>
      </w:pPr>
      <w:r w:rsidRPr="00903DBA">
        <w:rPr>
          <w:highlight w:val="white"/>
        </w:rPr>
        <w:t xml:space="preserve">      $$ = MiddleCodeGenerator.ArrayType(null, $2);</w:t>
      </w:r>
    </w:p>
    <w:p w14:paraId="7A5429AD" w14:textId="77777777" w:rsidR="00840DDD" w:rsidRPr="00903DBA" w:rsidRDefault="00840DDD" w:rsidP="00840DDD">
      <w:pPr>
        <w:pStyle w:val="Code"/>
        <w:rPr>
          <w:highlight w:val="white"/>
        </w:rPr>
      </w:pPr>
      <w:r w:rsidRPr="00903DBA">
        <w:rPr>
          <w:highlight w:val="white"/>
        </w:rPr>
        <w:t xml:space="preserve">    }</w:t>
      </w:r>
    </w:p>
    <w:p w14:paraId="09CFCC95" w14:textId="77777777" w:rsidR="00840DDD" w:rsidRPr="00903DBA" w:rsidRDefault="00840DDD" w:rsidP="00840DDD">
      <w:pPr>
        <w:pStyle w:val="Code"/>
        <w:rPr>
          <w:highlight w:val="white"/>
        </w:rPr>
      </w:pPr>
      <w:r w:rsidRPr="00903DBA">
        <w:rPr>
          <w:highlight w:val="white"/>
        </w:rPr>
        <w:t xml:space="preserve">  | direct_abstract_declarator</w:t>
      </w:r>
    </w:p>
    <w:p w14:paraId="03E837FD" w14:textId="77777777" w:rsidR="00840DDD" w:rsidRPr="00903DBA" w:rsidRDefault="00840DDD" w:rsidP="00840DDD">
      <w:pPr>
        <w:pStyle w:val="Code"/>
        <w:rPr>
          <w:highlight w:val="white"/>
        </w:rPr>
      </w:pPr>
      <w:r w:rsidRPr="00903DBA">
        <w:rPr>
          <w:highlight w:val="white"/>
        </w:rPr>
        <w:t xml:space="preserve">    LEFT_SQUARE optional_constant_integral_expression RIGHT_SQUARE {</w:t>
      </w:r>
    </w:p>
    <w:p w14:paraId="7EB89FCD" w14:textId="77777777" w:rsidR="00840DDD" w:rsidRPr="00903DBA" w:rsidRDefault="00840DDD" w:rsidP="00840DDD">
      <w:pPr>
        <w:pStyle w:val="Code"/>
        <w:rPr>
          <w:highlight w:val="white"/>
        </w:rPr>
      </w:pPr>
      <w:r w:rsidRPr="00903DBA">
        <w:rPr>
          <w:highlight w:val="white"/>
        </w:rPr>
        <w:t xml:space="preserve">      $$ = MiddleCodeGenerator.ArrayType($1, $3);</w:t>
      </w:r>
    </w:p>
    <w:p w14:paraId="0BD772D6" w14:textId="77777777" w:rsidR="00840DDD" w:rsidRPr="00903DBA" w:rsidRDefault="00840DDD" w:rsidP="00840DDD">
      <w:pPr>
        <w:pStyle w:val="Code"/>
        <w:rPr>
          <w:highlight w:val="white"/>
        </w:rPr>
      </w:pPr>
      <w:r w:rsidRPr="00903DBA">
        <w:rPr>
          <w:highlight w:val="white"/>
        </w:rPr>
        <w:t xml:space="preserve">    }</w:t>
      </w:r>
    </w:p>
    <w:p w14:paraId="635D3CDA" w14:textId="77777777" w:rsidR="00840DDD" w:rsidRPr="00903DBA" w:rsidRDefault="00840DDD" w:rsidP="00840DDD">
      <w:pPr>
        <w:pStyle w:val="Code"/>
        <w:rPr>
          <w:highlight w:val="white"/>
        </w:rPr>
      </w:pPr>
      <w:r w:rsidRPr="00903DBA">
        <w:rPr>
          <w:highlight w:val="white"/>
        </w:rPr>
        <w:t xml:space="preserve">  | LEFT_PARENTHESIS optional_parameter_ellipse_list RIGHT_PARENTHESIS {</w:t>
      </w:r>
    </w:p>
    <w:p w14:paraId="0AF4717B" w14:textId="77777777" w:rsidR="00840DDD" w:rsidRPr="00903DBA" w:rsidRDefault="00840DDD" w:rsidP="00840DDD">
      <w:pPr>
        <w:pStyle w:val="Code"/>
        <w:rPr>
          <w:highlight w:val="white"/>
        </w:rPr>
      </w:pPr>
      <w:r w:rsidRPr="00903DBA">
        <w:rPr>
          <w:highlight w:val="white"/>
        </w:rPr>
        <w:t xml:space="preserve">      $$ = MiddleCodeGenerator.</w:t>
      </w:r>
    </w:p>
    <w:p w14:paraId="5EB23FF1" w14:textId="77777777" w:rsidR="00840DDD" w:rsidRPr="00903DBA" w:rsidRDefault="00840DDD" w:rsidP="00840DDD">
      <w:pPr>
        <w:pStyle w:val="Code"/>
        <w:rPr>
          <w:highlight w:val="white"/>
        </w:rPr>
      </w:pPr>
      <w:r w:rsidRPr="00903DBA">
        <w:rPr>
          <w:highlight w:val="white"/>
        </w:rPr>
        <w:t xml:space="preserve">           NewFunctionDeclaration(null, $2.First, $2.Second);</w:t>
      </w:r>
    </w:p>
    <w:p w14:paraId="774BEC98" w14:textId="77777777" w:rsidR="00840DDD" w:rsidRPr="00903DBA" w:rsidRDefault="00840DDD" w:rsidP="00840DDD">
      <w:pPr>
        <w:pStyle w:val="Code"/>
        <w:rPr>
          <w:highlight w:val="white"/>
        </w:rPr>
      </w:pPr>
      <w:r w:rsidRPr="00903DBA">
        <w:rPr>
          <w:highlight w:val="white"/>
        </w:rPr>
        <w:t xml:space="preserve">    }</w:t>
      </w:r>
    </w:p>
    <w:p w14:paraId="36C08093" w14:textId="77777777" w:rsidR="00840DDD" w:rsidRPr="00903DBA" w:rsidRDefault="00840DDD" w:rsidP="00840DDD">
      <w:pPr>
        <w:pStyle w:val="Code"/>
        <w:rPr>
          <w:highlight w:val="white"/>
        </w:rPr>
      </w:pPr>
      <w:r w:rsidRPr="00903DBA">
        <w:rPr>
          <w:highlight w:val="white"/>
        </w:rPr>
        <w:t xml:space="preserve">  | direct_abstract_declarator</w:t>
      </w:r>
    </w:p>
    <w:p w14:paraId="12115CE6" w14:textId="77777777" w:rsidR="00840DDD" w:rsidRPr="00903DBA" w:rsidRDefault="00840DDD" w:rsidP="00840DDD">
      <w:pPr>
        <w:pStyle w:val="Code"/>
        <w:rPr>
          <w:highlight w:val="white"/>
        </w:rPr>
      </w:pPr>
      <w:r w:rsidRPr="00903DBA">
        <w:rPr>
          <w:highlight w:val="white"/>
        </w:rPr>
        <w:t xml:space="preserve">    LEFT_PARENTHESIS optional_parameter_ellipse_list RIGHT_PARENTHESIS {</w:t>
      </w:r>
    </w:p>
    <w:p w14:paraId="3F25A0B2" w14:textId="77777777" w:rsidR="00840DDD" w:rsidRPr="00903DBA" w:rsidRDefault="00840DDD" w:rsidP="00840DDD">
      <w:pPr>
        <w:pStyle w:val="Code"/>
        <w:rPr>
          <w:highlight w:val="white"/>
        </w:rPr>
      </w:pPr>
      <w:r w:rsidRPr="00903DBA">
        <w:rPr>
          <w:highlight w:val="white"/>
        </w:rPr>
        <w:t xml:space="preserve">      $$ = MiddleCodeGenerator.</w:t>
      </w:r>
    </w:p>
    <w:p w14:paraId="2192AEE6" w14:textId="77777777" w:rsidR="00840DDD" w:rsidRPr="00903DBA" w:rsidRDefault="00840DDD" w:rsidP="00840DDD">
      <w:pPr>
        <w:pStyle w:val="Code"/>
        <w:rPr>
          <w:highlight w:val="white"/>
        </w:rPr>
      </w:pPr>
      <w:r w:rsidRPr="00903DBA">
        <w:rPr>
          <w:highlight w:val="white"/>
        </w:rPr>
        <w:t xml:space="preserve">           NewFunctionDeclaration($1, $3.First, $3.Second);</w:t>
      </w:r>
    </w:p>
    <w:p w14:paraId="27A3D15F" w14:textId="36F9D3AA" w:rsidR="0087340E" w:rsidRPr="00903DBA" w:rsidRDefault="00840DDD" w:rsidP="002B467E">
      <w:pPr>
        <w:pStyle w:val="Code"/>
        <w:rPr>
          <w:highlight w:val="white"/>
        </w:rPr>
      </w:pPr>
      <w:r w:rsidRPr="00903DBA">
        <w:rPr>
          <w:highlight w:val="white"/>
        </w:rPr>
        <w:t xml:space="preserve">    };</w:t>
      </w:r>
    </w:p>
    <w:p w14:paraId="407BF8AC" w14:textId="7140EFAF" w:rsidR="007E34E4" w:rsidRPr="00903DBA" w:rsidRDefault="00C42C18" w:rsidP="007E34E4">
      <w:pPr>
        <w:pStyle w:val="Rubrik2"/>
        <w:rPr>
          <w:highlight w:val="white"/>
        </w:rPr>
      </w:pPr>
      <w:bookmarkStart w:id="56" w:name="_Toc57655992"/>
      <w:bookmarkStart w:id="57" w:name="_Hlk57713304"/>
      <w:r w:rsidRPr="00903DBA">
        <w:rPr>
          <w:highlight w:val="white"/>
        </w:rPr>
        <w:t>Stat</w:t>
      </w:r>
      <w:r w:rsidR="008E06B1" w:rsidRPr="00903DBA">
        <w:rPr>
          <w:highlight w:val="white"/>
        </w:rPr>
        <w:t>e</w:t>
      </w:r>
      <w:r w:rsidRPr="00903DBA">
        <w:rPr>
          <w:highlight w:val="white"/>
        </w:rPr>
        <w:t>ments</w:t>
      </w:r>
      <w:bookmarkEnd w:id="56"/>
    </w:p>
    <w:bookmarkEnd w:id="57"/>
    <w:p w14:paraId="1D5ED6B3" w14:textId="17B3BA07" w:rsidR="00E40B78" w:rsidRPr="00903DBA" w:rsidRDefault="00E40B78" w:rsidP="00C901A8">
      <w:r w:rsidRPr="00903DBA">
        <w:t xml:space="preserve">The </w:t>
      </w:r>
      <w:r w:rsidR="001A47DA" w:rsidRPr="00903DBA">
        <w:rPr>
          <w:rStyle w:val="CodeInText"/>
        </w:rPr>
        <w:t>G</w:t>
      </w:r>
      <w:r w:rsidRPr="00903DBA">
        <w:rPr>
          <w:rStyle w:val="CodeInText"/>
        </w:rPr>
        <w:t>enerateFunctionCode</w:t>
      </w:r>
      <w:r w:rsidRPr="00903DBA">
        <w:t xml:space="preserve"> is called after the middle code of the function has been generated. Its task is to </w:t>
      </w:r>
      <w:r w:rsidR="001A47DA" w:rsidRPr="00903DBA">
        <w:t>generate</w:t>
      </w:r>
      <w:r w:rsidRPr="00903DBA">
        <w:t xml:space="preserve"> the </w:t>
      </w:r>
      <w:r w:rsidR="005F79CB" w:rsidRPr="00903DBA">
        <w:t>assembly</w:t>
      </w:r>
      <w:r w:rsidRPr="00903DBA">
        <w:t xml:space="preserve"> and object code of the function. If the function returns </w:t>
      </w:r>
      <w:r w:rsidRPr="00903DBA">
        <w:rPr>
          <w:rStyle w:val="CodeInText"/>
        </w:rPr>
        <w:t>void</w:t>
      </w:r>
      <w:r w:rsidRPr="00903DBA">
        <w:t xml:space="preserve"> and is the main function, the </w:t>
      </w:r>
      <w:r w:rsidRPr="00903DBA">
        <w:rPr>
          <w:rStyle w:val="CodeInText"/>
        </w:rPr>
        <w:t>Exit</w:t>
      </w:r>
      <w:r w:rsidRPr="00903DBA">
        <w:t xml:space="preserve"> middle code is added to middle code list. If the it returns </w:t>
      </w:r>
      <w:r w:rsidRPr="00903DBA">
        <w:rPr>
          <w:rStyle w:val="CodeInText"/>
        </w:rPr>
        <w:t>void</w:t>
      </w:r>
      <w:r w:rsidRPr="00903DBA">
        <w:t xml:space="preserve"> and is not the main, the Return middle code instruction is added.</w:t>
      </w:r>
    </w:p>
    <w:p w14:paraId="4487ADA5" w14:textId="33F4B441" w:rsidR="00E40B78" w:rsidRPr="00903DBA" w:rsidRDefault="00E40B78" w:rsidP="00E40B78">
      <w:r w:rsidRPr="00903DBA">
        <w:lastRenderedPageBreak/>
        <w:t>Then the middle code is being optimized and a list of base blocks is generated.</w:t>
      </w:r>
    </w:p>
    <w:p w14:paraId="1F09B5A6" w14:textId="77777777" w:rsidR="00E40B78" w:rsidRPr="00903DBA" w:rsidRDefault="00E40B78" w:rsidP="00E40B78">
      <w:r w:rsidRPr="00903DBA">
        <w:t>The object code is actually generated twice, since we want to know which symbols are not used and can be removed from the symbol table.</w:t>
      </w:r>
    </w:p>
    <w:p w14:paraId="64FCD931" w14:textId="77777777" w:rsidR="00E40B78" w:rsidRPr="00903DBA" w:rsidRDefault="00E40B78" w:rsidP="00E40B78">
      <w:r w:rsidRPr="00903DBA">
        <w:t>If the function is the main function we have to modify the entry point of the function.</w:t>
      </w:r>
    </w:p>
    <w:p w14:paraId="669A5546" w14:textId="77777777" w:rsidR="00E40B78" w:rsidRPr="00903DBA" w:rsidRDefault="00E40B78" w:rsidP="00E40B78">
      <w:r w:rsidRPr="00903DBA">
        <w:t>Finally, the function is added to the linker map and the symbol table is popped.</w:t>
      </w:r>
    </w:p>
    <w:p w14:paraId="3E95C270" w14:textId="59A57327" w:rsidR="00E40B78" w:rsidRPr="00903DBA" w:rsidRDefault="00E40B78" w:rsidP="00E40B78">
      <w:r w:rsidRPr="00903DBA">
        <w:t xml:space="preserve">The </w:t>
      </w:r>
      <w:r w:rsidRPr="00903DBA">
        <w:rPr>
          <w:rStyle w:val="CodeInText"/>
        </w:rPr>
        <w:t>generate</w:t>
      </w:r>
      <w:r w:rsidR="005F79CB" w:rsidRPr="00903DBA">
        <w:rPr>
          <w:rStyle w:val="CodeInText"/>
        </w:rPr>
        <w:t>Assembly</w:t>
      </w:r>
      <w:r w:rsidRPr="00903DBA">
        <w:rPr>
          <w:rStyle w:val="CodeInText"/>
        </w:rPr>
        <w:t>Text</w:t>
      </w:r>
      <w:r w:rsidRPr="00903DBA">
        <w:t xml:space="preserve"> method generates the </w:t>
      </w:r>
      <w:r w:rsidR="005F79CB" w:rsidRPr="00903DBA">
        <w:t>assembly</w:t>
      </w:r>
      <w:r w:rsidRPr="00903DBA">
        <w:t xml:space="preserve"> code for the function.</w:t>
      </w:r>
    </w:p>
    <w:p w14:paraId="77CAA80F" w14:textId="77777777" w:rsidR="00E40B78" w:rsidRPr="00903DBA" w:rsidRDefault="00E40B78" w:rsidP="00E40B78">
      <w:r w:rsidRPr="00903DBA">
        <w:t xml:space="preserve">When a function containing </w:t>
      </w:r>
      <w:r w:rsidRPr="00903DBA">
        <w:rPr>
          <w:rStyle w:val="CodeInText"/>
        </w:rPr>
        <w:t>goto</w:t>
      </w:r>
      <w:r w:rsidRPr="00903DBA">
        <w:t xml:space="preserve"> statements has been parsed, the addresses need to be set with the help of the label map.</w:t>
      </w:r>
    </w:p>
    <w:p w14:paraId="16DFFE45" w14:textId="47F33B45" w:rsidR="00B075C3" w:rsidRPr="00903DBA" w:rsidRDefault="00B141F0" w:rsidP="00E40B78">
      <w:pPr>
        <w:pStyle w:val="Rubrik3"/>
      </w:pPr>
      <w:bookmarkStart w:id="58" w:name="_Toc57655993"/>
      <w:bookmarkStart w:id="59" w:name="_Ref418259975"/>
      <w:r w:rsidRPr="00903DBA">
        <w:t xml:space="preserve">The </w:t>
      </w:r>
      <w:r w:rsidR="000D5EF4" w:rsidRPr="00903DBA">
        <w:t xml:space="preserve">if-else </w:t>
      </w:r>
      <w:r w:rsidRPr="00903DBA">
        <w:t>Problem</w:t>
      </w:r>
      <w:bookmarkEnd w:id="58"/>
    </w:p>
    <w:p w14:paraId="649A08E8" w14:textId="2A74DBC1" w:rsidR="00516DD1" w:rsidRPr="00903DBA" w:rsidRDefault="00516DD1">
      <w:pPr>
        <w:rPr>
          <w:ins w:id="60" w:author="Stefan Bjornander" w:date="2015-04-26T09:44:00Z"/>
        </w:rPr>
        <w:pPrChange w:id="61" w:author="Stefan Bjornander" w:date="2015-04-26T09:25:00Z">
          <w:pPr>
            <w:pStyle w:val="Code"/>
          </w:pPr>
        </w:pPrChange>
      </w:pPr>
      <w:ins w:id="62" w:author="Stefan Bjornander" w:date="2015-04-26T09:27:00Z">
        <w:r w:rsidRPr="00903DBA">
          <w:t xml:space="preserve">The </w:t>
        </w:r>
        <w:r w:rsidRPr="00903DBA">
          <w:rPr>
            <w:rStyle w:val="KeyWord0"/>
            <w:rPrChange w:id="63" w:author="Stefan Bjornander" w:date="2015-04-26T09:43:00Z">
              <w:rPr>
                <w:rStyle w:val="CodeInText"/>
              </w:rPr>
            </w:rPrChange>
          </w:rPr>
          <w:t>if-else</w:t>
        </w:r>
        <w:r w:rsidRPr="00903DBA">
          <w:rPr>
            <w:noProof/>
          </w:rPr>
          <w:t xml:space="preserve"> problem</w:t>
        </w:r>
      </w:ins>
      <w:r w:rsidR="00577A23" w:rsidRPr="00903DBA">
        <w:t xml:space="preserve"> </w:t>
      </w:r>
      <w:del w:id="64" w:author="Stefan Bjornander" w:date="2015-04-26T09:43:00Z">
        <w:r w:rsidRPr="00903DBA">
          <w:rPr>
            <w:noProof/>
          </w:rPr>
          <w:delText xml:space="preserve">In </w:delText>
        </w:r>
      </w:del>
      <w:ins w:id="65" w:author="Stefan Bjornander" w:date="2015-04-26T09:45:00Z">
        <w:r w:rsidRPr="00903DBA">
          <w:rPr>
            <w:noProof/>
          </w:rPr>
          <w:t xml:space="preserve">is the problem of </w:t>
        </w:r>
      </w:ins>
      <w:ins w:id="66" w:author="Stefan Bjornander" w:date="2015-04-26T09:51:00Z">
        <w:r w:rsidRPr="00903DBA">
          <w:rPr>
            <w:noProof/>
          </w:rPr>
          <w:t>syntac</w:t>
        </w:r>
      </w:ins>
      <w:ins w:id="67" w:author="Stefan Bjornander" w:date="2015-04-26T09:53:00Z">
        <w:r w:rsidRPr="00903DBA">
          <w:rPr>
            <w:noProof/>
          </w:rPr>
          <w:t xml:space="preserve">tically </w:t>
        </w:r>
      </w:ins>
      <w:ins w:id="68" w:author="Stefan Bjornander" w:date="2015-04-26T09:45:00Z">
        <w:r w:rsidRPr="00903DBA">
          <w:rPr>
            <w:noProof/>
          </w:rPr>
          <w:t xml:space="preserve">interpret </w:t>
        </w:r>
      </w:ins>
      <w:del w:id="69" w:author="Stefan Bjornander" w:date="2015-04-26T09:45:00Z">
        <w:r w:rsidRPr="00903DBA">
          <w:rPr>
            <w:noProof/>
          </w:rPr>
          <w:delText xml:space="preserve">the </w:delText>
        </w:r>
      </w:del>
      <w:ins w:id="70" w:author="Stefan Bjornander" w:date="2015-04-26T09:45:00Z">
        <w:r w:rsidRPr="00903DBA">
          <w:rPr>
            <w:noProof/>
          </w:rPr>
          <w:t>the leftmost source code below.</w:t>
        </w:r>
      </w:ins>
      <w:ins w:id="71" w:author="Stefan Bjornander" w:date="2015-04-26T09:47:00Z">
        <w:r w:rsidRPr="00903DBA">
          <w:rPr>
            <w:noProof/>
          </w:rPr>
          <w:t xml:space="preserve"> Semantically, the middle interpretation </w:t>
        </w:r>
      </w:ins>
      <w:r w:rsidRPr="00903DBA">
        <w:rPr>
          <w:noProof/>
        </w:rPr>
        <w:t xml:space="preserve">of the left statement </w:t>
      </w:r>
      <w:ins w:id="72" w:author="Stefan Bjornander" w:date="2015-04-26T09:47:00Z">
        <w:r w:rsidRPr="00903DBA">
          <w:rPr>
            <w:noProof/>
          </w:rPr>
          <w:t xml:space="preserve">is the correct one, each </w:t>
        </w:r>
        <w:r w:rsidRPr="00903DBA">
          <w:rPr>
            <w:rStyle w:val="KeyWord0"/>
            <w:rPrChange w:id="73" w:author="Stefan Bjornander" w:date="2015-04-26T09:48:00Z">
              <w:rPr>
                <w:rStyle w:val="CodeInText"/>
              </w:rPr>
            </w:rPrChange>
          </w:rPr>
          <w:t>else</w:t>
        </w:r>
        <w:r w:rsidRPr="00903DBA">
          <w:rPr>
            <w:noProof/>
          </w:rPr>
          <w:t xml:space="preserve"> shall be</w:t>
        </w:r>
      </w:ins>
      <w:ins w:id="74" w:author="Stefan Bjornander" w:date="2015-04-26T09:58:00Z">
        <w:r w:rsidRPr="00903DBA">
          <w:rPr>
            <w:noProof/>
          </w:rPr>
          <w:t xml:space="preserve"> connected</w:t>
        </w:r>
      </w:ins>
      <w:ins w:id="75" w:author="Stefan Bjornander" w:date="2015-04-26T09:47:00Z">
        <w:r w:rsidRPr="00903DBA">
          <w:rPr>
            <w:noProof/>
          </w:rPr>
          <w:t xml:space="preserve"> to the </w:t>
        </w:r>
      </w:ins>
      <w:ins w:id="76" w:author="Stefan Bjornander" w:date="2015-04-26T09:59:00Z">
        <w:r w:rsidRPr="00903DBA">
          <w:rPr>
            <w:noProof/>
          </w:rPr>
          <w:t xml:space="preserve">latest preceding </w:t>
        </w:r>
      </w:ins>
      <w:ins w:id="77" w:author="Stefan Bjornander" w:date="2015-04-26T09:48:00Z">
        <w:r w:rsidRPr="00903DBA">
          <w:rPr>
            <w:rStyle w:val="KeyWord0"/>
            <w:rPrChange w:id="78" w:author="Stefan Bjornander" w:date="2015-04-26T09:48:00Z">
              <w:rPr>
                <w:rStyle w:val="CodeInText"/>
              </w:rPr>
            </w:rPrChange>
          </w:rPr>
          <w:t>if</w:t>
        </w:r>
        <w:r w:rsidRPr="00903DBA">
          <w:rPr>
            <w:noProof/>
          </w:rPr>
          <w:t>.</w:t>
        </w:r>
      </w:ins>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79"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80">
          <w:tblGrid>
            <w:gridCol w:w="3116"/>
            <w:gridCol w:w="3117"/>
            <w:gridCol w:w="3117"/>
          </w:tblGrid>
        </w:tblGridChange>
      </w:tblGrid>
      <w:tr w:rsidR="00516DD1" w:rsidRPr="00903DBA" w14:paraId="306EE423" w14:textId="77777777" w:rsidTr="00406FA9">
        <w:trPr>
          <w:ins w:id="81" w:author="Stefan Bjornander" w:date="2015-04-26T09:44:00Z"/>
        </w:trPr>
        <w:tc>
          <w:tcPr>
            <w:tcW w:w="3116" w:type="dxa"/>
            <w:tcPrChange w:id="82"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Pr="00903DBA" w:rsidRDefault="00516DD1">
            <w:pPr>
              <w:pStyle w:val="Code"/>
              <w:rPr>
                <w:ins w:id="83" w:author="Stefan Bjornander" w:date="2015-04-26T09:44:00Z"/>
              </w:rPr>
            </w:pPr>
            <w:ins w:id="84" w:author="Stefan Bjornander" w:date="2015-04-26T09:44:00Z">
              <w:r w:rsidRPr="00903DBA">
                <w:t>if (a &lt; b)</w:t>
              </w:r>
            </w:ins>
          </w:p>
          <w:p w14:paraId="3B9E4E6E" w14:textId="77777777" w:rsidR="00516DD1" w:rsidRPr="00903DBA" w:rsidRDefault="00516DD1">
            <w:pPr>
              <w:pStyle w:val="Code"/>
              <w:rPr>
                <w:ins w:id="85" w:author="Stefan Bjornander" w:date="2015-04-26T09:44:00Z"/>
              </w:rPr>
            </w:pPr>
            <w:ins w:id="86" w:author="Stefan Bjornander" w:date="2015-04-26T09:44:00Z">
              <w:r w:rsidRPr="00903DBA">
                <w:t xml:space="preserve">  if (c &lt; d)</w:t>
              </w:r>
            </w:ins>
          </w:p>
          <w:p w14:paraId="4333B730" w14:textId="77777777" w:rsidR="00516DD1" w:rsidRPr="00903DBA" w:rsidRDefault="00516DD1">
            <w:pPr>
              <w:pStyle w:val="Code"/>
              <w:rPr>
                <w:ins w:id="87" w:author="Stefan Bjornander" w:date="2015-04-26T09:44:00Z"/>
              </w:rPr>
            </w:pPr>
            <w:ins w:id="88" w:author="Stefan Bjornander" w:date="2015-04-26T09:44:00Z">
              <w:r w:rsidRPr="00903DBA">
                <w:t xml:space="preserve">    e = 1;</w:t>
              </w:r>
            </w:ins>
          </w:p>
          <w:p w14:paraId="3207957D" w14:textId="77777777" w:rsidR="00516DD1" w:rsidRPr="00903DBA" w:rsidRDefault="00516DD1">
            <w:pPr>
              <w:pStyle w:val="Code"/>
              <w:rPr>
                <w:ins w:id="89" w:author="Stefan Bjornander" w:date="2015-04-26T09:44:00Z"/>
              </w:rPr>
            </w:pPr>
            <w:ins w:id="90" w:author="Stefan Bjornander" w:date="2015-04-26T09:44:00Z">
              <w:r w:rsidRPr="00903DBA">
                <w:t xml:space="preserve">  else</w:t>
              </w:r>
            </w:ins>
          </w:p>
          <w:p w14:paraId="67FEA936" w14:textId="5C41C8BC" w:rsidR="00516DD1" w:rsidRDefault="00516DD1">
            <w:pPr>
              <w:pStyle w:val="Code"/>
            </w:pPr>
            <w:ins w:id="91" w:author="Stefan Bjornander" w:date="2015-04-26T09:44:00Z">
              <w:r w:rsidRPr="00903DBA">
                <w:t xml:space="preserve">    f = 2;</w:t>
              </w:r>
            </w:ins>
          </w:p>
          <w:p w14:paraId="62BEAC69" w14:textId="47E9295C" w:rsidR="00710287" w:rsidRDefault="00710287">
            <w:pPr>
              <w:pStyle w:val="Code"/>
            </w:pPr>
          </w:p>
          <w:p w14:paraId="56E499DE" w14:textId="11DD3B28" w:rsidR="00710287" w:rsidRPr="00903DBA" w:rsidRDefault="00710287" w:rsidP="00710287">
            <w:pPr>
              <w:rPr>
                <w:ins w:id="92" w:author="Stefan Bjornander" w:date="2015-04-26T09:44:00Z"/>
                <w:del w:id="93" w:author="Stefan Bjornander" w:date="2015-04-26T09:44:00Z"/>
              </w:rPr>
            </w:pPr>
            <w:r>
              <w:t xml:space="preserve">(a) </w:t>
            </w:r>
            <w:r w:rsidR="00406FA9">
              <w:t>Ambiguous C code</w:t>
            </w:r>
          </w:p>
          <w:p w14:paraId="2FAE5D6D" w14:textId="77777777" w:rsidR="00516DD1" w:rsidRPr="00903DBA" w:rsidRDefault="00516DD1" w:rsidP="00710287">
            <w:pPr>
              <w:rPr>
                <w:ins w:id="94" w:author="Stefan Bjornander" w:date="2015-04-26T09:44:00Z"/>
              </w:rPr>
            </w:pPr>
          </w:p>
        </w:tc>
        <w:tc>
          <w:tcPr>
            <w:tcW w:w="3117" w:type="dxa"/>
            <w:tcPrChange w:id="95"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Pr="00903DBA" w:rsidRDefault="00516DD1">
            <w:pPr>
              <w:pStyle w:val="Code"/>
            </w:pPr>
            <w:ins w:id="96" w:author="Stefan Bjornander" w:date="2015-04-26T09:44:00Z">
              <w:r w:rsidRPr="00903DBA">
                <w:t>if (a &lt; b) {</w:t>
              </w:r>
            </w:ins>
          </w:p>
          <w:p w14:paraId="556A4791" w14:textId="77777777" w:rsidR="00516DD1" w:rsidRPr="00903DBA" w:rsidRDefault="00516DD1">
            <w:pPr>
              <w:pStyle w:val="Code"/>
            </w:pPr>
            <w:ins w:id="97" w:author="Stefan Bjornander" w:date="2015-04-26T09:44:00Z">
              <w:r w:rsidRPr="00903DBA">
                <w:t xml:space="preserve">  if (c &lt; d)</w:t>
              </w:r>
            </w:ins>
          </w:p>
          <w:p w14:paraId="694876BE" w14:textId="77777777" w:rsidR="00516DD1" w:rsidRPr="00903DBA" w:rsidRDefault="00516DD1">
            <w:pPr>
              <w:pStyle w:val="Code"/>
            </w:pPr>
            <w:ins w:id="98" w:author="Stefan Bjornander" w:date="2015-04-26T09:44:00Z">
              <w:r w:rsidRPr="00903DBA">
                <w:t xml:space="preserve">    e = 1;</w:t>
              </w:r>
            </w:ins>
          </w:p>
          <w:p w14:paraId="1C003489" w14:textId="77777777" w:rsidR="00516DD1" w:rsidRPr="00903DBA" w:rsidRDefault="00516DD1">
            <w:pPr>
              <w:pStyle w:val="Code"/>
            </w:pPr>
            <w:ins w:id="99" w:author="Stefan Bjornander" w:date="2015-04-26T09:44:00Z">
              <w:r w:rsidRPr="00903DBA">
                <w:t xml:space="preserve">  else</w:t>
              </w:r>
            </w:ins>
          </w:p>
          <w:p w14:paraId="4EEC399F" w14:textId="77777777" w:rsidR="00516DD1" w:rsidRPr="00903DBA" w:rsidRDefault="00516DD1">
            <w:pPr>
              <w:pStyle w:val="Code"/>
            </w:pPr>
            <w:ins w:id="100" w:author="Stefan Bjornander" w:date="2015-04-26T09:44:00Z">
              <w:r w:rsidRPr="00903DBA">
                <w:t xml:space="preserve">    f = 2;</w:t>
              </w:r>
            </w:ins>
          </w:p>
          <w:p w14:paraId="576B5809" w14:textId="1582D106" w:rsidR="00516DD1" w:rsidRDefault="00516DD1">
            <w:pPr>
              <w:pStyle w:val="Code"/>
            </w:pPr>
            <w:ins w:id="101" w:author="Stefan Bjornander" w:date="2015-04-26T09:44:00Z">
              <w:r w:rsidRPr="00903DBA">
                <w:t>}</w:t>
              </w:r>
            </w:ins>
          </w:p>
          <w:p w14:paraId="56999964" w14:textId="7F46378B" w:rsidR="00710287" w:rsidRPr="00903DBA" w:rsidRDefault="00710287" w:rsidP="00710287">
            <w:pPr>
              <w:rPr>
                <w:del w:id="102" w:author="Stefan Bjornander" w:date="2015-04-26T09:45:00Z"/>
              </w:rPr>
            </w:pPr>
            <w:r>
              <w:t>(b) Correct</w:t>
            </w:r>
          </w:p>
          <w:p w14:paraId="4C1D31DA" w14:textId="77777777" w:rsidR="00516DD1" w:rsidRPr="00903DBA" w:rsidRDefault="00516DD1" w:rsidP="00710287">
            <w:pPr>
              <w:rPr>
                <w:del w:id="103" w:author="Stefan Bjornander" w:date="2015-04-26T09:45:00Z"/>
              </w:rPr>
            </w:pPr>
          </w:p>
          <w:p w14:paraId="170E5735" w14:textId="20404272" w:rsidR="00516DD1" w:rsidRPr="00903DBA" w:rsidRDefault="00710287">
            <w:pPr>
              <w:rPr>
                <w:ins w:id="104" w:author="Stefan Bjornander" w:date="2015-04-26T09:44:00Z"/>
              </w:rPr>
            </w:pPr>
            <w:r>
              <w:t xml:space="preserve"> Interpretation</w:t>
            </w:r>
          </w:p>
        </w:tc>
        <w:tc>
          <w:tcPr>
            <w:tcW w:w="3117" w:type="dxa"/>
            <w:tcPrChange w:id="105"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Pr="00903DBA" w:rsidRDefault="00516DD1">
            <w:pPr>
              <w:pStyle w:val="Code"/>
            </w:pPr>
            <w:moveToRangeStart w:id="106" w:author="Stefan Bjornander" w:date="2015-04-26T09:45:00Z" w:name="move417804833"/>
            <w:ins w:id="107" w:author="Stefan Bjornander" w:date="2015-04-26T09:45:00Z">
              <w:r w:rsidRPr="00903DBA">
                <w:t>if (a &lt; b)</w:t>
              </w:r>
            </w:ins>
          </w:p>
          <w:p w14:paraId="1D552566" w14:textId="77777777" w:rsidR="00516DD1" w:rsidRPr="00903DBA" w:rsidRDefault="00516DD1">
            <w:pPr>
              <w:pStyle w:val="Code"/>
            </w:pPr>
            <w:ins w:id="108" w:author="Stefan Bjornander" w:date="2015-04-26T09:45:00Z">
              <w:r w:rsidRPr="00903DBA">
                <w:t xml:space="preserve">  if (c &lt; d) {</w:t>
              </w:r>
            </w:ins>
          </w:p>
          <w:p w14:paraId="66887BC4" w14:textId="77777777" w:rsidR="00516DD1" w:rsidRPr="00903DBA" w:rsidRDefault="00516DD1">
            <w:pPr>
              <w:pStyle w:val="Code"/>
            </w:pPr>
            <w:ins w:id="109" w:author="Stefan Bjornander" w:date="2015-04-26T09:45:00Z">
              <w:r w:rsidRPr="00903DBA">
                <w:t xml:space="preserve">    e = 1;</w:t>
              </w:r>
            </w:ins>
          </w:p>
          <w:p w14:paraId="1D00F382" w14:textId="77777777" w:rsidR="00516DD1" w:rsidRPr="00903DBA" w:rsidRDefault="00516DD1">
            <w:pPr>
              <w:pStyle w:val="Code"/>
            </w:pPr>
            <w:ins w:id="110" w:author="Stefan Bjornander" w:date="2015-04-26T09:45:00Z">
              <w:r w:rsidRPr="00903DBA">
                <w:t xml:space="preserve">  }</w:t>
              </w:r>
            </w:ins>
          </w:p>
          <w:p w14:paraId="488A8BE2" w14:textId="77777777" w:rsidR="00516DD1" w:rsidRPr="00903DBA" w:rsidRDefault="00516DD1">
            <w:pPr>
              <w:pStyle w:val="Code"/>
            </w:pPr>
            <w:ins w:id="111" w:author="Stefan Bjornander" w:date="2015-04-26T09:45:00Z">
              <w:r w:rsidRPr="00903DBA">
                <w:t>else</w:t>
              </w:r>
            </w:ins>
          </w:p>
          <w:p w14:paraId="062525C9" w14:textId="77777777" w:rsidR="00516DD1" w:rsidRPr="00903DBA" w:rsidRDefault="00516DD1">
            <w:pPr>
              <w:pStyle w:val="Code"/>
              <w:rPr>
                <w:del w:id="112" w:author="Stefan Bjornander" w:date="2015-04-26T09:45:00Z"/>
              </w:rPr>
            </w:pPr>
            <w:ins w:id="113" w:author="Stefan Bjornander" w:date="2015-04-26T09:45:00Z">
              <w:r w:rsidRPr="00903DBA">
                <w:t xml:space="preserve">  f = 2;</w:t>
              </w:r>
            </w:ins>
            <w:moveToRangeEnd w:id="106"/>
          </w:p>
          <w:p w14:paraId="28C2C026" w14:textId="77777777" w:rsidR="00516DD1" w:rsidRDefault="00516DD1" w:rsidP="00710287">
            <w:pPr>
              <w:pStyle w:val="Code"/>
            </w:pPr>
          </w:p>
          <w:p w14:paraId="5A274AD6" w14:textId="2D6416E4" w:rsidR="00710287" w:rsidRPr="00903DBA" w:rsidRDefault="00A963AA">
            <w:pPr>
              <w:rPr>
                <w:ins w:id="114" w:author="Stefan Bjornander" w:date="2015-04-26T09:44:00Z"/>
              </w:rPr>
            </w:pPr>
            <w:r>
              <w:t>(c)</w:t>
            </w:r>
            <w:r w:rsidR="00710287">
              <w:t xml:space="preserve"> Incorrect interpretation</w:t>
            </w:r>
          </w:p>
        </w:tc>
      </w:tr>
    </w:tbl>
    <w:p w14:paraId="1E9078F4" w14:textId="77777777" w:rsidR="00516DD1" w:rsidRPr="00903DBA" w:rsidRDefault="00516DD1">
      <w:pPr>
        <w:rPr>
          <w:ins w:id="115" w:author="Stefan Bjornander" w:date="2015-04-26T09:52:00Z"/>
        </w:rPr>
        <w:pPrChange w:id="116" w:author="Stefan Bjornander" w:date="2015-04-26T09:51:00Z">
          <w:pPr>
            <w:pStyle w:val="Code"/>
          </w:pPr>
        </w:pPrChange>
      </w:pPr>
      <w:r w:rsidRPr="00903DBA">
        <w:rPr>
          <w:noProof/>
        </w:rPr>
        <w:t xml:space="preserve">Below is a simple set of statement rules. Unfortunately, they are </w:t>
      </w:r>
      <w:ins w:id="117" w:author="Stefan Bjornander" w:date="2015-04-26T09:53:00Z">
        <w:r w:rsidRPr="00903DBA">
          <w:rPr>
            <w:noProof/>
          </w:rPr>
          <w:t>ambiguous</w:t>
        </w:r>
      </w:ins>
      <w:ins w:id="118" w:author="Stefan Bjornander" w:date="2015-04-26T09:50:00Z">
        <w:r w:rsidRPr="00903DBA">
          <w:rPr>
            <w:noProof/>
          </w:rPr>
          <w:t xml:space="preserve"> in that way that </w:t>
        </w:r>
      </w:ins>
      <w:ins w:id="119" w:author="Stefan Bjornander" w:date="2015-04-26T09:52:00Z">
        <w:r w:rsidRPr="00903DBA">
          <w:rPr>
            <w:noProof/>
          </w:rPr>
          <w:t xml:space="preserve">the </w:t>
        </w:r>
      </w:ins>
      <w:r w:rsidRPr="00903DBA">
        <w:rPr>
          <w:noProof/>
        </w:rPr>
        <w:t xml:space="preserve">an </w:t>
      </w:r>
      <w:ins w:id="120" w:author="Stefan Bjornander" w:date="2015-04-26T09:52:00Z">
        <w:r w:rsidRPr="00BB30CE">
          <w:rPr>
            <w:rStyle w:val="CodeInText"/>
            <w:iCs/>
            <w:noProof/>
            <w:rPrChange w:id="121" w:author="Stefan Bjornander" w:date="2015-04-26T09:58:00Z">
              <w:rPr>
                <w:rStyle w:val="CodeInText"/>
              </w:rPr>
            </w:rPrChange>
          </w:rPr>
          <w:t>else</w:t>
        </w:r>
        <w:r w:rsidRPr="00903DBA">
          <w:rPr>
            <w:noProof/>
          </w:rPr>
          <w:t xml:space="preserve"> </w:t>
        </w:r>
      </w:ins>
      <w:r w:rsidRPr="00903DBA">
        <w:rPr>
          <w:noProof/>
        </w:rPr>
        <w:t>does not have to be connected to the latest preceding</w:t>
      </w:r>
      <w:ins w:id="122" w:author="Stefan Bjornander" w:date="2015-04-26T09:52:00Z">
        <w:r w:rsidRPr="00903DBA">
          <w:rPr>
            <w:noProof/>
          </w:rPr>
          <w:t xml:space="preserve"> </w:t>
        </w:r>
        <w:r w:rsidRPr="00BB30CE">
          <w:rPr>
            <w:rStyle w:val="CodeInText"/>
            <w:iCs/>
            <w:noProof/>
            <w:rPrChange w:id="123" w:author="Stefan Bjornander" w:date="2015-04-26T09:58:00Z">
              <w:rPr>
                <w:rStyle w:val="CodeInText"/>
              </w:rPr>
            </w:rPrChange>
          </w:rPr>
          <w:t>if</w:t>
        </w:r>
        <w:r w:rsidRPr="00903DBA">
          <w:rPr>
            <w:noProof/>
          </w:rPr>
          <w:t xml:space="preserve">, </w:t>
        </w:r>
      </w:ins>
      <w:r w:rsidRPr="00903DBA">
        <w:rPr>
          <w:noProof/>
        </w:rPr>
        <w:t xml:space="preserve">resulting in both the middle and rightmost semantically interpretation above, </w:t>
      </w:r>
      <w:ins w:id="124" w:author="Stefan Bjornander" w:date="2015-04-26T09:52:00Z">
        <w:r w:rsidRPr="00903DBA">
          <w:rPr>
            <w:noProof/>
          </w:rPr>
          <w:t>depending in which order the rules are applied.</w:t>
        </w:r>
      </w:ins>
    </w:p>
    <w:p w14:paraId="277CF48B" w14:textId="77777777" w:rsidR="00516DD1" w:rsidRPr="00903DBA" w:rsidRDefault="00516DD1" w:rsidP="00516DD1">
      <w:pPr>
        <w:pStyle w:val="Code"/>
        <w:rPr>
          <w:ins w:id="125" w:author="Stefan Bjornander" w:date="2015-04-26T09:49:00Z"/>
        </w:rPr>
      </w:pPr>
      <w:ins w:id="126" w:author="Stefan Bjornander" w:date="2015-04-26T09:47:00Z">
        <w:r w:rsidRPr="00903DBA">
          <w:t>statement ::=</w:t>
        </w:r>
      </w:ins>
    </w:p>
    <w:p w14:paraId="7FBE5268" w14:textId="77777777" w:rsidR="00516DD1" w:rsidRPr="00903DBA" w:rsidRDefault="00516DD1" w:rsidP="00516DD1">
      <w:pPr>
        <w:pStyle w:val="Code"/>
        <w:rPr>
          <w:ins w:id="127" w:author="Stefan Bjornander" w:date="2015-04-26T09:47:00Z"/>
        </w:rPr>
      </w:pPr>
      <w:ins w:id="128" w:author="Stefan Bjornander" w:date="2015-04-26T09:49:00Z">
        <w:r w:rsidRPr="00903DBA">
          <w:t xml:space="preserve">   </w:t>
        </w:r>
      </w:ins>
      <w:r w:rsidRPr="00903DBA">
        <w:t xml:space="preserve"> </w:t>
      </w:r>
      <w:ins w:id="129" w:author="Stefan Bjornander" w:date="2015-04-26T09:49:00Z">
        <w:r w:rsidRPr="00903DBA">
          <w:t xml:space="preserve">IF LEFT_PAREN </w:t>
        </w:r>
      </w:ins>
      <w:ins w:id="130" w:author="Stefan Bjornander" w:date="2015-04-26T10:08:00Z">
        <w:r w:rsidRPr="00903DBA">
          <w:t xml:space="preserve">logical_expression </w:t>
        </w:r>
      </w:ins>
      <w:ins w:id="131" w:author="Stefan Bjornander" w:date="2015-04-26T09:49:00Z">
        <w:r w:rsidRPr="00903DBA">
          <w:t>RIGHT_PAREN statement</w:t>
        </w:r>
      </w:ins>
    </w:p>
    <w:p w14:paraId="436C5EC9" w14:textId="77777777" w:rsidR="00516DD1" w:rsidRPr="00903DBA" w:rsidRDefault="00516DD1" w:rsidP="00516DD1">
      <w:pPr>
        <w:pStyle w:val="Code"/>
        <w:rPr>
          <w:ins w:id="132" w:author="Stefan Bjornander" w:date="2015-04-26T09:49:00Z"/>
        </w:rPr>
      </w:pPr>
      <w:ins w:id="133" w:author="Stefan Bjornander" w:date="2015-04-26T09:49:00Z">
        <w:r w:rsidRPr="00903DBA">
          <w:t xml:space="preserve"> </w:t>
        </w:r>
      </w:ins>
      <w:r w:rsidRPr="00903DBA">
        <w:t xml:space="preserve"> </w:t>
      </w:r>
      <w:ins w:id="134" w:author="Stefan Bjornander" w:date="2015-04-26T09:49:00Z">
        <w:r w:rsidRPr="00903DBA">
          <w:t>|</w:t>
        </w:r>
      </w:ins>
      <w:r w:rsidRPr="00903DBA">
        <w:t xml:space="preserve"> </w:t>
      </w:r>
      <w:ins w:id="135" w:author="Stefan Bjornander" w:date="2015-04-26T09:49:00Z">
        <w:r w:rsidRPr="00903DBA">
          <w:t xml:space="preserve">IF LEFT_PAREN </w:t>
        </w:r>
      </w:ins>
      <w:ins w:id="136" w:author="Stefan Bjornander" w:date="2015-04-26T10:08:00Z">
        <w:r w:rsidRPr="00903DBA">
          <w:t xml:space="preserve">logical_expression </w:t>
        </w:r>
      </w:ins>
      <w:ins w:id="137" w:author="Stefan Bjornander" w:date="2015-04-26T09:49:00Z">
        <w:r w:rsidRPr="00903DBA">
          <w:t>RIGHT_PAREN statement ELSE statement</w:t>
        </w:r>
      </w:ins>
    </w:p>
    <w:p w14:paraId="2F7D1A5D" w14:textId="77777777" w:rsidR="00516DD1" w:rsidRPr="00903DBA" w:rsidRDefault="00516DD1" w:rsidP="00516DD1">
      <w:pPr>
        <w:pStyle w:val="Code"/>
      </w:pPr>
      <w:ins w:id="138" w:author="Stefan Bjornander" w:date="2015-04-26T10:08:00Z">
        <w:r w:rsidRPr="00903DBA">
          <w:t xml:space="preserve">  | </w:t>
        </w:r>
      </w:ins>
      <w:r w:rsidRPr="00903DBA">
        <w:t>...</w:t>
      </w:r>
    </w:p>
    <w:p w14:paraId="6D69375A" w14:textId="2C4443AE" w:rsidR="00516DD1" w:rsidRPr="00903DBA" w:rsidRDefault="00516DD1">
      <w:pPr>
        <w:rPr>
          <w:ins w:id="139" w:author="Stefan Bjornander" w:date="2015-04-26T09:47:00Z"/>
        </w:rPr>
        <w:pPrChange w:id="140" w:author="Stefan Bjornander" w:date="2015-04-26T09:25:00Z">
          <w:pPr>
            <w:pStyle w:val="Code"/>
          </w:pPr>
        </w:pPrChange>
      </w:pPr>
      <w:ins w:id="141" w:author="Stefan Bjornander" w:date="2015-04-26T09:51:00Z">
        <w:r w:rsidRPr="00903DBA">
          <w:rPr>
            <w:noProof/>
          </w:rPr>
          <w:t xml:space="preserve">To solve the problem, we need a more complicated </w:t>
        </w:r>
      </w:ins>
      <w:ins w:id="142" w:author="Stefan Bjornander" w:date="2015-04-26T09:53:00Z">
        <w:r w:rsidRPr="00903DBA">
          <w:rPr>
            <w:noProof/>
          </w:rPr>
          <w:t>set of rules</w:t>
        </w:r>
      </w:ins>
      <w:r w:rsidRPr="00903DBA">
        <w:rPr>
          <w:noProof/>
        </w:rPr>
        <w:t xml:space="preserve"> that works with open and closed statements.</w:t>
      </w:r>
      <w:ins w:id="143" w:author="Stefan Bjornander" w:date="2015-04-26T09:54:00Z">
        <w:r w:rsidRPr="00903DBA">
          <w:rPr>
            <w:noProof/>
          </w:rPr>
          <w:t xml:space="preserve"> The </w:t>
        </w:r>
      </w:ins>
      <w:ins w:id="144" w:author="Stefan Bjornander" w:date="2015-04-26T09:57:00Z">
        <w:r w:rsidRPr="00903DBA">
          <w:rPr>
            <w:noProof/>
          </w:rPr>
          <w:t xml:space="preserve">following set is unambiguous in that way that it always connects each </w:t>
        </w:r>
        <w:r w:rsidRPr="00903DBA">
          <w:rPr>
            <w:rStyle w:val="CodeInText"/>
            <w:i/>
            <w:noProof/>
            <w:rPrChange w:id="145" w:author="Stefan Bjornander" w:date="2015-04-26T09:58:00Z">
              <w:rPr>
                <w:rStyle w:val="CodeInText"/>
              </w:rPr>
            </w:rPrChange>
          </w:rPr>
          <w:t>else</w:t>
        </w:r>
        <w:r w:rsidRPr="00903DBA">
          <w:rPr>
            <w:noProof/>
          </w:rPr>
          <w:t xml:space="preserve"> with the</w:t>
        </w:r>
      </w:ins>
      <w:ins w:id="146" w:author="Stefan Bjornander" w:date="2015-04-26T09:58:00Z">
        <w:r w:rsidRPr="00903DBA">
          <w:rPr>
            <w:noProof/>
          </w:rPr>
          <w:t xml:space="preserve"> latest preceding</w:t>
        </w:r>
      </w:ins>
      <w:ins w:id="147" w:author="Stefan Bjornander" w:date="2015-04-26T09:57:00Z">
        <w:r w:rsidRPr="00903DBA">
          <w:rPr>
            <w:noProof/>
          </w:rPr>
          <w:t xml:space="preserve"> </w:t>
        </w:r>
      </w:ins>
      <w:ins w:id="148" w:author="Stefan Bjornander" w:date="2015-04-26T09:58:00Z">
        <w:r w:rsidRPr="00903DBA">
          <w:rPr>
            <w:rStyle w:val="CodeInText"/>
            <w:i/>
            <w:noProof/>
            <w:rPrChange w:id="149" w:author="Stefan Bjornander" w:date="2015-04-26T09:58:00Z">
              <w:rPr>
                <w:rStyle w:val="CodeInText"/>
              </w:rPr>
            </w:rPrChange>
          </w:rPr>
          <w:t>if</w:t>
        </w:r>
      </w:ins>
      <w:r w:rsidRPr="00903DBA">
        <w:rPr>
          <w:noProof/>
        </w:rPr>
        <w:t>. A theoretical explanation of the open-closed statement solution is beyond the scope of this book, but I recommend the Dragon Book by Aho et al. for a closer look.</w:t>
      </w:r>
    </w:p>
    <w:p w14:paraId="5C8E669F" w14:textId="77777777" w:rsidR="001B7A1A" w:rsidRPr="00903DBA" w:rsidRDefault="001B7A1A" w:rsidP="001B7A1A">
      <w:pPr>
        <w:pStyle w:val="Code"/>
        <w:rPr>
          <w:highlight w:val="white"/>
        </w:rPr>
      </w:pPr>
      <w:r w:rsidRPr="00903DBA">
        <w:rPr>
          <w:highlight w:val="white"/>
        </w:rPr>
        <w:t>statement:</w:t>
      </w:r>
    </w:p>
    <w:p w14:paraId="5E03C68A" w14:textId="0B93E2EB" w:rsidR="001B7A1A" w:rsidRPr="00903DBA" w:rsidRDefault="001B7A1A" w:rsidP="001B7A1A">
      <w:pPr>
        <w:pStyle w:val="Code"/>
        <w:rPr>
          <w:highlight w:val="white"/>
        </w:rPr>
      </w:pPr>
      <w:r w:rsidRPr="00903DBA">
        <w:rPr>
          <w:highlight w:val="white"/>
        </w:rPr>
        <w:t xml:space="preserve">    opened_statement</w:t>
      </w:r>
    </w:p>
    <w:p w14:paraId="51E481BC" w14:textId="437510D6" w:rsidR="001B7A1A" w:rsidRPr="00903DBA" w:rsidRDefault="001B7A1A" w:rsidP="001B7A1A">
      <w:pPr>
        <w:pStyle w:val="Code"/>
        <w:rPr>
          <w:highlight w:val="white"/>
        </w:rPr>
      </w:pPr>
      <w:r w:rsidRPr="00903DBA">
        <w:rPr>
          <w:highlight w:val="white"/>
        </w:rPr>
        <w:t xml:space="preserve">  | closed_statement</w:t>
      </w:r>
    </w:p>
    <w:p w14:paraId="7D13B5CF" w14:textId="7832BEC1" w:rsidR="001B7A1A" w:rsidRPr="00903DBA" w:rsidRDefault="001B7A1A" w:rsidP="00394C65">
      <w:pPr>
        <w:pStyle w:val="Code"/>
        <w:rPr>
          <w:highlight w:val="white"/>
        </w:rPr>
      </w:pPr>
    </w:p>
    <w:p w14:paraId="1CE97124" w14:textId="77777777" w:rsidR="00394C65" w:rsidRPr="00903DBA" w:rsidRDefault="00394C65" w:rsidP="00394C65">
      <w:pPr>
        <w:pStyle w:val="Code"/>
        <w:rPr>
          <w:highlight w:val="white"/>
        </w:rPr>
      </w:pPr>
      <w:r w:rsidRPr="00903DBA">
        <w:rPr>
          <w:highlight w:val="white"/>
        </w:rPr>
        <w:t>opened_statement:</w:t>
      </w:r>
    </w:p>
    <w:p w14:paraId="167E835D" w14:textId="1CACF7FA" w:rsidR="00394C65" w:rsidRPr="00903DBA" w:rsidRDefault="00394C65" w:rsidP="00630215">
      <w:pPr>
        <w:pStyle w:val="Code"/>
        <w:rPr>
          <w:highlight w:val="white"/>
        </w:rPr>
      </w:pPr>
      <w:r w:rsidRPr="00903DBA">
        <w:rPr>
          <w:highlight w:val="white"/>
        </w:rPr>
        <w:t xml:space="preserve">    </w:t>
      </w:r>
      <w:r w:rsidRPr="00903DBA">
        <w:rPr>
          <w:rStyle w:val="KeyWord0"/>
          <w:highlight w:val="white"/>
        </w:rPr>
        <w:t>if</w:t>
      </w:r>
      <w:r w:rsidRPr="00903DBA">
        <w:rPr>
          <w:highlight w:val="white"/>
        </w:rPr>
        <w:t xml:space="preserve"> ( expression ) statement</w:t>
      </w:r>
    </w:p>
    <w:p w14:paraId="5D8B8326" w14:textId="64FD0918" w:rsidR="00394C65" w:rsidRPr="00903DBA" w:rsidRDefault="00394C65" w:rsidP="00630215">
      <w:pPr>
        <w:pStyle w:val="Code"/>
        <w:rPr>
          <w:highlight w:val="white"/>
        </w:rPr>
      </w:pPr>
      <w:r w:rsidRPr="00903DBA">
        <w:rPr>
          <w:highlight w:val="white"/>
        </w:rPr>
        <w:t xml:space="preserve">  | </w:t>
      </w:r>
      <w:r w:rsidR="00630215" w:rsidRPr="00903DBA">
        <w:rPr>
          <w:rStyle w:val="KeyWord0"/>
          <w:highlight w:val="white"/>
        </w:rPr>
        <w:t>if</w:t>
      </w:r>
      <w:r w:rsidR="00630215" w:rsidRPr="00903DBA">
        <w:rPr>
          <w:highlight w:val="white"/>
        </w:rPr>
        <w:t xml:space="preserve"> (</w:t>
      </w:r>
      <w:r w:rsidRPr="00903DBA">
        <w:rPr>
          <w:highlight w:val="white"/>
        </w:rPr>
        <w:t xml:space="preserve"> expression </w:t>
      </w:r>
      <w:r w:rsidR="00630215" w:rsidRPr="00903DBA">
        <w:rPr>
          <w:highlight w:val="white"/>
        </w:rPr>
        <w:t xml:space="preserve">) </w:t>
      </w:r>
      <w:r w:rsidRPr="00903DBA">
        <w:rPr>
          <w:highlight w:val="white"/>
        </w:rPr>
        <w:t>closed_statement</w:t>
      </w:r>
      <w:r w:rsidR="00630215" w:rsidRPr="00903DBA">
        <w:rPr>
          <w:highlight w:val="white"/>
        </w:rPr>
        <w:t xml:space="preserve"> </w:t>
      </w:r>
      <w:r w:rsidR="00630215" w:rsidRPr="00903DBA">
        <w:rPr>
          <w:rStyle w:val="KeyWord0"/>
          <w:highlight w:val="white"/>
        </w:rPr>
        <w:t>else</w:t>
      </w:r>
      <w:r w:rsidR="00630215" w:rsidRPr="00903DBA">
        <w:rPr>
          <w:highlight w:val="white"/>
        </w:rPr>
        <w:t xml:space="preserve"> o</w:t>
      </w:r>
      <w:r w:rsidRPr="00903DBA">
        <w:rPr>
          <w:highlight w:val="white"/>
        </w:rPr>
        <w:t>pened_statement</w:t>
      </w:r>
    </w:p>
    <w:p w14:paraId="1467AF4D" w14:textId="7069C2F9" w:rsidR="003E09C2" w:rsidRPr="00903DBA" w:rsidRDefault="003E09C2" w:rsidP="003E09C2">
      <w:pPr>
        <w:pStyle w:val="Code"/>
        <w:rPr>
          <w:highlight w:val="white"/>
        </w:rPr>
      </w:pPr>
      <w:r w:rsidRPr="00903DBA">
        <w:rPr>
          <w:highlight w:val="white"/>
        </w:rPr>
        <w:t xml:space="preserve">  | </w:t>
      </w:r>
      <w:r w:rsidRPr="00903DBA">
        <w:rPr>
          <w:rStyle w:val="KeyWord0"/>
          <w:highlight w:val="white"/>
        </w:rPr>
        <w:t>switch</w:t>
      </w:r>
      <w:r w:rsidRPr="00903DBA">
        <w:rPr>
          <w:highlight w:val="white"/>
        </w:rPr>
        <w:t xml:space="preserve"> ( expression ) opened_statement</w:t>
      </w:r>
    </w:p>
    <w:p w14:paraId="311E8B92" w14:textId="3554EAF7" w:rsidR="003E09C2" w:rsidRPr="00903DBA" w:rsidRDefault="003E09C2" w:rsidP="00177C2B">
      <w:pPr>
        <w:pStyle w:val="Code"/>
        <w:rPr>
          <w:highlight w:val="white"/>
        </w:rPr>
      </w:pPr>
      <w:r w:rsidRPr="00903DBA">
        <w:rPr>
          <w:highlight w:val="white"/>
        </w:rPr>
        <w:t xml:space="preserve">  | </w:t>
      </w:r>
      <w:r w:rsidRPr="00903DBA">
        <w:rPr>
          <w:rStyle w:val="KeyWord0"/>
          <w:highlight w:val="white"/>
        </w:rPr>
        <w:t>case</w:t>
      </w:r>
      <w:r w:rsidRPr="00903DBA">
        <w:rPr>
          <w:highlight w:val="white"/>
        </w:rPr>
        <w:t xml:space="preserve"> constant_integral_expression </w:t>
      </w:r>
      <w:r w:rsidR="00177C2B" w:rsidRPr="00903DBA">
        <w:rPr>
          <w:highlight w:val="white"/>
        </w:rPr>
        <w:t xml:space="preserve">: </w:t>
      </w:r>
      <w:r w:rsidRPr="00903DBA">
        <w:rPr>
          <w:highlight w:val="white"/>
        </w:rPr>
        <w:t>opened_statement</w:t>
      </w:r>
    </w:p>
    <w:p w14:paraId="666A2623" w14:textId="2C97987B" w:rsidR="003E09C2" w:rsidRPr="00903DBA" w:rsidRDefault="003E09C2" w:rsidP="002845FF">
      <w:pPr>
        <w:pStyle w:val="Code"/>
        <w:rPr>
          <w:highlight w:val="white"/>
        </w:rPr>
      </w:pPr>
      <w:r w:rsidRPr="00903DBA">
        <w:rPr>
          <w:highlight w:val="white"/>
        </w:rPr>
        <w:t xml:space="preserve">  | </w:t>
      </w:r>
      <w:r w:rsidR="002845FF" w:rsidRPr="00903DBA">
        <w:rPr>
          <w:rStyle w:val="KeyWord0"/>
          <w:highlight w:val="white"/>
        </w:rPr>
        <w:t>while</w:t>
      </w:r>
      <w:r w:rsidR="002845FF" w:rsidRPr="00903DBA">
        <w:rPr>
          <w:highlight w:val="white"/>
        </w:rPr>
        <w:t xml:space="preserve"> ( </w:t>
      </w:r>
      <w:r w:rsidRPr="00903DBA">
        <w:rPr>
          <w:highlight w:val="white"/>
        </w:rPr>
        <w:t>expression</w:t>
      </w:r>
      <w:r w:rsidR="002845FF" w:rsidRPr="00903DBA">
        <w:rPr>
          <w:highlight w:val="white"/>
        </w:rPr>
        <w:t xml:space="preserve"> ) </w:t>
      </w:r>
      <w:r w:rsidRPr="00903DBA">
        <w:rPr>
          <w:highlight w:val="white"/>
        </w:rPr>
        <w:t>opened_statement</w:t>
      </w:r>
    </w:p>
    <w:p w14:paraId="378DB634" w14:textId="0AE44320" w:rsidR="002845FF" w:rsidRPr="00903DBA" w:rsidRDefault="003E09C2" w:rsidP="003E09C2">
      <w:pPr>
        <w:pStyle w:val="Code"/>
        <w:rPr>
          <w:highlight w:val="white"/>
        </w:rPr>
      </w:pPr>
      <w:r w:rsidRPr="00903DBA">
        <w:rPr>
          <w:highlight w:val="white"/>
        </w:rPr>
        <w:t xml:space="preserve">  | </w:t>
      </w:r>
      <w:r w:rsidR="002845FF" w:rsidRPr="00903DBA">
        <w:rPr>
          <w:rStyle w:val="KeyWord0"/>
          <w:highlight w:val="white"/>
        </w:rPr>
        <w:t>for</w:t>
      </w:r>
      <w:r w:rsidR="002845FF" w:rsidRPr="00903DBA">
        <w:rPr>
          <w:highlight w:val="white"/>
        </w:rPr>
        <w:t xml:space="preserve"> ( </w:t>
      </w:r>
      <w:r w:rsidRPr="00903DBA">
        <w:rPr>
          <w:highlight w:val="white"/>
        </w:rPr>
        <w:t>optional_expression</w:t>
      </w:r>
      <w:r w:rsidR="002845FF" w:rsidRPr="00903DBA">
        <w:rPr>
          <w:highlight w:val="white"/>
        </w:rPr>
        <w:t xml:space="preserve"> ;</w:t>
      </w:r>
      <w:r w:rsidRPr="00903DBA">
        <w:rPr>
          <w:highlight w:val="white"/>
        </w:rPr>
        <w:t xml:space="preserve"> optional_expression</w:t>
      </w:r>
      <w:r w:rsidR="002845FF" w:rsidRPr="00903DBA">
        <w:rPr>
          <w:highlight w:val="white"/>
        </w:rPr>
        <w:t xml:space="preserve"> ; </w:t>
      </w:r>
      <w:r w:rsidRPr="00903DBA">
        <w:rPr>
          <w:highlight w:val="white"/>
        </w:rPr>
        <w:t xml:space="preserve">optional_expression </w:t>
      </w:r>
      <w:r w:rsidR="002845FF" w:rsidRPr="00903DBA">
        <w:rPr>
          <w:highlight w:val="white"/>
        </w:rPr>
        <w:t>)</w:t>
      </w:r>
    </w:p>
    <w:p w14:paraId="525BDB84" w14:textId="1B93B691" w:rsidR="003E09C2" w:rsidRPr="00903DBA" w:rsidRDefault="003E09C2" w:rsidP="003E09C2">
      <w:pPr>
        <w:pStyle w:val="Code"/>
        <w:rPr>
          <w:highlight w:val="white"/>
        </w:rPr>
      </w:pPr>
      <w:r w:rsidRPr="00903DBA">
        <w:rPr>
          <w:highlight w:val="white"/>
        </w:rPr>
        <w:lastRenderedPageBreak/>
        <w:t xml:space="preserve">    opened_statement</w:t>
      </w:r>
    </w:p>
    <w:p w14:paraId="02BE2F7B" w14:textId="7AE689BE" w:rsidR="003E09C2" w:rsidRPr="00903DBA" w:rsidRDefault="003E09C2" w:rsidP="002845FF">
      <w:pPr>
        <w:pStyle w:val="Code"/>
        <w:rPr>
          <w:highlight w:val="white"/>
        </w:rPr>
      </w:pPr>
      <w:r w:rsidRPr="00903DBA">
        <w:rPr>
          <w:highlight w:val="white"/>
        </w:rPr>
        <w:t xml:space="preserve">  | </w:t>
      </w:r>
      <w:r w:rsidR="0046480A" w:rsidRPr="00903DBA">
        <w:rPr>
          <w:rStyle w:val="KeyWord0"/>
          <w:highlight w:val="white"/>
        </w:rPr>
        <w:t>name</w:t>
      </w:r>
      <w:r w:rsidRPr="00903DBA">
        <w:rPr>
          <w:highlight w:val="white"/>
        </w:rPr>
        <w:t xml:space="preserve"> </w:t>
      </w:r>
      <w:r w:rsidR="002845FF" w:rsidRPr="00903DBA">
        <w:rPr>
          <w:highlight w:val="white"/>
        </w:rPr>
        <w:t xml:space="preserve">: </w:t>
      </w:r>
      <w:r w:rsidRPr="00903DBA">
        <w:rPr>
          <w:highlight w:val="white"/>
        </w:rPr>
        <w:t>opened_statement</w:t>
      </w:r>
    </w:p>
    <w:p w14:paraId="15327839" w14:textId="06156B6F" w:rsidR="00630215" w:rsidRPr="00903DBA" w:rsidRDefault="00630215" w:rsidP="00303B2A">
      <w:pPr>
        <w:pStyle w:val="Code"/>
        <w:rPr>
          <w:highlight w:val="white"/>
        </w:rPr>
      </w:pPr>
    </w:p>
    <w:p w14:paraId="1A0E66FB" w14:textId="77777777" w:rsidR="00303B2A" w:rsidRPr="00903DBA" w:rsidRDefault="00303B2A" w:rsidP="00303B2A">
      <w:pPr>
        <w:pStyle w:val="Code"/>
        <w:rPr>
          <w:highlight w:val="white"/>
        </w:rPr>
      </w:pPr>
      <w:r w:rsidRPr="00903DBA">
        <w:rPr>
          <w:highlight w:val="white"/>
        </w:rPr>
        <w:t>closed_statement:</w:t>
      </w:r>
    </w:p>
    <w:p w14:paraId="2952F83E" w14:textId="74263CB7" w:rsidR="00303B2A" w:rsidRPr="00903DBA" w:rsidRDefault="00303B2A" w:rsidP="00303B2A">
      <w:pPr>
        <w:pStyle w:val="Code"/>
        <w:rPr>
          <w:highlight w:val="white"/>
        </w:rPr>
      </w:pPr>
      <w:r w:rsidRPr="00903DBA">
        <w:rPr>
          <w:highlight w:val="white"/>
        </w:rPr>
        <w:t xml:space="preserve">  </w:t>
      </w:r>
      <w:r w:rsidR="00512559" w:rsidRPr="00903DBA">
        <w:rPr>
          <w:highlight w:val="white"/>
        </w:rPr>
        <w:t xml:space="preserve"> </w:t>
      </w:r>
      <w:r w:rsidRPr="00903DBA">
        <w:rPr>
          <w:highlight w:val="white"/>
        </w:rPr>
        <w:t xml:space="preserve"> </w:t>
      </w:r>
      <w:r w:rsidRPr="00903DBA">
        <w:rPr>
          <w:rStyle w:val="KeyWord0"/>
          <w:highlight w:val="white"/>
        </w:rPr>
        <w:t>if</w:t>
      </w:r>
      <w:r w:rsidRPr="00903DBA">
        <w:rPr>
          <w:highlight w:val="white"/>
        </w:rPr>
        <w:t xml:space="preserve"> ( expression ) closed_statement </w:t>
      </w:r>
      <w:r w:rsidRPr="00903DBA">
        <w:rPr>
          <w:rStyle w:val="KeyWord0"/>
          <w:highlight w:val="white"/>
        </w:rPr>
        <w:t>else</w:t>
      </w:r>
      <w:r w:rsidRPr="00903DBA">
        <w:rPr>
          <w:highlight w:val="white"/>
        </w:rPr>
        <w:t xml:space="preserve"> closed_statement</w:t>
      </w:r>
    </w:p>
    <w:p w14:paraId="1B5249A4" w14:textId="7B33A3E8" w:rsidR="00491622" w:rsidRPr="00903DBA" w:rsidRDefault="00303B2A" w:rsidP="00491622">
      <w:pPr>
        <w:pStyle w:val="Code"/>
      </w:pPr>
      <w:r w:rsidRPr="00903DBA">
        <w:rPr>
          <w:highlight w:val="white"/>
        </w:rPr>
        <w:t xml:space="preserve">  | </w:t>
      </w:r>
      <w:r w:rsidRPr="00903DBA">
        <w:rPr>
          <w:rStyle w:val="KeyWord0"/>
          <w:highlight w:val="white"/>
        </w:rPr>
        <w:t>switch</w:t>
      </w:r>
      <w:r w:rsidRPr="00903DBA">
        <w:rPr>
          <w:highlight w:val="white"/>
        </w:rPr>
        <w:t xml:space="preserve"> ( expression ) closed_statement</w:t>
      </w:r>
    </w:p>
    <w:p w14:paraId="6F63FF8A" w14:textId="33C8CD15" w:rsidR="00303B2A" w:rsidRPr="00903DBA" w:rsidRDefault="00303B2A" w:rsidP="005D6712">
      <w:pPr>
        <w:pStyle w:val="Code"/>
        <w:rPr>
          <w:highlight w:val="white"/>
        </w:rPr>
      </w:pPr>
      <w:r w:rsidRPr="00903DBA">
        <w:rPr>
          <w:highlight w:val="white"/>
        </w:rPr>
        <w:t xml:space="preserve">  | </w:t>
      </w:r>
      <w:r w:rsidR="005D6712" w:rsidRPr="00903DBA">
        <w:rPr>
          <w:rStyle w:val="KeyWord0"/>
          <w:highlight w:val="white"/>
        </w:rPr>
        <w:t>while</w:t>
      </w:r>
      <w:r w:rsidR="005D6712" w:rsidRPr="00903DBA">
        <w:rPr>
          <w:highlight w:val="white"/>
        </w:rPr>
        <w:t xml:space="preserve"> (</w:t>
      </w:r>
      <w:r w:rsidRPr="00903DBA">
        <w:rPr>
          <w:highlight w:val="white"/>
        </w:rPr>
        <w:t xml:space="preserve"> expression </w:t>
      </w:r>
      <w:r w:rsidR="005D6712" w:rsidRPr="00903DBA">
        <w:rPr>
          <w:highlight w:val="white"/>
        </w:rPr>
        <w:t xml:space="preserve">) </w:t>
      </w:r>
      <w:r w:rsidRPr="00903DBA">
        <w:rPr>
          <w:highlight w:val="white"/>
        </w:rPr>
        <w:t>closed_statement</w:t>
      </w:r>
    </w:p>
    <w:p w14:paraId="4F721D3C" w14:textId="77777777" w:rsidR="005D6712" w:rsidRPr="00903DBA" w:rsidRDefault="00303B2A" w:rsidP="00303B2A">
      <w:pPr>
        <w:pStyle w:val="Code"/>
        <w:rPr>
          <w:highlight w:val="white"/>
        </w:rPr>
      </w:pPr>
      <w:r w:rsidRPr="00903DBA">
        <w:rPr>
          <w:highlight w:val="white"/>
        </w:rPr>
        <w:t xml:space="preserve">  | </w:t>
      </w:r>
      <w:r w:rsidR="005D6712" w:rsidRPr="00903DBA">
        <w:rPr>
          <w:rStyle w:val="KeyWord0"/>
          <w:highlight w:val="white"/>
        </w:rPr>
        <w:t>for</w:t>
      </w:r>
      <w:r w:rsidR="005D6712" w:rsidRPr="00903DBA">
        <w:rPr>
          <w:highlight w:val="white"/>
        </w:rPr>
        <w:t xml:space="preserve"> (</w:t>
      </w:r>
      <w:r w:rsidRPr="00903DBA">
        <w:rPr>
          <w:highlight w:val="white"/>
        </w:rPr>
        <w:t xml:space="preserve"> optional_expression </w:t>
      </w:r>
      <w:r w:rsidR="005D6712" w:rsidRPr="00903DBA">
        <w:rPr>
          <w:highlight w:val="white"/>
        </w:rPr>
        <w:t xml:space="preserve">; </w:t>
      </w:r>
      <w:r w:rsidRPr="00903DBA">
        <w:rPr>
          <w:highlight w:val="white"/>
        </w:rPr>
        <w:t xml:space="preserve">optional_expression </w:t>
      </w:r>
      <w:r w:rsidR="005D6712" w:rsidRPr="00903DBA">
        <w:rPr>
          <w:highlight w:val="white"/>
        </w:rPr>
        <w:t>;</w:t>
      </w:r>
      <w:r w:rsidRPr="00903DBA">
        <w:rPr>
          <w:highlight w:val="white"/>
        </w:rPr>
        <w:t xml:space="preserve"> optional_expression</w:t>
      </w:r>
      <w:r w:rsidR="005D6712" w:rsidRPr="00903DBA">
        <w:rPr>
          <w:highlight w:val="white"/>
        </w:rPr>
        <w:t xml:space="preserve"> )</w:t>
      </w:r>
    </w:p>
    <w:p w14:paraId="3AF338AC" w14:textId="37FD8AFE" w:rsidR="00303B2A" w:rsidRPr="00903DBA" w:rsidRDefault="00303B2A" w:rsidP="00303B2A">
      <w:pPr>
        <w:pStyle w:val="Code"/>
        <w:rPr>
          <w:highlight w:val="white"/>
        </w:rPr>
      </w:pPr>
      <w:r w:rsidRPr="00903DBA">
        <w:rPr>
          <w:highlight w:val="white"/>
        </w:rPr>
        <w:t xml:space="preserve">    closed_statement</w:t>
      </w:r>
    </w:p>
    <w:p w14:paraId="4FE172B7" w14:textId="518C61AE" w:rsidR="00456619" w:rsidRPr="00903DBA" w:rsidRDefault="00456619" w:rsidP="00096551">
      <w:pPr>
        <w:pStyle w:val="Code"/>
        <w:rPr>
          <w:highlight w:val="white"/>
        </w:rPr>
      </w:pPr>
      <w:r w:rsidRPr="00903DBA">
        <w:rPr>
          <w:highlight w:val="white"/>
        </w:rPr>
        <w:t xml:space="preserve">  | </w:t>
      </w:r>
      <w:r w:rsidR="00096551" w:rsidRPr="00903DBA">
        <w:rPr>
          <w:rStyle w:val="KeyWord0"/>
          <w:highlight w:val="white"/>
        </w:rPr>
        <w:t>do</w:t>
      </w:r>
      <w:r w:rsidR="00096551" w:rsidRPr="00903DBA">
        <w:rPr>
          <w:highlight w:val="white"/>
        </w:rPr>
        <w:t xml:space="preserve"> </w:t>
      </w:r>
      <w:r w:rsidRPr="00903DBA">
        <w:rPr>
          <w:highlight w:val="white"/>
        </w:rPr>
        <w:t xml:space="preserve">statement </w:t>
      </w:r>
      <w:r w:rsidR="00096551" w:rsidRPr="00903DBA">
        <w:rPr>
          <w:rStyle w:val="KeyWord0"/>
          <w:highlight w:val="white"/>
        </w:rPr>
        <w:t>while</w:t>
      </w:r>
      <w:r w:rsidR="00096551" w:rsidRPr="00903DBA">
        <w:rPr>
          <w:highlight w:val="white"/>
        </w:rPr>
        <w:t xml:space="preserve"> (</w:t>
      </w:r>
      <w:r w:rsidRPr="00903DBA">
        <w:rPr>
          <w:highlight w:val="white"/>
        </w:rPr>
        <w:t xml:space="preserve"> expression </w:t>
      </w:r>
      <w:r w:rsidR="00096551" w:rsidRPr="00903DBA">
        <w:rPr>
          <w:highlight w:val="white"/>
        </w:rPr>
        <w:t>) ;</w:t>
      </w:r>
    </w:p>
    <w:p w14:paraId="72903FA1" w14:textId="2821CA73" w:rsidR="0049789A" w:rsidRPr="00903DBA" w:rsidRDefault="0049789A" w:rsidP="00096551">
      <w:pPr>
        <w:pStyle w:val="Code"/>
        <w:rPr>
          <w:highlight w:val="white"/>
        </w:rPr>
      </w:pPr>
      <w:r w:rsidRPr="00903DBA">
        <w:rPr>
          <w:highlight w:val="white"/>
        </w:rPr>
        <w:t xml:space="preserve">  | </w:t>
      </w:r>
      <w:r w:rsidRPr="00903DBA">
        <w:rPr>
          <w:rStyle w:val="KeyWord0"/>
          <w:highlight w:val="white"/>
        </w:rPr>
        <w:t>case</w:t>
      </w:r>
      <w:r w:rsidRPr="00903DBA">
        <w:rPr>
          <w:highlight w:val="white"/>
        </w:rPr>
        <w:t xml:space="preserve"> constant_integral_expression : closed_statement</w:t>
      </w:r>
    </w:p>
    <w:p w14:paraId="7A8DC031" w14:textId="7375B86A" w:rsidR="0049789A" w:rsidRPr="00903DBA" w:rsidRDefault="0049789A" w:rsidP="00096551">
      <w:pPr>
        <w:pStyle w:val="Code"/>
        <w:rPr>
          <w:highlight w:val="white"/>
        </w:rPr>
      </w:pPr>
      <w:r w:rsidRPr="00903DBA">
        <w:rPr>
          <w:highlight w:val="white"/>
        </w:rPr>
        <w:t xml:space="preserve">  | </w:t>
      </w:r>
      <w:r w:rsidRPr="00903DBA">
        <w:rPr>
          <w:rStyle w:val="KeyWord0"/>
          <w:highlight w:val="white"/>
        </w:rPr>
        <w:t>default</w:t>
      </w:r>
      <w:r w:rsidRPr="00903DBA">
        <w:rPr>
          <w:highlight w:val="white"/>
        </w:rPr>
        <w:t xml:space="preserve"> : closed_statement</w:t>
      </w:r>
    </w:p>
    <w:p w14:paraId="45A4CFE0" w14:textId="442DAE93" w:rsidR="00456619" w:rsidRPr="00903DBA" w:rsidRDefault="00456619" w:rsidP="006269E5">
      <w:pPr>
        <w:pStyle w:val="Code"/>
        <w:rPr>
          <w:highlight w:val="white"/>
        </w:rPr>
      </w:pPr>
      <w:r w:rsidRPr="00903DBA">
        <w:rPr>
          <w:highlight w:val="white"/>
        </w:rPr>
        <w:t xml:space="preserve">  | </w:t>
      </w:r>
      <w:r w:rsidR="006269E5" w:rsidRPr="00903DBA">
        <w:rPr>
          <w:rStyle w:val="KeyWord0"/>
          <w:highlight w:val="white"/>
        </w:rPr>
        <w:t>continue</w:t>
      </w:r>
      <w:r w:rsidR="006269E5" w:rsidRPr="00903DBA">
        <w:rPr>
          <w:highlight w:val="white"/>
        </w:rPr>
        <w:t xml:space="preserve"> ;</w:t>
      </w:r>
    </w:p>
    <w:p w14:paraId="7BCB452C" w14:textId="11126E43" w:rsidR="00456619" w:rsidRPr="00903DBA" w:rsidRDefault="00456619" w:rsidP="006269E5">
      <w:pPr>
        <w:pStyle w:val="Code"/>
        <w:rPr>
          <w:highlight w:val="white"/>
        </w:rPr>
      </w:pPr>
      <w:r w:rsidRPr="00903DBA">
        <w:rPr>
          <w:highlight w:val="white"/>
        </w:rPr>
        <w:t xml:space="preserve">  | </w:t>
      </w:r>
      <w:r w:rsidR="006269E5" w:rsidRPr="00903DBA">
        <w:rPr>
          <w:rStyle w:val="KeyWord0"/>
          <w:highlight w:val="white"/>
        </w:rPr>
        <w:t>break</w:t>
      </w:r>
      <w:r w:rsidR="006269E5" w:rsidRPr="00903DBA">
        <w:rPr>
          <w:highlight w:val="white"/>
        </w:rPr>
        <w:t xml:space="preserve"> ;</w:t>
      </w:r>
    </w:p>
    <w:p w14:paraId="362CE3EC" w14:textId="79F4207A" w:rsidR="00456619" w:rsidRPr="00903DBA" w:rsidRDefault="00456619" w:rsidP="006269E5">
      <w:pPr>
        <w:pStyle w:val="Code"/>
        <w:rPr>
          <w:highlight w:val="white"/>
        </w:rPr>
      </w:pPr>
      <w:r w:rsidRPr="00903DBA">
        <w:rPr>
          <w:highlight w:val="white"/>
        </w:rPr>
        <w:t xml:space="preserve">  | </w:t>
      </w:r>
      <w:r w:rsidR="006269E5" w:rsidRPr="00903DBA">
        <w:rPr>
          <w:highlight w:val="white"/>
        </w:rPr>
        <w:t xml:space="preserve">{ </w:t>
      </w:r>
      <w:r w:rsidRPr="00903DBA">
        <w:rPr>
          <w:highlight w:val="white"/>
        </w:rPr>
        <w:t xml:space="preserve">optional_statement_list </w:t>
      </w:r>
      <w:r w:rsidR="006269E5" w:rsidRPr="00903DBA">
        <w:rPr>
          <w:highlight w:val="white"/>
        </w:rPr>
        <w:t>}</w:t>
      </w:r>
    </w:p>
    <w:p w14:paraId="7330B4DD" w14:textId="30B99FDA" w:rsidR="00456619" w:rsidRPr="00903DBA" w:rsidRDefault="00456619" w:rsidP="00096551">
      <w:pPr>
        <w:pStyle w:val="Code"/>
        <w:rPr>
          <w:highlight w:val="white"/>
        </w:rPr>
      </w:pPr>
      <w:r w:rsidRPr="00903DBA">
        <w:rPr>
          <w:highlight w:val="white"/>
        </w:rPr>
        <w:t xml:space="preserve">  | </w:t>
      </w:r>
      <w:r w:rsidR="006269E5" w:rsidRPr="00903DBA">
        <w:rPr>
          <w:rStyle w:val="KeyWord0"/>
          <w:highlight w:val="white"/>
        </w:rPr>
        <w:t>goto</w:t>
      </w:r>
      <w:r w:rsidR="006269E5" w:rsidRPr="00903DBA">
        <w:rPr>
          <w:highlight w:val="white"/>
        </w:rPr>
        <w:t xml:space="preserve"> </w:t>
      </w:r>
      <w:r w:rsidR="006269E5" w:rsidRPr="00903DBA">
        <w:rPr>
          <w:rStyle w:val="KeyWord0"/>
          <w:highlight w:val="white"/>
        </w:rPr>
        <w:t>name</w:t>
      </w:r>
      <w:r w:rsidR="006269E5" w:rsidRPr="00903DBA">
        <w:rPr>
          <w:highlight w:val="white"/>
        </w:rPr>
        <w:t xml:space="preserve"> ;</w:t>
      </w:r>
    </w:p>
    <w:p w14:paraId="7ABC8D3E" w14:textId="6DA352AB" w:rsidR="00456619" w:rsidRPr="00903DBA" w:rsidRDefault="00456619" w:rsidP="00096551">
      <w:pPr>
        <w:pStyle w:val="Code"/>
        <w:rPr>
          <w:highlight w:val="white"/>
        </w:rPr>
      </w:pPr>
      <w:r w:rsidRPr="00903DBA">
        <w:rPr>
          <w:highlight w:val="white"/>
        </w:rPr>
        <w:t xml:space="preserve">  | </w:t>
      </w:r>
      <w:r w:rsidR="006269E5" w:rsidRPr="00903DBA">
        <w:rPr>
          <w:rStyle w:val="KeyWord0"/>
          <w:highlight w:val="white"/>
        </w:rPr>
        <w:t>return</w:t>
      </w:r>
      <w:r w:rsidR="006269E5" w:rsidRPr="00903DBA">
        <w:rPr>
          <w:highlight w:val="white"/>
        </w:rPr>
        <w:t xml:space="preserve"> </w:t>
      </w:r>
      <w:r w:rsidRPr="00903DBA">
        <w:rPr>
          <w:highlight w:val="white"/>
        </w:rPr>
        <w:t xml:space="preserve">optional_expression </w:t>
      </w:r>
      <w:r w:rsidR="006269E5" w:rsidRPr="00903DBA">
        <w:rPr>
          <w:highlight w:val="white"/>
        </w:rPr>
        <w:t>;</w:t>
      </w:r>
    </w:p>
    <w:p w14:paraId="3FDE202F" w14:textId="08F1D78F" w:rsidR="00456619" w:rsidRPr="00903DBA" w:rsidRDefault="00456619" w:rsidP="009A54B6">
      <w:pPr>
        <w:pStyle w:val="Code"/>
        <w:rPr>
          <w:highlight w:val="white"/>
        </w:rPr>
      </w:pPr>
      <w:r w:rsidRPr="00903DBA">
        <w:rPr>
          <w:highlight w:val="white"/>
        </w:rPr>
        <w:t xml:space="preserve">  | optional_expression </w:t>
      </w:r>
      <w:r w:rsidR="006269E5" w:rsidRPr="00903DBA">
        <w:rPr>
          <w:highlight w:val="white"/>
        </w:rPr>
        <w:t>;</w:t>
      </w:r>
    </w:p>
    <w:p w14:paraId="7D481149" w14:textId="54D5462B" w:rsidR="00BE16B1" w:rsidRPr="00903DBA" w:rsidRDefault="00BE16B1" w:rsidP="009A54B6">
      <w:pPr>
        <w:pStyle w:val="Code"/>
        <w:rPr>
          <w:highlight w:val="white"/>
        </w:rPr>
      </w:pPr>
      <w:r w:rsidRPr="00903DBA">
        <w:rPr>
          <w:highlight w:val="white"/>
        </w:rPr>
        <w:t xml:space="preserve">  | declaration ;</w:t>
      </w:r>
    </w:p>
    <w:p w14:paraId="58AD13E1" w14:textId="22959317" w:rsidR="00BE16B1" w:rsidRPr="00903DBA" w:rsidRDefault="00BE16B1" w:rsidP="009A54B6">
      <w:pPr>
        <w:pStyle w:val="Code"/>
        <w:rPr>
          <w:highlight w:val="white"/>
        </w:rPr>
      </w:pPr>
      <w:r w:rsidRPr="00903DBA">
        <w:rPr>
          <w:highlight w:val="white"/>
        </w:rPr>
        <w:t xml:space="preserve">  | </w:t>
      </w:r>
      <w:r w:rsidRPr="00903DBA">
        <w:rPr>
          <w:rStyle w:val="KeyWord0"/>
          <w:highlight w:val="white"/>
        </w:rPr>
        <w:t>jump_register</w:t>
      </w:r>
      <w:r w:rsidRPr="00903DBA">
        <w:rPr>
          <w:highlight w:val="white"/>
        </w:rPr>
        <w:t xml:space="preserve"> ( </w:t>
      </w:r>
      <w:r w:rsidRPr="00903DBA">
        <w:rPr>
          <w:rStyle w:val="KeyWord0"/>
          <w:highlight w:val="white"/>
        </w:rPr>
        <w:t>register_name</w:t>
      </w:r>
      <w:r w:rsidRPr="00903DBA">
        <w:rPr>
          <w:highlight w:val="white"/>
        </w:rPr>
        <w:t xml:space="preserve"> ) ;</w:t>
      </w:r>
    </w:p>
    <w:p w14:paraId="31D1D00A" w14:textId="47BB7BB8" w:rsidR="00BE16B1" w:rsidRPr="00903DBA" w:rsidRDefault="00BE16B1" w:rsidP="009A54B6">
      <w:pPr>
        <w:pStyle w:val="Code"/>
        <w:rPr>
          <w:highlight w:val="white"/>
        </w:rPr>
      </w:pPr>
      <w:r w:rsidRPr="00903DBA">
        <w:rPr>
          <w:highlight w:val="white"/>
        </w:rPr>
        <w:t xml:space="preserve">  | </w:t>
      </w:r>
      <w:r w:rsidR="009A54B6" w:rsidRPr="00903DBA">
        <w:rPr>
          <w:rStyle w:val="KeyWord0"/>
          <w:highlight w:val="white"/>
        </w:rPr>
        <w:t>interrupt</w:t>
      </w:r>
      <w:r w:rsidR="009A54B6" w:rsidRPr="00903DBA">
        <w:rPr>
          <w:highlight w:val="white"/>
        </w:rPr>
        <w:t xml:space="preserve"> ( </w:t>
      </w:r>
      <w:r w:rsidRPr="00903DBA">
        <w:rPr>
          <w:highlight w:val="white"/>
        </w:rPr>
        <w:t xml:space="preserve">constant_integral_expression </w:t>
      </w:r>
      <w:r w:rsidR="009A54B6" w:rsidRPr="00903DBA">
        <w:rPr>
          <w:highlight w:val="white"/>
        </w:rPr>
        <w:t>) ;</w:t>
      </w:r>
    </w:p>
    <w:p w14:paraId="0ED0115F" w14:textId="4ECFF80C" w:rsidR="00BE16B1" w:rsidRPr="00903DBA" w:rsidRDefault="00BE16B1" w:rsidP="009A54B6">
      <w:pPr>
        <w:pStyle w:val="Code"/>
        <w:rPr>
          <w:highlight w:val="white"/>
        </w:rPr>
      </w:pPr>
      <w:r w:rsidRPr="00903DBA">
        <w:rPr>
          <w:highlight w:val="white"/>
        </w:rPr>
        <w:t xml:space="preserve">  | </w:t>
      </w:r>
      <w:r w:rsidR="009A54B6" w:rsidRPr="00903DBA">
        <w:rPr>
          <w:rStyle w:val="KeyWord0"/>
          <w:highlight w:val="white"/>
        </w:rPr>
        <w:t>syscall</w:t>
      </w:r>
      <w:r w:rsidR="009A54B6" w:rsidRPr="00903DBA">
        <w:rPr>
          <w:highlight w:val="white"/>
        </w:rPr>
        <w:t xml:space="preserve"> ( ) ;</w:t>
      </w:r>
    </w:p>
    <w:p w14:paraId="499288D4" w14:textId="77777777" w:rsidR="00733710" w:rsidRPr="00903DBA" w:rsidRDefault="00733710" w:rsidP="00733710">
      <w:pPr>
        <w:pStyle w:val="Rubrik3"/>
        <w:numPr>
          <w:ilvl w:val="2"/>
          <w:numId w:val="170"/>
        </w:numPr>
      </w:pPr>
      <w:bookmarkStart w:id="150" w:name="_Toc57655994"/>
      <w:r w:rsidRPr="00903DBA">
        <w:t>The Forward-Jump Problem (Backpatching)</w:t>
      </w:r>
      <w:bookmarkEnd w:id="150"/>
    </w:p>
    <w:p w14:paraId="15980895" w14:textId="77777777" w:rsidR="00733710" w:rsidRPr="00903DBA" w:rsidRDefault="00733710" w:rsidP="00733710">
      <w:ins w:id="151" w:author="Stefan Bjornander" w:date="2015-04-26T09:25:00Z">
        <w:r w:rsidRPr="00903DBA">
          <w:t xml:space="preserve">When generating </w:t>
        </w:r>
      </w:ins>
      <w:r w:rsidRPr="00903DBA">
        <w:t xml:space="preserve">middle code instructions for </w:t>
      </w:r>
      <w:ins w:id="152" w:author="Stefan Bjornander" w:date="2015-04-26T09:25:00Z">
        <w:r w:rsidRPr="00903DBA">
          <w:t xml:space="preserve">expressions </w:t>
        </w:r>
      </w:ins>
      <w:r w:rsidRPr="00903DBA">
        <w:t>or</w:t>
      </w:r>
      <w:ins w:id="153" w:author="Stefan Bjornander" w:date="2015-04-26T09:25:00Z">
        <w:r w:rsidRPr="00903DBA">
          <w:t xml:space="preserve"> statement</w:t>
        </w:r>
      </w:ins>
      <w:r w:rsidRPr="00903DBA">
        <w:t>s</w:t>
      </w:r>
      <w:ins w:id="154" w:author="Stefan Bjornander" w:date="2015-04-26T09:25:00Z">
        <w:r w:rsidRPr="00903DBA">
          <w:t>, a common situation is that we</w:t>
        </w:r>
      </w:ins>
      <w:ins w:id="155" w:author="Stefan Bjornander" w:date="2015-04-26T09:26:00Z">
        <w:r w:rsidRPr="00903DBA">
          <w:t xml:space="preserve"> generate</w:t>
        </w:r>
      </w:ins>
      <w:r w:rsidRPr="00903DBA">
        <w:t xml:space="preserve"> forward jump instructions without yet knowing the target address. One way to solve the problem is to work with </w:t>
      </w:r>
      <w:r w:rsidRPr="00903DBA">
        <w:rPr>
          <w:rStyle w:val="CodeInText"/>
        </w:rPr>
        <w:t>backpatching</w:t>
      </w:r>
      <w:r w:rsidRPr="00903DBA">
        <w:t>, which means that we use sets to keep track of jump instructions with yet unknown target addresses that eventually becomes filled in when the target addresses have become known.</w:t>
      </w:r>
    </w:p>
    <w:p w14:paraId="048DEE43" w14:textId="12312218" w:rsidR="00733710" w:rsidRPr="00903DBA" w:rsidRDefault="00733710" w:rsidP="00733710">
      <w:r w:rsidRPr="00903DBA">
        <w:t xml:space="preserve">For instance, let us look at the while statement to the left. The parsing of expression </w:t>
      </w:r>
      <w:r w:rsidRPr="00903DBA">
        <w:rPr>
          <w:rStyle w:val="CodeInText"/>
        </w:rPr>
        <w:t>a &lt; b</w:t>
      </w:r>
      <w:r w:rsidRPr="00903DBA">
        <w:t xml:space="preserve"> will generate the middle code in the middle and the sets to the right. The middle code line will a have undefined targets since we </w:t>
      </w:r>
      <w:r w:rsidR="00C91A80">
        <w:t xml:space="preserve">not yet </w:t>
      </w:r>
      <w:r w:rsidRPr="00903DBA">
        <w:t xml:space="preserve">know where to jump </w:t>
      </w:r>
      <w:r w:rsidR="00E7597F">
        <w:t>when</w:t>
      </w:r>
      <w:r w:rsidRPr="00903DBA">
        <w:t xml:space="preserve"> the expression </w:t>
      </w:r>
      <w:r w:rsidR="00E7597F">
        <w:t xml:space="preserve">becomes evaluated to </w:t>
      </w:r>
      <w:r w:rsidRPr="00903DBA">
        <w:t>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5FEB8194" w14:textId="77777777" w:rsidTr="00A5295F">
        <w:tc>
          <w:tcPr>
            <w:tcW w:w="3116" w:type="dxa"/>
            <w:hideMark/>
          </w:tcPr>
          <w:p w14:paraId="53FA214F" w14:textId="77777777" w:rsidR="00733710" w:rsidRPr="00903DBA" w:rsidRDefault="00733710" w:rsidP="00A5295F">
            <w:pPr>
              <w:pStyle w:val="Code"/>
            </w:pPr>
            <w:r w:rsidRPr="00903DBA">
              <w:t>while (a &lt; b)</w:t>
            </w:r>
          </w:p>
          <w:p w14:paraId="70221288" w14:textId="77777777" w:rsidR="00733710" w:rsidRDefault="00733710" w:rsidP="00A5295F">
            <w:pPr>
              <w:pStyle w:val="Code"/>
            </w:pPr>
            <w:r w:rsidRPr="00903DBA">
              <w:t xml:space="preserve">  ++a;</w:t>
            </w:r>
          </w:p>
          <w:p w14:paraId="3DDCAA8B" w14:textId="631386F2" w:rsidR="00330A77" w:rsidRPr="00903DBA" w:rsidRDefault="00330A77" w:rsidP="00330A77">
            <w:r>
              <w:t>(a) C code</w:t>
            </w:r>
          </w:p>
        </w:tc>
        <w:tc>
          <w:tcPr>
            <w:tcW w:w="3117" w:type="dxa"/>
            <w:hideMark/>
          </w:tcPr>
          <w:p w14:paraId="55875DFA" w14:textId="77777777" w:rsidR="00733710" w:rsidRPr="00903DBA" w:rsidRDefault="00733710" w:rsidP="00A5295F">
            <w:pPr>
              <w:pStyle w:val="Code"/>
            </w:pPr>
            <w:r w:rsidRPr="00903DBA">
              <w:t>1. if a &lt; b goto ?</w:t>
            </w:r>
          </w:p>
          <w:p w14:paraId="2CB31CAB" w14:textId="77777777" w:rsidR="00733710" w:rsidRDefault="00733710" w:rsidP="00A5295F">
            <w:pPr>
              <w:pStyle w:val="Code"/>
            </w:pPr>
            <w:r w:rsidRPr="00903DBA">
              <w:t>2. goto ?</w:t>
            </w:r>
          </w:p>
          <w:p w14:paraId="452D2499" w14:textId="193F7E05" w:rsidR="00330A77" w:rsidRPr="00903DBA" w:rsidRDefault="00330A77" w:rsidP="00330A77">
            <w:r>
              <w:t>(a) Middle code</w:t>
            </w:r>
          </w:p>
        </w:tc>
        <w:tc>
          <w:tcPr>
            <w:tcW w:w="3117" w:type="dxa"/>
            <w:hideMark/>
          </w:tcPr>
          <w:p w14:paraId="6FE1E72F" w14:textId="64304631" w:rsidR="00733710" w:rsidRPr="00903DBA" w:rsidRDefault="00733710" w:rsidP="00A5295F">
            <w:pPr>
              <w:pStyle w:val="Code"/>
            </w:pPr>
            <w:r w:rsidRPr="00903DBA">
              <w:t>a &lt; b: true</w:t>
            </w:r>
            <w:r w:rsidR="006911A7">
              <w:t>_</w:t>
            </w:r>
            <w:r w:rsidRPr="00903DBA">
              <w:t>set = {1}</w:t>
            </w:r>
          </w:p>
          <w:p w14:paraId="48BEFA98" w14:textId="7B5E4554" w:rsidR="00733710" w:rsidRDefault="00733710" w:rsidP="00A5295F">
            <w:pPr>
              <w:pStyle w:val="Code"/>
            </w:pPr>
            <w:r w:rsidRPr="00903DBA">
              <w:t xml:space="preserve">       false</w:t>
            </w:r>
            <w:r w:rsidR="006911A7">
              <w:t>_</w:t>
            </w:r>
            <w:r w:rsidRPr="00903DBA">
              <w:t>set = {2}</w:t>
            </w:r>
          </w:p>
          <w:p w14:paraId="486EDB9A" w14:textId="68C08407" w:rsidR="00330A77" w:rsidRPr="00903DBA" w:rsidRDefault="00330A77" w:rsidP="00330A77">
            <w:r>
              <w:t xml:space="preserve">(a) True and </w:t>
            </w:r>
            <w:r w:rsidR="00A76052">
              <w:t>false-set</w:t>
            </w:r>
            <w:r>
              <w:t>s</w:t>
            </w:r>
          </w:p>
        </w:tc>
      </w:tr>
    </w:tbl>
    <w:p w14:paraId="5CB7F0E2" w14:textId="4EB020B5" w:rsidR="00BF6520" w:rsidRDefault="00733710" w:rsidP="00733710">
      <w:r w:rsidRPr="00903DBA">
        <w:t xml:space="preserve">When parsing the while statement, the sets of the expression becomes backpatched:  If the </w:t>
      </w:r>
      <w:r w:rsidRPr="00903DBA">
        <w:rPr>
          <w:rStyle w:val="CodeInText"/>
        </w:rPr>
        <w:t>a &lt; b</w:t>
      </w:r>
      <w:r w:rsidRPr="00903DBA">
        <w:t xml:space="preserve"> expression </w:t>
      </w:r>
      <w:r w:rsidR="00030537">
        <w:t xml:space="preserve">is </w:t>
      </w:r>
      <w:r w:rsidRPr="00903DBA">
        <w:t>true</w:t>
      </w:r>
      <w:r w:rsidR="00030537">
        <w:t>,</w:t>
      </w:r>
      <w:r w:rsidRPr="00903DBA">
        <w:t xml:space="preserve"> line 1 shall jump to line 3</w:t>
      </w:r>
      <w:r w:rsidR="00030537">
        <w:t>. I</w:t>
      </w:r>
      <w:r w:rsidR="00BF6520">
        <w:t>n case of false</w:t>
      </w:r>
      <w:r w:rsidR="00030537">
        <w:t>,</w:t>
      </w:r>
      <w:r w:rsidR="00BF6520">
        <w:t xml:space="preserve"> </w:t>
      </w:r>
      <w:r w:rsidRPr="00903DBA">
        <w:t>line 2 shall jump to line 5</w:t>
      </w:r>
      <w:r w:rsidR="00030537">
        <w:t xml:space="preserve">, which is </w:t>
      </w:r>
      <w:r w:rsidR="00BF6520">
        <w:t>the middle code instruction following the middle code for the while statement.</w:t>
      </w:r>
    </w:p>
    <w:p w14:paraId="6FF4EA02" w14:textId="77777777" w:rsidR="00DD6235" w:rsidRPr="00903DBA" w:rsidRDefault="00DD6235" w:rsidP="00DD6235">
      <w:pPr>
        <w:pStyle w:val="Code"/>
      </w:pPr>
      <w:r w:rsidRPr="00903DBA">
        <w:t>backpatch(</w:t>
      </w:r>
      <w:r>
        <w:t>true_set</w:t>
      </w:r>
      <w:r w:rsidRPr="00903DBA">
        <w:t>, 3);</w:t>
      </w:r>
      <w:r>
        <w:t xml:space="preserve"> =&gt; </w:t>
      </w:r>
      <w:r w:rsidRPr="00903DBA">
        <w:t>backpatch({1}, 3);</w:t>
      </w:r>
    </w:p>
    <w:p w14:paraId="21C23A1A" w14:textId="6DE094FC" w:rsidR="00DD6235" w:rsidRPr="00903DBA" w:rsidRDefault="00DD6235" w:rsidP="00DD6235">
      <w:pPr>
        <w:pStyle w:val="Code"/>
      </w:pPr>
      <w:r w:rsidRPr="00903DBA">
        <w:t>backpatch(</w:t>
      </w:r>
      <w:r>
        <w:t>false_set</w:t>
      </w:r>
      <w:r w:rsidRPr="00903DBA">
        <w:t xml:space="preserve">, </w:t>
      </w:r>
      <w:r>
        <w:t>5</w:t>
      </w:r>
      <w:r w:rsidRPr="00903DBA">
        <w:t>);</w:t>
      </w:r>
      <w:r>
        <w:t xml:space="preserve"> =&gt; </w:t>
      </w:r>
      <w:r w:rsidRPr="00903DBA">
        <w:t>backpatch({</w:t>
      </w:r>
      <w:r>
        <w:t>2</w:t>
      </w:r>
      <w:r w:rsidRPr="00903DBA">
        <w:t xml:space="preserve">}, </w:t>
      </w:r>
      <w:r>
        <w:t>5</w:t>
      </w:r>
      <w:r w:rsidRPr="00903DBA">
        <w:t>);</w:t>
      </w:r>
    </w:p>
    <w:p w14:paraId="55BA14F2" w14:textId="77777777" w:rsidR="001055A8" w:rsidRDefault="001055A8" w:rsidP="001055A8">
      <w:pPr>
        <w:pStyle w:val="Code"/>
      </w:pPr>
    </w:p>
    <w:p w14:paraId="5EC27502" w14:textId="77777777" w:rsidR="001055A8" w:rsidRPr="00903DBA" w:rsidRDefault="001055A8" w:rsidP="001055A8">
      <w:pPr>
        <w:pStyle w:val="Code"/>
      </w:pPr>
      <w:r w:rsidRPr="00903DBA">
        <w:t>1. if a &lt; b goto 3</w:t>
      </w:r>
    </w:p>
    <w:p w14:paraId="650FB98C" w14:textId="77777777" w:rsidR="001055A8" w:rsidRPr="00903DBA" w:rsidRDefault="001055A8" w:rsidP="001055A8">
      <w:pPr>
        <w:pStyle w:val="Code"/>
      </w:pPr>
      <w:r w:rsidRPr="00903DBA">
        <w:t>2. goto 5</w:t>
      </w:r>
    </w:p>
    <w:p w14:paraId="274E1850" w14:textId="77777777" w:rsidR="001055A8" w:rsidRPr="00903DBA" w:rsidRDefault="001055A8" w:rsidP="001055A8">
      <w:pPr>
        <w:pStyle w:val="Code"/>
      </w:pPr>
      <w:r w:rsidRPr="00903DBA">
        <w:t>3. ++a</w:t>
      </w:r>
    </w:p>
    <w:p w14:paraId="7A07707A" w14:textId="77777777" w:rsidR="001055A8" w:rsidRPr="00903DBA" w:rsidRDefault="001055A8" w:rsidP="001055A8">
      <w:pPr>
        <w:pStyle w:val="Code"/>
      </w:pPr>
      <w:r w:rsidRPr="00903DBA">
        <w:t>4. goto 1</w:t>
      </w:r>
    </w:p>
    <w:p w14:paraId="55E39D43" w14:textId="0A72FA1A" w:rsidR="001055A8" w:rsidRDefault="001055A8" w:rsidP="00485925">
      <w:pPr>
        <w:pStyle w:val="Code"/>
      </w:pPr>
      <w:r w:rsidRPr="00903DBA">
        <w:t>5. ...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0187B940" w14:textId="77777777" w:rsidTr="00A5295F">
        <w:tc>
          <w:tcPr>
            <w:tcW w:w="3116" w:type="dxa"/>
            <w:hideMark/>
          </w:tcPr>
          <w:p w14:paraId="24D291C3" w14:textId="56712BF4" w:rsidR="00733710" w:rsidRPr="00903DBA" w:rsidRDefault="00733710" w:rsidP="00A5295F">
            <w:pPr>
              <w:pStyle w:val="Code"/>
            </w:pPr>
          </w:p>
        </w:tc>
        <w:tc>
          <w:tcPr>
            <w:tcW w:w="3117" w:type="dxa"/>
          </w:tcPr>
          <w:p w14:paraId="3D2EABF9" w14:textId="77777777" w:rsidR="00733710" w:rsidRPr="00903DBA" w:rsidRDefault="00733710" w:rsidP="00A5295F">
            <w:pPr>
              <w:pStyle w:val="Code"/>
            </w:pPr>
          </w:p>
        </w:tc>
        <w:tc>
          <w:tcPr>
            <w:tcW w:w="3117" w:type="dxa"/>
          </w:tcPr>
          <w:p w14:paraId="428849E5" w14:textId="77777777" w:rsidR="00733710" w:rsidRPr="00903DBA" w:rsidRDefault="00733710" w:rsidP="00A5295F">
            <w:pPr>
              <w:pStyle w:val="Code"/>
            </w:pPr>
          </w:p>
        </w:tc>
      </w:tr>
    </w:tbl>
    <w:p w14:paraId="4EDA84AC" w14:textId="5D4383A0" w:rsidR="00733710" w:rsidRPr="00903DBA" w:rsidRDefault="00733710" w:rsidP="00733710">
      <w:r w:rsidRPr="00903DBA">
        <w:t xml:space="preserve">If we let the while statement </w:t>
      </w:r>
      <w:r w:rsidR="004A7387">
        <w:t xml:space="preserve">above </w:t>
      </w:r>
      <w:r w:rsidRPr="00903DBA">
        <w:t xml:space="preserve">be surrounded by an </w:t>
      </w:r>
      <w:r w:rsidRPr="00903DBA">
        <w:rPr>
          <w:rStyle w:val="CodeInText"/>
        </w:rPr>
        <w:t>if-else</w:t>
      </w:r>
      <w:r w:rsidRPr="00903DBA">
        <w:t xml:space="preserve"> statement, we have both the true and </w:t>
      </w:r>
      <w:r w:rsidR="00A76052">
        <w:t>false-set</w:t>
      </w:r>
      <w:r w:rsidRPr="00903DBA">
        <w:t xml:space="preserve">s of the </w:t>
      </w:r>
      <w:r w:rsidRPr="007423B7">
        <w:rPr>
          <w:rStyle w:val="KeyWord0"/>
        </w:rPr>
        <w:t>if</w:t>
      </w:r>
      <w:r w:rsidRPr="00903DBA">
        <w:t xml:space="preserve"> expression </w:t>
      </w:r>
      <w:r w:rsidR="00D1364E">
        <w:rPr>
          <w:rStyle w:val="CodeInText"/>
        </w:rPr>
        <w:t>c</w:t>
      </w:r>
      <w:r w:rsidRPr="00903DBA">
        <w:rPr>
          <w:rStyle w:val="CodeInText"/>
        </w:rPr>
        <w:t xml:space="preserve"> &lt; </w:t>
      </w:r>
      <w:r w:rsidR="00D1364E">
        <w:rPr>
          <w:rStyle w:val="CodeInText"/>
        </w:rPr>
        <w:t>d</w:t>
      </w:r>
      <w:r w:rsidRPr="00903DBA">
        <w:t xml:space="preserve"> and the sets of the while expression </w:t>
      </w:r>
      <w:r w:rsidR="00D1364E">
        <w:rPr>
          <w:rStyle w:val="CodeInText"/>
        </w:rPr>
        <w:t>a</w:t>
      </w:r>
      <w:r w:rsidRPr="00903DBA">
        <w:rPr>
          <w:rStyle w:val="CodeInText"/>
        </w:rPr>
        <w:t xml:space="preserve"> &lt; </w:t>
      </w:r>
      <w:r w:rsidR="00D1364E">
        <w:rPr>
          <w:rStyle w:val="CodeInText"/>
        </w:rPr>
        <w:t>b</w:t>
      </w:r>
      <w:r w:rsidR="007423B7">
        <w:t>. Note that line 6 and 7 do not need to be backpatched, since they jump backwards to known line numbers.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12BBF4C2" w14:textId="77777777" w:rsidTr="00A5295F">
        <w:tc>
          <w:tcPr>
            <w:tcW w:w="3116" w:type="dxa"/>
          </w:tcPr>
          <w:p w14:paraId="30208BB6" w14:textId="21C90923" w:rsidR="00733710" w:rsidRPr="00903DBA" w:rsidRDefault="00733710" w:rsidP="00A5295F">
            <w:pPr>
              <w:pStyle w:val="Code"/>
            </w:pPr>
            <w:r w:rsidRPr="00903DBA">
              <w:lastRenderedPageBreak/>
              <w:t>if (</w:t>
            </w:r>
            <w:r w:rsidR="00AF5975">
              <w:t>c</w:t>
            </w:r>
            <w:r w:rsidRPr="00903DBA">
              <w:t xml:space="preserve"> &lt; </w:t>
            </w:r>
            <w:r w:rsidR="00AF5975">
              <w:t>d</w:t>
            </w:r>
            <w:r w:rsidRPr="00903DBA">
              <w:t>)</w:t>
            </w:r>
          </w:p>
          <w:p w14:paraId="6B9C8029" w14:textId="77777777" w:rsidR="00733710" w:rsidRPr="00903DBA" w:rsidRDefault="00733710" w:rsidP="00A5295F">
            <w:pPr>
              <w:pStyle w:val="Code"/>
            </w:pPr>
            <w:r w:rsidRPr="00903DBA">
              <w:t xml:space="preserve">  while (a &lt; b)</w:t>
            </w:r>
          </w:p>
          <w:p w14:paraId="6DED83D4" w14:textId="77777777" w:rsidR="00733710" w:rsidRPr="00903DBA" w:rsidRDefault="00733710" w:rsidP="00A5295F">
            <w:pPr>
              <w:pStyle w:val="Code"/>
            </w:pPr>
            <w:r w:rsidRPr="00903DBA">
              <w:t xml:space="preserve">    ++a;</w:t>
            </w:r>
          </w:p>
          <w:p w14:paraId="4BE73B40" w14:textId="77777777" w:rsidR="00733710" w:rsidRPr="00903DBA" w:rsidRDefault="00733710" w:rsidP="00A5295F">
            <w:pPr>
              <w:pStyle w:val="Code"/>
            </w:pPr>
            <w:r w:rsidRPr="00903DBA">
              <w:t>else</w:t>
            </w:r>
          </w:p>
          <w:p w14:paraId="00D8DB00" w14:textId="77777777" w:rsidR="00733710" w:rsidRPr="00903DBA" w:rsidRDefault="00733710" w:rsidP="00A5295F">
            <w:pPr>
              <w:pStyle w:val="Code"/>
            </w:pPr>
            <w:r w:rsidRPr="00903DBA">
              <w:t xml:space="preserve">  ++b;</w:t>
            </w:r>
          </w:p>
          <w:p w14:paraId="1A562CD3" w14:textId="77777777" w:rsidR="00733710" w:rsidRPr="00903DBA" w:rsidRDefault="00733710" w:rsidP="00A5295F">
            <w:pPr>
              <w:pStyle w:val="Code"/>
            </w:pPr>
          </w:p>
        </w:tc>
        <w:tc>
          <w:tcPr>
            <w:tcW w:w="3117" w:type="dxa"/>
          </w:tcPr>
          <w:p w14:paraId="7702595E" w14:textId="22B25607" w:rsidR="00733710" w:rsidRPr="00903DBA" w:rsidRDefault="00733710" w:rsidP="00A5295F">
            <w:pPr>
              <w:pStyle w:val="Code"/>
            </w:pPr>
            <w:r w:rsidRPr="00903DBA">
              <w:t xml:space="preserve">1. if </w:t>
            </w:r>
            <w:r w:rsidR="00AF5975">
              <w:t>c</w:t>
            </w:r>
            <w:r w:rsidRPr="00903DBA">
              <w:t xml:space="preserve"> &lt; </w:t>
            </w:r>
            <w:r w:rsidR="00AF5975">
              <w:t>d</w:t>
            </w:r>
            <w:r w:rsidRPr="00903DBA">
              <w:t xml:space="preserve"> goto ?</w:t>
            </w:r>
          </w:p>
          <w:p w14:paraId="302B51C4" w14:textId="77777777" w:rsidR="00733710" w:rsidRPr="00903DBA" w:rsidRDefault="00733710" w:rsidP="00A5295F">
            <w:pPr>
              <w:pStyle w:val="Code"/>
            </w:pPr>
            <w:r w:rsidRPr="00903DBA">
              <w:t>2. goto ?</w:t>
            </w:r>
          </w:p>
          <w:p w14:paraId="08EC8993" w14:textId="77777777" w:rsidR="00733710" w:rsidRPr="00903DBA" w:rsidRDefault="00733710" w:rsidP="00A5295F">
            <w:pPr>
              <w:pStyle w:val="Code"/>
            </w:pPr>
            <w:r w:rsidRPr="00903DBA">
              <w:t>3. if a &lt; b goto ?</w:t>
            </w:r>
          </w:p>
          <w:p w14:paraId="756676CF" w14:textId="77777777" w:rsidR="00733710" w:rsidRPr="00903DBA" w:rsidRDefault="00733710" w:rsidP="00A5295F">
            <w:pPr>
              <w:pStyle w:val="Code"/>
            </w:pPr>
            <w:r w:rsidRPr="00903DBA">
              <w:t>4. goto ?</w:t>
            </w:r>
          </w:p>
          <w:p w14:paraId="76E8DC0E" w14:textId="77777777" w:rsidR="00733710" w:rsidRPr="00903DBA" w:rsidRDefault="00733710" w:rsidP="00A5295F">
            <w:pPr>
              <w:pStyle w:val="Code"/>
            </w:pPr>
            <w:r w:rsidRPr="00903DBA">
              <w:t>5. ++a</w:t>
            </w:r>
          </w:p>
          <w:p w14:paraId="5E4F04D6" w14:textId="77777777" w:rsidR="00733710" w:rsidRPr="00903DBA" w:rsidRDefault="00733710" w:rsidP="00A5295F">
            <w:pPr>
              <w:pStyle w:val="Code"/>
            </w:pPr>
            <w:r w:rsidRPr="00903DBA">
              <w:t>6. goto 3</w:t>
            </w:r>
          </w:p>
          <w:p w14:paraId="18797A69" w14:textId="77777777" w:rsidR="00733710" w:rsidRPr="00903DBA" w:rsidRDefault="00733710" w:rsidP="00A5295F">
            <w:pPr>
              <w:pStyle w:val="Code"/>
            </w:pPr>
            <w:r w:rsidRPr="00903DBA">
              <w:t>7. goto 9</w:t>
            </w:r>
          </w:p>
          <w:p w14:paraId="0759BA82" w14:textId="77777777" w:rsidR="00733710" w:rsidRPr="00903DBA" w:rsidRDefault="00733710" w:rsidP="00A5295F">
            <w:pPr>
              <w:pStyle w:val="Code"/>
            </w:pPr>
            <w:r w:rsidRPr="00903DBA">
              <w:t>8. ++b</w:t>
            </w:r>
          </w:p>
          <w:p w14:paraId="1854AEB9" w14:textId="77777777" w:rsidR="00733710" w:rsidRPr="00903DBA" w:rsidRDefault="00733710" w:rsidP="00A5295F">
            <w:pPr>
              <w:pStyle w:val="Code"/>
            </w:pPr>
            <w:r w:rsidRPr="00903DBA">
              <w:t>9. ...</w:t>
            </w:r>
          </w:p>
          <w:p w14:paraId="03BFAA1B" w14:textId="77777777" w:rsidR="00733710" w:rsidRPr="00903DBA" w:rsidRDefault="00733710" w:rsidP="00A5295F">
            <w:pPr>
              <w:pStyle w:val="Code"/>
            </w:pPr>
          </w:p>
        </w:tc>
        <w:tc>
          <w:tcPr>
            <w:tcW w:w="3117" w:type="dxa"/>
            <w:hideMark/>
          </w:tcPr>
          <w:p w14:paraId="6AED7871" w14:textId="131B4B2F" w:rsidR="00733710" w:rsidRPr="00903DBA" w:rsidRDefault="00AF5975" w:rsidP="00A5295F">
            <w:pPr>
              <w:pStyle w:val="Code"/>
            </w:pPr>
            <w:r>
              <w:t>c</w:t>
            </w:r>
            <w:r w:rsidR="00733710" w:rsidRPr="00903DBA">
              <w:t xml:space="preserve"> &lt; </w:t>
            </w:r>
            <w:r>
              <w:t>d</w:t>
            </w:r>
            <w:r w:rsidR="00733710" w:rsidRPr="00903DBA">
              <w:t>: true</w:t>
            </w:r>
            <w:r w:rsidR="00FD34CA">
              <w:t>_</w:t>
            </w:r>
            <w:r w:rsidR="00733710" w:rsidRPr="00903DBA">
              <w:t>set</w:t>
            </w:r>
            <w:r w:rsidR="00FD34CA">
              <w:t>1</w:t>
            </w:r>
            <w:r w:rsidR="00733710" w:rsidRPr="00903DBA">
              <w:t>: {1}</w:t>
            </w:r>
          </w:p>
          <w:p w14:paraId="33326E74" w14:textId="2793C5BB" w:rsidR="00733710" w:rsidRPr="00903DBA" w:rsidRDefault="00733710" w:rsidP="00A5295F">
            <w:pPr>
              <w:pStyle w:val="Code"/>
            </w:pPr>
            <w:r w:rsidRPr="00903DBA">
              <w:t xml:space="preserve">       false</w:t>
            </w:r>
            <w:r w:rsidR="00FD34CA">
              <w:t>_</w:t>
            </w:r>
            <w:r w:rsidRPr="00903DBA">
              <w:t>set</w:t>
            </w:r>
            <w:r w:rsidR="00FD34CA">
              <w:t>1</w:t>
            </w:r>
            <w:r w:rsidRPr="00903DBA">
              <w:t>: {2}</w:t>
            </w:r>
          </w:p>
          <w:p w14:paraId="30C42518" w14:textId="066DB0C8" w:rsidR="00733710" w:rsidRPr="00903DBA" w:rsidRDefault="00733710" w:rsidP="00A5295F">
            <w:pPr>
              <w:pStyle w:val="Code"/>
            </w:pPr>
            <w:r w:rsidRPr="00903DBA">
              <w:t>a &lt; b: true</w:t>
            </w:r>
            <w:r w:rsidR="00FD34CA">
              <w:t>_</w:t>
            </w:r>
            <w:r w:rsidRPr="00903DBA">
              <w:t>set</w:t>
            </w:r>
            <w:r w:rsidR="00FD34CA">
              <w:t>2</w:t>
            </w:r>
            <w:r w:rsidRPr="00903DBA">
              <w:t>: {3}</w:t>
            </w:r>
          </w:p>
          <w:p w14:paraId="6FCFD219" w14:textId="213732F8" w:rsidR="00733710" w:rsidRPr="00903DBA" w:rsidRDefault="00733710" w:rsidP="00A5295F">
            <w:pPr>
              <w:pStyle w:val="Code"/>
            </w:pPr>
            <w:r w:rsidRPr="00903DBA">
              <w:t xml:space="preserve">       false</w:t>
            </w:r>
            <w:r w:rsidR="00FD34CA">
              <w:t>_</w:t>
            </w:r>
            <w:r w:rsidRPr="00903DBA">
              <w:t>set</w:t>
            </w:r>
            <w:r w:rsidR="00FD34CA">
              <w:t>2</w:t>
            </w:r>
            <w:r w:rsidRPr="00903DBA">
              <w:t>: {4}</w:t>
            </w:r>
          </w:p>
        </w:tc>
      </w:tr>
    </w:tbl>
    <w:p w14:paraId="4FA96AB3" w14:textId="77777777" w:rsidR="00733710" w:rsidRPr="00903DBA" w:rsidRDefault="00733710" w:rsidP="00733710">
      <w:r w:rsidRPr="00903DBA">
        <w:t xml:space="preserve">When the </w:t>
      </w:r>
      <w:r w:rsidRPr="00903DBA">
        <w:rPr>
          <w:rStyle w:val="CodeInText"/>
        </w:rPr>
        <w:t>if</w:t>
      </w:r>
      <w:r w:rsidRPr="00903DBA">
        <w:t xml:space="preserve"> and </w:t>
      </w:r>
      <w:r w:rsidRPr="00903DBA">
        <w:rPr>
          <w:rStyle w:val="CodeInText"/>
        </w:rPr>
        <w:t>while</w:t>
      </w:r>
      <w:r w:rsidRPr="00903DBA">
        <w:t xml:space="preserve"> statements become parsed the following call will occur:</w:t>
      </w:r>
    </w:p>
    <w:p w14:paraId="69A41AF5" w14:textId="2616EE16" w:rsidR="00DE29BE" w:rsidRPr="00903DBA" w:rsidRDefault="00DE29BE" w:rsidP="00DE29BE">
      <w:pPr>
        <w:pStyle w:val="Code"/>
      </w:pPr>
      <w:r w:rsidRPr="00903DBA">
        <w:t>backpatch(</w:t>
      </w:r>
      <w:r w:rsidR="001E094B">
        <w:t>true_set_1</w:t>
      </w:r>
      <w:r w:rsidRPr="00903DBA">
        <w:t>, 3);</w:t>
      </w:r>
      <w:r>
        <w:t xml:space="preserve"> =&gt; </w:t>
      </w:r>
      <w:r w:rsidRPr="00903DBA">
        <w:t>backpatch({1}, 3);</w:t>
      </w:r>
    </w:p>
    <w:p w14:paraId="1C2B9D58" w14:textId="315585D5" w:rsidR="00DE29BE" w:rsidRPr="00903DBA" w:rsidRDefault="00DE29BE" w:rsidP="00DE29BE">
      <w:pPr>
        <w:pStyle w:val="Code"/>
      </w:pPr>
      <w:r w:rsidRPr="00903DBA">
        <w:t>backpatch(</w:t>
      </w:r>
      <w:r w:rsidR="001E094B">
        <w:t>false_set_1</w:t>
      </w:r>
      <w:r w:rsidRPr="00903DBA">
        <w:t>, 8);</w:t>
      </w:r>
      <w:r>
        <w:t xml:space="preserve"> =&gt; </w:t>
      </w:r>
      <w:r w:rsidRPr="00903DBA">
        <w:t>backpatch({2}, 8);</w:t>
      </w:r>
    </w:p>
    <w:p w14:paraId="51C6CB42" w14:textId="50400193" w:rsidR="00DE29BE" w:rsidRPr="00903DBA" w:rsidRDefault="00DE29BE" w:rsidP="00DE29BE">
      <w:pPr>
        <w:pStyle w:val="Code"/>
      </w:pPr>
    </w:p>
    <w:p w14:paraId="36436AF0" w14:textId="358F0DFC" w:rsidR="00DE29BE" w:rsidRPr="00903DBA" w:rsidRDefault="00733710" w:rsidP="00DE29BE">
      <w:pPr>
        <w:pStyle w:val="Code"/>
      </w:pPr>
      <w:r w:rsidRPr="00903DBA">
        <w:t>backpatch(</w:t>
      </w:r>
      <w:r w:rsidR="001E094B">
        <w:t>true_set_2</w:t>
      </w:r>
      <w:r w:rsidRPr="00903DBA">
        <w:t>, 5);</w:t>
      </w:r>
      <w:r w:rsidR="00DE29BE">
        <w:t xml:space="preserve"> =&gt; </w:t>
      </w:r>
      <w:r w:rsidR="00DE29BE" w:rsidRPr="00903DBA">
        <w:t>backpatch({3}, 5);</w:t>
      </w:r>
    </w:p>
    <w:p w14:paraId="5F3022F3" w14:textId="56670EDE" w:rsidR="00DE29BE" w:rsidRPr="00903DBA" w:rsidRDefault="00733710" w:rsidP="00DE29BE">
      <w:pPr>
        <w:pStyle w:val="Code"/>
      </w:pPr>
      <w:r w:rsidRPr="00903DBA">
        <w:t>backpatch(</w:t>
      </w:r>
      <w:r w:rsidR="001E094B">
        <w:t>false_set_2</w:t>
      </w:r>
      <w:r w:rsidRPr="00903DBA">
        <w:t>, 7);</w:t>
      </w:r>
      <w:r w:rsidR="00DE29BE">
        <w:t xml:space="preserve"> =&gt; </w:t>
      </w:r>
      <w:r w:rsidR="00DE29BE" w:rsidRPr="00903DBA">
        <w:t>backpatch({4}, 7);</w:t>
      </w:r>
    </w:p>
    <w:p w14:paraId="52D8D8F5" w14:textId="77777777" w:rsidR="00733710" w:rsidRPr="00903DBA" w:rsidRDefault="00733710" w:rsidP="00733710">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0CA9E7B7" w14:textId="77777777" w:rsidTr="00A5295F">
        <w:tc>
          <w:tcPr>
            <w:tcW w:w="3116" w:type="dxa"/>
            <w:hideMark/>
          </w:tcPr>
          <w:p w14:paraId="6408229E" w14:textId="79AD92F2" w:rsidR="00733710" w:rsidRPr="00903DBA" w:rsidRDefault="00733710" w:rsidP="00A5295F">
            <w:pPr>
              <w:pStyle w:val="Code"/>
            </w:pPr>
            <w:r w:rsidRPr="00903DBA">
              <w:t xml:space="preserve">1. if </w:t>
            </w:r>
            <w:r w:rsidR="00293778">
              <w:t>c</w:t>
            </w:r>
            <w:r w:rsidRPr="00903DBA">
              <w:t xml:space="preserve"> &lt; </w:t>
            </w:r>
            <w:r w:rsidR="00293778">
              <w:t>d</w:t>
            </w:r>
            <w:r w:rsidRPr="00903DBA">
              <w:t xml:space="preserve"> goto 3</w:t>
            </w:r>
          </w:p>
          <w:p w14:paraId="2724EBA8" w14:textId="77777777" w:rsidR="00733710" w:rsidRPr="00903DBA" w:rsidRDefault="00733710" w:rsidP="00A5295F">
            <w:pPr>
              <w:pStyle w:val="Code"/>
              <w:tabs>
                <w:tab w:val="left" w:pos="1620"/>
              </w:tabs>
            </w:pPr>
            <w:r w:rsidRPr="00903DBA">
              <w:t>2. goto 8</w:t>
            </w:r>
            <w:r w:rsidRPr="00903DBA">
              <w:tab/>
            </w:r>
          </w:p>
          <w:p w14:paraId="4E7140DB" w14:textId="77777777" w:rsidR="00733710" w:rsidRPr="00903DBA" w:rsidRDefault="00733710" w:rsidP="00A5295F">
            <w:pPr>
              <w:pStyle w:val="Code"/>
            </w:pPr>
            <w:r w:rsidRPr="00903DBA">
              <w:t>3. if a &lt; b goto 5</w:t>
            </w:r>
          </w:p>
          <w:p w14:paraId="69D1ED91" w14:textId="77777777" w:rsidR="00733710" w:rsidRPr="00903DBA" w:rsidRDefault="00733710" w:rsidP="00A5295F">
            <w:pPr>
              <w:pStyle w:val="Code"/>
            </w:pPr>
            <w:r w:rsidRPr="00903DBA">
              <w:t>4. goto 7</w:t>
            </w:r>
          </w:p>
          <w:p w14:paraId="3593D5FA" w14:textId="77777777" w:rsidR="00733710" w:rsidRPr="00903DBA" w:rsidRDefault="00733710" w:rsidP="00A5295F">
            <w:pPr>
              <w:pStyle w:val="Code"/>
            </w:pPr>
            <w:r w:rsidRPr="00903DBA">
              <w:t>5. ++a</w:t>
            </w:r>
          </w:p>
          <w:p w14:paraId="0384ACCB" w14:textId="77777777" w:rsidR="00733710" w:rsidRPr="00903DBA" w:rsidRDefault="00733710" w:rsidP="00A5295F">
            <w:pPr>
              <w:pStyle w:val="Code"/>
            </w:pPr>
            <w:r w:rsidRPr="00903DBA">
              <w:t>6. goto 3</w:t>
            </w:r>
          </w:p>
          <w:p w14:paraId="13E59A7A" w14:textId="77777777" w:rsidR="00733710" w:rsidRPr="00903DBA" w:rsidRDefault="00733710" w:rsidP="00A5295F">
            <w:pPr>
              <w:pStyle w:val="Code"/>
            </w:pPr>
            <w:r w:rsidRPr="00903DBA">
              <w:t>7. goto 9</w:t>
            </w:r>
          </w:p>
          <w:p w14:paraId="6A63ECAB" w14:textId="77777777" w:rsidR="00733710" w:rsidRPr="00903DBA" w:rsidRDefault="00733710" w:rsidP="00A5295F">
            <w:pPr>
              <w:pStyle w:val="Code"/>
            </w:pPr>
            <w:r w:rsidRPr="00903DBA">
              <w:t>8. ++b</w:t>
            </w:r>
          </w:p>
          <w:p w14:paraId="167B5EB9" w14:textId="77777777" w:rsidR="00733710" w:rsidRPr="00903DBA" w:rsidRDefault="00733710" w:rsidP="00A5295F">
            <w:pPr>
              <w:pStyle w:val="Code"/>
            </w:pPr>
            <w:r w:rsidRPr="00903DBA">
              <w:t>9. ...</w:t>
            </w:r>
          </w:p>
        </w:tc>
        <w:tc>
          <w:tcPr>
            <w:tcW w:w="3117" w:type="dxa"/>
          </w:tcPr>
          <w:p w14:paraId="15EDA9B0" w14:textId="77777777" w:rsidR="00733710" w:rsidRPr="00903DBA" w:rsidRDefault="00733710" w:rsidP="00A5295F">
            <w:pPr>
              <w:pStyle w:val="Code"/>
            </w:pPr>
          </w:p>
        </w:tc>
        <w:tc>
          <w:tcPr>
            <w:tcW w:w="3117" w:type="dxa"/>
          </w:tcPr>
          <w:p w14:paraId="59938D8B" w14:textId="77777777" w:rsidR="00733710" w:rsidRPr="00903DBA" w:rsidRDefault="00733710" w:rsidP="00A5295F">
            <w:pPr>
              <w:pStyle w:val="Code"/>
            </w:pPr>
          </w:p>
        </w:tc>
      </w:tr>
    </w:tbl>
    <w:p w14:paraId="6D2AFF44" w14:textId="50260F0E" w:rsidR="00733710" w:rsidRPr="00903DBA" w:rsidRDefault="00733710" w:rsidP="00733710">
      <w:r w:rsidRPr="00903DBA">
        <w:t xml:space="preserve">The generated middle code above </w:t>
      </w:r>
      <w:r w:rsidR="00293778">
        <w:t>is</w:t>
      </w:r>
      <w:r w:rsidRPr="00903DBA">
        <w:t xml:space="preserve"> ineffective, but the middle code optimizer of Chapter </w:t>
      </w:r>
      <w:r w:rsidR="00B911B0">
        <w:fldChar w:fldCharType="begin"/>
      </w:r>
      <w:r w:rsidR="00B911B0">
        <w:instrText xml:space="preserve"> REF _Ref54016586 \r \h </w:instrText>
      </w:r>
      <w:r w:rsidR="00B911B0">
        <w:fldChar w:fldCharType="separate"/>
      </w:r>
      <w:r w:rsidR="00392B3E">
        <w:t>11</w:t>
      </w:r>
      <w:r w:rsidR="00B911B0">
        <w:fldChar w:fldCharType="end"/>
      </w:r>
      <w:r w:rsidRPr="00903DBA">
        <w:t xml:space="preserve"> will change it into</w:t>
      </w:r>
      <w:r w:rsidR="006411EC">
        <w:t xml:space="preserve"> the following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0419E5FE" w14:textId="77777777" w:rsidTr="00A5295F">
        <w:tc>
          <w:tcPr>
            <w:tcW w:w="3116" w:type="dxa"/>
            <w:hideMark/>
          </w:tcPr>
          <w:p w14:paraId="258FBEDA" w14:textId="5C1F5144" w:rsidR="00733710" w:rsidRPr="00903DBA" w:rsidRDefault="00733710" w:rsidP="00A5295F">
            <w:pPr>
              <w:pStyle w:val="Code"/>
            </w:pPr>
            <w:r w:rsidRPr="00903DBA">
              <w:t xml:space="preserve">1. if </w:t>
            </w:r>
            <w:r w:rsidR="00293778">
              <w:t>c</w:t>
            </w:r>
            <w:r w:rsidRPr="00903DBA">
              <w:t xml:space="preserve"> &gt;= </w:t>
            </w:r>
            <w:r w:rsidR="00293778">
              <w:t>d</w:t>
            </w:r>
            <w:r w:rsidRPr="00903DBA">
              <w:t xml:space="preserve"> goto 5</w:t>
            </w:r>
          </w:p>
          <w:p w14:paraId="16998172" w14:textId="77777777" w:rsidR="00733710" w:rsidRPr="00903DBA" w:rsidRDefault="00733710" w:rsidP="00A5295F">
            <w:pPr>
              <w:pStyle w:val="Code"/>
            </w:pPr>
            <w:r w:rsidRPr="00903DBA">
              <w:t>2. if a &gt;= b goto 6</w:t>
            </w:r>
          </w:p>
          <w:p w14:paraId="1A07BA7F" w14:textId="77777777" w:rsidR="00733710" w:rsidRPr="00903DBA" w:rsidRDefault="00733710" w:rsidP="00A5295F">
            <w:pPr>
              <w:pStyle w:val="Code"/>
            </w:pPr>
            <w:r w:rsidRPr="00903DBA">
              <w:t>3. ++a</w:t>
            </w:r>
          </w:p>
          <w:p w14:paraId="358A69F0" w14:textId="77777777" w:rsidR="00733710" w:rsidRPr="00903DBA" w:rsidRDefault="00733710" w:rsidP="00A5295F">
            <w:pPr>
              <w:pStyle w:val="Code"/>
            </w:pPr>
            <w:r w:rsidRPr="00903DBA">
              <w:t>4. goto 2</w:t>
            </w:r>
          </w:p>
          <w:p w14:paraId="1A0EE0D3" w14:textId="77777777" w:rsidR="00733710" w:rsidRPr="00903DBA" w:rsidRDefault="00733710" w:rsidP="00A5295F">
            <w:pPr>
              <w:pStyle w:val="Code"/>
            </w:pPr>
            <w:r w:rsidRPr="00903DBA">
              <w:t>5. ++b</w:t>
            </w:r>
          </w:p>
          <w:p w14:paraId="47D3C0D0" w14:textId="77777777" w:rsidR="00733710" w:rsidRPr="00903DBA" w:rsidRDefault="00733710" w:rsidP="00A5295F">
            <w:pPr>
              <w:pStyle w:val="Code"/>
            </w:pPr>
            <w:r w:rsidRPr="00903DBA">
              <w:t>6. ...</w:t>
            </w:r>
          </w:p>
        </w:tc>
        <w:tc>
          <w:tcPr>
            <w:tcW w:w="3117" w:type="dxa"/>
          </w:tcPr>
          <w:p w14:paraId="2198D450" w14:textId="77777777" w:rsidR="00733710" w:rsidRPr="00903DBA" w:rsidRDefault="00733710" w:rsidP="00A5295F">
            <w:pPr>
              <w:pStyle w:val="Code"/>
            </w:pPr>
          </w:p>
        </w:tc>
        <w:tc>
          <w:tcPr>
            <w:tcW w:w="3117" w:type="dxa"/>
          </w:tcPr>
          <w:p w14:paraId="7F15D85A" w14:textId="77777777" w:rsidR="00733710" w:rsidRPr="00903DBA" w:rsidRDefault="00733710" w:rsidP="00A5295F">
            <w:pPr>
              <w:pStyle w:val="Code"/>
            </w:pPr>
          </w:p>
        </w:tc>
      </w:tr>
    </w:tbl>
    <w:p w14:paraId="7098E6F6" w14:textId="41E9AF73" w:rsidR="00733710" w:rsidRPr="00903DBA" w:rsidRDefault="00733710" w:rsidP="00733710">
      <w:r w:rsidRPr="00903DBA">
        <w:t>Another example is the evaluation of a logical</w:t>
      </w:r>
      <w:r w:rsidR="00293778">
        <w:t xml:space="preserve"> </w:t>
      </w:r>
      <w:r w:rsidRPr="00293778">
        <w:rPr>
          <w:rStyle w:val="KeyWord0"/>
        </w:rPr>
        <w:t>and</w:t>
      </w:r>
      <w:r w:rsidRPr="00903DBA">
        <w:t xml:space="preserve">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17F24DE6" w14:textId="77777777" w:rsidTr="00A5295F">
        <w:tc>
          <w:tcPr>
            <w:tcW w:w="3116" w:type="dxa"/>
            <w:hideMark/>
          </w:tcPr>
          <w:p w14:paraId="34E15338" w14:textId="77777777" w:rsidR="00733710" w:rsidRPr="00903DBA" w:rsidRDefault="00733710" w:rsidP="00A736D0">
            <w:pPr>
              <w:pStyle w:val="Code"/>
              <w:jc w:val="left"/>
            </w:pPr>
            <w:r w:rsidRPr="00903DBA">
              <w:t>if ((a &lt; b) &amp;&amp; (c &lt; d))</w:t>
            </w:r>
          </w:p>
          <w:p w14:paraId="43425BE4" w14:textId="77777777" w:rsidR="00733710" w:rsidRPr="00903DBA" w:rsidRDefault="00733710" w:rsidP="00A736D0">
            <w:pPr>
              <w:pStyle w:val="Code"/>
              <w:jc w:val="left"/>
            </w:pPr>
            <w:r w:rsidRPr="00903DBA">
              <w:t xml:space="preserve">  ++a;</w:t>
            </w:r>
          </w:p>
          <w:p w14:paraId="63CC1DC8" w14:textId="77777777" w:rsidR="00733710" w:rsidRPr="00903DBA" w:rsidRDefault="00733710" w:rsidP="00A736D0">
            <w:pPr>
              <w:pStyle w:val="Code"/>
              <w:jc w:val="left"/>
            </w:pPr>
            <w:r w:rsidRPr="00903DBA">
              <w:t xml:space="preserve">else </w:t>
            </w:r>
          </w:p>
          <w:p w14:paraId="5E0F42D5" w14:textId="77777777" w:rsidR="00733710" w:rsidRDefault="00733710" w:rsidP="00A736D0">
            <w:pPr>
              <w:pStyle w:val="Code"/>
              <w:jc w:val="left"/>
            </w:pPr>
            <w:r w:rsidRPr="00903DBA">
              <w:t xml:space="preserve">  ++b;</w:t>
            </w:r>
          </w:p>
          <w:p w14:paraId="7E5C55B5" w14:textId="77777777" w:rsidR="00CF1781" w:rsidRDefault="00CF1781" w:rsidP="00A736D0">
            <w:pPr>
              <w:pStyle w:val="Code"/>
              <w:jc w:val="left"/>
            </w:pPr>
          </w:p>
          <w:p w14:paraId="37AD3F33" w14:textId="43D2A8C0" w:rsidR="00CF1781" w:rsidRDefault="00CF1781" w:rsidP="00A736D0">
            <w:pPr>
              <w:pStyle w:val="Code"/>
              <w:jc w:val="left"/>
            </w:pPr>
          </w:p>
          <w:p w14:paraId="1B6B4917" w14:textId="22CA8E94" w:rsidR="00CF1781" w:rsidRDefault="00CF1781" w:rsidP="00A736D0">
            <w:pPr>
              <w:pStyle w:val="Code"/>
              <w:jc w:val="left"/>
            </w:pPr>
          </w:p>
          <w:p w14:paraId="4FCC930A" w14:textId="77777777" w:rsidR="00334EE3" w:rsidRDefault="00334EE3" w:rsidP="00A736D0">
            <w:pPr>
              <w:pStyle w:val="Code"/>
              <w:jc w:val="left"/>
            </w:pPr>
          </w:p>
          <w:p w14:paraId="289F6756" w14:textId="5C507ACB" w:rsidR="00CF1781" w:rsidRPr="00903DBA" w:rsidRDefault="00CF1781" w:rsidP="00A736D0">
            <w:pPr>
              <w:spacing w:before="0" w:after="0"/>
              <w:jc w:val="left"/>
            </w:pPr>
          </w:p>
        </w:tc>
        <w:tc>
          <w:tcPr>
            <w:tcW w:w="3117" w:type="dxa"/>
            <w:hideMark/>
          </w:tcPr>
          <w:p w14:paraId="064C1461" w14:textId="77777777" w:rsidR="00733710" w:rsidRPr="00903DBA" w:rsidRDefault="00733710" w:rsidP="00A736D0">
            <w:pPr>
              <w:pStyle w:val="Code"/>
              <w:jc w:val="left"/>
            </w:pPr>
            <w:r w:rsidRPr="00903DBA">
              <w:t>1. if a &lt; b goto ?</w:t>
            </w:r>
          </w:p>
          <w:p w14:paraId="2FB68151" w14:textId="77777777" w:rsidR="00733710" w:rsidRPr="00903DBA" w:rsidRDefault="00733710" w:rsidP="00A736D0">
            <w:pPr>
              <w:pStyle w:val="Code"/>
              <w:jc w:val="left"/>
            </w:pPr>
            <w:r w:rsidRPr="00903DBA">
              <w:t>2. goto ?</w:t>
            </w:r>
          </w:p>
          <w:p w14:paraId="078BBD1F" w14:textId="77777777" w:rsidR="00733710" w:rsidRPr="00903DBA" w:rsidRDefault="00733710" w:rsidP="00A736D0">
            <w:pPr>
              <w:pStyle w:val="Code"/>
              <w:jc w:val="left"/>
            </w:pPr>
            <w:r w:rsidRPr="00903DBA">
              <w:t>3. if c &lt; d goto ?</w:t>
            </w:r>
          </w:p>
          <w:p w14:paraId="16E306B0" w14:textId="77777777" w:rsidR="00733710" w:rsidRPr="00903DBA" w:rsidRDefault="00733710" w:rsidP="00A736D0">
            <w:pPr>
              <w:pStyle w:val="Code"/>
              <w:jc w:val="left"/>
            </w:pPr>
            <w:r w:rsidRPr="00903DBA">
              <w:t>4. goto ?</w:t>
            </w:r>
          </w:p>
          <w:p w14:paraId="1E8438CD" w14:textId="77777777" w:rsidR="00733710" w:rsidRPr="00903DBA" w:rsidRDefault="00733710" w:rsidP="00A736D0">
            <w:pPr>
              <w:pStyle w:val="Code"/>
              <w:jc w:val="left"/>
            </w:pPr>
            <w:r w:rsidRPr="00903DBA">
              <w:t>5. ++a</w:t>
            </w:r>
          </w:p>
          <w:p w14:paraId="5183C00D" w14:textId="77777777" w:rsidR="00733710" w:rsidRPr="00903DBA" w:rsidRDefault="00733710" w:rsidP="00A736D0">
            <w:pPr>
              <w:pStyle w:val="Code"/>
              <w:jc w:val="left"/>
            </w:pPr>
            <w:r w:rsidRPr="00903DBA">
              <w:t>6. goto 7</w:t>
            </w:r>
          </w:p>
          <w:p w14:paraId="466B99AD" w14:textId="77777777" w:rsidR="00733710" w:rsidRPr="00903DBA" w:rsidRDefault="00733710" w:rsidP="00A736D0">
            <w:pPr>
              <w:pStyle w:val="Code"/>
              <w:jc w:val="left"/>
            </w:pPr>
            <w:r w:rsidRPr="00903DBA">
              <w:t>7. ++b</w:t>
            </w:r>
          </w:p>
          <w:p w14:paraId="6EB467FD" w14:textId="6BFF8C83" w:rsidR="00CF1781" w:rsidRDefault="00733710" w:rsidP="00334EE3">
            <w:pPr>
              <w:pStyle w:val="Code"/>
              <w:jc w:val="left"/>
            </w:pPr>
            <w:r w:rsidRPr="00903DBA">
              <w:t>8. ...</w:t>
            </w:r>
          </w:p>
          <w:p w14:paraId="45BE6F1B" w14:textId="77777777" w:rsidR="005628B4" w:rsidRDefault="005628B4" w:rsidP="00334EE3">
            <w:pPr>
              <w:pStyle w:val="Code"/>
              <w:jc w:val="left"/>
            </w:pPr>
          </w:p>
          <w:p w14:paraId="28F34B5B" w14:textId="7631C736" w:rsidR="00334EE3" w:rsidRPr="00903DBA" w:rsidRDefault="00334EE3" w:rsidP="00334EE3">
            <w:pPr>
              <w:pStyle w:val="Code"/>
              <w:jc w:val="left"/>
            </w:pPr>
          </w:p>
        </w:tc>
        <w:tc>
          <w:tcPr>
            <w:tcW w:w="3117" w:type="dxa"/>
          </w:tcPr>
          <w:p w14:paraId="189E9CCE" w14:textId="1A063B0A" w:rsidR="00334EE3" w:rsidRPr="00903DBA" w:rsidRDefault="00334EE3" w:rsidP="00334EE3">
            <w:pPr>
              <w:pStyle w:val="Code"/>
              <w:jc w:val="left"/>
            </w:pPr>
          </w:p>
        </w:tc>
      </w:tr>
      <w:tr w:rsidR="00A5397A" w:rsidRPr="00903DBA" w14:paraId="51E794EB" w14:textId="77777777" w:rsidTr="000A0238">
        <w:tc>
          <w:tcPr>
            <w:tcW w:w="3116" w:type="dxa"/>
          </w:tcPr>
          <w:p w14:paraId="35F7E076" w14:textId="1683ACCB" w:rsidR="00A5397A" w:rsidRPr="00903DBA" w:rsidRDefault="00A5397A" w:rsidP="00334EE3">
            <w:pPr>
              <w:spacing w:before="0" w:after="0"/>
            </w:pPr>
            <w:r>
              <w:t>(a) C code</w:t>
            </w:r>
          </w:p>
        </w:tc>
        <w:tc>
          <w:tcPr>
            <w:tcW w:w="6234" w:type="dxa"/>
            <w:gridSpan w:val="2"/>
          </w:tcPr>
          <w:p w14:paraId="75549AE5" w14:textId="77777777" w:rsidR="00A5397A" w:rsidRDefault="00A5397A" w:rsidP="00334EE3">
            <w:pPr>
              <w:spacing w:before="0" w:after="0"/>
              <w:jc w:val="left"/>
            </w:pPr>
            <w:r>
              <w:t xml:space="preserve">(b) Middle code before </w:t>
            </w:r>
          </w:p>
          <w:p w14:paraId="7ADED6E9" w14:textId="49C74C3C" w:rsidR="00A5397A" w:rsidRPr="00903DBA" w:rsidRDefault="00A5397A" w:rsidP="00334EE3">
            <w:pPr>
              <w:spacing w:before="0" w:after="0"/>
            </w:pPr>
            <w:r>
              <w:t xml:space="preserve">      backpatching</w:t>
            </w:r>
          </w:p>
        </w:tc>
      </w:tr>
      <w:tr w:rsidR="00B7567D" w:rsidRPr="00903DBA" w14:paraId="6781EABF" w14:textId="77777777" w:rsidTr="00166B2B">
        <w:tc>
          <w:tcPr>
            <w:tcW w:w="3116" w:type="dxa"/>
          </w:tcPr>
          <w:p w14:paraId="32A1B284" w14:textId="77777777" w:rsidR="00B7567D" w:rsidRDefault="00B7567D" w:rsidP="00334EE3">
            <w:pPr>
              <w:spacing w:before="0" w:after="0"/>
            </w:pPr>
          </w:p>
        </w:tc>
        <w:tc>
          <w:tcPr>
            <w:tcW w:w="3117" w:type="dxa"/>
          </w:tcPr>
          <w:p w14:paraId="004A5251" w14:textId="77777777" w:rsidR="00B7567D" w:rsidRDefault="00B7567D" w:rsidP="00334EE3">
            <w:pPr>
              <w:spacing w:before="0" w:after="0"/>
              <w:jc w:val="left"/>
            </w:pPr>
          </w:p>
        </w:tc>
        <w:tc>
          <w:tcPr>
            <w:tcW w:w="3117" w:type="dxa"/>
          </w:tcPr>
          <w:p w14:paraId="3E44912B" w14:textId="77777777" w:rsidR="00B7567D" w:rsidRPr="00903DBA" w:rsidRDefault="00B7567D" w:rsidP="00334EE3">
            <w:pPr>
              <w:spacing w:before="0" w:after="0"/>
            </w:pPr>
          </w:p>
        </w:tc>
      </w:tr>
      <w:tr w:rsidR="00334EE3" w:rsidRPr="00903DBA" w14:paraId="0CAB99B5" w14:textId="77777777" w:rsidTr="00166B2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6" w:type="dxa"/>
            <w:tcBorders>
              <w:top w:val="nil"/>
              <w:left w:val="nil"/>
              <w:bottom w:val="nil"/>
              <w:right w:val="nil"/>
            </w:tcBorders>
            <w:hideMark/>
          </w:tcPr>
          <w:p w14:paraId="1879283E" w14:textId="77777777" w:rsidR="00334EE3" w:rsidRPr="00903DBA" w:rsidRDefault="00334EE3" w:rsidP="00334EE3">
            <w:pPr>
              <w:pStyle w:val="Code"/>
              <w:jc w:val="left"/>
            </w:pPr>
            <w:r w:rsidRPr="00903DBA">
              <w:t>1. if a &lt; b goto ?</w:t>
            </w:r>
          </w:p>
          <w:p w14:paraId="7B099B80" w14:textId="77777777" w:rsidR="00334EE3" w:rsidRPr="00903DBA" w:rsidRDefault="00334EE3" w:rsidP="00334EE3">
            <w:pPr>
              <w:pStyle w:val="Code"/>
              <w:jc w:val="left"/>
            </w:pPr>
            <w:r w:rsidRPr="00903DBA">
              <w:t>2. goto ?</w:t>
            </w:r>
          </w:p>
          <w:p w14:paraId="3A9F7A8E" w14:textId="77777777" w:rsidR="00334EE3" w:rsidRPr="00903DBA" w:rsidRDefault="00334EE3" w:rsidP="00334EE3">
            <w:pPr>
              <w:pStyle w:val="Code"/>
              <w:jc w:val="left"/>
            </w:pPr>
            <w:r w:rsidRPr="00903DBA">
              <w:t>3. if c &lt; d goto ?</w:t>
            </w:r>
          </w:p>
          <w:p w14:paraId="132D7992" w14:textId="77777777" w:rsidR="00334EE3" w:rsidRPr="00903DBA" w:rsidRDefault="00334EE3" w:rsidP="00334EE3">
            <w:pPr>
              <w:pStyle w:val="Code"/>
              <w:jc w:val="left"/>
            </w:pPr>
            <w:r w:rsidRPr="00903DBA">
              <w:t>4. goto ?</w:t>
            </w:r>
          </w:p>
          <w:p w14:paraId="529DA3AA" w14:textId="77777777" w:rsidR="00334EE3" w:rsidRPr="00903DBA" w:rsidRDefault="00334EE3" w:rsidP="00334EE3">
            <w:pPr>
              <w:pStyle w:val="Code"/>
              <w:jc w:val="left"/>
            </w:pPr>
            <w:r w:rsidRPr="00903DBA">
              <w:lastRenderedPageBreak/>
              <w:t>5. ++a</w:t>
            </w:r>
          </w:p>
          <w:p w14:paraId="049C917F" w14:textId="77777777" w:rsidR="00334EE3" w:rsidRPr="00903DBA" w:rsidRDefault="00334EE3" w:rsidP="00334EE3">
            <w:pPr>
              <w:pStyle w:val="Code"/>
              <w:jc w:val="left"/>
            </w:pPr>
            <w:r w:rsidRPr="00903DBA">
              <w:t>6. goto 7</w:t>
            </w:r>
          </w:p>
          <w:p w14:paraId="0586555C" w14:textId="77777777" w:rsidR="00334EE3" w:rsidRPr="00903DBA" w:rsidRDefault="00334EE3" w:rsidP="00334EE3">
            <w:pPr>
              <w:pStyle w:val="Code"/>
              <w:jc w:val="left"/>
            </w:pPr>
            <w:r w:rsidRPr="00903DBA">
              <w:t>7. ++b</w:t>
            </w:r>
          </w:p>
          <w:p w14:paraId="0D8561F2" w14:textId="4C2F8FC2" w:rsidR="00334EE3" w:rsidRDefault="00334EE3" w:rsidP="00334EE3">
            <w:pPr>
              <w:pStyle w:val="Code"/>
              <w:jc w:val="left"/>
            </w:pPr>
            <w:r w:rsidRPr="00903DBA">
              <w:t>8. ...</w:t>
            </w:r>
          </w:p>
          <w:p w14:paraId="57AAD859" w14:textId="77777777" w:rsidR="00166B2B" w:rsidRDefault="00166B2B" w:rsidP="00334EE3">
            <w:pPr>
              <w:pStyle w:val="Code"/>
              <w:jc w:val="left"/>
            </w:pPr>
          </w:p>
          <w:p w14:paraId="16CE8632" w14:textId="77777777" w:rsidR="00334EE3" w:rsidRPr="00903DBA" w:rsidRDefault="00334EE3" w:rsidP="00334EE3">
            <w:pPr>
              <w:spacing w:before="0" w:after="0"/>
              <w:jc w:val="left"/>
            </w:pPr>
          </w:p>
        </w:tc>
        <w:tc>
          <w:tcPr>
            <w:tcW w:w="3117" w:type="dxa"/>
            <w:tcBorders>
              <w:top w:val="nil"/>
              <w:left w:val="nil"/>
              <w:bottom w:val="nil"/>
              <w:right w:val="nil"/>
            </w:tcBorders>
            <w:hideMark/>
          </w:tcPr>
          <w:p w14:paraId="0BFEE723" w14:textId="77777777" w:rsidR="00334EE3" w:rsidRPr="00903DBA" w:rsidRDefault="00334EE3" w:rsidP="00334EE3">
            <w:pPr>
              <w:pStyle w:val="Code"/>
              <w:jc w:val="left"/>
            </w:pPr>
            <w:r w:rsidRPr="00903DBA">
              <w:lastRenderedPageBreak/>
              <w:t>1. if a &lt; b goto ?</w:t>
            </w:r>
          </w:p>
          <w:p w14:paraId="4CF5E6D2" w14:textId="77777777" w:rsidR="00334EE3" w:rsidRPr="00903DBA" w:rsidRDefault="00334EE3" w:rsidP="00334EE3">
            <w:pPr>
              <w:pStyle w:val="Code"/>
              <w:jc w:val="left"/>
            </w:pPr>
            <w:r w:rsidRPr="00903DBA">
              <w:t>2. goto ?</w:t>
            </w:r>
          </w:p>
          <w:p w14:paraId="10A4D1DC" w14:textId="77777777" w:rsidR="00334EE3" w:rsidRPr="00903DBA" w:rsidRDefault="00334EE3" w:rsidP="00334EE3">
            <w:pPr>
              <w:pStyle w:val="Code"/>
              <w:jc w:val="left"/>
            </w:pPr>
            <w:r w:rsidRPr="00903DBA">
              <w:t>3. if c &lt; d goto ?</w:t>
            </w:r>
          </w:p>
          <w:p w14:paraId="1E138C56" w14:textId="77777777" w:rsidR="00334EE3" w:rsidRPr="00903DBA" w:rsidRDefault="00334EE3" w:rsidP="00334EE3">
            <w:pPr>
              <w:pStyle w:val="Code"/>
              <w:jc w:val="left"/>
            </w:pPr>
            <w:r w:rsidRPr="00903DBA">
              <w:t>4. goto ?</w:t>
            </w:r>
          </w:p>
          <w:p w14:paraId="6EFB878C" w14:textId="77777777" w:rsidR="00334EE3" w:rsidRPr="00903DBA" w:rsidRDefault="00334EE3" w:rsidP="00334EE3">
            <w:pPr>
              <w:pStyle w:val="Code"/>
              <w:jc w:val="left"/>
            </w:pPr>
            <w:r w:rsidRPr="00903DBA">
              <w:lastRenderedPageBreak/>
              <w:t>5. ++a</w:t>
            </w:r>
          </w:p>
          <w:p w14:paraId="428BEA90" w14:textId="77777777" w:rsidR="00334EE3" w:rsidRPr="00903DBA" w:rsidRDefault="00334EE3" w:rsidP="00334EE3">
            <w:pPr>
              <w:pStyle w:val="Code"/>
              <w:jc w:val="left"/>
            </w:pPr>
            <w:r w:rsidRPr="00903DBA">
              <w:t>6. goto 7</w:t>
            </w:r>
          </w:p>
          <w:p w14:paraId="0CB274F3" w14:textId="77777777" w:rsidR="00334EE3" w:rsidRPr="00903DBA" w:rsidRDefault="00334EE3" w:rsidP="00334EE3">
            <w:pPr>
              <w:pStyle w:val="Code"/>
              <w:jc w:val="left"/>
            </w:pPr>
            <w:r w:rsidRPr="00903DBA">
              <w:t>7. ++b</w:t>
            </w:r>
          </w:p>
          <w:p w14:paraId="353D5190" w14:textId="0D7108DF" w:rsidR="00334EE3" w:rsidRDefault="00334EE3" w:rsidP="00334EE3">
            <w:pPr>
              <w:pStyle w:val="Code"/>
              <w:jc w:val="left"/>
            </w:pPr>
            <w:r w:rsidRPr="00903DBA">
              <w:t>8. ...</w:t>
            </w:r>
          </w:p>
          <w:p w14:paraId="446E07D7" w14:textId="77777777" w:rsidR="00166B2B" w:rsidRDefault="00166B2B" w:rsidP="00334EE3">
            <w:pPr>
              <w:pStyle w:val="Code"/>
              <w:jc w:val="left"/>
            </w:pPr>
          </w:p>
          <w:p w14:paraId="0C6EDF80" w14:textId="77777777" w:rsidR="00334EE3" w:rsidRPr="00903DBA" w:rsidRDefault="00334EE3" w:rsidP="00334EE3">
            <w:pPr>
              <w:pStyle w:val="Code"/>
              <w:jc w:val="left"/>
            </w:pPr>
          </w:p>
        </w:tc>
        <w:tc>
          <w:tcPr>
            <w:tcW w:w="3117" w:type="dxa"/>
            <w:tcBorders>
              <w:top w:val="nil"/>
              <w:left w:val="nil"/>
              <w:bottom w:val="nil"/>
              <w:right w:val="nil"/>
            </w:tcBorders>
          </w:tcPr>
          <w:p w14:paraId="59BEED89" w14:textId="77777777" w:rsidR="00334EE3" w:rsidRPr="00903DBA" w:rsidRDefault="00334EE3" w:rsidP="00334EE3">
            <w:pPr>
              <w:pStyle w:val="Code"/>
              <w:jc w:val="left"/>
            </w:pPr>
          </w:p>
        </w:tc>
      </w:tr>
      <w:tr w:rsidR="00334EE3" w:rsidRPr="00903DBA" w14:paraId="45E041A8" w14:textId="77777777" w:rsidTr="00166B2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6" w:type="dxa"/>
            <w:tcBorders>
              <w:top w:val="nil"/>
              <w:left w:val="nil"/>
              <w:bottom w:val="nil"/>
              <w:right w:val="nil"/>
            </w:tcBorders>
          </w:tcPr>
          <w:p w14:paraId="39526A8E" w14:textId="77777777" w:rsidR="00334EE3" w:rsidRDefault="00334EE3" w:rsidP="00334EE3">
            <w:pPr>
              <w:tabs>
                <w:tab w:val="left" w:pos="276"/>
              </w:tabs>
              <w:spacing w:before="0" w:after="0"/>
              <w:jc w:val="left"/>
            </w:pPr>
            <w:r>
              <w:t>(c) Middle code after</w:t>
            </w:r>
          </w:p>
          <w:p w14:paraId="2E346EAD" w14:textId="29CEAC0B" w:rsidR="00334EE3" w:rsidRPr="00903DBA" w:rsidRDefault="00334EE3" w:rsidP="00334EE3">
            <w:pPr>
              <w:spacing w:before="0" w:after="0"/>
            </w:pPr>
            <w:r>
              <w:t xml:space="preserve">      backpatching</w:t>
            </w:r>
          </w:p>
        </w:tc>
        <w:tc>
          <w:tcPr>
            <w:tcW w:w="3117" w:type="dxa"/>
            <w:tcBorders>
              <w:top w:val="nil"/>
              <w:left w:val="nil"/>
              <w:bottom w:val="nil"/>
              <w:right w:val="nil"/>
            </w:tcBorders>
          </w:tcPr>
          <w:p w14:paraId="2C86A5FC" w14:textId="026F9342" w:rsidR="00334EE3" w:rsidRDefault="00334EE3" w:rsidP="00334EE3">
            <w:pPr>
              <w:spacing w:before="0" w:after="0"/>
              <w:jc w:val="left"/>
            </w:pPr>
            <w:r>
              <w:t>(</w:t>
            </w:r>
            <w:r w:rsidR="00166B2B">
              <w:t>c</w:t>
            </w:r>
            <w:r>
              <w:t xml:space="preserve">) Middle code </w:t>
            </w:r>
            <w:r w:rsidR="00013C28">
              <w:t>after</w:t>
            </w:r>
            <w:r>
              <w:t xml:space="preserve"> </w:t>
            </w:r>
          </w:p>
          <w:p w14:paraId="449A84CC" w14:textId="0EDE920C" w:rsidR="00334EE3" w:rsidRPr="00903DBA" w:rsidRDefault="00334EE3" w:rsidP="00334EE3">
            <w:pPr>
              <w:spacing w:before="0" w:after="0"/>
            </w:pPr>
            <w:r>
              <w:t xml:space="preserve">     </w:t>
            </w:r>
            <w:r w:rsidR="00013C28">
              <w:t xml:space="preserve"> optimization</w:t>
            </w:r>
          </w:p>
        </w:tc>
        <w:tc>
          <w:tcPr>
            <w:tcW w:w="3117" w:type="dxa"/>
            <w:tcBorders>
              <w:top w:val="nil"/>
              <w:left w:val="nil"/>
              <w:bottom w:val="nil"/>
              <w:right w:val="nil"/>
            </w:tcBorders>
          </w:tcPr>
          <w:p w14:paraId="55F57D99" w14:textId="0B958664" w:rsidR="00334EE3" w:rsidRPr="00903DBA" w:rsidRDefault="00334EE3" w:rsidP="00334EE3">
            <w:pPr>
              <w:spacing w:before="0" w:after="0"/>
            </w:pPr>
          </w:p>
        </w:tc>
      </w:tr>
    </w:tbl>
    <w:p w14:paraId="45A339D6" w14:textId="0968D06B" w:rsidR="00733710" w:rsidRPr="00903DBA" w:rsidRDefault="00733710" w:rsidP="00733710">
      <w:r w:rsidRPr="00903DBA">
        <w:t>When the first expression (</w:t>
      </w:r>
      <w:r w:rsidRPr="00903DBA">
        <w:rPr>
          <w:rStyle w:val="CodeInText"/>
        </w:rPr>
        <w:t>a &lt; b</w:t>
      </w:r>
      <w:r w:rsidRPr="00903DBA">
        <w:t xml:space="preserve">) is evaluated, its </w:t>
      </w:r>
      <w:r w:rsidR="009C3C27">
        <w:t>true-set</w:t>
      </w:r>
      <w:r w:rsidRPr="00903DBA">
        <w:t xml:space="preserve"> is {1} and its </w:t>
      </w:r>
      <w:r w:rsidR="00A76052">
        <w:t>false-set</w:t>
      </w:r>
      <w:r w:rsidRPr="00903DBA">
        <w:t xml:space="preserve"> is {2}. When the second expression is evaluated the </w:t>
      </w:r>
      <w:r w:rsidR="009C3C27">
        <w:t>true-set</w:t>
      </w:r>
      <w:r w:rsidRPr="00903DBA">
        <w:t xml:space="preserve">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w:t>
      </w:r>
      <w:r w:rsidR="009C3C27">
        <w:t>true-set</w:t>
      </w:r>
      <w:r w:rsidRPr="00903DBA">
        <w:t xml:space="preserve"> of the total expression is the one of the second expression and the </w:t>
      </w:r>
      <w:r w:rsidR="00A76052">
        <w:t>false-set</w:t>
      </w:r>
      <w:r w:rsidRPr="00903DBA">
        <w:t xml:space="preserve"> is the union of the falses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0C17EA6B" w14:textId="77777777" w:rsidTr="00A5295F">
        <w:tc>
          <w:tcPr>
            <w:tcW w:w="3116" w:type="dxa"/>
            <w:hideMark/>
          </w:tcPr>
          <w:p w14:paraId="21EE92F2" w14:textId="77777777" w:rsidR="00733710" w:rsidRPr="00903DBA" w:rsidRDefault="00733710" w:rsidP="00A5295F">
            <w:pPr>
              <w:pStyle w:val="Code"/>
            </w:pPr>
            <w:r w:rsidRPr="00903DBA">
              <w:t>1. if a &lt; b goto 3</w:t>
            </w:r>
          </w:p>
          <w:p w14:paraId="58881D56" w14:textId="77777777" w:rsidR="00733710" w:rsidRPr="00903DBA" w:rsidRDefault="00733710" w:rsidP="00A5295F">
            <w:pPr>
              <w:pStyle w:val="Code"/>
            </w:pPr>
            <w:r w:rsidRPr="00903DBA">
              <w:t>2. goto ?</w:t>
            </w:r>
          </w:p>
          <w:p w14:paraId="78DA5AC2" w14:textId="77777777" w:rsidR="00733710" w:rsidRPr="00903DBA" w:rsidRDefault="00733710" w:rsidP="00A5295F">
            <w:pPr>
              <w:pStyle w:val="Code"/>
            </w:pPr>
            <w:r w:rsidRPr="00903DBA">
              <w:t>3. if c &lt; d goto ?</w:t>
            </w:r>
          </w:p>
          <w:p w14:paraId="6BD8C19B" w14:textId="77777777" w:rsidR="00733710" w:rsidRPr="00903DBA" w:rsidRDefault="00733710" w:rsidP="00A5295F">
            <w:pPr>
              <w:pStyle w:val="Code"/>
            </w:pPr>
            <w:r w:rsidRPr="00903DBA">
              <w:t>4. goto ?</w:t>
            </w:r>
          </w:p>
          <w:p w14:paraId="75883E55" w14:textId="77777777" w:rsidR="00733710" w:rsidRPr="00903DBA" w:rsidRDefault="00733710" w:rsidP="00A5295F">
            <w:pPr>
              <w:pStyle w:val="Code"/>
            </w:pPr>
            <w:r w:rsidRPr="00903DBA">
              <w:t>5. ++a</w:t>
            </w:r>
          </w:p>
          <w:p w14:paraId="06CC39CB" w14:textId="77777777" w:rsidR="00733710" w:rsidRPr="00903DBA" w:rsidRDefault="00733710" w:rsidP="00A5295F">
            <w:pPr>
              <w:pStyle w:val="Code"/>
            </w:pPr>
            <w:r w:rsidRPr="00903DBA">
              <w:t>6. goto 7</w:t>
            </w:r>
          </w:p>
          <w:p w14:paraId="63D1DE69" w14:textId="77777777" w:rsidR="00733710" w:rsidRPr="00903DBA" w:rsidRDefault="00733710" w:rsidP="00A5295F">
            <w:pPr>
              <w:pStyle w:val="Code"/>
            </w:pPr>
            <w:r w:rsidRPr="00903DBA">
              <w:t>7. ++b</w:t>
            </w:r>
          </w:p>
        </w:tc>
        <w:tc>
          <w:tcPr>
            <w:tcW w:w="3117" w:type="dxa"/>
            <w:hideMark/>
          </w:tcPr>
          <w:p w14:paraId="054E4ECB" w14:textId="159A31F5" w:rsidR="00733710" w:rsidRPr="00903DBA" w:rsidRDefault="009C3C27" w:rsidP="00A5295F">
            <w:pPr>
              <w:pStyle w:val="Code"/>
            </w:pPr>
            <w:r>
              <w:t>true-set</w:t>
            </w:r>
            <w:r w:rsidR="00733710" w:rsidRPr="00903DBA">
              <w:t>: {3}</w:t>
            </w:r>
          </w:p>
          <w:p w14:paraId="283183C2" w14:textId="2C790D93" w:rsidR="00733710" w:rsidRPr="00903DBA" w:rsidRDefault="00A76052" w:rsidP="00A5295F">
            <w:pPr>
              <w:pStyle w:val="Code"/>
            </w:pPr>
            <w:r>
              <w:t>false-set</w:t>
            </w:r>
            <w:r w:rsidR="00733710" w:rsidRPr="00903DBA">
              <w:t>: {2, 4}</w:t>
            </w:r>
          </w:p>
        </w:tc>
        <w:tc>
          <w:tcPr>
            <w:tcW w:w="3117" w:type="dxa"/>
          </w:tcPr>
          <w:p w14:paraId="0E98844B" w14:textId="77777777" w:rsidR="00733710" w:rsidRPr="00903DBA" w:rsidRDefault="00733710" w:rsidP="00A5295F">
            <w:pPr>
              <w:pStyle w:val="Code"/>
            </w:pPr>
          </w:p>
        </w:tc>
      </w:tr>
    </w:tbl>
    <w:p w14:paraId="0C88D50E" w14:textId="6572A852" w:rsidR="00733710" w:rsidRPr="00903DBA" w:rsidRDefault="00733710" w:rsidP="00733710">
      <w:r w:rsidRPr="00903DBA">
        <w:t xml:space="preserve">In a similar way, the </w:t>
      </w:r>
      <w:r w:rsidR="009C3C27">
        <w:t>true-set</w:t>
      </w:r>
      <w:r w:rsidRPr="00903DBA">
        <w:t xml:space="preserve"> of an expression with logical-or will be the union of both </w:t>
      </w:r>
      <w:r w:rsidR="009C3C27">
        <w:t>true-set</w:t>
      </w:r>
      <w:r w:rsidRPr="00903DBA">
        <w:t xml:space="preserve">s while the </w:t>
      </w:r>
      <w:r w:rsidR="00A76052">
        <w:t>false-set</w:t>
      </w:r>
      <w:r w:rsidRPr="00903DBA">
        <w:t xml:space="preserve"> will the </w:t>
      </w:r>
      <w:r w:rsidR="00A76052">
        <w:t>false-set</w:t>
      </w:r>
      <w:r w:rsidRPr="00903DBA">
        <w:t xml:space="preserve">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4C266A7F" w14:textId="77777777" w:rsidTr="00A5295F">
        <w:tc>
          <w:tcPr>
            <w:tcW w:w="3116" w:type="dxa"/>
            <w:hideMark/>
          </w:tcPr>
          <w:p w14:paraId="786226D1" w14:textId="77777777" w:rsidR="00733710" w:rsidRPr="00903DBA" w:rsidRDefault="00733710" w:rsidP="00A5295F">
            <w:pPr>
              <w:pStyle w:val="Code"/>
            </w:pPr>
            <w:r w:rsidRPr="00903DBA">
              <w:t>if ((a &lt; b) || (c &lt; d))</w:t>
            </w:r>
          </w:p>
          <w:p w14:paraId="68780A9F" w14:textId="77777777" w:rsidR="00733710" w:rsidRPr="00903DBA" w:rsidRDefault="00733710" w:rsidP="00A5295F">
            <w:pPr>
              <w:pStyle w:val="Code"/>
            </w:pPr>
            <w:r w:rsidRPr="00903DBA">
              <w:t xml:space="preserve">  ++a;</w:t>
            </w:r>
          </w:p>
          <w:p w14:paraId="603C68C6" w14:textId="77777777" w:rsidR="00733710" w:rsidRPr="00903DBA" w:rsidRDefault="00733710" w:rsidP="00A5295F">
            <w:pPr>
              <w:pStyle w:val="Code"/>
            </w:pPr>
            <w:r w:rsidRPr="00903DBA">
              <w:t xml:space="preserve">else </w:t>
            </w:r>
          </w:p>
          <w:p w14:paraId="088C6D2B" w14:textId="77777777" w:rsidR="00733710" w:rsidRPr="00903DBA" w:rsidRDefault="00733710" w:rsidP="00A5295F">
            <w:pPr>
              <w:pStyle w:val="Code"/>
            </w:pPr>
            <w:r w:rsidRPr="00903DBA">
              <w:t xml:space="preserve">  ++b;</w:t>
            </w:r>
          </w:p>
        </w:tc>
        <w:tc>
          <w:tcPr>
            <w:tcW w:w="3117" w:type="dxa"/>
            <w:hideMark/>
          </w:tcPr>
          <w:p w14:paraId="0E44BA0E" w14:textId="77777777" w:rsidR="00733710" w:rsidRPr="00903DBA" w:rsidRDefault="00733710" w:rsidP="00A5295F">
            <w:pPr>
              <w:pStyle w:val="Code"/>
            </w:pPr>
            <w:r w:rsidRPr="00903DBA">
              <w:t>1. if a &lt; b goto ?</w:t>
            </w:r>
          </w:p>
          <w:p w14:paraId="7DA25DBC" w14:textId="77777777" w:rsidR="00733710" w:rsidRPr="00903DBA" w:rsidRDefault="00733710" w:rsidP="00A5295F">
            <w:pPr>
              <w:pStyle w:val="Code"/>
            </w:pPr>
            <w:r w:rsidRPr="00903DBA">
              <w:t>2. goto 3</w:t>
            </w:r>
          </w:p>
          <w:p w14:paraId="58F2ED68" w14:textId="77777777" w:rsidR="00733710" w:rsidRPr="00903DBA" w:rsidRDefault="00733710" w:rsidP="00A5295F">
            <w:pPr>
              <w:pStyle w:val="Code"/>
            </w:pPr>
            <w:r w:rsidRPr="00903DBA">
              <w:t>3. if c &lt; d goto ?</w:t>
            </w:r>
          </w:p>
          <w:p w14:paraId="7A8A8F36" w14:textId="77777777" w:rsidR="00733710" w:rsidRPr="00903DBA" w:rsidRDefault="00733710" w:rsidP="00A5295F">
            <w:pPr>
              <w:pStyle w:val="Code"/>
            </w:pPr>
            <w:r w:rsidRPr="00903DBA">
              <w:t>4. goto ?</w:t>
            </w:r>
          </w:p>
          <w:p w14:paraId="30A5020E" w14:textId="77777777" w:rsidR="00733710" w:rsidRPr="00903DBA" w:rsidRDefault="00733710" w:rsidP="00A5295F">
            <w:pPr>
              <w:pStyle w:val="Code"/>
            </w:pPr>
            <w:r w:rsidRPr="00903DBA">
              <w:t>5. ++a</w:t>
            </w:r>
          </w:p>
          <w:p w14:paraId="454C9B3E" w14:textId="77777777" w:rsidR="00733710" w:rsidRPr="00903DBA" w:rsidRDefault="00733710" w:rsidP="00A5295F">
            <w:pPr>
              <w:pStyle w:val="Code"/>
            </w:pPr>
            <w:r w:rsidRPr="00903DBA">
              <w:t>6. goto 7</w:t>
            </w:r>
          </w:p>
          <w:p w14:paraId="26EC704B" w14:textId="77777777" w:rsidR="00733710" w:rsidRPr="00903DBA" w:rsidRDefault="00733710" w:rsidP="00A5295F">
            <w:pPr>
              <w:pStyle w:val="Code"/>
            </w:pPr>
            <w:r w:rsidRPr="00903DBA">
              <w:t>7. ++b</w:t>
            </w:r>
          </w:p>
          <w:p w14:paraId="579CADC2" w14:textId="77777777" w:rsidR="00733710" w:rsidRPr="00903DBA" w:rsidRDefault="00733710" w:rsidP="00A5295F">
            <w:pPr>
              <w:pStyle w:val="Code"/>
            </w:pPr>
            <w:r w:rsidRPr="00903DBA">
              <w:t>8. ...</w:t>
            </w:r>
          </w:p>
        </w:tc>
        <w:tc>
          <w:tcPr>
            <w:tcW w:w="3117" w:type="dxa"/>
            <w:hideMark/>
          </w:tcPr>
          <w:p w14:paraId="30C2D461" w14:textId="262D9A40" w:rsidR="00733710" w:rsidRPr="00903DBA" w:rsidRDefault="009C3C27" w:rsidP="00A5295F">
            <w:pPr>
              <w:pStyle w:val="Code"/>
            </w:pPr>
            <w:r>
              <w:t>true-set</w:t>
            </w:r>
            <w:r w:rsidR="00733710" w:rsidRPr="00903DBA">
              <w:t>: {1, 3}</w:t>
            </w:r>
          </w:p>
          <w:p w14:paraId="3D5A4C1B" w14:textId="56CDEB65" w:rsidR="00733710" w:rsidRPr="00903DBA" w:rsidRDefault="00A76052" w:rsidP="00A5295F">
            <w:pPr>
              <w:pStyle w:val="Code"/>
            </w:pPr>
            <w:r>
              <w:t>false-set</w:t>
            </w:r>
            <w:r w:rsidR="00733710" w:rsidRPr="00903DBA">
              <w:t>: {4}</w:t>
            </w:r>
          </w:p>
        </w:tc>
      </w:tr>
    </w:tbl>
    <w:p w14:paraId="0E6419C0" w14:textId="504600FD" w:rsidR="0091035C" w:rsidRPr="00903DBA" w:rsidRDefault="0091035C" w:rsidP="0091035C">
      <w:pPr>
        <w:pStyle w:val="Rubrik3"/>
        <w:rPr>
          <w:highlight w:val="white"/>
        </w:rPr>
      </w:pPr>
      <w:bookmarkStart w:id="156" w:name="_Toc57655995"/>
      <w:r w:rsidRPr="00903DBA">
        <w:rPr>
          <w:highlight w:val="white"/>
        </w:rPr>
        <w:t>The Statement Class</w:t>
      </w:r>
      <w:bookmarkEnd w:id="156"/>
    </w:p>
    <w:p w14:paraId="5D465263" w14:textId="556D0DB6" w:rsidR="00CA5B2D" w:rsidRPr="00903DBA" w:rsidRDefault="00125631" w:rsidP="009E6D84">
      <w:pPr>
        <w:rPr>
          <w:highlight w:val="white"/>
        </w:rPr>
      </w:pPr>
      <w:r>
        <w:rPr>
          <w:highlight w:val="white"/>
        </w:rPr>
        <w:t>L</w:t>
      </w:r>
      <w:r w:rsidR="009E6D84" w:rsidRPr="00903DBA">
        <w:rPr>
          <w:highlight w:val="white"/>
        </w:rPr>
        <w:t xml:space="preserve">et us look at the </w:t>
      </w:r>
      <w:r w:rsidR="009E6D84" w:rsidRPr="00903DBA">
        <w:rPr>
          <w:rStyle w:val="KeyWord0"/>
          <w:highlight w:val="white"/>
        </w:rPr>
        <w:t>Statement</w:t>
      </w:r>
      <w:r w:rsidR="009E6D84" w:rsidRPr="00903DBA">
        <w:rPr>
          <w:highlight w:val="white"/>
        </w:rPr>
        <w:t xml:space="preserve"> class.</w:t>
      </w:r>
      <w:r w:rsidR="003840B2" w:rsidRPr="00903DBA">
        <w:rPr>
          <w:highlight w:val="white"/>
        </w:rPr>
        <w:t xml:space="preserve"> A statement</w:t>
      </w:r>
      <w:r w:rsidR="00BB0D49" w:rsidRPr="00903DBA">
        <w:rPr>
          <w:highlight w:val="white"/>
        </w:rPr>
        <w:t xml:space="preserve"> holds a list of middle code instructions, and the </w:t>
      </w:r>
      <w:r w:rsidR="009C3C27">
        <w:rPr>
          <w:rStyle w:val="KeyWord0"/>
          <w:highlight w:val="white"/>
        </w:rPr>
        <w:t>next-set</w:t>
      </w:r>
      <w:r w:rsidR="00BB0D49" w:rsidRPr="00903DBA">
        <w:rPr>
          <w:highlight w:val="white"/>
        </w:rPr>
        <w:t>, which is a set o</w:t>
      </w:r>
      <w:r w:rsidR="00EB6E10">
        <w:rPr>
          <w:highlight w:val="white"/>
        </w:rPr>
        <w:t>f</w:t>
      </w:r>
      <w:r w:rsidR="00BB0D49" w:rsidRPr="00903DBA">
        <w:rPr>
          <w:highlight w:val="white"/>
        </w:rPr>
        <w:t xml:space="preserve"> jump instructions that shall be backpatched to jump to the next instruction after the</w:t>
      </w:r>
      <w:r w:rsidR="00EB6E10">
        <w:rPr>
          <w:highlight w:val="white"/>
        </w:rPr>
        <w:t xml:space="preserve"> current</w:t>
      </w:r>
      <w:r w:rsidR="00BB0D49" w:rsidRPr="00903DBA">
        <w:rPr>
          <w:highlight w:val="white"/>
        </w:rPr>
        <w:t xml:space="preserve"> statement.</w:t>
      </w:r>
    </w:p>
    <w:p w14:paraId="2003AF3F" w14:textId="77777777" w:rsidR="009E6D84" w:rsidRPr="00903DBA" w:rsidRDefault="009E6D84" w:rsidP="00CA5B2D">
      <w:pPr>
        <w:pStyle w:val="CodeHeader"/>
        <w:rPr>
          <w:highlight w:val="white"/>
        </w:rPr>
      </w:pPr>
      <w:r w:rsidRPr="00903DBA">
        <w:rPr>
          <w:highlight w:val="white"/>
        </w:rPr>
        <w:t>Statement.cs</w:t>
      </w:r>
    </w:p>
    <w:p w14:paraId="15525FA2" w14:textId="77777777" w:rsidR="009E6D84" w:rsidRPr="00903DBA" w:rsidRDefault="009E6D84" w:rsidP="009E6D84">
      <w:pPr>
        <w:pStyle w:val="Code"/>
        <w:rPr>
          <w:highlight w:val="white"/>
        </w:rPr>
      </w:pPr>
      <w:r w:rsidRPr="00903DBA">
        <w:rPr>
          <w:highlight w:val="white"/>
        </w:rPr>
        <w:t>using System.Collections.Generic;</w:t>
      </w:r>
    </w:p>
    <w:p w14:paraId="142B9023" w14:textId="77777777" w:rsidR="009E6D84" w:rsidRPr="00903DBA" w:rsidRDefault="009E6D84" w:rsidP="009E6D84">
      <w:pPr>
        <w:pStyle w:val="Code"/>
        <w:rPr>
          <w:highlight w:val="white"/>
        </w:rPr>
      </w:pPr>
    </w:p>
    <w:p w14:paraId="664550BA" w14:textId="77777777" w:rsidR="009E6D84" w:rsidRPr="00903DBA" w:rsidRDefault="009E6D84" w:rsidP="009E6D84">
      <w:pPr>
        <w:pStyle w:val="Code"/>
        <w:rPr>
          <w:highlight w:val="white"/>
        </w:rPr>
      </w:pPr>
      <w:r w:rsidRPr="00903DBA">
        <w:rPr>
          <w:highlight w:val="white"/>
        </w:rPr>
        <w:t>namespace CCompiler {</w:t>
      </w:r>
    </w:p>
    <w:p w14:paraId="0C36CA63" w14:textId="77777777" w:rsidR="009E6D84" w:rsidRPr="00903DBA" w:rsidRDefault="009E6D84" w:rsidP="009E6D84">
      <w:pPr>
        <w:pStyle w:val="Code"/>
        <w:rPr>
          <w:highlight w:val="white"/>
        </w:rPr>
      </w:pPr>
      <w:r w:rsidRPr="00903DBA">
        <w:rPr>
          <w:highlight w:val="white"/>
        </w:rPr>
        <w:t xml:space="preserve">  public class Statement {</w:t>
      </w:r>
    </w:p>
    <w:p w14:paraId="2CFEF123" w14:textId="52B49BCF" w:rsidR="009E6D84" w:rsidRPr="00903DBA" w:rsidRDefault="009E6D84" w:rsidP="009E6D84">
      <w:pPr>
        <w:pStyle w:val="Code"/>
        <w:rPr>
          <w:highlight w:val="white"/>
        </w:rPr>
      </w:pPr>
      <w:r w:rsidRPr="00903DBA">
        <w:rPr>
          <w:highlight w:val="white"/>
        </w:rPr>
        <w:t xml:space="preserve">    private List&lt;MiddleCode&gt; m_</w:t>
      </w:r>
      <w:r w:rsidR="0082564E" w:rsidRPr="00903DBA">
        <w:rPr>
          <w:highlight w:val="white"/>
        </w:rPr>
        <w:t>codeL</w:t>
      </w:r>
      <w:r w:rsidRPr="00903DBA">
        <w:rPr>
          <w:highlight w:val="white"/>
        </w:rPr>
        <w:t>ist;</w:t>
      </w:r>
    </w:p>
    <w:p w14:paraId="4B7595E5" w14:textId="77777777" w:rsidR="009E6D84" w:rsidRPr="00903DBA" w:rsidRDefault="009E6D84" w:rsidP="009E6D84">
      <w:pPr>
        <w:pStyle w:val="Code"/>
        <w:rPr>
          <w:highlight w:val="white"/>
        </w:rPr>
      </w:pPr>
      <w:r w:rsidRPr="00903DBA">
        <w:rPr>
          <w:highlight w:val="white"/>
        </w:rPr>
        <w:t xml:space="preserve">    private ISet&lt;MiddleCode&gt; m_nextSet;</w:t>
      </w:r>
    </w:p>
    <w:p w14:paraId="79044549" w14:textId="77777777" w:rsidR="009E6D84" w:rsidRPr="00903DBA" w:rsidRDefault="009E6D84" w:rsidP="00637126">
      <w:pPr>
        <w:pStyle w:val="Code"/>
        <w:rPr>
          <w:highlight w:val="white"/>
        </w:rPr>
      </w:pPr>
      <w:r w:rsidRPr="00903DBA">
        <w:rPr>
          <w:highlight w:val="white"/>
        </w:rPr>
        <w:t xml:space="preserve">  </w:t>
      </w:r>
    </w:p>
    <w:p w14:paraId="4C692FBB" w14:textId="77777777" w:rsidR="009A3B18" w:rsidRPr="00903DBA" w:rsidRDefault="00637126" w:rsidP="00637126">
      <w:pPr>
        <w:pStyle w:val="Code"/>
        <w:rPr>
          <w:highlight w:val="white"/>
        </w:rPr>
      </w:pPr>
      <w:r w:rsidRPr="00903DBA">
        <w:rPr>
          <w:highlight w:val="white"/>
        </w:rPr>
        <w:t xml:space="preserve">    public Statement(List&lt;MiddleCode&gt; </w:t>
      </w:r>
      <w:r w:rsidR="0082564E" w:rsidRPr="00903DBA">
        <w:rPr>
          <w:highlight w:val="white"/>
        </w:rPr>
        <w:t>codeList</w:t>
      </w:r>
      <w:r w:rsidRPr="00903DBA">
        <w:rPr>
          <w:highlight w:val="white"/>
        </w:rPr>
        <w:t>,</w:t>
      </w:r>
    </w:p>
    <w:p w14:paraId="2FF11B97" w14:textId="1CD3AB52" w:rsidR="00637126" w:rsidRPr="00903DBA" w:rsidRDefault="009A3B18" w:rsidP="00637126">
      <w:pPr>
        <w:pStyle w:val="Code"/>
        <w:rPr>
          <w:highlight w:val="white"/>
        </w:rPr>
      </w:pPr>
      <w:r w:rsidRPr="00903DBA">
        <w:rPr>
          <w:highlight w:val="white"/>
        </w:rPr>
        <w:t xml:space="preserve">                    </w:t>
      </w:r>
      <w:r w:rsidR="00637126" w:rsidRPr="00903DBA">
        <w:rPr>
          <w:highlight w:val="white"/>
        </w:rPr>
        <w:t xml:space="preserve"> ISet&lt;MiddleCode&gt; nextSet</w:t>
      </w:r>
      <w:r w:rsidRPr="00903DBA">
        <w:rPr>
          <w:highlight w:val="white"/>
        </w:rPr>
        <w:t xml:space="preserve"> = null</w:t>
      </w:r>
      <w:r w:rsidR="00637126" w:rsidRPr="00903DBA">
        <w:rPr>
          <w:highlight w:val="white"/>
        </w:rPr>
        <w:t>) {</w:t>
      </w:r>
    </w:p>
    <w:p w14:paraId="4FBC353D" w14:textId="34EB25F2" w:rsidR="00637126" w:rsidRPr="00903DBA" w:rsidRDefault="00637126" w:rsidP="00637126">
      <w:pPr>
        <w:pStyle w:val="Code"/>
        <w:rPr>
          <w:highlight w:val="white"/>
        </w:rPr>
      </w:pPr>
      <w:r w:rsidRPr="00903DBA">
        <w:rPr>
          <w:highlight w:val="white"/>
        </w:rPr>
        <w:t xml:space="preserve">      Assert.</w:t>
      </w:r>
      <w:r w:rsidR="00D324D8" w:rsidRPr="00903DBA">
        <w:rPr>
          <w:highlight w:val="white"/>
        </w:rPr>
        <w:t>ErrorXXX</w:t>
      </w:r>
      <w:r w:rsidRPr="00903DBA">
        <w:rPr>
          <w:highlight w:val="white"/>
        </w:rPr>
        <w:t>(</w:t>
      </w:r>
      <w:r w:rsidR="0082564E" w:rsidRPr="00903DBA">
        <w:rPr>
          <w:highlight w:val="white"/>
        </w:rPr>
        <w:t>codeList</w:t>
      </w:r>
      <w:r w:rsidRPr="00903DBA">
        <w:rPr>
          <w:highlight w:val="white"/>
        </w:rPr>
        <w:t xml:space="preserve"> != null);</w:t>
      </w:r>
    </w:p>
    <w:p w14:paraId="025346A5" w14:textId="43DD8D63" w:rsidR="00637126" w:rsidRPr="00903DBA" w:rsidRDefault="00637126" w:rsidP="00637126">
      <w:pPr>
        <w:pStyle w:val="Code"/>
        <w:rPr>
          <w:highlight w:val="white"/>
        </w:rPr>
      </w:pPr>
      <w:r w:rsidRPr="00903DBA">
        <w:rPr>
          <w:highlight w:val="white"/>
        </w:rPr>
        <w:t xml:space="preserve">      m_</w:t>
      </w:r>
      <w:r w:rsidR="0082564E" w:rsidRPr="00903DBA">
        <w:rPr>
          <w:highlight w:val="white"/>
        </w:rPr>
        <w:t>codeList</w:t>
      </w:r>
      <w:r w:rsidRPr="00903DBA">
        <w:rPr>
          <w:highlight w:val="white"/>
        </w:rPr>
        <w:t xml:space="preserve"> = </w:t>
      </w:r>
      <w:r w:rsidR="0082564E" w:rsidRPr="00903DBA">
        <w:rPr>
          <w:highlight w:val="white"/>
        </w:rPr>
        <w:t>codeList</w:t>
      </w:r>
      <w:r w:rsidRPr="00903DBA">
        <w:rPr>
          <w:highlight w:val="white"/>
        </w:rPr>
        <w:t>;</w:t>
      </w:r>
    </w:p>
    <w:p w14:paraId="4FC9E77B" w14:textId="77777777" w:rsidR="00637126" w:rsidRPr="00903DBA" w:rsidRDefault="00637126" w:rsidP="00637126">
      <w:pPr>
        <w:pStyle w:val="Code"/>
        <w:rPr>
          <w:highlight w:val="white"/>
        </w:rPr>
      </w:pPr>
      <w:r w:rsidRPr="00903DBA">
        <w:rPr>
          <w:highlight w:val="white"/>
        </w:rPr>
        <w:t xml:space="preserve">      m_nextSet = (nextSet != null) ? nextSet : (new HashSet&lt;MiddleCode&gt;());</w:t>
      </w:r>
    </w:p>
    <w:p w14:paraId="0FC234BA" w14:textId="77777777" w:rsidR="00637126" w:rsidRPr="00903DBA" w:rsidRDefault="00637126" w:rsidP="00637126">
      <w:pPr>
        <w:pStyle w:val="Code"/>
        <w:rPr>
          <w:highlight w:val="white"/>
        </w:rPr>
      </w:pPr>
      <w:r w:rsidRPr="00903DBA">
        <w:rPr>
          <w:highlight w:val="white"/>
        </w:rPr>
        <w:t xml:space="preserve">    }</w:t>
      </w:r>
    </w:p>
    <w:p w14:paraId="4FA8B2E8" w14:textId="77777777" w:rsidR="009E6D84" w:rsidRPr="00903DBA" w:rsidRDefault="009E6D84" w:rsidP="00637126">
      <w:pPr>
        <w:pStyle w:val="Code"/>
        <w:rPr>
          <w:highlight w:val="white"/>
        </w:rPr>
      </w:pPr>
      <w:r w:rsidRPr="00903DBA">
        <w:rPr>
          <w:highlight w:val="white"/>
        </w:rPr>
        <w:t xml:space="preserve">  </w:t>
      </w:r>
    </w:p>
    <w:p w14:paraId="2FA0B52E" w14:textId="77777777" w:rsidR="00DF226A" w:rsidRPr="00903DBA" w:rsidRDefault="00DF226A" w:rsidP="00DF226A">
      <w:pPr>
        <w:pStyle w:val="Code"/>
        <w:rPr>
          <w:highlight w:val="white"/>
        </w:rPr>
      </w:pPr>
      <w:r w:rsidRPr="00903DBA">
        <w:rPr>
          <w:highlight w:val="white"/>
        </w:rPr>
        <w:lastRenderedPageBreak/>
        <w:t xml:space="preserve">    public List&lt;MiddleCode&gt; CodeList {</w:t>
      </w:r>
    </w:p>
    <w:p w14:paraId="435362ED" w14:textId="1F717F4B" w:rsidR="00DF226A" w:rsidRPr="00903DBA" w:rsidRDefault="00DF226A" w:rsidP="00DF226A">
      <w:pPr>
        <w:pStyle w:val="Code"/>
        <w:rPr>
          <w:highlight w:val="white"/>
        </w:rPr>
      </w:pPr>
      <w:r w:rsidRPr="00903DBA">
        <w:rPr>
          <w:highlight w:val="white"/>
        </w:rPr>
        <w:t xml:space="preserve">      get { return m_</w:t>
      </w:r>
      <w:r w:rsidR="0082564E" w:rsidRPr="00903DBA">
        <w:rPr>
          <w:highlight w:val="white"/>
        </w:rPr>
        <w:t>codeList</w:t>
      </w:r>
      <w:r w:rsidRPr="00903DBA">
        <w:rPr>
          <w:highlight w:val="white"/>
        </w:rPr>
        <w:t>; }</w:t>
      </w:r>
    </w:p>
    <w:p w14:paraId="7107074B" w14:textId="77777777" w:rsidR="00DF226A" w:rsidRPr="00903DBA" w:rsidRDefault="00DF226A" w:rsidP="00DF226A">
      <w:pPr>
        <w:pStyle w:val="Code"/>
        <w:rPr>
          <w:highlight w:val="white"/>
        </w:rPr>
      </w:pPr>
      <w:r w:rsidRPr="00903DBA">
        <w:rPr>
          <w:highlight w:val="white"/>
        </w:rPr>
        <w:t xml:space="preserve">    }</w:t>
      </w:r>
    </w:p>
    <w:p w14:paraId="35AFC959" w14:textId="77777777" w:rsidR="00DF226A" w:rsidRPr="00903DBA" w:rsidRDefault="00DF226A" w:rsidP="00DF226A">
      <w:pPr>
        <w:pStyle w:val="Code"/>
        <w:rPr>
          <w:highlight w:val="white"/>
        </w:rPr>
      </w:pPr>
      <w:r w:rsidRPr="00903DBA">
        <w:rPr>
          <w:highlight w:val="white"/>
        </w:rPr>
        <w:t xml:space="preserve">  </w:t>
      </w:r>
    </w:p>
    <w:p w14:paraId="33CC33F9" w14:textId="77777777" w:rsidR="00DF226A" w:rsidRPr="00903DBA" w:rsidRDefault="00DF226A" w:rsidP="00DF226A">
      <w:pPr>
        <w:pStyle w:val="Code"/>
        <w:rPr>
          <w:highlight w:val="white"/>
        </w:rPr>
      </w:pPr>
      <w:r w:rsidRPr="00903DBA">
        <w:rPr>
          <w:highlight w:val="white"/>
        </w:rPr>
        <w:t xml:space="preserve">    public ISet&lt;MiddleCode&gt; NextSet {</w:t>
      </w:r>
    </w:p>
    <w:p w14:paraId="3BF2ACBA" w14:textId="77777777" w:rsidR="00DF226A" w:rsidRPr="00903DBA" w:rsidRDefault="00DF226A" w:rsidP="00DF226A">
      <w:pPr>
        <w:pStyle w:val="Code"/>
        <w:rPr>
          <w:highlight w:val="white"/>
        </w:rPr>
      </w:pPr>
      <w:r w:rsidRPr="00903DBA">
        <w:rPr>
          <w:highlight w:val="white"/>
        </w:rPr>
        <w:t xml:space="preserve">      get { return m_nextSet; }</w:t>
      </w:r>
    </w:p>
    <w:p w14:paraId="67D92A2B" w14:textId="77777777" w:rsidR="00DF226A" w:rsidRPr="00903DBA" w:rsidRDefault="00DF226A" w:rsidP="00DF226A">
      <w:pPr>
        <w:pStyle w:val="Code"/>
        <w:rPr>
          <w:highlight w:val="white"/>
        </w:rPr>
      </w:pPr>
      <w:r w:rsidRPr="00903DBA">
        <w:rPr>
          <w:highlight w:val="white"/>
        </w:rPr>
        <w:t xml:space="preserve">    }</w:t>
      </w:r>
    </w:p>
    <w:p w14:paraId="04333247" w14:textId="77777777" w:rsidR="009E6D84" w:rsidRPr="00903DBA" w:rsidRDefault="009E6D84" w:rsidP="009E6D84">
      <w:pPr>
        <w:pStyle w:val="Code"/>
        <w:rPr>
          <w:highlight w:val="white"/>
        </w:rPr>
      </w:pPr>
      <w:r w:rsidRPr="00903DBA">
        <w:rPr>
          <w:highlight w:val="white"/>
        </w:rPr>
        <w:t xml:space="preserve">  }</w:t>
      </w:r>
    </w:p>
    <w:p w14:paraId="6926AB7A" w14:textId="4634049E" w:rsidR="009E6D84" w:rsidRPr="00903DBA" w:rsidRDefault="009E6D84" w:rsidP="009E6D84">
      <w:pPr>
        <w:pStyle w:val="Code"/>
        <w:rPr>
          <w:highlight w:val="white"/>
        </w:rPr>
      </w:pPr>
      <w:r w:rsidRPr="00903DBA">
        <w:rPr>
          <w:highlight w:val="white"/>
        </w:rPr>
        <w:t>}</w:t>
      </w:r>
    </w:p>
    <w:p w14:paraId="056D7B25" w14:textId="6CC2472B" w:rsidR="00C641D6" w:rsidRDefault="00C641D6" w:rsidP="007175D9">
      <w:pPr>
        <w:pStyle w:val="Rubrik3"/>
      </w:pPr>
      <w:bookmarkStart w:id="157" w:name="_Toc57655998"/>
      <w:r>
        <w:t>Statements</w:t>
      </w:r>
    </w:p>
    <w:p w14:paraId="74312811" w14:textId="2CFDDBBA" w:rsidR="00CD5D66" w:rsidRPr="00CD5D66" w:rsidRDefault="00CD5D66" w:rsidP="00CD5D66">
      <w:r>
        <w:t>As stated above, a statement can be an open or a closed statement.</w:t>
      </w:r>
    </w:p>
    <w:p w14:paraId="5419ED2B" w14:textId="77777777" w:rsidR="00C641D6" w:rsidRPr="00903DBA" w:rsidRDefault="00C641D6" w:rsidP="00C641D6">
      <w:pPr>
        <w:pStyle w:val="CodeHeader"/>
      </w:pPr>
      <w:r w:rsidRPr="00903DBA">
        <w:t>MainParser.cs</w:t>
      </w:r>
    </w:p>
    <w:p w14:paraId="01AC6357" w14:textId="77777777" w:rsidR="00C641D6" w:rsidRPr="007C7A01" w:rsidRDefault="00C641D6" w:rsidP="00C641D6">
      <w:pPr>
        <w:pStyle w:val="Code"/>
        <w:rPr>
          <w:highlight w:val="white"/>
        </w:rPr>
      </w:pPr>
      <w:r w:rsidRPr="007C7A01">
        <w:rPr>
          <w:highlight w:val="white"/>
        </w:rPr>
        <w:t>statement:</w:t>
      </w:r>
    </w:p>
    <w:p w14:paraId="4D6BB67A" w14:textId="77777777" w:rsidR="00C641D6" w:rsidRPr="007C7A01" w:rsidRDefault="00C641D6" w:rsidP="00C641D6">
      <w:pPr>
        <w:pStyle w:val="Code"/>
        <w:rPr>
          <w:highlight w:val="white"/>
        </w:rPr>
      </w:pPr>
      <w:r w:rsidRPr="007C7A01">
        <w:rPr>
          <w:highlight w:val="white"/>
        </w:rPr>
        <w:t xml:space="preserve">    opened_statement { $$ = $1; }</w:t>
      </w:r>
    </w:p>
    <w:p w14:paraId="3844572A" w14:textId="77777777" w:rsidR="00C641D6" w:rsidRPr="007C7A01" w:rsidRDefault="00C641D6" w:rsidP="00C641D6">
      <w:pPr>
        <w:pStyle w:val="Code"/>
        <w:rPr>
          <w:highlight w:val="white"/>
        </w:rPr>
      </w:pPr>
      <w:r w:rsidRPr="007C7A01">
        <w:rPr>
          <w:highlight w:val="white"/>
        </w:rPr>
        <w:t xml:space="preserve">  | closed_statement { $$ = $1; };</w:t>
      </w:r>
    </w:p>
    <w:p w14:paraId="2E76335C" w14:textId="6B75132C" w:rsidR="0085432D" w:rsidRDefault="0085432D" w:rsidP="007175D9">
      <w:pPr>
        <w:pStyle w:val="Rubrik3"/>
      </w:pPr>
      <w:r>
        <w:t>The If Statement</w:t>
      </w:r>
    </w:p>
    <w:p w14:paraId="06C4FBD3" w14:textId="77777777" w:rsidR="007B558D" w:rsidRPr="007B558D" w:rsidRDefault="007B558D" w:rsidP="007B558D">
      <w:pPr>
        <w:pStyle w:val="Code"/>
        <w:rPr>
          <w:highlight w:val="white"/>
        </w:rPr>
      </w:pPr>
      <w:r w:rsidRPr="007B558D">
        <w:rPr>
          <w:highlight w:val="white"/>
        </w:rPr>
        <w:t>opened_statement:</w:t>
      </w:r>
    </w:p>
    <w:p w14:paraId="4DFD94D5" w14:textId="77777777" w:rsidR="007B558D" w:rsidRPr="007B558D" w:rsidRDefault="007B558D" w:rsidP="007B558D">
      <w:pPr>
        <w:pStyle w:val="Code"/>
        <w:rPr>
          <w:highlight w:val="white"/>
        </w:rPr>
      </w:pPr>
      <w:r w:rsidRPr="007B558D">
        <w:rPr>
          <w:highlight w:val="white"/>
        </w:rPr>
        <w:t xml:space="preserve">    IF LEFT_PARENTHESIS expression RIGHT_PARENTHESIS statement {</w:t>
      </w:r>
    </w:p>
    <w:p w14:paraId="14439EA7" w14:textId="77777777" w:rsidR="007B558D" w:rsidRPr="007B558D" w:rsidRDefault="007B558D" w:rsidP="007B558D">
      <w:pPr>
        <w:pStyle w:val="Code"/>
        <w:rPr>
          <w:highlight w:val="white"/>
        </w:rPr>
      </w:pPr>
      <w:r w:rsidRPr="007B558D">
        <w:rPr>
          <w:highlight w:val="white"/>
        </w:rPr>
        <w:t xml:space="preserve">      $$ = MiddleCodeGenerator.IfStatement($3, $5);</w:t>
      </w:r>
    </w:p>
    <w:p w14:paraId="012A1608" w14:textId="0DD5391C" w:rsidR="007B558D" w:rsidRPr="007B558D" w:rsidRDefault="007B558D" w:rsidP="007B558D">
      <w:pPr>
        <w:pStyle w:val="Code"/>
        <w:rPr>
          <w:highlight w:val="white"/>
        </w:rPr>
      </w:pPr>
      <w:r w:rsidRPr="007B558D">
        <w:rPr>
          <w:highlight w:val="white"/>
        </w:rPr>
        <w:t xml:space="preserve">    };</w:t>
      </w:r>
    </w:p>
    <w:p w14:paraId="473714FC" w14:textId="55FE8D8A" w:rsidR="000A326E" w:rsidRPr="000A326E" w:rsidRDefault="000A326E" w:rsidP="007B558D">
      <w:pPr>
        <w:pStyle w:val="Rubrik3"/>
        <w:numPr>
          <w:ilvl w:val="2"/>
          <w:numId w:val="179"/>
        </w:numPr>
      </w:pPr>
      <w:r>
        <w:t>The If-Else Statement</w:t>
      </w:r>
    </w:p>
    <w:p w14:paraId="067C592D" w14:textId="77777777" w:rsidR="000A326E" w:rsidRPr="000A326E" w:rsidRDefault="000A326E" w:rsidP="000A326E">
      <w:pPr>
        <w:pStyle w:val="Code"/>
        <w:rPr>
          <w:highlight w:val="white"/>
        </w:rPr>
      </w:pPr>
      <w:r w:rsidRPr="000A326E">
        <w:rPr>
          <w:highlight w:val="white"/>
        </w:rPr>
        <w:t>opened_statement:</w:t>
      </w:r>
    </w:p>
    <w:p w14:paraId="2B95752B" w14:textId="4F11DCAE" w:rsidR="000A326E" w:rsidRPr="000A326E" w:rsidRDefault="000A326E" w:rsidP="000A326E">
      <w:pPr>
        <w:pStyle w:val="Code"/>
        <w:rPr>
          <w:highlight w:val="white"/>
        </w:rPr>
      </w:pPr>
      <w:r w:rsidRPr="000A326E">
        <w:rPr>
          <w:highlight w:val="white"/>
        </w:rPr>
        <w:t xml:space="preserve">    IF LEFT_PARENTHESIS expression RIGHT_PARENTHESIS closed_statement</w:t>
      </w:r>
    </w:p>
    <w:p w14:paraId="1FBCCAF7" w14:textId="77777777" w:rsidR="000A326E" w:rsidRPr="000A326E" w:rsidRDefault="000A326E" w:rsidP="000A326E">
      <w:pPr>
        <w:pStyle w:val="Code"/>
        <w:rPr>
          <w:highlight w:val="white"/>
        </w:rPr>
      </w:pPr>
      <w:r w:rsidRPr="000A326E">
        <w:rPr>
          <w:highlight w:val="white"/>
        </w:rPr>
        <w:t xml:space="preserve">    ELSE opened_statement {</w:t>
      </w:r>
    </w:p>
    <w:p w14:paraId="28C31F21" w14:textId="77777777" w:rsidR="000A326E" w:rsidRPr="000A326E" w:rsidRDefault="000A326E" w:rsidP="000A326E">
      <w:pPr>
        <w:pStyle w:val="Code"/>
        <w:rPr>
          <w:highlight w:val="white"/>
        </w:rPr>
      </w:pPr>
      <w:r w:rsidRPr="000A326E">
        <w:rPr>
          <w:highlight w:val="white"/>
        </w:rPr>
        <w:t xml:space="preserve">      $$ = MiddleCodeGenerator.IfElseStatement($3, $5, $7);</w:t>
      </w:r>
    </w:p>
    <w:p w14:paraId="734602C6" w14:textId="12BE4ADF" w:rsidR="004C5162" w:rsidRDefault="000A326E" w:rsidP="000A326E">
      <w:pPr>
        <w:pStyle w:val="Code"/>
        <w:rPr>
          <w:highlight w:val="white"/>
        </w:rPr>
      </w:pPr>
      <w:r w:rsidRPr="000A326E">
        <w:rPr>
          <w:highlight w:val="white"/>
        </w:rPr>
        <w:t xml:space="preserve">    };</w:t>
      </w:r>
    </w:p>
    <w:p w14:paraId="2441A296" w14:textId="77777777" w:rsidR="004C5162" w:rsidRPr="007B558D" w:rsidRDefault="004C5162" w:rsidP="004C5162">
      <w:pPr>
        <w:pStyle w:val="Code"/>
        <w:rPr>
          <w:highlight w:val="white"/>
        </w:rPr>
      </w:pPr>
    </w:p>
    <w:p w14:paraId="05070B92" w14:textId="77777777" w:rsidR="004C5162" w:rsidRPr="007B558D" w:rsidRDefault="004C5162" w:rsidP="004C5162">
      <w:pPr>
        <w:pStyle w:val="Code"/>
        <w:rPr>
          <w:highlight w:val="white"/>
        </w:rPr>
      </w:pPr>
      <w:r w:rsidRPr="007B558D">
        <w:rPr>
          <w:highlight w:val="white"/>
        </w:rPr>
        <w:t>closed_statement:</w:t>
      </w:r>
    </w:p>
    <w:p w14:paraId="7A53808E" w14:textId="77777777" w:rsidR="004C5162" w:rsidRPr="007B558D" w:rsidRDefault="004C5162" w:rsidP="004C5162">
      <w:pPr>
        <w:pStyle w:val="Code"/>
        <w:rPr>
          <w:highlight w:val="white"/>
        </w:rPr>
      </w:pPr>
      <w:r w:rsidRPr="007B558D">
        <w:rPr>
          <w:highlight w:val="white"/>
        </w:rPr>
        <w:t xml:space="preserve">    IF LEFT_PARENTHESIS expression RIGHT_PARENTHESIS closed_statement</w:t>
      </w:r>
    </w:p>
    <w:p w14:paraId="7077C157" w14:textId="77777777" w:rsidR="004C5162" w:rsidRPr="007B558D" w:rsidRDefault="004C5162" w:rsidP="004C5162">
      <w:pPr>
        <w:pStyle w:val="Code"/>
        <w:rPr>
          <w:highlight w:val="white"/>
        </w:rPr>
      </w:pPr>
      <w:r w:rsidRPr="007B558D">
        <w:rPr>
          <w:highlight w:val="white"/>
        </w:rPr>
        <w:t xml:space="preserve">    ELSE closed_statement {</w:t>
      </w:r>
    </w:p>
    <w:p w14:paraId="3D412D41" w14:textId="77777777" w:rsidR="004C5162" w:rsidRPr="007B558D" w:rsidRDefault="004C5162" w:rsidP="004C5162">
      <w:pPr>
        <w:pStyle w:val="Code"/>
        <w:rPr>
          <w:highlight w:val="white"/>
        </w:rPr>
      </w:pPr>
      <w:r w:rsidRPr="007B558D">
        <w:rPr>
          <w:highlight w:val="white"/>
        </w:rPr>
        <w:t xml:space="preserve">      $$ = MiddleCodeGenerator.IfElseStatement($3, $5, $7);</w:t>
      </w:r>
    </w:p>
    <w:p w14:paraId="0871D9D4" w14:textId="77777777" w:rsidR="004C5162" w:rsidRDefault="004C5162" w:rsidP="004C5162">
      <w:pPr>
        <w:pStyle w:val="Code"/>
        <w:rPr>
          <w:highlight w:val="white"/>
        </w:rPr>
      </w:pPr>
      <w:r w:rsidRPr="007B558D">
        <w:rPr>
          <w:highlight w:val="white"/>
        </w:rPr>
        <w:t xml:space="preserve">    };</w:t>
      </w:r>
    </w:p>
    <w:p w14:paraId="1766D78F" w14:textId="1ED6B8A4" w:rsidR="007175D9" w:rsidRPr="00903DBA" w:rsidRDefault="008B6F4B" w:rsidP="007175D9">
      <w:pPr>
        <w:pStyle w:val="Rubrik3"/>
      </w:pPr>
      <w:r w:rsidRPr="00903DBA">
        <w:t xml:space="preserve">The </w:t>
      </w:r>
      <w:r w:rsidR="004B7BC0" w:rsidRPr="00903DBA">
        <w:t>Switch S</w:t>
      </w:r>
      <w:r w:rsidRPr="00903DBA">
        <w:t>tatement</w:t>
      </w:r>
      <w:bookmarkEnd w:id="157"/>
    </w:p>
    <w:p w14:paraId="6065A355" w14:textId="77777777" w:rsidR="00EC1FC0" w:rsidRPr="00EC1FC0" w:rsidRDefault="00EC1FC0" w:rsidP="00EC1FC0">
      <w:pPr>
        <w:pStyle w:val="Code"/>
        <w:rPr>
          <w:highlight w:val="white"/>
        </w:rPr>
      </w:pPr>
      <w:r w:rsidRPr="00EC1FC0">
        <w:rPr>
          <w:highlight w:val="white"/>
        </w:rPr>
        <w:t>switch_header:</w:t>
      </w:r>
    </w:p>
    <w:p w14:paraId="3637DCA1" w14:textId="77777777" w:rsidR="00EC1FC0" w:rsidRPr="00EC1FC0" w:rsidRDefault="00EC1FC0" w:rsidP="00EC1FC0">
      <w:pPr>
        <w:pStyle w:val="Code"/>
        <w:rPr>
          <w:highlight w:val="white"/>
        </w:rPr>
      </w:pPr>
      <w:r w:rsidRPr="00EC1FC0">
        <w:rPr>
          <w:highlight w:val="white"/>
        </w:rPr>
        <w:t xml:space="preserve">    /* Empty. */ { MiddleCodeGenerator.SwitchHeader(); };</w:t>
      </w:r>
    </w:p>
    <w:p w14:paraId="2EE4B710" w14:textId="3CF6588B" w:rsidR="00BD4361" w:rsidRPr="00EC1FC0" w:rsidRDefault="00BD4361" w:rsidP="00EC1FC0">
      <w:pPr>
        <w:pStyle w:val="Code"/>
        <w:rPr>
          <w:highlight w:val="white"/>
        </w:rPr>
      </w:pPr>
    </w:p>
    <w:p w14:paraId="233D4044" w14:textId="77777777" w:rsidR="00EC1FC0" w:rsidRPr="00EC1FC0" w:rsidRDefault="00EC1FC0" w:rsidP="00EC1FC0">
      <w:pPr>
        <w:pStyle w:val="Code"/>
        <w:rPr>
          <w:highlight w:val="white"/>
        </w:rPr>
      </w:pPr>
      <w:bookmarkStart w:id="158" w:name="_Toc57655999"/>
      <w:r w:rsidRPr="00EC1FC0">
        <w:rPr>
          <w:highlight w:val="white"/>
        </w:rPr>
        <w:t>opened_statement:</w:t>
      </w:r>
    </w:p>
    <w:p w14:paraId="235F0FA8" w14:textId="7048580B" w:rsidR="00EC1FC0" w:rsidRPr="00EC1FC0" w:rsidRDefault="00EC1FC0" w:rsidP="00EC1FC0">
      <w:pPr>
        <w:pStyle w:val="Code"/>
        <w:rPr>
          <w:highlight w:val="white"/>
        </w:rPr>
      </w:pPr>
      <w:r w:rsidRPr="00EC1FC0">
        <w:rPr>
          <w:highlight w:val="white"/>
        </w:rPr>
        <w:t xml:space="preserve">    SWITCH switch_header LEFT_PARENTHESIS expression RIGHT_PARENTHESIS</w:t>
      </w:r>
    </w:p>
    <w:p w14:paraId="10E8571B" w14:textId="77777777" w:rsidR="00EC1FC0" w:rsidRPr="00EC1FC0" w:rsidRDefault="00EC1FC0" w:rsidP="00EC1FC0">
      <w:pPr>
        <w:pStyle w:val="Code"/>
        <w:rPr>
          <w:highlight w:val="white"/>
        </w:rPr>
      </w:pPr>
      <w:r w:rsidRPr="00EC1FC0">
        <w:rPr>
          <w:highlight w:val="white"/>
        </w:rPr>
        <w:t xml:space="preserve">    opened_statement {</w:t>
      </w:r>
    </w:p>
    <w:p w14:paraId="3C626DB1" w14:textId="77777777" w:rsidR="00EC1FC0" w:rsidRPr="00EC1FC0" w:rsidRDefault="00EC1FC0" w:rsidP="00EC1FC0">
      <w:pPr>
        <w:pStyle w:val="Code"/>
        <w:rPr>
          <w:highlight w:val="white"/>
        </w:rPr>
      </w:pPr>
      <w:r w:rsidRPr="00EC1FC0">
        <w:rPr>
          <w:highlight w:val="white"/>
        </w:rPr>
        <w:t xml:space="preserve">      $$ = MiddleCodeGenerator.SwitchStatement($4, $6);</w:t>
      </w:r>
    </w:p>
    <w:p w14:paraId="2716F2B3" w14:textId="226696DC" w:rsidR="00EC1FC0" w:rsidRPr="00EC1FC0" w:rsidRDefault="00EC1FC0" w:rsidP="00EC1FC0">
      <w:pPr>
        <w:pStyle w:val="Code"/>
        <w:rPr>
          <w:highlight w:val="white"/>
        </w:rPr>
      </w:pPr>
      <w:r w:rsidRPr="00EC1FC0">
        <w:rPr>
          <w:highlight w:val="white"/>
        </w:rPr>
        <w:t xml:space="preserve">    }</w:t>
      </w:r>
      <w:r>
        <w:rPr>
          <w:highlight w:val="white"/>
        </w:rPr>
        <w:t>;</w:t>
      </w:r>
    </w:p>
    <w:p w14:paraId="24CAD75B" w14:textId="14B49175" w:rsidR="00EC1FC0" w:rsidRPr="00EC1FC0" w:rsidRDefault="00EC1FC0" w:rsidP="00EC1FC0">
      <w:pPr>
        <w:pStyle w:val="Code"/>
        <w:rPr>
          <w:highlight w:val="white"/>
        </w:rPr>
      </w:pPr>
    </w:p>
    <w:p w14:paraId="0B9CD104" w14:textId="77777777" w:rsidR="00EC1FC0" w:rsidRPr="00EC1FC0" w:rsidRDefault="00EC1FC0" w:rsidP="00EC1FC0">
      <w:pPr>
        <w:pStyle w:val="Code"/>
        <w:rPr>
          <w:highlight w:val="white"/>
        </w:rPr>
      </w:pPr>
      <w:r w:rsidRPr="00EC1FC0">
        <w:rPr>
          <w:highlight w:val="white"/>
        </w:rPr>
        <w:t>closed_statement:</w:t>
      </w:r>
    </w:p>
    <w:p w14:paraId="1032603E" w14:textId="04AA1720" w:rsidR="00EC1FC0" w:rsidRPr="00EC1FC0" w:rsidRDefault="00EC1FC0" w:rsidP="00EC1FC0">
      <w:pPr>
        <w:pStyle w:val="Code"/>
        <w:rPr>
          <w:highlight w:val="white"/>
        </w:rPr>
      </w:pPr>
      <w:r w:rsidRPr="00EC1FC0">
        <w:rPr>
          <w:highlight w:val="white"/>
        </w:rPr>
        <w:t xml:space="preserve">    SWITCH switch_header LEFT_PARENTHESIS expression RIGHT_PARENTHESIS</w:t>
      </w:r>
    </w:p>
    <w:p w14:paraId="77A2DE39" w14:textId="77777777" w:rsidR="00EC1FC0" w:rsidRPr="00EC1FC0" w:rsidRDefault="00EC1FC0" w:rsidP="00EC1FC0">
      <w:pPr>
        <w:pStyle w:val="Code"/>
        <w:rPr>
          <w:highlight w:val="white"/>
        </w:rPr>
      </w:pPr>
      <w:r w:rsidRPr="00EC1FC0">
        <w:rPr>
          <w:highlight w:val="white"/>
        </w:rPr>
        <w:t xml:space="preserve">    closed_statement {</w:t>
      </w:r>
    </w:p>
    <w:p w14:paraId="3E341749" w14:textId="77777777" w:rsidR="00EC1FC0" w:rsidRPr="00EC1FC0" w:rsidRDefault="00EC1FC0" w:rsidP="00EC1FC0">
      <w:pPr>
        <w:pStyle w:val="Code"/>
        <w:rPr>
          <w:highlight w:val="white"/>
        </w:rPr>
      </w:pPr>
      <w:r w:rsidRPr="00EC1FC0">
        <w:rPr>
          <w:highlight w:val="white"/>
        </w:rPr>
        <w:t xml:space="preserve">      $$ = MiddleCodeGenerator.SwitchStatement($4, $6);</w:t>
      </w:r>
    </w:p>
    <w:p w14:paraId="6E3CEF59" w14:textId="54B628F2" w:rsidR="00EC1FC0" w:rsidRPr="00EC1FC0" w:rsidRDefault="00EC1FC0" w:rsidP="00EC1FC0">
      <w:pPr>
        <w:pStyle w:val="Code"/>
        <w:rPr>
          <w:highlight w:val="white"/>
        </w:rPr>
      </w:pPr>
      <w:r w:rsidRPr="00EC1FC0">
        <w:rPr>
          <w:highlight w:val="white"/>
        </w:rPr>
        <w:t xml:space="preserve">    };</w:t>
      </w:r>
    </w:p>
    <w:p w14:paraId="5FC314AA" w14:textId="0F30922D" w:rsidR="006445C4" w:rsidRPr="00903DBA" w:rsidRDefault="006445C4" w:rsidP="006445C4">
      <w:pPr>
        <w:pStyle w:val="Rubrik3"/>
        <w:rPr>
          <w:highlight w:val="white"/>
        </w:rPr>
      </w:pPr>
      <w:r w:rsidRPr="00903DBA">
        <w:rPr>
          <w:highlight w:val="white"/>
        </w:rPr>
        <w:lastRenderedPageBreak/>
        <w:t>The Case Statement</w:t>
      </w:r>
      <w:bookmarkEnd w:id="158"/>
    </w:p>
    <w:p w14:paraId="6F6CB325" w14:textId="77777777" w:rsidR="000E47F8" w:rsidRPr="000E47F8" w:rsidRDefault="000E47F8" w:rsidP="000E47F8">
      <w:pPr>
        <w:pStyle w:val="Code"/>
        <w:rPr>
          <w:highlight w:val="white"/>
        </w:rPr>
      </w:pPr>
      <w:r w:rsidRPr="000E47F8">
        <w:rPr>
          <w:highlight w:val="white"/>
        </w:rPr>
        <w:t>opened_statement:</w:t>
      </w:r>
    </w:p>
    <w:p w14:paraId="5E012F9A" w14:textId="1BF26A72" w:rsidR="000E47F8" w:rsidRPr="000E47F8" w:rsidRDefault="000E47F8" w:rsidP="000E47F8">
      <w:pPr>
        <w:pStyle w:val="Code"/>
        <w:rPr>
          <w:highlight w:val="white"/>
        </w:rPr>
      </w:pPr>
      <w:r w:rsidRPr="000E47F8">
        <w:rPr>
          <w:highlight w:val="white"/>
        </w:rPr>
        <w:t xml:space="preserve">    CASE constant_integral_expression COLON opened_statement {</w:t>
      </w:r>
    </w:p>
    <w:p w14:paraId="6E8C1E74" w14:textId="77777777" w:rsidR="000E47F8" w:rsidRPr="000E47F8" w:rsidRDefault="000E47F8" w:rsidP="000E47F8">
      <w:pPr>
        <w:pStyle w:val="Code"/>
        <w:rPr>
          <w:highlight w:val="white"/>
        </w:rPr>
      </w:pPr>
      <w:r w:rsidRPr="000E47F8">
        <w:rPr>
          <w:highlight w:val="white"/>
        </w:rPr>
        <w:t xml:space="preserve">      $$ = MiddleCodeGenerator.CaseStatement($2, $4);</w:t>
      </w:r>
    </w:p>
    <w:p w14:paraId="10793D7B" w14:textId="18ECE3FE" w:rsidR="000E47F8" w:rsidRPr="000E47F8" w:rsidRDefault="000E47F8" w:rsidP="000E47F8">
      <w:pPr>
        <w:pStyle w:val="Code"/>
        <w:rPr>
          <w:highlight w:val="white"/>
        </w:rPr>
      </w:pPr>
      <w:r w:rsidRPr="000E47F8">
        <w:rPr>
          <w:highlight w:val="white"/>
        </w:rPr>
        <w:t xml:space="preserve">    };</w:t>
      </w:r>
    </w:p>
    <w:p w14:paraId="62364841" w14:textId="77777777" w:rsidR="000E47F8" w:rsidRPr="000E47F8" w:rsidRDefault="000E47F8" w:rsidP="000E47F8">
      <w:pPr>
        <w:pStyle w:val="Code"/>
        <w:rPr>
          <w:highlight w:val="white"/>
        </w:rPr>
      </w:pPr>
    </w:p>
    <w:p w14:paraId="22B675BF" w14:textId="77777777" w:rsidR="000E47F8" w:rsidRPr="000E47F8" w:rsidRDefault="000E47F8" w:rsidP="000E47F8">
      <w:pPr>
        <w:pStyle w:val="Code"/>
        <w:rPr>
          <w:highlight w:val="white"/>
        </w:rPr>
      </w:pPr>
      <w:r w:rsidRPr="000E47F8">
        <w:rPr>
          <w:highlight w:val="white"/>
        </w:rPr>
        <w:t>closed_statement:</w:t>
      </w:r>
    </w:p>
    <w:p w14:paraId="547142CD" w14:textId="66C1B1F5" w:rsidR="000E47F8" w:rsidRPr="000E47F8" w:rsidRDefault="000E47F8" w:rsidP="000E47F8">
      <w:pPr>
        <w:pStyle w:val="Code"/>
        <w:rPr>
          <w:highlight w:val="white"/>
        </w:rPr>
      </w:pPr>
      <w:r w:rsidRPr="000E47F8">
        <w:rPr>
          <w:highlight w:val="white"/>
        </w:rPr>
        <w:t xml:space="preserve">    CASE constant_integral_expression COLON closed_statement {</w:t>
      </w:r>
    </w:p>
    <w:p w14:paraId="181CA752" w14:textId="77777777" w:rsidR="000E47F8" w:rsidRPr="000E47F8" w:rsidRDefault="000E47F8" w:rsidP="000E47F8">
      <w:pPr>
        <w:pStyle w:val="Code"/>
        <w:rPr>
          <w:highlight w:val="white"/>
        </w:rPr>
      </w:pPr>
      <w:r w:rsidRPr="000E47F8">
        <w:rPr>
          <w:highlight w:val="white"/>
        </w:rPr>
        <w:t xml:space="preserve">      $$ = MiddleCodeGenerator.CaseStatement($2, $4);</w:t>
      </w:r>
    </w:p>
    <w:p w14:paraId="1E4BBE25" w14:textId="2FD4FCA4" w:rsidR="000E47F8" w:rsidRPr="000E47F8" w:rsidRDefault="000E47F8" w:rsidP="000E47F8">
      <w:pPr>
        <w:pStyle w:val="Code"/>
        <w:rPr>
          <w:highlight w:val="white"/>
        </w:rPr>
      </w:pPr>
      <w:r w:rsidRPr="000E47F8">
        <w:rPr>
          <w:highlight w:val="white"/>
        </w:rPr>
        <w:t xml:space="preserve">    };</w:t>
      </w:r>
    </w:p>
    <w:p w14:paraId="079611F8" w14:textId="77777777" w:rsidR="0097551C" w:rsidRPr="00903DBA" w:rsidRDefault="0097551C" w:rsidP="0097551C">
      <w:pPr>
        <w:pStyle w:val="Rubrik3"/>
        <w:numPr>
          <w:ilvl w:val="2"/>
          <w:numId w:val="120"/>
        </w:numPr>
      </w:pPr>
      <w:bookmarkStart w:id="159" w:name="_Toc57656000"/>
      <w:bookmarkStart w:id="160" w:name="_Hlk57714514"/>
      <w:r w:rsidRPr="00903DBA">
        <w:t>The Default Statement</w:t>
      </w:r>
      <w:bookmarkEnd w:id="159"/>
    </w:p>
    <w:p w14:paraId="47FEFDBB" w14:textId="77777777" w:rsidR="007778D5" w:rsidRPr="007778D5" w:rsidRDefault="007778D5" w:rsidP="007778D5">
      <w:pPr>
        <w:pStyle w:val="Code"/>
        <w:rPr>
          <w:highlight w:val="white"/>
        </w:rPr>
      </w:pPr>
      <w:bookmarkStart w:id="161" w:name="_Toc57656001"/>
      <w:bookmarkStart w:id="162" w:name="_Hlk57714542"/>
      <w:bookmarkEnd w:id="160"/>
      <w:r w:rsidRPr="007778D5">
        <w:rPr>
          <w:highlight w:val="white"/>
        </w:rPr>
        <w:t>closed_statement:</w:t>
      </w:r>
    </w:p>
    <w:p w14:paraId="2BEC2F8A" w14:textId="0DB8D8AD" w:rsidR="007778D5" w:rsidRPr="007778D5" w:rsidRDefault="007778D5" w:rsidP="007778D5">
      <w:pPr>
        <w:pStyle w:val="Code"/>
        <w:rPr>
          <w:highlight w:val="white"/>
        </w:rPr>
      </w:pPr>
      <w:r w:rsidRPr="007778D5">
        <w:rPr>
          <w:highlight w:val="white"/>
        </w:rPr>
        <w:t xml:space="preserve">    DEFAULT COLON closed_statement {</w:t>
      </w:r>
    </w:p>
    <w:p w14:paraId="1EE894D4" w14:textId="77777777" w:rsidR="007778D5" w:rsidRPr="007778D5" w:rsidRDefault="007778D5" w:rsidP="007778D5">
      <w:pPr>
        <w:pStyle w:val="Code"/>
        <w:rPr>
          <w:highlight w:val="white"/>
        </w:rPr>
      </w:pPr>
      <w:r w:rsidRPr="007778D5">
        <w:rPr>
          <w:highlight w:val="white"/>
        </w:rPr>
        <w:t xml:space="preserve">      $$ = MiddleCodeGenerator.DefaultStatement($3);</w:t>
      </w:r>
    </w:p>
    <w:p w14:paraId="5BA25EBB" w14:textId="06B006E1" w:rsidR="007778D5" w:rsidRPr="007778D5" w:rsidRDefault="007778D5" w:rsidP="007778D5">
      <w:pPr>
        <w:pStyle w:val="Code"/>
        <w:rPr>
          <w:highlight w:val="white"/>
        </w:rPr>
      </w:pPr>
      <w:r w:rsidRPr="007778D5">
        <w:rPr>
          <w:highlight w:val="white"/>
        </w:rPr>
        <w:t xml:space="preserve">    };</w:t>
      </w:r>
    </w:p>
    <w:p w14:paraId="3694DC85" w14:textId="0DE5A9F4" w:rsidR="000D017D" w:rsidRPr="00903DBA" w:rsidRDefault="000D017D" w:rsidP="000D017D">
      <w:pPr>
        <w:pStyle w:val="Rubrik3"/>
        <w:numPr>
          <w:ilvl w:val="2"/>
          <w:numId w:val="120"/>
        </w:numPr>
      </w:pPr>
      <w:r w:rsidRPr="00903DBA">
        <w:t>The While Statement</w:t>
      </w:r>
      <w:bookmarkEnd w:id="161"/>
    </w:p>
    <w:bookmarkEnd w:id="162"/>
    <w:p w14:paraId="0FDBE615" w14:textId="77777777" w:rsidR="007E1045" w:rsidRPr="007E1045" w:rsidRDefault="007E1045" w:rsidP="007E1045">
      <w:pPr>
        <w:pStyle w:val="Code"/>
        <w:rPr>
          <w:highlight w:val="white"/>
        </w:rPr>
      </w:pPr>
      <w:r w:rsidRPr="007E1045">
        <w:rPr>
          <w:highlight w:val="white"/>
        </w:rPr>
        <w:t>loop_header:</w:t>
      </w:r>
    </w:p>
    <w:p w14:paraId="0216660F" w14:textId="77777777" w:rsidR="007E1045" w:rsidRPr="007E1045" w:rsidRDefault="007E1045" w:rsidP="007E1045">
      <w:pPr>
        <w:pStyle w:val="Code"/>
        <w:rPr>
          <w:highlight w:val="white"/>
        </w:rPr>
      </w:pPr>
      <w:r w:rsidRPr="007E1045">
        <w:rPr>
          <w:highlight w:val="white"/>
        </w:rPr>
        <w:t xml:space="preserve">    /* Empty. */ { MiddleCodeGenerator.LoopHeader(); };</w:t>
      </w:r>
    </w:p>
    <w:p w14:paraId="0AE6357F" w14:textId="7CAB726E" w:rsidR="005935AB" w:rsidRPr="007E1045" w:rsidRDefault="005935AB" w:rsidP="007E1045">
      <w:pPr>
        <w:pStyle w:val="Code"/>
        <w:rPr>
          <w:highlight w:val="white"/>
        </w:rPr>
      </w:pPr>
    </w:p>
    <w:p w14:paraId="7E3BCDAC" w14:textId="77777777" w:rsidR="007E1045" w:rsidRPr="007E1045" w:rsidRDefault="007E1045" w:rsidP="007E1045">
      <w:pPr>
        <w:pStyle w:val="Code"/>
        <w:rPr>
          <w:highlight w:val="white"/>
        </w:rPr>
      </w:pPr>
      <w:r w:rsidRPr="007E1045">
        <w:rPr>
          <w:highlight w:val="white"/>
        </w:rPr>
        <w:t>opened_statement:</w:t>
      </w:r>
    </w:p>
    <w:p w14:paraId="2B83A0E2" w14:textId="4EDFA467" w:rsidR="007E1045" w:rsidRPr="007E1045" w:rsidRDefault="007E1045" w:rsidP="007E1045">
      <w:pPr>
        <w:pStyle w:val="Code"/>
        <w:rPr>
          <w:highlight w:val="white"/>
        </w:rPr>
      </w:pPr>
      <w:r w:rsidRPr="007E1045">
        <w:rPr>
          <w:highlight w:val="white"/>
        </w:rPr>
        <w:t xml:space="preserve">    WHILE loop_header LEFT_PARENTHESIS expression RIGHT_PARENTHESIS</w:t>
      </w:r>
    </w:p>
    <w:p w14:paraId="73BFCD00" w14:textId="77777777" w:rsidR="007E1045" w:rsidRPr="007E1045" w:rsidRDefault="007E1045" w:rsidP="007E1045">
      <w:pPr>
        <w:pStyle w:val="Code"/>
        <w:rPr>
          <w:highlight w:val="white"/>
        </w:rPr>
      </w:pPr>
      <w:r w:rsidRPr="007E1045">
        <w:rPr>
          <w:highlight w:val="white"/>
        </w:rPr>
        <w:t xml:space="preserve">    opened_statement {</w:t>
      </w:r>
    </w:p>
    <w:p w14:paraId="20285D1B" w14:textId="77777777" w:rsidR="007E1045" w:rsidRPr="007E1045" w:rsidRDefault="007E1045" w:rsidP="007E1045">
      <w:pPr>
        <w:pStyle w:val="Code"/>
        <w:rPr>
          <w:highlight w:val="white"/>
        </w:rPr>
      </w:pPr>
      <w:r w:rsidRPr="007E1045">
        <w:rPr>
          <w:highlight w:val="white"/>
        </w:rPr>
        <w:t xml:space="preserve">      $$ = MiddleCodeGenerator.WhileStatement($4, $6);</w:t>
      </w:r>
    </w:p>
    <w:p w14:paraId="4788A20F" w14:textId="1507B2C8" w:rsidR="007E1045" w:rsidRPr="007E1045" w:rsidRDefault="007E1045" w:rsidP="007E1045">
      <w:pPr>
        <w:pStyle w:val="Code"/>
        <w:rPr>
          <w:highlight w:val="white"/>
        </w:rPr>
      </w:pPr>
      <w:r w:rsidRPr="007E1045">
        <w:rPr>
          <w:highlight w:val="white"/>
        </w:rPr>
        <w:t xml:space="preserve">    };</w:t>
      </w:r>
    </w:p>
    <w:p w14:paraId="5851E38A" w14:textId="77777777" w:rsidR="007E1045" w:rsidRPr="007E1045" w:rsidRDefault="007E1045" w:rsidP="007E1045">
      <w:pPr>
        <w:pStyle w:val="Code"/>
        <w:rPr>
          <w:highlight w:val="white"/>
        </w:rPr>
      </w:pPr>
    </w:p>
    <w:p w14:paraId="13FEC92B" w14:textId="77777777" w:rsidR="007E1045" w:rsidRPr="007E1045" w:rsidRDefault="007E1045" w:rsidP="007E1045">
      <w:pPr>
        <w:pStyle w:val="Code"/>
        <w:rPr>
          <w:highlight w:val="white"/>
        </w:rPr>
      </w:pPr>
      <w:bookmarkStart w:id="163" w:name="_Toc57656002"/>
      <w:bookmarkStart w:id="164" w:name="_Hlk57716773"/>
      <w:r w:rsidRPr="007E1045">
        <w:rPr>
          <w:highlight w:val="white"/>
        </w:rPr>
        <w:t>closed_statement:</w:t>
      </w:r>
    </w:p>
    <w:p w14:paraId="71E464F4" w14:textId="0CC23FF2" w:rsidR="007E1045" w:rsidRPr="007E1045" w:rsidRDefault="007E1045" w:rsidP="007E1045">
      <w:pPr>
        <w:pStyle w:val="Code"/>
        <w:rPr>
          <w:highlight w:val="white"/>
        </w:rPr>
      </w:pPr>
      <w:r w:rsidRPr="007E1045">
        <w:rPr>
          <w:highlight w:val="white"/>
        </w:rPr>
        <w:t xml:space="preserve">    WHILE loop_header LEFT_PARENTHESIS expression RIGHT_PARENTHESIS</w:t>
      </w:r>
    </w:p>
    <w:p w14:paraId="6201C8AC" w14:textId="77777777" w:rsidR="007E1045" w:rsidRPr="007E1045" w:rsidRDefault="007E1045" w:rsidP="007E1045">
      <w:pPr>
        <w:pStyle w:val="Code"/>
        <w:rPr>
          <w:highlight w:val="white"/>
        </w:rPr>
      </w:pPr>
      <w:r w:rsidRPr="007E1045">
        <w:rPr>
          <w:highlight w:val="white"/>
        </w:rPr>
        <w:t xml:space="preserve">    closed_statement {</w:t>
      </w:r>
    </w:p>
    <w:p w14:paraId="797C4BC4" w14:textId="77777777" w:rsidR="007E1045" w:rsidRPr="007E1045" w:rsidRDefault="007E1045" w:rsidP="007E1045">
      <w:pPr>
        <w:pStyle w:val="Code"/>
        <w:rPr>
          <w:highlight w:val="white"/>
        </w:rPr>
      </w:pPr>
      <w:r w:rsidRPr="007E1045">
        <w:rPr>
          <w:highlight w:val="white"/>
        </w:rPr>
        <w:t xml:space="preserve">      $$ = MiddleCodeGenerator.WhileStatement($4, $6);</w:t>
      </w:r>
    </w:p>
    <w:p w14:paraId="3073A3E0" w14:textId="131BDCCA" w:rsidR="007E1045" w:rsidRPr="007E1045" w:rsidRDefault="007E1045" w:rsidP="007E1045">
      <w:pPr>
        <w:pStyle w:val="Code"/>
        <w:rPr>
          <w:highlight w:val="white"/>
        </w:rPr>
      </w:pPr>
      <w:r w:rsidRPr="007E1045">
        <w:rPr>
          <w:highlight w:val="white"/>
        </w:rPr>
        <w:t xml:space="preserve">    };</w:t>
      </w:r>
    </w:p>
    <w:p w14:paraId="4A660925" w14:textId="65DB68F5" w:rsidR="00070806" w:rsidRPr="00903DBA" w:rsidRDefault="000D017D" w:rsidP="007175D9">
      <w:pPr>
        <w:pStyle w:val="Rubrik3"/>
        <w:numPr>
          <w:ilvl w:val="2"/>
          <w:numId w:val="120"/>
        </w:numPr>
      </w:pPr>
      <w:r w:rsidRPr="00903DBA">
        <w:t>The Do Statement</w:t>
      </w:r>
      <w:bookmarkEnd w:id="163"/>
    </w:p>
    <w:p w14:paraId="26DBA22D" w14:textId="77777777" w:rsidR="003D3DC2" w:rsidRPr="003D3DC2" w:rsidRDefault="003D3DC2" w:rsidP="003D3DC2">
      <w:pPr>
        <w:pStyle w:val="Code"/>
        <w:rPr>
          <w:highlight w:val="white"/>
        </w:rPr>
      </w:pPr>
      <w:bookmarkStart w:id="165" w:name="_Toc57656003"/>
      <w:bookmarkStart w:id="166" w:name="_Hlk57716788"/>
      <w:bookmarkEnd w:id="164"/>
      <w:r w:rsidRPr="003D3DC2">
        <w:rPr>
          <w:highlight w:val="white"/>
        </w:rPr>
        <w:t>closed_statement:</w:t>
      </w:r>
    </w:p>
    <w:p w14:paraId="75B908AC" w14:textId="77777777" w:rsidR="00A3790C" w:rsidRDefault="003D3DC2" w:rsidP="003D3DC2">
      <w:pPr>
        <w:pStyle w:val="Code"/>
        <w:rPr>
          <w:highlight w:val="white"/>
        </w:rPr>
      </w:pPr>
      <w:r w:rsidRPr="003D3DC2">
        <w:rPr>
          <w:highlight w:val="white"/>
        </w:rPr>
        <w:t xml:space="preserve">    DO loop_header statement WHILE</w:t>
      </w:r>
    </w:p>
    <w:p w14:paraId="5B63A05B" w14:textId="384ED485" w:rsidR="003D3DC2" w:rsidRPr="003D3DC2" w:rsidRDefault="00A3790C" w:rsidP="003D3DC2">
      <w:pPr>
        <w:pStyle w:val="Code"/>
        <w:rPr>
          <w:highlight w:val="white"/>
        </w:rPr>
      </w:pPr>
      <w:r>
        <w:rPr>
          <w:highlight w:val="white"/>
        </w:rPr>
        <w:t xml:space="preserve">   </w:t>
      </w:r>
      <w:r w:rsidR="003D3DC2" w:rsidRPr="003D3DC2">
        <w:rPr>
          <w:highlight w:val="white"/>
        </w:rPr>
        <w:t xml:space="preserve"> LEFT_PARENTHESIS expression RIGHT_PARENTHESIS SEMICOLON {</w:t>
      </w:r>
    </w:p>
    <w:p w14:paraId="180BA704" w14:textId="77777777" w:rsidR="003D3DC2" w:rsidRPr="003D3DC2" w:rsidRDefault="003D3DC2" w:rsidP="003D3DC2">
      <w:pPr>
        <w:pStyle w:val="Code"/>
        <w:rPr>
          <w:highlight w:val="white"/>
        </w:rPr>
      </w:pPr>
      <w:r w:rsidRPr="003D3DC2">
        <w:rPr>
          <w:highlight w:val="white"/>
        </w:rPr>
        <w:t xml:space="preserve">      $$ = MiddleCodeGenerator.DoStatement($3, $6);</w:t>
      </w:r>
    </w:p>
    <w:p w14:paraId="121303C5" w14:textId="0C81835D" w:rsidR="003D3DC2" w:rsidRPr="003D3DC2" w:rsidRDefault="003D3DC2" w:rsidP="003D3DC2">
      <w:pPr>
        <w:pStyle w:val="Code"/>
        <w:rPr>
          <w:highlight w:val="white"/>
        </w:rPr>
      </w:pPr>
      <w:r w:rsidRPr="003D3DC2">
        <w:rPr>
          <w:highlight w:val="white"/>
        </w:rPr>
        <w:t xml:space="preserve">    };</w:t>
      </w:r>
    </w:p>
    <w:p w14:paraId="5F6856F3" w14:textId="2327D6BE" w:rsidR="007175D9" w:rsidRPr="00903DBA" w:rsidRDefault="00AB1C70" w:rsidP="007175D9">
      <w:pPr>
        <w:pStyle w:val="Rubrik3"/>
        <w:numPr>
          <w:ilvl w:val="2"/>
          <w:numId w:val="120"/>
        </w:numPr>
      </w:pPr>
      <w:r w:rsidRPr="00903DBA">
        <w:t>The For Statement</w:t>
      </w:r>
      <w:bookmarkEnd w:id="165"/>
    </w:p>
    <w:p w14:paraId="77D4FC28" w14:textId="77777777" w:rsidR="001249C1" w:rsidRPr="001249C1" w:rsidRDefault="001249C1" w:rsidP="001249C1">
      <w:pPr>
        <w:pStyle w:val="Code"/>
        <w:rPr>
          <w:highlight w:val="white"/>
        </w:rPr>
      </w:pPr>
      <w:bookmarkStart w:id="167" w:name="_Toc57656004"/>
      <w:bookmarkStart w:id="168" w:name="_Hlk57716817"/>
      <w:bookmarkEnd w:id="166"/>
      <w:r w:rsidRPr="001249C1">
        <w:rPr>
          <w:highlight w:val="white"/>
        </w:rPr>
        <w:t>opened_statement:</w:t>
      </w:r>
    </w:p>
    <w:p w14:paraId="73809BE7" w14:textId="5DFCD46A" w:rsidR="001249C1" w:rsidRPr="001249C1" w:rsidRDefault="001249C1" w:rsidP="001249C1">
      <w:pPr>
        <w:pStyle w:val="Code"/>
        <w:rPr>
          <w:highlight w:val="white"/>
        </w:rPr>
      </w:pPr>
      <w:r w:rsidRPr="001249C1">
        <w:rPr>
          <w:highlight w:val="white"/>
        </w:rPr>
        <w:t xml:space="preserve">    FOR loop_header LEFT_PARENTHESIS optional_expression SEMICOLON</w:t>
      </w:r>
    </w:p>
    <w:p w14:paraId="27E9F178" w14:textId="77777777" w:rsidR="001249C1" w:rsidRPr="001249C1" w:rsidRDefault="001249C1" w:rsidP="001249C1">
      <w:pPr>
        <w:pStyle w:val="Code"/>
        <w:rPr>
          <w:highlight w:val="white"/>
        </w:rPr>
      </w:pPr>
      <w:r w:rsidRPr="001249C1">
        <w:rPr>
          <w:highlight w:val="white"/>
        </w:rPr>
        <w:t xml:space="preserve">    optional_expression SEMICOLON optional_expression RIGHT_PARENTHESIS</w:t>
      </w:r>
    </w:p>
    <w:p w14:paraId="54E14882" w14:textId="77777777" w:rsidR="001249C1" w:rsidRPr="001249C1" w:rsidRDefault="001249C1" w:rsidP="001249C1">
      <w:pPr>
        <w:pStyle w:val="Code"/>
        <w:rPr>
          <w:highlight w:val="white"/>
        </w:rPr>
      </w:pPr>
      <w:r w:rsidRPr="001249C1">
        <w:rPr>
          <w:highlight w:val="white"/>
        </w:rPr>
        <w:t xml:space="preserve">    opened_statement {</w:t>
      </w:r>
    </w:p>
    <w:p w14:paraId="61A77ABE" w14:textId="77777777" w:rsidR="001249C1" w:rsidRPr="001249C1" w:rsidRDefault="001249C1" w:rsidP="001249C1">
      <w:pPr>
        <w:pStyle w:val="Code"/>
        <w:rPr>
          <w:highlight w:val="white"/>
        </w:rPr>
      </w:pPr>
      <w:r w:rsidRPr="001249C1">
        <w:rPr>
          <w:highlight w:val="white"/>
        </w:rPr>
        <w:t xml:space="preserve">      $$ = MiddleCodeGenerator.ForStatement($4, $6, $8, $10);</w:t>
      </w:r>
    </w:p>
    <w:p w14:paraId="711CAADB" w14:textId="328EEBF5" w:rsidR="001249C1" w:rsidRPr="001249C1" w:rsidRDefault="001249C1" w:rsidP="001249C1">
      <w:pPr>
        <w:pStyle w:val="Code"/>
        <w:rPr>
          <w:highlight w:val="white"/>
        </w:rPr>
      </w:pPr>
      <w:r w:rsidRPr="001249C1">
        <w:rPr>
          <w:highlight w:val="white"/>
        </w:rPr>
        <w:t xml:space="preserve">    };</w:t>
      </w:r>
    </w:p>
    <w:p w14:paraId="57FD4D90" w14:textId="77777777" w:rsidR="001249C1" w:rsidRPr="001249C1" w:rsidRDefault="001249C1" w:rsidP="001249C1">
      <w:pPr>
        <w:pStyle w:val="Code"/>
        <w:rPr>
          <w:highlight w:val="white"/>
        </w:rPr>
      </w:pPr>
    </w:p>
    <w:p w14:paraId="2F72CCE7" w14:textId="476DBD20" w:rsidR="00187BC1" w:rsidRPr="001249C1" w:rsidRDefault="00187BC1" w:rsidP="001249C1">
      <w:pPr>
        <w:pStyle w:val="Code"/>
        <w:rPr>
          <w:highlight w:val="white"/>
        </w:rPr>
      </w:pPr>
      <w:r w:rsidRPr="001249C1">
        <w:rPr>
          <w:highlight w:val="white"/>
        </w:rPr>
        <w:t>closed_statement:</w:t>
      </w:r>
    </w:p>
    <w:p w14:paraId="6C78190D" w14:textId="611F51A4" w:rsidR="00187BC1" w:rsidRPr="001249C1" w:rsidRDefault="00187BC1" w:rsidP="001249C1">
      <w:pPr>
        <w:pStyle w:val="Code"/>
        <w:rPr>
          <w:highlight w:val="white"/>
        </w:rPr>
      </w:pPr>
      <w:r w:rsidRPr="001249C1">
        <w:rPr>
          <w:highlight w:val="white"/>
        </w:rPr>
        <w:t xml:space="preserve">    FOR loop_header LEFT_PARENTHESIS optional_expression SEMICOLON</w:t>
      </w:r>
    </w:p>
    <w:p w14:paraId="5665F052" w14:textId="77777777" w:rsidR="00187BC1" w:rsidRPr="001249C1" w:rsidRDefault="00187BC1" w:rsidP="001249C1">
      <w:pPr>
        <w:pStyle w:val="Code"/>
        <w:rPr>
          <w:highlight w:val="white"/>
        </w:rPr>
      </w:pPr>
      <w:r w:rsidRPr="001249C1">
        <w:rPr>
          <w:highlight w:val="white"/>
        </w:rPr>
        <w:t xml:space="preserve">    optional_expression SEMICOLON optional_expression RIGHT_PARENTHESIS</w:t>
      </w:r>
    </w:p>
    <w:p w14:paraId="1FC16982" w14:textId="77777777" w:rsidR="00187BC1" w:rsidRPr="001249C1" w:rsidRDefault="00187BC1" w:rsidP="001249C1">
      <w:pPr>
        <w:pStyle w:val="Code"/>
        <w:rPr>
          <w:highlight w:val="white"/>
        </w:rPr>
      </w:pPr>
      <w:r w:rsidRPr="001249C1">
        <w:rPr>
          <w:highlight w:val="white"/>
        </w:rPr>
        <w:t xml:space="preserve">    closed_statement {</w:t>
      </w:r>
    </w:p>
    <w:p w14:paraId="59F97365" w14:textId="77777777" w:rsidR="00187BC1" w:rsidRPr="001249C1" w:rsidRDefault="00187BC1" w:rsidP="001249C1">
      <w:pPr>
        <w:pStyle w:val="Code"/>
        <w:rPr>
          <w:highlight w:val="white"/>
        </w:rPr>
      </w:pPr>
      <w:r w:rsidRPr="001249C1">
        <w:rPr>
          <w:highlight w:val="white"/>
        </w:rPr>
        <w:t xml:space="preserve">      $$ = MiddleCodeGenerator.ForStatement($4, $6, $8, $10);</w:t>
      </w:r>
    </w:p>
    <w:p w14:paraId="58CBE37D" w14:textId="7BF73011" w:rsidR="00187BC1" w:rsidRPr="001249C1" w:rsidRDefault="00187BC1" w:rsidP="001249C1">
      <w:pPr>
        <w:pStyle w:val="Code"/>
        <w:rPr>
          <w:highlight w:val="white"/>
        </w:rPr>
      </w:pPr>
      <w:r w:rsidRPr="001249C1">
        <w:rPr>
          <w:highlight w:val="white"/>
        </w:rPr>
        <w:lastRenderedPageBreak/>
        <w:t xml:space="preserve">    };</w:t>
      </w:r>
    </w:p>
    <w:p w14:paraId="278EEE5A" w14:textId="65954336" w:rsidR="006C67B8" w:rsidRPr="00903DBA" w:rsidRDefault="00AB1C70" w:rsidP="006C67B8">
      <w:pPr>
        <w:pStyle w:val="Rubrik3"/>
      </w:pPr>
      <w:r w:rsidRPr="00903DBA">
        <w:t xml:space="preserve">Label and </w:t>
      </w:r>
      <w:r w:rsidR="00C0170C">
        <w:t>Jump</w:t>
      </w:r>
      <w:r w:rsidRPr="00903DBA">
        <w:t xml:space="preserve"> Statement</w:t>
      </w:r>
      <w:bookmarkEnd w:id="167"/>
    </w:p>
    <w:bookmarkEnd w:id="168"/>
    <w:p w14:paraId="7779F26C" w14:textId="77777777" w:rsidR="00676018" w:rsidRPr="00676018" w:rsidRDefault="00676018" w:rsidP="00676018">
      <w:pPr>
        <w:pStyle w:val="Code"/>
        <w:rPr>
          <w:highlight w:val="white"/>
        </w:rPr>
      </w:pPr>
      <w:r w:rsidRPr="00676018">
        <w:rPr>
          <w:highlight w:val="white"/>
        </w:rPr>
        <w:t>opened_statement:</w:t>
      </w:r>
    </w:p>
    <w:p w14:paraId="5BFD020E" w14:textId="659A0A19" w:rsidR="00676018" w:rsidRPr="00676018" w:rsidRDefault="00676018" w:rsidP="00676018">
      <w:pPr>
        <w:pStyle w:val="Code"/>
        <w:rPr>
          <w:highlight w:val="white"/>
        </w:rPr>
      </w:pPr>
      <w:r w:rsidRPr="00676018">
        <w:rPr>
          <w:highlight w:val="white"/>
        </w:rPr>
        <w:t xml:space="preserve">    NAME COLON opened_statement {</w:t>
      </w:r>
    </w:p>
    <w:p w14:paraId="1444C175" w14:textId="77777777" w:rsidR="00676018" w:rsidRPr="00676018" w:rsidRDefault="00676018" w:rsidP="00676018">
      <w:pPr>
        <w:pStyle w:val="Code"/>
        <w:rPr>
          <w:highlight w:val="white"/>
        </w:rPr>
      </w:pPr>
      <w:r w:rsidRPr="00676018">
        <w:rPr>
          <w:highlight w:val="white"/>
        </w:rPr>
        <w:t xml:space="preserve">      $$ = MiddleCodeGenerator.LabelStatement($1, $3);</w:t>
      </w:r>
    </w:p>
    <w:p w14:paraId="2CBE6E56" w14:textId="77777777" w:rsidR="00676018" w:rsidRPr="00676018" w:rsidRDefault="00676018" w:rsidP="00676018">
      <w:pPr>
        <w:pStyle w:val="Code"/>
        <w:rPr>
          <w:highlight w:val="white"/>
        </w:rPr>
      </w:pPr>
      <w:r w:rsidRPr="00676018">
        <w:rPr>
          <w:highlight w:val="white"/>
        </w:rPr>
        <w:t xml:space="preserve">    };</w:t>
      </w:r>
    </w:p>
    <w:p w14:paraId="75D9BA2C" w14:textId="77777777" w:rsidR="00676018" w:rsidRPr="00676018" w:rsidRDefault="00676018" w:rsidP="00676018">
      <w:pPr>
        <w:pStyle w:val="Code"/>
        <w:rPr>
          <w:highlight w:val="white"/>
        </w:rPr>
      </w:pPr>
    </w:p>
    <w:p w14:paraId="3FBDD523" w14:textId="6ECAD1A6" w:rsidR="00676018" w:rsidRPr="00676018" w:rsidRDefault="00676018" w:rsidP="00676018">
      <w:pPr>
        <w:pStyle w:val="Code"/>
        <w:rPr>
          <w:highlight w:val="white"/>
        </w:rPr>
      </w:pPr>
      <w:r w:rsidRPr="00676018">
        <w:rPr>
          <w:highlight w:val="white"/>
        </w:rPr>
        <w:t>closed_statement:</w:t>
      </w:r>
    </w:p>
    <w:p w14:paraId="41CA326A" w14:textId="6A237EF8" w:rsidR="00676018" w:rsidRPr="00676018" w:rsidRDefault="00676018" w:rsidP="00676018">
      <w:pPr>
        <w:pStyle w:val="Code"/>
        <w:rPr>
          <w:highlight w:val="white"/>
        </w:rPr>
      </w:pPr>
      <w:r w:rsidRPr="00676018">
        <w:rPr>
          <w:highlight w:val="white"/>
        </w:rPr>
        <w:t xml:space="preserve">    GOTO NAME SEMICOLON {</w:t>
      </w:r>
    </w:p>
    <w:p w14:paraId="04FCE560" w14:textId="77777777" w:rsidR="00676018" w:rsidRPr="00676018" w:rsidRDefault="00676018" w:rsidP="00676018">
      <w:pPr>
        <w:pStyle w:val="Code"/>
        <w:rPr>
          <w:highlight w:val="white"/>
        </w:rPr>
      </w:pPr>
      <w:r w:rsidRPr="00676018">
        <w:rPr>
          <w:highlight w:val="white"/>
        </w:rPr>
        <w:t xml:space="preserve">      $$ = MiddleCodeGenerator.GotoStatement($2);</w:t>
      </w:r>
    </w:p>
    <w:p w14:paraId="74F857AF" w14:textId="6CEF3CA2" w:rsidR="00676018" w:rsidRPr="00676018" w:rsidRDefault="00676018" w:rsidP="00676018">
      <w:pPr>
        <w:pStyle w:val="Code"/>
        <w:rPr>
          <w:highlight w:val="white"/>
        </w:rPr>
      </w:pPr>
      <w:r w:rsidRPr="00676018">
        <w:rPr>
          <w:highlight w:val="white"/>
        </w:rPr>
        <w:t xml:space="preserve">    };</w:t>
      </w:r>
    </w:p>
    <w:p w14:paraId="280A6231" w14:textId="0073F721" w:rsidR="00021816" w:rsidRPr="00903DBA" w:rsidRDefault="00021816" w:rsidP="00021816">
      <w:r w:rsidRPr="00903DBA">
        <w:t xml:space="preserve">To keep track of the label statements we have </w:t>
      </w:r>
      <w:r w:rsidR="002D1E89" w:rsidRPr="00903DBA">
        <w:t>the</w:t>
      </w:r>
      <w:r w:rsidRPr="00903DBA">
        <w:t xml:space="preserve"> label map </w:t>
      </w:r>
      <w:r w:rsidR="002D1E89" w:rsidRPr="00903DBA">
        <w:rPr>
          <w:rStyle w:val="KeyWord0"/>
          <w:highlight w:val="white"/>
        </w:rPr>
        <w:t>m_labelMap</w:t>
      </w:r>
      <w:r w:rsidR="002D1E89" w:rsidRPr="00903DBA">
        <w:t xml:space="preserve"> </w:t>
      </w:r>
      <w:r w:rsidRPr="00903DBA">
        <w:t xml:space="preserve">with </w:t>
      </w:r>
      <w:r w:rsidR="00CD3C5F" w:rsidRPr="00903DBA">
        <w:t xml:space="preserve">the label name as key and the </w:t>
      </w:r>
      <w:r w:rsidR="00C94206" w:rsidRPr="00903DBA">
        <w:t xml:space="preserve">first </w:t>
      </w:r>
      <w:r w:rsidR="00CD3C5F" w:rsidRPr="00903DBA">
        <w:t>middle code instruction</w:t>
      </w:r>
      <w:r w:rsidR="00C94206" w:rsidRPr="00903DBA">
        <w:t xml:space="preserve"> of the following statement as value. </w:t>
      </w:r>
    </w:p>
    <w:p w14:paraId="71621B34" w14:textId="0794189A" w:rsidR="00E02F96" w:rsidRPr="00903DBA" w:rsidRDefault="001D5C33" w:rsidP="00E02F96">
      <w:pPr>
        <w:pStyle w:val="Rubrik3"/>
      </w:pPr>
      <w:bookmarkStart w:id="169" w:name="_Toc57656005"/>
      <w:bookmarkStart w:id="170" w:name="_Hlk57716901"/>
      <w:r>
        <w:t xml:space="preserve">The </w:t>
      </w:r>
      <w:r w:rsidR="00E02F96" w:rsidRPr="00903DBA">
        <w:t>Return Statement</w:t>
      </w:r>
      <w:bookmarkEnd w:id="169"/>
    </w:p>
    <w:bookmarkEnd w:id="170"/>
    <w:p w14:paraId="57E8894B" w14:textId="77777777" w:rsidR="00B57EC7" w:rsidRPr="00903DBA" w:rsidRDefault="001B22B5" w:rsidP="00017213">
      <w:r w:rsidRPr="00903DBA">
        <w:rPr>
          <w:highlight w:val="white"/>
        </w:rPr>
        <w:t xml:space="preserve">The return statement may </w:t>
      </w:r>
      <w:r w:rsidR="00A7245A" w:rsidRPr="00903DBA">
        <w:rPr>
          <w:highlight w:val="white"/>
        </w:rPr>
        <w:t>have an optional expression.</w:t>
      </w:r>
    </w:p>
    <w:p w14:paraId="17EA7F30" w14:textId="77777777" w:rsidR="00AA2C69" w:rsidRPr="00AA2C69" w:rsidRDefault="00AA2C69" w:rsidP="00AA2C69">
      <w:pPr>
        <w:pStyle w:val="Code"/>
        <w:rPr>
          <w:highlight w:val="white"/>
        </w:rPr>
      </w:pPr>
      <w:bookmarkStart w:id="171" w:name="_Toc57656006"/>
      <w:bookmarkStart w:id="172" w:name="_Hlk57717049"/>
      <w:r w:rsidRPr="00AA2C69">
        <w:rPr>
          <w:highlight w:val="white"/>
        </w:rPr>
        <w:t>closed_statement:</w:t>
      </w:r>
    </w:p>
    <w:p w14:paraId="05E064D8" w14:textId="10FA5AC6" w:rsidR="00AA2C69" w:rsidRPr="00AA2C69" w:rsidRDefault="00AA2C69" w:rsidP="00AA2C69">
      <w:pPr>
        <w:pStyle w:val="Code"/>
        <w:rPr>
          <w:highlight w:val="white"/>
        </w:rPr>
      </w:pPr>
      <w:r w:rsidRPr="00AA2C69">
        <w:rPr>
          <w:highlight w:val="white"/>
        </w:rPr>
        <w:t xml:space="preserve">    RETURN optional_expression SEMICOLON {</w:t>
      </w:r>
    </w:p>
    <w:p w14:paraId="0C895577" w14:textId="77777777" w:rsidR="00AA2C69" w:rsidRPr="00AA2C69" w:rsidRDefault="00AA2C69" w:rsidP="00AA2C69">
      <w:pPr>
        <w:pStyle w:val="Code"/>
        <w:rPr>
          <w:highlight w:val="white"/>
        </w:rPr>
      </w:pPr>
      <w:r w:rsidRPr="00AA2C69">
        <w:rPr>
          <w:highlight w:val="white"/>
        </w:rPr>
        <w:t xml:space="preserve">      $$ = MiddleCodeGenerator.ReturnStatement($2);</w:t>
      </w:r>
    </w:p>
    <w:p w14:paraId="0BA0630B" w14:textId="598BD216" w:rsidR="00AA2C69" w:rsidRPr="00AA2C69" w:rsidRDefault="00AA2C69" w:rsidP="00AA2C69">
      <w:pPr>
        <w:pStyle w:val="Code"/>
        <w:rPr>
          <w:highlight w:val="white"/>
        </w:rPr>
      </w:pPr>
      <w:r w:rsidRPr="00AA2C69">
        <w:rPr>
          <w:highlight w:val="white"/>
        </w:rPr>
        <w:t xml:space="preserve">    };</w:t>
      </w:r>
    </w:p>
    <w:p w14:paraId="72F28FDE" w14:textId="578090E1" w:rsidR="00866410" w:rsidRPr="00903DBA" w:rsidRDefault="00866410" w:rsidP="00866410">
      <w:pPr>
        <w:pStyle w:val="Rubrik3"/>
      </w:pPr>
      <w:r w:rsidRPr="00903DBA">
        <w:t>Optional Expression Statement</w:t>
      </w:r>
      <w:bookmarkEnd w:id="171"/>
      <w:r w:rsidR="001D5C33">
        <w:t>s</w:t>
      </w:r>
    </w:p>
    <w:bookmarkEnd w:id="172"/>
    <w:p w14:paraId="5E863082" w14:textId="4275A904" w:rsidR="00866410" w:rsidRPr="00903DBA" w:rsidRDefault="00866410" w:rsidP="00866410">
      <w:r w:rsidRPr="00903DBA">
        <w:t>A statement can also be made up by an optional expression; that is, the statement is an expression followed by a semicolon, or simply a semicolon.</w:t>
      </w:r>
    </w:p>
    <w:p w14:paraId="5C6AAE1E" w14:textId="6928E19E" w:rsidR="006A7B9E" w:rsidRPr="00903DBA" w:rsidRDefault="006A7B9E" w:rsidP="006A7B9E">
      <w:r w:rsidRPr="00903DBA">
        <w:t xml:space="preserve">An expression statement is an optional expression followed by a semicolon. The expression is evaluated and its true and </w:t>
      </w:r>
      <w:r w:rsidR="00A76052">
        <w:t>false-set</w:t>
      </w:r>
      <w:r w:rsidRPr="00903DBA">
        <w:t xml:space="preserve">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903DBA">
        <w:fldChar w:fldCharType="begin"/>
      </w:r>
      <w:r w:rsidRPr="00903DBA">
        <w:instrText xml:space="preserve"> REF _Ref417813097 \r \h </w:instrText>
      </w:r>
      <w:r w:rsidRPr="00903DBA">
        <w:fldChar w:fldCharType="separate"/>
      </w:r>
      <w:r w:rsidR="00392B3E">
        <w:t>0</w:t>
      </w:r>
      <w:r w:rsidRPr="00903DBA">
        <w:fldChar w:fldCharType="end"/>
      </w:r>
      <w:r w:rsidRPr="00903DBA">
        <w:t>.</w:t>
      </w:r>
    </w:p>
    <w:p w14:paraId="5CFFC49D" w14:textId="77777777" w:rsidR="00866410" w:rsidRPr="00903DBA" w:rsidRDefault="00866410" w:rsidP="00866410">
      <w:pPr>
        <w:pStyle w:val="CodeHeader"/>
        <w:rPr>
          <w:highlight w:val="white"/>
        </w:rPr>
      </w:pPr>
      <w:r w:rsidRPr="00903DBA">
        <w:rPr>
          <w:highlight w:val="white"/>
        </w:rPr>
        <w:t>MainParser.gppg</w:t>
      </w:r>
    </w:p>
    <w:p w14:paraId="5B26AF9F" w14:textId="77777777" w:rsidR="00866410" w:rsidRPr="00903DBA" w:rsidRDefault="00866410" w:rsidP="00866410">
      <w:pPr>
        <w:pStyle w:val="Code"/>
        <w:rPr>
          <w:highlight w:val="white"/>
        </w:rPr>
      </w:pPr>
      <w:r w:rsidRPr="00903DBA">
        <w:rPr>
          <w:highlight w:val="white"/>
        </w:rPr>
        <w:t>closed_statement:</w:t>
      </w:r>
    </w:p>
    <w:p w14:paraId="782C689A" w14:textId="1B291CF0" w:rsidR="00A57942" w:rsidRPr="00A57942" w:rsidRDefault="00A57942" w:rsidP="00A57942">
      <w:pPr>
        <w:pStyle w:val="Code"/>
        <w:rPr>
          <w:highlight w:val="white"/>
        </w:rPr>
      </w:pPr>
      <w:bookmarkStart w:id="173" w:name="_Toc57656007"/>
      <w:r w:rsidRPr="00A57942">
        <w:rPr>
          <w:highlight w:val="white"/>
        </w:rPr>
        <w:t xml:space="preserve">    optional_expression SEMICOLON {</w:t>
      </w:r>
    </w:p>
    <w:p w14:paraId="5AB5D3FB" w14:textId="77777777" w:rsidR="00A57942" w:rsidRPr="00A57942" w:rsidRDefault="00A57942" w:rsidP="00A57942">
      <w:pPr>
        <w:pStyle w:val="Code"/>
        <w:rPr>
          <w:highlight w:val="white"/>
        </w:rPr>
      </w:pPr>
      <w:r w:rsidRPr="00A57942">
        <w:rPr>
          <w:highlight w:val="white"/>
        </w:rPr>
        <w:t xml:space="preserve">      $$ = MiddleCodeGenerator.ExpressionStatement($1);</w:t>
      </w:r>
    </w:p>
    <w:p w14:paraId="0C921DBA" w14:textId="363D40E8" w:rsidR="00A57942" w:rsidRPr="00A57942" w:rsidRDefault="00A57942" w:rsidP="00A57942">
      <w:pPr>
        <w:pStyle w:val="Code"/>
        <w:rPr>
          <w:highlight w:val="white"/>
        </w:rPr>
      </w:pPr>
      <w:r w:rsidRPr="00A57942">
        <w:rPr>
          <w:highlight w:val="white"/>
        </w:rPr>
        <w:t xml:space="preserve">    };</w:t>
      </w:r>
    </w:p>
    <w:p w14:paraId="363BF961" w14:textId="61AEFF6C" w:rsidR="008F43AA" w:rsidRPr="00903DBA" w:rsidRDefault="008F43AA" w:rsidP="00830081">
      <w:pPr>
        <w:pStyle w:val="Rubrik3"/>
      </w:pPr>
      <w:r w:rsidRPr="00903DBA">
        <w:t>Block Statement</w:t>
      </w:r>
      <w:bookmarkEnd w:id="173"/>
      <w:r w:rsidR="001D5C33">
        <w:t>s</w:t>
      </w:r>
    </w:p>
    <w:p w14:paraId="4DCD3ED8" w14:textId="270195A6" w:rsidR="00FC1185" w:rsidRPr="00903DBA" w:rsidRDefault="004D298F" w:rsidP="003F52F5">
      <w:r w:rsidRPr="00903DBA">
        <w:t>A statement can be a</w:t>
      </w:r>
      <w:r w:rsidR="00BC3E13" w:rsidRPr="00903DBA">
        <w:t>n</w:t>
      </w:r>
      <w:r w:rsidRPr="00903DBA">
        <w:t xml:space="preserve"> </w:t>
      </w:r>
      <w:r w:rsidR="00BC3E13" w:rsidRPr="00903DBA">
        <w:t xml:space="preserve">optional </w:t>
      </w:r>
      <w:r w:rsidRPr="00903DBA">
        <w:t>sequence of statements enclosed in brackets.</w:t>
      </w:r>
      <w:r w:rsidR="00BC3E13" w:rsidRPr="00903DBA">
        <w:t xml:space="preserve"> The</w:t>
      </w:r>
      <w:r w:rsidR="0096093F" w:rsidRPr="00903DBA">
        <w:t xml:space="preserve"> sequence is parsed with a new symbol table</w:t>
      </w:r>
      <w:r w:rsidR="003F52F5">
        <w:t>, s</w:t>
      </w:r>
      <w:r w:rsidR="00FC1185" w:rsidRPr="00903DBA">
        <w:t xml:space="preserve">ince two </w:t>
      </w:r>
      <w:r w:rsidR="003F52F5">
        <w:t>symbols</w:t>
      </w:r>
      <w:r w:rsidR="00FC1185" w:rsidRPr="00903DBA">
        <w:t xml:space="preserve"> with the same name can be defined in different blocks</w:t>
      </w:r>
      <w:r w:rsidR="003F52F5">
        <w:t>.</w:t>
      </w:r>
    </w:p>
    <w:p w14:paraId="26E6E008" w14:textId="77777777" w:rsidR="002C67F5" w:rsidRPr="00770F82" w:rsidRDefault="002C67F5" w:rsidP="00770F82">
      <w:pPr>
        <w:pStyle w:val="Code"/>
        <w:rPr>
          <w:highlight w:val="white"/>
        </w:rPr>
      </w:pPr>
      <w:r w:rsidRPr="00770F82">
        <w:rPr>
          <w:highlight w:val="white"/>
        </w:rPr>
        <w:t>closed_statement:</w:t>
      </w:r>
    </w:p>
    <w:p w14:paraId="5E418DAE" w14:textId="32DECD83" w:rsidR="00770F82" w:rsidRPr="00770F82" w:rsidRDefault="00770F82" w:rsidP="00770F82">
      <w:pPr>
        <w:pStyle w:val="Code"/>
        <w:rPr>
          <w:highlight w:val="white"/>
        </w:rPr>
      </w:pPr>
      <w:r w:rsidRPr="00770F82">
        <w:rPr>
          <w:highlight w:val="white"/>
        </w:rPr>
        <w:t xml:space="preserve">  </w:t>
      </w:r>
      <w:r>
        <w:rPr>
          <w:highlight w:val="white"/>
        </w:rPr>
        <w:t xml:space="preserve"> </w:t>
      </w:r>
      <w:r w:rsidRPr="00770F82">
        <w:rPr>
          <w:highlight w:val="white"/>
        </w:rPr>
        <w:t xml:space="preserve"> LEFT_BLOCK {</w:t>
      </w:r>
    </w:p>
    <w:p w14:paraId="13E54081" w14:textId="77777777" w:rsidR="00770F82" w:rsidRPr="00770F82" w:rsidRDefault="00770F82" w:rsidP="00770F82">
      <w:pPr>
        <w:pStyle w:val="Code"/>
        <w:rPr>
          <w:highlight w:val="white"/>
        </w:rPr>
      </w:pPr>
      <w:r w:rsidRPr="00770F82">
        <w:rPr>
          <w:highlight w:val="white"/>
        </w:rPr>
        <w:t xml:space="preserve">      SymbolTable.CurrentTable =</w:t>
      </w:r>
    </w:p>
    <w:p w14:paraId="5CE844BE" w14:textId="77777777" w:rsidR="00770F82" w:rsidRPr="00770F82" w:rsidRDefault="00770F82" w:rsidP="00770F82">
      <w:pPr>
        <w:pStyle w:val="Code"/>
        <w:rPr>
          <w:highlight w:val="white"/>
        </w:rPr>
      </w:pPr>
      <w:r w:rsidRPr="00770F82">
        <w:rPr>
          <w:highlight w:val="white"/>
        </w:rPr>
        <w:t xml:space="preserve">        new SymbolTable(SymbolTable.CurrentTable, Scope.Block);</w:t>
      </w:r>
    </w:p>
    <w:p w14:paraId="55A2097C" w14:textId="77777777" w:rsidR="00770F82" w:rsidRPr="00770F82" w:rsidRDefault="00770F82" w:rsidP="00770F82">
      <w:pPr>
        <w:pStyle w:val="Code"/>
        <w:rPr>
          <w:highlight w:val="white"/>
        </w:rPr>
      </w:pPr>
      <w:r w:rsidRPr="00770F82">
        <w:rPr>
          <w:highlight w:val="white"/>
        </w:rPr>
        <w:t xml:space="preserve">    }</w:t>
      </w:r>
    </w:p>
    <w:p w14:paraId="4452B96E" w14:textId="77777777" w:rsidR="00770F82" w:rsidRPr="00770F82" w:rsidRDefault="00770F82" w:rsidP="00770F82">
      <w:pPr>
        <w:pStyle w:val="Code"/>
        <w:rPr>
          <w:highlight w:val="white"/>
        </w:rPr>
      </w:pPr>
      <w:r w:rsidRPr="00770F82">
        <w:rPr>
          <w:highlight w:val="white"/>
        </w:rPr>
        <w:t xml:space="preserve">    optional_declaration_list optional_statement_list RIGHT_BLOCK {</w:t>
      </w:r>
    </w:p>
    <w:p w14:paraId="34A09391" w14:textId="77777777" w:rsidR="00770F82" w:rsidRPr="00770F82" w:rsidRDefault="00770F82" w:rsidP="00770F82">
      <w:pPr>
        <w:pStyle w:val="Code"/>
        <w:rPr>
          <w:highlight w:val="white"/>
        </w:rPr>
      </w:pPr>
      <w:r w:rsidRPr="00770F82">
        <w:rPr>
          <w:highlight w:val="white"/>
        </w:rPr>
        <w:t xml:space="preserve">      SymbolTable.CurrentTable =</w:t>
      </w:r>
    </w:p>
    <w:p w14:paraId="0F49FD04" w14:textId="77777777" w:rsidR="00770F82" w:rsidRPr="00770F82" w:rsidRDefault="00770F82" w:rsidP="00770F82">
      <w:pPr>
        <w:pStyle w:val="Code"/>
        <w:rPr>
          <w:highlight w:val="white"/>
        </w:rPr>
      </w:pPr>
      <w:r w:rsidRPr="00770F82">
        <w:rPr>
          <w:highlight w:val="white"/>
        </w:rPr>
        <w:t xml:space="preserve">        SymbolTable.CurrentTable.ParentTable;</w:t>
      </w:r>
    </w:p>
    <w:p w14:paraId="247C460A" w14:textId="77777777" w:rsidR="00770F82" w:rsidRPr="00770F82" w:rsidRDefault="00770F82" w:rsidP="00770F82">
      <w:pPr>
        <w:pStyle w:val="Code"/>
        <w:rPr>
          <w:highlight w:val="white"/>
        </w:rPr>
      </w:pPr>
      <w:r w:rsidRPr="00770F82">
        <w:rPr>
          <w:highlight w:val="white"/>
        </w:rPr>
        <w:t xml:space="preserve">      $4.CodeList.InsertRange(0, $3);</w:t>
      </w:r>
    </w:p>
    <w:p w14:paraId="4E97C154" w14:textId="77777777" w:rsidR="00770F82" w:rsidRPr="00770F82" w:rsidRDefault="00770F82" w:rsidP="00770F82">
      <w:pPr>
        <w:pStyle w:val="Code"/>
        <w:rPr>
          <w:highlight w:val="white"/>
        </w:rPr>
      </w:pPr>
      <w:r w:rsidRPr="00770F82">
        <w:rPr>
          <w:highlight w:val="white"/>
        </w:rPr>
        <w:t xml:space="preserve">      $$ = $4;</w:t>
      </w:r>
    </w:p>
    <w:p w14:paraId="2EE0893C" w14:textId="77777777" w:rsidR="00770F82" w:rsidRPr="00770F82" w:rsidRDefault="00770F82" w:rsidP="00770F82">
      <w:pPr>
        <w:pStyle w:val="Code"/>
        <w:rPr>
          <w:highlight w:val="white"/>
        </w:rPr>
      </w:pPr>
      <w:r w:rsidRPr="00770F82">
        <w:rPr>
          <w:highlight w:val="white"/>
        </w:rPr>
        <w:t xml:space="preserve">    }</w:t>
      </w:r>
    </w:p>
    <w:p w14:paraId="6E4A773E" w14:textId="36DBD210" w:rsidR="003D1818" w:rsidRPr="00903DBA" w:rsidRDefault="003D1818" w:rsidP="00446108">
      <w:pPr>
        <w:rPr>
          <w:highlight w:val="white"/>
        </w:rPr>
      </w:pPr>
      <w:r w:rsidRPr="00903DBA">
        <w:rPr>
          <w:highlight w:val="white"/>
        </w:rPr>
        <w:lastRenderedPageBreak/>
        <w:t>In case of a</w:t>
      </w:r>
      <w:r w:rsidR="002E523A" w:rsidRPr="00903DBA">
        <w:rPr>
          <w:highlight w:val="white"/>
        </w:rPr>
        <w:t>n</w:t>
      </w:r>
      <w:r w:rsidRPr="00903DBA">
        <w:rPr>
          <w:highlight w:val="white"/>
        </w:rPr>
        <w:t xml:space="preserve"> </w:t>
      </w:r>
      <w:r w:rsidR="00446108" w:rsidRPr="00903DBA">
        <w:rPr>
          <w:highlight w:val="white"/>
        </w:rPr>
        <w:t>empty statement list, we return a statement with an empty code list</w:t>
      </w:r>
      <w:r w:rsidR="001B2758" w:rsidRPr="00903DBA">
        <w:rPr>
          <w:highlight w:val="white"/>
        </w:rPr>
        <w:t xml:space="preserve"> and an empty </w:t>
      </w:r>
      <w:r w:rsidR="009C3C27">
        <w:rPr>
          <w:highlight w:val="white"/>
        </w:rPr>
        <w:t>next-set</w:t>
      </w:r>
      <w:r w:rsidR="001B2758" w:rsidRPr="00903DBA">
        <w:rPr>
          <w:highlight w:val="white"/>
        </w:rPr>
        <w:t>.</w:t>
      </w:r>
    </w:p>
    <w:p w14:paraId="41064EF9" w14:textId="77777777" w:rsidR="003F52F5" w:rsidRPr="00EE5BF6" w:rsidRDefault="003F52F5" w:rsidP="00EE5BF6">
      <w:pPr>
        <w:pStyle w:val="Code"/>
        <w:rPr>
          <w:highlight w:val="white"/>
        </w:rPr>
      </w:pPr>
      <w:r w:rsidRPr="00EE5BF6">
        <w:rPr>
          <w:highlight w:val="white"/>
        </w:rPr>
        <w:t>optional_statement_list:</w:t>
      </w:r>
    </w:p>
    <w:p w14:paraId="2A106E3D" w14:textId="77777777" w:rsidR="003F52F5" w:rsidRPr="00EE5BF6" w:rsidRDefault="003F52F5" w:rsidP="00EE5BF6">
      <w:pPr>
        <w:pStyle w:val="Code"/>
        <w:rPr>
          <w:highlight w:val="white"/>
        </w:rPr>
      </w:pPr>
      <w:r w:rsidRPr="00EE5BF6">
        <w:rPr>
          <w:highlight w:val="white"/>
        </w:rPr>
        <w:t xml:space="preserve">    /* Empty */ {</w:t>
      </w:r>
    </w:p>
    <w:p w14:paraId="5361F473" w14:textId="77777777" w:rsidR="003F52F5" w:rsidRPr="00EE5BF6" w:rsidRDefault="003F52F5" w:rsidP="00EE5BF6">
      <w:pPr>
        <w:pStyle w:val="Code"/>
        <w:rPr>
          <w:highlight w:val="white"/>
        </w:rPr>
      </w:pPr>
      <w:r w:rsidRPr="00EE5BF6">
        <w:rPr>
          <w:highlight w:val="white"/>
        </w:rPr>
        <w:t xml:space="preserve">      $$ = new Statement(new List&lt;MiddleCode&gt;(),</w:t>
      </w:r>
    </w:p>
    <w:p w14:paraId="6FEBB4E5" w14:textId="77777777" w:rsidR="003F52F5" w:rsidRPr="00EE5BF6" w:rsidRDefault="003F52F5" w:rsidP="00EE5BF6">
      <w:pPr>
        <w:pStyle w:val="Code"/>
        <w:rPr>
          <w:highlight w:val="white"/>
        </w:rPr>
      </w:pPr>
      <w:r w:rsidRPr="00EE5BF6">
        <w:rPr>
          <w:highlight w:val="white"/>
        </w:rPr>
        <w:t xml:space="preserve">                         new HashSet&lt;MiddleCode&gt;());</w:t>
      </w:r>
    </w:p>
    <w:p w14:paraId="40879C38" w14:textId="77777777" w:rsidR="003F52F5" w:rsidRPr="00EE5BF6" w:rsidRDefault="003F52F5" w:rsidP="00EE5BF6">
      <w:pPr>
        <w:pStyle w:val="Code"/>
        <w:rPr>
          <w:highlight w:val="white"/>
        </w:rPr>
      </w:pPr>
      <w:r w:rsidRPr="00EE5BF6">
        <w:rPr>
          <w:highlight w:val="white"/>
        </w:rPr>
        <w:t xml:space="preserve">    }</w:t>
      </w:r>
    </w:p>
    <w:p w14:paraId="5C6FAFF1" w14:textId="110FE8D1" w:rsidR="00B4363C" w:rsidRPr="00903DBA" w:rsidRDefault="00B4363C" w:rsidP="00B4363C">
      <w:pPr>
        <w:rPr>
          <w:highlight w:val="white"/>
        </w:rPr>
      </w:pPr>
      <w:r w:rsidRPr="00903DBA">
        <w:rPr>
          <w:highlight w:val="white"/>
        </w:rPr>
        <w:t xml:space="preserve">In case of a non-empty statement list, we add the code list of the statements of the statement list. For each statement in the list, except the last statement, we backpatch the </w:t>
      </w:r>
      <w:r w:rsidR="009C3C27">
        <w:rPr>
          <w:highlight w:val="white"/>
        </w:rPr>
        <w:t>next-set</w:t>
      </w:r>
      <w:r w:rsidRPr="00903DBA">
        <w:rPr>
          <w:highlight w:val="white"/>
        </w:rPr>
        <w:t xml:space="preserve"> to the beginning of the code list of the </w:t>
      </w:r>
      <w:r w:rsidR="009C3C27">
        <w:rPr>
          <w:highlight w:val="white"/>
        </w:rPr>
        <w:t>next-set</w:t>
      </w:r>
      <w:r w:rsidRPr="00903DBA">
        <w:rPr>
          <w:highlight w:val="white"/>
        </w:rPr>
        <w:t xml:space="preserve">. The result is a statement with the total middle code list and the </w:t>
      </w:r>
      <w:r w:rsidR="009C3C27">
        <w:rPr>
          <w:highlight w:val="white"/>
        </w:rPr>
        <w:t>next-set</w:t>
      </w:r>
      <w:r w:rsidRPr="00903DBA">
        <w:rPr>
          <w:highlight w:val="white"/>
        </w:rPr>
        <w:t xml:space="preserve"> of the last statement.</w:t>
      </w:r>
    </w:p>
    <w:p w14:paraId="2D80E0E5" w14:textId="77777777" w:rsidR="003F52F5" w:rsidRPr="00EE5BF6" w:rsidRDefault="003F52F5" w:rsidP="00EE5BF6">
      <w:pPr>
        <w:pStyle w:val="Code"/>
        <w:rPr>
          <w:highlight w:val="white"/>
        </w:rPr>
      </w:pPr>
      <w:r w:rsidRPr="00EE5BF6">
        <w:rPr>
          <w:highlight w:val="white"/>
        </w:rPr>
        <w:t xml:space="preserve">  | optional_statement_list statement {</w:t>
      </w:r>
    </w:p>
    <w:p w14:paraId="44406EC8" w14:textId="77777777" w:rsidR="003F52F5" w:rsidRPr="00EE5BF6" w:rsidRDefault="003F52F5" w:rsidP="00EE5BF6">
      <w:pPr>
        <w:pStyle w:val="Code"/>
        <w:rPr>
          <w:highlight w:val="white"/>
        </w:rPr>
      </w:pPr>
      <w:r w:rsidRPr="00EE5BF6">
        <w:rPr>
          <w:highlight w:val="white"/>
        </w:rPr>
        <w:t xml:space="preserve">      MiddleCodeGenerator.Backpatch($1.NextSet, $2.CodeList);</w:t>
      </w:r>
    </w:p>
    <w:p w14:paraId="76E6D455" w14:textId="77777777" w:rsidR="003F52F5" w:rsidRPr="00EE5BF6" w:rsidRDefault="003F52F5" w:rsidP="00EE5BF6">
      <w:pPr>
        <w:pStyle w:val="Code"/>
        <w:rPr>
          <w:highlight w:val="white"/>
        </w:rPr>
      </w:pPr>
      <w:r w:rsidRPr="00EE5BF6">
        <w:rPr>
          <w:highlight w:val="white"/>
        </w:rPr>
        <w:t xml:space="preserve">      List&lt;MiddleCode&gt; codeList = new List&lt;MiddleCode&gt;();</w:t>
      </w:r>
    </w:p>
    <w:p w14:paraId="106CAD61" w14:textId="77777777" w:rsidR="003F52F5" w:rsidRPr="00EE5BF6" w:rsidRDefault="003F52F5" w:rsidP="00EE5BF6">
      <w:pPr>
        <w:pStyle w:val="Code"/>
        <w:rPr>
          <w:highlight w:val="white"/>
        </w:rPr>
      </w:pPr>
      <w:r w:rsidRPr="00EE5BF6">
        <w:rPr>
          <w:highlight w:val="white"/>
        </w:rPr>
        <w:t xml:space="preserve">      codeList.AddRange($1.CodeList);</w:t>
      </w:r>
    </w:p>
    <w:p w14:paraId="34441651" w14:textId="77777777" w:rsidR="003F52F5" w:rsidRPr="00EE5BF6" w:rsidRDefault="003F52F5" w:rsidP="00EE5BF6">
      <w:pPr>
        <w:pStyle w:val="Code"/>
        <w:rPr>
          <w:highlight w:val="white"/>
        </w:rPr>
      </w:pPr>
      <w:r w:rsidRPr="00EE5BF6">
        <w:rPr>
          <w:highlight w:val="white"/>
        </w:rPr>
        <w:t xml:space="preserve">      codeList.AddRange($2.CodeList);</w:t>
      </w:r>
    </w:p>
    <w:p w14:paraId="3318DE1E" w14:textId="77777777" w:rsidR="003F52F5" w:rsidRPr="00EE5BF6" w:rsidRDefault="003F52F5" w:rsidP="00EE5BF6">
      <w:pPr>
        <w:pStyle w:val="Code"/>
        <w:rPr>
          <w:highlight w:val="white"/>
        </w:rPr>
      </w:pPr>
      <w:r w:rsidRPr="00EE5BF6">
        <w:rPr>
          <w:highlight w:val="white"/>
        </w:rPr>
        <w:t xml:space="preserve">      $$ = new Statement(codeList, $2.NextSet);</w:t>
      </w:r>
    </w:p>
    <w:p w14:paraId="5C0E03AE" w14:textId="77777777" w:rsidR="003F52F5" w:rsidRPr="00EE5BF6" w:rsidRDefault="003F52F5" w:rsidP="00EE5BF6">
      <w:pPr>
        <w:pStyle w:val="Code"/>
        <w:rPr>
          <w:highlight w:val="white"/>
        </w:rPr>
      </w:pPr>
      <w:r w:rsidRPr="00EE5BF6">
        <w:rPr>
          <w:highlight w:val="white"/>
        </w:rPr>
        <w:t xml:space="preserve">    };</w:t>
      </w:r>
    </w:p>
    <w:p w14:paraId="1C10E2D0" w14:textId="77777777" w:rsidR="002C67F5" w:rsidRPr="00903DBA" w:rsidRDefault="002C67F5" w:rsidP="002C67F5">
      <w:pPr>
        <w:pStyle w:val="Code"/>
      </w:pPr>
    </w:p>
    <w:p w14:paraId="0A738E58" w14:textId="77777777" w:rsidR="00017213" w:rsidRPr="00903DBA" w:rsidRDefault="00017213" w:rsidP="00017213">
      <w:pPr>
        <w:pStyle w:val="Rubrik3"/>
        <w:tabs>
          <w:tab w:val="num" w:pos="360"/>
        </w:tabs>
      </w:pPr>
      <w:bookmarkStart w:id="174" w:name="_Toc57656009"/>
      <w:r w:rsidRPr="00903DBA">
        <w:t>Jump Register Statements</w:t>
      </w:r>
      <w:bookmarkEnd w:id="174"/>
    </w:p>
    <w:p w14:paraId="0E286EA8" w14:textId="1B80FBBD" w:rsidR="00017213" w:rsidRPr="00903DBA" w:rsidRDefault="00017213" w:rsidP="00017213">
      <w:r w:rsidRPr="00903DBA">
        <w:t>When performing a call to a function which address is stored in a pointer variable we need to store the address in a register and jump to that register.</w:t>
      </w:r>
    </w:p>
    <w:p w14:paraId="02D6C63E" w14:textId="77777777" w:rsidR="00636042" w:rsidRPr="00636042" w:rsidRDefault="00636042" w:rsidP="00636042">
      <w:pPr>
        <w:pStyle w:val="Code"/>
        <w:rPr>
          <w:highlight w:val="white"/>
        </w:rPr>
      </w:pPr>
      <w:bookmarkStart w:id="175" w:name="_Toc57656010"/>
      <w:r w:rsidRPr="00636042">
        <w:rPr>
          <w:highlight w:val="white"/>
        </w:rPr>
        <w:t>closed_statement:</w:t>
      </w:r>
    </w:p>
    <w:p w14:paraId="250D9BA7" w14:textId="3B2E866F" w:rsidR="00EE5BF6" w:rsidRPr="00636042" w:rsidRDefault="00EE5BF6" w:rsidP="00636042">
      <w:pPr>
        <w:pStyle w:val="Code"/>
        <w:rPr>
          <w:highlight w:val="white"/>
        </w:rPr>
      </w:pPr>
      <w:r w:rsidRPr="00636042">
        <w:rPr>
          <w:highlight w:val="white"/>
        </w:rPr>
        <w:t xml:space="preserve">  </w:t>
      </w:r>
      <w:r w:rsidR="00636042" w:rsidRPr="00636042">
        <w:rPr>
          <w:highlight w:val="white"/>
        </w:rPr>
        <w:t xml:space="preserve"> </w:t>
      </w:r>
      <w:r w:rsidRPr="00636042">
        <w:rPr>
          <w:highlight w:val="white"/>
        </w:rPr>
        <w:t xml:space="preserve"> JUMP_REGISTER LEFT_PARENTHESIS REGISTER_NAME RIGHT_PARENTHESIS SEMICOLON {</w:t>
      </w:r>
    </w:p>
    <w:p w14:paraId="16192D43" w14:textId="77777777" w:rsidR="00EE5BF6" w:rsidRPr="00636042" w:rsidRDefault="00EE5BF6" w:rsidP="00636042">
      <w:pPr>
        <w:pStyle w:val="Code"/>
        <w:rPr>
          <w:highlight w:val="white"/>
        </w:rPr>
      </w:pPr>
      <w:r w:rsidRPr="00636042">
        <w:rPr>
          <w:highlight w:val="white"/>
        </w:rPr>
        <w:t xml:space="preserve">      $$ = MiddleCodeGenerator.JumpRegisterStatement($3);</w:t>
      </w:r>
    </w:p>
    <w:p w14:paraId="5EEA23C7" w14:textId="1D307F3E" w:rsidR="00EE5BF6" w:rsidRPr="00636042" w:rsidRDefault="00EE5BF6" w:rsidP="00636042">
      <w:pPr>
        <w:pStyle w:val="Code"/>
        <w:rPr>
          <w:highlight w:val="white"/>
        </w:rPr>
      </w:pPr>
      <w:r w:rsidRPr="00636042">
        <w:rPr>
          <w:highlight w:val="white"/>
        </w:rPr>
        <w:t xml:space="preserve">    }</w:t>
      </w:r>
      <w:r w:rsidR="00636042" w:rsidRPr="00636042">
        <w:rPr>
          <w:highlight w:val="white"/>
        </w:rPr>
        <w:t>;</w:t>
      </w:r>
    </w:p>
    <w:p w14:paraId="688E329C" w14:textId="77777777" w:rsidR="00636042" w:rsidRPr="00636042" w:rsidRDefault="00636042" w:rsidP="00636042">
      <w:pPr>
        <w:pStyle w:val="Code"/>
        <w:rPr>
          <w:highlight w:val="white"/>
        </w:rPr>
      </w:pPr>
    </w:p>
    <w:p w14:paraId="15917951" w14:textId="77777777" w:rsidR="00C36B35" w:rsidRPr="00903DBA" w:rsidRDefault="00C36B35" w:rsidP="0078248B">
      <w:pPr>
        <w:pStyle w:val="Rubrik3"/>
      </w:pPr>
      <w:r w:rsidRPr="00903DBA">
        <w:t>Interrupt Statements</w:t>
      </w:r>
      <w:bookmarkEnd w:id="175"/>
    </w:p>
    <w:p w14:paraId="08E7D160" w14:textId="77777777" w:rsidR="00C36B35" w:rsidRPr="00903DBA" w:rsidRDefault="00C36B35" w:rsidP="00C36B35">
      <w:r w:rsidRPr="00903DBA">
        <w:t>When making system calls, an interrupt occurs. The operand is an integral value of short size (1 byte).</w:t>
      </w:r>
    </w:p>
    <w:p w14:paraId="00D1F0F7" w14:textId="77777777" w:rsidR="00636042" w:rsidRPr="00636042" w:rsidRDefault="00636042" w:rsidP="00636042">
      <w:pPr>
        <w:pStyle w:val="Code"/>
        <w:rPr>
          <w:highlight w:val="white"/>
        </w:rPr>
      </w:pPr>
      <w:bookmarkStart w:id="176" w:name="_Toc57656011"/>
      <w:bookmarkStart w:id="177" w:name="_Hlk57717141"/>
      <w:r w:rsidRPr="00636042">
        <w:rPr>
          <w:highlight w:val="white"/>
        </w:rPr>
        <w:t>closed_statement:</w:t>
      </w:r>
    </w:p>
    <w:p w14:paraId="1115D2AE" w14:textId="77777777" w:rsidR="00636042" w:rsidRPr="00636042" w:rsidRDefault="00636042" w:rsidP="00636042">
      <w:pPr>
        <w:pStyle w:val="Code"/>
        <w:rPr>
          <w:highlight w:val="white"/>
        </w:rPr>
      </w:pPr>
      <w:r w:rsidRPr="00636042">
        <w:rPr>
          <w:highlight w:val="white"/>
        </w:rPr>
        <w:t xml:space="preserve">    INTERRUPT LEFT_PARENTHESIS constant_integral_expression RIGHT_PARENTHESIS</w:t>
      </w:r>
    </w:p>
    <w:p w14:paraId="0D40115E" w14:textId="77777777" w:rsidR="00636042" w:rsidRPr="00636042" w:rsidRDefault="00636042" w:rsidP="00636042">
      <w:pPr>
        <w:pStyle w:val="Code"/>
        <w:rPr>
          <w:highlight w:val="white"/>
        </w:rPr>
      </w:pPr>
      <w:r w:rsidRPr="00636042">
        <w:rPr>
          <w:highlight w:val="white"/>
        </w:rPr>
        <w:t xml:space="preserve">    SEMICOLON {</w:t>
      </w:r>
    </w:p>
    <w:p w14:paraId="6DE6EBF2" w14:textId="77777777" w:rsidR="00636042" w:rsidRPr="00636042" w:rsidRDefault="00636042" w:rsidP="00636042">
      <w:pPr>
        <w:pStyle w:val="Code"/>
        <w:rPr>
          <w:highlight w:val="white"/>
        </w:rPr>
      </w:pPr>
      <w:r w:rsidRPr="00636042">
        <w:rPr>
          <w:highlight w:val="white"/>
        </w:rPr>
        <w:t xml:space="preserve">      $$ = MiddleCodeGenerator.InterruptStatement($3);</w:t>
      </w:r>
    </w:p>
    <w:p w14:paraId="4EF68C3A" w14:textId="77777777" w:rsidR="00636042" w:rsidRPr="00636042" w:rsidRDefault="00636042" w:rsidP="00636042">
      <w:pPr>
        <w:pStyle w:val="Code"/>
        <w:rPr>
          <w:highlight w:val="white"/>
        </w:rPr>
      </w:pPr>
      <w:r w:rsidRPr="00636042">
        <w:rPr>
          <w:highlight w:val="white"/>
        </w:rPr>
        <w:t xml:space="preserve">    };</w:t>
      </w:r>
    </w:p>
    <w:p w14:paraId="6BE5E668" w14:textId="187A3CBC" w:rsidR="00C36B35" w:rsidRPr="00903DBA" w:rsidRDefault="00C36B35" w:rsidP="0078248B">
      <w:pPr>
        <w:pStyle w:val="Rubrik3"/>
      </w:pPr>
      <w:r w:rsidRPr="00903DBA">
        <w:t>System Call Statements</w:t>
      </w:r>
      <w:bookmarkEnd w:id="176"/>
    </w:p>
    <w:bookmarkEnd w:id="177"/>
    <w:p w14:paraId="4327418D" w14:textId="77777777" w:rsidR="00876CC7" w:rsidRPr="00903DBA" w:rsidRDefault="00876CC7" w:rsidP="00C36B35">
      <w:r w:rsidRPr="00903DBA">
        <w:t>System calls for Linux.</w:t>
      </w:r>
    </w:p>
    <w:p w14:paraId="37DA34CF" w14:textId="77777777" w:rsidR="00262FF6" w:rsidRPr="00636042" w:rsidRDefault="00262FF6" w:rsidP="00262FF6">
      <w:pPr>
        <w:pStyle w:val="Code"/>
        <w:rPr>
          <w:highlight w:val="white"/>
        </w:rPr>
      </w:pPr>
      <w:bookmarkStart w:id="178" w:name="_Toc57656012"/>
      <w:bookmarkStart w:id="179" w:name="_Hlk57717161"/>
      <w:r w:rsidRPr="00636042">
        <w:rPr>
          <w:highlight w:val="white"/>
        </w:rPr>
        <w:t>closed_statement:</w:t>
      </w:r>
    </w:p>
    <w:p w14:paraId="4928AF68" w14:textId="77777777" w:rsidR="00262FF6" w:rsidRPr="00636042" w:rsidRDefault="00262FF6" w:rsidP="00262FF6">
      <w:pPr>
        <w:pStyle w:val="Code"/>
        <w:rPr>
          <w:highlight w:val="white"/>
        </w:rPr>
      </w:pPr>
      <w:r w:rsidRPr="00636042">
        <w:rPr>
          <w:highlight w:val="white"/>
        </w:rPr>
        <w:t xml:space="preserve">    SYSCALL LEFT_PARENTHESIS RIGHT_PARENTHESIS SEMICOLON {</w:t>
      </w:r>
    </w:p>
    <w:p w14:paraId="38DE0A30" w14:textId="2F1683C5" w:rsidR="00262FF6" w:rsidRPr="00636042" w:rsidRDefault="00262FF6" w:rsidP="00262FF6">
      <w:pPr>
        <w:pStyle w:val="Code"/>
        <w:rPr>
          <w:highlight w:val="white"/>
        </w:rPr>
      </w:pPr>
      <w:r w:rsidRPr="00636042">
        <w:rPr>
          <w:highlight w:val="white"/>
        </w:rPr>
        <w:t xml:space="preserve">      $$ = MiddleCodeGenerator.</w:t>
      </w:r>
      <w:r w:rsidR="00107A88">
        <w:rPr>
          <w:highlight w:val="white"/>
        </w:rPr>
        <w:t>SystemCallStatement</w:t>
      </w:r>
      <w:r w:rsidRPr="00636042">
        <w:rPr>
          <w:highlight w:val="white"/>
        </w:rPr>
        <w:t>();</w:t>
      </w:r>
    </w:p>
    <w:p w14:paraId="3939B25F" w14:textId="77777777" w:rsidR="00262FF6" w:rsidRPr="00636042" w:rsidRDefault="00262FF6" w:rsidP="00262FF6">
      <w:pPr>
        <w:pStyle w:val="Code"/>
        <w:rPr>
          <w:highlight w:val="white"/>
        </w:rPr>
      </w:pPr>
      <w:r w:rsidRPr="00636042">
        <w:rPr>
          <w:highlight w:val="white"/>
        </w:rPr>
        <w:t xml:space="preserve">    };</w:t>
      </w:r>
    </w:p>
    <w:p w14:paraId="13696776" w14:textId="4D230CC3" w:rsidR="00895D52" w:rsidRDefault="00895D52" w:rsidP="00895D52">
      <w:pPr>
        <w:pStyle w:val="Rubrik2"/>
      </w:pPr>
      <w:r w:rsidRPr="00903DBA">
        <w:t>Expression</w:t>
      </w:r>
      <w:r w:rsidR="00FE4E0C" w:rsidRPr="00903DBA">
        <w:t>s</w:t>
      </w:r>
      <w:bookmarkEnd w:id="178"/>
    </w:p>
    <w:p w14:paraId="54AD61DD" w14:textId="1A905100" w:rsidR="00986469" w:rsidRPr="00986469" w:rsidRDefault="00986469" w:rsidP="00986469">
      <w:r w:rsidRPr="00903DBA">
        <w:t>The third part of the parser is the expressions. We start with the expression of lowest precedence and add a new rule for each new level of precedence.</w:t>
      </w:r>
    </w:p>
    <w:p w14:paraId="30F881BE" w14:textId="36094BA9" w:rsidR="00733710" w:rsidRDefault="00733710" w:rsidP="00733710">
      <w:pPr>
        <w:pStyle w:val="Rubrik3"/>
        <w:rPr>
          <w:highlight w:val="white"/>
        </w:rPr>
      </w:pPr>
      <w:bookmarkStart w:id="180" w:name="_Toc57656013"/>
      <w:bookmarkEnd w:id="179"/>
      <w:r w:rsidRPr="00903DBA">
        <w:rPr>
          <w:highlight w:val="white"/>
        </w:rPr>
        <w:lastRenderedPageBreak/>
        <w:t>The Expression Class</w:t>
      </w:r>
      <w:bookmarkEnd w:id="180"/>
      <w:r w:rsidR="00D901C7">
        <w:rPr>
          <w:highlight w:val="white"/>
        </w:rPr>
        <w:t xml:space="preserve"> (Short and Long List)</w:t>
      </w:r>
    </w:p>
    <w:p w14:paraId="570D507B" w14:textId="129400DF" w:rsidR="00502780" w:rsidRPr="00903DBA" w:rsidRDefault="00254252" w:rsidP="00502780">
      <w:pPr>
        <w:rPr>
          <w:highlight w:val="white"/>
        </w:rPr>
      </w:pPr>
      <w:r>
        <w:rPr>
          <w:highlight w:val="white"/>
        </w:rPr>
        <w:t xml:space="preserve">Similar to the statement case above, we have </w:t>
      </w:r>
      <w:r w:rsidR="00502780">
        <w:rPr>
          <w:highlight w:val="white"/>
        </w:rPr>
        <w:t>the Expression</w:t>
      </w:r>
      <w:r>
        <w:rPr>
          <w:highlight w:val="white"/>
        </w:rPr>
        <w:t xml:space="preserve"> class to handle expressions.</w:t>
      </w:r>
      <w:r w:rsidR="00502780">
        <w:rPr>
          <w:highlight w:val="white"/>
        </w:rPr>
        <w:t xml:space="preserve"> It </w:t>
      </w:r>
      <w:r w:rsidR="00502780" w:rsidRPr="00903DBA">
        <w:rPr>
          <w:highlight w:val="white"/>
        </w:rPr>
        <w:t xml:space="preserve">handles a symbol, a register, and the </w:t>
      </w:r>
      <w:r w:rsidR="00502780" w:rsidRPr="00903DBA">
        <w:rPr>
          <w:rStyle w:val="KeyWord0"/>
          <w:highlight w:val="white"/>
        </w:rPr>
        <w:t>short</w:t>
      </w:r>
      <w:r w:rsidR="00502780" w:rsidRPr="00903DBA">
        <w:rPr>
          <w:highlight w:val="white"/>
        </w:rPr>
        <w:t xml:space="preserve"> </w:t>
      </w:r>
      <w:r w:rsidR="00502780" w:rsidRPr="00903DBA">
        <w:rPr>
          <w:rStyle w:val="KeyWord0"/>
          <w:highlight w:val="white"/>
        </w:rPr>
        <w:t>list</w:t>
      </w:r>
      <w:r w:rsidR="00502780" w:rsidRPr="00903DBA">
        <w:rPr>
          <w:highlight w:val="white"/>
        </w:rPr>
        <w:t xml:space="preserve"> and the </w:t>
      </w:r>
      <w:r w:rsidR="00502780" w:rsidRPr="00903DBA">
        <w:rPr>
          <w:rStyle w:val="KeyWord0"/>
          <w:highlight w:val="white"/>
        </w:rPr>
        <w:t>long</w:t>
      </w:r>
      <w:r w:rsidR="00502780" w:rsidRPr="00903DBA">
        <w:rPr>
          <w:highlight w:val="white"/>
        </w:rPr>
        <w:t xml:space="preserve"> </w:t>
      </w:r>
      <w:r w:rsidR="00502780" w:rsidRPr="00903DBA">
        <w:rPr>
          <w:rStyle w:val="KeyWord0"/>
          <w:highlight w:val="white"/>
        </w:rPr>
        <w:t>list</w:t>
      </w:r>
      <w:r w:rsidR="00502780" w:rsidRPr="00903DBA">
        <w:rPr>
          <w:highlight w:val="white"/>
        </w:rPr>
        <w:t>. The short list and long list both hold the middle code of the expression. The difference is that the short list holds only the side effects of the expression, while the long holds the whole e</w:t>
      </w:r>
      <w:r w:rsidR="00502780">
        <w:rPr>
          <w:highlight w:val="white"/>
        </w:rPr>
        <w:t>x</w:t>
      </w:r>
      <w:r w:rsidR="00502780" w:rsidRPr="00903DBA">
        <w:rPr>
          <w:highlight w:val="white"/>
        </w:rPr>
        <w:t>pression. For instance, in the following expression the long list holds the function call, decrement, and addition. The short list holds the only the side effects: the function call and decrement, but not the addition.</w:t>
      </w:r>
    </w:p>
    <w:p w14:paraId="34D551B5" w14:textId="77777777" w:rsidR="00502780" w:rsidRPr="00903DBA" w:rsidRDefault="00502780" w:rsidP="00502780">
      <w:pPr>
        <w:pStyle w:val="Code"/>
        <w:rPr>
          <w:highlight w:val="white"/>
        </w:rPr>
      </w:pPr>
      <w:r w:rsidRPr="00903DBA">
        <w:rPr>
          <w:highlight w:val="white"/>
        </w:rPr>
        <w:t>f(x) + a--;</w:t>
      </w:r>
    </w:p>
    <w:p w14:paraId="76AC4A1E" w14:textId="77777777" w:rsidR="00502780" w:rsidRPr="00903DBA" w:rsidRDefault="00502780" w:rsidP="00502780">
      <w:pPr>
        <w:rPr>
          <w:highlight w:val="white"/>
        </w:rPr>
      </w:pPr>
      <w:r w:rsidRPr="00903DBA">
        <w:rPr>
          <w:highlight w:val="white"/>
        </w:rPr>
        <w:t xml:space="preserve">The following statement is correct, but </w:t>
      </w:r>
      <w:r>
        <w:rPr>
          <w:highlight w:val="white"/>
        </w:rPr>
        <w:t xml:space="preserve">since </w:t>
      </w:r>
      <w:r w:rsidRPr="00903DBA">
        <w:rPr>
          <w:highlight w:val="white"/>
        </w:rPr>
        <w:t>in holds no side-effects its short list will be empty</w:t>
      </w:r>
      <w:r>
        <w:rPr>
          <w:highlight w:val="white"/>
        </w:rPr>
        <w:t xml:space="preserve">. In the end, no code will be </w:t>
      </w:r>
      <w:r w:rsidRPr="00903DBA">
        <w:rPr>
          <w:highlight w:val="white"/>
        </w:rPr>
        <w:t>generate</w:t>
      </w:r>
      <w:r>
        <w:rPr>
          <w:highlight w:val="white"/>
        </w:rPr>
        <w:t>d.</w:t>
      </w:r>
    </w:p>
    <w:p w14:paraId="4AA45809" w14:textId="77777777" w:rsidR="00502780" w:rsidRPr="00903DBA" w:rsidRDefault="00502780" w:rsidP="00502780">
      <w:pPr>
        <w:pStyle w:val="Code"/>
        <w:rPr>
          <w:highlight w:val="white"/>
        </w:rPr>
      </w:pPr>
      <w:r w:rsidRPr="00903DBA">
        <w:rPr>
          <w:highlight w:val="white"/>
        </w:rPr>
        <w:t>a + (b * c);</w:t>
      </w:r>
    </w:p>
    <w:p w14:paraId="1DD223EB" w14:textId="77777777" w:rsidR="00502780" w:rsidRDefault="00502780" w:rsidP="00502780">
      <w:pPr>
        <w:rPr>
          <w:highlight w:val="white"/>
        </w:rPr>
      </w:pPr>
      <w:r w:rsidRPr="00903DBA">
        <w:rPr>
          <w:highlight w:val="white"/>
        </w:rPr>
        <w:t xml:space="preserve">The register parameter is used in system calls when we need to access or assign a specific register. </w:t>
      </w:r>
    </w:p>
    <w:p w14:paraId="5BC8B5D2" w14:textId="77777777" w:rsidR="00502780" w:rsidRPr="00254252" w:rsidRDefault="00502780" w:rsidP="00254252">
      <w:pPr>
        <w:rPr>
          <w:highlight w:val="white"/>
        </w:rPr>
      </w:pPr>
    </w:p>
    <w:p w14:paraId="48962F56" w14:textId="77777777" w:rsidR="00733710" w:rsidRPr="00903DBA" w:rsidRDefault="00733710" w:rsidP="00733710">
      <w:pPr>
        <w:pStyle w:val="CodeHeader"/>
        <w:rPr>
          <w:highlight w:val="white"/>
        </w:rPr>
      </w:pPr>
      <w:r w:rsidRPr="00903DBA">
        <w:rPr>
          <w:highlight w:val="white"/>
        </w:rPr>
        <w:t>Expression.cs</w:t>
      </w:r>
    </w:p>
    <w:p w14:paraId="44A2E3DD" w14:textId="77777777" w:rsidR="00733710" w:rsidRPr="00903DBA" w:rsidRDefault="00733710" w:rsidP="00733710">
      <w:pPr>
        <w:pStyle w:val="Code"/>
        <w:rPr>
          <w:highlight w:val="white"/>
        </w:rPr>
      </w:pPr>
      <w:r w:rsidRPr="00903DBA">
        <w:rPr>
          <w:highlight w:val="white"/>
        </w:rPr>
        <w:t>using System.Numerics;</w:t>
      </w:r>
    </w:p>
    <w:p w14:paraId="380C6529" w14:textId="77777777" w:rsidR="00733710" w:rsidRPr="00903DBA" w:rsidRDefault="00733710" w:rsidP="00733710">
      <w:pPr>
        <w:pStyle w:val="Code"/>
        <w:rPr>
          <w:highlight w:val="white"/>
        </w:rPr>
      </w:pPr>
      <w:r w:rsidRPr="00903DBA">
        <w:rPr>
          <w:highlight w:val="white"/>
        </w:rPr>
        <w:t>using System.Collections.Generic;</w:t>
      </w:r>
    </w:p>
    <w:p w14:paraId="4E91A17F" w14:textId="77777777" w:rsidR="00733710" w:rsidRPr="00903DBA" w:rsidRDefault="00733710" w:rsidP="00733710">
      <w:pPr>
        <w:pStyle w:val="Code"/>
        <w:rPr>
          <w:highlight w:val="white"/>
        </w:rPr>
      </w:pPr>
    </w:p>
    <w:p w14:paraId="43ED698A" w14:textId="77777777" w:rsidR="00733710" w:rsidRPr="00903DBA" w:rsidRDefault="00733710" w:rsidP="00733710">
      <w:pPr>
        <w:pStyle w:val="Code"/>
        <w:rPr>
          <w:highlight w:val="white"/>
        </w:rPr>
      </w:pPr>
      <w:r w:rsidRPr="00903DBA">
        <w:rPr>
          <w:highlight w:val="white"/>
        </w:rPr>
        <w:t>namespace CCompiler {</w:t>
      </w:r>
    </w:p>
    <w:p w14:paraId="05F6BC43" w14:textId="77777777" w:rsidR="00733710" w:rsidRPr="00903DBA" w:rsidRDefault="00733710" w:rsidP="00733710">
      <w:pPr>
        <w:pStyle w:val="Code"/>
        <w:rPr>
          <w:highlight w:val="white"/>
        </w:rPr>
      </w:pPr>
      <w:r w:rsidRPr="00903DBA">
        <w:rPr>
          <w:highlight w:val="white"/>
        </w:rPr>
        <w:t xml:space="preserve">  public class Expression {</w:t>
      </w:r>
    </w:p>
    <w:p w14:paraId="65A103BF" w14:textId="77777777" w:rsidR="00733710" w:rsidRPr="00903DBA" w:rsidRDefault="00733710" w:rsidP="00733710">
      <w:pPr>
        <w:pStyle w:val="Code"/>
        <w:rPr>
          <w:highlight w:val="white"/>
        </w:rPr>
      </w:pPr>
      <w:r w:rsidRPr="00903DBA">
        <w:rPr>
          <w:highlight w:val="white"/>
        </w:rPr>
        <w:t xml:space="preserve">    private Symbol m_symbol;</w:t>
      </w:r>
    </w:p>
    <w:p w14:paraId="6D199312" w14:textId="77777777" w:rsidR="00733710" w:rsidRPr="00903DBA" w:rsidRDefault="00733710" w:rsidP="00733710">
      <w:pPr>
        <w:pStyle w:val="Code"/>
        <w:rPr>
          <w:highlight w:val="white"/>
        </w:rPr>
      </w:pPr>
      <w:r w:rsidRPr="00903DBA">
        <w:rPr>
          <w:highlight w:val="white"/>
        </w:rPr>
        <w:t xml:space="preserve">    private List&lt;MiddleCode&gt; m_shortList;</w:t>
      </w:r>
    </w:p>
    <w:p w14:paraId="092C0DD5" w14:textId="77777777" w:rsidR="00733710" w:rsidRPr="00903DBA" w:rsidRDefault="00733710" w:rsidP="00733710">
      <w:pPr>
        <w:pStyle w:val="Code"/>
        <w:rPr>
          <w:highlight w:val="white"/>
        </w:rPr>
      </w:pPr>
      <w:r w:rsidRPr="00903DBA">
        <w:rPr>
          <w:highlight w:val="white"/>
        </w:rPr>
        <w:t xml:space="preserve">    private List&lt;MiddleCode&gt; m_longList;</w:t>
      </w:r>
    </w:p>
    <w:p w14:paraId="7A1B5441" w14:textId="77777777" w:rsidR="00733710" w:rsidRPr="00903DBA" w:rsidRDefault="00733710" w:rsidP="00733710">
      <w:pPr>
        <w:pStyle w:val="Code"/>
        <w:rPr>
          <w:highlight w:val="white"/>
        </w:rPr>
      </w:pPr>
      <w:r w:rsidRPr="00903DBA">
        <w:rPr>
          <w:highlight w:val="white"/>
        </w:rPr>
        <w:t xml:space="preserve">    private Register? m_register;</w:t>
      </w:r>
    </w:p>
    <w:p w14:paraId="057C4471" w14:textId="77777777" w:rsidR="00733710" w:rsidRPr="00903DBA" w:rsidRDefault="00733710" w:rsidP="00733710">
      <w:pPr>
        <w:pStyle w:val="Code"/>
        <w:rPr>
          <w:highlight w:val="white"/>
        </w:rPr>
      </w:pPr>
      <w:r w:rsidRPr="00903DBA">
        <w:rPr>
          <w:highlight w:val="white"/>
        </w:rPr>
        <w:t xml:space="preserve">  </w:t>
      </w:r>
    </w:p>
    <w:p w14:paraId="0B5A5C3A" w14:textId="77777777" w:rsidR="00733710" w:rsidRPr="00903DBA" w:rsidRDefault="00733710" w:rsidP="00733710">
      <w:pPr>
        <w:pStyle w:val="Code"/>
        <w:rPr>
          <w:highlight w:val="white"/>
        </w:rPr>
      </w:pPr>
      <w:r w:rsidRPr="00903DBA">
        <w:rPr>
          <w:highlight w:val="white"/>
        </w:rPr>
        <w:t xml:space="preserve">    public Expression(Symbol symbol, List&lt;MiddleCode&gt; shortList,</w:t>
      </w:r>
    </w:p>
    <w:p w14:paraId="2490C0E3" w14:textId="77777777" w:rsidR="00733710" w:rsidRPr="00903DBA" w:rsidRDefault="00733710" w:rsidP="00733710">
      <w:pPr>
        <w:pStyle w:val="Code"/>
        <w:rPr>
          <w:highlight w:val="white"/>
        </w:rPr>
      </w:pPr>
      <w:r w:rsidRPr="00903DBA">
        <w:rPr>
          <w:highlight w:val="white"/>
        </w:rPr>
        <w:t xml:space="preserve">                      List&lt;MiddleCode&gt; longList, Register? register = null) {</w:t>
      </w:r>
    </w:p>
    <w:p w14:paraId="6044978F" w14:textId="77777777" w:rsidR="00733710" w:rsidRPr="00903DBA" w:rsidRDefault="00733710" w:rsidP="00733710">
      <w:pPr>
        <w:pStyle w:val="Code"/>
        <w:rPr>
          <w:highlight w:val="white"/>
        </w:rPr>
      </w:pPr>
      <w:r w:rsidRPr="00903DBA">
        <w:rPr>
          <w:highlight w:val="white"/>
        </w:rPr>
        <w:t xml:space="preserve">      m_symbol = symbol;</w:t>
      </w:r>
    </w:p>
    <w:p w14:paraId="427733A6" w14:textId="77777777" w:rsidR="00733710" w:rsidRPr="00903DBA" w:rsidRDefault="00733710" w:rsidP="00733710">
      <w:pPr>
        <w:pStyle w:val="Code"/>
        <w:rPr>
          <w:highlight w:val="white"/>
        </w:rPr>
      </w:pPr>
      <w:r w:rsidRPr="00903DBA">
        <w:rPr>
          <w:highlight w:val="white"/>
        </w:rPr>
        <w:t xml:space="preserve">      m_shortList = (shortList != null) ? shortList : (new List&lt;MiddleCode&gt;());</w:t>
      </w:r>
    </w:p>
    <w:p w14:paraId="720533F4" w14:textId="77777777" w:rsidR="00733710" w:rsidRPr="00903DBA" w:rsidRDefault="00733710" w:rsidP="00733710">
      <w:pPr>
        <w:pStyle w:val="Code"/>
        <w:rPr>
          <w:highlight w:val="white"/>
        </w:rPr>
      </w:pPr>
      <w:r w:rsidRPr="00903DBA">
        <w:rPr>
          <w:highlight w:val="white"/>
        </w:rPr>
        <w:t xml:space="preserve">      m_longList = (longList != null) ? longList : (new List&lt;MiddleCode&gt;());</w:t>
      </w:r>
    </w:p>
    <w:p w14:paraId="4CA710E0" w14:textId="77777777" w:rsidR="00733710" w:rsidRPr="00903DBA" w:rsidRDefault="00733710" w:rsidP="00733710">
      <w:pPr>
        <w:pStyle w:val="Code"/>
        <w:rPr>
          <w:highlight w:val="white"/>
        </w:rPr>
      </w:pPr>
      <w:r w:rsidRPr="00903DBA">
        <w:rPr>
          <w:highlight w:val="white"/>
        </w:rPr>
        <w:t xml:space="preserve">      m_register = register;</w:t>
      </w:r>
    </w:p>
    <w:p w14:paraId="403F3751" w14:textId="77777777" w:rsidR="00733710" w:rsidRPr="00903DBA" w:rsidRDefault="00733710" w:rsidP="00733710">
      <w:pPr>
        <w:pStyle w:val="Code"/>
        <w:rPr>
          <w:highlight w:val="white"/>
        </w:rPr>
      </w:pPr>
      <w:r w:rsidRPr="00903DBA">
        <w:rPr>
          <w:highlight w:val="white"/>
        </w:rPr>
        <w:t xml:space="preserve">    }</w:t>
      </w:r>
    </w:p>
    <w:p w14:paraId="543A0560" w14:textId="77777777" w:rsidR="00733710" w:rsidRPr="00903DBA" w:rsidRDefault="00733710" w:rsidP="00733710">
      <w:pPr>
        <w:pStyle w:val="Code"/>
        <w:rPr>
          <w:highlight w:val="white"/>
        </w:rPr>
      </w:pPr>
      <w:r w:rsidRPr="00903DBA">
        <w:rPr>
          <w:highlight w:val="white"/>
        </w:rPr>
        <w:t xml:space="preserve">  </w:t>
      </w:r>
    </w:p>
    <w:p w14:paraId="50ED23BE" w14:textId="77777777" w:rsidR="00733710" w:rsidRPr="00903DBA" w:rsidRDefault="00733710" w:rsidP="00733710">
      <w:pPr>
        <w:pStyle w:val="Code"/>
        <w:rPr>
          <w:highlight w:val="white"/>
        </w:rPr>
      </w:pPr>
      <w:r w:rsidRPr="00903DBA">
        <w:rPr>
          <w:highlight w:val="white"/>
        </w:rPr>
        <w:t xml:space="preserve">    public Symbol Symbol {</w:t>
      </w:r>
    </w:p>
    <w:p w14:paraId="34811122" w14:textId="77777777" w:rsidR="00733710" w:rsidRPr="00903DBA" w:rsidRDefault="00733710" w:rsidP="00733710">
      <w:pPr>
        <w:pStyle w:val="Code"/>
        <w:rPr>
          <w:highlight w:val="white"/>
        </w:rPr>
      </w:pPr>
      <w:r w:rsidRPr="00903DBA">
        <w:rPr>
          <w:highlight w:val="white"/>
        </w:rPr>
        <w:t xml:space="preserve">      get { return m_symbol; }</w:t>
      </w:r>
    </w:p>
    <w:p w14:paraId="567B0869" w14:textId="77777777" w:rsidR="00733710" w:rsidRPr="00903DBA" w:rsidRDefault="00733710" w:rsidP="00733710">
      <w:pPr>
        <w:pStyle w:val="Code"/>
        <w:rPr>
          <w:highlight w:val="white"/>
        </w:rPr>
      </w:pPr>
      <w:r w:rsidRPr="00903DBA">
        <w:rPr>
          <w:highlight w:val="white"/>
        </w:rPr>
        <w:t xml:space="preserve">    }</w:t>
      </w:r>
    </w:p>
    <w:p w14:paraId="48FE93CA" w14:textId="77777777" w:rsidR="00733710" w:rsidRPr="00903DBA" w:rsidRDefault="00733710" w:rsidP="00733710">
      <w:pPr>
        <w:pStyle w:val="Code"/>
        <w:rPr>
          <w:highlight w:val="white"/>
        </w:rPr>
      </w:pPr>
    </w:p>
    <w:p w14:paraId="69787895" w14:textId="77777777" w:rsidR="00733710" w:rsidRPr="00903DBA" w:rsidRDefault="00733710" w:rsidP="00733710">
      <w:pPr>
        <w:pStyle w:val="Code"/>
        <w:rPr>
          <w:highlight w:val="white"/>
        </w:rPr>
      </w:pPr>
      <w:r w:rsidRPr="00903DBA">
        <w:rPr>
          <w:highlight w:val="white"/>
        </w:rPr>
        <w:t xml:space="preserve">    public List&lt;MiddleCode&gt; ShortList {</w:t>
      </w:r>
    </w:p>
    <w:p w14:paraId="4DB6E1EA" w14:textId="77777777" w:rsidR="00733710" w:rsidRPr="00903DBA" w:rsidRDefault="00733710" w:rsidP="00733710">
      <w:pPr>
        <w:pStyle w:val="Code"/>
        <w:rPr>
          <w:highlight w:val="white"/>
        </w:rPr>
      </w:pPr>
      <w:r w:rsidRPr="00903DBA">
        <w:rPr>
          <w:highlight w:val="white"/>
        </w:rPr>
        <w:t xml:space="preserve">      get { return m_shortList; }</w:t>
      </w:r>
    </w:p>
    <w:p w14:paraId="7C05BC86" w14:textId="77777777" w:rsidR="00733710" w:rsidRPr="00903DBA" w:rsidRDefault="00733710" w:rsidP="00733710">
      <w:pPr>
        <w:pStyle w:val="Code"/>
        <w:rPr>
          <w:highlight w:val="white"/>
        </w:rPr>
      </w:pPr>
      <w:r w:rsidRPr="00903DBA">
        <w:rPr>
          <w:highlight w:val="white"/>
        </w:rPr>
        <w:t xml:space="preserve">    }</w:t>
      </w:r>
    </w:p>
    <w:p w14:paraId="031E5DD0" w14:textId="77777777" w:rsidR="00733710" w:rsidRPr="00903DBA" w:rsidRDefault="00733710" w:rsidP="00733710">
      <w:pPr>
        <w:pStyle w:val="Code"/>
        <w:rPr>
          <w:highlight w:val="white"/>
        </w:rPr>
      </w:pPr>
    </w:p>
    <w:p w14:paraId="3F01B53A" w14:textId="77777777" w:rsidR="00733710" w:rsidRPr="00903DBA" w:rsidRDefault="00733710" w:rsidP="00733710">
      <w:pPr>
        <w:pStyle w:val="Code"/>
        <w:rPr>
          <w:highlight w:val="white"/>
        </w:rPr>
      </w:pPr>
      <w:r w:rsidRPr="00903DBA">
        <w:rPr>
          <w:highlight w:val="white"/>
        </w:rPr>
        <w:t xml:space="preserve">    public List&lt;MiddleCode&gt; LongList {</w:t>
      </w:r>
    </w:p>
    <w:p w14:paraId="3F92428C" w14:textId="77777777" w:rsidR="00733710" w:rsidRPr="00903DBA" w:rsidRDefault="00733710" w:rsidP="00733710">
      <w:pPr>
        <w:pStyle w:val="Code"/>
        <w:rPr>
          <w:highlight w:val="white"/>
        </w:rPr>
      </w:pPr>
      <w:r w:rsidRPr="00903DBA">
        <w:rPr>
          <w:highlight w:val="white"/>
        </w:rPr>
        <w:t xml:space="preserve">      get { return m_longList; }</w:t>
      </w:r>
    </w:p>
    <w:p w14:paraId="690FC27C" w14:textId="77777777" w:rsidR="00733710" w:rsidRPr="00903DBA" w:rsidRDefault="00733710" w:rsidP="00733710">
      <w:pPr>
        <w:pStyle w:val="Code"/>
        <w:rPr>
          <w:highlight w:val="white"/>
        </w:rPr>
      </w:pPr>
      <w:r w:rsidRPr="00903DBA">
        <w:rPr>
          <w:highlight w:val="white"/>
        </w:rPr>
        <w:t xml:space="preserve">    }</w:t>
      </w:r>
    </w:p>
    <w:p w14:paraId="1CA4EFC8" w14:textId="77777777" w:rsidR="00733710" w:rsidRPr="00903DBA" w:rsidRDefault="00733710" w:rsidP="00733710">
      <w:pPr>
        <w:pStyle w:val="Code"/>
        <w:rPr>
          <w:highlight w:val="white"/>
        </w:rPr>
      </w:pPr>
    </w:p>
    <w:p w14:paraId="7E8F923C" w14:textId="77777777" w:rsidR="00733710" w:rsidRPr="00903DBA" w:rsidRDefault="00733710" w:rsidP="00733710">
      <w:pPr>
        <w:pStyle w:val="Code"/>
        <w:rPr>
          <w:highlight w:val="white"/>
        </w:rPr>
      </w:pPr>
      <w:r w:rsidRPr="00903DBA">
        <w:rPr>
          <w:highlight w:val="white"/>
        </w:rPr>
        <w:t xml:space="preserve">    public Register? Register {</w:t>
      </w:r>
    </w:p>
    <w:p w14:paraId="64EA0C0B" w14:textId="77777777" w:rsidR="00733710" w:rsidRPr="00903DBA" w:rsidRDefault="00733710" w:rsidP="00733710">
      <w:pPr>
        <w:pStyle w:val="Code"/>
        <w:rPr>
          <w:highlight w:val="white"/>
        </w:rPr>
      </w:pPr>
      <w:r w:rsidRPr="00903DBA">
        <w:rPr>
          <w:highlight w:val="white"/>
        </w:rPr>
        <w:t xml:space="preserve">      get { return m_register; }</w:t>
      </w:r>
    </w:p>
    <w:p w14:paraId="01DCF2C4" w14:textId="77777777" w:rsidR="00733710" w:rsidRPr="00903DBA" w:rsidRDefault="00733710" w:rsidP="00733710">
      <w:pPr>
        <w:pStyle w:val="Code"/>
        <w:rPr>
          <w:highlight w:val="white"/>
        </w:rPr>
      </w:pPr>
      <w:r w:rsidRPr="00903DBA">
        <w:rPr>
          <w:highlight w:val="white"/>
        </w:rPr>
        <w:t xml:space="preserve">    }</w:t>
      </w:r>
    </w:p>
    <w:p w14:paraId="145A0AD8" w14:textId="77777777" w:rsidR="00733710" w:rsidRPr="00903DBA" w:rsidRDefault="00733710" w:rsidP="00733710">
      <w:pPr>
        <w:pStyle w:val="Code"/>
        <w:rPr>
          <w:highlight w:val="white"/>
        </w:rPr>
      </w:pPr>
    </w:p>
    <w:p w14:paraId="5D5EB871" w14:textId="77777777" w:rsidR="00733710" w:rsidRPr="00903DBA" w:rsidRDefault="00733710" w:rsidP="00733710">
      <w:pPr>
        <w:pStyle w:val="Code"/>
        <w:rPr>
          <w:highlight w:val="white"/>
        </w:rPr>
      </w:pPr>
      <w:r w:rsidRPr="00903DBA">
        <w:rPr>
          <w:highlight w:val="white"/>
        </w:rPr>
        <w:t xml:space="preserve">    public override string ToString() {</w:t>
      </w:r>
    </w:p>
    <w:p w14:paraId="15D6ABD5" w14:textId="77777777" w:rsidR="00733710" w:rsidRPr="00903DBA" w:rsidRDefault="00733710" w:rsidP="00733710">
      <w:pPr>
        <w:pStyle w:val="Code"/>
        <w:rPr>
          <w:highlight w:val="white"/>
        </w:rPr>
      </w:pPr>
      <w:r w:rsidRPr="00903DBA">
        <w:rPr>
          <w:highlight w:val="white"/>
        </w:rPr>
        <w:t xml:space="preserve">      return m_symbol.ToString();</w:t>
      </w:r>
    </w:p>
    <w:p w14:paraId="678AC99E" w14:textId="77777777" w:rsidR="00733710" w:rsidRPr="00903DBA" w:rsidRDefault="00733710" w:rsidP="00733710">
      <w:pPr>
        <w:pStyle w:val="Code"/>
        <w:rPr>
          <w:highlight w:val="white"/>
        </w:rPr>
      </w:pPr>
      <w:r w:rsidRPr="00903DBA">
        <w:rPr>
          <w:highlight w:val="white"/>
        </w:rPr>
        <w:lastRenderedPageBreak/>
        <w:t xml:space="preserve">    }</w:t>
      </w:r>
    </w:p>
    <w:p w14:paraId="526597ED" w14:textId="77777777" w:rsidR="00733710" w:rsidRPr="00903DBA" w:rsidRDefault="00733710" w:rsidP="00733710">
      <w:pPr>
        <w:pStyle w:val="Code"/>
        <w:rPr>
          <w:highlight w:val="white"/>
        </w:rPr>
      </w:pPr>
      <w:r w:rsidRPr="00903DBA">
        <w:rPr>
          <w:highlight w:val="white"/>
        </w:rPr>
        <w:t xml:space="preserve">  }</w:t>
      </w:r>
    </w:p>
    <w:p w14:paraId="1E823DA9" w14:textId="7C923E99" w:rsidR="00733710" w:rsidRDefault="00733710" w:rsidP="00733710">
      <w:pPr>
        <w:pStyle w:val="Code"/>
        <w:rPr>
          <w:highlight w:val="white"/>
        </w:rPr>
      </w:pPr>
      <w:r w:rsidRPr="00903DBA">
        <w:rPr>
          <w:highlight w:val="white"/>
        </w:rPr>
        <w:t>}</w:t>
      </w:r>
    </w:p>
    <w:p w14:paraId="3E3B2D2D" w14:textId="27020FF8" w:rsidR="00DC4ED4" w:rsidRDefault="00DC4ED4" w:rsidP="003F4CBF">
      <w:pPr>
        <w:pStyle w:val="Rubrik3"/>
        <w:rPr>
          <w:highlight w:val="white"/>
        </w:rPr>
      </w:pPr>
      <w:r>
        <w:rPr>
          <w:highlight w:val="white"/>
        </w:rPr>
        <w:t>Optional Expressions</w:t>
      </w:r>
    </w:p>
    <w:p w14:paraId="152B5F69" w14:textId="01E781AE" w:rsidR="00F73ED1" w:rsidRPr="00F73ED1" w:rsidRDefault="00F73ED1" w:rsidP="00F73ED1">
      <w:pPr>
        <w:rPr>
          <w:highlight w:val="white"/>
        </w:rPr>
      </w:pPr>
      <w:r>
        <w:rPr>
          <w:highlight w:val="white"/>
        </w:rPr>
        <w:t>On several occasions</w:t>
      </w:r>
      <w:r w:rsidR="00DB6979">
        <w:rPr>
          <w:highlight w:val="white"/>
        </w:rPr>
        <w:t xml:space="preserve"> </w:t>
      </w:r>
      <w:r w:rsidR="00547045">
        <w:rPr>
          <w:highlight w:val="white"/>
        </w:rPr>
        <w:t>,</w:t>
      </w:r>
      <w:r w:rsidR="00DB6979">
        <w:rPr>
          <w:highlight w:val="white"/>
        </w:rPr>
        <w:t xml:space="preserve">such as the </w:t>
      </w:r>
      <w:r w:rsidR="00DB6979" w:rsidRPr="00DB6979">
        <w:rPr>
          <w:rStyle w:val="KeyWord0"/>
          <w:highlight w:val="white"/>
        </w:rPr>
        <w:t>for</w:t>
      </w:r>
      <w:r w:rsidR="00DB6979">
        <w:rPr>
          <w:highlight w:val="white"/>
        </w:rPr>
        <w:t xml:space="preserve"> statement, </w:t>
      </w:r>
      <w:r w:rsidR="00547045">
        <w:rPr>
          <w:highlight w:val="white"/>
        </w:rPr>
        <w:t>the presence of expression</w:t>
      </w:r>
      <w:r w:rsidR="00DB6979">
        <w:rPr>
          <w:highlight w:val="white"/>
        </w:rPr>
        <w:t xml:space="preserve">s are </w:t>
      </w:r>
      <w:r w:rsidR="00547045">
        <w:rPr>
          <w:highlight w:val="white"/>
        </w:rPr>
        <w:t>optional. Therefore, we have a rule for an optional expression. In the absence of an expression, the result is null.</w:t>
      </w:r>
    </w:p>
    <w:p w14:paraId="775845C6" w14:textId="77777777" w:rsidR="00DC4ED4" w:rsidRPr="00903DBA" w:rsidRDefault="00DC4ED4" w:rsidP="00DC4ED4">
      <w:pPr>
        <w:pStyle w:val="CodeHeader"/>
        <w:rPr>
          <w:highlight w:val="white"/>
        </w:rPr>
      </w:pPr>
      <w:r w:rsidRPr="00903DBA">
        <w:rPr>
          <w:highlight w:val="white"/>
        </w:rPr>
        <w:t>MainParser.cs</w:t>
      </w:r>
    </w:p>
    <w:p w14:paraId="1079A3BC" w14:textId="77777777" w:rsidR="00DC4ED4" w:rsidRPr="00903DBA" w:rsidRDefault="00DC4ED4" w:rsidP="00DC4ED4">
      <w:pPr>
        <w:pStyle w:val="Code"/>
        <w:rPr>
          <w:highlight w:val="white"/>
        </w:rPr>
      </w:pPr>
      <w:r w:rsidRPr="00903DBA">
        <w:rPr>
          <w:highlight w:val="white"/>
        </w:rPr>
        <w:t>optional_expression:</w:t>
      </w:r>
    </w:p>
    <w:p w14:paraId="258B1EDE" w14:textId="77777777" w:rsidR="00DC4ED4" w:rsidRPr="00903DBA" w:rsidRDefault="00DC4ED4" w:rsidP="00DC4ED4">
      <w:pPr>
        <w:pStyle w:val="Code"/>
        <w:rPr>
          <w:highlight w:val="white"/>
        </w:rPr>
      </w:pPr>
      <w:r w:rsidRPr="00903DBA">
        <w:rPr>
          <w:highlight w:val="white"/>
        </w:rPr>
        <w:t xml:space="preserve">    /* Empty */ { $$ = null; }</w:t>
      </w:r>
    </w:p>
    <w:p w14:paraId="652BEDA2" w14:textId="77777777" w:rsidR="00DC4ED4" w:rsidRPr="00903DBA" w:rsidRDefault="00DC4ED4" w:rsidP="00DC4ED4">
      <w:pPr>
        <w:pStyle w:val="Code"/>
        <w:rPr>
          <w:highlight w:val="white"/>
        </w:rPr>
      </w:pPr>
      <w:r w:rsidRPr="00903DBA">
        <w:rPr>
          <w:highlight w:val="white"/>
        </w:rPr>
        <w:t xml:space="preserve">  | expression  { $$ = $1;   };</w:t>
      </w:r>
    </w:p>
    <w:p w14:paraId="11785CB6" w14:textId="6A50F105" w:rsidR="003F4CBF" w:rsidRDefault="003F4CBF" w:rsidP="003F4CBF">
      <w:pPr>
        <w:pStyle w:val="Rubrik3"/>
        <w:rPr>
          <w:highlight w:val="white"/>
        </w:rPr>
      </w:pPr>
      <w:r>
        <w:rPr>
          <w:highlight w:val="white"/>
        </w:rPr>
        <w:t>The Comma Expression</w:t>
      </w:r>
    </w:p>
    <w:p w14:paraId="4C3CB12D" w14:textId="2A876A8F" w:rsidR="00A963C6" w:rsidRPr="00903DBA" w:rsidRDefault="00502780" w:rsidP="00A604FA">
      <w:pPr>
        <w:rPr>
          <w:highlight w:val="white"/>
        </w:rPr>
      </w:pPr>
      <w:r>
        <w:rPr>
          <w:highlight w:val="white"/>
        </w:rPr>
        <w:t>We begin the parsing of the expression</w:t>
      </w:r>
      <w:r w:rsidR="004D6608">
        <w:rPr>
          <w:highlight w:val="white"/>
        </w:rPr>
        <w:t>s with the operator</w:t>
      </w:r>
      <w:r>
        <w:rPr>
          <w:highlight w:val="white"/>
        </w:rPr>
        <w:t xml:space="preserve"> </w:t>
      </w:r>
      <w:r w:rsidR="002A78C8">
        <w:rPr>
          <w:highlight w:val="white"/>
        </w:rPr>
        <w:t xml:space="preserve">of lowest </w:t>
      </w:r>
      <w:r w:rsidR="002A78C8" w:rsidRPr="00903DBA">
        <w:rPr>
          <w:highlight w:val="white"/>
        </w:rPr>
        <w:t>precedence</w:t>
      </w:r>
      <w:r w:rsidR="002A78C8">
        <w:rPr>
          <w:highlight w:val="white"/>
        </w:rPr>
        <w:t xml:space="preserve">, which is the comma </w:t>
      </w:r>
      <w:r w:rsidR="004D6608">
        <w:rPr>
          <w:highlight w:val="white"/>
        </w:rPr>
        <w:t xml:space="preserve">operator. </w:t>
      </w:r>
      <w:r w:rsidR="00A604FA" w:rsidRPr="00903DBA">
        <w:rPr>
          <w:highlight w:val="white"/>
        </w:rPr>
        <w:t>A</w:t>
      </w:r>
      <w:r w:rsidR="00BA4AFE" w:rsidRPr="00903DBA">
        <w:rPr>
          <w:highlight w:val="white"/>
        </w:rPr>
        <w:t xml:space="preserve"> comma</w:t>
      </w:r>
      <w:r w:rsidR="00A604FA" w:rsidRPr="00903DBA">
        <w:rPr>
          <w:highlight w:val="white"/>
        </w:rPr>
        <w:t xml:space="preserve"> expression may be an assignment</w:t>
      </w:r>
      <w:r w:rsidR="00B02A39" w:rsidRPr="00903DBA">
        <w:rPr>
          <w:highlight w:val="white"/>
        </w:rPr>
        <w:t xml:space="preserve"> </w:t>
      </w:r>
      <w:r w:rsidR="009934C1" w:rsidRPr="00903DBA">
        <w:rPr>
          <w:highlight w:val="white"/>
        </w:rPr>
        <w:t>expression,</w:t>
      </w:r>
      <w:r w:rsidR="00A604FA" w:rsidRPr="00903DBA">
        <w:rPr>
          <w:highlight w:val="white"/>
        </w:rPr>
        <w:t xml:space="preserve"> or two expression</w:t>
      </w:r>
      <w:r w:rsidR="00322B02" w:rsidRPr="00903DBA">
        <w:rPr>
          <w:highlight w:val="white"/>
        </w:rPr>
        <w:t>s</w:t>
      </w:r>
      <w:r w:rsidR="00A604FA" w:rsidRPr="00903DBA">
        <w:rPr>
          <w:highlight w:val="white"/>
        </w:rPr>
        <w:t xml:space="preserve"> separated by a comma.</w:t>
      </w:r>
    </w:p>
    <w:p w14:paraId="4F65EE07" w14:textId="77777777" w:rsidR="00A963C6" w:rsidRPr="00903DBA" w:rsidRDefault="00A963C6" w:rsidP="00A963C6">
      <w:pPr>
        <w:pStyle w:val="Code"/>
        <w:rPr>
          <w:highlight w:val="white"/>
        </w:rPr>
      </w:pPr>
      <w:r w:rsidRPr="00903DBA">
        <w:rPr>
          <w:highlight w:val="white"/>
        </w:rPr>
        <w:t>expression:</w:t>
      </w:r>
    </w:p>
    <w:p w14:paraId="146964DA" w14:textId="77777777" w:rsidR="00A963C6" w:rsidRPr="00903DBA" w:rsidRDefault="00A963C6" w:rsidP="00A963C6">
      <w:pPr>
        <w:pStyle w:val="Code"/>
        <w:rPr>
          <w:highlight w:val="white"/>
        </w:rPr>
      </w:pPr>
      <w:r w:rsidRPr="00903DBA">
        <w:rPr>
          <w:highlight w:val="white"/>
        </w:rPr>
        <w:t xml:space="preserve">   assignment_expression {</w:t>
      </w:r>
    </w:p>
    <w:p w14:paraId="2A4EBEA9" w14:textId="77777777" w:rsidR="00A963C6" w:rsidRPr="00903DBA" w:rsidRDefault="00A963C6" w:rsidP="00A963C6">
      <w:pPr>
        <w:pStyle w:val="Code"/>
        <w:rPr>
          <w:highlight w:val="white"/>
        </w:rPr>
      </w:pPr>
      <w:r w:rsidRPr="00903DBA">
        <w:rPr>
          <w:highlight w:val="white"/>
        </w:rPr>
        <w:t xml:space="preserve">      $$ = $1;</w:t>
      </w:r>
    </w:p>
    <w:p w14:paraId="29F52D77" w14:textId="77777777" w:rsidR="00A963C6" w:rsidRPr="00903DBA" w:rsidRDefault="00A963C6" w:rsidP="00A963C6">
      <w:pPr>
        <w:pStyle w:val="Code"/>
        <w:rPr>
          <w:highlight w:val="white"/>
        </w:rPr>
      </w:pPr>
      <w:r w:rsidRPr="00903DBA">
        <w:rPr>
          <w:highlight w:val="white"/>
        </w:rPr>
        <w:t xml:space="preserve">    }</w:t>
      </w:r>
    </w:p>
    <w:p w14:paraId="3DDE006D" w14:textId="77777777" w:rsidR="00A963C6" w:rsidRPr="00903DBA" w:rsidRDefault="00A963C6" w:rsidP="00A963C6">
      <w:pPr>
        <w:pStyle w:val="Code"/>
        <w:rPr>
          <w:highlight w:val="white"/>
        </w:rPr>
      </w:pPr>
      <w:r w:rsidRPr="00903DBA">
        <w:rPr>
          <w:highlight w:val="white"/>
        </w:rPr>
        <w:t xml:space="preserve">  | expression COMMA assignment_expression {</w:t>
      </w:r>
    </w:p>
    <w:p w14:paraId="08C33968" w14:textId="77777777" w:rsidR="00A963C6" w:rsidRPr="00903DBA" w:rsidRDefault="00A963C6" w:rsidP="00A963C6">
      <w:pPr>
        <w:pStyle w:val="Code"/>
        <w:rPr>
          <w:highlight w:val="white"/>
        </w:rPr>
      </w:pPr>
      <w:r w:rsidRPr="00903DBA">
        <w:rPr>
          <w:highlight w:val="white"/>
        </w:rPr>
        <w:t xml:space="preserve">      $$ = MiddleCodeGenerator.CommaExpression($1, $3);</w:t>
      </w:r>
    </w:p>
    <w:p w14:paraId="447DFC29" w14:textId="3918B280" w:rsidR="00A963C6" w:rsidRPr="00903DBA" w:rsidRDefault="00A963C6" w:rsidP="00A963C6">
      <w:pPr>
        <w:pStyle w:val="Code"/>
        <w:rPr>
          <w:highlight w:val="white"/>
        </w:rPr>
      </w:pPr>
      <w:r w:rsidRPr="00903DBA">
        <w:rPr>
          <w:highlight w:val="white"/>
        </w:rPr>
        <w:t xml:space="preserve">    };</w:t>
      </w:r>
    </w:p>
    <w:p w14:paraId="030CFEF7" w14:textId="562B20BE" w:rsidR="00B05CB1" w:rsidRPr="00903DBA" w:rsidRDefault="00FE4E0C" w:rsidP="00152085">
      <w:pPr>
        <w:pStyle w:val="Rubrik3"/>
      </w:pPr>
      <w:bookmarkStart w:id="181" w:name="_Toc57656014"/>
      <w:r w:rsidRPr="00903DBA">
        <w:t xml:space="preserve">The </w:t>
      </w:r>
      <w:r w:rsidR="009E1435" w:rsidRPr="00903DBA">
        <w:t>Assignment Expression</w:t>
      </w:r>
      <w:bookmarkEnd w:id="181"/>
    </w:p>
    <w:p w14:paraId="13D84E3A" w14:textId="34C553E4" w:rsidR="000126E8" w:rsidRPr="00903DBA" w:rsidRDefault="000126E8" w:rsidP="000126E8">
      <w:pPr>
        <w:rPr>
          <w:color w:val="auto"/>
        </w:rPr>
      </w:pPr>
      <w:r w:rsidRPr="00903DBA">
        <w:t xml:space="preserve">There are two kinds of assignment: simple and compound. In the case of compound assignment, we first evaluate the corresponding binary expression (addition in the example below), assign its result to a temporary variable that we then assign to original left </w:t>
      </w:r>
      <w:r w:rsidR="002734F8" w:rsidRPr="00903DBA">
        <w:t>operand</w:t>
      </w:r>
      <w:r w:rsidRPr="00903DBA">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6234"/>
      </w:tblGrid>
      <w:tr w:rsidR="00044E8E" w:rsidRPr="00903DBA" w14:paraId="74CF1851" w14:textId="77777777" w:rsidTr="000A0238">
        <w:tc>
          <w:tcPr>
            <w:tcW w:w="3116" w:type="dxa"/>
            <w:hideMark/>
          </w:tcPr>
          <w:p w14:paraId="251E66CA" w14:textId="54AC85DB" w:rsidR="00044E8E" w:rsidRDefault="00044E8E">
            <w:pPr>
              <w:pStyle w:val="Code"/>
            </w:pPr>
            <w:r w:rsidRPr="00903DBA">
              <w:t>x += y;</w:t>
            </w:r>
          </w:p>
          <w:p w14:paraId="6C3DC329" w14:textId="6A1AE70A" w:rsidR="00044E8E" w:rsidRPr="00903DBA" w:rsidRDefault="00044E8E">
            <w:pPr>
              <w:pStyle w:val="Code"/>
            </w:pPr>
          </w:p>
        </w:tc>
        <w:tc>
          <w:tcPr>
            <w:tcW w:w="6234" w:type="dxa"/>
            <w:vMerge w:val="restart"/>
            <w:hideMark/>
          </w:tcPr>
          <w:p w14:paraId="35ABCDEC" w14:textId="77777777" w:rsidR="00044E8E" w:rsidRPr="00903DBA" w:rsidRDefault="00044E8E">
            <w:pPr>
              <w:pStyle w:val="Code"/>
            </w:pPr>
            <w:r>
              <w:t>t</w:t>
            </w:r>
            <w:r w:rsidRPr="00903DBA">
              <w:t xml:space="preserve"> = x + y</w:t>
            </w:r>
          </w:p>
          <w:p w14:paraId="765B482A" w14:textId="77777777" w:rsidR="00044E8E" w:rsidRDefault="00044E8E" w:rsidP="00044E8E">
            <w:pPr>
              <w:pStyle w:val="Code"/>
            </w:pPr>
            <w:r w:rsidRPr="00903DBA">
              <w:t xml:space="preserve">x = </w:t>
            </w:r>
            <w:r>
              <w:t>t</w:t>
            </w:r>
          </w:p>
          <w:p w14:paraId="79CE2785" w14:textId="78FB33A0" w:rsidR="00044E8E" w:rsidRPr="00903DBA" w:rsidRDefault="008D502B" w:rsidP="00044E8E">
            <w:r>
              <w:t>(b) Equivalent simple assignment</w:t>
            </w:r>
          </w:p>
        </w:tc>
      </w:tr>
      <w:tr w:rsidR="00044E8E" w:rsidRPr="00903DBA" w14:paraId="2E301F26" w14:textId="77777777" w:rsidTr="000A0238">
        <w:tc>
          <w:tcPr>
            <w:tcW w:w="3116" w:type="dxa"/>
          </w:tcPr>
          <w:p w14:paraId="5B1E0BED" w14:textId="58850200" w:rsidR="00044E8E" w:rsidRPr="00903DBA" w:rsidRDefault="00044E8E" w:rsidP="00044E8E">
            <w:r>
              <w:t>(a) Compound assignment</w:t>
            </w:r>
          </w:p>
        </w:tc>
        <w:tc>
          <w:tcPr>
            <w:tcW w:w="6234" w:type="dxa"/>
            <w:vMerge/>
          </w:tcPr>
          <w:p w14:paraId="19C17848" w14:textId="73238B81" w:rsidR="00044E8E" w:rsidRPr="00903DBA" w:rsidRDefault="00044E8E">
            <w:pPr>
              <w:pStyle w:val="Code"/>
            </w:pPr>
          </w:p>
        </w:tc>
      </w:tr>
    </w:tbl>
    <w:p w14:paraId="5AEBDE6C" w14:textId="0A1846B2" w:rsidR="002C375A" w:rsidRPr="00903DBA" w:rsidRDefault="002C375A" w:rsidP="002C375A">
      <w:r w:rsidRPr="00903DBA">
        <w:t xml:space="preserve">An assignment expression can be </w:t>
      </w:r>
      <w:r w:rsidR="002734F8" w:rsidRPr="00903DBA">
        <w:t xml:space="preserve">a </w:t>
      </w:r>
      <w:r w:rsidRPr="00903DBA">
        <w:t>condition</w:t>
      </w:r>
      <w:r w:rsidR="002734F8" w:rsidRPr="00903DBA">
        <w:t>al</w:t>
      </w:r>
      <w:r w:rsidRPr="00903DBA">
        <w:t xml:space="preserve"> expression, a </w:t>
      </w:r>
      <w:r w:rsidR="00384FFA" w:rsidRPr="00903DBA">
        <w:t>s</w:t>
      </w:r>
      <w:r w:rsidRPr="00903DBA">
        <w:t>imple assignment, or a compound assignment.</w:t>
      </w:r>
    </w:p>
    <w:p w14:paraId="4B43AAD9" w14:textId="37607089" w:rsidR="009E1435" w:rsidRPr="00903DBA" w:rsidRDefault="009E1435" w:rsidP="009E1435">
      <w:pPr>
        <w:pStyle w:val="CodeHeader"/>
        <w:rPr>
          <w:highlight w:val="white"/>
        </w:rPr>
      </w:pPr>
      <w:r w:rsidRPr="00903DBA">
        <w:rPr>
          <w:highlight w:val="white"/>
        </w:rPr>
        <w:t>MainParser.cs</w:t>
      </w:r>
    </w:p>
    <w:p w14:paraId="28989381" w14:textId="77777777" w:rsidR="00BF71E1" w:rsidRPr="00903DBA" w:rsidRDefault="00BF71E1" w:rsidP="00BF71E1">
      <w:pPr>
        <w:pStyle w:val="Code"/>
        <w:rPr>
          <w:highlight w:val="white"/>
        </w:rPr>
      </w:pPr>
      <w:r w:rsidRPr="00903DBA">
        <w:rPr>
          <w:highlight w:val="white"/>
        </w:rPr>
        <w:t>assignment_expression:</w:t>
      </w:r>
    </w:p>
    <w:p w14:paraId="005F94CF" w14:textId="77777777" w:rsidR="00BF71E1" w:rsidRPr="00903DBA" w:rsidRDefault="00BF71E1" w:rsidP="00BF71E1">
      <w:pPr>
        <w:pStyle w:val="Code"/>
        <w:rPr>
          <w:highlight w:val="white"/>
        </w:rPr>
      </w:pPr>
      <w:r w:rsidRPr="00903DBA">
        <w:rPr>
          <w:highlight w:val="white"/>
        </w:rPr>
        <w:t xml:space="preserve">    condition_expression {</w:t>
      </w:r>
    </w:p>
    <w:p w14:paraId="6DDC6D9D" w14:textId="77777777" w:rsidR="00BF71E1" w:rsidRPr="00903DBA" w:rsidRDefault="00BF71E1" w:rsidP="00BF71E1">
      <w:pPr>
        <w:pStyle w:val="Code"/>
        <w:rPr>
          <w:highlight w:val="white"/>
        </w:rPr>
      </w:pPr>
      <w:r w:rsidRPr="00903DBA">
        <w:rPr>
          <w:highlight w:val="white"/>
        </w:rPr>
        <w:t xml:space="preserve">      $$ = $1;</w:t>
      </w:r>
    </w:p>
    <w:p w14:paraId="3C660484" w14:textId="77777777" w:rsidR="00BF71E1" w:rsidRPr="00903DBA" w:rsidRDefault="00BF71E1" w:rsidP="00BF71E1">
      <w:pPr>
        <w:pStyle w:val="Code"/>
        <w:rPr>
          <w:highlight w:val="white"/>
        </w:rPr>
      </w:pPr>
      <w:r w:rsidRPr="00903DBA">
        <w:rPr>
          <w:highlight w:val="white"/>
        </w:rPr>
        <w:t xml:space="preserve">    }</w:t>
      </w:r>
    </w:p>
    <w:p w14:paraId="30C81425" w14:textId="77777777" w:rsidR="00BF71E1" w:rsidRPr="00903DBA" w:rsidRDefault="00BF71E1" w:rsidP="00BF71E1">
      <w:pPr>
        <w:pStyle w:val="Code"/>
        <w:rPr>
          <w:highlight w:val="white"/>
        </w:rPr>
      </w:pPr>
      <w:r w:rsidRPr="00903DBA">
        <w:rPr>
          <w:highlight w:val="white"/>
        </w:rPr>
        <w:t xml:space="preserve">  | prefix_expression assignment_operator assignment_expression {</w:t>
      </w:r>
    </w:p>
    <w:p w14:paraId="06B9A144" w14:textId="77777777" w:rsidR="00BF71E1" w:rsidRPr="00903DBA" w:rsidRDefault="00BF71E1" w:rsidP="00BF71E1">
      <w:pPr>
        <w:pStyle w:val="Code"/>
        <w:rPr>
          <w:highlight w:val="white"/>
        </w:rPr>
      </w:pPr>
      <w:r w:rsidRPr="00903DBA">
        <w:rPr>
          <w:highlight w:val="white"/>
        </w:rPr>
        <w:t xml:space="preserve">      $$ = MiddleCodeGenerator.AssignmentExpression($2, $1, $3);</w:t>
      </w:r>
    </w:p>
    <w:p w14:paraId="1A6C6EAB" w14:textId="77777777" w:rsidR="00BF71E1" w:rsidRPr="00903DBA" w:rsidRDefault="00BF71E1" w:rsidP="00BF71E1">
      <w:pPr>
        <w:pStyle w:val="Code"/>
        <w:rPr>
          <w:highlight w:val="white"/>
        </w:rPr>
      </w:pPr>
      <w:r w:rsidRPr="00903DBA">
        <w:rPr>
          <w:highlight w:val="white"/>
        </w:rPr>
        <w:t xml:space="preserve">    };</w:t>
      </w:r>
    </w:p>
    <w:p w14:paraId="4CDE5C1B" w14:textId="77777777" w:rsidR="00BF71E1" w:rsidRPr="00903DBA" w:rsidRDefault="00BF71E1" w:rsidP="00BF71E1">
      <w:pPr>
        <w:pStyle w:val="Code"/>
        <w:rPr>
          <w:highlight w:val="white"/>
        </w:rPr>
      </w:pPr>
    </w:p>
    <w:p w14:paraId="09804450" w14:textId="77777777" w:rsidR="00BF71E1" w:rsidRPr="00903DBA" w:rsidRDefault="00BF71E1" w:rsidP="00BF71E1">
      <w:pPr>
        <w:pStyle w:val="Code"/>
        <w:rPr>
          <w:highlight w:val="white"/>
        </w:rPr>
      </w:pPr>
      <w:r w:rsidRPr="00903DBA">
        <w:rPr>
          <w:highlight w:val="white"/>
        </w:rPr>
        <w:t>assignment_operator:</w:t>
      </w:r>
    </w:p>
    <w:p w14:paraId="18C97600" w14:textId="77777777" w:rsidR="00BF71E1" w:rsidRPr="00903DBA" w:rsidRDefault="00BF71E1" w:rsidP="00BF71E1">
      <w:pPr>
        <w:pStyle w:val="Code"/>
        <w:rPr>
          <w:highlight w:val="white"/>
        </w:rPr>
      </w:pPr>
      <w:r w:rsidRPr="00903DBA">
        <w:rPr>
          <w:highlight w:val="white"/>
        </w:rPr>
        <w:t xml:space="preserve">    ASSIGN             { $$ = MiddleOperator.Assign;         }</w:t>
      </w:r>
    </w:p>
    <w:p w14:paraId="03C095AD" w14:textId="77777777" w:rsidR="00BF71E1" w:rsidRPr="00903DBA" w:rsidRDefault="00BF71E1" w:rsidP="00BF71E1">
      <w:pPr>
        <w:pStyle w:val="Code"/>
        <w:rPr>
          <w:highlight w:val="white"/>
        </w:rPr>
      </w:pPr>
      <w:r w:rsidRPr="00903DBA">
        <w:rPr>
          <w:highlight w:val="white"/>
        </w:rPr>
        <w:t xml:space="preserve">  | ADD_ASSIGN         { $$ = MiddleOperator.BinaryAdd;      }</w:t>
      </w:r>
    </w:p>
    <w:p w14:paraId="0E3ABFC1" w14:textId="77777777" w:rsidR="00BF71E1" w:rsidRPr="00903DBA" w:rsidRDefault="00BF71E1" w:rsidP="00BF71E1">
      <w:pPr>
        <w:pStyle w:val="Code"/>
        <w:rPr>
          <w:highlight w:val="white"/>
        </w:rPr>
      </w:pPr>
      <w:r w:rsidRPr="00903DBA">
        <w:rPr>
          <w:highlight w:val="white"/>
        </w:rPr>
        <w:t xml:space="preserve">  | SUBTRACT_ASSIGN    { $$ = MiddleOperator.BinarySubtract; }</w:t>
      </w:r>
    </w:p>
    <w:p w14:paraId="7EDB0189" w14:textId="77777777" w:rsidR="00BF71E1" w:rsidRPr="00903DBA" w:rsidRDefault="00BF71E1" w:rsidP="00BF71E1">
      <w:pPr>
        <w:pStyle w:val="Code"/>
        <w:rPr>
          <w:highlight w:val="white"/>
        </w:rPr>
      </w:pPr>
      <w:r w:rsidRPr="00903DBA">
        <w:rPr>
          <w:highlight w:val="white"/>
        </w:rPr>
        <w:t xml:space="preserve">  | MULTIPLY_ASSIGN    { $$ = MiddleOperator.SignedMultiply; }</w:t>
      </w:r>
    </w:p>
    <w:p w14:paraId="32D6EE57" w14:textId="77777777" w:rsidR="00BF71E1" w:rsidRPr="00903DBA" w:rsidRDefault="00BF71E1" w:rsidP="00BF71E1">
      <w:pPr>
        <w:pStyle w:val="Code"/>
        <w:rPr>
          <w:highlight w:val="white"/>
        </w:rPr>
      </w:pPr>
      <w:r w:rsidRPr="00903DBA">
        <w:rPr>
          <w:highlight w:val="white"/>
        </w:rPr>
        <w:t xml:space="preserve">  | DIVIDE_ASSIGN      { $$ = MiddleOperator.SignedDivide;   }</w:t>
      </w:r>
    </w:p>
    <w:p w14:paraId="7A8245F6" w14:textId="77777777" w:rsidR="00BF71E1" w:rsidRPr="00903DBA" w:rsidRDefault="00BF71E1" w:rsidP="00BF71E1">
      <w:pPr>
        <w:pStyle w:val="Code"/>
        <w:rPr>
          <w:highlight w:val="white"/>
        </w:rPr>
      </w:pPr>
      <w:r w:rsidRPr="00903DBA">
        <w:rPr>
          <w:highlight w:val="white"/>
        </w:rPr>
        <w:t xml:space="preserve">  | MODULO_ASSIGN      { $$ = MiddleOperator.SignedModulo;   }</w:t>
      </w:r>
    </w:p>
    <w:p w14:paraId="72C2DDB5" w14:textId="77777777" w:rsidR="00BF71E1" w:rsidRPr="00903DBA" w:rsidRDefault="00BF71E1" w:rsidP="00BF71E1">
      <w:pPr>
        <w:pStyle w:val="Code"/>
        <w:rPr>
          <w:highlight w:val="white"/>
        </w:rPr>
      </w:pPr>
      <w:r w:rsidRPr="00903DBA">
        <w:rPr>
          <w:highlight w:val="white"/>
        </w:rPr>
        <w:t xml:space="preserve">  | AND_ASSIGN         { $$ = MiddleOperator.BitwiseAnd;     }</w:t>
      </w:r>
    </w:p>
    <w:p w14:paraId="38C065F6" w14:textId="0976D3CA" w:rsidR="00BF71E1" w:rsidRPr="00903DBA" w:rsidRDefault="00BF71E1" w:rsidP="00BF71E1">
      <w:pPr>
        <w:pStyle w:val="Code"/>
        <w:rPr>
          <w:highlight w:val="white"/>
        </w:rPr>
      </w:pPr>
      <w:r w:rsidRPr="00903DBA">
        <w:rPr>
          <w:highlight w:val="white"/>
        </w:rPr>
        <w:t xml:space="preserve">  | </w:t>
      </w:r>
      <w:r w:rsidR="00414C74" w:rsidRPr="00903DBA">
        <w:rPr>
          <w:highlight w:val="white"/>
        </w:rPr>
        <w:t>OR</w:t>
      </w:r>
      <w:r w:rsidRPr="00903DBA">
        <w:rPr>
          <w:highlight w:val="white"/>
        </w:rPr>
        <w:t xml:space="preserve">_ASSIGN     </w:t>
      </w:r>
      <w:r w:rsidR="001C3E1B" w:rsidRPr="00903DBA">
        <w:rPr>
          <w:highlight w:val="white"/>
        </w:rPr>
        <w:t xml:space="preserve"> </w:t>
      </w:r>
      <w:r w:rsidRPr="00903DBA">
        <w:rPr>
          <w:highlight w:val="white"/>
        </w:rPr>
        <w:t xml:space="preserve">    { $$ = MiddleOperator.Bitwise</w:t>
      </w:r>
      <w:r w:rsidR="00414C74" w:rsidRPr="00903DBA">
        <w:rPr>
          <w:highlight w:val="white"/>
        </w:rPr>
        <w:t>Or</w:t>
      </w:r>
      <w:r w:rsidRPr="00903DBA">
        <w:rPr>
          <w:highlight w:val="white"/>
        </w:rPr>
        <w:t xml:space="preserve">; </w:t>
      </w:r>
      <w:r w:rsidR="001C3E1B" w:rsidRPr="00903DBA">
        <w:rPr>
          <w:highlight w:val="white"/>
        </w:rPr>
        <w:t xml:space="preserve"> </w:t>
      </w:r>
      <w:r w:rsidRPr="00903DBA">
        <w:rPr>
          <w:highlight w:val="white"/>
        </w:rPr>
        <w:t xml:space="preserve">    }</w:t>
      </w:r>
    </w:p>
    <w:p w14:paraId="481455EC" w14:textId="7307B34F" w:rsidR="00BF71E1" w:rsidRPr="00903DBA" w:rsidRDefault="00BF71E1" w:rsidP="00BF71E1">
      <w:pPr>
        <w:pStyle w:val="Code"/>
        <w:rPr>
          <w:highlight w:val="white"/>
        </w:rPr>
      </w:pPr>
      <w:r w:rsidRPr="00903DBA">
        <w:rPr>
          <w:highlight w:val="white"/>
        </w:rPr>
        <w:lastRenderedPageBreak/>
        <w:t xml:space="preserve">  | XOR_ASSIGN         { $$ = MiddleOperator.BitwiseXOr;     }</w:t>
      </w:r>
    </w:p>
    <w:p w14:paraId="4F312A7B" w14:textId="77777777" w:rsidR="00BF71E1" w:rsidRPr="00903DBA" w:rsidRDefault="00BF71E1" w:rsidP="00BF71E1">
      <w:pPr>
        <w:pStyle w:val="Code"/>
        <w:rPr>
          <w:highlight w:val="white"/>
        </w:rPr>
      </w:pPr>
      <w:r w:rsidRPr="00903DBA">
        <w:rPr>
          <w:highlight w:val="white"/>
        </w:rPr>
        <w:t xml:space="preserve">  | LEFT_SHIFT_ASSIGN  { $$ = MiddleOperator.ShiftLeft;      }</w:t>
      </w:r>
    </w:p>
    <w:p w14:paraId="2C37922B" w14:textId="77777777" w:rsidR="00BF71E1" w:rsidRPr="00903DBA" w:rsidRDefault="00BF71E1" w:rsidP="00BF71E1">
      <w:pPr>
        <w:pStyle w:val="Code"/>
        <w:rPr>
          <w:highlight w:val="white"/>
        </w:rPr>
      </w:pPr>
      <w:r w:rsidRPr="00903DBA">
        <w:rPr>
          <w:highlight w:val="white"/>
        </w:rPr>
        <w:t xml:space="preserve">  | RIGHT_SHIFT_ASSIGN { $$ = MiddleOperator.ShiftRight;     };</w:t>
      </w:r>
    </w:p>
    <w:p w14:paraId="13428A25" w14:textId="3BB8B386" w:rsidR="00F82E42" w:rsidRPr="00903DBA" w:rsidRDefault="00F82E42" w:rsidP="00F82E42">
      <w:pPr>
        <w:pStyle w:val="Rubrik3"/>
        <w:numPr>
          <w:ilvl w:val="2"/>
          <w:numId w:val="121"/>
        </w:numPr>
      </w:pPr>
      <w:bookmarkStart w:id="182" w:name="_Toc57656015"/>
      <w:bookmarkStart w:id="183" w:name="_Hlk57717624"/>
      <w:r w:rsidRPr="00903DBA">
        <w:t>The Condition Expression</w:t>
      </w:r>
      <w:bookmarkEnd w:id="182"/>
    </w:p>
    <w:bookmarkEnd w:id="183"/>
    <w:p w14:paraId="7A624048" w14:textId="400788AC" w:rsidR="00BA322E" w:rsidRPr="00903DBA" w:rsidRDefault="00BA322E" w:rsidP="00BA322E">
      <w:pPr>
        <w:rPr>
          <w:color w:val="auto"/>
        </w:rPr>
      </w:pPr>
      <w:r w:rsidRPr="00903DBA">
        <w:t xml:space="preserve">The conditional operator </w:t>
      </w:r>
      <w:r w:rsidR="000A0238">
        <w:t xml:space="preserve">is the only operator in C that takes three operands. It </w:t>
      </w:r>
      <w:r w:rsidRPr="00903DBA">
        <w:t>applies lazy evaluation, which means that only on</w:t>
      </w:r>
      <w:r w:rsidR="00B653CC" w:rsidRPr="00903DBA">
        <w:t>e</w:t>
      </w:r>
      <w:r w:rsidRPr="00903DBA">
        <w:t xml:space="preserve"> of the </w:t>
      </w:r>
      <w:r w:rsidR="000A0238">
        <w:t>second</w:t>
      </w:r>
      <w:r w:rsidRPr="00903DBA">
        <w:t xml:space="preserve"> or </w:t>
      </w:r>
      <w:r w:rsidR="000A0238">
        <w:t>third</w:t>
      </w:r>
      <w:r w:rsidRPr="00903DBA">
        <w:t xml:space="preserve"> expression will be evaluated</w:t>
      </w:r>
      <w:r w:rsidR="000A0238">
        <w:t>, depending on the value of the first expression.</w:t>
      </w:r>
    </w:p>
    <w:p w14:paraId="0FD300C4" w14:textId="77777777" w:rsidR="00815D7B" w:rsidRPr="00903DBA" w:rsidRDefault="00815D7B" w:rsidP="00815D7B">
      <w:pPr>
        <w:pStyle w:val="CodeHeader"/>
      </w:pPr>
      <w:r w:rsidRPr="00903DBA">
        <w:t>MainParser.gppg</w:t>
      </w:r>
    </w:p>
    <w:p w14:paraId="74BB74E3" w14:textId="77777777" w:rsidR="00B653CC" w:rsidRPr="00903DBA" w:rsidRDefault="00B653CC" w:rsidP="00B653CC">
      <w:pPr>
        <w:pStyle w:val="Code"/>
        <w:rPr>
          <w:highlight w:val="white"/>
        </w:rPr>
      </w:pPr>
      <w:r w:rsidRPr="00903DBA">
        <w:rPr>
          <w:highlight w:val="white"/>
        </w:rPr>
        <w:t>condition_expression:</w:t>
      </w:r>
    </w:p>
    <w:p w14:paraId="568019D5" w14:textId="77777777" w:rsidR="00B653CC" w:rsidRPr="00903DBA" w:rsidRDefault="00B653CC" w:rsidP="00B653CC">
      <w:pPr>
        <w:pStyle w:val="Code"/>
        <w:rPr>
          <w:highlight w:val="white"/>
        </w:rPr>
      </w:pPr>
      <w:r w:rsidRPr="00903DBA">
        <w:rPr>
          <w:highlight w:val="white"/>
        </w:rPr>
        <w:t xml:space="preserve">    logical_or_expression {</w:t>
      </w:r>
    </w:p>
    <w:p w14:paraId="0B6BD37A" w14:textId="77777777" w:rsidR="00B653CC" w:rsidRPr="00903DBA" w:rsidRDefault="00B653CC" w:rsidP="00B653CC">
      <w:pPr>
        <w:pStyle w:val="Code"/>
        <w:rPr>
          <w:highlight w:val="white"/>
        </w:rPr>
      </w:pPr>
      <w:r w:rsidRPr="00903DBA">
        <w:rPr>
          <w:highlight w:val="white"/>
        </w:rPr>
        <w:t xml:space="preserve">      $$ = $1;</w:t>
      </w:r>
    </w:p>
    <w:p w14:paraId="429CB3A8" w14:textId="77777777" w:rsidR="00B653CC" w:rsidRPr="00903DBA" w:rsidRDefault="00B653CC" w:rsidP="00B653CC">
      <w:pPr>
        <w:pStyle w:val="Code"/>
        <w:rPr>
          <w:highlight w:val="white"/>
        </w:rPr>
      </w:pPr>
      <w:r w:rsidRPr="00903DBA">
        <w:rPr>
          <w:highlight w:val="white"/>
        </w:rPr>
        <w:t xml:space="preserve">    }</w:t>
      </w:r>
    </w:p>
    <w:p w14:paraId="25180C72" w14:textId="1FFD311B" w:rsidR="00B653CC" w:rsidRPr="00903DBA" w:rsidRDefault="00B653CC" w:rsidP="00B653CC">
      <w:pPr>
        <w:pStyle w:val="Code"/>
        <w:rPr>
          <w:highlight w:val="white"/>
        </w:rPr>
      </w:pPr>
      <w:r w:rsidRPr="00903DBA">
        <w:rPr>
          <w:highlight w:val="white"/>
        </w:rPr>
        <w:t xml:space="preserve">  | logical_or_expression QUESTION_MARK expression</w:t>
      </w:r>
      <w:r w:rsidR="00C205EC" w:rsidRPr="00903DBA">
        <w:rPr>
          <w:highlight w:val="white"/>
        </w:rPr>
        <w:t xml:space="preserve"> </w:t>
      </w:r>
      <w:r w:rsidRPr="00903DBA">
        <w:rPr>
          <w:highlight w:val="white"/>
        </w:rPr>
        <w:t>COLON condition_expression{</w:t>
      </w:r>
    </w:p>
    <w:p w14:paraId="3A929545" w14:textId="78DCDB8B" w:rsidR="00B653CC" w:rsidRPr="00903DBA" w:rsidRDefault="00B653CC" w:rsidP="00B653CC">
      <w:pPr>
        <w:pStyle w:val="Code"/>
        <w:rPr>
          <w:highlight w:val="white"/>
        </w:rPr>
      </w:pPr>
      <w:r w:rsidRPr="00903DBA">
        <w:rPr>
          <w:highlight w:val="white"/>
        </w:rPr>
        <w:t xml:space="preserve">      $$ = MiddleCodeGenerator.ConditionalExpression($1, $3, $5);</w:t>
      </w:r>
    </w:p>
    <w:p w14:paraId="247549D1" w14:textId="14632BAA" w:rsidR="00B653CC" w:rsidRPr="00903DBA" w:rsidRDefault="00B653CC" w:rsidP="00B653CC">
      <w:pPr>
        <w:pStyle w:val="Code"/>
        <w:rPr>
          <w:highlight w:val="white"/>
        </w:rPr>
      </w:pPr>
      <w:r w:rsidRPr="00903DBA">
        <w:rPr>
          <w:highlight w:val="white"/>
        </w:rPr>
        <w:t xml:space="preserve">    };</w:t>
      </w:r>
    </w:p>
    <w:p w14:paraId="5E34C0B5" w14:textId="2480C96B" w:rsidR="00DE54CF" w:rsidRPr="00903DBA" w:rsidRDefault="00DE54CF" w:rsidP="00DE54CF">
      <w:pPr>
        <w:pStyle w:val="Rubrik3"/>
        <w:numPr>
          <w:ilvl w:val="2"/>
          <w:numId w:val="122"/>
        </w:numPr>
      </w:pPr>
      <w:bookmarkStart w:id="184" w:name="_Toc57656016"/>
      <w:bookmarkStart w:id="185" w:name="_Hlk57718199"/>
      <w:r w:rsidRPr="00903DBA">
        <w:t>Constant Expression</w:t>
      </w:r>
      <w:bookmarkEnd w:id="184"/>
    </w:p>
    <w:bookmarkEnd w:id="185"/>
    <w:p w14:paraId="7BBBE54F" w14:textId="7C12F43D" w:rsidR="00DE54CF" w:rsidRPr="00903DBA" w:rsidRDefault="00DE54CF" w:rsidP="00DE54CF">
      <w:r w:rsidRPr="00903DBA">
        <w:t xml:space="preserve">On several occasions, </w:t>
      </w:r>
      <w:r w:rsidR="0003781A" w:rsidRPr="00903DBA">
        <w:t xml:space="preserve">such </w:t>
      </w:r>
      <w:r w:rsidR="00E5121F" w:rsidRPr="00903DBA">
        <w:t>array</w:t>
      </w:r>
      <w:r w:rsidR="0003781A" w:rsidRPr="00903DBA">
        <w:t xml:space="preserve"> limits</w:t>
      </w:r>
      <w:r w:rsidR="00E5121F" w:rsidRPr="00903DBA">
        <w:t xml:space="preserve"> and enumeration values, we need to parse constant </w:t>
      </w:r>
      <w:r w:rsidR="00F461A3" w:rsidRPr="00903DBA">
        <w:t xml:space="preserve">integral </w:t>
      </w:r>
      <w:r w:rsidR="00E5121F" w:rsidRPr="00903DBA">
        <w:t xml:space="preserve">expressions. </w:t>
      </w:r>
      <w:r w:rsidR="00A976AC" w:rsidRPr="00903DBA">
        <w:t xml:space="preserve">The </w:t>
      </w:r>
      <w:r w:rsidR="00122096" w:rsidRPr="00903DBA">
        <w:t>expression is a conditional expression since it cannot hold commas or assignments.</w:t>
      </w:r>
    </w:p>
    <w:p w14:paraId="63C8CB4F" w14:textId="0786663A" w:rsidR="00E5121F" w:rsidRPr="00903DBA" w:rsidRDefault="00E5121F" w:rsidP="00E5121F">
      <w:pPr>
        <w:pStyle w:val="CodeHeader"/>
      </w:pPr>
      <w:r w:rsidRPr="00903DBA">
        <w:t>MainParser.cs</w:t>
      </w:r>
    </w:p>
    <w:p w14:paraId="292C8C8A" w14:textId="77777777" w:rsidR="00E5121F" w:rsidRPr="00903DBA" w:rsidRDefault="00E5121F" w:rsidP="00E5121F">
      <w:pPr>
        <w:pStyle w:val="Code"/>
        <w:rPr>
          <w:highlight w:val="white"/>
        </w:rPr>
      </w:pPr>
      <w:r w:rsidRPr="00903DBA">
        <w:rPr>
          <w:highlight w:val="white"/>
        </w:rPr>
        <w:t>optional_constant_integral_expression:</w:t>
      </w:r>
    </w:p>
    <w:p w14:paraId="2D1840C2" w14:textId="51E7C6B3" w:rsidR="00E5121F" w:rsidRPr="00903DBA" w:rsidRDefault="00E5121F" w:rsidP="00E5121F">
      <w:pPr>
        <w:pStyle w:val="Code"/>
        <w:rPr>
          <w:highlight w:val="white"/>
        </w:rPr>
      </w:pPr>
      <w:r w:rsidRPr="00903DBA">
        <w:rPr>
          <w:highlight w:val="white"/>
        </w:rPr>
        <w:t xml:space="preserve">    /* Empty */  </w:t>
      </w:r>
      <w:r w:rsidR="000675D8" w:rsidRPr="00903DBA">
        <w:rPr>
          <w:highlight w:val="white"/>
        </w:rPr>
        <w:t xml:space="preserve"> </w:t>
      </w:r>
      <w:r w:rsidRPr="00903DBA">
        <w:rPr>
          <w:highlight w:val="white"/>
        </w:rPr>
        <w:t xml:space="preserve">               { $$ = null; }</w:t>
      </w:r>
    </w:p>
    <w:p w14:paraId="167915EA" w14:textId="77777777" w:rsidR="00E5121F" w:rsidRPr="00903DBA" w:rsidRDefault="00E5121F" w:rsidP="00E5121F">
      <w:pPr>
        <w:pStyle w:val="Code"/>
        <w:rPr>
          <w:highlight w:val="white"/>
        </w:rPr>
      </w:pPr>
      <w:r w:rsidRPr="00903DBA">
        <w:rPr>
          <w:highlight w:val="white"/>
        </w:rPr>
        <w:t xml:space="preserve">  | constant_integral_expression { $$ = $1;   };</w:t>
      </w:r>
    </w:p>
    <w:p w14:paraId="3E4A77C4" w14:textId="77777777" w:rsidR="00E5121F" w:rsidRPr="00903DBA" w:rsidRDefault="00E5121F" w:rsidP="00E5121F">
      <w:pPr>
        <w:pStyle w:val="Code"/>
        <w:rPr>
          <w:highlight w:val="white"/>
        </w:rPr>
      </w:pPr>
    </w:p>
    <w:p w14:paraId="49E1782A" w14:textId="77777777" w:rsidR="00E5121F" w:rsidRPr="00903DBA" w:rsidRDefault="00E5121F" w:rsidP="00E5121F">
      <w:pPr>
        <w:pStyle w:val="Code"/>
        <w:rPr>
          <w:highlight w:val="white"/>
        </w:rPr>
      </w:pPr>
      <w:r w:rsidRPr="00903DBA">
        <w:rPr>
          <w:highlight w:val="white"/>
        </w:rPr>
        <w:t>constant_integral_expression:</w:t>
      </w:r>
    </w:p>
    <w:p w14:paraId="69CBB48E" w14:textId="77777777" w:rsidR="00E5121F" w:rsidRPr="00903DBA" w:rsidRDefault="00E5121F" w:rsidP="00E5121F">
      <w:pPr>
        <w:pStyle w:val="Code"/>
        <w:rPr>
          <w:highlight w:val="white"/>
        </w:rPr>
      </w:pPr>
      <w:r w:rsidRPr="00903DBA">
        <w:rPr>
          <w:highlight w:val="white"/>
        </w:rPr>
        <w:t xml:space="preserve">    condition_expression {</w:t>
      </w:r>
    </w:p>
    <w:p w14:paraId="48B352F8" w14:textId="64140CC3" w:rsidR="00E5121F" w:rsidRPr="00903DBA" w:rsidRDefault="00E5121F" w:rsidP="00E5121F">
      <w:pPr>
        <w:pStyle w:val="Code"/>
        <w:rPr>
          <w:highlight w:val="white"/>
        </w:rPr>
      </w:pPr>
      <w:r w:rsidRPr="00903DBA">
        <w:rPr>
          <w:highlight w:val="white"/>
        </w:rPr>
        <w:t xml:space="preserve">      $$ = MiddleCodeGenerator.ConstantIntegralExpression($1);</w:t>
      </w:r>
    </w:p>
    <w:p w14:paraId="2282BDFA" w14:textId="4EA8D716" w:rsidR="00E5121F" w:rsidRPr="00903DBA" w:rsidRDefault="00E5121F" w:rsidP="00E5121F">
      <w:pPr>
        <w:pStyle w:val="Code"/>
        <w:rPr>
          <w:highlight w:val="white"/>
        </w:rPr>
      </w:pPr>
      <w:r w:rsidRPr="00903DBA">
        <w:rPr>
          <w:highlight w:val="white"/>
        </w:rPr>
        <w:t xml:space="preserve">    };</w:t>
      </w:r>
    </w:p>
    <w:p w14:paraId="55390D89" w14:textId="0BCB293E" w:rsidR="00566563" w:rsidRPr="00903DBA" w:rsidRDefault="00566563" w:rsidP="00566563">
      <w:pPr>
        <w:pStyle w:val="Rubrik3"/>
        <w:numPr>
          <w:ilvl w:val="2"/>
          <w:numId w:val="123"/>
        </w:numPr>
      </w:pPr>
      <w:bookmarkStart w:id="186" w:name="_Toc57656017"/>
      <w:bookmarkStart w:id="187" w:name="_Hlk57718244"/>
      <w:r w:rsidRPr="00903DBA">
        <w:t>Logical Expression</w:t>
      </w:r>
      <w:r w:rsidR="00F4495B" w:rsidRPr="00903DBA">
        <w:t>s</w:t>
      </w:r>
      <w:bookmarkEnd w:id="186"/>
    </w:p>
    <w:bookmarkEnd w:id="187"/>
    <w:p w14:paraId="5EFFA9E0" w14:textId="57EF3FAD" w:rsidR="003B5BE3" w:rsidRDefault="001F64F6" w:rsidP="00DF0A20">
      <w:r>
        <w:t xml:space="preserve">The logical </w:t>
      </w:r>
      <w:r w:rsidRPr="007164EA">
        <w:rPr>
          <w:rStyle w:val="KeyWord0"/>
        </w:rPr>
        <w:t>and</w:t>
      </w:r>
      <w:r>
        <w:t xml:space="preserve"> </w:t>
      </w:r>
      <w:r w:rsidR="007164EA">
        <w:t xml:space="preserve">and </w:t>
      </w:r>
      <w:r w:rsidRPr="007164EA">
        <w:rPr>
          <w:rStyle w:val="KeyWord0"/>
        </w:rPr>
        <w:t>or</w:t>
      </w:r>
      <w:r>
        <w:t xml:space="preserve"> operators</w:t>
      </w:r>
      <w:r w:rsidR="007164EA">
        <w:t xml:space="preserve"> have one rule each, since </w:t>
      </w:r>
      <w:r w:rsidR="003B5BE3" w:rsidRPr="003B5BE3">
        <w:rPr>
          <w:rStyle w:val="KeyWord0"/>
        </w:rPr>
        <w:t>and</w:t>
      </w:r>
      <w:r w:rsidR="003B5BE3">
        <w:t xml:space="preserve"> have higher precedence</w:t>
      </w:r>
      <w:r w:rsidR="00302B5C">
        <w:t xml:space="preserve"> than </w:t>
      </w:r>
      <w:r w:rsidR="00302B5C" w:rsidRPr="00302B5C">
        <w:rPr>
          <w:rStyle w:val="KeyWord0"/>
        </w:rPr>
        <w:t>or</w:t>
      </w:r>
      <w:r w:rsidR="003B5BE3">
        <w:t>.</w:t>
      </w:r>
    </w:p>
    <w:p w14:paraId="16F5F5E0" w14:textId="77777777" w:rsidR="00566563" w:rsidRPr="00903DBA" w:rsidRDefault="00566563" w:rsidP="00566563">
      <w:pPr>
        <w:pStyle w:val="CodeHeader"/>
      </w:pPr>
      <w:r w:rsidRPr="00903DBA">
        <w:t>MainParser.cs</w:t>
      </w:r>
    </w:p>
    <w:p w14:paraId="44CD8771" w14:textId="77777777" w:rsidR="00566563" w:rsidRPr="00903DBA" w:rsidRDefault="00566563" w:rsidP="0027377B">
      <w:pPr>
        <w:pStyle w:val="Code"/>
        <w:rPr>
          <w:highlight w:val="white"/>
        </w:rPr>
      </w:pPr>
      <w:r w:rsidRPr="00903DBA">
        <w:rPr>
          <w:highlight w:val="white"/>
        </w:rPr>
        <w:t>logical_or_expression:</w:t>
      </w:r>
    </w:p>
    <w:p w14:paraId="1BD1D624" w14:textId="77777777" w:rsidR="00566563" w:rsidRPr="00903DBA" w:rsidRDefault="00566563" w:rsidP="0027377B">
      <w:pPr>
        <w:pStyle w:val="Code"/>
        <w:rPr>
          <w:highlight w:val="white"/>
        </w:rPr>
      </w:pPr>
      <w:r w:rsidRPr="00903DBA">
        <w:rPr>
          <w:highlight w:val="white"/>
        </w:rPr>
        <w:t xml:space="preserve">    logical_and_expression {</w:t>
      </w:r>
    </w:p>
    <w:p w14:paraId="5C10DF9E" w14:textId="77777777" w:rsidR="00566563" w:rsidRPr="00903DBA" w:rsidRDefault="00566563" w:rsidP="0027377B">
      <w:pPr>
        <w:pStyle w:val="Code"/>
        <w:rPr>
          <w:highlight w:val="white"/>
        </w:rPr>
      </w:pPr>
      <w:r w:rsidRPr="00903DBA">
        <w:rPr>
          <w:highlight w:val="white"/>
        </w:rPr>
        <w:t xml:space="preserve">      $$ = $1;</w:t>
      </w:r>
    </w:p>
    <w:p w14:paraId="0E5FA79D" w14:textId="77777777" w:rsidR="00566563" w:rsidRPr="00903DBA" w:rsidRDefault="00566563" w:rsidP="0027377B">
      <w:pPr>
        <w:pStyle w:val="Code"/>
        <w:rPr>
          <w:highlight w:val="white"/>
        </w:rPr>
      </w:pPr>
      <w:r w:rsidRPr="00903DBA">
        <w:rPr>
          <w:highlight w:val="white"/>
        </w:rPr>
        <w:t xml:space="preserve">    }</w:t>
      </w:r>
    </w:p>
    <w:p w14:paraId="06ADE524" w14:textId="77777777" w:rsidR="00566563" w:rsidRPr="00903DBA" w:rsidRDefault="00566563" w:rsidP="0027377B">
      <w:pPr>
        <w:pStyle w:val="Code"/>
        <w:rPr>
          <w:highlight w:val="white"/>
        </w:rPr>
      </w:pPr>
      <w:r w:rsidRPr="00903DBA">
        <w:rPr>
          <w:highlight w:val="white"/>
        </w:rPr>
        <w:t xml:space="preserve">  | logical_or_expression LOGICAL_OR logical_and_expression {</w:t>
      </w:r>
    </w:p>
    <w:p w14:paraId="583C44E8" w14:textId="77777777" w:rsidR="00566563" w:rsidRPr="00903DBA" w:rsidRDefault="00566563" w:rsidP="0027377B">
      <w:pPr>
        <w:pStyle w:val="Code"/>
        <w:rPr>
          <w:highlight w:val="white"/>
        </w:rPr>
      </w:pPr>
      <w:r w:rsidRPr="00903DBA">
        <w:rPr>
          <w:highlight w:val="white"/>
        </w:rPr>
        <w:t xml:space="preserve">      $$ = MiddleCodeGenerator.LogicalOrExpression($1, $3);</w:t>
      </w:r>
    </w:p>
    <w:p w14:paraId="1B2C6647" w14:textId="76A4D52D" w:rsidR="00566563" w:rsidRPr="00903DBA" w:rsidRDefault="00566563" w:rsidP="0027377B">
      <w:pPr>
        <w:pStyle w:val="Code"/>
        <w:rPr>
          <w:highlight w:val="white"/>
        </w:rPr>
      </w:pPr>
      <w:r w:rsidRPr="00903DBA">
        <w:rPr>
          <w:highlight w:val="white"/>
        </w:rPr>
        <w:t xml:space="preserve">    };</w:t>
      </w:r>
    </w:p>
    <w:p w14:paraId="7FE95F54" w14:textId="77777777" w:rsidR="003966E2" w:rsidRDefault="003966E2" w:rsidP="006E6535">
      <w:pPr>
        <w:pStyle w:val="Code"/>
        <w:rPr>
          <w:highlight w:val="white"/>
        </w:rPr>
      </w:pPr>
    </w:p>
    <w:p w14:paraId="0D45340C" w14:textId="2678B5F6" w:rsidR="006E6535" w:rsidRPr="00903DBA" w:rsidRDefault="006E6535" w:rsidP="006E6535">
      <w:pPr>
        <w:pStyle w:val="Code"/>
        <w:rPr>
          <w:highlight w:val="white"/>
        </w:rPr>
      </w:pPr>
      <w:r w:rsidRPr="00903DBA">
        <w:rPr>
          <w:highlight w:val="white"/>
        </w:rPr>
        <w:t>logical_and_expression:</w:t>
      </w:r>
    </w:p>
    <w:p w14:paraId="32EA6449" w14:textId="69DDAA39" w:rsidR="006E6535" w:rsidRPr="00903DBA" w:rsidRDefault="006E6535" w:rsidP="006E6535">
      <w:pPr>
        <w:pStyle w:val="Code"/>
        <w:rPr>
          <w:highlight w:val="white"/>
        </w:rPr>
      </w:pPr>
      <w:r w:rsidRPr="00903DBA">
        <w:rPr>
          <w:highlight w:val="white"/>
        </w:rPr>
        <w:t xml:space="preserve">    bitwise_</w:t>
      </w:r>
      <w:r w:rsidR="00414C74" w:rsidRPr="00903DBA">
        <w:rPr>
          <w:highlight w:val="white"/>
        </w:rPr>
        <w:t>or</w:t>
      </w:r>
      <w:r w:rsidRPr="00903DBA">
        <w:rPr>
          <w:highlight w:val="white"/>
        </w:rPr>
        <w:t>_expression {</w:t>
      </w:r>
    </w:p>
    <w:p w14:paraId="651619A3" w14:textId="77777777" w:rsidR="006E6535" w:rsidRPr="00903DBA" w:rsidRDefault="006E6535" w:rsidP="006E6535">
      <w:pPr>
        <w:pStyle w:val="Code"/>
        <w:rPr>
          <w:highlight w:val="white"/>
        </w:rPr>
      </w:pPr>
      <w:r w:rsidRPr="00903DBA">
        <w:rPr>
          <w:highlight w:val="white"/>
        </w:rPr>
        <w:t xml:space="preserve">      $$ = $1;</w:t>
      </w:r>
    </w:p>
    <w:p w14:paraId="1BE2693E" w14:textId="77777777" w:rsidR="006E6535" w:rsidRPr="00903DBA" w:rsidRDefault="006E6535" w:rsidP="006E6535">
      <w:pPr>
        <w:pStyle w:val="Code"/>
        <w:rPr>
          <w:highlight w:val="white"/>
        </w:rPr>
      </w:pPr>
      <w:r w:rsidRPr="00903DBA">
        <w:rPr>
          <w:highlight w:val="white"/>
        </w:rPr>
        <w:t xml:space="preserve">    }</w:t>
      </w:r>
    </w:p>
    <w:p w14:paraId="57EC3FFF" w14:textId="3C2BA4EF" w:rsidR="006E6535" w:rsidRPr="00903DBA" w:rsidRDefault="006E6535" w:rsidP="006E6535">
      <w:pPr>
        <w:pStyle w:val="Code"/>
        <w:rPr>
          <w:highlight w:val="white"/>
        </w:rPr>
      </w:pPr>
      <w:r w:rsidRPr="00903DBA">
        <w:rPr>
          <w:highlight w:val="white"/>
        </w:rPr>
        <w:t xml:space="preserve">  | logical_and_expression LOGICAL_AND bitwise_</w:t>
      </w:r>
      <w:r w:rsidR="00414C74" w:rsidRPr="00903DBA">
        <w:rPr>
          <w:highlight w:val="white"/>
        </w:rPr>
        <w:t>or</w:t>
      </w:r>
      <w:r w:rsidRPr="00903DBA">
        <w:rPr>
          <w:highlight w:val="white"/>
        </w:rPr>
        <w:t>_expression {</w:t>
      </w:r>
    </w:p>
    <w:p w14:paraId="1D5FF6A0" w14:textId="77777777" w:rsidR="006E6535" w:rsidRPr="00903DBA" w:rsidRDefault="006E6535" w:rsidP="006E6535">
      <w:pPr>
        <w:pStyle w:val="Code"/>
        <w:rPr>
          <w:highlight w:val="white"/>
        </w:rPr>
      </w:pPr>
      <w:r w:rsidRPr="00903DBA">
        <w:rPr>
          <w:highlight w:val="white"/>
        </w:rPr>
        <w:t xml:space="preserve">      $$ = MiddleCodeGenerator.LogicalAndExpression($1, $3);</w:t>
      </w:r>
    </w:p>
    <w:p w14:paraId="05851B90" w14:textId="77777777" w:rsidR="006E6535" w:rsidRPr="00903DBA" w:rsidRDefault="006E6535" w:rsidP="006E6535">
      <w:pPr>
        <w:pStyle w:val="Code"/>
        <w:rPr>
          <w:highlight w:val="white"/>
        </w:rPr>
      </w:pPr>
      <w:r w:rsidRPr="00903DBA">
        <w:rPr>
          <w:highlight w:val="white"/>
        </w:rPr>
        <w:t xml:space="preserve">    };</w:t>
      </w:r>
    </w:p>
    <w:p w14:paraId="7E602509" w14:textId="48384ADE" w:rsidR="00654EB0" w:rsidRPr="00903DBA" w:rsidRDefault="00B75EFB" w:rsidP="00B75EFB">
      <w:pPr>
        <w:pStyle w:val="Rubrik3"/>
        <w:rPr>
          <w:highlight w:val="white"/>
        </w:rPr>
      </w:pPr>
      <w:bookmarkStart w:id="188" w:name="_Toc57656018"/>
      <w:bookmarkStart w:id="189" w:name="_Hlk57718416"/>
      <w:r w:rsidRPr="00903DBA">
        <w:rPr>
          <w:highlight w:val="white"/>
        </w:rPr>
        <w:lastRenderedPageBreak/>
        <w:t>Bitwise Expression</w:t>
      </w:r>
      <w:r w:rsidR="00A26FB4" w:rsidRPr="00903DBA">
        <w:rPr>
          <w:highlight w:val="white"/>
        </w:rPr>
        <w:t>s</w:t>
      </w:r>
      <w:bookmarkEnd w:id="188"/>
    </w:p>
    <w:bookmarkEnd w:id="189"/>
    <w:p w14:paraId="329CF001" w14:textId="02B7F90C" w:rsidR="006B74F2" w:rsidRPr="00584300" w:rsidRDefault="00276604" w:rsidP="006B74F2">
      <w:pPr>
        <w:rPr>
          <w:color w:val="auto"/>
        </w:rPr>
      </w:pPr>
      <w:r w:rsidRPr="00903DBA">
        <w:t>Unlike the logical expressions in the previous section, the</w:t>
      </w:r>
      <w:r w:rsidR="000932AF">
        <w:t xml:space="preserve"> b</w:t>
      </w:r>
      <w:r w:rsidRPr="00903DBA">
        <w:t xml:space="preserve">itwise </w:t>
      </w:r>
      <w:r w:rsidR="000932AF">
        <w:t>operators</w:t>
      </w:r>
      <w:r w:rsidRPr="00903DBA">
        <w:t xml:space="preserve"> do not </w:t>
      </w:r>
      <w:r w:rsidR="00302B5C">
        <w:t>apply</w:t>
      </w:r>
      <w:r w:rsidRPr="00903DBA">
        <w:t xml:space="preserve"> lazy evaluation, which means that the right expressions is always evaluated regardless of the value of the left expression. </w:t>
      </w:r>
      <w:r w:rsidR="00584300">
        <w:rPr>
          <w:color w:val="auto"/>
        </w:rPr>
        <w:t xml:space="preserve"> </w:t>
      </w:r>
      <w:r w:rsidR="006B74F2" w:rsidRPr="00903DBA">
        <w:rPr>
          <w:highlight w:val="white"/>
        </w:rPr>
        <w:t>The</w:t>
      </w:r>
      <w:r w:rsidR="000932AF">
        <w:rPr>
          <w:highlight w:val="white"/>
        </w:rPr>
        <w:t>re</w:t>
      </w:r>
      <w:r w:rsidR="006B74F2" w:rsidRPr="00903DBA">
        <w:rPr>
          <w:highlight w:val="white"/>
        </w:rPr>
        <w:t xml:space="preserve"> are three bitwise operators: </w:t>
      </w:r>
      <w:r w:rsidR="006B74F2" w:rsidRPr="00903DBA">
        <w:rPr>
          <w:rStyle w:val="KeyWord0"/>
          <w:highlight w:val="white"/>
        </w:rPr>
        <w:t>or</w:t>
      </w:r>
      <w:r w:rsidR="00303BEE" w:rsidRPr="00903DBA">
        <w:rPr>
          <w:highlight w:val="white"/>
        </w:rPr>
        <w:t xml:space="preserve"> (inclusive or),</w:t>
      </w:r>
      <w:r w:rsidR="006B74F2" w:rsidRPr="00903DBA">
        <w:rPr>
          <w:highlight w:val="white"/>
        </w:rPr>
        <w:t xml:space="preserve"> </w:t>
      </w:r>
      <w:r w:rsidR="006B74F2" w:rsidRPr="00903DBA">
        <w:rPr>
          <w:rStyle w:val="KeyWord0"/>
          <w:highlight w:val="white"/>
        </w:rPr>
        <w:t>xor</w:t>
      </w:r>
      <w:r w:rsidR="0054070A" w:rsidRPr="00903DBA">
        <w:rPr>
          <w:highlight w:val="white"/>
        </w:rPr>
        <w:t xml:space="preserve"> (exclusive or),</w:t>
      </w:r>
      <w:r w:rsidR="006B74F2" w:rsidRPr="00903DBA">
        <w:rPr>
          <w:highlight w:val="white"/>
        </w:rPr>
        <w:t xml:space="preserve"> and </w:t>
      </w:r>
      <w:r w:rsidR="006B74F2" w:rsidRPr="00903DBA">
        <w:rPr>
          <w:rStyle w:val="KeyWord0"/>
          <w:highlight w:val="white"/>
        </w:rPr>
        <w:t>and</w:t>
      </w:r>
      <w:r w:rsidR="006B74F2" w:rsidRPr="00903DBA">
        <w:rPr>
          <w:highlight w:val="white"/>
        </w:rPr>
        <w:t xml:space="preserve">. </w:t>
      </w:r>
      <w:r w:rsidR="009055CE" w:rsidRPr="00903DBA">
        <w:rPr>
          <w:highlight w:val="white"/>
        </w:rPr>
        <w:t>The expressions have one rule each since they have different precedence</w:t>
      </w:r>
      <w:r w:rsidR="009055CE">
        <w:rPr>
          <w:highlight w:val="white"/>
        </w:rPr>
        <w:t xml:space="preserve">. </w:t>
      </w:r>
      <w:r w:rsidR="006B74F2" w:rsidRPr="00903DBA">
        <w:rPr>
          <w:highlight w:val="white"/>
        </w:rPr>
        <w:t>They take two integer values and perform operations on each bit:</w:t>
      </w:r>
    </w:p>
    <w:p w14:paraId="08FF6B5E" w14:textId="03ED51ED" w:rsidR="00302B5C" w:rsidRPr="00A56A47" w:rsidRDefault="00302B5C" w:rsidP="00A56A47">
      <w:pPr>
        <w:pStyle w:val="Liststycke"/>
        <w:numPr>
          <w:ilvl w:val="0"/>
          <w:numId w:val="177"/>
        </w:numPr>
        <w:rPr>
          <w:highlight w:val="white"/>
        </w:rPr>
      </w:pPr>
      <w:r w:rsidRPr="00A56A47">
        <w:rPr>
          <w:rStyle w:val="KeyWord0"/>
          <w:highlight w:val="white"/>
        </w:rPr>
        <w:t>or</w:t>
      </w:r>
      <w:r w:rsidRPr="00A56A47">
        <w:rPr>
          <w:highlight w:val="white"/>
        </w:rPr>
        <w:t xml:space="preserve">: </w:t>
      </w:r>
      <w:r w:rsidR="007B00D1" w:rsidRPr="00A56A47">
        <w:rPr>
          <w:highlight w:val="white"/>
        </w:rPr>
        <w:t xml:space="preserve">the resulting bit is </w:t>
      </w:r>
      <w:r w:rsidRPr="00A56A47">
        <w:rPr>
          <w:highlight w:val="white"/>
        </w:rPr>
        <w:t xml:space="preserve">one if at least one </w:t>
      </w:r>
      <w:r w:rsidR="007B00D1" w:rsidRPr="00A56A47">
        <w:rPr>
          <w:highlight w:val="white"/>
        </w:rPr>
        <w:t xml:space="preserve">bit </w:t>
      </w:r>
      <w:r w:rsidRPr="00A56A47">
        <w:rPr>
          <w:highlight w:val="white"/>
        </w:rPr>
        <w:t>is one, zero otherwise</w:t>
      </w:r>
    </w:p>
    <w:p w14:paraId="49C6AE3E" w14:textId="295509FC" w:rsidR="00302B5C" w:rsidRPr="00A56A47" w:rsidRDefault="00302B5C" w:rsidP="00A56A47">
      <w:pPr>
        <w:pStyle w:val="Liststycke"/>
        <w:numPr>
          <w:ilvl w:val="0"/>
          <w:numId w:val="177"/>
        </w:numPr>
        <w:rPr>
          <w:highlight w:val="white"/>
        </w:rPr>
      </w:pPr>
      <w:r w:rsidRPr="00A56A47">
        <w:rPr>
          <w:rStyle w:val="KeyWord0"/>
          <w:highlight w:val="white"/>
        </w:rPr>
        <w:t>xor</w:t>
      </w:r>
      <w:r w:rsidRPr="00A56A47">
        <w:rPr>
          <w:highlight w:val="white"/>
        </w:rPr>
        <w:t xml:space="preserve">: </w:t>
      </w:r>
      <w:r w:rsidR="007B00D1" w:rsidRPr="00A56A47">
        <w:rPr>
          <w:highlight w:val="white"/>
        </w:rPr>
        <w:t xml:space="preserve">the resulting bit is </w:t>
      </w:r>
      <w:r w:rsidRPr="00A56A47">
        <w:rPr>
          <w:highlight w:val="white"/>
        </w:rPr>
        <w:t xml:space="preserve">one if exact one </w:t>
      </w:r>
      <w:r w:rsidR="007B00D1" w:rsidRPr="00A56A47">
        <w:rPr>
          <w:highlight w:val="white"/>
        </w:rPr>
        <w:t>bit (but not both bits)</w:t>
      </w:r>
      <w:r w:rsidRPr="00A56A47">
        <w:rPr>
          <w:highlight w:val="white"/>
        </w:rPr>
        <w:t xml:space="preserve"> is one, zero otherwise</w:t>
      </w:r>
    </w:p>
    <w:p w14:paraId="66176A18" w14:textId="283B8C9B" w:rsidR="00302B5C" w:rsidRPr="00A56A47" w:rsidRDefault="00302B5C" w:rsidP="00A56A47">
      <w:pPr>
        <w:pStyle w:val="Liststycke"/>
        <w:numPr>
          <w:ilvl w:val="0"/>
          <w:numId w:val="177"/>
        </w:numPr>
        <w:rPr>
          <w:highlight w:val="white"/>
        </w:rPr>
      </w:pPr>
      <w:r w:rsidRPr="00A56A47">
        <w:rPr>
          <w:rStyle w:val="KeyWord0"/>
          <w:highlight w:val="white"/>
        </w:rPr>
        <w:t>and</w:t>
      </w:r>
      <w:r w:rsidRPr="00A56A47">
        <w:rPr>
          <w:highlight w:val="white"/>
        </w:rPr>
        <w:t xml:space="preserve">: </w:t>
      </w:r>
      <w:r w:rsidR="00A56A47" w:rsidRPr="00A56A47">
        <w:rPr>
          <w:highlight w:val="white"/>
        </w:rPr>
        <w:t xml:space="preserve">the resulting bit is </w:t>
      </w:r>
      <w:r w:rsidRPr="00A56A47">
        <w:rPr>
          <w:highlight w:val="white"/>
        </w:rPr>
        <w:t>one if at both values are one, zero otherwise</w:t>
      </w:r>
    </w:p>
    <w:p w14:paraId="3CBEE1E9" w14:textId="6BA72FE8" w:rsidR="00B75EFB" w:rsidRPr="00903DBA" w:rsidRDefault="00B75EFB" w:rsidP="00B75EFB">
      <w:pPr>
        <w:pStyle w:val="CodeHeader"/>
        <w:rPr>
          <w:highlight w:val="white"/>
        </w:rPr>
      </w:pPr>
      <w:r w:rsidRPr="00903DBA">
        <w:rPr>
          <w:highlight w:val="white"/>
        </w:rPr>
        <w:t>MainParser.gppg</w:t>
      </w:r>
    </w:p>
    <w:p w14:paraId="5EB29BA2" w14:textId="07B28E12" w:rsidR="00B75EFB" w:rsidRPr="00903DBA" w:rsidRDefault="00B75EFB" w:rsidP="00B75EFB">
      <w:pPr>
        <w:pStyle w:val="Code"/>
        <w:rPr>
          <w:highlight w:val="white"/>
        </w:rPr>
      </w:pPr>
      <w:r w:rsidRPr="00903DBA">
        <w:rPr>
          <w:highlight w:val="white"/>
        </w:rPr>
        <w:t>bitwise_</w:t>
      </w:r>
      <w:r w:rsidR="00414C74" w:rsidRPr="00903DBA">
        <w:rPr>
          <w:highlight w:val="white"/>
        </w:rPr>
        <w:t>or</w:t>
      </w:r>
      <w:r w:rsidRPr="00903DBA">
        <w:rPr>
          <w:highlight w:val="white"/>
        </w:rPr>
        <w:t>_expression:</w:t>
      </w:r>
    </w:p>
    <w:p w14:paraId="050974F1" w14:textId="77777777" w:rsidR="00B75EFB" w:rsidRPr="00903DBA" w:rsidRDefault="00B75EFB" w:rsidP="00B75EFB">
      <w:pPr>
        <w:pStyle w:val="Code"/>
        <w:rPr>
          <w:highlight w:val="white"/>
        </w:rPr>
      </w:pPr>
      <w:r w:rsidRPr="00903DBA">
        <w:rPr>
          <w:highlight w:val="white"/>
        </w:rPr>
        <w:t xml:space="preserve">    bitwise_xor_expression {</w:t>
      </w:r>
    </w:p>
    <w:p w14:paraId="56D7E1EB" w14:textId="77777777" w:rsidR="00B75EFB" w:rsidRPr="00903DBA" w:rsidRDefault="00B75EFB" w:rsidP="00B75EFB">
      <w:pPr>
        <w:pStyle w:val="Code"/>
        <w:rPr>
          <w:highlight w:val="white"/>
        </w:rPr>
      </w:pPr>
      <w:r w:rsidRPr="00903DBA">
        <w:rPr>
          <w:highlight w:val="white"/>
        </w:rPr>
        <w:t xml:space="preserve">      $$ = $1;</w:t>
      </w:r>
    </w:p>
    <w:p w14:paraId="3302E032" w14:textId="77777777" w:rsidR="00B75EFB" w:rsidRPr="00903DBA" w:rsidRDefault="00B75EFB" w:rsidP="00B75EFB">
      <w:pPr>
        <w:pStyle w:val="Code"/>
        <w:rPr>
          <w:highlight w:val="white"/>
        </w:rPr>
      </w:pPr>
      <w:r w:rsidRPr="00903DBA">
        <w:rPr>
          <w:highlight w:val="white"/>
        </w:rPr>
        <w:t xml:space="preserve">    }</w:t>
      </w:r>
    </w:p>
    <w:p w14:paraId="105FA041" w14:textId="09F06A32" w:rsidR="00B75EFB" w:rsidRPr="00903DBA" w:rsidRDefault="00B75EFB" w:rsidP="00B75EFB">
      <w:pPr>
        <w:pStyle w:val="Code"/>
        <w:rPr>
          <w:highlight w:val="white"/>
        </w:rPr>
      </w:pPr>
      <w:r w:rsidRPr="00903DBA">
        <w:rPr>
          <w:highlight w:val="white"/>
        </w:rPr>
        <w:t xml:space="preserve">  | bitwise_</w:t>
      </w:r>
      <w:r w:rsidR="00414C74" w:rsidRPr="00903DBA">
        <w:rPr>
          <w:highlight w:val="white"/>
        </w:rPr>
        <w:t>or</w:t>
      </w:r>
      <w:r w:rsidRPr="00903DBA">
        <w:rPr>
          <w:highlight w:val="white"/>
        </w:rPr>
        <w:t>_expression BITWISE_OR bitwise_xor_expression {</w:t>
      </w:r>
    </w:p>
    <w:p w14:paraId="3F939908" w14:textId="77777777" w:rsidR="00B75EFB" w:rsidRPr="00903DBA" w:rsidRDefault="00B75EFB" w:rsidP="00B75EFB">
      <w:pPr>
        <w:pStyle w:val="Code"/>
        <w:rPr>
          <w:highlight w:val="white"/>
        </w:rPr>
      </w:pPr>
      <w:r w:rsidRPr="00903DBA">
        <w:rPr>
          <w:highlight w:val="white"/>
        </w:rPr>
        <w:t xml:space="preserve">      $$ = MiddleCodeGenerator.BitwiseExpression</w:t>
      </w:r>
    </w:p>
    <w:p w14:paraId="1C62A352" w14:textId="6C466532" w:rsidR="00B75EFB" w:rsidRPr="00903DBA" w:rsidRDefault="00B75EFB" w:rsidP="00B75EFB">
      <w:pPr>
        <w:pStyle w:val="Code"/>
        <w:rPr>
          <w:highlight w:val="white"/>
        </w:rPr>
      </w:pPr>
      <w:r w:rsidRPr="00903DBA">
        <w:rPr>
          <w:highlight w:val="white"/>
        </w:rPr>
        <w:t xml:space="preserve">           (MiddleOperator.Bitwise</w:t>
      </w:r>
      <w:r w:rsidR="00414C74" w:rsidRPr="00903DBA">
        <w:rPr>
          <w:highlight w:val="white"/>
        </w:rPr>
        <w:t>Or</w:t>
      </w:r>
      <w:r w:rsidRPr="00903DBA">
        <w:rPr>
          <w:highlight w:val="white"/>
        </w:rPr>
        <w:t>, $1, $3);</w:t>
      </w:r>
    </w:p>
    <w:p w14:paraId="0F204B59" w14:textId="63700C8D" w:rsidR="00B75EFB" w:rsidRPr="00903DBA" w:rsidRDefault="00B75EFB" w:rsidP="00B75EFB">
      <w:pPr>
        <w:pStyle w:val="Code"/>
        <w:rPr>
          <w:highlight w:val="white"/>
        </w:rPr>
      </w:pPr>
      <w:r w:rsidRPr="00903DBA">
        <w:rPr>
          <w:highlight w:val="white"/>
        </w:rPr>
        <w:t xml:space="preserve">    };</w:t>
      </w:r>
    </w:p>
    <w:p w14:paraId="5C9E7675" w14:textId="77777777" w:rsidR="00330396" w:rsidRPr="00903DBA" w:rsidRDefault="00330396" w:rsidP="00B75EFB">
      <w:pPr>
        <w:pStyle w:val="Code"/>
        <w:rPr>
          <w:highlight w:val="white"/>
        </w:rPr>
      </w:pPr>
    </w:p>
    <w:p w14:paraId="06B724E6" w14:textId="77777777" w:rsidR="00330396" w:rsidRPr="00903DBA" w:rsidRDefault="00330396" w:rsidP="00330396">
      <w:pPr>
        <w:pStyle w:val="Code"/>
        <w:rPr>
          <w:highlight w:val="white"/>
        </w:rPr>
      </w:pPr>
      <w:r w:rsidRPr="00903DBA">
        <w:rPr>
          <w:highlight w:val="white"/>
        </w:rPr>
        <w:t>bitwise_xor_expression:</w:t>
      </w:r>
    </w:p>
    <w:p w14:paraId="3B0F45D9" w14:textId="77777777" w:rsidR="00330396" w:rsidRPr="00903DBA" w:rsidRDefault="00330396" w:rsidP="00330396">
      <w:pPr>
        <w:pStyle w:val="Code"/>
        <w:rPr>
          <w:highlight w:val="white"/>
        </w:rPr>
      </w:pPr>
      <w:r w:rsidRPr="00903DBA">
        <w:rPr>
          <w:highlight w:val="white"/>
        </w:rPr>
        <w:t xml:space="preserve">    bitwise_and_expression {</w:t>
      </w:r>
    </w:p>
    <w:p w14:paraId="53F77BCF" w14:textId="77777777" w:rsidR="00330396" w:rsidRPr="00903DBA" w:rsidRDefault="00330396" w:rsidP="00330396">
      <w:pPr>
        <w:pStyle w:val="Code"/>
        <w:rPr>
          <w:highlight w:val="white"/>
        </w:rPr>
      </w:pPr>
      <w:r w:rsidRPr="00903DBA">
        <w:rPr>
          <w:highlight w:val="white"/>
        </w:rPr>
        <w:t xml:space="preserve">      $$ = $1;</w:t>
      </w:r>
    </w:p>
    <w:p w14:paraId="58559634" w14:textId="77777777" w:rsidR="00330396" w:rsidRPr="00903DBA" w:rsidRDefault="00330396" w:rsidP="00330396">
      <w:pPr>
        <w:pStyle w:val="Code"/>
        <w:rPr>
          <w:highlight w:val="white"/>
        </w:rPr>
      </w:pPr>
      <w:r w:rsidRPr="00903DBA">
        <w:rPr>
          <w:highlight w:val="white"/>
        </w:rPr>
        <w:t xml:space="preserve">    }</w:t>
      </w:r>
    </w:p>
    <w:p w14:paraId="66703935" w14:textId="77777777" w:rsidR="00330396" w:rsidRPr="00903DBA" w:rsidRDefault="00330396" w:rsidP="00330396">
      <w:pPr>
        <w:pStyle w:val="Code"/>
        <w:rPr>
          <w:highlight w:val="white"/>
        </w:rPr>
      </w:pPr>
      <w:r w:rsidRPr="00903DBA">
        <w:rPr>
          <w:highlight w:val="white"/>
        </w:rPr>
        <w:t xml:space="preserve">  | bitwise_xor_expression BITWISE_XOR bitwise_and_expression {</w:t>
      </w:r>
    </w:p>
    <w:p w14:paraId="7A4F8ACE" w14:textId="77777777" w:rsidR="00330396" w:rsidRPr="00903DBA" w:rsidRDefault="00330396" w:rsidP="00330396">
      <w:pPr>
        <w:pStyle w:val="Code"/>
        <w:rPr>
          <w:highlight w:val="white"/>
        </w:rPr>
      </w:pPr>
      <w:r w:rsidRPr="00903DBA">
        <w:rPr>
          <w:highlight w:val="white"/>
        </w:rPr>
        <w:t xml:space="preserve">      $$ = MiddleCodeGenerator.BitwiseExpression</w:t>
      </w:r>
    </w:p>
    <w:p w14:paraId="588CF7E5" w14:textId="77777777" w:rsidR="00330396" w:rsidRPr="00903DBA" w:rsidRDefault="00330396" w:rsidP="00330396">
      <w:pPr>
        <w:pStyle w:val="Code"/>
        <w:rPr>
          <w:highlight w:val="white"/>
        </w:rPr>
      </w:pPr>
      <w:r w:rsidRPr="00903DBA">
        <w:rPr>
          <w:highlight w:val="white"/>
        </w:rPr>
        <w:t xml:space="preserve">           (MiddleOperator.BitwiseXOr, $1, $3);</w:t>
      </w:r>
    </w:p>
    <w:p w14:paraId="330EFE29" w14:textId="77777777" w:rsidR="00330396" w:rsidRPr="00903DBA" w:rsidRDefault="00330396" w:rsidP="00330396">
      <w:pPr>
        <w:pStyle w:val="Code"/>
        <w:rPr>
          <w:highlight w:val="white"/>
        </w:rPr>
      </w:pPr>
      <w:r w:rsidRPr="00903DBA">
        <w:rPr>
          <w:highlight w:val="white"/>
        </w:rPr>
        <w:t xml:space="preserve">    };</w:t>
      </w:r>
    </w:p>
    <w:p w14:paraId="613928EF" w14:textId="77777777" w:rsidR="00330396" w:rsidRPr="00903DBA" w:rsidRDefault="00330396" w:rsidP="00330396">
      <w:pPr>
        <w:pStyle w:val="Code"/>
        <w:rPr>
          <w:highlight w:val="white"/>
        </w:rPr>
      </w:pPr>
    </w:p>
    <w:p w14:paraId="68E441F2" w14:textId="77777777" w:rsidR="00330396" w:rsidRPr="00903DBA" w:rsidRDefault="00330396" w:rsidP="00330396">
      <w:pPr>
        <w:pStyle w:val="Code"/>
        <w:rPr>
          <w:highlight w:val="white"/>
        </w:rPr>
      </w:pPr>
      <w:r w:rsidRPr="00903DBA">
        <w:rPr>
          <w:highlight w:val="white"/>
        </w:rPr>
        <w:t>bitwise_and_expression:</w:t>
      </w:r>
    </w:p>
    <w:p w14:paraId="17C2DB0D" w14:textId="77777777" w:rsidR="00330396" w:rsidRPr="00903DBA" w:rsidRDefault="00330396" w:rsidP="00330396">
      <w:pPr>
        <w:pStyle w:val="Code"/>
        <w:rPr>
          <w:highlight w:val="white"/>
        </w:rPr>
      </w:pPr>
      <w:r w:rsidRPr="00903DBA">
        <w:rPr>
          <w:highlight w:val="white"/>
        </w:rPr>
        <w:t xml:space="preserve">    equality_expression {</w:t>
      </w:r>
    </w:p>
    <w:p w14:paraId="295A380C" w14:textId="77777777" w:rsidR="00330396" w:rsidRPr="00903DBA" w:rsidRDefault="00330396" w:rsidP="00330396">
      <w:pPr>
        <w:pStyle w:val="Code"/>
        <w:rPr>
          <w:highlight w:val="white"/>
        </w:rPr>
      </w:pPr>
      <w:r w:rsidRPr="00903DBA">
        <w:rPr>
          <w:highlight w:val="white"/>
        </w:rPr>
        <w:t xml:space="preserve">      $$ = $1;</w:t>
      </w:r>
    </w:p>
    <w:p w14:paraId="0524F24A" w14:textId="77777777" w:rsidR="00330396" w:rsidRPr="00903DBA" w:rsidRDefault="00330396" w:rsidP="00330396">
      <w:pPr>
        <w:pStyle w:val="Code"/>
        <w:rPr>
          <w:highlight w:val="white"/>
        </w:rPr>
      </w:pPr>
      <w:r w:rsidRPr="00903DBA">
        <w:rPr>
          <w:highlight w:val="white"/>
        </w:rPr>
        <w:t xml:space="preserve">    }</w:t>
      </w:r>
    </w:p>
    <w:p w14:paraId="756FB0C2" w14:textId="77777777" w:rsidR="00330396" w:rsidRPr="00903DBA" w:rsidRDefault="00330396" w:rsidP="00330396">
      <w:pPr>
        <w:pStyle w:val="Code"/>
        <w:rPr>
          <w:highlight w:val="white"/>
        </w:rPr>
      </w:pPr>
      <w:r w:rsidRPr="00903DBA">
        <w:rPr>
          <w:highlight w:val="white"/>
        </w:rPr>
        <w:t xml:space="preserve">  | bitwise_and_expression AMPERSAND equality_expression {</w:t>
      </w:r>
    </w:p>
    <w:p w14:paraId="58DD054D" w14:textId="77777777" w:rsidR="00330396" w:rsidRPr="00903DBA" w:rsidRDefault="00330396" w:rsidP="00330396">
      <w:pPr>
        <w:pStyle w:val="Code"/>
        <w:rPr>
          <w:highlight w:val="white"/>
        </w:rPr>
      </w:pPr>
      <w:r w:rsidRPr="00903DBA">
        <w:rPr>
          <w:highlight w:val="white"/>
        </w:rPr>
        <w:t xml:space="preserve">      $$ = MiddleCodeGenerator.BitwiseExpression</w:t>
      </w:r>
    </w:p>
    <w:p w14:paraId="32213A82" w14:textId="77777777" w:rsidR="00330396" w:rsidRPr="00903DBA" w:rsidRDefault="00330396" w:rsidP="00330396">
      <w:pPr>
        <w:pStyle w:val="Code"/>
        <w:rPr>
          <w:highlight w:val="white"/>
        </w:rPr>
      </w:pPr>
      <w:r w:rsidRPr="00903DBA">
        <w:rPr>
          <w:highlight w:val="white"/>
        </w:rPr>
        <w:t xml:space="preserve">           (MiddleOperator.BitwiseAnd, $1, $3);</w:t>
      </w:r>
    </w:p>
    <w:p w14:paraId="10F60E80" w14:textId="53F2E9A4" w:rsidR="00330396" w:rsidRPr="00903DBA" w:rsidRDefault="00330396" w:rsidP="00B75EFB">
      <w:pPr>
        <w:pStyle w:val="Code"/>
        <w:rPr>
          <w:highlight w:val="white"/>
        </w:rPr>
      </w:pPr>
      <w:r w:rsidRPr="00903DBA">
        <w:rPr>
          <w:highlight w:val="white"/>
        </w:rPr>
        <w:t xml:space="preserve">    };</w:t>
      </w:r>
    </w:p>
    <w:p w14:paraId="7BEBDE2B" w14:textId="6912D1EC" w:rsidR="00B045AA" w:rsidRPr="00903DBA" w:rsidRDefault="00E863B5" w:rsidP="00B045AA">
      <w:pPr>
        <w:pStyle w:val="Rubrik3"/>
        <w:numPr>
          <w:ilvl w:val="2"/>
          <w:numId w:val="126"/>
        </w:numPr>
      </w:pPr>
      <w:bookmarkStart w:id="190" w:name="_Toc57656019"/>
      <w:bookmarkStart w:id="191" w:name="_Hlk57718508"/>
      <w:bookmarkEnd w:id="59"/>
      <w:r w:rsidRPr="00903DBA">
        <w:t>Shift Expression</w:t>
      </w:r>
      <w:bookmarkEnd w:id="190"/>
    </w:p>
    <w:bookmarkEnd w:id="191"/>
    <w:p w14:paraId="120C4CD0" w14:textId="63E89880" w:rsidR="0067682A" w:rsidRPr="00903DBA" w:rsidRDefault="0067682A" w:rsidP="0067682A">
      <w:r w:rsidRPr="00903DBA">
        <w:t xml:space="preserve">The left </w:t>
      </w:r>
      <w:r w:rsidR="009E0119" w:rsidRPr="00903DBA">
        <w:t xml:space="preserve">and right shift expression must hold integral types. </w:t>
      </w:r>
      <w:r w:rsidR="003011D5" w:rsidRPr="00903DBA">
        <w:t xml:space="preserve">The right expression is type cast to a </w:t>
      </w:r>
      <w:r w:rsidR="00C12BE6" w:rsidRPr="00903DBA">
        <w:t>one-</w:t>
      </w:r>
      <w:r w:rsidR="00D95905" w:rsidRPr="00903DBA">
        <w:t>byte</w:t>
      </w:r>
      <w:r w:rsidR="003011D5" w:rsidRPr="00903DBA">
        <w:t xml:space="preserve"> </w:t>
      </w:r>
      <w:r w:rsidR="00E75D85" w:rsidRPr="00903DBA">
        <w:t xml:space="preserve">integer </w:t>
      </w:r>
      <w:r w:rsidR="003011D5" w:rsidRPr="00903DBA">
        <w:t>value.</w:t>
      </w:r>
    </w:p>
    <w:p w14:paraId="4D44A504" w14:textId="14B3CE99" w:rsidR="008E66E2" w:rsidRPr="00903DBA" w:rsidRDefault="008E66E2" w:rsidP="008E66E2">
      <w:pPr>
        <w:pStyle w:val="CodeHeader"/>
      </w:pPr>
      <w:r w:rsidRPr="00903DBA">
        <w:t>MainParser.gppg</w:t>
      </w:r>
    </w:p>
    <w:p w14:paraId="76E21168" w14:textId="77777777" w:rsidR="00502C8E" w:rsidRPr="00903DBA" w:rsidRDefault="00502C8E" w:rsidP="00502C8E">
      <w:pPr>
        <w:pStyle w:val="Code"/>
        <w:rPr>
          <w:highlight w:val="white"/>
        </w:rPr>
      </w:pPr>
      <w:r w:rsidRPr="00903DBA">
        <w:rPr>
          <w:highlight w:val="white"/>
        </w:rPr>
        <w:t>shift_expression:</w:t>
      </w:r>
    </w:p>
    <w:p w14:paraId="59C2BE1D" w14:textId="77777777" w:rsidR="00502C8E" w:rsidRPr="00903DBA" w:rsidRDefault="00502C8E" w:rsidP="00502C8E">
      <w:pPr>
        <w:pStyle w:val="Code"/>
        <w:rPr>
          <w:highlight w:val="white"/>
        </w:rPr>
      </w:pPr>
      <w:r w:rsidRPr="00903DBA">
        <w:rPr>
          <w:highlight w:val="white"/>
        </w:rPr>
        <w:t xml:space="preserve">    add_expression {</w:t>
      </w:r>
    </w:p>
    <w:p w14:paraId="1F0437C7" w14:textId="77777777" w:rsidR="00502C8E" w:rsidRPr="00903DBA" w:rsidRDefault="00502C8E" w:rsidP="00502C8E">
      <w:pPr>
        <w:pStyle w:val="Code"/>
        <w:rPr>
          <w:highlight w:val="white"/>
        </w:rPr>
      </w:pPr>
      <w:r w:rsidRPr="00903DBA">
        <w:rPr>
          <w:highlight w:val="white"/>
        </w:rPr>
        <w:t xml:space="preserve">      $$ = $1;</w:t>
      </w:r>
    </w:p>
    <w:p w14:paraId="7FDC8D94" w14:textId="77777777" w:rsidR="00502C8E" w:rsidRPr="00903DBA" w:rsidRDefault="00502C8E" w:rsidP="00502C8E">
      <w:pPr>
        <w:pStyle w:val="Code"/>
        <w:rPr>
          <w:highlight w:val="white"/>
        </w:rPr>
      </w:pPr>
      <w:r w:rsidRPr="00903DBA">
        <w:rPr>
          <w:highlight w:val="white"/>
        </w:rPr>
        <w:t xml:space="preserve">    }</w:t>
      </w:r>
    </w:p>
    <w:p w14:paraId="4B306120" w14:textId="77777777" w:rsidR="00502C8E" w:rsidRPr="00903DBA" w:rsidRDefault="00502C8E" w:rsidP="00502C8E">
      <w:pPr>
        <w:pStyle w:val="Code"/>
        <w:rPr>
          <w:highlight w:val="white"/>
        </w:rPr>
      </w:pPr>
      <w:r w:rsidRPr="00903DBA">
        <w:rPr>
          <w:highlight w:val="white"/>
        </w:rPr>
        <w:t xml:space="preserve">  | shift_expression shift_operator add_expression {</w:t>
      </w:r>
    </w:p>
    <w:p w14:paraId="1A0AD3EE" w14:textId="77777777" w:rsidR="00502C8E" w:rsidRPr="00903DBA" w:rsidRDefault="00502C8E" w:rsidP="00502C8E">
      <w:pPr>
        <w:pStyle w:val="Code"/>
        <w:rPr>
          <w:highlight w:val="white"/>
        </w:rPr>
      </w:pPr>
      <w:r w:rsidRPr="00903DBA">
        <w:rPr>
          <w:highlight w:val="white"/>
        </w:rPr>
        <w:t xml:space="preserve">      $$ = MiddleCodeGenerator.ShiftExpression($2, $1, $3);</w:t>
      </w:r>
    </w:p>
    <w:p w14:paraId="2C7119FE" w14:textId="77777777" w:rsidR="00502C8E" w:rsidRPr="00903DBA" w:rsidRDefault="00502C8E" w:rsidP="00502C8E">
      <w:pPr>
        <w:pStyle w:val="Code"/>
        <w:rPr>
          <w:highlight w:val="white"/>
        </w:rPr>
      </w:pPr>
      <w:r w:rsidRPr="00903DBA">
        <w:rPr>
          <w:highlight w:val="white"/>
        </w:rPr>
        <w:t xml:space="preserve">    };</w:t>
      </w:r>
    </w:p>
    <w:p w14:paraId="09FEF886" w14:textId="77777777" w:rsidR="00502C8E" w:rsidRPr="00903DBA" w:rsidRDefault="00502C8E" w:rsidP="00502C8E">
      <w:pPr>
        <w:pStyle w:val="Code"/>
        <w:rPr>
          <w:highlight w:val="white"/>
        </w:rPr>
      </w:pPr>
    </w:p>
    <w:p w14:paraId="1590D897" w14:textId="77777777" w:rsidR="00502C8E" w:rsidRPr="00903DBA" w:rsidRDefault="00502C8E" w:rsidP="00502C8E">
      <w:pPr>
        <w:pStyle w:val="Code"/>
        <w:rPr>
          <w:highlight w:val="white"/>
        </w:rPr>
      </w:pPr>
      <w:r w:rsidRPr="00903DBA">
        <w:rPr>
          <w:highlight w:val="white"/>
        </w:rPr>
        <w:t>shift_operator:</w:t>
      </w:r>
    </w:p>
    <w:p w14:paraId="70D1DD43" w14:textId="77777777" w:rsidR="00502C8E" w:rsidRPr="00903DBA" w:rsidRDefault="00502C8E" w:rsidP="00502C8E">
      <w:pPr>
        <w:pStyle w:val="Code"/>
        <w:rPr>
          <w:highlight w:val="white"/>
        </w:rPr>
      </w:pPr>
      <w:r w:rsidRPr="00903DBA">
        <w:rPr>
          <w:highlight w:val="white"/>
        </w:rPr>
        <w:t xml:space="preserve">    LEFT_SHIFT  { $$ = MiddleOperator.ShiftLeft;  }</w:t>
      </w:r>
    </w:p>
    <w:p w14:paraId="3E224D53" w14:textId="77777777" w:rsidR="00502C8E" w:rsidRPr="00903DBA" w:rsidRDefault="00502C8E" w:rsidP="00502C8E">
      <w:pPr>
        <w:pStyle w:val="Code"/>
        <w:rPr>
          <w:highlight w:val="white"/>
        </w:rPr>
      </w:pPr>
      <w:r w:rsidRPr="00903DBA">
        <w:rPr>
          <w:highlight w:val="white"/>
        </w:rPr>
        <w:lastRenderedPageBreak/>
        <w:t xml:space="preserve">  | RIGHT_SHIFT { $$ = MiddleOperator.ShiftRight; };</w:t>
      </w:r>
    </w:p>
    <w:p w14:paraId="5B11A049" w14:textId="24754F8F" w:rsidR="00E863B5" w:rsidRPr="00903DBA" w:rsidRDefault="00E863B5" w:rsidP="00E863B5">
      <w:pPr>
        <w:pStyle w:val="Rubrik3"/>
        <w:numPr>
          <w:ilvl w:val="2"/>
          <w:numId w:val="126"/>
        </w:numPr>
      </w:pPr>
      <w:bookmarkStart w:id="192" w:name="_Toc57656020"/>
      <w:r w:rsidRPr="00903DBA">
        <w:t>Equality and Relation Expressions</w:t>
      </w:r>
      <w:bookmarkEnd w:id="192"/>
    </w:p>
    <w:p w14:paraId="738AC9CC" w14:textId="6B72C9BE" w:rsidR="00683F88" w:rsidRPr="00903DBA" w:rsidRDefault="00C65C11" w:rsidP="00683F88">
      <w:pPr>
        <w:rPr>
          <w:color w:val="auto"/>
        </w:rPr>
      </w:pPr>
      <w:r w:rsidRPr="00903DBA">
        <w:t>Values of a</w:t>
      </w:r>
      <w:r w:rsidR="00683F88" w:rsidRPr="00903DBA">
        <w:t xml:space="preserve">ll types except structs or unions can be compared with </w:t>
      </w:r>
      <w:r w:rsidRPr="00903DBA">
        <w:t>equality</w:t>
      </w:r>
      <w:r w:rsidR="00683F88" w:rsidRPr="00903DBA">
        <w:t xml:space="preserve"> and </w:t>
      </w:r>
      <w:r w:rsidRPr="00903DBA">
        <w:t xml:space="preserve">inequality </w:t>
      </w:r>
      <w:r w:rsidR="00683F88" w:rsidRPr="00903DBA">
        <w:t>operator.</w:t>
      </w:r>
      <w:r w:rsidR="00832D6E" w:rsidRPr="00903DBA">
        <w:t xml:space="preserve"> However, arrays and functions are converted to pointers before the comparation.</w:t>
      </w:r>
      <w:r w:rsidR="00D76F88" w:rsidRPr="00903DBA">
        <w:t xml:space="preserve"> The equality operators have higher precedence than the relation operators, but they </w:t>
      </w:r>
      <w:r w:rsidR="00832D6E" w:rsidRPr="00903DBA">
        <w:t xml:space="preserve">both call </w:t>
      </w:r>
      <w:r w:rsidR="00F96374" w:rsidRPr="00903DBA">
        <w:rPr>
          <w:rStyle w:val="KeyWord0"/>
          <w:highlight w:val="white"/>
        </w:rPr>
        <w:t>RelationalExpression</w:t>
      </w:r>
      <w:r w:rsidR="001501D6" w:rsidRPr="00903DBA">
        <w:rPr>
          <w:highlight w:val="white"/>
        </w:rPr>
        <w:t xml:space="preserve"> </w:t>
      </w:r>
      <w:r w:rsidR="00F96374" w:rsidRPr="00903DBA">
        <w:rPr>
          <w:highlight w:val="white"/>
        </w:rPr>
        <w:t xml:space="preserve">in </w:t>
      </w:r>
      <w:r w:rsidR="00F96374" w:rsidRPr="00903DBA">
        <w:rPr>
          <w:rStyle w:val="KeyWord0"/>
          <w:highlight w:val="white"/>
        </w:rPr>
        <w:t>MiddleCodeGenerator</w:t>
      </w:r>
      <w:r w:rsidR="00F96374" w:rsidRPr="00903DBA">
        <w:rPr>
          <w:highlight w:val="white"/>
        </w:rPr>
        <w:t>.</w:t>
      </w:r>
    </w:p>
    <w:p w14:paraId="605D18A1" w14:textId="77777777" w:rsidR="00951280" w:rsidRPr="00903DBA" w:rsidRDefault="00951280" w:rsidP="00951280">
      <w:pPr>
        <w:pStyle w:val="CodeHeader"/>
      </w:pPr>
      <w:r w:rsidRPr="00903DBA">
        <w:t>MainParser.gppg</w:t>
      </w:r>
    </w:p>
    <w:p w14:paraId="128A3AC1" w14:textId="77777777" w:rsidR="00AF7DB6" w:rsidRPr="00903DBA" w:rsidRDefault="00AF7DB6" w:rsidP="00AF7DB6">
      <w:pPr>
        <w:pStyle w:val="Code"/>
        <w:rPr>
          <w:highlight w:val="white"/>
        </w:rPr>
      </w:pPr>
      <w:r w:rsidRPr="00903DBA">
        <w:rPr>
          <w:highlight w:val="white"/>
        </w:rPr>
        <w:t>equality_expression:</w:t>
      </w:r>
    </w:p>
    <w:p w14:paraId="5BFCB3B0" w14:textId="77777777" w:rsidR="00AF7DB6" w:rsidRPr="00903DBA" w:rsidRDefault="00AF7DB6" w:rsidP="00AF7DB6">
      <w:pPr>
        <w:pStyle w:val="Code"/>
        <w:rPr>
          <w:highlight w:val="white"/>
        </w:rPr>
      </w:pPr>
      <w:r w:rsidRPr="00903DBA">
        <w:rPr>
          <w:highlight w:val="white"/>
        </w:rPr>
        <w:t xml:space="preserve">    relation_expression {</w:t>
      </w:r>
    </w:p>
    <w:p w14:paraId="08863BE9" w14:textId="77777777" w:rsidR="00AF7DB6" w:rsidRPr="00903DBA" w:rsidRDefault="00AF7DB6" w:rsidP="00AF7DB6">
      <w:pPr>
        <w:pStyle w:val="Code"/>
        <w:rPr>
          <w:highlight w:val="white"/>
        </w:rPr>
      </w:pPr>
      <w:r w:rsidRPr="00903DBA">
        <w:rPr>
          <w:highlight w:val="white"/>
        </w:rPr>
        <w:t xml:space="preserve">      $$ = $1;</w:t>
      </w:r>
    </w:p>
    <w:p w14:paraId="20B50C60" w14:textId="77777777" w:rsidR="00AF7DB6" w:rsidRPr="00903DBA" w:rsidRDefault="00AF7DB6" w:rsidP="00AF7DB6">
      <w:pPr>
        <w:pStyle w:val="Code"/>
        <w:rPr>
          <w:highlight w:val="white"/>
        </w:rPr>
      </w:pPr>
      <w:r w:rsidRPr="00903DBA">
        <w:rPr>
          <w:highlight w:val="white"/>
        </w:rPr>
        <w:t xml:space="preserve">    }</w:t>
      </w:r>
    </w:p>
    <w:p w14:paraId="5CA8713A" w14:textId="77777777" w:rsidR="00AF7DB6" w:rsidRPr="00903DBA" w:rsidRDefault="00AF7DB6" w:rsidP="00AF7DB6">
      <w:pPr>
        <w:pStyle w:val="Code"/>
        <w:rPr>
          <w:highlight w:val="white"/>
        </w:rPr>
      </w:pPr>
      <w:r w:rsidRPr="00903DBA">
        <w:rPr>
          <w:highlight w:val="white"/>
        </w:rPr>
        <w:t xml:space="preserve">  | equality_expression equality_operator relation_expression {</w:t>
      </w:r>
    </w:p>
    <w:p w14:paraId="0B23A183" w14:textId="68F903AD" w:rsidR="00A13B63" w:rsidRPr="00903DBA" w:rsidRDefault="00A13B63" w:rsidP="00A13B63">
      <w:pPr>
        <w:pStyle w:val="Code"/>
        <w:rPr>
          <w:highlight w:val="white"/>
        </w:rPr>
      </w:pPr>
      <w:r w:rsidRPr="00903DBA">
        <w:rPr>
          <w:highlight w:val="white"/>
        </w:rPr>
        <w:t xml:space="preserve">      $$ = MiddleCodeGenerator.RelationalExpression($</w:t>
      </w:r>
      <w:r w:rsidR="001A5B23" w:rsidRPr="00903DBA">
        <w:rPr>
          <w:highlight w:val="white"/>
        </w:rPr>
        <w:t>2</w:t>
      </w:r>
      <w:r w:rsidRPr="00903DBA">
        <w:rPr>
          <w:highlight w:val="white"/>
        </w:rPr>
        <w:t>, $</w:t>
      </w:r>
      <w:r w:rsidR="00FC0691" w:rsidRPr="00903DBA">
        <w:rPr>
          <w:highlight w:val="white"/>
        </w:rPr>
        <w:t>1</w:t>
      </w:r>
      <w:r w:rsidRPr="00903DBA">
        <w:rPr>
          <w:highlight w:val="white"/>
        </w:rPr>
        <w:t>, $3);</w:t>
      </w:r>
    </w:p>
    <w:p w14:paraId="05831452" w14:textId="77777777" w:rsidR="00AF7DB6" w:rsidRPr="00903DBA" w:rsidRDefault="00AF7DB6" w:rsidP="00AF7DB6">
      <w:pPr>
        <w:pStyle w:val="Code"/>
        <w:rPr>
          <w:highlight w:val="white"/>
        </w:rPr>
      </w:pPr>
      <w:r w:rsidRPr="00903DBA">
        <w:rPr>
          <w:highlight w:val="white"/>
        </w:rPr>
        <w:t xml:space="preserve">    };</w:t>
      </w:r>
    </w:p>
    <w:p w14:paraId="10AF41A5" w14:textId="77777777" w:rsidR="00AF7DB6" w:rsidRPr="00903DBA" w:rsidRDefault="00AF7DB6" w:rsidP="00AF7DB6">
      <w:pPr>
        <w:pStyle w:val="Code"/>
        <w:rPr>
          <w:highlight w:val="white"/>
        </w:rPr>
      </w:pPr>
    </w:p>
    <w:p w14:paraId="2E75FEBB" w14:textId="77777777" w:rsidR="00AF7DB6" w:rsidRPr="00903DBA" w:rsidRDefault="00AF7DB6" w:rsidP="00AF7DB6">
      <w:pPr>
        <w:pStyle w:val="Code"/>
        <w:rPr>
          <w:highlight w:val="white"/>
        </w:rPr>
      </w:pPr>
      <w:r w:rsidRPr="00903DBA">
        <w:rPr>
          <w:highlight w:val="white"/>
        </w:rPr>
        <w:t>equality_operator:</w:t>
      </w:r>
    </w:p>
    <w:p w14:paraId="7FBA10B7" w14:textId="77777777" w:rsidR="00AF7DB6" w:rsidRPr="00903DBA" w:rsidRDefault="00AF7DB6" w:rsidP="00AF7DB6">
      <w:pPr>
        <w:pStyle w:val="Code"/>
        <w:rPr>
          <w:highlight w:val="white"/>
        </w:rPr>
      </w:pPr>
      <w:r w:rsidRPr="00903DBA">
        <w:rPr>
          <w:highlight w:val="white"/>
        </w:rPr>
        <w:t xml:space="preserve">    EQUAL     { $$ = MiddleOperator.Equal;    }</w:t>
      </w:r>
    </w:p>
    <w:p w14:paraId="202032F2" w14:textId="77777777" w:rsidR="00AF7DB6" w:rsidRPr="00903DBA" w:rsidRDefault="00AF7DB6" w:rsidP="00AF7DB6">
      <w:pPr>
        <w:pStyle w:val="Code"/>
        <w:rPr>
          <w:highlight w:val="white"/>
        </w:rPr>
      </w:pPr>
      <w:r w:rsidRPr="00903DBA">
        <w:rPr>
          <w:highlight w:val="white"/>
        </w:rPr>
        <w:t xml:space="preserve">  | NOT_EQUAL { $$ = MiddleOperator.NotEqual; };</w:t>
      </w:r>
    </w:p>
    <w:p w14:paraId="0E4F2823" w14:textId="77777777" w:rsidR="00AF7DB6" w:rsidRPr="00903DBA" w:rsidRDefault="00AF7DB6" w:rsidP="00AF7DB6">
      <w:pPr>
        <w:pStyle w:val="Code"/>
        <w:rPr>
          <w:highlight w:val="white"/>
        </w:rPr>
      </w:pPr>
    </w:p>
    <w:p w14:paraId="0DC37F5D" w14:textId="77777777" w:rsidR="00AF7DB6" w:rsidRPr="00903DBA" w:rsidRDefault="00AF7DB6" w:rsidP="00AF7DB6">
      <w:pPr>
        <w:pStyle w:val="Code"/>
        <w:rPr>
          <w:highlight w:val="white"/>
        </w:rPr>
      </w:pPr>
      <w:r w:rsidRPr="00903DBA">
        <w:rPr>
          <w:highlight w:val="white"/>
        </w:rPr>
        <w:t>relation_expression:</w:t>
      </w:r>
    </w:p>
    <w:p w14:paraId="1FF9D28D" w14:textId="77777777" w:rsidR="00AF7DB6" w:rsidRPr="00903DBA" w:rsidRDefault="00AF7DB6" w:rsidP="00AF7DB6">
      <w:pPr>
        <w:pStyle w:val="Code"/>
        <w:rPr>
          <w:highlight w:val="white"/>
        </w:rPr>
      </w:pPr>
      <w:r w:rsidRPr="00903DBA">
        <w:rPr>
          <w:highlight w:val="white"/>
        </w:rPr>
        <w:t xml:space="preserve">    shift_expression {</w:t>
      </w:r>
    </w:p>
    <w:p w14:paraId="4E0F34CD" w14:textId="77777777" w:rsidR="00AF7DB6" w:rsidRPr="00903DBA" w:rsidRDefault="00AF7DB6" w:rsidP="00AF7DB6">
      <w:pPr>
        <w:pStyle w:val="Code"/>
        <w:rPr>
          <w:highlight w:val="white"/>
        </w:rPr>
      </w:pPr>
      <w:r w:rsidRPr="00903DBA">
        <w:rPr>
          <w:highlight w:val="white"/>
        </w:rPr>
        <w:t xml:space="preserve">      $$ = $1;</w:t>
      </w:r>
    </w:p>
    <w:p w14:paraId="3869848D" w14:textId="77777777" w:rsidR="00AF7DB6" w:rsidRPr="00903DBA" w:rsidRDefault="00AF7DB6" w:rsidP="00AF7DB6">
      <w:pPr>
        <w:pStyle w:val="Code"/>
        <w:rPr>
          <w:highlight w:val="white"/>
        </w:rPr>
      </w:pPr>
      <w:r w:rsidRPr="00903DBA">
        <w:rPr>
          <w:highlight w:val="white"/>
        </w:rPr>
        <w:t xml:space="preserve">    }</w:t>
      </w:r>
    </w:p>
    <w:p w14:paraId="430ED42A" w14:textId="77777777" w:rsidR="00AF7DB6" w:rsidRPr="00903DBA" w:rsidRDefault="00AF7DB6" w:rsidP="00AF7DB6">
      <w:pPr>
        <w:pStyle w:val="Code"/>
        <w:rPr>
          <w:highlight w:val="white"/>
        </w:rPr>
      </w:pPr>
      <w:r w:rsidRPr="00903DBA">
        <w:rPr>
          <w:highlight w:val="white"/>
        </w:rPr>
        <w:t xml:space="preserve">  | relation_expression relation_operator shift_expression {</w:t>
      </w:r>
    </w:p>
    <w:p w14:paraId="0B3E91B1" w14:textId="2B266684" w:rsidR="00AF7DB6" w:rsidRPr="00903DBA" w:rsidRDefault="00AF7DB6" w:rsidP="00AF7DB6">
      <w:pPr>
        <w:pStyle w:val="Code"/>
        <w:rPr>
          <w:highlight w:val="white"/>
        </w:rPr>
      </w:pPr>
      <w:r w:rsidRPr="00903DBA">
        <w:rPr>
          <w:highlight w:val="white"/>
        </w:rPr>
        <w:t xml:space="preserve">      $$ = MiddleCodeGenerator.</w:t>
      </w:r>
      <w:r w:rsidR="00357BD3" w:rsidRPr="00903DBA">
        <w:rPr>
          <w:highlight w:val="white"/>
        </w:rPr>
        <w:t xml:space="preserve">RelationalExpression </w:t>
      </w:r>
      <w:r w:rsidRPr="00903DBA">
        <w:rPr>
          <w:highlight w:val="white"/>
        </w:rPr>
        <w:t>($</w:t>
      </w:r>
      <w:r w:rsidR="001A5B23" w:rsidRPr="00903DBA">
        <w:rPr>
          <w:highlight w:val="white"/>
        </w:rPr>
        <w:t>2</w:t>
      </w:r>
      <w:r w:rsidRPr="00903DBA">
        <w:rPr>
          <w:highlight w:val="white"/>
        </w:rPr>
        <w:t>, $</w:t>
      </w:r>
      <w:r w:rsidR="001A5B23" w:rsidRPr="00903DBA">
        <w:rPr>
          <w:highlight w:val="white"/>
        </w:rPr>
        <w:t>1</w:t>
      </w:r>
      <w:r w:rsidRPr="00903DBA">
        <w:rPr>
          <w:highlight w:val="white"/>
        </w:rPr>
        <w:t>, $3);</w:t>
      </w:r>
    </w:p>
    <w:p w14:paraId="7A67EE1E" w14:textId="77777777" w:rsidR="00AF7DB6" w:rsidRPr="00903DBA" w:rsidRDefault="00AF7DB6" w:rsidP="00AF7DB6">
      <w:pPr>
        <w:pStyle w:val="Code"/>
        <w:rPr>
          <w:highlight w:val="white"/>
        </w:rPr>
      </w:pPr>
      <w:r w:rsidRPr="00903DBA">
        <w:rPr>
          <w:highlight w:val="white"/>
        </w:rPr>
        <w:t xml:space="preserve">    };</w:t>
      </w:r>
    </w:p>
    <w:p w14:paraId="0026E54C" w14:textId="77777777" w:rsidR="00AF7DB6" w:rsidRPr="00903DBA" w:rsidRDefault="00AF7DB6" w:rsidP="00AF7DB6">
      <w:pPr>
        <w:pStyle w:val="Code"/>
        <w:rPr>
          <w:highlight w:val="white"/>
        </w:rPr>
      </w:pPr>
    </w:p>
    <w:p w14:paraId="6F373367" w14:textId="77777777" w:rsidR="00AF7DB6" w:rsidRPr="00903DBA" w:rsidRDefault="00AF7DB6" w:rsidP="00AF7DB6">
      <w:pPr>
        <w:pStyle w:val="Code"/>
        <w:rPr>
          <w:highlight w:val="white"/>
        </w:rPr>
      </w:pPr>
      <w:r w:rsidRPr="00903DBA">
        <w:rPr>
          <w:highlight w:val="white"/>
        </w:rPr>
        <w:t>relation_operator:</w:t>
      </w:r>
    </w:p>
    <w:p w14:paraId="33BBE95C" w14:textId="57D2987E" w:rsidR="00AF7DB6" w:rsidRPr="00903DBA" w:rsidRDefault="00AF7DB6" w:rsidP="00AF7DB6">
      <w:pPr>
        <w:pStyle w:val="Code"/>
        <w:rPr>
          <w:highlight w:val="white"/>
        </w:rPr>
      </w:pPr>
      <w:r w:rsidRPr="00903DBA">
        <w:rPr>
          <w:highlight w:val="white"/>
        </w:rPr>
        <w:t xml:space="preserve">    LESS_THAN          { $$ = MiddleOperator.SignedLessThan;       </w:t>
      </w:r>
      <w:r w:rsidR="001A5B23" w:rsidRPr="00903DBA">
        <w:rPr>
          <w:highlight w:val="white"/>
        </w:rPr>
        <w:t xml:space="preserve">  </w:t>
      </w:r>
      <w:r w:rsidRPr="00903DBA">
        <w:rPr>
          <w:highlight w:val="white"/>
        </w:rPr>
        <w:t>}</w:t>
      </w:r>
    </w:p>
    <w:p w14:paraId="4AF448B6" w14:textId="571B5116" w:rsidR="00AF7DB6" w:rsidRPr="00903DBA" w:rsidRDefault="00AF7DB6" w:rsidP="00AF7DB6">
      <w:pPr>
        <w:pStyle w:val="Code"/>
        <w:rPr>
          <w:highlight w:val="white"/>
        </w:rPr>
      </w:pPr>
      <w:r w:rsidRPr="00903DBA">
        <w:rPr>
          <w:highlight w:val="white"/>
        </w:rPr>
        <w:t xml:space="preserve">  | LESS_THAN_EQUAL    { $$ = MiddleOperator.SignedLessThanEqual; </w:t>
      </w:r>
      <w:r w:rsidR="001A5B23" w:rsidRPr="00903DBA">
        <w:rPr>
          <w:highlight w:val="white"/>
        </w:rPr>
        <w:t xml:space="preserve">  </w:t>
      </w:r>
      <w:r w:rsidRPr="00903DBA">
        <w:rPr>
          <w:highlight w:val="white"/>
        </w:rPr>
        <w:t xml:space="preserve"> }</w:t>
      </w:r>
    </w:p>
    <w:p w14:paraId="1896433D" w14:textId="4F161A61" w:rsidR="00AF7DB6" w:rsidRPr="00903DBA" w:rsidRDefault="00AF7DB6" w:rsidP="00AF7DB6">
      <w:pPr>
        <w:pStyle w:val="Code"/>
        <w:rPr>
          <w:highlight w:val="white"/>
        </w:rPr>
      </w:pPr>
      <w:r w:rsidRPr="00903DBA">
        <w:rPr>
          <w:highlight w:val="white"/>
        </w:rPr>
        <w:t xml:space="preserve">  | GREATER_THAN       { $$ = MiddleOperator.SignedGreaterThan; </w:t>
      </w:r>
      <w:r w:rsidR="001A5B23" w:rsidRPr="00903DBA">
        <w:rPr>
          <w:highlight w:val="white"/>
        </w:rPr>
        <w:t xml:space="preserve">  </w:t>
      </w:r>
      <w:r w:rsidRPr="00903DBA">
        <w:rPr>
          <w:highlight w:val="white"/>
        </w:rPr>
        <w:t xml:space="preserve">   }</w:t>
      </w:r>
    </w:p>
    <w:p w14:paraId="525CFED1" w14:textId="43324269" w:rsidR="00951280" w:rsidRPr="00903DBA" w:rsidRDefault="00AF7DB6" w:rsidP="00AF7DB6">
      <w:pPr>
        <w:pStyle w:val="Code"/>
        <w:rPr>
          <w:highlight w:val="white"/>
        </w:rPr>
      </w:pPr>
      <w:r w:rsidRPr="00903DBA">
        <w:rPr>
          <w:highlight w:val="white"/>
        </w:rPr>
        <w:t xml:space="preserve">  | GREATER_THAN_EQUAL { $$</w:t>
      </w:r>
      <w:r w:rsidR="001A5B23" w:rsidRPr="00903DBA">
        <w:rPr>
          <w:highlight w:val="white"/>
        </w:rPr>
        <w:t xml:space="preserve"> </w:t>
      </w:r>
      <w:r w:rsidRPr="00903DBA">
        <w:rPr>
          <w:highlight w:val="white"/>
        </w:rPr>
        <w:t>=</w:t>
      </w:r>
      <w:r w:rsidR="001A5B23" w:rsidRPr="00903DBA">
        <w:rPr>
          <w:highlight w:val="white"/>
        </w:rPr>
        <w:t xml:space="preserve"> </w:t>
      </w:r>
      <w:r w:rsidRPr="00903DBA">
        <w:rPr>
          <w:highlight w:val="white"/>
        </w:rPr>
        <w:t>MiddleOperator.SignedGreaterThanEqual;</w:t>
      </w:r>
      <w:r w:rsidR="001A5B23" w:rsidRPr="00903DBA">
        <w:rPr>
          <w:highlight w:val="white"/>
        </w:rPr>
        <w:t xml:space="preserve"> </w:t>
      </w:r>
      <w:r w:rsidRPr="00903DBA">
        <w:rPr>
          <w:highlight w:val="white"/>
        </w:rPr>
        <w:t>};</w:t>
      </w:r>
    </w:p>
    <w:p w14:paraId="097D6C62" w14:textId="021C9E56" w:rsidR="00C76FBD" w:rsidRPr="00903DBA" w:rsidRDefault="0071618F" w:rsidP="00772FA0">
      <w:pPr>
        <w:pStyle w:val="Rubrik3"/>
      </w:pPr>
      <w:bookmarkStart w:id="193" w:name="_Toc57656021"/>
      <w:bookmarkStart w:id="194" w:name="_Hlk57718721"/>
      <w:r w:rsidRPr="00903DBA">
        <w:t xml:space="preserve">Addition </w:t>
      </w:r>
      <w:r w:rsidR="009D2617" w:rsidRPr="00903DBA">
        <w:t xml:space="preserve">and Subtraction </w:t>
      </w:r>
      <w:r w:rsidRPr="00903DBA">
        <w:t>Expression</w:t>
      </w:r>
      <w:bookmarkEnd w:id="193"/>
    </w:p>
    <w:bookmarkEnd w:id="194"/>
    <w:p w14:paraId="3D3E82B9" w14:textId="779CB2D9" w:rsidR="009D2617" w:rsidRPr="00903DBA" w:rsidRDefault="009D2617" w:rsidP="009D2617">
      <w:r w:rsidRPr="00903DBA">
        <w:t xml:space="preserve">The addition and subtraction expression </w:t>
      </w:r>
      <w:r w:rsidR="00B9442C" w:rsidRPr="00903DBA">
        <w:t>are</w:t>
      </w:r>
      <w:r w:rsidRPr="00903DBA">
        <w:t xml:space="preserve"> a bit </w:t>
      </w:r>
      <w:r w:rsidR="001B45EA" w:rsidRPr="00903DBA">
        <w:t xml:space="preserve">more </w:t>
      </w:r>
      <w:r w:rsidRPr="00903DBA">
        <w:t xml:space="preserve">complicated, since we need to take pointer arithmetic into consideration. </w:t>
      </w:r>
    </w:p>
    <w:p w14:paraId="220CE89A" w14:textId="77777777" w:rsidR="001F5000" w:rsidRPr="00903DBA" w:rsidRDefault="001F5000" w:rsidP="001F5000">
      <w:pPr>
        <w:pStyle w:val="CodeHeader"/>
      </w:pPr>
      <w:r w:rsidRPr="00903DBA">
        <w:t>MainParser.gppg</w:t>
      </w:r>
    </w:p>
    <w:p w14:paraId="04D37E8B" w14:textId="77777777" w:rsidR="003847B3" w:rsidRPr="00903DBA" w:rsidRDefault="003847B3" w:rsidP="003847B3">
      <w:pPr>
        <w:pStyle w:val="Code"/>
        <w:rPr>
          <w:highlight w:val="white"/>
        </w:rPr>
      </w:pPr>
      <w:r w:rsidRPr="00903DBA">
        <w:rPr>
          <w:highlight w:val="white"/>
        </w:rPr>
        <w:t>add_expression:</w:t>
      </w:r>
    </w:p>
    <w:p w14:paraId="40AA5E28" w14:textId="77777777" w:rsidR="003847B3" w:rsidRPr="00903DBA" w:rsidRDefault="003847B3" w:rsidP="003847B3">
      <w:pPr>
        <w:pStyle w:val="Code"/>
        <w:rPr>
          <w:highlight w:val="white"/>
        </w:rPr>
      </w:pPr>
      <w:r w:rsidRPr="00903DBA">
        <w:rPr>
          <w:highlight w:val="white"/>
        </w:rPr>
        <w:t xml:space="preserve">    multiply_expression {</w:t>
      </w:r>
    </w:p>
    <w:p w14:paraId="62EAFF31" w14:textId="77777777" w:rsidR="003847B3" w:rsidRPr="00903DBA" w:rsidRDefault="003847B3" w:rsidP="003847B3">
      <w:pPr>
        <w:pStyle w:val="Code"/>
        <w:rPr>
          <w:highlight w:val="white"/>
        </w:rPr>
      </w:pPr>
      <w:r w:rsidRPr="00903DBA">
        <w:rPr>
          <w:highlight w:val="white"/>
        </w:rPr>
        <w:t xml:space="preserve">      $$ = $1;</w:t>
      </w:r>
    </w:p>
    <w:p w14:paraId="6C4CF2C2" w14:textId="77777777" w:rsidR="003847B3" w:rsidRPr="00903DBA" w:rsidRDefault="003847B3" w:rsidP="003847B3">
      <w:pPr>
        <w:pStyle w:val="Code"/>
        <w:rPr>
          <w:highlight w:val="white"/>
        </w:rPr>
      </w:pPr>
      <w:r w:rsidRPr="00903DBA">
        <w:rPr>
          <w:highlight w:val="white"/>
        </w:rPr>
        <w:t xml:space="preserve">    }</w:t>
      </w:r>
    </w:p>
    <w:p w14:paraId="5F09F542" w14:textId="77777777" w:rsidR="003847B3" w:rsidRPr="00903DBA" w:rsidRDefault="003847B3" w:rsidP="003847B3">
      <w:pPr>
        <w:pStyle w:val="Code"/>
        <w:rPr>
          <w:highlight w:val="white"/>
        </w:rPr>
      </w:pPr>
      <w:r w:rsidRPr="00903DBA">
        <w:rPr>
          <w:highlight w:val="white"/>
        </w:rPr>
        <w:t xml:space="preserve">  | add_expression addition_operator multiply_expression {</w:t>
      </w:r>
    </w:p>
    <w:p w14:paraId="1C12DDB0" w14:textId="77777777" w:rsidR="003847B3" w:rsidRPr="00903DBA" w:rsidRDefault="003847B3" w:rsidP="003847B3">
      <w:pPr>
        <w:pStyle w:val="Code"/>
        <w:rPr>
          <w:highlight w:val="white"/>
        </w:rPr>
      </w:pPr>
      <w:r w:rsidRPr="00903DBA">
        <w:rPr>
          <w:highlight w:val="white"/>
        </w:rPr>
        <w:t xml:space="preserve">      $$ = MiddleCodeGenerator.AdditionExpression($2, $1, $3);</w:t>
      </w:r>
    </w:p>
    <w:p w14:paraId="1ACF7451" w14:textId="77777777" w:rsidR="003847B3" w:rsidRPr="00903DBA" w:rsidRDefault="003847B3" w:rsidP="003847B3">
      <w:pPr>
        <w:pStyle w:val="Code"/>
        <w:rPr>
          <w:highlight w:val="white"/>
        </w:rPr>
      </w:pPr>
      <w:r w:rsidRPr="00903DBA">
        <w:rPr>
          <w:highlight w:val="white"/>
        </w:rPr>
        <w:t xml:space="preserve">    };</w:t>
      </w:r>
    </w:p>
    <w:p w14:paraId="23AE16ED" w14:textId="77777777" w:rsidR="003847B3" w:rsidRPr="00903DBA" w:rsidRDefault="003847B3" w:rsidP="003847B3">
      <w:pPr>
        <w:pStyle w:val="Code"/>
        <w:rPr>
          <w:highlight w:val="white"/>
        </w:rPr>
      </w:pPr>
    </w:p>
    <w:p w14:paraId="68B25138" w14:textId="77777777" w:rsidR="003847B3" w:rsidRPr="00903DBA" w:rsidRDefault="003847B3" w:rsidP="003847B3">
      <w:pPr>
        <w:pStyle w:val="Code"/>
        <w:rPr>
          <w:highlight w:val="white"/>
        </w:rPr>
      </w:pPr>
      <w:r w:rsidRPr="00903DBA">
        <w:rPr>
          <w:highlight w:val="white"/>
        </w:rPr>
        <w:t>add_operator:</w:t>
      </w:r>
    </w:p>
    <w:p w14:paraId="1BE2CA5B" w14:textId="77777777" w:rsidR="003847B3" w:rsidRPr="00903DBA" w:rsidRDefault="003847B3" w:rsidP="003847B3">
      <w:pPr>
        <w:pStyle w:val="Code"/>
        <w:rPr>
          <w:highlight w:val="white"/>
        </w:rPr>
      </w:pPr>
      <w:r w:rsidRPr="00903DBA">
        <w:rPr>
          <w:highlight w:val="white"/>
        </w:rPr>
        <w:t xml:space="preserve">    PLUS  { $$ = MiddleOperator.BinaryAdd;      }</w:t>
      </w:r>
    </w:p>
    <w:p w14:paraId="6679C5F2" w14:textId="77777777" w:rsidR="003847B3" w:rsidRPr="00903DBA" w:rsidRDefault="003847B3" w:rsidP="003847B3">
      <w:pPr>
        <w:pStyle w:val="Code"/>
        <w:rPr>
          <w:highlight w:val="white"/>
        </w:rPr>
      </w:pPr>
      <w:r w:rsidRPr="00903DBA">
        <w:rPr>
          <w:highlight w:val="white"/>
        </w:rPr>
        <w:t xml:space="preserve">  | MINUS { $$ = MiddleOperator.BinarySubtract; };</w:t>
      </w:r>
    </w:p>
    <w:p w14:paraId="38BFE285" w14:textId="49AAF94B" w:rsidR="00CA2195" w:rsidRDefault="0062119D" w:rsidP="0062119D">
      <w:pPr>
        <w:pStyle w:val="Rubrik3"/>
        <w:rPr>
          <w:highlight w:val="white"/>
        </w:rPr>
      </w:pPr>
      <w:bookmarkStart w:id="195" w:name="_Toc57656022"/>
      <w:bookmarkStart w:id="196" w:name="_Hlk57718742"/>
      <w:r w:rsidRPr="00903DBA">
        <w:rPr>
          <w:highlight w:val="white"/>
        </w:rPr>
        <w:t>Multiplication Expressions</w:t>
      </w:r>
      <w:bookmarkEnd w:id="195"/>
    </w:p>
    <w:p w14:paraId="3F2A8A36" w14:textId="1CCAB2B0" w:rsidR="007B7EB6" w:rsidRPr="007B7EB6" w:rsidRDefault="007B7EB6" w:rsidP="007B7EB6">
      <w:pPr>
        <w:rPr>
          <w:highlight w:val="white"/>
        </w:rPr>
      </w:pPr>
      <w:r>
        <w:rPr>
          <w:highlight w:val="white"/>
        </w:rPr>
        <w:t>The multiplication expression takes the multiply, divide, and module operators.</w:t>
      </w:r>
    </w:p>
    <w:bookmarkEnd w:id="196"/>
    <w:p w14:paraId="0C6E35DE" w14:textId="77777777" w:rsidR="0062119D" w:rsidRPr="00903DBA" w:rsidRDefault="0062119D" w:rsidP="0062119D">
      <w:pPr>
        <w:pStyle w:val="CodeHeader"/>
      </w:pPr>
      <w:r w:rsidRPr="00903DBA">
        <w:lastRenderedPageBreak/>
        <w:t>MainParser.gppg</w:t>
      </w:r>
    </w:p>
    <w:p w14:paraId="157F3EC9" w14:textId="77777777" w:rsidR="00516130" w:rsidRPr="00903DBA" w:rsidRDefault="00516130" w:rsidP="00516130">
      <w:pPr>
        <w:pStyle w:val="Code"/>
        <w:rPr>
          <w:highlight w:val="white"/>
        </w:rPr>
      </w:pPr>
      <w:r w:rsidRPr="00903DBA">
        <w:rPr>
          <w:highlight w:val="white"/>
        </w:rPr>
        <w:t>multiply_expression:</w:t>
      </w:r>
    </w:p>
    <w:p w14:paraId="4D986FA6" w14:textId="2E2CB82E" w:rsidR="00516130" w:rsidRPr="00903DBA" w:rsidRDefault="00516130" w:rsidP="00516130">
      <w:pPr>
        <w:pStyle w:val="Code"/>
        <w:rPr>
          <w:highlight w:val="white"/>
        </w:rPr>
      </w:pPr>
      <w:r w:rsidRPr="00903DBA">
        <w:rPr>
          <w:highlight w:val="white"/>
        </w:rPr>
        <w:t xml:space="preserve">    </w:t>
      </w:r>
      <w:r w:rsidR="00CA3A8B" w:rsidRPr="00903DBA">
        <w:rPr>
          <w:highlight w:val="white"/>
        </w:rPr>
        <w:t>type_cast_expression</w:t>
      </w:r>
      <w:r w:rsidRPr="00903DBA">
        <w:rPr>
          <w:highlight w:val="white"/>
        </w:rPr>
        <w:t xml:space="preserve"> {</w:t>
      </w:r>
    </w:p>
    <w:p w14:paraId="6C0009D8" w14:textId="77777777" w:rsidR="00516130" w:rsidRPr="00903DBA" w:rsidRDefault="00516130" w:rsidP="00516130">
      <w:pPr>
        <w:pStyle w:val="Code"/>
        <w:rPr>
          <w:highlight w:val="white"/>
        </w:rPr>
      </w:pPr>
      <w:r w:rsidRPr="00903DBA">
        <w:rPr>
          <w:highlight w:val="white"/>
        </w:rPr>
        <w:t xml:space="preserve">      $$ = $1;</w:t>
      </w:r>
    </w:p>
    <w:p w14:paraId="58869BCD" w14:textId="77777777" w:rsidR="00516130" w:rsidRPr="00903DBA" w:rsidRDefault="00516130" w:rsidP="00516130">
      <w:pPr>
        <w:pStyle w:val="Code"/>
        <w:rPr>
          <w:highlight w:val="white"/>
        </w:rPr>
      </w:pPr>
      <w:r w:rsidRPr="00903DBA">
        <w:rPr>
          <w:highlight w:val="white"/>
        </w:rPr>
        <w:t xml:space="preserve">    }</w:t>
      </w:r>
    </w:p>
    <w:p w14:paraId="3F13FCE3" w14:textId="6BD29844" w:rsidR="00516130" w:rsidRPr="00903DBA" w:rsidRDefault="00516130" w:rsidP="00516130">
      <w:pPr>
        <w:pStyle w:val="Code"/>
        <w:rPr>
          <w:highlight w:val="white"/>
        </w:rPr>
      </w:pPr>
      <w:r w:rsidRPr="00903DBA">
        <w:rPr>
          <w:highlight w:val="white"/>
        </w:rPr>
        <w:t xml:space="preserve">  | multiply_expression multiply_operator </w:t>
      </w:r>
      <w:r w:rsidR="00CA3A8B" w:rsidRPr="00903DBA">
        <w:rPr>
          <w:highlight w:val="white"/>
        </w:rPr>
        <w:t>type_cast_expression</w:t>
      </w:r>
      <w:r w:rsidRPr="00903DBA">
        <w:rPr>
          <w:highlight w:val="white"/>
        </w:rPr>
        <w:t xml:space="preserve"> {</w:t>
      </w:r>
    </w:p>
    <w:p w14:paraId="7CD95C24" w14:textId="77777777" w:rsidR="00516130" w:rsidRPr="00903DBA" w:rsidRDefault="00516130" w:rsidP="00516130">
      <w:pPr>
        <w:pStyle w:val="Code"/>
        <w:rPr>
          <w:highlight w:val="white"/>
        </w:rPr>
      </w:pPr>
      <w:r w:rsidRPr="00903DBA">
        <w:rPr>
          <w:highlight w:val="white"/>
        </w:rPr>
        <w:t xml:space="preserve">      $$ = MiddleCodeGenerator.MultiplyExpression($2, $1, $3);</w:t>
      </w:r>
    </w:p>
    <w:p w14:paraId="39B0BC73" w14:textId="77777777" w:rsidR="00516130" w:rsidRPr="00903DBA" w:rsidRDefault="00516130" w:rsidP="00516130">
      <w:pPr>
        <w:pStyle w:val="Code"/>
        <w:rPr>
          <w:highlight w:val="white"/>
        </w:rPr>
      </w:pPr>
      <w:r w:rsidRPr="00903DBA">
        <w:rPr>
          <w:highlight w:val="white"/>
        </w:rPr>
        <w:t xml:space="preserve">    };</w:t>
      </w:r>
    </w:p>
    <w:p w14:paraId="4C3A6CDB" w14:textId="009DBC1E" w:rsidR="00516130" w:rsidRPr="00903DBA" w:rsidRDefault="005219FF" w:rsidP="00FE304E">
      <w:pPr>
        <w:rPr>
          <w:highlight w:val="white"/>
        </w:rPr>
      </w:pPr>
      <w:r w:rsidRPr="00903DBA">
        <w:rPr>
          <w:highlight w:val="white"/>
        </w:rPr>
        <w:t xml:space="preserve">The </w:t>
      </w:r>
      <w:r w:rsidR="006F1D84" w:rsidRPr="00903DBA">
        <w:rPr>
          <w:highlight w:val="white"/>
        </w:rPr>
        <w:t>multiplication</w:t>
      </w:r>
      <w:r w:rsidRPr="00903DBA">
        <w:rPr>
          <w:highlight w:val="white"/>
        </w:rPr>
        <w:t xml:space="preserve"> operators are multiply, division, and modulo.</w:t>
      </w:r>
    </w:p>
    <w:p w14:paraId="786EE8AB" w14:textId="77777777" w:rsidR="00516130" w:rsidRPr="00903DBA" w:rsidRDefault="00516130" w:rsidP="00516130">
      <w:pPr>
        <w:pStyle w:val="Code"/>
        <w:rPr>
          <w:highlight w:val="white"/>
        </w:rPr>
      </w:pPr>
      <w:r w:rsidRPr="00903DBA">
        <w:rPr>
          <w:highlight w:val="white"/>
        </w:rPr>
        <w:t>multiply_operator:</w:t>
      </w:r>
    </w:p>
    <w:p w14:paraId="51E0E387" w14:textId="77777777" w:rsidR="00516130" w:rsidRPr="00903DBA" w:rsidRDefault="00516130" w:rsidP="00516130">
      <w:pPr>
        <w:pStyle w:val="Code"/>
        <w:rPr>
          <w:highlight w:val="white"/>
        </w:rPr>
      </w:pPr>
      <w:r w:rsidRPr="00903DBA">
        <w:rPr>
          <w:highlight w:val="white"/>
        </w:rPr>
        <w:t xml:space="preserve">    ASTERRISK { $$ = MiddleOperator.SignedMultiply; }</w:t>
      </w:r>
    </w:p>
    <w:p w14:paraId="3B85922D" w14:textId="77777777" w:rsidR="00516130" w:rsidRPr="00903DBA" w:rsidRDefault="00516130" w:rsidP="00516130">
      <w:pPr>
        <w:pStyle w:val="Code"/>
        <w:rPr>
          <w:highlight w:val="white"/>
        </w:rPr>
      </w:pPr>
      <w:r w:rsidRPr="00903DBA">
        <w:rPr>
          <w:highlight w:val="white"/>
        </w:rPr>
        <w:t xml:space="preserve">  | DIVIDE    { $$ = MiddleOperator.SignedDivide;   }</w:t>
      </w:r>
    </w:p>
    <w:p w14:paraId="61089179" w14:textId="291D6A4B" w:rsidR="0062119D" w:rsidRPr="00903DBA" w:rsidRDefault="00516130" w:rsidP="00516130">
      <w:pPr>
        <w:pStyle w:val="Code"/>
        <w:rPr>
          <w:highlight w:val="white"/>
        </w:rPr>
      </w:pPr>
      <w:r w:rsidRPr="00903DBA">
        <w:rPr>
          <w:highlight w:val="white"/>
        </w:rPr>
        <w:t xml:space="preserve">  | MODULO    { $$ = MiddleOperator.SignedModulo;   };</w:t>
      </w:r>
    </w:p>
    <w:p w14:paraId="01AE6F85" w14:textId="2B72EF3D" w:rsidR="00516130" w:rsidRPr="00903DBA" w:rsidRDefault="00674A6B" w:rsidP="00F158B0">
      <w:pPr>
        <w:pStyle w:val="Rubrik3"/>
      </w:pPr>
      <w:bookmarkStart w:id="197" w:name="_Toc57656023"/>
      <w:bookmarkStart w:id="198" w:name="_Hlk57718763"/>
      <w:r w:rsidRPr="00903DBA">
        <w:t>Cast</w:t>
      </w:r>
      <w:r w:rsidR="00F158B0" w:rsidRPr="00903DBA">
        <w:t xml:space="preserve"> Expressions</w:t>
      </w:r>
      <w:bookmarkEnd w:id="197"/>
    </w:p>
    <w:bookmarkEnd w:id="198"/>
    <w:p w14:paraId="7350C96E" w14:textId="15277A93" w:rsidR="00CA3A8B" w:rsidRPr="00903DBA" w:rsidRDefault="00CA3A8B" w:rsidP="00CA3A8B">
      <w:r w:rsidRPr="00903DBA">
        <w:t xml:space="preserve">A type </w:t>
      </w:r>
      <w:r w:rsidR="00BF052F" w:rsidRPr="00903DBA">
        <w:t>cast expression is a type name within parentheses followed by a</w:t>
      </w:r>
      <w:r w:rsidR="003527B4">
        <w:t>ny kind of</w:t>
      </w:r>
      <w:r w:rsidR="00BF052F" w:rsidRPr="00903DBA">
        <w:t xml:space="preserve"> expression.</w:t>
      </w:r>
    </w:p>
    <w:p w14:paraId="54F7569A" w14:textId="65753AE9" w:rsidR="00F158B0" w:rsidRPr="00903DBA" w:rsidRDefault="00F158B0" w:rsidP="00F158B0">
      <w:pPr>
        <w:pStyle w:val="CodeHeader"/>
      </w:pPr>
      <w:r w:rsidRPr="00903DBA">
        <w:t>MainParser.gppg</w:t>
      </w:r>
    </w:p>
    <w:p w14:paraId="10D62F2C" w14:textId="0889E235" w:rsidR="00D950EA" w:rsidRPr="00903DBA" w:rsidRDefault="00CA3A8B" w:rsidP="00F0181F">
      <w:pPr>
        <w:pStyle w:val="Code"/>
        <w:rPr>
          <w:highlight w:val="white"/>
        </w:rPr>
      </w:pPr>
      <w:r w:rsidRPr="00903DBA">
        <w:rPr>
          <w:highlight w:val="white"/>
        </w:rPr>
        <w:t>type_cast_expression</w:t>
      </w:r>
      <w:r w:rsidR="00D950EA" w:rsidRPr="00903DBA">
        <w:rPr>
          <w:highlight w:val="white"/>
        </w:rPr>
        <w:t>:</w:t>
      </w:r>
    </w:p>
    <w:p w14:paraId="03DC7578" w14:textId="77777777" w:rsidR="00D950EA" w:rsidRPr="00903DBA" w:rsidRDefault="00D950EA" w:rsidP="00F0181F">
      <w:pPr>
        <w:pStyle w:val="Code"/>
        <w:rPr>
          <w:highlight w:val="white"/>
        </w:rPr>
      </w:pPr>
      <w:r w:rsidRPr="00903DBA">
        <w:rPr>
          <w:highlight w:val="white"/>
        </w:rPr>
        <w:t xml:space="preserve">    prefix_expression {</w:t>
      </w:r>
    </w:p>
    <w:p w14:paraId="3B931ED6" w14:textId="77777777" w:rsidR="00D950EA" w:rsidRPr="00903DBA" w:rsidRDefault="00D950EA" w:rsidP="00F0181F">
      <w:pPr>
        <w:pStyle w:val="Code"/>
        <w:rPr>
          <w:highlight w:val="white"/>
        </w:rPr>
      </w:pPr>
      <w:r w:rsidRPr="00903DBA">
        <w:rPr>
          <w:highlight w:val="white"/>
        </w:rPr>
        <w:t xml:space="preserve">      $$ = $1;</w:t>
      </w:r>
    </w:p>
    <w:p w14:paraId="1612D1F5" w14:textId="77777777" w:rsidR="00D950EA" w:rsidRPr="00903DBA" w:rsidRDefault="00D950EA" w:rsidP="00F0181F">
      <w:pPr>
        <w:pStyle w:val="Code"/>
        <w:rPr>
          <w:highlight w:val="white"/>
        </w:rPr>
      </w:pPr>
      <w:r w:rsidRPr="00903DBA">
        <w:rPr>
          <w:highlight w:val="white"/>
        </w:rPr>
        <w:t xml:space="preserve">    }</w:t>
      </w:r>
    </w:p>
    <w:p w14:paraId="6B0D7227" w14:textId="204ADB8A" w:rsidR="00D950EA" w:rsidRPr="00903DBA" w:rsidRDefault="00D950EA" w:rsidP="00F0181F">
      <w:pPr>
        <w:pStyle w:val="Code"/>
        <w:rPr>
          <w:highlight w:val="white"/>
        </w:rPr>
      </w:pPr>
      <w:r w:rsidRPr="00903DBA">
        <w:rPr>
          <w:highlight w:val="white"/>
        </w:rPr>
        <w:t xml:space="preserve">  | LEFT_PARENTHESIS type_name RIGHT_PARENTHESIS </w:t>
      </w:r>
      <w:r w:rsidR="00CA3A8B" w:rsidRPr="00903DBA">
        <w:rPr>
          <w:highlight w:val="white"/>
        </w:rPr>
        <w:t>type_cast_expression</w:t>
      </w:r>
      <w:r w:rsidRPr="00903DBA">
        <w:rPr>
          <w:highlight w:val="white"/>
        </w:rPr>
        <w:t xml:space="preserve"> {</w:t>
      </w:r>
    </w:p>
    <w:p w14:paraId="7DE12D50" w14:textId="77777777" w:rsidR="00D950EA" w:rsidRPr="00903DBA" w:rsidRDefault="00D950EA" w:rsidP="00F0181F">
      <w:pPr>
        <w:pStyle w:val="Code"/>
        <w:rPr>
          <w:highlight w:val="white"/>
        </w:rPr>
      </w:pPr>
      <w:r w:rsidRPr="00903DBA">
        <w:rPr>
          <w:highlight w:val="white"/>
        </w:rPr>
        <w:t xml:space="preserve">      $$ = MiddleCodeGenerator.CastExpression($2, $4);</w:t>
      </w:r>
    </w:p>
    <w:p w14:paraId="42944CAD" w14:textId="77777777" w:rsidR="00D950EA" w:rsidRPr="00903DBA" w:rsidRDefault="00D950EA" w:rsidP="00F0181F">
      <w:pPr>
        <w:pStyle w:val="Code"/>
        <w:rPr>
          <w:highlight w:val="white"/>
        </w:rPr>
      </w:pPr>
      <w:r w:rsidRPr="00903DBA">
        <w:rPr>
          <w:highlight w:val="white"/>
        </w:rPr>
        <w:t xml:space="preserve">    };</w:t>
      </w:r>
    </w:p>
    <w:p w14:paraId="4E4E5101" w14:textId="611E7CB5" w:rsidR="00D950EA" w:rsidRPr="00903DBA" w:rsidRDefault="0059710A" w:rsidP="0059710A">
      <w:pPr>
        <w:rPr>
          <w:highlight w:val="white"/>
        </w:rPr>
      </w:pPr>
      <w:r w:rsidRPr="00903DBA">
        <w:rPr>
          <w:highlight w:val="white"/>
        </w:rPr>
        <w:t xml:space="preserve">The type name </w:t>
      </w:r>
      <w:r w:rsidR="00C325D8" w:rsidRPr="00903DBA">
        <w:rPr>
          <w:highlight w:val="white"/>
        </w:rPr>
        <w:t>is</w:t>
      </w:r>
      <w:r w:rsidRPr="00903DBA">
        <w:rPr>
          <w:highlight w:val="white"/>
        </w:rPr>
        <w:t xml:space="preserve"> a declaration specifier list with or withou</w:t>
      </w:r>
      <w:r w:rsidR="004D688D" w:rsidRPr="00903DBA">
        <w:rPr>
          <w:highlight w:val="white"/>
        </w:rPr>
        <w:t>t</w:t>
      </w:r>
      <w:r w:rsidRPr="00903DBA">
        <w:rPr>
          <w:highlight w:val="white"/>
        </w:rPr>
        <w:t xml:space="preserve"> an abstract declarator.</w:t>
      </w:r>
    </w:p>
    <w:p w14:paraId="4B9A1E1A" w14:textId="77777777" w:rsidR="00F0181F" w:rsidRPr="00903DBA" w:rsidRDefault="00F0181F" w:rsidP="00F0181F">
      <w:pPr>
        <w:pStyle w:val="Code"/>
        <w:rPr>
          <w:highlight w:val="white"/>
        </w:rPr>
      </w:pPr>
      <w:r w:rsidRPr="00903DBA">
        <w:rPr>
          <w:highlight w:val="white"/>
        </w:rPr>
        <w:t>type_name:</w:t>
      </w:r>
    </w:p>
    <w:p w14:paraId="7281AB0D" w14:textId="77777777" w:rsidR="00F0181F" w:rsidRPr="00903DBA" w:rsidRDefault="00F0181F" w:rsidP="00F0181F">
      <w:pPr>
        <w:pStyle w:val="Code"/>
        <w:rPr>
          <w:highlight w:val="white"/>
        </w:rPr>
      </w:pPr>
      <w:r w:rsidRPr="00903DBA">
        <w:rPr>
          <w:highlight w:val="white"/>
        </w:rPr>
        <w:t xml:space="preserve">    declaration_specifier_list {</w:t>
      </w:r>
    </w:p>
    <w:p w14:paraId="5E4B11D8" w14:textId="2FDFA67F" w:rsidR="00F0181F" w:rsidRPr="00903DBA" w:rsidRDefault="00F0181F" w:rsidP="00F0181F">
      <w:pPr>
        <w:pStyle w:val="Code"/>
        <w:rPr>
          <w:highlight w:val="white"/>
        </w:rPr>
      </w:pPr>
      <w:r w:rsidRPr="00903DBA">
        <w:rPr>
          <w:highlight w:val="white"/>
        </w:rPr>
        <w:t xml:space="preserve">      $$ = MiddleCodeGenerator.TypeName(Specifier.SpecifierList($1), null);</w:t>
      </w:r>
    </w:p>
    <w:p w14:paraId="00F87D97" w14:textId="77777777" w:rsidR="00F0181F" w:rsidRPr="00903DBA" w:rsidRDefault="00F0181F" w:rsidP="00F0181F">
      <w:pPr>
        <w:pStyle w:val="Code"/>
        <w:rPr>
          <w:highlight w:val="white"/>
        </w:rPr>
      </w:pPr>
      <w:r w:rsidRPr="00903DBA">
        <w:rPr>
          <w:highlight w:val="white"/>
        </w:rPr>
        <w:t xml:space="preserve">    }</w:t>
      </w:r>
    </w:p>
    <w:p w14:paraId="57F6AF78" w14:textId="77777777" w:rsidR="00F0181F" w:rsidRPr="00903DBA" w:rsidRDefault="00F0181F" w:rsidP="00F0181F">
      <w:pPr>
        <w:pStyle w:val="Code"/>
        <w:rPr>
          <w:highlight w:val="white"/>
        </w:rPr>
      </w:pPr>
      <w:r w:rsidRPr="00903DBA">
        <w:rPr>
          <w:highlight w:val="white"/>
        </w:rPr>
        <w:t xml:space="preserve">  | declaration_specifier_list {</w:t>
      </w:r>
    </w:p>
    <w:p w14:paraId="2DB66F7B" w14:textId="491B8C00" w:rsidR="00F0181F" w:rsidRPr="00903DBA" w:rsidRDefault="00F0181F" w:rsidP="00F0181F">
      <w:pPr>
        <w:pStyle w:val="Code"/>
        <w:rPr>
          <w:highlight w:val="white"/>
        </w:rPr>
      </w:pPr>
      <w:r w:rsidRPr="00903DBA">
        <w:rPr>
          <w:highlight w:val="white"/>
        </w:rPr>
        <w:t xml:space="preserve">      </w:t>
      </w:r>
      <w:r w:rsidR="00FF2B7D">
        <w:rPr>
          <w:highlight w:val="white"/>
        </w:rPr>
        <w:t>SpecifierListStack</w:t>
      </w:r>
      <w:r w:rsidRPr="00903DBA">
        <w:rPr>
          <w:highlight w:val="white"/>
        </w:rPr>
        <w:t>.Push(Specifier.SpecifierList($1));</w:t>
      </w:r>
    </w:p>
    <w:p w14:paraId="4ADF7B4E" w14:textId="77777777" w:rsidR="00F0181F" w:rsidRPr="00903DBA" w:rsidRDefault="00F0181F" w:rsidP="00F0181F">
      <w:pPr>
        <w:pStyle w:val="Code"/>
        <w:rPr>
          <w:highlight w:val="white"/>
        </w:rPr>
      </w:pPr>
      <w:r w:rsidRPr="00903DBA">
        <w:rPr>
          <w:highlight w:val="white"/>
        </w:rPr>
        <w:t xml:space="preserve">    }</w:t>
      </w:r>
    </w:p>
    <w:p w14:paraId="7A8A2CF5" w14:textId="77777777" w:rsidR="00F0181F" w:rsidRPr="00903DBA" w:rsidRDefault="00F0181F" w:rsidP="00F0181F">
      <w:pPr>
        <w:pStyle w:val="Code"/>
        <w:rPr>
          <w:highlight w:val="white"/>
        </w:rPr>
      </w:pPr>
      <w:r w:rsidRPr="00903DBA">
        <w:rPr>
          <w:highlight w:val="white"/>
        </w:rPr>
        <w:t xml:space="preserve">    abstract_declarator {</w:t>
      </w:r>
    </w:p>
    <w:p w14:paraId="6B4F3E1A" w14:textId="3D0E82BE" w:rsidR="00F0181F" w:rsidRPr="00903DBA" w:rsidRDefault="00F0181F" w:rsidP="00F0181F">
      <w:pPr>
        <w:pStyle w:val="Code"/>
        <w:rPr>
          <w:highlight w:val="white"/>
        </w:rPr>
      </w:pPr>
      <w:r w:rsidRPr="00903DBA">
        <w:rPr>
          <w:highlight w:val="white"/>
        </w:rPr>
        <w:t xml:space="preserve">      $$ = MiddleCodeGenerator.TypeName(</w:t>
      </w:r>
      <w:r w:rsidR="00FF2B7D">
        <w:rPr>
          <w:highlight w:val="white"/>
        </w:rPr>
        <w:t>SpecifierListStack</w:t>
      </w:r>
      <w:r w:rsidRPr="00903DBA">
        <w:rPr>
          <w:highlight w:val="white"/>
        </w:rPr>
        <w:t>.Pop(), $3);</w:t>
      </w:r>
    </w:p>
    <w:p w14:paraId="33FA663E" w14:textId="7031E680" w:rsidR="00422C32" w:rsidRPr="00903DBA" w:rsidRDefault="00F0181F" w:rsidP="00182926">
      <w:pPr>
        <w:pStyle w:val="Code"/>
        <w:rPr>
          <w:highlight w:val="white"/>
        </w:rPr>
      </w:pPr>
      <w:r w:rsidRPr="00903DBA">
        <w:rPr>
          <w:highlight w:val="white"/>
        </w:rPr>
        <w:t xml:space="preserve">    };</w:t>
      </w:r>
    </w:p>
    <w:p w14:paraId="7BC035C3" w14:textId="77777777" w:rsidR="00636360" w:rsidRPr="00903DBA" w:rsidRDefault="00636360" w:rsidP="00636360">
      <w:pPr>
        <w:pStyle w:val="Rubrik3"/>
      </w:pPr>
      <w:bookmarkStart w:id="199" w:name="_Toc57656024"/>
      <w:bookmarkStart w:id="200" w:name="_Hlk57718797"/>
      <w:r w:rsidRPr="00903DBA">
        <w:t>Prefix Expression</w:t>
      </w:r>
      <w:bookmarkEnd w:id="199"/>
    </w:p>
    <w:bookmarkEnd w:id="200"/>
    <w:p w14:paraId="17DB7A32" w14:textId="0F8E94D6" w:rsidR="00636360" w:rsidRDefault="00636360" w:rsidP="00636360">
      <w:r w:rsidRPr="00903DBA">
        <w:t>In C, there are several prefix expressions:</w:t>
      </w:r>
    </w:p>
    <w:p w14:paraId="2AA8A2B1" w14:textId="77777777" w:rsidR="003527B4" w:rsidRPr="00903DBA" w:rsidRDefault="003527B4" w:rsidP="003527B4">
      <w:pPr>
        <w:pStyle w:val="Liststycke"/>
        <w:numPr>
          <w:ilvl w:val="0"/>
          <w:numId w:val="178"/>
        </w:numPr>
      </w:pPr>
      <w:r w:rsidRPr="00903DBA">
        <w:t>Unary add and minus</w:t>
      </w:r>
    </w:p>
    <w:p w14:paraId="227622EA" w14:textId="77777777" w:rsidR="003527B4" w:rsidRPr="00903DBA" w:rsidRDefault="003527B4" w:rsidP="003527B4">
      <w:pPr>
        <w:pStyle w:val="Liststycke"/>
        <w:numPr>
          <w:ilvl w:val="0"/>
          <w:numId w:val="178"/>
        </w:numPr>
      </w:pPr>
      <w:r w:rsidRPr="00903DBA">
        <w:t>Logical not</w:t>
      </w:r>
    </w:p>
    <w:p w14:paraId="292630D8" w14:textId="77777777" w:rsidR="003527B4" w:rsidRPr="00903DBA" w:rsidRDefault="003527B4" w:rsidP="003527B4">
      <w:pPr>
        <w:pStyle w:val="Liststycke"/>
        <w:numPr>
          <w:ilvl w:val="0"/>
          <w:numId w:val="178"/>
        </w:numPr>
      </w:pPr>
      <w:r w:rsidRPr="00903DBA">
        <w:t>Bitwise not</w:t>
      </w:r>
    </w:p>
    <w:p w14:paraId="392C8D09" w14:textId="77777777" w:rsidR="003527B4" w:rsidRPr="00903DBA" w:rsidRDefault="003527B4" w:rsidP="003527B4">
      <w:pPr>
        <w:pStyle w:val="Liststycke"/>
        <w:numPr>
          <w:ilvl w:val="0"/>
          <w:numId w:val="178"/>
        </w:numPr>
      </w:pPr>
      <w:r w:rsidRPr="00903DBA">
        <w:t xml:space="preserve">The </w:t>
      </w:r>
      <w:r w:rsidRPr="00903DBA">
        <w:rPr>
          <w:rStyle w:val="CodeInText"/>
        </w:rPr>
        <w:t>sizeof</w:t>
      </w:r>
      <w:r w:rsidRPr="00903DBA">
        <w:t xml:space="preserve"> operator</w:t>
      </w:r>
    </w:p>
    <w:p w14:paraId="7D2B5F71" w14:textId="77777777" w:rsidR="003527B4" w:rsidRPr="00903DBA" w:rsidRDefault="003527B4" w:rsidP="003527B4">
      <w:pPr>
        <w:pStyle w:val="Liststycke"/>
        <w:numPr>
          <w:ilvl w:val="0"/>
          <w:numId w:val="178"/>
        </w:numPr>
      </w:pPr>
      <w:r w:rsidRPr="00903DBA">
        <w:t>The address operator</w:t>
      </w:r>
    </w:p>
    <w:p w14:paraId="6BF08C96" w14:textId="3BC7E780" w:rsidR="003527B4" w:rsidRDefault="003527B4" w:rsidP="003527B4">
      <w:pPr>
        <w:pStyle w:val="Liststycke"/>
        <w:numPr>
          <w:ilvl w:val="0"/>
          <w:numId w:val="178"/>
        </w:numPr>
      </w:pPr>
      <w:r w:rsidRPr="00903DBA">
        <w:t>The dereference operator</w:t>
      </w:r>
    </w:p>
    <w:p w14:paraId="7F08DC55" w14:textId="364858CF" w:rsidR="00B05E5C" w:rsidRPr="00903DBA" w:rsidRDefault="00B05E5C" w:rsidP="003527B4">
      <w:pPr>
        <w:pStyle w:val="Liststycke"/>
        <w:numPr>
          <w:ilvl w:val="0"/>
          <w:numId w:val="178"/>
        </w:numPr>
      </w:pPr>
      <w:r>
        <w:t>Prefix increment and decrement</w:t>
      </w:r>
    </w:p>
    <w:p w14:paraId="0460DE34" w14:textId="77777777" w:rsidR="00D56E7A" w:rsidRPr="00903DBA" w:rsidRDefault="00D56E7A" w:rsidP="00D56E7A">
      <w:pPr>
        <w:pStyle w:val="Code"/>
        <w:rPr>
          <w:highlight w:val="white"/>
        </w:rPr>
      </w:pPr>
      <w:r w:rsidRPr="00903DBA">
        <w:rPr>
          <w:highlight w:val="white"/>
        </w:rPr>
        <w:t>prefix_expression:</w:t>
      </w:r>
    </w:p>
    <w:p w14:paraId="133921F9" w14:textId="77777777" w:rsidR="00D56E7A" w:rsidRPr="00903DBA" w:rsidRDefault="00D56E7A" w:rsidP="00D56E7A">
      <w:pPr>
        <w:pStyle w:val="Code"/>
        <w:rPr>
          <w:highlight w:val="white"/>
        </w:rPr>
      </w:pPr>
      <w:r w:rsidRPr="00903DBA">
        <w:rPr>
          <w:highlight w:val="white"/>
        </w:rPr>
        <w:t xml:space="preserve">    postfix_expression {</w:t>
      </w:r>
    </w:p>
    <w:p w14:paraId="11D8FFF6" w14:textId="77777777" w:rsidR="00D56E7A" w:rsidRPr="00903DBA" w:rsidRDefault="00D56E7A" w:rsidP="00D56E7A">
      <w:pPr>
        <w:pStyle w:val="Code"/>
        <w:rPr>
          <w:highlight w:val="white"/>
        </w:rPr>
      </w:pPr>
      <w:r w:rsidRPr="00903DBA">
        <w:rPr>
          <w:highlight w:val="white"/>
        </w:rPr>
        <w:t xml:space="preserve">      $$ = $1; </w:t>
      </w:r>
    </w:p>
    <w:p w14:paraId="4CE0442D" w14:textId="77777777" w:rsidR="00D56E7A" w:rsidRPr="00903DBA" w:rsidRDefault="00D56E7A" w:rsidP="00D56E7A">
      <w:pPr>
        <w:pStyle w:val="Code"/>
        <w:rPr>
          <w:highlight w:val="white"/>
        </w:rPr>
      </w:pPr>
      <w:r w:rsidRPr="00903DBA">
        <w:rPr>
          <w:highlight w:val="white"/>
        </w:rPr>
        <w:t xml:space="preserve">    }</w:t>
      </w:r>
    </w:p>
    <w:p w14:paraId="52A45AF2" w14:textId="77777777" w:rsidR="00D56E7A" w:rsidRPr="00903DBA" w:rsidRDefault="00D56E7A" w:rsidP="00D56E7A">
      <w:pPr>
        <w:pStyle w:val="Code"/>
        <w:rPr>
          <w:highlight w:val="white"/>
        </w:rPr>
      </w:pPr>
      <w:r w:rsidRPr="00903DBA">
        <w:rPr>
          <w:highlight w:val="white"/>
        </w:rPr>
        <w:lastRenderedPageBreak/>
        <w:t xml:space="preserve">  | prefix_add_operator type_cast_expression {</w:t>
      </w:r>
    </w:p>
    <w:p w14:paraId="0641E5A3" w14:textId="77777777" w:rsidR="00D56E7A" w:rsidRPr="00903DBA" w:rsidRDefault="00D56E7A" w:rsidP="00D56E7A">
      <w:pPr>
        <w:pStyle w:val="Code"/>
        <w:rPr>
          <w:highlight w:val="white"/>
        </w:rPr>
      </w:pPr>
      <w:r w:rsidRPr="00903DBA">
        <w:rPr>
          <w:highlight w:val="white"/>
        </w:rPr>
        <w:t xml:space="preserve">      $$ = MiddleCodeGenerator.UnaryExpression($1, $2);</w:t>
      </w:r>
    </w:p>
    <w:p w14:paraId="29134B06" w14:textId="5BC6DB7A" w:rsidR="00D56E7A" w:rsidRDefault="00D56E7A" w:rsidP="00D56E7A">
      <w:pPr>
        <w:pStyle w:val="Code"/>
        <w:rPr>
          <w:highlight w:val="white"/>
        </w:rPr>
      </w:pPr>
      <w:r w:rsidRPr="00903DBA">
        <w:rPr>
          <w:highlight w:val="white"/>
        </w:rPr>
        <w:t xml:space="preserve">    }</w:t>
      </w:r>
    </w:p>
    <w:p w14:paraId="59561705" w14:textId="3889BE17" w:rsidR="00E9596A" w:rsidRPr="00903DBA" w:rsidRDefault="00E9596A" w:rsidP="00E9596A">
      <w:pPr>
        <w:pStyle w:val="Code"/>
        <w:rPr>
          <w:highlight w:val="white"/>
        </w:rPr>
      </w:pPr>
      <w:r w:rsidRPr="00903DBA">
        <w:rPr>
          <w:highlight w:val="white"/>
        </w:rPr>
        <w:t xml:space="preserve">  </w:t>
      </w:r>
      <w:r>
        <w:rPr>
          <w:highlight w:val="white"/>
        </w:rPr>
        <w:t>|</w:t>
      </w:r>
      <w:r w:rsidRPr="00903DBA">
        <w:rPr>
          <w:highlight w:val="white"/>
        </w:rPr>
        <w:t xml:space="preserve"> LOGICAL_NOT type_cast_expression {</w:t>
      </w:r>
    </w:p>
    <w:p w14:paraId="56BE0A89" w14:textId="77777777" w:rsidR="00E9596A" w:rsidRPr="00903DBA" w:rsidRDefault="00E9596A" w:rsidP="00E9596A">
      <w:pPr>
        <w:pStyle w:val="Code"/>
        <w:rPr>
          <w:highlight w:val="white"/>
        </w:rPr>
      </w:pPr>
      <w:r w:rsidRPr="00903DBA">
        <w:rPr>
          <w:highlight w:val="white"/>
        </w:rPr>
        <w:t xml:space="preserve">      $$ = MiddleCodeGenerator.LogicalNotExpression($2);</w:t>
      </w:r>
    </w:p>
    <w:p w14:paraId="53A6FCF0" w14:textId="521C817B" w:rsidR="00E9596A" w:rsidRPr="00903DBA" w:rsidRDefault="00E9596A" w:rsidP="00E9596A">
      <w:pPr>
        <w:pStyle w:val="Code"/>
        <w:rPr>
          <w:highlight w:val="white"/>
        </w:rPr>
      </w:pPr>
      <w:r w:rsidRPr="00903DBA">
        <w:rPr>
          <w:highlight w:val="white"/>
        </w:rPr>
        <w:t xml:space="preserve">    }</w:t>
      </w:r>
    </w:p>
    <w:p w14:paraId="6FE654BB" w14:textId="5EAC61C1" w:rsidR="00E9596A" w:rsidRPr="00903DBA" w:rsidRDefault="00E9596A" w:rsidP="00E9596A">
      <w:pPr>
        <w:pStyle w:val="Code"/>
        <w:rPr>
          <w:highlight w:val="white"/>
        </w:rPr>
      </w:pPr>
      <w:r w:rsidRPr="00903DBA">
        <w:rPr>
          <w:highlight w:val="white"/>
        </w:rPr>
        <w:t xml:space="preserve">  </w:t>
      </w:r>
      <w:r>
        <w:rPr>
          <w:highlight w:val="white"/>
        </w:rPr>
        <w:t>|</w:t>
      </w:r>
      <w:r w:rsidRPr="00903DBA">
        <w:rPr>
          <w:highlight w:val="white"/>
        </w:rPr>
        <w:t xml:space="preserve"> BITWISE_NOT type_cast_expression {</w:t>
      </w:r>
    </w:p>
    <w:p w14:paraId="724D7F0B" w14:textId="77777777" w:rsidR="00E9596A" w:rsidRPr="00903DBA" w:rsidRDefault="00E9596A" w:rsidP="00E9596A">
      <w:pPr>
        <w:pStyle w:val="Code"/>
        <w:rPr>
          <w:highlight w:val="white"/>
        </w:rPr>
      </w:pPr>
      <w:r w:rsidRPr="00903DBA">
        <w:rPr>
          <w:highlight w:val="white"/>
        </w:rPr>
        <w:t xml:space="preserve">      $$ = MiddleCodeGenerator.BitwiseNotExpression($2);</w:t>
      </w:r>
    </w:p>
    <w:p w14:paraId="220FC59B" w14:textId="6AD595F6" w:rsidR="00E9596A" w:rsidRPr="00903DBA" w:rsidRDefault="00E9596A" w:rsidP="00E9596A">
      <w:pPr>
        <w:pStyle w:val="Code"/>
        <w:rPr>
          <w:highlight w:val="white"/>
        </w:rPr>
      </w:pPr>
      <w:r w:rsidRPr="00903DBA">
        <w:rPr>
          <w:highlight w:val="white"/>
        </w:rPr>
        <w:t xml:space="preserve">    }</w:t>
      </w:r>
    </w:p>
    <w:p w14:paraId="76913679" w14:textId="629480F5" w:rsidR="001F57FD" w:rsidRPr="00903DBA" w:rsidRDefault="00341936" w:rsidP="00990749">
      <w:r w:rsidRPr="00903DBA">
        <w:rPr>
          <w:highlight w:val="white"/>
        </w:rPr>
        <w:t xml:space="preserve">The </w:t>
      </w:r>
      <w:r w:rsidRPr="00903DBA">
        <w:rPr>
          <w:rStyle w:val="KeyWord0"/>
          <w:highlight w:val="white"/>
        </w:rPr>
        <w:t>sizeof</w:t>
      </w:r>
      <w:r w:rsidRPr="00903DBA">
        <w:rPr>
          <w:highlight w:val="white"/>
        </w:rPr>
        <w:t xml:space="preserve"> operator can be applied to </w:t>
      </w:r>
      <w:r>
        <w:rPr>
          <w:highlight w:val="white"/>
        </w:rPr>
        <w:t xml:space="preserve">an expression or </w:t>
      </w:r>
      <w:r w:rsidRPr="00903DBA">
        <w:rPr>
          <w:highlight w:val="white"/>
        </w:rPr>
        <w:t>a type name within parentheses.</w:t>
      </w:r>
      <w:r w:rsidR="001F57FD" w:rsidRPr="00903DBA">
        <w:t xml:space="preserve"> </w:t>
      </w:r>
      <w:r w:rsidR="00990749">
        <w:t xml:space="preserve">It does not apply to </w:t>
      </w:r>
      <w:r w:rsidR="001F57FD" w:rsidRPr="00903DBA">
        <w:t>function</w:t>
      </w:r>
      <w:r w:rsidR="00990749">
        <w:t>s</w:t>
      </w:r>
      <w:r w:rsidR="001F57FD" w:rsidRPr="00903DBA">
        <w:t xml:space="preserve"> or bitfields</w:t>
      </w:r>
      <w:r w:rsidR="00990749">
        <w:t>. When applied to an array, it gives the total size of the array, not the size of its address.</w:t>
      </w:r>
    </w:p>
    <w:p w14:paraId="7553717B" w14:textId="22C0B184" w:rsidR="00E9596A" w:rsidRPr="00903DBA" w:rsidRDefault="00E9596A" w:rsidP="00E9596A">
      <w:pPr>
        <w:pStyle w:val="Code"/>
        <w:rPr>
          <w:highlight w:val="white"/>
        </w:rPr>
      </w:pPr>
      <w:r w:rsidRPr="00903DBA">
        <w:rPr>
          <w:highlight w:val="white"/>
        </w:rPr>
        <w:t xml:space="preserve">  </w:t>
      </w:r>
      <w:r>
        <w:rPr>
          <w:highlight w:val="white"/>
        </w:rPr>
        <w:t>|</w:t>
      </w:r>
      <w:r w:rsidRPr="00903DBA">
        <w:rPr>
          <w:highlight w:val="white"/>
        </w:rPr>
        <w:t xml:space="preserve"> SIZEOF prefix_expression {</w:t>
      </w:r>
    </w:p>
    <w:p w14:paraId="1D356E7A" w14:textId="77777777" w:rsidR="00E9596A" w:rsidRPr="00903DBA" w:rsidRDefault="00E9596A" w:rsidP="00E9596A">
      <w:pPr>
        <w:pStyle w:val="Code"/>
        <w:rPr>
          <w:highlight w:val="white"/>
        </w:rPr>
      </w:pPr>
      <w:r w:rsidRPr="00903DBA">
        <w:rPr>
          <w:highlight w:val="white"/>
        </w:rPr>
        <w:t xml:space="preserve">      $$ = MiddleCodeGenerator.SizeOfExpression($2);</w:t>
      </w:r>
    </w:p>
    <w:p w14:paraId="25DC0A39" w14:textId="599CD59E" w:rsidR="00E9596A" w:rsidRPr="00903DBA" w:rsidRDefault="00E9596A" w:rsidP="00E9596A">
      <w:pPr>
        <w:pStyle w:val="Code"/>
        <w:rPr>
          <w:highlight w:val="white"/>
        </w:rPr>
      </w:pPr>
      <w:r w:rsidRPr="00903DBA">
        <w:rPr>
          <w:highlight w:val="white"/>
        </w:rPr>
        <w:t xml:space="preserve">    }</w:t>
      </w:r>
    </w:p>
    <w:p w14:paraId="3BFA5238" w14:textId="345C7261" w:rsidR="00341936" w:rsidRPr="00903DBA" w:rsidRDefault="00341936" w:rsidP="00341936">
      <w:pPr>
        <w:pStyle w:val="Code"/>
        <w:rPr>
          <w:highlight w:val="white"/>
        </w:rPr>
      </w:pPr>
      <w:r w:rsidRPr="00903DBA">
        <w:rPr>
          <w:highlight w:val="white"/>
        </w:rPr>
        <w:t xml:space="preserve">  </w:t>
      </w:r>
      <w:r>
        <w:rPr>
          <w:highlight w:val="white"/>
        </w:rPr>
        <w:t>|</w:t>
      </w:r>
      <w:r w:rsidRPr="00903DBA">
        <w:rPr>
          <w:highlight w:val="white"/>
        </w:rPr>
        <w:t xml:space="preserve"> SIZEOF LEFT_PARENTHESIS type_name RIGHT_PARENTHESIS {</w:t>
      </w:r>
    </w:p>
    <w:p w14:paraId="0D310471" w14:textId="77777777" w:rsidR="00341936" w:rsidRPr="00903DBA" w:rsidRDefault="00341936" w:rsidP="00341936">
      <w:pPr>
        <w:pStyle w:val="Code"/>
        <w:rPr>
          <w:highlight w:val="white"/>
        </w:rPr>
      </w:pPr>
      <w:r w:rsidRPr="00903DBA">
        <w:rPr>
          <w:highlight w:val="white"/>
        </w:rPr>
        <w:t xml:space="preserve">      $$ = MiddleCodeGenerator.SizeOfType($3);</w:t>
      </w:r>
    </w:p>
    <w:p w14:paraId="2C840B37" w14:textId="32F87E0D" w:rsidR="00341936" w:rsidRDefault="00341936" w:rsidP="00341936">
      <w:pPr>
        <w:pStyle w:val="Code"/>
        <w:rPr>
          <w:highlight w:val="white"/>
        </w:rPr>
      </w:pPr>
      <w:r w:rsidRPr="00903DBA">
        <w:rPr>
          <w:highlight w:val="white"/>
        </w:rPr>
        <w:t xml:space="preserve">    }</w:t>
      </w:r>
    </w:p>
    <w:p w14:paraId="58F7D0CD" w14:textId="77777777" w:rsidR="00463A61" w:rsidRPr="00903DBA" w:rsidRDefault="00463A61" w:rsidP="00463A61">
      <w:r w:rsidRPr="00903DBA">
        <w:t>The address operator takes the address of its operand and the return type is a pointer to the operand type, unless it is an array, in which case the result is a pointer to the array type. The operand cannot have register storage.</w:t>
      </w:r>
    </w:p>
    <w:p w14:paraId="02EAE621" w14:textId="75E7D366" w:rsidR="003C22BE" w:rsidRPr="00903DBA" w:rsidRDefault="003C22BE" w:rsidP="003C22BE">
      <w:pPr>
        <w:rPr>
          <w:highlight w:val="white"/>
        </w:rPr>
      </w:pPr>
      <w:r w:rsidRPr="00903DBA">
        <w:rPr>
          <w:highlight w:val="white"/>
        </w:rPr>
        <w:t xml:space="preserve">The address operator does not apply to bitfields symbols </w:t>
      </w:r>
      <w:r w:rsidR="0027020A">
        <w:rPr>
          <w:highlight w:val="white"/>
        </w:rPr>
        <w:t xml:space="preserve">or symbols </w:t>
      </w:r>
      <w:r w:rsidRPr="00903DBA">
        <w:rPr>
          <w:highlight w:val="white"/>
        </w:rPr>
        <w:t xml:space="preserve">with register storage. A symbol is addressable if it does not have register storage and is not a bitfield in a struct or </w:t>
      </w:r>
      <w:r w:rsidR="00F754D6">
        <w:rPr>
          <w:highlight w:val="white"/>
        </w:rPr>
        <w:t xml:space="preserve">a </w:t>
      </w:r>
      <w:r w:rsidRPr="00903DBA">
        <w:rPr>
          <w:highlight w:val="white"/>
        </w:rPr>
        <w:t>union.</w:t>
      </w:r>
    </w:p>
    <w:p w14:paraId="6FF1F1C9" w14:textId="77777777" w:rsidR="00463A61" w:rsidRPr="00903DBA" w:rsidRDefault="00463A61" w:rsidP="00463A61">
      <w:pPr>
        <w:pStyle w:val="Code"/>
        <w:rPr>
          <w:highlight w:val="white"/>
        </w:rPr>
      </w:pPr>
      <w:r w:rsidRPr="00903DBA">
        <w:rPr>
          <w:highlight w:val="white"/>
        </w:rPr>
        <w:t xml:space="preserve">    AMPERSAND type_cast_expression {</w:t>
      </w:r>
    </w:p>
    <w:p w14:paraId="2FD59957" w14:textId="77777777" w:rsidR="00463A61" w:rsidRPr="00903DBA" w:rsidRDefault="00463A61" w:rsidP="00463A61">
      <w:pPr>
        <w:pStyle w:val="Code"/>
        <w:rPr>
          <w:highlight w:val="white"/>
        </w:rPr>
      </w:pPr>
      <w:r w:rsidRPr="00903DBA">
        <w:rPr>
          <w:highlight w:val="white"/>
        </w:rPr>
        <w:t xml:space="preserve">      $$ = MiddleCodeGenerator.AddressExpression($2);</w:t>
      </w:r>
    </w:p>
    <w:p w14:paraId="3068790C" w14:textId="77777777" w:rsidR="00463A61" w:rsidRPr="00903DBA" w:rsidRDefault="00463A61" w:rsidP="00463A61">
      <w:pPr>
        <w:pStyle w:val="Code"/>
        <w:rPr>
          <w:highlight w:val="white"/>
        </w:rPr>
      </w:pPr>
      <w:r w:rsidRPr="00903DBA">
        <w:rPr>
          <w:highlight w:val="white"/>
        </w:rPr>
        <w:t xml:space="preserve">    };</w:t>
      </w:r>
    </w:p>
    <w:p w14:paraId="47F47545" w14:textId="77777777" w:rsidR="003C22BE" w:rsidRPr="00903DBA" w:rsidRDefault="003C22BE" w:rsidP="003C22BE">
      <w:r w:rsidRPr="00903DBA">
        <w:t>The dereference operator takes a pointer or array as operand.</w:t>
      </w:r>
    </w:p>
    <w:p w14:paraId="78B22DEB" w14:textId="79355CCC" w:rsidR="00463A61" w:rsidRPr="00903DBA" w:rsidRDefault="00463A61" w:rsidP="00463A61">
      <w:pPr>
        <w:pStyle w:val="Code"/>
        <w:rPr>
          <w:highlight w:val="white"/>
        </w:rPr>
      </w:pPr>
      <w:r w:rsidRPr="00903DBA">
        <w:rPr>
          <w:highlight w:val="white"/>
        </w:rPr>
        <w:t xml:space="preserve"> </w:t>
      </w:r>
      <w:r>
        <w:rPr>
          <w:highlight w:val="white"/>
        </w:rPr>
        <w:t xml:space="preserve"> |</w:t>
      </w:r>
      <w:r w:rsidRPr="00903DBA">
        <w:rPr>
          <w:highlight w:val="white"/>
        </w:rPr>
        <w:t xml:space="preserve"> ASTERRISK type_cast_expression {</w:t>
      </w:r>
    </w:p>
    <w:p w14:paraId="66989AD6" w14:textId="77777777" w:rsidR="00463A61" w:rsidRPr="00903DBA" w:rsidRDefault="00463A61" w:rsidP="00463A61">
      <w:pPr>
        <w:pStyle w:val="Code"/>
        <w:rPr>
          <w:highlight w:val="white"/>
        </w:rPr>
      </w:pPr>
      <w:r w:rsidRPr="00903DBA">
        <w:rPr>
          <w:highlight w:val="white"/>
        </w:rPr>
        <w:t xml:space="preserve">      $$ = MiddleCodeGenerator.DereferenceExpression($2);</w:t>
      </w:r>
    </w:p>
    <w:p w14:paraId="0297597D" w14:textId="60936FC7" w:rsidR="00341936" w:rsidRDefault="00463A61" w:rsidP="00D56E7A">
      <w:pPr>
        <w:pStyle w:val="Code"/>
        <w:rPr>
          <w:highlight w:val="white"/>
        </w:rPr>
      </w:pPr>
      <w:r w:rsidRPr="00903DBA">
        <w:rPr>
          <w:highlight w:val="white"/>
        </w:rPr>
        <w:t xml:space="preserve">    }</w:t>
      </w:r>
    </w:p>
    <w:p w14:paraId="13578C30" w14:textId="77777777" w:rsidR="003C22BE" w:rsidRPr="00903DBA" w:rsidRDefault="003C22BE" w:rsidP="003C22BE">
      <w:r w:rsidRPr="00903DBA">
        <w:t>The postfix increment and decrement change the operand and return the original value. The operand has to be a left-value of arithmetic or pointer type.</w:t>
      </w:r>
    </w:p>
    <w:p w14:paraId="07A50B4D" w14:textId="71FF1DFC" w:rsidR="009A16DF" w:rsidRPr="00903DBA" w:rsidRDefault="009A16DF" w:rsidP="009A16DF">
      <w:pPr>
        <w:pStyle w:val="Code"/>
        <w:rPr>
          <w:highlight w:val="white"/>
        </w:rPr>
      </w:pPr>
      <w:r w:rsidRPr="00903DBA">
        <w:rPr>
          <w:highlight w:val="white"/>
        </w:rPr>
        <w:t xml:space="preserve">  </w:t>
      </w:r>
      <w:r>
        <w:rPr>
          <w:highlight w:val="white"/>
        </w:rPr>
        <w:t>|</w:t>
      </w:r>
      <w:r w:rsidRPr="00903DBA">
        <w:rPr>
          <w:highlight w:val="white"/>
        </w:rPr>
        <w:t xml:space="preserve"> increment_operator prefix_expression {</w:t>
      </w:r>
    </w:p>
    <w:p w14:paraId="61AF2FA2" w14:textId="77777777" w:rsidR="009A16DF" w:rsidRPr="00903DBA" w:rsidRDefault="009A16DF" w:rsidP="009A16DF">
      <w:pPr>
        <w:pStyle w:val="Code"/>
        <w:rPr>
          <w:highlight w:val="white"/>
        </w:rPr>
      </w:pPr>
      <w:r w:rsidRPr="00903DBA">
        <w:rPr>
          <w:highlight w:val="white"/>
        </w:rPr>
        <w:t xml:space="preserve">      $$ = MiddleCodeGenerator.PrefixIncrementExpression($1, $2);</w:t>
      </w:r>
    </w:p>
    <w:p w14:paraId="18C34F91" w14:textId="77777777" w:rsidR="009A16DF" w:rsidRPr="00903DBA" w:rsidRDefault="009A16DF" w:rsidP="009A16DF">
      <w:pPr>
        <w:pStyle w:val="Code"/>
        <w:rPr>
          <w:highlight w:val="white"/>
        </w:rPr>
      </w:pPr>
      <w:r w:rsidRPr="00903DBA">
        <w:rPr>
          <w:highlight w:val="white"/>
        </w:rPr>
        <w:t xml:space="preserve">    };</w:t>
      </w:r>
    </w:p>
    <w:p w14:paraId="4ECB7E6D" w14:textId="77777777" w:rsidR="00463A61" w:rsidRDefault="00463A61" w:rsidP="00D56E7A">
      <w:pPr>
        <w:pStyle w:val="Code"/>
        <w:rPr>
          <w:highlight w:val="white"/>
        </w:rPr>
      </w:pPr>
    </w:p>
    <w:p w14:paraId="67C759F5" w14:textId="3C00B7C8" w:rsidR="00D56E7A" w:rsidRPr="00903DBA" w:rsidRDefault="00D56E7A" w:rsidP="00D56E7A">
      <w:pPr>
        <w:pStyle w:val="Code"/>
        <w:rPr>
          <w:highlight w:val="white"/>
        </w:rPr>
      </w:pPr>
      <w:r w:rsidRPr="00903DBA">
        <w:rPr>
          <w:highlight w:val="white"/>
        </w:rPr>
        <w:t>prefix_add_operator:</w:t>
      </w:r>
    </w:p>
    <w:p w14:paraId="65D2F6B3" w14:textId="77777777" w:rsidR="00D56E7A" w:rsidRPr="00903DBA" w:rsidRDefault="00D56E7A" w:rsidP="00D56E7A">
      <w:pPr>
        <w:pStyle w:val="Code"/>
        <w:rPr>
          <w:highlight w:val="white"/>
        </w:rPr>
      </w:pPr>
      <w:r w:rsidRPr="00903DBA">
        <w:rPr>
          <w:highlight w:val="white"/>
        </w:rPr>
        <w:t xml:space="preserve">    PLUS  { $$ = MiddleOperator.UnaryAdd;      }</w:t>
      </w:r>
    </w:p>
    <w:p w14:paraId="1C268CDF" w14:textId="3F659E97" w:rsidR="00D56E7A" w:rsidRPr="00903DBA" w:rsidRDefault="00D56E7A" w:rsidP="00D56E7A">
      <w:pPr>
        <w:pStyle w:val="Code"/>
        <w:rPr>
          <w:highlight w:val="white"/>
        </w:rPr>
      </w:pPr>
      <w:r w:rsidRPr="00903DBA">
        <w:rPr>
          <w:highlight w:val="white"/>
        </w:rPr>
        <w:t xml:space="preserve">  | MINUS { $$ = MiddleOperator.UnarySubtract; };</w:t>
      </w:r>
    </w:p>
    <w:p w14:paraId="2CED86B2" w14:textId="77777777" w:rsidR="009A16DF" w:rsidRPr="00903DBA" w:rsidRDefault="009A16DF" w:rsidP="009A16DF">
      <w:pPr>
        <w:pStyle w:val="Code"/>
        <w:rPr>
          <w:highlight w:val="white"/>
        </w:rPr>
      </w:pPr>
    </w:p>
    <w:p w14:paraId="2F552FC9" w14:textId="77777777" w:rsidR="009A16DF" w:rsidRPr="00903DBA" w:rsidRDefault="009A16DF" w:rsidP="009A16DF">
      <w:pPr>
        <w:pStyle w:val="Code"/>
        <w:rPr>
          <w:highlight w:val="white"/>
        </w:rPr>
      </w:pPr>
      <w:r w:rsidRPr="00903DBA">
        <w:rPr>
          <w:highlight w:val="white"/>
        </w:rPr>
        <w:t>increment_operator:</w:t>
      </w:r>
    </w:p>
    <w:p w14:paraId="7216F2AE" w14:textId="77777777" w:rsidR="009A16DF" w:rsidRPr="00903DBA" w:rsidRDefault="009A16DF" w:rsidP="009A16DF">
      <w:pPr>
        <w:pStyle w:val="Code"/>
        <w:rPr>
          <w:highlight w:val="white"/>
        </w:rPr>
      </w:pPr>
      <w:r w:rsidRPr="00903DBA">
        <w:rPr>
          <w:highlight w:val="white"/>
        </w:rPr>
        <w:t xml:space="preserve">    INCREMENT { $$ = MiddleOperator.Increment; }</w:t>
      </w:r>
    </w:p>
    <w:p w14:paraId="7568F40B" w14:textId="77777777" w:rsidR="009A16DF" w:rsidRPr="00903DBA" w:rsidRDefault="009A16DF" w:rsidP="009A16DF">
      <w:pPr>
        <w:pStyle w:val="Code"/>
        <w:rPr>
          <w:highlight w:val="white"/>
        </w:rPr>
      </w:pPr>
      <w:r w:rsidRPr="00903DBA">
        <w:rPr>
          <w:highlight w:val="white"/>
        </w:rPr>
        <w:t xml:space="preserve">  | DECREMENT { $$ = MiddleOperator.Decrement; };</w:t>
      </w:r>
    </w:p>
    <w:p w14:paraId="0A3111B8" w14:textId="69D15C63" w:rsidR="001E24F7" w:rsidRDefault="001E24F7" w:rsidP="001E24F7">
      <w:pPr>
        <w:pStyle w:val="Rubrik3"/>
        <w:rPr>
          <w:highlight w:val="white"/>
        </w:rPr>
      </w:pPr>
      <w:bookmarkStart w:id="201" w:name="_Toc57656032"/>
      <w:bookmarkStart w:id="202" w:name="_Hlk57718941"/>
      <w:r w:rsidRPr="00903DBA">
        <w:rPr>
          <w:highlight w:val="white"/>
        </w:rPr>
        <w:t>Postfix</w:t>
      </w:r>
      <w:r w:rsidR="003C22BE">
        <w:rPr>
          <w:highlight w:val="white"/>
        </w:rPr>
        <w:t xml:space="preserve"> </w:t>
      </w:r>
      <w:r w:rsidRPr="00903DBA">
        <w:rPr>
          <w:highlight w:val="white"/>
        </w:rPr>
        <w:t>Expression</w:t>
      </w:r>
      <w:bookmarkEnd w:id="201"/>
    </w:p>
    <w:p w14:paraId="2CC99A1B" w14:textId="5D9435FC" w:rsidR="00B05E5C" w:rsidRDefault="00B05E5C" w:rsidP="00B05E5C">
      <w:r w:rsidRPr="00903DBA">
        <w:t>In C, there are several p</w:t>
      </w:r>
      <w:r>
        <w:t>ost</w:t>
      </w:r>
      <w:r w:rsidRPr="00903DBA">
        <w:t>fix expressions</w:t>
      </w:r>
      <w:r w:rsidR="00520FAA">
        <w:t xml:space="preserve"> </w:t>
      </w:r>
    </w:p>
    <w:p w14:paraId="02D84383" w14:textId="64C658AB" w:rsidR="0075465D" w:rsidRDefault="0075465D" w:rsidP="0075465D">
      <w:pPr>
        <w:pStyle w:val="Liststycke"/>
        <w:numPr>
          <w:ilvl w:val="0"/>
          <w:numId w:val="178"/>
        </w:numPr>
      </w:pPr>
      <w:r>
        <w:t>Prefix increment and decrement</w:t>
      </w:r>
    </w:p>
    <w:p w14:paraId="28447F4D" w14:textId="6E9147E1" w:rsidR="0045515B" w:rsidRDefault="0045515B" w:rsidP="0075465D">
      <w:pPr>
        <w:pStyle w:val="Liststycke"/>
        <w:numPr>
          <w:ilvl w:val="0"/>
          <w:numId w:val="178"/>
        </w:numPr>
      </w:pPr>
      <w:r>
        <w:t>Dot and Arrow</w:t>
      </w:r>
    </w:p>
    <w:p w14:paraId="567F7142" w14:textId="3A7A4DFB" w:rsidR="00EA746E" w:rsidRDefault="00EA746E" w:rsidP="0075465D">
      <w:pPr>
        <w:pStyle w:val="Liststycke"/>
        <w:numPr>
          <w:ilvl w:val="0"/>
          <w:numId w:val="178"/>
        </w:numPr>
      </w:pPr>
      <w:r>
        <w:t>Array indexing</w:t>
      </w:r>
    </w:p>
    <w:p w14:paraId="010E5DD2" w14:textId="7E4694C1" w:rsidR="00EA746E" w:rsidRPr="00903DBA" w:rsidRDefault="00EA746E" w:rsidP="0075465D">
      <w:pPr>
        <w:pStyle w:val="Liststycke"/>
        <w:numPr>
          <w:ilvl w:val="0"/>
          <w:numId w:val="178"/>
        </w:numPr>
      </w:pPr>
      <w:r>
        <w:lastRenderedPageBreak/>
        <w:t>Function call</w:t>
      </w:r>
      <w:r w:rsidR="00520FAA">
        <w:t>s</w:t>
      </w:r>
    </w:p>
    <w:bookmarkEnd w:id="202"/>
    <w:p w14:paraId="0664E22B" w14:textId="77777777" w:rsidR="006A64EC" w:rsidRPr="00903DBA" w:rsidRDefault="006A64EC" w:rsidP="006A64EC">
      <w:pPr>
        <w:pStyle w:val="Code"/>
        <w:rPr>
          <w:highlight w:val="white"/>
        </w:rPr>
      </w:pPr>
      <w:r w:rsidRPr="00903DBA">
        <w:rPr>
          <w:highlight w:val="white"/>
        </w:rPr>
        <w:t>postfix_expression:</w:t>
      </w:r>
    </w:p>
    <w:p w14:paraId="674535CE" w14:textId="77777777" w:rsidR="006A64EC" w:rsidRPr="00903DBA" w:rsidRDefault="006A64EC" w:rsidP="006A64EC">
      <w:pPr>
        <w:pStyle w:val="Code"/>
        <w:rPr>
          <w:highlight w:val="white"/>
        </w:rPr>
      </w:pPr>
      <w:r w:rsidRPr="00903DBA">
        <w:rPr>
          <w:highlight w:val="white"/>
        </w:rPr>
        <w:t xml:space="preserve">    primary_expression {</w:t>
      </w:r>
    </w:p>
    <w:p w14:paraId="652E03CA" w14:textId="77777777" w:rsidR="006A64EC" w:rsidRPr="00903DBA" w:rsidRDefault="006A64EC" w:rsidP="006A64EC">
      <w:pPr>
        <w:pStyle w:val="Code"/>
        <w:rPr>
          <w:highlight w:val="white"/>
        </w:rPr>
      </w:pPr>
      <w:r w:rsidRPr="00903DBA">
        <w:rPr>
          <w:highlight w:val="white"/>
        </w:rPr>
        <w:t xml:space="preserve">      $$ = $1; </w:t>
      </w:r>
    </w:p>
    <w:p w14:paraId="31544210" w14:textId="77777777" w:rsidR="006A64EC" w:rsidRPr="00903DBA" w:rsidRDefault="006A64EC" w:rsidP="006A64EC">
      <w:pPr>
        <w:pStyle w:val="Code"/>
        <w:rPr>
          <w:highlight w:val="white"/>
        </w:rPr>
      </w:pPr>
      <w:r w:rsidRPr="00903DBA">
        <w:rPr>
          <w:highlight w:val="white"/>
        </w:rPr>
        <w:t xml:space="preserve">    }</w:t>
      </w:r>
    </w:p>
    <w:p w14:paraId="087725F3" w14:textId="77777777" w:rsidR="006A64EC" w:rsidRPr="00903DBA" w:rsidRDefault="006A64EC" w:rsidP="006A64EC">
      <w:pPr>
        <w:pStyle w:val="Code"/>
        <w:rPr>
          <w:highlight w:val="white"/>
        </w:rPr>
      </w:pPr>
      <w:r w:rsidRPr="00903DBA">
        <w:rPr>
          <w:highlight w:val="white"/>
        </w:rPr>
        <w:t xml:space="preserve">  | postfix_expression increment_operator {</w:t>
      </w:r>
    </w:p>
    <w:p w14:paraId="7D4352BF" w14:textId="30C21F6D" w:rsidR="006A64EC" w:rsidRPr="00903DBA" w:rsidRDefault="006A64EC" w:rsidP="006A64EC">
      <w:pPr>
        <w:pStyle w:val="Code"/>
        <w:rPr>
          <w:highlight w:val="white"/>
        </w:rPr>
      </w:pPr>
      <w:r w:rsidRPr="00903DBA">
        <w:rPr>
          <w:highlight w:val="white"/>
        </w:rPr>
        <w:t xml:space="preserve">      $$ = MiddleCodeGenerator.PostfixIncrementExpression($2, $1);</w:t>
      </w:r>
    </w:p>
    <w:p w14:paraId="043E2CFC" w14:textId="40A87DB9" w:rsidR="00937CFA" w:rsidRPr="00903DBA" w:rsidRDefault="006A64EC" w:rsidP="00820535">
      <w:pPr>
        <w:pStyle w:val="Code"/>
        <w:rPr>
          <w:highlight w:val="white"/>
        </w:rPr>
      </w:pPr>
      <w:r w:rsidRPr="00903DBA">
        <w:rPr>
          <w:highlight w:val="white"/>
        </w:rPr>
        <w:t xml:space="preserve">    }</w:t>
      </w:r>
      <w:bookmarkStart w:id="203" w:name="_Hlk57718959"/>
    </w:p>
    <w:bookmarkEnd w:id="203"/>
    <w:p w14:paraId="054F401C" w14:textId="3C827DDC" w:rsidR="00A74D16" w:rsidRPr="00903DBA" w:rsidRDefault="00A74D16" w:rsidP="00A74D16">
      <w:r w:rsidRPr="00903DBA">
        <w:t xml:space="preserve">The </w:t>
      </w:r>
      <w:r w:rsidR="00DE3000">
        <w:t xml:space="preserve">dot and </w:t>
      </w:r>
      <w:r w:rsidRPr="00903DBA">
        <w:t>arrow operator takes a pointer to a struct or union</w:t>
      </w:r>
      <w:r w:rsidR="00DD059A">
        <w:t>, and the name of one of their members</w:t>
      </w:r>
      <w:r w:rsidRPr="00903DBA">
        <w:t xml:space="preserve"> as operand</w:t>
      </w:r>
      <w:r w:rsidR="00DD059A">
        <w:t>s.</w:t>
      </w:r>
    </w:p>
    <w:p w14:paraId="7B5308BD" w14:textId="77777777" w:rsidR="001A3261" w:rsidRPr="00903DBA" w:rsidRDefault="001A3261" w:rsidP="001A3261">
      <w:pPr>
        <w:pStyle w:val="Code"/>
        <w:rPr>
          <w:highlight w:val="white"/>
        </w:rPr>
      </w:pPr>
      <w:r w:rsidRPr="00903DBA">
        <w:rPr>
          <w:highlight w:val="white"/>
        </w:rPr>
        <w:t xml:space="preserve">  </w:t>
      </w:r>
      <w:r>
        <w:rPr>
          <w:highlight w:val="white"/>
        </w:rPr>
        <w:t>|</w:t>
      </w:r>
      <w:r w:rsidRPr="00903DBA">
        <w:rPr>
          <w:highlight w:val="white"/>
        </w:rPr>
        <w:t xml:space="preserve"> postfix_expression DOT NAME {</w:t>
      </w:r>
    </w:p>
    <w:p w14:paraId="3B832B0E" w14:textId="77777777" w:rsidR="001A3261" w:rsidRPr="00903DBA" w:rsidRDefault="001A3261" w:rsidP="001A3261">
      <w:pPr>
        <w:pStyle w:val="Code"/>
        <w:rPr>
          <w:highlight w:val="white"/>
        </w:rPr>
      </w:pPr>
      <w:r w:rsidRPr="00903DBA">
        <w:rPr>
          <w:highlight w:val="white"/>
        </w:rPr>
        <w:t xml:space="preserve">      $$ = MiddleCodeGenerator.DotExpression($1, $3);</w:t>
      </w:r>
    </w:p>
    <w:p w14:paraId="32177D3F" w14:textId="77777777" w:rsidR="001A3261" w:rsidRPr="00903DBA" w:rsidRDefault="001A3261" w:rsidP="001A3261">
      <w:pPr>
        <w:pStyle w:val="Code"/>
        <w:rPr>
          <w:highlight w:val="white"/>
        </w:rPr>
      </w:pPr>
      <w:r w:rsidRPr="00903DBA">
        <w:rPr>
          <w:highlight w:val="white"/>
        </w:rPr>
        <w:t xml:space="preserve">    }</w:t>
      </w:r>
    </w:p>
    <w:p w14:paraId="0F1266ED" w14:textId="6B9E399B" w:rsidR="004E2665" w:rsidRPr="00903DBA" w:rsidRDefault="004E2665" w:rsidP="00E00F1C">
      <w:pPr>
        <w:pStyle w:val="Code"/>
        <w:rPr>
          <w:highlight w:val="white"/>
        </w:rPr>
      </w:pPr>
      <w:r w:rsidRPr="00903DBA">
        <w:rPr>
          <w:highlight w:val="white"/>
        </w:rPr>
        <w:t xml:space="preserve">  </w:t>
      </w:r>
      <w:r w:rsidR="00820535">
        <w:rPr>
          <w:highlight w:val="white"/>
        </w:rPr>
        <w:t>|</w:t>
      </w:r>
      <w:r w:rsidRPr="00903DBA">
        <w:rPr>
          <w:highlight w:val="white"/>
        </w:rPr>
        <w:t xml:space="preserve"> postfix_expression ARROW NAME {</w:t>
      </w:r>
    </w:p>
    <w:p w14:paraId="50035190" w14:textId="77777777" w:rsidR="004E2665" w:rsidRPr="00903DBA" w:rsidRDefault="004E2665" w:rsidP="00E00F1C">
      <w:pPr>
        <w:pStyle w:val="Code"/>
        <w:rPr>
          <w:highlight w:val="white"/>
        </w:rPr>
      </w:pPr>
      <w:r w:rsidRPr="00903DBA">
        <w:rPr>
          <w:highlight w:val="white"/>
        </w:rPr>
        <w:t xml:space="preserve">      $$ = MiddleCodeGenerator.ArrowExpression($1, $3);</w:t>
      </w:r>
    </w:p>
    <w:p w14:paraId="2A5CD562" w14:textId="78220DF0" w:rsidR="004E2665" w:rsidRPr="00903DBA" w:rsidRDefault="004E2665" w:rsidP="00E00F1C">
      <w:pPr>
        <w:pStyle w:val="Code"/>
        <w:rPr>
          <w:highlight w:val="white"/>
        </w:rPr>
      </w:pPr>
      <w:r w:rsidRPr="00903DBA">
        <w:rPr>
          <w:highlight w:val="white"/>
        </w:rPr>
        <w:t xml:space="preserve">    }</w:t>
      </w:r>
    </w:p>
    <w:p w14:paraId="4116A2A1" w14:textId="67B2C752" w:rsidR="00CF2224" w:rsidRPr="00903DBA" w:rsidRDefault="00CF2224" w:rsidP="00CF2224">
      <w:pPr>
        <w:pStyle w:val="Code"/>
        <w:rPr>
          <w:highlight w:val="white"/>
        </w:rPr>
      </w:pPr>
      <w:bookmarkStart w:id="204" w:name="_Hlk57718987"/>
      <w:r w:rsidRPr="00903DBA">
        <w:rPr>
          <w:highlight w:val="white"/>
        </w:rPr>
        <w:t xml:space="preserve">  </w:t>
      </w:r>
      <w:r w:rsidR="002324CF">
        <w:rPr>
          <w:highlight w:val="white"/>
        </w:rPr>
        <w:t>|</w:t>
      </w:r>
      <w:r w:rsidRPr="00903DBA">
        <w:rPr>
          <w:highlight w:val="white"/>
        </w:rPr>
        <w:t xml:space="preserve"> postfix_expression LEFT_SQUARE expression RIGHT_SQUARE {</w:t>
      </w:r>
    </w:p>
    <w:p w14:paraId="1C69CA70" w14:textId="77777777" w:rsidR="00CF2224" w:rsidRPr="00903DBA" w:rsidRDefault="00CF2224" w:rsidP="00CF2224">
      <w:pPr>
        <w:pStyle w:val="Code"/>
        <w:rPr>
          <w:highlight w:val="white"/>
        </w:rPr>
      </w:pPr>
      <w:r w:rsidRPr="00903DBA">
        <w:rPr>
          <w:highlight w:val="white"/>
        </w:rPr>
        <w:t xml:space="preserve">      $$ = MiddleCodeGenerator.IndexExpression($1, $3);</w:t>
      </w:r>
    </w:p>
    <w:p w14:paraId="2187FD43" w14:textId="7DE0C640" w:rsidR="00CF2224" w:rsidRPr="00903DBA" w:rsidRDefault="00CF2224" w:rsidP="00CF2224">
      <w:pPr>
        <w:pStyle w:val="Code"/>
        <w:rPr>
          <w:highlight w:val="white"/>
        </w:rPr>
      </w:pPr>
      <w:r w:rsidRPr="00903DBA">
        <w:rPr>
          <w:highlight w:val="white"/>
        </w:rPr>
        <w:t xml:space="preserve">    }</w:t>
      </w:r>
    </w:p>
    <w:bookmarkEnd w:id="204"/>
    <w:p w14:paraId="37A44ACD" w14:textId="3F1C70D7" w:rsidR="00015F9F" w:rsidRPr="00903DBA" w:rsidRDefault="00015F9F" w:rsidP="00015F9F">
      <w:pPr>
        <w:pStyle w:val="Code"/>
        <w:rPr>
          <w:highlight w:val="white"/>
        </w:rPr>
      </w:pPr>
      <w:r w:rsidRPr="00903DBA">
        <w:rPr>
          <w:highlight w:val="white"/>
        </w:rPr>
        <w:t xml:space="preserve">  </w:t>
      </w:r>
      <w:r w:rsidR="00DA54DA">
        <w:rPr>
          <w:highlight w:val="white"/>
        </w:rPr>
        <w:t>|</w:t>
      </w:r>
      <w:r w:rsidRPr="00903DBA">
        <w:rPr>
          <w:highlight w:val="white"/>
        </w:rPr>
        <w:t xml:space="preserve"> postfix_expression {</w:t>
      </w:r>
    </w:p>
    <w:p w14:paraId="34D66E18" w14:textId="582C0FD9" w:rsidR="00015F9F" w:rsidRPr="00903DBA" w:rsidRDefault="00015F9F" w:rsidP="00015F9F">
      <w:pPr>
        <w:pStyle w:val="Code"/>
        <w:rPr>
          <w:highlight w:val="white"/>
        </w:rPr>
      </w:pPr>
      <w:r w:rsidRPr="00903DBA">
        <w:rPr>
          <w:highlight w:val="white"/>
        </w:rPr>
        <w:t xml:space="preserve">      MiddleCodeGenerator.</w:t>
      </w:r>
      <w:r w:rsidR="0043182A" w:rsidRPr="00903DBA">
        <w:rPr>
          <w:highlight w:val="white"/>
        </w:rPr>
        <w:t>FunctionPreCall</w:t>
      </w:r>
      <w:r w:rsidRPr="00903DBA">
        <w:rPr>
          <w:highlight w:val="white"/>
        </w:rPr>
        <w:t>($1);</w:t>
      </w:r>
    </w:p>
    <w:p w14:paraId="214A5D78" w14:textId="77777777" w:rsidR="00015F9F" w:rsidRPr="00903DBA" w:rsidRDefault="00015F9F" w:rsidP="00015F9F">
      <w:pPr>
        <w:pStyle w:val="Code"/>
        <w:rPr>
          <w:highlight w:val="white"/>
        </w:rPr>
      </w:pPr>
      <w:r w:rsidRPr="00903DBA">
        <w:rPr>
          <w:highlight w:val="white"/>
        </w:rPr>
        <w:t xml:space="preserve">    }</w:t>
      </w:r>
    </w:p>
    <w:p w14:paraId="3CF09AC3" w14:textId="77777777" w:rsidR="00015F9F" w:rsidRPr="00903DBA" w:rsidRDefault="00015F9F" w:rsidP="00015F9F">
      <w:pPr>
        <w:pStyle w:val="Code"/>
        <w:rPr>
          <w:highlight w:val="white"/>
        </w:rPr>
      </w:pPr>
      <w:r w:rsidRPr="00903DBA">
        <w:rPr>
          <w:highlight w:val="white"/>
        </w:rPr>
        <w:t xml:space="preserve">    LEFT_PARENTHESIS optional_argument_expression_list RIGHT_PARENTHESIS {</w:t>
      </w:r>
    </w:p>
    <w:p w14:paraId="756E0055" w14:textId="77777777" w:rsidR="00015F9F" w:rsidRPr="00903DBA" w:rsidRDefault="00015F9F" w:rsidP="00015F9F">
      <w:pPr>
        <w:pStyle w:val="Code"/>
        <w:rPr>
          <w:highlight w:val="white"/>
        </w:rPr>
      </w:pPr>
      <w:r w:rsidRPr="00903DBA">
        <w:rPr>
          <w:highlight w:val="white"/>
        </w:rPr>
        <w:t xml:space="preserve">      $$ = MiddleCodeGenerator.CallExpression($1, $4);</w:t>
      </w:r>
    </w:p>
    <w:p w14:paraId="180FA063" w14:textId="2D501BDD" w:rsidR="00015F9F" w:rsidRPr="00903DBA" w:rsidRDefault="00015F9F" w:rsidP="00015F9F">
      <w:pPr>
        <w:pStyle w:val="Code"/>
        <w:rPr>
          <w:highlight w:val="white"/>
        </w:rPr>
      </w:pPr>
      <w:r w:rsidRPr="00903DBA">
        <w:rPr>
          <w:highlight w:val="white"/>
        </w:rPr>
        <w:t xml:space="preserve">    };</w:t>
      </w:r>
    </w:p>
    <w:p w14:paraId="7963F03F" w14:textId="74E5C9B7" w:rsidR="00D35E46" w:rsidRPr="00903DBA" w:rsidRDefault="00B04456" w:rsidP="00D35E46">
      <w:r>
        <w:t>The arguments of the function call are gathered in a list.</w:t>
      </w:r>
      <w:r w:rsidR="00D35E46" w:rsidRPr="00903DBA">
        <w:t xml:space="preserve"> </w:t>
      </w:r>
    </w:p>
    <w:p w14:paraId="1896E803" w14:textId="77777777" w:rsidR="00EA29A9" w:rsidRPr="00903DBA" w:rsidRDefault="00EA29A9" w:rsidP="00EA29A9">
      <w:pPr>
        <w:pStyle w:val="Code"/>
        <w:rPr>
          <w:highlight w:val="white"/>
        </w:rPr>
      </w:pPr>
      <w:r w:rsidRPr="00903DBA">
        <w:rPr>
          <w:highlight w:val="white"/>
        </w:rPr>
        <w:t>argument_expression_list:</w:t>
      </w:r>
    </w:p>
    <w:p w14:paraId="704F78AE" w14:textId="77777777" w:rsidR="00EA29A9" w:rsidRPr="00903DBA" w:rsidRDefault="00EA29A9" w:rsidP="00EA29A9">
      <w:pPr>
        <w:pStyle w:val="Code"/>
        <w:rPr>
          <w:highlight w:val="white"/>
        </w:rPr>
      </w:pPr>
      <w:r w:rsidRPr="00903DBA">
        <w:rPr>
          <w:highlight w:val="white"/>
        </w:rPr>
        <w:t xml:space="preserve">    assignment_expression {</w:t>
      </w:r>
    </w:p>
    <w:p w14:paraId="33D590E4" w14:textId="77777777" w:rsidR="00EA29A9" w:rsidRPr="00903DBA" w:rsidRDefault="00EA29A9" w:rsidP="00EA29A9">
      <w:pPr>
        <w:pStyle w:val="Code"/>
        <w:rPr>
          <w:highlight w:val="white"/>
        </w:rPr>
      </w:pPr>
      <w:r w:rsidRPr="00903DBA">
        <w:rPr>
          <w:highlight w:val="white"/>
        </w:rPr>
        <w:t xml:space="preserve">      $$ = new List&lt;Expression&gt;();</w:t>
      </w:r>
    </w:p>
    <w:p w14:paraId="2324410A" w14:textId="77777777" w:rsidR="00EA29A9" w:rsidRPr="00903DBA" w:rsidRDefault="00EA29A9" w:rsidP="00EA29A9">
      <w:pPr>
        <w:pStyle w:val="Code"/>
        <w:rPr>
          <w:highlight w:val="white"/>
        </w:rPr>
      </w:pPr>
      <w:r w:rsidRPr="00903DBA">
        <w:rPr>
          <w:highlight w:val="white"/>
        </w:rPr>
        <w:t xml:space="preserve">      $$.Add(MiddleCodeGenerator.ArgumentExpression(0, $1));</w:t>
      </w:r>
    </w:p>
    <w:p w14:paraId="40DFD7AD" w14:textId="77777777" w:rsidR="00EA29A9" w:rsidRPr="00903DBA" w:rsidRDefault="00EA29A9" w:rsidP="00EA29A9">
      <w:pPr>
        <w:pStyle w:val="Code"/>
        <w:rPr>
          <w:highlight w:val="white"/>
        </w:rPr>
      </w:pPr>
      <w:r w:rsidRPr="00903DBA">
        <w:rPr>
          <w:highlight w:val="white"/>
        </w:rPr>
        <w:t xml:space="preserve">    }</w:t>
      </w:r>
    </w:p>
    <w:p w14:paraId="6661E6C8" w14:textId="77777777" w:rsidR="00EA29A9" w:rsidRPr="00903DBA" w:rsidRDefault="00EA29A9" w:rsidP="00EA29A9">
      <w:pPr>
        <w:pStyle w:val="Code"/>
        <w:rPr>
          <w:highlight w:val="white"/>
        </w:rPr>
      </w:pPr>
      <w:r w:rsidRPr="00903DBA">
        <w:rPr>
          <w:highlight w:val="white"/>
        </w:rPr>
        <w:t xml:space="preserve">  | argument_expression_list COMMA assignment_expression {</w:t>
      </w:r>
    </w:p>
    <w:p w14:paraId="54DF65D0" w14:textId="77777777" w:rsidR="00EA29A9" w:rsidRPr="00903DBA" w:rsidRDefault="00EA29A9" w:rsidP="00EA29A9">
      <w:pPr>
        <w:pStyle w:val="Code"/>
        <w:rPr>
          <w:highlight w:val="white"/>
        </w:rPr>
      </w:pPr>
      <w:r w:rsidRPr="00903DBA">
        <w:rPr>
          <w:highlight w:val="white"/>
        </w:rPr>
        <w:t xml:space="preserve">      $1.Add(MiddleCodeGenerator.ArgumentExpression($1.Count, $3));</w:t>
      </w:r>
    </w:p>
    <w:p w14:paraId="1951D0A1" w14:textId="77777777" w:rsidR="00EA29A9" w:rsidRPr="00903DBA" w:rsidRDefault="00EA29A9" w:rsidP="00EA29A9">
      <w:pPr>
        <w:pStyle w:val="Code"/>
        <w:rPr>
          <w:highlight w:val="white"/>
        </w:rPr>
      </w:pPr>
      <w:r w:rsidRPr="00903DBA">
        <w:rPr>
          <w:highlight w:val="white"/>
        </w:rPr>
        <w:t xml:space="preserve">      $$ = $1;</w:t>
      </w:r>
    </w:p>
    <w:p w14:paraId="72BD71D3" w14:textId="77777777" w:rsidR="00EA29A9" w:rsidRPr="00903DBA" w:rsidRDefault="00EA29A9" w:rsidP="00EA29A9">
      <w:pPr>
        <w:pStyle w:val="Code"/>
        <w:rPr>
          <w:highlight w:val="white"/>
        </w:rPr>
      </w:pPr>
      <w:r w:rsidRPr="00903DBA">
        <w:rPr>
          <w:highlight w:val="white"/>
        </w:rPr>
        <w:t xml:space="preserve">    };</w:t>
      </w:r>
    </w:p>
    <w:p w14:paraId="3F58EB64" w14:textId="17B5FA15" w:rsidR="00D37AFD" w:rsidRPr="00903DBA" w:rsidRDefault="00D37AFD" w:rsidP="00D37AFD">
      <w:pPr>
        <w:pStyle w:val="Rubrik3"/>
        <w:rPr>
          <w:highlight w:val="white"/>
        </w:rPr>
      </w:pPr>
      <w:bookmarkStart w:id="205" w:name="_Toc57656038"/>
      <w:bookmarkStart w:id="206" w:name="_Hlk57719163"/>
      <w:r w:rsidRPr="00903DBA">
        <w:rPr>
          <w:highlight w:val="white"/>
        </w:rPr>
        <w:t>Primary Expressions</w:t>
      </w:r>
      <w:bookmarkEnd w:id="205"/>
    </w:p>
    <w:bookmarkEnd w:id="206"/>
    <w:p w14:paraId="3B47BA8A" w14:textId="3FF7085E" w:rsidR="00D37AFD" w:rsidRPr="00903DBA" w:rsidRDefault="00D37AFD" w:rsidP="00D37AFD">
      <w:pPr>
        <w:rPr>
          <w:highlight w:val="white"/>
        </w:rPr>
      </w:pPr>
      <w:r w:rsidRPr="00903DBA">
        <w:rPr>
          <w:highlight w:val="white"/>
        </w:rPr>
        <w:t xml:space="preserve">We have finally reached the last kind of expression. A primary expression </w:t>
      </w:r>
      <w:r w:rsidR="00D03115" w:rsidRPr="00903DBA">
        <w:rPr>
          <w:highlight w:val="white"/>
        </w:rPr>
        <w:t xml:space="preserve">may be </w:t>
      </w:r>
      <w:r w:rsidRPr="00903DBA">
        <w:rPr>
          <w:highlight w:val="white"/>
        </w:rPr>
        <w:t xml:space="preserve">another expression </w:t>
      </w:r>
      <w:r w:rsidR="00D03115" w:rsidRPr="00903DBA">
        <w:rPr>
          <w:highlight w:val="white"/>
        </w:rPr>
        <w:t xml:space="preserve">within parentheses, </w:t>
      </w:r>
      <w:r w:rsidRPr="00903DBA">
        <w:rPr>
          <w:highlight w:val="white"/>
        </w:rPr>
        <w:t xml:space="preserve">a value, a symbol, a register, </w:t>
      </w:r>
      <w:r w:rsidR="002E5E32">
        <w:rPr>
          <w:highlight w:val="white"/>
        </w:rPr>
        <w:t>the</w:t>
      </w:r>
      <w:r w:rsidRPr="00903DBA">
        <w:rPr>
          <w:highlight w:val="white"/>
        </w:rPr>
        <w:t xml:space="preserve"> carry flag</w:t>
      </w:r>
      <w:r w:rsidR="002E5E32">
        <w:rPr>
          <w:highlight w:val="white"/>
        </w:rPr>
        <w:t>, or the stack top position</w:t>
      </w:r>
      <w:r w:rsidRPr="00903DBA">
        <w:rPr>
          <w:highlight w:val="white"/>
        </w:rPr>
        <w:t>.</w:t>
      </w:r>
    </w:p>
    <w:p w14:paraId="5B2EF599" w14:textId="2254BC95" w:rsidR="009419E8" w:rsidRDefault="009419E8" w:rsidP="009419E8">
      <w:pPr>
        <w:rPr>
          <w:highlight w:val="white"/>
        </w:rPr>
      </w:pPr>
      <w:r>
        <w:rPr>
          <w:highlight w:val="white"/>
        </w:rPr>
        <w:t>In case of an expression within parentheses, the result is simply the expression. The parentheses are only present to change the precedence of the expression.</w:t>
      </w:r>
    </w:p>
    <w:p w14:paraId="7A4D77F6" w14:textId="2627AD45" w:rsidR="0002564D" w:rsidRPr="00903DBA" w:rsidRDefault="009419E8" w:rsidP="0002564D">
      <w:pPr>
        <w:pStyle w:val="Code"/>
        <w:rPr>
          <w:highlight w:val="white"/>
        </w:rPr>
      </w:pPr>
      <w:r>
        <w:rPr>
          <w:highlight w:val="white"/>
        </w:rPr>
        <w:t xml:space="preserve"> </w:t>
      </w:r>
      <w:r w:rsidR="0002564D" w:rsidRPr="00903DBA">
        <w:rPr>
          <w:highlight w:val="white"/>
        </w:rPr>
        <w:t>primary_expression:</w:t>
      </w:r>
    </w:p>
    <w:p w14:paraId="21BEBEC9" w14:textId="77777777" w:rsidR="001B772C" w:rsidRPr="00903DBA" w:rsidRDefault="001B772C" w:rsidP="001B772C">
      <w:pPr>
        <w:pStyle w:val="Code"/>
        <w:rPr>
          <w:highlight w:val="white"/>
        </w:rPr>
      </w:pPr>
      <w:r w:rsidRPr="00903DBA">
        <w:rPr>
          <w:highlight w:val="white"/>
        </w:rPr>
        <w:t xml:space="preserve">    LEFT_PARENTHESIS expression RIGHT_PARENTHESIS {</w:t>
      </w:r>
    </w:p>
    <w:p w14:paraId="2DA9F113" w14:textId="77777777" w:rsidR="001B772C" w:rsidRPr="00903DBA" w:rsidRDefault="001B772C" w:rsidP="001B772C">
      <w:pPr>
        <w:pStyle w:val="Code"/>
        <w:rPr>
          <w:highlight w:val="white"/>
        </w:rPr>
      </w:pPr>
      <w:r w:rsidRPr="00903DBA">
        <w:rPr>
          <w:highlight w:val="white"/>
        </w:rPr>
        <w:t xml:space="preserve">      $$ = $2; </w:t>
      </w:r>
    </w:p>
    <w:p w14:paraId="6B922763" w14:textId="77777777" w:rsidR="001B772C" w:rsidRPr="00903DBA" w:rsidRDefault="001B772C" w:rsidP="001B772C">
      <w:pPr>
        <w:pStyle w:val="Code"/>
        <w:rPr>
          <w:highlight w:val="white"/>
        </w:rPr>
      </w:pPr>
      <w:r w:rsidRPr="00903DBA">
        <w:rPr>
          <w:highlight w:val="white"/>
        </w:rPr>
        <w:t xml:space="preserve">    }</w:t>
      </w:r>
    </w:p>
    <w:p w14:paraId="090016A0" w14:textId="511C76FB" w:rsidR="0002564D" w:rsidRPr="00903DBA" w:rsidRDefault="0002564D" w:rsidP="0002564D">
      <w:pPr>
        <w:pStyle w:val="Code"/>
        <w:rPr>
          <w:highlight w:val="white"/>
        </w:rPr>
      </w:pPr>
      <w:r w:rsidRPr="00903DBA">
        <w:rPr>
          <w:highlight w:val="white"/>
        </w:rPr>
        <w:t xml:space="preserve">  </w:t>
      </w:r>
      <w:r w:rsidR="00E93975">
        <w:rPr>
          <w:highlight w:val="white"/>
        </w:rPr>
        <w:t>|</w:t>
      </w:r>
      <w:r w:rsidRPr="00903DBA">
        <w:rPr>
          <w:highlight w:val="white"/>
        </w:rPr>
        <w:t xml:space="preserve"> VALUE {</w:t>
      </w:r>
    </w:p>
    <w:p w14:paraId="6370AE25" w14:textId="77777777" w:rsidR="0002564D" w:rsidRPr="00903DBA" w:rsidRDefault="0002564D" w:rsidP="0002564D">
      <w:pPr>
        <w:pStyle w:val="Code"/>
        <w:rPr>
          <w:highlight w:val="white"/>
        </w:rPr>
      </w:pPr>
      <w:r w:rsidRPr="00903DBA">
        <w:rPr>
          <w:highlight w:val="white"/>
        </w:rPr>
        <w:t xml:space="preserve">      $$ = MiddleCodeGenerator.ValueExpression($1);</w:t>
      </w:r>
    </w:p>
    <w:p w14:paraId="4AEF2E4E" w14:textId="07B6B26C" w:rsidR="001C7E8C" w:rsidRDefault="0002564D" w:rsidP="00DF4DD7">
      <w:pPr>
        <w:pStyle w:val="Code"/>
        <w:rPr>
          <w:highlight w:val="white"/>
        </w:rPr>
      </w:pPr>
      <w:r w:rsidRPr="00903DBA">
        <w:rPr>
          <w:highlight w:val="white"/>
        </w:rPr>
        <w:t xml:space="preserve">    }</w:t>
      </w:r>
    </w:p>
    <w:p w14:paraId="0519A8CB" w14:textId="2C7D57B7" w:rsidR="000669C4" w:rsidRPr="00903DBA" w:rsidRDefault="000669C4" w:rsidP="000669C4">
      <w:pPr>
        <w:pStyle w:val="Code"/>
        <w:rPr>
          <w:highlight w:val="white"/>
        </w:rPr>
      </w:pPr>
      <w:r w:rsidRPr="00903DBA">
        <w:rPr>
          <w:highlight w:val="white"/>
        </w:rPr>
        <w:t xml:space="preserve">  </w:t>
      </w:r>
      <w:r w:rsidR="00E93975">
        <w:rPr>
          <w:highlight w:val="white"/>
        </w:rPr>
        <w:t>|</w:t>
      </w:r>
      <w:r w:rsidRPr="00903DBA">
        <w:rPr>
          <w:highlight w:val="white"/>
        </w:rPr>
        <w:t xml:space="preserve"> NAME {</w:t>
      </w:r>
    </w:p>
    <w:p w14:paraId="446D2FC4" w14:textId="4115902F" w:rsidR="000669C4" w:rsidRPr="00903DBA" w:rsidRDefault="000669C4" w:rsidP="000669C4">
      <w:pPr>
        <w:pStyle w:val="Code"/>
        <w:rPr>
          <w:highlight w:val="white"/>
        </w:rPr>
      </w:pPr>
      <w:r w:rsidRPr="00903DBA">
        <w:rPr>
          <w:highlight w:val="white"/>
        </w:rPr>
        <w:t xml:space="preserve">      $$ = MiddleCodeGenerator.</w:t>
      </w:r>
      <w:r w:rsidR="00CC46E9" w:rsidRPr="00903DBA">
        <w:rPr>
          <w:highlight w:val="white"/>
        </w:rPr>
        <w:t>NameExpression</w:t>
      </w:r>
      <w:r w:rsidRPr="00903DBA">
        <w:rPr>
          <w:highlight w:val="white"/>
        </w:rPr>
        <w:t>($1);</w:t>
      </w:r>
    </w:p>
    <w:p w14:paraId="2BCE38A3" w14:textId="29C6674E" w:rsidR="000669C4" w:rsidRPr="00903DBA" w:rsidRDefault="000669C4" w:rsidP="000669C4">
      <w:pPr>
        <w:pStyle w:val="Code"/>
        <w:rPr>
          <w:highlight w:val="white"/>
        </w:rPr>
      </w:pPr>
      <w:r w:rsidRPr="00903DBA">
        <w:rPr>
          <w:highlight w:val="white"/>
        </w:rPr>
        <w:t xml:space="preserve">    }</w:t>
      </w:r>
    </w:p>
    <w:p w14:paraId="3E7EEC2F" w14:textId="36DB7610" w:rsidR="000669C4" w:rsidRPr="00903DBA" w:rsidRDefault="000669C4" w:rsidP="000669C4">
      <w:pPr>
        <w:pStyle w:val="Code"/>
        <w:rPr>
          <w:highlight w:val="white"/>
        </w:rPr>
      </w:pPr>
      <w:r w:rsidRPr="00903DBA">
        <w:rPr>
          <w:highlight w:val="white"/>
        </w:rPr>
        <w:lastRenderedPageBreak/>
        <w:t xml:space="preserve">  </w:t>
      </w:r>
      <w:r w:rsidR="00F44EC2">
        <w:rPr>
          <w:highlight w:val="white"/>
        </w:rPr>
        <w:t>|</w:t>
      </w:r>
      <w:r w:rsidRPr="00903DBA">
        <w:rPr>
          <w:highlight w:val="white"/>
        </w:rPr>
        <w:t xml:space="preserve"> REGISTER_NAME {</w:t>
      </w:r>
    </w:p>
    <w:p w14:paraId="26379E4B" w14:textId="4706FB4F" w:rsidR="000669C4" w:rsidRPr="00903DBA" w:rsidRDefault="000669C4" w:rsidP="000669C4">
      <w:pPr>
        <w:pStyle w:val="Code"/>
        <w:rPr>
          <w:highlight w:val="white"/>
        </w:rPr>
      </w:pPr>
      <w:r w:rsidRPr="00903DBA">
        <w:rPr>
          <w:highlight w:val="white"/>
        </w:rPr>
        <w:t xml:space="preserve">      $$ = MiddleCodeGenerator.</w:t>
      </w:r>
      <w:r w:rsidR="00635709" w:rsidRPr="00903DBA">
        <w:rPr>
          <w:highlight w:val="white"/>
        </w:rPr>
        <w:t>RegisterExpression</w:t>
      </w:r>
      <w:r w:rsidRPr="00903DBA">
        <w:rPr>
          <w:highlight w:val="white"/>
        </w:rPr>
        <w:t>($1);</w:t>
      </w:r>
    </w:p>
    <w:p w14:paraId="3EC06735" w14:textId="54080380" w:rsidR="000669C4" w:rsidRPr="00903DBA" w:rsidRDefault="000669C4" w:rsidP="000669C4">
      <w:pPr>
        <w:pStyle w:val="Code"/>
        <w:rPr>
          <w:highlight w:val="white"/>
        </w:rPr>
      </w:pPr>
      <w:r w:rsidRPr="00903DBA">
        <w:rPr>
          <w:highlight w:val="white"/>
        </w:rPr>
        <w:t xml:space="preserve">    }</w:t>
      </w:r>
    </w:p>
    <w:p w14:paraId="4D77228B" w14:textId="77777777" w:rsidR="005D1DBA" w:rsidRPr="00903DBA" w:rsidRDefault="00AF1CA8" w:rsidP="00C7345D">
      <w:r w:rsidRPr="00903DBA">
        <w:t xml:space="preserve">The carry flag is also </w:t>
      </w:r>
      <w:r w:rsidR="00C7345D" w:rsidRPr="00903DBA">
        <w:t xml:space="preserve">only </w:t>
      </w:r>
      <w:r w:rsidRPr="00903DBA">
        <w:t>used internally in conjunction with system calls.</w:t>
      </w:r>
      <w:r w:rsidR="00243B1C" w:rsidRPr="00903DBA">
        <w:t xml:space="preserve"> </w:t>
      </w:r>
      <w:r w:rsidR="005D1DBA" w:rsidRPr="00903DBA">
        <w:t>On some occasion the interrupt call returns information stored in the carry flag.</w:t>
      </w:r>
    </w:p>
    <w:p w14:paraId="76442C6D" w14:textId="628D3842" w:rsidR="000669C4" w:rsidRPr="00903DBA" w:rsidRDefault="000669C4" w:rsidP="000669C4">
      <w:pPr>
        <w:pStyle w:val="Code"/>
        <w:rPr>
          <w:highlight w:val="white"/>
        </w:rPr>
      </w:pPr>
      <w:r w:rsidRPr="00903DBA">
        <w:rPr>
          <w:highlight w:val="white"/>
        </w:rPr>
        <w:t xml:space="preserve">  </w:t>
      </w:r>
      <w:r w:rsidR="008B66FE">
        <w:rPr>
          <w:highlight w:val="white"/>
        </w:rPr>
        <w:t>|</w:t>
      </w:r>
      <w:r w:rsidRPr="00903DBA">
        <w:rPr>
          <w:highlight w:val="white"/>
        </w:rPr>
        <w:t xml:space="preserve"> CARRY_FLAG {</w:t>
      </w:r>
    </w:p>
    <w:p w14:paraId="30693913" w14:textId="77777777" w:rsidR="000669C4" w:rsidRPr="00903DBA" w:rsidRDefault="000669C4" w:rsidP="000669C4">
      <w:pPr>
        <w:pStyle w:val="Code"/>
        <w:rPr>
          <w:highlight w:val="white"/>
        </w:rPr>
      </w:pPr>
      <w:r w:rsidRPr="00903DBA">
        <w:rPr>
          <w:highlight w:val="white"/>
        </w:rPr>
        <w:t xml:space="preserve">      $$ = MiddleCodeGenerator.CarryFlagExpression();</w:t>
      </w:r>
    </w:p>
    <w:p w14:paraId="4FBF61E5" w14:textId="1ACED196" w:rsidR="000669C4" w:rsidRPr="00903DBA" w:rsidRDefault="000669C4" w:rsidP="000669C4">
      <w:pPr>
        <w:pStyle w:val="Code"/>
        <w:rPr>
          <w:highlight w:val="white"/>
        </w:rPr>
      </w:pPr>
      <w:r w:rsidRPr="00903DBA">
        <w:rPr>
          <w:highlight w:val="white"/>
        </w:rPr>
        <w:t xml:space="preserve">    }</w:t>
      </w:r>
    </w:p>
    <w:p w14:paraId="430B3BCC" w14:textId="05497F6B" w:rsidR="001160D7" w:rsidRPr="00903DBA" w:rsidRDefault="001160D7" w:rsidP="001160D7">
      <w:r w:rsidRPr="00903DBA">
        <w:t xml:space="preserve">The </w:t>
      </w:r>
      <w:r w:rsidR="00E93975">
        <w:t xml:space="preserve">address of the top position of the call stack is needed </w:t>
      </w:r>
      <w:r>
        <w:t>by the</w:t>
      </w:r>
      <w:r w:rsidR="002C57BC">
        <w:t xml:space="preserve"> </w:t>
      </w:r>
      <w:r w:rsidR="002C57BC" w:rsidRPr="00E93975">
        <w:rPr>
          <w:rStyle w:val="KeyWord0"/>
        </w:rPr>
        <w:t>malloc</w:t>
      </w:r>
      <w:r w:rsidR="002C57BC">
        <w:t xml:space="preserve"> function in the C standard library, see Appendix </w:t>
      </w:r>
      <w:r w:rsidR="00E93975">
        <w:fldChar w:fldCharType="begin"/>
      </w:r>
      <w:r w:rsidR="00E93975">
        <w:instrText xml:space="preserve"> REF _Ref58175578 \r \h </w:instrText>
      </w:r>
      <w:r w:rsidR="00E93975">
        <w:fldChar w:fldCharType="separate"/>
      </w:r>
      <w:r w:rsidR="00392B3E">
        <w:t>14</w:t>
      </w:r>
      <w:r w:rsidR="00E93975">
        <w:fldChar w:fldCharType="end"/>
      </w:r>
      <w:r w:rsidR="002C57BC">
        <w:t>.</w:t>
      </w:r>
    </w:p>
    <w:p w14:paraId="3C1C019B" w14:textId="59869354" w:rsidR="00E16CA0" w:rsidRPr="00903DBA" w:rsidRDefault="00E16CA0" w:rsidP="00E16CA0">
      <w:pPr>
        <w:pStyle w:val="Code"/>
        <w:rPr>
          <w:highlight w:val="white"/>
        </w:rPr>
      </w:pPr>
      <w:r w:rsidRPr="00903DBA">
        <w:rPr>
          <w:highlight w:val="white"/>
        </w:rPr>
        <w:t xml:space="preserve">  </w:t>
      </w:r>
      <w:r w:rsidR="00CB7C0A">
        <w:rPr>
          <w:highlight w:val="white"/>
        </w:rPr>
        <w:t>|</w:t>
      </w:r>
      <w:r w:rsidRPr="00903DBA">
        <w:rPr>
          <w:highlight w:val="white"/>
        </w:rPr>
        <w:t xml:space="preserve"> STACK_TOP {</w:t>
      </w:r>
    </w:p>
    <w:p w14:paraId="19766C94" w14:textId="77777777" w:rsidR="00E16CA0" w:rsidRPr="00903DBA" w:rsidRDefault="00E16CA0" w:rsidP="00E16CA0">
      <w:pPr>
        <w:pStyle w:val="Code"/>
        <w:rPr>
          <w:highlight w:val="white"/>
        </w:rPr>
      </w:pPr>
      <w:r w:rsidRPr="00903DBA">
        <w:rPr>
          <w:highlight w:val="white"/>
        </w:rPr>
        <w:t xml:space="preserve">      $$ = MiddleCodeGenerator.StackTopExpression();</w:t>
      </w:r>
    </w:p>
    <w:p w14:paraId="6F30385D" w14:textId="03133BA9" w:rsidR="00E16CA0" w:rsidRPr="00903DBA" w:rsidRDefault="00E16CA0" w:rsidP="00E16CA0">
      <w:pPr>
        <w:pStyle w:val="Code"/>
        <w:rPr>
          <w:highlight w:val="white"/>
        </w:rPr>
      </w:pPr>
      <w:r w:rsidRPr="00903DBA">
        <w:rPr>
          <w:highlight w:val="white"/>
        </w:rPr>
        <w:t xml:space="preserve">    };</w:t>
      </w:r>
    </w:p>
    <w:p w14:paraId="052757B8" w14:textId="77777777" w:rsidR="005E5A36" w:rsidRPr="00903DBA" w:rsidRDefault="005E5A36" w:rsidP="005E5A36">
      <w:pPr>
        <w:pStyle w:val="Rubrik1"/>
      </w:pPr>
      <w:bookmarkStart w:id="207" w:name="_Ref54202176"/>
      <w:bookmarkStart w:id="208" w:name="_Ref54202192"/>
      <w:bookmarkStart w:id="209" w:name="_Ref54264860"/>
      <w:bookmarkStart w:id="210" w:name="_Toc57656039"/>
      <w:r>
        <w:lastRenderedPageBreak/>
        <w:t>Middle Code Generation</w:t>
      </w:r>
    </w:p>
    <w:p w14:paraId="515CEB22" w14:textId="2F468952" w:rsidR="005E5A36" w:rsidRDefault="005E5A36" w:rsidP="005E5A36">
      <w:r w:rsidRPr="00903DBA">
        <w:t xml:space="preserve">The rules of the parser call corresponding methods of the </w:t>
      </w:r>
      <w:r w:rsidRPr="00903DBA">
        <w:rPr>
          <w:rStyle w:val="KeyWord0"/>
        </w:rPr>
        <w:t>MiddleCodeGenerator</w:t>
      </w:r>
      <w:r w:rsidRPr="00903DBA">
        <w:t xml:space="preserve"> class to perform type checking, build the symbol table, and generate the middle code.</w:t>
      </w:r>
    </w:p>
    <w:p w14:paraId="15448E14" w14:textId="77777777" w:rsidR="003D0930" w:rsidRPr="00903DBA" w:rsidRDefault="003D0930" w:rsidP="003D0930">
      <w:pPr>
        <w:pStyle w:val="Rubrik2"/>
      </w:pPr>
      <w:r w:rsidRPr="00903DBA">
        <w:t>The MiddleCode Class</w:t>
      </w:r>
    </w:p>
    <w:p w14:paraId="020B5D20" w14:textId="77777777" w:rsidR="003D0930" w:rsidRPr="00903DBA" w:rsidRDefault="003D0930" w:rsidP="003D0930">
      <w:r w:rsidRPr="00903DBA">
        <w:t xml:space="preserve">The middle </w:t>
      </w:r>
      <w:r>
        <w:t xml:space="preserve">code </w:t>
      </w:r>
      <w:r w:rsidRPr="00903DBA">
        <w:t xml:space="preserve">of the compiler in this book is </w:t>
      </w:r>
      <w:r w:rsidRPr="00903DBA">
        <w:rPr>
          <w:rStyle w:val="CodeInText"/>
        </w:rPr>
        <w:t>three-address code</w:t>
      </w:r>
      <w:r w:rsidRPr="00903DBA">
        <w:t xml:space="preserve">. As the name implies, each instruction is made up by one operator and at most three addresses, which are references to objects of the </w:t>
      </w:r>
      <w:r w:rsidRPr="00903DBA">
        <w:rPr>
          <w:rStyle w:val="KeyWord0"/>
        </w:rPr>
        <w:t>Object</w:t>
      </w:r>
      <w:r w:rsidRPr="00903DBA">
        <w:t xml:space="preserve"> class, or its sub classes, such as </w:t>
      </w:r>
      <w:r w:rsidRPr="00903DBA">
        <w:rPr>
          <w:rStyle w:val="KeyWord0"/>
        </w:rPr>
        <w:t>Symbol</w:t>
      </w:r>
      <w:r w:rsidRPr="00903DBA">
        <w:t xml:space="preserve">, </w:t>
      </w:r>
      <w:r w:rsidRPr="00903DBA">
        <w:rPr>
          <w:rStyle w:val="KeyWord0"/>
        </w:rPr>
        <w:t>Register</w:t>
      </w:r>
      <w:r w:rsidRPr="00903DBA">
        <w:t xml:space="preserve">, </w:t>
      </w:r>
      <w:r w:rsidRPr="00903DBA">
        <w:rPr>
          <w:rStyle w:val="KeyWord0"/>
        </w:rPr>
        <w:t>String</w:t>
      </w:r>
      <w:r w:rsidRPr="00903DBA">
        <w:t xml:space="preserve">, </w:t>
      </w:r>
      <w:r w:rsidRPr="00903DBA">
        <w:rPr>
          <w:rStyle w:val="KeyWord0"/>
        </w:rPr>
        <w:t>Integer</w:t>
      </w:r>
      <w:r w:rsidRPr="00903DBA">
        <w:t xml:space="preserve">, or </w:t>
      </w:r>
      <w:r w:rsidRPr="00903DBA">
        <w:rPr>
          <w:rStyle w:val="KeyWord0"/>
        </w:rPr>
        <w:t>Double</w:t>
      </w:r>
      <w:r w:rsidRPr="00903DBA">
        <w:t>.</w:t>
      </w:r>
    </w:p>
    <w:p w14:paraId="09004F86" w14:textId="77777777" w:rsidR="003D0930" w:rsidRPr="00903DBA" w:rsidRDefault="003D0930" w:rsidP="003D0930">
      <w:pPr>
        <w:pStyle w:val="CodeHeader"/>
      </w:pPr>
      <w:r w:rsidRPr="00903DBA">
        <w:t>MiddleCode.cs</w:t>
      </w:r>
    </w:p>
    <w:p w14:paraId="6BF77250" w14:textId="77777777" w:rsidR="003D0930" w:rsidRPr="00903DBA" w:rsidRDefault="003D0930" w:rsidP="003D0930">
      <w:pPr>
        <w:pStyle w:val="Code"/>
        <w:rPr>
          <w:highlight w:val="white"/>
        </w:rPr>
      </w:pPr>
      <w:r w:rsidRPr="00903DBA">
        <w:rPr>
          <w:highlight w:val="white"/>
        </w:rPr>
        <w:t>using System;</w:t>
      </w:r>
    </w:p>
    <w:p w14:paraId="0EE96576" w14:textId="77777777" w:rsidR="003D0930" w:rsidRPr="00903DBA" w:rsidRDefault="003D0930" w:rsidP="003D0930">
      <w:pPr>
        <w:pStyle w:val="Code"/>
        <w:rPr>
          <w:highlight w:val="white"/>
        </w:rPr>
      </w:pPr>
      <w:r w:rsidRPr="00903DBA">
        <w:rPr>
          <w:highlight w:val="white"/>
        </w:rPr>
        <w:t>using System.Text;</w:t>
      </w:r>
    </w:p>
    <w:p w14:paraId="2AE6148B" w14:textId="77777777" w:rsidR="003D0930" w:rsidRPr="00903DBA" w:rsidRDefault="003D0930" w:rsidP="003D0930">
      <w:pPr>
        <w:pStyle w:val="Code"/>
        <w:rPr>
          <w:highlight w:val="white"/>
        </w:rPr>
      </w:pPr>
      <w:r w:rsidRPr="00903DBA">
        <w:rPr>
          <w:highlight w:val="white"/>
        </w:rPr>
        <w:t>using System.Collections.Generic;</w:t>
      </w:r>
    </w:p>
    <w:p w14:paraId="57AEE692" w14:textId="77777777" w:rsidR="003D0930" w:rsidRPr="00903DBA" w:rsidRDefault="003D0930" w:rsidP="003D0930">
      <w:pPr>
        <w:rPr>
          <w:highlight w:val="white"/>
        </w:rPr>
      </w:pPr>
      <w:r w:rsidRPr="00903DBA">
        <w:rPr>
          <w:highlight w:val="white"/>
        </w:rPr>
        <w:t xml:space="preserve">The </w:t>
      </w:r>
      <w:r w:rsidRPr="00903DBA">
        <w:rPr>
          <w:rStyle w:val="KeyWord0"/>
          <w:highlight w:val="white"/>
        </w:rPr>
        <w:t>MiddleCode</w:t>
      </w:r>
      <w:r w:rsidRPr="00903DBA">
        <w:rPr>
          <w:highlight w:val="white"/>
        </w:rPr>
        <w:t xml:space="preserve"> class holds the operator and the array of the three operands. It also holds a set of test methods.</w:t>
      </w:r>
    </w:p>
    <w:p w14:paraId="6BD05337" w14:textId="77777777" w:rsidR="003D0930" w:rsidRPr="00903DBA" w:rsidRDefault="003D0930" w:rsidP="003D0930">
      <w:pPr>
        <w:pStyle w:val="Code"/>
        <w:rPr>
          <w:highlight w:val="white"/>
        </w:rPr>
      </w:pPr>
      <w:r w:rsidRPr="00903DBA">
        <w:rPr>
          <w:highlight w:val="white"/>
        </w:rPr>
        <w:t>namespace CCompiler {</w:t>
      </w:r>
    </w:p>
    <w:p w14:paraId="32155F90" w14:textId="77777777" w:rsidR="003D0930" w:rsidRPr="00903DBA" w:rsidRDefault="003D0930" w:rsidP="003D0930">
      <w:pPr>
        <w:pStyle w:val="Code"/>
        <w:rPr>
          <w:highlight w:val="white"/>
        </w:rPr>
      </w:pPr>
      <w:r w:rsidRPr="00903DBA">
        <w:rPr>
          <w:highlight w:val="white"/>
        </w:rPr>
        <w:t xml:space="preserve">  public class MiddleCode {</w:t>
      </w:r>
    </w:p>
    <w:p w14:paraId="78FFF771" w14:textId="77777777" w:rsidR="003D0930" w:rsidRPr="00903DBA" w:rsidRDefault="003D0930" w:rsidP="003D0930">
      <w:pPr>
        <w:pStyle w:val="Code"/>
        <w:rPr>
          <w:highlight w:val="white"/>
        </w:rPr>
      </w:pPr>
      <w:r w:rsidRPr="00903DBA">
        <w:rPr>
          <w:highlight w:val="white"/>
        </w:rPr>
        <w:t xml:space="preserve">    private MiddleOperator m_middleOperator;</w:t>
      </w:r>
    </w:p>
    <w:p w14:paraId="0EC4ABFB" w14:textId="77777777" w:rsidR="003D0930" w:rsidRPr="00903DBA" w:rsidRDefault="003D0930" w:rsidP="003D0930">
      <w:pPr>
        <w:pStyle w:val="Code"/>
        <w:rPr>
          <w:highlight w:val="white"/>
        </w:rPr>
      </w:pPr>
      <w:r w:rsidRPr="00903DBA">
        <w:rPr>
          <w:highlight w:val="white"/>
        </w:rPr>
        <w:t xml:space="preserve">    private object[] m_operandArray = new object[3];</w:t>
      </w:r>
    </w:p>
    <w:p w14:paraId="2A066E76" w14:textId="77777777" w:rsidR="003D0930" w:rsidRPr="00903DBA" w:rsidRDefault="003D0930" w:rsidP="003D0930">
      <w:pPr>
        <w:pStyle w:val="Code"/>
        <w:rPr>
          <w:highlight w:val="white"/>
        </w:rPr>
      </w:pPr>
    </w:p>
    <w:p w14:paraId="53C87A22" w14:textId="77777777" w:rsidR="003D0930" w:rsidRPr="00903DBA" w:rsidRDefault="003D0930" w:rsidP="003D0930">
      <w:pPr>
        <w:pStyle w:val="Code"/>
        <w:rPr>
          <w:highlight w:val="white"/>
        </w:rPr>
      </w:pPr>
      <w:r w:rsidRPr="00903DBA">
        <w:rPr>
          <w:highlight w:val="white"/>
        </w:rPr>
        <w:t xml:space="preserve">    public MiddleCode(MiddleOperator middleOp, object operand0 = null,</w:t>
      </w:r>
    </w:p>
    <w:p w14:paraId="4D025F50" w14:textId="77777777" w:rsidR="003D0930" w:rsidRPr="00903DBA" w:rsidRDefault="003D0930" w:rsidP="003D0930">
      <w:pPr>
        <w:pStyle w:val="Code"/>
        <w:rPr>
          <w:highlight w:val="white"/>
        </w:rPr>
      </w:pPr>
      <w:r w:rsidRPr="00903DBA">
        <w:rPr>
          <w:highlight w:val="white"/>
        </w:rPr>
        <w:t xml:space="preserve">                      object operand1 = null, object operand2 = null) {</w:t>
      </w:r>
    </w:p>
    <w:p w14:paraId="6F0F6EA7" w14:textId="77777777" w:rsidR="003D0930" w:rsidRPr="00903DBA" w:rsidRDefault="003D0930" w:rsidP="003D0930">
      <w:pPr>
        <w:pStyle w:val="Code"/>
        <w:rPr>
          <w:highlight w:val="white"/>
        </w:rPr>
      </w:pPr>
      <w:r w:rsidRPr="00903DBA">
        <w:rPr>
          <w:highlight w:val="white"/>
        </w:rPr>
        <w:t xml:space="preserve">      m_middleOperator = middleOp;</w:t>
      </w:r>
    </w:p>
    <w:p w14:paraId="3E1500C4" w14:textId="77777777" w:rsidR="003D0930" w:rsidRPr="00903DBA" w:rsidRDefault="003D0930" w:rsidP="003D0930">
      <w:pPr>
        <w:pStyle w:val="Code"/>
        <w:rPr>
          <w:highlight w:val="white"/>
        </w:rPr>
      </w:pPr>
      <w:r w:rsidRPr="00903DBA">
        <w:rPr>
          <w:highlight w:val="white"/>
        </w:rPr>
        <w:t xml:space="preserve">      m_operandArray[0] = operand0;</w:t>
      </w:r>
    </w:p>
    <w:p w14:paraId="46CB4209" w14:textId="77777777" w:rsidR="003D0930" w:rsidRPr="00903DBA" w:rsidRDefault="003D0930" w:rsidP="003D0930">
      <w:pPr>
        <w:pStyle w:val="Code"/>
        <w:rPr>
          <w:highlight w:val="white"/>
        </w:rPr>
      </w:pPr>
      <w:r w:rsidRPr="00903DBA">
        <w:rPr>
          <w:highlight w:val="white"/>
        </w:rPr>
        <w:t xml:space="preserve">      m_operandArray[1] = operand1;</w:t>
      </w:r>
    </w:p>
    <w:p w14:paraId="7EB11D25" w14:textId="77777777" w:rsidR="003D0930" w:rsidRPr="00903DBA" w:rsidRDefault="003D0930" w:rsidP="003D0930">
      <w:pPr>
        <w:pStyle w:val="Code"/>
        <w:rPr>
          <w:highlight w:val="white"/>
        </w:rPr>
      </w:pPr>
      <w:r w:rsidRPr="00903DBA">
        <w:rPr>
          <w:highlight w:val="white"/>
        </w:rPr>
        <w:t xml:space="preserve">      m_operandArray[2] = operand2;</w:t>
      </w:r>
    </w:p>
    <w:p w14:paraId="6BB81863" w14:textId="77777777" w:rsidR="003D0930" w:rsidRPr="00903DBA" w:rsidRDefault="003D0930" w:rsidP="003D0930">
      <w:pPr>
        <w:pStyle w:val="Code"/>
        <w:rPr>
          <w:highlight w:val="white"/>
        </w:rPr>
      </w:pPr>
      <w:r w:rsidRPr="00903DBA">
        <w:rPr>
          <w:highlight w:val="white"/>
        </w:rPr>
        <w:t xml:space="preserve">    }</w:t>
      </w:r>
    </w:p>
    <w:p w14:paraId="108C893A" w14:textId="77777777" w:rsidR="003D0930" w:rsidRPr="00903DBA" w:rsidRDefault="003D0930" w:rsidP="003D0930">
      <w:pPr>
        <w:pStyle w:val="Code"/>
        <w:rPr>
          <w:highlight w:val="white"/>
        </w:rPr>
      </w:pPr>
    </w:p>
    <w:p w14:paraId="7A7921E6" w14:textId="77777777" w:rsidR="003D0930" w:rsidRPr="00903DBA" w:rsidRDefault="003D0930" w:rsidP="003D0930">
      <w:pPr>
        <w:pStyle w:val="Code"/>
        <w:rPr>
          <w:highlight w:val="white"/>
        </w:rPr>
      </w:pPr>
      <w:r w:rsidRPr="00903DBA">
        <w:rPr>
          <w:highlight w:val="white"/>
        </w:rPr>
        <w:t xml:space="preserve">    public MiddleOperator Operator {</w:t>
      </w:r>
    </w:p>
    <w:p w14:paraId="14167EBA" w14:textId="77777777" w:rsidR="003D0930" w:rsidRPr="00903DBA" w:rsidRDefault="003D0930" w:rsidP="003D0930">
      <w:pPr>
        <w:pStyle w:val="Code"/>
        <w:rPr>
          <w:highlight w:val="white"/>
        </w:rPr>
      </w:pPr>
      <w:r w:rsidRPr="00903DBA">
        <w:rPr>
          <w:highlight w:val="white"/>
        </w:rPr>
        <w:t xml:space="preserve">      get { return m_middleOperator; }</w:t>
      </w:r>
    </w:p>
    <w:p w14:paraId="3E0856F3" w14:textId="77777777" w:rsidR="003D0930" w:rsidRPr="00903DBA" w:rsidRDefault="003D0930" w:rsidP="003D0930">
      <w:pPr>
        <w:pStyle w:val="Code"/>
        <w:rPr>
          <w:highlight w:val="white"/>
        </w:rPr>
      </w:pPr>
      <w:r w:rsidRPr="00903DBA">
        <w:rPr>
          <w:highlight w:val="white"/>
        </w:rPr>
        <w:t xml:space="preserve">      set { m_middleOperator = value; }</w:t>
      </w:r>
    </w:p>
    <w:p w14:paraId="60FC76A7" w14:textId="77777777" w:rsidR="003D0930" w:rsidRPr="00903DBA" w:rsidRDefault="003D0930" w:rsidP="003D0930">
      <w:pPr>
        <w:pStyle w:val="Code"/>
        <w:rPr>
          <w:highlight w:val="white"/>
        </w:rPr>
      </w:pPr>
      <w:r w:rsidRPr="00903DBA">
        <w:rPr>
          <w:highlight w:val="white"/>
        </w:rPr>
        <w:t xml:space="preserve">    }</w:t>
      </w:r>
    </w:p>
    <w:p w14:paraId="5060BE5B" w14:textId="77777777" w:rsidR="003D0930" w:rsidRPr="00903DBA" w:rsidRDefault="003D0930" w:rsidP="003D0930">
      <w:pPr>
        <w:pStyle w:val="Code"/>
        <w:rPr>
          <w:highlight w:val="white"/>
        </w:rPr>
      </w:pPr>
    </w:p>
    <w:p w14:paraId="2A739329" w14:textId="77777777" w:rsidR="003D0930" w:rsidRPr="00903DBA" w:rsidRDefault="003D0930" w:rsidP="003D0930">
      <w:pPr>
        <w:pStyle w:val="Code"/>
        <w:rPr>
          <w:highlight w:val="white"/>
        </w:rPr>
      </w:pPr>
      <w:r w:rsidRPr="00903DBA">
        <w:rPr>
          <w:highlight w:val="white"/>
        </w:rPr>
        <w:t xml:space="preserve">    public object this[int index] {</w:t>
      </w:r>
    </w:p>
    <w:p w14:paraId="2EE1472A" w14:textId="77777777" w:rsidR="003D0930" w:rsidRPr="00903DBA" w:rsidRDefault="003D0930" w:rsidP="003D0930">
      <w:pPr>
        <w:pStyle w:val="Code"/>
        <w:rPr>
          <w:highlight w:val="white"/>
        </w:rPr>
      </w:pPr>
      <w:r w:rsidRPr="00903DBA">
        <w:rPr>
          <w:highlight w:val="white"/>
        </w:rPr>
        <w:t xml:space="preserve">      get { return m_operandArray[index]; }</w:t>
      </w:r>
    </w:p>
    <w:p w14:paraId="1373E3BD" w14:textId="77777777" w:rsidR="003D0930" w:rsidRPr="00903DBA" w:rsidRDefault="003D0930" w:rsidP="003D0930">
      <w:pPr>
        <w:pStyle w:val="Code"/>
        <w:rPr>
          <w:highlight w:val="white"/>
        </w:rPr>
      </w:pPr>
      <w:r w:rsidRPr="00903DBA">
        <w:rPr>
          <w:highlight w:val="white"/>
        </w:rPr>
        <w:t xml:space="preserve">      set { m_operandArray[index] = value;  }</w:t>
      </w:r>
    </w:p>
    <w:p w14:paraId="5FF47617" w14:textId="77777777" w:rsidR="003D0930" w:rsidRPr="00903DBA" w:rsidRDefault="003D0930" w:rsidP="003D0930">
      <w:pPr>
        <w:pStyle w:val="Code"/>
        <w:rPr>
          <w:highlight w:val="white"/>
        </w:rPr>
      </w:pPr>
      <w:r w:rsidRPr="00903DBA">
        <w:rPr>
          <w:highlight w:val="white"/>
        </w:rPr>
        <w:t xml:space="preserve">    }</w:t>
      </w:r>
    </w:p>
    <w:p w14:paraId="4063458B" w14:textId="77777777" w:rsidR="003D0930" w:rsidRPr="00903DBA" w:rsidRDefault="003D0930" w:rsidP="003D0930">
      <w:pPr>
        <w:pStyle w:val="Code"/>
        <w:rPr>
          <w:highlight w:val="white"/>
        </w:rPr>
      </w:pPr>
    </w:p>
    <w:p w14:paraId="3B6FC2A2" w14:textId="77777777" w:rsidR="003D0930" w:rsidRPr="00903DBA" w:rsidRDefault="003D0930" w:rsidP="003D0930">
      <w:pPr>
        <w:pStyle w:val="Code"/>
        <w:rPr>
          <w:highlight w:val="white"/>
        </w:rPr>
      </w:pPr>
      <w:r w:rsidRPr="00903DBA">
        <w:rPr>
          <w:highlight w:val="white"/>
        </w:rPr>
        <w:t xml:space="preserve">    public void Clear() {</w:t>
      </w:r>
    </w:p>
    <w:p w14:paraId="498A9239" w14:textId="77777777" w:rsidR="003D0930" w:rsidRPr="00903DBA" w:rsidRDefault="003D0930" w:rsidP="003D0930">
      <w:pPr>
        <w:pStyle w:val="Code"/>
        <w:rPr>
          <w:highlight w:val="white"/>
        </w:rPr>
      </w:pPr>
      <w:r w:rsidRPr="00903DBA">
        <w:rPr>
          <w:highlight w:val="white"/>
        </w:rPr>
        <w:t xml:space="preserve">      m_middleOperator = MiddleOperator.Empty;</w:t>
      </w:r>
    </w:p>
    <w:p w14:paraId="64187896" w14:textId="77777777" w:rsidR="003D0930" w:rsidRPr="00903DBA" w:rsidRDefault="003D0930" w:rsidP="003D0930">
      <w:pPr>
        <w:pStyle w:val="Code"/>
        <w:rPr>
          <w:highlight w:val="white"/>
        </w:rPr>
      </w:pPr>
      <w:r w:rsidRPr="00903DBA">
        <w:rPr>
          <w:highlight w:val="white"/>
        </w:rPr>
        <w:t xml:space="preserve">      m_operandArray[0] = null;</w:t>
      </w:r>
    </w:p>
    <w:p w14:paraId="19D6F134" w14:textId="77777777" w:rsidR="003D0930" w:rsidRPr="00903DBA" w:rsidRDefault="003D0930" w:rsidP="003D0930">
      <w:pPr>
        <w:pStyle w:val="Code"/>
        <w:rPr>
          <w:highlight w:val="white"/>
        </w:rPr>
      </w:pPr>
      <w:r w:rsidRPr="00903DBA">
        <w:rPr>
          <w:highlight w:val="white"/>
        </w:rPr>
        <w:t xml:space="preserve">      m_operandArray[1] = null;</w:t>
      </w:r>
    </w:p>
    <w:p w14:paraId="65F02224" w14:textId="77777777" w:rsidR="003D0930" w:rsidRPr="00903DBA" w:rsidRDefault="003D0930" w:rsidP="003D0930">
      <w:pPr>
        <w:pStyle w:val="Code"/>
        <w:rPr>
          <w:highlight w:val="white"/>
        </w:rPr>
      </w:pPr>
      <w:r w:rsidRPr="00903DBA">
        <w:rPr>
          <w:highlight w:val="white"/>
        </w:rPr>
        <w:t xml:space="preserve">      m_operandArray[2] = null;</w:t>
      </w:r>
    </w:p>
    <w:p w14:paraId="485ABF81" w14:textId="77777777" w:rsidR="003D0930" w:rsidRPr="00903DBA" w:rsidRDefault="003D0930" w:rsidP="003D0930">
      <w:pPr>
        <w:pStyle w:val="Code"/>
        <w:rPr>
          <w:highlight w:val="white"/>
        </w:rPr>
      </w:pPr>
      <w:r w:rsidRPr="00903DBA">
        <w:rPr>
          <w:highlight w:val="white"/>
        </w:rPr>
        <w:t xml:space="preserve">    }</w:t>
      </w:r>
    </w:p>
    <w:p w14:paraId="5C719E70" w14:textId="77777777" w:rsidR="003D0930" w:rsidRPr="00903DBA" w:rsidRDefault="003D0930" w:rsidP="003D0930">
      <w:pPr>
        <w:rPr>
          <w:highlight w:val="white"/>
        </w:rPr>
      </w:pPr>
      <w:r w:rsidRPr="00903DBA">
        <w:rPr>
          <w:highlight w:val="white"/>
        </w:rPr>
        <w:t xml:space="preserve">The </w:t>
      </w:r>
      <w:r w:rsidRPr="00903DBA">
        <w:rPr>
          <w:rStyle w:val="KeyWord0"/>
          <w:highlight w:val="white"/>
        </w:rPr>
        <w:t>IsGoto</w:t>
      </w:r>
      <w:r w:rsidRPr="00903DBA">
        <w:rPr>
          <w:highlight w:val="white"/>
        </w:rPr>
        <w:t xml:space="preserve">, </w:t>
      </w:r>
      <w:r w:rsidRPr="00903DBA">
        <w:rPr>
          <w:rStyle w:val="KeyWord0"/>
          <w:highlight w:val="white"/>
        </w:rPr>
        <w:t>IsCarry</w:t>
      </w:r>
      <w:r w:rsidRPr="00903DBA">
        <w:rPr>
          <w:highlight w:val="white"/>
        </w:rPr>
        <w:t xml:space="preserve">, and </w:t>
      </w:r>
      <w:r w:rsidRPr="00903DBA">
        <w:rPr>
          <w:rStyle w:val="KeyWord0"/>
          <w:highlight w:val="white"/>
        </w:rPr>
        <w:t>IsRelation</w:t>
      </w:r>
      <w:r w:rsidRPr="00903DBA">
        <w:rPr>
          <w:highlight w:val="white"/>
        </w:rPr>
        <w:t xml:space="preserve"> methods test whether the middle code is a jump instruction.</w:t>
      </w:r>
    </w:p>
    <w:p w14:paraId="0DD82215" w14:textId="77777777" w:rsidR="003D0930" w:rsidRPr="00903DBA" w:rsidRDefault="003D0930" w:rsidP="003D0930">
      <w:pPr>
        <w:pStyle w:val="Code"/>
        <w:rPr>
          <w:highlight w:val="white"/>
        </w:rPr>
      </w:pPr>
      <w:r w:rsidRPr="00903DBA">
        <w:rPr>
          <w:highlight w:val="white"/>
        </w:rPr>
        <w:t xml:space="preserve">    public bool IsGoto() {</w:t>
      </w:r>
    </w:p>
    <w:p w14:paraId="37A0289E" w14:textId="02759C28" w:rsidR="003D0930" w:rsidRPr="00903DBA" w:rsidRDefault="003D0930" w:rsidP="003D0930">
      <w:pPr>
        <w:pStyle w:val="Code"/>
        <w:rPr>
          <w:highlight w:val="white"/>
        </w:rPr>
      </w:pPr>
      <w:r w:rsidRPr="00903DBA">
        <w:rPr>
          <w:highlight w:val="white"/>
        </w:rPr>
        <w:t xml:space="preserve">      return (m_middleOperator == MiddleOperator.</w:t>
      </w:r>
      <w:r w:rsidR="00C0170C">
        <w:rPr>
          <w:highlight w:val="white"/>
        </w:rPr>
        <w:t>Jump</w:t>
      </w:r>
      <w:r w:rsidRPr="00903DBA">
        <w:rPr>
          <w:highlight w:val="white"/>
        </w:rPr>
        <w:t>);</w:t>
      </w:r>
    </w:p>
    <w:p w14:paraId="1642F697" w14:textId="77777777" w:rsidR="003D0930" w:rsidRPr="00903DBA" w:rsidRDefault="003D0930" w:rsidP="003D0930">
      <w:pPr>
        <w:pStyle w:val="Code"/>
        <w:rPr>
          <w:highlight w:val="white"/>
        </w:rPr>
      </w:pPr>
      <w:r w:rsidRPr="00903DBA">
        <w:rPr>
          <w:highlight w:val="white"/>
        </w:rPr>
        <w:t xml:space="preserve">    }</w:t>
      </w:r>
    </w:p>
    <w:p w14:paraId="21FAB362" w14:textId="77777777" w:rsidR="003D0930" w:rsidRPr="00903DBA" w:rsidRDefault="003D0930" w:rsidP="003D0930">
      <w:pPr>
        <w:pStyle w:val="Code"/>
        <w:rPr>
          <w:highlight w:val="white"/>
        </w:rPr>
      </w:pPr>
    </w:p>
    <w:p w14:paraId="29C076BE" w14:textId="77777777" w:rsidR="003D0930" w:rsidRPr="00903DBA" w:rsidRDefault="003D0930" w:rsidP="003D0930">
      <w:pPr>
        <w:pStyle w:val="Code"/>
        <w:rPr>
          <w:highlight w:val="white"/>
        </w:rPr>
      </w:pPr>
      <w:r w:rsidRPr="00903DBA">
        <w:rPr>
          <w:highlight w:val="white"/>
        </w:rPr>
        <w:t xml:space="preserve">    public bool IsCarry() {</w:t>
      </w:r>
    </w:p>
    <w:p w14:paraId="57981D15" w14:textId="77777777" w:rsidR="003D0930" w:rsidRPr="00903DBA" w:rsidRDefault="003D0930" w:rsidP="003D0930">
      <w:pPr>
        <w:pStyle w:val="Code"/>
        <w:rPr>
          <w:highlight w:val="white"/>
        </w:rPr>
      </w:pPr>
      <w:r w:rsidRPr="00903DBA">
        <w:rPr>
          <w:highlight w:val="white"/>
        </w:rPr>
        <w:lastRenderedPageBreak/>
        <w:t xml:space="preserve">      return (m_middleOperator == MiddleOperator.Carry) ||</w:t>
      </w:r>
    </w:p>
    <w:p w14:paraId="01A0821A" w14:textId="77777777" w:rsidR="003D0930" w:rsidRPr="00903DBA" w:rsidRDefault="003D0930" w:rsidP="003D0930">
      <w:pPr>
        <w:pStyle w:val="Code"/>
        <w:rPr>
          <w:highlight w:val="white"/>
        </w:rPr>
      </w:pPr>
      <w:r w:rsidRPr="00903DBA">
        <w:rPr>
          <w:highlight w:val="white"/>
        </w:rPr>
        <w:t xml:space="preserve">             (m_middleOperator == MiddleOperator.NotCarry);</w:t>
      </w:r>
    </w:p>
    <w:p w14:paraId="05ABE043" w14:textId="77777777" w:rsidR="003D0930" w:rsidRPr="00903DBA" w:rsidRDefault="003D0930" w:rsidP="003D0930">
      <w:pPr>
        <w:pStyle w:val="Code"/>
        <w:rPr>
          <w:highlight w:val="white"/>
        </w:rPr>
      </w:pPr>
      <w:r w:rsidRPr="00903DBA">
        <w:rPr>
          <w:highlight w:val="white"/>
        </w:rPr>
        <w:t xml:space="preserve">    }</w:t>
      </w:r>
    </w:p>
    <w:p w14:paraId="2DC72264" w14:textId="77777777" w:rsidR="003D0930" w:rsidRPr="00903DBA" w:rsidRDefault="003D0930" w:rsidP="003D0930">
      <w:pPr>
        <w:pStyle w:val="Code"/>
        <w:rPr>
          <w:highlight w:val="white"/>
        </w:rPr>
      </w:pPr>
    </w:p>
    <w:p w14:paraId="4B7F1035" w14:textId="77777777" w:rsidR="003D0930" w:rsidRPr="00903DBA" w:rsidRDefault="003D0930" w:rsidP="003D0930">
      <w:pPr>
        <w:pStyle w:val="Code"/>
        <w:rPr>
          <w:highlight w:val="white"/>
        </w:rPr>
      </w:pPr>
      <w:r w:rsidRPr="00903DBA">
        <w:rPr>
          <w:highlight w:val="white"/>
        </w:rPr>
        <w:t xml:space="preserve">    public bool IsRelation() {</w:t>
      </w:r>
    </w:p>
    <w:p w14:paraId="649D8C71" w14:textId="77777777" w:rsidR="003D0930" w:rsidRPr="00903DBA" w:rsidRDefault="003D0930" w:rsidP="003D0930">
      <w:pPr>
        <w:pStyle w:val="Code"/>
        <w:rPr>
          <w:highlight w:val="white"/>
        </w:rPr>
      </w:pPr>
      <w:r w:rsidRPr="00903DBA">
        <w:rPr>
          <w:highlight w:val="white"/>
        </w:rPr>
        <w:t xml:space="preserve">      switch (m_middleOperator) {</w:t>
      </w:r>
    </w:p>
    <w:p w14:paraId="0B21C2A4" w14:textId="77777777" w:rsidR="003D0930" w:rsidRPr="00903DBA" w:rsidRDefault="003D0930" w:rsidP="003D0930">
      <w:pPr>
        <w:pStyle w:val="Code"/>
        <w:rPr>
          <w:highlight w:val="white"/>
        </w:rPr>
      </w:pPr>
      <w:r w:rsidRPr="00903DBA">
        <w:rPr>
          <w:highlight w:val="white"/>
        </w:rPr>
        <w:t xml:space="preserve">        case MiddleOperator.Case:</w:t>
      </w:r>
    </w:p>
    <w:p w14:paraId="2934BD29" w14:textId="77777777" w:rsidR="003D0930" w:rsidRPr="00903DBA" w:rsidRDefault="003D0930" w:rsidP="003D0930">
      <w:pPr>
        <w:pStyle w:val="Code"/>
        <w:rPr>
          <w:highlight w:val="white"/>
        </w:rPr>
      </w:pPr>
      <w:r w:rsidRPr="00903DBA">
        <w:rPr>
          <w:highlight w:val="white"/>
        </w:rPr>
        <w:t xml:space="preserve">        case MiddleOperator.Equal:</w:t>
      </w:r>
    </w:p>
    <w:p w14:paraId="67498E7B" w14:textId="77777777" w:rsidR="003D0930" w:rsidRPr="00903DBA" w:rsidRDefault="003D0930" w:rsidP="003D0930">
      <w:pPr>
        <w:pStyle w:val="Code"/>
        <w:rPr>
          <w:highlight w:val="white"/>
        </w:rPr>
      </w:pPr>
      <w:r w:rsidRPr="00903DBA">
        <w:rPr>
          <w:highlight w:val="white"/>
        </w:rPr>
        <w:t xml:space="preserve">        case MiddleOperator.NotEqual:</w:t>
      </w:r>
    </w:p>
    <w:p w14:paraId="0BEBF48E" w14:textId="77777777" w:rsidR="003D0930" w:rsidRPr="00903DBA" w:rsidRDefault="003D0930" w:rsidP="003D0930">
      <w:pPr>
        <w:pStyle w:val="Code"/>
        <w:rPr>
          <w:highlight w:val="white"/>
        </w:rPr>
      </w:pPr>
      <w:r w:rsidRPr="00903DBA">
        <w:rPr>
          <w:highlight w:val="white"/>
        </w:rPr>
        <w:t xml:space="preserve">        case MiddleOperator.SignedLessThan:</w:t>
      </w:r>
    </w:p>
    <w:p w14:paraId="7611A654" w14:textId="77777777" w:rsidR="003D0930" w:rsidRPr="00903DBA" w:rsidRDefault="003D0930" w:rsidP="003D0930">
      <w:pPr>
        <w:pStyle w:val="Code"/>
        <w:rPr>
          <w:highlight w:val="white"/>
        </w:rPr>
      </w:pPr>
      <w:r w:rsidRPr="00903DBA">
        <w:rPr>
          <w:highlight w:val="white"/>
        </w:rPr>
        <w:t xml:space="preserve">        case MiddleOperator.SignedLessThanEqual:</w:t>
      </w:r>
    </w:p>
    <w:p w14:paraId="1E26CDF1" w14:textId="77777777" w:rsidR="003D0930" w:rsidRPr="00903DBA" w:rsidRDefault="003D0930" w:rsidP="003D0930">
      <w:pPr>
        <w:pStyle w:val="Code"/>
        <w:rPr>
          <w:highlight w:val="white"/>
        </w:rPr>
      </w:pPr>
      <w:r w:rsidRPr="00903DBA">
        <w:rPr>
          <w:highlight w:val="white"/>
        </w:rPr>
        <w:t xml:space="preserve">        case MiddleOperator.SignedGreaterThan:</w:t>
      </w:r>
    </w:p>
    <w:p w14:paraId="51B75FE8" w14:textId="77777777" w:rsidR="003D0930" w:rsidRPr="00903DBA" w:rsidRDefault="003D0930" w:rsidP="003D0930">
      <w:pPr>
        <w:pStyle w:val="Code"/>
        <w:rPr>
          <w:highlight w:val="white"/>
        </w:rPr>
      </w:pPr>
      <w:r w:rsidRPr="00903DBA">
        <w:rPr>
          <w:highlight w:val="white"/>
        </w:rPr>
        <w:t xml:space="preserve">        case MiddleOperator.SignedGreaterThanEqual:</w:t>
      </w:r>
    </w:p>
    <w:p w14:paraId="02E71A75" w14:textId="77777777" w:rsidR="003D0930" w:rsidRPr="00903DBA" w:rsidRDefault="003D0930" w:rsidP="003D0930">
      <w:pPr>
        <w:pStyle w:val="Code"/>
        <w:rPr>
          <w:highlight w:val="white"/>
        </w:rPr>
      </w:pPr>
      <w:r w:rsidRPr="00903DBA">
        <w:rPr>
          <w:highlight w:val="white"/>
        </w:rPr>
        <w:t xml:space="preserve">        case MiddleOperator.UnsignedLessThan:</w:t>
      </w:r>
    </w:p>
    <w:p w14:paraId="76EE9F71" w14:textId="77777777" w:rsidR="003D0930" w:rsidRPr="00903DBA" w:rsidRDefault="003D0930" w:rsidP="003D0930">
      <w:pPr>
        <w:pStyle w:val="Code"/>
        <w:rPr>
          <w:highlight w:val="white"/>
        </w:rPr>
      </w:pPr>
      <w:r w:rsidRPr="00903DBA">
        <w:rPr>
          <w:highlight w:val="white"/>
        </w:rPr>
        <w:t xml:space="preserve">        case MiddleOperator.UnsignedLessThanEqual:</w:t>
      </w:r>
    </w:p>
    <w:p w14:paraId="3B67A0F3" w14:textId="77777777" w:rsidR="003D0930" w:rsidRPr="00903DBA" w:rsidRDefault="003D0930" w:rsidP="003D0930">
      <w:pPr>
        <w:pStyle w:val="Code"/>
        <w:rPr>
          <w:highlight w:val="white"/>
        </w:rPr>
      </w:pPr>
      <w:r w:rsidRPr="00903DBA">
        <w:rPr>
          <w:highlight w:val="white"/>
        </w:rPr>
        <w:t xml:space="preserve">        case MiddleOperator.UnsignedGreaterThan:</w:t>
      </w:r>
    </w:p>
    <w:p w14:paraId="11964E3E" w14:textId="77777777" w:rsidR="003D0930" w:rsidRPr="00903DBA" w:rsidRDefault="003D0930" w:rsidP="003D0930">
      <w:pPr>
        <w:pStyle w:val="Code"/>
        <w:rPr>
          <w:highlight w:val="white"/>
        </w:rPr>
      </w:pPr>
      <w:r w:rsidRPr="00903DBA">
        <w:rPr>
          <w:highlight w:val="white"/>
        </w:rPr>
        <w:t xml:space="preserve">        case MiddleOperator.UnsignedGreaterThanEqual:</w:t>
      </w:r>
    </w:p>
    <w:p w14:paraId="4E444A55" w14:textId="77777777" w:rsidR="003D0930" w:rsidRPr="00903DBA" w:rsidRDefault="003D0930" w:rsidP="003D0930">
      <w:pPr>
        <w:pStyle w:val="Code"/>
        <w:rPr>
          <w:highlight w:val="white"/>
        </w:rPr>
      </w:pPr>
      <w:r w:rsidRPr="00903DBA">
        <w:rPr>
          <w:highlight w:val="white"/>
        </w:rPr>
        <w:t xml:space="preserve">          return true;</w:t>
      </w:r>
    </w:p>
    <w:p w14:paraId="2CE4865B" w14:textId="77777777" w:rsidR="003D0930" w:rsidRPr="00903DBA" w:rsidRDefault="003D0930" w:rsidP="003D0930">
      <w:pPr>
        <w:pStyle w:val="Code"/>
        <w:rPr>
          <w:highlight w:val="white"/>
        </w:rPr>
      </w:pPr>
      <w:r w:rsidRPr="00903DBA">
        <w:rPr>
          <w:highlight w:val="white"/>
        </w:rPr>
        <w:t xml:space="preserve">        </w:t>
      </w:r>
    </w:p>
    <w:p w14:paraId="560324FA" w14:textId="77777777" w:rsidR="003D0930" w:rsidRPr="00903DBA" w:rsidRDefault="003D0930" w:rsidP="003D0930">
      <w:pPr>
        <w:pStyle w:val="Code"/>
        <w:rPr>
          <w:highlight w:val="white"/>
        </w:rPr>
      </w:pPr>
      <w:r w:rsidRPr="00903DBA">
        <w:rPr>
          <w:highlight w:val="white"/>
        </w:rPr>
        <w:t xml:space="preserve">        default:</w:t>
      </w:r>
    </w:p>
    <w:p w14:paraId="51AE7571" w14:textId="77777777" w:rsidR="003D0930" w:rsidRPr="00903DBA" w:rsidRDefault="003D0930" w:rsidP="003D0930">
      <w:pPr>
        <w:pStyle w:val="Code"/>
        <w:rPr>
          <w:highlight w:val="white"/>
        </w:rPr>
      </w:pPr>
      <w:r w:rsidRPr="00903DBA">
        <w:rPr>
          <w:highlight w:val="white"/>
        </w:rPr>
        <w:t xml:space="preserve">          return false;</w:t>
      </w:r>
    </w:p>
    <w:p w14:paraId="2CDC5C19" w14:textId="77777777" w:rsidR="003D0930" w:rsidRPr="00903DBA" w:rsidRDefault="003D0930" w:rsidP="003D0930">
      <w:pPr>
        <w:pStyle w:val="Code"/>
        <w:rPr>
          <w:highlight w:val="white"/>
        </w:rPr>
      </w:pPr>
      <w:r w:rsidRPr="00903DBA">
        <w:rPr>
          <w:highlight w:val="white"/>
        </w:rPr>
        <w:t xml:space="preserve">      }</w:t>
      </w:r>
    </w:p>
    <w:p w14:paraId="1CC60214" w14:textId="77777777" w:rsidR="003D0930" w:rsidRPr="00903DBA" w:rsidRDefault="003D0930" w:rsidP="003D0930">
      <w:pPr>
        <w:pStyle w:val="Code"/>
        <w:rPr>
          <w:highlight w:val="white"/>
        </w:rPr>
      </w:pPr>
      <w:r w:rsidRPr="00903DBA">
        <w:rPr>
          <w:highlight w:val="white"/>
        </w:rPr>
        <w:t xml:space="preserve">    }</w:t>
      </w:r>
    </w:p>
    <w:p w14:paraId="734A6851" w14:textId="77777777" w:rsidR="003D0930" w:rsidRPr="00903DBA" w:rsidRDefault="003D0930" w:rsidP="003D0930">
      <w:pPr>
        <w:pStyle w:val="Code"/>
        <w:rPr>
          <w:highlight w:val="white"/>
        </w:rPr>
      </w:pPr>
    </w:p>
    <w:p w14:paraId="0890EE54" w14:textId="77777777" w:rsidR="003D0930" w:rsidRPr="00903DBA" w:rsidRDefault="003D0930" w:rsidP="003D0930">
      <w:pPr>
        <w:pStyle w:val="Code"/>
        <w:rPr>
          <w:highlight w:val="white"/>
        </w:rPr>
      </w:pPr>
      <w:r w:rsidRPr="00903DBA">
        <w:rPr>
          <w:highlight w:val="white"/>
        </w:rPr>
        <w:t xml:space="preserve">    public bool IsRelationCarryOrGoto() {</w:t>
      </w:r>
    </w:p>
    <w:p w14:paraId="3B13CC94" w14:textId="77777777" w:rsidR="003D0930" w:rsidRPr="00903DBA" w:rsidRDefault="003D0930" w:rsidP="003D0930">
      <w:pPr>
        <w:pStyle w:val="Code"/>
        <w:rPr>
          <w:highlight w:val="white"/>
        </w:rPr>
      </w:pPr>
      <w:r w:rsidRPr="00903DBA">
        <w:rPr>
          <w:highlight w:val="white"/>
        </w:rPr>
        <w:t xml:space="preserve">      return IsRelation() || IsCarry() || IsGoto();</w:t>
      </w:r>
    </w:p>
    <w:p w14:paraId="019C2F39" w14:textId="77777777" w:rsidR="003D0930" w:rsidRPr="00903DBA" w:rsidRDefault="003D0930" w:rsidP="003D0930">
      <w:pPr>
        <w:pStyle w:val="Code"/>
        <w:rPr>
          <w:highlight w:val="white"/>
        </w:rPr>
      </w:pPr>
      <w:r w:rsidRPr="00903DBA">
        <w:rPr>
          <w:highlight w:val="white"/>
        </w:rPr>
        <w:t xml:space="preserve">    }</w:t>
      </w:r>
    </w:p>
    <w:p w14:paraId="5FCC4EEF" w14:textId="77777777" w:rsidR="003D0930" w:rsidRPr="00903DBA" w:rsidRDefault="003D0930" w:rsidP="003D0930">
      <w:pPr>
        <w:rPr>
          <w:highlight w:val="white"/>
        </w:rPr>
      </w:pPr>
      <w:r w:rsidRPr="00903DBA">
        <w:rPr>
          <w:highlight w:val="white"/>
        </w:rPr>
        <w:t xml:space="preserve">The </w:t>
      </w:r>
      <w:r w:rsidRPr="00903DBA">
        <w:rPr>
          <w:rStyle w:val="KeyWord0"/>
          <w:highlight w:val="white"/>
        </w:rPr>
        <w:t>IsBinary</w:t>
      </w:r>
      <w:r w:rsidRPr="00903DBA">
        <w:rPr>
          <w:highlight w:val="white"/>
        </w:rPr>
        <w:t xml:space="preserve">, </w:t>
      </w:r>
      <w:r w:rsidRPr="00903DBA">
        <w:rPr>
          <w:rStyle w:val="KeyWord0"/>
          <w:highlight w:val="white"/>
        </w:rPr>
        <w:t>IsCommutative</w:t>
      </w:r>
      <w:r w:rsidRPr="00903DBA">
        <w:rPr>
          <w:highlight w:val="white"/>
        </w:rPr>
        <w:t xml:space="preserve">, and </w:t>
      </w:r>
      <w:r w:rsidRPr="00903DBA">
        <w:rPr>
          <w:rStyle w:val="KeyWord0"/>
          <w:highlight w:val="white"/>
        </w:rPr>
        <w:t>IsShift</w:t>
      </w:r>
      <w:r w:rsidRPr="00903DBA">
        <w:rPr>
          <w:highlight w:val="white"/>
        </w:rPr>
        <w:t xml:space="preserve"> methods test the operator of the middle code.</w:t>
      </w:r>
    </w:p>
    <w:p w14:paraId="3BFD0DA1" w14:textId="77777777" w:rsidR="003D0930" w:rsidRPr="00903DBA" w:rsidRDefault="003D0930" w:rsidP="003D0930">
      <w:pPr>
        <w:pStyle w:val="Code"/>
        <w:rPr>
          <w:highlight w:val="white"/>
        </w:rPr>
      </w:pPr>
      <w:r w:rsidRPr="00903DBA">
        <w:rPr>
          <w:highlight w:val="white"/>
        </w:rPr>
        <w:t xml:space="preserve">    public bool IsBinary() {</w:t>
      </w:r>
    </w:p>
    <w:p w14:paraId="7600A084" w14:textId="77777777" w:rsidR="003D0930" w:rsidRPr="00903DBA" w:rsidRDefault="003D0930" w:rsidP="003D0930">
      <w:pPr>
        <w:pStyle w:val="Code"/>
        <w:rPr>
          <w:highlight w:val="white"/>
        </w:rPr>
      </w:pPr>
      <w:r w:rsidRPr="00903DBA">
        <w:rPr>
          <w:highlight w:val="white"/>
        </w:rPr>
        <w:t xml:space="preserve">      switch (m_middleOperator) {</w:t>
      </w:r>
    </w:p>
    <w:p w14:paraId="111AEFA7" w14:textId="77777777" w:rsidR="003D0930" w:rsidRPr="00903DBA" w:rsidRDefault="003D0930" w:rsidP="003D0930">
      <w:pPr>
        <w:pStyle w:val="Code"/>
        <w:rPr>
          <w:highlight w:val="white"/>
        </w:rPr>
      </w:pPr>
      <w:r w:rsidRPr="00903DBA">
        <w:rPr>
          <w:highlight w:val="white"/>
        </w:rPr>
        <w:t xml:space="preserve">        case MiddleOperator.BinaryAdd:</w:t>
      </w:r>
    </w:p>
    <w:p w14:paraId="51688B58" w14:textId="77777777" w:rsidR="003D0930" w:rsidRPr="00903DBA" w:rsidRDefault="003D0930" w:rsidP="003D0930">
      <w:pPr>
        <w:pStyle w:val="Code"/>
        <w:rPr>
          <w:highlight w:val="white"/>
        </w:rPr>
      </w:pPr>
      <w:r w:rsidRPr="00903DBA">
        <w:rPr>
          <w:highlight w:val="white"/>
        </w:rPr>
        <w:t xml:space="preserve">        case MiddleOperator.BinarySubtract:</w:t>
      </w:r>
    </w:p>
    <w:p w14:paraId="32B69938" w14:textId="77777777" w:rsidR="003D0930" w:rsidRPr="00903DBA" w:rsidRDefault="003D0930" w:rsidP="003D0930">
      <w:pPr>
        <w:pStyle w:val="Code"/>
        <w:rPr>
          <w:highlight w:val="white"/>
        </w:rPr>
      </w:pPr>
      <w:r w:rsidRPr="00903DBA">
        <w:rPr>
          <w:highlight w:val="white"/>
        </w:rPr>
        <w:t xml:space="preserve">        case MiddleOperator.SignedMultiply:</w:t>
      </w:r>
    </w:p>
    <w:p w14:paraId="2220C28D" w14:textId="77777777" w:rsidR="003D0930" w:rsidRPr="00903DBA" w:rsidRDefault="003D0930" w:rsidP="003D0930">
      <w:pPr>
        <w:pStyle w:val="Code"/>
        <w:rPr>
          <w:highlight w:val="white"/>
        </w:rPr>
      </w:pPr>
      <w:r w:rsidRPr="00903DBA">
        <w:rPr>
          <w:highlight w:val="white"/>
        </w:rPr>
        <w:t xml:space="preserve">        case MiddleOperator.SignedDivide:</w:t>
      </w:r>
    </w:p>
    <w:p w14:paraId="5DD46074" w14:textId="77777777" w:rsidR="003D0930" w:rsidRPr="00903DBA" w:rsidRDefault="003D0930" w:rsidP="003D0930">
      <w:pPr>
        <w:pStyle w:val="Code"/>
        <w:rPr>
          <w:highlight w:val="white"/>
        </w:rPr>
      </w:pPr>
      <w:r w:rsidRPr="00903DBA">
        <w:rPr>
          <w:highlight w:val="white"/>
        </w:rPr>
        <w:t xml:space="preserve">        case MiddleOperator.SignedModulo:</w:t>
      </w:r>
    </w:p>
    <w:p w14:paraId="37853C0D" w14:textId="77777777" w:rsidR="003D0930" w:rsidRPr="00903DBA" w:rsidRDefault="003D0930" w:rsidP="003D0930">
      <w:pPr>
        <w:pStyle w:val="Code"/>
        <w:rPr>
          <w:highlight w:val="white"/>
        </w:rPr>
      </w:pPr>
      <w:r w:rsidRPr="00903DBA">
        <w:rPr>
          <w:highlight w:val="white"/>
        </w:rPr>
        <w:t xml:space="preserve">        case MiddleOperator.UnsignedMultiply:</w:t>
      </w:r>
    </w:p>
    <w:p w14:paraId="0D5D8682" w14:textId="77777777" w:rsidR="003D0930" w:rsidRPr="00903DBA" w:rsidRDefault="003D0930" w:rsidP="003D0930">
      <w:pPr>
        <w:pStyle w:val="Code"/>
        <w:rPr>
          <w:highlight w:val="white"/>
        </w:rPr>
      </w:pPr>
      <w:r w:rsidRPr="00903DBA">
        <w:rPr>
          <w:highlight w:val="white"/>
        </w:rPr>
        <w:t xml:space="preserve">        case MiddleOperator.UnsignedDivide:</w:t>
      </w:r>
    </w:p>
    <w:p w14:paraId="57FDDD27" w14:textId="77777777" w:rsidR="003D0930" w:rsidRPr="00903DBA" w:rsidRDefault="003D0930" w:rsidP="003D0930">
      <w:pPr>
        <w:pStyle w:val="Code"/>
        <w:rPr>
          <w:highlight w:val="white"/>
        </w:rPr>
      </w:pPr>
      <w:r w:rsidRPr="00903DBA">
        <w:rPr>
          <w:highlight w:val="white"/>
        </w:rPr>
        <w:t xml:space="preserve">        case MiddleOperator.UnsignedModulo:</w:t>
      </w:r>
    </w:p>
    <w:p w14:paraId="4119F649" w14:textId="77777777" w:rsidR="003D0930" w:rsidRPr="00903DBA" w:rsidRDefault="003D0930" w:rsidP="003D0930">
      <w:pPr>
        <w:pStyle w:val="Code"/>
        <w:rPr>
          <w:highlight w:val="white"/>
        </w:rPr>
      </w:pPr>
      <w:r w:rsidRPr="00903DBA">
        <w:rPr>
          <w:highlight w:val="white"/>
        </w:rPr>
        <w:t xml:space="preserve">        case MiddleOperator.LogicalOr:</w:t>
      </w:r>
    </w:p>
    <w:p w14:paraId="1C0A358C" w14:textId="77777777" w:rsidR="003D0930" w:rsidRPr="00903DBA" w:rsidRDefault="003D0930" w:rsidP="003D0930">
      <w:pPr>
        <w:pStyle w:val="Code"/>
        <w:rPr>
          <w:highlight w:val="white"/>
        </w:rPr>
      </w:pPr>
      <w:r w:rsidRPr="00903DBA">
        <w:rPr>
          <w:highlight w:val="white"/>
        </w:rPr>
        <w:t xml:space="preserve">        case MiddleOperator.LogicalAnd:</w:t>
      </w:r>
    </w:p>
    <w:p w14:paraId="4EB50C55" w14:textId="77777777" w:rsidR="003D0930" w:rsidRPr="00903DBA" w:rsidRDefault="003D0930" w:rsidP="003D0930">
      <w:pPr>
        <w:pStyle w:val="Code"/>
        <w:rPr>
          <w:highlight w:val="white"/>
        </w:rPr>
      </w:pPr>
      <w:r w:rsidRPr="00903DBA">
        <w:rPr>
          <w:highlight w:val="white"/>
        </w:rPr>
        <w:t xml:space="preserve">        case MiddleOperator.BitwiseOr:</w:t>
      </w:r>
    </w:p>
    <w:p w14:paraId="12A6F5DE" w14:textId="77777777" w:rsidR="003D0930" w:rsidRPr="00903DBA" w:rsidRDefault="003D0930" w:rsidP="003D0930">
      <w:pPr>
        <w:pStyle w:val="Code"/>
        <w:rPr>
          <w:highlight w:val="white"/>
        </w:rPr>
      </w:pPr>
      <w:r w:rsidRPr="00903DBA">
        <w:rPr>
          <w:highlight w:val="white"/>
        </w:rPr>
        <w:t xml:space="preserve">        case MiddleOperator.BitwiseXOr:</w:t>
      </w:r>
    </w:p>
    <w:p w14:paraId="2A330916" w14:textId="77777777" w:rsidR="003D0930" w:rsidRPr="00903DBA" w:rsidRDefault="003D0930" w:rsidP="003D0930">
      <w:pPr>
        <w:pStyle w:val="Code"/>
        <w:rPr>
          <w:highlight w:val="white"/>
        </w:rPr>
      </w:pPr>
      <w:r w:rsidRPr="00903DBA">
        <w:rPr>
          <w:highlight w:val="white"/>
        </w:rPr>
        <w:t xml:space="preserve">        case MiddleOperator.BitwiseAnd:</w:t>
      </w:r>
    </w:p>
    <w:p w14:paraId="02F056C1" w14:textId="77777777" w:rsidR="003D0930" w:rsidRPr="00903DBA" w:rsidRDefault="003D0930" w:rsidP="003D0930">
      <w:pPr>
        <w:pStyle w:val="Code"/>
        <w:rPr>
          <w:highlight w:val="white"/>
        </w:rPr>
      </w:pPr>
      <w:r w:rsidRPr="00903DBA">
        <w:rPr>
          <w:highlight w:val="white"/>
        </w:rPr>
        <w:t xml:space="preserve">        case MiddleOperator.ShiftLeft:</w:t>
      </w:r>
    </w:p>
    <w:p w14:paraId="593CE1B5" w14:textId="77777777" w:rsidR="003D0930" w:rsidRPr="00903DBA" w:rsidRDefault="003D0930" w:rsidP="003D0930">
      <w:pPr>
        <w:pStyle w:val="Code"/>
        <w:rPr>
          <w:highlight w:val="white"/>
        </w:rPr>
      </w:pPr>
      <w:r w:rsidRPr="00903DBA">
        <w:rPr>
          <w:highlight w:val="white"/>
        </w:rPr>
        <w:t xml:space="preserve">        case MiddleOperator.ShiftRight:</w:t>
      </w:r>
    </w:p>
    <w:p w14:paraId="0FABD46C" w14:textId="77777777" w:rsidR="003D0930" w:rsidRPr="00903DBA" w:rsidRDefault="003D0930" w:rsidP="003D0930">
      <w:pPr>
        <w:pStyle w:val="Code"/>
        <w:rPr>
          <w:highlight w:val="white"/>
        </w:rPr>
      </w:pPr>
      <w:r w:rsidRPr="00903DBA">
        <w:rPr>
          <w:highlight w:val="white"/>
        </w:rPr>
        <w:t xml:space="preserve">          return true;</w:t>
      </w:r>
    </w:p>
    <w:p w14:paraId="4E00DA6C" w14:textId="77777777" w:rsidR="003D0930" w:rsidRPr="00903DBA" w:rsidRDefault="003D0930" w:rsidP="003D0930">
      <w:pPr>
        <w:pStyle w:val="Code"/>
        <w:rPr>
          <w:highlight w:val="white"/>
        </w:rPr>
      </w:pPr>
      <w:r w:rsidRPr="00903DBA">
        <w:rPr>
          <w:highlight w:val="white"/>
        </w:rPr>
        <w:t xml:space="preserve">        </w:t>
      </w:r>
    </w:p>
    <w:p w14:paraId="11C83B00" w14:textId="77777777" w:rsidR="003D0930" w:rsidRPr="00903DBA" w:rsidRDefault="003D0930" w:rsidP="003D0930">
      <w:pPr>
        <w:pStyle w:val="Code"/>
        <w:rPr>
          <w:highlight w:val="white"/>
        </w:rPr>
      </w:pPr>
      <w:r w:rsidRPr="00903DBA">
        <w:rPr>
          <w:highlight w:val="white"/>
        </w:rPr>
        <w:t xml:space="preserve">        default:</w:t>
      </w:r>
    </w:p>
    <w:p w14:paraId="498C39B4" w14:textId="77777777" w:rsidR="003D0930" w:rsidRPr="00903DBA" w:rsidRDefault="003D0930" w:rsidP="003D0930">
      <w:pPr>
        <w:pStyle w:val="Code"/>
        <w:rPr>
          <w:highlight w:val="white"/>
        </w:rPr>
      </w:pPr>
      <w:r w:rsidRPr="00903DBA">
        <w:rPr>
          <w:highlight w:val="white"/>
        </w:rPr>
        <w:t xml:space="preserve">          return false;</w:t>
      </w:r>
    </w:p>
    <w:p w14:paraId="238E8BE7" w14:textId="77777777" w:rsidR="003D0930" w:rsidRPr="00903DBA" w:rsidRDefault="003D0930" w:rsidP="003D0930">
      <w:pPr>
        <w:pStyle w:val="Code"/>
        <w:rPr>
          <w:highlight w:val="white"/>
        </w:rPr>
      </w:pPr>
      <w:r w:rsidRPr="00903DBA">
        <w:rPr>
          <w:highlight w:val="white"/>
        </w:rPr>
        <w:t xml:space="preserve">      }</w:t>
      </w:r>
    </w:p>
    <w:p w14:paraId="2E99EAC5" w14:textId="77777777" w:rsidR="003D0930" w:rsidRPr="00903DBA" w:rsidRDefault="003D0930" w:rsidP="003D0930">
      <w:pPr>
        <w:pStyle w:val="Code"/>
        <w:rPr>
          <w:highlight w:val="white"/>
        </w:rPr>
      </w:pPr>
      <w:r w:rsidRPr="00903DBA">
        <w:rPr>
          <w:highlight w:val="white"/>
        </w:rPr>
        <w:t xml:space="preserve">    }</w:t>
      </w:r>
    </w:p>
    <w:p w14:paraId="61D056D7" w14:textId="77777777" w:rsidR="003D0930" w:rsidRPr="00903DBA" w:rsidRDefault="003D0930" w:rsidP="003D0930">
      <w:pPr>
        <w:pStyle w:val="Code"/>
        <w:rPr>
          <w:highlight w:val="white"/>
        </w:rPr>
      </w:pPr>
      <w:r w:rsidRPr="00903DBA">
        <w:rPr>
          <w:highlight w:val="white"/>
        </w:rPr>
        <w:t xml:space="preserve"> </w:t>
      </w:r>
    </w:p>
    <w:p w14:paraId="10A056B1" w14:textId="77777777" w:rsidR="003D0930" w:rsidRPr="00903DBA" w:rsidRDefault="003D0930" w:rsidP="003D0930">
      <w:pPr>
        <w:pStyle w:val="Code"/>
        <w:rPr>
          <w:highlight w:val="white"/>
        </w:rPr>
      </w:pPr>
      <w:r w:rsidRPr="00903DBA">
        <w:rPr>
          <w:highlight w:val="white"/>
        </w:rPr>
        <w:t xml:space="preserve">    public bool IsCommutative() {</w:t>
      </w:r>
    </w:p>
    <w:p w14:paraId="722A7CF2" w14:textId="77777777" w:rsidR="003D0930" w:rsidRPr="00903DBA" w:rsidRDefault="003D0930" w:rsidP="003D0930">
      <w:pPr>
        <w:pStyle w:val="Code"/>
        <w:rPr>
          <w:highlight w:val="white"/>
        </w:rPr>
      </w:pPr>
      <w:r w:rsidRPr="00903DBA">
        <w:rPr>
          <w:highlight w:val="white"/>
        </w:rPr>
        <w:t xml:space="preserve">      switch (m_middleOperator) {</w:t>
      </w:r>
    </w:p>
    <w:p w14:paraId="6308360A" w14:textId="77777777" w:rsidR="003D0930" w:rsidRPr="00903DBA" w:rsidRDefault="003D0930" w:rsidP="003D0930">
      <w:pPr>
        <w:pStyle w:val="Code"/>
        <w:rPr>
          <w:highlight w:val="white"/>
        </w:rPr>
      </w:pPr>
      <w:r w:rsidRPr="00903DBA">
        <w:rPr>
          <w:highlight w:val="white"/>
        </w:rPr>
        <w:t xml:space="preserve">        case MiddleOperator.BinaryAdd:</w:t>
      </w:r>
    </w:p>
    <w:p w14:paraId="4D0E0DA6" w14:textId="77777777" w:rsidR="003D0930" w:rsidRPr="00903DBA" w:rsidRDefault="003D0930" w:rsidP="003D0930">
      <w:pPr>
        <w:pStyle w:val="Code"/>
        <w:rPr>
          <w:highlight w:val="white"/>
        </w:rPr>
      </w:pPr>
      <w:r w:rsidRPr="00903DBA">
        <w:rPr>
          <w:highlight w:val="white"/>
        </w:rPr>
        <w:lastRenderedPageBreak/>
        <w:t xml:space="preserve">        case MiddleOperator.SignedMultiply:</w:t>
      </w:r>
    </w:p>
    <w:p w14:paraId="2F2E885A" w14:textId="77777777" w:rsidR="003D0930" w:rsidRPr="00903DBA" w:rsidRDefault="003D0930" w:rsidP="003D0930">
      <w:pPr>
        <w:pStyle w:val="Code"/>
        <w:rPr>
          <w:highlight w:val="white"/>
        </w:rPr>
      </w:pPr>
      <w:r w:rsidRPr="00903DBA">
        <w:rPr>
          <w:highlight w:val="white"/>
        </w:rPr>
        <w:t xml:space="preserve">        case MiddleOperator.UnsignedMultiply:</w:t>
      </w:r>
    </w:p>
    <w:p w14:paraId="27319F84" w14:textId="77777777" w:rsidR="003D0930" w:rsidRPr="00903DBA" w:rsidRDefault="003D0930" w:rsidP="003D0930">
      <w:pPr>
        <w:pStyle w:val="Code"/>
        <w:rPr>
          <w:highlight w:val="white"/>
        </w:rPr>
      </w:pPr>
      <w:r w:rsidRPr="00903DBA">
        <w:rPr>
          <w:highlight w:val="white"/>
        </w:rPr>
        <w:t xml:space="preserve">        case MiddleOperator.BitwiseOr:</w:t>
      </w:r>
    </w:p>
    <w:p w14:paraId="35C154FC" w14:textId="77777777" w:rsidR="003D0930" w:rsidRPr="00903DBA" w:rsidRDefault="003D0930" w:rsidP="003D0930">
      <w:pPr>
        <w:pStyle w:val="Code"/>
        <w:rPr>
          <w:highlight w:val="white"/>
        </w:rPr>
      </w:pPr>
      <w:r w:rsidRPr="00903DBA">
        <w:rPr>
          <w:highlight w:val="white"/>
        </w:rPr>
        <w:t xml:space="preserve">        case MiddleOperator.BitwiseXOr:</w:t>
      </w:r>
    </w:p>
    <w:p w14:paraId="54E60CB4" w14:textId="77777777" w:rsidR="003D0930" w:rsidRPr="00903DBA" w:rsidRDefault="003D0930" w:rsidP="003D0930">
      <w:pPr>
        <w:pStyle w:val="Code"/>
        <w:rPr>
          <w:highlight w:val="white"/>
        </w:rPr>
      </w:pPr>
      <w:r w:rsidRPr="00903DBA">
        <w:rPr>
          <w:highlight w:val="white"/>
        </w:rPr>
        <w:t xml:space="preserve">        case MiddleOperator.BitwiseAnd:</w:t>
      </w:r>
    </w:p>
    <w:p w14:paraId="18824855" w14:textId="77777777" w:rsidR="003D0930" w:rsidRPr="00903DBA" w:rsidRDefault="003D0930" w:rsidP="003D0930">
      <w:pPr>
        <w:pStyle w:val="Code"/>
        <w:rPr>
          <w:highlight w:val="white"/>
        </w:rPr>
      </w:pPr>
      <w:r w:rsidRPr="00903DBA">
        <w:rPr>
          <w:highlight w:val="white"/>
        </w:rPr>
        <w:t xml:space="preserve">          return true;</w:t>
      </w:r>
    </w:p>
    <w:p w14:paraId="591DB0C8" w14:textId="77777777" w:rsidR="003D0930" w:rsidRPr="00903DBA" w:rsidRDefault="003D0930" w:rsidP="003D0930">
      <w:pPr>
        <w:pStyle w:val="Code"/>
        <w:rPr>
          <w:highlight w:val="white"/>
        </w:rPr>
      </w:pPr>
      <w:r w:rsidRPr="00903DBA">
        <w:rPr>
          <w:highlight w:val="white"/>
        </w:rPr>
        <w:t xml:space="preserve">        </w:t>
      </w:r>
    </w:p>
    <w:p w14:paraId="6313C292" w14:textId="77777777" w:rsidR="003D0930" w:rsidRPr="00903DBA" w:rsidRDefault="003D0930" w:rsidP="003D0930">
      <w:pPr>
        <w:pStyle w:val="Code"/>
        <w:rPr>
          <w:highlight w:val="white"/>
        </w:rPr>
      </w:pPr>
      <w:r w:rsidRPr="00903DBA">
        <w:rPr>
          <w:highlight w:val="white"/>
        </w:rPr>
        <w:t xml:space="preserve">        default:</w:t>
      </w:r>
    </w:p>
    <w:p w14:paraId="081C33AF" w14:textId="77777777" w:rsidR="003D0930" w:rsidRPr="00903DBA" w:rsidRDefault="003D0930" w:rsidP="003D0930">
      <w:pPr>
        <w:pStyle w:val="Code"/>
        <w:rPr>
          <w:highlight w:val="white"/>
        </w:rPr>
      </w:pPr>
      <w:r w:rsidRPr="00903DBA">
        <w:rPr>
          <w:highlight w:val="white"/>
        </w:rPr>
        <w:t xml:space="preserve">          return false;</w:t>
      </w:r>
    </w:p>
    <w:p w14:paraId="3CF76F7B" w14:textId="77777777" w:rsidR="003D0930" w:rsidRPr="00903DBA" w:rsidRDefault="003D0930" w:rsidP="003D0930">
      <w:pPr>
        <w:pStyle w:val="Code"/>
        <w:rPr>
          <w:highlight w:val="white"/>
        </w:rPr>
      </w:pPr>
      <w:r w:rsidRPr="00903DBA">
        <w:rPr>
          <w:highlight w:val="white"/>
        </w:rPr>
        <w:t xml:space="preserve">      }</w:t>
      </w:r>
    </w:p>
    <w:p w14:paraId="7B7C9048" w14:textId="77777777" w:rsidR="003D0930" w:rsidRPr="00903DBA" w:rsidRDefault="003D0930" w:rsidP="003D0930">
      <w:pPr>
        <w:pStyle w:val="Code"/>
        <w:rPr>
          <w:highlight w:val="white"/>
        </w:rPr>
      </w:pPr>
      <w:r w:rsidRPr="00903DBA">
        <w:rPr>
          <w:highlight w:val="white"/>
        </w:rPr>
        <w:t xml:space="preserve">    }</w:t>
      </w:r>
    </w:p>
    <w:p w14:paraId="74B808BF" w14:textId="77777777" w:rsidR="003D0930" w:rsidRPr="00903DBA" w:rsidRDefault="003D0930" w:rsidP="003D0930">
      <w:pPr>
        <w:pStyle w:val="Code"/>
        <w:rPr>
          <w:highlight w:val="white"/>
        </w:rPr>
      </w:pPr>
    </w:p>
    <w:p w14:paraId="53348B7C" w14:textId="77777777" w:rsidR="003D0930" w:rsidRPr="00903DBA" w:rsidRDefault="003D0930" w:rsidP="003D0930">
      <w:pPr>
        <w:pStyle w:val="Code"/>
        <w:rPr>
          <w:highlight w:val="white"/>
        </w:rPr>
      </w:pPr>
      <w:r w:rsidRPr="00903DBA">
        <w:rPr>
          <w:highlight w:val="white"/>
        </w:rPr>
        <w:t xml:space="preserve">    public static bool IsShift(MiddleOperator middleOp) {</w:t>
      </w:r>
    </w:p>
    <w:p w14:paraId="21D7F6E1" w14:textId="77777777" w:rsidR="003D0930" w:rsidRPr="00903DBA" w:rsidRDefault="003D0930" w:rsidP="003D0930">
      <w:pPr>
        <w:pStyle w:val="Code"/>
        <w:rPr>
          <w:highlight w:val="white"/>
        </w:rPr>
      </w:pPr>
      <w:r w:rsidRPr="00903DBA">
        <w:rPr>
          <w:highlight w:val="white"/>
        </w:rPr>
        <w:t xml:space="preserve">      switch (middleOp) {</w:t>
      </w:r>
    </w:p>
    <w:p w14:paraId="7526DF9D" w14:textId="77777777" w:rsidR="003D0930" w:rsidRPr="00903DBA" w:rsidRDefault="003D0930" w:rsidP="003D0930">
      <w:pPr>
        <w:pStyle w:val="Code"/>
        <w:rPr>
          <w:highlight w:val="white"/>
        </w:rPr>
      </w:pPr>
      <w:r w:rsidRPr="00903DBA">
        <w:rPr>
          <w:highlight w:val="white"/>
        </w:rPr>
        <w:t xml:space="preserve">        case MiddleOperator.ShiftLeft:</w:t>
      </w:r>
    </w:p>
    <w:p w14:paraId="6F5D8DFB" w14:textId="77777777" w:rsidR="003D0930" w:rsidRPr="00903DBA" w:rsidRDefault="003D0930" w:rsidP="003D0930">
      <w:pPr>
        <w:pStyle w:val="Code"/>
        <w:rPr>
          <w:highlight w:val="white"/>
        </w:rPr>
      </w:pPr>
      <w:r w:rsidRPr="00903DBA">
        <w:rPr>
          <w:highlight w:val="white"/>
        </w:rPr>
        <w:t xml:space="preserve">        case MiddleOperator.ShiftRight:</w:t>
      </w:r>
    </w:p>
    <w:p w14:paraId="731CD170" w14:textId="77777777" w:rsidR="003D0930" w:rsidRPr="00903DBA" w:rsidRDefault="003D0930" w:rsidP="003D0930">
      <w:pPr>
        <w:pStyle w:val="Code"/>
        <w:rPr>
          <w:highlight w:val="white"/>
        </w:rPr>
      </w:pPr>
      <w:r w:rsidRPr="00903DBA">
        <w:rPr>
          <w:highlight w:val="white"/>
        </w:rPr>
        <w:t xml:space="preserve">          return true;</w:t>
      </w:r>
    </w:p>
    <w:p w14:paraId="339BAE40" w14:textId="77777777" w:rsidR="003D0930" w:rsidRPr="00903DBA" w:rsidRDefault="003D0930" w:rsidP="003D0930">
      <w:pPr>
        <w:pStyle w:val="Code"/>
        <w:rPr>
          <w:highlight w:val="white"/>
        </w:rPr>
      </w:pPr>
      <w:r w:rsidRPr="00903DBA">
        <w:rPr>
          <w:highlight w:val="white"/>
        </w:rPr>
        <w:t xml:space="preserve">        </w:t>
      </w:r>
    </w:p>
    <w:p w14:paraId="76788AC3" w14:textId="77777777" w:rsidR="003D0930" w:rsidRPr="00903DBA" w:rsidRDefault="003D0930" w:rsidP="003D0930">
      <w:pPr>
        <w:pStyle w:val="Code"/>
        <w:rPr>
          <w:highlight w:val="white"/>
        </w:rPr>
      </w:pPr>
      <w:r w:rsidRPr="00903DBA">
        <w:rPr>
          <w:highlight w:val="white"/>
        </w:rPr>
        <w:t xml:space="preserve">        default:</w:t>
      </w:r>
    </w:p>
    <w:p w14:paraId="09705FEB" w14:textId="77777777" w:rsidR="003D0930" w:rsidRPr="00903DBA" w:rsidRDefault="003D0930" w:rsidP="003D0930">
      <w:pPr>
        <w:pStyle w:val="Code"/>
        <w:rPr>
          <w:highlight w:val="white"/>
        </w:rPr>
      </w:pPr>
      <w:r w:rsidRPr="00903DBA">
        <w:rPr>
          <w:highlight w:val="white"/>
        </w:rPr>
        <w:t xml:space="preserve">          return false;</w:t>
      </w:r>
    </w:p>
    <w:p w14:paraId="371C5E43" w14:textId="77777777" w:rsidR="003D0930" w:rsidRPr="00903DBA" w:rsidRDefault="003D0930" w:rsidP="003D0930">
      <w:pPr>
        <w:pStyle w:val="Code"/>
        <w:rPr>
          <w:highlight w:val="white"/>
        </w:rPr>
      </w:pPr>
      <w:r w:rsidRPr="00903DBA">
        <w:rPr>
          <w:highlight w:val="white"/>
        </w:rPr>
        <w:t xml:space="preserve">      }</w:t>
      </w:r>
    </w:p>
    <w:p w14:paraId="56590A67" w14:textId="77777777" w:rsidR="003D0930" w:rsidRPr="00903DBA" w:rsidRDefault="003D0930" w:rsidP="003D0930">
      <w:pPr>
        <w:pStyle w:val="Code"/>
        <w:rPr>
          <w:highlight w:val="white"/>
        </w:rPr>
      </w:pPr>
      <w:r w:rsidRPr="00903DBA">
        <w:rPr>
          <w:highlight w:val="white"/>
        </w:rPr>
        <w:t xml:space="preserve">    }</w:t>
      </w:r>
    </w:p>
    <w:p w14:paraId="30F0F7FF" w14:textId="04AF0D76" w:rsidR="003D0930" w:rsidRPr="00903DBA" w:rsidRDefault="003D0930" w:rsidP="003D0930">
      <w:pPr>
        <w:rPr>
          <w:highlight w:val="white"/>
        </w:rPr>
      </w:pPr>
      <w:r w:rsidRPr="00903DBA">
        <w:rPr>
          <w:highlight w:val="white"/>
        </w:rPr>
        <w:t xml:space="preserve">The </w:t>
      </w:r>
      <w:r w:rsidRPr="00903DBA">
        <w:rPr>
          <w:rStyle w:val="KeyWord0"/>
          <w:highlight w:val="white"/>
        </w:rPr>
        <w:t>ToString</w:t>
      </w:r>
      <w:r w:rsidRPr="00903DBA">
        <w:rPr>
          <w:highlight w:val="white"/>
        </w:rPr>
        <w:t xml:space="preserve"> method simply returns a string holding the operator and the operand array. It is only used when </w:t>
      </w:r>
      <w:r w:rsidR="00763BE4">
        <w:rPr>
          <w:highlight w:val="white"/>
        </w:rPr>
        <w:t xml:space="preserve">adding </w:t>
      </w:r>
      <w:r w:rsidRPr="00903DBA">
        <w:rPr>
          <w:highlight w:val="white"/>
        </w:rPr>
        <w:t>comment</w:t>
      </w:r>
      <w:r w:rsidR="00763BE4">
        <w:rPr>
          <w:highlight w:val="white"/>
        </w:rPr>
        <w:t xml:space="preserve">s to </w:t>
      </w:r>
      <w:r w:rsidRPr="00903DBA">
        <w:rPr>
          <w:highlight w:val="white"/>
        </w:rPr>
        <w:t>the final assembly code.</w:t>
      </w:r>
    </w:p>
    <w:p w14:paraId="2766BEAA" w14:textId="77777777" w:rsidR="003D0930" w:rsidRPr="00903DBA" w:rsidRDefault="003D0930" w:rsidP="003D0930">
      <w:pPr>
        <w:pStyle w:val="Code"/>
        <w:rPr>
          <w:highlight w:val="white"/>
        </w:rPr>
      </w:pPr>
      <w:r w:rsidRPr="00903DBA">
        <w:rPr>
          <w:highlight w:val="white"/>
        </w:rPr>
        <w:t xml:space="preserve">    public override string ToString() {</w:t>
      </w:r>
    </w:p>
    <w:p w14:paraId="2BAD4F1C" w14:textId="77777777" w:rsidR="003D0930" w:rsidRPr="00903DBA" w:rsidRDefault="003D0930" w:rsidP="003D0930">
      <w:pPr>
        <w:pStyle w:val="Code"/>
        <w:rPr>
          <w:highlight w:val="white"/>
        </w:rPr>
      </w:pPr>
      <w:r w:rsidRPr="00903DBA">
        <w:rPr>
          <w:highlight w:val="white"/>
        </w:rPr>
        <w:t xml:space="preserve">      return m_middleOperator + ToString(m_operandArray[0]) +</w:t>
      </w:r>
    </w:p>
    <w:p w14:paraId="32C0A65C" w14:textId="77777777" w:rsidR="003D0930" w:rsidRPr="00903DBA" w:rsidRDefault="003D0930" w:rsidP="003D0930">
      <w:pPr>
        <w:pStyle w:val="Code"/>
        <w:rPr>
          <w:highlight w:val="white"/>
        </w:rPr>
      </w:pPr>
      <w:r w:rsidRPr="00903DBA">
        <w:rPr>
          <w:highlight w:val="white"/>
        </w:rPr>
        <w:t xml:space="preserve">             ToString(m_operandArray[1]) + ToString(m_operandArray[2]);</w:t>
      </w:r>
    </w:p>
    <w:p w14:paraId="23BAF250" w14:textId="77777777" w:rsidR="003D0930" w:rsidRPr="00903DBA" w:rsidRDefault="003D0930" w:rsidP="003D0930">
      <w:pPr>
        <w:pStyle w:val="Code"/>
        <w:rPr>
          <w:highlight w:val="white"/>
        </w:rPr>
      </w:pPr>
      <w:r w:rsidRPr="00903DBA">
        <w:rPr>
          <w:highlight w:val="white"/>
        </w:rPr>
        <w:t xml:space="preserve">    }</w:t>
      </w:r>
    </w:p>
    <w:p w14:paraId="55EEA733" w14:textId="77777777" w:rsidR="003D0930" w:rsidRPr="00005661" w:rsidRDefault="003D0930" w:rsidP="00005661">
      <w:pPr>
        <w:pStyle w:val="Code"/>
        <w:rPr>
          <w:highlight w:val="white"/>
        </w:rPr>
      </w:pPr>
    </w:p>
    <w:p w14:paraId="4BCD2F53" w14:textId="77777777" w:rsidR="00005661" w:rsidRPr="00005661" w:rsidRDefault="00005661" w:rsidP="00005661">
      <w:pPr>
        <w:pStyle w:val="Code"/>
        <w:rPr>
          <w:highlight w:val="white"/>
        </w:rPr>
      </w:pPr>
      <w:r w:rsidRPr="00005661">
        <w:rPr>
          <w:highlight w:val="white"/>
        </w:rPr>
        <w:t xml:space="preserve">    private static string ToString(object value) {</w:t>
      </w:r>
    </w:p>
    <w:p w14:paraId="41B5ACBF" w14:textId="77777777" w:rsidR="003D0930" w:rsidRPr="00903DBA" w:rsidRDefault="003D0930" w:rsidP="003D0930">
      <w:pPr>
        <w:pStyle w:val="Code"/>
        <w:rPr>
          <w:highlight w:val="white"/>
        </w:rPr>
      </w:pPr>
      <w:r w:rsidRPr="00903DBA">
        <w:rPr>
          <w:highlight w:val="white"/>
        </w:rPr>
        <w:t xml:space="preserve">      if (value != null) {</w:t>
      </w:r>
    </w:p>
    <w:p w14:paraId="71B1028F" w14:textId="77777777" w:rsidR="003D0930" w:rsidRPr="00903DBA" w:rsidRDefault="003D0930" w:rsidP="003D0930">
      <w:pPr>
        <w:pStyle w:val="Code"/>
        <w:rPr>
          <w:highlight w:val="white"/>
        </w:rPr>
      </w:pPr>
      <w:r w:rsidRPr="00903DBA">
        <w:rPr>
          <w:highlight w:val="white"/>
        </w:rPr>
        <w:t xml:space="preserve">        return (" "  + value.ToString().Replace("\n", "\\n"));</w:t>
      </w:r>
    </w:p>
    <w:p w14:paraId="2EBC2CB9" w14:textId="77777777" w:rsidR="003D0930" w:rsidRPr="00903DBA" w:rsidRDefault="003D0930" w:rsidP="003D0930">
      <w:pPr>
        <w:pStyle w:val="Code"/>
        <w:rPr>
          <w:highlight w:val="white"/>
        </w:rPr>
      </w:pPr>
      <w:r w:rsidRPr="00903DBA">
        <w:rPr>
          <w:highlight w:val="white"/>
        </w:rPr>
        <w:t xml:space="preserve">      }</w:t>
      </w:r>
    </w:p>
    <w:p w14:paraId="040C89F4" w14:textId="77777777" w:rsidR="003D0930" w:rsidRPr="00903DBA" w:rsidRDefault="003D0930" w:rsidP="003D0930">
      <w:pPr>
        <w:pStyle w:val="Code"/>
        <w:rPr>
          <w:highlight w:val="white"/>
        </w:rPr>
      </w:pPr>
      <w:r w:rsidRPr="00903DBA">
        <w:rPr>
          <w:highlight w:val="white"/>
        </w:rPr>
        <w:t xml:space="preserve">      else {</w:t>
      </w:r>
    </w:p>
    <w:p w14:paraId="701519D3" w14:textId="77777777" w:rsidR="003D0930" w:rsidRPr="00903DBA" w:rsidRDefault="003D0930" w:rsidP="003D0930">
      <w:pPr>
        <w:pStyle w:val="Code"/>
        <w:rPr>
          <w:highlight w:val="white"/>
        </w:rPr>
      </w:pPr>
      <w:r w:rsidRPr="00903DBA">
        <w:rPr>
          <w:highlight w:val="white"/>
        </w:rPr>
        <w:t xml:space="preserve">        return "";</w:t>
      </w:r>
    </w:p>
    <w:p w14:paraId="748C98BA" w14:textId="77777777" w:rsidR="003D0930" w:rsidRPr="00903DBA" w:rsidRDefault="003D0930" w:rsidP="003D0930">
      <w:pPr>
        <w:pStyle w:val="Code"/>
        <w:rPr>
          <w:highlight w:val="white"/>
        </w:rPr>
      </w:pPr>
      <w:r w:rsidRPr="00903DBA">
        <w:rPr>
          <w:highlight w:val="white"/>
        </w:rPr>
        <w:t xml:space="preserve">      }</w:t>
      </w:r>
    </w:p>
    <w:p w14:paraId="50CC191F" w14:textId="77777777" w:rsidR="003D0930" w:rsidRPr="00903DBA" w:rsidRDefault="003D0930" w:rsidP="003D0930">
      <w:pPr>
        <w:pStyle w:val="Code"/>
        <w:rPr>
          <w:highlight w:val="white"/>
        </w:rPr>
      </w:pPr>
      <w:r w:rsidRPr="00903DBA">
        <w:rPr>
          <w:highlight w:val="white"/>
        </w:rPr>
        <w:t xml:space="preserve">    }</w:t>
      </w:r>
    </w:p>
    <w:p w14:paraId="40EC9659" w14:textId="77777777" w:rsidR="003D0930" w:rsidRPr="00903DBA" w:rsidRDefault="003D0930" w:rsidP="003D0930">
      <w:pPr>
        <w:pStyle w:val="Code"/>
        <w:rPr>
          <w:highlight w:val="white"/>
        </w:rPr>
      </w:pPr>
      <w:r w:rsidRPr="00903DBA">
        <w:rPr>
          <w:highlight w:val="white"/>
        </w:rPr>
        <w:t xml:space="preserve">  }</w:t>
      </w:r>
    </w:p>
    <w:p w14:paraId="4F50B73D" w14:textId="6EE5AE29" w:rsidR="003D0930" w:rsidRDefault="003D0930" w:rsidP="003D0930">
      <w:pPr>
        <w:pStyle w:val="Code"/>
      </w:pPr>
      <w:r w:rsidRPr="00903DBA">
        <w:rPr>
          <w:highlight w:val="white"/>
        </w:rPr>
        <w:t>}</w:t>
      </w:r>
    </w:p>
    <w:p w14:paraId="7C574D88" w14:textId="776A9547" w:rsidR="00050FF5" w:rsidRPr="00903DBA" w:rsidRDefault="00050FF5" w:rsidP="00050FF5">
      <w:r>
        <w:t xml:space="preserve">The </w:t>
      </w:r>
      <w:r w:rsidRPr="00050FF5">
        <w:rPr>
          <w:rStyle w:val="KeyWord0"/>
        </w:rPr>
        <w:t>MiddleCodeGenerator</w:t>
      </w:r>
      <w:r>
        <w:t xml:space="preserve"> class is a large class that generates the middle code representing the source code.</w:t>
      </w:r>
    </w:p>
    <w:p w14:paraId="74B56784" w14:textId="77777777" w:rsidR="005E5A36" w:rsidRPr="00903DBA" w:rsidRDefault="005E5A36" w:rsidP="005E5A36">
      <w:pPr>
        <w:pStyle w:val="CodeHeader"/>
      </w:pPr>
      <w:r w:rsidRPr="00903DBA">
        <w:t>MiddleCodeGenerator.cs</w:t>
      </w:r>
    </w:p>
    <w:p w14:paraId="6E512FEE" w14:textId="77777777" w:rsidR="005E5A36" w:rsidRPr="00903DBA" w:rsidRDefault="005E5A36" w:rsidP="005E5A36">
      <w:pPr>
        <w:pStyle w:val="Code"/>
        <w:rPr>
          <w:highlight w:val="white"/>
        </w:rPr>
      </w:pPr>
      <w:r w:rsidRPr="00903DBA">
        <w:rPr>
          <w:highlight w:val="white"/>
        </w:rPr>
        <w:t>using System;</w:t>
      </w:r>
    </w:p>
    <w:p w14:paraId="3BA8BCC4" w14:textId="77777777" w:rsidR="005E5A36" w:rsidRPr="00903DBA" w:rsidRDefault="005E5A36" w:rsidP="005E5A36">
      <w:pPr>
        <w:pStyle w:val="Code"/>
        <w:rPr>
          <w:highlight w:val="white"/>
        </w:rPr>
      </w:pPr>
      <w:r w:rsidRPr="00903DBA">
        <w:rPr>
          <w:highlight w:val="white"/>
        </w:rPr>
        <w:t>using System.IO;</w:t>
      </w:r>
    </w:p>
    <w:p w14:paraId="535E760E" w14:textId="77777777" w:rsidR="005E5A36" w:rsidRPr="00903DBA" w:rsidRDefault="005E5A36" w:rsidP="005E5A36">
      <w:pPr>
        <w:pStyle w:val="Code"/>
        <w:rPr>
          <w:highlight w:val="white"/>
        </w:rPr>
      </w:pPr>
      <w:r w:rsidRPr="00903DBA">
        <w:rPr>
          <w:highlight w:val="white"/>
        </w:rPr>
        <w:t>using System.Linq;</w:t>
      </w:r>
    </w:p>
    <w:p w14:paraId="69E3E288" w14:textId="77777777" w:rsidR="005E5A36" w:rsidRPr="00903DBA" w:rsidRDefault="005E5A36" w:rsidP="005E5A36">
      <w:pPr>
        <w:pStyle w:val="Code"/>
        <w:rPr>
          <w:highlight w:val="white"/>
        </w:rPr>
      </w:pPr>
      <w:r w:rsidRPr="00903DBA">
        <w:rPr>
          <w:highlight w:val="white"/>
        </w:rPr>
        <w:t>using System.Numerics;</w:t>
      </w:r>
    </w:p>
    <w:p w14:paraId="66766760" w14:textId="77777777" w:rsidR="005E5A36" w:rsidRPr="00903DBA" w:rsidRDefault="005E5A36" w:rsidP="005E5A36">
      <w:pPr>
        <w:pStyle w:val="Code"/>
        <w:rPr>
          <w:highlight w:val="white"/>
        </w:rPr>
      </w:pPr>
      <w:r w:rsidRPr="00903DBA">
        <w:rPr>
          <w:highlight w:val="white"/>
        </w:rPr>
        <w:t>using System.Collections.Generic;</w:t>
      </w:r>
    </w:p>
    <w:p w14:paraId="6768C442" w14:textId="4842788F" w:rsidR="005E5A36" w:rsidRPr="00903DBA" w:rsidRDefault="008F1DD7" w:rsidP="005E5A36">
      <w:pPr>
        <w:rPr>
          <w:highlight w:val="white"/>
        </w:rPr>
      </w:pPr>
      <w:r>
        <w:rPr>
          <w:highlight w:val="white"/>
        </w:rPr>
        <w:t>To begin with, we have t</w:t>
      </w:r>
      <w:r w:rsidR="005E5A36" w:rsidRPr="00903DBA">
        <w:rPr>
          <w:highlight w:val="white"/>
        </w:rPr>
        <w:t xml:space="preserve">he </w:t>
      </w:r>
      <w:r w:rsidR="005E5A36" w:rsidRPr="00903DBA">
        <w:rPr>
          <w:rStyle w:val="KeyWord0"/>
          <w:highlight w:val="white"/>
        </w:rPr>
        <w:t>AddMiddleCode</w:t>
      </w:r>
      <w:r w:rsidR="005E5A36" w:rsidRPr="00903DBA">
        <w:rPr>
          <w:highlight w:val="white"/>
        </w:rPr>
        <w:t xml:space="preserve"> method</w:t>
      </w:r>
      <w:r>
        <w:rPr>
          <w:highlight w:val="white"/>
        </w:rPr>
        <w:t>s</w:t>
      </w:r>
      <w:r w:rsidR="005E5A36" w:rsidRPr="00903DBA">
        <w:rPr>
          <w:highlight w:val="white"/>
        </w:rPr>
        <w:t xml:space="preserve"> </w:t>
      </w:r>
      <w:r>
        <w:rPr>
          <w:highlight w:val="white"/>
        </w:rPr>
        <w:t xml:space="preserve">that </w:t>
      </w:r>
      <w:r w:rsidR="005E5A36" w:rsidRPr="00903DBA">
        <w:rPr>
          <w:highlight w:val="white"/>
        </w:rPr>
        <w:t xml:space="preserve">add a </w:t>
      </w:r>
      <w:r w:rsidR="005E5A36" w:rsidRPr="00903DBA">
        <w:rPr>
          <w:rStyle w:val="KeyWord0"/>
          <w:highlight w:val="white"/>
        </w:rPr>
        <w:t>MiddleCode</w:t>
      </w:r>
      <w:r w:rsidR="005E5A36" w:rsidRPr="00903DBA">
        <w:rPr>
          <w:highlight w:val="white"/>
        </w:rPr>
        <w:t xml:space="preserve"> object to the given code list.</w:t>
      </w:r>
    </w:p>
    <w:p w14:paraId="393E17E1" w14:textId="77777777" w:rsidR="005E5A36" w:rsidRPr="00903DBA" w:rsidRDefault="005E5A36" w:rsidP="005E5A36">
      <w:pPr>
        <w:pStyle w:val="Code"/>
        <w:rPr>
          <w:highlight w:val="white"/>
        </w:rPr>
      </w:pPr>
      <w:r w:rsidRPr="00903DBA">
        <w:rPr>
          <w:highlight w:val="white"/>
        </w:rPr>
        <w:t>namespace CCompiler {</w:t>
      </w:r>
    </w:p>
    <w:p w14:paraId="1E26EEE7" w14:textId="77777777" w:rsidR="005E5A36" w:rsidRPr="00903DBA" w:rsidRDefault="005E5A36" w:rsidP="005E5A36">
      <w:pPr>
        <w:pStyle w:val="Code"/>
        <w:rPr>
          <w:highlight w:val="white"/>
        </w:rPr>
      </w:pPr>
      <w:r w:rsidRPr="00903DBA">
        <w:rPr>
          <w:highlight w:val="white"/>
        </w:rPr>
        <w:t xml:space="preserve">  public class MiddleCodeGenerator {</w:t>
      </w:r>
    </w:p>
    <w:p w14:paraId="56A7D76D" w14:textId="77777777" w:rsidR="005E5A36" w:rsidRPr="00903DBA" w:rsidRDefault="005E5A36" w:rsidP="005E5A36">
      <w:pPr>
        <w:pStyle w:val="Code"/>
        <w:rPr>
          <w:highlight w:val="white"/>
        </w:rPr>
      </w:pPr>
      <w:r w:rsidRPr="00903DBA">
        <w:rPr>
          <w:highlight w:val="white"/>
        </w:rPr>
        <w:t xml:space="preserve">    public static MiddleCode AddMiddleCode(List&lt;MiddleCode&gt; codeList,</w:t>
      </w:r>
    </w:p>
    <w:p w14:paraId="000063B1" w14:textId="77777777" w:rsidR="005E5A36" w:rsidRPr="00903DBA" w:rsidRDefault="005E5A36" w:rsidP="005E5A36">
      <w:pPr>
        <w:pStyle w:val="Code"/>
        <w:rPr>
          <w:highlight w:val="white"/>
        </w:rPr>
      </w:pPr>
      <w:r w:rsidRPr="00903DBA">
        <w:rPr>
          <w:highlight w:val="white"/>
        </w:rPr>
        <w:t xml:space="preserve">                             MiddleOperator op, object operand0 = null,</w:t>
      </w:r>
    </w:p>
    <w:p w14:paraId="29FD30C7" w14:textId="77777777" w:rsidR="005E5A36" w:rsidRPr="00903DBA" w:rsidRDefault="005E5A36" w:rsidP="005E5A36">
      <w:pPr>
        <w:pStyle w:val="Code"/>
        <w:rPr>
          <w:highlight w:val="white"/>
        </w:rPr>
      </w:pPr>
      <w:r w:rsidRPr="00903DBA">
        <w:rPr>
          <w:highlight w:val="white"/>
        </w:rPr>
        <w:lastRenderedPageBreak/>
        <w:t xml:space="preserve">                             object operand1 = null, object operand2 = null) {</w:t>
      </w:r>
    </w:p>
    <w:p w14:paraId="714513F7" w14:textId="77777777" w:rsidR="005E5A36" w:rsidRPr="00903DBA" w:rsidRDefault="005E5A36" w:rsidP="005E5A36">
      <w:pPr>
        <w:pStyle w:val="Code"/>
        <w:rPr>
          <w:highlight w:val="white"/>
        </w:rPr>
      </w:pPr>
      <w:r w:rsidRPr="00903DBA">
        <w:rPr>
          <w:highlight w:val="white"/>
        </w:rPr>
        <w:t xml:space="preserve">      MiddleCode middleCode = new MiddleCode(op, operand0, operand1, operand2);</w:t>
      </w:r>
    </w:p>
    <w:p w14:paraId="021BD1E9" w14:textId="77777777" w:rsidR="005E5A36" w:rsidRPr="00903DBA" w:rsidRDefault="005E5A36" w:rsidP="005E5A36">
      <w:pPr>
        <w:pStyle w:val="Code"/>
        <w:rPr>
          <w:highlight w:val="white"/>
        </w:rPr>
      </w:pPr>
      <w:r w:rsidRPr="00903DBA">
        <w:rPr>
          <w:highlight w:val="white"/>
        </w:rPr>
        <w:t xml:space="preserve">      codeList.Add(middleCode);</w:t>
      </w:r>
    </w:p>
    <w:p w14:paraId="00508FC5" w14:textId="77777777" w:rsidR="005E5A36" w:rsidRPr="00903DBA" w:rsidRDefault="005E5A36" w:rsidP="005E5A36">
      <w:pPr>
        <w:pStyle w:val="Code"/>
        <w:rPr>
          <w:highlight w:val="white"/>
        </w:rPr>
      </w:pPr>
      <w:r w:rsidRPr="00903DBA">
        <w:rPr>
          <w:highlight w:val="white"/>
        </w:rPr>
        <w:t xml:space="preserve">      return middleCode;</w:t>
      </w:r>
    </w:p>
    <w:p w14:paraId="2DA82DEB" w14:textId="77777777" w:rsidR="005E5A36" w:rsidRPr="00903DBA" w:rsidRDefault="005E5A36" w:rsidP="005E5A36">
      <w:pPr>
        <w:pStyle w:val="Code"/>
        <w:rPr>
          <w:highlight w:val="white"/>
        </w:rPr>
      </w:pPr>
      <w:r w:rsidRPr="00903DBA">
        <w:rPr>
          <w:highlight w:val="white"/>
        </w:rPr>
        <w:t xml:space="preserve">    }</w:t>
      </w:r>
    </w:p>
    <w:p w14:paraId="27F6676F" w14:textId="77777777" w:rsidR="005E5A36" w:rsidRPr="00903DBA" w:rsidRDefault="005E5A36" w:rsidP="005E5A36">
      <w:pPr>
        <w:pStyle w:val="Rubrik3"/>
      </w:pPr>
      <w:bookmarkStart w:id="211" w:name="_Toc57655988"/>
      <w:r w:rsidRPr="00903DBA">
        <w:t>Backpatching</w:t>
      </w:r>
      <w:bookmarkEnd w:id="211"/>
    </w:p>
    <w:p w14:paraId="7845D1A1" w14:textId="62DAD373" w:rsidR="00531352" w:rsidRPr="00903DBA" w:rsidRDefault="00531352" w:rsidP="00531352">
      <w:r w:rsidRPr="00903DBA">
        <w:t xml:space="preserve">When generating middle code, there are numerous occasions that we generate </w:t>
      </w:r>
      <w:r>
        <w:t xml:space="preserve">forward </w:t>
      </w:r>
      <w:r w:rsidRPr="00903DBA">
        <w:t xml:space="preserve">jump instructions without knowing </w:t>
      </w:r>
      <w:r>
        <w:t xml:space="preserve">which instruction </w:t>
      </w:r>
      <w:r w:rsidRPr="00903DBA">
        <w:t>to jump</w:t>
      </w:r>
      <w:r>
        <w:t xml:space="preserve"> to</w:t>
      </w:r>
      <w:r w:rsidRPr="00903DBA">
        <w:t xml:space="preserve">. In those cases, we store the instructions in sets and later go back and fill in the jump address. The process is called </w:t>
      </w:r>
      <w:r w:rsidRPr="00903DBA">
        <w:rPr>
          <w:rStyle w:val="KeyWord0"/>
        </w:rPr>
        <w:t>backpatching</w:t>
      </w:r>
      <w:r w:rsidRPr="00903DBA">
        <w:t>.</w:t>
      </w:r>
    </w:p>
    <w:p w14:paraId="5D485506" w14:textId="0E3CE8D5" w:rsidR="00A90A09" w:rsidRPr="00903DBA" w:rsidRDefault="00A90A09" w:rsidP="00A90A09">
      <w:pPr>
        <w:rPr>
          <w:highlight w:val="white"/>
        </w:rPr>
      </w:pPr>
      <w:r w:rsidRPr="00903DBA">
        <w:t>The</w:t>
      </w:r>
      <w:r w:rsidR="008F1DD7">
        <w:t xml:space="preserve"> </w:t>
      </w:r>
      <w:r w:rsidR="008F1DD7" w:rsidRPr="00903DBA">
        <w:t>static</w:t>
      </w:r>
      <w:r w:rsidRPr="00903DBA">
        <w:t xml:space="preserve"> </w:t>
      </w:r>
      <w:r w:rsidRPr="00903DBA">
        <w:rPr>
          <w:rStyle w:val="CodeInText"/>
        </w:rPr>
        <w:t>Backpatch</w:t>
      </w:r>
      <w:r w:rsidRPr="00903DBA">
        <w:t xml:space="preserve"> </w:t>
      </w:r>
      <w:r w:rsidR="008F1DD7">
        <w:t xml:space="preserve">methods </w:t>
      </w:r>
      <w:r w:rsidRPr="00903DBA">
        <w:t xml:space="preserve">backpatch a single address or a set of addresses. The first two methods call the last two methods with the current size of the middle code list as target address. In this way, the target address becomes the next middle code instruction to become generated. </w:t>
      </w:r>
      <w:r w:rsidR="00531352">
        <w:t>T</w:t>
      </w:r>
      <w:r w:rsidRPr="00903DBA">
        <w:t>he backpatching is performed by setting the third address of the middle code, since the third address is always the jump address in conditional and unconditional jump instructions.</w:t>
      </w:r>
    </w:p>
    <w:p w14:paraId="76A4FF98" w14:textId="72AB3B88" w:rsidR="005E5A36" w:rsidRPr="00903DBA" w:rsidRDefault="005E5A36" w:rsidP="005E5A36">
      <w:r w:rsidRPr="00903DBA">
        <w:t xml:space="preserve">The first </w:t>
      </w:r>
      <w:r w:rsidRPr="00903DBA">
        <w:rPr>
          <w:rStyle w:val="KeyWord0"/>
        </w:rPr>
        <w:t>Backpatch</w:t>
      </w:r>
      <w:r w:rsidRPr="00903DBA">
        <w:t xml:space="preserve"> method take</w:t>
      </w:r>
      <w:r w:rsidR="00E60423">
        <w:t>s</w:t>
      </w:r>
      <w:r w:rsidRPr="00903DBA">
        <w:t xml:space="preserve"> set of jump instructions and a list of instructions, where its first instruction is the target of the jump instructions. If the code list is empty, we add an empty instruction in order to make sure there is always</w:t>
      </w:r>
      <w:r w:rsidR="00531352">
        <w:t xml:space="preserve"> a target to jump to</w:t>
      </w:r>
      <w:r w:rsidRPr="00903DBA">
        <w:t xml:space="preserve">. Then we call the second </w:t>
      </w:r>
      <w:r w:rsidRPr="00903DBA">
        <w:rPr>
          <w:rStyle w:val="KeyWord0"/>
        </w:rPr>
        <w:t>Backpatch</w:t>
      </w:r>
      <w:r w:rsidRPr="00903DBA">
        <w:t xml:space="preserve"> method with the set of jump instruction and the target instruction.</w:t>
      </w:r>
    </w:p>
    <w:p w14:paraId="32EE5CDC" w14:textId="77777777" w:rsidR="005E5A36" w:rsidRPr="00903DBA" w:rsidRDefault="005E5A36" w:rsidP="005E5A36">
      <w:pPr>
        <w:pStyle w:val="CodeHeader"/>
      </w:pPr>
      <w:r w:rsidRPr="00903DBA">
        <w:t>MiddleCodeGenerator.cs</w:t>
      </w:r>
    </w:p>
    <w:p w14:paraId="7D6D3A76" w14:textId="77777777" w:rsidR="005E5A36" w:rsidRPr="00903DBA" w:rsidRDefault="005E5A36" w:rsidP="005E5A36">
      <w:pPr>
        <w:pStyle w:val="Code"/>
        <w:rPr>
          <w:highlight w:val="white"/>
        </w:rPr>
      </w:pPr>
      <w:r w:rsidRPr="00903DBA">
        <w:rPr>
          <w:highlight w:val="white"/>
        </w:rPr>
        <w:t xml:space="preserve">    public static void Backpatch(ISet&lt;MiddleCode&gt; sourceSet,</w:t>
      </w:r>
    </w:p>
    <w:p w14:paraId="6268B933" w14:textId="77777777" w:rsidR="005E5A36" w:rsidRPr="00903DBA" w:rsidRDefault="005E5A36" w:rsidP="005E5A36">
      <w:pPr>
        <w:pStyle w:val="Code"/>
        <w:rPr>
          <w:highlight w:val="white"/>
        </w:rPr>
      </w:pPr>
      <w:r w:rsidRPr="00903DBA">
        <w:rPr>
          <w:highlight w:val="white"/>
        </w:rPr>
        <w:t xml:space="preserve">                                 List&lt;MiddleCode&gt; list) {</w:t>
      </w:r>
    </w:p>
    <w:p w14:paraId="6695CEF0" w14:textId="77777777" w:rsidR="005E5A36" w:rsidRPr="00903DBA" w:rsidRDefault="005E5A36" w:rsidP="005E5A36">
      <w:pPr>
        <w:pStyle w:val="Code"/>
        <w:rPr>
          <w:highlight w:val="white"/>
        </w:rPr>
      </w:pPr>
      <w:r w:rsidRPr="00903DBA">
        <w:rPr>
          <w:highlight w:val="white"/>
        </w:rPr>
        <w:t xml:space="preserve">      if (list.Count == 0) {</w:t>
      </w:r>
    </w:p>
    <w:p w14:paraId="1C30BF3B" w14:textId="77777777" w:rsidR="005E5A36" w:rsidRPr="00903DBA" w:rsidRDefault="005E5A36" w:rsidP="005E5A36">
      <w:pPr>
        <w:pStyle w:val="Code"/>
        <w:rPr>
          <w:highlight w:val="white"/>
        </w:rPr>
      </w:pPr>
      <w:r w:rsidRPr="00903DBA">
        <w:rPr>
          <w:highlight w:val="white"/>
        </w:rPr>
        <w:t xml:space="preserve">        AddMiddleCode(list, MiddleOperator.Empty);</w:t>
      </w:r>
    </w:p>
    <w:p w14:paraId="1524FF72" w14:textId="77777777" w:rsidR="005E5A36" w:rsidRPr="00903DBA" w:rsidRDefault="005E5A36" w:rsidP="005E5A36">
      <w:pPr>
        <w:pStyle w:val="Code"/>
        <w:rPr>
          <w:highlight w:val="white"/>
        </w:rPr>
      </w:pPr>
      <w:r w:rsidRPr="00903DBA">
        <w:rPr>
          <w:highlight w:val="white"/>
        </w:rPr>
        <w:t xml:space="preserve">      }</w:t>
      </w:r>
    </w:p>
    <w:p w14:paraId="4768770E" w14:textId="77777777" w:rsidR="005E5A36" w:rsidRPr="00903DBA" w:rsidRDefault="005E5A36" w:rsidP="005E5A36">
      <w:pPr>
        <w:pStyle w:val="Code"/>
        <w:rPr>
          <w:highlight w:val="white"/>
        </w:rPr>
      </w:pPr>
    </w:p>
    <w:p w14:paraId="0DAC283C" w14:textId="77777777" w:rsidR="005E5A36" w:rsidRPr="00903DBA" w:rsidRDefault="005E5A36" w:rsidP="005E5A36">
      <w:pPr>
        <w:pStyle w:val="Code"/>
        <w:rPr>
          <w:highlight w:val="white"/>
        </w:rPr>
      </w:pPr>
      <w:r w:rsidRPr="00903DBA">
        <w:rPr>
          <w:highlight w:val="white"/>
        </w:rPr>
        <w:t xml:space="preserve">      Backpatch(sourceSet, list[0]);</w:t>
      </w:r>
    </w:p>
    <w:p w14:paraId="2090389A" w14:textId="77777777" w:rsidR="005E5A36" w:rsidRPr="00903DBA" w:rsidRDefault="005E5A36" w:rsidP="005E5A36">
      <w:pPr>
        <w:pStyle w:val="Code"/>
        <w:rPr>
          <w:highlight w:val="white"/>
        </w:rPr>
      </w:pPr>
      <w:r w:rsidRPr="00903DBA">
        <w:rPr>
          <w:highlight w:val="white"/>
        </w:rPr>
        <w:t xml:space="preserve">    }</w:t>
      </w:r>
    </w:p>
    <w:p w14:paraId="57D82544" w14:textId="14D395BE" w:rsidR="005E5A36" w:rsidRPr="00903DBA" w:rsidRDefault="005E5A36" w:rsidP="005E5A36">
      <w:pPr>
        <w:rPr>
          <w:highlight w:val="white"/>
        </w:rPr>
      </w:pPr>
      <w:r w:rsidRPr="00903DBA">
        <w:rPr>
          <w:highlight w:val="white"/>
        </w:rPr>
        <w:t xml:space="preserve">The second </w:t>
      </w:r>
      <w:r w:rsidRPr="00903DBA">
        <w:rPr>
          <w:rStyle w:val="KeyWord0"/>
          <w:highlight w:val="white"/>
        </w:rPr>
        <w:t>Backpatch</w:t>
      </w:r>
      <w:r w:rsidRPr="00903DBA">
        <w:rPr>
          <w:highlight w:val="white"/>
        </w:rPr>
        <w:t xml:space="preserve"> method iterates through the set of jump instructions and set its first </w:t>
      </w:r>
      <w:r w:rsidR="00EB14D8">
        <w:rPr>
          <w:highlight w:val="white"/>
        </w:rPr>
        <w:t>reference</w:t>
      </w:r>
      <w:r w:rsidRPr="00903DBA">
        <w:rPr>
          <w:highlight w:val="white"/>
        </w:rPr>
        <w:t xml:space="preserve"> (index 0) to the target. The first </w:t>
      </w:r>
      <w:r w:rsidR="00EB14D8">
        <w:rPr>
          <w:highlight w:val="white"/>
        </w:rPr>
        <w:t>reference</w:t>
      </w:r>
      <w:r w:rsidR="00EB14D8" w:rsidRPr="00903DBA">
        <w:rPr>
          <w:highlight w:val="white"/>
        </w:rPr>
        <w:t xml:space="preserve"> </w:t>
      </w:r>
      <w:r w:rsidRPr="00903DBA">
        <w:rPr>
          <w:highlight w:val="white"/>
        </w:rPr>
        <w:t>of each jump instruction is its target address.</w:t>
      </w:r>
    </w:p>
    <w:p w14:paraId="1A1A79D2" w14:textId="77777777" w:rsidR="005E5A36" w:rsidRPr="00903DBA" w:rsidRDefault="005E5A36" w:rsidP="005E5A36">
      <w:pPr>
        <w:pStyle w:val="Code"/>
        <w:rPr>
          <w:highlight w:val="white"/>
        </w:rPr>
      </w:pPr>
      <w:r w:rsidRPr="00903DBA">
        <w:rPr>
          <w:highlight w:val="white"/>
        </w:rPr>
        <w:t xml:space="preserve">    public static void Backpatch(ISet&lt;MiddleCode&gt; sourceSet,</w:t>
      </w:r>
    </w:p>
    <w:p w14:paraId="04C03825" w14:textId="77777777" w:rsidR="005E5A36" w:rsidRPr="00903DBA" w:rsidRDefault="005E5A36" w:rsidP="005E5A36">
      <w:pPr>
        <w:pStyle w:val="Code"/>
        <w:rPr>
          <w:highlight w:val="white"/>
        </w:rPr>
      </w:pPr>
      <w:r w:rsidRPr="00903DBA">
        <w:rPr>
          <w:highlight w:val="white"/>
        </w:rPr>
        <w:t xml:space="preserve">                                 MiddleCode target) {</w:t>
      </w:r>
    </w:p>
    <w:p w14:paraId="5D36A886" w14:textId="77777777" w:rsidR="005E5A36" w:rsidRPr="00903DBA" w:rsidRDefault="005E5A36" w:rsidP="005E5A36">
      <w:pPr>
        <w:pStyle w:val="Code"/>
        <w:rPr>
          <w:highlight w:val="white"/>
        </w:rPr>
      </w:pPr>
      <w:r w:rsidRPr="00903DBA">
        <w:rPr>
          <w:highlight w:val="white"/>
        </w:rPr>
        <w:t xml:space="preserve">      foreach (MiddleCode source in sourceSet) {</w:t>
      </w:r>
    </w:p>
    <w:p w14:paraId="14EC08A8" w14:textId="77777777" w:rsidR="005E5A36" w:rsidRPr="00903DBA" w:rsidRDefault="005E5A36" w:rsidP="005E5A36">
      <w:pPr>
        <w:pStyle w:val="Code"/>
        <w:rPr>
          <w:highlight w:val="white"/>
        </w:rPr>
      </w:pPr>
      <w:r w:rsidRPr="00903DBA">
        <w:rPr>
          <w:highlight w:val="white"/>
        </w:rPr>
        <w:t xml:space="preserve">        source[0] = target;</w:t>
      </w:r>
    </w:p>
    <w:p w14:paraId="3E14BEB1" w14:textId="77777777" w:rsidR="005E5A36" w:rsidRPr="00903DBA" w:rsidRDefault="005E5A36" w:rsidP="005E5A36">
      <w:pPr>
        <w:pStyle w:val="Code"/>
        <w:rPr>
          <w:highlight w:val="white"/>
        </w:rPr>
      </w:pPr>
      <w:r w:rsidRPr="00903DBA">
        <w:rPr>
          <w:highlight w:val="white"/>
        </w:rPr>
        <w:t xml:space="preserve">      }</w:t>
      </w:r>
    </w:p>
    <w:p w14:paraId="3CE465D7" w14:textId="0AC20FC6" w:rsidR="005E5A36" w:rsidRDefault="005E5A36" w:rsidP="005E5A36">
      <w:pPr>
        <w:pStyle w:val="Code"/>
        <w:rPr>
          <w:highlight w:val="white"/>
        </w:rPr>
      </w:pPr>
      <w:r w:rsidRPr="00903DBA">
        <w:rPr>
          <w:highlight w:val="white"/>
        </w:rPr>
        <w:t xml:space="preserve">    }</w:t>
      </w:r>
    </w:p>
    <w:p w14:paraId="2E3398A0" w14:textId="77777777" w:rsidR="0067659B" w:rsidRPr="00903DBA" w:rsidRDefault="0067659B" w:rsidP="0067659B">
      <w:pPr>
        <w:rPr>
          <w:highlight w:val="white"/>
        </w:rPr>
      </w:pPr>
      <w:r w:rsidRPr="00903DBA">
        <w:rPr>
          <w:highlight w:val="white"/>
        </w:rPr>
        <w:t xml:space="preserve">The </w:t>
      </w:r>
      <w:r w:rsidRPr="00903DBA">
        <w:rPr>
          <w:rStyle w:val="KeyWord0"/>
          <w:highlight w:val="white"/>
        </w:rPr>
        <w:t>GetFirst</w:t>
      </w:r>
      <w:r w:rsidRPr="00903DBA">
        <w:rPr>
          <w:highlight w:val="white"/>
        </w:rPr>
        <w:t xml:space="preserve"> method returns the first instruction in the middle code instruction list. It also adds an empty instruction </w:t>
      </w:r>
      <w:r>
        <w:rPr>
          <w:highlight w:val="white"/>
        </w:rPr>
        <w:t xml:space="preserve">if </w:t>
      </w:r>
      <w:r w:rsidRPr="00903DBA">
        <w:rPr>
          <w:highlight w:val="white"/>
        </w:rPr>
        <w:t>the list is empty. This is done for the backpatching to always have an instruction to set as the target.</w:t>
      </w:r>
    </w:p>
    <w:p w14:paraId="0C72F38A" w14:textId="77777777" w:rsidR="0067659B" w:rsidRPr="00903DBA" w:rsidRDefault="0067659B" w:rsidP="0067659B">
      <w:pPr>
        <w:pStyle w:val="Code"/>
        <w:rPr>
          <w:highlight w:val="white"/>
        </w:rPr>
      </w:pPr>
      <w:r w:rsidRPr="00903DBA">
        <w:rPr>
          <w:highlight w:val="white"/>
        </w:rPr>
        <w:t xml:space="preserve">    private static MiddleCode GetFirst(List&lt;MiddleCode&gt; list) {</w:t>
      </w:r>
    </w:p>
    <w:p w14:paraId="30F5BE90" w14:textId="77777777" w:rsidR="0067659B" w:rsidRPr="00903DBA" w:rsidRDefault="0067659B" w:rsidP="0067659B">
      <w:pPr>
        <w:pStyle w:val="Code"/>
        <w:rPr>
          <w:highlight w:val="white"/>
        </w:rPr>
      </w:pPr>
      <w:r w:rsidRPr="00903DBA">
        <w:rPr>
          <w:highlight w:val="white"/>
        </w:rPr>
        <w:t xml:space="preserve">      if (list.Count == 0) {</w:t>
      </w:r>
    </w:p>
    <w:p w14:paraId="5E9C7473" w14:textId="77777777" w:rsidR="0067659B" w:rsidRPr="00903DBA" w:rsidRDefault="0067659B" w:rsidP="0067659B">
      <w:pPr>
        <w:pStyle w:val="Code"/>
        <w:rPr>
          <w:highlight w:val="white"/>
        </w:rPr>
      </w:pPr>
      <w:r w:rsidRPr="00903DBA">
        <w:rPr>
          <w:highlight w:val="white"/>
        </w:rPr>
        <w:t xml:space="preserve">        AddMiddleCode(list, MiddleOperator.Empty);</w:t>
      </w:r>
    </w:p>
    <w:p w14:paraId="332C4D53" w14:textId="77777777" w:rsidR="0067659B" w:rsidRPr="00903DBA" w:rsidRDefault="0067659B" w:rsidP="0067659B">
      <w:pPr>
        <w:pStyle w:val="Code"/>
        <w:rPr>
          <w:highlight w:val="white"/>
        </w:rPr>
      </w:pPr>
      <w:r w:rsidRPr="00903DBA">
        <w:rPr>
          <w:highlight w:val="white"/>
        </w:rPr>
        <w:t xml:space="preserve">      }</w:t>
      </w:r>
    </w:p>
    <w:p w14:paraId="459F320F" w14:textId="77777777" w:rsidR="0067659B" w:rsidRPr="00903DBA" w:rsidRDefault="0067659B" w:rsidP="0067659B">
      <w:pPr>
        <w:pStyle w:val="Code"/>
        <w:rPr>
          <w:highlight w:val="white"/>
        </w:rPr>
      </w:pPr>
      <w:r w:rsidRPr="00903DBA">
        <w:rPr>
          <w:highlight w:val="white"/>
        </w:rPr>
        <w:t xml:space="preserve">    </w:t>
      </w:r>
    </w:p>
    <w:p w14:paraId="0750392D" w14:textId="77777777" w:rsidR="0067659B" w:rsidRPr="00903DBA" w:rsidRDefault="0067659B" w:rsidP="0067659B">
      <w:pPr>
        <w:pStyle w:val="Code"/>
        <w:rPr>
          <w:highlight w:val="white"/>
        </w:rPr>
      </w:pPr>
      <w:r w:rsidRPr="00903DBA">
        <w:rPr>
          <w:highlight w:val="white"/>
        </w:rPr>
        <w:t xml:space="preserve">      return list[0];</w:t>
      </w:r>
    </w:p>
    <w:p w14:paraId="51E3E0CA" w14:textId="549B2CBC" w:rsidR="0067659B" w:rsidRPr="00903DBA" w:rsidRDefault="0067659B" w:rsidP="005E5A36">
      <w:pPr>
        <w:pStyle w:val="Code"/>
        <w:rPr>
          <w:highlight w:val="white"/>
        </w:rPr>
      </w:pPr>
      <w:r w:rsidRPr="00903DBA">
        <w:rPr>
          <w:highlight w:val="white"/>
        </w:rPr>
        <w:t xml:space="preserve">    }</w:t>
      </w:r>
    </w:p>
    <w:p w14:paraId="50AE4014" w14:textId="56889F6B" w:rsidR="00587AB2" w:rsidRDefault="00587AB2" w:rsidP="00587AB2">
      <w:pPr>
        <w:pStyle w:val="Rubrik2"/>
      </w:pPr>
      <w:r>
        <w:lastRenderedPageBreak/>
        <w:t>Declarations</w:t>
      </w:r>
    </w:p>
    <w:p w14:paraId="5258B239" w14:textId="6C09DFCC" w:rsidR="0089534F" w:rsidRPr="0089534F" w:rsidRDefault="0089534F" w:rsidP="0089534F">
      <w:r>
        <w:t>This section holds methods, called by the parser, that generates the symbol table and the middle code list.</w:t>
      </w:r>
    </w:p>
    <w:p w14:paraId="2123C545" w14:textId="2DC744FC" w:rsidR="005E5A36" w:rsidRPr="00903DBA" w:rsidRDefault="005E5A36" w:rsidP="005E5A36">
      <w:pPr>
        <w:pStyle w:val="Rubrik3"/>
      </w:pPr>
      <w:r w:rsidRPr="00903DBA">
        <w:t>Function Definition</w:t>
      </w:r>
    </w:p>
    <w:p w14:paraId="7453AB93" w14:textId="1DD1EA4B" w:rsidR="005E5A36" w:rsidRPr="00903DBA" w:rsidRDefault="005E5A36" w:rsidP="005E5A36">
      <w:r w:rsidRPr="00903DBA">
        <w:t xml:space="preserve">The </w:t>
      </w:r>
      <w:r w:rsidRPr="00903DBA">
        <w:rPr>
          <w:rStyle w:val="CodeInText"/>
        </w:rPr>
        <w:t>FunctionHeader</w:t>
      </w:r>
      <w:r w:rsidRPr="00903DBA">
        <w:t xml:space="preserve"> </w:t>
      </w:r>
      <w:r w:rsidR="0089534F">
        <w:t xml:space="preserve">method </w:t>
      </w:r>
      <w:r w:rsidRPr="00903DBA">
        <w:t>is called before the middle code of the function has been generated. Its task is to store the symbol of the function in the symbol table, and to create a new symbol table for the symbols of the function.</w:t>
      </w:r>
    </w:p>
    <w:p w14:paraId="48EA197E" w14:textId="77777777" w:rsidR="005E5A36" w:rsidRPr="00903DBA" w:rsidRDefault="005E5A36" w:rsidP="005E5A36">
      <w:pPr>
        <w:pStyle w:val="CodeHeader"/>
      </w:pPr>
      <w:r w:rsidRPr="00903DBA">
        <w:t>MiddleCodeGenerator.cs</w:t>
      </w:r>
    </w:p>
    <w:p w14:paraId="57E0D09C" w14:textId="77777777" w:rsidR="005E5A36" w:rsidRPr="00903DBA" w:rsidRDefault="005E5A36" w:rsidP="005E5A36">
      <w:pPr>
        <w:pStyle w:val="Code"/>
        <w:rPr>
          <w:highlight w:val="white"/>
        </w:rPr>
      </w:pPr>
      <w:r w:rsidRPr="00903DBA">
        <w:rPr>
          <w:highlight w:val="white"/>
        </w:rPr>
        <w:t xml:space="preserve">    public static void FunctionHeader(Specifier specifier,</w:t>
      </w:r>
    </w:p>
    <w:p w14:paraId="66AFE8B4" w14:textId="77777777" w:rsidR="005E5A36" w:rsidRPr="00903DBA" w:rsidRDefault="005E5A36" w:rsidP="005E5A36">
      <w:pPr>
        <w:pStyle w:val="Code"/>
        <w:rPr>
          <w:highlight w:val="white"/>
        </w:rPr>
      </w:pPr>
      <w:r w:rsidRPr="00903DBA">
        <w:rPr>
          <w:highlight w:val="white"/>
        </w:rPr>
        <w:t xml:space="preserve">                                      Declarator declarator) {</w:t>
      </w:r>
    </w:p>
    <w:p w14:paraId="057F4126" w14:textId="77777777" w:rsidR="005E5A36" w:rsidRPr="00903DBA" w:rsidRDefault="005E5A36" w:rsidP="005E5A36">
      <w:pPr>
        <w:pStyle w:val="Code"/>
        <w:rPr>
          <w:highlight w:val="white"/>
        </w:rPr>
      </w:pPr>
      <w:r w:rsidRPr="00903DBA">
        <w:rPr>
          <w:highlight w:val="white"/>
        </w:rPr>
        <w:t xml:space="preserve">      Storage? storage;</w:t>
      </w:r>
    </w:p>
    <w:p w14:paraId="7DF2F6AA" w14:textId="77777777" w:rsidR="005E5A36" w:rsidRPr="00903DBA" w:rsidRDefault="005E5A36" w:rsidP="005E5A36">
      <w:pPr>
        <w:pStyle w:val="Code"/>
        <w:rPr>
          <w:highlight w:val="white"/>
        </w:rPr>
      </w:pPr>
      <w:r w:rsidRPr="00903DBA">
        <w:rPr>
          <w:highlight w:val="white"/>
        </w:rPr>
        <w:t xml:space="preserve">      Type returnType;</w:t>
      </w:r>
    </w:p>
    <w:p w14:paraId="6CEDC9DF" w14:textId="77777777" w:rsidR="005E5A36" w:rsidRPr="00903DBA" w:rsidRDefault="005E5A36" w:rsidP="005E5A36">
      <w:pPr>
        <w:rPr>
          <w:highlight w:val="white"/>
        </w:rPr>
      </w:pPr>
      <w:r w:rsidRPr="00903DBA">
        <w:rPr>
          <w:highlight w:val="white"/>
        </w:rPr>
        <w:t xml:space="preserve">If </w:t>
      </w:r>
      <w:r w:rsidRPr="00903DBA">
        <w:rPr>
          <w:rStyle w:val="KeyWord0"/>
          <w:highlight w:val="white"/>
        </w:rPr>
        <w:t>specifier</w:t>
      </w:r>
      <w:r w:rsidRPr="00903DBA">
        <w:rPr>
          <w:highlight w:val="white"/>
        </w:rPr>
        <w:t xml:space="preserve"> is not null, we extract the storage and return type of the function from the specifier.</w:t>
      </w:r>
    </w:p>
    <w:p w14:paraId="7966626D" w14:textId="77777777" w:rsidR="005E5A36" w:rsidRPr="00903DBA" w:rsidRDefault="005E5A36" w:rsidP="005E5A36">
      <w:pPr>
        <w:pStyle w:val="Code"/>
        <w:rPr>
          <w:highlight w:val="white"/>
        </w:rPr>
      </w:pPr>
      <w:r w:rsidRPr="00903DBA">
        <w:rPr>
          <w:highlight w:val="white"/>
        </w:rPr>
        <w:t xml:space="preserve">      if (specifier != null) {</w:t>
      </w:r>
    </w:p>
    <w:p w14:paraId="67DAD785" w14:textId="77777777" w:rsidR="005E5A36" w:rsidRPr="00903DBA" w:rsidRDefault="005E5A36" w:rsidP="005E5A36">
      <w:pPr>
        <w:pStyle w:val="Code"/>
        <w:rPr>
          <w:highlight w:val="white"/>
        </w:rPr>
      </w:pPr>
      <w:r w:rsidRPr="00903DBA">
        <w:rPr>
          <w:highlight w:val="white"/>
        </w:rPr>
        <w:t xml:space="preserve">        storage = specifier.Storage;</w:t>
      </w:r>
    </w:p>
    <w:p w14:paraId="518B071F" w14:textId="77777777" w:rsidR="005E5A36" w:rsidRPr="00903DBA" w:rsidRDefault="005E5A36" w:rsidP="005E5A36">
      <w:pPr>
        <w:pStyle w:val="Code"/>
        <w:rPr>
          <w:highlight w:val="white"/>
        </w:rPr>
      </w:pPr>
      <w:r w:rsidRPr="00903DBA">
        <w:rPr>
          <w:highlight w:val="white"/>
        </w:rPr>
        <w:t xml:space="preserve">        returnType = specifier.Type;</w:t>
      </w:r>
    </w:p>
    <w:p w14:paraId="5D9D0920" w14:textId="77777777" w:rsidR="005E5A36" w:rsidRPr="00903DBA" w:rsidRDefault="005E5A36" w:rsidP="005E5A36">
      <w:pPr>
        <w:pStyle w:val="Code"/>
        <w:rPr>
          <w:highlight w:val="white"/>
        </w:rPr>
      </w:pPr>
      <w:r w:rsidRPr="00903DBA">
        <w:rPr>
          <w:highlight w:val="white"/>
        </w:rPr>
        <w:t xml:space="preserve">      }</w:t>
      </w:r>
    </w:p>
    <w:p w14:paraId="6C73FACC" w14:textId="5088F241" w:rsidR="005E5A36" w:rsidRPr="00903DBA" w:rsidRDefault="005E5A36" w:rsidP="005E5A36">
      <w:pPr>
        <w:rPr>
          <w:highlight w:val="white"/>
        </w:rPr>
      </w:pPr>
      <w:r w:rsidRPr="00903DBA">
        <w:rPr>
          <w:highlight w:val="white"/>
        </w:rPr>
        <w:t xml:space="preserve">If </w:t>
      </w:r>
      <w:r w:rsidRPr="00903DBA">
        <w:rPr>
          <w:rStyle w:val="KeyWord0"/>
          <w:highlight w:val="white"/>
        </w:rPr>
        <w:t>specifier</w:t>
      </w:r>
      <w:r w:rsidRPr="00903DBA">
        <w:rPr>
          <w:highlight w:val="white"/>
        </w:rPr>
        <w:t xml:space="preserve"> is null, there was no storage specifier or return type defined, </w:t>
      </w:r>
      <w:r w:rsidR="00E74E16">
        <w:rPr>
          <w:highlight w:val="white"/>
        </w:rPr>
        <w:t xml:space="preserve">in which case the storage is to be set </w:t>
      </w:r>
      <w:r w:rsidRPr="00903DBA">
        <w:rPr>
          <w:highlight w:val="white"/>
        </w:rPr>
        <w:t>to extern and the return type to signed int</w:t>
      </w:r>
      <w:r w:rsidR="00E74E16">
        <w:rPr>
          <w:highlight w:val="white"/>
        </w:rPr>
        <w:t>eger</w:t>
      </w:r>
      <w:r w:rsidRPr="00903DBA">
        <w:rPr>
          <w:highlight w:val="white"/>
        </w:rPr>
        <w:t>.</w:t>
      </w:r>
    </w:p>
    <w:p w14:paraId="38694CB6" w14:textId="77777777" w:rsidR="005E5A36" w:rsidRPr="00903DBA" w:rsidRDefault="005E5A36" w:rsidP="005E5A36">
      <w:pPr>
        <w:pStyle w:val="Code"/>
        <w:rPr>
          <w:highlight w:val="white"/>
        </w:rPr>
      </w:pPr>
      <w:r w:rsidRPr="00903DBA">
        <w:rPr>
          <w:highlight w:val="white"/>
        </w:rPr>
        <w:t xml:space="preserve">      else {</w:t>
      </w:r>
    </w:p>
    <w:p w14:paraId="3AB0AB79" w14:textId="77777777" w:rsidR="005E5A36" w:rsidRPr="00903DBA" w:rsidRDefault="005E5A36" w:rsidP="005E5A36">
      <w:pPr>
        <w:pStyle w:val="Code"/>
        <w:rPr>
          <w:highlight w:val="white"/>
        </w:rPr>
      </w:pPr>
      <w:r w:rsidRPr="00903DBA">
        <w:rPr>
          <w:highlight w:val="white"/>
        </w:rPr>
        <w:t xml:space="preserve">        storage = Storage.Extern;</w:t>
      </w:r>
    </w:p>
    <w:p w14:paraId="26AF1421" w14:textId="77777777" w:rsidR="005E5A36" w:rsidRPr="00903DBA" w:rsidRDefault="005E5A36" w:rsidP="005E5A36">
      <w:pPr>
        <w:pStyle w:val="Code"/>
        <w:rPr>
          <w:highlight w:val="white"/>
        </w:rPr>
      </w:pPr>
      <w:r w:rsidRPr="00903DBA">
        <w:rPr>
          <w:highlight w:val="white"/>
        </w:rPr>
        <w:t xml:space="preserve">        returnType = Type.SignedIntegerType;</w:t>
      </w:r>
    </w:p>
    <w:p w14:paraId="25A4014B" w14:textId="77777777" w:rsidR="005E5A36" w:rsidRPr="00903DBA" w:rsidRDefault="005E5A36" w:rsidP="005E5A36">
      <w:pPr>
        <w:pStyle w:val="Code"/>
        <w:rPr>
          <w:highlight w:val="white"/>
        </w:rPr>
      </w:pPr>
      <w:r w:rsidRPr="00903DBA">
        <w:rPr>
          <w:highlight w:val="white"/>
        </w:rPr>
        <w:t xml:space="preserve">      }</w:t>
      </w:r>
    </w:p>
    <w:p w14:paraId="1FD262C7" w14:textId="77777777" w:rsidR="005E5A36" w:rsidRPr="00903DBA" w:rsidRDefault="005E5A36" w:rsidP="005E5A36">
      <w:pPr>
        <w:rPr>
          <w:highlight w:val="white"/>
        </w:rPr>
      </w:pPr>
      <w:r w:rsidRPr="00903DBA">
        <w:rPr>
          <w:highlight w:val="white"/>
        </w:rPr>
        <w:t>We add the return type to the pointer declarator. In this way the type become complete: a function with a return type.</w:t>
      </w:r>
    </w:p>
    <w:p w14:paraId="65243F89" w14:textId="77777777" w:rsidR="005E5A36" w:rsidRPr="00903DBA" w:rsidRDefault="005E5A36" w:rsidP="005E5A36">
      <w:pPr>
        <w:pStyle w:val="Code"/>
        <w:rPr>
          <w:highlight w:val="white"/>
        </w:rPr>
      </w:pPr>
      <w:r w:rsidRPr="00903DBA">
        <w:rPr>
          <w:highlight w:val="white"/>
        </w:rPr>
        <w:t xml:space="preserve">      declarator.Add(returnType);</w:t>
      </w:r>
    </w:p>
    <w:p w14:paraId="3AA66368" w14:textId="678F3063" w:rsidR="005E5A36" w:rsidRPr="00903DBA" w:rsidRDefault="005E5A36" w:rsidP="005E5A36">
      <w:pPr>
        <w:rPr>
          <w:highlight w:val="white"/>
        </w:rPr>
      </w:pPr>
      <w:r w:rsidRPr="00903DBA">
        <w:rPr>
          <w:highlight w:val="white"/>
        </w:rPr>
        <w:t xml:space="preserve">Then we perform some error checking. </w:t>
      </w:r>
      <w:r w:rsidR="009F7FC7">
        <w:rPr>
          <w:highlight w:val="white"/>
        </w:rPr>
        <w:t>A</w:t>
      </w:r>
      <w:r w:rsidRPr="00903DBA">
        <w:rPr>
          <w:highlight w:val="white"/>
        </w:rPr>
        <w:t xml:space="preserve"> function may lack a name in a function declaration. However, in a function definition it must have a name.</w:t>
      </w:r>
    </w:p>
    <w:p w14:paraId="1C405131" w14:textId="77777777" w:rsidR="005E5A36" w:rsidRPr="00903DBA" w:rsidRDefault="005E5A36" w:rsidP="005E5A36">
      <w:pPr>
        <w:pStyle w:val="Code"/>
        <w:rPr>
          <w:highlight w:val="white"/>
        </w:rPr>
      </w:pPr>
      <w:r w:rsidRPr="00903DBA">
        <w:rPr>
          <w:highlight w:val="white"/>
        </w:rPr>
        <w:t xml:space="preserve">      Assert.Error(declarator.Name != null,</w:t>
      </w:r>
    </w:p>
    <w:p w14:paraId="6A77986B" w14:textId="77777777" w:rsidR="005E5A36" w:rsidRPr="00903DBA" w:rsidRDefault="005E5A36" w:rsidP="005E5A36">
      <w:pPr>
        <w:pStyle w:val="Code"/>
        <w:rPr>
          <w:highlight w:val="white"/>
        </w:rPr>
      </w:pPr>
      <w:r w:rsidRPr="00903DBA">
        <w:rPr>
          <w:highlight w:val="white"/>
        </w:rPr>
        <w:t xml:space="preserve">                   Message.Unnamed_function_definition);</w:t>
      </w:r>
    </w:p>
    <w:p w14:paraId="091F35FD" w14:textId="77777777" w:rsidR="005E5A36" w:rsidRPr="00903DBA" w:rsidRDefault="005E5A36" w:rsidP="005E5A36">
      <w:pPr>
        <w:rPr>
          <w:highlight w:val="white"/>
        </w:rPr>
      </w:pPr>
      <w:r w:rsidRPr="00903DBA">
        <w:rPr>
          <w:highlight w:val="white"/>
        </w:rPr>
        <w:t>Technically, the declaration may have any type, and we must check that it really is a function declaration.</w:t>
      </w:r>
    </w:p>
    <w:p w14:paraId="0D66DAB8" w14:textId="77777777" w:rsidR="005E5A36" w:rsidRPr="00903DBA" w:rsidRDefault="005E5A36" w:rsidP="005E5A36">
      <w:pPr>
        <w:pStyle w:val="Code"/>
        <w:rPr>
          <w:highlight w:val="white"/>
        </w:rPr>
      </w:pPr>
      <w:r w:rsidRPr="00903DBA">
        <w:rPr>
          <w:highlight w:val="white"/>
        </w:rPr>
        <w:t xml:space="preserve">      Assert.Error(declarator.Type.IsFunction(), declarator.Name,</w:t>
      </w:r>
    </w:p>
    <w:p w14:paraId="3DE173F9" w14:textId="77777777" w:rsidR="005E5A36" w:rsidRPr="00903DBA" w:rsidRDefault="005E5A36" w:rsidP="005E5A36">
      <w:pPr>
        <w:pStyle w:val="Code"/>
        <w:rPr>
          <w:highlight w:val="white"/>
        </w:rPr>
      </w:pPr>
      <w:r w:rsidRPr="00903DBA">
        <w:rPr>
          <w:highlight w:val="white"/>
        </w:rPr>
        <w:t xml:space="preserve">                   Message.Not_a_function);</w:t>
      </w:r>
    </w:p>
    <w:p w14:paraId="0D2AFAF7" w14:textId="77777777" w:rsidR="005E5A36" w:rsidRPr="00903DBA" w:rsidRDefault="005E5A36" w:rsidP="005E5A36">
      <w:pPr>
        <w:rPr>
          <w:highlight w:val="white"/>
        </w:rPr>
      </w:pPr>
      <w:r w:rsidRPr="00903DBA">
        <w:rPr>
          <w:highlight w:val="white"/>
        </w:rPr>
        <w:t xml:space="preserve">The public and static member variable </w:t>
      </w:r>
      <w:r w:rsidRPr="00903DBA">
        <w:rPr>
          <w:rStyle w:val="KeyWord0"/>
          <w:highlight w:val="white"/>
        </w:rPr>
        <w:t>CurrentFunction</w:t>
      </w:r>
      <w:r w:rsidRPr="00903DBA">
        <w:rPr>
          <w:highlight w:val="white"/>
        </w:rPr>
        <w:t xml:space="preserve"> is a reference to the symbol holding the current function. This reference is used on every occasion during the parsing of the function body when we add or look up a symbol.</w:t>
      </w:r>
    </w:p>
    <w:p w14:paraId="44EA9199" w14:textId="77777777" w:rsidR="005E5A36" w:rsidRPr="00903DBA" w:rsidRDefault="005E5A36" w:rsidP="005E5A36">
      <w:pPr>
        <w:pStyle w:val="Code"/>
        <w:rPr>
          <w:highlight w:val="white"/>
        </w:rPr>
      </w:pPr>
      <w:r w:rsidRPr="00903DBA">
        <w:rPr>
          <w:highlight w:val="white"/>
        </w:rPr>
        <w:t xml:space="preserve">      SymbolTable.CurrentFunction =</w:t>
      </w:r>
    </w:p>
    <w:p w14:paraId="75E07970" w14:textId="77777777" w:rsidR="005E5A36" w:rsidRPr="00903DBA" w:rsidRDefault="005E5A36" w:rsidP="005E5A36">
      <w:pPr>
        <w:pStyle w:val="Code"/>
        <w:rPr>
          <w:highlight w:val="white"/>
        </w:rPr>
      </w:pPr>
      <w:r w:rsidRPr="00903DBA">
        <w:rPr>
          <w:highlight w:val="white"/>
        </w:rPr>
        <w:t xml:space="preserve">        new Symbol(declarator.Name, storage, declarator.Type);</w:t>
      </w:r>
    </w:p>
    <w:p w14:paraId="3F9FBC3E" w14:textId="77777777" w:rsidR="005E5A36" w:rsidRPr="00903DBA" w:rsidRDefault="005E5A36" w:rsidP="005E5A36">
      <w:pPr>
        <w:rPr>
          <w:highlight w:val="white"/>
        </w:rPr>
      </w:pPr>
      <w:r w:rsidRPr="00903DBA">
        <w:rPr>
          <w:highlight w:val="white"/>
        </w:rPr>
        <w:t>A function definition must be static or extern, it cannot be auto, register, or typedef.</w:t>
      </w:r>
    </w:p>
    <w:p w14:paraId="6E05686B" w14:textId="77777777" w:rsidR="005E5A36" w:rsidRPr="00903DBA" w:rsidRDefault="005E5A36" w:rsidP="005E5A36">
      <w:pPr>
        <w:pStyle w:val="Code"/>
        <w:rPr>
          <w:highlight w:val="white"/>
        </w:rPr>
      </w:pPr>
      <w:r w:rsidRPr="00903DBA">
        <w:rPr>
          <w:highlight w:val="white"/>
        </w:rPr>
        <w:t xml:space="preserve">      Assert.Error(SymbolTable.CurrentFunction.IsStaticOrExtern(),</w:t>
      </w:r>
    </w:p>
    <w:p w14:paraId="6083BF2A" w14:textId="77777777" w:rsidR="005E5A36" w:rsidRPr="00903DBA" w:rsidRDefault="005E5A36" w:rsidP="005E5A36">
      <w:pPr>
        <w:pStyle w:val="Code"/>
        <w:rPr>
          <w:highlight w:val="white"/>
        </w:rPr>
      </w:pPr>
      <w:r w:rsidRPr="00903DBA">
        <w:rPr>
          <w:highlight w:val="white"/>
        </w:rPr>
        <w:t xml:space="preserve">                   declarator.Name,</w:t>
      </w:r>
    </w:p>
    <w:p w14:paraId="3949967C" w14:textId="77777777" w:rsidR="005E5A36" w:rsidRPr="00903DBA" w:rsidRDefault="005E5A36" w:rsidP="005E5A36">
      <w:pPr>
        <w:pStyle w:val="Code"/>
        <w:rPr>
          <w:highlight w:val="white"/>
        </w:rPr>
      </w:pPr>
      <w:r w:rsidRPr="00903DBA">
        <w:rPr>
          <w:highlight w:val="white"/>
        </w:rPr>
        <w:t xml:space="preserve">                   Message.A_function_must_be_static_or_extern);</w:t>
      </w:r>
    </w:p>
    <w:p w14:paraId="571EDFEC" w14:textId="77777777" w:rsidR="005E5A36" w:rsidRPr="00903DBA" w:rsidRDefault="005E5A36" w:rsidP="005E5A36">
      <w:pPr>
        <w:rPr>
          <w:highlight w:val="white"/>
        </w:rPr>
      </w:pPr>
      <w:r w:rsidRPr="00903DBA">
        <w:rPr>
          <w:highlight w:val="white"/>
        </w:rPr>
        <w:lastRenderedPageBreak/>
        <w:t>Every function definition, as well as static variables, are added to the global static set. They will in the end be translated into assembly code.</w:t>
      </w:r>
    </w:p>
    <w:p w14:paraId="56814882" w14:textId="77777777" w:rsidR="005E5A36" w:rsidRPr="00903DBA" w:rsidRDefault="005E5A36" w:rsidP="005E5A36">
      <w:pPr>
        <w:pStyle w:val="Code"/>
        <w:rPr>
          <w:highlight w:val="white"/>
        </w:rPr>
      </w:pPr>
      <w:r w:rsidRPr="00903DBA">
        <w:rPr>
          <w:highlight w:val="white"/>
        </w:rPr>
        <w:t xml:space="preserve">      SymbolTable.CurrentFunction.FunctionDefinition = true;</w:t>
      </w:r>
    </w:p>
    <w:p w14:paraId="38C79305" w14:textId="77777777" w:rsidR="005E5A36" w:rsidRPr="00903DBA" w:rsidRDefault="005E5A36" w:rsidP="005E5A36">
      <w:pPr>
        <w:pStyle w:val="Code"/>
        <w:rPr>
          <w:highlight w:val="white"/>
        </w:rPr>
      </w:pPr>
      <w:r w:rsidRPr="00903DBA">
        <w:rPr>
          <w:highlight w:val="white"/>
        </w:rPr>
        <w:t xml:space="preserve">      SymbolTable.CurrentTable.AddSymbol(SymbolTable.CurrentFunction);</w:t>
      </w:r>
    </w:p>
    <w:p w14:paraId="5B6000F4" w14:textId="77777777" w:rsidR="005E5A36" w:rsidRPr="00903DBA" w:rsidRDefault="005E5A36" w:rsidP="005E5A36">
      <w:pPr>
        <w:rPr>
          <w:highlight w:val="white"/>
        </w:rPr>
      </w:pPr>
      <w:r w:rsidRPr="00903DBA">
        <w:rPr>
          <w:highlight w:val="white"/>
        </w:rPr>
        <w:t xml:space="preserve">If this function is the </w:t>
      </w:r>
      <w:r w:rsidRPr="00903DBA">
        <w:rPr>
          <w:rStyle w:val="KeyWord0"/>
          <w:highlight w:val="white"/>
        </w:rPr>
        <w:t>main</w:t>
      </w:r>
      <w:r w:rsidRPr="00903DBA">
        <w:rPr>
          <w:highlight w:val="white"/>
        </w:rPr>
        <w:t xml:space="preserve"> function of the C code, the return type must be void or (signed or unsigned) integer.</w:t>
      </w:r>
    </w:p>
    <w:p w14:paraId="0D117E30" w14:textId="77777777" w:rsidR="005E5A36" w:rsidRPr="00903DBA" w:rsidRDefault="005E5A36" w:rsidP="005E5A36">
      <w:pPr>
        <w:pStyle w:val="Code"/>
        <w:rPr>
          <w:highlight w:val="white"/>
        </w:rPr>
      </w:pPr>
      <w:r w:rsidRPr="00903DBA">
        <w:rPr>
          <w:highlight w:val="white"/>
        </w:rPr>
        <w:t xml:space="preserve">      if (SymbolTable.CurrentFunction.UniqueName.Equals("main")) {</w:t>
      </w:r>
    </w:p>
    <w:p w14:paraId="7322C057" w14:textId="77777777" w:rsidR="005E5A36" w:rsidRPr="00903DBA" w:rsidRDefault="005E5A36" w:rsidP="005E5A36">
      <w:pPr>
        <w:pStyle w:val="Code"/>
        <w:rPr>
          <w:highlight w:val="white"/>
        </w:rPr>
      </w:pPr>
      <w:r w:rsidRPr="00903DBA">
        <w:rPr>
          <w:highlight w:val="white"/>
        </w:rPr>
        <w:t xml:space="preserve">        Assert.Error(returnType.IsVoid() || returnType.IsInteger(), "main",</w:t>
      </w:r>
    </w:p>
    <w:p w14:paraId="1739BFB2" w14:textId="77777777" w:rsidR="005E5A36" w:rsidRPr="00903DBA" w:rsidRDefault="005E5A36" w:rsidP="005E5A36">
      <w:pPr>
        <w:pStyle w:val="Code"/>
        <w:rPr>
          <w:highlight w:val="white"/>
        </w:rPr>
      </w:pPr>
      <w:r w:rsidRPr="00903DBA">
        <w:rPr>
          <w:highlight w:val="white"/>
        </w:rPr>
        <w:t xml:space="preserve">                     Message.Function_main_must_return_void_or_integer);</w:t>
      </w:r>
    </w:p>
    <w:p w14:paraId="1D7BCD55" w14:textId="77777777" w:rsidR="005E5A36" w:rsidRPr="00903DBA" w:rsidRDefault="005E5A36" w:rsidP="005E5A36">
      <w:pPr>
        <w:pStyle w:val="Code"/>
        <w:rPr>
          <w:highlight w:val="white"/>
        </w:rPr>
      </w:pPr>
      <w:r w:rsidRPr="00903DBA">
        <w:rPr>
          <w:highlight w:val="white"/>
        </w:rPr>
        <w:t xml:space="preserve">      }</w:t>
      </w:r>
    </w:p>
    <w:p w14:paraId="3180FC2A" w14:textId="77777777" w:rsidR="005E5A36" w:rsidRPr="00903DBA" w:rsidRDefault="005E5A36" w:rsidP="005E5A36">
      <w:pPr>
        <w:rPr>
          <w:highlight w:val="white"/>
        </w:rPr>
      </w:pPr>
      <w:r w:rsidRPr="00903DBA">
        <w:rPr>
          <w:highlight w:val="white"/>
        </w:rPr>
        <w:t>Finally, we create a new symbol for the function. Every symbol defined in this function will be stored in the new symbol table, or in one of its sub tables.</w:t>
      </w:r>
    </w:p>
    <w:p w14:paraId="3C569945" w14:textId="77777777" w:rsidR="005E5A36" w:rsidRPr="00903DBA" w:rsidRDefault="005E5A36" w:rsidP="005E5A36">
      <w:pPr>
        <w:pStyle w:val="Code"/>
        <w:rPr>
          <w:highlight w:val="white"/>
        </w:rPr>
      </w:pPr>
      <w:r w:rsidRPr="00903DBA">
        <w:rPr>
          <w:highlight w:val="white"/>
        </w:rPr>
        <w:t xml:space="preserve">      SymbolTable.CurrentTable =</w:t>
      </w:r>
    </w:p>
    <w:p w14:paraId="6142C6E1" w14:textId="77777777" w:rsidR="005E5A36" w:rsidRPr="00903DBA" w:rsidRDefault="005E5A36" w:rsidP="005E5A36">
      <w:pPr>
        <w:pStyle w:val="Code"/>
        <w:rPr>
          <w:highlight w:val="white"/>
        </w:rPr>
      </w:pPr>
      <w:r w:rsidRPr="00903DBA">
        <w:rPr>
          <w:highlight w:val="white"/>
        </w:rPr>
        <w:t xml:space="preserve">        new SymbolTable(SymbolTable.CurrentTable, Scope.Function);</w:t>
      </w:r>
    </w:p>
    <w:p w14:paraId="59D48545" w14:textId="77777777" w:rsidR="005E5A36" w:rsidRPr="00903DBA" w:rsidRDefault="005E5A36" w:rsidP="005E5A36">
      <w:pPr>
        <w:pStyle w:val="Code"/>
      </w:pPr>
      <w:r w:rsidRPr="00903DBA">
        <w:rPr>
          <w:highlight w:val="white"/>
        </w:rPr>
        <w:t xml:space="preserve">    }</w:t>
      </w:r>
    </w:p>
    <w:p w14:paraId="4909989C" w14:textId="2177ACB0" w:rsidR="005E5A36" w:rsidRPr="00903DBA" w:rsidRDefault="005E5A36" w:rsidP="005E5A36">
      <w:r w:rsidRPr="00903DBA">
        <w:t xml:space="preserve">The </w:t>
      </w:r>
      <w:r w:rsidRPr="00903DBA">
        <w:rPr>
          <w:rStyle w:val="KeyWord0"/>
          <w:highlight w:val="white"/>
        </w:rPr>
        <w:t>CheckFunctionDefinition</w:t>
      </w:r>
      <w:r w:rsidRPr="00903DBA">
        <w:t xml:space="preserve"> method checks that the definition is correct, especially in case of old-style definition. In the old-style function definition, the parameter list must match the declaration list.</w:t>
      </w:r>
    </w:p>
    <w:p w14:paraId="10306BC5" w14:textId="77777777" w:rsidR="005E5A36" w:rsidRPr="00903DBA" w:rsidRDefault="005E5A36" w:rsidP="005E5A36">
      <w:pPr>
        <w:pStyle w:val="Code"/>
        <w:rPr>
          <w:highlight w:val="white"/>
        </w:rPr>
      </w:pPr>
      <w:r w:rsidRPr="00903DBA">
        <w:rPr>
          <w:highlight w:val="white"/>
        </w:rPr>
        <w:t xml:space="preserve">    public static void CheckFunctionDefinition() {</w:t>
      </w:r>
    </w:p>
    <w:p w14:paraId="2CA328E7" w14:textId="77777777" w:rsidR="005E5A36" w:rsidRPr="00903DBA" w:rsidRDefault="005E5A36" w:rsidP="005E5A36">
      <w:pPr>
        <w:pStyle w:val="Code"/>
        <w:rPr>
          <w:highlight w:val="white"/>
        </w:rPr>
      </w:pPr>
      <w:r w:rsidRPr="00903DBA">
        <w:rPr>
          <w:highlight w:val="white"/>
        </w:rPr>
        <w:t xml:space="preserve">      Type funcType = SymbolTable.CurrentFunction.Type;</w:t>
      </w:r>
    </w:p>
    <w:p w14:paraId="0A64F293" w14:textId="77777777" w:rsidR="005E5A36" w:rsidRPr="00903DBA" w:rsidRDefault="005E5A36" w:rsidP="005E5A36">
      <w:pPr>
        <w:pStyle w:val="Code"/>
        <w:rPr>
          <w:highlight w:val="white"/>
        </w:rPr>
      </w:pPr>
    </w:p>
    <w:p w14:paraId="5DBA9DE9" w14:textId="77777777" w:rsidR="005E5A36" w:rsidRPr="00903DBA" w:rsidRDefault="005E5A36" w:rsidP="005E5A36">
      <w:pPr>
        <w:pStyle w:val="Code"/>
        <w:rPr>
          <w:highlight w:val="white"/>
        </w:rPr>
      </w:pPr>
      <w:r w:rsidRPr="00903DBA">
        <w:rPr>
          <w:highlight w:val="white"/>
        </w:rPr>
        <w:t xml:space="preserve">      if (funcType.Style == Type.FunctionStyle.Old) {</w:t>
      </w:r>
    </w:p>
    <w:p w14:paraId="5B48C970" w14:textId="77777777" w:rsidR="005E5A36" w:rsidRPr="00903DBA" w:rsidRDefault="005E5A36" w:rsidP="005E5A36">
      <w:pPr>
        <w:pStyle w:val="Code"/>
        <w:rPr>
          <w:highlight w:val="white"/>
        </w:rPr>
      </w:pPr>
      <w:r w:rsidRPr="00903DBA">
        <w:rPr>
          <w:highlight w:val="white"/>
        </w:rPr>
        <w:t xml:space="preserve">        List&lt;string&gt; nameList = funcType.NameList;</w:t>
      </w:r>
    </w:p>
    <w:p w14:paraId="1264A6B5" w14:textId="77777777" w:rsidR="005E5A36" w:rsidRPr="00903DBA" w:rsidRDefault="005E5A36" w:rsidP="005E5A36">
      <w:pPr>
        <w:pStyle w:val="Code"/>
        <w:rPr>
          <w:highlight w:val="white"/>
        </w:rPr>
      </w:pPr>
      <w:r w:rsidRPr="00903DBA">
        <w:rPr>
          <w:highlight w:val="white"/>
        </w:rPr>
        <w:t xml:space="preserve">        IDictionary&lt;string,Symbol&gt; entryMap =</w:t>
      </w:r>
    </w:p>
    <w:p w14:paraId="3A5C1923" w14:textId="77777777" w:rsidR="005E5A36" w:rsidRPr="00903DBA" w:rsidRDefault="005E5A36" w:rsidP="005E5A36">
      <w:pPr>
        <w:pStyle w:val="Code"/>
        <w:rPr>
          <w:highlight w:val="white"/>
        </w:rPr>
      </w:pPr>
      <w:r w:rsidRPr="00903DBA">
        <w:rPr>
          <w:highlight w:val="white"/>
        </w:rPr>
        <w:t xml:space="preserve">          SymbolTable.CurrentTable.EntryMap;</w:t>
      </w:r>
    </w:p>
    <w:p w14:paraId="7A3D3412" w14:textId="77777777" w:rsidR="005E5A36" w:rsidRPr="00903DBA" w:rsidRDefault="005E5A36" w:rsidP="005E5A36">
      <w:pPr>
        <w:rPr>
          <w:highlight w:val="white"/>
        </w:rPr>
      </w:pPr>
      <w:r w:rsidRPr="00903DBA">
        <w:rPr>
          <w:highlight w:val="white"/>
        </w:rPr>
        <w:t>In the old-style case, we must make sure the number of parameters equals the number of declarations.</w:t>
      </w:r>
    </w:p>
    <w:p w14:paraId="19038702" w14:textId="77777777" w:rsidR="005E5A36" w:rsidRPr="00903DBA" w:rsidRDefault="005E5A36" w:rsidP="005E5A36">
      <w:pPr>
        <w:pStyle w:val="Code"/>
        <w:rPr>
          <w:highlight w:val="white"/>
        </w:rPr>
      </w:pPr>
      <w:r w:rsidRPr="00903DBA">
        <w:rPr>
          <w:highlight w:val="white"/>
        </w:rPr>
        <w:t xml:space="preserve">        Assert.Error(nameList.Count == entryMap.Count,</w:t>
      </w:r>
    </w:p>
    <w:p w14:paraId="375F23EE" w14:textId="77777777" w:rsidR="005E5A36" w:rsidRPr="00903DBA" w:rsidRDefault="005E5A36" w:rsidP="005E5A36">
      <w:pPr>
        <w:pStyle w:val="Code"/>
        <w:rPr>
          <w:highlight w:val="white"/>
        </w:rPr>
      </w:pPr>
      <w:r w:rsidRPr="00903DBA">
        <w:rPr>
          <w:highlight w:val="white"/>
        </w:rPr>
        <w:t xml:space="preserve">                     SymbolTable.CurrentFunction.Name, Message. </w:t>
      </w:r>
    </w:p>
    <w:p w14:paraId="57F230E2" w14:textId="77777777" w:rsidR="005E5A36" w:rsidRPr="00903DBA" w:rsidRDefault="005E5A36" w:rsidP="005E5A36">
      <w:pPr>
        <w:pStyle w:val="Code"/>
        <w:rPr>
          <w:highlight w:val="white"/>
        </w:rPr>
      </w:pPr>
      <w:r w:rsidRPr="00903DBA">
        <w:rPr>
          <w:highlight w:val="white"/>
        </w:rPr>
        <w:t xml:space="preserve">          Unmatched_number_of_parameters_in_old__style_function_definition);</w:t>
      </w:r>
    </w:p>
    <w:p w14:paraId="014A3CA0" w14:textId="4AF06E3B" w:rsidR="005E5A36" w:rsidRPr="00903DBA" w:rsidRDefault="005E5A36" w:rsidP="005E5A36">
      <w:pPr>
        <w:rPr>
          <w:highlight w:val="white"/>
        </w:rPr>
      </w:pPr>
      <w:r w:rsidRPr="00903DBA">
        <w:rPr>
          <w:highlight w:val="white"/>
        </w:rPr>
        <w:t>Then we iterate through the parameter list to make sure they are all declared, and to assigned them the correct offset. When the parameters were declared they were given offsets. However, since the parameters and declaration may come in different order, we need to reassign offsets</w:t>
      </w:r>
      <w:r w:rsidR="003F2FC4">
        <w:rPr>
          <w:highlight w:val="white"/>
        </w:rPr>
        <w:t xml:space="preserve"> to match the parameter order.</w:t>
      </w:r>
    </w:p>
    <w:p w14:paraId="18047688" w14:textId="77777777" w:rsidR="005E5A36" w:rsidRPr="00903DBA" w:rsidRDefault="005E5A36" w:rsidP="005E5A36">
      <w:pPr>
        <w:pStyle w:val="Code"/>
        <w:rPr>
          <w:highlight w:val="white"/>
        </w:rPr>
      </w:pPr>
      <w:r w:rsidRPr="00903DBA">
        <w:rPr>
          <w:highlight w:val="white"/>
        </w:rPr>
        <w:t xml:space="preserve">        int offset = SymbolTable.FunctionHeaderSize;</w:t>
      </w:r>
    </w:p>
    <w:p w14:paraId="7E43FFEB" w14:textId="77777777" w:rsidR="005E5A36" w:rsidRPr="00903DBA" w:rsidRDefault="005E5A36" w:rsidP="005E5A36">
      <w:pPr>
        <w:pStyle w:val="Code"/>
        <w:rPr>
          <w:highlight w:val="white"/>
        </w:rPr>
      </w:pPr>
      <w:r w:rsidRPr="00903DBA">
        <w:rPr>
          <w:highlight w:val="white"/>
        </w:rPr>
        <w:t xml:space="preserve">        foreach (string name in nameList) {</w:t>
      </w:r>
    </w:p>
    <w:p w14:paraId="11BDCEC6" w14:textId="77777777" w:rsidR="005E5A36" w:rsidRPr="00903DBA" w:rsidRDefault="005E5A36" w:rsidP="005E5A36">
      <w:pPr>
        <w:pStyle w:val="Code"/>
        <w:rPr>
          <w:highlight w:val="white"/>
        </w:rPr>
      </w:pPr>
      <w:r w:rsidRPr="00903DBA">
        <w:rPr>
          <w:highlight w:val="white"/>
        </w:rPr>
        <w:t xml:space="preserve">          Symbol symbol;</w:t>
      </w:r>
    </w:p>
    <w:p w14:paraId="39B24F7B" w14:textId="77777777" w:rsidR="005E5A36" w:rsidRPr="00903DBA" w:rsidRDefault="005E5A36" w:rsidP="005E5A36">
      <w:pPr>
        <w:rPr>
          <w:highlight w:val="white"/>
        </w:rPr>
      </w:pPr>
      <w:r w:rsidRPr="00903DBA">
        <w:rPr>
          <w:highlight w:val="white"/>
        </w:rPr>
        <w:t>If one of the parameters has not been declared, we report an error.</w:t>
      </w:r>
    </w:p>
    <w:p w14:paraId="089FFB74" w14:textId="77777777" w:rsidR="005E5A36" w:rsidRPr="00903DBA" w:rsidRDefault="005E5A36" w:rsidP="005E5A36">
      <w:pPr>
        <w:pStyle w:val="Code"/>
        <w:rPr>
          <w:highlight w:val="white"/>
        </w:rPr>
      </w:pPr>
      <w:r w:rsidRPr="00903DBA">
        <w:rPr>
          <w:highlight w:val="white"/>
        </w:rPr>
        <w:t xml:space="preserve">          if (!entryMap.TryGetValue(name, out symbol)) {</w:t>
      </w:r>
    </w:p>
    <w:p w14:paraId="7C7E357A" w14:textId="77777777" w:rsidR="005E5A36" w:rsidRPr="00903DBA" w:rsidRDefault="005E5A36" w:rsidP="005E5A36">
      <w:pPr>
        <w:pStyle w:val="Code"/>
        <w:rPr>
          <w:highlight w:val="white"/>
        </w:rPr>
      </w:pPr>
      <w:r w:rsidRPr="00903DBA">
        <w:rPr>
          <w:highlight w:val="white"/>
        </w:rPr>
        <w:t xml:space="preserve">            Assert.Error(name, Message. </w:t>
      </w:r>
    </w:p>
    <w:p w14:paraId="10D68D33" w14:textId="77777777" w:rsidR="005E5A36" w:rsidRPr="00903DBA" w:rsidRDefault="005E5A36" w:rsidP="005E5A36">
      <w:pPr>
        <w:pStyle w:val="Code"/>
        <w:rPr>
          <w:highlight w:val="white"/>
        </w:rPr>
      </w:pPr>
      <w:r w:rsidRPr="00903DBA">
        <w:rPr>
          <w:highlight w:val="white"/>
        </w:rPr>
        <w:t xml:space="preserve">                      Undefined_parameter_in_old__style_function_definition);</w:t>
      </w:r>
    </w:p>
    <w:p w14:paraId="11F38505" w14:textId="77777777" w:rsidR="005E5A36" w:rsidRPr="00903DBA" w:rsidRDefault="005E5A36" w:rsidP="005E5A36">
      <w:pPr>
        <w:pStyle w:val="Code"/>
        <w:rPr>
          <w:highlight w:val="white"/>
        </w:rPr>
      </w:pPr>
      <w:r w:rsidRPr="00903DBA">
        <w:rPr>
          <w:highlight w:val="white"/>
        </w:rPr>
        <w:t xml:space="preserve">          }</w:t>
      </w:r>
    </w:p>
    <w:p w14:paraId="4642B9BA" w14:textId="77777777" w:rsidR="005E5A36" w:rsidRPr="00903DBA" w:rsidRDefault="005E5A36" w:rsidP="005E5A36">
      <w:pPr>
        <w:pStyle w:val="Code"/>
        <w:rPr>
          <w:highlight w:val="white"/>
        </w:rPr>
      </w:pPr>
    </w:p>
    <w:p w14:paraId="08DBF528" w14:textId="77777777" w:rsidR="005E5A36" w:rsidRPr="00903DBA" w:rsidRDefault="005E5A36" w:rsidP="005E5A36">
      <w:pPr>
        <w:pStyle w:val="Code"/>
        <w:rPr>
          <w:highlight w:val="white"/>
        </w:rPr>
      </w:pPr>
      <w:r w:rsidRPr="00903DBA">
        <w:rPr>
          <w:highlight w:val="white"/>
        </w:rPr>
        <w:t xml:space="preserve">          symbol.Offset = offset;</w:t>
      </w:r>
    </w:p>
    <w:p w14:paraId="7958B82D" w14:textId="77777777" w:rsidR="005E5A36" w:rsidRPr="00903DBA" w:rsidRDefault="005E5A36" w:rsidP="005E5A36">
      <w:pPr>
        <w:pStyle w:val="Code"/>
        <w:rPr>
          <w:highlight w:val="white"/>
        </w:rPr>
      </w:pPr>
      <w:r w:rsidRPr="00903DBA">
        <w:rPr>
          <w:highlight w:val="white"/>
        </w:rPr>
        <w:t xml:space="preserve">          offset += symbol.Type.Size();</w:t>
      </w:r>
    </w:p>
    <w:p w14:paraId="5B9E7C79" w14:textId="77777777" w:rsidR="005E5A36" w:rsidRPr="00903DBA" w:rsidRDefault="005E5A36" w:rsidP="005E5A36">
      <w:pPr>
        <w:pStyle w:val="Code"/>
        <w:rPr>
          <w:highlight w:val="white"/>
        </w:rPr>
      </w:pPr>
      <w:r w:rsidRPr="00903DBA">
        <w:rPr>
          <w:highlight w:val="white"/>
        </w:rPr>
        <w:t xml:space="preserve">        }</w:t>
      </w:r>
    </w:p>
    <w:p w14:paraId="6A1A1DF9" w14:textId="77777777" w:rsidR="005E5A36" w:rsidRPr="00903DBA" w:rsidRDefault="005E5A36" w:rsidP="005E5A36">
      <w:pPr>
        <w:pStyle w:val="Code"/>
        <w:rPr>
          <w:highlight w:val="white"/>
        </w:rPr>
      </w:pPr>
      <w:r w:rsidRPr="00903DBA">
        <w:rPr>
          <w:highlight w:val="white"/>
        </w:rPr>
        <w:t xml:space="preserve">      }</w:t>
      </w:r>
    </w:p>
    <w:p w14:paraId="06FCC881" w14:textId="0728A6A5" w:rsidR="005E5A36" w:rsidRDefault="005E5A36" w:rsidP="005E5A36">
      <w:pPr>
        <w:rPr>
          <w:highlight w:val="white"/>
        </w:rPr>
      </w:pPr>
      <w:r w:rsidRPr="00903DBA">
        <w:rPr>
          <w:highlight w:val="white"/>
        </w:rPr>
        <w:t>In case of a new-style function definition, we need to make sure the entry map of the current function is empty. If it is not empty, we have a mix of old-style and new-style function definition, which is not allowed.</w:t>
      </w:r>
    </w:p>
    <w:p w14:paraId="2AA4B7AF" w14:textId="77777777" w:rsidR="005E5A36" w:rsidRPr="00903DBA" w:rsidRDefault="005E5A36" w:rsidP="005E5A36">
      <w:pPr>
        <w:pStyle w:val="Code"/>
        <w:rPr>
          <w:highlight w:val="white"/>
        </w:rPr>
      </w:pPr>
      <w:r w:rsidRPr="00903DBA">
        <w:rPr>
          <w:highlight w:val="white"/>
        </w:rPr>
        <w:lastRenderedPageBreak/>
        <w:t xml:space="preserve">      else {</w:t>
      </w:r>
    </w:p>
    <w:p w14:paraId="0C277E9B" w14:textId="77777777" w:rsidR="005E5A36" w:rsidRPr="00903DBA" w:rsidRDefault="005E5A36" w:rsidP="005E5A36">
      <w:pPr>
        <w:pStyle w:val="Code"/>
        <w:rPr>
          <w:highlight w:val="white"/>
        </w:rPr>
      </w:pPr>
      <w:r w:rsidRPr="00903DBA">
        <w:rPr>
          <w:highlight w:val="white"/>
        </w:rPr>
        <w:t xml:space="preserve">        Assert.Error(SymbolTable.CurrentTable.EntryMap.Count == 0,</w:t>
      </w:r>
    </w:p>
    <w:p w14:paraId="6230C577" w14:textId="77777777" w:rsidR="005E5A36" w:rsidRPr="00903DBA" w:rsidRDefault="005E5A36" w:rsidP="005E5A36">
      <w:pPr>
        <w:pStyle w:val="Code"/>
        <w:rPr>
          <w:highlight w:val="white"/>
        </w:rPr>
      </w:pPr>
      <w:r w:rsidRPr="00903DBA">
        <w:rPr>
          <w:highlight w:val="white"/>
        </w:rPr>
        <w:t xml:space="preserve">          Message.New_and_old_style_mixed_function_definition);</w:t>
      </w:r>
    </w:p>
    <w:p w14:paraId="0414592D" w14:textId="77777777" w:rsidR="005E5A36" w:rsidRPr="00903DBA" w:rsidRDefault="005E5A36" w:rsidP="005E5A36">
      <w:pPr>
        <w:rPr>
          <w:highlight w:val="white"/>
        </w:rPr>
      </w:pPr>
      <w:r w:rsidRPr="00903DBA">
        <w:rPr>
          <w:highlight w:val="white"/>
        </w:rPr>
        <w:t xml:space="preserve">Then we iterate through the parameters list and add each parameter to the current symbol table of the function. In this way, each parameter is located at a memory offset so they can be assigned in function calls and be treated like regular variables inside the function. The </w:t>
      </w:r>
      <w:r w:rsidRPr="00903DBA">
        <w:rPr>
          <w:rStyle w:val="KeyWord0"/>
          <w:highlight w:val="white"/>
        </w:rPr>
        <w:t>AddSymbol</w:t>
      </w:r>
      <w:r w:rsidRPr="00903DBA">
        <w:rPr>
          <w:highlight w:val="white"/>
        </w:rPr>
        <w:t xml:space="preserve"> method will also report an error if two parameters have the same name.</w:t>
      </w:r>
    </w:p>
    <w:p w14:paraId="1BADB8E4" w14:textId="77777777" w:rsidR="005E5A36" w:rsidRPr="00903DBA" w:rsidRDefault="005E5A36" w:rsidP="005E5A36">
      <w:pPr>
        <w:pStyle w:val="Code"/>
        <w:rPr>
          <w:highlight w:val="white"/>
        </w:rPr>
      </w:pPr>
      <w:r w:rsidRPr="00903DBA">
        <w:rPr>
          <w:highlight w:val="white"/>
        </w:rPr>
        <w:t xml:space="preserve">        foreach (Symbol symbol in funcType.ParameterList) {</w:t>
      </w:r>
    </w:p>
    <w:p w14:paraId="729AB660" w14:textId="77777777" w:rsidR="005E5A36" w:rsidRPr="00903DBA" w:rsidRDefault="005E5A36" w:rsidP="005E5A36">
      <w:pPr>
        <w:pStyle w:val="Code"/>
        <w:rPr>
          <w:highlight w:val="white"/>
        </w:rPr>
      </w:pPr>
      <w:r w:rsidRPr="00903DBA">
        <w:rPr>
          <w:highlight w:val="white"/>
        </w:rPr>
        <w:t xml:space="preserve">          SymbolTable.CurrentTable.AddSymbol(symbol);</w:t>
      </w:r>
    </w:p>
    <w:p w14:paraId="34537FE1" w14:textId="77777777" w:rsidR="005E5A36" w:rsidRPr="00903DBA" w:rsidRDefault="005E5A36" w:rsidP="005E5A36">
      <w:pPr>
        <w:pStyle w:val="Code"/>
        <w:rPr>
          <w:highlight w:val="white"/>
        </w:rPr>
      </w:pPr>
      <w:r w:rsidRPr="00903DBA">
        <w:rPr>
          <w:highlight w:val="white"/>
        </w:rPr>
        <w:t xml:space="preserve">        }</w:t>
      </w:r>
    </w:p>
    <w:p w14:paraId="025DB016" w14:textId="77777777" w:rsidR="005E5A36" w:rsidRPr="00903DBA" w:rsidRDefault="005E5A36" w:rsidP="005E5A36">
      <w:pPr>
        <w:pStyle w:val="Code"/>
        <w:rPr>
          <w:highlight w:val="white"/>
        </w:rPr>
      </w:pPr>
      <w:r w:rsidRPr="00903DBA">
        <w:rPr>
          <w:highlight w:val="white"/>
        </w:rPr>
        <w:t xml:space="preserve">      }</w:t>
      </w:r>
    </w:p>
    <w:p w14:paraId="5F38EB32" w14:textId="77777777" w:rsidR="005E5A36" w:rsidRPr="00903DBA" w:rsidRDefault="005E5A36" w:rsidP="005E5A36">
      <w:pPr>
        <w:rPr>
          <w:highlight w:val="white"/>
        </w:rPr>
      </w:pPr>
      <w:r w:rsidRPr="00903DBA">
        <w:rPr>
          <w:highlight w:val="white"/>
        </w:rPr>
        <w:t xml:space="preserve">When the parameter list has been settled, we check if the function is the </w:t>
      </w:r>
      <w:r w:rsidRPr="00903DBA">
        <w:rPr>
          <w:rStyle w:val="KeyWord0"/>
          <w:highlight w:val="white"/>
        </w:rPr>
        <w:t>main</w:t>
      </w:r>
      <w:r w:rsidRPr="00903DBA">
        <w:rPr>
          <w:highlight w:val="white"/>
        </w:rPr>
        <w:t xml:space="preserve"> function of the C code. In that case, some special rules apply.</w:t>
      </w:r>
    </w:p>
    <w:p w14:paraId="25A3C7A4" w14:textId="77777777" w:rsidR="005E5A36" w:rsidRPr="00903DBA" w:rsidRDefault="005E5A36" w:rsidP="005E5A36">
      <w:pPr>
        <w:pStyle w:val="Code"/>
        <w:rPr>
          <w:highlight w:val="white"/>
        </w:rPr>
      </w:pPr>
      <w:r w:rsidRPr="00903DBA">
        <w:rPr>
          <w:highlight w:val="white"/>
        </w:rPr>
        <w:t xml:space="preserve">      if (SymbolTable.CurrentFunction.UniqueName.Equals("main")) {</w:t>
      </w:r>
    </w:p>
    <w:p w14:paraId="172EAD55" w14:textId="77777777" w:rsidR="005E5A36" w:rsidRPr="00903DBA" w:rsidRDefault="005E5A36" w:rsidP="005E5A36">
      <w:pPr>
        <w:rPr>
          <w:highlight w:val="white"/>
        </w:rPr>
      </w:pPr>
      <w:r w:rsidRPr="00903DBA">
        <w:rPr>
          <w:highlight w:val="white"/>
        </w:rPr>
        <w:t xml:space="preserve">First, we call the </w:t>
      </w:r>
      <w:r w:rsidRPr="00903DBA">
        <w:rPr>
          <w:rStyle w:val="KeyWord0"/>
          <w:highlight w:val="white"/>
        </w:rPr>
        <w:t>InitializationCodeList</w:t>
      </w:r>
      <w:r w:rsidRPr="00903DBA">
        <w:rPr>
          <w:highlight w:val="white"/>
        </w:rPr>
        <w:t xml:space="preserve"> method that adds a few lines of code that initializes the system and will be placed before the code of the main function.</w:t>
      </w:r>
    </w:p>
    <w:p w14:paraId="74BC45AE" w14:textId="77777777" w:rsidR="005E5A36" w:rsidRPr="00903DBA" w:rsidRDefault="005E5A36" w:rsidP="005E5A36">
      <w:pPr>
        <w:pStyle w:val="Code"/>
        <w:rPr>
          <w:highlight w:val="white"/>
        </w:rPr>
      </w:pPr>
      <w:r w:rsidRPr="00903DBA">
        <w:rPr>
          <w:highlight w:val="white"/>
        </w:rPr>
        <w:t xml:space="preserve">        AssemblyCodeGenerator.InitializationCodeList();</w:t>
      </w:r>
    </w:p>
    <w:p w14:paraId="75CA2010" w14:textId="77777777" w:rsidR="005E5A36" w:rsidRPr="00903DBA" w:rsidRDefault="005E5A36" w:rsidP="005E5A36">
      <w:pPr>
        <w:rPr>
          <w:highlight w:val="white"/>
        </w:rPr>
      </w:pPr>
      <w:r w:rsidRPr="00903DBA">
        <w:rPr>
          <w:highlight w:val="white"/>
        </w:rPr>
        <w:t>We extract the parameter type list from the current function. In case of old-style definition, this list will be null. In case of new-style definition, there is only two allowed parameter list:</w:t>
      </w:r>
    </w:p>
    <w:p w14:paraId="663D0FC1" w14:textId="24906A7D" w:rsidR="005E5A36" w:rsidRPr="00A60980" w:rsidRDefault="00766E75" w:rsidP="00A60980">
      <w:pPr>
        <w:pStyle w:val="Liststycke"/>
        <w:numPr>
          <w:ilvl w:val="0"/>
          <w:numId w:val="180"/>
        </w:numPr>
        <w:rPr>
          <w:highlight w:val="white"/>
        </w:rPr>
      </w:pPr>
      <w:r w:rsidRPr="00A60980">
        <w:rPr>
          <w:highlight w:val="white"/>
        </w:rPr>
        <w:t>No parameter</w:t>
      </w:r>
      <w:r>
        <w:rPr>
          <w:highlight w:val="white"/>
        </w:rPr>
        <w:t xml:space="preserve">s, </w:t>
      </w:r>
      <w:r w:rsidR="00A60980" w:rsidRPr="00A60980">
        <w:rPr>
          <w:highlight w:val="white"/>
        </w:rPr>
        <w:t>m</w:t>
      </w:r>
      <w:r w:rsidR="005E5A36" w:rsidRPr="00A60980">
        <w:rPr>
          <w:highlight w:val="white"/>
        </w:rPr>
        <w:t>arked with void</w:t>
      </w:r>
      <w:r>
        <w:rPr>
          <w:highlight w:val="white"/>
        </w:rPr>
        <w:t>.</w:t>
      </w:r>
    </w:p>
    <w:p w14:paraId="4F924863" w14:textId="4F40EFB3" w:rsidR="005E5A36" w:rsidRPr="005F15DE" w:rsidRDefault="005E5A36" w:rsidP="005F15DE">
      <w:pPr>
        <w:pStyle w:val="Code"/>
        <w:ind w:firstLine="720"/>
        <w:rPr>
          <w:rStyle w:val="KeyWord0"/>
          <w:b w:val="0"/>
          <w:highlight w:val="white"/>
        </w:rPr>
      </w:pPr>
      <w:r w:rsidRPr="005F15DE">
        <w:rPr>
          <w:rStyle w:val="KeyWord0"/>
          <w:b w:val="0"/>
          <w:highlight w:val="white"/>
        </w:rPr>
        <w:t>int main(void) { /* ... */ }</w:t>
      </w:r>
    </w:p>
    <w:p w14:paraId="39EFDFAC" w14:textId="71DB5FA0" w:rsidR="005E5A36" w:rsidRPr="00A60980" w:rsidRDefault="005E5A36" w:rsidP="00A60980">
      <w:pPr>
        <w:pStyle w:val="Liststycke"/>
        <w:numPr>
          <w:ilvl w:val="0"/>
          <w:numId w:val="180"/>
        </w:numPr>
        <w:rPr>
          <w:highlight w:val="white"/>
        </w:rPr>
      </w:pPr>
      <w:r w:rsidRPr="00A60980">
        <w:rPr>
          <w:highlight w:val="white"/>
        </w:rPr>
        <w:t>Command line arguments.</w:t>
      </w:r>
      <w:r w:rsidR="00B269F8">
        <w:rPr>
          <w:highlight w:val="white"/>
        </w:rPr>
        <w:t xml:space="preserve"> </w:t>
      </w:r>
      <w:r w:rsidR="00A364C5" w:rsidRPr="00903DBA">
        <w:rPr>
          <w:highlight w:val="white"/>
        </w:rPr>
        <w:t>The two cases are actually the same case, since arrays are changed to pointers in parameter types.</w:t>
      </w:r>
      <w:r w:rsidR="00A364C5" w:rsidRPr="00A364C5">
        <w:rPr>
          <w:highlight w:val="white"/>
        </w:rPr>
        <w:t xml:space="preserve"> </w:t>
      </w:r>
      <w:r w:rsidR="00A364C5">
        <w:rPr>
          <w:highlight w:val="white"/>
        </w:rPr>
        <w:t>N</w:t>
      </w:r>
      <w:r w:rsidR="00A364C5" w:rsidRPr="00903DBA">
        <w:rPr>
          <w:highlight w:val="white"/>
        </w:rPr>
        <w:t xml:space="preserve">ote that </w:t>
      </w:r>
      <w:r w:rsidR="00A364C5">
        <w:rPr>
          <w:highlight w:val="white"/>
        </w:rPr>
        <w:t xml:space="preserve">we </w:t>
      </w:r>
      <w:r w:rsidR="00A364C5" w:rsidRPr="00903DBA">
        <w:rPr>
          <w:highlight w:val="white"/>
        </w:rPr>
        <w:t>do not check the names of the parameters, the parameters may have other names. However, the names cannot be omitted</w:t>
      </w:r>
      <w:r w:rsidR="00E50917">
        <w:rPr>
          <w:highlight w:val="white"/>
        </w:rPr>
        <w:t>.</w:t>
      </w:r>
    </w:p>
    <w:p w14:paraId="42649DEE" w14:textId="77777777" w:rsidR="005E5A36" w:rsidRPr="005F15DE" w:rsidRDefault="005E5A36" w:rsidP="005F15DE">
      <w:pPr>
        <w:pStyle w:val="Code"/>
        <w:rPr>
          <w:rStyle w:val="KeyWord0"/>
          <w:b w:val="0"/>
          <w:highlight w:val="white"/>
        </w:rPr>
      </w:pPr>
      <w:r w:rsidRPr="005F15DE">
        <w:rPr>
          <w:rStyle w:val="KeyWord0"/>
          <w:b w:val="0"/>
          <w:highlight w:val="white"/>
        </w:rPr>
        <w:t xml:space="preserve">      int main(int argc, char *argv[]) { /* ... */ }</w:t>
      </w:r>
    </w:p>
    <w:p w14:paraId="290B8223" w14:textId="77777777" w:rsidR="005E5A36" w:rsidRPr="00903DBA" w:rsidRDefault="005E5A36" w:rsidP="005E5A36">
      <w:pPr>
        <w:rPr>
          <w:highlight w:val="white"/>
        </w:rPr>
      </w:pPr>
      <w:r w:rsidRPr="00903DBA">
        <w:rPr>
          <w:rStyle w:val="KeyWord0"/>
          <w:bCs/>
          <w:highlight w:val="white"/>
        </w:rPr>
        <w:t xml:space="preserve">             </w:t>
      </w:r>
      <w:r w:rsidRPr="00903DBA">
        <w:rPr>
          <w:highlight w:val="white"/>
        </w:rPr>
        <w:t>or</w:t>
      </w:r>
    </w:p>
    <w:p w14:paraId="398C47EA" w14:textId="77777777" w:rsidR="005E5A36" w:rsidRPr="005F15DE" w:rsidRDefault="005E5A36" w:rsidP="005F15DE">
      <w:pPr>
        <w:pStyle w:val="Code"/>
        <w:rPr>
          <w:highlight w:val="white"/>
        </w:rPr>
      </w:pPr>
      <w:r w:rsidRPr="005F15DE">
        <w:rPr>
          <w:highlight w:val="white"/>
        </w:rPr>
        <w:t xml:space="preserve">      </w:t>
      </w:r>
      <w:r w:rsidRPr="005F15DE">
        <w:rPr>
          <w:rStyle w:val="KeyWord0"/>
          <w:b w:val="0"/>
          <w:highlight w:val="white"/>
        </w:rPr>
        <w:t>int main(int argc, char **argv) { /* ... */ }</w:t>
      </w:r>
    </w:p>
    <w:p w14:paraId="50D777E4" w14:textId="77777777" w:rsidR="005E5A36" w:rsidRPr="00903DBA" w:rsidRDefault="005E5A36" w:rsidP="005E5A36">
      <w:pPr>
        <w:pStyle w:val="CodeHeader"/>
      </w:pPr>
      <w:r w:rsidRPr="00903DBA">
        <w:t>MiddleCodeGenerator.cs</w:t>
      </w:r>
    </w:p>
    <w:p w14:paraId="751F4B94" w14:textId="77777777" w:rsidR="005E5A36" w:rsidRPr="00903DBA" w:rsidRDefault="005E5A36" w:rsidP="005E5A36">
      <w:pPr>
        <w:pStyle w:val="Code"/>
        <w:rPr>
          <w:highlight w:val="white"/>
        </w:rPr>
      </w:pPr>
      <w:r w:rsidRPr="00903DBA">
        <w:rPr>
          <w:highlight w:val="white"/>
        </w:rPr>
        <w:t xml:space="preserve">        List&lt;Type&gt; typeList =</w:t>
      </w:r>
    </w:p>
    <w:p w14:paraId="4CA3603B" w14:textId="77777777" w:rsidR="005E5A36" w:rsidRPr="00903DBA" w:rsidRDefault="005E5A36" w:rsidP="005E5A36">
      <w:pPr>
        <w:pStyle w:val="Code"/>
        <w:rPr>
          <w:highlight w:val="white"/>
        </w:rPr>
      </w:pPr>
      <w:r w:rsidRPr="00903DBA">
        <w:rPr>
          <w:highlight w:val="white"/>
        </w:rPr>
        <w:t xml:space="preserve">          SymbolTable.CurrentFunction.Type.TypeList;</w:t>
      </w:r>
    </w:p>
    <w:p w14:paraId="32AF8DD4" w14:textId="77777777" w:rsidR="005E5A36" w:rsidRPr="00903DBA" w:rsidRDefault="005E5A36" w:rsidP="005E5A36">
      <w:pPr>
        <w:rPr>
          <w:highlight w:val="white"/>
        </w:rPr>
      </w:pPr>
      <w:r w:rsidRPr="00903DBA">
        <w:rPr>
          <w:highlight w:val="white"/>
        </w:rPr>
        <w:t xml:space="preserve">If </w:t>
      </w:r>
      <w:r w:rsidRPr="00903DBA">
        <w:rPr>
          <w:rStyle w:val="KeyWord0"/>
          <w:highlight w:val="white"/>
        </w:rPr>
        <w:t>typelist</w:t>
      </w:r>
      <w:r w:rsidRPr="00903DBA">
        <w:rPr>
          <w:highlight w:val="white"/>
        </w:rPr>
        <w:t xml:space="preserve"> is not null, and there are two parameters, we check if the command line argument case applies. The first parameter shall be a signed or unsigned integer while the second parameter shall be a pointer to pointer to signed or unsigned character.</w:t>
      </w:r>
    </w:p>
    <w:p w14:paraId="13E0C20E" w14:textId="77777777" w:rsidR="005E5A36" w:rsidRPr="00903DBA" w:rsidRDefault="005E5A36" w:rsidP="005E5A36">
      <w:pPr>
        <w:pStyle w:val="Code"/>
        <w:rPr>
          <w:highlight w:val="white"/>
        </w:rPr>
      </w:pPr>
      <w:r w:rsidRPr="00903DBA">
        <w:rPr>
          <w:highlight w:val="white"/>
        </w:rPr>
        <w:t xml:space="preserve">        if ((typeList != null) &amp;&amp; (typeList.Count == 2)) {</w:t>
      </w:r>
    </w:p>
    <w:p w14:paraId="308143DE" w14:textId="77777777" w:rsidR="005E5A36" w:rsidRPr="00903DBA" w:rsidRDefault="005E5A36" w:rsidP="005E5A36">
      <w:pPr>
        <w:pStyle w:val="Code"/>
        <w:rPr>
          <w:highlight w:val="white"/>
        </w:rPr>
      </w:pPr>
      <w:r w:rsidRPr="00903DBA">
        <w:rPr>
          <w:highlight w:val="white"/>
        </w:rPr>
        <w:t xml:space="preserve">          Assert.Error(typeList[0].IsInteger() &amp;&amp;</w:t>
      </w:r>
    </w:p>
    <w:p w14:paraId="6A1558A3" w14:textId="77777777" w:rsidR="005E5A36" w:rsidRPr="00903DBA" w:rsidRDefault="005E5A36" w:rsidP="005E5A36">
      <w:pPr>
        <w:pStyle w:val="Code"/>
        <w:rPr>
          <w:highlight w:val="white"/>
        </w:rPr>
      </w:pPr>
      <w:r w:rsidRPr="00903DBA">
        <w:rPr>
          <w:highlight w:val="white"/>
        </w:rPr>
        <w:t xml:space="preserve">                       typeList[1].IsPointer() &amp;&amp;</w:t>
      </w:r>
    </w:p>
    <w:p w14:paraId="4FF65FDF" w14:textId="77777777" w:rsidR="005E5A36" w:rsidRPr="00903DBA" w:rsidRDefault="005E5A36" w:rsidP="005E5A36">
      <w:pPr>
        <w:pStyle w:val="Code"/>
        <w:rPr>
          <w:highlight w:val="white"/>
        </w:rPr>
      </w:pPr>
      <w:r w:rsidRPr="00903DBA">
        <w:rPr>
          <w:highlight w:val="white"/>
        </w:rPr>
        <w:t xml:space="preserve">                       typeList[1].PointerType.IsPointer() &amp;&amp;</w:t>
      </w:r>
    </w:p>
    <w:p w14:paraId="39C8D51D" w14:textId="77777777" w:rsidR="005E5A36" w:rsidRPr="00903DBA" w:rsidRDefault="005E5A36" w:rsidP="005E5A36">
      <w:pPr>
        <w:pStyle w:val="Code"/>
        <w:rPr>
          <w:highlight w:val="white"/>
        </w:rPr>
      </w:pPr>
      <w:r w:rsidRPr="00903DBA">
        <w:rPr>
          <w:highlight w:val="white"/>
        </w:rPr>
        <w:t xml:space="preserve">                       typeList[1].PointerType.PointerType.IsChar(),</w:t>
      </w:r>
    </w:p>
    <w:p w14:paraId="68A490F9" w14:textId="77777777" w:rsidR="005E5A36" w:rsidRPr="00903DBA" w:rsidRDefault="005E5A36" w:rsidP="005E5A36">
      <w:pPr>
        <w:pStyle w:val="Code"/>
        <w:rPr>
          <w:highlight w:val="white"/>
        </w:rPr>
      </w:pPr>
      <w:r w:rsidRPr="00903DBA">
        <w:rPr>
          <w:highlight w:val="white"/>
        </w:rPr>
        <w:t xml:space="preserve">                       "main", Message.Invalid_parameter_list);</w:t>
      </w:r>
    </w:p>
    <w:p w14:paraId="0C5A9FB0" w14:textId="77777777" w:rsidR="005E5A36" w:rsidRPr="00903DBA" w:rsidRDefault="005E5A36" w:rsidP="005E5A36">
      <w:pPr>
        <w:pStyle w:val="Code"/>
        <w:rPr>
          <w:highlight w:val="white"/>
        </w:rPr>
      </w:pPr>
      <w:r w:rsidRPr="00903DBA">
        <w:rPr>
          <w:highlight w:val="white"/>
        </w:rPr>
        <w:t xml:space="preserve">          AssemblyCodeGenerator.ArgumentCodeList();</w:t>
      </w:r>
    </w:p>
    <w:p w14:paraId="0BACE6C0" w14:textId="77777777" w:rsidR="005E5A36" w:rsidRPr="00903DBA" w:rsidRDefault="005E5A36" w:rsidP="005E5A36">
      <w:pPr>
        <w:pStyle w:val="Code"/>
        <w:rPr>
          <w:highlight w:val="white"/>
        </w:rPr>
      </w:pPr>
      <w:r w:rsidRPr="00903DBA">
        <w:rPr>
          <w:highlight w:val="white"/>
        </w:rPr>
        <w:t xml:space="preserve">        }</w:t>
      </w:r>
    </w:p>
    <w:p w14:paraId="031D15FE" w14:textId="77777777" w:rsidR="005E5A36" w:rsidRPr="00903DBA" w:rsidRDefault="005E5A36" w:rsidP="005E5A36">
      <w:pPr>
        <w:rPr>
          <w:highlight w:val="white"/>
        </w:rPr>
      </w:pPr>
      <w:r w:rsidRPr="00903DBA">
        <w:rPr>
          <w:highlight w:val="white"/>
        </w:rPr>
        <w:t xml:space="preserve">If </w:t>
      </w:r>
      <w:r w:rsidRPr="00903DBA">
        <w:rPr>
          <w:rStyle w:val="KeyWord0"/>
          <w:highlight w:val="white"/>
        </w:rPr>
        <w:t>typelist</w:t>
      </w:r>
      <w:r w:rsidRPr="00903DBA">
        <w:rPr>
          <w:highlight w:val="white"/>
        </w:rPr>
        <w:t xml:space="preserve"> is null, we have the old-style function definition, in which case we do not perform any type checking at all. If </w:t>
      </w:r>
      <w:r w:rsidRPr="00903DBA">
        <w:rPr>
          <w:rStyle w:val="KeyWord0"/>
          <w:highlight w:val="white"/>
        </w:rPr>
        <w:t>typelist</w:t>
      </w:r>
      <w:r w:rsidRPr="00903DBA">
        <w:rPr>
          <w:highlight w:val="white"/>
        </w:rPr>
        <w:t xml:space="preserve"> is empty, we have the void-marked empty parameter list.</w:t>
      </w:r>
    </w:p>
    <w:p w14:paraId="0DE15445" w14:textId="77777777" w:rsidR="005E5A36" w:rsidRPr="00903DBA" w:rsidRDefault="005E5A36" w:rsidP="005E5A36">
      <w:pPr>
        <w:pStyle w:val="Code"/>
        <w:rPr>
          <w:highlight w:val="white"/>
        </w:rPr>
      </w:pPr>
      <w:r w:rsidRPr="00903DBA">
        <w:rPr>
          <w:highlight w:val="white"/>
        </w:rPr>
        <w:lastRenderedPageBreak/>
        <w:t xml:space="preserve">        else {</w:t>
      </w:r>
    </w:p>
    <w:p w14:paraId="186A87E1" w14:textId="77777777" w:rsidR="005E5A36" w:rsidRPr="00903DBA" w:rsidRDefault="005E5A36" w:rsidP="005E5A36">
      <w:pPr>
        <w:pStyle w:val="Code"/>
        <w:rPr>
          <w:highlight w:val="white"/>
        </w:rPr>
      </w:pPr>
      <w:r w:rsidRPr="00903DBA">
        <w:rPr>
          <w:highlight w:val="white"/>
        </w:rPr>
        <w:t xml:space="preserve">          Assert.Error((typeList == null) || (typeList.Count == 0),</w:t>
      </w:r>
    </w:p>
    <w:p w14:paraId="49EB7EAE" w14:textId="77777777" w:rsidR="005E5A36" w:rsidRPr="00903DBA" w:rsidRDefault="005E5A36" w:rsidP="005E5A36">
      <w:pPr>
        <w:pStyle w:val="Code"/>
        <w:rPr>
          <w:highlight w:val="white"/>
        </w:rPr>
      </w:pPr>
      <w:r w:rsidRPr="00903DBA">
        <w:rPr>
          <w:highlight w:val="white"/>
        </w:rPr>
        <w:t xml:space="preserve">                       "main", Message.Invalid_parameter_list);</w:t>
      </w:r>
    </w:p>
    <w:p w14:paraId="6A67BF09" w14:textId="77777777" w:rsidR="005E5A36" w:rsidRPr="00903DBA" w:rsidRDefault="005E5A36" w:rsidP="005E5A36">
      <w:pPr>
        <w:pStyle w:val="Code"/>
        <w:rPr>
          <w:highlight w:val="white"/>
        </w:rPr>
      </w:pPr>
      <w:r w:rsidRPr="00903DBA">
        <w:rPr>
          <w:highlight w:val="white"/>
        </w:rPr>
        <w:t xml:space="preserve">        }</w:t>
      </w:r>
    </w:p>
    <w:p w14:paraId="2918B6B4" w14:textId="77777777" w:rsidR="005E5A36" w:rsidRPr="00903DBA" w:rsidRDefault="005E5A36" w:rsidP="005E5A36">
      <w:pPr>
        <w:pStyle w:val="Code"/>
        <w:rPr>
          <w:highlight w:val="white"/>
        </w:rPr>
      </w:pPr>
      <w:r w:rsidRPr="00903DBA">
        <w:rPr>
          <w:highlight w:val="white"/>
        </w:rPr>
        <w:t xml:space="preserve">      }</w:t>
      </w:r>
    </w:p>
    <w:p w14:paraId="3425E997" w14:textId="77777777" w:rsidR="005E5A36" w:rsidRPr="00903DBA" w:rsidRDefault="005E5A36" w:rsidP="005E5A36">
      <w:pPr>
        <w:pStyle w:val="Code"/>
        <w:rPr>
          <w:highlight w:val="white"/>
        </w:rPr>
      </w:pPr>
      <w:r w:rsidRPr="00903DBA">
        <w:rPr>
          <w:highlight w:val="white"/>
        </w:rPr>
        <w:t xml:space="preserve">    }</w:t>
      </w:r>
    </w:p>
    <w:p w14:paraId="2D7F034C" w14:textId="77777777" w:rsidR="005E5A36" w:rsidRPr="00903DBA" w:rsidRDefault="005E5A36" w:rsidP="005E5A36">
      <w:r w:rsidRPr="00903DBA">
        <w:t xml:space="preserve">The </w:t>
      </w:r>
      <w:r w:rsidRPr="00903DBA">
        <w:rPr>
          <w:rStyle w:val="KeyWord0"/>
        </w:rPr>
        <w:t>FunctionEnd</w:t>
      </w:r>
      <w:r w:rsidRPr="00903DBA">
        <w:t xml:space="preserve"> method is called when the statements of the function have been parsed. Its task is to check the return statement at the end of the function and generate a static symbol holding the assembly code of the function.</w:t>
      </w:r>
    </w:p>
    <w:p w14:paraId="7CAE5259" w14:textId="410CFE07" w:rsidR="005E5A36" w:rsidRPr="00903DBA" w:rsidRDefault="005E5A36" w:rsidP="005E5A36">
      <w:pPr>
        <w:rPr>
          <w:highlight w:val="white"/>
        </w:rPr>
      </w:pPr>
      <w:r w:rsidRPr="00903DBA">
        <w:rPr>
          <w:highlight w:val="white"/>
        </w:rPr>
        <w:t xml:space="preserve">The first step is to backpatch the </w:t>
      </w:r>
      <w:r w:rsidRPr="00903DBA">
        <w:rPr>
          <w:rStyle w:val="KeyWord0"/>
          <w:highlight w:val="white"/>
        </w:rPr>
        <w:t>next</w:t>
      </w:r>
      <w:r w:rsidR="0028418C">
        <w:rPr>
          <w:highlight w:val="white"/>
        </w:rPr>
        <w:t>-</w:t>
      </w:r>
      <w:r w:rsidRPr="00903DBA">
        <w:rPr>
          <w:rStyle w:val="KeyWord0"/>
          <w:highlight w:val="white"/>
        </w:rPr>
        <w:t>set</w:t>
      </w:r>
      <w:r w:rsidRPr="00903DBA">
        <w:rPr>
          <w:highlight w:val="white"/>
        </w:rPr>
        <w:t xml:space="preserve"> of the statement. Each statement has a next</w:t>
      </w:r>
      <w:r w:rsidR="0028418C">
        <w:rPr>
          <w:highlight w:val="white"/>
        </w:rPr>
        <w:t>-</w:t>
      </w:r>
      <w:r w:rsidRPr="00903DBA">
        <w:rPr>
          <w:highlight w:val="white"/>
        </w:rPr>
        <w:t xml:space="preserve">set holding jump instructions. For instance, </w:t>
      </w:r>
      <w:r w:rsidRPr="00903DBA">
        <w:rPr>
          <w:rStyle w:val="KeyWord0"/>
          <w:highlight w:val="white"/>
        </w:rPr>
        <w:t>for</w:t>
      </w:r>
      <w:r w:rsidRPr="00903DBA">
        <w:rPr>
          <w:highlight w:val="white"/>
        </w:rPr>
        <w:t xml:space="preserve"> or </w:t>
      </w:r>
      <w:r w:rsidRPr="00903DBA">
        <w:rPr>
          <w:rStyle w:val="KeyWord0"/>
          <w:highlight w:val="white"/>
        </w:rPr>
        <w:t>while</w:t>
      </w:r>
      <w:r w:rsidRPr="00903DBA">
        <w:rPr>
          <w:highlight w:val="white"/>
        </w:rPr>
        <w:t xml:space="preserve"> loop</w:t>
      </w:r>
      <w:r w:rsidR="0028418C">
        <w:rPr>
          <w:highlight w:val="white"/>
        </w:rPr>
        <w:t>s</w:t>
      </w:r>
      <w:r w:rsidRPr="00903DBA">
        <w:rPr>
          <w:highlight w:val="white"/>
        </w:rPr>
        <w:t xml:space="preserve"> ha</w:t>
      </w:r>
      <w:r w:rsidR="00B96774">
        <w:rPr>
          <w:highlight w:val="white"/>
        </w:rPr>
        <w:t>ve</w:t>
      </w:r>
      <w:r w:rsidRPr="00903DBA">
        <w:rPr>
          <w:highlight w:val="white"/>
        </w:rPr>
        <w:t xml:space="preserve"> next</w:t>
      </w:r>
      <w:r w:rsidR="00B96774">
        <w:rPr>
          <w:highlight w:val="white"/>
        </w:rPr>
        <w:t>-</w:t>
      </w:r>
      <w:r w:rsidRPr="00903DBA">
        <w:rPr>
          <w:highlight w:val="white"/>
        </w:rPr>
        <w:t xml:space="preserve">sets holding jump instructions jumping out of the loop. We add a new empty statement and backpatch the </w:t>
      </w:r>
      <w:r w:rsidR="009C3C27">
        <w:rPr>
          <w:highlight w:val="white"/>
        </w:rPr>
        <w:t>next-set</w:t>
      </w:r>
      <w:r w:rsidRPr="00903DBA">
        <w:rPr>
          <w:highlight w:val="white"/>
        </w:rPr>
        <w:t xml:space="preserve"> to it.</w:t>
      </w:r>
    </w:p>
    <w:p w14:paraId="469A1512" w14:textId="77777777" w:rsidR="005E5A36" w:rsidRPr="00903DBA" w:rsidRDefault="005E5A36" w:rsidP="005E5A36">
      <w:pPr>
        <w:pStyle w:val="Code"/>
        <w:rPr>
          <w:highlight w:val="white"/>
        </w:rPr>
      </w:pPr>
      <w:r w:rsidRPr="00903DBA">
        <w:rPr>
          <w:highlight w:val="white"/>
        </w:rPr>
        <w:t xml:space="preserve">    public static void FunctionEnd(Statement statement) {</w:t>
      </w:r>
    </w:p>
    <w:p w14:paraId="20272D61" w14:textId="77777777" w:rsidR="005E5A36" w:rsidRPr="00903DBA" w:rsidRDefault="005E5A36" w:rsidP="005E5A36">
      <w:pPr>
        <w:pStyle w:val="Code"/>
        <w:rPr>
          <w:highlight w:val="white"/>
        </w:rPr>
      </w:pPr>
      <w:r w:rsidRPr="00903DBA">
        <w:rPr>
          <w:highlight w:val="white"/>
        </w:rPr>
        <w:t xml:space="preserve">      MiddleCode nextCode =</w:t>
      </w:r>
    </w:p>
    <w:p w14:paraId="1A04B3EA" w14:textId="77777777" w:rsidR="005E5A36" w:rsidRPr="00903DBA" w:rsidRDefault="005E5A36" w:rsidP="005E5A36">
      <w:pPr>
        <w:pStyle w:val="Code"/>
        <w:rPr>
          <w:highlight w:val="white"/>
        </w:rPr>
      </w:pPr>
      <w:r w:rsidRPr="00903DBA">
        <w:rPr>
          <w:highlight w:val="white"/>
        </w:rPr>
        <w:t xml:space="preserve">        AddMiddleCode(statement.CodeList, MiddleOperator.Empty);</w:t>
      </w:r>
    </w:p>
    <w:p w14:paraId="4176CB09" w14:textId="77777777" w:rsidR="005E5A36" w:rsidRPr="00903DBA" w:rsidRDefault="005E5A36" w:rsidP="005E5A36">
      <w:pPr>
        <w:pStyle w:val="Code"/>
        <w:rPr>
          <w:highlight w:val="white"/>
        </w:rPr>
      </w:pPr>
      <w:r w:rsidRPr="00903DBA">
        <w:rPr>
          <w:highlight w:val="white"/>
        </w:rPr>
        <w:t xml:space="preserve">      Backpatch(statement.NextSet, nextCode);</w:t>
      </w:r>
    </w:p>
    <w:p w14:paraId="0557E680" w14:textId="77777777" w:rsidR="005E5A36" w:rsidRPr="00903DBA" w:rsidRDefault="005E5A36" w:rsidP="005E5A36">
      <w:pPr>
        <w:rPr>
          <w:highlight w:val="white"/>
        </w:rPr>
      </w:pPr>
      <w:r w:rsidRPr="00903DBA">
        <w:rPr>
          <w:highlight w:val="white"/>
        </w:rPr>
        <w:t xml:space="preserve">If the return type of the function is void, we need to add a </w:t>
      </w:r>
      <w:r w:rsidRPr="00903DBA">
        <w:rPr>
          <w:rStyle w:val="KeyWord0"/>
          <w:highlight w:val="white"/>
        </w:rPr>
        <w:t>Return</w:t>
      </w:r>
      <w:r w:rsidRPr="00903DBA">
        <w:rPr>
          <w:highlight w:val="white"/>
        </w:rPr>
        <w:t xml:space="preserve"> instruction at the end of the function. </w:t>
      </w:r>
    </w:p>
    <w:p w14:paraId="183261E4" w14:textId="77777777" w:rsidR="005E5A36" w:rsidRPr="00903DBA" w:rsidRDefault="005E5A36" w:rsidP="005E5A36">
      <w:pPr>
        <w:pStyle w:val="Code"/>
        <w:rPr>
          <w:highlight w:val="white"/>
        </w:rPr>
      </w:pPr>
      <w:r w:rsidRPr="00903DBA">
        <w:rPr>
          <w:highlight w:val="white"/>
        </w:rPr>
        <w:t xml:space="preserve">      if (SymbolTable.CurrentFunction.Type.ReturnType.IsVoid()) {</w:t>
      </w:r>
    </w:p>
    <w:p w14:paraId="5FE233CE" w14:textId="77777777" w:rsidR="005E5A36" w:rsidRPr="00903DBA" w:rsidRDefault="005E5A36" w:rsidP="005E5A36">
      <w:pPr>
        <w:pStyle w:val="Code"/>
        <w:rPr>
          <w:highlight w:val="white"/>
        </w:rPr>
      </w:pPr>
      <w:r w:rsidRPr="00903DBA">
        <w:rPr>
          <w:highlight w:val="white"/>
        </w:rPr>
        <w:t xml:space="preserve">        AddMiddleCode(statement.CodeList, MiddleOperator.Return);</w:t>
      </w:r>
    </w:p>
    <w:p w14:paraId="03EA46B9" w14:textId="77777777" w:rsidR="005E5A36" w:rsidRPr="00903DBA" w:rsidRDefault="005E5A36" w:rsidP="005E5A36">
      <w:pPr>
        <w:pStyle w:val="Code"/>
        <w:rPr>
          <w:highlight w:val="white"/>
        </w:rPr>
      </w:pPr>
      <w:r w:rsidRPr="00903DBA">
        <w:rPr>
          <w:highlight w:val="white"/>
        </w:rPr>
        <w:t xml:space="preserve">        if (SymbolTable.CurrentFunction.UniqueName.Equals</w:t>
      </w:r>
    </w:p>
    <w:p w14:paraId="4DA7D55D" w14:textId="77777777" w:rsidR="005E5A36" w:rsidRPr="00903DBA" w:rsidRDefault="005E5A36" w:rsidP="005E5A36">
      <w:pPr>
        <w:pStyle w:val="Code"/>
        <w:rPr>
          <w:highlight w:val="white"/>
        </w:rPr>
      </w:pPr>
      <w:r w:rsidRPr="00903DBA">
        <w:rPr>
          <w:highlight w:val="white"/>
        </w:rPr>
        <w:t xml:space="preserve">                        (AssemblyCodeGenerator.MainName)) {</w:t>
      </w:r>
    </w:p>
    <w:p w14:paraId="3AB1266E" w14:textId="77777777" w:rsidR="005E5A36" w:rsidRPr="00903DBA" w:rsidRDefault="005E5A36" w:rsidP="005E5A36">
      <w:pPr>
        <w:pStyle w:val="Code"/>
        <w:rPr>
          <w:highlight w:val="white"/>
        </w:rPr>
      </w:pPr>
      <w:r w:rsidRPr="00903DBA">
        <w:rPr>
          <w:highlight w:val="white"/>
        </w:rPr>
        <w:t xml:space="preserve">          AddMiddleCode(statement.CodeList, MiddleOperator.Exit);</w:t>
      </w:r>
    </w:p>
    <w:p w14:paraId="391C150A" w14:textId="77777777" w:rsidR="005E5A36" w:rsidRPr="00903DBA" w:rsidRDefault="005E5A36" w:rsidP="005E5A36">
      <w:pPr>
        <w:pStyle w:val="Code"/>
        <w:rPr>
          <w:highlight w:val="white"/>
        </w:rPr>
      </w:pPr>
      <w:r w:rsidRPr="00903DBA">
        <w:rPr>
          <w:highlight w:val="white"/>
        </w:rPr>
        <w:t xml:space="preserve">        }</w:t>
      </w:r>
    </w:p>
    <w:p w14:paraId="055FFAA0" w14:textId="77777777" w:rsidR="005E5A36" w:rsidRPr="00903DBA" w:rsidRDefault="005E5A36" w:rsidP="005E5A36">
      <w:pPr>
        <w:pStyle w:val="Code"/>
        <w:rPr>
          <w:highlight w:val="white"/>
        </w:rPr>
      </w:pPr>
      <w:r w:rsidRPr="00903DBA">
        <w:rPr>
          <w:highlight w:val="white"/>
        </w:rPr>
        <w:t xml:space="preserve">      }</w:t>
      </w:r>
    </w:p>
    <w:p w14:paraId="4E1E855F" w14:textId="77777777" w:rsidR="005E5A36" w:rsidRPr="00903DBA" w:rsidRDefault="005E5A36" w:rsidP="005E5A36">
      <w:pPr>
        <w:rPr>
          <w:highlight w:val="white"/>
        </w:rPr>
      </w:pPr>
      <w:r w:rsidRPr="00903DBA">
        <w:rPr>
          <w:highlight w:val="white"/>
        </w:rPr>
        <w:t xml:space="preserve">We then add a </w:t>
      </w:r>
      <w:r w:rsidRPr="00903DBA">
        <w:rPr>
          <w:rStyle w:val="KeyWord0"/>
          <w:highlight w:val="white"/>
        </w:rPr>
        <w:t>FunctionEnd</w:t>
      </w:r>
      <w:r w:rsidRPr="00903DBA">
        <w:rPr>
          <w:highlight w:val="white"/>
        </w:rPr>
        <w:t xml:space="preserve"> middle code instruction. Its only purpose is that the middle code optimizer will report an error if it is possible to reach the </w:t>
      </w:r>
      <w:r w:rsidRPr="00903DBA">
        <w:rPr>
          <w:rStyle w:val="KeyWord0"/>
          <w:highlight w:val="white"/>
        </w:rPr>
        <w:t>EndFunction</w:t>
      </w:r>
      <w:r w:rsidRPr="00903DBA">
        <w:rPr>
          <w:highlight w:val="white"/>
        </w:rPr>
        <w:t xml:space="preserve"> instruction in a function not returning void.</w:t>
      </w:r>
    </w:p>
    <w:p w14:paraId="03EF5EAA" w14:textId="77777777" w:rsidR="005E5A36" w:rsidRPr="00903DBA" w:rsidRDefault="005E5A36" w:rsidP="005E5A36">
      <w:pPr>
        <w:pStyle w:val="Code"/>
        <w:rPr>
          <w:highlight w:val="white"/>
        </w:rPr>
      </w:pPr>
      <w:r w:rsidRPr="00903DBA">
        <w:rPr>
          <w:highlight w:val="white"/>
        </w:rPr>
        <w:t xml:space="preserve">      AddMiddleCode(statement.CodeList, MiddleOperator.FunctionEnd,</w:t>
      </w:r>
    </w:p>
    <w:p w14:paraId="110F485F" w14:textId="77777777" w:rsidR="005E5A36" w:rsidRPr="00903DBA" w:rsidRDefault="005E5A36" w:rsidP="005E5A36">
      <w:pPr>
        <w:pStyle w:val="Code"/>
        <w:rPr>
          <w:highlight w:val="white"/>
        </w:rPr>
      </w:pPr>
      <w:r w:rsidRPr="00903DBA">
        <w:rPr>
          <w:highlight w:val="white"/>
        </w:rPr>
        <w:t xml:space="preserve">                    SymbolTable.CurrentFunction);</w:t>
      </w:r>
    </w:p>
    <w:p w14:paraId="12582939" w14:textId="42BEB044" w:rsidR="005E5A36" w:rsidRPr="00903DBA" w:rsidRDefault="005E5A36" w:rsidP="005E5A36">
      <w:pPr>
        <w:rPr>
          <w:highlight w:val="white"/>
        </w:rPr>
      </w:pPr>
      <w:r w:rsidRPr="00903DBA">
        <w:rPr>
          <w:highlight w:val="white"/>
        </w:rPr>
        <w:t xml:space="preserve">When we finally have added all middle code instructions, we optimize the middle code of the function. The optimizer transforms the middle code in several ways, see Chapter </w:t>
      </w:r>
      <w:r w:rsidRPr="00903DBA">
        <w:rPr>
          <w:highlight w:val="white"/>
        </w:rPr>
        <w:fldChar w:fldCharType="begin"/>
      </w:r>
      <w:r w:rsidRPr="00903DBA">
        <w:rPr>
          <w:highlight w:val="white"/>
        </w:rPr>
        <w:instrText xml:space="preserve"> REF _Ref54016586 \r \h </w:instrText>
      </w:r>
      <w:r w:rsidRPr="00903DBA">
        <w:rPr>
          <w:highlight w:val="white"/>
        </w:rPr>
      </w:r>
      <w:r w:rsidRPr="00903DBA">
        <w:rPr>
          <w:highlight w:val="white"/>
        </w:rPr>
        <w:fldChar w:fldCharType="separate"/>
      </w:r>
      <w:r w:rsidR="00392B3E">
        <w:rPr>
          <w:highlight w:val="white"/>
        </w:rPr>
        <w:t>11</w:t>
      </w:r>
      <w:r w:rsidRPr="00903DBA">
        <w:rPr>
          <w:highlight w:val="white"/>
        </w:rPr>
        <w:fldChar w:fldCharType="end"/>
      </w:r>
      <w:r w:rsidRPr="00903DBA">
        <w:rPr>
          <w:highlight w:val="white"/>
        </w:rPr>
        <w:t>.</w:t>
      </w:r>
    </w:p>
    <w:p w14:paraId="5B3238D6" w14:textId="77777777" w:rsidR="005E5A36" w:rsidRPr="00903DBA" w:rsidRDefault="005E5A36" w:rsidP="005E5A36">
      <w:pPr>
        <w:pStyle w:val="Code"/>
        <w:rPr>
          <w:highlight w:val="white"/>
        </w:rPr>
      </w:pPr>
      <w:r w:rsidRPr="00903DBA">
        <w:rPr>
          <w:highlight w:val="white"/>
        </w:rPr>
        <w:t xml:space="preserve">      MiddleCodeOptimizer middleCodeOptimizer =</w:t>
      </w:r>
    </w:p>
    <w:p w14:paraId="30BB4E5F" w14:textId="77777777" w:rsidR="005E5A36" w:rsidRPr="00903DBA" w:rsidRDefault="005E5A36" w:rsidP="005E5A36">
      <w:pPr>
        <w:pStyle w:val="Code"/>
        <w:rPr>
          <w:highlight w:val="white"/>
        </w:rPr>
      </w:pPr>
      <w:r w:rsidRPr="00903DBA">
        <w:rPr>
          <w:highlight w:val="white"/>
        </w:rPr>
        <w:t xml:space="preserve">        new MiddleCodeOptimizer(statement.CodeList);</w:t>
      </w:r>
    </w:p>
    <w:p w14:paraId="1CBA6A2E" w14:textId="77777777" w:rsidR="005E5A36" w:rsidRPr="00903DBA" w:rsidRDefault="005E5A36" w:rsidP="005E5A36">
      <w:pPr>
        <w:pStyle w:val="Code"/>
        <w:rPr>
          <w:highlight w:val="white"/>
        </w:rPr>
      </w:pPr>
      <w:r w:rsidRPr="00903DBA">
        <w:rPr>
          <w:highlight w:val="white"/>
        </w:rPr>
        <w:t xml:space="preserve">      middleCodeOptimizer.Optimize();</w:t>
      </w:r>
    </w:p>
    <w:p w14:paraId="36882E1E" w14:textId="5C908495" w:rsidR="005E5A36" w:rsidRPr="00903DBA" w:rsidRDefault="005E5A36" w:rsidP="005E5A36">
      <w:pPr>
        <w:rPr>
          <w:highlight w:val="white"/>
        </w:rPr>
      </w:pPr>
      <w:r w:rsidRPr="00903DBA">
        <w:rPr>
          <w:highlight w:val="white"/>
        </w:rPr>
        <w:t xml:space="preserve">When the middle code has been optimized, we generate assembly code of the function, see Chapter </w:t>
      </w:r>
      <w:r w:rsidRPr="00903DBA">
        <w:rPr>
          <w:highlight w:val="white"/>
        </w:rPr>
        <w:fldChar w:fldCharType="begin"/>
      </w:r>
      <w:r w:rsidRPr="00903DBA">
        <w:rPr>
          <w:highlight w:val="white"/>
        </w:rPr>
        <w:instrText xml:space="preserve"> REF _Ref54016612 \r \h </w:instrText>
      </w:r>
      <w:r w:rsidRPr="00903DBA">
        <w:rPr>
          <w:highlight w:val="white"/>
        </w:rPr>
      </w:r>
      <w:r w:rsidRPr="00903DBA">
        <w:rPr>
          <w:highlight w:val="white"/>
        </w:rPr>
        <w:fldChar w:fldCharType="separate"/>
      </w:r>
      <w:r w:rsidR="00392B3E">
        <w:rPr>
          <w:highlight w:val="white"/>
        </w:rPr>
        <w:t>12</w:t>
      </w:r>
      <w:r w:rsidRPr="00903DBA">
        <w:rPr>
          <w:highlight w:val="white"/>
        </w:rPr>
        <w:fldChar w:fldCharType="end"/>
      </w:r>
      <w:r w:rsidRPr="00903DBA">
        <w:rPr>
          <w:highlight w:val="white"/>
        </w:rPr>
        <w:t>.</w:t>
      </w:r>
    </w:p>
    <w:p w14:paraId="215E12B6" w14:textId="77777777" w:rsidR="005E5A36" w:rsidRPr="00903DBA" w:rsidRDefault="005E5A36" w:rsidP="005E5A36">
      <w:pPr>
        <w:pStyle w:val="Code"/>
        <w:rPr>
          <w:highlight w:val="white"/>
        </w:rPr>
      </w:pPr>
      <w:r w:rsidRPr="00903DBA">
        <w:rPr>
          <w:highlight w:val="white"/>
        </w:rPr>
        <w:t xml:space="preserve">      List&lt;AssemblyCode&gt; assemblyCodeList = new List&lt;AssemblyCode&gt;();</w:t>
      </w:r>
    </w:p>
    <w:p w14:paraId="3100937B" w14:textId="77777777" w:rsidR="005E5A36" w:rsidRPr="00903DBA" w:rsidRDefault="005E5A36" w:rsidP="005E5A36">
      <w:pPr>
        <w:pStyle w:val="Code"/>
        <w:rPr>
          <w:highlight w:val="white"/>
        </w:rPr>
      </w:pPr>
      <w:r w:rsidRPr="00903DBA">
        <w:rPr>
          <w:highlight w:val="white"/>
        </w:rPr>
        <w:t xml:space="preserve">      AssemblyCodeGenerator.GenerateAssembly(statement.CodeList,</w:t>
      </w:r>
    </w:p>
    <w:p w14:paraId="7E269478" w14:textId="77777777" w:rsidR="005E5A36" w:rsidRPr="00903DBA" w:rsidRDefault="005E5A36" w:rsidP="005E5A36">
      <w:pPr>
        <w:pStyle w:val="Code"/>
        <w:rPr>
          <w:highlight w:val="white"/>
        </w:rPr>
      </w:pPr>
      <w:r w:rsidRPr="00903DBA">
        <w:rPr>
          <w:highlight w:val="white"/>
        </w:rPr>
        <w:t xml:space="preserve">                                             assemblyCodeList);</w:t>
      </w:r>
    </w:p>
    <w:p w14:paraId="291AC80A" w14:textId="0C4DA4DA" w:rsidR="005E5A36" w:rsidRPr="00903DBA" w:rsidRDefault="005E5A36" w:rsidP="005E5A36">
      <w:pPr>
        <w:rPr>
          <w:highlight w:val="white"/>
        </w:rPr>
      </w:pPr>
      <w:r w:rsidRPr="00903DBA">
        <w:rPr>
          <w:highlight w:val="white"/>
        </w:rPr>
        <w:t xml:space="preserve">As mention in the introduction chapter of this book, we generate two kinds of target code. In the first part of the book we generate assembly code text for 64-bit Linux on Intel processors, which is than assembled and linked in traditional manner. In the second part of the book we generate an executable target file for 16-bit Windows. In the case where we need to distinguish between the two cases, we test whether the </w:t>
      </w:r>
      <w:r w:rsidRPr="00903DBA">
        <w:rPr>
          <w:rStyle w:val="KeyWord0"/>
          <w:highlight w:val="white"/>
        </w:rPr>
        <w:t>Start</w:t>
      </w:r>
      <w:r w:rsidRPr="00903DBA">
        <w:rPr>
          <w:highlight w:val="white"/>
        </w:rPr>
        <w:t>.</w:t>
      </w:r>
      <w:r w:rsidRPr="00903DBA">
        <w:rPr>
          <w:rStyle w:val="KeyWord0"/>
          <w:highlight w:val="white"/>
        </w:rPr>
        <w:t>Linux</w:t>
      </w:r>
      <w:r w:rsidRPr="00903DBA">
        <w:rPr>
          <w:highlight w:val="white"/>
        </w:rPr>
        <w:t xml:space="preserve"> or </w:t>
      </w:r>
      <w:r w:rsidRPr="00903DBA">
        <w:rPr>
          <w:rStyle w:val="KeyWord0"/>
          <w:highlight w:val="white"/>
        </w:rPr>
        <w:t>Start</w:t>
      </w:r>
      <w:r w:rsidRPr="00903DBA">
        <w:rPr>
          <w:highlight w:val="white"/>
        </w:rPr>
        <w:t>.</w:t>
      </w:r>
      <w:r w:rsidRPr="00903DBA">
        <w:rPr>
          <w:rStyle w:val="KeyWord0"/>
          <w:highlight w:val="white"/>
        </w:rPr>
        <w:t>Windows</w:t>
      </w:r>
      <w:r w:rsidRPr="00903DBA">
        <w:rPr>
          <w:highlight w:val="white"/>
        </w:rPr>
        <w:t xml:space="preserve"> static variable is true. In this chapter, we perform the actions for the Linux target system, see Chapter </w:t>
      </w:r>
      <w:r w:rsidRPr="00903DBA">
        <w:fldChar w:fldCharType="begin"/>
      </w:r>
      <w:r w:rsidRPr="00903DBA">
        <w:instrText xml:space="preserve"> REF _Ref54009755 \r \h </w:instrText>
      </w:r>
      <w:r w:rsidRPr="00903DBA">
        <w:fldChar w:fldCharType="separate"/>
      </w:r>
      <w:r w:rsidR="00392B3E">
        <w:t>13</w:t>
      </w:r>
      <w:r w:rsidRPr="00903DBA">
        <w:fldChar w:fldCharType="end"/>
      </w:r>
      <w:r w:rsidRPr="00903DBA">
        <w:rPr>
          <w:highlight w:val="white"/>
        </w:rPr>
        <w:t xml:space="preserve"> for the Windows target system.</w:t>
      </w:r>
    </w:p>
    <w:p w14:paraId="0378F8A2" w14:textId="77777777" w:rsidR="005E5A36" w:rsidRPr="00903DBA" w:rsidRDefault="005E5A36" w:rsidP="005E5A36">
      <w:pPr>
        <w:rPr>
          <w:highlight w:val="white"/>
        </w:rPr>
      </w:pPr>
      <w:r w:rsidRPr="00903DBA">
        <w:rPr>
          <w:highlight w:val="white"/>
        </w:rPr>
        <w:t>In the Linux case, we need to generate the assembly text from the assembly code list. We also need to generate the extern set; that is, the set of accesses of static variables with external linkage and the calls to all functions with external linkage.</w:t>
      </w:r>
    </w:p>
    <w:p w14:paraId="52E71FE3" w14:textId="77777777" w:rsidR="005E5A36" w:rsidRPr="00903DBA" w:rsidRDefault="005E5A36" w:rsidP="005E5A36">
      <w:pPr>
        <w:pStyle w:val="Code"/>
        <w:rPr>
          <w:highlight w:val="white"/>
        </w:rPr>
      </w:pPr>
      <w:r w:rsidRPr="00903DBA">
        <w:rPr>
          <w:highlight w:val="white"/>
        </w:rPr>
        <w:lastRenderedPageBreak/>
        <w:t xml:space="preserve">      if (Start.Linux) {</w:t>
      </w:r>
    </w:p>
    <w:p w14:paraId="07BF3AC9" w14:textId="77777777" w:rsidR="005E5A36" w:rsidRPr="00903DBA" w:rsidRDefault="005E5A36" w:rsidP="005E5A36">
      <w:pPr>
        <w:pStyle w:val="Code"/>
        <w:rPr>
          <w:highlight w:val="white"/>
        </w:rPr>
      </w:pPr>
      <w:r w:rsidRPr="00903DBA">
        <w:rPr>
          <w:highlight w:val="white"/>
        </w:rPr>
        <w:t xml:space="preserve">        List&lt;string&gt; textList = new List&lt;string&gt;();</w:t>
      </w:r>
    </w:p>
    <w:p w14:paraId="4E3ED309" w14:textId="77777777" w:rsidR="005E5A36" w:rsidRPr="00903DBA" w:rsidRDefault="005E5A36" w:rsidP="005E5A36">
      <w:pPr>
        <w:pStyle w:val="Code"/>
        <w:rPr>
          <w:highlight w:val="white"/>
        </w:rPr>
      </w:pPr>
    </w:p>
    <w:p w14:paraId="5B32EBF1" w14:textId="77777777" w:rsidR="005E5A36" w:rsidRPr="00903DBA" w:rsidRDefault="005E5A36" w:rsidP="005E5A36">
      <w:pPr>
        <w:pStyle w:val="Code"/>
        <w:rPr>
          <w:highlight w:val="white"/>
        </w:rPr>
      </w:pPr>
      <w:r w:rsidRPr="00903DBA">
        <w:rPr>
          <w:highlight w:val="white"/>
        </w:rPr>
        <w:t xml:space="preserve">        if (SymbolTable.CurrentFunction.UniqueName.</w:t>
      </w:r>
    </w:p>
    <w:p w14:paraId="4B925710" w14:textId="77777777" w:rsidR="005E5A36" w:rsidRPr="00903DBA" w:rsidRDefault="005E5A36" w:rsidP="005E5A36">
      <w:pPr>
        <w:pStyle w:val="Code"/>
        <w:rPr>
          <w:highlight w:val="white"/>
        </w:rPr>
      </w:pPr>
      <w:r w:rsidRPr="00903DBA">
        <w:rPr>
          <w:highlight w:val="white"/>
        </w:rPr>
        <w:t xml:space="preserve">            Equals(AssemblyCodeGenerator.MainName)) {</w:t>
      </w:r>
    </w:p>
    <w:p w14:paraId="4822EAD6" w14:textId="77777777" w:rsidR="005E5A36" w:rsidRPr="00903DBA" w:rsidRDefault="005E5A36" w:rsidP="005E5A36">
      <w:pPr>
        <w:pStyle w:val="Code"/>
        <w:rPr>
          <w:highlight w:val="white"/>
        </w:rPr>
      </w:pPr>
      <w:r w:rsidRPr="00903DBA">
        <w:rPr>
          <w:highlight w:val="white"/>
        </w:rPr>
        <w:t xml:space="preserve">          textList.AddRange(SymbolTable.InitSymbol.TextList);</w:t>
      </w:r>
    </w:p>
    <w:p w14:paraId="7E97EE67" w14:textId="77777777" w:rsidR="005E5A36" w:rsidRPr="00903DBA" w:rsidRDefault="005E5A36" w:rsidP="005E5A36">
      <w:pPr>
        <w:pStyle w:val="Code"/>
        <w:rPr>
          <w:highlight w:val="white"/>
        </w:rPr>
      </w:pPr>
    </w:p>
    <w:p w14:paraId="25A1DD61" w14:textId="77777777" w:rsidR="005E5A36" w:rsidRPr="00903DBA" w:rsidRDefault="005E5A36" w:rsidP="005E5A36">
      <w:pPr>
        <w:pStyle w:val="Code"/>
        <w:rPr>
          <w:highlight w:val="white"/>
        </w:rPr>
      </w:pPr>
      <w:r w:rsidRPr="00903DBA">
        <w:rPr>
          <w:highlight w:val="white"/>
        </w:rPr>
        <w:t xml:space="preserve">          if (SymbolTable.ArgsSymbol != null) {</w:t>
      </w:r>
    </w:p>
    <w:p w14:paraId="4DB6A4BC" w14:textId="77777777" w:rsidR="005E5A36" w:rsidRPr="00903DBA" w:rsidRDefault="005E5A36" w:rsidP="005E5A36">
      <w:pPr>
        <w:pStyle w:val="Code"/>
        <w:rPr>
          <w:highlight w:val="white"/>
        </w:rPr>
      </w:pPr>
      <w:r w:rsidRPr="00903DBA">
        <w:rPr>
          <w:highlight w:val="white"/>
        </w:rPr>
        <w:t xml:space="preserve">            textList.AddRange(SymbolTable.ArgsSymbol.TextList);</w:t>
      </w:r>
    </w:p>
    <w:p w14:paraId="72DA999C" w14:textId="77777777" w:rsidR="005E5A36" w:rsidRPr="00903DBA" w:rsidRDefault="005E5A36" w:rsidP="005E5A36">
      <w:pPr>
        <w:pStyle w:val="Code"/>
        <w:rPr>
          <w:highlight w:val="white"/>
        </w:rPr>
      </w:pPr>
      <w:r w:rsidRPr="00903DBA">
        <w:rPr>
          <w:highlight w:val="white"/>
        </w:rPr>
        <w:t xml:space="preserve">          }</w:t>
      </w:r>
    </w:p>
    <w:p w14:paraId="4743E34B" w14:textId="77777777" w:rsidR="005E5A36" w:rsidRPr="00903DBA" w:rsidRDefault="005E5A36" w:rsidP="005E5A36">
      <w:pPr>
        <w:pStyle w:val="Code"/>
        <w:rPr>
          <w:highlight w:val="white"/>
        </w:rPr>
      </w:pPr>
      <w:r w:rsidRPr="00903DBA">
        <w:rPr>
          <w:highlight w:val="white"/>
        </w:rPr>
        <w:t xml:space="preserve">        }</w:t>
      </w:r>
    </w:p>
    <w:p w14:paraId="12738433" w14:textId="77777777" w:rsidR="005E5A36" w:rsidRPr="00903DBA" w:rsidRDefault="005E5A36" w:rsidP="005E5A36">
      <w:pPr>
        <w:pStyle w:val="Code"/>
        <w:rPr>
          <w:highlight w:val="white"/>
        </w:rPr>
      </w:pPr>
      <w:r w:rsidRPr="00903DBA">
        <w:rPr>
          <w:highlight w:val="white"/>
        </w:rPr>
        <w:t xml:space="preserve">        else {</w:t>
      </w:r>
    </w:p>
    <w:p w14:paraId="74A344BB" w14:textId="77777777" w:rsidR="005E5A36" w:rsidRPr="00903DBA" w:rsidRDefault="005E5A36" w:rsidP="005E5A36">
      <w:pPr>
        <w:pStyle w:val="Code"/>
        <w:rPr>
          <w:highlight w:val="white"/>
        </w:rPr>
      </w:pPr>
      <w:r w:rsidRPr="00903DBA">
        <w:rPr>
          <w:highlight w:val="white"/>
        </w:rPr>
        <w:t xml:space="preserve">          textList.Add("section .text");</w:t>
      </w:r>
    </w:p>
    <w:p w14:paraId="3690C095" w14:textId="77777777" w:rsidR="005E5A36" w:rsidRPr="00903DBA" w:rsidRDefault="005E5A36" w:rsidP="005E5A36">
      <w:pPr>
        <w:pStyle w:val="Code"/>
        <w:rPr>
          <w:highlight w:val="white"/>
        </w:rPr>
      </w:pPr>
      <w:r w:rsidRPr="00903DBA">
        <w:rPr>
          <w:highlight w:val="white"/>
        </w:rPr>
        <w:t xml:space="preserve">        }</w:t>
      </w:r>
    </w:p>
    <w:p w14:paraId="6A38D756" w14:textId="77777777" w:rsidR="005E5A36" w:rsidRPr="00903DBA" w:rsidRDefault="005E5A36" w:rsidP="005E5A36">
      <w:pPr>
        <w:pStyle w:val="Code"/>
        <w:rPr>
          <w:highlight w:val="white"/>
        </w:rPr>
      </w:pPr>
    </w:p>
    <w:p w14:paraId="21A9FBD3" w14:textId="77777777" w:rsidR="005E5A36" w:rsidRPr="00903DBA" w:rsidRDefault="005E5A36" w:rsidP="005E5A36">
      <w:pPr>
        <w:pStyle w:val="Code"/>
        <w:rPr>
          <w:highlight w:val="white"/>
        </w:rPr>
      </w:pPr>
      <w:r w:rsidRPr="00903DBA">
        <w:rPr>
          <w:highlight w:val="white"/>
        </w:rPr>
        <w:t xml:space="preserve">        ISet&lt;string&gt; externSet = new HashSet&lt;string&gt;();</w:t>
      </w:r>
    </w:p>
    <w:p w14:paraId="112E919E" w14:textId="77777777" w:rsidR="005E5A36" w:rsidRPr="00903DBA" w:rsidRDefault="005E5A36" w:rsidP="005E5A36">
      <w:pPr>
        <w:pStyle w:val="Code"/>
        <w:rPr>
          <w:highlight w:val="white"/>
        </w:rPr>
      </w:pPr>
      <w:r w:rsidRPr="00903DBA">
        <w:rPr>
          <w:highlight w:val="white"/>
        </w:rPr>
        <w:t xml:space="preserve">        AssemblyCodeGenerator.LinuxTextList(assemblyCodeList, textList,</w:t>
      </w:r>
    </w:p>
    <w:p w14:paraId="42950435" w14:textId="77777777" w:rsidR="005E5A36" w:rsidRPr="00903DBA" w:rsidRDefault="005E5A36" w:rsidP="005E5A36">
      <w:pPr>
        <w:pStyle w:val="Code"/>
        <w:rPr>
          <w:highlight w:val="white"/>
        </w:rPr>
      </w:pPr>
      <w:r w:rsidRPr="00903DBA">
        <w:rPr>
          <w:highlight w:val="white"/>
        </w:rPr>
        <w:t xml:space="preserve">                                            externSet);</w:t>
      </w:r>
    </w:p>
    <w:p w14:paraId="69CF4CBA" w14:textId="102EE4AC" w:rsidR="005E5A36" w:rsidRPr="00903DBA" w:rsidRDefault="005E5A36" w:rsidP="005E5A36">
      <w:pPr>
        <w:rPr>
          <w:highlight w:val="white"/>
        </w:rPr>
      </w:pPr>
      <w:r w:rsidRPr="00903DBA">
        <w:rPr>
          <w:highlight w:val="white"/>
        </w:rPr>
        <w:t xml:space="preserve">When the text list and access set has been generated, we create a static symbol that we add to the global static set. In this way, the assembly code text of the function will be added to final assembly file. The symbols of the global static set is then handled by the Main method of Section </w:t>
      </w:r>
      <w:r w:rsidRPr="00903DBA">
        <w:rPr>
          <w:highlight w:val="white"/>
        </w:rPr>
        <w:fldChar w:fldCharType="begin"/>
      </w:r>
      <w:r w:rsidRPr="00903DBA">
        <w:rPr>
          <w:highlight w:val="white"/>
        </w:rPr>
        <w:instrText xml:space="preserve"> REF _Ref54199481 \r \h </w:instrText>
      </w:r>
      <w:r w:rsidRPr="00903DBA">
        <w:rPr>
          <w:highlight w:val="white"/>
        </w:rPr>
      </w:r>
      <w:r w:rsidRPr="00903DBA">
        <w:rPr>
          <w:highlight w:val="white"/>
        </w:rPr>
        <w:fldChar w:fldCharType="separate"/>
      </w:r>
      <w:r w:rsidR="00392B3E">
        <w:rPr>
          <w:highlight w:val="white"/>
        </w:rPr>
        <w:t>1.3</w:t>
      </w:r>
      <w:r w:rsidRPr="00903DBA">
        <w:rPr>
          <w:highlight w:val="white"/>
        </w:rPr>
        <w:fldChar w:fldCharType="end"/>
      </w:r>
    </w:p>
    <w:p w14:paraId="50BF75DA" w14:textId="77777777" w:rsidR="005E5A36" w:rsidRPr="00903DBA" w:rsidRDefault="005E5A36" w:rsidP="005E5A36">
      <w:pPr>
        <w:pStyle w:val="Code"/>
        <w:rPr>
          <w:highlight w:val="white"/>
        </w:rPr>
      </w:pPr>
      <w:r w:rsidRPr="00903DBA">
        <w:rPr>
          <w:highlight w:val="white"/>
        </w:rPr>
        <w:t xml:space="preserve">        StaticSymbol staticSymbol =</w:t>
      </w:r>
    </w:p>
    <w:p w14:paraId="5C1916D1" w14:textId="77777777" w:rsidR="005E5A36" w:rsidRPr="00903DBA" w:rsidRDefault="005E5A36" w:rsidP="005E5A36">
      <w:pPr>
        <w:pStyle w:val="Code"/>
        <w:rPr>
          <w:highlight w:val="white"/>
        </w:rPr>
      </w:pPr>
      <w:r w:rsidRPr="00903DBA">
        <w:rPr>
          <w:highlight w:val="white"/>
        </w:rPr>
        <w:t xml:space="preserve">          new StaticSymbolLinux(SymbolTable.CurrentFunction.UniqueName,</w:t>
      </w:r>
    </w:p>
    <w:p w14:paraId="498D3BF9" w14:textId="77777777" w:rsidR="005E5A36" w:rsidRPr="00903DBA" w:rsidRDefault="005E5A36" w:rsidP="005E5A36">
      <w:pPr>
        <w:pStyle w:val="Code"/>
        <w:rPr>
          <w:highlight w:val="white"/>
        </w:rPr>
      </w:pPr>
      <w:r w:rsidRPr="00903DBA">
        <w:rPr>
          <w:highlight w:val="white"/>
        </w:rPr>
        <w:t xml:space="preserve">                                textList, externSet);</w:t>
      </w:r>
    </w:p>
    <w:p w14:paraId="4A429673" w14:textId="77777777" w:rsidR="005E5A36" w:rsidRPr="00903DBA" w:rsidRDefault="005E5A36" w:rsidP="005E5A36">
      <w:pPr>
        <w:pStyle w:val="Code"/>
        <w:rPr>
          <w:highlight w:val="white"/>
        </w:rPr>
      </w:pPr>
      <w:r w:rsidRPr="00903DBA">
        <w:rPr>
          <w:highlight w:val="white"/>
        </w:rPr>
        <w:t xml:space="preserve">        SymbolTable.StaticSet.Add(staticSymbol);</w:t>
      </w:r>
    </w:p>
    <w:p w14:paraId="77928F31" w14:textId="77777777" w:rsidR="005E5A36" w:rsidRPr="00903DBA" w:rsidRDefault="005E5A36" w:rsidP="005E5A36">
      <w:pPr>
        <w:pStyle w:val="Code"/>
        <w:rPr>
          <w:highlight w:val="white"/>
        </w:rPr>
      </w:pPr>
      <w:r w:rsidRPr="00903DBA">
        <w:rPr>
          <w:highlight w:val="white"/>
        </w:rPr>
        <w:t xml:space="preserve">      }</w:t>
      </w:r>
    </w:p>
    <w:p w14:paraId="4C8C4DB3" w14:textId="77777777" w:rsidR="005E5A36" w:rsidRPr="00903DBA" w:rsidRDefault="005E5A36" w:rsidP="005E5A36">
      <w:pPr>
        <w:pStyle w:val="Code"/>
        <w:rPr>
          <w:highlight w:val="white"/>
        </w:rPr>
      </w:pPr>
    </w:p>
    <w:p w14:paraId="3D8DB274" w14:textId="77777777" w:rsidR="005E5A36" w:rsidRPr="00903DBA" w:rsidRDefault="005E5A36" w:rsidP="005E5A36">
      <w:pPr>
        <w:pStyle w:val="Code"/>
        <w:rPr>
          <w:highlight w:val="white"/>
        </w:rPr>
      </w:pPr>
      <w:r w:rsidRPr="00903DBA">
        <w:rPr>
          <w:highlight w:val="white"/>
        </w:rPr>
        <w:t xml:space="preserve">      if (Start.Windows) {</w:t>
      </w:r>
    </w:p>
    <w:p w14:paraId="0003F199" w14:textId="77777777" w:rsidR="005E5A36" w:rsidRPr="00903DBA" w:rsidRDefault="005E5A36" w:rsidP="005E5A36">
      <w:pPr>
        <w:pStyle w:val="Code"/>
        <w:rPr>
          <w:highlight w:val="white"/>
        </w:rPr>
      </w:pPr>
      <w:r w:rsidRPr="00903DBA">
        <w:rPr>
          <w:highlight w:val="white"/>
        </w:rPr>
        <w:t xml:space="preserve">        // ...</w:t>
      </w:r>
    </w:p>
    <w:p w14:paraId="32582BD0" w14:textId="77777777" w:rsidR="005E5A36" w:rsidRPr="00903DBA" w:rsidRDefault="005E5A36" w:rsidP="005E5A36">
      <w:pPr>
        <w:pStyle w:val="Code"/>
        <w:rPr>
          <w:highlight w:val="white"/>
        </w:rPr>
      </w:pPr>
      <w:r w:rsidRPr="00903DBA">
        <w:rPr>
          <w:highlight w:val="white"/>
        </w:rPr>
        <w:t xml:space="preserve">      }</w:t>
      </w:r>
    </w:p>
    <w:p w14:paraId="7B958B00" w14:textId="77777777" w:rsidR="005E5A36" w:rsidRPr="00903DBA" w:rsidRDefault="005E5A36" w:rsidP="005E5A36">
      <w:pPr>
        <w:rPr>
          <w:highlight w:val="white"/>
        </w:rPr>
      </w:pPr>
      <w:r w:rsidRPr="00903DBA">
        <w:rPr>
          <w:highlight w:val="white"/>
        </w:rPr>
        <w:t>Finally, we set the former symbol table, which is the parent table of this function’s table, to be the current table. We also set the current function to null, which strictly speaking in not necessary. However, it is logical to set it to null when the parser does not parse the code of a function.</w:t>
      </w:r>
    </w:p>
    <w:p w14:paraId="33026EC2" w14:textId="77777777" w:rsidR="005E5A36" w:rsidRPr="00903DBA" w:rsidRDefault="005E5A36" w:rsidP="005E5A36">
      <w:pPr>
        <w:pStyle w:val="Code"/>
        <w:rPr>
          <w:highlight w:val="white"/>
        </w:rPr>
      </w:pPr>
      <w:r w:rsidRPr="00903DBA">
        <w:rPr>
          <w:highlight w:val="white"/>
        </w:rPr>
        <w:t xml:space="preserve">      SymbolTable.CurrentTable = SymbolTable.CurrentTable.ParentTable;</w:t>
      </w:r>
    </w:p>
    <w:p w14:paraId="7F5FCBFC" w14:textId="77777777" w:rsidR="005E5A36" w:rsidRPr="00903DBA" w:rsidRDefault="005E5A36" w:rsidP="005E5A36">
      <w:pPr>
        <w:pStyle w:val="Code"/>
        <w:rPr>
          <w:highlight w:val="white"/>
        </w:rPr>
      </w:pPr>
      <w:r w:rsidRPr="00903DBA">
        <w:rPr>
          <w:highlight w:val="white"/>
        </w:rPr>
        <w:t xml:space="preserve">      SymbolTable.CurrentFunction = null;</w:t>
      </w:r>
    </w:p>
    <w:p w14:paraId="192175A4" w14:textId="77777777" w:rsidR="005E5A36" w:rsidRPr="00903DBA" w:rsidRDefault="005E5A36" w:rsidP="005E5A36">
      <w:pPr>
        <w:pStyle w:val="Code"/>
        <w:rPr>
          <w:highlight w:val="white"/>
        </w:rPr>
      </w:pPr>
      <w:r w:rsidRPr="00903DBA">
        <w:rPr>
          <w:highlight w:val="white"/>
        </w:rPr>
        <w:t xml:space="preserve">    }</w:t>
      </w:r>
    </w:p>
    <w:p w14:paraId="33AAC80E" w14:textId="77777777" w:rsidR="005E5A36" w:rsidRDefault="005E5A36" w:rsidP="005E5A36">
      <w:pPr>
        <w:pStyle w:val="Rubrik3"/>
        <w:rPr>
          <w:highlight w:val="white"/>
        </w:rPr>
      </w:pPr>
      <w:r w:rsidRPr="00F92D57">
        <w:rPr>
          <w:highlight w:val="white"/>
        </w:rPr>
        <w:t>Specifier List</w:t>
      </w:r>
    </w:p>
    <w:p w14:paraId="39C992C2" w14:textId="77777777" w:rsidR="005E5A36" w:rsidRPr="00903DBA" w:rsidRDefault="005E5A36" w:rsidP="00E93BF4">
      <w:pPr>
        <w:pStyle w:val="Rubrik3"/>
        <w:rPr>
          <w:highlight w:val="white"/>
        </w:rPr>
      </w:pPr>
      <w:r w:rsidRPr="00903DBA">
        <w:rPr>
          <w:highlight w:val="white"/>
        </w:rPr>
        <w:t>Structs and Unions</w:t>
      </w:r>
    </w:p>
    <w:p w14:paraId="050FF5DF" w14:textId="77777777" w:rsidR="005E5A36" w:rsidRPr="00903DBA" w:rsidRDefault="005E5A36" w:rsidP="005E5A36">
      <w:pPr>
        <w:pStyle w:val="CodeHeader"/>
        <w:rPr>
          <w:highlight w:val="white"/>
        </w:rPr>
      </w:pPr>
      <w:r w:rsidRPr="00903DBA">
        <w:rPr>
          <w:highlight w:val="white"/>
        </w:rPr>
        <w:t>MiddleCodeGenerator.cs</w:t>
      </w:r>
    </w:p>
    <w:p w14:paraId="505813DF" w14:textId="77777777" w:rsidR="005E5A36" w:rsidRPr="00903DBA" w:rsidRDefault="005E5A36" w:rsidP="005E5A36">
      <w:pPr>
        <w:pStyle w:val="Code"/>
        <w:rPr>
          <w:highlight w:val="white"/>
        </w:rPr>
      </w:pPr>
      <w:r w:rsidRPr="00903DBA">
        <w:rPr>
          <w:highlight w:val="white"/>
        </w:rPr>
        <w:t xml:space="preserve">    public static void StructUnionHeader(string optionalName, Sort sort) {</w:t>
      </w:r>
    </w:p>
    <w:p w14:paraId="5DFF4420" w14:textId="77777777" w:rsidR="005E5A36" w:rsidRPr="00903DBA" w:rsidRDefault="005E5A36" w:rsidP="005E5A36">
      <w:pPr>
        <w:pStyle w:val="Code"/>
        <w:rPr>
          <w:highlight w:val="white"/>
        </w:rPr>
      </w:pPr>
      <w:r w:rsidRPr="00903DBA">
        <w:rPr>
          <w:highlight w:val="white"/>
        </w:rPr>
        <w:t xml:space="preserve">      if (optionalName != null) {</w:t>
      </w:r>
    </w:p>
    <w:p w14:paraId="24E571F8" w14:textId="77777777" w:rsidR="005E5A36" w:rsidRPr="00903DBA" w:rsidRDefault="005E5A36" w:rsidP="005E5A36">
      <w:pPr>
        <w:pStyle w:val="Code"/>
        <w:rPr>
          <w:highlight w:val="white"/>
        </w:rPr>
      </w:pPr>
      <w:r w:rsidRPr="00903DBA">
        <w:rPr>
          <w:highlight w:val="white"/>
        </w:rPr>
        <w:t xml:space="preserve">        Type type = new Type(sort);</w:t>
      </w:r>
    </w:p>
    <w:p w14:paraId="1151F19E" w14:textId="77777777" w:rsidR="005E5A36" w:rsidRPr="00903DBA" w:rsidRDefault="005E5A36" w:rsidP="005E5A36">
      <w:pPr>
        <w:pStyle w:val="Code"/>
        <w:rPr>
          <w:highlight w:val="white"/>
        </w:rPr>
      </w:pPr>
      <w:r w:rsidRPr="00903DBA">
        <w:rPr>
          <w:highlight w:val="white"/>
        </w:rPr>
        <w:t xml:space="preserve">        SymbolTable.CurrentTable.AddTag(optionalName, type);</w:t>
      </w:r>
    </w:p>
    <w:p w14:paraId="0FAEE88F" w14:textId="77777777" w:rsidR="005E5A36" w:rsidRPr="00903DBA" w:rsidRDefault="005E5A36" w:rsidP="005E5A36">
      <w:pPr>
        <w:pStyle w:val="Code"/>
        <w:rPr>
          <w:highlight w:val="white"/>
        </w:rPr>
      </w:pPr>
      <w:r w:rsidRPr="00903DBA">
        <w:rPr>
          <w:highlight w:val="white"/>
        </w:rPr>
        <w:t xml:space="preserve">      }</w:t>
      </w:r>
    </w:p>
    <w:p w14:paraId="441C653B" w14:textId="77777777" w:rsidR="005E5A36" w:rsidRPr="00903DBA" w:rsidRDefault="005E5A36" w:rsidP="005E5A36">
      <w:pPr>
        <w:pStyle w:val="Code"/>
        <w:rPr>
          <w:highlight w:val="white"/>
        </w:rPr>
      </w:pPr>
      <w:r w:rsidRPr="00903DBA">
        <w:rPr>
          <w:highlight w:val="white"/>
        </w:rPr>
        <w:t xml:space="preserve">    }</w:t>
      </w:r>
    </w:p>
    <w:p w14:paraId="10645384" w14:textId="77777777" w:rsidR="005E5A36" w:rsidRPr="00903DBA" w:rsidRDefault="005E5A36" w:rsidP="005E5A36">
      <w:pPr>
        <w:rPr>
          <w:rStyle w:val="KeyWord0"/>
          <w:highlight w:val="white"/>
        </w:rPr>
      </w:pPr>
      <w:r w:rsidRPr="00903DBA">
        <w:rPr>
          <w:highlight w:val="white"/>
        </w:rPr>
        <w:t xml:space="preserve">The </w:t>
      </w:r>
      <w:r w:rsidRPr="00903DBA">
        <w:rPr>
          <w:rStyle w:val="KeyWord0"/>
          <w:highlight w:val="white"/>
        </w:rPr>
        <w:t>StructUnionSpecifier</w:t>
      </w:r>
      <w:r w:rsidRPr="00903DBA">
        <w:rPr>
          <w:highlight w:val="white"/>
        </w:rPr>
        <w:t xml:space="preserve"> method adds a struct or union. The </w:t>
      </w:r>
      <w:r w:rsidRPr="00903DBA">
        <w:rPr>
          <w:rStyle w:val="KeyWord0"/>
          <w:highlight w:val="white"/>
        </w:rPr>
        <w:t>sort</w:t>
      </w:r>
      <w:r w:rsidRPr="00903DBA">
        <w:rPr>
          <w:highlight w:val="white"/>
        </w:rPr>
        <w:t xml:space="preserve"> parameter is either </w:t>
      </w:r>
      <w:r w:rsidRPr="00903DBA">
        <w:rPr>
          <w:rStyle w:val="KeyWord0"/>
          <w:highlight w:val="white"/>
        </w:rPr>
        <w:t>Sort.Struct</w:t>
      </w:r>
      <w:r w:rsidRPr="00903DBA">
        <w:rPr>
          <w:highlight w:val="white"/>
        </w:rPr>
        <w:t xml:space="preserve"> or </w:t>
      </w:r>
      <w:r w:rsidRPr="00903DBA">
        <w:rPr>
          <w:rStyle w:val="KeyWord0"/>
          <w:highlight w:val="white"/>
        </w:rPr>
        <w:t>Sort.Union</w:t>
      </w:r>
      <w:r w:rsidRPr="00903DBA">
        <w:rPr>
          <w:highlight w:val="white"/>
        </w:rPr>
        <w:t xml:space="preserve">. If the optional name is not null, we look up the type (it has been added by </w:t>
      </w:r>
      <w:r w:rsidRPr="00903DBA">
        <w:rPr>
          <w:rStyle w:val="KeyWord0"/>
          <w:highlight w:val="white"/>
        </w:rPr>
        <w:t>StructOrUnionHeader</w:t>
      </w:r>
      <w:r w:rsidRPr="00903DBA">
        <w:rPr>
          <w:highlight w:val="white"/>
        </w:rPr>
        <w:t xml:space="preserve"> above) and sets its member map, which is given by the entry map of the current symbol table.</w:t>
      </w:r>
    </w:p>
    <w:p w14:paraId="73E4A293" w14:textId="77777777" w:rsidR="005E5A36" w:rsidRPr="00903DBA" w:rsidRDefault="005E5A36" w:rsidP="005E5A36">
      <w:pPr>
        <w:pStyle w:val="Code"/>
        <w:rPr>
          <w:highlight w:val="white"/>
        </w:rPr>
      </w:pPr>
      <w:r w:rsidRPr="00903DBA">
        <w:rPr>
          <w:highlight w:val="white"/>
        </w:rPr>
        <w:lastRenderedPageBreak/>
        <w:t xml:space="preserve">    public static Type StructUnionSpecifier(string optionalName, Sort sort) {</w:t>
      </w:r>
    </w:p>
    <w:p w14:paraId="253DE760" w14:textId="77777777" w:rsidR="005E5A36" w:rsidRPr="00903DBA" w:rsidRDefault="005E5A36" w:rsidP="005E5A36">
      <w:pPr>
        <w:pStyle w:val="Code"/>
        <w:rPr>
          <w:highlight w:val="white"/>
        </w:rPr>
      </w:pPr>
      <w:r w:rsidRPr="00903DBA">
        <w:rPr>
          <w:highlight w:val="white"/>
        </w:rPr>
        <w:t xml:space="preserve">      if (optionalName != null) {</w:t>
      </w:r>
    </w:p>
    <w:p w14:paraId="52E21F06" w14:textId="77777777" w:rsidR="005E5A36" w:rsidRPr="00903DBA" w:rsidRDefault="005E5A36" w:rsidP="005E5A36">
      <w:pPr>
        <w:pStyle w:val="Code"/>
        <w:rPr>
          <w:highlight w:val="white"/>
        </w:rPr>
      </w:pPr>
      <w:r w:rsidRPr="00903DBA">
        <w:rPr>
          <w:highlight w:val="white"/>
        </w:rPr>
        <w:t xml:space="preserve">        Type type = SymbolTable.CurrentTable.LookupTag(optionalName, sort);</w:t>
      </w:r>
    </w:p>
    <w:p w14:paraId="47CCF827" w14:textId="77777777" w:rsidR="005E5A36" w:rsidRPr="00903DBA" w:rsidRDefault="005E5A36" w:rsidP="005E5A36">
      <w:pPr>
        <w:pStyle w:val="Code"/>
        <w:rPr>
          <w:highlight w:val="white"/>
        </w:rPr>
      </w:pPr>
      <w:r w:rsidRPr="00903DBA">
        <w:rPr>
          <w:highlight w:val="white"/>
        </w:rPr>
        <w:t xml:space="preserve">        type.MemberMap = SymbolTable.CurrentTable.EntryMap;</w:t>
      </w:r>
    </w:p>
    <w:p w14:paraId="1D58DB3E" w14:textId="77777777" w:rsidR="005E5A36" w:rsidRPr="00903DBA" w:rsidRDefault="005E5A36" w:rsidP="005E5A36">
      <w:pPr>
        <w:pStyle w:val="Code"/>
        <w:rPr>
          <w:highlight w:val="white"/>
        </w:rPr>
      </w:pPr>
      <w:r w:rsidRPr="00903DBA">
        <w:rPr>
          <w:highlight w:val="white"/>
        </w:rPr>
        <w:t xml:space="preserve">        type.MemberList = SymbolTable.CurrentTable.EntryList;</w:t>
      </w:r>
    </w:p>
    <w:p w14:paraId="74DFA2A7" w14:textId="77777777" w:rsidR="005E5A36" w:rsidRPr="00903DBA" w:rsidRDefault="005E5A36" w:rsidP="005E5A36">
      <w:pPr>
        <w:pStyle w:val="Code"/>
        <w:rPr>
          <w:highlight w:val="white"/>
        </w:rPr>
      </w:pPr>
      <w:r w:rsidRPr="00903DBA">
        <w:rPr>
          <w:highlight w:val="white"/>
        </w:rPr>
        <w:t xml:space="preserve">        return type;</w:t>
      </w:r>
    </w:p>
    <w:p w14:paraId="426FC54C" w14:textId="77777777" w:rsidR="005E5A36" w:rsidRPr="00903DBA" w:rsidRDefault="005E5A36" w:rsidP="005E5A36">
      <w:pPr>
        <w:pStyle w:val="Code"/>
        <w:rPr>
          <w:highlight w:val="white"/>
        </w:rPr>
      </w:pPr>
      <w:r w:rsidRPr="00903DBA">
        <w:rPr>
          <w:highlight w:val="white"/>
        </w:rPr>
        <w:t xml:space="preserve">      }</w:t>
      </w:r>
    </w:p>
    <w:p w14:paraId="54F0CC59" w14:textId="77777777" w:rsidR="005E5A36" w:rsidRPr="00903DBA" w:rsidRDefault="005E5A36" w:rsidP="005E5A36">
      <w:pPr>
        <w:rPr>
          <w:highlight w:val="white"/>
        </w:rPr>
      </w:pPr>
      <w:r w:rsidRPr="00903DBA">
        <w:rPr>
          <w:highlight w:val="white"/>
        </w:rPr>
        <w:t>If the optional name is null, we create and return a type with the entry map of the current symbol table.</w:t>
      </w:r>
    </w:p>
    <w:p w14:paraId="34DC6712" w14:textId="77777777" w:rsidR="005E5A36" w:rsidRPr="00903DBA" w:rsidRDefault="005E5A36" w:rsidP="005E5A36">
      <w:pPr>
        <w:pStyle w:val="Code"/>
        <w:rPr>
          <w:highlight w:val="white"/>
        </w:rPr>
      </w:pPr>
      <w:r w:rsidRPr="00903DBA">
        <w:rPr>
          <w:highlight w:val="white"/>
        </w:rPr>
        <w:t xml:space="preserve">      else {</w:t>
      </w:r>
    </w:p>
    <w:p w14:paraId="066AF73B" w14:textId="77777777" w:rsidR="005E5A36" w:rsidRPr="00903DBA" w:rsidRDefault="005E5A36" w:rsidP="005E5A36">
      <w:pPr>
        <w:pStyle w:val="Code"/>
        <w:rPr>
          <w:highlight w:val="white"/>
        </w:rPr>
      </w:pPr>
      <w:r w:rsidRPr="00903DBA">
        <w:rPr>
          <w:highlight w:val="white"/>
        </w:rPr>
        <w:t xml:space="preserve">        return (new Type(sort, SymbolTable.CurrentTable.EntryMap,</w:t>
      </w:r>
    </w:p>
    <w:p w14:paraId="509B562B" w14:textId="77777777" w:rsidR="005E5A36" w:rsidRPr="00903DBA" w:rsidRDefault="005E5A36" w:rsidP="005E5A36">
      <w:pPr>
        <w:pStyle w:val="Code"/>
        <w:rPr>
          <w:highlight w:val="white"/>
        </w:rPr>
      </w:pPr>
      <w:r w:rsidRPr="00903DBA">
        <w:rPr>
          <w:highlight w:val="white"/>
        </w:rPr>
        <w:t xml:space="preserve">                         SymbolTable.CurrentTable.EntryList));</w:t>
      </w:r>
    </w:p>
    <w:p w14:paraId="72459140" w14:textId="77777777" w:rsidR="005E5A36" w:rsidRPr="00903DBA" w:rsidRDefault="005E5A36" w:rsidP="005E5A36">
      <w:pPr>
        <w:pStyle w:val="Code"/>
        <w:rPr>
          <w:highlight w:val="white"/>
        </w:rPr>
      </w:pPr>
      <w:r w:rsidRPr="00903DBA">
        <w:rPr>
          <w:highlight w:val="white"/>
        </w:rPr>
        <w:t xml:space="preserve">      }</w:t>
      </w:r>
    </w:p>
    <w:p w14:paraId="71E23816" w14:textId="77777777" w:rsidR="005E5A36" w:rsidRPr="00903DBA" w:rsidRDefault="005E5A36" w:rsidP="005E5A36">
      <w:pPr>
        <w:pStyle w:val="Code"/>
        <w:rPr>
          <w:highlight w:val="white"/>
        </w:rPr>
      </w:pPr>
      <w:r w:rsidRPr="00903DBA">
        <w:rPr>
          <w:highlight w:val="white"/>
        </w:rPr>
        <w:t xml:space="preserve">    }</w:t>
      </w:r>
    </w:p>
    <w:p w14:paraId="0E8E9D4E"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LookupStructUnion</w:t>
      </w:r>
      <w:r w:rsidRPr="00903DBA">
        <w:rPr>
          <w:highlight w:val="white"/>
        </w:rPr>
        <w:t xml:space="preserve"> method looks a struct or union. The sort parameter is either </w:t>
      </w:r>
      <w:r w:rsidRPr="00903DBA">
        <w:rPr>
          <w:rStyle w:val="KeyWord0"/>
          <w:highlight w:val="white"/>
        </w:rPr>
        <w:t>Sort.Struct</w:t>
      </w:r>
      <w:r w:rsidRPr="00903DBA">
        <w:rPr>
          <w:highlight w:val="white"/>
        </w:rPr>
        <w:t xml:space="preserve"> or </w:t>
      </w:r>
      <w:r w:rsidRPr="00903DBA">
        <w:rPr>
          <w:rStyle w:val="KeyWord0"/>
          <w:highlight w:val="white"/>
        </w:rPr>
        <w:t>Sort.Union</w:t>
      </w:r>
      <w:r w:rsidRPr="00903DBA">
        <w:rPr>
          <w:highlight w:val="white"/>
        </w:rPr>
        <w:t>.</w:t>
      </w:r>
    </w:p>
    <w:p w14:paraId="10356FD0" w14:textId="77777777" w:rsidR="005E5A36" w:rsidRPr="00903DBA" w:rsidRDefault="005E5A36" w:rsidP="005E5A36">
      <w:pPr>
        <w:pStyle w:val="Code"/>
        <w:rPr>
          <w:highlight w:val="white"/>
        </w:rPr>
      </w:pPr>
      <w:r w:rsidRPr="00903DBA">
        <w:rPr>
          <w:highlight w:val="white"/>
        </w:rPr>
        <w:t xml:space="preserve">    public static Type LookupStructUnion(string name, Sort sort) {</w:t>
      </w:r>
    </w:p>
    <w:p w14:paraId="6D0F340F" w14:textId="77777777" w:rsidR="005E5A36" w:rsidRPr="00903DBA" w:rsidRDefault="005E5A36" w:rsidP="005E5A36">
      <w:pPr>
        <w:pStyle w:val="Code"/>
        <w:rPr>
          <w:highlight w:val="white"/>
        </w:rPr>
      </w:pPr>
      <w:r w:rsidRPr="00903DBA">
        <w:rPr>
          <w:highlight w:val="white"/>
        </w:rPr>
        <w:t xml:space="preserve">      Type type = SymbolTable.CurrentTable.LookupTag(name, sort);</w:t>
      </w:r>
    </w:p>
    <w:p w14:paraId="7B4D17CF" w14:textId="77777777" w:rsidR="005E5A36" w:rsidRPr="00903DBA" w:rsidRDefault="005E5A36" w:rsidP="005E5A36">
      <w:pPr>
        <w:rPr>
          <w:highlight w:val="white"/>
        </w:rPr>
      </w:pPr>
      <w:r w:rsidRPr="00903DBA">
        <w:rPr>
          <w:highlight w:val="white"/>
        </w:rPr>
        <w:t>If the struct or union exists, we simply return its type.</w:t>
      </w:r>
    </w:p>
    <w:p w14:paraId="579763D9" w14:textId="77777777" w:rsidR="005E5A36" w:rsidRPr="00903DBA" w:rsidRDefault="005E5A36" w:rsidP="005E5A36">
      <w:pPr>
        <w:pStyle w:val="Code"/>
        <w:rPr>
          <w:highlight w:val="white"/>
        </w:rPr>
      </w:pPr>
      <w:r w:rsidRPr="00903DBA">
        <w:rPr>
          <w:highlight w:val="white"/>
        </w:rPr>
        <w:t xml:space="preserve">      if (type != null) {</w:t>
      </w:r>
    </w:p>
    <w:p w14:paraId="65DE5B37" w14:textId="77777777" w:rsidR="005E5A36" w:rsidRPr="00903DBA" w:rsidRDefault="005E5A36" w:rsidP="005E5A36">
      <w:pPr>
        <w:pStyle w:val="Code"/>
        <w:rPr>
          <w:highlight w:val="white"/>
        </w:rPr>
      </w:pPr>
      <w:r w:rsidRPr="00903DBA">
        <w:rPr>
          <w:highlight w:val="white"/>
        </w:rPr>
        <w:t xml:space="preserve">        return type;</w:t>
      </w:r>
    </w:p>
    <w:p w14:paraId="1E5E2F97" w14:textId="77777777" w:rsidR="005E5A36" w:rsidRPr="00903DBA" w:rsidRDefault="005E5A36" w:rsidP="005E5A36">
      <w:pPr>
        <w:pStyle w:val="Code"/>
        <w:rPr>
          <w:highlight w:val="white"/>
        </w:rPr>
      </w:pPr>
      <w:r w:rsidRPr="00903DBA">
        <w:rPr>
          <w:highlight w:val="white"/>
        </w:rPr>
        <w:t xml:space="preserve">      }</w:t>
      </w:r>
    </w:p>
    <w:p w14:paraId="1E5468D5" w14:textId="77777777" w:rsidR="005E5A36" w:rsidRPr="00903DBA" w:rsidRDefault="005E5A36" w:rsidP="005E5A36">
      <w:pPr>
        <w:rPr>
          <w:highlight w:val="white"/>
        </w:rPr>
      </w:pPr>
      <w:r w:rsidRPr="00903DBA">
        <w:rPr>
          <w:highlight w:val="white"/>
        </w:rPr>
        <w:t>If the struct or union does not exist, we create a new type and add it to the tag map. However, the type lacks a member map, which means that it is not yet possible to define variables of the type. It is only when the struct or union becomes properly defined, with a member map, this it will be possible to define variables.</w:t>
      </w:r>
    </w:p>
    <w:p w14:paraId="274676F7" w14:textId="77777777" w:rsidR="005E5A36" w:rsidRPr="00903DBA" w:rsidRDefault="005E5A36" w:rsidP="005E5A36">
      <w:pPr>
        <w:pStyle w:val="Code"/>
        <w:rPr>
          <w:highlight w:val="white"/>
        </w:rPr>
      </w:pPr>
      <w:r w:rsidRPr="00903DBA">
        <w:rPr>
          <w:highlight w:val="white"/>
        </w:rPr>
        <w:t xml:space="preserve">      else {</w:t>
      </w:r>
    </w:p>
    <w:p w14:paraId="554EB56D" w14:textId="77777777" w:rsidR="005E5A36" w:rsidRPr="00903DBA" w:rsidRDefault="005E5A36" w:rsidP="005E5A36">
      <w:pPr>
        <w:pStyle w:val="Code"/>
        <w:rPr>
          <w:highlight w:val="white"/>
        </w:rPr>
      </w:pPr>
      <w:r w:rsidRPr="00903DBA">
        <w:rPr>
          <w:highlight w:val="white"/>
        </w:rPr>
        <w:t xml:space="preserve">        type = new Type(sort);</w:t>
      </w:r>
    </w:p>
    <w:p w14:paraId="4792EC51" w14:textId="77777777" w:rsidR="005E5A36" w:rsidRPr="00903DBA" w:rsidRDefault="005E5A36" w:rsidP="005E5A36">
      <w:pPr>
        <w:pStyle w:val="Code"/>
        <w:rPr>
          <w:highlight w:val="white"/>
        </w:rPr>
      </w:pPr>
      <w:r w:rsidRPr="00903DBA">
        <w:rPr>
          <w:highlight w:val="white"/>
        </w:rPr>
        <w:t xml:space="preserve">        SymbolTable.CurrentTable.AddTag(name, type);</w:t>
      </w:r>
    </w:p>
    <w:p w14:paraId="6A80B178" w14:textId="77777777" w:rsidR="005E5A36" w:rsidRPr="00903DBA" w:rsidRDefault="005E5A36" w:rsidP="005E5A36">
      <w:pPr>
        <w:pStyle w:val="Code"/>
        <w:rPr>
          <w:highlight w:val="white"/>
        </w:rPr>
      </w:pPr>
      <w:r w:rsidRPr="00903DBA">
        <w:rPr>
          <w:highlight w:val="white"/>
        </w:rPr>
        <w:t xml:space="preserve">        return type;</w:t>
      </w:r>
    </w:p>
    <w:p w14:paraId="662544D3" w14:textId="77777777" w:rsidR="005E5A36" w:rsidRPr="00903DBA" w:rsidRDefault="005E5A36" w:rsidP="005E5A36">
      <w:pPr>
        <w:pStyle w:val="Code"/>
        <w:rPr>
          <w:highlight w:val="white"/>
        </w:rPr>
      </w:pPr>
      <w:r w:rsidRPr="00903DBA">
        <w:rPr>
          <w:highlight w:val="white"/>
        </w:rPr>
        <w:t xml:space="preserve">      }</w:t>
      </w:r>
    </w:p>
    <w:p w14:paraId="3ECE32A3" w14:textId="77777777" w:rsidR="005E5A36" w:rsidRPr="00903DBA" w:rsidRDefault="005E5A36" w:rsidP="005E5A36">
      <w:pPr>
        <w:pStyle w:val="Code"/>
        <w:rPr>
          <w:highlight w:val="white"/>
        </w:rPr>
      </w:pPr>
      <w:r w:rsidRPr="00903DBA">
        <w:rPr>
          <w:highlight w:val="white"/>
        </w:rPr>
        <w:t xml:space="preserve">    }</w:t>
      </w:r>
    </w:p>
    <w:p w14:paraId="077964D8" w14:textId="77777777" w:rsidR="005E5A36" w:rsidRPr="00F92D57" w:rsidRDefault="005E5A36" w:rsidP="00E93BF4">
      <w:pPr>
        <w:pStyle w:val="Rubrik3"/>
        <w:rPr>
          <w:highlight w:val="white"/>
        </w:rPr>
      </w:pPr>
      <w:r w:rsidRPr="00F92D57">
        <w:rPr>
          <w:highlight w:val="white"/>
        </w:rPr>
        <w:t>Enumeration</w:t>
      </w:r>
    </w:p>
    <w:p w14:paraId="571E6CD6"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EnumItem</w:t>
      </w:r>
      <w:r w:rsidRPr="00903DBA">
        <w:rPr>
          <w:highlight w:val="white"/>
        </w:rPr>
        <w:t xml:space="preserve"> method stores the item in the symbol table and checks the optional initialization symbol. The type of the item is constant signed integer.</w:t>
      </w:r>
    </w:p>
    <w:p w14:paraId="45423AB0" w14:textId="77777777" w:rsidR="005E5A36" w:rsidRPr="00903DBA" w:rsidRDefault="005E5A36" w:rsidP="005E5A36">
      <w:pPr>
        <w:pStyle w:val="CodeHeader"/>
        <w:rPr>
          <w:highlight w:val="white"/>
        </w:rPr>
      </w:pPr>
      <w:r w:rsidRPr="00903DBA">
        <w:rPr>
          <w:highlight w:val="white"/>
        </w:rPr>
        <w:t>MiddleCodeGenerator.cs</w:t>
      </w:r>
    </w:p>
    <w:p w14:paraId="18D24FD3" w14:textId="77777777" w:rsidR="005E5A36" w:rsidRPr="00903DBA" w:rsidRDefault="005E5A36" w:rsidP="005E5A36">
      <w:pPr>
        <w:pStyle w:val="Code"/>
        <w:rPr>
          <w:highlight w:val="white"/>
        </w:rPr>
      </w:pPr>
      <w:r w:rsidRPr="00903DBA">
        <w:rPr>
          <w:highlight w:val="white"/>
        </w:rPr>
        <w:t xml:space="preserve">    public static Symbol EnumItem(string itemName,</w:t>
      </w:r>
    </w:p>
    <w:p w14:paraId="574D1BFB" w14:textId="77777777" w:rsidR="005E5A36" w:rsidRPr="00903DBA" w:rsidRDefault="005E5A36" w:rsidP="005E5A36">
      <w:pPr>
        <w:pStyle w:val="Code"/>
        <w:rPr>
          <w:highlight w:val="white"/>
        </w:rPr>
      </w:pPr>
      <w:r w:rsidRPr="00903DBA">
        <w:rPr>
          <w:highlight w:val="white"/>
        </w:rPr>
        <w:t xml:space="preserve">                                  Symbol optInitializerSymbol) {</w:t>
      </w:r>
    </w:p>
    <w:p w14:paraId="44374D37" w14:textId="77777777" w:rsidR="005E5A36" w:rsidRPr="00903DBA" w:rsidRDefault="005E5A36" w:rsidP="005E5A36">
      <w:pPr>
        <w:pStyle w:val="Code"/>
        <w:rPr>
          <w:highlight w:val="white"/>
        </w:rPr>
      </w:pPr>
      <w:r w:rsidRPr="00903DBA">
        <w:rPr>
          <w:highlight w:val="white"/>
        </w:rPr>
        <w:t xml:space="preserve">      Type itemType = new Type(Sort.SignedInt, true);</w:t>
      </w:r>
    </w:p>
    <w:p w14:paraId="189A1970" w14:textId="77777777" w:rsidR="005E5A36" w:rsidRPr="00903DBA" w:rsidRDefault="005E5A36" w:rsidP="005E5A36">
      <w:pPr>
        <w:pStyle w:val="Code"/>
        <w:rPr>
          <w:highlight w:val="white"/>
        </w:rPr>
      </w:pPr>
      <w:r w:rsidRPr="00903DBA">
        <w:rPr>
          <w:highlight w:val="white"/>
        </w:rPr>
        <w:t xml:space="preserve">      itemType.Constant = true;</w:t>
      </w:r>
    </w:p>
    <w:p w14:paraId="6ACEAB16" w14:textId="77777777" w:rsidR="005E5A36" w:rsidRPr="00903DBA" w:rsidRDefault="005E5A36" w:rsidP="005E5A36">
      <w:pPr>
        <w:rPr>
          <w:highlight w:val="white"/>
        </w:rPr>
      </w:pPr>
      <w:r w:rsidRPr="00903DBA">
        <w:rPr>
          <w:highlight w:val="white"/>
        </w:rPr>
        <w:t>The value of the item is either set by the initialization symbol value, if present, or by the enumeration value stack. The stack holds the value of the current enumeration list. It is popped and pushed with the item value plus one. In that way will each item hold the value of the previous item plus one, the first item holds the value zero.</w:t>
      </w:r>
    </w:p>
    <w:p w14:paraId="15865D30" w14:textId="77777777" w:rsidR="005E5A36" w:rsidRPr="00903DBA" w:rsidRDefault="005E5A36" w:rsidP="005E5A36">
      <w:pPr>
        <w:pStyle w:val="Code"/>
        <w:rPr>
          <w:highlight w:val="white"/>
        </w:rPr>
      </w:pPr>
      <w:r w:rsidRPr="00903DBA">
        <w:rPr>
          <w:highlight w:val="white"/>
        </w:rPr>
        <w:t xml:space="preserve">      BigInteger value;</w:t>
      </w:r>
    </w:p>
    <w:p w14:paraId="5EB1A705" w14:textId="77777777" w:rsidR="005E5A36" w:rsidRPr="00903DBA" w:rsidRDefault="005E5A36" w:rsidP="005E5A36">
      <w:pPr>
        <w:pStyle w:val="Code"/>
        <w:rPr>
          <w:highlight w:val="white"/>
        </w:rPr>
      </w:pPr>
      <w:r w:rsidRPr="00903DBA">
        <w:rPr>
          <w:highlight w:val="white"/>
        </w:rPr>
        <w:t xml:space="preserve">      if (optInitializerSymbol != null) {</w:t>
      </w:r>
    </w:p>
    <w:p w14:paraId="60614793" w14:textId="77777777" w:rsidR="005E5A36" w:rsidRPr="00903DBA" w:rsidRDefault="005E5A36" w:rsidP="005E5A36">
      <w:pPr>
        <w:pStyle w:val="Code"/>
        <w:rPr>
          <w:highlight w:val="white"/>
        </w:rPr>
      </w:pPr>
      <w:r w:rsidRPr="00903DBA">
        <w:rPr>
          <w:highlight w:val="white"/>
        </w:rPr>
        <w:t xml:space="preserve">        Assert.Error(optInitializerSymbol.Type.IsIntegral(), itemName,</w:t>
      </w:r>
    </w:p>
    <w:p w14:paraId="0F03CDAA" w14:textId="77777777" w:rsidR="005E5A36" w:rsidRPr="00903DBA" w:rsidRDefault="005E5A36" w:rsidP="005E5A36">
      <w:pPr>
        <w:pStyle w:val="Code"/>
        <w:rPr>
          <w:highlight w:val="white"/>
        </w:rPr>
      </w:pPr>
      <w:r w:rsidRPr="00903DBA">
        <w:rPr>
          <w:highlight w:val="white"/>
        </w:rPr>
        <w:t xml:space="preserve">                     Message.Non__integral_enum_value);</w:t>
      </w:r>
    </w:p>
    <w:p w14:paraId="1FF59E85" w14:textId="77777777" w:rsidR="005E5A36" w:rsidRPr="00903DBA" w:rsidRDefault="005E5A36" w:rsidP="005E5A36">
      <w:pPr>
        <w:pStyle w:val="Code"/>
        <w:rPr>
          <w:highlight w:val="white"/>
        </w:rPr>
      </w:pPr>
      <w:r w:rsidRPr="00903DBA">
        <w:rPr>
          <w:highlight w:val="white"/>
        </w:rPr>
        <w:lastRenderedPageBreak/>
        <w:t xml:space="preserve">        Assert.Error(optInitializerSymbol.IsValue(), itemName,</w:t>
      </w:r>
    </w:p>
    <w:p w14:paraId="2CCF0ACA" w14:textId="77777777" w:rsidR="005E5A36" w:rsidRPr="00903DBA" w:rsidRDefault="005E5A36" w:rsidP="005E5A36">
      <w:pPr>
        <w:pStyle w:val="Code"/>
        <w:rPr>
          <w:highlight w:val="white"/>
        </w:rPr>
      </w:pPr>
      <w:r w:rsidRPr="00903DBA">
        <w:rPr>
          <w:highlight w:val="white"/>
        </w:rPr>
        <w:t xml:space="preserve">                     Message.Non__constant_enum_value);</w:t>
      </w:r>
    </w:p>
    <w:p w14:paraId="1DDDC33F" w14:textId="77777777" w:rsidR="005E5A36" w:rsidRPr="00903DBA" w:rsidRDefault="005E5A36" w:rsidP="005E5A36">
      <w:pPr>
        <w:pStyle w:val="Code"/>
        <w:rPr>
          <w:highlight w:val="white"/>
        </w:rPr>
      </w:pPr>
      <w:r w:rsidRPr="00903DBA">
        <w:rPr>
          <w:highlight w:val="white"/>
        </w:rPr>
        <w:t xml:space="preserve">        CCompiler_Main.Parser.EnumValueStack.Pop();</w:t>
      </w:r>
    </w:p>
    <w:p w14:paraId="5F9815E3" w14:textId="77777777" w:rsidR="005E5A36" w:rsidRPr="00903DBA" w:rsidRDefault="005E5A36" w:rsidP="005E5A36">
      <w:pPr>
        <w:pStyle w:val="Code"/>
        <w:rPr>
          <w:highlight w:val="white"/>
        </w:rPr>
      </w:pPr>
      <w:r w:rsidRPr="00903DBA">
        <w:rPr>
          <w:highlight w:val="white"/>
        </w:rPr>
        <w:t xml:space="preserve">        value = (BigInteger) optInitializerSymbol.Value;</w:t>
      </w:r>
    </w:p>
    <w:p w14:paraId="688C82AC" w14:textId="77777777" w:rsidR="005E5A36" w:rsidRPr="00903DBA" w:rsidRDefault="005E5A36" w:rsidP="005E5A36">
      <w:pPr>
        <w:pStyle w:val="Code"/>
        <w:rPr>
          <w:highlight w:val="white"/>
        </w:rPr>
      </w:pPr>
      <w:r w:rsidRPr="00903DBA">
        <w:rPr>
          <w:highlight w:val="white"/>
        </w:rPr>
        <w:t xml:space="preserve">      }</w:t>
      </w:r>
    </w:p>
    <w:p w14:paraId="717DFF2F" w14:textId="77777777" w:rsidR="005E5A36" w:rsidRPr="00903DBA" w:rsidRDefault="005E5A36" w:rsidP="005E5A36">
      <w:pPr>
        <w:pStyle w:val="Code"/>
        <w:rPr>
          <w:highlight w:val="white"/>
        </w:rPr>
      </w:pPr>
      <w:r w:rsidRPr="00903DBA">
        <w:rPr>
          <w:highlight w:val="white"/>
        </w:rPr>
        <w:t xml:space="preserve">      else {</w:t>
      </w:r>
    </w:p>
    <w:p w14:paraId="09B3B433" w14:textId="77777777" w:rsidR="005E5A36" w:rsidRPr="00903DBA" w:rsidRDefault="005E5A36" w:rsidP="005E5A36">
      <w:pPr>
        <w:pStyle w:val="Code"/>
        <w:rPr>
          <w:highlight w:val="white"/>
        </w:rPr>
      </w:pPr>
      <w:r w:rsidRPr="00903DBA">
        <w:rPr>
          <w:highlight w:val="white"/>
        </w:rPr>
        <w:t xml:space="preserve">        value = CCompiler_Main.Parser.EnumValueStack.Pop();</w:t>
      </w:r>
    </w:p>
    <w:p w14:paraId="4E14C166" w14:textId="77777777" w:rsidR="005E5A36" w:rsidRPr="00903DBA" w:rsidRDefault="005E5A36" w:rsidP="005E5A36">
      <w:pPr>
        <w:pStyle w:val="Code"/>
        <w:rPr>
          <w:highlight w:val="white"/>
        </w:rPr>
      </w:pPr>
      <w:r w:rsidRPr="00903DBA">
        <w:rPr>
          <w:highlight w:val="white"/>
        </w:rPr>
        <w:t xml:space="preserve">      }</w:t>
      </w:r>
    </w:p>
    <w:p w14:paraId="0D4C3ABA" w14:textId="77777777" w:rsidR="005E5A36" w:rsidRPr="00903DBA" w:rsidRDefault="005E5A36" w:rsidP="005E5A36">
      <w:pPr>
        <w:pStyle w:val="Code"/>
        <w:rPr>
          <w:highlight w:val="white"/>
        </w:rPr>
      </w:pPr>
      <w:r w:rsidRPr="00903DBA">
        <w:rPr>
          <w:highlight w:val="white"/>
        </w:rPr>
        <w:t xml:space="preserve">    </w:t>
      </w:r>
    </w:p>
    <w:p w14:paraId="4075AEC9" w14:textId="77777777" w:rsidR="005E5A36" w:rsidRPr="00903DBA" w:rsidRDefault="005E5A36" w:rsidP="005E5A36">
      <w:pPr>
        <w:pStyle w:val="Code"/>
        <w:rPr>
          <w:highlight w:val="white"/>
        </w:rPr>
      </w:pPr>
      <w:r w:rsidRPr="00903DBA">
        <w:rPr>
          <w:highlight w:val="white"/>
        </w:rPr>
        <w:t xml:space="preserve">      Symbol itemSymbol = new Symbol(itemName, null, itemType, value);</w:t>
      </w:r>
    </w:p>
    <w:p w14:paraId="7DBF3E37" w14:textId="77777777" w:rsidR="005E5A36" w:rsidRPr="00903DBA" w:rsidRDefault="005E5A36" w:rsidP="005E5A36">
      <w:pPr>
        <w:pStyle w:val="Code"/>
        <w:rPr>
          <w:highlight w:val="white"/>
        </w:rPr>
      </w:pPr>
      <w:r w:rsidRPr="00903DBA">
        <w:rPr>
          <w:highlight w:val="white"/>
        </w:rPr>
        <w:t xml:space="preserve">      SymbolTable.CurrentTable.AddSymbol(itemSymbol);</w:t>
      </w:r>
    </w:p>
    <w:p w14:paraId="2CC2C515" w14:textId="77777777" w:rsidR="005E5A36" w:rsidRPr="00903DBA" w:rsidRDefault="005E5A36" w:rsidP="005E5A36">
      <w:pPr>
        <w:pStyle w:val="Code"/>
        <w:rPr>
          <w:highlight w:val="white"/>
        </w:rPr>
      </w:pPr>
      <w:r w:rsidRPr="00903DBA">
        <w:rPr>
          <w:highlight w:val="white"/>
        </w:rPr>
        <w:t xml:space="preserve">      CCompiler_Main.Parser.EnumValueStack.Push(value + 1);</w:t>
      </w:r>
    </w:p>
    <w:p w14:paraId="470F8F45" w14:textId="77777777" w:rsidR="005E5A36" w:rsidRPr="00903DBA" w:rsidRDefault="005E5A36" w:rsidP="005E5A36">
      <w:pPr>
        <w:pStyle w:val="Code"/>
        <w:rPr>
          <w:highlight w:val="white"/>
        </w:rPr>
      </w:pPr>
      <w:r w:rsidRPr="00903DBA">
        <w:rPr>
          <w:highlight w:val="white"/>
        </w:rPr>
        <w:t xml:space="preserve">      return itemSymbol;</w:t>
      </w:r>
    </w:p>
    <w:p w14:paraId="3AF81F56" w14:textId="77777777" w:rsidR="005E5A36" w:rsidRPr="00903DBA" w:rsidRDefault="005E5A36" w:rsidP="005E5A36">
      <w:pPr>
        <w:pStyle w:val="Code"/>
        <w:rPr>
          <w:highlight w:val="white"/>
        </w:rPr>
      </w:pPr>
      <w:r w:rsidRPr="00903DBA">
        <w:rPr>
          <w:highlight w:val="white"/>
        </w:rPr>
        <w:t xml:space="preserve">    }</w:t>
      </w:r>
    </w:p>
    <w:p w14:paraId="5BD6F4D7"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EnumSpecifier</w:t>
      </w:r>
      <w:r w:rsidRPr="00903DBA">
        <w:rPr>
          <w:highlight w:val="white"/>
        </w:rPr>
        <w:t xml:space="preserve"> method add the enumerator to the current symbol table if optional name is not null.</w:t>
      </w:r>
    </w:p>
    <w:p w14:paraId="607BCAB3" w14:textId="77777777" w:rsidR="005E5A36" w:rsidRPr="00903DBA" w:rsidRDefault="005E5A36" w:rsidP="005E5A36">
      <w:pPr>
        <w:pStyle w:val="Code"/>
        <w:rPr>
          <w:highlight w:val="white"/>
        </w:rPr>
      </w:pPr>
      <w:r w:rsidRPr="00903DBA">
        <w:rPr>
          <w:highlight w:val="white"/>
        </w:rPr>
        <w:t xml:space="preserve">    public static Type EnumSpecifier(string optionalName,</w:t>
      </w:r>
    </w:p>
    <w:p w14:paraId="081C12C4" w14:textId="77777777" w:rsidR="005E5A36" w:rsidRPr="00903DBA" w:rsidRDefault="005E5A36" w:rsidP="005E5A36">
      <w:pPr>
        <w:pStyle w:val="Code"/>
        <w:rPr>
          <w:highlight w:val="white"/>
        </w:rPr>
      </w:pPr>
      <w:r w:rsidRPr="00903DBA">
        <w:rPr>
          <w:highlight w:val="white"/>
        </w:rPr>
        <w:t xml:space="preserve">                                     ISet&lt;Pair&lt;Symbol,bool&gt;&gt; enumSet) {</w:t>
      </w:r>
    </w:p>
    <w:p w14:paraId="3808A599" w14:textId="77777777" w:rsidR="005E5A36" w:rsidRPr="00903DBA" w:rsidRDefault="005E5A36" w:rsidP="005E5A36">
      <w:pPr>
        <w:pStyle w:val="Code"/>
        <w:rPr>
          <w:highlight w:val="white"/>
        </w:rPr>
      </w:pPr>
      <w:r w:rsidRPr="00903DBA">
        <w:rPr>
          <w:highlight w:val="white"/>
        </w:rPr>
        <w:t xml:space="preserve">      Type enumType = new Type(Sort.Enumeration, enumSet);</w:t>
      </w:r>
    </w:p>
    <w:p w14:paraId="3EC5A17E" w14:textId="77777777" w:rsidR="005E5A36" w:rsidRPr="00903DBA" w:rsidRDefault="005E5A36" w:rsidP="005E5A36">
      <w:pPr>
        <w:pStyle w:val="Code"/>
        <w:rPr>
          <w:highlight w:val="white"/>
        </w:rPr>
      </w:pPr>
    </w:p>
    <w:p w14:paraId="3ED1407B" w14:textId="77777777" w:rsidR="005E5A36" w:rsidRPr="00903DBA" w:rsidRDefault="005E5A36" w:rsidP="005E5A36">
      <w:pPr>
        <w:pStyle w:val="Code"/>
        <w:rPr>
          <w:highlight w:val="white"/>
        </w:rPr>
      </w:pPr>
      <w:r w:rsidRPr="00903DBA">
        <w:rPr>
          <w:highlight w:val="white"/>
        </w:rPr>
        <w:t xml:space="preserve">      if (optionalName != null) {</w:t>
      </w:r>
    </w:p>
    <w:p w14:paraId="7CA38320" w14:textId="77777777" w:rsidR="005E5A36" w:rsidRPr="00903DBA" w:rsidRDefault="005E5A36" w:rsidP="005E5A36">
      <w:pPr>
        <w:pStyle w:val="Code"/>
        <w:rPr>
          <w:highlight w:val="white"/>
        </w:rPr>
      </w:pPr>
      <w:r w:rsidRPr="00903DBA">
        <w:rPr>
          <w:highlight w:val="white"/>
        </w:rPr>
        <w:t xml:space="preserve">        SymbolTable.CurrentTable.AddTag(optionalName, enumType);</w:t>
      </w:r>
    </w:p>
    <w:p w14:paraId="27EA57AA" w14:textId="77777777" w:rsidR="005E5A36" w:rsidRPr="00903DBA" w:rsidRDefault="005E5A36" w:rsidP="005E5A36">
      <w:pPr>
        <w:pStyle w:val="Code"/>
        <w:rPr>
          <w:highlight w:val="white"/>
        </w:rPr>
      </w:pPr>
      <w:r w:rsidRPr="00903DBA">
        <w:rPr>
          <w:highlight w:val="white"/>
        </w:rPr>
        <w:t xml:space="preserve">      }</w:t>
      </w:r>
    </w:p>
    <w:p w14:paraId="6431E41B" w14:textId="77777777" w:rsidR="005E5A36" w:rsidRPr="00903DBA" w:rsidRDefault="005E5A36" w:rsidP="005E5A36">
      <w:pPr>
        <w:pStyle w:val="Code"/>
        <w:rPr>
          <w:highlight w:val="white"/>
        </w:rPr>
      </w:pPr>
    </w:p>
    <w:p w14:paraId="6908C75B" w14:textId="77777777" w:rsidR="005E5A36" w:rsidRPr="00903DBA" w:rsidRDefault="005E5A36" w:rsidP="005E5A36">
      <w:pPr>
        <w:pStyle w:val="Code"/>
        <w:rPr>
          <w:highlight w:val="white"/>
        </w:rPr>
      </w:pPr>
      <w:r w:rsidRPr="00903DBA">
        <w:rPr>
          <w:highlight w:val="white"/>
        </w:rPr>
        <w:t xml:space="preserve">      return enumType;</w:t>
      </w:r>
    </w:p>
    <w:p w14:paraId="10D4EF50" w14:textId="77777777" w:rsidR="005E5A36" w:rsidRPr="00903DBA" w:rsidRDefault="005E5A36" w:rsidP="005E5A36">
      <w:pPr>
        <w:pStyle w:val="Code"/>
        <w:rPr>
          <w:highlight w:val="white"/>
        </w:rPr>
      </w:pPr>
      <w:r w:rsidRPr="00903DBA">
        <w:rPr>
          <w:highlight w:val="white"/>
        </w:rPr>
        <w:t xml:space="preserve">    }</w:t>
      </w:r>
    </w:p>
    <w:p w14:paraId="53ED9033"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LookupEnum</w:t>
      </w:r>
      <w:r w:rsidRPr="00903DBA">
        <w:rPr>
          <w:highlight w:val="white"/>
        </w:rPr>
        <w:t xml:space="preserve"> method looks up the name of an enumeration. Technically, there is no meaning by looking up an enumeration name since an enumeration value has the signed integer type. However, if an unknown name is refereed, an error shall be reported. The following code is value only if an enumeration with the name </w:t>
      </w:r>
      <w:r w:rsidRPr="00903DBA">
        <w:rPr>
          <w:rStyle w:val="KeyWord0"/>
          <w:highlight w:val="white"/>
        </w:rPr>
        <w:t>CarMake</w:t>
      </w:r>
      <w:r w:rsidRPr="00903DBA">
        <w:rPr>
          <w:highlight w:val="white"/>
        </w:rPr>
        <w:t xml:space="preserve"> has earlier been defined.</w:t>
      </w:r>
    </w:p>
    <w:p w14:paraId="5BC1E0F2" w14:textId="77777777" w:rsidR="005E5A36" w:rsidRPr="00903DBA" w:rsidRDefault="005E5A36" w:rsidP="005E5A36">
      <w:pPr>
        <w:pStyle w:val="Code"/>
        <w:rPr>
          <w:highlight w:val="white"/>
        </w:rPr>
      </w:pPr>
      <w:r w:rsidRPr="00903DBA">
        <w:rPr>
          <w:highlight w:val="white"/>
        </w:rPr>
        <w:t>Enum CarMake car;</w:t>
      </w:r>
    </w:p>
    <w:p w14:paraId="37DF9DC0" w14:textId="77777777" w:rsidR="005E5A36" w:rsidRPr="00903DBA" w:rsidRDefault="005E5A36" w:rsidP="005E5A36">
      <w:pPr>
        <w:pStyle w:val="CodeHeader"/>
        <w:rPr>
          <w:highlight w:val="white"/>
        </w:rPr>
      </w:pPr>
      <w:r w:rsidRPr="00903DBA">
        <w:rPr>
          <w:highlight w:val="white"/>
        </w:rPr>
        <w:t>MiddleCodeGenerator.cs</w:t>
      </w:r>
    </w:p>
    <w:p w14:paraId="18B38F91" w14:textId="77777777" w:rsidR="005E5A36" w:rsidRPr="00903DBA" w:rsidRDefault="005E5A36" w:rsidP="005E5A36">
      <w:pPr>
        <w:pStyle w:val="Code"/>
        <w:rPr>
          <w:highlight w:val="white"/>
        </w:rPr>
      </w:pPr>
      <w:r w:rsidRPr="00903DBA">
        <w:rPr>
          <w:highlight w:val="white"/>
        </w:rPr>
        <w:t xml:space="preserve">    public static Type LookupEnum(string name) {</w:t>
      </w:r>
    </w:p>
    <w:p w14:paraId="3B9765B9" w14:textId="77777777" w:rsidR="005E5A36" w:rsidRPr="00903DBA" w:rsidRDefault="005E5A36" w:rsidP="005E5A36">
      <w:pPr>
        <w:pStyle w:val="Code"/>
        <w:rPr>
          <w:highlight w:val="white"/>
        </w:rPr>
      </w:pPr>
      <w:r w:rsidRPr="00903DBA">
        <w:rPr>
          <w:highlight w:val="white"/>
        </w:rPr>
        <w:t xml:space="preserve">      Type type = SymbolTable.CurrentTable.LookupTag(name, Sort.Enumeration);</w:t>
      </w:r>
    </w:p>
    <w:p w14:paraId="3A263EF4" w14:textId="77777777" w:rsidR="005E5A36" w:rsidRPr="00903DBA" w:rsidRDefault="005E5A36" w:rsidP="005E5A36">
      <w:pPr>
        <w:pStyle w:val="Code"/>
        <w:rPr>
          <w:highlight w:val="white"/>
        </w:rPr>
      </w:pPr>
      <w:r w:rsidRPr="00903DBA">
        <w:rPr>
          <w:highlight w:val="white"/>
        </w:rPr>
        <w:t xml:space="preserve">      Assert.Error(type != null, name, Message.Tag_not_found);</w:t>
      </w:r>
    </w:p>
    <w:p w14:paraId="6849DAD3" w14:textId="77777777" w:rsidR="005E5A36" w:rsidRPr="00903DBA" w:rsidRDefault="005E5A36" w:rsidP="005E5A36">
      <w:pPr>
        <w:pStyle w:val="Code"/>
        <w:rPr>
          <w:highlight w:val="white"/>
        </w:rPr>
      </w:pPr>
      <w:r w:rsidRPr="00903DBA">
        <w:rPr>
          <w:highlight w:val="white"/>
        </w:rPr>
        <w:t xml:space="preserve">      return type;</w:t>
      </w:r>
    </w:p>
    <w:p w14:paraId="745CB5BA" w14:textId="77777777" w:rsidR="005E5A36" w:rsidRPr="00903DBA" w:rsidRDefault="005E5A36" w:rsidP="005E5A36">
      <w:pPr>
        <w:pStyle w:val="Code"/>
        <w:rPr>
          <w:highlight w:val="white"/>
        </w:rPr>
      </w:pPr>
      <w:r w:rsidRPr="00903DBA">
        <w:rPr>
          <w:highlight w:val="white"/>
        </w:rPr>
        <w:t xml:space="preserve">    }</w:t>
      </w:r>
    </w:p>
    <w:p w14:paraId="23B4A20C" w14:textId="77777777" w:rsidR="005E5A36" w:rsidRDefault="005E5A36" w:rsidP="00587AB2">
      <w:pPr>
        <w:pStyle w:val="Rubrik3"/>
        <w:rPr>
          <w:highlight w:val="white"/>
        </w:rPr>
      </w:pPr>
      <w:r>
        <w:rPr>
          <w:highlight w:val="white"/>
        </w:rPr>
        <w:t>Declarator</w:t>
      </w:r>
    </w:p>
    <w:p w14:paraId="63B97B67"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Declarator</w:t>
      </w:r>
      <w:r w:rsidRPr="00903DBA">
        <w:rPr>
          <w:highlight w:val="white"/>
        </w:rPr>
        <w:t xml:space="preserve"> method handles the cases without assignment or bitfield. The declarator is possible made up by a sequence of pointer, array, or functions declarations, and we add the type of the specifier as the end type of the declarator.</w:t>
      </w:r>
    </w:p>
    <w:p w14:paraId="5DBFFE79" w14:textId="77777777" w:rsidR="005E5A36" w:rsidRPr="00903DBA" w:rsidRDefault="005E5A36" w:rsidP="005E5A36">
      <w:pPr>
        <w:pStyle w:val="CodeHeader"/>
        <w:rPr>
          <w:highlight w:val="white"/>
        </w:rPr>
      </w:pPr>
      <w:r w:rsidRPr="00903DBA">
        <w:rPr>
          <w:highlight w:val="white"/>
        </w:rPr>
        <w:t>MiddleCodeGenerator.cs</w:t>
      </w:r>
    </w:p>
    <w:p w14:paraId="299262EB" w14:textId="77777777" w:rsidR="005E5A36" w:rsidRPr="00903DBA" w:rsidRDefault="005E5A36" w:rsidP="005E5A36">
      <w:pPr>
        <w:pStyle w:val="Code"/>
        <w:rPr>
          <w:highlight w:val="white"/>
        </w:rPr>
      </w:pPr>
      <w:r w:rsidRPr="00903DBA">
        <w:rPr>
          <w:highlight w:val="white"/>
        </w:rPr>
        <w:t xml:space="preserve">    public static void Declarator(Specifier specifier, Declarator declarator){</w:t>
      </w:r>
    </w:p>
    <w:p w14:paraId="6FE9879E" w14:textId="77777777" w:rsidR="005E5A36" w:rsidRPr="00903DBA" w:rsidRDefault="005E5A36" w:rsidP="005E5A36">
      <w:pPr>
        <w:pStyle w:val="Code"/>
        <w:rPr>
          <w:highlight w:val="white"/>
        </w:rPr>
      </w:pPr>
      <w:r w:rsidRPr="00903DBA">
        <w:rPr>
          <w:highlight w:val="white"/>
        </w:rPr>
        <w:t xml:space="preserve">      declarator.Add(specifier.Type);</w:t>
      </w:r>
    </w:p>
    <w:p w14:paraId="6D04A5B7" w14:textId="2020C731" w:rsidR="005E5A36" w:rsidRPr="00903DBA" w:rsidRDefault="005E5A36" w:rsidP="005E5A36">
      <w:pPr>
        <w:rPr>
          <w:highlight w:val="white"/>
        </w:rPr>
      </w:pPr>
      <w:r w:rsidRPr="00903DBA">
        <w:rPr>
          <w:highlight w:val="white"/>
        </w:rPr>
        <w:t xml:space="preserve">A function can only hold extern or static storage. This is in fact the only storage check that is performed outside the </w:t>
      </w:r>
      <w:r w:rsidRPr="00903DBA">
        <w:rPr>
          <w:rStyle w:val="KeyWord0"/>
          <w:highlight w:val="white"/>
        </w:rPr>
        <w:t>Specifier</w:t>
      </w:r>
      <w:r w:rsidRPr="00903DBA">
        <w:rPr>
          <w:highlight w:val="white"/>
        </w:rPr>
        <w:t xml:space="preserve"> class of Chapter </w:t>
      </w:r>
      <w:r w:rsidRPr="00903DBA">
        <w:rPr>
          <w:highlight w:val="white"/>
        </w:rPr>
        <w:fldChar w:fldCharType="begin"/>
      </w:r>
      <w:r w:rsidRPr="00903DBA">
        <w:rPr>
          <w:highlight w:val="white"/>
        </w:rPr>
        <w:instrText xml:space="preserve"> REF _Ref54264860 \r \h </w:instrText>
      </w:r>
      <w:r w:rsidRPr="00903DBA">
        <w:rPr>
          <w:highlight w:val="white"/>
        </w:rPr>
      </w:r>
      <w:r w:rsidRPr="00903DBA">
        <w:rPr>
          <w:highlight w:val="white"/>
        </w:rPr>
        <w:fldChar w:fldCharType="separate"/>
      </w:r>
      <w:r w:rsidR="00392B3E">
        <w:rPr>
          <w:highlight w:val="white"/>
        </w:rPr>
        <w:t>4</w:t>
      </w:r>
      <w:r w:rsidRPr="00903DBA">
        <w:rPr>
          <w:highlight w:val="white"/>
        </w:rPr>
        <w:fldChar w:fldCharType="end"/>
      </w:r>
      <w:r w:rsidRPr="00903DBA">
        <w:rPr>
          <w:highlight w:val="white"/>
        </w:rPr>
        <w:t>, since we need the declarator to decide that it is in fact a function declaration.</w:t>
      </w:r>
    </w:p>
    <w:p w14:paraId="66565E48" w14:textId="77777777" w:rsidR="005E5A36" w:rsidRPr="00903DBA" w:rsidRDefault="005E5A36" w:rsidP="005E5A36">
      <w:pPr>
        <w:pStyle w:val="Code"/>
        <w:rPr>
          <w:highlight w:val="white"/>
        </w:rPr>
      </w:pPr>
      <w:r w:rsidRPr="00903DBA">
        <w:rPr>
          <w:highlight w:val="white"/>
        </w:rPr>
        <w:t xml:space="preserve">      Storage storage = specifier.Storage;</w:t>
      </w:r>
    </w:p>
    <w:p w14:paraId="1A6BD34A" w14:textId="77777777" w:rsidR="005E5A36" w:rsidRPr="00903DBA" w:rsidRDefault="005E5A36" w:rsidP="005E5A36">
      <w:pPr>
        <w:pStyle w:val="Code"/>
        <w:rPr>
          <w:highlight w:val="white"/>
        </w:rPr>
      </w:pPr>
      <w:r w:rsidRPr="00903DBA">
        <w:rPr>
          <w:highlight w:val="white"/>
        </w:rPr>
        <w:t xml:space="preserve">      if (declarator.Type.IsFunction()) {</w:t>
      </w:r>
    </w:p>
    <w:p w14:paraId="35957D46" w14:textId="77777777" w:rsidR="005E5A36" w:rsidRPr="00903DBA" w:rsidRDefault="005E5A36" w:rsidP="005E5A36">
      <w:pPr>
        <w:pStyle w:val="Code"/>
        <w:rPr>
          <w:highlight w:val="white"/>
        </w:rPr>
      </w:pPr>
      <w:r w:rsidRPr="00903DBA">
        <w:rPr>
          <w:highlight w:val="white"/>
        </w:rPr>
        <w:lastRenderedPageBreak/>
        <w:t xml:space="preserve">        Assert.Error((storage == Storage.Static) ||</w:t>
      </w:r>
    </w:p>
    <w:p w14:paraId="42F3B388" w14:textId="77777777" w:rsidR="005E5A36" w:rsidRPr="00903DBA" w:rsidRDefault="005E5A36" w:rsidP="005E5A36">
      <w:pPr>
        <w:pStyle w:val="Code"/>
        <w:rPr>
          <w:highlight w:val="white"/>
        </w:rPr>
      </w:pPr>
      <w:r w:rsidRPr="00903DBA">
        <w:rPr>
          <w:highlight w:val="white"/>
        </w:rPr>
        <w:t xml:space="preserve">                     (storage == Storage.Extern),  storage, Message.</w:t>
      </w:r>
    </w:p>
    <w:p w14:paraId="1A3B3EBA" w14:textId="77777777" w:rsidR="005E5A36" w:rsidRPr="00903DBA" w:rsidRDefault="005E5A36" w:rsidP="005E5A36">
      <w:pPr>
        <w:pStyle w:val="Code"/>
        <w:rPr>
          <w:highlight w:val="white"/>
        </w:rPr>
      </w:pPr>
      <w:r w:rsidRPr="00903DBA">
        <w:rPr>
          <w:highlight w:val="white"/>
        </w:rPr>
        <w:t xml:space="preserve">          Only_extern_or_static_storage_allowed_for_functions);</w:t>
      </w:r>
    </w:p>
    <w:p w14:paraId="6DE222A2" w14:textId="77777777" w:rsidR="005E5A36" w:rsidRPr="00903DBA" w:rsidRDefault="005E5A36" w:rsidP="005E5A36">
      <w:pPr>
        <w:pStyle w:val="Code"/>
        <w:rPr>
          <w:highlight w:val="white"/>
        </w:rPr>
      </w:pPr>
      <w:r w:rsidRPr="00903DBA">
        <w:rPr>
          <w:highlight w:val="white"/>
        </w:rPr>
        <w:t xml:space="preserve">      }</w:t>
      </w:r>
    </w:p>
    <w:p w14:paraId="1757A27B" w14:textId="77777777" w:rsidR="005E5A36" w:rsidRPr="00903DBA" w:rsidRDefault="005E5A36" w:rsidP="005E5A36">
      <w:pPr>
        <w:rPr>
          <w:highlight w:val="white"/>
        </w:rPr>
      </w:pPr>
      <w:r w:rsidRPr="00903DBA">
        <w:rPr>
          <w:highlight w:val="white"/>
        </w:rPr>
        <w:t>We create the symbol holding the name, external linkage, storage, and type of the declarator, and add it to the current symbol table.</w:t>
      </w:r>
    </w:p>
    <w:p w14:paraId="18010574" w14:textId="77777777" w:rsidR="005E5A36" w:rsidRPr="00903DBA" w:rsidRDefault="005E5A36" w:rsidP="005E5A36">
      <w:pPr>
        <w:pStyle w:val="Code"/>
        <w:rPr>
          <w:highlight w:val="white"/>
        </w:rPr>
      </w:pPr>
      <w:r w:rsidRPr="00903DBA">
        <w:rPr>
          <w:highlight w:val="white"/>
        </w:rPr>
        <w:t xml:space="preserve">      Symbol symbol = new Symbol(declarator.Name, specifier.ExternalLinkage,</w:t>
      </w:r>
    </w:p>
    <w:p w14:paraId="7A3AF287" w14:textId="77777777" w:rsidR="005E5A36" w:rsidRPr="00903DBA" w:rsidRDefault="005E5A36" w:rsidP="005E5A36">
      <w:pPr>
        <w:pStyle w:val="Code"/>
        <w:rPr>
          <w:highlight w:val="white"/>
        </w:rPr>
      </w:pPr>
      <w:r w:rsidRPr="00903DBA">
        <w:rPr>
          <w:highlight w:val="white"/>
        </w:rPr>
        <w:t xml:space="preserve">                                 storage, declarator.Type);</w:t>
      </w:r>
    </w:p>
    <w:p w14:paraId="42771882" w14:textId="77777777" w:rsidR="005E5A36" w:rsidRPr="00903DBA" w:rsidRDefault="005E5A36" w:rsidP="005E5A36">
      <w:pPr>
        <w:pStyle w:val="Code"/>
        <w:rPr>
          <w:highlight w:val="white"/>
        </w:rPr>
      </w:pPr>
      <w:r w:rsidRPr="00903DBA">
        <w:rPr>
          <w:highlight w:val="white"/>
        </w:rPr>
        <w:t xml:space="preserve">      SymbolTable.CurrentTable.AddSymbol(symbol);</w:t>
      </w:r>
    </w:p>
    <w:p w14:paraId="6DF4099E" w14:textId="617FFB4C" w:rsidR="005E5A36" w:rsidRPr="00903DBA" w:rsidRDefault="005E5A36" w:rsidP="005E5A36">
      <w:pPr>
        <w:rPr>
          <w:highlight w:val="white"/>
        </w:rPr>
      </w:pPr>
      <w:r w:rsidRPr="00903DBA">
        <w:rPr>
          <w:highlight w:val="white"/>
        </w:rPr>
        <w:t xml:space="preserve">If the symbol has static storage and is not a function, we add it to the global static set. We call the Value method in the </w:t>
      </w:r>
      <w:r w:rsidRPr="00903DBA">
        <w:rPr>
          <w:rStyle w:val="KeyWord0"/>
          <w:highlight w:val="white"/>
        </w:rPr>
        <w:t>ConstantExpression</w:t>
      </w:r>
      <w:r w:rsidRPr="00903DBA">
        <w:rPr>
          <w:highlight w:val="white"/>
        </w:rPr>
        <w:t xml:space="preserve"> class to generate the global static set. If it is a function definition, it becomes added by the </w:t>
      </w:r>
      <w:r w:rsidRPr="00903DBA">
        <w:rPr>
          <w:rStyle w:val="KeyWord0"/>
          <w:highlight w:val="white"/>
        </w:rPr>
        <w:t>FunctionEnd</w:t>
      </w:r>
      <w:r w:rsidRPr="00903DBA">
        <w:rPr>
          <w:highlight w:val="white"/>
        </w:rPr>
        <w:t xml:space="preserve"> method of Section </w:t>
      </w:r>
      <w:r w:rsidRPr="00903DBA">
        <w:rPr>
          <w:highlight w:val="white"/>
        </w:rPr>
        <w:fldChar w:fldCharType="begin"/>
      </w:r>
      <w:r w:rsidRPr="00903DBA">
        <w:rPr>
          <w:highlight w:val="white"/>
        </w:rPr>
        <w:instrText xml:space="preserve"> REF _Ref54270751 \r \h </w:instrText>
      </w:r>
      <w:r w:rsidRPr="00903DBA">
        <w:rPr>
          <w:highlight w:val="white"/>
        </w:rPr>
      </w:r>
      <w:r w:rsidRPr="00903DBA">
        <w:rPr>
          <w:highlight w:val="white"/>
        </w:rPr>
        <w:fldChar w:fldCharType="separate"/>
      </w:r>
      <w:r w:rsidR="00392B3E">
        <w:rPr>
          <w:highlight w:val="white"/>
        </w:rPr>
        <w:t>3.2.1</w:t>
      </w:r>
      <w:r w:rsidRPr="00903DBA">
        <w:rPr>
          <w:highlight w:val="white"/>
        </w:rPr>
        <w:fldChar w:fldCharType="end"/>
      </w:r>
      <w:r w:rsidRPr="00903DBA">
        <w:rPr>
          <w:highlight w:val="white"/>
        </w:rPr>
        <w:t>. If it is function declaration, is shall not be stored in the global static set at all. Declarations are stored in the symbol table only, not in the global static set.</w:t>
      </w:r>
    </w:p>
    <w:p w14:paraId="4621DCCC" w14:textId="77777777" w:rsidR="005E5A36" w:rsidRPr="00903DBA" w:rsidRDefault="005E5A36" w:rsidP="005E5A36">
      <w:pPr>
        <w:pStyle w:val="Code"/>
        <w:rPr>
          <w:highlight w:val="white"/>
        </w:rPr>
      </w:pPr>
      <w:r w:rsidRPr="00903DBA">
        <w:rPr>
          <w:highlight w:val="white"/>
        </w:rPr>
        <w:t xml:space="preserve">      if ((storage == Storage.Static) &amp;&amp; !type.IsFunction()) {</w:t>
      </w:r>
    </w:p>
    <w:p w14:paraId="1C205541" w14:textId="77777777" w:rsidR="005E5A36" w:rsidRPr="00903DBA" w:rsidRDefault="005E5A36" w:rsidP="005E5A36">
      <w:pPr>
        <w:pStyle w:val="Code"/>
        <w:rPr>
          <w:highlight w:val="white"/>
        </w:rPr>
      </w:pPr>
      <w:r w:rsidRPr="00903DBA">
        <w:rPr>
          <w:highlight w:val="white"/>
        </w:rPr>
        <w:t xml:space="preserve">        SymbolTable.StaticSet.Add(ConstantExpression.Value(symbol));</w:t>
      </w:r>
    </w:p>
    <w:p w14:paraId="1F735B9B" w14:textId="77777777" w:rsidR="005E5A36" w:rsidRPr="00903DBA" w:rsidRDefault="005E5A36" w:rsidP="005E5A36">
      <w:pPr>
        <w:pStyle w:val="Code"/>
        <w:rPr>
          <w:highlight w:val="white"/>
        </w:rPr>
      </w:pPr>
      <w:r w:rsidRPr="00903DBA">
        <w:rPr>
          <w:highlight w:val="white"/>
        </w:rPr>
        <w:t xml:space="preserve">      }</w:t>
      </w:r>
    </w:p>
    <w:p w14:paraId="278E1D9B" w14:textId="77777777" w:rsidR="005E5A36" w:rsidRPr="00903DBA" w:rsidRDefault="005E5A36" w:rsidP="005E5A36">
      <w:pPr>
        <w:pStyle w:val="Code"/>
        <w:rPr>
          <w:highlight w:val="white"/>
        </w:rPr>
      </w:pPr>
      <w:r w:rsidRPr="00903DBA">
        <w:rPr>
          <w:highlight w:val="white"/>
        </w:rPr>
        <w:t xml:space="preserve">    }</w:t>
      </w:r>
    </w:p>
    <w:p w14:paraId="1212840D"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InitializedDeclarator</w:t>
      </w:r>
      <w:r w:rsidRPr="00903DBA">
        <w:rPr>
          <w:highlight w:val="white"/>
        </w:rPr>
        <w:t xml:space="preserve"> method handles the cases where the declarator becomes initialized with a value. Similar to the </w:t>
      </w:r>
      <w:r w:rsidRPr="00903DBA">
        <w:rPr>
          <w:rStyle w:val="KeyWord0"/>
          <w:highlight w:val="white"/>
        </w:rPr>
        <w:t>Declarator</w:t>
      </w:r>
      <w:r w:rsidRPr="00903DBA">
        <w:rPr>
          <w:highlight w:val="white"/>
        </w:rPr>
        <w:t xml:space="preserve"> case above, we begin by adding the type of the specifier to the declarator. Then we obtain the </w:t>
      </w:r>
    </w:p>
    <w:p w14:paraId="6B6097CC" w14:textId="77777777" w:rsidR="005E5A36" w:rsidRPr="00903DBA" w:rsidRDefault="005E5A36" w:rsidP="005E5A36">
      <w:pPr>
        <w:pStyle w:val="Code"/>
        <w:rPr>
          <w:highlight w:val="white"/>
        </w:rPr>
      </w:pPr>
      <w:r w:rsidRPr="00903DBA">
        <w:rPr>
          <w:highlight w:val="white"/>
        </w:rPr>
        <w:t xml:space="preserve">    public static List&lt;MiddleCode&gt; InitializedDeclarator(Specifier specifier,</w:t>
      </w:r>
    </w:p>
    <w:p w14:paraId="73AC6C56" w14:textId="77777777" w:rsidR="005E5A36" w:rsidRPr="00903DBA" w:rsidRDefault="005E5A36" w:rsidP="005E5A36">
      <w:pPr>
        <w:pStyle w:val="Code"/>
        <w:rPr>
          <w:highlight w:val="white"/>
        </w:rPr>
      </w:pPr>
      <w:r w:rsidRPr="00903DBA">
        <w:rPr>
          <w:highlight w:val="white"/>
        </w:rPr>
        <w:t xml:space="preserve">                                   Declarator declarator, object initializer){</w:t>
      </w:r>
    </w:p>
    <w:p w14:paraId="38C50991" w14:textId="77777777" w:rsidR="005E5A36" w:rsidRPr="00903DBA" w:rsidRDefault="005E5A36" w:rsidP="005E5A36">
      <w:pPr>
        <w:pStyle w:val="Code"/>
        <w:rPr>
          <w:highlight w:val="white"/>
        </w:rPr>
      </w:pPr>
      <w:r w:rsidRPr="00903DBA">
        <w:rPr>
          <w:highlight w:val="white"/>
        </w:rPr>
        <w:t xml:space="preserve">      declarator.Add(specifier.Type);</w:t>
      </w:r>
    </w:p>
    <w:p w14:paraId="7A0CCFEC" w14:textId="77777777" w:rsidR="005E5A36" w:rsidRPr="00903DBA" w:rsidRDefault="005E5A36" w:rsidP="005E5A36">
      <w:pPr>
        <w:pStyle w:val="Code"/>
        <w:rPr>
          <w:highlight w:val="white"/>
        </w:rPr>
      </w:pPr>
      <w:r w:rsidRPr="00903DBA">
        <w:rPr>
          <w:highlight w:val="white"/>
        </w:rPr>
        <w:t xml:space="preserve">      Type type = declarator.Type;</w:t>
      </w:r>
    </w:p>
    <w:p w14:paraId="58917F2D" w14:textId="77777777" w:rsidR="005E5A36" w:rsidRPr="00903DBA" w:rsidRDefault="005E5A36" w:rsidP="005E5A36">
      <w:pPr>
        <w:pStyle w:val="Code"/>
        <w:rPr>
          <w:highlight w:val="white"/>
        </w:rPr>
      </w:pPr>
      <w:r w:rsidRPr="00903DBA">
        <w:rPr>
          <w:highlight w:val="white"/>
        </w:rPr>
        <w:t xml:space="preserve">      Storage storage = specifier.Storage;</w:t>
      </w:r>
    </w:p>
    <w:p w14:paraId="60C8D7A8" w14:textId="77777777" w:rsidR="005E5A36" w:rsidRPr="00903DBA" w:rsidRDefault="005E5A36" w:rsidP="005E5A36">
      <w:pPr>
        <w:pStyle w:val="Code"/>
        <w:rPr>
          <w:highlight w:val="white"/>
        </w:rPr>
      </w:pPr>
      <w:r w:rsidRPr="00903DBA">
        <w:rPr>
          <w:highlight w:val="white"/>
        </w:rPr>
        <w:t xml:space="preserve">      string name = declarator.Name;</w:t>
      </w:r>
    </w:p>
    <w:p w14:paraId="140640F8" w14:textId="77777777" w:rsidR="005E5A36" w:rsidRPr="00903DBA" w:rsidRDefault="005E5A36" w:rsidP="005E5A36">
      <w:pPr>
        <w:rPr>
          <w:highlight w:val="white"/>
        </w:rPr>
      </w:pPr>
      <w:r w:rsidRPr="00903DBA">
        <w:rPr>
          <w:highlight w:val="white"/>
        </w:rPr>
        <w:t>A function cannot be initialized, neither can a symbol of extern or typedef storage, or a member of a struct or union.</w:t>
      </w:r>
    </w:p>
    <w:p w14:paraId="4EF72403" w14:textId="77777777" w:rsidR="005E5A36" w:rsidRPr="00903DBA" w:rsidRDefault="005E5A36" w:rsidP="005E5A36">
      <w:pPr>
        <w:pStyle w:val="Code"/>
        <w:rPr>
          <w:highlight w:val="white"/>
        </w:rPr>
      </w:pPr>
      <w:r w:rsidRPr="00903DBA">
        <w:rPr>
          <w:highlight w:val="white"/>
        </w:rPr>
        <w:t xml:space="preserve">      Assert.Error(!type.IsFunction(), null,</w:t>
      </w:r>
    </w:p>
    <w:p w14:paraId="7A2D7096" w14:textId="77777777" w:rsidR="005E5A36" w:rsidRPr="00903DBA" w:rsidRDefault="005E5A36" w:rsidP="005E5A36">
      <w:pPr>
        <w:pStyle w:val="Code"/>
        <w:rPr>
          <w:highlight w:val="white"/>
        </w:rPr>
      </w:pPr>
      <w:r w:rsidRPr="00903DBA">
        <w:rPr>
          <w:highlight w:val="white"/>
        </w:rPr>
        <w:t xml:space="preserve">                   Message.Functions_cannot_be_initialized);</w:t>
      </w:r>
    </w:p>
    <w:p w14:paraId="3C45211B" w14:textId="77777777" w:rsidR="005E5A36" w:rsidRPr="00903DBA" w:rsidRDefault="005E5A36" w:rsidP="005E5A36">
      <w:pPr>
        <w:pStyle w:val="Code"/>
        <w:rPr>
          <w:highlight w:val="white"/>
        </w:rPr>
      </w:pPr>
      <w:r w:rsidRPr="00903DBA">
        <w:rPr>
          <w:highlight w:val="white"/>
        </w:rPr>
        <w:t xml:space="preserve">      Assert.Error(storage != Storage.Extern, name,</w:t>
      </w:r>
    </w:p>
    <w:p w14:paraId="4313D0F7" w14:textId="77777777" w:rsidR="005E5A36" w:rsidRPr="00903DBA" w:rsidRDefault="005E5A36" w:rsidP="005E5A36">
      <w:pPr>
        <w:pStyle w:val="Code"/>
        <w:rPr>
          <w:highlight w:val="white"/>
        </w:rPr>
      </w:pPr>
      <w:r w:rsidRPr="00903DBA">
        <w:rPr>
          <w:highlight w:val="white"/>
        </w:rPr>
        <w:t xml:space="preserve">                   Message.Extern_cannot_be_initialized);</w:t>
      </w:r>
    </w:p>
    <w:p w14:paraId="6A446A7F" w14:textId="77777777" w:rsidR="005E5A36" w:rsidRPr="00903DBA" w:rsidRDefault="005E5A36" w:rsidP="005E5A36">
      <w:pPr>
        <w:pStyle w:val="Code"/>
        <w:rPr>
          <w:highlight w:val="white"/>
        </w:rPr>
      </w:pPr>
      <w:r w:rsidRPr="00903DBA">
        <w:rPr>
          <w:highlight w:val="white"/>
        </w:rPr>
        <w:t xml:space="preserve">      Assert.Error(storage != Storage.Typedef, name,</w:t>
      </w:r>
    </w:p>
    <w:p w14:paraId="5DB67103" w14:textId="77777777" w:rsidR="005E5A36" w:rsidRPr="00903DBA" w:rsidRDefault="005E5A36" w:rsidP="005E5A36">
      <w:pPr>
        <w:pStyle w:val="Code"/>
        <w:rPr>
          <w:highlight w:val="white"/>
        </w:rPr>
      </w:pPr>
      <w:r w:rsidRPr="00903DBA">
        <w:rPr>
          <w:highlight w:val="white"/>
        </w:rPr>
        <w:t xml:space="preserve">                   Message.Typedef_cannot_be_initialized);</w:t>
      </w:r>
    </w:p>
    <w:p w14:paraId="3B1A68FD" w14:textId="77777777" w:rsidR="005E5A36" w:rsidRPr="00903DBA" w:rsidRDefault="005E5A36" w:rsidP="005E5A36">
      <w:pPr>
        <w:pStyle w:val="Code"/>
        <w:rPr>
          <w:highlight w:val="white"/>
        </w:rPr>
      </w:pPr>
      <w:r w:rsidRPr="00903DBA">
        <w:rPr>
          <w:highlight w:val="white"/>
        </w:rPr>
        <w:t xml:space="preserve">      Assert.Error((SymbolTable.CurrentTable.Scope != Scope.Struct) &amp;&amp;</w:t>
      </w:r>
    </w:p>
    <w:p w14:paraId="7F3A9722" w14:textId="77777777" w:rsidR="005E5A36" w:rsidRPr="00903DBA" w:rsidRDefault="005E5A36" w:rsidP="005E5A36">
      <w:pPr>
        <w:pStyle w:val="Code"/>
        <w:rPr>
          <w:highlight w:val="white"/>
        </w:rPr>
      </w:pPr>
      <w:r w:rsidRPr="00903DBA">
        <w:rPr>
          <w:highlight w:val="white"/>
        </w:rPr>
        <w:t xml:space="preserve">                   (SymbolTable.CurrentTable.Scope != Scope.Union),</w:t>
      </w:r>
    </w:p>
    <w:p w14:paraId="05C502C5" w14:textId="77777777" w:rsidR="005E5A36" w:rsidRPr="00903DBA" w:rsidRDefault="005E5A36" w:rsidP="005E5A36">
      <w:pPr>
        <w:pStyle w:val="Code"/>
        <w:rPr>
          <w:highlight w:val="white"/>
        </w:rPr>
      </w:pPr>
      <w:r w:rsidRPr="00903DBA">
        <w:rPr>
          <w:highlight w:val="white"/>
        </w:rPr>
        <w:t xml:space="preserve">                   name, Message.Struct_or_union_field_cannot_be_initialized);</w:t>
      </w:r>
    </w:p>
    <w:p w14:paraId="7207E627" w14:textId="77777777" w:rsidR="005E5A36" w:rsidRPr="00903DBA" w:rsidRDefault="005E5A36" w:rsidP="005E5A36">
      <w:pPr>
        <w:rPr>
          <w:highlight w:val="white"/>
        </w:rPr>
      </w:pPr>
      <w:r w:rsidRPr="00903DBA">
        <w:rPr>
          <w:highlight w:val="white"/>
        </w:rPr>
        <w:t xml:space="preserve">In case of static storage, we call the </w:t>
      </w:r>
      <w:r w:rsidRPr="00903DBA">
        <w:rPr>
          <w:rStyle w:val="KeyWord0"/>
          <w:highlight w:val="white"/>
        </w:rPr>
        <w:t>GenerateStatic</w:t>
      </w:r>
      <w:r w:rsidRPr="00903DBA">
        <w:rPr>
          <w:highlight w:val="white"/>
        </w:rPr>
        <w:t xml:space="preserve"> method in the </w:t>
      </w:r>
      <w:r w:rsidRPr="00903DBA">
        <w:rPr>
          <w:rStyle w:val="KeyWord0"/>
          <w:highlight w:val="white"/>
        </w:rPr>
        <w:t>GenerateStaticInitializer</w:t>
      </w:r>
      <w:r w:rsidRPr="00903DBA">
        <w:rPr>
          <w:highlight w:val="white"/>
        </w:rPr>
        <w:t xml:space="preserve"> class to generate a middle code list holding the initialization code.</w:t>
      </w:r>
    </w:p>
    <w:p w14:paraId="341554EA" w14:textId="77777777" w:rsidR="005E5A36" w:rsidRPr="00903DBA" w:rsidRDefault="005E5A36" w:rsidP="005E5A36">
      <w:pPr>
        <w:pStyle w:val="Code"/>
        <w:rPr>
          <w:highlight w:val="white"/>
        </w:rPr>
      </w:pPr>
      <w:r w:rsidRPr="00903DBA">
        <w:rPr>
          <w:highlight w:val="white"/>
        </w:rPr>
        <w:t xml:space="preserve">      if (storage == Storage.Static) {</w:t>
      </w:r>
    </w:p>
    <w:p w14:paraId="31675A78" w14:textId="77777777" w:rsidR="005E5A36" w:rsidRPr="00903DBA" w:rsidRDefault="005E5A36" w:rsidP="005E5A36">
      <w:pPr>
        <w:pStyle w:val="Code"/>
        <w:rPr>
          <w:highlight w:val="white"/>
        </w:rPr>
      </w:pPr>
      <w:r w:rsidRPr="00903DBA">
        <w:rPr>
          <w:highlight w:val="white"/>
        </w:rPr>
        <w:t xml:space="preserve">        List&lt;MiddleCode&gt; middleCodeList =</w:t>
      </w:r>
    </w:p>
    <w:p w14:paraId="65066FAE" w14:textId="77777777" w:rsidR="005E5A36" w:rsidRPr="00903DBA" w:rsidRDefault="005E5A36" w:rsidP="005E5A36">
      <w:pPr>
        <w:pStyle w:val="Code"/>
        <w:rPr>
          <w:highlight w:val="white"/>
        </w:rPr>
      </w:pPr>
      <w:r w:rsidRPr="00903DBA">
        <w:rPr>
          <w:highlight w:val="white"/>
        </w:rPr>
        <w:t xml:space="preserve">          GenerateStaticInitializer.GenerateStatic(type, initializer);</w:t>
      </w:r>
    </w:p>
    <w:p w14:paraId="42F747FE" w14:textId="77777777" w:rsidR="005E5A36" w:rsidRPr="00903DBA" w:rsidRDefault="005E5A36" w:rsidP="005E5A36">
      <w:pPr>
        <w:rPr>
          <w:highlight w:val="white"/>
        </w:rPr>
      </w:pPr>
      <w:r w:rsidRPr="00903DBA">
        <w:rPr>
          <w:highlight w:val="white"/>
        </w:rPr>
        <w:t>We create a symbol with the name and type of the declarator and the external linkage and storage of the specifier and add it to the current symbol table.</w:t>
      </w:r>
    </w:p>
    <w:p w14:paraId="2391B6B0" w14:textId="77777777" w:rsidR="005E5A36" w:rsidRPr="00903DBA" w:rsidRDefault="005E5A36" w:rsidP="005E5A36">
      <w:pPr>
        <w:pStyle w:val="Code"/>
        <w:rPr>
          <w:highlight w:val="white"/>
        </w:rPr>
      </w:pPr>
      <w:r w:rsidRPr="00903DBA">
        <w:rPr>
          <w:highlight w:val="white"/>
        </w:rPr>
        <w:t xml:space="preserve">        Symbol symbol = new Symbol(name, specifier.ExternalLinkage,</w:t>
      </w:r>
    </w:p>
    <w:p w14:paraId="281A487E" w14:textId="77777777" w:rsidR="005E5A36" w:rsidRPr="00903DBA" w:rsidRDefault="005E5A36" w:rsidP="005E5A36">
      <w:pPr>
        <w:pStyle w:val="Code"/>
        <w:rPr>
          <w:highlight w:val="white"/>
        </w:rPr>
      </w:pPr>
      <w:r w:rsidRPr="00903DBA">
        <w:rPr>
          <w:highlight w:val="white"/>
        </w:rPr>
        <w:t xml:space="preserve">                                   storage, type);</w:t>
      </w:r>
    </w:p>
    <w:p w14:paraId="135BD95A" w14:textId="77777777" w:rsidR="005E5A36" w:rsidRPr="00903DBA" w:rsidRDefault="005E5A36" w:rsidP="005E5A36">
      <w:pPr>
        <w:pStyle w:val="Code"/>
        <w:rPr>
          <w:highlight w:val="white"/>
        </w:rPr>
      </w:pPr>
      <w:r w:rsidRPr="00903DBA">
        <w:rPr>
          <w:highlight w:val="white"/>
        </w:rPr>
        <w:lastRenderedPageBreak/>
        <w:t xml:space="preserve">        SymbolTable.CurrentTable.AddSymbol(symbol);</w:t>
      </w:r>
    </w:p>
    <w:p w14:paraId="45AE016D" w14:textId="77777777" w:rsidR="005E5A36" w:rsidRPr="00903DBA" w:rsidRDefault="005E5A36" w:rsidP="005E5A36">
      <w:pPr>
        <w:rPr>
          <w:highlight w:val="white"/>
        </w:rPr>
      </w:pPr>
      <w:r w:rsidRPr="00903DBA">
        <w:rPr>
          <w:highlight w:val="white"/>
        </w:rPr>
        <w:t xml:space="preserve">Since the storage is static, we also create a static symbol that we add to the global static set. Similar to the </w:t>
      </w:r>
      <w:r w:rsidRPr="00903DBA">
        <w:rPr>
          <w:rStyle w:val="KeyWord0"/>
          <w:highlight w:val="white"/>
        </w:rPr>
        <w:t>Declarator</w:t>
      </w:r>
      <w:r w:rsidRPr="00903DBA">
        <w:rPr>
          <w:highlight w:val="white"/>
        </w:rPr>
        <w:t xml:space="preserve"> case above, we call the </w:t>
      </w:r>
      <w:r w:rsidRPr="00903DBA">
        <w:rPr>
          <w:rStyle w:val="KeyWord0"/>
          <w:highlight w:val="white"/>
        </w:rPr>
        <w:t>Value</w:t>
      </w:r>
      <w:r w:rsidRPr="00903DBA">
        <w:rPr>
          <w:highlight w:val="white"/>
        </w:rPr>
        <w:t xml:space="preserve"> method in the </w:t>
      </w:r>
      <w:r w:rsidRPr="00903DBA">
        <w:rPr>
          <w:rStyle w:val="KeyWord0"/>
          <w:highlight w:val="white"/>
        </w:rPr>
        <w:t>ConstantExpression</w:t>
      </w:r>
      <w:r w:rsidRPr="00903DBA">
        <w:rPr>
          <w:highlight w:val="white"/>
        </w:rPr>
        <w:t xml:space="preserve"> class to generate the value. However, we return an empty code list after we have added the static symbol to the global static set.</w:t>
      </w:r>
    </w:p>
    <w:p w14:paraId="3F79811F" w14:textId="77777777" w:rsidR="005E5A36" w:rsidRPr="00903DBA" w:rsidRDefault="005E5A36" w:rsidP="005E5A36">
      <w:pPr>
        <w:pStyle w:val="Code"/>
        <w:rPr>
          <w:highlight w:val="white"/>
        </w:rPr>
      </w:pPr>
      <w:r w:rsidRPr="00903DBA">
        <w:rPr>
          <w:highlight w:val="white"/>
        </w:rPr>
        <w:t xml:space="preserve">        StaticSymbol staticSymbol =</w:t>
      </w:r>
    </w:p>
    <w:p w14:paraId="335B69E3" w14:textId="77777777" w:rsidR="005E5A36" w:rsidRPr="00903DBA" w:rsidRDefault="005E5A36" w:rsidP="005E5A36">
      <w:pPr>
        <w:pStyle w:val="Code"/>
        <w:rPr>
          <w:highlight w:val="white"/>
        </w:rPr>
      </w:pPr>
      <w:r w:rsidRPr="00903DBA">
        <w:rPr>
          <w:highlight w:val="white"/>
        </w:rPr>
        <w:t xml:space="preserve">          ConstantExpression.Value(symbol.UniqueName, type, middleCodeList);</w:t>
      </w:r>
    </w:p>
    <w:p w14:paraId="54FA0B52" w14:textId="77777777" w:rsidR="005E5A36" w:rsidRPr="00903DBA" w:rsidRDefault="005E5A36" w:rsidP="005E5A36">
      <w:pPr>
        <w:pStyle w:val="Code"/>
        <w:rPr>
          <w:highlight w:val="white"/>
        </w:rPr>
      </w:pPr>
      <w:r w:rsidRPr="00903DBA">
        <w:rPr>
          <w:highlight w:val="white"/>
        </w:rPr>
        <w:t xml:space="preserve">        SymbolTable.StaticSet.Add(staticSymbol);</w:t>
      </w:r>
    </w:p>
    <w:p w14:paraId="17912B2C" w14:textId="77777777" w:rsidR="005E5A36" w:rsidRPr="00903DBA" w:rsidRDefault="005E5A36" w:rsidP="005E5A36">
      <w:pPr>
        <w:pStyle w:val="Code"/>
        <w:rPr>
          <w:highlight w:val="white"/>
        </w:rPr>
      </w:pPr>
      <w:r w:rsidRPr="00903DBA">
        <w:rPr>
          <w:highlight w:val="white"/>
        </w:rPr>
        <w:t xml:space="preserve">        return (new List&lt;MiddleCode&gt;());</w:t>
      </w:r>
    </w:p>
    <w:p w14:paraId="3731FD6B" w14:textId="77777777" w:rsidR="005E5A36" w:rsidRPr="00903DBA" w:rsidRDefault="005E5A36" w:rsidP="005E5A36">
      <w:pPr>
        <w:pStyle w:val="Code"/>
        <w:rPr>
          <w:highlight w:val="white"/>
        </w:rPr>
      </w:pPr>
      <w:r w:rsidRPr="00903DBA">
        <w:rPr>
          <w:highlight w:val="white"/>
        </w:rPr>
        <w:t xml:space="preserve">      }</w:t>
      </w:r>
    </w:p>
    <w:p w14:paraId="13D3C1D3" w14:textId="77777777" w:rsidR="005E5A36" w:rsidRPr="00903DBA" w:rsidRDefault="005E5A36" w:rsidP="005E5A36">
      <w:pPr>
        <w:rPr>
          <w:highlight w:val="white"/>
        </w:rPr>
      </w:pPr>
      <w:r w:rsidRPr="00903DBA">
        <w:rPr>
          <w:highlight w:val="white"/>
        </w:rPr>
        <w:t xml:space="preserve">In the non-static cases, we call the </w:t>
      </w:r>
      <w:r w:rsidRPr="00903DBA">
        <w:rPr>
          <w:rStyle w:val="KeyWord0"/>
          <w:highlight w:val="white"/>
        </w:rPr>
        <w:t>GenerateAuto</w:t>
      </w:r>
      <w:r w:rsidRPr="00903DBA">
        <w:rPr>
          <w:highlight w:val="white"/>
        </w:rPr>
        <w:t xml:space="preserve"> method in the </w:t>
      </w:r>
      <w:r w:rsidRPr="00903DBA">
        <w:rPr>
          <w:rStyle w:val="KeyWord0"/>
          <w:highlight w:val="white"/>
        </w:rPr>
        <w:t>GenerateAutoInitializer</w:t>
      </w:r>
      <w:r w:rsidRPr="00903DBA">
        <w:rPr>
          <w:highlight w:val="white"/>
        </w:rPr>
        <w:t xml:space="preserve"> class, which return a list of middle code instructions. The value in this case is not a static value. Instead, it is alist of middle code instructions that assign the value to the symbol in  run-time.</w:t>
      </w:r>
    </w:p>
    <w:p w14:paraId="3DBF67DC" w14:textId="77777777" w:rsidR="005E5A36" w:rsidRPr="00903DBA" w:rsidRDefault="005E5A36" w:rsidP="005E5A36">
      <w:pPr>
        <w:pStyle w:val="Code"/>
        <w:rPr>
          <w:highlight w:val="white"/>
        </w:rPr>
      </w:pPr>
      <w:r w:rsidRPr="00903DBA">
        <w:rPr>
          <w:highlight w:val="white"/>
        </w:rPr>
        <w:t xml:space="preserve">      else {</w:t>
      </w:r>
    </w:p>
    <w:p w14:paraId="73004334" w14:textId="77777777" w:rsidR="005E5A36" w:rsidRPr="00903DBA" w:rsidRDefault="005E5A36" w:rsidP="005E5A36">
      <w:pPr>
        <w:pStyle w:val="Code"/>
        <w:rPr>
          <w:highlight w:val="white"/>
        </w:rPr>
      </w:pPr>
      <w:r w:rsidRPr="00903DBA">
        <w:rPr>
          <w:highlight w:val="white"/>
        </w:rPr>
        <w:t xml:space="preserve">        Symbol symbol =</w:t>
      </w:r>
    </w:p>
    <w:p w14:paraId="6C1F0B63" w14:textId="77777777" w:rsidR="005E5A36" w:rsidRPr="00903DBA" w:rsidRDefault="005E5A36" w:rsidP="005E5A36">
      <w:pPr>
        <w:pStyle w:val="Code"/>
        <w:rPr>
          <w:highlight w:val="white"/>
        </w:rPr>
      </w:pPr>
      <w:r w:rsidRPr="00903DBA">
        <w:rPr>
          <w:highlight w:val="white"/>
        </w:rPr>
        <w:t xml:space="preserve">          new Symbol(name, specifier.ExternalLinkage, storage, type);</w:t>
      </w:r>
    </w:p>
    <w:p w14:paraId="7E04CB93" w14:textId="77777777" w:rsidR="005E5A36" w:rsidRPr="00903DBA" w:rsidRDefault="005E5A36" w:rsidP="005E5A36">
      <w:pPr>
        <w:pStyle w:val="Code"/>
        <w:rPr>
          <w:highlight w:val="white"/>
        </w:rPr>
      </w:pPr>
      <w:r w:rsidRPr="00903DBA">
        <w:rPr>
          <w:highlight w:val="white"/>
        </w:rPr>
        <w:t xml:space="preserve">        symbol.Offset = SymbolTable.CurrentTable.CurrentOffset;</w:t>
      </w:r>
    </w:p>
    <w:p w14:paraId="1902B4ED" w14:textId="77777777" w:rsidR="005E5A36" w:rsidRPr="00903DBA" w:rsidRDefault="005E5A36" w:rsidP="005E5A36">
      <w:pPr>
        <w:pStyle w:val="Code"/>
        <w:rPr>
          <w:highlight w:val="white"/>
        </w:rPr>
      </w:pPr>
      <w:r w:rsidRPr="00903DBA">
        <w:rPr>
          <w:highlight w:val="white"/>
        </w:rPr>
        <w:t xml:space="preserve">        List&lt;MiddleCode&gt; codeList =</w:t>
      </w:r>
    </w:p>
    <w:p w14:paraId="17E39894" w14:textId="77777777" w:rsidR="005E5A36" w:rsidRPr="00903DBA" w:rsidRDefault="005E5A36" w:rsidP="005E5A36">
      <w:pPr>
        <w:pStyle w:val="Code"/>
        <w:rPr>
          <w:highlight w:val="white"/>
        </w:rPr>
      </w:pPr>
      <w:r w:rsidRPr="00903DBA">
        <w:rPr>
          <w:highlight w:val="white"/>
        </w:rPr>
        <w:t xml:space="preserve">          GenerateAutoInitializer.GenerateAuto(symbol, initializer);</w:t>
      </w:r>
    </w:p>
    <w:p w14:paraId="11612D40" w14:textId="77777777" w:rsidR="005E5A36" w:rsidRPr="00903DBA" w:rsidRDefault="005E5A36" w:rsidP="005E5A36">
      <w:pPr>
        <w:pStyle w:val="Code"/>
        <w:rPr>
          <w:highlight w:val="white"/>
        </w:rPr>
      </w:pPr>
      <w:r w:rsidRPr="00903DBA">
        <w:rPr>
          <w:highlight w:val="white"/>
        </w:rPr>
        <w:t xml:space="preserve">        SymbolTable.CurrentTable.AddSymbol(symbol);</w:t>
      </w:r>
    </w:p>
    <w:p w14:paraId="5811AEAA" w14:textId="77777777" w:rsidR="005E5A36" w:rsidRPr="00903DBA" w:rsidRDefault="005E5A36" w:rsidP="005E5A36">
      <w:pPr>
        <w:pStyle w:val="Code"/>
        <w:rPr>
          <w:highlight w:val="white"/>
        </w:rPr>
      </w:pPr>
      <w:r w:rsidRPr="00903DBA">
        <w:rPr>
          <w:highlight w:val="white"/>
        </w:rPr>
        <w:t xml:space="preserve">        return codeList;</w:t>
      </w:r>
    </w:p>
    <w:p w14:paraId="3966955C" w14:textId="77777777" w:rsidR="005E5A36" w:rsidRPr="00903DBA" w:rsidRDefault="005E5A36" w:rsidP="005E5A36">
      <w:pPr>
        <w:pStyle w:val="Code"/>
        <w:rPr>
          <w:highlight w:val="white"/>
        </w:rPr>
      </w:pPr>
      <w:r w:rsidRPr="00903DBA">
        <w:rPr>
          <w:highlight w:val="white"/>
        </w:rPr>
        <w:t xml:space="preserve">      }</w:t>
      </w:r>
    </w:p>
    <w:p w14:paraId="2F7CCFF3" w14:textId="77777777" w:rsidR="005E5A36" w:rsidRPr="00903DBA" w:rsidRDefault="005E5A36" w:rsidP="005E5A36">
      <w:pPr>
        <w:pStyle w:val="Code"/>
        <w:rPr>
          <w:highlight w:val="white"/>
        </w:rPr>
      </w:pPr>
      <w:r w:rsidRPr="00903DBA">
        <w:rPr>
          <w:highlight w:val="white"/>
        </w:rPr>
        <w:t xml:space="preserve">    }</w:t>
      </w:r>
    </w:p>
    <w:p w14:paraId="62427BD6"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BitfieldDeclarator</w:t>
      </w:r>
      <w:r w:rsidRPr="00903DBA">
        <w:rPr>
          <w:highlight w:val="white"/>
        </w:rPr>
        <w:t xml:space="preserve"> handles the case with bitfields. What is special in this case is that the declarator can actually be omitted.</w:t>
      </w:r>
    </w:p>
    <w:p w14:paraId="2B95A36D" w14:textId="77777777" w:rsidR="005E5A36" w:rsidRPr="00903DBA" w:rsidRDefault="005E5A36" w:rsidP="005E5A36">
      <w:pPr>
        <w:pStyle w:val="Code"/>
        <w:rPr>
          <w:highlight w:val="white"/>
        </w:rPr>
      </w:pPr>
      <w:r w:rsidRPr="00903DBA">
        <w:rPr>
          <w:highlight w:val="white"/>
        </w:rPr>
        <w:t xml:space="preserve">    public static void BitfieldDeclarator(Specifier specifier,</w:t>
      </w:r>
    </w:p>
    <w:p w14:paraId="26AB488B" w14:textId="77777777" w:rsidR="005E5A36" w:rsidRPr="00903DBA" w:rsidRDefault="005E5A36" w:rsidP="005E5A36">
      <w:pPr>
        <w:pStyle w:val="Code"/>
        <w:rPr>
          <w:highlight w:val="white"/>
        </w:rPr>
      </w:pPr>
      <w:r w:rsidRPr="00903DBA">
        <w:rPr>
          <w:highlight w:val="white"/>
        </w:rPr>
        <w:t xml:space="preserve">                                   Declarator declarator, Symbol bitsSymbol) {</w:t>
      </w:r>
    </w:p>
    <w:p w14:paraId="140ABBF7" w14:textId="77777777" w:rsidR="005E5A36" w:rsidRPr="00903DBA" w:rsidRDefault="005E5A36" w:rsidP="005E5A36">
      <w:pPr>
        <w:pStyle w:val="Code"/>
        <w:rPr>
          <w:highlight w:val="white"/>
        </w:rPr>
      </w:pPr>
      <w:r w:rsidRPr="00903DBA">
        <w:rPr>
          <w:highlight w:val="white"/>
        </w:rPr>
        <w:t xml:space="preserve">      Storage storage = specifier.Storage;</w:t>
      </w:r>
    </w:p>
    <w:p w14:paraId="7AD9A06F" w14:textId="0913E68E" w:rsidR="005E5A36" w:rsidRPr="00903DBA" w:rsidRDefault="005E5A36" w:rsidP="005E5A36">
      <w:pPr>
        <w:rPr>
          <w:highlight w:val="white"/>
        </w:rPr>
      </w:pPr>
      <w:r w:rsidRPr="00903DBA">
        <w:rPr>
          <w:highlight w:val="white"/>
        </w:rPr>
        <w:t xml:space="preserve">Bitfields are only allowed in structs </w:t>
      </w:r>
      <w:r w:rsidR="00F754D6">
        <w:rPr>
          <w:highlight w:val="white"/>
        </w:rPr>
        <w:t xml:space="preserve">or unions </w:t>
      </w:r>
      <w:r w:rsidRPr="00903DBA">
        <w:rPr>
          <w:highlight w:val="white"/>
        </w:rPr>
        <w:t>and can only have auto or register storage.</w:t>
      </w:r>
    </w:p>
    <w:p w14:paraId="2F84CC31" w14:textId="77777777" w:rsidR="00772CAF" w:rsidRPr="00772CAF" w:rsidRDefault="00772CAF" w:rsidP="00772CAF">
      <w:pPr>
        <w:pStyle w:val="Code"/>
        <w:rPr>
          <w:highlight w:val="white"/>
        </w:rPr>
      </w:pPr>
      <w:r w:rsidRPr="00772CAF">
        <w:rPr>
          <w:highlight w:val="white"/>
        </w:rPr>
        <w:t xml:space="preserve">      Assert.Error((SymbolTable.CurrentTable.Scope == Scope.Struct) ||</w:t>
      </w:r>
    </w:p>
    <w:p w14:paraId="20004C20" w14:textId="3E2C69FB" w:rsidR="00DC701E" w:rsidRDefault="00772CAF" w:rsidP="00772CAF">
      <w:pPr>
        <w:pStyle w:val="Code"/>
        <w:rPr>
          <w:highlight w:val="white"/>
        </w:rPr>
      </w:pPr>
      <w:r w:rsidRPr="00772CAF">
        <w:rPr>
          <w:highlight w:val="white"/>
        </w:rPr>
        <w:t xml:space="preserve">                   (SymbolTable.CurrentTable.Scope == Scope.Union),bitsSymbol,</w:t>
      </w:r>
    </w:p>
    <w:p w14:paraId="7DB2C8FB" w14:textId="2A9B635E" w:rsidR="00772CAF" w:rsidRPr="00772CAF" w:rsidRDefault="00DC701E" w:rsidP="00772CAF">
      <w:pPr>
        <w:pStyle w:val="Code"/>
        <w:rPr>
          <w:highlight w:val="white"/>
        </w:rPr>
      </w:pPr>
      <w:r>
        <w:rPr>
          <w:highlight w:val="white"/>
        </w:rPr>
        <w:t xml:space="preserve">                  </w:t>
      </w:r>
      <w:r w:rsidR="00772CAF" w:rsidRPr="00772CAF">
        <w:rPr>
          <w:highlight w:val="white"/>
        </w:rPr>
        <w:t xml:space="preserve"> Message.Bitfields_only_allowed_in_structs_or_unions);</w:t>
      </w:r>
    </w:p>
    <w:p w14:paraId="4204A2E5" w14:textId="77777777" w:rsidR="005E5A36" w:rsidRPr="00903DBA" w:rsidRDefault="005E5A36" w:rsidP="005E5A36">
      <w:pPr>
        <w:pStyle w:val="Code"/>
        <w:rPr>
          <w:highlight w:val="white"/>
        </w:rPr>
      </w:pPr>
      <w:r w:rsidRPr="00903DBA">
        <w:rPr>
          <w:highlight w:val="white"/>
        </w:rPr>
        <w:t xml:space="preserve">      Assert.Error((storage == Storage.Auto) || (storage == Storage.Register),</w:t>
      </w:r>
    </w:p>
    <w:p w14:paraId="46E9F572" w14:textId="77777777" w:rsidR="005E5A36" w:rsidRPr="00903DBA" w:rsidRDefault="005E5A36" w:rsidP="005E5A36">
      <w:pPr>
        <w:pStyle w:val="Code"/>
        <w:rPr>
          <w:highlight w:val="white"/>
        </w:rPr>
      </w:pPr>
      <w:r w:rsidRPr="00903DBA">
        <w:rPr>
          <w:highlight w:val="white"/>
        </w:rPr>
        <w:t xml:space="preserve">                   null, Message.</w:t>
      </w:r>
    </w:p>
    <w:p w14:paraId="1879F07B" w14:textId="77777777" w:rsidR="005E5A36" w:rsidRPr="00903DBA" w:rsidRDefault="005E5A36" w:rsidP="005E5A36">
      <w:pPr>
        <w:pStyle w:val="Code"/>
        <w:rPr>
          <w:highlight w:val="white"/>
        </w:rPr>
      </w:pPr>
      <w:r w:rsidRPr="00903DBA">
        <w:rPr>
          <w:highlight w:val="white"/>
        </w:rPr>
        <w:t xml:space="preserve">                   Only_auto_or_register_storage_allowed_in_struct_or_union);</w:t>
      </w:r>
    </w:p>
    <w:p w14:paraId="190B5EE6" w14:textId="77777777" w:rsidR="005E5A36" w:rsidRPr="00903DBA" w:rsidRDefault="005E5A36" w:rsidP="005E5A36">
      <w:pPr>
        <w:rPr>
          <w:highlight w:val="white"/>
        </w:rPr>
      </w:pPr>
      <w:r w:rsidRPr="00903DBA">
        <w:rPr>
          <w:highlight w:val="white"/>
        </w:rPr>
        <w:t xml:space="preserve">We calculate the number of bits by parsing the text of the </w:t>
      </w:r>
    </w:p>
    <w:p w14:paraId="64446A94" w14:textId="77777777" w:rsidR="005E5A36" w:rsidRPr="00903DBA" w:rsidRDefault="005E5A36" w:rsidP="005E5A36">
      <w:pPr>
        <w:pStyle w:val="Code"/>
        <w:rPr>
          <w:highlight w:val="white"/>
        </w:rPr>
      </w:pPr>
      <w:r w:rsidRPr="00903DBA">
        <w:rPr>
          <w:highlight w:val="white"/>
        </w:rPr>
        <w:t xml:space="preserve">      object bitsValue = bitsSymbol.Value;</w:t>
      </w:r>
    </w:p>
    <w:p w14:paraId="2FB9A57B" w14:textId="77777777" w:rsidR="005E5A36" w:rsidRPr="00903DBA" w:rsidRDefault="005E5A36" w:rsidP="005E5A36">
      <w:pPr>
        <w:pStyle w:val="Code"/>
        <w:rPr>
          <w:highlight w:val="white"/>
        </w:rPr>
      </w:pPr>
      <w:r w:rsidRPr="00903DBA">
        <w:rPr>
          <w:highlight w:val="white"/>
        </w:rPr>
        <w:t xml:space="preserve">      int bits = int.Parse(bitsValue.ToString());</w:t>
      </w:r>
    </w:p>
    <w:p w14:paraId="000E20E0" w14:textId="77777777" w:rsidR="005E5A36" w:rsidRPr="00903DBA" w:rsidRDefault="005E5A36" w:rsidP="005E5A36">
      <w:pPr>
        <w:rPr>
          <w:highlight w:val="white"/>
        </w:rPr>
      </w:pPr>
      <w:r w:rsidRPr="00903DBA">
        <w:rPr>
          <w:highlight w:val="white"/>
        </w:rPr>
        <w:t>If the declarator is not null (it has been present in the code) we add the specifier type to it and extract its final type, which must be integral. The number of bits must be a value between one and the type size in bites (eight times the type size in bytes), inclusive.</w:t>
      </w:r>
    </w:p>
    <w:p w14:paraId="390FE5E7" w14:textId="77777777" w:rsidR="005E5A36" w:rsidRPr="00903DBA" w:rsidRDefault="005E5A36" w:rsidP="005E5A36">
      <w:pPr>
        <w:pStyle w:val="Code"/>
        <w:rPr>
          <w:highlight w:val="white"/>
        </w:rPr>
      </w:pPr>
      <w:r w:rsidRPr="00903DBA">
        <w:rPr>
          <w:highlight w:val="white"/>
        </w:rPr>
        <w:t xml:space="preserve">      if (declarator != null) {</w:t>
      </w:r>
    </w:p>
    <w:p w14:paraId="31F38F0F" w14:textId="77777777" w:rsidR="005E5A36" w:rsidRPr="00903DBA" w:rsidRDefault="005E5A36" w:rsidP="005E5A36">
      <w:pPr>
        <w:pStyle w:val="Code"/>
        <w:rPr>
          <w:highlight w:val="white"/>
        </w:rPr>
      </w:pPr>
      <w:r w:rsidRPr="00903DBA">
        <w:rPr>
          <w:highlight w:val="white"/>
        </w:rPr>
        <w:t xml:space="preserve">        declarator.Add(specifier.Type);</w:t>
      </w:r>
    </w:p>
    <w:p w14:paraId="67C40624" w14:textId="77777777" w:rsidR="005E5A36" w:rsidRPr="00903DBA" w:rsidRDefault="005E5A36" w:rsidP="005E5A36">
      <w:pPr>
        <w:pStyle w:val="Code"/>
        <w:rPr>
          <w:highlight w:val="white"/>
        </w:rPr>
      </w:pPr>
      <w:r w:rsidRPr="00903DBA">
        <w:rPr>
          <w:highlight w:val="white"/>
        </w:rPr>
        <w:t xml:space="preserve">        Type type = declarator.Type;</w:t>
      </w:r>
    </w:p>
    <w:p w14:paraId="662C8F28" w14:textId="77777777" w:rsidR="005E5A36" w:rsidRPr="00903DBA" w:rsidRDefault="005E5A36" w:rsidP="005E5A36">
      <w:pPr>
        <w:pStyle w:val="Code"/>
        <w:rPr>
          <w:highlight w:val="white"/>
        </w:rPr>
      </w:pPr>
      <w:r w:rsidRPr="00903DBA">
        <w:rPr>
          <w:highlight w:val="white"/>
        </w:rPr>
        <w:t xml:space="preserve">        Assert.Error(type.IsIntegral(), type,</w:t>
      </w:r>
    </w:p>
    <w:p w14:paraId="567CE9F1" w14:textId="77777777" w:rsidR="005E5A36" w:rsidRPr="00903DBA" w:rsidRDefault="005E5A36" w:rsidP="005E5A36">
      <w:pPr>
        <w:pStyle w:val="Code"/>
        <w:rPr>
          <w:highlight w:val="white"/>
        </w:rPr>
      </w:pPr>
      <w:r w:rsidRPr="00903DBA">
        <w:rPr>
          <w:highlight w:val="white"/>
        </w:rPr>
        <w:t xml:space="preserve">                     Message.Non__integral_bits_expression);</w:t>
      </w:r>
    </w:p>
    <w:p w14:paraId="1127986C" w14:textId="77777777" w:rsidR="005E5A36" w:rsidRPr="00903DBA" w:rsidRDefault="005E5A36" w:rsidP="005E5A36">
      <w:pPr>
        <w:pStyle w:val="Code"/>
        <w:rPr>
          <w:highlight w:val="white"/>
        </w:rPr>
      </w:pPr>
      <w:r w:rsidRPr="00903DBA">
        <w:rPr>
          <w:highlight w:val="white"/>
        </w:rPr>
        <w:t xml:space="preserve">        Assert.Error((bits &gt;= 1) &amp;&amp; (bits &lt;= (8 * type.Size())),</w:t>
      </w:r>
    </w:p>
    <w:p w14:paraId="370F20DB" w14:textId="77777777" w:rsidR="005E5A36" w:rsidRPr="00903DBA" w:rsidRDefault="005E5A36" w:rsidP="005E5A36">
      <w:pPr>
        <w:pStyle w:val="Code"/>
        <w:rPr>
          <w:highlight w:val="white"/>
        </w:rPr>
      </w:pPr>
      <w:r w:rsidRPr="00903DBA">
        <w:rPr>
          <w:highlight w:val="white"/>
        </w:rPr>
        <w:t xml:space="preserve">                      bitsValue, Message.Bits_value_out_of_range);</w:t>
      </w:r>
    </w:p>
    <w:p w14:paraId="5A6C3F2F" w14:textId="77777777" w:rsidR="005E5A36" w:rsidRPr="00903DBA" w:rsidRDefault="005E5A36" w:rsidP="005E5A36">
      <w:pPr>
        <w:rPr>
          <w:highlight w:val="white"/>
        </w:rPr>
      </w:pPr>
      <w:r w:rsidRPr="00903DBA">
        <w:rPr>
          <w:highlight w:val="white"/>
        </w:rPr>
        <w:lastRenderedPageBreak/>
        <w:t>If the number of bits is less then the type size in bits, we need to define the bit mask that is used to delete the bits not covered by the mask.</w:t>
      </w:r>
    </w:p>
    <w:p w14:paraId="05C0CECF" w14:textId="77777777" w:rsidR="005E5A36" w:rsidRPr="00903DBA" w:rsidRDefault="005E5A36" w:rsidP="005E5A36">
      <w:pPr>
        <w:pStyle w:val="Code"/>
        <w:rPr>
          <w:highlight w:val="white"/>
        </w:rPr>
      </w:pPr>
      <w:r w:rsidRPr="00903DBA">
        <w:rPr>
          <w:highlight w:val="white"/>
        </w:rPr>
        <w:t xml:space="preserve">        if (bits &lt; (8 * type.Size())) {</w:t>
      </w:r>
    </w:p>
    <w:p w14:paraId="50CAA1C8" w14:textId="77777777" w:rsidR="005E5A36" w:rsidRPr="00903DBA" w:rsidRDefault="005E5A36" w:rsidP="005E5A36">
      <w:pPr>
        <w:pStyle w:val="Code"/>
        <w:rPr>
          <w:highlight w:val="white"/>
        </w:rPr>
      </w:pPr>
      <w:r w:rsidRPr="00903DBA">
        <w:rPr>
          <w:highlight w:val="white"/>
        </w:rPr>
        <w:t xml:space="preserve">          type.SetBitfieldMask(bits);</w:t>
      </w:r>
    </w:p>
    <w:p w14:paraId="08AD538C" w14:textId="77777777" w:rsidR="005E5A36" w:rsidRPr="00903DBA" w:rsidRDefault="005E5A36" w:rsidP="005E5A36">
      <w:pPr>
        <w:pStyle w:val="Code"/>
        <w:rPr>
          <w:highlight w:val="white"/>
        </w:rPr>
      </w:pPr>
      <w:r w:rsidRPr="00903DBA">
        <w:rPr>
          <w:highlight w:val="white"/>
        </w:rPr>
        <w:t xml:space="preserve">        }</w:t>
      </w:r>
    </w:p>
    <w:p w14:paraId="7C6AC5D2" w14:textId="77777777" w:rsidR="005E5A36" w:rsidRPr="00903DBA" w:rsidRDefault="005E5A36" w:rsidP="005E5A36">
      <w:pPr>
        <w:pStyle w:val="Code"/>
        <w:rPr>
          <w:highlight w:val="white"/>
        </w:rPr>
      </w:pPr>
    </w:p>
    <w:p w14:paraId="273410B0" w14:textId="77777777" w:rsidR="005E5A36" w:rsidRPr="00903DBA" w:rsidRDefault="005E5A36" w:rsidP="005E5A36">
      <w:pPr>
        <w:pStyle w:val="Code"/>
        <w:rPr>
          <w:highlight w:val="white"/>
        </w:rPr>
      </w:pPr>
      <w:r w:rsidRPr="00903DBA">
        <w:rPr>
          <w:highlight w:val="white"/>
        </w:rPr>
        <w:t xml:space="preserve">        Symbol symbol = new Symbol(declarator.Name, specifier.ExternalLinkage,</w:t>
      </w:r>
    </w:p>
    <w:p w14:paraId="1370EC1C" w14:textId="77777777" w:rsidR="005E5A36" w:rsidRPr="00903DBA" w:rsidRDefault="005E5A36" w:rsidP="005E5A36">
      <w:pPr>
        <w:pStyle w:val="Code"/>
        <w:rPr>
          <w:highlight w:val="white"/>
        </w:rPr>
      </w:pPr>
      <w:r w:rsidRPr="00903DBA">
        <w:rPr>
          <w:highlight w:val="white"/>
        </w:rPr>
        <w:t xml:space="preserve">                                   storage, type);</w:t>
      </w:r>
    </w:p>
    <w:p w14:paraId="6E1E9C2D" w14:textId="77777777" w:rsidR="005E5A36" w:rsidRPr="00903DBA" w:rsidRDefault="005E5A36" w:rsidP="005E5A36">
      <w:pPr>
        <w:pStyle w:val="Code"/>
        <w:rPr>
          <w:highlight w:val="white"/>
        </w:rPr>
      </w:pPr>
      <w:r w:rsidRPr="00903DBA">
        <w:rPr>
          <w:highlight w:val="white"/>
        </w:rPr>
        <w:t xml:space="preserve">        SymbolTable.CurrentTable.AddSymbol(symbol);</w:t>
      </w:r>
    </w:p>
    <w:p w14:paraId="275A586B" w14:textId="77777777" w:rsidR="005E5A36" w:rsidRPr="00903DBA" w:rsidRDefault="005E5A36" w:rsidP="005E5A36">
      <w:pPr>
        <w:rPr>
          <w:highlight w:val="white"/>
        </w:rPr>
      </w:pPr>
      <w:r w:rsidRPr="00903DBA">
        <w:rPr>
          <w:highlight w:val="white"/>
        </w:rPr>
        <w:t>Contrary to the previous cases, we do not add the symbol to the global static set since it cannot be static.</w:t>
      </w:r>
    </w:p>
    <w:p w14:paraId="4FFED444" w14:textId="77777777" w:rsidR="005E5A36" w:rsidRPr="00903DBA" w:rsidRDefault="005E5A36" w:rsidP="005E5A36">
      <w:pPr>
        <w:pStyle w:val="Code"/>
        <w:rPr>
          <w:highlight w:val="white"/>
        </w:rPr>
      </w:pPr>
      <w:r w:rsidRPr="00903DBA">
        <w:rPr>
          <w:highlight w:val="white"/>
        </w:rPr>
        <w:t xml:space="preserve">      }</w:t>
      </w:r>
    </w:p>
    <w:p w14:paraId="7E2214E8" w14:textId="77777777" w:rsidR="005E5A36" w:rsidRPr="00903DBA" w:rsidRDefault="005E5A36" w:rsidP="005E5A36">
      <w:pPr>
        <w:rPr>
          <w:highlight w:val="white"/>
        </w:rPr>
      </w:pPr>
      <w:r w:rsidRPr="00903DBA">
        <w:rPr>
          <w:highlight w:val="white"/>
        </w:rPr>
        <w:t>If the declarator is null (it has been omitted in the code) we just check that the number of bits is in range: at least one and at most the type size in bits.</w:t>
      </w:r>
    </w:p>
    <w:p w14:paraId="7C89112C" w14:textId="77777777" w:rsidR="005E5A36" w:rsidRPr="00903DBA" w:rsidRDefault="005E5A36" w:rsidP="005E5A36">
      <w:pPr>
        <w:pStyle w:val="Code"/>
        <w:rPr>
          <w:highlight w:val="white"/>
        </w:rPr>
      </w:pPr>
      <w:r w:rsidRPr="00903DBA">
        <w:rPr>
          <w:highlight w:val="white"/>
        </w:rPr>
        <w:t xml:space="preserve">      else {</w:t>
      </w:r>
    </w:p>
    <w:p w14:paraId="3164BFCB" w14:textId="77777777" w:rsidR="005E5A36" w:rsidRPr="00903DBA" w:rsidRDefault="005E5A36" w:rsidP="005E5A36">
      <w:pPr>
        <w:pStyle w:val="Code"/>
        <w:rPr>
          <w:highlight w:val="white"/>
        </w:rPr>
      </w:pPr>
      <w:r w:rsidRPr="00903DBA">
        <w:rPr>
          <w:highlight w:val="white"/>
        </w:rPr>
        <w:t xml:space="preserve">        Assert.Error((bits &gt;= 1) &amp;&amp; (bits &lt;= (8 * 4)), bitsValue,</w:t>
      </w:r>
    </w:p>
    <w:p w14:paraId="011E9D80" w14:textId="77777777" w:rsidR="005E5A36" w:rsidRPr="00903DBA" w:rsidRDefault="005E5A36" w:rsidP="005E5A36">
      <w:pPr>
        <w:pStyle w:val="Code"/>
        <w:rPr>
          <w:highlight w:val="white"/>
        </w:rPr>
      </w:pPr>
      <w:r w:rsidRPr="00903DBA">
        <w:rPr>
          <w:highlight w:val="white"/>
        </w:rPr>
        <w:t xml:space="preserve">                      Message.Bits_value_out_of_range);</w:t>
      </w:r>
    </w:p>
    <w:p w14:paraId="0E8CE74F" w14:textId="77777777" w:rsidR="005E5A36" w:rsidRPr="00903DBA" w:rsidRDefault="005E5A36" w:rsidP="005E5A36">
      <w:pPr>
        <w:pStyle w:val="Code"/>
        <w:rPr>
          <w:highlight w:val="white"/>
        </w:rPr>
      </w:pPr>
      <w:r w:rsidRPr="00903DBA">
        <w:rPr>
          <w:highlight w:val="white"/>
        </w:rPr>
        <w:t xml:space="preserve">      }</w:t>
      </w:r>
    </w:p>
    <w:p w14:paraId="4E9270D4" w14:textId="77777777" w:rsidR="005E5A36" w:rsidRPr="00903DBA" w:rsidRDefault="005E5A36" w:rsidP="005E5A36">
      <w:pPr>
        <w:pStyle w:val="Code"/>
        <w:rPr>
          <w:highlight w:val="white"/>
        </w:rPr>
      </w:pPr>
      <w:r w:rsidRPr="00903DBA">
        <w:rPr>
          <w:highlight w:val="white"/>
        </w:rPr>
        <w:t xml:space="preserve">    }</w:t>
      </w:r>
    </w:p>
    <w:p w14:paraId="62FF6405" w14:textId="77777777" w:rsidR="005E5A36" w:rsidRDefault="005E5A36" w:rsidP="005E5A36">
      <w:pPr>
        <w:pStyle w:val="Rubrik3"/>
        <w:rPr>
          <w:highlight w:val="white"/>
        </w:rPr>
      </w:pPr>
      <w:r>
        <w:rPr>
          <w:highlight w:val="white"/>
        </w:rPr>
        <w:t>Pointer declarator</w:t>
      </w:r>
    </w:p>
    <w:p w14:paraId="7AAD04A8"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PointerDeclarator</w:t>
      </w:r>
      <w:r w:rsidRPr="00903DBA">
        <w:rPr>
          <w:highlight w:val="white"/>
        </w:rPr>
        <w:t xml:space="preserve"> method takes a type list and a declarator.</w:t>
      </w:r>
    </w:p>
    <w:p w14:paraId="5A989000" w14:textId="77777777" w:rsidR="005E5A36" w:rsidRPr="00903DBA" w:rsidRDefault="005E5A36" w:rsidP="005E5A36">
      <w:pPr>
        <w:pStyle w:val="CodeHeader"/>
        <w:rPr>
          <w:highlight w:val="white"/>
        </w:rPr>
      </w:pPr>
      <w:r w:rsidRPr="00903DBA">
        <w:rPr>
          <w:highlight w:val="white"/>
        </w:rPr>
        <w:t>MiddleCodeGenerator.cs</w:t>
      </w:r>
    </w:p>
    <w:p w14:paraId="29D92A4A" w14:textId="77777777" w:rsidR="005E5A36" w:rsidRPr="00903DBA" w:rsidRDefault="005E5A36" w:rsidP="005E5A36">
      <w:pPr>
        <w:pStyle w:val="Code"/>
        <w:rPr>
          <w:highlight w:val="white"/>
        </w:rPr>
      </w:pPr>
      <w:r w:rsidRPr="00903DBA">
        <w:rPr>
          <w:highlight w:val="white"/>
        </w:rPr>
        <w:t xml:space="preserve">    public static Declarator PointerDeclarator(List&lt;Type&gt; typeList,</w:t>
      </w:r>
    </w:p>
    <w:p w14:paraId="0B382E01" w14:textId="77777777" w:rsidR="005E5A36" w:rsidRPr="00903DBA" w:rsidRDefault="005E5A36" w:rsidP="005E5A36">
      <w:pPr>
        <w:pStyle w:val="Code"/>
        <w:rPr>
          <w:highlight w:val="white"/>
        </w:rPr>
      </w:pPr>
      <w:r w:rsidRPr="00903DBA">
        <w:rPr>
          <w:highlight w:val="white"/>
        </w:rPr>
        <w:t xml:space="preserve">                                               Declarator declarator) {</w:t>
      </w:r>
    </w:p>
    <w:p w14:paraId="05499D08" w14:textId="77777777" w:rsidR="005E5A36" w:rsidRPr="00903DBA" w:rsidRDefault="005E5A36" w:rsidP="005E5A36">
      <w:pPr>
        <w:rPr>
          <w:highlight w:val="white"/>
        </w:rPr>
      </w:pPr>
      <w:r w:rsidRPr="00903DBA">
        <w:rPr>
          <w:highlight w:val="white"/>
        </w:rPr>
        <w:t>If the declarator is null, we simply create a new declarator since we always need a declarator, even in the cases where is has been omitted.</w:t>
      </w:r>
    </w:p>
    <w:p w14:paraId="7419E603" w14:textId="77777777" w:rsidR="005E5A36" w:rsidRPr="00903DBA" w:rsidRDefault="005E5A36" w:rsidP="005E5A36">
      <w:pPr>
        <w:pStyle w:val="Code"/>
        <w:rPr>
          <w:highlight w:val="white"/>
        </w:rPr>
      </w:pPr>
      <w:r w:rsidRPr="00903DBA">
        <w:rPr>
          <w:highlight w:val="white"/>
        </w:rPr>
        <w:t xml:space="preserve">      if (declarator == null) {</w:t>
      </w:r>
    </w:p>
    <w:p w14:paraId="209A0471" w14:textId="77777777" w:rsidR="005E5A36" w:rsidRPr="00903DBA" w:rsidRDefault="005E5A36" w:rsidP="005E5A36">
      <w:pPr>
        <w:pStyle w:val="Code"/>
        <w:rPr>
          <w:highlight w:val="white"/>
        </w:rPr>
      </w:pPr>
      <w:r w:rsidRPr="00903DBA">
        <w:rPr>
          <w:highlight w:val="white"/>
        </w:rPr>
        <w:t xml:space="preserve">        declarator = new Declarator(null);</w:t>
      </w:r>
    </w:p>
    <w:p w14:paraId="4FA9268F" w14:textId="77777777" w:rsidR="005E5A36" w:rsidRPr="00903DBA" w:rsidRDefault="005E5A36" w:rsidP="005E5A36">
      <w:pPr>
        <w:pStyle w:val="Code"/>
        <w:rPr>
          <w:highlight w:val="white"/>
        </w:rPr>
      </w:pPr>
      <w:r w:rsidRPr="00903DBA">
        <w:rPr>
          <w:highlight w:val="white"/>
        </w:rPr>
        <w:t xml:space="preserve">      }</w:t>
      </w:r>
    </w:p>
    <w:p w14:paraId="27392F0A" w14:textId="77777777" w:rsidR="005E5A36" w:rsidRPr="00903DBA" w:rsidRDefault="005E5A36" w:rsidP="005E5A36">
      <w:pPr>
        <w:rPr>
          <w:highlight w:val="white"/>
        </w:rPr>
      </w:pPr>
      <w:r w:rsidRPr="00903DBA">
        <w:rPr>
          <w:highlight w:val="white"/>
        </w:rPr>
        <w:t>We iterate through the pointer type list and add each pointer type to the declarator. In this way, the declarator is pointer.</w:t>
      </w:r>
    </w:p>
    <w:p w14:paraId="57CE6C79" w14:textId="77777777" w:rsidR="005E5A36" w:rsidRPr="00903DBA" w:rsidRDefault="005E5A36" w:rsidP="005E5A36">
      <w:pPr>
        <w:pStyle w:val="Code"/>
        <w:rPr>
          <w:highlight w:val="white"/>
        </w:rPr>
      </w:pPr>
      <w:r w:rsidRPr="00903DBA">
        <w:rPr>
          <w:highlight w:val="white"/>
        </w:rPr>
        <w:t xml:space="preserve">      foreach (Type pointerType in typeList) {</w:t>
      </w:r>
    </w:p>
    <w:p w14:paraId="25242FA1" w14:textId="77777777" w:rsidR="005E5A36" w:rsidRPr="00903DBA" w:rsidRDefault="005E5A36" w:rsidP="005E5A36">
      <w:pPr>
        <w:pStyle w:val="Code"/>
        <w:rPr>
          <w:highlight w:val="white"/>
        </w:rPr>
      </w:pPr>
      <w:r w:rsidRPr="00903DBA">
        <w:rPr>
          <w:highlight w:val="white"/>
        </w:rPr>
        <w:t xml:space="preserve">        Type pointerType = new Type((Type) null);</w:t>
      </w:r>
    </w:p>
    <w:p w14:paraId="78440CE0" w14:textId="77777777" w:rsidR="005E5A36" w:rsidRPr="00903DBA" w:rsidRDefault="005E5A36" w:rsidP="005E5A36">
      <w:pPr>
        <w:pStyle w:val="Code"/>
        <w:rPr>
          <w:highlight w:val="white"/>
        </w:rPr>
      </w:pPr>
      <w:r w:rsidRPr="00903DBA">
        <w:rPr>
          <w:highlight w:val="white"/>
        </w:rPr>
        <w:t xml:space="preserve">        pointerType.Constant = type.Constant;</w:t>
      </w:r>
    </w:p>
    <w:p w14:paraId="65AEE1F6" w14:textId="77777777" w:rsidR="005E5A36" w:rsidRPr="00903DBA" w:rsidRDefault="005E5A36" w:rsidP="005E5A36">
      <w:pPr>
        <w:pStyle w:val="Code"/>
        <w:rPr>
          <w:highlight w:val="white"/>
        </w:rPr>
      </w:pPr>
      <w:r w:rsidRPr="00903DBA">
        <w:rPr>
          <w:highlight w:val="white"/>
        </w:rPr>
        <w:t xml:space="preserve">        pointerType.Volatile = type.Volatile;</w:t>
      </w:r>
    </w:p>
    <w:p w14:paraId="011F8C7D" w14:textId="77777777" w:rsidR="005E5A36" w:rsidRPr="00903DBA" w:rsidRDefault="005E5A36" w:rsidP="005E5A36">
      <w:pPr>
        <w:pStyle w:val="Code"/>
        <w:rPr>
          <w:highlight w:val="white"/>
        </w:rPr>
      </w:pPr>
      <w:r w:rsidRPr="00903DBA">
        <w:rPr>
          <w:highlight w:val="white"/>
        </w:rPr>
        <w:t xml:space="preserve">        declarator.Add(pointerType);</w:t>
      </w:r>
    </w:p>
    <w:p w14:paraId="325D3D06" w14:textId="77777777" w:rsidR="005E5A36" w:rsidRPr="00903DBA" w:rsidRDefault="005E5A36" w:rsidP="005E5A36">
      <w:pPr>
        <w:pStyle w:val="Code"/>
        <w:rPr>
          <w:highlight w:val="white"/>
        </w:rPr>
      </w:pPr>
      <w:r w:rsidRPr="00903DBA">
        <w:rPr>
          <w:highlight w:val="white"/>
        </w:rPr>
        <w:t xml:space="preserve">      }</w:t>
      </w:r>
    </w:p>
    <w:p w14:paraId="3DFAF010" w14:textId="77777777" w:rsidR="005E5A36" w:rsidRPr="00903DBA" w:rsidRDefault="005E5A36" w:rsidP="005E5A36">
      <w:pPr>
        <w:rPr>
          <w:highlight w:val="white"/>
        </w:rPr>
      </w:pPr>
      <w:r w:rsidRPr="00903DBA">
        <w:rPr>
          <w:highlight w:val="white"/>
        </w:rPr>
        <w:t>We will always have at least a declarator with a certain type or a pointer type, since it is syntactically impossible to omit both the declarator and the pointer list.</w:t>
      </w:r>
    </w:p>
    <w:p w14:paraId="5ED875D5" w14:textId="77777777" w:rsidR="005E5A36" w:rsidRPr="00903DBA" w:rsidRDefault="005E5A36" w:rsidP="005E5A36">
      <w:pPr>
        <w:pStyle w:val="Code"/>
        <w:rPr>
          <w:highlight w:val="white"/>
        </w:rPr>
      </w:pPr>
      <w:r w:rsidRPr="00903DBA">
        <w:rPr>
          <w:highlight w:val="white"/>
        </w:rPr>
        <w:t xml:space="preserve">      return declarator;</w:t>
      </w:r>
    </w:p>
    <w:p w14:paraId="312D50A2" w14:textId="77777777" w:rsidR="005E5A36" w:rsidRPr="00903DBA" w:rsidRDefault="005E5A36" w:rsidP="005E5A36">
      <w:pPr>
        <w:pStyle w:val="Code"/>
        <w:rPr>
          <w:highlight w:val="white"/>
        </w:rPr>
      </w:pPr>
      <w:r w:rsidRPr="00903DBA">
        <w:rPr>
          <w:highlight w:val="white"/>
        </w:rPr>
        <w:t xml:space="preserve">    }</w:t>
      </w:r>
    </w:p>
    <w:p w14:paraId="327B320A" w14:textId="77777777" w:rsidR="005E5A36" w:rsidRDefault="005E5A36" w:rsidP="005E5A36">
      <w:pPr>
        <w:pStyle w:val="Rubrik3"/>
        <w:rPr>
          <w:highlight w:val="white"/>
        </w:rPr>
      </w:pPr>
      <w:r>
        <w:rPr>
          <w:highlight w:val="white"/>
        </w:rPr>
        <w:t>Direct Declarator</w:t>
      </w:r>
    </w:p>
    <w:p w14:paraId="0AC13A64" w14:textId="77777777" w:rsidR="00E41639" w:rsidRPr="00E41639" w:rsidRDefault="00E41639" w:rsidP="005E5A36">
      <w:pPr>
        <w:pStyle w:val="CodeHeader"/>
        <w:rPr>
          <w:b w:val="0"/>
          <w:bCs/>
          <w:highlight w:val="white"/>
        </w:rPr>
      </w:pPr>
      <w:r w:rsidRPr="00E41639">
        <w:rPr>
          <w:b w:val="0"/>
          <w:bCs/>
          <w:highlight w:val="white"/>
        </w:rPr>
        <w:t xml:space="preserve">The </w:t>
      </w:r>
      <w:r w:rsidRPr="00E41639">
        <w:rPr>
          <w:rStyle w:val="KeyWord0"/>
          <w:b/>
          <w:bCs/>
          <w:highlight w:val="white"/>
        </w:rPr>
        <w:t>ArrayType</w:t>
      </w:r>
      <w:r w:rsidRPr="00E41639">
        <w:rPr>
          <w:b w:val="0"/>
          <w:bCs/>
          <w:highlight w:val="white"/>
        </w:rPr>
        <w:t xml:space="preserve"> method handles the declaration of an array. </w:t>
      </w:r>
    </w:p>
    <w:p w14:paraId="3B3B85A5" w14:textId="40189963" w:rsidR="005E5A36" w:rsidRPr="00903DBA" w:rsidRDefault="005E5A36" w:rsidP="005E5A36">
      <w:pPr>
        <w:pStyle w:val="CodeHeader"/>
        <w:rPr>
          <w:highlight w:val="white"/>
        </w:rPr>
      </w:pPr>
      <w:r w:rsidRPr="00903DBA">
        <w:rPr>
          <w:highlight w:val="white"/>
        </w:rPr>
        <w:t>MiddleCodeGenerator.cs</w:t>
      </w:r>
    </w:p>
    <w:p w14:paraId="7582E6E0" w14:textId="77777777" w:rsidR="005E5A36" w:rsidRPr="00903DBA" w:rsidRDefault="005E5A36" w:rsidP="005E5A36">
      <w:pPr>
        <w:pStyle w:val="Code"/>
        <w:rPr>
          <w:highlight w:val="white"/>
        </w:rPr>
      </w:pPr>
      <w:r w:rsidRPr="00903DBA">
        <w:rPr>
          <w:highlight w:val="white"/>
        </w:rPr>
        <w:t xml:space="preserve">    public static Declarator ArrayType(Declarator declarator,</w:t>
      </w:r>
    </w:p>
    <w:p w14:paraId="39E01AB5" w14:textId="77777777" w:rsidR="005E5A36" w:rsidRPr="00903DBA" w:rsidRDefault="005E5A36" w:rsidP="005E5A36">
      <w:pPr>
        <w:pStyle w:val="Code"/>
        <w:rPr>
          <w:highlight w:val="white"/>
        </w:rPr>
      </w:pPr>
      <w:r w:rsidRPr="00903DBA">
        <w:rPr>
          <w:highlight w:val="white"/>
        </w:rPr>
        <w:lastRenderedPageBreak/>
        <w:t xml:space="preserve">                                       Expression optionalSizeExpression) {</w:t>
      </w:r>
    </w:p>
    <w:p w14:paraId="656D6AFE" w14:textId="77777777" w:rsidR="005E5A36" w:rsidRPr="00903DBA" w:rsidRDefault="005E5A36" w:rsidP="005E5A36">
      <w:pPr>
        <w:pStyle w:val="Code"/>
        <w:rPr>
          <w:highlight w:val="white"/>
        </w:rPr>
      </w:pPr>
      <w:r w:rsidRPr="00903DBA">
        <w:rPr>
          <w:highlight w:val="white"/>
        </w:rPr>
        <w:t xml:space="preserve">      if (declarator == null) {</w:t>
      </w:r>
    </w:p>
    <w:p w14:paraId="31AE78ED" w14:textId="77777777" w:rsidR="005E5A36" w:rsidRPr="00903DBA" w:rsidRDefault="005E5A36" w:rsidP="005E5A36">
      <w:pPr>
        <w:pStyle w:val="Code"/>
        <w:rPr>
          <w:highlight w:val="white"/>
        </w:rPr>
      </w:pPr>
      <w:r w:rsidRPr="00903DBA">
        <w:rPr>
          <w:highlight w:val="white"/>
        </w:rPr>
        <w:t xml:space="preserve">        declarator = new Declarator(null);</w:t>
      </w:r>
    </w:p>
    <w:p w14:paraId="0D61F018" w14:textId="77777777" w:rsidR="005E5A36" w:rsidRPr="00903DBA" w:rsidRDefault="005E5A36" w:rsidP="005E5A36">
      <w:pPr>
        <w:pStyle w:val="Code"/>
        <w:rPr>
          <w:highlight w:val="white"/>
        </w:rPr>
      </w:pPr>
      <w:r w:rsidRPr="00903DBA">
        <w:rPr>
          <w:highlight w:val="white"/>
        </w:rPr>
        <w:t xml:space="preserve">      }</w:t>
      </w:r>
    </w:p>
    <w:p w14:paraId="014493F3" w14:textId="77777777" w:rsidR="005E5A36" w:rsidRPr="00903DBA" w:rsidRDefault="005E5A36" w:rsidP="005E5A36">
      <w:pPr>
        <w:rPr>
          <w:highlight w:val="white"/>
        </w:rPr>
      </w:pPr>
      <w:r w:rsidRPr="00903DBA">
        <w:rPr>
          <w:highlight w:val="white"/>
        </w:rPr>
        <w:t>If the array size expression is present, the parser has already made sure it is a constant expression of integral type. But we must also check that the array (the value of the expression) is positive.</w:t>
      </w:r>
    </w:p>
    <w:p w14:paraId="3EEC92D7" w14:textId="77777777" w:rsidR="005E5A36" w:rsidRPr="00903DBA" w:rsidRDefault="005E5A36" w:rsidP="005E5A36">
      <w:pPr>
        <w:pStyle w:val="Code"/>
        <w:rPr>
          <w:highlight w:val="white"/>
        </w:rPr>
      </w:pPr>
      <w:r w:rsidRPr="00903DBA">
        <w:rPr>
          <w:highlight w:val="white"/>
        </w:rPr>
        <w:t xml:space="preserve">      Type arrayType;</w:t>
      </w:r>
    </w:p>
    <w:p w14:paraId="14CA197A" w14:textId="77777777" w:rsidR="005E5A36" w:rsidRPr="00903DBA" w:rsidRDefault="005E5A36" w:rsidP="005E5A36">
      <w:pPr>
        <w:pStyle w:val="Code"/>
        <w:rPr>
          <w:highlight w:val="white"/>
        </w:rPr>
      </w:pPr>
      <w:r w:rsidRPr="00903DBA">
        <w:rPr>
          <w:highlight w:val="white"/>
        </w:rPr>
        <w:t xml:space="preserve">      if (optionalSizeExpression != null) {</w:t>
      </w:r>
    </w:p>
    <w:p w14:paraId="28401452" w14:textId="77777777" w:rsidR="005E5A36" w:rsidRPr="00903DBA" w:rsidRDefault="005E5A36" w:rsidP="005E5A36">
      <w:pPr>
        <w:pStyle w:val="Code"/>
        <w:rPr>
          <w:highlight w:val="white"/>
        </w:rPr>
      </w:pPr>
      <w:r w:rsidRPr="00903DBA">
        <w:rPr>
          <w:highlight w:val="white"/>
        </w:rPr>
        <w:t xml:space="preserve">        Symbol optSizeSymbol = optionalSizeExpression.Symbol;</w:t>
      </w:r>
    </w:p>
    <w:p w14:paraId="3D584DB4" w14:textId="77777777" w:rsidR="005E5A36" w:rsidRPr="00903DBA" w:rsidRDefault="005E5A36" w:rsidP="005E5A36">
      <w:pPr>
        <w:pStyle w:val="Code"/>
        <w:rPr>
          <w:highlight w:val="white"/>
        </w:rPr>
      </w:pPr>
      <w:r w:rsidRPr="00903DBA">
        <w:rPr>
          <w:highlight w:val="white"/>
        </w:rPr>
        <w:t xml:space="preserve">        int arraySize = (int) ((BigInteger) optSizeSymbol.Value);</w:t>
      </w:r>
    </w:p>
    <w:p w14:paraId="7FA9C9E7" w14:textId="77777777" w:rsidR="005E5A36" w:rsidRPr="00903DBA" w:rsidRDefault="005E5A36" w:rsidP="005E5A36">
      <w:pPr>
        <w:pStyle w:val="Code"/>
        <w:rPr>
          <w:highlight w:val="white"/>
        </w:rPr>
      </w:pPr>
      <w:r w:rsidRPr="00903DBA">
        <w:rPr>
          <w:highlight w:val="white"/>
        </w:rPr>
        <w:t xml:space="preserve">        Assert.Error(arraySize &gt; 0, arraySize,</w:t>
      </w:r>
    </w:p>
    <w:p w14:paraId="2FB3A91E" w14:textId="77777777" w:rsidR="005E5A36" w:rsidRPr="00903DBA" w:rsidRDefault="005E5A36" w:rsidP="005E5A36">
      <w:pPr>
        <w:pStyle w:val="Code"/>
        <w:rPr>
          <w:highlight w:val="white"/>
        </w:rPr>
      </w:pPr>
      <w:r w:rsidRPr="00903DBA">
        <w:rPr>
          <w:highlight w:val="white"/>
        </w:rPr>
        <w:t xml:space="preserve">                     Message.Non__positive_array_size);</w:t>
      </w:r>
    </w:p>
    <w:p w14:paraId="1A6BA3AA" w14:textId="77777777" w:rsidR="005E5A36" w:rsidRPr="00903DBA" w:rsidRDefault="005E5A36" w:rsidP="005E5A36">
      <w:pPr>
        <w:pStyle w:val="Code"/>
        <w:rPr>
          <w:highlight w:val="white"/>
        </w:rPr>
      </w:pPr>
      <w:r w:rsidRPr="00903DBA">
        <w:rPr>
          <w:highlight w:val="white"/>
        </w:rPr>
        <w:t xml:space="preserve">        arrayType = new Type(arraySize, null);</w:t>
      </w:r>
    </w:p>
    <w:p w14:paraId="2E727A57" w14:textId="77777777" w:rsidR="005E5A36" w:rsidRPr="00903DBA" w:rsidRDefault="005E5A36" w:rsidP="005E5A36">
      <w:pPr>
        <w:pStyle w:val="Code"/>
        <w:rPr>
          <w:highlight w:val="white"/>
        </w:rPr>
      </w:pPr>
      <w:r w:rsidRPr="00903DBA">
        <w:rPr>
          <w:highlight w:val="white"/>
        </w:rPr>
        <w:t xml:space="preserve">      }</w:t>
      </w:r>
    </w:p>
    <w:p w14:paraId="78CC1D50" w14:textId="77777777" w:rsidR="005E5A36" w:rsidRPr="00903DBA" w:rsidRDefault="005E5A36" w:rsidP="005E5A36">
      <w:pPr>
        <w:rPr>
          <w:highlight w:val="white"/>
        </w:rPr>
      </w:pPr>
      <w:r w:rsidRPr="00903DBA">
        <w:rPr>
          <w:highlight w:val="white"/>
        </w:rPr>
        <w:t>If the array size expression is not present, we create a new array type of zero size.</w:t>
      </w:r>
    </w:p>
    <w:p w14:paraId="498D91BB" w14:textId="77777777" w:rsidR="005E5A36" w:rsidRPr="00903DBA" w:rsidRDefault="005E5A36" w:rsidP="005E5A36">
      <w:pPr>
        <w:pStyle w:val="Code"/>
        <w:rPr>
          <w:highlight w:val="white"/>
        </w:rPr>
      </w:pPr>
      <w:r w:rsidRPr="00903DBA">
        <w:rPr>
          <w:highlight w:val="white"/>
        </w:rPr>
        <w:t xml:space="preserve">      else {</w:t>
      </w:r>
    </w:p>
    <w:p w14:paraId="571C7C96" w14:textId="77777777" w:rsidR="005E5A36" w:rsidRPr="00903DBA" w:rsidRDefault="005E5A36" w:rsidP="005E5A36">
      <w:pPr>
        <w:pStyle w:val="Code"/>
        <w:rPr>
          <w:highlight w:val="white"/>
        </w:rPr>
      </w:pPr>
      <w:r w:rsidRPr="00903DBA">
        <w:rPr>
          <w:highlight w:val="white"/>
        </w:rPr>
        <w:t xml:space="preserve">        arrayType = new Type(0, null);</w:t>
      </w:r>
    </w:p>
    <w:p w14:paraId="7AE47588" w14:textId="77777777" w:rsidR="005E5A36" w:rsidRPr="00903DBA" w:rsidRDefault="005E5A36" w:rsidP="005E5A36">
      <w:pPr>
        <w:pStyle w:val="Code"/>
        <w:rPr>
          <w:highlight w:val="white"/>
        </w:rPr>
      </w:pPr>
      <w:r w:rsidRPr="00903DBA">
        <w:rPr>
          <w:highlight w:val="white"/>
        </w:rPr>
        <w:t xml:space="preserve">      }</w:t>
      </w:r>
    </w:p>
    <w:p w14:paraId="297DE9F4" w14:textId="77777777" w:rsidR="005E5A36" w:rsidRPr="00903DBA" w:rsidRDefault="005E5A36" w:rsidP="005E5A36">
      <w:pPr>
        <w:rPr>
          <w:highlight w:val="white"/>
        </w:rPr>
      </w:pPr>
      <w:r w:rsidRPr="00903DBA">
        <w:rPr>
          <w:highlight w:val="white"/>
        </w:rPr>
        <w:t>We add the array type to the declarator, which we return. Note that the type of the array is yet unknown, which is why it is null.</w:t>
      </w:r>
    </w:p>
    <w:p w14:paraId="5E84FFBE" w14:textId="77777777" w:rsidR="005E5A36" w:rsidRPr="00903DBA" w:rsidRDefault="005E5A36" w:rsidP="005E5A36">
      <w:pPr>
        <w:pStyle w:val="Code"/>
        <w:rPr>
          <w:highlight w:val="white"/>
        </w:rPr>
      </w:pPr>
      <w:r w:rsidRPr="00903DBA">
        <w:rPr>
          <w:highlight w:val="white"/>
        </w:rPr>
        <w:t xml:space="preserve">      declarator.Add(arrayType);</w:t>
      </w:r>
    </w:p>
    <w:p w14:paraId="2F540E84" w14:textId="77777777" w:rsidR="005E5A36" w:rsidRPr="00903DBA" w:rsidRDefault="005E5A36" w:rsidP="005E5A36">
      <w:pPr>
        <w:pStyle w:val="Code"/>
        <w:rPr>
          <w:highlight w:val="white"/>
        </w:rPr>
      </w:pPr>
      <w:r w:rsidRPr="00903DBA">
        <w:rPr>
          <w:highlight w:val="white"/>
        </w:rPr>
        <w:t xml:space="preserve">      return declarator;</w:t>
      </w:r>
    </w:p>
    <w:p w14:paraId="46BDA669" w14:textId="77777777" w:rsidR="005E5A36" w:rsidRPr="00903DBA" w:rsidRDefault="005E5A36" w:rsidP="005E5A36">
      <w:pPr>
        <w:pStyle w:val="Code"/>
        <w:rPr>
          <w:highlight w:val="white"/>
        </w:rPr>
      </w:pPr>
      <w:r w:rsidRPr="00903DBA">
        <w:rPr>
          <w:highlight w:val="white"/>
        </w:rPr>
        <w:t xml:space="preserve">    }</w:t>
      </w:r>
    </w:p>
    <w:p w14:paraId="74A5D66B" w14:textId="77777777" w:rsidR="005E5A36" w:rsidRPr="00903DBA" w:rsidRDefault="005E5A36" w:rsidP="005E5A36">
      <w:pPr>
        <w:rPr>
          <w:highlight w:val="white"/>
        </w:rPr>
      </w:pPr>
      <w:r w:rsidRPr="00903DBA">
        <w:rPr>
          <w:highlight w:val="white"/>
        </w:rPr>
        <w:t>The next kind of direct declarator is the new-style function declarator, with parentheses enclosing a variable parameter list. A variable parameter list is a parameter list that may be finished with the variable marker (‘…’).</w:t>
      </w:r>
    </w:p>
    <w:p w14:paraId="191FC3A1"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NewFunctionDeclaration</w:t>
      </w:r>
      <w:r w:rsidRPr="00903DBA">
        <w:rPr>
          <w:highlight w:val="white"/>
        </w:rPr>
        <w:t xml:space="preserve"> handles a new-style function declaration. </w:t>
      </w:r>
    </w:p>
    <w:p w14:paraId="72A0BB98" w14:textId="77777777" w:rsidR="005E5A36" w:rsidRPr="00903DBA" w:rsidRDefault="005E5A36" w:rsidP="005E5A36">
      <w:pPr>
        <w:pStyle w:val="CodeHeader"/>
        <w:rPr>
          <w:highlight w:val="white"/>
        </w:rPr>
      </w:pPr>
      <w:r w:rsidRPr="00903DBA">
        <w:rPr>
          <w:highlight w:val="white"/>
        </w:rPr>
        <w:t>MiddleCodeGenerator.cs</w:t>
      </w:r>
    </w:p>
    <w:p w14:paraId="1B49BAB2" w14:textId="77777777" w:rsidR="005E5A36" w:rsidRPr="00903DBA" w:rsidRDefault="005E5A36" w:rsidP="005E5A36">
      <w:pPr>
        <w:pStyle w:val="Code"/>
        <w:rPr>
          <w:highlight w:val="white"/>
        </w:rPr>
      </w:pPr>
      <w:r w:rsidRPr="00903DBA">
        <w:rPr>
          <w:highlight w:val="white"/>
        </w:rPr>
        <w:t xml:space="preserve">    public static Declarator NewFunctionDeclaration(Declarator declarator,</w:t>
      </w:r>
    </w:p>
    <w:p w14:paraId="768BF788" w14:textId="77777777" w:rsidR="005E5A36" w:rsidRPr="00903DBA" w:rsidRDefault="005E5A36" w:rsidP="005E5A36">
      <w:pPr>
        <w:pStyle w:val="Code"/>
        <w:rPr>
          <w:highlight w:val="white"/>
        </w:rPr>
      </w:pPr>
      <w:r w:rsidRPr="00903DBA">
        <w:rPr>
          <w:highlight w:val="white"/>
        </w:rPr>
        <w:t xml:space="preserve">                                                   List&lt;Symbol&gt; parameterList,</w:t>
      </w:r>
    </w:p>
    <w:p w14:paraId="72A41770" w14:textId="571B80B6" w:rsidR="005E5A36" w:rsidRPr="00903DBA" w:rsidRDefault="005E5A36" w:rsidP="005E5A36">
      <w:pPr>
        <w:pStyle w:val="Code"/>
        <w:rPr>
          <w:highlight w:val="white"/>
        </w:rPr>
      </w:pPr>
      <w:r w:rsidRPr="00903DBA">
        <w:rPr>
          <w:highlight w:val="white"/>
        </w:rPr>
        <w:t xml:space="preserve">                                                   bool </w:t>
      </w:r>
      <w:r w:rsidR="00D47EB7">
        <w:rPr>
          <w:highlight w:val="white"/>
        </w:rPr>
        <w:t>variadic</w:t>
      </w:r>
      <w:r w:rsidRPr="00903DBA">
        <w:rPr>
          <w:highlight w:val="white"/>
        </w:rPr>
        <w:t>) {</w:t>
      </w:r>
    </w:p>
    <w:p w14:paraId="1C24076B" w14:textId="77777777" w:rsidR="005E5A36" w:rsidRPr="00903DBA" w:rsidRDefault="005E5A36" w:rsidP="005E5A36">
      <w:pPr>
        <w:rPr>
          <w:highlight w:val="white"/>
        </w:rPr>
      </w:pPr>
      <w:r w:rsidRPr="00903DBA">
        <w:rPr>
          <w:highlight w:val="white"/>
        </w:rPr>
        <w:t>It is not allowed to add a variable marker to an empty parameter list, it must always be at least one parameter.</w:t>
      </w:r>
    </w:p>
    <w:p w14:paraId="2D3D64B8" w14:textId="77777777" w:rsidR="005E5A36" w:rsidRPr="00903DBA" w:rsidRDefault="005E5A36" w:rsidP="005E5A36">
      <w:pPr>
        <w:pStyle w:val="Code"/>
        <w:rPr>
          <w:highlight w:val="white"/>
        </w:rPr>
      </w:pPr>
      <w:r w:rsidRPr="00903DBA">
        <w:rPr>
          <w:highlight w:val="white"/>
        </w:rPr>
        <w:t xml:space="preserve">      if (parameterList.Count == 0) {</w:t>
      </w:r>
    </w:p>
    <w:p w14:paraId="274DC04F" w14:textId="20E37242" w:rsidR="005E5A36" w:rsidRPr="00903DBA" w:rsidRDefault="005E5A36" w:rsidP="005E5A36">
      <w:pPr>
        <w:pStyle w:val="Code"/>
        <w:rPr>
          <w:highlight w:val="white"/>
        </w:rPr>
      </w:pPr>
      <w:r w:rsidRPr="00903DBA">
        <w:rPr>
          <w:highlight w:val="white"/>
        </w:rPr>
        <w:t xml:space="preserve">        Assert.Error(!</w:t>
      </w:r>
      <w:r w:rsidR="00D47EB7">
        <w:rPr>
          <w:highlight w:val="white"/>
        </w:rPr>
        <w:t>variadic</w:t>
      </w:r>
      <w:r w:rsidRPr="00903DBA">
        <w:rPr>
          <w:highlight w:val="white"/>
        </w:rPr>
        <w:t>, "...",</w:t>
      </w:r>
    </w:p>
    <w:p w14:paraId="6CD76BE4" w14:textId="16933770" w:rsidR="005E5A36" w:rsidRPr="00903DBA" w:rsidRDefault="005E5A36" w:rsidP="005E5A36">
      <w:pPr>
        <w:pStyle w:val="Code"/>
        <w:rPr>
          <w:highlight w:val="white"/>
        </w:rPr>
      </w:pPr>
      <w:r w:rsidRPr="00903DBA">
        <w:rPr>
          <w:highlight w:val="white"/>
        </w:rPr>
        <w:t xml:space="preserve">            Message.An_</w:t>
      </w:r>
      <w:r w:rsidR="004A5B68">
        <w:rPr>
          <w:highlight w:val="white"/>
        </w:rPr>
        <w:t>variadic</w:t>
      </w:r>
      <w:r w:rsidRPr="00903DBA">
        <w:rPr>
          <w:highlight w:val="white"/>
        </w:rPr>
        <w:t>_function_must_have_at_least_one_parameter);</w:t>
      </w:r>
    </w:p>
    <w:p w14:paraId="1F52F7D3" w14:textId="77777777" w:rsidR="005E5A36" w:rsidRPr="00903DBA" w:rsidRDefault="005E5A36" w:rsidP="005E5A36">
      <w:pPr>
        <w:pStyle w:val="Code"/>
        <w:rPr>
          <w:highlight w:val="white"/>
        </w:rPr>
      </w:pPr>
      <w:r w:rsidRPr="00903DBA">
        <w:rPr>
          <w:highlight w:val="white"/>
        </w:rPr>
        <w:t xml:space="preserve">      }</w:t>
      </w:r>
    </w:p>
    <w:p w14:paraId="4CFA2601" w14:textId="77777777" w:rsidR="005E5A36" w:rsidRPr="00903DBA" w:rsidRDefault="005E5A36" w:rsidP="005E5A36">
      <w:pPr>
        <w:rPr>
          <w:highlight w:val="white"/>
        </w:rPr>
      </w:pPr>
      <w:r w:rsidRPr="00903DBA">
        <w:rPr>
          <w:highlight w:val="white"/>
        </w:rPr>
        <w:t xml:space="preserve">It is allowed to have a </w:t>
      </w:r>
      <w:r w:rsidRPr="00903DBA">
        <w:rPr>
          <w:rStyle w:val="KeyWord0"/>
          <w:highlight w:val="white"/>
        </w:rPr>
        <w:t>void</w:t>
      </w:r>
      <w:r w:rsidRPr="00903DBA">
        <w:rPr>
          <w:highlight w:val="white"/>
        </w:rPr>
        <w:t xml:space="preserve"> parameter if it is the only parameter in the list, and there is no variable marker.</w:t>
      </w:r>
    </w:p>
    <w:p w14:paraId="3390D1BA" w14:textId="77777777" w:rsidR="005E5A36" w:rsidRPr="00903DBA" w:rsidRDefault="005E5A36" w:rsidP="005E5A36">
      <w:pPr>
        <w:pStyle w:val="Code"/>
        <w:rPr>
          <w:highlight w:val="white"/>
        </w:rPr>
      </w:pPr>
      <w:r w:rsidRPr="00903DBA">
        <w:rPr>
          <w:highlight w:val="white"/>
        </w:rPr>
        <w:t xml:space="preserve">      else if ((parameterList.Count == 1) &amp;&amp; parameterList[0].Type.IsVoid()) {</w:t>
      </w:r>
    </w:p>
    <w:p w14:paraId="55CA8C7C" w14:textId="77777777" w:rsidR="005E5A36" w:rsidRPr="00903DBA" w:rsidRDefault="005E5A36" w:rsidP="005E5A36">
      <w:pPr>
        <w:pStyle w:val="Code"/>
        <w:rPr>
          <w:highlight w:val="white"/>
        </w:rPr>
      </w:pPr>
      <w:r w:rsidRPr="00903DBA">
        <w:rPr>
          <w:highlight w:val="white"/>
        </w:rPr>
        <w:t xml:space="preserve">        Assert.Error(parameterList[0].Name == null,</w:t>
      </w:r>
    </w:p>
    <w:p w14:paraId="567C4890" w14:textId="77777777" w:rsidR="005E5A36" w:rsidRPr="00903DBA" w:rsidRDefault="005E5A36" w:rsidP="005E5A36">
      <w:pPr>
        <w:pStyle w:val="Code"/>
        <w:rPr>
          <w:highlight w:val="white"/>
        </w:rPr>
      </w:pPr>
      <w:r w:rsidRPr="00903DBA">
        <w:rPr>
          <w:highlight w:val="white"/>
        </w:rPr>
        <w:t xml:space="preserve">                     parameterList[0].Name,</w:t>
      </w:r>
    </w:p>
    <w:p w14:paraId="78F89C25" w14:textId="77777777" w:rsidR="005E5A36" w:rsidRPr="00903DBA" w:rsidRDefault="005E5A36" w:rsidP="005E5A36">
      <w:pPr>
        <w:pStyle w:val="Code"/>
        <w:rPr>
          <w:highlight w:val="white"/>
        </w:rPr>
      </w:pPr>
      <w:r w:rsidRPr="00903DBA">
        <w:rPr>
          <w:highlight w:val="white"/>
        </w:rPr>
        <w:t xml:space="preserve">                     Message.A_void_parameter_cannot_be_named);</w:t>
      </w:r>
    </w:p>
    <w:p w14:paraId="748B1D7E" w14:textId="191C8993" w:rsidR="005E5A36" w:rsidRPr="00903DBA" w:rsidRDefault="005E5A36" w:rsidP="005E5A36">
      <w:pPr>
        <w:pStyle w:val="Code"/>
        <w:rPr>
          <w:highlight w:val="white"/>
        </w:rPr>
      </w:pPr>
      <w:r w:rsidRPr="00903DBA">
        <w:rPr>
          <w:highlight w:val="white"/>
        </w:rPr>
        <w:t xml:space="preserve">        Assert.Error(!</w:t>
      </w:r>
      <w:r w:rsidR="00D47EB7">
        <w:rPr>
          <w:highlight w:val="white"/>
        </w:rPr>
        <w:t>variadic</w:t>
      </w:r>
      <w:r w:rsidRPr="00903DBA">
        <w:rPr>
          <w:highlight w:val="white"/>
        </w:rPr>
        <w:t>, "...", Message.</w:t>
      </w:r>
    </w:p>
    <w:p w14:paraId="17F753E7" w14:textId="47F21177" w:rsidR="005E5A36" w:rsidRPr="00903DBA" w:rsidRDefault="005E5A36" w:rsidP="005E5A36">
      <w:pPr>
        <w:pStyle w:val="Code"/>
        <w:rPr>
          <w:highlight w:val="white"/>
        </w:rPr>
      </w:pPr>
      <w:r w:rsidRPr="00903DBA">
        <w:rPr>
          <w:highlight w:val="white"/>
        </w:rPr>
        <w:t xml:space="preserve">                     An_</w:t>
      </w:r>
      <w:r w:rsidR="004A5B68">
        <w:rPr>
          <w:highlight w:val="white"/>
        </w:rPr>
        <w:t>variadic</w:t>
      </w:r>
      <w:r w:rsidRPr="00903DBA">
        <w:rPr>
          <w:highlight w:val="white"/>
        </w:rPr>
        <w:t>_function_cannot_have_a_void_parameter);</w:t>
      </w:r>
    </w:p>
    <w:p w14:paraId="065A7267" w14:textId="77777777" w:rsidR="005E5A36" w:rsidRPr="00903DBA" w:rsidRDefault="005E5A36" w:rsidP="005E5A36">
      <w:pPr>
        <w:pStyle w:val="Code"/>
        <w:rPr>
          <w:highlight w:val="white"/>
        </w:rPr>
      </w:pPr>
      <w:r w:rsidRPr="00903DBA">
        <w:rPr>
          <w:highlight w:val="white"/>
        </w:rPr>
        <w:t xml:space="preserve">        parameterList.Clear();</w:t>
      </w:r>
    </w:p>
    <w:p w14:paraId="56E396B5" w14:textId="77777777" w:rsidR="005E5A36" w:rsidRPr="00903DBA" w:rsidRDefault="005E5A36" w:rsidP="005E5A36">
      <w:pPr>
        <w:pStyle w:val="Code"/>
        <w:rPr>
          <w:highlight w:val="white"/>
        </w:rPr>
      </w:pPr>
      <w:r w:rsidRPr="00903DBA">
        <w:rPr>
          <w:highlight w:val="white"/>
        </w:rPr>
        <w:t xml:space="preserve">      }</w:t>
      </w:r>
    </w:p>
    <w:p w14:paraId="74198DEB" w14:textId="77777777" w:rsidR="005E5A36" w:rsidRPr="00903DBA" w:rsidRDefault="005E5A36" w:rsidP="005E5A36">
      <w:pPr>
        <w:rPr>
          <w:highlight w:val="white"/>
        </w:rPr>
      </w:pPr>
      <w:r w:rsidRPr="00903DBA">
        <w:rPr>
          <w:highlight w:val="white"/>
        </w:rPr>
        <w:t xml:space="preserve">Otherwise, a </w:t>
      </w:r>
      <w:r w:rsidRPr="00903DBA">
        <w:rPr>
          <w:rStyle w:val="KeyWord0"/>
          <w:highlight w:val="white"/>
        </w:rPr>
        <w:t>void</w:t>
      </w:r>
      <w:r w:rsidRPr="00903DBA">
        <w:rPr>
          <w:highlight w:val="white"/>
        </w:rPr>
        <w:t xml:space="preserve"> parameter is not allowed.</w:t>
      </w:r>
    </w:p>
    <w:p w14:paraId="13666D5B" w14:textId="77777777" w:rsidR="005E5A36" w:rsidRPr="00903DBA" w:rsidRDefault="005E5A36" w:rsidP="005E5A36">
      <w:pPr>
        <w:pStyle w:val="Code"/>
        <w:rPr>
          <w:highlight w:val="white"/>
        </w:rPr>
      </w:pPr>
      <w:r w:rsidRPr="00903DBA">
        <w:rPr>
          <w:highlight w:val="white"/>
        </w:rPr>
        <w:lastRenderedPageBreak/>
        <w:t xml:space="preserve">      else {</w:t>
      </w:r>
    </w:p>
    <w:p w14:paraId="5B7DEEA2" w14:textId="77777777" w:rsidR="005E5A36" w:rsidRPr="00903DBA" w:rsidRDefault="005E5A36" w:rsidP="005E5A36">
      <w:pPr>
        <w:pStyle w:val="Code"/>
        <w:rPr>
          <w:highlight w:val="white"/>
        </w:rPr>
      </w:pPr>
      <w:r w:rsidRPr="00903DBA">
        <w:rPr>
          <w:highlight w:val="white"/>
        </w:rPr>
        <w:t xml:space="preserve">        foreach (Symbol symbol in parameterList) {</w:t>
      </w:r>
    </w:p>
    <w:p w14:paraId="0938ADFF" w14:textId="77777777" w:rsidR="005E5A36" w:rsidRPr="00903DBA" w:rsidRDefault="005E5A36" w:rsidP="005E5A36">
      <w:pPr>
        <w:pStyle w:val="Code"/>
        <w:rPr>
          <w:highlight w:val="white"/>
        </w:rPr>
      </w:pPr>
      <w:r w:rsidRPr="00903DBA">
        <w:rPr>
          <w:highlight w:val="white"/>
        </w:rPr>
        <w:t xml:space="preserve">          Assert.Error(!symbol.Type.IsVoid(),</w:t>
      </w:r>
    </w:p>
    <w:p w14:paraId="5E77CDC0" w14:textId="77777777" w:rsidR="005E5A36" w:rsidRPr="00903DBA" w:rsidRDefault="005E5A36" w:rsidP="005E5A36">
      <w:pPr>
        <w:pStyle w:val="Code"/>
        <w:rPr>
          <w:highlight w:val="white"/>
        </w:rPr>
      </w:pPr>
      <w:r w:rsidRPr="00903DBA">
        <w:rPr>
          <w:highlight w:val="white"/>
        </w:rPr>
        <w:t xml:space="preserve">                       Message.Invalid_void_parameter);</w:t>
      </w:r>
    </w:p>
    <w:p w14:paraId="351D2ED8" w14:textId="77777777" w:rsidR="005E5A36" w:rsidRPr="00903DBA" w:rsidRDefault="005E5A36" w:rsidP="005E5A36">
      <w:pPr>
        <w:pStyle w:val="Code"/>
        <w:rPr>
          <w:highlight w:val="white"/>
        </w:rPr>
      </w:pPr>
      <w:r w:rsidRPr="00903DBA">
        <w:rPr>
          <w:highlight w:val="white"/>
        </w:rPr>
        <w:t xml:space="preserve">        }</w:t>
      </w:r>
    </w:p>
    <w:p w14:paraId="3B9AE41E" w14:textId="77777777" w:rsidR="005E5A36" w:rsidRPr="00903DBA" w:rsidRDefault="005E5A36" w:rsidP="005E5A36">
      <w:pPr>
        <w:pStyle w:val="Code"/>
        <w:rPr>
          <w:highlight w:val="white"/>
        </w:rPr>
      </w:pPr>
      <w:r w:rsidRPr="00903DBA">
        <w:rPr>
          <w:highlight w:val="white"/>
        </w:rPr>
        <w:t xml:space="preserve">      }</w:t>
      </w:r>
    </w:p>
    <w:p w14:paraId="402E2FF6" w14:textId="275C4143" w:rsidR="005E5A36" w:rsidRPr="00903DBA" w:rsidRDefault="005E5A36" w:rsidP="005E5A36">
      <w:pPr>
        <w:rPr>
          <w:highlight w:val="white"/>
        </w:rPr>
      </w:pPr>
      <w:r w:rsidRPr="00903DBA">
        <w:rPr>
          <w:highlight w:val="white"/>
        </w:rPr>
        <w:t xml:space="preserve">Finally, we create a new-style function type with the parameter list and </w:t>
      </w:r>
      <w:r w:rsidR="00243F05">
        <w:rPr>
          <w:highlight w:val="white"/>
        </w:rPr>
        <w:t>variadic</w:t>
      </w:r>
      <w:r w:rsidR="00243F05" w:rsidRPr="00903DBA">
        <w:rPr>
          <w:highlight w:val="white"/>
        </w:rPr>
        <w:t xml:space="preserve"> </w:t>
      </w:r>
      <w:r w:rsidRPr="00903DBA">
        <w:rPr>
          <w:highlight w:val="white"/>
        </w:rPr>
        <w:t>status, add it to the declarator, and return the declarator. Note that we do not add a return type (the first parameter is null), since it will be added to the declarator by the specifier.</w:t>
      </w:r>
    </w:p>
    <w:p w14:paraId="46F2BAC5" w14:textId="1DCC6E39" w:rsidR="005E5A36" w:rsidRPr="00903DBA" w:rsidRDefault="005E5A36" w:rsidP="005E5A36">
      <w:pPr>
        <w:pStyle w:val="Code"/>
        <w:rPr>
          <w:highlight w:val="white"/>
        </w:rPr>
      </w:pPr>
      <w:r w:rsidRPr="00903DBA">
        <w:rPr>
          <w:highlight w:val="white"/>
        </w:rPr>
        <w:t xml:space="preserve">      declarator.Add(new Type(null, parameterList, </w:t>
      </w:r>
      <w:r w:rsidR="00D47EB7">
        <w:rPr>
          <w:highlight w:val="white"/>
        </w:rPr>
        <w:t>variadic</w:t>
      </w:r>
      <w:r w:rsidRPr="00903DBA">
        <w:rPr>
          <w:highlight w:val="white"/>
        </w:rPr>
        <w:t>));</w:t>
      </w:r>
    </w:p>
    <w:p w14:paraId="68F3FF91" w14:textId="77777777" w:rsidR="005E5A36" w:rsidRPr="00903DBA" w:rsidRDefault="005E5A36" w:rsidP="005E5A36">
      <w:pPr>
        <w:pStyle w:val="Code"/>
        <w:rPr>
          <w:highlight w:val="white"/>
        </w:rPr>
      </w:pPr>
      <w:r w:rsidRPr="00903DBA">
        <w:rPr>
          <w:highlight w:val="white"/>
        </w:rPr>
        <w:t xml:space="preserve">      return declarator;</w:t>
      </w:r>
    </w:p>
    <w:p w14:paraId="73A03C02" w14:textId="77777777" w:rsidR="005E5A36" w:rsidRPr="00903DBA" w:rsidRDefault="005E5A36" w:rsidP="005E5A36">
      <w:pPr>
        <w:pStyle w:val="Code"/>
        <w:rPr>
          <w:highlight w:val="white"/>
        </w:rPr>
      </w:pPr>
      <w:r w:rsidRPr="00903DBA">
        <w:rPr>
          <w:highlight w:val="white"/>
        </w:rPr>
        <w:t xml:space="preserve">    }</w:t>
      </w:r>
    </w:p>
    <w:p w14:paraId="652B0CDD"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OldFunctionDeclaration</w:t>
      </w:r>
      <w:r w:rsidRPr="00903DBA">
        <w:rPr>
          <w:highlight w:val="white"/>
        </w:rPr>
        <w:t xml:space="preserve"> method handles the old-style function declaration. The only thing we need to test is that the same name does not occur twice in the name list.</w:t>
      </w:r>
    </w:p>
    <w:p w14:paraId="3F99691B" w14:textId="77777777" w:rsidR="005E5A36" w:rsidRPr="00903DBA" w:rsidRDefault="005E5A36" w:rsidP="005E5A36">
      <w:pPr>
        <w:pStyle w:val="CodeHeader"/>
        <w:rPr>
          <w:highlight w:val="white"/>
        </w:rPr>
      </w:pPr>
      <w:r w:rsidRPr="00903DBA">
        <w:rPr>
          <w:highlight w:val="white"/>
        </w:rPr>
        <w:t>MiddleCodeGenerator.cs</w:t>
      </w:r>
    </w:p>
    <w:p w14:paraId="7B61FD15" w14:textId="77777777" w:rsidR="005E5A36" w:rsidRPr="00903DBA" w:rsidRDefault="005E5A36" w:rsidP="005E5A36">
      <w:pPr>
        <w:pStyle w:val="Code"/>
        <w:rPr>
          <w:highlight w:val="white"/>
        </w:rPr>
      </w:pPr>
      <w:r w:rsidRPr="00903DBA">
        <w:rPr>
          <w:highlight w:val="white"/>
        </w:rPr>
        <w:t xml:space="preserve">    public static Declarator OldFunctionDeclaration(Declarator declarator,</w:t>
      </w:r>
    </w:p>
    <w:p w14:paraId="79370B62" w14:textId="77777777" w:rsidR="005E5A36" w:rsidRPr="00903DBA" w:rsidRDefault="005E5A36" w:rsidP="005E5A36">
      <w:pPr>
        <w:pStyle w:val="Code"/>
        <w:rPr>
          <w:highlight w:val="white"/>
        </w:rPr>
      </w:pPr>
      <w:r w:rsidRPr="00903DBA">
        <w:rPr>
          <w:highlight w:val="white"/>
        </w:rPr>
        <w:t xml:space="preserve">                                                    List&lt;string&gt; nameList) {</w:t>
      </w:r>
    </w:p>
    <w:p w14:paraId="4FBC9913" w14:textId="77777777" w:rsidR="005E5A36" w:rsidRPr="00903DBA" w:rsidRDefault="005E5A36" w:rsidP="005E5A36">
      <w:pPr>
        <w:rPr>
          <w:highlight w:val="white"/>
        </w:rPr>
      </w:pPr>
      <w:r w:rsidRPr="00903DBA">
        <w:rPr>
          <w:highlight w:val="white"/>
        </w:rPr>
        <w:t xml:space="preserve">We create a set and add the names of the name list to the set. The </w:t>
      </w:r>
      <w:r w:rsidRPr="00903DBA">
        <w:rPr>
          <w:rStyle w:val="KeyWord0"/>
          <w:highlight w:val="white"/>
        </w:rPr>
        <w:t>Add</w:t>
      </w:r>
      <w:r w:rsidRPr="00903DBA">
        <w:rPr>
          <w:highlight w:val="white"/>
        </w:rPr>
        <w:t xml:space="preserve"> method returns true as long as the name does not already occur in the set.</w:t>
      </w:r>
    </w:p>
    <w:p w14:paraId="11494C17" w14:textId="77777777" w:rsidR="005E5A36" w:rsidRPr="00903DBA" w:rsidRDefault="005E5A36" w:rsidP="005E5A36">
      <w:pPr>
        <w:pStyle w:val="Code"/>
        <w:rPr>
          <w:highlight w:val="white"/>
        </w:rPr>
      </w:pPr>
      <w:r w:rsidRPr="00903DBA">
        <w:rPr>
          <w:highlight w:val="white"/>
        </w:rPr>
        <w:t xml:space="preserve">      ISet&lt;string&gt; nameSet = new HashSet&lt;string&gt;();</w:t>
      </w:r>
    </w:p>
    <w:p w14:paraId="43F8CE32" w14:textId="77777777" w:rsidR="005E5A36" w:rsidRPr="00903DBA" w:rsidRDefault="005E5A36" w:rsidP="005E5A36">
      <w:pPr>
        <w:pStyle w:val="Code"/>
        <w:rPr>
          <w:highlight w:val="white"/>
        </w:rPr>
      </w:pPr>
      <w:r w:rsidRPr="00903DBA">
        <w:rPr>
          <w:highlight w:val="white"/>
        </w:rPr>
        <w:t xml:space="preserve">      foreach (string name in nameList) {</w:t>
      </w:r>
    </w:p>
    <w:p w14:paraId="3B0B24B6" w14:textId="77777777" w:rsidR="005E5A36" w:rsidRPr="00903DBA" w:rsidRDefault="005E5A36" w:rsidP="005E5A36">
      <w:pPr>
        <w:pStyle w:val="Code"/>
        <w:rPr>
          <w:highlight w:val="white"/>
        </w:rPr>
      </w:pPr>
      <w:r w:rsidRPr="00903DBA">
        <w:rPr>
          <w:highlight w:val="white"/>
        </w:rPr>
        <w:t xml:space="preserve">        Assert.Error(nameSet.Add(name), name, Message.Name_already_defined);</w:t>
      </w:r>
    </w:p>
    <w:p w14:paraId="358C3E13" w14:textId="77777777" w:rsidR="005E5A36" w:rsidRPr="00903DBA" w:rsidRDefault="005E5A36" w:rsidP="005E5A36">
      <w:pPr>
        <w:pStyle w:val="Code"/>
        <w:rPr>
          <w:highlight w:val="white"/>
        </w:rPr>
      </w:pPr>
      <w:r w:rsidRPr="00903DBA">
        <w:rPr>
          <w:highlight w:val="white"/>
        </w:rPr>
        <w:t xml:space="preserve">      }</w:t>
      </w:r>
    </w:p>
    <w:p w14:paraId="60361E37" w14:textId="77777777" w:rsidR="005E5A36" w:rsidRPr="00903DBA" w:rsidRDefault="005E5A36" w:rsidP="005E5A36">
      <w:pPr>
        <w:rPr>
          <w:highlight w:val="white"/>
        </w:rPr>
      </w:pPr>
      <w:r w:rsidRPr="00903DBA">
        <w:rPr>
          <w:highlight w:val="white"/>
        </w:rPr>
        <w:t>Finally, we create an old-style function type with the name list, add it to the declarator, and return the declarator. Again, note that we do not add a return type since it will be added to the declarator by the specifier.</w:t>
      </w:r>
    </w:p>
    <w:p w14:paraId="1732107B" w14:textId="77777777" w:rsidR="005E5A36" w:rsidRPr="00903DBA" w:rsidRDefault="005E5A36" w:rsidP="005E5A36">
      <w:pPr>
        <w:pStyle w:val="Code"/>
        <w:rPr>
          <w:highlight w:val="white"/>
        </w:rPr>
      </w:pPr>
      <w:r w:rsidRPr="00903DBA">
        <w:rPr>
          <w:highlight w:val="white"/>
        </w:rPr>
        <w:t xml:space="preserve">      declarator.Add(new Type(null, nameList));</w:t>
      </w:r>
    </w:p>
    <w:p w14:paraId="76AEF2C1" w14:textId="77777777" w:rsidR="005E5A36" w:rsidRPr="00903DBA" w:rsidRDefault="005E5A36" w:rsidP="005E5A36">
      <w:pPr>
        <w:pStyle w:val="Code"/>
        <w:rPr>
          <w:highlight w:val="white"/>
        </w:rPr>
      </w:pPr>
      <w:r w:rsidRPr="00903DBA">
        <w:rPr>
          <w:highlight w:val="white"/>
        </w:rPr>
        <w:t xml:space="preserve">      return declarator;</w:t>
      </w:r>
    </w:p>
    <w:p w14:paraId="30A3DF88" w14:textId="77777777" w:rsidR="005E5A36" w:rsidRDefault="005E5A36" w:rsidP="005E5A36">
      <w:pPr>
        <w:pStyle w:val="Code"/>
        <w:rPr>
          <w:highlight w:val="white"/>
        </w:rPr>
      </w:pPr>
      <w:r w:rsidRPr="00903DBA">
        <w:rPr>
          <w:highlight w:val="white"/>
        </w:rPr>
        <w:t xml:space="preserve">    }</w:t>
      </w:r>
    </w:p>
    <w:p w14:paraId="19C34358" w14:textId="77777777" w:rsidR="005E5A36" w:rsidRPr="00903DBA" w:rsidRDefault="005E5A36" w:rsidP="005E5A36">
      <w:pPr>
        <w:pStyle w:val="Rubrik3"/>
        <w:rPr>
          <w:highlight w:val="white"/>
        </w:rPr>
      </w:pPr>
      <w:r>
        <w:rPr>
          <w:highlight w:val="white"/>
        </w:rPr>
        <w:t>Parameters</w:t>
      </w:r>
    </w:p>
    <w:p w14:paraId="72FB3FC3" w14:textId="77777777" w:rsidR="005E5A36" w:rsidRPr="00903DBA" w:rsidRDefault="005E5A36" w:rsidP="005E5A36">
      <w:pPr>
        <w:pStyle w:val="CodeHeader"/>
        <w:rPr>
          <w:highlight w:val="white"/>
        </w:rPr>
      </w:pPr>
      <w:r w:rsidRPr="00903DBA">
        <w:rPr>
          <w:highlight w:val="white"/>
        </w:rPr>
        <w:t>MiddleCodeGenerator.cs</w:t>
      </w:r>
    </w:p>
    <w:p w14:paraId="2BCA0FE8" w14:textId="77777777" w:rsidR="005E5A36" w:rsidRPr="00903DBA" w:rsidRDefault="005E5A36" w:rsidP="005E5A36">
      <w:pPr>
        <w:pStyle w:val="Code"/>
        <w:rPr>
          <w:highlight w:val="white"/>
        </w:rPr>
      </w:pPr>
      <w:r w:rsidRPr="00903DBA">
        <w:rPr>
          <w:highlight w:val="white"/>
        </w:rPr>
        <w:t xml:space="preserve">    public static Symbol Parameter(Specifier specifier,</w:t>
      </w:r>
    </w:p>
    <w:p w14:paraId="01D0F8B3" w14:textId="77777777" w:rsidR="005E5A36" w:rsidRPr="00903DBA" w:rsidRDefault="005E5A36" w:rsidP="005E5A36">
      <w:pPr>
        <w:pStyle w:val="Code"/>
        <w:rPr>
          <w:highlight w:val="white"/>
        </w:rPr>
      </w:pPr>
      <w:r w:rsidRPr="00903DBA">
        <w:rPr>
          <w:highlight w:val="white"/>
        </w:rPr>
        <w:t xml:space="preserve">                                   Declarator declarator) {</w:t>
      </w:r>
    </w:p>
    <w:p w14:paraId="48E18E18" w14:textId="77777777" w:rsidR="005E5A36" w:rsidRPr="00903DBA" w:rsidRDefault="005E5A36" w:rsidP="005E5A36">
      <w:pPr>
        <w:pStyle w:val="Code"/>
        <w:rPr>
          <w:highlight w:val="white"/>
        </w:rPr>
      </w:pPr>
      <w:r w:rsidRPr="00903DBA">
        <w:rPr>
          <w:highlight w:val="white"/>
        </w:rPr>
        <w:t xml:space="preserve">      Storage storage = specifier.Storage;</w:t>
      </w:r>
    </w:p>
    <w:p w14:paraId="101508DD" w14:textId="77777777" w:rsidR="005E5A36" w:rsidRPr="00903DBA" w:rsidRDefault="005E5A36" w:rsidP="005E5A36">
      <w:pPr>
        <w:pStyle w:val="Code"/>
        <w:rPr>
          <w:highlight w:val="white"/>
        </w:rPr>
      </w:pPr>
      <w:r w:rsidRPr="00903DBA">
        <w:rPr>
          <w:highlight w:val="white"/>
        </w:rPr>
        <w:t xml:space="preserve">      Type specifierType = specifier.Type;</w:t>
      </w:r>
    </w:p>
    <w:p w14:paraId="1201BE1C" w14:textId="77777777" w:rsidR="005E5A36" w:rsidRPr="00903DBA" w:rsidRDefault="005E5A36" w:rsidP="005E5A36">
      <w:pPr>
        <w:pStyle w:val="Code"/>
        <w:rPr>
          <w:highlight w:val="white"/>
        </w:rPr>
      </w:pPr>
    </w:p>
    <w:p w14:paraId="67E6F802" w14:textId="77777777" w:rsidR="005E5A36" w:rsidRPr="00903DBA" w:rsidRDefault="005E5A36" w:rsidP="005E5A36">
      <w:pPr>
        <w:pStyle w:val="Code"/>
        <w:rPr>
          <w:highlight w:val="white"/>
        </w:rPr>
      </w:pPr>
      <w:r w:rsidRPr="00903DBA">
        <w:rPr>
          <w:highlight w:val="white"/>
        </w:rPr>
        <w:t xml:space="preserve">      string name;</w:t>
      </w:r>
    </w:p>
    <w:p w14:paraId="22C55BA4" w14:textId="77777777" w:rsidR="005E5A36" w:rsidRPr="00903DBA" w:rsidRDefault="005E5A36" w:rsidP="005E5A36">
      <w:pPr>
        <w:pStyle w:val="Code"/>
        <w:rPr>
          <w:highlight w:val="white"/>
        </w:rPr>
      </w:pPr>
      <w:r w:rsidRPr="00903DBA">
        <w:rPr>
          <w:highlight w:val="white"/>
        </w:rPr>
        <w:t xml:space="preserve">      Type type;</w:t>
      </w:r>
    </w:p>
    <w:p w14:paraId="0859602C" w14:textId="77777777" w:rsidR="005E5A36" w:rsidRPr="00903DBA" w:rsidRDefault="005E5A36" w:rsidP="005E5A36">
      <w:pPr>
        <w:pStyle w:val="Code"/>
        <w:rPr>
          <w:highlight w:val="white"/>
        </w:rPr>
      </w:pPr>
      <w:r w:rsidRPr="00903DBA">
        <w:rPr>
          <w:highlight w:val="white"/>
        </w:rPr>
        <w:t xml:space="preserve">          </w:t>
      </w:r>
    </w:p>
    <w:p w14:paraId="67CB374C" w14:textId="77777777" w:rsidR="005E5A36" w:rsidRPr="00903DBA" w:rsidRDefault="005E5A36" w:rsidP="005E5A36">
      <w:pPr>
        <w:pStyle w:val="Code"/>
        <w:rPr>
          <w:highlight w:val="white"/>
        </w:rPr>
      </w:pPr>
      <w:r w:rsidRPr="00903DBA">
        <w:rPr>
          <w:highlight w:val="white"/>
        </w:rPr>
        <w:t xml:space="preserve">      if (declarator != null) {</w:t>
      </w:r>
    </w:p>
    <w:p w14:paraId="7A154B1A" w14:textId="77777777" w:rsidR="005E5A36" w:rsidRPr="00903DBA" w:rsidRDefault="005E5A36" w:rsidP="005E5A36">
      <w:pPr>
        <w:pStyle w:val="Code"/>
        <w:rPr>
          <w:highlight w:val="white"/>
        </w:rPr>
      </w:pPr>
      <w:r w:rsidRPr="00903DBA">
        <w:rPr>
          <w:highlight w:val="white"/>
        </w:rPr>
        <w:t xml:space="preserve">        name = declarator.Name;</w:t>
      </w:r>
    </w:p>
    <w:p w14:paraId="1DEF2540" w14:textId="77777777" w:rsidR="005E5A36" w:rsidRPr="00903DBA" w:rsidRDefault="005E5A36" w:rsidP="005E5A36">
      <w:pPr>
        <w:pStyle w:val="Code"/>
        <w:rPr>
          <w:highlight w:val="white"/>
        </w:rPr>
      </w:pPr>
      <w:r w:rsidRPr="00903DBA">
        <w:rPr>
          <w:highlight w:val="white"/>
        </w:rPr>
        <w:t xml:space="preserve">        declarator.Add(specifierType);</w:t>
      </w:r>
    </w:p>
    <w:p w14:paraId="7A74C503" w14:textId="77777777" w:rsidR="005E5A36" w:rsidRPr="00903DBA" w:rsidRDefault="005E5A36" w:rsidP="005E5A36">
      <w:pPr>
        <w:pStyle w:val="Code"/>
        <w:rPr>
          <w:highlight w:val="white"/>
        </w:rPr>
      </w:pPr>
      <w:r w:rsidRPr="00903DBA">
        <w:rPr>
          <w:highlight w:val="white"/>
        </w:rPr>
        <w:t xml:space="preserve">        type = declarator.Type;</w:t>
      </w:r>
    </w:p>
    <w:p w14:paraId="6CB71034" w14:textId="77777777" w:rsidR="005E5A36" w:rsidRPr="00903DBA" w:rsidRDefault="005E5A36" w:rsidP="005E5A36">
      <w:pPr>
        <w:pStyle w:val="Code"/>
        <w:rPr>
          <w:highlight w:val="white"/>
        </w:rPr>
      </w:pPr>
      <w:r w:rsidRPr="00903DBA">
        <w:rPr>
          <w:highlight w:val="white"/>
        </w:rPr>
        <w:t xml:space="preserve">      }</w:t>
      </w:r>
    </w:p>
    <w:p w14:paraId="45F58E81" w14:textId="77777777" w:rsidR="005E5A36" w:rsidRPr="00903DBA" w:rsidRDefault="005E5A36" w:rsidP="005E5A36">
      <w:pPr>
        <w:pStyle w:val="Code"/>
        <w:rPr>
          <w:highlight w:val="white"/>
        </w:rPr>
      </w:pPr>
      <w:r w:rsidRPr="00903DBA">
        <w:rPr>
          <w:highlight w:val="white"/>
        </w:rPr>
        <w:t xml:space="preserve">      else {</w:t>
      </w:r>
    </w:p>
    <w:p w14:paraId="7868CF30" w14:textId="77777777" w:rsidR="005E5A36" w:rsidRPr="00903DBA" w:rsidRDefault="005E5A36" w:rsidP="005E5A36">
      <w:pPr>
        <w:pStyle w:val="Code"/>
        <w:rPr>
          <w:highlight w:val="white"/>
        </w:rPr>
      </w:pPr>
      <w:r w:rsidRPr="00903DBA">
        <w:rPr>
          <w:highlight w:val="white"/>
        </w:rPr>
        <w:t xml:space="preserve">        name = null;</w:t>
      </w:r>
    </w:p>
    <w:p w14:paraId="67E16CF4" w14:textId="77777777" w:rsidR="005E5A36" w:rsidRPr="00903DBA" w:rsidRDefault="005E5A36" w:rsidP="005E5A36">
      <w:pPr>
        <w:pStyle w:val="Code"/>
        <w:rPr>
          <w:highlight w:val="white"/>
        </w:rPr>
      </w:pPr>
      <w:r w:rsidRPr="00903DBA">
        <w:rPr>
          <w:highlight w:val="white"/>
        </w:rPr>
        <w:t xml:space="preserve">        type = specifierType;</w:t>
      </w:r>
    </w:p>
    <w:p w14:paraId="4E1DCB0B" w14:textId="77777777" w:rsidR="005E5A36" w:rsidRPr="00903DBA" w:rsidRDefault="005E5A36" w:rsidP="005E5A36">
      <w:pPr>
        <w:pStyle w:val="Code"/>
        <w:rPr>
          <w:highlight w:val="white"/>
        </w:rPr>
      </w:pPr>
      <w:r w:rsidRPr="00903DBA">
        <w:rPr>
          <w:highlight w:val="white"/>
        </w:rPr>
        <w:t xml:space="preserve">      }</w:t>
      </w:r>
    </w:p>
    <w:p w14:paraId="68034F3E" w14:textId="77777777" w:rsidR="005E5A36" w:rsidRPr="00903DBA" w:rsidRDefault="005E5A36" w:rsidP="005E5A36">
      <w:pPr>
        <w:rPr>
          <w:highlight w:val="white"/>
        </w:rPr>
      </w:pPr>
      <w:r w:rsidRPr="00903DBA">
        <w:rPr>
          <w:highlight w:val="white"/>
        </w:rPr>
        <w:lastRenderedPageBreak/>
        <w:t>If the parameter is an array, we set the type to a pointer to the array type, and if it is a function, we set the type to a pointer to the function. In both cases the type becomes constant.</w:t>
      </w:r>
    </w:p>
    <w:p w14:paraId="6203ED17" w14:textId="77777777" w:rsidR="005E5A36" w:rsidRPr="00903DBA" w:rsidRDefault="005E5A36" w:rsidP="005E5A36">
      <w:pPr>
        <w:pStyle w:val="Code"/>
        <w:rPr>
          <w:highlight w:val="white"/>
        </w:rPr>
      </w:pPr>
      <w:r w:rsidRPr="00903DBA">
        <w:rPr>
          <w:highlight w:val="white"/>
        </w:rPr>
        <w:t xml:space="preserve">      if (type.IsArray()) {</w:t>
      </w:r>
    </w:p>
    <w:p w14:paraId="4BAB76F4" w14:textId="77777777" w:rsidR="005E5A36" w:rsidRPr="00903DBA" w:rsidRDefault="005E5A36" w:rsidP="005E5A36">
      <w:pPr>
        <w:pStyle w:val="Code"/>
        <w:rPr>
          <w:highlight w:val="white"/>
        </w:rPr>
      </w:pPr>
      <w:r w:rsidRPr="00903DBA">
        <w:rPr>
          <w:highlight w:val="white"/>
        </w:rPr>
        <w:t xml:space="preserve">        type = new Type(type.ArrayType);</w:t>
      </w:r>
    </w:p>
    <w:p w14:paraId="0BFF4230" w14:textId="77777777" w:rsidR="005E5A36" w:rsidRPr="00903DBA" w:rsidRDefault="005E5A36" w:rsidP="005E5A36">
      <w:pPr>
        <w:pStyle w:val="Code"/>
        <w:rPr>
          <w:highlight w:val="white"/>
        </w:rPr>
      </w:pPr>
      <w:r w:rsidRPr="00903DBA">
        <w:rPr>
          <w:highlight w:val="white"/>
        </w:rPr>
        <w:t xml:space="preserve">        type.Constant = true;</w:t>
      </w:r>
    </w:p>
    <w:p w14:paraId="5A9AF338" w14:textId="77777777" w:rsidR="005E5A36" w:rsidRPr="00903DBA" w:rsidRDefault="005E5A36" w:rsidP="005E5A36">
      <w:pPr>
        <w:pStyle w:val="Code"/>
        <w:rPr>
          <w:highlight w:val="white"/>
        </w:rPr>
      </w:pPr>
      <w:r w:rsidRPr="00903DBA">
        <w:rPr>
          <w:highlight w:val="white"/>
        </w:rPr>
        <w:t xml:space="preserve">      }</w:t>
      </w:r>
    </w:p>
    <w:p w14:paraId="057185A3" w14:textId="77777777" w:rsidR="005E5A36" w:rsidRPr="00903DBA" w:rsidRDefault="005E5A36" w:rsidP="005E5A36">
      <w:pPr>
        <w:pStyle w:val="Code"/>
        <w:rPr>
          <w:highlight w:val="white"/>
        </w:rPr>
      </w:pPr>
      <w:r w:rsidRPr="00903DBA">
        <w:rPr>
          <w:highlight w:val="white"/>
        </w:rPr>
        <w:t xml:space="preserve">      else if (type.IsFunction()) {</w:t>
      </w:r>
    </w:p>
    <w:p w14:paraId="6F206CF8" w14:textId="77777777" w:rsidR="005E5A36" w:rsidRPr="00903DBA" w:rsidRDefault="005E5A36" w:rsidP="005E5A36">
      <w:pPr>
        <w:pStyle w:val="Code"/>
        <w:rPr>
          <w:highlight w:val="white"/>
        </w:rPr>
      </w:pPr>
      <w:r w:rsidRPr="00903DBA">
        <w:rPr>
          <w:highlight w:val="white"/>
        </w:rPr>
        <w:t xml:space="preserve">        type = new Type(type);</w:t>
      </w:r>
    </w:p>
    <w:p w14:paraId="4A014D1F" w14:textId="77777777" w:rsidR="005E5A36" w:rsidRPr="00903DBA" w:rsidRDefault="005E5A36" w:rsidP="005E5A36">
      <w:pPr>
        <w:pStyle w:val="Code"/>
        <w:rPr>
          <w:highlight w:val="white"/>
        </w:rPr>
      </w:pPr>
      <w:r w:rsidRPr="00903DBA">
        <w:rPr>
          <w:highlight w:val="white"/>
        </w:rPr>
        <w:t xml:space="preserve">        type.Constant = true;</w:t>
      </w:r>
    </w:p>
    <w:p w14:paraId="2EF86ED0" w14:textId="77777777" w:rsidR="005E5A36" w:rsidRPr="00903DBA" w:rsidRDefault="005E5A36" w:rsidP="005E5A36">
      <w:pPr>
        <w:pStyle w:val="Code"/>
        <w:rPr>
          <w:highlight w:val="white"/>
        </w:rPr>
      </w:pPr>
      <w:r w:rsidRPr="00903DBA">
        <w:rPr>
          <w:highlight w:val="white"/>
        </w:rPr>
        <w:t xml:space="preserve">      }</w:t>
      </w:r>
    </w:p>
    <w:p w14:paraId="0BBFDF28" w14:textId="5DC7A6CA" w:rsidR="005E5A36" w:rsidRPr="00903DBA" w:rsidRDefault="005E5A36" w:rsidP="005E5A36">
      <w:pPr>
        <w:rPr>
          <w:highlight w:val="white"/>
        </w:rPr>
      </w:pPr>
      <w:r w:rsidRPr="00903DBA">
        <w:rPr>
          <w:highlight w:val="white"/>
        </w:rPr>
        <w:t xml:space="preserve">We create and return a symbol, with the name, </w:t>
      </w:r>
      <w:r w:rsidR="0067659B" w:rsidRPr="00903DBA">
        <w:rPr>
          <w:highlight w:val="white"/>
        </w:rPr>
        <w:t>storage</w:t>
      </w:r>
      <w:r w:rsidRPr="00903DBA">
        <w:rPr>
          <w:highlight w:val="white"/>
        </w:rPr>
        <w:t xml:space="preserve">, and type of the parameter. The second value is false since parameters do not have external linkage. The last value is true since it is a parameter, which we need to know that in the assembly code generation phase in Chapter </w:t>
      </w:r>
      <w:r w:rsidRPr="00903DBA">
        <w:rPr>
          <w:highlight w:val="white"/>
        </w:rPr>
        <w:fldChar w:fldCharType="begin"/>
      </w:r>
      <w:r w:rsidRPr="00903DBA">
        <w:rPr>
          <w:highlight w:val="white"/>
        </w:rPr>
        <w:instrText xml:space="preserve"> REF _Ref54016612 \r \h </w:instrText>
      </w:r>
      <w:r w:rsidRPr="00903DBA">
        <w:rPr>
          <w:highlight w:val="white"/>
        </w:rPr>
      </w:r>
      <w:r w:rsidRPr="00903DBA">
        <w:rPr>
          <w:highlight w:val="white"/>
        </w:rPr>
        <w:fldChar w:fldCharType="separate"/>
      </w:r>
      <w:r w:rsidR="00392B3E">
        <w:rPr>
          <w:highlight w:val="white"/>
        </w:rPr>
        <w:t>12</w:t>
      </w:r>
      <w:r w:rsidRPr="00903DBA">
        <w:rPr>
          <w:highlight w:val="white"/>
        </w:rPr>
        <w:fldChar w:fldCharType="end"/>
      </w:r>
      <w:r w:rsidRPr="00903DBA">
        <w:rPr>
          <w:highlight w:val="white"/>
        </w:rPr>
        <w:t>.</w:t>
      </w:r>
    </w:p>
    <w:p w14:paraId="5AE0C0D8" w14:textId="77777777" w:rsidR="005E5A36" w:rsidRPr="00903DBA" w:rsidRDefault="005E5A36" w:rsidP="005E5A36">
      <w:pPr>
        <w:pStyle w:val="Code"/>
        <w:rPr>
          <w:highlight w:val="white"/>
        </w:rPr>
      </w:pPr>
      <w:r w:rsidRPr="00903DBA">
        <w:rPr>
          <w:highlight w:val="white"/>
        </w:rPr>
        <w:t xml:space="preserve">      return (new Symbol(name, false, storage, type, true));</w:t>
      </w:r>
    </w:p>
    <w:p w14:paraId="7B530AF6" w14:textId="77777777" w:rsidR="005E5A36" w:rsidRPr="00903DBA" w:rsidRDefault="005E5A36" w:rsidP="005E5A36">
      <w:pPr>
        <w:pStyle w:val="Code"/>
        <w:rPr>
          <w:highlight w:val="white"/>
        </w:rPr>
      </w:pPr>
      <w:r w:rsidRPr="00903DBA">
        <w:rPr>
          <w:highlight w:val="white"/>
        </w:rPr>
        <w:t xml:space="preserve">    }</w:t>
      </w:r>
    </w:p>
    <w:p w14:paraId="3BD8802B" w14:textId="77777777" w:rsidR="005E5A36" w:rsidRDefault="005E5A36" w:rsidP="00E93BF4">
      <w:pPr>
        <w:pStyle w:val="Rubrik3"/>
        <w:rPr>
          <w:highlight w:val="white"/>
        </w:rPr>
      </w:pPr>
      <w:r w:rsidRPr="00903DBA">
        <w:rPr>
          <w:highlight w:val="white"/>
        </w:rPr>
        <w:t>Abstract Declarator</w:t>
      </w:r>
    </w:p>
    <w:p w14:paraId="7BB9D4BF" w14:textId="77777777" w:rsidR="005E5A36" w:rsidRPr="00903DBA" w:rsidRDefault="005E5A36" w:rsidP="005E5A36">
      <w:pPr>
        <w:pStyle w:val="Rubrik2"/>
        <w:rPr>
          <w:highlight w:val="white"/>
        </w:rPr>
      </w:pPr>
      <w:r w:rsidRPr="00903DBA">
        <w:rPr>
          <w:highlight w:val="white"/>
        </w:rPr>
        <w:t>Statements</w:t>
      </w:r>
    </w:p>
    <w:p w14:paraId="2323AF81" w14:textId="77777777" w:rsidR="005E5A36" w:rsidRPr="00903DBA" w:rsidRDefault="005E5A36" w:rsidP="005E5A36">
      <w:pPr>
        <w:pStyle w:val="Rubrik3"/>
      </w:pPr>
      <w:bookmarkStart w:id="212" w:name="_Toc57655996"/>
      <w:r w:rsidRPr="00903DBA">
        <w:t>The If Statement</w:t>
      </w:r>
      <w:bookmarkEnd w:id="212"/>
    </w:p>
    <w:p w14:paraId="3B00FDCA"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IfStatement</w:t>
      </w:r>
      <w:r w:rsidRPr="00903DBA">
        <w:rPr>
          <w:highlight w:val="white"/>
        </w:rPr>
        <w:t xml:space="preserve"> method handles the if statement of the parser. Since the if-statement accepts logical expressions only, we need to start with making sure the expression is or becomes a logical expression.</w:t>
      </w:r>
    </w:p>
    <w:p w14:paraId="30150992" w14:textId="77777777" w:rsidR="005E5A36" w:rsidRPr="00903DBA" w:rsidRDefault="005E5A36" w:rsidP="005E5A36">
      <w:pPr>
        <w:pStyle w:val="CodeHeader"/>
        <w:rPr>
          <w:highlight w:val="white"/>
        </w:rPr>
      </w:pPr>
      <w:r w:rsidRPr="00903DBA">
        <w:rPr>
          <w:highlight w:val="white"/>
        </w:rPr>
        <w:t>MiddleCodeGenerator.cs</w:t>
      </w:r>
    </w:p>
    <w:p w14:paraId="321D020D" w14:textId="77777777" w:rsidR="005E5A36" w:rsidRPr="00903DBA" w:rsidRDefault="005E5A36" w:rsidP="005E5A36">
      <w:pPr>
        <w:pStyle w:val="Code"/>
        <w:rPr>
          <w:highlight w:val="white"/>
        </w:rPr>
      </w:pPr>
      <w:r w:rsidRPr="00903DBA">
        <w:rPr>
          <w:highlight w:val="white"/>
        </w:rPr>
        <w:t xml:space="preserve">    public static Statement IfStatement(Expression expression,</w:t>
      </w:r>
    </w:p>
    <w:p w14:paraId="1DE488A9" w14:textId="77777777" w:rsidR="005E5A36" w:rsidRPr="00903DBA" w:rsidRDefault="005E5A36" w:rsidP="005E5A36">
      <w:pPr>
        <w:pStyle w:val="Code"/>
        <w:rPr>
          <w:highlight w:val="white"/>
        </w:rPr>
      </w:pPr>
      <w:r w:rsidRPr="00903DBA">
        <w:rPr>
          <w:highlight w:val="white"/>
        </w:rPr>
        <w:t xml:space="preserve">                                        Statement innerStatement){</w:t>
      </w:r>
    </w:p>
    <w:p w14:paraId="635B905D" w14:textId="77777777" w:rsidR="005E5A36" w:rsidRPr="00903DBA" w:rsidRDefault="005E5A36" w:rsidP="005E5A36">
      <w:pPr>
        <w:pStyle w:val="Code"/>
        <w:rPr>
          <w:highlight w:val="white"/>
        </w:rPr>
      </w:pPr>
      <w:r w:rsidRPr="00903DBA">
        <w:rPr>
          <w:highlight w:val="white"/>
        </w:rPr>
        <w:t xml:space="preserve">      expression = TypeCast.ToLogical(expression);</w:t>
      </w:r>
    </w:p>
    <w:p w14:paraId="4ABE18E0" w14:textId="77777777" w:rsidR="005E5A36" w:rsidRPr="00903DBA" w:rsidRDefault="005E5A36" w:rsidP="005E5A36">
      <w:pPr>
        <w:rPr>
          <w:highlight w:val="white"/>
        </w:rPr>
      </w:pPr>
      <w:r w:rsidRPr="00903DBA">
        <w:rPr>
          <w:highlight w:val="white"/>
        </w:rPr>
        <w:t>Since we use the value of the expression in the if-statement, we only use the long list.</w:t>
      </w:r>
    </w:p>
    <w:p w14:paraId="79CD2216" w14:textId="77777777" w:rsidR="005E5A36" w:rsidRPr="00903DBA" w:rsidRDefault="005E5A36" w:rsidP="005E5A36">
      <w:pPr>
        <w:pStyle w:val="Code"/>
        <w:rPr>
          <w:highlight w:val="white"/>
        </w:rPr>
      </w:pPr>
      <w:r w:rsidRPr="00903DBA">
        <w:rPr>
          <w:highlight w:val="white"/>
        </w:rPr>
        <w:t xml:space="preserve">      List&lt;MiddleCode&gt; codeList = expression.LongList;</w:t>
      </w:r>
    </w:p>
    <w:p w14:paraId="4DA1A897" w14:textId="77777777" w:rsidR="005E5A36" w:rsidRPr="00903DBA" w:rsidRDefault="005E5A36" w:rsidP="005E5A36">
      <w:pPr>
        <w:pStyle w:val="Code"/>
        <w:rPr>
          <w:highlight w:val="white"/>
        </w:rPr>
      </w:pPr>
      <w:r w:rsidRPr="00903DBA">
        <w:rPr>
          <w:highlight w:val="white"/>
        </w:rPr>
        <w:t xml:space="preserve">      AddMiddleCode(codeList, MiddleOperator.CheckTrackMapFloatStack);</w:t>
      </w:r>
    </w:p>
    <w:p w14:paraId="4DCD99C6" w14:textId="77777777" w:rsidR="005E5A36" w:rsidRPr="00903DBA" w:rsidRDefault="005E5A36" w:rsidP="005E5A36">
      <w:pPr>
        <w:rPr>
          <w:highlight w:val="white"/>
        </w:rPr>
      </w:pPr>
      <w:r w:rsidRPr="00903DBA">
        <w:rPr>
          <w:highlight w:val="white"/>
        </w:rPr>
        <w:t>We backpatch the true value of the expression to the first instruction in the middle code list of the inner statement. This means that when the expression is true, the program will jump to the beginning of the code list of the inner statement.</w:t>
      </w:r>
    </w:p>
    <w:p w14:paraId="63911080" w14:textId="3BB18004" w:rsidR="005E5A36" w:rsidRPr="00903DBA" w:rsidRDefault="005E5A36" w:rsidP="005E5A36">
      <w:pPr>
        <w:pStyle w:val="Code"/>
        <w:rPr>
          <w:highlight w:val="white"/>
        </w:rPr>
      </w:pPr>
      <w:r w:rsidRPr="00903DBA">
        <w:rPr>
          <w:highlight w:val="white"/>
        </w:rPr>
        <w:t xml:space="preserve">      Backpatch(expression.Symbol.</w:t>
      </w:r>
      <w:r w:rsidR="007667A1">
        <w:rPr>
          <w:highlight w:val="white"/>
        </w:rPr>
        <w:t>TrueSet</w:t>
      </w:r>
      <w:r w:rsidRPr="00903DBA">
        <w:rPr>
          <w:highlight w:val="white"/>
        </w:rPr>
        <w:t xml:space="preserve">, innerStatement.CodeList);    </w:t>
      </w:r>
    </w:p>
    <w:p w14:paraId="4F32FAF5" w14:textId="77777777" w:rsidR="005E5A36" w:rsidRPr="00903DBA" w:rsidRDefault="005E5A36" w:rsidP="005E5A36">
      <w:pPr>
        <w:pStyle w:val="Code"/>
        <w:rPr>
          <w:highlight w:val="white"/>
        </w:rPr>
      </w:pPr>
      <w:r w:rsidRPr="00903DBA">
        <w:rPr>
          <w:highlight w:val="white"/>
        </w:rPr>
        <w:t xml:space="preserve">      codeList.AddRange(innerStatement.CodeList);</w:t>
      </w:r>
    </w:p>
    <w:p w14:paraId="71D25787" w14:textId="77777777" w:rsidR="005E5A36" w:rsidRPr="00903DBA" w:rsidRDefault="005E5A36" w:rsidP="005E5A36">
      <w:pPr>
        <w:rPr>
          <w:highlight w:val="white"/>
        </w:rPr>
      </w:pPr>
      <w:r w:rsidRPr="00903DBA">
        <w:rPr>
          <w:highlight w:val="white"/>
        </w:rPr>
        <w:t>We add a jump instruction at the end of the middle code that shall jump to the instruction following this if-statement.</w:t>
      </w:r>
    </w:p>
    <w:p w14:paraId="2D74BDAC" w14:textId="601D2980" w:rsidR="005E5A36" w:rsidRPr="00903DBA" w:rsidRDefault="005E5A36" w:rsidP="005E5A36">
      <w:pPr>
        <w:pStyle w:val="Code"/>
        <w:rPr>
          <w:highlight w:val="white"/>
        </w:rPr>
      </w:pPr>
      <w:r w:rsidRPr="00903DBA">
        <w:rPr>
          <w:highlight w:val="white"/>
        </w:rPr>
        <w:t xml:space="preserve">      MiddleCode nextCode = AddMiddleCode(codeList, MiddleOperator.</w:t>
      </w:r>
      <w:r w:rsidR="00C0170C">
        <w:rPr>
          <w:highlight w:val="white"/>
        </w:rPr>
        <w:t>Jump</w:t>
      </w:r>
      <w:r w:rsidRPr="00903DBA">
        <w:rPr>
          <w:highlight w:val="white"/>
        </w:rPr>
        <w:t>);</w:t>
      </w:r>
    </w:p>
    <w:p w14:paraId="729D2B0D" w14:textId="3DEE0BC4" w:rsidR="005E5A36" w:rsidRPr="00903DBA" w:rsidRDefault="005E5A36" w:rsidP="005E5A36">
      <w:pPr>
        <w:rPr>
          <w:highlight w:val="white"/>
        </w:rPr>
      </w:pPr>
      <w:r w:rsidRPr="00903DBA">
        <w:rPr>
          <w:highlight w:val="white"/>
        </w:rPr>
        <w:t xml:space="preserve">We define the </w:t>
      </w:r>
      <w:r w:rsidR="009C3C27">
        <w:rPr>
          <w:highlight w:val="white"/>
        </w:rPr>
        <w:t>next-set</w:t>
      </w:r>
      <w:r w:rsidRPr="00903DBA">
        <w:rPr>
          <w:highlight w:val="white"/>
        </w:rPr>
        <w:t xml:space="preserve"> of the if-statement</w:t>
      </w:r>
      <w:r w:rsidR="00172DCB">
        <w:rPr>
          <w:highlight w:val="white"/>
        </w:rPr>
        <w:t xml:space="preserve"> as th</w:t>
      </w:r>
      <w:r w:rsidRPr="00903DBA">
        <w:rPr>
          <w:highlight w:val="white"/>
        </w:rPr>
        <w:t xml:space="preserve">e union of the </w:t>
      </w:r>
      <w:r w:rsidR="009C3C27">
        <w:rPr>
          <w:highlight w:val="white"/>
        </w:rPr>
        <w:t>next-set</w:t>
      </w:r>
      <w:r w:rsidRPr="00903DBA">
        <w:rPr>
          <w:highlight w:val="white"/>
        </w:rPr>
        <w:t xml:space="preserve"> of the inner statement, the </w:t>
      </w:r>
      <w:r w:rsidR="00A76052">
        <w:rPr>
          <w:highlight w:val="white"/>
        </w:rPr>
        <w:t>false-set</w:t>
      </w:r>
      <w:r w:rsidRPr="00903DBA">
        <w:rPr>
          <w:highlight w:val="white"/>
        </w:rPr>
        <w:t xml:space="preserve"> of the expression, and the jump instruction added to the </w:t>
      </w:r>
      <w:r w:rsidR="00172DCB">
        <w:rPr>
          <w:highlight w:val="white"/>
        </w:rPr>
        <w:t>code list of the inner statement.</w:t>
      </w:r>
    </w:p>
    <w:p w14:paraId="12897B13"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3F434A5D" w14:textId="77777777" w:rsidR="005E5A36" w:rsidRPr="00903DBA" w:rsidRDefault="005E5A36" w:rsidP="005E5A36">
      <w:pPr>
        <w:pStyle w:val="Code"/>
        <w:rPr>
          <w:highlight w:val="white"/>
        </w:rPr>
      </w:pPr>
      <w:r w:rsidRPr="00903DBA">
        <w:rPr>
          <w:highlight w:val="white"/>
        </w:rPr>
        <w:t xml:space="preserve">      nextSet.UnionWith(innerStatement.NextSet);</w:t>
      </w:r>
    </w:p>
    <w:p w14:paraId="1388B00C" w14:textId="6237772C" w:rsidR="005E5A36" w:rsidRPr="00903DBA" w:rsidRDefault="005E5A36" w:rsidP="005E5A36">
      <w:pPr>
        <w:pStyle w:val="Code"/>
        <w:rPr>
          <w:highlight w:val="white"/>
        </w:rPr>
      </w:pPr>
      <w:r w:rsidRPr="00903DBA">
        <w:rPr>
          <w:highlight w:val="white"/>
        </w:rPr>
        <w:t xml:space="preserve">      nextSet.UnionWith(expression.Symbol.</w:t>
      </w:r>
      <w:r w:rsidR="007667A1">
        <w:rPr>
          <w:highlight w:val="white"/>
        </w:rPr>
        <w:t>FalseSet</w:t>
      </w:r>
      <w:r w:rsidRPr="00903DBA">
        <w:rPr>
          <w:highlight w:val="white"/>
        </w:rPr>
        <w:t>);</w:t>
      </w:r>
    </w:p>
    <w:p w14:paraId="7DD6832A" w14:textId="77777777" w:rsidR="005E5A36" w:rsidRPr="00903DBA" w:rsidRDefault="005E5A36" w:rsidP="005E5A36">
      <w:pPr>
        <w:pStyle w:val="Code"/>
        <w:rPr>
          <w:highlight w:val="white"/>
        </w:rPr>
      </w:pPr>
      <w:r w:rsidRPr="00903DBA">
        <w:rPr>
          <w:highlight w:val="white"/>
        </w:rPr>
        <w:t xml:space="preserve">      nextSet.Add(nextCode);</w:t>
      </w:r>
    </w:p>
    <w:p w14:paraId="2972D50D" w14:textId="197040B2" w:rsidR="005E5A36" w:rsidRPr="00903DBA" w:rsidRDefault="005E5A36" w:rsidP="005E5A36">
      <w:pPr>
        <w:rPr>
          <w:highlight w:val="white"/>
        </w:rPr>
      </w:pPr>
      <w:r w:rsidRPr="00903DBA">
        <w:rPr>
          <w:highlight w:val="white"/>
        </w:rPr>
        <w:t xml:space="preserve">Finally, we return on object of the </w:t>
      </w:r>
      <w:r w:rsidRPr="00903DBA">
        <w:rPr>
          <w:rStyle w:val="KeyWord0"/>
          <w:highlight w:val="white"/>
        </w:rPr>
        <w:t>Statement</w:t>
      </w:r>
      <w:r w:rsidRPr="00903DBA">
        <w:rPr>
          <w:highlight w:val="white"/>
        </w:rPr>
        <w:t xml:space="preserve"> class holding the code list and </w:t>
      </w:r>
      <w:r w:rsidR="009C3C27">
        <w:rPr>
          <w:highlight w:val="white"/>
        </w:rPr>
        <w:t>next-set</w:t>
      </w:r>
      <w:r w:rsidRPr="00903DBA">
        <w:rPr>
          <w:highlight w:val="white"/>
        </w:rPr>
        <w:t xml:space="preserve"> of the if-statement.</w:t>
      </w:r>
    </w:p>
    <w:p w14:paraId="356411B0" w14:textId="77777777" w:rsidR="005E5A36" w:rsidRPr="00903DBA" w:rsidRDefault="005E5A36" w:rsidP="005E5A36">
      <w:pPr>
        <w:pStyle w:val="Code"/>
        <w:rPr>
          <w:highlight w:val="white"/>
        </w:rPr>
      </w:pPr>
      <w:r w:rsidRPr="00903DBA">
        <w:rPr>
          <w:highlight w:val="white"/>
        </w:rPr>
        <w:lastRenderedPageBreak/>
        <w:t xml:space="preserve">      return (new Statement(codeList, nextSet));</w:t>
      </w:r>
    </w:p>
    <w:p w14:paraId="5B076F18" w14:textId="68168E66" w:rsidR="005E5A36" w:rsidRDefault="005E5A36" w:rsidP="005E5A36">
      <w:pPr>
        <w:pStyle w:val="Code"/>
        <w:rPr>
          <w:highlight w:val="white"/>
        </w:rPr>
      </w:pPr>
      <w:r w:rsidRPr="00903DBA">
        <w:rPr>
          <w:highlight w:val="white"/>
        </w:rPr>
        <w:t xml:space="preserve">    }</w:t>
      </w:r>
    </w:p>
    <w:p w14:paraId="4461C602" w14:textId="05CEDE99" w:rsidR="0067659B" w:rsidRPr="00903DBA" w:rsidRDefault="0067659B" w:rsidP="0067659B">
      <w:pPr>
        <w:pStyle w:val="Rubrik3"/>
        <w:rPr>
          <w:highlight w:val="white"/>
        </w:rPr>
      </w:pPr>
      <w:r>
        <w:rPr>
          <w:highlight w:val="white"/>
        </w:rPr>
        <w:t>The If-Else Statement</w:t>
      </w:r>
    </w:p>
    <w:p w14:paraId="473DC39C" w14:textId="6F15120D" w:rsidR="005E5A36" w:rsidRPr="00903DBA" w:rsidRDefault="005E5A36" w:rsidP="005E5A36">
      <w:pPr>
        <w:rPr>
          <w:highlight w:val="white"/>
        </w:rPr>
      </w:pPr>
      <w:r w:rsidRPr="00903DBA">
        <w:rPr>
          <w:highlight w:val="white"/>
        </w:rPr>
        <w:t xml:space="preserve">The </w:t>
      </w:r>
      <w:r w:rsidRPr="00903DBA">
        <w:rPr>
          <w:rStyle w:val="KeyWord0"/>
          <w:highlight w:val="white"/>
        </w:rPr>
        <w:t>IfElseStatement</w:t>
      </w:r>
      <w:r w:rsidRPr="00903DBA">
        <w:rPr>
          <w:highlight w:val="white"/>
        </w:rPr>
        <w:t xml:space="preserve"> method</w:t>
      </w:r>
      <w:r w:rsidR="00E5406A">
        <w:rPr>
          <w:highlight w:val="white"/>
        </w:rPr>
        <w:t xml:space="preserve"> is similar to </w:t>
      </w:r>
      <w:r w:rsidRPr="00903DBA">
        <w:rPr>
          <w:rStyle w:val="KeyWord0"/>
          <w:highlight w:val="white"/>
        </w:rPr>
        <w:t>IfStatement</w:t>
      </w:r>
      <w:r w:rsidRPr="00903DBA">
        <w:rPr>
          <w:highlight w:val="white"/>
        </w:rPr>
        <w:t xml:space="preserve"> above. The difference is that we have two in</w:t>
      </w:r>
      <w:r w:rsidR="00E5406A">
        <w:rPr>
          <w:highlight w:val="white"/>
        </w:rPr>
        <w:t>n</w:t>
      </w:r>
      <w:r w:rsidRPr="00903DBA">
        <w:rPr>
          <w:highlight w:val="white"/>
        </w:rPr>
        <w:t>er statements</w:t>
      </w:r>
      <w:r w:rsidR="00E5406A">
        <w:rPr>
          <w:highlight w:val="white"/>
        </w:rPr>
        <w:t>, that shall be executed in case of a true or false expression.</w:t>
      </w:r>
    </w:p>
    <w:p w14:paraId="278613FC" w14:textId="77777777" w:rsidR="005E5A36" w:rsidRPr="00903DBA" w:rsidRDefault="005E5A36" w:rsidP="005E5A36">
      <w:pPr>
        <w:pStyle w:val="Code"/>
        <w:rPr>
          <w:highlight w:val="white"/>
        </w:rPr>
      </w:pPr>
      <w:r w:rsidRPr="00903DBA">
        <w:rPr>
          <w:highlight w:val="white"/>
        </w:rPr>
        <w:t xml:space="preserve">    public static Statement IfElseStatement(Expression expression,</w:t>
      </w:r>
    </w:p>
    <w:p w14:paraId="5DB97BFE" w14:textId="77777777" w:rsidR="005E5A36" w:rsidRPr="00903DBA" w:rsidRDefault="005E5A36" w:rsidP="005E5A36">
      <w:pPr>
        <w:pStyle w:val="Code"/>
        <w:rPr>
          <w:highlight w:val="white"/>
        </w:rPr>
      </w:pPr>
      <w:r w:rsidRPr="00903DBA">
        <w:rPr>
          <w:highlight w:val="white"/>
        </w:rPr>
        <w:t xml:space="preserve">                                            Statement trueStatement,</w:t>
      </w:r>
    </w:p>
    <w:p w14:paraId="2FD6AA1F" w14:textId="77777777" w:rsidR="005E5A36" w:rsidRPr="00903DBA" w:rsidRDefault="005E5A36" w:rsidP="005E5A36">
      <w:pPr>
        <w:pStyle w:val="Code"/>
        <w:rPr>
          <w:highlight w:val="white"/>
        </w:rPr>
      </w:pPr>
      <w:r w:rsidRPr="00903DBA">
        <w:rPr>
          <w:highlight w:val="white"/>
        </w:rPr>
        <w:t xml:space="preserve">                                            Statement falseStatement) {</w:t>
      </w:r>
    </w:p>
    <w:p w14:paraId="594941D9" w14:textId="77777777" w:rsidR="005E5A36" w:rsidRPr="00903DBA" w:rsidRDefault="005E5A36" w:rsidP="005E5A36">
      <w:pPr>
        <w:pStyle w:val="Code"/>
        <w:rPr>
          <w:highlight w:val="white"/>
        </w:rPr>
      </w:pPr>
      <w:r w:rsidRPr="00903DBA">
        <w:rPr>
          <w:highlight w:val="white"/>
        </w:rPr>
        <w:t xml:space="preserve">      expression = TypeCast.ToLogical(expression);</w:t>
      </w:r>
    </w:p>
    <w:p w14:paraId="6A7012D2" w14:textId="77777777" w:rsidR="005E5A36" w:rsidRPr="00903DBA" w:rsidRDefault="005E5A36" w:rsidP="005E5A36">
      <w:pPr>
        <w:pStyle w:val="Code"/>
        <w:rPr>
          <w:highlight w:val="white"/>
        </w:rPr>
      </w:pPr>
      <w:r w:rsidRPr="00903DBA">
        <w:rPr>
          <w:highlight w:val="white"/>
        </w:rPr>
        <w:t xml:space="preserve">      List&lt;MiddleCode&gt; codeList = expression.LongList;</w:t>
      </w:r>
    </w:p>
    <w:p w14:paraId="688EFF31" w14:textId="77777777" w:rsidR="005E5A36" w:rsidRPr="00903DBA" w:rsidRDefault="005E5A36" w:rsidP="005E5A36">
      <w:pPr>
        <w:pStyle w:val="Code"/>
        <w:rPr>
          <w:highlight w:val="white"/>
        </w:rPr>
      </w:pPr>
      <w:r w:rsidRPr="00903DBA">
        <w:rPr>
          <w:highlight w:val="white"/>
        </w:rPr>
        <w:t xml:space="preserve">      AddMiddleCode(codeList, MiddleOperator.CheckTrackMapFloatStack);</w:t>
      </w:r>
    </w:p>
    <w:p w14:paraId="50E0F323" w14:textId="21C0A2BD" w:rsidR="005E5A36" w:rsidRPr="00903DBA" w:rsidRDefault="005E5A36" w:rsidP="005E5A36">
      <w:pPr>
        <w:rPr>
          <w:highlight w:val="white"/>
        </w:rPr>
      </w:pPr>
      <w:r w:rsidRPr="00903DBA">
        <w:rPr>
          <w:highlight w:val="white"/>
        </w:rPr>
        <w:t>We backpatch the true</w:t>
      </w:r>
      <w:r w:rsidR="00E5406A">
        <w:rPr>
          <w:highlight w:val="white"/>
        </w:rPr>
        <w:t>-set</w:t>
      </w:r>
      <w:r w:rsidRPr="00903DBA">
        <w:rPr>
          <w:highlight w:val="white"/>
        </w:rPr>
        <w:t xml:space="preserve"> and </w:t>
      </w:r>
      <w:r w:rsidR="00A76052">
        <w:rPr>
          <w:highlight w:val="white"/>
        </w:rPr>
        <w:t>false-set</w:t>
      </w:r>
      <w:r w:rsidRPr="00903DBA">
        <w:rPr>
          <w:highlight w:val="white"/>
        </w:rPr>
        <w:t xml:space="preserve"> to the beginning of the code list of the true and false statement, respectively.</w:t>
      </w:r>
    </w:p>
    <w:p w14:paraId="60DC549D" w14:textId="575D7C41" w:rsidR="005E5A36" w:rsidRPr="00903DBA" w:rsidRDefault="005E5A36" w:rsidP="005E5A36">
      <w:pPr>
        <w:pStyle w:val="Code"/>
        <w:rPr>
          <w:highlight w:val="white"/>
        </w:rPr>
      </w:pPr>
      <w:r w:rsidRPr="00903DBA">
        <w:rPr>
          <w:highlight w:val="white"/>
        </w:rPr>
        <w:t xml:space="preserve">      Backpatch(expression.Symbol.</w:t>
      </w:r>
      <w:r w:rsidR="007667A1">
        <w:rPr>
          <w:highlight w:val="white"/>
        </w:rPr>
        <w:t>TrueSet</w:t>
      </w:r>
      <w:r w:rsidRPr="00903DBA">
        <w:rPr>
          <w:highlight w:val="white"/>
        </w:rPr>
        <w:t>, trueStatement.CodeList);</w:t>
      </w:r>
    </w:p>
    <w:p w14:paraId="7FA6EF23" w14:textId="6F223A20" w:rsidR="005E5A36" w:rsidRPr="00903DBA" w:rsidRDefault="005E5A36" w:rsidP="005E5A36">
      <w:pPr>
        <w:pStyle w:val="Code"/>
        <w:rPr>
          <w:highlight w:val="white"/>
        </w:rPr>
      </w:pPr>
      <w:r w:rsidRPr="00903DBA">
        <w:rPr>
          <w:highlight w:val="white"/>
        </w:rPr>
        <w:t xml:space="preserve">      Backpatch(expression.Symbol.</w:t>
      </w:r>
      <w:r w:rsidR="007667A1">
        <w:rPr>
          <w:highlight w:val="white"/>
        </w:rPr>
        <w:t>FalseSet</w:t>
      </w:r>
      <w:r w:rsidRPr="00903DBA">
        <w:rPr>
          <w:highlight w:val="white"/>
        </w:rPr>
        <w:t>, falseStatement.CodeList);</w:t>
      </w:r>
    </w:p>
    <w:p w14:paraId="32EDBA93" w14:textId="005848A3" w:rsidR="0097302C" w:rsidRDefault="005E5A36" w:rsidP="005E5A36">
      <w:pPr>
        <w:rPr>
          <w:highlight w:val="white"/>
        </w:rPr>
      </w:pPr>
      <w:r w:rsidRPr="00903DBA">
        <w:rPr>
          <w:highlight w:val="white"/>
        </w:rPr>
        <w:t xml:space="preserve">We add </w:t>
      </w:r>
      <w:r w:rsidR="0097302C">
        <w:rPr>
          <w:highlight w:val="white"/>
        </w:rPr>
        <w:t xml:space="preserve">the code list for the true and false statements. </w:t>
      </w:r>
      <w:r w:rsidR="00CA32D1">
        <w:rPr>
          <w:highlight w:val="white"/>
        </w:rPr>
        <w:t>We also add a jump instruction after each list, to jump out of the statement. The jump instruction are then added to the next-set of the else-if-statement.</w:t>
      </w:r>
    </w:p>
    <w:p w14:paraId="3A998F41" w14:textId="77777777" w:rsidR="00132F7A" w:rsidRPr="00903DBA" w:rsidRDefault="00132F7A" w:rsidP="00132F7A">
      <w:pPr>
        <w:pStyle w:val="Code"/>
        <w:rPr>
          <w:highlight w:val="white"/>
        </w:rPr>
      </w:pPr>
      <w:r w:rsidRPr="00903DBA">
        <w:rPr>
          <w:highlight w:val="white"/>
        </w:rPr>
        <w:t xml:space="preserve">      codeList.AddRange(trueStatement.CodeList);</w:t>
      </w:r>
    </w:p>
    <w:p w14:paraId="1FB87FA1" w14:textId="77C19EA7" w:rsidR="005E5A36" w:rsidRPr="00903DBA" w:rsidRDefault="005E5A36" w:rsidP="005E5A36">
      <w:pPr>
        <w:pStyle w:val="Code"/>
        <w:rPr>
          <w:highlight w:val="white"/>
        </w:rPr>
      </w:pPr>
      <w:r w:rsidRPr="00903DBA">
        <w:rPr>
          <w:highlight w:val="white"/>
        </w:rPr>
        <w:t xml:space="preserve">      MiddleCode </w:t>
      </w:r>
      <w:r w:rsidR="00F07679">
        <w:rPr>
          <w:highlight w:val="white"/>
        </w:rPr>
        <w:t>trueNext</w:t>
      </w:r>
      <w:r w:rsidRPr="00903DBA">
        <w:rPr>
          <w:highlight w:val="white"/>
        </w:rPr>
        <w:t>Code = AddMiddleCode(codeList, MiddleOperator.</w:t>
      </w:r>
      <w:r w:rsidR="00C0170C">
        <w:rPr>
          <w:highlight w:val="white"/>
        </w:rPr>
        <w:t>Jump</w:t>
      </w:r>
      <w:r w:rsidRPr="00903DBA">
        <w:rPr>
          <w:highlight w:val="white"/>
        </w:rPr>
        <w:t>);</w:t>
      </w:r>
    </w:p>
    <w:p w14:paraId="0404F52B" w14:textId="56406F12" w:rsidR="005E5A36" w:rsidRDefault="005E5A36" w:rsidP="005E5A36">
      <w:pPr>
        <w:pStyle w:val="Code"/>
        <w:rPr>
          <w:highlight w:val="white"/>
        </w:rPr>
      </w:pPr>
      <w:r w:rsidRPr="00903DBA">
        <w:rPr>
          <w:highlight w:val="white"/>
        </w:rPr>
        <w:t xml:space="preserve">      codeList.AddRange(falseStatement.CodeList);</w:t>
      </w:r>
    </w:p>
    <w:p w14:paraId="6B586DA3" w14:textId="5B548943" w:rsidR="00EF59A4" w:rsidRPr="00EF59A4" w:rsidRDefault="00EF59A4" w:rsidP="00EF59A4">
      <w:pPr>
        <w:pStyle w:val="Code"/>
        <w:rPr>
          <w:highlight w:val="white"/>
        </w:rPr>
      </w:pPr>
      <w:r w:rsidRPr="00EF59A4">
        <w:rPr>
          <w:highlight w:val="white"/>
        </w:rPr>
        <w:t xml:space="preserve">      MiddleCode falseGotoCode = AddMiddleCode(codeList, MiddleOperator.</w:t>
      </w:r>
      <w:r w:rsidR="00552819">
        <w:rPr>
          <w:highlight w:val="white"/>
        </w:rPr>
        <w:t>Jump</w:t>
      </w:r>
      <w:r w:rsidRPr="00EF59A4">
        <w:rPr>
          <w:highlight w:val="white"/>
        </w:rPr>
        <w:t>);</w:t>
      </w:r>
    </w:p>
    <w:p w14:paraId="00F1D81D" w14:textId="77777777" w:rsidR="00EF59A4" w:rsidRPr="00903DBA" w:rsidRDefault="00EF59A4" w:rsidP="005E5A36">
      <w:pPr>
        <w:pStyle w:val="Code"/>
        <w:rPr>
          <w:highlight w:val="white"/>
        </w:rPr>
      </w:pPr>
    </w:p>
    <w:p w14:paraId="4D3E3681" w14:textId="63CAA977" w:rsidR="005E5A36" w:rsidRPr="00903DBA" w:rsidRDefault="005E5A36" w:rsidP="005E5A36">
      <w:pPr>
        <w:rPr>
          <w:highlight w:val="white"/>
        </w:rPr>
      </w:pPr>
      <w:r w:rsidRPr="00903DBA">
        <w:rPr>
          <w:highlight w:val="white"/>
        </w:rPr>
        <w:t xml:space="preserve">The </w:t>
      </w:r>
      <w:r w:rsidR="009C3C27">
        <w:rPr>
          <w:highlight w:val="white"/>
        </w:rPr>
        <w:t>next-set</w:t>
      </w:r>
      <w:r w:rsidRPr="00903DBA">
        <w:rPr>
          <w:highlight w:val="white"/>
        </w:rPr>
        <w:t xml:space="preserve"> of the if-else-statement is the union of the </w:t>
      </w:r>
      <w:r w:rsidR="009C3C27">
        <w:rPr>
          <w:highlight w:val="white"/>
        </w:rPr>
        <w:t>next-set</w:t>
      </w:r>
      <w:r w:rsidRPr="00903DBA">
        <w:rPr>
          <w:highlight w:val="white"/>
        </w:rPr>
        <w:t>s of the true and false statement, and the</w:t>
      </w:r>
      <w:r w:rsidR="00525EB4">
        <w:rPr>
          <w:highlight w:val="white"/>
        </w:rPr>
        <w:t>ir</w:t>
      </w:r>
      <w:r w:rsidRPr="00903DBA">
        <w:rPr>
          <w:highlight w:val="white"/>
        </w:rPr>
        <w:t xml:space="preserve"> </w:t>
      </w:r>
      <w:r w:rsidR="00525EB4">
        <w:rPr>
          <w:highlight w:val="white"/>
        </w:rPr>
        <w:t xml:space="preserve">extra </w:t>
      </w:r>
      <w:r w:rsidRPr="00903DBA">
        <w:rPr>
          <w:highlight w:val="white"/>
        </w:rPr>
        <w:t>jump instruction</w:t>
      </w:r>
      <w:r w:rsidR="00525EB4">
        <w:rPr>
          <w:highlight w:val="white"/>
        </w:rPr>
        <w:t>s</w:t>
      </w:r>
      <w:r w:rsidRPr="00903DBA">
        <w:rPr>
          <w:highlight w:val="white"/>
        </w:rPr>
        <w:t>.</w:t>
      </w:r>
    </w:p>
    <w:p w14:paraId="66BDE26E"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1DA4818F" w14:textId="77777777" w:rsidR="005E5A36" w:rsidRPr="00903DBA" w:rsidRDefault="005E5A36" w:rsidP="005E5A36">
      <w:pPr>
        <w:pStyle w:val="Code"/>
        <w:rPr>
          <w:highlight w:val="white"/>
        </w:rPr>
      </w:pPr>
      <w:r w:rsidRPr="00903DBA">
        <w:rPr>
          <w:highlight w:val="white"/>
        </w:rPr>
        <w:t xml:space="preserve">      nextSet.UnionWith(trueStatement.NextSet);</w:t>
      </w:r>
    </w:p>
    <w:p w14:paraId="4B0B1E7E" w14:textId="77777777" w:rsidR="005E5A36" w:rsidRPr="00903DBA" w:rsidRDefault="005E5A36" w:rsidP="005E5A36">
      <w:pPr>
        <w:pStyle w:val="Code"/>
        <w:rPr>
          <w:highlight w:val="white"/>
        </w:rPr>
      </w:pPr>
      <w:r w:rsidRPr="00903DBA">
        <w:rPr>
          <w:highlight w:val="white"/>
        </w:rPr>
        <w:t xml:space="preserve">      nextSet.UnionWith(falseStatement.NextSet);</w:t>
      </w:r>
    </w:p>
    <w:p w14:paraId="1C6EA2BE" w14:textId="6870E787" w:rsidR="00EF59A4" w:rsidRPr="00903DBA" w:rsidRDefault="00EF59A4" w:rsidP="00EF59A4">
      <w:pPr>
        <w:pStyle w:val="Code"/>
        <w:rPr>
          <w:highlight w:val="white"/>
        </w:rPr>
      </w:pPr>
      <w:r w:rsidRPr="00903DBA">
        <w:rPr>
          <w:highlight w:val="white"/>
        </w:rPr>
        <w:t xml:space="preserve">      nextSet.Add(</w:t>
      </w:r>
      <w:r>
        <w:rPr>
          <w:highlight w:val="white"/>
        </w:rPr>
        <w:t>trueNext</w:t>
      </w:r>
      <w:r w:rsidRPr="00903DBA">
        <w:rPr>
          <w:highlight w:val="white"/>
        </w:rPr>
        <w:t>Code);</w:t>
      </w:r>
    </w:p>
    <w:p w14:paraId="5B660AB2" w14:textId="075EE0F9" w:rsidR="00EF59A4" w:rsidRPr="00903DBA" w:rsidRDefault="00EF59A4" w:rsidP="00EF59A4">
      <w:pPr>
        <w:pStyle w:val="Code"/>
        <w:rPr>
          <w:highlight w:val="white"/>
        </w:rPr>
      </w:pPr>
      <w:r w:rsidRPr="00903DBA">
        <w:rPr>
          <w:highlight w:val="white"/>
        </w:rPr>
        <w:t xml:space="preserve">      nextSet.Add(</w:t>
      </w:r>
      <w:r w:rsidRPr="00EF59A4">
        <w:rPr>
          <w:highlight w:val="white"/>
        </w:rPr>
        <w:t>falseGotoCode</w:t>
      </w:r>
      <w:r w:rsidRPr="00903DBA">
        <w:rPr>
          <w:highlight w:val="white"/>
        </w:rPr>
        <w:t>);</w:t>
      </w:r>
    </w:p>
    <w:p w14:paraId="3158D2A9" w14:textId="56A7940F" w:rsidR="005E5A36" w:rsidRPr="00903DBA" w:rsidRDefault="005E5A36" w:rsidP="005E5A36">
      <w:pPr>
        <w:rPr>
          <w:highlight w:val="white"/>
        </w:rPr>
      </w:pPr>
      <w:r w:rsidRPr="00903DBA">
        <w:rPr>
          <w:highlight w:val="white"/>
        </w:rPr>
        <w:t xml:space="preserve">Finally, we return on object of the </w:t>
      </w:r>
      <w:r w:rsidRPr="00903DBA">
        <w:rPr>
          <w:rStyle w:val="KeyWord0"/>
          <w:highlight w:val="white"/>
        </w:rPr>
        <w:t>Statement</w:t>
      </w:r>
      <w:r w:rsidRPr="00903DBA">
        <w:rPr>
          <w:highlight w:val="white"/>
        </w:rPr>
        <w:t xml:space="preserve"> class holding the code list and </w:t>
      </w:r>
      <w:r w:rsidR="009C3C27">
        <w:rPr>
          <w:highlight w:val="white"/>
        </w:rPr>
        <w:t>next-set</w:t>
      </w:r>
      <w:r w:rsidRPr="00903DBA">
        <w:rPr>
          <w:highlight w:val="white"/>
        </w:rPr>
        <w:t xml:space="preserve"> of the if-statement.</w:t>
      </w:r>
    </w:p>
    <w:p w14:paraId="37967284" w14:textId="77777777" w:rsidR="005E5A36" w:rsidRPr="00903DBA" w:rsidRDefault="005E5A36" w:rsidP="005E5A36">
      <w:pPr>
        <w:pStyle w:val="Code"/>
        <w:rPr>
          <w:highlight w:val="white"/>
        </w:rPr>
      </w:pPr>
      <w:r w:rsidRPr="00903DBA">
        <w:rPr>
          <w:highlight w:val="white"/>
        </w:rPr>
        <w:t xml:space="preserve">      return (new Statement(codeList, nextSet));</w:t>
      </w:r>
    </w:p>
    <w:p w14:paraId="21B3F29E" w14:textId="77777777" w:rsidR="005E5A36" w:rsidRDefault="005E5A36" w:rsidP="005E5A36">
      <w:pPr>
        <w:pStyle w:val="Code"/>
        <w:rPr>
          <w:highlight w:val="white"/>
        </w:rPr>
      </w:pPr>
      <w:r w:rsidRPr="00903DBA">
        <w:rPr>
          <w:highlight w:val="white"/>
        </w:rPr>
        <w:t xml:space="preserve">    }</w:t>
      </w:r>
    </w:p>
    <w:p w14:paraId="0F6F67E0" w14:textId="77777777" w:rsidR="005E5A36" w:rsidRDefault="005E5A36" w:rsidP="005E5A36">
      <w:pPr>
        <w:pStyle w:val="Rubrik3"/>
      </w:pPr>
      <w:r>
        <w:t>The Switch Statement</w:t>
      </w:r>
    </w:p>
    <w:p w14:paraId="777DD1B2" w14:textId="228F4D13" w:rsidR="003E2399" w:rsidRDefault="00752D93" w:rsidP="00752D93">
      <w:pPr>
        <w:rPr>
          <w:highlight w:val="white"/>
        </w:rPr>
      </w:pPr>
      <w:r w:rsidRPr="00903DBA">
        <w:rPr>
          <w:highlight w:val="white"/>
        </w:rPr>
        <w:t xml:space="preserve">We need a map to keep track of the case statements. </w:t>
      </w:r>
      <w:r w:rsidR="003E2399">
        <w:rPr>
          <w:highlight w:val="white"/>
        </w:rPr>
        <w:t xml:space="preserve">Each entry of the map holds the value of the case statement, and the first instruction of its middle code list (if the list is empty, we add an empty instruction). </w:t>
      </w:r>
      <w:r w:rsidRPr="00903DBA">
        <w:rPr>
          <w:highlight w:val="white"/>
        </w:rPr>
        <w:t xml:space="preserve">Since the switch statements can be nested, we </w:t>
      </w:r>
      <w:r w:rsidR="003E2399">
        <w:rPr>
          <w:highlight w:val="white"/>
        </w:rPr>
        <w:t xml:space="preserve">store the maps for each switch statement in the </w:t>
      </w:r>
      <w:r w:rsidRPr="00903DBA">
        <w:rPr>
          <w:rStyle w:val="KeyWord0"/>
          <w:highlight w:val="white"/>
        </w:rPr>
        <w:t>m_caseMapStack</w:t>
      </w:r>
      <w:r w:rsidR="003E2399">
        <w:rPr>
          <w:highlight w:val="white"/>
        </w:rPr>
        <w:t xml:space="preserve"> map.</w:t>
      </w:r>
    </w:p>
    <w:p w14:paraId="54EC0780" w14:textId="77777777" w:rsidR="001414BC" w:rsidRPr="00903DBA" w:rsidRDefault="001414BC" w:rsidP="001414BC">
      <w:pPr>
        <w:pStyle w:val="Code"/>
        <w:rPr>
          <w:highlight w:val="white"/>
        </w:rPr>
      </w:pPr>
      <w:r w:rsidRPr="00903DBA">
        <w:rPr>
          <w:highlight w:val="white"/>
        </w:rPr>
        <w:t xml:space="preserve">    private static Stack&lt;IDictionary&lt;BigInteger, MiddleCode&gt;&gt; m_caseMapStack =</w:t>
      </w:r>
    </w:p>
    <w:p w14:paraId="7DE89462" w14:textId="77777777" w:rsidR="001414BC" w:rsidRPr="00903DBA" w:rsidRDefault="001414BC" w:rsidP="001414BC">
      <w:pPr>
        <w:pStyle w:val="Code"/>
        <w:rPr>
          <w:highlight w:val="white"/>
        </w:rPr>
      </w:pPr>
      <w:r w:rsidRPr="00903DBA">
        <w:rPr>
          <w:highlight w:val="white"/>
        </w:rPr>
        <w:t xml:space="preserve">      new Stack&lt;IDictionary&lt;BigInteger, MiddleCode&gt;&gt;();</w:t>
      </w:r>
    </w:p>
    <w:p w14:paraId="45A0255E" w14:textId="747106FD" w:rsidR="003175DB" w:rsidRDefault="00752D93" w:rsidP="00752D93">
      <w:pPr>
        <w:rPr>
          <w:highlight w:val="white"/>
        </w:rPr>
      </w:pPr>
      <w:r w:rsidRPr="00903DBA">
        <w:rPr>
          <w:highlight w:val="white"/>
        </w:rPr>
        <w:t xml:space="preserve">In the same way, we need a stack </w:t>
      </w:r>
      <w:r>
        <w:rPr>
          <w:highlight w:val="white"/>
        </w:rPr>
        <w:t xml:space="preserve">to </w:t>
      </w:r>
      <w:r w:rsidRPr="00903DBA">
        <w:rPr>
          <w:highlight w:val="white"/>
        </w:rPr>
        <w:t>keep track of the default statement</w:t>
      </w:r>
      <w:r w:rsidR="00393801">
        <w:rPr>
          <w:highlight w:val="white"/>
        </w:rPr>
        <w:t xml:space="preserve"> of the switch statement. </w:t>
      </w:r>
      <w:r w:rsidR="001A0E8D">
        <w:rPr>
          <w:highlight w:val="white"/>
        </w:rPr>
        <w:t>For each default statement connected to a switch statement, w</w:t>
      </w:r>
      <w:r w:rsidR="00393801">
        <w:rPr>
          <w:highlight w:val="white"/>
        </w:rPr>
        <w:t xml:space="preserve">e store the first instruction of the default middle code list </w:t>
      </w:r>
      <w:r w:rsidR="001A0E8D">
        <w:rPr>
          <w:highlight w:val="white"/>
        </w:rPr>
        <w:t xml:space="preserve">in the </w:t>
      </w:r>
      <w:r w:rsidRPr="00903DBA">
        <w:rPr>
          <w:rStyle w:val="KeyWord0"/>
          <w:highlight w:val="white"/>
        </w:rPr>
        <w:t>m_</w:t>
      </w:r>
      <w:r>
        <w:rPr>
          <w:rStyle w:val="KeyWord0"/>
          <w:highlight w:val="white"/>
        </w:rPr>
        <w:t>default</w:t>
      </w:r>
      <w:r w:rsidRPr="00903DBA">
        <w:rPr>
          <w:rStyle w:val="KeyWord0"/>
          <w:highlight w:val="white"/>
        </w:rPr>
        <w:t>Stack</w:t>
      </w:r>
      <w:r w:rsidR="001A0E8D">
        <w:rPr>
          <w:highlight w:val="white"/>
        </w:rPr>
        <w:t xml:space="preserve">. If there is no </w:t>
      </w:r>
      <w:r w:rsidR="003175DB">
        <w:rPr>
          <w:highlight w:val="white"/>
        </w:rPr>
        <w:t>default statement, we add null to the stack.</w:t>
      </w:r>
    </w:p>
    <w:p w14:paraId="0EFA41A8" w14:textId="77777777" w:rsidR="001414BC" w:rsidRPr="00903DBA" w:rsidRDefault="001414BC" w:rsidP="001414BC">
      <w:pPr>
        <w:pStyle w:val="Code"/>
        <w:rPr>
          <w:highlight w:val="white"/>
        </w:rPr>
      </w:pPr>
      <w:r w:rsidRPr="00903DBA">
        <w:rPr>
          <w:highlight w:val="white"/>
        </w:rPr>
        <w:t xml:space="preserve">    private static Stack&lt;MiddleCode&gt; m_defaultStack = new Stack&lt;MiddleCode&gt;();</w:t>
      </w:r>
    </w:p>
    <w:p w14:paraId="729DD16F" w14:textId="35DD517E" w:rsidR="003175DB" w:rsidRDefault="003175DB" w:rsidP="00752D93">
      <w:pPr>
        <w:rPr>
          <w:highlight w:val="white"/>
        </w:rPr>
      </w:pPr>
      <w:r>
        <w:rPr>
          <w:highlight w:val="white"/>
        </w:rPr>
        <w:lastRenderedPageBreak/>
        <w:t xml:space="preserve">Finally, we also need the </w:t>
      </w:r>
      <w:r w:rsidRPr="00D8033B">
        <w:rPr>
          <w:rStyle w:val="KeyWord0"/>
          <w:highlight w:val="white"/>
        </w:rPr>
        <w:t>m_breakSetStack</w:t>
      </w:r>
      <w:r>
        <w:rPr>
          <w:highlight w:val="white"/>
        </w:rPr>
        <w:t xml:space="preserve"> </w:t>
      </w:r>
      <w:r w:rsidR="00D8033B">
        <w:rPr>
          <w:highlight w:val="white"/>
        </w:rPr>
        <w:t xml:space="preserve">stack </w:t>
      </w:r>
      <w:r>
        <w:rPr>
          <w:highlight w:val="white"/>
        </w:rPr>
        <w:t xml:space="preserve">for the break statements connected to the switch statement. We add the </w:t>
      </w:r>
      <w:r w:rsidR="00D8033B">
        <w:rPr>
          <w:highlight w:val="white"/>
        </w:rPr>
        <w:t>first instruction of the break statement to the sets of the stack. They are later backpatched to jump out of the switch statement.</w:t>
      </w:r>
    </w:p>
    <w:p w14:paraId="1145D3E6" w14:textId="77777777" w:rsidR="005E5A36" w:rsidRPr="00903DBA" w:rsidRDefault="005E5A36" w:rsidP="005E5A36">
      <w:pPr>
        <w:pStyle w:val="Code"/>
        <w:rPr>
          <w:highlight w:val="white"/>
        </w:rPr>
      </w:pPr>
      <w:r w:rsidRPr="00903DBA">
        <w:rPr>
          <w:highlight w:val="white"/>
        </w:rPr>
        <w:t xml:space="preserve">    private static Stack&lt;ISet&lt;MiddleCode&gt;&gt; m_breakSetStack =</w:t>
      </w:r>
    </w:p>
    <w:p w14:paraId="3EDEDB06" w14:textId="77777777" w:rsidR="005E5A36" w:rsidRPr="00903DBA" w:rsidRDefault="005E5A36" w:rsidP="005E5A36">
      <w:pPr>
        <w:pStyle w:val="Code"/>
        <w:rPr>
          <w:highlight w:val="white"/>
        </w:rPr>
      </w:pPr>
      <w:r w:rsidRPr="00903DBA">
        <w:rPr>
          <w:highlight w:val="white"/>
        </w:rPr>
        <w:t xml:space="preserve">      new Stack&lt;ISet&lt;MiddleCode&gt;&gt;();</w:t>
      </w:r>
    </w:p>
    <w:p w14:paraId="06853F10" w14:textId="48181006" w:rsidR="005E5A36" w:rsidRPr="00903DBA" w:rsidRDefault="005E5A36" w:rsidP="005E5A36">
      <w:r w:rsidRPr="00903DBA">
        <w:t xml:space="preserve">The </w:t>
      </w:r>
      <w:r w:rsidRPr="00903DBA">
        <w:rPr>
          <w:rStyle w:val="KeyWord0"/>
        </w:rPr>
        <w:t>SwitchHeader</w:t>
      </w:r>
      <w:r w:rsidRPr="00903DBA">
        <w:t xml:space="preserve"> method is called before the parsing of the switch statement. It</w:t>
      </w:r>
      <w:r w:rsidR="0078035E">
        <w:t xml:space="preserve"> </w:t>
      </w:r>
      <w:r w:rsidRPr="00903DBA">
        <w:t>push</w:t>
      </w:r>
      <w:r w:rsidR="0078035E">
        <w:t>es</w:t>
      </w:r>
      <w:r w:rsidRPr="00903DBA">
        <w:t xml:space="preserve"> a</w:t>
      </w:r>
      <w:r w:rsidR="0078035E">
        <w:t>n</w:t>
      </w:r>
      <w:r w:rsidRPr="00903DBA">
        <w:t xml:space="preserve"> </w:t>
      </w:r>
      <w:r w:rsidR="00DD6CB6">
        <w:t xml:space="preserve">empty </w:t>
      </w:r>
      <w:r w:rsidRPr="00903DBA">
        <w:t>map to the case map stack, a null reference to the default stack, and a</w:t>
      </w:r>
      <w:r w:rsidR="0078035E">
        <w:t>n</w:t>
      </w:r>
      <w:r w:rsidRPr="00903DBA">
        <w:t xml:space="preserve"> </w:t>
      </w:r>
      <w:r w:rsidR="00DD6CB6">
        <w:t>empty</w:t>
      </w:r>
      <w:r w:rsidRPr="00903DBA">
        <w:t xml:space="preserve"> set to the break set stack.</w:t>
      </w:r>
    </w:p>
    <w:p w14:paraId="40D10009" w14:textId="77777777" w:rsidR="005E5A36" w:rsidRPr="00903DBA" w:rsidRDefault="005E5A36" w:rsidP="005E5A36">
      <w:pPr>
        <w:pStyle w:val="Code"/>
        <w:rPr>
          <w:highlight w:val="white"/>
        </w:rPr>
      </w:pPr>
      <w:r w:rsidRPr="00903DBA">
        <w:rPr>
          <w:highlight w:val="white"/>
        </w:rPr>
        <w:t xml:space="preserve">    public static void SwitchHeader() {</w:t>
      </w:r>
    </w:p>
    <w:p w14:paraId="2CFB2E17" w14:textId="77777777" w:rsidR="005E5A36" w:rsidRPr="00903DBA" w:rsidRDefault="005E5A36" w:rsidP="005E5A36">
      <w:pPr>
        <w:pStyle w:val="Code"/>
        <w:rPr>
          <w:highlight w:val="white"/>
        </w:rPr>
      </w:pPr>
      <w:r w:rsidRPr="00903DBA">
        <w:rPr>
          <w:highlight w:val="white"/>
        </w:rPr>
        <w:t xml:space="preserve">      m_caseMapStack.Push(new Dictionary&lt;BigInteger,MiddleCode&gt;());</w:t>
      </w:r>
    </w:p>
    <w:p w14:paraId="3B23F382" w14:textId="77777777" w:rsidR="005E5A36" w:rsidRPr="00903DBA" w:rsidRDefault="005E5A36" w:rsidP="005E5A36">
      <w:pPr>
        <w:pStyle w:val="Code"/>
        <w:rPr>
          <w:highlight w:val="white"/>
        </w:rPr>
      </w:pPr>
      <w:r w:rsidRPr="00903DBA">
        <w:rPr>
          <w:highlight w:val="white"/>
        </w:rPr>
        <w:t xml:space="preserve">      DefaultStack.Push(null);</w:t>
      </w:r>
    </w:p>
    <w:p w14:paraId="6D41A32E" w14:textId="77777777" w:rsidR="005E5A36" w:rsidRPr="00903DBA" w:rsidRDefault="005E5A36" w:rsidP="005E5A36">
      <w:pPr>
        <w:pStyle w:val="Code"/>
        <w:rPr>
          <w:highlight w:val="white"/>
        </w:rPr>
      </w:pPr>
      <w:r w:rsidRPr="00903DBA">
        <w:rPr>
          <w:highlight w:val="white"/>
        </w:rPr>
        <w:t xml:space="preserve">      BreakSetStack.Push(new HashSet&lt;MiddleCode&gt;());</w:t>
      </w:r>
    </w:p>
    <w:p w14:paraId="0A1E1D91" w14:textId="77777777" w:rsidR="005E5A36" w:rsidRPr="00903DBA" w:rsidRDefault="005E5A36" w:rsidP="005E5A36">
      <w:pPr>
        <w:pStyle w:val="Code"/>
        <w:rPr>
          <w:highlight w:val="white"/>
        </w:rPr>
      </w:pPr>
      <w:r w:rsidRPr="00903DBA">
        <w:rPr>
          <w:highlight w:val="white"/>
        </w:rPr>
        <w:t xml:space="preserve">    }</w:t>
      </w:r>
    </w:p>
    <w:p w14:paraId="4060EEE9"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SwitchStatement</w:t>
      </w:r>
      <w:r w:rsidRPr="00903DBA">
        <w:rPr>
          <w:highlight w:val="white"/>
        </w:rPr>
        <w:t xml:space="preserve"> method is called after the parsing of the switch statement. Its task is to generate middle code for the case and default statements, and to backpatch the break statements. </w:t>
      </w:r>
    </w:p>
    <w:p w14:paraId="61BA3310" w14:textId="77777777" w:rsidR="005E5A36" w:rsidRPr="00903DBA" w:rsidRDefault="005E5A36" w:rsidP="005E5A36">
      <w:pPr>
        <w:pStyle w:val="Code"/>
        <w:rPr>
          <w:highlight w:val="white"/>
        </w:rPr>
      </w:pPr>
      <w:r w:rsidRPr="00903DBA">
        <w:rPr>
          <w:highlight w:val="white"/>
        </w:rPr>
        <w:t xml:space="preserve">    public static Statement SwitchStatement(Expression switchExpression,</w:t>
      </w:r>
    </w:p>
    <w:p w14:paraId="3F45E586" w14:textId="77777777" w:rsidR="005E5A36" w:rsidRPr="00903DBA" w:rsidRDefault="005E5A36" w:rsidP="005E5A36">
      <w:pPr>
        <w:pStyle w:val="Code"/>
        <w:rPr>
          <w:highlight w:val="white"/>
        </w:rPr>
      </w:pPr>
      <w:r w:rsidRPr="00903DBA">
        <w:rPr>
          <w:highlight w:val="white"/>
        </w:rPr>
        <w:t xml:space="preserve">                                            Statement innerStatement) {</w:t>
      </w:r>
    </w:p>
    <w:p w14:paraId="7783110E" w14:textId="5BFE3FC7" w:rsidR="005E5A36" w:rsidRPr="00903DBA" w:rsidRDefault="005E5A36" w:rsidP="005E5A36">
      <w:pPr>
        <w:rPr>
          <w:highlight w:val="white"/>
        </w:rPr>
      </w:pPr>
      <w:r w:rsidRPr="00903DBA">
        <w:rPr>
          <w:highlight w:val="white"/>
        </w:rPr>
        <w:t xml:space="preserve">Since the switch statement </w:t>
      </w:r>
      <w:r w:rsidR="00B67039">
        <w:rPr>
          <w:highlight w:val="white"/>
        </w:rPr>
        <w:t>requires</w:t>
      </w:r>
      <w:r w:rsidRPr="00903DBA">
        <w:rPr>
          <w:highlight w:val="white"/>
        </w:rPr>
        <w:t xml:space="preserve"> an integral value rather than a logical value we need to, contrary to the if-statement above, type cast a potential logical value to an integral value.</w:t>
      </w:r>
    </w:p>
    <w:p w14:paraId="7A323BF2" w14:textId="77777777" w:rsidR="005E5A36" w:rsidRPr="00903DBA" w:rsidRDefault="005E5A36" w:rsidP="005E5A36">
      <w:pPr>
        <w:pStyle w:val="Code"/>
        <w:rPr>
          <w:highlight w:val="white"/>
        </w:rPr>
      </w:pPr>
      <w:r w:rsidRPr="00903DBA">
        <w:rPr>
          <w:highlight w:val="white"/>
        </w:rPr>
        <w:t xml:space="preserve">      switchExpression = TypeCast.LogicalToIntegral(switchExpression);</w:t>
      </w:r>
    </w:p>
    <w:p w14:paraId="7432A879" w14:textId="7BAFE049" w:rsidR="005E5A36" w:rsidRPr="00903DBA" w:rsidRDefault="005E5A36" w:rsidP="005E5A36">
      <w:pPr>
        <w:rPr>
          <w:highlight w:val="white"/>
        </w:rPr>
      </w:pPr>
      <w:r w:rsidRPr="00903DBA">
        <w:rPr>
          <w:highlight w:val="white"/>
        </w:rPr>
        <w:t xml:space="preserve">Since we need the value of the switch statement, </w:t>
      </w:r>
      <w:r w:rsidR="0091481F">
        <w:rPr>
          <w:highlight w:val="white"/>
        </w:rPr>
        <w:t xml:space="preserve">rather than its side-effects, </w:t>
      </w:r>
      <w:r w:rsidRPr="00903DBA">
        <w:rPr>
          <w:highlight w:val="white"/>
        </w:rPr>
        <w:t xml:space="preserve">we are only interested </w:t>
      </w:r>
      <w:r w:rsidR="00CD4A8B">
        <w:rPr>
          <w:highlight w:val="white"/>
        </w:rPr>
        <w:t>in</w:t>
      </w:r>
      <w:r w:rsidRPr="00903DBA">
        <w:rPr>
          <w:highlight w:val="white"/>
        </w:rPr>
        <w:t xml:space="preserve"> the long list of the switch expression.</w:t>
      </w:r>
    </w:p>
    <w:p w14:paraId="56762A02" w14:textId="77777777" w:rsidR="005E5A36" w:rsidRPr="00903DBA" w:rsidRDefault="005E5A36" w:rsidP="005E5A36">
      <w:pPr>
        <w:pStyle w:val="Code"/>
        <w:rPr>
          <w:highlight w:val="white"/>
        </w:rPr>
      </w:pPr>
      <w:r w:rsidRPr="00903DBA">
        <w:rPr>
          <w:highlight w:val="white"/>
        </w:rPr>
        <w:t xml:space="preserve">      List&lt;MiddleCode&gt; codeList = switchExpression.LongList;</w:t>
      </w:r>
    </w:p>
    <w:p w14:paraId="0E3678E7" w14:textId="77777777" w:rsidR="005E5A36" w:rsidRPr="00903DBA" w:rsidRDefault="005E5A36" w:rsidP="005E5A36">
      <w:pPr>
        <w:rPr>
          <w:highlight w:val="white"/>
        </w:rPr>
      </w:pPr>
      <w:r w:rsidRPr="00903DBA">
        <w:rPr>
          <w:highlight w:val="white"/>
        </w:rPr>
        <w:t>Each case value is type casted to the type of the switch expression.</w:t>
      </w:r>
    </w:p>
    <w:p w14:paraId="5AC8F827" w14:textId="77777777" w:rsidR="005E5A36" w:rsidRPr="00903DBA" w:rsidRDefault="005E5A36" w:rsidP="005E5A36">
      <w:pPr>
        <w:pStyle w:val="Code"/>
        <w:rPr>
          <w:highlight w:val="white"/>
        </w:rPr>
      </w:pPr>
      <w:r w:rsidRPr="00903DBA">
        <w:rPr>
          <w:highlight w:val="white"/>
        </w:rPr>
        <w:t xml:space="preserve">      Type switchType = switchExpression.Symbol.Type;</w:t>
      </w:r>
    </w:p>
    <w:p w14:paraId="6AE4DFE2" w14:textId="77777777" w:rsidR="005E5A36" w:rsidRPr="00903DBA" w:rsidRDefault="005E5A36" w:rsidP="005E5A36">
      <w:pPr>
        <w:pStyle w:val="Code"/>
        <w:rPr>
          <w:highlight w:val="white"/>
        </w:rPr>
      </w:pPr>
      <w:r w:rsidRPr="00903DBA">
        <w:rPr>
          <w:highlight w:val="white"/>
        </w:rPr>
        <w:t xml:space="preserve">      foreach (KeyValuePair&lt;BigInteger,MiddleCode&gt; entry</w:t>
      </w:r>
    </w:p>
    <w:p w14:paraId="696DDAA2" w14:textId="77777777" w:rsidR="005E5A36" w:rsidRPr="00903DBA" w:rsidRDefault="005E5A36" w:rsidP="005E5A36">
      <w:pPr>
        <w:pStyle w:val="Code"/>
        <w:rPr>
          <w:highlight w:val="white"/>
        </w:rPr>
      </w:pPr>
      <w:r w:rsidRPr="00903DBA">
        <w:rPr>
          <w:highlight w:val="white"/>
        </w:rPr>
        <w:t xml:space="preserve">               in m_caseMapStack.Pop()) {</w:t>
      </w:r>
    </w:p>
    <w:p w14:paraId="36696AAB" w14:textId="77777777" w:rsidR="005E5A36" w:rsidRPr="00903DBA" w:rsidRDefault="005E5A36" w:rsidP="005E5A36">
      <w:pPr>
        <w:pStyle w:val="Code"/>
        <w:rPr>
          <w:highlight w:val="white"/>
        </w:rPr>
      </w:pPr>
      <w:r w:rsidRPr="00903DBA">
        <w:rPr>
          <w:highlight w:val="white"/>
        </w:rPr>
        <w:t xml:space="preserve">        BigInteger caseValue = entry.Key;</w:t>
      </w:r>
    </w:p>
    <w:p w14:paraId="052DF898" w14:textId="77777777" w:rsidR="005E5A36" w:rsidRPr="00903DBA" w:rsidRDefault="005E5A36" w:rsidP="005E5A36">
      <w:pPr>
        <w:pStyle w:val="Code"/>
        <w:rPr>
          <w:highlight w:val="white"/>
        </w:rPr>
      </w:pPr>
      <w:r w:rsidRPr="00903DBA">
        <w:rPr>
          <w:highlight w:val="white"/>
        </w:rPr>
        <w:t xml:space="preserve">        MiddleCode caseTarget = entry.Value;</w:t>
      </w:r>
    </w:p>
    <w:p w14:paraId="4FA683DC" w14:textId="77777777" w:rsidR="005E5A36" w:rsidRPr="00903DBA" w:rsidRDefault="005E5A36" w:rsidP="005E5A36">
      <w:pPr>
        <w:pStyle w:val="Code"/>
        <w:rPr>
          <w:highlight w:val="white"/>
        </w:rPr>
      </w:pPr>
      <w:r w:rsidRPr="00903DBA">
        <w:rPr>
          <w:highlight w:val="white"/>
        </w:rPr>
        <w:t xml:space="preserve">        Symbol caseSymbol = new Symbol(switchType, caseValue);</w:t>
      </w:r>
    </w:p>
    <w:p w14:paraId="421D61F1" w14:textId="42CE2830" w:rsidR="005E5A36" w:rsidRPr="00903DBA" w:rsidRDefault="005E5A36" w:rsidP="005E5A36">
      <w:pPr>
        <w:rPr>
          <w:highlight w:val="white"/>
        </w:rPr>
      </w:pPr>
      <w:r w:rsidRPr="00903DBA">
        <w:rPr>
          <w:highlight w:val="white"/>
        </w:rPr>
        <w:t>We add code where we compare the case value with the switch value and jump to the matching middle code instruction if the values are equal.</w:t>
      </w:r>
      <w:r w:rsidR="00433AE1">
        <w:rPr>
          <w:highlight w:val="white"/>
        </w:rPr>
        <w:t xml:space="preserve"> We use the </w:t>
      </w:r>
      <w:r w:rsidR="00433AE1" w:rsidRPr="00433AE1">
        <w:rPr>
          <w:rStyle w:val="KeyWord0"/>
          <w:highlight w:val="white"/>
        </w:rPr>
        <w:t>Case</w:t>
      </w:r>
      <w:r w:rsidR="00433AE1">
        <w:rPr>
          <w:highlight w:val="white"/>
        </w:rPr>
        <w:t xml:space="preserve"> instruction rather than </w:t>
      </w:r>
      <w:r w:rsidR="00433AE1" w:rsidRPr="00433AE1">
        <w:rPr>
          <w:rStyle w:val="KeyWord0"/>
          <w:highlight w:val="white"/>
        </w:rPr>
        <w:t>Equal</w:t>
      </w:r>
      <w:r w:rsidR="00433AE1">
        <w:rPr>
          <w:highlight w:val="white"/>
        </w:rPr>
        <w:t xml:space="preserve">, </w:t>
      </w:r>
      <w:r w:rsidR="00A4250B">
        <w:rPr>
          <w:highlight w:val="white"/>
        </w:rPr>
        <w:t xml:space="preserve">since we want the value to be kept in a register when we generate the assembly code in Chapter </w:t>
      </w:r>
      <w:r w:rsidR="00A4250B">
        <w:rPr>
          <w:highlight w:val="white"/>
        </w:rPr>
        <w:fldChar w:fldCharType="begin"/>
      </w:r>
      <w:r w:rsidR="00A4250B">
        <w:rPr>
          <w:highlight w:val="white"/>
        </w:rPr>
        <w:instrText xml:space="preserve"> REF _Ref54016612 \r \h </w:instrText>
      </w:r>
      <w:r w:rsidR="00A4250B">
        <w:rPr>
          <w:highlight w:val="white"/>
        </w:rPr>
      </w:r>
      <w:r w:rsidR="00A4250B">
        <w:rPr>
          <w:highlight w:val="white"/>
        </w:rPr>
        <w:fldChar w:fldCharType="separate"/>
      </w:r>
      <w:r w:rsidR="00392B3E">
        <w:rPr>
          <w:highlight w:val="white"/>
        </w:rPr>
        <w:t>12</w:t>
      </w:r>
      <w:r w:rsidR="00A4250B">
        <w:rPr>
          <w:highlight w:val="white"/>
        </w:rPr>
        <w:fldChar w:fldCharType="end"/>
      </w:r>
      <w:r w:rsidR="00A4250B">
        <w:rPr>
          <w:highlight w:val="white"/>
        </w:rPr>
        <w:t>.</w:t>
      </w:r>
    </w:p>
    <w:p w14:paraId="7C433E47" w14:textId="77777777" w:rsidR="005E5A36" w:rsidRPr="00903DBA" w:rsidRDefault="005E5A36" w:rsidP="005E5A36">
      <w:pPr>
        <w:pStyle w:val="Code"/>
        <w:rPr>
          <w:highlight w:val="white"/>
        </w:rPr>
      </w:pPr>
      <w:r w:rsidRPr="00903DBA">
        <w:rPr>
          <w:highlight w:val="white"/>
        </w:rPr>
        <w:t xml:space="preserve">        AddMiddleCode(codeList, MiddleOperator.Case, caseTarget,</w:t>
      </w:r>
    </w:p>
    <w:p w14:paraId="3AB920EE" w14:textId="77777777" w:rsidR="005E5A36" w:rsidRPr="00903DBA" w:rsidRDefault="005E5A36" w:rsidP="005E5A36">
      <w:pPr>
        <w:pStyle w:val="Code"/>
        <w:rPr>
          <w:highlight w:val="white"/>
        </w:rPr>
      </w:pPr>
      <w:r w:rsidRPr="00903DBA">
        <w:rPr>
          <w:highlight w:val="white"/>
        </w:rPr>
        <w:t xml:space="preserve">                      switchExpression.Symbol, caseSymbol);</w:t>
      </w:r>
    </w:p>
    <w:p w14:paraId="6B311D1B" w14:textId="77777777" w:rsidR="005E5A36" w:rsidRPr="00903DBA" w:rsidRDefault="005E5A36" w:rsidP="005E5A36">
      <w:pPr>
        <w:pStyle w:val="Code"/>
        <w:rPr>
          <w:highlight w:val="white"/>
        </w:rPr>
      </w:pPr>
      <w:r w:rsidRPr="00903DBA">
        <w:rPr>
          <w:highlight w:val="white"/>
        </w:rPr>
        <w:t xml:space="preserve">      }</w:t>
      </w:r>
    </w:p>
    <w:p w14:paraId="56367C0F" w14:textId="77777777" w:rsidR="005E5A36" w:rsidRPr="00903DBA" w:rsidRDefault="005E5A36" w:rsidP="005E5A36">
      <w:pPr>
        <w:rPr>
          <w:highlight w:val="white"/>
        </w:rPr>
      </w:pPr>
      <w:r w:rsidRPr="00903DBA">
        <w:rPr>
          <w:highlight w:val="white"/>
        </w:rPr>
        <w:t>After the case values, we add a case end instruction. The reason for this is that the register used for the case comparison in the generated assembly code shall be unallocated.</w:t>
      </w:r>
    </w:p>
    <w:p w14:paraId="034230FB" w14:textId="77777777" w:rsidR="005E5A36" w:rsidRPr="00903DBA" w:rsidRDefault="005E5A36" w:rsidP="005E5A36">
      <w:pPr>
        <w:pStyle w:val="Code"/>
        <w:rPr>
          <w:highlight w:val="white"/>
        </w:rPr>
      </w:pPr>
      <w:r w:rsidRPr="00903DBA">
        <w:rPr>
          <w:highlight w:val="white"/>
        </w:rPr>
        <w:t xml:space="preserve">      AddMiddleCode(codeList, MiddleOperator.CaseEnd,</w:t>
      </w:r>
    </w:p>
    <w:p w14:paraId="1D5DC562" w14:textId="77777777" w:rsidR="005E5A36" w:rsidRPr="00903DBA" w:rsidRDefault="005E5A36" w:rsidP="005E5A36">
      <w:pPr>
        <w:pStyle w:val="Code"/>
        <w:rPr>
          <w:highlight w:val="white"/>
        </w:rPr>
      </w:pPr>
      <w:r w:rsidRPr="00903DBA">
        <w:rPr>
          <w:highlight w:val="white"/>
        </w:rPr>
        <w:t xml:space="preserve">                    switchExpression.Symbol);</w:t>
      </w:r>
    </w:p>
    <w:p w14:paraId="320B3BF9" w14:textId="33060EAC" w:rsidR="005E5A36" w:rsidRPr="00903DBA" w:rsidRDefault="005E5A36" w:rsidP="005E5A36">
      <w:r w:rsidRPr="00903DBA">
        <w:t xml:space="preserve">If there is a default </w:t>
      </w:r>
      <w:r w:rsidRPr="00903DBA">
        <w:rPr>
          <w:highlight w:val="white"/>
        </w:rPr>
        <w:t>statement</w:t>
      </w:r>
      <w:r w:rsidRPr="00903DBA">
        <w:t xml:space="preserve">, we jump to it if the switch </w:t>
      </w:r>
      <w:r w:rsidRPr="00903DBA">
        <w:rPr>
          <w:highlight w:val="white"/>
        </w:rPr>
        <w:t xml:space="preserve">statement </w:t>
      </w:r>
      <w:r w:rsidRPr="00903DBA">
        <w:t xml:space="preserve">does not match any of the case </w:t>
      </w:r>
      <w:r w:rsidRPr="00903DBA">
        <w:rPr>
          <w:highlight w:val="white"/>
        </w:rPr>
        <w:t>statement</w:t>
      </w:r>
      <w:r w:rsidRPr="00903DBA">
        <w:t xml:space="preserve">. In that case, the </w:t>
      </w:r>
      <w:r w:rsidR="009C3C27">
        <w:t>next-set</w:t>
      </w:r>
      <w:r w:rsidRPr="00903DBA">
        <w:t xml:space="preserve"> becomes empty.</w:t>
      </w:r>
    </w:p>
    <w:p w14:paraId="74089459" w14:textId="77777777" w:rsidR="005E5A36" w:rsidRPr="00903DBA" w:rsidRDefault="005E5A36" w:rsidP="005E5A36">
      <w:pPr>
        <w:pStyle w:val="Code"/>
        <w:rPr>
          <w:highlight w:val="white"/>
        </w:rPr>
      </w:pPr>
      <w:r w:rsidRPr="00903DBA">
        <w:rPr>
          <w:highlight w:val="white"/>
        </w:rPr>
        <w:t xml:space="preserve">      MiddleCode defaultCode = DefaultStack.Pop();</w:t>
      </w:r>
    </w:p>
    <w:p w14:paraId="083012D2" w14:textId="77777777" w:rsidR="005E5A36" w:rsidRPr="00903DBA" w:rsidRDefault="005E5A36" w:rsidP="005E5A36">
      <w:pPr>
        <w:pStyle w:val="Code"/>
        <w:rPr>
          <w:highlight w:val="white"/>
        </w:rPr>
      </w:pPr>
    </w:p>
    <w:p w14:paraId="374EB8C3" w14:textId="77777777" w:rsidR="005E5A36" w:rsidRPr="00903DBA" w:rsidRDefault="005E5A36" w:rsidP="005E5A36">
      <w:pPr>
        <w:pStyle w:val="Code"/>
        <w:rPr>
          <w:highlight w:val="white"/>
        </w:rPr>
      </w:pPr>
      <w:r w:rsidRPr="00903DBA">
        <w:rPr>
          <w:highlight w:val="white"/>
        </w:rPr>
        <w:t xml:space="preserve">      if (defaultCode != null) {</w:t>
      </w:r>
    </w:p>
    <w:p w14:paraId="6212ECB3" w14:textId="4AE34FD9" w:rsidR="005E5A36" w:rsidRPr="00903DBA" w:rsidRDefault="005E5A36" w:rsidP="005E5A36">
      <w:pPr>
        <w:pStyle w:val="Code"/>
        <w:rPr>
          <w:highlight w:val="white"/>
        </w:rPr>
      </w:pPr>
      <w:r w:rsidRPr="00903DBA">
        <w:rPr>
          <w:highlight w:val="white"/>
        </w:rPr>
        <w:lastRenderedPageBreak/>
        <w:t xml:space="preserve">        AddMiddleCode(codeList, MiddleOperator.</w:t>
      </w:r>
      <w:r w:rsidR="00C0170C">
        <w:rPr>
          <w:highlight w:val="white"/>
        </w:rPr>
        <w:t>Jump</w:t>
      </w:r>
      <w:r w:rsidRPr="00903DBA">
        <w:rPr>
          <w:highlight w:val="white"/>
        </w:rPr>
        <w:t>, defaultCode);</w:t>
      </w:r>
    </w:p>
    <w:p w14:paraId="0B0F8365" w14:textId="77777777" w:rsidR="005E5A36" w:rsidRPr="00903DBA" w:rsidRDefault="005E5A36" w:rsidP="005E5A36">
      <w:pPr>
        <w:pStyle w:val="Code"/>
        <w:rPr>
          <w:highlight w:val="white"/>
        </w:rPr>
      </w:pPr>
      <w:r w:rsidRPr="00903DBA">
        <w:rPr>
          <w:highlight w:val="white"/>
        </w:rPr>
        <w:t xml:space="preserve">      }</w:t>
      </w:r>
    </w:p>
    <w:p w14:paraId="518F73B0" w14:textId="77777777" w:rsidR="0031271A" w:rsidRPr="00903DBA" w:rsidRDefault="0031271A" w:rsidP="0031271A">
      <w:pPr>
        <w:rPr>
          <w:highlight w:val="white"/>
        </w:rPr>
      </w:pPr>
      <w:r w:rsidRPr="00903DBA">
        <w:rPr>
          <w:highlight w:val="white"/>
        </w:rPr>
        <w:t>Similar to the if-statement</w:t>
      </w:r>
      <w:r>
        <w:rPr>
          <w:highlight w:val="white"/>
        </w:rPr>
        <w:t xml:space="preserve"> and if-else-statement</w:t>
      </w:r>
      <w:r w:rsidRPr="00903DBA">
        <w:rPr>
          <w:highlight w:val="white"/>
        </w:rPr>
        <w:t xml:space="preserve">, the switch-statement has a </w:t>
      </w:r>
      <w:r>
        <w:rPr>
          <w:highlight w:val="white"/>
        </w:rPr>
        <w:t>next-set</w:t>
      </w:r>
      <w:r w:rsidRPr="00903DBA">
        <w:rPr>
          <w:highlight w:val="white"/>
        </w:rPr>
        <w:t xml:space="preserve">; that is, a set of middle code instruction that shall jump </w:t>
      </w:r>
      <w:r>
        <w:rPr>
          <w:highlight w:val="white"/>
        </w:rPr>
        <w:t>out of the s</w:t>
      </w:r>
      <w:r w:rsidRPr="00903DBA">
        <w:rPr>
          <w:highlight w:val="white"/>
        </w:rPr>
        <w:t>witch statement.</w:t>
      </w:r>
    </w:p>
    <w:p w14:paraId="0755F9D0" w14:textId="77777777" w:rsidR="0031271A" w:rsidRPr="00903DBA" w:rsidRDefault="0031271A" w:rsidP="0031271A">
      <w:pPr>
        <w:pStyle w:val="Code"/>
        <w:rPr>
          <w:highlight w:val="white"/>
        </w:rPr>
      </w:pPr>
      <w:r w:rsidRPr="00903DBA">
        <w:rPr>
          <w:highlight w:val="white"/>
        </w:rPr>
        <w:t xml:space="preserve">      ISet&lt;MiddleCode&gt; nextSet = new HashSet&lt;MiddleCode&gt;();</w:t>
      </w:r>
    </w:p>
    <w:p w14:paraId="6D307089" w14:textId="2CD1B9B9" w:rsidR="005E5A36" w:rsidRPr="00903DBA" w:rsidRDefault="005E5A36" w:rsidP="005E5A36">
      <w:pPr>
        <w:rPr>
          <w:highlight w:val="white"/>
        </w:rPr>
      </w:pPr>
      <w:r w:rsidRPr="00903DBA">
        <w:rPr>
          <w:highlight w:val="white"/>
        </w:rPr>
        <w:t xml:space="preserve">If there is no default statement, </w:t>
      </w:r>
      <w:r w:rsidR="0093472B">
        <w:rPr>
          <w:highlight w:val="white"/>
        </w:rPr>
        <w:t xml:space="preserve">the execution shall jump out of the switch statement after the last case statement, and </w:t>
      </w:r>
      <w:r w:rsidRPr="00903DBA">
        <w:rPr>
          <w:highlight w:val="white"/>
        </w:rPr>
        <w:t xml:space="preserve">we add a jump instruction to the </w:t>
      </w:r>
      <w:r w:rsidR="009C3C27">
        <w:rPr>
          <w:highlight w:val="white"/>
        </w:rPr>
        <w:t>next-set</w:t>
      </w:r>
      <w:r w:rsidRPr="00903DBA">
        <w:rPr>
          <w:highlight w:val="white"/>
        </w:rPr>
        <w:t>.</w:t>
      </w:r>
    </w:p>
    <w:p w14:paraId="7ED29C49" w14:textId="73CCC4EB" w:rsidR="0031271A" w:rsidRPr="00903DBA" w:rsidRDefault="0031271A" w:rsidP="0031271A">
      <w:pPr>
        <w:pStyle w:val="Code"/>
        <w:rPr>
          <w:highlight w:val="white"/>
        </w:rPr>
      </w:pPr>
      <w:r w:rsidRPr="00903DBA">
        <w:rPr>
          <w:highlight w:val="white"/>
        </w:rPr>
        <w:t xml:space="preserve">      if (defaultCode </w:t>
      </w:r>
      <w:r>
        <w:rPr>
          <w:highlight w:val="white"/>
        </w:rPr>
        <w:t>=</w:t>
      </w:r>
      <w:r w:rsidRPr="00903DBA">
        <w:rPr>
          <w:highlight w:val="white"/>
        </w:rPr>
        <w:t>= null) {</w:t>
      </w:r>
    </w:p>
    <w:p w14:paraId="7DE89FC9" w14:textId="45C94080" w:rsidR="005E5A36" w:rsidRPr="00903DBA" w:rsidRDefault="005E5A36" w:rsidP="005E5A36">
      <w:pPr>
        <w:pStyle w:val="Code"/>
        <w:rPr>
          <w:highlight w:val="white"/>
        </w:rPr>
      </w:pPr>
      <w:r w:rsidRPr="00903DBA">
        <w:rPr>
          <w:highlight w:val="white"/>
        </w:rPr>
        <w:t xml:space="preserve">        nextSet.Add(AddMiddleCode(codeList, MiddleOperator.</w:t>
      </w:r>
      <w:r w:rsidR="00C0170C">
        <w:rPr>
          <w:highlight w:val="white"/>
        </w:rPr>
        <w:t>Jump</w:t>
      </w:r>
      <w:r w:rsidRPr="00903DBA">
        <w:rPr>
          <w:highlight w:val="white"/>
        </w:rPr>
        <w:t xml:space="preserve">));      </w:t>
      </w:r>
    </w:p>
    <w:p w14:paraId="6046EE82" w14:textId="77777777" w:rsidR="005E5A36" w:rsidRPr="00903DBA" w:rsidRDefault="005E5A36" w:rsidP="005E5A36">
      <w:pPr>
        <w:pStyle w:val="Code"/>
        <w:rPr>
          <w:highlight w:val="white"/>
        </w:rPr>
      </w:pPr>
      <w:r w:rsidRPr="00903DBA">
        <w:rPr>
          <w:highlight w:val="white"/>
        </w:rPr>
        <w:t xml:space="preserve">      }</w:t>
      </w:r>
    </w:p>
    <w:p w14:paraId="1C38E13F" w14:textId="19BA28E0" w:rsidR="005E5A36" w:rsidRPr="00903DBA" w:rsidRDefault="005E5A36" w:rsidP="005E5A36">
      <w:pPr>
        <w:rPr>
          <w:highlight w:val="white"/>
        </w:rPr>
      </w:pPr>
      <w:r w:rsidRPr="00903DBA">
        <w:rPr>
          <w:highlight w:val="white"/>
        </w:rPr>
        <w:t>We add the code list of the inner statement to the resulting code list.</w:t>
      </w:r>
    </w:p>
    <w:p w14:paraId="4D25F691" w14:textId="77777777" w:rsidR="005E5A36" w:rsidRPr="00903DBA" w:rsidRDefault="005E5A36" w:rsidP="005E5A36">
      <w:pPr>
        <w:pStyle w:val="Code"/>
        <w:rPr>
          <w:highlight w:val="white"/>
        </w:rPr>
      </w:pPr>
      <w:r w:rsidRPr="00903DBA">
        <w:rPr>
          <w:highlight w:val="white"/>
        </w:rPr>
        <w:t xml:space="preserve">      codeList.AddRange(innerStatement.CodeList);</w:t>
      </w:r>
    </w:p>
    <w:p w14:paraId="4470F9DC" w14:textId="398BC0B6" w:rsidR="005E5A36" w:rsidRPr="00903DBA" w:rsidRDefault="0093472B" w:rsidP="005E5A36">
      <w:pPr>
        <w:rPr>
          <w:highlight w:val="white"/>
        </w:rPr>
      </w:pPr>
      <w:r>
        <w:rPr>
          <w:highlight w:val="white"/>
        </w:rPr>
        <w:t xml:space="preserve">Finally, we add </w:t>
      </w:r>
      <w:r w:rsidR="005E5A36" w:rsidRPr="00903DBA">
        <w:rPr>
          <w:highlight w:val="white"/>
        </w:rPr>
        <w:t xml:space="preserve">the </w:t>
      </w:r>
      <w:r w:rsidR="009C3C27">
        <w:rPr>
          <w:highlight w:val="white"/>
        </w:rPr>
        <w:t>next-set</w:t>
      </w:r>
      <w:r w:rsidR="005E5A36" w:rsidRPr="00903DBA">
        <w:rPr>
          <w:highlight w:val="white"/>
        </w:rPr>
        <w:t xml:space="preserve"> of the inner statement and the </w:t>
      </w:r>
      <w:r>
        <w:rPr>
          <w:highlight w:val="white"/>
        </w:rPr>
        <w:t xml:space="preserve">set of </w:t>
      </w:r>
      <w:r w:rsidR="005E5A36" w:rsidRPr="00903DBA">
        <w:rPr>
          <w:highlight w:val="white"/>
        </w:rPr>
        <w:t>break statements</w:t>
      </w:r>
      <w:r>
        <w:rPr>
          <w:highlight w:val="white"/>
        </w:rPr>
        <w:t xml:space="preserve"> to the next-set of the switch statement.</w:t>
      </w:r>
    </w:p>
    <w:p w14:paraId="3D2E36F4" w14:textId="77777777" w:rsidR="005E5A36" w:rsidRPr="00903DBA" w:rsidRDefault="005E5A36" w:rsidP="005E5A36">
      <w:pPr>
        <w:pStyle w:val="Code"/>
        <w:rPr>
          <w:highlight w:val="white"/>
        </w:rPr>
      </w:pPr>
      <w:r w:rsidRPr="00903DBA">
        <w:rPr>
          <w:highlight w:val="white"/>
        </w:rPr>
        <w:t xml:space="preserve">      nextSet.UnionWith(innerStatement.NextSet);</w:t>
      </w:r>
    </w:p>
    <w:p w14:paraId="30FEF3CD" w14:textId="77777777" w:rsidR="005E5A36" w:rsidRPr="00903DBA" w:rsidRDefault="005E5A36" w:rsidP="005E5A36">
      <w:pPr>
        <w:pStyle w:val="Code"/>
        <w:rPr>
          <w:highlight w:val="white"/>
        </w:rPr>
      </w:pPr>
      <w:r w:rsidRPr="00903DBA">
        <w:rPr>
          <w:highlight w:val="white"/>
        </w:rPr>
        <w:t xml:space="preserve">      nextSet.UnionWith(BreakSetStack.Pop());</w:t>
      </w:r>
    </w:p>
    <w:p w14:paraId="3FDBCC0D" w14:textId="77777777" w:rsidR="005E5A36" w:rsidRPr="00903DBA" w:rsidRDefault="005E5A36" w:rsidP="005E5A36">
      <w:pPr>
        <w:pStyle w:val="Code"/>
        <w:rPr>
          <w:highlight w:val="white"/>
        </w:rPr>
      </w:pPr>
      <w:r w:rsidRPr="00903DBA">
        <w:rPr>
          <w:highlight w:val="white"/>
        </w:rPr>
        <w:t xml:space="preserve">      return (new Statement(codeList, nextSet));</w:t>
      </w:r>
    </w:p>
    <w:p w14:paraId="6E2FDA9F" w14:textId="77777777" w:rsidR="005E5A36" w:rsidRPr="00903DBA" w:rsidRDefault="005E5A36" w:rsidP="005E5A36">
      <w:pPr>
        <w:pStyle w:val="Code"/>
        <w:rPr>
          <w:highlight w:val="white"/>
        </w:rPr>
      </w:pPr>
      <w:r w:rsidRPr="00903DBA">
        <w:rPr>
          <w:highlight w:val="white"/>
        </w:rPr>
        <w:t xml:space="preserve">    }</w:t>
      </w:r>
    </w:p>
    <w:p w14:paraId="3CE3060A" w14:textId="77777777" w:rsidR="005E5A36" w:rsidRDefault="005E5A36" w:rsidP="005E5A36">
      <w:pPr>
        <w:pStyle w:val="Rubrik3"/>
      </w:pPr>
      <w:r>
        <w:t>The Case Statement</w:t>
      </w:r>
    </w:p>
    <w:p w14:paraId="3D62D426" w14:textId="7173842F" w:rsidR="00615A02" w:rsidRDefault="00F435F7" w:rsidP="009A320C">
      <w:r>
        <w:t>For the c</w:t>
      </w:r>
      <w:r w:rsidR="005E5A36" w:rsidRPr="00903DBA">
        <w:t xml:space="preserve">ase statement </w:t>
      </w:r>
      <w:r>
        <w:t xml:space="preserve">the </w:t>
      </w:r>
      <w:r w:rsidR="005E5A36" w:rsidRPr="00903DBA">
        <w:rPr>
          <w:rStyle w:val="CodeInText"/>
        </w:rPr>
        <w:t>Main.CaseMapStack</w:t>
      </w:r>
      <w:r w:rsidR="005E5A36" w:rsidRPr="00903DBA">
        <w:t xml:space="preserve"> </w:t>
      </w:r>
      <w:r w:rsidR="009A320C">
        <w:t>is</w:t>
      </w:r>
      <w:r w:rsidR="005E5A36" w:rsidRPr="00903DBA">
        <w:t xml:space="preserve"> not </w:t>
      </w:r>
      <w:r w:rsidR="009A320C">
        <w:t xml:space="preserve">allowed to </w:t>
      </w:r>
      <w:r w:rsidR="005E5A36" w:rsidRPr="00903DBA">
        <w:t>be empty. If it is empty, the case statement misses a</w:t>
      </w:r>
      <w:r w:rsidR="00F861C1">
        <w:t xml:space="preserve">n enclosed </w:t>
      </w:r>
      <w:r w:rsidR="005E5A36" w:rsidRPr="00903DBA">
        <w:t>switch statemen</w:t>
      </w:r>
      <w:r w:rsidR="000E3302">
        <w:t>t</w:t>
      </w:r>
      <w:r w:rsidR="00615A02">
        <w:t>, and we report an error.</w:t>
      </w:r>
    </w:p>
    <w:p w14:paraId="701E17D1" w14:textId="77777777" w:rsidR="005E5A36" w:rsidRPr="00903DBA" w:rsidRDefault="005E5A36" w:rsidP="005E5A36">
      <w:pPr>
        <w:pStyle w:val="Code"/>
        <w:rPr>
          <w:highlight w:val="white"/>
        </w:rPr>
      </w:pPr>
      <w:r w:rsidRPr="00903DBA">
        <w:rPr>
          <w:highlight w:val="white"/>
        </w:rPr>
        <w:t xml:space="preserve">    public static Statement CaseStatement(Expression expression,</w:t>
      </w:r>
    </w:p>
    <w:p w14:paraId="4D848F88" w14:textId="77777777" w:rsidR="005E5A36" w:rsidRPr="00903DBA" w:rsidRDefault="005E5A36" w:rsidP="005E5A36">
      <w:pPr>
        <w:pStyle w:val="Code"/>
        <w:rPr>
          <w:highlight w:val="white"/>
        </w:rPr>
      </w:pPr>
      <w:r w:rsidRPr="00903DBA">
        <w:rPr>
          <w:highlight w:val="white"/>
        </w:rPr>
        <w:t xml:space="preserve">                                          Statement statement) {</w:t>
      </w:r>
    </w:p>
    <w:p w14:paraId="71832FBE" w14:textId="77777777" w:rsidR="005E5A36" w:rsidRPr="00903DBA" w:rsidRDefault="005E5A36" w:rsidP="005E5A36">
      <w:pPr>
        <w:pStyle w:val="Code"/>
        <w:rPr>
          <w:highlight w:val="white"/>
        </w:rPr>
      </w:pPr>
      <w:r w:rsidRPr="00903DBA">
        <w:rPr>
          <w:highlight w:val="white"/>
        </w:rPr>
        <w:t xml:space="preserve">      Assert.Error(m_caseMapStack.Count &gt; 0, Message.Case_without_switch);</w:t>
      </w:r>
    </w:p>
    <w:p w14:paraId="50CB75F9" w14:textId="77777777" w:rsidR="005E5A36" w:rsidRPr="00903DBA" w:rsidRDefault="005E5A36" w:rsidP="005E5A36">
      <w:pPr>
        <w:pStyle w:val="Code"/>
        <w:rPr>
          <w:highlight w:val="white"/>
        </w:rPr>
      </w:pPr>
      <w:r w:rsidRPr="00903DBA">
        <w:rPr>
          <w:highlight w:val="white"/>
        </w:rPr>
        <w:t xml:space="preserve">      expression = TypeCast.LogicalToIntegral(expression);</w:t>
      </w:r>
    </w:p>
    <w:p w14:paraId="2879A54E" w14:textId="73615CC7" w:rsidR="005E5A36" w:rsidRPr="00903DBA" w:rsidRDefault="00615A02" w:rsidP="005E5A36">
      <w:pPr>
        <w:rPr>
          <w:highlight w:val="white"/>
        </w:rPr>
      </w:pPr>
      <w:r>
        <w:t>Moreover, t</w:t>
      </w:r>
      <w:r w:rsidRPr="00903DBA">
        <w:t xml:space="preserve">he </w:t>
      </w:r>
      <w:r>
        <w:t xml:space="preserve">value of the </w:t>
      </w:r>
      <w:r w:rsidRPr="00903DBA">
        <w:t>case expression must be integral and constant</w:t>
      </w:r>
      <w:r>
        <w:t xml:space="preserve">, </w:t>
      </w:r>
      <w:r w:rsidRPr="00903DBA">
        <w:t xml:space="preserve">and thereby possible to evaluate </w:t>
      </w:r>
      <w:r>
        <w:t xml:space="preserve">in compile-time. </w:t>
      </w:r>
      <w:r w:rsidR="005E5A36" w:rsidRPr="00903DBA">
        <w:rPr>
          <w:highlight w:val="white"/>
        </w:rPr>
        <w:t xml:space="preserve">If the value of the symbol is null, we have a non-constant case value, and </w:t>
      </w:r>
      <w:r>
        <w:rPr>
          <w:highlight w:val="white"/>
        </w:rPr>
        <w:t xml:space="preserve">we </w:t>
      </w:r>
      <w:r w:rsidR="005E5A36" w:rsidRPr="00903DBA">
        <w:rPr>
          <w:highlight w:val="white"/>
        </w:rPr>
        <w:t>report</w:t>
      </w:r>
      <w:r>
        <w:rPr>
          <w:highlight w:val="white"/>
        </w:rPr>
        <w:t xml:space="preserve"> an error</w:t>
      </w:r>
      <w:r w:rsidR="005E5A36" w:rsidRPr="00903DBA">
        <w:rPr>
          <w:highlight w:val="white"/>
        </w:rPr>
        <w:t>.</w:t>
      </w:r>
    </w:p>
    <w:p w14:paraId="5DC75EA0" w14:textId="77777777" w:rsidR="005E5A36" w:rsidRPr="00903DBA" w:rsidRDefault="005E5A36" w:rsidP="005E5A36">
      <w:pPr>
        <w:pStyle w:val="Code"/>
        <w:rPr>
          <w:highlight w:val="white"/>
        </w:rPr>
      </w:pPr>
      <w:r w:rsidRPr="00903DBA">
        <w:rPr>
          <w:highlight w:val="white"/>
        </w:rPr>
        <w:t xml:space="preserve">      Assert.Error(expression.Symbol.Value != null, expression.Symbol.Name,</w:t>
      </w:r>
    </w:p>
    <w:p w14:paraId="4486104B" w14:textId="77777777" w:rsidR="005E5A36" w:rsidRPr="00903DBA" w:rsidRDefault="005E5A36" w:rsidP="005E5A36">
      <w:pPr>
        <w:pStyle w:val="Code"/>
        <w:rPr>
          <w:highlight w:val="white"/>
        </w:rPr>
      </w:pPr>
      <w:r w:rsidRPr="00903DBA">
        <w:rPr>
          <w:highlight w:val="white"/>
        </w:rPr>
        <w:t xml:space="preserve">                   Message.Non__constant_case_value);</w:t>
      </w:r>
    </w:p>
    <w:p w14:paraId="662BE3DC" w14:textId="77777777" w:rsidR="005E5A36" w:rsidRPr="00903DBA" w:rsidRDefault="005E5A36" w:rsidP="005E5A36">
      <w:pPr>
        <w:pStyle w:val="Code"/>
        <w:rPr>
          <w:highlight w:val="white"/>
        </w:rPr>
      </w:pPr>
      <w:r w:rsidRPr="00903DBA">
        <w:rPr>
          <w:highlight w:val="white"/>
        </w:rPr>
        <w:t xml:space="preserve">      BigInteger caseValue = (BigInteger) expression.Symbol.Value;</w:t>
      </w:r>
    </w:p>
    <w:p w14:paraId="3CD16E3A" w14:textId="77777777" w:rsidR="005E5A36" w:rsidRPr="00903DBA" w:rsidRDefault="005E5A36" w:rsidP="005E5A36">
      <w:pPr>
        <w:rPr>
          <w:highlight w:val="white"/>
        </w:rPr>
      </w:pPr>
      <w:r w:rsidRPr="00903DBA">
        <w:rPr>
          <w:highlight w:val="white"/>
        </w:rPr>
        <w:t>We extract the current case map from the top of the case map stack and adds the current case value to the map.</w:t>
      </w:r>
    </w:p>
    <w:p w14:paraId="497E71D9" w14:textId="77777777" w:rsidR="005E5A36" w:rsidRPr="00903DBA" w:rsidRDefault="005E5A36" w:rsidP="005E5A36">
      <w:pPr>
        <w:pStyle w:val="Code"/>
        <w:rPr>
          <w:highlight w:val="white"/>
        </w:rPr>
      </w:pPr>
      <w:r w:rsidRPr="00903DBA">
        <w:rPr>
          <w:highlight w:val="white"/>
        </w:rPr>
        <w:t xml:space="preserve">      IDictionary&lt;BigInteger, MiddleCode&gt; caseMap = m_caseMapStack.Peek();</w:t>
      </w:r>
    </w:p>
    <w:p w14:paraId="04A6614E" w14:textId="25DB0A21" w:rsidR="00F861C1" w:rsidRDefault="005E5A36" w:rsidP="005E5A36">
      <w:pPr>
        <w:rPr>
          <w:highlight w:val="white"/>
        </w:rPr>
      </w:pPr>
      <w:r w:rsidRPr="00903DBA">
        <w:rPr>
          <w:highlight w:val="white"/>
        </w:rPr>
        <w:t>I</w:t>
      </w:r>
      <w:r w:rsidR="00F861C1">
        <w:rPr>
          <w:highlight w:val="white"/>
        </w:rPr>
        <w:t>f</w:t>
      </w:r>
      <w:r w:rsidRPr="00903DBA">
        <w:rPr>
          <w:highlight w:val="white"/>
        </w:rPr>
        <w:t xml:space="preserve"> the map already contains the value</w:t>
      </w:r>
      <w:r w:rsidR="00F861C1">
        <w:rPr>
          <w:highlight w:val="white"/>
        </w:rPr>
        <w:t>,</w:t>
      </w:r>
      <w:r w:rsidRPr="00903DBA">
        <w:rPr>
          <w:highlight w:val="white"/>
        </w:rPr>
        <w:t xml:space="preserve"> we have two case </w:t>
      </w:r>
      <w:r w:rsidR="00F861C1">
        <w:rPr>
          <w:highlight w:val="white"/>
        </w:rPr>
        <w:t xml:space="preserve">statements </w:t>
      </w:r>
      <w:r w:rsidRPr="00903DBA">
        <w:rPr>
          <w:highlight w:val="white"/>
        </w:rPr>
        <w:t xml:space="preserve">with the same value and </w:t>
      </w:r>
      <w:r w:rsidR="00F861C1">
        <w:rPr>
          <w:highlight w:val="white"/>
        </w:rPr>
        <w:t>we report an error.</w:t>
      </w:r>
    </w:p>
    <w:p w14:paraId="14E1A4CB" w14:textId="77777777" w:rsidR="005E5A36" w:rsidRPr="00903DBA" w:rsidRDefault="005E5A36" w:rsidP="005E5A36">
      <w:pPr>
        <w:pStyle w:val="Code"/>
        <w:rPr>
          <w:highlight w:val="white"/>
        </w:rPr>
      </w:pPr>
      <w:r w:rsidRPr="00903DBA">
        <w:rPr>
          <w:highlight w:val="white"/>
        </w:rPr>
        <w:t xml:space="preserve">      Assert.Error(!caseMap.ContainsKey(caseValue), caseValue,</w:t>
      </w:r>
    </w:p>
    <w:p w14:paraId="2F7BCF65" w14:textId="77777777" w:rsidR="005E5A36" w:rsidRPr="00903DBA" w:rsidRDefault="005E5A36" w:rsidP="005E5A36">
      <w:pPr>
        <w:pStyle w:val="Code"/>
        <w:rPr>
          <w:highlight w:val="white"/>
        </w:rPr>
      </w:pPr>
      <w:r w:rsidRPr="00903DBA">
        <w:rPr>
          <w:highlight w:val="white"/>
        </w:rPr>
        <w:t xml:space="preserve">                   Message.Repeated_case_value);</w:t>
      </w:r>
    </w:p>
    <w:p w14:paraId="3BD032C1" w14:textId="2BDA424F" w:rsidR="005E5A36" w:rsidRPr="00903DBA" w:rsidRDefault="005E5A36" w:rsidP="005E5A36">
      <w:pPr>
        <w:rPr>
          <w:highlight w:val="white"/>
        </w:rPr>
      </w:pPr>
      <w:r w:rsidRPr="00903DBA">
        <w:rPr>
          <w:highlight w:val="white"/>
        </w:rPr>
        <w:t>Finally, we add the case value and the first instruction of the statement’s code</w:t>
      </w:r>
      <w:r w:rsidR="00F861C1">
        <w:rPr>
          <w:highlight w:val="white"/>
        </w:rPr>
        <w:t xml:space="preserve"> to the case map of the enclosed switch statements</w:t>
      </w:r>
    </w:p>
    <w:p w14:paraId="3D37E084" w14:textId="77777777" w:rsidR="005E5A36" w:rsidRPr="00903DBA" w:rsidRDefault="005E5A36" w:rsidP="005E5A36">
      <w:pPr>
        <w:pStyle w:val="Code"/>
        <w:rPr>
          <w:highlight w:val="white"/>
        </w:rPr>
      </w:pPr>
      <w:r w:rsidRPr="00903DBA">
        <w:rPr>
          <w:highlight w:val="white"/>
        </w:rPr>
        <w:t xml:space="preserve">      caseMap.Add(caseValue, GetFirst(statement.CodeList));</w:t>
      </w:r>
    </w:p>
    <w:p w14:paraId="23AD0FF5" w14:textId="77777777" w:rsidR="005E5A36" w:rsidRPr="00903DBA" w:rsidRDefault="005E5A36" w:rsidP="005E5A36">
      <w:pPr>
        <w:pStyle w:val="Code"/>
        <w:rPr>
          <w:highlight w:val="white"/>
        </w:rPr>
      </w:pPr>
      <w:r w:rsidRPr="00903DBA">
        <w:rPr>
          <w:highlight w:val="white"/>
        </w:rPr>
        <w:t xml:space="preserve">      return statement;</w:t>
      </w:r>
    </w:p>
    <w:p w14:paraId="4149E1FA" w14:textId="77777777" w:rsidR="005E5A36" w:rsidRPr="00903DBA" w:rsidRDefault="005E5A36" w:rsidP="005E5A36">
      <w:pPr>
        <w:pStyle w:val="Code"/>
        <w:rPr>
          <w:highlight w:val="white"/>
        </w:rPr>
      </w:pPr>
      <w:r w:rsidRPr="00903DBA">
        <w:rPr>
          <w:highlight w:val="white"/>
        </w:rPr>
        <w:t xml:space="preserve">    }</w:t>
      </w:r>
    </w:p>
    <w:p w14:paraId="55BD6E42" w14:textId="77777777" w:rsidR="005E5A36" w:rsidRPr="00903DBA" w:rsidRDefault="005E5A36" w:rsidP="005E5A36">
      <w:pPr>
        <w:pStyle w:val="Rubrik3"/>
      </w:pPr>
      <w:r w:rsidRPr="00903DBA">
        <w:lastRenderedPageBreak/>
        <w:t>The Default Statement</w:t>
      </w:r>
    </w:p>
    <w:p w14:paraId="186F3215" w14:textId="70A3235A" w:rsidR="00721ED6" w:rsidRPr="00903DBA" w:rsidRDefault="00721ED6" w:rsidP="00721ED6">
      <w:pPr>
        <w:rPr>
          <w:highlight w:val="white"/>
        </w:rPr>
      </w:pPr>
      <w:r w:rsidRPr="00903DBA">
        <w:rPr>
          <w:highlight w:val="white"/>
        </w:rPr>
        <w:t xml:space="preserve">If the default stack is empty, we have a default statement without an enclosing switch statement and </w:t>
      </w:r>
      <w:r w:rsidR="00D43B06">
        <w:rPr>
          <w:highlight w:val="white"/>
        </w:rPr>
        <w:t>we report an error</w:t>
      </w:r>
      <w:r w:rsidRPr="00903DBA">
        <w:rPr>
          <w:highlight w:val="white"/>
        </w:rPr>
        <w:t>.</w:t>
      </w:r>
    </w:p>
    <w:p w14:paraId="123A15E9" w14:textId="77777777" w:rsidR="005E5A36" w:rsidRPr="00903DBA" w:rsidRDefault="005E5A36" w:rsidP="005E5A36">
      <w:pPr>
        <w:pStyle w:val="Code"/>
        <w:rPr>
          <w:highlight w:val="white"/>
        </w:rPr>
      </w:pPr>
      <w:r w:rsidRPr="00903DBA">
        <w:rPr>
          <w:highlight w:val="white"/>
        </w:rPr>
        <w:t xml:space="preserve">    public static Statement DefaultStatement(Statement statement) {</w:t>
      </w:r>
    </w:p>
    <w:p w14:paraId="67C8271F" w14:textId="77777777" w:rsidR="005E5A36" w:rsidRPr="00903DBA" w:rsidRDefault="005E5A36" w:rsidP="005E5A36">
      <w:pPr>
        <w:pStyle w:val="Code"/>
        <w:rPr>
          <w:highlight w:val="white"/>
        </w:rPr>
      </w:pPr>
      <w:r w:rsidRPr="00903DBA">
        <w:rPr>
          <w:highlight w:val="white"/>
        </w:rPr>
        <w:t xml:space="preserve">      Assert.Error(DefaultStack.Count &gt; 0, Message.Default_without_switch);</w:t>
      </w:r>
    </w:p>
    <w:p w14:paraId="0491CE5F" w14:textId="7E04A669" w:rsidR="005E5A36" w:rsidRPr="00903DBA" w:rsidRDefault="00B95337" w:rsidP="005E5A36">
      <w:pPr>
        <w:rPr>
          <w:highlight w:val="white"/>
        </w:rPr>
      </w:pPr>
      <w:r>
        <w:t>There can be only one default statement in a switch statement. T</w:t>
      </w:r>
      <w:r>
        <w:rPr>
          <w:highlight w:val="white"/>
        </w:rPr>
        <w:t>herefore, i</w:t>
      </w:r>
      <w:r w:rsidR="005E5A36" w:rsidRPr="00903DBA">
        <w:rPr>
          <w:highlight w:val="white"/>
        </w:rPr>
        <w:t xml:space="preserve">f the value on the top of the </w:t>
      </w:r>
      <w:r w:rsidR="00721ED6">
        <w:rPr>
          <w:highlight w:val="white"/>
        </w:rPr>
        <w:t xml:space="preserve">default </w:t>
      </w:r>
      <w:r w:rsidR="005E5A36" w:rsidRPr="00903DBA">
        <w:rPr>
          <w:highlight w:val="white"/>
        </w:rPr>
        <w:t xml:space="preserve">stack is not null, we have a switch statement with two default statement and </w:t>
      </w:r>
      <w:r w:rsidR="00D43B06">
        <w:rPr>
          <w:highlight w:val="white"/>
        </w:rPr>
        <w:t>we report an error</w:t>
      </w:r>
      <w:r w:rsidR="005E5A36" w:rsidRPr="00903DBA">
        <w:rPr>
          <w:highlight w:val="white"/>
        </w:rPr>
        <w:t>.</w:t>
      </w:r>
    </w:p>
    <w:p w14:paraId="68A6BA85" w14:textId="77777777" w:rsidR="005E5A36" w:rsidRPr="00903DBA" w:rsidRDefault="005E5A36" w:rsidP="005E5A36">
      <w:pPr>
        <w:pStyle w:val="Code"/>
        <w:rPr>
          <w:highlight w:val="white"/>
        </w:rPr>
      </w:pPr>
      <w:r w:rsidRPr="00903DBA">
        <w:rPr>
          <w:highlight w:val="white"/>
        </w:rPr>
        <w:t xml:space="preserve">      Assert.Error(DefaultStack.Pop() == null, Message.Repeted_default);</w:t>
      </w:r>
    </w:p>
    <w:p w14:paraId="5F4E805E" w14:textId="77777777" w:rsidR="005E5A36" w:rsidRPr="00903DBA" w:rsidRDefault="005E5A36" w:rsidP="005E5A36">
      <w:pPr>
        <w:rPr>
          <w:highlight w:val="white"/>
        </w:rPr>
      </w:pPr>
      <w:r w:rsidRPr="00903DBA">
        <w:rPr>
          <w:highlight w:val="white"/>
        </w:rPr>
        <w:t>Finally, we add the default middle code instruction at the top of the stack.</w:t>
      </w:r>
    </w:p>
    <w:p w14:paraId="619F803F" w14:textId="77777777" w:rsidR="005E5A36" w:rsidRPr="00903DBA" w:rsidRDefault="005E5A36" w:rsidP="005E5A36">
      <w:pPr>
        <w:pStyle w:val="Code"/>
        <w:rPr>
          <w:highlight w:val="white"/>
        </w:rPr>
      </w:pPr>
      <w:r w:rsidRPr="00903DBA">
        <w:rPr>
          <w:highlight w:val="white"/>
        </w:rPr>
        <w:t xml:space="preserve">      DefaultStack.Push(GetFirst(statement.CodeList));</w:t>
      </w:r>
    </w:p>
    <w:p w14:paraId="3F07D285" w14:textId="77777777" w:rsidR="005E5A36" w:rsidRPr="00903DBA" w:rsidRDefault="005E5A36" w:rsidP="005E5A36">
      <w:pPr>
        <w:pStyle w:val="Code"/>
        <w:rPr>
          <w:highlight w:val="white"/>
        </w:rPr>
      </w:pPr>
      <w:r w:rsidRPr="00903DBA">
        <w:rPr>
          <w:highlight w:val="white"/>
        </w:rPr>
        <w:t xml:space="preserve">      return statement;</w:t>
      </w:r>
    </w:p>
    <w:p w14:paraId="2A2405CB" w14:textId="77777777" w:rsidR="005E5A36" w:rsidRPr="00903DBA" w:rsidRDefault="005E5A36" w:rsidP="005E5A36">
      <w:pPr>
        <w:pStyle w:val="Code"/>
        <w:rPr>
          <w:highlight w:val="white"/>
        </w:rPr>
      </w:pPr>
      <w:r w:rsidRPr="00903DBA">
        <w:rPr>
          <w:highlight w:val="white"/>
        </w:rPr>
        <w:t xml:space="preserve">    }</w:t>
      </w:r>
    </w:p>
    <w:p w14:paraId="42FF0F8B" w14:textId="77777777" w:rsidR="005E5A36" w:rsidRDefault="005E5A36" w:rsidP="005E5A36">
      <w:pPr>
        <w:pStyle w:val="Rubrik3"/>
      </w:pPr>
      <w:r w:rsidRPr="00903DBA">
        <w:t>The While Statement</w:t>
      </w:r>
    </w:p>
    <w:p w14:paraId="4E041652" w14:textId="77777777" w:rsidR="005E5A36" w:rsidRPr="00903DBA" w:rsidRDefault="005E5A36" w:rsidP="005E5A36">
      <w:pPr>
        <w:rPr>
          <w:highlight w:val="white"/>
        </w:rPr>
      </w:pPr>
      <w:r w:rsidRPr="00903DBA">
        <w:rPr>
          <w:highlight w:val="white"/>
        </w:rPr>
        <w:t>Similar to the break set stack above, we also need a continue set stack.</w:t>
      </w:r>
    </w:p>
    <w:p w14:paraId="5E6A6978" w14:textId="77777777" w:rsidR="005E5A36" w:rsidRPr="00903DBA" w:rsidRDefault="005E5A36" w:rsidP="005E5A36">
      <w:pPr>
        <w:pStyle w:val="Code"/>
        <w:rPr>
          <w:highlight w:val="white"/>
        </w:rPr>
      </w:pPr>
      <w:r w:rsidRPr="00903DBA">
        <w:rPr>
          <w:highlight w:val="white"/>
        </w:rPr>
        <w:t xml:space="preserve">    private static Stack&lt;ISet&lt;MiddleCode&gt;&gt; m_continueSetStack =</w:t>
      </w:r>
    </w:p>
    <w:p w14:paraId="335D0479" w14:textId="77777777" w:rsidR="005E5A36" w:rsidRPr="00903DBA" w:rsidRDefault="005E5A36" w:rsidP="005E5A36">
      <w:pPr>
        <w:pStyle w:val="Code"/>
        <w:rPr>
          <w:highlight w:val="white"/>
        </w:rPr>
      </w:pPr>
      <w:r w:rsidRPr="00903DBA">
        <w:rPr>
          <w:highlight w:val="white"/>
        </w:rPr>
        <w:t xml:space="preserve">      new Stack&lt;ISet&lt;MiddleCode&gt;&gt;();</w:t>
      </w:r>
    </w:p>
    <w:p w14:paraId="128174AB"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LoopHeader</w:t>
      </w:r>
      <w:r w:rsidRPr="00903DBA">
        <w:rPr>
          <w:highlight w:val="white"/>
        </w:rPr>
        <w:t xml:space="preserve"> method is called before the parsing of a while, do, or for statement. Its task is to add empty sets at the top of the break set stack and continue set stack.</w:t>
      </w:r>
    </w:p>
    <w:p w14:paraId="0B658E61" w14:textId="77777777" w:rsidR="005E5A36" w:rsidRPr="00903DBA" w:rsidRDefault="005E5A36" w:rsidP="005E5A36">
      <w:pPr>
        <w:pStyle w:val="Code"/>
        <w:rPr>
          <w:highlight w:val="white"/>
        </w:rPr>
      </w:pPr>
      <w:r w:rsidRPr="00903DBA">
        <w:rPr>
          <w:highlight w:val="white"/>
        </w:rPr>
        <w:t xml:space="preserve">    public static void LoopHeader() {</w:t>
      </w:r>
    </w:p>
    <w:p w14:paraId="5213D2F0" w14:textId="77777777" w:rsidR="005E5A36" w:rsidRPr="00903DBA" w:rsidRDefault="005E5A36" w:rsidP="005E5A36">
      <w:pPr>
        <w:pStyle w:val="Code"/>
        <w:rPr>
          <w:highlight w:val="white"/>
        </w:rPr>
      </w:pPr>
      <w:r w:rsidRPr="00903DBA">
        <w:rPr>
          <w:highlight w:val="white"/>
        </w:rPr>
        <w:t xml:space="preserve">      m_breakSetStack.Push(new HashSet&lt;MiddleCode&gt;());</w:t>
      </w:r>
    </w:p>
    <w:p w14:paraId="5D9027C3" w14:textId="77777777" w:rsidR="005E5A36" w:rsidRPr="00903DBA" w:rsidRDefault="005E5A36" w:rsidP="005E5A36">
      <w:pPr>
        <w:pStyle w:val="Code"/>
        <w:rPr>
          <w:highlight w:val="white"/>
        </w:rPr>
      </w:pPr>
      <w:r w:rsidRPr="00903DBA">
        <w:rPr>
          <w:highlight w:val="white"/>
        </w:rPr>
        <w:t xml:space="preserve">      m_continueSetStack.Push(new HashSet&lt;MiddleCode&gt;());    </w:t>
      </w:r>
    </w:p>
    <w:p w14:paraId="7E52573A" w14:textId="77777777" w:rsidR="005E5A36" w:rsidRPr="00903DBA" w:rsidRDefault="005E5A36" w:rsidP="005E5A36">
      <w:pPr>
        <w:pStyle w:val="Code"/>
        <w:rPr>
          <w:highlight w:val="white"/>
        </w:rPr>
      </w:pPr>
      <w:r w:rsidRPr="00903DBA">
        <w:rPr>
          <w:highlight w:val="white"/>
        </w:rPr>
        <w:t xml:space="preserve">    }</w:t>
      </w:r>
    </w:p>
    <w:p w14:paraId="37E941C9"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WhileStatement</w:t>
      </w:r>
      <w:r w:rsidRPr="00903DBA">
        <w:rPr>
          <w:highlight w:val="white"/>
        </w:rPr>
        <w:t xml:space="preserve"> method is called after the while statement has been parsed. Similar to the if statement above, it starts by type casting the expression into logical type.</w:t>
      </w:r>
    </w:p>
    <w:p w14:paraId="0A8D7D49" w14:textId="77777777" w:rsidR="005E5A36" w:rsidRPr="00903DBA" w:rsidRDefault="005E5A36" w:rsidP="005E5A36">
      <w:pPr>
        <w:pStyle w:val="Code"/>
        <w:rPr>
          <w:highlight w:val="white"/>
        </w:rPr>
      </w:pPr>
      <w:r w:rsidRPr="00903DBA">
        <w:rPr>
          <w:highlight w:val="white"/>
        </w:rPr>
        <w:t xml:space="preserve">    public static Statement WhileStatement(Expression expression,</w:t>
      </w:r>
    </w:p>
    <w:p w14:paraId="710C1503" w14:textId="77777777" w:rsidR="005E5A36" w:rsidRPr="00903DBA" w:rsidRDefault="005E5A36" w:rsidP="005E5A36">
      <w:pPr>
        <w:pStyle w:val="Code"/>
        <w:rPr>
          <w:highlight w:val="white"/>
        </w:rPr>
      </w:pPr>
      <w:r w:rsidRPr="00903DBA">
        <w:rPr>
          <w:highlight w:val="white"/>
        </w:rPr>
        <w:t xml:space="preserve">                                           Statement innerStatement) {</w:t>
      </w:r>
    </w:p>
    <w:p w14:paraId="778EF678" w14:textId="77777777" w:rsidR="005E5A36" w:rsidRPr="00903DBA" w:rsidRDefault="005E5A36" w:rsidP="005E5A36">
      <w:pPr>
        <w:pStyle w:val="Code"/>
        <w:rPr>
          <w:highlight w:val="white"/>
        </w:rPr>
      </w:pPr>
      <w:r w:rsidRPr="00903DBA">
        <w:rPr>
          <w:highlight w:val="white"/>
        </w:rPr>
        <w:t xml:space="preserve">      expression = TypeCast.ToLogical(expression);</w:t>
      </w:r>
    </w:p>
    <w:p w14:paraId="42924677" w14:textId="77777777" w:rsidR="005E5A36" w:rsidRPr="00903DBA" w:rsidRDefault="005E5A36" w:rsidP="005E5A36">
      <w:pPr>
        <w:pStyle w:val="Code"/>
        <w:rPr>
          <w:highlight w:val="white"/>
        </w:rPr>
      </w:pPr>
      <w:r w:rsidRPr="00903DBA">
        <w:rPr>
          <w:highlight w:val="white"/>
        </w:rPr>
        <w:t xml:space="preserve">      List&lt;MiddleCode&gt; codeList = expression.LongList;</w:t>
      </w:r>
    </w:p>
    <w:p w14:paraId="00A61A3A" w14:textId="77777777" w:rsidR="005E5A36" w:rsidRPr="00903DBA" w:rsidRDefault="005E5A36" w:rsidP="005E5A36">
      <w:pPr>
        <w:pStyle w:val="Code"/>
        <w:rPr>
          <w:highlight w:val="white"/>
        </w:rPr>
      </w:pPr>
      <w:r w:rsidRPr="00903DBA">
        <w:rPr>
          <w:highlight w:val="white"/>
        </w:rPr>
        <w:t xml:space="preserve">      AddMiddleCode(codeList, MiddleOperator.CheckTrackMapFloatStack);</w:t>
      </w:r>
    </w:p>
    <w:p w14:paraId="7F48D21F" w14:textId="380E72C3" w:rsidR="005E5A36" w:rsidRPr="00903DBA" w:rsidRDefault="005E5A36" w:rsidP="005E5A36">
      <w:pPr>
        <w:rPr>
          <w:highlight w:val="white"/>
        </w:rPr>
      </w:pPr>
      <w:r w:rsidRPr="00903DBA">
        <w:rPr>
          <w:highlight w:val="white"/>
        </w:rPr>
        <w:t xml:space="preserve">We backpatch the </w:t>
      </w:r>
      <w:r w:rsidR="009C3C27">
        <w:rPr>
          <w:highlight w:val="white"/>
        </w:rPr>
        <w:t>true-set</w:t>
      </w:r>
      <w:r w:rsidRPr="00903DBA">
        <w:rPr>
          <w:highlight w:val="white"/>
        </w:rPr>
        <w:t xml:space="preserve"> of the expression to the code list of the inner statement</w:t>
      </w:r>
      <w:r w:rsidR="003F4724">
        <w:rPr>
          <w:highlight w:val="white"/>
        </w:rPr>
        <w:t>. I</w:t>
      </w:r>
      <w:r w:rsidRPr="00903DBA">
        <w:rPr>
          <w:highlight w:val="white"/>
        </w:rPr>
        <w:t>f the expression is true</w:t>
      </w:r>
      <w:r w:rsidR="0026556E">
        <w:rPr>
          <w:highlight w:val="white"/>
        </w:rPr>
        <w:t>,</w:t>
      </w:r>
      <w:r w:rsidRPr="00903DBA">
        <w:rPr>
          <w:highlight w:val="white"/>
        </w:rPr>
        <w:t xml:space="preserve"> the </w:t>
      </w:r>
      <w:r w:rsidR="00F50298">
        <w:rPr>
          <w:highlight w:val="white"/>
        </w:rPr>
        <w:t>execution</w:t>
      </w:r>
      <w:r w:rsidRPr="00903DBA">
        <w:rPr>
          <w:highlight w:val="white"/>
        </w:rPr>
        <w:t xml:space="preserve"> shall jump to the beginning of the inner statement.</w:t>
      </w:r>
    </w:p>
    <w:p w14:paraId="27B1F22A" w14:textId="77777777" w:rsidR="005E5A36" w:rsidRPr="00903DBA" w:rsidRDefault="005E5A36" w:rsidP="005E5A36">
      <w:pPr>
        <w:pStyle w:val="Code"/>
        <w:rPr>
          <w:highlight w:val="white"/>
        </w:rPr>
      </w:pPr>
      <w:r w:rsidRPr="00903DBA">
        <w:rPr>
          <w:highlight w:val="white"/>
        </w:rPr>
        <w:t xml:space="preserve">      Backpatch(expression.Symbol.TrueSet, innerStatement.CodeList);</w:t>
      </w:r>
    </w:p>
    <w:p w14:paraId="70A400DC" w14:textId="77777777" w:rsidR="005E5A36" w:rsidRPr="00903DBA" w:rsidRDefault="005E5A36" w:rsidP="005E5A36">
      <w:pPr>
        <w:pStyle w:val="Code"/>
        <w:rPr>
          <w:highlight w:val="white"/>
        </w:rPr>
      </w:pPr>
      <w:r w:rsidRPr="00903DBA">
        <w:rPr>
          <w:highlight w:val="white"/>
        </w:rPr>
        <w:t xml:space="preserve">      codeList.AddRange(innerStatement.CodeList);</w:t>
      </w:r>
    </w:p>
    <w:p w14:paraId="5EC1DC53" w14:textId="3F5BFB77" w:rsidR="005E5A36" w:rsidRPr="00903DBA" w:rsidRDefault="005E5A36" w:rsidP="005E5A36">
      <w:pPr>
        <w:rPr>
          <w:highlight w:val="white"/>
        </w:rPr>
      </w:pPr>
      <w:r w:rsidRPr="00903DBA">
        <w:rPr>
          <w:highlight w:val="white"/>
        </w:rPr>
        <w:t xml:space="preserve">We define the </w:t>
      </w:r>
      <w:r w:rsidR="009C3C27">
        <w:rPr>
          <w:highlight w:val="white"/>
        </w:rPr>
        <w:t>next-set</w:t>
      </w:r>
      <w:r w:rsidRPr="00903DBA">
        <w:rPr>
          <w:highlight w:val="white"/>
        </w:rPr>
        <w:t xml:space="preserve"> of the while statement, and </w:t>
      </w:r>
      <w:r w:rsidR="007456C4">
        <w:rPr>
          <w:highlight w:val="white"/>
        </w:rPr>
        <w:t xml:space="preserve">add </w:t>
      </w:r>
      <w:r w:rsidRPr="00903DBA">
        <w:rPr>
          <w:highlight w:val="white"/>
        </w:rPr>
        <w:t>a jump instruction</w:t>
      </w:r>
      <w:r w:rsidR="007456C4">
        <w:rPr>
          <w:highlight w:val="white"/>
        </w:rPr>
        <w:t xml:space="preserve"> that jumps back to the beginning of the while statement.</w:t>
      </w:r>
      <w:r w:rsidR="00F227E6">
        <w:rPr>
          <w:highlight w:val="white"/>
        </w:rPr>
        <w:t xml:space="preserve"> Since we jump backwards, we do not need to perform backpatching.</w:t>
      </w:r>
    </w:p>
    <w:p w14:paraId="4E2E4547"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60248890" w14:textId="56E23B42" w:rsidR="005E5A36" w:rsidRPr="00903DBA" w:rsidRDefault="005E5A36" w:rsidP="005E5A36">
      <w:pPr>
        <w:pStyle w:val="Code"/>
        <w:rPr>
          <w:highlight w:val="white"/>
        </w:rPr>
      </w:pPr>
      <w:r w:rsidRPr="00903DBA">
        <w:rPr>
          <w:highlight w:val="white"/>
        </w:rPr>
        <w:t xml:space="preserve">      nextSet.Add(AddMiddleCode(codeList, MiddleOperator.</w:t>
      </w:r>
      <w:r w:rsidR="00C0170C">
        <w:rPr>
          <w:highlight w:val="white"/>
        </w:rPr>
        <w:t>Jump</w:t>
      </w:r>
      <w:r w:rsidRPr="00903DBA">
        <w:rPr>
          <w:highlight w:val="white"/>
        </w:rPr>
        <w:t>,</w:t>
      </w:r>
    </w:p>
    <w:p w14:paraId="7497D8FF" w14:textId="77777777" w:rsidR="005E5A36" w:rsidRPr="00903DBA" w:rsidRDefault="005E5A36" w:rsidP="005E5A36">
      <w:pPr>
        <w:pStyle w:val="Code"/>
        <w:rPr>
          <w:highlight w:val="white"/>
        </w:rPr>
      </w:pPr>
      <w:r w:rsidRPr="00903DBA">
        <w:rPr>
          <w:highlight w:val="white"/>
        </w:rPr>
        <w:t xml:space="preserve">                                GetFirst(codeList)));</w:t>
      </w:r>
    </w:p>
    <w:p w14:paraId="006CA2EE" w14:textId="123753E0" w:rsidR="005E5A36" w:rsidRPr="00903DBA" w:rsidRDefault="005E5A36" w:rsidP="005E5A36">
      <w:pPr>
        <w:rPr>
          <w:highlight w:val="white"/>
        </w:rPr>
      </w:pPr>
      <w:r w:rsidRPr="00903DBA">
        <w:rPr>
          <w:highlight w:val="white"/>
        </w:rPr>
        <w:t xml:space="preserve">We also add the </w:t>
      </w:r>
      <w:r w:rsidR="00A76052">
        <w:rPr>
          <w:highlight w:val="white"/>
        </w:rPr>
        <w:t>false-set</w:t>
      </w:r>
      <w:r w:rsidRPr="00903DBA">
        <w:rPr>
          <w:highlight w:val="white"/>
        </w:rPr>
        <w:t xml:space="preserve"> of the expression and the break set of the inner statement to the </w:t>
      </w:r>
      <w:r w:rsidR="009C3C27">
        <w:rPr>
          <w:highlight w:val="white"/>
        </w:rPr>
        <w:t>next-set</w:t>
      </w:r>
      <w:r w:rsidRPr="00903DBA">
        <w:rPr>
          <w:highlight w:val="white"/>
        </w:rPr>
        <w:t>.</w:t>
      </w:r>
    </w:p>
    <w:p w14:paraId="62B33457" w14:textId="77777777" w:rsidR="005E5A36" w:rsidRPr="00903DBA" w:rsidRDefault="005E5A36" w:rsidP="005E5A36">
      <w:pPr>
        <w:pStyle w:val="Code"/>
        <w:rPr>
          <w:highlight w:val="white"/>
        </w:rPr>
      </w:pPr>
      <w:r w:rsidRPr="00903DBA">
        <w:rPr>
          <w:highlight w:val="white"/>
        </w:rPr>
        <w:t xml:space="preserve">      nextSet.UnionWith(expression.Symbol.FalseSet);</w:t>
      </w:r>
    </w:p>
    <w:p w14:paraId="0FEBCA12" w14:textId="77777777" w:rsidR="005E5A36" w:rsidRPr="00903DBA" w:rsidRDefault="005E5A36" w:rsidP="005E5A36">
      <w:pPr>
        <w:pStyle w:val="Code"/>
        <w:rPr>
          <w:highlight w:val="white"/>
        </w:rPr>
      </w:pPr>
      <w:r w:rsidRPr="00903DBA">
        <w:rPr>
          <w:highlight w:val="white"/>
        </w:rPr>
        <w:t xml:space="preserve">      nextSet.UnionWith(m_breakSetStack.Pop());</w:t>
      </w:r>
    </w:p>
    <w:p w14:paraId="63B3D906" w14:textId="67B1F397" w:rsidR="005E5A36" w:rsidRPr="00903DBA" w:rsidRDefault="005E5A36" w:rsidP="005E5A36">
      <w:pPr>
        <w:rPr>
          <w:highlight w:val="white"/>
        </w:rPr>
      </w:pPr>
      <w:r w:rsidRPr="00903DBA">
        <w:rPr>
          <w:highlight w:val="white"/>
        </w:rPr>
        <w:lastRenderedPageBreak/>
        <w:t xml:space="preserve">We backpatch the </w:t>
      </w:r>
      <w:r w:rsidR="009C3C27">
        <w:rPr>
          <w:highlight w:val="white"/>
        </w:rPr>
        <w:t>next-set</w:t>
      </w:r>
      <w:r w:rsidRPr="00903DBA">
        <w:rPr>
          <w:highlight w:val="white"/>
        </w:rPr>
        <w:t xml:space="preserve"> of the inner statement and its continue set to the code list</w:t>
      </w:r>
      <w:r w:rsidR="00E766F8">
        <w:rPr>
          <w:highlight w:val="white"/>
        </w:rPr>
        <w:t>. T</w:t>
      </w:r>
      <w:r w:rsidRPr="00903DBA">
        <w:rPr>
          <w:highlight w:val="white"/>
        </w:rPr>
        <w:t>he jump instruction of the sets shall jump back to the beginning of the while statement.</w:t>
      </w:r>
    </w:p>
    <w:p w14:paraId="059995C6" w14:textId="77777777" w:rsidR="005E5A36" w:rsidRPr="00903DBA" w:rsidRDefault="005E5A36" w:rsidP="005E5A36">
      <w:pPr>
        <w:pStyle w:val="Code"/>
        <w:rPr>
          <w:highlight w:val="white"/>
        </w:rPr>
      </w:pPr>
      <w:r w:rsidRPr="00903DBA">
        <w:rPr>
          <w:highlight w:val="white"/>
        </w:rPr>
        <w:t xml:space="preserve">      Backpatch(innerStatement.NextSet, codeList);</w:t>
      </w:r>
    </w:p>
    <w:p w14:paraId="70137131" w14:textId="77777777" w:rsidR="005E5A36" w:rsidRPr="00903DBA" w:rsidRDefault="005E5A36" w:rsidP="005E5A36">
      <w:pPr>
        <w:pStyle w:val="Code"/>
        <w:rPr>
          <w:highlight w:val="white"/>
        </w:rPr>
      </w:pPr>
      <w:r w:rsidRPr="00903DBA">
        <w:rPr>
          <w:highlight w:val="white"/>
        </w:rPr>
        <w:t xml:space="preserve">      Backpatch(m_continueSetStack.Pop(), codeList);</w:t>
      </w:r>
    </w:p>
    <w:p w14:paraId="34EA61B5" w14:textId="77777777" w:rsidR="005E5A36" w:rsidRPr="00903DBA" w:rsidRDefault="005E5A36" w:rsidP="005E5A36">
      <w:pPr>
        <w:pStyle w:val="Code"/>
        <w:rPr>
          <w:highlight w:val="white"/>
        </w:rPr>
      </w:pPr>
      <w:r w:rsidRPr="00903DBA">
        <w:rPr>
          <w:highlight w:val="white"/>
        </w:rPr>
        <w:t xml:space="preserve">      return (new Statement(codeList, nextSet));</w:t>
      </w:r>
    </w:p>
    <w:p w14:paraId="1EB32ECE" w14:textId="77777777" w:rsidR="005E5A36" w:rsidRPr="00903DBA" w:rsidRDefault="005E5A36" w:rsidP="005E5A36">
      <w:pPr>
        <w:pStyle w:val="Code"/>
        <w:rPr>
          <w:highlight w:val="white"/>
        </w:rPr>
      </w:pPr>
      <w:r w:rsidRPr="00903DBA">
        <w:rPr>
          <w:highlight w:val="white"/>
        </w:rPr>
        <w:t xml:space="preserve">    }</w:t>
      </w:r>
    </w:p>
    <w:p w14:paraId="5B174457" w14:textId="77777777" w:rsidR="005E5A36" w:rsidRPr="00903DBA" w:rsidRDefault="005E5A36" w:rsidP="005E5A36">
      <w:pPr>
        <w:pStyle w:val="Rubrik3"/>
      </w:pPr>
      <w:r w:rsidRPr="00903DBA">
        <w:t>The Do Statement</w:t>
      </w:r>
    </w:p>
    <w:p w14:paraId="28A46732" w14:textId="4F6CA8CB" w:rsidR="00804872" w:rsidRDefault="00904B6E" w:rsidP="00804872">
      <w:pPr>
        <w:rPr>
          <w:highlight w:val="white"/>
        </w:rPr>
      </w:pPr>
      <w:r>
        <w:rPr>
          <w:highlight w:val="white"/>
        </w:rPr>
        <w:t xml:space="preserve">The do statement starts with a statement followed by an expression. </w:t>
      </w:r>
      <w:r w:rsidR="00441E04">
        <w:rPr>
          <w:highlight w:val="white"/>
        </w:rPr>
        <w:t>We start by backpatching the next set of the inner statement to the beginning of the middle code of the do statement.</w:t>
      </w:r>
    </w:p>
    <w:p w14:paraId="3A9B777B" w14:textId="7C0360C5" w:rsidR="005E5A36" w:rsidRPr="00903DBA" w:rsidRDefault="005E5A36" w:rsidP="005E5A36">
      <w:pPr>
        <w:pStyle w:val="Code"/>
        <w:rPr>
          <w:highlight w:val="white"/>
        </w:rPr>
      </w:pPr>
      <w:r w:rsidRPr="00903DBA">
        <w:rPr>
          <w:highlight w:val="white"/>
        </w:rPr>
        <w:t xml:space="preserve">    public static Statement DoStatement(Statement innerStatement,</w:t>
      </w:r>
    </w:p>
    <w:p w14:paraId="79438A6A" w14:textId="77777777" w:rsidR="005E5A36" w:rsidRPr="00903DBA" w:rsidRDefault="005E5A36" w:rsidP="005E5A36">
      <w:pPr>
        <w:pStyle w:val="Code"/>
        <w:rPr>
          <w:highlight w:val="white"/>
        </w:rPr>
      </w:pPr>
      <w:r w:rsidRPr="00903DBA">
        <w:rPr>
          <w:highlight w:val="white"/>
        </w:rPr>
        <w:t xml:space="preserve">                                        Expression expression) {</w:t>
      </w:r>
    </w:p>
    <w:p w14:paraId="2F21F174" w14:textId="77777777" w:rsidR="005E5A36" w:rsidRPr="00903DBA" w:rsidRDefault="005E5A36" w:rsidP="005E5A36">
      <w:pPr>
        <w:pStyle w:val="Code"/>
        <w:rPr>
          <w:highlight w:val="white"/>
        </w:rPr>
      </w:pPr>
      <w:r w:rsidRPr="00903DBA">
        <w:rPr>
          <w:highlight w:val="white"/>
        </w:rPr>
        <w:t xml:space="preserve">      List&lt;MiddleCode&gt; codeList = innerStatement.CodeList;</w:t>
      </w:r>
    </w:p>
    <w:p w14:paraId="4438CD2D" w14:textId="4EF12A50" w:rsidR="005E5A36" w:rsidRDefault="005E5A36" w:rsidP="005E5A36">
      <w:pPr>
        <w:pStyle w:val="Code"/>
        <w:rPr>
          <w:highlight w:val="white"/>
        </w:rPr>
      </w:pPr>
      <w:r w:rsidRPr="00903DBA">
        <w:rPr>
          <w:highlight w:val="white"/>
        </w:rPr>
        <w:t xml:space="preserve">      Backpatch(innerStatement.NextSet, codeList);</w:t>
      </w:r>
    </w:p>
    <w:p w14:paraId="4C77D2D3" w14:textId="77777777" w:rsidR="005E5A36" w:rsidRPr="00903DBA" w:rsidRDefault="005E5A36" w:rsidP="005E5A36">
      <w:pPr>
        <w:pStyle w:val="Code"/>
        <w:rPr>
          <w:highlight w:val="white"/>
        </w:rPr>
      </w:pPr>
      <w:r w:rsidRPr="00903DBA">
        <w:rPr>
          <w:highlight w:val="white"/>
        </w:rPr>
        <w:t xml:space="preserve">      codeList.AddRange(expression.LongList);</w:t>
      </w:r>
    </w:p>
    <w:p w14:paraId="4B4964A1" w14:textId="52CE49C7" w:rsidR="00546026" w:rsidRDefault="00546026" w:rsidP="00546026">
      <w:pPr>
        <w:rPr>
          <w:highlight w:val="white"/>
        </w:rPr>
      </w:pPr>
      <w:r>
        <w:rPr>
          <w:highlight w:val="white"/>
        </w:rPr>
        <w:t xml:space="preserve">We backpatch the true-set of the expression and the continue set </w:t>
      </w:r>
      <w:r w:rsidR="00441E04">
        <w:rPr>
          <w:highlight w:val="white"/>
        </w:rPr>
        <w:t xml:space="preserve">of the inner statement </w:t>
      </w:r>
      <w:r>
        <w:rPr>
          <w:highlight w:val="white"/>
        </w:rPr>
        <w:t>to the beginning of the do statement.</w:t>
      </w:r>
    </w:p>
    <w:p w14:paraId="439C7D48" w14:textId="46EE9EA8" w:rsidR="005E5A36" w:rsidRPr="00903DBA" w:rsidRDefault="005E5A36" w:rsidP="005E5A36">
      <w:pPr>
        <w:pStyle w:val="Code"/>
        <w:rPr>
          <w:highlight w:val="white"/>
        </w:rPr>
      </w:pPr>
      <w:r w:rsidRPr="00903DBA">
        <w:rPr>
          <w:highlight w:val="white"/>
        </w:rPr>
        <w:t xml:space="preserve">      Backpatch(expression.Symbol.TrueSet, codeList);</w:t>
      </w:r>
    </w:p>
    <w:p w14:paraId="657EFC22" w14:textId="2ECAFD0B" w:rsidR="005E5A36" w:rsidRDefault="005E5A36" w:rsidP="005E5A36">
      <w:pPr>
        <w:pStyle w:val="Code"/>
        <w:rPr>
          <w:highlight w:val="white"/>
        </w:rPr>
      </w:pPr>
      <w:r w:rsidRPr="00903DBA">
        <w:rPr>
          <w:highlight w:val="white"/>
        </w:rPr>
        <w:t xml:space="preserve">      Backpatch(m_continueSetStack.Pop(), codeList);    </w:t>
      </w:r>
    </w:p>
    <w:p w14:paraId="3C5A6ADC" w14:textId="40EEC7FA" w:rsidR="003039E9" w:rsidRPr="00903DBA" w:rsidRDefault="00460F08" w:rsidP="00460F08">
      <w:pPr>
        <w:rPr>
          <w:highlight w:val="white"/>
        </w:rPr>
      </w:pPr>
      <w:r>
        <w:rPr>
          <w:highlight w:val="white"/>
        </w:rPr>
        <w:t>The next-set of the do statement is the union of the false-set of the expression, the break-set of the inner statement, and the jump instruction out of the inner statement.</w:t>
      </w:r>
    </w:p>
    <w:p w14:paraId="539BA168"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148BF2B1" w14:textId="77777777" w:rsidR="005E5A36" w:rsidRPr="00903DBA" w:rsidRDefault="005E5A36" w:rsidP="005E5A36">
      <w:pPr>
        <w:pStyle w:val="Code"/>
        <w:rPr>
          <w:highlight w:val="white"/>
        </w:rPr>
      </w:pPr>
      <w:r w:rsidRPr="00903DBA">
        <w:rPr>
          <w:highlight w:val="white"/>
        </w:rPr>
        <w:t xml:space="preserve">      nextSet.UnionWith(expression.Symbol.FalseSet);</w:t>
      </w:r>
    </w:p>
    <w:p w14:paraId="57EA36F5" w14:textId="77777777" w:rsidR="005E5A36" w:rsidRPr="00903DBA" w:rsidRDefault="005E5A36" w:rsidP="005E5A36">
      <w:pPr>
        <w:pStyle w:val="Code"/>
        <w:rPr>
          <w:highlight w:val="white"/>
        </w:rPr>
      </w:pPr>
      <w:r w:rsidRPr="00903DBA">
        <w:rPr>
          <w:highlight w:val="white"/>
        </w:rPr>
        <w:t xml:space="preserve">      nextSet.UnionWith(m_breakSetStack.Pop());</w:t>
      </w:r>
    </w:p>
    <w:p w14:paraId="17089A66" w14:textId="77777777" w:rsidR="005E5A36" w:rsidRPr="00903DBA" w:rsidRDefault="005E5A36" w:rsidP="005E5A36">
      <w:pPr>
        <w:pStyle w:val="Code"/>
        <w:rPr>
          <w:highlight w:val="white"/>
        </w:rPr>
      </w:pPr>
      <w:r w:rsidRPr="00903DBA">
        <w:rPr>
          <w:highlight w:val="white"/>
        </w:rPr>
        <w:t xml:space="preserve">      return (new Statement(codeList, nextSet));</w:t>
      </w:r>
    </w:p>
    <w:p w14:paraId="4017F3A0" w14:textId="77777777" w:rsidR="005E5A36" w:rsidRPr="00903DBA" w:rsidRDefault="005E5A36" w:rsidP="005E5A36">
      <w:pPr>
        <w:pStyle w:val="Code"/>
        <w:rPr>
          <w:highlight w:val="white"/>
        </w:rPr>
      </w:pPr>
      <w:r w:rsidRPr="00903DBA">
        <w:rPr>
          <w:highlight w:val="white"/>
        </w:rPr>
        <w:t xml:space="preserve">    }</w:t>
      </w:r>
    </w:p>
    <w:p w14:paraId="71EA2048" w14:textId="77777777" w:rsidR="005E5A36" w:rsidRPr="00903DBA" w:rsidRDefault="005E5A36" w:rsidP="005E5A36">
      <w:pPr>
        <w:pStyle w:val="Rubrik3"/>
      </w:pPr>
      <w:r w:rsidRPr="00903DBA">
        <w:t>The For Statement</w:t>
      </w:r>
    </w:p>
    <w:p w14:paraId="3DE55E38" w14:textId="3DE8162C" w:rsidR="005E5A36" w:rsidRPr="00903DBA" w:rsidRDefault="005E5A36" w:rsidP="005E5A36">
      <w:pPr>
        <w:rPr>
          <w:highlight w:val="white"/>
        </w:rPr>
      </w:pPr>
      <w:r w:rsidRPr="00903DBA">
        <w:rPr>
          <w:highlight w:val="white"/>
        </w:rPr>
        <w:t xml:space="preserve">In the </w:t>
      </w:r>
      <w:r w:rsidRPr="00903DBA">
        <w:rPr>
          <w:rStyle w:val="KeyWord0"/>
          <w:highlight w:val="white"/>
        </w:rPr>
        <w:t>ForStatement</w:t>
      </w:r>
      <w:r w:rsidRPr="00903DBA">
        <w:rPr>
          <w:highlight w:val="white"/>
        </w:rPr>
        <w:t xml:space="preserve"> method, we make difference of the short and long list of the expressions. If the test expression is present, we want its value, and therefore we </w:t>
      </w:r>
      <w:r w:rsidR="00FB2561">
        <w:rPr>
          <w:highlight w:val="white"/>
        </w:rPr>
        <w:t>a</w:t>
      </w:r>
      <w:r w:rsidRPr="00903DBA">
        <w:rPr>
          <w:highlight w:val="white"/>
        </w:rPr>
        <w:t>re interested in its long list. On the other hand, if the initializer or next expressions are present</w:t>
      </w:r>
      <w:r w:rsidR="00FB2561">
        <w:rPr>
          <w:highlight w:val="white"/>
        </w:rPr>
        <w:t>,</w:t>
      </w:r>
      <w:r w:rsidRPr="00903DBA">
        <w:rPr>
          <w:highlight w:val="white"/>
        </w:rPr>
        <w:t xml:space="preserve"> we are only interested in their potential side effe</w:t>
      </w:r>
      <w:r w:rsidR="00FB2561">
        <w:rPr>
          <w:highlight w:val="white"/>
        </w:rPr>
        <w:t>c</w:t>
      </w:r>
      <w:r w:rsidRPr="00903DBA">
        <w:rPr>
          <w:highlight w:val="white"/>
        </w:rPr>
        <w:t>ts</w:t>
      </w:r>
      <w:r w:rsidR="00FB2561">
        <w:rPr>
          <w:highlight w:val="white"/>
        </w:rPr>
        <w:t>, which are stored in their short lists.</w:t>
      </w:r>
    </w:p>
    <w:p w14:paraId="2C92D8B1" w14:textId="77777777" w:rsidR="005E5A36" w:rsidRPr="00903DBA" w:rsidRDefault="005E5A36" w:rsidP="005E5A36">
      <w:pPr>
        <w:pStyle w:val="Code"/>
        <w:rPr>
          <w:highlight w:val="white"/>
        </w:rPr>
      </w:pPr>
      <w:r w:rsidRPr="00903DBA">
        <w:rPr>
          <w:highlight w:val="white"/>
        </w:rPr>
        <w:t xml:space="preserve">    public static Statement ForStatement(Expression initializerExpression,</w:t>
      </w:r>
    </w:p>
    <w:p w14:paraId="188FD871" w14:textId="77777777" w:rsidR="005E5A36" w:rsidRPr="00903DBA" w:rsidRDefault="005E5A36" w:rsidP="005E5A36">
      <w:pPr>
        <w:pStyle w:val="Code"/>
        <w:rPr>
          <w:highlight w:val="white"/>
        </w:rPr>
      </w:pPr>
      <w:r w:rsidRPr="00903DBA">
        <w:rPr>
          <w:highlight w:val="white"/>
        </w:rPr>
        <w:t xml:space="preserve">                         Expression testExpression, Expression nextExpression,</w:t>
      </w:r>
    </w:p>
    <w:p w14:paraId="616F2E3B" w14:textId="77777777" w:rsidR="005E5A36" w:rsidRPr="00903DBA" w:rsidRDefault="005E5A36" w:rsidP="005E5A36">
      <w:pPr>
        <w:pStyle w:val="Code"/>
        <w:rPr>
          <w:highlight w:val="white"/>
        </w:rPr>
      </w:pPr>
      <w:r w:rsidRPr="00903DBA">
        <w:rPr>
          <w:highlight w:val="white"/>
        </w:rPr>
        <w:t xml:space="preserve">                         Statement innerStatement) {</w:t>
      </w:r>
    </w:p>
    <w:p w14:paraId="014D7CB5" w14:textId="77777777" w:rsidR="005E5A36" w:rsidRPr="00903DBA" w:rsidRDefault="005E5A36" w:rsidP="005E5A36">
      <w:pPr>
        <w:pStyle w:val="Code"/>
        <w:rPr>
          <w:highlight w:val="white"/>
        </w:rPr>
      </w:pPr>
      <w:r w:rsidRPr="00903DBA">
        <w:rPr>
          <w:highlight w:val="white"/>
        </w:rPr>
        <w:t xml:space="preserve">      List&lt;MiddleCode&gt; codeList = new List&lt;MiddleCode&gt;();</w:t>
      </w:r>
    </w:p>
    <w:p w14:paraId="14B5D51E" w14:textId="77777777" w:rsidR="005E5A36" w:rsidRPr="00903DBA" w:rsidRDefault="005E5A36" w:rsidP="005E5A36">
      <w:pPr>
        <w:pStyle w:val="Code"/>
        <w:rPr>
          <w:highlight w:val="white"/>
        </w:rPr>
      </w:pPr>
      <w:r w:rsidRPr="00903DBA">
        <w:rPr>
          <w:highlight w:val="white"/>
        </w:rPr>
        <w:t xml:space="preserve">      ISet&lt;MiddleCode&gt; nextSet = new HashSet&lt;MiddleCode&gt;();</w:t>
      </w:r>
    </w:p>
    <w:p w14:paraId="1EBD9D91" w14:textId="3B8BFA32" w:rsidR="005E5A36" w:rsidRPr="00903DBA" w:rsidRDefault="005E5A36" w:rsidP="005E5A36">
      <w:pPr>
        <w:rPr>
          <w:highlight w:val="white"/>
        </w:rPr>
      </w:pPr>
      <w:r w:rsidRPr="00903DBA">
        <w:rPr>
          <w:highlight w:val="white"/>
        </w:rPr>
        <w:t>We add an empty instruction as the target of the test expression, since we do not know if the</w:t>
      </w:r>
      <w:r w:rsidR="006A58C2">
        <w:rPr>
          <w:highlight w:val="white"/>
        </w:rPr>
        <w:t>ir in fact is a</w:t>
      </w:r>
      <w:r w:rsidRPr="00903DBA">
        <w:rPr>
          <w:highlight w:val="white"/>
        </w:rPr>
        <w:t xml:space="preserve"> test expression</w:t>
      </w:r>
      <w:r w:rsidR="006A58C2">
        <w:rPr>
          <w:highlight w:val="white"/>
        </w:rPr>
        <w:t>.</w:t>
      </w:r>
    </w:p>
    <w:p w14:paraId="6B529575" w14:textId="77777777" w:rsidR="005E5A36" w:rsidRPr="00903DBA" w:rsidRDefault="005E5A36" w:rsidP="005E5A36">
      <w:pPr>
        <w:pStyle w:val="Code"/>
        <w:rPr>
          <w:highlight w:val="white"/>
        </w:rPr>
      </w:pPr>
      <w:r w:rsidRPr="00903DBA">
        <w:rPr>
          <w:highlight w:val="white"/>
        </w:rPr>
        <w:t xml:space="preserve">      MiddleCode testTarget = AddMiddleCode(codeList, MiddleOperator.Empty);    </w:t>
      </w:r>
    </w:p>
    <w:p w14:paraId="5A3CA087" w14:textId="20FA4E09" w:rsidR="005E5A36" w:rsidRPr="00903DBA" w:rsidRDefault="005E5A36" w:rsidP="005E5A36">
      <w:pPr>
        <w:rPr>
          <w:highlight w:val="white"/>
        </w:rPr>
      </w:pPr>
      <w:r w:rsidRPr="00903DBA">
        <w:rPr>
          <w:highlight w:val="white"/>
        </w:rPr>
        <w:t xml:space="preserve">If the initializer expression is not null, we add its short list. Note that we </w:t>
      </w:r>
      <w:r w:rsidR="00C903AC">
        <w:rPr>
          <w:highlight w:val="white"/>
        </w:rPr>
        <w:t xml:space="preserve">add </w:t>
      </w:r>
      <w:r w:rsidRPr="00903DBA">
        <w:rPr>
          <w:highlight w:val="white"/>
        </w:rPr>
        <w:t xml:space="preserve">the short list instead of the long list since we are only interested of the side effects of the expression, not its value. We also backpatch both its </w:t>
      </w:r>
      <w:r w:rsidR="009C3C27">
        <w:rPr>
          <w:highlight w:val="white"/>
        </w:rPr>
        <w:t>true-set</w:t>
      </w:r>
      <w:r w:rsidRPr="00903DBA">
        <w:rPr>
          <w:highlight w:val="white"/>
        </w:rPr>
        <w:t xml:space="preserve"> and </w:t>
      </w:r>
      <w:r w:rsidR="00A76052">
        <w:rPr>
          <w:highlight w:val="white"/>
        </w:rPr>
        <w:t>false-set</w:t>
      </w:r>
      <w:r w:rsidRPr="00903DBA">
        <w:rPr>
          <w:highlight w:val="white"/>
        </w:rPr>
        <w:t xml:space="preserve"> to the test target; that is, the beginning of the test expression code.</w:t>
      </w:r>
    </w:p>
    <w:p w14:paraId="62E73661" w14:textId="77777777" w:rsidR="005E5A36" w:rsidRPr="00903DBA" w:rsidRDefault="005E5A36" w:rsidP="005E5A36">
      <w:pPr>
        <w:pStyle w:val="Code"/>
        <w:rPr>
          <w:highlight w:val="white"/>
        </w:rPr>
      </w:pPr>
      <w:r w:rsidRPr="00903DBA">
        <w:rPr>
          <w:highlight w:val="white"/>
        </w:rPr>
        <w:t xml:space="preserve">      if (initializerExpression != null) {</w:t>
      </w:r>
    </w:p>
    <w:p w14:paraId="5B1E1130" w14:textId="77777777" w:rsidR="005E5A36" w:rsidRPr="00903DBA" w:rsidRDefault="005E5A36" w:rsidP="005E5A36">
      <w:pPr>
        <w:pStyle w:val="Code"/>
        <w:rPr>
          <w:highlight w:val="white"/>
        </w:rPr>
      </w:pPr>
      <w:r w:rsidRPr="00903DBA">
        <w:rPr>
          <w:highlight w:val="white"/>
        </w:rPr>
        <w:t xml:space="preserve">        codeList.AddRange(initializerExpression.ShortList);</w:t>
      </w:r>
    </w:p>
    <w:p w14:paraId="2B863222" w14:textId="77777777" w:rsidR="005E5A36" w:rsidRPr="00903DBA" w:rsidRDefault="005E5A36" w:rsidP="005E5A36">
      <w:pPr>
        <w:pStyle w:val="Code"/>
        <w:rPr>
          <w:highlight w:val="white"/>
        </w:rPr>
      </w:pPr>
      <w:r w:rsidRPr="00903DBA">
        <w:rPr>
          <w:highlight w:val="white"/>
        </w:rPr>
        <w:t xml:space="preserve">        Backpatch(initializerExpression.Symbol.TrueSet, testTarget);</w:t>
      </w:r>
    </w:p>
    <w:p w14:paraId="563E1812" w14:textId="77777777" w:rsidR="005E5A36" w:rsidRPr="00903DBA" w:rsidRDefault="005E5A36" w:rsidP="005E5A36">
      <w:pPr>
        <w:pStyle w:val="Code"/>
        <w:rPr>
          <w:highlight w:val="white"/>
        </w:rPr>
      </w:pPr>
      <w:r w:rsidRPr="00903DBA">
        <w:rPr>
          <w:highlight w:val="white"/>
        </w:rPr>
        <w:lastRenderedPageBreak/>
        <w:t xml:space="preserve">        Backpatch(initializerExpression.Symbol.FalseSet, testTarget);</w:t>
      </w:r>
    </w:p>
    <w:p w14:paraId="272E3C96" w14:textId="77777777" w:rsidR="005E5A36" w:rsidRPr="00903DBA" w:rsidRDefault="005E5A36" w:rsidP="005E5A36">
      <w:pPr>
        <w:pStyle w:val="Code"/>
        <w:rPr>
          <w:highlight w:val="white"/>
        </w:rPr>
      </w:pPr>
      <w:r w:rsidRPr="00903DBA">
        <w:rPr>
          <w:highlight w:val="white"/>
        </w:rPr>
        <w:t xml:space="preserve">      }</w:t>
      </w:r>
    </w:p>
    <w:p w14:paraId="33D71C5C" w14:textId="34F20987" w:rsidR="005E5A36" w:rsidRPr="00903DBA" w:rsidRDefault="005E5A36" w:rsidP="005E5A36">
      <w:pPr>
        <w:rPr>
          <w:highlight w:val="white"/>
        </w:rPr>
      </w:pPr>
      <w:r w:rsidRPr="00903DBA">
        <w:rPr>
          <w:highlight w:val="white"/>
        </w:rPr>
        <w:t>If the test expression is not null, we start by type casting it into a logical value and add its long list to the code. Not</w:t>
      </w:r>
      <w:r w:rsidR="0069061C">
        <w:rPr>
          <w:highlight w:val="white"/>
        </w:rPr>
        <w:t>e</w:t>
      </w:r>
      <w:r w:rsidRPr="00903DBA">
        <w:rPr>
          <w:highlight w:val="white"/>
        </w:rPr>
        <w:t xml:space="preserve"> that we add the long list rather than the short list in this case, since we need the value of the expression, rather than its side effects</w:t>
      </w:r>
      <w:r w:rsidR="0069061C">
        <w:rPr>
          <w:highlight w:val="white"/>
        </w:rPr>
        <w:t xml:space="preserve"> only</w:t>
      </w:r>
      <w:r w:rsidRPr="00903DBA">
        <w:rPr>
          <w:highlight w:val="white"/>
        </w:rPr>
        <w:t>.</w:t>
      </w:r>
    </w:p>
    <w:p w14:paraId="5E67D567" w14:textId="77777777" w:rsidR="005E5A36" w:rsidRPr="00903DBA" w:rsidRDefault="005E5A36" w:rsidP="005E5A36">
      <w:pPr>
        <w:pStyle w:val="Code"/>
        <w:rPr>
          <w:highlight w:val="white"/>
        </w:rPr>
      </w:pPr>
      <w:r w:rsidRPr="00903DBA">
        <w:rPr>
          <w:highlight w:val="white"/>
        </w:rPr>
        <w:t xml:space="preserve">      if (testExpression != null) {</w:t>
      </w:r>
    </w:p>
    <w:p w14:paraId="5072C468" w14:textId="77777777" w:rsidR="005E5A36" w:rsidRPr="00903DBA" w:rsidRDefault="005E5A36" w:rsidP="005E5A36">
      <w:pPr>
        <w:pStyle w:val="Code"/>
        <w:rPr>
          <w:highlight w:val="white"/>
        </w:rPr>
      </w:pPr>
      <w:r w:rsidRPr="00903DBA">
        <w:rPr>
          <w:highlight w:val="white"/>
        </w:rPr>
        <w:t xml:space="preserve">        testExpression = TypeCast.ToLogical(testExpression);</w:t>
      </w:r>
    </w:p>
    <w:p w14:paraId="5DE5AA83" w14:textId="77777777" w:rsidR="005E5A36" w:rsidRPr="00903DBA" w:rsidRDefault="005E5A36" w:rsidP="005E5A36">
      <w:pPr>
        <w:pStyle w:val="Code"/>
        <w:rPr>
          <w:highlight w:val="white"/>
        </w:rPr>
      </w:pPr>
      <w:r w:rsidRPr="00903DBA">
        <w:rPr>
          <w:highlight w:val="white"/>
        </w:rPr>
        <w:t xml:space="preserve">        codeList.AddRange(testExpression.LongList);</w:t>
      </w:r>
    </w:p>
    <w:p w14:paraId="4ECB5089" w14:textId="77777777" w:rsidR="005E5A36" w:rsidRPr="00903DBA" w:rsidRDefault="005E5A36" w:rsidP="005E5A36">
      <w:pPr>
        <w:pStyle w:val="Code"/>
        <w:rPr>
          <w:highlight w:val="white"/>
        </w:rPr>
      </w:pPr>
      <w:r w:rsidRPr="00903DBA">
        <w:rPr>
          <w:highlight w:val="white"/>
        </w:rPr>
        <w:t xml:space="preserve">        AddMiddleCode(codeList, MiddleOperator.CheckTrackMapFloatStack);</w:t>
      </w:r>
    </w:p>
    <w:p w14:paraId="68DD75A7" w14:textId="5D2B6615" w:rsidR="005E5A36" w:rsidRPr="00903DBA" w:rsidRDefault="005E5A36" w:rsidP="005E5A36">
      <w:pPr>
        <w:rPr>
          <w:highlight w:val="white"/>
        </w:rPr>
      </w:pPr>
      <w:r w:rsidRPr="00903DBA">
        <w:rPr>
          <w:highlight w:val="white"/>
        </w:rPr>
        <w:t xml:space="preserve">We backpatch the </w:t>
      </w:r>
      <w:r w:rsidR="009C3C27">
        <w:rPr>
          <w:highlight w:val="white"/>
        </w:rPr>
        <w:t>true-set</w:t>
      </w:r>
      <w:r w:rsidRPr="00903DBA">
        <w:rPr>
          <w:highlight w:val="white"/>
        </w:rPr>
        <w:t xml:space="preserve"> of the test expression to the beginning or the code list of the inner statement.</w:t>
      </w:r>
    </w:p>
    <w:p w14:paraId="12F7785D" w14:textId="77777777" w:rsidR="005E5A36" w:rsidRPr="00903DBA" w:rsidRDefault="005E5A36" w:rsidP="005E5A36">
      <w:pPr>
        <w:pStyle w:val="Code"/>
        <w:rPr>
          <w:highlight w:val="white"/>
        </w:rPr>
      </w:pPr>
      <w:r w:rsidRPr="00903DBA">
        <w:rPr>
          <w:highlight w:val="white"/>
        </w:rPr>
        <w:t xml:space="preserve">        Backpatch(testExpression.Symbol.TrueSet, innerStatement.CodeList);</w:t>
      </w:r>
    </w:p>
    <w:p w14:paraId="3AD14274" w14:textId="77777777" w:rsidR="005E5A36" w:rsidRPr="00903DBA" w:rsidRDefault="005E5A36" w:rsidP="005E5A36">
      <w:pPr>
        <w:pStyle w:val="Code"/>
        <w:rPr>
          <w:highlight w:val="white"/>
        </w:rPr>
      </w:pPr>
      <w:r w:rsidRPr="00903DBA">
        <w:rPr>
          <w:highlight w:val="white"/>
        </w:rPr>
        <w:t xml:space="preserve">        nextSet.UnionWith(testExpression.Symbol.FalseSet);</w:t>
      </w:r>
    </w:p>
    <w:p w14:paraId="08EF3E9A" w14:textId="77777777" w:rsidR="005E5A36" w:rsidRPr="00903DBA" w:rsidRDefault="005E5A36" w:rsidP="005E5A36">
      <w:pPr>
        <w:pStyle w:val="Code"/>
        <w:rPr>
          <w:highlight w:val="white"/>
        </w:rPr>
      </w:pPr>
      <w:r w:rsidRPr="00903DBA">
        <w:rPr>
          <w:highlight w:val="white"/>
        </w:rPr>
        <w:t xml:space="preserve">      }</w:t>
      </w:r>
    </w:p>
    <w:p w14:paraId="5D4140FB" w14:textId="7142257E" w:rsidR="005E5A36" w:rsidRPr="00903DBA" w:rsidRDefault="005E5A36" w:rsidP="005E5A36">
      <w:pPr>
        <w:rPr>
          <w:highlight w:val="white"/>
        </w:rPr>
      </w:pPr>
      <w:r w:rsidRPr="00903DBA">
        <w:rPr>
          <w:highlight w:val="white"/>
        </w:rPr>
        <w:t xml:space="preserve">We add the code list of the inner statement. We then add the next target instruction and backpatch the </w:t>
      </w:r>
      <w:r w:rsidR="009C3C27">
        <w:rPr>
          <w:highlight w:val="white"/>
        </w:rPr>
        <w:t>next-set</w:t>
      </w:r>
      <w:r w:rsidRPr="00903DBA">
        <w:rPr>
          <w:highlight w:val="white"/>
        </w:rPr>
        <w:t xml:space="preserve"> of the code of the inner statement since we do not know if the next expression is not null.</w:t>
      </w:r>
    </w:p>
    <w:p w14:paraId="2B66CF60" w14:textId="77777777" w:rsidR="005E5A36" w:rsidRPr="00903DBA" w:rsidRDefault="005E5A36" w:rsidP="005E5A36">
      <w:pPr>
        <w:pStyle w:val="Code"/>
        <w:rPr>
          <w:highlight w:val="white"/>
        </w:rPr>
      </w:pPr>
      <w:r w:rsidRPr="00903DBA">
        <w:rPr>
          <w:highlight w:val="white"/>
        </w:rPr>
        <w:t xml:space="preserve">      codeList.AddRange(innerStatement.CodeList);</w:t>
      </w:r>
    </w:p>
    <w:p w14:paraId="222E68D3" w14:textId="77777777" w:rsidR="005E5A36" w:rsidRPr="00903DBA" w:rsidRDefault="005E5A36" w:rsidP="005E5A36">
      <w:pPr>
        <w:pStyle w:val="Code"/>
        <w:rPr>
          <w:highlight w:val="white"/>
        </w:rPr>
      </w:pPr>
      <w:r w:rsidRPr="00903DBA">
        <w:rPr>
          <w:highlight w:val="white"/>
        </w:rPr>
        <w:t xml:space="preserve">      MiddleCode nextTarget = AddMiddleCode(codeList, MiddleOperator.Empty);</w:t>
      </w:r>
    </w:p>
    <w:p w14:paraId="69781D0C" w14:textId="77777777" w:rsidR="005E5A36" w:rsidRPr="00903DBA" w:rsidRDefault="005E5A36" w:rsidP="005E5A36">
      <w:pPr>
        <w:pStyle w:val="Code"/>
        <w:rPr>
          <w:highlight w:val="white"/>
        </w:rPr>
      </w:pPr>
      <w:r w:rsidRPr="00903DBA">
        <w:rPr>
          <w:highlight w:val="white"/>
        </w:rPr>
        <w:t xml:space="preserve">      Backpatch(innerStatement.NextSet, nextTarget);</w:t>
      </w:r>
    </w:p>
    <w:p w14:paraId="3FFF509E" w14:textId="53193706" w:rsidR="005E5A36" w:rsidRPr="00903DBA" w:rsidRDefault="005E5A36" w:rsidP="005E5A36">
      <w:pPr>
        <w:rPr>
          <w:highlight w:val="white"/>
        </w:rPr>
      </w:pPr>
      <w:r w:rsidRPr="00903DBA">
        <w:rPr>
          <w:highlight w:val="white"/>
        </w:rPr>
        <w:t>If the next expression is not null, we add its short list and backpatch</w:t>
      </w:r>
      <w:r w:rsidR="006C604C">
        <w:rPr>
          <w:highlight w:val="white"/>
        </w:rPr>
        <w:t xml:space="preserve"> both</w:t>
      </w:r>
      <w:r w:rsidRPr="00903DBA">
        <w:rPr>
          <w:highlight w:val="white"/>
        </w:rPr>
        <w:t xml:space="preserve"> its </w:t>
      </w:r>
      <w:r w:rsidR="009C3C27">
        <w:rPr>
          <w:highlight w:val="white"/>
        </w:rPr>
        <w:t>true-set</w:t>
      </w:r>
      <w:r w:rsidRPr="00903DBA">
        <w:rPr>
          <w:highlight w:val="white"/>
        </w:rPr>
        <w:t xml:space="preserve"> and </w:t>
      </w:r>
      <w:r w:rsidR="00A76052">
        <w:rPr>
          <w:highlight w:val="white"/>
        </w:rPr>
        <w:t>false-set</w:t>
      </w:r>
      <w:r w:rsidRPr="00903DBA">
        <w:rPr>
          <w:highlight w:val="white"/>
        </w:rPr>
        <w:t xml:space="preserve"> to the</w:t>
      </w:r>
      <w:r w:rsidR="00ED3D75">
        <w:rPr>
          <w:highlight w:val="white"/>
        </w:rPr>
        <w:t xml:space="preserve"> beginning of the test expression.</w:t>
      </w:r>
    </w:p>
    <w:p w14:paraId="40C48F85" w14:textId="77777777" w:rsidR="005E5A36" w:rsidRPr="00903DBA" w:rsidRDefault="005E5A36" w:rsidP="005E5A36">
      <w:pPr>
        <w:pStyle w:val="Code"/>
        <w:rPr>
          <w:highlight w:val="white"/>
        </w:rPr>
      </w:pPr>
      <w:r w:rsidRPr="00903DBA">
        <w:rPr>
          <w:highlight w:val="white"/>
        </w:rPr>
        <w:t xml:space="preserve">      if (nextExpression != null) {</w:t>
      </w:r>
    </w:p>
    <w:p w14:paraId="4FC2BE27" w14:textId="77777777" w:rsidR="005E5A36" w:rsidRPr="00903DBA" w:rsidRDefault="005E5A36" w:rsidP="005E5A36">
      <w:pPr>
        <w:pStyle w:val="Code"/>
        <w:rPr>
          <w:highlight w:val="white"/>
        </w:rPr>
      </w:pPr>
      <w:r w:rsidRPr="00903DBA">
        <w:rPr>
          <w:highlight w:val="white"/>
        </w:rPr>
        <w:t xml:space="preserve">        codeList.AddRange(nextExpression.ShortList);</w:t>
      </w:r>
    </w:p>
    <w:p w14:paraId="7D05BA07" w14:textId="77777777" w:rsidR="005E5A36" w:rsidRPr="00903DBA" w:rsidRDefault="005E5A36" w:rsidP="005E5A36">
      <w:pPr>
        <w:pStyle w:val="Code"/>
        <w:rPr>
          <w:highlight w:val="white"/>
        </w:rPr>
      </w:pPr>
      <w:r w:rsidRPr="00903DBA">
        <w:rPr>
          <w:highlight w:val="white"/>
        </w:rPr>
        <w:t xml:space="preserve">        Backpatch(nextExpression.Symbol.TrueSet, testTarget);</w:t>
      </w:r>
    </w:p>
    <w:p w14:paraId="5FBE92E8" w14:textId="77777777" w:rsidR="005E5A36" w:rsidRPr="00903DBA" w:rsidRDefault="005E5A36" w:rsidP="005E5A36">
      <w:pPr>
        <w:pStyle w:val="Code"/>
        <w:rPr>
          <w:highlight w:val="white"/>
        </w:rPr>
      </w:pPr>
      <w:r w:rsidRPr="00903DBA">
        <w:rPr>
          <w:highlight w:val="white"/>
        </w:rPr>
        <w:t xml:space="preserve">        Backpatch(nextExpression.Symbol.FalseSet, testTarget);</w:t>
      </w:r>
    </w:p>
    <w:p w14:paraId="2D16AB92" w14:textId="77777777" w:rsidR="005E5A36" w:rsidRPr="00903DBA" w:rsidRDefault="005E5A36" w:rsidP="005E5A36">
      <w:pPr>
        <w:pStyle w:val="Code"/>
        <w:rPr>
          <w:highlight w:val="white"/>
        </w:rPr>
      </w:pPr>
      <w:r w:rsidRPr="00903DBA">
        <w:rPr>
          <w:highlight w:val="white"/>
        </w:rPr>
        <w:t xml:space="preserve">      }</w:t>
      </w:r>
    </w:p>
    <w:p w14:paraId="59C0B8FC" w14:textId="371E663B" w:rsidR="005E5A36" w:rsidRPr="00903DBA" w:rsidRDefault="005E5A36" w:rsidP="005E5A36">
      <w:r w:rsidRPr="00903DBA">
        <w:t>Finally, like the while case, the continue set is backpatched to the beginning of the test expression and the break set is</w:t>
      </w:r>
      <w:r w:rsidR="00FD21AB">
        <w:t xml:space="preserve"> added to the next-set of the for statement.</w:t>
      </w:r>
      <w:r w:rsidRPr="00903DBA">
        <w:rPr>
          <w:highlight w:val="white"/>
        </w:rPr>
        <w:t xml:space="preserve"> </w:t>
      </w:r>
    </w:p>
    <w:p w14:paraId="5185772F" w14:textId="5FB105BF" w:rsidR="005E5A36" w:rsidRPr="00903DBA" w:rsidRDefault="005E5A36" w:rsidP="005E5A36">
      <w:pPr>
        <w:pStyle w:val="Code"/>
        <w:rPr>
          <w:highlight w:val="white"/>
        </w:rPr>
      </w:pPr>
      <w:r w:rsidRPr="00903DBA">
        <w:rPr>
          <w:highlight w:val="white"/>
        </w:rPr>
        <w:t xml:space="preserve">      AddMiddleCode(codeList, MiddleOperator.</w:t>
      </w:r>
      <w:r w:rsidR="00C0170C">
        <w:rPr>
          <w:highlight w:val="white"/>
        </w:rPr>
        <w:t>Jump</w:t>
      </w:r>
      <w:r w:rsidRPr="00903DBA">
        <w:rPr>
          <w:highlight w:val="white"/>
        </w:rPr>
        <w:t>, testTarget);</w:t>
      </w:r>
    </w:p>
    <w:p w14:paraId="083A2589" w14:textId="77777777" w:rsidR="005E5A36" w:rsidRPr="00903DBA" w:rsidRDefault="005E5A36" w:rsidP="005E5A36">
      <w:pPr>
        <w:pStyle w:val="Code"/>
        <w:rPr>
          <w:highlight w:val="white"/>
        </w:rPr>
      </w:pPr>
      <w:r w:rsidRPr="00903DBA">
        <w:rPr>
          <w:highlight w:val="white"/>
        </w:rPr>
        <w:t xml:space="preserve">      Backpatch(m_continueSetStack.Pop(), nextTarget);</w:t>
      </w:r>
    </w:p>
    <w:p w14:paraId="39BEBBFB" w14:textId="77777777" w:rsidR="005E5A36" w:rsidRPr="00903DBA" w:rsidRDefault="005E5A36" w:rsidP="005E5A36">
      <w:pPr>
        <w:pStyle w:val="Code"/>
        <w:rPr>
          <w:highlight w:val="white"/>
        </w:rPr>
      </w:pPr>
      <w:r w:rsidRPr="00903DBA">
        <w:rPr>
          <w:highlight w:val="white"/>
        </w:rPr>
        <w:t xml:space="preserve">      nextSet.UnionWith(m_breakSetStack.Pop());</w:t>
      </w:r>
    </w:p>
    <w:p w14:paraId="653E6366" w14:textId="77777777" w:rsidR="005E5A36" w:rsidRPr="00903DBA" w:rsidRDefault="005E5A36" w:rsidP="005E5A36">
      <w:pPr>
        <w:pStyle w:val="Code"/>
        <w:rPr>
          <w:highlight w:val="white"/>
        </w:rPr>
      </w:pPr>
    </w:p>
    <w:p w14:paraId="25782A61" w14:textId="77777777" w:rsidR="005E5A36" w:rsidRPr="00903DBA" w:rsidRDefault="005E5A36" w:rsidP="005E5A36">
      <w:pPr>
        <w:pStyle w:val="Code"/>
        <w:rPr>
          <w:highlight w:val="white"/>
        </w:rPr>
      </w:pPr>
      <w:r w:rsidRPr="00903DBA">
        <w:rPr>
          <w:highlight w:val="white"/>
        </w:rPr>
        <w:t xml:space="preserve">      return (new Statement(codeList, nextSet));</w:t>
      </w:r>
    </w:p>
    <w:p w14:paraId="0DFE9B6A" w14:textId="77777777" w:rsidR="005E5A36" w:rsidRPr="00903DBA" w:rsidRDefault="005E5A36" w:rsidP="005E5A36">
      <w:pPr>
        <w:pStyle w:val="Code"/>
        <w:rPr>
          <w:highlight w:val="white"/>
        </w:rPr>
      </w:pPr>
      <w:r w:rsidRPr="00903DBA">
        <w:rPr>
          <w:highlight w:val="white"/>
        </w:rPr>
        <w:t xml:space="preserve">    }</w:t>
      </w:r>
    </w:p>
    <w:p w14:paraId="7B9CF29E" w14:textId="5B2672F6" w:rsidR="005E5A36" w:rsidRDefault="005E5A36" w:rsidP="0078248B">
      <w:pPr>
        <w:pStyle w:val="Rubrik3"/>
      </w:pPr>
      <w:r>
        <w:t xml:space="preserve">The </w:t>
      </w:r>
      <w:r w:rsidRPr="00903DBA">
        <w:t xml:space="preserve">Label and </w:t>
      </w:r>
      <w:r w:rsidR="003F7BCA">
        <w:t>Goto</w:t>
      </w:r>
      <w:r w:rsidRPr="00903DBA">
        <w:t xml:space="preserve"> Statement</w:t>
      </w:r>
      <w:r>
        <w:t>s</w:t>
      </w:r>
    </w:p>
    <w:p w14:paraId="44B6A534" w14:textId="16B94444" w:rsidR="005D3517" w:rsidRDefault="00A4505E" w:rsidP="005D3517">
      <w:pPr>
        <w:rPr>
          <w:highlight w:val="white"/>
        </w:rPr>
      </w:pPr>
      <w:r>
        <w:rPr>
          <w:highlight w:val="white"/>
        </w:rPr>
        <w:t xml:space="preserve">In C, is is allowed to use goto statements, </w:t>
      </w:r>
      <w:r w:rsidR="008A5DAF">
        <w:rPr>
          <w:highlight w:val="white"/>
        </w:rPr>
        <w:t xml:space="preserve">jumping to labels, </w:t>
      </w:r>
      <w:r>
        <w:rPr>
          <w:highlight w:val="white"/>
        </w:rPr>
        <w:t>even though it is not recommended.</w:t>
      </w:r>
      <w:r w:rsidR="008A5DAF">
        <w:rPr>
          <w:highlight w:val="white"/>
        </w:rPr>
        <w:t xml:space="preserve"> For that we need </w:t>
      </w:r>
      <w:r w:rsidR="00965090">
        <w:rPr>
          <w:highlight w:val="white"/>
        </w:rPr>
        <w:t xml:space="preserve">the </w:t>
      </w:r>
      <w:r w:rsidR="005D3517" w:rsidRPr="005D3517">
        <w:rPr>
          <w:rStyle w:val="KeyWord0"/>
          <w:highlight w:val="white"/>
        </w:rPr>
        <w:t>m_labelMap</w:t>
      </w:r>
      <w:r w:rsidR="005D3517">
        <w:rPr>
          <w:highlight w:val="white"/>
        </w:rPr>
        <w:t xml:space="preserve"> and </w:t>
      </w:r>
      <w:r w:rsidR="005D3517" w:rsidRPr="00903DBA">
        <w:rPr>
          <w:rStyle w:val="KeyWord0"/>
          <w:highlight w:val="white"/>
        </w:rPr>
        <w:t>m_gotoSetMap</w:t>
      </w:r>
      <w:r w:rsidR="005D3517">
        <w:rPr>
          <w:highlight w:val="white"/>
        </w:rPr>
        <w:t xml:space="preserve"> maps</w:t>
      </w:r>
      <w:r w:rsidR="00965090">
        <w:rPr>
          <w:highlight w:val="white"/>
        </w:rPr>
        <w:t xml:space="preserve">, where </w:t>
      </w:r>
      <w:r w:rsidR="00965090" w:rsidRPr="005D3517">
        <w:rPr>
          <w:rStyle w:val="KeyWord0"/>
          <w:highlight w:val="white"/>
        </w:rPr>
        <w:t>m_labelMap</w:t>
      </w:r>
      <w:r w:rsidR="00965090" w:rsidRPr="00965090">
        <w:rPr>
          <w:highlight w:val="white"/>
        </w:rPr>
        <w:t xml:space="preserve"> stores the labels of the goto targets</w:t>
      </w:r>
      <w:r w:rsidR="00965090">
        <w:rPr>
          <w:highlight w:val="white"/>
        </w:rPr>
        <w:t xml:space="preserve"> and </w:t>
      </w:r>
      <w:r w:rsidR="00965090" w:rsidRPr="00903DBA">
        <w:rPr>
          <w:rStyle w:val="KeyWord0"/>
          <w:highlight w:val="white"/>
        </w:rPr>
        <w:t>m_gotoSetMap</w:t>
      </w:r>
      <w:r w:rsidR="00965090" w:rsidRPr="00965090">
        <w:rPr>
          <w:highlight w:val="white"/>
        </w:rPr>
        <w:t xml:space="preserve"> stores sets of instructions jumping to a target.</w:t>
      </w:r>
    </w:p>
    <w:p w14:paraId="6325AAD5" w14:textId="12BBABB3" w:rsidR="005E5A36" w:rsidRPr="00903DBA" w:rsidRDefault="005E5A36" w:rsidP="005E5A36">
      <w:pPr>
        <w:pStyle w:val="Code"/>
        <w:rPr>
          <w:highlight w:val="white"/>
        </w:rPr>
      </w:pPr>
      <w:r w:rsidRPr="00903DBA">
        <w:rPr>
          <w:highlight w:val="white"/>
        </w:rPr>
        <w:t xml:space="preserve">    public static IDictionary&lt;string, MiddleCode&gt; m_labelMap =</w:t>
      </w:r>
    </w:p>
    <w:p w14:paraId="3717996D" w14:textId="321BA8E3" w:rsidR="005E5A36" w:rsidRDefault="005E5A36" w:rsidP="005E5A36">
      <w:pPr>
        <w:pStyle w:val="Code"/>
        <w:rPr>
          <w:highlight w:val="white"/>
        </w:rPr>
      </w:pPr>
      <w:r w:rsidRPr="00903DBA">
        <w:rPr>
          <w:highlight w:val="white"/>
        </w:rPr>
        <w:t xml:space="preserve">      new Dictionary&lt;string, MiddleCode&gt;();</w:t>
      </w:r>
    </w:p>
    <w:p w14:paraId="162A970D" w14:textId="77777777" w:rsidR="00592DD8" w:rsidRDefault="00592DD8" w:rsidP="00965090">
      <w:pPr>
        <w:pStyle w:val="Code"/>
        <w:rPr>
          <w:highlight w:val="white"/>
        </w:rPr>
      </w:pPr>
    </w:p>
    <w:p w14:paraId="1855CC3E" w14:textId="66AD01CA" w:rsidR="00965090" w:rsidRPr="00903DBA" w:rsidRDefault="00965090" w:rsidP="00965090">
      <w:pPr>
        <w:pStyle w:val="Code"/>
        <w:rPr>
          <w:highlight w:val="white"/>
        </w:rPr>
      </w:pPr>
      <w:r w:rsidRPr="00903DBA">
        <w:rPr>
          <w:highlight w:val="white"/>
        </w:rPr>
        <w:t xml:space="preserve">    public static IDictionary&lt;string, ISet&lt;MiddleCode&gt;&gt; m_gotoSetMap =</w:t>
      </w:r>
    </w:p>
    <w:p w14:paraId="2E891FC5" w14:textId="77777777" w:rsidR="00965090" w:rsidRPr="00903DBA" w:rsidRDefault="00965090" w:rsidP="00965090">
      <w:pPr>
        <w:pStyle w:val="Code"/>
        <w:rPr>
          <w:highlight w:val="white"/>
        </w:rPr>
      </w:pPr>
      <w:r w:rsidRPr="00903DBA">
        <w:rPr>
          <w:highlight w:val="white"/>
        </w:rPr>
        <w:t xml:space="preserve">      new Dictionary&lt;string, ISet&lt;MiddleCode&gt;&gt;();</w:t>
      </w:r>
    </w:p>
    <w:p w14:paraId="7B8BBA41" w14:textId="4CF8EB12" w:rsidR="005E2E9F" w:rsidRPr="00903DBA" w:rsidRDefault="00592DD8" w:rsidP="005E2E9F">
      <w:pPr>
        <w:rPr>
          <w:highlight w:val="white"/>
        </w:rPr>
      </w:pPr>
      <w:r>
        <w:rPr>
          <w:highlight w:val="white"/>
        </w:rPr>
        <w:t xml:space="preserve">The </w:t>
      </w:r>
      <w:r w:rsidRPr="00592DD8">
        <w:rPr>
          <w:rStyle w:val="KeyWord0"/>
          <w:highlight w:val="white"/>
        </w:rPr>
        <w:t>LabelStatement</w:t>
      </w:r>
      <w:r>
        <w:rPr>
          <w:highlight w:val="white"/>
        </w:rPr>
        <w:t xml:space="preserve"> </w:t>
      </w:r>
      <w:r w:rsidR="005E2E9F">
        <w:rPr>
          <w:highlight w:val="white"/>
        </w:rPr>
        <w:t xml:space="preserve">add a label to the label map. </w:t>
      </w:r>
      <w:r w:rsidR="005E2E9F" w:rsidRPr="00903DBA">
        <w:rPr>
          <w:highlight w:val="white"/>
        </w:rPr>
        <w:t>If the label map already hold</w:t>
      </w:r>
      <w:r w:rsidR="005E2E9F">
        <w:rPr>
          <w:highlight w:val="white"/>
        </w:rPr>
        <w:t>s</w:t>
      </w:r>
      <w:r w:rsidR="005E2E9F" w:rsidRPr="00903DBA">
        <w:rPr>
          <w:highlight w:val="white"/>
        </w:rPr>
        <w:t xml:space="preserve"> </w:t>
      </w:r>
      <w:r w:rsidR="0017785E">
        <w:rPr>
          <w:highlight w:val="white"/>
        </w:rPr>
        <w:t>a label with the name</w:t>
      </w:r>
      <w:r w:rsidR="005E2E9F" w:rsidRPr="00903DBA">
        <w:rPr>
          <w:highlight w:val="white"/>
        </w:rPr>
        <w:t>, we have two labels with the same name</w:t>
      </w:r>
      <w:r w:rsidR="005E2E9F">
        <w:rPr>
          <w:highlight w:val="white"/>
        </w:rPr>
        <w:t>, which is</w:t>
      </w:r>
      <w:r w:rsidR="005E2E9F" w:rsidRPr="00903DBA">
        <w:rPr>
          <w:highlight w:val="white"/>
        </w:rPr>
        <w:t xml:space="preserve"> </w:t>
      </w:r>
      <w:r w:rsidR="0017785E">
        <w:rPr>
          <w:highlight w:val="white"/>
        </w:rPr>
        <w:t xml:space="preserve">not allowed </w:t>
      </w:r>
      <w:r w:rsidR="005E2E9F" w:rsidRPr="00903DBA">
        <w:rPr>
          <w:highlight w:val="white"/>
        </w:rPr>
        <w:t xml:space="preserve">and </w:t>
      </w:r>
      <w:r w:rsidR="005E2E9F">
        <w:rPr>
          <w:highlight w:val="white"/>
        </w:rPr>
        <w:t>we report an error</w:t>
      </w:r>
      <w:r w:rsidR="005E2E9F" w:rsidRPr="00903DBA">
        <w:rPr>
          <w:highlight w:val="white"/>
        </w:rPr>
        <w:t>.</w:t>
      </w:r>
    </w:p>
    <w:p w14:paraId="1DC09347" w14:textId="77777777" w:rsidR="005E5A36" w:rsidRPr="00903DBA" w:rsidRDefault="005E5A36" w:rsidP="005E5A36">
      <w:pPr>
        <w:pStyle w:val="Code"/>
        <w:rPr>
          <w:highlight w:val="white"/>
        </w:rPr>
      </w:pPr>
      <w:r w:rsidRPr="00903DBA">
        <w:rPr>
          <w:highlight w:val="white"/>
        </w:rPr>
        <w:t xml:space="preserve">    public static Statement LabelStatement(string labelName,</w:t>
      </w:r>
    </w:p>
    <w:p w14:paraId="7FDEC0F6" w14:textId="77777777" w:rsidR="005E5A36" w:rsidRPr="00903DBA" w:rsidRDefault="005E5A36" w:rsidP="005E5A36">
      <w:pPr>
        <w:pStyle w:val="Code"/>
        <w:rPr>
          <w:highlight w:val="white"/>
        </w:rPr>
      </w:pPr>
      <w:r w:rsidRPr="00903DBA">
        <w:rPr>
          <w:highlight w:val="white"/>
        </w:rPr>
        <w:lastRenderedPageBreak/>
        <w:t xml:space="preserve">                                           Statement statement) {</w:t>
      </w:r>
    </w:p>
    <w:p w14:paraId="7E92C643" w14:textId="77777777" w:rsidR="005E5A36" w:rsidRPr="00903DBA" w:rsidRDefault="005E5A36" w:rsidP="005E5A36">
      <w:pPr>
        <w:pStyle w:val="Code"/>
        <w:rPr>
          <w:highlight w:val="white"/>
        </w:rPr>
      </w:pPr>
      <w:r w:rsidRPr="00903DBA">
        <w:rPr>
          <w:highlight w:val="white"/>
        </w:rPr>
        <w:t xml:space="preserve">      Assert.Error(!m_labelMap.ContainsKey(labelName),</w:t>
      </w:r>
    </w:p>
    <w:p w14:paraId="5FCCE1FD" w14:textId="77777777" w:rsidR="005E5A36" w:rsidRPr="00903DBA" w:rsidRDefault="005E5A36" w:rsidP="005E5A36">
      <w:pPr>
        <w:pStyle w:val="Code"/>
        <w:rPr>
          <w:highlight w:val="white"/>
        </w:rPr>
      </w:pPr>
      <w:r w:rsidRPr="00903DBA">
        <w:rPr>
          <w:highlight w:val="white"/>
        </w:rPr>
        <w:t xml:space="preserve">                   labelName, Message.Defined_twice);</w:t>
      </w:r>
    </w:p>
    <w:p w14:paraId="5206853E" w14:textId="77777777" w:rsidR="005E5A36" w:rsidRPr="00903DBA" w:rsidRDefault="005E5A36" w:rsidP="005E5A36">
      <w:pPr>
        <w:pStyle w:val="Code"/>
        <w:rPr>
          <w:highlight w:val="white"/>
        </w:rPr>
      </w:pPr>
      <w:r w:rsidRPr="00903DBA">
        <w:rPr>
          <w:highlight w:val="white"/>
        </w:rPr>
        <w:t xml:space="preserve">      m_labelMap.Add(labelName, GetFirst(statement.CodeList));</w:t>
      </w:r>
    </w:p>
    <w:p w14:paraId="5F328FA9" w14:textId="77777777" w:rsidR="005E5A36" w:rsidRPr="00903DBA" w:rsidRDefault="005E5A36" w:rsidP="005E5A36">
      <w:pPr>
        <w:pStyle w:val="Code"/>
        <w:rPr>
          <w:highlight w:val="white"/>
        </w:rPr>
      </w:pPr>
      <w:r w:rsidRPr="00903DBA">
        <w:rPr>
          <w:highlight w:val="white"/>
        </w:rPr>
        <w:t xml:space="preserve">      return statement;</w:t>
      </w:r>
    </w:p>
    <w:p w14:paraId="31BE3511" w14:textId="77777777" w:rsidR="005E5A36" w:rsidRPr="00903DBA" w:rsidRDefault="005E5A36" w:rsidP="005E5A36">
      <w:pPr>
        <w:pStyle w:val="Code"/>
        <w:rPr>
          <w:highlight w:val="white"/>
        </w:rPr>
      </w:pPr>
      <w:r w:rsidRPr="00903DBA">
        <w:rPr>
          <w:highlight w:val="white"/>
        </w:rPr>
        <w:t xml:space="preserve">    }</w:t>
      </w:r>
    </w:p>
    <w:p w14:paraId="33AEA444" w14:textId="77777777" w:rsidR="005E5A36" w:rsidRPr="00903DBA" w:rsidRDefault="005E5A36" w:rsidP="005E5A36">
      <w:pPr>
        <w:rPr>
          <w:highlight w:val="white"/>
        </w:rPr>
      </w:pPr>
      <w:r w:rsidRPr="00903DBA">
        <w:rPr>
          <w:highlight w:val="white"/>
        </w:rPr>
        <w:t xml:space="preserve">In the </w:t>
      </w:r>
      <w:r w:rsidRPr="00903DBA">
        <w:rPr>
          <w:rStyle w:val="KeyWord0"/>
          <w:highlight w:val="white"/>
        </w:rPr>
        <w:t>GotoStatement</w:t>
      </w:r>
      <w:r w:rsidRPr="00903DBA">
        <w:rPr>
          <w:highlight w:val="white"/>
        </w:rPr>
        <w:t xml:space="preserve"> method we start by adding middle code holding a goto instruction.</w:t>
      </w:r>
    </w:p>
    <w:p w14:paraId="4DE0848B" w14:textId="77777777" w:rsidR="005E5A36" w:rsidRPr="00903DBA" w:rsidRDefault="005E5A36" w:rsidP="005E5A36">
      <w:pPr>
        <w:pStyle w:val="Code"/>
        <w:rPr>
          <w:highlight w:val="white"/>
        </w:rPr>
      </w:pPr>
      <w:r w:rsidRPr="00903DBA">
        <w:rPr>
          <w:highlight w:val="white"/>
        </w:rPr>
        <w:t xml:space="preserve">    public static Statement GotoStatement(string labelName) {</w:t>
      </w:r>
    </w:p>
    <w:p w14:paraId="3949990B" w14:textId="77777777" w:rsidR="005E5A36" w:rsidRPr="00903DBA" w:rsidRDefault="005E5A36" w:rsidP="005E5A36">
      <w:pPr>
        <w:pStyle w:val="Code"/>
        <w:rPr>
          <w:highlight w:val="white"/>
        </w:rPr>
      </w:pPr>
      <w:r w:rsidRPr="00903DBA">
        <w:rPr>
          <w:highlight w:val="white"/>
        </w:rPr>
        <w:t xml:space="preserve">      List&lt;MiddleCode&gt; gotoList = new List&lt;MiddleCode&gt;();</w:t>
      </w:r>
    </w:p>
    <w:p w14:paraId="57811EF3" w14:textId="4439D4A2" w:rsidR="005E5A36" w:rsidRPr="00903DBA" w:rsidRDefault="005E5A36" w:rsidP="005E5A36">
      <w:pPr>
        <w:pStyle w:val="Code"/>
        <w:rPr>
          <w:highlight w:val="white"/>
        </w:rPr>
      </w:pPr>
      <w:r w:rsidRPr="00903DBA">
        <w:rPr>
          <w:highlight w:val="white"/>
        </w:rPr>
        <w:t xml:space="preserve">      MiddleCode gotoCode = AddMiddleCode(gotoList, MiddleOperator.</w:t>
      </w:r>
      <w:r w:rsidR="00C0170C">
        <w:rPr>
          <w:highlight w:val="white"/>
        </w:rPr>
        <w:t>Jump</w:t>
      </w:r>
      <w:r w:rsidRPr="00903DBA">
        <w:rPr>
          <w:highlight w:val="white"/>
        </w:rPr>
        <w:t>);</w:t>
      </w:r>
    </w:p>
    <w:p w14:paraId="0F8D35F5" w14:textId="5A05AF31" w:rsidR="005E5A36" w:rsidRPr="00903DBA" w:rsidRDefault="005E5A36" w:rsidP="005E5A36">
      <w:pPr>
        <w:rPr>
          <w:highlight w:val="white"/>
        </w:rPr>
      </w:pPr>
      <w:r w:rsidRPr="00903DBA">
        <w:rPr>
          <w:highlight w:val="white"/>
        </w:rPr>
        <w:t xml:space="preserve">If the label name </w:t>
      </w:r>
      <w:r w:rsidR="007852C2">
        <w:rPr>
          <w:highlight w:val="white"/>
        </w:rPr>
        <w:t xml:space="preserve">already exists </w:t>
      </w:r>
      <w:r w:rsidRPr="00903DBA">
        <w:rPr>
          <w:highlight w:val="white"/>
        </w:rPr>
        <w:t>the goto</w:t>
      </w:r>
      <w:r w:rsidR="0017785E">
        <w:rPr>
          <w:highlight w:val="white"/>
        </w:rPr>
        <w:t>-</w:t>
      </w:r>
      <w:r w:rsidRPr="00903DBA">
        <w:rPr>
          <w:highlight w:val="white"/>
        </w:rPr>
        <w:t>set map, we look up the goto</w:t>
      </w:r>
      <w:r w:rsidR="0017785E">
        <w:rPr>
          <w:highlight w:val="white"/>
        </w:rPr>
        <w:t>-</w:t>
      </w:r>
      <w:r w:rsidRPr="00903DBA">
        <w:rPr>
          <w:highlight w:val="white"/>
        </w:rPr>
        <w:t>set and a</w:t>
      </w:r>
      <w:r w:rsidR="007852C2">
        <w:rPr>
          <w:highlight w:val="white"/>
        </w:rPr>
        <w:t>dd</w:t>
      </w:r>
      <w:r w:rsidRPr="00903DBA">
        <w:rPr>
          <w:highlight w:val="white"/>
        </w:rPr>
        <w:t xml:space="preserve"> the goto instruction. </w:t>
      </w:r>
      <w:r w:rsidR="004817D2" w:rsidRPr="00903DBA">
        <w:rPr>
          <w:highlight w:val="white"/>
        </w:rPr>
        <w:t xml:space="preserve">This situation occurs in when </w:t>
      </w:r>
      <w:r w:rsidR="004817D2">
        <w:rPr>
          <w:highlight w:val="white"/>
        </w:rPr>
        <w:t xml:space="preserve">there has been previous jumps to </w:t>
      </w:r>
      <w:r w:rsidR="004817D2" w:rsidRPr="00903DBA">
        <w:rPr>
          <w:highlight w:val="white"/>
        </w:rPr>
        <w:t>the label.</w:t>
      </w:r>
    </w:p>
    <w:p w14:paraId="375BBE23" w14:textId="77777777" w:rsidR="005E5A36" w:rsidRPr="00903DBA" w:rsidRDefault="005E5A36" w:rsidP="005E5A36">
      <w:pPr>
        <w:pStyle w:val="Code"/>
        <w:rPr>
          <w:highlight w:val="white"/>
        </w:rPr>
      </w:pPr>
      <w:r w:rsidRPr="00903DBA">
        <w:rPr>
          <w:highlight w:val="white"/>
        </w:rPr>
        <w:t xml:space="preserve">      if (m_gotoSetMap.ContainsKey(labelName)) {</w:t>
      </w:r>
    </w:p>
    <w:p w14:paraId="559A1F27" w14:textId="77777777" w:rsidR="005E5A36" w:rsidRPr="00903DBA" w:rsidRDefault="005E5A36" w:rsidP="005E5A36">
      <w:pPr>
        <w:pStyle w:val="Code"/>
        <w:rPr>
          <w:highlight w:val="white"/>
        </w:rPr>
      </w:pPr>
      <w:r w:rsidRPr="00903DBA">
        <w:rPr>
          <w:highlight w:val="white"/>
        </w:rPr>
        <w:t xml:space="preserve">        ISet&lt;MiddleCode&gt; gotoSet = m_gotoSetMap[labelName];</w:t>
      </w:r>
    </w:p>
    <w:p w14:paraId="14A9FE3A" w14:textId="77777777" w:rsidR="005E5A36" w:rsidRPr="00903DBA" w:rsidRDefault="005E5A36" w:rsidP="005E5A36">
      <w:pPr>
        <w:pStyle w:val="Code"/>
        <w:rPr>
          <w:highlight w:val="white"/>
        </w:rPr>
      </w:pPr>
      <w:r w:rsidRPr="00903DBA">
        <w:rPr>
          <w:highlight w:val="white"/>
        </w:rPr>
        <w:t xml:space="preserve">        gotoSet.Add(gotoCode);</w:t>
      </w:r>
    </w:p>
    <w:p w14:paraId="588AAF7D" w14:textId="77777777" w:rsidR="005E5A36" w:rsidRPr="00903DBA" w:rsidRDefault="005E5A36" w:rsidP="005E5A36">
      <w:pPr>
        <w:pStyle w:val="Code"/>
        <w:rPr>
          <w:highlight w:val="white"/>
        </w:rPr>
      </w:pPr>
      <w:r w:rsidRPr="00903DBA">
        <w:rPr>
          <w:highlight w:val="white"/>
        </w:rPr>
        <w:t xml:space="preserve">      }</w:t>
      </w:r>
    </w:p>
    <w:p w14:paraId="5B7B45FF" w14:textId="71401108" w:rsidR="005E5A36" w:rsidRPr="00903DBA" w:rsidRDefault="005E5A36" w:rsidP="005E5A36">
      <w:pPr>
        <w:rPr>
          <w:highlight w:val="white"/>
        </w:rPr>
      </w:pPr>
      <w:r w:rsidRPr="00903DBA">
        <w:rPr>
          <w:highlight w:val="white"/>
        </w:rPr>
        <w:t>If the label name is not already a key in the goto</w:t>
      </w:r>
      <w:r w:rsidR="004817D2">
        <w:rPr>
          <w:highlight w:val="white"/>
        </w:rPr>
        <w:t>-</w:t>
      </w:r>
      <w:r w:rsidRPr="00903DBA">
        <w:rPr>
          <w:highlight w:val="white"/>
        </w:rPr>
        <w:t>set map, we create a new goto</w:t>
      </w:r>
      <w:r w:rsidR="004817D2">
        <w:rPr>
          <w:highlight w:val="white"/>
        </w:rPr>
        <w:t>-</w:t>
      </w:r>
      <w:r w:rsidRPr="00903DBA">
        <w:rPr>
          <w:highlight w:val="white"/>
        </w:rPr>
        <w:t>set</w:t>
      </w:r>
      <w:r w:rsidR="004817D2">
        <w:rPr>
          <w:highlight w:val="white"/>
        </w:rPr>
        <w:t>,</w:t>
      </w:r>
      <w:r w:rsidRPr="00903DBA">
        <w:rPr>
          <w:highlight w:val="white"/>
        </w:rPr>
        <w:t xml:space="preserve"> to which we add the goto instruction, and then we add the label name and goto set to </w:t>
      </w:r>
      <w:r w:rsidR="00721ABF">
        <w:rPr>
          <w:highlight w:val="white"/>
        </w:rPr>
        <w:t>the</w:t>
      </w:r>
      <w:r w:rsidRPr="00903DBA">
        <w:rPr>
          <w:highlight w:val="white"/>
        </w:rPr>
        <w:t xml:space="preserve"> goto set map. </w:t>
      </w:r>
      <w:r w:rsidR="004817D2" w:rsidRPr="00903DBA">
        <w:rPr>
          <w:highlight w:val="white"/>
        </w:rPr>
        <w:t>This situation occurs in when we encounter the first jump to the label.</w:t>
      </w:r>
      <w:r w:rsidR="00267720">
        <w:rPr>
          <w:highlight w:val="white"/>
        </w:rPr>
        <w:t xml:space="preserve"> Note that we do not check whether the lab</w:t>
      </w:r>
      <w:r w:rsidR="00FD3FC7">
        <w:rPr>
          <w:highlight w:val="white"/>
        </w:rPr>
        <w:t>el</w:t>
      </w:r>
      <w:r w:rsidR="00267720">
        <w:rPr>
          <w:highlight w:val="white"/>
        </w:rPr>
        <w:t xml:space="preserve"> is present in the label map, since</w:t>
      </w:r>
      <w:r w:rsidR="00FD3FC7">
        <w:rPr>
          <w:highlight w:val="white"/>
        </w:rPr>
        <w:t xml:space="preserve"> it may be a forward jump. The </w:t>
      </w:r>
      <w:r w:rsidR="00FD3FC7" w:rsidRPr="00FD3FC7">
        <w:rPr>
          <w:rStyle w:val="KeyWord0"/>
          <w:highlight w:val="white"/>
        </w:rPr>
        <w:t>Backpatch</w:t>
      </w:r>
      <w:r w:rsidR="00FD3FC7">
        <w:rPr>
          <w:rStyle w:val="KeyWord0"/>
          <w:highlight w:val="white"/>
        </w:rPr>
        <w:t>Goto</w:t>
      </w:r>
      <w:r w:rsidR="00FD3FC7">
        <w:rPr>
          <w:highlight w:val="white"/>
        </w:rPr>
        <w:t xml:space="preserve"> method below backpatches all jumps.</w:t>
      </w:r>
    </w:p>
    <w:p w14:paraId="23391D95" w14:textId="77777777" w:rsidR="005E5A36" w:rsidRPr="00903DBA" w:rsidRDefault="005E5A36" w:rsidP="005E5A36">
      <w:pPr>
        <w:pStyle w:val="Code"/>
        <w:rPr>
          <w:highlight w:val="white"/>
        </w:rPr>
      </w:pPr>
      <w:r w:rsidRPr="00903DBA">
        <w:rPr>
          <w:highlight w:val="white"/>
        </w:rPr>
        <w:t xml:space="preserve">      else {</w:t>
      </w:r>
    </w:p>
    <w:p w14:paraId="61309DB7" w14:textId="77777777" w:rsidR="005E5A36" w:rsidRPr="00903DBA" w:rsidRDefault="005E5A36" w:rsidP="005E5A36">
      <w:pPr>
        <w:pStyle w:val="Code"/>
        <w:rPr>
          <w:highlight w:val="white"/>
        </w:rPr>
      </w:pPr>
      <w:r w:rsidRPr="00903DBA">
        <w:rPr>
          <w:highlight w:val="white"/>
        </w:rPr>
        <w:t xml:space="preserve">        ISet&lt;MiddleCode&gt; gotoSet = new HashSet&lt;MiddleCode&gt;();</w:t>
      </w:r>
    </w:p>
    <w:p w14:paraId="211F655A" w14:textId="77777777" w:rsidR="005E5A36" w:rsidRPr="00903DBA" w:rsidRDefault="005E5A36" w:rsidP="005E5A36">
      <w:pPr>
        <w:pStyle w:val="Code"/>
        <w:rPr>
          <w:highlight w:val="white"/>
        </w:rPr>
      </w:pPr>
      <w:r w:rsidRPr="00903DBA">
        <w:rPr>
          <w:highlight w:val="white"/>
        </w:rPr>
        <w:t xml:space="preserve">        gotoSet.Add(gotoCode);</w:t>
      </w:r>
    </w:p>
    <w:p w14:paraId="4C7FE870" w14:textId="77777777" w:rsidR="005E5A36" w:rsidRPr="00903DBA" w:rsidRDefault="005E5A36" w:rsidP="005E5A36">
      <w:pPr>
        <w:pStyle w:val="Code"/>
        <w:rPr>
          <w:highlight w:val="white"/>
        </w:rPr>
      </w:pPr>
      <w:r w:rsidRPr="00903DBA">
        <w:rPr>
          <w:highlight w:val="white"/>
        </w:rPr>
        <w:t xml:space="preserve">        m_gotoSetMap.Add(labelName, gotoSet);</w:t>
      </w:r>
    </w:p>
    <w:p w14:paraId="6204FA1C" w14:textId="77777777" w:rsidR="005E5A36" w:rsidRPr="00903DBA" w:rsidRDefault="005E5A36" w:rsidP="005E5A36">
      <w:pPr>
        <w:pStyle w:val="Code"/>
        <w:rPr>
          <w:highlight w:val="white"/>
        </w:rPr>
      </w:pPr>
      <w:r w:rsidRPr="00903DBA">
        <w:rPr>
          <w:highlight w:val="white"/>
        </w:rPr>
        <w:t xml:space="preserve">      }</w:t>
      </w:r>
    </w:p>
    <w:p w14:paraId="73FBF3D0" w14:textId="77777777" w:rsidR="005E5A36" w:rsidRPr="00903DBA" w:rsidRDefault="005E5A36" w:rsidP="005E5A36">
      <w:pPr>
        <w:pStyle w:val="Code"/>
        <w:rPr>
          <w:highlight w:val="white"/>
        </w:rPr>
      </w:pPr>
    </w:p>
    <w:p w14:paraId="23C56521" w14:textId="77777777" w:rsidR="005E5A36" w:rsidRPr="00903DBA" w:rsidRDefault="005E5A36" w:rsidP="005E5A36">
      <w:pPr>
        <w:pStyle w:val="Code"/>
        <w:rPr>
          <w:highlight w:val="white"/>
        </w:rPr>
      </w:pPr>
      <w:r w:rsidRPr="00903DBA">
        <w:rPr>
          <w:highlight w:val="white"/>
        </w:rPr>
        <w:t xml:space="preserve">      return (new Statement(gotoList));</w:t>
      </w:r>
    </w:p>
    <w:p w14:paraId="66C5727C" w14:textId="77777777" w:rsidR="005E5A36" w:rsidRPr="00903DBA" w:rsidRDefault="005E5A36" w:rsidP="005E5A36">
      <w:pPr>
        <w:pStyle w:val="Code"/>
        <w:rPr>
          <w:highlight w:val="white"/>
        </w:rPr>
      </w:pPr>
      <w:r w:rsidRPr="00903DBA">
        <w:rPr>
          <w:highlight w:val="white"/>
        </w:rPr>
        <w:t xml:space="preserve">    }</w:t>
      </w:r>
    </w:p>
    <w:p w14:paraId="3FC5F489" w14:textId="20391D3F" w:rsidR="005E5A36" w:rsidRPr="00903DBA" w:rsidRDefault="005E5A36" w:rsidP="005E5A36">
      <w:pPr>
        <w:rPr>
          <w:highlight w:val="white"/>
        </w:rPr>
      </w:pPr>
      <w:r w:rsidRPr="00903DBA">
        <w:rPr>
          <w:highlight w:val="white"/>
        </w:rPr>
        <w:t xml:space="preserve">The </w:t>
      </w:r>
      <w:r w:rsidRPr="00903DBA">
        <w:rPr>
          <w:rStyle w:val="KeyWord0"/>
          <w:highlight w:val="white"/>
        </w:rPr>
        <w:t>BackpatchGoto</w:t>
      </w:r>
      <w:r w:rsidRPr="00903DBA">
        <w:rPr>
          <w:highlight w:val="white"/>
        </w:rPr>
        <w:t xml:space="preserve"> method is called at the end of each function definition. It iterates through the goto</w:t>
      </w:r>
      <w:r w:rsidR="00C97CCB">
        <w:rPr>
          <w:highlight w:val="white"/>
        </w:rPr>
        <w:t>-</w:t>
      </w:r>
      <w:r w:rsidRPr="00903DBA">
        <w:rPr>
          <w:highlight w:val="white"/>
        </w:rPr>
        <w:t xml:space="preserve"> set map and, for each label name, look</w:t>
      </w:r>
      <w:r w:rsidR="00C97CCB">
        <w:rPr>
          <w:highlight w:val="white"/>
        </w:rPr>
        <w:t>s</w:t>
      </w:r>
      <w:r w:rsidRPr="00903DBA">
        <w:rPr>
          <w:highlight w:val="white"/>
        </w:rPr>
        <w:t xml:space="preserve"> up the label</w:t>
      </w:r>
      <w:r w:rsidR="00C97CCB">
        <w:rPr>
          <w:highlight w:val="white"/>
        </w:rPr>
        <w:t xml:space="preserve"> </w:t>
      </w:r>
      <w:r w:rsidRPr="00903DBA">
        <w:rPr>
          <w:highlight w:val="white"/>
        </w:rPr>
        <w:t>instruction and backpatch the goto</w:t>
      </w:r>
      <w:r w:rsidR="00C97CCB">
        <w:rPr>
          <w:highlight w:val="white"/>
        </w:rPr>
        <w:t>-</w:t>
      </w:r>
      <w:r w:rsidRPr="00903DBA">
        <w:rPr>
          <w:highlight w:val="white"/>
        </w:rPr>
        <w:t>set to that instruction.</w:t>
      </w:r>
    </w:p>
    <w:p w14:paraId="2842FE6B" w14:textId="77777777" w:rsidR="005E5A36" w:rsidRPr="00903DBA" w:rsidRDefault="005E5A36" w:rsidP="005E5A36">
      <w:pPr>
        <w:pStyle w:val="Code"/>
        <w:rPr>
          <w:highlight w:val="white"/>
        </w:rPr>
      </w:pPr>
      <w:r w:rsidRPr="00903DBA">
        <w:rPr>
          <w:highlight w:val="white"/>
        </w:rPr>
        <w:t xml:space="preserve">    public static void BackpatchGoto() {</w:t>
      </w:r>
    </w:p>
    <w:p w14:paraId="2D270FC3" w14:textId="77777777" w:rsidR="005E5A36" w:rsidRPr="00903DBA" w:rsidRDefault="005E5A36" w:rsidP="005E5A36">
      <w:pPr>
        <w:pStyle w:val="Code"/>
        <w:rPr>
          <w:highlight w:val="white"/>
        </w:rPr>
      </w:pPr>
      <w:r w:rsidRPr="00903DBA">
        <w:rPr>
          <w:highlight w:val="white"/>
        </w:rPr>
        <w:t xml:space="preserve">      foreach (KeyValuePair&lt;string,ISet&lt;MiddleCode&gt;&gt; entry in m_gotoSetMap) {</w:t>
      </w:r>
    </w:p>
    <w:p w14:paraId="4E946ADB" w14:textId="77777777" w:rsidR="005E5A36" w:rsidRPr="00903DBA" w:rsidRDefault="005E5A36" w:rsidP="005E5A36">
      <w:pPr>
        <w:pStyle w:val="Code"/>
        <w:rPr>
          <w:highlight w:val="white"/>
        </w:rPr>
      </w:pPr>
      <w:r w:rsidRPr="00903DBA">
        <w:rPr>
          <w:highlight w:val="white"/>
        </w:rPr>
        <w:t xml:space="preserve">        string labelName = entry.Key;</w:t>
      </w:r>
    </w:p>
    <w:p w14:paraId="2ED4242F" w14:textId="77777777" w:rsidR="005E5A36" w:rsidRPr="00903DBA" w:rsidRDefault="005E5A36" w:rsidP="005E5A36">
      <w:pPr>
        <w:pStyle w:val="Code"/>
        <w:rPr>
          <w:highlight w:val="white"/>
        </w:rPr>
      </w:pPr>
      <w:r w:rsidRPr="00903DBA">
        <w:rPr>
          <w:highlight w:val="white"/>
        </w:rPr>
        <w:t xml:space="preserve">        ISet&lt;MiddleCode&gt; gotoSet = entry.Value;</w:t>
      </w:r>
    </w:p>
    <w:p w14:paraId="1B7CE3A3" w14:textId="3E2F1908" w:rsidR="005E5A36" w:rsidRPr="00903DBA" w:rsidRDefault="005E5A36" w:rsidP="005E5A36">
      <w:pPr>
        <w:rPr>
          <w:highlight w:val="white"/>
        </w:rPr>
      </w:pPr>
      <w:r w:rsidRPr="00903DBA">
        <w:rPr>
          <w:highlight w:val="white"/>
        </w:rPr>
        <w:t xml:space="preserve">If the label name </w:t>
      </w:r>
      <w:r w:rsidR="00C97CCB">
        <w:rPr>
          <w:highlight w:val="white"/>
        </w:rPr>
        <w:t>does not exist</w:t>
      </w:r>
      <w:r w:rsidRPr="00903DBA">
        <w:rPr>
          <w:highlight w:val="white"/>
        </w:rPr>
        <w:t xml:space="preserve"> in the label map, we have a goto statement to an unknown label and we report an error.</w:t>
      </w:r>
    </w:p>
    <w:p w14:paraId="21359F69" w14:textId="77777777" w:rsidR="005E5A36" w:rsidRPr="00903DBA" w:rsidRDefault="005E5A36" w:rsidP="005E5A36">
      <w:pPr>
        <w:pStyle w:val="Code"/>
        <w:rPr>
          <w:highlight w:val="white"/>
        </w:rPr>
      </w:pPr>
      <w:r w:rsidRPr="00903DBA">
        <w:rPr>
          <w:highlight w:val="white"/>
        </w:rPr>
        <w:t xml:space="preserve">        MiddleCode labelCode;</w:t>
      </w:r>
    </w:p>
    <w:p w14:paraId="213145A7" w14:textId="77777777" w:rsidR="005E5A36" w:rsidRPr="00903DBA" w:rsidRDefault="005E5A36" w:rsidP="005E5A36">
      <w:pPr>
        <w:pStyle w:val="Code"/>
        <w:rPr>
          <w:highlight w:val="white"/>
        </w:rPr>
      </w:pPr>
      <w:r w:rsidRPr="00903DBA">
        <w:rPr>
          <w:highlight w:val="white"/>
        </w:rPr>
        <w:t xml:space="preserve">        Assert.Error(m_labelMap.TryGetValue(labelName, out labelCode),</w:t>
      </w:r>
    </w:p>
    <w:p w14:paraId="7A49EE95" w14:textId="77777777" w:rsidR="005E5A36" w:rsidRPr="00903DBA" w:rsidRDefault="005E5A36" w:rsidP="005E5A36">
      <w:pPr>
        <w:pStyle w:val="Code"/>
        <w:rPr>
          <w:highlight w:val="white"/>
        </w:rPr>
      </w:pPr>
      <w:r w:rsidRPr="00903DBA">
        <w:rPr>
          <w:highlight w:val="white"/>
        </w:rPr>
        <w:t xml:space="preserve">                     labelName, Message.Missing_goto_address);</w:t>
      </w:r>
    </w:p>
    <w:p w14:paraId="0152BEF2" w14:textId="77777777" w:rsidR="005E5A36" w:rsidRPr="00903DBA" w:rsidRDefault="005E5A36" w:rsidP="005E5A36">
      <w:pPr>
        <w:pStyle w:val="Code"/>
        <w:rPr>
          <w:highlight w:val="white"/>
        </w:rPr>
      </w:pPr>
      <w:r w:rsidRPr="00903DBA">
        <w:rPr>
          <w:highlight w:val="white"/>
        </w:rPr>
        <w:t xml:space="preserve">        Backpatch(gotoSet, labelCode);</w:t>
      </w:r>
    </w:p>
    <w:p w14:paraId="5E740448" w14:textId="77777777" w:rsidR="005E5A36" w:rsidRPr="00903DBA" w:rsidRDefault="005E5A36" w:rsidP="005E5A36">
      <w:pPr>
        <w:pStyle w:val="Code"/>
        <w:rPr>
          <w:highlight w:val="white"/>
        </w:rPr>
      </w:pPr>
      <w:r w:rsidRPr="00903DBA">
        <w:rPr>
          <w:highlight w:val="white"/>
        </w:rPr>
        <w:t xml:space="preserve">      }</w:t>
      </w:r>
    </w:p>
    <w:p w14:paraId="23D52B1B" w14:textId="77777777" w:rsidR="005E5A36" w:rsidRPr="00903DBA" w:rsidRDefault="005E5A36" w:rsidP="005E5A36">
      <w:pPr>
        <w:pStyle w:val="Code"/>
        <w:rPr>
          <w:highlight w:val="white"/>
        </w:rPr>
      </w:pPr>
      <w:r w:rsidRPr="00903DBA">
        <w:rPr>
          <w:highlight w:val="white"/>
        </w:rPr>
        <w:t xml:space="preserve">    }</w:t>
      </w:r>
    </w:p>
    <w:p w14:paraId="43E36DCB" w14:textId="77777777" w:rsidR="005E5A36" w:rsidRPr="00903DBA" w:rsidRDefault="005E5A36" w:rsidP="0078248B">
      <w:pPr>
        <w:pStyle w:val="Rubrik3"/>
      </w:pPr>
      <w:r w:rsidRPr="00903DBA">
        <w:t>Return Statement</w:t>
      </w:r>
    </w:p>
    <w:p w14:paraId="3E63649E" w14:textId="65C629A6" w:rsidR="005F161D" w:rsidRDefault="005E5A36" w:rsidP="005E5A36">
      <w:r w:rsidRPr="00903DBA">
        <w:t xml:space="preserve">The </w:t>
      </w:r>
      <w:r>
        <w:rPr>
          <w:rStyle w:val="CodeInText"/>
        </w:rPr>
        <w:t>G</w:t>
      </w:r>
      <w:r w:rsidRPr="00903DBA">
        <w:rPr>
          <w:rStyle w:val="CodeInText"/>
        </w:rPr>
        <w:t>enerateReturnStatement</w:t>
      </w:r>
      <w:r w:rsidRPr="00903DBA">
        <w:t xml:space="preserve"> method </w:t>
      </w:r>
      <w:r w:rsidR="005F161D">
        <w:t xml:space="preserve">generates the code for setting the return value (if present) and return the execution to the calling function. If the function is main function it also adds code for exiting the </w:t>
      </w:r>
      <w:r w:rsidR="005F161D">
        <w:lastRenderedPageBreak/>
        <w:t>execution.</w:t>
      </w:r>
      <w:r w:rsidR="00650C19">
        <w:t xml:space="preserve"> In that case, the execution shall exit only in case of the original main function. Note thet is allowed to recursively call the main function.</w:t>
      </w:r>
    </w:p>
    <w:p w14:paraId="515E7EE7" w14:textId="77777777" w:rsidR="00A26378" w:rsidRPr="00A26378" w:rsidRDefault="00A26378" w:rsidP="00A26378">
      <w:pPr>
        <w:pStyle w:val="Code"/>
        <w:rPr>
          <w:highlight w:val="white"/>
        </w:rPr>
      </w:pPr>
      <w:r w:rsidRPr="00A26378">
        <w:rPr>
          <w:highlight w:val="white"/>
        </w:rPr>
        <w:t xml:space="preserve">    public static Statement ReturnStatement(Expression expression) {</w:t>
      </w:r>
    </w:p>
    <w:p w14:paraId="31373C7C" w14:textId="77777777" w:rsidR="00A26378" w:rsidRPr="00A26378" w:rsidRDefault="00A26378" w:rsidP="00A26378">
      <w:pPr>
        <w:pStyle w:val="Code"/>
        <w:rPr>
          <w:highlight w:val="white"/>
        </w:rPr>
      </w:pPr>
      <w:r w:rsidRPr="00A26378">
        <w:rPr>
          <w:highlight w:val="white"/>
        </w:rPr>
        <w:t xml:space="preserve">      List&lt;MiddleCode&gt; codeList;</w:t>
      </w:r>
    </w:p>
    <w:p w14:paraId="2F182F59" w14:textId="6DA3D085" w:rsidR="00A26378" w:rsidRPr="00A26378" w:rsidRDefault="00C408EF" w:rsidP="00C408EF">
      <w:pPr>
        <w:rPr>
          <w:highlight w:val="white"/>
        </w:rPr>
      </w:pPr>
      <w:r>
        <w:rPr>
          <w:highlight w:val="white"/>
        </w:rPr>
        <w:t>If the expression is not null, we need the check that the function does not return void. If it does, we report an error.</w:t>
      </w:r>
    </w:p>
    <w:p w14:paraId="4DDD3C0D" w14:textId="77777777" w:rsidR="00A26378" w:rsidRPr="00A26378" w:rsidRDefault="00A26378" w:rsidP="00A26378">
      <w:pPr>
        <w:pStyle w:val="Code"/>
        <w:rPr>
          <w:highlight w:val="white"/>
        </w:rPr>
      </w:pPr>
      <w:r w:rsidRPr="00A26378">
        <w:rPr>
          <w:highlight w:val="white"/>
        </w:rPr>
        <w:t xml:space="preserve">      if (expression != null) {</w:t>
      </w:r>
    </w:p>
    <w:p w14:paraId="3B55ACF1" w14:textId="77777777" w:rsidR="00A26378" w:rsidRPr="00A26378" w:rsidRDefault="00A26378" w:rsidP="00A26378">
      <w:pPr>
        <w:pStyle w:val="Code"/>
        <w:rPr>
          <w:highlight w:val="white"/>
        </w:rPr>
      </w:pPr>
      <w:r w:rsidRPr="00A26378">
        <w:rPr>
          <w:highlight w:val="white"/>
        </w:rPr>
        <w:t xml:space="preserve">        Assert.Error(!SymbolTable.CurrentFunction.Type.ReturnType.IsVoid(),</w:t>
      </w:r>
    </w:p>
    <w:p w14:paraId="60D87ACE" w14:textId="77777777" w:rsidR="00A26378" w:rsidRPr="00A26378" w:rsidRDefault="00A26378" w:rsidP="00A26378">
      <w:pPr>
        <w:pStyle w:val="Code"/>
        <w:rPr>
          <w:highlight w:val="white"/>
        </w:rPr>
      </w:pPr>
      <w:r w:rsidRPr="00A26378">
        <w:rPr>
          <w:highlight w:val="white"/>
        </w:rPr>
        <w:t xml:space="preserve">                     Message.Non__void_return_from_void_function);</w:t>
      </w:r>
    </w:p>
    <w:p w14:paraId="6BEC2832" w14:textId="02963FD1" w:rsidR="00A26378" w:rsidRPr="00A26378" w:rsidRDefault="001639A1" w:rsidP="001639A1">
      <w:pPr>
        <w:rPr>
          <w:highlight w:val="white"/>
        </w:rPr>
      </w:pPr>
      <w:r>
        <w:rPr>
          <w:highlight w:val="white"/>
        </w:rPr>
        <w:t>We cast the return expression to the return type of the function.</w:t>
      </w:r>
    </w:p>
    <w:p w14:paraId="5DCEED90" w14:textId="77777777" w:rsidR="00A26378" w:rsidRPr="00A26378" w:rsidRDefault="00A26378" w:rsidP="00A26378">
      <w:pPr>
        <w:pStyle w:val="Code"/>
        <w:rPr>
          <w:highlight w:val="white"/>
        </w:rPr>
      </w:pPr>
      <w:r w:rsidRPr="00A26378">
        <w:rPr>
          <w:highlight w:val="white"/>
        </w:rPr>
        <w:t xml:space="preserve">        expression = TypeCast.ImplicitCast(expression,</w:t>
      </w:r>
    </w:p>
    <w:p w14:paraId="667CA0A0" w14:textId="77777777" w:rsidR="00A26378" w:rsidRPr="00A26378" w:rsidRDefault="00A26378" w:rsidP="00A26378">
      <w:pPr>
        <w:pStyle w:val="Code"/>
        <w:rPr>
          <w:highlight w:val="white"/>
        </w:rPr>
      </w:pPr>
      <w:r w:rsidRPr="00A26378">
        <w:rPr>
          <w:highlight w:val="white"/>
        </w:rPr>
        <w:t xml:space="preserve">                              SymbolTable.CurrentFunction.Type.ReturnType);</w:t>
      </w:r>
    </w:p>
    <w:p w14:paraId="562B08DE" w14:textId="77777777" w:rsidR="00A26378" w:rsidRPr="00A26378" w:rsidRDefault="00A26378" w:rsidP="00A26378">
      <w:pPr>
        <w:pStyle w:val="Code"/>
        <w:rPr>
          <w:highlight w:val="white"/>
        </w:rPr>
      </w:pPr>
      <w:r w:rsidRPr="00A26378">
        <w:rPr>
          <w:highlight w:val="white"/>
        </w:rPr>
        <w:t xml:space="preserve">        codeList = expression.LongList;</w:t>
      </w:r>
    </w:p>
    <w:p w14:paraId="4C001852" w14:textId="77777777" w:rsidR="00A26378" w:rsidRPr="00A26378" w:rsidRDefault="00A26378" w:rsidP="00A26378">
      <w:pPr>
        <w:pStyle w:val="Code"/>
        <w:rPr>
          <w:highlight w:val="white"/>
        </w:rPr>
      </w:pPr>
      <w:r w:rsidRPr="00A26378">
        <w:rPr>
          <w:highlight w:val="white"/>
        </w:rPr>
        <w:t xml:space="preserve">        AddMiddleCode(codeList, MiddleOperator.SetReturnValue);</w:t>
      </w:r>
    </w:p>
    <w:p w14:paraId="3AB1DC4E" w14:textId="77777777" w:rsidR="00A26378" w:rsidRPr="00A26378" w:rsidRDefault="00A26378" w:rsidP="00A26378">
      <w:pPr>
        <w:pStyle w:val="Code"/>
        <w:rPr>
          <w:highlight w:val="white"/>
        </w:rPr>
      </w:pPr>
      <w:r w:rsidRPr="00A26378">
        <w:rPr>
          <w:highlight w:val="white"/>
        </w:rPr>
        <w:t xml:space="preserve">        AddMiddleCode(codeList, MiddleOperator.Return,</w:t>
      </w:r>
    </w:p>
    <w:p w14:paraId="545D5FFF" w14:textId="77777777" w:rsidR="00A26378" w:rsidRPr="00A26378" w:rsidRDefault="00A26378" w:rsidP="00A26378">
      <w:pPr>
        <w:pStyle w:val="Code"/>
        <w:rPr>
          <w:highlight w:val="white"/>
        </w:rPr>
      </w:pPr>
      <w:r w:rsidRPr="00A26378">
        <w:rPr>
          <w:highlight w:val="white"/>
        </w:rPr>
        <w:t xml:space="preserve">                      null, expression.Symbol);</w:t>
      </w:r>
    </w:p>
    <w:p w14:paraId="4A5AF4EC" w14:textId="04527A9F" w:rsidR="00A26378" w:rsidRDefault="00A26378" w:rsidP="00A26378">
      <w:pPr>
        <w:pStyle w:val="Code"/>
        <w:rPr>
          <w:highlight w:val="white"/>
        </w:rPr>
      </w:pPr>
      <w:r w:rsidRPr="00A26378">
        <w:rPr>
          <w:highlight w:val="white"/>
        </w:rPr>
        <w:t xml:space="preserve">      }</w:t>
      </w:r>
    </w:p>
    <w:p w14:paraId="6B36C9A6" w14:textId="594F04AB" w:rsidR="005F161D" w:rsidRPr="00A26378" w:rsidRDefault="005F161D" w:rsidP="005F161D">
      <w:pPr>
        <w:rPr>
          <w:highlight w:val="white"/>
        </w:rPr>
      </w:pPr>
      <w:r>
        <w:rPr>
          <w:highlight w:val="white"/>
        </w:rPr>
        <w:t>If the expression is null, we check that the function returns void. If it does not, we report an error.</w:t>
      </w:r>
    </w:p>
    <w:p w14:paraId="1E72D0DC" w14:textId="77777777" w:rsidR="00A26378" w:rsidRPr="00A26378" w:rsidRDefault="00A26378" w:rsidP="00A26378">
      <w:pPr>
        <w:pStyle w:val="Code"/>
        <w:rPr>
          <w:highlight w:val="white"/>
        </w:rPr>
      </w:pPr>
      <w:r w:rsidRPr="00A26378">
        <w:rPr>
          <w:highlight w:val="white"/>
        </w:rPr>
        <w:t xml:space="preserve">      else {</w:t>
      </w:r>
    </w:p>
    <w:p w14:paraId="35C35A92" w14:textId="77777777" w:rsidR="00A26378" w:rsidRPr="00A26378" w:rsidRDefault="00A26378" w:rsidP="00A26378">
      <w:pPr>
        <w:pStyle w:val="Code"/>
        <w:rPr>
          <w:highlight w:val="white"/>
        </w:rPr>
      </w:pPr>
      <w:r w:rsidRPr="00A26378">
        <w:rPr>
          <w:highlight w:val="white"/>
        </w:rPr>
        <w:t xml:space="preserve">        Assert.Error(SymbolTable.CurrentFunction.Type.ReturnType.IsVoid(),</w:t>
      </w:r>
    </w:p>
    <w:p w14:paraId="227653EE" w14:textId="77777777" w:rsidR="00A26378" w:rsidRPr="00A26378" w:rsidRDefault="00A26378" w:rsidP="00A26378">
      <w:pPr>
        <w:pStyle w:val="Code"/>
        <w:rPr>
          <w:highlight w:val="white"/>
        </w:rPr>
      </w:pPr>
      <w:r w:rsidRPr="00A26378">
        <w:rPr>
          <w:highlight w:val="white"/>
        </w:rPr>
        <w:t xml:space="preserve">                     Message.Void_returned_from_non__void_function);</w:t>
      </w:r>
    </w:p>
    <w:p w14:paraId="307E907A" w14:textId="77777777" w:rsidR="00A26378" w:rsidRPr="00A26378" w:rsidRDefault="00A26378" w:rsidP="00A26378">
      <w:pPr>
        <w:pStyle w:val="Code"/>
        <w:rPr>
          <w:highlight w:val="white"/>
        </w:rPr>
      </w:pPr>
      <w:r w:rsidRPr="00A26378">
        <w:rPr>
          <w:highlight w:val="white"/>
        </w:rPr>
        <w:t xml:space="preserve">        codeList = new List&lt;MiddleCode&gt;();</w:t>
      </w:r>
    </w:p>
    <w:p w14:paraId="027968F2" w14:textId="77777777" w:rsidR="00A26378" w:rsidRPr="00A26378" w:rsidRDefault="00A26378" w:rsidP="00A26378">
      <w:pPr>
        <w:pStyle w:val="Code"/>
        <w:rPr>
          <w:highlight w:val="white"/>
        </w:rPr>
      </w:pPr>
      <w:r w:rsidRPr="00A26378">
        <w:rPr>
          <w:highlight w:val="white"/>
        </w:rPr>
        <w:t xml:space="preserve">        AddMiddleCode(codeList, MiddleOperator.Return);</w:t>
      </w:r>
    </w:p>
    <w:p w14:paraId="46123B8C" w14:textId="77777777" w:rsidR="00A26378" w:rsidRPr="00A26378" w:rsidRDefault="00A26378" w:rsidP="00A26378">
      <w:pPr>
        <w:pStyle w:val="Code"/>
        <w:rPr>
          <w:highlight w:val="white"/>
        </w:rPr>
      </w:pPr>
      <w:r w:rsidRPr="00A26378">
        <w:rPr>
          <w:highlight w:val="white"/>
        </w:rPr>
        <w:t xml:space="preserve">      }</w:t>
      </w:r>
    </w:p>
    <w:p w14:paraId="448349EB" w14:textId="77777777" w:rsidR="00A26378" w:rsidRPr="00A26378" w:rsidRDefault="00A26378" w:rsidP="00A26378">
      <w:pPr>
        <w:pStyle w:val="Code"/>
        <w:rPr>
          <w:highlight w:val="white"/>
        </w:rPr>
      </w:pPr>
    </w:p>
    <w:p w14:paraId="7FB18BA5" w14:textId="77777777" w:rsidR="005F161D" w:rsidRDefault="005F161D" w:rsidP="005F161D">
      <w:pPr>
        <w:rPr>
          <w:highlight w:val="white"/>
        </w:rPr>
      </w:pPr>
      <w:r>
        <w:rPr>
          <w:highlight w:val="white"/>
        </w:rPr>
        <w:t>If the function is the main function, we exit the program execution.</w:t>
      </w:r>
    </w:p>
    <w:p w14:paraId="59474428" w14:textId="57CCA859" w:rsidR="005F161D" w:rsidRPr="00A26378" w:rsidRDefault="005F161D" w:rsidP="005F161D">
      <w:pPr>
        <w:pStyle w:val="Code"/>
        <w:rPr>
          <w:highlight w:val="white"/>
        </w:rPr>
      </w:pPr>
      <w:r w:rsidRPr="00A26378">
        <w:rPr>
          <w:highlight w:val="white"/>
        </w:rPr>
        <w:t xml:space="preserve">      if (SymbolTable.CurrentFunction.UniqueName.Equals</w:t>
      </w:r>
    </w:p>
    <w:p w14:paraId="1E0E9F41" w14:textId="651A6939" w:rsidR="005F161D" w:rsidRPr="00A26378" w:rsidRDefault="005F161D" w:rsidP="005F161D">
      <w:pPr>
        <w:pStyle w:val="Code"/>
        <w:rPr>
          <w:highlight w:val="white"/>
        </w:rPr>
      </w:pPr>
      <w:r w:rsidRPr="00A26378">
        <w:rPr>
          <w:highlight w:val="white"/>
        </w:rPr>
        <w:t xml:space="preserve">                      (AssemblyCodeGenerator.MainName)) {</w:t>
      </w:r>
    </w:p>
    <w:p w14:paraId="32004998" w14:textId="37141472" w:rsidR="005F161D" w:rsidRPr="00A26378" w:rsidRDefault="005F161D" w:rsidP="005F161D">
      <w:pPr>
        <w:pStyle w:val="Code"/>
        <w:rPr>
          <w:highlight w:val="white"/>
        </w:rPr>
      </w:pPr>
      <w:r w:rsidRPr="00A26378">
        <w:rPr>
          <w:highlight w:val="white"/>
        </w:rPr>
        <w:t xml:space="preserve">        AddMiddleCode(codeList, MiddleOperator.Exit);</w:t>
      </w:r>
    </w:p>
    <w:p w14:paraId="501422E9" w14:textId="2E63223F" w:rsidR="005F161D" w:rsidRPr="00A26378" w:rsidRDefault="005F161D" w:rsidP="005F161D">
      <w:pPr>
        <w:pStyle w:val="Code"/>
        <w:rPr>
          <w:highlight w:val="white"/>
        </w:rPr>
      </w:pPr>
      <w:r w:rsidRPr="00A26378">
        <w:rPr>
          <w:highlight w:val="white"/>
        </w:rPr>
        <w:t xml:space="preserve">      }</w:t>
      </w:r>
    </w:p>
    <w:p w14:paraId="388289BB" w14:textId="77777777" w:rsidR="005F161D" w:rsidRDefault="005F161D" w:rsidP="00A26378">
      <w:pPr>
        <w:pStyle w:val="Code"/>
        <w:rPr>
          <w:highlight w:val="white"/>
        </w:rPr>
      </w:pPr>
    </w:p>
    <w:p w14:paraId="7BB790F6" w14:textId="61634608" w:rsidR="00A26378" w:rsidRPr="00A26378" w:rsidRDefault="00A26378" w:rsidP="00A26378">
      <w:pPr>
        <w:pStyle w:val="Code"/>
        <w:rPr>
          <w:highlight w:val="white"/>
        </w:rPr>
      </w:pPr>
      <w:r w:rsidRPr="00A26378">
        <w:rPr>
          <w:highlight w:val="white"/>
        </w:rPr>
        <w:t xml:space="preserve">      return (new Statement(codeList));</w:t>
      </w:r>
    </w:p>
    <w:p w14:paraId="4C413057" w14:textId="77777777" w:rsidR="00A26378" w:rsidRPr="00A26378" w:rsidRDefault="00A26378" w:rsidP="00A26378">
      <w:pPr>
        <w:pStyle w:val="Code"/>
        <w:rPr>
          <w:highlight w:val="white"/>
        </w:rPr>
      </w:pPr>
      <w:r w:rsidRPr="00A26378">
        <w:rPr>
          <w:highlight w:val="white"/>
        </w:rPr>
        <w:t xml:space="preserve">    }</w:t>
      </w:r>
    </w:p>
    <w:p w14:paraId="4E6E7598" w14:textId="77777777" w:rsidR="005E5A36" w:rsidRPr="00903DBA" w:rsidRDefault="005E5A36" w:rsidP="0078248B">
      <w:pPr>
        <w:pStyle w:val="Rubrik3"/>
      </w:pPr>
      <w:r w:rsidRPr="00903DBA">
        <w:t>Optional Expression Statement</w:t>
      </w:r>
    </w:p>
    <w:p w14:paraId="7EA215D7" w14:textId="77777777" w:rsidR="005E5A36" w:rsidRPr="00903DBA" w:rsidRDefault="005E5A36" w:rsidP="005E5A36">
      <w:r w:rsidRPr="00903DBA">
        <w:t>If there is an expression, we add its short list to the code list. We choose the short list rather than the long list since we are only interested in the side effects of the expression.</w:t>
      </w:r>
    </w:p>
    <w:p w14:paraId="2B2CE034" w14:textId="77777777" w:rsidR="005E5A36" w:rsidRPr="00903DBA" w:rsidRDefault="005E5A36" w:rsidP="005E5A36">
      <w:pPr>
        <w:pStyle w:val="CodeHeader"/>
      </w:pPr>
      <w:r w:rsidRPr="00903DBA">
        <w:t>MiddleCodeGenerator.cs</w:t>
      </w:r>
    </w:p>
    <w:p w14:paraId="73A1F18C" w14:textId="77777777" w:rsidR="005E5A36" w:rsidRPr="00903DBA" w:rsidRDefault="005E5A36" w:rsidP="005E5A36">
      <w:pPr>
        <w:pStyle w:val="Code"/>
        <w:rPr>
          <w:highlight w:val="white"/>
        </w:rPr>
      </w:pPr>
      <w:r w:rsidRPr="00903DBA">
        <w:rPr>
          <w:highlight w:val="white"/>
        </w:rPr>
        <w:t xml:space="preserve">    public static Statement ExpressionStatement(Expression expression) {</w:t>
      </w:r>
    </w:p>
    <w:p w14:paraId="26BC6CB7" w14:textId="77777777" w:rsidR="005E5A36" w:rsidRPr="00903DBA" w:rsidRDefault="005E5A36" w:rsidP="005E5A36">
      <w:pPr>
        <w:pStyle w:val="Code"/>
        <w:rPr>
          <w:highlight w:val="white"/>
        </w:rPr>
      </w:pPr>
      <w:r w:rsidRPr="00903DBA">
        <w:rPr>
          <w:highlight w:val="white"/>
        </w:rPr>
        <w:t xml:space="preserve">      List&lt;MiddleCode&gt; codeList = new List&lt;MiddleCode&gt;();</w:t>
      </w:r>
    </w:p>
    <w:p w14:paraId="25A36ED7" w14:textId="77777777" w:rsidR="005E5A36" w:rsidRPr="00903DBA" w:rsidRDefault="005E5A36" w:rsidP="005E5A36">
      <w:pPr>
        <w:pStyle w:val="Code"/>
        <w:rPr>
          <w:highlight w:val="white"/>
        </w:rPr>
      </w:pPr>
    </w:p>
    <w:p w14:paraId="09DFF717" w14:textId="77777777" w:rsidR="005E5A36" w:rsidRPr="00903DBA" w:rsidRDefault="005E5A36" w:rsidP="005E5A36">
      <w:pPr>
        <w:pStyle w:val="Code"/>
        <w:rPr>
          <w:highlight w:val="white"/>
        </w:rPr>
      </w:pPr>
      <w:r w:rsidRPr="00903DBA">
        <w:rPr>
          <w:highlight w:val="white"/>
        </w:rPr>
        <w:t xml:space="preserve">      if (expression != null) {</w:t>
      </w:r>
    </w:p>
    <w:p w14:paraId="7016DDAE" w14:textId="77777777" w:rsidR="005E5A36" w:rsidRPr="00903DBA" w:rsidRDefault="005E5A36" w:rsidP="005E5A36">
      <w:pPr>
        <w:pStyle w:val="Code"/>
        <w:rPr>
          <w:highlight w:val="white"/>
        </w:rPr>
      </w:pPr>
      <w:r w:rsidRPr="00903DBA">
        <w:rPr>
          <w:highlight w:val="white"/>
        </w:rPr>
        <w:t xml:space="preserve">        codeList.AddRange(expression.ShortList);</w:t>
      </w:r>
    </w:p>
    <w:p w14:paraId="3843627C" w14:textId="77777777" w:rsidR="005E5A36" w:rsidRPr="00903DBA" w:rsidRDefault="005E5A36" w:rsidP="005E5A36">
      <w:pPr>
        <w:pStyle w:val="Code"/>
        <w:rPr>
          <w:highlight w:val="white"/>
        </w:rPr>
      </w:pPr>
      <w:r w:rsidRPr="00903DBA">
        <w:rPr>
          <w:highlight w:val="white"/>
        </w:rPr>
        <w:t xml:space="preserve">      }</w:t>
      </w:r>
    </w:p>
    <w:p w14:paraId="0C25F5B5" w14:textId="77777777" w:rsidR="005E5A36" w:rsidRPr="00903DBA" w:rsidRDefault="005E5A36" w:rsidP="005E5A36">
      <w:pPr>
        <w:pStyle w:val="Code"/>
        <w:rPr>
          <w:highlight w:val="white"/>
        </w:rPr>
      </w:pPr>
      <w:r w:rsidRPr="00903DBA">
        <w:rPr>
          <w:highlight w:val="white"/>
        </w:rPr>
        <w:t xml:space="preserve">    </w:t>
      </w:r>
    </w:p>
    <w:p w14:paraId="274FDF3F" w14:textId="77777777" w:rsidR="005E5A36" w:rsidRPr="00903DBA" w:rsidRDefault="005E5A36" w:rsidP="005E5A36">
      <w:pPr>
        <w:pStyle w:val="Code"/>
        <w:rPr>
          <w:highlight w:val="white"/>
        </w:rPr>
      </w:pPr>
      <w:r w:rsidRPr="00903DBA">
        <w:rPr>
          <w:highlight w:val="white"/>
        </w:rPr>
        <w:t xml:space="preserve">      return (new Statement(codeList));</w:t>
      </w:r>
    </w:p>
    <w:p w14:paraId="3E343A18" w14:textId="77777777" w:rsidR="005E5A36" w:rsidRPr="00903DBA" w:rsidRDefault="005E5A36" w:rsidP="005E5A36">
      <w:pPr>
        <w:pStyle w:val="Code"/>
        <w:rPr>
          <w:highlight w:val="white"/>
        </w:rPr>
      </w:pPr>
      <w:r w:rsidRPr="00903DBA">
        <w:rPr>
          <w:highlight w:val="white"/>
        </w:rPr>
        <w:t xml:space="preserve">    }</w:t>
      </w:r>
    </w:p>
    <w:p w14:paraId="74A58C1F" w14:textId="7E497147" w:rsidR="005E5A36" w:rsidRDefault="005E5A36" w:rsidP="0078248B">
      <w:pPr>
        <w:pStyle w:val="Rubrik3"/>
      </w:pPr>
      <w:r w:rsidRPr="00903DBA">
        <w:lastRenderedPageBreak/>
        <w:t>Jump Register Statements</w:t>
      </w:r>
    </w:p>
    <w:p w14:paraId="628BAA66" w14:textId="35D8764F" w:rsidR="00107A88" w:rsidRPr="00107A88" w:rsidRDefault="00107A88" w:rsidP="00107A88">
      <w:r>
        <w:t xml:space="preserve">The </w:t>
      </w:r>
      <w:r w:rsidRPr="00107A88">
        <w:rPr>
          <w:rStyle w:val="KeyWord0"/>
          <w:highlight w:val="white"/>
        </w:rPr>
        <w:t>JumpRegisterStatement</w:t>
      </w:r>
      <w:r>
        <w:t xml:space="preserve"> method adds an instruction for jumping to the address stores in a register. It is used by the </w:t>
      </w:r>
      <w:r w:rsidRPr="00107A88">
        <w:rPr>
          <w:rStyle w:val="KeyWord0"/>
        </w:rPr>
        <w:t>setjmp</w:t>
      </w:r>
      <w:r>
        <w:t xml:space="preserve"> function in the standard library.</w:t>
      </w:r>
    </w:p>
    <w:p w14:paraId="521FFB2F" w14:textId="77777777" w:rsidR="005E5A36" w:rsidRPr="00903DBA" w:rsidRDefault="005E5A36" w:rsidP="005E5A36">
      <w:pPr>
        <w:pStyle w:val="Code"/>
        <w:rPr>
          <w:highlight w:val="white"/>
        </w:rPr>
      </w:pPr>
      <w:r w:rsidRPr="00903DBA">
        <w:rPr>
          <w:highlight w:val="white"/>
        </w:rPr>
        <w:t xml:space="preserve">    public static Statement JumpRegisterStatement(Register register) {</w:t>
      </w:r>
    </w:p>
    <w:p w14:paraId="2FF40EBF" w14:textId="77777777" w:rsidR="005E5A36" w:rsidRPr="00903DBA" w:rsidRDefault="005E5A36" w:rsidP="005E5A36">
      <w:pPr>
        <w:pStyle w:val="Code"/>
        <w:rPr>
          <w:highlight w:val="white"/>
        </w:rPr>
      </w:pPr>
      <w:r w:rsidRPr="00903DBA">
        <w:rPr>
          <w:highlight w:val="white"/>
        </w:rPr>
        <w:t xml:space="preserve">      List&lt;MiddleCode&gt; codeList = new List&lt;MiddleCode&gt;();</w:t>
      </w:r>
    </w:p>
    <w:p w14:paraId="40E6729A" w14:textId="77777777" w:rsidR="005E5A36" w:rsidRPr="00903DBA" w:rsidRDefault="005E5A36" w:rsidP="005E5A36">
      <w:pPr>
        <w:pStyle w:val="Code"/>
        <w:rPr>
          <w:highlight w:val="white"/>
        </w:rPr>
      </w:pPr>
      <w:r w:rsidRPr="00903DBA">
        <w:rPr>
          <w:highlight w:val="white"/>
        </w:rPr>
        <w:t xml:space="preserve">      AddMiddleCode(codeList, MiddleOperator.JumpRegister, register);</w:t>
      </w:r>
    </w:p>
    <w:p w14:paraId="63C76725" w14:textId="77777777" w:rsidR="005E5A36" w:rsidRPr="00903DBA" w:rsidRDefault="005E5A36" w:rsidP="005E5A36">
      <w:pPr>
        <w:pStyle w:val="Code"/>
        <w:rPr>
          <w:highlight w:val="white"/>
        </w:rPr>
      </w:pPr>
      <w:r w:rsidRPr="00903DBA">
        <w:rPr>
          <w:highlight w:val="white"/>
        </w:rPr>
        <w:t xml:space="preserve">      return (new Statement(codeList));</w:t>
      </w:r>
    </w:p>
    <w:p w14:paraId="73CCD12D" w14:textId="77777777" w:rsidR="005E5A36" w:rsidRPr="00903DBA" w:rsidRDefault="005E5A36" w:rsidP="005E5A36">
      <w:pPr>
        <w:pStyle w:val="Code"/>
        <w:rPr>
          <w:highlight w:val="white"/>
        </w:rPr>
      </w:pPr>
      <w:r w:rsidRPr="00903DBA">
        <w:rPr>
          <w:highlight w:val="white"/>
        </w:rPr>
        <w:t xml:space="preserve">    }</w:t>
      </w:r>
    </w:p>
    <w:p w14:paraId="1381AA47" w14:textId="77777777" w:rsidR="005E5A36" w:rsidRPr="00903DBA" w:rsidRDefault="005E5A36" w:rsidP="005E5A36">
      <w:pPr>
        <w:pStyle w:val="Rubrik3"/>
        <w:numPr>
          <w:ilvl w:val="2"/>
          <w:numId w:val="151"/>
        </w:numPr>
        <w:tabs>
          <w:tab w:val="num" w:pos="360"/>
        </w:tabs>
      </w:pPr>
      <w:r w:rsidRPr="00903DBA">
        <w:t>Interrupt Statements</w:t>
      </w:r>
    </w:p>
    <w:p w14:paraId="0AEAB034" w14:textId="6DC070B8" w:rsidR="00107A88" w:rsidRPr="00107A88" w:rsidRDefault="00107A88" w:rsidP="00107A88">
      <w:r>
        <w:t xml:space="preserve">The </w:t>
      </w:r>
      <w:r>
        <w:rPr>
          <w:rStyle w:val="KeyWord0"/>
          <w:highlight w:val="white"/>
        </w:rPr>
        <w:t>Interrupt</w:t>
      </w:r>
      <w:r w:rsidRPr="00107A88">
        <w:rPr>
          <w:rStyle w:val="KeyWord0"/>
          <w:highlight w:val="white"/>
        </w:rPr>
        <w:t>Statement</w:t>
      </w:r>
      <w:r>
        <w:t xml:space="preserve"> method adds an instruction for performing an interrupt call. It is used by the standard library for </w:t>
      </w:r>
      <w:r w:rsidR="00721ABF">
        <w:t>the Windows environment</w:t>
      </w:r>
      <w:r>
        <w:t>.</w:t>
      </w:r>
    </w:p>
    <w:p w14:paraId="4ED70F2E" w14:textId="77777777" w:rsidR="005E5A36" w:rsidRPr="009B64AB" w:rsidRDefault="005E5A36" w:rsidP="005E5A36">
      <w:pPr>
        <w:pStyle w:val="Code"/>
        <w:rPr>
          <w:highlight w:val="white"/>
        </w:rPr>
      </w:pPr>
      <w:r w:rsidRPr="009B64AB">
        <w:rPr>
          <w:highlight w:val="white"/>
        </w:rPr>
        <w:t xml:space="preserve">    public static Statement InterruptStatement(Expression expression) {</w:t>
      </w:r>
    </w:p>
    <w:p w14:paraId="2B6E3DD7" w14:textId="77777777" w:rsidR="005E5A36" w:rsidRPr="009B64AB" w:rsidRDefault="005E5A36" w:rsidP="005E5A36">
      <w:pPr>
        <w:pStyle w:val="Code"/>
        <w:rPr>
          <w:highlight w:val="white"/>
        </w:rPr>
      </w:pPr>
      <w:r w:rsidRPr="009B64AB">
        <w:rPr>
          <w:highlight w:val="white"/>
        </w:rPr>
        <w:t xml:space="preserve">      List&lt;MiddleCode&gt; codeList = new List&lt;MiddleCode&gt;();</w:t>
      </w:r>
    </w:p>
    <w:p w14:paraId="3F472AAF" w14:textId="77777777" w:rsidR="005E5A36" w:rsidRPr="009B64AB" w:rsidRDefault="005E5A36" w:rsidP="005E5A36">
      <w:pPr>
        <w:pStyle w:val="Code"/>
        <w:rPr>
          <w:highlight w:val="white"/>
        </w:rPr>
      </w:pPr>
      <w:r w:rsidRPr="009B64AB">
        <w:rPr>
          <w:highlight w:val="white"/>
        </w:rPr>
        <w:t xml:space="preserve">      AddMiddleCode(codeList, MiddleOperator.Interrupt,</w:t>
      </w:r>
    </w:p>
    <w:p w14:paraId="283D63A7" w14:textId="77777777" w:rsidR="005E5A36" w:rsidRPr="009B64AB" w:rsidRDefault="005E5A36" w:rsidP="005E5A36">
      <w:pPr>
        <w:pStyle w:val="Code"/>
        <w:rPr>
          <w:highlight w:val="white"/>
        </w:rPr>
      </w:pPr>
      <w:r w:rsidRPr="009B64AB">
        <w:rPr>
          <w:highlight w:val="white"/>
        </w:rPr>
        <w:t xml:space="preserve">                    expression.Symbol.Value);</w:t>
      </w:r>
    </w:p>
    <w:p w14:paraId="5624BC9B" w14:textId="77777777" w:rsidR="005E5A36" w:rsidRPr="009B64AB" w:rsidRDefault="005E5A36" w:rsidP="005E5A36">
      <w:pPr>
        <w:pStyle w:val="Code"/>
        <w:rPr>
          <w:highlight w:val="white"/>
        </w:rPr>
      </w:pPr>
      <w:r w:rsidRPr="009B64AB">
        <w:rPr>
          <w:highlight w:val="white"/>
        </w:rPr>
        <w:t xml:space="preserve">      return (new Statement(codeList));</w:t>
      </w:r>
    </w:p>
    <w:p w14:paraId="5A647653" w14:textId="77777777" w:rsidR="005E5A36" w:rsidRDefault="005E5A36" w:rsidP="005E5A36">
      <w:pPr>
        <w:pStyle w:val="Code"/>
      </w:pPr>
      <w:r w:rsidRPr="009B64AB">
        <w:rPr>
          <w:highlight w:val="white"/>
        </w:rPr>
        <w:t xml:space="preserve">    }</w:t>
      </w:r>
    </w:p>
    <w:p w14:paraId="5B1C3D32" w14:textId="77777777" w:rsidR="005E5A36" w:rsidRPr="00903DBA" w:rsidRDefault="005E5A36" w:rsidP="005E5A36">
      <w:pPr>
        <w:pStyle w:val="Rubrik3"/>
        <w:numPr>
          <w:ilvl w:val="2"/>
          <w:numId w:val="152"/>
        </w:numPr>
        <w:tabs>
          <w:tab w:val="num" w:pos="360"/>
        </w:tabs>
      </w:pPr>
      <w:r w:rsidRPr="00903DBA">
        <w:t>System Call Statements</w:t>
      </w:r>
    </w:p>
    <w:p w14:paraId="76856F0F" w14:textId="543D984F" w:rsidR="00107A88" w:rsidRPr="00107A88" w:rsidRDefault="00107A88" w:rsidP="00107A88">
      <w:r>
        <w:t xml:space="preserve">The </w:t>
      </w:r>
      <w:r>
        <w:rPr>
          <w:rStyle w:val="KeyWord0"/>
          <w:highlight w:val="white"/>
        </w:rPr>
        <w:t>SystemCall</w:t>
      </w:r>
      <w:r w:rsidRPr="00107A88">
        <w:rPr>
          <w:rStyle w:val="KeyWord0"/>
          <w:highlight w:val="white"/>
        </w:rPr>
        <w:t>Statement</w:t>
      </w:r>
      <w:r>
        <w:t xml:space="preserve"> method adds an instruction for performing a system call. It is used by the standard library for the Linux environment.</w:t>
      </w:r>
    </w:p>
    <w:p w14:paraId="5CCF885C" w14:textId="7BFA84BE" w:rsidR="005E5A36" w:rsidRPr="009B64AB" w:rsidRDefault="005E5A36" w:rsidP="005E5A36">
      <w:pPr>
        <w:pStyle w:val="Code"/>
        <w:rPr>
          <w:highlight w:val="white"/>
        </w:rPr>
      </w:pPr>
      <w:r w:rsidRPr="009B64AB">
        <w:rPr>
          <w:highlight w:val="white"/>
        </w:rPr>
        <w:t xml:space="preserve">    public static Statement </w:t>
      </w:r>
      <w:r w:rsidR="00107A88">
        <w:rPr>
          <w:highlight w:val="white"/>
        </w:rPr>
        <w:t>SystemCallStatement</w:t>
      </w:r>
      <w:r w:rsidRPr="009B64AB">
        <w:rPr>
          <w:highlight w:val="white"/>
        </w:rPr>
        <w:t>() {</w:t>
      </w:r>
    </w:p>
    <w:p w14:paraId="20AF1CF2" w14:textId="77777777" w:rsidR="005E5A36" w:rsidRPr="009B64AB" w:rsidRDefault="005E5A36" w:rsidP="005E5A36">
      <w:pPr>
        <w:pStyle w:val="Code"/>
        <w:rPr>
          <w:highlight w:val="white"/>
        </w:rPr>
      </w:pPr>
      <w:r w:rsidRPr="009B64AB">
        <w:rPr>
          <w:highlight w:val="white"/>
        </w:rPr>
        <w:t xml:space="preserve">      List&lt;MiddleCode&gt; codeList = new List&lt;MiddleCode&gt;();</w:t>
      </w:r>
    </w:p>
    <w:p w14:paraId="78F63C7D" w14:textId="77777777" w:rsidR="005E5A36" w:rsidRPr="009B64AB" w:rsidRDefault="005E5A36" w:rsidP="005E5A36">
      <w:pPr>
        <w:pStyle w:val="Code"/>
        <w:rPr>
          <w:highlight w:val="white"/>
        </w:rPr>
      </w:pPr>
      <w:r w:rsidRPr="009B64AB">
        <w:rPr>
          <w:highlight w:val="white"/>
        </w:rPr>
        <w:t xml:space="preserve">      AddMiddleCode(codeList, MiddleOperator.SysCall);</w:t>
      </w:r>
    </w:p>
    <w:p w14:paraId="197B79AE" w14:textId="77777777" w:rsidR="005E5A36" w:rsidRPr="009B64AB" w:rsidRDefault="005E5A36" w:rsidP="005E5A36">
      <w:pPr>
        <w:pStyle w:val="Code"/>
        <w:rPr>
          <w:highlight w:val="white"/>
        </w:rPr>
      </w:pPr>
      <w:r w:rsidRPr="009B64AB">
        <w:rPr>
          <w:highlight w:val="white"/>
        </w:rPr>
        <w:t xml:space="preserve">      return (new Statement(codeList));</w:t>
      </w:r>
    </w:p>
    <w:p w14:paraId="30F7BBD6" w14:textId="77777777" w:rsidR="005E5A36" w:rsidRPr="009B64AB" w:rsidRDefault="005E5A36" w:rsidP="005E5A36">
      <w:pPr>
        <w:pStyle w:val="Code"/>
        <w:rPr>
          <w:highlight w:val="white"/>
        </w:rPr>
      </w:pPr>
      <w:r w:rsidRPr="009B64AB">
        <w:rPr>
          <w:highlight w:val="white"/>
        </w:rPr>
        <w:t xml:space="preserve">    }</w:t>
      </w:r>
    </w:p>
    <w:p w14:paraId="2AEDE05A" w14:textId="644A817F" w:rsidR="005E5A36" w:rsidRDefault="005E5A36" w:rsidP="005E5A36">
      <w:pPr>
        <w:pStyle w:val="Rubrik2"/>
      </w:pPr>
      <w:r w:rsidRPr="00903DBA">
        <w:t>Expressions</w:t>
      </w:r>
    </w:p>
    <w:p w14:paraId="1956C87F" w14:textId="6802FF59" w:rsidR="00AE43E1" w:rsidRPr="00AE43E1" w:rsidRDefault="00AE43E1" w:rsidP="00AE43E1">
      <w:r>
        <w:t>The next section handles the middle code generation of the expressions. Similar to the parsing, we start with the operator of lowest precedence and continue with the operators of higher precedence.</w:t>
      </w:r>
    </w:p>
    <w:p w14:paraId="2C65A380" w14:textId="6C6972A3" w:rsidR="00B819DF" w:rsidRDefault="00B819DF" w:rsidP="00B819DF">
      <w:pPr>
        <w:pStyle w:val="Rubrik3"/>
        <w:rPr>
          <w:highlight w:val="white"/>
        </w:rPr>
      </w:pPr>
      <w:r>
        <w:rPr>
          <w:highlight w:val="white"/>
        </w:rPr>
        <w:t>The Comma Expression</w:t>
      </w:r>
    </w:p>
    <w:p w14:paraId="02C4ADD9" w14:textId="1A6A497E" w:rsidR="005E5A36" w:rsidRPr="00903DBA" w:rsidRDefault="005E5A36" w:rsidP="005E5A36">
      <w:pPr>
        <w:rPr>
          <w:highlight w:val="white"/>
        </w:rPr>
      </w:pPr>
      <w:r w:rsidRPr="00903DBA">
        <w:rPr>
          <w:highlight w:val="white"/>
        </w:rPr>
        <w:t>The value of a comma expression is the value of the right expression</w:t>
      </w:r>
      <w:r w:rsidR="0066710F">
        <w:rPr>
          <w:highlight w:val="white"/>
        </w:rPr>
        <w:t>. T</w:t>
      </w:r>
      <w:r w:rsidRPr="00903DBA">
        <w:rPr>
          <w:highlight w:val="white"/>
        </w:rPr>
        <w:t>he value of the left expression is discarded</w:t>
      </w:r>
      <w:r w:rsidR="0066710F">
        <w:rPr>
          <w:highlight w:val="white"/>
        </w:rPr>
        <w:t>, we only keep the side effects of the left expression.</w:t>
      </w:r>
    </w:p>
    <w:p w14:paraId="225A0821" w14:textId="77777777" w:rsidR="005E5A36" w:rsidRPr="00903DBA" w:rsidRDefault="005E5A36" w:rsidP="005E5A36">
      <w:pPr>
        <w:pStyle w:val="Code"/>
        <w:rPr>
          <w:highlight w:val="white"/>
        </w:rPr>
      </w:pPr>
      <w:r w:rsidRPr="00903DBA">
        <w:rPr>
          <w:highlight w:val="white"/>
        </w:rPr>
        <w:t xml:space="preserve">    public static Expression CommaExpression(Expression leftExpression,</w:t>
      </w:r>
    </w:p>
    <w:p w14:paraId="72F693C1" w14:textId="77777777" w:rsidR="005E5A36" w:rsidRPr="00903DBA" w:rsidRDefault="005E5A36" w:rsidP="005E5A36">
      <w:pPr>
        <w:pStyle w:val="Code"/>
        <w:rPr>
          <w:highlight w:val="white"/>
        </w:rPr>
      </w:pPr>
      <w:r w:rsidRPr="00903DBA">
        <w:rPr>
          <w:highlight w:val="white"/>
        </w:rPr>
        <w:t xml:space="preserve">                                             Expression rightExpression) {</w:t>
      </w:r>
    </w:p>
    <w:p w14:paraId="788F5509"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2DBE3946" w14:textId="77777777" w:rsidR="005E5A36" w:rsidRPr="00903DBA" w:rsidRDefault="005E5A36" w:rsidP="005E5A36">
      <w:pPr>
        <w:pStyle w:val="Code"/>
        <w:rPr>
          <w:highlight w:val="white"/>
        </w:rPr>
      </w:pPr>
      <w:r w:rsidRPr="00903DBA">
        <w:rPr>
          <w:highlight w:val="white"/>
        </w:rPr>
        <w:t xml:space="preserve">      shortList.AddRange(leftExpression.ShortList);</w:t>
      </w:r>
    </w:p>
    <w:p w14:paraId="75A807C5" w14:textId="77777777" w:rsidR="005E5A36" w:rsidRPr="00903DBA" w:rsidRDefault="005E5A36" w:rsidP="005E5A36">
      <w:pPr>
        <w:pStyle w:val="Code"/>
        <w:rPr>
          <w:highlight w:val="white"/>
        </w:rPr>
      </w:pPr>
      <w:r w:rsidRPr="00903DBA">
        <w:rPr>
          <w:highlight w:val="white"/>
        </w:rPr>
        <w:t xml:space="preserve">      shortList.AddRange(rightExpression.ShortList);</w:t>
      </w:r>
    </w:p>
    <w:p w14:paraId="4A3F0C7F" w14:textId="4553167B" w:rsidR="005E5A36" w:rsidRPr="00903DBA" w:rsidRDefault="005E5A36" w:rsidP="005E5A36">
      <w:pPr>
        <w:rPr>
          <w:highlight w:val="white"/>
        </w:rPr>
      </w:pPr>
      <w:r w:rsidRPr="00903DBA">
        <w:rPr>
          <w:highlight w:val="white"/>
        </w:rPr>
        <w:t xml:space="preserve">Note that we add the short list of the left expression to the middle code </w:t>
      </w:r>
      <w:r w:rsidR="00E521A4">
        <w:rPr>
          <w:highlight w:val="white"/>
        </w:rPr>
        <w:t xml:space="preserve">long </w:t>
      </w:r>
      <w:r w:rsidRPr="00903DBA">
        <w:rPr>
          <w:highlight w:val="white"/>
        </w:rPr>
        <w:t>list</w:t>
      </w:r>
      <w:r w:rsidR="00D61591">
        <w:rPr>
          <w:highlight w:val="white"/>
        </w:rPr>
        <w:t xml:space="preserve">, because we are noted in the </w:t>
      </w:r>
      <w:r w:rsidRPr="00903DBA">
        <w:rPr>
          <w:highlight w:val="white"/>
        </w:rPr>
        <w:t>value of the left expression, only its side effects.</w:t>
      </w:r>
    </w:p>
    <w:p w14:paraId="6FCF4EC2"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7F0D5485" w14:textId="77777777" w:rsidR="005E5A36" w:rsidRPr="00903DBA" w:rsidRDefault="005E5A36" w:rsidP="005E5A36">
      <w:pPr>
        <w:pStyle w:val="Code"/>
        <w:rPr>
          <w:highlight w:val="white"/>
        </w:rPr>
      </w:pPr>
      <w:r w:rsidRPr="00903DBA">
        <w:rPr>
          <w:highlight w:val="white"/>
        </w:rPr>
        <w:t xml:space="preserve">      longList.AddRange(leftExpression.ShortList);</w:t>
      </w:r>
    </w:p>
    <w:p w14:paraId="3D706FD2" w14:textId="77777777" w:rsidR="005E5A36" w:rsidRPr="00903DBA" w:rsidRDefault="005E5A36" w:rsidP="005E5A36">
      <w:pPr>
        <w:pStyle w:val="Code"/>
        <w:rPr>
          <w:highlight w:val="white"/>
        </w:rPr>
      </w:pPr>
      <w:r w:rsidRPr="00903DBA">
        <w:rPr>
          <w:highlight w:val="white"/>
        </w:rPr>
        <w:t xml:space="preserve">      longList.AddRange(rightExpression.LongList);</w:t>
      </w:r>
    </w:p>
    <w:p w14:paraId="1D7EAEB9" w14:textId="1F923A16" w:rsidR="005E5A36" w:rsidRPr="00903DBA" w:rsidRDefault="005E5A36" w:rsidP="005E5A36">
      <w:pPr>
        <w:rPr>
          <w:highlight w:val="white"/>
        </w:rPr>
      </w:pPr>
      <w:r w:rsidRPr="00903DBA">
        <w:rPr>
          <w:highlight w:val="white"/>
        </w:rPr>
        <w:t xml:space="preserve"> We return the symbol of the right expression and discard the symbol of the left expression.</w:t>
      </w:r>
    </w:p>
    <w:p w14:paraId="2001A41C" w14:textId="77777777" w:rsidR="005E5A36" w:rsidRPr="00903DBA" w:rsidRDefault="005E5A36" w:rsidP="005E5A36">
      <w:pPr>
        <w:pStyle w:val="Code"/>
        <w:rPr>
          <w:highlight w:val="white"/>
        </w:rPr>
      </w:pPr>
      <w:r w:rsidRPr="00903DBA">
        <w:rPr>
          <w:highlight w:val="white"/>
        </w:rPr>
        <w:lastRenderedPageBreak/>
        <w:t xml:space="preserve">      return (new Expression(rightExpression.Symbol, shortList, longList));</w:t>
      </w:r>
    </w:p>
    <w:p w14:paraId="7A0182C9" w14:textId="77777777" w:rsidR="005E5A36" w:rsidRPr="00903DBA" w:rsidRDefault="005E5A36" w:rsidP="005E5A36">
      <w:pPr>
        <w:pStyle w:val="Code"/>
        <w:rPr>
          <w:highlight w:val="white"/>
        </w:rPr>
      </w:pPr>
      <w:r w:rsidRPr="00903DBA">
        <w:rPr>
          <w:highlight w:val="white"/>
        </w:rPr>
        <w:t xml:space="preserve">    }</w:t>
      </w:r>
    </w:p>
    <w:p w14:paraId="27035733" w14:textId="47CB29D2" w:rsidR="005E5A36" w:rsidRDefault="005E5A36" w:rsidP="005E5A36">
      <w:pPr>
        <w:pStyle w:val="Rubrik3"/>
      </w:pPr>
      <w:r w:rsidRPr="00903DBA">
        <w:t>The Assignment Expression</w:t>
      </w:r>
    </w:p>
    <w:p w14:paraId="5810303C" w14:textId="17F8A1A9" w:rsidR="00D61591" w:rsidRPr="00D61591" w:rsidRDefault="00D61591" w:rsidP="00D61591">
      <w:r>
        <w:t>In C, there are both simple and compound assignment.</w:t>
      </w:r>
      <w:r w:rsidR="004935A1">
        <w:t xml:space="preserve"> The </w:t>
      </w:r>
      <w:r w:rsidR="004935A1" w:rsidRPr="0090371A">
        <w:rPr>
          <w:rStyle w:val="KeyWord0"/>
        </w:rPr>
        <w:t>AssignmentExpression</w:t>
      </w:r>
      <w:r w:rsidR="004935A1">
        <w:t xml:space="preserve"> method calls </w:t>
      </w:r>
      <w:r w:rsidR="004935A1" w:rsidRPr="0090371A">
        <w:rPr>
          <w:rStyle w:val="KeyWord0"/>
        </w:rPr>
        <w:t>Assignment</w:t>
      </w:r>
      <w:r w:rsidR="004935A1">
        <w:t xml:space="preserve"> with different argument</w:t>
      </w:r>
      <w:r w:rsidR="00134C30">
        <w:t>s</w:t>
      </w:r>
      <w:r w:rsidR="004935A1">
        <w:t xml:space="preserve"> depending on the operator.</w:t>
      </w:r>
    </w:p>
    <w:p w14:paraId="7D6E8494" w14:textId="77777777" w:rsidR="005E5A36" w:rsidRPr="00903DBA" w:rsidRDefault="005E5A36" w:rsidP="005E5A36">
      <w:pPr>
        <w:pStyle w:val="Code"/>
        <w:rPr>
          <w:highlight w:val="white"/>
        </w:rPr>
      </w:pPr>
      <w:r w:rsidRPr="00903DBA">
        <w:rPr>
          <w:highlight w:val="white"/>
        </w:rPr>
        <w:t xml:space="preserve">    public static Expression AssignmentExpression(MiddleOperator middleOp,</w:t>
      </w:r>
    </w:p>
    <w:p w14:paraId="13E10C3E" w14:textId="72F55A7B" w:rsidR="005E5A36" w:rsidRPr="00903DBA" w:rsidRDefault="005E5A36" w:rsidP="005E5A36">
      <w:pPr>
        <w:pStyle w:val="Code"/>
        <w:rPr>
          <w:highlight w:val="white"/>
        </w:rPr>
      </w:pPr>
      <w:r w:rsidRPr="00903DBA">
        <w:rPr>
          <w:highlight w:val="white"/>
        </w:rPr>
        <w:t xml:space="preserve">                                               Expression leftExpression,</w:t>
      </w:r>
    </w:p>
    <w:p w14:paraId="3B9F5E58" w14:textId="499D1C3D" w:rsidR="005E5A36" w:rsidRPr="00903DBA" w:rsidRDefault="005E5A36" w:rsidP="005E5A36">
      <w:pPr>
        <w:pStyle w:val="Code"/>
        <w:rPr>
          <w:highlight w:val="white"/>
        </w:rPr>
      </w:pPr>
      <w:r w:rsidRPr="00903DBA">
        <w:rPr>
          <w:highlight w:val="white"/>
        </w:rPr>
        <w:t xml:space="preserve">                                               Expression rightExpression)</w:t>
      </w:r>
      <w:r w:rsidR="0090371A">
        <w:rPr>
          <w:highlight w:val="white"/>
        </w:rPr>
        <w:t xml:space="preserve"> </w:t>
      </w:r>
      <w:r w:rsidRPr="00903DBA">
        <w:rPr>
          <w:highlight w:val="white"/>
        </w:rPr>
        <w:t>{</w:t>
      </w:r>
    </w:p>
    <w:p w14:paraId="6BF33C2B" w14:textId="77777777" w:rsidR="005E5A36" w:rsidRPr="00903DBA" w:rsidRDefault="005E5A36" w:rsidP="005E5A36">
      <w:pPr>
        <w:pStyle w:val="Code"/>
        <w:rPr>
          <w:highlight w:val="white"/>
        </w:rPr>
      </w:pPr>
      <w:r w:rsidRPr="00903DBA">
        <w:rPr>
          <w:highlight w:val="white"/>
        </w:rPr>
        <w:t xml:space="preserve">      rightExpression =</w:t>
      </w:r>
    </w:p>
    <w:p w14:paraId="6D583488" w14:textId="77777777" w:rsidR="005E5A36" w:rsidRPr="00903DBA" w:rsidRDefault="005E5A36" w:rsidP="005E5A36">
      <w:pPr>
        <w:pStyle w:val="Code"/>
        <w:rPr>
          <w:highlight w:val="white"/>
        </w:rPr>
      </w:pPr>
      <w:r w:rsidRPr="00903DBA">
        <w:rPr>
          <w:highlight w:val="white"/>
        </w:rPr>
        <w:t xml:space="preserve">        TypeCast.ImplicitCast(rightExpression, leftExpression.Symbol.Type);</w:t>
      </w:r>
    </w:p>
    <w:p w14:paraId="6BE4296F" w14:textId="77777777" w:rsidR="005E5A36" w:rsidRPr="00903DBA" w:rsidRDefault="005E5A36" w:rsidP="005E5A36">
      <w:pPr>
        <w:pStyle w:val="Code"/>
        <w:rPr>
          <w:highlight w:val="white"/>
        </w:rPr>
      </w:pPr>
    </w:p>
    <w:p w14:paraId="2B16740C" w14:textId="77777777" w:rsidR="005E5A36" w:rsidRPr="00903DBA" w:rsidRDefault="005E5A36" w:rsidP="005E5A36">
      <w:pPr>
        <w:pStyle w:val="Code"/>
        <w:rPr>
          <w:highlight w:val="white"/>
        </w:rPr>
      </w:pPr>
      <w:r w:rsidRPr="00903DBA">
        <w:rPr>
          <w:highlight w:val="white"/>
        </w:rPr>
        <w:t xml:space="preserve">      switch (middleOp) {</w:t>
      </w:r>
    </w:p>
    <w:p w14:paraId="176EB96B" w14:textId="77777777" w:rsidR="005E5A36" w:rsidRPr="00903DBA" w:rsidRDefault="005E5A36" w:rsidP="005E5A36">
      <w:pPr>
        <w:pStyle w:val="Code"/>
        <w:rPr>
          <w:highlight w:val="white"/>
        </w:rPr>
      </w:pPr>
      <w:r w:rsidRPr="00903DBA">
        <w:rPr>
          <w:highlight w:val="white"/>
        </w:rPr>
        <w:t xml:space="preserve">        case MiddleOperator.Assign:</w:t>
      </w:r>
    </w:p>
    <w:p w14:paraId="0DCBF52C" w14:textId="77777777" w:rsidR="005E5A36" w:rsidRPr="00903DBA" w:rsidRDefault="005E5A36" w:rsidP="005E5A36">
      <w:pPr>
        <w:pStyle w:val="Code"/>
        <w:rPr>
          <w:highlight w:val="white"/>
        </w:rPr>
      </w:pPr>
      <w:r w:rsidRPr="00903DBA">
        <w:rPr>
          <w:highlight w:val="white"/>
        </w:rPr>
        <w:t xml:space="preserve">          return Assignment(leftExpression, rightExpression, true);</w:t>
      </w:r>
    </w:p>
    <w:p w14:paraId="64894E68" w14:textId="2EA2B918" w:rsidR="005E5A36" w:rsidRPr="00903DBA" w:rsidRDefault="005E5A36" w:rsidP="005E5A36">
      <w:pPr>
        <w:rPr>
          <w:highlight w:val="white"/>
        </w:rPr>
      </w:pPr>
      <w:r w:rsidRPr="00903DBA">
        <w:rPr>
          <w:highlight w:val="white"/>
        </w:rPr>
        <w:t xml:space="preserve">In cases of compound assignment, we call the </w:t>
      </w:r>
      <w:r w:rsidR="00817451">
        <w:rPr>
          <w:highlight w:val="white"/>
        </w:rPr>
        <w:t>suitable</w:t>
      </w:r>
      <w:r w:rsidRPr="00903DBA">
        <w:rPr>
          <w:highlight w:val="white"/>
        </w:rPr>
        <w:t xml:space="preserve"> method to perform the operation, and the </w:t>
      </w:r>
      <w:r w:rsidRPr="00903DBA">
        <w:rPr>
          <w:rStyle w:val="KeyWord0"/>
          <w:highlight w:val="white"/>
        </w:rPr>
        <w:t>Assignment</w:t>
      </w:r>
      <w:r w:rsidRPr="00903DBA">
        <w:rPr>
          <w:highlight w:val="white"/>
        </w:rPr>
        <w:t xml:space="preserve"> method for the</w:t>
      </w:r>
      <w:r w:rsidR="00817451">
        <w:rPr>
          <w:highlight w:val="white"/>
        </w:rPr>
        <w:t xml:space="preserve"> </w:t>
      </w:r>
      <w:r w:rsidRPr="00903DBA">
        <w:rPr>
          <w:highlight w:val="white"/>
        </w:rPr>
        <w:t>assignment.</w:t>
      </w:r>
    </w:p>
    <w:p w14:paraId="0291D92E" w14:textId="77777777" w:rsidR="005E5A36" w:rsidRPr="00903DBA" w:rsidRDefault="005E5A36" w:rsidP="005E5A36">
      <w:pPr>
        <w:pStyle w:val="Code"/>
        <w:rPr>
          <w:highlight w:val="white"/>
        </w:rPr>
      </w:pPr>
      <w:r w:rsidRPr="00903DBA">
        <w:rPr>
          <w:highlight w:val="white"/>
        </w:rPr>
        <w:t xml:space="preserve">        case MiddleOperator.BinaryAdd:</w:t>
      </w:r>
    </w:p>
    <w:p w14:paraId="304574AE" w14:textId="77777777" w:rsidR="005E5A36" w:rsidRPr="00903DBA" w:rsidRDefault="005E5A36" w:rsidP="005E5A36">
      <w:pPr>
        <w:pStyle w:val="Code"/>
        <w:rPr>
          <w:highlight w:val="white"/>
        </w:rPr>
      </w:pPr>
      <w:r w:rsidRPr="00903DBA">
        <w:rPr>
          <w:highlight w:val="white"/>
        </w:rPr>
        <w:t xml:space="preserve">        case MiddleOperator.BinarySubtract:</w:t>
      </w:r>
    </w:p>
    <w:p w14:paraId="739A0F2D" w14:textId="77777777" w:rsidR="005E5A36" w:rsidRPr="00903DBA" w:rsidRDefault="005E5A36" w:rsidP="005E5A36">
      <w:pPr>
        <w:pStyle w:val="Code"/>
        <w:rPr>
          <w:highlight w:val="white"/>
        </w:rPr>
      </w:pPr>
      <w:r w:rsidRPr="00903DBA">
        <w:rPr>
          <w:highlight w:val="white"/>
        </w:rPr>
        <w:t xml:space="preserve">          return Assignment(leftExpression,</w:t>
      </w:r>
    </w:p>
    <w:p w14:paraId="78452BA1" w14:textId="77777777" w:rsidR="005E5A36" w:rsidRPr="00903DBA" w:rsidRDefault="005E5A36" w:rsidP="005E5A36">
      <w:pPr>
        <w:pStyle w:val="Code"/>
        <w:rPr>
          <w:highlight w:val="white"/>
        </w:rPr>
      </w:pPr>
      <w:r w:rsidRPr="00903DBA">
        <w:rPr>
          <w:highlight w:val="white"/>
        </w:rPr>
        <w:t xml:space="preserve">                            AdditionExpression(middleOp, leftExpression,</w:t>
      </w:r>
    </w:p>
    <w:p w14:paraId="10A7AA1D" w14:textId="77777777" w:rsidR="005E5A36" w:rsidRPr="00903DBA" w:rsidRDefault="005E5A36" w:rsidP="005E5A36">
      <w:pPr>
        <w:pStyle w:val="Code"/>
        <w:rPr>
          <w:highlight w:val="white"/>
        </w:rPr>
      </w:pPr>
      <w:r w:rsidRPr="00903DBA">
        <w:rPr>
          <w:highlight w:val="white"/>
        </w:rPr>
        <w:t xml:space="preserve">                                               rightExpression));</w:t>
      </w:r>
    </w:p>
    <w:p w14:paraId="0B35E04C" w14:textId="77777777" w:rsidR="005E5A36" w:rsidRPr="00903DBA" w:rsidRDefault="005E5A36" w:rsidP="005E5A36">
      <w:pPr>
        <w:pStyle w:val="Code"/>
        <w:rPr>
          <w:highlight w:val="white"/>
        </w:rPr>
      </w:pPr>
    </w:p>
    <w:p w14:paraId="2CEA7B35" w14:textId="77777777" w:rsidR="005E5A36" w:rsidRPr="00903DBA" w:rsidRDefault="005E5A36" w:rsidP="005E5A36">
      <w:pPr>
        <w:pStyle w:val="Code"/>
        <w:rPr>
          <w:highlight w:val="white"/>
        </w:rPr>
      </w:pPr>
      <w:r w:rsidRPr="00903DBA">
        <w:rPr>
          <w:highlight w:val="white"/>
        </w:rPr>
        <w:t xml:space="preserve">        case MiddleOperator.SignedMultiply:</w:t>
      </w:r>
    </w:p>
    <w:p w14:paraId="3A85718D" w14:textId="77777777" w:rsidR="005E5A36" w:rsidRPr="00903DBA" w:rsidRDefault="005E5A36" w:rsidP="005E5A36">
      <w:pPr>
        <w:pStyle w:val="Code"/>
        <w:rPr>
          <w:highlight w:val="white"/>
        </w:rPr>
      </w:pPr>
      <w:r w:rsidRPr="00903DBA">
        <w:rPr>
          <w:highlight w:val="white"/>
        </w:rPr>
        <w:t xml:space="preserve">        case MiddleOperator.SignedDivide:</w:t>
      </w:r>
    </w:p>
    <w:p w14:paraId="2C620B23" w14:textId="77777777" w:rsidR="005E5A36" w:rsidRPr="00903DBA" w:rsidRDefault="005E5A36" w:rsidP="005E5A36">
      <w:pPr>
        <w:pStyle w:val="Code"/>
        <w:rPr>
          <w:highlight w:val="white"/>
        </w:rPr>
      </w:pPr>
      <w:r w:rsidRPr="00903DBA">
        <w:rPr>
          <w:highlight w:val="white"/>
        </w:rPr>
        <w:t xml:space="preserve">        case MiddleOperator.SignedModulo:</w:t>
      </w:r>
    </w:p>
    <w:p w14:paraId="4851FA2F" w14:textId="77777777" w:rsidR="005E5A36" w:rsidRPr="00903DBA" w:rsidRDefault="005E5A36" w:rsidP="005E5A36">
      <w:pPr>
        <w:pStyle w:val="Code"/>
        <w:rPr>
          <w:highlight w:val="white"/>
        </w:rPr>
      </w:pPr>
      <w:r w:rsidRPr="00903DBA">
        <w:rPr>
          <w:highlight w:val="white"/>
        </w:rPr>
        <w:t xml:space="preserve">          return Assignment(leftExpression,</w:t>
      </w:r>
    </w:p>
    <w:p w14:paraId="0BF7A6F5" w14:textId="77777777" w:rsidR="005E5A36" w:rsidRPr="00903DBA" w:rsidRDefault="005E5A36" w:rsidP="005E5A36">
      <w:pPr>
        <w:pStyle w:val="Code"/>
        <w:rPr>
          <w:highlight w:val="white"/>
        </w:rPr>
      </w:pPr>
      <w:r w:rsidRPr="00903DBA">
        <w:rPr>
          <w:highlight w:val="white"/>
        </w:rPr>
        <w:t xml:space="preserve">                            MultiplyExpression(middleOp, leftExpression, </w:t>
      </w:r>
    </w:p>
    <w:p w14:paraId="36CCBC3A" w14:textId="77777777" w:rsidR="005E5A36" w:rsidRPr="00903DBA" w:rsidRDefault="005E5A36" w:rsidP="005E5A36">
      <w:pPr>
        <w:pStyle w:val="Code"/>
        <w:rPr>
          <w:highlight w:val="white"/>
        </w:rPr>
      </w:pPr>
      <w:r w:rsidRPr="00903DBA">
        <w:rPr>
          <w:highlight w:val="white"/>
        </w:rPr>
        <w:t xml:space="preserve">                                                         rightExpression));</w:t>
      </w:r>
    </w:p>
    <w:p w14:paraId="675DD1E3" w14:textId="77777777" w:rsidR="005E5A36" w:rsidRPr="00903DBA" w:rsidRDefault="005E5A36" w:rsidP="005E5A36">
      <w:pPr>
        <w:pStyle w:val="Code"/>
        <w:rPr>
          <w:highlight w:val="white"/>
        </w:rPr>
      </w:pPr>
    </w:p>
    <w:p w14:paraId="1549E2FC" w14:textId="77777777" w:rsidR="005E5A36" w:rsidRPr="00903DBA" w:rsidRDefault="005E5A36" w:rsidP="005E5A36">
      <w:pPr>
        <w:pStyle w:val="Code"/>
        <w:rPr>
          <w:highlight w:val="white"/>
        </w:rPr>
      </w:pPr>
      <w:r w:rsidRPr="00903DBA">
        <w:rPr>
          <w:highlight w:val="white"/>
        </w:rPr>
        <w:t xml:space="preserve">        case MiddleOperator.BitwiseAnd:</w:t>
      </w:r>
    </w:p>
    <w:p w14:paraId="4E959824" w14:textId="77777777" w:rsidR="005E5A36" w:rsidRPr="00903DBA" w:rsidRDefault="005E5A36" w:rsidP="005E5A36">
      <w:pPr>
        <w:pStyle w:val="Code"/>
        <w:rPr>
          <w:highlight w:val="white"/>
        </w:rPr>
      </w:pPr>
      <w:r w:rsidRPr="00903DBA">
        <w:rPr>
          <w:highlight w:val="white"/>
        </w:rPr>
        <w:t xml:space="preserve">        case MiddleOperator.BitwiseOr:</w:t>
      </w:r>
    </w:p>
    <w:p w14:paraId="5BFA7890" w14:textId="77777777" w:rsidR="005E5A36" w:rsidRPr="00903DBA" w:rsidRDefault="005E5A36" w:rsidP="005E5A36">
      <w:pPr>
        <w:pStyle w:val="Code"/>
        <w:rPr>
          <w:highlight w:val="white"/>
        </w:rPr>
      </w:pPr>
      <w:r w:rsidRPr="00903DBA">
        <w:rPr>
          <w:highlight w:val="white"/>
        </w:rPr>
        <w:t xml:space="preserve">        case MiddleOperator.BitwiseXOr:</w:t>
      </w:r>
    </w:p>
    <w:p w14:paraId="32F02433" w14:textId="77777777" w:rsidR="005E5A36" w:rsidRPr="00903DBA" w:rsidRDefault="005E5A36" w:rsidP="005E5A36">
      <w:pPr>
        <w:pStyle w:val="Code"/>
        <w:rPr>
          <w:highlight w:val="white"/>
        </w:rPr>
      </w:pPr>
      <w:r w:rsidRPr="00903DBA">
        <w:rPr>
          <w:highlight w:val="white"/>
        </w:rPr>
        <w:t xml:space="preserve">          return Assignment(leftExpression,</w:t>
      </w:r>
    </w:p>
    <w:p w14:paraId="41A983FB" w14:textId="77777777" w:rsidR="005E5A36" w:rsidRPr="00903DBA" w:rsidRDefault="005E5A36" w:rsidP="005E5A36">
      <w:pPr>
        <w:pStyle w:val="Code"/>
        <w:rPr>
          <w:highlight w:val="white"/>
        </w:rPr>
      </w:pPr>
      <w:r w:rsidRPr="00903DBA">
        <w:rPr>
          <w:highlight w:val="white"/>
        </w:rPr>
        <w:t xml:space="preserve">                            BitwiseExpression(middleOp, leftExpression,</w:t>
      </w:r>
    </w:p>
    <w:p w14:paraId="1F390AA7" w14:textId="77777777" w:rsidR="005E5A36" w:rsidRPr="00903DBA" w:rsidRDefault="005E5A36" w:rsidP="005E5A36">
      <w:pPr>
        <w:pStyle w:val="Code"/>
        <w:rPr>
          <w:highlight w:val="white"/>
        </w:rPr>
      </w:pPr>
      <w:r w:rsidRPr="00903DBA">
        <w:rPr>
          <w:highlight w:val="white"/>
        </w:rPr>
        <w:t xml:space="preserve">                                              rightExpression));</w:t>
      </w:r>
    </w:p>
    <w:p w14:paraId="6A5A73AB" w14:textId="77777777" w:rsidR="005E5A36" w:rsidRPr="00903DBA" w:rsidRDefault="005E5A36" w:rsidP="005E5A36">
      <w:pPr>
        <w:pStyle w:val="Code"/>
        <w:rPr>
          <w:highlight w:val="white"/>
        </w:rPr>
      </w:pPr>
    </w:p>
    <w:p w14:paraId="2B146082" w14:textId="77777777" w:rsidR="005E5A36" w:rsidRPr="00903DBA" w:rsidRDefault="005E5A36" w:rsidP="005E5A36">
      <w:pPr>
        <w:pStyle w:val="Code"/>
        <w:rPr>
          <w:highlight w:val="white"/>
        </w:rPr>
      </w:pPr>
      <w:r w:rsidRPr="00903DBA">
        <w:rPr>
          <w:highlight w:val="white"/>
        </w:rPr>
        <w:t xml:space="preserve">        default: // shift left, shift right</w:t>
      </w:r>
    </w:p>
    <w:p w14:paraId="47C71898" w14:textId="77777777" w:rsidR="005E5A36" w:rsidRPr="00903DBA" w:rsidRDefault="005E5A36" w:rsidP="005E5A36">
      <w:pPr>
        <w:pStyle w:val="Code"/>
        <w:rPr>
          <w:highlight w:val="white"/>
        </w:rPr>
      </w:pPr>
      <w:r w:rsidRPr="00903DBA">
        <w:rPr>
          <w:highlight w:val="white"/>
        </w:rPr>
        <w:t xml:space="preserve">          return Assignment(leftExpression,</w:t>
      </w:r>
    </w:p>
    <w:p w14:paraId="3C074FFE" w14:textId="77777777" w:rsidR="005E5A36" w:rsidRPr="00903DBA" w:rsidRDefault="005E5A36" w:rsidP="005E5A36">
      <w:pPr>
        <w:pStyle w:val="Code"/>
        <w:rPr>
          <w:highlight w:val="white"/>
        </w:rPr>
      </w:pPr>
      <w:r w:rsidRPr="00903DBA">
        <w:rPr>
          <w:highlight w:val="white"/>
        </w:rPr>
        <w:t xml:space="preserve">                            ShiftExpression(middleOp, leftExpression,</w:t>
      </w:r>
    </w:p>
    <w:p w14:paraId="7F9495C4" w14:textId="77777777" w:rsidR="005E5A36" w:rsidRPr="00903DBA" w:rsidRDefault="005E5A36" w:rsidP="005E5A36">
      <w:pPr>
        <w:pStyle w:val="Code"/>
        <w:rPr>
          <w:highlight w:val="white"/>
        </w:rPr>
      </w:pPr>
      <w:r w:rsidRPr="00903DBA">
        <w:rPr>
          <w:highlight w:val="white"/>
        </w:rPr>
        <w:t xml:space="preserve">                                            rightExpression));</w:t>
      </w:r>
    </w:p>
    <w:p w14:paraId="02427FE3" w14:textId="77777777" w:rsidR="005E5A36" w:rsidRPr="00903DBA" w:rsidRDefault="005E5A36" w:rsidP="005E5A36">
      <w:pPr>
        <w:pStyle w:val="Code"/>
        <w:rPr>
          <w:highlight w:val="white"/>
        </w:rPr>
      </w:pPr>
      <w:r w:rsidRPr="00903DBA">
        <w:rPr>
          <w:highlight w:val="white"/>
        </w:rPr>
        <w:t xml:space="preserve">      }</w:t>
      </w:r>
    </w:p>
    <w:p w14:paraId="4C30C85C" w14:textId="77777777" w:rsidR="005E5A36" w:rsidRPr="00903DBA" w:rsidRDefault="005E5A36" w:rsidP="005E5A36">
      <w:pPr>
        <w:pStyle w:val="Code"/>
        <w:rPr>
          <w:highlight w:val="white"/>
        </w:rPr>
      </w:pPr>
      <w:r w:rsidRPr="00903DBA">
        <w:rPr>
          <w:highlight w:val="white"/>
        </w:rPr>
        <w:t xml:space="preserve">    }</w:t>
      </w:r>
    </w:p>
    <w:p w14:paraId="0683414D"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Assignment</w:t>
      </w:r>
      <w:r w:rsidRPr="00903DBA">
        <w:rPr>
          <w:highlight w:val="white"/>
        </w:rPr>
        <w:t xml:space="preserve"> method performs simple or compound assignment. </w:t>
      </w:r>
    </w:p>
    <w:p w14:paraId="746CE336" w14:textId="77777777" w:rsidR="005E5A36" w:rsidRPr="00903DBA" w:rsidRDefault="005E5A36" w:rsidP="005E5A36">
      <w:pPr>
        <w:pStyle w:val="Code"/>
        <w:rPr>
          <w:highlight w:val="white"/>
        </w:rPr>
      </w:pPr>
      <w:r w:rsidRPr="00903DBA">
        <w:rPr>
          <w:highlight w:val="white"/>
        </w:rPr>
        <w:t xml:space="preserve">    public static Expression Assignment(Expression leftExpression,</w:t>
      </w:r>
    </w:p>
    <w:p w14:paraId="10559052" w14:textId="77777777" w:rsidR="005E5A36" w:rsidRPr="00903DBA" w:rsidRDefault="005E5A36" w:rsidP="005E5A36">
      <w:pPr>
        <w:pStyle w:val="Code"/>
        <w:rPr>
          <w:highlight w:val="white"/>
        </w:rPr>
      </w:pPr>
      <w:r w:rsidRPr="00903DBA">
        <w:rPr>
          <w:highlight w:val="white"/>
        </w:rPr>
        <w:t xml:space="preserve">                                        Expression rightExpression,</w:t>
      </w:r>
    </w:p>
    <w:p w14:paraId="3D8E5D73" w14:textId="77777777" w:rsidR="005E5A36" w:rsidRPr="00903DBA" w:rsidRDefault="005E5A36" w:rsidP="005E5A36">
      <w:pPr>
        <w:pStyle w:val="Code"/>
        <w:rPr>
          <w:highlight w:val="white"/>
        </w:rPr>
      </w:pPr>
      <w:r w:rsidRPr="00903DBA">
        <w:rPr>
          <w:highlight w:val="white"/>
        </w:rPr>
        <w:t xml:space="preserve">                                        bool simpleAssignment = false) {</w:t>
      </w:r>
    </w:p>
    <w:p w14:paraId="19A3DF71" w14:textId="77777777" w:rsidR="005E5A36" w:rsidRPr="00903DBA" w:rsidRDefault="005E5A36" w:rsidP="005E5A36">
      <w:pPr>
        <w:rPr>
          <w:highlight w:val="white"/>
        </w:rPr>
      </w:pPr>
      <w:r w:rsidRPr="00903DBA">
        <w:rPr>
          <w:highlight w:val="white"/>
        </w:rPr>
        <w:t>In cases of system calls, a specific register is assigned a value.</w:t>
      </w:r>
    </w:p>
    <w:p w14:paraId="3EBFC3A6" w14:textId="77777777" w:rsidR="005E5A36" w:rsidRPr="00903DBA" w:rsidRDefault="005E5A36" w:rsidP="005E5A36">
      <w:pPr>
        <w:pStyle w:val="Code"/>
        <w:rPr>
          <w:highlight w:val="white"/>
        </w:rPr>
      </w:pPr>
      <w:r w:rsidRPr="00903DBA">
        <w:rPr>
          <w:highlight w:val="white"/>
        </w:rPr>
        <w:t xml:space="preserve">      Register? register = leftExpression.Register;</w:t>
      </w:r>
    </w:p>
    <w:p w14:paraId="5DC189B9" w14:textId="77777777" w:rsidR="005E5A36" w:rsidRPr="00903DBA" w:rsidRDefault="005E5A36" w:rsidP="005E5A36">
      <w:pPr>
        <w:pStyle w:val="Code"/>
        <w:rPr>
          <w:highlight w:val="white"/>
        </w:rPr>
      </w:pPr>
      <w:r w:rsidRPr="00903DBA">
        <w:rPr>
          <w:highlight w:val="white"/>
        </w:rPr>
        <w:t xml:space="preserve">      if (register != null) {</w:t>
      </w:r>
    </w:p>
    <w:p w14:paraId="64CD76EA" w14:textId="77777777" w:rsidR="005E5A36" w:rsidRPr="00903DBA" w:rsidRDefault="005E5A36" w:rsidP="005E5A36">
      <w:pPr>
        <w:pStyle w:val="Code"/>
        <w:rPr>
          <w:highlight w:val="white"/>
        </w:rPr>
      </w:pPr>
      <w:r w:rsidRPr="00903DBA">
        <w:rPr>
          <w:highlight w:val="white"/>
        </w:rPr>
        <w:t xml:space="preserve">        Symbol rightSymbol = rightExpression.Symbol;</w:t>
      </w:r>
    </w:p>
    <w:p w14:paraId="3957E0C0" w14:textId="77777777" w:rsidR="005E5A36" w:rsidRPr="00903DBA" w:rsidRDefault="005E5A36" w:rsidP="005E5A36">
      <w:pPr>
        <w:rPr>
          <w:highlight w:val="white"/>
        </w:rPr>
      </w:pPr>
      <w:r w:rsidRPr="00903DBA">
        <w:rPr>
          <w:highlight w:val="white"/>
        </w:rPr>
        <w:lastRenderedPageBreak/>
        <w:t>We check that the register has the same size (in bytes) as the expression it is assigned to. If it is not, we report an error.</w:t>
      </w:r>
    </w:p>
    <w:p w14:paraId="7B55F53F" w14:textId="77777777" w:rsidR="005E5A36" w:rsidRPr="00903DBA" w:rsidRDefault="005E5A36" w:rsidP="005E5A36">
      <w:pPr>
        <w:pStyle w:val="Code"/>
        <w:rPr>
          <w:highlight w:val="white"/>
        </w:rPr>
      </w:pPr>
      <w:r w:rsidRPr="00903DBA">
        <w:rPr>
          <w:highlight w:val="white"/>
        </w:rPr>
        <w:t xml:space="preserve">        Assert.Error(AssemblyCode.SizeOfRegister(register.Value) ==</w:t>
      </w:r>
    </w:p>
    <w:p w14:paraId="2BAE6760" w14:textId="77777777" w:rsidR="005E5A36" w:rsidRPr="00903DBA" w:rsidRDefault="005E5A36" w:rsidP="005E5A36">
      <w:pPr>
        <w:pStyle w:val="Code"/>
        <w:rPr>
          <w:highlight w:val="white"/>
        </w:rPr>
      </w:pPr>
      <w:r w:rsidRPr="00903DBA">
        <w:rPr>
          <w:highlight w:val="white"/>
        </w:rPr>
        <w:t xml:space="preserve">                     rightExpression.Symbol.Type.Size(),</w:t>
      </w:r>
    </w:p>
    <w:p w14:paraId="5CC0A085" w14:textId="77777777" w:rsidR="005E5A36" w:rsidRPr="00903DBA" w:rsidRDefault="005E5A36" w:rsidP="005E5A36">
      <w:pPr>
        <w:pStyle w:val="Code"/>
        <w:rPr>
          <w:highlight w:val="white"/>
        </w:rPr>
      </w:pPr>
      <w:r w:rsidRPr="00903DBA">
        <w:rPr>
          <w:highlight w:val="white"/>
        </w:rPr>
        <w:t xml:space="preserve">                     Message.Unmatched_register_size);</w:t>
      </w:r>
    </w:p>
    <w:p w14:paraId="64DAF591" w14:textId="77777777" w:rsidR="005E5A36" w:rsidRPr="00903DBA" w:rsidRDefault="005E5A36" w:rsidP="005E5A36">
      <w:pPr>
        <w:rPr>
          <w:highlight w:val="white"/>
        </w:rPr>
      </w:pPr>
      <w:r w:rsidRPr="00903DBA">
        <w:rPr>
          <w:highlight w:val="white"/>
        </w:rPr>
        <w:t>We add the long list of the right expression, since we need its value, to the final middle code list.</w:t>
      </w:r>
    </w:p>
    <w:p w14:paraId="3F0BA10E"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3C2E66B6" w14:textId="77777777" w:rsidR="005E5A36" w:rsidRPr="00903DBA" w:rsidRDefault="005E5A36" w:rsidP="005E5A36">
      <w:pPr>
        <w:pStyle w:val="Code"/>
        <w:rPr>
          <w:highlight w:val="white"/>
        </w:rPr>
      </w:pPr>
      <w:r w:rsidRPr="00903DBA">
        <w:rPr>
          <w:highlight w:val="white"/>
        </w:rPr>
        <w:t xml:space="preserve">        longList.AddRange(rightExpression.LongList);</w:t>
      </w:r>
    </w:p>
    <w:p w14:paraId="5B2718AD" w14:textId="77777777" w:rsidR="005E5A36" w:rsidRPr="00903DBA" w:rsidRDefault="005E5A36" w:rsidP="005E5A36">
      <w:pPr>
        <w:rPr>
          <w:highlight w:val="white"/>
        </w:rPr>
      </w:pPr>
      <w:r w:rsidRPr="00903DBA">
        <w:rPr>
          <w:highlight w:val="white"/>
        </w:rPr>
        <w:t>We add the assignment of the value of right expression to the register.</w:t>
      </w:r>
    </w:p>
    <w:p w14:paraId="05EA8668" w14:textId="77777777" w:rsidR="005E5A36" w:rsidRPr="00903DBA" w:rsidRDefault="005E5A36" w:rsidP="005E5A36">
      <w:pPr>
        <w:pStyle w:val="Code"/>
        <w:rPr>
          <w:highlight w:val="white"/>
        </w:rPr>
      </w:pPr>
      <w:r w:rsidRPr="00903DBA">
        <w:rPr>
          <w:highlight w:val="white"/>
        </w:rPr>
        <w:t xml:space="preserve">        AddMiddleCode(longList, MiddleOperator.AssignRegister,</w:t>
      </w:r>
    </w:p>
    <w:p w14:paraId="11330A4B" w14:textId="77777777" w:rsidR="005E5A36" w:rsidRPr="00903DBA" w:rsidRDefault="005E5A36" w:rsidP="005E5A36">
      <w:pPr>
        <w:pStyle w:val="Code"/>
        <w:rPr>
          <w:highlight w:val="white"/>
        </w:rPr>
      </w:pPr>
      <w:r w:rsidRPr="00903DBA">
        <w:rPr>
          <w:highlight w:val="white"/>
        </w:rPr>
        <w:t xml:space="preserve">                      register, rightExpression.Symbol);</w:t>
      </w:r>
    </w:p>
    <w:p w14:paraId="6E1E8FCC" w14:textId="77777777" w:rsidR="005E5A36" w:rsidRPr="00903DBA" w:rsidRDefault="005E5A36" w:rsidP="005E5A36">
      <w:pPr>
        <w:rPr>
          <w:highlight w:val="white"/>
        </w:rPr>
      </w:pPr>
      <w:r w:rsidRPr="00903DBA">
        <w:rPr>
          <w:highlight w:val="white"/>
        </w:rPr>
        <w:t>Since this an assignment, the code list holds both the assignment of the register and the side effect of the assignment. Therefore, we add the long list as both the short list and the long list of the result expression.</w:t>
      </w:r>
    </w:p>
    <w:p w14:paraId="257F79ED" w14:textId="77777777" w:rsidR="005E5A36" w:rsidRPr="00903DBA" w:rsidRDefault="005E5A36" w:rsidP="005E5A36">
      <w:pPr>
        <w:pStyle w:val="Code"/>
        <w:rPr>
          <w:highlight w:val="white"/>
        </w:rPr>
      </w:pPr>
      <w:r w:rsidRPr="00903DBA">
        <w:rPr>
          <w:highlight w:val="white"/>
        </w:rPr>
        <w:t xml:space="preserve">        return (new Expression(rightExpression.Symbol, longList, longList));</w:t>
      </w:r>
    </w:p>
    <w:p w14:paraId="26753378" w14:textId="77777777" w:rsidR="005E5A36" w:rsidRPr="00903DBA" w:rsidRDefault="005E5A36" w:rsidP="005E5A36">
      <w:pPr>
        <w:pStyle w:val="Code"/>
        <w:rPr>
          <w:highlight w:val="white"/>
        </w:rPr>
      </w:pPr>
      <w:r w:rsidRPr="00903DBA">
        <w:rPr>
          <w:highlight w:val="white"/>
        </w:rPr>
        <w:t xml:space="preserve">      }</w:t>
      </w:r>
    </w:p>
    <w:p w14:paraId="7944492C" w14:textId="77777777" w:rsidR="005E5A36" w:rsidRPr="00903DBA" w:rsidRDefault="005E5A36" w:rsidP="005E5A36">
      <w:pPr>
        <w:rPr>
          <w:highlight w:val="white"/>
        </w:rPr>
      </w:pPr>
      <w:r w:rsidRPr="00903DBA">
        <w:rPr>
          <w:highlight w:val="white"/>
        </w:rPr>
        <w:t>If the left expression is not a register, we first check that the left expression is assignable. If it is not, we report an error.</w:t>
      </w:r>
    </w:p>
    <w:p w14:paraId="4BB8213C" w14:textId="77777777" w:rsidR="005E5A36" w:rsidRPr="00903DBA" w:rsidRDefault="005E5A36" w:rsidP="005E5A36">
      <w:pPr>
        <w:pStyle w:val="Code"/>
        <w:rPr>
          <w:highlight w:val="white"/>
        </w:rPr>
      </w:pPr>
      <w:r w:rsidRPr="00903DBA">
        <w:rPr>
          <w:highlight w:val="white"/>
        </w:rPr>
        <w:t xml:space="preserve">      else {</w:t>
      </w:r>
    </w:p>
    <w:p w14:paraId="71DFC533" w14:textId="77777777" w:rsidR="005E5A36" w:rsidRPr="00903DBA" w:rsidRDefault="005E5A36" w:rsidP="005E5A36">
      <w:pPr>
        <w:pStyle w:val="Code"/>
        <w:rPr>
          <w:highlight w:val="white"/>
        </w:rPr>
      </w:pPr>
      <w:r w:rsidRPr="00903DBA">
        <w:rPr>
          <w:highlight w:val="white"/>
        </w:rPr>
        <w:t xml:space="preserve">        Assert.Error(leftExpression.Symbol.Assignable,</w:t>
      </w:r>
    </w:p>
    <w:p w14:paraId="309D1D87" w14:textId="77777777" w:rsidR="005E5A36" w:rsidRPr="00903DBA" w:rsidRDefault="005E5A36" w:rsidP="005E5A36">
      <w:pPr>
        <w:pStyle w:val="Code"/>
        <w:rPr>
          <w:highlight w:val="white"/>
        </w:rPr>
      </w:pPr>
      <w:r w:rsidRPr="00903DBA">
        <w:rPr>
          <w:highlight w:val="white"/>
        </w:rPr>
        <w:t xml:space="preserve">                     leftExpression, Message.Not_assignable);</w:t>
      </w:r>
    </w:p>
    <w:p w14:paraId="1682A261"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2C9C3104" w14:textId="77777777" w:rsidR="005E5A36" w:rsidRPr="00903DBA" w:rsidRDefault="005E5A36" w:rsidP="005E5A36">
      <w:pPr>
        <w:rPr>
          <w:highlight w:val="white"/>
        </w:rPr>
      </w:pPr>
      <w:r w:rsidRPr="00903DBA">
        <w:rPr>
          <w:highlight w:val="white"/>
        </w:rPr>
        <w:t>In case of a simple assignment we add the long list of the left expression to the code list. In case of a compound assignment, the long list of the left expression has already been added to long list of the right expression. If we added the long list in case of a compound assignment, we would add the same code twice.</w:t>
      </w:r>
    </w:p>
    <w:p w14:paraId="7F112EC1" w14:textId="77777777" w:rsidR="005E5A36" w:rsidRPr="00903DBA" w:rsidRDefault="005E5A36" w:rsidP="005E5A36">
      <w:pPr>
        <w:pStyle w:val="Code"/>
        <w:rPr>
          <w:highlight w:val="white"/>
        </w:rPr>
      </w:pPr>
      <w:r w:rsidRPr="00903DBA">
        <w:rPr>
          <w:highlight w:val="white"/>
        </w:rPr>
        <w:t xml:space="preserve">        if (simpleAssignment) {</w:t>
      </w:r>
    </w:p>
    <w:p w14:paraId="513BAD2E" w14:textId="77777777" w:rsidR="005E5A36" w:rsidRPr="00903DBA" w:rsidRDefault="005E5A36" w:rsidP="005E5A36">
      <w:pPr>
        <w:pStyle w:val="Code"/>
        <w:rPr>
          <w:highlight w:val="white"/>
        </w:rPr>
      </w:pPr>
      <w:r w:rsidRPr="00903DBA">
        <w:rPr>
          <w:highlight w:val="white"/>
        </w:rPr>
        <w:t xml:space="preserve">          longList.AddRange(leftExpression.LongList);</w:t>
      </w:r>
    </w:p>
    <w:p w14:paraId="796F9C58" w14:textId="77777777" w:rsidR="005E5A36" w:rsidRPr="00903DBA" w:rsidRDefault="005E5A36" w:rsidP="005E5A36">
      <w:pPr>
        <w:rPr>
          <w:highlight w:val="white"/>
        </w:rPr>
      </w:pPr>
      <w:r w:rsidRPr="00903DBA">
        <w:rPr>
          <w:highlight w:val="white"/>
        </w:rPr>
        <w:t>If the left expression is of floating type, we need to pop the floating value stack in case of a simple assignment. In case of a compound assignment, we let the value stay on the stack.</w:t>
      </w:r>
    </w:p>
    <w:p w14:paraId="49CDC59E" w14:textId="77777777" w:rsidR="005E5A36" w:rsidRPr="00903DBA" w:rsidRDefault="005E5A36" w:rsidP="005E5A36">
      <w:pPr>
        <w:pStyle w:val="Code"/>
        <w:rPr>
          <w:highlight w:val="white"/>
        </w:rPr>
      </w:pPr>
      <w:r w:rsidRPr="00903DBA">
        <w:rPr>
          <w:highlight w:val="white"/>
        </w:rPr>
        <w:t xml:space="preserve">          if (leftExpression.Symbol.Type.IsFloating()) {</w:t>
      </w:r>
    </w:p>
    <w:p w14:paraId="76231CBB" w14:textId="77777777" w:rsidR="005E5A36" w:rsidRPr="00903DBA" w:rsidRDefault="005E5A36" w:rsidP="005E5A36">
      <w:pPr>
        <w:pStyle w:val="Code"/>
        <w:rPr>
          <w:highlight w:val="white"/>
        </w:rPr>
      </w:pPr>
      <w:r w:rsidRPr="00903DBA">
        <w:rPr>
          <w:highlight w:val="white"/>
        </w:rPr>
        <w:t xml:space="preserve">            AddMiddleCode(longList, MiddleOperator.PopFloat);</w:t>
      </w:r>
    </w:p>
    <w:p w14:paraId="3C122613" w14:textId="77777777" w:rsidR="005E5A36" w:rsidRPr="00903DBA" w:rsidRDefault="005E5A36" w:rsidP="005E5A36">
      <w:pPr>
        <w:pStyle w:val="Code"/>
        <w:rPr>
          <w:highlight w:val="white"/>
        </w:rPr>
      </w:pPr>
      <w:r w:rsidRPr="00903DBA">
        <w:rPr>
          <w:highlight w:val="white"/>
        </w:rPr>
        <w:t xml:space="preserve">          }</w:t>
      </w:r>
    </w:p>
    <w:p w14:paraId="1F4B6F5C" w14:textId="77777777" w:rsidR="005E5A36" w:rsidRPr="00903DBA" w:rsidRDefault="005E5A36" w:rsidP="005E5A36">
      <w:pPr>
        <w:pStyle w:val="Code"/>
        <w:rPr>
          <w:highlight w:val="white"/>
        </w:rPr>
      </w:pPr>
      <w:r w:rsidRPr="00903DBA">
        <w:rPr>
          <w:highlight w:val="white"/>
        </w:rPr>
        <w:t xml:space="preserve">        }</w:t>
      </w:r>
    </w:p>
    <w:p w14:paraId="2BFBE8B3" w14:textId="77777777" w:rsidR="005E5A36" w:rsidRPr="00903DBA" w:rsidRDefault="005E5A36" w:rsidP="005E5A36">
      <w:pPr>
        <w:rPr>
          <w:highlight w:val="white"/>
        </w:rPr>
      </w:pPr>
      <w:r w:rsidRPr="00903DBA">
        <w:rPr>
          <w:highlight w:val="white"/>
        </w:rPr>
        <w:t>We type cast the right expression to the type of the left expression and add its long list to the final code list.</w:t>
      </w:r>
    </w:p>
    <w:p w14:paraId="7A1AF16B" w14:textId="77777777" w:rsidR="005E5A36" w:rsidRPr="00903DBA" w:rsidRDefault="005E5A36" w:rsidP="005E5A36">
      <w:pPr>
        <w:pStyle w:val="Code"/>
        <w:rPr>
          <w:highlight w:val="white"/>
        </w:rPr>
      </w:pPr>
      <w:r w:rsidRPr="00903DBA">
        <w:rPr>
          <w:highlight w:val="white"/>
        </w:rPr>
        <w:t xml:space="preserve">        rightExpression = TypeCast.ImplicitCast(rightExpression,</w:t>
      </w:r>
    </w:p>
    <w:p w14:paraId="76AC8044" w14:textId="77777777" w:rsidR="005E5A36" w:rsidRPr="00903DBA" w:rsidRDefault="005E5A36" w:rsidP="005E5A36">
      <w:pPr>
        <w:pStyle w:val="Code"/>
        <w:rPr>
          <w:highlight w:val="white"/>
        </w:rPr>
      </w:pPr>
      <w:r w:rsidRPr="00903DBA">
        <w:rPr>
          <w:highlight w:val="white"/>
        </w:rPr>
        <w:t xml:space="preserve">                                                leftExpression.Symbol.Type);</w:t>
      </w:r>
    </w:p>
    <w:p w14:paraId="52C1AE35" w14:textId="77777777" w:rsidR="005E5A36" w:rsidRPr="00903DBA" w:rsidRDefault="005E5A36" w:rsidP="005E5A36">
      <w:pPr>
        <w:pStyle w:val="Code"/>
        <w:rPr>
          <w:highlight w:val="white"/>
        </w:rPr>
      </w:pPr>
      <w:r w:rsidRPr="00903DBA">
        <w:rPr>
          <w:highlight w:val="white"/>
        </w:rPr>
        <w:t xml:space="preserve">        longList.AddRange(rightExpression.LongList);</w:t>
      </w:r>
    </w:p>
    <w:p w14:paraId="6B450AAE" w14:textId="77777777" w:rsidR="005E5A36" w:rsidRPr="00903DBA" w:rsidRDefault="005E5A36" w:rsidP="005E5A36">
      <w:pPr>
        <w:rPr>
          <w:highlight w:val="white"/>
        </w:rPr>
      </w:pPr>
      <w:r w:rsidRPr="00903DBA">
        <w:rPr>
          <w:highlight w:val="white"/>
        </w:rPr>
        <w:t>If the expressions hold floating type, we really do not perform an assignment, we simply top the current value on the floating value stack to the left expression.</w:t>
      </w:r>
    </w:p>
    <w:p w14:paraId="52B7B6D6" w14:textId="77777777" w:rsidR="005E5A36" w:rsidRPr="00903DBA" w:rsidRDefault="005E5A36" w:rsidP="005E5A36">
      <w:pPr>
        <w:pStyle w:val="Code"/>
        <w:rPr>
          <w:highlight w:val="white"/>
        </w:rPr>
      </w:pPr>
      <w:r w:rsidRPr="00903DBA">
        <w:rPr>
          <w:highlight w:val="white"/>
        </w:rPr>
        <w:t xml:space="preserve">        if (leftExpression.Symbol.Type.IsFloating()) {</w:t>
      </w:r>
    </w:p>
    <w:p w14:paraId="6CEE12DF" w14:textId="77777777" w:rsidR="005E5A36" w:rsidRPr="00903DBA" w:rsidRDefault="005E5A36" w:rsidP="005E5A36">
      <w:pPr>
        <w:pStyle w:val="Code"/>
        <w:rPr>
          <w:highlight w:val="white"/>
        </w:rPr>
      </w:pPr>
      <w:r w:rsidRPr="00903DBA">
        <w:rPr>
          <w:highlight w:val="white"/>
        </w:rPr>
        <w:t xml:space="preserve">          AddMiddleCode(longList, MiddleOperator.TopFloat,</w:t>
      </w:r>
    </w:p>
    <w:p w14:paraId="0456DAC5" w14:textId="77777777" w:rsidR="005E5A36" w:rsidRPr="00903DBA" w:rsidRDefault="005E5A36" w:rsidP="005E5A36">
      <w:pPr>
        <w:pStyle w:val="Code"/>
        <w:rPr>
          <w:highlight w:val="white"/>
        </w:rPr>
      </w:pPr>
      <w:r w:rsidRPr="00903DBA">
        <w:rPr>
          <w:highlight w:val="white"/>
        </w:rPr>
        <w:t xml:space="preserve">                        leftExpression.Symbol);</w:t>
      </w:r>
    </w:p>
    <w:p w14:paraId="13135E75"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691B6C64" w14:textId="77777777" w:rsidR="005E5A36" w:rsidRPr="00903DBA" w:rsidRDefault="005E5A36" w:rsidP="005E5A36">
      <w:pPr>
        <w:pStyle w:val="Code"/>
        <w:rPr>
          <w:highlight w:val="white"/>
        </w:rPr>
      </w:pPr>
      <w:r w:rsidRPr="00903DBA">
        <w:rPr>
          <w:highlight w:val="white"/>
        </w:rPr>
        <w:t xml:space="preserve">          shortList.AddRange(longList);</w:t>
      </w:r>
    </w:p>
    <w:p w14:paraId="5C1A39E1" w14:textId="77777777" w:rsidR="005E5A36" w:rsidRPr="00903DBA" w:rsidRDefault="005E5A36" w:rsidP="005E5A36">
      <w:pPr>
        <w:rPr>
          <w:highlight w:val="white"/>
        </w:rPr>
      </w:pPr>
      <w:r w:rsidRPr="00903DBA">
        <w:rPr>
          <w:highlight w:val="white"/>
        </w:rPr>
        <w:lastRenderedPageBreak/>
        <w:t>In case of floating type, there is a difference between the short list and long list. In the long list, the resulting value of the assignment (which equals the new value of the left expression) shall be used. Therefore, it is preserved on the stack. In the short list, the value is popped from the stack, since the value shall not be used, only the side effect of the assignment.</w:t>
      </w:r>
    </w:p>
    <w:p w14:paraId="752B48BF" w14:textId="77777777" w:rsidR="005E5A36" w:rsidRPr="00903DBA" w:rsidRDefault="005E5A36" w:rsidP="005E5A36">
      <w:pPr>
        <w:pStyle w:val="Code"/>
        <w:rPr>
          <w:highlight w:val="white"/>
        </w:rPr>
      </w:pPr>
      <w:r w:rsidRPr="00903DBA">
        <w:rPr>
          <w:highlight w:val="white"/>
        </w:rPr>
        <w:t xml:space="preserve">          AddMiddleCode(shortList, MiddleOperator.PopFloat);</w:t>
      </w:r>
    </w:p>
    <w:p w14:paraId="1892C9B1" w14:textId="77777777" w:rsidR="005E5A36" w:rsidRPr="00903DBA" w:rsidRDefault="005E5A36" w:rsidP="005E5A36">
      <w:pPr>
        <w:pStyle w:val="Code"/>
        <w:rPr>
          <w:highlight w:val="white"/>
        </w:rPr>
      </w:pPr>
      <w:r w:rsidRPr="00903DBA">
        <w:rPr>
          <w:highlight w:val="white"/>
        </w:rPr>
        <w:t xml:space="preserve">          return (new Expression(leftExpression.Symbol, shortList, longList));</w:t>
      </w:r>
    </w:p>
    <w:p w14:paraId="525039FB" w14:textId="77777777" w:rsidR="005E5A36" w:rsidRPr="00903DBA" w:rsidRDefault="005E5A36" w:rsidP="005E5A36">
      <w:pPr>
        <w:pStyle w:val="Code"/>
        <w:rPr>
          <w:highlight w:val="white"/>
        </w:rPr>
      </w:pPr>
      <w:r w:rsidRPr="00903DBA">
        <w:rPr>
          <w:highlight w:val="white"/>
        </w:rPr>
        <w:t xml:space="preserve">        }</w:t>
      </w:r>
    </w:p>
    <w:p w14:paraId="6ACD323D" w14:textId="77777777" w:rsidR="005E5A36" w:rsidRPr="00903DBA" w:rsidRDefault="005E5A36" w:rsidP="005E5A36">
      <w:pPr>
        <w:rPr>
          <w:highlight w:val="white"/>
        </w:rPr>
      </w:pPr>
      <w:r w:rsidRPr="00903DBA">
        <w:rPr>
          <w:highlight w:val="white"/>
        </w:rPr>
        <w:t>In case of integral type, we add an assign instruction to the final code.</w:t>
      </w:r>
    </w:p>
    <w:p w14:paraId="5D0D491E" w14:textId="77777777" w:rsidR="005E5A36" w:rsidRPr="00903DBA" w:rsidRDefault="005E5A36" w:rsidP="005E5A36">
      <w:pPr>
        <w:pStyle w:val="Code"/>
        <w:rPr>
          <w:highlight w:val="white"/>
        </w:rPr>
      </w:pPr>
      <w:r w:rsidRPr="00903DBA">
        <w:rPr>
          <w:highlight w:val="white"/>
        </w:rPr>
        <w:t xml:space="preserve">        else {</w:t>
      </w:r>
    </w:p>
    <w:p w14:paraId="61BAE095" w14:textId="77777777" w:rsidR="005E5A36" w:rsidRPr="00903DBA" w:rsidRDefault="005E5A36" w:rsidP="005E5A36">
      <w:pPr>
        <w:pStyle w:val="Code"/>
        <w:rPr>
          <w:highlight w:val="white"/>
        </w:rPr>
      </w:pPr>
      <w:r w:rsidRPr="00903DBA">
        <w:rPr>
          <w:highlight w:val="white"/>
        </w:rPr>
        <w:t xml:space="preserve">          if (leftExpression.Symbol.Type.IsStructOrUnion()) {</w:t>
      </w:r>
    </w:p>
    <w:p w14:paraId="5946A86B" w14:textId="77777777" w:rsidR="005E5A36" w:rsidRPr="00903DBA" w:rsidRDefault="005E5A36" w:rsidP="005E5A36">
      <w:pPr>
        <w:pStyle w:val="Code"/>
        <w:rPr>
          <w:highlight w:val="white"/>
        </w:rPr>
      </w:pPr>
      <w:r w:rsidRPr="00903DBA">
        <w:rPr>
          <w:highlight w:val="white"/>
        </w:rPr>
        <w:t xml:space="preserve">            AddMiddleCode(longList, MiddleOperator.AssignInit,</w:t>
      </w:r>
    </w:p>
    <w:p w14:paraId="06B7E71E"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582A1FFF" w14:textId="77777777" w:rsidR="005E5A36" w:rsidRPr="00903DBA" w:rsidRDefault="005E5A36" w:rsidP="005E5A36">
      <w:pPr>
        <w:pStyle w:val="Code"/>
        <w:rPr>
          <w:highlight w:val="white"/>
        </w:rPr>
      </w:pPr>
      <w:r w:rsidRPr="00903DBA">
        <w:rPr>
          <w:highlight w:val="white"/>
        </w:rPr>
        <w:t xml:space="preserve">          }</w:t>
      </w:r>
    </w:p>
    <w:p w14:paraId="631A5905" w14:textId="77777777" w:rsidR="005E5A36" w:rsidRPr="00903DBA" w:rsidRDefault="005E5A36" w:rsidP="005E5A36">
      <w:pPr>
        <w:pStyle w:val="Code"/>
        <w:rPr>
          <w:highlight w:val="white"/>
        </w:rPr>
      </w:pPr>
    </w:p>
    <w:p w14:paraId="04D5F76D" w14:textId="77777777" w:rsidR="005E5A36" w:rsidRPr="00903DBA" w:rsidRDefault="005E5A36" w:rsidP="005E5A36">
      <w:pPr>
        <w:pStyle w:val="Code"/>
        <w:rPr>
          <w:highlight w:val="white"/>
        </w:rPr>
      </w:pPr>
      <w:r w:rsidRPr="00903DBA">
        <w:rPr>
          <w:highlight w:val="white"/>
        </w:rPr>
        <w:t xml:space="preserve">          AddMiddleCode(longList, MiddleOperator.Assign,</w:t>
      </w:r>
    </w:p>
    <w:p w14:paraId="1F81C593"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50855BFD" w14:textId="77777777" w:rsidR="005E5A36" w:rsidRPr="00903DBA" w:rsidRDefault="005E5A36" w:rsidP="005E5A36">
      <w:pPr>
        <w:pStyle w:val="Code"/>
        <w:rPr>
          <w:highlight w:val="white"/>
        </w:rPr>
      </w:pPr>
      <w:r w:rsidRPr="00903DBA">
        <w:rPr>
          <w:highlight w:val="white"/>
        </w:rPr>
        <w:t xml:space="preserve">          BigInteger? bitFieldMask =</w:t>
      </w:r>
    </w:p>
    <w:p w14:paraId="2726CC9B" w14:textId="77777777" w:rsidR="005E5A36" w:rsidRPr="00903DBA" w:rsidRDefault="005E5A36" w:rsidP="005E5A36">
      <w:pPr>
        <w:pStyle w:val="Code"/>
        <w:rPr>
          <w:highlight w:val="white"/>
        </w:rPr>
      </w:pPr>
      <w:r w:rsidRPr="00903DBA">
        <w:rPr>
          <w:highlight w:val="white"/>
        </w:rPr>
        <w:t xml:space="preserve">                     leftExpression.Symbol.Type.GetBitfieldMask();</w:t>
      </w:r>
    </w:p>
    <w:p w14:paraId="16842C08" w14:textId="77777777" w:rsidR="005E5A36" w:rsidRPr="00903DBA" w:rsidRDefault="005E5A36" w:rsidP="005E5A36">
      <w:pPr>
        <w:rPr>
          <w:highlight w:val="white"/>
        </w:rPr>
      </w:pPr>
      <w:r w:rsidRPr="00903DBA">
        <w:rPr>
          <w:highlight w:val="white"/>
        </w:rPr>
        <w:t>In case of bitfield, we add an add operation to set the non-relevant bits to zero.</w:t>
      </w:r>
    </w:p>
    <w:p w14:paraId="6799DA96" w14:textId="77777777" w:rsidR="005E5A36" w:rsidRPr="00903DBA" w:rsidRDefault="005E5A36" w:rsidP="005E5A36">
      <w:pPr>
        <w:pStyle w:val="Code"/>
        <w:rPr>
          <w:highlight w:val="white"/>
        </w:rPr>
      </w:pPr>
      <w:r w:rsidRPr="00903DBA">
        <w:rPr>
          <w:highlight w:val="white"/>
        </w:rPr>
        <w:t xml:space="preserve">          if (bitFieldMask != null) {</w:t>
      </w:r>
    </w:p>
    <w:p w14:paraId="1463A8BA" w14:textId="77777777" w:rsidR="005E5A36" w:rsidRPr="00903DBA" w:rsidRDefault="005E5A36" w:rsidP="005E5A36">
      <w:pPr>
        <w:pStyle w:val="Code"/>
        <w:rPr>
          <w:highlight w:val="white"/>
        </w:rPr>
      </w:pPr>
      <w:r w:rsidRPr="00903DBA">
        <w:rPr>
          <w:highlight w:val="white"/>
        </w:rPr>
        <w:t xml:space="preserve">            Symbol maskSymbol = new Symbol(leftExpression.Symbol.Type,</w:t>
      </w:r>
    </w:p>
    <w:p w14:paraId="4E4CA131" w14:textId="77777777" w:rsidR="005E5A36" w:rsidRPr="00903DBA" w:rsidRDefault="005E5A36" w:rsidP="005E5A36">
      <w:pPr>
        <w:pStyle w:val="Code"/>
        <w:rPr>
          <w:highlight w:val="white"/>
        </w:rPr>
      </w:pPr>
      <w:r w:rsidRPr="00903DBA">
        <w:rPr>
          <w:highlight w:val="white"/>
        </w:rPr>
        <w:t xml:space="preserve">                                           bitFieldMask);</w:t>
      </w:r>
    </w:p>
    <w:p w14:paraId="6CD0A26D" w14:textId="77777777" w:rsidR="005E5A36" w:rsidRPr="00903DBA" w:rsidRDefault="005E5A36" w:rsidP="005E5A36">
      <w:pPr>
        <w:pStyle w:val="Code"/>
        <w:rPr>
          <w:highlight w:val="white"/>
        </w:rPr>
      </w:pPr>
      <w:r w:rsidRPr="00903DBA">
        <w:rPr>
          <w:highlight w:val="white"/>
        </w:rPr>
        <w:t xml:space="preserve">            AddMiddleCode(longList, MiddleOperator.BitwiseAnd,</w:t>
      </w:r>
    </w:p>
    <w:p w14:paraId="1AF41055" w14:textId="77777777" w:rsidR="005E5A36" w:rsidRPr="00903DBA" w:rsidRDefault="005E5A36" w:rsidP="005E5A36">
      <w:pPr>
        <w:pStyle w:val="Code"/>
        <w:rPr>
          <w:highlight w:val="white"/>
        </w:rPr>
      </w:pPr>
      <w:r w:rsidRPr="00903DBA">
        <w:rPr>
          <w:highlight w:val="white"/>
        </w:rPr>
        <w:t xml:space="preserve">                          leftExpression.Symbol, leftExpression.Symbol,</w:t>
      </w:r>
    </w:p>
    <w:p w14:paraId="2023538A" w14:textId="77777777" w:rsidR="005E5A36" w:rsidRPr="00903DBA" w:rsidRDefault="005E5A36" w:rsidP="005E5A36">
      <w:pPr>
        <w:pStyle w:val="Code"/>
        <w:rPr>
          <w:highlight w:val="white"/>
        </w:rPr>
      </w:pPr>
      <w:r w:rsidRPr="00903DBA">
        <w:rPr>
          <w:highlight w:val="white"/>
        </w:rPr>
        <w:t xml:space="preserve">                          maskSymbol);</w:t>
      </w:r>
    </w:p>
    <w:p w14:paraId="064893A0" w14:textId="77777777" w:rsidR="005E5A36" w:rsidRPr="00903DBA" w:rsidRDefault="005E5A36" w:rsidP="005E5A36">
      <w:pPr>
        <w:pStyle w:val="Code"/>
        <w:rPr>
          <w:highlight w:val="white"/>
        </w:rPr>
      </w:pPr>
      <w:r w:rsidRPr="00903DBA">
        <w:rPr>
          <w:highlight w:val="white"/>
        </w:rPr>
        <w:t xml:space="preserve">          }</w:t>
      </w:r>
    </w:p>
    <w:p w14:paraId="29542756" w14:textId="77777777" w:rsidR="005E5A36" w:rsidRPr="00903DBA" w:rsidRDefault="005E5A36" w:rsidP="005E5A36">
      <w:pPr>
        <w:rPr>
          <w:highlight w:val="white"/>
        </w:rPr>
      </w:pPr>
      <w:r w:rsidRPr="00903DBA">
        <w:rPr>
          <w:highlight w:val="white"/>
        </w:rPr>
        <w:t>In the integral case, we set the code list as both the short list and long list in the resulting expression since the assignment is a side effect.</w:t>
      </w:r>
    </w:p>
    <w:p w14:paraId="1C75C94A" w14:textId="77777777" w:rsidR="005E5A36" w:rsidRPr="00903DBA" w:rsidRDefault="005E5A36" w:rsidP="005E5A36">
      <w:pPr>
        <w:pStyle w:val="Code"/>
        <w:rPr>
          <w:highlight w:val="white"/>
        </w:rPr>
      </w:pPr>
      <w:r w:rsidRPr="00903DBA">
        <w:rPr>
          <w:highlight w:val="white"/>
        </w:rPr>
        <w:t xml:space="preserve">          return (new Expression(leftExpression.Symbol, longList, longList));</w:t>
      </w:r>
    </w:p>
    <w:p w14:paraId="6DB7D474" w14:textId="77777777" w:rsidR="005E5A36" w:rsidRPr="00903DBA" w:rsidRDefault="005E5A36" w:rsidP="005E5A36">
      <w:pPr>
        <w:pStyle w:val="Code"/>
        <w:rPr>
          <w:highlight w:val="white"/>
        </w:rPr>
      </w:pPr>
      <w:r w:rsidRPr="00903DBA">
        <w:rPr>
          <w:highlight w:val="white"/>
        </w:rPr>
        <w:t xml:space="preserve">        }</w:t>
      </w:r>
    </w:p>
    <w:p w14:paraId="405E454D" w14:textId="77777777" w:rsidR="005E5A36" w:rsidRPr="00903DBA" w:rsidRDefault="005E5A36" w:rsidP="005E5A36">
      <w:pPr>
        <w:pStyle w:val="Code"/>
        <w:rPr>
          <w:highlight w:val="white"/>
        </w:rPr>
      </w:pPr>
      <w:r w:rsidRPr="00903DBA">
        <w:rPr>
          <w:highlight w:val="white"/>
        </w:rPr>
        <w:t xml:space="preserve">      }</w:t>
      </w:r>
    </w:p>
    <w:p w14:paraId="7B9568D2" w14:textId="77777777" w:rsidR="005E5A36" w:rsidRPr="00903DBA" w:rsidRDefault="005E5A36" w:rsidP="005E5A36">
      <w:pPr>
        <w:pStyle w:val="Code"/>
        <w:rPr>
          <w:highlight w:val="white"/>
        </w:rPr>
      </w:pPr>
      <w:r w:rsidRPr="00903DBA">
        <w:rPr>
          <w:highlight w:val="white"/>
        </w:rPr>
        <w:t xml:space="preserve">    }</w:t>
      </w:r>
    </w:p>
    <w:p w14:paraId="2DE335EE" w14:textId="3FB818B4" w:rsidR="005E5A36" w:rsidRDefault="005E5A36" w:rsidP="005E5A36">
      <w:pPr>
        <w:pStyle w:val="Rubrik3"/>
      </w:pPr>
      <w:r w:rsidRPr="00903DBA">
        <w:t>The Condition Expression</w:t>
      </w:r>
    </w:p>
    <w:p w14:paraId="14988FBA" w14:textId="3B2486DB" w:rsidR="004E31E7" w:rsidRPr="004E31E7" w:rsidRDefault="004E31E7" w:rsidP="004E31E7">
      <w:r>
        <w:t xml:space="preserve">The condition operator is rather complicated. </w:t>
      </w:r>
    </w:p>
    <w:p w14:paraId="7B1EA2F5" w14:textId="77777777" w:rsidR="005E5A36" w:rsidRPr="00903DBA" w:rsidRDefault="005E5A36" w:rsidP="005E5A36">
      <w:pPr>
        <w:pStyle w:val="Code"/>
        <w:rPr>
          <w:highlight w:val="white"/>
        </w:rPr>
      </w:pPr>
      <w:r w:rsidRPr="00903DBA">
        <w:rPr>
          <w:highlight w:val="white"/>
        </w:rPr>
        <w:t xml:space="preserve">    public static Expression ConditionalExpression(Expression testExpression,</w:t>
      </w:r>
    </w:p>
    <w:p w14:paraId="615E9540" w14:textId="77777777" w:rsidR="005E5A36" w:rsidRPr="00903DBA" w:rsidRDefault="005E5A36" w:rsidP="005E5A36">
      <w:pPr>
        <w:pStyle w:val="Code"/>
        <w:rPr>
          <w:highlight w:val="white"/>
        </w:rPr>
      </w:pPr>
      <w:r w:rsidRPr="00903DBA">
        <w:rPr>
          <w:highlight w:val="white"/>
        </w:rPr>
        <w:t xml:space="preserve">                                                 Expression trueExpression,</w:t>
      </w:r>
    </w:p>
    <w:p w14:paraId="0490B48F" w14:textId="77777777" w:rsidR="005E5A36" w:rsidRPr="00903DBA" w:rsidRDefault="005E5A36" w:rsidP="005E5A36">
      <w:pPr>
        <w:pStyle w:val="Code"/>
        <w:rPr>
          <w:highlight w:val="white"/>
        </w:rPr>
      </w:pPr>
      <w:r w:rsidRPr="00903DBA">
        <w:rPr>
          <w:highlight w:val="white"/>
        </w:rPr>
        <w:t xml:space="preserve">                                                 Expression falseExpression) {</w:t>
      </w:r>
    </w:p>
    <w:p w14:paraId="3E6B928A" w14:textId="77777777" w:rsidR="005E5A36" w:rsidRPr="00903DBA" w:rsidRDefault="005E5A36" w:rsidP="005E5A36">
      <w:pPr>
        <w:rPr>
          <w:highlight w:val="white"/>
        </w:rPr>
      </w:pPr>
      <w:r w:rsidRPr="00903DBA">
        <w:rPr>
          <w:highlight w:val="white"/>
        </w:rPr>
        <w:t>We type cast the test expression to logical type.</w:t>
      </w:r>
    </w:p>
    <w:p w14:paraId="3FE181A3" w14:textId="77777777" w:rsidR="005E5A36" w:rsidRPr="00903DBA" w:rsidRDefault="005E5A36" w:rsidP="005E5A36">
      <w:pPr>
        <w:pStyle w:val="Code"/>
        <w:rPr>
          <w:highlight w:val="white"/>
        </w:rPr>
      </w:pPr>
      <w:r w:rsidRPr="00903DBA">
        <w:rPr>
          <w:highlight w:val="white"/>
        </w:rPr>
        <w:t xml:space="preserve">      testExpression = TypeCast.ToLogical(testExpression);</w:t>
      </w:r>
    </w:p>
    <w:p w14:paraId="49372B52" w14:textId="484BC284" w:rsidR="005E5A36" w:rsidRPr="00903DBA" w:rsidRDefault="005E5A36" w:rsidP="005E5A36">
      <w:pPr>
        <w:rPr>
          <w:highlight w:val="white"/>
        </w:rPr>
      </w:pPr>
      <w:r w:rsidRPr="00903DBA">
        <w:rPr>
          <w:highlight w:val="white"/>
        </w:rPr>
        <w:t xml:space="preserve">If the test expression is constant, we simple return the true </w:t>
      </w:r>
      <w:r w:rsidR="0049303A">
        <w:rPr>
          <w:highlight w:val="white"/>
        </w:rPr>
        <w:t xml:space="preserve">expression </w:t>
      </w:r>
      <w:r w:rsidR="004033BD">
        <w:rPr>
          <w:highlight w:val="white"/>
        </w:rPr>
        <w:t>if the test expression is true and the false expression if it is false.</w:t>
      </w:r>
    </w:p>
    <w:p w14:paraId="6485D236" w14:textId="77777777" w:rsidR="005E5A36" w:rsidRPr="00903DBA" w:rsidRDefault="005E5A36" w:rsidP="005E5A36">
      <w:pPr>
        <w:pStyle w:val="Code"/>
        <w:rPr>
          <w:highlight w:val="white"/>
        </w:rPr>
      </w:pPr>
      <w:r w:rsidRPr="00903DBA">
        <w:rPr>
          <w:highlight w:val="white"/>
        </w:rPr>
        <w:t xml:space="preserve">      if (ConstantExpression.IsConstant(testExpression)) {</w:t>
      </w:r>
    </w:p>
    <w:p w14:paraId="7CDE5142" w14:textId="77777777" w:rsidR="005E5A36" w:rsidRPr="00903DBA" w:rsidRDefault="005E5A36" w:rsidP="005E5A36">
      <w:pPr>
        <w:pStyle w:val="Code"/>
        <w:rPr>
          <w:highlight w:val="white"/>
        </w:rPr>
      </w:pPr>
      <w:r w:rsidRPr="00903DBA">
        <w:rPr>
          <w:highlight w:val="white"/>
        </w:rPr>
        <w:t xml:space="preserve">        return ConstantExpression.IsTrue(testExpression)</w:t>
      </w:r>
    </w:p>
    <w:p w14:paraId="77E0438A" w14:textId="77777777" w:rsidR="005E5A36" w:rsidRPr="00903DBA" w:rsidRDefault="005E5A36" w:rsidP="005E5A36">
      <w:pPr>
        <w:pStyle w:val="Code"/>
        <w:rPr>
          <w:highlight w:val="white"/>
        </w:rPr>
      </w:pPr>
      <w:r w:rsidRPr="00903DBA">
        <w:rPr>
          <w:highlight w:val="white"/>
        </w:rPr>
        <w:t xml:space="preserve">               ? falseExpression : trueExpression;</w:t>
      </w:r>
    </w:p>
    <w:p w14:paraId="718BFAFE" w14:textId="77777777" w:rsidR="005E5A36" w:rsidRPr="00903DBA" w:rsidRDefault="005E5A36" w:rsidP="005E5A36">
      <w:pPr>
        <w:pStyle w:val="Code"/>
        <w:rPr>
          <w:highlight w:val="white"/>
        </w:rPr>
      </w:pPr>
      <w:r w:rsidRPr="00903DBA">
        <w:rPr>
          <w:highlight w:val="white"/>
        </w:rPr>
        <w:t xml:space="preserve">      }</w:t>
      </w:r>
    </w:p>
    <w:p w14:paraId="2228D7D7" w14:textId="77777777" w:rsidR="005E5A36" w:rsidRPr="00903DBA" w:rsidRDefault="005E5A36" w:rsidP="005E5A36">
      <w:pPr>
        <w:rPr>
          <w:highlight w:val="white"/>
        </w:rPr>
      </w:pPr>
      <w:r w:rsidRPr="00903DBA">
        <w:rPr>
          <w:highlight w:val="white"/>
        </w:rPr>
        <w:t>If both the true and false expressions hold logical types, we keep their types.</w:t>
      </w:r>
    </w:p>
    <w:p w14:paraId="13ED066F" w14:textId="77777777" w:rsidR="005E5A36" w:rsidRPr="00903DBA" w:rsidRDefault="005E5A36" w:rsidP="005E5A36">
      <w:pPr>
        <w:pStyle w:val="Code"/>
        <w:rPr>
          <w:highlight w:val="white"/>
        </w:rPr>
      </w:pPr>
      <w:r w:rsidRPr="00903DBA">
        <w:rPr>
          <w:highlight w:val="white"/>
        </w:rPr>
        <w:lastRenderedPageBreak/>
        <w:t xml:space="preserve">      if (trueExpression.Symbol.Type.IsLogical() &amp;&amp;</w:t>
      </w:r>
    </w:p>
    <w:p w14:paraId="071C9410" w14:textId="77777777" w:rsidR="005E5A36" w:rsidRPr="00903DBA" w:rsidRDefault="005E5A36" w:rsidP="005E5A36">
      <w:pPr>
        <w:pStyle w:val="Code"/>
        <w:rPr>
          <w:highlight w:val="white"/>
        </w:rPr>
      </w:pPr>
      <w:r w:rsidRPr="00903DBA">
        <w:rPr>
          <w:highlight w:val="white"/>
        </w:rPr>
        <w:t xml:space="preserve">          falseExpression.Symbol.Type.IsLogical()) {</w:t>
      </w:r>
    </w:p>
    <w:p w14:paraId="6E68E514" w14:textId="573B582C" w:rsidR="005E5A36" w:rsidRPr="00903DBA" w:rsidRDefault="005E5A36" w:rsidP="005E5A36">
      <w:pPr>
        <w:rPr>
          <w:highlight w:val="white"/>
        </w:rPr>
      </w:pPr>
      <w:r w:rsidRPr="00903DBA">
        <w:rPr>
          <w:highlight w:val="white"/>
        </w:rPr>
        <w:t>We start by backpat</w:t>
      </w:r>
      <w:r w:rsidR="004033BD">
        <w:rPr>
          <w:highlight w:val="white"/>
        </w:rPr>
        <w:t>c</w:t>
      </w:r>
      <w:r w:rsidRPr="00903DBA">
        <w:rPr>
          <w:highlight w:val="white"/>
        </w:rPr>
        <w:t>hing the true</w:t>
      </w:r>
      <w:r w:rsidR="00D5148A">
        <w:rPr>
          <w:highlight w:val="white"/>
        </w:rPr>
        <w:t>-set</w:t>
      </w:r>
      <w:r w:rsidRPr="00903DBA">
        <w:rPr>
          <w:highlight w:val="white"/>
        </w:rPr>
        <w:t xml:space="preserve"> and </w:t>
      </w:r>
      <w:r w:rsidR="00A76052">
        <w:rPr>
          <w:highlight w:val="white"/>
        </w:rPr>
        <w:t>false-set</w:t>
      </w:r>
      <w:r w:rsidRPr="00903DBA">
        <w:rPr>
          <w:highlight w:val="white"/>
        </w:rPr>
        <w:t xml:space="preserve"> of the test expression to the beginning of the true and false expression’s code list.</w:t>
      </w:r>
    </w:p>
    <w:p w14:paraId="4929241B" w14:textId="77777777" w:rsidR="005E5A36" w:rsidRPr="00903DBA" w:rsidRDefault="005E5A36" w:rsidP="005E5A36">
      <w:pPr>
        <w:pStyle w:val="Code"/>
        <w:rPr>
          <w:highlight w:val="white"/>
        </w:rPr>
      </w:pPr>
      <w:r w:rsidRPr="00903DBA">
        <w:rPr>
          <w:highlight w:val="white"/>
        </w:rPr>
        <w:t xml:space="preserve">        Backpatch(testExpression.Symbol.TrueSet, trueExpression.LongList);</w:t>
      </w:r>
    </w:p>
    <w:p w14:paraId="4A5AF2C1" w14:textId="77777777" w:rsidR="005E5A36" w:rsidRPr="00903DBA" w:rsidRDefault="005E5A36" w:rsidP="005E5A36">
      <w:pPr>
        <w:pStyle w:val="Code"/>
        <w:rPr>
          <w:highlight w:val="white"/>
        </w:rPr>
      </w:pPr>
      <w:r w:rsidRPr="00903DBA">
        <w:rPr>
          <w:highlight w:val="white"/>
        </w:rPr>
        <w:t xml:space="preserve">        Backpatch(testExpression.Symbol.FalseSet, falseExpression.LongList);</w:t>
      </w:r>
    </w:p>
    <w:p w14:paraId="1E1FB2E0" w14:textId="7DCDDFE3" w:rsidR="005E5A36" w:rsidRPr="00903DBA" w:rsidRDefault="005E5A36" w:rsidP="005E5A36">
      <w:pPr>
        <w:rPr>
          <w:highlight w:val="white"/>
        </w:rPr>
      </w:pPr>
      <w:r w:rsidRPr="00903DBA">
        <w:rPr>
          <w:highlight w:val="white"/>
        </w:rPr>
        <w:t xml:space="preserve">The resulting </w:t>
      </w:r>
      <w:r w:rsidR="009C3C27">
        <w:rPr>
          <w:highlight w:val="white"/>
        </w:rPr>
        <w:t>true-set</w:t>
      </w:r>
      <w:r w:rsidRPr="00903DBA">
        <w:rPr>
          <w:highlight w:val="white"/>
        </w:rPr>
        <w:t xml:space="preserve"> is the union of the </w:t>
      </w:r>
      <w:r w:rsidR="009C3C27">
        <w:rPr>
          <w:highlight w:val="white"/>
        </w:rPr>
        <w:t>true-set</w:t>
      </w:r>
      <w:r w:rsidRPr="00903DBA">
        <w:rPr>
          <w:highlight w:val="white"/>
        </w:rPr>
        <w:t xml:space="preserve">s of the true and false expression, and the resulting </w:t>
      </w:r>
      <w:r w:rsidR="00A76052">
        <w:rPr>
          <w:highlight w:val="white"/>
        </w:rPr>
        <w:t>false-set</w:t>
      </w:r>
      <w:r w:rsidRPr="00903DBA">
        <w:rPr>
          <w:highlight w:val="white"/>
        </w:rPr>
        <w:t xml:space="preserve"> is the union of the </w:t>
      </w:r>
      <w:r w:rsidR="00A76052">
        <w:rPr>
          <w:highlight w:val="white"/>
        </w:rPr>
        <w:t>false-set</w:t>
      </w:r>
      <w:r w:rsidRPr="00903DBA">
        <w:rPr>
          <w:highlight w:val="white"/>
        </w:rPr>
        <w:t>s of the true and false expression.</w:t>
      </w:r>
    </w:p>
    <w:p w14:paraId="411E1045" w14:textId="77777777" w:rsidR="005E5A36" w:rsidRPr="00903DBA" w:rsidRDefault="005E5A36" w:rsidP="005E5A36">
      <w:pPr>
        <w:pStyle w:val="Code"/>
        <w:rPr>
          <w:highlight w:val="white"/>
        </w:rPr>
      </w:pPr>
      <w:r w:rsidRPr="00903DBA">
        <w:rPr>
          <w:highlight w:val="white"/>
        </w:rPr>
        <w:t xml:space="preserve">        ISet&lt;MiddleCode&gt; trueSet = new HashSet&lt;MiddleCode&gt;(),</w:t>
      </w:r>
    </w:p>
    <w:p w14:paraId="3962F930" w14:textId="77777777" w:rsidR="005E5A36" w:rsidRPr="00903DBA" w:rsidRDefault="005E5A36" w:rsidP="005E5A36">
      <w:pPr>
        <w:pStyle w:val="Code"/>
        <w:rPr>
          <w:highlight w:val="white"/>
        </w:rPr>
      </w:pPr>
      <w:r w:rsidRPr="00903DBA">
        <w:rPr>
          <w:highlight w:val="white"/>
        </w:rPr>
        <w:t xml:space="preserve">                         falseSet = new HashSet&lt;MiddleCode&gt;();</w:t>
      </w:r>
    </w:p>
    <w:p w14:paraId="24FE8347" w14:textId="77777777" w:rsidR="005E5A36" w:rsidRPr="00903DBA" w:rsidRDefault="005E5A36" w:rsidP="005E5A36">
      <w:pPr>
        <w:pStyle w:val="Code"/>
        <w:rPr>
          <w:highlight w:val="white"/>
        </w:rPr>
      </w:pPr>
      <w:r w:rsidRPr="00903DBA">
        <w:rPr>
          <w:highlight w:val="white"/>
        </w:rPr>
        <w:t xml:space="preserve">        trueSet.UnionWith(trueExpression.Symbol.TrueSet);</w:t>
      </w:r>
    </w:p>
    <w:p w14:paraId="52FEF04A" w14:textId="77777777" w:rsidR="005E5A36" w:rsidRPr="00903DBA" w:rsidRDefault="005E5A36" w:rsidP="005E5A36">
      <w:pPr>
        <w:pStyle w:val="Code"/>
        <w:rPr>
          <w:highlight w:val="white"/>
        </w:rPr>
      </w:pPr>
      <w:r w:rsidRPr="00903DBA">
        <w:rPr>
          <w:highlight w:val="white"/>
        </w:rPr>
        <w:t xml:space="preserve">        trueSet.UnionWith(falseExpression.Symbol.TrueSet);</w:t>
      </w:r>
    </w:p>
    <w:p w14:paraId="19553B40" w14:textId="77777777" w:rsidR="005E5A36" w:rsidRPr="00903DBA" w:rsidRDefault="005E5A36" w:rsidP="005E5A36">
      <w:pPr>
        <w:pStyle w:val="Code"/>
        <w:rPr>
          <w:highlight w:val="white"/>
        </w:rPr>
      </w:pPr>
      <w:r w:rsidRPr="00903DBA">
        <w:rPr>
          <w:highlight w:val="white"/>
        </w:rPr>
        <w:t xml:space="preserve">        falseSet.UnionWith(trueExpression.Symbol.FalseSet);</w:t>
      </w:r>
    </w:p>
    <w:p w14:paraId="75CEBD18" w14:textId="77777777" w:rsidR="005E5A36" w:rsidRPr="00903DBA" w:rsidRDefault="005E5A36" w:rsidP="005E5A36">
      <w:pPr>
        <w:pStyle w:val="Code"/>
        <w:rPr>
          <w:highlight w:val="white"/>
        </w:rPr>
      </w:pPr>
      <w:r w:rsidRPr="00903DBA">
        <w:rPr>
          <w:highlight w:val="white"/>
        </w:rPr>
        <w:t xml:space="preserve">        falseSet.UnionWith(falseExpression.Symbol.FalseSet);</w:t>
      </w:r>
    </w:p>
    <w:p w14:paraId="1739406D" w14:textId="77777777" w:rsidR="005E5A36" w:rsidRPr="00903DBA" w:rsidRDefault="005E5A36" w:rsidP="005E5A36">
      <w:pPr>
        <w:pStyle w:val="Code"/>
        <w:rPr>
          <w:highlight w:val="white"/>
        </w:rPr>
      </w:pPr>
    </w:p>
    <w:p w14:paraId="0A694F12"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050B253B" w14:textId="4B712496" w:rsidR="005E5A36" w:rsidRPr="00903DBA" w:rsidRDefault="005E5A36" w:rsidP="005E5A36">
      <w:pPr>
        <w:rPr>
          <w:highlight w:val="white"/>
        </w:rPr>
      </w:pPr>
      <w:r w:rsidRPr="00903DBA">
        <w:rPr>
          <w:highlight w:val="white"/>
        </w:rPr>
        <w:t>If the short list</w:t>
      </w:r>
      <w:r w:rsidR="00791946">
        <w:rPr>
          <w:highlight w:val="white"/>
        </w:rPr>
        <w:t>s</w:t>
      </w:r>
      <w:r w:rsidRPr="00903DBA">
        <w:rPr>
          <w:highlight w:val="white"/>
        </w:rPr>
        <w:t xml:space="preserve"> of both the true and false expression is empty, it does not matter if the test expression is true or false, and we let the resulting short list be the short list of the true expression (which may be empty).</w:t>
      </w:r>
    </w:p>
    <w:p w14:paraId="17A00B0C" w14:textId="77777777" w:rsidR="005E5A36" w:rsidRPr="00903DBA" w:rsidRDefault="005E5A36" w:rsidP="005E5A36">
      <w:pPr>
        <w:pStyle w:val="Code"/>
        <w:rPr>
          <w:highlight w:val="white"/>
        </w:rPr>
      </w:pPr>
      <w:r w:rsidRPr="00903DBA">
        <w:rPr>
          <w:highlight w:val="white"/>
        </w:rPr>
        <w:t xml:space="preserve">        if (IsEmpty(trueExpression.ShortList) &amp;&amp;</w:t>
      </w:r>
    </w:p>
    <w:p w14:paraId="71D49131" w14:textId="77777777" w:rsidR="005E5A36" w:rsidRPr="00903DBA" w:rsidRDefault="005E5A36" w:rsidP="005E5A36">
      <w:pPr>
        <w:pStyle w:val="Code"/>
        <w:rPr>
          <w:highlight w:val="white"/>
        </w:rPr>
      </w:pPr>
      <w:r w:rsidRPr="00903DBA">
        <w:rPr>
          <w:highlight w:val="white"/>
        </w:rPr>
        <w:t xml:space="preserve">            IsEmpty(falseExpression.ShortList)) {</w:t>
      </w:r>
    </w:p>
    <w:p w14:paraId="02D2E9BC" w14:textId="77777777" w:rsidR="005E5A36" w:rsidRPr="00903DBA" w:rsidRDefault="005E5A36" w:rsidP="005E5A36">
      <w:pPr>
        <w:pStyle w:val="Code"/>
        <w:rPr>
          <w:highlight w:val="white"/>
        </w:rPr>
      </w:pPr>
      <w:r w:rsidRPr="00903DBA">
        <w:rPr>
          <w:highlight w:val="white"/>
        </w:rPr>
        <w:t xml:space="preserve">          shortList.AddRange(testExpression.ShortList);</w:t>
      </w:r>
    </w:p>
    <w:p w14:paraId="705D782F" w14:textId="77777777" w:rsidR="005E5A36" w:rsidRPr="00903DBA" w:rsidRDefault="005E5A36" w:rsidP="005E5A36">
      <w:pPr>
        <w:pStyle w:val="Code"/>
        <w:rPr>
          <w:highlight w:val="white"/>
        </w:rPr>
      </w:pPr>
      <w:r w:rsidRPr="00903DBA">
        <w:rPr>
          <w:highlight w:val="white"/>
        </w:rPr>
        <w:t xml:space="preserve">        }</w:t>
      </w:r>
    </w:p>
    <w:p w14:paraId="4CD88755" w14:textId="0F3C754F" w:rsidR="005E5A36" w:rsidRPr="00903DBA" w:rsidRDefault="005E5A36" w:rsidP="005E5A36">
      <w:pPr>
        <w:rPr>
          <w:highlight w:val="white"/>
        </w:rPr>
      </w:pPr>
      <w:r w:rsidRPr="00903DBA">
        <w:rPr>
          <w:highlight w:val="white"/>
        </w:rPr>
        <w:t xml:space="preserve">If the short list of the test expression is not empty, the situation becomes a bit more complicated. We add the long list, rather than the short list, of the test expression to the final short list since we need the value of the test expression in order to jump to the </w:t>
      </w:r>
      <w:r w:rsidR="00791946">
        <w:rPr>
          <w:highlight w:val="white"/>
        </w:rPr>
        <w:t xml:space="preserve">beginning of the </w:t>
      </w:r>
      <w:r w:rsidRPr="00903DBA">
        <w:rPr>
          <w:highlight w:val="white"/>
        </w:rPr>
        <w:t xml:space="preserve">short list of </w:t>
      </w:r>
      <w:r w:rsidR="00791946">
        <w:rPr>
          <w:highlight w:val="white"/>
        </w:rPr>
        <w:t xml:space="preserve">either </w:t>
      </w:r>
      <w:r w:rsidRPr="00903DBA">
        <w:rPr>
          <w:highlight w:val="white"/>
        </w:rPr>
        <w:t>the true of false expression.</w:t>
      </w:r>
    </w:p>
    <w:p w14:paraId="29CC93C8" w14:textId="77777777" w:rsidR="005E5A36" w:rsidRPr="00903DBA" w:rsidRDefault="005E5A36" w:rsidP="005E5A36">
      <w:pPr>
        <w:pStyle w:val="Code"/>
        <w:rPr>
          <w:highlight w:val="white"/>
        </w:rPr>
      </w:pPr>
      <w:r w:rsidRPr="00903DBA">
        <w:rPr>
          <w:highlight w:val="white"/>
        </w:rPr>
        <w:t xml:space="preserve">        else {</w:t>
      </w:r>
    </w:p>
    <w:p w14:paraId="284E3992" w14:textId="77777777" w:rsidR="005E5A36" w:rsidRPr="00903DBA" w:rsidRDefault="005E5A36" w:rsidP="005E5A36">
      <w:pPr>
        <w:pStyle w:val="Code"/>
        <w:rPr>
          <w:highlight w:val="white"/>
        </w:rPr>
      </w:pPr>
      <w:r w:rsidRPr="00903DBA">
        <w:rPr>
          <w:highlight w:val="white"/>
        </w:rPr>
        <w:t xml:space="preserve">          shortList.AddRange(testExpression.LongList);</w:t>
      </w:r>
    </w:p>
    <w:p w14:paraId="5C036EAE" w14:textId="77777777" w:rsidR="005E5A36" w:rsidRPr="00903DBA" w:rsidRDefault="005E5A36" w:rsidP="005E5A36">
      <w:pPr>
        <w:pStyle w:val="Code"/>
        <w:rPr>
          <w:highlight w:val="white"/>
        </w:rPr>
      </w:pPr>
      <w:r w:rsidRPr="00903DBA">
        <w:rPr>
          <w:highlight w:val="white"/>
        </w:rPr>
        <w:t xml:space="preserve">          shortList.AddRange(trueExpression.ShortList);</w:t>
      </w:r>
    </w:p>
    <w:p w14:paraId="0AB9DE7C" w14:textId="77777777" w:rsidR="005E5A36" w:rsidRPr="00903DBA" w:rsidRDefault="005E5A36" w:rsidP="005E5A36">
      <w:pPr>
        <w:pStyle w:val="Code"/>
        <w:rPr>
          <w:highlight w:val="white"/>
        </w:rPr>
      </w:pPr>
      <w:r w:rsidRPr="00903DBA">
        <w:rPr>
          <w:highlight w:val="white"/>
        </w:rPr>
        <w:t xml:space="preserve">          shortList.AddRange(falseExpression.ShortList);</w:t>
      </w:r>
    </w:p>
    <w:p w14:paraId="1798E349" w14:textId="77777777" w:rsidR="005E5A36" w:rsidRPr="00903DBA" w:rsidRDefault="005E5A36" w:rsidP="005E5A36">
      <w:pPr>
        <w:pStyle w:val="Code"/>
        <w:rPr>
          <w:highlight w:val="white"/>
        </w:rPr>
      </w:pPr>
      <w:r w:rsidRPr="00903DBA">
        <w:rPr>
          <w:highlight w:val="white"/>
        </w:rPr>
        <w:t xml:space="preserve">        }</w:t>
      </w:r>
    </w:p>
    <w:p w14:paraId="5F542FC0" w14:textId="77777777" w:rsidR="005E5A36" w:rsidRPr="00903DBA" w:rsidRDefault="005E5A36" w:rsidP="005E5A36">
      <w:pPr>
        <w:rPr>
          <w:highlight w:val="white"/>
        </w:rPr>
      </w:pPr>
      <w:r w:rsidRPr="00903DBA">
        <w:rPr>
          <w:highlight w:val="white"/>
        </w:rPr>
        <w:t>We add the long list of the test, true, and false expression to the final long list.</w:t>
      </w:r>
    </w:p>
    <w:p w14:paraId="3BB8B67C"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383D95CE" w14:textId="77777777" w:rsidR="005E5A36" w:rsidRPr="00903DBA" w:rsidRDefault="005E5A36" w:rsidP="005E5A36">
      <w:pPr>
        <w:pStyle w:val="Code"/>
        <w:rPr>
          <w:highlight w:val="white"/>
        </w:rPr>
      </w:pPr>
      <w:r w:rsidRPr="00903DBA">
        <w:rPr>
          <w:highlight w:val="white"/>
        </w:rPr>
        <w:t xml:space="preserve">        longList.AddRange(testExpression.LongList);</w:t>
      </w:r>
    </w:p>
    <w:p w14:paraId="2DA8C2C0" w14:textId="77777777" w:rsidR="005E5A36" w:rsidRPr="00903DBA" w:rsidRDefault="005E5A36" w:rsidP="005E5A36">
      <w:pPr>
        <w:pStyle w:val="Code"/>
        <w:rPr>
          <w:highlight w:val="white"/>
        </w:rPr>
      </w:pPr>
      <w:r w:rsidRPr="00903DBA">
        <w:rPr>
          <w:highlight w:val="white"/>
        </w:rPr>
        <w:t xml:space="preserve">        longList.AddRange(trueExpression.LongList);</w:t>
      </w:r>
    </w:p>
    <w:p w14:paraId="3E43FB18" w14:textId="77777777" w:rsidR="005E5A36" w:rsidRPr="00903DBA" w:rsidRDefault="005E5A36" w:rsidP="005E5A36">
      <w:pPr>
        <w:pStyle w:val="Code"/>
        <w:rPr>
          <w:highlight w:val="white"/>
        </w:rPr>
      </w:pPr>
      <w:r w:rsidRPr="00903DBA">
        <w:rPr>
          <w:highlight w:val="white"/>
        </w:rPr>
        <w:t xml:space="preserve">        longList.AddRange(falseExpression.LongList);</w:t>
      </w:r>
    </w:p>
    <w:p w14:paraId="51049C2A" w14:textId="33311D8E" w:rsidR="005E5A36" w:rsidRPr="00903DBA" w:rsidRDefault="005E5A36" w:rsidP="005E5A36">
      <w:pPr>
        <w:rPr>
          <w:highlight w:val="white"/>
        </w:rPr>
      </w:pPr>
      <w:r w:rsidRPr="00903DBA">
        <w:rPr>
          <w:highlight w:val="white"/>
        </w:rPr>
        <w:t>Finally, we create a new symbol with logical type and the resulting true</w:t>
      </w:r>
      <w:r w:rsidR="001536A6">
        <w:rPr>
          <w:highlight w:val="white"/>
        </w:rPr>
        <w:t>-sets</w:t>
      </w:r>
      <w:r w:rsidRPr="00903DBA">
        <w:rPr>
          <w:highlight w:val="white"/>
        </w:rPr>
        <w:t xml:space="preserve"> and </w:t>
      </w:r>
      <w:r w:rsidR="00A76052">
        <w:rPr>
          <w:highlight w:val="white"/>
        </w:rPr>
        <w:t>false-set</w:t>
      </w:r>
      <w:r w:rsidRPr="00903DBA">
        <w:rPr>
          <w:highlight w:val="white"/>
        </w:rPr>
        <w:t>s.</w:t>
      </w:r>
    </w:p>
    <w:p w14:paraId="38E7C5EF" w14:textId="77777777" w:rsidR="005E5A36" w:rsidRPr="00903DBA" w:rsidRDefault="005E5A36" w:rsidP="005E5A36">
      <w:pPr>
        <w:pStyle w:val="Code"/>
        <w:rPr>
          <w:highlight w:val="white"/>
        </w:rPr>
      </w:pPr>
      <w:r w:rsidRPr="00903DBA">
        <w:rPr>
          <w:highlight w:val="white"/>
        </w:rPr>
        <w:t xml:space="preserve">        Symbol symbol = new Symbol(trueSet, falseSet);</w:t>
      </w:r>
    </w:p>
    <w:p w14:paraId="2EA13106" w14:textId="77777777" w:rsidR="005E5A36" w:rsidRPr="00903DBA" w:rsidRDefault="005E5A36" w:rsidP="005E5A36">
      <w:pPr>
        <w:pStyle w:val="Code"/>
        <w:rPr>
          <w:highlight w:val="white"/>
        </w:rPr>
      </w:pPr>
      <w:r w:rsidRPr="00903DBA">
        <w:rPr>
          <w:highlight w:val="white"/>
        </w:rPr>
        <w:t xml:space="preserve">        return (new Expression(symbol, shortList, longList));</w:t>
      </w:r>
    </w:p>
    <w:p w14:paraId="78E28CCA" w14:textId="77777777" w:rsidR="005E5A36" w:rsidRPr="00903DBA" w:rsidRDefault="005E5A36" w:rsidP="005E5A36">
      <w:pPr>
        <w:pStyle w:val="Code"/>
        <w:rPr>
          <w:highlight w:val="white"/>
        </w:rPr>
      </w:pPr>
      <w:r w:rsidRPr="00903DBA">
        <w:rPr>
          <w:highlight w:val="white"/>
        </w:rPr>
        <w:t xml:space="preserve">      }</w:t>
      </w:r>
    </w:p>
    <w:p w14:paraId="26402AE1" w14:textId="77777777" w:rsidR="005E5A36" w:rsidRPr="00903DBA" w:rsidRDefault="005E5A36" w:rsidP="005E5A36">
      <w:pPr>
        <w:rPr>
          <w:highlight w:val="white"/>
        </w:rPr>
      </w:pPr>
      <w:r w:rsidRPr="00903DBA">
        <w:rPr>
          <w:highlight w:val="white"/>
        </w:rPr>
        <w:t xml:space="preserve">If at least one of the true or false expression does not hold logical type, we define </w:t>
      </w:r>
      <w:r w:rsidRPr="00903DBA">
        <w:rPr>
          <w:rStyle w:val="KeyWord0"/>
          <w:highlight w:val="white"/>
        </w:rPr>
        <w:t>maxType</w:t>
      </w:r>
      <w:r w:rsidRPr="00903DBA">
        <w:rPr>
          <w:highlight w:val="white"/>
        </w:rPr>
        <w:t xml:space="preserve"> as their largest type, and type cast both expressions to that type.</w:t>
      </w:r>
    </w:p>
    <w:p w14:paraId="06B9B935" w14:textId="77777777" w:rsidR="005E5A36" w:rsidRPr="00903DBA" w:rsidRDefault="005E5A36" w:rsidP="005E5A36">
      <w:pPr>
        <w:pStyle w:val="Code"/>
        <w:rPr>
          <w:highlight w:val="white"/>
        </w:rPr>
      </w:pPr>
      <w:r w:rsidRPr="00903DBA">
        <w:rPr>
          <w:highlight w:val="white"/>
        </w:rPr>
        <w:t xml:space="preserve">      else {</w:t>
      </w:r>
    </w:p>
    <w:p w14:paraId="1E02D3F6" w14:textId="77777777" w:rsidR="005E5A36" w:rsidRPr="00903DBA" w:rsidRDefault="005E5A36" w:rsidP="005E5A36">
      <w:pPr>
        <w:pStyle w:val="Code"/>
        <w:rPr>
          <w:highlight w:val="white"/>
        </w:rPr>
      </w:pPr>
      <w:r w:rsidRPr="00903DBA">
        <w:rPr>
          <w:highlight w:val="white"/>
        </w:rPr>
        <w:t xml:space="preserve">        Type maxType = TypeCast.MaxType(trueExpression.Symbol.Type,</w:t>
      </w:r>
    </w:p>
    <w:p w14:paraId="6D8A5690" w14:textId="77777777" w:rsidR="005E5A36" w:rsidRPr="00903DBA" w:rsidRDefault="005E5A36" w:rsidP="005E5A36">
      <w:pPr>
        <w:pStyle w:val="Code"/>
        <w:rPr>
          <w:highlight w:val="white"/>
        </w:rPr>
      </w:pPr>
      <w:r w:rsidRPr="00903DBA">
        <w:rPr>
          <w:highlight w:val="white"/>
        </w:rPr>
        <w:t xml:space="preserve">                                        falseExpression.Symbol.Type);</w:t>
      </w:r>
    </w:p>
    <w:p w14:paraId="6F27B61D" w14:textId="77777777" w:rsidR="005E5A36" w:rsidRPr="00903DBA" w:rsidRDefault="005E5A36" w:rsidP="005E5A36">
      <w:pPr>
        <w:pStyle w:val="Code"/>
        <w:rPr>
          <w:highlight w:val="white"/>
        </w:rPr>
      </w:pPr>
      <w:r w:rsidRPr="00903DBA">
        <w:rPr>
          <w:highlight w:val="white"/>
        </w:rPr>
        <w:t xml:space="preserve">        trueExpression = TypeCast.ImplicitCast(trueExpression, maxType);</w:t>
      </w:r>
    </w:p>
    <w:p w14:paraId="618274A3" w14:textId="77777777" w:rsidR="005E5A36" w:rsidRPr="00903DBA" w:rsidRDefault="005E5A36" w:rsidP="005E5A36">
      <w:pPr>
        <w:pStyle w:val="Code"/>
        <w:rPr>
          <w:highlight w:val="white"/>
        </w:rPr>
      </w:pPr>
      <w:r w:rsidRPr="00903DBA">
        <w:rPr>
          <w:highlight w:val="white"/>
        </w:rPr>
        <w:t xml:space="preserve">        Backpatch(testExpression.Symbol.TrueSet, trueExpression.LongList);</w:t>
      </w:r>
    </w:p>
    <w:p w14:paraId="64C18607" w14:textId="77777777" w:rsidR="005E5A36" w:rsidRPr="00903DBA" w:rsidRDefault="005E5A36" w:rsidP="005E5A36">
      <w:pPr>
        <w:rPr>
          <w:highlight w:val="white"/>
        </w:rPr>
      </w:pPr>
      <w:r w:rsidRPr="00903DBA">
        <w:rPr>
          <w:highlight w:val="white"/>
        </w:rPr>
        <w:lastRenderedPageBreak/>
        <w:t>We create a new temporary symbol to hold the result of the condition expression.</w:t>
      </w:r>
    </w:p>
    <w:p w14:paraId="6F3F9B33" w14:textId="77777777" w:rsidR="005E5A36" w:rsidRPr="00903DBA" w:rsidRDefault="005E5A36" w:rsidP="005E5A36">
      <w:pPr>
        <w:pStyle w:val="Code"/>
        <w:rPr>
          <w:highlight w:val="white"/>
        </w:rPr>
      </w:pPr>
      <w:r w:rsidRPr="00903DBA">
        <w:rPr>
          <w:highlight w:val="white"/>
        </w:rPr>
        <w:t xml:space="preserve">        Symbol symbol = new Symbol(maxType);</w:t>
      </w:r>
    </w:p>
    <w:p w14:paraId="7631D980" w14:textId="77777777" w:rsidR="005E5A36" w:rsidRPr="00903DBA" w:rsidRDefault="005E5A36" w:rsidP="005E5A36">
      <w:pPr>
        <w:rPr>
          <w:highlight w:val="white"/>
        </w:rPr>
      </w:pPr>
      <w:r w:rsidRPr="00903DBA">
        <w:rPr>
          <w:highlight w:val="white"/>
        </w:rPr>
        <w:t>In case of non-floating type, we add the assignment instruction. In case of a floating type, the value is already placed at the floating value stack and we do not need to do anything.</w:t>
      </w:r>
    </w:p>
    <w:p w14:paraId="71720BF1" w14:textId="77777777" w:rsidR="005E5A36" w:rsidRPr="00903DBA" w:rsidRDefault="005E5A36" w:rsidP="005E5A36">
      <w:pPr>
        <w:pStyle w:val="Code"/>
        <w:rPr>
          <w:highlight w:val="white"/>
        </w:rPr>
      </w:pPr>
      <w:r w:rsidRPr="00903DBA">
        <w:rPr>
          <w:highlight w:val="white"/>
        </w:rPr>
        <w:t xml:space="preserve">        if (maxType.IsFloating()) {</w:t>
      </w:r>
    </w:p>
    <w:p w14:paraId="3F4113E9" w14:textId="77777777" w:rsidR="005E5A36" w:rsidRPr="00903DBA" w:rsidRDefault="005E5A36" w:rsidP="005E5A36">
      <w:pPr>
        <w:pStyle w:val="Code"/>
        <w:rPr>
          <w:highlight w:val="white"/>
        </w:rPr>
      </w:pPr>
      <w:r w:rsidRPr="00903DBA">
        <w:rPr>
          <w:highlight w:val="white"/>
        </w:rPr>
        <w:t xml:space="preserve">          AddMiddleCode(trueExpression.LongList,</w:t>
      </w:r>
    </w:p>
    <w:p w14:paraId="3EA5B91F" w14:textId="77777777" w:rsidR="005E5A36" w:rsidRPr="00903DBA" w:rsidRDefault="005E5A36" w:rsidP="005E5A36">
      <w:pPr>
        <w:pStyle w:val="Code"/>
        <w:rPr>
          <w:highlight w:val="white"/>
        </w:rPr>
      </w:pPr>
      <w:r w:rsidRPr="00903DBA">
        <w:rPr>
          <w:highlight w:val="white"/>
        </w:rPr>
        <w:t xml:space="preserve">                        MiddleOperator.DecreaseStack);</w:t>
      </w:r>
    </w:p>
    <w:p w14:paraId="76BBAE2E" w14:textId="77777777" w:rsidR="005E5A36" w:rsidRPr="00903DBA" w:rsidRDefault="005E5A36" w:rsidP="005E5A36">
      <w:pPr>
        <w:pStyle w:val="Code"/>
        <w:rPr>
          <w:highlight w:val="white"/>
        </w:rPr>
      </w:pPr>
      <w:r w:rsidRPr="00903DBA">
        <w:rPr>
          <w:highlight w:val="white"/>
        </w:rPr>
        <w:t xml:space="preserve">        }</w:t>
      </w:r>
    </w:p>
    <w:p w14:paraId="19160556" w14:textId="40710393" w:rsidR="005E5A36" w:rsidRPr="00903DBA" w:rsidRDefault="005E5A36" w:rsidP="005E5A36">
      <w:pPr>
        <w:pStyle w:val="Code"/>
        <w:rPr>
          <w:highlight w:val="white"/>
        </w:rPr>
      </w:pPr>
      <w:r w:rsidRPr="00903DBA">
        <w:rPr>
          <w:highlight w:val="white"/>
        </w:rPr>
        <w:t xml:space="preserve">        else {</w:t>
      </w:r>
      <w:r w:rsidR="001206B7">
        <w:rPr>
          <w:highlight w:val="white"/>
        </w:rPr>
        <w:t xml:space="preserve"> // XXX</w:t>
      </w:r>
    </w:p>
    <w:p w14:paraId="7CD779FF" w14:textId="77777777" w:rsidR="005E5A36" w:rsidRPr="00903DBA" w:rsidRDefault="005E5A36" w:rsidP="005E5A36">
      <w:pPr>
        <w:pStyle w:val="Code"/>
        <w:rPr>
          <w:highlight w:val="white"/>
        </w:rPr>
      </w:pPr>
      <w:r w:rsidRPr="00903DBA">
        <w:rPr>
          <w:highlight w:val="white"/>
        </w:rPr>
        <w:t xml:space="preserve">          if (trueExpression.Symbol.IsTemporary()) {</w:t>
      </w:r>
    </w:p>
    <w:p w14:paraId="71702FF5" w14:textId="77777777" w:rsidR="005E5A36" w:rsidRPr="00903DBA" w:rsidRDefault="005E5A36" w:rsidP="005E5A36">
      <w:pPr>
        <w:pStyle w:val="Code"/>
        <w:rPr>
          <w:highlight w:val="white"/>
        </w:rPr>
      </w:pPr>
      <w:r w:rsidRPr="00903DBA">
        <w:rPr>
          <w:highlight w:val="white"/>
        </w:rPr>
        <w:t xml:space="preserve">            foreach (MiddleCode middleCode in trueExpression.LongList) {</w:t>
      </w:r>
    </w:p>
    <w:p w14:paraId="77ECC1D0" w14:textId="77777777" w:rsidR="005E5A36" w:rsidRPr="00903DBA" w:rsidRDefault="005E5A36" w:rsidP="005E5A36">
      <w:pPr>
        <w:pStyle w:val="Code"/>
        <w:rPr>
          <w:highlight w:val="white"/>
        </w:rPr>
      </w:pPr>
      <w:r w:rsidRPr="00903DBA">
        <w:rPr>
          <w:highlight w:val="white"/>
        </w:rPr>
        <w:t xml:space="preserve">              if (middleCode[0] == trueExpression.Symbol) {</w:t>
      </w:r>
    </w:p>
    <w:p w14:paraId="50D4337C" w14:textId="77777777" w:rsidR="005E5A36" w:rsidRPr="00903DBA" w:rsidRDefault="005E5A36" w:rsidP="005E5A36">
      <w:pPr>
        <w:pStyle w:val="Code"/>
        <w:rPr>
          <w:highlight w:val="white"/>
        </w:rPr>
      </w:pPr>
      <w:r w:rsidRPr="00903DBA">
        <w:rPr>
          <w:highlight w:val="white"/>
        </w:rPr>
        <w:t xml:space="preserve">                middleCode[0] = symbol;</w:t>
      </w:r>
    </w:p>
    <w:p w14:paraId="77C7FDAD" w14:textId="77777777" w:rsidR="005E5A36" w:rsidRPr="00903DBA" w:rsidRDefault="005E5A36" w:rsidP="005E5A36">
      <w:pPr>
        <w:pStyle w:val="Code"/>
        <w:rPr>
          <w:highlight w:val="white"/>
        </w:rPr>
      </w:pPr>
      <w:r w:rsidRPr="00903DBA">
        <w:rPr>
          <w:highlight w:val="white"/>
        </w:rPr>
        <w:t xml:space="preserve">              }</w:t>
      </w:r>
    </w:p>
    <w:p w14:paraId="4E5BC9B0" w14:textId="77777777" w:rsidR="005E5A36" w:rsidRPr="00903DBA" w:rsidRDefault="005E5A36" w:rsidP="005E5A36">
      <w:pPr>
        <w:pStyle w:val="Code"/>
        <w:rPr>
          <w:highlight w:val="white"/>
        </w:rPr>
      </w:pPr>
      <w:r w:rsidRPr="00903DBA">
        <w:rPr>
          <w:highlight w:val="white"/>
        </w:rPr>
        <w:t xml:space="preserve">            }</w:t>
      </w:r>
    </w:p>
    <w:p w14:paraId="325537E2" w14:textId="77777777" w:rsidR="005E5A36" w:rsidRPr="00903DBA" w:rsidRDefault="005E5A36" w:rsidP="005E5A36">
      <w:pPr>
        <w:pStyle w:val="Code"/>
        <w:rPr>
          <w:highlight w:val="white"/>
        </w:rPr>
      </w:pPr>
      <w:r w:rsidRPr="00903DBA">
        <w:rPr>
          <w:highlight w:val="white"/>
        </w:rPr>
        <w:t xml:space="preserve">          }</w:t>
      </w:r>
    </w:p>
    <w:p w14:paraId="0A4DB5DE" w14:textId="77777777" w:rsidR="005E5A36" w:rsidRPr="00903DBA" w:rsidRDefault="005E5A36" w:rsidP="005E5A36">
      <w:pPr>
        <w:pStyle w:val="Code"/>
        <w:rPr>
          <w:highlight w:val="white"/>
        </w:rPr>
      </w:pPr>
      <w:r w:rsidRPr="00903DBA">
        <w:rPr>
          <w:highlight w:val="white"/>
        </w:rPr>
        <w:t xml:space="preserve">          else {</w:t>
      </w:r>
    </w:p>
    <w:p w14:paraId="6246B42D" w14:textId="77777777" w:rsidR="005E5A36" w:rsidRPr="00903DBA" w:rsidRDefault="005E5A36" w:rsidP="005E5A36">
      <w:pPr>
        <w:pStyle w:val="Code"/>
        <w:rPr>
          <w:highlight w:val="white"/>
        </w:rPr>
      </w:pPr>
      <w:r w:rsidRPr="00903DBA">
        <w:rPr>
          <w:highlight w:val="white"/>
        </w:rPr>
        <w:t xml:space="preserve">            AddMiddleCode(trueExpression.LongList, MiddleOperator.Assign,</w:t>
      </w:r>
    </w:p>
    <w:p w14:paraId="4D7B1AD5" w14:textId="77777777" w:rsidR="005E5A36" w:rsidRPr="00903DBA" w:rsidRDefault="005E5A36" w:rsidP="005E5A36">
      <w:pPr>
        <w:pStyle w:val="Code"/>
        <w:rPr>
          <w:highlight w:val="white"/>
        </w:rPr>
      </w:pPr>
      <w:r w:rsidRPr="00903DBA">
        <w:rPr>
          <w:highlight w:val="white"/>
        </w:rPr>
        <w:t xml:space="preserve">                          symbol, trueExpression.Symbol);</w:t>
      </w:r>
    </w:p>
    <w:p w14:paraId="06C13A38" w14:textId="77777777" w:rsidR="005E5A36" w:rsidRPr="00903DBA" w:rsidRDefault="005E5A36" w:rsidP="005E5A36">
      <w:pPr>
        <w:pStyle w:val="Code"/>
        <w:rPr>
          <w:highlight w:val="white"/>
        </w:rPr>
      </w:pPr>
      <w:r w:rsidRPr="00903DBA">
        <w:rPr>
          <w:highlight w:val="white"/>
        </w:rPr>
        <w:t xml:space="preserve">          }</w:t>
      </w:r>
    </w:p>
    <w:p w14:paraId="3DE32BD8" w14:textId="77777777" w:rsidR="005E5A36" w:rsidRPr="00903DBA" w:rsidRDefault="005E5A36" w:rsidP="005E5A36">
      <w:pPr>
        <w:pStyle w:val="Code"/>
        <w:rPr>
          <w:highlight w:val="white"/>
        </w:rPr>
      </w:pPr>
      <w:r w:rsidRPr="00903DBA">
        <w:rPr>
          <w:highlight w:val="white"/>
        </w:rPr>
        <w:t xml:space="preserve">        }</w:t>
      </w:r>
    </w:p>
    <w:p w14:paraId="4F15CB78" w14:textId="77777777" w:rsidR="005E5A36" w:rsidRPr="00903DBA" w:rsidRDefault="005E5A36" w:rsidP="005E5A36">
      <w:pPr>
        <w:rPr>
          <w:highlight w:val="white"/>
        </w:rPr>
      </w:pPr>
      <w:r w:rsidRPr="00903DBA">
        <w:rPr>
          <w:highlight w:val="white"/>
        </w:rPr>
        <w:t>We add the jump to a target code to both the short and long list of the true expression. The target code will be added after the code of the false expression. Its purpose is to jump over the false expression code.</w:t>
      </w:r>
    </w:p>
    <w:p w14:paraId="122B97CF" w14:textId="77777777" w:rsidR="005E5A36" w:rsidRPr="00903DBA" w:rsidRDefault="005E5A36" w:rsidP="005E5A36">
      <w:pPr>
        <w:pStyle w:val="Code"/>
        <w:rPr>
          <w:highlight w:val="white"/>
        </w:rPr>
      </w:pPr>
      <w:r w:rsidRPr="00903DBA">
        <w:rPr>
          <w:highlight w:val="white"/>
        </w:rPr>
        <w:t xml:space="preserve">        MiddleCode targetCode = new MiddleCode(MiddleOperator.Empty);</w:t>
      </w:r>
    </w:p>
    <w:p w14:paraId="2D6B922E" w14:textId="77777777" w:rsidR="005E5A36" w:rsidRPr="00903DBA" w:rsidRDefault="005E5A36" w:rsidP="005E5A36">
      <w:pPr>
        <w:pStyle w:val="Code"/>
        <w:rPr>
          <w:highlight w:val="white"/>
        </w:rPr>
      </w:pPr>
      <w:r w:rsidRPr="00903DBA">
        <w:rPr>
          <w:highlight w:val="white"/>
        </w:rPr>
        <w:t xml:space="preserve">        AddMiddleCode(trueExpression.ShortList,</w:t>
      </w:r>
    </w:p>
    <w:p w14:paraId="12D3A81C" w14:textId="67B17E98" w:rsidR="005E5A36" w:rsidRPr="00903DBA" w:rsidRDefault="005E5A36" w:rsidP="005E5A36">
      <w:pPr>
        <w:pStyle w:val="Code"/>
        <w:rPr>
          <w:highlight w:val="white"/>
        </w:rPr>
      </w:pPr>
      <w:r w:rsidRPr="00903DBA">
        <w:rPr>
          <w:highlight w:val="white"/>
        </w:rPr>
        <w:t xml:space="preserve">                      MiddleOperator.</w:t>
      </w:r>
      <w:r w:rsidR="00C0170C">
        <w:rPr>
          <w:highlight w:val="white"/>
        </w:rPr>
        <w:t>Jump</w:t>
      </w:r>
      <w:r w:rsidRPr="00903DBA">
        <w:rPr>
          <w:highlight w:val="white"/>
        </w:rPr>
        <w:t>, targetCode);</w:t>
      </w:r>
    </w:p>
    <w:p w14:paraId="5CE4F2E4" w14:textId="77777777" w:rsidR="005E5A36" w:rsidRPr="00903DBA" w:rsidRDefault="005E5A36" w:rsidP="005E5A36">
      <w:pPr>
        <w:pStyle w:val="Code"/>
        <w:rPr>
          <w:highlight w:val="white"/>
        </w:rPr>
      </w:pPr>
      <w:r w:rsidRPr="00903DBA">
        <w:rPr>
          <w:highlight w:val="white"/>
        </w:rPr>
        <w:t xml:space="preserve">        AddMiddleCode(trueExpression.LongList,</w:t>
      </w:r>
    </w:p>
    <w:p w14:paraId="564701EC" w14:textId="39EEDD9A" w:rsidR="005E5A36" w:rsidRPr="00903DBA" w:rsidRDefault="005E5A36" w:rsidP="005E5A36">
      <w:pPr>
        <w:pStyle w:val="Code"/>
        <w:rPr>
          <w:highlight w:val="white"/>
        </w:rPr>
      </w:pPr>
      <w:r w:rsidRPr="00903DBA">
        <w:rPr>
          <w:highlight w:val="white"/>
        </w:rPr>
        <w:t xml:space="preserve">                      MiddleOperator.</w:t>
      </w:r>
      <w:r w:rsidR="00C0170C">
        <w:rPr>
          <w:highlight w:val="white"/>
        </w:rPr>
        <w:t>Jump</w:t>
      </w:r>
      <w:r w:rsidRPr="00903DBA">
        <w:rPr>
          <w:highlight w:val="white"/>
        </w:rPr>
        <w:t>, targetCode);</w:t>
      </w:r>
    </w:p>
    <w:p w14:paraId="7D21A68E" w14:textId="1E52A708" w:rsidR="005E5A36" w:rsidRPr="00903DBA" w:rsidRDefault="005E5A36" w:rsidP="005E5A36">
      <w:pPr>
        <w:rPr>
          <w:highlight w:val="white"/>
        </w:rPr>
      </w:pPr>
      <w:r w:rsidRPr="00903DBA">
        <w:rPr>
          <w:highlight w:val="white"/>
        </w:rPr>
        <w:t xml:space="preserve">Similar to the true expression, we type cast and false expression, and backpatch the </w:t>
      </w:r>
      <w:r w:rsidR="009C3C27">
        <w:rPr>
          <w:highlight w:val="white"/>
        </w:rPr>
        <w:t>true-set</w:t>
      </w:r>
      <w:r w:rsidRPr="00903DBA">
        <w:rPr>
          <w:highlight w:val="white"/>
        </w:rPr>
        <w:t xml:space="preserve"> of the test expression to the beginning of the false expression code.</w:t>
      </w:r>
    </w:p>
    <w:p w14:paraId="0EFF7E0A" w14:textId="77777777" w:rsidR="005E5A36" w:rsidRPr="00903DBA" w:rsidRDefault="005E5A36" w:rsidP="005E5A36">
      <w:pPr>
        <w:pStyle w:val="Code"/>
        <w:rPr>
          <w:highlight w:val="white"/>
        </w:rPr>
      </w:pPr>
      <w:r w:rsidRPr="00903DBA">
        <w:rPr>
          <w:highlight w:val="white"/>
        </w:rPr>
        <w:t xml:space="preserve">        falseExpression = TypeCast.ImplicitCast(falseExpression, maxType);</w:t>
      </w:r>
    </w:p>
    <w:p w14:paraId="7A930133" w14:textId="77777777" w:rsidR="005E5A36" w:rsidRPr="00903DBA" w:rsidRDefault="005E5A36" w:rsidP="005E5A36">
      <w:pPr>
        <w:pStyle w:val="Code"/>
        <w:rPr>
          <w:highlight w:val="white"/>
        </w:rPr>
      </w:pPr>
      <w:r w:rsidRPr="00903DBA">
        <w:rPr>
          <w:highlight w:val="white"/>
        </w:rPr>
        <w:t xml:space="preserve">        Backpatch(testExpression.Symbol.FalseSet, falseExpression.LongList);</w:t>
      </w:r>
    </w:p>
    <w:p w14:paraId="74A1EAE0" w14:textId="77777777" w:rsidR="005E5A36" w:rsidRPr="00903DBA" w:rsidRDefault="005E5A36" w:rsidP="005E5A36">
      <w:pPr>
        <w:rPr>
          <w:highlight w:val="white"/>
        </w:rPr>
      </w:pPr>
      <w:r w:rsidRPr="00903DBA">
        <w:rPr>
          <w:highlight w:val="white"/>
        </w:rPr>
        <w:t>We also assign the value of the false expression to the temporary symbol if it does not hold floating type. If it holds floating type, the value is already placed at the top of the floating value stack, and we do nothing.</w:t>
      </w:r>
    </w:p>
    <w:p w14:paraId="02BC7C34" w14:textId="77777777" w:rsidR="005E5A36" w:rsidRPr="00903DBA" w:rsidRDefault="005E5A36" w:rsidP="005E5A36">
      <w:pPr>
        <w:pStyle w:val="Code"/>
        <w:rPr>
          <w:highlight w:val="white"/>
        </w:rPr>
      </w:pPr>
      <w:r w:rsidRPr="00903DBA">
        <w:rPr>
          <w:highlight w:val="white"/>
        </w:rPr>
        <w:t xml:space="preserve">        if (!maxType.IsFloating()) {</w:t>
      </w:r>
    </w:p>
    <w:p w14:paraId="13F58EDD" w14:textId="77777777" w:rsidR="005E5A36" w:rsidRPr="00903DBA" w:rsidRDefault="005E5A36" w:rsidP="005E5A36">
      <w:pPr>
        <w:pStyle w:val="Code"/>
        <w:rPr>
          <w:highlight w:val="white"/>
        </w:rPr>
      </w:pPr>
      <w:r w:rsidRPr="00903DBA">
        <w:rPr>
          <w:highlight w:val="white"/>
        </w:rPr>
        <w:t xml:space="preserve">          if (falseExpression.Symbol.IsTemporary()) {</w:t>
      </w:r>
    </w:p>
    <w:p w14:paraId="4E768210" w14:textId="77777777" w:rsidR="005E5A36" w:rsidRPr="00903DBA" w:rsidRDefault="005E5A36" w:rsidP="005E5A36">
      <w:pPr>
        <w:pStyle w:val="Code"/>
        <w:rPr>
          <w:highlight w:val="white"/>
        </w:rPr>
      </w:pPr>
      <w:r w:rsidRPr="00903DBA">
        <w:rPr>
          <w:highlight w:val="white"/>
        </w:rPr>
        <w:t xml:space="preserve">            foreach (MiddleCode middleCode in falseExpression.LongList) {</w:t>
      </w:r>
    </w:p>
    <w:p w14:paraId="33687F1F" w14:textId="77777777" w:rsidR="005E5A36" w:rsidRPr="00903DBA" w:rsidRDefault="005E5A36" w:rsidP="005E5A36">
      <w:pPr>
        <w:pStyle w:val="Code"/>
        <w:rPr>
          <w:highlight w:val="white"/>
        </w:rPr>
      </w:pPr>
      <w:r w:rsidRPr="00903DBA">
        <w:rPr>
          <w:highlight w:val="white"/>
        </w:rPr>
        <w:t xml:space="preserve">              if (middleCode[0] == falseExpression.Symbol) {</w:t>
      </w:r>
    </w:p>
    <w:p w14:paraId="4AE1A3E6" w14:textId="77777777" w:rsidR="005E5A36" w:rsidRPr="00903DBA" w:rsidRDefault="005E5A36" w:rsidP="005E5A36">
      <w:pPr>
        <w:pStyle w:val="Code"/>
        <w:rPr>
          <w:highlight w:val="white"/>
        </w:rPr>
      </w:pPr>
      <w:r w:rsidRPr="00903DBA">
        <w:rPr>
          <w:highlight w:val="white"/>
        </w:rPr>
        <w:t xml:space="preserve">                middleCode[0] = symbol;</w:t>
      </w:r>
    </w:p>
    <w:p w14:paraId="4D598E03" w14:textId="77777777" w:rsidR="005E5A36" w:rsidRPr="00903DBA" w:rsidRDefault="005E5A36" w:rsidP="005E5A36">
      <w:pPr>
        <w:pStyle w:val="Code"/>
        <w:rPr>
          <w:highlight w:val="white"/>
        </w:rPr>
      </w:pPr>
      <w:r w:rsidRPr="00903DBA">
        <w:rPr>
          <w:highlight w:val="white"/>
        </w:rPr>
        <w:t xml:space="preserve">              }</w:t>
      </w:r>
    </w:p>
    <w:p w14:paraId="7FA9F2A9" w14:textId="77777777" w:rsidR="005E5A36" w:rsidRPr="00903DBA" w:rsidRDefault="005E5A36" w:rsidP="005E5A36">
      <w:pPr>
        <w:pStyle w:val="Code"/>
        <w:rPr>
          <w:highlight w:val="white"/>
        </w:rPr>
      </w:pPr>
      <w:r w:rsidRPr="00903DBA">
        <w:rPr>
          <w:highlight w:val="white"/>
        </w:rPr>
        <w:t xml:space="preserve">            }</w:t>
      </w:r>
    </w:p>
    <w:p w14:paraId="35CF3AFA" w14:textId="77777777" w:rsidR="005E5A36" w:rsidRPr="00903DBA" w:rsidRDefault="005E5A36" w:rsidP="005E5A36">
      <w:pPr>
        <w:pStyle w:val="Code"/>
        <w:rPr>
          <w:highlight w:val="white"/>
        </w:rPr>
      </w:pPr>
      <w:r w:rsidRPr="00903DBA">
        <w:rPr>
          <w:highlight w:val="white"/>
        </w:rPr>
        <w:t xml:space="preserve">          }</w:t>
      </w:r>
    </w:p>
    <w:p w14:paraId="6A164CC7" w14:textId="77777777" w:rsidR="005E5A36" w:rsidRPr="00903DBA" w:rsidRDefault="005E5A36" w:rsidP="005E5A36">
      <w:pPr>
        <w:pStyle w:val="Code"/>
        <w:rPr>
          <w:highlight w:val="white"/>
        </w:rPr>
      </w:pPr>
      <w:r w:rsidRPr="00903DBA">
        <w:rPr>
          <w:highlight w:val="white"/>
        </w:rPr>
        <w:t xml:space="preserve">          else {</w:t>
      </w:r>
    </w:p>
    <w:p w14:paraId="748C64D4" w14:textId="77777777" w:rsidR="005E5A36" w:rsidRPr="00903DBA" w:rsidRDefault="005E5A36" w:rsidP="005E5A36">
      <w:pPr>
        <w:pStyle w:val="Code"/>
        <w:rPr>
          <w:highlight w:val="white"/>
        </w:rPr>
      </w:pPr>
      <w:r w:rsidRPr="00903DBA">
        <w:rPr>
          <w:highlight w:val="white"/>
        </w:rPr>
        <w:t xml:space="preserve">            AddMiddleCode(falseExpression.LongList, MiddleOperator.Assign,</w:t>
      </w:r>
    </w:p>
    <w:p w14:paraId="4905007E" w14:textId="77777777" w:rsidR="005E5A36" w:rsidRPr="00903DBA" w:rsidRDefault="005E5A36" w:rsidP="005E5A36">
      <w:pPr>
        <w:pStyle w:val="Code"/>
        <w:rPr>
          <w:highlight w:val="white"/>
        </w:rPr>
      </w:pPr>
      <w:r w:rsidRPr="00903DBA">
        <w:rPr>
          <w:highlight w:val="white"/>
        </w:rPr>
        <w:t xml:space="preserve">                          symbol, falseExpression.Symbol);</w:t>
      </w:r>
    </w:p>
    <w:p w14:paraId="5FF0B5C4" w14:textId="77777777" w:rsidR="005E5A36" w:rsidRPr="00903DBA" w:rsidRDefault="005E5A36" w:rsidP="005E5A36">
      <w:pPr>
        <w:pStyle w:val="Code"/>
        <w:rPr>
          <w:highlight w:val="white"/>
        </w:rPr>
      </w:pPr>
      <w:r w:rsidRPr="00903DBA">
        <w:rPr>
          <w:highlight w:val="white"/>
        </w:rPr>
        <w:t xml:space="preserve">          }</w:t>
      </w:r>
    </w:p>
    <w:p w14:paraId="307A11CC" w14:textId="77777777" w:rsidR="005E5A36" w:rsidRPr="00903DBA" w:rsidRDefault="005E5A36" w:rsidP="005E5A36">
      <w:pPr>
        <w:pStyle w:val="Code"/>
        <w:rPr>
          <w:highlight w:val="white"/>
        </w:rPr>
      </w:pPr>
      <w:r w:rsidRPr="00903DBA">
        <w:rPr>
          <w:highlight w:val="white"/>
        </w:rPr>
        <w:t xml:space="preserve">        }</w:t>
      </w:r>
    </w:p>
    <w:p w14:paraId="560980AC" w14:textId="77777777" w:rsidR="005E5A36" w:rsidRPr="00903DBA" w:rsidRDefault="005E5A36" w:rsidP="005E5A36">
      <w:pPr>
        <w:rPr>
          <w:highlight w:val="white"/>
        </w:rPr>
      </w:pPr>
      <w:r w:rsidRPr="00903DBA">
        <w:rPr>
          <w:highlight w:val="white"/>
        </w:rPr>
        <w:t>If both the short lists of the true and false expressions are empty, we just add the short list of the test expression (which may be empty).</w:t>
      </w:r>
    </w:p>
    <w:p w14:paraId="459A1DDA" w14:textId="77777777" w:rsidR="005E5A36" w:rsidRPr="00903DBA" w:rsidRDefault="005E5A36" w:rsidP="005E5A36">
      <w:pPr>
        <w:pStyle w:val="Code"/>
        <w:rPr>
          <w:highlight w:val="white"/>
        </w:rPr>
      </w:pPr>
      <w:r w:rsidRPr="00903DBA">
        <w:rPr>
          <w:highlight w:val="white"/>
        </w:rPr>
        <w:lastRenderedPageBreak/>
        <w:t xml:space="preserve">        List&lt;MiddleCode&gt; shortList = new List&lt;MiddleCode&gt;();</w:t>
      </w:r>
    </w:p>
    <w:p w14:paraId="44780618" w14:textId="77777777" w:rsidR="005E5A36" w:rsidRPr="00903DBA" w:rsidRDefault="005E5A36" w:rsidP="005E5A36">
      <w:pPr>
        <w:pStyle w:val="Code"/>
        <w:rPr>
          <w:highlight w:val="white"/>
        </w:rPr>
      </w:pPr>
      <w:r w:rsidRPr="00903DBA">
        <w:rPr>
          <w:highlight w:val="white"/>
        </w:rPr>
        <w:t xml:space="preserve">        if (IsEmpty(trueExpression.ShortList) &amp;&amp;</w:t>
      </w:r>
    </w:p>
    <w:p w14:paraId="4B8E8EA6" w14:textId="77777777" w:rsidR="005E5A36" w:rsidRPr="00903DBA" w:rsidRDefault="005E5A36" w:rsidP="005E5A36">
      <w:pPr>
        <w:pStyle w:val="Code"/>
        <w:rPr>
          <w:highlight w:val="white"/>
        </w:rPr>
      </w:pPr>
      <w:r w:rsidRPr="00903DBA">
        <w:rPr>
          <w:highlight w:val="white"/>
        </w:rPr>
        <w:t xml:space="preserve">            IsEmpty(falseExpression.ShortList)) {</w:t>
      </w:r>
    </w:p>
    <w:p w14:paraId="37035E88" w14:textId="77777777" w:rsidR="005E5A36" w:rsidRPr="00903DBA" w:rsidRDefault="005E5A36" w:rsidP="005E5A36">
      <w:pPr>
        <w:pStyle w:val="Code"/>
        <w:rPr>
          <w:highlight w:val="white"/>
        </w:rPr>
      </w:pPr>
      <w:r w:rsidRPr="00903DBA">
        <w:rPr>
          <w:highlight w:val="white"/>
        </w:rPr>
        <w:t xml:space="preserve">          shortList.AddRange(testExpression.ShortList);</w:t>
      </w:r>
    </w:p>
    <w:p w14:paraId="174E5449" w14:textId="77777777" w:rsidR="005E5A36" w:rsidRPr="00903DBA" w:rsidRDefault="005E5A36" w:rsidP="005E5A36">
      <w:pPr>
        <w:pStyle w:val="Code"/>
        <w:rPr>
          <w:highlight w:val="white"/>
        </w:rPr>
      </w:pPr>
      <w:r w:rsidRPr="00903DBA">
        <w:rPr>
          <w:highlight w:val="white"/>
        </w:rPr>
        <w:t xml:space="preserve">        }</w:t>
      </w:r>
    </w:p>
    <w:p w14:paraId="330435EF" w14:textId="77777777" w:rsidR="005E5A36" w:rsidRPr="00903DBA" w:rsidRDefault="005E5A36" w:rsidP="005E5A36">
      <w:pPr>
        <w:rPr>
          <w:highlight w:val="white"/>
        </w:rPr>
      </w:pPr>
      <w:r w:rsidRPr="00903DBA">
        <w:rPr>
          <w:highlight w:val="white"/>
        </w:rPr>
        <w:t>If not both the short lists of the true and false expressions are empty, we add the long list of the test expression, rather than the short list, since we need to value of the test expression, as well as the short lists of the true and false expressions.</w:t>
      </w:r>
    </w:p>
    <w:p w14:paraId="4395DB41" w14:textId="77777777" w:rsidR="005E5A36" w:rsidRPr="00903DBA" w:rsidRDefault="005E5A36" w:rsidP="005E5A36">
      <w:pPr>
        <w:pStyle w:val="Code"/>
        <w:rPr>
          <w:highlight w:val="white"/>
        </w:rPr>
      </w:pPr>
      <w:r w:rsidRPr="00903DBA">
        <w:rPr>
          <w:highlight w:val="white"/>
        </w:rPr>
        <w:t xml:space="preserve">        else {</w:t>
      </w:r>
    </w:p>
    <w:p w14:paraId="670926C0" w14:textId="77777777" w:rsidR="005E5A36" w:rsidRPr="00903DBA" w:rsidRDefault="005E5A36" w:rsidP="005E5A36">
      <w:pPr>
        <w:pStyle w:val="Code"/>
        <w:rPr>
          <w:highlight w:val="white"/>
        </w:rPr>
      </w:pPr>
      <w:r w:rsidRPr="00903DBA">
        <w:rPr>
          <w:highlight w:val="white"/>
        </w:rPr>
        <w:t xml:space="preserve">          shortList.AddRange(testExpression.LongList);</w:t>
      </w:r>
    </w:p>
    <w:p w14:paraId="6520814B" w14:textId="77777777" w:rsidR="005E5A36" w:rsidRPr="00903DBA" w:rsidRDefault="005E5A36" w:rsidP="005E5A36">
      <w:pPr>
        <w:pStyle w:val="Code"/>
        <w:rPr>
          <w:highlight w:val="white"/>
        </w:rPr>
      </w:pPr>
      <w:r w:rsidRPr="00903DBA">
        <w:rPr>
          <w:highlight w:val="white"/>
        </w:rPr>
        <w:t xml:space="preserve">          shortList.AddRange(trueExpression.ShortList);</w:t>
      </w:r>
    </w:p>
    <w:p w14:paraId="2B0D0984" w14:textId="77777777" w:rsidR="005E5A36" w:rsidRPr="00903DBA" w:rsidRDefault="005E5A36" w:rsidP="005E5A36">
      <w:pPr>
        <w:pStyle w:val="Code"/>
        <w:rPr>
          <w:highlight w:val="white"/>
        </w:rPr>
      </w:pPr>
      <w:r w:rsidRPr="00903DBA">
        <w:rPr>
          <w:highlight w:val="white"/>
        </w:rPr>
        <w:t xml:space="preserve">          shortList.AddRange(falseExpression.ShortList);</w:t>
      </w:r>
    </w:p>
    <w:p w14:paraId="2E32DCAE" w14:textId="77777777" w:rsidR="005E5A36" w:rsidRPr="00903DBA" w:rsidRDefault="005E5A36" w:rsidP="005E5A36">
      <w:pPr>
        <w:pStyle w:val="Code"/>
        <w:rPr>
          <w:highlight w:val="white"/>
        </w:rPr>
      </w:pPr>
      <w:r w:rsidRPr="00903DBA">
        <w:rPr>
          <w:highlight w:val="white"/>
        </w:rPr>
        <w:t xml:space="preserve">          shortList.Add(targetCode);</w:t>
      </w:r>
    </w:p>
    <w:p w14:paraId="7048BCE0" w14:textId="77777777" w:rsidR="005E5A36" w:rsidRPr="00903DBA" w:rsidRDefault="005E5A36" w:rsidP="005E5A36">
      <w:pPr>
        <w:pStyle w:val="Code"/>
        <w:rPr>
          <w:highlight w:val="white"/>
        </w:rPr>
      </w:pPr>
      <w:r w:rsidRPr="00903DBA">
        <w:rPr>
          <w:highlight w:val="white"/>
        </w:rPr>
        <w:t xml:space="preserve">        }</w:t>
      </w:r>
    </w:p>
    <w:p w14:paraId="3182CA06" w14:textId="77777777" w:rsidR="005E5A36" w:rsidRPr="00903DBA" w:rsidRDefault="005E5A36" w:rsidP="005E5A36">
      <w:pPr>
        <w:rPr>
          <w:highlight w:val="white"/>
        </w:rPr>
      </w:pPr>
      <w:r w:rsidRPr="00903DBA">
        <w:rPr>
          <w:highlight w:val="white"/>
        </w:rPr>
        <w:t>Finally, add the long lists and return the expression.</w:t>
      </w:r>
    </w:p>
    <w:p w14:paraId="018D0A58"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1AD2945C" w14:textId="77777777" w:rsidR="005E5A36" w:rsidRPr="00903DBA" w:rsidRDefault="005E5A36" w:rsidP="005E5A36">
      <w:pPr>
        <w:pStyle w:val="Code"/>
        <w:rPr>
          <w:highlight w:val="white"/>
        </w:rPr>
      </w:pPr>
      <w:r w:rsidRPr="00903DBA">
        <w:rPr>
          <w:highlight w:val="white"/>
        </w:rPr>
        <w:t xml:space="preserve">        longList.AddRange(testExpression.LongList);</w:t>
      </w:r>
    </w:p>
    <w:p w14:paraId="1B923E5B" w14:textId="77777777" w:rsidR="005E5A36" w:rsidRPr="00903DBA" w:rsidRDefault="005E5A36" w:rsidP="005E5A36">
      <w:pPr>
        <w:pStyle w:val="Code"/>
        <w:rPr>
          <w:highlight w:val="white"/>
        </w:rPr>
      </w:pPr>
      <w:r w:rsidRPr="00903DBA">
        <w:rPr>
          <w:highlight w:val="white"/>
        </w:rPr>
        <w:t xml:space="preserve">        longList.AddRange(trueExpression.LongList);</w:t>
      </w:r>
    </w:p>
    <w:p w14:paraId="546ED920" w14:textId="77777777" w:rsidR="005E5A36" w:rsidRPr="00903DBA" w:rsidRDefault="005E5A36" w:rsidP="005E5A36">
      <w:pPr>
        <w:pStyle w:val="Code"/>
        <w:rPr>
          <w:highlight w:val="white"/>
        </w:rPr>
      </w:pPr>
      <w:r w:rsidRPr="00903DBA">
        <w:rPr>
          <w:highlight w:val="white"/>
        </w:rPr>
        <w:t xml:space="preserve">        longList.AddRange(falseExpression.LongList);</w:t>
      </w:r>
    </w:p>
    <w:p w14:paraId="3B8C7B54" w14:textId="77777777" w:rsidR="005E5A36" w:rsidRPr="00903DBA" w:rsidRDefault="005E5A36" w:rsidP="005E5A36">
      <w:pPr>
        <w:pStyle w:val="Code"/>
        <w:rPr>
          <w:highlight w:val="white"/>
        </w:rPr>
      </w:pPr>
      <w:r w:rsidRPr="00903DBA">
        <w:rPr>
          <w:highlight w:val="white"/>
        </w:rPr>
        <w:t xml:space="preserve">        longList.Add(targetCode);</w:t>
      </w:r>
    </w:p>
    <w:p w14:paraId="17640775" w14:textId="77777777" w:rsidR="005E5A36" w:rsidRPr="00903DBA" w:rsidRDefault="005E5A36" w:rsidP="005E5A36">
      <w:pPr>
        <w:pStyle w:val="Code"/>
        <w:rPr>
          <w:highlight w:val="white"/>
        </w:rPr>
      </w:pPr>
    </w:p>
    <w:p w14:paraId="737EC0FC" w14:textId="77777777" w:rsidR="005E5A36" w:rsidRPr="00903DBA" w:rsidRDefault="005E5A36" w:rsidP="005E5A36">
      <w:pPr>
        <w:pStyle w:val="Code"/>
        <w:rPr>
          <w:highlight w:val="white"/>
        </w:rPr>
      </w:pPr>
      <w:r w:rsidRPr="00903DBA">
        <w:rPr>
          <w:highlight w:val="white"/>
        </w:rPr>
        <w:t xml:space="preserve">        return (new Expression(symbol, shortList, longList));</w:t>
      </w:r>
    </w:p>
    <w:p w14:paraId="60BE6733" w14:textId="77777777" w:rsidR="005E5A36" w:rsidRPr="00903DBA" w:rsidRDefault="005E5A36" w:rsidP="005E5A36">
      <w:pPr>
        <w:pStyle w:val="Code"/>
        <w:rPr>
          <w:highlight w:val="white"/>
        </w:rPr>
      </w:pPr>
      <w:r w:rsidRPr="00903DBA">
        <w:rPr>
          <w:highlight w:val="white"/>
        </w:rPr>
        <w:t xml:space="preserve">      }</w:t>
      </w:r>
    </w:p>
    <w:p w14:paraId="0389FFD9" w14:textId="77777777" w:rsidR="005E5A36" w:rsidRPr="00903DBA" w:rsidRDefault="005E5A36" w:rsidP="005E5A36">
      <w:pPr>
        <w:pStyle w:val="Code"/>
        <w:rPr>
          <w:highlight w:val="white"/>
        </w:rPr>
      </w:pPr>
      <w:r w:rsidRPr="00903DBA">
        <w:rPr>
          <w:highlight w:val="white"/>
        </w:rPr>
        <w:t xml:space="preserve">    }</w:t>
      </w:r>
    </w:p>
    <w:p w14:paraId="6028E605" w14:textId="77777777" w:rsidR="005E5A36" w:rsidRPr="00903DBA" w:rsidRDefault="005E5A36" w:rsidP="005E5A36">
      <w:pPr>
        <w:pStyle w:val="Rubrik3"/>
      </w:pPr>
      <w:r w:rsidRPr="00903DBA">
        <w:t>Constant Expression</w:t>
      </w:r>
    </w:p>
    <w:p w14:paraId="1C0D44E1"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ConstantIntegralExpression</w:t>
      </w:r>
      <w:r w:rsidRPr="00903DBA">
        <w:rPr>
          <w:highlight w:val="white"/>
        </w:rPr>
        <w:t xml:space="preserve"> methods makes sure the expression is indeed constant and either integral or pointer.</w:t>
      </w:r>
    </w:p>
    <w:p w14:paraId="700D0923" w14:textId="77777777" w:rsidR="005E5A36" w:rsidRPr="00903DBA" w:rsidRDefault="005E5A36" w:rsidP="005E5A36">
      <w:pPr>
        <w:pStyle w:val="Code"/>
        <w:rPr>
          <w:highlight w:val="white"/>
        </w:rPr>
      </w:pPr>
      <w:r w:rsidRPr="00903DBA">
        <w:rPr>
          <w:highlight w:val="white"/>
        </w:rPr>
        <w:t xml:space="preserve">    public static Expression ConstantIntegralExpression(Expression expression) </w:t>
      </w:r>
    </w:p>
    <w:p w14:paraId="3F2470F6" w14:textId="77777777" w:rsidR="005E5A36" w:rsidRPr="00903DBA" w:rsidRDefault="005E5A36" w:rsidP="005E5A36">
      <w:pPr>
        <w:pStyle w:val="Code"/>
        <w:rPr>
          <w:highlight w:val="white"/>
        </w:rPr>
      </w:pPr>
      <w:r w:rsidRPr="00903DBA">
        <w:rPr>
          <w:highlight w:val="white"/>
        </w:rPr>
        <w:t xml:space="preserve">    { expression = ConstantExpression.Cast(expression,</w:t>
      </w:r>
    </w:p>
    <w:p w14:paraId="740E60E9" w14:textId="77777777" w:rsidR="005E5A36" w:rsidRPr="00903DBA" w:rsidRDefault="005E5A36" w:rsidP="005E5A36">
      <w:pPr>
        <w:pStyle w:val="Code"/>
        <w:rPr>
          <w:highlight w:val="white"/>
        </w:rPr>
      </w:pPr>
      <w:r w:rsidRPr="00903DBA">
        <w:rPr>
          <w:highlight w:val="white"/>
        </w:rPr>
        <w:t xml:space="preserve">                                           Type.SignedLongIntegerType);</w:t>
      </w:r>
    </w:p>
    <w:p w14:paraId="66A8B8C9" w14:textId="77777777" w:rsidR="005E5A36" w:rsidRPr="00903DBA" w:rsidRDefault="005E5A36" w:rsidP="005E5A36">
      <w:pPr>
        <w:pStyle w:val="Code"/>
        <w:rPr>
          <w:highlight w:val="white"/>
        </w:rPr>
      </w:pPr>
      <w:r w:rsidRPr="00903DBA">
        <w:rPr>
          <w:highlight w:val="white"/>
        </w:rPr>
        <w:t xml:space="preserve">      Assert.Error(expression != null, expression,</w:t>
      </w:r>
    </w:p>
    <w:p w14:paraId="71C5F7D2" w14:textId="77777777" w:rsidR="005E5A36" w:rsidRPr="00903DBA" w:rsidRDefault="005E5A36" w:rsidP="005E5A36">
      <w:pPr>
        <w:pStyle w:val="Code"/>
        <w:rPr>
          <w:highlight w:val="white"/>
        </w:rPr>
      </w:pPr>
      <w:r w:rsidRPr="00903DBA">
        <w:rPr>
          <w:highlight w:val="white"/>
        </w:rPr>
        <w:t xml:space="preserve">                   Message.Non__constant_expression);</w:t>
      </w:r>
    </w:p>
    <w:p w14:paraId="52C11658" w14:textId="77777777" w:rsidR="005E5A36" w:rsidRPr="00903DBA" w:rsidRDefault="005E5A36" w:rsidP="005E5A36">
      <w:pPr>
        <w:pStyle w:val="Code"/>
        <w:rPr>
          <w:highlight w:val="white"/>
        </w:rPr>
      </w:pPr>
      <w:r w:rsidRPr="00903DBA">
        <w:rPr>
          <w:highlight w:val="white"/>
        </w:rPr>
        <w:t xml:space="preserve">      Assert.Error(expression.Symbol.Type.IsIntegralOrPointer(),</w:t>
      </w:r>
    </w:p>
    <w:p w14:paraId="54830CE7" w14:textId="77777777" w:rsidR="005E5A36" w:rsidRPr="00903DBA" w:rsidRDefault="005E5A36" w:rsidP="005E5A36">
      <w:pPr>
        <w:pStyle w:val="Code"/>
        <w:rPr>
          <w:highlight w:val="white"/>
        </w:rPr>
      </w:pPr>
      <w:r w:rsidRPr="00903DBA">
        <w:rPr>
          <w:highlight w:val="white"/>
        </w:rPr>
        <w:t xml:space="preserve">                   expression.Symbol, Message.Non__integral_expression);</w:t>
      </w:r>
    </w:p>
    <w:p w14:paraId="4292D914" w14:textId="77777777" w:rsidR="005E5A36" w:rsidRPr="00903DBA" w:rsidRDefault="005E5A36" w:rsidP="005E5A36">
      <w:pPr>
        <w:pStyle w:val="Code"/>
        <w:rPr>
          <w:highlight w:val="white"/>
        </w:rPr>
      </w:pPr>
      <w:r w:rsidRPr="00903DBA">
        <w:rPr>
          <w:highlight w:val="white"/>
        </w:rPr>
        <w:t xml:space="preserve">      return expression;</w:t>
      </w:r>
    </w:p>
    <w:p w14:paraId="169EA1F8" w14:textId="77777777" w:rsidR="005E5A36" w:rsidRPr="00903DBA" w:rsidRDefault="005E5A36" w:rsidP="005E5A36">
      <w:pPr>
        <w:pStyle w:val="Code"/>
        <w:rPr>
          <w:highlight w:val="white"/>
        </w:rPr>
      </w:pPr>
      <w:r w:rsidRPr="00903DBA">
        <w:rPr>
          <w:highlight w:val="white"/>
        </w:rPr>
        <w:t xml:space="preserve">    }</w:t>
      </w:r>
    </w:p>
    <w:p w14:paraId="5EB8686E" w14:textId="15566F47" w:rsidR="005E5A36" w:rsidRDefault="00333E66" w:rsidP="005E5A36">
      <w:pPr>
        <w:pStyle w:val="Rubrik3"/>
        <w:numPr>
          <w:ilvl w:val="2"/>
          <w:numId w:val="123"/>
        </w:numPr>
        <w:tabs>
          <w:tab w:val="num" w:pos="360"/>
        </w:tabs>
      </w:pPr>
      <w:r>
        <w:t xml:space="preserve">The </w:t>
      </w:r>
      <w:r w:rsidR="005E5A36" w:rsidRPr="00903DBA">
        <w:t xml:space="preserve">Logical </w:t>
      </w:r>
      <w:r>
        <w:t xml:space="preserve">Or </w:t>
      </w:r>
      <w:r w:rsidR="005E5A36" w:rsidRPr="00903DBA">
        <w:t>Expression</w:t>
      </w:r>
    </w:p>
    <w:p w14:paraId="361C6F9F" w14:textId="538C966C" w:rsidR="00B14220" w:rsidRPr="00903DBA" w:rsidRDefault="00C91C43" w:rsidP="00B14220">
      <w:pPr>
        <w:rPr>
          <w:color w:val="auto"/>
        </w:rPr>
      </w:pPr>
      <w:r w:rsidRPr="00FA571C">
        <w:rPr>
          <w:highlight w:val="white"/>
        </w:rPr>
        <w:t xml:space="preserve">The </w:t>
      </w:r>
      <w:r w:rsidRPr="00302B5C">
        <w:rPr>
          <w:rStyle w:val="KeyWord0"/>
          <w:highlight w:val="white"/>
        </w:rPr>
        <w:t>LogicalOrExpression</w:t>
      </w:r>
      <w:r w:rsidRPr="00FA571C">
        <w:rPr>
          <w:highlight w:val="white"/>
        </w:rPr>
        <w:t xml:space="preserve"> method</w:t>
      </w:r>
      <w:r w:rsidRPr="00903DBA">
        <w:t xml:space="preserve"> </w:t>
      </w:r>
      <w:r w:rsidR="00B14220" w:rsidRPr="00903DBA">
        <w:t>backpatch</w:t>
      </w:r>
      <w:r w:rsidR="009515C7">
        <w:t>es</w:t>
      </w:r>
      <w:r w:rsidR="00B14220" w:rsidRPr="00903DBA">
        <w:t xml:space="preserve"> the </w:t>
      </w:r>
      <w:r w:rsidR="009C3C27">
        <w:t>true-set</w:t>
      </w:r>
      <w:r w:rsidR="00B14220" w:rsidRPr="00903DBA">
        <w:t xml:space="preserve"> of the first operand to the beginning of the right operand. This can be interpreted as if the left expression is true, we try the right expression </w:t>
      </w:r>
      <w:r w:rsidR="001D6739">
        <w:t>thereafter</w:t>
      </w:r>
      <w:r w:rsidR="00B14220" w:rsidRPr="00903DBA">
        <w:t>. If both the expressions are true, the result is true. However, if the left expression is false, the result is determined to be false without evaluating the right expression.</w:t>
      </w:r>
    </w:p>
    <w:p w14:paraId="6D41F947" w14:textId="77777777" w:rsidR="005E5A36" w:rsidRPr="00FA571C" w:rsidRDefault="005E5A36" w:rsidP="005E5A36">
      <w:pPr>
        <w:pStyle w:val="Code"/>
        <w:rPr>
          <w:highlight w:val="white"/>
        </w:rPr>
      </w:pPr>
      <w:r w:rsidRPr="00FA571C">
        <w:rPr>
          <w:highlight w:val="white"/>
        </w:rPr>
        <w:t>MiddleCodeGenerator.cs</w:t>
      </w:r>
    </w:p>
    <w:p w14:paraId="170505F7" w14:textId="77777777" w:rsidR="005E5A36" w:rsidRPr="00FA571C" w:rsidRDefault="005E5A36" w:rsidP="005E5A36">
      <w:pPr>
        <w:pStyle w:val="Code"/>
        <w:rPr>
          <w:highlight w:val="white"/>
        </w:rPr>
      </w:pPr>
      <w:r w:rsidRPr="00FA571C">
        <w:rPr>
          <w:highlight w:val="white"/>
        </w:rPr>
        <w:t xml:space="preserve">    public static Expression LogicalOrExpression(Expression leftExpression,</w:t>
      </w:r>
    </w:p>
    <w:p w14:paraId="36C2A13C" w14:textId="77777777" w:rsidR="005E5A36" w:rsidRPr="00FA571C" w:rsidRDefault="005E5A36" w:rsidP="005E5A36">
      <w:pPr>
        <w:pStyle w:val="Code"/>
        <w:rPr>
          <w:highlight w:val="white"/>
        </w:rPr>
      </w:pPr>
      <w:r w:rsidRPr="00FA571C">
        <w:rPr>
          <w:highlight w:val="white"/>
        </w:rPr>
        <w:t xml:space="preserve">                                                 Expression rightExpression) {</w:t>
      </w:r>
    </w:p>
    <w:p w14:paraId="63B03FBB" w14:textId="55169888" w:rsidR="005E5A36" w:rsidRPr="00FA571C" w:rsidRDefault="00F21F8C" w:rsidP="009515C7">
      <w:pPr>
        <w:rPr>
          <w:highlight w:val="white"/>
        </w:rPr>
      </w:pPr>
      <w:r>
        <w:rPr>
          <w:highlight w:val="white"/>
        </w:rPr>
        <w:t>We</w:t>
      </w:r>
      <w:r w:rsidR="005E5A36" w:rsidRPr="00FA571C">
        <w:rPr>
          <w:highlight w:val="white"/>
        </w:rPr>
        <w:t xml:space="preserve"> check if the expression is constant. If it is constant, we return the constant expression.</w:t>
      </w:r>
    </w:p>
    <w:p w14:paraId="7B89C6F7" w14:textId="77777777" w:rsidR="005E5A36" w:rsidRPr="00FA571C" w:rsidRDefault="005E5A36" w:rsidP="005E5A36">
      <w:pPr>
        <w:pStyle w:val="Code"/>
        <w:rPr>
          <w:highlight w:val="white"/>
        </w:rPr>
      </w:pPr>
      <w:r w:rsidRPr="00FA571C">
        <w:rPr>
          <w:highlight w:val="white"/>
        </w:rPr>
        <w:t xml:space="preserve">      Expression constantExpression =</w:t>
      </w:r>
    </w:p>
    <w:p w14:paraId="6FA2F05B" w14:textId="77777777" w:rsidR="005E5A36" w:rsidRPr="00FA571C" w:rsidRDefault="005E5A36" w:rsidP="005E5A36">
      <w:pPr>
        <w:pStyle w:val="Code"/>
        <w:rPr>
          <w:highlight w:val="white"/>
        </w:rPr>
      </w:pPr>
      <w:r w:rsidRPr="00FA571C">
        <w:rPr>
          <w:highlight w:val="white"/>
        </w:rPr>
        <w:t xml:space="preserve">        ConstantExpression.Logical(MiddleOperator.LogicalOr,</w:t>
      </w:r>
    </w:p>
    <w:p w14:paraId="58EBD25C" w14:textId="77777777" w:rsidR="005E5A36" w:rsidRPr="00FA571C" w:rsidRDefault="005E5A36" w:rsidP="005E5A36">
      <w:pPr>
        <w:pStyle w:val="Code"/>
        <w:rPr>
          <w:highlight w:val="white"/>
        </w:rPr>
      </w:pPr>
      <w:r w:rsidRPr="00FA571C">
        <w:rPr>
          <w:highlight w:val="white"/>
        </w:rPr>
        <w:lastRenderedPageBreak/>
        <w:t xml:space="preserve">                                   leftExpression, rightExpression);</w:t>
      </w:r>
    </w:p>
    <w:p w14:paraId="69F204A3" w14:textId="77777777" w:rsidR="005E5A36" w:rsidRPr="00FA571C" w:rsidRDefault="005E5A36" w:rsidP="005E5A36">
      <w:pPr>
        <w:pStyle w:val="Code"/>
        <w:rPr>
          <w:highlight w:val="white"/>
        </w:rPr>
      </w:pPr>
    </w:p>
    <w:p w14:paraId="04A8CCAA" w14:textId="77777777" w:rsidR="005E5A36" w:rsidRPr="00FA571C" w:rsidRDefault="005E5A36" w:rsidP="005E5A36">
      <w:pPr>
        <w:pStyle w:val="Code"/>
        <w:rPr>
          <w:highlight w:val="white"/>
        </w:rPr>
      </w:pPr>
      <w:r w:rsidRPr="00FA571C">
        <w:rPr>
          <w:highlight w:val="white"/>
        </w:rPr>
        <w:t xml:space="preserve">      if (constantExpression != null) {</w:t>
      </w:r>
    </w:p>
    <w:p w14:paraId="5AC05B5D" w14:textId="77777777" w:rsidR="005E5A36" w:rsidRPr="00FA571C" w:rsidRDefault="005E5A36" w:rsidP="005E5A36">
      <w:pPr>
        <w:pStyle w:val="Code"/>
        <w:rPr>
          <w:highlight w:val="white"/>
        </w:rPr>
      </w:pPr>
      <w:r w:rsidRPr="00FA571C">
        <w:rPr>
          <w:highlight w:val="white"/>
        </w:rPr>
        <w:t xml:space="preserve">        return constantExpression;</w:t>
      </w:r>
    </w:p>
    <w:p w14:paraId="207DF52D" w14:textId="77777777" w:rsidR="005E5A36" w:rsidRPr="00FA571C" w:rsidRDefault="005E5A36" w:rsidP="005E5A36">
      <w:pPr>
        <w:pStyle w:val="Code"/>
        <w:rPr>
          <w:highlight w:val="white"/>
        </w:rPr>
      </w:pPr>
      <w:r w:rsidRPr="00FA571C">
        <w:rPr>
          <w:highlight w:val="white"/>
        </w:rPr>
        <w:t xml:space="preserve">      }</w:t>
      </w:r>
    </w:p>
    <w:p w14:paraId="1B337287" w14:textId="6054DEA9" w:rsidR="005E5A36" w:rsidRPr="00FA571C" w:rsidRDefault="005E5A36" w:rsidP="00F21F8C">
      <w:pPr>
        <w:rPr>
          <w:highlight w:val="white"/>
        </w:rPr>
      </w:pPr>
      <w:r w:rsidRPr="00FA571C">
        <w:rPr>
          <w:highlight w:val="white"/>
        </w:rPr>
        <w:t>We type cast both the expression</w:t>
      </w:r>
      <w:r w:rsidR="009D5430">
        <w:rPr>
          <w:highlight w:val="white"/>
        </w:rPr>
        <w:t>s</w:t>
      </w:r>
      <w:r w:rsidRPr="00FA571C">
        <w:rPr>
          <w:highlight w:val="white"/>
        </w:rPr>
        <w:t xml:space="preserve"> to </w:t>
      </w:r>
      <w:r w:rsidR="009D5430">
        <w:rPr>
          <w:highlight w:val="white"/>
        </w:rPr>
        <w:t xml:space="preserve">the </w:t>
      </w:r>
      <w:r w:rsidRPr="00FA571C">
        <w:rPr>
          <w:highlight w:val="white"/>
        </w:rPr>
        <w:t>logical type.</w:t>
      </w:r>
    </w:p>
    <w:p w14:paraId="1FBD5AD8" w14:textId="77777777" w:rsidR="005E5A36" w:rsidRPr="00FA571C" w:rsidRDefault="005E5A36" w:rsidP="005E5A36">
      <w:pPr>
        <w:pStyle w:val="Code"/>
        <w:rPr>
          <w:highlight w:val="white"/>
        </w:rPr>
      </w:pPr>
      <w:r w:rsidRPr="00FA571C">
        <w:rPr>
          <w:highlight w:val="white"/>
        </w:rPr>
        <w:t xml:space="preserve">      leftExpression = TypeCast.ToLogical(leftExpression);</w:t>
      </w:r>
    </w:p>
    <w:p w14:paraId="3E52D3FB" w14:textId="77777777" w:rsidR="005E5A36" w:rsidRPr="00FA571C" w:rsidRDefault="005E5A36" w:rsidP="005E5A36">
      <w:pPr>
        <w:pStyle w:val="Code"/>
        <w:rPr>
          <w:highlight w:val="white"/>
        </w:rPr>
      </w:pPr>
      <w:r w:rsidRPr="00FA571C">
        <w:rPr>
          <w:highlight w:val="white"/>
        </w:rPr>
        <w:t xml:space="preserve">      rightExpression = TypeCast.ToLogical(rightExpression);</w:t>
      </w:r>
    </w:p>
    <w:p w14:paraId="0A9B10EA" w14:textId="104F7C85" w:rsidR="005E5A36" w:rsidRPr="00FA571C" w:rsidRDefault="005E5A36" w:rsidP="005E5A36">
      <w:pPr>
        <w:rPr>
          <w:highlight w:val="white"/>
        </w:rPr>
      </w:pPr>
      <w:r w:rsidRPr="00FA571C">
        <w:rPr>
          <w:highlight w:val="white"/>
        </w:rPr>
        <w:t xml:space="preserve">For the resulting expression to be true, it is enough that one of the left or right expression is true. Therefore, the </w:t>
      </w:r>
      <w:r w:rsidR="009C3C27">
        <w:rPr>
          <w:highlight w:val="white"/>
        </w:rPr>
        <w:t>true-set</w:t>
      </w:r>
      <w:r w:rsidRPr="00FA571C">
        <w:rPr>
          <w:highlight w:val="white"/>
        </w:rPr>
        <w:t xml:space="preserve"> of the resulting expression is the union of the </w:t>
      </w:r>
      <w:r w:rsidR="009C3C27">
        <w:rPr>
          <w:highlight w:val="white"/>
        </w:rPr>
        <w:t>true-set</w:t>
      </w:r>
      <w:r w:rsidRPr="00FA571C">
        <w:rPr>
          <w:highlight w:val="white"/>
        </w:rPr>
        <w:t xml:space="preserve"> of the left and right expression. </w:t>
      </w:r>
      <w:r w:rsidR="00871466">
        <w:rPr>
          <w:highlight w:val="white"/>
        </w:rPr>
        <w:t>I</w:t>
      </w:r>
      <w:r w:rsidRPr="00FA571C">
        <w:rPr>
          <w:highlight w:val="white"/>
        </w:rPr>
        <w:t>f the left expression is evaluated to true, the right expression (including its side effects) shall not</w:t>
      </w:r>
      <w:r w:rsidR="00871466">
        <w:rPr>
          <w:highlight w:val="white"/>
        </w:rPr>
        <w:t xml:space="preserve"> be</w:t>
      </w:r>
      <w:r w:rsidRPr="00FA571C">
        <w:rPr>
          <w:highlight w:val="white"/>
        </w:rPr>
        <w:t xml:space="preserve"> evaluated. The </w:t>
      </w:r>
      <w:r w:rsidR="00A76052">
        <w:rPr>
          <w:highlight w:val="white"/>
        </w:rPr>
        <w:t>false-set</w:t>
      </w:r>
      <w:r w:rsidRPr="00FA571C">
        <w:rPr>
          <w:highlight w:val="white"/>
        </w:rPr>
        <w:t xml:space="preserve">s, on the other hand, are different. If the left expression is evaluated to false, we need to evaluate the right expression. Therefore, we backpatch the </w:t>
      </w:r>
      <w:r w:rsidR="00A76052">
        <w:rPr>
          <w:highlight w:val="white"/>
        </w:rPr>
        <w:t>false-set</w:t>
      </w:r>
      <w:r w:rsidRPr="00FA571C">
        <w:rPr>
          <w:highlight w:val="white"/>
        </w:rPr>
        <w:t xml:space="preserve"> of the left expression to the beginning of the right expression code. The </w:t>
      </w:r>
      <w:r w:rsidR="00A76052">
        <w:rPr>
          <w:highlight w:val="white"/>
        </w:rPr>
        <w:t>false-set</w:t>
      </w:r>
      <w:r w:rsidRPr="00FA571C">
        <w:rPr>
          <w:highlight w:val="white"/>
        </w:rPr>
        <w:t xml:space="preserve"> of the resulting expression is the </w:t>
      </w:r>
      <w:r w:rsidR="00A76052">
        <w:rPr>
          <w:highlight w:val="white"/>
        </w:rPr>
        <w:t>false-set</w:t>
      </w:r>
      <w:r w:rsidRPr="00FA571C">
        <w:rPr>
          <w:highlight w:val="white"/>
        </w:rPr>
        <w:t xml:space="preserve"> of the right expression.</w:t>
      </w:r>
    </w:p>
    <w:p w14:paraId="79E4947B" w14:textId="77777777" w:rsidR="005E5A36" w:rsidRPr="00FA571C" w:rsidRDefault="005E5A36" w:rsidP="005E5A36">
      <w:pPr>
        <w:pStyle w:val="Code"/>
        <w:rPr>
          <w:highlight w:val="white"/>
        </w:rPr>
      </w:pPr>
      <w:r w:rsidRPr="00FA571C">
        <w:rPr>
          <w:highlight w:val="white"/>
        </w:rPr>
        <w:t xml:space="preserve">      ISet&lt;MiddleCode&gt; trueSet = new HashSet&lt;MiddleCode&gt;();</w:t>
      </w:r>
    </w:p>
    <w:p w14:paraId="51212AB8" w14:textId="77777777" w:rsidR="005E5A36" w:rsidRPr="00FA571C" w:rsidRDefault="005E5A36" w:rsidP="005E5A36">
      <w:pPr>
        <w:pStyle w:val="Code"/>
        <w:rPr>
          <w:highlight w:val="white"/>
        </w:rPr>
      </w:pPr>
      <w:r w:rsidRPr="00FA571C">
        <w:rPr>
          <w:highlight w:val="white"/>
        </w:rPr>
        <w:t xml:space="preserve">      trueSet.UnionWith(leftExpression.Symbol.TrueSet);</w:t>
      </w:r>
    </w:p>
    <w:p w14:paraId="0070AE63" w14:textId="77777777" w:rsidR="005E5A36" w:rsidRPr="00FA571C" w:rsidRDefault="005E5A36" w:rsidP="005E5A36">
      <w:pPr>
        <w:pStyle w:val="Code"/>
        <w:rPr>
          <w:highlight w:val="white"/>
        </w:rPr>
      </w:pPr>
      <w:r w:rsidRPr="00FA571C">
        <w:rPr>
          <w:highlight w:val="white"/>
        </w:rPr>
        <w:t xml:space="preserve">      trueSet.UnionWith(rightExpression.Symbol.TrueSet);</w:t>
      </w:r>
    </w:p>
    <w:p w14:paraId="7DDEC1C3" w14:textId="77777777" w:rsidR="005E5A36" w:rsidRPr="00FA571C" w:rsidRDefault="005E5A36" w:rsidP="005E5A36">
      <w:pPr>
        <w:pStyle w:val="Code"/>
        <w:rPr>
          <w:highlight w:val="white"/>
        </w:rPr>
      </w:pPr>
      <w:r w:rsidRPr="00FA571C">
        <w:rPr>
          <w:highlight w:val="white"/>
        </w:rPr>
        <w:t xml:space="preserve">      Backpatch(leftExpression.Symbol.FalseSet, rightExpression.LongList);    </w:t>
      </w:r>
    </w:p>
    <w:p w14:paraId="65BC3FB6" w14:textId="77777777" w:rsidR="005E5A36" w:rsidRPr="00FA571C" w:rsidRDefault="005E5A36" w:rsidP="005E5A36">
      <w:pPr>
        <w:pStyle w:val="Code"/>
        <w:rPr>
          <w:highlight w:val="white"/>
        </w:rPr>
      </w:pPr>
      <w:r w:rsidRPr="00FA571C">
        <w:rPr>
          <w:highlight w:val="white"/>
        </w:rPr>
        <w:t xml:space="preserve">      Symbol symbol = new Symbol(trueSet, rightExpression.Symbol.FalseSet);</w:t>
      </w:r>
    </w:p>
    <w:p w14:paraId="01E527D3" w14:textId="77777777" w:rsidR="005E5A36" w:rsidRPr="00FA571C" w:rsidRDefault="005E5A36" w:rsidP="005E5A36">
      <w:pPr>
        <w:pStyle w:val="Code"/>
        <w:rPr>
          <w:highlight w:val="white"/>
        </w:rPr>
      </w:pPr>
      <w:r w:rsidRPr="00FA571C">
        <w:rPr>
          <w:highlight w:val="white"/>
        </w:rPr>
        <w:t xml:space="preserve">      </w:t>
      </w:r>
    </w:p>
    <w:p w14:paraId="4F35830C" w14:textId="77777777" w:rsidR="005E5A36" w:rsidRPr="00FA571C" w:rsidRDefault="005E5A36" w:rsidP="005E5A36">
      <w:pPr>
        <w:pStyle w:val="Code"/>
        <w:rPr>
          <w:highlight w:val="white"/>
        </w:rPr>
      </w:pPr>
      <w:r w:rsidRPr="00FA571C">
        <w:rPr>
          <w:highlight w:val="white"/>
        </w:rPr>
        <w:t xml:space="preserve">      List&lt;MiddleCode&gt; longList = new List&lt;MiddleCode&gt;();</w:t>
      </w:r>
    </w:p>
    <w:p w14:paraId="52F14272" w14:textId="77777777" w:rsidR="005E5A36" w:rsidRPr="00FA571C" w:rsidRDefault="005E5A36" w:rsidP="005E5A36">
      <w:pPr>
        <w:pStyle w:val="Code"/>
        <w:rPr>
          <w:highlight w:val="white"/>
        </w:rPr>
      </w:pPr>
      <w:r w:rsidRPr="00FA571C">
        <w:rPr>
          <w:highlight w:val="white"/>
        </w:rPr>
        <w:t xml:space="preserve">      longList.AddRange(leftExpression.LongList);</w:t>
      </w:r>
    </w:p>
    <w:p w14:paraId="0C8EED27" w14:textId="77777777" w:rsidR="005E5A36" w:rsidRPr="00FA571C" w:rsidRDefault="005E5A36" w:rsidP="005E5A36">
      <w:pPr>
        <w:pStyle w:val="Code"/>
        <w:rPr>
          <w:highlight w:val="white"/>
        </w:rPr>
      </w:pPr>
      <w:r w:rsidRPr="00FA571C">
        <w:rPr>
          <w:highlight w:val="white"/>
        </w:rPr>
        <w:t xml:space="preserve">      longList.AddRange(rightExpression.LongList);</w:t>
      </w:r>
    </w:p>
    <w:p w14:paraId="622CAD8F" w14:textId="77777777" w:rsidR="005E5A36" w:rsidRPr="00FA571C" w:rsidRDefault="005E5A36" w:rsidP="005E5A36">
      <w:pPr>
        <w:pStyle w:val="Code"/>
        <w:rPr>
          <w:highlight w:val="white"/>
        </w:rPr>
      </w:pPr>
    </w:p>
    <w:p w14:paraId="670B3039" w14:textId="77777777" w:rsidR="005E5A36" w:rsidRPr="00FA571C" w:rsidRDefault="005E5A36" w:rsidP="005E5A36">
      <w:pPr>
        <w:pStyle w:val="Code"/>
        <w:rPr>
          <w:highlight w:val="white"/>
        </w:rPr>
      </w:pPr>
      <w:r w:rsidRPr="00FA571C">
        <w:rPr>
          <w:highlight w:val="white"/>
        </w:rPr>
        <w:t xml:space="preserve">      List&lt;MiddleCode&gt; shortList = new List&lt;MiddleCode&gt;();</w:t>
      </w:r>
    </w:p>
    <w:p w14:paraId="3345DC6A" w14:textId="77777777" w:rsidR="005E5A36" w:rsidRPr="00FA571C" w:rsidRDefault="005E5A36" w:rsidP="005E5A36">
      <w:pPr>
        <w:pStyle w:val="Code"/>
        <w:rPr>
          <w:highlight w:val="white"/>
        </w:rPr>
      </w:pPr>
      <w:r w:rsidRPr="00FA571C">
        <w:rPr>
          <w:highlight w:val="white"/>
        </w:rPr>
        <w:t xml:space="preserve">      shortList.AddRange(leftExpression.ShortList);</w:t>
      </w:r>
    </w:p>
    <w:p w14:paraId="1A25A2F4" w14:textId="77777777" w:rsidR="005E5A36" w:rsidRPr="00FA571C" w:rsidRDefault="005E5A36" w:rsidP="005E5A36">
      <w:pPr>
        <w:pStyle w:val="Code"/>
        <w:rPr>
          <w:highlight w:val="white"/>
        </w:rPr>
      </w:pPr>
      <w:r w:rsidRPr="00FA571C">
        <w:rPr>
          <w:highlight w:val="white"/>
        </w:rPr>
        <w:t xml:space="preserve">      shortList.AddRange(rightExpression.ShortList);</w:t>
      </w:r>
    </w:p>
    <w:p w14:paraId="30E93951" w14:textId="77777777" w:rsidR="005E5A36" w:rsidRPr="00FA571C" w:rsidRDefault="005E5A36" w:rsidP="005E5A36">
      <w:pPr>
        <w:pStyle w:val="Code"/>
        <w:rPr>
          <w:highlight w:val="white"/>
        </w:rPr>
      </w:pPr>
    </w:p>
    <w:p w14:paraId="7E48A79F" w14:textId="77777777" w:rsidR="005E5A36" w:rsidRPr="00FA571C" w:rsidRDefault="005E5A36" w:rsidP="005E5A36">
      <w:pPr>
        <w:pStyle w:val="Code"/>
        <w:rPr>
          <w:highlight w:val="white"/>
        </w:rPr>
      </w:pPr>
      <w:r w:rsidRPr="00FA571C">
        <w:rPr>
          <w:highlight w:val="white"/>
        </w:rPr>
        <w:t xml:space="preserve">      return (new Expression(symbol, shortList, longList));</w:t>
      </w:r>
    </w:p>
    <w:p w14:paraId="44537EBD" w14:textId="77777777" w:rsidR="005E5A36" w:rsidRPr="00FA571C" w:rsidRDefault="005E5A36" w:rsidP="005E5A36">
      <w:pPr>
        <w:pStyle w:val="Code"/>
        <w:rPr>
          <w:highlight w:val="white"/>
        </w:rPr>
      </w:pPr>
      <w:r w:rsidRPr="00FA571C">
        <w:rPr>
          <w:highlight w:val="white"/>
        </w:rPr>
        <w:t xml:space="preserve">    }</w:t>
      </w:r>
    </w:p>
    <w:p w14:paraId="13CDB9B2" w14:textId="32C1B13C" w:rsidR="00333E66" w:rsidRDefault="00333E66" w:rsidP="00333E66">
      <w:pPr>
        <w:pStyle w:val="Rubrik3"/>
        <w:numPr>
          <w:ilvl w:val="2"/>
          <w:numId w:val="181"/>
        </w:numPr>
        <w:tabs>
          <w:tab w:val="num" w:pos="360"/>
        </w:tabs>
      </w:pPr>
      <w:r>
        <w:t xml:space="preserve">The </w:t>
      </w:r>
      <w:r w:rsidRPr="00903DBA">
        <w:t xml:space="preserve">Logical </w:t>
      </w:r>
      <w:r>
        <w:t xml:space="preserve">And </w:t>
      </w:r>
      <w:r w:rsidRPr="00903DBA">
        <w:t>Expression</w:t>
      </w:r>
    </w:p>
    <w:p w14:paraId="1B88763C" w14:textId="77777777" w:rsidR="0079018B" w:rsidRDefault="00333E66" w:rsidP="0079018B">
      <w:r w:rsidRPr="00FA571C">
        <w:rPr>
          <w:highlight w:val="white"/>
        </w:rPr>
        <w:t xml:space="preserve">The </w:t>
      </w:r>
      <w:r w:rsidRPr="00302B5C">
        <w:rPr>
          <w:rStyle w:val="KeyWord0"/>
          <w:highlight w:val="white"/>
        </w:rPr>
        <w:t>Logical</w:t>
      </w:r>
      <w:r>
        <w:rPr>
          <w:rStyle w:val="KeyWord0"/>
          <w:highlight w:val="white"/>
        </w:rPr>
        <w:t>And</w:t>
      </w:r>
      <w:r w:rsidRPr="00302B5C">
        <w:rPr>
          <w:rStyle w:val="KeyWord0"/>
          <w:highlight w:val="white"/>
        </w:rPr>
        <w:t>Expression</w:t>
      </w:r>
      <w:r w:rsidRPr="00FA571C">
        <w:rPr>
          <w:highlight w:val="white"/>
        </w:rPr>
        <w:t xml:space="preserve"> method</w:t>
      </w:r>
      <w:r w:rsidRPr="00903DBA">
        <w:t xml:space="preserve"> </w:t>
      </w:r>
      <w:r w:rsidR="001A5A36">
        <w:t xml:space="preserve">works in the opposite way compared to the logical </w:t>
      </w:r>
      <w:r w:rsidR="001A5A36" w:rsidRPr="001A5A36">
        <w:rPr>
          <w:rStyle w:val="KeyWord0"/>
        </w:rPr>
        <w:t>or</w:t>
      </w:r>
      <w:r w:rsidR="001A5A36">
        <w:t xml:space="preserve"> expression </w:t>
      </w:r>
      <w:r w:rsidR="00955B61">
        <w:t xml:space="preserve">case </w:t>
      </w:r>
      <w:r w:rsidR="001A5A36">
        <w:t xml:space="preserve">above. </w:t>
      </w:r>
      <w:r w:rsidR="00955B61">
        <w:t>If the left expression is true, we shall continue to evaluate the</w:t>
      </w:r>
      <w:r w:rsidR="00992AC8">
        <w:t xml:space="preserve"> false expression. The resulting expression is true only if both the left and right expression is true. However, if the </w:t>
      </w:r>
      <w:r w:rsidR="00B53EF9">
        <w:t xml:space="preserve">left expression is false the resulting expression is false, without evaluation of the right expression. </w:t>
      </w:r>
      <w:r w:rsidR="00955B61">
        <w:t xml:space="preserve">Therefore, </w:t>
      </w:r>
      <w:r w:rsidR="00B53EF9">
        <w:t>w</w:t>
      </w:r>
      <w:r w:rsidR="00955B61">
        <w:t>e backpatch the false</w:t>
      </w:r>
      <w:r>
        <w:t>-set</w:t>
      </w:r>
      <w:r w:rsidRPr="00903DBA">
        <w:t xml:space="preserve"> of the first operand to the beginning of the right operand. </w:t>
      </w:r>
      <w:r w:rsidR="0079018B">
        <w:t>The true-set of the resulting expression is the true-set of the right expression, and the false set ois the union of the false sets of the left and right expression.</w:t>
      </w:r>
    </w:p>
    <w:p w14:paraId="48E708E3" w14:textId="77777777" w:rsidR="0079018B" w:rsidRPr="0079018B" w:rsidRDefault="0079018B" w:rsidP="0079018B">
      <w:pPr>
        <w:pStyle w:val="Code"/>
        <w:rPr>
          <w:highlight w:val="white"/>
        </w:rPr>
      </w:pPr>
      <w:r w:rsidRPr="0079018B">
        <w:rPr>
          <w:highlight w:val="white"/>
        </w:rPr>
        <w:t xml:space="preserve">    public static Expression LogicalAndExpression(Expression leftExpression,</w:t>
      </w:r>
    </w:p>
    <w:p w14:paraId="624CD104" w14:textId="77777777" w:rsidR="0079018B" w:rsidRPr="0079018B" w:rsidRDefault="0079018B" w:rsidP="0079018B">
      <w:pPr>
        <w:pStyle w:val="Code"/>
        <w:rPr>
          <w:highlight w:val="white"/>
        </w:rPr>
      </w:pPr>
      <w:r w:rsidRPr="0079018B">
        <w:rPr>
          <w:highlight w:val="white"/>
        </w:rPr>
        <w:t xml:space="preserve">                                                  Expression rightExpression) {</w:t>
      </w:r>
    </w:p>
    <w:p w14:paraId="37FB7D84" w14:textId="77777777" w:rsidR="0079018B" w:rsidRPr="0079018B" w:rsidRDefault="0079018B" w:rsidP="0079018B">
      <w:pPr>
        <w:pStyle w:val="Code"/>
        <w:rPr>
          <w:highlight w:val="white"/>
        </w:rPr>
      </w:pPr>
      <w:r w:rsidRPr="0079018B">
        <w:rPr>
          <w:highlight w:val="white"/>
        </w:rPr>
        <w:t xml:space="preserve">      Expression constantExpression =</w:t>
      </w:r>
    </w:p>
    <w:p w14:paraId="460AFC7B" w14:textId="77777777" w:rsidR="0079018B" w:rsidRPr="0079018B" w:rsidRDefault="0079018B" w:rsidP="0079018B">
      <w:pPr>
        <w:pStyle w:val="Code"/>
        <w:rPr>
          <w:highlight w:val="white"/>
        </w:rPr>
      </w:pPr>
      <w:r w:rsidRPr="0079018B">
        <w:rPr>
          <w:highlight w:val="white"/>
        </w:rPr>
        <w:t xml:space="preserve">        ConstantExpression.Logical(MiddleOperator.LogicalAnd,</w:t>
      </w:r>
    </w:p>
    <w:p w14:paraId="2E84D81F" w14:textId="77777777" w:rsidR="0079018B" w:rsidRPr="0079018B" w:rsidRDefault="0079018B" w:rsidP="0079018B">
      <w:pPr>
        <w:pStyle w:val="Code"/>
        <w:rPr>
          <w:highlight w:val="white"/>
        </w:rPr>
      </w:pPr>
      <w:r w:rsidRPr="0079018B">
        <w:rPr>
          <w:highlight w:val="white"/>
        </w:rPr>
        <w:t xml:space="preserve">                                   leftExpression, rightExpression);</w:t>
      </w:r>
    </w:p>
    <w:p w14:paraId="3963E425" w14:textId="77777777" w:rsidR="0079018B" w:rsidRPr="0079018B" w:rsidRDefault="0079018B" w:rsidP="0079018B">
      <w:pPr>
        <w:pStyle w:val="Code"/>
        <w:rPr>
          <w:highlight w:val="white"/>
        </w:rPr>
      </w:pPr>
    </w:p>
    <w:p w14:paraId="483432D6" w14:textId="77777777" w:rsidR="0079018B" w:rsidRPr="0079018B" w:rsidRDefault="0079018B" w:rsidP="0079018B">
      <w:pPr>
        <w:pStyle w:val="Code"/>
        <w:rPr>
          <w:highlight w:val="white"/>
        </w:rPr>
      </w:pPr>
      <w:r w:rsidRPr="0079018B">
        <w:rPr>
          <w:highlight w:val="white"/>
        </w:rPr>
        <w:t xml:space="preserve">      if (constantExpression != null) {</w:t>
      </w:r>
    </w:p>
    <w:p w14:paraId="158F1BF4" w14:textId="77777777" w:rsidR="0079018B" w:rsidRPr="0079018B" w:rsidRDefault="0079018B" w:rsidP="0079018B">
      <w:pPr>
        <w:pStyle w:val="Code"/>
        <w:rPr>
          <w:highlight w:val="white"/>
        </w:rPr>
      </w:pPr>
      <w:r w:rsidRPr="0079018B">
        <w:rPr>
          <w:highlight w:val="white"/>
        </w:rPr>
        <w:t xml:space="preserve">        return constantExpression;</w:t>
      </w:r>
    </w:p>
    <w:p w14:paraId="2E301BCF" w14:textId="77777777" w:rsidR="0079018B" w:rsidRPr="0079018B" w:rsidRDefault="0079018B" w:rsidP="0079018B">
      <w:pPr>
        <w:pStyle w:val="Code"/>
        <w:rPr>
          <w:highlight w:val="white"/>
        </w:rPr>
      </w:pPr>
      <w:r w:rsidRPr="0079018B">
        <w:rPr>
          <w:highlight w:val="white"/>
        </w:rPr>
        <w:t xml:space="preserve">      }</w:t>
      </w:r>
    </w:p>
    <w:p w14:paraId="06A7A893" w14:textId="77777777" w:rsidR="0079018B" w:rsidRPr="0079018B" w:rsidRDefault="0079018B" w:rsidP="0079018B">
      <w:pPr>
        <w:pStyle w:val="Code"/>
        <w:rPr>
          <w:highlight w:val="white"/>
        </w:rPr>
      </w:pPr>
    </w:p>
    <w:p w14:paraId="68FAB0BE" w14:textId="77777777" w:rsidR="0079018B" w:rsidRPr="0079018B" w:rsidRDefault="0079018B" w:rsidP="0079018B">
      <w:pPr>
        <w:pStyle w:val="Code"/>
        <w:rPr>
          <w:highlight w:val="white"/>
        </w:rPr>
      </w:pPr>
      <w:r w:rsidRPr="0079018B">
        <w:rPr>
          <w:highlight w:val="white"/>
        </w:rPr>
        <w:t xml:space="preserve">      leftExpression = TypeCast.ToLogical(leftExpression);</w:t>
      </w:r>
    </w:p>
    <w:p w14:paraId="745B62B4" w14:textId="77777777" w:rsidR="0079018B" w:rsidRPr="0079018B" w:rsidRDefault="0079018B" w:rsidP="0079018B">
      <w:pPr>
        <w:pStyle w:val="Code"/>
        <w:rPr>
          <w:highlight w:val="white"/>
        </w:rPr>
      </w:pPr>
      <w:r w:rsidRPr="0079018B">
        <w:rPr>
          <w:highlight w:val="white"/>
        </w:rPr>
        <w:lastRenderedPageBreak/>
        <w:t xml:space="preserve">      rightExpression = TypeCast.ToLogical(rightExpression);</w:t>
      </w:r>
    </w:p>
    <w:p w14:paraId="70E692FE" w14:textId="77777777" w:rsidR="0079018B" w:rsidRPr="0079018B" w:rsidRDefault="0079018B" w:rsidP="0079018B">
      <w:pPr>
        <w:pStyle w:val="Code"/>
        <w:rPr>
          <w:highlight w:val="white"/>
        </w:rPr>
      </w:pPr>
    </w:p>
    <w:p w14:paraId="58A20100" w14:textId="77777777" w:rsidR="0079018B" w:rsidRPr="0079018B" w:rsidRDefault="0079018B" w:rsidP="0079018B">
      <w:pPr>
        <w:pStyle w:val="Code"/>
        <w:rPr>
          <w:highlight w:val="white"/>
        </w:rPr>
      </w:pPr>
      <w:r w:rsidRPr="0079018B">
        <w:rPr>
          <w:highlight w:val="white"/>
        </w:rPr>
        <w:t xml:space="preserve">      ISet&lt;MiddleCode&gt; falseSet = new HashSet&lt;MiddleCode&gt;();</w:t>
      </w:r>
    </w:p>
    <w:p w14:paraId="5A0D3809" w14:textId="77777777" w:rsidR="0079018B" w:rsidRPr="0079018B" w:rsidRDefault="0079018B" w:rsidP="0079018B">
      <w:pPr>
        <w:pStyle w:val="Code"/>
        <w:rPr>
          <w:highlight w:val="white"/>
        </w:rPr>
      </w:pPr>
      <w:r w:rsidRPr="0079018B">
        <w:rPr>
          <w:highlight w:val="white"/>
        </w:rPr>
        <w:t xml:space="preserve">      falseSet.UnionWith(leftExpression.Symbol.FalseSet);</w:t>
      </w:r>
    </w:p>
    <w:p w14:paraId="482BA5B5" w14:textId="77777777" w:rsidR="0079018B" w:rsidRPr="0079018B" w:rsidRDefault="0079018B" w:rsidP="0079018B">
      <w:pPr>
        <w:pStyle w:val="Code"/>
        <w:rPr>
          <w:highlight w:val="white"/>
        </w:rPr>
      </w:pPr>
      <w:r w:rsidRPr="0079018B">
        <w:rPr>
          <w:highlight w:val="white"/>
        </w:rPr>
        <w:t xml:space="preserve">      falseSet.UnionWith(rightExpression.Symbol.FalseSet);</w:t>
      </w:r>
    </w:p>
    <w:p w14:paraId="4D80F4EF" w14:textId="77777777" w:rsidR="0079018B" w:rsidRPr="0079018B" w:rsidRDefault="0079018B" w:rsidP="0079018B">
      <w:pPr>
        <w:pStyle w:val="Code"/>
        <w:rPr>
          <w:highlight w:val="white"/>
        </w:rPr>
      </w:pPr>
    </w:p>
    <w:p w14:paraId="6741490B" w14:textId="77777777" w:rsidR="0079018B" w:rsidRPr="0079018B" w:rsidRDefault="0079018B" w:rsidP="0079018B">
      <w:pPr>
        <w:pStyle w:val="Code"/>
        <w:rPr>
          <w:highlight w:val="white"/>
        </w:rPr>
      </w:pPr>
      <w:r w:rsidRPr="0079018B">
        <w:rPr>
          <w:highlight w:val="white"/>
        </w:rPr>
        <w:t xml:space="preserve">      Backpatch(leftExpression.Symbol.TrueSet, rightExpression.LongList);</w:t>
      </w:r>
    </w:p>
    <w:p w14:paraId="4E9C0B21" w14:textId="77777777" w:rsidR="0079018B" w:rsidRPr="0079018B" w:rsidRDefault="0079018B" w:rsidP="0079018B">
      <w:pPr>
        <w:pStyle w:val="Code"/>
        <w:rPr>
          <w:highlight w:val="white"/>
        </w:rPr>
      </w:pPr>
      <w:r w:rsidRPr="0079018B">
        <w:rPr>
          <w:highlight w:val="white"/>
        </w:rPr>
        <w:t xml:space="preserve">      Symbol symbol = new Symbol(rightExpression.Symbol.TrueSet, falseSet);</w:t>
      </w:r>
    </w:p>
    <w:p w14:paraId="5363CC8D" w14:textId="77777777" w:rsidR="0079018B" w:rsidRPr="0079018B" w:rsidRDefault="0079018B" w:rsidP="0079018B">
      <w:pPr>
        <w:pStyle w:val="Code"/>
        <w:rPr>
          <w:highlight w:val="white"/>
        </w:rPr>
      </w:pPr>
      <w:r w:rsidRPr="0079018B">
        <w:rPr>
          <w:highlight w:val="white"/>
        </w:rPr>
        <w:t xml:space="preserve">    </w:t>
      </w:r>
    </w:p>
    <w:p w14:paraId="36AB15B7" w14:textId="77777777" w:rsidR="0079018B" w:rsidRPr="0079018B" w:rsidRDefault="0079018B" w:rsidP="0079018B">
      <w:pPr>
        <w:pStyle w:val="Code"/>
        <w:rPr>
          <w:highlight w:val="white"/>
        </w:rPr>
      </w:pPr>
      <w:r w:rsidRPr="0079018B">
        <w:rPr>
          <w:highlight w:val="white"/>
        </w:rPr>
        <w:t xml:space="preserve">      List&lt;MiddleCode&gt; longList = new List&lt;MiddleCode&gt;();</w:t>
      </w:r>
    </w:p>
    <w:p w14:paraId="5C6CD4D0" w14:textId="77777777" w:rsidR="0079018B" w:rsidRPr="0079018B" w:rsidRDefault="0079018B" w:rsidP="0079018B">
      <w:pPr>
        <w:pStyle w:val="Code"/>
        <w:rPr>
          <w:highlight w:val="white"/>
        </w:rPr>
      </w:pPr>
      <w:r w:rsidRPr="0079018B">
        <w:rPr>
          <w:highlight w:val="white"/>
        </w:rPr>
        <w:t xml:space="preserve">      longList.AddRange(leftExpression.LongList);</w:t>
      </w:r>
    </w:p>
    <w:p w14:paraId="562D0667" w14:textId="77777777" w:rsidR="0079018B" w:rsidRPr="0079018B" w:rsidRDefault="0079018B" w:rsidP="0079018B">
      <w:pPr>
        <w:pStyle w:val="Code"/>
        <w:rPr>
          <w:highlight w:val="white"/>
        </w:rPr>
      </w:pPr>
      <w:r w:rsidRPr="0079018B">
        <w:rPr>
          <w:highlight w:val="white"/>
        </w:rPr>
        <w:t xml:space="preserve">      longList.AddRange(rightExpression.LongList);</w:t>
      </w:r>
    </w:p>
    <w:p w14:paraId="185B8B44" w14:textId="77777777" w:rsidR="0079018B" w:rsidRPr="0079018B" w:rsidRDefault="0079018B" w:rsidP="0079018B">
      <w:pPr>
        <w:pStyle w:val="Code"/>
        <w:rPr>
          <w:highlight w:val="white"/>
        </w:rPr>
      </w:pPr>
    </w:p>
    <w:p w14:paraId="0AFA6E1F" w14:textId="77777777" w:rsidR="0079018B" w:rsidRPr="0079018B" w:rsidRDefault="0079018B" w:rsidP="0079018B">
      <w:pPr>
        <w:pStyle w:val="Code"/>
        <w:rPr>
          <w:highlight w:val="white"/>
        </w:rPr>
      </w:pPr>
      <w:r w:rsidRPr="0079018B">
        <w:rPr>
          <w:highlight w:val="white"/>
        </w:rPr>
        <w:t xml:space="preserve">      List&lt;MiddleCode&gt; shortList = new List&lt;MiddleCode&gt;();</w:t>
      </w:r>
    </w:p>
    <w:p w14:paraId="445F5A80" w14:textId="77777777" w:rsidR="0079018B" w:rsidRPr="0079018B" w:rsidRDefault="0079018B" w:rsidP="0079018B">
      <w:pPr>
        <w:pStyle w:val="Code"/>
        <w:rPr>
          <w:highlight w:val="white"/>
        </w:rPr>
      </w:pPr>
      <w:r w:rsidRPr="0079018B">
        <w:rPr>
          <w:highlight w:val="white"/>
        </w:rPr>
        <w:t xml:space="preserve">      shortList.AddRange(leftExpression.ShortList);</w:t>
      </w:r>
    </w:p>
    <w:p w14:paraId="191FC608" w14:textId="77777777" w:rsidR="0079018B" w:rsidRPr="0079018B" w:rsidRDefault="0079018B" w:rsidP="0079018B">
      <w:pPr>
        <w:pStyle w:val="Code"/>
        <w:rPr>
          <w:highlight w:val="white"/>
        </w:rPr>
      </w:pPr>
      <w:r w:rsidRPr="0079018B">
        <w:rPr>
          <w:highlight w:val="white"/>
        </w:rPr>
        <w:t xml:space="preserve">      shortList.AddRange(rightExpression.ShortList);</w:t>
      </w:r>
    </w:p>
    <w:p w14:paraId="72FCD91A" w14:textId="77777777" w:rsidR="0079018B" w:rsidRPr="0079018B" w:rsidRDefault="0079018B" w:rsidP="0079018B">
      <w:pPr>
        <w:pStyle w:val="Code"/>
        <w:rPr>
          <w:highlight w:val="white"/>
        </w:rPr>
      </w:pPr>
    </w:p>
    <w:p w14:paraId="69219D20" w14:textId="77777777" w:rsidR="0079018B" w:rsidRPr="0079018B" w:rsidRDefault="0079018B" w:rsidP="0079018B">
      <w:pPr>
        <w:pStyle w:val="Code"/>
        <w:rPr>
          <w:highlight w:val="white"/>
        </w:rPr>
      </w:pPr>
      <w:r w:rsidRPr="0079018B">
        <w:rPr>
          <w:highlight w:val="white"/>
        </w:rPr>
        <w:t xml:space="preserve">      return (new Expression(symbol, shortList, longList));</w:t>
      </w:r>
    </w:p>
    <w:p w14:paraId="4995B701" w14:textId="77777777" w:rsidR="0079018B" w:rsidRPr="0079018B" w:rsidRDefault="0079018B" w:rsidP="0079018B">
      <w:pPr>
        <w:pStyle w:val="Code"/>
        <w:rPr>
          <w:highlight w:val="white"/>
        </w:rPr>
      </w:pPr>
      <w:r w:rsidRPr="0079018B">
        <w:rPr>
          <w:highlight w:val="white"/>
        </w:rPr>
        <w:t xml:space="preserve">    }</w:t>
      </w:r>
    </w:p>
    <w:p w14:paraId="5231FBCA" w14:textId="3632A301" w:rsidR="005E5A36" w:rsidRDefault="005E5A36" w:rsidP="005E5A36">
      <w:pPr>
        <w:pStyle w:val="Rubrik3"/>
        <w:numPr>
          <w:ilvl w:val="2"/>
          <w:numId w:val="11"/>
        </w:numPr>
        <w:tabs>
          <w:tab w:val="num" w:pos="360"/>
        </w:tabs>
        <w:rPr>
          <w:highlight w:val="white"/>
        </w:rPr>
      </w:pPr>
      <w:r w:rsidRPr="008B293C">
        <w:rPr>
          <w:highlight w:val="white"/>
        </w:rPr>
        <w:t>Bitwise Expressions</w:t>
      </w:r>
    </w:p>
    <w:p w14:paraId="4FA43687" w14:textId="6CCC54BC" w:rsidR="0079018B" w:rsidRPr="0079018B" w:rsidRDefault="0079018B" w:rsidP="0079018B">
      <w:pPr>
        <w:rPr>
          <w:highlight w:val="white"/>
        </w:rPr>
      </w:pPr>
      <w:r>
        <w:rPr>
          <w:highlight w:val="white"/>
        </w:rPr>
        <w:t>There are three bitwise operator</w:t>
      </w:r>
      <w:r w:rsidR="00E248B5">
        <w:rPr>
          <w:highlight w:val="white"/>
        </w:rPr>
        <w:t>s</w:t>
      </w:r>
      <w:r>
        <w:rPr>
          <w:highlight w:val="white"/>
        </w:rPr>
        <w:t xml:space="preserve">: inclusive </w:t>
      </w:r>
      <w:r w:rsidRPr="0079018B">
        <w:rPr>
          <w:rStyle w:val="KeyWord0"/>
          <w:highlight w:val="white"/>
        </w:rPr>
        <w:t>or</w:t>
      </w:r>
      <w:r>
        <w:rPr>
          <w:highlight w:val="white"/>
        </w:rPr>
        <w:t xml:space="preserve">, exclusive </w:t>
      </w:r>
      <w:r w:rsidRPr="0079018B">
        <w:rPr>
          <w:rStyle w:val="KeyWord0"/>
          <w:highlight w:val="white"/>
        </w:rPr>
        <w:t>or</w:t>
      </w:r>
      <w:r>
        <w:rPr>
          <w:highlight w:val="white"/>
        </w:rPr>
        <w:t xml:space="preserve"> (</w:t>
      </w:r>
      <w:r w:rsidRPr="0079018B">
        <w:rPr>
          <w:rStyle w:val="KeyWord0"/>
          <w:highlight w:val="white"/>
        </w:rPr>
        <w:t>xor</w:t>
      </w:r>
      <w:r>
        <w:rPr>
          <w:highlight w:val="white"/>
        </w:rPr>
        <w:t>)</w:t>
      </w:r>
      <w:r w:rsidR="00E248B5">
        <w:rPr>
          <w:highlight w:val="white"/>
        </w:rPr>
        <w:t>,</w:t>
      </w:r>
      <w:r>
        <w:rPr>
          <w:highlight w:val="white"/>
        </w:rPr>
        <w:t xml:space="preserve"> and </w:t>
      </w:r>
      <w:r w:rsidRPr="0079018B">
        <w:rPr>
          <w:rStyle w:val="KeyWord0"/>
          <w:highlight w:val="white"/>
        </w:rPr>
        <w:t>and</w:t>
      </w:r>
      <w:r>
        <w:rPr>
          <w:highlight w:val="white"/>
        </w:rPr>
        <w:t>.</w:t>
      </w:r>
    </w:p>
    <w:p w14:paraId="16AFBDD2" w14:textId="77777777" w:rsidR="005E5A36" w:rsidRPr="00903DBA" w:rsidRDefault="005E5A36" w:rsidP="005E5A36">
      <w:pPr>
        <w:pStyle w:val="Code"/>
        <w:rPr>
          <w:highlight w:val="white"/>
        </w:rPr>
      </w:pPr>
      <w:r w:rsidRPr="00903DBA">
        <w:rPr>
          <w:highlight w:val="white"/>
        </w:rPr>
        <w:t xml:space="preserve">    public static Expression BitwiseExpression(MiddleOperator middleOp,</w:t>
      </w:r>
    </w:p>
    <w:p w14:paraId="6F11D13E" w14:textId="77777777" w:rsidR="005E5A36" w:rsidRPr="00903DBA" w:rsidRDefault="005E5A36" w:rsidP="005E5A36">
      <w:pPr>
        <w:pStyle w:val="Code"/>
        <w:rPr>
          <w:highlight w:val="white"/>
        </w:rPr>
      </w:pPr>
      <w:r w:rsidRPr="00903DBA">
        <w:rPr>
          <w:highlight w:val="white"/>
        </w:rPr>
        <w:t xml:space="preserve">                                               Expression leftExpression,</w:t>
      </w:r>
    </w:p>
    <w:p w14:paraId="19951AF5" w14:textId="77777777" w:rsidR="005E5A36" w:rsidRPr="00903DBA" w:rsidRDefault="005E5A36" w:rsidP="005E5A36">
      <w:pPr>
        <w:pStyle w:val="Code"/>
        <w:rPr>
          <w:highlight w:val="white"/>
        </w:rPr>
      </w:pPr>
      <w:r w:rsidRPr="00903DBA">
        <w:rPr>
          <w:highlight w:val="white"/>
        </w:rPr>
        <w:t xml:space="preserve">                                               Expression rightExpression) {</w:t>
      </w:r>
    </w:p>
    <w:p w14:paraId="0837DDFB" w14:textId="77777777" w:rsidR="005E5A36" w:rsidRPr="00903DBA" w:rsidRDefault="005E5A36" w:rsidP="005E5A36">
      <w:pPr>
        <w:rPr>
          <w:highlight w:val="white"/>
        </w:rPr>
      </w:pPr>
      <w:r w:rsidRPr="00903DBA">
        <w:rPr>
          <w:highlight w:val="white"/>
        </w:rPr>
        <w:t>If the expression can be evaluated to a constant value, we return the constant expression.</w:t>
      </w:r>
    </w:p>
    <w:p w14:paraId="624BA9C4" w14:textId="77777777" w:rsidR="005E5A36" w:rsidRPr="00903DBA" w:rsidRDefault="005E5A36" w:rsidP="005E5A36">
      <w:pPr>
        <w:pStyle w:val="Code"/>
        <w:rPr>
          <w:highlight w:val="white"/>
        </w:rPr>
      </w:pPr>
      <w:r w:rsidRPr="00903DBA">
        <w:rPr>
          <w:highlight w:val="white"/>
        </w:rPr>
        <w:t xml:space="preserve">      Expression constantExpression = ConstantExpression.</w:t>
      </w:r>
    </w:p>
    <w:p w14:paraId="0BBCBE44" w14:textId="77777777" w:rsidR="005E5A36" w:rsidRPr="00903DBA" w:rsidRDefault="005E5A36" w:rsidP="005E5A36">
      <w:pPr>
        <w:pStyle w:val="Code"/>
        <w:rPr>
          <w:highlight w:val="white"/>
        </w:rPr>
      </w:pPr>
      <w:r w:rsidRPr="00903DBA">
        <w:rPr>
          <w:highlight w:val="white"/>
        </w:rPr>
        <w:t xml:space="preserve">         Arithmetic(middleOp, leftExpression, rightExpression);</w:t>
      </w:r>
    </w:p>
    <w:p w14:paraId="62DBE60E" w14:textId="77777777" w:rsidR="005E5A36" w:rsidRPr="00903DBA" w:rsidRDefault="005E5A36" w:rsidP="005E5A36">
      <w:pPr>
        <w:pStyle w:val="Code"/>
        <w:rPr>
          <w:highlight w:val="white"/>
        </w:rPr>
      </w:pPr>
    </w:p>
    <w:p w14:paraId="29159F7F" w14:textId="77777777" w:rsidR="005E5A36" w:rsidRPr="00903DBA" w:rsidRDefault="005E5A36" w:rsidP="005E5A36">
      <w:pPr>
        <w:pStyle w:val="Code"/>
        <w:rPr>
          <w:highlight w:val="white"/>
        </w:rPr>
      </w:pPr>
      <w:r w:rsidRPr="00903DBA">
        <w:rPr>
          <w:highlight w:val="white"/>
        </w:rPr>
        <w:t xml:space="preserve">      if (constantExpression != null) {</w:t>
      </w:r>
    </w:p>
    <w:p w14:paraId="3D94A101" w14:textId="77777777" w:rsidR="005E5A36" w:rsidRPr="00903DBA" w:rsidRDefault="005E5A36" w:rsidP="005E5A36">
      <w:pPr>
        <w:pStyle w:val="Code"/>
        <w:rPr>
          <w:highlight w:val="white"/>
        </w:rPr>
      </w:pPr>
      <w:r w:rsidRPr="00903DBA">
        <w:rPr>
          <w:highlight w:val="white"/>
        </w:rPr>
        <w:t xml:space="preserve">        return constantExpression;</w:t>
      </w:r>
    </w:p>
    <w:p w14:paraId="09F1835A" w14:textId="77777777" w:rsidR="005E5A36" w:rsidRPr="00903DBA" w:rsidRDefault="005E5A36" w:rsidP="005E5A36">
      <w:pPr>
        <w:pStyle w:val="Code"/>
        <w:rPr>
          <w:highlight w:val="white"/>
        </w:rPr>
      </w:pPr>
      <w:r w:rsidRPr="00903DBA">
        <w:rPr>
          <w:highlight w:val="white"/>
        </w:rPr>
        <w:t xml:space="preserve">      }</w:t>
      </w:r>
    </w:p>
    <w:p w14:paraId="1148BAF6" w14:textId="77777777" w:rsidR="005E5A36" w:rsidRPr="00903DBA" w:rsidRDefault="005E5A36" w:rsidP="005E5A36">
      <w:pPr>
        <w:rPr>
          <w:highlight w:val="white"/>
        </w:rPr>
      </w:pPr>
      <w:r w:rsidRPr="00903DBA">
        <w:rPr>
          <w:highlight w:val="white"/>
        </w:rPr>
        <w:t>We find the maximal type of the left and right expression.</w:t>
      </w:r>
    </w:p>
    <w:p w14:paraId="2E3929BD" w14:textId="77777777" w:rsidR="005E5A36" w:rsidRPr="00903DBA" w:rsidRDefault="005E5A36" w:rsidP="005E5A36">
      <w:pPr>
        <w:pStyle w:val="Code"/>
        <w:rPr>
          <w:highlight w:val="white"/>
        </w:rPr>
      </w:pPr>
      <w:r w:rsidRPr="00903DBA">
        <w:rPr>
          <w:highlight w:val="white"/>
        </w:rPr>
        <w:t xml:space="preserve">      Type maxType = TypeCast.MaxType(leftExpression.Symbol.Type,</w:t>
      </w:r>
    </w:p>
    <w:p w14:paraId="6202FE3E" w14:textId="77777777" w:rsidR="005E5A36" w:rsidRPr="00903DBA" w:rsidRDefault="005E5A36" w:rsidP="005E5A36">
      <w:pPr>
        <w:pStyle w:val="Code"/>
        <w:rPr>
          <w:highlight w:val="white"/>
        </w:rPr>
      </w:pPr>
      <w:r w:rsidRPr="00903DBA">
        <w:rPr>
          <w:highlight w:val="white"/>
        </w:rPr>
        <w:t xml:space="preserve">                                      rightExpression.Symbol.Type);</w:t>
      </w:r>
    </w:p>
    <w:p w14:paraId="27E06E69" w14:textId="77777777" w:rsidR="005E5A36" w:rsidRPr="00903DBA" w:rsidRDefault="005E5A36" w:rsidP="005E5A36">
      <w:pPr>
        <w:pStyle w:val="Code"/>
        <w:rPr>
          <w:highlight w:val="white"/>
        </w:rPr>
      </w:pPr>
      <w:r w:rsidRPr="00903DBA">
        <w:rPr>
          <w:highlight w:val="white"/>
        </w:rPr>
        <w:t xml:space="preserve">      Symbol resultSymbol = new Symbol(maxType);</w:t>
      </w:r>
    </w:p>
    <w:p w14:paraId="67F87C79" w14:textId="77777777" w:rsidR="005E5A36" w:rsidRPr="00903DBA" w:rsidRDefault="005E5A36" w:rsidP="005E5A36">
      <w:pPr>
        <w:rPr>
          <w:highlight w:val="white"/>
        </w:rPr>
      </w:pPr>
      <w:r w:rsidRPr="00903DBA">
        <w:rPr>
          <w:highlight w:val="white"/>
        </w:rPr>
        <w:t>The type of the left and right expression must be integral or pointer. Array, string, and functions are converted to pointers.</w:t>
      </w:r>
    </w:p>
    <w:p w14:paraId="42CC0EFD" w14:textId="77777777" w:rsidR="005E5A36" w:rsidRPr="00903DBA" w:rsidRDefault="005E5A36" w:rsidP="005E5A36">
      <w:pPr>
        <w:pStyle w:val="Code"/>
        <w:rPr>
          <w:highlight w:val="white"/>
        </w:rPr>
      </w:pPr>
      <w:r w:rsidRPr="00903DBA">
        <w:rPr>
          <w:highlight w:val="white"/>
        </w:rPr>
        <w:t xml:space="preserve">      Assert.Error(maxType.IsIntegralPointerArrayStringOrFunction(),</w:t>
      </w:r>
    </w:p>
    <w:p w14:paraId="2967E25E" w14:textId="77777777" w:rsidR="005E5A36" w:rsidRPr="00903DBA" w:rsidRDefault="005E5A36" w:rsidP="005E5A36">
      <w:pPr>
        <w:pStyle w:val="Code"/>
        <w:rPr>
          <w:highlight w:val="white"/>
        </w:rPr>
      </w:pPr>
      <w:r w:rsidRPr="00903DBA">
        <w:rPr>
          <w:highlight w:val="white"/>
        </w:rPr>
        <w:t xml:space="preserve">                   maxType, Message.Invalid_type_in_bitwise_expression);</w:t>
      </w:r>
    </w:p>
    <w:p w14:paraId="1163FD8D" w14:textId="77777777" w:rsidR="005E5A36" w:rsidRPr="00903DBA" w:rsidRDefault="005E5A36" w:rsidP="005E5A36">
      <w:pPr>
        <w:rPr>
          <w:highlight w:val="white"/>
        </w:rPr>
      </w:pPr>
      <w:r w:rsidRPr="00903DBA">
        <w:rPr>
          <w:highlight w:val="white"/>
        </w:rPr>
        <w:t>We type cast both expressions into the maximal type.</w:t>
      </w:r>
    </w:p>
    <w:p w14:paraId="4402D60D" w14:textId="77777777" w:rsidR="005E5A36" w:rsidRPr="00903DBA" w:rsidRDefault="005E5A36" w:rsidP="005E5A36">
      <w:pPr>
        <w:pStyle w:val="Code"/>
        <w:rPr>
          <w:highlight w:val="white"/>
        </w:rPr>
      </w:pPr>
      <w:r w:rsidRPr="00903DBA">
        <w:rPr>
          <w:highlight w:val="white"/>
        </w:rPr>
        <w:t xml:space="preserve">      leftExpression = TypeCast.ImplicitCast(leftExpression, maxType);</w:t>
      </w:r>
    </w:p>
    <w:p w14:paraId="3BDA83AB" w14:textId="77777777" w:rsidR="005E5A36" w:rsidRPr="00903DBA" w:rsidRDefault="005E5A36" w:rsidP="005E5A36">
      <w:pPr>
        <w:pStyle w:val="Code"/>
        <w:rPr>
          <w:highlight w:val="white"/>
        </w:rPr>
      </w:pPr>
      <w:r w:rsidRPr="00903DBA">
        <w:rPr>
          <w:highlight w:val="white"/>
        </w:rPr>
        <w:t xml:space="preserve">      rightExpression = TypeCast.ImplicitCast(rightExpression, maxType);</w:t>
      </w:r>
    </w:p>
    <w:p w14:paraId="48FA13E2" w14:textId="77777777" w:rsidR="005E5A36" w:rsidRPr="00903DBA" w:rsidRDefault="005E5A36" w:rsidP="005E5A36">
      <w:pPr>
        <w:rPr>
          <w:highlight w:val="white"/>
        </w:rPr>
      </w:pPr>
      <w:r w:rsidRPr="00903DBA">
        <w:rPr>
          <w:highlight w:val="white"/>
        </w:rPr>
        <w:t>The short list of the resulting expression is simply the short list of the expressions.</w:t>
      </w:r>
    </w:p>
    <w:p w14:paraId="3CD999FF"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02F59DC3" w14:textId="77777777" w:rsidR="005E5A36" w:rsidRPr="00903DBA" w:rsidRDefault="005E5A36" w:rsidP="005E5A36">
      <w:pPr>
        <w:pStyle w:val="Code"/>
        <w:rPr>
          <w:highlight w:val="white"/>
        </w:rPr>
      </w:pPr>
      <w:r w:rsidRPr="00903DBA">
        <w:rPr>
          <w:highlight w:val="white"/>
        </w:rPr>
        <w:t xml:space="preserve">      shortList.AddRange(leftExpression.ShortList);</w:t>
      </w:r>
    </w:p>
    <w:p w14:paraId="23B1F851" w14:textId="77777777" w:rsidR="005E5A36" w:rsidRPr="00903DBA" w:rsidRDefault="005E5A36" w:rsidP="005E5A36">
      <w:pPr>
        <w:pStyle w:val="Code"/>
        <w:rPr>
          <w:highlight w:val="white"/>
        </w:rPr>
      </w:pPr>
      <w:r w:rsidRPr="00903DBA">
        <w:rPr>
          <w:highlight w:val="white"/>
        </w:rPr>
        <w:t xml:space="preserve">      shortList.AddRange(rightExpression.ShortList);</w:t>
      </w:r>
    </w:p>
    <w:p w14:paraId="7D8FF0EC" w14:textId="77777777" w:rsidR="005E5A36" w:rsidRPr="00903DBA" w:rsidRDefault="005E5A36" w:rsidP="005E5A36">
      <w:pPr>
        <w:rPr>
          <w:highlight w:val="white"/>
        </w:rPr>
      </w:pPr>
      <w:r w:rsidRPr="00903DBA">
        <w:rPr>
          <w:highlight w:val="white"/>
        </w:rPr>
        <w:t>The long list of the resulting expression is the long list of the expressions, and the bitwise operation.</w:t>
      </w:r>
    </w:p>
    <w:p w14:paraId="161A991B" w14:textId="77777777" w:rsidR="005E5A36" w:rsidRPr="00903DBA" w:rsidRDefault="005E5A36" w:rsidP="005E5A36">
      <w:pPr>
        <w:pStyle w:val="Code"/>
        <w:rPr>
          <w:highlight w:val="white"/>
        </w:rPr>
      </w:pPr>
      <w:r w:rsidRPr="00903DBA">
        <w:rPr>
          <w:highlight w:val="white"/>
        </w:rPr>
        <w:lastRenderedPageBreak/>
        <w:t xml:space="preserve">      List&lt;MiddleCode&gt; longList = new List&lt;MiddleCode&gt;();</w:t>
      </w:r>
    </w:p>
    <w:p w14:paraId="15704E98" w14:textId="77777777" w:rsidR="005E5A36" w:rsidRPr="00903DBA" w:rsidRDefault="005E5A36" w:rsidP="005E5A36">
      <w:pPr>
        <w:pStyle w:val="Code"/>
        <w:rPr>
          <w:highlight w:val="white"/>
        </w:rPr>
      </w:pPr>
      <w:r w:rsidRPr="00903DBA">
        <w:rPr>
          <w:highlight w:val="white"/>
        </w:rPr>
        <w:t xml:space="preserve">      longList.AddRange(leftExpression.LongList);</w:t>
      </w:r>
    </w:p>
    <w:p w14:paraId="1083D006" w14:textId="77777777" w:rsidR="005E5A36" w:rsidRPr="00903DBA" w:rsidRDefault="005E5A36" w:rsidP="005E5A36">
      <w:pPr>
        <w:pStyle w:val="Code"/>
        <w:rPr>
          <w:highlight w:val="white"/>
        </w:rPr>
      </w:pPr>
      <w:r w:rsidRPr="00903DBA">
        <w:rPr>
          <w:highlight w:val="white"/>
        </w:rPr>
        <w:t xml:space="preserve">      longList.AddRange(rightExpression.LongList);</w:t>
      </w:r>
    </w:p>
    <w:p w14:paraId="2BD02F80" w14:textId="77777777" w:rsidR="005E5A36" w:rsidRPr="00903DBA" w:rsidRDefault="005E5A36" w:rsidP="005E5A36">
      <w:pPr>
        <w:pStyle w:val="Code"/>
        <w:rPr>
          <w:highlight w:val="white"/>
        </w:rPr>
      </w:pPr>
    </w:p>
    <w:p w14:paraId="6CBB199D"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60D28D40"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0881BBC7"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740D6781" w14:textId="77777777" w:rsidR="005E5A36" w:rsidRPr="00903DBA" w:rsidRDefault="005E5A36" w:rsidP="005E5A36">
      <w:pPr>
        <w:pStyle w:val="Code"/>
        <w:rPr>
          <w:highlight w:val="white"/>
        </w:rPr>
      </w:pPr>
      <w:r w:rsidRPr="00903DBA">
        <w:rPr>
          <w:highlight w:val="white"/>
        </w:rPr>
        <w:t xml:space="preserve">    }</w:t>
      </w:r>
    </w:p>
    <w:p w14:paraId="4148B221" w14:textId="570860B0" w:rsidR="005E5A36" w:rsidRDefault="005E5A36" w:rsidP="005E5A36">
      <w:pPr>
        <w:pStyle w:val="Rubrik3"/>
      </w:pPr>
      <w:r w:rsidRPr="00903DBA">
        <w:t>Shift Expression</w:t>
      </w:r>
    </w:p>
    <w:p w14:paraId="7772351F" w14:textId="63CD97A0" w:rsidR="001A0682" w:rsidRPr="001A0682" w:rsidRDefault="001A0682" w:rsidP="001A0682">
      <w:r>
        <w:t>In C, there are both left shift and right shift.</w:t>
      </w:r>
    </w:p>
    <w:p w14:paraId="5048D76E" w14:textId="77777777" w:rsidR="005E5A36" w:rsidRPr="00903DBA" w:rsidRDefault="005E5A36" w:rsidP="005E5A36">
      <w:pPr>
        <w:pStyle w:val="Code"/>
        <w:rPr>
          <w:highlight w:val="white"/>
        </w:rPr>
      </w:pPr>
      <w:r w:rsidRPr="00903DBA">
        <w:rPr>
          <w:highlight w:val="white"/>
        </w:rPr>
        <w:t xml:space="preserve">    public static Expression ShiftExpression(MiddleOperator middleOp,</w:t>
      </w:r>
    </w:p>
    <w:p w14:paraId="157D681C" w14:textId="77777777" w:rsidR="005E5A36" w:rsidRPr="00903DBA" w:rsidRDefault="005E5A36" w:rsidP="005E5A36">
      <w:pPr>
        <w:pStyle w:val="Code"/>
        <w:rPr>
          <w:highlight w:val="white"/>
        </w:rPr>
      </w:pPr>
      <w:r w:rsidRPr="00903DBA">
        <w:rPr>
          <w:highlight w:val="white"/>
        </w:rPr>
        <w:t xml:space="preserve">                                             Expression leftExpression,</w:t>
      </w:r>
    </w:p>
    <w:p w14:paraId="070FC926" w14:textId="77777777" w:rsidR="005E5A36" w:rsidRPr="00903DBA" w:rsidRDefault="005E5A36" w:rsidP="005E5A36">
      <w:pPr>
        <w:pStyle w:val="Code"/>
        <w:rPr>
          <w:highlight w:val="white"/>
        </w:rPr>
      </w:pPr>
      <w:r w:rsidRPr="00903DBA">
        <w:rPr>
          <w:highlight w:val="white"/>
        </w:rPr>
        <w:t xml:space="preserve">                                             Expression rightExpression) {</w:t>
      </w:r>
    </w:p>
    <w:p w14:paraId="03A47B85" w14:textId="77777777" w:rsidR="005E5A36" w:rsidRPr="00903DBA" w:rsidRDefault="005E5A36" w:rsidP="005E5A36">
      <w:pPr>
        <w:rPr>
          <w:highlight w:val="white"/>
        </w:rPr>
      </w:pPr>
      <w:r w:rsidRPr="00903DBA">
        <w:rPr>
          <w:highlight w:val="white"/>
        </w:rPr>
        <w:t>First, we check that the left expression hol</w:t>
      </w:r>
      <w:r>
        <w:rPr>
          <w:highlight w:val="white"/>
        </w:rPr>
        <w:t>d</w:t>
      </w:r>
      <w:r w:rsidRPr="00903DBA">
        <w:rPr>
          <w:highlight w:val="white"/>
        </w:rPr>
        <w:t>s integral or pointer type. An array, a string, or a function is cast to a pointer.</w:t>
      </w:r>
    </w:p>
    <w:p w14:paraId="58234015" w14:textId="77777777" w:rsidR="005E5A36" w:rsidRPr="00903DBA" w:rsidRDefault="005E5A36" w:rsidP="005E5A36">
      <w:pPr>
        <w:pStyle w:val="Code"/>
        <w:rPr>
          <w:highlight w:val="white"/>
        </w:rPr>
      </w:pPr>
      <w:r w:rsidRPr="00903DBA">
        <w:rPr>
          <w:highlight w:val="white"/>
        </w:rPr>
        <w:t xml:space="preserve">      Assert.Error(leftExpression.Symbol.Type.</w:t>
      </w:r>
    </w:p>
    <w:p w14:paraId="5B5E4A42" w14:textId="77777777" w:rsidR="005E5A36" w:rsidRPr="00903DBA" w:rsidRDefault="005E5A36" w:rsidP="005E5A36">
      <w:pPr>
        <w:pStyle w:val="Code"/>
        <w:rPr>
          <w:highlight w:val="white"/>
        </w:rPr>
      </w:pPr>
      <w:r w:rsidRPr="00903DBA">
        <w:rPr>
          <w:highlight w:val="white"/>
        </w:rPr>
        <w:t xml:space="preserve">                   IsIntegralPointerArrayStringOrFunction(),</w:t>
      </w:r>
    </w:p>
    <w:p w14:paraId="4B539DA4" w14:textId="77777777" w:rsidR="005E5A36" w:rsidRPr="00903DBA" w:rsidRDefault="005E5A36" w:rsidP="005E5A36">
      <w:pPr>
        <w:pStyle w:val="Code"/>
        <w:rPr>
          <w:highlight w:val="white"/>
        </w:rPr>
      </w:pPr>
      <w:r w:rsidRPr="00903DBA">
        <w:rPr>
          <w:highlight w:val="white"/>
        </w:rPr>
        <w:t xml:space="preserve">                   leftExpression, Message.Invalid_type_in_shift_expression);</w:t>
      </w:r>
    </w:p>
    <w:p w14:paraId="61D38A59" w14:textId="77777777" w:rsidR="005E5A36" w:rsidRPr="00903DBA" w:rsidRDefault="005E5A36" w:rsidP="005E5A36">
      <w:pPr>
        <w:rPr>
          <w:highlight w:val="white"/>
        </w:rPr>
      </w:pPr>
      <w:r w:rsidRPr="00903DBA">
        <w:rPr>
          <w:highlight w:val="white"/>
        </w:rPr>
        <w:t>If the expression can be evaluated to a constant expression, we return the constant expression.</w:t>
      </w:r>
    </w:p>
    <w:p w14:paraId="0B6F5625" w14:textId="77777777" w:rsidR="005E5A36" w:rsidRPr="00903DBA" w:rsidRDefault="005E5A36" w:rsidP="005E5A36">
      <w:pPr>
        <w:pStyle w:val="Code"/>
        <w:rPr>
          <w:highlight w:val="white"/>
        </w:rPr>
      </w:pPr>
      <w:r w:rsidRPr="00903DBA">
        <w:rPr>
          <w:highlight w:val="white"/>
        </w:rPr>
        <w:t xml:space="preserve">      Expression constantExpression = </w:t>
      </w:r>
    </w:p>
    <w:p w14:paraId="49488CCD" w14:textId="77777777" w:rsidR="005E5A36" w:rsidRPr="00903DBA" w:rsidRDefault="005E5A36" w:rsidP="005E5A36">
      <w:pPr>
        <w:pStyle w:val="Code"/>
        <w:rPr>
          <w:highlight w:val="white"/>
        </w:rPr>
      </w:pPr>
      <w:r w:rsidRPr="00903DBA">
        <w:rPr>
          <w:highlight w:val="white"/>
        </w:rPr>
        <w:t xml:space="preserve">        ConstantExpression.Arithmetic(middleOp, leftExpression,</w:t>
      </w:r>
    </w:p>
    <w:p w14:paraId="7F4E799F" w14:textId="77777777" w:rsidR="005E5A36" w:rsidRPr="00903DBA" w:rsidRDefault="005E5A36" w:rsidP="005E5A36">
      <w:pPr>
        <w:pStyle w:val="Code"/>
        <w:rPr>
          <w:highlight w:val="white"/>
        </w:rPr>
      </w:pPr>
      <w:r w:rsidRPr="00903DBA">
        <w:rPr>
          <w:highlight w:val="white"/>
        </w:rPr>
        <w:t xml:space="preserve">                                      rightExpression);</w:t>
      </w:r>
    </w:p>
    <w:p w14:paraId="009CD136" w14:textId="77777777" w:rsidR="005E5A36" w:rsidRPr="00903DBA" w:rsidRDefault="005E5A36" w:rsidP="005E5A36">
      <w:pPr>
        <w:pStyle w:val="Code"/>
        <w:rPr>
          <w:highlight w:val="white"/>
        </w:rPr>
      </w:pPr>
      <w:r w:rsidRPr="00903DBA">
        <w:rPr>
          <w:highlight w:val="white"/>
        </w:rPr>
        <w:t xml:space="preserve">      if (constantExpression != null) {</w:t>
      </w:r>
    </w:p>
    <w:p w14:paraId="1B12AF41" w14:textId="77777777" w:rsidR="005E5A36" w:rsidRPr="00903DBA" w:rsidRDefault="005E5A36" w:rsidP="005E5A36">
      <w:pPr>
        <w:pStyle w:val="Code"/>
        <w:rPr>
          <w:highlight w:val="white"/>
        </w:rPr>
      </w:pPr>
      <w:r w:rsidRPr="00903DBA">
        <w:rPr>
          <w:highlight w:val="white"/>
        </w:rPr>
        <w:t xml:space="preserve">        return constantExpression;</w:t>
      </w:r>
    </w:p>
    <w:p w14:paraId="36DA11A7" w14:textId="77777777" w:rsidR="005E5A36" w:rsidRPr="00903DBA" w:rsidRDefault="005E5A36" w:rsidP="005E5A36">
      <w:pPr>
        <w:pStyle w:val="Code"/>
        <w:rPr>
          <w:highlight w:val="white"/>
        </w:rPr>
      </w:pPr>
      <w:r w:rsidRPr="00903DBA">
        <w:rPr>
          <w:highlight w:val="white"/>
        </w:rPr>
        <w:t xml:space="preserve">      }</w:t>
      </w:r>
    </w:p>
    <w:p w14:paraId="66E40C1E" w14:textId="77777777" w:rsidR="005E5A36" w:rsidRPr="00903DBA" w:rsidRDefault="005E5A36" w:rsidP="005E5A36">
      <w:pPr>
        <w:rPr>
          <w:highlight w:val="white"/>
        </w:rPr>
      </w:pPr>
      <w:r w:rsidRPr="00903DBA">
        <w:rPr>
          <w:highlight w:val="white"/>
        </w:rPr>
        <w:t>The right expression is type cast to an unsigned character, which always have a size of one byte.</w:t>
      </w:r>
    </w:p>
    <w:p w14:paraId="55B1D854" w14:textId="77777777" w:rsidR="005E5A36" w:rsidRPr="00903DBA" w:rsidRDefault="005E5A36" w:rsidP="005E5A36">
      <w:pPr>
        <w:pStyle w:val="Code"/>
        <w:rPr>
          <w:highlight w:val="white"/>
        </w:rPr>
      </w:pPr>
      <w:r w:rsidRPr="00903DBA">
        <w:rPr>
          <w:highlight w:val="white"/>
        </w:rPr>
        <w:t xml:space="preserve">      rightExpression =</w:t>
      </w:r>
    </w:p>
    <w:p w14:paraId="22C4EAE8" w14:textId="77777777" w:rsidR="005E5A36" w:rsidRPr="00903DBA" w:rsidRDefault="005E5A36" w:rsidP="005E5A36">
      <w:pPr>
        <w:pStyle w:val="Code"/>
        <w:rPr>
          <w:highlight w:val="white"/>
        </w:rPr>
      </w:pPr>
      <w:r w:rsidRPr="00903DBA">
        <w:rPr>
          <w:highlight w:val="white"/>
        </w:rPr>
        <w:t xml:space="preserve">        TypeCast.ImplicitCast(rightExpression, Type.UnsignedCharType);</w:t>
      </w:r>
    </w:p>
    <w:p w14:paraId="77747855" w14:textId="77777777" w:rsidR="005E5A36" w:rsidRPr="00903DBA" w:rsidRDefault="005E5A36" w:rsidP="005E5A36">
      <w:pPr>
        <w:rPr>
          <w:highlight w:val="white"/>
        </w:rPr>
      </w:pPr>
      <w:r w:rsidRPr="00903DBA">
        <w:rPr>
          <w:highlight w:val="white"/>
        </w:rPr>
        <w:t>The final short list is simple the short lists of the left and right expression.</w:t>
      </w:r>
    </w:p>
    <w:p w14:paraId="4A393B9B"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10B0845A" w14:textId="77777777" w:rsidR="005E5A36" w:rsidRPr="00903DBA" w:rsidRDefault="005E5A36" w:rsidP="005E5A36">
      <w:pPr>
        <w:pStyle w:val="Code"/>
        <w:rPr>
          <w:highlight w:val="white"/>
        </w:rPr>
      </w:pPr>
      <w:r w:rsidRPr="00903DBA">
        <w:rPr>
          <w:highlight w:val="white"/>
        </w:rPr>
        <w:t xml:space="preserve">      shortList.AddRange(leftExpression.ShortList);</w:t>
      </w:r>
    </w:p>
    <w:p w14:paraId="5ED21868" w14:textId="77777777" w:rsidR="005E5A36" w:rsidRPr="00903DBA" w:rsidRDefault="005E5A36" w:rsidP="005E5A36">
      <w:pPr>
        <w:pStyle w:val="Code"/>
        <w:rPr>
          <w:highlight w:val="white"/>
        </w:rPr>
      </w:pPr>
      <w:r w:rsidRPr="00903DBA">
        <w:rPr>
          <w:highlight w:val="white"/>
        </w:rPr>
        <w:t xml:space="preserve">      shortList.AddRange(rightExpression.ShortList);</w:t>
      </w:r>
    </w:p>
    <w:p w14:paraId="3CFF31F6" w14:textId="77777777" w:rsidR="005E5A36" w:rsidRPr="00903DBA" w:rsidRDefault="005E5A36" w:rsidP="005E5A36">
      <w:pPr>
        <w:rPr>
          <w:highlight w:val="white"/>
        </w:rPr>
      </w:pPr>
      <w:r w:rsidRPr="00903DBA">
        <w:rPr>
          <w:highlight w:val="white"/>
        </w:rPr>
        <w:t>The final short list is simple the short lists of the left and right expression.</w:t>
      </w:r>
    </w:p>
    <w:p w14:paraId="252C7E97"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370120A0" w14:textId="77777777" w:rsidR="005E5A36" w:rsidRPr="00903DBA" w:rsidRDefault="005E5A36" w:rsidP="005E5A36">
      <w:pPr>
        <w:pStyle w:val="Code"/>
        <w:rPr>
          <w:highlight w:val="white"/>
        </w:rPr>
      </w:pPr>
      <w:r w:rsidRPr="00903DBA">
        <w:rPr>
          <w:highlight w:val="white"/>
        </w:rPr>
        <w:t xml:space="preserve">      longList.AddRange(leftExpression.LongList);</w:t>
      </w:r>
    </w:p>
    <w:p w14:paraId="414D75B0" w14:textId="77777777" w:rsidR="005E5A36" w:rsidRPr="00903DBA" w:rsidRDefault="005E5A36" w:rsidP="005E5A36">
      <w:pPr>
        <w:pStyle w:val="Code"/>
        <w:rPr>
          <w:highlight w:val="white"/>
        </w:rPr>
      </w:pPr>
      <w:r w:rsidRPr="00903DBA">
        <w:rPr>
          <w:highlight w:val="white"/>
        </w:rPr>
        <w:t xml:space="preserve">      longList.AddRange(rightExpression.LongList);</w:t>
      </w:r>
    </w:p>
    <w:p w14:paraId="53A8B96D" w14:textId="77777777" w:rsidR="005E5A36" w:rsidRPr="00903DBA" w:rsidRDefault="005E5A36" w:rsidP="005E5A36">
      <w:pPr>
        <w:rPr>
          <w:highlight w:val="white"/>
        </w:rPr>
      </w:pPr>
      <w:r w:rsidRPr="00903DBA">
        <w:rPr>
          <w:highlight w:val="white"/>
        </w:rPr>
        <w:t>The final long list is the short lists of the left and right expression, and the shift operation.</w:t>
      </w:r>
    </w:p>
    <w:p w14:paraId="0ADE784C" w14:textId="77777777" w:rsidR="005E5A36" w:rsidRPr="00903DBA" w:rsidRDefault="005E5A36" w:rsidP="005E5A36">
      <w:pPr>
        <w:pStyle w:val="Code"/>
        <w:rPr>
          <w:highlight w:val="white"/>
        </w:rPr>
      </w:pPr>
      <w:r w:rsidRPr="00903DBA">
        <w:rPr>
          <w:highlight w:val="white"/>
        </w:rPr>
        <w:t xml:space="preserve">      Symbol resultSymbol = new Symbol(leftExpression.Symbol.Type);</w:t>
      </w:r>
    </w:p>
    <w:p w14:paraId="13B9AC17"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550BB5D6"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3D4BB785"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1CCC4EEC" w14:textId="77777777" w:rsidR="005E5A36" w:rsidRPr="00903DBA" w:rsidRDefault="005E5A36" w:rsidP="005E5A36">
      <w:pPr>
        <w:pStyle w:val="Code"/>
        <w:rPr>
          <w:highlight w:val="white"/>
        </w:rPr>
      </w:pPr>
      <w:r w:rsidRPr="00903DBA">
        <w:rPr>
          <w:highlight w:val="white"/>
        </w:rPr>
        <w:t xml:space="preserve">    }</w:t>
      </w:r>
    </w:p>
    <w:p w14:paraId="64FC72E6" w14:textId="77777777" w:rsidR="005E5A36" w:rsidRPr="00903DBA" w:rsidRDefault="005E5A36" w:rsidP="005E5A36">
      <w:pPr>
        <w:pStyle w:val="Rubrik3"/>
      </w:pPr>
      <w:r w:rsidRPr="00903DBA">
        <w:t>Equality and Relation Expressions</w:t>
      </w:r>
    </w:p>
    <w:p w14:paraId="20B9E3BE" w14:textId="061EB57B" w:rsidR="00F76CBE" w:rsidRDefault="00F76CBE" w:rsidP="00F76CBE">
      <w:pPr>
        <w:rPr>
          <w:highlight w:val="white"/>
        </w:rPr>
      </w:pPr>
      <w:r>
        <w:rPr>
          <w:highlight w:val="white"/>
        </w:rPr>
        <w:t xml:space="preserve">In C, there are the two equality operators </w:t>
      </w:r>
      <w:r w:rsidRPr="00BB4D00">
        <w:rPr>
          <w:rStyle w:val="KeyWord0"/>
          <w:highlight w:val="white"/>
        </w:rPr>
        <w:t>equal</w:t>
      </w:r>
      <w:r>
        <w:rPr>
          <w:highlight w:val="white"/>
        </w:rPr>
        <w:t xml:space="preserve"> and </w:t>
      </w:r>
      <w:r w:rsidRPr="00BB4D00">
        <w:rPr>
          <w:rStyle w:val="KeyWord0"/>
          <w:highlight w:val="white"/>
        </w:rPr>
        <w:t>not</w:t>
      </w:r>
      <w:r>
        <w:rPr>
          <w:highlight w:val="white"/>
        </w:rPr>
        <w:t xml:space="preserve"> </w:t>
      </w:r>
      <w:r w:rsidRPr="00BB4D00">
        <w:rPr>
          <w:rStyle w:val="KeyWord0"/>
          <w:highlight w:val="white"/>
        </w:rPr>
        <w:t>equal</w:t>
      </w:r>
      <w:r>
        <w:rPr>
          <w:highlight w:val="white"/>
        </w:rPr>
        <w:t xml:space="preserve">, as well as the relational operators </w:t>
      </w:r>
      <w:r w:rsidR="00BB4D00" w:rsidRPr="00BB4D00">
        <w:rPr>
          <w:rStyle w:val="KeyWord0"/>
          <w:highlight w:val="white"/>
        </w:rPr>
        <w:t>less</w:t>
      </w:r>
      <w:r w:rsidR="00BB4D00">
        <w:rPr>
          <w:highlight w:val="white"/>
        </w:rPr>
        <w:t xml:space="preserve"> </w:t>
      </w:r>
      <w:r w:rsidR="00BB4D00" w:rsidRPr="00BB4D00">
        <w:rPr>
          <w:rStyle w:val="KeyWord0"/>
          <w:highlight w:val="white"/>
        </w:rPr>
        <w:t>than</w:t>
      </w:r>
      <w:r w:rsidR="00BB4D00">
        <w:rPr>
          <w:highlight w:val="white"/>
        </w:rPr>
        <w:t xml:space="preserve">, </w:t>
      </w:r>
      <w:r w:rsidR="00BB4D00" w:rsidRPr="00BB4D00">
        <w:rPr>
          <w:rStyle w:val="KeyWord0"/>
          <w:highlight w:val="white"/>
        </w:rPr>
        <w:t>less</w:t>
      </w:r>
      <w:r w:rsidR="00BB4D00">
        <w:rPr>
          <w:highlight w:val="white"/>
        </w:rPr>
        <w:t xml:space="preserve"> </w:t>
      </w:r>
      <w:r w:rsidR="00BB4D00" w:rsidRPr="00BB4D00">
        <w:rPr>
          <w:rStyle w:val="KeyWord0"/>
          <w:highlight w:val="white"/>
        </w:rPr>
        <w:t>than</w:t>
      </w:r>
      <w:r w:rsidR="00BB4D00">
        <w:rPr>
          <w:highlight w:val="white"/>
        </w:rPr>
        <w:t xml:space="preserve"> </w:t>
      </w:r>
      <w:r w:rsidR="00BB4D00" w:rsidRPr="00BB4D00">
        <w:rPr>
          <w:rStyle w:val="KeyWord0"/>
          <w:highlight w:val="white"/>
        </w:rPr>
        <w:t>or</w:t>
      </w:r>
      <w:r w:rsidR="00BB4D00">
        <w:rPr>
          <w:highlight w:val="white"/>
        </w:rPr>
        <w:t xml:space="preserve"> </w:t>
      </w:r>
      <w:r w:rsidR="00BB4D00" w:rsidRPr="00BB4D00">
        <w:rPr>
          <w:rStyle w:val="KeyWord0"/>
          <w:highlight w:val="white"/>
        </w:rPr>
        <w:t>equal</w:t>
      </w:r>
      <w:r w:rsidR="00BB4D00">
        <w:rPr>
          <w:highlight w:val="white"/>
        </w:rPr>
        <w:t xml:space="preserve">, </w:t>
      </w:r>
      <w:r w:rsidR="00BB4D00" w:rsidRPr="00BB4D00">
        <w:rPr>
          <w:rStyle w:val="KeyWord0"/>
          <w:highlight w:val="white"/>
        </w:rPr>
        <w:t>greater</w:t>
      </w:r>
      <w:r w:rsidR="00BB4D00">
        <w:rPr>
          <w:highlight w:val="white"/>
        </w:rPr>
        <w:t xml:space="preserve"> </w:t>
      </w:r>
      <w:r w:rsidR="00BB4D00" w:rsidRPr="00BB4D00">
        <w:rPr>
          <w:rStyle w:val="KeyWord0"/>
          <w:highlight w:val="white"/>
        </w:rPr>
        <w:t>than</w:t>
      </w:r>
      <w:r w:rsidR="00BB4D00">
        <w:rPr>
          <w:highlight w:val="white"/>
        </w:rPr>
        <w:t xml:space="preserve">, and </w:t>
      </w:r>
      <w:r w:rsidR="00BB4D00" w:rsidRPr="00BB4D00">
        <w:rPr>
          <w:rStyle w:val="KeyWord0"/>
          <w:highlight w:val="white"/>
        </w:rPr>
        <w:t>greater</w:t>
      </w:r>
      <w:r w:rsidR="00BB4D00">
        <w:rPr>
          <w:highlight w:val="white"/>
        </w:rPr>
        <w:t xml:space="preserve"> </w:t>
      </w:r>
      <w:r w:rsidR="00BB4D00" w:rsidRPr="00BB4D00">
        <w:rPr>
          <w:rStyle w:val="KeyWord0"/>
          <w:highlight w:val="white"/>
        </w:rPr>
        <w:t>than</w:t>
      </w:r>
      <w:r w:rsidR="00BB4D00">
        <w:rPr>
          <w:highlight w:val="white"/>
        </w:rPr>
        <w:t xml:space="preserve"> </w:t>
      </w:r>
      <w:r w:rsidR="00BB4D00" w:rsidRPr="00BB4D00">
        <w:rPr>
          <w:rStyle w:val="KeyWord0"/>
          <w:highlight w:val="white"/>
        </w:rPr>
        <w:t>or</w:t>
      </w:r>
      <w:r w:rsidR="00BB4D00">
        <w:rPr>
          <w:highlight w:val="white"/>
        </w:rPr>
        <w:t xml:space="preserve"> </w:t>
      </w:r>
      <w:r w:rsidR="00BB4D00" w:rsidRPr="00BB4D00">
        <w:rPr>
          <w:rStyle w:val="KeyWord0"/>
          <w:highlight w:val="white"/>
        </w:rPr>
        <w:t>equal</w:t>
      </w:r>
      <w:r w:rsidR="00BB4D00">
        <w:rPr>
          <w:highlight w:val="white"/>
        </w:rPr>
        <w:t>.</w:t>
      </w:r>
    </w:p>
    <w:p w14:paraId="3A66FB37" w14:textId="0C6F3110" w:rsidR="005E5A36" w:rsidRPr="00903DBA" w:rsidRDefault="005E5A36" w:rsidP="005E5A36">
      <w:pPr>
        <w:pStyle w:val="Code"/>
        <w:rPr>
          <w:highlight w:val="white"/>
        </w:rPr>
      </w:pPr>
      <w:r w:rsidRPr="00903DBA">
        <w:rPr>
          <w:highlight w:val="white"/>
        </w:rPr>
        <w:lastRenderedPageBreak/>
        <w:t xml:space="preserve">    public static Expression RelationalExpression(MiddleOperator middleOp,</w:t>
      </w:r>
    </w:p>
    <w:p w14:paraId="1BC04F4A" w14:textId="77777777" w:rsidR="005E5A36" w:rsidRPr="00903DBA" w:rsidRDefault="005E5A36" w:rsidP="005E5A36">
      <w:pPr>
        <w:pStyle w:val="Code"/>
        <w:rPr>
          <w:highlight w:val="white"/>
        </w:rPr>
      </w:pPr>
      <w:r w:rsidRPr="00903DBA">
        <w:rPr>
          <w:highlight w:val="white"/>
        </w:rPr>
        <w:t xml:space="preserve">                                                  Expression leftExpression,</w:t>
      </w:r>
    </w:p>
    <w:p w14:paraId="3BAE8959" w14:textId="77777777" w:rsidR="005E5A36" w:rsidRPr="00903DBA" w:rsidRDefault="005E5A36" w:rsidP="005E5A36">
      <w:pPr>
        <w:pStyle w:val="Code"/>
        <w:rPr>
          <w:highlight w:val="white"/>
        </w:rPr>
      </w:pPr>
      <w:r w:rsidRPr="00903DBA">
        <w:rPr>
          <w:highlight w:val="white"/>
        </w:rPr>
        <w:t xml:space="preserve">                                                  Expression rightExpression){</w:t>
      </w:r>
    </w:p>
    <w:p w14:paraId="31D7EF67" w14:textId="77777777" w:rsidR="005E5A36" w:rsidRPr="00903DBA" w:rsidRDefault="005E5A36" w:rsidP="005E5A36">
      <w:pPr>
        <w:rPr>
          <w:highlight w:val="white"/>
        </w:rPr>
      </w:pPr>
      <w:r w:rsidRPr="00903DBA">
        <w:rPr>
          <w:highlight w:val="white"/>
        </w:rPr>
        <w:t>First, we check the types of the expression. Everything except struct or union can be compared.</w:t>
      </w:r>
    </w:p>
    <w:p w14:paraId="4408149D" w14:textId="77777777" w:rsidR="005E5A36" w:rsidRPr="00903DBA" w:rsidRDefault="005E5A36" w:rsidP="005E5A36">
      <w:pPr>
        <w:pStyle w:val="Code"/>
        <w:rPr>
          <w:highlight w:val="white"/>
        </w:rPr>
      </w:pPr>
      <w:r w:rsidRPr="00903DBA">
        <w:rPr>
          <w:highlight w:val="white"/>
        </w:rPr>
        <w:t xml:space="preserve">      Assert.Error(!leftExpression.Symbol.Type.IsStructOrUnion(),</w:t>
      </w:r>
    </w:p>
    <w:p w14:paraId="050BAED8" w14:textId="77777777" w:rsidR="005E5A36" w:rsidRPr="00903DBA" w:rsidRDefault="005E5A36" w:rsidP="005E5A36">
      <w:pPr>
        <w:pStyle w:val="Code"/>
        <w:rPr>
          <w:highlight w:val="white"/>
        </w:rPr>
      </w:pPr>
      <w:r w:rsidRPr="00903DBA">
        <w:rPr>
          <w:highlight w:val="white"/>
        </w:rPr>
        <w:t xml:space="preserve">                    leftExpression,</w:t>
      </w:r>
    </w:p>
    <w:p w14:paraId="2C3F45D9" w14:textId="77777777" w:rsidR="005E5A36" w:rsidRPr="00903DBA" w:rsidRDefault="005E5A36" w:rsidP="005E5A36">
      <w:pPr>
        <w:pStyle w:val="Code"/>
        <w:rPr>
          <w:highlight w:val="white"/>
        </w:rPr>
      </w:pPr>
      <w:r w:rsidRPr="00903DBA">
        <w:rPr>
          <w:highlight w:val="white"/>
        </w:rPr>
        <w:t xml:space="preserve">                    Message.Invalid_type_in_expression);</w:t>
      </w:r>
    </w:p>
    <w:p w14:paraId="12676436" w14:textId="77777777" w:rsidR="005E5A36" w:rsidRPr="00903DBA" w:rsidRDefault="005E5A36" w:rsidP="005E5A36">
      <w:pPr>
        <w:pStyle w:val="Code"/>
        <w:rPr>
          <w:highlight w:val="white"/>
        </w:rPr>
      </w:pPr>
      <w:r w:rsidRPr="00903DBA">
        <w:rPr>
          <w:highlight w:val="white"/>
        </w:rPr>
        <w:t xml:space="preserve">      Assert.Error(!rightExpression.Symbol.Type.IsStructOrUnion(),</w:t>
      </w:r>
    </w:p>
    <w:p w14:paraId="237C1EF2" w14:textId="77777777" w:rsidR="005E5A36" w:rsidRPr="00903DBA" w:rsidRDefault="005E5A36" w:rsidP="005E5A36">
      <w:pPr>
        <w:pStyle w:val="Code"/>
        <w:rPr>
          <w:highlight w:val="white"/>
        </w:rPr>
      </w:pPr>
      <w:r w:rsidRPr="00903DBA">
        <w:rPr>
          <w:highlight w:val="white"/>
        </w:rPr>
        <w:t xml:space="preserve">                    rightExpression,</w:t>
      </w:r>
    </w:p>
    <w:p w14:paraId="6BBBEDA6" w14:textId="77777777" w:rsidR="005E5A36" w:rsidRPr="00903DBA" w:rsidRDefault="005E5A36" w:rsidP="005E5A36">
      <w:pPr>
        <w:pStyle w:val="Code"/>
        <w:rPr>
          <w:highlight w:val="white"/>
        </w:rPr>
      </w:pPr>
      <w:r w:rsidRPr="00903DBA">
        <w:rPr>
          <w:highlight w:val="white"/>
        </w:rPr>
        <w:t xml:space="preserve">                    Message.Invalid_type_in_expression);</w:t>
      </w:r>
    </w:p>
    <w:p w14:paraId="2398DAF0" w14:textId="77777777" w:rsidR="005E5A36" w:rsidRPr="00903DBA" w:rsidRDefault="005E5A36" w:rsidP="005E5A36">
      <w:pPr>
        <w:pStyle w:val="Code"/>
        <w:rPr>
          <w:highlight w:val="white"/>
        </w:rPr>
      </w:pPr>
    </w:p>
    <w:p w14:paraId="3A13F6BD" w14:textId="77777777" w:rsidR="005E5A36" w:rsidRPr="00903DBA" w:rsidRDefault="005E5A36" w:rsidP="005E5A36">
      <w:pPr>
        <w:pStyle w:val="Code"/>
        <w:rPr>
          <w:highlight w:val="white"/>
        </w:rPr>
      </w:pPr>
      <w:r w:rsidRPr="00903DBA">
        <w:rPr>
          <w:highlight w:val="white"/>
        </w:rPr>
        <w:t xml:space="preserve">      Expression constantExpression =</w:t>
      </w:r>
    </w:p>
    <w:p w14:paraId="2AED8A6D" w14:textId="77777777" w:rsidR="005E5A36" w:rsidRPr="00903DBA" w:rsidRDefault="005E5A36" w:rsidP="005E5A36">
      <w:pPr>
        <w:pStyle w:val="Code"/>
        <w:rPr>
          <w:highlight w:val="white"/>
        </w:rPr>
      </w:pPr>
      <w:r w:rsidRPr="00903DBA">
        <w:rPr>
          <w:highlight w:val="white"/>
        </w:rPr>
        <w:t xml:space="preserve">        ConstantExpression.Relation(middleOp, leftExpression,</w:t>
      </w:r>
    </w:p>
    <w:p w14:paraId="75E4424C" w14:textId="77777777" w:rsidR="005E5A36" w:rsidRPr="00903DBA" w:rsidRDefault="005E5A36" w:rsidP="005E5A36">
      <w:pPr>
        <w:pStyle w:val="Code"/>
        <w:rPr>
          <w:highlight w:val="white"/>
        </w:rPr>
      </w:pPr>
      <w:r w:rsidRPr="00903DBA">
        <w:rPr>
          <w:highlight w:val="white"/>
        </w:rPr>
        <w:t xml:space="preserve">                                    rightExpression);</w:t>
      </w:r>
    </w:p>
    <w:p w14:paraId="50D0617C" w14:textId="77777777" w:rsidR="005E5A36" w:rsidRPr="00903DBA" w:rsidRDefault="005E5A36" w:rsidP="005E5A36">
      <w:pPr>
        <w:pStyle w:val="Code"/>
        <w:rPr>
          <w:highlight w:val="white"/>
        </w:rPr>
      </w:pPr>
      <w:r w:rsidRPr="00903DBA">
        <w:rPr>
          <w:highlight w:val="white"/>
        </w:rPr>
        <w:t xml:space="preserve">      if (constantExpression != null) {</w:t>
      </w:r>
    </w:p>
    <w:p w14:paraId="65389FE5" w14:textId="77777777" w:rsidR="005E5A36" w:rsidRPr="00903DBA" w:rsidRDefault="005E5A36" w:rsidP="005E5A36">
      <w:pPr>
        <w:pStyle w:val="Code"/>
        <w:rPr>
          <w:highlight w:val="white"/>
        </w:rPr>
      </w:pPr>
      <w:r w:rsidRPr="00903DBA">
        <w:rPr>
          <w:highlight w:val="white"/>
        </w:rPr>
        <w:t xml:space="preserve">        return constantExpression;</w:t>
      </w:r>
    </w:p>
    <w:p w14:paraId="485B09D4" w14:textId="77777777" w:rsidR="005E5A36" w:rsidRPr="00903DBA" w:rsidRDefault="005E5A36" w:rsidP="005E5A36">
      <w:pPr>
        <w:pStyle w:val="Code"/>
        <w:rPr>
          <w:highlight w:val="white"/>
        </w:rPr>
      </w:pPr>
      <w:r w:rsidRPr="00903DBA">
        <w:rPr>
          <w:highlight w:val="white"/>
        </w:rPr>
        <w:t xml:space="preserve">      }</w:t>
      </w:r>
    </w:p>
    <w:p w14:paraId="6794EA99" w14:textId="77777777" w:rsidR="005E5A36" w:rsidRPr="00903DBA" w:rsidRDefault="005E5A36" w:rsidP="005E5A36">
      <w:pPr>
        <w:rPr>
          <w:highlight w:val="white"/>
        </w:rPr>
      </w:pPr>
      <w:r w:rsidRPr="00903DBA">
        <w:rPr>
          <w:highlight w:val="white"/>
        </w:rPr>
        <w:t>The find the maximal type of the left and right expression types, and type cast both the expressions to that type.</w:t>
      </w:r>
    </w:p>
    <w:p w14:paraId="56F8CE97" w14:textId="77777777" w:rsidR="005E5A36" w:rsidRPr="00903DBA" w:rsidRDefault="005E5A36" w:rsidP="005E5A36">
      <w:pPr>
        <w:pStyle w:val="Code"/>
        <w:rPr>
          <w:highlight w:val="white"/>
        </w:rPr>
      </w:pPr>
      <w:r w:rsidRPr="00903DBA">
        <w:rPr>
          <w:highlight w:val="white"/>
        </w:rPr>
        <w:t xml:space="preserve">      Type maxType = TypeCast.MaxType(leftExpression.Symbol.Type,</w:t>
      </w:r>
    </w:p>
    <w:p w14:paraId="221A5CFC" w14:textId="77777777" w:rsidR="005E5A36" w:rsidRPr="00903DBA" w:rsidRDefault="005E5A36" w:rsidP="005E5A36">
      <w:pPr>
        <w:pStyle w:val="Code"/>
        <w:rPr>
          <w:highlight w:val="white"/>
        </w:rPr>
      </w:pPr>
      <w:r w:rsidRPr="00903DBA">
        <w:rPr>
          <w:highlight w:val="white"/>
        </w:rPr>
        <w:t xml:space="preserve">                                      rightExpression.Symbol.Type);</w:t>
      </w:r>
    </w:p>
    <w:p w14:paraId="686DF920" w14:textId="77777777" w:rsidR="005E5A36" w:rsidRPr="00903DBA" w:rsidRDefault="005E5A36" w:rsidP="005E5A36">
      <w:pPr>
        <w:pStyle w:val="Code"/>
        <w:rPr>
          <w:highlight w:val="white"/>
        </w:rPr>
      </w:pPr>
    </w:p>
    <w:p w14:paraId="5DFB28B3" w14:textId="77777777" w:rsidR="005E5A36" w:rsidRPr="00903DBA" w:rsidRDefault="005E5A36" w:rsidP="005E5A36">
      <w:pPr>
        <w:pStyle w:val="Code"/>
        <w:rPr>
          <w:highlight w:val="white"/>
        </w:rPr>
      </w:pPr>
      <w:r w:rsidRPr="00903DBA">
        <w:rPr>
          <w:highlight w:val="white"/>
        </w:rPr>
        <w:t xml:space="preserve">      leftExpression = TypeCast.ImplicitCast(leftExpression, maxType);</w:t>
      </w:r>
    </w:p>
    <w:p w14:paraId="07554056" w14:textId="77777777" w:rsidR="005E5A36" w:rsidRPr="00903DBA" w:rsidRDefault="005E5A36" w:rsidP="005E5A36">
      <w:pPr>
        <w:pStyle w:val="Code"/>
        <w:rPr>
          <w:highlight w:val="white"/>
        </w:rPr>
      </w:pPr>
      <w:r w:rsidRPr="00903DBA">
        <w:rPr>
          <w:highlight w:val="white"/>
        </w:rPr>
        <w:t xml:space="preserve">      rightExpression = TypeCast.ImplicitCast(rightExpression, maxType);</w:t>
      </w:r>
    </w:p>
    <w:p w14:paraId="6C91C688" w14:textId="77777777" w:rsidR="005E5A36" w:rsidRPr="00903DBA" w:rsidRDefault="005E5A36" w:rsidP="005E5A36">
      <w:pPr>
        <w:rPr>
          <w:highlight w:val="white"/>
        </w:rPr>
      </w:pPr>
      <w:r w:rsidRPr="00903DBA">
        <w:rPr>
          <w:highlight w:val="white"/>
        </w:rPr>
        <w:t>The final short list is simply the short lists of the left end right expression.</w:t>
      </w:r>
    </w:p>
    <w:p w14:paraId="2F7A3E74"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7FBAA31B" w14:textId="77777777" w:rsidR="005E5A36" w:rsidRPr="00903DBA" w:rsidRDefault="005E5A36" w:rsidP="005E5A36">
      <w:pPr>
        <w:pStyle w:val="Code"/>
        <w:rPr>
          <w:highlight w:val="white"/>
        </w:rPr>
      </w:pPr>
      <w:r w:rsidRPr="00903DBA">
        <w:rPr>
          <w:highlight w:val="white"/>
        </w:rPr>
        <w:t xml:space="preserve">      shortList.AddRange(leftExpression.ShortList);</w:t>
      </w:r>
    </w:p>
    <w:p w14:paraId="36104123" w14:textId="77777777" w:rsidR="005E5A36" w:rsidRPr="00903DBA" w:rsidRDefault="005E5A36" w:rsidP="005E5A36">
      <w:pPr>
        <w:pStyle w:val="Code"/>
        <w:rPr>
          <w:highlight w:val="white"/>
        </w:rPr>
      </w:pPr>
      <w:r w:rsidRPr="00903DBA">
        <w:rPr>
          <w:highlight w:val="white"/>
        </w:rPr>
        <w:t xml:space="preserve">      shortList.AddRange(rightExpression.ShortList);</w:t>
      </w:r>
    </w:p>
    <w:p w14:paraId="289FBF25" w14:textId="77777777" w:rsidR="005E5A36" w:rsidRPr="00903DBA" w:rsidRDefault="005E5A36" w:rsidP="005E5A36">
      <w:pPr>
        <w:rPr>
          <w:highlight w:val="white"/>
        </w:rPr>
      </w:pPr>
      <w:r w:rsidRPr="00903DBA">
        <w:rPr>
          <w:highlight w:val="white"/>
        </w:rPr>
        <w:t>If the maximal type is unsigned, we change to operator from signed to unsigned.</w:t>
      </w:r>
    </w:p>
    <w:p w14:paraId="1374C9B5" w14:textId="77777777" w:rsidR="005E5A36" w:rsidRPr="00903DBA" w:rsidRDefault="005E5A36" w:rsidP="005E5A36">
      <w:pPr>
        <w:pStyle w:val="Code"/>
        <w:rPr>
          <w:highlight w:val="white"/>
        </w:rPr>
      </w:pPr>
      <w:r w:rsidRPr="00903DBA">
        <w:rPr>
          <w:highlight w:val="white"/>
        </w:rPr>
        <w:t xml:space="preserve">      if (maxType.IsUnsigned()) {</w:t>
      </w:r>
    </w:p>
    <w:p w14:paraId="026AE160" w14:textId="77777777" w:rsidR="005E5A36" w:rsidRPr="00903DBA" w:rsidRDefault="005E5A36" w:rsidP="005E5A36">
      <w:pPr>
        <w:pStyle w:val="Code"/>
        <w:rPr>
          <w:highlight w:val="white"/>
        </w:rPr>
      </w:pPr>
      <w:r w:rsidRPr="00903DBA">
        <w:rPr>
          <w:highlight w:val="white"/>
        </w:rPr>
        <w:t xml:space="preserve">        string name = Enum.GetName(typeof(MiddleOperator), middleOp);</w:t>
      </w:r>
    </w:p>
    <w:p w14:paraId="5954D154" w14:textId="77777777" w:rsidR="005E5A36" w:rsidRPr="00903DBA" w:rsidRDefault="005E5A36" w:rsidP="005E5A36">
      <w:pPr>
        <w:pStyle w:val="Code"/>
        <w:rPr>
          <w:highlight w:val="white"/>
        </w:rPr>
      </w:pPr>
      <w:r w:rsidRPr="00903DBA">
        <w:rPr>
          <w:highlight w:val="white"/>
        </w:rPr>
        <w:t xml:space="preserve">        middleOp = (MiddleOperator) Enum.Parse(typeof(MiddleOperator),</w:t>
      </w:r>
    </w:p>
    <w:p w14:paraId="25EF58DD" w14:textId="77777777" w:rsidR="005E5A36" w:rsidRPr="00903DBA" w:rsidRDefault="005E5A36" w:rsidP="005E5A36">
      <w:pPr>
        <w:pStyle w:val="Code"/>
        <w:rPr>
          <w:highlight w:val="white"/>
        </w:rPr>
      </w:pPr>
      <w:r w:rsidRPr="00903DBA">
        <w:rPr>
          <w:highlight w:val="white"/>
        </w:rPr>
        <w:t xml:space="preserve">                                         name.Replace("Signed", "Unsigned"));</w:t>
      </w:r>
    </w:p>
    <w:p w14:paraId="6A30DC7E" w14:textId="77777777" w:rsidR="005E5A36" w:rsidRPr="00903DBA" w:rsidRDefault="005E5A36" w:rsidP="005E5A36">
      <w:pPr>
        <w:pStyle w:val="Code"/>
        <w:rPr>
          <w:highlight w:val="white"/>
        </w:rPr>
      </w:pPr>
      <w:r w:rsidRPr="00903DBA">
        <w:rPr>
          <w:highlight w:val="white"/>
        </w:rPr>
        <w:t xml:space="preserve">      }</w:t>
      </w:r>
    </w:p>
    <w:p w14:paraId="6F87AF2D" w14:textId="77777777" w:rsidR="005E5A36" w:rsidRPr="00903DBA" w:rsidRDefault="005E5A36" w:rsidP="005E5A36">
      <w:pPr>
        <w:rPr>
          <w:highlight w:val="white"/>
        </w:rPr>
      </w:pPr>
      <w:r w:rsidRPr="00903DBA">
        <w:rPr>
          <w:highlight w:val="white"/>
        </w:rPr>
        <w:t>The final long list is the long lists of the left end right expression, to begin with.</w:t>
      </w:r>
    </w:p>
    <w:p w14:paraId="435856A5"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2F00D72D" w14:textId="77777777" w:rsidR="005E5A36" w:rsidRPr="00903DBA" w:rsidRDefault="005E5A36" w:rsidP="005E5A36">
      <w:pPr>
        <w:pStyle w:val="Code"/>
        <w:rPr>
          <w:highlight w:val="white"/>
        </w:rPr>
      </w:pPr>
      <w:r w:rsidRPr="00903DBA">
        <w:rPr>
          <w:highlight w:val="white"/>
        </w:rPr>
        <w:t xml:space="preserve">      longList.AddRange(leftExpression.LongList);</w:t>
      </w:r>
    </w:p>
    <w:p w14:paraId="4E4BAE04" w14:textId="77777777" w:rsidR="005E5A36" w:rsidRPr="00903DBA" w:rsidRDefault="005E5A36" w:rsidP="005E5A36">
      <w:pPr>
        <w:pStyle w:val="Code"/>
        <w:rPr>
          <w:highlight w:val="white"/>
        </w:rPr>
      </w:pPr>
      <w:r w:rsidRPr="00903DBA">
        <w:rPr>
          <w:highlight w:val="white"/>
        </w:rPr>
        <w:t xml:space="preserve">      longList.AddRange(rightExpression.LongList);</w:t>
      </w:r>
    </w:p>
    <w:p w14:paraId="485FB308" w14:textId="70959858" w:rsidR="005E5A36" w:rsidRPr="00903DBA" w:rsidRDefault="005E5A36" w:rsidP="005E5A36">
      <w:pPr>
        <w:rPr>
          <w:highlight w:val="white"/>
        </w:rPr>
      </w:pPr>
      <w:r w:rsidRPr="00903DBA">
        <w:rPr>
          <w:highlight w:val="white"/>
        </w:rPr>
        <w:t xml:space="preserve">We add two instruction to the long list. The first is an if-goto instruction that we add to the </w:t>
      </w:r>
      <w:r w:rsidR="009C3C27">
        <w:rPr>
          <w:highlight w:val="white"/>
        </w:rPr>
        <w:t>true-set</w:t>
      </w:r>
      <w:r w:rsidRPr="00903DBA">
        <w:rPr>
          <w:highlight w:val="white"/>
        </w:rPr>
        <w:t xml:space="preserve">. If the expression is true, this instruction will jump to the target that later will be backpatched into the instruction. In the same way, we add a goto instruction to the </w:t>
      </w:r>
      <w:r w:rsidR="00A76052">
        <w:rPr>
          <w:highlight w:val="white"/>
        </w:rPr>
        <w:t>false-set</w:t>
      </w:r>
      <w:r w:rsidRPr="00903DBA">
        <w:rPr>
          <w:highlight w:val="white"/>
        </w:rPr>
        <w:t>. If the expression is false, the instruction will jump to the target later backpatched to the instruction.</w:t>
      </w:r>
    </w:p>
    <w:p w14:paraId="1A64231C" w14:textId="77777777" w:rsidR="005E5A36" w:rsidRPr="00903DBA" w:rsidRDefault="005E5A36" w:rsidP="005E5A36">
      <w:pPr>
        <w:pStyle w:val="Code"/>
        <w:rPr>
          <w:highlight w:val="white"/>
        </w:rPr>
      </w:pPr>
      <w:r w:rsidRPr="00903DBA">
        <w:rPr>
          <w:highlight w:val="white"/>
        </w:rPr>
        <w:t xml:space="preserve">      ISet&lt;MiddleCode&gt; trueSet = new HashSet&lt;MiddleCode&gt;(),</w:t>
      </w:r>
    </w:p>
    <w:p w14:paraId="0EA39D8D" w14:textId="77777777" w:rsidR="005E5A36" w:rsidRPr="00903DBA" w:rsidRDefault="005E5A36" w:rsidP="005E5A36">
      <w:pPr>
        <w:pStyle w:val="Code"/>
        <w:rPr>
          <w:highlight w:val="white"/>
        </w:rPr>
      </w:pPr>
      <w:r w:rsidRPr="00903DBA">
        <w:rPr>
          <w:highlight w:val="white"/>
        </w:rPr>
        <w:t xml:space="preserve">                       falseSet = new HashSet&lt;MiddleCode&gt;();</w:t>
      </w:r>
    </w:p>
    <w:p w14:paraId="35DFDC6D" w14:textId="77777777" w:rsidR="005E5A36" w:rsidRPr="00903DBA" w:rsidRDefault="005E5A36" w:rsidP="005E5A36">
      <w:pPr>
        <w:pStyle w:val="Code"/>
        <w:rPr>
          <w:highlight w:val="white"/>
        </w:rPr>
      </w:pPr>
      <w:r w:rsidRPr="00903DBA">
        <w:rPr>
          <w:highlight w:val="white"/>
        </w:rPr>
        <w:t xml:space="preserve">      trueSet.Add(AddMiddleCode(longList, middleOp, null,</w:t>
      </w:r>
    </w:p>
    <w:p w14:paraId="68180FE5" w14:textId="77777777" w:rsidR="005E5A36" w:rsidRPr="00903DBA" w:rsidRDefault="005E5A36" w:rsidP="005E5A36">
      <w:pPr>
        <w:pStyle w:val="Code"/>
        <w:rPr>
          <w:highlight w:val="white"/>
        </w:rPr>
      </w:pPr>
      <w:r w:rsidRPr="00903DBA">
        <w:rPr>
          <w:highlight w:val="white"/>
        </w:rPr>
        <w:t xml:space="preserve">                                leftExpression.Symbol,</w:t>
      </w:r>
    </w:p>
    <w:p w14:paraId="7E26BD46" w14:textId="77777777" w:rsidR="005E5A36" w:rsidRPr="00903DBA" w:rsidRDefault="005E5A36" w:rsidP="005E5A36">
      <w:pPr>
        <w:pStyle w:val="Code"/>
        <w:rPr>
          <w:highlight w:val="white"/>
        </w:rPr>
      </w:pPr>
      <w:r w:rsidRPr="00903DBA">
        <w:rPr>
          <w:highlight w:val="white"/>
        </w:rPr>
        <w:t xml:space="preserve">                                rightExpression.Symbol));</w:t>
      </w:r>
    </w:p>
    <w:p w14:paraId="2F3814A7" w14:textId="0303E6C0" w:rsidR="005E5A36" w:rsidRPr="00903DBA" w:rsidRDefault="005E5A36" w:rsidP="005E5A36">
      <w:pPr>
        <w:pStyle w:val="Code"/>
        <w:rPr>
          <w:highlight w:val="white"/>
        </w:rPr>
      </w:pPr>
      <w:r w:rsidRPr="00903DBA">
        <w:rPr>
          <w:highlight w:val="white"/>
        </w:rPr>
        <w:t xml:space="preserve">      falseSet.Add(AddMiddleCode(longList, MiddleOperator.</w:t>
      </w:r>
      <w:r w:rsidR="00C0170C">
        <w:rPr>
          <w:highlight w:val="white"/>
        </w:rPr>
        <w:t>Jump</w:t>
      </w:r>
      <w:r w:rsidRPr="00903DBA">
        <w:rPr>
          <w:highlight w:val="white"/>
        </w:rPr>
        <w:t>));</w:t>
      </w:r>
    </w:p>
    <w:p w14:paraId="157D05A4" w14:textId="11EDD991" w:rsidR="005E5A36" w:rsidRPr="00903DBA" w:rsidRDefault="005E5A36" w:rsidP="005E5A36">
      <w:pPr>
        <w:rPr>
          <w:highlight w:val="white"/>
        </w:rPr>
      </w:pPr>
      <w:r w:rsidRPr="00903DBA">
        <w:rPr>
          <w:highlight w:val="white"/>
        </w:rPr>
        <w:lastRenderedPageBreak/>
        <w:t xml:space="preserve">The final symbol holds logical type with true and </w:t>
      </w:r>
      <w:r w:rsidR="00A76052">
        <w:rPr>
          <w:highlight w:val="white"/>
        </w:rPr>
        <w:t>false-set</w:t>
      </w:r>
      <w:r w:rsidRPr="00903DBA">
        <w:rPr>
          <w:highlight w:val="white"/>
        </w:rPr>
        <w:t>.</w:t>
      </w:r>
    </w:p>
    <w:p w14:paraId="784E162D" w14:textId="77777777" w:rsidR="005E5A36" w:rsidRPr="00903DBA" w:rsidRDefault="005E5A36" w:rsidP="005E5A36">
      <w:pPr>
        <w:pStyle w:val="Code"/>
        <w:rPr>
          <w:highlight w:val="white"/>
        </w:rPr>
      </w:pPr>
      <w:r w:rsidRPr="00903DBA">
        <w:rPr>
          <w:highlight w:val="white"/>
        </w:rPr>
        <w:t xml:space="preserve">      Symbol symbol = new Symbol(trueSet, falseSet);</w:t>
      </w:r>
    </w:p>
    <w:p w14:paraId="66B5C5FD" w14:textId="77777777" w:rsidR="005E5A36" w:rsidRPr="00903DBA" w:rsidRDefault="005E5A36" w:rsidP="005E5A36">
      <w:pPr>
        <w:pStyle w:val="Code"/>
        <w:rPr>
          <w:highlight w:val="white"/>
        </w:rPr>
      </w:pPr>
      <w:r w:rsidRPr="00903DBA">
        <w:rPr>
          <w:highlight w:val="white"/>
        </w:rPr>
        <w:t xml:space="preserve">      return (new Expression(symbol, shortList, longList));</w:t>
      </w:r>
    </w:p>
    <w:p w14:paraId="66796EAC" w14:textId="77777777" w:rsidR="005E5A36" w:rsidRPr="00903DBA" w:rsidRDefault="005E5A36" w:rsidP="005E5A36">
      <w:pPr>
        <w:pStyle w:val="Code"/>
        <w:rPr>
          <w:highlight w:val="white"/>
        </w:rPr>
      </w:pPr>
      <w:r w:rsidRPr="00903DBA">
        <w:rPr>
          <w:highlight w:val="white"/>
        </w:rPr>
        <w:t xml:space="preserve">    }</w:t>
      </w:r>
    </w:p>
    <w:p w14:paraId="5B97AEAC" w14:textId="2F1C5FD1" w:rsidR="005E5A36" w:rsidRDefault="005E5A36" w:rsidP="001A1BB8">
      <w:pPr>
        <w:pStyle w:val="Rubrik3"/>
      </w:pPr>
      <w:r w:rsidRPr="00903DBA">
        <w:t>Addition and Subtraction Expression</w:t>
      </w:r>
    </w:p>
    <w:p w14:paraId="6E94B26F" w14:textId="1E03BAB2" w:rsidR="003A004A" w:rsidRPr="003A004A" w:rsidRDefault="003A004A" w:rsidP="003A004A">
      <w:r>
        <w:t>The addition and subtraction operators are a bit complicated, since it is possible to add and subtract pointers in C.</w:t>
      </w:r>
    </w:p>
    <w:p w14:paraId="6514F5CB" w14:textId="77777777" w:rsidR="005E5A36" w:rsidRPr="00903DBA" w:rsidRDefault="005E5A36" w:rsidP="005E5A36">
      <w:pPr>
        <w:pStyle w:val="CodeHeader"/>
      </w:pPr>
      <w:r w:rsidRPr="00903DBA">
        <w:t>MiddleCodeGenerator.cs</w:t>
      </w:r>
    </w:p>
    <w:p w14:paraId="70264981" w14:textId="77777777" w:rsidR="005E5A36" w:rsidRPr="00903DBA" w:rsidRDefault="005E5A36" w:rsidP="005E5A36">
      <w:pPr>
        <w:pStyle w:val="Code"/>
        <w:rPr>
          <w:highlight w:val="white"/>
        </w:rPr>
      </w:pPr>
      <w:r w:rsidRPr="00903DBA">
        <w:rPr>
          <w:highlight w:val="white"/>
        </w:rPr>
        <w:t xml:space="preserve">    public static Expression AdditionExpression(MiddleOperator middleOp,</w:t>
      </w:r>
    </w:p>
    <w:p w14:paraId="07DED520" w14:textId="77777777" w:rsidR="005E5A36" w:rsidRPr="00903DBA" w:rsidRDefault="005E5A36" w:rsidP="005E5A36">
      <w:pPr>
        <w:pStyle w:val="Code"/>
        <w:rPr>
          <w:highlight w:val="white"/>
        </w:rPr>
      </w:pPr>
      <w:r w:rsidRPr="00903DBA">
        <w:rPr>
          <w:highlight w:val="white"/>
        </w:rPr>
        <w:t xml:space="preserve">                                                Expression leftExpression,</w:t>
      </w:r>
    </w:p>
    <w:p w14:paraId="0AA2D876" w14:textId="77777777" w:rsidR="005E5A36" w:rsidRPr="00903DBA" w:rsidRDefault="005E5A36" w:rsidP="005E5A36">
      <w:pPr>
        <w:pStyle w:val="Code"/>
        <w:rPr>
          <w:highlight w:val="white"/>
        </w:rPr>
      </w:pPr>
      <w:r w:rsidRPr="00903DBA">
        <w:rPr>
          <w:highlight w:val="white"/>
        </w:rPr>
        <w:t xml:space="preserve">                                                Expression rightExpression) {</w:t>
      </w:r>
    </w:p>
    <w:p w14:paraId="2456E44F" w14:textId="77777777" w:rsidR="005E5A36" w:rsidRPr="00903DBA" w:rsidRDefault="005E5A36" w:rsidP="005E5A36">
      <w:pPr>
        <w:pStyle w:val="Code"/>
        <w:rPr>
          <w:highlight w:val="white"/>
        </w:rPr>
      </w:pPr>
      <w:r w:rsidRPr="00903DBA">
        <w:rPr>
          <w:highlight w:val="white"/>
        </w:rPr>
        <w:t xml:space="preserve">      Type leftType = leftExpression.Symbol.Type,</w:t>
      </w:r>
    </w:p>
    <w:p w14:paraId="34818271" w14:textId="77777777" w:rsidR="005E5A36" w:rsidRPr="00903DBA" w:rsidRDefault="005E5A36" w:rsidP="005E5A36">
      <w:pPr>
        <w:pStyle w:val="Code"/>
        <w:rPr>
          <w:highlight w:val="white"/>
        </w:rPr>
      </w:pPr>
      <w:r w:rsidRPr="00903DBA">
        <w:rPr>
          <w:highlight w:val="white"/>
        </w:rPr>
        <w:t xml:space="preserve">           rightType = rightExpression.Symbol.Type;</w:t>
      </w:r>
    </w:p>
    <w:p w14:paraId="6775F76C" w14:textId="77777777" w:rsidR="005E5A36" w:rsidRPr="00903DBA" w:rsidRDefault="005E5A36" w:rsidP="005E5A36">
      <w:pPr>
        <w:rPr>
          <w:highlight w:val="white"/>
        </w:rPr>
      </w:pPr>
      <w:r w:rsidRPr="00903DBA">
        <w:rPr>
          <w:highlight w:val="white"/>
        </w:rPr>
        <w:t>Similar to the other cases above, the return the possible constant expression.</w:t>
      </w:r>
    </w:p>
    <w:p w14:paraId="33A1EA4A" w14:textId="77777777" w:rsidR="005E5A36" w:rsidRPr="00903DBA" w:rsidRDefault="005E5A36" w:rsidP="005E5A36">
      <w:pPr>
        <w:pStyle w:val="Code"/>
        <w:rPr>
          <w:highlight w:val="white"/>
        </w:rPr>
      </w:pPr>
      <w:r w:rsidRPr="00903DBA">
        <w:rPr>
          <w:highlight w:val="white"/>
        </w:rPr>
        <w:t xml:space="preserve">      Expression constantExpression =</w:t>
      </w:r>
    </w:p>
    <w:p w14:paraId="65A5DC9E" w14:textId="77777777" w:rsidR="005E5A36" w:rsidRPr="00903DBA" w:rsidRDefault="005E5A36" w:rsidP="005E5A36">
      <w:pPr>
        <w:pStyle w:val="Code"/>
        <w:rPr>
          <w:highlight w:val="white"/>
        </w:rPr>
      </w:pPr>
      <w:r w:rsidRPr="00903DBA">
        <w:rPr>
          <w:highlight w:val="white"/>
        </w:rPr>
        <w:t xml:space="preserve">        ConstantExpression.Arithmetic(middleOp, leftExpression,</w:t>
      </w:r>
    </w:p>
    <w:p w14:paraId="270D7B08" w14:textId="77777777" w:rsidR="005E5A36" w:rsidRPr="00903DBA" w:rsidRDefault="005E5A36" w:rsidP="005E5A36">
      <w:pPr>
        <w:pStyle w:val="Code"/>
        <w:rPr>
          <w:highlight w:val="white"/>
        </w:rPr>
      </w:pPr>
      <w:r w:rsidRPr="00903DBA">
        <w:rPr>
          <w:highlight w:val="white"/>
        </w:rPr>
        <w:t xml:space="preserve">                                      rightExpression);</w:t>
      </w:r>
    </w:p>
    <w:p w14:paraId="4B35AF62" w14:textId="77777777" w:rsidR="005E5A36" w:rsidRPr="00903DBA" w:rsidRDefault="005E5A36" w:rsidP="005E5A36">
      <w:pPr>
        <w:pStyle w:val="Code"/>
        <w:rPr>
          <w:highlight w:val="white"/>
        </w:rPr>
      </w:pPr>
      <w:r w:rsidRPr="00903DBA">
        <w:rPr>
          <w:highlight w:val="white"/>
        </w:rPr>
        <w:t xml:space="preserve">      if (constantExpression != null) {</w:t>
      </w:r>
    </w:p>
    <w:p w14:paraId="65961565" w14:textId="77777777" w:rsidR="005E5A36" w:rsidRPr="00903DBA" w:rsidRDefault="005E5A36" w:rsidP="005E5A36">
      <w:pPr>
        <w:pStyle w:val="Code"/>
        <w:rPr>
          <w:highlight w:val="white"/>
        </w:rPr>
      </w:pPr>
      <w:r w:rsidRPr="00903DBA">
        <w:rPr>
          <w:highlight w:val="white"/>
        </w:rPr>
        <w:t xml:space="preserve">        return constantExpression;</w:t>
      </w:r>
    </w:p>
    <w:p w14:paraId="49BFB8E1" w14:textId="77777777" w:rsidR="005E5A36" w:rsidRPr="00903DBA" w:rsidRDefault="005E5A36" w:rsidP="005E5A36">
      <w:pPr>
        <w:pStyle w:val="Code"/>
        <w:rPr>
          <w:highlight w:val="white"/>
        </w:rPr>
      </w:pPr>
      <w:r w:rsidRPr="00903DBA">
        <w:rPr>
          <w:highlight w:val="white"/>
        </w:rPr>
        <w:t xml:space="preserve">      }</w:t>
      </w:r>
    </w:p>
    <w:p w14:paraId="5B246CDF" w14:textId="77777777" w:rsidR="005E5A36" w:rsidRPr="00903DBA" w:rsidRDefault="005E5A36" w:rsidP="005E5A36">
      <w:pPr>
        <w:rPr>
          <w:highlight w:val="white"/>
        </w:rPr>
      </w:pPr>
      <w:r w:rsidRPr="00903DBA">
        <w:rPr>
          <w:highlight w:val="white"/>
        </w:rPr>
        <w:t>In the addition case, we also check if the expression is a static expression, in which case we return the expression.</w:t>
      </w:r>
    </w:p>
    <w:p w14:paraId="1F719EC0" w14:textId="77777777" w:rsidR="005E5A36" w:rsidRPr="00903DBA" w:rsidRDefault="005E5A36" w:rsidP="005E5A36">
      <w:pPr>
        <w:pStyle w:val="Code"/>
        <w:rPr>
          <w:highlight w:val="white"/>
        </w:rPr>
      </w:pPr>
      <w:r w:rsidRPr="00903DBA">
        <w:rPr>
          <w:highlight w:val="white"/>
        </w:rPr>
        <w:t xml:space="preserve">      Expression staticExpression =</w:t>
      </w:r>
    </w:p>
    <w:p w14:paraId="64E3E944" w14:textId="77777777" w:rsidR="005E5A36" w:rsidRPr="00903DBA" w:rsidRDefault="005E5A36" w:rsidP="005E5A36">
      <w:pPr>
        <w:pStyle w:val="Code"/>
        <w:rPr>
          <w:highlight w:val="white"/>
        </w:rPr>
      </w:pPr>
      <w:r w:rsidRPr="00903DBA">
        <w:rPr>
          <w:highlight w:val="white"/>
        </w:rPr>
        <w:t xml:space="preserve">        StaticExpression.Binary(MiddleOperator.BinarySubtract,</w:t>
      </w:r>
    </w:p>
    <w:p w14:paraId="1678B46A" w14:textId="77777777" w:rsidR="005E5A36" w:rsidRPr="00903DBA" w:rsidRDefault="005E5A36" w:rsidP="005E5A36">
      <w:pPr>
        <w:pStyle w:val="Code"/>
        <w:rPr>
          <w:highlight w:val="white"/>
        </w:rPr>
      </w:pPr>
      <w:r w:rsidRPr="00903DBA">
        <w:rPr>
          <w:highlight w:val="white"/>
        </w:rPr>
        <w:t xml:space="preserve">                                leftExpression, rightExpression);</w:t>
      </w:r>
    </w:p>
    <w:p w14:paraId="2FAE10C3" w14:textId="77777777" w:rsidR="005E5A36" w:rsidRPr="00903DBA" w:rsidRDefault="005E5A36" w:rsidP="005E5A36">
      <w:pPr>
        <w:pStyle w:val="Code"/>
        <w:rPr>
          <w:highlight w:val="white"/>
        </w:rPr>
      </w:pPr>
      <w:r w:rsidRPr="00903DBA">
        <w:rPr>
          <w:highlight w:val="white"/>
        </w:rPr>
        <w:t xml:space="preserve">      if (staticExpression != null) {</w:t>
      </w:r>
    </w:p>
    <w:p w14:paraId="43C5E2E7" w14:textId="77777777" w:rsidR="005E5A36" w:rsidRPr="00903DBA" w:rsidRDefault="005E5A36" w:rsidP="005E5A36">
      <w:pPr>
        <w:pStyle w:val="Code"/>
        <w:rPr>
          <w:highlight w:val="white"/>
        </w:rPr>
      </w:pPr>
      <w:r w:rsidRPr="00903DBA">
        <w:rPr>
          <w:highlight w:val="white"/>
        </w:rPr>
        <w:t xml:space="preserve">        return staticExpression;</w:t>
      </w:r>
    </w:p>
    <w:p w14:paraId="199E9E7F" w14:textId="77777777" w:rsidR="005E5A36" w:rsidRPr="00903DBA" w:rsidRDefault="005E5A36" w:rsidP="005E5A36">
      <w:pPr>
        <w:pStyle w:val="Code"/>
        <w:rPr>
          <w:highlight w:val="white"/>
        </w:rPr>
      </w:pPr>
      <w:r w:rsidRPr="00903DBA">
        <w:rPr>
          <w:highlight w:val="white"/>
        </w:rPr>
        <w:t xml:space="preserve">      }</w:t>
      </w:r>
    </w:p>
    <w:p w14:paraId="75333B29" w14:textId="77777777" w:rsidR="005E5A36" w:rsidRPr="00903DBA" w:rsidRDefault="005E5A36" w:rsidP="005E5A36">
      <w:pPr>
        <w:rPr>
          <w:highlight w:val="white"/>
        </w:rPr>
      </w:pPr>
      <w:r w:rsidRPr="00903DBA">
        <w:rPr>
          <w:highlight w:val="white"/>
        </w:rPr>
        <w:t>The final short list is simple the short lists of the left and right expression.</w:t>
      </w:r>
    </w:p>
    <w:p w14:paraId="4971899B"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23B8E6F0" w14:textId="77777777" w:rsidR="005E5A36" w:rsidRPr="00903DBA" w:rsidRDefault="005E5A36" w:rsidP="005E5A36">
      <w:pPr>
        <w:pStyle w:val="Code"/>
        <w:rPr>
          <w:highlight w:val="white"/>
        </w:rPr>
      </w:pPr>
      <w:r w:rsidRPr="00903DBA">
        <w:rPr>
          <w:highlight w:val="white"/>
        </w:rPr>
        <w:t xml:space="preserve">      shortList.AddRange(leftExpression.ShortList);</w:t>
      </w:r>
    </w:p>
    <w:p w14:paraId="078040AF" w14:textId="77777777" w:rsidR="005E5A36" w:rsidRPr="00903DBA" w:rsidRDefault="005E5A36" w:rsidP="005E5A36">
      <w:pPr>
        <w:pStyle w:val="Code"/>
        <w:rPr>
          <w:highlight w:val="white"/>
        </w:rPr>
      </w:pPr>
      <w:r w:rsidRPr="00903DBA">
        <w:rPr>
          <w:highlight w:val="white"/>
        </w:rPr>
        <w:t xml:space="preserve">      shortList.AddRange(rightExpression.ShortList);    </w:t>
      </w:r>
    </w:p>
    <w:p w14:paraId="5E3E3597" w14:textId="77777777" w:rsidR="005E5A36" w:rsidRPr="00903DBA" w:rsidRDefault="005E5A36" w:rsidP="005E5A36">
      <w:pPr>
        <w:rPr>
          <w:highlight w:val="white"/>
        </w:rPr>
      </w:pPr>
      <w:r w:rsidRPr="00903DBA">
        <w:rPr>
          <w:highlight w:val="white"/>
        </w:rPr>
        <w:t xml:space="preserve">If at least on the expressions has pointer or array type, we call the </w:t>
      </w:r>
      <w:r w:rsidRPr="00903DBA">
        <w:rPr>
          <w:rStyle w:val="KeyWord0"/>
          <w:highlight w:val="white"/>
        </w:rPr>
        <w:t>PointerArithmetic</w:t>
      </w:r>
      <w:r w:rsidRPr="00903DBA">
        <w:rPr>
          <w:highlight w:val="white"/>
        </w:rPr>
        <w:t xml:space="preserve"> methods that handles pointer arithmetic.</w:t>
      </w:r>
    </w:p>
    <w:p w14:paraId="139ACEA8" w14:textId="77777777" w:rsidR="005E5A36" w:rsidRPr="00903DBA" w:rsidRDefault="005E5A36" w:rsidP="005E5A36">
      <w:pPr>
        <w:pStyle w:val="Code"/>
        <w:rPr>
          <w:highlight w:val="white"/>
        </w:rPr>
      </w:pPr>
      <w:r w:rsidRPr="00903DBA">
        <w:rPr>
          <w:highlight w:val="white"/>
        </w:rPr>
        <w:t xml:space="preserve">      if (leftType.IsPointerOrArray()) {</w:t>
      </w:r>
    </w:p>
    <w:p w14:paraId="34F6AC9E" w14:textId="77777777" w:rsidR="005E5A36" w:rsidRPr="00903DBA" w:rsidRDefault="005E5A36" w:rsidP="005E5A36">
      <w:pPr>
        <w:pStyle w:val="Code"/>
        <w:rPr>
          <w:highlight w:val="white"/>
        </w:rPr>
      </w:pPr>
      <w:r w:rsidRPr="00903DBA">
        <w:rPr>
          <w:highlight w:val="white"/>
        </w:rPr>
        <w:t xml:space="preserve">        return PointerArithmetics(middleOp, leftExpression, rightExpression);</w:t>
      </w:r>
    </w:p>
    <w:p w14:paraId="7648FBF7" w14:textId="77777777" w:rsidR="005E5A36" w:rsidRPr="00903DBA" w:rsidRDefault="005E5A36" w:rsidP="005E5A36">
      <w:pPr>
        <w:pStyle w:val="Code"/>
        <w:rPr>
          <w:highlight w:val="white"/>
        </w:rPr>
      </w:pPr>
      <w:r w:rsidRPr="00903DBA">
        <w:rPr>
          <w:highlight w:val="white"/>
        </w:rPr>
        <w:t xml:space="preserve">      }</w:t>
      </w:r>
    </w:p>
    <w:p w14:paraId="68F73960" w14:textId="77777777" w:rsidR="005E5A36" w:rsidRPr="00903DBA" w:rsidRDefault="005E5A36" w:rsidP="005E5A36">
      <w:pPr>
        <w:rPr>
          <w:highlight w:val="white"/>
        </w:rPr>
      </w:pPr>
      <w:r w:rsidRPr="00903DBA">
        <w:rPr>
          <w:highlight w:val="white"/>
        </w:rPr>
        <w:t xml:space="preserve">In the right expression has pointer type, the operator must be addition, not subtraction. Note that we swap the expressions in the call to </w:t>
      </w:r>
      <w:r w:rsidRPr="00903DBA">
        <w:rPr>
          <w:rStyle w:val="KeyWord0"/>
          <w:highlight w:val="white"/>
        </w:rPr>
        <w:t>PointerArithmetic</w:t>
      </w:r>
      <w:r w:rsidRPr="00903DBA">
        <w:rPr>
          <w:highlight w:val="white"/>
        </w:rPr>
        <w:t>, so that the pointer is the first expression. XXX</w:t>
      </w:r>
    </w:p>
    <w:p w14:paraId="6F610172" w14:textId="77777777" w:rsidR="005E5A36" w:rsidRPr="00903DBA" w:rsidRDefault="005E5A36" w:rsidP="005E5A36">
      <w:pPr>
        <w:pStyle w:val="Code"/>
        <w:rPr>
          <w:highlight w:val="white"/>
        </w:rPr>
      </w:pPr>
      <w:r w:rsidRPr="00903DBA">
        <w:rPr>
          <w:highlight w:val="white"/>
        </w:rPr>
        <w:t xml:space="preserve">      else if (rightType.IsPointerOrArray()) {</w:t>
      </w:r>
    </w:p>
    <w:p w14:paraId="77816FFE" w14:textId="77777777" w:rsidR="005E5A36" w:rsidRPr="00903DBA" w:rsidRDefault="005E5A36" w:rsidP="005E5A36">
      <w:pPr>
        <w:pStyle w:val="Code"/>
        <w:rPr>
          <w:highlight w:val="white"/>
        </w:rPr>
      </w:pPr>
      <w:r w:rsidRPr="00903DBA">
        <w:rPr>
          <w:highlight w:val="white"/>
        </w:rPr>
        <w:t xml:space="preserve">        Assert.Error(middleOp == MiddleOperator.BinaryAdd, middleOp,</w:t>
      </w:r>
    </w:p>
    <w:p w14:paraId="3BB24D99" w14:textId="77777777" w:rsidR="005E5A36" w:rsidRPr="00903DBA" w:rsidRDefault="005E5A36" w:rsidP="005E5A36">
      <w:pPr>
        <w:pStyle w:val="Code"/>
        <w:rPr>
          <w:highlight w:val="white"/>
        </w:rPr>
      </w:pPr>
      <w:r w:rsidRPr="00903DBA">
        <w:rPr>
          <w:highlight w:val="white"/>
        </w:rPr>
        <w:t xml:space="preserve">                     Message.Invalid_types_in_subtraction_expression);</w:t>
      </w:r>
    </w:p>
    <w:p w14:paraId="4257B6D5" w14:textId="77777777" w:rsidR="005E5A36" w:rsidRPr="00903DBA" w:rsidRDefault="005E5A36" w:rsidP="005E5A36">
      <w:pPr>
        <w:pStyle w:val="Code"/>
        <w:rPr>
          <w:highlight w:val="white"/>
        </w:rPr>
      </w:pPr>
      <w:r w:rsidRPr="00903DBA">
        <w:rPr>
          <w:highlight w:val="white"/>
        </w:rPr>
        <w:t xml:space="preserve">        return PointerArithmetics(middleOp, rightExpression, leftExpression);</w:t>
      </w:r>
    </w:p>
    <w:p w14:paraId="3A0DD176" w14:textId="77777777" w:rsidR="005E5A36" w:rsidRPr="00903DBA" w:rsidRDefault="005E5A36" w:rsidP="005E5A36">
      <w:pPr>
        <w:pStyle w:val="Code"/>
        <w:rPr>
          <w:highlight w:val="white"/>
        </w:rPr>
      </w:pPr>
      <w:r w:rsidRPr="00903DBA">
        <w:rPr>
          <w:highlight w:val="white"/>
        </w:rPr>
        <w:t xml:space="preserve">      }</w:t>
      </w:r>
    </w:p>
    <w:p w14:paraId="3F296BAB" w14:textId="77777777" w:rsidR="005E5A36" w:rsidRPr="00903DBA" w:rsidRDefault="005E5A36" w:rsidP="005E5A36">
      <w:pPr>
        <w:rPr>
          <w:highlight w:val="white"/>
        </w:rPr>
      </w:pPr>
      <w:r w:rsidRPr="00903DBA">
        <w:rPr>
          <w:highlight w:val="white"/>
        </w:rPr>
        <w:t>If none of the left or right expressions are pointers, we perform an arithmetic operation. First, we make sure that both expressions have arithmetic types (integral or floating).</w:t>
      </w:r>
    </w:p>
    <w:p w14:paraId="331443C2" w14:textId="77777777" w:rsidR="005E5A36" w:rsidRPr="00903DBA" w:rsidRDefault="005E5A36" w:rsidP="005E5A36">
      <w:pPr>
        <w:pStyle w:val="Code"/>
        <w:rPr>
          <w:highlight w:val="white"/>
        </w:rPr>
      </w:pPr>
      <w:r w:rsidRPr="00903DBA">
        <w:rPr>
          <w:highlight w:val="white"/>
        </w:rPr>
        <w:lastRenderedPageBreak/>
        <w:t xml:space="preserve">      else {</w:t>
      </w:r>
    </w:p>
    <w:p w14:paraId="2B782BA4" w14:textId="77777777" w:rsidR="005E5A36" w:rsidRPr="00903DBA" w:rsidRDefault="005E5A36" w:rsidP="005E5A36">
      <w:pPr>
        <w:pStyle w:val="Code"/>
        <w:rPr>
          <w:highlight w:val="white"/>
        </w:rPr>
      </w:pPr>
      <w:r w:rsidRPr="00903DBA">
        <w:rPr>
          <w:highlight w:val="white"/>
        </w:rPr>
        <w:t xml:space="preserve">        Assert.Error(leftExpression.Symbol.Type.IsArithmetic(),</w:t>
      </w:r>
    </w:p>
    <w:p w14:paraId="3C2EF4F7" w14:textId="77777777" w:rsidR="005E5A36" w:rsidRPr="00903DBA" w:rsidRDefault="005E5A36" w:rsidP="005E5A36">
      <w:pPr>
        <w:pStyle w:val="Code"/>
        <w:rPr>
          <w:highlight w:val="white"/>
        </w:rPr>
      </w:pPr>
      <w:r w:rsidRPr="00903DBA">
        <w:rPr>
          <w:highlight w:val="white"/>
        </w:rPr>
        <w:t xml:space="preserve">                     leftExpression, Message.Non__arithmetic_expression);</w:t>
      </w:r>
    </w:p>
    <w:p w14:paraId="70787F05" w14:textId="77777777" w:rsidR="005E5A36" w:rsidRPr="00903DBA" w:rsidRDefault="005E5A36" w:rsidP="005E5A36">
      <w:pPr>
        <w:pStyle w:val="Code"/>
        <w:rPr>
          <w:highlight w:val="white"/>
        </w:rPr>
      </w:pPr>
      <w:r w:rsidRPr="00903DBA">
        <w:rPr>
          <w:highlight w:val="white"/>
        </w:rPr>
        <w:t xml:space="preserve">        Assert.Error(rightExpression.Symbol.Type.IsArithmetic(),</w:t>
      </w:r>
    </w:p>
    <w:p w14:paraId="59ADD41B" w14:textId="77777777" w:rsidR="005E5A36" w:rsidRPr="00903DBA" w:rsidRDefault="005E5A36" w:rsidP="005E5A36">
      <w:pPr>
        <w:pStyle w:val="Code"/>
        <w:rPr>
          <w:highlight w:val="white"/>
        </w:rPr>
      </w:pPr>
      <w:r w:rsidRPr="00903DBA">
        <w:rPr>
          <w:highlight w:val="white"/>
        </w:rPr>
        <w:t xml:space="preserve">                     rightExpression, Message.Non__arithmetic_expression);</w:t>
      </w:r>
    </w:p>
    <w:p w14:paraId="7CAF0239" w14:textId="77777777" w:rsidR="005E5A36" w:rsidRPr="00903DBA" w:rsidRDefault="005E5A36" w:rsidP="005E5A36">
      <w:pPr>
        <w:rPr>
          <w:highlight w:val="white"/>
        </w:rPr>
      </w:pPr>
      <w:r w:rsidRPr="00903DBA">
        <w:rPr>
          <w:highlight w:val="white"/>
        </w:rPr>
        <w:t>The we find the maximal type and cast both expressions to the type. The resulting expression does also have the maximal type.</w:t>
      </w:r>
    </w:p>
    <w:p w14:paraId="60F52C8E" w14:textId="77777777" w:rsidR="005E5A36" w:rsidRPr="00903DBA" w:rsidRDefault="005E5A36" w:rsidP="005E5A36">
      <w:pPr>
        <w:pStyle w:val="Code"/>
        <w:rPr>
          <w:highlight w:val="white"/>
        </w:rPr>
      </w:pPr>
      <w:r w:rsidRPr="00903DBA">
        <w:rPr>
          <w:highlight w:val="white"/>
        </w:rPr>
        <w:t xml:space="preserve">        Type maxType = TypeCast.MaxType(leftType, rightType);</w:t>
      </w:r>
    </w:p>
    <w:p w14:paraId="38BB3A7F" w14:textId="77777777" w:rsidR="005E5A36" w:rsidRPr="00903DBA" w:rsidRDefault="005E5A36" w:rsidP="005E5A36">
      <w:pPr>
        <w:pStyle w:val="Code"/>
        <w:rPr>
          <w:highlight w:val="white"/>
        </w:rPr>
      </w:pPr>
      <w:r w:rsidRPr="00903DBA">
        <w:rPr>
          <w:highlight w:val="white"/>
        </w:rPr>
        <w:t xml:space="preserve">        leftExpression = TypeCast.ImplicitCast(leftExpression, maxType);</w:t>
      </w:r>
    </w:p>
    <w:p w14:paraId="01BFFE18" w14:textId="77777777" w:rsidR="005E5A36" w:rsidRPr="00903DBA" w:rsidRDefault="005E5A36" w:rsidP="005E5A36">
      <w:pPr>
        <w:pStyle w:val="Code"/>
        <w:rPr>
          <w:highlight w:val="white"/>
        </w:rPr>
      </w:pPr>
      <w:r w:rsidRPr="00903DBA">
        <w:rPr>
          <w:highlight w:val="white"/>
        </w:rPr>
        <w:t xml:space="preserve">        rightExpression = TypeCast.ImplicitCast(rightExpression, maxType);</w:t>
      </w:r>
    </w:p>
    <w:p w14:paraId="3D839E09" w14:textId="77777777" w:rsidR="005E5A36" w:rsidRPr="00903DBA" w:rsidRDefault="005E5A36" w:rsidP="005E5A36">
      <w:pPr>
        <w:pStyle w:val="Code"/>
        <w:rPr>
          <w:highlight w:val="white"/>
        </w:rPr>
      </w:pPr>
      <w:r w:rsidRPr="00903DBA">
        <w:rPr>
          <w:highlight w:val="white"/>
        </w:rPr>
        <w:t xml:space="preserve">        Symbol resultSymbol = new Symbol(maxType);</w:t>
      </w:r>
    </w:p>
    <w:p w14:paraId="7D528567" w14:textId="77777777" w:rsidR="005E5A36" w:rsidRPr="00903DBA" w:rsidRDefault="005E5A36" w:rsidP="005E5A36">
      <w:pPr>
        <w:rPr>
          <w:highlight w:val="white"/>
        </w:rPr>
      </w:pPr>
      <w:r w:rsidRPr="00903DBA">
        <w:rPr>
          <w:highlight w:val="white"/>
        </w:rPr>
        <w:t>The final long list is the long lists of the two expressions, and the operation (addition or subtraction).</w:t>
      </w:r>
    </w:p>
    <w:p w14:paraId="61D4B1DC"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37B81F10" w14:textId="77777777" w:rsidR="005E5A36" w:rsidRPr="00903DBA" w:rsidRDefault="005E5A36" w:rsidP="005E5A36">
      <w:pPr>
        <w:pStyle w:val="Code"/>
        <w:rPr>
          <w:highlight w:val="white"/>
        </w:rPr>
      </w:pPr>
      <w:r w:rsidRPr="00903DBA">
        <w:rPr>
          <w:highlight w:val="white"/>
        </w:rPr>
        <w:t xml:space="preserve">        longList.AddRange(leftExpression.LongList);</w:t>
      </w:r>
    </w:p>
    <w:p w14:paraId="2D8C6FFF" w14:textId="77777777" w:rsidR="005E5A36" w:rsidRPr="00903DBA" w:rsidRDefault="005E5A36" w:rsidP="005E5A36">
      <w:pPr>
        <w:pStyle w:val="Code"/>
        <w:rPr>
          <w:highlight w:val="white"/>
        </w:rPr>
      </w:pPr>
      <w:r w:rsidRPr="00903DBA">
        <w:rPr>
          <w:highlight w:val="white"/>
        </w:rPr>
        <w:t xml:space="preserve">        longList.AddRange(rightExpression.LongList);</w:t>
      </w:r>
    </w:p>
    <w:p w14:paraId="7FB1528A"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50B86E38"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4E693E5F"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368AAF29" w14:textId="77777777" w:rsidR="005E5A36" w:rsidRPr="00903DBA" w:rsidRDefault="005E5A36" w:rsidP="005E5A36">
      <w:pPr>
        <w:pStyle w:val="Code"/>
        <w:rPr>
          <w:highlight w:val="white"/>
        </w:rPr>
      </w:pPr>
      <w:r w:rsidRPr="00903DBA">
        <w:rPr>
          <w:highlight w:val="white"/>
        </w:rPr>
        <w:t xml:space="preserve">      }</w:t>
      </w:r>
    </w:p>
    <w:p w14:paraId="016E79E9" w14:textId="77777777" w:rsidR="005E5A36" w:rsidRPr="00903DBA" w:rsidRDefault="005E5A36" w:rsidP="005E5A36">
      <w:pPr>
        <w:pStyle w:val="Code"/>
        <w:rPr>
          <w:highlight w:val="white"/>
        </w:rPr>
      </w:pPr>
      <w:r w:rsidRPr="00903DBA">
        <w:rPr>
          <w:highlight w:val="white"/>
        </w:rPr>
        <w:t xml:space="preserve">    }</w:t>
      </w:r>
    </w:p>
    <w:p w14:paraId="06479419"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PointerArithmetic</w:t>
      </w:r>
      <w:r w:rsidRPr="00903DBA">
        <w:rPr>
          <w:highlight w:val="white"/>
        </w:rPr>
        <w:t xml:space="preserve"> methods performs pointer arithmetic. We have two cases: addition of a pointer and an integral value, and subtraction of two pointer values.</w:t>
      </w:r>
    </w:p>
    <w:p w14:paraId="03093C42" w14:textId="77777777" w:rsidR="005E5A36" w:rsidRPr="00903DBA" w:rsidRDefault="005E5A36" w:rsidP="005E5A36">
      <w:pPr>
        <w:pStyle w:val="Code"/>
        <w:rPr>
          <w:highlight w:val="white"/>
        </w:rPr>
      </w:pPr>
      <w:r w:rsidRPr="00903DBA">
        <w:rPr>
          <w:highlight w:val="white"/>
        </w:rPr>
        <w:t xml:space="preserve">    private static Expression PointerArithmetic(MiddleOperator middleOp,</w:t>
      </w:r>
    </w:p>
    <w:p w14:paraId="14595F4B" w14:textId="77777777" w:rsidR="005E5A36" w:rsidRPr="00903DBA" w:rsidRDefault="005E5A36" w:rsidP="005E5A36">
      <w:pPr>
        <w:pStyle w:val="Code"/>
        <w:rPr>
          <w:highlight w:val="white"/>
        </w:rPr>
      </w:pPr>
      <w:r w:rsidRPr="00903DBA">
        <w:rPr>
          <w:highlight w:val="white"/>
        </w:rPr>
        <w:t xml:space="preserve">                                                Expression leftExpression,</w:t>
      </w:r>
    </w:p>
    <w:p w14:paraId="43A97400" w14:textId="77777777" w:rsidR="005E5A36" w:rsidRPr="00903DBA" w:rsidRDefault="005E5A36" w:rsidP="005E5A36">
      <w:pPr>
        <w:pStyle w:val="Code"/>
        <w:rPr>
          <w:highlight w:val="white"/>
        </w:rPr>
      </w:pPr>
      <w:r w:rsidRPr="00903DBA">
        <w:rPr>
          <w:highlight w:val="white"/>
        </w:rPr>
        <w:t xml:space="preserve">                                                Expression rightExpression) {</w:t>
      </w:r>
    </w:p>
    <w:p w14:paraId="56D40264"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1E6C92F1" w14:textId="77777777" w:rsidR="005E5A36" w:rsidRPr="00903DBA" w:rsidRDefault="005E5A36" w:rsidP="005E5A36">
      <w:pPr>
        <w:pStyle w:val="Code"/>
        <w:rPr>
          <w:highlight w:val="white"/>
        </w:rPr>
      </w:pPr>
      <w:r w:rsidRPr="00903DBA">
        <w:rPr>
          <w:highlight w:val="white"/>
        </w:rPr>
        <w:t xml:space="preserve">      shortList.AddRange(leftExpression.LongList);</w:t>
      </w:r>
    </w:p>
    <w:p w14:paraId="464DEE82" w14:textId="77777777" w:rsidR="005E5A36" w:rsidRPr="00903DBA" w:rsidRDefault="005E5A36" w:rsidP="005E5A36">
      <w:pPr>
        <w:pStyle w:val="Code"/>
        <w:rPr>
          <w:highlight w:val="white"/>
        </w:rPr>
      </w:pPr>
      <w:r w:rsidRPr="00903DBA">
        <w:rPr>
          <w:highlight w:val="white"/>
        </w:rPr>
        <w:t xml:space="preserve">      shortList.AddRange(rightExpression.LongList);</w:t>
      </w:r>
    </w:p>
    <w:p w14:paraId="36C3CB97" w14:textId="77777777" w:rsidR="005E5A36" w:rsidRPr="00903DBA" w:rsidRDefault="005E5A36" w:rsidP="005E5A36">
      <w:pPr>
        <w:pStyle w:val="Code"/>
        <w:rPr>
          <w:highlight w:val="white"/>
        </w:rPr>
      </w:pPr>
    </w:p>
    <w:p w14:paraId="10663BF2" w14:textId="77777777" w:rsidR="005E5A36" w:rsidRPr="00903DBA" w:rsidRDefault="005E5A36" w:rsidP="005E5A36">
      <w:pPr>
        <w:pStyle w:val="Code"/>
        <w:rPr>
          <w:highlight w:val="white"/>
        </w:rPr>
      </w:pPr>
      <w:r w:rsidRPr="00903DBA">
        <w:rPr>
          <w:highlight w:val="white"/>
        </w:rPr>
        <w:t xml:space="preserve">      Type leftType = leftExpression.Symbol.Type,</w:t>
      </w:r>
    </w:p>
    <w:p w14:paraId="3D166F75" w14:textId="77777777" w:rsidR="005E5A36" w:rsidRPr="00903DBA" w:rsidRDefault="005E5A36" w:rsidP="005E5A36">
      <w:pPr>
        <w:pStyle w:val="Code"/>
        <w:rPr>
          <w:highlight w:val="white"/>
        </w:rPr>
      </w:pPr>
      <w:r w:rsidRPr="00903DBA">
        <w:rPr>
          <w:highlight w:val="white"/>
        </w:rPr>
        <w:t xml:space="preserve">           rightType = rightExpression.Symbol.Type;</w:t>
      </w:r>
    </w:p>
    <w:p w14:paraId="20BEAC5B" w14:textId="77777777" w:rsidR="005E5A36" w:rsidRPr="00903DBA" w:rsidRDefault="005E5A36" w:rsidP="005E5A36">
      <w:pPr>
        <w:rPr>
          <w:highlight w:val="white"/>
        </w:rPr>
      </w:pPr>
      <w:r w:rsidRPr="00903DBA">
        <w:rPr>
          <w:highlight w:val="white"/>
        </w:rPr>
        <w:t>If the left type is pointer and the right type is integral, we add an integer values to and pointer. What makes this different compared to regular addition is that we need take the size of the pointer type into consideration.</w:t>
      </w:r>
    </w:p>
    <w:p w14:paraId="4DE6D229" w14:textId="77777777" w:rsidR="005E5A36" w:rsidRPr="00903DBA" w:rsidRDefault="005E5A36" w:rsidP="005E5A36">
      <w:pPr>
        <w:pStyle w:val="Code"/>
        <w:rPr>
          <w:highlight w:val="white"/>
        </w:rPr>
      </w:pPr>
      <w:r w:rsidRPr="00903DBA">
        <w:rPr>
          <w:highlight w:val="white"/>
        </w:rPr>
        <w:t xml:space="preserve">      if (leftType.IsPointerOrArray() &amp;&amp; rightType.IsIntegral()) {</w:t>
      </w:r>
    </w:p>
    <w:p w14:paraId="2B194417" w14:textId="77777777" w:rsidR="005E5A36" w:rsidRPr="00903DBA" w:rsidRDefault="005E5A36" w:rsidP="005E5A36">
      <w:pPr>
        <w:rPr>
          <w:highlight w:val="white"/>
        </w:rPr>
      </w:pPr>
      <w:r w:rsidRPr="00903DBA">
        <w:rPr>
          <w:highlight w:val="white"/>
        </w:rPr>
        <w:t>We make sure that the left pointer type is not void, since pointer arithmetic is not allowed on void pointers.</w:t>
      </w:r>
    </w:p>
    <w:p w14:paraId="0355EDFE" w14:textId="77777777" w:rsidR="005E5A36" w:rsidRPr="00903DBA" w:rsidRDefault="005E5A36" w:rsidP="005E5A36">
      <w:pPr>
        <w:pStyle w:val="Code"/>
        <w:rPr>
          <w:highlight w:val="white"/>
        </w:rPr>
      </w:pPr>
      <w:r w:rsidRPr="00903DBA">
        <w:rPr>
          <w:highlight w:val="white"/>
        </w:rPr>
        <w:t xml:space="preserve">        Assert.Error(!leftType.PointerOrArrayType.IsVoid(),</w:t>
      </w:r>
    </w:p>
    <w:p w14:paraId="1297CF44" w14:textId="77777777" w:rsidR="005E5A36" w:rsidRPr="00903DBA" w:rsidRDefault="005E5A36" w:rsidP="005E5A36">
      <w:pPr>
        <w:pStyle w:val="Code"/>
        <w:rPr>
          <w:highlight w:val="white"/>
        </w:rPr>
      </w:pPr>
      <w:r w:rsidRPr="00903DBA">
        <w:rPr>
          <w:highlight w:val="white"/>
        </w:rPr>
        <w:t xml:space="preserve">                      leftExpression, Message.Pointer_to_void);</w:t>
      </w:r>
    </w:p>
    <w:p w14:paraId="64F71AB3" w14:textId="77777777" w:rsidR="005E5A36" w:rsidRPr="00903DBA" w:rsidRDefault="005E5A36" w:rsidP="005E5A36">
      <w:pPr>
        <w:rPr>
          <w:highlight w:val="white"/>
        </w:rPr>
      </w:pPr>
      <w:r w:rsidRPr="00903DBA">
        <w:rPr>
          <w:highlight w:val="white"/>
        </w:rPr>
        <w:t>We type cast the integral right expression to the left pointer type for the arithmetic to be performed on values of the same size.</w:t>
      </w:r>
    </w:p>
    <w:p w14:paraId="76C82B4D" w14:textId="77777777" w:rsidR="005E5A36" w:rsidRPr="00903DBA" w:rsidRDefault="005E5A36" w:rsidP="005E5A36">
      <w:pPr>
        <w:pStyle w:val="Code"/>
        <w:rPr>
          <w:highlight w:val="white"/>
        </w:rPr>
      </w:pPr>
      <w:r w:rsidRPr="00903DBA">
        <w:rPr>
          <w:highlight w:val="white"/>
        </w:rPr>
        <w:t xml:space="preserve">        rightExpression = TypeCast.ImplicitCast(rightExpression, leftType);</w:t>
      </w:r>
    </w:p>
    <w:p w14:paraId="783226D9" w14:textId="77777777" w:rsidR="005E5A36" w:rsidRPr="00903DBA" w:rsidRDefault="005E5A36" w:rsidP="005E5A36">
      <w:pPr>
        <w:rPr>
          <w:highlight w:val="white"/>
        </w:rPr>
      </w:pPr>
      <w:r w:rsidRPr="00903DBA">
        <w:rPr>
          <w:highlight w:val="white"/>
        </w:rPr>
        <w:t>The final long list is the long lists of the left and right expression, and the pointer arithmetic.</w:t>
      </w:r>
    </w:p>
    <w:p w14:paraId="37095908"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7CA947AB" w14:textId="77777777" w:rsidR="005E5A36" w:rsidRPr="00903DBA" w:rsidRDefault="005E5A36" w:rsidP="005E5A36">
      <w:pPr>
        <w:pStyle w:val="Code"/>
        <w:rPr>
          <w:highlight w:val="white"/>
        </w:rPr>
      </w:pPr>
      <w:r w:rsidRPr="00903DBA">
        <w:rPr>
          <w:highlight w:val="white"/>
        </w:rPr>
        <w:t xml:space="preserve">        longList.AddRange(leftExpression.LongList);</w:t>
      </w:r>
    </w:p>
    <w:p w14:paraId="052F5B11" w14:textId="77777777" w:rsidR="005E5A36" w:rsidRPr="00903DBA" w:rsidRDefault="005E5A36" w:rsidP="005E5A36">
      <w:pPr>
        <w:pStyle w:val="Code"/>
        <w:rPr>
          <w:highlight w:val="white"/>
        </w:rPr>
      </w:pPr>
      <w:r w:rsidRPr="00903DBA">
        <w:rPr>
          <w:highlight w:val="white"/>
        </w:rPr>
        <w:t xml:space="preserve">        longList.AddRange(rightExpression.LongList);</w:t>
      </w:r>
    </w:p>
    <w:p w14:paraId="04C55D0B" w14:textId="77777777" w:rsidR="005E5A36" w:rsidRPr="00903DBA" w:rsidRDefault="005E5A36" w:rsidP="005E5A36">
      <w:pPr>
        <w:rPr>
          <w:highlight w:val="white"/>
        </w:rPr>
      </w:pPr>
      <w:r w:rsidRPr="00903DBA">
        <w:rPr>
          <w:highlight w:val="white"/>
        </w:rPr>
        <w:t>The result symbol has the same type as the pointer expression.</w:t>
      </w:r>
    </w:p>
    <w:p w14:paraId="228F1583" w14:textId="77777777" w:rsidR="005E5A36" w:rsidRPr="00903DBA" w:rsidRDefault="005E5A36" w:rsidP="005E5A36">
      <w:pPr>
        <w:pStyle w:val="Code"/>
        <w:rPr>
          <w:highlight w:val="white"/>
        </w:rPr>
      </w:pPr>
      <w:r w:rsidRPr="00903DBA">
        <w:rPr>
          <w:highlight w:val="white"/>
        </w:rPr>
        <w:lastRenderedPageBreak/>
        <w:t xml:space="preserve">        Symbol resultSymbol =</w:t>
      </w:r>
    </w:p>
    <w:p w14:paraId="66390400" w14:textId="77777777" w:rsidR="005E5A36" w:rsidRPr="00903DBA" w:rsidRDefault="005E5A36" w:rsidP="005E5A36">
      <w:pPr>
        <w:pStyle w:val="Code"/>
        <w:rPr>
          <w:highlight w:val="white"/>
        </w:rPr>
      </w:pPr>
      <w:r w:rsidRPr="00903DBA">
        <w:rPr>
          <w:highlight w:val="white"/>
        </w:rPr>
        <w:t xml:space="preserve">          new Symbol(new Type(leftType.PointerOrArrayType));</w:t>
      </w:r>
    </w:p>
    <w:p w14:paraId="345B63CB" w14:textId="77777777" w:rsidR="005E5A36" w:rsidRPr="00903DBA" w:rsidRDefault="005E5A36" w:rsidP="005E5A36">
      <w:pPr>
        <w:rPr>
          <w:highlight w:val="white"/>
        </w:rPr>
      </w:pPr>
      <w:r w:rsidRPr="00903DBA">
        <w:rPr>
          <w:highlight w:val="white"/>
        </w:rPr>
        <w:t xml:space="preserve">The pointer arithmetic is performed in two steps. First, we multiply the integral value with the pointer size, and then we add the product to the </w:t>
      </w:r>
    </w:p>
    <w:p w14:paraId="31103CE3" w14:textId="77777777" w:rsidR="005E5A36" w:rsidRPr="00903DBA" w:rsidRDefault="005E5A36" w:rsidP="005E5A36">
      <w:pPr>
        <w:pStyle w:val="Code"/>
        <w:rPr>
          <w:highlight w:val="white"/>
        </w:rPr>
      </w:pPr>
      <w:r w:rsidRPr="00903DBA">
        <w:rPr>
          <w:highlight w:val="white"/>
        </w:rPr>
        <w:t xml:space="preserve">        int pointerSize = leftType.PointerOrArrayType.Size();</w:t>
      </w:r>
    </w:p>
    <w:p w14:paraId="56FC97A5" w14:textId="77777777" w:rsidR="005E5A36" w:rsidRPr="00903DBA" w:rsidRDefault="005E5A36" w:rsidP="005E5A36">
      <w:pPr>
        <w:pStyle w:val="Code"/>
        <w:rPr>
          <w:highlight w:val="white"/>
        </w:rPr>
      </w:pPr>
      <w:r w:rsidRPr="00903DBA">
        <w:rPr>
          <w:highlight w:val="white"/>
        </w:rPr>
        <w:t xml:space="preserve">        Symbol multSymbol = new Symbol(Type.PointerTypeX),</w:t>
      </w:r>
    </w:p>
    <w:p w14:paraId="33528436" w14:textId="77777777" w:rsidR="005E5A36" w:rsidRPr="00903DBA" w:rsidRDefault="005E5A36" w:rsidP="005E5A36">
      <w:pPr>
        <w:pStyle w:val="Code"/>
        <w:rPr>
          <w:highlight w:val="white"/>
        </w:rPr>
      </w:pPr>
      <w:r w:rsidRPr="00903DBA">
        <w:rPr>
          <w:highlight w:val="white"/>
        </w:rPr>
        <w:t xml:space="preserve">               sizeSymbol = new Symbol(Type.PointerTypeX,</w:t>
      </w:r>
    </w:p>
    <w:p w14:paraId="7FA6DB56" w14:textId="77777777" w:rsidR="005E5A36" w:rsidRPr="00903DBA" w:rsidRDefault="005E5A36" w:rsidP="005E5A36">
      <w:pPr>
        <w:pStyle w:val="Code"/>
        <w:rPr>
          <w:highlight w:val="white"/>
        </w:rPr>
      </w:pPr>
      <w:r w:rsidRPr="00903DBA">
        <w:rPr>
          <w:highlight w:val="white"/>
        </w:rPr>
        <w:t xml:space="preserve">                                       (BigInteger) pointerSize);</w:t>
      </w:r>
    </w:p>
    <w:p w14:paraId="3F397CA3" w14:textId="6A94DA65" w:rsidR="005E5A36" w:rsidRPr="00903DBA" w:rsidRDefault="005E5A36" w:rsidP="005E5A36">
      <w:pPr>
        <w:rPr>
          <w:highlight w:val="white"/>
        </w:rPr>
      </w:pPr>
      <w:r w:rsidRPr="00903DBA">
        <w:rPr>
          <w:highlight w:val="white"/>
        </w:rPr>
        <w:t xml:space="preserve">We multiply the integral value with the size of the pointer type and add the product to the pointer value. The </w:t>
      </w:r>
      <w:r w:rsidRPr="00903DBA">
        <w:rPr>
          <w:rStyle w:val="KeyWord0"/>
          <w:highlight w:val="white"/>
        </w:rPr>
        <w:t>multSymbol</w:t>
      </w:r>
      <w:r w:rsidRPr="00903DBA">
        <w:rPr>
          <w:highlight w:val="white"/>
        </w:rPr>
        <w:t xml:space="preserve"> value be the result of two constant values, in case of a constant integral value, or the integral value times one, in case of a pointer size of one, which is inefficient. However, the Middle Code Optimizer in Chapter </w:t>
      </w:r>
      <w:r w:rsidRPr="00903DBA">
        <w:rPr>
          <w:highlight w:val="white"/>
        </w:rPr>
        <w:fldChar w:fldCharType="begin"/>
      </w:r>
      <w:r w:rsidRPr="00903DBA">
        <w:rPr>
          <w:highlight w:val="white"/>
        </w:rPr>
        <w:instrText xml:space="preserve"> REF _Ref54016644 \r \h </w:instrText>
      </w:r>
      <w:r w:rsidRPr="00903DBA">
        <w:rPr>
          <w:highlight w:val="white"/>
        </w:rPr>
      </w:r>
      <w:r w:rsidRPr="00903DBA">
        <w:rPr>
          <w:highlight w:val="white"/>
        </w:rPr>
        <w:fldChar w:fldCharType="separate"/>
      </w:r>
      <w:r w:rsidR="00392B3E">
        <w:rPr>
          <w:highlight w:val="white"/>
        </w:rPr>
        <w:t>11</w:t>
      </w:r>
      <w:r w:rsidRPr="00903DBA">
        <w:rPr>
          <w:highlight w:val="white"/>
        </w:rPr>
        <w:fldChar w:fldCharType="end"/>
      </w:r>
      <w:r w:rsidRPr="00903DBA">
        <w:rPr>
          <w:highlight w:val="white"/>
        </w:rPr>
        <w:t xml:space="preserve"> will take care of those cases.</w:t>
      </w:r>
    </w:p>
    <w:p w14:paraId="1B6F3F93" w14:textId="77777777" w:rsidR="005E5A36" w:rsidRPr="00903DBA" w:rsidRDefault="005E5A36" w:rsidP="005E5A36">
      <w:pPr>
        <w:pStyle w:val="Code"/>
        <w:rPr>
          <w:highlight w:val="white"/>
        </w:rPr>
      </w:pPr>
      <w:r w:rsidRPr="00903DBA">
        <w:rPr>
          <w:highlight w:val="white"/>
        </w:rPr>
        <w:t xml:space="preserve">        AddMiddleCode(longList, MiddleOperator.UnsignedMultiply, multSymbol,</w:t>
      </w:r>
    </w:p>
    <w:p w14:paraId="15E6B363" w14:textId="77777777" w:rsidR="005E5A36" w:rsidRPr="00903DBA" w:rsidRDefault="005E5A36" w:rsidP="005E5A36">
      <w:pPr>
        <w:pStyle w:val="Code"/>
        <w:rPr>
          <w:highlight w:val="white"/>
        </w:rPr>
      </w:pPr>
      <w:r w:rsidRPr="00903DBA">
        <w:rPr>
          <w:highlight w:val="white"/>
        </w:rPr>
        <w:t xml:space="preserve">                      rightExpression.Symbol, sizeSymbol);</w:t>
      </w:r>
    </w:p>
    <w:p w14:paraId="4E7C8D4B"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1B455628" w14:textId="77777777" w:rsidR="005E5A36" w:rsidRPr="00903DBA" w:rsidRDefault="005E5A36" w:rsidP="005E5A36">
      <w:pPr>
        <w:pStyle w:val="Code"/>
        <w:rPr>
          <w:highlight w:val="white"/>
        </w:rPr>
      </w:pPr>
      <w:r w:rsidRPr="00903DBA">
        <w:rPr>
          <w:highlight w:val="white"/>
        </w:rPr>
        <w:t xml:space="preserve">                      leftExpression.Symbol, multSymbol);</w:t>
      </w:r>
    </w:p>
    <w:p w14:paraId="4E070330"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7E122D4A" w14:textId="77777777" w:rsidR="005E5A36" w:rsidRPr="00903DBA" w:rsidRDefault="005E5A36" w:rsidP="005E5A36">
      <w:pPr>
        <w:pStyle w:val="Code"/>
        <w:rPr>
          <w:highlight w:val="white"/>
        </w:rPr>
      </w:pPr>
      <w:r w:rsidRPr="00903DBA">
        <w:rPr>
          <w:highlight w:val="white"/>
        </w:rPr>
        <w:t xml:space="preserve">      }</w:t>
      </w:r>
    </w:p>
    <w:p w14:paraId="1A605C75" w14:textId="77777777" w:rsidR="005E5A36" w:rsidRPr="00903DBA" w:rsidRDefault="005E5A36" w:rsidP="005E5A36">
      <w:pPr>
        <w:rPr>
          <w:highlight w:val="white"/>
        </w:rPr>
      </w:pPr>
      <w:r w:rsidRPr="00903DBA">
        <w:rPr>
          <w:highlight w:val="white"/>
        </w:rPr>
        <w:t>If it is not the case of a pointer and an integral value, then there must be two pointer values. We make sure that none of them pointes at void. Moreover, we also make sure that their pointer types have the same size.</w:t>
      </w:r>
    </w:p>
    <w:p w14:paraId="7DC7AF9E" w14:textId="77777777" w:rsidR="005E5A36" w:rsidRPr="00903DBA" w:rsidRDefault="005E5A36" w:rsidP="005E5A36">
      <w:pPr>
        <w:pStyle w:val="Code"/>
        <w:rPr>
          <w:highlight w:val="white"/>
        </w:rPr>
      </w:pPr>
      <w:r w:rsidRPr="00903DBA">
        <w:rPr>
          <w:highlight w:val="white"/>
        </w:rPr>
        <w:t xml:space="preserve">      else {</w:t>
      </w:r>
    </w:p>
    <w:p w14:paraId="70A94CA9" w14:textId="77777777" w:rsidR="005E5A36" w:rsidRPr="00903DBA" w:rsidRDefault="005E5A36" w:rsidP="005E5A36">
      <w:pPr>
        <w:pStyle w:val="Code"/>
        <w:rPr>
          <w:highlight w:val="white"/>
        </w:rPr>
      </w:pPr>
      <w:r w:rsidRPr="00903DBA">
        <w:rPr>
          <w:highlight w:val="white"/>
        </w:rPr>
        <w:t xml:space="preserve">        Assert.Error(!leftType.PointerOrArrayType.IsVoid(),</w:t>
      </w:r>
    </w:p>
    <w:p w14:paraId="29EEF0CC" w14:textId="77777777" w:rsidR="005E5A36" w:rsidRPr="00903DBA" w:rsidRDefault="005E5A36" w:rsidP="005E5A36">
      <w:pPr>
        <w:pStyle w:val="Code"/>
        <w:rPr>
          <w:highlight w:val="white"/>
        </w:rPr>
      </w:pPr>
      <w:r w:rsidRPr="00903DBA">
        <w:rPr>
          <w:highlight w:val="white"/>
        </w:rPr>
        <w:t xml:space="preserve">                     leftExpression, Message.Pointer_to_void);</w:t>
      </w:r>
    </w:p>
    <w:p w14:paraId="4E989042" w14:textId="77777777" w:rsidR="005E5A36" w:rsidRPr="00903DBA" w:rsidRDefault="005E5A36" w:rsidP="005E5A36">
      <w:pPr>
        <w:pStyle w:val="Code"/>
        <w:rPr>
          <w:highlight w:val="white"/>
        </w:rPr>
      </w:pPr>
      <w:r w:rsidRPr="00903DBA">
        <w:rPr>
          <w:highlight w:val="white"/>
        </w:rPr>
        <w:t xml:space="preserve">        Assert.Error(!rightType.PointerOrArrayType.IsVoid(),</w:t>
      </w:r>
    </w:p>
    <w:p w14:paraId="4DE31F20" w14:textId="77777777" w:rsidR="005E5A36" w:rsidRPr="00903DBA" w:rsidRDefault="005E5A36" w:rsidP="005E5A36">
      <w:pPr>
        <w:pStyle w:val="Code"/>
        <w:rPr>
          <w:highlight w:val="white"/>
        </w:rPr>
      </w:pPr>
      <w:r w:rsidRPr="00903DBA">
        <w:rPr>
          <w:highlight w:val="white"/>
        </w:rPr>
        <w:t xml:space="preserve">                     rightExpression, Message.Pointer_to_void);</w:t>
      </w:r>
    </w:p>
    <w:p w14:paraId="1D2DDEBA" w14:textId="77777777" w:rsidR="005E5A36" w:rsidRPr="00903DBA" w:rsidRDefault="005E5A36" w:rsidP="005E5A36">
      <w:pPr>
        <w:pStyle w:val="Code"/>
        <w:rPr>
          <w:highlight w:val="white"/>
        </w:rPr>
      </w:pPr>
      <w:r w:rsidRPr="00903DBA">
        <w:rPr>
          <w:highlight w:val="white"/>
        </w:rPr>
        <w:t xml:space="preserve">        Assert.Error(leftType.PointerOrArrayType.Size() ==</w:t>
      </w:r>
    </w:p>
    <w:p w14:paraId="03C63FB8" w14:textId="77777777" w:rsidR="005E5A36" w:rsidRPr="00903DBA" w:rsidRDefault="005E5A36" w:rsidP="005E5A36">
      <w:pPr>
        <w:pStyle w:val="Code"/>
        <w:rPr>
          <w:highlight w:val="white"/>
        </w:rPr>
      </w:pPr>
      <w:r w:rsidRPr="00903DBA">
        <w:rPr>
          <w:highlight w:val="white"/>
        </w:rPr>
        <w:t xml:space="preserve">                     rightType.PointerOrArrayType.Size(),</w:t>
      </w:r>
    </w:p>
    <w:p w14:paraId="67872785" w14:textId="77777777" w:rsidR="005E5A36" w:rsidRPr="00903DBA" w:rsidRDefault="005E5A36" w:rsidP="005E5A36">
      <w:pPr>
        <w:pStyle w:val="Code"/>
        <w:rPr>
          <w:highlight w:val="white"/>
        </w:rPr>
      </w:pPr>
      <w:r w:rsidRPr="00903DBA">
        <w:rPr>
          <w:highlight w:val="white"/>
        </w:rPr>
        <w:t xml:space="preserve">                     leftType + " and " + rightType,</w:t>
      </w:r>
    </w:p>
    <w:p w14:paraId="47040391" w14:textId="77777777" w:rsidR="005E5A36" w:rsidRPr="00903DBA" w:rsidRDefault="005E5A36" w:rsidP="005E5A36">
      <w:pPr>
        <w:pStyle w:val="Code"/>
        <w:rPr>
          <w:highlight w:val="white"/>
        </w:rPr>
      </w:pPr>
      <w:r w:rsidRPr="00903DBA">
        <w:rPr>
          <w:highlight w:val="white"/>
        </w:rPr>
        <w:t xml:space="preserve">                     Message.Invalid_expression);</w:t>
      </w:r>
    </w:p>
    <w:p w14:paraId="00099AE3" w14:textId="77777777" w:rsidR="005E5A36" w:rsidRPr="00903DBA" w:rsidRDefault="005E5A36" w:rsidP="005E5A36">
      <w:pPr>
        <w:pStyle w:val="Code"/>
        <w:rPr>
          <w:highlight w:val="white"/>
        </w:rPr>
      </w:pPr>
      <w:r w:rsidRPr="00903DBA">
        <w:rPr>
          <w:highlight w:val="white"/>
        </w:rPr>
        <w:t xml:space="preserve">                     </w:t>
      </w:r>
    </w:p>
    <w:p w14:paraId="0B879557"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6B78D7C9" w14:textId="77777777" w:rsidR="005E5A36" w:rsidRPr="00903DBA" w:rsidRDefault="005E5A36" w:rsidP="005E5A36">
      <w:pPr>
        <w:pStyle w:val="Code"/>
        <w:rPr>
          <w:highlight w:val="white"/>
        </w:rPr>
      </w:pPr>
      <w:r w:rsidRPr="00903DBA">
        <w:rPr>
          <w:highlight w:val="white"/>
        </w:rPr>
        <w:t xml:space="preserve">        longList.AddRange(leftExpression.LongList);</w:t>
      </w:r>
    </w:p>
    <w:p w14:paraId="15FB35D3" w14:textId="77777777" w:rsidR="005E5A36" w:rsidRPr="00903DBA" w:rsidRDefault="005E5A36" w:rsidP="005E5A36">
      <w:pPr>
        <w:pStyle w:val="Code"/>
        <w:rPr>
          <w:highlight w:val="white"/>
        </w:rPr>
      </w:pPr>
      <w:r w:rsidRPr="00903DBA">
        <w:rPr>
          <w:highlight w:val="white"/>
        </w:rPr>
        <w:t xml:space="preserve">        longList.AddRange(rightExpression.LongList);</w:t>
      </w:r>
    </w:p>
    <w:p w14:paraId="614C8E08" w14:textId="77777777" w:rsidR="005E5A36" w:rsidRPr="00903DBA" w:rsidRDefault="005E5A36" w:rsidP="005E5A36">
      <w:pPr>
        <w:pStyle w:val="Code"/>
        <w:rPr>
          <w:highlight w:val="white"/>
        </w:rPr>
      </w:pPr>
      <w:r w:rsidRPr="00903DBA">
        <w:rPr>
          <w:highlight w:val="white"/>
        </w:rPr>
        <w:t xml:space="preserve">        Symbol resultSymbol = new Symbol(Type.VoidPointerType);</w:t>
      </w:r>
    </w:p>
    <w:p w14:paraId="50F1B374" w14:textId="77777777" w:rsidR="005E5A36" w:rsidRPr="00903DBA" w:rsidRDefault="005E5A36" w:rsidP="005E5A36">
      <w:pPr>
        <w:pStyle w:val="Code"/>
        <w:rPr>
          <w:highlight w:val="white"/>
        </w:rPr>
      </w:pPr>
      <w:r w:rsidRPr="00903DBA">
        <w:rPr>
          <w:highlight w:val="white"/>
        </w:rPr>
        <w:t xml:space="preserve">        </w:t>
      </w:r>
    </w:p>
    <w:p w14:paraId="637E4E38" w14:textId="77777777" w:rsidR="005E5A36" w:rsidRPr="00903DBA" w:rsidRDefault="005E5A36" w:rsidP="005E5A36">
      <w:pPr>
        <w:pStyle w:val="Code"/>
        <w:rPr>
          <w:highlight w:val="white"/>
        </w:rPr>
      </w:pPr>
      <w:r w:rsidRPr="00903DBA">
        <w:rPr>
          <w:highlight w:val="white"/>
        </w:rPr>
        <w:t xml:space="preserve">        int pointerSize = rightType.PointerOrArrayType.Size();</w:t>
      </w:r>
    </w:p>
    <w:p w14:paraId="7F8B9574" w14:textId="77777777" w:rsidR="005E5A36" w:rsidRPr="00903DBA" w:rsidRDefault="005E5A36" w:rsidP="005E5A36">
      <w:pPr>
        <w:pStyle w:val="Code"/>
        <w:rPr>
          <w:highlight w:val="white"/>
        </w:rPr>
      </w:pPr>
      <w:r w:rsidRPr="00903DBA">
        <w:rPr>
          <w:highlight w:val="white"/>
        </w:rPr>
        <w:t xml:space="preserve">        Symbol additionSymbol = new Symbol(Type.IntegerPointerType),</w:t>
      </w:r>
    </w:p>
    <w:p w14:paraId="28F17E8D" w14:textId="77777777" w:rsidR="005E5A36" w:rsidRPr="00903DBA" w:rsidRDefault="005E5A36" w:rsidP="005E5A36">
      <w:pPr>
        <w:pStyle w:val="Code"/>
        <w:rPr>
          <w:highlight w:val="white"/>
        </w:rPr>
      </w:pPr>
      <w:r w:rsidRPr="00903DBA">
        <w:rPr>
          <w:highlight w:val="white"/>
        </w:rPr>
        <w:t xml:space="preserve">               sizeSymbol = new Symbol(Type.IntegerPointerType,</w:t>
      </w:r>
    </w:p>
    <w:p w14:paraId="5390A0FE" w14:textId="77777777" w:rsidR="005E5A36" w:rsidRPr="00903DBA" w:rsidRDefault="005E5A36" w:rsidP="005E5A36">
      <w:pPr>
        <w:pStyle w:val="Code"/>
        <w:rPr>
          <w:highlight w:val="white"/>
        </w:rPr>
      </w:pPr>
      <w:r w:rsidRPr="00903DBA">
        <w:rPr>
          <w:highlight w:val="white"/>
        </w:rPr>
        <w:t xml:space="preserve">                                       (BigInteger) pointerSize);</w:t>
      </w:r>
    </w:p>
    <w:p w14:paraId="6E7D0BD5" w14:textId="571756F9" w:rsidR="005E5A36" w:rsidRPr="00903DBA" w:rsidRDefault="005E5A36" w:rsidP="005E5A36">
      <w:pPr>
        <w:rPr>
          <w:highlight w:val="white"/>
        </w:rPr>
      </w:pPr>
      <w:r w:rsidRPr="00903DBA">
        <w:rPr>
          <w:highlight w:val="white"/>
        </w:rPr>
        <w:t xml:space="preserve">We first subtract the pointer values, and then divide the difference by the size of the pointer types. There may be a division by one, in case the pointer types have size one, which is inefficient. However, the Middle Code Optimizer in Chapter </w:t>
      </w:r>
      <w:r w:rsidRPr="00903DBA">
        <w:rPr>
          <w:highlight w:val="white"/>
        </w:rPr>
        <w:fldChar w:fldCharType="begin"/>
      </w:r>
      <w:r w:rsidRPr="00903DBA">
        <w:rPr>
          <w:highlight w:val="white"/>
        </w:rPr>
        <w:instrText xml:space="preserve"> REF _Ref54016644 \r \h </w:instrText>
      </w:r>
      <w:r w:rsidRPr="00903DBA">
        <w:rPr>
          <w:highlight w:val="white"/>
        </w:rPr>
      </w:r>
      <w:r w:rsidRPr="00903DBA">
        <w:rPr>
          <w:highlight w:val="white"/>
        </w:rPr>
        <w:fldChar w:fldCharType="separate"/>
      </w:r>
      <w:r w:rsidR="00392B3E">
        <w:rPr>
          <w:highlight w:val="white"/>
        </w:rPr>
        <w:t>11</w:t>
      </w:r>
      <w:r w:rsidRPr="00903DBA">
        <w:rPr>
          <w:highlight w:val="white"/>
        </w:rPr>
        <w:fldChar w:fldCharType="end"/>
      </w:r>
      <w:r w:rsidRPr="00903DBA">
        <w:rPr>
          <w:highlight w:val="white"/>
        </w:rPr>
        <w:t xml:space="preserve"> will take care of the case.</w:t>
      </w:r>
    </w:p>
    <w:p w14:paraId="4E3BE93B" w14:textId="77777777" w:rsidR="005E5A36" w:rsidRPr="00903DBA" w:rsidRDefault="005E5A36" w:rsidP="005E5A36">
      <w:pPr>
        <w:pStyle w:val="Code"/>
        <w:rPr>
          <w:highlight w:val="white"/>
        </w:rPr>
      </w:pPr>
      <w:r w:rsidRPr="00903DBA">
        <w:rPr>
          <w:highlight w:val="white"/>
        </w:rPr>
        <w:t xml:space="preserve">        AddMiddleCode(longList, middleOp, additionSymbol,</w:t>
      </w:r>
    </w:p>
    <w:p w14:paraId="6B6F6A34"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2C4A2AB4" w14:textId="77777777" w:rsidR="005E5A36" w:rsidRPr="00903DBA" w:rsidRDefault="005E5A36" w:rsidP="005E5A36">
      <w:pPr>
        <w:pStyle w:val="Code"/>
        <w:rPr>
          <w:highlight w:val="white"/>
        </w:rPr>
      </w:pPr>
      <w:r w:rsidRPr="00903DBA">
        <w:rPr>
          <w:highlight w:val="white"/>
        </w:rPr>
        <w:t xml:space="preserve">        AddMiddleCode(longList, MiddleOperator.UnsignedDivide, resultSymbol,</w:t>
      </w:r>
    </w:p>
    <w:p w14:paraId="3454FEC1" w14:textId="77777777" w:rsidR="005E5A36" w:rsidRPr="00903DBA" w:rsidRDefault="005E5A36" w:rsidP="005E5A36">
      <w:pPr>
        <w:pStyle w:val="Code"/>
        <w:rPr>
          <w:highlight w:val="white"/>
        </w:rPr>
      </w:pPr>
      <w:r w:rsidRPr="00903DBA">
        <w:rPr>
          <w:highlight w:val="white"/>
        </w:rPr>
        <w:t xml:space="preserve">                      additionSymbol, sizeSymbol);</w:t>
      </w:r>
    </w:p>
    <w:p w14:paraId="3BBDF0E7" w14:textId="77777777" w:rsidR="005E5A36" w:rsidRPr="00903DBA" w:rsidRDefault="005E5A36" w:rsidP="005E5A36">
      <w:pPr>
        <w:pStyle w:val="Code"/>
        <w:rPr>
          <w:highlight w:val="white"/>
        </w:rPr>
      </w:pPr>
    </w:p>
    <w:p w14:paraId="00CFB001" w14:textId="77777777" w:rsidR="005E5A36" w:rsidRPr="00903DBA" w:rsidRDefault="005E5A36" w:rsidP="005E5A36">
      <w:pPr>
        <w:pStyle w:val="Code"/>
        <w:rPr>
          <w:highlight w:val="white"/>
        </w:rPr>
      </w:pPr>
      <w:r w:rsidRPr="00903DBA">
        <w:rPr>
          <w:highlight w:val="white"/>
        </w:rPr>
        <w:t xml:space="preserve">        Expression resultExpression = new Expression(resultSymbol,</w:t>
      </w:r>
    </w:p>
    <w:p w14:paraId="3A9FC0EC" w14:textId="77777777" w:rsidR="005E5A36" w:rsidRPr="00903DBA" w:rsidRDefault="005E5A36" w:rsidP="005E5A36">
      <w:pPr>
        <w:pStyle w:val="Code"/>
        <w:rPr>
          <w:highlight w:val="white"/>
        </w:rPr>
      </w:pPr>
      <w:r w:rsidRPr="00903DBA">
        <w:rPr>
          <w:highlight w:val="white"/>
        </w:rPr>
        <w:t xml:space="preserve">                                                     shortList, longList);</w:t>
      </w:r>
    </w:p>
    <w:p w14:paraId="1DB8FE2C" w14:textId="77777777" w:rsidR="005E5A36" w:rsidRPr="00903DBA" w:rsidRDefault="005E5A36" w:rsidP="005E5A36">
      <w:pPr>
        <w:rPr>
          <w:highlight w:val="white"/>
        </w:rPr>
      </w:pPr>
      <w:r w:rsidRPr="00903DBA">
        <w:rPr>
          <w:highlight w:val="white"/>
        </w:rPr>
        <w:t>Finally, we type cast the result of the division into signed integer.</w:t>
      </w:r>
    </w:p>
    <w:p w14:paraId="5CFB9428" w14:textId="77777777" w:rsidR="005E5A36" w:rsidRPr="00903DBA" w:rsidRDefault="005E5A36" w:rsidP="005E5A36">
      <w:pPr>
        <w:pStyle w:val="Code"/>
        <w:rPr>
          <w:highlight w:val="white"/>
        </w:rPr>
      </w:pPr>
      <w:r w:rsidRPr="00903DBA">
        <w:rPr>
          <w:highlight w:val="white"/>
        </w:rPr>
        <w:lastRenderedPageBreak/>
        <w:t xml:space="preserve">        return TypeCast.ImplicitCast(resultExpression,</w:t>
      </w:r>
    </w:p>
    <w:p w14:paraId="3A6FA8E2" w14:textId="77777777" w:rsidR="005E5A36" w:rsidRPr="00903DBA" w:rsidRDefault="005E5A36" w:rsidP="005E5A36">
      <w:pPr>
        <w:pStyle w:val="Code"/>
        <w:rPr>
          <w:highlight w:val="white"/>
        </w:rPr>
      </w:pPr>
      <w:r w:rsidRPr="00903DBA">
        <w:rPr>
          <w:highlight w:val="white"/>
        </w:rPr>
        <w:t xml:space="preserve">                                     Type.SignedIntegerType);</w:t>
      </w:r>
    </w:p>
    <w:p w14:paraId="68AEC495" w14:textId="77777777" w:rsidR="005E5A36" w:rsidRPr="00903DBA" w:rsidRDefault="005E5A36" w:rsidP="005E5A36">
      <w:pPr>
        <w:pStyle w:val="Code"/>
        <w:rPr>
          <w:highlight w:val="white"/>
        </w:rPr>
      </w:pPr>
      <w:r w:rsidRPr="00903DBA">
        <w:rPr>
          <w:highlight w:val="white"/>
        </w:rPr>
        <w:t xml:space="preserve">      }</w:t>
      </w:r>
    </w:p>
    <w:p w14:paraId="13B88A35" w14:textId="77777777" w:rsidR="005E5A36" w:rsidRPr="00903DBA" w:rsidRDefault="005E5A36" w:rsidP="005E5A36">
      <w:pPr>
        <w:pStyle w:val="Code"/>
        <w:rPr>
          <w:highlight w:val="white"/>
        </w:rPr>
      </w:pPr>
      <w:r w:rsidRPr="00903DBA">
        <w:rPr>
          <w:highlight w:val="white"/>
        </w:rPr>
        <w:t xml:space="preserve">    }</w:t>
      </w:r>
    </w:p>
    <w:p w14:paraId="299AD352" w14:textId="7A4F0FAA" w:rsidR="005E5A36" w:rsidRPr="0024406E" w:rsidRDefault="005E5A36" w:rsidP="001A1BB8">
      <w:pPr>
        <w:pStyle w:val="Rubrik3"/>
        <w:rPr>
          <w:highlight w:val="white"/>
        </w:rPr>
      </w:pPr>
      <w:r w:rsidRPr="0024406E">
        <w:rPr>
          <w:highlight w:val="white"/>
        </w:rPr>
        <w:t>Multiplication Expressions</w:t>
      </w:r>
      <w:r w:rsidR="000B4F2B">
        <w:rPr>
          <w:highlight w:val="white"/>
        </w:rPr>
        <w:t xml:space="preserve"> // XXX</w:t>
      </w:r>
    </w:p>
    <w:p w14:paraId="0FCD2255" w14:textId="77777777" w:rsidR="005E5A36" w:rsidRPr="00903DBA" w:rsidRDefault="005E5A36" w:rsidP="005E5A36">
      <w:pPr>
        <w:pStyle w:val="Code"/>
        <w:rPr>
          <w:highlight w:val="white"/>
        </w:rPr>
      </w:pPr>
      <w:r w:rsidRPr="00903DBA">
        <w:rPr>
          <w:highlight w:val="white"/>
        </w:rPr>
        <w:t xml:space="preserve">    public static Expression MultiplyExpression(MiddleOperator middleOp,</w:t>
      </w:r>
    </w:p>
    <w:p w14:paraId="4BAAD751" w14:textId="77777777" w:rsidR="005E5A36" w:rsidRPr="00903DBA" w:rsidRDefault="005E5A36" w:rsidP="005E5A36">
      <w:pPr>
        <w:pStyle w:val="Code"/>
        <w:rPr>
          <w:highlight w:val="white"/>
        </w:rPr>
      </w:pPr>
      <w:r w:rsidRPr="00903DBA">
        <w:rPr>
          <w:highlight w:val="white"/>
        </w:rPr>
        <w:t xml:space="preserve">                                                Expression leftExpression,</w:t>
      </w:r>
    </w:p>
    <w:p w14:paraId="7413205B" w14:textId="77777777" w:rsidR="005E5A36" w:rsidRPr="00903DBA" w:rsidRDefault="005E5A36" w:rsidP="005E5A36">
      <w:pPr>
        <w:pStyle w:val="Code"/>
        <w:rPr>
          <w:highlight w:val="white"/>
        </w:rPr>
      </w:pPr>
      <w:r w:rsidRPr="00903DBA">
        <w:rPr>
          <w:highlight w:val="white"/>
        </w:rPr>
        <w:t xml:space="preserve">                                                Expression rightExpression) {</w:t>
      </w:r>
    </w:p>
    <w:p w14:paraId="1CCD2C69" w14:textId="77777777" w:rsidR="005E5A36" w:rsidRPr="00903DBA" w:rsidRDefault="005E5A36" w:rsidP="005E5A36">
      <w:pPr>
        <w:pStyle w:val="Code"/>
        <w:rPr>
          <w:highlight w:val="white"/>
        </w:rPr>
      </w:pPr>
      <w:r w:rsidRPr="00903DBA">
        <w:rPr>
          <w:highlight w:val="white"/>
        </w:rPr>
        <w:t xml:space="preserve">      List&lt;MiddleCode&gt; constLongList = new List&lt;MiddleCode&gt;();</w:t>
      </w:r>
    </w:p>
    <w:p w14:paraId="062D7A9C" w14:textId="77777777" w:rsidR="005E5A36" w:rsidRPr="00903DBA" w:rsidRDefault="005E5A36" w:rsidP="005E5A36">
      <w:pPr>
        <w:pStyle w:val="Code"/>
        <w:rPr>
          <w:highlight w:val="white"/>
        </w:rPr>
      </w:pPr>
      <w:r w:rsidRPr="00903DBA">
        <w:rPr>
          <w:highlight w:val="white"/>
        </w:rPr>
        <w:t xml:space="preserve">      constLongList.AddRange(leftExpression.LongList);</w:t>
      </w:r>
    </w:p>
    <w:p w14:paraId="19C56A92" w14:textId="77777777" w:rsidR="005E5A36" w:rsidRPr="00903DBA" w:rsidRDefault="005E5A36" w:rsidP="005E5A36">
      <w:pPr>
        <w:pStyle w:val="Code"/>
        <w:rPr>
          <w:highlight w:val="white"/>
        </w:rPr>
      </w:pPr>
      <w:r w:rsidRPr="00903DBA">
        <w:rPr>
          <w:highlight w:val="white"/>
        </w:rPr>
        <w:t xml:space="preserve">      constLongList.AddRange(rightExpression.LongList);</w:t>
      </w:r>
    </w:p>
    <w:p w14:paraId="459629D9" w14:textId="77777777" w:rsidR="005E5A36" w:rsidRPr="00903DBA" w:rsidRDefault="005E5A36" w:rsidP="005E5A36">
      <w:pPr>
        <w:pStyle w:val="Code"/>
        <w:rPr>
          <w:highlight w:val="white"/>
        </w:rPr>
      </w:pPr>
      <w:r w:rsidRPr="00903DBA">
        <w:rPr>
          <w:highlight w:val="white"/>
        </w:rPr>
        <w:t xml:space="preserve">           </w:t>
      </w:r>
    </w:p>
    <w:p w14:paraId="2CD03643" w14:textId="77777777" w:rsidR="005E5A36" w:rsidRPr="00903DBA" w:rsidRDefault="005E5A36" w:rsidP="005E5A36">
      <w:pPr>
        <w:pStyle w:val="Code"/>
        <w:rPr>
          <w:highlight w:val="white"/>
        </w:rPr>
      </w:pPr>
      <w:r w:rsidRPr="00903DBA">
        <w:rPr>
          <w:highlight w:val="white"/>
        </w:rPr>
        <w:t xml:space="preserve">      Expression constantExpression =</w:t>
      </w:r>
    </w:p>
    <w:p w14:paraId="4ABE664E" w14:textId="77777777" w:rsidR="005E5A36" w:rsidRPr="00903DBA" w:rsidRDefault="005E5A36" w:rsidP="005E5A36">
      <w:pPr>
        <w:pStyle w:val="Code"/>
        <w:rPr>
          <w:highlight w:val="white"/>
        </w:rPr>
      </w:pPr>
      <w:r w:rsidRPr="00903DBA">
        <w:rPr>
          <w:highlight w:val="white"/>
        </w:rPr>
        <w:t xml:space="preserve">        ConstantExpression.Arithmetic(middleOp, leftExpression,</w:t>
      </w:r>
    </w:p>
    <w:p w14:paraId="0567A07F" w14:textId="77777777" w:rsidR="005E5A36" w:rsidRPr="00903DBA" w:rsidRDefault="005E5A36" w:rsidP="005E5A36">
      <w:pPr>
        <w:pStyle w:val="Code"/>
        <w:rPr>
          <w:highlight w:val="white"/>
        </w:rPr>
      </w:pPr>
      <w:r w:rsidRPr="00903DBA">
        <w:rPr>
          <w:highlight w:val="white"/>
        </w:rPr>
        <w:t xml:space="preserve">                                      rightExpression);</w:t>
      </w:r>
    </w:p>
    <w:p w14:paraId="7384D9A9" w14:textId="77777777" w:rsidR="005E5A36" w:rsidRPr="00903DBA" w:rsidRDefault="005E5A36" w:rsidP="005E5A36">
      <w:pPr>
        <w:pStyle w:val="Code"/>
        <w:rPr>
          <w:highlight w:val="white"/>
        </w:rPr>
      </w:pPr>
      <w:r w:rsidRPr="00903DBA">
        <w:rPr>
          <w:highlight w:val="white"/>
        </w:rPr>
        <w:t xml:space="preserve">      if (constantExpression != null) {</w:t>
      </w:r>
    </w:p>
    <w:p w14:paraId="4A9F2B12" w14:textId="77777777" w:rsidR="005E5A36" w:rsidRPr="00903DBA" w:rsidRDefault="005E5A36" w:rsidP="005E5A36">
      <w:pPr>
        <w:pStyle w:val="Code"/>
        <w:rPr>
          <w:highlight w:val="white"/>
        </w:rPr>
      </w:pPr>
      <w:r w:rsidRPr="00903DBA">
        <w:rPr>
          <w:highlight w:val="white"/>
        </w:rPr>
        <w:t xml:space="preserve">        return constantExpression;</w:t>
      </w:r>
    </w:p>
    <w:p w14:paraId="574422FC" w14:textId="77777777" w:rsidR="005E5A36" w:rsidRPr="00903DBA" w:rsidRDefault="005E5A36" w:rsidP="005E5A36">
      <w:pPr>
        <w:pStyle w:val="Code"/>
        <w:rPr>
          <w:highlight w:val="white"/>
        </w:rPr>
      </w:pPr>
      <w:r w:rsidRPr="00903DBA">
        <w:rPr>
          <w:highlight w:val="white"/>
        </w:rPr>
        <w:t xml:space="preserve">      }</w:t>
      </w:r>
    </w:p>
    <w:p w14:paraId="6BFF0864" w14:textId="77777777" w:rsidR="005E5A36" w:rsidRPr="00903DBA" w:rsidRDefault="005E5A36" w:rsidP="005E5A36">
      <w:pPr>
        <w:pStyle w:val="Code"/>
        <w:rPr>
          <w:highlight w:val="white"/>
        </w:rPr>
      </w:pPr>
    </w:p>
    <w:p w14:paraId="31F1E548" w14:textId="77777777" w:rsidR="005E5A36" w:rsidRPr="00903DBA" w:rsidRDefault="005E5A36" w:rsidP="005E5A36">
      <w:pPr>
        <w:pStyle w:val="Code"/>
        <w:rPr>
          <w:highlight w:val="white"/>
        </w:rPr>
      </w:pPr>
      <w:r w:rsidRPr="00903DBA">
        <w:rPr>
          <w:highlight w:val="white"/>
        </w:rPr>
        <w:t xml:space="preserve">      Type maxType = TypeCast.MaxType(leftExpression.Symbol.Type,</w:t>
      </w:r>
    </w:p>
    <w:p w14:paraId="27F5C5DD" w14:textId="77777777" w:rsidR="005E5A36" w:rsidRPr="00903DBA" w:rsidRDefault="005E5A36" w:rsidP="005E5A36">
      <w:pPr>
        <w:pStyle w:val="Code"/>
        <w:rPr>
          <w:highlight w:val="white"/>
        </w:rPr>
      </w:pPr>
      <w:r w:rsidRPr="00903DBA">
        <w:rPr>
          <w:highlight w:val="white"/>
        </w:rPr>
        <w:t xml:space="preserve">                                      rightExpression.Symbol.Type);</w:t>
      </w:r>
    </w:p>
    <w:p w14:paraId="1AB4666F" w14:textId="77777777" w:rsidR="005E5A36" w:rsidRPr="00903DBA" w:rsidRDefault="005E5A36" w:rsidP="005E5A36">
      <w:pPr>
        <w:pStyle w:val="Code"/>
        <w:rPr>
          <w:highlight w:val="white"/>
        </w:rPr>
      </w:pPr>
    </w:p>
    <w:p w14:paraId="15CA7E2D" w14:textId="77777777" w:rsidR="005E5A36" w:rsidRPr="00903DBA" w:rsidRDefault="005E5A36" w:rsidP="005E5A36">
      <w:pPr>
        <w:pStyle w:val="Code"/>
        <w:rPr>
          <w:highlight w:val="white"/>
        </w:rPr>
      </w:pPr>
      <w:r w:rsidRPr="00903DBA">
        <w:rPr>
          <w:highlight w:val="white"/>
        </w:rPr>
        <w:t xml:space="preserve">      if ((middleOp == MiddleOperator.SignedModulo) ||</w:t>
      </w:r>
    </w:p>
    <w:p w14:paraId="145753A0" w14:textId="77777777" w:rsidR="005E5A36" w:rsidRPr="00903DBA" w:rsidRDefault="005E5A36" w:rsidP="005E5A36">
      <w:pPr>
        <w:pStyle w:val="Code"/>
        <w:rPr>
          <w:highlight w:val="white"/>
        </w:rPr>
      </w:pPr>
      <w:r w:rsidRPr="00903DBA">
        <w:rPr>
          <w:highlight w:val="white"/>
        </w:rPr>
        <w:t xml:space="preserve">          (middleOp == MiddleOperator.UnsignedModulo)) {</w:t>
      </w:r>
    </w:p>
    <w:p w14:paraId="752FDB57" w14:textId="77777777" w:rsidR="005E5A36" w:rsidRPr="00903DBA" w:rsidRDefault="005E5A36" w:rsidP="005E5A36">
      <w:pPr>
        <w:pStyle w:val="Code"/>
        <w:rPr>
          <w:highlight w:val="white"/>
        </w:rPr>
      </w:pPr>
      <w:r w:rsidRPr="00903DBA">
        <w:rPr>
          <w:highlight w:val="white"/>
        </w:rPr>
        <w:t xml:space="preserve">        Assert.Error(maxType.IsIntegralPointerArrayStringOrFunction(),</w:t>
      </w:r>
    </w:p>
    <w:p w14:paraId="47FE9DFA" w14:textId="77777777" w:rsidR="005E5A36" w:rsidRPr="00903DBA" w:rsidRDefault="005E5A36" w:rsidP="005E5A36">
      <w:pPr>
        <w:pStyle w:val="Code"/>
        <w:rPr>
          <w:highlight w:val="white"/>
        </w:rPr>
      </w:pPr>
      <w:r w:rsidRPr="00903DBA">
        <w:rPr>
          <w:highlight w:val="white"/>
        </w:rPr>
        <w:t xml:space="preserve">                      maxType, Message.Invalid_type_in_expression);</w:t>
      </w:r>
    </w:p>
    <w:p w14:paraId="0DFF65F3" w14:textId="77777777" w:rsidR="005E5A36" w:rsidRPr="00903DBA" w:rsidRDefault="005E5A36" w:rsidP="005E5A36">
      <w:pPr>
        <w:pStyle w:val="Code"/>
        <w:rPr>
          <w:highlight w:val="white"/>
        </w:rPr>
      </w:pPr>
      <w:r w:rsidRPr="00903DBA">
        <w:rPr>
          <w:highlight w:val="white"/>
        </w:rPr>
        <w:t xml:space="preserve">      }</w:t>
      </w:r>
    </w:p>
    <w:p w14:paraId="19F6E4DC" w14:textId="77777777" w:rsidR="005E5A36" w:rsidRPr="00903DBA" w:rsidRDefault="005E5A36" w:rsidP="005E5A36">
      <w:pPr>
        <w:pStyle w:val="Code"/>
        <w:rPr>
          <w:highlight w:val="white"/>
        </w:rPr>
      </w:pPr>
      <w:r w:rsidRPr="00903DBA">
        <w:rPr>
          <w:highlight w:val="white"/>
        </w:rPr>
        <w:t xml:space="preserve">      else {</w:t>
      </w:r>
    </w:p>
    <w:p w14:paraId="2FB68DA3" w14:textId="77777777" w:rsidR="005E5A36" w:rsidRPr="00903DBA" w:rsidRDefault="005E5A36" w:rsidP="005E5A36">
      <w:pPr>
        <w:pStyle w:val="Code"/>
        <w:rPr>
          <w:highlight w:val="white"/>
        </w:rPr>
      </w:pPr>
      <w:r w:rsidRPr="00903DBA">
        <w:rPr>
          <w:highlight w:val="white"/>
        </w:rPr>
        <w:t xml:space="preserve">        Assert.Error(maxType.IsArithmeticPointerArrayStringOrFunction(),</w:t>
      </w:r>
    </w:p>
    <w:p w14:paraId="09646529" w14:textId="77777777" w:rsidR="005E5A36" w:rsidRPr="00903DBA" w:rsidRDefault="005E5A36" w:rsidP="005E5A36">
      <w:pPr>
        <w:pStyle w:val="Code"/>
        <w:rPr>
          <w:highlight w:val="white"/>
        </w:rPr>
      </w:pPr>
      <w:r w:rsidRPr="00903DBA">
        <w:rPr>
          <w:highlight w:val="white"/>
        </w:rPr>
        <w:t xml:space="preserve">                      maxType, Message.Invalid_type_in_expression);</w:t>
      </w:r>
    </w:p>
    <w:p w14:paraId="6B89792F" w14:textId="77777777" w:rsidR="005E5A36" w:rsidRPr="00903DBA" w:rsidRDefault="005E5A36" w:rsidP="005E5A36">
      <w:pPr>
        <w:pStyle w:val="Code"/>
        <w:rPr>
          <w:highlight w:val="white"/>
        </w:rPr>
      </w:pPr>
      <w:r w:rsidRPr="00903DBA">
        <w:rPr>
          <w:highlight w:val="white"/>
        </w:rPr>
        <w:t xml:space="preserve">      }</w:t>
      </w:r>
    </w:p>
    <w:p w14:paraId="13FAEF1F" w14:textId="77777777" w:rsidR="005E5A36" w:rsidRPr="00903DBA" w:rsidRDefault="005E5A36" w:rsidP="005E5A36">
      <w:pPr>
        <w:pStyle w:val="Code"/>
        <w:rPr>
          <w:highlight w:val="white"/>
        </w:rPr>
      </w:pPr>
    </w:p>
    <w:p w14:paraId="1CB4333C" w14:textId="77777777" w:rsidR="005E5A36" w:rsidRPr="00903DBA" w:rsidRDefault="005E5A36" w:rsidP="005E5A36">
      <w:pPr>
        <w:pStyle w:val="Code"/>
        <w:rPr>
          <w:highlight w:val="white"/>
        </w:rPr>
      </w:pPr>
      <w:r w:rsidRPr="00903DBA">
        <w:rPr>
          <w:highlight w:val="white"/>
        </w:rPr>
        <w:t xml:space="preserve">      leftExpression = TypeCast.ImplicitCast(leftExpression, maxType);</w:t>
      </w:r>
    </w:p>
    <w:p w14:paraId="481E3666" w14:textId="77777777" w:rsidR="005E5A36" w:rsidRPr="00903DBA" w:rsidRDefault="005E5A36" w:rsidP="005E5A36">
      <w:pPr>
        <w:pStyle w:val="Code"/>
        <w:rPr>
          <w:highlight w:val="white"/>
        </w:rPr>
      </w:pPr>
      <w:r w:rsidRPr="00903DBA">
        <w:rPr>
          <w:highlight w:val="white"/>
        </w:rPr>
        <w:t xml:space="preserve">      rightExpression = TypeCast.ImplicitCast(rightExpression, maxType);</w:t>
      </w:r>
    </w:p>
    <w:p w14:paraId="4A19CA56" w14:textId="77777777" w:rsidR="005E5A36" w:rsidRPr="00903DBA" w:rsidRDefault="005E5A36" w:rsidP="005E5A36">
      <w:pPr>
        <w:pStyle w:val="Code"/>
        <w:rPr>
          <w:highlight w:val="white"/>
        </w:rPr>
      </w:pPr>
      <w:r w:rsidRPr="00903DBA">
        <w:rPr>
          <w:highlight w:val="white"/>
        </w:rPr>
        <w:t xml:space="preserve">      Symbol resultSymbol = new Symbol(maxType);</w:t>
      </w:r>
    </w:p>
    <w:p w14:paraId="5A741291" w14:textId="77777777" w:rsidR="005E5A36" w:rsidRPr="00903DBA" w:rsidRDefault="005E5A36" w:rsidP="005E5A36">
      <w:pPr>
        <w:pStyle w:val="Code"/>
        <w:rPr>
          <w:highlight w:val="white"/>
        </w:rPr>
      </w:pPr>
    </w:p>
    <w:p w14:paraId="31F92FE6" w14:textId="77777777" w:rsidR="005E5A36" w:rsidRPr="00903DBA" w:rsidRDefault="005E5A36" w:rsidP="005E5A36">
      <w:pPr>
        <w:pStyle w:val="Code"/>
        <w:rPr>
          <w:highlight w:val="white"/>
        </w:rPr>
      </w:pPr>
      <w:r w:rsidRPr="00903DBA">
        <w:rPr>
          <w:highlight w:val="white"/>
        </w:rPr>
        <w:t xml:space="preserve">      if (maxType.IsUnsigned()) {</w:t>
      </w:r>
    </w:p>
    <w:p w14:paraId="3FAF619F" w14:textId="77777777" w:rsidR="005E5A36" w:rsidRPr="00903DBA" w:rsidRDefault="005E5A36" w:rsidP="005E5A36">
      <w:pPr>
        <w:pStyle w:val="Code"/>
        <w:rPr>
          <w:highlight w:val="white"/>
        </w:rPr>
      </w:pPr>
      <w:r w:rsidRPr="00903DBA">
        <w:rPr>
          <w:highlight w:val="white"/>
        </w:rPr>
        <w:t xml:space="preserve">        string name = Enum.GetName(typeof(MiddleOperator), middleOp);</w:t>
      </w:r>
    </w:p>
    <w:p w14:paraId="4640ED26" w14:textId="77777777" w:rsidR="005E5A36" w:rsidRPr="00903DBA" w:rsidRDefault="005E5A36" w:rsidP="005E5A36">
      <w:pPr>
        <w:pStyle w:val="Code"/>
        <w:rPr>
          <w:highlight w:val="white"/>
        </w:rPr>
      </w:pPr>
      <w:r w:rsidRPr="00903DBA">
        <w:rPr>
          <w:highlight w:val="white"/>
        </w:rPr>
        <w:t xml:space="preserve">        middleOp = (MiddleOperator) Enum.Parse(typeof(MiddleOperator),</w:t>
      </w:r>
    </w:p>
    <w:p w14:paraId="43D6A338" w14:textId="77777777" w:rsidR="005E5A36" w:rsidRPr="00903DBA" w:rsidRDefault="005E5A36" w:rsidP="005E5A36">
      <w:pPr>
        <w:pStyle w:val="Code"/>
        <w:rPr>
          <w:highlight w:val="white"/>
        </w:rPr>
      </w:pPr>
      <w:r w:rsidRPr="00903DBA">
        <w:rPr>
          <w:highlight w:val="white"/>
        </w:rPr>
        <w:t xml:space="preserve">                                         name.Replace("Signed", "Unsigned"));</w:t>
      </w:r>
    </w:p>
    <w:p w14:paraId="1C408213" w14:textId="77777777" w:rsidR="005E5A36" w:rsidRPr="00903DBA" w:rsidRDefault="005E5A36" w:rsidP="005E5A36">
      <w:pPr>
        <w:pStyle w:val="Code"/>
        <w:rPr>
          <w:highlight w:val="white"/>
        </w:rPr>
      </w:pPr>
      <w:r w:rsidRPr="00903DBA">
        <w:rPr>
          <w:highlight w:val="white"/>
        </w:rPr>
        <w:t xml:space="preserve">      }</w:t>
      </w:r>
    </w:p>
    <w:p w14:paraId="71CAC780" w14:textId="77777777" w:rsidR="005E5A36" w:rsidRPr="00903DBA" w:rsidRDefault="005E5A36" w:rsidP="005E5A36">
      <w:pPr>
        <w:pStyle w:val="Code"/>
        <w:rPr>
          <w:highlight w:val="white"/>
        </w:rPr>
      </w:pPr>
    </w:p>
    <w:p w14:paraId="0B5466F9"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3FFF2078" w14:textId="77777777" w:rsidR="005E5A36" w:rsidRPr="00903DBA" w:rsidRDefault="005E5A36" w:rsidP="005E5A36">
      <w:pPr>
        <w:pStyle w:val="Code"/>
        <w:rPr>
          <w:highlight w:val="white"/>
        </w:rPr>
      </w:pPr>
      <w:r w:rsidRPr="00903DBA">
        <w:rPr>
          <w:highlight w:val="white"/>
        </w:rPr>
        <w:t xml:space="preserve">                       longList = new List&lt;MiddleCode&gt;();</w:t>
      </w:r>
    </w:p>
    <w:p w14:paraId="398D7668" w14:textId="77777777" w:rsidR="005E5A36" w:rsidRPr="00903DBA" w:rsidRDefault="005E5A36" w:rsidP="005E5A36">
      <w:pPr>
        <w:pStyle w:val="Code"/>
        <w:rPr>
          <w:highlight w:val="white"/>
        </w:rPr>
      </w:pPr>
      <w:r w:rsidRPr="00903DBA">
        <w:rPr>
          <w:highlight w:val="white"/>
        </w:rPr>
        <w:t xml:space="preserve">      shortList.AddRange(leftExpression.ShortList);</w:t>
      </w:r>
    </w:p>
    <w:p w14:paraId="03045352" w14:textId="77777777" w:rsidR="005E5A36" w:rsidRPr="00903DBA" w:rsidRDefault="005E5A36" w:rsidP="005E5A36">
      <w:pPr>
        <w:pStyle w:val="Code"/>
        <w:rPr>
          <w:highlight w:val="white"/>
        </w:rPr>
      </w:pPr>
      <w:r w:rsidRPr="00903DBA">
        <w:rPr>
          <w:highlight w:val="white"/>
        </w:rPr>
        <w:t xml:space="preserve">      shortList.AddRange(rightExpression.ShortList);    </w:t>
      </w:r>
    </w:p>
    <w:p w14:paraId="57FD149B" w14:textId="77777777" w:rsidR="005E5A36" w:rsidRPr="00903DBA" w:rsidRDefault="005E5A36" w:rsidP="005E5A36">
      <w:pPr>
        <w:pStyle w:val="Code"/>
        <w:rPr>
          <w:highlight w:val="white"/>
        </w:rPr>
      </w:pPr>
      <w:r w:rsidRPr="00903DBA">
        <w:rPr>
          <w:highlight w:val="white"/>
        </w:rPr>
        <w:t xml:space="preserve">      longList.AddRange(leftExpression.LongList);</w:t>
      </w:r>
    </w:p>
    <w:p w14:paraId="230C5169" w14:textId="77777777" w:rsidR="005E5A36" w:rsidRPr="00903DBA" w:rsidRDefault="005E5A36" w:rsidP="005E5A36">
      <w:pPr>
        <w:pStyle w:val="Code"/>
        <w:rPr>
          <w:highlight w:val="white"/>
        </w:rPr>
      </w:pPr>
      <w:r w:rsidRPr="00903DBA">
        <w:rPr>
          <w:highlight w:val="white"/>
        </w:rPr>
        <w:t xml:space="preserve">      longList.AddRange(rightExpression.LongList);</w:t>
      </w:r>
    </w:p>
    <w:p w14:paraId="2A9BDE1F" w14:textId="77777777" w:rsidR="005E5A36" w:rsidRPr="00903DBA" w:rsidRDefault="005E5A36" w:rsidP="005E5A36">
      <w:pPr>
        <w:pStyle w:val="Code"/>
        <w:rPr>
          <w:highlight w:val="white"/>
        </w:rPr>
      </w:pPr>
    </w:p>
    <w:p w14:paraId="38A50ED9" w14:textId="77777777" w:rsidR="005E5A36" w:rsidRPr="00903DBA" w:rsidRDefault="005E5A36" w:rsidP="005E5A36">
      <w:pPr>
        <w:pStyle w:val="Code"/>
        <w:rPr>
          <w:highlight w:val="white"/>
        </w:rPr>
      </w:pPr>
      <w:r w:rsidRPr="00903DBA">
        <w:rPr>
          <w:highlight w:val="white"/>
        </w:rPr>
        <w:t xml:space="preserve">      AddMiddleCode(longList, middleOp, resultSymbol,</w:t>
      </w:r>
    </w:p>
    <w:p w14:paraId="2F376E87" w14:textId="77777777" w:rsidR="005E5A36" w:rsidRPr="00903DBA" w:rsidRDefault="005E5A36" w:rsidP="005E5A36">
      <w:pPr>
        <w:pStyle w:val="Code"/>
        <w:rPr>
          <w:highlight w:val="white"/>
        </w:rPr>
      </w:pPr>
      <w:r w:rsidRPr="00903DBA">
        <w:rPr>
          <w:highlight w:val="white"/>
        </w:rPr>
        <w:t xml:space="preserve">                    leftExpression.Symbol, rightExpression.Symbol);</w:t>
      </w:r>
    </w:p>
    <w:p w14:paraId="7C9806C2" w14:textId="77777777" w:rsidR="005E5A36" w:rsidRPr="00903DBA" w:rsidRDefault="005E5A36" w:rsidP="005E5A36">
      <w:pPr>
        <w:pStyle w:val="Code"/>
        <w:rPr>
          <w:highlight w:val="white"/>
        </w:rPr>
      </w:pPr>
      <w:r w:rsidRPr="00903DBA">
        <w:rPr>
          <w:highlight w:val="white"/>
        </w:rPr>
        <w:t xml:space="preserve">      return (new Expression(resultSymbol, shortList, longList));</w:t>
      </w:r>
    </w:p>
    <w:p w14:paraId="6F4838E2" w14:textId="77777777" w:rsidR="005E5A36" w:rsidRPr="00903DBA" w:rsidRDefault="005E5A36" w:rsidP="005E5A36">
      <w:pPr>
        <w:pStyle w:val="Code"/>
        <w:rPr>
          <w:highlight w:val="white"/>
        </w:rPr>
      </w:pPr>
      <w:r w:rsidRPr="00903DBA">
        <w:rPr>
          <w:highlight w:val="white"/>
        </w:rPr>
        <w:t xml:space="preserve">    }</w:t>
      </w:r>
    </w:p>
    <w:p w14:paraId="40BB3268" w14:textId="77777777" w:rsidR="005E5A36" w:rsidRPr="00903DBA" w:rsidRDefault="005E5A36" w:rsidP="001A1BB8">
      <w:pPr>
        <w:pStyle w:val="Rubrik3"/>
      </w:pPr>
      <w:r w:rsidRPr="00903DBA">
        <w:lastRenderedPageBreak/>
        <w:t>Cast Expressions</w:t>
      </w:r>
    </w:p>
    <w:p w14:paraId="6889A6CE" w14:textId="4B447385" w:rsidR="005E5A36" w:rsidRPr="00903DBA" w:rsidRDefault="00317E0F" w:rsidP="005E5A36">
      <w:pPr>
        <w:rPr>
          <w:highlight w:val="white"/>
        </w:rPr>
      </w:pPr>
      <w:r>
        <w:rPr>
          <w:highlight w:val="white"/>
        </w:rPr>
        <w:t xml:space="preserve">The TypeName method returns the type of the expression. </w:t>
      </w:r>
      <w:r w:rsidR="005E5A36" w:rsidRPr="00903DBA">
        <w:rPr>
          <w:highlight w:val="white"/>
        </w:rPr>
        <w:t xml:space="preserve">The </w:t>
      </w:r>
      <w:r w:rsidR="005E5A36" w:rsidRPr="00903DBA">
        <w:rPr>
          <w:rStyle w:val="KeyWord0"/>
          <w:highlight w:val="white"/>
        </w:rPr>
        <w:t>specifier</w:t>
      </w:r>
      <w:r w:rsidR="005E5A36" w:rsidRPr="00903DBA">
        <w:rPr>
          <w:highlight w:val="white"/>
        </w:rPr>
        <w:t xml:space="preserve"> parameter holds the resulting type of the declaration specifier list.</w:t>
      </w:r>
    </w:p>
    <w:p w14:paraId="09525A79" w14:textId="77777777" w:rsidR="005E5A36" w:rsidRPr="00903DBA" w:rsidRDefault="005E5A36" w:rsidP="005E5A36">
      <w:pPr>
        <w:pStyle w:val="Code"/>
        <w:rPr>
          <w:highlight w:val="white"/>
        </w:rPr>
      </w:pPr>
      <w:r w:rsidRPr="00903DBA">
        <w:rPr>
          <w:highlight w:val="white"/>
        </w:rPr>
        <w:t xml:space="preserve">    public static Type TypeName(Specifier specifier, Declarator declarator) {</w:t>
      </w:r>
    </w:p>
    <w:p w14:paraId="37659765" w14:textId="77777777" w:rsidR="005E5A36" w:rsidRPr="00903DBA" w:rsidRDefault="005E5A36" w:rsidP="005E5A36">
      <w:pPr>
        <w:pStyle w:val="Code"/>
        <w:rPr>
          <w:highlight w:val="white"/>
        </w:rPr>
      </w:pPr>
      <w:r w:rsidRPr="00903DBA">
        <w:rPr>
          <w:highlight w:val="white"/>
        </w:rPr>
        <w:t xml:space="preserve">      Type specifierType = specifier.Type;</w:t>
      </w:r>
    </w:p>
    <w:p w14:paraId="4F6DC373" w14:textId="77777777" w:rsidR="005E5A36" w:rsidRPr="00903DBA" w:rsidRDefault="005E5A36" w:rsidP="005E5A36">
      <w:pPr>
        <w:rPr>
          <w:highlight w:val="white"/>
        </w:rPr>
      </w:pPr>
      <w:r w:rsidRPr="00903DBA">
        <w:rPr>
          <w:highlight w:val="white"/>
        </w:rPr>
        <w:t>If the declarator is not null, we add the specifier’s type to the declarator, and returns its type.</w:t>
      </w:r>
    </w:p>
    <w:p w14:paraId="40EFF0BD" w14:textId="77777777" w:rsidR="005E5A36" w:rsidRPr="00903DBA" w:rsidRDefault="005E5A36" w:rsidP="005E5A36">
      <w:pPr>
        <w:pStyle w:val="Code"/>
        <w:rPr>
          <w:highlight w:val="white"/>
        </w:rPr>
      </w:pPr>
      <w:r w:rsidRPr="00903DBA">
        <w:rPr>
          <w:highlight w:val="white"/>
        </w:rPr>
        <w:t xml:space="preserve">      if (declarator != null) {</w:t>
      </w:r>
    </w:p>
    <w:p w14:paraId="4FF353F5" w14:textId="77777777" w:rsidR="005E5A36" w:rsidRPr="00903DBA" w:rsidRDefault="005E5A36" w:rsidP="005E5A36">
      <w:pPr>
        <w:pStyle w:val="Code"/>
        <w:rPr>
          <w:highlight w:val="white"/>
        </w:rPr>
      </w:pPr>
      <w:r w:rsidRPr="00903DBA">
        <w:rPr>
          <w:highlight w:val="white"/>
        </w:rPr>
        <w:t xml:space="preserve">        declarator.Add(specifierType);</w:t>
      </w:r>
    </w:p>
    <w:p w14:paraId="44E8BAEA" w14:textId="77777777" w:rsidR="005E5A36" w:rsidRPr="00903DBA" w:rsidRDefault="005E5A36" w:rsidP="005E5A36">
      <w:pPr>
        <w:pStyle w:val="Code"/>
        <w:rPr>
          <w:highlight w:val="white"/>
        </w:rPr>
      </w:pPr>
      <w:r w:rsidRPr="00903DBA">
        <w:rPr>
          <w:highlight w:val="white"/>
        </w:rPr>
        <w:t xml:space="preserve">        return declarator.Type;</w:t>
      </w:r>
    </w:p>
    <w:p w14:paraId="2F5785D7" w14:textId="77777777" w:rsidR="005E5A36" w:rsidRPr="00903DBA" w:rsidRDefault="005E5A36" w:rsidP="005E5A36">
      <w:pPr>
        <w:pStyle w:val="Code"/>
        <w:rPr>
          <w:highlight w:val="white"/>
        </w:rPr>
      </w:pPr>
      <w:r w:rsidRPr="00903DBA">
        <w:rPr>
          <w:highlight w:val="white"/>
        </w:rPr>
        <w:t xml:space="preserve">      }</w:t>
      </w:r>
    </w:p>
    <w:p w14:paraId="4BB652FC" w14:textId="129F1202" w:rsidR="005E5A36" w:rsidRPr="00903DBA" w:rsidRDefault="005E5A36" w:rsidP="005E5A36">
      <w:pPr>
        <w:rPr>
          <w:highlight w:val="white"/>
        </w:rPr>
      </w:pPr>
      <w:r w:rsidRPr="00903DBA">
        <w:rPr>
          <w:highlight w:val="white"/>
        </w:rPr>
        <w:t>If the declarator is null, we just return the specif</w:t>
      </w:r>
      <w:r w:rsidR="00065866">
        <w:rPr>
          <w:highlight w:val="white"/>
        </w:rPr>
        <w:t>i</w:t>
      </w:r>
      <w:r w:rsidRPr="00903DBA">
        <w:rPr>
          <w:highlight w:val="white"/>
        </w:rPr>
        <w:t>er’s type.</w:t>
      </w:r>
    </w:p>
    <w:p w14:paraId="2C9A6B22" w14:textId="77777777" w:rsidR="005E5A36" w:rsidRPr="00903DBA" w:rsidRDefault="005E5A36" w:rsidP="005E5A36">
      <w:pPr>
        <w:pStyle w:val="Code"/>
        <w:rPr>
          <w:highlight w:val="white"/>
        </w:rPr>
      </w:pPr>
      <w:r w:rsidRPr="00903DBA">
        <w:rPr>
          <w:highlight w:val="white"/>
        </w:rPr>
        <w:t xml:space="preserve">      else {</w:t>
      </w:r>
    </w:p>
    <w:p w14:paraId="3B0CCC2C" w14:textId="77777777" w:rsidR="005E5A36" w:rsidRPr="00903DBA" w:rsidRDefault="005E5A36" w:rsidP="005E5A36">
      <w:pPr>
        <w:pStyle w:val="Code"/>
        <w:rPr>
          <w:highlight w:val="white"/>
        </w:rPr>
      </w:pPr>
      <w:r w:rsidRPr="00903DBA">
        <w:rPr>
          <w:highlight w:val="white"/>
        </w:rPr>
        <w:t xml:space="preserve">        return specifierType;</w:t>
      </w:r>
    </w:p>
    <w:p w14:paraId="75017F22" w14:textId="77777777" w:rsidR="005E5A36" w:rsidRPr="00903DBA" w:rsidRDefault="005E5A36" w:rsidP="005E5A36">
      <w:pPr>
        <w:pStyle w:val="Code"/>
        <w:rPr>
          <w:highlight w:val="white"/>
        </w:rPr>
      </w:pPr>
      <w:r w:rsidRPr="00903DBA">
        <w:rPr>
          <w:highlight w:val="white"/>
        </w:rPr>
        <w:t xml:space="preserve">      }</w:t>
      </w:r>
    </w:p>
    <w:p w14:paraId="557742AC" w14:textId="77777777" w:rsidR="005E5A36" w:rsidRPr="00903DBA" w:rsidRDefault="005E5A36" w:rsidP="005E5A36">
      <w:pPr>
        <w:pStyle w:val="Code"/>
        <w:rPr>
          <w:highlight w:val="white"/>
        </w:rPr>
      </w:pPr>
      <w:r w:rsidRPr="00903DBA">
        <w:rPr>
          <w:highlight w:val="white"/>
        </w:rPr>
        <w:t xml:space="preserve">    }</w:t>
      </w:r>
    </w:p>
    <w:p w14:paraId="188330B9" w14:textId="6722CE7B" w:rsidR="005E5A36" w:rsidRDefault="005E5A36" w:rsidP="005E5A36">
      <w:pPr>
        <w:pStyle w:val="Rubrik3"/>
      </w:pPr>
      <w:r w:rsidRPr="00903DBA">
        <w:t>Unary Addition Expressions</w:t>
      </w:r>
    </w:p>
    <w:p w14:paraId="3D582B1D" w14:textId="73935FB4" w:rsidR="00D001BA" w:rsidRPr="00D001BA" w:rsidRDefault="00D001BA" w:rsidP="00D001BA">
      <w:r>
        <w:t xml:space="preserve">The unary addition operators are plus and minus. The operand must be a </w:t>
      </w:r>
      <w:r w:rsidR="0040535C">
        <w:t>logical or arithmetic value.</w:t>
      </w:r>
    </w:p>
    <w:p w14:paraId="64AA9C16" w14:textId="77777777" w:rsidR="005E5A36" w:rsidRPr="00903DBA" w:rsidRDefault="005E5A36" w:rsidP="005E5A36">
      <w:pPr>
        <w:pStyle w:val="Code"/>
        <w:rPr>
          <w:highlight w:val="white"/>
        </w:rPr>
      </w:pPr>
      <w:r w:rsidRPr="00903DBA">
        <w:rPr>
          <w:highlight w:val="white"/>
        </w:rPr>
        <w:t xml:space="preserve">    public static Expression UnaryExpression(MiddleOperator middleOp,</w:t>
      </w:r>
    </w:p>
    <w:p w14:paraId="0032E252" w14:textId="77777777" w:rsidR="005E5A36" w:rsidRPr="00903DBA" w:rsidRDefault="005E5A36" w:rsidP="005E5A36">
      <w:pPr>
        <w:pStyle w:val="Code"/>
        <w:rPr>
          <w:highlight w:val="white"/>
        </w:rPr>
      </w:pPr>
      <w:r w:rsidRPr="00903DBA">
        <w:rPr>
          <w:highlight w:val="white"/>
        </w:rPr>
        <w:t xml:space="preserve">                                             Expression expression) {</w:t>
      </w:r>
    </w:p>
    <w:p w14:paraId="3B210D9A" w14:textId="77777777" w:rsidR="005E5A36" w:rsidRPr="00903DBA" w:rsidRDefault="005E5A36" w:rsidP="005E5A36">
      <w:pPr>
        <w:pStyle w:val="Code"/>
        <w:rPr>
          <w:highlight w:val="white"/>
        </w:rPr>
      </w:pPr>
      <w:r w:rsidRPr="00903DBA">
        <w:rPr>
          <w:highlight w:val="white"/>
        </w:rPr>
        <w:t xml:space="preserve">      Type type = expression.Symbol.Type;</w:t>
      </w:r>
    </w:p>
    <w:p w14:paraId="4F3DB7C1" w14:textId="340AA282" w:rsidR="005E5A36" w:rsidRDefault="005E5A36" w:rsidP="005E5A36">
      <w:pPr>
        <w:pStyle w:val="Code"/>
        <w:rPr>
          <w:highlight w:val="white"/>
        </w:rPr>
      </w:pPr>
      <w:r w:rsidRPr="00903DBA">
        <w:rPr>
          <w:highlight w:val="white"/>
        </w:rPr>
        <w:t xml:space="preserve">      Assert.Error(type.IsLogical() || type.IsArithmetic</w:t>
      </w:r>
      <w:r w:rsidR="00D001BA" w:rsidRPr="00903DBA">
        <w:rPr>
          <w:highlight w:val="white"/>
        </w:rPr>
        <w:t xml:space="preserve"> </w:t>
      </w:r>
      <w:r w:rsidRPr="00903DBA">
        <w:rPr>
          <w:highlight w:val="white"/>
        </w:rPr>
        <w:t>(),</w:t>
      </w:r>
    </w:p>
    <w:p w14:paraId="0DBF4CF2" w14:textId="1D5B052E" w:rsidR="005E5A36" w:rsidRPr="00903DBA" w:rsidRDefault="00D001BA" w:rsidP="00D001BA">
      <w:pPr>
        <w:pStyle w:val="Code"/>
        <w:rPr>
          <w:highlight w:val="white"/>
        </w:rPr>
      </w:pPr>
      <w:r>
        <w:rPr>
          <w:highlight w:val="white"/>
        </w:rPr>
        <w:t xml:space="preserve">                   </w:t>
      </w:r>
      <w:r w:rsidR="005E5A36" w:rsidRPr="00903DBA">
        <w:rPr>
          <w:highlight w:val="white"/>
        </w:rPr>
        <w:t>expression, Message.Non__arithmetic_expression);</w:t>
      </w:r>
    </w:p>
    <w:p w14:paraId="7EF78D9E" w14:textId="77777777" w:rsidR="005E5A36" w:rsidRPr="00903DBA" w:rsidRDefault="005E5A36" w:rsidP="005E5A36">
      <w:pPr>
        <w:pStyle w:val="Code"/>
        <w:rPr>
          <w:highlight w:val="white"/>
        </w:rPr>
      </w:pPr>
    </w:p>
    <w:p w14:paraId="7A00DEF4" w14:textId="77777777" w:rsidR="005E5A36" w:rsidRPr="00903DBA" w:rsidRDefault="005E5A36" w:rsidP="005E5A36">
      <w:pPr>
        <w:pStyle w:val="Code"/>
        <w:rPr>
          <w:highlight w:val="white"/>
        </w:rPr>
      </w:pPr>
      <w:r w:rsidRPr="00903DBA">
        <w:rPr>
          <w:highlight w:val="white"/>
        </w:rPr>
        <w:t xml:space="preserve">      Expression constantExpression =</w:t>
      </w:r>
    </w:p>
    <w:p w14:paraId="0E7640E3" w14:textId="77777777" w:rsidR="005E5A36" w:rsidRPr="00903DBA" w:rsidRDefault="005E5A36" w:rsidP="005E5A36">
      <w:pPr>
        <w:pStyle w:val="Code"/>
        <w:rPr>
          <w:highlight w:val="white"/>
        </w:rPr>
      </w:pPr>
      <w:r w:rsidRPr="00903DBA">
        <w:rPr>
          <w:highlight w:val="white"/>
        </w:rPr>
        <w:t xml:space="preserve">        ConstantExpression.Arithmetic(middleOp, expression);    </w:t>
      </w:r>
    </w:p>
    <w:p w14:paraId="69A3FCE2" w14:textId="77777777" w:rsidR="005E5A36" w:rsidRPr="00903DBA" w:rsidRDefault="005E5A36" w:rsidP="005E5A36">
      <w:pPr>
        <w:pStyle w:val="Code"/>
        <w:rPr>
          <w:highlight w:val="white"/>
        </w:rPr>
      </w:pPr>
      <w:r w:rsidRPr="00903DBA">
        <w:rPr>
          <w:highlight w:val="white"/>
        </w:rPr>
        <w:t xml:space="preserve">      if (constantExpression != null) {</w:t>
      </w:r>
    </w:p>
    <w:p w14:paraId="532961B0" w14:textId="77777777" w:rsidR="005E5A36" w:rsidRPr="00903DBA" w:rsidRDefault="005E5A36" w:rsidP="005E5A36">
      <w:pPr>
        <w:pStyle w:val="Code"/>
        <w:rPr>
          <w:highlight w:val="white"/>
        </w:rPr>
      </w:pPr>
      <w:r w:rsidRPr="00903DBA">
        <w:rPr>
          <w:highlight w:val="white"/>
        </w:rPr>
        <w:t xml:space="preserve">        return constantExpression;</w:t>
      </w:r>
    </w:p>
    <w:p w14:paraId="759572E1" w14:textId="77777777" w:rsidR="005E5A36" w:rsidRPr="00903DBA" w:rsidRDefault="005E5A36" w:rsidP="005E5A36">
      <w:pPr>
        <w:pStyle w:val="Code"/>
        <w:rPr>
          <w:highlight w:val="white"/>
        </w:rPr>
      </w:pPr>
      <w:r w:rsidRPr="00903DBA">
        <w:rPr>
          <w:highlight w:val="white"/>
        </w:rPr>
        <w:t xml:space="preserve">      }</w:t>
      </w:r>
    </w:p>
    <w:p w14:paraId="016508B2" w14:textId="77777777" w:rsidR="005E5A36" w:rsidRPr="00903DBA" w:rsidRDefault="005E5A36" w:rsidP="005E5A36">
      <w:pPr>
        <w:pStyle w:val="Code"/>
        <w:rPr>
          <w:highlight w:val="white"/>
        </w:rPr>
      </w:pPr>
      <w:r w:rsidRPr="00903DBA">
        <w:rPr>
          <w:highlight w:val="white"/>
        </w:rPr>
        <w:t xml:space="preserve">    </w:t>
      </w:r>
    </w:p>
    <w:p w14:paraId="1C0B37F5" w14:textId="77777777" w:rsidR="005E5A36" w:rsidRPr="00903DBA" w:rsidRDefault="005E5A36" w:rsidP="005E5A36">
      <w:pPr>
        <w:pStyle w:val="Code"/>
        <w:rPr>
          <w:highlight w:val="white"/>
        </w:rPr>
      </w:pPr>
      <w:r w:rsidRPr="00903DBA">
        <w:rPr>
          <w:highlight w:val="white"/>
        </w:rPr>
        <w:t xml:space="preserve">      Symbol resultSymbol = new Symbol(expression.Symbol.Type);</w:t>
      </w:r>
    </w:p>
    <w:p w14:paraId="756E7AAF" w14:textId="77777777" w:rsidR="005E5A36" w:rsidRPr="00903DBA" w:rsidRDefault="005E5A36" w:rsidP="005E5A36">
      <w:pPr>
        <w:pStyle w:val="Code"/>
        <w:rPr>
          <w:highlight w:val="white"/>
        </w:rPr>
      </w:pPr>
      <w:r w:rsidRPr="00903DBA">
        <w:rPr>
          <w:highlight w:val="white"/>
        </w:rPr>
        <w:t xml:space="preserve">      AddMiddleCode(expression.LongList, middleOp,</w:t>
      </w:r>
    </w:p>
    <w:p w14:paraId="2A657842" w14:textId="77777777" w:rsidR="005E5A36" w:rsidRPr="00903DBA" w:rsidRDefault="005E5A36" w:rsidP="005E5A36">
      <w:pPr>
        <w:pStyle w:val="Code"/>
        <w:rPr>
          <w:highlight w:val="white"/>
        </w:rPr>
      </w:pPr>
      <w:r w:rsidRPr="00903DBA">
        <w:rPr>
          <w:highlight w:val="white"/>
        </w:rPr>
        <w:t xml:space="preserve">                    resultSymbol, expression.Symbol);</w:t>
      </w:r>
    </w:p>
    <w:p w14:paraId="11C354C5"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0D97C669" w14:textId="77777777" w:rsidR="005E5A36" w:rsidRPr="00903DBA" w:rsidRDefault="005E5A36" w:rsidP="005E5A36">
      <w:pPr>
        <w:pStyle w:val="Code"/>
        <w:rPr>
          <w:highlight w:val="white"/>
        </w:rPr>
      </w:pPr>
      <w:r w:rsidRPr="00903DBA">
        <w:rPr>
          <w:highlight w:val="white"/>
        </w:rPr>
        <w:t xml:space="preserve">                             expression.LongList));</w:t>
      </w:r>
    </w:p>
    <w:p w14:paraId="12A37081" w14:textId="77777777" w:rsidR="005E5A36" w:rsidRPr="00903DBA" w:rsidRDefault="005E5A36" w:rsidP="005E5A36">
      <w:pPr>
        <w:pStyle w:val="Code"/>
        <w:rPr>
          <w:highlight w:val="white"/>
        </w:rPr>
      </w:pPr>
      <w:r w:rsidRPr="00903DBA">
        <w:rPr>
          <w:highlight w:val="white"/>
        </w:rPr>
        <w:t xml:space="preserve">    }</w:t>
      </w:r>
    </w:p>
    <w:p w14:paraId="231FCDD8" w14:textId="7A5AC88E" w:rsidR="005E5A36" w:rsidRDefault="005E5A36" w:rsidP="001A1BB8">
      <w:pPr>
        <w:pStyle w:val="Rubrik3"/>
        <w:rPr>
          <w:highlight w:val="white"/>
        </w:rPr>
      </w:pPr>
      <w:r w:rsidRPr="00DC37F5">
        <w:rPr>
          <w:highlight w:val="white"/>
        </w:rPr>
        <w:t>Logical Not Expression</w:t>
      </w:r>
    </w:p>
    <w:p w14:paraId="07CCE2D4" w14:textId="30F7D2BB" w:rsidR="003C29E5" w:rsidRPr="003C29E5" w:rsidRDefault="003C29E5" w:rsidP="003C29E5">
      <w:pPr>
        <w:rPr>
          <w:highlight w:val="white"/>
        </w:rPr>
      </w:pPr>
      <w:r>
        <w:rPr>
          <w:highlight w:val="white"/>
        </w:rPr>
        <w:t xml:space="preserve">The </w:t>
      </w:r>
      <w:r w:rsidRPr="003C29E5">
        <w:rPr>
          <w:rStyle w:val="KeyWord0"/>
          <w:highlight w:val="white"/>
        </w:rPr>
        <w:t>LogicalNotExpression</w:t>
      </w:r>
      <w:r>
        <w:rPr>
          <w:highlight w:val="white"/>
        </w:rPr>
        <w:t xml:space="preserve"> method swap the true-set and false-set of the operand. Note that the method does not </w:t>
      </w:r>
      <w:r w:rsidR="00715F97">
        <w:rPr>
          <w:highlight w:val="white"/>
        </w:rPr>
        <w:t>actually add any middle code</w:t>
      </w:r>
      <w:r w:rsidR="007F4765">
        <w:rPr>
          <w:highlight w:val="white"/>
        </w:rPr>
        <w:t>, it just swaps the sets.</w:t>
      </w:r>
    </w:p>
    <w:p w14:paraId="31AE3ACE" w14:textId="77777777" w:rsidR="005E5A36" w:rsidRPr="00903DBA" w:rsidRDefault="005E5A36" w:rsidP="005E5A36">
      <w:pPr>
        <w:pStyle w:val="Code"/>
        <w:rPr>
          <w:highlight w:val="white"/>
        </w:rPr>
      </w:pPr>
      <w:r w:rsidRPr="00903DBA">
        <w:rPr>
          <w:highlight w:val="white"/>
        </w:rPr>
        <w:t xml:space="preserve">    public static Expression LogicalNotExpression(Expression expression) {    </w:t>
      </w:r>
    </w:p>
    <w:p w14:paraId="0412B77F" w14:textId="77777777" w:rsidR="005E5A36" w:rsidRPr="00903DBA" w:rsidRDefault="005E5A36" w:rsidP="005E5A36">
      <w:pPr>
        <w:pStyle w:val="Code"/>
        <w:rPr>
          <w:highlight w:val="white"/>
        </w:rPr>
      </w:pPr>
      <w:r w:rsidRPr="00903DBA">
        <w:rPr>
          <w:highlight w:val="white"/>
        </w:rPr>
        <w:t xml:space="preserve">      Expression constantExpression =</w:t>
      </w:r>
    </w:p>
    <w:p w14:paraId="5D1641A0" w14:textId="77777777" w:rsidR="005E5A36" w:rsidRPr="00903DBA" w:rsidRDefault="005E5A36" w:rsidP="005E5A36">
      <w:pPr>
        <w:pStyle w:val="Code"/>
        <w:rPr>
          <w:highlight w:val="white"/>
        </w:rPr>
      </w:pPr>
      <w:r w:rsidRPr="00903DBA">
        <w:rPr>
          <w:highlight w:val="white"/>
        </w:rPr>
        <w:t xml:space="preserve">        ConstantExpression.LogicalNot(expression);</w:t>
      </w:r>
    </w:p>
    <w:p w14:paraId="39E083B2" w14:textId="77777777" w:rsidR="005E5A36" w:rsidRPr="00903DBA" w:rsidRDefault="005E5A36" w:rsidP="005E5A36">
      <w:pPr>
        <w:pStyle w:val="Code"/>
        <w:rPr>
          <w:highlight w:val="white"/>
        </w:rPr>
      </w:pPr>
      <w:r w:rsidRPr="00903DBA">
        <w:rPr>
          <w:highlight w:val="white"/>
        </w:rPr>
        <w:t xml:space="preserve">      if (constantExpression != null) {</w:t>
      </w:r>
    </w:p>
    <w:p w14:paraId="75292511" w14:textId="77777777" w:rsidR="005E5A36" w:rsidRPr="00903DBA" w:rsidRDefault="005E5A36" w:rsidP="005E5A36">
      <w:pPr>
        <w:pStyle w:val="Code"/>
        <w:rPr>
          <w:highlight w:val="white"/>
        </w:rPr>
      </w:pPr>
      <w:r w:rsidRPr="00903DBA">
        <w:rPr>
          <w:highlight w:val="white"/>
        </w:rPr>
        <w:t xml:space="preserve">        return constantExpression;</w:t>
      </w:r>
    </w:p>
    <w:p w14:paraId="46800279" w14:textId="77777777" w:rsidR="005E5A36" w:rsidRPr="00903DBA" w:rsidRDefault="005E5A36" w:rsidP="005E5A36">
      <w:pPr>
        <w:pStyle w:val="Code"/>
        <w:rPr>
          <w:highlight w:val="white"/>
        </w:rPr>
      </w:pPr>
      <w:r w:rsidRPr="00903DBA">
        <w:rPr>
          <w:highlight w:val="white"/>
        </w:rPr>
        <w:t xml:space="preserve">      }</w:t>
      </w:r>
    </w:p>
    <w:p w14:paraId="37EBBB31" w14:textId="28558FE6" w:rsidR="005E5A36" w:rsidRPr="00903DBA" w:rsidRDefault="005E5A36" w:rsidP="005E5A36">
      <w:pPr>
        <w:rPr>
          <w:highlight w:val="white"/>
        </w:rPr>
      </w:pPr>
      <w:r w:rsidRPr="00903DBA">
        <w:rPr>
          <w:highlight w:val="white"/>
        </w:rPr>
        <w:t xml:space="preserve">The resulting expression is the original expression with swapped true and </w:t>
      </w:r>
      <w:r w:rsidR="00A76052">
        <w:rPr>
          <w:highlight w:val="white"/>
        </w:rPr>
        <w:t>false-set</w:t>
      </w:r>
      <w:r w:rsidRPr="00903DBA">
        <w:rPr>
          <w:highlight w:val="white"/>
        </w:rPr>
        <w:t>s.</w:t>
      </w:r>
    </w:p>
    <w:p w14:paraId="69791B78" w14:textId="77777777" w:rsidR="005E5A36" w:rsidRPr="00903DBA" w:rsidRDefault="005E5A36" w:rsidP="005E5A36">
      <w:pPr>
        <w:pStyle w:val="Code"/>
        <w:rPr>
          <w:highlight w:val="white"/>
        </w:rPr>
      </w:pPr>
      <w:r w:rsidRPr="00903DBA">
        <w:rPr>
          <w:highlight w:val="white"/>
        </w:rPr>
        <w:t xml:space="preserve">      expression = TypeCast.ToLogical(expression);</w:t>
      </w:r>
    </w:p>
    <w:p w14:paraId="661FAE2C" w14:textId="77777777" w:rsidR="005E5A36" w:rsidRPr="00903DBA" w:rsidRDefault="005E5A36" w:rsidP="005E5A36">
      <w:pPr>
        <w:pStyle w:val="Code"/>
        <w:rPr>
          <w:highlight w:val="white"/>
        </w:rPr>
      </w:pPr>
      <w:r w:rsidRPr="00903DBA">
        <w:rPr>
          <w:highlight w:val="white"/>
        </w:rPr>
        <w:lastRenderedPageBreak/>
        <w:t xml:space="preserve">      Symbol notSymbol =</w:t>
      </w:r>
    </w:p>
    <w:p w14:paraId="6869B72E" w14:textId="77777777" w:rsidR="005E5A36" w:rsidRPr="00903DBA" w:rsidRDefault="005E5A36" w:rsidP="005E5A36">
      <w:pPr>
        <w:pStyle w:val="Code"/>
        <w:rPr>
          <w:highlight w:val="white"/>
        </w:rPr>
      </w:pPr>
      <w:r w:rsidRPr="00903DBA">
        <w:rPr>
          <w:highlight w:val="white"/>
        </w:rPr>
        <w:t xml:space="preserve">        new Symbol(expression.Symbol.FalseSet, expression.Symbol.TrueSet);</w:t>
      </w:r>
    </w:p>
    <w:p w14:paraId="3AA560D0" w14:textId="77777777" w:rsidR="005E5A36" w:rsidRPr="00903DBA" w:rsidRDefault="005E5A36" w:rsidP="005E5A36">
      <w:pPr>
        <w:pStyle w:val="Code"/>
        <w:rPr>
          <w:highlight w:val="white"/>
        </w:rPr>
      </w:pPr>
      <w:r w:rsidRPr="00903DBA">
        <w:rPr>
          <w:highlight w:val="white"/>
        </w:rPr>
        <w:t xml:space="preserve">      return (new Expression(notSymbol, expression.ShortList,</w:t>
      </w:r>
    </w:p>
    <w:p w14:paraId="757FE420" w14:textId="77777777" w:rsidR="005E5A36" w:rsidRPr="00903DBA" w:rsidRDefault="005E5A36" w:rsidP="005E5A36">
      <w:pPr>
        <w:pStyle w:val="Code"/>
        <w:rPr>
          <w:highlight w:val="white"/>
        </w:rPr>
      </w:pPr>
      <w:r w:rsidRPr="00903DBA">
        <w:rPr>
          <w:highlight w:val="white"/>
        </w:rPr>
        <w:t xml:space="preserve">                             expression.LongList));</w:t>
      </w:r>
    </w:p>
    <w:p w14:paraId="465F944A" w14:textId="77777777" w:rsidR="005E5A36" w:rsidRPr="00903DBA" w:rsidRDefault="005E5A36" w:rsidP="005E5A36">
      <w:pPr>
        <w:pStyle w:val="Code"/>
        <w:rPr>
          <w:highlight w:val="white"/>
        </w:rPr>
      </w:pPr>
      <w:r w:rsidRPr="00903DBA">
        <w:rPr>
          <w:highlight w:val="white"/>
        </w:rPr>
        <w:t xml:space="preserve">    }</w:t>
      </w:r>
    </w:p>
    <w:p w14:paraId="5BC8ADAD" w14:textId="052D83E1" w:rsidR="005E5A36" w:rsidRDefault="005E5A36" w:rsidP="001A1BB8">
      <w:pPr>
        <w:pStyle w:val="Rubrik3"/>
        <w:rPr>
          <w:highlight w:val="white"/>
        </w:rPr>
      </w:pPr>
      <w:r w:rsidRPr="00DC37F5">
        <w:rPr>
          <w:highlight w:val="white"/>
        </w:rPr>
        <w:t>Bitwise Not Expression</w:t>
      </w:r>
    </w:p>
    <w:p w14:paraId="3E291180" w14:textId="30ABE147" w:rsidR="007F4765" w:rsidRPr="007F4765" w:rsidRDefault="007F4765" w:rsidP="007F4765">
      <w:pPr>
        <w:rPr>
          <w:highlight w:val="white"/>
        </w:rPr>
      </w:pPr>
      <w:r>
        <w:rPr>
          <w:highlight w:val="white"/>
        </w:rPr>
        <w:t xml:space="preserve">The </w:t>
      </w:r>
      <w:r w:rsidRPr="00382722">
        <w:rPr>
          <w:rStyle w:val="KeyWord0"/>
          <w:highlight w:val="white"/>
        </w:rPr>
        <w:t>BitwiseNotExpression</w:t>
      </w:r>
      <w:r>
        <w:rPr>
          <w:highlight w:val="white"/>
        </w:rPr>
        <w:t xml:space="preserve"> </w:t>
      </w:r>
      <w:r w:rsidR="0009044D">
        <w:rPr>
          <w:highlight w:val="white"/>
        </w:rPr>
        <w:t>method generates code for the bitwise not unary operator.</w:t>
      </w:r>
    </w:p>
    <w:p w14:paraId="09032569" w14:textId="77777777" w:rsidR="005E5A36" w:rsidRPr="00903DBA" w:rsidRDefault="005E5A36" w:rsidP="005E5A36">
      <w:pPr>
        <w:pStyle w:val="Code"/>
        <w:rPr>
          <w:highlight w:val="white"/>
        </w:rPr>
      </w:pPr>
      <w:r w:rsidRPr="00903DBA">
        <w:rPr>
          <w:highlight w:val="white"/>
        </w:rPr>
        <w:t xml:space="preserve">    public static Expression BitwiseNotExpression(Expression expression) {</w:t>
      </w:r>
    </w:p>
    <w:p w14:paraId="58BED827" w14:textId="77777777" w:rsidR="005E5A36" w:rsidRPr="00903DBA" w:rsidRDefault="005E5A36" w:rsidP="005E5A36">
      <w:pPr>
        <w:pStyle w:val="Code"/>
        <w:rPr>
          <w:highlight w:val="white"/>
        </w:rPr>
      </w:pPr>
      <w:r w:rsidRPr="00903DBA">
        <w:rPr>
          <w:highlight w:val="white"/>
        </w:rPr>
        <w:t xml:space="preserve">      expression = TypeCast.LogicalToIntegral(expression);      </w:t>
      </w:r>
    </w:p>
    <w:p w14:paraId="2C77340D" w14:textId="667C683C" w:rsidR="005E5A36" w:rsidRPr="00903DBA" w:rsidRDefault="005E5A36" w:rsidP="005E5A36">
      <w:pPr>
        <w:pStyle w:val="Code"/>
        <w:rPr>
          <w:highlight w:val="white"/>
        </w:rPr>
      </w:pPr>
      <w:r w:rsidRPr="00903DBA">
        <w:rPr>
          <w:highlight w:val="white"/>
        </w:rPr>
        <w:t xml:space="preserve">      Assert.Error(expression.Symbol.Type.IsIntegral(),</w:t>
      </w:r>
    </w:p>
    <w:p w14:paraId="74148F11" w14:textId="77777777" w:rsidR="005E5A36" w:rsidRPr="00903DBA" w:rsidRDefault="005E5A36" w:rsidP="005E5A36">
      <w:pPr>
        <w:pStyle w:val="Code"/>
        <w:rPr>
          <w:highlight w:val="white"/>
        </w:rPr>
      </w:pPr>
      <w:r w:rsidRPr="00903DBA">
        <w:rPr>
          <w:highlight w:val="white"/>
        </w:rPr>
        <w:t xml:space="preserve">                   Message.Only_integral_values_for_bitwise_not);</w:t>
      </w:r>
    </w:p>
    <w:p w14:paraId="53C16FCB" w14:textId="77777777" w:rsidR="005E5A36" w:rsidRPr="00903DBA" w:rsidRDefault="005E5A36" w:rsidP="005E5A36">
      <w:pPr>
        <w:pStyle w:val="Code"/>
        <w:rPr>
          <w:highlight w:val="white"/>
        </w:rPr>
      </w:pPr>
      <w:r w:rsidRPr="00903DBA">
        <w:rPr>
          <w:highlight w:val="white"/>
        </w:rPr>
        <w:t xml:space="preserve">      Expression constantExpression =</w:t>
      </w:r>
    </w:p>
    <w:p w14:paraId="3EEA98E3" w14:textId="77777777" w:rsidR="005E5A36" w:rsidRPr="00903DBA" w:rsidRDefault="005E5A36" w:rsidP="005E5A36">
      <w:pPr>
        <w:pStyle w:val="Code"/>
        <w:rPr>
          <w:highlight w:val="white"/>
        </w:rPr>
      </w:pPr>
      <w:r w:rsidRPr="00903DBA">
        <w:rPr>
          <w:highlight w:val="white"/>
        </w:rPr>
        <w:t xml:space="preserve">        ConstantExpression.Arithmetic(MiddleOperator.BitwiseNot, expression);</w:t>
      </w:r>
    </w:p>
    <w:p w14:paraId="48F803A6" w14:textId="77777777" w:rsidR="005E5A36" w:rsidRPr="00903DBA" w:rsidRDefault="005E5A36" w:rsidP="005E5A36">
      <w:pPr>
        <w:pStyle w:val="Code"/>
        <w:rPr>
          <w:highlight w:val="white"/>
        </w:rPr>
      </w:pPr>
      <w:r w:rsidRPr="00903DBA">
        <w:rPr>
          <w:highlight w:val="white"/>
        </w:rPr>
        <w:t xml:space="preserve">      if (constantExpression != null) {</w:t>
      </w:r>
    </w:p>
    <w:p w14:paraId="6DB0C035" w14:textId="77777777" w:rsidR="005E5A36" w:rsidRPr="00903DBA" w:rsidRDefault="005E5A36" w:rsidP="005E5A36">
      <w:pPr>
        <w:pStyle w:val="Code"/>
        <w:rPr>
          <w:highlight w:val="white"/>
        </w:rPr>
      </w:pPr>
      <w:r w:rsidRPr="00903DBA">
        <w:rPr>
          <w:highlight w:val="white"/>
        </w:rPr>
        <w:t xml:space="preserve">        return constantExpression;</w:t>
      </w:r>
    </w:p>
    <w:p w14:paraId="30CAA758" w14:textId="77777777" w:rsidR="005E5A36" w:rsidRPr="00903DBA" w:rsidRDefault="005E5A36" w:rsidP="005E5A36">
      <w:pPr>
        <w:pStyle w:val="Code"/>
        <w:rPr>
          <w:highlight w:val="white"/>
        </w:rPr>
      </w:pPr>
      <w:r w:rsidRPr="00903DBA">
        <w:rPr>
          <w:highlight w:val="white"/>
        </w:rPr>
        <w:t xml:space="preserve">      }</w:t>
      </w:r>
    </w:p>
    <w:p w14:paraId="698298A2" w14:textId="77777777" w:rsidR="005E5A36" w:rsidRPr="00903DBA" w:rsidRDefault="005E5A36" w:rsidP="005E5A36">
      <w:pPr>
        <w:pStyle w:val="Code"/>
        <w:rPr>
          <w:highlight w:val="white"/>
        </w:rPr>
      </w:pPr>
    </w:p>
    <w:p w14:paraId="52266B7F" w14:textId="77777777" w:rsidR="005E5A36" w:rsidRPr="00903DBA" w:rsidRDefault="005E5A36" w:rsidP="005E5A36">
      <w:pPr>
        <w:pStyle w:val="Code"/>
        <w:rPr>
          <w:highlight w:val="white"/>
        </w:rPr>
      </w:pPr>
      <w:r w:rsidRPr="00903DBA">
        <w:rPr>
          <w:highlight w:val="white"/>
        </w:rPr>
        <w:t xml:space="preserve">      expression = TypeCast.LogicalToIntegral(expression);</w:t>
      </w:r>
    </w:p>
    <w:p w14:paraId="26F6CF84" w14:textId="77777777" w:rsidR="005E5A36" w:rsidRPr="00903DBA" w:rsidRDefault="005E5A36" w:rsidP="005E5A36">
      <w:pPr>
        <w:pStyle w:val="Code"/>
        <w:rPr>
          <w:highlight w:val="white"/>
        </w:rPr>
      </w:pPr>
      <w:r w:rsidRPr="00903DBA">
        <w:rPr>
          <w:highlight w:val="white"/>
        </w:rPr>
        <w:t xml:space="preserve">      Symbol resultSymbol = new Symbol(expression.Symbol.Type);</w:t>
      </w:r>
    </w:p>
    <w:p w14:paraId="6583AF67" w14:textId="77777777" w:rsidR="005E5A36" w:rsidRPr="00903DBA" w:rsidRDefault="005E5A36" w:rsidP="005E5A36">
      <w:pPr>
        <w:pStyle w:val="Code"/>
        <w:rPr>
          <w:highlight w:val="white"/>
        </w:rPr>
      </w:pPr>
      <w:r w:rsidRPr="00903DBA">
        <w:rPr>
          <w:highlight w:val="white"/>
        </w:rPr>
        <w:t xml:space="preserve">      AddMiddleCode(expression.LongList, MiddleOperator.BitwiseNot,</w:t>
      </w:r>
    </w:p>
    <w:p w14:paraId="07ECE1F5" w14:textId="77777777" w:rsidR="005E5A36" w:rsidRPr="00903DBA" w:rsidRDefault="005E5A36" w:rsidP="005E5A36">
      <w:pPr>
        <w:pStyle w:val="Code"/>
        <w:rPr>
          <w:highlight w:val="white"/>
        </w:rPr>
      </w:pPr>
      <w:r w:rsidRPr="00903DBA">
        <w:rPr>
          <w:highlight w:val="white"/>
        </w:rPr>
        <w:t xml:space="preserve">                    resultSymbol, expression.Symbol);</w:t>
      </w:r>
    </w:p>
    <w:p w14:paraId="25A517D2"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498FA662" w14:textId="77777777" w:rsidR="005E5A36" w:rsidRPr="00903DBA" w:rsidRDefault="005E5A36" w:rsidP="005E5A36">
      <w:pPr>
        <w:pStyle w:val="Code"/>
        <w:rPr>
          <w:highlight w:val="white"/>
        </w:rPr>
      </w:pPr>
      <w:r w:rsidRPr="00903DBA">
        <w:rPr>
          <w:highlight w:val="white"/>
        </w:rPr>
        <w:t xml:space="preserve">                             expression.LongList));</w:t>
      </w:r>
    </w:p>
    <w:p w14:paraId="26EEE84D" w14:textId="77777777" w:rsidR="005E5A36" w:rsidRPr="00903DBA" w:rsidRDefault="005E5A36" w:rsidP="005E5A36">
      <w:pPr>
        <w:pStyle w:val="Code"/>
        <w:rPr>
          <w:highlight w:val="white"/>
        </w:rPr>
      </w:pPr>
      <w:r w:rsidRPr="00903DBA">
        <w:rPr>
          <w:highlight w:val="white"/>
        </w:rPr>
        <w:t xml:space="preserve">    }</w:t>
      </w:r>
    </w:p>
    <w:p w14:paraId="36529EA0" w14:textId="77777777" w:rsidR="005E5A36" w:rsidRPr="00DC37F5" w:rsidRDefault="005E5A36" w:rsidP="001A1BB8">
      <w:pPr>
        <w:pStyle w:val="Rubrik3"/>
        <w:rPr>
          <w:highlight w:val="white"/>
        </w:rPr>
      </w:pPr>
      <w:r w:rsidRPr="00DC37F5">
        <w:rPr>
          <w:highlight w:val="white"/>
        </w:rPr>
        <w:t>The sizeof Expression</w:t>
      </w:r>
    </w:p>
    <w:p w14:paraId="1D37B880" w14:textId="192A0EE6" w:rsidR="003A56E5" w:rsidRDefault="0009044D" w:rsidP="003A56E5">
      <w:pPr>
        <w:rPr>
          <w:highlight w:val="white"/>
        </w:rPr>
      </w:pPr>
      <w:r>
        <w:rPr>
          <w:highlight w:val="white"/>
        </w:rPr>
        <w:t xml:space="preserve">The </w:t>
      </w:r>
      <w:r w:rsidR="00A51F5C">
        <w:rPr>
          <w:highlight w:val="white"/>
        </w:rPr>
        <w:t xml:space="preserve">first </w:t>
      </w:r>
      <w:r w:rsidRPr="00A51F5C">
        <w:rPr>
          <w:rStyle w:val="KeyWord0"/>
          <w:highlight w:val="white"/>
        </w:rPr>
        <w:t>sizeof</w:t>
      </w:r>
      <w:r>
        <w:rPr>
          <w:highlight w:val="white"/>
        </w:rPr>
        <w:t xml:space="preserve"> operator </w:t>
      </w:r>
      <w:r w:rsidR="00A51F5C">
        <w:rPr>
          <w:highlight w:val="white"/>
        </w:rPr>
        <w:t>takes</w:t>
      </w:r>
      <w:r>
        <w:rPr>
          <w:highlight w:val="white"/>
        </w:rPr>
        <w:t xml:space="preserve"> </w:t>
      </w:r>
      <w:r w:rsidR="003A56E5">
        <w:rPr>
          <w:highlight w:val="white"/>
        </w:rPr>
        <w:t>a type or an expression as operand.</w:t>
      </w:r>
    </w:p>
    <w:p w14:paraId="755D366D" w14:textId="61F8B4AA" w:rsidR="005E5A36" w:rsidRPr="00903DBA" w:rsidRDefault="005E5A36" w:rsidP="005E5A36">
      <w:pPr>
        <w:pStyle w:val="Code"/>
        <w:rPr>
          <w:highlight w:val="white"/>
        </w:rPr>
      </w:pPr>
      <w:r w:rsidRPr="00903DBA">
        <w:rPr>
          <w:highlight w:val="white"/>
        </w:rPr>
        <w:t xml:space="preserve">    public static Expression SizeOfExpression(Expression expression) {</w:t>
      </w:r>
    </w:p>
    <w:p w14:paraId="13FDF2FB" w14:textId="77777777" w:rsidR="005E5A36" w:rsidRPr="00903DBA" w:rsidRDefault="005E5A36" w:rsidP="005E5A36">
      <w:pPr>
        <w:rPr>
          <w:highlight w:val="white"/>
        </w:rPr>
      </w:pPr>
      <w:r w:rsidRPr="00903DBA">
        <w:rPr>
          <w:highlight w:val="white"/>
        </w:rPr>
        <w:t xml:space="preserve">We check that the storage of the expression is not </w:t>
      </w:r>
      <w:r w:rsidRPr="00903DBA">
        <w:rPr>
          <w:rStyle w:val="KeyWord0"/>
          <w:highlight w:val="white"/>
        </w:rPr>
        <w:t>register</w:t>
      </w:r>
      <w:r w:rsidRPr="00903DBA">
        <w:rPr>
          <w:highlight w:val="white"/>
        </w:rPr>
        <w:t>, since it is not allowed.</w:t>
      </w:r>
    </w:p>
    <w:p w14:paraId="105F3292" w14:textId="77777777" w:rsidR="005E5A36" w:rsidRPr="00903DBA" w:rsidRDefault="005E5A36" w:rsidP="005E5A36">
      <w:pPr>
        <w:pStyle w:val="Code"/>
        <w:rPr>
          <w:highlight w:val="white"/>
        </w:rPr>
      </w:pPr>
      <w:r w:rsidRPr="00903DBA">
        <w:rPr>
          <w:highlight w:val="white"/>
        </w:rPr>
        <w:t xml:space="preserve">      Assert.Error(!expression.Symbol.IsRegister(), expression,</w:t>
      </w:r>
    </w:p>
    <w:p w14:paraId="2F23C509" w14:textId="77777777" w:rsidR="005E5A36" w:rsidRPr="00903DBA" w:rsidRDefault="005E5A36" w:rsidP="005E5A36">
      <w:pPr>
        <w:pStyle w:val="Code"/>
        <w:rPr>
          <w:highlight w:val="white"/>
        </w:rPr>
      </w:pPr>
      <w:r w:rsidRPr="00903DBA">
        <w:rPr>
          <w:highlight w:val="white"/>
        </w:rPr>
        <w:t xml:space="preserve">                   Message.Register_storage_not_allowed_in_sizof_expression);</w:t>
      </w:r>
    </w:p>
    <w:p w14:paraId="0A4AB461" w14:textId="77777777" w:rsidR="005E5A36" w:rsidRPr="00903DBA" w:rsidRDefault="005E5A36" w:rsidP="005E5A36">
      <w:pPr>
        <w:rPr>
          <w:highlight w:val="white"/>
        </w:rPr>
      </w:pPr>
      <w:r w:rsidRPr="00903DBA">
        <w:rPr>
          <w:highlight w:val="white"/>
        </w:rPr>
        <w:t>Moreover, we check that it is not a function or a bitfield, since they do not have sizes.</w:t>
      </w:r>
    </w:p>
    <w:p w14:paraId="6EF69300" w14:textId="77777777" w:rsidR="005E5A36" w:rsidRPr="00903DBA" w:rsidRDefault="005E5A36" w:rsidP="005E5A36">
      <w:pPr>
        <w:pStyle w:val="Code"/>
        <w:rPr>
          <w:highlight w:val="white"/>
        </w:rPr>
      </w:pPr>
      <w:r w:rsidRPr="00903DBA">
        <w:rPr>
          <w:highlight w:val="white"/>
        </w:rPr>
        <w:t xml:space="preserve">      Type type = expression.Symbol.Type;</w:t>
      </w:r>
    </w:p>
    <w:p w14:paraId="047255D3" w14:textId="77777777" w:rsidR="005E5A36" w:rsidRPr="00903DBA" w:rsidRDefault="005E5A36" w:rsidP="005E5A36">
      <w:pPr>
        <w:pStyle w:val="Code"/>
        <w:rPr>
          <w:highlight w:val="white"/>
        </w:rPr>
      </w:pPr>
      <w:r w:rsidRPr="00903DBA">
        <w:rPr>
          <w:highlight w:val="white"/>
        </w:rPr>
        <w:t xml:space="preserve">      Assert.Error(!type.IsFunction(),</w:t>
      </w:r>
    </w:p>
    <w:p w14:paraId="315325A4" w14:textId="77777777" w:rsidR="005E5A36" w:rsidRPr="00903DBA" w:rsidRDefault="005E5A36" w:rsidP="005E5A36">
      <w:pPr>
        <w:pStyle w:val="Code"/>
        <w:rPr>
          <w:highlight w:val="white"/>
        </w:rPr>
      </w:pPr>
      <w:r w:rsidRPr="00903DBA">
        <w:rPr>
          <w:highlight w:val="white"/>
        </w:rPr>
        <w:t xml:space="preserve">                   Message.Sizeof_applied_to_function_not_allowed);</w:t>
      </w:r>
    </w:p>
    <w:p w14:paraId="5DD7E1F0" w14:textId="77777777" w:rsidR="005E5A36" w:rsidRPr="00903DBA" w:rsidRDefault="005E5A36" w:rsidP="005E5A36">
      <w:pPr>
        <w:pStyle w:val="Code"/>
        <w:rPr>
          <w:highlight w:val="white"/>
        </w:rPr>
      </w:pPr>
      <w:r w:rsidRPr="00903DBA">
        <w:rPr>
          <w:highlight w:val="white"/>
        </w:rPr>
        <w:t xml:space="preserve">      Assert.Error(!type.IsBitfield(),</w:t>
      </w:r>
    </w:p>
    <w:p w14:paraId="3E039A77" w14:textId="77777777" w:rsidR="005E5A36" w:rsidRPr="00903DBA" w:rsidRDefault="005E5A36" w:rsidP="005E5A36">
      <w:pPr>
        <w:pStyle w:val="Code"/>
        <w:rPr>
          <w:highlight w:val="white"/>
        </w:rPr>
      </w:pPr>
      <w:r w:rsidRPr="00903DBA">
        <w:rPr>
          <w:highlight w:val="white"/>
        </w:rPr>
        <w:t xml:space="preserve">                   Message.Sizeof_applied_to_bitfield_not_allowed);</w:t>
      </w:r>
    </w:p>
    <w:p w14:paraId="2B499EC0" w14:textId="77777777" w:rsidR="005E5A36" w:rsidRPr="00903DBA" w:rsidRDefault="005E5A36" w:rsidP="005E5A36">
      <w:pPr>
        <w:rPr>
          <w:highlight w:val="white"/>
        </w:rPr>
      </w:pPr>
      <w:r w:rsidRPr="00903DBA">
        <w:rPr>
          <w:highlight w:val="white"/>
        </w:rPr>
        <w:t>We create a symbol of signed integer types with the size as its value.</w:t>
      </w:r>
    </w:p>
    <w:p w14:paraId="425BE538" w14:textId="77777777" w:rsidR="005E5A36" w:rsidRPr="00903DBA" w:rsidRDefault="005E5A36" w:rsidP="005E5A36">
      <w:pPr>
        <w:pStyle w:val="Code"/>
        <w:rPr>
          <w:highlight w:val="white"/>
        </w:rPr>
      </w:pPr>
      <w:r w:rsidRPr="00903DBA">
        <w:rPr>
          <w:highlight w:val="white"/>
        </w:rPr>
        <w:t xml:space="preserve">      Symbol symbol = new Symbol(Type.SignedIntegerType,</w:t>
      </w:r>
    </w:p>
    <w:p w14:paraId="5A757B65" w14:textId="77777777" w:rsidR="005E5A36" w:rsidRPr="00903DBA" w:rsidRDefault="005E5A36" w:rsidP="005E5A36">
      <w:pPr>
        <w:pStyle w:val="Code"/>
        <w:rPr>
          <w:highlight w:val="white"/>
        </w:rPr>
      </w:pPr>
      <w:r w:rsidRPr="00903DBA">
        <w:rPr>
          <w:highlight w:val="white"/>
        </w:rPr>
        <w:t xml:space="preserve">                                (BigInteger) (expression.Symbol.Type.Size()));</w:t>
      </w:r>
    </w:p>
    <w:p w14:paraId="680BBAAA" w14:textId="77777777" w:rsidR="005E5A36" w:rsidRPr="00903DBA" w:rsidRDefault="005E5A36" w:rsidP="005E5A36">
      <w:pPr>
        <w:pStyle w:val="Code"/>
        <w:rPr>
          <w:highlight w:val="white"/>
        </w:rPr>
      </w:pPr>
      <w:r w:rsidRPr="00903DBA">
        <w:rPr>
          <w:highlight w:val="white"/>
        </w:rPr>
        <w:t xml:space="preserve">      symbol.StaticSymbol =</w:t>
      </w:r>
    </w:p>
    <w:p w14:paraId="2504F7F5" w14:textId="77777777" w:rsidR="005E5A36" w:rsidRPr="00903DBA" w:rsidRDefault="005E5A36" w:rsidP="005E5A36">
      <w:pPr>
        <w:pStyle w:val="Code"/>
        <w:rPr>
          <w:highlight w:val="white"/>
        </w:rPr>
      </w:pPr>
      <w:r w:rsidRPr="00903DBA">
        <w:rPr>
          <w:highlight w:val="white"/>
        </w:rPr>
        <w:t xml:space="preserve">        ConstantExpression.Value(symbol.UniqueName, Type.SignedIntegerType,</w:t>
      </w:r>
    </w:p>
    <w:p w14:paraId="4AA93092" w14:textId="77777777" w:rsidR="005E5A36" w:rsidRPr="00903DBA" w:rsidRDefault="005E5A36" w:rsidP="005E5A36">
      <w:pPr>
        <w:pStyle w:val="Code"/>
        <w:rPr>
          <w:highlight w:val="white"/>
        </w:rPr>
      </w:pPr>
      <w:r w:rsidRPr="00903DBA">
        <w:rPr>
          <w:highlight w:val="white"/>
        </w:rPr>
        <w:t xml:space="preserve">                                (BigInteger) (expression.Symbol.Type.Size()));</w:t>
      </w:r>
    </w:p>
    <w:p w14:paraId="57B91E37" w14:textId="77777777" w:rsidR="005E5A36" w:rsidRPr="00903DBA" w:rsidRDefault="005E5A36" w:rsidP="005E5A36">
      <w:pPr>
        <w:pStyle w:val="Code"/>
        <w:rPr>
          <w:highlight w:val="white"/>
        </w:rPr>
      </w:pPr>
      <w:r w:rsidRPr="00903DBA">
        <w:rPr>
          <w:highlight w:val="white"/>
        </w:rPr>
        <w:t xml:space="preserve">      SymbolTable.StaticSet.Add(symbol.StaticSymbol);</w:t>
      </w:r>
    </w:p>
    <w:p w14:paraId="73C90143" w14:textId="77777777" w:rsidR="005E5A36" w:rsidRPr="00903DBA" w:rsidRDefault="005E5A36" w:rsidP="005E5A36">
      <w:pPr>
        <w:pStyle w:val="Code"/>
        <w:rPr>
          <w:highlight w:val="white"/>
        </w:rPr>
      </w:pPr>
      <w:r w:rsidRPr="00903DBA">
        <w:rPr>
          <w:highlight w:val="white"/>
        </w:rPr>
        <w:t xml:space="preserve">      return (new Expression(symbol, new List&lt;MiddleCode&gt;(),</w:t>
      </w:r>
    </w:p>
    <w:p w14:paraId="01426D04" w14:textId="77777777" w:rsidR="005E5A36" w:rsidRPr="00903DBA" w:rsidRDefault="005E5A36" w:rsidP="005E5A36">
      <w:pPr>
        <w:pStyle w:val="Code"/>
        <w:rPr>
          <w:highlight w:val="white"/>
        </w:rPr>
      </w:pPr>
      <w:r w:rsidRPr="00903DBA">
        <w:rPr>
          <w:highlight w:val="white"/>
        </w:rPr>
        <w:t xml:space="preserve">                             new List&lt;MiddleCode&gt;()));</w:t>
      </w:r>
    </w:p>
    <w:p w14:paraId="6C5CE7BA" w14:textId="77777777" w:rsidR="005E5A36" w:rsidRPr="00903DBA" w:rsidRDefault="005E5A36" w:rsidP="005E5A36">
      <w:pPr>
        <w:pStyle w:val="Code"/>
        <w:rPr>
          <w:highlight w:val="white"/>
        </w:rPr>
      </w:pPr>
      <w:r w:rsidRPr="00903DBA">
        <w:rPr>
          <w:highlight w:val="white"/>
        </w:rPr>
        <w:t xml:space="preserve">    }</w:t>
      </w:r>
    </w:p>
    <w:p w14:paraId="4332AA08" w14:textId="77777777" w:rsidR="005E5A36" w:rsidRPr="00903DBA" w:rsidRDefault="005E5A36" w:rsidP="005E5A36">
      <w:pPr>
        <w:rPr>
          <w:highlight w:val="white"/>
        </w:rPr>
      </w:pPr>
      <w:r w:rsidRPr="00903DBA">
        <w:rPr>
          <w:highlight w:val="white"/>
        </w:rPr>
        <w:t>In the case of the type name, we also check that the expression is not a function or a bitfield.</w:t>
      </w:r>
    </w:p>
    <w:p w14:paraId="03ABDA34" w14:textId="29A69635" w:rsidR="005E5A36" w:rsidRPr="00903DBA" w:rsidRDefault="005E5A36" w:rsidP="005E5A36">
      <w:pPr>
        <w:pStyle w:val="Code"/>
        <w:rPr>
          <w:highlight w:val="white"/>
        </w:rPr>
      </w:pPr>
      <w:r w:rsidRPr="00903DBA">
        <w:rPr>
          <w:highlight w:val="white"/>
        </w:rPr>
        <w:lastRenderedPageBreak/>
        <w:t xml:space="preserve">    public static Expression SizeOfType(Type type) {</w:t>
      </w:r>
    </w:p>
    <w:p w14:paraId="72DEAC05" w14:textId="77777777" w:rsidR="005E5A36" w:rsidRPr="00903DBA" w:rsidRDefault="005E5A36" w:rsidP="005E5A36">
      <w:pPr>
        <w:pStyle w:val="Code"/>
        <w:rPr>
          <w:highlight w:val="white"/>
        </w:rPr>
      </w:pPr>
      <w:r w:rsidRPr="00903DBA">
        <w:rPr>
          <w:highlight w:val="white"/>
        </w:rPr>
        <w:t xml:space="preserve">      Assert.Error(!type.IsFunction(),</w:t>
      </w:r>
    </w:p>
    <w:p w14:paraId="637A1F52" w14:textId="77777777" w:rsidR="005E5A36" w:rsidRPr="00903DBA" w:rsidRDefault="005E5A36" w:rsidP="005E5A36">
      <w:pPr>
        <w:pStyle w:val="Code"/>
        <w:rPr>
          <w:highlight w:val="white"/>
        </w:rPr>
      </w:pPr>
      <w:r w:rsidRPr="00903DBA">
        <w:rPr>
          <w:highlight w:val="white"/>
        </w:rPr>
        <w:t xml:space="preserve">                   Message.Sizeof_applied_to_function_not_allowed);</w:t>
      </w:r>
    </w:p>
    <w:p w14:paraId="5F106F05" w14:textId="77777777" w:rsidR="005E5A36" w:rsidRPr="00903DBA" w:rsidRDefault="005E5A36" w:rsidP="005E5A36">
      <w:pPr>
        <w:pStyle w:val="Code"/>
        <w:rPr>
          <w:highlight w:val="white"/>
        </w:rPr>
      </w:pPr>
      <w:r w:rsidRPr="00903DBA">
        <w:rPr>
          <w:highlight w:val="white"/>
        </w:rPr>
        <w:t xml:space="preserve">      Assert.Error(!type.IsBitfield(), </w:t>
      </w:r>
    </w:p>
    <w:p w14:paraId="147FF1AE" w14:textId="77777777" w:rsidR="005E5A36" w:rsidRPr="00903DBA" w:rsidRDefault="005E5A36" w:rsidP="005E5A36">
      <w:pPr>
        <w:pStyle w:val="Code"/>
        <w:rPr>
          <w:highlight w:val="white"/>
        </w:rPr>
      </w:pPr>
      <w:r w:rsidRPr="00903DBA">
        <w:rPr>
          <w:highlight w:val="white"/>
        </w:rPr>
        <w:t xml:space="preserve">                   Message.Sizeof_applied_to_bitfield_not_allowed);</w:t>
      </w:r>
    </w:p>
    <w:p w14:paraId="0B67520B" w14:textId="77777777" w:rsidR="005E5A36" w:rsidRPr="00903DBA" w:rsidRDefault="005E5A36" w:rsidP="005E5A36">
      <w:pPr>
        <w:pStyle w:val="Code"/>
        <w:rPr>
          <w:highlight w:val="white"/>
        </w:rPr>
      </w:pPr>
      <w:r w:rsidRPr="00903DBA">
        <w:rPr>
          <w:highlight w:val="white"/>
        </w:rPr>
        <w:t xml:space="preserve">      Symbol symbol =</w:t>
      </w:r>
    </w:p>
    <w:p w14:paraId="15C31B75" w14:textId="77777777" w:rsidR="005E5A36" w:rsidRPr="00903DBA" w:rsidRDefault="005E5A36" w:rsidP="005E5A36">
      <w:pPr>
        <w:pStyle w:val="Code"/>
        <w:rPr>
          <w:highlight w:val="white"/>
        </w:rPr>
      </w:pPr>
      <w:r w:rsidRPr="00903DBA">
        <w:rPr>
          <w:highlight w:val="white"/>
        </w:rPr>
        <w:t xml:space="preserve">        new Symbol(Type.SignedIntegerType, (BigInteger) type.Size());</w:t>
      </w:r>
    </w:p>
    <w:p w14:paraId="79011877" w14:textId="77777777" w:rsidR="005E5A36" w:rsidRPr="00903DBA" w:rsidRDefault="005E5A36" w:rsidP="005E5A36">
      <w:pPr>
        <w:pStyle w:val="Code"/>
        <w:rPr>
          <w:highlight w:val="white"/>
        </w:rPr>
      </w:pPr>
      <w:r w:rsidRPr="00903DBA">
        <w:rPr>
          <w:highlight w:val="white"/>
        </w:rPr>
        <w:t xml:space="preserve">      return (new Expression(symbol, new List&lt;MiddleCode&gt;(),</w:t>
      </w:r>
    </w:p>
    <w:p w14:paraId="3A147994" w14:textId="77777777" w:rsidR="005E5A36" w:rsidRPr="00903DBA" w:rsidRDefault="005E5A36" w:rsidP="005E5A36">
      <w:pPr>
        <w:pStyle w:val="Code"/>
        <w:rPr>
          <w:highlight w:val="white"/>
        </w:rPr>
      </w:pPr>
      <w:r w:rsidRPr="00903DBA">
        <w:rPr>
          <w:highlight w:val="white"/>
        </w:rPr>
        <w:t xml:space="preserve">                             new List&lt;MiddleCode&gt;()));</w:t>
      </w:r>
    </w:p>
    <w:p w14:paraId="3E88EF6B" w14:textId="77777777" w:rsidR="005E5A36" w:rsidRPr="00903DBA" w:rsidRDefault="005E5A36" w:rsidP="005E5A36">
      <w:pPr>
        <w:pStyle w:val="Code"/>
        <w:rPr>
          <w:highlight w:val="white"/>
        </w:rPr>
      </w:pPr>
      <w:r w:rsidRPr="00903DBA">
        <w:rPr>
          <w:highlight w:val="white"/>
        </w:rPr>
        <w:t xml:space="preserve">    }</w:t>
      </w:r>
    </w:p>
    <w:p w14:paraId="2655AEBE" w14:textId="4AE307F2" w:rsidR="005E5A36" w:rsidRPr="00DC37F5" w:rsidRDefault="005E5A36" w:rsidP="001A1BB8">
      <w:pPr>
        <w:pStyle w:val="Rubrik3"/>
        <w:rPr>
          <w:highlight w:val="white"/>
        </w:rPr>
      </w:pPr>
      <w:r w:rsidRPr="00DC37F5">
        <w:rPr>
          <w:highlight w:val="white"/>
        </w:rPr>
        <w:t>Address Expression</w:t>
      </w:r>
      <w:r w:rsidR="00AA1323">
        <w:rPr>
          <w:highlight w:val="white"/>
        </w:rPr>
        <w:t xml:space="preserve"> // XXX</w:t>
      </w:r>
    </w:p>
    <w:p w14:paraId="477D1EF1" w14:textId="77777777" w:rsidR="005E5A36" w:rsidRPr="00903DBA" w:rsidRDefault="005E5A36" w:rsidP="005E5A36">
      <w:pPr>
        <w:pStyle w:val="Code"/>
        <w:rPr>
          <w:highlight w:val="white"/>
        </w:rPr>
      </w:pPr>
      <w:r w:rsidRPr="00903DBA">
        <w:rPr>
          <w:highlight w:val="white"/>
        </w:rPr>
        <w:t xml:space="preserve">    public static Expression AddressExpression(Expression expression) {</w:t>
      </w:r>
    </w:p>
    <w:p w14:paraId="2618D54D" w14:textId="77777777" w:rsidR="005E5A36" w:rsidRPr="00903DBA" w:rsidRDefault="005E5A36" w:rsidP="005E5A36">
      <w:pPr>
        <w:pStyle w:val="Code"/>
        <w:rPr>
          <w:highlight w:val="white"/>
        </w:rPr>
      </w:pPr>
      <w:r w:rsidRPr="00903DBA">
        <w:rPr>
          <w:highlight w:val="white"/>
        </w:rPr>
        <w:t xml:space="preserve">      Assert.Error(!symbol.IsRegister() &amp;&amp; !symbol.Type.IsBitfield(),</w:t>
      </w:r>
    </w:p>
    <w:p w14:paraId="21BBA4F8" w14:textId="77777777" w:rsidR="005E5A36" w:rsidRPr="00903DBA" w:rsidRDefault="005E5A36" w:rsidP="005E5A36">
      <w:pPr>
        <w:pStyle w:val="Code"/>
        <w:rPr>
          <w:highlight w:val="white"/>
        </w:rPr>
      </w:pPr>
      <w:r w:rsidRPr="00903DBA">
        <w:rPr>
          <w:highlight w:val="white"/>
        </w:rPr>
        <w:t xml:space="preserve">                   expression,  Message.Not_addressable);</w:t>
      </w:r>
    </w:p>
    <w:p w14:paraId="36B48833" w14:textId="77777777" w:rsidR="005E5A36" w:rsidRPr="00903DBA" w:rsidRDefault="005E5A36" w:rsidP="005E5A36">
      <w:pPr>
        <w:pStyle w:val="Code"/>
        <w:rPr>
          <w:highlight w:val="white"/>
        </w:rPr>
      </w:pPr>
      <w:r w:rsidRPr="00903DBA">
        <w:rPr>
          <w:highlight w:val="white"/>
        </w:rPr>
        <w:t xml:space="preserve">      Assert.Error(!expression.Symbol.IsRegister(), expression,</w:t>
      </w:r>
    </w:p>
    <w:p w14:paraId="46D9D8A8" w14:textId="77777777" w:rsidR="005E5A36" w:rsidRPr="00903DBA" w:rsidRDefault="005E5A36" w:rsidP="005E5A36">
      <w:pPr>
        <w:pStyle w:val="Code"/>
        <w:rPr>
          <w:highlight w:val="white"/>
        </w:rPr>
      </w:pPr>
      <w:r w:rsidRPr="00903DBA">
        <w:rPr>
          <w:highlight w:val="white"/>
        </w:rPr>
        <w:t xml:space="preserve">                   Message.Invalid_address_of_register_storage);</w:t>
      </w:r>
    </w:p>
    <w:p w14:paraId="2E596D7D" w14:textId="77777777" w:rsidR="005E5A36" w:rsidRPr="00903DBA" w:rsidRDefault="005E5A36" w:rsidP="005E5A36">
      <w:pPr>
        <w:rPr>
          <w:highlight w:val="white"/>
        </w:rPr>
      </w:pPr>
      <w:r w:rsidRPr="00903DBA">
        <w:rPr>
          <w:highlight w:val="white"/>
        </w:rPr>
        <w:t xml:space="preserve">The address operator may result in a static address. </w:t>
      </w:r>
    </w:p>
    <w:p w14:paraId="37CA20B0" w14:textId="77777777" w:rsidR="005E5A36" w:rsidRPr="00903DBA" w:rsidRDefault="005E5A36" w:rsidP="005E5A36">
      <w:pPr>
        <w:pStyle w:val="Code"/>
        <w:rPr>
          <w:highlight w:val="white"/>
        </w:rPr>
      </w:pPr>
      <w:r w:rsidRPr="00903DBA">
        <w:rPr>
          <w:highlight w:val="white"/>
        </w:rPr>
        <w:t xml:space="preserve">      Expression staticExpression =</w:t>
      </w:r>
    </w:p>
    <w:p w14:paraId="6054D654" w14:textId="77777777" w:rsidR="005E5A36" w:rsidRPr="00903DBA" w:rsidRDefault="005E5A36" w:rsidP="005E5A36">
      <w:pPr>
        <w:pStyle w:val="Code"/>
        <w:rPr>
          <w:highlight w:val="white"/>
        </w:rPr>
      </w:pPr>
      <w:r w:rsidRPr="00903DBA">
        <w:rPr>
          <w:highlight w:val="white"/>
        </w:rPr>
        <w:t xml:space="preserve">        StaticExpression.Unary(MiddleOperator.Address, expression);</w:t>
      </w:r>
    </w:p>
    <w:p w14:paraId="31AF3EEA" w14:textId="77777777" w:rsidR="005E5A36" w:rsidRPr="00903DBA" w:rsidRDefault="005E5A36" w:rsidP="005E5A36">
      <w:pPr>
        <w:pStyle w:val="Code"/>
        <w:rPr>
          <w:highlight w:val="white"/>
        </w:rPr>
      </w:pPr>
      <w:r w:rsidRPr="00903DBA">
        <w:rPr>
          <w:highlight w:val="white"/>
        </w:rPr>
        <w:t xml:space="preserve">      if (staticExpression!= null) {</w:t>
      </w:r>
    </w:p>
    <w:p w14:paraId="2B0D6E27" w14:textId="77777777" w:rsidR="005E5A36" w:rsidRPr="00903DBA" w:rsidRDefault="005E5A36" w:rsidP="005E5A36">
      <w:pPr>
        <w:pStyle w:val="Code"/>
        <w:rPr>
          <w:highlight w:val="white"/>
        </w:rPr>
      </w:pPr>
      <w:r w:rsidRPr="00903DBA">
        <w:rPr>
          <w:highlight w:val="white"/>
        </w:rPr>
        <w:t xml:space="preserve">        return staticExpression ;</w:t>
      </w:r>
    </w:p>
    <w:p w14:paraId="3D478B29" w14:textId="77777777" w:rsidR="005E5A36" w:rsidRPr="00903DBA" w:rsidRDefault="005E5A36" w:rsidP="005E5A36">
      <w:pPr>
        <w:pStyle w:val="Code"/>
        <w:rPr>
          <w:highlight w:val="white"/>
        </w:rPr>
      </w:pPr>
      <w:r w:rsidRPr="00903DBA">
        <w:rPr>
          <w:highlight w:val="white"/>
        </w:rPr>
        <w:t xml:space="preserve">      }</w:t>
      </w:r>
    </w:p>
    <w:p w14:paraId="7CB2782F" w14:textId="77777777" w:rsidR="005E5A36" w:rsidRPr="00903DBA" w:rsidRDefault="005E5A36" w:rsidP="005E5A36">
      <w:pPr>
        <w:rPr>
          <w:highlight w:val="white"/>
        </w:rPr>
      </w:pPr>
      <w:r w:rsidRPr="00903DBA">
        <w:rPr>
          <w:highlight w:val="white"/>
        </w:rPr>
        <w:t>If the expression has floating type, we need to pop the value from the floating value stack.</w:t>
      </w:r>
    </w:p>
    <w:p w14:paraId="65B9B089" w14:textId="77777777" w:rsidR="005E5A36" w:rsidRPr="00903DBA" w:rsidRDefault="005E5A36" w:rsidP="005E5A36">
      <w:pPr>
        <w:pStyle w:val="Code"/>
        <w:rPr>
          <w:highlight w:val="white"/>
        </w:rPr>
      </w:pPr>
      <w:r w:rsidRPr="00903DBA">
        <w:rPr>
          <w:highlight w:val="white"/>
        </w:rPr>
        <w:t xml:space="preserve">      if (expression.Symbol.Type.IsFloating()) {</w:t>
      </w:r>
    </w:p>
    <w:p w14:paraId="1FB67594" w14:textId="77777777" w:rsidR="005E5A36" w:rsidRPr="00903DBA" w:rsidRDefault="005E5A36" w:rsidP="005E5A36">
      <w:pPr>
        <w:pStyle w:val="Code"/>
        <w:rPr>
          <w:highlight w:val="white"/>
        </w:rPr>
      </w:pPr>
      <w:r w:rsidRPr="00903DBA">
        <w:rPr>
          <w:highlight w:val="white"/>
        </w:rPr>
        <w:t xml:space="preserve">        AddMiddleCode(expression.LongList, MiddleOperator.PopFloat);</w:t>
      </w:r>
    </w:p>
    <w:p w14:paraId="35C96145" w14:textId="77777777" w:rsidR="005E5A36" w:rsidRPr="00903DBA" w:rsidRDefault="005E5A36" w:rsidP="005E5A36">
      <w:pPr>
        <w:pStyle w:val="Code"/>
        <w:rPr>
          <w:highlight w:val="white"/>
        </w:rPr>
      </w:pPr>
      <w:r w:rsidRPr="00903DBA">
        <w:rPr>
          <w:highlight w:val="white"/>
        </w:rPr>
        <w:t xml:space="preserve">      }</w:t>
      </w:r>
    </w:p>
    <w:p w14:paraId="09A557E1" w14:textId="77777777" w:rsidR="005E5A36" w:rsidRPr="00903DBA" w:rsidRDefault="005E5A36" w:rsidP="005E5A36">
      <w:pPr>
        <w:rPr>
          <w:highlight w:val="white"/>
        </w:rPr>
      </w:pPr>
      <w:r w:rsidRPr="00903DBA">
        <w:rPr>
          <w:highlight w:val="white"/>
        </w:rPr>
        <w:t>The type of the resulting expression is a pointer to the type of the original expression</w:t>
      </w:r>
    </w:p>
    <w:p w14:paraId="272914FA" w14:textId="77777777" w:rsidR="005E5A36" w:rsidRPr="00903DBA" w:rsidRDefault="005E5A36" w:rsidP="005E5A36">
      <w:pPr>
        <w:pStyle w:val="Code"/>
        <w:rPr>
          <w:highlight w:val="white"/>
        </w:rPr>
      </w:pPr>
      <w:r w:rsidRPr="00903DBA">
        <w:rPr>
          <w:highlight w:val="white"/>
        </w:rPr>
        <w:t xml:space="preserve">      Type pointerType = new Type(expression.Symbol.Type);</w:t>
      </w:r>
    </w:p>
    <w:p w14:paraId="6E16842C" w14:textId="77777777" w:rsidR="005E5A36" w:rsidRPr="00903DBA" w:rsidRDefault="005E5A36" w:rsidP="005E5A36">
      <w:pPr>
        <w:pStyle w:val="Code"/>
        <w:rPr>
          <w:highlight w:val="white"/>
        </w:rPr>
      </w:pPr>
      <w:r w:rsidRPr="00903DBA">
        <w:rPr>
          <w:highlight w:val="white"/>
        </w:rPr>
        <w:t xml:space="preserve">      Symbol resultSymbol = new Symbol(pointerType);</w:t>
      </w:r>
    </w:p>
    <w:p w14:paraId="70D98584" w14:textId="77777777" w:rsidR="005E5A36" w:rsidRPr="00903DBA" w:rsidRDefault="005E5A36" w:rsidP="005E5A36">
      <w:pPr>
        <w:pStyle w:val="Code"/>
        <w:rPr>
          <w:highlight w:val="white"/>
        </w:rPr>
      </w:pPr>
      <w:r w:rsidRPr="00903DBA">
        <w:rPr>
          <w:highlight w:val="white"/>
        </w:rPr>
        <w:t xml:space="preserve">      AddMiddleCode(expression.LongList, MiddleOperator.Address,</w:t>
      </w:r>
    </w:p>
    <w:p w14:paraId="63E40AC4" w14:textId="77777777" w:rsidR="005E5A36" w:rsidRPr="00903DBA" w:rsidRDefault="005E5A36" w:rsidP="005E5A36">
      <w:pPr>
        <w:pStyle w:val="Code"/>
        <w:rPr>
          <w:highlight w:val="white"/>
        </w:rPr>
      </w:pPr>
      <w:r w:rsidRPr="00903DBA">
        <w:rPr>
          <w:highlight w:val="white"/>
        </w:rPr>
        <w:t xml:space="preserve">                    resultSymbol, expression.Symbol);</w:t>
      </w:r>
    </w:p>
    <w:p w14:paraId="3E7DFE1C"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028A4A26" w14:textId="77777777" w:rsidR="005E5A36" w:rsidRPr="00903DBA" w:rsidRDefault="005E5A36" w:rsidP="005E5A36">
      <w:pPr>
        <w:pStyle w:val="Code"/>
        <w:rPr>
          <w:highlight w:val="white"/>
        </w:rPr>
      </w:pPr>
      <w:r w:rsidRPr="00903DBA">
        <w:rPr>
          <w:highlight w:val="white"/>
        </w:rPr>
        <w:t xml:space="preserve">                             expression.LongList));</w:t>
      </w:r>
    </w:p>
    <w:p w14:paraId="0E4B3C58" w14:textId="77777777" w:rsidR="005E5A36" w:rsidRPr="00903DBA" w:rsidRDefault="005E5A36" w:rsidP="005E5A36">
      <w:pPr>
        <w:pStyle w:val="Code"/>
        <w:rPr>
          <w:highlight w:val="white"/>
        </w:rPr>
      </w:pPr>
      <w:r w:rsidRPr="00903DBA">
        <w:rPr>
          <w:highlight w:val="white"/>
        </w:rPr>
        <w:t xml:space="preserve">    }</w:t>
      </w:r>
    </w:p>
    <w:p w14:paraId="7756B9B5" w14:textId="77777777" w:rsidR="005E5A36" w:rsidRPr="00DC37F5" w:rsidRDefault="005E5A36" w:rsidP="001A1BB8">
      <w:pPr>
        <w:pStyle w:val="Rubrik3"/>
        <w:rPr>
          <w:highlight w:val="white"/>
        </w:rPr>
      </w:pPr>
      <w:r w:rsidRPr="00DC37F5">
        <w:rPr>
          <w:highlight w:val="white"/>
        </w:rPr>
        <w:t>Dereference Expression</w:t>
      </w:r>
    </w:p>
    <w:p w14:paraId="551F5F5F" w14:textId="77777777" w:rsidR="005E5A36" w:rsidRPr="00903DBA" w:rsidRDefault="005E5A36" w:rsidP="005E5A36">
      <w:pPr>
        <w:rPr>
          <w:highlight w:val="white"/>
        </w:rPr>
      </w:pPr>
      <w:r w:rsidRPr="00903DBA">
        <w:rPr>
          <w:highlight w:val="white"/>
        </w:rPr>
        <w:t>The dereference operator applies to pointers, arrays, strings, and functions. In the function case, the expression is regarded as a pointer to a function.</w:t>
      </w:r>
    </w:p>
    <w:p w14:paraId="2F9A9ADA" w14:textId="77777777" w:rsidR="005E5A36" w:rsidRPr="00903DBA" w:rsidRDefault="005E5A36" w:rsidP="005E5A36">
      <w:pPr>
        <w:pStyle w:val="CodeHeader"/>
      </w:pPr>
      <w:r w:rsidRPr="00903DBA">
        <w:t>MiddleCodeGenerator.cs</w:t>
      </w:r>
    </w:p>
    <w:p w14:paraId="593360C8" w14:textId="77777777" w:rsidR="005E5A36" w:rsidRPr="00903DBA" w:rsidRDefault="005E5A36" w:rsidP="005E5A36">
      <w:pPr>
        <w:pStyle w:val="Code"/>
        <w:rPr>
          <w:highlight w:val="white"/>
        </w:rPr>
      </w:pPr>
      <w:r w:rsidRPr="00903DBA">
        <w:rPr>
          <w:highlight w:val="white"/>
        </w:rPr>
        <w:t xml:space="preserve">    public static Expression DereferenceExpression(Expression expression) {</w:t>
      </w:r>
    </w:p>
    <w:p w14:paraId="2314AC5A" w14:textId="77777777" w:rsidR="005E5A36" w:rsidRPr="00903DBA" w:rsidRDefault="005E5A36" w:rsidP="005E5A36">
      <w:pPr>
        <w:pStyle w:val="Code"/>
        <w:rPr>
          <w:highlight w:val="white"/>
        </w:rPr>
      </w:pPr>
      <w:r w:rsidRPr="00903DBA">
        <w:rPr>
          <w:highlight w:val="white"/>
        </w:rPr>
        <w:t xml:space="preserve">      Assert.Error(expression.Symbol.Type.IsPointerArrayStringOrFunction(),</w:t>
      </w:r>
    </w:p>
    <w:p w14:paraId="6B24CE69" w14:textId="77777777" w:rsidR="005E5A36" w:rsidRPr="00903DBA" w:rsidRDefault="005E5A36" w:rsidP="005E5A36">
      <w:pPr>
        <w:pStyle w:val="Code"/>
        <w:rPr>
          <w:highlight w:val="white"/>
        </w:rPr>
      </w:pPr>
      <w:r w:rsidRPr="00903DBA">
        <w:rPr>
          <w:highlight w:val="white"/>
        </w:rPr>
        <w:t xml:space="preserve">                   Message.Invalid_dereference_of_non__pointer);</w:t>
      </w:r>
    </w:p>
    <w:p w14:paraId="7E0F8A8D" w14:textId="77777777" w:rsidR="005E5A36" w:rsidRPr="00903DBA" w:rsidRDefault="005E5A36" w:rsidP="005E5A36">
      <w:pPr>
        <w:pStyle w:val="Code"/>
        <w:rPr>
          <w:highlight w:val="white"/>
        </w:rPr>
      </w:pPr>
      <w:r w:rsidRPr="00903DBA">
        <w:rPr>
          <w:highlight w:val="white"/>
        </w:rPr>
        <w:t xml:space="preserve">      Symbol resultSymbol =</w:t>
      </w:r>
    </w:p>
    <w:p w14:paraId="35433F88" w14:textId="77777777" w:rsidR="005E5A36" w:rsidRPr="00903DBA" w:rsidRDefault="005E5A36" w:rsidP="005E5A36">
      <w:pPr>
        <w:pStyle w:val="Code"/>
        <w:rPr>
          <w:highlight w:val="white"/>
        </w:rPr>
      </w:pPr>
      <w:r w:rsidRPr="00903DBA">
        <w:rPr>
          <w:highlight w:val="white"/>
        </w:rPr>
        <w:t xml:space="preserve">        new Symbol(expression.Symbol.Type.PointerOrArrayType);</w:t>
      </w:r>
    </w:p>
    <w:p w14:paraId="6FE90511" w14:textId="77777777" w:rsidR="005E5A36" w:rsidRPr="00903DBA" w:rsidRDefault="005E5A36" w:rsidP="005E5A36">
      <w:pPr>
        <w:pStyle w:val="Code"/>
        <w:rPr>
          <w:highlight w:val="white"/>
        </w:rPr>
      </w:pPr>
      <w:r w:rsidRPr="00903DBA">
        <w:rPr>
          <w:highlight w:val="white"/>
        </w:rPr>
        <w:t xml:space="preserve">      return Dereference(expression, resultSymbol, 0);</w:t>
      </w:r>
    </w:p>
    <w:p w14:paraId="59745403" w14:textId="77777777" w:rsidR="005E5A36" w:rsidRPr="00903DBA" w:rsidRDefault="005E5A36" w:rsidP="005E5A36">
      <w:pPr>
        <w:pStyle w:val="Code"/>
        <w:rPr>
          <w:highlight w:val="white"/>
        </w:rPr>
      </w:pPr>
      <w:r w:rsidRPr="00903DBA">
        <w:rPr>
          <w:highlight w:val="white"/>
        </w:rPr>
        <w:t xml:space="preserve">    }</w:t>
      </w:r>
    </w:p>
    <w:p w14:paraId="5EC7D439" w14:textId="77777777" w:rsidR="005E5A36" w:rsidRPr="00903DBA" w:rsidRDefault="005E5A36" w:rsidP="005E5A36">
      <w:pPr>
        <w:pStyle w:val="Rubrik3"/>
        <w:rPr>
          <w:highlight w:val="white"/>
        </w:rPr>
      </w:pPr>
      <w:r w:rsidRPr="00903DBA">
        <w:rPr>
          <w:highlight w:val="white"/>
        </w:rPr>
        <w:t>Prefix Increment and Decrement Expression</w:t>
      </w:r>
    </w:p>
    <w:p w14:paraId="33258672" w14:textId="77777777" w:rsidR="005E5A36" w:rsidRPr="00903DBA" w:rsidRDefault="005E5A36" w:rsidP="005E5A36">
      <w:pPr>
        <w:pStyle w:val="CodeHeader"/>
      </w:pPr>
      <w:r w:rsidRPr="00903DBA">
        <w:t>MiddleCodeGenerator.cs</w:t>
      </w:r>
    </w:p>
    <w:p w14:paraId="41A380EE" w14:textId="77777777" w:rsidR="005E5A36" w:rsidRPr="00903DBA" w:rsidRDefault="005E5A36" w:rsidP="005E5A36">
      <w:pPr>
        <w:pStyle w:val="Code"/>
        <w:rPr>
          <w:highlight w:val="white"/>
        </w:rPr>
      </w:pPr>
      <w:r w:rsidRPr="00903DBA">
        <w:rPr>
          <w:highlight w:val="white"/>
        </w:rPr>
        <w:lastRenderedPageBreak/>
        <w:t xml:space="preserve">    private static IDictionary&lt;MiddleOperator,MiddleOperator&gt; m_incrementMap =</w:t>
      </w:r>
    </w:p>
    <w:p w14:paraId="3896092C" w14:textId="77777777" w:rsidR="005E5A36" w:rsidRPr="00903DBA" w:rsidRDefault="005E5A36" w:rsidP="005E5A36">
      <w:pPr>
        <w:pStyle w:val="Code"/>
        <w:rPr>
          <w:highlight w:val="white"/>
        </w:rPr>
      </w:pPr>
      <w:r w:rsidRPr="00903DBA">
        <w:rPr>
          <w:highlight w:val="white"/>
        </w:rPr>
        <w:t xml:space="preserve">      new Dictionary&lt;MiddleOperator, MiddleOperator&gt;();</w:t>
      </w:r>
    </w:p>
    <w:p w14:paraId="6EEAA73C" w14:textId="77777777" w:rsidR="005E5A36" w:rsidRPr="00903DBA" w:rsidRDefault="005E5A36" w:rsidP="005E5A36">
      <w:pPr>
        <w:pStyle w:val="Code"/>
        <w:rPr>
          <w:highlight w:val="white"/>
        </w:rPr>
      </w:pPr>
    </w:p>
    <w:p w14:paraId="3B1EA939" w14:textId="77777777" w:rsidR="005E5A36" w:rsidRPr="00903DBA" w:rsidRDefault="005E5A36" w:rsidP="005E5A36">
      <w:pPr>
        <w:pStyle w:val="Code"/>
        <w:rPr>
          <w:highlight w:val="white"/>
        </w:rPr>
      </w:pPr>
      <w:r w:rsidRPr="00903DBA">
        <w:rPr>
          <w:highlight w:val="white"/>
        </w:rPr>
        <w:t xml:space="preserve">    private static IDictionary&lt;MiddleOperator,MiddleOperator&gt;</w:t>
      </w:r>
    </w:p>
    <w:p w14:paraId="224ED670" w14:textId="77777777" w:rsidR="005E5A36" w:rsidRPr="00903DBA" w:rsidRDefault="005E5A36" w:rsidP="005E5A36">
      <w:pPr>
        <w:pStyle w:val="Code"/>
        <w:rPr>
          <w:highlight w:val="white"/>
        </w:rPr>
      </w:pPr>
      <w:r w:rsidRPr="00903DBA">
        <w:rPr>
          <w:highlight w:val="white"/>
        </w:rPr>
        <w:t xml:space="preserve">      m_incrementInverseMap = new Dictionary&lt;MiddleOperator,MiddleOperator&gt;();</w:t>
      </w:r>
    </w:p>
    <w:p w14:paraId="45853B4A" w14:textId="77777777" w:rsidR="005E5A36" w:rsidRPr="00903DBA" w:rsidRDefault="005E5A36" w:rsidP="005E5A36">
      <w:pPr>
        <w:pStyle w:val="Code"/>
        <w:rPr>
          <w:highlight w:val="white"/>
        </w:rPr>
      </w:pPr>
    </w:p>
    <w:p w14:paraId="23404CFE" w14:textId="77777777" w:rsidR="005E5A36" w:rsidRPr="00903DBA" w:rsidRDefault="005E5A36" w:rsidP="005E5A36">
      <w:pPr>
        <w:pStyle w:val="Code"/>
        <w:rPr>
          <w:highlight w:val="white"/>
        </w:rPr>
      </w:pPr>
      <w:r w:rsidRPr="00903DBA">
        <w:rPr>
          <w:highlight w:val="white"/>
        </w:rPr>
        <w:t xml:space="preserve">    static MiddleCodeGenerator() {</w:t>
      </w:r>
    </w:p>
    <w:p w14:paraId="74D66E35" w14:textId="77777777" w:rsidR="005E5A36" w:rsidRPr="00903DBA" w:rsidRDefault="005E5A36" w:rsidP="005E5A36">
      <w:pPr>
        <w:pStyle w:val="Code"/>
        <w:rPr>
          <w:highlight w:val="white"/>
        </w:rPr>
      </w:pPr>
      <w:r w:rsidRPr="00903DBA">
        <w:rPr>
          <w:highlight w:val="white"/>
        </w:rPr>
        <w:t xml:space="preserve">      m_incrementMap.Add(MiddleOperator.Increment,</w:t>
      </w:r>
    </w:p>
    <w:p w14:paraId="614EE176" w14:textId="77777777" w:rsidR="005E5A36" w:rsidRPr="00903DBA" w:rsidRDefault="005E5A36" w:rsidP="005E5A36">
      <w:pPr>
        <w:pStyle w:val="Code"/>
        <w:rPr>
          <w:highlight w:val="white"/>
        </w:rPr>
      </w:pPr>
      <w:r w:rsidRPr="00903DBA">
        <w:rPr>
          <w:highlight w:val="white"/>
        </w:rPr>
        <w:t xml:space="preserve">                         MiddleOperator.BinaryAdd);</w:t>
      </w:r>
    </w:p>
    <w:p w14:paraId="2A2C4F99" w14:textId="77777777" w:rsidR="005E5A36" w:rsidRPr="00903DBA" w:rsidRDefault="005E5A36" w:rsidP="005E5A36">
      <w:pPr>
        <w:pStyle w:val="Code"/>
        <w:rPr>
          <w:highlight w:val="white"/>
        </w:rPr>
      </w:pPr>
      <w:r w:rsidRPr="00903DBA">
        <w:rPr>
          <w:highlight w:val="white"/>
        </w:rPr>
        <w:t xml:space="preserve">      m_incrementMap.Add(MiddleOperator.Decrement,</w:t>
      </w:r>
    </w:p>
    <w:p w14:paraId="00F6715C" w14:textId="77777777" w:rsidR="005E5A36" w:rsidRPr="00903DBA" w:rsidRDefault="005E5A36" w:rsidP="005E5A36">
      <w:pPr>
        <w:pStyle w:val="Code"/>
        <w:rPr>
          <w:highlight w:val="white"/>
        </w:rPr>
      </w:pPr>
      <w:r w:rsidRPr="00903DBA">
        <w:rPr>
          <w:highlight w:val="white"/>
        </w:rPr>
        <w:t xml:space="preserve">                         MiddleOperator.BinarySubtract);</w:t>
      </w:r>
    </w:p>
    <w:p w14:paraId="0967828F" w14:textId="77777777" w:rsidR="005E5A36" w:rsidRPr="00903DBA" w:rsidRDefault="005E5A36" w:rsidP="005E5A36">
      <w:pPr>
        <w:pStyle w:val="Code"/>
        <w:rPr>
          <w:highlight w:val="white"/>
        </w:rPr>
      </w:pPr>
      <w:r w:rsidRPr="00903DBA">
        <w:rPr>
          <w:highlight w:val="white"/>
        </w:rPr>
        <w:t xml:space="preserve">      m_incrementInverseMap.Add(MiddleOperator.Increment,</w:t>
      </w:r>
    </w:p>
    <w:p w14:paraId="63085AE6" w14:textId="77777777" w:rsidR="005E5A36" w:rsidRPr="00903DBA" w:rsidRDefault="005E5A36" w:rsidP="005E5A36">
      <w:pPr>
        <w:pStyle w:val="Code"/>
        <w:rPr>
          <w:highlight w:val="white"/>
        </w:rPr>
      </w:pPr>
      <w:r w:rsidRPr="00903DBA">
        <w:rPr>
          <w:highlight w:val="white"/>
        </w:rPr>
        <w:t xml:space="preserve">                                 MiddleOperator.BinarySubtract);</w:t>
      </w:r>
    </w:p>
    <w:p w14:paraId="529422AD" w14:textId="77777777" w:rsidR="005E5A36" w:rsidRPr="00903DBA" w:rsidRDefault="005E5A36" w:rsidP="005E5A36">
      <w:pPr>
        <w:pStyle w:val="Code"/>
        <w:rPr>
          <w:highlight w:val="white"/>
        </w:rPr>
      </w:pPr>
      <w:r w:rsidRPr="00903DBA">
        <w:rPr>
          <w:highlight w:val="white"/>
        </w:rPr>
        <w:t xml:space="preserve">      m_incrementInverseMap.Add(MiddleOperator.Decrement,</w:t>
      </w:r>
    </w:p>
    <w:p w14:paraId="18032569" w14:textId="77777777" w:rsidR="005E5A36" w:rsidRPr="00903DBA" w:rsidRDefault="005E5A36" w:rsidP="005E5A36">
      <w:pPr>
        <w:pStyle w:val="Code"/>
        <w:rPr>
          <w:highlight w:val="white"/>
        </w:rPr>
      </w:pPr>
      <w:r w:rsidRPr="00903DBA">
        <w:rPr>
          <w:highlight w:val="white"/>
        </w:rPr>
        <w:t xml:space="preserve">                                 MiddleOperator.BinaryAdd);</w:t>
      </w:r>
    </w:p>
    <w:p w14:paraId="4BBEE976" w14:textId="77777777" w:rsidR="005E5A36" w:rsidRPr="00903DBA" w:rsidRDefault="005E5A36" w:rsidP="005E5A36">
      <w:pPr>
        <w:pStyle w:val="Code"/>
        <w:rPr>
          <w:highlight w:val="white"/>
        </w:rPr>
      </w:pPr>
      <w:r w:rsidRPr="00903DBA">
        <w:rPr>
          <w:highlight w:val="white"/>
        </w:rPr>
        <w:t xml:space="preserve">    }</w:t>
      </w:r>
    </w:p>
    <w:p w14:paraId="760F362C" w14:textId="77777777" w:rsidR="005E5A36" w:rsidRPr="00903DBA" w:rsidRDefault="005E5A36" w:rsidP="005E5A36">
      <w:pPr>
        <w:pStyle w:val="Code"/>
        <w:rPr>
          <w:highlight w:val="white"/>
        </w:rPr>
      </w:pPr>
    </w:p>
    <w:p w14:paraId="409E1BD0" w14:textId="77777777" w:rsidR="005E5A36" w:rsidRPr="00903DBA" w:rsidRDefault="005E5A36" w:rsidP="005E5A36">
      <w:pPr>
        <w:pStyle w:val="Code"/>
        <w:rPr>
          <w:highlight w:val="white"/>
        </w:rPr>
      </w:pPr>
      <w:r w:rsidRPr="00903DBA">
        <w:rPr>
          <w:highlight w:val="white"/>
        </w:rPr>
        <w:t xml:space="preserve">    public static Expression PrefixIncrementExpression</w:t>
      </w:r>
    </w:p>
    <w:p w14:paraId="0C9DCEB6" w14:textId="77777777" w:rsidR="005E5A36" w:rsidRPr="00903DBA" w:rsidRDefault="005E5A36" w:rsidP="005E5A36">
      <w:pPr>
        <w:pStyle w:val="Code"/>
        <w:rPr>
          <w:highlight w:val="white"/>
        </w:rPr>
      </w:pPr>
      <w:r w:rsidRPr="00903DBA">
        <w:rPr>
          <w:highlight w:val="white"/>
        </w:rPr>
        <w:t xml:space="preserve">                             (MiddleOperator middleOp, Expression expression){</w:t>
      </w:r>
    </w:p>
    <w:p w14:paraId="1D0FCEEC" w14:textId="77777777" w:rsidR="005E5A36" w:rsidRPr="00903DBA" w:rsidRDefault="005E5A36" w:rsidP="005E5A36">
      <w:pPr>
        <w:pStyle w:val="Code"/>
        <w:rPr>
          <w:highlight w:val="white"/>
        </w:rPr>
      </w:pPr>
      <w:r w:rsidRPr="00903DBA">
        <w:rPr>
          <w:highlight w:val="white"/>
        </w:rPr>
        <w:t xml:space="preserve">      Symbol symbol = expression.Symbol;</w:t>
      </w:r>
    </w:p>
    <w:p w14:paraId="0281ED0F" w14:textId="77777777" w:rsidR="005E5A36" w:rsidRPr="00903DBA" w:rsidRDefault="005E5A36" w:rsidP="005E5A36">
      <w:pPr>
        <w:pStyle w:val="Code"/>
        <w:rPr>
          <w:highlight w:val="white"/>
        </w:rPr>
      </w:pPr>
      <w:r w:rsidRPr="00903DBA">
        <w:rPr>
          <w:highlight w:val="white"/>
        </w:rPr>
        <w:t xml:space="preserve">      Assert.Error(symbol.Assignable,  Message.Not_assignable);</w:t>
      </w:r>
    </w:p>
    <w:p w14:paraId="4D700A33" w14:textId="77777777" w:rsidR="005E5A36" w:rsidRPr="00903DBA" w:rsidRDefault="005E5A36" w:rsidP="005E5A36">
      <w:pPr>
        <w:pStyle w:val="Code"/>
        <w:rPr>
          <w:highlight w:val="white"/>
        </w:rPr>
      </w:pPr>
      <w:r w:rsidRPr="00903DBA">
        <w:rPr>
          <w:highlight w:val="white"/>
        </w:rPr>
        <w:t xml:space="preserve">      Assert.Error(symbol.Type.IsArithmeticOrPointer(),</w:t>
      </w:r>
    </w:p>
    <w:p w14:paraId="5E4437BF" w14:textId="77777777" w:rsidR="005E5A36" w:rsidRPr="00903DBA" w:rsidRDefault="005E5A36" w:rsidP="005E5A36">
      <w:pPr>
        <w:pStyle w:val="Code"/>
        <w:rPr>
          <w:highlight w:val="white"/>
        </w:rPr>
      </w:pPr>
      <w:r w:rsidRPr="00903DBA">
        <w:rPr>
          <w:highlight w:val="white"/>
        </w:rPr>
        <w:t xml:space="preserve">                   expression, Message.Invalid_type_in_increment_expression);</w:t>
      </w:r>
    </w:p>
    <w:p w14:paraId="7A1B7678" w14:textId="77777777" w:rsidR="005E5A36" w:rsidRPr="00903DBA" w:rsidRDefault="005E5A36" w:rsidP="005E5A36">
      <w:pPr>
        <w:pStyle w:val="Code"/>
        <w:rPr>
          <w:highlight w:val="white"/>
        </w:rPr>
      </w:pPr>
    </w:p>
    <w:p w14:paraId="0A9CE2DE" w14:textId="77777777" w:rsidR="005E5A36" w:rsidRPr="00903DBA" w:rsidRDefault="005E5A36" w:rsidP="005E5A36">
      <w:pPr>
        <w:pStyle w:val="Code"/>
        <w:rPr>
          <w:highlight w:val="white"/>
        </w:rPr>
      </w:pPr>
      <w:r w:rsidRPr="00903DBA">
        <w:rPr>
          <w:highlight w:val="white"/>
        </w:rPr>
        <w:t xml:space="preserve">      if (symbol.Type.IsIntegralOrPointer()) {</w:t>
      </w:r>
    </w:p>
    <w:p w14:paraId="3FB80922" w14:textId="77777777" w:rsidR="005E5A36" w:rsidRPr="00903DBA" w:rsidRDefault="005E5A36" w:rsidP="005E5A36">
      <w:pPr>
        <w:pStyle w:val="Code"/>
        <w:rPr>
          <w:highlight w:val="white"/>
        </w:rPr>
      </w:pPr>
      <w:r w:rsidRPr="00903DBA">
        <w:rPr>
          <w:highlight w:val="white"/>
        </w:rPr>
        <w:t xml:space="preserve">        AddMiddleCode(expression.ShortList, middleOp, null, symbol);</w:t>
      </w:r>
    </w:p>
    <w:p w14:paraId="124336D2" w14:textId="77777777" w:rsidR="005E5A36" w:rsidRPr="00903DBA" w:rsidRDefault="005E5A36" w:rsidP="005E5A36">
      <w:pPr>
        <w:pStyle w:val="Code"/>
        <w:rPr>
          <w:highlight w:val="white"/>
        </w:rPr>
      </w:pPr>
      <w:r w:rsidRPr="00903DBA">
        <w:rPr>
          <w:highlight w:val="white"/>
        </w:rPr>
        <w:t xml:space="preserve">        AddMiddleCode(expression.LongList, middleOp, null, symbol);</w:t>
      </w:r>
    </w:p>
    <w:p w14:paraId="379AC51F" w14:textId="77777777" w:rsidR="005E5A36" w:rsidRPr="00903DBA" w:rsidRDefault="005E5A36" w:rsidP="005E5A36">
      <w:pPr>
        <w:pStyle w:val="Code"/>
        <w:rPr>
          <w:highlight w:val="white"/>
        </w:rPr>
      </w:pPr>
    </w:p>
    <w:p w14:paraId="4788FDE5" w14:textId="77777777" w:rsidR="005E5A36" w:rsidRPr="00903DBA" w:rsidRDefault="005E5A36" w:rsidP="005E5A36">
      <w:pPr>
        <w:pStyle w:val="Code"/>
        <w:rPr>
          <w:highlight w:val="white"/>
        </w:rPr>
      </w:pPr>
      <w:r w:rsidRPr="00903DBA">
        <w:rPr>
          <w:highlight w:val="white"/>
        </w:rPr>
        <w:t xml:space="preserve">        BigInteger? bitFieldMask = symbol.Type.GetBitfieldMask();</w:t>
      </w:r>
    </w:p>
    <w:p w14:paraId="6D81068A" w14:textId="77777777" w:rsidR="005E5A36" w:rsidRPr="00903DBA" w:rsidRDefault="005E5A36" w:rsidP="005E5A36">
      <w:pPr>
        <w:pStyle w:val="Code"/>
        <w:rPr>
          <w:highlight w:val="white"/>
        </w:rPr>
      </w:pPr>
      <w:r w:rsidRPr="00903DBA">
        <w:rPr>
          <w:highlight w:val="white"/>
        </w:rPr>
        <w:t xml:space="preserve">        if (bitFieldMask != null) {</w:t>
      </w:r>
    </w:p>
    <w:p w14:paraId="09E4DFDC" w14:textId="77777777" w:rsidR="005E5A36" w:rsidRPr="00903DBA" w:rsidRDefault="005E5A36" w:rsidP="005E5A36">
      <w:pPr>
        <w:pStyle w:val="Code"/>
        <w:rPr>
          <w:highlight w:val="white"/>
        </w:rPr>
      </w:pPr>
      <w:r w:rsidRPr="00903DBA">
        <w:rPr>
          <w:highlight w:val="white"/>
        </w:rPr>
        <w:t xml:space="preserve">          Symbol maskSymbol = new Symbol(symbol.Type, bitFieldMask.Value);</w:t>
      </w:r>
    </w:p>
    <w:p w14:paraId="2C6CBAFD" w14:textId="77777777" w:rsidR="005E5A36" w:rsidRPr="00903DBA" w:rsidRDefault="005E5A36" w:rsidP="005E5A36">
      <w:pPr>
        <w:pStyle w:val="Code"/>
        <w:rPr>
          <w:highlight w:val="white"/>
        </w:rPr>
      </w:pPr>
      <w:r w:rsidRPr="00903DBA">
        <w:rPr>
          <w:highlight w:val="white"/>
        </w:rPr>
        <w:t xml:space="preserve">          MiddleCode maskCode = new MiddleCode(MiddleOperator.BitwiseAnd,</w:t>
      </w:r>
    </w:p>
    <w:p w14:paraId="624E3AFF" w14:textId="77777777" w:rsidR="005E5A36" w:rsidRPr="00903DBA" w:rsidRDefault="005E5A36" w:rsidP="005E5A36">
      <w:pPr>
        <w:pStyle w:val="Code"/>
        <w:rPr>
          <w:highlight w:val="white"/>
        </w:rPr>
      </w:pPr>
      <w:r w:rsidRPr="00903DBA">
        <w:rPr>
          <w:highlight w:val="white"/>
        </w:rPr>
        <w:t xml:space="preserve">                                               symbol, symbol, maskSymbol);</w:t>
      </w:r>
    </w:p>
    <w:p w14:paraId="6E3A4697" w14:textId="77777777" w:rsidR="005E5A36" w:rsidRPr="00903DBA" w:rsidRDefault="005E5A36" w:rsidP="005E5A36">
      <w:pPr>
        <w:pStyle w:val="Code"/>
        <w:rPr>
          <w:highlight w:val="white"/>
        </w:rPr>
      </w:pPr>
      <w:r w:rsidRPr="00903DBA">
        <w:rPr>
          <w:highlight w:val="white"/>
        </w:rPr>
        <w:t xml:space="preserve">          expression.ShortList.Add(maskCode);</w:t>
      </w:r>
    </w:p>
    <w:p w14:paraId="4CB2F5A8" w14:textId="77777777" w:rsidR="005E5A36" w:rsidRPr="00903DBA" w:rsidRDefault="005E5A36" w:rsidP="005E5A36">
      <w:pPr>
        <w:pStyle w:val="Code"/>
        <w:rPr>
          <w:highlight w:val="white"/>
        </w:rPr>
      </w:pPr>
      <w:r w:rsidRPr="00903DBA">
        <w:rPr>
          <w:highlight w:val="white"/>
        </w:rPr>
        <w:t xml:space="preserve">          expression.LongList.Add(maskCode);</w:t>
      </w:r>
    </w:p>
    <w:p w14:paraId="08870FF7" w14:textId="77777777" w:rsidR="005E5A36" w:rsidRPr="00903DBA" w:rsidRDefault="005E5A36" w:rsidP="005E5A36">
      <w:pPr>
        <w:pStyle w:val="Code"/>
        <w:rPr>
          <w:highlight w:val="white"/>
        </w:rPr>
      </w:pPr>
      <w:r w:rsidRPr="00903DBA">
        <w:rPr>
          <w:highlight w:val="white"/>
        </w:rPr>
        <w:t xml:space="preserve">        }</w:t>
      </w:r>
    </w:p>
    <w:p w14:paraId="407C39B7" w14:textId="77777777" w:rsidR="005E5A36" w:rsidRPr="00903DBA" w:rsidRDefault="005E5A36" w:rsidP="005E5A36">
      <w:pPr>
        <w:pStyle w:val="Code"/>
        <w:rPr>
          <w:highlight w:val="white"/>
        </w:rPr>
      </w:pPr>
      <w:r w:rsidRPr="00903DBA">
        <w:rPr>
          <w:highlight w:val="white"/>
        </w:rPr>
        <w:t xml:space="preserve">    </w:t>
      </w:r>
    </w:p>
    <w:p w14:paraId="78BF0A27" w14:textId="77777777" w:rsidR="005E5A36" w:rsidRPr="00903DBA" w:rsidRDefault="005E5A36" w:rsidP="005E5A36">
      <w:pPr>
        <w:pStyle w:val="Code"/>
        <w:rPr>
          <w:highlight w:val="white"/>
        </w:rPr>
      </w:pPr>
      <w:r w:rsidRPr="00903DBA">
        <w:rPr>
          <w:highlight w:val="white"/>
        </w:rPr>
        <w:t xml:space="preserve">        Symbol resultSymbol = new Symbol(symbol.Type);</w:t>
      </w:r>
    </w:p>
    <w:p w14:paraId="53F570DA" w14:textId="77777777" w:rsidR="005E5A36" w:rsidRPr="00903DBA" w:rsidRDefault="005E5A36" w:rsidP="005E5A36">
      <w:pPr>
        <w:pStyle w:val="Code"/>
        <w:rPr>
          <w:highlight w:val="white"/>
        </w:rPr>
      </w:pPr>
      <w:r w:rsidRPr="00903DBA">
        <w:rPr>
          <w:highlight w:val="white"/>
        </w:rPr>
        <w:t xml:space="preserve">        AddMiddleCode(expression.LongList, MiddleOperator.Assign,</w:t>
      </w:r>
    </w:p>
    <w:p w14:paraId="09F7509D" w14:textId="77777777" w:rsidR="005E5A36" w:rsidRPr="00903DBA" w:rsidRDefault="005E5A36" w:rsidP="005E5A36">
      <w:pPr>
        <w:pStyle w:val="Code"/>
        <w:rPr>
          <w:highlight w:val="white"/>
        </w:rPr>
      </w:pPr>
      <w:r w:rsidRPr="00903DBA">
        <w:rPr>
          <w:highlight w:val="white"/>
        </w:rPr>
        <w:t xml:space="preserve">                      resultSymbol, symbol);</w:t>
      </w:r>
    </w:p>
    <w:p w14:paraId="6FDC3C59" w14:textId="77777777" w:rsidR="005E5A36" w:rsidRPr="00903DBA" w:rsidRDefault="005E5A36" w:rsidP="005E5A36">
      <w:pPr>
        <w:pStyle w:val="Code"/>
        <w:rPr>
          <w:highlight w:val="white"/>
        </w:rPr>
      </w:pPr>
      <w:r w:rsidRPr="00903DBA">
        <w:rPr>
          <w:highlight w:val="white"/>
        </w:rPr>
        <w:t xml:space="preserve">      </w:t>
      </w:r>
    </w:p>
    <w:p w14:paraId="6F040DB4"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098E9779" w14:textId="77777777" w:rsidR="005E5A36" w:rsidRPr="00903DBA" w:rsidRDefault="005E5A36" w:rsidP="005E5A36">
      <w:pPr>
        <w:pStyle w:val="Code"/>
        <w:rPr>
          <w:highlight w:val="white"/>
        </w:rPr>
      </w:pPr>
      <w:r w:rsidRPr="00903DBA">
        <w:rPr>
          <w:highlight w:val="white"/>
        </w:rPr>
        <w:t xml:space="preserve">                               expression.LongList));</w:t>
      </w:r>
    </w:p>
    <w:p w14:paraId="3E55B1C8" w14:textId="77777777" w:rsidR="005E5A36" w:rsidRPr="00903DBA" w:rsidRDefault="005E5A36" w:rsidP="005E5A36">
      <w:pPr>
        <w:pStyle w:val="Code"/>
        <w:rPr>
          <w:highlight w:val="white"/>
        </w:rPr>
      </w:pPr>
      <w:r w:rsidRPr="00903DBA">
        <w:rPr>
          <w:highlight w:val="white"/>
        </w:rPr>
        <w:t xml:space="preserve">      }</w:t>
      </w:r>
    </w:p>
    <w:p w14:paraId="789221AA" w14:textId="77777777" w:rsidR="005E5A36" w:rsidRPr="00903DBA" w:rsidRDefault="005E5A36" w:rsidP="005E5A36">
      <w:pPr>
        <w:rPr>
          <w:highlight w:val="white"/>
        </w:rPr>
      </w:pPr>
      <w:r w:rsidRPr="00903DBA">
        <w:rPr>
          <w:highlight w:val="white"/>
        </w:rPr>
        <w:t>The increment and decrement operator apply not only to integral values, but also to floating values. The operation. We start by pushing the value one at the floating value stack, the value to be incremented or decremented has already been pushed at the stack by earlier operations. We perform the operation, which is addition or subtraction. We preform the operation on both the short list and list of the expression. The difference is that in the short list case we pop the value off the stack since we do not need it anymore. In the long list case we do nothing, we just let the value stay on the stack to be used by later operations.</w:t>
      </w:r>
    </w:p>
    <w:p w14:paraId="19227910" w14:textId="77777777" w:rsidR="005E5A36" w:rsidRPr="00903DBA" w:rsidRDefault="005E5A36" w:rsidP="005E5A36">
      <w:pPr>
        <w:pStyle w:val="Code"/>
        <w:rPr>
          <w:highlight w:val="white"/>
        </w:rPr>
      </w:pPr>
      <w:r w:rsidRPr="00903DBA">
        <w:rPr>
          <w:highlight w:val="white"/>
        </w:rPr>
        <w:t xml:space="preserve">      else {</w:t>
      </w:r>
    </w:p>
    <w:p w14:paraId="5A8B097E" w14:textId="77777777" w:rsidR="005E5A36" w:rsidRPr="00903DBA" w:rsidRDefault="005E5A36" w:rsidP="005E5A36">
      <w:pPr>
        <w:pStyle w:val="Code"/>
        <w:rPr>
          <w:highlight w:val="white"/>
        </w:rPr>
      </w:pPr>
      <w:r w:rsidRPr="00903DBA">
        <w:rPr>
          <w:highlight w:val="white"/>
        </w:rPr>
        <w:t xml:space="preserve">        AddMiddleCode(expression.ShortList, MiddleOperator.PushOne);</w:t>
      </w:r>
    </w:p>
    <w:p w14:paraId="22F806D5" w14:textId="77777777" w:rsidR="005E5A36" w:rsidRPr="00903DBA" w:rsidRDefault="005E5A36" w:rsidP="005E5A36">
      <w:pPr>
        <w:pStyle w:val="Code"/>
        <w:rPr>
          <w:highlight w:val="white"/>
        </w:rPr>
      </w:pPr>
      <w:r w:rsidRPr="00903DBA">
        <w:rPr>
          <w:highlight w:val="white"/>
        </w:rPr>
        <w:t xml:space="preserve">        Symbol oneSymbol = new Symbol(symbol.Type, (decimal) 1);</w:t>
      </w:r>
    </w:p>
    <w:p w14:paraId="202AEDFA" w14:textId="77777777" w:rsidR="005E5A36" w:rsidRPr="00903DBA" w:rsidRDefault="005E5A36" w:rsidP="005E5A36">
      <w:pPr>
        <w:pStyle w:val="Code"/>
        <w:rPr>
          <w:highlight w:val="white"/>
        </w:rPr>
      </w:pPr>
      <w:r w:rsidRPr="00903DBA">
        <w:rPr>
          <w:highlight w:val="white"/>
        </w:rPr>
        <w:t xml:space="preserve">        AddMiddleCode(expression.ShortList, m_incrementMap[middleOp],</w:t>
      </w:r>
    </w:p>
    <w:p w14:paraId="29F84612" w14:textId="77777777" w:rsidR="005E5A36" w:rsidRPr="00903DBA" w:rsidRDefault="005E5A36" w:rsidP="005E5A36">
      <w:pPr>
        <w:pStyle w:val="Code"/>
        <w:rPr>
          <w:highlight w:val="white"/>
        </w:rPr>
      </w:pPr>
      <w:r w:rsidRPr="00903DBA">
        <w:rPr>
          <w:highlight w:val="white"/>
        </w:rPr>
        <w:lastRenderedPageBreak/>
        <w:t xml:space="preserve">                      symbol, symbol, oneSymbol);</w:t>
      </w:r>
    </w:p>
    <w:p w14:paraId="34A4E77F" w14:textId="77777777" w:rsidR="005E5A36" w:rsidRPr="00903DBA" w:rsidRDefault="005E5A36" w:rsidP="005E5A36">
      <w:pPr>
        <w:pStyle w:val="Code"/>
        <w:rPr>
          <w:highlight w:val="white"/>
        </w:rPr>
      </w:pPr>
      <w:r w:rsidRPr="00903DBA">
        <w:rPr>
          <w:highlight w:val="white"/>
        </w:rPr>
        <w:t xml:space="preserve">        AddMiddleCode(expression.ShortList, MiddleOperator.PopFloat, symbol);</w:t>
      </w:r>
    </w:p>
    <w:p w14:paraId="3551CD80" w14:textId="77777777" w:rsidR="005E5A36" w:rsidRPr="00903DBA" w:rsidRDefault="005E5A36" w:rsidP="005E5A36">
      <w:pPr>
        <w:pStyle w:val="Code"/>
        <w:rPr>
          <w:highlight w:val="white"/>
        </w:rPr>
      </w:pPr>
    </w:p>
    <w:p w14:paraId="1E458397" w14:textId="77777777" w:rsidR="005E5A36" w:rsidRPr="00903DBA" w:rsidRDefault="005E5A36" w:rsidP="005E5A36">
      <w:pPr>
        <w:pStyle w:val="Code"/>
        <w:rPr>
          <w:highlight w:val="white"/>
        </w:rPr>
      </w:pPr>
      <w:r w:rsidRPr="00903DBA">
        <w:rPr>
          <w:highlight w:val="white"/>
        </w:rPr>
        <w:t xml:space="preserve">        AddMiddleCode(expression.LongList, MiddleOperator.PushOne);</w:t>
      </w:r>
    </w:p>
    <w:p w14:paraId="6BD5F465" w14:textId="77777777" w:rsidR="005E5A36" w:rsidRPr="00903DBA" w:rsidRDefault="005E5A36" w:rsidP="005E5A36">
      <w:pPr>
        <w:pStyle w:val="Code"/>
        <w:rPr>
          <w:highlight w:val="white"/>
        </w:rPr>
      </w:pPr>
      <w:r w:rsidRPr="00903DBA">
        <w:rPr>
          <w:highlight w:val="white"/>
        </w:rPr>
        <w:t xml:space="preserve">        AddMiddleCode(expression.LongList, m_incrementMap[middleOp],</w:t>
      </w:r>
    </w:p>
    <w:p w14:paraId="0A0DBDE8" w14:textId="77777777" w:rsidR="005E5A36" w:rsidRPr="00903DBA" w:rsidRDefault="005E5A36" w:rsidP="005E5A36">
      <w:pPr>
        <w:pStyle w:val="Code"/>
        <w:rPr>
          <w:highlight w:val="white"/>
        </w:rPr>
      </w:pPr>
      <w:r w:rsidRPr="00903DBA">
        <w:rPr>
          <w:highlight w:val="white"/>
        </w:rPr>
        <w:t xml:space="preserve">                      symbol, symbol, oneSymbol);</w:t>
      </w:r>
    </w:p>
    <w:p w14:paraId="4C3B2075" w14:textId="77777777" w:rsidR="005E5A36" w:rsidRPr="00903DBA" w:rsidRDefault="005E5A36" w:rsidP="005E5A36">
      <w:pPr>
        <w:pStyle w:val="Code"/>
        <w:rPr>
          <w:highlight w:val="white"/>
        </w:rPr>
      </w:pPr>
      <w:r w:rsidRPr="00903DBA">
        <w:rPr>
          <w:highlight w:val="white"/>
        </w:rPr>
        <w:t xml:space="preserve">        AddMiddleCode(expression.LongList, MiddleOperator.TopFloat, symbol);</w:t>
      </w:r>
    </w:p>
    <w:p w14:paraId="135904AB" w14:textId="77777777" w:rsidR="005E5A36" w:rsidRPr="00903DBA" w:rsidRDefault="005E5A36" w:rsidP="005E5A36">
      <w:pPr>
        <w:pStyle w:val="Code"/>
        <w:rPr>
          <w:highlight w:val="white"/>
        </w:rPr>
      </w:pPr>
    </w:p>
    <w:p w14:paraId="5914D7A1" w14:textId="77777777" w:rsidR="005E5A36" w:rsidRPr="00903DBA" w:rsidRDefault="005E5A36" w:rsidP="005E5A36">
      <w:pPr>
        <w:pStyle w:val="Code"/>
        <w:rPr>
          <w:highlight w:val="white"/>
        </w:rPr>
      </w:pPr>
      <w:r w:rsidRPr="00903DBA">
        <w:rPr>
          <w:highlight w:val="white"/>
        </w:rPr>
        <w:t xml:space="preserve">        Symbol resultSymbol = new Symbol(symbol.Type);</w:t>
      </w:r>
    </w:p>
    <w:p w14:paraId="0FA12E95"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3584BD9B" w14:textId="77777777" w:rsidR="005E5A36" w:rsidRPr="00903DBA" w:rsidRDefault="005E5A36" w:rsidP="005E5A36">
      <w:pPr>
        <w:pStyle w:val="Code"/>
        <w:rPr>
          <w:highlight w:val="white"/>
        </w:rPr>
      </w:pPr>
      <w:r w:rsidRPr="00903DBA">
        <w:rPr>
          <w:highlight w:val="white"/>
        </w:rPr>
        <w:t xml:space="preserve">                               expression.LongList));</w:t>
      </w:r>
    </w:p>
    <w:p w14:paraId="406AB4FB" w14:textId="77777777" w:rsidR="005E5A36" w:rsidRPr="00903DBA" w:rsidRDefault="005E5A36" w:rsidP="005E5A36">
      <w:pPr>
        <w:pStyle w:val="Code"/>
        <w:rPr>
          <w:highlight w:val="white"/>
        </w:rPr>
      </w:pPr>
      <w:r w:rsidRPr="00903DBA">
        <w:rPr>
          <w:highlight w:val="white"/>
        </w:rPr>
        <w:t xml:space="preserve">      }</w:t>
      </w:r>
    </w:p>
    <w:p w14:paraId="58ADDA92" w14:textId="77777777" w:rsidR="005E5A36" w:rsidRPr="00903DBA" w:rsidRDefault="005E5A36" w:rsidP="005E5A36">
      <w:pPr>
        <w:pStyle w:val="Code"/>
        <w:rPr>
          <w:highlight w:val="white"/>
        </w:rPr>
      </w:pPr>
      <w:r w:rsidRPr="00903DBA">
        <w:rPr>
          <w:highlight w:val="white"/>
        </w:rPr>
        <w:t xml:space="preserve">    }</w:t>
      </w:r>
    </w:p>
    <w:p w14:paraId="20A707A1" w14:textId="77777777" w:rsidR="005E5A36" w:rsidRPr="00DC37F5" w:rsidRDefault="005E5A36" w:rsidP="001A1BB8">
      <w:pPr>
        <w:pStyle w:val="Rubrik3"/>
        <w:rPr>
          <w:highlight w:val="white"/>
        </w:rPr>
      </w:pPr>
      <w:r w:rsidRPr="00DC37F5">
        <w:rPr>
          <w:highlight w:val="white"/>
        </w:rPr>
        <w:t>Postfix Increment and Decrement Expression</w:t>
      </w:r>
    </w:p>
    <w:p w14:paraId="42DC773E" w14:textId="77777777" w:rsidR="005E5A36" w:rsidRPr="00903DBA" w:rsidRDefault="005E5A36" w:rsidP="005E5A36">
      <w:pPr>
        <w:pStyle w:val="CodeHeader"/>
      </w:pPr>
      <w:r w:rsidRPr="00903DBA">
        <w:t>MiddleCodeGenerator.cs</w:t>
      </w:r>
    </w:p>
    <w:p w14:paraId="1ED75181" w14:textId="77777777" w:rsidR="005E5A36" w:rsidRPr="00903DBA" w:rsidRDefault="005E5A36" w:rsidP="005E5A36">
      <w:pPr>
        <w:pStyle w:val="Code"/>
        <w:rPr>
          <w:highlight w:val="white"/>
        </w:rPr>
      </w:pPr>
      <w:r w:rsidRPr="00903DBA">
        <w:rPr>
          <w:highlight w:val="white"/>
        </w:rPr>
        <w:t xml:space="preserve">    </w:t>
      </w:r>
      <w:bookmarkStart w:id="213" w:name="_Hlk57718952"/>
      <w:r w:rsidRPr="00903DBA">
        <w:rPr>
          <w:highlight w:val="white"/>
        </w:rPr>
        <w:t>public static Expression PostfixIncrementExpression</w:t>
      </w:r>
    </w:p>
    <w:p w14:paraId="455E7C62" w14:textId="77777777" w:rsidR="005E5A36" w:rsidRPr="00903DBA" w:rsidRDefault="005E5A36" w:rsidP="005E5A36">
      <w:pPr>
        <w:pStyle w:val="Code"/>
        <w:rPr>
          <w:highlight w:val="white"/>
        </w:rPr>
      </w:pPr>
      <w:r w:rsidRPr="00903DBA">
        <w:rPr>
          <w:highlight w:val="white"/>
        </w:rPr>
        <w:t xml:space="preserve">      (MiddleOperator middleOp, Expression expression) {</w:t>
      </w:r>
    </w:p>
    <w:p w14:paraId="54D6901F" w14:textId="77777777" w:rsidR="005E5A36" w:rsidRPr="00903DBA" w:rsidRDefault="005E5A36" w:rsidP="005E5A36">
      <w:pPr>
        <w:pStyle w:val="Code"/>
        <w:rPr>
          <w:highlight w:val="white"/>
        </w:rPr>
      </w:pPr>
      <w:r w:rsidRPr="00903DBA">
        <w:rPr>
          <w:highlight w:val="white"/>
        </w:rPr>
        <w:t xml:space="preserve">      Symbol symbol = expression.Symbol;</w:t>
      </w:r>
    </w:p>
    <w:p w14:paraId="4663CAE8" w14:textId="77777777" w:rsidR="005E5A36" w:rsidRPr="00903DBA" w:rsidRDefault="005E5A36" w:rsidP="005E5A36">
      <w:pPr>
        <w:pStyle w:val="Code"/>
        <w:rPr>
          <w:highlight w:val="white"/>
        </w:rPr>
      </w:pPr>
      <w:r w:rsidRPr="00903DBA">
        <w:rPr>
          <w:highlight w:val="white"/>
        </w:rPr>
        <w:t xml:space="preserve">      Assert.Error(symbol.Assignable, Message.Not_assignable);</w:t>
      </w:r>
    </w:p>
    <w:p w14:paraId="7D6BF15B" w14:textId="77777777" w:rsidR="005E5A36" w:rsidRPr="00903DBA" w:rsidRDefault="005E5A36" w:rsidP="005E5A36">
      <w:pPr>
        <w:pStyle w:val="Code"/>
        <w:rPr>
          <w:highlight w:val="white"/>
        </w:rPr>
      </w:pPr>
      <w:r w:rsidRPr="00903DBA">
        <w:rPr>
          <w:highlight w:val="white"/>
        </w:rPr>
        <w:t xml:space="preserve">      Assert.Error(symbol.Type.IsArithmeticOrPointer(),</w:t>
      </w:r>
    </w:p>
    <w:p w14:paraId="31173069" w14:textId="77777777" w:rsidR="005E5A36" w:rsidRPr="00903DBA" w:rsidRDefault="005E5A36" w:rsidP="005E5A36">
      <w:pPr>
        <w:pStyle w:val="Code"/>
        <w:rPr>
          <w:highlight w:val="white"/>
        </w:rPr>
      </w:pPr>
      <w:r w:rsidRPr="00903DBA">
        <w:rPr>
          <w:highlight w:val="white"/>
        </w:rPr>
        <w:t xml:space="preserve">                   expression, Message.Invalid_type_in_increment_expression);</w:t>
      </w:r>
    </w:p>
    <w:p w14:paraId="61A90BD4" w14:textId="77777777" w:rsidR="005E5A36" w:rsidRPr="00903DBA" w:rsidRDefault="005E5A36" w:rsidP="005E5A36">
      <w:pPr>
        <w:pStyle w:val="Code"/>
        <w:rPr>
          <w:highlight w:val="white"/>
        </w:rPr>
      </w:pPr>
      <w:r w:rsidRPr="00903DBA">
        <w:rPr>
          <w:highlight w:val="white"/>
        </w:rPr>
        <w:t xml:space="preserve">    </w:t>
      </w:r>
    </w:p>
    <w:p w14:paraId="2D379C22" w14:textId="77777777" w:rsidR="005E5A36" w:rsidRPr="00903DBA" w:rsidRDefault="005E5A36" w:rsidP="005E5A36">
      <w:pPr>
        <w:pStyle w:val="Code"/>
        <w:rPr>
          <w:highlight w:val="white"/>
        </w:rPr>
      </w:pPr>
      <w:r w:rsidRPr="00903DBA">
        <w:rPr>
          <w:highlight w:val="white"/>
        </w:rPr>
        <w:t xml:space="preserve">      if (symbol.Type.IsIntegralOrPointer()) {</w:t>
      </w:r>
    </w:p>
    <w:p w14:paraId="496D8F34" w14:textId="77777777" w:rsidR="005E5A36" w:rsidRPr="00903DBA" w:rsidRDefault="005E5A36" w:rsidP="005E5A36">
      <w:pPr>
        <w:pStyle w:val="Code"/>
        <w:rPr>
          <w:highlight w:val="white"/>
        </w:rPr>
      </w:pPr>
      <w:r w:rsidRPr="00903DBA">
        <w:rPr>
          <w:highlight w:val="white"/>
        </w:rPr>
        <w:t xml:space="preserve">        Symbol resultSymbol = new Symbol(symbol.Type);</w:t>
      </w:r>
    </w:p>
    <w:p w14:paraId="0B1BA957" w14:textId="77777777" w:rsidR="005E5A36" w:rsidRPr="00903DBA" w:rsidRDefault="005E5A36" w:rsidP="005E5A36">
      <w:pPr>
        <w:pStyle w:val="Code"/>
        <w:rPr>
          <w:highlight w:val="white"/>
        </w:rPr>
      </w:pPr>
      <w:r w:rsidRPr="00903DBA">
        <w:rPr>
          <w:highlight w:val="white"/>
        </w:rPr>
        <w:t xml:space="preserve">        AddMiddleCode(expression.LongList, MiddleOperator.Assign,</w:t>
      </w:r>
    </w:p>
    <w:p w14:paraId="3F3C3437" w14:textId="77777777" w:rsidR="005E5A36" w:rsidRPr="00903DBA" w:rsidRDefault="005E5A36" w:rsidP="005E5A36">
      <w:pPr>
        <w:pStyle w:val="Code"/>
        <w:rPr>
          <w:highlight w:val="white"/>
        </w:rPr>
      </w:pPr>
      <w:r w:rsidRPr="00903DBA">
        <w:rPr>
          <w:highlight w:val="white"/>
        </w:rPr>
        <w:t xml:space="preserve">                      resultSymbol, symbol);</w:t>
      </w:r>
    </w:p>
    <w:p w14:paraId="03ABF202" w14:textId="77777777" w:rsidR="005E5A36" w:rsidRPr="00903DBA" w:rsidRDefault="005E5A36" w:rsidP="005E5A36">
      <w:pPr>
        <w:pStyle w:val="Code"/>
        <w:rPr>
          <w:highlight w:val="white"/>
        </w:rPr>
      </w:pPr>
      <w:r w:rsidRPr="00903DBA">
        <w:rPr>
          <w:highlight w:val="white"/>
        </w:rPr>
        <w:t xml:space="preserve">        AddMiddleCode(expression.ShortList, middleOp, null, symbol);</w:t>
      </w:r>
    </w:p>
    <w:p w14:paraId="766FE9E6" w14:textId="77777777" w:rsidR="005E5A36" w:rsidRPr="00903DBA" w:rsidRDefault="005E5A36" w:rsidP="005E5A36">
      <w:pPr>
        <w:pStyle w:val="Code"/>
        <w:rPr>
          <w:highlight w:val="white"/>
        </w:rPr>
      </w:pPr>
      <w:r w:rsidRPr="00903DBA">
        <w:rPr>
          <w:highlight w:val="white"/>
        </w:rPr>
        <w:t xml:space="preserve">        AddMiddleCode(expression.LongList, middleOp, null, symbol);</w:t>
      </w:r>
    </w:p>
    <w:p w14:paraId="3E6D1F15" w14:textId="77777777" w:rsidR="005E5A36" w:rsidRPr="00903DBA" w:rsidRDefault="005E5A36" w:rsidP="005E5A36">
      <w:pPr>
        <w:pStyle w:val="Code"/>
        <w:rPr>
          <w:highlight w:val="white"/>
        </w:rPr>
      </w:pPr>
    </w:p>
    <w:p w14:paraId="7B4E2C49" w14:textId="77777777" w:rsidR="005E5A36" w:rsidRPr="00903DBA" w:rsidRDefault="005E5A36" w:rsidP="005E5A36">
      <w:pPr>
        <w:pStyle w:val="Code"/>
        <w:rPr>
          <w:highlight w:val="white"/>
        </w:rPr>
      </w:pPr>
      <w:r w:rsidRPr="00903DBA">
        <w:rPr>
          <w:highlight w:val="white"/>
        </w:rPr>
        <w:t xml:space="preserve">        BigInteger? bitFieldMask = symbol.Type.GetBitfieldMask();</w:t>
      </w:r>
    </w:p>
    <w:p w14:paraId="0105ED8D" w14:textId="77777777" w:rsidR="005E5A36" w:rsidRPr="00903DBA" w:rsidRDefault="005E5A36" w:rsidP="005E5A36">
      <w:pPr>
        <w:pStyle w:val="Code"/>
        <w:rPr>
          <w:highlight w:val="white"/>
        </w:rPr>
      </w:pPr>
      <w:r w:rsidRPr="00903DBA">
        <w:rPr>
          <w:highlight w:val="white"/>
        </w:rPr>
        <w:t xml:space="preserve">        if (bitFieldMask != null) {</w:t>
      </w:r>
    </w:p>
    <w:p w14:paraId="5B76E59B" w14:textId="77777777" w:rsidR="005E5A36" w:rsidRPr="00903DBA" w:rsidRDefault="005E5A36" w:rsidP="005E5A36">
      <w:pPr>
        <w:pStyle w:val="Code"/>
        <w:rPr>
          <w:highlight w:val="white"/>
        </w:rPr>
      </w:pPr>
      <w:r w:rsidRPr="00903DBA">
        <w:rPr>
          <w:highlight w:val="white"/>
        </w:rPr>
        <w:t xml:space="preserve">          Symbol maskSymbol = new Symbol(symbol.Type, bitFieldMask.Value);</w:t>
      </w:r>
    </w:p>
    <w:p w14:paraId="7B534BAA" w14:textId="77777777" w:rsidR="005E5A36" w:rsidRPr="00903DBA" w:rsidRDefault="005E5A36" w:rsidP="005E5A36">
      <w:pPr>
        <w:pStyle w:val="Code"/>
        <w:rPr>
          <w:highlight w:val="white"/>
        </w:rPr>
      </w:pPr>
      <w:r w:rsidRPr="00903DBA">
        <w:rPr>
          <w:highlight w:val="white"/>
        </w:rPr>
        <w:t xml:space="preserve">          AddMiddleCode(expression.ShortList, MiddleOperator.BitwiseAnd,</w:t>
      </w:r>
    </w:p>
    <w:p w14:paraId="458AB4B0" w14:textId="77777777" w:rsidR="005E5A36" w:rsidRPr="00903DBA" w:rsidRDefault="005E5A36" w:rsidP="005E5A36">
      <w:pPr>
        <w:pStyle w:val="Code"/>
        <w:rPr>
          <w:highlight w:val="white"/>
        </w:rPr>
      </w:pPr>
      <w:r w:rsidRPr="00903DBA">
        <w:rPr>
          <w:highlight w:val="white"/>
        </w:rPr>
        <w:t xml:space="preserve">                        symbol, symbol, maskSymbol);</w:t>
      </w:r>
    </w:p>
    <w:p w14:paraId="7542AE8F" w14:textId="77777777" w:rsidR="005E5A36" w:rsidRPr="00903DBA" w:rsidRDefault="005E5A36" w:rsidP="005E5A36">
      <w:pPr>
        <w:pStyle w:val="Code"/>
        <w:rPr>
          <w:highlight w:val="white"/>
        </w:rPr>
      </w:pPr>
      <w:r w:rsidRPr="00903DBA">
        <w:rPr>
          <w:highlight w:val="white"/>
        </w:rPr>
        <w:t xml:space="preserve">          AddMiddleCode(expression.LongList, MiddleOperator.BitwiseAnd,</w:t>
      </w:r>
    </w:p>
    <w:p w14:paraId="1A2F9000" w14:textId="77777777" w:rsidR="005E5A36" w:rsidRPr="00903DBA" w:rsidRDefault="005E5A36" w:rsidP="005E5A36">
      <w:pPr>
        <w:pStyle w:val="Code"/>
        <w:rPr>
          <w:highlight w:val="white"/>
        </w:rPr>
      </w:pPr>
      <w:r w:rsidRPr="00903DBA">
        <w:rPr>
          <w:highlight w:val="white"/>
        </w:rPr>
        <w:t xml:space="preserve">                        symbol, symbol, maskSymbol);</w:t>
      </w:r>
    </w:p>
    <w:p w14:paraId="2DB400C8" w14:textId="77777777" w:rsidR="005E5A36" w:rsidRPr="00903DBA" w:rsidRDefault="005E5A36" w:rsidP="005E5A36">
      <w:pPr>
        <w:pStyle w:val="Code"/>
        <w:rPr>
          <w:highlight w:val="white"/>
        </w:rPr>
      </w:pPr>
      <w:r w:rsidRPr="00903DBA">
        <w:rPr>
          <w:highlight w:val="white"/>
        </w:rPr>
        <w:t xml:space="preserve">        }</w:t>
      </w:r>
    </w:p>
    <w:p w14:paraId="6D8EB5A5" w14:textId="77777777" w:rsidR="005E5A36" w:rsidRPr="00903DBA" w:rsidRDefault="005E5A36" w:rsidP="005E5A36">
      <w:pPr>
        <w:pStyle w:val="Code"/>
        <w:rPr>
          <w:highlight w:val="white"/>
        </w:rPr>
      </w:pPr>
    </w:p>
    <w:p w14:paraId="16DB759A"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7C3B55C1" w14:textId="77777777" w:rsidR="005E5A36" w:rsidRPr="00903DBA" w:rsidRDefault="005E5A36" w:rsidP="005E5A36">
      <w:pPr>
        <w:pStyle w:val="Code"/>
        <w:rPr>
          <w:highlight w:val="white"/>
        </w:rPr>
      </w:pPr>
      <w:r w:rsidRPr="00903DBA">
        <w:rPr>
          <w:highlight w:val="white"/>
        </w:rPr>
        <w:t xml:space="preserve">                               expression.LongList));</w:t>
      </w:r>
    </w:p>
    <w:p w14:paraId="0B55D1E4" w14:textId="77777777" w:rsidR="005E5A36" w:rsidRPr="00903DBA" w:rsidRDefault="005E5A36" w:rsidP="005E5A36">
      <w:pPr>
        <w:pStyle w:val="Code"/>
        <w:rPr>
          <w:highlight w:val="white"/>
        </w:rPr>
      </w:pPr>
      <w:r w:rsidRPr="00903DBA">
        <w:rPr>
          <w:highlight w:val="white"/>
        </w:rPr>
        <w:t xml:space="preserve">      }</w:t>
      </w:r>
    </w:p>
    <w:p w14:paraId="7661C635" w14:textId="77777777" w:rsidR="005E5A36" w:rsidRPr="00903DBA" w:rsidRDefault="005E5A36" w:rsidP="005E5A36">
      <w:pPr>
        <w:pStyle w:val="Code"/>
        <w:rPr>
          <w:highlight w:val="white"/>
        </w:rPr>
      </w:pPr>
      <w:r w:rsidRPr="00903DBA">
        <w:rPr>
          <w:highlight w:val="white"/>
        </w:rPr>
        <w:t xml:space="preserve">      else {</w:t>
      </w:r>
    </w:p>
    <w:p w14:paraId="1FFDC9CE" w14:textId="77777777" w:rsidR="005E5A36" w:rsidRPr="00903DBA" w:rsidRDefault="005E5A36" w:rsidP="005E5A36">
      <w:pPr>
        <w:pStyle w:val="Code"/>
        <w:rPr>
          <w:highlight w:val="white"/>
        </w:rPr>
      </w:pPr>
      <w:r w:rsidRPr="00903DBA">
        <w:rPr>
          <w:highlight w:val="white"/>
        </w:rPr>
        <w:t xml:space="preserve">        AddMiddleCode(expression.ShortList, MiddleOperator.PushOne);</w:t>
      </w:r>
    </w:p>
    <w:p w14:paraId="6633A2B3" w14:textId="77777777" w:rsidR="005E5A36" w:rsidRPr="00903DBA" w:rsidRDefault="005E5A36" w:rsidP="005E5A36">
      <w:pPr>
        <w:pStyle w:val="Code"/>
        <w:rPr>
          <w:highlight w:val="white"/>
        </w:rPr>
      </w:pPr>
      <w:r w:rsidRPr="00903DBA">
        <w:rPr>
          <w:highlight w:val="white"/>
        </w:rPr>
        <w:t xml:space="preserve">        Symbol oneSymbol = new Symbol(symbol.Type, (decimal) 1);</w:t>
      </w:r>
    </w:p>
    <w:p w14:paraId="65F59613" w14:textId="77777777" w:rsidR="005E5A36" w:rsidRPr="00903DBA" w:rsidRDefault="005E5A36" w:rsidP="005E5A36">
      <w:pPr>
        <w:pStyle w:val="Code"/>
        <w:rPr>
          <w:highlight w:val="white"/>
        </w:rPr>
      </w:pPr>
      <w:r w:rsidRPr="00903DBA">
        <w:rPr>
          <w:highlight w:val="white"/>
        </w:rPr>
        <w:t xml:space="preserve">        AddMiddleCode(expression.ShortList, m_incrementMap[middleOp],</w:t>
      </w:r>
    </w:p>
    <w:p w14:paraId="198B4A12" w14:textId="77777777" w:rsidR="005E5A36" w:rsidRPr="00903DBA" w:rsidRDefault="005E5A36" w:rsidP="005E5A36">
      <w:pPr>
        <w:pStyle w:val="Code"/>
        <w:rPr>
          <w:highlight w:val="white"/>
        </w:rPr>
      </w:pPr>
      <w:r w:rsidRPr="00903DBA">
        <w:rPr>
          <w:highlight w:val="white"/>
        </w:rPr>
        <w:t xml:space="preserve">                      symbol, symbol, oneSymbol);</w:t>
      </w:r>
    </w:p>
    <w:p w14:paraId="0FA54EFD" w14:textId="77777777" w:rsidR="005E5A36" w:rsidRPr="00903DBA" w:rsidRDefault="005E5A36" w:rsidP="005E5A36">
      <w:pPr>
        <w:pStyle w:val="Code"/>
        <w:rPr>
          <w:highlight w:val="white"/>
        </w:rPr>
      </w:pPr>
      <w:r w:rsidRPr="00903DBA">
        <w:rPr>
          <w:highlight w:val="white"/>
        </w:rPr>
        <w:t xml:space="preserve">        AddMiddleCode(expression.ShortList, MiddleOperator.PopFloat, symbol);</w:t>
      </w:r>
    </w:p>
    <w:p w14:paraId="53D3E719" w14:textId="77777777" w:rsidR="005E5A36" w:rsidRPr="00903DBA" w:rsidRDefault="005E5A36" w:rsidP="005E5A36">
      <w:pPr>
        <w:rPr>
          <w:highlight w:val="white"/>
        </w:rPr>
      </w:pPr>
      <w:r w:rsidRPr="00903DBA">
        <w:rPr>
          <w:highlight w:val="white"/>
        </w:rPr>
        <w:t>In the long list case, the situation becomes a little more complicated, since the result of the operations shall be the original value, not the resulting value. Therefore, we must perform the inverse operation on the value on the stack in order to return to the original value.</w:t>
      </w:r>
    </w:p>
    <w:p w14:paraId="035583DA" w14:textId="77777777" w:rsidR="005E5A36" w:rsidRPr="00903DBA" w:rsidRDefault="005E5A36" w:rsidP="005E5A36">
      <w:pPr>
        <w:pStyle w:val="Code"/>
        <w:rPr>
          <w:highlight w:val="white"/>
        </w:rPr>
      </w:pPr>
      <w:r w:rsidRPr="00903DBA">
        <w:rPr>
          <w:highlight w:val="white"/>
        </w:rPr>
        <w:t xml:space="preserve">        AddMiddleCode(expression.LongList, MiddleOperator.PushOne);</w:t>
      </w:r>
    </w:p>
    <w:p w14:paraId="02AFE68A" w14:textId="77777777" w:rsidR="005E5A36" w:rsidRPr="00903DBA" w:rsidRDefault="005E5A36" w:rsidP="005E5A36">
      <w:pPr>
        <w:pStyle w:val="Code"/>
        <w:rPr>
          <w:highlight w:val="white"/>
        </w:rPr>
      </w:pPr>
      <w:r w:rsidRPr="00903DBA">
        <w:rPr>
          <w:highlight w:val="white"/>
        </w:rPr>
        <w:t xml:space="preserve">        AddMiddleCode(expression.LongList, m_incrementMap[middleOp],</w:t>
      </w:r>
    </w:p>
    <w:p w14:paraId="312BF348" w14:textId="77777777" w:rsidR="005E5A36" w:rsidRPr="00903DBA" w:rsidRDefault="005E5A36" w:rsidP="005E5A36">
      <w:pPr>
        <w:pStyle w:val="Code"/>
        <w:rPr>
          <w:highlight w:val="white"/>
        </w:rPr>
      </w:pPr>
      <w:r w:rsidRPr="00903DBA">
        <w:rPr>
          <w:highlight w:val="white"/>
        </w:rPr>
        <w:t xml:space="preserve">                      symbol, symbol, oneSymbol);</w:t>
      </w:r>
    </w:p>
    <w:p w14:paraId="7E20DF01" w14:textId="77777777" w:rsidR="005E5A36" w:rsidRPr="00903DBA" w:rsidRDefault="005E5A36" w:rsidP="005E5A36">
      <w:pPr>
        <w:pStyle w:val="Code"/>
        <w:rPr>
          <w:highlight w:val="white"/>
        </w:rPr>
      </w:pPr>
      <w:r w:rsidRPr="00903DBA">
        <w:rPr>
          <w:highlight w:val="white"/>
        </w:rPr>
        <w:lastRenderedPageBreak/>
        <w:t xml:space="preserve">        AddMiddleCode(expression.ShortList, MiddleOperator.TopFloat, symbol);</w:t>
      </w:r>
    </w:p>
    <w:p w14:paraId="4E183601" w14:textId="77777777" w:rsidR="005E5A36" w:rsidRPr="00903DBA" w:rsidRDefault="005E5A36" w:rsidP="005E5A36">
      <w:pPr>
        <w:pStyle w:val="Code"/>
        <w:rPr>
          <w:highlight w:val="white"/>
        </w:rPr>
      </w:pPr>
    </w:p>
    <w:p w14:paraId="11DC9BF5" w14:textId="77777777" w:rsidR="005E5A36" w:rsidRPr="00903DBA" w:rsidRDefault="005E5A36" w:rsidP="005E5A36">
      <w:pPr>
        <w:pStyle w:val="Code"/>
        <w:rPr>
          <w:highlight w:val="white"/>
        </w:rPr>
      </w:pPr>
      <w:r w:rsidRPr="00903DBA">
        <w:rPr>
          <w:highlight w:val="white"/>
        </w:rPr>
        <w:t xml:space="preserve">        AddMiddleCode(expression.LongList, MiddleOperator.PushOne);</w:t>
      </w:r>
    </w:p>
    <w:p w14:paraId="5757C671" w14:textId="77777777" w:rsidR="005E5A36" w:rsidRPr="00903DBA" w:rsidRDefault="005E5A36" w:rsidP="005E5A36">
      <w:pPr>
        <w:pStyle w:val="Code"/>
        <w:rPr>
          <w:highlight w:val="white"/>
        </w:rPr>
      </w:pPr>
      <w:r w:rsidRPr="00903DBA">
        <w:rPr>
          <w:highlight w:val="white"/>
        </w:rPr>
        <w:t xml:space="preserve">        AddMiddleCode(expression.LongList, m_incrementInverseMap[middleOp],</w:t>
      </w:r>
    </w:p>
    <w:p w14:paraId="5D64BEFB" w14:textId="77777777" w:rsidR="005E5A36" w:rsidRPr="00903DBA" w:rsidRDefault="005E5A36" w:rsidP="005E5A36">
      <w:pPr>
        <w:pStyle w:val="Code"/>
        <w:rPr>
          <w:highlight w:val="white"/>
        </w:rPr>
      </w:pPr>
      <w:r w:rsidRPr="00903DBA">
        <w:rPr>
          <w:highlight w:val="white"/>
        </w:rPr>
        <w:t xml:space="preserve">                      symbol, symbol, oneSymbol);</w:t>
      </w:r>
    </w:p>
    <w:p w14:paraId="7CFF8C88" w14:textId="77777777" w:rsidR="005E5A36" w:rsidRPr="00903DBA" w:rsidRDefault="005E5A36" w:rsidP="005E5A36">
      <w:pPr>
        <w:pStyle w:val="Code"/>
        <w:rPr>
          <w:highlight w:val="white"/>
        </w:rPr>
      </w:pPr>
    </w:p>
    <w:p w14:paraId="72BF2614" w14:textId="77777777" w:rsidR="005E5A36" w:rsidRPr="00903DBA" w:rsidRDefault="005E5A36" w:rsidP="005E5A36">
      <w:pPr>
        <w:pStyle w:val="Code"/>
        <w:rPr>
          <w:highlight w:val="white"/>
        </w:rPr>
      </w:pPr>
      <w:r w:rsidRPr="00903DBA">
        <w:rPr>
          <w:highlight w:val="white"/>
        </w:rPr>
        <w:t xml:space="preserve">        Symbol resultSymbol = new Symbol(symbol.Type);</w:t>
      </w:r>
    </w:p>
    <w:p w14:paraId="2A24C407" w14:textId="77777777" w:rsidR="005E5A36" w:rsidRPr="00903DBA" w:rsidRDefault="005E5A36" w:rsidP="005E5A36">
      <w:pPr>
        <w:pStyle w:val="Code"/>
        <w:rPr>
          <w:highlight w:val="white"/>
        </w:rPr>
      </w:pPr>
      <w:r w:rsidRPr="00903DBA">
        <w:rPr>
          <w:highlight w:val="white"/>
        </w:rPr>
        <w:t xml:space="preserve">        return (new Expression(resultSymbol, expression.ShortList,</w:t>
      </w:r>
    </w:p>
    <w:p w14:paraId="5F8116A2" w14:textId="77777777" w:rsidR="005E5A36" w:rsidRPr="00903DBA" w:rsidRDefault="005E5A36" w:rsidP="005E5A36">
      <w:pPr>
        <w:pStyle w:val="Code"/>
        <w:rPr>
          <w:highlight w:val="white"/>
        </w:rPr>
      </w:pPr>
      <w:r w:rsidRPr="00903DBA">
        <w:rPr>
          <w:highlight w:val="white"/>
        </w:rPr>
        <w:t xml:space="preserve">                               expression.LongList));</w:t>
      </w:r>
    </w:p>
    <w:p w14:paraId="764E39BD" w14:textId="77777777" w:rsidR="005E5A36" w:rsidRPr="00903DBA" w:rsidRDefault="005E5A36" w:rsidP="005E5A36">
      <w:pPr>
        <w:pStyle w:val="Code"/>
        <w:rPr>
          <w:highlight w:val="white"/>
        </w:rPr>
      </w:pPr>
      <w:r w:rsidRPr="00903DBA">
        <w:rPr>
          <w:highlight w:val="white"/>
        </w:rPr>
        <w:t xml:space="preserve">      }</w:t>
      </w:r>
    </w:p>
    <w:p w14:paraId="3209EF4A" w14:textId="77777777" w:rsidR="005E5A36" w:rsidRPr="00903DBA" w:rsidRDefault="005E5A36" w:rsidP="005E5A36">
      <w:pPr>
        <w:pStyle w:val="Code"/>
        <w:rPr>
          <w:highlight w:val="white"/>
        </w:rPr>
      </w:pPr>
      <w:r w:rsidRPr="00903DBA">
        <w:rPr>
          <w:highlight w:val="white"/>
        </w:rPr>
        <w:t xml:space="preserve">    }</w:t>
      </w:r>
    </w:p>
    <w:bookmarkEnd w:id="213"/>
    <w:p w14:paraId="422DA573" w14:textId="77777777" w:rsidR="005E5A36" w:rsidRPr="00DC37F5" w:rsidRDefault="005E5A36" w:rsidP="001A1BB8">
      <w:pPr>
        <w:pStyle w:val="Rubrik3"/>
        <w:rPr>
          <w:highlight w:val="white"/>
        </w:rPr>
      </w:pPr>
      <w:r w:rsidRPr="00DC37F5">
        <w:rPr>
          <w:highlight w:val="white"/>
        </w:rPr>
        <w:t>Arrow Expression</w:t>
      </w:r>
    </w:p>
    <w:p w14:paraId="6C311620" w14:textId="77777777" w:rsidR="005E5A36" w:rsidRPr="00903DBA" w:rsidRDefault="005E5A36" w:rsidP="005E5A36">
      <w:pPr>
        <w:pStyle w:val="CodeHeader"/>
      </w:pPr>
      <w:r w:rsidRPr="00903DBA">
        <w:t>MiddleCodeGenerator.cs</w:t>
      </w:r>
    </w:p>
    <w:p w14:paraId="322AB24D" w14:textId="77777777" w:rsidR="005E5A36" w:rsidRPr="00903DBA" w:rsidRDefault="005E5A36" w:rsidP="005E5A36">
      <w:pPr>
        <w:pStyle w:val="Code"/>
        <w:rPr>
          <w:highlight w:val="white"/>
        </w:rPr>
      </w:pPr>
      <w:r w:rsidRPr="00903DBA">
        <w:rPr>
          <w:highlight w:val="white"/>
        </w:rPr>
        <w:t xml:space="preserve">    public static Expression ArrowExpression(Expression expression,</w:t>
      </w:r>
    </w:p>
    <w:p w14:paraId="2B07045F" w14:textId="77777777" w:rsidR="005E5A36" w:rsidRPr="00903DBA" w:rsidRDefault="005E5A36" w:rsidP="005E5A36">
      <w:pPr>
        <w:pStyle w:val="Code"/>
        <w:rPr>
          <w:highlight w:val="white"/>
        </w:rPr>
      </w:pPr>
      <w:r w:rsidRPr="00903DBA">
        <w:rPr>
          <w:highlight w:val="white"/>
        </w:rPr>
        <w:t xml:space="preserve">                                             string memberName) {</w:t>
      </w:r>
    </w:p>
    <w:p w14:paraId="473F8687" w14:textId="77777777" w:rsidR="005E5A36" w:rsidRPr="00903DBA" w:rsidRDefault="005E5A36" w:rsidP="005E5A36">
      <w:pPr>
        <w:pStyle w:val="Code"/>
        <w:rPr>
          <w:highlight w:val="white"/>
        </w:rPr>
      </w:pPr>
      <w:r w:rsidRPr="00903DBA">
        <w:rPr>
          <w:highlight w:val="white"/>
        </w:rPr>
        <w:t xml:space="preserve">      Assert.Error(expression.Symbol.Type.IsPointer() &amp;&amp;</w:t>
      </w:r>
    </w:p>
    <w:p w14:paraId="6B18D6F6" w14:textId="77777777" w:rsidR="005E5A36" w:rsidRPr="00903DBA" w:rsidRDefault="005E5A36" w:rsidP="005E5A36">
      <w:pPr>
        <w:pStyle w:val="Code"/>
        <w:rPr>
          <w:highlight w:val="white"/>
        </w:rPr>
      </w:pPr>
      <w:r w:rsidRPr="00903DBA">
        <w:rPr>
          <w:highlight w:val="white"/>
        </w:rPr>
        <w:t xml:space="preserve">                   expression.Symbol.Type.PointerType.IsStructOrUnion(),</w:t>
      </w:r>
    </w:p>
    <w:p w14:paraId="32FB871D" w14:textId="77777777" w:rsidR="005E5A36" w:rsidRPr="00903DBA" w:rsidRDefault="005E5A36" w:rsidP="005E5A36">
      <w:pPr>
        <w:pStyle w:val="Code"/>
        <w:rPr>
          <w:highlight w:val="white"/>
        </w:rPr>
      </w:pPr>
      <w:r w:rsidRPr="00903DBA">
        <w:rPr>
          <w:highlight w:val="white"/>
        </w:rPr>
        <w:t xml:space="preserve">                   expression,</w:t>
      </w:r>
    </w:p>
    <w:p w14:paraId="767B452A" w14:textId="77777777" w:rsidR="005E5A36" w:rsidRPr="00903DBA" w:rsidRDefault="005E5A36" w:rsidP="005E5A36">
      <w:pPr>
        <w:pStyle w:val="Code"/>
        <w:rPr>
          <w:highlight w:val="white"/>
        </w:rPr>
      </w:pPr>
      <w:r w:rsidRPr="00903DBA">
        <w:rPr>
          <w:highlight w:val="white"/>
        </w:rPr>
        <w:t xml:space="preserve">             Message.Not_a_pointer_to_a_struct_or_union_in_arrow_expression);</w:t>
      </w:r>
    </w:p>
    <w:p w14:paraId="72195018" w14:textId="77777777" w:rsidR="005E5A36" w:rsidRPr="00903DBA" w:rsidRDefault="005E5A36" w:rsidP="005E5A36">
      <w:pPr>
        <w:pStyle w:val="Code"/>
        <w:rPr>
          <w:highlight w:val="white"/>
        </w:rPr>
      </w:pPr>
      <w:r w:rsidRPr="00903DBA">
        <w:rPr>
          <w:highlight w:val="white"/>
        </w:rPr>
        <w:t xml:space="preserve">      Symbol memberSymbol =</w:t>
      </w:r>
    </w:p>
    <w:p w14:paraId="5022A207" w14:textId="77777777" w:rsidR="005E5A36" w:rsidRPr="00903DBA" w:rsidRDefault="005E5A36" w:rsidP="005E5A36">
      <w:pPr>
        <w:pStyle w:val="Code"/>
        <w:rPr>
          <w:highlight w:val="white"/>
        </w:rPr>
      </w:pPr>
      <w:r w:rsidRPr="00903DBA">
        <w:rPr>
          <w:highlight w:val="white"/>
        </w:rPr>
        <w:t xml:space="preserve">        expression.Symbol.Type.PointerType.MemberMap[memberName];</w:t>
      </w:r>
    </w:p>
    <w:p w14:paraId="5BAEC361" w14:textId="77777777" w:rsidR="005E5A36" w:rsidRPr="00903DBA" w:rsidRDefault="005E5A36" w:rsidP="005E5A36">
      <w:pPr>
        <w:pStyle w:val="Code"/>
        <w:rPr>
          <w:highlight w:val="white"/>
        </w:rPr>
      </w:pPr>
      <w:r w:rsidRPr="00903DBA">
        <w:rPr>
          <w:highlight w:val="white"/>
        </w:rPr>
        <w:t xml:space="preserve">      Assert.Error(memberSymbol != null, memberName,</w:t>
      </w:r>
    </w:p>
    <w:p w14:paraId="5A8A3C19" w14:textId="77777777" w:rsidR="005E5A36" w:rsidRPr="00903DBA" w:rsidRDefault="005E5A36" w:rsidP="005E5A36">
      <w:pPr>
        <w:pStyle w:val="Code"/>
        <w:rPr>
          <w:highlight w:val="white"/>
        </w:rPr>
      </w:pPr>
      <w:r w:rsidRPr="00903DBA">
        <w:rPr>
          <w:highlight w:val="white"/>
        </w:rPr>
        <w:t xml:space="preserve">                   Message.Unknown_member_in_arrow_expression);</w:t>
      </w:r>
    </w:p>
    <w:p w14:paraId="04307F73" w14:textId="77777777" w:rsidR="005E5A36" w:rsidRPr="00903DBA" w:rsidRDefault="005E5A36" w:rsidP="005E5A36">
      <w:pPr>
        <w:pStyle w:val="Code"/>
        <w:rPr>
          <w:highlight w:val="white"/>
        </w:rPr>
      </w:pPr>
    </w:p>
    <w:p w14:paraId="539615A0" w14:textId="77777777" w:rsidR="005E5A36" w:rsidRPr="00903DBA" w:rsidRDefault="005E5A36" w:rsidP="005E5A36">
      <w:pPr>
        <w:pStyle w:val="Code"/>
        <w:rPr>
          <w:highlight w:val="white"/>
        </w:rPr>
      </w:pPr>
      <w:r w:rsidRPr="00903DBA">
        <w:rPr>
          <w:highlight w:val="white"/>
        </w:rPr>
        <w:t xml:space="preserve">      Symbol resultSymbol = new Symbol(memberSymbol.Type);</w:t>
      </w:r>
    </w:p>
    <w:p w14:paraId="3FC87377" w14:textId="77777777" w:rsidR="005E5A36" w:rsidRPr="00903DBA" w:rsidRDefault="005E5A36" w:rsidP="005E5A36">
      <w:pPr>
        <w:pStyle w:val="Code"/>
        <w:rPr>
          <w:highlight w:val="white"/>
        </w:rPr>
      </w:pPr>
      <w:r w:rsidRPr="00903DBA">
        <w:rPr>
          <w:highlight w:val="white"/>
        </w:rPr>
        <w:t xml:space="preserve">      return Dereference(expression, resultSymbol, memberSymbol.Offset);</w:t>
      </w:r>
    </w:p>
    <w:p w14:paraId="08027BFE" w14:textId="77777777" w:rsidR="005E5A36" w:rsidRPr="00903DBA" w:rsidRDefault="005E5A36" w:rsidP="005E5A36">
      <w:pPr>
        <w:pStyle w:val="Code"/>
        <w:rPr>
          <w:highlight w:val="white"/>
        </w:rPr>
      </w:pPr>
      <w:r w:rsidRPr="00903DBA">
        <w:rPr>
          <w:highlight w:val="white"/>
        </w:rPr>
        <w:t xml:space="preserve">    }</w:t>
      </w:r>
    </w:p>
    <w:p w14:paraId="625B77FE" w14:textId="77777777" w:rsidR="005E5A36" w:rsidRPr="00DC37F5" w:rsidRDefault="005E5A36" w:rsidP="001A1BB8">
      <w:pPr>
        <w:pStyle w:val="Rubrik3"/>
        <w:rPr>
          <w:highlight w:val="white"/>
        </w:rPr>
      </w:pPr>
      <w:r w:rsidRPr="00DC37F5">
        <w:rPr>
          <w:highlight w:val="white"/>
        </w:rPr>
        <w:t>Index Expression</w:t>
      </w:r>
    </w:p>
    <w:p w14:paraId="6A17385E" w14:textId="77777777" w:rsidR="005E5A36" w:rsidRPr="00903DBA" w:rsidRDefault="005E5A36" w:rsidP="005E5A36">
      <w:pPr>
        <w:pStyle w:val="CodeHeader"/>
      </w:pPr>
      <w:r w:rsidRPr="00903DBA">
        <w:t>MiddleCodeGenerator.cs</w:t>
      </w:r>
    </w:p>
    <w:p w14:paraId="17DA59F9" w14:textId="77777777" w:rsidR="005E5A36" w:rsidRPr="00903DBA" w:rsidRDefault="005E5A36" w:rsidP="005E5A36">
      <w:pPr>
        <w:pStyle w:val="Code"/>
        <w:rPr>
          <w:highlight w:val="white"/>
        </w:rPr>
      </w:pPr>
      <w:r w:rsidRPr="00903DBA">
        <w:rPr>
          <w:highlight w:val="white"/>
        </w:rPr>
        <w:t xml:space="preserve">    public static Expression IndexExpression(Expression leftExpression,</w:t>
      </w:r>
    </w:p>
    <w:p w14:paraId="2EBA678C" w14:textId="77777777" w:rsidR="005E5A36" w:rsidRPr="00903DBA" w:rsidRDefault="005E5A36" w:rsidP="005E5A36">
      <w:pPr>
        <w:pStyle w:val="Code"/>
        <w:rPr>
          <w:highlight w:val="white"/>
        </w:rPr>
      </w:pPr>
      <w:r w:rsidRPr="00903DBA">
        <w:rPr>
          <w:highlight w:val="white"/>
        </w:rPr>
        <w:t xml:space="preserve">                                             Expression rightExpression) {</w:t>
      </w:r>
    </w:p>
    <w:p w14:paraId="40232147" w14:textId="77777777" w:rsidR="005E5A36" w:rsidRPr="00903DBA" w:rsidRDefault="005E5A36" w:rsidP="005E5A36">
      <w:pPr>
        <w:pStyle w:val="Code"/>
        <w:rPr>
          <w:highlight w:val="white"/>
        </w:rPr>
      </w:pPr>
      <w:r w:rsidRPr="00903DBA">
        <w:rPr>
          <w:highlight w:val="white"/>
        </w:rPr>
        <w:t xml:space="preserve">      Expression staticExpression =</w:t>
      </w:r>
    </w:p>
    <w:p w14:paraId="1EC07C35" w14:textId="77777777" w:rsidR="005E5A36" w:rsidRPr="00903DBA" w:rsidRDefault="005E5A36" w:rsidP="005E5A36">
      <w:pPr>
        <w:pStyle w:val="Code"/>
        <w:rPr>
          <w:highlight w:val="white"/>
        </w:rPr>
      </w:pPr>
      <w:r w:rsidRPr="00903DBA">
        <w:rPr>
          <w:highlight w:val="white"/>
        </w:rPr>
        <w:t xml:space="preserve">        StaticExpression.Binary(MiddleOperator.Index, leftExpression,</w:t>
      </w:r>
    </w:p>
    <w:p w14:paraId="5969C7CE" w14:textId="77777777" w:rsidR="005E5A36" w:rsidRPr="00903DBA" w:rsidRDefault="005E5A36" w:rsidP="005E5A36">
      <w:pPr>
        <w:pStyle w:val="Code"/>
        <w:rPr>
          <w:highlight w:val="white"/>
        </w:rPr>
      </w:pPr>
      <w:r w:rsidRPr="00903DBA">
        <w:rPr>
          <w:highlight w:val="white"/>
        </w:rPr>
        <w:t xml:space="preserve">                                rightExpression);</w:t>
      </w:r>
    </w:p>
    <w:p w14:paraId="4A231FC6" w14:textId="77777777" w:rsidR="005E5A36" w:rsidRPr="00903DBA" w:rsidRDefault="005E5A36" w:rsidP="005E5A36">
      <w:pPr>
        <w:pStyle w:val="Code"/>
        <w:rPr>
          <w:highlight w:val="white"/>
        </w:rPr>
      </w:pPr>
      <w:r w:rsidRPr="00903DBA">
        <w:rPr>
          <w:highlight w:val="white"/>
        </w:rPr>
        <w:t xml:space="preserve">      if (staticExpression != null) {</w:t>
      </w:r>
    </w:p>
    <w:p w14:paraId="4086C506" w14:textId="77777777" w:rsidR="005E5A36" w:rsidRPr="00903DBA" w:rsidRDefault="005E5A36" w:rsidP="005E5A36">
      <w:pPr>
        <w:pStyle w:val="Code"/>
        <w:rPr>
          <w:highlight w:val="white"/>
        </w:rPr>
      </w:pPr>
      <w:r w:rsidRPr="00903DBA">
        <w:rPr>
          <w:highlight w:val="white"/>
        </w:rPr>
        <w:t xml:space="preserve">        return staticExpression;</w:t>
      </w:r>
    </w:p>
    <w:p w14:paraId="0D4145B5" w14:textId="77777777" w:rsidR="005E5A36" w:rsidRPr="00903DBA" w:rsidRDefault="005E5A36" w:rsidP="005E5A36">
      <w:pPr>
        <w:pStyle w:val="Code"/>
        <w:rPr>
          <w:highlight w:val="white"/>
        </w:rPr>
      </w:pPr>
      <w:r w:rsidRPr="00903DBA">
        <w:rPr>
          <w:highlight w:val="white"/>
        </w:rPr>
        <w:t xml:space="preserve">      }</w:t>
      </w:r>
    </w:p>
    <w:p w14:paraId="1C1BF205" w14:textId="77777777" w:rsidR="005E5A36" w:rsidRPr="00903DBA" w:rsidRDefault="005E5A36" w:rsidP="005E5A36">
      <w:pPr>
        <w:pStyle w:val="Code"/>
        <w:rPr>
          <w:highlight w:val="white"/>
        </w:rPr>
      </w:pPr>
    </w:p>
    <w:p w14:paraId="7720654E" w14:textId="77777777" w:rsidR="005E5A36" w:rsidRPr="00903DBA" w:rsidRDefault="005E5A36" w:rsidP="005E5A36">
      <w:pPr>
        <w:pStyle w:val="Code"/>
        <w:rPr>
          <w:highlight w:val="white"/>
        </w:rPr>
      </w:pPr>
      <w:r w:rsidRPr="00903DBA">
        <w:rPr>
          <w:highlight w:val="white"/>
        </w:rPr>
        <w:t xml:space="preserve">      Expression arrayExpression, indexExpression;</w:t>
      </w:r>
    </w:p>
    <w:p w14:paraId="30DB6A15" w14:textId="77777777" w:rsidR="005E5A36" w:rsidRPr="00903DBA" w:rsidRDefault="005E5A36" w:rsidP="005E5A36">
      <w:pPr>
        <w:pStyle w:val="Code"/>
        <w:rPr>
          <w:highlight w:val="white"/>
        </w:rPr>
      </w:pPr>
    </w:p>
    <w:p w14:paraId="6C816E22" w14:textId="77777777" w:rsidR="005E5A36" w:rsidRPr="00903DBA" w:rsidRDefault="005E5A36" w:rsidP="005E5A36">
      <w:pPr>
        <w:pStyle w:val="Code"/>
        <w:rPr>
          <w:highlight w:val="white"/>
        </w:rPr>
      </w:pPr>
      <w:r w:rsidRPr="00903DBA">
        <w:rPr>
          <w:highlight w:val="white"/>
        </w:rPr>
        <w:t xml:space="preserve">      if (leftExpression.Symbol.Type.IsPointerOrArray()) {</w:t>
      </w:r>
    </w:p>
    <w:p w14:paraId="3C6B0BA2" w14:textId="77777777" w:rsidR="005E5A36" w:rsidRPr="00903DBA" w:rsidRDefault="005E5A36" w:rsidP="005E5A36">
      <w:pPr>
        <w:pStyle w:val="Code"/>
        <w:rPr>
          <w:highlight w:val="white"/>
        </w:rPr>
      </w:pPr>
      <w:r w:rsidRPr="00903DBA">
        <w:rPr>
          <w:highlight w:val="white"/>
        </w:rPr>
        <w:t xml:space="preserve">        arrayExpression = leftExpression;</w:t>
      </w:r>
    </w:p>
    <w:p w14:paraId="71AA144C" w14:textId="77777777" w:rsidR="005E5A36" w:rsidRPr="00903DBA" w:rsidRDefault="005E5A36" w:rsidP="005E5A36">
      <w:pPr>
        <w:pStyle w:val="Code"/>
        <w:rPr>
          <w:highlight w:val="white"/>
        </w:rPr>
      </w:pPr>
      <w:r w:rsidRPr="00903DBA">
        <w:rPr>
          <w:highlight w:val="white"/>
        </w:rPr>
        <w:t xml:space="preserve">        indexExpression = rightExpression;</w:t>
      </w:r>
    </w:p>
    <w:p w14:paraId="24D9AEA2" w14:textId="77777777" w:rsidR="005E5A36" w:rsidRPr="00903DBA" w:rsidRDefault="005E5A36" w:rsidP="005E5A36">
      <w:pPr>
        <w:pStyle w:val="Code"/>
        <w:rPr>
          <w:highlight w:val="white"/>
        </w:rPr>
      </w:pPr>
      <w:r w:rsidRPr="00903DBA">
        <w:rPr>
          <w:highlight w:val="white"/>
        </w:rPr>
        <w:t xml:space="preserve">      }</w:t>
      </w:r>
    </w:p>
    <w:p w14:paraId="4E0D3C9D" w14:textId="77777777" w:rsidR="005E5A36" w:rsidRPr="00903DBA" w:rsidRDefault="005E5A36" w:rsidP="005E5A36">
      <w:pPr>
        <w:pStyle w:val="Code"/>
        <w:rPr>
          <w:highlight w:val="white"/>
        </w:rPr>
      </w:pPr>
      <w:r w:rsidRPr="00903DBA">
        <w:rPr>
          <w:highlight w:val="white"/>
        </w:rPr>
        <w:t xml:space="preserve">      else {</w:t>
      </w:r>
    </w:p>
    <w:p w14:paraId="6CDB42FA" w14:textId="77777777" w:rsidR="005E5A36" w:rsidRPr="00903DBA" w:rsidRDefault="005E5A36" w:rsidP="005E5A36">
      <w:pPr>
        <w:pStyle w:val="Code"/>
        <w:rPr>
          <w:highlight w:val="white"/>
        </w:rPr>
      </w:pPr>
      <w:r w:rsidRPr="00903DBA">
        <w:rPr>
          <w:highlight w:val="white"/>
        </w:rPr>
        <w:t xml:space="preserve">        indexExpression = leftExpression;</w:t>
      </w:r>
    </w:p>
    <w:p w14:paraId="32A558E6" w14:textId="77777777" w:rsidR="005E5A36" w:rsidRPr="00903DBA" w:rsidRDefault="005E5A36" w:rsidP="005E5A36">
      <w:pPr>
        <w:pStyle w:val="Code"/>
        <w:rPr>
          <w:highlight w:val="white"/>
        </w:rPr>
      </w:pPr>
      <w:r w:rsidRPr="00903DBA">
        <w:rPr>
          <w:highlight w:val="white"/>
        </w:rPr>
        <w:t xml:space="preserve">        arrayExpression = rightExpression;</w:t>
      </w:r>
    </w:p>
    <w:p w14:paraId="0C502E93" w14:textId="77777777" w:rsidR="005E5A36" w:rsidRPr="00903DBA" w:rsidRDefault="005E5A36" w:rsidP="005E5A36">
      <w:pPr>
        <w:pStyle w:val="Code"/>
        <w:rPr>
          <w:highlight w:val="white"/>
        </w:rPr>
      </w:pPr>
      <w:r w:rsidRPr="00903DBA">
        <w:rPr>
          <w:highlight w:val="white"/>
        </w:rPr>
        <w:t xml:space="preserve">      }</w:t>
      </w:r>
    </w:p>
    <w:p w14:paraId="7B1767A9" w14:textId="77777777" w:rsidR="005E5A36" w:rsidRPr="00903DBA" w:rsidRDefault="005E5A36" w:rsidP="005E5A36">
      <w:pPr>
        <w:pStyle w:val="Code"/>
        <w:rPr>
          <w:highlight w:val="white"/>
        </w:rPr>
      </w:pPr>
    </w:p>
    <w:p w14:paraId="4BF0A951" w14:textId="77777777" w:rsidR="005E5A36" w:rsidRPr="00903DBA" w:rsidRDefault="005E5A36" w:rsidP="005E5A36">
      <w:pPr>
        <w:pStyle w:val="Code"/>
        <w:rPr>
          <w:highlight w:val="white"/>
        </w:rPr>
      </w:pPr>
      <w:r w:rsidRPr="00903DBA">
        <w:rPr>
          <w:highlight w:val="white"/>
        </w:rPr>
        <w:t xml:space="preserve">      Type arrayType = arrayExpression.Symbol.Type,</w:t>
      </w:r>
    </w:p>
    <w:p w14:paraId="6A9C6A0E" w14:textId="77777777" w:rsidR="005E5A36" w:rsidRPr="00903DBA" w:rsidRDefault="005E5A36" w:rsidP="005E5A36">
      <w:pPr>
        <w:pStyle w:val="Code"/>
        <w:rPr>
          <w:highlight w:val="white"/>
        </w:rPr>
      </w:pPr>
      <w:r w:rsidRPr="00903DBA">
        <w:rPr>
          <w:highlight w:val="white"/>
        </w:rPr>
        <w:t xml:space="preserve">           indexType = indexExpression.Symbol.Type;</w:t>
      </w:r>
    </w:p>
    <w:p w14:paraId="0D9D8EEE" w14:textId="77777777" w:rsidR="005E5A36" w:rsidRPr="00903DBA" w:rsidRDefault="005E5A36" w:rsidP="005E5A36">
      <w:pPr>
        <w:pStyle w:val="Code"/>
        <w:rPr>
          <w:highlight w:val="white"/>
        </w:rPr>
      </w:pPr>
    </w:p>
    <w:p w14:paraId="7080ECE4" w14:textId="77777777" w:rsidR="005E5A36" w:rsidRPr="00903DBA" w:rsidRDefault="005E5A36" w:rsidP="005E5A36">
      <w:pPr>
        <w:pStyle w:val="Code"/>
        <w:rPr>
          <w:highlight w:val="white"/>
        </w:rPr>
      </w:pPr>
      <w:r w:rsidRPr="00903DBA">
        <w:rPr>
          <w:highlight w:val="white"/>
        </w:rPr>
        <w:t xml:space="preserve">      Assert.Error(arrayType.IsPointerOrArray() &amp;&amp;</w:t>
      </w:r>
    </w:p>
    <w:p w14:paraId="1D0CDC05" w14:textId="77777777" w:rsidR="005E5A36" w:rsidRPr="00903DBA" w:rsidRDefault="005E5A36" w:rsidP="005E5A36">
      <w:pPr>
        <w:pStyle w:val="Code"/>
        <w:rPr>
          <w:highlight w:val="white"/>
        </w:rPr>
      </w:pPr>
      <w:r w:rsidRPr="00903DBA">
        <w:rPr>
          <w:highlight w:val="white"/>
        </w:rPr>
        <w:lastRenderedPageBreak/>
        <w:t xml:space="preserve">                   !arrayType.PointerOrArrayType.IsVoid(),</w:t>
      </w:r>
    </w:p>
    <w:p w14:paraId="11616298" w14:textId="77777777" w:rsidR="005E5A36" w:rsidRPr="00903DBA" w:rsidRDefault="005E5A36" w:rsidP="005E5A36">
      <w:pPr>
        <w:pStyle w:val="Code"/>
        <w:rPr>
          <w:highlight w:val="white"/>
        </w:rPr>
      </w:pPr>
      <w:r w:rsidRPr="00903DBA">
        <w:rPr>
          <w:highlight w:val="white"/>
        </w:rPr>
        <w:t xml:space="preserve">                   arrayType, Message.Invalid_type_in_index_expression);</w:t>
      </w:r>
    </w:p>
    <w:p w14:paraId="60100C3A" w14:textId="77777777" w:rsidR="005E5A36" w:rsidRPr="00903DBA" w:rsidRDefault="005E5A36" w:rsidP="005E5A36">
      <w:pPr>
        <w:pStyle w:val="Code"/>
        <w:rPr>
          <w:highlight w:val="white"/>
        </w:rPr>
      </w:pPr>
      <w:r w:rsidRPr="00903DBA">
        <w:rPr>
          <w:highlight w:val="white"/>
        </w:rPr>
        <w:t xml:space="preserve">      Assert.Error(indexType.IsIntegral(), indexExpression,</w:t>
      </w:r>
    </w:p>
    <w:p w14:paraId="62B1F0F3" w14:textId="77777777" w:rsidR="005E5A36" w:rsidRPr="00903DBA" w:rsidRDefault="005E5A36" w:rsidP="005E5A36">
      <w:pPr>
        <w:pStyle w:val="Code"/>
        <w:rPr>
          <w:highlight w:val="white"/>
        </w:rPr>
      </w:pPr>
      <w:r w:rsidRPr="00903DBA">
        <w:rPr>
          <w:highlight w:val="white"/>
        </w:rPr>
        <w:t xml:space="preserve">                   Message.Invalid_type_in_index_expression);</w:t>
      </w:r>
    </w:p>
    <w:p w14:paraId="5F7578FC" w14:textId="77777777" w:rsidR="005E5A36" w:rsidRPr="00903DBA" w:rsidRDefault="005E5A36" w:rsidP="005E5A36">
      <w:pPr>
        <w:pStyle w:val="Code"/>
        <w:rPr>
          <w:highlight w:val="white"/>
        </w:rPr>
      </w:pPr>
    </w:p>
    <w:p w14:paraId="38AF4C2A"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3809C153" w14:textId="77777777" w:rsidR="005E5A36" w:rsidRPr="00903DBA" w:rsidRDefault="005E5A36" w:rsidP="005E5A36">
      <w:pPr>
        <w:pStyle w:val="Code"/>
        <w:rPr>
          <w:highlight w:val="white"/>
        </w:rPr>
      </w:pPr>
      <w:r w:rsidRPr="00903DBA">
        <w:rPr>
          <w:highlight w:val="white"/>
        </w:rPr>
        <w:t xml:space="preserve">      shortList.AddRange(arrayExpression.ShortList);</w:t>
      </w:r>
    </w:p>
    <w:p w14:paraId="694A4D5D" w14:textId="77777777" w:rsidR="005E5A36" w:rsidRPr="00903DBA" w:rsidRDefault="005E5A36" w:rsidP="005E5A36">
      <w:pPr>
        <w:pStyle w:val="Code"/>
        <w:rPr>
          <w:highlight w:val="white"/>
        </w:rPr>
      </w:pPr>
      <w:r w:rsidRPr="00903DBA">
        <w:rPr>
          <w:highlight w:val="white"/>
        </w:rPr>
        <w:t xml:space="preserve">      shortList.AddRange(indexExpression.ShortList);</w:t>
      </w:r>
    </w:p>
    <w:p w14:paraId="6286DC2C" w14:textId="77777777" w:rsidR="005E5A36" w:rsidRPr="00903DBA" w:rsidRDefault="005E5A36" w:rsidP="005E5A36">
      <w:pPr>
        <w:pStyle w:val="Code"/>
        <w:rPr>
          <w:highlight w:val="white"/>
        </w:rPr>
      </w:pPr>
    </w:p>
    <w:p w14:paraId="6AB979B2" w14:textId="77777777" w:rsidR="005E5A36" w:rsidRPr="00903DBA" w:rsidRDefault="005E5A36" w:rsidP="005E5A36">
      <w:pPr>
        <w:pStyle w:val="Code"/>
        <w:rPr>
          <w:highlight w:val="white"/>
        </w:rPr>
      </w:pPr>
      <w:r w:rsidRPr="00903DBA">
        <w:rPr>
          <w:highlight w:val="white"/>
        </w:rPr>
        <w:t xml:space="preserve">      Symbol resultSymbol =</w:t>
      </w:r>
    </w:p>
    <w:p w14:paraId="687E8936" w14:textId="77777777" w:rsidR="005E5A36" w:rsidRPr="00903DBA" w:rsidRDefault="005E5A36" w:rsidP="005E5A36">
      <w:pPr>
        <w:pStyle w:val="Code"/>
        <w:rPr>
          <w:highlight w:val="white"/>
        </w:rPr>
      </w:pPr>
      <w:r w:rsidRPr="00903DBA">
        <w:rPr>
          <w:highlight w:val="white"/>
        </w:rPr>
        <w:t xml:space="preserve">        new Symbol(arrayExpression.Symbol.Type.PointerOrArrayType);</w:t>
      </w:r>
    </w:p>
    <w:p w14:paraId="5962DDDE" w14:textId="77777777" w:rsidR="005E5A36" w:rsidRPr="00903DBA" w:rsidRDefault="005E5A36" w:rsidP="005E5A36">
      <w:pPr>
        <w:pStyle w:val="Code"/>
        <w:rPr>
          <w:highlight w:val="white"/>
        </w:rPr>
      </w:pPr>
    </w:p>
    <w:p w14:paraId="40E67427" w14:textId="77777777" w:rsidR="005E5A36" w:rsidRPr="00903DBA" w:rsidRDefault="005E5A36" w:rsidP="005E5A36">
      <w:pPr>
        <w:pStyle w:val="Code"/>
        <w:rPr>
          <w:highlight w:val="white"/>
        </w:rPr>
      </w:pPr>
      <w:r w:rsidRPr="00903DBA">
        <w:rPr>
          <w:highlight w:val="white"/>
        </w:rPr>
        <w:t xml:space="preserve">      if (indexExpression.Symbol.Value is BigInteger) {</w:t>
      </w:r>
    </w:p>
    <w:p w14:paraId="6402C239" w14:textId="77777777" w:rsidR="005E5A36" w:rsidRPr="00903DBA" w:rsidRDefault="005E5A36" w:rsidP="005E5A36">
      <w:pPr>
        <w:pStyle w:val="Code"/>
        <w:rPr>
          <w:highlight w:val="white"/>
        </w:rPr>
      </w:pPr>
      <w:r w:rsidRPr="00903DBA">
        <w:rPr>
          <w:highlight w:val="white"/>
        </w:rPr>
        <w:t xml:space="preserve">        int indexValue = (int) ((BigInteger)indexExpression.Symbol.Value),</w:t>
      </w:r>
    </w:p>
    <w:p w14:paraId="58E1FE8A" w14:textId="77777777" w:rsidR="005E5A36" w:rsidRPr="00903DBA" w:rsidRDefault="005E5A36" w:rsidP="005E5A36">
      <w:pPr>
        <w:pStyle w:val="Code"/>
        <w:rPr>
          <w:highlight w:val="white"/>
        </w:rPr>
      </w:pPr>
      <w:r w:rsidRPr="00903DBA">
        <w:rPr>
          <w:highlight w:val="white"/>
        </w:rPr>
        <w:t xml:space="preserve">            indexSize = arrayExpression.Symbol.Type.PointerOrArrayType.Size();</w:t>
      </w:r>
    </w:p>
    <w:p w14:paraId="70EEDB4E" w14:textId="77777777" w:rsidR="005E5A36" w:rsidRPr="00903DBA" w:rsidRDefault="005E5A36" w:rsidP="005E5A36">
      <w:pPr>
        <w:pStyle w:val="Code"/>
        <w:rPr>
          <w:highlight w:val="white"/>
        </w:rPr>
      </w:pPr>
      <w:r w:rsidRPr="00903DBA">
        <w:rPr>
          <w:highlight w:val="white"/>
        </w:rPr>
        <w:t xml:space="preserve">        return Dereference(arrayExpression, resultSymbol,</w:t>
      </w:r>
    </w:p>
    <w:p w14:paraId="1660441D" w14:textId="77777777" w:rsidR="005E5A36" w:rsidRPr="00903DBA" w:rsidRDefault="005E5A36" w:rsidP="005E5A36">
      <w:pPr>
        <w:pStyle w:val="Code"/>
        <w:rPr>
          <w:highlight w:val="white"/>
        </w:rPr>
      </w:pPr>
      <w:r w:rsidRPr="00903DBA">
        <w:rPr>
          <w:highlight w:val="white"/>
        </w:rPr>
        <w:t xml:space="preserve">                           indexValue * indexSize);</w:t>
      </w:r>
    </w:p>
    <w:p w14:paraId="0621BAEB" w14:textId="77777777" w:rsidR="005E5A36" w:rsidRPr="00903DBA" w:rsidRDefault="005E5A36" w:rsidP="005E5A36">
      <w:pPr>
        <w:pStyle w:val="Code"/>
        <w:rPr>
          <w:highlight w:val="white"/>
        </w:rPr>
      </w:pPr>
      <w:r w:rsidRPr="00903DBA">
        <w:rPr>
          <w:highlight w:val="white"/>
        </w:rPr>
        <w:t xml:space="preserve">      }</w:t>
      </w:r>
    </w:p>
    <w:p w14:paraId="570C8D8E" w14:textId="77777777" w:rsidR="005E5A36" w:rsidRPr="00903DBA" w:rsidRDefault="005E5A36" w:rsidP="005E5A36">
      <w:pPr>
        <w:pStyle w:val="Code"/>
        <w:rPr>
          <w:highlight w:val="white"/>
        </w:rPr>
      </w:pPr>
      <w:r w:rsidRPr="00903DBA">
        <w:rPr>
          <w:highlight w:val="white"/>
        </w:rPr>
        <w:t xml:space="preserve">      else {</w:t>
      </w:r>
    </w:p>
    <w:p w14:paraId="179F65AB" w14:textId="77777777" w:rsidR="005E5A36" w:rsidRPr="00903DBA" w:rsidRDefault="005E5A36" w:rsidP="005E5A36">
      <w:pPr>
        <w:pStyle w:val="Code"/>
        <w:rPr>
          <w:highlight w:val="white"/>
        </w:rPr>
      </w:pPr>
      <w:r w:rsidRPr="00903DBA">
        <w:rPr>
          <w:highlight w:val="white"/>
        </w:rPr>
        <w:t xml:space="preserve">        indexExpression =</w:t>
      </w:r>
    </w:p>
    <w:p w14:paraId="590C05DF" w14:textId="77777777" w:rsidR="005E5A36" w:rsidRPr="00903DBA" w:rsidRDefault="005E5A36" w:rsidP="005E5A36">
      <w:pPr>
        <w:pStyle w:val="Code"/>
        <w:rPr>
          <w:highlight w:val="white"/>
        </w:rPr>
      </w:pPr>
      <w:r w:rsidRPr="00903DBA">
        <w:rPr>
          <w:highlight w:val="white"/>
        </w:rPr>
        <w:t xml:space="preserve">          TypeCast.ImplicitCast(indexExpression, arrayExpression.Symbol.Type);</w:t>
      </w:r>
    </w:p>
    <w:p w14:paraId="3D4A110E" w14:textId="77777777" w:rsidR="005E5A36" w:rsidRPr="00903DBA" w:rsidRDefault="005E5A36" w:rsidP="005E5A36">
      <w:pPr>
        <w:pStyle w:val="Code"/>
        <w:rPr>
          <w:highlight w:val="white"/>
        </w:rPr>
      </w:pPr>
    </w:p>
    <w:p w14:paraId="5D7D2624"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252D2E0A" w14:textId="77777777" w:rsidR="005E5A36" w:rsidRPr="00903DBA" w:rsidRDefault="005E5A36" w:rsidP="005E5A36">
      <w:pPr>
        <w:pStyle w:val="Code"/>
        <w:rPr>
          <w:highlight w:val="white"/>
        </w:rPr>
      </w:pPr>
      <w:r w:rsidRPr="00903DBA">
        <w:rPr>
          <w:highlight w:val="white"/>
        </w:rPr>
        <w:t xml:space="preserve">        longList.AddRange(arrayExpression.LongList);</w:t>
      </w:r>
    </w:p>
    <w:p w14:paraId="514BEBE1" w14:textId="77777777" w:rsidR="005E5A36" w:rsidRPr="00903DBA" w:rsidRDefault="005E5A36" w:rsidP="005E5A36">
      <w:pPr>
        <w:pStyle w:val="Code"/>
        <w:rPr>
          <w:highlight w:val="white"/>
        </w:rPr>
      </w:pPr>
      <w:r w:rsidRPr="00903DBA">
        <w:rPr>
          <w:highlight w:val="white"/>
        </w:rPr>
        <w:t xml:space="preserve">        longList.AddRange(indexExpression.LongList);</w:t>
      </w:r>
    </w:p>
    <w:p w14:paraId="68A5040E" w14:textId="77777777" w:rsidR="005E5A36" w:rsidRPr="00903DBA" w:rsidRDefault="005E5A36" w:rsidP="005E5A36">
      <w:pPr>
        <w:pStyle w:val="Code"/>
        <w:rPr>
          <w:highlight w:val="white"/>
        </w:rPr>
      </w:pPr>
    </w:p>
    <w:p w14:paraId="1D998DD1" w14:textId="77777777" w:rsidR="005E5A36" w:rsidRPr="00903DBA" w:rsidRDefault="005E5A36" w:rsidP="005E5A36">
      <w:pPr>
        <w:pStyle w:val="Code"/>
        <w:rPr>
          <w:highlight w:val="white"/>
        </w:rPr>
      </w:pPr>
      <w:r w:rsidRPr="00903DBA">
        <w:rPr>
          <w:highlight w:val="white"/>
        </w:rPr>
        <w:t xml:space="preserve">        Symbol arraySymbol = arrayExpression.Symbol,</w:t>
      </w:r>
    </w:p>
    <w:p w14:paraId="26E240A7" w14:textId="77777777" w:rsidR="005E5A36" w:rsidRPr="00903DBA" w:rsidRDefault="005E5A36" w:rsidP="005E5A36">
      <w:pPr>
        <w:pStyle w:val="Code"/>
        <w:rPr>
          <w:highlight w:val="white"/>
        </w:rPr>
      </w:pPr>
      <w:r w:rsidRPr="00903DBA">
        <w:rPr>
          <w:highlight w:val="white"/>
        </w:rPr>
        <w:t xml:space="preserve">               indexSymbol = indexExpression.Symbol;</w:t>
      </w:r>
    </w:p>
    <w:p w14:paraId="50D70336" w14:textId="77777777" w:rsidR="005E5A36" w:rsidRPr="00903DBA" w:rsidRDefault="005E5A36" w:rsidP="005E5A36">
      <w:pPr>
        <w:pStyle w:val="Code"/>
        <w:rPr>
          <w:highlight w:val="white"/>
        </w:rPr>
      </w:pPr>
      <w:r w:rsidRPr="00903DBA">
        <w:rPr>
          <w:highlight w:val="white"/>
        </w:rPr>
        <w:t xml:space="preserve">        Symbol sizeSymbol = new Symbol(indexSymbol.Type, (BigInteger)</w:t>
      </w:r>
    </w:p>
    <w:p w14:paraId="63A2FF77" w14:textId="77777777" w:rsidR="005E5A36" w:rsidRPr="00903DBA" w:rsidRDefault="005E5A36" w:rsidP="005E5A36">
      <w:pPr>
        <w:pStyle w:val="Code"/>
        <w:rPr>
          <w:highlight w:val="white"/>
        </w:rPr>
      </w:pPr>
      <w:r w:rsidRPr="00903DBA">
        <w:rPr>
          <w:highlight w:val="white"/>
        </w:rPr>
        <w:t xml:space="preserve">                               arraySymbol.Type.PointerOrArrayType.Size()),</w:t>
      </w:r>
    </w:p>
    <w:p w14:paraId="7F2F51B1" w14:textId="77777777" w:rsidR="005E5A36" w:rsidRPr="00903DBA" w:rsidRDefault="005E5A36" w:rsidP="005E5A36">
      <w:pPr>
        <w:pStyle w:val="Code"/>
        <w:rPr>
          <w:highlight w:val="white"/>
        </w:rPr>
      </w:pPr>
      <w:r w:rsidRPr="00903DBA">
        <w:rPr>
          <w:highlight w:val="white"/>
        </w:rPr>
        <w:t xml:space="preserve">               multSymbol = new Symbol(arraySymbol.Type);</w:t>
      </w:r>
    </w:p>
    <w:p w14:paraId="555DEEDB" w14:textId="77777777" w:rsidR="005E5A36" w:rsidRPr="00903DBA" w:rsidRDefault="005E5A36" w:rsidP="005E5A36">
      <w:pPr>
        <w:pStyle w:val="Code"/>
        <w:rPr>
          <w:highlight w:val="white"/>
        </w:rPr>
      </w:pPr>
      <w:r w:rsidRPr="00903DBA">
        <w:rPr>
          <w:highlight w:val="white"/>
        </w:rPr>
        <w:t xml:space="preserve">        AddMiddleCode(longList, MiddleOperator.UnsignedMultiply,</w:t>
      </w:r>
    </w:p>
    <w:p w14:paraId="0FA135A2" w14:textId="77777777" w:rsidR="005E5A36" w:rsidRPr="00903DBA" w:rsidRDefault="005E5A36" w:rsidP="005E5A36">
      <w:pPr>
        <w:pStyle w:val="Code"/>
        <w:rPr>
          <w:highlight w:val="white"/>
        </w:rPr>
      </w:pPr>
      <w:r w:rsidRPr="00903DBA">
        <w:rPr>
          <w:highlight w:val="white"/>
        </w:rPr>
        <w:t xml:space="preserve">                      multSymbol, indexSymbol, sizeSymbol);</w:t>
      </w:r>
    </w:p>
    <w:p w14:paraId="369334CF" w14:textId="77777777" w:rsidR="005E5A36" w:rsidRPr="00903DBA" w:rsidRDefault="005E5A36" w:rsidP="005E5A36">
      <w:pPr>
        <w:pStyle w:val="Code"/>
        <w:rPr>
          <w:highlight w:val="white"/>
        </w:rPr>
      </w:pPr>
      <w:r w:rsidRPr="00903DBA">
        <w:rPr>
          <w:highlight w:val="white"/>
        </w:rPr>
        <w:t xml:space="preserve">        Symbol addSymbol = new Symbol(arraySymbol.Type);</w:t>
      </w:r>
    </w:p>
    <w:p w14:paraId="485DC270" w14:textId="77777777" w:rsidR="005E5A36" w:rsidRPr="00903DBA" w:rsidRDefault="005E5A36" w:rsidP="005E5A36">
      <w:pPr>
        <w:pStyle w:val="Code"/>
        <w:rPr>
          <w:highlight w:val="white"/>
        </w:rPr>
      </w:pPr>
      <w:r w:rsidRPr="00903DBA">
        <w:rPr>
          <w:highlight w:val="white"/>
        </w:rPr>
        <w:t xml:space="preserve">        AddMiddleCode(longList, MiddleOperator.BinaryAdd,</w:t>
      </w:r>
    </w:p>
    <w:p w14:paraId="4FF92957" w14:textId="77777777" w:rsidR="005E5A36" w:rsidRPr="00903DBA" w:rsidRDefault="005E5A36" w:rsidP="005E5A36">
      <w:pPr>
        <w:pStyle w:val="Code"/>
        <w:rPr>
          <w:highlight w:val="white"/>
        </w:rPr>
      </w:pPr>
      <w:r w:rsidRPr="00903DBA">
        <w:rPr>
          <w:highlight w:val="white"/>
        </w:rPr>
        <w:t xml:space="preserve">                      addSymbol, arraySymbol, multSymbol);</w:t>
      </w:r>
    </w:p>
    <w:p w14:paraId="24B3C29A" w14:textId="77777777" w:rsidR="005E5A36" w:rsidRPr="00903DBA" w:rsidRDefault="005E5A36" w:rsidP="005E5A36">
      <w:pPr>
        <w:pStyle w:val="Code"/>
        <w:rPr>
          <w:highlight w:val="white"/>
        </w:rPr>
      </w:pPr>
    </w:p>
    <w:p w14:paraId="1F3D592D" w14:textId="77777777" w:rsidR="005E5A36" w:rsidRPr="00903DBA" w:rsidRDefault="005E5A36" w:rsidP="005E5A36">
      <w:pPr>
        <w:pStyle w:val="Code"/>
        <w:rPr>
          <w:highlight w:val="white"/>
        </w:rPr>
      </w:pPr>
      <w:r w:rsidRPr="00903DBA">
        <w:rPr>
          <w:highlight w:val="white"/>
        </w:rPr>
        <w:t xml:space="preserve">        Expression addExpression =</w:t>
      </w:r>
    </w:p>
    <w:p w14:paraId="0F92D4EA" w14:textId="77777777" w:rsidR="005E5A36" w:rsidRPr="00903DBA" w:rsidRDefault="005E5A36" w:rsidP="005E5A36">
      <w:pPr>
        <w:pStyle w:val="Code"/>
        <w:rPr>
          <w:highlight w:val="white"/>
        </w:rPr>
      </w:pPr>
      <w:r w:rsidRPr="00903DBA">
        <w:rPr>
          <w:highlight w:val="white"/>
        </w:rPr>
        <w:t xml:space="preserve">          new Expression(addSymbol, shortList, longList);</w:t>
      </w:r>
    </w:p>
    <w:p w14:paraId="0EFEC604" w14:textId="77777777" w:rsidR="005E5A36" w:rsidRPr="00903DBA" w:rsidRDefault="005E5A36" w:rsidP="005E5A36">
      <w:pPr>
        <w:pStyle w:val="Code"/>
        <w:rPr>
          <w:highlight w:val="white"/>
        </w:rPr>
      </w:pPr>
      <w:r w:rsidRPr="00903DBA">
        <w:rPr>
          <w:highlight w:val="white"/>
        </w:rPr>
        <w:t xml:space="preserve">        return Dereference(addExpression, resultSymbol, 0);</w:t>
      </w:r>
    </w:p>
    <w:p w14:paraId="5EFF32FC" w14:textId="77777777" w:rsidR="005E5A36" w:rsidRPr="00903DBA" w:rsidRDefault="005E5A36" w:rsidP="005E5A36">
      <w:pPr>
        <w:pStyle w:val="Code"/>
        <w:rPr>
          <w:highlight w:val="white"/>
        </w:rPr>
      </w:pPr>
      <w:r w:rsidRPr="00903DBA">
        <w:rPr>
          <w:highlight w:val="white"/>
        </w:rPr>
        <w:t xml:space="preserve">      }</w:t>
      </w:r>
    </w:p>
    <w:p w14:paraId="7F53DBD6" w14:textId="77777777" w:rsidR="005E5A36" w:rsidRPr="00903DBA" w:rsidRDefault="005E5A36" w:rsidP="005E5A36">
      <w:pPr>
        <w:pStyle w:val="Code"/>
        <w:rPr>
          <w:highlight w:val="white"/>
        </w:rPr>
      </w:pPr>
      <w:r w:rsidRPr="00903DBA">
        <w:rPr>
          <w:highlight w:val="white"/>
        </w:rPr>
        <w:t xml:space="preserve">    }</w:t>
      </w:r>
    </w:p>
    <w:p w14:paraId="4F25AF55" w14:textId="77777777" w:rsidR="005E5A36" w:rsidRPr="00903DBA" w:rsidRDefault="005E5A36" w:rsidP="005E5A36">
      <w:pPr>
        <w:pStyle w:val="Code"/>
        <w:rPr>
          <w:highlight w:val="white"/>
        </w:rPr>
      </w:pPr>
    </w:p>
    <w:p w14:paraId="73C41CD4" w14:textId="77777777" w:rsidR="005E5A36" w:rsidRPr="00903DBA" w:rsidRDefault="005E5A36" w:rsidP="005E5A36">
      <w:pPr>
        <w:pStyle w:val="Code"/>
        <w:rPr>
          <w:highlight w:val="white"/>
        </w:rPr>
      </w:pPr>
      <w:r w:rsidRPr="00903DBA">
        <w:rPr>
          <w:highlight w:val="white"/>
        </w:rPr>
        <w:t xml:space="preserve">    private static Expression Dereference(Expression expression,</w:t>
      </w:r>
    </w:p>
    <w:p w14:paraId="4592DFC2" w14:textId="77777777" w:rsidR="005E5A36" w:rsidRPr="00903DBA" w:rsidRDefault="005E5A36" w:rsidP="005E5A36">
      <w:pPr>
        <w:pStyle w:val="Code"/>
        <w:rPr>
          <w:highlight w:val="white"/>
        </w:rPr>
      </w:pPr>
      <w:r w:rsidRPr="00903DBA">
        <w:rPr>
          <w:highlight w:val="white"/>
        </w:rPr>
        <w:t xml:space="preserve">                                          Symbol resultSymbol, int offset) {</w:t>
      </w:r>
    </w:p>
    <w:p w14:paraId="2E9F014D" w14:textId="77777777" w:rsidR="005E5A36" w:rsidRPr="00903DBA" w:rsidRDefault="005E5A36" w:rsidP="005E5A36">
      <w:pPr>
        <w:pStyle w:val="Code"/>
        <w:rPr>
          <w:highlight w:val="white"/>
        </w:rPr>
      </w:pPr>
      <w:r w:rsidRPr="00903DBA">
        <w:rPr>
          <w:highlight w:val="white"/>
        </w:rPr>
        <w:t xml:space="preserve">      resultSymbol.AddressSymbol = expression.Symbol;</w:t>
      </w:r>
    </w:p>
    <w:p w14:paraId="2501A910" w14:textId="77777777" w:rsidR="005E5A36" w:rsidRPr="00903DBA" w:rsidRDefault="005E5A36" w:rsidP="005E5A36">
      <w:pPr>
        <w:pStyle w:val="Code"/>
        <w:rPr>
          <w:highlight w:val="white"/>
        </w:rPr>
      </w:pPr>
      <w:r w:rsidRPr="00903DBA">
        <w:rPr>
          <w:highlight w:val="white"/>
        </w:rPr>
        <w:t xml:space="preserve">      resultSymbol.AddressOffset = offset;</w:t>
      </w:r>
    </w:p>
    <w:p w14:paraId="4BBF863B" w14:textId="77777777" w:rsidR="005E5A36" w:rsidRPr="00903DBA" w:rsidRDefault="005E5A36" w:rsidP="005E5A36">
      <w:pPr>
        <w:pStyle w:val="Code"/>
        <w:rPr>
          <w:highlight w:val="white"/>
        </w:rPr>
      </w:pPr>
      <w:r w:rsidRPr="00903DBA">
        <w:rPr>
          <w:highlight w:val="white"/>
        </w:rPr>
        <w:t xml:space="preserve">      AddMiddleCode(expression.LongList, MiddleOperator.Dereference,</w:t>
      </w:r>
    </w:p>
    <w:p w14:paraId="0D8D60D9" w14:textId="77777777" w:rsidR="005E5A36" w:rsidRPr="00903DBA" w:rsidRDefault="005E5A36" w:rsidP="005E5A36">
      <w:pPr>
        <w:pStyle w:val="Code"/>
        <w:rPr>
          <w:highlight w:val="white"/>
        </w:rPr>
      </w:pPr>
      <w:r w:rsidRPr="00903DBA">
        <w:rPr>
          <w:highlight w:val="white"/>
        </w:rPr>
        <w:t xml:space="preserve">                    resultSymbol, expression.Symbol, 0);</w:t>
      </w:r>
    </w:p>
    <w:p w14:paraId="03C92F64" w14:textId="77777777" w:rsidR="005E5A36" w:rsidRPr="00903DBA" w:rsidRDefault="005E5A36" w:rsidP="005E5A36">
      <w:pPr>
        <w:rPr>
          <w:highlight w:val="white"/>
        </w:rPr>
      </w:pPr>
      <w:r w:rsidRPr="00903DBA">
        <w:rPr>
          <w:highlight w:val="white"/>
        </w:rPr>
        <w:t>If the resulting expression holds floating type, we need to pop the value from the floating value stack.</w:t>
      </w:r>
    </w:p>
    <w:p w14:paraId="582BB88A" w14:textId="77777777" w:rsidR="005E5A36" w:rsidRPr="00903DBA" w:rsidRDefault="005E5A36" w:rsidP="005E5A36">
      <w:pPr>
        <w:pStyle w:val="Code"/>
        <w:rPr>
          <w:highlight w:val="white"/>
        </w:rPr>
      </w:pPr>
      <w:r w:rsidRPr="00903DBA">
        <w:rPr>
          <w:highlight w:val="white"/>
        </w:rPr>
        <w:t xml:space="preserve">      if (resultSymbol.Type.IsFloating()) {</w:t>
      </w:r>
    </w:p>
    <w:p w14:paraId="20535C3A" w14:textId="77777777" w:rsidR="005E5A36" w:rsidRPr="00903DBA" w:rsidRDefault="005E5A36" w:rsidP="005E5A36">
      <w:pPr>
        <w:pStyle w:val="Code"/>
        <w:rPr>
          <w:highlight w:val="white"/>
        </w:rPr>
      </w:pPr>
      <w:r w:rsidRPr="00903DBA">
        <w:rPr>
          <w:highlight w:val="white"/>
        </w:rPr>
        <w:t xml:space="preserve">        AddMiddleCode(expression.LongList, MiddleOperator.PushFloat,</w:t>
      </w:r>
    </w:p>
    <w:p w14:paraId="3905EB99" w14:textId="77777777" w:rsidR="005E5A36" w:rsidRPr="00903DBA" w:rsidRDefault="005E5A36" w:rsidP="005E5A36">
      <w:pPr>
        <w:pStyle w:val="Code"/>
        <w:rPr>
          <w:highlight w:val="white"/>
        </w:rPr>
      </w:pPr>
      <w:r w:rsidRPr="00903DBA">
        <w:rPr>
          <w:highlight w:val="white"/>
        </w:rPr>
        <w:t xml:space="preserve">                      resultSymbol);</w:t>
      </w:r>
    </w:p>
    <w:p w14:paraId="332C0DD8" w14:textId="77777777" w:rsidR="005E5A36" w:rsidRPr="00903DBA" w:rsidRDefault="005E5A36" w:rsidP="005E5A36">
      <w:pPr>
        <w:pStyle w:val="Code"/>
        <w:rPr>
          <w:highlight w:val="white"/>
        </w:rPr>
      </w:pPr>
      <w:r w:rsidRPr="00903DBA">
        <w:rPr>
          <w:highlight w:val="white"/>
        </w:rPr>
        <w:t xml:space="preserve">      }</w:t>
      </w:r>
    </w:p>
    <w:p w14:paraId="3C1BF953" w14:textId="77777777" w:rsidR="005E5A36" w:rsidRPr="00903DBA" w:rsidRDefault="005E5A36" w:rsidP="005E5A36">
      <w:pPr>
        <w:pStyle w:val="Code"/>
        <w:rPr>
          <w:highlight w:val="white"/>
        </w:rPr>
      </w:pPr>
    </w:p>
    <w:p w14:paraId="1838C789" w14:textId="77777777" w:rsidR="005E5A36" w:rsidRPr="00903DBA" w:rsidRDefault="005E5A36" w:rsidP="005E5A36">
      <w:pPr>
        <w:pStyle w:val="Code"/>
        <w:rPr>
          <w:highlight w:val="white"/>
        </w:rPr>
      </w:pPr>
      <w:r w:rsidRPr="00903DBA">
        <w:rPr>
          <w:highlight w:val="white"/>
        </w:rPr>
        <w:lastRenderedPageBreak/>
        <w:t xml:space="preserve">      return (new Expression(resultSymbol, expression.ShortList,</w:t>
      </w:r>
    </w:p>
    <w:p w14:paraId="554B9933" w14:textId="77777777" w:rsidR="005E5A36" w:rsidRPr="00903DBA" w:rsidRDefault="005E5A36" w:rsidP="005E5A36">
      <w:pPr>
        <w:pStyle w:val="Code"/>
        <w:rPr>
          <w:highlight w:val="white"/>
        </w:rPr>
      </w:pPr>
      <w:r w:rsidRPr="00903DBA">
        <w:rPr>
          <w:highlight w:val="white"/>
        </w:rPr>
        <w:t xml:space="preserve">                             expression.LongList));</w:t>
      </w:r>
    </w:p>
    <w:p w14:paraId="50412FD7" w14:textId="77777777" w:rsidR="005E5A36" w:rsidRPr="00903DBA" w:rsidRDefault="005E5A36" w:rsidP="005E5A36">
      <w:pPr>
        <w:pStyle w:val="Code"/>
        <w:rPr>
          <w:highlight w:val="white"/>
        </w:rPr>
      </w:pPr>
      <w:r w:rsidRPr="00903DBA">
        <w:rPr>
          <w:highlight w:val="white"/>
        </w:rPr>
        <w:t xml:space="preserve">    }</w:t>
      </w:r>
    </w:p>
    <w:p w14:paraId="6FD51DAD" w14:textId="77777777" w:rsidR="005E5A36" w:rsidRPr="00903DBA" w:rsidRDefault="005E5A36" w:rsidP="005E5A36">
      <w:pPr>
        <w:pStyle w:val="Rubrik3"/>
        <w:numPr>
          <w:ilvl w:val="2"/>
          <w:numId w:val="131"/>
        </w:numPr>
        <w:tabs>
          <w:tab w:val="num" w:pos="360"/>
        </w:tabs>
        <w:rPr>
          <w:highlight w:val="white"/>
        </w:rPr>
      </w:pPr>
      <w:r w:rsidRPr="00903DBA">
        <w:rPr>
          <w:highlight w:val="white"/>
        </w:rPr>
        <w:t>Dot Expression</w:t>
      </w:r>
    </w:p>
    <w:p w14:paraId="5DE05621" w14:textId="77777777" w:rsidR="005E5A36" w:rsidRPr="0074406C" w:rsidRDefault="005E5A36" w:rsidP="005E5A36">
      <w:pPr>
        <w:pStyle w:val="CodeHeader"/>
      </w:pPr>
      <w:bookmarkStart w:id="214" w:name="_Hlk57718999"/>
      <w:r w:rsidRPr="00903DBA">
        <w:t>Mi</w:t>
      </w:r>
      <w:r w:rsidRPr="0074406C">
        <w:t>ddleCodeGenerator.cs</w:t>
      </w:r>
    </w:p>
    <w:p w14:paraId="02551991" w14:textId="77777777" w:rsidR="005E5A36" w:rsidRPr="0074406C" w:rsidRDefault="005E5A36" w:rsidP="005E5A36">
      <w:pPr>
        <w:pStyle w:val="Code"/>
        <w:rPr>
          <w:highlight w:val="white"/>
        </w:rPr>
      </w:pPr>
      <w:r w:rsidRPr="0074406C">
        <w:rPr>
          <w:highlight w:val="white"/>
        </w:rPr>
        <w:t xml:space="preserve">    public static Expression DotExpression(Expression expression,</w:t>
      </w:r>
    </w:p>
    <w:p w14:paraId="15C28088" w14:textId="77777777" w:rsidR="005E5A36" w:rsidRPr="0074406C" w:rsidRDefault="005E5A36" w:rsidP="005E5A36">
      <w:pPr>
        <w:pStyle w:val="Code"/>
        <w:rPr>
          <w:highlight w:val="white"/>
        </w:rPr>
      </w:pPr>
      <w:r w:rsidRPr="0074406C">
        <w:rPr>
          <w:highlight w:val="white"/>
        </w:rPr>
        <w:t xml:space="preserve">                                           string memberName) {</w:t>
      </w:r>
    </w:p>
    <w:p w14:paraId="61C9A55E" w14:textId="77777777" w:rsidR="005E5A36" w:rsidRPr="0074406C" w:rsidRDefault="005E5A36" w:rsidP="005E5A36">
      <w:pPr>
        <w:pStyle w:val="Code"/>
        <w:rPr>
          <w:highlight w:val="white"/>
        </w:rPr>
      </w:pPr>
      <w:r w:rsidRPr="0074406C">
        <w:rPr>
          <w:highlight w:val="white"/>
        </w:rPr>
        <w:t xml:space="preserve">      Symbol parentSymbol = expression.Symbol;</w:t>
      </w:r>
    </w:p>
    <w:p w14:paraId="0FD9EE54" w14:textId="77777777" w:rsidR="005E5A36" w:rsidRPr="0074406C" w:rsidRDefault="005E5A36" w:rsidP="005E5A36">
      <w:pPr>
        <w:pStyle w:val="Code"/>
        <w:rPr>
          <w:highlight w:val="white"/>
        </w:rPr>
      </w:pPr>
      <w:r w:rsidRPr="0074406C">
        <w:rPr>
          <w:highlight w:val="white"/>
        </w:rPr>
        <w:t xml:space="preserve">      Assert.Error(parentSymbol.Type.IsStructOrUnion(), expression,</w:t>
      </w:r>
    </w:p>
    <w:p w14:paraId="3698C490" w14:textId="77777777" w:rsidR="005E5A36" w:rsidRPr="0074406C" w:rsidRDefault="005E5A36" w:rsidP="005E5A36">
      <w:pPr>
        <w:pStyle w:val="Code"/>
        <w:rPr>
          <w:highlight w:val="white"/>
        </w:rPr>
      </w:pPr>
      <w:r w:rsidRPr="0074406C">
        <w:rPr>
          <w:highlight w:val="white"/>
        </w:rPr>
        <w:t xml:space="preserve">                   Message.Not_a_struct_or_union_in_dot_expression);</w:t>
      </w:r>
    </w:p>
    <w:p w14:paraId="1DB99D0F" w14:textId="77777777" w:rsidR="005E5A36" w:rsidRPr="0074406C" w:rsidRDefault="005E5A36" w:rsidP="005E5A36">
      <w:pPr>
        <w:pStyle w:val="Code"/>
        <w:rPr>
          <w:highlight w:val="white"/>
        </w:rPr>
      </w:pPr>
      <w:r w:rsidRPr="0074406C">
        <w:rPr>
          <w:highlight w:val="white"/>
        </w:rPr>
        <w:t xml:space="preserve">      Assert.Error(parentSymbol.Type.MemberMap != null, expression,</w:t>
      </w:r>
    </w:p>
    <w:p w14:paraId="74CB0CA2" w14:textId="77777777" w:rsidR="005E5A36" w:rsidRPr="0074406C" w:rsidRDefault="005E5A36" w:rsidP="005E5A36">
      <w:pPr>
        <w:pStyle w:val="Code"/>
        <w:rPr>
          <w:highlight w:val="white"/>
        </w:rPr>
      </w:pPr>
      <w:r w:rsidRPr="0074406C">
        <w:rPr>
          <w:highlight w:val="white"/>
        </w:rPr>
        <w:t xml:space="preserve">                   Message.Member_access_of_uncomplete_struct_or_union);</w:t>
      </w:r>
    </w:p>
    <w:p w14:paraId="2CB087EE" w14:textId="77777777" w:rsidR="005E5A36" w:rsidRPr="0074406C" w:rsidRDefault="005E5A36" w:rsidP="005E5A36">
      <w:pPr>
        <w:pStyle w:val="Code"/>
        <w:rPr>
          <w:highlight w:val="white"/>
        </w:rPr>
      </w:pPr>
    </w:p>
    <w:p w14:paraId="0B5B90A7" w14:textId="77777777" w:rsidR="005E5A36" w:rsidRPr="0074406C" w:rsidRDefault="005E5A36" w:rsidP="005E5A36">
      <w:pPr>
        <w:pStyle w:val="Code"/>
        <w:rPr>
          <w:highlight w:val="white"/>
        </w:rPr>
      </w:pPr>
      <w:r w:rsidRPr="0074406C">
        <w:rPr>
          <w:highlight w:val="white"/>
        </w:rPr>
        <w:t xml:space="preserve">      Symbol memberSymbol;</w:t>
      </w:r>
    </w:p>
    <w:p w14:paraId="52C90C51" w14:textId="77777777" w:rsidR="005E5A36" w:rsidRPr="0074406C" w:rsidRDefault="005E5A36" w:rsidP="005E5A36">
      <w:pPr>
        <w:pStyle w:val="Code"/>
        <w:rPr>
          <w:highlight w:val="white"/>
        </w:rPr>
      </w:pPr>
      <w:r w:rsidRPr="0074406C">
        <w:rPr>
          <w:highlight w:val="white"/>
        </w:rPr>
        <w:t xml:space="preserve">      Assert.Error(parentSymbol.Type.MemberMap.TryGetValue(memberName,</w:t>
      </w:r>
    </w:p>
    <w:p w14:paraId="05EA5B5E" w14:textId="77777777" w:rsidR="005E5A36" w:rsidRPr="0074406C" w:rsidRDefault="005E5A36" w:rsidP="005E5A36">
      <w:pPr>
        <w:pStyle w:val="Code"/>
        <w:rPr>
          <w:highlight w:val="white"/>
        </w:rPr>
      </w:pPr>
      <w:r w:rsidRPr="0074406C">
        <w:rPr>
          <w:highlight w:val="white"/>
        </w:rPr>
        <w:t xml:space="preserve">                   out memberSymbol), memberName,</w:t>
      </w:r>
    </w:p>
    <w:p w14:paraId="0ABFD3C2" w14:textId="77777777" w:rsidR="005E5A36" w:rsidRPr="0074406C" w:rsidRDefault="005E5A36" w:rsidP="005E5A36">
      <w:pPr>
        <w:pStyle w:val="Code"/>
        <w:rPr>
          <w:highlight w:val="white"/>
        </w:rPr>
      </w:pPr>
      <w:r w:rsidRPr="0074406C">
        <w:rPr>
          <w:highlight w:val="white"/>
        </w:rPr>
        <w:t xml:space="preserve">                   Message.Unknown_member_in_dot_expression);</w:t>
      </w:r>
    </w:p>
    <w:p w14:paraId="7C2B6C33" w14:textId="77777777" w:rsidR="005E5A36" w:rsidRPr="0074406C" w:rsidRDefault="005E5A36" w:rsidP="005E5A36">
      <w:pPr>
        <w:pStyle w:val="Code"/>
        <w:rPr>
          <w:highlight w:val="white"/>
        </w:rPr>
      </w:pPr>
    </w:p>
    <w:p w14:paraId="28E2DF9C" w14:textId="77777777" w:rsidR="005E5A36" w:rsidRPr="0074406C" w:rsidRDefault="005E5A36" w:rsidP="005E5A36">
      <w:pPr>
        <w:pStyle w:val="Code"/>
        <w:rPr>
          <w:highlight w:val="white"/>
        </w:rPr>
      </w:pPr>
      <w:r w:rsidRPr="0074406C">
        <w:rPr>
          <w:highlight w:val="white"/>
        </w:rPr>
        <w:t xml:space="preserve">      Symbol resultSymbol;</w:t>
      </w:r>
    </w:p>
    <w:p w14:paraId="22A9198C" w14:textId="77777777" w:rsidR="005E5A36" w:rsidRPr="0074406C" w:rsidRDefault="005E5A36" w:rsidP="005E5A36">
      <w:pPr>
        <w:pStyle w:val="Code"/>
        <w:rPr>
          <w:highlight w:val="white"/>
        </w:rPr>
      </w:pPr>
      <w:r w:rsidRPr="0074406C">
        <w:rPr>
          <w:highlight w:val="white"/>
        </w:rPr>
        <w:t xml:space="preserve">      if (parentSymbol.AddressSymbol != null) {</w:t>
      </w:r>
    </w:p>
    <w:p w14:paraId="4C45DA56" w14:textId="77777777" w:rsidR="005E5A36" w:rsidRPr="0074406C" w:rsidRDefault="005E5A36" w:rsidP="005E5A36">
      <w:pPr>
        <w:pStyle w:val="Code"/>
        <w:rPr>
          <w:highlight w:val="white"/>
        </w:rPr>
      </w:pPr>
      <w:r w:rsidRPr="0074406C">
        <w:rPr>
          <w:highlight w:val="white"/>
        </w:rPr>
        <w:t xml:space="preserve">        string name = parentSymbol.Name + "." + memberSymbol.Name +</w:t>
      </w:r>
    </w:p>
    <w:p w14:paraId="2ED60436" w14:textId="77777777" w:rsidR="005E5A36" w:rsidRPr="0074406C" w:rsidRDefault="005E5A36" w:rsidP="005E5A36">
      <w:pPr>
        <w:pStyle w:val="Code"/>
        <w:rPr>
          <w:highlight w:val="white"/>
        </w:rPr>
      </w:pPr>
      <w:r w:rsidRPr="0074406C">
        <w:rPr>
          <w:highlight w:val="white"/>
        </w:rPr>
        <w:t xml:space="preserve">                      Symbol.SeparatorId + memberSymbol.Offset;</w:t>
      </w:r>
    </w:p>
    <w:p w14:paraId="636C65D4" w14:textId="77777777" w:rsidR="005E5A36" w:rsidRPr="0074406C" w:rsidRDefault="005E5A36" w:rsidP="005E5A36">
      <w:pPr>
        <w:pStyle w:val="Code"/>
        <w:rPr>
          <w:highlight w:val="white"/>
        </w:rPr>
      </w:pPr>
      <w:r w:rsidRPr="0074406C">
        <w:rPr>
          <w:highlight w:val="white"/>
        </w:rPr>
        <w:t xml:space="preserve">        resultSymbol = new Symbol(name, parentSymbol.ExternalLinkage,</w:t>
      </w:r>
    </w:p>
    <w:p w14:paraId="508B6A87" w14:textId="77777777" w:rsidR="005E5A36" w:rsidRPr="0074406C" w:rsidRDefault="005E5A36" w:rsidP="005E5A36">
      <w:pPr>
        <w:pStyle w:val="Code"/>
        <w:rPr>
          <w:highlight w:val="white"/>
        </w:rPr>
      </w:pPr>
      <w:r w:rsidRPr="0074406C">
        <w:rPr>
          <w:highlight w:val="white"/>
        </w:rPr>
        <w:t xml:space="preserve">                                  parentSymbol.Storage, memberSymbol.Type,</w:t>
      </w:r>
    </w:p>
    <w:p w14:paraId="0F82A832" w14:textId="77777777" w:rsidR="005E5A36" w:rsidRPr="0074406C" w:rsidRDefault="005E5A36" w:rsidP="005E5A36">
      <w:pPr>
        <w:pStyle w:val="Code"/>
        <w:rPr>
          <w:highlight w:val="white"/>
        </w:rPr>
      </w:pPr>
      <w:r w:rsidRPr="0074406C">
        <w:rPr>
          <w:highlight w:val="white"/>
        </w:rPr>
        <w:t xml:space="preserve">                                  parentSymbol.IsParameter());</w:t>
      </w:r>
    </w:p>
    <w:p w14:paraId="227B2FE7" w14:textId="77777777" w:rsidR="005E5A36" w:rsidRPr="0074406C" w:rsidRDefault="005E5A36" w:rsidP="005E5A36">
      <w:pPr>
        <w:pStyle w:val="Code"/>
        <w:rPr>
          <w:highlight w:val="white"/>
        </w:rPr>
      </w:pPr>
      <w:r w:rsidRPr="0074406C">
        <w:rPr>
          <w:highlight w:val="white"/>
        </w:rPr>
        <w:t xml:space="preserve">        resultSymbol.UniqueName = parentSymbol.UniqueName;</w:t>
      </w:r>
    </w:p>
    <w:p w14:paraId="6AE96B0F" w14:textId="77777777" w:rsidR="005E5A36" w:rsidRPr="0074406C" w:rsidRDefault="005E5A36" w:rsidP="005E5A36">
      <w:pPr>
        <w:pStyle w:val="Code"/>
        <w:rPr>
          <w:highlight w:val="white"/>
        </w:rPr>
      </w:pPr>
      <w:r w:rsidRPr="0074406C">
        <w:rPr>
          <w:highlight w:val="white"/>
        </w:rPr>
        <w:t xml:space="preserve">        resultSymbol.AddressSymbol = parentSymbol.AddressSymbol;</w:t>
      </w:r>
    </w:p>
    <w:p w14:paraId="17BD1CDB" w14:textId="77777777" w:rsidR="005E5A36" w:rsidRPr="0074406C" w:rsidRDefault="005E5A36" w:rsidP="005E5A36">
      <w:pPr>
        <w:pStyle w:val="Code"/>
        <w:rPr>
          <w:highlight w:val="white"/>
        </w:rPr>
      </w:pPr>
      <w:r w:rsidRPr="0074406C">
        <w:rPr>
          <w:highlight w:val="white"/>
        </w:rPr>
        <w:t xml:space="preserve">        resultSymbol.AddressOffset = parentSymbol.AddressOffset;</w:t>
      </w:r>
    </w:p>
    <w:p w14:paraId="4D08C185" w14:textId="77777777" w:rsidR="005E5A36" w:rsidRPr="0074406C" w:rsidRDefault="005E5A36" w:rsidP="005E5A36">
      <w:pPr>
        <w:pStyle w:val="Code"/>
        <w:rPr>
          <w:highlight w:val="white"/>
        </w:rPr>
      </w:pPr>
      <w:r w:rsidRPr="0074406C">
        <w:rPr>
          <w:highlight w:val="white"/>
        </w:rPr>
        <w:t xml:space="preserve">        resultSymbol.Offset = parentSymbol.Offset + memberSymbol.Offset;</w:t>
      </w:r>
    </w:p>
    <w:p w14:paraId="63F4DB7D" w14:textId="77777777" w:rsidR="005E5A36" w:rsidRPr="0074406C" w:rsidRDefault="005E5A36" w:rsidP="005E5A36">
      <w:pPr>
        <w:pStyle w:val="Code"/>
        <w:rPr>
          <w:highlight w:val="white"/>
        </w:rPr>
      </w:pPr>
      <w:r w:rsidRPr="0074406C">
        <w:rPr>
          <w:highlight w:val="white"/>
        </w:rPr>
        <w:t xml:space="preserve">      }</w:t>
      </w:r>
    </w:p>
    <w:p w14:paraId="439531E3" w14:textId="77777777" w:rsidR="005E5A36" w:rsidRPr="0074406C" w:rsidRDefault="005E5A36" w:rsidP="005E5A36">
      <w:pPr>
        <w:pStyle w:val="Code"/>
        <w:rPr>
          <w:highlight w:val="white"/>
        </w:rPr>
      </w:pPr>
      <w:r w:rsidRPr="0074406C">
        <w:rPr>
          <w:highlight w:val="white"/>
        </w:rPr>
        <w:t xml:space="preserve">      else {</w:t>
      </w:r>
    </w:p>
    <w:p w14:paraId="4DA7A562" w14:textId="77777777" w:rsidR="005E5A36" w:rsidRPr="0074406C" w:rsidRDefault="005E5A36" w:rsidP="005E5A36">
      <w:pPr>
        <w:pStyle w:val="Code"/>
        <w:rPr>
          <w:highlight w:val="white"/>
        </w:rPr>
      </w:pPr>
      <w:r w:rsidRPr="0074406C">
        <w:rPr>
          <w:highlight w:val="white"/>
        </w:rPr>
        <w:t xml:space="preserve">        resultSymbol = new Symbol(memberSymbol.Type);</w:t>
      </w:r>
    </w:p>
    <w:p w14:paraId="33808B3A" w14:textId="77777777" w:rsidR="005E5A36" w:rsidRPr="0074406C" w:rsidRDefault="005E5A36" w:rsidP="005E5A36">
      <w:pPr>
        <w:pStyle w:val="Code"/>
        <w:rPr>
          <w:highlight w:val="white"/>
        </w:rPr>
      </w:pPr>
      <w:r w:rsidRPr="0074406C">
        <w:rPr>
          <w:highlight w:val="white"/>
        </w:rPr>
        <w:t xml:space="preserve">        resultSymbol.Name = parentSymbol.Name + Symbol.SeparatorId +</w:t>
      </w:r>
    </w:p>
    <w:p w14:paraId="6569F5C0" w14:textId="77777777" w:rsidR="005E5A36" w:rsidRPr="0074406C" w:rsidRDefault="005E5A36" w:rsidP="005E5A36">
      <w:pPr>
        <w:pStyle w:val="Code"/>
        <w:rPr>
          <w:highlight w:val="white"/>
        </w:rPr>
      </w:pPr>
      <w:r w:rsidRPr="0074406C">
        <w:rPr>
          <w:highlight w:val="white"/>
        </w:rPr>
        <w:t xml:space="preserve">                            memberName;</w:t>
      </w:r>
    </w:p>
    <w:p w14:paraId="2D05C41B" w14:textId="77777777" w:rsidR="005E5A36" w:rsidRPr="0074406C" w:rsidRDefault="005E5A36" w:rsidP="005E5A36">
      <w:pPr>
        <w:pStyle w:val="Code"/>
        <w:rPr>
          <w:highlight w:val="white"/>
        </w:rPr>
      </w:pPr>
      <w:r w:rsidRPr="0074406C">
        <w:rPr>
          <w:highlight w:val="white"/>
        </w:rPr>
        <w:t xml:space="preserve">        resultSymbol.UniqueName = parentSymbol.UniqueName;</w:t>
      </w:r>
    </w:p>
    <w:p w14:paraId="5141153A" w14:textId="77777777" w:rsidR="005E5A36" w:rsidRPr="0074406C" w:rsidRDefault="005E5A36" w:rsidP="005E5A36">
      <w:pPr>
        <w:pStyle w:val="Code"/>
        <w:rPr>
          <w:highlight w:val="white"/>
        </w:rPr>
      </w:pPr>
      <w:r w:rsidRPr="0074406C">
        <w:rPr>
          <w:highlight w:val="white"/>
        </w:rPr>
        <w:t xml:space="preserve">        resultSymbol.Storage = parentSymbol.Storage;</w:t>
      </w:r>
    </w:p>
    <w:p w14:paraId="48D82E9B" w14:textId="77777777" w:rsidR="005E5A36" w:rsidRPr="0074406C" w:rsidRDefault="005E5A36" w:rsidP="005E5A36">
      <w:pPr>
        <w:pStyle w:val="Code"/>
        <w:rPr>
          <w:highlight w:val="white"/>
        </w:rPr>
      </w:pPr>
      <w:r w:rsidRPr="0074406C">
        <w:rPr>
          <w:highlight w:val="white"/>
        </w:rPr>
        <w:t xml:space="preserve">        resultSymbol.Offset = parentSymbol.Offset + memberSymbol.Offset;</w:t>
      </w:r>
    </w:p>
    <w:p w14:paraId="2880D6AA" w14:textId="77777777" w:rsidR="005E5A36" w:rsidRPr="0074406C" w:rsidRDefault="005E5A36" w:rsidP="005E5A36">
      <w:pPr>
        <w:pStyle w:val="Code"/>
        <w:rPr>
          <w:highlight w:val="white"/>
        </w:rPr>
      </w:pPr>
      <w:r w:rsidRPr="0074406C">
        <w:rPr>
          <w:highlight w:val="white"/>
        </w:rPr>
        <w:t xml:space="preserve">      }</w:t>
      </w:r>
    </w:p>
    <w:p w14:paraId="71B7EFE0" w14:textId="77777777" w:rsidR="005E5A36" w:rsidRPr="0074406C" w:rsidRDefault="005E5A36" w:rsidP="005E5A36">
      <w:pPr>
        <w:pStyle w:val="Code"/>
        <w:rPr>
          <w:highlight w:val="white"/>
        </w:rPr>
      </w:pPr>
    </w:p>
    <w:p w14:paraId="387A6674" w14:textId="77777777" w:rsidR="005E5A36" w:rsidRPr="0074406C" w:rsidRDefault="005E5A36" w:rsidP="005E5A36">
      <w:pPr>
        <w:pStyle w:val="Code"/>
        <w:rPr>
          <w:highlight w:val="white"/>
        </w:rPr>
      </w:pPr>
      <w:r w:rsidRPr="0074406C">
        <w:rPr>
          <w:highlight w:val="white"/>
        </w:rPr>
        <w:t xml:space="preserve">      return (new Expression(resultSymbol, expression.ShortList,</w:t>
      </w:r>
    </w:p>
    <w:p w14:paraId="4AB93034" w14:textId="77777777" w:rsidR="005E5A36" w:rsidRPr="0074406C" w:rsidRDefault="005E5A36" w:rsidP="005E5A36">
      <w:pPr>
        <w:pStyle w:val="Code"/>
        <w:rPr>
          <w:highlight w:val="white"/>
        </w:rPr>
      </w:pPr>
      <w:r w:rsidRPr="0074406C">
        <w:rPr>
          <w:highlight w:val="white"/>
        </w:rPr>
        <w:t xml:space="preserve">                             expression.LongList));</w:t>
      </w:r>
    </w:p>
    <w:p w14:paraId="3D7B2058" w14:textId="77777777" w:rsidR="005E5A36" w:rsidRPr="0074406C" w:rsidRDefault="005E5A36" w:rsidP="005E5A36">
      <w:pPr>
        <w:pStyle w:val="Code"/>
        <w:rPr>
          <w:highlight w:val="white"/>
        </w:rPr>
      </w:pPr>
      <w:r w:rsidRPr="0074406C">
        <w:rPr>
          <w:highlight w:val="white"/>
        </w:rPr>
        <w:t xml:space="preserve">    }</w:t>
      </w:r>
    </w:p>
    <w:bookmarkEnd w:id="214"/>
    <w:p w14:paraId="3794A790" w14:textId="77777777" w:rsidR="005E5A36" w:rsidRPr="00DC37F5" w:rsidRDefault="005E5A36" w:rsidP="001A1BB8">
      <w:pPr>
        <w:pStyle w:val="Rubrik3"/>
        <w:rPr>
          <w:highlight w:val="white"/>
        </w:rPr>
      </w:pPr>
      <w:r w:rsidRPr="00DC37F5">
        <w:rPr>
          <w:highlight w:val="white"/>
        </w:rPr>
        <w:t>Function Call Expression</w:t>
      </w:r>
    </w:p>
    <w:p w14:paraId="5CECFFC0" w14:textId="77777777" w:rsidR="005E5A36" w:rsidRPr="00C968FE" w:rsidRDefault="005E5A36" w:rsidP="005E5A36">
      <w:pPr>
        <w:rPr>
          <w:highlight w:val="white"/>
        </w:rPr>
      </w:pPr>
      <w:r w:rsidRPr="00C968FE">
        <w:rPr>
          <w:highlight w:val="white"/>
        </w:rPr>
        <w:t xml:space="preserve">The </w:t>
      </w:r>
      <w:r w:rsidRPr="00C968FE">
        <w:rPr>
          <w:rStyle w:val="KeyWord0"/>
          <w:highlight w:val="white"/>
        </w:rPr>
        <w:t>FunctionPreCall</w:t>
      </w:r>
      <w:r w:rsidRPr="00C968FE">
        <w:rPr>
          <w:highlight w:val="white"/>
        </w:rPr>
        <w:t xml:space="preserve"> method is called before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B1C4AAF" w14:textId="77777777" w:rsidR="005E5A36" w:rsidRPr="00903DBA" w:rsidRDefault="005E5A36" w:rsidP="005E5A36">
      <w:pPr>
        <w:pStyle w:val="Code"/>
      </w:pPr>
      <w:r w:rsidRPr="00903DBA">
        <w:t>MiddleCodeGenerator.cs</w:t>
      </w:r>
    </w:p>
    <w:p w14:paraId="5769DE8F" w14:textId="77777777" w:rsidR="005E5A36" w:rsidRPr="00C968FE" w:rsidRDefault="005E5A36" w:rsidP="005E5A36">
      <w:pPr>
        <w:pStyle w:val="Code"/>
        <w:rPr>
          <w:highlight w:val="white"/>
        </w:rPr>
      </w:pPr>
      <w:r w:rsidRPr="00C968FE">
        <w:rPr>
          <w:highlight w:val="white"/>
        </w:rPr>
        <w:t xml:space="preserve">    public static void FunctionPreCall(Expression expression) {</w:t>
      </w:r>
    </w:p>
    <w:p w14:paraId="138BFCA1" w14:textId="77777777" w:rsidR="005E5A36" w:rsidRPr="00C968FE" w:rsidRDefault="005E5A36" w:rsidP="005E5A36">
      <w:pPr>
        <w:pStyle w:val="Code"/>
        <w:rPr>
          <w:highlight w:val="white"/>
        </w:rPr>
      </w:pPr>
      <w:r w:rsidRPr="00C968FE">
        <w:rPr>
          <w:highlight w:val="white"/>
        </w:rPr>
        <w:t xml:space="preserve">      Type type = expression.Symbol.Type;</w:t>
      </w:r>
    </w:p>
    <w:p w14:paraId="7C675672" w14:textId="4A3C5B66" w:rsidR="005E5A36" w:rsidRPr="00C968FE" w:rsidRDefault="005E5A36" w:rsidP="005E5A36">
      <w:pPr>
        <w:pStyle w:val="Code"/>
        <w:rPr>
          <w:highlight w:val="white"/>
        </w:rPr>
      </w:pPr>
      <w:r w:rsidRPr="00C968FE">
        <w:rPr>
          <w:highlight w:val="white"/>
        </w:rPr>
        <w:t xml:space="preserve">      Assert.Error(</w:t>
      </w:r>
      <w:r w:rsidR="009F06D3" w:rsidRPr="00C968FE">
        <w:rPr>
          <w:highlight w:val="white"/>
        </w:rPr>
        <w:t>type.IsFunction()</w:t>
      </w:r>
      <w:r w:rsidR="009F06D3">
        <w:rPr>
          <w:highlight w:val="white"/>
        </w:rPr>
        <w:t xml:space="preserve"> || </w:t>
      </w:r>
      <w:r w:rsidRPr="00C968FE">
        <w:rPr>
          <w:highlight w:val="white"/>
        </w:rPr>
        <w:t>type.Is</w:t>
      </w:r>
      <w:r w:rsidR="009F06D3">
        <w:rPr>
          <w:highlight w:val="white"/>
        </w:rPr>
        <w:t>Function</w:t>
      </w:r>
      <w:r w:rsidRPr="00C968FE">
        <w:rPr>
          <w:highlight w:val="white"/>
        </w:rPr>
        <w:t>Pointer()</w:t>
      </w:r>
      <w:r w:rsidR="00462C35">
        <w:rPr>
          <w:highlight w:val="white"/>
        </w:rPr>
        <w:t>,</w:t>
      </w:r>
    </w:p>
    <w:p w14:paraId="0C32B8C6" w14:textId="507C43A8" w:rsidR="005E5A36" w:rsidRPr="00C968FE" w:rsidRDefault="005E5A36" w:rsidP="005E5A36">
      <w:pPr>
        <w:pStyle w:val="Code"/>
        <w:rPr>
          <w:highlight w:val="white"/>
        </w:rPr>
      </w:pPr>
      <w:r w:rsidRPr="00C968FE">
        <w:rPr>
          <w:highlight w:val="white"/>
        </w:rPr>
        <w:t xml:space="preserve">                   expression.Symbol,</w:t>
      </w:r>
      <w:r w:rsidR="00462C35">
        <w:rPr>
          <w:highlight w:val="white"/>
        </w:rPr>
        <w:t xml:space="preserve"> </w:t>
      </w:r>
      <w:r w:rsidRPr="00C968FE">
        <w:rPr>
          <w:highlight w:val="white"/>
        </w:rPr>
        <w:t>Message.Not_a_function);</w:t>
      </w:r>
    </w:p>
    <w:p w14:paraId="10E7298C" w14:textId="77777777" w:rsidR="005E5A36" w:rsidRPr="00C968FE" w:rsidRDefault="005E5A36" w:rsidP="005E5A36">
      <w:pPr>
        <w:pStyle w:val="Code"/>
        <w:rPr>
          <w:highlight w:val="white"/>
        </w:rPr>
      </w:pPr>
      <w:r w:rsidRPr="00C968FE">
        <w:rPr>
          <w:highlight w:val="white"/>
        </w:rPr>
        <w:lastRenderedPageBreak/>
        <w:t xml:space="preserve">      Type functionType = type.IsFunction() ? type : type.PointerType;</w:t>
      </w:r>
    </w:p>
    <w:p w14:paraId="0F319A62" w14:textId="77777777" w:rsidR="005E5A36" w:rsidRPr="00C968FE" w:rsidRDefault="005E5A36" w:rsidP="005E5A36">
      <w:pPr>
        <w:pStyle w:val="Code"/>
        <w:rPr>
          <w:highlight w:val="white"/>
        </w:rPr>
      </w:pPr>
    </w:p>
    <w:p w14:paraId="7CFC4FC1" w14:textId="77777777" w:rsidR="005E5A36" w:rsidRPr="00C968FE" w:rsidRDefault="005E5A36" w:rsidP="005E5A36">
      <w:pPr>
        <w:pStyle w:val="Code"/>
        <w:rPr>
          <w:highlight w:val="white"/>
        </w:rPr>
      </w:pPr>
      <w:r w:rsidRPr="00C968FE">
        <w:rPr>
          <w:highlight w:val="white"/>
        </w:rPr>
        <w:t xml:space="preserve">      TypeListStack.Push(functionType.TypeList);</w:t>
      </w:r>
    </w:p>
    <w:p w14:paraId="768C9B1E" w14:textId="77777777" w:rsidR="005E5A36" w:rsidRPr="00C968FE" w:rsidRDefault="005E5A36" w:rsidP="005E5A36">
      <w:pPr>
        <w:pStyle w:val="Code"/>
        <w:rPr>
          <w:highlight w:val="white"/>
        </w:rPr>
      </w:pPr>
      <w:r w:rsidRPr="00C968FE">
        <w:rPr>
          <w:highlight w:val="white"/>
        </w:rPr>
        <w:t xml:space="preserve">      ParameterOffsetStack.Push(0);</w:t>
      </w:r>
    </w:p>
    <w:p w14:paraId="0B27BF6B" w14:textId="77777777" w:rsidR="005E5A36" w:rsidRPr="00C968FE" w:rsidRDefault="005E5A36" w:rsidP="005E5A36">
      <w:pPr>
        <w:pStyle w:val="Code"/>
        <w:rPr>
          <w:highlight w:val="white"/>
        </w:rPr>
      </w:pPr>
    </w:p>
    <w:p w14:paraId="0EE7268B" w14:textId="77777777" w:rsidR="005E5A36" w:rsidRPr="00C968FE" w:rsidRDefault="005E5A36" w:rsidP="005E5A36">
      <w:pPr>
        <w:pStyle w:val="Code"/>
        <w:rPr>
          <w:highlight w:val="white"/>
        </w:rPr>
      </w:pPr>
      <w:r w:rsidRPr="00C968FE">
        <w:rPr>
          <w:highlight w:val="white"/>
        </w:rPr>
        <w:t xml:space="preserve">      AddMiddleCode(expression.ShortList, MiddleOperator.FunctionPreCall,</w:t>
      </w:r>
    </w:p>
    <w:p w14:paraId="54BE5E96" w14:textId="77777777" w:rsidR="005E5A36" w:rsidRPr="00C968FE" w:rsidRDefault="005E5A36" w:rsidP="005E5A36">
      <w:pPr>
        <w:pStyle w:val="Code"/>
        <w:rPr>
          <w:highlight w:val="white"/>
        </w:rPr>
      </w:pPr>
      <w:r w:rsidRPr="00C968FE">
        <w:rPr>
          <w:highlight w:val="white"/>
        </w:rPr>
        <w:t xml:space="preserve">                    SymbolTable.CurrentTable.CurrentOffset);</w:t>
      </w:r>
    </w:p>
    <w:p w14:paraId="263F9442" w14:textId="77777777" w:rsidR="005E5A36" w:rsidRPr="00C968FE" w:rsidRDefault="005E5A36" w:rsidP="005E5A36">
      <w:pPr>
        <w:pStyle w:val="Code"/>
        <w:rPr>
          <w:highlight w:val="white"/>
        </w:rPr>
      </w:pPr>
      <w:r w:rsidRPr="00C968FE">
        <w:rPr>
          <w:highlight w:val="white"/>
        </w:rPr>
        <w:t xml:space="preserve">      AddMiddleCode(expression.LongList, MiddleOperator.FunctionPreCall,</w:t>
      </w:r>
    </w:p>
    <w:p w14:paraId="702773CD" w14:textId="77777777" w:rsidR="005E5A36" w:rsidRPr="00C968FE" w:rsidRDefault="005E5A36" w:rsidP="005E5A36">
      <w:pPr>
        <w:pStyle w:val="Code"/>
        <w:rPr>
          <w:highlight w:val="white"/>
        </w:rPr>
      </w:pPr>
      <w:r w:rsidRPr="00C968FE">
        <w:rPr>
          <w:highlight w:val="white"/>
        </w:rPr>
        <w:t xml:space="preserve">                    SymbolTable.CurrentTable.CurrentOffset);</w:t>
      </w:r>
    </w:p>
    <w:p w14:paraId="349278C8" w14:textId="77777777" w:rsidR="005E5A36" w:rsidRPr="00C968FE" w:rsidRDefault="005E5A36" w:rsidP="005E5A36">
      <w:pPr>
        <w:pStyle w:val="Code"/>
        <w:rPr>
          <w:highlight w:val="white"/>
        </w:rPr>
      </w:pPr>
      <w:r w:rsidRPr="00C968FE">
        <w:rPr>
          <w:highlight w:val="white"/>
        </w:rPr>
        <w:t xml:space="preserve">    }</w:t>
      </w:r>
    </w:p>
    <w:p w14:paraId="72306D7D" w14:textId="77777777" w:rsidR="005E5A36" w:rsidRPr="00C968FE" w:rsidRDefault="005E5A36" w:rsidP="005E5A36">
      <w:pPr>
        <w:pStyle w:val="Code"/>
        <w:rPr>
          <w:highlight w:val="white"/>
        </w:rPr>
      </w:pPr>
      <w:r w:rsidRPr="00C968FE">
        <w:rPr>
          <w:highlight w:val="white"/>
        </w:rPr>
        <w:t xml:space="preserve">The </w:t>
      </w:r>
      <w:r w:rsidRPr="00C968FE">
        <w:rPr>
          <w:rStyle w:val="KeyWord0"/>
          <w:highlight w:val="white"/>
        </w:rPr>
        <w:t>CallExpression</w:t>
      </w:r>
      <w:r w:rsidRPr="00C968FE">
        <w:rPr>
          <w:highlight w:val="white"/>
        </w:rPr>
        <w:t xml:space="preserve"> method is called after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46E556A3" w14:textId="77777777" w:rsidR="005E5A36" w:rsidRPr="00C968FE" w:rsidRDefault="005E5A36" w:rsidP="005E5A36">
      <w:pPr>
        <w:pStyle w:val="Code"/>
        <w:rPr>
          <w:highlight w:val="white"/>
        </w:rPr>
      </w:pPr>
      <w:r w:rsidRPr="00C968FE">
        <w:rPr>
          <w:highlight w:val="white"/>
        </w:rPr>
        <w:t xml:space="preserve">    public static Expression CallExpression(Expression functionExpression,</w:t>
      </w:r>
    </w:p>
    <w:p w14:paraId="6739795D" w14:textId="77777777" w:rsidR="005E5A36" w:rsidRPr="00C968FE" w:rsidRDefault="005E5A36" w:rsidP="005E5A36">
      <w:pPr>
        <w:pStyle w:val="Code"/>
        <w:rPr>
          <w:highlight w:val="white"/>
        </w:rPr>
      </w:pPr>
      <w:r w:rsidRPr="00C968FE">
        <w:rPr>
          <w:highlight w:val="white"/>
        </w:rPr>
        <w:t xml:space="preserve">                                            List&lt;Expression&gt; argumentList){</w:t>
      </w:r>
    </w:p>
    <w:p w14:paraId="22F1CFEF" w14:textId="77777777" w:rsidR="005E5A36" w:rsidRPr="00C968FE" w:rsidRDefault="005E5A36" w:rsidP="005E5A36">
      <w:pPr>
        <w:pStyle w:val="Code"/>
        <w:rPr>
          <w:highlight w:val="white"/>
        </w:rPr>
      </w:pPr>
      <w:r w:rsidRPr="00C968FE">
        <w:rPr>
          <w:highlight w:val="white"/>
        </w:rPr>
        <w:t xml:space="preserve">      List&lt;Type&gt; typeList = TypeListStack.Pop();</w:t>
      </w:r>
    </w:p>
    <w:p w14:paraId="31C2D3EC" w14:textId="77777777" w:rsidR="005E5A36" w:rsidRPr="00C968FE" w:rsidRDefault="005E5A36" w:rsidP="005E5A36">
      <w:pPr>
        <w:pStyle w:val="Code"/>
        <w:rPr>
          <w:highlight w:val="white"/>
        </w:rPr>
      </w:pPr>
      <w:r w:rsidRPr="00C968FE">
        <w:rPr>
          <w:highlight w:val="white"/>
        </w:rPr>
        <w:t xml:space="preserve">      ParameterOffsetStack.Pop();</w:t>
      </w:r>
    </w:p>
    <w:p w14:paraId="1A48E53F" w14:textId="77777777" w:rsidR="005E5A36" w:rsidRPr="00C968FE" w:rsidRDefault="005E5A36" w:rsidP="005E5A36">
      <w:pPr>
        <w:rPr>
          <w:highlight w:val="white"/>
        </w:rPr>
      </w:pPr>
      <w:r w:rsidRPr="00C968FE">
        <w:rPr>
          <w:highlight w:val="white"/>
        </w:rPr>
        <w:t>The reason we keep track of the current offset is that we in case of nested function calls need to allocate space for the previous arguments of the functions call outside the nested function. If the current offset is more than zero, we add it together with the size of the standard function top the total offset. If the current offset is zero, no argument has yet been passed, and we do not need to increase the total offset.</w:t>
      </w:r>
    </w:p>
    <w:p w14:paraId="798F5390" w14:textId="77777777" w:rsidR="005E5A36" w:rsidRPr="00C968FE" w:rsidRDefault="005E5A36" w:rsidP="005E5A36">
      <w:pPr>
        <w:pStyle w:val="Code"/>
        <w:rPr>
          <w:highlight w:val="white"/>
        </w:rPr>
      </w:pPr>
      <w:r w:rsidRPr="00C968FE">
        <w:rPr>
          <w:highlight w:val="white"/>
        </w:rPr>
        <w:t xml:space="preserve">      int totalOffset = 0;</w:t>
      </w:r>
    </w:p>
    <w:p w14:paraId="0A85A590" w14:textId="77777777" w:rsidR="005E5A36" w:rsidRPr="00C968FE" w:rsidRDefault="005E5A36" w:rsidP="005E5A36">
      <w:pPr>
        <w:pStyle w:val="Code"/>
        <w:rPr>
          <w:highlight w:val="white"/>
        </w:rPr>
      </w:pPr>
      <w:r w:rsidRPr="00C968FE">
        <w:rPr>
          <w:highlight w:val="white"/>
        </w:rPr>
        <w:t xml:space="preserve">      foreach (int currentOffset in ParameterOffsetStack) {</w:t>
      </w:r>
    </w:p>
    <w:p w14:paraId="442D4EAB" w14:textId="77777777" w:rsidR="005E5A36" w:rsidRPr="00C968FE" w:rsidRDefault="005E5A36" w:rsidP="005E5A36">
      <w:pPr>
        <w:pStyle w:val="Code"/>
        <w:rPr>
          <w:highlight w:val="white"/>
        </w:rPr>
      </w:pPr>
      <w:r w:rsidRPr="00C968FE">
        <w:rPr>
          <w:highlight w:val="white"/>
        </w:rPr>
        <w:t xml:space="preserve">        if (currentOffset &gt; 0) {</w:t>
      </w:r>
    </w:p>
    <w:p w14:paraId="192FC94B" w14:textId="77777777" w:rsidR="005E5A36" w:rsidRPr="00C968FE" w:rsidRDefault="005E5A36" w:rsidP="005E5A36">
      <w:pPr>
        <w:pStyle w:val="Code"/>
        <w:rPr>
          <w:highlight w:val="white"/>
        </w:rPr>
      </w:pPr>
      <w:r w:rsidRPr="00C968FE">
        <w:rPr>
          <w:highlight w:val="white"/>
        </w:rPr>
        <w:t xml:space="preserve">          totalOffset += (SymbolTable.FunctionHeaderSize + currentOffset);</w:t>
      </w:r>
    </w:p>
    <w:p w14:paraId="594A0D8C" w14:textId="77777777" w:rsidR="005E5A36" w:rsidRPr="00C968FE" w:rsidRDefault="005E5A36" w:rsidP="005E5A36">
      <w:pPr>
        <w:pStyle w:val="Code"/>
        <w:rPr>
          <w:highlight w:val="white"/>
        </w:rPr>
      </w:pPr>
      <w:r w:rsidRPr="00C968FE">
        <w:rPr>
          <w:highlight w:val="white"/>
        </w:rPr>
        <w:t xml:space="preserve">        }</w:t>
      </w:r>
    </w:p>
    <w:p w14:paraId="08F6A2C2" w14:textId="77777777" w:rsidR="005E5A36" w:rsidRPr="00C968FE" w:rsidRDefault="005E5A36" w:rsidP="005E5A36">
      <w:pPr>
        <w:pStyle w:val="Code"/>
        <w:rPr>
          <w:highlight w:val="white"/>
        </w:rPr>
      </w:pPr>
      <w:r w:rsidRPr="00C968FE">
        <w:rPr>
          <w:highlight w:val="white"/>
        </w:rPr>
        <w:t xml:space="preserve">      }</w:t>
      </w:r>
    </w:p>
    <w:p w14:paraId="78CE995B" w14:textId="77777777" w:rsidR="005E5A36" w:rsidRPr="00C968FE" w:rsidRDefault="005E5A36" w:rsidP="005E5A36">
      <w:pPr>
        <w:pStyle w:val="Code"/>
        <w:rPr>
          <w:highlight w:val="white"/>
        </w:rPr>
      </w:pPr>
    </w:p>
    <w:p w14:paraId="28DE30B2" w14:textId="77777777" w:rsidR="005E5A36" w:rsidRPr="00C968FE" w:rsidRDefault="005E5A36" w:rsidP="005E5A36">
      <w:pPr>
        <w:pStyle w:val="Code"/>
        <w:rPr>
          <w:highlight w:val="white"/>
        </w:rPr>
      </w:pPr>
      <w:r w:rsidRPr="00C968FE">
        <w:rPr>
          <w:highlight w:val="white"/>
        </w:rPr>
        <w:t xml:space="preserve">      Type functionType = functionExpression.Symbol.Type.IsPointer() ?</w:t>
      </w:r>
    </w:p>
    <w:p w14:paraId="6EFEE139" w14:textId="77777777" w:rsidR="005E5A36" w:rsidRPr="00C968FE" w:rsidRDefault="005E5A36" w:rsidP="005E5A36">
      <w:pPr>
        <w:pStyle w:val="Code"/>
        <w:rPr>
          <w:highlight w:val="white"/>
        </w:rPr>
      </w:pPr>
      <w:r w:rsidRPr="00C968FE">
        <w:rPr>
          <w:highlight w:val="white"/>
        </w:rPr>
        <w:t xml:space="preserve">                          functionExpression.Symbol.Type.PointerType :</w:t>
      </w:r>
    </w:p>
    <w:p w14:paraId="43132944" w14:textId="77777777" w:rsidR="005E5A36" w:rsidRPr="00C968FE" w:rsidRDefault="005E5A36" w:rsidP="005E5A36">
      <w:pPr>
        <w:pStyle w:val="Code"/>
        <w:rPr>
          <w:highlight w:val="white"/>
        </w:rPr>
      </w:pPr>
      <w:r w:rsidRPr="00C968FE">
        <w:rPr>
          <w:highlight w:val="white"/>
        </w:rPr>
        <w:t xml:space="preserve">                          functionExpression.Symbol.Type;</w:t>
      </w:r>
    </w:p>
    <w:p w14:paraId="5122DC5C" w14:textId="77777777" w:rsidR="005E5A36" w:rsidRPr="00C968FE" w:rsidRDefault="005E5A36" w:rsidP="005E5A36">
      <w:pPr>
        <w:rPr>
          <w:highlight w:val="white"/>
        </w:rPr>
      </w:pPr>
      <w:r w:rsidRPr="00C968FE">
        <w:rPr>
          <w:highlight w:val="white"/>
        </w:rPr>
        <w:t>We check that there are not too few parameters in the call. If the type list is null, the number of arguments does not matter. However, if the type list is not null, the number of arguments must be at least the number of parameters in the type list.</w:t>
      </w:r>
    </w:p>
    <w:p w14:paraId="416C9A47" w14:textId="77777777" w:rsidR="005E5A36" w:rsidRPr="00C968FE" w:rsidRDefault="005E5A36" w:rsidP="005E5A36">
      <w:pPr>
        <w:pStyle w:val="Code"/>
        <w:rPr>
          <w:highlight w:val="white"/>
        </w:rPr>
      </w:pPr>
      <w:r w:rsidRPr="00C968FE">
        <w:rPr>
          <w:highlight w:val="white"/>
        </w:rPr>
        <w:t xml:space="preserve">      Assert.Error((typeList == null) ||</w:t>
      </w:r>
    </w:p>
    <w:p w14:paraId="7E675BFF" w14:textId="77777777" w:rsidR="005E5A36" w:rsidRPr="00C968FE" w:rsidRDefault="005E5A36" w:rsidP="005E5A36">
      <w:pPr>
        <w:pStyle w:val="Code"/>
        <w:rPr>
          <w:highlight w:val="white"/>
        </w:rPr>
      </w:pPr>
      <w:r w:rsidRPr="00C968FE">
        <w:rPr>
          <w:highlight w:val="white"/>
        </w:rPr>
        <w:t xml:space="preserve">                   (argumentList.Count &gt;= typeList.Count),</w:t>
      </w:r>
    </w:p>
    <w:p w14:paraId="5E414D68" w14:textId="77777777" w:rsidR="005E5A36" w:rsidRPr="00C968FE" w:rsidRDefault="005E5A36" w:rsidP="005E5A36">
      <w:pPr>
        <w:pStyle w:val="Code"/>
        <w:rPr>
          <w:highlight w:val="white"/>
        </w:rPr>
      </w:pPr>
      <w:r w:rsidRPr="00C968FE">
        <w:rPr>
          <w:highlight w:val="white"/>
        </w:rPr>
        <w:t xml:space="preserve">                   functionExpression,</w:t>
      </w:r>
    </w:p>
    <w:p w14:paraId="0A436DB8" w14:textId="77777777" w:rsidR="005E5A36" w:rsidRPr="00C968FE" w:rsidRDefault="005E5A36" w:rsidP="005E5A36">
      <w:pPr>
        <w:pStyle w:val="Code"/>
        <w:rPr>
          <w:highlight w:val="white"/>
        </w:rPr>
      </w:pPr>
      <w:r w:rsidRPr="00C968FE">
        <w:rPr>
          <w:highlight w:val="white"/>
        </w:rPr>
        <w:t xml:space="preserve">                   Message.Too_few_actual_parameters_in_function_call);</w:t>
      </w:r>
    </w:p>
    <w:p w14:paraId="57D4E4A3" w14:textId="356C3036" w:rsidR="005E5A36" w:rsidRPr="00C968FE" w:rsidRDefault="005E5A36" w:rsidP="005E5A36">
      <w:pPr>
        <w:rPr>
          <w:highlight w:val="white"/>
        </w:rPr>
      </w:pPr>
      <w:r w:rsidRPr="00C968FE">
        <w:rPr>
          <w:highlight w:val="white"/>
        </w:rPr>
        <w:t xml:space="preserve">We also check that there are not too many parameters in the call. If the type list is null or if the callee function has an </w:t>
      </w:r>
      <w:r w:rsidR="004A5B68">
        <w:rPr>
          <w:highlight w:val="white"/>
        </w:rPr>
        <w:t>variadic</w:t>
      </w:r>
      <w:r w:rsidRPr="00C968FE">
        <w:rPr>
          <w:highlight w:val="white"/>
        </w:rPr>
        <w:t xml:space="preserve"> parameter list, the number of arguments does not matter. There may be more arguments than parameters, we already know that the arguments are not fewer than the parameters. However, if the type list is not null and the function does not have an </w:t>
      </w:r>
      <w:r w:rsidR="004A5B68">
        <w:rPr>
          <w:highlight w:val="white"/>
        </w:rPr>
        <w:t>variadic</w:t>
      </w:r>
      <w:r w:rsidRPr="00C968FE">
        <w:rPr>
          <w:highlight w:val="white"/>
        </w:rPr>
        <w:t xml:space="preserve"> parameter list, the number of arguments must equal the number of parameters.</w:t>
      </w:r>
    </w:p>
    <w:p w14:paraId="1D543548" w14:textId="77777777" w:rsidR="005E5A36" w:rsidRPr="00C968FE" w:rsidRDefault="005E5A36" w:rsidP="005E5A36">
      <w:pPr>
        <w:pStyle w:val="Code"/>
        <w:rPr>
          <w:highlight w:val="white"/>
        </w:rPr>
      </w:pPr>
      <w:r w:rsidRPr="00C968FE">
        <w:rPr>
          <w:highlight w:val="white"/>
        </w:rPr>
        <w:t xml:space="preserve">      Assert.Error(functionType.IsEllipse() || (typeList == null) ||</w:t>
      </w:r>
    </w:p>
    <w:p w14:paraId="428CCC7E" w14:textId="77777777" w:rsidR="005E5A36" w:rsidRPr="00C968FE" w:rsidRDefault="005E5A36" w:rsidP="005E5A36">
      <w:pPr>
        <w:pStyle w:val="Code"/>
        <w:rPr>
          <w:highlight w:val="white"/>
        </w:rPr>
      </w:pPr>
      <w:r w:rsidRPr="00C968FE">
        <w:rPr>
          <w:highlight w:val="white"/>
        </w:rPr>
        <w:t xml:space="preserve">                   (argumentList.Count == typeList.Count),</w:t>
      </w:r>
    </w:p>
    <w:p w14:paraId="2E8DE699" w14:textId="77777777" w:rsidR="005E5A36" w:rsidRPr="00C968FE" w:rsidRDefault="005E5A36" w:rsidP="005E5A36">
      <w:pPr>
        <w:pStyle w:val="Code"/>
        <w:rPr>
          <w:highlight w:val="white"/>
        </w:rPr>
      </w:pPr>
      <w:r w:rsidRPr="00C968FE">
        <w:rPr>
          <w:highlight w:val="white"/>
        </w:rPr>
        <w:t xml:space="preserve">                   functionExpression,</w:t>
      </w:r>
    </w:p>
    <w:p w14:paraId="14D459D8" w14:textId="77777777" w:rsidR="005E5A36" w:rsidRPr="00C968FE" w:rsidRDefault="005E5A36" w:rsidP="005E5A36">
      <w:pPr>
        <w:pStyle w:val="Code"/>
        <w:rPr>
          <w:highlight w:val="white"/>
        </w:rPr>
      </w:pPr>
      <w:r w:rsidRPr="00C968FE">
        <w:rPr>
          <w:highlight w:val="white"/>
        </w:rPr>
        <w:t xml:space="preserve">                   Message.Too_many_parameters_in_function_call);</w:t>
      </w:r>
    </w:p>
    <w:p w14:paraId="31877A47" w14:textId="77777777" w:rsidR="005E5A36" w:rsidRPr="00C968FE" w:rsidRDefault="005E5A36" w:rsidP="005E5A36">
      <w:pPr>
        <w:pStyle w:val="Code"/>
        <w:rPr>
          <w:highlight w:val="white"/>
        </w:rPr>
      </w:pPr>
    </w:p>
    <w:p w14:paraId="356AC239" w14:textId="77777777" w:rsidR="005E5A36" w:rsidRPr="00C968FE" w:rsidRDefault="005E5A36" w:rsidP="005E5A36">
      <w:pPr>
        <w:pStyle w:val="Code"/>
        <w:rPr>
          <w:highlight w:val="white"/>
        </w:rPr>
      </w:pPr>
      <w:r w:rsidRPr="00C968FE">
        <w:rPr>
          <w:highlight w:val="white"/>
        </w:rPr>
        <w:t xml:space="preserve">      List&lt;MiddleCode&gt; longList = new List&lt;MiddleCode&gt;();</w:t>
      </w:r>
    </w:p>
    <w:p w14:paraId="5BA9C2AC" w14:textId="77777777" w:rsidR="005E5A36" w:rsidRPr="00C968FE" w:rsidRDefault="005E5A36" w:rsidP="005E5A36">
      <w:pPr>
        <w:pStyle w:val="Code"/>
        <w:rPr>
          <w:highlight w:val="white"/>
        </w:rPr>
      </w:pPr>
      <w:r w:rsidRPr="00C968FE">
        <w:rPr>
          <w:highlight w:val="white"/>
        </w:rPr>
        <w:lastRenderedPageBreak/>
        <w:t xml:space="preserve">      longList.AddRange(functionExpression.LongList);</w:t>
      </w:r>
    </w:p>
    <w:p w14:paraId="1A9E22A5" w14:textId="2CB9B002" w:rsidR="005E5A36" w:rsidRPr="00C968FE" w:rsidRDefault="005E5A36" w:rsidP="005E5A36">
      <w:pPr>
        <w:rPr>
          <w:highlight w:val="white"/>
        </w:rPr>
      </w:pPr>
      <w:r w:rsidRPr="00C968FE">
        <w:rPr>
          <w:highlight w:val="white"/>
        </w:rPr>
        <w:t xml:space="preserve">When iterate through the, we keep track of the extra size. In </w:t>
      </w:r>
      <w:r w:rsidR="004A5B68">
        <w:rPr>
          <w:highlight w:val="white"/>
        </w:rPr>
        <w:t>variadic</w:t>
      </w:r>
      <w:r w:rsidRPr="00C968FE">
        <w:rPr>
          <w:highlight w:val="white"/>
        </w:rPr>
        <w:t xml:space="preserve"> function calls we need to allocate memory for the extra parameters that is not included in the regular parameter list.</w:t>
      </w:r>
    </w:p>
    <w:p w14:paraId="3FA3C578" w14:textId="77777777" w:rsidR="005E5A36" w:rsidRPr="00C968FE" w:rsidRDefault="005E5A36" w:rsidP="005E5A36">
      <w:pPr>
        <w:pStyle w:val="Code"/>
        <w:rPr>
          <w:highlight w:val="white"/>
        </w:rPr>
      </w:pPr>
      <w:r w:rsidRPr="00C968FE">
        <w:rPr>
          <w:highlight w:val="white"/>
        </w:rPr>
        <w:t xml:space="preserve">      int count = 0, offset = SymbolTable.FunctionHeaderSize, extra = 0;</w:t>
      </w:r>
    </w:p>
    <w:p w14:paraId="08DB68E9" w14:textId="77777777" w:rsidR="005E5A36" w:rsidRPr="00C968FE" w:rsidRDefault="005E5A36" w:rsidP="005E5A36">
      <w:pPr>
        <w:pStyle w:val="Code"/>
        <w:rPr>
          <w:highlight w:val="white"/>
        </w:rPr>
      </w:pPr>
      <w:r w:rsidRPr="00C968FE">
        <w:rPr>
          <w:highlight w:val="white"/>
        </w:rPr>
        <w:t xml:space="preserve">      foreach (Expression argumentExpression in argumentList) {</w:t>
      </w:r>
    </w:p>
    <w:p w14:paraId="64545DBA" w14:textId="77777777" w:rsidR="005E5A36" w:rsidRPr="00C968FE" w:rsidRDefault="005E5A36" w:rsidP="005E5A36">
      <w:pPr>
        <w:pStyle w:val="Code"/>
        <w:rPr>
          <w:highlight w:val="white"/>
        </w:rPr>
      </w:pPr>
      <w:r w:rsidRPr="00C968FE">
        <w:rPr>
          <w:highlight w:val="white"/>
        </w:rPr>
        <w:t xml:space="preserve">        longList.AddRange(argumentExpression.LongList);</w:t>
      </w:r>
    </w:p>
    <w:p w14:paraId="139C936C" w14:textId="77777777" w:rsidR="005E5A36" w:rsidRPr="00C968FE" w:rsidRDefault="005E5A36" w:rsidP="005E5A36">
      <w:pPr>
        <w:pStyle w:val="Code"/>
        <w:rPr>
          <w:highlight w:val="white"/>
        </w:rPr>
      </w:pPr>
    </w:p>
    <w:p w14:paraId="78D04A75" w14:textId="77777777" w:rsidR="005E5A36" w:rsidRPr="00C968FE" w:rsidRDefault="005E5A36" w:rsidP="005E5A36">
      <w:pPr>
        <w:pStyle w:val="Code"/>
        <w:rPr>
          <w:highlight w:val="white"/>
        </w:rPr>
      </w:pPr>
      <w:r w:rsidRPr="00C968FE">
        <w:rPr>
          <w:highlight w:val="white"/>
        </w:rPr>
        <w:t xml:space="preserve">        Type type;</w:t>
      </w:r>
    </w:p>
    <w:p w14:paraId="69C55B7E" w14:textId="77777777" w:rsidR="005E5A36" w:rsidRPr="00C968FE" w:rsidRDefault="005E5A36" w:rsidP="005E5A36">
      <w:pPr>
        <w:pStyle w:val="Code"/>
        <w:rPr>
          <w:highlight w:val="white"/>
        </w:rPr>
      </w:pPr>
      <w:r w:rsidRPr="00C968FE">
        <w:rPr>
          <w:highlight w:val="white"/>
        </w:rPr>
        <w:t xml:space="preserve">        if ((typeList != null) &amp;&amp; (count++ &lt; typeList.Count)) {</w:t>
      </w:r>
    </w:p>
    <w:p w14:paraId="5353EDAE" w14:textId="77777777" w:rsidR="005E5A36" w:rsidRPr="00C968FE" w:rsidRDefault="005E5A36" w:rsidP="005E5A36">
      <w:pPr>
        <w:pStyle w:val="Code"/>
        <w:rPr>
          <w:highlight w:val="white"/>
        </w:rPr>
      </w:pPr>
      <w:r w:rsidRPr="00C968FE">
        <w:rPr>
          <w:highlight w:val="white"/>
        </w:rPr>
        <w:t xml:space="preserve">          type = typeList[count];</w:t>
      </w:r>
    </w:p>
    <w:p w14:paraId="55D1FE2E" w14:textId="77777777" w:rsidR="005E5A36" w:rsidRPr="00C968FE" w:rsidRDefault="005E5A36" w:rsidP="005E5A36">
      <w:pPr>
        <w:pStyle w:val="Code"/>
        <w:rPr>
          <w:highlight w:val="white"/>
        </w:rPr>
      </w:pPr>
      <w:r w:rsidRPr="00C968FE">
        <w:rPr>
          <w:highlight w:val="white"/>
        </w:rPr>
        <w:t xml:space="preserve">        }</w:t>
      </w:r>
    </w:p>
    <w:p w14:paraId="74111FF9" w14:textId="77777777" w:rsidR="005E5A36" w:rsidRPr="00C968FE" w:rsidRDefault="005E5A36" w:rsidP="005E5A36">
      <w:pPr>
        <w:pStyle w:val="Code"/>
        <w:rPr>
          <w:highlight w:val="white"/>
        </w:rPr>
      </w:pPr>
      <w:r w:rsidRPr="00C968FE">
        <w:rPr>
          <w:highlight w:val="white"/>
        </w:rPr>
        <w:t xml:space="preserve">        else {</w:t>
      </w:r>
    </w:p>
    <w:p w14:paraId="50047790" w14:textId="77777777" w:rsidR="005E5A36" w:rsidRPr="00C968FE" w:rsidRDefault="005E5A36" w:rsidP="005E5A36">
      <w:pPr>
        <w:pStyle w:val="Code"/>
        <w:rPr>
          <w:highlight w:val="white"/>
        </w:rPr>
      </w:pPr>
      <w:r w:rsidRPr="00C968FE">
        <w:rPr>
          <w:highlight w:val="white"/>
        </w:rPr>
        <w:t xml:space="preserve">          type = ParameterType(argumentExpression.Symbol);</w:t>
      </w:r>
    </w:p>
    <w:p w14:paraId="566B9C90" w14:textId="77777777" w:rsidR="005E5A36" w:rsidRPr="00C968FE" w:rsidRDefault="005E5A36" w:rsidP="005E5A36">
      <w:pPr>
        <w:pStyle w:val="Code"/>
        <w:rPr>
          <w:highlight w:val="white"/>
        </w:rPr>
      </w:pPr>
      <w:r w:rsidRPr="00C968FE">
        <w:rPr>
          <w:highlight w:val="white"/>
        </w:rPr>
        <w:t xml:space="preserve">          extra += type.Size();</w:t>
      </w:r>
    </w:p>
    <w:p w14:paraId="79622490" w14:textId="77777777" w:rsidR="005E5A36" w:rsidRPr="00C968FE" w:rsidRDefault="005E5A36" w:rsidP="005E5A36">
      <w:pPr>
        <w:pStyle w:val="Code"/>
        <w:rPr>
          <w:highlight w:val="white"/>
        </w:rPr>
      </w:pPr>
      <w:r w:rsidRPr="00C968FE">
        <w:rPr>
          <w:highlight w:val="white"/>
        </w:rPr>
        <w:t xml:space="preserve">        }</w:t>
      </w:r>
    </w:p>
    <w:p w14:paraId="4521A9DD" w14:textId="77777777" w:rsidR="005E5A36" w:rsidRPr="00C968FE" w:rsidRDefault="005E5A36" w:rsidP="005E5A36">
      <w:pPr>
        <w:rPr>
          <w:highlight w:val="white"/>
        </w:rPr>
      </w:pPr>
      <w:r w:rsidRPr="00C968FE">
        <w:rPr>
          <w:highlight w:val="white"/>
        </w:rPr>
        <w:t>We add the argument to the parameter list and update the current offset.</w:t>
      </w:r>
    </w:p>
    <w:p w14:paraId="377E5F5F" w14:textId="77777777" w:rsidR="005E5A36" w:rsidRPr="00C968FE" w:rsidRDefault="005E5A36" w:rsidP="005E5A36">
      <w:pPr>
        <w:pStyle w:val="Code"/>
        <w:rPr>
          <w:highlight w:val="white"/>
        </w:rPr>
      </w:pPr>
      <w:r w:rsidRPr="00C968FE">
        <w:rPr>
          <w:highlight w:val="white"/>
        </w:rPr>
        <w:t xml:space="preserve">        if (type.IsStructOrUnion()) {</w:t>
      </w:r>
    </w:p>
    <w:p w14:paraId="061DA26C" w14:textId="77777777" w:rsidR="005E5A36" w:rsidRPr="00C968FE" w:rsidRDefault="005E5A36" w:rsidP="005E5A36">
      <w:pPr>
        <w:pStyle w:val="Code"/>
        <w:rPr>
          <w:highlight w:val="white"/>
        </w:rPr>
      </w:pPr>
      <w:r w:rsidRPr="00C968FE">
        <w:rPr>
          <w:highlight w:val="white"/>
        </w:rPr>
        <w:t xml:space="preserve">          AddMiddleCode(longList, MiddleOperator.ParameterInitSize,</w:t>
      </w:r>
    </w:p>
    <w:p w14:paraId="39ECB3B8" w14:textId="77777777" w:rsidR="005E5A36" w:rsidRPr="00C968FE" w:rsidRDefault="005E5A36" w:rsidP="005E5A36">
      <w:pPr>
        <w:pStyle w:val="Code"/>
        <w:rPr>
          <w:highlight w:val="white"/>
        </w:rPr>
      </w:pPr>
      <w:r w:rsidRPr="00C968FE">
        <w:rPr>
          <w:highlight w:val="white"/>
        </w:rPr>
        <w:t xml:space="preserve">                        SymbolTable.CurrentTable.CurrentOffset + totalOffset +</w:t>
      </w:r>
    </w:p>
    <w:p w14:paraId="48B7734F" w14:textId="77777777" w:rsidR="005E5A36" w:rsidRPr="00C968FE" w:rsidRDefault="005E5A36" w:rsidP="005E5A36">
      <w:pPr>
        <w:pStyle w:val="Code"/>
        <w:rPr>
          <w:highlight w:val="white"/>
        </w:rPr>
      </w:pPr>
      <w:r w:rsidRPr="00C968FE">
        <w:rPr>
          <w:highlight w:val="white"/>
        </w:rPr>
        <w:t xml:space="preserve">                        offset, type, argumentExpression.Symbol);</w:t>
      </w:r>
    </w:p>
    <w:p w14:paraId="40CF72E5" w14:textId="77777777" w:rsidR="005E5A36" w:rsidRPr="00C968FE" w:rsidRDefault="005E5A36" w:rsidP="005E5A36">
      <w:pPr>
        <w:pStyle w:val="Code"/>
        <w:rPr>
          <w:highlight w:val="white"/>
        </w:rPr>
      </w:pPr>
      <w:r w:rsidRPr="00C968FE">
        <w:rPr>
          <w:highlight w:val="white"/>
        </w:rPr>
        <w:t xml:space="preserve">        }</w:t>
      </w:r>
    </w:p>
    <w:p w14:paraId="717782D2" w14:textId="77777777" w:rsidR="005E5A36" w:rsidRPr="00C968FE" w:rsidRDefault="005E5A36" w:rsidP="005E5A36">
      <w:pPr>
        <w:pStyle w:val="Code"/>
        <w:rPr>
          <w:highlight w:val="white"/>
        </w:rPr>
      </w:pPr>
    </w:p>
    <w:p w14:paraId="10E2A502" w14:textId="77777777" w:rsidR="005E5A36" w:rsidRPr="00C968FE" w:rsidRDefault="005E5A36" w:rsidP="005E5A36">
      <w:pPr>
        <w:pStyle w:val="Code"/>
        <w:rPr>
          <w:highlight w:val="white"/>
        </w:rPr>
      </w:pPr>
      <w:r w:rsidRPr="00C968FE">
        <w:rPr>
          <w:highlight w:val="white"/>
        </w:rPr>
        <w:t xml:space="preserve">        AddMiddleCode(longList, MiddleOperator.Parameter,</w:t>
      </w:r>
    </w:p>
    <w:p w14:paraId="61E0F4CC" w14:textId="77777777" w:rsidR="005E5A36" w:rsidRPr="00C968FE" w:rsidRDefault="005E5A36" w:rsidP="005E5A36">
      <w:pPr>
        <w:pStyle w:val="Code"/>
        <w:rPr>
          <w:highlight w:val="white"/>
        </w:rPr>
      </w:pPr>
      <w:r w:rsidRPr="00C968FE">
        <w:rPr>
          <w:highlight w:val="white"/>
        </w:rPr>
        <w:t xml:space="preserve">                      SymbolTable.CurrentTable. CurrentOffset + totalOffset +</w:t>
      </w:r>
    </w:p>
    <w:p w14:paraId="0E1C235C" w14:textId="77777777" w:rsidR="005E5A36" w:rsidRPr="00C968FE" w:rsidRDefault="005E5A36" w:rsidP="005E5A36">
      <w:pPr>
        <w:pStyle w:val="Code"/>
        <w:rPr>
          <w:highlight w:val="white"/>
        </w:rPr>
      </w:pPr>
      <w:r w:rsidRPr="00C968FE">
        <w:rPr>
          <w:highlight w:val="white"/>
        </w:rPr>
        <w:t xml:space="preserve">                      offset, type, argumentExpression.Symbol);</w:t>
      </w:r>
    </w:p>
    <w:p w14:paraId="68852D74" w14:textId="77777777" w:rsidR="005E5A36" w:rsidRPr="00C968FE" w:rsidRDefault="005E5A36" w:rsidP="005E5A36">
      <w:pPr>
        <w:pStyle w:val="Code"/>
        <w:rPr>
          <w:highlight w:val="white"/>
        </w:rPr>
      </w:pPr>
      <w:r w:rsidRPr="00C968FE">
        <w:rPr>
          <w:highlight w:val="white"/>
        </w:rPr>
        <w:t xml:space="preserve">        offset += type.Size();</w:t>
      </w:r>
    </w:p>
    <w:p w14:paraId="582D9B59" w14:textId="77777777" w:rsidR="005E5A36" w:rsidRPr="00C968FE" w:rsidRDefault="005E5A36" w:rsidP="005E5A36">
      <w:pPr>
        <w:pStyle w:val="Code"/>
        <w:rPr>
          <w:highlight w:val="white"/>
        </w:rPr>
      </w:pPr>
      <w:r w:rsidRPr="00C968FE">
        <w:rPr>
          <w:highlight w:val="white"/>
        </w:rPr>
        <w:t xml:space="preserve">      }</w:t>
      </w:r>
    </w:p>
    <w:p w14:paraId="68AD87DC" w14:textId="77777777" w:rsidR="005E5A36" w:rsidRPr="00C968FE" w:rsidRDefault="005E5A36" w:rsidP="005E5A36">
      <w:pPr>
        <w:rPr>
          <w:highlight w:val="white"/>
        </w:rPr>
      </w:pPr>
      <w:r w:rsidRPr="00C968FE">
        <w:rPr>
          <w:highlight w:val="white"/>
        </w:rPr>
        <w:t xml:space="preserve">We add both the function call and post call instructions to the long list. The post call instruction is for </w:t>
      </w:r>
    </w:p>
    <w:p w14:paraId="6441FDA7" w14:textId="77777777" w:rsidR="005E5A36" w:rsidRPr="00C968FE" w:rsidRDefault="005E5A36" w:rsidP="005E5A36">
      <w:pPr>
        <w:pStyle w:val="Code"/>
        <w:rPr>
          <w:highlight w:val="white"/>
        </w:rPr>
      </w:pPr>
      <w:r w:rsidRPr="00C968FE">
        <w:rPr>
          <w:highlight w:val="white"/>
        </w:rPr>
        <w:t xml:space="preserve">      Symbol functionSymbol = functionExpression.Symbol;</w:t>
      </w:r>
    </w:p>
    <w:p w14:paraId="52ACDDBD" w14:textId="77777777" w:rsidR="005E5A36" w:rsidRPr="00C968FE" w:rsidRDefault="005E5A36" w:rsidP="005E5A36">
      <w:pPr>
        <w:pStyle w:val="Code"/>
        <w:rPr>
          <w:highlight w:val="white"/>
        </w:rPr>
      </w:pPr>
      <w:r w:rsidRPr="00C968FE">
        <w:rPr>
          <w:highlight w:val="white"/>
        </w:rPr>
        <w:t xml:space="preserve">      AddMiddleCode(longList, MiddleOperator.Call,</w:t>
      </w:r>
    </w:p>
    <w:p w14:paraId="4CC36EFB" w14:textId="77777777" w:rsidR="005E5A36" w:rsidRPr="00C968FE" w:rsidRDefault="005E5A36" w:rsidP="005E5A36">
      <w:pPr>
        <w:pStyle w:val="Code"/>
        <w:rPr>
          <w:highlight w:val="white"/>
        </w:rPr>
      </w:pPr>
      <w:r w:rsidRPr="00C968FE">
        <w:rPr>
          <w:highlight w:val="white"/>
        </w:rPr>
        <w:t xml:space="preserve">                    SymbolTable.CurrentTable.CurrentOffset + totalOffset,</w:t>
      </w:r>
    </w:p>
    <w:p w14:paraId="00856C6D" w14:textId="77777777" w:rsidR="005E5A36" w:rsidRPr="00C968FE" w:rsidRDefault="005E5A36" w:rsidP="005E5A36">
      <w:pPr>
        <w:pStyle w:val="Code"/>
        <w:rPr>
          <w:highlight w:val="white"/>
        </w:rPr>
      </w:pPr>
      <w:r w:rsidRPr="00C968FE">
        <w:rPr>
          <w:highlight w:val="white"/>
        </w:rPr>
        <w:t xml:space="preserve">                    functionSymbol, extra);</w:t>
      </w:r>
    </w:p>
    <w:p w14:paraId="199D51E4" w14:textId="77777777" w:rsidR="005E5A36" w:rsidRPr="00C968FE" w:rsidRDefault="005E5A36" w:rsidP="005E5A36">
      <w:pPr>
        <w:pStyle w:val="Code"/>
        <w:rPr>
          <w:highlight w:val="white"/>
        </w:rPr>
      </w:pPr>
      <w:r w:rsidRPr="00C968FE">
        <w:rPr>
          <w:highlight w:val="white"/>
        </w:rPr>
        <w:t xml:space="preserve">      AddMiddleCode(longList, MiddleOperator.PostCall,</w:t>
      </w:r>
    </w:p>
    <w:p w14:paraId="435B4576" w14:textId="77777777" w:rsidR="005E5A36" w:rsidRPr="00C968FE" w:rsidRDefault="005E5A36" w:rsidP="005E5A36">
      <w:pPr>
        <w:pStyle w:val="Code"/>
        <w:rPr>
          <w:highlight w:val="white"/>
        </w:rPr>
      </w:pPr>
      <w:r w:rsidRPr="00C968FE">
        <w:rPr>
          <w:highlight w:val="white"/>
        </w:rPr>
        <w:t xml:space="preserve">                    SymbolTable.CurrentTable.CurrentOffset + totalOffset);</w:t>
      </w:r>
    </w:p>
    <w:p w14:paraId="1F849699" w14:textId="77777777" w:rsidR="005E5A36" w:rsidRPr="00C968FE" w:rsidRDefault="005E5A36" w:rsidP="005E5A36">
      <w:pPr>
        <w:pStyle w:val="Code"/>
        <w:rPr>
          <w:highlight w:val="white"/>
        </w:rPr>
      </w:pPr>
      <w:r w:rsidRPr="00C968FE">
        <w:rPr>
          <w:highlight w:val="white"/>
        </w:rPr>
        <w:t xml:space="preserve">    </w:t>
      </w:r>
    </w:p>
    <w:p w14:paraId="3C923BC1" w14:textId="77777777" w:rsidR="005E5A36" w:rsidRPr="00C968FE" w:rsidRDefault="005E5A36" w:rsidP="005E5A36">
      <w:pPr>
        <w:pStyle w:val="Code"/>
        <w:rPr>
          <w:highlight w:val="white"/>
        </w:rPr>
      </w:pPr>
      <w:r w:rsidRPr="00C968FE">
        <w:rPr>
          <w:highlight w:val="white"/>
        </w:rPr>
        <w:t xml:space="preserve">      Type returnType = functionType.ReturnType;</w:t>
      </w:r>
    </w:p>
    <w:p w14:paraId="510B4297" w14:textId="77777777" w:rsidR="005E5A36" w:rsidRPr="00C968FE" w:rsidRDefault="005E5A36" w:rsidP="005E5A36">
      <w:pPr>
        <w:pStyle w:val="Code"/>
        <w:rPr>
          <w:highlight w:val="white"/>
        </w:rPr>
      </w:pPr>
      <w:r w:rsidRPr="00C968FE">
        <w:rPr>
          <w:highlight w:val="white"/>
        </w:rPr>
        <w:t xml:space="preserve">      Symbol returnSymbol = new Symbol(returnType);</w:t>
      </w:r>
    </w:p>
    <w:p w14:paraId="38066EC7" w14:textId="77777777" w:rsidR="005E5A36" w:rsidRPr="00C968FE" w:rsidRDefault="005E5A36" w:rsidP="005E5A36">
      <w:pPr>
        <w:rPr>
          <w:highlight w:val="white"/>
        </w:rPr>
      </w:pPr>
      <w:r w:rsidRPr="00C968FE">
        <w:rPr>
          <w:highlight w:val="white"/>
        </w:rPr>
        <w:t>We make the short list be a copy of the long list. However, there is one difference between the lists if the function returns a floating value. In that case, we pop the value off the floating value stack in the short list, since the value is not interesting in the short list, only the side effect of the function call. However, we keep the value on the stack in the long list, since the value shall be used in the long list.</w:t>
      </w:r>
    </w:p>
    <w:p w14:paraId="69D48C8D" w14:textId="77777777" w:rsidR="005E5A36" w:rsidRPr="00C968FE" w:rsidRDefault="005E5A36" w:rsidP="005E5A36">
      <w:pPr>
        <w:pStyle w:val="Code"/>
        <w:rPr>
          <w:highlight w:val="white"/>
        </w:rPr>
      </w:pPr>
      <w:r w:rsidRPr="00C968FE">
        <w:rPr>
          <w:highlight w:val="white"/>
        </w:rPr>
        <w:t xml:space="preserve">      List&lt;MiddleCode&gt; shortList = new List&lt;MiddleCode&gt;();</w:t>
      </w:r>
    </w:p>
    <w:p w14:paraId="1A20E946" w14:textId="77777777" w:rsidR="005E5A36" w:rsidRPr="00C968FE" w:rsidRDefault="005E5A36" w:rsidP="005E5A36">
      <w:pPr>
        <w:pStyle w:val="Code"/>
        <w:rPr>
          <w:highlight w:val="white"/>
        </w:rPr>
      </w:pPr>
      <w:r w:rsidRPr="00C968FE">
        <w:rPr>
          <w:highlight w:val="white"/>
        </w:rPr>
        <w:t xml:space="preserve">      shortList.AddRange(longList);</w:t>
      </w:r>
    </w:p>
    <w:p w14:paraId="7BA1D30E" w14:textId="77777777" w:rsidR="005E5A36" w:rsidRPr="00C968FE" w:rsidRDefault="005E5A36" w:rsidP="005E5A36">
      <w:pPr>
        <w:pStyle w:val="Code"/>
        <w:rPr>
          <w:highlight w:val="white"/>
        </w:rPr>
      </w:pPr>
      <w:r w:rsidRPr="00C968FE">
        <w:rPr>
          <w:highlight w:val="white"/>
        </w:rPr>
        <w:t xml:space="preserve">    </w:t>
      </w:r>
    </w:p>
    <w:p w14:paraId="0A2ABBDF" w14:textId="77777777" w:rsidR="005E5A36" w:rsidRPr="00C968FE" w:rsidRDefault="005E5A36" w:rsidP="005E5A36">
      <w:pPr>
        <w:pStyle w:val="Code"/>
        <w:rPr>
          <w:highlight w:val="white"/>
        </w:rPr>
      </w:pPr>
      <w:r w:rsidRPr="00C968FE">
        <w:rPr>
          <w:highlight w:val="white"/>
        </w:rPr>
        <w:t xml:space="preserve">      if (!returnType.IsVoid()) {</w:t>
      </w:r>
    </w:p>
    <w:p w14:paraId="24761030" w14:textId="77777777" w:rsidR="005E5A36" w:rsidRPr="00C968FE" w:rsidRDefault="005E5A36" w:rsidP="005E5A36">
      <w:pPr>
        <w:pStyle w:val="Code"/>
        <w:rPr>
          <w:highlight w:val="white"/>
        </w:rPr>
      </w:pPr>
      <w:r w:rsidRPr="00C968FE">
        <w:rPr>
          <w:highlight w:val="white"/>
        </w:rPr>
        <w:t xml:space="preserve">        if (returnType.IsStructOrUnion()) {</w:t>
      </w:r>
    </w:p>
    <w:p w14:paraId="6057C16D" w14:textId="77777777" w:rsidR="005E5A36" w:rsidRPr="00C968FE" w:rsidRDefault="005E5A36" w:rsidP="005E5A36">
      <w:pPr>
        <w:pStyle w:val="Code"/>
        <w:rPr>
          <w:highlight w:val="white"/>
        </w:rPr>
      </w:pPr>
      <w:r w:rsidRPr="00C968FE">
        <w:rPr>
          <w:highlight w:val="white"/>
        </w:rPr>
        <w:t xml:space="preserve">          Type pointerType = new Type(returnType);</w:t>
      </w:r>
    </w:p>
    <w:p w14:paraId="21A45116" w14:textId="77777777" w:rsidR="005E5A36" w:rsidRPr="00C968FE" w:rsidRDefault="005E5A36" w:rsidP="005E5A36">
      <w:pPr>
        <w:pStyle w:val="Code"/>
        <w:rPr>
          <w:highlight w:val="white"/>
        </w:rPr>
      </w:pPr>
      <w:r w:rsidRPr="00C968FE">
        <w:rPr>
          <w:highlight w:val="white"/>
        </w:rPr>
        <w:t xml:space="preserve">          Symbol addressSymbol = new Symbol(pointerType);</w:t>
      </w:r>
    </w:p>
    <w:p w14:paraId="37C76E58" w14:textId="77777777" w:rsidR="005E5A36" w:rsidRPr="00C968FE" w:rsidRDefault="005E5A36" w:rsidP="005E5A36">
      <w:pPr>
        <w:pStyle w:val="Code"/>
        <w:rPr>
          <w:highlight w:val="white"/>
        </w:rPr>
      </w:pPr>
      <w:r w:rsidRPr="00C968FE">
        <w:rPr>
          <w:highlight w:val="white"/>
        </w:rPr>
        <w:t xml:space="preserve">          returnSymbol.AddressSymbol = addressSymbol;</w:t>
      </w:r>
    </w:p>
    <w:p w14:paraId="78E0E607" w14:textId="77777777" w:rsidR="005E5A36" w:rsidRPr="00C968FE" w:rsidRDefault="005E5A36" w:rsidP="005E5A36">
      <w:pPr>
        <w:pStyle w:val="Code"/>
        <w:rPr>
          <w:highlight w:val="white"/>
        </w:rPr>
      </w:pPr>
      <w:r w:rsidRPr="00C968FE">
        <w:rPr>
          <w:highlight w:val="white"/>
        </w:rPr>
        <w:t xml:space="preserve">        }</w:t>
      </w:r>
    </w:p>
    <w:p w14:paraId="66E5A65B" w14:textId="77777777" w:rsidR="005E5A36" w:rsidRPr="00C968FE" w:rsidRDefault="005E5A36" w:rsidP="005E5A36">
      <w:pPr>
        <w:pStyle w:val="Code"/>
        <w:rPr>
          <w:highlight w:val="white"/>
        </w:rPr>
      </w:pPr>
      <w:r w:rsidRPr="00C968FE">
        <w:rPr>
          <w:highlight w:val="white"/>
        </w:rPr>
        <w:t xml:space="preserve">      </w:t>
      </w:r>
    </w:p>
    <w:p w14:paraId="132BEF2A" w14:textId="77777777" w:rsidR="005E5A36" w:rsidRPr="00C968FE" w:rsidRDefault="005E5A36" w:rsidP="005E5A36">
      <w:pPr>
        <w:pStyle w:val="Code"/>
        <w:rPr>
          <w:highlight w:val="white"/>
        </w:rPr>
      </w:pPr>
      <w:r w:rsidRPr="00C968FE">
        <w:rPr>
          <w:highlight w:val="white"/>
        </w:rPr>
        <w:lastRenderedPageBreak/>
        <w:t xml:space="preserve">        AddMiddleCode(longList, MiddleOperator.GetReturnValue,</w:t>
      </w:r>
    </w:p>
    <w:p w14:paraId="1782ECA3" w14:textId="77777777" w:rsidR="005E5A36" w:rsidRPr="00C968FE" w:rsidRDefault="005E5A36" w:rsidP="005E5A36">
      <w:pPr>
        <w:pStyle w:val="Code"/>
        <w:rPr>
          <w:highlight w:val="white"/>
        </w:rPr>
      </w:pPr>
      <w:r w:rsidRPr="00C968FE">
        <w:rPr>
          <w:highlight w:val="white"/>
        </w:rPr>
        <w:t xml:space="preserve">                      returnSymbol);</w:t>
      </w:r>
    </w:p>
    <w:p w14:paraId="14BCDC8B" w14:textId="77777777" w:rsidR="005E5A36" w:rsidRPr="00C968FE" w:rsidRDefault="005E5A36" w:rsidP="005E5A36">
      <w:pPr>
        <w:pStyle w:val="Code"/>
        <w:rPr>
          <w:highlight w:val="white"/>
        </w:rPr>
      </w:pPr>
      <w:r w:rsidRPr="00C968FE">
        <w:rPr>
          <w:highlight w:val="white"/>
        </w:rPr>
        <w:t xml:space="preserve">      </w:t>
      </w:r>
    </w:p>
    <w:p w14:paraId="2C65843C" w14:textId="77777777" w:rsidR="005E5A36" w:rsidRPr="00C968FE" w:rsidRDefault="005E5A36" w:rsidP="005E5A36">
      <w:pPr>
        <w:pStyle w:val="Code"/>
        <w:rPr>
          <w:highlight w:val="white"/>
        </w:rPr>
      </w:pPr>
      <w:r w:rsidRPr="00C968FE">
        <w:rPr>
          <w:highlight w:val="white"/>
        </w:rPr>
        <w:t xml:space="preserve">        if (returnType.IsFloating()) {</w:t>
      </w:r>
    </w:p>
    <w:p w14:paraId="4D8EAD11" w14:textId="77777777" w:rsidR="005E5A36" w:rsidRPr="00C968FE" w:rsidRDefault="005E5A36" w:rsidP="005E5A36">
      <w:pPr>
        <w:pStyle w:val="Code"/>
        <w:rPr>
          <w:highlight w:val="white"/>
        </w:rPr>
      </w:pPr>
      <w:r w:rsidRPr="00C968FE">
        <w:rPr>
          <w:highlight w:val="white"/>
        </w:rPr>
        <w:t xml:space="preserve">          AddMiddleCode(shortList, MiddleOperator.PopEmpty);</w:t>
      </w:r>
    </w:p>
    <w:p w14:paraId="759232A6" w14:textId="77777777" w:rsidR="005E5A36" w:rsidRPr="00C968FE" w:rsidRDefault="005E5A36" w:rsidP="005E5A36">
      <w:pPr>
        <w:pStyle w:val="Code"/>
        <w:rPr>
          <w:highlight w:val="white"/>
        </w:rPr>
      </w:pPr>
      <w:r w:rsidRPr="00C968FE">
        <w:rPr>
          <w:highlight w:val="white"/>
        </w:rPr>
        <w:t xml:space="preserve">        }</w:t>
      </w:r>
    </w:p>
    <w:p w14:paraId="04AE0378" w14:textId="77777777" w:rsidR="005E5A36" w:rsidRPr="00C968FE" w:rsidRDefault="005E5A36" w:rsidP="005E5A36">
      <w:pPr>
        <w:pStyle w:val="Code"/>
        <w:rPr>
          <w:highlight w:val="white"/>
        </w:rPr>
      </w:pPr>
      <w:r w:rsidRPr="00C968FE">
        <w:rPr>
          <w:highlight w:val="white"/>
        </w:rPr>
        <w:t xml:space="preserve">      }</w:t>
      </w:r>
    </w:p>
    <w:p w14:paraId="22C7BB22" w14:textId="77777777" w:rsidR="005E5A36" w:rsidRPr="00C968FE" w:rsidRDefault="005E5A36" w:rsidP="005E5A36">
      <w:pPr>
        <w:pStyle w:val="Code"/>
        <w:rPr>
          <w:highlight w:val="white"/>
        </w:rPr>
      </w:pPr>
    </w:p>
    <w:p w14:paraId="6362C517" w14:textId="77777777" w:rsidR="005E5A36" w:rsidRPr="00C968FE" w:rsidRDefault="005E5A36" w:rsidP="005E5A36">
      <w:pPr>
        <w:pStyle w:val="Code"/>
        <w:rPr>
          <w:highlight w:val="white"/>
        </w:rPr>
      </w:pPr>
      <w:r w:rsidRPr="00C968FE">
        <w:rPr>
          <w:highlight w:val="white"/>
        </w:rPr>
        <w:t xml:space="preserve">      return (new Expression(returnSymbol, shortList, longList));</w:t>
      </w:r>
    </w:p>
    <w:p w14:paraId="5F2FF6F8" w14:textId="77777777" w:rsidR="005E5A36" w:rsidRPr="00C968FE" w:rsidRDefault="005E5A36" w:rsidP="005E5A36">
      <w:pPr>
        <w:pStyle w:val="Code"/>
        <w:rPr>
          <w:highlight w:val="white"/>
        </w:rPr>
      </w:pPr>
      <w:r w:rsidRPr="00C968FE">
        <w:rPr>
          <w:highlight w:val="white"/>
        </w:rPr>
        <w:t xml:space="preserve">    }</w:t>
      </w:r>
    </w:p>
    <w:p w14:paraId="4E226C59" w14:textId="77777777" w:rsidR="005E5A36" w:rsidRDefault="005E5A36" w:rsidP="005E5A36">
      <w:pPr>
        <w:pStyle w:val="Rubrik3"/>
      </w:pPr>
      <w:r w:rsidRPr="00903DBA">
        <w:t>Argument Expression List</w:t>
      </w:r>
    </w:p>
    <w:p w14:paraId="19A36D86"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ArgumentExpression</w:t>
      </w:r>
      <w:r w:rsidRPr="00903DBA">
        <w:rPr>
          <w:highlight w:val="white"/>
        </w:rPr>
        <w:t xml:space="preserve"> method type casts the argument into an appropriate type.</w:t>
      </w:r>
    </w:p>
    <w:p w14:paraId="2DAD6354" w14:textId="77777777" w:rsidR="005E5A36" w:rsidRPr="00903DBA" w:rsidRDefault="005E5A36" w:rsidP="005E5A36">
      <w:pPr>
        <w:pStyle w:val="CodeHeader"/>
      </w:pPr>
      <w:r w:rsidRPr="00903DBA">
        <w:t>MiddleCodeGenerator.cs</w:t>
      </w:r>
    </w:p>
    <w:p w14:paraId="6FC86973" w14:textId="77777777" w:rsidR="005E5A36" w:rsidRPr="00903DBA" w:rsidRDefault="005E5A36" w:rsidP="005E5A36">
      <w:pPr>
        <w:pStyle w:val="Code"/>
        <w:rPr>
          <w:highlight w:val="white"/>
        </w:rPr>
      </w:pPr>
      <w:r w:rsidRPr="00903DBA">
        <w:rPr>
          <w:highlight w:val="white"/>
        </w:rPr>
        <w:t xml:space="preserve">    public static Expression ArgumentExpression(int index,</w:t>
      </w:r>
    </w:p>
    <w:p w14:paraId="76825C1B" w14:textId="77777777" w:rsidR="005E5A36" w:rsidRPr="00903DBA" w:rsidRDefault="005E5A36" w:rsidP="005E5A36">
      <w:pPr>
        <w:pStyle w:val="Code"/>
        <w:rPr>
          <w:highlight w:val="white"/>
        </w:rPr>
      </w:pPr>
      <w:r w:rsidRPr="00903DBA">
        <w:rPr>
          <w:highlight w:val="white"/>
        </w:rPr>
        <w:t xml:space="preserve">                                                Expression expression) {</w:t>
      </w:r>
    </w:p>
    <w:p w14:paraId="0214776A" w14:textId="77777777" w:rsidR="005E5A36" w:rsidRPr="00903DBA" w:rsidRDefault="005E5A36" w:rsidP="005E5A36">
      <w:pPr>
        <w:rPr>
          <w:highlight w:val="white"/>
        </w:rPr>
      </w:pPr>
      <w:r w:rsidRPr="00903DBA">
        <w:rPr>
          <w:highlight w:val="white"/>
        </w:rPr>
        <w:t>We need to type list on top of the type list stack to compare the argument expression with the parameter type.</w:t>
      </w:r>
    </w:p>
    <w:p w14:paraId="6635DDDF" w14:textId="77777777" w:rsidR="005E5A36" w:rsidRPr="00903DBA" w:rsidRDefault="005E5A36" w:rsidP="005E5A36">
      <w:pPr>
        <w:pStyle w:val="Code"/>
        <w:rPr>
          <w:highlight w:val="white"/>
        </w:rPr>
      </w:pPr>
      <w:r w:rsidRPr="00903DBA">
        <w:rPr>
          <w:highlight w:val="white"/>
        </w:rPr>
        <w:t xml:space="preserve">      List&lt;Type&gt; typeList = TypeListStack.Peek();</w:t>
      </w:r>
    </w:p>
    <w:p w14:paraId="3B8D8EFA" w14:textId="77777777" w:rsidR="005E5A36" w:rsidRPr="00903DBA" w:rsidRDefault="005E5A36" w:rsidP="005E5A36">
      <w:pPr>
        <w:rPr>
          <w:highlight w:val="white"/>
        </w:rPr>
      </w:pPr>
      <w:r w:rsidRPr="00903DBA">
        <w:rPr>
          <w:highlight w:val="white"/>
        </w:rPr>
        <w:t>If the argument is within the parameter list, we type cast the argument into the parameter type.</w:t>
      </w:r>
    </w:p>
    <w:p w14:paraId="40B2EAEE" w14:textId="77777777" w:rsidR="005E5A36" w:rsidRPr="00903DBA" w:rsidRDefault="005E5A36" w:rsidP="005E5A36">
      <w:pPr>
        <w:pStyle w:val="Code"/>
        <w:rPr>
          <w:highlight w:val="white"/>
        </w:rPr>
      </w:pPr>
      <w:r w:rsidRPr="00903DBA">
        <w:rPr>
          <w:highlight w:val="white"/>
        </w:rPr>
        <w:t xml:space="preserve">      if ((typeList != null) &amp;&amp; (index &lt; typeList.Count)) {</w:t>
      </w:r>
    </w:p>
    <w:p w14:paraId="2AEB8BB2" w14:textId="77777777" w:rsidR="005E5A36" w:rsidRPr="00903DBA" w:rsidRDefault="005E5A36" w:rsidP="005E5A36">
      <w:pPr>
        <w:pStyle w:val="Code"/>
        <w:rPr>
          <w:highlight w:val="white"/>
        </w:rPr>
      </w:pPr>
      <w:r w:rsidRPr="00903DBA">
        <w:rPr>
          <w:highlight w:val="white"/>
        </w:rPr>
        <w:t xml:space="preserve">        expression = TypeCast.ImplicitCast(expression, typeList[index]);</w:t>
      </w:r>
    </w:p>
    <w:p w14:paraId="295B0056" w14:textId="77777777" w:rsidR="005E5A36" w:rsidRPr="00903DBA" w:rsidRDefault="005E5A36" w:rsidP="005E5A36">
      <w:pPr>
        <w:pStyle w:val="Code"/>
        <w:rPr>
          <w:highlight w:val="white"/>
        </w:rPr>
      </w:pPr>
      <w:r w:rsidRPr="00903DBA">
        <w:rPr>
          <w:highlight w:val="white"/>
        </w:rPr>
        <w:t xml:space="preserve">      }</w:t>
      </w:r>
    </w:p>
    <w:p w14:paraId="2328A076" w14:textId="77777777" w:rsidR="005E5A36" w:rsidRPr="00903DBA" w:rsidRDefault="005E5A36" w:rsidP="005E5A36">
      <w:pPr>
        <w:pStyle w:val="Code"/>
        <w:rPr>
          <w:highlight w:val="white"/>
        </w:rPr>
      </w:pPr>
      <w:r w:rsidRPr="00903DBA">
        <w:rPr>
          <w:highlight w:val="white"/>
        </w:rPr>
        <w:t xml:space="preserve">      else {</w:t>
      </w:r>
    </w:p>
    <w:p w14:paraId="68A091B3" w14:textId="6575EC48" w:rsidR="005E5A36" w:rsidRPr="00903DBA" w:rsidRDefault="005E5A36" w:rsidP="005E5A36">
      <w:pPr>
        <w:rPr>
          <w:highlight w:val="white"/>
        </w:rPr>
      </w:pPr>
      <w:r w:rsidRPr="00903DBA">
        <w:rPr>
          <w:highlight w:val="white"/>
        </w:rPr>
        <w:t>If the argument is not within the parameter list (</w:t>
      </w:r>
      <w:r w:rsidR="004A5B68">
        <w:rPr>
          <w:highlight w:val="white"/>
        </w:rPr>
        <w:t>variadic</w:t>
      </w:r>
      <w:r w:rsidRPr="00903DBA">
        <w:rPr>
          <w:highlight w:val="white"/>
        </w:rPr>
        <w:t xml:space="preserve"> call), we type cast the argument into an appropriate type: character and short integer are cast into (signed or unsigned) integer, and float is cast into double. These type casts apply to the </w:t>
      </w:r>
      <w:r w:rsidR="004A5B68">
        <w:rPr>
          <w:highlight w:val="white"/>
        </w:rPr>
        <w:t>variadic</w:t>
      </w:r>
      <w:r w:rsidRPr="00903DBA">
        <w:rPr>
          <w:highlight w:val="white"/>
        </w:rPr>
        <w:t xml:space="preserve"> function call rules of ANSI C.</w:t>
      </w:r>
    </w:p>
    <w:p w14:paraId="73028120" w14:textId="77777777" w:rsidR="005E5A36" w:rsidRPr="00903DBA" w:rsidRDefault="005E5A36" w:rsidP="005E5A36">
      <w:pPr>
        <w:pStyle w:val="Code"/>
        <w:rPr>
          <w:highlight w:val="white"/>
        </w:rPr>
      </w:pPr>
      <w:r w:rsidRPr="00903DBA">
        <w:rPr>
          <w:highlight w:val="white"/>
        </w:rPr>
        <w:t xml:space="preserve">        Type type = expression.Symbol.Type;</w:t>
      </w:r>
    </w:p>
    <w:p w14:paraId="4220A78E" w14:textId="77777777" w:rsidR="005E5A36" w:rsidRPr="00903DBA" w:rsidRDefault="005E5A36" w:rsidP="005E5A36">
      <w:pPr>
        <w:pStyle w:val="Code"/>
        <w:rPr>
          <w:highlight w:val="white"/>
        </w:rPr>
      </w:pPr>
      <w:r w:rsidRPr="00903DBA">
        <w:rPr>
          <w:highlight w:val="white"/>
        </w:rPr>
        <w:t xml:space="preserve">        </w:t>
      </w:r>
    </w:p>
    <w:p w14:paraId="79C8C108" w14:textId="77777777" w:rsidR="005E5A36" w:rsidRPr="00903DBA" w:rsidRDefault="005E5A36" w:rsidP="005E5A36">
      <w:pPr>
        <w:pStyle w:val="Code"/>
        <w:rPr>
          <w:highlight w:val="white"/>
        </w:rPr>
      </w:pPr>
      <w:r w:rsidRPr="00903DBA">
        <w:rPr>
          <w:highlight w:val="white"/>
        </w:rPr>
        <w:t xml:space="preserve">        if (type.IsChar() || type.IsShort()) {</w:t>
      </w:r>
    </w:p>
    <w:p w14:paraId="25A256EE" w14:textId="77777777" w:rsidR="005E5A36" w:rsidRPr="00903DBA" w:rsidRDefault="005E5A36" w:rsidP="005E5A36">
      <w:pPr>
        <w:pStyle w:val="Code"/>
        <w:rPr>
          <w:highlight w:val="white"/>
        </w:rPr>
      </w:pPr>
      <w:r w:rsidRPr="00903DBA">
        <w:rPr>
          <w:highlight w:val="white"/>
        </w:rPr>
        <w:t xml:space="preserve">          if (type.IsSigned()) {</w:t>
      </w:r>
    </w:p>
    <w:p w14:paraId="5FEDA839" w14:textId="77777777" w:rsidR="005E5A36" w:rsidRPr="00903DBA" w:rsidRDefault="005E5A36" w:rsidP="005E5A36">
      <w:pPr>
        <w:pStyle w:val="Code"/>
        <w:rPr>
          <w:highlight w:val="white"/>
        </w:rPr>
      </w:pPr>
      <w:r w:rsidRPr="00903DBA">
        <w:rPr>
          <w:highlight w:val="white"/>
        </w:rPr>
        <w:t xml:space="preserve">            expression =</w:t>
      </w:r>
    </w:p>
    <w:p w14:paraId="3B5B82A7" w14:textId="77777777" w:rsidR="005E5A36" w:rsidRPr="00903DBA" w:rsidRDefault="005E5A36" w:rsidP="005E5A36">
      <w:pPr>
        <w:pStyle w:val="Code"/>
        <w:rPr>
          <w:highlight w:val="white"/>
        </w:rPr>
      </w:pPr>
      <w:r w:rsidRPr="00903DBA">
        <w:rPr>
          <w:highlight w:val="white"/>
        </w:rPr>
        <w:t xml:space="preserve">              TypeCast.ImplicitCast(expression, Type.SignedIntegerType);</w:t>
      </w:r>
    </w:p>
    <w:p w14:paraId="40B00261" w14:textId="77777777" w:rsidR="005E5A36" w:rsidRPr="00903DBA" w:rsidRDefault="005E5A36" w:rsidP="005E5A36">
      <w:pPr>
        <w:pStyle w:val="Code"/>
        <w:rPr>
          <w:highlight w:val="white"/>
        </w:rPr>
      </w:pPr>
      <w:r w:rsidRPr="00903DBA">
        <w:rPr>
          <w:highlight w:val="white"/>
        </w:rPr>
        <w:t xml:space="preserve">          }</w:t>
      </w:r>
    </w:p>
    <w:p w14:paraId="3B58288B" w14:textId="77777777" w:rsidR="005E5A36" w:rsidRPr="00903DBA" w:rsidRDefault="005E5A36" w:rsidP="005E5A36">
      <w:pPr>
        <w:pStyle w:val="Code"/>
        <w:rPr>
          <w:highlight w:val="white"/>
        </w:rPr>
      </w:pPr>
      <w:r w:rsidRPr="00903DBA">
        <w:rPr>
          <w:highlight w:val="white"/>
        </w:rPr>
        <w:t xml:space="preserve">          else {</w:t>
      </w:r>
    </w:p>
    <w:p w14:paraId="40182627" w14:textId="77777777" w:rsidR="005E5A36" w:rsidRPr="00903DBA" w:rsidRDefault="005E5A36" w:rsidP="005E5A36">
      <w:pPr>
        <w:pStyle w:val="Code"/>
        <w:rPr>
          <w:highlight w:val="white"/>
        </w:rPr>
      </w:pPr>
      <w:r w:rsidRPr="00903DBA">
        <w:rPr>
          <w:highlight w:val="white"/>
        </w:rPr>
        <w:t xml:space="preserve">            expression =</w:t>
      </w:r>
    </w:p>
    <w:p w14:paraId="797C6ED8" w14:textId="77777777" w:rsidR="005E5A36" w:rsidRPr="00903DBA" w:rsidRDefault="005E5A36" w:rsidP="005E5A36">
      <w:pPr>
        <w:pStyle w:val="Code"/>
        <w:rPr>
          <w:highlight w:val="white"/>
        </w:rPr>
      </w:pPr>
      <w:r w:rsidRPr="00903DBA">
        <w:rPr>
          <w:highlight w:val="white"/>
        </w:rPr>
        <w:t xml:space="preserve">              TypeCast.ImplicitCast(expression, Type.UnsignedIntegerType);</w:t>
      </w:r>
    </w:p>
    <w:p w14:paraId="35B55C04" w14:textId="77777777" w:rsidR="005E5A36" w:rsidRPr="00903DBA" w:rsidRDefault="005E5A36" w:rsidP="005E5A36">
      <w:pPr>
        <w:pStyle w:val="Code"/>
        <w:rPr>
          <w:highlight w:val="white"/>
        </w:rPr>
      </w:pPr>
      <w:r w:rsidRPr="00903DBA">
        <w:rPr>
          <w:highlight w:val="white"/>
        </w:rPr>
        <w:t xml:space="preserve">          }      </w:t>
      </w:r>
    </w:p>
    <w:p w14:paraId="0997CF90" w14:textId="77777777" w:rsidR="005E5A36" w:rsidRPr="00903DBA" w:rsidRDefault="005E5A36" w:rsidP="005E5A36">
      <w:pPr>
        <w:pStyle w:val="Code"/>
        <w:rPr>
          <w:highlight w:val="white"/>
        </w:rPr>
      </w:pPr>
      <w:r w:rsidRPr="00903DBA">
        <w:rPr>
          <w:highlight w:val="white"/>
        </w:rPr>
        <w:t xml:space="preserve">        }</w:t>
      </w:r>
    </w:p>
    <w:p w14:paraId="20026D14" w14:textId="77777777" w:rsidR="005E5A36" w:rsidRPr="00903DBA" w:rsidRDefault="005E5A36" w:rsidP="005E5A36">
      <w:pPr>
        <w:pStyle w:val="Code"/>
        <w:rPr>
          <w:highlight w:val="white"/>
        </w:rPr>
      </w:pPr>
      <w:r w:rsidRPr="00903DBA">
        <w:rPr>
          <w:highlight w:val="white"/>
        </w:rPr>
        <w:t xml:space="preserve">        else if (type.IsFloat()) {</w:t>
      </w:r>
    </w:p>
    <w:p w14:paraId="181F60B9" w14:textId="77777777" w:rsidR="005E5A36" w:rsidRPr="00903DBA" w:rsidRDefault="005E5A36" w:rsidP="005E5A36">
      <w:pPr>
        <w:pStyle w:val="Code"/>
        <w:rPr>
          <w:highlight w:val="white"/>
        </w:rPr>
      </w:pPr>
      <w:r w:rsidRPr="00903DBA">
        <w:rPr>
          <w:highlight w:val="white"/>
        </w:rPr>
        <w:t xml:space="preserve">          expression = TypeCast.ImplicitCast(expression, Type.DoubleType);</w:t>
      </w:r>
    </w:p>
    <w:p w14:paraId="06CE657D" w14:textId="77777777" w:rsidR="005E5A36" w:rsidRPr="00903DBA" w:rsidRDefault="005E5A36" w:rsidP="005E5A36">
      <w:pPr>
        <w:pStyle w:val="Code"/>
        <w:rPr>
          <w:highlight w:val="white"/>
        </w:rPr>
      </w:pPr>
      <w:r w:rsidRPr="00903DBA">
        <w:rPr>
          <w:highlight w:val="white"/>
        </w:rPr>
        <w:t xml:space="preserve">        }</w:t>
      </w:r>
    </w:p>
    <w:p w14:paraId="37181C71" w14:textId="77777777" w:rsidR="005E5A36" w:rsidRPr="00903DBA" w:rsidRDefault="005E5A36" w:rsidP="005E5A36">
      <w:pPr>
        <w:pStyle w:val="Code"/>
        <w:rPr>
          <w:highlight w:val="white"/>
        </w:rPr>
      </w:pPr>
      <w:r w:rsidRPr="00903DBA">
        <w:rPr>
          <w:highlight w:val="white"/>
        </w:rPr>
        <w:t xml:space="preserve">      }</w:t>
      </w:r>
    </w:p>
    <w:p w14:paraId="3307DF16" w14:textId="77777777" w:rsidR="005E5A36" w:rsidRPr="00903DBA" w:rsidRDefault="005E5A36" w:rsidP="005E5A36">
      <w:pPr>
        <w:pStyle w:val="Code"/>
        <w:rPr>
          <w:highlight w:val="white"/>
        </w:rPr>
      </w:pPr>
    </w:p>
    <w:p w14:paraId="50062622" w14:textId="77777777" w:rsidR="005E5A36" w:rsidRPr="00903DBA" w:rsidRDefault="005E5A36" w:rsidP="005E5A36">
      <w:pPr>
        <w:rPr>
          <w:highlight w:val="white"/>
        </w:rPr>
      </w:pPr>
      <w:r w:rsidRPr="00903DBA">
        <w:rPr>
          <w:highlight w:val="white"/>
        </w:rPr>
        <w:t>We need to update current offset to allocate space in case of nested function calls.</w:t>
      </w:r>
    </w:p>
    <w:p w14:paraId="16F1C9B6" w14:textId="77777777" w:rsidR="005E5A36" w:rsidRPr="00903DBA" w:rsidRDefault="005E5A36" w:rsidP="005E5A36">
      <w:pPr>
        <w:pStyle w:val="Code"/>
        <w:rPr>
          <w:highlight w:val="white"/>
        </w:rPr>
      </w:pPr>
      <w:r w:rsidRPr="00903DBA">
        <w:rPr>
          <w:highlight w:val="white"/>
        </w:rPr>
        <w:t xml:space="preserve">      int offset = ParameterOffsetStack.Pop();</w:t>
      </w:r>
    </w:p>
    <w:p w14:paraId="54D3F90C" w14:textId="77777777" w:rsidR="005E5A36" w:rsidRPr="00903DBA" w:rsidRDefault="005E5A36" w:rsidP="005E5A36">
      <w:pPr>
        <w:pStyle w:val="Code"/>
        <w:rPr>
          <w:highlight w:val="white"/>
        </w:rPr>
      </w:pPr>
      <w:r w:rsidRPr="00903DBA">
        <w:rPr>
          <w:highlight w:val="white"/>
        </w:rPr>
        <w:t xml:space="preserve">      ParameterOffsetStack.Push(offset +</w:t>
      </w:r>
    </w:p>
    <w:p w14:paraId="63062875" w14:textId="77777777" w:rsidR="005E5A36" w:rsidRPr="00903DBA" w:rsidRDefault="005E5A36" w:rsidP="005E5A36">
      <w:pPr>
        <w:pStyle w:val="Code"/>
        <w:rPr>
          <w:highlight w:val="white"/>
        </w:rPr>
      </w:pPr>
      <w:r w:rsidRPr="00903DBA">
        <w:rPr>
          <w:highlight w:val="white"/>
        </w:rPr>
        <w:t xml:space="preserve">                                ParameterType(expression.Symbol).Size());</w:t>
      </w:r>
    </w:p>
    <w:p w14:paraId="7E4B0E4E" w14:textId="77777777" w:rsidR="005E5A36" w:rsidRPr="00903DBA" w:rsidRDefault="005E5A36" w:rsidP="005E5A36">
      <w:pPr>
        <w:pStyle w:val="Code"/>
        <w:rPr>
          <w:highlight w:val="white"/>
        </w:rPr>
      </w:pPr>
      <w:r w:rsidRPr="00903DBA">
        <w:rPr>
          <w:highlight w:val="white"/>
        </w:rPr>
        <w:t xml:space="preserve">      return (new Expression(expression.Symbol, expression.LongList,</w:t>
      </w:r>
    </w:p>
    <w:p w14:paraId="2070C591" w14:textId="77777777" w:rsidR="005E5A36" w:rsidRPr="00903DBA" w:rsidRDefault="005E5A36" w:rsidP="005E5A36">
      <w:pPr>
        <w:pStyle w:val="Code"/>
        <w:rPr>
          <w:highlight w:val="white"/>
        </w:rPr>
      </w:pPr>
      <w:r w:rsidRPr="00903DBA">
        <w:rPr>
          <w:highlight w:val="white"/>
        </w:rPr>
        <w:t xml:space="preserve">                             expression.LongList));</w:t>
      </w:r>
    </w:p>
    <w:p w14:paraId="21580FA3" w14:textId="77777777" w:rsidR="005E5A36" w:rsidRPr="00903DBA" w:rsidRDefault="005E5A36" w:rsidP="005E5A36">
      <w:pPr>
        <w:pStyle w:val="Code"/>
        <w:rPr>
          <w:highlight w:val="white"/>
        </w:rPr>
      </w:pPr>
      <w:r w:rsidRPr="00903DBA">
        <w:rPr>
          <w:highlight w:val="white"/>
        </w:rPr>
        <w:lastRenderedPageBreak/>
        <w:t xml:space="preserve">    }</w:t>
      </w:r>
    </w:p>
    <w:p w14:paraId="4A5CB063" w14:textId="77777777" w:rsidR="005E5A36" w:rsidRPr="00903DBA" w:rsidRDefault="005E5A36" w:rsidP="005E5A36">
      <w:pPr>
        <w:rPr>
          <w:highlight w:val="white"/>
        </w:rPr>
      </w:pPr>
      <w:r w:rsidRPr="00903DBA">
        <w:rPr>
          <w:highlight w:val="white"/>
        </w:rPr>
        <w:t xml:space="preserve">The </w:t>
      </w:r>
      <w:r w:rsidRPr="00903DBA">
        <w:rPr>
          <w:rStyle w:val="KeyWord0"/>
          <w:highlight w:val="white"/>
        </w:rPr>
        <w:t>ParameterType</w:t>
      </w:r>
      <w:r w:rsidRPr="00903DBA">
        <w:rPr>
          <w:highlight w:val="white"/>
        </w:rPr>
        <w:t xml:space="preserve"> method returns the type of the parameter. In case of array, string, or function, it returns pointer types. Otherwise, it returns the regular type. </w:t>
      </w:r>
    </w:p>
    <w:p w14:paraId="60E7AD70" w14:textId="77777777" w:rsidR="005E5A36" w:rsidRPr="00903DBA" w:rsidRDefault="005E5A36" w:rsidP="005E5A36">
      <w:pPr>
        <w:pStyle w:val="Code"/>
        <w:rPr>
          <w:highlight w:val="white"/>
        </w:rPr>
      </w:pPr>
      <w:r w:rsidRPr="00903DBA">
        <w:rPr>
          <w:highlight w:val="white"/>
        </w:rPr>
        <w:t xml:space="preserve">    private static Type ParameterType(Symbol symbol) {</w:t>
      </w:r>
    </w:p>
    <w:p w14:paraId="32F59BF9" w14:textId="77777777" w:rsidR="005E5A36" w:rsidRPr="00903DBA" w:rsidRDefault="005E5A36" w:rsidP="005E5A36">
      <w:pPr>
        <w:pStyle w:val="Code"/>
        <w:rPr>
          <w:highlight w:val="white"/>
        </w:rPr>
      </w:pPr>
      <w:r w:rsidRPr="00903DBA">
        <w:rPr>
          <w:highlight w:val="white"/>
        </w:rPr>
        <w:t xml:space="preserve">      switch (symbol.Type.Sort) {</w:t>
      </w:r>
    </w:p>
    <w:p w14:paraId="136D63B8" w14:textId="77777777" w:rsidR="005E5A36" w:rsidRPr="00903DBA" w:rsidRDefault="005E5A36" w:rsidP="005E5A36">
      <w:pPr>
        <w:pStyle w:val="Code"/>
        <w:rPr>
          <w:highlight w:val="white"/>
        </w:rPr>
      </w:pPr>
      <w:r w:rsidRPr="00903DBA">
        <w:rPr>
          <w:highlight w:val="white"/>
        </w:rPr>
        <w:t xml:space="preserve">        case Sort.Array:</w:t>
      </w:r>
    </w:p>
    <w:p w14:paraId="66974F86" w14:textId="77777777" w:rsidR="005E5A36" w:rsidRPr="00903DBA" w:rsidRDefault="005E5A36" w:rsidP="005E5A36">
      <w:pPr>
        <w:pStyle w:val="Code"/>
        <w:rPr>
          <w:highlight w:val="white"/>
        </w:rPr>
      </w:pPr>
      <w:r w:rsidRPr="00903DBA">
        <w:rPr>
          <w:highlight w:val="white"/>
        </w:rPr>
        <w:t xml:space="preserve">          return (new Type(symbol.Type.ArrayType));</w:t>
      </w:r>
    </w:p>
    <w:p w14:paraId="55D2C509" w14:textId="77777777" w:rsidR="005E5A36" w:rsidRPr="00903DBA" w:rsidRDefault="005E5A36" w:rsidP="005E5A36">
      <w:pPr>
        <w:pStyle w:val="Code"/>
        <w:rPr>
          <w:highlight w:val="white"/>
        </w:rPr>
      </w:pPr>
    </w:p>
    <w:p w14:paraId="11DDBFB1" w14:textId="77777777" w:rsidR="005E5A36" w:rsidRPr="00903DBA" w:rsidRDefault="005E5A36" w:rsidP="005E5A36">
      <w:pPr>
        <w:pStyle w:val="Code"/>
        <w:rPr>
          <w:highlight w:val="white"/>
        </w:rPr>
      </w:pPr>
      <w:r w:rsidRPr="00903DBA">
        <w:rPr>
          <w:highlight w:val="white"/>
        </w:rPr>
        <w:t xml:space="preserve">        case Sort.Function:</w:t>
      </w:r>
    </w:p>
    <w:p w14:paraId="030F9F7A" w14:textId="77777777" w:rsidR="005E5A36" w:rsidRPr="00903DBA" w:rsidRDefault="005E5A36" w:rsidP="005E5A36">
      <w:pPr>
        <w:pStyle w:val="Code"/>
        <w:rPr>
          <w:highlight w:val="white"/>
        </w:rPr>
      </w:pPr>
      <w:r w:rsidRPr="00903DBA">
        <w:rPr>
          <w:highlight w:val="white"/>
        </w:rPr>
        <w:t xml:space="preserve">          return (new Type(symbol.Type));</w:t>
      </w:r>
    </w:p>
    <w:p w14:paraId="0965CB50" w14:textId="77777777" w:rsidR="005E5A36" w:rsidRPr="00903DBA" w:rsidRDefault="005E5A36" w:rsidP="005E5A36">
      <w:pPr>
        <w:pStyle w:val="Code"/>
        <w:rPr>
          <w:highlight w:val="white"/>
        </w:rPr>
      </w:pPr>
    </w:p>
    <w:p w14:paraId="21357430" w14:textId="77777777" w:rsidR="005E5A36" w:rsidRPr="00903DBA" w:rsidRDefault="005E5A36" w:rsidP="005E5A36">
      <w:pPr>
        <w:pStyle w:val="Code"/>
        <w:rPr>
          <w:highlight w:val="white"/>
        </w:rPr>
      </w:pPr>
      <w:r w:rsidRPr="00903DBA">
        <w:rPr>
          <w:highlight w:val="white"/>
        </w:rPr>
        <w:t xml:space="preserve">        case Sort.String:</w:t>
      </w:r>
    </w:p>
    <w:p w14:paraId="1AB721C8" w14:textId="77777777" w:rsidR="005E5A36" w:rsidRPr="00903DBA" w:rsidRDefault="005E5A36" w:rsidP="005E5A36">
      <w:pPr>
        <w:pStyle w:val="Code"/>
        <w:rPr>
          <w:highlight w:val="white"/>
        </w:rPr>
      </w:pPr>
      <w:r w:rsidRPr="00903DBA">
        <w:rPr>
          <w:highlight w:val="white"/>
        </w:rPr>
        <w:t xml:space="preserve">          return (new Type(new Type(Sort.SignedChar)));</w:t>
      </w:r>
    </w:p>
    <w:p w14:paraId="7E97C3C4" w14:textId="77777777" w:rsidR="005E5A36" w:rsidRPr="00903DBA" w:rsidRDefault="005E5A36" w:rsidP="005E5A36">
      <w:pPr>
        <w:pStyle w:val="Code"/>
        <w:rPr>
          <w:highlight w:val="white"/>
        </w:rPr>
      </w:pPr>
    </w:p>
    <w:p w14:paraId="1F3E310D" w14:textId="77777777" w:rsidR="005E5A36" w:rsidRPr="00903DBA" w:rsidRDefault="005E5A36" w:rsidP="005E5A36">
      <w:pPr>
        <w:pStyle w:val="Code"/>
        <w:rPr>
          <w:highlight w:val="white"/>
        </w:rPr>
      </w:pPr>
      <w:r w:rsidRPr="00903DBA">
        <w:rPr>
          <w:highlight w:val="white"/>
        </w:rPr>
        <w:t xml:space="preserve">        default:</w:t>
      </w:r>
    </w:p>
    <w:p w14:paraId="2FEC7EBD" w14:textId="77777777" w:rsidR="005E5A36" w:rsidRPr="00903DBA" w:rsidRDefault="005E5A36" w:rsidP="005E5A36">
      <w:pPr>
        <w:pStyle w:val="Code"/>
        <w:rPr>
          <w:highlight w:val="white"/>
        </w:rPr>
      </w:pPr>
      <w:r w:rsidRPr="00903DBA">
        <w:rPr>
          <w:highlight w:val="white"/>
        </w:rPr>
        <w:t xml:space="preserve">          return symbol.Type;</w:t>
      </w:r>
    </w:p>
    <w:p w14:paraId="1EC6E949" w14:textId="77777777" w:rsidR="005E5A36" w:rsidRPr="00903DBA" w:rsidRDefault="005E5A36" w:rsidP="005E5A36">
      <w:pPr>
        <w:pStyle w:val="Code"/>
        <w:rPr>
          <w:highlight w:val="white"/>
        </w:rPr>
      </w:pPr>
      <w:r w:rsidRPr="00903DBA">
        <w:rPr>
          <w:highlight w:val="white"/>
        </w:rPr>
        <w:t xml:space="preserve">      }</w:t>
      </w:r>
    </w:p>
    <w:p w14:paraId="4FF05A14" w14:textId="77777777" w:rsidR="005E5A36" w:rsidRPr="00903DBA" w:rsidRDefault="005E5A36" w:rsidP="005E5A36">
      <w:pPr>
        <w:pStyle w:val="Code"/>
        <w:rPr>
          <w:highlight w:val="white"/>
        </w:rPr>
      </w:pPr>
      <w:r w:rsidRPr="00903DBA">
        <w:rPr>
          <w:highlight w:val="white"/>
        </w:rPr>
        <w:t xml:space="preserve">    }</w:t>
      </w:r>
    </w:p>
    <w:p w14:paraId="52BC92D2" w14:textId="77777777" w:rsidR="005E5A36" w:rsidRPr="00C968FE" w:rsidRDefault="005E5A36" w:rsidP="001A1BB8">
      <w:pPr>
        <w:pStyle w:val="Rubrik3"/>
        <w:rPr>
          <w:highlight w:val="white"/>
        </w:rPr>
      </w:pPr>
      <w:r w:rsidRPr="00C968FE">
        <w:rPr>
          <w:highlight w:val="white"/>
        </w:rPr>
        <w:t>Primary Expressions</w:t>
      </w:r>
    </w:p>
    <w:p w14:paraId="27596F29" w14:textId="77777777" w:rsidR="005E5A36" w:rsidRPr="00903DBA" w:rsidRDefault="005E5A36" w:rsidP="005E5A36">
      <w:pPr>
        <w:rPr>
          <w:highlight w:val="white"/>
        </w:rPr>
      </w:pPr>
      <w:r w:rsidRPr="00903DBA">
        <w:rPr>
          <w:highlight w:val="white"/>
        </w:rPr>
        <w:t>The value holds floating type, we push it at the floating value stack.</w:t>
      </w:r>
    </w:p>
    <w:p w14:paraId="2D0A4ED0" w14:textId="77777777" w:rsidR="005E5A36" w:rsidRPr="00903DBA" w:rsidRDefault="005E5A36" w:rsidP="005E5A36">
      <w:pPr>
        <w:pStyle w:val="CodeHeader"/>
      </w:pPr>
      <w:r w:rsidRPr="00903DBA">
        <w:t>MiddleCodeGenerator.cs</w:t>
      </w:r>
    </w:p>
    <w:p w14:paraId="7F7E5002" w14:textId="77777777" w:rsidR="005E5A36" w:rsidRPr="00903DBA" w:rsidRDefault="005E5A36" w:rsidP="005E5A36">
      <w:pPr>
        <w:pStyle w:val="Code"/>
        <w:rPr>
          <w:highlight w:val="white"/>
        </w:rPr>
      </w:pPr>
      <w:r w:rsidRPr="00903DBA">
        <w:rPr>
          <w:highlight w:val="white"/>
        </w:rPr>
        <w:t xml:space="preserve">    public static Expression ValueExpression(Symbol symbol) {</w:t>
      </w:r>
    </w:p>
    <w:p w14:paraId="2BD063C0"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748F7C83" w14:textId="77777777" w:rsidR="005E5A36" w:rsidRPr="00903DBA" w:rsidRDefault="005E5A36" w:rsidP="005E5A36">
      <w:pPr>
        <w:pStyle w:val="Code"/>
        <w:rPr>
          <w:highlight w:val="white"/>
        </w:rPr>
      </w:pPr>
    </w:p>
    <w:p w14:paraId="3FA89D88" w14:textId="77777777" w:rsidR="005E5A36" w:rsidRPr="00903DBA" w:rsidRDefault="005E5A36" w:rsidP="005E5A36">
      <w:pPr>
        <w:pStyle w:val="Code"/>
        <w:rPr>
          <w:highlight w:val="white"/>
        </w:rPr>
      </w:pPr>
      <w:r w:rsidRPr="00903DBA">
        <w:rPr>
          <w:highlight w:val="white"/>
        </w:rPr>
        <w:t xml:space="preserve">      if (symbol.Type.IsFloating()) {</w:t>
      </w:r>
    </w:p>
    <w:p w14:paraId="42B052A2" w14:textId="77777777" w:rsidR="005E5A36" w:rsidRPr="00903DBA" w:rsidRDefault="005E5A36" w:rsidP="005E5A36">
      <w:pPr>
        <w:pStyle w:val="Code"/>
        <w:rPr>
          <w:highlight w:val="white"/>
        </w:rPr>
      </w:pPr>
      <w:r w:rsidRPr="00903DBA">
        <w:rPr>
          <w:highlight w:val="white"/>
        </w:rPr>
        <w:t xml:space="preserve">        AddMiddleCode(longList, MiddleOperator.PushFloat, symbol);</w:t>
      </w:r>
    </w:p>
    <w:p w14:paraId="015EDDBB" w14:textId="77777777" w:rsidR="005E5A36" w:rsidRPr="00903DBA" w:rsidRDefault="005E5A36" w:rsidP="005E5A36">
      <w:pPr>
        <w:pStyle w:val="Code"/>
        <w:rPr>
          <w:highlight w:val="white"/>
        </w:rPr>
      </w:pPr>
      <w:r w:rsidRPr="00903DBA">
        <w:rPr>
          <w:highlight w:val="white"/>
        </w:rPr>
        <w:t xml:space="preserve">      }</w:t>
      </w:r>
    </w:p>
    <w:p w14:paraId="2F6D1059" w14:textId="77777777" w:rsidR="005E5A36" w:rsidRPr="00903DBA" w:rsidRDefault="005E5A36" w:rsidP="005E5A36">
      <w:pPr>
        <w:pStyle w:val="Code"/>
        <w:rPr>
          <w:highlight w:val="white"/>
        </w:rPr>
      </w:pPr>
    </w:p>
    <w:p w14:paraId="0618EFC4" w14:textId="77777777" w:rsidR="005E5A36" w:rsidRPr="00903DBA" w:rsidRDefault="005E5A36" w:rsidP="005E5A36">
      <w:pPr>
        <w:pStyle w:val="Code"/>
        <w:rPr>
          <w:highlight w:val="white"/>
        </w:rPr>
      </w:pPr>
      <w:r w:rsidRPr="00903DBA">
        <w:rPr>
          <w:highlight w:val="white"/>
        </w:rPr>
        <w:t xml:space="preserve">      return (new Expression(symbol, new List&lt;MiddleCode&gt;(), longList));</w:t>
      </w:r>
    </w:p>
    <w:p w14:paraId="05B2F17C" w14:textId="77777777" w:rsidR="005E5A36" w:rsidRPr="00903DBA" w:rsidRDefault="005E5A36" w:rsidP="005E5A36">
      <w:pPr>
        <w:pStyle w:val="Code"/>
        <w:rPr>
          <w:highlight w:val="white"/>
        </w:rPr>
      </w:pPr>
      <w:r w:rsidRPr="00903DBA">
        <w:rPr>
          <w:highlight w:val="white"/>
        </w:rPr>
        <w:t xml:space="preserve">    }</w:t>
      </w:r>
    </w:p>
    <w:p w14:paraId="3CE6D184" w14:textId="77777777" w:rsidR="005E5A36" w:rsidRPr="00903DBA" w:rsidRDefault="005E5A36" w:rsidP="005E5A36">
      <w:pPr>
        <w:rPr>
          <w:highlight w:val="white"/>
        </w:rPr>
      </w:pPr>
      <w:r w:rsidRPr="00903DBA">
        <w:rPr>
          <w:highlight w:val="white"/>
        </w:rPr>
        <w:t xml:space="preserve">Given a name, we look it up in the current symbol table. If there is no symbol, we add a function without a parameter list, that returns a signed integer, to the symbol table. </w:t>
      </w:r>
    </w:p>
    <w:p w14:paraId="7E007E44" w14:textId="77777777" w:rsidR="005E5A36" w:rsidRPr="00903DBA" w:rsidRDefault="005E5A36" w:rsidP="005E5A36">
      <w:pPr>
        <w:pStyle w:val="CodeHeader"/>
      </w:pPr>
      <w:r w:rsidRPr="00903DBA">
        <w:t>MiddleCodeGenerator.cs</w:t>
      </w:r>
    </w:p>
    <w:p w14:paraId="73F8FFF8" w14:textId="77777777" w:rsidR="005E5A36" w:rsidRPr="00903DBA" w:rsidRDefault="005E5A36" w:rsidP="005E5A36">
      <w:pPr>
        <w:pStyle w:val="Code"/>
        <w:rPr>
          <w:highlight w:val="white"/>
        </w:rPr>
      </w:pPr>
      <w:r w:rsidRPr="00903DBA">
        <w:rPr>
          <w:highlight w:val="white"/>
        </w:rPr>
        <w:t xml:space="preserve">    public static Expression NameExpression(string name) {</w:t>
      </w:r>
    </w:p>
    <w:p w14:paraId="3280C44E" w14:textId="77777777" w:rsidR="005E5A36" w:rsidRPr="00903DBA" w:rsidRDefault="005E5A36" w:rsidP="005E5A36">
      <w:pPr>
        <w:pStyle w:val="Code"/>
        <w:rPr>
          <w:highlight w:val="white"/>
        </w:rPr>
      </w:pPr>
      <w:r w:rsidRPr="00903DBA">
        <w:rPr>
          <w:highlight w:val="white"/>
        </w:rPr>
        <w:t xml:space="preserve">      Symbol symbol = SymbolTable.CurrentTable.LookupSymbol(name);</w:t>
      </w:r>
    </w:p>
    <w:p w14:paraId="10F7BDE1" w14:textId="77777777" w:rsidR="005E5A36" w:rsidRPr="00903DBA" w:rsidRDefault="005E5A36" w:rsidP="005E5A36">
      <w:pPr>
        <w:pStyle w:val="Code"/>
        <w:rPr>
          <w:highlight w:val="white"/>
        </w:rPr>
      </w:pPr>
      <w:r w:rsidRPr="00903DBA">
        <w:rPr>
          <w:highlight w:val="white"/>
        </w:rPr>
        <w:t xml:space="preserve">      Assert.Error(symbol != null, name, Message.Unknown_name);</w:t>
      </w:r>
    </w:p>
    <w:p w14:paraId="0B3C168A" w14:textId="77777777" w:rsidR="005E5A36" w:rsidRPr="00903DBA" w:rsidRDefault="005E5A36" w:rsidP="005E5A36">
      <w:pPr>
        <w:pStyle w:val="Code"/>
        <w:rPr>
          <w:highlight w:val="white"/>
        </w:rPr>
      </w:pPr>
    </w:p>
    <w:p w14:paraId="1B396FA5" w14:textId="77777777" w:rsidR="005E5A36" w:rsidRPr="00903DBA" w:rsidRDefault="005E5A36" w:rsidP="005E5A36">
      <w:pPr>
        <w:pStyle w:val="Code"/>
        <w:rPr>
          <w:highlight w:val="white"/>
        </w:rPr>
      </w:pPr>
      <w:r w:rsidRPr="00903DBA">
        <w:rPr>
          <w:highlight w:val="white"/>
        </w:rPr>
        <w:t xml:space="preserve">      List&lt;MiddleCode&gt; shortList = new List&lt;MiddleCode&gt;(),</w:t>
      </w:r>
    </w:p>
    <w:p w14:paraId="057CD9AC" w14:textId="77777777" w:rsidR="005E5A36" w:rsidRPr="00903DBA" w:rsidRDefault="005E5A36" w:rsidP="005E5A36">
      <w:pPr>
        <w:pStyle w:val="Code"/>
        <w:rPr>
          <w:highlight w:val="white"/>
        </w:rPr>
      </w:pPr>
      <w:r w:rsidRPr="00903DBA">
        <w:rPr>
          <w:highlight w:val="white"/>
        </w:rPr>
        <w:t xml:space="preserve">                       longList = new List&lt;MiddleCode&gt;(); </w:t>
      </w:r>
    </w:p>
    <w:p w14:paraId="21B74EF6" w14:textId="77777777" w:rsidR="005E5A36" w:rsidRPr="00903DBA" w:rsidRDefault="005E5A36" w:rsidP="005E5A36">
      <w:pPr>
        <w:pStyle w:val="Code"/>
        <w:rPr>
          <w:highlight w:val="white"/>
        </w:rPr>
      </w:pPr>
    </w:p>
    <w:p w14:paraId="105D050B" w14:textId="77777777" w:rsidR="005E5A36" w:rsidRPr="00903DBA" w:rsidRDefault="005E5A36" w:rsidP="005E5A36">
      <w:pPr>
        <w:pStyle w:val="Code"/>
        <w:rPr>
          <w:highlight w:val="white"/>
        </w:rPr>
      </w:pPr>
      <w:r w:rsidRPr="00903DBA">
        <w:rPr>
          <w:highlight w:val="white"/>
        </w:rPr>
        <w:t xml:space="preserve">      if (symbol.Type.IsFloating()) {</w:t>
      </w:r>
    </w:p>
    <w:p w14:paraId="5B972A05" w14:textId="77777777" w:rsidR="005E5A36" w:rsidRPr="00903DBA" w:rsidRDefault="005E5A36" w:rsidP="005E5A36">
      <w:pPr>
        <w:pStyle w:val="Code"/>
        <w:rPr>
          <w:highlight w:val="white"/>
        </w:rPr>
      </w:pPr>
      <w:r w:rsidRPr="00903DBA">
        <w:rPr>
          <w:highlight w:val="white"/>
        </w:rPr>
        <w:t xml:space="preserve">        AddMiddleCode(shortList, MiddleOperator.PushFloat, symbol);</w:t>
      </w:r>
    </w:p>
    <w:p w14:paraId="5133F667" w14:textId="77777777" w:rsidR="005E5A36" w:rsidRPr="00903DBA" w:rsidRDefault="005E5A36" w:rsidP="005E5A36">
      <w:pPr>
        <w:pStyle w:val="Code"/>
        <w:rPr>
          <w:highlight w:val="white"/>
        </w:rPr>
      </w:pPr>
      <w:r w:rsidRPr="00903DBA">
        <w:rPr>
          <w:highlight w:val="white"/>
        </w:rPr>
        <w:t xml:space="preserve">        AddMiddleCode(longList, MiddleOperator.PushFloat, symbol);</w:t>
      </w:r>
    </w:p>
    <w:p w14:paraId="5180BF88" w14:textId="77777777" w:rsidR="005E5A36" w:rsidRPr="00903DBA" w:rsidRDefault="005E5A36" w:rsidP="005E5A36">
      <w:pPr>
        <w:pStyle w:val="Code"/>
        <w:rPr>
          <w:highlight w:val="white"/>
        </w:rPr>
      </w:pPr>
      <w:r w:rsidRPr="00903DBA">
        <w:rPr>
          <w:highlight w:val="white"/>
        </w:rPr>
        <w:t xml:space="preserve">      }</w:t>
      </w:r>
    </w:p>
    <w:p w14:paraId="5340B6BF" w14:textId="77777777" w:rsidR="005E5A36" w:rsidRPr="00903DBA" w:rsidRDefault="005E5A36" w:rsidP="005E5A36">
      <w:pPr>
        <w:pStyle w:val="Code"/>
        <w:rPr>
          <w:highlight w:val="white"/>
        </w:rPr>
      </w:pPr>
    </w:p>
    <w:p w14:paraId="74AF9E44" w14:textId="77777777" w:rsidR="005E5A36" w:rsidRPr="00903DBA" w:rsidRDefault="005E5A36" w:rsidP="005E5A36">
      <w:pPr>
        <w:pStyle w:val="Code"/>
        <w:rPr>
          <w:highlight w:val="white"/>
        </w:rPr>
      </w:pPr>
      <w:r w:rsidRPr="00903DBA">
        <w:rPr>
          <w:highlight w:val="white"/>
        </w:rPr>
        <w:t xml:space="preserve">      return (new Expression(symbol, shortList, longList));</w:t>
      </w:r>
    </w:p>
    <w:p w14:paraId="10579197" w14:textId="77777777" w:rsidR="005E5A36" w:rsidRPr="00903DBA" w:rsidRDefault="005E5A36" w:rsidP="005E5A36">
      <w:pPr>
        <w:pStyle w:val="Code"/>
        <w:rPr>
          <w:highlight w:val="white"/>
        </w:rPr>
      </w:pPr>
      <w:r w:rsidRPr="00903DBA">
        <w:rPr>
          <w:highlight w:val="white"/>
        </w:rPr>
        <w:t xml:space="preserve">    }</w:t>
      </w:r>
    </w:p>
    <w:p w14:paraId="0A78FD24" w14:textId="77777777" w:rsidR="005E5A36" w:rsidRPr="00903DBA" w:rsidRDefault="005E5A36" w:rsidP="005E5A36">
      <w:r w:rsidRPr="00903DBA">
        <w:rPr>
          <w:highlight w:val="white"/>
        </w:rPr>
        <w:t>The registers are only used internally, in conjunction with system calls.</w:t>
      </w:r>
      <w:r w:rsidRPr="00903DBA">
        <w:t xml:space="preserve"> On some occasion the interrupt call returns information stored in a register.</w:t>
      </w:r>
    </w:p>
    <w:p w14:paraId="5E93F2CB" w14:textId="77777777" w:rsidR="005E5A36" w:rsidRPr="00903DBA" w:rsidRDefault="005E5A36" w:rsidP="005E5A36">
      <w:r w:rsidRPr="00903DBA">
        <w:lastRenderedPageBreak/>
        <w:t>The closed statements do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6CD62FBC" w14:textId="77777777" w:rsidR="005E5A36" w:rsidRPr="00903DBA" w:rsidRDefault="005E5A36" w:rsidP="005E5A36">
      <w:pPr>
        <w:pStyle w:val="CodeHeader"/>
      </w:pPr>
      <w:r w:rsidRPr="00903DBA">
        <w:t>MiddleCodeGenerator.cs</w:t>
      </w:r>
    </w:p>
    <w:p w14:paraId="6FF21EE7" w14:textId="77777777" w:rsidR="005E5A36" w:rsidRPr="00903DBA" w:rsidRDefault="005E5A36" w:rsidP="005E5A36">
      <w:pPr>
        <w:pStyle w:val="Code"/>
        <w:rPr>
          <w:highlight w:val="white"/>
        </w:rPr>
      </w:pPr>
      <w:r w:rsidRPr="00903DBA">
        <w:rPr>
          <w:highlight w:val="white"/>
        </w:rPr>
        <w:t xml:space="preserve">    public static Expression RegisterExpression(Register register) {</w:t>
      </w:r>
    </w:p>
    <w:p w14:paraId="36987B6E"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12C3FA03" w14:textId="77777777" w:rsidR="005E5A36" w:rsidRPr="00903DBA" w:rsidRDefault="005E5A36" w:rsidP="005E5A36">
      <w:pPr>
        <w:pStyle w:val="Code"/>
        <w:rPr>
          <w:highlight w:val="white"/>
        </w:rPr>
      </w:pPr>
      <w:r w:rsidRPr="00903DBA">
        <w:rPr>
          <w:highlight w:val="white"/>
        </w:rPr>
        <w:t xml:space="preserve">      int size = AssemblyCode.SizeOfRegister(register);</w:t>
      </w:r>
    </w:p>
    <w:p w14:paraId="035B10C5" w14:textId="77777777" w:rsidR="005E5A36" w:rsidRPr="00903DBA" w:rsidRDefault="005E5A36" w:rsidP="005E5A36">
      <w:pPr>
        <w:pStyle w:val="Code"/>
        <w:rPr>
          <w:highlight w:val="white"/>
        </w:rPr>
      </w:pPr>
      <w:r w:rsidRPr="00903DBA">
        <w:rPr>
          <w:highlight w:val="white"/>
        </w:rPr>
        <w:t xml:space="preserve">      Type type = TypeSize.SizeToUnsignedType(size);</w:t>
      </w:r>
    </w:p>
    <w:p w14:paraId="579F1A93" w14:textId="77777777" w:rsidR="005E5A36" w:rsidRPr="00903DBA" w:rsidRDefault="005E5A36" w:rsidP="005E5A36">
      <w:pPr>
        <w:pStyle w:val="Code"/>
        <w:rPr>
          <w:highlight w:val="white"/>
        </w:rPr>
      </w:pPr>
      <w:r w:rsidRPr="00903DBA">
        <w:rPr>
          <w:highlight w:val="white"/>
        </w:rPr>
        <w:t xml:space="preserve">      Symbol symbol = new Symbol(type);</w:t>
      </w:r>
    </w:p>
    <w:p w14:paraId="0DCB5E69" w14:textId="77777777" w:rsidR="005E5A36" w:rsidRPr="00903DBA" w:rsidRDefault="005E5A36" w:rsidP="005E5A36">
      <w:pPr>
        <w:pStyle w:val="Code"/>
        <w:rPr>
          <w:highlight w:val="white"/>
        </w:rPr>
      </w:pPr>
      <w:r w:rsidRPr="00903DBA">
        <w:rPr>
          <w:highlight w:val="white"/>
        </w:rPr>
        <w:t xml:space="preserve">      AddMiddleCode(longList, MiddleOperator.InspectRegister,</w:t>
      </w:r>
    </w:p>
    <w:p w14:paraId="4DF18FED" w14:textId="77777777" w:rsidR="005E5A36" w:rsidRPr="00903DBA" w:rsidRDefault="005E5A36" w:rsidP="005E5A36">
      <w:pPr>
        <w:pStyle w:val="Code"/>
        <w:rPr>
          <w:highlight w:val="white"/>
        </w:rPr>
      </w:pPr>
      <w:r w:rsidRPr="00903DBA">
        <w:rPr>
          <w:highlight w:val="white"/>
        </w:rPr>
        <w:t xml:space="preserve">                    symbol, register);</w:t>
      </w:r>
    </w:p>
    <w:p w14:paraId="472B5043" w14:textId="77777777" w:rsidR="005E5A36" w:rsidRPr="00903DBA" w:rsidRDefault="005E5A36" w:rsidP="005E5A36">
      <w:pPr>
        <w:pStyle w:val="Code"/>
        <w:rPr>
          <w:highlight w:val="white"/>
        </w:rPr>
      </w:pPr>
      <w:r w:rsidRPr="00903DBA">
        <w:rPr>
          <w:highlight w:val="white"/>
        </w:rPr>
        <w:t xml:space="preserve">      return (new Expression(symbol, new List&lt;MiddleCode&gt;(),</w:t>
      </w:r>
    </w:p>
    <w:p w14:paraId="63B2FA05" w14:textId="77777777" w:rsidR="005E5A36" w:rsidRPr="00903DBA" w:rsidRDefault="005E5A36" w:rsidP="005E5A36">
      <w:pPr>
        <w:pStyle w:val="Code"/>
        <w:rPr>
          <w:highlight w:val="white"/>
        </w:rPr>
      </w:pPr>
      <w:r w:rsidRPr="00903DBA">
        <w:rPr>
          <w:highlight w:val="white"/>
        </w:rPr>
        <w:t xml:space="preserve">                             longList, register));</w:t>
      </w:r>
    </w:p>
    <w:p w14:paraId="642E904B" w14:textId="77777777" w:rsidR="005E5A36" w:rsidRPr="00903DBA" w:rsidRDefault="005E5A36" w:rsidP="005E5A36">
      <w:pPr>
        <w:pStyle w:val="Code"/>
        <w:rPr>
          <w:highlight w:val="white"/>
        </w:rPr>
      </w:pPr>
      <w:r w:rsidRPr="00903DBA">
        <w:rPr>
          <w:highlight w:val="white"/>
        </w:rPr>
        <w:t xml:space="preserve">    }</w:t>
      </w:r>
    </w:p>
    <w:p w14:paraId="69627E76" w14:textId="77777777" w:rsidR="005E5A36" w:rsidRPr="00903DBA" w:rsidRDefault="005E5A36" w:rsidP="005E5A36">
      <w:pPr>
        <w:pStyle w:val="CodeHeader"/>
      </w:pPr>
      <w:r w:rsidRPr="00903DBA">
        <w:t>MiddleCodeGenerator.cs</w:t>
      </w:r>
    </w:p>
    <w:p w14:paraId="029A6052" w14:textId="77777777" w:rsidR="005E5A36" w:rsidRPr="00903DBA" w:rsidRDefault="005E5A36" w:rsidP="005E5A36">
      <w:pPr>
        <w:pStyle w:val="Code"/>
        <w:rPr>
          <w:highlight w:val="white"/>
        </w:rPr>
      </w:pPr>
      <w:r w:rsidRPr="00903DBA">
        <w:rPr>
          <w:highlight w:val="white"/>
        </w:rPr>
        <w:t xml:space="preserve">    public static Expression CarryFlagExpression() {</w:t>
      </w:r>
    </w:p>
    <w:p w14:paraId="776DC908" w14:textId="77777777" w:rsidR="005E5A36" w:rsidRPr="00903DBA" w:rsidRDefault="005E5A36" w:rsidP="005E5A36">
      <w:pPr>
        <w:pStyle w:val="Code"/>
        <w:rPr>
          <w:highlight w:val="white"/>
        </w:rPr>
      </w:pPr>
      <w:r w:rsidRPr="00903DBA">
        <w:rPr>
          <w:highlight w:val="white"/>
        </w:rPr>
        <w:t xml:space="preserve">      ISet&lt;MiddleCode&gt; trueSet = new HashSet&lt;MiddleCode&gt;(),</w:t>
      </w:r>
    </w:p>
    <w:p w14:paraId="49C62E4C" w14:textId="77777777" w:rsidR="005E5A36" w:rsidRPr="00903DBA" w:rsidRDefault="005E5A36" w:rsidP="005E5A36">
      <w:pPr>
        <w:pStyle w:val="Code"/>
        <w:rPr>
          <w:highlight w:val="white"/>
        </w:rPr>
      </w:pPr>
      <w:r w:rsidRPr="00903DBA">
        <w:rPr>
          <w:highlight w:val="white"/>
        </w:rPr>
        <w:t xml:space="preserve">                       falseSet = new HashSet&lt;MiddleCode&gt;();</w:t>
      </w:r>
    </w:p>
    <w:p w14:paraId="52EAE3DD"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18346F5A" w14:textId="77777777" w:rsidR="005E5A36" w:rsidRPr="00903DBA" w:rsidRDefault="005E5A36" w:rsidP="005E5A36">
      <w:pPr>
        <w:pStyle w:val="Code"/>
        <w:rPr>
          <w:highlight w:val="white"/>
        </w:rPr>
      </w:pPr>
      <w:r w:rsidRPr="00903DBA">
        <w:rPr>
          <w:highlight w:val="white"/>
        </w:rPr>
        <w:t xml:space="preserve">      trueSet.Add(AddMiddleCode(longList, MiddleOperator.Carry));</w:t>
      </w:r>
    </w:p>
    <w:p w14:paraId="2EA08FE9" w14:textId="79CC0FCF" w:rsidR="005E5A36" w:rsidRPr="00903DBA" w:rsidRDefault="005E5A36" w:rsidP="005E5A36">
      <w:pPr>
        <w:pStyle w:val="Code"/>
        <w:rPr>
          <w:highlight w:val="white"/>
        </w:rPr>
      </w:pPr>
      <w:r w:rsidRPr="00903DBA">
        <w:rPr>
          <w:highlight w:val="white"/>
        </w:rPr>
        <w:t xml:space="preserve">      falseSet.Add(AddMiddleCode(longList, MiddleOperator.</w:t>
      </w:r>
      <w:r w:rsidR="00C0170C">
        <w:rPr>
          <w:highlight w:val="white"/>
        </w:rPr>
        <w:t>Jump</w:t>
      </w:r>
      <w:r w:rsidRPr="00903DBA">
        <w:rPr>
          <w:highlight w:val="white"/>
        </w:rPr>
        <w:t>));</w:t>
      </w:r>
    </w:p>
    <w:p w14:paraId="60BDAAAB" w14:textId="77777777" w:rsidR="005E5A36" w:rsidRPr="00903DBA" w:rsidRDefault="005E5A36" w:rsidP="005E5A36">
      <w:pPr>
        <w:pStyle w:val="Code"/>
        <w:rPr>
          <w:highlight w:val="white"/>
        </w:rPr>
      </w:pPr>
      <w:r w:rsidRPr="00903DBA">
        <w:rPr>
          <w:highlight w:val="white"/>
        </w:rPr>
        <w:t xml:space="preserve">      Symbol symbol = new Symbol(trueSet, falseSet);</w:t>
      </w:r>
    </w:p>
    <w:p w14:paraId="674957D5" w14:textId="77777777" w:rsidR="005E5A36" w:rsidRPr="00903DBA" w:rsidRDefault="005E5A36" w:rsidP="005E5A36">
      <w:pPr>
        <w:pStyle w:val="Code"/>
        <w:rPr>
          <w:highlight w:val="white"/>
        </w:rPr>
      </w:pPr>
      <w:r w:rsidRPr="00903DBA">
        <w:rPr>
          <w:highlight w:val="white"/>
        </w:rPr>
        <w:t xml:space="preserve">      return (new Expression(symbol, new List&lt;MiddleCode&gt;(), longList));</w:t>
      </w:r>
    </w:p>
    <w:p w14:paraId="03BB6DEF" w14:textId="77777777" w:rsidR="005E5A36" w:rsidRPr="00903DBA" w:rsidRDefault="005E5A36" w:rsidP="005E5A36">
      <w:pPr>
        <w:pStyle w:val="Code"/>
        <w:rPr>
          <w:highlight w:val="white"/>
        </w:rPr>
      </w:pPr>
      <w:r w:rsidRPr="00903DBA">
        <w:rPr>
          <w:highlight w:val="white"/>
        </w:rPr>
        <w:t xml:space="preserve">    }</w:t>
      </w:r>
    </w:p>
    <w:p w14:paraId="48751E59" w14:textId="77777777" w:rsidR="005E5A36" w:rsidRPr="00903DBA" w:rsidRDefault="005E5A36" w:rsidP="005E5A36">
      <w:pPr>
        <w:pStyle w:val="CodeHeader"/>
      </w:pPr>
      <w:r w:rsidRPr="00903DBA">
        <w:t>MiddleCodeGenerator.cs</w:t>
      </w:r>
    </w:p>
    <w:p w14:paraId="501A22D5" w14:textId="77777777" w:rsidR="005E5A36" w:rsidRPr="00903DBA" w:rsidRDefault="005E5A36" w:rsidP="005E5A36">
      <w:pPr>
        <w:pStyle w:val="Code"/>
        <w:rPr>
          <w:highlight w:val="white"/>
        </w:rPr>
      </w:pPr>
      <w:r w:rsidRPr="00903DBA">
        <w:rPr>
          <w:highlight w:val="white"/>
        </w:rPr>
        <w:t xml:space="preserve">    public static Expression StackTopExpression() {</w:t>
      </w:r>
    </w:p>
    <w:p w14:paraId="15B731CE" w14:textId="77777777" w:rsidR="005E5A36" w:rsidRPr="00903DBA" w:rsidRDefault="005E5A36" w:rsidP="005E5A36">
      <w:pPr>
        <w:pStyle w:val="Code"/>
        <w:rPr>
          <w:highlight w:val="white"/>
        </w:rPr>
      </w:pPr>
      <w:r w:rsidRPr="00903DBA">
        <w:rPr>
          <w:highlight w:val="white"/>
        </w:rPr>
        <w:t xml:space="preserve">      List&lt;MiddleCode&gt; longList = new List&lt;MiddleCode&gt;();</w:t>
      </w:r>
    </w:p>
    <w:p w14:paraId="2FFE58F2" w14:textId="77777777" w:rsidR="005E5A36" w:rsidRPr="00903DBA" w:rsidRDefault="005E5A36" w:rsidP="005E5A36">
      <w:pPr>
        <w:pStyle w:val="Code"/>
        <w:rPr>
          <w:highlight w:val="white"/>
        </w:rPr>
      </w:pPr>
      <w:r w:rsidRPr="00903DBA">
        <w:rPr>
          <w:highlight w:val="white"/>
        </w:rPr>
        <w:t xml:space="preserve">      Symbol symbol = new Symbol(new Type(Type.UnsignedCharType));</w:t>
      </w:r>
    </w:p>
    <w:p w14:paraId="4BA6FCBA" w14:textId="77777777" w:rsidR="005E5A36" w:rsidRPr="00903DBA" w:rsidRDefault="005E5A36" w:rsidP="005E5A36">
      <w:pPr>
        <w:pStyle w:val="Code"/>
        <w:rPr>
          <w:highlight w:val="white"/>
        </w:rPr>
      </w:pPr>
      <w:r w:rsidRPr="00903DBA">
        <w:rPr>
          <w:highlight w:val="white"/>
        </w:rPr>
        <w:t xml:space="preserve">      AddMiddleCode(longList, MiddleOperator.StackTop, symbol);</w:t>
      </w:r>
    </w:p>
    <w:p w14:paraId="603A49FA" w14:textId="77777777" w:rsidR="005E5A36" w:rsidRPr="00903DBA" w:rsidRDefault="005E5A36" w:rsidP="005E5A36">
      <w:pPr>
        <w:pStyle w:val="Code"/>
        <w:rPr>
          <w:highlight w:val="white"/>
        </w:rPr>
      </w:pPr>
      <w:r w:rsidRPr="00903DBA">
        <w:rPr>
          <w:highlight w:val="white"/>
        </w:rPr>
        <w:t xml:space="preserve">      return (new Expression(symbol, new List&lt;MiddleCode&gt;(), longList));</w:t>
      </w:r>
    </w:p>
    <w:p w14:paraId="3734F6EE" w14:textId="77777777" w:rsidR="005E5A36" w:rsidRPr="00C968FE" w:rsidRDefault="005E5A36" w:rsidP="005E5A36">
      <w:r w:rsidRPr="00903DBA">
        <w:rPr>
          <w:highlight w:val="white"/>
        </w:rPr>
        <w:t xml:space="preserve">    }</w:t>
      </w:r>
    </w:p>
    <w:p w14:paraId="05F1CCA6" w14:textId="77777777" w:rsidR="005E5A36" w:rsidRPr="00DC37F5" w:rsidRDefault="005E5A36" w:rsidP="005E5A36">
      <w:pPr>
        <w:pStyle w:val="Code"/>
      </w:pPr>
    </w:p>
    <w:p w14:paraId="3D1C8AC0" w14:textId="5E3F3CB9" w:rsidR="002A4B3E" w:rsidRPr="00903DBA" w:rsidRDefault="00B73D32" w:rsidP="003F62B8">
      <w:pPr>
        <w:pStyle w:val="Rubrik1"/>
      </w:pPr>
      <w:bookmarkStart w:id="215" w:name="_Ref58079178"/>
      <w:r w:rsidRPr="00903DBA">
        <w:lastRenderedPageBreak/>
        <w:t xml:space="preserve">Declaration </w:t>
      </w:r>
      <w:r w:rsidR="002A4B3E" w:rsidRPr="00903DBA">
        <w:t>Specifier</w:t>
      </w:r>
      <w:r w:rsidRPr="00903DBA">
        <w:t>s</w:t>
      </w:r>
      <w:r w:rsidR="003F62B8" w:rsidRPr="00903DBA">
        <w:t xml:space="preserve"> and Declarators</w:t>
      </w:r>
      <w:bookmarkEnd w:id="207"/>
      <w:bookmarkEnd w:id="208"/>
      <w:bookmarkEnd w:id="209"/>
      <w:bookmarkEnd w:id="210"/>
      <w:bookmarkEnd w:id="215"/>
    </w:p>
    <w:p w14:paraId="3D7EEB91" w14:textId="1C479DC4" w:rsidR="00F255BB" w:rsidRPr="00903DBA" w:rsidRDefault="00C957DB" w:rsidP="00F255BB">
      <w:pPr>
        <w:rPr>
          <w:color w:val="auto"/>
        </w:rPr>
      </w:pPr>
      <w:r w:rsidRPr="00903DBA">
        <w:t xml:space="preserve">A </w:t>
      </w:r>
      <w:r w:rsidR="00AA1323">
        <w:t>symbol</w:t>
      </w:r>
      <w:r w:rsidRPr="00903DBA">
        <w:t xml:space="preserve"> definition is made up by a </w:t>
      </w:r>
      <w:r w:rsidRPr="00903DBA">
        <w:rPr>
          <w:rStyle w:val="KeyWord0"/>
        </w:rPr>
        <w:t>specifier</w:t>
      </w:r>
      <w:r w:rsidRPr="00903DBA">
        <w:t xml:space="preserve"> and a </w:t>
      </w:r>
      <w:r w:rsidRPr="00903DBA">
        <w:rPr>
          <w:rStyle w:val="KeyWord0"/>
        </w:rPr>
        <w:t>declarator</w:t>
      </w:r>
      <w:r w:rsidRPr="00903DBA">
        <w:t xml:space="preserve">. </w:t>
      </w:r>
      <w:r w:rsidR="00F255BB" w:rsidRPr="00903DBA">
        <w:t xml:space="preserve">The </w:t>
      </w:r>
      <w:r w:rsidR="00F255BB" w:rsidRPr="00903DBA">
        <w:rPr>
          <w:rStyle w:val="KeyWord0"/>
        </w:rPr>
        <w:t>Mask</w:t>
      </w:r>
      <w:r w:rsidR="00F255BB" w:rsidRPr="00903DBA">
        <w:t xml:space="preserve"> class is used to distinguish between the different type </w:t>
      </w:r>
      <w:r w:rsidR="00DC5DF9" w:rsidRPr="00903DBA">
        <w:t>specifiers and</w:t>
      </w:r>
      <w:r w:rsidR="00F255BB" w:rsidRPr="00903DBA">
        <w:t xml:space="preserve"> </w:t>
      </w:r>
      <w:r w:rsidR="00B805AB" w:rsidRPr="00903DBA">
        <w:t xml:space="preserve">is </w:t>
      </w:r>
      <w:r w:rsidR="00F255BB" w:rsidRPr="00903DBA">
        <w:t xml:space="preserve">used by the </w:t>
      </w:r>
      <w:r w:rsidR="00F255BB" w:rsidRPr="00903DBA">
        <w:rPr>
          <w:rStyle w:val="KeyWord0"/>
        </w:rPr>
        <w:t>Specifier</w:t>
      </w:r>
      <w:r w:rsidR="00F255BB" w:rsidRPr="00903DBA">
        <w:t xml:space="preserve"> class below.</w:t>
      </w:r>
    </w:p>
    <w:p w14:paraId="2A23C6A9" w14:textId="7F2E4ADC" w:rsidR="002A4B3E" w:rsidRPr="00903DBA" w:rsidRDefault="002A4B3E" w:rsidP="002A4B3E">
      <w:pPr>
        <w:pStyle w:val="CodeHeader"/>
      </w:pPr>
      <w:r w:rsidRPr="00903DBA">
        <w:t>Mask.cs</w:t>
      </w:r>
    </w:p>
    <w:p w14:paraId="36A6D982" w14:textId="77777777" w:rsidR="00626D3B" w:rsidRPr="00903DBA" w:rsidRDefault="00626D3B" w:rsidP="00626D3B">
      <w:pPr>
        <w:pStyle w:val="Code"/>
        <w:rPr>
          <w:highlight w:val="white"/>
        </w:rPr>
      </w:pPr>
      <w:r w:rsidRPr="00903DBA">
        <w:rPr>
          <w:highlight w:val="white"/>
        </w:rPr>
        <w:t>namespace CCompiler {</w:t>
      </w:r>
    </w:p>
    <w:p w14:paraId="39F32605" w14:textId="77777777" w:rsidR="00626D3B" w:rsidRPr="00903DBA" w:rsidRDefault="00626D3B" w:rsidP="00626D3B">
      <w:pPr>
        <w:pStyle w:val="Code"/>
        <w:rPr>
          <w:highlight w:val="white"/>
        </w:rPr>
      </w:pPr>
      <w:r w:rsidRPr="00903DBA">
        <w:rPr>
          <w:highlight w:val="white"/>
        </w:rPr>
        <w:t xml:space="preserve">  public enum Mask {StorageMask = 0x0000FFF,</w:t>
      </w:r>
    </w:p>
    <w:p w14:paraId="400666D5" w14:textId="77777777" w:rsidR="00626D3B" w:rsidRPr="00903DBA" w:rsidRDefault="00626D3B" w:rsidP="00626D3B">
      <w:pPr>
        <w:pStyle w:val="Code"/>
        <w:rPr>
          <w:highlight w:val="white"/>
        </w:rPr>
      </w:pPr>
      <w:r w:rsidRPr="00903DBA">
        <w:rPr>
          <w:highlight w:val="white"/>
        </w:rPr>
        <w:t xml:space="preserve">                    Auto        = 0x0000010,</w:t>
      </w:r>
    </w:p>
    <w:p w14:paraId="50A3CB20" w14:textId="77777777" w:rsidR="00626D3B" w:rsidRPr="00903DBA" w:rsidRDefault="00626D3B" w:rsidP="00626D3B">
      <w:pPr>
        <w:pStyle w:val="Code"/>
        <w:rPr>
          <w:highlight w:val="white"/>
        </w:rPr>
      </w:pPr>
      <w:r w:rsidRPr="00903DBA">
        <w:rPr>
          <w:highlight w:val="white"/>
        </w:rPr>
        <w:t xml:space="preserve">                    Register    = 0x0000020,</w:t>
      </w:r>
    </w:p>
    <w:p w14:paraId="36B46AFC" w14:textId="77777777" w:rsidR="00626D3B" w:rsidRPr="00903DBA" w:rsidRDefault="00626D3B" w:rsidP="00626D3B">
      <w:pPr>
        <w:pStyle w:val="Code"/>
        <w:rPr>
          <w:highlight w:val="white"/>
        </w:rPr>
      </w:pPr>
      <w:r w:rsidRPr="00903DBA">
        <w:rPr>
          <w:highlight w:val="white"/>
        </w:rPr>
        <w:t xml:space="preserve">                    Static      = 0x0000040,</w:t>
      </w:r>
    </w:p>
    <w:p w14:paraId="42790FA7" w14:textId="77777777" w:rsidR="00626D3B" w:rsidRPr="00903DBA" w:rsidRDefault="00626D3B" w:rsidP="00626D3B">
      <w:pPr>
        <w:pStyle w:val="Code"/>
        <w:rPr>
          <w:highlight w:val="white"/>
        </w:rPr>
      </w:pPr>
      <w:r w:rsidRPr="00903DBA">
        <w:rPr>
          <w:highlight w:val="white"/>
        </w:rPr>
        <w:t xml:space="preserve">                    Extern      = 0x0000080,</w:t>
      </w:r>
    </w:p>
    <w:p w14:paraId="395A45CC" w14:textId="77777777" w:rsidR="00626D3B" w:rsidRPr="00903DBA" w:rsidRDefault="00626D3B" w:rsidP="00626D3B">
      <w:pPr>
        <w:pStyle w:val="Code"/>
        <w:rPr>
          <w:highlight w:val="white"/>
        </w:rPr>
      </w:pPr>
      <w:r w:rsidRPr="00903DBA">
        <w:rPr>
          <w:highlight w:val="white"/>
        </w:rPr>
        <w:t xml:space="preserve">                    Typedef     = 0x0000100,</w:t>
      </w:r>
    </w:p>
    <w:p w14:paraId="57346B90" w14:textId="77777777" w:rsidR="00626D3B" w:rsidRPr="00903DBA" w:rsidRDefault="00626D3B" w:rsidP="00626D3B">
      <w:pPr>
        <w:pStyle w:val="Code"/>
        <w:rPr>
          <w:highlight w:val="white"/>
        </w:rPr>
      </w:pPr>
    </w:p>
    <w:p w14:paraId="110F65F5" w14:textId="77777777" w:rsidR="00626D3B" w:rsidRPr="00903DBA" w:rsidRDefault="00626D3B" w:rsidP="00626D3B">
      <w:pPr>
        <w:pStyle w:val="Code"/>
        <w:rPr>
          <w:highlight w:val="white"/>
        </w:rPr>
      </w:pPr>
      <w:r w:rsidRPr="00903DBA">
        <w:rPr>
          <w:highlight w:val="white"/>
        </w:rPr>
        <w:t xml:space="preserve">                    QualifierMask = 0x000F000,</w:t>
      </w:r>
    </w:p>
    <w:p w14:paraId="16C71809" w14:textId="77777777" w:rsidR="00626D3B" w:rsidRPr="00903DBA" w:rsidRDefault="00626D3B" w:rsidP="00626D3B">
      <w:pPr>
        <w:pStyle w:val="Code"/>
        <w:rPr>
          <w:highlight w:val="white"/>
        </w:rPr>
      </w:pPr>
      <w:r w:rsidRPr="00903DBA">
        <w:rPr>
          <w:highlight w:val="white"/>
        </w:rPr>
        <w:t xml:space="preserve">                    Constant      = 0x0001000,</w:t>
      </w:r>
    </w:p>
    <w:p w14:paraId="6EF1D54D" w14:textId="77777777" w:rsidR="00626D3B" w:rsidRPr="00903DBA" w:rsidRDefault="00626D3B" w:rsidP="00626D3B">
      <w:pPr>
        <w:pStyle w:val="Code"/>
        <w:rPr>
          <w:highlight w:val="white"/>
        </w:rPr>
      </w:pPr>
      <w:r w:rsidRPr="00903DBA">
        <w:rPr>
          <w:highlight w:val="white"/>
        </w:rPr>
        <w:t xml:space="preserve">                    Volatile      = 0x0002000,</w:t>
      </w:r>
    </w:p>
    <w:p w14:paraId="4E90E87A" w14:textId="77777777" w:rsidR="00626D3B" w:rsidRPr="00903DBA" w:rsidRDefault="00626D3B" w:rsidP="00626D3B">
      <w:pPr>
        <w:pStyle w:val="Code"/>
        <w:rPr>
          <w:highlight w:val="white"/>
        </w:rPr>
      </w:pPr>
    </w:p>
    <w:p w14:paraId="283373C0" w14:textId="77777777" w:rsidR="00626D3B" w:rsidRPr="00903DBA" w:rsidRDefault="00626D3B" w:rsidP="00626D3B">
      <w:pPr>
        <w:pStyle w:val="Code"/>
        <w:rPr>
          <w:highlight w:val="white"/>
        </w:rPr>
      </w:pPr>
      <w:r w:rsidRPr="00903DBA">
        <w:rPr>
          <w:highlight w:val="white"/>
        </w:rPr>
        <w:t xml:space="preserve">                    SortMask  = 0xFFF0000,</w:t>
      </w:r>
    </w:p>
    <w:p w14:paraId="58EC6803" w14:textId="77777777" w:rsidR="00626D3B" w:rsidRPr="00903DBA" w:rsidRDefault="00626D3B" w:rsidP="00626D3B">
      <w:pPr>
        <w:pStyle w:val="Code"/>
        <w:rPr>
          <w:highlight w:val="white"/>
        </w:rPr>
      </w:pPr>
      <w:r w:rsidRPr="00903DBA">
        <w:rPr>
          <w:highlight w:val="white"/>
        </w:rPr>
        <w:t xml:space="preserve">                    Signed    = 0x0010000,</w:t>
      </w:r>
    </w:p>
    <w:p w14:paraId="005F1E13" w14:textId="77777777" w:rsidR="00626D3B" w:rsidRPr="00903DBA" w:rsidRDefault="00626D3B" w:rsidP="00626D3B">
      <w:pPr>
        <w:pStyle w:val="Code"/>
        <w:rPr>
          <w:highlight w:val="white"/>
        </w:rPr>
      </w:pPr>
      <w:r w:rsidRPr="00903DBA">
        <w:rPr>
          <w:highlight w:val="white"/>
        </w:rPr>
        <w:t xml:space="preserve">                    Unsigned  = 0x0020000,</w:t>
      </w:r>
    </w:p>
    <w:p w14:paraId="5C11705B" w14:textId="77777777" w:rsidR="00626D3B" w:rsidRPr="00903DBA" w:rsidRDefault="00626D3B" w:rsidP="00626D3B">
      <w:pPr>
        <w:pStyle w:val="Code"/>
        <w:rPr>
          <w:highlight w:val="white"/>
        </w:rPr>
      </w:pPr>
      <w:r w:rsidRPr="00903DBA">
        <w:rPr>
          <w:highlight w:val="white"/>
        </w:rPr>
        <w:t xml:space="preserve">                    Char      = 0x0040000,</w:t>
      </w:r>
    </w:p>
    <w:p w14:paraId="24102868" w14:textId="77777777" w:rsidR="00626D3B" w:rsidRPr="00903DBA" w:rsidRDefault="00626D3B" w:rsidP="00626D3B">
      <w:pPr>
        <w:pStyle w:val="Code"/>
        <w:rPr>
          <w:highlight w:val="white"/>
        </w:rPr>
      </w:pPr>
      <w:r w:rsidRPr="00903DBA">
        <w:rPr>
          <w:highlight w:val="white"/>
        </w:rPr>
        <w:t xml:space="preserve">                    Short     = 0x0100000,</w:t>
      </w:r>
    </w:p>
    <w:p w14:paraId="1AEADB60" w14:textId="77777777" w:rsidR="00626D3B" w:rsidRPr="00903DBA" w:rsidRDefault="00626D3B" w:rsidP="00626D3B">
      <w:pPr>
        <w:pStyle w:val="Code"/>
        <w:rPr>
          <w:highlight w:val="white"/>
        </w:rPr>
      </w:pPr>
      <w:r w:rsidRPr="00903DBA">
        <w:rPr>
          <w:highlight w:val="white"/>
        </w:rPr>
        <w:t xml:space="preserve">                    Int       = 0x0200000,</w:t>
      </w:r>
    </w:p>
    <w:p w14:paraId="3EEEB131" w14:textId="77777777" w:rsidR="00626D3B" w:rsidRPr="00903DBA" w:rsidRDefault="00626D3B" w:rsidP="00626D3B">
      <w:pPr>
        <w:pStyle w:val="Code"/>
        <w:rPr>
          <w:highlight w:val="white"/>
        </w:rPr>
      </w:pPr>
      <w:r w:rsidRPr="00903DBA">
        <w:rPr>
          <w:highlight w:val="white"/>
        </w:rPr>
        <w:t xml:space="preserve">                    Long      = 0x0400000,</w:t>
      </w:r>
    </w:p>
    <w:p w14:paraId="66106AEF" w14:textId="77777777" w:rsidR="00626D3B" w:rsidRPr="00903DBA" w:rsidRDefault="00626D3B" w:rsidP="00626D3B">
      <w:pPr>
        <w:pStyle w:val="Code"/>
        <w:rPr>
          <w:highlight w:val="white"/>
        </w:rPr>
      </w:pPr>
      <w:r w:rsidRPr="00903DBA">
        <w:rPr>
          <w:highlight w:val="white"/>
        </w:rPr>
        <w:t xml:space="preserve">                    Float     = 0x0800000,</w:t>
      </w:r>
    </w:p>
    <w:p w14:paraId="1EE32D44" w14:textId="77777777" w:rsidR="00626D3B" w:rsidRPr="00903DBA" w:rsidRDefault="00626D3B" w:rsidP="00626D3B">
      <w:pPr>
        <w:pStyle w:val="Code"/>
        <w:rPr>
          <w:highlight w:val="white"/>
        </w:rPr>
      </w:pPr>
      <w:r w:rsidRPr="00903DBA">
        <w:rPr>
          <w:highlight w:val="white"/>
        </w:rPr>
        <w:t xml:space="preserve">                    Double    = 0x1000000,</w:t>
      </w:r>
    </w:p>
    <w:p w14:paraId="0C4C4666" w14:textId="77777777" w:rsidR="00626D3B" w:rsidRPr="00903DBA" w:rsidRDefault="00626D3B" w:rsidP="00626D3B">
      <w:pPr>
        <w:pStyle w:val="Code"/>
        <w:rPr>
          <w:highlight w:val="white"/>
        </w:rPr>
      </w:pPr>
      <w:r w:rsidRPr="00903DBA">
        <w:rPr>
          <w:highlight w:val="white"/>
        </w:rPr>
        <w:t xml:space="preserve">                    Void      = 0x2000000,</w:t>
      </w:r>
    </w:p>
    <w:p w14:paraId="65356F79" w14:textId="45BE5B74" w:rsidR="00626D3B" w:rsidRPr="00903DBA" w:rsidRDefault="00C957DB" w:rsidP="00C957DB">
      <w:pPr>
        <w:rPr>
          <w:highlight w:val="white"/>
        </w:rPr>
      </w:pPr>
      <w:r w:rsidRPr="00903DBA">
        <w:rPr>
          <w:highlight w:val="white"/>
        </w:rPr>
        <w:t>We use the bitwise or operator to mask together simply mask to compound masks.</w:t>
      </w:r>
    </w:p>
    <w:p w14:paraId="4E026C8B" w14:textId="77777777" w:rsidR="00626D3B" w:rsidRPr="00903DBA" w:rsidRDefault="00626D3B" w:rsidP="00626D3B">
      <w:pPr>
        <w:pStyle w:val="Code"/>
        <w:rPr>
          <w:highlight w:val="white"/>
        </w:rPr>
      </w:pPr>
      <w:r w:rsidRPr="00903DBA">
        <w:rPr>
          <w:highlight w:val="white"/>
        </w:rPr>
        <w:t xml:space="preserve">                    SignedChar = Signed | Char,</w:t>
      </w:r>
    </w:p>
    <w:p w14:paraId="4E0AE670" w14:textId="77777777" w:rsidR="00626D3B" w:rsidRPr="00903DBA" w:rsidRDefault="00626D3B" w:rsidP="00626D3B">
      <w:pPr>
        <w:pStyle w:val="Code"/>
        <w:rPr>
          <w:highlight w:val="white"/>
        </w:rPr>
      </w:pPr>
      <w:r w:rsidRPr="00903DBA">
        <w:rPr>
          <w:highlight w:val="white"/>
        </w:rPr>
        <w:t xml:space="preserve">                    UnsignedChar = Unsigned |  Char,</w:t>
      </w:r>
    </w:p>
    <w:p w14:paraId="13373DA4" w14:textId="77777777" w:rsidR="00626D3B" w:rsidRPr="00903DBA" w:rsidRDefault="00626D3B" w:rsidP="00626D3B">
      <w:pPr>
        <w:pStyle w:val="Code"/>
        <w:rPr>
          <w:highlight w:val="white"/>
        </w:rPr>
      </w:pPr>
      <w:r w:rsidRPr="00903DBA">
        <w:rPr>
          <w:highlight w:val="white"/>
        </w:rPr>
        <w:t xml:space="preserve">                    ShortInt = Short |  Int,</w:t>
      </w:r>
    </w:p>
    <w:p w14:paraId="49448615" w14:textId="77777777" w:rsidR="00626D3B" w:rsidRPr="00903DBA" w:rsidRDefault="00626D3B" w:rsidP="00626D3B">
      <w:pPr>
        <w:pStyle w:val="Code"/>
        <w:rPr>
          <w:highlight w:val="white"/>
        </w:rPr>
      </w:pPr>
      <w:r w:rsidRPr="00903DBA">
        <w:rPr>
          <w:highlight w:val="white"/>
        </w:rPr>
        <w:t xml:space="preserve">                    SignedShort = Signed |  Short,</w:t>
      </w:r>
    </w:p>
    <w:p w14:paraId="64D8B4BC" w14:textId="77777777" w:rsidR="00626D3B" w:rsidRPr="00903DBA" w:rsidRDefault="00626D3B" w:rsidP="00626D3B">
      <w:pPr>
        <w:pStyle w:val="Code"/>
        <w:rPr>
          <w:highlight w:val="white"/>
        </w:rPr>
      </w:pPr>
      <w:r w:rsidRPr="00903DBA">
        <w:rPr>
          <w:highlight w:val="white"/>
        </w:rPr>
        <w:t xml:space="preserve">                    SignedShortInt = Signed |  Short |  Int,</w:t>
      </w:r>
    </w:p>
    <w:p w14:paraId="689A79B8" w14:textId="77777777" w:rsidR="00626D3B" w:rsidRPr="00903DBA" w:rsidRDefault="00626D3B" w:rsidP="00626D3B">
      <w:pPr>
        <w:pStyle w:val="Code"/>
        <w:rPr>
          <w:highlight w:val="white"/>
        </w:rPr>
      </w:pPr>
      <w:r w:rsidRPr="00903DBA">
        <w:rPr>
          <w:highlight w:val="white"/>
        </w:rPr>
        <w:t xml:space="preserve">                    UnsignedShort = Unsigned |  Short,</w:t>
      </w:r>
    </w:p>
    <w:p w14:paraId="093C777E" w14:textId="77777777" w:rsidR="00626D3B" w:rsidRPr="00903DBA" w:rsidRDefault="00626D3B" w:rsidP="00626D3B">
      <w:pPr>
        <w:pStyle w:val="Code"/>
        <w:rPr>
          <w:highlight w:val="white"/>
        </w:rPr>
      </w:pPr>
      <w:r w:rsidRPr="00903DBA">
        <w:rPr>
          <w:highlight w:val="white"/>
        </w:rPr>
        <w:t xml:space="preserve">                    UnsignedShortInt = Unsigned |  Short |  Int,</w:t>
      </w:r>
    </w:p>
    <w:p w14:paraId="6FC0C29C" w14:textId="77777777" w:rsidR="00626D3B" w:rsidRPr="00903DBA" w:rsidRDefault="00626D3B" w:rsidP="00626D3B">
      <w:pPr>
        <w:pStyle w:val="Code"/>
        <w:rPr>
          <w:highlight w:val="white"/>
        </w:rPr>
      </w:pPr>
      <w:r w:rsidRPr="00903DBA">
        <w:rPr>
          <w:highlight w:val="white"/>
        </w:rPr>
        <w:t xml:space="preserve">                    SignedInt = Signed |  Int,</w:t>
      </w:r>
    </w:p>
    <w:p w14:paraId="50F6D075" w14:textId="77777777" w:rsidR="00626D3B" w:rsidRPr="00903DBA" w:rsidRDefault="00626D3B" w:rsidP="00626D3B">
      <w:pPr>
        <w:pStyle w:val="Code"/>
        <w:rPr>
          <w:highlight w:val="white"/>
        </w:rPr>
      </w:pPr>
      <w:r w:rsidRPr="00903DBA">
        <w:rPr>
          <w:highlight w:val="white"/>
        </w:rPr>
        <w:t xml:space="preserve">                    UnsignedInt = Unsigned |  Int,</w:t>
      </w:r>
    </w:p>
    <w:p w14:paraId="27A80706" w14:textId="77777777" w:rsidR="00626D3B" w:rsidRPr="00903DBA" w:rsidRDefault="00626D3B" w:rsidP="00626D3B">
      <w:pPr>
        <w:pStyle w:val="Code"/>
        <w:rPr>
          <w:highlight w:val="white"/>
        </w:rPr>
      </w:pPr>
      <w:r w:rsidRPr="00903DBA">
        <w:rPr>
          <w:highlight w:val="white"/>
        </w:rPr>
        <w:t xml:space="preserve">                    LongInt = Long |  Int,</w:t>
      </w:r>
    </w:p>
    <w:p w14:paraId="742247F2" w14:textId="77777777" w:rsidR="00626D3B" w:rsidRPr="00903DBA" w:rsidRDefault="00626D3B" w:rsidP="00626D3B">
      <w:pPr>
        <w:pStyle w:val="Code"/>
        <w:rPr>
          <w:highlight w:val="white"/>
        </w:rPr>
      </w:pPr>
      <w:r w:rsidRPr="00903DBA">
        <w:rPr>
          <w:highlight w:val="white"/>
        </w:rPr>
        <w:t xml:space="preserve">                    SignedLong = Signed |  Long,</w:t>
      </w:r>
    </w:p>
    <w:p w14:paraId="622EF5CA" w14:textId="77777777" w:rsidR="00626D3B" w:rsidRPr="00903DBA" w:rsidRDefault="00626D3B" w:rsidP="00626D3B">
      <w:pPr>
        <w:pStyle w:val="Code"/>
        <w:rPr>
          <w:highlight w:val="white"/>
        </w:rPr>
      </w:pPr>
      <w:r w:rsidRPr="00903DBA">
        <w:rPr>
          <w:highlight w:val="white"/>
        </w:rPr>
        <w:t xml:space="preserve">                    SignedLongInt = Signed |  Long |  Int,</w:t>
      </w:r>
    </w:p>
    <w:p w14:paraId="3E982F5C" w14:textId="77777777" w:rsidR="00626D3B" w:rsidRPr="00903DBA" w:rsidRDefault="00626D3B" w:rsidP="00626D3B">
      <w:pPr>
        <w:pStyle w:val="Code"/>
        <w:rPr>
          <w:highlight w:val="white"/>
        </w:rPr>
      </w:pPr>
      <w:r w:rsidRPr="00903DBA">
        <w:rPr>
          <w:highlight w:val="white"/>
        </w:rPr>
        <w:t xml:space="preserve">                    UnsignedLong = Unsigned |  Long,</w:t>
      </w:r>
    </w:p>
    <w:p w14:paraId="6F5DA241" w14:textId="77777777" w:rsidR="00626D3B" w:rsidRPr="00903DBA" w:rsidRDefault="00626D3B" w:rsidP="00626D3B">
      <w:pPr>
        <w:pStyle w:val="Code"/>
        <w:rPr>
          <w:highlight w:val="white"/>
        </w:rPr>
      </w:pPr>
      <w:r w:rsidRPr="00903DBA">
        <w:rPr>
          <w:highlight w:val="white"/>
        </w:rPr>
        <w:t xml:space="preserve">                    UnsignedLongInt = Unsigned |  Long |  Int,</w:t>
      </w:r>
    </w:p>
    <w:p w14:paraId="76267C8A" w14:textId="77777777" w:rsidR="00626D3B" w:rsidRPr="00903DBA" w:rsidRDefault="00626D3B" w:rsidP="00626D3B">
      <w:pPr>
        <w:pStyle w:val="Code"/>
        <w:rPr>
          <w:highlight w:val="white"/>
        </w:rPr>
      </w:pPr>
      <w:r w:rsidRPr="00903DBA">
        <w:rPr>
          <w:highlight w:val="white"/>
        </w:rPr>
        <w:t xml:space="preserve">                    LongDouble = Long |  Double};</w:t>
      </w:r>
    </w:p>
    <w:p w14:paraId="2DFAE3B7" w14:textId="7FFD77FA" w:rsidR="002A4B3E" w:rsidRPr="00903DBA" w:rsidRDefault="00626D3B" w:rsidP="00626D3B">
      <w:pPr>
        <w:pStyle w:val="Code"/>
      </w:pPr>
      <w:r w:rsidRPr="00903DBA">
        <w:rPr>
          <w:highlight w:val="white"/>
        </w:rPr>
        <w:t>}</w:t>
      </w:r>
    </w:p>
    <w:p w14:paraId="39F0BFE3" w14:textId="4A15723B" w:rsidR="00095E9A" w:rsidRPr="00903DBA" w:rsidRDefault="00095E9A" w:rsidP="00095E9A">
      <w:pPr>
        <w:rPr>
          <w:color w:val="auto"/>
        </w:rPr>
      </w:pPr>
      <w:r w:rsidRPr="00903DBA">
        <w:t xml:space="preserve">The </w:t>
      </w:r>
      <w:r w:rsidRPr="00903DBA">
        <w:rPr>
          <w:rStyle w:val="KeyWord0"/>
        </w:rPr>
        <w:t>Specifier</w:t>
      </w:r>
      <w:r w:rsidRPr="00903DBA">
        <w:t xml:space="preserve"> class is used to generate the type specified by a list of specifiers. </w:t>
      </w:r>
      <w:r w:rsidR="001B4C35" w:rsidRPr="00903DBA">
        <w:t>The declaration specifiers are made up by keywords or struct, union, or enumeration declarations.</w:t>
      </w:r>
    </w:p>
    <w:p w14:paraId="70280331" w14:textId="617D4F23" w:rsidR="00626D3B" w:rsidRPr="00903DBA" w:rsidRDefault="006B225B" w:rsidP="006B225B">
      <w:pPr>
        <w:pStyle w:val="CodeHeader"/>
      </w:pPr>
      <w:r w:rsidRPr="00903DBA">
        <w:t>Specifier.cs</w:t>
      </w:r>
    </w:p>
    <w:p w14:paraId="10542080" w14:textId="77777777" w:rsidR="00F72370" w:rsidRPr="00903DBA" w:rsidRDefault="00F72370" w:rsidP="00297092">
      <w:pPr>
        <w:pStyle w:val="Code"/>
        <w:rPr>
          <w:highlight w:val="white"/>
        </w:rPr>
      </w:pPr>
      <w:r w:rsidRPr="00903DBA">
        <w:rPr>
          <w:highlight w:val="white"/>
        </w:rPr>
        <w:t>using System;</w:t>
      </w:r>
    </w:p>
    <w:p w14:paraId="066F7D7C" w14:textId="77777777" w:rsidR="00F72370" w:rsidRPr="00903DBA" w:rsidRDefault="00F72370" w:rsidP="00297092">
      <w:pPr>
        <w:pStyle w:val="Code"/>
        <w:rPr>
          <w:highlight w:val="white"/>
        </w:rPr>
      </w:pPr>
      <w:r w:rsidRPr="00903DBA">
        <w:rPr>
          <w:highlight w:val="white"/>
        </w:rPr>
        <w:t>using System.Text;</w:t>
      </w:r>
    </w:p>
    <w:p w14:paraId="7E2DAD40" w14:textId="77777777" w:rsidR="00F72370" w:rsidRPr="00903DBA" w:rsidRDefault="00F72370" w:rsidP="00297092">
      <w:pPr>
        <w:pStyle w:val="Code"/>
        <w:rPr>
          <w:highlight w:val="white"/>
        </w:rPr>
      </w:pPr>
      <w:r w:rsidRPr="00903DBA">
        <w:rPr>
          <w:highlight w:val="white"/>
        </w:rPr>
        <w:t>using System.Collections.Generic;</w:t>
      </w:r>
    </w:p>
    <w:p w14:paraId="395C5AB9" w14:textId="77777777" w:rsidR="00F72370" w:rsidRPr="00903DBA" w:rsidRDefault="00F72370" w:rsidP="00297092">
      <w:pPr>
        <w:pStyle w:val="Code"/>
        <w:rPr>
          <w:highlight w:val="white"/>
        </w:rPr>
      </w:pPr>
    </w:p>
    <w:p w14:paraId="27114965" w14:textId="77777777" w:rsidR="00F72370" w:rsidRPr="00903DBA" w:rsidRDefault="00F72370" w:rsidP="00297092">
      <w:pPr>
        <w:pStyle w:val="Code"/>
        <w:rPr>
          <w:highlight w:val="white"/>
        </w:rPr>
      </w:pPr>
      <w:r w:rsidRPr="00903DBA">
        <w:rPr>
          <w:highlight w:val="white"/>
        </w:rPr>
        <w:lastRenderedPageBreak/>
        <w:t>namespace CCompiler {</w:t>
      </w:r>
    </w:p>
    <w:p w14:paraId="5D396787" w14:textId="77777777" w:rsidR="00F72370" w:rsidRPr="00903DBA" w:rsidRDefault="00F72370" w:rsidP="00297092">
      <w:pPr>
        <w:pStyle w:val="Code"/>
        <w:rPr>
          <w:highlight w:val="white"/>
        </w:rPr>
      </w:pPr>
      <w:r w:rsidRPr="00903DBA">
        <w:rPr>
          <w:highlight w:val="white"/>
        </w:rPr>
        <w:t xml:space="preserve">  public class Specifier {</w:t>
      </w:r>
    </w:p>
    <w:p w14:paraId="19A30FFC" w14:textId="77777777" w:rsidR="00F72370" w:rsidRPr="00903DBA" w:rsidRDefault="00F72370" w:rsidP="00F72370">
      <w:pPr>
        <w:rPr>
          <w:highlight w:val="white"/>
        </w:rPr>
      </w:pPr>
      <w:r w:rsidRPr="00903DBA">
        <w:rPr>
          <w:highlight w:val="white"/>
        </w:rPr>
        <w:t xml:space="preserve">The specifier decides the storage and type of the symbol, it also decide whether the symbol has external linkage. </w:t>
      </w:r>
    </w:p>
    <w:p w14:paraId="7E459CF3" w14:textId="77777777" w:rsidR="00F72370" w:rsidRPr="00903DBA" w:rsidRDefault="00F72370" w:rsidP="00297092">
      <w:pPr>
        <w:pStyle w:val="Code"/>
        <w:rPr>
          <w:highlight w:val="white"/>
        </w:rPr>
      </w:pPr>
      <w:r w:rsidRPr="00903DBA">
        <w:rPr>
          <w:highlight w:val="white"/>
        </w:rPr>
        <w:t xml:space="preserve">    private bool m_externalLinkage;</w:t>
      </w:r>
    </w:p>
    <w:p w14:paraId="4FA32098" w14:textId="77777777" w:rsidR="00F72370" w:rsidRPr="00903DBA" w:rsidRDefault="00F72370" w:rsidP="00297092">
      <w:pPr>
        <w:pStyle w:val="Code"/>
        <w:rPr>
          <w:highlight w:val="white"/>
        </w:rPr>
      </w:pPr>
      <w:r w:rsidRPr="00903DBA">
        <w:rPr>
          <w:highlight w:val="white"/>
        </w:rPr>
        <w:t xml:space="preserve">    private Storage? m_storage;</w:t>
      </w:r>
    </w:p>
    <w:p w14:paraId="40264D0C" w14:textId="77777777" w:rsidR="00F72370" w:rsidRPr="00903DBA" w:rsidRDefault="00F72370" w:rsidP="00297092">
      <w:pPr>
        <w:pStyle w:val="Code"/>
        <w:rPr>
          <w:highlight w:val="white"/>
        </w:rPr>
      </w:pPr>
      <w:r w:rsidRPr="00903DBA">
        <w:rPr>
          <w:highlight w:val="white"/>
        </w:rPr>
        <w:t xml:space="preserve">    private Type m_type;</w:t>
      </w:r>
    </w:p>
    <w:p w14:paraId="5A8BBB34" w14:textId="17A3DD42" w:rsidR="002F395A" w:rsidRPr="00903DBA" w:rsidRDefault="002F395A" w:rsidP="002F395A">
      <w:pPr>
        <w:rPr>
          <w:highlight w:val="white"/>
        </w:rPr>
      </w:pPr>
      <w:r w:rsidRPr="00903DBA">
        <w:rPr>
          <w:highlight w:val="white"/>
        </w:rPr>
        <w:t xml:space="preserve">The </w:t>
      </w:r>
      <w:r w:rsidR="009F0B56" w:rsidRPr="009F0B56">
        <w:rPr>
          <w:rStyle w:val="KeyWord0"/>
          <w:highlight w:val="white"/>
        </w:rPr>
        <w:t>m_maskToSortMap</w:t>
      </w:r>
      <w:r w:rsidRPr="00903DBA">
        <w:rPr>
          <w:highlight w:val="white"/>
        </w:rPr>
        <w:t xml:space="preserve"> map maps the </w:t>
      </w:r>
      <w:r w:rsidR="00455B6C" w:rsidRPr="00903DBA">
        <w:rPr>
          <w:highlight w:val="white"/>
        </w:rPr>
        <w:t xml:space="preserve">masks of the </w:t>
      </w:r>
      <w:r w:rsidR="00455B6C" w:rsidRPr="00903DBA">
        <w:rPr>
          <w:rStyle w:val="KeyWord0"/>
          <w:highlight w:val="white"/>
        </w:rPr>
        <w:t>Mask</w:t>
      </w:r>
      <w:r w:rsidR="00455B6C" w:rsidRPr="00903DBA">
        <w:rPr>
          <w:highlight w:val="white"/>
        </w:rPr>
        <w:t xml:space="preserve"> </w:t>
      </w:r>
      <w:r w:rsidR="008D70F3" w:rsidRPr="00903DBA">
        <w:rPr>
          <w:highlight w:val="white"/>
        </w:rPr>
        <w:t>enumeration</w:t>
      </w:r>
      <w:r w:rsidR="00455B6C" w:rsidRPr="00903DBA">
        <w:rPr>
          <w:highlight w:val="white"/>
        </w:rPr>
        <w:t xml:space="preserve"> to </w:t>
      </w:r>
      <w:r w:rsidR="00814514" w:rsidRPr="00903DBA">
        <w:rPr>
          <w:highlight w:val="white"/>
        </w:rPr>
        <w:t xml:space="preserve">the </w:t>
      </w:r>
      <w:r w:rsidR="00455B6C" w:rsidRPr="00903DBA">
        <w:rPr>
          <w:highlight w:val="white"/>
        </w:rPr>
        <w:t xml:space="preserve">types of the </w:t>
      </w:r>
      <w:r w:rsidR="00455B6C" w:rsidRPr="00903DBA">
        <w:rPr>
          <w:rStyle w:val="KeyWord0"/>
          <w:highlight w:val="white"/>
        </w:rPr>
        <w:t>Sort</w:t>
      </w:r>
      <w:r w:rsidR="00455B6C" w:rsidRPr="00903DBA">
        <w:rPr>
          <w:highlight w:val="white"/>
        </w:rPr>
        <w:t xml:space="preserve"> </w:t>
      </w:r>
      <w:r w:rsidR="008D70F3" w:rsidRPr="00903DBA">
        <w:rPr>
          <w:highlight w:val="white"/>
        </w:rPr>
        <w:t>enumeration</w:t>
      </w:r>
      <w:r w:rsidR="00455B6C" w:rsidRPr="00903DBA">
        <w:rPr>
          <w:highlight w:val="white"/>
        </w:rPr>
        <w:t>.</w:t>
      </w:r>
      <w:r w:rsidR="00C74683" w:rsidRPr="00903DBA">
        <w:rPr>
          <w:highlight w:val="white"/>
        </w:rPr>
        <w:t xml:space="preserve"> However, the masks are represented by unsigned integer </w:t>
      </w:r>
      <w:r w:rsidR="007A4A29" w:rsidRPr="00903DBA">
        <w:rPr>
          <w:highlight w:val="white"/>
        </w:rPr>
        <w:t>values since</w:t>
      </w:r>
      <w:r w:rsidR="00C74683" w:rsidRPr="00903DBA">
        <w:rPr>
          <w:highlight w:val="white"/>
        </w:rPr>
        <w:t xml:space="preserve"> we use </w:t>
      </w:r>
      <w:r w:rsidR="006771AA" w:rsidRPr="00903DBA">
        <w:rPr>
          <w:highlight w:val="white"/>
        </w:rPr>
        <w:t>u</w:t>
      </w:r>
      <w:r w:rsidR="00280BC0" w:rsidRPr="00903DBA">
        <w:rPr>
          <w:highlight w:val="white"/>
        </w:rPr>
        <w:t>n</w:t>
      </w:r>
      <w:r w:rsidR="006771AA" w:rsidRPr="00903DBA">
        <w:rPr>
          <w:highlight w:val="white"/>
        </w:rPr>
        <w:t xml:space="preserve">signed integer values to mask the keywords of the </w:t>
      </w:r>
      <w:r w:rsidR="00280BC0" w:rsidRPr="00903DBA">
        <w:rPr>
          <w:highlight w:val="white"/>
        </w:rPr>
        <w:t xml:space="preserve">declaration specifiers in the </w:t>
      </w:r>
      <w:r w:rsidR="00280BC0" w:rsidRPr="00903DBA">
        <w:rPr>
          <w:rStyle w:val="KeyWord0"/>
          <w:highlight w:val="white"/>
        </w:rPr>
        <w:t>SpecifierList</w:t>
      </w:r>
      <w:r w:rsidR="00280BC0" w:rsidRPr="00903DBA">
        <w:rPr>
          <w:highlight w:val="white"/>
        </w:rPr>
        <w:t xml:space="preserve"> method below.</w:t>
      </w:r>
    </w:p>
    <w:p w14:paraId="35EB61A5" w14:textId="77777777" w:rsidR="00297092" w:rsidRPr="00903DBA" w:rsidRDefault="00297092" w:rsidP="002F4EEE">
      <w:pPr>
        <w:pStyle w:val="Code"/>
        <w:rPr>
          <w:highlight w:val="white"/>
        </w:rPr>
      </w:pPr>
      <w:r w:rsidRPr="00903DBA">
        <w:rPr>
          <w:highlight w:val="white"/>
        </w:rPr>
        <w:t xml:space="preserve">    private static IDictionary&lt;int, Sort&gt; m_maskToSortMap =</w:t>
      </w:r>
    </w:p>
    <w:p w14:paraId="220DBFB3" w14:textId="6468B9BD" w:rsidR="00297092" w:rsidRPr="00903DBA" w:rsidRDefault="00297092" w:rsidP="002F4EEE">
      <w:pPr>
        <w:pStyle w:val="Code"/>
        <w:rPr>
          <w:highlight w:val="white"/>
        </w:rPr>
      </w:pPr>
      <w:r w:rsidRPr="00903DBA">
        <w:rPr>
          <w:highlight w:val="white"/>
        </w:rPr>
        <w:t xml:space="preserve">      new Dictionary&lt;int, Sort&gt;() {</w:t>
      </w:r>
    </w:p>
    <w:p w14:paraId="047FF7D1" w14:textId="77777777" w:rsidR="00297092" w:rsidRPr="00903DBA" w:rsidRDefault="00297092" w:rsidP="002F4EEE">
      <w:pPr>
        <w:pStyle w:val="Code"/>
        <w:rPr>
          <w:highlight w:val="white"/>
        </w:rPr>
      </w:pPr>
      <w:r w:rsidRPr="00903DBA">
        <w:rPr>
          <w:highlight w:val="white"/>
        </w:rPr>
        <w:t xml:space="preserve">        {(int) Mask.Void, Sort.Void},</w:t>
      </w:r>
    </w:p>
    <w:p w14:paraId="3C52D2D6" w14:textId="70B56C4C" w:rsidR="00297092" w:rsidRPr="00903DBA" w:rsidRDefault="00297092" w:rsidP="002F4EEE">
      <w:pPr>
        <w:pStyle w:val="Code"/>
        <w:rPr>
          <w:highlight w:val="white"/>
        </w:rPr>
      </w:pPr>
      <w:r w:rsidRPr="00903DBA">
        <w:rPr>
          <w:highlight w:val="white"/>
        </w:rPr>
        <w:t xml:space="preserve">        {(int) Mask.Char, Sort.</w:t>
      </w:r>
      <w:r w:rsidR="005D4E81" w:rsidRPr="00903DBA">
        <w:rPr>
          <w:highlight w:val="white"/>
        </w:rPr>
        <w:t>SignedChar</w:t>
      </w:r>
      <w:r w:rsidRPr="00903DBA">
        <w:rPr>
          <w:highlight w:val="white"/>
        </w:rPr>
        <w:t>},</w:t>
      </w:r>
    </w:p>
    <w:p w14:paraId="506F2146" w14:textId="14CB019B" w:rsidR="00297092" w:rsidRPr="00903DBA" w:rsidRDefault="00297092" w:rsidP="002F4EEE">
      <w:pPr>
        <w:pStyle w:val="Code"/>
        <w:rPr>
          <w:highlight w:val="white"/>
        </w:rPr>
      </w:pPr>
      <w:r w:rsidRPr="00903DBA">
        <w:rPr>
          <w:highlight w:val="white"/>
        </w:rPr>
        <w:t xml:space="preserve">        {(int) Mask.SignedChar, Sort.</w:t>
      </w:r>
      <w:r w:rsidR="005D4E81" w:rsidRPr="00903DBA">
        <w:rPr>
          <w:highlight w:val="white"/>
        </w:rPr>
        <w:t>SignedChar</w:t>
      </w:r>
      <w:r w:rsidRPr="00903DBA">
        <w:rPr>
          <w:highlight w:val="white"/>
        </w:rPr>
        <w:t>},</w:t>
      </w:r>
    </w:p>
    <w:p w14:paraId="525C69D9" w14:textId="23E11C9F" w:rsidR="00297092" w:rsidRPr="00903DBA" w:rsidRDefault="00297092" w:rsidP="002F4EEE">
      <w:pPr>
        <w:pStyle w:val="Code"/>
        <w:rPr>
          <w:highlight w:val="white"/>
        </w:rPr>
      </w:pPr>
      <w:r w:rsidRPr="00903DBA">
        <w:rPr>
          <w:highlight w:val="white"/>
        </w:rPr>
        <w:t xml:space="preserve">        {(int) Mask.UnsignedChar, Sort.</w:t>
      </w:r>
      <w:r w:rsidR="005D4E81" w:rsidRPr="00903DBA">
        <w:rPr>
          <w:highlight w:val="white"/>
        </w:rPr>
        <w:t>UnsignedChar</w:t>
      </w:r>
      <w:r w:rsidRPr="00903DBA">
        <w:rPr>
          <w:highlight w:val="white"/>
        </w:rPr>
        <w:t>},</w:t>
      </w:r>
    </w:p>
    <w:p w14:paraId="3E55877E" w14:textId="671C751E" w:rsidR="00297092" w:rsidRPr="00903DBA" w:rsidRDefault="00297092" w:rsidP="002F4EEE">
      <w:pPr>
        <w:pStyle w:val="Code"/>
        <w:rPr>
          <w:highlight w:val="white"/>
        </w:rPr>
      </w:pPr>
      <w:r w:rsidRPr="00903DBA">
        <w:rPr>
          <w:highlight w:val="white"/>
        </w:rPr>
        <w:t xml:space="preserve">        {(int) Mask.Short, Sort.</w:t>
      </w:r>
      <w:r w:rsidR="005D4E81" w:rsidRPr="00903DBA">
        <w:rPr>
          <w:highlight w:val="white"/>
        </w:rPr>
        <w:t>SignedShortInt</w:t>
      </w:r>
      <w:r w:rsidRPr="00903DBA">
        <w:rPr>
          <w:highlight w:val="white"/>
        </w:rPr>
        <w:t>},</w:t>
      </w:r>
    </w:p>
    <w:p w14:paraId="723BC88F" w14:textId="499D5289" w:rsidR="00297092" w:rsidRPr="00903DBA" w:rsidRDefault="00297092" w:rsidP="002F4EEE">
      <w:pPr>
        <w:pStyle w:val="Code"/>
        <w:rPr>
          <w:highlight w:val="white"/>
        </w:rPr>
      </w:pPr>
      <w:r w:rsidRPr="00903DBA">
        <w:rPr>
          <w:highlight w:val="white"/>
        </w:rPr>
        <w:t xml:space="preserve">        {(int) Mask.ShortInt, Sort.</w:t>
      </w:r>
      <w:r w:rsidR="005D4E81" w:rsidRPr="00903DBA">
        <w:rPr>
          <w:highlight w:val="white"/>
        </w:rPr>
        <w:t>SignedShortInt</w:t>
      </w:r>
      <w:r w:rsidRPr="00903DBA">
        <w:rPr>
          <w:highlight w:val="white"/>
        </w:rPr>
        <w:t>},</w:t>
      </w:r>
    </w:p>
    <w:p w14:paraId="7A8A0357" w14:textId="095B2120" w:rsidR="00297092" w:rsidRPr="00903DBA" w:rsidRDefault="00297092" w:rsidP="002F4EEE">
      <w:pPr>
        <w:pStyle w:val="Code"/>
        <w:rPr>
          <w:highlight w:val="white"/>
        </w:rPr>
      </w:pPr>
      <w:r w:rsidRPr="00903DBA">
        <w:rPr>
          <w:highlight w:val="white"/>
        </w:rPr>
        <w:t xml:space="preserve">        {(int) Mask.SignedShort, Sort.</w:t>
      </w:r>
      <w:r w:rsidR="005D4E81" w:rsidRPr="00903DBA">
        <w:rPr>
          <w:highlight w:val="white"/>
        </w:rPr>
        <w:t>SignedShortInt</w:t>
      </w:r>
      <w:r w:rsidRPr="00903DBA">
        <w:rPr>
          <w:highlight w:val="white"/>
        </w:rPr>
        <w:t>},</w:t>
      </w:r>
    </w:p>
    <w:p w14:paraId="1BAF284E" w14:textId="41CF6E73" w:rsidR="00297092" w:rsidRPr="00903DBA" w:rsidRDefault="00297092" w:rsidP="002F4EEE">
      <w:pPr>
        <w:pStyle w:val="Code"/>
        <w:rPr>
          <w:highlight w:val="white"/>
        </w:rPr>
      </w:pPr>
      <w:r w:rsidRPr="00903DBA">
        <w:rPr>
          <w:highlight w:val="white"/>
        </w:rPr>
        <w:t xml:space="preserve">        {(int) Mask.SignedShortInt, Sort.</w:t>
      </w:r>
      <w:r w:rsidR="005D4E81" w:rsidRPr="00903DBA">
        <w:rPr>
          <w:highlight w:val="white"/>
        </w:rPr>
        <w:t>SignedShortInt</w:t>
      </w:r>
      <w:r w:rsidRPr="00903DBA">
        <w:rPr>
          <w:highlight w:val="white"/>
        </w:rPr>
        <w:t>},</w:t>
      </w:r>
    </w:p>
    <w:p w14:paraId="29A9EA04" w14:textId="505DF2A6" w:rsidR="00297092" w:rsidRPr="00903DBA" w:rsidRDefault="00297092" w:rsidP="002F4EEE">
      <w:pPr>
        <w:pStyle w:val="Code"/>
        <w:rPr>
          <w:highlight w:val="white"/>
        </w:rPr>
      </w:pPr>
      <w:r w:rsidRPr="00903DBA">
        <w:rPr>
          <w:highlight w:val="white"/>
        </w:rPr>
        <w:t xml:space="preserve">        {(int) Mask.UnsignedShort, Sort.</w:t>
      </w:r>
      <w:r w:rsidR="005D4E81" w:rsidRPr="00903DBA">
        <w:rPr>
          <w:highlight w:val="white"/>
        </w:rPr>
        <w:t>UnsignedShortInt</w:t>
      </w:r>
      <w:r w:rsidRPr="00903DBA">
        <w:rPr>
          <w:highlight w:val="white"/>
        </w:rPr>
        <w:t>},</w:t>
      </w:r>
    </w:p>
    <w:p w14:paraId="76835F56" w14:textId="1753D426" w:rsidR="00297092" w:rsidRPr="00903DBA" w:rsidRDefault="00297092" w:rsidP="002F4EEE">
      <w:pPr>
        <w:pStyle w:val="Code"/>
        <w:rPr>
          <w:highlight w:val="white"/>
        </w:rPr>
      </w:pPr>
      <w:r w:rsidRPr="00903DBA">
        <w:rPr>
          <w:highlight w:val="white"/>
        </w:rPr>
        <w:t xml:space="preserve">        {(int) Mask.UnsignedShortInt, Sort.</w:t>
      </w:r>
      <w:r w:rsidR="005D4E81" w:rsidRPr="00903DBA">
        <w:rPr>
          <w:highlight w:val="white"/>
        </w:rPr>
        <w:t>UnsignedShortInt</w:t>
      </w:r>
      <w:r w:rsidRPr="00903DBA">
        <w:rPr>
          <w:highlight w:val="white"/>
        </w:rPr>
        <w:t>},</w:t>
      </w:r>
    </w:p>
    <w:p w14:paraId="28ED55D0" w14:textId="70747C95" w:rsidR="00297092" w:rsidRPr="00903DBA" w:rsidRDefault="00297092" w:rsidP="002F4EEE">
      <w:pPr>
        <w:pStyle w:val="Code"/>
        <w:rPr>
          <w:highlight w:val="white"/>
        </w:rPr>
      </w:pPr>
      <w:r w:rsidRPr="00903DBA">
        <w:rPr>
          <w:highlight w:val="white"/>
        </w:rPr>
        <w:t xml:space="preserve">        {(int) Mask.Int, Sort.</w:t>
      </w:r>
      <w:r w:rsidR="005D4E81" w:rsidRPr="00903DBA">
        <w:rPr>
          <w:highlight w:val="white"/>
        </w:rPr>
        <w:t>SignedInt</w:t>
      </w:r>
      <w:r w:rsidRPr="00903DBA">
        <w:rPr>
          <w:highlight w:val="white"/>
        </w:rPr>
        <w:t>},</w:t>
      </w:r>
    </w:p>
    <w:p w14:paraId="3401D1DF" w14:textId="01B0CDED" w:rsidR="00297092" w:rsidRPr="00903DBA" w:rsidRDefault="00297092" w:rsidP="002F4EEE">
      <w:pPr>
        <w:pStyle w:val="Code"/>
        <w:rPr>
          <w:highlight w:val="white"/>
        </w:rPr>
      </w:pPr>
      <w:r w:rsidRPr="00903DBA">
        <w:rPr>
          <w:highlight w:val="white"/>
        </w:rPr>
        <w:t xml:space="preserve">        {(int) Mask.Signed, Sort.</w:t>
      </w:r>
      <w:r w:rsidR="005D4E81" w:rsidRPr="00903DBA">
        <w:rPr>
          <w:highlight w:val="white"/>
        </w:rPr>
        <w:t>SignedInt</w:t>
      </w:r>
      <w:r w:rsidRPr="00903DBA">
        <w:rPr>
          <w:highlight w:val="white"/>
        </w:rPr>
        <w:t>},</w:t>
      </w:r>
    </w:p>
    <w:p w14:paraId="44DD3286" w14:textId="72EF1E15" w:rsidR="00297092" w:rsidRPr="00903DBA" w:rsidRDefault="00297092" w:rsidP="002F4EEE">
      <w:pPr>
        <w:pStyle w:val="Code"/>
        <w:rPr>
          <w:highlight w:val="white"/>
        </w:rPr>
      </w:pPr>
      <w:r w:rsidRPr="00903DBA">
        <w:rPr>
          <w:highlight w:val="white"/>
        </w:rPr>
        <w:t xml:space="preserve">        {(int) Mask.SignedInt, Sort.</w:t>
      </w:r>
      <w:r w:rsidR="005D4E81" w:rsidRPr="00903DBA">
        <w:rPr>
          <w:highlight w:val="white"/>
        </w:rPr>
        <w:t>SignedInt</w:t>
      </w:r>
      <w:r w:rsidRPr="00903DBA">
        <w:rPr>
          <w:highlight w:val="white"/>
        </w:rPr>
        <w:t>},</w:t>
      </w:r>
    </w:p>
    <w:p w14:paraId="74E828B3" w14:textId="07FC9CF5" w:rsidR="00297092" w:rsidRPr="00903DBA" w:rsidRDefault="00297092" w:rsidP="002F4EEE">
      <w:pPr>
        <w:pStyle w:val="Code"/>
        <w:rPr>
          <w:highlight w:val="white"/>
        </w:rPr>
      </w:pPr>
      <w:r w:rsidRPr="00903DBA">
        <w:rPr>
          <w:highlight w:val="white"/>
        </w:rPr>
        <w:t xml:space="preserve">        {(int) Mask.Unsigned, Sort.</w:t>
      </w:r>
      <w:r w:rsidR="005D4E81" w:rsidRPr="00903DBA">
        <w:rPr>
          <w:highlight w:val="white"/>
        </w:rPr>
        <w:t>UnsignedInt</w:t>
      </w:r>
      <w:r w:rsidRPr="00903DBA">
        <w:rPr>
          <w:highlight w:val="white"/>
        </w:rPr>
        <w:t>},</w:t>
      </w:r>
    </w:p>
    <w:p w14:paraId="096E5C0F" w14:textId="1981DEFE" w:rsidR="00297092" w:rsidRPr="00903DBA" w:rsidRDefault="00297092" w:rsidP="002F4EEE">
      <w:pPr>
        <w:pStyle w:val="Code"/>
        <w:rPr>
          <w:highlight w:val="white"/>
        </w:rPr>
      </w:pPr>
      <w:r w:rsidRPr="00903DBA">
        <w:rPr>
          <w:highlight w:val="white"/>
        </w:rPr>
        <w:t xml:space="preserve">        {(int) Mask.UnsignedInt, Sort.</w:t>
      </w:r>
      <w:r w:rsidR="005D4E81" w:rsidRPr="00903DBA">
        <w:rPr>
          <w:highlight w:val="white"/>
        </w:rPr>
        <w:t>UnsignedInt</w:t>
      </w:r>
      <w:r w:rsidRPr="00903DBA">
        <w:rPr>
          <w:highlight w:val="white"/>
        </w:rPr>
        <w:t>},</w:t>
      </w:r>
    </w:p>
    <w:p w14:paraId="69CE56D5" w14:textId="7C129749" w:rsidR="00297092" w:rsidRPr="00903DBA" w:rsidRDefault="00297092" w:rsidP="002F4EEE">
      <w:pPr>
        <w:pStyle w:val="Code"/>
        <w:rPr>
          <w:highlight w:val="white"/>
        </w:rPr>
      </w:pPr>
      <w:r w:rsidRPr="00903DBA">
        <w:rPr>
          <w:highlight w:val="white"/>
        </w:rPr>
        <w:t xml:space="preserve">        {(int) Mask.Long, Sort.</w:t>
      </w:r>
      <w:r w:rsidR="005D4E81" w:rsidRPr="00903DBA">
        <w:rPr>
          <w:highlight w:val="white"/>
        </w:rPr>
        <w:t>SignedLongInt</w:t>
      </w:r>
      <w:r w:rsidRPr="00903DBA">
        <w:rPr>
          <w:highlight w:val="white"/>
        </w:rPr>
        <w:t>},</w:t>
      </w:r>
    </w:p>
    <w:p w14:paraId="2BE609BD" w14:textId="4D1E2EEC" w:rsidR="00297092" w:rsidRPr="00903DBA" w:rsidRDefault="00297092" w:rsidP="002F4EEE">
      <w:pPr>
        <w:pStyle w:val="Code"/>
        <w:rPr>
          <w:highlight w:val="white"/>
        </w:rPr>
      </w:pPr>
      <w:r w:rsidRPr="00903DBA">
        <w:rPr>
          <w:highlight w:val="white"/>
        </w:rPr>
        <w:t xml:space="preserve">        {(int) Mask.LongInt, Sort.</w:t>
      </w:r>
      <w:r w:rsidR="005D4E81" w:rsidRPr="00903DBA">
        <w:rPr>
          <w:highlight w:val="white"/>
        </w:rPr>
        <w:t>SignedLongInt</w:t>
      </w:r>
      <w:r w:rsidRPr="00903DBA">
        <w:rPr>
          <w:highlight w:val="white"/>
        </w:rPr>
        <w:t>},</w:t>
      </w:r>
    </w:p>
    <w:p w14:paraId="331061C4" w14:textId="4B81662D" w:rsidR="00297092" w:rsidRPr="00903DBA" w:rsidRDefault="00297092" w:rsidP="002F4EEE">
      <w:pPr>
        <w:pStyle w:val="Code"/>
        <w:rPr>
          <w:highlight w:val="white"/>
        </w:rPr>
      </w:pPr>
      <w:r w:rsidRPr="00903DBA">
        <w:rPr>
          <w:highlight w:val="white"/>
        </w:rPr>
        <w:t xml:space="preserve">        {(int) Mask.SignedLong, Sort.</w:t>
      </w:r>
      <w:r w:rsidR="005D4E81" w:rsidRPr="00903DBA">
        <w:rPr>
          <w:highlight w:val="white"/>
        </w:rPr>
        <w:t>SignedLongInt</w:t>
      </w:r>
      <w:r w:rsidRPr="00903DBA">
        <w:rPr>
          <w:highlight w:val="white"/>
        </w:rPr>
        <w:t>},</w:t>
      </w:r>
    </w:p>
    <w:p w14:paraId="16836855" w14:textId="45448A20" w:rsidR="00297092" w:rsidRPr="00903DBA" w:rsidRDefault="00297092" w:rsidP="002F4EEE">
      <w:pPr>
        <w:pStyle w:val="Code"/>
        <w:rPr>
          <w:highlight w:val="white"/>
        </w:rPr>
      </w:pPr>
      <w:r w:rsidRPr="00903DBA">
        <w:rPr>
          <w:highlight w:val="white"/>
        </w:rPr>
        <w:t xml:space="preserve">        {(int) Mask.SignedLongInt, Sort.</w:t>
      </w:r>
      <w:r w:rsidR="005D4E81" w:rsidRPr="00903DBA">
        <w:rPr>
          <w:highlight w:val="white"/>
        </w:rPr>
        <w:t>SignedLongInt</w:t>
      </w:r>
      <w:r w:rsidRPr="00903DBA">
        <w:rPr>
          <w:highlight w:val="white"/>
        </w:rPr>
        <w:t>},</w:t>
      </w:r>
    </w:p>
    <w:p w14:paraId="4A464D56" w14:textId="645CA0EF" w:rsidR="00297092" w:rsidRPr="00903DBA" w:rsidRDefault="00297092" w:rsidP="002F4EEE">
      <w:pPr>
        <w:pStyle w:val="Code"/>
        <w:rPr>
          <w:highlight w:val="white"/>
        </w:rPr>
      </w:pPr>
      <w:r w:rsidRPr="00903DBA">
        <w:rPr>
          <w:highlight w:val="white"/>
        </w:rPr>
        <w:t xml:space="preserve">        {(int) Mask.UnsignedLong, Sort.</w:t>
      </w:r>
      <w:r w:rsidR="005D4E81" w:rsidRPr="00903DBA">
        <w:rPr>
          <w:highlight w:val="white"/>
        </w:rPr>
        <w:t>UnsignedLongInt</w:t>
      </w:r>
      <w:r w:rsidRPr="00903DBA">
        <w:rPr>
          <w:highlight w:val="white"/>
        </w:rPr>
        <w:t>},</w:t>
      </w:r>
    </w:p>
    <w:p w14:paraId="0611A886" w14:textId="479E42C1" w:rsidR="00297092" w:rsidRPr="00903DBA" w:rsidRDefault="00297092" w:rsidP="002F4EEE">
      <w:pPr>
        <w:pStyle w:val="Code"/>
        <w:rPr>
          <w:highlight w:val="white"/>
        </w:rPr>
      </w:pPr>
      <w:r w:rsidRPr="00903DBA">
        <w:rPr>
          <w:highlight w:val="white"/>
        </w:rPr>
        <w:t xml:space="preserve">        {(int) Mask.UnsignedLongInt, Sort.</w:t>
      </w:r>
      <w:r w:rsidR="005D4E81" w:rsidRPr="00903DBA">
        <w:rPr>
          <w:highlight w:val="white"/>
        </w:rPr>
        <w:t>UnsignedLongInt</w:t>
      </w:r>
      <w:r w:rsidRPr="00903DBA">
        <w:rPr>
          <w:highlight w:val="white"/>
        </w:rPr>
        <w:t>},</w:t>
      </w:r>
    </w:p>
    <w:p w14:paraId="6E7ACCB5" w14:textId="77777777" w:rsidR="00297092" w:rsidRPr="00903DBA" w:rsidRDefault="00297092" w:rsidP="002F4EEE">
      <w:pPr>
        <w:pStyle w:val="Code"/>
        <w:rPr>
          <w:highlight w:val="white"/>
        </w:rPr>
      </w:pPr>
      <w:r w:rsidRPr="00903DBA">
        <w:rPr>
          <w:highlight w:val="white"/>
        </w:rPr>
        <w:t xml:space="preserve">        {(int) Mask.Float, Sort.Float},</w:t>
      </w:r>
    </w:p>
    <w:p w14:paraId="780C2626" w14:textId="77777777" w:rsidR="00297092" w:rsidRPr="00903DBA" w:rsidRDefault="00297092" w:rsidP="002F4EEE">
      <w:pPr>
        <w:pStyle w:val="Code"/>
        <w:rPr>
          <w:highlight w:val="white"/>
        </w:rPr>
      </w:pPr>
      <w:r w:rsidRPr="00903DBA">
        <w:rPr>
          <w:highlight w:val="white"/>
        </w:rPr>
        <w:t xml:space="preserve">        {(int) Mask.Double, Sort.Double},</w:t>
      </w:r>
    </w:p>
    <w:p w14:paraId="05207D50" w14:textId="68E85789" w:rsidR="00297092" w:rsidRPr="00903DBA" w:rsidRDefault="00297092" w:rsidP="002F4EEE">
      <w:pPr>
        <w:pStyle w:val="Code"/>
        <w:rPr>
          <w:highlight w:val="white"/>
        </w:rPr>
      </w:pPr>
      <w:r w:rsidRPr="00903DBA">
        <w:rPr>
          <w:highlight w:val="white"/>
        </w:rPr>
        <w:t xml:space="preserve">        {(int) Mask.LongDouble, Sort.</w:t>
      </w:r>
      <w:r w:rsidR="001220BA" w:rsidRPr="00903DBA">
        <w:rPr>
          <w:highlight w:val="white"/>
        </w:rPr>
        <w:t>LongDouble</w:t>
      </w:r>
      <w:r w:rsidRPr="00903DBA">
        <w:rPr>
          <w:highlight w:val="white"/>
        </w:rPr>
        <w:t>}</w:t>
      </w:r>
    </w:p>
    <w:p w14:paraId="4A742321" w14:textId="77777777" w:rsidR="00297092" w:rsidRPr="00903DBA" w:rsidRDefault="00297092" w:rsidP="002F4EEE">
      <w:pPr>
        <w:pStyle w:val="Code"/>
        <w:rPr>
          <w:highlight w:val="white"/>
        </w:rPr>
      </w:pPr>
      <w:r w:rsidRPr="00903DBA">
        <w:rPr>
          <w:highlight w:val="white"/>
        </w:rPr>
        <w:t xml:space="preserve">      };</w:t>
      </w:r>
    </w:p>
    <w:p w14:paraId="039AE310" w14:textId="7EE71896" w:rsidR="006B225B" w:rsidRPr="00903DBA" w:rsidRDefault="00280BC0" w:rsidP="00A97B02">
      <w:pPr>
        <w:rPr>
          <w:color w:val="auto"/>
        </w:rPr>
      </w:pPr>
      <w:r w:rsidRPr="00903DBA">
        <w:t>A specifier is made up by the external linkage, storage, and type.</w:t>
      </w:r>
    </w:p>
    <w:p w14:paraId="436070E1" w14:textId="77777777" w:rsidR="00EC65DE" w:rsidRPr="00903DBA" w:rsidRDefault="00EC65DE" w:rsidP="00EC65DE">
      <w:pPr>
        <w:pStyle w:val="Code"/>
        <w:rPr>
          <w:highlight w:val="white"/>
        </w:rPr>
      </w:pPr>
      <w:r w:rsidRPr="00903DBA">
        <w:rPr>
          <w:highlight w:val="white"/>
        </w:rPr>
        <w:t xml:space="preserve">    public Specifier(bool externalLinkage, Storage? storage, Type type) {</w:t>
      </w:r>
    </w:p>
    <w:p w14:paraId="65D736B6" w14:textId="77777777" w:rsidR="00EC65DE" w:rsidRPr="00903DBA" w:rsidRDefault="00EC65DE" w:rsidP="00EC65DE">
      <w:pPr>
        <w:pStyle w:val="Code"/>
        <w:rPr>
          <w:highlight w:val="white"/>
        </w:rPr>
      </w:pPr>
      <w:r w:rsidRPr="00903DBA">
        <w:rPr>
          <w:highlight w:val="white"/>
        </w:rPr>
        <w:t xml:space="preserve">      m_externalLinkage = externalLinkage;</w:t>
      </w:r>
    </w:p>
    <w:p w14:paraId="0C5ACF31" w14:textId="77777777" w:rsidR="00EC65DE" w:rsidRPr="00903DBA" w:rsidRDefault="00EC65DE" w:rsidP="00EC65DE">
      <w:pPr>
        <w:pStyle w:val="Code"/>
        <w:rPr>
          <w:highlight w:val="white"/>
        </w:rPr>
      </w:pPr>
      <w:r w:rsidRPr="00903DBA">
        <w:rPr>
          <w:highlight w:val="white"/>
        </w:rPr>
        <w:t xml:space="preserve">      m_storage = storage;</w:t>
      </w:r>
    </w:p>
    <w:p w14:paraId="12CB53EF" w14:textId="77777777" w:rsidR="00EC65DE" w:rsidRPr="00903DBA" w:rsidRDefault="00EC65DE" w:rsidP="00EC65DE">
      <w:pPr>
        <w:pStyle w:val="Code"/>
        <w:rPr>
          <w:highlight w:val="white"/>
        </w:rPr>
      </w:pPr>
      <w:r w:rsidRPr="00903DBA">
        <w:rPr>
          <w:highlight w:val="white"/>
        </w:rPr>
        <w:t xml:space="preserve">      m_type = type;</w:t>
      </w:r>
    </w:p>
    <w:p w14:paraId="1D5FB618" w14:textId="77777777" w:rsidR="00EC65DE" w:rsidRPr="00903DBA" w:rsidRDefault="00EC65DE" w:rsidP="00EC65DE">
      <w:pPr>
        <w:pStyle w:val="Code"/>
        <w:rPr>
          <w:highlight w:val="white"/>
        </w:rPr>
      </w:pPr>
      <w:r w:rsidRPr="00903DBA">
        <w:rPr>
          <w:highlight w:val="white"/>
        </w:rPr>
        <w:t xml:space="preserve">    }</w:t>
      </w:r>
    </w:p>
    <w:p w14:paraId="7BD96805" w14:textId="77777777" w:rsidR="00EC65DE" w:rsidRPr="00903DBA" w:rsidRDefault="00EC65DE" w:rsidP="00EC65DE">
      <w:pPr>
        <w:pStyle w:val="Code"/>
        <w:rPr>
          <w:highlight w:val="white"/>
        </w:rPr>
      </w:pPr>
    </w:p>
    <w:p w14:paraId="5E787596" w14:textId="77777777" w:rsidR="00EC65DE" w:rsidRPr="00903DBA" w:rsidRDefault="00EC65DE" w:rsidP="00EC65DE">
      <w:pPr>
        <w:pStyle w:val="Code"/>
        <w:rPr>
          <w:highlight w:val="white"/>
        </w:rPr>
      </w:pPr>
      <w:r w:rsidRPr="00903DBA">
        <w:rPr>
          <w:highlight w:val="white"/>
        </w:rPr>
        <w:t xml:space="preserve">    public bool ExternalLinkage {</w:t>
      </w:r>
    </w:p>
    <w:p w14:paraId="4E43D960" w14:textId="77777777" w:rsidR="00EC65DE" w:rsidRPr="00903DBA" w:rsidRDefault="00EC65DE" w:rsidP="00EC65DE">
      <w:pPr>
        <w:pStyle w:val="Code"/>
        <w:rPr>
          <w:highlight w:val="white"/>
        </w:rPr>
      </w:pPr>
      <w:r w:rsidRPr="00903DBA">
        <w:rPr>
          <w:highlight w:val="white"/>
        </w:rPr>
        <w:t xml:space="preserve">      get { return m_externalLinkage; }</w:t>
      </w:r>
    </w:p>
    <w:p w14:paraId="1BF72892" w14:textId="77777777" w:rsidR="00EC65DE" w:rsidRPr="00903DBA" w:rsidRDefault="00EC65DE" w:rsidP="00EC65DE">
      <w:pPr>
        <w:pStyle w:val="Code"/>
        <w:rPr>
          <w:highlight w:val="white"/>
        </w:rPr>
      </w:pPr>
      <w:r w:rsidRPr="00903DBA">
        <w:rPr>
          <w:highlight w:val="white"/>
        </w:rPr>
        <w:t xml:space="preserve">    }</w:t>
      </w:r>
    </w:p>
    <w:p w14:paraId="73DC23B5" w14:textId="77777777" w:rsidR="00EC65DE" w:rsidRPr="00903DBA" w:rsidRDefault="00EC65DE" w:rsidP="00247DD6">
      <w:pPr>
        <w:pStyle w:val="Code"/>
        <w:rPr>
          <w:highlight w:val="white"/>
        </w:rPr>
      </w:pPr>
      <w:r w:rsidRPr="00903DBA">
        <w:rPr>
          <w:highlight w:val="white"/>
        </w:rPr>
        <w:t xml:space="preserve"> </w:t>
      </w:r>
    </w:p>
    <w:p w14:paraId="75D55D96" w14:textId="77777777" w:rsidR="00247DD6" w:rsidRPr="00903DBA" w:rsidRDefault="00247DD6" w:rsidP="00247DD6">
      <w:pPr>
        <w:pStyle w:val="Code"/>
        <w:rPr>
          <w:highlight w:val="white"/>
        </w:rPr>
      </w:pPr>
      <w:bookmarkStart w:id="216" w:name="_Ref417813097"/>
      <w:r w:rsidRPr="00903DBA">
        <w:rPr>
          <w:highlight w:val="white"/>
        </w:rPr>
        <w:t xml:space="preserve">    public Storage Storage {</w:t>
      </w:r>
    </w:p>
    <w:p w14:paraId="15743264" w14:textId="77777777" w:rsidR="00247DD6" w:rsidRPr="00903DBA" w:rsidRDefault="00247DD6" w:rsidP="00247DD6">
      <w:pPr>
        <w:pStyle w:val="Code"/>
        <w:rPr>
          <w:highlight w:val="white"/>
        </w:rPr>
      </w:pPr>
      <w:r w:rsidRPr="00903DBA">
        <w:rPr>
          <w:highlight w:val="white"/>
        </w:rPr>
        <w:t xml:space="preserve">      get { Assert.ErrorXXX(m_storage != null);</w:t>
      </w:r>
    </w:p>
    <w:p w14:paraId="25BDD336" w14:textId="77777777" w:rsidR="00247DD6" w:rsidRPr="00903DBA" w:rsidRDefault="00247DD6" w:rsidP="00247DD6">
      <w:pPr>
        <w:pStyle w:val="Code"/>
        <w:rPr>
          <w:highlight w:val="white"/>
        </w:rPr>
      </w:pPr>
      <w:r w:rsidRPr="00903DBA">
        <w:rPr>
          <w:highlight w:val="white"/>
        </w:rPr>
        <w:t xml:space="preserve">            return m_storage.Value; }</w:t>
      </w:r>
    </w:p>
    <w:p w14:paraId="7E5C90E3" w14:textId="77777777" w:rsidR="00247DD6" w:rsidRPr="00903DBA" w:rsidRDefault="00247DD6" w:rsidP="00247DD6">
      <w:pPr>
        <w:pStyle w:val="Code"/>
        <w:rPr>
          <w:highlight w:val="white"/>
        </w:rPr>
      </w:pPr>
      <w:r w:rsidRPr="00903DBA">
        <w:rPr>
          <w:highlight w:val="white"/>
        </w:rPr>
        <w:t xml:space="preserve">    }</w:t>
      </w:r>
    </w:p>
    <w:p w14:paraId="51DE49AB" w14:textId="77777777" w:rsidR="00EC65DE" w:rsidRPr="00903DBA" w:rsidRDefault="00EC65DE" w:rsidP="00247DD6">
      <w:pPr>
        <w:pStyle w:val="Code"/>
        <w:rPr>
          <w:highlight w:val="white"/>
        </w:rPr>
      </w:pPr>
      <w:r w:rsidRPr="00903DBA">
        <w:rPr>
          <w:highlight w:val="white"/>
        </w:rPr>
        <w:lastRenderedPageBreak/>
        <w:t xml:space="preserve"> </w:t>
      </w:r>
    </w:p>
    <w:p w14:paraId="57BD02B5" w14:textId="77777777" w:rsidR="00EC65DE" w:rsidRPr="00903DBA" w:rsidRDefault="00EC65DE" w:rsidP="00EC65DE">
      <w:pPr>
        <w:pStyle w:val="Code"/>
        <w:rPr>
          <w:highlight w:val="white"/>
        </w:rPr>
      </w:pPr>
      <w:r w:rsidRPr="00903DBA">
        <w:rPr>
          <w:highlight w:val="white"/>
        </w:rPr>
        <w:t xml:space="preserve">    public Type Type {</w:t>
      </w:r>
    </w:p>
    <w:p w14:paraId="091DAE94" w14:textId="77777777" w:rsidR="00EC65DE" w:rsidRPr="00903DBA" w:rsidRDefault="00EC65DE" w:rsidP="00EC65DE">
      <w:pPr>
        <w:pStyle w:val="Code"/>
        <w:rPr>
          <w:highlight w:val="white"/>
        </w:rPr>
      </w:pPr>
      <w:r w:rsidRPr="00903DBA">
        <w:rPr>
          <w:highlight w:val="white"/>
        </w:rPr>
        <w:t xml:space="preserve">      get { return m_type; }</w:t>
      </w:r>
    </w:p>
    <w:p w14:paraId="52BF088E" w14:textId="77777777" w:rsidR="00EC65DE" w:rsidRPr="00903DBA" w:rsidRDefault="00EC65DE" w:rsidP="00EC65DE">
      <w:pPr>
        <w:pStyle w:val="Code"/>
        <w:rPr>
          <w:highlight w:val="white"/>
        </w:rPr>
      </w:pPr>
      <w:r w:rsidRPr="00903DBA">
        <w:rPr>
          <w:highlight w:val="white"/>
        </w:rPr>
        <w:t xml:space="preserve">    }</w:t>
      </w:r>
    </w:p>
    <w:p w14:paraId="05B8108C" w14:textId="3AA87921" w:rsidR="00EC65DE" w:rsidRPr="00903DBA" w:rsidRDefault="00E31760" w:rsidP="00E31760">
      <w:pPr>
        <w:rPr>
          <w:highlight w:val="white"/>
        </w:rPr>
      </w:pPr>
      <w:r w:rsidRPr="00903DBA">
        <w:rPr>
          <w:highlight w:val="white"/>
        </w:rPr>
        <w:t>The</w:t>
      </w:r>
      <w:r w:rsidR="00370A66" w:rsidRPr="00903DBA">
        <w:rPr>
          <w:highlight w:val="white"/>
        </w:rPr>
        <w:t xml:space="preserve"> static</w:t>
      </w:r>
      <w:r w:rsidRPr="00903DBA">
        <w:rPr>
          <w:highlight w:val="white"/>
        </w:rPr>
        <w:t xml:space="preserve"> </w:t>
      </w:r>
      <w:r w:rsidRPr="00903DBA">
        <w:rPr>
          <w:rStyle w:val="KeyWord0"/>
          <w:highlight w:val="white"/>
        </w:rPr>
        <w:t>SpecifierList</w:t>
      </w:r>
      <w:r w:rsidRPr="00903DBA">
        <w:rPr>
          <w:highlight w:val="white"/>
        </w:rPr>
        <w:t xml:space="preserve"> method</w:t>
      </w:r>
      <w:r w:rsidR="00A06B47" w:rsidRPr="00903DBA">
        <w:rPr>
          <w:highlight w:val="white"/>
        </w:rPr>
        <w:t xml:space="preserve"> </w:t>
      </w:r>
      <w:r w:rsidR="00370A66" w:rsidRPr="00903DBA">
        <w:rPr>
          <w:highlight w:val="white"/>
        </w:rPr>
        <w:t>takes a list of declaration specifiers and returns a Specifier object, holding the storage, type, and external linkage of the symbol.</w:t>
      </w:r>
    </w:p>
    <w:p w14:paraId="015F7FFD" w14:textId="77777777" w:rsidR="00EC65DE" w:rsidRPr="00903DBA" w:rsidRDefault="00EC65DE" w:rsidP="00EC65DE">
      <w:pPr>
        <w:pStyle w:val="Code"/>
        <w:rPr>
          <w:highlight w:val="white"/>
        </w:rPr>
      </w:pPr>
      <w:r w:rsidRPr="00903DBA">
        <w:rPr>
          <w:highlight w:val="white"/>
        </w:rPr>
        <w:t xml:space="preserve">    public static Specifier SpecifierList(List&lt;object&gt; specifierList) {</w:t>
      </w:r>
    </w:p>
    <w:p w14:paraId="47BDB812" w14:textId="77777777" w:rsidR="00EC65DE" w:rsidRPr="00903DBA" w:rsidRDefault="00EC65DE" w:rsidP="00EC65DE">
      <w:pPr>
        <w:pStyle w:val="Code"/>
        <w:rPr>
          <w:highlight w:val="white"/>
        </w:rPr>
      </w:pPr>
      <w:r w:rsidRPr="00903DBA">
        <w:rPr>
          <w:highlight w:val="white"/>
        </w:rPr>
        <w:t xml:space="preserve">      int totalMaskValue = 0;</w:t>
      </w:r>
    </w:p>
    <w:p w14:paraId="544B55FE" w14:textId="77777777" w:rsidR="00EC65DE" w:rsidRPr="00903DBA" w:rsidRDefault="00EC65DE" w:rsidP="00EC65DE">
      <w:pPr>
        <w:pStyle w:val="Code"/>
        <w:rPr>
          <w:highlight w:val="white"/>
        </w:rPr>
      </w:pPr>
      <w:r w:rsidRPr="00903DBA">
        <w:rPr>
          <w:highlight w:val="white"/>
        </w:rPr>
        <w:t xml:space="preserve">      Type compoundType = null;</w:t>
      </w:r>
    </w:p>
    <w:p w14:paraId="692ED334" w14:textId="3413526E" w:rsidR="00EC65DE" w:rsidRPr="00903DBA" w:rsidRDefault="006542AE" w:rsidP="006542AE">
      <w:pPr>
        <w:rPr>
          <w:highlight w:val="white"/>
        </w:rPr>
      </w:pPr>
      <w:r w:rsidRPr="00903DBA">
        <w:rPr>
          <w:highlight w:val="white"/>
        </w:rPr>
        <w:t xml:space="preserve">We iterate through the </w:t>
      </w:r>
      <w:r w:rsidR="00EF5D33" w:rsidRPr="00903DBA">
        <w:rPr>
          <w:highlight w:val="white"/>
        </w:rPr>
        <w:t xml:space="preserve">declaration specifier </w:t>
      </w:r>
      <w:r w:rsidR="007C46DD" w:rsidRPr="00903DBA">
        <w:rPr>
          <w:highlight w:val="white"/>
        </w:rPr>
        <w:t>list and</w:t>
      </w:r>
      <w:r w:rsidR="00EF5D33" w:rsidRPr="00903DBA">
        <w:rPr>
          <w:highlight w:val="white"/>
        </w:rPr>
        <w:t xml:space="preserve"> gather the keywords of the </w:t>
      </w:r>
      <w:r w:rsidR="00EF5D33" w:rsidRPr="00903DBA">
        <w:rPr>
          <w:rStyle w:val="KeyWord0"/>
          <w:highlight w:val="white"/>
        </w:rPr>
        <w:t>Mask</w:t>
      </w:r>
      <w:r w:rsidR="00EF5D33" w:rsidRPr="00903DBA">
        <w:rPr>
          <w:highlight w:val="white"/>
        </w:rPr>
        <w:t xml:space="preserve"> enumeration</w:t>
      </w:r>
      <w:r w:rsidR="00E22AD3" w:rsidRPr="00903DBA">
        <w:rPr>
          <w:highlight w:val="white"/>
        </w:rPr>
        <w:t>. If a keyword occurs twice, we report an error.</w:t>
      </w:r>
    </w:p>
    <w:p w14:paraId="44695B3D" w14:textId="77777777" w:rsidR="00EC65DE" w:rsidRPr="00903DBA" w:rsidRDefault="00EC65DE" w:rsidP="00EC65DE">
      <w:pPr>
        <w:pStyle w:val="Code"/>
        <w:rPr>
          <w:highlight w:val="white"/>
        </w:rPr>
      </w:pPr>
      <w:r w:rsidRPr="00903DBA">
        <w:rPr>
          <w:highlight w:val="white"/>
        </w:rPr>
        <w:t xml:space="preserve">      foreach (object obj in specifierList) {</w:t>
      </w:r>
    </w:p>
    <w:p w14:paraId="18DE1BD6" w14:textId="77777777" w:rsidR="00EC65DE" w:rsidRPr="00903DBA" w:rsidRDefault="00EC65DE" w:rsidP="00EC65DE">
      <w:pPr>
        <w:pStyle w:val="Code"/>
        <w:rPr>
          <w:highlight w:val="white"/>
        </w:rPr>
      </w:pPr>
      <w:r w:rsidRPr="00903DBA">
        <w:rPr>
          <w:highlight w:val="white"/>
        </w:rPr>
        <w:t xml:space="preserve">        if (obj is Mask) {</w:t>
      </w:r>
    </w:p>
    <w:p w14:paraId="1BDEB111" w14:textId="77777777" w:rsidR="00EC65DE" w:rsidRPr="00903DBA" w:rsidRDefault="00EC65DE" w:rsidP="00EC65DE">
      <w:pPr>
        <w:pStyle w:val="Code"/>
        <w:rPr>
          <w:highlight w:val="white"/>
        </w:rPr>
      </w:pPr>
      <w:r w:rsidRPr="00903DBA">
        <w:rPr>
          <w:highlight w:val="white"/>
        </w:rPr>
        <w:t xml:space="preserve">          int maskValue = (int) obj;</w:t>
      </w:r>
    </w:p>
    <w:p w14:paraId="493BA83A" w14:textId="77777777" w:rsidR="00EC65DE" w:rsidRPr="00903DBA" w:rsidRDefault="00EC65DE" w:rsidP="00EC65DE">
      <w:pPr>
        <w:pStyle w:val="Code"/>
        <w:rPr>
          <w:highlight w:val="white"/>
        </w:rPr>
      </w:pPr>
    </w:p>
    <w:p w14:paraId="10B184C0" w14:textId="77777777" w:rsidR="00EC65DE" w:rsidRPr="00903DBA" w:rsidRDefault="00EC65DE" w:rsidP="00EC65DE">
      <w:pPr>
        <w:pStyle w:val="Code"/>
        <w:rPr>
          <w:highlight w:val="white"/>
        </w:rPr>
      </w:pPr>
      <w:r w:rsidRPr="00903DBA">
        <w:rPr>
          <w:highlight w:val="white"/>
        </w:rPr>
        <w:t xml:space="preserve">          if ((maskValue &amp; totalMaskValue) != 0) {</w:t>
      </w:r>
    </w:p>
    <w:p w14:paraId="053E7EC3" w14:textId="77777777" w:rsidR="00EC65DE" w:rsidRPr="00903DBA" w:rsidRDefault="00EC65DE" w:rsidP="00EC65DE">
      <w:pPr>
        <w:pStyle w:val="Code"/>
        <w:rPr>
          <w:highlight w:val="white"/>
        </w:rPr>
      </w:pPr>
      <w:r w:rsidRPr="00903DBA">
        <w:rPr>
          <w:highlight w:val="white"/>
        </w:rPr>
        <w:t xml:space="preserve">            Assert.Error(MaskToString(maskValue),</w:t>
      </w:r>
    </w:p>
    <w:p w14:paraId="4991BD7B" w14:textId="77777777" w:rsidR="00EC65DE" w:rsidRPr="00903DBA" w:rsidRDefault="00EC65DE" w:rsidP="00EC65DE">
      <w:pPr>
        <w:pStyle w:val="Code"/>
        <w:rPr>
          <w:highlight w:val="white"/>
        </w:rPr>
      </w:pPr>
      <w:r w:rsidRPr="00903DBA">
        <w:rPr>
          <w:highlight w:val="white"/>
        </w:rPr>
        <w:t xml:space="preserve">                         Message.Keyword_defined_twice);</w:t>
      </w:r>
    </w:p>
    <w:p w14:paraId="771EEBD3" w14:textId="77777777" w:rsidR="00EC65DE" w:rsidRPr="00903DBA" w:rsidRDefault="00EC65DE" w:rsidP="00EC65DE">
      <w:pPr>
        <w:pStyle w:val="Code"/>
        <w:rPr>
          <w:highlight w:val="white"/>
        </w:rPr>
      </w:pPr>
      <w:r w:rsidRPr="00903DBA">
        <w:rPr>
          <w:highlight w:val="white"/>
        </w:rPr>
        <w:t xml:space="preserve">          }</w:t>
      </w:r>
    </w:p>
    <w:p w14:paraId="7849FD2D" w14:textId="77777777" w:rsidR="00EC65DE" w:rsidRPr="00903DBA" w:rsidRDefault="00EC65DE" w:rsidP="00EC65DE">
      <w:pPr>
        <w:pStyle w:val="Code"/>
        <w:rPr>
          <w:highlight w:val="white"/>
        </w:rPr>
      </w:pPr>
    </w:p>
    <w:p w14:paraId="4982AD8B" w14:textId="77777777" w:rsidR="00EC65DE" w:rsidRPr="00903DBA" w:rsidRDefault="00EC65DE" w:rsidP="00EC65DE">
      <w:pPr>
        <w:pStyle w:val="Code"/>
        <w:rPr>
          <w:highlight w:val="white"/>
        </w:rPr>
      </w:pPr>
      <w:r w:rsidRPr="00903DBA">
        <w:rPr>
          <w:highlight w:val="white"/>
        </w:rPr>
        <w:t xml:space="preserve">          totalMaskValue |= maskValue;</w:t>
      </w:r>
    </w:p>
    <w:p w14:paraId="354893A0" w14:textId="48737367" w:rsidR="00EC65DE" w:rsidRPr="00903DBA" w:rsidRDefault="00EC65DE" w:rsidP="00EC65DE">
      <w:pPr>
        <w:pStyle w:val="Code"/>
        <w:rPr>
          <w:highlight w:val="white"/>
        </w:rPr>
      </w:pPr>
      <w:r w:rsidRPr="00903DBA">
        <w:rPr>
          <w:highlight w:val="white"/>
        </w:rPr>
        <w:t xml:space="preserve">        }</w:t>
      </w:r>
    </w:p>
    <w:p w14:paraId="101F0D7D" w14:textId="12788183" w:rsidR="007C46DD" w:rsidRPr="00903DBA" w:rsidRDefault="007C46DD" w:rsidP="009D6D7F">
      <w:pPr>
        <w:rPr>
          <w:highlight w:val="white"/>
        </w:rPr>
      </w:pPr>
      <w:r w:rsidRPr="00903DBA">
        <w:rPr>
          <w:highlight w:val="white"/>
        </w:rPr>
        <w:t xml:space="preserve">If the element of the list is not a </w:t>
      </w:r>
      <w:r w:rsidRPr="00903DBA">
        <w:rPr>
          <w:rStyle w:val="KeyWord0"/>
          <w:highlight w:val="white"/>
        </w:rPr>
        <w:t>Mask</w:t>
      </w:r>
      <w:r w:rsidRPr="00903DBA">
        <w:rPr>
          <w:highlight w:val="white"/>
        </w:rPr>
        <w:t xml:space="preserve"> enumeration, it mu</w:t>
      </w:r>
      <w:r w:rsidR="00830CE9" w:rsidRPr="00903DBA">
        <w:rPr>
          <w:highlight w:val="white"/>
        </w:rPr>
        <w:t>st</w:t>
      </w:r>
      <w:r w:rsidRPr="00903DBA">
        <w:rPr>
          <w:highlight w:val="white"/>
        </w:rPr>
        <w:t xml:space="preserve"> be a type. If </w:t>
      </w:r>
      <w:r w:rsidR="009D6D7F" w:rsidRPr="00903DBA">
        <w:rPr>
          <w:highlight w:val="white"/>
        </w:rPr>
        <w:t xml:space="preserve">more than one type </w:t>
      </w:r>
      <w:r w:rsidR="00251639" w:rsidRPr="00903DBA">
        <w:rPr>
          <w:highlight w:val="white"/>
        </w:rPr>
        <w:t>occurs</w:t>
      </w:r>
      <w:r w:rsidR="009D6D7F" w:rsidRPr="00903DBA">
        <w:rPr>
          <w:highlight w:val="white"/>
        </w:rPr>
        <w:t xml:space="preserve"> in the list, we report an error.</w:t>
      </w:r>
    </w:p>
    <w:p w14:paraId="3C542AB5" w14:textId="77777777" w:rsidR="00EC65DE" w:rsidRPr="00903DBA" w:rsidRDefault="00EC65DE" w:rsidP="00EC65DE">
      <w:pPr>
        <w:pStyle w:val="Code"/>
        <w:rPr>
          <w:highlight w:val="white"/>
        </w:rPr>
      </w:pPr>
      <w:r w:rsidRPr="00903DBA">
        <w:rPr>
          <w:highlight w:val="white"/>
        </w:rPr>
        <w:t xml:space="preserve">        else {</w:t>
      </w:r>
    </w:p>
    <w:p w14:paraId="03F72378" w14:textId="77777777" w:rsidR="00EC65DE" w:rsidRPr="00903DBA" w:rsidRDefault="00EC65DE" w:rsidP="00EC65DE">
      <w:pPr>
        <w:pStyle w:val="Code"/>
        <w:rPr>
          <w:highlight w:val="white"/>
        </w:rPr>
      </w:pPr>
      <w:r w:rsidRPr="00903DBA">
        <w:rPr>
          <w:highlight w:val="white"/>
        </w:rPr>
        <w:t xml:space="preserve">          if (compoundType != null) {</w:t>
      </w:r>
    </w:p>
    <w:p w14:paraId="3B187189" w14:textId="77777777" w:rsidR="00EC65DE" w:rsidRPr="00903DBA" w:rsidRDefault="00EC65DE" w:rsidP="00EC65DE">
      <w:pPr>
        <w:pStyle w:val="Code"/>
        <w:rPr>
          <w:highlight w:val="white"/>
        </w:rPr>
      </w:pPr>
      <w:r w:rsidRPr="00903DBA">
        <w:rPr>
          <w:highlight w:val="white"/>
        </w:rPr>
        <w:t xml:space="preserve">            Assert.Error(MaskToString(totalMaskValue),</w:t>
      </w:r>
    </w:p>
    <w:p w14:paraId="33C85E6D" w14:textId="77777777" w:rsidR="00EC65DE" w:rsidRPr="00903DBA" w:rsidRDefault="00EC65DE" w:rsidP="00EC65DE">
      <w:pPr>
        <w:pStyle w:val="Code"/>
        <w:rPr>
          <w:highlight w:val="white"/>
        </w:rPr>
      </w:pPr>
      <w:r w:rsidRPr="00903DBA">
        <w:rPr>
          <w:highlight w:val="white"/>
        </w:rPr>
        <w:t xml:space="preserve">                         Message.Invalid_specifier_sequence);</w:t>
      </w:r>
    </w:p>
    <w:p w14:paraId="28DB4448" w14:textId="77777777" w:rsidR="00EC65DE" w:rsidRPr="00903DBA" w:rsidRDefault="00EC65DE" w:rsidP="00EC65DE">
      <w:pPr>
        <w:pStyle w:val="Code"/>
        <w:rPr>
          <w:highlight w:val="white"/>
        </w:rPr>
      </w:pPr>
      <w:r w:rsidRPr="00903DBA">
        <w:rPr>
          <w:highlight w:val="white"/>
        </w:rPr>
        <w:t xml:space="preserve">          }</w:t>
      </w:r>
    </w:p>
    <w:p w14:paraId="7ED738F9" w14:textId="77777777" w:rsidR="00EC65DE" w:rsidRPr="00903DBA" w:rsidRDefault="00EC65DE" w:rsidP="00EC65DE">
      <w:pPr>
        <w:pStyle w:val="Code"/>
        <w:rPr>
          <w:highlight w:val="white"/>
        </w:rPr>
      </w:pPr>
    </w:p>
    <w:p w14:paraId="21B198DA" w14:textId="77777777" w:rsidR="00EC65DE" w:rsidRPr="00903DBA" w:rsidRDefault="00EC65DE" w:rsidP="00EC65DE">
      <w:pPr>
        <w:pStyle w:val="Code"/>
        <w:rPr>
          <w:highlight w:val="white"/>
        </w:rPr>
      </w:pPr>
      <w:r w:rsidRPr="00903DBA">
        <w:rPr>
          <w:highlight w:val="white"/>
        </w:rPr>
        <w:t xml:space="preserve">          compoundType = (Type) obj;</w:t>
      </w:r>
    </w:p>
    <w:p w14:paraId="3541A85B" w14:textId="77777777" w:rsidR="00EC65DE" w:rsidRPr="00903DBA" w:rsidRDefault="00EC65DE" w:rsidP="00EC65DE">
      <w:pPr>
        <w:pStyle w:val="Code"/>
        <w:rPr>
          <w:highlight w:val="white"/>
        </w:rPr>
      </w:pPr>
      <w:r w:rsidRPr="00903DBA">
        <w:rPr>
          <w:highlight w:val="white"/>
        </w:rPr>
        <w:t xml:space="preserve">        }</w:t>
      </w:r>
    </w:p>
    <w:p w14:paraId="32E477A3" w14:textId="77777777" w:rsidR="00EC65DE" w:rsidRPr="00903DBA" w:rsidRDefault="00EC65DE" w:rsidP="00EC65DE">
      <w:pPr>
        <w:pStyle w:val="Code"/>
        <w:rPr>
          <w:highlight w:val="white"/>
        </w:rPr>
      </w:pPr>
      <w:r w:rsidRPr="00903DBA">
        <w:rPr>
          <w:highlight w:val="white"/>
        </w:rPr>
        <w:t xml:space="preserve">      }</w:t>
      </w:r>
    </w:p>
    <w:p w14:paraId="7313419A" w14:textId="644C3182" w:rsidR="00FE286F" w:rsidRPr="00903DBA" w:rsidRDefault="000B76E5" w:rsidP="00C550E9">
      <w:r w:rsidRPr="00903DBA">
        <w:t>When we have the final mask, we begin by extracting the storage.</w:t>
      </w:r>
      <w:r w:rsidR="00FE286F" w:rsidRPr="00903DBA">
        <w:t xml:space="preserve"> The storage is </w:t>
      </w:r>
      <w:r w:rsidR="00251639" w:rsidRPr="00903DBA">
        <w:t>initially</w:t>
      </w:r>
      <w:r w:rsidR="00FE286F" w:rsidRPr="00903DBA">
        <w:t xml:space="preserve"> set to null, and </w:t>
      </w:r>
      <w:r w:rsidR="009974EA" w:rsidRPr="00903DBA">
        <w:t>we mask out the storage part of the total mask. I</w:t>
      </w:r>
      <w:r w:rsidR="00FE286F" w:rsidRPr="00903DBA">
        <w:t xml:space="preserve">t is possible that there was no storage in the specifier list. </w:t>
      </w:r>
      <w:r w:rsidR="003A7671" w:rsidRPr="00903DBA">
        <w:t>However, if the</w:t>
      </w:r>
      <w:r w:rsidR="009974EA" w:rsidRPr="00903DBA">
        <w:t xml:space="preserve">re is a storage it must match </w:t>
      </w:r>
      <w:r w:rsidR="004F1F6D" w:rsidRPr="00903DBA">
        <w:t>one of the storage masks. If it does not match, more than one storage specifiers w</w:t>
      </w:r>
      <w:r w:rsidR="00C33004" w:rsidRPr="00903DBA">
        <w:t>ere</w:t>
      </w:r>
      <w:r w:rsidR="004F1F6D" w:rsidRPr="00903DBA">
        <w:t xml:space="preserve"> present in the declaration specifier list, and we report an error.</w:t>
      </w:r>
    </w:p>
    <w:p w14:paraId="62EB03DF" w14:textId="77777777" w:rsidR="00EC65DE" w:rsidRPr="00903DBA" w:rsidRDefault="00EC65DE" w:rsidP="00EC65DE">
      <w:pPr>
        <w:pStyle w:val="Code"/>
        <w:rPr>
          <w:highlight w:val="white"/>
        </w:rPr>
      </w:pPr>
      <w:r w:rsidRPr="00903DBA">
        <w:rPr>
          <w:highlight w:val="white"/>
        </w:rPr>
        <w:t xml:space="preserve">      Storage? storage = null;</w:t>
      </w:r>
    </w:p>
    <w:p w14:paraId="6D008090" w14:textId="77777777" w:rsidR="00EC65DE" w:rsidRPr="00903DBA" w:rsidRDefault="00EC65DE" w:rsidP="00EC65DE">
      <w:pPr>
        <w:pStyle w:val="Code"/>
        <w:rPr>
          <w:highlight w:val="white"/>
        </w:rPr>
      </w:pPr>
      <w:r w:rsidRPr="00903DBA">
        <w:rPr>
          <w:highlight w:val="white"/>
        </w:rPr>
        <w:t xml:space="preserve">      { int totalStorageValue = totalMaskValue &amp; ((int) Mask.StorageMask);</w:t>
      </w:r>
    </w:p>
    <w:p w14:paraId="47510C7F" w14:textId="77777777" w:rsidR="00EC65DE" w:rsidRPr="00903DBA" w:rsidRDefault="00EC65DE" w:rsidP="00EC65DE">
      <w:pPr>
        <w:pStyle w:val="Code"/>
        <w:rPr>
          <w:highlight w:val="white"/>
        </w:rPr>
      </w:pPr>
    </w:p>
    <w:p w14:paraId="0B594B77" w14:textId="77777777" w:rsidR="00EC65DE" w:rsidRPr="00903DBA" w:rsidRDefault="00EC65DE" w:rsidP="00EC65DE">
      <w:pPr>
        <w:pStyle w:val="Code"/>
        <w:rPr>
          <w:highlight w:val="white"/>
        </w:rPr>
      </w:pPr>
      <w:r w:rsidRPr="00903DBA">
        <w:rPr>
          <w:highlight w:val="white"/>
        </w:rPr>
        <w:t xml:space="preserve">        if (totalStorageValue != 0) {</w:t>
      </w:r>
    </w:p>
    <w:p w14:paraId="7BB0DA36" w14:textId="1DBF94B3" w:rsidR="00EC65DE" w:rsidRPr="00903DBA" w:rsidRDefault="00EC65DE" w:rsidP="00EC65DE">
      <w:pPr>
        <w:pStyle w:val="Code"/>
        <w:rPr>
          <w:highlight w:val="white"/>
        </w:rPr>
      </w:pPr>
      <w:r w:rsidRPr="00903DBA">
        <w:rPr>
          <w:highlight w:val="white"/>
        </w:rPr>
        <w:t xml:space="preserve">          </w:t>
      </w:r>
      <w:r w:rsidR="00A636A4" w:rsidRPr="00903DBA">
        <w:rPr>
          <w:highlight w:val="white"/>
        </w:rPr>
        <w:t>Assert.Error(</w:t>
      </w:r>
      <w:r w:rsidRPr="00903DBA">
        <w:rPr>
          <w:highlight w:val="white"/>
        </w:rPr>
        <w:t>Enum.IsDefined(typeof(Mask), totalStorageValue)</w:t>
      </w:r>
      <w:r w:rsidR="00A636A4" w:rsidRPr="00903DBA">
        <w:rPr>
          <w:highlight w:val="white"/>
        </w:rPr>
        <w:t>,</w:t>
      </w:r>
    </w:p>
    <w:p w14:paraId="4AB03C7B" w14:textId="121EC432" w:rsidR="00EC65DE" w:rsidRPr="00903DBA" w:rsidRDefault="00A636A4" w:rsidP="00EC65DE">
      <w:pPr>
        <w:pStyle w:val="Code"/>
        <w:rPr>
          <w:highlight w:val="white"/>
        </w:rPr>
      </w:pPr>
      <w:r w:rsidRPr="00903DBA">
        <w:rPr>
          <w:highlight w:val="white"/>
        </w:rPr>
        <w:t xml:space="preserve">                       </w:t>
      </w:r>
      <w:r w:rsidR="00EC65DE" w:rsidRPr="00903DBA">
        <w:rPr>
          <w:highlight w:val="white"/>
        </w:rPr>
        <w:t>MaskToString(totalStorageValue),</w:t>
      </w:r>
    </w:p>
    <w:p w14:paraId="660D260E" w14:textId="12141A3D" w:rsidR="00EC65DE" w:rsidRPr="00903DBA" w:rsidRDefault="00EC65DE" w:rsidP="00EC65DE">
      <w:pPr>
        <w:pStyle w:val="Code"/>
        <w:rPr>
          <w:highlight w:val="white"/>
        </w:rPr>
      </w:pPr>
      <w:r w:rsidRPr="00903DBA">
        <w:rPr>
          <w:highlight w:val="white"/>
        </w:rPr>
        <w:t xml:space="preserve">                       Message.Invalid_specifier_sequence);</w:t>
      </w:r>
    </w:p>
    <w:p w14:paraId="42AAA1AA" w14:textId="77777777" w:rsidR="00EC65DE" w:rsidRPr="00903DBA" w:rsidRDefault="00EC65DE" w:rsidP="00EC65DE">
      <w:pPr>
        <w:pStyle w:val="Code"/>
        <w:rPr>
          <w:highlight w:val="white"/>
        </w:rPr>
      </w:pPr>
      <w:r w:rsidRPr="00903DBA">
        <w:rPr>
          <w:highlight w:val="white"/>
        </w:rPr>
        <w:t xml:space="preserve">          storage = (Storage) totalStorageValue;</w:t>
      </w:r>
    </w:p>
    <w:p w14:paraId="2708D671" w14:textId="77777777" w:rsidR="00EC65DE" w:rsidRPr="00903DBA" w:rsidRDefault="00EC65DE" w:rsidP="00EC65DE">
      <w:pPr>
        <w:pStyle w:val="Code"/>
        <w:rPr>
          <w:highlight w:val="white"/>
        </w:rPr>
      </w:pPr>
      <w:r w:rsidRPr="00903DBA">
        <w:rPr>
          <w:highlight w:val="white"/>
        </w:rPr>
        <w:t xml:space="preserve">        }</w:t>
      </w:r>
    </w:p>
    <w:p w14:paraId="1917852B" w14:textId="70FB433B" w:rsidR="00EC65DE" w:rsidRPr="00903DBA" w:rsidRDefault="00EC65DE" w:rsidP="00EC65DE">
      <w:pPr>
        <w:pStyle w:val="Code"/>
        <w:rPr>
          <w:highlight w:val="white"/>
        </w:rPr>
      </w:pPr>
      <w:r w:rsidRPr="00903DBA">
        <w:rPr>
          <w:highlight w:val="white"/>
        </w:rPr>
        <w:t xml:space="preserve">      }</w:t>
      </w:r>
    </w:p>
    <w:p w14:paraId="73A46988" w14:textId="4CFBB754" w:rsidR="007937C0" w:rsidRPr="00903DBA" w:rsidRDefault="007937C0" w:rsidP="007937C0">
      <w:pPr>
        <w:rPr>
          <w:highlight w:val="white"/>
        </w:rPr>
      </w:pPr>
      <w:r w:rsidRPr="00903DBA">
        <w:rPr>
          <w:highlight w:val="white"/>
        </w:rPr>
        <w:t>The next step is to determine the</w:t>
      </w:r>
      <w:r w:rsidR="00DE1632" w:rsidRPr="00903DBA">
        <w:rPr>
          <w:highlight w:val="white"/>
        </w:rPr>
        <w:t xml:space="preserve"> </w:t>
      </w:r>
      <w:r w:rsidR="00643D40" w:rsidRPr="00903DBA">
        <w:rPr>
          <w:highlight w:val="white"/>
        </w:rPr>
        <w:t>external linkage. The symbol has externa linkage if the scope of the current symbol table is global</w:t>
      </w:r>
      <w:r w:rsidR="00F26A06" w:rsidRPr="00903DBA">
        <w:rPr>
          <w:highlight w:val="white"/>
        </w:rPr>
        <w:t xml:space="preserve"> (</w:t>
      </w:r>
      <w:r w:rsidR="00643D40" w:rsidRPr="00903DBA">
        <w:rPr>
          <w:highlight w:val="white"/>
        </w:rPr>
        <w:t>the symbol is defined in global space</w:t>
      </w:r>
      <w:r w:rsidR="00F26A06" w:rsidRPr="00903DBA">
        <w:rPr>
          <w:highlight w:val="white"/>
        </w:rPr>
        <w:t>)</w:t>
      </w:r>
      <w:r w:rsidR="00EC7ADE" w:rsidRPr="00903DBA">
        <w:rPr>
          <w:highlight w:val="white"/>
        </w:rPr>
        <w:t>.</w:t>
      </w:r>
      <w:r w:rsidR="006D370E" w:rsidRPr="00903DBA">
        <w:rPr>
          <w:highlight w:val="white"/>
        </w:rPr>
        <w:t xml:space="preserve"> Moreover, the storage shall be null (is has </w:t>
      </w:r>
      <w:r w:rsidR="006D370E" w:rsidRPr="00903DBA">
        <w:rPr>
          <w:highlight w:val="white"/>
        </w:rPr>
        <w:lastRenderedPageBreak/>
        <w:t>not been stated in the declaration specifier list) or extern. If the symbol is static</w:t>
      </w:r>
      <w:r w:rsidR="006B6A45" w:rsidRPr="00903DBA">
        <w:rPr>
          <w:highlight w:val="white"/>
        </w:rPr>
        <w:t xml:space="preserve"> </w:t>
      </w:r>
      <w:r w:rsidR="003A1CDE" w:rsidRPr="00903DBA">
        <w:rPr>
          <w:highlight w:val="white"/>
        </w:rPr>
        <w:t xml:space="preserve">in global scope </w:t>
      </w:r>
      <w:r w:rsidR="006B6A45" w:rsidRPr="00903DBA">
        <w:rPr>
          <w:highlight w:val="white"/>
        </w:rPr>
        <w:t>it has not external linkage.</w:t>
      </w:r>
    </w:p>
    <w:p w14:paraId="3FA2C6DD" w14:textId="77777777" w:rsidR="00EF6383" w:rsidRPr="00903DBA" w:rsidRDefault="00EF6383" w:rsidP="00EF6383">
      <w:pPr>
        <w:pStyle w:val="Code"/>
        <w:rPr>
          <w:highlight w:val="white"/>
        </w:rPr>
      </w:pPr>
      <w:r w:rsidRPr="00903DBA">
        <w:rPr>
          <w:highlight w:val="white"/>
        </w:rPr>
        <w:t xml:space="preserve">      bool externalLinkage = (SymbolTable.CurrentTable.Scope == Scope.Global)</w:t>
      </w:r>
    </w:p>
    <w:p w14:paraId="62B3EA9E" w14:textId="77777777" w:rsidR="00EF6383" w:rsidRPr="00903DBA" w:rsidRDefault="00EF6383" w:rsidP="00EF6383">
      <w:pPr>
        <w:pStyle w:val="Code"/>
        <w:rPr>
          <w:highlight w:val="white"/>
        </w:rPr>
      </w:pPr>
      <w:r w:rsidRPr="00903DBA">
        <w:rPr>
          <w:highlight w:val="white"/>
        </w:rPr>
        <w:t xml:space="preserve">                             &amp;&amp; ((storage == null) ||</w:t>
      </w:r>
    </w:p>
    <w:p w14:paraId="2B3CA38A" w14:textId="77777777" w:rsidR="00EF6383" w:rsidRPr="00903DBA" w:rsidRDefault="00EF6383" w:rsidP="00EF6383">
      <w:pPr>
        <w:pStyle w:val="Code"/>
        <w:rPr>
          <w:highlight w:val="white"/>
        </w:rPr>
      </w:pPr>
      <w:r w:rsidRPr="00903DBA">
        <w:rPr>
          <w:highlight w:val="white"/>
        </w:rPr>
        <w:t xml:space="preserve">                                 (storage == CCompiler.Storage.Extern));</w:t>
      </w:r>
    </w:p>
    <w:p w14:paraId="209B0CEF" w14:textId="77777777" w:rsidR="00126149" w:rsidRPr="00903DBA" w:rsidRDefault="00126149" w:rsidP="00BE2C05">
      <w:pPr>
        <w:pStyle w:val="Code"/>
        <w:rPr>
          <w:highlight w:val="white"/>
        </w:rPr>
      </w:pPr>
    </w:p>
    <w:p w14:paraId="202F8F13" w14:textId="74A60858" w:rsidR="00BE2C05" w:rsidRPr="00903DBA" w:rsidRDefault="00BE2C05" w:rsidP="00BE2C05">
      <w:pPr>
        <w:pStyle w:val="Code"/>
        <w:rPr>
          <w:highlight w:val="white"/>
        </w:rPr>
      </w:pPr>
      <w:r w:rsidRPr="00903DBA">
        <w:rPr>
          <w:highlight w:val="white"/>
        </w:rPr>
        <w:t xml:space="preserve">      if (storage == null) {</w:t>
      </w:r>
    </w:p>
    <w:p w14:paraId="5B909688" w14:textId="77777777" w:rsidR="00BE2C05" w:rsidRPr="00903DBA" w:rsidRDefault="00BE2C05" w:rsidP="00BE2C05">
      <w:pPr>
        <w:pStyle w:val="Code"/>
        <w:rPr>
          <w:highlight w:val="white"/>
        </w:rPr>
      </w:pPr>
      <w:r w:rsidRPr="00903DBA">
        <w:rPr>
          <w:highlight w:val="white"/>
        </w:rPr>
        <w:t xml:space="preserve">        if (SymbolTable.CurrentTable.Scope == Scope.Global) {</w:t>
      </w:r>
    </w:p>
    <w:p w14:paraId="54EBB5F3" w14:textId="77777777" w:rsidR="00BE2C05" w:rsidRPr="00903DBA" w:rsidRDefault="00BE2C05" w:rsidP="00BE2C05">
      <w:pPr>
        <w:pStyle w:val="Code"/>
        <w:rPr>
          <w:highlight w:val="white"/>
        </w:rPr>
      </w:pPr>
      <w:r w:rsidRPr="00903DBA">
        <w:rPr>
          <w:highlight w:val="white"/>
        </w:rPr>
        <w:t xml:space="preserve">          storage = Storage.Static;</w:t>
      </w:r>
    </w:p>
    <w:p w14:paraId="71AFFD3F" w14:textId="77777777" w:rsidR="00BE2C05" w:rsidRPr="00903DBA" w:rsidRDefault="00BE2C05" w:rsidP="00BE2C05">
      <w:pPr>
        <w:pStyle w:val="Code"/>
        <w:rPr>
          <w:highlight w:val="white"/>
        </w:rPr>
      </w:pPr>
      <w:r w:rsidRPr="00903DBA">
        <w:rPr>
          <w:highlight w:val="white"/>
        </w:rPr>
        <w:t xml:space="preserve">        }</w:t>
      </w:r>
    </w:p>
    <w:p w14:paraId="07934F27" w14:textId="77777777" w:rsidR="00BE2C05" w:rsidRPr="00903DBA" w:rsidRDefault="00BE2C05" w:rsidP="00BE2C05">
      <w:pPr>
        <w:pStyle w:val="Code"/>
        <w:rPr>
          <w:highlight w:val="white"/>
        </w:rPr>
      </w:pPr>
      <w:r w:rsidRPr="00903DBA">
        <w:rPr>
          <w:highlight w:val="white"/>
        </w:rPr>
        <w:t xml:space="preserve">        else {</w:t>
      </w:r>
    </w:p>
    <w:p w14:paraId="395048FC" w14:textId="77777777" w:rsidR="00BE2C05" w:rsidRPr="00903DBA" w:rsidRDefault="00BE2C05" w:rsidP="00BE2C05">
      <w:pPr>
        <w:pStyle w:val="Code"/>
        <w:rPr>
          <w:highlight w:val="white"/>
        </w:rPr>
      </w:pPr>
      <w:r w:rsidRPr="00903DBA">
        <w:rPr>
          <w:highlight w:val="white"/>
        </w:rPr>
        <w:t xml:space="preserve">          storage = Storage.Auto;</w:t>
      </w:r>
    </w:p>
    <w:p w14:paraId="580CBFC4" w14:textId="77777777" w:rsidR="00BE2C05" w:rsidRPr="00903DBA" w:rsidRDefault="00BE2C05" w:rsidP="00BE2C05">
      <w:pPr>
        <w:pStyle w:val="Code"/>
        <w:rPr>
          <w:highlight w:val="white"/>
        </w:rPr>
      </w:pPr>
      <w:r w:rsidRPr="00903DBA">
        <w:rPr>
          <w:highlight w:val="white"/>
        </w:rPr>
        <w:t xml:space="preserve">        }</w:t>
      </w:r>
    </w:p>
    <w:p w14:paraId="7C25A255" w14:textId="77777777" w:rsidR="00BE2C05" w:rsidRPr="00903DBA" w:rsidRDefault="00BE2C05" w:rsidP="00BE2C05">
      <w:pPr>
        <w:pStyle w:val="Code"/>
        <w:rPr>
          <w:highlight w:val="white"/>
        </w:rPr>
      </w:pPr>
      <w:r w:rsidRPr="00903DBA">
        <w:rPr>
          <w:highlight w:val="white"/>
        </w:rPr>
        <w:t xml:space="preserve">      }</w:t>
      </w:r>
    </w:p>
    <w:p w14:paraId="36FBAA80" w14:textId="3973C288" w:rsidR="00EC65DE" w:rsidRPr="00903DBA" w:rsidRDefault="00AE56AC" w:rsidP="00380AB0">
      <w:pPr>
        <w:rPr>
          <w:highlight w:val="white"/>
        </w:rPr>
      </w:pPr>
      <w:r w:rsidRPr="00903DBA">
        <w:rPr>
          <w:highlight w:val="white"/>
        </w:rPr>
        <w:t xml:space="preserve">When the storage and external linkage has been taken care of, we perform a series of </w:t>
      </w:r>
      <w:r w:rsidR="00FD63AD" w:rsidRPr="00903DBA">
        <w:rPr>
          <w:highlight w:val="white"/>
        </w:rPr>
        <w:t xml:space="preserve">error checks. If the symbol is a function parameter </w:t>
      </w:r>
      <w:r w:rsidR="00E71A6B" w:rsidRPr="00903DBA">
        <w:rPr>
          <w:highlight w:val="white"/>
        </w:rPr>
        <w:t>(function scope</w:t>
      </w:r>
      <w:r w:rsidR="00430FD1" w:rsidRPr="00903DBA">
        <w:rPr>
          <w:highlight w:val="white"/>
        </w:rPr>
        <w:t>) the storage must be null, auto or register.</w:t>
      </w:r>
    </w:p>
    <w:p w14:paraId="5C9F2F04" w14:textId="77777777" w:rsidR="00EF6383" w:rsidRPr="00903DBA" w:rsidRDefault="00EF6383" w:rsidP="00EF6383">
      <w:pPr>
        <w:pStyle w:val="Code"/>
        <w:rPr>
          <w:highlight w:val="white"/>
        </w:rPr>
      </w:pPr>
      <w:r w:rsidRPr="00903DBA">
        <w:rPr>
          <w:highlight w:val="white"/>
        </w:rPr>
        <w:t xml:space="preserve">      if (SymbolTable.CurrentTable.Scope == Scope.Parameter) {</w:t>
      </w:r>
    </w:p>
    <w:p w14:paraId="5D5B3D43" w14:textId="5C4CE5BE" w:rsidR="005D43B5" w:rsidRPr="00903DBA" w:rsidRDefault="00EC65DE" w:rsidP="00EC65DE">
      <w:pPr>
        <w:pStyle w:val="Code"/>
        <w:rPr>
          <w:highlight w:val="white"/>
        </w:rPr>
      </w:pPr>
      <w:r w:rsidRPr="00903DBA">
        <w:rPr>
          <w:highlight w:val="white"/>
        </w:rPr>
        <w:t xml:space="preserve">        Assert.Error((storage == Storage.Auto) || </w:t>
      </w:r>
    </w:p>
    <w:p w14:paraId="40FE73BD" w14:textId="648BF7CF" w:rsidR="002709A0" w:rsidRPr="00903DBA" w:rsidRDefault="005D43B5" w:rsidP="00EC65DE">
      <w:pPr>
        <w:pStyle w:val="Code"/>
        <w:rPr>
          <w:highlight w:val="white"/>
        </w:rPr>
      </w:pPr>
      <w:r w:rsidRPr="00903DBA">
        <w:rPr>
          <w:highlight w:val="white"/>
        </w:rPr>
        <w:t xml:space="preserve">                     </w:t>
      </w:r>
      <w:r w:rsidR="00EC65DE" w:rsidRPr="00903DBA">
        <w:rPr>
          <w:highlight w:val="white"/>
        </w:rPr>
        <w:t>(storage == Storage.Register), storage,</w:t>
      </w:r>
      <w:r w:rsidR="003F62B8" w:rsidRPr="00903DBA">
        <w:rPr>
          <w:highlight w:val="white"/>
        </w:rPr>
        <w:t xml:space="preserve"> </w:t>
      </w:r>
      <w:r w:rsidR="00EC65DE" w:rsidRPr="00903DBA">
        <w:rPr>
          <w:highlight w:val="white"/>
        </w:rPr>
        <w:t>Message.</w:t>
      </w:r>
    </w:p>
    <w:p w14:paraId="60F50CD1" w14:textId="6ECC5F79" w:rsidR="00EC65DE" w:rsidRPr="00903DBA" w:rsidRDefault="00D22AD4" w:rsidP="00EC65DE">
      <w:pPr>
        <w:pStyle w:val="Code"/>
        <w:rPr>
          <w:highlight w:val="white"/>
        </w:rPr>
      </w:pPr>
      <w:r w:rsidRPr="00903DBA">
        <w:rPr>
          <w:highlight w:val="white"/>
        </w:rPr>
        <w:t xml:space="preserve">  </w:t>
      </w:r>
      <w:r w:rsidR="002709A0" w:rsidRPr="00903DBA">
        <w:rPr>
          <w:highlight w:val="white"/>
        </w:rPr>
        <w:t xml:space="preserve">          </w:t>
      </w:r>
      <w:r w:rsidR="00EC65DE" w:rsidRPr="00903DBA">
        <w:rPr>
          <w:highlight w:val="white"/>
        </w:rPr>
        <w:t>Only_auto_or_register_storage_allowed_in_parameter_declaration);</w:t>
      </w:r>
    </w:p>
    <w:p w14:paraId="33F99FAB" w14:textId="64210C76" w:rsidR="00EC65DE" w:rsidRPr="00903DBA" w:rsidRDefault="00EC65DE" w:rsidP="00EC65DE">
      <w:pPr>
        <w:pStyle w:val="Code"/>
        <w:rPr>
          <w:highlight w:val="white"/>
        </w:rPr>
      </w:pPr>
      <w:r w:rsidRPr="00903DBA">
        <w:rPr>
          <w:highlight w:val="white"/>
        </w:rPr>
        <w:t xml:space="preserve">      }</w:t>
      </w:r>
    </w:p>
    <w:p w14:paraId="62E80825" w14:textId="15FB631E" w:rsidR="00430FD1" w:rsidRPr="00903DBA" w:rsidRDefault="00430FD1" w:rsidP="00DF5615">
      <w:pPr>
        <w:rPr>
          <w:highlight w:val="white"/>
        </w:rPr>
      </w:pPr>
      <w:r w:rsidRPr="00903DBA">
        <w:rPr>
          <w:highlight w:val="white"/>
        </w:rPr>
        <w:t xml:space="preserve">If the scope of the current symbol table is </w:t>
      </w:r>
      <w:r w:rsidR="00A4387D" w:rsidRPr="00903DBA">
        <w:rPr>
          <w:highlight w:val="white"/>
        </w:rPr>
        <w:t xml:space="preserve">a </w:t>
      </w:r>
      <w:r w:rsidRPr="00903DBA">
        <w:rPr>
          <w:highlight w:val="white"/>
        </w:rPr>
        <w:t xml:space="preserve">struct or union, the </w:t>
      </w:r>
      <w:r w:rsidR="00DF5615" w:rsidRPr="00903DBA">
        <w:rPr>
          <w:highlight w:val="white"/>
        </w:rPr>
        <w:t>storage must also be null, auto, or register.</w:t>
      </w:r>
    </w:p>
    <w:p w14:paraId="0A6F3E16" w14:textId="77777777" w:rsidR="00EC65DE" w:rsidRPr="00903DBA" w:rsidRDefault="00EC65DE" w:rsidP="00EC65DE">
      <w:pPr>
        <w:pStyle w:val="Code"/>
        <w:rPr>
          <w:highlight w:val="white"/>
        </w:rPr>
      </w:pPr>
      <w:r w:rsidRPr="00903DBA">
        <w:rPr>
          <w:highlight w:val="white"/>
        </w:rPr>
        <w:t xml:space="preserve">      else if ((SymbolTable.CurrentTable.Scope == Scope.Struct) ||</w:t>
      </w:r>
    </w:p>
    <w:p w14:paraId="68AD9919" w14:textId="77777777" w:rsidR="00EC65DE" w:rsidRPr="00903DBA" w:rsidRDefault="00EC65DE" w:rsidP="00EC65DE">
      <w:pPr>
        <w:pStyle w:val="Code"/>
        <w:rPr>
          <w:highlight w:val="white"/>
        </w:rPr>
      </w:pPr>
      <w:r w:rsidRPr="00903DBA">
        <w:rPr>
          <w:highlight w:val="white"/>
        </w:rPr>
        <w:t xml:space="preserve">               (SymbolTable.CurrentTable.Scope == Scope.Union)) {</w:t>
      </w:r>
    </w:p>
    <w:p w14:paraId="772E79D3" w14:textId="0138CC00" w:rsidR="002C6080" w:rsidRPr="00903DBA" w:rsidRDefault="00EC65DE" w:rsidP="00EC65DE">
      <w:pPr>
        <w:pStyle w:val="Code"/>
        <w:rPr>
          <w:highlight w:val="white"/>
        </w:rPr>
      </w:pPr>
      <w:r w:rsidRPr="00903DBA">
        <w:rPr>
          <w:highlight w:val="white"/>
        </w:rPr>
        <w:t xml:space="preserve">          Assert.Error((storage == Storage.Auto) ||</w:t>
      </w:r>
    </w:p>
    <w:p w14:paraId="062BE95E" w14:textId="2D384059" w:rsidR="00024F2D" w:rsidRPr="00903DBA" w:rsidRDefault="002C6080" w:rsidP="00EC65DE">
      <w:pPr>
        <w:pStyle w:val="Code"/>
        <w:rPr>
          <w:highlight w:val="white"/>
        </w:rPr>
      </w:pPr>
      <w:r w:rsidRPr="00903DBA">
        <w:rPr>
          <w:highlight w:val="white"/>
        </w:rPr>
        <w:t xml:space="preserve">                      </w:t>
      </w:r>
      <w:r w:rsidR="00EC65DE" w:rsidRPr="00903DBA">
        <w:rPr>
          <w:highlight w:val="white"/>
        </w:rPr>
        <w:t xml:space="preserve"> (storage == Storage.Register), storage,</w:t>
      </w:r>
      <w:r w:rsidR="00034A97" w:rsidRPr="00903DBA">
        <w:rPr>
          <w:highlight w:val="white"/>
        </w:rPr>
        <w:t xml:space="preserve"> </w:t>
      </w:r>
      <w:r w:rsidR="00EC65DE" w:rsidRPr="00903DBA">
        <w:rPr>
          <w:highlight w:val="white"/>
        </w:rPr>
        <w:t>Message.</w:t>
      </w:r>
    </w:p>
    <w:p w14:paraId="6A344F72" w14:textId="5C2AA193" w:rsidR="00EC65DE" w:rsidRPr="00903DBA" w:rsidRDefault="00024F2D" w:rsidP="00EC65DE">
      <w:pPr>
        <w:pStyle w:val="Code"/>
        <w:rPr>
          <w:highlight w:val="white"/>
        </w:rPr>
      </w:pPr>
      <w:r w:rsidRPr="00903DBA">
        <w:rPr>
          <w:highlight w:val="white"/>
        </w:rPr>
        <w:t xml:space="preserve">  </w:t>
      </w:r>
      <w:r w:rsidR="00D22AD4" w:rsidRPr="00903DBA">
        <w:rPr>
          <w:highlight w:val="white"/>
        </w:rPr>
        <w:t xml:space="preserve">  </w:t>
      </w:r>
      <w:r w:rsidRPr="00903DBA">
        <w:rPr>
          <w:highlight w:val="white"/>
        </w:rPr>
        <w:t xml:space="preserve">        </w:t>
      </w:r>
      <w:r w:rsidR="00EC65DE" w:rsidRPr="00903DBA">
        <w:rPr>
          <w:highlight w:val="white"/>
        </w:rPr>
        <w:t xml:space="preserve">Only_auto_or_register_storage_allowed_for_struct_or_union_scope);  </w:t>
      </w:r>
    </w:p>
    <w:p w14:paraId="73D8AC11" w14:textId="77777777" w:rsidR="00EC65DE" w:rsidRPr="00903DBA" w:rsidRDefault="00EC65DE" w:rsidP="00EC65DE">
      <w:pPr>
        <w:pStyle w:val="Code"/>
        <w:rPr>
          <w:highlight w:val="white"/>
        </w:rPr>
      </w:pPr>
      <w:r w:rsidRPr="00903DBA">
        <w:rPr>
          <w:highlight w:val="white"/>
        </w:rPr>
        <w:t xml:space="preserve">      }</w:t>
      </w:r>
    </w:p>
    <w:p w14:paraId="2992EA82" w14:textId="19F3669B" w:rsidR="0047241D" w:rsidRPr="00903DBA" w:rsidRDefault="0047241D" w:rsidP="0047241D">
      <w:pPr>
        <w:rPr>
          <w:highlight w:val="white"/>
        </w:rPr>
      </w:pPr>
      <w:r w:rsidRPr="00903DBA">
        <w:rPr>
          <w:highlight w:val="white"/>
        </w:rPr>
        <w:t xml:space="preserve">If the scope of the current symbol table is global, the storage must also be null, </w:t>
      </w:r>
      <w:r w:rsidR="0086362A" w:rsidRPr="00903DBA">
        <w:rPr>
          <w:highlight w:val="white"/>
        </w:rPr>
        <w:t>extern, static, or typedef.</w:t>
      </w:r>
    </w:p>
    <w:p w14:paraId="5A4DF858" w14:textId="77777777" w:rsidR="00EC65DE" w:rsidRPr="00903DBA" w:rsidRDefault="00EC65DE" w:rsidP="00EC65DE">
      <w:pPr>
        <w:pStyle w:val="Code"/>
        <w:rPr>
          <w:highlight w:val="white"/>
        </w:rPr>
      </w:pPr>
      <w:r w:rsidRPr="00903DBA">
        <w:rPr>
          <w:highlight w:val="white"/>
        </w:rPr>
        <w:t xml:space="preserve">      else if (SymbolTable.CurrentTable.Scope == Scope.Global) {</w:t>
      </w:r>
    </w:p>
    <w:p w14:paraId="7C3D1EA8" w14:textId="62FCAF02" w:rsidR="00EC65DE" w:rsidRPr="00903DBA" w:rsidRDefault="00EC65DE" w:rsidP="00EC65DE">
      <w:pPr>
        <w:pStyle w:val="Code"/>
        <w:rPr>
          <w:highlight w:val="white"/>
        </w:rPr>
      </w:pPr>
      <w:r w:rsidRPr="00903DBA">
        <w:rPr>
          <w:highlight w:val="white"/>
        </w:rPr>
        <w:t xml:space="preserve">          Assert.Error((storage == Storage.Extern) ||</w:t>
      </w:r>
    </w:p>
    <w:p w14:paraId="6CEC0000" w14:textId="77777777" w:rsidR="002709A0" w:rsidRPr="00903DBA" w:rsidRDefault="00EC65DE" w:rsidP="00EC65DE">
      <w:pPr>
        <w:pStyle w:val="Code"/>
        <w:rPr>
          <w:highlight w:val="white"/>
        </w:rPr>
      </w:pPr>
      <w:r w:rsidRPr="00903DBA">
        <w:rPr>
          <w:highlight w:val="white"/>
        </w:rPr>
        <w:t xml:space="preserve">                       (storage == Storage.Static) ||</w:t>
      </w:r>
    </w:p>
    <w:p w14:paraId="30AD8BFF" w14:textId="6619EFB6" w:rsidR="00EC65DE" w:rsidRPr="00903DBA" w:rsidRDefault="006724A1" w:rsidP="00EC65DE">
      <w:pPr>
        <w:pStyle w:val="Code"/>
        <w:rPr>
          <w:highlight w:val="white"/>
        </w:rPr>
      </w:pPr>
      <w:r w:rsidRPr="00903DBA">
        <w:rPr>
          <w:highlight w:val="white"/>
        </w:rPr>
        <w:t xml:space="preserve"> </w:t>
      </w:r>
      <w:r w:rsidR="002709A0" w:rsidRPr="00903DBA">
        <w:rPr>
          <w:highlight w:val="white"/>
        </w:rPr>
        <w:t xml:space="preserve">                     </w:t>
      </w:r>
      <w:r w:rsidR="00EC65DE" w:rsidRPr="00903DBA">
        <w:rPr>
          <w:highlight w:val="white"/>
        </w:rPr>
        <w:t xml:space="preserve"> (storage == Storage.Typedef), storage, Message.</w:t>
      </w:r>
    </w:p>
    <w:p w14:paraId="0CE07421" w14:textId="1D9C32BC" w:rsidR="00EC65DE" w:rsidRPr="00903DBA" w:rsidRDefault="002709A0" w:rsidP="00EC65DE">
      <w:pPr>
        <w:pStyle w:val="Code"/>
        <w:rPr>
          <w:highlight w:val="white"/>
        </w:rPr>
      </w:pPr>
      <w:r w:rsidRPr="00903DBA">
        <w:rPr>
          <w:highlight w:val="white"/>
        </w:rPr>
        <w:t xml:space="preserve">        </w:t>
      </w:r>
      <w:r w:rsidR="00EC65DE" w:rsidRPr="00903DBA">
        <w:rPr>
          <w:highlight w:val="white"/>
        </w:rPr>
        <w:t>Only_extern____static____or_typedef_storage_allowed_in_global_scope);</w:t>
      </w:r>
    </w:p>
    <w:p w14:paraId="724F30F5" w14:textId="62097005" w:rsidR="00EC65DE" w:rsidRPr="00903DBA" w:rsidRDefault="00EC65DE" w:rsidP="00EC65DE">
      <w:pPr>
        <w:pStyle w:val="Code"/>
        <w:rPr>
          <w:highlight w:val="white"/>
        </w:rPr>
      </w:pPr>
      <w:r w:rsidRPr="00903DBA">
        <w:rPr>
          <w:highlight w:val="white"/>
        </w:rPr>
        <w:t xml:space="preserve">      }</w:t>
      </w:r>
    </w:p>
    <w:p w14:paraId="51C335DF" w14:textId="0FA808D8" w:rsidR="006B225B" w:rsidRPr="00903DBA" w:rsidRDefault="00853E5D" w:rsidP="00853E5D">
      <w:pPr>
        <w:rPr>
          <w:color w:val="auto"/>
        </w:rPr>
      </w:pPr>
      <w:r w:rsidRPr="00903DBA">
        <w:t>If there is a compound type and if it is an enumeration, we need to add its members as signed integers to the symbol table.</w:t>
      </w:r>
    </w:p>
    <w:p w14:paraId="05120DF4" w14:textId="77777777" w:rsidR="00A149ED" w:rsidRPr="00903DBA" w:rsidRDefault="00A149ED" w:rsidP="00A149ED">
      <w:pPr>
        <w:pStyle w:val="Code"/>
        <w:rPr>
          <w:highlight w:val="white"/>
        </w:rPr>
      </w:pPr>
      <w:r w:rsidRPr="00903DBA">
        <w:rPr>
          <w:highlight w:val="white"/>
        </w:rPr>
        <w:t xml:space="preserve">      if ((compoundType != null) &amp;&amp; (compoundType.EnumItemSet != null)){</w:t>
      </w:r>
    </w:p>
    <w:p w14:paraId="20AE04FC" w14:textId="77777777" w:rsidR="00A149ED" w:rsidRPr="00903DBA" w:rsidRDefault="00A149ED" w:rsidP="00A149ED">
      <w:pPr>
        <w:pStyle w:val="Code"/>
        <w:rPr>
          <w:highlight w:val="white"/>
        </w:rPr>
      </w:pPr>
      <w:r w:rsidRPr="00903DBA">
        <w:rPr>
          <w:highlight w:val="white"/>
        </w:rPr>
        <w:t xml:space="preserve">        foreach (Pair&lt;Symbol,bool&gt; pair in compoundType.EnumItemSet){</w:t>
      </w:r>
    </w:p>
    <w:p w14:paraId="4F020BFE" w14:textId="77777777" w:rsidR="00A149ED" w:rsidRPr="00903DBA" w:rsidRDefault="00A149ED" w:rsidP="00A149ED">
      <w:pPr>
        <w:pStyle w:val="Code"/>
        <w:rPr>
          <w:highlight w:val="white"/>
        </w:rPr>
      </w:pPr>
      <w:r w:rsidRPr="00903DBA">
        <w:rPr>
          <w:highlight w:val="white"/>
        </w:rPr>
        <w:t xml:space="preserve">          Symbol enumSymbol = pair.First;          </w:t>
      </w:r>
    </w:p>
    <w:p w14:paraId="61865989" w14:textId="77777777" w:rsidR="008B1C33" w:rsidRPr="00903DBA" w:rsidRDefault="008B1C33" w:rsidP="00A149ED">
      <w:pPr>
        <w:pStyle w:val="Code"/>
        <w:rPr>
          <w:highlight w:val="white"/>
        </w:rPr>
      </w:pPr>
    </w:p>
    <w:p w14:paraId="4959827A" w14:textId="74E0721B" w:rsidR="00A149ED" w:rsidRPr="00903DBA" w:rsidRDefault="00A149ED" w:rsidP="00A149ED">
      <w:pPr>
        <w:pStyle w:val="Code"/>
        <w:rPr>
          <w:highlight w:val="white"/>
        </w:rPr>
      </w:pPr>
      <w:r w:rsidRPr="00903DBA">
        <w:rPr>
          <w:highlight w:val="white"/>
        </w:rPr>
        <w:t xml:space="preserve">          switch (enumSymbol.Storage = storage.Value) {</w:t>
      </w:r>
    </w:p>
    <w:p w14:paraId="09EF5BF0" w14:textId="77777777" w:rsidR="00A149ED" w:rsidRPr="00903DBA" w:rsidRDefault="00A149ED" w:rsidP="00A149ED">
      <w:pPr>
        <w:pStyle w:val="Code"/>
        <w:rPr>
          <w:highlight w:val="white"/>
        </w:rPr>
      </w:pPr>
      <w:r w:rsidRPr="00903DBA">
        <w:rPr>
          <w:highlight w:val="white"/>
        </w:rPr>
        <w:t xml:space="preserve">            case CCompiler.Storage.Static:</w:t>
      </w:r>
    </w:p>
    <w:p w14:paraId="3EA6C2F4" w14:textId="188B0F87" w:rsidR="00A149ED" w:rsidRPr="00903DBA" w:rsidRDefault="00A149ED" w:rsidP="00A149ED">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Add(ConstantExpression.</w:t>
      </w:r>
    </w:p>
    <w:p w14:paraId="1E91F065" w14:textId="77777777" w:rsidR="00A149ED" w:rsidRPr="00903DBA" w:rsidRDefault="00A149ED" w:rsidP="00A149ED">
      <w:pPr>
        <w:pStyle w:val="Code"/>
        <w:rPr>
          <w:highlight w:val="white"/>
        </w:rPr>
      </w:pPr>
      <w:r w:rsidRPr="00903DBA">
        <w:rPr>
          <w:highlight w:val="white"/>
        </w:rPr>
        <w:t xml:space="preserve">                                        Value(enumSymbol));</w:t>
      </w:r>
    </w:p>
    <w:p w14:paraId="5FC01FCA" w14:textId="77777777" w:rsidR="00A149ED" w:rsidRPr="00903DBA" w:rsidRDefault="00A149ED" w:rsidP="00A149ED">
      <w:pPr>
        <w:pStyle w:val="Code"/>
        <w:rPr>
          <w:highlight w:val="white"/>
        </w:rPr>
      </w:pPr>
      <w:r w:rsidRPr="00903DBA">
        <w:rPr>
          <w:highlight w:val="white"/>
        </w:rPr>
        <w:t xml:space="preserve">              break;</w:t>
      </w:r>
    </w:p>
    <w:p w14:paraId="68908510" w14:textId="77777777" w:rsidR="00A149ED" w:rsidRPr="00903DBA" w:rsidRDefault="00A149ED" w:rsidP="00A149ED">
      <w:pPr>
        <w:pStyle w:val="Code"/>
        <w:rPr>
          <w:highlight w:val="white"/>
        </w:rPr>
      </w:pPr>
    </w:p>
    <w:p w14:paraId="0B4D9A3F" w14:textId="77777777" w:rsidR="00A149ED" w:rsidRPr="00903DBA" w:rsidRDefault="00A149ED" w:rsidP="00A149ED">
      <w:pPr>
        <w:pStyle w:val="Code"/>
        <w:rPr>
          <w:highlight w:val="white"/>
        </w:rPr>
      </w:pPr>
      <w:r w:rsidRPr="00903DBA">
        <w:rPr>
          <w:highlight w:val="white"/>
        </w:rPr>
        <w:t xml:space="preserve">            case CCompiler.Storage.Extern: {</w:t>
      </w:r>
    </w:p>
    <w:p w14:paraId="3B2317C9" w14:textId="77777777" w:rsidR="00A149ED" w:rsidRPr="00903DBA" w:rsidRDefault="00A149ED" w:rsidP="00A149ED">
      <w:pPr>
        <w:pStyle w:val="Code"/>
        <w:rPr>
          <w:highlight w:val="white"/>
        </w:rPr>
      </w:pPr>
      <w:r w:rsidRPr="00903DBA">
        <w:rPr>
          <w:highlight w:val="white"/>
        </w:rPr>
        <w:t xml:space="preserve">                bool enumInitializer = pair.Second;</w:t>
      </w:r>
    </w:p>
    <w:p w14:paraId="4C545D00" w14:textId="77777777" w:rsidR="00A149ED" w:rsidRPr="00903DBA" w:rsidRDefault="00A149ED" w:rsidP="00A149ED">
      <w:pPr>
        <w:pStyle w:val="Code"/>
        <w:rPr>
          <w:highlight w:val="white"/>
        </w:rPr>
      </w:pPr>
      <w:r w:rsidRPr="00903DBA">
        <w:rPr>
          <w:highlight w:val="white"/>
        </w:rPr>
        <w:t xml:space="preserve">                Assert.Error(!enumInitializer,</w:t>
      </w:r>
    </w:p>
    <w:p w14:paraId="5B80A0D1" w14:textId="77777777" w:rsidR="00A149ED" w:rsidRPr="00903DBA" w:rsidRDefault="00A149ED" w:rsidP="00A149ED">
      <w:pPr>
        <w:pStyle w:val="Code"/>
        <w:rPr>
          <w:highlight w:val="white"/>
        </w:rPr>
      </w:pPr>
      <w:r w:rsidRPr="00903DBA">
        <w:rPr>
          <w:highlight w:val="white"/>
        </w:rPr>
        <w:lastRenderedPageBreak/>
        <w:t xml:space="preserve">                              enumSymbol + " = " + enumSymbol.Value,</w:t>
      </w:r>
    </w:p>
    <w:p w14:paraId="70A64744" w14:textId="77777777" w:rsidR="00A149ED" w:rsidRPr="00903DBA" w:rsidRDefault="00A149ED" w:rsidP="00A149ED">
      <w:pPr>
        <w:pStyle w:val="Code"/>
        <w:rPr>
          <w:highlight w:val="white"/>
        </w:rPr>
      </w:pPr>
      <w:r w:rsidRPr="00903DBA">
        <w:rPr>
          <w:highlight w:val="white"/>
        </w:rPr>
        <w:t xml:space="preserve">                  Message.Extern_enumeration_item_cannot_be_initialized);</w:t>
      </w:r>
    </w:p>
    <w:p w14:paraId="3608F7A3" w14:textId="77777777" w:rsidR="00A149ED" w:rsidRPr="00903DBA" w:rsidRDefault="00A149ED" w:rsidP="00A149ED">
      <w:pPr>
        <w:pStyle w:val="Code"/>
        <w:rPr>
          <w:highlight w:val="white"/>
        </w:rPr>
      </w:pPr>
      <w:r w:rsidRPr="00903DBA">
        <w:rPr>
          <w:highlight w:val="white"/>
        </w:rPr>
        <w:t xml:space="preserve">              }</w:t>
      </w:r>
    </w:p>
    <w:p w14:paraId="1110EC7A" w14:textId="77777777" w:rsidR="00A149ED" w:rsidRPr="00903DBA" w:rsidRDefault="00A149ED" w:rsidP="00A149ED">
      <w:pPr>
        <w:pStyle w:val="Code"/>
        <w:rPr>
          <w:highlight w:val="white"/>
        </w:rPr>
      </w:pPr>
      <w:r w:rsidRPr="00903DBA">
        <w:rPr>
          <w:highlight w:val="white"/>
        </w:rPr>
        <w:t xml:space="preserve">              break;</w:t>
      </w:r>
    </w:p>
    <w:p w14:paraId="514CCA01" w14:textId="77777777" w:rsidR="00A149ED" w:rsidRPr="00903DBA" w:rsidRDefault="00A149ED" w:rsidP="00A149ED">
      <w:pPr>
        <w:pStyle w:val="Code"/>
        <w:rPr>
          <w:highlight w:val="white"/>
        </w:rPr>
      </w:pPr>
    </w:p>
    <w:p w14:paraId="09EE5F5C" w14:textId="77777777" w:rsidR="00A149ED" w:rsidRPr="00903DBA" w:rsidRDefault="00A149ED" w:rsidP="00A149ED">
      <w:pPr>
        <w:pStyle w:val="Code"/>
        <w:rPr>
          <w:highlight w:val="white"/>
        </w:rPr>
      </w:pPr>
      <w:r w:rsidRPr="00903DBA">
        <w:rPr>
          <w:highlight w:val="white"/>
        </w:rPr>
        <w:t xml:space="preserve">            case CCompiler.Storage.Auto:</w:t>
      </w:r>
    </w:p>
    <w:p w14:paraId="18CCFB7B" w14:textId="77777777" w:rsidR="00A149ED" w:rsidRPr="00903DBA" w:rsidRDefault="00A149ED" w:rsidP="00A149ED">
      <w:pPr>
        <w:pStyle w:val="Code"/>
        <w:rPr>
          <w:highlight w:val="white"/>
        </w:rPr>
      </w:pPr>
      <w:r w:rsidRPr="00903DBA">
        <w:rPr>
          <w:highlight w:val="white"/>
        </w:rPr>
        <w:t xml:space="preserve">            case CCompiler.Storage.Register:</w:t>
      </w:r>
    </w:p>
    <w:p w14:paraId="0AD853DC" w14:textId="77777777" w:rsidR="00A149ED" w:rsidRPr="00903DBA" w:rsidRDefault="00A149ED" w:rsidP="00A149ED">
      <w:pPr>
        <w:pStyle w:val="Code"/>
        <w:rPr>
          <w:highlight w:val="white"/>
        </w:rPr>
      </w:pPr>
      <w:r w:rsidRPr="00903DBA">
        <w:rPr>
          <w:highlight w:val="white"/>
        </w:rPr>
        <w:t xml:space="preserve">              SymbolTable.CurrentTable.SetOffset(enumSymbol);</w:t>
      </w:r>
    </w:p>
    <w:p w14:paraId="2815DEEA" w14:textId="77777777" w:rsidR="00A149ED" w:rsidRPr="00903DBA" w:rsidRDefault="00A149ED" w:rsidP="00A149ED">
      <w:pPr>
        <w:pStyle w:val="Code"/>
        <w:rPr>
          <w:highlight w:val="white"/>
        </w:rPr>
      </w:pPr>
      <w:r w:rsidRPr="00903DBA">
        <w:rPr>
          <w:highlight w:val="white"/>
        </w:rPr>
        <w:t xml:space="preserve">              break;</w:t>
      </w:r>
    </w:p>
    <w:p w14:paraId="6A156F20" w14:textId="77777777" w:rsidR="00A149ED" w:rsidRPr="00903DBA" w:rsidRDefault="00A149ED" w:rsidP="00A149ED">
      <w:pPr>
        <w:pStyle w:val="Code"/>
        <w:rPr>
          <w:highlight w:val="white"/>
        </w:rPr>
      </w:pPr>
      <w:r w:rsidRPr="00903DBA">
        <w:rPr>
          <w:highlight w:val="white"/>
        </w:rPr>
        <w:t xml:space="preserve">          }</w:t>
      </w:r>
    </w:p>
    <w:p w14:paraId="535520B3" w14:textId="77777777" w:rsidR="00A149ED" w:rsidRPr="00903DBA" w:rsidRDefault="00A149ED" w:rsidP="00A149ED">
      <w:pPr>
        <w:pStyle w:val="Code"/>
        <w:rPr>
          <w:highlight w:val="white"/>
        </w:rPr>
      </w:pPr>
      <w:r w:rsidRPr="00903DBA">
        <w:rPr>
          <w:highlight w:val="white"/>
        </w:rPr>
        <w:t xml:space="preserve">        }</w:t>
      </w:r>
    </w:p>
    <w:p w14:paraId="03D45975" w14:textId="77777777" w:rsidR="00A149ED" w:rsidRPr="00903DBA" w:rsidRDefault="00A149ED" w:rsidP="00A149ED">
      <w:pPr>
        <w:pStyle w:val="Code"/>
        <w:rPr>
          <w:highlight w:val="white"/>
        </w:rPr>
      </w:pPr>
      <w:r w:rsidRPr="00903DBA">
        <w:rPr>
          <w:highlight w:val="white"/>
        </w:rPr>
        <w:t xml:space="preserve">      }</w:t>
      </w:r>
    </w:p>
    <w:p w14:paraId="0C0D346B" w14:textId="3A07BB21" w:rsidR="007B1917" w:rsidRPr="00903DBA" w:rsidRDefault="00201822" w:rsidP="00201822">
      <w:r w:rsidRPr="00903DBA">
        <w:t xml:space="preserve">We check </w:t>
      </w:r>
      <w:r w:rsidR="007B1917" w:rsidRPr="00903DBA">
        <w:t>if the total mask holds the masks representing the constant or volatile keywords.</w:t>
      </w:r>
    </w:p>
    <w:p w14:paraId="6868B874" w14:textId="77777777" w:rsidR="009A5544" w:rsidRPr="00903DBA" w:rsidRDefault="009A5544" w:rsidP="009A5544">
      <w:pPr>
        <w:pStyle w:val="Code"/>
        <w:rPr>
          <w:highlight w:val="white"/>
        </w:rPr>
      </w:pPr>
      <w:r w:rsidRPr="00903DBA">
        <w:rPr>
          <w:highlight w:val="white"/>
        </w:rPr>
        <w:t xml:space="preserve">      { bool isConstant = (totalMaskValue &amp; ((int) Mask.Constant)) != 0;</w:t>
      </w:r>
    </w:p>
    <w:p w14:paraId="147920CC" w14:textId="77777777" w:rsidR="009A5544" w:rsidRPr="00903DBA" w:rsidRDefault="009A5544" w:rsidP="009A5544">
      <w:pPr>
        <w:pStyle w:val="Code"/>
        <w:rPr>
          <w:highlight w:val="white"/>
        </w:rPr>
      </w:pPr>
      <w:r w:rsidRPr="00903DBA">
        <w:rPr>
          <w:highlight w:val="white"/>
        </w:rPr>
        <w:t xml:space="preserve">        bool isVolatile = (totalMaskValue &amp; ((int) Mask.Volatile)) != 0;</w:t>
      </w:r>
    </w:p>
    <w:p w14:paraId="2809FCCE" w14:textId="24EC40F3" w:rsidR="009A5544" w:rsidRPr="00903DBA" w:rsidRDefault="000F6B2E" w:rsidP="000F6B2E">
      <w:pPr>
        <w:rPr>
          <w:highlight w:val="white"/>
        </w:rPr>
      </w:pPr>
      <w:r w:rsidRPr="00903DBA">
        <w:rPr>
          <w:highlight w:val="white"/>
        </w:rPr>
        <w:t xml:space="preserve">If the type is constant or </w:t>
      </w:r>
      <w:r w:rsidR="009F0B56" w:rsidRPr="00903DBA">
        <w:rPr>
          <w:highlight w:val="white"/>
        </w:rPr>
        <w:t>volatile,</w:t>
      </w:r>
      <w:r w:rsidRPr="00903DBA">
        <w:rPr>
          <w:highlight w:val="white"/>
        </w:rPr>
        <w:t xml:space="preserve"> we face a rather complicated situation.</w:t>
      </w:r>
      <w:r w:rsidR="00231049">
        <w:rPr>
          <w:highlight w:val="white"/>
        </w:rPr>
        <w:t xml:space="preserve"> We need to mark the compound type as constant or volatile. However, we do not want to mark the struct or union specification. Therefore, we </w:t>
      </w:r>
      <w:r w:rsidR="008C12B7">
        <w:rPr>
          <w:highlight w:val="white"/>
        </w:rPr>
        <w:t>create a new compound type.</w:t>
      </w:r>
    </w:p>
    <w:p w14:paraId="44F34740" w14:textId="161468ED" w:rsidR="009A5544" w:rsidRPr="00903DBA" w:rsidRDefault="009A5544" w:rsidP="009A5544">
      <w:pPr>
        <w:pStyle w:val="Code"/>
        <w:rPr>
          <w:highlight w:val="white"/>
        </w:rPr>
      </w:pPr>
      <w:r w:rsidRPr="00903DBA">
        <w:rPr>
          <w:highlight w:val="white"/>
        </w:rPr>
        <w:t xml:space="preserve">        if ((isConstant || isVolatile) &amp;&amp; (compoundType != null) &amp;&amp;</w:t>
      </w:r>
    </w:p>
    <w:p w14:paraId="44014A2D" w14:textId="77777777" w:rsidR="009A5544" w:rsidRPr="00903DBA" w:rsidRDefault="009A5544" w:rsidP="009A5544">
      <w:pPr>
        <w:pStyle w:val="Code"/>
        <w:rPr>
          <w:highlight w:val="white"/>
        </w:rPr>
      </w:pPr>
      <w:r w:rsidRPr="00903DBA">
        <w:rPr>
          <w:highlight w:val="white"/>
        </w:rPr>
        <w:t xml:space="preserve">             compoundType.IsStructOrUnion() /*&amp;&amp; compoundType.HasTag()*/) {</w:t>
      </w:r>
    </w:p>
    <w:p w14:paraId="1BB227AF" w14:textId="5AA50C60" w:rsidR="005F13B3" w:rsidRPr="00903DBA" w:rsidRDefault="009A5544" w:rsidP="009A5544">
      <w:pPr>
        <w:pStyle w:val="Code"/>
        <w:rPr>
          <w:highlight w:val="white"/>
        </w:rPr>
      </w:pPr>
      <w:r w:rsidRPr="00903DBA">
        <w:rPr>
          <w:highlight w:val="white"/>
        </w:rPr>
        <w:t xml:space="preserve">          compoundType = new Type(compoundType.Sort, compoundType.MemberMap</w:t>
      </w:r>
      <w:r w:rsidR="005F13B3" w:rsidRPr="00903DBA">
        <w:rPr>
          <w:highlight w:val="white"/>
        </w:rPr>
        <w:t>,</w:t>
      </w:r>
    </w:p>
    <w:p w14:paraId="008777B8" w14:textId="4D8DF962" w:rsidR="009A5544" w:rsidRPr="00903DBA" w:rsidRDefault="005F13B3" w:rsidP="009A5544">
      <w:pPr>
        <w:pStyle w:val="Code"/>
        <w:rPr>
          <w:highlight w:val="white"/>
        </w:rPr>
      </w:pPr>
      <w:r w:rsidRPr="00903DBA">
        <w:rPr>
          <w:highlight w:val="white"/>
        </w:rPr>
        <w:t xml:space="preserve">                                  compoundType.MemberList)</w:t>
      </w:r>
      <w:r w:rsidR="009A5544" w:rsidRPr="00903DBA">
        <w:rPr>
          <w:highlight w:val="white"/>
        </w:rPr>
        <w:t>;</w:t>
      </w:r>
    </w:p>
    <w:p w14:paraId="68087960" w14:textId="77777777" w:rsidR="009A5544" w:rsidRPr="00903DBA" w:rsidRDefault="009A5544" w:rsidP="009A5544">
      <w:pPr>
        <w:pStyle w:val="Code"/>
        <w:rPr>
          <w:highlight w:val="white"/>
        </w:rPr>
      </w:pPr>
      <w:r w:rsidRPr="00903DBA">
        <w:rPr>
          <w:highlight w:val="white"/>
        </w:rPr>
        <w:t xml:space="preserve">        }</w:t>
      </w:r>
    </w:p>
    <w:p w14:paraId="73E2689D" w14:textId="1FD19C57" w:rsidR="001508B3" w:rsidRPr="00903DBA" w:rsidRDefault="006A39B5" w:rsidP="006A39B5">
      <w:r w:rsidRPr="00903DBA">
        <w:t>Finally, we extract the sort mask and test whether it represent a valid type.</w:t>
      </w:r>
      <w:r w:rsidR="006A2188" w:rsidRPr="00903DBA">
        <w:t xml:space="preserve"> If the declaration specifier list does not </w:t>
      </w:r>
      <w:r w:rsidR="00AA5370" w:rsidRPr="00903DBA">
        <w:t>repre</w:t>
      </w:r>
      <w:r w:rsidR="000E73BD" w:rsidRPr="00903DBA">
        <w:t>sent</w:t>
      </w:r>
      <w:r w:rsidR="006A2188" w:rsidRPr="00903DBA">
        <w:t xml:space="preserve"> a valid combination, we report an error. For instance, </w:t>
      </w:r>
      <w:r w:rsidR="006A2188" w:rsidRPr="00903DBA">
        <w:rPr>
          <w:rStyle w:val="KeyWord0"/>
        </w:rPr>
        <w:t>signed</w:t>
      </w:r>
      <w:r w:rsidR="006A2188" w:rsidRPr="00903DBA">
        <w:t xml:space="preserve"> </w:t>
      </w:r>
      <w:r w:rsidR="006A2188" w:rsidRPr="00903DBA">
        <w:rPr>
          <w:rStyle w:val="KeyWord0"/>
        </w:rPr>
        <w:t>short</w:t>
      </w:r>
      <w:r w:rsidR="006A2188" w:rsidRPr="00903DBA">
        <w:t xml:space="preserve"> </w:t>
      </w:r>
      <w:r w:rsidR="006A2188" w:rsidRPr="00903DBA">
        <w:rPr>
          <w:rStyle w:val="KeyWord0"/>
        </w:rPr>
        <w:t>double</w:t>
      </w:r>
      <w:r w:rsidR="006A2188" w:rsidRPr="00903DBA">
        <w:t xml:space="preserve"> is an </w:t>
      </w:r>
      <w:r w:rsidR="00D97D44" w:rsidRPr="00903DBA">
        <w:t>invalid combination of declaration specifier</w:t>
      </w:r>
      <w:r w:rsidR="00AA5370" w:rsidRPr="00903DBA">
        <w:t>s.</w:t>
      </w:r>
      <w:r w:rsidR="006A2188" w:rsidRPr="00903DBA">
        <w:t xml:space="preserve"> </w:t>
      </w:r>
    </w:p>
    <w:p w14:paraId="29C64E63" w14:textId="77777777" w:rsidR="00DA382D" w:rsidRPr="00903DBA" w:rsidRDefault="00DA382D" w:rsidP="00DA382D">
      <w:pPr>
        <w:pStyle w:val="Code"/>
        <w:rPr>
          <w:highlight w:val="white"/>
        </w:rPr>
      </w:pPr>
      <w:r w:rsidRPr="00903DBA">
        <w:rPr>
          <w:highlight w:val="white"/>
        </w:rPr>
        <w:t xml:space="preserve">        Sort? sort = null;</w:t>
      </w:r>
    </w:p>
    <w:p w14:paraId="37B9FA6A" w14:textId="77777777" w:rsidR="00DA382D" w:rsidRPr="00903DBA" w:rsidRDefault="00DA382D" w:rsidP="00DA382D">
      <w:pPr>
        <w:pStyle w:val="Code"/>
        <w:rPr>
          <w:highlight w:val="white"/>
        </w:rPr>
      </w:pPr>
      <w:r w:rsidRPr="00903DBA">
        <w:rPr>
          <w:highlight w:val="white"/>
        </w:rPr>
        <w:t xml:space="preserve">        int sortMaskValue = totalMaskValue &amp; ((int) Mask.SortMask);</w:t>
      </w:r>
    </w:p>
    <w:p w14:paraId="74C8952A" w14:textId="77777777" w:rsidR="00DA382D" w:rsidRPr="00903DBA" w:rsidRDefault="00DA382D" w:rsidP="00DA382D">
      <w:pPr>
        <w:pStyle w:val="Code"/>
        <w:rPr>
          <w:highlight w:val="white"/>
        </w:rPr>
      </w:pPr>
    </w:p>
    <w:p w14:paraId="4E0F523C" w14:textId="77777777" w:rsidR="00DA382D" w:rsidRPr="00903DBA" w:rsidRDefault="00DA382D" w:rsidP="00DA382D">
      <w:pPr>
        <w:pStyle w:val="Code"/>
        <w:rPr>
          <w:highlight w:val="white"/>
        </w:rPr>
      </w:pPr>
      <w:r w:rsidRPr="00903DBA">
        <w:rPr>
          <w:highlight w:val="white"/>
        </w:rPr>
        <w:t xml:space="preserve">        if (sortMaskValue != 0) {</w:t>
      </w:r>
    </w:p>
    <w:p w14:paraId="3CD2A9E1" w14:textId="77777777" w:rsidR="00DA382D" w:rsidRPr="00903DBA" w:rsidRDefault="00DA382D" w:rsidP="00DA382D">
      <w:pPr>
        <w:pStyle w:val="Code"/>
        <w:rPr>
          <w:highlight w:val="white"/>
        </w:rPr>
      </w:pPr>
      <w:r w:rsidRPr="00903DBA">
        <w:rPr>
          <w:highlight w:val="white"/>
        </w:rPr>
        <w:t xml:space="preserve">          if (!m_maskToSortMap.ContainsKey(sortMaskValue)) {</w:t>
      </w:r>
    </w:p>
    <w:p w14:paraId="78CBEDA8" w14:textId="77777777" w:rsidR="00DA382D" w:rsidRPr="00903DBA" w:rsidRDefault="00DA382D" w:rsidP="00DA382D">
      <w:pPr>
        <w:pStyle w:val="Code"/>
        <w:rPr>
          <w:highlight w:val="white"/>
        </w:rPr>
      </w:pPr>
      <w:r w:rsidRPr="00903DBA">
        <w:rPr>
          <w:highlight w:val="white"/>
        </w:rPr>
        <w:t xml:space="preserve">            Assert.Error(MaskToString(sortMaskValue),</w:t>
      </w:r>
    </w:p>
    <w:p w14:paraId="42694CD4" w14:textId="77777777" w:rsidR="00DA382D" w:rsidRPr="00903DBA" w:rsidRDefault="00DA382D" w:rsidP="00DA382D">
      <w:pPr>
        <w:pStyle w:val="Code"/>
        <w:rPr>
          <w:highlight w:val="white"/>
        </w:rPr>
      </w:pPr>
      <w:r w:rsidRPr="00903DBA">
        <w:rPr>
          <w:highlight w:val="white"/>
        </w:rPr>
        <w:t xml:space="preserve">                         Message.Invalid_specifier_sequence);</w:t>
      </w:r>
    </w:p>
    <w:p w14:paraId="5CB53229" w14:textId="77777777" w:rsidR="00DA382D" w:rsidRPr="00903DBA" w:rsidRDefault="00DA382D" w:rsidP="00DA382D">
      <w:pPr>
        <w:pStyle w:val="Code"/>
        <w:rPr>
          <w:highlight w:val="white"/>
        </w:rPr>
      </w:pPr>
      <w:r w:rsidRPr="00903DBA">
        <w:rPr>
          <w:highlight w:val="white"/>
        </w:rPr>
        <w:t xml:space="preserve">          }</w:t>
      </w:r>
    </w:p>
    <w:p w14:paraId="2E52443C" w14:textId="77777777" w:rsidR="00DA382D" w:rsidRPr="00903DBA" w:rsidRDefault="00DA382D" w:rsidP="00DA382D">
      <w:pPr>
        <w:pStyle w:val="Code"/>
        <w:rPr>
          <w:highlight w:val="white"/>
        </w:rPr>
      </w:pPr>
    </w:p>
    <w:p w14:paraId="25107682" w14:textId="77777777" w:rsidR="00DA382D" w:rsidRPr="00903DBA" w:rsidRDefault="00DA382D" w:rsidP="00DA382D">
      <w:pPr>
        <w:pStyle w:val="Code"/>
        <w:rPr>
          <w:highlight w:val="white"/>
        </w:rPr>
      </w:pPr>
      <w:r w:rsidRPr="00903DBA">
        <w:rPr>
          <w:highlight w:val="white"/>
        </w:rPr>
        <w:t xml:space="preserve">          sort = m_maskToSortMap[sortMaskValue];</w:t>
      </w:r>
    </w:p>
    <w:p w14:paraId="039F225C" w14:textId="77777777" w:rsidR="00DA382D" w:rsidRPr="00903DBA" w:rsidRDefault="00DA382D" w:rsidP="00DA382D">
      <w:pPr>
        <w:pStyle w:val="Code"/>
        <w:rPr>
          <w:highlight w:val="white"/>
        </w:rPr>
      </w:pPr>
      <w:r w:rsidRPr="00903DBA">
        <w:rPr>
          <w:highlight w:val="white"/>
        </w:rPr>
        <w:t xml:space="preserve">        }</w:t>
      </w:r>
    </w:p>
    <w:p w14:paraId="209178E8" w14:textId="77777777" w:rsidR="00AD3A4E" w:rsidRPr="00903DBA" w:rsidRDefault="00AD3A4E" w:rsidP="00AD3A4E">
      <w:r w:rsidRPr="00903DBA">
        <w:t>When defining the final type, there are four cases. If the compound type is not null and the sort is null, the result type is the compound type, with the possible addition of constant or volatile qualifiers.</w:t>
      </w:r>
    </w:p>
    <w:p w14:paraId="15DFF49B" w14:textId="77777777" w:rsidR="00DA382D" w:rsidRPr="00903DBA" w:rsidRDefault="00DA382D" w:rsidP="00DA382D">
      <w:pPr>
        <w:pStyle w:val="Code"/>
        <w:rPr>
          <w:highlight w:val="white"/>
        </w:rPr>
      </w:pPr>
      <w:r w:rsidRPr="00903DBA">
        <w:rPr>
          <w:highlight w:val="white"/>
        </w:rPr>
        <w:t xml:space="preserve">        Type type = null;</w:t>
      </w:r>
    </w:p>
    <w:p w14:paraId="4BB7A5B7" w14:textId="77777777" w:rsidR="00DA382D" w:rsidRPr="00903DBA" w:rsidRDefault="00DA382D" w:rsidP="00DA382D">
      <w:pPr>
        <w:pStyle w:val="Code"/>
        <w:rPr>
          <w:highlight w:val="white"/>
        </w:rPr>
      </w:pPr>
      <w:r w:rsidRPr="00903DBA">
        <w:rPr>
          <w:highlight w:val="white"/>
        </w:rPr>
        <w:t xml:space="preserve">        if ((compoundType != null) &amp;&amp; (sort == null)) {</w:t>
      </w:r>
    </w:p>
    <w:p w14:paraId="5F5D3B4A" w14:textId="1B1611D2" w:rsidR="00DA382D" w:rsidRPr="00903DBA" w:rsidRDefault="00DA382D" w:rsidP="00DA382D">
      <w:pPr>
        <w:pStyle w:val="Code"/>
        <w:rPr>
          <w:highlight w:val="white"/>
        </w:rPr>
      </w:pPr>
      <w:r w:rsidRPr="00903DBA">
        <w:rPr>
          <w:highlight w:val="white"/>
        </w:rPr>
        <w:t xml:space="preserve">          compoundType.Constant = (compoundType.Constant || isConstant);</w:t>
      </w:r>
    </w:p>
    <w:p w14:paraId="16B86F9C" w14:textId="77777777" w:rsidR="00DA382D" w:rsidRPr="00903DBA" w:rsidRDefault="00DA382D" w:rsidP="00DA382D">
      <w:pPr>
        <w:pStyle w:val="Code"/>
        <w:rPr>
          <w:highlight w:val="white"/>
        </w:rPr>
      </w:pPr>
      <w:r w:rsidRPr="00903DBA">
        <w:rPr>
          <w:highlight w:val="white"/>
        </w:rPr>
        <w:t xml:space="preserve">          compoundType.Volatile = (compoundType.Volatile || isVolatile);</w:t>
      </w:r>
    </w:p>
    <w:p w14:paraId="3C9E7276" w14:textId="77777777" w:rsidR="00DA382D" w:rsidRPr="00903DBA" w:rsidRDefault="00DA382D" w:rsidP="00DA382D">
      <w:pPr>
        <w:pStyle w:val="Code"/>
        <w:rPr>
          <w:highlight w:val="white"/>
        </w:rPr>
      </w:pPr>
      <w:r w:rsidRPr="00903DBA">
        <w:rPr>
          <w:highlight w:val="white"/>
        </w:rPr>
        <w:t xml:space="preserve">          type = compoundType;</w:t>
      </w:r>
    </w:p>
    <w:p w14:paraId="2599FAF3" w14:textId="77777777" w:rsidR="00DA382D" w:rsidRPr="00903DBA" w:rsidRDefault="00DA382D" w:rsidP="00DA382D">
      <w:pPr>
        <w:pStyle w:val="Code"/>
        <w:rPr>
          <w:highlight w:val="white"/>
        </w:rPr>
      </w:pPr>
      <w:r w:rsidRPr="00903DBA">
        <w:rPr>
          <w:highlight w:val="white"/>
        </w:rPr>
        <w:t xml:space="preserve">        }</w:t>
      </w:r>
    </w:p>
    <w:p w14:paraId="26D38D86" w14:textId="2772668B" w:rsidR="00AD3A4E" w:rsidRPr="00903DBA" w:rsidRDefault="00AD3A4E" w:rsidP="00AD3A4E">
      <w:r w:rsidRPr="00903DBA">
        <w:t>If the compound type is null and the sort is not null, the result type is based on the sort.</w:t>
      </w:r>
    </w:p>
    <w:p w14:paraId="1F3D0D34" w14:textId="77777777" w:rsidR="00DA382D" w:rsidRPr="00903DBA" w:rsidRDefault="00DA382D" w:rsidP="00DA382D">
      <w:pPr>
        <w:pStyle w:val="Code"/>
        <w:rPr>
          <w:highlight w:val="white"/>
        </w:rPr>
      </w:pPr>
      <w:r w:rsidRPr="00903DBA">
        <w:rPr>
          <w:highlight w:val="white"/>
        </w:rPr>
        <w:t xml:space="preserve">        else if ((compoundType == null) &amp;&amp; (sort != null)) {</w:t>
      </w:r>
    </w:p>
    <w:p w14:paraId="04303DF7" w14:textId="77777777" w:rsidR="00DA382D" w:rsidRPr="00903DBA" w:rsidRDefault="00DA382D" w:rsidP="00DA382D">
      <w:pPr>
        <w:pStyle w:val="Code"/>
        <w:rPr>
          <w:highlight w:val="white"/>
        </w:rPr>
      </w:pPr>
      <w:r w:rsidRPr="00903DBA">
        <w:rPr>
          <w:highlight w:val="white"/>
        </w:rPr>
        <w:t xml:space="preserve">          type = new Type(sort.Value);</w:t>
      </w:r>
    </w:p>
    <w:p w14:paraId="49C5D770" w14:textId="5C69440A" w:rsidR="00DA382D" w:rsidRPr="00903DBA" w:rsidRDefault="00DA382D" w:rsidP="00DA382D">
      <w:pPr>
        <w:pStyle w:val="Code"/>
        <w:rPr>
          <w:highlight w:val="white"/>
        </w:rPr>
      </w:pPr>
      <w:r w:rsidRPr="00903DBA">
        <w:rPr>
          <w:highlight w:val="white"/>
        </w:rPr>
        <w:t xml:space="preserve">          type.Constant = isConstant;</w:t>
      </w:r>
    </w:p>
    <w:p w14:paraId="45E6D20F" w14:textId="77777777" w:rsidR="00DA382D" w:rsidRPr="00903DBA" w:rsidRDefault="00DA382D" w:rsidP="00DA382D">
      <w:pPr>
        <w:pStyle w:val="Code"/>
        <w:rPr>
          <w:highlight w:val="white"/>
        </w:rPr>
      </w:pPr>
      <w:r w:rsidRPr="00903DBA">
        <w:rPr>
          <w:highlight w:val="white"/>
        </w:rPr>
        <w:lastRenderedPageBreak/>
        <w:t xml:space="preserve">          type.Volatile = isVolatile;</w:t>
      </w:r>
    </w:p>
    <w:p w14:paraId="43155248" w14:textId="77777777" w:rsidR="00DA382D" w:rsidRPr="00903DBA" w:rsidRDefault="00DA382D" w:rsidP="00DA382D">
      <w:pPr>
        <w:pStyle w:val="Code"/>
        <w:rPr>
          <w:highlight w:val="white"/>
        </w:rPr>
      </w:pPr>
      <w:r w:rsidRPr="00903DBA">
        <w:rPr>
          <w:highlight w:val="white"/>
        </w:rPr>
        <w:t xml:space="preserve">        }</w:t>
      </w:r>
    </w:p>
    <w:p w14:paraId="1438B1A8" w14:textId="3BD429DB" w:rsidR="001A71FC" w:rsidRPr="00903DBA" w:rsidRDefault="00961AA1" w:rsidP="001A71FC">
      <w:r w:rsidRPr="00903DBA">
        <w:t>If t</w:t>
      </w:r>
      <w:r w:rsidR="001A71FC" w:rsidRPr="00903DBA">
        <w:t xml:space="preserve">he compound type and sort are both null, </w:t>
      </w:r>
      <w:r w:rsidR="009245C0" w:rsidRPr="00903DBA">
        <w:t xml:space="preserve">there is no type. This is valid in function </w:t>
      </w:r>
      <w:r w:rsidR="00C37108" w:rsidRPr="00903DBA">
        <w:t>definition</w:t>
      </w:r>
      <w:r w:rsidR="009245C0" w:rsidRPr="00903DBA">
        <w:t xml:space="preserve">s, in which case the </w:t>
      </w:r>
      <w:r w:rsidR="001A71FC" w:rsidRPr="00903DBA">
        <w:t>type shall be a signed integer.</w:t>
      </w:r>
    </w:p>
    <w:p w14:paraId="24025CEA" w14:textId="77777777" w:rsidR="00DA382D" w:rsidRPr="00903DBA" w:rsidRDefault="00DA382D" w:rsidP="00DA382D">
      <w:pPr>
        <w:pStyle w:val="Code"/>
        <w:rPr>
          <w:highlight w:val="white"/>
        </w:rPr>
      </w:pPr>
      <w:r w:rsidRPr="00903DBA">
        <w:rPr>
          <w:highlight w:val="white"/>
        </w:rPr>
        <w:t xml:space="preserve">        else if ((compoundType == null) &amp;&amp; (sort == null)) {</w:t>
      </w:r>
    </w:p>
    <w:p w14:paraId="09B33ECC" w14:textId="7B4DA013" w:rsidR="00DA382D" w:rsidRPr="00903DBA" w:rsidRDefault="00DA382D" w:rsidP="00DA382D">
      <w:pPr>
        <w:pStyle w:val="Code"/>
        <w:rPr>
          <w:highlight w:val="white"/>
        </w:rPr>
      </w:pPr>
      <w:r w:rsidRPr="00903DBA">
        <w:rPr>
          <w:highlight w:val="white"/>
        </w:rPr>
        <w:t xml:space="preserve">          type = new Type(Sort.</w:t>
      </w:r>
      <w:r w:rsidR="005D4E81" w:rsidRPr="00903DBA">
        <w:rPr>
          <w:highlight w:val="white"/>
        </w:rPr>
        <w:t>SignedInt</w:t>
      </w:r>
      <w:r w:rsidRPr="00903DBA">
        <w:rPr>
          <w:highlight w:val="white"/>
        </w:rPr>
        <w:t>);</w:t>
      </w:r>
    </w:p>
    <w:p w14:paraId="3C7CDE05" w14:textId="552EB7E3" w:rsidR="00DA382D" w:rsidRPr="00903DBA" w:rsidRDefault="00DA382D" w:rsidP="00DA382D">
      <w:pPr>
        <w:pStyle w:val="Code"/>
        <w:rPr>
          <w:highlight w:val="white"/>
        </w:rPr>
      </w:pPr>
      <w:r w:rsidRPr="00903DBA">
        <w:rPr>
          <w:highlight w:val="white"/>
        </w:rPr>
        <w:t xml:space="preserve">          type.</w:t>
      </w:r>
      <w:r w:rsidR="00E735A0" w:rsidRPr="00903DBA">
        <w:rPr>
          <w:highlight w:val="white"/>
        </w:rPr>
        <w:t xml:space="preserve">Constant </w:t>
      </w:r>
      <w:r w:rsidRPr="00903DBA">
        <w:rPr>
          <w:highlight w:val="white"/>
        </w:rPr>
        <w:t>= isConstant;</w:t>
      </w:r>
    </w:p>
    <w:p w14:paraId="1D5E2B5A" w14:textId="77777777" w:rsidR="00DA382D" w:rsidRPr="00903DBA" w:rsidRDefault="00DA382D" w:rsidP="00DA382D">
      <w:pPr>
        <w:pStyle w:val="Code"/>
        <w:rPr>
          <w:highlight w:val="white"/>
        </w:rPr>
      </w:pPr>
      <w:r w:rsidRPr="00903DBA">
        <w:rPr>
          <w:highlight w:val="white"/>
        </w:rPr>
        <w:t xml:space="preserve">          type.Volatile = isVolatile;</w:t>
      </w:r>
    </w:p>
    <w:p w14:paraId="40B1E4C0" w14:textId="77777777" w:rsidR="00DA382D" w:rsidRPr="00903DBA" w:rsidRDefault="00DA382D" w:rsidP="00DA382D">
      <w:pPr>
        <w:pStyle w:val="Code"/>
        <w:rPr>
          <w:highlight w:val="white"/>
        </w:rPr>
      </w:pPr>
      <w:r w:rsidRPr="00903DBA">
        <w:rPr>
          <w:highlight w:val="white"/>
        </w:rPr>
        <w:t xml:space="preserve">        }</w:t>
      </w:r>
    </w:p>
    <w:p w14:paraId="4841B89B" w14:textId="1B0496AD" w:rsidR="001A71FC" w:rsidRPr="00903DBA" w:rsidRDefault="001A71FC" w:rsidP="001A71FC">
      <w:r w:rsidRPr="00903DBA">
        <w:t>If both the compound type and the sort are not null, the type specification is invalid.</w:t>
      </w:r>
      <w:r w:rsidR="00E858B0" w:rsidRPr="00903DBA">
        <w:t xml:space="preserve"> For instance, </w:t>
      </w:r>
      <w:r w:rsidR="00E858B0" w:rsidRPr="00903DBA">
        <w:rPr>
          <w:rStyle w:val="KeyWord0"/>
        </w:rPr>
        <w:t>unsigned</w:t>
      </w:r>
      <w:r w:rsidR="00411C65" w:rsidRPr="00903DBA">
        <w:t xml:space="preserve"> </w:t>
      </w:r>
      <w:r w:rsidR="00411C65" w:rsidRPr="00903DBA">
        <w:rPr>
          <w:rStyle w:val="KeyWord0"/>
        </w:rPr>
        <w:t>short</w:t>
      </w:r>
      <w:r w:rsidR="00411C65" w:rsidRPr="00903DBA">
        <w:t xml:space="preserve"> </w:t>
      </w:r>
      <w:r w:rsidR="00411C65" w:rsidRPr="00903DBA">
        <w:rPr>
          <w:rStyle w:val="KeyWord0"/>
        </w:rPr>
        <w:t>struct</w:t>
      </w:r>
      <w:r w:rsidR="00411C65" w:rsidRPr="00903DBA">
        <w:t xml:space="preserve"> </w:t>
      </w:r>
      <w:r w:rsidR="00411C65" w:rsidRPr="00903DBA">
        <w:rPr>
          <w:rStyle w:val="KeyWord0"/>
        </w:rPr>
        <w:t>{int</w:t>
      </w:r>
      <w:r w:rsidR="00411C65" w:rsidRPr="00903DBA">
        <w:t xml:space="preserve"> </w:t>
      </w:r>
      <w:r w:rsidR="00411C65" w:rsidRPr="00903DBA">
        <w:rPr>
          <w:rStyle w:val="KeyWord0"/>
        </w:rPr>
        <w:t>i;}</w:t>
      </w:r>
      <w:r w:rsidR="00411C65" w:rsidRPr="00903DBA">
        <w:t xml:space="preserve"> is an invalid combination.</w:t>
      </w:r>
    </w:p>
    <w:p w14:paraId="03A1776A" w14:textId="77777777" w:rsidR="00DA382D" w:rsidRPr="00903DBA" w:rsidRDefault="00DA382D" w:rsidP="00DA382D">
      <w:pPr>
        <w:pStyle w:val="Code"/>
        <w:rPr>
          <w:highlight w:val="white"/>
        </w:rPr>
      </w:pPr>
      <w:r w:rsidRPr="00903DBA">
        <w:rPr>
          <w:highlight w:val="white"/>
        </w:rPr>
        <w:t xml:space="preserve">        else {</w:t>
      </w:r>
    </w:p>
    <w:p w14:paraId="646ED2EE" w14:textId="77777777" w:rsidR="00DA382D" w:rsidRPr="00903DBA" w:rsidRDefault="00DA382D" w:rsidP="00DA382D">
      <w:pPr>
        <w:pStyle w:val="Code"/>
        <w:rPr>
          <w:highlight w:val="white"/>
        </w:rPr>
      </w:pPr>
      <w:r w:rsidRPr="00903DBA">
        <w:rPr>
          <w:highlight w:val="white"/>
        </w:rPr>
        <w:t xml:space="preserve">          Assert.Error(MaskToString((int) sortMaskValue), Message.</w:t>
      </w:r>
    </w:p>
    <w:p w14:paraId="0A9EE1DC" w14:textId="77777777" w:rsidR="00DA382D" w:rsidRPr="00903DBA" w:rsidRDefault="00DA382D" w:rsidP="00DA382D">
      <w:pPr>
        <w:pStyle w:val="Code"/>
        <w:rPr>
          <w:highlight w:val="white"/>
        </w:rPr>
      </w:pPr>
      <w:r w:rsidRPr="00903DBA">
        <w:rPr>
          <w:highlight w:val="white"/>
        </w:rPr>
        <w:t xml:space="preserve">                             Invalid_specifier_sequence_together_with_type);</w:t>
      </w:r>
    </w:p>
    <w:p w14:paraId="0C4B6FE5" w14:textId="77777777" w:rsidR="00DA382D" w:rsidRPr="00903DBA" w:rsidRDefault="00DA382D" w:rsidP="00DA382D">
      <w:pPr>
        <w:pStyle w:val="Code"/>
        <w:rPr>
          <w:highlight w:val="white"/>
        </w:rPr>
      </w:pPr>
      <w:r w:rsidRPr="00903DBA">
        <w:rPr>
          <w:highlight w:val="white"/>
        </w:rPr>
        <w:t xml:space="preserve">        }</w:t>
      </w:r>
    </w:p>
    <w:p w14:paraId="451055CB" w14:textId="73F59780" w:rsidR="00DA382D" w:rsidRPr="00903DBA" w:rsidRDefault="00DD6D39" w:rsidP="00DD6D39">
      <w:pPr>
        <w:rPr>
          <w:highlight w:val="white"/>
        </w:rPr>
      </w:pPr>
      <w:r w:rsidRPr="00903DBA">
        <w:rPr>
          <w:highlight w:val="white"/>
        </w:rPr>
        <w:t xml:space="preserve">Finally, the </w:t>
      </w:r>
      <w:r w:rsidR="0032175C" w:rsidRPr="00903DBA">
        <w:rPr>
          <w:highlight w:val="white"/>
        </w:rPr>
        <w:t>specifier</w:t>
      </w:r>
      <w:r w:rsidRPr="00903DBA">
        <w:rPr>
          <w:highlight w:val="white"/>
        </w:rPr>
        <w:t xml:space="preserve"> with the external linkage, storage, and type is retur</w:t>
      </w:r>
      <w:r w:rsidR="00606C49" w:rsidRPr="00903DBA">
        <w:rPr>
          <w:highlight w:val="white"/>
        </w:rPr>
        <w:t>n</w:t>
      </w:r>
      <w:r w:rsidRPr="00903DBA">
        <w:rPr>
          <w:highlight w:val="white"/>
        </w:rPr>
        <w:t>ed.</w:t>
      </w:r>
    </w:p>
    <w:p w14:paraId="1EB83007" w14:textId="77777777" w:rsidR="00DA382D" w:rsidRPr="00903DBA" w:rsidRDefault="00DA382D" w:rsidP="00DA382D">
      <w:pPr>
        <w:pStyle w:val="Code"/>
        <w:rPr>
          <w:highlight w:val="white"/>
        </w:rPr>
      </w:pPr>
      <w:r w:rsidRPr="00903DBA">
        <w:rPr>
          <w:highlight w:val="white"/>
        </w:rPr>
        <w:t xml:space="preserve">        return (new Specifier(externalLinkage, storage, type));</w:t>
      </w:r>
    </w:p>
    <w:p w14:paraId="1B1749DF" w14:textId="77777777" w:rsidR="00DA382D" w:rsidRPr="00903DBA" w:rsidRDefault="00DA382D" w:rsidP="00DA382D">
      <w:pPr>
        <w:pStyle w:val="Code"/>
        <w:rPr>
          <w:highlight w:val="white"/>
        </w:rPr>
      </w:pPr>
      <w:r w:rsidRPr="00903DBA">
        <w:rPr>
          <w:highlight w:val="white"/>
        </w:rPr>
        <w:t xml:space="preserve">      }</w:t>
      </w:r>
    </w:p>
    <w:p w14:paraId="6779B4DE" w14:textId="77777777" w:rsidR="00DA382D" w:rsidRPr="00903DBA" w:rsidRDefault="00DA382D" w:rsidP="00DA382D">
      <w:pPr>
        <w:pStyle w:val="Code"/>
        <w:rPr>
          <w:highlight w:val="white"/>
        </w:rPr>
      </w:pPr>
      <w:r w:rsidRPr="00903DBA">
        <w:rPr>
          <w:highlight w:val="white"/>
        </w:rPr>
        <w:t xml:space="preserve">    }</w:t>
      </w:r>
    </w:p>
    <w:p w14:paraId="7391C021" w14:textId="3569C020" w:rsidR="006B225B" w:rsidRPr="00903DBA" w:rsidRDefault="006A39B5" w:rsidP="006A39B5">
      <w:pPr>
        <w:rPr>
          <w:color w:val="auto"/>
        </w:rPr>
      </w:pPr>
      <w:r w:rsidRPr="00903DBA">
        <w:t xml:space="preserve">The </w:t>
      </w:r>
      <w:r w:rsidR="00491CEF" w:rsidRPr="00903DBA">
        <w:rPr>
          <w:rStyle w:val="KeyWord0"/>
        </w:rPr>
        <w:t>QualifierList</w:t>
      </w:r>
      <w:r w:rsidR="00491CEF" w:rsidRPr="00903DBA">
        <w:t xml:space="preserve"> </w:t>
      </w:r>
      <w:r w:rsidRPr="00903DBA">
        <w:t>method is called when a pointer is declared. It</w:t>
      </w:r>
      <w:r w:rsidR="00491CEF" w:rsidRPr="00903DBA">
        <w:t xml:space="preserve"> </w:t>
      </w:r>
      <w:r w:rsidRPr="00903DBA">
        <w:t>exam</w:t>
      </w:r>
      <w:r w:rsidR="00491CEF" w:rsidRPr="00903DBA">
        <w:t>s</w:t>
      </w:r>
      <w:r w:rsidRPr="00903DBA">
        <w:t xml:space="preserve"> whether the pointer is constant or volatile.</w:t>
      </w:r>
    </w:p>
    <w:p w14:paraId="68C16F87" w14:textId="77777777" w:rsidR="00816992" w:rsidRPr="00903DBA" w:rsidRDefault="00816992" w:rsidP="00816992">
      <w:pPr>
        <w:pStyle w:val="Code"/>
        <w:rPr>
          <w:highlight w:val="white"/>
        </w:rPr>
      </w:pPr>
      <w:r w:rsidRPr="00903DBA">
        <w:rPr>
          <w:highlight w:val="white"/>
        </w:rPr>
        <w:t xml:space="preserve">    public static Type QualifierList(List&lt;Mask&gt; qualifierList) {</w:t>
      </w:r>
    </w:p>
    <w:p w14:paraId="5FE07EF5" w14:textId="77777777" w:rsidR="00816992" w:rsidRPr="00903DBA" w:rsidRDefault="00816992" w:rsidP="00816992">
      <w:pPr>
        <w:pStyle w:val="Code"/>
        <w:rPr>
          <w:highlight w:val="white"/>
        </w:rPr>
      </w:pPr>
      <w:r w:rsidRPr="00903DBA">
        <w:rPr>
          <w:highlight w:val="white"/>
        </w:rPr>
        <w:t xml:space="preserve">      int totalMaskValue = 0;</w:t>
      </w:r>
    </w:p>
    <w:p w14:paraId="427372F1" w14:textId="77777777" w:rsidR="00816992" w:rsidRPr="00903DBA" w:rsidRDefault="00816992" w:rsidP="00816992">
      <w:pPr>
        <w:pStyle w:val="Code"/>
        <w:rPr>
          <w:highlight w:val="white"/>
        </w:rPr>
      </w:pPr>
      <w:r w:rsidRPr="00903DBA">
        <w:rPr>
          <w:highlight w:val="white"/>
        </w:rPr>
        <w:t xml:space="preserve">    </w:t>
      </w:r>
    </w:p>
    <w:p w14:paraId="620D5DA4" w14:textId="77777777" w:rsidR="00816992" w:rsidRPr="00903DBA" w:rsidRDefault="00816992" w:rsidP="00816992">
      <w:pPr>
        <w:pStyle w:val="Code"/>
        <w:rPr>
          <w:highlight w:val="white"/>
        </w:rPr>
      </w:pPr>
      <w:r w:rsidRPr="00903DBA">
        <w:rPr>
          <w:highlight w:val="white"/>
        </w:rPr>
        <w:t xml:space="preserve">      foreach (Mask mask in qualifierList) {</w:t>
      </w:r>
    </w:p>
    <w:p w14:paraId="35CE5178" w14:textId="77777777" w:rsidR="00816992" w:rsidRPr="00903DBA" w:rsidRDefault="00816992" w:rsidP="00816992">
      <w:pPr>
        <w:pStyle w:val="Code"/>
        <w:rPr>
          <w:highlight w:val="white"/>
        </w:rPr>
      </w:pPr>
      <w:r w:rsidRPr="00903DBA">
        <w:rPr>
          <w:highlight w:val="white"/>
        </w:rPr>
        <w:t xml:space="preserve">        int maskValue = (int) mask;</w:t>
      </w:r>
    </w:p>
    <w:p w14:paraId="471829DB" w14:textId="77777777" w:rsidR="00816992" w:rsidRPr="00903DBA" w:rsidRDefault="00816992" w:rsidP="00816992">
      <w:pPr>
        <w:pStyle w:val="Code"/>
        <w:rPr>
          <w:highlight w:val="white"/>
        </w:rPr>
      </w:pPr>
    </w:p>
    <w:p w14:paraId="050A986B" w14:textId="77777777" w:rsidR="00816992" w:rsidRPr="00903DBA" w:rsidRDefault="00816992" w:rsidP="00816992">
      <w:pPr>
        <w:pStyle w:val="Code"/>
        <w:rPr>
          <w:highlight w:val="white"/>
        </w:rPr>
      </w:pPr>
      <w:r w:rsidRPr="00903DBA">
        <w:rPr>
          <w:highlight w:val="white"/>
        </w:rPr>
        <w:t xml:space="preserve">        if ((maskValue &amp; totalMaskValue) != 0) {</w:t>
      </w:r>
    </w:p>
    <w:p w14:paraId="0285FCE5" w14:textId="77777777" w:rsidR="00816992" w:rsidRPr="00903DBA" w:rsidRDefault="00816992" w:rsidP="00816992">
      <w:pPr>
        <w:pStyle w:val="Code"/>
        <w:rPr>
          <w:highlight w:val="white"/>
        </w:rPr>
      </w:pPr>
      <w:r w:rsidRPr="00903DBA">
        <w:rPr>
          <w:highlight w:val="white"/>
        </w:rPr>
        <w:t xml:space="preserve">          Assert.Error(MaskToString(maskValue),</w:t>
      </w:r>
    </w:p>
    <w:p w14:paraId="69437D42" w14:textId="77777777" w:rsidR="00816992" w:rsidRPr="00903DBA" w:rsidRDefault="00816992" w:rsidP="00816992">
      <w:pPr>
        <w:pStyle w:val="Code"/>
        <w:rPr>
          <w:highlight w:val="white"/>
        </w:rPr>
      </w:pPr>
      <w:r w:rsidRPr="00903DBA">
        <w:rPr>
          <w:highlight w:val="white"/>
        </w:rPr>
        <w:t xml:space="preserve">                       Message.Keyword_defined_twice);</w:t>
      </w:r>
    </w:p>
    <w:p w14:paraId="5D29434A" w14:textId="77777777" w:rsidR="00816992" w:rsidRPr="00903DBA" w:rsidRDefault="00816992" w:rsidP="00816992">
      <w:pPr>
        <w:pStyle w:val="Code"/>
        <w:rPr>
          <w:highlight w:val="white"/>
        </w:rPr>
      </w:pPr>
      <w:r w:rsidRPr="00903DBA">
        <w:rPr>
          <w:highlight w:val="white"/>
        </w:rPr>
        <w:t xml:space="preserve">        }</w:t>
      </w:r>
    </w:p>
    <w:p w14:paraId="13075776" w14:textId="77777777" w:rsidR="00816992" w:rsidRPr="00903DBA" w:rsidRDefault="00816992" w:rsidP="00816992">
      <w:pPr>
        <w:pStyle w:val="Code"/>
        <w:rPr>
          <w:highlight w:val="white"/>
        </w:rPr>
      </w:pPr>
    </w:p>
    <w:p w14:paraId="1BB2FAB9" w14:textId="77777777" w:rsidR="00816992" w:rsidRPr="00903DBA" w:rsidRDefault="00816992" w:rsidP="00816992">
      <w:pPr>
        <w:pStyle w:val="Code"/>
        <w:rPr>
          <w:highlight w:val="white"/>
        </w:rPr>
      </w:pPr>
      <w:r w:rsidRPr="00903DBA">
        <w:rPr>
          <w:highlight w:val="white"/>
        </w:rPr>
        <w:t xml:space="preserve">        totalMaskValue |= maskValue;</w:t>
      </w:r>
    </w:p>
    <w:p w14:paraId="3C494F2B" w14:textId="77777777" w:rsidR="00816992" w:rsidRPr="00903DBA" w:rsidRDefault="00816992" w:rsidP="00816992">
      <w:pPr>
        <w:pStyle w:val="Code"/>
        <w:rPr>
          <w:highlight w:val="white"/>
        </w:rPr>
      </w:pPr>
      <w:r w:rsidRPr="00903DBA">
        <w:rPr>
          <w:highlight w:val="white"/>
        </w:rPr>
        <w:t xml:space="preserve">      }</w:t>
      </w:r>
    </w:p>
    <w:p w14:paraId="636EF4CB" w14:textId="77777777" w:rsidR="00816992" w:rsidRPr="00903DBA" w:rsidRDefault="00816992" w:rsidP="00816992">
      <w:pPr>
        <w:pStyle w:val="Code"/>
        <w:rPr>
          <w:highlight w:val="white"/>
        </w:rPr>
      </w:pPr>
    </w:p>
    <w:p w14:paraId="32B1F739" w14:textId="77777777" w:rsidR="00816992" w:rsidRPr="00903DBA" w:rsidRDefault="00816992" w:rsidP="00816992">
      <w:pPr>
        <w:pStyle w:val="Code"/>
        <w:rPr>
          <w:highlight w:val="white"/>
        </w:rPr>
      </w:pPr>
      <w:r w:rsidRPr="00903DBA">
        <w:rPr>
          <w:highlight w:val="white"/>
        </w:rPr>
        <w:t xml:space="preserve">      Type type = Type.VoidPointerType;</w:t>
      </w:r>
    </w:p>
    <w:p w14:paraId="706619A0" w14:textId="5699FC7F" w:rsidR="00816992" w:rsidRPr="00903DBA" w:rsidRDefault="00816992" w:rsidP="00816992">
      <w:pPr>
        <w:pStyle w:val="Code"/>
        <w:rPr>
          <w:highlight w:val="white"/>
        </w:rPr>
      </w:pPr>
      <w:r w:rsidRPr="00903DBA">
        <w:rPr>
          <w:highlight w:val="white"/>
        </w:rPr>
        <w:t xml:space="preserve">      type.Constant = (totalMaskValue &amp; ((int) Mask.Constant)) != 0;</w:t>
      </w:r>
    </w:p>
    <w:p w14:paraId="17F1F9C0" w14:textId="13031D20" w:rsidR="00816992" w:rsidRPr="00903DBA" w:rsidRDefault="00816992" w:rsidP="00816992">
      <w:pPr>
        <w:pStyle w:val="Code"/>
        <w:rPr>
          <w:highlight w:val="white"/>
        </w:rPr>
      </w:pPr>
      <w:r w:rsidRPr="00903DBA">
        <w:rPr>
          <w:highlight w:val="white"/>
        </w:rPr>
        <w:t xml:space="preserve">      type.Volatile = (totalMaskValue &amp; ((int) Mask.Volatile)) != 0;</w:t>
      </w:r>
    </w:p>
    <w:p w14:paraId="39070082" w14:textId="77777777" w:rsidR="00816992" w:rsidRPr="00903DBA" w:rsidRDefault="00816992" w:rsidP="00816992">
      <w:pPr>
        <w:pStyle w:val="Code"/>
        <w:rPr>
          <w:highlight w:val="white"/>
        </w:rPr>
      </w:pPr>
      <w:r w:rsidRPr="00903DBA">
        <w:rPr>
          <w:highlight w:val="white"/>
        </w:rPr>
        <w:t xml:space="preserve">      return type;</w:t>
      </w:r>
    </w:p>
    <w:p w14:paraId="7E134F43" w14:textId="77777777" w:rsidR="00C870F7" w:rsidRPr="00903DBA" w:rsidRDefault="00816992" w:rsidP="00C870F7">
      <w:pPr>
        <w:pStyle w:val="Code"/>
        <w:rPr>
          <w:highlight w:val="white"/>
        </w:rPr>
      </w:pPr>
      <w:r w:rsidRPr="00903DBA">
        <w:rPr>
          <w:highlight w:val="white"/>
        </w:rPr>
        <w:t xml:space="preserve">    }</w:t>
      </w:r>
    </w:p>
    <w:p w14:paraId="348957BC" w14:textId="235A96F2" w:rsidR="00816992" w:rsidRPr="00903DBA" w:rsidRDefault="00C870F7" w:rsidP="00C870F7">
      <w:pPr>
        <w:rPr>
          <w:highlight w:val="white"/>
        </w:rPr>
      </w:pPr>
      <w:r w:rsidRPr="00903DBA">
        <w:rPr>
          <w:highlight w:val="white"/>
        </w:rPr>
        <w:t>T</w:t>
      </w:r>
      <w:r w:rsidR="00491CEF" w:rsidRPr="00903DBA">
        <w:rPr>
          <w:highlight w:val="white"/>
        </w:rPr>
        <w:t xml:space="preserve">he </w:t>
      </w:r>
      <w:r w:rsidR="00491CEF" w:rsidRPr="00903DBA">
        <w:rPr>
          <w:rStyle w:val="KeyWord0"/>
          <w:highlight w:val="white"/>
        </w:rPr>
        <w:t>MaskToString</w:t>
      </w:r>
      <w:r w:rsidR="00491CEF" w:rsidRPr="00903DBA">
        <w:rPr>
          <w:highlight w:val="white"/>
        </w:rPr>
        <w:t xml:space="preserve"> method is called when reporting an error</w:t>
      </w:r>
      <w:r w:rsidR="005E55F2" w:rsidRPr="00903DBA">
        <w:rPr>
          <w:highlight w:val="white"/>
        </w:rPr>
        <w:t>. I</w:t>
      </w:r>
      <w:r w:rsidR="00491CEF" w:rsidRPr="00903DBA">
        <w:rPr>
          <w:highlight w:val="white"/>
        </w:rPr>
        <w:t xml:space="preserve">t returns a string </w:t>
      </w:r>
      <w:r w:rsidR="009E1A81" w:rsidRPr="00903DBA">
        <w:rPr>
          <w:highlight w:val="white"/>
        </w:rPr>
        <w:t xml:space="preserve">holding </w:t>
      </w:r>
      <w:r w:rsidR="005E55F2" w:rsidRPr="00903DBA">
        <w:rPr>
          <w:highlight w:val="white"/>
        </w:rPr>
        <w:t>the declaration specifiers as text.</w:t>
      </w:r>
    </w:p>
    <w:p w14:paraId="13F7A436" w14:textId="77777777" w:rsidR="00816992" w:rsidRPr="00903DBA" w:rsidRDefault="00816992" w:rsidP="00816992">
      <w:pPr>
        <w:pStyle w:val="Code"/>
        <w:rPr>
          <w:highlight w:val="white"/>
        </w:rPr>
      </w:pPr>
      <w:r w:rsidRPr="00903DBA">
        <w:rPr>
          <w:highlight w:val="white"/>
        </w:rPr>
        <w:t xml:space="preserve">    private static string MaskToString(int totalMaskValue) {</w:t>
      </w:r>
    </w:p>
    <w:p w14:paraId="1E636816" w14:textId="77777777" w:rsidR="00816992" w:rsidRPr="00903DBA" w:rsidRDefault="00816992" w:rsidP="00816992">
      <w:pPr>
        <w:pStyle w:val="Code"/>
        <w:rPr>
          <w:highlight w:val="white"/>
        </w:rPr>
      </w:pPr>
      <w:r w:rsidRPr="00903DBA">
        <w:rPr>
          <w:highlight w:val="white"/>
        </w:rPr>
        <w:t xml:space="preserve">      StringBuilder maskBuffer = new StringBuilder();</w:t>
      </w:r>
    </w:p>
    <w:p w14:paraId="669CDDDF" w14:textId="0BE9D0A2" w:rsidR="00816992" w:rsidRPr="00903DBA" w:rsidRDefault="00763422" w:rsidP="00763422">
      <w:pPr>
        <w:rPr>
          <w:highlight w:val="white"/>
        </w:rPr>
      </w:pPr>
      <w:r w:rsidRPr="00903DBA">
        <w:rPr>
          <w:highlight w:val="white"/>
        </w:rPr>
        <w:t>We iterate through the bits of the</w:t>
      </w:r>
      <w:r w:rsidR="00B47878" w:rsidRPr="00903DBA">
        <w:rPr>
          <w:highlight w:val="white"/>
        </w:rPr>
        <w:t xml:space="preserve"> mask and add the text of the </w:t>
      </w:r>
      <w:r w:rsidR="00B47878" w:rsidRPr="008C12B7">
        <w:rPr>
          <w:rStyle w:val="KeyWord0"/>
          <w:highlight w:val="white"/>
        </w:rPr>
        <w:t>Mask</w:t>
      </w:r>
      <w:r w:rsidR="00B47878" w:rsidRPr="00903DBA">
        <w:rPr>
          <w:highlight w:val="white"/>
        </w:rPr>
        <w:t xml:space="preserve"> enumeration matching each true bit (bit with value one).</w:t>
      </w:r>
    </w:p>
    <w:p w14:paraId="2AF89199" w14:textId="77777777" w:rsidR="00816992" w:rsidRPr="00903DBA" w:rsidRDefault="00816992" w:rsidP="00816992">
      <w:pPr>
        <w:pStyle w:val="Code"/>
        <w:rPr>
          <w:highlight w:val="white"/>
        </w:rPr>
      </w:pPr>
      <w:r w:rsidRPr="00903DBA">
        <w:rPr>
          <w:highlight w:val="white"/>
        </w:rPr>
        <w:t xml:space="preserve">      for (int maskValue = 1; maskValue != 0; maskValue &lt;&lt;= 1) {</w:t>
      </w:r>
    </w:p>
    <w:p w14:paraId="1CF66F67" w14:textId="77777777" w:rsidR="00816992" w:rsidRPr="00903DBA" w:rsidRDefault="00816992" w:rsidP="00816992">
      <w:pPr>
        <w:pStyle w:val="Code"/>
        <w:rPr>
          <w:highlight w:val="white"/>
        </w:rPr>
      </w:pPr>
      <w:r w:rsidRPr="00903DBA">
        <w:rPr>
          <w:highlight w:val="white"/>
        </w:rPr>
        <w:t xml:space="preserve">        if ((maskValue &amp; totalMaskValue) != 0) {</w:t>
      </w:r>
    </w:p>
    <w:p w14:paraId="351C8D92" w14:textId="77777777" w:rsidR="00816992" w:rsidRPr="00903DBA" w:rsidRDefault="00816992" w:rsidP="00816992">
      <w:pPr>
        <w:pStyle w:val="Code"/>
        <w:rPr>
          <w:highlight w:val="white"/>
        </w:rPr>
      </w:pPr>
      <w:r w:rsidRPr="00903DBA">
        <w:rPr>
          <w:highlight w:val="white"/>
        </w:rPr>
        <w:lastRenderedPageBreak/>
        <w:t xml:space="preserve">          string maskName = Enum.GetName(typeof(Mask), maskValue).ToLower();</w:t>
      </w:r>
    </w:p>
    <w:p w14:paraId="236FFB00" w14:textId="77777777" w:rsidR="00816992" w:rsidRPr="00903DBA" w:rsidRDefault="00816992" w:rsidP="00816992">
      <w:pPr>
        <w:pStyle w:val="Code"/>
        <w:rPr>
          <w:highlight w:val="white"/>
        </w:rPr>
      </w:pPr>
      <w:r w:rsidRPr="00903DBA">
        <w:rPr>
          <w:highlight w:val="white"/>
        </w:rPr>
        <w:t xml:space="preserve">          maskBuffer.Append(((maskBuffer.Length &gt; 0) ? " " : "") + maskName);</w:t>
      </w:r>
    </w:p>
    <w:p w14:paraId="19FCE420" w14:textId="77777777" w:rsidR="00816992" w:rsidRPr="00903DBA" w:rsidRDefault="00816992" w:rsidP="00816992">
      <w:pPr>
        <w:pStyle w:val="Code"/>
        <w:rPr>
          <w:highlight w:val="white"/>
        </w:rPr>
      </w:pPr>
      <w:r w:rsidRPr="00903DBA">
        <w:rPr>
          <w:highlight w:val="white"/>
        </w:rPr>
        <w:t xml:space="preserve">        }</w:t>
      </w:r>
    </w:p>
    <w:p w14:paraId="15C87126" w14:textId="77777777" w:rsidR="00816992" w:rsidRPr="00903DBA" w:rsidRDefault="00816992" w:rsidP="00816992">
      <w:pPr>
        <w:pStyle w:val="Code"/>
        <w:rPr>
          <w:highlight w:val="white"/>
        </w:rPr>
      </w:pPr>
      <w:r w:rsidRPr="00903DBA">
        <w:rPr>
          <w:highlight w:val="white"/>
        </w:rPr>
        <w:t xml:space="preserve">      }</w:t>
      </w:r>
    </w:p>
    <w:p w14:paraId="45A98A42" w14:textId="77777777" w:rsidR="00816992" w:rsidRPr="00903DBA" w:rsidRDefault="00816992" w:rsidP="00816992">
      <w:pPr>
        <w:pStyle w:val="Code"/>
        <w:rPr>
          <w:highlight w:val="white"/>
        </w:rPr>
      </w:pPr>
    </w:p>
    <w:p w14:paraId="1429DC72" w14:textId="77777777" w:rsidR="00816992" w:rsidRPr="00903DBA" w:rsidRDefault="00816992" w:rsidP="00816992">
      <w:pPr>
        <w:pStyle w:val="Code"/>
        <w:rPr>
          <w:highlight w:val="white"/>
        </w:rPr>
      </w:pPr>
      <w:r w:rsidRPr="00903DBA">
        <w:rPr>
          <w:highlight w:val="white"/>
        </w:rPr>
        <w:t xml:space="preserve">      return maskBuffer.ToString();</w:t>
      </w:r>
    </w:p>
    <w:p w14:paraId="24FACC6B" w14:textId="77777777" w:rsidR="00816992" w:rsidRPr="00903DBA" w:rsidRDefault="00816992" w:rsidP="00816992">
      <w:pPr>
        <w:pStyle w:val="Code"/>
        <w:rPr>
          <w:highlight w:val="white"/>
        </w:rPr>
      </w:pPr>
      <w:r w:rsidRPr="00903DBA">
        <w:rPr>
          <w:highlight w:val="white"/>
        </w:rPr>
        <w:t xml:space="preserve">    }</w:t>
      </w:r>
    </w:p>
    <w:p w14:paraId="4480F7E4" w14:textId="77777777" w:rsidR="00816992" w:rsidRPr="00903DBA" w:rsidRDefault="00816992" w:rsidP="00816992">
      <w:pPr>
        <w:pStyle w:val="Code"/>
        <w:rPr>
          <w:highlight w:val="white"/>
        </w:rPr>
      </w:pPr>
      <w:r w:rsidRPr="00903DBA">
        <w:rPr>
          <w:highlight w:val="white"/>
        </w:rPr>
        <w:t xml:space="preserve">  }</w:t>
      </w:r>
    </w:p>
    <w:p w14:paraId="1D2FA303" w14:textId="77777777" w:rsidR="00816992" w:rsidRPr="00903DBA" w:rsidRDefault="00816992" w:rsidP="00816992">
      <w:pPr>
        <w:pStyle w:val="Code"/>
        <w:rPr>
          <w:rFonts w:ascii="Times New Roman" w:hAnsi="Times New Roman" w:cstheme="majorBidi"/>
          <w:color w:val="000000" w:themeColor="text1"/>
          <w:sz w:val="40"/>
          <w:szCs w:val="26"/>
        </w:rPr>
      </w:pPr>
      <w:r w:rsidRPr="00903DBA">
        <w:rPr>
          <w:highlight w:val="white"/>
        </w:rPr>
        <w:t>}</w:t>
      </w:r>
    </w:p>
    <w:p w14:paraId="3B549B34" w14:textId="716F4A25" w:rsidR="007126A2" w:rsidRPr="00903DBA" w:rsidRDefault="00566B7F" w:rsidP="00816992">
      <w:pPr>
        <w:pStyle w:val="Rubrik2"/>
      </w:pPr>
      <w:bookmarkStart w:id="217" w:name="_Toc57656040"/>
      <w:r w:rsidRPr="00903DBA">
        <w:t>Declarators</w:t>
      </w:r>
      <w:bookmarkEnd w:id="217"/>
    </w:p>
    <w:p w14:paraId="557C5883" w14:textId="0B5DB69C" w:rsidR="00C830CD" w:rsidRPr="00903DBA" w:rsidRDefault="00793045" w:rsidP="00C830CD">
      <w:r w:rsidRPr="00903DBA">
        <w:t>A declarator follows the declaration specifiers</w:t>
      </w:r>
      <w:r w:rsidR="00D5715C">
        <w:t>, it</w:t>
      </w:r>
      <w:r w:rsidR="00D5715C" w:rsidRPr="00903DBA">
        <w:t xml:space="preserve"> can be a simple variable,</w:t>
      </w:r>
      <w:r w:rsidR="00D5715C">
        <w:t xml:space="preserve"> a pointer,</w:t>
      </w:r>
      <w:r w:rsidR="00D5715C" w:rsidRPr="00903DBA">
        <w:t xml:space="preserve"> an array, or a function with old-style or new-style parameter list.</w:t>
      </w:r>
      <w:r w:rsidR="00D5715C">
        <w:t xml:space="preserve"> </w:t>
      </w:r>
      <w:r w:rsidR="00A45A79" w:rsidRPr="00903DBA">
        <w:t xml:space="preserve">A declarator can be </w:t>
      </w:r>
      <w:r w:rsidR="00266D64" w:rsidRPr="00903DBA">
        <w:t>initialized</w:t>
      </w:r>
      <w:r w:rsidR="00A45A79" w:rsidRPr="00903DBA">
        <w:t xml:space="preserve"> with a value or marked with its size in bits.</w:t>
      </w:r>
      <w:r w:rsidRPr="00903DBA">
        <w:t xml:space="preserve"> </w:t>
      </w:r>
      <w:r w:rsidR="00D76CC6" w:rsidRPr="00903DBA">
        <w:t>The bold part of the following code are examples of declarators.</w:t>
      </w:r>
      <w:r w:rsidR="000D7B68" w:rsidRPr="00903DBA">
        <w:t xml:space="preserve"> </w:t>
      </w:r>
      <w:r w:rsidR="000C363D" w:rsidRPr="00903DBA">
        <w:t>Only members of a struct can be marked with bits</w:t>
      </w:r>
      <w:r w:rsidR="002743DF" w:rsidRPr="00903DBA">
        <w:t>. S</w:t>
      </w:r>
      <w:r w:rsidR="000C363D" w:rsidRPr="00903DBA">
        <w:t>truct or union member</w:t>
      </w:r>
      <w:r w:rsidR="00C42F3B">
        <w:t>s,</w:t>
      </w:r>
      <w:r w:rsidR="000C363D" w:rsidRPr="00903DBA">
        <w:t xml:space="preserve"> as well as function parameters</w:t>
      </w:r>
      <w:r w:rsidR="00C42F3B">
        <w:t>,</w:t>
      </w:r>
      <w:r w:rsidR="000C363D" w:rsidRPr="00903DBA">
        <w:t xml:space="preserve"> cannot be </w:t>
      </w:r>
      <w:r w:rsidR="00266D64" w:rsidRPr="00903DBA">
        <w:t>initialized</w:t>
      </w:r>
      <w:r w:rsidR="000C363D" w:rsidRPr="00903DBA">
        <w:t>.</w:t>
      </w:r>
    </w:p>
    <w:p w14:paraId="353371A7" w14:textId="27A94CB7" w:rsidR="00A853BF" w:rsidRPr="00903DBA" w:rsidRDefault="00A853BF" w:rsidP="00A853BF">
      <w:pPr>
        <w:pStyle w:val="Code"/>
      </w:pPr>
      <w:r w:rsidRPr="00903DBA">
        <w:t xml:space="preserve">int </w:t>
      </w:r>
      <w:r w:rsidR="004D3890" w:rsidRPr="00903DBA">
        <w:rPr>
          <w:rStyle w:val="KeyWord0"/>
        </w:rPr>
        <w:t>i</w:t>
      </w:r>
      <w:r w:rsidR="004D3890" w:rsidRPr="00903DBA">
        <w:t xml:space="preserve">, </w:t>
      </w:r>
      <w:r w:rsidR="004D3890" w:rsidRPr="00903DBA">
        <w:rPr>
          <w:rStyle w:val="KeyWord0"/>
        </w:rPr>
        <w:t>j</w:t>
      </w:r>
      <w:r w:rsidR="008D7E9D" w:rsidRPr="00903DBA">
        <w:t xml:space="preserve"> </w:t>
      </w:r>
      <w:r w:rsidR="008D7E9D" w:rsidRPr="00903DBA">
        <w:rPr>
          <w:rStyle w:val="KeyWord0"/>
        </w:rPr>
        <w:t>=</w:t>
      </w:r>
      <w:r w:rsidR="008D7E9D" w:rsidRPr="00903DBA">
        <w:t xml:space="preserve"> </w:t>
      </w:r>
      <w:r w:rsidR="008D7E9D" w:rsidRPr="00903DBA">
        <w:rPr>
          <w:rStyle w:val="KeyWord0"/>
        </w:rPr>
        <w:t>2</w:t>
      </w:r>
      <w:r w:rsidRPr="00903DBA">
        <w:t>;</w:t>
      </w:r>
    </w:p>
    <w:p w14:paraId="41F8A89D" w14:textId="2CF475EA" w:rsidR="00A853BF" w:rsidRPr="00903DBA" w:rsidRDefault="00A853BF" w:rsidP="00A853BF">
      <w:pPr>
        <w:pStyle w:val="Code"/>
      </w:pPr>
      <w:r w:rsidRPr="00903DBA">
        <w:t xml:space="preserve">double </w:t>
      </w:r>
      <w:r w:rsidRPr="00903DBA">
        <w:rPr>
          <w:rStyle w:val="KeyWord0"/>
        </w:rPr>
        <w:t>x</w:t>
      </w:r>
      <w:r w:rsidRPr="00903DBA">
        <w:t xml:space="preserve"> </w:t>
      </w:r>
      <w:r w:rsidRPr="00903DBA">
        <w:rPr>
          <w:rStyle w:val="KeyWord0"/>
        </w:rPr>
        <w:t>=</w:t>
      </w:r>
      <w:r w:rsidRPr="00903DBA">
        <w:t xml:space="preserve"> </w:t>
      </w:r>
      <w:r w:rsidRPr="00903DBA">
        <w:rPr>
          <w:rStyle w:val="KeyWord0"/>
        </w:rPr>
        <w:t>3.14</w:t>
      </w:r>
      <w:r w:rsidRPr="00903DBA">
        <w:t>;</w:t>
      </w:r>
    </w:p>
    <w:p w14:paraId="395C52EF" w14:textId="04E52E45" w:rsidR="00A853BF" w:rsidRPr="00903DBA" w:rsidRDefault="00A853BF" w:rsidP="00A853BF">
      <w:pPr>
        <w:pStyle w:val="Code"/>
      </w:pPr>
      <w:r w:rsidRPr="00903DBA">
        <w:t xml:space="preserve">int </w:t>
      </w:r>
      <w:r w:rsidRPr="00903DBA">
        <w:rPr>
          <w:rStyle w:val="KeyWord0"/>
        </w:rPr>
        <w:t>f(a,</w:t>
      </w:r>
      <w:r w:rsidRPr="00903DBA">
        <w:t xml:space="preserve"> </w:t>
      </w:r>
      <w:r w:rsidRPr="00903DBA">
        <w:rPr>
          <w:rStyle w:val="KeyWord0"/>
        </w:rPr>
        <w:t>b,</w:t>
      </w:r>
      <w:r w:rsidRPr="00903DBA">
        <w:t xml:space="preserve"> </w:t>
      </w:r>
      <w:r w:rsidRPr="00903DBA">
        <w:rPr>
          <w:rStyle w:val="KeyWord0"/>
        </w:rPr>
        <w:t>c)</w:t>
      </w:r>
      <w:r w:rsidR="00D5715C" w:rsidRPr="00D5715C">
        <w:t xml:space="preserve">, </w:t>
      </w:r>
      <w:r w:rsidR="00D5715C">
        <w:rPr>
          <w:rStyle w:val="KeyWord0"/>
        </w:rPr>
        <w:t>g(int i, double x)</w:t>
      </w:r>
      <w:r w:rsidRPr="00903DBA">
        <w:t>;</w:t>
      </w:r>
    </w:p>
    <w:p w14:paraId="058B64EF" w14:textId="368E0800" w:rsidR="00A853BF" w:rsidRPr="00903DBA" w:rsidRDefault="00A853BF" w:rsidP="00A853BF">
      <w:pPr>
        <w:pStyle w:val="Code"/>
      </w:pPr>
      <w:r w:rsidRPr="00903DBA">
        <w:t xml:space="preserve">char </w:t>
      </w:r>
      <w:r w:rsidRPr="00903DBA">
        <w:rPr>
          <w:rStyle w:val="KeyWord0"/>
        </w:rPr>
        <w:t>s[]</w:t>
      </w:r>
      <w:r w:rsidRPr="00903DBA">
        <w:t xml:space="preserve"> </w:t>
      </w:r>
      <w:r w:rsidRPr="00903DBA">
        <w:rPr>
          <w:rStyle w:val="KeyWord0"/>
        </w:rPr>
        <w:t>=</w:t>
      </w:r>
      <w:r w:rsidRPr="00903DBA">
        <w:t xml:space="preserve"> </w:t>
      </w:r>
      <w:r w:rsidR="007C3E24" w:rsidRPr="00903DBA">
        <w:rPr>
          <w:rStyle w:val="KeyWord0"/>
        </w:rPr>
        <w:t>"</w:t>
      </w:r>
      <w:r w:rsidRPr="00903DBA">
        <w:rPr>
          <w:rStyle w:val="KeyWord0"/>
        </w:rPr>
        <w:t>Hello</w:t>
      </w:r>
      <w:r w:rsidR="007C3E24" w:rsidRPr="00903DBA">
        <w:rPr>
          <w:rStyle w:val="KeyWord0"/>
        </w:rPr>
        <w:t>"</w:t>
      </w:r>
      <w:r w:rsidRPr="00903DBA">
        <w:t>;</w:t>
      </w:r>
    </w:p>
    <w:p w14:paraId="42DA3A4C" w14:textId="3B82AB3E" w:rsidR="00A853BF" w:rsidRPr="00903DBA" w:rsidRDefault="00A853BF" w:rsidP="00A853BF">
      <w:pPr>
        <w:pStyle w:val="Code"/>
      </w:pPr>
      <w:r w:rsidRPr="00903DBA">
        <w:t xml:space="preserve">int </w:t>
      </w:r>
      <w:r w:rsidRPr="00903DBA">
        <w:rPr>
          <w:rStyle w:val="KeyWord0"/>
        </w:rPr>
        <w:t>*p</w:t>
      </w:r>
      <w:r w:rsidRPr="00903DBA">
        <w:t xml:space="preserve">, </w:t>
      </w:r>
      <w:r w:rsidRPr="00903DBA">
        <w:rPr>
          <w:rStyle w:val="KeyWord0"/>
        </w:rPr>
        <w:t>*q</w:t>
      </w:r>
      <w:r w:rsidRPr="00903DBA">
        <w:t xml:space="preserve"> </w:t>
      </w:r>
      <w:r w:rsidRPr="00903DBA">
        <w:rPr>
          <w:rStyle w:val="KeyWord0"/>
        </w:rPr>
        <w:t>=</w:t>
      </w:r>
      <w:r w:rsidRPr="00903DBA">
        <w:t xml:space="preserve"> </w:t>
      </w:r>
      <w:r w:rsidRPr="00903DBA">
        <w:rPr>
          <w:rStyle w:val="KeyWord0"/>
        </w:rPr>
        <w:t>&amp;i</w:t>
      </w:r>
      <w:r w:rsidRPr="00903DBA">
        <w:t>;</w:t>
      </w:r>
    </w:p>
    <w:p w14:paraId="1EF03714" w14:textId="79F843C5" w:rsidR="00A853BF" w:rsidRDefault="009641C9" w:rsidP="00A853BF">
      <w:pPr>
        <w:pStyle w:val="Code"/>
      </w:pPr>
      <w:r w:rsidRPr="00903DBA">
        <w:t xml:space="preserve">long int </w:t>
      </w:r>
      <w:r w:rsidRPr="00903DBA">
        <w:rPr>
          <w:rStyle w:val="KeyWord0"/>
        </w:rPr>
        <w:t>value</w:t>
      </w:r>
      <w:r w:rsidR="00D05526">
        <w:rPr>
          <w:rStyle w:val="KeyWord0"/>
        </w:rPr>
        <w:t xml:space="preserve"> </w:t>
      </w:r>
      <w:r w:rsidRPr="00903DBA">
        <w:rPr>
          <w:rStyle w:val="KeyWord0"/>
        </w:rPr>
        <w:t>:</w:t>
      </w:r>
      <w:r w:rsidR="00D05526">
        <w:rPr>
          <w:rStyle w:val="KeyWord0"/>
        </w:rPr>
        <w:t xml:space="preserve"> </w:t>
      </w:r>
      <w:r w:rsidR="004D3890" w:rsidRPr="00903DBA">
        <w:rPr>
          <w:rStyle w:val="KeyWord0"/>
        </w:rPr>
        <w:t>7</w:t>
      </w:r>
      <w:r w:rsidR="004D3890" w:rsidRPr="00903DBA">
        <w:t>;</w:t>
      </w:r>
      <w:r w:rsidR="00466DB4">
        <w:t xml:space="preserve"> // Struct members only</w:t>
      </w:r>
    </w:p>
    <w:p w14:paraId="1E6BE235" w14:textId="4C30012E" w:rsidR="00D5715C" w:rsidRPr="00903DBA" w:rsidRDefault="002A70F9" w:rsidP="002A70F9">
      <w:r>
        <w:t xml:space="preserve">The </w:t>
      </w:r>
      <w:r w:rsidRPr="002A70F9">
        <w:rPr>
          <w:rStyle w:val="KeyWord0"/>
        </w:rPr>
        <w:t>Declarator</w:t>
      </w:r>
      <w:r>
        <w:t xml:space="preserve"> class handles a declarator. For each new </w:t>
      </w:r>
      <w:r w:rsidR="00F540CF">
        <w:t xml:space="preserve">element of the declarator, the </w:t>
      </w:r>
      <w:r w:rsidR="00F540CF" w:rsidRPr="00F540CF">
        <w:rPr>
          <w:rStyle w:val="KeyWord0"/>
        </w:rPr>
        <w:t>add</w:t>
      </w:r>
      <w:r w:rsidR="00F540CF">
        <w:t xml:space="preserve"> method is called.</w:t>
      </w:r>
      <w:r w:rsidR="002B3340">
        <w:t xml:space="preserve"> For instance, if the declaration specifier is an integer and the declarator is a pointer (</w:t>
      </w:r>
      <w:r w:rsidR="002B3340" w:rsidRPr="002B3340">
        <w:rPr>
          <w:rStyle w:val="KeyWord0"/>
        </w:rPr>
        <w:t>int *p;</w:t>
      </w:r>
      <w:r w:rsidR="002B3340">
        <w:t>)</w:t>
      </w:r>
      <w:r w:rsidR="006A5FCA">
        <w:t>, add is called with a pointer first, and then with an integer.</w:t>
      </w:r>
      <w:r w:rsidR="00095293">
        <w:t xml:space="preserve"> The second call attaches the integer to the pointer, so that the pointer points at the integer. In the same way, the array type becomes attached to an array and the return type becomes attached to a function.</w:t>
      </w:r>
    </w:p>
    <w:p w14:paraId="408209B8" w14:textId="77777777" w:rsidR="00566B7F" w:rsidRPr="00903DBA" w:rsidRDefault="00566B7F" w:rsidP="00566B7F">
      <w:pPr>
        <w:pStyle w:val="Code"/>
        <w:rPr>
          <w:highlight w:val="white"/>
        </w:rPr>
      </w:pPr>
      <w:r w:rsidRPr="00903DBA">
        <w:rPr>
          <w:highlight w:val="white"/>
        </w:rPr>
        <w:t>namespace CCompiler {</w:t>
      </w:r>
    </w:p>
    <w:p w14:paraId="57BBB979" w14:textId="77777777" w:rsidR="00566B7F" w:rsidRPr="00903DBA" w:rsidRDefault="00566B7F" w:rsidP="00566B7F">
      <w:pPr>
        <w:pStyle w:val="Code"/>
        <w:rPr>
          <w:highlight w:val="white"/>
        </w:rPr>
      </w:pPr>
      <w:r w:rsidRPr="00903DBA">
        <w:rPr>
          <w:highlight w:val="white"/>
        </w:rPr>
        <w:t xml:space="preserve">  public class Declarator {</w:t>
      </w:r>
    </w:p>
    <w:p w14:paraId="57C74ACC" w14:textId="77777777" w:rsidR="00566B7F" w:rsidRPr="00903DBA" w:rsidRDefault="00566B7F" w:rsidP="00566B7F">
      <w:pPr>
        <w:pStyle w:val="Code"/>
        <w:rPr>
          <w:highlight w:val="white"/>
        </w:rPr>
      </w:pPr>
      <w:r w:rsidRPr="00903DBA">
        <w:rPr>
          <w:highlight w:val="white"/>
        </w:rPr>
        <w:t xml:space="preserve">    private string m_name;</w:t>
      </w:r>
    </w:p>
    <w:p w14:paraId="138D46E8" w14:textId="77777777" w:rsidR="00566B7F" w:rsidRPr="00903DBA" w:rsidRDefault="00566B7F" w:rsidP="00566B7F">
      <w:pPr>
        <w:pStyle w:val="Code"/>
        <w:rPr>
          <w:highlight w:val="white"/>
        </w:rPr>
      </w:pPr>
      <w:r w:rsidRPr="00903DBA">
        <w:rPr>
          <w:highlight w:val="white"/>
        </w:rPr>
        <w:t xml:space="preserve">    private Type m_firstType, m_lastType;</w:t>
      </w:r>
    </w:p>
    <w:p w14:paraId="2DE6011B" w14:textId="77777777" w:rsidR="00566B7F" w:rsidRPr="00903DBA" w:rsidRDefault="00566B7F" w:rsidP="00566B7F">
      <w:pPr>
        <w:pStyle w:val="Code"/>
        <w:rPr>
          <w:highlight w:val="white"/>
        </w:rPr>
      </w:pPr>
    </w:p>
    <w:p w14:paraId="6BC545F1" w14:textId="77777777" w:rsidR="00566B7F" w:rsidRPr="00903DBA" w:rsidRDefault="00566B7F" w:rsidP="00566B7F">
      <w:pPr>
        <w:pStyle w:val="Code"/>
        <w:rPr>
          <w:highlight w:val="white"/>
        </w:rPr>
      </w:pPr>
      <w:r w:rsidRPr="00903DBA">
        <w:rPr>
          <w:highlight w:val="white"/>
        </w:rPr>
        <w:t xml:space="preserve">    public Declarator(string name) {</w:t>
      </w:r>
    </w:p>
    <w:p w14:paraId="0A19264A" w14:textId="0BD7F0B2" w:rsidR="00566B7F" w:rsidRPr="00903DBA" w:rsidRDefault="00566B7F" w:rsidP="00566B7F">
      <w:pPr>
        <w:pStyle w:val="Code"/>
        <w:rPr>
          <w:highlight w:val="white"/>
        </w:rPr>
      </w:pPr>
      <w:r w:rsidRPr="00903DBA">
        <w:rPr>
          <w:highlight w:val="white"/>
        </w:rPr>
        <w:t xml:space="preserve">      </w:t>
      </w:r>
      <w:r w:rsidR="005D04D1" w:rsidRPr="00903DBA">
        <w:rPr>
          <w:highlight w:val="white"/>
        </w:rPr>
        <w:t>m_n</w:t>
      </w:r>
      <w:r w:rsidRPr="00903DBA">
        <w:rPr>
          <w:highlight w:val="white"/>
        </w:rPr>
        <w:t>ame = name;</w:t>
      </w:r>
    </w:p>
    <w:p w14:paraId="01DEA28E" w14:textId="77777777" w:rsidR="00566B7F" w:rsidRPr="00903DBA" w:rsidRDefault="00566B7F" w:rsidP="00566B7F">
      <w:pPr>
        <w:pStyle w:val="Code"/>
        <w:rPr>
          <w:highlight w:val="white"/>
        </w:rPr>
      </w:pPr>
      <w:r w:rsidRPr="00903DBA">
        <w:rPr>
          <w:highlight w:val="white"/>
        </w:rPr>
        <w:t xml:space="preserve">    }</w:t>
      </w:r>
    </w:p>
    <w:p w14:paraId="550EC181" w14:textId="77777777" w:rsidR="00566B7F" w:rsidRPr="00903DBA" w:rsidRDefault="00566B7F" w:rsidP="00566B7F">
      <w:pPr>
        <w:pStyle w:val="Code"/>
        <w:rPr>
          <w:highlight w:val="white"/>
        </w:rPr>
      </w:pPr>
      <w:r w:rsidRPr="00903DBA">
        <w:rPr>
          <w:highlight w:val="white"/>
        </w:rPr>
        <w:t xml:space="preserve">  </w:t>
      </w:r>
    </w:p>
    <w:p w14:paraId="32225A3E" w14:textId="77777777" w:rsidR="00566B7F" w:rsidRPr="00903DBA" w:rsidRDefault="00566B7F" w:rsidP="00566B7F">
      <w:pPr>
        <w:pStyle w:val="Code"/>
        <w:rPr>
          <w:highlight w:val="white"/>
        </w:rPr>
      </w:pPr>
      <w:r w:rsidRPr="00903DBA">
        <w:rPr>
          <w:highlight w:val="white"/>
        </w:rPr>
        <w:t xml:space="preserve">    public string Name {</w:t>
      </w:r>
    </w:p>
    <w:p w14:paraId="6AECC7F9" w14:textId="77777777" w:rsidR="00566B7F" w:rsidRPr="00903DBA" w:rsidRDefault="00566B7F" w:rsidP="00566B7F">
      <w:pPr>
        <w:pStyle w:val="Code"/>
        <w:rPr>
          <w:highlight w:val="white"/>
        </w:rPr>
      </w:pPr>
      <w:r w:rsidRPr="00903DBA">
        <w:rPr>
          <w:highlight w:val="white"/>
        </w:rPr>
        <w:t xml:space="preserve">      get { return m_name; }</w:t>
      </w:r>
    </w:p>
    <w:p w14:paraId="18C0984A" w14:textId="77777777" w:rsidR="00566B7F" w:rsidRPr="00903DBA" w:rsidRDefault="00566B7F" w:rsidP="00566B7F">
      <w:pPr>
        <w:pStyle w:val="Code"/>
        <w:rPr>
          <w:highlight w:val="white"/>
        </w:rPr>
      </w:pPr>
      <w:r w:rsidRPr="00903DBA">
        <w:rPr>
          <w:highlight w:val="white"/>
        </w:rPr>
        <w:t xml:space="preserve">      set { m_name = value; }</w:t>
      </w:r>
    </w:p>
    <w:p w14:paraId="2F9F1A0A" w14:textId="77777777" w:rsidR="00566B7F" w:rsidRPr="00903DBA" w:rsidRDefault="00566B7F" w:rsidP="00566B7F">
      <w:pPr>
        <w:pStyle w:val="Code"/>
        <w:rPr>
          <w:highlight w:val="white"/>
        </w:rPr>
      </w:pPr>
      <w:r w:rsidRPr="00903DBA">
        <w:rPr>
          <w:highlight w:val="white"/>
        </w:rPr>
        <w:t xml:space="preserve">    }</w:t>
      </w:r>
    </w:p>
    <w:p w14:paraId="05B6AC3B" w14:textId="77777777" w:rsidR="00566B7F" w:rsidRPr="00903DBA" w:rsidRDefault="00566B7F" w:rsidP="00566B7F">
      <w:pPr>
        <w:pStyle w:val="Code"/>
        <w:rPr>
          <w:highlight w:val="white"/>
        </w:rPr>
      </w:pPr>
    </w:p>
    <w:p w14:paraId="4BFA088F" w14:textId="77777777" w:rsidR="00566B7F" w:rsidRPr="00903DBA" w:rsidRDefault="00566B7F" w:rsidP="00566B7F">
      <w:pPr>
        <w:pStyle w:val="Code"/>
        <w:rPr>
          <w:highlight w:val="white"/>
        </w:rPr>
      </w:pPr>
      <w:r w:rsidRPr="00903DBA">
        <w:rPr>
          <w:highlight w:val="white"/>
        </w:rPr>
        <w:t xml:space="preserve">    public Type Type {</w:t>
      </w:r>
    </w:p>
    <w:p w14:paraId="52272778" w14:textId="77777777" w:rsidR="00566B7F" w:rsidRPr="00903DBA" w:rsidRDefault="00566B7F" w:rsidP="00566B7F">
      <w:pPr>
        <w:pStyle w:val="Code"/>
        <w:rPr>
          <w:highlight w:val="white"/>
        </w:rPr>
      </w:pPr>
      <w:r w:rsidRPr="00903DBA">
        <w:rPr>
          <w:highlight w:val="white"/>
        </w:rPr>
        <w:t xml:space="preserve">      get { return m_firstType; }</w:t>
      </w:r>
    </w:p>
    <w:p w14:paraId="43221869" w14:textId="77777777" w:rsidR="00566B7F" w:rsidRPr="00903DBA" w:rsidRDefault="00566B7F" w:rsidP="00566B7F">
      <w:pPr>
        <w:pStyle w:val="Code"/>
        <w:rPr>
          <w:highlight w:val="white"/>
        </w:rPr>
      </w:pPr>
      <w:r w:rsidRPr="00903DBA">
        <w:rPr>
          <w:highlight w:val="white"/>
        </w:rPr>
        <w:t xml:space="preserve">    }</w:t>
      </w:r>
    </w:p>
    <w:p w14:paraId="3C2AAD70" w14:textId="1E9FEE60" w:rsidR="00566B7F" w:rsidRPr="00903DBA" w:rsidRDefault="008175BD" w:rsidP="008175BD">
      <w:pPr>
        <w:rPr>
          <w:highlight w:val="white"/>
        </w:rPr>
      </w:pPr>
      <w:r w:rsidRPr="00903DBA">
        <w:rPr>
          <w:highlight w:val="white"/>
        </w:rPr>
        <w:t>If we add a type to the declarator where there is no previous type, we set both the first and last type to that type.</w:t>
      </w:r>
    </w:p>
    <w:p w14:paraId="4C4C8425" w14:textId="78AE4828" w:rsidR="00566B7F" w:rsidRPr="00903DBA" w:rsidRDefault="00566B7F" w:rsidP="00566B7F">
      <w:pPr>
        <w:pStyle w:val="Code"/>
        <w:rPr>
          <w:highlight w:val="white"/>
        </w:rPr>
      </w:pPr>
      <w:r w:rsidRPr="00903DBA">
        <w:rPr>
          <w:highlight w:val="white"/>
        </w:rPr>
        <w:t xml:space="preserve">    public void Add(</w:t>
      </w:r>
      <w:r w:rsidR="00F7018E" w:rsidRPr="00903DBA">
        <w:rPr>
          <w:highlight w:val="white"/>
        </w:rPr>
        <w:t>Type</w:t>
      </w:r>
      <w:r w:rsidRPr="00903DBA">
        <w:rPr>
          <w:highlight w:val="white"/>
        </w:rPr>
        <w:t xml:space="preserve"> </w:t>
      </w:r>
      <w:r w:rsidR="00F7018E" w:rsidRPr="00903DBA">
        <w:rPr>
          <w:highlight w:val="white"/>
        </w:rPr>
        <w:t>newType</w:t>
      </w:r>
      <w:r w:rsidRPr="00903DBA">
        <w:rPr>
          <w:highlight w:val="white"/>
        </w:rPr>
        <w:t>) {</w:t>
      </w:r>
    </w:p>
    <w:p w14:paraId="2E764CD8" w14:textId="77777777" w:rsidR="00566B7F" w:rsidRPr="00903DBA" w:rsidRDefault="00566B7F" w:rsidP="00566B7F">
      <w:pPr>
        <w:pStyle w:val="Code"/>
        <w:rPr>
          <w:highlight w:val="white"/>
        </w:rPr>
      </w:pPr>
      <w:r w:rsidRPr="00903DBA">
        <w:rPr>
          <w:highlight w:val="white"/>
        </w:rPr>
        <w:t xml:space="preserve">      if (m_firstType == null) {</w:t>
      </w:r>
    </w:p>
    <w:p w14:paraId="0B6EC64D" w14:textId="26140FF9" w:rsidR="00566B7F" w:rsidRPr="00903DBA" w:rsidRDefault="00566B7F" w:rsidP="00566B7F">
      <w:pPr>
        <w:pStyle w:val="Code"/>
        <w:rPr>
          <w:highlight w:val="white"/>
        </w:rPr>
      </w:pPr>
      <w:r w:rsidRPr="00903DBA">
        <w:rPr>
          <w:highlight w:val="white"/>
        </w:rPr>
        <w:t xml:space="preserve">        m_firstType = m_lastType = </w:t>
      </w:r>
      <w:r w:rsidR="00F7018E" w:rsidRPr="00903DBA">
        <w:rPr>
          <w:highlight w:val="white"/>
        </w:rPr>
        <w:t>newType</w:t>
      </w:r>
      <w:r w:rsidRPr="00903DBA">
        <w:rPr>
          <w:highlight w:val="white"/>
        </w:rPr>
        <w:t>;</w:t>
      </w:r>
    </w:p>
    <w:p w14:paraId="33BA248E" w14:textId="77777777" w:rsidR="00566B7F" w:rsidRPr="00903DBA" w:rsidRDefault="00566B7F" w:rsidP="00566B7F">
      <w:pPr>
        <w:pStyle w:val="Code"/>
        <w:rPr>
          <w:highlight w:val="white"/>
        </w:rPr>
      </w:pPr>
      <w:r w:rsidRPr="00903DBA">
        <w:rPr>
          <w:highlight w:val="white"/>
        </w:rPr>
        <w:t xml:space="preserve">      }</w:t>
      </w:r>
    </w:p>
    <w:p w14:paraId="0719385A" w14:textId="77777777" w:rsidR="00566B7F" w:rsidRPr="00903DBA" w:rsidRDefault="00566B7F" w:rsidP="00566B7F">
      <w:pPr>
        <w:pStyle w:val="Code"/>
        <w:rPr>
          <w:highlight w:val="white"/>
        </w:rPr>
      </w:pPr>
      <w:r w:rsidRPr="00903DBA">
        <w:rPr>
          <w:highlight w:val="white"/>
        </w:rPr>
        <w:t xml:space="preserve">      else {</w:t>
      </w:r>
    </w:p>
    <w:p w14:paraId="6D938339" w14:textId="4592C813" w:rsidR="00566B7F" w:rsidRPr="00903DBA" w:rsidRDefault="00566B7F" w:rsidP="00566B7F">
      <w:pPr>
        <w:pStyle w:val="Code"/>
        <w:rPr>
          <w:highlight w:val="white"/>
        </w:rPr>
      </w:pPr>
      <w:r w:rsidRPr="00903DBA">
        <w:rPr>
          <w:highlight w:val="white"/>
        </w:rPr>
        <w:t xml:space="preserve">        switch (m_lastType.Sort) {</w:t>
      </w:r>
    </w:p>
    <w:p w14:paraId="2B125486" w14:textId="66D0A57A" w:rsidR="00AA39D4" w:rsidRPr="00903DBA" w:rsidRDefault="00AA39D4" w:rsidP="00AA39D4">
      <w:pPr>
        <w:rPr>
          <w:highlight w:val="white"/>
        </w:rPr>
      </w:pPr>
      <w:r w:rsidRPr="00903DBA">
        <w:rPr>
          <w:highlight w:val="white"/>
        </w:rPr>
        <w:lastRenderedPageBreak/>
        <w:t>If the last</w:t>
      </w:r>
      <w:r w:rsidR="00F7018E" w:rsidRPr="00903DBA">
        <w:rPr>
          <w:highlight w:val="white"/>
        </w:rPr>
        <w:t xml:space="preserve"> type</w:t>
      </w:r>
      <w:r w:rsidRPr="00903DBA">
        <w:rPr>
          <w:highlight w:val="white"/>
        </w:rPr>
        <w:t xml:space="preserve"> of the declarator is a pointer, we set it to point at the new </w:t>
      </w:r>
      <w:r w:rsidR="00F7018E" w:rsidRPr="00903DBA">
        <w:rPr>
          <w:highlight w:val="white"/>
        </w:rPr>
        <w:t>type</w:t>
      </w:r>
      <w:r w:rsidRPr="00903DBA">
        <w:rPr>
          <w:highlight w:val="white"/>
        </w:rPr>
        <w:t>.</w:t>
      </w:r>
    </w:p>
    <w:p w14:paraId="4F1E1A31" w14:textId="77777777" w:rsidR="00566B7F" w:rsidRPr="00903DBA" w:rsidRDefault="00566B7F" w:rsidP="00566B7F">
      <w:pPr>
        <w:pStyle w:val="Code"/>
        <w:rPr>
          <w:highlight w:val="white"/>
        </w:rPr>
      </w:pPr>
      <w:r w:rsidRPr="00903DBA">
        <w:rPr>
          <w:highlight w:val="white"/>
        </w:rPr>
        <w:t xml:space="preserve">          case Sort.Pointer:</w:t>
      </w:r>
    </w:p>
    <w:p w14:paraId="50DFA6A3" w14:textId="31B28869" w:rsidR="00566B7F" w:rsidRPr="00903DBA" w:rsidRDefault="00566B7F" w:rsidP="00566B7F">
      <w:pPr>
        <w:pStyle w:val="Code"/>
        <w:rPr>
          <w:highlight w:val="white"/>
        </w:rPr>
      </w:pPr>
      <w:r w:rsidRPr="00903DBA">
        <w:rPr>
          <w:highlight w:val="white"/>
        </w:rPr>
        <w:t xml:space="preserve">            m_lastType.PointerType = </w:t>
      </w:r>
      <w:r w:rsidR="00F7018E" w:rsidRPr="00903DBA">
        <w:rPr>
          <w:highlight w:val="white"/>
        </w:rPr>
        <w:t>newType</w:t>
      </w:r>
      <w:r w:rsidRPr="00903DBA">
        <w:rPr>
          <w:highlight w:val="white"/>
        </w:rPr>
        <w:t>;</w:t>
      </w:r>
    </w:p>
    <w:p w14:paraId="2F089714" w14:textId="7BE4A9B2" w:rsidR="00566B7F" w:rsidRPr="00903DBA" w:rsidRDefault="00566B7F" w:rsidP="00566B7F">
      <w:pPr>
        <w:pStyle w:val="Code"/>
        <w:rPr>
          <w:highlight w:val="white"/>
        </w:rPr>
      </w:pPr>
      <w:r w:rsidRPr="00903DBA">
        <w:rPr>
          <w:highlight w:val="white"/>
        </w:rPr>
        <w:t xml:space="preserve">            m_lastType = </w:t>
      </w:r>
      <w:r w:rsidR="00F7018E" w:rsidRPr="00903DBA">
        <w:rPr>
          <w:highlight w:val="white"/>
        </w:rPr>
        <w:t>newType</w:t>
      </w:r>
      <w:r w:rsidRPr="00903DBA">
        <w:rPr>
          <w:highlight w:val="white"/>
        </w:rPr>
        <w:t>;</w:t>
      </w:r>
    </w:p>
    <w:p w14:paraId="7798A843" w14:textId="77777777" w:rsidR="00566B7F" w:rsidRPr="00903DBA" w:rsidRDefault="00566B7F" w:rsidP="00566B7F">
      <w:pPr>
        <w:pStyle w:val="Code"/>
        <w:rPr>
          <w:highlight w:val="white"/>
        </w:rPr>
      </w:pPr>
      <w:r w:rsidRPr="00903DBA">
        <w:rPr>
          <w:highlight w:val="white"/>
        </w:rPr>
        <w:t xml:space="preserve">            break;</w:t>
      </w:r>
    </w:p>
    <w:p w14:paraId="367C15EA" w14:textId="75FF3182" w:rsidR="00566B7F" w:rsidRPr="00903DBA" w:rsidRDefault="00AA39D4" w:rsidP="00AA39D4">
      <w:pPr>
        <w:rPr>
          <w:highlight w:val="white"/>
        </w:rPr>
      </w:pPr>
      <w:r w:rsidRPr="00903DBA">
        <w:rPr>
          <w:highlight w:val="white"/>
        </w:rPr>
        <w:t xml:space="preserve">If the last </w:t>
      </w:r>
      <w:r w:rsidR="00F7018E" w:rsidRPr="00903DBA">
        <w:rPr>
          <w:highlight w:val="white"/>
        </w:rPr>
        <w:t>type</w:t>
      </w:r>
      <w:r w:rsidRPr="00903DBA">
        <w:rPr>
          <w:highlight w:val="white"/>
        </w:rPr>
        <w:t xml:space="preserve"> of the declarator is a</w:t>
      </w:r>
      <w:r w:rsidR="002D5806" w:rsidRPr="00903DBA">
        <w:rPr>
          <w:highlight w:val="white"/>
        </w:rPr>
        <w:t>n</w:t>
      </w:r>
      <w:r w:rsidRPr="00903DBA">
        <w:rPr>
          <w:highlight w:val="white"/>
        </w:rPr>
        <w:t xml:space="preserve"> </w:t>
      </w:r>
      <w:r w:rsidR="004E1F7A" w:rsidRPr="00903DBA">
        <w:rPr>
          <w:highlight w:val="white"/>
        </w:rPr>
        <w:t>array</w:t>
      </w:r>
      <w:r w:rsidRPr="00903DBA">
        <w:rPr>
          <w:highlight w:val="white"/>
        </w:rPr>
        <w:t xml:space="preserve">, we set </w:t>
      </w:r>
      <w:r w:rsidR="00184C4A" w:rsidRPr="00903DBA">
        <w:rPr>
          <w:highlight w:val="white"/>
        </w:rPr>
        <w:t xml:space="preserve">the </w:t>
      </w:r>
      <w:r w:rsidR="004E1F7A" w:rsidRPr="00903DBA">
        <w:rPr>
          <w:highlight w:val="white"/>
        </w:rPr>
        <w:t xml:space="preserve">type of the </w:t>
      </w:r>
      <w:r w:rsidR="00184C4A" w:rsidRPr="00903DBA">
        <w:rPr>
          <w:highlight w:val="white"/>
        </w:rPr>
        <w:t xml:space="preserve">array to be the new </w:t>
      </w:r>
      <w:r w:rsidR="00F7018E" w:rsidRPr="00903DBA">
        <w:rPr>
          <w:highlight w:val="white"/>
        </w:rPr>
        <w:t>type</w:t>
      </w:r>
      <w:r w:rsidR="00184C4A" w:rsidRPr="00903DBA">
        <w:rPr>
          <w:highlight w:val="white"/>
        </w:rPr>
        <w:t xml:space="preserve">. </w:t>
      </w:r>
      <w:r w:rsidR="00FD3D82" w:rsidRPr="00903DBA">
        <w:rPr>
          <w:highlight w:val="white"/>
        </w:rPr>
        <w:t xml:space="preserve">However, </w:t>
      </w:r>
      <w:r w:rsidR="00184C4A" w:rsidRPr="00903DBA">
        <w:rPr>
          <w:highlight w:val="white"/>
        </w:rPr>
        <w:t xml:space="preserve">the array must be complete; that is, it </w:t>
      </w:r>
      <w:r w:rsidR="00B869BC" w:rsidRPr="00903DBA">
        <w:rPr>
          <w:highlight w:val="white"/>
        </w:rPr>
        <w:t>must have a stated size.</w:t>
      </w:r>
      <w:r w:rsidR="002D5806" w:rsidRPr="00903DBA">
        <w:rPr>
          <w:highlight w:val="white"/>
        </w:rPr>
        <w:t xml:space="preserve"> </w:t>
      </w:r>
      <w:r w:rsidR="00FD3D82" w:rsidRPr="00903DBA">
        <w:rPr>
          <w:highlight w:val="white"/>
        </w:rPr>
        <w:t>Moreover, t</w:t>
      </w:r>
      <w:r w:rsidR="002D5806" w:rsidRPr="00903DBA">
        <w:rPr>
          <w:highlight w:val="white"/>
        </w:rPr>
        <w:t xml:space="preserve">he new type cannot be a </w:t>
      </w:r>
      <w:r w:rsidR="00EB088A" w:rsidRPr="00903DBA">
        <w:rPr>
          <w:highlight w:val="white"/>
        </w:rPr>
        <w:t>function since</w:t>
      </w:r>
      <w:r w:rsidR="002D5806" w:rsidRPr="00903DBA">
        <w:rPr>
          <w:highlight w:val="white"/>
        </w:rPr>
        <w:t xml:space="preserve"> arrays of functions are not allowed.</w:t>
      </w:r>
    </w:p>
    <w:p w14:paraId="51618A59" w14:textId="77777777" w:rsidR="00566B7F" w:rsidRPr="00903DBA" w:rsidRDefault="00566B7F" w:rsidP="00566B7F">
      <w:pPr>
        <w:pStyle w:val="Code"/>
        <w:rPr>
          <w:highlight w:val="white"/>
        </w:rPr>
      </w:pPr>
      <w:r w:rsidRPr="00903DBA">
        <w:rPr>
          <w:highlight w:val="white"/>
        </w:rPr>
        <w:t xml:space="preserve">          case Sort.Array:</w:t>
      </w:r>
    </w:p>
    <w:p w14:paraId="1F492B0E" w14:textId="3CF2DDEE" w:rsidR="00566B7F" w:rsidRPr="00903DBA" w:rsidRDefault="00566B7F" w:rsidP="00566B7F">
      <w:pPr>
        <w:pStyle w:val="Code"/>
        <w:rPr>
          <w:highlight w:val="white"/>
        </w:rPr>
      </w:pPr>
      <w:r w:rsidRPr="00903DBA">
        <w:rPr>
          <w:highlight w:val="white"/>
        </w:rPr>
        <w:t xml:space="preserve">            Assert.Error(</w:t>
      </w:r>
      <w:r w:rsidR="00F7018E" w:rsidRPr="00903DBA">
        <w:rPr>
          <w:highlight w:val="white"/>
        </w:rPr>
        <w:t>newType</w:t>
      </w:r>
      <w:r w:rsidRPr="00903DBA">
        <w:rPr>
          <w:highlight w:val="white"/>
        </w:rPr>
        <w:t>.IsComplete(),</w:t>
      </w:r>
    </w:p>
    <w:p w14:paraId="26055818" w14:textId="4B575A05" w:rsidR="00566B7F" w:rsidRPr="00903DBA" w:rsidRDefault="00566B7F" w:rsidP="00566B7F">
      <w:pPr>
        <w:pStyle w:val="Code"/>
        <w:rPr>
          <w:highlight w:val="white"/>
        </w:rPr>
      </w:pPr>
      <w:r w:rsidRPr="00903DBA">
        <w:rPr>
          <w:highlight w:val="white"/>
        </w:rPr>
        <w:t xml:space="preserve">                         Message.Array_of_incomplete_</w:t>
      </w:r>
      <w:r w:rsidR="00611B03" w:rsidRPr="00903DBA">
        <w:rPr>
          <w:highlight w:val="white"/>
        </w:rPr>
        <w:t>t</w:t>
      </w:r>
      <w:r w:rsidR="00F7018E" w:rsidRPr="00903DBA">
        <w:rPr>
          <w:highlight w:val="white"/>
        </w:rPr>
        <w:t>ype</w:t>
      </w:r>
      <w:r w:rsidRPr="00903DBA">
        <w:rPr>
          <w:highlight w:val="white"/>
        </w:rPr>
        <w:t>_not_allowed);</w:t>
      </w:r>
    </w:p>
    <w:p w14:paraId="17CE3D9F" w14:textId="6F0E34AF" w:rsidR="00566B7F" w:rsidRPr="00903DBA" w:rsidRDefault="00566B7F" w:rsidP="00566B7F">
      <w:pPr>
        <w:pStyle w:val="Code"/>
        <w:rPr>
          <w:highlight w:val="white"/>
        </w:rPr>
      </w:pPr>
      <w:r w:rsidRPr="00903DBA">
        <w:rPr>
          <w:highlight w:val="white"/>
        </w:rPr>
        <w:t xml:space="preserve">            Assert.Error(!</w:t>
      </w:r>
      <w:r w:rsidR="00F7018E" w:rsidRPr="00903DBA">
        <w:rPr>
          <w:highlight w:val="white"/>
        </w:rPr>
        <w:t>newType</w:t>
      </w:r>
      <w:r w:rsidRPr="00903DBA">
        <w:rPr>
          <w:highlight w:val="white"/>
        </w:rPr>
        <w:t>.IsFunction(),</w:t>
      </w:r>
    </w:p>
    <w:p w14:paraId="36114971" w14:textId="4104A16F" w:rsidR="00566B7F" w:rsidRPr="00903DBA" w:rsidRDefault="00566B7F" w:rsidP="00566B7F">
      <w:pPr>
        <w:pStyle w:val="Code"/>
        <w:rPr>
          <w:highlight w:val="white"/>
        </w:rPr>
      </w:pPr>
      <w:r w:rsidRPr="00903DBA">
        <w:rPr>
          <w:highlight w:val="white"/>
        </w:rPr>
        <w:t xml:space="preserve">                         Message.Array_of_function_not_allowed);</w:t>
      </w:r>
    </w:p>
    <w:p w14:paraId="503B3AC8" w14:textId="4140BCF2" w:rsidR="00566B7F" w:rsidRPr="00903DBA" w:rsidRDefault="00566B7F" w:rsidP="00566B7F">
      <w:pPr>
        <w:pStyle w:val="Code"/>
        <w:rPr>
          <w:highlight w:val="white"/>
        </w:rPr>
      </w:pPr>
      <w:r w:rsidRPr="00903DBA">
        <w:rPr>
          <w:highlight w:val="white"/>
        </w:rPr>
        <w:t xml:space="preserve">            m_lastType.ArrayType = </w:t>
      </w:r>
      <w:r w:rsidR="00F7018E" w:rsidRPr="00903DBA">
        <w:rPr>
          <w:highlight w:val="white"/>
        </w:rPr>
        <w:t>newType</w:t>
      </w:r>
      <w:r w:rsidRPr="00903DBA">
        <w:rPr>
          <w:highlight w:val="white"/>
        </w:rPr>
        <w:t>;</w:t>
      </w:r>
    </w:p>
    <w:p w14:paraId="0B4AF67B" w14:textId="10060D44" w:rsidR="00566B7F" w:rsidRPr="00903DBA" w:rsidRDefault="00566B7F" w:rsidP="00566B7F">
      <w:pPr>
        <w:pStyle w:val="Code"/>
        <w:rPr>
          <w:highlight w:val="white"/>
        </w:rPr>
      </w:pPr>
      <w:r w:rsidRPr="00903DBA">
        <w:rPr>
          <w:highlight w:val="white"/>
        </w:rPr>
        <w:t xml:space="preserve">            m_lastType = </w:t>
      </w:r>
      <w:r w:rsidR="00F7018E" w:rsidRPr="00903DBA">
        <w:rPr>
          <w:highlight w:val="white"/>
        </w:rPr>
        <w:t>newType</w:t>
      </w:r>
      <w:r w:rsidRPr="00903DBA">
        <w:rPr>
          <w:highlight w:val="white"/>
        </w:rPr>
        <w:t>;</w:t>
      </w:r>
    </w:p>
    <w:p w14:paraId="3EAF7C33" w14:textId="77777777" w:rsidR="00566B7F" w:rsidRPr="00903DBA" w:rsidRDefault="00566B7F" w:rsidP="00566B7F">
      <w:pPr>
        <w:pStyle w:val="Code"/>
        <w:rPr>
          <w:highlight w:val="white"/>
        </w:rPr>
      </w:pPr>
      <w:r w:rsidRPr="00903DBA">
        <w:rPr>
          <w:highlight w:val="white"/>
        </w:rPr>
        <w:t xml:space="preserve">            break;</w:t>
      </w:r>
    </w:p>
    <w:p w14:paraId="6D3C8D96" w14:textId="353D5052" w:rsidR="00566B7F" w:rsidRPr="00903DBA" w:rsidRDefault="002D5806" w:rsidP="002D5806">
      <w:pPr>
        <w:rPr>
          <w:highlight w:val="white"/>
        </w:rPr>
      </w:pPr>
      <w:r w:rsidRPr="00903DBA">
        <w:rPr>
          <w:highlight w:val="white"/>
        </w:rPr>
        <w:t xml:space="preserve">If the last type of the declarator </w:t>
      </w:r>
      <w:r w:rsidR="00C72F1F" w:rsidRPr="00903DBA">
        <w:rPr>
          <w:highlight w:val="white"/>
        </w:rPr>
        <w:t>is a function, set the return type of the function to be the new type.</w:t>
      </w:r>
      <w:r w:rsidR="00FD3D82" w:rsidRPr="00903DBA">
        <w:rPr>
          <w:highlight w:val="white"/>
        </w:rPr>
        <w:t xml:space="preserve"> However, the new type cannot be an array</w:t>
      </w:r>
      <w:r w:rsidR="002972A6" w:rsidRPr="00903DBA">
        <w:rPr>
          <w:highlight w:val="white"/>
        </w:rPr>
        <w:t xml:space="preserve"> or a </w:t>
      </w:r>
      <w:r w:rsidR="00EB088A" w:rsidRPr="00903DBA">
        <w:rPr>
          <w:highlight w:val="white"/>
        </w:rPr>
        <w:t>function since</w:t>
      </w:r>
      <w:r w:rsidR="00FD3D82" w:rsidRPr="00903DBA">
        <w:rPr>
          <w:highlight w:val="white"/>
        </w:rPr>
        <w:t xml:space="preserve"> </w:t>
      </w:r>
      <w:r w:rsidR="00D11059" w:rsidRPr="00903DBA">
        <w:rPr>
          <w:highlight w:val="white"/>
        </w:rPr>
        <w:t>function</w:t>
      </w:r>
      <w:r w:rsidR="002972A6" w:rsidRPr="00903DBA">
        <w:rPr>
          <w:highlight w:val="white"/>
        </w:rPr>
        <w:t>s are</w:t>
      </w:r>
      <w:r w:rsidR="00D11059" w:rsidRPr="00903DBA">
        <w:rPr>
          <w:highlight w:val="white"/>
        </w:rPr>
        <w:t xml:space="preserve"> not allowed to return an array</w:t>
      </w:r>
      <w:r w:rsidR="002972A6" w:rsidRPr="00903DBA">
        <w:rPr>
          <w:highlight w:val="white"/>
        </w:rPr>
        <w:t>s or functions.</w:t>
      </w:r>
    </w:p>
    <w:p w14:paraId="4710A442" w14:textId="77777777" w:rsidR="00566B7F" w:rsidRPr="00903DBA" w:rsidRDefault="00566B7F" w:rsidP="00566B7F">
      <w:pPr>
        <w:pStyle w:val="Code"/>
        <w:rPr>
          <w:highlight w:val="white"/>
        </w:rPr>
      </w:pPr>
      <w:r w:rsidRPr="00903DBA">
        <w:rPr>
          <w:highlight w:val="white"/>
        </w:rPr>
        <w:t xml:space="preserve">          case Sort.Function:</w:t>
      </w:r>
    </w:p>
    <w:p w14:paraId="60279BE9" w14:textId="15CF93D2" w:rsidR="00566B7F" w:rsidRPr="00903DBA" w:rsidRDefault="00566B7F" w:rsidP="00566B7F">
      <w:pPr>
        <w:pStyle w:val="Code"/>
        <w:rPr>
          <w:highlight w:val="white"/>
        </w:rPr>
      </w:pPr>
      <w:r w:rsidRPr="00903DBA">
        <w:rPr>
          <w:highlight w:val="white"/>
        </w:rPr>
        <w:t xml:space="preserve">            Assert.Error(!</w:t>
      </w:r>
      <w:r w:rsidR="00F7018E" w:rsidRPr="00903DBA">
        <w:rPr>
          <w:highlight w:val="white"/>
        </w:rPr>
        <w:t>newType</w:t>
      </w:r>
      <w:r w:rsidRPr="00903DBA">
        <w:rPr>
          <w:highlight w:val="white"/>
        </w:rPr>
        <w:t>.IsArray(),</w:t>
      </w:r>
    </w:p>
    <w:p w14:paraId="647A600D" w14:textId="0C46F617" w:rsidR="00566B7F" w:rsidRPr="00903DBA" w:rsidRDefault="00566B7F" w:rsidP="00566B7F">
      <w:pPr>
        <w:pStyle w:val="Code"/>
        <w:rPr>
          <w:highlight w:val="white"/>
        </w:rPr>
      </w:pPr>
      <w:r w:rsidRPr="00903DBA">
        <w:rPr>
          <w:highlight w:val="white"/>
        </w:rPr>
        <w:t xml:space="preserve">                         Message.Function_cannot_return_array);</w:t>
      </w:r>
    </w:p>
    <w:p w14:paraId="16053DC7" w14:textId="14DFBD77" w:rsidR="00E0239C" w:rsidRPr="00903DBA" w:rsidRDefault="00566B7F" w:rsidP="00566B7F">
      <w:pPr>
        <w:pStyle w:val="Code"/>
        <w:rPr>
          <w:highlight w:val="white"/>
        </w:rPr>
      </w:pPr>
      <w:r w:rsidRPr="00903DBA">
        <w:rPr>
          <w:highlight w:val="white"/>
        </w:rPr>
        <w:t xml:space="preserve">            Assert.Error(!</w:t>
      </w:r>
      <w:r w:rsidR="00F7018E" w:rsidRPr="00903DBA">
        <w:rPr>
          <w:highlight w:val="white"/>
        </w:rPr>
        <w:t>newType</w:t>
      </w:r>
      <w:r w:rsidRPr="00903DBA">
        <w:rPr>
          <w:highlight w:val="white"/>
        </w:rPr>
        <w:t>.IsFunction(),</w:t>
      </w:r>
    </w:p>
    <w:p w14:paraId="45C3B807" w14:textId="25AF1150" w:rsidR="00566B7F" w:rsidRPr="00903DBA" w:rsidRDefault="00E0239C" w:rsidP="00566B7F">
      <w:pPr>
        <w:pStyle w:val="Code"/>
        <w:rPr>
          <w:highlight w:val="white"/>
        </w:rPr>
      </w:pPr>
      <w:r w:rsidRPr="00903DBA">
        <w:rPr>
          <w:highlight w:val="white"/>
        </w:rPr>
        <w:t xml:space="preserve">                         </w:t>
      </w:r>
      <w:r w:rsidR="00566B7F" w:rsidRPr="00903DBA">
        <w:rPr>
          <w:highlight w:val="white"/>
        </w:rPr>
        <w:t>Message.Function_cannot_return_function);</w:t>
      </w:r>
    </w:p>
    <w:p w14:paraId="0077AE34" w14:textId="136CF560" w:rsidR="00566B7F" w:rsidRPr="00903DBA" w:rsidRDefault="00566B7F" w:rsidP="00566B7F">
      <w:pPr>
        <w:pStyle w:val="Code"/>
        <w:rPr>
          <w:highlight w:val="white"/>
        </w:rPr>
      </w:pPr>
      <w:r w:rsidRPr="00903DBA">
        <w:rPr>
          <w:highlight w:val="white"/>
        </w:rPr>
        <w:t xml:space="preserve">            m_lastType.ReturnType = </w:t>
      </w:r>
      <w:r w:rsidR="00F7018E" w:rsidRPr="00903DBA">
        <w:rPr>
          <w:highlight w:val="white"/>
        </w:rPr>
        <w:t>newType</w:t>
      </w:r>
      <w:r w:rsidRPr="00903DBA">
        <w:rPr>
          <w:highlight w:val="white"/>
        </w:rPr>
        <w:t>;</w:t>
      </w:r>
    </w:p>
    <w:p w14:paraId="0A62A336" w14:textId="78548A53" w:rsidR="00566B7F" w:rsidRPr="00903DBA" w:rsidRDefault="00566B7F" w:rsidP="00566B7F">
      <w:pPr>
        <w:pStyle w:val="Code"/>
        <w:rPr>
          <w:highlight w:val="white"/>
        </w:rPr>
      </w:pPr>
      <w:r w:rsidRPr="00903DBA">
        <w:rPr>
          <w:highlight w:val="white"/>
        </w:rPr>
        <w:t xml:space="preserve">            m_lastType = </w:t>
      </w:r>
      <w:r w:rsidR="00F7018E" w:rsidRPr="00903DBA">
        <w:rPr>
          <w:highlight w:val="white"/>
        </w:rPr>
        <w:t>newType</w:t>
      </w:r>
      <w:r w:rsidRPr="00903DBA">
        <w:rPr>
          <w:highlight w:val="white"/>
        </w:rPr>
        <w:t>;</w:t>
      </w:r>
    </w:p>
    <w:p w14:paraId="051C0971" w14:textId="77777777" w:rsidR="00566B7F" w:rsidRPr="00903DBA" w:rsidRDefault="00566B7F" w:rsidP="00566B7F">
      <w:pPr>
        <w:pStyle w:val="Code"/>
        <w:rPr>
          <w:highlight w:val="white"/>
        </w:rPr>
      </w:pPr>
      <w:r w:rsidRPr="00903DBA">
        <w:rPr>
          <w:highlight w:val="white"/>
        </w:rPr>
        <w:t xml:space="preserve">            break;</w:t>
      </w:r>
    </w:p>
    <w:p w14:paraId="1FA2E338" w14:textId="77777777" w:rsidR="00566B7F" w:rsidRPr="00903DBA" w:rsidRDefault="00566B7F" w:rsidP="00566B7F">
      <w:pPr>
        <w:pStyle w:val="Code"/>
        <w:rPr>
          <w:highlight w:val="white"/>
        </w:rPr>
      </w:pPr>
      <w:r w:rsidRPr="00903DBA">
        <w:rPr>
          <w:highlight w:val="white"/>
        </w:rPr>
        <w:t xml:space="preserve">        }</w:t>
      </w:r>
    </w:p>
    <w:p w14:paraId="46F3AF27" w14:textId="77777777" w:rsidR="00566B7F" w:rsidRPr="00903DBA" w:rsidRDefault="00566B7F" w:rsidP="00566B7F">
      <w:pPr>
        <w:pStyle w:val="Code"/>
        <w:rPr>
          <w:highlight w:val="white"/>
        </w:rPr>
      </w:pPr>
      <w:r w:rsidRPr="00903DBA">
        <w:rPr>
          <w:highlight w:val="white"/>
        </w:rPr>
        <w:t xml:space="preserve">      }</w:t>
      </w:r>
    </w:p>
    <w:p w14:paraId="0D933829" w14:textId="77777777" w:rsidR="00566B7F" w:rsidRPr="00903DBA" w:rsidRDefault="00566B7F" w:rsidP="00566B7F">
      <w:pPr>
        <w:pStyle w:val="Code"/>
        <w:rPr>
          <w:highlight w:val="white"/>
        </w:rPr>
      </w:pPr>
      <w:r w:rsidRPr="00903DBA">
        <w:rPr>
          <w:highlight w:val="white"/>
        </w:rPr>
        <w:t xml:space="preserve">    }</w:t>
      </w:r>
    </w:p>
    <w:p w14:paraId="63DE358A" w14:textId="77777777" w:rsidR="00566B7F" w:rsidRPr="00903DBA" w:rsidRDefault="00566B7F" w:rsidP="00566B7F">
      <w:pPr>
        <w:pStyle w:val="Code"/>
        <w:rPr>
          <w:highlight w:val="white"/>
        </w:rPr>
      </w:pPr>
      <w:r w:rsidRPr="00903DBA">
        <w:rPr>
          <w:highlight w:val="white"/>
        </w:rPr>
        <w:t xml:space="preserve">  }</w:t>
      </w:r>
    </w:p>
    <w:p w14:paraId="1AE550A0" w14:textId="77777777" w:rsidR="00067453" w:rsidRPr="00903DBA" w:rsidRDefault="00566B7F" w:rsidP="00067453">
      <w:pPr>
        <w:pStyle w:val="Code"/>
      </w:pPr>
      <w:r w:rsidRPr="00903DBA">
        <w:rPr>
          <w:highlight w:val="white"/>
        </w:rPr>
        <w:t>}</w:t>
      </w:r>
    </w:p>
    <w:p w14:paraId="370E962A" w14:textId="220E5526" w:rsidR="007126A2" w:rsidRPr="00903DBA" w:rsidRDefault="00E0239C" w:rsidP="00067453">
      <w:pPr>
        <w:pStyle w:val="Rubrik1"/>
      </w:pPr>
      <w:bookmarkStart w:id="218" w:name="_Toc57656041"/>
      <w:r w:rsidRPr="00903DBA">
        <w:lastRenderedPageBreak/>
        <w:t>The Symbol Table</w:t>
      </w:r>
      <w:bookmarkEnd w:id="218"/>
    </w:p>
    <w:p w14:paraId="4A71480E" w14:textId="2DA59589" w:rsidR="0050082D" w:rsidRPr="00903DBA" w:rsidRDefault="00B634C7" w:rsidP="00CE158A">
      <w:r w:rsidRPr="00903DBA">
        <w:t xml:space="preserve">The symbol table keeps track of the values, types, functions, and variables of the code, variables defined by the programmer and well as temporary variables introduced by the compiler. It </w:t>
      </w:r>
      <w:r w:rsidR="00F631F0" w:rsidRPr="00903DBA">
        <w:t xml:space="preserve">also </w:t>
      </w:r>
      <w:r w:rsidR="0084607F" w:rsidRPr="00903DBA">
        <w:t>h</w:t>
      </w:r>
      <w:r w:rsidR="00CE158A" w:rsidRPr="00903DBA">
        <w:t>old</w:t>
      </w:r>
      <w:r w:rsidR="0084607F" w:rsidRPr="00903DBA">
        <w:t>s</w:t>
      </w:r>
      <w:r w:rsidR="00CE158A" w:rsidRPr="00903DBA">
        <w:t xml:space="preserve"> </w:t>
      </w:r>
      <w:r w:rsidR="0084607F" w:rsidRPr="00903DBA">
        <w:t>st</w:t>
      </w:r>
      <w:r w:rsidR="00CE158A" w:rsidRPr="00903DBA">
        <w:t>ruct and union tags</w:t>
      </w:r>
      <w:r w:rsidR="009903D0" w:rsidRPr="00903DBA">
        <w:t xml:space="preserve"> (</w:t>
      </w:r>
      <w:r w:rsidR="00CE158A" w:rsidRPr="00903DBA">
        <w:t>enumeration</w:t>
      </w:r>
      <w:r w:rsidR="009903D0" w:rsidRPr="00903DBA">
        <w:t xml:space="preserve">s </w:t>
      </w:r>
      <w:r w:rsidR="00EB088A">
        <w:t xml:space="preserve">do </w:t>
      </w:r>
      <w:r w:rsidR="009903D0" w:rsidRPr="00903DBA">
        <w:t>no</w:t>
      </w:r>
      <w:r w:rsidR="00EB088A">
        <w:t>t have</w:t>
      </w:r>
      <w:r w:rsidR="00CE158A" w:rsidRPr="00903DBA">
        <w:t xml:space="preserve"> tags</w:t>
      </w:r>
      <w:r w:rsidR="009903D0" w:rsidRPr="00903DBA">
        <w:t>)</w:t>
      </w:r>
      <w:r w:rsidR="00CE158A" w:rsidRPr="00903DBA">
        <w:t xml:space="preserve">. </w:t>
      </w:r>
      <w:r w:rsidR="00033A0C" w:rsidRPr="00903DBA">
        <w:t xml:space="preserve">There are actually several symbol tables. </w:t>
      </w:r>
      <w:r w:rsidR="00333897" w:rsidRPr="00903DBA">
        <w:t>There are symbol tables</w:t>
      </w:r>
      <w:r w:rsidR="00033A0C" w:rsidRPr="00903DBA">
        <w:t xml:space="preserve"> f</w:t>
      </w:r>
      <w:r w:rsidR="00CE158A" w:rsidRPr="00903DBA">
        <w:t xml:space="preserve">or the global space, for each function, for each block in </w:t>
      </w:r>
      <w:r w:rsidR="00333897" w:rsidRPr="00903DBA">
        <w:t>the</w:t>
      </w:r>
      <w:r w:rsidR="00CE158A" w:rsidRPr="00903DBA">
        <w:t xml:space="preserve"> function</w:t>
      </w:r>
      <w:r w:rsidR="00333897" w:rsidRPr="00903DBA">
        <w:t>s</w:t>
      </w:r>
      <w:r w:rsidR="00A36E3F" w:rsidRPr="00903DBA">
        <w:t xml:space="preserve">, and for </w:t>
      </w:r>
      <w:r w:rsidR="00333897" w:rsidRPr="00903DBA">
        <w:t xml:space="preserve">the members of </w:t>
      </w:r>
      <w:r w:rsidR="00A36E3F" w:rsidRPr="00903DBA">
        <w:t>each struct or union</w:t>
      </w:r>
      <w:r w:rsidR="00CE158A" w:rsidRPr="00903DBA">
        <w:t xml:space="preserve">. In this way, the symbol tables form a hierarchy where each table </w:t>
      </w:r>
      <w:r w:rsidR="00840BA8" w:rsidRPr="00903DBA">
        <w:t>holds</w:t>
      </w:r>
      <w:r w:rsidR="00CE158A" w:rsidRPr="00903DBA">
        <w:t xml:space="preserve"> </w:t>
      </w:r>
      <w:r w:rsidR="00033A0C" w:rsidRPr="00903DBA">
        <w:t xml:space="preserve">a </w:t>
      </w:r>
      <w:r w:rsidR="00D64F22" w:rsidRPr="00903DBA">
        <w:t>reference</w:t>
      </w:r>
      <w:r w:rsidR="00033A0C" w:rsidRPr="00903DBA">
        <w:t xml:space="preserve"> to </w:t>
      </w:r>
      <w:r w:rsidR="00CE158A" w:rsidRPr="00903DBA">
        <w:t>its parent table</w:t>
      </w:r>
      <w:r w:rsidR="00D64F22" w:rsidRPr="00903DBA">
        <w:t xml:space="preserve"> (except the table for the global space, which table parent reference is null).</w:t>
      </w:r>
    </w:p>
    <w:p w14:paraId="04DA9D2F" w14:textId="6E69C463" w:rsidR="00333897" w:rsidRPr="00903DBA" w:rsidRDefault="00333897" w:rsidP="00CE158A">
      <w:r w:rsidRPr="00903DBA">
        <w:t>For example, let us look at the following code.</w:t>
      </w:r>
    </w:p>
    <w:p w14:paraId="22EC9BA6" w14:textId="7D975C57" w:rsidR="00EB50EE" w:rsidRPr="00903DBA" w:rsidRDefault="00EB50EE" w:rsidP="00EB50EE">
      <w:pPr>
        <w:pStyle w:val="Code"/>
      </w:pPr>
      <w:r w:rsidRPr="00903DBA">
        <w:t>int global</w:t>
      </w:r>
      <w:r w:rsidR="00850D08" w:rsidRPr="00903DBA">
        <w:t>Int;</w:t>
      </w:r>
    </w:p>
    <w:p w14:paraId="2EA3FFEF" w14:textId="034D6C67" w:rsidR="00EB50EE" w:rsidRPr="00903DBA" w:rsidRDefault="00EB50EE" w:rsidP="00EB50EE">
      <w:pPr>
        <w:pStyle w:val="Code"/>
      </w:pPr>
      <w:r w:rsidRPr="00903DBA">
        <w:t>int i;</w:t>
      </w:r>
    </w:p>
    <w:p w14:paraId="57E8E81B" w14:textId="77777777" w:rsidR="00EB50EE" w:rsidRPr="00903DBA" w:rsidRDefault="00EB50EE" w:rsidP="00EB50EE">
      <w:pPr>
        <w:pStyle w:val="Code"/>
      </w:pPr>
    </w:p>
    <w:p w14:paraId="7CE7141E" w14:textId="0299FBE2" w:rsidR="00EB50EE" w:rsidRPr="00903DBA" w:rsidRDefault="00EB50EE" w:rsidP="00EB50EE">
      <w:pPr>
        <w:pStyle w:val="Code"/>
      </w:pPr>
      <w:r w:rsidRPr="00903DBA">
        <w:t>void main() {</w:t>
      </w:r>
    </w:p>
    <w:p w14:paraId="6860CC60" w14:textId="65EED185" w:rsidR="00EB50EE" w:rsidRPr="00903DBA" w:rsidRDefault="00EB50EE" w:rsidP="00EB50EE">
      <w:pPr>
        <w:pStyle w:val="Code"/>
      </w:pPr>
      <w:r w:rsidRPr="00903DBA">
        <w:t xml:space="preserve">  </w:t>
      </w:r>
      <w:r w:rsidR="000515D6" w:rsidRPr="00903DBA">
        <w:t xml:space="preserve">register </w:t>
      </w:r>
      <w:r w:rsidRPr="00903DBA">
        <w:t>int i;</w:t>
      </w:r>
    </w:p>
    <w:p w14:paraId="7C71C826" w14:textId="3F17F439" w:rsidR="00EB50EE" w:rsidRPr="00903DBA" w:rsidRDefault="00EB50EE" w:rsidP="00EB50EE">
      <w:pPr>
        <w:pStyle w:val="Code"/>
      </w:pPr>
      <w:r w:rsidRPr="00903DBA">
        <w:t xml:space="preserve">  char mainChar;</w:t>
      </w:r>
    </w:p>
    <w:p w14:paraId="6D222110" w14:textId="515B44E5" w:rsidR="00EB50EE" w:rsidRPr="00903DBA" w:rsidRDefault="00EB50EE" w:rsidP="00EB50EE">
      <w:pPr>
        <w:pStyle w:val="Code"/>
      </w:pPr>
    </w:p>
    <w:p w14:paraId="356ED631" w14:textId="2004803C" w:rsidR="00EB50EE" w:rsidRPr="00903DBA" w:rsidRDefault="00EB50EE" w:rsidP="00EB50EE">
      <w:pPr>
        <w:pStyle w:val="Code"/>
      </w:pPr>
      <w:r w:rsidRPr="00903DBA">
        <w:t xml:space="preserve">  if (globalCount &gt; 0) { // Block 1</w:t>
      </w:r>
    </w:p>
    <w:p w14:paraId="484781AD" w14:textId="15010780" w:rsidR="00EB50EE" w:rsidRPr="00903DBA" w:rsidRDefault="00EB50EE" w:rsidP="00EB50EE">
      <w:pPr>
        <w:pStyle w:val="Code"/>
      </w:pPr>
      <w:r w:rsidRPr="00903DBA">
        <w:t xml:space="preserve">    int i;</w:t>
      </w:r>
    </w:p>
    <w:p w14:paraId="63897657" w14:textId="7A4083FE" w:rsidR="00EB50EE" w:rsidRPr="00903DBA" w:rsidRDefault="00EB50EE" w:rsidP="00EB50EE">
      <w:pPr>
        <w:pStyle w:val="Code"/>
      </w:pPr>
      <w:r w:rsidRPr="00903DBA">
        <w:t xml:space="preserve">    float ifFloat;</w:t>
      </w:r>
    </w:p>
    <w:p w14:paraId="76F35D9C" w14:textId="715B332A" w:rsidR="00EB50EE" w:rsidRPr="00903DBA" w:rsidRDefault="00EB50EE" w:rsidP="00EB50EE">
      <w:pPr>
        <w:pStyle w:val="Code"/>
      </w:pPr>
    </w:p>
    <w:p w14:paraId="52C6B816" w14:textId="1814A980" w:rsidR="00EB50EE" w:rsidRPr="00903DBA" w:rsidRDefault="00EB50EE" w:rsidP="00EB50EE">
      <w:pPr>
        <w:pStyle w:val="Code"/>
      </w:pPr>
      <w:r w:rsidRPr="00903DBA">
        <w:t xml:space="preserve">    { int i; // Block 2</w:t>
      </w:r>
    </w:p>
    <w:p w14:paraId="7FDCF1EC" w14:textId="77777777" w:rsidR="0053189F" w:rsidRPr="00903DBA" w:rsidRDefault="00EB50EE" w:rsidP="00EB50EE">
      <w:pPr>
        <w:pStyle w:val="Code"/>
      </w:pPr>
      <w:r w:rsidRPr="00903DBA">
        <w:t xml:space="preserve">      double blockDouble;</w:t>
      </w:r>
    </w:p>
    <w:p w14:paraId="38CD134F" w14:textId="03B2DD35" w:rsidR="005956E9" w:rsidRPr="00903DBA" w:rsidRDefault="005956E9" w:rsidP="00EB50EE">
      <w:pPr>
        <w:pStyle w:val="Code"/>
      </w:pPr>
      <w:r w:rsidRPr="00903DBA">
        <w:t xml:space="preserve">      // Point p</w:t>
      </w:r>
    </w:p>
    <w:p w14:paraId="29E07680" w14:textId="637C400F" w:rsidR="00EB50EE" w:rsidRPr="00903DBA" w:rsidRDefault="00EB50EE" w:rsidP="00EB50EE">
      <w:pPr>
        <w:pStyle w:val="Code"/>
      </w:pPr>
      <w:r w:rsidRPr="00903DBA">
        <w:t xml:space="preserve">    }</w:t>
      </w:r>
    </w:p>
    <w:p w14:paraId="5874BAE9" w14:textId="14A96446" w:rsidR="00EB50EE" w:rsidRPr="00903DBA" w:rsidRDefault="00EB50EE" w:rsidP="00EB50EE">
      <w:pPr>
        <w:pStyle w:val="Code"/>
      </w:pPr>
      <w:r w:rsidRPr="00903DBA">
        <w:t xml:space="preserve">  }</w:t>
      </w:r>
    </w:p>
    <w:p w14:paraId="28A09B03" w14:textId="57F090F0" w:rsidR="00EB50EE" w:rsidRPr="00903DBA" w:rsidRDefault="00EB50EE" w:rsidP="00EB50EE">
      <w:pPr>
        <w:pStyle w:val="Code"/>
      </w:pPr>
      <w:r w:rsidRPr="00903DBA">
        <w:t>}</w:t>
      </w:r>
    </w:p>
    <w:p w14:paraId="4441CDE8" w14:textId="2FA8B9B4" w:rsidR="00370480" w:rsidRPr="00903DBA" w:rsidRDefault="00370480" w:rsidP="00AC74F8">
      <w:r w:rsidRPr="00903DBA">
        <w:t xml:space="preserve">When the parsing reaches point </w:t>
      </w:r>
      <w:r w:rsidRPr="00903DBA">
        <w:rPr>
          <w:rStyle w:val="KeyWord0"/>
        </w:rPr>
        <w:t>p</w:t>
      </w:r>
      <w:r w:rsidRPr="00903DBA">
        <w:t xml:space="preserve">, the symbol table has the </w:t>
      </w:r>
      <w:r w:rsidR="0053189F" w:rsidRPr="00903DBA">
        <w:t>form</w:t>
      </w:r>
      <w:r w:rsidR="00D64F22" w:rsidRPr="00903DBA">
        <w:t xml:space="preserve"> below</w:t>
      </w:r>
      <w:r w:rsidR="0053189F" w:rsidRPr="00903DBA">
        <w:t xml:space="preserve">. Note that the variable </w:t>
      </w:r>
      <w:r w:rsidR="0053189F" w:rsidRPr="00903DBA">
        <w:rPr>
          <w:rStyle w:val="KeyWord0"/>
        </w:rPr>
        <w:t>i</w:t>
      </w:r>
      <w:r w:rsidR="0053189F" w:rsidRPr="00903DBA">
        <w:t xml:space="preserve"> </w:t>
      </w:r>
      <w:r w:rsidR="00A134C2" w:rsidRPr="00903DBA">
        <w:t xml:space="preserve">defined in every block and </w:t>
      </w:r>
      <w:r w:rsidR="0053189F" w:rsidRPr="00903DBA">
        <w:t xml:space="preserve">is present in every </w:t>
      </w:r>
      <w:r w:rsidR="00A134C2" w:rsidRPr="00903DBA">
        <w:t xml:space="preserve">table. When a symbol is looked up, </w:t>
      </w:r>
      <w:r w:rsidR="00DD7081" w:rsidRPr="00903DBA">
        <w:t xml:space="preserve">we start </w:t>
      </w:r>
      <w:r w:rsidR="00A134C2" w:rsidRPr="00903DBA">
        <w:t xml:space="preserve">searching </w:t>
      </w:r>
      <w:r w:rsidR="00DD7081" w:rsidRPr="00903DBA">
        <w:t xml:space="preserve">in the current table and </w:t>
      </w:r>
      <w:r w:rsidR="00A134C2" w:rsidRPr="00903DBA">
        <w:t>continue</w:t>
      </w:r>
      <w:r w:rsidR="00DD7081" w:rsidRPr="00903DBA">
        <w:t xml:space="preserve"> </w:t>
      </w:r>
      <w:r w:rsidR="00D64F22" w:rsidRPr="00903DBA">
        <w:t xml:space="preserve">to </w:t>
      </w:r>
      <w:r w:rsidR="00DD7081" w:rsidRPr="00903DBA">
        <w:t xml:space="preserve">search </w:t>
      </w:r>
      <w:r w:rsidR="00A134C2" w:rsidRPr="00903DBA">
        <w:t>up through the hierarchy</w:t>
      </w:r>
      <w:r w:rsidR="00DD7081" w:rsidRPr="00903DBA">
        <w:t xml:space="preserve"> until we found a symbol with the given name or the </w:t>
      </w:r>
      <w:r w:rsidR="0032247A" w:rsidRPr="00903DBA">
        <w:t xml:space="preserve">parent symbol reference is null, </w:t>
      </w:r>
      <w:r w:rsidR="00D64F22" w:rsidRPr="00903DBA">
        <w:t xml:space="preserve">in </w:t>
      </w:r>
      <w:r w:rsidR="0032247A" w:rsidRPr="00903DBA">
        <w:t xml:space="preserve">which </w:t>
      </w:r>
      <w:r w:rsidR="00D64F22" w:rsidRPr="00903DBA">
        <w:t xml:space="preserve">case </w:t>
      </w:r>
      <w:r w:rsidR="0032247A" w:rsidRPr="00903DBA">
        <w:t>the table representing the global space.</w:t>
      </w:r>
    </w:p>
    <w:p w14:paraId="2C5F4E65" w14:textId="2B3580F7" w:rsidR="0050082D" w:rsidRPr="00903DBA" w:rsidRDefault="0050082D" w:rsidP="00CE158A">
      <w:r w:rsidRPr="00903DBA">
        <w:rPr>
          <w:noProof/>
        </w:rPr>
        <w:lastRenderedPageBreak/>
        <mc:AlternateContent>
          <mc:Choice Requires="wpc">
            <w:drawing>
              <wp:inline distT="0" distB="0" distL="0" distR="0" wp14:anchorId="3EA149A4" wp14:editId="758F562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150034" w:rsidRPr="00D2146B" w:rsidRDefault="00150034" w:rsidP="0050082D">
                              <w:pPr>
                                <w:spacing w:before="0" w:after="0"/>
                                <w:rPr>
                                  <w:sz w:val="18"/>
                                  <w:szCs w:val="18"/>
                                  <w:lang w:val="sv-SE"/>
                                </w:rPr>
                              </w:pPr>
                              <w:r>
                                <w:rPr>
                                  <w:sz w:val="18"/>
                                  <w:szCs w:val="18"/>
                                  <w:lang w:val="sv-SE"/>
                                </w:rPr>
                                <w:t>Static int globalInt</w:t>
                              </w:r>
                            </w:p>
                            <w:p w14:paraId="69A6032C" w14:textId="768161F7" w:rsidR="00150034" w:rsidRDefault="00150034" w:rsidP="0050082D">
                              <w:pPr>
                                <w:spacing w:before="0" w:after="0"/>
                                <w:rPr>
                                  <w:sz w:val="18"/>
                                  <w:szCs w:val="18"/>
                                  <w:lang w:val="sv-SE"/>
                                </w:rPr>
                              </w:pPr>
                              <w:r>
                                <w:rPr>
                                  <w:sz w:val="18"/>
                                  <w:szCs w:val="18"/>
                                  <w:lang w:val="sv-SE"/>
                                </w:rPr>
                                <w:t>Static int i</w:t>
                              </w:r>
                            </w:p>
                            <w:p w14:paraId="65DC2C71" w14:textId="7AEEED2D" w:rsidR="00150034" w:rsidRDefault="00150034" w:rsidP="0050082D">
                              <w:pPr>
                                <w:spacing w:before="0" w:after="0"/>
                                <w:rPr>
                                  <w:sz w:val="18"/>
                                  <w:szCs w:val="18"/>
                                  <w:lang w:val="sv-SE"/>
                                </w:rPr>
                              </w:pPr>
                            </w:p>
                            <w:p w14:paraId="3B0DD407" w14:textId="21D67AC3" w:rsidR="00150034" w:rsidRPr="001B6705" w:rsidRDefault="00150034"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150034" w:rsidRPr="00D2146B" w:rsidRDefault="00150034"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150034" w:rsidRPr="00D2146B" w:rsidRDefault="00150034"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150034" w:rsidRDefault="00150034"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150034" w:rsidRPr="00D2146B" w:rsidRDefault="00150034" w:rsidP="0050082D">
                              <w:pPr>
                                <w:spacing w:before="0" w:after="0" w:line="256" w:lineRule="auto"/>
                                <w:rPr>
                                  <w:sz w:val="18"/>
                                  <w:szCs w:val="18"/>
                                </w:rPr>
                              </w:pPr>
                              <w:r>
                                <w:rPr>
                                  <w:sz w:val="18"/>
                                  <w:szCs w:val="18"/>
                                </w:rPr>
                                <w:t>Auto mainChar : char</w:t>
                              </w:r>
                            </w:p>
                            <w:p w14:paraId="302437A3" w14:textId="77777777" w:rsidR="00150034" w:rsidRDefault="00150034" w:rsidP="0050082D">
                              <w:pPr>
                                <w:spacing w:before="0" w:after="0" w:line="256" w:lineRule="auto"/>
                                <w:rPr>
                                  <w:rFonts w:eastAsia="Calibri"/>
                                  <w:color w:val="000000"/>
                                  <w:sz w:val="18"/>
                                  <w:szCs w:val="18"/>
                                </w:rPr>
                              </w:pPr>
                            </w:p>
                            <w:p w14:paraId="71CC6A80" w14:textId="77C30F45" w:rsidR="00150034" w:rsidRPr="00D2146B" w:rsidRDefault="00150034" w:rsidP="008C458D">
                              <w:pPr>
                                <w:spacing w:before="0" w:after="0" w:line="256" w:lineRule="auto"/>
                                <w:rPr>
                                  <w:sz w:val="18"/>
                                  <w:szCs w:val="18"/>
                                </w:rPr>
                              </w:pPr>
                              <w:r>
                                <w:rPr>
                                  <w:rFonts w:eastAsia="Calibri"/>
                                  <w:color w:val="000000"/>
                                  <w:sz w:val="18"/>
                                  <w:szCs w:val="18"/>
                                </w:rPr>
                                <w:t>m_parentTable</w:t>
                              </w:r>
                            </w:p>
                            <w:p w14:paraId="4A1EB75F" w14:textId="77777777" w:rsidR="00150034" w:rsidRPr="00D2146B" w:rsidRDefault="00150034" w:rsidP="0050082D">
                              <w:pPr>
                                <w:spacing w:before="0" w:after="0" w:line="256" w:lineRule="auto"/>
                                <w:rPr>
                                  <w:sz w:val="18"/>
                                  <w:szCs w:val="18"/>
                                </w:rPr>
                              </w:pPr>
                              <w:r w:rsidRPr="00D2146B">
                                <w:rPr>
                                  <w:rFonts w:eastAsia="Calibri"/>
                                  <w:color w:val="000000"/>
                                  <w:sz w:val="18"/>
                                  <w:szCs w:val="18"/>
                                </w:rPr>
                                <w:t> </w:t>
                              </w:r>
                            </w:p>
                            <w:p w14:paraId="176D8F8E" w14:textId="77777777" w:rsidR="00150034" w:rsidRPr="00D2146B" w:rsidRDefault="00150034"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150034" w:rsidRPr="00D2146B" w:rsidRDefault="00150034" w:rsidP="0050082D">
                              <w:pPr>
                                <w:spacing w:before="0" w:after="0" w:line="256"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150034" w:rsidRPr="00D2146B" w:rsidRDefault="00150034" w:rsidP="0050082D">
                              <w:pPr>
                                <w:spacing w:before="0" w:after="0" w:line="254" w:lineRule="auto"/>
                                <w:rPr>
                                  <w:sz w:val="18"/>
                                  <w:szCs w:val="18"/>
                                </w:rPr>
                              </w:pPr>
                              <w:r>
                                <w:rPr>
                                  <w:rFonts w:eastAsia="Calibri"/>
                                  <w:color w:val="000000"/>
                                  <w:sz w:val="18"/>
                                  <w:szCs w:val="18"/>
                                </w:rPr>
                                <w:t>auto int i</w:t>
                              </w:r>
                            </w:p>
                            <w:p w14:paraId="1EB866A9" w14:textId="57278A33" w:rsidR="00150034" w:rsidRDefault="00150034"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150034" w:rsidRDefault="00150034" w:rsidP="00073BF2">
                              <w:pPr>
                                <w:spacing w:before="0" w:after="0" w:line="254" w:lineRule="auto"/>
                                <w:rPr>
                                  <w:rFonts w:eastAsia="Calibri"/>
                                  <w:color w:val="000000"/>
                                  <w:sz w:val="18"/>
                                  <w:szCs w:val="18"/>
                                </w:rPr>
                              </w:pPr>
                            </w:p>
                            <w:p w14:paraId="55FF5C13" w14:textId="77777777" w:rsidR="00150034" w:rsidRPr="00D2146B" w:rsidRDefault="00150034" w:rsidP="00073BF2">
                              <w:pPr>
                                <w:spacing w:before="0" w:after="0" w:line="256" w:lineRule="auto"/>
                                <w:rPr>
                                  <w:sz w:val="18"/>
                                  <w:szCs w:val="18"/>
                                </w:rPr>
                              </w:pPr>
                              <w:r>
                                <w:rPr>
                                  <w:rFonts w:eastAsia="Calibri"/>
                                  <w:color w:val="000000"/>
                                  <w:sz w:val="18"/>
                                  <w:szCs w:val="18"/>
                                </w:rPr>
                                <w:t>m_parentTable</w:t>
                              </w:r>
                            </w:p>
                            <w:p w14:paraId="20CF0F08" w14:textId="77777777" w:rsidR="00150034" w:rsidRPr="00D2146B" w:rsidRDefault="00150034" w:rsidP="00073BF2">
                              <w:pPr>
                                <w:spacing w:before="0" w:after="0" w:line="254" w:lineRule="auto"/>
                                <w:rPr>
                                  <w:sz w:val="18"/>
                                  <w:szCs w:val="18"/>
                                </w:rPr>
                              </w:pPr>
                            </w:p>
                            <w:p w14:paraId="2347329E" w14:textId="77777777" w:rsidR="00150034" w:rsidRPr="00D2146B" w:rsidRDefault="00150034" w:rsidP="0050082D">
                              <w:pPr>
                                <w:spacing w:before="0" w:after="0" w:line="254" w:lineRule="auto"/>
                                <w:rPr>
                                  <w:sz w:val="18"/>
                                  <w:szCs w:val="18"/>
                                </w:rPr>
                              </w:pPr>
                              <w:r w:rsidRPr="00D2146B">
                                <w:rPr>
                                  <w:rFonts w:eastAsia="Calibri"/>
                                  <w:color w:val="000000"/>
                                  <w:sz w:val="18"/>
                                  <w:szCs w:val="18"/>
                                </w:rPr>
                                <w:t> </w:t>
                              </w:r>
                            </w:p>
                            <w:p w14:paraId="7D6DAD56" w14:textId="77777777" w:rsidR="00150034" w:rsidRPr="00D2146B" w:rsidRDefault="00150034"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150034" w:rsidRPr="00D2146B" w:rsidRDefault="00150034"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150034" w:rsidRPr="00100F82" w:rsidRDefault="00150034" w:rsidP="00100F82">
                              <w:pPr>
                                <w:spacing w:before="0" w:after="0"/>
                                <w:rPr>
                                  <w:sz w:val="18"/>
                                  <w:szCs w:val="18"/>
                                </w:rPr>
                              </w:pPr>
                              <w:r w:rsidRPr="00100F82">
                                <w:rPr>
                                  <w:sz w:val="18"/>
                                  <w:szCs w:val="18"/>
                                </w:rPr>
                                <w:t>auto int i</w:t>
                              </w:r>
                            </w:p>
                            <w:p w14:paraId="5D0A676C" w14:textId="673BC4F3" w:rsidR="00150034" w:rsidRPr="00100F82" w:rsidRDefault="00150034" w:rsidP="00100F82">
                              <w:pPr>
                                <w:spacing w:before="0" w:after="0"/>
                                <w:rPr>
                                  <w:sz w:val="18"/>
                                  <w:szCs w:val="18"/>
                                </w:rPr>
                              </w:pPr>
                              <w:r w:rsidRPr="00100F82">
                                <w:rPr>
                                  <w:sz w:val="18"/>
                                  <w:szCs w:val="18"/>
                                </w:rPr>
                                <w:t>auto double blockDouble</w:t>
                              </w:r>
                            </w:p>
                            <w:p w14:paraId="5B01AFF6" w14:textId="77777777" w:rsidR="00150034" w:rsidRDefault="00150034" w:rsidP="00100F82">
                              <w:pPr>
                                <w:spacing w:before="0" w:after="0" w:line="256" w:lineRule="auto"/>
                                <w:rPr>
                                  <w:rFonts w:eastAsia="Calibri"/>
                                  <w:color w:val="000000"/>
                                  <w:sz w:val="18"/>
                                  <w:szCs w:val="18"/>
                                </w:rPr>
                              </w:pPr>
                            </w:p>
                            <w:p w14:paraId="35EF25BA" w14:textId="6D9A7EDC" w:rsidR="00150034" w:rsidRPr="00D2146B" w:rsidRDefault="00150034" w:rsidP="00100F82">
                              <w:pPr>
                                <w:spacing w:before="0" w:after="0" w:line="256" w:lineRule="auto"/>
                                <w:rPr>
                                  <w:sz w:val="18"/>
                                  <w:szCs w:val="18"/>
                                </w:rPr>
                              </w:pPr>
                              <w:r>
                                <w:rPr>
                                  <w:rFonts w:eastAsia="Calibri"/>
                                  <w:color w:val="000000"/>
                                  <w:sz w:val="18"/>
                                  <w:szCs w:val="18"/>
                                </w:rPr>
                                <w:t>m_parentTable</w:t>
                              </w:r>
                            </w:p>
                            <w:p w14:paraId="274031CF" w14:textId="32871C06" w:rsidR="00150034" w:rsidRDefault="00150034"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150034" w:rsidRDefault="00150034"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150034" w:rsidRDefault="00150034" w:rsidP="00D44BB8">
                              <w:pPr>
                                <w:spacing w:line="252" w:lineRule="auto"/>
                              </w:pPr>
                              <w:r>
                                <w:rPr>
                                  <w:rFonts w:eastAsia="Calibri"/>
                                  <w:color w:val="000000"/>
                                  <w:sz w:val="18"/>
                                  <w:szCs w:val="18"/>
                                </w:rPr>
                                <w:t>SymbolTable.CurrentTable</w:t>
                              </w:r>
                            </w:p>
                            <w:p w14:paraId="332537CB" w14:textId="66AB52F1" w:rsidR="00150034" w:rsidRDefault="00150034" w:rsidP="00D44BB8">
                              <w:pPr>
                                <w:spacing w:line="252" w:lineRule="auto"/>
                              </w:pPr>
                            </w:p>
                            <w:p w14:paraId="35DA4169" w14:textId="77777777" w:rsidR="00150034" w:rsidRDefault="00150034"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150034" w:rsidRPr="00610E6C" w:rsidRDefault="00150034" w:rsidP="00610E6C">
                              <w:pPr>
                                <w:spacing w:line="254" w:lineRule="auto"/>
                                <w:jc w:val="left"/>
                                <w:rPr>
                                  <w:sz w:val="24"/>
                                  <w:szCs w:val="24"/>
                                  <w:lang w:val="sv-SE"/>
                                </w:rPr>
                              </w:pPr>
                              <w:r>
                                <w:rPr>
                                  <w:rFonts w:eastAsia="Calibri"/>
                                  <w:color w:val="000000"/>
                                  <w:sz w:val="18"/>
                                  <w:szCs w:val="18"/>
                                  <w:lang w:val="sv-SE"/>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02"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">
                <v:shape id="_x0000_s1103" type="#_x0000_t75" style="position:absolute;width:45085;height:55905;visibility:visible;mso-wrap-style:square" filled="t">
                  <v:fill o:detectmouseclick="t"/>
                  <v:path o:connecttype="none"/>
                </v:shape>
                <v:shape id="Textruta 4" o:spid="_x0000_s1104"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150034" w:rsidRPr="00D2146B" w:rsidRDefault="00150034" w:rsidP="0050082D">
                        <w:pPr>
                          <w:spacing w:before="0" w:after="0"/>
                          <w:rPr>
                            <w:sz w:val="18"/>
                            <w:szCs w:val="18"/>
                            <w:lang w:val="sv-SE"/>
                          </w:rPr>
                        </w:pPr>
                        <w:r>
                          <w:rPr>
                            <w:sz w:val="18"/>
                            <w:szCs w:val="18"/>
                            <w:lang w:val="sv-SE"/>
                          </w:rPr>
                          <w:t>Static int globalInt</w:t>
                        </w:r>
                      </w:p>
                      <w:p w14:paraId="69A6032C" w14:textId="768161F7" w:rsidR="00150034" w:rsidRDefault="00150034" w:rsidP="0050082D">
                        <w:pPr>
                          <w:spacing w:before="0" w:after="0"/>
                          <w:rPr>
                            <w:sz w:val="18"/>
                            <w:szCs w:val="18"/>
                            <w:lang w:val="sv-SE"/>
                          </w:rPr>
                        </w:pPr>
                        <w:r>
                          <w:rPr>
                            <w:sz w:val="18"/>
                            <w:szCs w:val="18"/>
                            <w:lang w:val="sv-SE"/>
                          </w:rPr>
                          <w:t>Static int i</w:t>
                        </w:r>
                      </w:p>
                      <w:p w14:paraId="65DC2C71" w14:textId="7AEEED2D" w:rsidR="00150034" w:rsidRDefault="00150034" w:rsidP="0050082D">
                        <w:pPr>
                          <w:spacing w:before="0" w:after="0"/>
                          <w:rPr>
                            <w:sz w:val="18"/>
                            <w:szCs w:val="18"/>
                            <w:lang w:val="sv-SE"/>
                          </w:rPr>
                        </w:pPr>
                      </w:p>
                      <w:p w14:paraId="3B0DD407" w14:textId="21D67AC3" w:rsidR="00150034" w:rsidRPr="001B6705" w:rsidRDefault="00150034"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150034" w:rsidRPr="00D2146B" w:rsidRDefault="00150034" w:rsidP="0050082D">
                        <w:pPr>
                          <w:spacing w:before="0" w:after="0"/>
                          <w:rPr>
                            <w:sz w:val="18"/>
                            <w:szCs w:val="18"/>
                            <w:lang w:val="sv-SE"/>
                          </w:rPr>
                        </w:pPr>
                      </w:p>
                    </w:txbxContent>
                  </v:textbox>
                </v:shape>
                <v:shape id="Textruta 6" o:spid="_x0000_s1105"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150034" w:rsidRPr="00D2146B" w:rsidRDefault="00150034"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06"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150034" w:rsidRDefault="00150034"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150034" w:rsidRPr="00D2146B" w:rsidRDefault="00150034" w:rsidP="0050082D">
                        <w:pPr>
                          <w:spacing w:before="0" w:after="0" w:line="256" w:lineRule="auto"/>
                          <w:rPr>
                            <w:sz w:val="18"/>
                            <w:szCs w:val="18"/>
                          </w:rPr>
                        </w:pPr>
                        <w:r>
                          <w:rPr>
                            <w:sz w:val="18"/>
                            <w:szCs w:val="18"/>
                          </w:rPr>
                          <w:t>Auto mainChar : char</w:t>
                        </w:r>
                      </w:p>
                      <w:p w14:paraId="302437A3" w14:textId="77777777" w:rsidR="00150034" w:rsidRDefault="00150034" w:rsidP="0050082D">
                        <w:pPr>
                          <w:spacing w:before="0" w:after="0" w:line="256" w:lineRule="auto"/>
                          <w:rPr>
                            <w:rFonts w:eastAsia="Calibri"/>
                            <w:color w:val="000000"/>
                            <w:sz w:val="18"/>
                            <w:szCs w:val="18"/>
                          </w:rPr>
                        </w:pPr>
                      </w:p>
                      <w:p w14:paraId="71CC6A80" w14:textId="77C30F45" w:rsidR="00150034" w:rsidRPr="00D2146B" w:rsidRDefault="00150034" w:rsidP="008C458D">
                        <w:pPr>
                          <w:spacing w:before="0" w:after="0" w:line="256" w:lineRule="auto"/>
                          <w:rPr>
                            <w:sz w:val="18"/>
                            <w:szCs w:val="18"/>
                          </w:rPr>
                        </w:pPr>
                        <w:r>
                          <w:rPr>
                            <w:rFonts w:eastAsia="Calibri"/>
                            <w:color w:val="000000"/>
                            <w:sz w:val="18"/>
                            <w:szCs w:val="18"/>
                          </w:rPr>
                          <w:t>m_parentTable</w:t>
                        </w:r>
                      </w:p>
                      <w:p w14:paraId="4A1EB75F" w14:textId="77777777" w:rsidR="00150034" w:rsidRPr="00D2146B" w:rsidRDefault="00150034" w:rsidP="0050082D">
                        <w:pPr>
                          <w:spacing w:before="0" w:after="0" w:line="256" w:lineRule="auto"/>
                          <w:rPr>
                            <w:sz w:val="18"/>
                            <w:szCs w:val="18"/>
                          </w:rPr>
                        </w:pPr>
                        <w:r w:rsidRPr="00D2146B">
                          <w:rPr>
                            <w:rFonts w:eastAsia="Calibri"/>
                            <w:color w:val="000000"/>
                            <w:sz w:val="18"/>
                            <w:szCs w:val="18"/>
                          </w:rPr>
                          <w:t> </w:t>
                        </w:r>
                      </w:p>
                      <w:p w14:paraId="176D8F8E" w14:textId="77777777" w:rsidR="00150034" w:rsidRPr="00D2146B" w:rsidRDefault="00150034"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07"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150034" w:rsidRPr="00D2146B" w:rsidRDefault="00150034" w:rsidP="0050082D">
                        <w:pPr>
                          <w:spacing w:before="0" w:after="0" w:line="256" w:lineRule="auto"/>
                          <w:jc w:val="right"/>
                          <w:rPr>
                            <w:sz w:val="18"/>
                            <w:szCs w:val="18"/>
                            <w:lang w:val="sv-SE"/>
                          </w:rPr>
                        </w:pPr>
                        <w:r>
                          <w:rPr>
                            <w:rFonts w:eastAsia="Calibri"/>
                            <w:color w:val="000000"/>
                            <w:sz w:val="18"/>
                            <w:szCs w:val="18"/>
                            <w:lang w:val="sv-SE"/>
                          </w:rPr>
                          <w:t>main</w:t>
                        </w:r>
                      </w:p>
                    </w:txbxContent>
                  </v:textbox>
                </v:shape>
                <v:shape id="Textruta 20" o:spid="_x0000_s1108"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150034" w:rsidRPr="00D2146B" w:rsidRDefault="00150034" w:rsidP="0050082D">
                        <w:pPr>
                          <w:spacing w:before="0" w:after="0" w:line="254" w:lineRule="auto"/>
                          <w:rPr>
                            <w:sz w:val="18"/>
                            <w:szCs w:val="18"/>
                          </w:rPr>
                        </w:pPr>
                        <w:r>
                          <w:rPr>
                            <w:rFonts w:eastAsia="Calibri"/>
                            <w:color w:val="000000"/>
                            <w:sz w:val="18"/>
                            <w:szCs w:val="18"/>
                          </w:rPr>
                          <w:t>auto int i</w:t>
                        </w:r>
                      </w:p>
                      <w:p w14:paraId="1EB866A9" w14:textId="57278A33" w:rsidR="00150034" w:rsidRDefault="00150034"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150034" w:rsidRDefault="00150034" w:rsidP="00073BF2">
                        <w:pPr>
                          <w:spacing w:before="0" w:after="0" w:line="254" w:lineRule="auto"/>
                          <w:rPr>
                            <w:rFonts w:eastAsia="Calibri"/>
                            <w:color w:val="000000"/>
                            <w:sz w:val="18"/>
                            <w:szCs w:val="18"/>
                          </w:rPr>
                        </w:pPr>
                      </w:p>
                      <w:p w14:paraId="55FF5C13" w14:textId="77777777" w:rsidR="00150034" w:rsidRPr="00D2146B" w:rsidRDefault="00150034" w:rsidP="00073BF2">
                        <w:pPr>
                          <w:spacing w:before="0" w:after="0" w:line="256" w:lineRule="auto"/>
                          <w:rPr>
                            <w:sz w:val="18"/>
                            <w:szCs w:val="18"/>
                          </w:rPr>
                        </w:pPr>
                        <w:r>
                          <w:rPr>
                            <w:rFonts w:eastAsia="Calibri"/>
                            <w:color w:val="000000"/>
                            <w:sz w:val="18"/>
                            <w:szCs w:val="18"/>
                          </w:rPr>
                          <w:t>m_parentTable</w:t>
                        </w:r>
                      </w:p>
                      <w:p w14:paraId="20CF0F08" w14:textId="77777777" w:rsidR="00150034" w:rsidRPr="00D2146B" w:rsidRDefault="00150034" w:rsidP="00073BF2">
                        <w:pPr>
                          <w:spacing w:before="0" w:after="0" w:line="254" w:lineRule="auto"/>
                          <w:rPr>
                            <w:sz w:val="18"/>
                            <w:szCs w:val="18"/>
                          </w:rPr>
                        </w:pPr>
                      </w:p>
                      <w:p w14:paraId="2347329E" w14:textId="77777777" w:rsidR="00150034" w:rsidRPr="00D2146B" w:rsidRDefault="00150034" w:rsidP="0050082D">
                        <w:pPr>
                          <w:spacing w:before="0" w:after="0" w:line="254" w:lineRule="auto"/>
                          <w:rPr>
                            <w:sz w:val="18"/>
                            <w:szCs w:val="18"/>
                          </w:rPr>
                        </w:pPr>
                        <w:r w:rsidRPr="00D2146B">
                          <w:rPr>
                            <w:rFonts w:eastAsia="Calibri"/>
                            <w:color w:val="000000"/>
                            <w:sz w:val="18"/>
                            <w:szCs w:val="18"/>
                          </w:rPr>
                          <w:t> </w:t>
                        </w:r>
                      </w:p>
                      <w:p w14:paraId="7D6DAD56" w14:textId="77777777" w:rsidR="00150034" w:rsidRPr="00D2146B" w:rsidRDefault="00150034"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09"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150034" w:rsidRPr="00D2146B" w:rsidRDefault="00150034"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10"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11"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12"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13"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14"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15"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16"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17"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18"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19"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150034" w:rsidRPr="00100F82" w:rsidRDefault="00150034" w:rsidP="00100F82">
                        <w:pPr>
                          <w:spacing w:before="0" w:after="0"/>
                          <w:rPr>
                            <w:sz w:val="18"/>
                            <w:szCs w:val="18"/>
                          </w:rPr>
                        </w:pPr>
                        <w:r w:rsidRPr="00100F82">
                          <w:rPr>
                            <w:sz w:val="18"/>
                            <w:szCs w:val="18"/>
                          </w:rPr>
                          <w:t>auto int i</w:t>
                        </w:r>
                      </w:p>
                      <w:p w14:paraId="5D0A676C" w14:textId="673BC4F3" w:rsidR="00150034" w:rsidRPr="00100F82" w:rsidRDefault="00150034" w:rsidP="00100F82">
                        <w:pPr>
                          <w:spacing w:before="0" w:after="0"/>
                          <w:rPr>
                            <w:sz w:val="18"/>
                            <w:szCs w:val="18"/>
                          </w:rPr>
                        </w:pPr>
                        <w:r w:rsidRPr="00100F82">
                          <w:rPr>
                            <w:sz w:val="18"/>
                            <w:szCs w:val="18"/>
                          </w:rPr>
                          <w:t>auto double blockDouble</w:t>
                        </w:r>
                      </w:p>
                      <w:p w14:paraId="5B01AFF6" w14:textId="77777777" w:rsidR="00150034" w:rsidRDefault="00150034" w:rsidP="00100F82">
                        <w:pPr>
                          <w:spacing w:before="0" w:after="0" w:line="256" w:lineRule="auto"/>
                          <w:rPr>
                            <w:rFonts w:eastAsia="Calibri"/>
                            <w:color w:val="000000"/>
                            <w:sz w:val="18"/>
                            <w:szCs w:val="18"/>
                          </w:rPr>
                        </w:pPr>
                      </w:p>
                      <w:p w14:paraId="35EF25BA" w14:textId="6D9A7EDC" w:rsidR="00150034" w:rsidRPr="00D2146B" w:rsidRDefault="00150034" w:rsidP="00100F82">
                        <w:pPr>
                          <w:spacing w:before="0" w:after="0" w:line="256" w:lineRule="auto"/>
                          <w:rPr>
                            <w:sz w:val="18"/>
                            <w:szCs w:val="18"/>
                          </w:rPr>
                        </w:pPr>
                        <w:r>
                          <w:rPr>
                            <w:rFonts w:eastAsia="Calibri"/>
                            <w:color w:val="000000"/>
                            <w:sz w:val="18"/>
                            <w:szCs w:val="18"/>
                          </w:rPr>
                          <w:t>m_parentTable</w:t>
                        </w:r>
                      </w:p>
                      <w:p w14:paraId="274031CF" w14:textId="32871C06" w:rsidR="00150034" w:rsidRDefault="00150034" w:rsidP="006E502C">
                        <w:pPr>
                          <w:spacing w:line="252" w:lineRule="auto"/>
                        </w:pPr>
                      </w:p>
                    </w:txbxContent>
                  </v:textbox>
                </v:shape>
                <v:shape id="Textruta 21" o:spid="_x0000_s1120"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150034" w:rsidRDefault="00150034" w:rsidP="006E502C">
                        <w:pPr>
                          <w:spacing w:line="252" w:lineRule="auto"/>
                          <w:jc w:val="right"/>
                          <w:rPr>
                            <w:sz w:val="24"/>
                            <w:szCs w:val="24"/>
                          </w:rPr>
                        </w:pPr>
                        <w:r>
                          <w:rPr>
                            <w:rFonts w:eastAsia="Calibri"/>
                            <w:color w:val="000000"/>
                            <w:sz w:val="18"/>
                            <w:szCs w:val="18"/>
                          </w:rPr>
                          <w:t>Block 2</w:t>
                        </w:r>
                      </w:p>
                    </w:txbxContent>
                  </v:textbox>
                </v:shape>
                <v:shape id="Textruta 20" o:spid="_x0000_s1121"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150034" w:rsidRDefault="00150034" w:rsidP="00D44BB8">
                        <w:pPr>
                          <w:spacing w:line="252" w:lineRule="auto"/>
                        </w:pPr>
                        <w:r>
                          <w:rPr>
                            <w:rFonts w:eastAsia="Calibri"/>
                            <w:color w:val="000000"/>
                            <w:sz w:val="18"/>
                            <w:szCs w:val="18"/>
                          </w:rPr>
                          <w:t>SymbolTable.CurrentTable</w:t>
                        </w:r>
                      </w:p>
                      <w:p w14:paraId="332537CB" w14:textId="66AB52F1" w:rsidR="00150034" w:rsidRDefault="00150034" w:rsidP="00D44BB8">
                        <w:pPr>
                          <w:spacing w:line="252" w:lineRule="auto"/>
                        </w:pPr>
                      </w:p>
                      <w:p w14:paraId="35DA4169" w14:textId="77777777" w:rsidR="00150034" w:rsidRDefault="00150034" w:rsidP="00D44BB8">
                        <w:pPr>
                          <w:spacing w:line="252" w:lineRule="auto"/>
                        </w:pPr>
                        <w:r>
                          <w:rPr>
                            <w:rFonts w:eastAsia="Calibri"/>
                            <w:color w:val="000000"/>
                            <w:sz w:val="18"/>
                            <w:szCs w:val="18"/>
                          </w:rPr>
                          <w:t> </w:t>
                        </w:r>
                      </w:p>
                    </w:txbxContent>
                  </v:textbox>
                </v:shape>
                <v:shape id="Rak pilkoppling 448" o:spid="_x0000_s1122"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23"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24"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25"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26"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150034" w:rsidRPr="00610E6C" w:rsidRDefault="00150034" w:rsidP="00610E6C">
                        <w:pPr>
                          <w:spacing w:line="254" w:lineRule="auto"/>
                          <w:jc w:val="left"/>
                          <w:rPr>
                            <w:sz w:val="24"/>
                            <w:szCs w:val="24"/>
                            <w:lang w:val="sv-SE"/>
                          </w:rPr>
                        </w:pPr>
                        <w:r>
                          <w:rPr>
                            <w:rFonts w:eastAsia="Calibri"/>
                            <w:color w:val="000000"/>
                            <w:sz w:val="18"/>
                            <w:szCs w:val="18"/>
                            <w:lang w:val="sv-SE"/>
                          </w:rPr>
                          <w:t>null</w:t>
                        </w:r>
                      </w:p>
                    </w:txbxContent>
                  </v:textbox>
                </v:shape>
                <w10:anchorlock/>
              </v:group>
            </w:pict>
          </mc:Fallback>
        </mc:AlternateContent>
      </w:r>
    </w:p>
    <w:p w14:paraId="642DDB83" w14:textId="1E662EEC" w:rsidR="00F631F0" w:rsidRPr="00903DBA" w:rsidRDefault="00F631F0" w:rsidP="00F631F0">
      <w:r w:rsidRPr="00903DBA">
        <w:t xml:space="preserve">The </w:t>
      </w:r>
      <w:r w:rsidRPr="00903DBA">
        <w:rPr>
          <w:rStyle w:val="KeyWord0"/>
        </w:rPr>
        <w:t>Scope</w:t>
      </w:r>
      <w:r w:rsidRPr="00903DBA">
        <w:t xml:space="preserve"> enumeration hold</w:t>
      </w:r>
      <w:r w:rsidR="00733BE6">
        <w:t>s</w:t>
      </w:r>
      <w:r w:rsidRPr="00903DBA">
        <w:t xml:space="preserve"> the possible scopes of the symbol table. Each symbol table in the hierarchy </w:t>
      </w:r>
      <w:r w:rsidR="009F50AC" w:rsidRPr="00903DBA">
        <w:t>holds a specific scope</w:t>
      </w:r>
      <w:r w:rsidR="008F366E" w:rsidRPr="00903DBA">
        <w:t xml:space="preserve">. The </w:t>
      </w:r>
      <w:r w:rsidR="008F366E" w:rsidRPr="00903DBA">
        <w:rPr>
          <w:rStyle w:val="KeyWord0"/>
        </w:rPr>
        <w:t>Block</w:t>
      </w:r>
      <w:r w:rsidR="008F366E" w:rsidRPr="00903DBA">
        <w:t xml:space="preserve"> scope corresponds to a block inside a function.</w:t>
      </w:r>
    </w:p>
    <w:p w14:paraId="5A08517A" w14:textId="09E9AA10" w:rsidR="009E55B1" w:rsidRPr="00903DBA" w:rsidRDefault="009E55B1" w:rsidP="009E55B1">
      <w:pPr>
        <w:pStyle w:val="CodeHeader"/>
      </w:pPr>
      <w:r w:rsidRPr="00903DBA">
        <w:t>Scope.cs</w:t>
      </w:r>
    </w:p>
    <w:p w14:paraId="01C121A6" w14:textId="77777777" w:rsidR="009E55B1" w:rsidRPr="00903DBA" w:rsidRDefault="009E55B1" w:rsidP="009E55B1">
      <w:pPr>
        <w:pStyle w:val="Code"/>
        <w:rPr>
          <w:highlight w:val="white"/>
        </w:rPr>
      </w:pPr>
      <w:r w:rsidRPr="00903DBA">
        <w:rPr>
          <w:highlight w:val="white"/>
        </w:rPr>
        <w:t>namespace CCompiler {</w:t>
      </w:r>
    </w:p>
    <w:p w14:paraId="6934963F" w14:textId="77777777" w:rsidR="009E55B1" w:rsidRPr="00903DBA" w:rsidRDefault="009E55B1" w:rsidP="009E55B1">
      <w:pPr>
        <w:pStyle w:val="Code"/>
        <w:rPr>
          <w:highlight w:val="white"/>
        </w:rPr>
      </w:pPr>
      <w:r w:rsidRPr="00903DBA">
        <w:rPr>
          <w:highlight w:val="white"/>
        </w:rPr>
        <w:t xml:space="preserve">  public enum Scope { Struct = (int) Sort.Struct,</w:t>
      </w:r>
    </w:p>
    <w:p w14:paraId="2174F0E4" w14:textId="77777777" w:rsidR="009E55B1" w:rsidRPr="00903DBA" w:rsidRDefault="009E55B1" w:rsidP="009E55B1">
      <w:pPr>
        <w:pStyle w:val="Code"/>
        <w:rPr>
          <w:highlight w:val="white"/>
        </w:rPr>
      </w:pPr>
      <w:r w:rsidRPr="00903DBA">
        <w:rPr>
          <w:highlight w:val="white"/>
        </w:rPr>
        <w:t xml:space="preserve">                      Union = (int) Sort.Union,</w:t>
      </w:r>
    </w:p>
    <w:p w14:paraId="1E4A2AEE" w14:textId="77777777" w:rsidR="009E55B1" w:rsidRPr="00903DBA" w:rsidRDefault="009E55B1" w:rsidP="009E55B1">
      <w:pPr>
        <w:pStyle w:val="Code"/>
        <w:rPr>
          <w:highlight w:val="white"/>
        </w:rPr>
      </w:pPr>
      <w:r w:rsidRPr="00903DBA">
        <w:rPr>
          <w:highlight w:val="white"/>
        </w:rPr>
        <w:t xml:space="preserve">                      Function, Global, Block};</w:t>
      </w:r>
    </w:p>
    <w:p w14:paraId="1E5DA69C" w14:textId="77777777" w:rsidR="009E55B1" w:rsidRPr="00903DBA" w:rsidRDefault="009E55B1" w:rsidP="009E55B1">
      <w:pPr>
        <w:pStyle w:val="Code"/>
        <w:rPr>
          <w:highlight w:val="white"/>
        </w:rPr>
      </w:pPr>
      <w:r w:rsidRPr="00903DBA">
        <w:rPr>
          <w:highlight w:val="white"/>
        </w:rPr>
        <w:t>}</w:t>
      </w:r>
    </w:p>
    <w:p w14:paraId="49C60647" w14:textId="49A7F9CD" w:rsidR="00733BE6" w:rsidRPr="00903DBA" w:rsidRDefault="00733BE6" w:rsidP="00733BE6">
      <w:r w:rsidRPr="00903DBA">
        <w:t xml:space="preserve">The </w:t>
      </w:r>
      <w:r>
        <w:rPr>
          <w:rStyle w:val="KeyWord0"/>
        </w:rPr>
        <w:t>Storage</w:t>
      </w:r>
      <w:r w:rsidRPr="00903DBA">
        <w:t xml:space="preserve"> enumeration hold</w:t>
      </w:r>
      <w:r w:rsidR="00D06E76">
        <w:t>s</w:t>
      </w:r>
      <w:r w:rsidRPr="00903DBA">
        <w:t xml:space="preserve"> the </w:t>
      </w:r>
      <w:r w:rsidR="00D06E76">
        <w:t>storage specifiers of a symbol.</w:t>
      </w:r>
    </w:p>
    <w:p w14:paraId="206561AE" w14:textId="77777777" w:rsidR="00733BE6" w:rsidRPr="00903DBA" w:rsidRDefault="00733BE6" w:rsidP="00733BE6">
      <w:pPr>
        <w:pStyle w:val="CodeHeader"/>
        <w:rPr>
          <w:highlight w:val="white"/>
        </w:rPr>
      </w:pPr>
      <w:r w:rsidRPr="00903DBA">
        <w:rPr>
          <w:highlight w:val="white"/>
        </w:rPr>
        <w:t>Storage.cs</w:t>
      </w:r>
    </w:p>
    <w:p w14:paraId="6C610D33" w14:textId="77777777" w:rsidR="00733BE6" w:rsidRPr="00903DBA" w:rsidRDefault="00733BE6" w:rsidP="00733BE6">
      <w:pPr>
        <w:pStyle w:val="Code"/>
        <w:rPr>
          <w:highlight w:val="white"/>
        </w:rPr>
      </w:pPr>
      <w:r w:rsidRPr="00903DBA">
        <w:rPr>
          <w:highlight w:val="white"/>
        </w:rPr>
        <w:t>namespace CCompiler {</w:t>
      </w:r>
    </w:p>
    <w:p w14:paraId="6244582F" w14:textId="77777777" w:rsidR="00733BE6" w:rsidRPr="00903DBA" w:rsidRDefault="00733BE6" w:rsidP="00733BE6">
      <w:pPr>
        <w:pStyle w:val="Code"/>
        <w:rPr>
          <w:highlight w:val="white"/>
        </w:rPr>
      </w:pPr>
      <w:r w:rsidRPr="00903DBA">
        <w:rPr>
          <w:highlight w:val="white"/>
        </w:rPr>
        <w:t xml:space="preserve">  public enum Storage {Auto     = (int) Mask.Auto,</w:t>
      </w:r>
    </w:p>
    <w:p w14:paraId="72F7EA3F" w14:textId="77777777" w:rsidR="00733BE6" w:rsidRPr="00903DBA" w:rsidRDefault="00733BE6" w:rsidP="00733BE6">
      <w:pPr>
        <w:pStyle w:val="Code"/>
        <w:rPr>
          <w:highlight w:val="white"/>
        </w:rPr>
      </w:pPr>
      <w:r w:rsidRPr="00903DBA">
        <w:rPr>
          <w:highlight w:val="white"/>
        </w:rPr>
        <w:t xml:space="preserve">                       Register = (int) Mask.Register,</w:t>
      </w:r>
    </w:p>
    <w:p w14:paraId="2BE277A9" w14:textId="77777777" w:rsidR="00733BE6" w:rsidRPr="00903DBA" w:rsidRDefault="00733BE6" w:rsidP="00733BE6">
      <w:pPr>
        <w:pStyle w:val="Code"/>
        <w:rPr>
          <w:highlight w:val="white"/>
        </w:rPr>
      </w:pPr>
      <w:r w:rsidRPr="00903DBA">
        <w:rPr>
          <w:highlight w:val="white"/>
        </w:rPr>
        <w:t xml:space="preserve">                       Static   = (int) Mask.Static,</w:t>
      </w:r>
    </w:p>
    <w:p w14:paraId="2A156324" w14:textId="77777777" w:rsidR="00733BE6" w:rsidRPr="00903DBA" w:rsidRDefault="00733BE6" w:rsidP="00733BE6">
      <w:pPr>
        <w:pStyle w:val="Code"/>
        <w:rPr>
          <w:highlight w:val="white"/>
        </w:rPr>
      </w:pPr>
      <w:r w:rsidRPr="00903DBA">
        <w:rPr>
          <w:highlight w:val="white"/>
        </w:rPr>
        <w:t xml:space="preserve">                       Extern   = (int) Mask.Extern,</w:t>
      </w:r>
    </w:p>
    <w:p w14:paraId="11892044" w14:textId="77777777" w:rsidR="00733BE6" w:rsidRPr="00903DBA" w:rsidRDefault="00733BE6" w:rsidP="00733BE6">
      <w:pPr>
        <w:pStyle w:val="Code"/>
        <w:rPr>
          <w:highlight w:val="white"/>
        </w:rPr>
      </w:pPr>
      <w:r w:rsidRPr="00903DBA">
        <w:rPr>
          <w:highlight w:val="white"/>
        </w:rPr>
        <w:lastRenderedPageBreak/>
        <w:t xml:space="preserve">                       Typedef  = (int) Mask.Typedef};</w:t>
      </w:r>
    </w:p>
    <w:p w14:paraId="54A78F6B" w14:textId="77777777" w:rsidR="00733BE6" w:rsidRPr="00903DBA" w:rsidRDefault="00733BE6" w:rsidP="00733BE6">
      <w:pPr>
        <w:pStyle w:val="Code"/>
        <w:rPr>
          <w:highlight w:val="white"/>
        </w:rPr>
      </w:pPr>
      <w:r w:rsidRPr="00903DBA">
        <w:rPr>
          <w:highlight w:val="white"/>
        </w:rPr>
        <w:t>}</w:t>
      </w:r>
    </w:p>
    <w:p w14:paraId="75705EFE" w14:textId="790BD2F4" w:rsidR="00DB1DED" w:rsidRPr="00903DBA" w:rsidRDefault="00DB1DED" w:rsidP="00DB1DED">
      <w:pPr>
        <w:rPr>
          <w:highlight w:val="white"/>
        </w:rPr>
      </w:pPr>
      <w:r w:rsidRPr="00903DBA">
        <w:t xml:space="preserve">The </w:t>
      </w:r>
      <w:r w:rsidRPr="00903DBA">
        <w:rPr>
          <w:rStyle w:val="KeyWord0"/>
        </w:rPr>
        <w:t>SymbolTable</w:t>
      </w:r>
      <w:r w:rsidRPr="00903DBA">
        <w:t xml:space="preserve"> class </w:t>
      </w:r>
      <w:r w:rsidR="003C6008" w:rsidRPr="00903DBA">
        <w:t>holds a symbol table.</w:t>
      </w:r>
      <w:r w:rsidR="003C6008" w:rsidRPr="00903DBA">
        <w:rPr>
          <w:highlight w:val="white"/>
        </w:rPr>
        <w:t xml:space="preserve"> The scope of a table is </w:t>
      </w:r>
      <w:r w:rsidR="003C6008" w:rsidRPr="00903DBA">
        <w:rPr>
          <w:rStyle w:val="KeyWord0"/>
          <w:highlight w:val="white"/>
        </w:rPr>
        <w:t>Global</w:t>
      </w:r>
      <w:r w:rsidR="003C6008" w:rsidRPr="00903DBA">
        <w:rPr>
          <w:highlight w:val="white"/>
        </w:rPr>
        <w:t xml:space="preserve">, </w:t>
      </w:r>
      <w:r w:rsidR="003C6008" w:rsidRPr="00903DBA">
        <w:rPr>
          <w:rStyle w:val="KeyWord0"/>
          <w:highlight w:val="white"/>
        </w:rPr>
        <w:t>Function</w:t>
      </w:r>
      <w:r w:rsidR="003C6008" w:rsidRPr="00903DBA">
        <w:rPr>
          <w:highlight w:val="white"/>
        </w:rPr>
        <w:t xml:space="preserve">, </w:t>
      </w:r>
      <w:r w:rsidR="003C6008" w:rsidRPr="00903DBA">
        <w:rPr>
          <w:rStyle w:val="KeyWord0"/>
          <w:highlight w:val="white"/>
        </w:rPr>
        <w:t>Block</w:t>
      </w:r>
      <w:r w:rsidR="003C6008" w:rsidRPr="00903DBA">
        <w:rPr>
          <w:highlight w:val="white"/>
        </w:rPr>
        <w:t xml:space="preserve">, </w:t>
      </w:r>
      <w:r w:rsidR="003C6008" w:rsidRPr="00903DBA">
        <w:rPr>
          <w:rStyle w:val="KeyWord0"/>
          <w:highlight w:val="white"/>
        </w:rPr>
        <w:t>Struct</w:t>
      </w:r>
      <w:r w:rsidR="003C6008" w:rsidRPr="00903DBA">
        <w:rPr>
          <w:highlight w:val="white"/>
        </w:rPr>
        <w:t xml:space="preserve">, or </w:t>
      </w:r>
      <w:r w:rsidR="003C6008" w:rsidRPr="00903DBA">
        <w:rPr>
          <w:rStyle w:val="KeyWord0"/>
          <w:highlight w:val="white"/>
        </w:rPr>
        <w:t>Union</w:t>
      </w:r>
      <w:r w:rsidR="003C6008" w:rsidRPr="00903DBA">
        <w:rPr>
          <w:highlight w:val="white"/>
        </w:rPr>
        <w:t xml:space="preserve"> as described above.</w:t>
      </w:r>
    </w:p>
    <w:p w14:paraId="70A04421" w14:textId="4AE60591" w:rsidR="000C7243" w:rsidRPr="00903DBA" w:rsidRDefault="000C7243" w:rsidP="000C7243">
      <w:pPr>
        <w:pStyle w:val="CodeHeader"/>
      </w:pPr>
      <w:r w:rsidRPr="00903DBA">
        <w:t>SymbolTable.cs</w:t>
      </w:r>
    </w:p>
    <w:p w14:paraId="08A7C72F" w14:textId="77777777" w:rsidR="008F5511" w:rsidRPr="00903DBA" w:rsidRDefault="008F5511" w:rsidP="00323ED4">
      <w:pPr>
        <w:pStyle w:val="Code"/>
        <w:rPr>
          <w:highlight w:val="white"/>
        </w:rPr>
      </w:pPr>
      <w:r w:rsidRPr="00903DBA">
        <w:rPr>
          <w:highlight w:val="white"/>
        </w:rPr>
        <w:t>using System;</w:t>
      </w:r>
    </w:p>
    <w:p w14:paraId="2790FD1D" w14:textId="77777777" w:rsidR="008F5511" w:rsidRPr="00903DBA" w:rsidRDefault="008F5511" w:rsidP="00323ED4">
      <w:pPr>
        <w:pStyle w:val="Code"/>
        <w:rPr>
          <w:highlight w:val="white"/>
        </w:rPr>
      </w:pPr>
      <w:r w:rsidRPr="00903DBA">
        <w:rPr>
          <w:highlight w:val="white"/>
        </w:rPr>
        <w:t>using System.Collections.Generic;</w:t>
      </w:r>
    </w:p>
    <w:p w14:paraId="004B0D5E" w14:textId="77777777" w:rsidR="008F5511" w:rsidRPr="00903DBA" w:rsidRDefault="008F5511" w:rsidP="00323ED4">
      <w:pPr>
        <w:pStyle w:val="Code"/>
        <w:rPr>
          <w:highlight w:val="white"/>
        </w:rPr>
      </w:pPr>
    </w:p>
    <w:p w14:paraId="5A4C7BBB" w14:textId="77777777" w:rsidR="008F5511" w:rsidRPr="00903DBA" w:rsidRDefault="008F5511" w:rsidP="00323ED4">
      <w:pPr>
        <w:pStyle w:val="Code"/>
        <w:rPr>
          <w:highlight w:val="white"/>
        </w:rPr>
      </w:pPr>
      <w:r w:rsidRPr="00903DBA">
        <w:rPr>
          <w:highlight w:val="white"/>
        </w:rPr>
        <w:t>namespace CCompiler {</w:t>
      </w:r>
    </w:p>
    <w:p w14:paraId="433391B2" w14:textId="360E753C" w:rsidR="008F5511" w:rsidRPr="00903DBA" w:rsidRDefault="008F5511" w:rsidP="00323ED4">
      <w:pPr>
        <w:pStyle w:val="Code"/>
        <w:rPr>
          <w:highlight w:val="white"/>
        </w:rPr>
      </w:pPr>
      <w:r w:rsidRPr="00903DBA">
        <w:rPr>
          <w:highlight w:val="white"/>
        </w:rPr>
        <w:t xml:space="preserve">  public class SymbolTable {</w:t>
      </w:r>
    </w:p>
    <w:p w14:paraId="12CC0E63" w14:textId="77777777" w:rsidR="00373E35" w:rsidRPr="00903DBA" w:rsidRDefault="00373E35" w:rsidP="00373E35">
      <w:pPr>
        <w:pStyle w:val="Code"/>
        <w:rPr>
          <w:highlight w:val="white"/>
        </w:rPr>
      </w:pPr>
      <w:r w:rsidRPr="00903DBA">
        <w:rPr>
          <w:highlight w:val="white"/>
        </w:rPr>
        <w:t xml:space="preserve">    private Scope m_scope;</w:t>
      </w:r>
    </w:p>
    <w:p w14:paraId="6570DBF1" w14:textId="30A9D97E" w:rsidR="00D846BE" w:rsidRPr="00903DBA" w:rsidRDefault="00AF3F0D" w:rsidP="00D846BE">
      <w:pPr>
        <w:rPr>
          <w:highlight w:val="white"/>
        </w:rPr>
      </w:pPr>
      <w:r w:rsidRPr="00903DBA">
        <w:rPr>
          <w:highlight w:val="white"/>
        </w:rPr>
        <w:t>For each function call, a</w:t>
      </w:r>
      <w:r w:rsidR="00F30767" w:rsidRPr="00903DBA">
        <w:rPr>
          <w:highlight w:val="white"/>
        </w:rPr>
        <w:t>n</w:t>
      </w:r>
      <w:r w:rsidRPr="00903DBA">
        <w:rPr>
          <w:highlight w:val="white"/>
        </w:rPr>
        <w:t xml:space="preserve"> activation record is allocated at the call stack.</w:t>
      </w:r>
      <w:r w:rsidR="00F30767" w:rsidRPr="00903DBA">
        <w:rPr>
          <w:highlight w:val="white"/>
        </w:rPr>
        <w:t xml:space="preserve"> The first three entries are the return</w:t>
      </w:r>
      <w:r w:rsidR="00E755D4">
        <w:rPr>
          <w:highlight w:val="white"/>
        </w:rPr>
        <w:t xml:space="preserve"> jump</w:t>
      </w:r>
      <w:r w:rsidR="00F30767" w:rsidRPr="00903DBA">
        <w:rPr>
          <w:highlight w:val="white"/>
        </w:rPr>
        <w:t xml:space="preserve"> address (the address of the instruction following the function call), the regular </w:t>
      </w:r>
      <w:r w:rsidR="003127F4" w:rsidRPr="00903DBA">
        <w:rPr>
          <w:highlight w:val="white"/>
        </w:rPr>
        <w:t xml:space="preserve">frame pointer (the address of the current activation record), and the </w:t>
      </w:r>
      <w:r w:rsidR="0016674F">
        <w:rPr>
          <w:highlight w:val="white"/>
        </w:rPr>
        <w:t>variadic frame pointer</w:t>
      </w:r>
      <w:r w:rsidR="003127F4" w:rsidRPr="00903DBA">
        <w:rPr>
          <w:highlight w:val="white"/>
        </w:rPr>
        <w:t xml:space="preserve"> (the regular frame pointer plus the size of </w:t>
      </w:r>
      <w:r w:rsidR="00EB1DB4">
        <w:rPr>
          <w:highlight w:val="white"/>
        </w:rPr>
        <w:t>potential</w:t>
      </w:r>
      <w:r w:rsidR="003127F4" w:rsidRPr="00903DBA">
        <w:rPr>
          <w:highlight w:val="white"/>
        </w:rPr>
        <w:t xml:space="preserve"> extra parameters </w:t>
      </w:r>
      <w:r w:rsidR="00801D1C" w:rsidRPr="00903DBA">
        <w:rPr>
          <w:highlight w:val="white"/>
        </w:rPr>
        <w:t>in a</w:t>
      </w:r>
      <w:r w:rsidR="00EB1DB4">
        <w:rPr>
          <w:highlight w:val="white"/>
        </w:rPr>
        <w:t xml:space="preserve">n </w:t>
      </w:r>
      <w:r w:rsidR="004A5B68">
        <w:rPr>
          <w:highlight w:val="white"/>
        </w:rPr>
        <w:t>variadic</w:t>
      </w:r>
      <w:r w:rsidR="00801D1C" w:rsidRPr="00903DBA">
        <w:rPr>
          <w:highlight w:val="white"/>
        </w:rPr>
        <w:t xml:space="preserve"> call).</w:t>
      </w:r>
      <w:r w:rsidR="00450D55" w:rsidRPr="00903DBA">
        <w:rPr>
          <w:highlight w:val="white"/>
        </w:rPr>
        <w:t xml:space="preserve"> The function header size is the sum of the size of those three entries.</w:t>
      </w:r>
      <w:r w:rsidR="00D846BE" w:rsidRPr="00903DBA">
        <w:rPr>
          <w:highlight w:val="white"/>
        </w:rPr>
        <w:t xml:space="preserve"> As the compiler in this book can be set to generate code for different target machines, the offset</w:t>
      </w:r>
      <w:r w:rsidR="005E2348">
        <w:rPr>
          <w:highlight w:val="white"/>
        </w:rPr>
        <w:t>s are</w:t>
      </w:r>
      <w:r w:rsidR="00D846BE" w:rsidRPr="00903DBA">
        <w:rPr>
          <w:highlight w:val="white"/>
        </w:rPr>
        <w:t xml:space="preserve"> also given different values as the pointer size </w:t>
      </w:r>
      <w:r w:rsidR="005E2348">
        <w:rPr>
          <w:highlight w:val="white"/>
        </w:rPr>
        <w:t>varies.</w:t>
      </w:r>
      <w:r w:rsidR="00502707">
        <w:rPr>
          <w:highlight w:val="white"/>
        </w:rPr>
        <w:t xml:space="preserve"> See chapter </w:t>
      </w:r>
      <w:r w:rsidR="00502707">
        <w:rPr>
          <w:highlight w:val="white"/>
        </w:rPr>
        <w:fldChar w:fldCharType="begin"/>
      </w:r>
      <w:r w:rsidR="00502707">
        <w:rPr>
          <w:highlight w:val="white"/>
        </w:rPr>
        <w:instrText xml:space="preserve"> REF _Ref54016612 \r \h </w:instrText>
      </w:r>
      <w:r w:rsidR="00502707">
        <w:rPr>
          <w:highlight w:val="white"/>
        </w:rPr>
      </w:r>
      <w:r w:rsidR="00502707">
        <w:rPr>
          <w:highlight w:val="white"/>
        </w:rPr>
        <w:fldChar w:fldCharType="separate"/>
      </w:r>
      <w:r w:rsidR="00392B3E">
        <w:rPr>
          <w:highlight w:val="white"/>
        </w:rPr>
        <w:t>12</w:t>
      </w:r>
      <w:r w:rsidR="00502707">
        <w:rPr>
          <w:highlight w:val="white"/>
        </w:rPr>
        <w:fldChar w:fldCharType="end"/>
      </w:r>
      <w:r w:rsidR="00502707">
        <w:rPr>
          <w:highlight w:val="white"/>
        </w:rPr>
        <w:t xml:space="preserve"> for more information about the frame pointers.</w:t>
      </w:r>
    </w:p>
    <w:p w14:paraId="61571B91" w14:textId="77777777" w:rsidR="00373E35" w:rsidRPr="00903DBA" w:rsidRDefault="00373E35" w:rsidP="00373E35">
      <w:pPr>
        <w:pStyle w:val="Code"/>
        <w:rPr>
          <w:highlight w:val="white"/>
        </w:rPr>
      </w:pPr>
      <w:r w:rsidRPr="00903DBA">
        <w:rPr>
          <w:highlight w:val="white"/>
        </w:rPr>
        <w:t xml:space="preserve">    public static int ReturnAddressOffset = 0;</w:t>
      </w:r>
    </w:p>
    <w:p w14:paraId="65C97FC3" w14:textId="77777777" w:rsidR="00373E35" w:rsidRPr="00903DBA" w:rsidRDefault="00373E35" w:rsidP="00373E35">
      <w:pPr>
        <w:pStyle w:val="Code"/>
        <w:rPr>
          <w:highlight w:val="white"/>
        </w:rPr>
      </w:pPr>
      <w:r w:rsidRPr="00903DBA">
        <w:rPr>
          <w:highlight w:val="white"/>
        </w:rPr>
        <w:t xml:space="preserve">    public static int RegularFrameOffset = TypeSize.PointerSize;</w:t>
      </w:r>
    </w:p>
    <w:p w14:paraId="7E373FDE" w14:textId="77777777" w:rsidR="00373E35" w:rsidRPr="00903DBA" w:rsidRDefault="00373E35" w:rsidP="00373E35">
      <w:pPr>
        <w:pStyle w:val="Code"/>
        <w:rPr>
          <w:highlight w:val="white"/>
        </w:rPr>
      </w:pPr>
      <w:r w:rsidRPr="00903DBA">
        <w:rPr>
          <w:highlight w:val="white"/>
        </w:rPr>
        <w:t xml:space="preserve">    public static int EllipseFrameOffset = 2 * TypeSize.PointerSize;</w:t>
      </w:r>
    </w:p>
    <w:p w14:paraId="289A144C" w14:textId="77777777" w:rsidR="00373E35" w:rsidRPr="00903DBA" w:rsidRDefault="00373E35" w:rsidP="00373E35">
      <w:pPr>
        <w:pStyle w:val="Code"/>
        <w:rPr>
          <w:highlight w:val="white"/>
        </w:rPr>
      </w:pPr>
      <w:r w:rsidRPr="00903DBA">
        <w:rPr>
          <w:highlight w:val="white"/>
        </w:rPr>
        <w:t xml:space="preserve">    public static int FunctionHeaderSize = 3 * TypeSize.PointerSize;</w:t>
      </w:r>
    </w:p>
    <w:p w14:paraId="18083DDD" w14:textId="509DBD67" w:rsidR="00FD6094" w:rsidRPr="00903DBA" w:rsidRDefault="00FD6094" w:rsidP="00323ED4">
      <w:r w:rsidRPr="00903DBA">
        <w:t xml:space="preserve">Each table holds a reference to its parent table, except the table of global space, which table parent </w:t>
      </w:r>
      <w:r w:rsidR="000A557F" w:rsidRPr="00903DBA">
        <w:t xml:space="preserve">reference </w:t>
      </w:r>
      <w:r w:rsidRPr="00903DBA">
        <w:t>is null.</w:t>
      </w:r>
    </w:p>
    <w:p w14:paraId="2C699141" w14:textId="77777777" w:rsidR="00ED72CD" w:rsidRPr="00903DBA" w:rsidRDefault="00ED72CD" w:rsidP="00ED72CD">
      <w:pPr>
        <w:pStyle w:val="Code"/>
        <w:rPr>
          <w:highlight w:val="white"/>
        </w:rPr>
      </w:pPr>
      <w:r w:rsidRPr="00903DBA">
        <w:rPr>
          <w:highlight w:val="white"/>
        </w:rPr>
        <w:t xml:space="preserve">    private SymbolTable m_parentTable;</w:t>
      </w:r>
    </w:p>
    <w:p w14:paraId="6B55A753" w14:textId="77777777" w:rsidR="00AE2B4C" w:rsidRDefault="00DC336D" w:rsidP="00323ED4">
      <w:pPr>
        <w:rPr>
          <w:highlight w:val="white"/>
        </w:rPr>
      </w:pPr>
      <w:r w:rsidRPr="00903DBA">
        <w:rPr>
          <w:highlight w:val="white"/>
        </w:rPr>
        <w:t xml:space="preserve">The activation record is organized in </w:t>
      </w:r>
      <w:r w:rsidR="00AE2B4C">
        <w:rPr>
          <w:highlight w:val="white"/>
        </w:rPr>
        <w:t>the following way:</w:t>
      </w:r>
    </w:p>
    <w:p w14:paraId="13A3BF5C" w14:textId="23804EC2" w:rsidR="00AE2B4C" w:rsidRDefault="00AE2B4C" w:rsidP="00AE2B4C">
      <w:pPr>
        <w:pStyle w:val="Liststycke"/>
        <w:numPr>
          <w:ilvl w:val="0"/>
          <w:numId w:val="180"/>
        </w:numPr>
        <w:rPr>
          <w:highlight w:val="white"/>
        </w:rPr>
      </w:pPr>
      <w:r w:rsidRPr="00AE2B4C">
        <w:rPr>
          <w:highlight w:val="white"/>
        </w:rPr>
        <w:t xml:space="preserve">The offsets of the </w:t>
      </w:r>
      <w:r w:rsidR="00DC336D" w:rsidRPr="00AE2B4C">
        <w:rPr>
          <w:highlight w:val="white"/>
        </w:rPr>
        <w:t xml:space="preserve">return </w:t>
      </w:r>
      <w:r w:rsidRPr="00AE2B4C">
        <w:rPr>
          <w:highlight w:val="white"/>
        </w:rPr>
        <w:t xml:space="preserve">jump </w:t>
      </w:r>
      <w:r w:rsidR="00DC336D" w:rsidRPr="00AE2B4C">
        <w:rPr>
          <w:highlight w:val="white"/>
        </w:rPr>
        <w:t>address</w:t>
      </w:r>
      <w:r w:rsidRPr="00AE2B4C">
        <w:rPr>
          <w:highlight w:val="white"/>
        </w:rPr>
        <w:t>, the r</w:t>
      </w:r>
      <w:r w:rsidR="00DC336D" w:rsidRPr="00AE2B4C">
        <w:rPr>
          <w:highlight w:val="white"/>
        </w:rPr>
        <w:t>egular frame pointer</w:t>
      </w:r>
      <w:r w:rsidRPr="00AE2B4C">
        <w:rPr>
          <w:highlight w:val="white"/>
        </w:rPr>
        <w:t>, and the</w:t>
      </w:r>
      <w:r>
        <w:rPr>
          <w:highlight w:val="white"/>
        </w:rPr>
        <w:t xml:space="preserve"> </w:t>
      </w:r>
      <w:r w:rsidR="0016674F">
        <w:rPr>
          <w:highlight w:val="white"/>
        </w:rPr>
        <w:t>variadic frame pointer</w:t>
      </w:r>
      <w:r>
        <w:rPr>
          <w:highlight w:val="white"/>
        </w:rPr>
        <w:t>.</w:t>
      </w:r>
    </w:p>
    <w:p w14:paraId="2CD2B4FE" w14:textId="77777777" w:rsidR="00920B2F" w:rsidRDefault="00920B2F" w:rsidP="00AE2B4C">
      <w:pPr>
        <w:pStyle w:val="Liststycke"/>
        <w:numPr>
          <w:ilvl w:val="0"/>
          <w:numId w:val="180"/>
        </w:numPr>
        <w:rPr>
          <w:highlight w:val="white"/>
        </w:rPr>
      </w:pPr>
      <w:r>
        <w:rPr>
          <w:highlight w:val="white"/>
        </w:rPr>
        <w:t xml:space="preserve">The regular </w:t>
      </w:r>
      <w:r w:rsidR="00F606AA" w:rsidRPr="00AE2B4C">
        <w:rPr>
          <w:highlight w:val="white"/>
        </w:rPr>
        <w:t>function parameters</w:t>
      </w:r>
      <w:r>
        <w:rPr>
          <w:highlight w:val="white"/>
        </w:rPr>
        <w:t>.</w:t>
      </w:r>
    </w:p>
    <w:p w14:paraId="3E0C50E1" w14:textId="11930787" w:rsidR="00920B2F" w:rsidRDefault="00920B2F" w:rsidP="00AE2B4C">
      <w:pPr>
        <w:pStyle w:val="Liststycke"/>
        <w:numPr>
          <w:ilvl w:val="0"/>
          <w:numId w:val="180"/>
        </w:numPr>
        <w:rPr>
          <w:highlight w:val="white"/>
        </w:rPr>
      </w:pPr>
      <w:r>
        <w:rPr>
          <w:highlight w:val="white"/>
        </w:rPr>
        <w:t>T</w:t>
      </w:r>
      <w:r w:rsidR="00F606AA" w:rsidRPr="00AE2B4C">
        <w:rPr>
          <w:highlight w:val="white"/>
        </w:rPr>
        <w:t>he ex</w:t>
      </w:r>
      <w:r w:rsidR="00A12A5B" w:rsidRPr="00AE2B4C">
        <w:rPr>
          <w:highlight w:val="white"/>
        </w:rPr>
        <w:t xml:space="preserve">tra parameters in case of an </w:t>
      </w:r>
      <w:r w:rsidR="004A5B68">
        <w:rPr>
          <w:highlight w:val="white"/>
        </w:rPr>
        <w:t>variadic</w:t>
      </w:r>
      <w:r w:rsidR="00A12A5B" w:rsidRPr="00AE2B4C">
        <w:rPr>
          <w:highlight w:val="white"/>
        </w:rPr>
        <w:t xml:space="preserve"> ca</w:t>
      </w:r>
      <w:r w:rsidR="00AE2B4C" w:rsidRPr="00AE2B4C">
        <w:rPr>
          <w:highlight w:val="white"/>
        </w:rPr>
        <w:t>ll</w:t>
      </w:r>
      <w:r>
        <w:rPr>
          <w:highlight w:val="white"/>
        </w:rPr>
        <w:t>.</w:t>
      </w:r>
    </w:p>
    <w:p w14:paraId="234D6D19" w14:textId="77777777" w:rsidR="00920B2F" w:rsidRDefault="00920B2F" w:rsidP="00AE2B4C">
      <w:pPr>
        <w:pStyle w:val="Liststycke"/>
        <w:numPr>
          <w:ilvl w:val="0"/>
          <w:numId w:val="180"/>
        </w:numPr>
        <w:rPr>
          <w:highlight w:val="white"/>
        </w:rPr>
      </w:pPr>
      <w:r>
        <w:rPr>
          <w:highlight w:val="white"/>
        </w:rPr>
        <w:t>V</w:t>
      </w:r>
      <w:r w:rsidR="00A12A5B" w:rsidRPr="00AE2B4C">
        <w:rPr>
          <w:highlight w:val="white"/>
        </w:rPr>
        <w:t>ariables of auto or register storage</w:t>
      </w:r>
      <w:r>
        <w:rPr>
          <w:highlight w:val="white"/>
        </w:rPr>
        <w:t>.</w:t>
      </w:r>
    </w:p>
    <w:p w14:paraId="18795C9E" w14:textId="78C4F828" w:rsidR="00920B2F" w:rsidRDefault="00920B2F" w:rsidP="00AE2B4C">
      <w:pPr>
        <w:pStyle w:val="Liststycke"/>
        <w:numPr>
          <w:ilvl w:val="0"/>
          <w:numId w:val="180"/>
        </w:numPr>
        <w:rPr>
          <w:highlight w:val="white"/>
        </w:rPr>
      </w:pPr>
      <w:r>
        <w:rPr>
          <w:highlight w:val="white"/>
        </w:rPr>
        <w:t>Temporary integral values</w:t>
      </w:r>
      <w:r w:rsidR="00757DA4">
        <w:rPr>
          <w:highlight w:val="white"/>
        </w:rPr>
        <w:t xml:space="preserve"> are stored are loaded from the registers and stored to the activation record during function calls.</w:t>
      </w:r>
    </w:p>
    <w:p w14:paraId="06209777" w14:textId="436310FE" w:rsidR="00757DA4" w:rsidRDefault="00757DA4" w:rsidP="00757DA4">
      <w:pPr>
        <w:pStyle w:val="Liststycke"/>
        <w:numPr>
          <w:ilvl w:val="0"/>
          <w:numId w:val="180"/>
        </w:numPr>
        <w:rPr>
          <w:highlight w:val="white"/>
        </w:rPr>
      </w:pPr>
      <w:r>
        <w:rPr>
          <w:highlight w:val="white"/>
        </w:rPr>
        <w:t>Temporary floating-point values are loaded from the floating-point stack and to the activation record during function calls.</w:t>
      </w:r>
    </w:p>
    <w:p w14:paraId="355C3374" w14:textId="57BD769A" w:rsidR="00ED72CD" w:rsidRPr="00903DBA" w:rsidRDefault="00ED72CD" w:rsidP="00ED72CD">
      <w:pPr>
        <w:pStyle w:val="Code"/>
        <w:rPr>
          <w:highlight w:val="white"/>
        </w:rPr>
      </w:pPr>
      <w:r w:rsidRPr="00903DBA">
        <w:rPr>
          <w:highlight w:val="white"/>
        </w:rPr>
        <w:t xml:space="preserve">    private int </w:t>
      </w:r>
      <w:r w:rsidR="00F26000" w:rsidRPr="00903DBA">
        <w:rPr>
          <w:highlight w:val="white"/>
        </w:rPr>
        <w:t>m_currentOffset</w:t>
      </w:r>
      <w:r w:rsidRPr="00903DBA">
        <w:rPr>
          <w:highlight w:val="white"/>
        </w:rPr>
        <w:t>;</w:t>
      </w:r>
    </w:p>
    <w:p w14:paraId="12CFA393" w14:textId="17C6DBA7" w:rsidR="004037D9" w:rsidRPr="00903DBA" w:rsidRDefault="00522C4B" w:rsidP="004037D9">
      <w:pPr>
        <w:rPr>
          <w:highlight w:val="white"/>
        </w:rPr>
      </w:pPr>
      <w:r w:rsidRPr="00903DBA">
        <w:rPr>
          <w:highlight w:val="white"/>
        </w:rPr>
        <w:t xml:space="preserve">All parameters and variables of a function or a block, as well as the members of a struct or a union, </w:t>
      </w:r>
      <w:r w:rsidR="00FD4035" w:rsidRPr="00903DBA">
        <w:rPr>
          <w:highlight w:val="white"/>
        </w:rPr>
        <w:t xml:space="preserve">are stored in the </w:t>
      </w:r>
      <w:r w:rsidR="004037D9" w:rsidRPr="00903DBA">
        <w:rPr>
          <w:rStyle w:val="KeyWord0"/>
          <w:highlight w:val="white"/>
        </w:rPr>
        <w:t>m_</w:t>
      </w:r>
      <w:r w:rsidR="00FD4035" w:rsidRPr="00903DBA">
        <w:rPr>
          <w:rStyle w:val="KeyWord0"/>
          <w:highlight w:val="white"/>
        </w:rPr>
        <w:t>entry</w:t>
      </w:r>
      <w:r w:rsidR="004037D9" w:rsidRPr="00903DBA">
        <w:rPr>
          <w:rStyle w:val="KeyWord0"/>
          <w:highlight w:val="white"/>
        </w:rPr>
        <w:t>M</w:t>
      </w:r>
      <w:r w:rsidR="00FD4035" w:rsidRPr="00903DBA">
        <w:rPr>
          <w:rStyle w:val="KeyWord0"/>
          <w:highlight w:val="white"/>
        </w:rPr>
        <w:t>ap</w:t>
      </w:r>
      <w:r w:rsidR="004037D9" w:rsidRPr="00903DBA">
        <w:rPr>
          <w:highlight w:val="white"/>
        </w:rPr>
        <w:t xml:space="preserve"> and </w:t>
      </w:r>
      <w:r w:rsidR="004037D9" w:rsidRPr="00903DBA">
        <w:rPr>
          <w:rStyle w:val="KeyWord0"/>
          <w:highlight w:val="white"/>
        </w:rPr>
        <w:t>m_entryList</w:t>
      </w:r>
      <w:r w:rsidR="00FD4035" w:rsidRPr="00903DBA">
        <w:rPr>
          <w:highlight w:val="white"/>
        </w:rPr>
        <w:t xml:space="preserve">. </w:t>
      </w:r>
      <w:r w:rsidR="004037D9" w:rsidRPr="00903DBA">
        <w:rPr>
          <w:highlight w:val="white"/>
        </w:rPr>
        <w:t>W</w:t>
      </w:r>
      <w:r w:rsidR="00D846BE" w:rsidRPr="00903DBA">
        <w:rPr>
          <w:highlight w:val="white"/>
        </w:rPr>
        <w:t xml:space="preserve">e use </w:t>
      </w:r>
      <w:r w:rsidR="004037D9" w:rsidRPr="00903DBA">
        <w:rPr>
          <w:rStyle w:val="KeyWord0"/>
          <w:highlight w:val="white"/>
        </w:rPr>
        <w:t>m_entry</w:t>
      </w:r>
      <w:r w:rsidR="00FD4035" w:rsidRPr="00903DBA">
        <w:rPr>
          <w:rStyle w:val="KeyWord0"/>
          <w:highlight w:val="white"/>
        </w:rPr>
        <w:t>Map</w:t>
      </w:r>
      <w:r w:rsidR="00FD4035" w:rsidRPr="00903DBA">
        <w:rPr>
          <w:highlight w:val="white"/>
        </w:rPr>
        <w:t xml:space="preserve"> </w:t>
      </w:r>
      <w:r w:rsidR="004037D9" w:rsidRPr="00903DBA">
        <w:rPr>
          <w:highlight w:val="white"/>
        </w:rPr>
        <w:t xml:space="preserve">to look up symbols and </w:t>
      </w:r>
      <w:r w:rsidR="004037D9" w:rsidRPr="00903DBA">
        <w:rPr>
          <w:rStyle w:val="KeyWord0"/>
          <w:highlight w:val="white"/>
        </w:rPr>
        <w:t>m_entryList</w:t>
      </w:r>
      <w:r w:rsidR="004037D9" w:rsidRPr="00903DBA">
        <w:rPr>
          <w:highlight w:val="white"/>
        </w:rPr>
        <w:t xml:space="preserve"> when initializing values in a struct or union, in which case the symbols need to be stored in the order they were declared in the code. The</w:t>
      </w:r>
      <w:r w:rsidR="000C33C7">
        <w:rPr>
          <w:highlight w:val="white"/>
        </w:rPr>
        <w:t xml:space="preserve"> standard C#</w:t>
      </w:r>
      <w:r w:rsidR="004037D9" w:rsidRPr="00903DBA">
        <w:rPr>
          <w:rStyle w:val="KeyWord0"/>
          <w:highlight w:val="white"/>
        </w:rPr>
        <w:t xml:space="preserve"> Dictionary</w:t>
      </w:r>
      <w:r w:rsidR="004037D9" w:rsidRPr="00903DBA">
        <w:rPr>
          <w:highlight w:val="white"/>
        </w:rPr>
        <w:t xml:space="preserve"> class provides fast searching but does not guarantee any order among its </w:t>
      </w:r>
      <w:r w:rsidR="000C33C7">
        <w:rPr>
          <w:highlight w:val="white"/>
        </w:rPr>
        <w:t>key-</w:t>
      </w:r>
      <w:r w:rsidR="004037D9" w:rsidRPr="00903DBA">
        <w:rPr>
          <w:highlight w:val="white"/>
        </w:rPr>
        <w:t>value</w:t>
      </w:r>
      <w:r w:rsidR="000C33C7">
        <w:rPr>
          <w:highlight w:val="white"/>
        </w:rPr>
        <w:t xml:space="preserve"> pair</w:t>
      </w:r>
      <w:r w:rsidR="004037D9" w:rsidRPr="00903DBA">
        <w:rPr>
          <w:highlight w:val="white"/>
        </w:rPr>
        <w:t>s.</w:t>
      </w:r>
    </w:p>
    <w:p w14:paraId="078619E2" w14:textId="77777777" w:rsidR="00ED72CD" w:rsidRPr="00903DBA" w:rsidRDefault="00ED72CD" w:rsidP="00ED72CD">
      <w:pPr>
        <w:pStyle w:val="Code"/>
        <w:rPr>
          <w:highlight w:val="white"/>
        </w:rPr>
      </w:pPr>
      <w:r w:rsidRPr="00903DBA">
        <w:rPr>
          <w:highlight w:val="white"/>
        </w:rPr>
        <w:t xml:space="preserve">    private IDictionary&lt;string,Symbol&gt; m_entryMap =</w:t>
      </w:r>
    </w:p>
    <w:p w14:paraId="2E7B3BE6" w14:textId="21811A88" w:rsidR="00ED72CD" w:rsidRPr="00903DBA" w:rsidRDefault="00ED72CD" w:rsidP="00ED72CD">
      <w:pPr>
        <w:pStyle w:val="Code"/>
        <w:rPr>
          <w:highlight w:val="white"/>
        </w:rPr>
      </w:pPr>
      <w:r w:rsidRPr="00903DBA">
        <w:rPr>
          <w:highlight w:val="white"/>
        </w:rPr>
        <w:t xml:space="preserve">      new </w:t>
      </w:r>
      <w:r w:rsidR="00AD47BE" w:rsidRPr="00903DBA">
        <w:rPr>
          <w:highlight w:val="white"/>
        </w:rPr>
        <w:t>Dictionary</w:t>
      </w:r>
      <w:r w:rsidRPr="00903DBA">
        <w:rPr>
          <w:highlight w:val="white"/>
        </w:rPr>
        <w:t>&lt;string,Symbol&gt;();</w:t>
      </w:r>
    </w:p>
    <w:p w14:paraId="66230B73" w14:textId="7219BFAA" w:rsidR="006B29C3" w:rsidRPr="00903DBA" w:rsidRDefault="006B29C3" w:rsidP="006B29C3">
      <w:pPr>
        <w:pStyle w:val="Code"/>
        <w:rPr>
          <w:highlight w:val="white"/>
        </w:rPr>
      </w:pPr>
      <w:r w:rsidRPr="00903DBA">
        <w:rPr>
          <w:highlight w:val="white"/>
        </w:rPr>
        <w:t xml:space="preserve">    private List&lt;Symbol&gt; m_entryList = new List&lt;Symbol&gt;();</w:t>
      </w:r>
    </w:p>
    <w:p w14:paraId="43CBF616" w14:textId="28456E5A" w:rsidR="00FD4035" w:rsidRPr="00903DBA" w:rsidRDefault="00FD4035" w:rsidP="00323ED4">
      <w:pPr>
        <w:rPr>
          <w:highlight w:val="white"/>
        </w:rPr>
      </w:pPr>
      <w:r w:rsidRPr="00903DBA">
        <w:rPr>
          <w:highlight w:val="white"/>
        </w:rPr>
        <w:t>The tag map holds the types of the structs or unions that are marked with a tag.</w:t>
      </w:r>
    </w:p>
    <w:p w14:paraId="3750B26D" w14:textId="77777777" w:rsidR="006C1DAB" w:rsidRPr="00903DBA" w:rsidRDefault="006C1DAB" w:rsidP="006C1DAB">
      <w:pPr>
        <w:pStyle w:val="Code"/>
        <w:rPr>
          <w:highlight w:val="white"/>
        </w:rPr>
      </w:pPr>
      <w:r w:rsidRPr="00903DBA">
        <w:rPr>
          <w:highlight w:val="white"/>
        </w:rPr>
        <w:lastRenderedPageBreak/>
        <w:t xml:space="preserve">    private IDictionary&lt;string,Type&gt; m_tagMap = new Dictionary&lt;string,Type&gt;();</w:t>
      </w:r>
    </w:p>
    <w:p w14:paraId="11094DF9" w14:textId="1E5DDD5B" w:rsidR="008F5511" w:rsidRPr="00903DBA" w:rsidRDefault="00A32AEB" w:rsidP="00323ED4">
      <w:pPr>
        <w:rPr>
          <w:highlight w:val="white"/>
        </w:rPr>
      </w:pPr>
      <w:r w:rsidRPr="00903DBA">
        <w:rPr>
          <w:rStyle w:val="KeyWord0"/>
          <w:highlight w:val="white"/>
        </w:rPr>
        <w:t>CurrentTable</w:t>
      </w:r>
      <w:r w:rsidRPr="00903DBA">
        <w:rPr>
          <w:highlight w:val="white"/>
        </w:rPr>
        <w:t xml:space="preserve"> and </w:t>
      </w:r>
      <w:r w:rsidRPr="00903DBA">
        <w:rPr>
          <w:rStyle w:val="KeyWord0"/>
          <w:highlight w:val="white"/>
        </w:rPr>
        <w:t>CurrentFunction</w:t>
      </w:r>
      <w:r w:rsidRPr="00903DBA">
        <w:rPr>
          <w:highlight w:val="white"/>
        </w:rPr>
        <w:t xml:space="preserve"> </w:t>
      </w:r>
      <w:r w:rsidR="00FD4035" w:rsidRPr="00903DBA">
        <w:rPr>
          <w:highlight w:val="white"/>
        </w:rPr>
        <w:t>hold reference</w:t>
      </w:r>
      <w:r w:rsidR="003E6819" w:rsidRPr="00903DBA">
        <w:rPr>
          <w:highlight w:val="white"/>
        </w:rPr>
        <w:t>s</w:t>
      </w:r>
      <w:r w:rsidR="00FD4035" w:rsidRPr="00903DBA">
        <w:rPr>
          <w:highlight w:val="white"/>
        </w:rPr>
        <w:t xml:space="preserve"> to the </w:t>
      </w:r>
      <w:r w:rsidR="0014513D" w:rsidRPr="00903DBA">
        <w:rPr>
          <w:highlight w:val="white"/>
        </w:rPr>
        <w:t xml:space="preserve">current </w:t>
      </w:r>
      <w:r w:rsidRPr="00903DBA">
        <w:rPr>
          <w:highlight w:val="white"/>
        </w:rPr>
        <w:t xml:space="preserve">symbol </w:t>
      </w:r>
      <w:r w:rsidR="00FD4035" w:rsidRPr="00903DBA">
        <w:rPr>
          <w:highlight w:val="white"/>
        </w:rPr>
        <w:t>table</w:t>
      </w:r>
      <w:r w:rsidR="00872364" w:rsidRPr="00903DBA">
        <w:rPr>
          <w:highlight w:val="white"/>
        </w:rPr>
        <w:t xml:space="preserve"> </w:t>
      </w:r>
      <w:r w:rsidRPr="00903DBA">
        <w:rPr>
          <w:highlight w:val="white"/>
        </w:rPr>
        <w:t>a</w:t>
      </w:r>
      <w:r w:rsidR="00CC76F6" w:rsidRPr="00903DBA">
        <w:rPr>
          <w:highlight w:val="white"/>
        </w:rPr>
        <w:t>nd</w:t>
      </w:r>
      <w:r w:rsidRPr="00903DBA">
        <w:rPr>
          <w:highlight w:val="white"/>
        </w:rPr>
        <w:t xml:space="preserve"> </w:t>
      </w:r>
      <w:r w:rsidR="00046195">
        <w:rPr>
          <w:highlight w:val="white"/>
        </w:rPr>
        <w:t xml:space="preserve">the </w:t>
      </w:r>
      <w:r w:rsidRPr="00903DBA">
        <w:rPr>
          <w:highlight w:val="white"/>
        </w:rPr>
        <w:t xml:space="preserve">function </w:t>
      </w:r>
      <w:r w:rsidR="003E6819" w:rsidRPr="00903DBA">
        <w:rPr>
          <w:highlight w:val="white"/>
        </w:rPr>
        <w:t>currently processed by the parser</w:t>
      </w:r>
      <w:r w:rsidR="00CC76F6" w:rsidRPr="00903DBA">
        <w:rPr>
          <w:highlight w:val="white"/>
        </w:rPr>
        <w:t xml:space="preserve">. </w:t>
      </w:r>
      <w:r w:rsidR="003E6819" w:rsidRPr="00903DBA">
        <w:rPr>
          <w:highlight w:val="white"/>
        </w:rPr>
        <w:t xml:space="preserve">We need the current </w:t>
      </w:r>
      <w:r w:rsidR="0014513D" w:rsidRPr="00903DBA">
        <w:rPr>
          <w:highlight w:val="white"/>
        </w:rPr>
        <w:t xml:space="preserve">symbol </w:t>
      </w:r>
      <w:r w:rsidR="00323ED4" w:rsidRPr="00903DBA">
        <w:rPr>
          <w:highlight w:val="white"/>
        </w:rPr>
        <w:t xml:space="preserve">table when adding or looking up symbols, and the current </w:t>
      </w:r>
      <w:r w:rsidR="003E6819" w:rsidRPr="00903DBA">
        <w:rPr>
          <w:highlight w:val="white"/>
        </w:rPr>
        <w:t xml:space="preserve">function when </w:t>
      </w:r>
      <w:r w:rsidR="0014513D" w:rsidRPr="00903DBA">
        <w:rPr>
          <w:highlight w:val="white"/>
        </w:rPr>
        <w:t xml:space="preserve">generating code for </w:t>
      </w:r>
      <w:r w:rsidR="003E6819" w:rsidRPr="00903DBA">
        <w:rPr>
          <w:highlight w:val="white"/>
        </w:rPr>
        <w:t xml:space="preserve">calling a function or returning a value. In global scope, the </w:t>
      </w:r>
      <w:r w:rsidR="0014513D" w:rsidRPr="00903DBA">
        <w:rPr>
          <w:rStyle w:val="KeyWord0"/>
          <w:highlight w:val="white"/>
        </w:rPr>
        <w:t>C</w:t>
      </w:r>
      <w:r w:rsidR="003E6819" w:rsidRPr="00903DBA">
        <w:rPr>
          <w:rStyle w:val="KeyWord0"/>
          <w:highlight w:val="white"/>
        </w:rPr>
        <w:t>urrent</w:t>
      </w:r>
      <w:r w:rsidR="0014513D" w:rsidRPr="00903DBA">
        <w:rPr>
          <w:rStyle w:val="KeyWord0"/>
          <w:highlight w:val="white"/>
        </w:rPr>
        <w:t>F</w:t>
      </w:r>
      <w:r w:rsidR="003E6819" w:rsidRPr="00903DBA">
        <w:rPr>
          <w:rStyle w:val="KeyWord0"/>
          <w:highlight w:val="white"/>
        </w:rPr>
        <w:t>unction</w:t>
      </w:r>
      <w:r w:rsidR="003E6819" w:rsidRPr="00903DBA">
        <w:rPr>
          <w:highlight w:val="white"/>
        </w:rPr>
        <w:t xml:space="preserve"> is null.</w:t>
      </w:r>
    </w:p>
    <w:p w14:paraId="22B4F7D2" w14:textId="77777777" w:rsidR="006C1DAB" w:rsidRPr="00903DBA" w:rsidRDefault="006C1DAB" w:rsidP="006C1DAB">
      <w:pPr>
        <w:pStyle w:val="Code"/>
        <w:rPr>
          <w:highlight w:val="white"/>
        </w:rPr>
      </w:pPr>
      <w:r w:rsidRPr="00903DBA">
        <w:rPr>
          <w:highlight w:val="white"/>
        </w:rPr>
        <w:t xml:space="preserve">    public static SymbolTable CurrentTable = null;</w:t>
      </w:r>
    </w:p>
    <w:p w14:paraId="1393F9E0" w14:textId="77777777" w:rsidR="006C1DAB" w:rsidRPr="00903DBA" w:rsidRDefault="006C1DAB" w:rsidP="006C1DAB">
      <w:pPr>
        <w:pStyle w:val="Code"/>
        <w:rPr>
          <w:highlight w:val="white"/>
        </w:rPr>
      </w:pPr>
      <w:r w:rsidRPr="00903DBA">
        <w:rPr>
          <w:highlight w:val="white"/>
        </w:rPr>
        <w:t xml:space="preserve">    public static Symbol CurrentFunction = null;</w:t>
      </w:r>
    </w:p>
    <w:p w14:paraId="6EA1280B" w14:textId="75583ED6" w:rsidR="002A4DF0" w:rsidRPr="00903DBA" w:rsidRDefault="00B52224" w:rsidP="002A4DF0">
      <w:pPr>
        <w:rPr>
          <w:highlight w:val="white"/>
        </w:rPr>
      </w:pPr>
      <w:r w:rsidRPr="00903DBA">
        <w:rPr>
          <w:rStyle w:val="KeyWord0"/>
          <w:highlight w:val="white"/>
        </w:rPr>
        <w:t>GlobalS</w:t>
      </w:r>
      <w:r w:rsidR="00872364" w:rsidRPr="00903DBA">
        <w:rPr>
          <w:rStyle w:val="KeyWord0"/>
          <w:highlight w:val="white"/>
        </w:rPr>
        <w:t>tatic</w:t>
      </w:r>
      <w:r w:rsidR="006F324F" w:rsidRPr="00903DBA">
        <w:rPr>
          <w:rStyle w:val="KeyWord0"/>
          <w:highlight w:val="white"/>
        </w:rPr>
        <w:t>S</w:t>
      </w:r>
      <w:r w:rsidR="00872364" w:rsidRPr="00903DBA">
        <w:rPr>
          <w:rStyle w:val="KeyWord0"/>
          <w:highlight w:val="white"/>
        </w:rPr>
        <w:t>et</w:t>
      </w:r>
      <w:r w:rsidR="00872364" w:rsidRPr="00903DBA">
        <w:rPr>
          <w:highlight w:val="white"/>
        </w:rPr>
        <w:t xml:space="preserve"> holds all static symbols. </w:t>
      </w:r>
      <w:r w:rsidR="00046195">
        <w:rPr>
          <w:highlight w:val="white"/>
        </w:rPr>
        <w:t>Only s</w:t>
      </w:r>
      <w:r w:rsidR="00872364" w:rsidRPr="00903DBA">
        <w:rPr>
          <w:highlight w:val="white"/>
        </w:rPr>
        <w:t>ymbol</w:t>
      </w:r>
      <w:r w:rsidR="00D846BE" w:rsidRPr="00903DBA">
        <w:rPr>
          <w:highlight w:val="white"/>
        </w:rPr>
        <w:t>s</w:t>
      </w:r>
      <w:r w:rsidR="00872364" w:rsidRPr="00903DBA">
        <w:rPr>
          <w:highlight w:val="white"/>
        </w:rPr>
        <w:t xml:space="preserve"> of </w:t>
      </w:r>
      <w:r w:rsidR="00046195">
        <w:rPr>
          <w:highlight w:val="white"/>
        </w:rPr>
        <w:t xml:space="preserve">auto or register storage </w:t>
      </w:r>
      <w:r w:rsidR="00872364" w:rsidRPr="00903DBA">
        <w:rPr>
          <w:highlight w:val="white"/>
        </w:rPr>
        <w:t>are given offset</w:t>
      </w:r>
      <w:r w:rsidR="002A4DF0">
        <w:rPr>
          <w:highlight w:val="white"/>
        </w:rPr>
        <w:t xml:space="preserve">s. Symbols of </w:t>
      </w:r>
      <w:r w:rsidR="002A4DF0" w:rsidRPr="00903DBA">
        <w:rPr>
          <w:highlight w:val="white"/>
        </w:rPr>
        <w:t>static, extern, or typedef</w:t>
      </w:r>
      <w:r w:rsidR="002A4DF0">
        <w:rPr>
          <w:highlight w:val="white"/>
        </w:rPr>
        <w:t xml:space="preserve"> storage</w:t>
      </w:r>
      <w:r w:rsidR="002A4DF0" w:rsidRPr="00903DBA">
        <w:rPr>
          <w:highlight w:val="white"/>
        </w:rPr>
        <w:t xml:space="preserve"> are </w:t>
      </w:r>
      <w:r w:rsidR="002A4DF0">
        <w:rPr>
          <w:highlight w:val="white"/>
        </w:rPr>
        <w:t xml:space="preserve">not </w:t>
      </w:r>
      <w:r w:rsidR="002A4DF0" w:rsidRPr="00903DBA">
        <w:rPr>
          <w:highlight w:val="white"/>
        </w:rPr>
        <w:t>given offset</w:t>
      </w:r>
      <w:r w:rsidR="002A4DF0">
        <w:rPr>
          <w:highlight w:val="white"/>
        </w:rPr>
        <w:t>s</w:t>
      </w:r>
      <w:r w:rsidR="002A4DF0" w:rsidRPr="00903DBA">
        <w:rPr>
          <w:highlight w:val="white"/>
        </w:rPr>
        <w:t>, since they are not stored at the activation record in runtime.</w:t>
      </w:r>
    </w:p>
    <w:p w14:paraId="52A317CE" w14:textId="5A4116C9" w:rsidR="006C1DAB" w:rsidRPr="00903DBA" w:rsidRDefault="006C1DAB" w:rsidP="006C1DAB">
      <w:pPr>
        <w:pStyle w:val="Code"/>
        <w:rPr>
          <w:highlight w:val="white"/>
        </w:rPr>
      </w:pPr>
      <w:r w:rsidRPr="00903DBA">
        <w:rPr>
          <w:highlight w:val="white"/>
        </w:rPr>
        <w:t xml:space="preserve">    public static ISet&lt;StaticSymbol&gt; </w:t>
      </w:r>
      <w:r w:rsidR="009B0753" w:rsidRPr="00903DBA">
        <w:rPr>
          <w:highlight w:val="white"/>
        </w:rPr>
        <w:t>GlobalStaticSet</w:t>
      </w:r>
      <w:r w:rsidR="00E4437D" w:rsidRPr="00903DBA">
        <w:rPr>
          <w:highlight w:val="white"/>
        </w:rPr>
        <w:t>;</w:t>
      </w:r>
    </w:p>
    <w:p w14:paraId="09661F77" w14:textId="77777777" w:rsidR="006D6DA7" w:rsidRPr="00903DBA" w:rsidRDefault="006D6DA7" w:rsidP="006D6DA7">
      <w:pPr>
        <w:pStyle w:val="Code"/>
        <w:rPr>
          <w:highlight w:val="white"/>
        </w:rPr>
      </w:pPr>
      <w:r w:rsidRPr="00903DBA">
        <w:rPr>
          <w:highlight w:val="white"/>
        </w:rPr>
        <w:t xml:space="preserve">    public static StaticSymbolLinux InitSymbol, ArgsSymbol;</w:t>
      </w:r>
    </w:p>
    <w:p w14:paraId="694E9C79" w14:textId="06A65EB4" w:rsidR="008F5511" w:rsidRPr="00903DBA" w:rsidRDefault="00323ED4" w:rsidP="00323ED4">
      <w:pPr>
        <w:rPr>
          <w:highlight w:val="white"/>
        </w:rPr>
      </w:pPr>
      <w:r w:rsidRPr="00903DBA">
        <w:rPr>
          <w:highlight w:val="white"/>
        </w:rPr>
        <w:t xml:space="preserve">The constructor of the </w:t>
      </w:r>
      <w:r w:rsidRPr="00903DBA">
        <w:rPr>
          <w:rStyle w:val="KeyWord0"/>
          <w:highlight w:val="white"/>
        </w:rPr>
        <w:t>SymbolTable</w:t>
      </w:r>
      <w:r w:rsidRPr="00903DBA">
        <w:rPr>
          <w:highlight w:val="white"/>
        </w:rPr>
        <w:t xml:space="preserve"> class takes the parent table</w:t>
      </w:r>
      <w:r w:rsidR="00637B04" w:rsidRPr="00903DBA">
        <w:rPr>
          <w:highlight w:val="white"/>
        </w:rPr>
        <w:t xml:space="preserve"> (which is null in global space)</w:t>
      </w:r>
      <w:r w:rsidRPr="00903DBA">
        <w:rPr>
          <w:highlight w:val="white"/>
        </w:rPr>
        <w:t xml:space="preserve"> and the scope of the table. </w:t>
      </w:r>
    </w:p>
    <w:p w14:paraId="07D5B417" w14:textId="77777777" w:rsidR="008F5511" w:rsidRPr="00903DBA" w:rsidRDefault="008F5511" w:rsidP="00323ED4">
      <w:pPr>
        <w:pStyle w:val="Code"/>
        <w:rPr>
          <w:highlight w:val="white"/>
        </w:rPr>
      </w:pPr>
      <w:r w:rsidRPr="00903DBA">
        <w:rPr>
          <w:highlight w:val="white"/>
        </w:rPr>
        <w:t xml:space="preserve">    public SymbolTable(SymbolTable parentTable, Scope scope) {</w:t>
      </w:r>
    </w:p>
    <w:p w14:paraId="2C6A7993" w14:textId="77777777" w:rsidR="008F5511" w:rsidRPr="00903DBA" w:rsidRDefault="008F5511" w:rsidP="00323ED4">
      <w:pPr>
        <w:pStyle w:val="Code"/>
        <w:rPr>
          <w:highlight w:val="white"/>
        </w:rPr>
      </w:pPr>
      <w:r w:rsidRPr="00903DBA">
        <w:rPr>
          <w:highlight w:val="white"/>
        </w:rPr>
        <w:t xml:space="preserve">      m_parentTable = parentTable;</w:t>
      </w:r>
    </w:p>
    <w:p w14:paraId="0BC6BE1E" w14:textId="765477EA" w:rsidR="008F5511" w:rsidRPr="00903DBA" w:rsidRDefault="00323ED4" w:rsidP="00323ED4">
      <w:pPr>
        <w:rPr>
          <w:highlight w:val="white"/>
        </w:rPr>
      </w:pPr>
      <w:r w:rsidRPr="00903DBA">
        <w:rPr>
          <w:highlight w:val="white"/>
        </w:rPr>
        <w:t>In case of global scope, we create</w:t>
      </w:r>
      <w:r w:rsidR="00B541AE" w:rsidRPr="00903DBA">
        <w:rPr>
          <w:highlight w:val="white"/>
        </w:rPr>
        <w:t xml:space="preserve"> </w:t>
      </w:r>
      <w:r w:rsidR="005C0B13" w:rsidRPr="00903DBA">
        <w:rPr>
          <w:highlight w:val="white"/>
        </w:rPr>
        <w:t>the global static set</w:t>
      </w:r>
      <w:r w:rsidRPr="00903DBA">
        <w:rPr>
          <w:highlight w:val="white"/>
        </w:rPr>
        <w:t xml:space="preserve">. There is only one table of global scope and one static set </w:t>
      </w:r>
      <w:r w:rsidR="00BE6632" w:rsidRPr="00903DBA">
        <w:rPr>
          <w:highlight w:val="white"/>
        </w:rPr>
        <w:t>in</w:t>
      </w:r>
      <w:r w:rsidRPr="00903DBA">
        <w:rPr>
          <w:highlight w:val="white"/>
        </w:rPr>
        <w:t xml:space="preserve"> each source code file.</w:t>
      </w:r>
      <w:r w:rsidR="008F5511" w:rsidRPr="00903DBA">
        <w:rPr>
          <w:highlight w:val="white"/>
        </w:rPr>
        <w:t xml:space="preserve"> </w:t>
      </w:r>
      <w:r w:rsidRPr="00903DBA">
        <w:rPr>
          <w:highlight w:val="white"/>
        </w:rPr>
        <w:t>In this case we do not need to set the offset field since there are no variables of auto or register storage in global scope.</w:t>
      </w:r>
    </w:p>
    <w:p w14:paraId="627843D6" w14:textId="77777777" w:rsidR="008F5511" w:rsidRPr="00903DBA" w:rsidRDefault="008F5511" w:rsidP="00323ED4">
      <w:pPr>
        <w:pStyle w:val="Code"/>
        <w:rPr>
          <w:highlight w:val="white"/>
        </w:rPr>
      </w:pPr>
      <w:r w:rsidRPr="00903DBA">
        <w:rPr>
          <w:highlight w:val="white"/>
        </w:rPr>
        <w:t xml:space="preserve">      switch (m_scope = scope) {</w:t>
      </w:r>
    </w:p>
    <w:p w14:paraId="3ACF58C3" w14:textId="77777777" w:rsidR="008F5511" w:rsidRPr="00903DBA" w:rsidRDefault="008F5511" w:rsidP="00323ED4">
      <w:pPr>
        <w:pStyle w:val="Code"/>
        <w:rPr>
          <w:highlight w:val="white"/>
        </w:rPr>
      </w:pPr>
      <w:r w:rsidRPr="00903DBA">
        <w:rPr>
          <w:highlight w:val="white"/>
        </w:rPr>
        <w:t xml:space="preserve">        case Scope.Global:</w:t>
      </w:r>
    </w:p>
    <w:p w14:paraId="3F8CF985" w14:textId="11C413CF" w:rsidR="008F5511" w:rsidRPr="00903DBA" w:rsidRDefault="00D4186A" w:rsidP="00323ED4">
      <w:pPr>
        <w:pStyle w:val="Code"/>
        <w:rPr>
          <w:highlight w:val="white"/>
        </w:rPr>
      </w:pPr>
      <w:r w:rsidRPr="00903DBA">
        <w:rPr>
          <w:highlight w:val="white"/>
        </w:rPr>
        <w:t xml:space="preserve">          </w:t>
      </w:r>
      <w:r w:rsidR="009B0753" w:rsidRPr="00903DBA">
        <w:rPr>
          <w:highlight w:val="white"/>
        </w:rPr>
        <w:t>GlobalStaticSet</w:t>
      </w:r>
      <w:r w:rsidR="008F5511" w:rsidRPr="00903DBA">
        <w:rPr>
          <w:highlight w:val="white"/>
        </w:rPr>
        <w:t xml:space="preserve"> = new HashSet&lt;StaticSymbol&gt;();</w:t>
      </w:r>
    </w:p>
    <w:p w14:paraId="7CD679FB" w14:textId="5C2CEE20" w:rsidR="00D4186A" w:rsidRPr="00903DBA" w:rsidRDefault="00D4186A" w:rsidP="00323ED4">
      <w:pPr>
        <w:pStyle w:val="Code"/>
        <w:rPr>
          <w:highlight w:val="white"/>
        </w:rPr>
      </w:pPr>
      <w:r w:rsidRPr="00903DBA">
        <w:rPr>
          <w:highlight w:val="white"/>
        </w:rPr>
        <w:t xml:space="preserve">          InitSymbol = ArgsSymbol = null; </w:t>
      </w:r>
    </w:p>
    <w:p w14:paraId="1E4D4480" w14:textId="77777777" w:rsidR="008F5511" w:rsidRPr="00903DBA" w:rsidRDefault="008F5511" w:rsidP="00323ED4">
      <w:pPr>
        <w:pStyle w:val="Code"/>
        <w:rPr>
          <w:highlight w:val="white"/>
        </w:rPr>
      </w:pPr>
      <w:r w:rsidRPr="00903DBA">
        <w:rPr>
          <w:highlight w:val="white"/>
        </w:rPr>
        <w:t xml:space="preserve">          break;</w:t>
      </w:r>
    </w:p>
    <w:p w14:paraId="1549AC88" w14:textId="31B067E2" w:rsidR="008F5511" w:rsidRPr="00903DBA" w:rsidRDefault="00323ED4" w:rsidP="00323ED4">
      <w:pPr>
        <w:rPr>
          <w:highlight w:val="white"/>
        </w:rPr>
      </w:pPr>
      <w:r w:rsidRPr="00903DBA">
        <w:rPr>
          <w:highlight w:val="white"/>
        </w:rPr>
        <w:t>In case of struct of union scope, the current offset is initialized to zero.</w:t>
      </w:r>
    </w:p>
    <w:p w14:paraId="466CA291" w14:textId="77777777" w:rsidR="008F5511" w:rsidRPr="00903DBA" w:rsidRDefault="008F5511" w:rsidP="00323ED4">
      <w:pPr>
        <w:pStyle w:val="Code"/>
        <w:rPr>
          <w:highlight w:val="white"/>
        </w:rPr>
      </w:pPr>
      <w:r w:rsidRPr="00903DBA">
        <w:rPr>
          <w:highlight w:val="white"/>
        </w:rPr>
        <w:t xml:space="preserve">        case Scope.Struct:</w:t>
      </w:r>
    </w:p>
    <w:p w14:paraId="50A56140" w14:textId="77777777" w:rsidR="008F5511" w:rsidRPr="00903DBA" w:rsidRDefault="008F5511" w:rsidP="00323ED4">
      <w:pPr>
        <w:pStyle w:val="Code"/>
        <w:rPr>
          <w:highlight w:val="white"/>
        </w:rPr>
      </w:pPr>
      <w:r w:rsidRPr="00903DBA">
        <w:rPr>
          <w:highlight w:val="white"/>
        </w:rPr>
        <w:t xml:space="preserve">        case Scope.Union:</w:t>
      </w:r>
    </w:p>
    <w:p w14:paraId="7390C683" w14:textId="21C7A82E" w:rsidR="008F5511" w:rsidRPr="00903DBA" w:rsidRDefault="008F5511" w:rsidP="00323ED4">
      <w:pPr>
        <w:pStyle w:val="Code"/>
        <w:rPr>
          <w:highlight w:val="white"/>
        </w:rPr>
      </w:pPr>
      <w:r w:rsidRPr="00903DBA">
        <w:rPr>
          <w:highlight w:val="white"/>
        </w:rPr>
        <w:t xml:space="preserve">          </w:t>
      </w:r>
      <w:r w:rsidR="00323ED4" w:rsidRPr="00903DBA">
        <w:rPr>
          <w:highlight w:val="white"/>
        </w:rPr>
        <w:t>m_currentOffset</w:t>
      </w:r>
      <w:r w:rsidRPr="00903DBA">
        <w:rPr>
          <w:highlight w:val="white"/>
        </w:rPr>
        <w:t xml:space="preserve"> = 0;</w:t>
      </w:r>
    </w:p>
    <w:p w14:paraId="141C8FDF" w14:textId="77777777" w:rsidR="008F5511" w:rsidRPr="00903DBA" w:rsidRDefault="008F5511" w:rsidP="00323ED4">
      <w:pPr>
        <w:pStyle w:val="Code"/>
        <w:rPr>
          <w:highlight w:val="white"/>
        </w:rPr>
      </w:pPr>
      <w:r w:rsidRPr="00903DBA">
        <w:rPr>
          <w:highlight w:val="white"/>
        </w:rPr>
        <w:t xml:space="preserve">          break;</w:t>
      </w:r>
    </w:p>
    <w:p w14:paraId="032A05DD" w14:textId="79BB1C9E" w:rsidR="00323ED4" w:rsidRPr="00903DBA" w:rsidRDefault="00323ED4" w:rsidP="00323ED4">
      <w:pPr>
        <w:rPr>
          <w:highlight w:val="white"/>
        </w:rPr>
      </w:pPr>
      <w:r w:rsidRPr="00903DBA">
        <w:rPr>
          <w:highlight w:val="white"/>
        </w:rPr>
        <w:t xml:space="preserve">In case of function scope, the current offset is initialized to the size of the header size. The return address, regular frame pointer, and </w:t>
      </w:r>
      <w:r w:rsidR="0016674F">
        <w:rPr>
          <w:highlight w:val="white"/>
        </w:rPr>
        <w:t>variadic frame pointer</w:t>
      </w:r>
      <w:r w:rsidRPr="00903DBA">
        <w:rPr>
          <w:highlight w:val="white"/>
        </w:rPr>
        <w:t xml:space="preserve"> holds the first entries, and the parameters are given the </w:t>
      </w:r>
      <w:r w:rsidR="00C04B33" w:rsidRPr="00903DBA">
        <w:rPr>
          <w:highlight w:val="white"/>
        </w:rPr>
        <w:t xml:space="preserve">offsets </w:t>
      </w:r>
      <w:r w:rsidRPr="00903DBA">
        <w:rPr>
          <w:highlight w:val="white"/>
        </w:rPr>
        <w:t xml:space="preserve">following </w:t>
      </w:r>
      <w:r w:rsidR="00C04B33" w:rsidRPr="00903DBA">
        <w:rPr>
          <w:highlight w:val="white"/>
        </w:rPr>
        <w:t>the initialization.</w:t>
      </w:r>
    </w:p>
    <w:p w14:paraId="6425BC26" w14:textId="77777777" w:rsidR="008F5511" w:rsidRPr="00903DBA" w:rsidRDefault="008F5511" w:rsidP="00323ED4">
      <w:pPr>
        <w:pStyle w:val="Code"/>
        <w:rPr>
          <w:highlight w:val="white"/>
        </w:rPr>
      </w:pPr>
      <w:r w:rsidRPr="00903DBA">
        <w:rPr>
          <w:highlight w:val="white"/>
        </w:rPr>
        <w:t xml:space="preserve">        case Scope.Function:</w:t>
      </w:r>
    </w:p>
    <w:p w14:paraId="16AFF2C5" w14:textId="20493F21" w:rsidR="008F5511" w:rsidRPr="00903DBA" w:rsidRDefault="008F5511" w:rsidP="00323ED4">
      <w:pPr>
        <w:pStyle w:val="Code"/>
        <w:rPr>
          <w:highlight w:val="white"/>
        </w:rPr>
      </w:pPr>
      <w:r w:rsidRPr="00903DBA">
        <w:rPr>
          <w:highlight w:val="white"/>
        </w:rPr>
        <w:t xml:space="preserve">          </w:t>
      </w:r>
      <w:r w:rsidR="00323ED4" w:rsidRPr="00903DBA">
        <w:rPr>
          <w:highlight w:val="white"/>
        </w:rPr>
        <w:t>m_currentOffset</w:t>
      </w:r>
      <w:r w:rsidRPr="00903DBA">
        <w:rPr>
          <w:highlight w:val="white"/>
        </w:rPr>
        <w:t xml:space="preserve"> = FunctionHeaderSize;</w:t>
      </w:r>
    </w:p>
    <w:p w14:paraId="770137CB" w14:textId="77777777" w:rsidR="008F5511" w:rsidRPr="00903DBA" w:rsidRDefault="008F5511" w:rsidP="00323ED4">
      <w:pPr>
        <w:pStyle w:val="Code"/>
        <w:rPr>
          <w:highlight w:val="white"/>
        </w:rPr>
      </w:pPr>
      <w:r w:rsidRPr="00903DBA">
        <w:rPr>
          <w:highlight w:val="white"/>
        </w:rPr>
        <w:t xml:space="preserve">          break;</w:t>
      </w:r>
    </w:p>
    <w:p w14:paraId="04C66AD9" w14:textId="1E96C3EE" w:rsidR="008F5511" w:rsidRPr="00903DBA" w:rsidRDefault="006C2E62" w:rsidP="006C2E62">
      <w:pPr>
        <w:rPr>
          <w:highlight w:val="white"/>
        </w:rPr>
      </w:pPr>
      <w:r w:rsidRPr="00903DBA">
        <w:rPr>
          <w:highlight w:val="white"/>
        </w:rPr>
        <w:t xml:space="preserve">In case of block scope, </w:t>
      </w:r>
      <w:r w:rsidR="00B72F5A" w:rsidRPr="00903DBA">
        <w:rPr>
          <w:highlight w:val="white"/>
        </w:rPr>
        <w:t xml:space="preserve">the current offset is initialized to the current offset of its parent table. When the parsing leaves a block the parent table </w:t>
      </w:r>
      <w:r w:rsidR="009246C6" w:rsidRPr="00903DBA">
        <w:rPr>
          <w:highlight w:val="white"/>
        </w:rPr>
        <w:t xml:space="preserve">again </w:t>
      </w:r>
      <w:r w:rsidR="00B72F5A" w:rsidRPr="00903DBA">
        <w:rPr>
          <w:highlight w:val="white"/>
        </w:rPr>
        <w:t>becomes the current table</w:t>
      </w:r>
      <w:r w:rsidR="00DC70AB" w:rsidRPr="00903DBA">
        <w:rPr>
          <w:highlight w:val="white"/>
        </w:rPr>
        <w:t xml:space="preserve">, and a following block is </w:t>
      </w:r>
      <w:r w:rsidR="00213147" w:rsidRPr="00903DBA">
        <w:rPr>
          <w:highlight w:val="white"/>
        </w:rPr>
        <w:t xml:space="preserve">again </w:t>
      </w:r>
      <w:r w:rsidR="00DC70AB" w:rsidRPr="00903DBA">
        <w:rPr>
          <w:highlight w:val="white"/>
        </w:rPr>
        <w:t xml:space="preserve">initialized </w:t>
      </w:r>
      <w:r w:rsidR="00213147" w:rsidRPr="00903DBA">
        <w:rPr>
          <w:highlight w:val="white"/>
        </w:rPr>
        <w:t>to the current offset of the parent table</w:t>
      </w:r>
      <w:r w:rsidR="00B72F5A" w:rsidRPr="00903DBA">
        <w:rPr>
          <w:highlight w:val="white"/>
        </w:rPr>
        <w:t xml:space="preserve">. </w:t>
      </w:r>
      <w:r w:rsidR="009246C6" w:rsidRPr="00903DBA">
        <w:rPr>
          <w:highlight w:val="white"/>
        </w:rPr>
        <w:t>In this way</w:t>
      </w:r>
      <w:r w:rsidR="00C04B33" w:rsidRPr="00903DBA">
        <w:rPr>
          <w:highlight w:val="white"/>
        </w:rPr>
        <w:t xml:space="preserve">, </w:t>
      </w:r>
      <w:r w:rsidR="00247312">
        <w:rPr>
          <w:highlight w:val="white"/>
        </w:rPr>
        <w:t xml:space="preserve">symbols of </w:t>
      </w:r>
      <w:r w:rsidR="00C04B33" w:rsidRPr="00903DBA">
        <w:rPr>
          <w:highlight w:val="white"/>
        </w:rPr>
        <w:t>d</w:t>
      </w:r>
      <w:r w:rsidR="00DC70AB" w:rsidRPr="00903DBA">
        <w:rPr>
          <w:highlight w:val="white"/>
        </w:rPr>
        <w:t>ifferent block</w:t>
      </w:r>
      <w:r w:rsidR="004316D8" w:rsidRPr="00903DBA">
        <w:rPr>
          <w:highlight w:val="white"/>
        </w:rPr>
        <w:t>s</w:t>
      </w:r>
      <w:r w:rsidR="00DC70AB" w:rsidRPr="00903DBA">
        <w:rPr>
          <w:highlight w:val="white"/>
        </w:rPr>
        <w:t xml:space="preserve"> can share the same space on the activation record.</w:t>
      </w:r>
    </w:p>
    <w:p w14:paraId="4AFDC34C" w14:textId="77777777" w:rsidR="008F5511" w:rsidRPr="00903DBA" w:rsidRDefault="008F5511" w:rsidP="00323ED4">
      <w:pPr>
        <w:pStyle w:val="Code"/>
        <w:rPr>
          <w:highlight w:val="white"/>
        </w:rPr>
      </w:pPr>
      <w:r w:rsidRPr="00903DBA">
        <w:rPr>
          <w:highlight w:val="white"/>
        </w:rPr>
        <w:t xml:space="preserve">        case Scope.Block:</w:t>
      </w:r>
    </w:p>
    <w:p w14:paraId="043A2ADB" w14:textId="7199E27D" w:rsidR="008F5511" w:rsidRPr="00903DBA" w:rsidRDefault="008F5511" w:rsidP="00323ED4">
      <w:pPr>
        <w:pStyle w:val="Code"/>
        <w:rPr>
          <w:highlight w:val="white"/>
        </w:rPr>
      </w:pPr>
      <w:r w:rsidRPr="00903DBA">
        <w:rPr>
          <w:highlight w:val="white"/>
        </w:rPr>
        <w:t xml:space="preserve">          </w:t>
      </w:r>
      <w:r w:rsidR="00323ED4" w:rsidRPr="00903DBA">
        <w:rPr>
          <w:highlight w:val="white"/>
        </w:rPr>
        <w:t>m_currentOffset</w:t>
      </w:r>
      <w:r w:rsidRPr="00903DBA">
        <w:rPr>
          <w:highlight w:val="white"/>
        </w:rPr>
        <w:t xml:space="preserve"> = m_parentTable.</w:t>
      </w:r>
      <w:r w:rsidR="00323ED4" w:rsidRPr="00903DBA">
        <w:rPr>
          <w:highlight w:val="white"/>
        </w:rPr>
        <w:t>m_currentOffset</w:t>
      </w:r>
      <w:r w:rsidRPr="00903DBA">
        <w:rPr>
          <w:highlight w:val="white"/>
        </w:rPr>
        <w:t>;</w:t>
      </w:r>
    </w:p>
    <w:p w14:paraId="468ACAC8" w14:textId="77777777" w:rsidR="008F5511" w:rsidRPr="00903DBA" w:rsidRDefault="008F5511" w:rsidP="00323ED4">
      <w:pPr>
        <w:pStyle w:val="Code"/>
        <w:rPr>
          <w:highlight w:val="white"/>
        </w:rPr>
      </w:pPr>
      <w:r w:rsidRPr="00903DBA">
        <w:rPr>
          <w:highlight w:val="white"/>
        </w:rPr>
        <w:t xml:space="preserve">          break;</w:t>
      </w:r>
    </w:p>
    <w:p w14:paraId="55922F79" w14:textId="77777777" w:rsidR="008F5511" w:rsidRPr="00903DBA" w:rsidRDefault="008F5511" w:rsidP="00323ED4">
      <w:pPr>
        <w:pStyle w:val="Code"/>
        <w:rPr>
          <w:highlight w:val="white"/>
        </w:rPr>
      </w:pPr>
      <w:r w:rsidRPr="00903DBA">
        <w:rPr>
          <w:highlight w:val="white"/>
        </w:rPr>
        <w:t xml:space="preserve">      }</w:t>
      </w:r>
    </w:p>
    <w:p w14:paraId="64342679" w14:textId="77777777" w:rsidR="008F5511" w:rsidRPr="00903DBA" w:rsidRDefault="008F5511" w:rsidP="00323ED4">
      <w:pPr>
        <w:pStyle w:val="Code"/>
        <w:rPr>
          <w:highlight w:val="white"/>
        </w:rPr>
      </w:pPr>
      <w:r w:rsidRPr="00903DBA">
        <w:rPr>
          <w:highlight w:val="white"/>
        </w:rPr>
        <w:t xml:space="preserve">    }</w:t>
      </w:r>
    </w:p>
    <w:p w14:paraId="2B8BAEF7" w14:textId="77777777" w:rsidR="00EF2F26" w:rsidRPr="00903DBA" w:rsidRDefault="00EF2F26" w:rsidP="00323ED4">
      <w:pPr>
        <w:pStyle w:val="Code"/>
        <w:rPr>
          <w:highlight w:val="white"/>
        </w:rPr>
      </w:pPr>
    </w:p>
    <w:p w14:paraId="16BF7C80" w14:textId="13291EB5" w:rsidR="008F5511" w:rsidRPr="00903DBA" w:rsidRDefault="008F5511" w:rsidP="00323ED4">
      <w:pPr>
        <w:pStyle w:val="Code"/>
        <w:rPr>
          <w:highlight w:val="white"/>
        </w:rPr>
      </w:pPr>
      <w:r w:rsidRPr="00903DBA">
        <w:rPr>
          <w:highlight w:val="white"/>
        </w:rPr>
        <w:lastRenderedPageBreak/>
        <w:t xml:space="preserve">    public Scope Scope {</w:t>
      </w:r>
    </w:p>
    <w:p w14:paraId="4B17E5A9" w14:textId="77777777" w:rsidR="008F5511" w:rsidRPr="00903DBA" w:rsidRDefault="008F5511" w:rsidP="00323ED4">
      <w:pPr>
        <w:pStyle w:val="Code"/>
        <w:rPr>
          <w:highlight w:val="white"/>
        </w:rPr>
      </w:pPr>
      <w:r w:rsidRPr="00903DBA">
        <w:rPr>
          <w:highlight w:val="white"/>
        </w:rPr>
        <w:t xml:space="preserve">      get { return m_scope; }</w:t>
      </w:r>
    </w:p>
    <w:p w14:paraId="6ED24FD8" w14:textId="77777777" w:rsidR="008F5511" w:rsidRPr="00903DBA" w:rsidRDefault="008F5511" w:rsidP="00323ED4">
      <w:pPr>
        <w:pStyle w:val="Code"/>
        <w:rPr>
          <w:highlight w:val="white"/>
        </w:rPr>
      </w:pPr>
      <w:r w:rsidRPr="00903DBA">
        <w:rPr>
          <w:highlight w:val="white"/>
        </w:rPr>
        <w:t xml:space="preserve">    }</w:t>
      </w:r>
    </w:p>
    <w:p w14:paraId="154E0E4D" w14:textId="77777777" w:rsidR="008F5511" w:rsidRPr="00903DBA" w:rsidRDefault="008F5511" w:rsidP="00323ED4">
      <w:pPr>
        <w:pStyle w:val="Code"/>
        <w:rPr>
          <w:highlight w:val="white"/>
        </w:rPr>
      </w:pPr>
    </w:p>
    <w:p w14:paraId="6E876B20" w14:textId="77777777" w:rsidR="008F5511" w:rsidRPr="00903DBA" w:rsidRDefault="008F5511" w:rsidP="00323ED4">
      <w:pPr>
        <w:pStyle w:val="Code"/>
        <w:rPr>
          <w:highlight w:val="white"/>
        </w:rPr>
      </w:pPr>
      <w:r w:rsidRPr="00903DBA">
        <w:rPr>
          <w:highlight w:val="white"/>
        </w:rPr>
        <w:t xml:space="preserve">    public SymbolTable ParentTable {</w:t>
      </w:r>
    </w:p>
    <w:p w14:paraId="5A76EF58" w14:textId="38B0C980" w:rsidR="008F5511" w:rsidRPr="00903DBA" w:rsidRDefault="008F5511" w:rsidP="00323ED4">
      <w:pPr>
        <w:pStyle w:val="Code"/>
        <w:rPr>
          <w:highlight w:val="white"/>
        </w:rPr>
      </w:pPr>
      <w:r w:rsidRPr="00903DBA">
        <w:rPr>
          <w:highlight w:val="white"/>
        </w:rPr>
        <w:t xml:space="preserve">      get {</w:t>
      </w:r>
      <w:r w:rsidR="00146475" w:rsidRPr="00903DBA">
        <w:rPr>
          <w:highlight w:val="white"/>
        </w:rPr>
        <w:t xml:space="preserve"> </w:t>
      </w:r>
      <w:r w:rsidRPr="00903DBA">
        <w:rPr>
          <w:highlight w:val="white"/>
        </w:rPr>
        <w:t>return m_parentTable; }</w:t>
      </w:r>
    </w:p>
    <w:p w14:paraId="1FC8E607" w14:textId="77777777" w:rsidR="008F5511" w:rsidRPr="00903DBA" w:rsidRDefault="008F5511" w:rsidP="00323ED4">
      <w:pPr>
        <w:pStyle w:val="Code"/>
        <w:rPr>
          <w:highlight w:val="white"/>
        </w:rPr>
      </w:pPr>
      <w:r w:rsidRPr="00903DBA">
        <w:rPr>
          <w:highlight w:val="white"/>
        </w:rPr>
        <w:t xml:space="preserve">    }</w:t>
      </w:r>
    </w:p>
    <w:p w14:paraId="792D52F6" w14:textId="77777777" w:rsidR="008F5511" w:rsidRPr="00903DBA" w:rsidRDefault="008F5511" w:rsidP="00323ED4">
      <w:pPr>
        <w:pStyle w:val="Code"/>
        <w:rPr>
          <w:highlight w:val="white"/>
        </w:rPr>
      </w:pPr>
    </w:p>
    <w:p w14:paraId="5AD49EF4" w14:textId="77777777" w:rsidR="008F5511" w:rsidRPr="00903DBA" w:rsidRDefault="008F5511" w:rsidP="00323ED4">
      <w:pPr>
        <w:pStyle w:val="Code"/>
        <w:rPr>
          <w:highlight w:val="white"/>
        </w:rPr>
      </w:pPr>
      <w:r w:rsidRPr="00903DBA">
        <w:rPr>
          <w:highlight w:val="white"/>
        </w:rPr>
        <w:t xml:space="preserve">    public IDictionary&lt;string,Symbol&gt; EntryMap {</w:t>
      </w:r>
    </w:p>
    <w:p w14:paraId="29E2CC96" w14:textId="77777777" w:rsidR="008F5511" w:rsidRPr="00903DBA" w:rsidRDefault="008F5511" w:rsidP="00323ED4">
      <w:pPr>
        <w:pStyle w:val="Code"/>
        <w:rPr>
          <w:highlight w:val="white"/>
        </w:rPr>
      </w:pPr>
      <w:r w:rsidRPr="00903DBA">
        <w:rPr>
          <w:highlight w:val="white"/>
        </w:rPr>
        <w:t xml:space="preserve">      get { return m_entryMap; }</w:t>
      </w:r>
    </w:p>
    <w:p w14:paraId="7CCF5714" w14:textId="77777777" w:rsidR="008F5511" w:rsidRPr="00903DBA" w:rsidRDefault="008F5511" w:rsidP="00323ED4">
      <w:pPr>
        <w:pStyle w:val="Code"/>
        <w:rPr>
          <w:highlight w:val="white"/>
        </w:rPr>
      </w:pPr>
      <w:r w:rsidRPr="00903DBA">
        <w:rPr>
          <w:highlight w:val="white"/>
        </w:rPr>
        <w:t xml:space="preserve">    }</w:t>
      </w:r>
    </w:p>
    <w:p w14:paraId="7B9F1002" w14:textId="77777777" w:rsidR="00C57428" w:rsidRPr="00903DBA" w:rsidRDefault="00C57428" w:rsidP="00C57428">
      <w:pPr>
        <w:pStyle w:val="Code"/>
        <w:rPr>
          <w:highlight w:val="white"/>
        </w:rPr>
      </w:pPr>
    </w:p>
    <w:p w14:paraId="2036101F" w14:textId="77777777" w:rsidR="00C57428" w:rsidRPr="00903DBA" w:rsidRDefault="00C57428" w:rsidP="00C57428">
      <w:pPr>
        <w:pStyle w:val="Code"/>
        <w:rPr>
          <w:highlight w:val="white"/>
        </w:rPr>
      </w:pPr>
      <w:r w:rsidRPr="00903DBA">
        <w:rPr>
          <w:highlight w:val="white"/>
        </w:rPr>
        <w:t xml:space="preserve">    public List&lt;Symbol&gt; EntryList {</w:t>
      </w:r>
    </w:p>
    <w:p w14:paraId="551529C9" w14:textId="77777777" w:rsidR="00C57428" w:rsidRPr="00903DBA" w:rsidRDefault="00C57428" w:rsidP="00C57428">
      <w:pPr>
        <w:pStyle w:val="Code"/>
        <w:rPr>
          <w:highlight w:val="white"/>
        </w:rPr>
      </w:pPr>
      <w:r w:rsidRPr="00903DBA">
        <w:rPr>
          <w:highlight w:val="white"/>
        </w:rPr>
        <w:t xml:space="preserve">      get { return m_entryList; }</w:t>
      </w:r>
    </w:p>
    <w:p w14:paraId="27F0EA86" w14:textId="77777777" w:rsidR="00C57428" w:rsidRPr="00903DBA" w:rsidRDefault="00C57428" w:rsidP="00C57428">
      <w:pPr>
        <w:pStyle w:val="Code"/>
        <w:rPr>
          <w:highlight w:val="white"/>
        </w:rPr>
      </w:pPr>
      <w:r w:rsidRPr="00903DBA">
        <w:rPr>
          <w:highlight w:val="white"/>
        </w:rPr>
        <w:t xml:space="preserve">    }</w:t>
      </w:r>
    </w:p>
    <w:p w14:paraId="394C8A22" w14:textId="77777777" w:rsidR="008F5511" w:rsidRPr="00903DBA" w:rsidRDefault="008F5511" w:rsidP="00C57428">
      <w:pPr>
        <w:pStyle w:val="Code"/>
        <w:rPr>
          <w:highlight w:val="white"/>
        </w:rPr>
      </w:pPr>
    </w:p>
    <w:p w14:paraId="485C1B89" w14:textId="77777777" w:rsidR="008F5511" w:rsidRPr="00903DBA" w:rsidRDefault="008F5511" w:rsidP="00323ED4">
      <w:pPr>
        <w:pStyle w:val="Code"/>
        <w:rPr>
          <w:highlight w:val="white"/>
        </w:rPr>
      </w:pPr>
      <w:r w:rsidRPr="00903DBA">
        <w:rPr>
          <w:highlight w:val="white"/>
        </w:rPr>
        <w:t xml:space="preserve">    public int CurrentOffset {</w:t>
      </w:r>
    </w:p>
    <w:p w14:paraId="109920CD" w14:textId="133A067A" w:rsidR="008F5511" w:rsidRPr="00903DBA" w:rsidRDefault="008F5511" w:rsidP="00323ED4">
      <w:pPr>
        <w:pStyle w:val="Code"/>
        <w:rPr>
          <w:highlight w:val="white"/>
        </w:rPr>
      </w:pPr>
      <w:r w:rsidRPr="00903DBA">
        <w:rPr>
          <w:highlight w:val="white"/>
        </w:rPr>
        <w:t xml:space="preserve">      get { return </w:t>
      </w:r>
      <w:r w:rsidR="00323ED4" w:rsidRPr="00903DBA">
        <w:rPr>
          <w:highlight w:val="white"/>
        </w:rPr>
        <w:t>m_currentOffset</w:t>
      </w:r>
      <w:r w:rsidRPr="00903DBA">
        <w:rPr>
          <w:highlight w:val="white"/>
        </w:rPr>
        <w:t>; }</w:t>
      </w:r>
    </w:p>
    <w:p w14:paraId="5D8C1DA1" w14:textId="77777777" w:rsidR="008F5511" w:rsidRPr="00903DBA" w:rsidRDefault="008F5511" w:rsidP="00323ED4">
      <w:pPr>
        <w:pStyle w:val="Code"/>
        <w:rPr>
          <w:highlight w:val="white"/>
        </w:rPr>
      </w:pPr>
      <w:r w:rsidRPr="00903DBA">
        <w:rPr>
          <w:highlight w:val="white"/>
        </w:rPr>
        <w:t xml:space="preserve">    }</w:t>
      </w:r>
    </w:p>
    <w:p w14:paraId="63599C6D" w14:textId="0EB7D420" w:rsidR="008F5511" w:rsidRPr="00903DBA" w:rsidRDefault="00BA450C" w:rsidP="00BA450C">
      <w:pPr>
        <w:rPr>
          <w:highlight w:val="white"/>
        </w:rPr>
      </w:pPr>
      <w:r w:rsidRPr="00903DBA">
        <w:rPr>
          <w:highlight w:val="white"/>
        </w:rPr>
        <w:t xml:space="preserve">The </w:t>
      </w:r>
      <w:r w:rsidRPr="00903DBA">
        <w:rPr>
          <w:rStyle w:val="KeyWord0"/>
          <w:highlight w:val="white"/>
        </w:rPr>
        <w:t>AddSymbol</w:t>
      </w:r>
      <w:r w:rsidRPr="00903DBA">
        <w:rPr>
          <w:highlight w:val="white"/>
        </w:rPr>
        <w:t xml:space="preserve"> method adds a symbol to the symbol table.</w:t>
      </w:r>
      <w:r w:rsidR="00F26A09" w:rsidRPr="00903DBA">
        <w:rPr>
          <w:highlight w:val="white"/>
        </w:rPr>
        <w:t xml:space="preserve"> </w:t>
      </w:r>
      <w:r w:rsidR="001876DE" w:rsidRPr="00903DBA">
        <w:rPr>
          <w:highlight w:val="white"/>
        </w:rPr>
        <w:t xml:space="preserve">It </w:t>
      </w:r>
      <w:r w:rsidR="00F26A09" w:rsidRPr="00903DBA">
        <w:rPr>
          <w:highlight w:val="white"/>
        </w:rPr>
        <w:t>is possible to add two symbol</w:t>
      </w:r>
      <w:r w:rsidR="00646941" w:rsidRPr="00903DBA">
        <w:rPr>
          <w:highlight w:val="white"/>
        </w:rPr>
        <w:t>s</w:t>
      </w:r>
      <w:r w:rsidR="00F26A09" w:rsidRPr="00903DBA">
        <w:rPr>
          <w:highlight w:val="white"/>
        </w:rPr>
        <w:t xml:space="preserve"> with the same name</w:t>
      </w:r>
      <w:r w:rsidR="001876DE" w:rsidRPr="00903DBA">
        <w:rPr>
          <w:highlight w:val="white"/>
        </w:rPr>
        <w:t xml:space="preserve"> if </w:t>
      </w:r>
      <w:r w:rsidR="000C5DFA" w:rsidRPr="00903DBA">
        <w:rPr>
          <w:highlight w:val="white"/>
        </w:rPr>
        <w:t xml:space="preserve">they have equal types and </w:t>
      </w:r>
      <w:r w:rsidR="007E4B0B" w:rsidRPr="00903DBA">
        <w:rPr>
          <w:highlight w:val="white"/>
        </w:rPr>
        <w:t>at least one them holds extern storage</w:t>
      </w:r>
      <w:r w:rsidR="000C5DFA" w:rsidRPr="00903DBA">
        <w:rPr>
          <w:highlight w:val="white"/>
        </w:rPr>
        <w:t>.</w:t>
      </w:r>
    </w:p>
    <w:p w14:paraId="68526DCC" w14:textId="3B4044D6" w:rsidR="00A63536" w:rsidRPr="00903DBA" w:rsidRDefault="00A63536" w:rsidP="00247312">
      <w:r w:rsidRPr="00903DBA">
        <w:t>When adding a symbol with a name we have to check a few things</w:t>
      </w:r>
      <w:r w:rsidR="00DC4DD7">
        <w:t xml:space="preserve">. </w:t>
      </w:r>
      <w:r w:rsidRPr="00903DBA">
        <w:t xml:space="preserve">If the symbol is extern it cannot be initialized (its value </w:t>
      </w:r>
      <w:r w:rsidR="00DC4DD7">
        <w:t xml:space="preserve">must be </w:t>
      </w:r>
      <w:r w:rsidRPr="00903DBA">
        <w:t>null).</w:t>
      </w:r>
    </w:p>
    <w:p w14:paraId="7FD2F3DC" w14:textId="77777777" w:rsidR="008F5511" w:rsidRPr="00903DBA" w:rsidRDefault="008F5511" w:rsidP="00323ED4">
      <w:pPr>
        <w:pStyle w:val="Code"/>
        <w:rPr>
          <w:highlight w:val="white"/>
        </w:rPr>
      </w:pPr>
      <w:r w:rsidRPr="00903DBA">
        <w:rPr>
          <w:highlight w:val="white"/>
        </w:rPr>
        <w:t xml:space="preserve">    public void AddSymbol(Symbol newSymbol) {</w:t>
      </w:r>
    </w:p>
    <w:p w14:paraId="5AE23F33" w14:textId="77777777" w:rsidR="008F5511" w:rsidRPr="00903DBA" w:rsidRDefault="008F5511" w:rsidP="00323ED4">
      <w:pPr>
        <w:pStyle w:val="Code"/>
        <w:rPr>
          <w:highlight w:val="white"/>
        </w:rPr>
      </w:pPr>
      <w:r w:rsidRPr="00903DBA">
        <w:rPr>
          <w:highlight w:val="white"/>
        </w:rPr>
        <w:t xml:space="preserve">      string name = newSymbol.Name;</w:t>
      </w:r>
    </w:p>
    <w:p w14:paraId="349F602B" w14:textId="2B9D9C49" w:rsidR="008F5511" w:rsidRPr="00903DBA" w:rsidRDefault="002920EC" w:rsidP="002920EC">
      <w:pPr>
        <w:rPr>
          <w:highlight w:val="white"/>
        </w:rPr>
      </w:pPr>
      <w:r w:rsidRPr="00903DBA">
        <w:rPr>
          <w:highlight w:val="white"/>
        </w:rPr>
        <w:t>The name of the symbol may be null in case of unnamed function parameter</w:t>
      </w:r>
      <w:r w:rsidR="00DC4DD7">
        <w:rPr>
          <w:highlight w:val="white"/>
        </w:rPr>
        <w:t>s</w:t>
      </w:r>
      <w:r w:rsidRPr="00903DBA">
        <w:rPr>
          <w:highlight w:val="white"/>
        </w:rPr>
        <w:t>.</w:t>
      </w:r>
    </w:p>
    <w:p w14:paraId="613926E3" w14:textId="77777777" w:rsidR="008F5511" w:rsidRPr="00903DBA" w:rsidRDefault="008F5511" w:rsidP="00323ED4">
      <w:pPr>
        <w:pStyle w:val="Code"/>
        <w:rPr>
          <w:highlight w:val="white"/>
        </w:rPr>
      </w:pPr>
      <w:r w:rsidRPr="00903DBA">
        <w:rPr>
          <w:highlight w:val="white"/>
        </w:rPr>
        <w:t xml:space="preserve">      if (name != null) {</w:t>
      </w:r>
    </w:p>
    <w:p w14:paraId="6895C76D" w14:textId="77777777" w:rsidR="008F5511" w:rsidRPr="00903DBA" w:rsidRDefault="008F5511" w:rsidP="00323ED4">
      <w:pPr>
        <w:pStyle w:val="Code"/>
        <w:rPr>
          <w:highlight w:val="white"/>
        </w:rPr>
      </w:pPr>
      <w:r w:rsidRPr="00903DBA">
        <w:rPr>
          <w:highlight w:val="white"/>
        </w:rPr>
        <w:t xml:space="preserve">        Symbol oldSymbol;</w:t>
      </w:r>
    </w:p>
    <w:p w14:paraId="7C171B94" w14:textId="26899A6A" w:rsidR="007B1A0F" w:rsidRPr="00903DBA" w:rsidRDefault="007B1A0F" w:rsidP="0087789B">
      <w:pPr>
        <w:rPr>
          <w:highlight w:val="white"/>
        </w:rPr>
      </w:pPr>
      <w:r w:rsidRPr="00903DBA">
        <w:t>We look up the entry list, and if we find another symbol with the same name, we check whether at least one of the symbols is extern and they have equals types.</w:t>
      </w:r>
      <w:r w:rsidR="00DC4DD7">
        <w:t xml:space="preserve"> Otherwise, we have two non-extern symbols with the same name, and we report an error.</w:t>
      </w:r>
    </w:p>
    <w:p w14:paraId="7B52370E" w14:textId="77777777" w:rsidR="00A10233" w:rsidRPr="00903DBA" w:rsidRDefault="00A10233" w:rsidP="00A10233">
      <w:pPr>
        <w:pStyle w:val="Code"/>
        <w:rPr>
          <w:highlight w:val="white"/>
        </w:rPr>
      </w:pPr>
      <w:r w:rsidRPr="00903DBA">
        <w:rPr>
          <w:highlight w:val="white"/>
        </w:rPr>
        <w:t xml:space="preserve">        if (m_entryMap.TryGetValue(name, out oldSymbol)) {</w:t>
      </w:r>
    </w:p>
    <w:p w14:paraId="1C16FEA3" w14:textId="77777777" w:rsidR="00A10233" w:rsidRPr="00903DBA" w:rsidRDefault="00A10233" w:rsidP="00A10233">
      <w:pPr>
        <w:pStyle w:val="Code"/>
        <w:rPr>
          <w:highlight w:val="white"/>
        </w:rPr>
      </w:pPr>
      <w:r w:rsidRPr="00903DBA">
        <w:rPr>
          <w:highlight w:val="white"/>
        </w:rPr>
        <w:t xml:space="preserve">          if (oldSymbol.Type.IsFunction() &amp;&amp; newSymbol.Type.IsFunction()) {</w:t>
      </w:r>
    </w:p>
    <w:p w14:paraId="21A2CB83" w14:textId="77777777" w:rsidR="00A10233" w:rsidRPr="00903DBA" w:rsidRDefault="00A10233" w:rsidP="00A10233">
      <w:pPr>
        <w:pStyle w:val="Code"/>
        <w:rPr>
          <w:highlight w:val="white"/>
        </w:rPr>
      </w:pPr>
      <w:r w:rsidRPr="00903DBA">
        <w:rPr>
          <w:highlight w:val="white"/>
        </w:rPr>
        <w:t xml:space="preserve">            Assert.Error(!oldSymbol.FunctionDefinition ||</w:t>
      </w:r>
    </w:p>
    <w:p w14:paraId="0C3319D3" w14:textId="25C68804" w:rsidR="00A10233" w:rsidRPr="00903DBA" w:rsidRDefault="00A10233" w:rsidP="00A10233">
      <w:pPr>
        <w:pStyle w:val="Code"/>
        <w:rPr>
          <w:highlight w:val="white"/>
        </w:rPr>
      </w:pPr>
      <w:r w:rsidRPr="00903DBA">
        <w:rPr>
          <w:highlight w:val="white"/>
        </w:rPr>
        <w:t xml:space="preserve">                         !newSymbol.FunctionDefinition, name,</w:t>
      </w:r>
    </w:p>
    <w:p w14:paraId="05AC5252" w14:textId="0545C240" w:rsidR="00A10233" w:rsidRPr="00903DBA" w:rsidRDefault="00A10233" w:rsidP="00A10233">
      <w:pPr>
        <w:pStyle w:val="Code"/>
        <w:rPr>
          <w:highlight w:val="white"/>
        </w:rPr>
      </w:pPr>
      <w:r w:rsidRPr="00903DBA">
        <w:rPr>
          <w:highlight w:val="white"/>
        </w:rPr>
        <w:t xml:space="preserve">                         Message.Name_already_defined);</w:t>
      </w:r>
    </w:p>
    <w:p w14:paraId="3EDEBA3A" w14:textId="77777777" w:rsidR="00A10233" w:rsidRPr="00903DBA" w:rsidRDefault="00A10233" w:rsidP="00A10233">
      <w:pPr>
        <w:pStyle w:val="Code"/>
        <w:rPr>
          <w:highlight w:val="white"/>
        </w:rPr>
      </w:pPr>
      <w:r w:rsidRPr="00903DBA">
        <w:rPr>
          <w:highlight w:val="white"/>
        </w:rPr>
        <w:t xml:space="preserve">          }</w:t>
      </w:r>
    </w:p>
    <w:p w14:paraId="019B23E2" w14:textId="77777777" w:rsidR="00A10233" w:rsidRPr="00903DBA" w:rsidRDefault="00A10233" w:rsidP="00A10233">
      <w:pPr>
        <w:pStyle w:val="Code"/>
        <w:rPr>
          <w:highlight w:val="white"/>
        </w:rPr>
      </w:pPr>
      <w:r w:rsidRPr="00903DBA">
        <w:rPr>
          <w:highlight w:val="white"/>
        </w:rPr>
        <w:t xml:space="preserve">          else {</w:t>
      </w:r>
    </w:p>
    <w:p w14:paraId="37BC3C4A" w14:textId="77777777" w:rsidR="00A10233" w:rsidRPr="00903DBA" w:rsidRDefault="00A10233" w:rsidP="00A10233">
      <w:pPr>
        <w:pStyle w:val="Code"/>
        <w:rPr>
          <w:highlight w:val="white"/>
        </w:rPr>
      </w:pPr>
      <w:r w:rsidRPr="00903DBA">
        <w:rPr>
          <w:highlight w:val="white"/>
        </w:rPr>
        <w:t xml:space="preserve">            Assert.Error(oldSymbol.IsExtern() || newSymbol.IsExtern(),</w:t>
      </w:r>
    </w:p>
    <w:p w14:paraId="4B61BCA6" w14:textId="77777777" w:rsidR="00A10233" w:rsidRPr="00903DBA" w:rsidRDefault="00A10233" w:rsidP="00A10233">
      <w:pPr>
        <w:pStyle w:val="Code"/>
        <w:rPr>
          <w:highlight w:val="white"/>
        </w:rPr>
      </w:pPr>
      <w:r w:rsidRPr="00903DBA">
        <w:rPr>
          <w:highlight w:val="white"/>
        </w:rPr>
        <w:t xml:space="preserve">                         name, Message.Name_already_defined);</w:t>
      </w:r>
    </w:p>
    <w:p w14:paraId="7F8F0278" w14:textId="77777777" w:rsidR="00A10233" w:rsidRPr="00903DBA" w:rsidRDefault="00A10233" w:rsidP="00A10233">
      <w:pPr>
        <w:pStyle w:val="Code"/>
        <w:rPr>
          <w:highlight w:val="white"/>
        </w:rPr>
      </w:pPr>
      <w:r w:rsidRPr="00903DBA">
        <w:rPr>
          <w:highlight w:val="white"/>
        </w:rPr>
        <w:t xml:space="preserve">          }</w:t>
      </w:r>
    </w:p>
    <w:p w14:paraId="2C5EB174" w14:textId="77777777" w:rsidR="00A10233" w:rsidRPr="00903DBA" w:rsidRDefault="00A10233" w:rsidP="00A10233">
      <w:pPr>
        <w:pStyle w:val="Code"/>
        <w:rPr>
          <w:highlight w:val="white"/>
        </w:rPr>
      </w:pPr>
    </w:p>
    <w:p w14:paraId="47CA6C5B" w14:textId="77777777" w:rsidR="00A10233" w:rsidRPr="00903DBA" w:rsidRDefault="00A10233" w:rsidP="00A10233">
      <w:pPr>
        <w:pStyle w:val="Code"/>
        <w:rPr>
          <w:highlight w:val="white"/>
        </w:rPr>
      </w:pPr>
      <w:r w:rsidRPr="00903DBA">
        <w:rPr>
          <w:highlight w:val="white"/>
        </w:rPr>
        <w:t xml:space="preserve">          Assert.Error(oldSymbol.Type.Equals(newSymbol.Type),</w:t>
      </w:r>
    </w:p>
    <w:p w14:paraId="3BABC842" w14:textId="77777777" w:rsidR="00A10233" w:rsidRPr="00903DBA" w:rsidRDefault="00A10233" w:rsidP="00A10233">
      <w:pPr>
        <w:pStyle w:val="Code"/>
        <w:rPr>
          <w:highlight w:val="white"/>
        </w:rPr>
      </w:pPr>
      <w:r w:rsidRPr="00903DBA">
        <w:rPr>
          <w:highlight w:val="white"/>
        </w:rPr>
        <w:t xml:space="preserve">                       name, Message.Different_types_in_redeclaration);</w:t>
      </w:r>
    </w:p>
    <w:p w14:paraId="7644E9B7" w14:textId="0AB7F5C9" w:rsidR="00DA125B" w:rsidRPr="00DA125B" w:rsidRDefault="00A0396D" w:rsidP="00A0396D">
      <w:pPr>
        <w:rPr>
          <w:highlight w:val="white"/>
        </w:rPr>
      </w:pPr>
      <w:r>
        <w:rPr>
          <w:highlight w:val="white"/>
        </w:rPr>
        <w:t>If the new symbol is not extern, we remove the old symbol and replace it with the new symbol.</w:t>
      </w:r>
    </w:p>
    <w:p w14:paraId="4CC6FE0D" w14:textId="77777777" w:rsidR="00DA125B" w:rsidRPr="00DA125B" w:rsidRDefault="00DA125B" w:rsidP="00DA125B">
      <w:pPr>
        <w:pStyle w:val="Code"/>
        <w:rPr>
          <w:highlight w:val="white"/>
        </w:rPr>
      </w:pPr>
      <w:r w:rsidRPr="00DA125B">
        <w:rPr>
          <w:highlight w:val="white"/>
        </w:rPr>
        <w:t xml:space="preserve">          if (!newSymbol.IsExtern()) {</w:t>
      </w:r>
    </w:p>
    <w:p w14:paraId="28FA6AE8" w14:textId="77777777" w:rsidR="000E4059" w:rsidRPr="00DA125B" w:rsidRDefault="000E4059" w:rsidP="000E4059">
      <w:pPr>
        <w:pStyle w:val="Code"/>
        <w:rPr>
          <w:highlight w:val="white"/>
        </w:rPr>
      </w:pPr>
      <w:r w:rsidRPr="00DA125B">
        <w:rPr>
          <w:highlight w:val="white"/>
        </w:rPr>
        <w:t xml:space="preserve">            m_entryMap[name] = newSymbol;</w:t>
      </w:r>
    </w:p>
    <w:p w14:paraId="090D1A35" w14:textId="77777777" w:rsidR="00DA125B" w:rsidRPr="00DA125B" w:rsidRDefault="00DA125B" w:rsidP="00DA125B">
      <w:pPr>
        <w:pStyle w:val="Code"/>
        <w:rPr>
          <w:highlight w:val="white"/>
        </w:rPr>
      </w:pPr>
      <w:r w:rsidRPr="00DA125B">
        <w:rPr>
          <w:highlight w:val="white"/>
        </w:rPr>
        <w:t xml:space="preserve">            m_entryList.Remove(oldSymbol);</w:t>
      </w:r>
    </w:p>
    <w:p w14:paraId="56B322CB" w14:textId="77777777" w:rsidR="00DA125B" w:rsidRPr="00DA125B" w:rsidRDefault="00DA125B" w:rsidP="00DA125B">
      <w:pPr>
        <w:pStyle w:val="Code"/>
        <w:rPr>
          <w:highlight w:val="white"/>
        </w:rPr>
      </w:pPr>
      <w:r w:rsidRPr="00DA125B">
        <w:rPr>
          <w:highlight w:val="white"/>
        </w:rPr>
        <w:t xml:space="preserve">            m_entryList.Add(newSymbol);</w:t>
      </w:r>
    </w:p>
    <w:p w14:paraId="17070D19" w14:textId="77777777" w:rsidR="00DA125B" w:rsidRPr="00DA125B" w:rsidRDefault="00DA125B" w:rsidP="00DA125B">
      <w:pPr>
        <w:pStyle w:val="Code"/>
        <w:rPr>
          <w:highlight w:val="white"/>
        </w:rPr>
      </w:pPr>
      <w:r w:rsidRPr="00DA125B">
        <w:rPr>
          <w:highlight w:val="white"/>
        </w:rPr>
        <w:t xml:space="preserve">          }</w:t>
      </w:r>
    </w:p>
    <w:p w14:paraId="482E66B7" w14:textId="77777777" w:rsidR="00A10233" w:rsidRPr="00903DBA" w:rsidRDefault="00A10233" w:rsidP="00A10233">
      <w:pPr>
        <w:pStyle w:val="Code"/>
        <w:rPr>
          <w:highlight w:val="white"/>
        </w:rPr>
      </w:pPr>
      <w:r w:rsidRPr="00903DBA">
        <w:rPr>
          <w:highlight w:val="white"/>
        </w:rPr>
        <w:lastRenderedPageBreak/>
        <w:t xml:space="preserve">        }</w:t>
      </w:r>
    </w:p>
    <w:p w14:paraId="3E039D14" w14:textId="77777777" w:rsidR="00703B5A" w:rsidRDefault="000E4059" w:rsidP="00B32EDD">
      <w:pPr>
        <w:rPr>
          <w:highlight w:val="white"/>
        </w:rPr>
      </w:pPr>
      <w:r>
        <w:rPr>
          <w:highlight w:val="white"/>
        </w:rPr>
        <w:t xml:space="preserve">If there is no previous symbol with the same name, we just add the new symbol to the entry </w:t>
      </w:r>
      <w:r w:rsidR="00703B5A">
        <w:rPr>
          <w:highlight w:val="white"/>
        </w:rPr>
        <w:t>map and entry list.</w:t>
      </w:r>
    </w:p>
    <w:p w14:paraId="50F8DB17" w14:textId="77777777" w:rsidR="00DA125B" w:rsidRPr="00DA125B" w:rsidRDefault="00DA125B" w:rsidP="00DA125B">
      <w:pPr>
        <w:pStyle w:val="Code"/>
        <w:rPr>
          <w:highlight w:val="white"/>
        </w:rPr>
      </w:pPr>
      <w:r w:rsidRPr="00DA125B">
        <w:rPr>
          <w:highlight w:val="white"/>
        </w:rPr>
        <w:t xml:space="preserve">        else {</w:t>
      </w:r>
    </w:p>
    <w:p w14:paraId="75F9E216" w14:textId="77777777" w:rsidR="00DA125B" w:rsidRPr="00DA125B" w:rsidRDefault="00DA125B" w:rsidP="00DA125B">
      <w:pPr>
        <w:pStyle w:val="Code"/>
        <w:rPr>
          <w:highlight w:val="white"/>
        </w:rPr>
      </w:pPr>
      <w:r w:rsidRPr="00DA125B">
        <w:rPr>
          <w:highlight w:val="white"/>
        </w:rPr>
        <w:t xml:space="preserve">          m_entryMap[name] = newSymbol;</w:t>
      </w:r>
    </w:p>
    <w:p w14:paraId="0E6352F1" w14:textId="77777777" w:rsidR="00DA125B" w:rsidRPr="00DA125B" w:rsidRDefault="00DA125B" w:rsidP="00DA125B">
      <w:pPr>
        <w:pStyle w:val="Code"/>
        <w:rPr>
          <w:highlight w:val="white"/>
        </w:rPr>
      </w:pPr>
      <w:r w:rsidRPr="00DA125B">
        <w:rPr>
          <w:highlight w:val="white"/>
        </w:rPr>
        <w:t xml:space="preserve">          m_entryList.Add(newSymbol);</w:t>
      </w:r>
    </w:p>
    <w:p w14:paraId="13719F3A" w14:textId="77777777" w:rsidR="00DA125B" w:rsidRPr="00DA125B" w:rsidRDefault="00DA125B" w:rsidP="00DA125B">
      <w:pPr>
        <w:pStyle w:val="Code"/>
        <w:rPr>
          <w:highlight w:val="white"/>
        </w:rPr>
      </w:pPr>
      <w:r w:rsidRPr="00DA125B">
        <w:rPr>
          <w:highlight w:val="white"/>
        </w:rPr>
        <w:t xml:space="preserve">        }</w:t>
      </w:r>
    </w:p>
    <w:p w14:paraId="49AD3D3B" w14:textId="77777777" w:rsidR="008F5511" w:rsidRPr="00903DBA" w:rsidRDefault="008F5511" w:rsidP="00323ED4">
      <w:pPr>
        <w:pStyle w:val="Code"/>
        <w:rPr>
          <w:highlight w:val="white"/>
        </w:rPr>
      </w:pPr>
      <w:r w:rsidRPr="00903DBA">
        <w:rPr>
          <w:highlight w:val="white"/>
        </w:rPr>
        <w:t xml:space="preserve">      }</w:t>
      </w:r>
    </w:p>
    <w:p w14:paraId="1612E537" w14:textId="2C0A7B83" w:rsidR="008F5511" w:rsidRPr="00903DBA" w:rsidRDefault="00364207" w:rsidP="00364207">
      <w:pPr>
        <w:rPr>
          <w:highlight w:val="white"/>
        </w:rPr>
      </w:pPr>
      <w:r w:rsidRPr="00903DBA">
        <w:rPr>
          <w:highlight w:val="white"/>
        </w:rPr>
        <w:t>If the variable is auto or register, it shall be given an offset in the activation record</w:t>
      </w:r>
      <w:r w:rsidR="00FA05A8" w:rsidRPr="00903DBA">
        <w:rPr>
          <w:highlight w:val="white"/>
        </w:rPr>
        <w:t>. Unless in union scope, in which each member always ha</w:t>
      </w:r>
      <w:r w:rsidR="008D027F" w:rsidRPr="00903DBA">
        <w:rPr>
          <w:highlight w:val="white"/>
        </w:rPr>
        <w:t>s</w:t>
      </w:r>
      <w:r w:rsidR="00FA05A8" w:rsidRPr="00903DBA">
        <w:rPr>
          <w:highlight w:val="white"/>
        </w:rPr>
        <w:t xml:space="preserve"> offset zero.</w:t>
      </w:r>
    </w:p>
    <w:p w14:paraId="5E745F67" w14:textId="77777777" w:rsidR="003D3E15" w:rsidRPr="00903DBA" w:rsidRDefault="003D3E15" w:rsidP="003D3E15">
      <w:pPr>
        <w:pStyle w:val="Code"/>
        <w:rPr>
          <w:highlight w:val="white"/>
        </w:rPr>
      </w:pPr>
      <w:r w:rsidRPr="00903DBA">
        <w:rPr>
          <w:highlight w:val="white"/>
        </w:rPr>
        <w:t xml:space="preserve">      if (!newSymbol.Type.IsFunction()) {    </w:t>
      </w:r>
    </w:p>
    <w:p w14:paraId="317CDCD1" w14:textId="77777777" w:rsidR="003D3E15" w:rsidRPr="00903DBA" w:rsidRDefault="003D3E15" w:rsidP="003D3E15">
      <w:pPr>
        <w:pStyle w:val="Code"/>
        <w:rPr>
          <w:highlight w:val="white"/>
        </w:rPr>
      </w:pPr>
      <w:r w:rsidRPr="00903DBA">
        <w:rPr>
          <w:highlight w:val="white"/>
        </w:rPr>
        <w:t xml:space="preserve">        if (newSymbol.IsAutoOrRegister()) {</w:t>
      </w:r>
    </w:p>
    <w:p w14:paraId="1E301512" w14:textId="77777777" w:rsidR="003D3E15" w:rsidRPr="00903DBA" w:rsidRDefault="003D3E15" w:rsidP="003D3E15">
      <w:pPr>
        <w:pStyle w:val="Code"/>
        <w:rPr>
          <w:highlight w:val="white"/>
        </w:rPr>
      </w:pPr>
      <w:r w:rsidRPr="00903DBA">
        <w:rPr>
          <w:highlight w:val="white"/>
        </w:rPr>
        <w:t xml:space="preserve">          if (m_scope == Scope.Union) {</w:t>
      </w:r>
    </w:p>
    <w:p w14:paraId="35A51088" w14:textId="77777777" w:rsidR="003D3E15" w:rsidRPr="00903DBA" w:rsidRDefault="003D3E15" w:rsidP="003D3E15">
      <w:pPr>
        <w:pStyle w:val="Code"/>
        <w:rPr>
          <w:highlight w:val="white"/>
        </w:rPr>
      </w:pPr>
      <w:r w:rsidRPr="00903DBA">
        <w:rPr>
          <w:highlight w:val="white"/>
        </w:rPr>
        <w:t xml:space="preserve">            newSymbol.Offset = 0;</w:t>
      </w:r>
    </w:p>
    <w:p w14:paraId="187805B4" w14:textId="77777777" w:rsidR="003D3E15" w:rsidRPr="00903DBA" w:rsidRDefault="003D3E15" w:rsidP="003D3E15">
      <w:pPr>
        <w:pStyle w:val="Code"/>
        <w:rPr>
          <w:highlight w:val="white"/>
        </w:rPr>
      </w:pPr>
      <w:r w:rsidRPr="00903DBA">
        <w:rPr>
          <w:highlight w:val="white"/>
        </w:rPr>
        <w:t xml:space="preserve">          }</w:t>
      </w:r>
    </w:p>
    <w:p w14:paraId="5BC6522A" w14:textId="5A407492" w:rsidR="004E2028" w:rsidRPr="00903DBA" w:rsidRDefault="004E2028" w:rsidP="004E2028">
      <w:pPr>
        <w:rPr>
          <w:highlight w:val="white"/>
        </w:rPr>
      </w:pPr>
      <w:r w:rsidRPr="00903DBA">
        <w:rPr>
          <w:highlight w:val="white"/>
        </w:rPr>
        <w:t>If the new symbol is an enumeration constant item, is shall not be given an offset.</w:t>
      </w:r>
      <w:r w:rsidR="002B403B" w:rsidRPr="00903DBA">
        <w:rPr>
          <w:highlight w:val="white"/>
        </w:rPr>
        <w:t xml:space="preserve"> This is because we do not know at this point </w:t>
      </w:r>
      <w:r w:rsidR="009A0F8C" w:rsidRPr="00903DBA">
        <w:rPr>
          <w:highlight w:val="white"/>
        </w:rPr>
        <w:t xml:space="preserve">if the item holds auto or register scope. </w:t>
      </w:r>
      <w:r w:rsidR="00E50109" w:rsidRPr="00903DBA">
        <w:rPr>
          <w:highlight w:val="white"/>
        </w:rPr>
        <w:t xml:space="preserve">An item is given auto storage from the beginning, but that may change when the </w:t>
      </w:r>
      <w:r w:rsidR="00F34093" w:rsidRPr="00903DBA">
        <w:rPr>
          <w:highlight w:val="white"/>
        </w:rPr>
        <w:t>whole enumeration is given its storage, which is done after the item is stored in the symbol table.</w:t>
      </w:r>
    </w:p>
    <w:p w14:paraId="798C7A82" w14:textId="77777777" w:rsidR="003D3E15" w:rsidRPr="00903DBA" w:rsidRDefault="003D3E15" w:rsidP="003D3E15">
      <w:pPr>
        <w:pStyle w:val="Code"/>
        <w:rPr>
          <w:highlight w:val="white"/>
        </w:rPr>
      </w:pPr>
      <w:r w:rsidRPr="00903DBA">
        <w:rPr>
          <w:highlight w:val="white"/>
        </w:rPr>
        <w:t xml:space="preserve">          else if (!newSymbol.Type.EnumeratorItem) {</w:t>
      </w:r>
    </w:p>
    <w:p w14:paraId="1D44B71A" w14:textId="77777777" w:rsidR="003D3E15" w:rsidRPr="00903DBA" w:rsidRDefault="003D3E15" w:rsidP="003D3E15">
      <w:pPr>
        <w:pStyle w:val="Code"/>
        <w:rPr>
          <w:highlight w:val="white"/>
        </w:rPr>
      </w:pPr>
      <w:r w:rsidRPr="00903DBA">
        <w:rPr>
          <w:highlight w:val="white"/>
        </w:rPr>
        <w:t xml:space="preserve">            newSymbol.Offset = m_currentOffset;</w:t>
      </w:r>
    </w:p>
    <w:p w14:paraId="70312D3F" w14:textId="77777777" w:rsidR="003D3E15" w:rsidRPr="00903DBA" w:rsidRDefault="003D3E15" w:rsidP="003D3E15">
      <w:pPr>
        <w:pStyle w:val="Code"/>
        <w:rPr>
          <w:highlight w:val="white"/>
        </w:rPr>
      </w:pPr>
      <w:r w:rsidRPr="00903DBA">
        <w:rPr>
          <w:highlight w:val="white"/>
        </w:rPr>
        <w:t xml:space="preserve">            m_currentOffset += newSymbol.Type.Size();</w:t>
      </w:r>
    </w:p>
    <w:p w14:paraId="29A1AAB2" w14:textId="77777777" w:rsidR="003D3E15" w:rsidRPr="00903DBA" w:rsidRDefault="003D3E15" w:rsidP="003D3E15">
      <w:pPr>
        <w:pStyle w:val="Code"/>
        <w:rPr>
          <w:highlight w:val="white"/>
        </w:rPr>
      </w:pPr>
      <w:r w:rsidRPr="00903DBA">
        <w:rPr>
          <w:highlight w:val="white"/>
        </w:rPr>
        <w:t xml:space="preserve">          }</w:t>
      </w:r>
    </w:p>
    <w:p w14:paraId="3A1E3C37" w14:textId="77777777" w:rsidR="003D3E15" w:rsidRPr="00903DBA" w:rsidRDefault="003D3E15" w:rsidP="003D3E15">
      <w:pPr>
        <w:pStyle w:val="Code"/>
        <w:rPr>
          <w:highlight w:val="white"/>
        </w:rPr>
      </w:pPr>
      <w:r w:rsidRPr="00903DBA">
        <w:rPr>
          <w:highlight w:val="white"/>
        </w:rPr>
        <w:t xml:space="preserve">        }</w:t>
      </w:r>
    </w:p>
    <w:p w14:paraId="34F8E3BF" w14:textId="77777777" w:rsidR="003D3E15" w:rsidRPr="00903DBA" w:rsidRDefault="003D3E15" w:rsidP="003D3E15">
      <w:pPr>
        <w:pStyle w:val="Code"/>
        <w:rPr>
          <w:highlight w:val="white"/>
        </w:rPr>
      </w:pPr>
      <w:r w:rsidRPr="00903DBA">
        <w:rPr>
          <w:highlight w:val="white"/>
        </w:rPr>
        <w:t xml:space="preserve">      }</w:t>
      </w:r>
    </w:p>
    <w:p w14:paraId="4B45E117" w14:textId="77777777" w:rsidR="003D3E15" w:rsidRPr="00903DBA" w:rsidRDefault="003D3E15" w:rsidP="003D3E15">
      <w:pPr>
        <w:pStyle w:val="Code"/>
        <w:rPr>
          <w:highlight w:val="white"/>
        </w:rPr>
      </w:pPr>
      <w:r w:rsidRPr="00903DBA">
        <w:rPr>
          <w:highlight w:val="white"/>
        </w:rPr>
        <w:t xml:space="preserve">    }</w:t>
      </w:r>
    </w:p>
    <w:p w14:paraId="6F3011DC" w14:textId="2BC71FA7" w:rsidR="008F5511" w:rsidRPr="00903DBA" w:rsidRDefault="00E44E65" w:rsidP="00E44E65">
      <w:pPr>
        <w:rPr>
          <w:highlight w:val="white"/>
        </w:rPr>
      </w:pPr>
      <w:r w:rsidRPr="00903DBA">
        <w:rPr>
          <w:highlight w:val="white"/>
        </w:rPr>
        <w:t xml:space="preserve">The </w:t>
      </w:r>
      <w:r w:rsidRPr="00903DBA">
        <w:rPr>
          <w:rStyle w:val="KeyWord0"/>
          <w:highlight w:val="white"/>
        </w:rPr>
        <w:t>SetOffset</w:t>
      </w:r>
      <w:r w:rsidRPr="00903DBA">
        <w:rPr>
          <w:highlight w:val="white"/>
        </w:rPr>
        <w:t xml:space="preserve"> method </w:t>
      </w:r>
      <w:r w:rsidR="001312B4">
        <w:rPr>
          <w:highlight w:val="white"/>
        </w:rPr>
        <w:t xml:space="preserve">sets the offset of a symbol. It is </w:t>
      </w:r>
      <w:r w:rsidRPr="00903DBA">
        <w:rPr>
          <w:highlight w:val="white"/>
        </w:rPr>
        <w:t>called</w:t>
      </w:r>
      <w:r w:rsidR="00356AAF" w:rsidRPr="00903DBA">
        <w:rPr>
          <w:highlight w:val="white"/>
        </w:rPr>
        <w:t xml:space="preserve"> </w:t>
      </w:r>
      <w:r w:rsidRPr="00903DBA">
        <w:rPr>
          <w:highlight w:val="white"/>
        </w:rPr>
        <w:t xml:space="preserve">when an enumeration constant item has </w:t>
      </w:r>
      <w:r w:rsidR="00AC751E" w:rsidRPr="00903DBA">
        <w:rPr>
          <w:highlight w:val="white"/>
        </w:rPr>
        <w:t>finally</w:t>
      </w:r>
      <w:r w:rsidRPr="00903DBA">
        <w:rPr>
          <w:highlight w:val="white"/>
        </w:rPr>
        <w:t xml:space="preserve"> been given auto or register storage.</w:t>
      </w:r>
    </w:p>
    <w:p w14:paraId="222A1B9C" w14:textId="77777777" w:rsidR="008F5511" w:rsidRPr="00903DBA" w:rsidRDefault="008F5511" w:rsidP="00323ED4">
      <w:pPr>
        <w:pStyle w:val="Code"/>
        <w:rPr>
          <w:highlight w:val="white"/>
        </w:rPr>
      </w:pPr>
      <w:r w:rsidRPr="00903DBA">
        <w:rPr>
          <w:highlight w:val="white"/>
        </w:rPr>
        <w:t xml:space="preserve">    public void SetOffset(Symbol symbol) {</w:t>
      </w:r>
    </w:p>
    <w:p w14:paraId="4471FEB9" w14:textId="7A709C1F" w:rsidR="008F5511" w:rsidRPr="00903DBA" w:rsidRDefault="008F5511" w:rsidP="00323ED4">
      <w:pPr>
        <w:pStyle w:val="Code"/>
        <w:rPr>
          <w:highlight w:val="white"/>
        </w:rPr>
      </w:pPr>
      <w:r w:rsidRPr="00903DBA">
        <w:rPr>
          <w:highlight w:val="white"/>
        </w:rPr>
        <w:t xml:space="preserve">      symbol.Offset = </w:t>
      </w:r>
      <w:r w:rsidR="00323ED4" w:rsidRPr="00903DBA">
        <w:rPr>
          <w:highlight w:val="white"/>
        </w:rPr>
        <w:t>m_currentOffset</w:t>
      </w:r>
      <w:r w:rsidRPr="00903DBA">
        <w:rPr>
          <w:highlight w:val="white"/>
        </w:rPr>
        <w:t>;</w:t>
      </w:r>
    </w:p>
    <w:p w14:paraId="6445CAE2" w14:textId="35A815EA" w:rsidR="008F5511" w:rsidRPr="00903DBA" w:rsidRDefault="008F5511" w:rsidP="00323ED4">
      <w:pPr>
        <w:pStyle w:val="Code"/>
        <w:rPr>
          <w:highlight w:val="white"/>
        </w:rPr>
      </w:pPr>
      <w:r w:rsidRPr="00903DBA">
        <w:rPr>
          <w:highlight w:val="white"/>
        </w:rPr>
        <w:t xml:space="preserve">      </w:t>
      </w:r>
      <w:r w:rsidR="00323ED4" w:rsidRPr="00903DBA">
        <w:rPr>
          <w:highlight w:val="white"/>
        </w:rPr>
        <w:t>m_currentOffset</w:t>
      </w:r>
      <w:r w:rsidRPr="00903DBA">
        <w:rPr>
          <w:highlight w:val="white"/>
        </w:rPr>
        <w:t xml:space="preserve"> += symbol.Type.Size();</w:t>
      </w:r>
    </w:p>
    <w:p w14:paraId="64852B79" w14:textId="77777777" w:rsidR="008F5511" w:rsidRPr="00903DBA" w:rsidRDefault="008F5511" w:rsidP="00323ED4">
      <w:pPr>
        <w:pStyle w:val="Code"/>
        <w:rPr>
          <w:highlight w:val="white"/>
        </w:rPr>
      </w:pPr>
      <w:r w:rsidRPr="00903DBA">
        <w:rPr>
          <w:highlight w:val="white"/>
        </w:rPr>
        <w:t xml:space="preserve">    }</w:t>
      </w:r>
    </w:p>
    <w:p w14:paraId="63E1A5F5" w14:textId="069905B2" w:rsidR="008F5511" w:rsidRPr="00903DBA" w:rsidRDefault="007C17B1" w:rsidP="007C17B1">
      <w:pPr>
        <w:rPr>
          <w:highlight w:val="white"/>
        </w:rPr>
      </w:pPr>
      <w:r w:rsidRPr="00903DBA">
        <w:rPr>
          <w:highlight w:val="white"/>
        </w:rPr>
        <w:t xml:space="preserve">The </w:t>
      </w:r>
      <w:r w:rsidRPr="00903DBA">
        <w:rPr>
          <w:rStyle w:val="KeyWord0"/>
          <w:highlight w:val="white"/>
        </w:rPr>
        <w:t>LookupSymbol</w:t>
      </w:r>
      <w:r w:rsidRPr="00903DBA">
        <w:rPr>
          <w:highlight w:val="white"/>
        </w:rPr>
        <w:t xml:space="preserve"> looks up the symbol with the given in the current symbol table </w:t>
      </w:r>
      <w:r w:rsidR="00C059AB" w:rsidRPr="00903DBA">
        <w:rPr>
          <w:highlight w:val="white"/>
        </w:rPr>
        <w:t xml:space="preserve">and </w:t>
      </w:r>
      <w:r w:rsidRPr="00903DBA">
        <w:rPr>
          <w:highlight w:val="white"/>
        </w:rPr>
        <w:t xml:space="preserve">its parent tables, </w:t>
      </w:r>
      <w:r w:rsidR="000B01AA" w:rsidRPr="00903DBA">
        <w:rPr>
          <w:highlight w:val="white"/>
        </w:rPr>
        <w:t>recursively</w:t>
      </w:r>
      <w:r w:rsidRPr="00903DBA">
        <w:rPr>
          <w:highlight w:val="white"/>
        </w:rPr>
        <w:t>.</w:t>
      </w:r>
      <w:r w:rsidR="00A66A7D" w:rsidRPr="00903DBA">
        <w:rPr>
          <w:highlight w:val="white"/>
        </w:rPr>
        <w:t xml:space="preserve"> </w:t>
      </w:r>
      <w:r w:rsidR="00BD7A51" w:rsidRPr="00903DBA">
        <w:rPr>
          <w:highlight w:val="white"/>
        </w:rPr>
        <w:t xml:space="preserve">If </w:t>
      </w:r>
      <w:r w:rsidR="00C059AB" w:rsidRPr="00903DBA">
        <w:rPr>
          <w:highlight w:val="white"/>
        </w:rPr>
        <w:t xml:space="preserve">no symbol with the given name is </w:t>
      </w:r>
      <w:r w:rsidR="00BD7A51" w:rsidRPr="00903DBA">
        <w:rPr>
          <w:highlight w:val="white"/>
        </w:rPr>
        <w:t xml:space="preserve">found, null is returned. </w:t>
      </w:r>
      <w:r w:rsidR="00A66A7D" w:rsidRPr="00903DBA">
        <w:rPr>
          <w:highlight w:val="white"/>
        </w:rPr>
        <w:t xml:space="preserve">Note that this method </w:t>
      </w:r>
      <w:r w:rsidR="004C1F10">
        <w:rPr>
          <w:highlight w:val="white"/>
        </w:rPr>
        <w:t>searches</w:t>
      </w:r>
      <w:r w:rsidR="00A66A7D" w:rsidRPr="00903DBA">
        <w:rPr>
          <w:highlight w:val="white"/>
        </w:rPr>
        <w:t xml:space="preserve"> the parent tables while </w:t>
      </w:r>
      <w:r w:rsidR="00A66A7D" w:rsidRPr="00903DBA">
        <w:rPr>
          <w:rStyle w:val="KeyWord0"/>
          <w:highlight w:val="white"/>
        </w:rPr>
        <w:t>AddSymbol</w:t>
      </w:r>
      <w:r w:rsidR="00A66A7D" w:rsidRPr="00903DBA">
        <w:rPr>
          <w:highlight w:val="white"/>
        </w:rPr>
        <w:t xml:space="preserve"> only checks for symbols with the same name in the current table.</w:t>
      </w:r>
    </w:p>
    <w:p w14:paraId="62A8A283" w14:textId="77777777" w:rsidR="008F5511" w:rsidRPr="00903DBA" w:rsidRDefault="008F5511" w:rsidP="00323ED4">
      <w:pPr>
        <w:pStyle w:val="Code"/>
        <w:rPr>
          <w:highlight w:val="white"/>
        </w:rPr>
      </w:pPr>
      <w:r w:rsidRPr="00903DBA">
        <w:rPr>
          <w:highlight w:val="white"/>
        </w:rPr>
        <w:t xml:space="preserve">    public Symbol LookupSymbol(string name) {</w:t>
      </w:r>
    </w:p>
    <w:p w14:paraId="7A6F54C0" w14:textId="77777777" w:rsidR="008F5511" w:rsidRPr="00903DBA" w:rsidRDefault="008F5511" w:rsidP="00323ED4">
      <w:pPr>
        <w:pStyle w:val="Code"/>
        <w:rPr>
          <w:highlight w:val="white"/>
        </w:rPr>
      </w:pPr>
      <w:r w:rsidRPr="00903DBA">
        <w:rPr>
          <w:highlight w:val="white"/>
        </w:rPr>
        <w:t xml:space="preserve">      Symbol symbol;</w:t>
      </w:r>
    </w:p>
    <w:p w14:paraId="1C134FCD" w14:textId="77777777" w:rsidR="008F5511" w:rsidRPr="00903DBA" w:rsidRDefault="008F5511" w:rsidP="00323ED4">
      <w:pPr>
        <w:pStyle w:val="Code"/>
        <w:rPr>
          <w:highlight w:val="white"/>
        </w:rPr>
      </w:pPr>
    </w:p>
    <w:p w14:paraId="2BE91D4D" w14:textId="77777777" w:rsidR="008F5511" w:rsidRPr="00903DBA" w:rsidRDefault="008F5511" w:rsidP="00323ED4">
      <w:pPr>
        <w:pStyle w:val="Code"/>
        <w:rPr>
          <w:highlight w:val="white"/>
        </w:rPr>
      </w:pPr>
      <w:r w:rsidRPr="00903DBA">
        <w:rPr>
          <w:highlight w:val="white"/>
        </w:rPr>
        <w:t xml:space="preserve">      if (m_entryMap.TryGetValue(name, out symbol)) {</w:t>
      </w:r>
    </w:p>
    <w:p w14:paraId="47F72712" w14:textId="77777777" w:rsidR="008F5511" w:rsidRPr="00903DBA" w:rsidRDefault="008F5511" w:rsidP="00323ED4">
      <w:pPr>
        <w:pStyle w:val="Code"/>
        <w:rPr>
          <w:highlight w:val="white"/>
        </w:rPr>
      </w:pPr>
      <w:r w:rsidRPr="00903DBA">
        <w:rPr>
          <w:highlight w:val="white"/>
        </w:rPr>
        <w:t xml:space="preserve">        return symbol;</w:t>
      </w:r>
    </w:p>
    <w:p w14:paraId="6FA2C9E2" w14:textId="77777777" w:rsidR="008F5511" w:rsidRPr="00903DBA" w:rsidRDefault="008F5511" w:rsidP="00323ED4">
      <w:pPr>
        <w:pStyle w:val="Code"/>
        <w:rPr>
          <w:highlight w:val="white"/>
        </w:rPr>
      </w:pPr>
      <w:r w:rsidRPr="00903DBA">
        <w:rPr>
          <w:highlight w:val="white"/>
        </w:rPr>
        <w:t xml:space="preserve">      }</w:t>
      </w:r>
    </w:p>
    <w:p w14:paraId="5327D5F7" w14:textId="77777777" w:rsidR="008F5511" w:rsidRPr="00903DBA" w:rsidRDefault="008F5511" w:rsidP="00323ED4">
      <w:pPr>
        <w:pStyle w:val="Code"/>
        <w:rPr>
          <w:highlight w:val="white"/>
        </w:rPr>
      </w:pPr>
      <w:r w:rsidRPr="00903DBA">
        <w:rPr>
          <w:highlight w:val="white"/>
        </w:rPr>
        <w:t xml:space="preserve">      else if (m_parentTable != null) {</w:t>
      </w:r>
    </w:p>
    <w:p w14:paraId="3A48501A" w14:textId="77777777" w:rsidR="008F5511" w:rsidRPr="00903DBA" w:rsidRDefault="008F5511" w:rsidP="00323ED4">
      <w:pPr>
        <w:pStyle w:val="Code"/>
        <w:rPr>
          <w:highlight w:val="white"/>
        </w:rPr>
      </w:pPr>
      <w:r w:rsidRPr="00903DBA">
        <w:rPr>
          <w:highlight w:val="white"/>
        </w:rPr>
        <w:t xml:space="preserve">        return m_parentTable.LookupSymbol(name);</w:t>
      </w:r>
    </w:p>
    <w:p w14:paraId="0335DA74" w14:textId="77777777" w:rsidR="008F5511" w:rsidRPr="00903DBA" w:rsidRDefault="008F5511" w:rsidP="00323ED4">
      <w:pPr>
        <w:pStyle w:val="Code"/>
        <w:rPr>
          <w:highlight w:val="white"/>
        </w:rPr>
      </w:pPr>
      <w:r w:rsidRPr="00903DBA">
        <w:rPr>
          <w:highlight w:val="white"/>
        </w:rPr>
        <w:t xml:space="preserve">      }</w:t>
      </w:r>
    </w:p>
    <w:p w14:paraId="440A41EC" w14:textId="77777777" w:rsidR="008F5511" w:rsidRPr="00903DBA" w:rsidRDefault="008F5511" w:rsidP="00323ED4">
      <w:pPr>
        <w:pStyle w:val="Code"/>
        <w:rPr>
          <w:highlight w:val="white"/>
        </w:rPr>
      </w:pPr>
    </w:p>
    <w:p w14:paraId="588FD3E6" w14:textId="77777777" w:rsidR="008F5511" w:rsidRPr="00903DBA" w:rsidRDefault="008F5511" w:rsidP="00323ED4">
      <w:pPr>
        <w:pStyle w:val="Code"/>
        <w:rPr>
          <w:highlight w:val="white"/>
        </w:rPr>
      </w:pPr>
      <w:r w:rsidRPr="00903DBA">
        <w:rPr>
          <w:highlight w:val="white"/>
        </w:rPr>
        <w:t xml:space="preserve">      return null;</w:t>
      </w:r>
    </w:p>
    <w:p w14:paraId="20C1153E" w14:textId="77777777" w:rsidR="008F5511" w:rsidRPr="00903DBA" w:rsidRDefault="008F5511" w:rsidP="00323ED4">
      <w:pPr>
        <w:pStyle w:val="Code"/>
        <w:rPr>
          <w:highlight w:val="white"/>
        </w:rPr>
      </w:pPr>
      <w:r w:rsidRPr="00903DBA">
        <w:rPr>
          <w:highlight w:val="white"/>
        </w:rPr>
        <w:t xml:space="preserve">    }</w:t>
      </w:r>
    </w:p>
    <w:p w14:paraId="2A58BA93" w14:textId="6799BF9E" w:rsidR="008F5511" w:rsidRPr="00903DBA" w:rsidRDefault="000B01AA" w:rsidP="000B01AA">
      <w:pPr>
        <w:rPr>
          <w:highlight w:val="white"/>
        </w:rPr>
      </w:pPr>
      <w:r w:rsidRPr="00903DBA">
        <w:rPr>
          <w:highlight w:val="white"/>
        </w:rPr>
        <w:lastRenderedPageBreak/>
        <w:t xml:space="preserve">The </w:t>
      </w:r>
      <w:r w:rsidRPr="00903DBA">
        <w:rPr>
          <w:rStyle w:val="KeyWord0"/>
          <w:highlight w:val="white"/>
        </w:rPr>
        <w:t>AddTag</w:t>
      </w:r>
      <w:r w:rsidRPr="00903DBA">
        <w:rPr>
          <w:highlight w:val="white"/>
        </w:rPr>
        <w:t xml:space="preserve"> method adds a struct</w:t>
      </w:r>
      <w:r w:rsidR="006B7145" w:rsidRPr="00903DBA">
        <w:rPr>
          <w:highlight w:val="white"/>
        </w:rPr>
        <w:t xml:space="preserve"> or</w:t>
      </w:r>
      <w:r w:rsidR="00805899" w:rsidRPr="00903DBA">
        <w:rPr>
          <w:highlight w:val="white"/>
        </w:rPr>
        <w:t xml:space="preserve"> </w:t>
      </w:r>
      <w:r w:rsidRPr="00903DBA">
        <w:rPr>
          <w:highlight w:val="white"/>
        </w:rPr>
        <w:t>union</w:t>
      </w:r>
      <w:r w:rsidR="00805899" w:rsidRPr="00903DBA">
        <w:rPr>
          <w:highlight w:val="white"/>
        </w:rPr>
        <w:t xml:space="preserve"> tag</w:t>
      </w:r>
      <w:r w:rsidRPr="00903DBA">
        <w:rPr>
          <w:highlight w:val="white"/>
        </w:rPr>
        <w:t xml:space="preserve"> to the current symbol table.</w:t>
      </w:r>
      <w:r w:rsidR="00DA68CB" w:rsidRPr="00903DBA">
        <w:rPr>
          <w:highlight w:val="white"/>
        </w:rPr>
        <w:t xml:space="preserve"> It is possible to add a new tag</w:t>
      </w:r>
      <w:r w:rsidR="009929D4" w:rsidRPr="00903DBA">
        <w:rPr>
          <w:highlight w:val="white"/>
        </w:rPr>
        <w:t xml:space="preserve"> </w:t>
      </w:r>
      <w:r w:rsidR="00DA68CB" w:rsidRPr="00903DBA">
        <w:rPr>
          <w:highlight w:val="white"/>
        </w:rPr>
        <w:t xml:space="preserve">with an already </w:t>
      </w:r>
      <w:r w:rsidR="009929D4" w:rsidRPr="00903DBA">
        <w:rPr>
          <w:highlight w:val="white"/>
        </w:rPr>
        <w:t>taken</w:t>
      </w:r>
      <w:r w:rsidR="00DA68CB" w:rsidRPr="00903DBA">
        <w:rPr>
          <w:highlight w:val="white"/>
        </w:rPr>
        <w:t xml:space="preserve"> name. However, in that case, the old and the new tag must have the same sort (they must</w:t>
      </w:r>
      <w:r w:rsidR="009929D4" w:rsidRPr="00903DBA">
        <w:rPr>
          <w:highlight w:val="white"/>
        </w:rPr>
        <w:t xml:space="preserve"> </w:t>
      </w:r>
      <w:r w:rsidR="00DA68CB" w:rsidRPr="00903DBA">
        <w:rPr>
          <w:highlight w:val="white"/>
        </w:rPr>
        <w:t xml:space="preserve">both </w:t>
      </w:r>
      <w:r w:rsidR="00EB3920">
        <w:rPr>
          <w:highlight w:val="white"/>
        </w:rPr>
        <w:t xml:space="preserve">be </w:t>
      </w:r>
      <w:r w:rsidR="00DA68CB" w:rsidRPr="00903DBA">
        <w:rPr>
          <w:highlight w:val="white"/>
        </w:rPr>
        <w:t>struct</w:t>
      </w:r>
      <w:r w:rsidR="009929D4" w:rsidRPr="00903DBA">
        <w:rPr>
          <w:highlight w:val="white"/>
        </w:rPr>
        <w:t>s</w:t>
      </w:r>
      <w:r w:rsidR="00DA68CB" w:rsidRPr="00903DBA">
        <w:rPr>
          <w:highlight w:val="white"/>
        </w:rPr>
        <w:t xml:space="preserve"> or both </w:t>
      </w:r>
      <w:r w:rsidR="00EB3920">
        <w:rPr>
          <w:highlight w:val="white"/>
        </w:rPr>
        <w:t xml:space="preserve">be </w:t>
      </w:r>
      <w:r w:rsidR="00DA68CB" w:rsidRPr="00903DBA">
        <w:rPr>
          <w:highlight w:val="white"/>
        </w:rPr>
        <w:t>union</w:t>
      </w:r>
      <w:r w:rsidR="009929D4" w:rsidRPr="00903DBA">
        <w:rPr>
          <w:highlight w:val="white"/>
        </w:rPr>
        <w:t>s</w:t>
      </w:r>
      <w:r w:rsidR="00DA68CB" w:rsidRPr="00903DBA">
        <w:rPr>
          <w:highlight w:val="white"/>
        </w:rPr>
        <w:t>)</w:t>
      </w:r>
      <w:r w:rsidR="004F651F" w:rsidRPr="00903DBA">
        <w:rPr>
          <w:highlight w:val="white"/>
        </w:rPr>
        <w:t xml:space="preserve"> and the member map of at least one of them must be null.</w:t>
      </w:r>
      <w:r w:rsidR="00BF13FB" w:rsidRPr="00903DBA">
        <w:rPr>
          <w:highlight w:val="white"/>
        </w:rPr>
        <w:t xml:space="preserve"> This order is necessary to provide linked lists in C.</w:t>
      </w:r>
    </w:p>
    <w:p w14:paraId="28FA6515" w14:textId="77777777" w:rsidR="008F5511" w:rsidRPr="00903DBA" w:rsidRDefault="008F5511" w:rsidP="00323ED4">
      <w:pPr>
        <w:pStyle w:val="Code"/>
        <w:rPr>
          <w:highlight w:val="white"/>
        </w:rPr>
      </w:pPr>
      <w:r w:rsidRPr="00903DBA">
        <w:rPr>
          <w:highlight w:val="white"/>
        </w:rPr>
        <w:t xml:space="preserve">    public void AddTag(string name, Type newType) {</w:t>
      </w:r>
    </w:p>
    <w:p w14:paraId="29049BA4" w14:textId="77777777" w:rsidR="008F5511" w:rsidRPr="00903DBA" w:rsidRDefault="008F5511" w:rsidP="00323ED4">
      <w:pPr>
        <w:pStyle w:val="Code"/>
        <w:rPr>
          <w:highlight w:val="white"/>
        </w:rPr>
      </w:pPr>
      <w:r w:rsidRPr="00903DBA">
        <w:rPr>
          <w:highlight w:val="white"/>
        </w:rPr>
        <w:t xml:space="preserve">      if (m_tagMap.ContainsKey(name)) {</w:t>
      </w:r>
    </w:p>
    <w:p w14:paraId="30D3A138" w14:textId="77777777" w:rsidR="008F5511" w:rsidRPr="00903DBA" w:rsidRDefault="008F5511" w:rsidP="00323ED4">
      <w:pPr>
        <w:pStyle w:val="Code"/>
        <w:rPr>
          <w:highlight w:val="white"/>
        </w:rPr>
      </w:pPr>
      <w:r w:rsidRPr="00903DBA">
        <w:rPr>
          <w:highlight w:val="white"/>
        </w:rPr>
        <w:t xml:space="preserve">        Type oldType = m_tagMap[name];</w:t>
      </w:r>
    </w:p>
    <w:p w14:paraId="41DCB57D" w14:textId="77777777" w:rsidR="008F5511" w:rsidRPr="00903DBA" w:rsidRDefault="008F5511" w:rsidP="00323ED4">
      <w:pPr>
        <w:pStyle w:val="Code"/>
        <w:rPr>
          <w:highlight w:val="white"/>
        </w:rPr>
      </w:pPr>
      <w:r w:rsidRPr="00903DBA">
        <w:rPr>
          <w:highlight w:val="white"/>
        </w:rPr>
        <w:t xml:space="preserve">        Assert.Error(!oldType.IsEnumerator() &amp;&amp;</w:t>
      </w:r>
    </w:p>
    <w:p w14:paraId="4B2B5593" w14:textId="77777777" w:rsidR="008F5511" w:rsidRPr="00903DBA" w:rsidRDefault="008F5511" w:rsidP="00323ED4">
      <w:pPr>
        <w:pStyle w:val="Code"/>
        <w:rPr>
          <w:highlight w:val="white"/>
        </w:rPr>
      </w:pPr>
      <w:r w:rsidRPr="00903DBA">
        <w:rPr>
          <w:highlight w:val="white"/>
        </w:rPr>
        <w:t xml:space="preserve">                     (oldType.Sort == newType.Sort), name,</w:t>
      </w:r>
    </w:p>
    <w:p w14:paraId="587EC816" w14:textId="77777777" w:rsidR="008F5511" w:rsidRPr="00903DBA" w:rsidRDefault="008F5511" w:rsidP="00323ED4">
      <w:pPr>
        <w:pStyle w:val="Code"/>
        <w:rPr>
          <w:highlight w:val="white"/>
        </w:rPr>
      </w:pPr>
      <w:r w:rsidRPr="00903DBA">
        <w:rPr>
          <w:highlight w:val="white"/>
        </w:rPr>
        <w:t xml:space="preserve">                     Message.Name_already_defined);</w:t>
      </w:r>
    </w:p>
    <w:p w14:paraId="12CECC1C" w14:textId="6AF08611" w:rsidR="008F5511" w:rsidRPr="00903DBA" w:rsidRDefault="004F651F" w:rsidP="00CF5537">
      <w:pPr>
        <w:rPr>
          <w:highlight w:val="white"/>
        </w:rPr>
      </w:pPr>
      <w:r w:rsidRPr="00903DBA">
        <w:rPr>
          <w:highlight w:val="white"/>
        </w:rPr>
        <w:t xml:space="preserve">If the member map of the old tag is null, we assign </w:t>
      </w:r>
      <w:r w:rsidR="00996DF4" w:rsidRPr="00903DBA">
        <w:rPr>
          <w:highlight w:val="white"/>
        </w:rPr>
        <w:t xml:space="preserve">it </w:t>
      </w:r>
      <w:r w:rsidRPr="00903DBA">
        <w:rPr>
          <w:highlight w:val="white"/>
        </w:rPr>
        <w:t xml:space="preserve">the member map of </w:t>
      </w:r>
      <w:r w:rsidR="00996DF4" w:rsidRPr="00903DBA">
        <w:rPr>
          <w:highlight w:val="white"/>
        </w:rPr>
        <w:t>the new tag.</w:t>
      </w:r>
    </w:p>
    <w:p w14:paraId="22791907" w14:textId="77777777" w:rsidR="008F5511" w:rsidRPr="00903DBA" w:rsidRDefault="008F5511" w:rsidP="00323ED4">
      <w:pPr>
        <w:pStyle w:val="Code"/>
        <w:rPr>
          <w:highlight w:val="white"/>
        </w:rPr>
      </w:pPr>
      <w:r w:rsidRPr="00903DBA">
        <w:rPr>
          <w:highlight w:val="white"/>
        </w:rPr>
        <w:t xml:space="preserve">        if (oldType.MemberMap == null) {</w:t>
      </w:r>
    </w:p>
    <w:p w14:paraId="24F5043E" w14:textId="77777777" w:rsidR="00251952" w:rsidRPr="00903DBA" w:rsidRDefault="00251952" w:rsidP="00251952">
      <w:pPr>
        <w:pStyle w:val="Code"/>
        <w:rPr>
          <w:highlight w:val="white"/>
        </w:rPr>
      </w:pPr>
      <w:r w:rsidRPr="00903DBA">
        <w:rPr>
          <w:highlight w:val="white"/>
        </w:rPr>
        <w:t xml:space="preserve">          oldType.MemberMap = newType.MemberMap;</w:t>
      </w:r>
    </w:p>
    <w:p w14:paraId="66B08CD2" w14:textId="44D5AE9D" w:rsidR="00251952" w:rsidRPr="00903DBA" w:rsidRDefault="00251952" w:rsidP="00251952">
      <w:pPr>
        <w:pStyle w:val="Code"/>
        <w:rPr>
          <w:highlight w:val="white"/>
        </w:rPr>
      </w:pPr>
      <w:r w:rsidRPr="00903DBA">
        <w:rPr>
          <w:highlight w:val="white"/>
        </w:rPr>
        <w:t xml:space="preserve">          oldType.MemberList = newType.MemberList;</w:t>
      </w:r>
    </w:p>
    <w:p w14:paraId="1BB97419" w14:textId="73DD6212" w:rsidR="008F5511" w:rsidRPr="00903DBA" w:rsidRDefault="008F5511" w:rsidP="00323ED4">
      <w:pPr>
        <w:pStyle w:val="Code"/>
        <w:rPr>
          <w:highlight w:val="white"/>
        </w:rPr>
      </w:pPr>
      <w:r w:rsidRPr="00903DBA">
        <w:rPr>
          <w:highlight w:val="white"/>
        </w:rPr>
        <w:t xml:space="preserve">        }</w:t>
      </w:r>
    </w:p>
    <w:p w14:paraId="0F083BD0" w14:textId="31F8C8A8" w:rsidR="00CF5537" w:rsidRPr="00903DBA" w:rsidRDefault="00CF5537" w:rsidP="00CF5537">
      <w:pPr>
        <w:rPr>
          <w:highlight w:val="white"/>
        </w:rPr>
      </w:pPr>
      <w:r w:rsidRPr="00903DBA">
        <w:rPr>
          <w:highlight w:val="white"/>
        </w:rPr>
        <w:t xml:space="preserve">If the neither the old nor the new member </w:t>
      </w:r>
      <w:r w:rsidR="00EB3920">
        <w:rPr>
          <w:highlight w:val="white"/>
        </w:rPr>
        <w:t xml:space="preserve">map </w:t>
      </w:r>
      <w:r w:rsidRPr="00903DBA">
        <w:rPr>
          <w:highlight w:val="white"/>
        </w:rPr>
        <w:t>is null, we report an error since it is not allowed to have two structs or unions with the same name tags with non-null member maps.</w:t>
      </w:r>
    </w:p>
    <w:p w14:paraId="34A7B31B" w14:textId="77777777" w:rsidR="008F5511" w:rsidRPr="00903DBA" w:rsidRDefault="008F5511" w:rsidP="00323ED4">
      <w:pPr>
        <w:pStyle w:val="Code"/>
        <w:rPr>
          <w:highlight w:val="white"/>
        </w:rPr>
      </w:pPr>
      <w:r w:rsidRPr="00903DBA">
        <w:rPr>
          <w:highlight w:val="white"/>
        </w:rPr>
        <w:t xml:space="preserve">        else {</w:t>
      </w:r>
    </w:p>
    <w:p w14:paraId="208EEC5A" w14:textId="77777777" w:rsidR="008F5511" w:rsidRPr="00903DBA" w:rsidRDefault="008F5511" w:rsidP="00323ED4">
      <w:pPr>
        <w:pStyle w:val="Code"/>
        <w:rPr>
          <w:highlight w:val="white"/>
        </w:rPr>
      </w:pPr>
      <w:r w:rsidRPr="00903DBA">
        <w:rPr>
          <w:highlight w:val="white"/>
        </w:rPr>
        <w:t xml:space="preserve">          Assert.Error(newType.MemberMap == null, name,</w:t>
      </w:r>
    </w:p>
    <w:p w14:paraId="260DEE7F" w14:textId="77777777" w:rsidR="008F5511" w:rsidRPr="00903DBA" w:rsidRDefault="008F5511" w:rsidP="00323ED4">
      <w:pPr>
        <w:pStyle w:val="Code"/>
        <w:rPr>
          <w:highlight w:val="white"/>
        </w:rPr>
      </w:pPr>
      <w:r w:rsidRPr="00903DBA">
        <w:rPr>
          <w:highlight w:val="white"/>
        </w:rPr>
        <w:t xml:space="preserve">                       Message.Name_already_defined);</w:t>
      </w:r>
    </w:p>
    <w:p w14:paraId="7F8341A5" w14:textId="77777777" w:rsidR="008F5511" w:rsidRPr="00903DBA" w:rsidRDefault="008F5511" w:rsidP="00323ED4">
      <w:pPr>
        <w:pStyle w:val="Code"/>
        <w:rPr>
          <w:highlight w:val="white"/>
        </w:rPr>
      </w:pPr>
      <w:r w:rsidRPr="00903DBA">
        <w:rPr>
          <w:highlight w:val="white"/>
        </w:rPr>
        <w:t xml:space="preserve">        }</w:t>
      </w:r>
    </w:p>
    <w:p w14:paraId="697A4A07" w14:textId="5DBA7CB7" w:rsidR="008F5511" w:rsidRPr="00903DBA" w:rsidRDefault="008F5511" w:rsidP="00323ED4">
      <w:pPr>
        <w:pStyle w:val="Code"/>
        <w:rPr>
          <w:highlight w:val="white"/>
        </w:rPr>
      </w:pPr>
      <w:r w:rsidRPr="00903DBA">
        <w:rPr>
          <w:highlight w:val="white"/>
        </w:rPr>
        <w:t xml:space="preserve">      }</w:t>
      </w:r>
    </w:p>
    <w:p w14:paraId="564F62E1" w14:textId="6B0CFFFC" w:rsidR="00CF5537" w:rsidRPr="00903DBA" w:rsidRDefault="00CF5537" w:rsidP="001A174C">
      <w:pPr>
        <w:rPr>
          <w:highlight w:val="white"/>
        </w:rPr>
      </w:pPr>
      <w:r w:rsidRPr="00903DBA">
        <w:rPr>
          <w:highlight w:val="white"/>
        </w:rPr>
        <w:t>If there is no</w:t>
      </w:r>
      <w:r w:rsidR="001A174C" w:rsidRPr="00903DBA">
        <w:rPr>
          <w:highlight w:val="white"/>
        </w:rPr>
        <w:t xml:space="preserve"> struct or union tag previous added to the tag map, we simpl</w:t>
      </w:r>
      <w:r w:rsidR="006842B2" w:rsidRPr="00903DBA">
        <w:rPr>
          <w:highlight w:val="white"/>
        </w:rPr>
        <w:t>y</w:t>
      </w:r>
      <w:r w:rsidR="001A174C" w:rsidRPr="00903DBA">
        <w:rPr>
          <w:highlight w:val="white"/>
        </w:rPr>
        <w:t xml:space="preserve"> add the new tag to the map.</w:t>
      </w:r>
    </w:p>
    <w:p w14:paraId="1376EEC0" w14:textId="77777777" w:rsidR="008F5511" w:rsidRPr="00903DBA" w:rsidRDefault="008F5511" w:rsidP="00323ED4">
      <w:pPr>
        <w:pStyle w:val="Code"/>
        <w:rPr>
          <w:highlight w:val="white"/>
        </w:rPr>
      </w:pPr>
      <w:r w:rsidRPr="00903DBA">
        <w:rPr>
          <w:highlight w:val="white"/>
        </w:rPr>
        <w:t xml:space="preserve">      else {</w:t>
      </w:r>
    </w:p>
    <w:p w14:paraId="54B1E70F" w14:textId="77777777" w:rsidR="008F5511" w:rsidRPr="00903DBA" w:rsidRDefault="008F5511" w:rsidP="00323ED4">
      <w:pPr>
        <w:pStyle w:val="Code"/>
        <w:rPr>
          <w:highlight w:val="white"/>
        </w:rPr>
      </w:pPr>
      <w:r w:rsidRPr="00903DBA">
        <w:rPr>
          <w:highlight w:val="white"/>
        </w:rPr>
        <w:t xml:space="preserve">        m_tagMap.Add(name, newType);</w:t>
      </w:r>
    </w:p>
    <w:p w14:paraId="47FA03D7" w14:textId="77777777" w:rsidR="008F5511" w:rsidRPr="00903DBA" w:rsidRDefault="008F5511" w:rsidP="00323ED4">
      <w:pPr>
        <w:pStyle w:val="Code"/>
        <w:rPr>
          <w:highlight w:val="white"/>
        </w:rPr>
      </w:pPr>
      <w:r w:rsidRPr="00903DBA">
        <w:rPr>
          <w:highlight w:val="white"/>
        </w:rPr>
        <w:t xml:space="preserve">      }</w:t>
      </w:r>
    </w:p>
    <w:p w14:paraId="5D721D54" w14:textId="77777777" w:rsidR="008F5511" w:rsidRPr="00903DBA" w:rsidRDefault="008F5511" w:rsidP="00323ED4">
      <w:pPr>
        <w:pStyle w:val="Code"/>
        <w:rPr>
          <w:highlight w:val="white"/>
        </w:rPr>
      </w:pPr>
      <w:r w:rsidRPr="00903DBA">
        <w:rPr>
          <w:highlight w:val="white"/>
        </w:rPr>
        <w:t xml:space="preserve">    }</w:t>
      </w:r>
    </w:p>
    <w:p w14:paraId="7DDC11A1" w14:textId="1AAD77B3" w:rsidR="008F5511" w:rsidRPr="00903DBA" w:rsidRDefault="00CA25D8" w:rsidP="00CA25D8">
      <w:pPr>
        <w:rPr>
          <w:highlight w:val="white"/>
        </w:rPr>
      </w:pPr>
      <w:r w:rsidRPr="00903DBA">
        <w:rPr>
          <w:highlight w:val="white"/>
        </w:rPr>
        <w:t xml:space="preserve">The </w:t>
      </w:r>
      <w:r w:rsidRPr="00903DBA">
        <w:rPr>
          <w:rStyle w:val="KeyWord0"/>
          <w:highlight w:val="white"/>
        </w:rPr>
        <w:t>LookUp</w:t>
      </w:r>
      <w:r w:rsidR="00996DF4" w:rsidRPr="00903DBA">
        <w:rPr>
          <w:rStyle w:val="KeyWord0"/>
          <w:highlight w:val="white"/>
        </w:rPr>
        <w:t>Tag</w:t>
      </w:r>
      <w:r w:rsidRPr="00903DBA">
        <w:rPr>
          <w:highlight w:val="white"/>
        </w:rPr>
        <w:t xml:space="preserve"> method</w:t>
      </w:r>
      <w:r w:rsidR="006842B2" w:rsidRPr="00903DBA">
        <w:rPr>
          <w:highlight w:val="white"/>
        </w:rPr>
        <w:t xml:space="preserve"> looks up a tag in the current table or its parent tables.</w:t>
      </w:r>
      <w:r w:rsidR="00D141B7" w:rsidRPr="00903DBA">
        <w:rPr>
          <w:highlight w:val="white"/>
        </w:rPr>
        <w:t xml:space="preserve"> If the tag is not found, null is returned.</w:t>
      </w:r>
    </w:p>
    <w:p w14:paraId="7E9D3FD3" w14:textId="77777777" w:rsidR="008F5511" w:rsidRPr="00903DBA" w:rsidRDefault="008F5511" w:rsidP="00323ED4">
      <w:pPr>
        <w:pStyle w:val="Code"/>
        <w:rPr>
          <w:highlight w:val="white"/>
        </w:rPr>
      </w:pPr>
      <w:r w:rsidRPr="00903DBA">
        <w:rPr>
          <w:highlight w:val="white"/>
        </w:rPr>
        <w:t xml:space="preserve">    public Type LookupTag(string name, Sort sort) {</w:t>
      </w:r>
    </w:p>
    <w:p w14:paraId="71A6890C" w14:textId="77777777" w:rsidR="008F5511" w:rsidRPr="00903DBA" w:rsidRDefault="008F5511" w:rsidP="00323ED4">
      <w:pPr>
        <w:pStyle w:val="Code"/>
        <w:rPr>
          <w:highlight w:val="white"/>
        </w:rPr>
      </w:pPr>
      <w:r w:rsidRPr="00903DBA">
        <w:rPr>
          <w:highlight w:val="white"/>
        </w:rPr>
        <w:t xml:space="preserve">      Type type;</w:t>
      </w:r>
    </w:p>
    <w:p w14:paraId="1CE473E4" w14:textId="77777777" w:rsidR="008F5511" w:rsidRPr="00903DBA" w:rsidRDefault="008F5511" w:rsidP="00323ED4">
      <w:pPr>
        <w:pStyle w:val="Code"/>
        <w:rPr>
          <w:highlight w:val="white"/>
        </w:rPr>
      </w:pPr>
    </w:p>
    <w:p w14:paraId="033EC647" w14:textId="77777777" w:rsidR="008F5511" w:rsidRPr="00903DBA" w:rsidRDefault="008F5511" w:rsidP="00323ED4">
      <w:pPr>
        <w:pStyle w:val="Code"/>
        <w:rPr>
          <w:highlight w:val="white"/>
        </w:rPr>
      </w:pPr>
      <w:r w:rsidRPr="00903DBA">
        <w:rPr>
          <w:highlight w:val="white"/>
        </w:rPr>
        <w:t xml:space="preserve">      if (m_tagMap.TryGetValue(name, out type) &amp;&amp; (type.Sort == sort)) {</w:t>
      </w:r>
    </w:p>
    <w:p w14:paraId="1A493A1B" w14:textId="77777777" w:rsidR="008F5511" w:rsidRPr="00903DBA" w:rsidRDefault="008F5511" w:rsidP="00323ED4">
      <w:pPr>
        <w:pStyle w:val="Code"/>
        <w:rPr>
          <w:highlight w:val="white"/>
        </w:rPr>
      </w:pPr>
      <w:r w:rsidRPr="00903DBA">
        <w:rPr>
          <w:highlight w:val="white"/>
        </w:rPr>
        <w:t xml:space="preserve">        return type;</w:t>
      </w:r>
    </w:p>
    <w:p w14:paraId="0646ED04" w14:textId="77777777" w:rsidR="008F5511" w:rsidRPr="00903DBA" w:rsidRDefault="008F5511" w:rsidP="00323ED4">
      <w:pPr>
        <w:pStyle w:val="Code"/>
        <w:rPr>
          <w:highlight w:val="white"/>
        </w:rPr>
      </w:pPr>
      <w:r w:rsidRPr="00903DBA">
        <w:rPr>
          <w:highlight w:val="white"/>
        </w:rPr>
        <w:t xml:space="preserve">      }</w:t>
      </w:r>
    </w:p>
    <w:p w14:paraId="69FF5657" w14:textId="77777777" w:rsidR="008F5511" w:rsidRPr="00903DBA" w:rsidRDefault="008F5511" w:rsidP="00323ED4">
      <w:pPr>
        <w:pStyle w:val="Code"/>
        <w:rPr>
          <w:highlight w:val="white"/>
        </w:rPr>
      </w:pPr>
      <w:r w:rsidRPr="00903DBA">
        <w:rPr>
          <w:highlight w:val="white"/>
        </w:rPr>
        <w:t xml:space="preserve">      else if (m_parentTable != null) {</w:t>
      </w:r>
    </w:p>
    <w:p w14:paraId="03A04809" w14:textId="77777777" w:rsidR="008F5511" w:rsidRPr="00903DBA" w:rsidRDefault="008F5511" w:rsidP="00323ED4">
      <w:pPr>
        <w:pStyle w:val="Code"/>
        <w:rPr>
          <w:highlight w:val="white"/>
        </w:rPr>
      </w:pPr>
      <w:r w:rsidRPr="00903DBA">
        <w:rPr>
          <w:highlight w:val="white"/>
        </w:rPr>
        <w:t xml:space="preserve">        return m_parentTable.LookupTag(name, sort);</w:t>
      </w:r>
    </w:p>
    <w:p w14:paraId="36F8417C" w14:textId="77777777" w:rsidR="008F5511" w:rsidRPr="00903DBA" w:rsidRDefault="008F5511" w:rsidP="00323ED4">
      <w:pPr>
        <w:pStyle w:val="Code"/>
        <w:rPr>
          <w:highlight w:val="white"/>
        </w:rPr>
      </w:pPr>
      <w:r w:rsidRPr="00903DBA">
        <w:rPr>
          <w:highlight w:val="white"/>
        </w:rPr>
        <w:t xml:space="preserve">      }</w:t>
      </w:r>
    </w:p>
    <w:p w14:paraId="6CF4FF12" w14:textId="77777777" w:rsidR="008F5511" w:rsidRPr="00903DBA" w:rsidRDefault="008F5511" w:rsidP="00323ED4">
      <w:pPr>
        <w:pStyle w:val="Code"/>
        <w:rPr>
          <w:highlight w:val="white"/>
        </w:rPr>
      </w:pPr>
    </w:p>
    <w:p w14:paraId="0DEA4B41" w14:textId="77777777" w:rsidR="008F5511" w:rsidRPr="00903DBA" w:rsidRDefault="008F5511" w:rsidP="00323ED4">
      <w:pPr>
        <w:pStyle w:val="Code"/>
        <w:rPr>
          <w:highlight w:val="white"/>
        </w:rPr>
      </w:pPr>
      <w:r w:rsidRPr="00903DBA">
        <w:rPr>
          <w:highlight w:val="white"/>
        </w:rPr>
        <w:t xml:space="preserve">      return null;</w:t>
      </w:r>
    </w:p>
    <w:p w14:paraId="7055BDE0" w14:textId="77777777" w:rsidR="008F5511" w:rsidRPr="00903DBA" w:rsidRDefault="008F5511" w:rsidP="00323ED4">
      <w:pPr>
        <w:pStyle w:val="Code"/>
        <w:rPr>
          <w:highlight w:val="white"/>
        </w:rPr>
      </w:pPr>
      <w:r w:rsidRPr="00903DBA">
        <w:rPr>
          <w:highlight w:val="white"/>
        </w:rPr>
        <w:t xml:space="preserve">    }</w:t>
      </w:r>
    </w:p>
    <w:p w14:paraId="24621C3C" w14:textId="77777777" w:rsidR="008F5511" w:rsidRPr="00903DBA" w:rsidRDefault="008F5511" w:rsidP="00323ED4">
      <w:pPr>
        <w:pStyle w:val="Code"/>
        <w:rPr>
          <w:highlight w:val="white"/>
        </w:rPr>
      </w:pPr>
      <w:r w:rsidRPr="00903DBA">
        <w:rPr>
          <w:highlight w:val="white"/>
        </w:rPr>
        <w:t xml:space="preserve">  }</w:t>
      </w:r>
    </w:p>
    <w:p w14:paraId="75B5329F" w14:textId="642BF93B" w:rsidR="000C7243" w:rsidRPr="00903DBA" w:rsidRDefault="008F5511" w:rsidP="00323ED4">
      <w:pPr>
        <w:pStyle w:val="Code"/>
      </w:pPr>
      <w:r w:rsidRPr="00903DBA">
        <w:rPr>
          <w:highlight w:val="white"/>
        </w:rPr>
        <w:t>}</w:t>
      </w:r>
    </w:p>
    <w:p w14:paraId="060536E9" w14:textId="2678BD46" w:rsidR="00386E50" w:rsidRPr="00903DBA" w:rsidRDefault="00386E50" w:rsidP="00386E50">
      <w:pPr>
        <w:pStyle w:val="Rubrik2"/>
      </w:pPr>
      <w:bookmarkStart w:id="219" w:name="_Toc57656042"/>
      <w:r w:rsidRPr="00903DBA">
        <w:t>The Symbol</w:t>
      </w:r>
      <w:bookmarkEnd w:id="219"/>
    </w:p>
    <w:p w14:paraId="127CE67F" w14:textId="69B48658" w:rsidR="00AE29E2" w:rsidRPr="007A1E1B" w:rsidRDefault="00355537" w:rsidP="00B175A2">
      <w:pPr>
        <w:rPr>
          <w:highlight w:val="white"/>
        </w:rPr>
      </w:pPr>
      <w:r>
        <w:rPr>
          <w:highlight w:val="white"/>
        </w:rPr>
        <w:t>The symbol table is made up of symbols</w:t>
      </w:r>
      <w:r w:rsidR="007C40A2">
        <w:rPr>
          <w:highlight w:val="white"/>
        </w:rPr>
        <w:t>,</w:t>
      </w:r>
      <w:r w:rsidR="007A1E1B">
        <w:rPr>
          <w:highlight w:val="white"/>
        </w:rPr>
        <w:t xml:space="preserve"> which ha</w:t>
      </w:r>
      <w:r w:rsidR="007C40A2">
        <w:rPr>
          <w:highlight w:val="white"/>
        </w:rPr>
        <w:t>ve</w:t>
      </w:r>
      <w:r w:rsidR="007A1E1B">
        <w:rPr>
          <w:highlight w:val="white"/>
        </w:rPr>
        <w:t xml:space="preserve"> a storage, type, and potential value. I</w:t>
      </w:r>
      <w:r w:rsidR="00852E12" w:rsidRPr="00903DBA">
        <w:rPr>
          <w:highlight w:val="white"/>
        </w:rPr>
        <w:t>f the storage</w:t>
      </w:r>
      <w:r w:rsidR="008154C7" w:rsidRPr="00903DBA">
        <w:rPr>
          <w:highlight w:val="white"/>
        </w:rPr>
        <w:t xml:space="preserve"> specifier is omitted</w:t>
      </w:r>
      <w:r w:rsidR="00852E12" w:rsidRPr="00903DBA">
        <w:rPr>
          <w:highlight w:val="white"/>
        </w:rPr>
        <w:t xml:space="preserve">, </w:t>
      </w:r>
      <w:r w:rsidR="00570E60" w:rsidRPr="00903DBA">
        <w:rPr>
          <w:highlight w:val="white"/>
        </w:rPr>
        <w:t>a variable</w:t>
      </w:r>
      <w:r w:rsidR="00852E12" w:rsidRPr="00903DBA">
        <w:rPr>
          <w:highlight w:val="white"/>
        </w:rPr>
        <w:t xml:space="preserve"> becomes static in global scope and auto in a function</w:t>
      </w:r>
      <w:r w:rsidR="00570E60" w:rsidRPr="00903DBA">
        <w:rPr>
          <w:highlight w:val="white"/>
        </w:rPr>
        <w:t xml:space="preserve"> while a </w:t>
      </w:r>
      <w:r w:rsidR="0077469C" w:rsidRPr="00903DBA">
        <w:t>function becomes extern</w:t>
      </w:r>
      <w:r w:rsidR="008C7EFF" w:rsidRPr="00903DBA">
        <w:t>, unless it has a body in which case is becomes static</w:t>
      </w:r>
      <w:r w:rsidR="008154C7" w:rsidRPr="00903DBA">
        <w:t>.</w:t>
      </w:r>
      <w:r w:rsidR="00AE29E2" w:rsidRPr="00903DBA">
        <w:t xml:space="preserve"> </w:t>
      </w:r>
      <w:ins w:id="220" w:author="Stefan Bjornander" w:date="2015-04-25T18:28:00Z">
        <w:r w:rsidR="008154C7" w:rsidRPr="00903DBA">
          <w:t>T</w:t>
        </w:r>
      </w:ins>
      <w:ins w:id="221" w:author="Stefan Bjornander" w:date="2015-04-25T16:11:00Z">
        <w:r w:rsidR="008154C7" w:rsidRPr="00903DBA">
          <w:t xml:space="preserve">he </w:t>
        </w:r>
      </w:ins>
      <w:r w:rsidR="00FB1C41" w:rsidRPr="00903DBA">
        <w:t>r</w:t>
      </w:r>
      <w:ins w:id="222" w:author="Stefan Bjornander" w:date="2015-04-25T16:11:00Z">
        <w:r w:rsidR="008154C7" w:rsidRPr="00903DBA">
          <w:t xml:space="preserve">egister storage has been included </w:t>
        </w:r>
        <w:r w:rsidR="008154C7" w:rsidRPr="00903DBA">
          <w:lastRenderedPageBreak/>
          <w:t>for the sake of completeness</w:t>
        </w:r>
      </w:ins>
      <w:r w:rsidR="00FB1C41" w:rsidRPr="00903DBA">
        <w:t>. T</w:t>
      </w:r>
      <w:ins w:id="223" w:author="Stefan Bjornander" w:date="2015-04-25T16:11:00Z">
        <w:r w:rsidR="00AE29E2" w:rsidRPr="00903DBA">
          <w:t xml:space="preserve">he </w:t>
        </w:r>
      </w:ins>
      <w:r w:rsidR="00AE29E2" w:rsidRPr="00903DBA">
        <w:t>only difference between an auto or register symbol is that the address operator cannot be applied to a</w:t>
      </w:r>
      <w:r w:rsidR="002C1ECE">
        <w:t>n</w:t>
      </w:r>
      <w:r w:rsidR="00AE29E2" w:rsidRPr="00903DBA">
        <w:t xml:space="preserve"> </w:t>
      </w:r>
      <w:r w:rsidR="00182780">
        <w:t>auto</w:t>
      </w:r>
      <w:r w:rsidR="00AE29E2" w:rsidRPr="00903DBA">
        <w:t xml:space="preserve"> symbol</w:t>
      </w:r>
      <w:r w:rsidR="00182780">
        <w:t xml:space="preserve"> only</w:t>
      </w:r>
      <w:r w:rsidR="00AE29E2" w:rsidRPr="00903DBA">
        <w:t>.</w:t>
      </w:r>
    </w:p>
    <w:p w14:paraId="4B99FC27" w14:textId="34860AA6" w:rsidR="00386E50" w:rsidRPr="00903DBA" w:rsidRDefault="00386E50" w:rsidP="00A06AF9">
      <w:r w:rsidRPr="00903DBA">
        <w:t xml:space="preserve">The </w:t>
      </w:r>
      <w:r w:rsidRPr="00903DBA">
        <w:rPr>
          <w:rStyle w:val="KeyWord0"/>
        </w:rPr>
        <w:t>Symbol</w:t>
      </w:r>
      <w:r w:rsidRPr="00903DBA">
        <w:t xml:space="preserve"> class describes a variable, a value, a function, or a type specified with </w:t>
      </w:r>
      <w:r w:rsidRPr="005F5EAA">
        <w:rPr>
          <w:rStyle w:val="KeyWord0"/>
        </w:rPr>
        <w:t>typedef</w:t>
      </w:r>
      <w:r w:rsidRPr="00903DBA">
        <w:t>.</w:t>
      </w:r>
    </w:p>
    <w:p w14:paraId="306729BC" w14:textId="77777777" w:rsidR="009F7A62" w:rsidRPr="00903DBA" w:rsidRDefault="009F7A62" w:rsidP="009F7A62">
      <w:pPr>
        <w:pStyle w:val="CodeHeader"/>
      </w:pPr>
      <w:r w:rsidRPr="00903DBA">
        <w:t>Symbol.cs</w:t>
      </w:r>
    </w:p>
    <w:p w14:paraId="00F3D9DE" w14:textId="77777777" w:rsidR="009F7A62" w:rsidRPr="00903DBA" w:rsidRDefault="009F7A62" w:rsidP="00013F62">
      <w:pPr>
        <w:pStyle w:val="Code"/>
        <w:rPr>
          <w:highlight w:val="white"/>
        </w:rPr>
      </w:pPr>
      <w:r w:rsidRPr="00903DBA">
        <w:rPr>
          <w:highlight w:val="white"/>
        </w:rPr>
        <w:t>using System;</w:t>
      </w:r>
    </w:p>
    <w:p w14:paraId="25F9B812" w14:textId="77777777" w:rsidR="009F7A62" w:rsidRPr="00903DBA" w:rsidRDefault="009F7A62" w:rsidP="00013F62">
      <w:pPr>
        <w:pStyle w:val="Code"/>
        <w:rPr>
          <w:highlight w:val="white"/>
        </w:rPr>
      </w:pPr>
      <w:r w:rsidRPr="00903DBA">
        <w:rPr>
          <w:highlight w:val="white"/>
        </w:rPr>
        <w:t>using System.IO;</w:t>
      </w:r>
    </w:p>
    <w:p w14:paraId="78175AA3" w14:textId="77777777" w:rsidR="009F7A62" w:rsidRPr="00903DBA" w:rsidRDefault="009F7A62" w:rsidP="00013F62">
      <w:pPr>
        <w:pStyle w:val="Code"/>
        <w:rPr>
          <w:highlight w:val="white"/>
        </w:rPr>
      </w:pPr>
      <w:r w:rsidRPr="00903DBA">
        <w:rPr>
          <w:highlight w:val="white"/>
        </w:rPr>
        <w:t>using System.Text;</w:t>
      </w:r>
    </w:p>
    <w:p w14:paraId="32FD0B3A" w14:textId="77777777" w:rsidR="009F7A62" w:rsidRPr="00903DBA" w:rsidRDefault="009F7A62" w:rsidP="00013F62">
      <w:pPr>
        <w:pStyle w:val="Code"/>
        <w:rPr>
          <w:highlight w:val="white"/>
        </w:rPr>
      </w:pPr>
      <w:r w:rsidRPr="00903DBA">
        <w:rPr>
          <w:highlight w:val="white"/>
        </w:rPr>
        <w:t>using System.Numerics;</w:t>
      </w:r>
    </w:p>
    <w:p w14:paraId="30A4706F" w14:textId="77777777" w:rsidR="009F7A62" w:rsidRPr="00903DBA" w:rsidRDefault="009F7A62" w:rsidP="00013F62">
      <w:pPr>
        <w:pStyle w:val="Code"/>
        <w:rPr>
          <w:highlight w:val="white"/>
        </w:rPr>
      </w:pPr>
      <w:r w:rsidRPr="00903DBA">
        <w:rPr>
          <w:highlight w:val="white"/>
        </w:rPr>
        <w:t>using System.Globalization;</w:t>
      </w:r>
    </w:p>
    <w:p w14:paraId="2F7A2D4A" w14:textId="77777777" w:rsidR="009F7A62" w:rsidRPr="00903DBA" w:rsidRDefault="009F7A62" w:rsidP="00013F62">
      <w:pPr>
        <w:pStyle w:val="Code"/>
        <w:rPr>
          <w:highlight w:val="white"/>
        </w:rPr>
      </w:pPr>
      <w:r w:rsidRPr="00903DBA">
        <w:rPr>
          <w:highlight w:val="white"/>
        </w:rPr>
        <w:t>using System.Collections.Generic;</w:t>
      </w:r>
    </w:p>
    <w:p w14:paraId="7D2836FD" w14:textId="77777777" w:rsidR="009F7A62" w:rsidRPr="00903DBA" w:rsidRDefault="009F7A62" w:rsidP="00013F62">
      <w:pPr>
        <w:pStyle w:val="Code"/>
        <w:rPr>
          <w:highlight w:val="white"/>
        </w:rPr>
      </w:pPr>
    </w:p>
    <w:p w14:paraId="0AD27037" w14:textId="77777777" w:rsidR="009F7A62" w:rsidRPr="00903DBA" w:rsidRDefault="009F7A62" w:rsidP="00013F62">
      <w:pPr>
        <w:pStyle w:val="Code"/>
        <w:rPr>
          <w:highlight w:val="white"/>
        </w:rPr>
      </w:pPr>
      <w:r w:rsidRPr="00903DBA">
        <w:rPr>
          <w:highlight w:val="white"/>
        </w:rPr>
        <w:t>namespace CCompiler {</w:t>
      </w:r>
    </w:p>
    <w:p w14:paraId="46279B76" w14:textId="77777777" w:rsidR="009F7A62" w:rsidRPr="00903DBA" w:rsidRDefault="009F7A62" w:rsidP="00013F62">
      <w:pPr>
        <w:pStyle w:val="Code"/>
        <w:rPr>
          <w:highlight w:val="white"/>
        </w:rPr>
      </w:pPr>
      <w:r w:rsidRPr="00903DBA">
        <w:rPr>
          <w:highlight w:val="white"/>
        </w:rPr>
        <w:t xml:space="preserve">  public class Symbol {</w:t>
      </w:r>
    </w:p>
    <w:p w14:paraId="7883E185" w14:textId="77777777" w:rsidR="009F7A62" w:rsidRPr="00903DBA" w:rsidRDefault="009F7A62" w:rsidP="00013F62">
      <w:pPr>
        <w:pStyle w:val="Code"/>
        <w:rPr>
          <w:highlight w:val="white"/>
        </w:rPr>
      </w:pPr>
      <w:r w:rsidRPr="00903DBA">
        <w:rPr>
          <w:highlight w:val="white"/>
        </w:rPr>
        <w:t xml:space="preserve">    public const string NumberId = "#";</w:t>
      </w:r>
    </w:p>
    <w:p w14:paraId="766F9B7B" w14:textId="77777777" w:rsidR="009F7A62" w:rsidRPr="00903DBA" w:rsidRDefault="009F7A62" w:rsidP="00013F62">
      <w:pPr>
        <w:pStyle w:val="Code"/>
        <w:rPr>
          <w:highlight w:val="white"/>
        </w:rPr>
      </w:pPr>
      <w:r w:rsidRPr="00903DBA">
        <w:rPr>
          <w:highlight w:val="white"/>
        </w:rPr>
        <w:t xml:space="preserve">    public const string TemporaryId = "£";</w:t>
      </w:r>
    </w:p>
    <w:p w14:paraId="32ACBABD" w14:textId="77777777" w:rsidR="009F7A62" w:rsidRPr="00903DBA" w:rsidRDefault="009F7A62" w:rsidP="00013F62">
      <w:pPr>
        <w:pStyle w:val="Code"/>
        <w:rPr>
          <w:highlight w:val="white"/>
        </w:rPr>
      </w:pPr>
      <w:r w:rsidRPr="00903DBA">
        <w:rPr>
          <w:highlight w:val="white"/>
        </w:rPr>
        <w:t xml:space="preserve">    public const string SeparatorId = "$";</w:t>
      </w:r>
    </w:p>
    <w:p w14:paraId="2784C4A5" w14:textId="77777777" w:rsidR="009F7A62" w:rsidRPr="00903DBA" w:rsidRDefault="009F7A62" w:rsidP="00013F62">
      <w:pPr>
        <w:pStyle w:val="Code"/>
        <w:rPr>
          <w:highlight w:val="white"/>
        </w:rPr>
      </w:pPr>
      <w:r w:rsidRPr="00903DBA">
        <w:rPr>
          <w:highlight w:val="white"/>
        </w:rPr>
        <w:t xml:space="preserve">    public const string SeparatorDot = ".";</w:t>
      </w:r>
    </w:p>
    <w:p w14:paraId="2B78BB92" w14:textId="77777777" w:rsidR="009F7A62" w:rsidRPr="00903DBA" w:rsidRDefault="009F7A62" w:rsidP="00013F62">
      <w:pPr>
        <w:pStyle w:val="Code"/>
        <w:rPr>
          <w:highlight w:val="white"/>
        </w:rPr>
      </w:pPr>
      <w:r w:rsidRPr="00903DBA">
        <w:rPr>
          <w:highlight w:val="white"/>
        </w:rPr>
        <w:t xml:space="preserve">    public const string FileMarker = "@";</w:t>
      </w:r>
    </w:p>
    <w:p w14:paraId="50E6A142" w14:textId="32A7C77D" w:rsidR="00B80D34" w:rsidRPr="00903DBA" w:rsidRDefault="00B80D34" w:rsidP="00B80D34">
      <w:r w:rsidRPr="00903DBA">
        <w:t>A symbol may have external linkage; that is, is visible from other source code files.</w:t>
      </w:r>
      <w:r>
        <w:t xml:space="preserve"> A function may have a definition (a body</w:t>
      </w:r>
      <w:r w:rsidR="008C1B05">
        <w:t xml:space="preserve"> with code</w:t>
      </w:r>
      <w:r>
        <w:t>) or be just a declaration (just the name, return type, and parameter list).</w:t>
      </w:r>
    </w:p>
    <w:p w14:paraId="3AC553C4" w14:textId="77777777" w:rsidR="00B80D34" w:rsidRPr="00903DBA" w:rsidRDefault="00B80D34" w:rsidP="00B80D34">
      <w:pPr>
        <w:pStyle w:val="Code"/>
        <w:rPr>
          <w:highlight w:val="white"/>
        </w:rPr>
      </w:pPr>
      <w:r w:rsidRPr="00903DBA">
        <w:rPr>
          <w:highlight w:val="white"/>
        </w:rPr>
        <w:t xml:space="preserve">    private bool m_externalLinkage, m_functionDefinition;</w:t>
      </w:r>
    </w:p>
    <w:p w14:paraId="6D69287C" w14:textId="2E04DBDB" w:rsidR="004D4A36" w:rsidRPr="00903DBA" w:rsidRDefault="00CB5205" w:rsidP="00095BB8">
      <w:pPr>
        <w:rPr>
          <w:rStyle w:val="CodeInText"/>
          <w:b w:val="0"/>
          <w:bCs/>
        </w:rPr>
      </w:pPr>
      <w:r w:rsidRPr="00903DBA">
        <w:rPr>
          <w:rStyle w:val="CodeInText"/>
          <w:b w:val="0"/>
          <w:bCs/>
        </w:rPr>
        <w:t xml:space="preserve">A symbol actually </w:t>
      </w:r>
      <w:r w:rsidR="008C7EFF" w:rsidRPr="00903DBA">
        <w:rPr>
          <w:rStyle w:val="CodeInText"/>
          <w:b w:val="0"/>
          <w:bCs/>
        </w:rPr>
        <w:t xml:space="preserve">has </w:t>
      </w:r>
      <w:r w:rsidRPr="00903DBA">
        <w:rPr>
          <w:rStyle w:val="CodeInText"/>
          <w:b w:val="0"/>
          <w:bCs/>
        </w:rPr>
        <w:t xml:space="preserve">two names: the regular name it has been defined </w:t>
      </w:r>
      <w:r w:rsidR="001208D6" w:rsidRPr="00903DBA">
        <w:rPr>
          <w:rStyle w:val="CodeInText"/>
          <w:b w:val="0"/>
          <w:bCs/>
        </w:rPr>
        <w:t xml:space="preserve">with </w:t>
      </w:r>
      <w:r w:rsidRPr="00903DBA">
        <w:rPr>
          <w:rStyle w:val="CodeInText"/>
          <w:b w:val="0"/>
          <w:bCs/>
        </w:rPr>
        <w:t>and is looked up</w:t>
      </w:r>
      <w:r w:rsidR="004110C0" w:rsidRPr="00903DBA">
        <w:rPr>
          <w:rStyle w:val="CodeInText"/>
          <w:b w:val="0"/>
          <w:bCs/>
        </w:rPr>
        <w:t xml:space="preserve"> by</w:t>
      </w:r>
      <w:r w:rsidR="001208D6" w:rsidRPr="00903DBA">
        <w:rPr>
          <w:rStyle w:val="CodeInText"/>
          <w:b w:val="0"/>
          <w:bCs/>
        </w:rPr>
        <w:t xml:space="preserve"> the symbol table</w:t>
      </w:r>
      <w:r w:rsidRPr="00903DBA">
        <w:rPr>
          <w:rStyle w:val="CodeInText"/>
          <w:b w:val="0"/>
          <w:bCs/>
        </w:rPr>
        <w:t xml:space="preserve">, and a unique name. </w:t>
      </w:r>
      <w:r w:rsidR="00251756" w:rsidRPr="00903DBA">
        <w:rPr>
          <w:rStyle w:val="CodeInText"/>
          <w:b w:val="0"/>
          <w:bCs/>
        </w:rPr>
        <w:t>For symbols with external linkage, t</w:t>
      </w:r>
      <w:r w:rsidRPr="00903DBA">
        <w:rPr>
          <w:rStyle w:val="CodeInText"/>
          <w:b w:val="0"/>
          <w:bCs/>
        </w:rPr>
        <w:t xml:space="preserve">he </w:t>
      </w:r>
      <w:r w:rsidR="00251756" w:rsidRPr="00903DBA">
        <w:rPr>
          <w:rStyle w:val="CodeInText"/>
          <w:b w:val="0"/>
          <w:bCs/>
        </w:rPr>
        <w:t xml:space="preserve">regular and unique </w:t>
      </w:r>
      <w:r w:rsidRPr="00903DBA">
        <w:rPr>
          <w:rStyle w:val="CodeInText"/>
          <w:b w:val="0"/>
          <w:bCs/>
        </w:rPr>
        <w:t>names are the same. For symbols without external linkage, the unique name is really unique. The id</w:t>
      </w:r>
      <w:r w:rsidR="004D4A36" w:rsidRPr="00903DBA">
        <w:rPr>
          <w:rStyle w:val="CodeInText"/>
          <w:b w:val="0"/>
          <w:bCs/>
        </w:rPr>
        <w:t>ea is th</w:t>
      </w:r>
      <w:r w:rsidR="00526E71" w:rsidRPr="00903DBA">
        <w:rPr>
          <w:rStyle w:val="CodeInText"/>
          <w:b w:val="0"/>
          <w:bCs/>
        </w:rPr>
        <w:t>at the</w:t>
      </w:r>
      <w:r w:rsidR="004D4A36" w:rsidRPr="00903DBA">
        <w:rPr>
          <w:rStyle w:val="CodeInText"/>
          <w:b w:val="0"/>
          <w:bCs/>
        </w:rPr>
        <w:t xml:space="preserve"> no two names </w:t>
      </w:r>
      <w:r w:rsidR="006F6174" w:rsidRPr="00903DBA">
        <w:rPr>
          <w:rStyle w:val="CodeInText"/>
          <w:b w:val="0"/>
          <w:bCs/>
        </w:rPr>
        <w:t xml:space="preserve">without external linkage </w:t>
      </w:r>
      <w:r w:rsidR="004D4A36" w:rsidRPr="00903DBA">
        <w:rPr>
          <w:rStyle w:val="CodeInText"/>
          <w:b w:val="0"/>
          <w:bCs/>
        </w:rPr>
        <w:t xml:space="preserve">in any </w:t>
      </w:r>
      <w:r w:rsidR="00D4302B" w:rsidRPr="00903DBA">
        <w:rPr>
          <w:rStyle w:val="CodeInText"/>
          <w:b w:val="0"/>
          <w:bCs/>
        </w:rPr>
        <w:t xml:space="preserve">file </w:t>
      </w:r>
      <w:r w:rsidR="004D4A36" w:rsidRPr="00903DBA">
        <w:rPr>
          <w:rStyle w:val="CodeInText"/>
          <w:b w:val="0"/>
          <w:bCs/>
        </w:rPr>
        <w:t>shall have the same name.</w:t>
      </w:r>
      <w:r w:rsidR="006F6174" w:rsidRPr="00903DBA">
        <w:rPr>
          <w:rStyle w:val="CodeInText"/>
          <w:b w:val="0"/>
          <w:bCs/>
        </w:rPr>
        <w:t xml:space="preserve"> For instance, two static symbols in two different functions, or two global symbols in two different files</w:t>
      </w:r>
      <w:r w:rsidR="00D4302B" w:rsidRPr="00903DBA">
        <w:rPr>
          <w:rStyle w:val="CodeInText"/>
          <w:b w:val="0"/>
          <w:bCs/>
        </w:rPr>
        <w:t>, shall have different unique names.</w:t>
      </w:r>
    </w:p>
    <w:p w14:paraId="4662F478" w14:textId="67DE4E97" w:rsidR="00152602" w:rsidRPr="00903DBA" w:rsidRDefault="00152602" w:rsidP="00152602">
      <w:pPr>
        <w:pStyle w:val="Code"/>
        <w:rPr>
          <w:highlight w:val="white"/>
        </w:rPr>
      </w:pPr>
      <w:r w:rsidRPr="00903DBA">
        <w:rPr>
          <w:highlight w:val="white"/>
        </w:rPr>
        <w:t xml:space="preserve">    private string m_name, m_uniqueName;</w:t>
      </w:r>
    </w:p>
    <w:p w14:paraId="05D7883F" w14:textId="1C7ADDB9" w:rsidR="004D4A36" w:rsidRPr="00903DBA" w:rsidRDefault="004D4A36" w:rsidP="004D4A36">
      <w:pPr>
        <w:rPr>
          <w:highlight w:val="white"/>
        </w:rPr>
      </w:pPr>
      <w:r w:rsidRPr="00903DBA">
        <w:rPr>
          <w:highlight w:val="white"/>
        </w:rPr>
        <w:t xml:space="preserve">A symbol may </w:t>
      </w:r>
      <w:r w:rsidR="00032EF4" w:rsidRPr="00903DBA">
        <w:rPr>
          <w:highlight w:val="white"/>
        </w:rPr>
        <w:t xml:space="preserve">be </w:t>
      </w:r>
      <w:r w:rsidR="00526E71" w:rsidRPr="00903DBA">
        <w:rPr>
          <w:highlight w:val="white"/>
        </w:rPr>
        <w:t xml:space="preserve">a </w:t>
      </w:r>
      <w:r w:rsidR="00032EF4" w:rsidRPr="00903DBA">
        <w:rPr>
          <w:highlight w:val="white"/>
        </w:rPr>
        <w:t xml:space="preserve">parameter in a function </w:t>
      </w:r>
      <w:r w:rsidR="00C37108" w:rsidRPr="00903DBA">
        <w:rPr>
          <w:highlight w:val="white"/>
        </w:rPr>
        <w:t>definition</w:t>
      </w:r>
      <w:r w:rsidR="00735B47" w:rsidRPr="00903DBA">
        <w:rPr>
          <w:highlight w:val="white"/>
        </w:rPr>
        <w:t>.</w:t>
      </w:r>
    </w:p>
    <w:p w14:paraId="2F7A53E7" w14:textId="4B467075" w:rsidR="000C3B21" w:rsidRPr="00903DBA" w:rsidRDefault="000C3B21" w:rsidP="000C3B21">
      <w:pPr>
        <w:pStyle w:val="Code"/>
        <w:rPr>
          <w:highlight w:val="white"/>
        </w:rPr>
      </w:pPr>
      <w:r w:rsidRPr="00903DBA">
        <w:rPr>
          <w:highlight w:val="white"/>
        </w:rPr>
        <w:t xml:space="preserve">    private bool</w:t>
      </w:r>
      <w:r w:rsidR="00696107" w:rsidRPr="00903DBA">
        <w:rPr>
          <w:highlight w:val="white"/>
        </w:rPr>
        <w:t xml:space="preserve"> </w:t>
      </w:r>
      <w:r w:rsidRPr="00903DBA">
        <w:rPr>
          <w:highlight w:val="white"/>
        </w:rPr>
        <w:t>m_parameter;</w:t>
      </w:r>
    </w:p>
    <w:p w14:paraId="7F7C34F3" w14:textId="4351E00E" w:rsidR="009A0771" w:rsidRPr="00903DBA" w:rsidRDefault="009A0771" w:rsidP="009A0771">
      <w:pPr>
        <w:rPr>
          <w:highlight w:val="white"/>
        </w:rPr>
      </w:pPr>
      <w:r w:rsidRPr="00903DBA">
        <w:rPr>
          <w:highlight w:val="white"/>
        </w:rPr>
        <w:t xml:space="preserve">A symbol has </w:t>
      </w:r>
      <w:r w:rsidR="00A212DC" w:rsidRPr="00903DBA">
        <w:rPr>
          <w:highlight w:val="white"/>
        </w:rPr>
        <w:t xml:space="preserve">a </w:t>
      </w:r>
      <w:r w:rsidRPr="00903DBA">
        <w:rPr>
          <w:highlight w:val="white"/>
        </w:rPr>
        <w:t>storage</w:t>
      </w:r>
      <w:r w:rsidR="00A212DC" w:rsidRPr="00903DBA">
        <w:rPr>
          <w:highlight w:val="white"/>
        </w:rPr>
        <w:t xml:space="preserve"> and a type</w:t>
      </w:r>
      <w:r w:rsidR="00C43715" w:rsidRPr="00903DBA">
        <w:rPr>
          <w:highlight w:val="white"/>
        </w:rPr>
        <w:t>, i</w:t>
      </w:r>
      <w:r w:rsidR="00A212DC" w:rsidRPr="00903DBA">
        <w:rPr>
          <w:highlight w:val="white"/>
        </w:rPr>
        <w:t>t may also have a value.</w:t>
      </w:r>
    </w:p>
    <w:p w14:paraId="1AE7BFD6" w14:textId="77777777" w:rsidR="009F7A62" w:rsidRPr="00903DBA" w:rsidRDefault="009F7A62" w:rsidP="00013F62">
      <w:pPr>
        <w:pStyle w:val="Code"/>
        <w:rPr>
          <w:highlight w:val="white"/>
        </w:rPr>
      </w:pPr>
      <w:r w:rsidRPr="00903DBA">
        <w:rPr>
          <w:highlight w:val="white"/>
        </w:rPr>
        <w:t xml:space="preserve">    private Storage m_storage;</w:t>
      </w:r>
    </w:p>
    <w:p w14:paraId="47B72F69" w14:textId="77777777" w:rsidR="009F7A62" w:rsidRPr="00903DBA" w:rsidRDefault="009F7A62" w:rsidP="00013F62">
      <w:pPr>
        <w:pStyle w:val="Code"/>
        <w:rPr>
          <w:highlight w:val="white"/>
        </w:rPr>
      </w:pPr>
      <w:r w:rsidRPr="00903DBA">
        <w:rPr>
          <w:highlight w:val="white"/>
        </w:rPr>
        <w:t xml:space="preserve">    private Type m_type;</w:t>
      </w:r>
    </w:p>
    <w:p w14:paraId="59A2B199" w14:textId="431FB0BC" w:rsidR="009F7A62" w:rsidRPr="00903DBA" w:rsidRDefault="009F7A62" w:rsidP="00013F62">
      <w:pPr>
        <w:pStyle w:val="Code"/>
        <w:rPr>
          <w:highlight w:val="white"/>
        </w:rPr>
      </w:pPr>
      <w:r w:rsidRPr="00903DBA">
        <w:rPr>
          <w:highlight w:val="white"/>
        </w:rPr>
        <w:t xml:space="preserve">    private object m_value;</w:t>
      </w:r>
    </w:p>
    <w:p w14:paraId="31CBF9E2" w14:textId="2E5EBCD3" w:rsidR="00A212DC" w:rsidRPr="00903DBA" w:rsidRDefault="001045B2" w:rsidP="00A212DC">
      <w:pPr>
        <w:rPr>
          <w:highlight w:val="white"/>
        </w:rPr>
      </w:pPr>
      <w:r w:rsidRPr="00903DBA">
        <w:rPr>
          <w:highlight w:val="white"/>
        </w:rPr>
        <w:t>S</w:t>
      </w:r>
      <w:r w:rsidR="00A212DC" w:rsidRPr="00903DBA">
        <w:rPr>
          <w:highlight w:val="white"/>
        </w:rPr>
        <w:t>ymbols with auto and register storage are given an offset</w:t>
      </w:r>
      <w:r w:rsidR="005F2592" w:rsidRPr="00903DBA">
        <w:rPr>
          <w:highlight w:val="white"/>
        </w:rPr>
        <w:t xml:space="preserve"> on the current </w:t>
      </w:r>
      <w:r w:rsidR="00F66C4F" w:rsidRPr="00903DBA">
        <w:rPr>
          <w:highlight w:val="white"/>
        </w:rPr>
        <w:t>activation</w:t>
      </w:r>
      <w:r w:rsidR="005F2592" w:rsidRPr="00903DBA">
        <w:rPr>
          <w:highlight w:val="white"/>
        </w:rPr>
        <w:t xml:space="preserve"> record.</w:t>
      </w:r>
    </w:p>
    <w:p w14:paraId="51842E58" w14:textId="1BB59F24" w:rsidR="009F7A62" w:rsidRPr="00903DBA" w:rsidRDefault="009F7A62" w:rsidP="00013F62">
      <w:pPr>
        <w:pStyle w:val="Code"/>
        <w:rPr>
          <w:highlight w:val="white"/>
        </w:rPr>
      </w:pPr>
      <w:r w:rsidRPr="00903DBA">
        <w:rPr>
          <w:highlight w:val="white"/>
        </w:rPr>
        <w:t xml:space="preserve">    private int </w:t>
      </w:r>
      <w:r w:rsidR="00F26000" w:rsidRPr="00903DBA">
        <w:rPr>
          <w:highlight w:val="white"/>
        </w:rPr>
        <w:t>m_offset</w:t>
      </w:r>
      <w:r w:rsidRPr="00903DBA">
        <w:rPr>
          <w:highlight w:val="white"/>
        </w:rPr>
        <w:t>;</w:t>
      </w:r>
    </w:p>
    <w:p w14:paraId="4FC8EEFE" w14:textId="2BD95E25" w:rsidR="00A212DC" w:rsidRPr="00903DBA" w:rsidRDefault="00130E8E" w:rsidP="00130E8E">
      <w:pPr>
        <w:rPr>
          <w:highlight w:val="white"/>
        </w:rPr>
      </w:pPr>
      <w:r w:rsidRPr="00903DBA">
        <w:rPr>
          <w:highlight w:val="white"/>
        </w:rPr>
        <w:t xml:space="preserve">When dereferencing a symbol with the </w:t>
      </w:r>
      <w:r w:rsidR="005D4CA1" w:rsidRPr="00903DBA">
        <w:rPr>
          <w:highlight w:val="white"/>
        </w:rPr>
        <w:t>dereference</w:t>
      </w:r>
      <w:r w:rsidRPr="00903DBA">
        <w:rPr>
          <w:highlight w:val="white"/>
        </w:rPr>
        <w:t>, arrow, and index (with a constant index value) expression</w:t>
      </w:r>
      <w:r w:rsidR="00D162D0" w:rsidRPr="00903DBA">
        <w:rPr>
          <w:highlight w:val="white"/>
        </w:rPr>
        <w:t>, t</w:t>
      </w:r>
      <w:r w:rsidRPr="00903DBA">
        <w:rPr>
          <w:highlight w:val="white"/>
        </w:rPr>
        <w:t xml:space="preserve">he </w:t>
      </w:r>
      <w:r w:rsidR="00D162D0" w:rsidRPr="00903DBA">
        <w:rPr>
          <w:highlight w:val="white"/>
        </w:rPr>
        <w:t xml:space="preserve">dereferenced </w:t>
      </w:r>
      <w:r w:rsidRPr="00903DBA">
        <w:rPr>
          <w:highlight w:val="white"/>
        </w:rPr>
        <w:t xml:space="preserve">symbol is stored </w:t>
      </w:r>
      <w:r w:rsidR="00D162D0" w:rsidRPr="00903DBA">
        <w:rPr>
          <w:highlight w:val="white"/>
        </w:rPr>
        <w:t>in the address symbol, with its offset. The offset is zero in the dereference case, the offset of the field in the arrow case, and the index value times the size of the array type in the index case.</w:t>
      </w:r>
      <w:r w:rsidR="00A1408B" w:rsidRPr="00903DBA">
        <w:rPr>
          <w:highlight w:val="white"/>
        </w:rPr>
        <w:t xml:space="preserve"> In case of the index operator with a non-constant index value, the value of the address offset is calculated in run-time.</w:t>
      </w:r>
    </w:p>
    <w:p w14:paraId="56F2D829" w14:textId="77777777" w:rsidR="009F7A62" w:rsidRPr="00903DBA" w:rsidRDefault="009F7A62" w:rsidP="00013F62">
      <w:pPr>
        <w:pStyle w:val="Code"/>
        <w:rPr>
          <w:highlight w:val="white"/>
        </w:rPr>
      </w:pPr>
      <w:r w:rsidRPr="00903DBA">
        <w:rPr>
          <w:highlight w:val="white"/>
        </w:rPr>
        <w:t xml:space="preserve">    private Symbol m_addressSymbol;</w:t>
      </w:r>
    </w:p>
    <w:p w14:paraId="3D5B6FD7" w14:textId="77777777" w:rsidR="009F7A62" w:rsidRPr="00903DBA" w:rsidRDefault="009F7A62" w:rsidP="00013F62">
      <w:pPr>
        <w:pStyle w:val="Code"/>
        <w:rPr>
          <w:highlight w:val="white"/>
        </w:rPr>
      </w:pPr>
      <w:r w:rsidRPr="00903DBA">
        <w:rPr>
          <w:highlight w:val="white"/>
        </w:rPr>
        <w:t xml:space="preserve">    private int m_addressOffset;</w:t>
      </w:r>
    </w:p>
    <w:p w14:paraId="2A9F332A" w14:textId="556FB322" w:rsidR="0009447A" w:rsidRPr="00903DBA" w:rsidRDefault="0009447A" w:rsidP="0009447A">
      <w:pPr>
        <w:rPr>
          <w:highlight w:val="white"/>
        </w:rPr>
      </w:pPr>
      <w:r w:rsidRPr="00903DBA">
        <w:rPr>
          <w:highlight w:val="white"/>
        </w:rPr>
        <w:t xml:space="preserve">A symbol may hold logical type, in which case the </w:t>
      </w:r>
      <w:r w:rsidR="009C3C27">
        <w:rPr>
          <w:highlight w:val="white"/>
        </w:rPr>
        <w:t>true-set</w:t>
      </w:r>
      <w:r w:rsidRPr="00903DBA">
        <w:rPr>
          <w:highlight w:val="white"/>
        </w:rPr>
        <w:t xml:space="preserve"> and </w:t>
      </w:r>
      <w:r w:rsidR="00A76052">
        <w:rPr>
          <w:highlight w:val="white"/>
        </w:rPr>
        <w:t>false-set</w:t>
      </w:r>
      <w:r w:rsidRPr="00903DBA">
        <w:rPr>
          <w:highlight w:val="white"/>
        </w:rPr>
        <w:t xml:space="preserve"> </w:t>
      </w:r>
      <w:r w:rsidR="006E0969">
        <w:rPr>
          <w:highlight w:val="white"/>
        </w:rPr>
        <w:t>are</w:t>
      </w:r>
      <w:r w:rsidRPr="00903DBA">
        <w:rPr>
          <w:highlight w:val="white"/>
        </w:rPr>
        <w:t xml:space="preserve"> stored in the symbol.</w:t>
      </w:r>
    </w:p>
    <w:p w14:paraId="2A43848B" w14:textId="77777777" w:rsidR="009F7A62" w:rsidRPr="00903DBA" w:rsidRDefault="009F7A62" w:rsidP="00013F62">
      <w:pPr>
        <w:pStyle w:val="Code"/>
        <w:rPr>
          <w:highlight w:val="white"/>
        </w:rPr>
      </w:pPr>
      <w:r w:rsidRPr="00903DBA">
        <w:rPr>
          <w:highlight w:val="white"/>
        </w:rPr>
        <w:t xml:space="preserve">    private ISet&lt;MiddleCode&gt; m_trueSet, m_falseSet;</w:t>
      </w:r>
    </w:p>
    <w:p w14:paraId="7B409AB0" w14:textId="32E590E5" w:rsidR="009F7A62" w:rsidRPr="00903DBA" w:rsidRDefault="009B7E0D" w:rsidP="000B07CE">
      <w:pPr>
        <w:rPr>
          <w:highlight w:val="white"/>
        </w:rPr>
      </w:pPr>
      <w:r w:rsidRPr="00903DBA">
        <w:rPr>
          <w:highlight w:val="white"/>
        </w:rPr>
        <w:lastRenderedPageBreak/>
        <w:t>Finally, we have static counters for unique names and temporary names.</w:t>
      </w:r>
    </w:p>
    <w:p w14:paraId="164D919C" w14:textId="77777777" w:rsidR="00192E63" w:rsidRPr="00903DBA" w:rsidRDefault="00192E63" w:rsidP="00192E63">
      <w:pPr>
        <w:pStyle w:val="Code"/>
        <w:rPr>
          <w:highlight w:val="white"/>
        </w:rPr>
      </w:pPr>
      <w:r w:rsidRPr="00903DBA">
        <w:rPr>
          <w:highlight w:val="white"/>
        </w:rPr>
        <w:t xml:space="preserve">    private static int UniqueNameCount = 0, TemporaryNameCount = 0;</w:t>
      </w:r>
    </w:p>
    <w:p w14:paraId="5670B13A" w14:textId="5F1F7105" w:rsidR="009B7E0D" w:rsidRPr="00903DBA" w:rsidRDefault="004D6570" w:rsidP="004D6570">
      <w:pPr>
        <w:rPr>
          <w:highlight w:val="white"/>
        </w:rPr>
      </w:pPr>
      <w:r w:rsidRPr="00903DBA">
        <w:rPr>
          <w:highlight w:val="white"/>
        </w:rPr>
        <w:t>The first constructor is used for defined symbols, variables, constants</w:t>
      </w:r>
      <w:r w:rsidR="004E2E31" w:rsidRPr="00903DBA">
        <w:rPr>
          <w:highlight w:val="white"/>
        </w:rPr>
        <w:t>,</w:t>
      </w:r>
      <w:r w:rsidRPr="00903DBA">
        <w:rPr>
          <w:highlight w:val="white"/>
        </w:rPr>
        <w:t xml:space="preserve"> and functions.</w:t>
      </w:r>
      <w:r w:rsidR="00EA1707" w:rsidRPr="00903DBA">
        <w:rPr>
          <w:highlight w:val="white"/>
        </w:rPr>
        <w:t xml:space="preserve"> In case of </w:t>
      </w:r>
      <w:r w:rsidR="005805EB" w:rsidRPr="00903DBA">
        <w:rPr>
          <w:highlight w:val="white"/>
        </w:rPr>
        <w:t>enumeration</w:t>
      </w:r>
      <w:r w:rsidR="00EA1707" w:rsidRPr="00903DBA">
        <w:rPr>
          <w:highlight w:val="white"/>
        </w:rPr>
        <w:t xml:space="preserve"> constants</w:t>
      </w:r>
      <w:r w:rsidR="00873AEA" w:rsidRPr="00903DBA">
        <w:rPr>
          <w:highlight w:val="white"/>
        </w:rPr>
        <w:t>,</w:t>
      </w:r>
      <w:r w:rsidR="00EA1707" w:rsidRPr="00903DBA">
        <w:rPr>
          <w:highlight w:val="white"/>
        </w:rPr>
        <w:t xml:space="preserve"> they also hold a value.</w:t>
      </w:r>
    </w:p>
    <w:p w14:paraId="3165280F" w14:textId="77777777" w:rsidR="009F7A62" w:rsidRPr="00903DBA" w:rsidRDefault="009F7A62" w:rsidP="00192E63">
      <w:pPr>
        <w:pStyle w:val="Code"/>
        <w:rPr>
          <w:highlight w:val="white"/>
        </w:rPr>
      </w:pPr>
      <w:r w:rsidRPr="00903DBA">
        <w:rPr>
          <w:highlight w:val="white"/>
        </w:rPr>
        <w:t xml:space="preserve">    public Symbol(string name, bool externalLinkage, Storage storage,</w:t>
      </w:r>
    </w:p>
    <w:p w14:paraId="10BE8318" w14:textId="77777777" w:rsidR="009F7A62" w:rsidRPr="00903DBA" w:rsidRDefault="009F7A62" w:rsidP="00013F62">
      <w:pPr>
        <w:pStyle w:val="Code"/>
        <w:rPr>
          <w:highlight w:val="white"/>
        </w:rPr>
      </w:pPr>
      <w:r w:rsidRPr="00903DBA">
        <w:rPr>
          <w:highlight w:val="white"/>
        </w:rPr>
        <w:t xml:space="preserve">                  Type type, bool parameter = false, object value = null) {</w:t>
      </w:r>
    </w:p>
    <w:p w14:paraId="77B7F9AB" w14:textId="77777777" w:rsidR="009F7A62" w:rsidRPr="00903DBA" w:rsidRDefault="009F7A62" w:rsidP="00013F62">
      <w:pPr>
        <w:pStyle w:val="Code"/>
        <w:rPr>
          <w:highlight w:val="white"/>
        </w:rPr>
      </w:pPr>
      <w:r w:rsidRPr="00903DBA">
        <w:rPr>
          <w:highlight w:val="white"/>
        </w:rPr>
        <w:t xml:space="preserve">      m_name = name;</w:t>
      </w:r>
    </w:p>
    <w:p w14:paraId="67F22009" w14:textId="77777777" w:rsidR="009F7A62" w:rsidRPr="00903DBA" w:rsidRDefault="009F7A62" w:rsidP="00013F62">
      <w:pPr>
        <w:pStyle w:val="Code"/>
        <w:rPr>
          <w:highlight w:val="white"/>
        </w:rPr>
      </w:pPr>
      <w:r w:rsidRPr="00903DBA">
        <w:rPr>
          <w:highlight w:val="white"/>
        </w:rPr>
        <w:t xml:space="preserve">      m_externalLinkage = externalLinkage;</w:t>
      </w:r>
    </w:p>
    <w:p w14:paraId="4EC3F07B" w14:textId="332DF6E3" w:rsidR="009F7A62" w:rsidRPr="00903DBA" w:rsidRDefault="009F7A62" w:rsidP="00013F62">
      <w:pPr>
        <w:pStyle w:val="Code"/>
        <w:rPr>
          <w:highlight w:val="white"/>
        </w:rPr>
      </w:pPr>
      <w:r w:rsidRPr="00903DBA">
        <w:rPr>
          <w:highlight w:val="white"/>
        </w:rPr>
        <w:t xml:space="preserve">      m_storage = storage;</w:t>
      </w:r>
    </w:p>
    <w:p w14:paraId="4DED7826" w14:textId="24FE4DD2" w:rsidR="009F7A62" w:rsidRPr="00903DBA" w:rsidRDefault="0032587A" w:rsidP="0032587A">
      <w:pPr>
        <w:rPr>
          <w:highlight w:val="white"/>
        </w:rPr>
      </w:pPr>
      <w:r w:rsidRPr="00903DBA">
        <w:rPr>
          <w:highlight w:val="white"/>
        </w:rPr>
        <w:t xml:space="preserve">If the symbol has external linkage its unique name </w:t>
      </w:r>
      <w:r w:rsidR="00B61A49" w:rsidRPr="00903DBA">
        <w:rPr>
          <w:highlight w:val="white"/>
        </w:rPr>
        <w:t>is</w:t>
      </w:r>
      <w:r w:rsidRPr="00903DBA">
        <w:rPr>
          <w:highlight w:val="white"/>
        </w:rPr>
        <w:t xml:space="preserve"> its regular name.</w:t>
      </w:r>
    </w:p>
    <w:p w14:paraId="2A271F00" w14:textId="77777777" w:rsidR="009F7A62" w:rsidRPr="00903DBA" w:rsidRDefault="009F7A62" w:rsidP="00013F62">
      <w:pPr>
        <w:pStyle w:val="Code"/>
        <w:rPr>
          <w:highlight w:val="white"/>
        </w:rPr>
      </w:pPr>
      <w:r w:rsidRPr="00903DBA">
        <w:rPr>
          <w:highlight w:val="white"/>
        </w:rPr>
        <w:t xml:space="preserve">      if (m_externalLinkage) {</w:t>
      </w:r>
    </w:p>
    <w:p w14:paraId="0DFA773E" w14:textId="77777777" w:rsidR="00C47AB7" w:rsidRPr="00903DBA" w:rsidRDefault="00C47AB7" w:rsidP="00C47AB7">
      <w:pPr>
        <w:pStyle w:val="Code"/>
        <w:rPr>
          <w:highlight w:val="white"/>
        </w:rPr>
      </w:pPr>
      <w:r w:rsidRPr="00903DBA">
        <w:rPr>
          <w:highlight w:val="white"/>
        </w:rPr>
        <w:t xml:space="preserve">        m_uniqueName = m_name;</w:t>
      </w:r>
    </w:p>
    <w:p w14:paraId="6FEDB533" w14:textId="3398C5BF" w:rsidR="009F7A62" w:rsidRPr="00903DBA" w:rsidRDefault="009F7A62" w:rsidP="00013F62">
      <w:pPr>
        <w:pStyle w:val="Code"/>
        <w:rPr>
          <w:highlight w:val="white"/>
        </w:rPr>
      </w:pPr>
      <w:r w:rsidRPr="00903DBA">
        <w:rPr>
          <w:highlight w:val="white"/>
        </w:rPr>
        <w:t xml:space="preserve">      }</w:t>
      </w:r>
    </w:p>
    <w:p w14:paraId="71DDB865" w14:textId="34A74FBB" w:rsidR="00B61A49" w:rsidRPr="00903DBA" w:rsidRDefault="00B61A49" w:rsidP="0080558F">
      <w:pPr>
        <w:rPr>
          <w:highlight w:val="white"/>
        </w:rPr>
      </w:pPr>
      <w:r w:rsidRPr="00903DBA">
        <w:rPr>
          <w:highlight w:val="white"/>
        </w:rPr>
        <w:t xml:space="preserve">If the </w:t>
      </w:r>
      <w:r w:rsidR="0080558F" w:rsidRPr="00903DBA">
        <w:rPr>
          <w:highlight w:val="white"/>
        </w:rPr>
        <w:t>symbol</w:t>
      </w:r>
      <w:r w:rsidRPr="00903DBA">
        <w:rPr>
          <w:highlight w:val="white"/>
        </w:rPr>
        <w:t xml:space="preserve"> </w:t>
      </w:r>
      <w:r w:rsidR="00D86CCA" w:rsidRPr="00903DBA">
        <w:rPr>
          <w:highlight w:val="white"/>
        </w:rPr>
        <w:t xml:space="preserve">does </w:t>
      </w:r>
      <w:r w:rsidRPr="00903DBA">
        <w:rPr>
          <w:highlight w:val="white"/>
        </w:rPr>
        <w:t xml:space="preserve">not have external linkage, its unique name </w:t>
      </w:r>
      <w:r w:rsidR="00BD5EED" w:rsidRPr="00903DBA">
        <w:rPr>
          <w:highlight w:val="white"/>
        </w:rPr>
        <w:t>is a file marker, a unique number, and the regular name.</w:t>
      </w:r>
      <w:r w:rsidR="00D86CCA" w:rsidRPr="00903DBA">
        <w:rPr>
          <w:highlight w:val="white"/>
        </w:rPr>
        <w:t xml:space="preserve"> The file marker will</w:t>
      </w:r>
      <w:r w:rsidR="006E0969">
        <w:rPr>
          <w:highlight w:val="white"/>
        </w:rPr>
        <w:t>,</w:t>
      </w:r>
      <w:r w:rsidR="00D86CCA" w:rsidRPr="00903DBA">
        <w:rPr>
          <w:highlight w:val="white"/>
        </w:rPr>
        <w:t xml:space="preserve"> by the linker</w:t>
      </w:r>
      <w:r w:rsidR="006E0969">
        <w:rPr>
          <w:highlight w:val="white"/>
        </w:rPr>
        <w:t>,</w:t>
      </w:r>
      <w:r w:rsidR="00D86CCA" w:rsidRPr="00903DBA">
        <w:rPr>
          <w:highlight w:val="white"/>
        </w:rPr>
        <w:t xml:space="preserve"> be replaced by a number unique for the object file. In this way, every symbol of the same file will have a unique number and each file will also have a unique number.</w:t>
      </w:r>
    </w:p>
    <w:p w14:paraId="0D4D6941" w14:textId="77777777" w:rsidR="009F7A62" w:rsidRPr="00903DBA" w:rsidRDefault="009F7A62" w:rsidP="00013F62">
      <w:pPr>
        <w:pStyle w:val="Code"/>
        <w:rPr>
          <w:highlight w:val="white"/>
        </w:rPr>
      </w:pPr>
      <w:r w:rsidRPr="00903DBA">
        <w:rPr>
          <w:highlight w:val="white"/>
        </w:rPr>
        <w:t xml:space="preserve">      else {</w:t>
      </w:r>
    </w:p>
    <w:p w14:paraId="5847D5CE" w14:textId="6E148940" w:rsidR="00013F62" w:rsidRPr="00903DBA" w:rsidRDefault="009F7A62" w:rsidP="00013F62">
      <w:pPr>
        <w:pStyle w:val="Code"/>
        <w:rPr>
          <w:highlight w:val="white"/>
        </w:rPr>
      </w:pPr>
      <w:r w:rsidRPr="00903DBA">
        <w:rPr>
          <w:highlight w:val="white"/>
        </w:rPr>
        <w:t xml:space="preserve">        m_uniqueName = Symbol.FileMarker + (UniqueNameCount++) +</w:t>
      </w:r>
    </w:p>
    <w:p w14:paraId="6DCBA2AD" w14:textId="489BCC3C" w:rsidR="009F7A62" w:rsidRPr="00903DBA" w:rsidRDefault="00013F62" w:rsidP="00013F62">
      <w:pPr>
        <w:pStyle w:val="Code"/>
        <w:rPr>
          <w:highlight w:val="white"/>
        </w:rPr>
      </w:pPr>
      <w:r w:rsidRPr="00903DBA">
        <w:rPr>
          <w:highlight w:val="white"/>
        </w:rPr>
        <w:t xml:space="preserve">                       </w:t>
      </w:r>
      <w:r w:rsidR="009F7A62" w:rsidRPr="00903DBA">
        <w:rPr>
          <w:highlight w:val="white"/>
        </w:rPr>
        <w:t>Symbol.SeparatorId + m_name;</w:t>
      </w:r>
    </w:p>
    <w:p w14:paraId="382CAC4D" w14:textId="77777777" w:rsidR="009F7A62" w:rsidRPr="00903DBA" w:rsidRDefault="009F7A62" w:rsidP="00013F62">
      <w:pPr>
        <w:pStyle w:val="Code"/>
        <w:rPr>
          <w:highlight w:val="white"/>
        </w:rPr>
      </w:pPr>
      <w:r w:rsidRPr="00903DBA">
        <w:rPr>
          <w:highlight w:val="white"/>
        </w:rPr>
        <w:t xml:space="preserve">      }</w:t>
      </w:r>
    </w:p>
    <w:p w14:paraId="24DADDB7" w14:textId="77777777" w:rsidR="009F7A62" w:rsidRPr="00903DBA" w:rsidRDefault="009F7A62" w:rsidP="00B024FB">
      <w:pPr>
        <w:pStyle w:val="Code"/>
        <w:rPr>
          <w:highlight w:val="white"/>
        </w:rPr>
      </w:pPr>
    </w:p>
    <w:p w14:paraId="57F99740" w14:textId="77777777" w:rsidR="00B024FB" w:rsidRPr="00903DBA" w:rsidRDefault="00B024FB" w:rsidP="00B024FB">
      <w:pPr>
        <w:pStyle w:val="Code"/>
        <w:rPr>
          <w:highlight w:val="white"/>
        </w:rPr>
      </w:pPr>
      <w:r w:rsidRPr="00903DBA">
        <w:rPr>
          <w:highlight w:val="white"/>
        </w:rPr>
        <w:t xml:space="preserve">      m_parameter = parameter;</w:t>
      </w:r>
    </w:p>
    <w:p w14:paraId="1D2C4DAA" w14:textId="77777777" w:rsidR="00B024FB" w:rsidRPr="00903DBA" w:rsidRDefault="00B024FB" w:rsidP="00B024FB">
      <w:pPr>
        <w:pStyle w:val="Code"/>
        <w:rPr>
          <w:highlight w:val="white"/>
        </w:rPr>
      </w:pPr>
      <w:r w:rsidRPr="00903DBA">
        <w:rPr>
          <w:highlight w:val="white"/>
        </w:rPr>
        <w:t xml:space="preserve">      m_value = CheckValue(m_type = type, value);</w:t>
      </w:r>
    </w:p>
    <w:p w14:paraId="092A4A21" w14:textId="77777777" w:rsidR="009F7A62" w:rsidRPr="00903DBA" w:rsidRDefault="009F7A62" w:rsidP="00013F62">
      <w:pPr>
        <w:pStyle w:val="Code"/>
        <w:rPr>
          <w:highlight w:val="white"/>
        </w:rPr>
      </w:pPr>
      <w:r w:rsidRPr="00903DBA">
        <w:rPr>
          <w:highlight w:val="white"/>
        </w:rPr>
        <w:t xml:space="preserve">    }</w:t>
      </w:r>
    </w:p>
    <w:p w14:paraId="40D5CE48" w14:textId="1F160B29" w:rsidR="004A6AD6" w:rsidRPr="00903DBA" w:rsidRDefault="006435EF" w:rsidP="004A6AD6">
      <w:pPr>
        <w:rPr>
          <w:highlight w:val="white"/>
        </w:rPr>
      </w:pPr>
      <w:r w:rsidRPr="00903DBA">
        <w:rPr>
          <w:highlight w:val="white"/>
        </w:rPr>
        <w:t xml:space="preserve">If the value of the symbol is a </w:t>
      </w:r>
      <w:r w:rsidRPr="00903DBA">
        <w:rPr>
          <w:rStyle w:val="KeyWord0"/>
          <w:highlight w:val="white"/>
        </w:rPr>
        <w:t>BigInteger</w:t>
      </w:r>
      <w:r w:rsidRPr="00903DBA">
        <w:rPr>
          <w:highlight w:val="white"/>
        </w:rPr>
        <w:t xml:space="preserve"> value, we check that it does not exceed its limits</w:t>
      </w:r>
      <w:r w:rsidR="00DE574B" w:rsidRPr="00903DBA">
        <w:rPr>
          <w:highlight w:val="white"/>
        </w:rPr>
        <w:t>, which is defined for each integral type.</w:t>
      </w:r>
    </w:p>
    <w:p w14:paraId="035A8B10" w14:textId="77777777" w:rsidR="00EC19DF" w:rsidRPr="00903DBA" w:rsidRDefault="00EC19DF" w:rsidP="00EC19DF">
      <w:pPr>
        <w:pStyle w:val="Code"/>
        <w:rPr>
          <w:highlight w:val="white"/>
        </w:rPr>
      </w:pPr>
      <w:r w:rsidRPr="00903DBA">
        <w:rPr>
          <w:highlight w:val="white"/>
        </w:rPr>
        <w:t xml:space="preserve">    private static object CheckValue(Type type, object value) {</w:t>
      </w:r>
    </w:p>
    <w:p w14:paraId="439585A2" w14:textId="77777777" w:rsidR="00EC19DF" w:rsidRPr="00903DBA" w:rsidRDefault="00EC19DF" w:rsidP="00EC19DF">
      <w:pPr>
        <w:pStyle w:val="Code"/>
        <w:rPr>
          <w:highlight w:val="white"/>
        </w:rPr>
      </w:pPr>
      <w:r w:rsidRPr="00903DBA">
        <w:rPr>
          <w:highlight w:val="white"/>
        </w:rPr>
        <w:t xml:space="preserve">      if (value is BigInteger) {</w:t>
      </w:r>
    </w:p>
    <w:p w14:paraId="5A3460C1" w14:textId="77777777" w:rsidR="00EC19DF" w:rsidRPr="00903DBA" w:rsidRDefault="00EC19DF" w:rsidP="00EC19DF">
      <w:pPr>
        <w:pStyle w:val="Code"/>
        <w:rPr>
          <w:highlight w:val="white"/>
        </w:rPr>
      </w:pPr>
      <w:r w:rsidRPr="00903DBA">
        <w:rPr>
          <w:highlight w:val="white"/>
        </w:rPr>
        <w:t xml:space="preserve">        BigInteger bigValue = (BigInteger) value;</w:t>
      </w:r>
    </w:p>
    <w:p w14:paraId="2670C234" w14:textId="77777777" w:rsidR="00EC19DF" w:rsidRPr="00903DBA" w:rsidRDefault="00EC19DF" w:rsidP="00EC19DF">
      <w:pPr>
        <w:pStyle w:val="Code"/>
        <w:rPr>
          <w:highlight w:val="white"/>
        </w:rPr>
      </w:pPr>
    </w:p>
    <w:p w14:paraId="4ED7028E" w14:textId="77777777" w:rsidR="00EC19DF" w:rsidRPr="00903DBA" w:rsidRDefault="00EC19DF" w:rsidP="00EC19DF">
      <w:pPr>
        <w:pStyle w:val="Code"/>
        <w:rPr>
          <w:highlight w:val="white"/>
        </w:rPr>
      </w:pPr>
      <w:r w:rsidRPr="00903DBA">
        <w:rPr>
          <w:highlight w:val="white"/>
        </w:rPr>
        <w:t xml:space="preserve">        if (type.IsUnsigned() &amp;&amp; (bigValue &lt; 0)) {</w:t>
      </w:r>
    </w:p>
    <w:p w14:paraId="2989EE3C" w14:textId="77777777" w:rsidR="00EC19DF" w:rsidRPr="00903DBA" w:rsidRDefault="00EC19DF" w:rsidP="00EC19DF">
      <w:pPr>
        <w:pStyle w:val="Code"/>
        <w:rPr>
          <w:highlight w:val="white"/>
        </w:rPr>
      </w:pPr>
      <w:r w:rsidRPr="00903DBA">
        <w:rPr>
          <w:highlight w:val="white"/>
        </w:rPr>
        <w:t xml:space="preserve">          bigValue += TypeSize.GetMaxValue(type.Sort) + 1;</w:t>
      </w:r>
    </w:p>
    <w:p w14:paraId="2B8535CF" w14:textId="77777777" w:rsidR="00EC19DF" w:rsidRPr="00903DBA" w:rsidRDefault="00EC19DF" w:rsidP="00EC19DF">
      <w:pPr>
        <w:pStyle w:val="Code"/>
        <w:rPr>
          <w:highlight w:val="white"/>
        </w:rPr>
      </w:pPr>
      <w:r w:rsidRPr="00903DBA">
        <w:rPr>
          <w:highlight w:val="white"/>
        </w:rPr>
        <w:t xml:space="preserve">        }</w:t>
      </w:r>
    </w:p>
    <w:p w14:paraId="306E2103" w14:textId="77777777" w:rsidR="00EC19DF" w:rsidRPr="00903DBA" w:rsidRDefault="00EC19DF" w:rsidP="00EC19DF">
      <w:pPr>
        <w:pStyle w:val="Code"/>
        <w:rPr>
          <w:highlight w:val="white"/>
        </w:rPr>
      </w:pPr>
    </w:p>
    <w:p w14:paraId="0BF54FA0" w14:textId="77777777" w:rsidR="00EC19DF" w:rsidRPr="00903DBA" w:rsidRDefault="00EC19DF" w:rsidP="00EC19DF">
      <w:pPr>
        <w:pStyle w:val="Code"/>
        <w:rPr>
          <w:highlight w:val="white"/>
        </w:rPr>
      </w:pPr>
      <w:r w:rsidRPr="00903DBA">
        <w:rPr>
          <w:highlight w:val="white"/>
        </w:rPr>
        <w:t xml:space="preserve">        Assert.Error((bigValue &gt;= TypeSize.GetMinValue(type.Sort)) &amp;&amp;</w:t>
      </w:r>
    </w:p>
    <w:p w14:paraId="5CFC774D" w14:textId="77777777" w:rsidR="00EC19DF" w:rsidRPr="00903DBA" w:rsidRDefault="00EC19DF" w:rsidP="00EC19DF">
      <w:pPr>
        <w:pStyle w:val="Code"/>
        <w:rPr>
          <w:highlight w:val="white"/>
        </w:rPr>
      </w:pPr>
      <w:r w:rsidRPr="00903DBA">
        <w:rPr>
          <w:highlight w:val="white"/>
        </w:rPr>
        <w:t xml:space="preserve">                     (bigValue &lt;= TypeSize.GetMaxValue(type.Sort)),</w:t>
      </w:r>
    </w:p>
    <w:p w14:paraId="5C79BE6E" w14:textId="77777777" w:rsidR="00EC19DF" w:rsidRPr="00903DBA" w:rsidRDefault="00EC19DF" w:rsidP="00EC19DF">
      <w:pPr>
        <w:pStyle w:val="Code"/>
        <w:rPr>
          <w:highlight w:val="white"/>
        </w:rPr>
      </w:pPr>
      <w:r w:rsidRPr="00903DBA">
        <w:rPr>
          <w:highlight w:val="white"/>
        </w:rPr>
        <w:t xml:space="preserve">                     type + ": " + value, Message.Value_overflow);</w:t>
      </w:r>
    </w:p>
    <w:p w14:paraId="458B6CA9" w14:textId="77777777" w:rsidR="00EC19DF" w:rsidRPr="00903DBA" w:rsidRDefault="00EC19DF" w:rsidP="00EC19DF">
      <w:pPr>
        <w:pStyle w:val="Code"/>
        <w:rPr>
          <w:highlight w:val="white"/>
        </w:rPr>
      </w:pPr>
      <w:r w:rsidRPr="00903DBA">
        <w:rPr>
          <w:highlight w:val="white"/>
        </w:rPr>
        <w:t xml:space="preserve">        return bigValue;</w:t>
      </w:r>
    </w:p>
    <w:p w14:paraId="10D45C0D" w14:textId="77777777" w:rsidR="00EC19DF" w:rsidRPr="00903DBA" w:rsidRDefault="00EC19DF" w:rsidP="00EC19DF">
      <w:pPr>
        <w:pStyle w:val="Code"/>
        <w:rPr>
          <w:highlight w:val="white"/>
        </w:rPr>
      </w:pPr>
      <w:r w:rsidRPr="00903DBA">
        <w:rPr>
          <w:highlight w:val="white"/>
        </w:rPr>
        <w:t xml:space="preserve">      }</w:t>
      </w:r>
    </w:p>
    <w:p w14:paraId="3DDC0B3B" w14:textId="77777777" w:rsidR="00EC19DF" w:rsidRPr="00903DBA" w:rsidRDefault="00EC19DF" w:rsidP="00EC19DF">
      <w:pPr>
        <w:pStyle w:val="Code"/>
        <w:rPr>
          <w:highlight w:val="white"/>
        </w:rPr>
      </w:pPr>
    </w:p>
    <w:p w14:paraId="3DA7AC3A" w14:textId="77777777" w:rsidR="00EC19DF" w:rsidRPr="00903DBA" w:rsidRDefault="00EC19DF" w:rsidP="00EC19DF">
      <w:pPr>
        <w:pStyle w:val="Code"/>
        <w:rPr>
          <w:highlight w:val="white"/>
        </w:rPr>
      </w:pPr>
      <w:r w:rsidRPr="00903DBA">
        <w:rPr>
          <w:highlight w:val="white"/>
        </w:rPr>
        <w:t xml:space="preserve">      return value;</w:t>
      </w:r>
    </w:p>
    <w:p w14:paraId="64870615" w14:textId="77777777" w:rsidR="00EC19DF" w:rsidRPr="00903DBA" w:rsidRDefault="00EC19DF" w:rsidP="00EC19DF">
      <w:pPr>
        <w:pStyle w:val="Code"/>
        <w:rPr>
          <w:highlight w:val="white"/>
        </w:rPr>
      </w:pPr>
      <w:r w:rsidRPr="00903DBA">
        <w:rPr>
          <w:highlight w:val="white"/>
        </w:rPr>
        <w:t xml:space="preserve">    }</w:t>
      </w:r>
    </w:p>
    <w:p w14:paraId="17EA5AF7" w14:textId="4A914EEB" w:rsidR="009F7A62" w:rsidRPr="00903DBA" w:rsidRDefault="000F4BC8" w:rsidP="000F4BC8">
      <w:pPr>
        <w:rPr>
          <w:highlight w:val="white"/>
        </w:rPr>
      </w:pPr>
      <w:r w:rsidRPr="00903DBA">
        <w:rPr>
          <w:highlight w:val="white"/>
        </w:rPr>
        <w:t>In many expressions, the resulting value is a temporary symbol.</w:t>
      </w:r>
      <w:r w:rsidR="00C40A3C" w:rsidRPr="00903DBA">
        <w:rPr>
          <w:highlight w:val="white"/>
        </w:rPr>
        <w:t xml:space="preserve"> In case of a dereference, arrow, dot, or index expression, the resulting symbol may be assignable and addressable.</w:t>
      </w:r>
    </w:p>
    <w:p w14:paraId="14B0835C" w14:textId="77777777" w:rsidR="009F7A62" w:rsidRPr="00903DBA" w:rsidRDefault="009F7A62" w:rsidP="00013F62">
      <w:pPr>
        <w:pStyle w:val="Code"/>
        <w:rPr>
          <w:highlight w:val="white"/>
        </w:rPr>
      </w:pPr>
      <w:r w:rsidRPr="00903DBA">
        <w:rPr>
          <w:highlight w:val="white"/>
        </w:rPr>
        <w:t xml:space="preserve">    public Symbol(Type type) {</w:t>
      </w:r>
    </w:p>
    <w:p w14:paraId="52AC1ACA" w14:textId="77777777" w:rsidR="009F7A62" w:rsidRPr="00903DBA" w:rsidRDefault="009F7A62" w:rsidP="00013F62">
      <w:pPr>
        <w:pStyle w:val="Code"/>
        <w:rPr>
          <w:highlight w:val="white"/>
        </w:rPr>
      </w:pPr>
      <w:r w:rsidRPr="00903DBA">
        <w:rPr>
          <w:highlight w:val="white"/>
        </w:rPr>
        <w:t xml:space="preserve">      m_name = Symbol.TemporaryId + "temporary" + (TemporaryNameCount++);</w:t>
      </w:r>
    </w:p>
    <w:p w14:paraId="2F8CA454" w14:textId="77777777" w:rsidR="009F7A62" w:rsidRPr="00903DBA" w:rsidRDefault="009F7A62" w:rsidP="00013F62">
      <w:pPr>
        <w:pStyle w:val="Code"/>
        <w:rPr>
          <w:highlight w:val="white"/>
        </w:rPr>
      </w:pPr>
      <w:r w:rsidRPr="00903DBA">
        <w:rPr>
          <w:highlight w:val="white"/>
        </w:rPr>
        <w:t xml:space="preserve">      m_externalLinkage = false;</w:t>
      </w:r>
    </w:p>
    <w:p w14:paraId="41890867" w14:textId="77777777" w:rsidR="009F7A62" w:rsidRPr="00903DBA" w:rsidRDefault="009F7A62" w:rsidP="00013F62">
      <w:pPr>
        <w:pStyle w:val="Code"/>
        <w:rPr>
          <w:highlight w:val="white"/>
        </w:rPr>
      </w:pPr>
      <w:r w:rsidRPr="00903DBA">
        <w:rPr>
          <w:highlight w:val="white"/>
        </w:rPr>
        <w:t xml:space="preserve">      m_storage = Storage.Auto;</w:t>
      </w:r>
    </w:p>
    <w:p w14:paraId="411421BF" w14:textId="77777777" w:rsidR="009F7A62" w:rsidRPr="00903DBA" w:rsidRDefault="009F7A62" w:rsidP="00013F62">
      <w:pPr>
        <w:pStyle w:val="Code"/>
        <w:rPr>
          <w:highlight w:val="white"/>
        </w:rPr>
      </w:pPr>
      <w:r w:rsidRPr="00903DBA">
        <w:rPr>
          <w:highlight w:val="white"/>
        </w:rPr>
        <w:t xml:space="preserve">      m_type = type;</w:t>
      </w:r>
    </w:p>
    <w:p w14:paraId="365B5454" w14:textId="77777777" w:rsidR="009F7A62" w:rsidRPr="00903DBA" w:rsidRDefault="009F7A62" w:rsidP="00013F62">
      <w:pPr>
        <w:pStyle w:val="Code"/>
        <w:rPr>
          <w:highlight w:val="white"/>
        </w:rPr>
      </w:pPr>
      <w:r w:rsidRPr="00903DBA">
        <w:rPr>
          <w:highlight w:val="white"/>
        </w:rPr>
        <w:lastRenderedPageBreak/>
        <w:t xml:space="preserve">      m_parameter = false;</w:t>
      </w:r>
    </w:p>
    <w:p w14:paraId="2365ED7A" w14:textId="77777777" w:rsidR="009F7A62" w:rsidRPr="00903DBA" w:rsidRDefault="009F7A62" w:rsidP="00013F62">
      <w:pPr>
        <w:pStyle w:val="Code"/>
        <w:rPr>
          <w:highlight w:val="white"/>
        </w:rPr>
      </w:pPr>
      <w:r w:rsidRPr="00903DBA">
        <w:rPr>
          <w:highlight w:val="white"/>
        </w:rPr>
        <w:t xml:space="preserve">    }</w:t>
      </w:r>
    </w:p>
    <w:p w14:paraId="185417CC" w14:textId="23CAA88C" w:rsidR="009F7A62" w:rsidRPr="00903DBA" w:rsidRDefault="000F4BC8" w:rsidP="000F4BC8">
      <w:pPr>
        <w:rPr>
          <w:highlight w:val="white"/>
        </w:rPr>
      </w:pPr>
      <w:r w:rsidRPr="00903DBA">
        <w:rPr>
          <w:highlight w:val="white"/>
        </w:rPr>
        <w:t>The resulting symbol of a logical expression.</w:t>
      </w:r>
    </w:p>
    <w:p w14:paraId="6D21A29B" w14:textId="77777777" w:rsidR="009F7A62" w:rsidRPr="00903DBA" w:rsidRDefault="009F7A62" w:rsidP="00013F62">
      <w:pPr>
        <w:pStyle w:val="Code"/>
        <w:rPr>
          <w:highlight w:val="white"/>
        </w:rPr>
      </w:pPr>
      <w:r w:rsidRPr="00903DBA">
        <w:rPr>
          <w:highlight w:val="white"/>
        </w:rPr>
        <w:t xml:space="preserve">    public Symbol(ISet&lt;MiddleCode&gt; trueSet, ISet&lt;MiddleCode&gt; falseSet) {</w:t>
      </w:r>
    </w:p>
    <w:p w14:paraId="3E6808AC" w14:textId="77777777" w:rsidR="009F7A62" w:rsidRPr="00903DBA" w:rsidRDefault="009F7A62" w:rsidP="00013F62">
      <w:pPr>
        <w:pStyle w:val="Code"/>
        <w:rPr>
          <w:highlight w:val="white"/>
        </w:rPr>
      </w:pPr>
      <w:r w:rsidRPr="00903DBA">
        <w:rPr>
          <w:highlight w:val="white"/>
        </w:rPr>
        <w:t xml:space="preserve">      m_name = Symbol.TemporaryId + "logical" + (TemporaryNameCount++);</w:t>
      </w:r>
    </w:p>
    <w:p w14:paraId="38218BC5" w14:textId="77777777" w:rsidR="009F7A62" w:rsidRPr="00903DBA" w:rsidRDefault="009F7A62" w:rsidP="00013F62">
      <w:pPr>
        <w:pStyle w:val="Code"/>
        <w:rPr>
          <w:highlight w:val="white"/>
        </w:rPr>
      </w:pPr>
      <w:r w:rsidRPr="00903DBA">
        <w:rPr>
          <w:highlight w:val="white"/>
        </w:rPr>
        <w:t xml:space="preserve">      m_storage = Storage.Auto;</w:t>
      </w:r>
    </w:p>
    <w:p w14:paraId="79FBE3DF" w14:textId="77777777" w:rsidR="009F7A62" w:rsidRPr="00903DBA" w:rsidRDefault="009F7A62" w:rsidP="00013F62">
      <w:pPr>
        <w:pStyle w:val="Code"/>
        <w:rPr>
          <w:highlight w:val="white"/>
        </w:rPr>
      </w:pPr>
      <w:r w:rsidRPr="00903DBA">
        <w:rPr>
          <w:highlight w:val="white"/>
        </w:rPr>
        <w:t xml:space="preserve">      m_type = new Type(Sort.Logical);</w:t>
      </w:r>
    </w:p>
    <w:p w14:paraId="4F61E403" w14:textId="77777777" w:rsidR="009F7A62" w:rsidRPr="00903DBA" w:rsidRDefault="009F7A62" w:rsidP="00013F62">
      <w:pPr>
        <w:pStyle w:val="Code"/>
        <w:rPr>
          <w:highlight w:val="white"/>
        </w:rPr>
      </w:pPr>
      <w:r w:rsidRPr="00903DBA">
        <w:rPr>
          <w:highlight w:val="white"/>
        </w:rPr>
        <w:t xml:space="preserve">      m_trueSet = (trueSet != null) ? trueSet : (new HashSet&lt;MiddleCode&gt;());</w:t>
      </w:r>
    </w:p>
    <w:p w14:paraId="6A8022C3" w14:textId="77777777" w:rsidR="00D46DBD" w:rsidRPr="00903DBA" w:rsidRDefault="009F7A62" w:rsidP="00013F62">
      <w:pPr>
        <w:pStyle w:val="Code"/>
        <w:rPr>
          <w:highlight w:val="white"/>
        </w:rPr>
      </w:pPr>
      <w:r w:rsidRPr="00903DBA">
        <w:rPr>
          <w:highlight w:val="white"/>
        </w:rPr>
        <w:t xml:space="preserve">      m_falseSet = (falseSet != null) ? falseSet</w:t>
      </w:r>
    </w:p>
    <w:p w14:paraId="7975269F" w14:textId="5A8C7333" w:rsidR="009F7A62" w:rsidRPr="00903DBA" w:rsidRDefault="00D46DBD" w:rsidP="00013F62">
      <w:pPr>
        <w:pStyle w:val="Code"/>
        <w:rPr>
          <w:highlight w:val="white"/>
        </w:rPr>
      </w:pPr>
      <w:r w:rsidRPr="00903DBA">
        <w:rPr>
          <w:highlight w:val="white"/>
        </w:rPr>
        <w:t xml:space="preserve">                                      </w:t>
      </w:r>
      <w:r w:rsidR="009F7A62" w:rsidRPr="00903DBA">
        <w:rPr>
          <w:highlight w:val="white"/>
        </w:rPr>
        <w:t>: (new HashSet&lt;MiddleCode&gt;());</w:t>
      </w:r>
    </w:p>
    <w:p w14:paraId="20948D95" w14:textId="77777777" w:rsidR="009F7A62" w:rsidRPr="00903DBA" w:rsidRDefault="009F7A62" w:rsidP="00013F62">
      <w:pPr>
        <w:pStyle w:val="Code"/>
        <w:rPr>
          <w:highlight w:val="white"/>
        </w:rPr>
      </w:pPr>
      <w:r w:rsidRPr="00903DBA">
        <w:rPr>
          <w:highlight w:val="white"/>
        </w:rPr>
        <w:t xml:space="preserve">      m_parameter = false;</w:t>
      </w:r>
    </w:p>
    <w:p w14:paraId="27B2B6B6" w14:textId="77777777" w:rsidR="009F7A62" w:rsidRPr="00903DBA" w:rsidRDefault="009F7A62" w:rsidP="00013F62">
      <w:pPr>
        <w:pStyle w:val="Code"/>
        <w:rPr>
          <w:highlight w:val="white"/>
        </w:rPr>
      </w:pPr>
      <w:r w:rsidRPr="00903DBA">
        <w:rPr>
          <w:highlight w:val="white"/>
        </w:rPr>
        <w:t xml:space="preserve">    }</w:t>
      </w:r>
    </w:p>
    <w:p w14:paraId="0E1839D7" w14:textId="76618702" w:rsidR="009F7A62" w:rsidRPr="00903DBA" w:rsidRDefault="00A127E1" w:rsidP="00A127E1">
      <w:pPr>
        <w:rPr>
          <w:highlight w:val="white"/>
        </w:rPr>
      </w:pPr>
      <w:r w:rsidRPr="00903DBA">
        <w:rPr>
          <w:highlight w:val="white"/>
        </w:rPr>
        <w:t xml:space="preserve">We need to store a constant value as the denominator in an integral multiplication and division, and when pushing an integral or floating value to the floating value stack. </w:t>
      </w:r>
    </w:p>
    <w:p w14:paraId="40E3A63C" w14:textId="77777777" w:rsidR="001D60C8" w:rsidRPr="00903DBA" w:rsidRDefault="001D60C8" w:rsidP="001D60C8">
      <w:pPr>
        <w:pStyle w:val="Code"/>
        <w:rPr>
          <w:highlight w:val="white"/>
        </w:rPr>
      </w:pPr>
      <w:r w:rsidRPr="00903DBA">
        <w:rPr>
          <w:highlight w:val="white"/>
        </w:rPr>
        <w:t xml:space="preserve">    public Symbol(Type type, object value) {</w:t>
      </w:r>
    </w:p>
    <w:p w14:paraId="786D11C7" w14:textId="77777777" w:rsidR="001D60C8" w:rsidRPr="00903DBA" w:rsidRDefault="001D60C8" w:rsidP="001D60C8">
      <w:pPr>
        <w:pStyle w:val="Code"/>
        <w:rPr>
          <w:highlight w:val="white"/>
        </w:rPr>
      </w:pPr>
      <w:r w:rsidRPr="00903DBA">
        <w:rPr>
          <w:highlight w:val="white"/>
        </w:rPr>
        <w:t xml:space="preserve">      Assert.ErrorXXX(!(value is bool));</w:t>
      </w:r>
    </w:p>
    <w:p w14:paraId="0B4FF229" w14:textId="77777777" w:rsidR="001D60C8" w:rsidRPr="00903DBA" w:rsidRDefault="001D60C8" w:rsidP="001D60C8">
      <w:pPr>
        <w:pStyle w:val="Code"/>
        <w:rPr>
          <w:highlight w:val="white"/>
        </w:rPr>
      </w:pPr>
      <w:r w:rsidRPr="00903DBA">
        <w:rPr>
          <w:highlight w:val="white"/>
        </w:rPr>
        <w:t xml:space="preserve">      m_name = ValueName(type, value);</w:t>
      </w:r>
    </w:p>
    <w:p w14:paraId="1509D3E8" w14:textId="77777777" w:rsidR="001D60C8" w:rsidRPr="00903DBA" w:rsidRDefault="001D60C8" w:rsidP="001D60C8">
      <w:pPr>
        <w:pStyle w:val="Code"/>
        <w:rPr>
          <w:highlight w:val="white"/>
        </w:rPr>
      </w:pPr>
      <w:r w:rsidRPr="00903DBA">
        <w:rPr>
          <w:highlight w:val="white"/>
        </w:rPr>
        <w:t xml:space="preserve">      m_uniqueName = Symbol.FileMarker + (UniqueNameCount++) +</w:t>
      </w:r>
    </w:p>
    <w:p w14:paraId="351329EC" w14:textId="77777777" w:rsidR="001D60C8" w:rsidRPr="00903DBA" w:rsidRDefault="001D60C8" w:rsidP="001D60C8">
      <w:pPr>
        <w:pStyle w:val="Code"/>
        <w:rPr>
          <w:highlight w:val="white"/>
        </w:rPr>
      </w:pPr>
      <w:r w:rsidRPr="00903DBA">
        <w:rPr>
          <w:highlight w:val="white"/>
        </w:rPr>
        <w:t xml:space="preserve">                     Symbol.SeparatorId + m_name;</w:t>
      </w:r>
    </w:p>
    <w:p w14:paraId="3B3C16E1" w14:textId="77777777" w:rsidR="001D60C8" w:rsidRPr="00903DBA" w:rsidRDefault="001D60C8" w:rsidP="001D60C8">
      <w:pPr>
        <w:pStyle w:val="Code"/>
        <w:rPr>
          <w:highlight w:val="white"/>
        </w:rPr>
      </w:pPr>
      <w:r w:rsidRPr="00903DBA">
        <w:rPr>
          <w:highlight w:val="white"/>
        </w:rPr>
        <w:t xml:space="preserve">      m_storage = Storage.Static;</w:t>
      </w:r>
    </w:p>
    <w:p w14:paraId="0B468EE8" w14:textId="77777777" w:rsidR="001D60C8" w:rsidRPr="00903DBA" w:rsidRDefault="001D60C8" w:rsidP="001D60C8">
      <w:pPr>
        <w:pStyle w:val="Code"/>
        <w:rPr>
          <w:highlight w:val="white"/>
        </w:rPr>
      </w:pPr>
      <w:r w:rsidRPr="00903DBA">
        <w:rPr>
          <w:highlight w:val="white"/>
        </w:rPr>
        <w:t xml:space="preserve">      m_parameter = false;</w:t>
      </w:r>
    </w:p>
    <w:p w14:paraId="2CE5139A" w14:textId="77777777" w:rsidR="001D60C8" w:rsidRPr="00903DBA" w:rsidRDefault="001D60C8" w:rsidP="001D60C8">
      <w:pPr>
        <w:pStyle w:val="Code"/>
        <w:rPr>
          <w:highlight w:val="white"/>
        </w:rPr>
      </w:pPr>
      <w:r w:rsidRPr="00903DBA">
        <w:rPr>
          <w:highlight w:val="white"/>
        </w:rPr>
        <w:t xml:space="preserve">      m_value = CheckValue(m_type = type, value);</w:t>
      </w:r>
    </w:p>
    <w:p w14:paraId="6B2DD30F" w14:textId="77777777" w:rsidR="001D60C8" w:rsidRPr="00903DBA" w:rsidRDefault="001D60C8" w:rsidP="001D60C8">
      <w:pPr>
        <w:pStyle w:val="Code"/>
        <w:rPr>
          <w:highlight w:val="white"/>
        </w:rPr>
      </w:pPr>
      <w:r w:rsidRPr="00903DBA">
        <w:rPr>
          <w:highlight w:val="white"/>
        </w:rPr>
        <w:t xml:space="preserve">    }</w:t>
      </w:r>
    </w:p>
    <w:p w14:paraId="47728415" w14:textId="672A242E" w:rsidR="009F7A62" w:rsidRPr="00903DBA" w:rsidRDefault="003A4F94" w:rsidP="003A4F94">
      <w:pPr>
        <w:rPr>
          <w:highlight w:val="white"/>
        </w:rPr>
      </w:pPr>
      <w:r w:rsidRPr="00903DBA">
        <w:rPr>
          <w:highlight w:val="white"/>
        </w:rPr>
        <w:t xml:space="preserve">The value is given a name the </w:t>
      </w:r>
      <w:r w:rsidR="004572CC" w:rsidRPr="00903DBA">
        <w:rPr>
          <w:highlight w:val="white"/>
        </w:rPr>
        <w:t>reflects</w:t>
      </w:r>
      <w:r w:rsidRPr="00903DBA">
        <w:rPr>
          <w:highlight w:val="white"/>
        </w:rPr>
        <w:t xml:space="preserve"> its type and its actual value.</w:t>
      </w:r>
    </w:p>
    <w:p w14:paraId="0F41F98A" w14:textId="77777777" w:rsidR="009F7A62" w:rsidRPr="00903DBA" w:rsidRDefault="009F7A62" w:rsidP="00013F62">
      <w:pPr>
        <w:pStyle w:val="Code"/>
        <w:rPr>
          <w:highlight w:val="white"/>
        </w:rPr>
      </w:pPr>
      <w:r w:rsidRPr="00903DBA">
        <w:rPr>
          <w:highlight w:val="white"/>
        </w:rPr>
        <w:t xml:space="preserve">    public static string ValueName(CCompiler.Type type, object value) {</w:t>
      </w:r>
    </w:p>
    <w:p w14:paraId="710EE9CA" w14:textId="7CAD8344" w:rsidR="009F7A62" w:rsidRPr="00903DBA" w:rsidRDefault="009F7A62" w:rsidP="00013F62">
      <w:pPr>
        <w:pStyle w:val="Code"/>
        <w:rPr>
          <w:highlight w:val="white"/>
        </w:rPr>
      </w:pPr>
      <w:r w:rsidRPr="00903DBA">
        <w:rPr>
          <w:highlight w:val="white"/>
        </w:rPr>
        <w:t xml:space="preserve">      Assert.</w:t>
      </w:r>
      <w:r w:rsidR="00D324D8" w:rsidRPr="00903DBA">
        <w:rPr>
          <w:highlight w:val="white"/>
        </w:rPr>
        <w:t>ErrorXXX</w:t>
      </w:r>
      <w:r w:rsidRPr="00903DBA">
        <w:rPr>
          <w:highlight w:val="white"/>
        </w:rPr>
        <w:t>(value != null);</w:t>
      </w:r>
    </w:p>
    <w:p w14:paraId="642BCF3C" w14:textId="35708A11" w:rsidR="009F7A62" w:rsidRPr="00903DBA" w:rsidRDefault="00703B1A" w:rsidP="00703B1A">
      <w:pPr>
        <w:rPr>
          <w:highlight w:val="white"/>
        </w:rPr>
      </w:pPr>
      <w:r>
        <w:rPr>
          <w:highlight w:val="white"/>
        </w:rPr>
        <w:t>If the value is a stgring, its name becomes the text with each character that is not a letter or digit replaced by its hex code.</w:t>
      </w:r>
    </w:p>
    <w:p w14:paraId="7FBA1D84" w14:textId="77777777" w:rsidR="009F7A62" w:rsidRPr="00903DBA" w:rsidRDefault="009F7A62" w:rsidP="00013F62">
      <w:pPr>
        <w:pStyle w:val="Code"/>
        <w:rPr>
          <w:highlight w:val="white"/>
        </w:rPr>
      </w:pPr>
      <w:r w:rsidRPr="00903DBA">
        <w:rPr>
          <w:highlight w:val="white"/>
        </w:rPr>
        <w:t xml:space="preserve">      if (value is string) {</w:t>
      </w:r>
    </w:p>
    <w:p w14:paraId="220B404C" w14:textId="77777777" w:rsidR="009F7A62" w:rsidRPr="00903DBA" w:rsidRDefault="009F7A62" w:rsidP="00013F62">
      <w:pPr>
        <w:pStyle w:val="Code"/>
        <w:rPr>
          <w:highlight w:val="white"/>
        </w:rPr>
      </w:pPr>
      <w:r w:rsidRPr="00903DBA">
        <w:rPr>
          <w:highlight w:val="white"/>
        </w:rPr>
        <w:t xml:space="preserve">        string text = (string) value;</w:t>
      </w:r>
    </w:p>
    <w:p w14:paraId="24AE7A74" w14:textId="77777777" w:rsidR="009F7A62" w:rsidRPr="00903DBA" w:rsidRDefault="009F7A62" w:rsidP="00013F62">
      <w:pPr>
        <w:pStyle w:val="Code"/>
        <w:rPr>
          <w:highlight w:val="white"/>
        </w:rPr>
      </w:pPr>
      <w:r w:rsidRPr="00903DBA">
        <w:rPr>
          <w:highlight w:val="white"/>
        </w:rPr>
        <w:t xml:space="preserve">        StringBuilder buffer = new StringBuilder();</w:t>
      </w:r>
    </w:p>
    <w:p w14:paraId="549C7B9F" w14:textId="77777777" w:rsidR="009F7A62" w:rsidRPr="00903DBA" w:rsidRDefault="009F7A62" w:rsidP="00013F62">
      <w:pPr>
        <w:pStyle w:val="Code"/>
        <w:rPr>
          <w:highlight w:val="white"/>
        </w:rPr>
      </w:pPr>
    </w:p>
    <w:p w14:paraId="123F678B" w14:textId="77777777" w:rsidR="009F7A62" w:rsidRPr="00903DBA" w:rsidRDefault="009F7A62" w:rsidP="00013F62">
      <w:pPr>
        <w:pStyle w:val="Code"/>
        <w:rPr>
          <w:highlight w:val="white"/>
        </w:rPr>
      </w:pPr>
      <w:r w:rsidRPr="00903DBA">
        <w:rPr>
          <w:highlight w:val="white"/>
        </w:rPr>
        <w:t xml:space="preserve">        for (int index = 0; index &lt; text.Length; ++index) {</w:t>
      </w:r>
    </w:p>
    <w:p w14:paraId="2573FEBD" w14:textId="77777777" w:rsidR="009F7A62" w:rsidRPr="00903DBA" w:rsidRDefault="009F7A62" w:rsidP="00013F62">
      <w:pPr>
        <w:pStyle w:val="Code"/>
        <w:rPr>
          <w:highlight w:val="white"/>
        </w:rPr>
      </w:pPr>
      <w:r w:rsidRPr="00903DBA">
        <w:rPr>
          <w:highlight w:val="white"/>
        </w:rPr>
        <w:t xml:space="preserve">          if (char.IsLetterOrDigit(text[index]) ||</w:t>
      </w:r>
    </w:p>
    <w:p w14:paraId="6E0057D2" w14:textId="77777777" w:rsidR="009F7A62" w:rsidRPr="00903DBA" w:rsidRDefault="009F7A62" w:rsidP="00013F62">
      <w:pPr>
        <w:pStyle w:val="Code"/>
        <w:rPr>
          <w:highlight w:val="white"/>
        </w:rPr>
      </w:pPr>
      <w:r w:rsidRPr="00903DBA">
        <w:rPr>
          <w:highlight w:val="white"/>
        </w:rPr>
        <w:t xml:space="preserve">              (text[index] == '_')) {</w:t>
      </w:r>
    </w:p>
    <w:p w14:paraId="1E361837" w14:textId="77777777" w:rsidR="009F7A62" w:rsidRPr="00903DBA" w:rsidRDefault="009F7A62" w:rsidP="00013F62">
      <w:pPr>
        <w:pStyle w:val="Code"/>
        <w:rPr>
          <w:highlight w:val="white"/>
        </w:rPr>
      </w:pPr>
      <w:r w:rsidRPr="00903DBA">
        <w:rPr>
          <w:highlight w:val="white"/>
        </w:rPr>
        <w:t xml:space="preserve">            buffer.Append(text[index]);</w:t>
      </w:r>
    </w:p>
    <w:p w14:paraId="1C4BB273" w14:textId="77777777" w:rsidR="009F7A62" w:rsidRPr="00903DBA" w:rsidRDefault="009F7A62" w:rsidP="00013F62">
      <w:pPr>
        <w:pStyle w:val="Code"/>
        <w:rPr>
          <w:highlight w:val="white"/>
        </w:rPr>
      </w:pPr>
      <w:r w:rsidRPr="00903DBA">
        <w:rPr>
          <w:highlight w:val="white"/>
        </w:rPr>
        <w:t xml:space="preserve">          }</w:t>
      </w:r>
    </w:p>
    <w:p w14:paraId="1F09AFA9" w14:textId="77777777" w:rsidR="009F7A62" w:rsidRPr="00903DBA" w:rsidRDefault="009F7A62" w:rsidP="00013F62">
      <w:pPr>
        <w:pStyle w:val="Code"/>
        <w:rPr>
          <w:highlight w:val="white"/>
        </w:rPr>
      </w:pPr>
      <w:r w:rsidRPr="00903DBA">
        <w:rPr>
          <w:highlight w:val="white"/>
        </w:rPr>
        <w:t xml:space="preserve">          else if (text[index] != '\0') {</w:t>
      </w:r>
    </w:p>
    <w:p w14:paraId="51A49D9E" w14:textId="77777777" w:rsidR="009F7A62" w:rsidRPr="00903DBA" w:rsidRDefault="009F7A62" w:rsidP="00013F62">
      <w:pPr>
        <w:pStyle w:val="Code"/>
        <w:rPr>
          <w:highlight w:val="white"/>
        </w:rPr>
      </w:pPr>
      <w:r w:rsidRPr="00903DBA">
        <w:rPr>
          <w:highlight w:val="white"/>
        </w:rPr>
        <w:t xml:space="preserve">            int asciiValue = (int) text[index];</w:t>
      </w:r>
    </w:p>
    <w:p w14:paraId="333F8B38" w14:textId="77777777" w:rsidR="009F7A62" w:rsidRPr="00903DBA" w:rsidRDefault="009F7A62" w:rsidP="00013F62">
      <w:pPr>
        <w:pStyle w:val="Code"/>
        <w:rPr>
          <w:highlight w:val="white"/>
        </w:rPr>
      </w:pPr>
      <w:r w:rsidRPr="00903DBA">
        <w:rPr>
          <w:highlight w:val="white"/>
        </w:rPr>
        <w:t xml:space="preserve">            char hex1 = "0123456789ABCDEF"[asciiValue / 16],</w:t>
      </w:r>
    </w:p>
    <w:p w14:paraId="27CCAE80" w14:textId="77777777" w:rsidR="009F7A62" w:rsidRPr="00903DBA" w:rsidRDefault="009F7A62" w:rsidP="00013F62">
      <w:pPr>
        <w:pStyle w:val="Code"/>
        <w:rPr>
          <w:highlight w:val="white"/>
        </w:rPr>
      </w:pPr>
      <w:r w:rsidRPr="00903DBA">
        <w:rPr>
          <w:highlight w:val="white"/>
        </w:rPr>
        <w:t xml:space="preserve">                 hex2 = "0123456789ABCDEF"[asciiValue % 16];</w:t>
      </w:r>
    </w:p>
    <w:p w14:paraId="724F1F17" w14:textId="77777777" w:rsidR="009F7A62" w:rsidRPr="00903DBA" w:rsidRDefault="009F7A62" w:rsidP="009F7A62">
      <w:pPr>
        <w:pStyle w:val="Code"/>
        <w:rPr>
          <w:highlight w:val="white"/>
        </w:rPr>
      </w:pPr>
      <w:r w:rsidRPr="00903DBA">
        <w:rPr>
          <w:highlight w:val="white"/>
        </w:rPr>
        <w:t xml:space="preserve">            buffer.Append(hex1.ToString() + hex2.ToString());</w:t>
      </w:r>
    </w:p>
    <w:p w14:paraId="6068B734" w14:textId="77777777" w:rsidR="009F7A62" w:rsidRPr="00903DBA" w:rsidRDefault="009F7A62" w:rsidP="009F7A62">
      <w:pPr>
        <w:pStyle w:val="Code"/>
        <w:rPr>
          <w:highlight w:val="white"/>
        </w:rPr>
      </w:pPr>
      <w:r w:rsidRPr="00903DBA">
        <w:rPr>
          <w:highlight w:val="white"/>
        </w:rPr>
        <w:t xml:space="preserve">          }</w:t>
      </w:r>
    </w:p>
    <w:p w14:paraId="2C493DDA" w14:textId="77777777" w:rsidR="009F7A62" w:rsidRPr="00903DBA" w:rsidRDefault="009F7A62" w:rsidP="009F7A62">
      <w:pPr>
        <w:pStyle w:val="Code"/>
        <w:rPr>
          <w:highlight w:val="white"/>
        </w:rPr>
      </w:pPr>
      <w:r w:rsidRPr="00903DBA">
        <w:rPr>
          <w:highlight w:val="white"/>
        </w:rPr>
        <w:t xml:space="preserve">        }</w:t>
      </w:r>
    </w:p>
    <w:p w14:paraId="10D6A69F" w14:textId="77777777" w:rsidR="009F7A62" w:rsidRPr="00903DBA" w:rsidRDefault="009F7A62" w:rsidP="009F7A62">
      <w:pPr>
        <w:pStyle w:val="Code"/>
        <w:rPr>
          <w:highlight w:val="white"/>
        </w:rPr>
      </w:pPr>
    </w:p>
    <w:p w14:paraId="15C2CDBF" w14:textId="77777777" w:rsidR="009F7A62" w:rsidRPr="00903DBA" w:rsidRDefault="009F7A62" w:rsidP="009F7A62">
      <w:pPr>
        <w:pStyle w:val="Code"/>
        <w:rPr>
          <w:highlight w:val="white"/>
        </w:rPr>
      </w:pPr>
      <w:r w:rsidRPr="00903DBA">
        <w:rPr>
          <w:highlight w:val="white"/>
        </w:rPr>
        <w:t xml:space="preserve">        return "string_" + buffer.ToString() + Symbol.NumberId;</w:t>
      </w:r>
    </w:p>
    <w:p w14:paraId="6D5BE3C3" w14:textId="396D78F4" w:rsidR="009F7A62" w:rsidRDefault="009F7A62" w:rsidP="009F7A62">
      <w:pPr>
        <w:pStyle w:val="Code"/>
        <w:rPr>
          <w:highlight w:val="white"/>
        </w:rPr>
      </w:pPr>
      <w:r w:rsidRPr="00903DBA">
        <w:rPr>
          <w:highlight w:val="white"/>
        </w:rPr>
        <w:t xml:space="preserve">      }</w:t>
      </w:r>
    </w:p>
    <w:p w14:paraId="37C60D1F" w14:textId="14EACD03" w:rsidR="00703B1A" w:rsidRPr="00903DBA" w:rsidRDefault="00703B1A" w:rsidP="006440C6">
      <w:pPr>
        <w:rPr>
          <w:highlight w:val="white"/>
        </w:rPr>
      </w:pPr>
      <w:r>
        <w:rPr>
          <w:highlight w:val="white"/>
        </w:rPr>
        <w:t xml:space="preserve">If the value is a static address, </w:t>
      </w:r>
      <w:r w:rsidR="009421F3">
        <w:rPr>
          <w:highlight w:val="white"/>
        </w:rPr>
        <w:t>the name is the text “staticaddress” with the unique name and offset.</w:t>
      </w:r>
    </w:p>
    <w:p w14:paraId="793DA5B3" w14:textId="77777777" w:rsidR="009F7A62" w:rsidRPr="00903DBA" w:rsidRDefault="009F7A62" w:rsidP="009F7A62">
      <w:pPr>
        <w:pStyle w:val="Code"/>
        <w:rPr>
          <w:highlight w:val="white"/>
        </w:rPr>
      </w:pPr>
      <w:r w:rsidRPr="00903DBA">
        <w:rPr>
          <w:highlight w:val="white"/>
        </w:rPr>
        <w:t xml:space="preserve">      else if (value is StaticAddress) {</w:t>
      </w:r>
    </w:p>
    <w:p w14:paraId="4D0AB997" w14:textId="77777777" w:rsidR="009F7A62" w:rsidRPr="00903DBA" w:rsidRDefault="009F7A62" w:rsidP="009F7A62">
      <w:pPr>
        <w:pStyle w:val="Code"/>
        <w:rPr>
          <w:highlight w:val="white"/>
        </w:rPr>
      </w:pPr>
      <w:r w:rsidRPr="00903DBA">
        <w:rPr>
          <w:highlight w:val="white"/>
        </w:rPr>
        <w:t xml:space="preserve">        StaticAddress staticAddress = (StaticAddress) value;</w:t>
      </w:r>
    </w:p>
    <w:p w14:paraId="7C4E037D" w14:textId="77777777" w:rsidR="00013F62" w:rsidRPr="00903DBA" w:rsidRDefault="009F7A62" w:rsidP="009F7A62">
      <w:pPr>
        <w:pStyle w:val="Code"/>
        <w:rPr>
          <w:highlight w:val="white"/>
        </w:rPr>
      </w:pPr>
      <w:r w:rsidRPr="00903DBA">
        <w:rPr>
          <w:highlight w:val="white"/>
        </w:rPr>
        <w:lastRenderedPageBreak/>
        <w:t xml:space="preserve">        return "staticaddress" + Symbol.SeparatorId + staticAddress.UniqueName</w:t>
      </w:r>
    </w:p>
    <w:p w14:paraId="2A215199" w14:textId="742C9989" w:rsidR="009F7A62" w:rsidRPr="00903DBA" w:rsidRDefault="00013F62" w:rsidP="009F7A62">
      <w:pPr>
        <w:pStyle w:val="Code"/>
        <w:rPr>
          <w:highlight w:val="white"/>
        </w:rPr>
      </w:pPr>
      <w:r w:rsidRPr="00903DBA">
        <w:rPr>
          <w:highlight w:val="white"/>
        </w:rPr>
        <w:t xml:space="preserve">              </w:t>
      </w:r>
      <w:r w:rsidR="009F7A62" w:rsidRPr="00903DBA">
        <w:rPr>
          <w:highlight w:val="white"/>
        </w:rPr>
        <w:t xml:space="preserve"> +</w:t>
      </w:r>
      <w:r w:rsidRPr="00903DBA">
        <w:rPr>
          <w:highlight w:val="white"/>
        </w:rPr>
        <w:t xml:space="preserve"> </w:t>
      </w:r>
      <w:r w:rsidR="009F7A62" w:rsidRPr="00903DBA">
        <w:rPr>
          <w:highlight w:val="white"/>
        </w:rPr>
        <w:t>Symbol.SeparatorId + staticAddress.Offset + Symbol.NumberId;</w:t>
      </w:r>
    </w:p>
    <w:p w14:paraId="5B4415D9" w14:textId="77777777" w:rsidR="009F7A62" w:rsidRPr="00903DBA" w:rsidRDefault="009F7A62" w:rsidP="009F7A62">
      <w:pPr>
        <w:pStyle w:val="Code"/>
        <w:rPr>
          <w:highlight w:val="white"/>
        </w:rPr>
      </w:pPr>
      <w:r w:rsidRPr="00903DBA">
        <w:rPr>
          <w:highlight w:val="white"/>
        </w:rPr>
        <w:t xml:space="preserve">      }</w:t>
      </w:r>
    </w:p>
    <w:p w14:paraId="29F56511" w14:textId="154AAF78" w:rsidR="00A8479D" w:rsidRDefault="009421F3" w:rsidP="00A8479D">
      <w:pPr>
        <w:rPr>
          <w:highlight w:val="white"/>
        </w:rPr>
      </w:pPr>
      <w:r>
        <w:rPr>
          <w:highlight w:val="white"/>
        </w:rPr>
        <w:t xml:space="preserve">An array, floating, or integral value </w:t>
      </w:r>
      <w:r w:rsidR="00A8479D">
        <w:rPr>
          <w:highlight w:val="white"/>
        </w:rPr>
        <w:t>is given the name of the values’s string with the minus sign replaced by the text “minus”.</w:t>
      </w:r>
    </w:p>
    <w:p w14:paraId="5E0719AB" w14:textId="2F8C0700" w:rsidR="009F7A62" w:rsidRPr="00903DBA" w:rsidRDefault="009F7A62" w:rsidP="009F7A62">
      <w:pPr>
        <w:pStyle w:val="Code"/>
        <w:rPr>
          <w:highlight w:val="white"/>
        </w:rPr>
      </w:pPr>
      <w:r w:rsidRPr="00903DBA">
        <w:rPr>
          <w:highlight w:val="white"/>
        </w:rPr>
        <w:t xml:space="preserve">      else if (type.IsArray()) {</w:t>
      </w:r>
    </w:p>
    <w:p w14:paraId="65EA08B0" w14:textId="77777777" w:rsidR="004D13ED" w:rsidRPr="00903DBA" w:rsidRDefault="004D13ED" w:rsidP="004D13ED">
      <w:pPr>
        <w:pStyle w:val="Code"/>
        <w:rPr>
          <w:highlight w:val="white"/>
        </w:rPr>
      </w:pPr>
      <w:r w:rsidRPr="00903DBA">
        <w:rPr>
          <w:highlight w:val="white"/>
        </w:rPr>
        <w:t xml:space="preserve">        return "Array_" + value.ToString() + Symbol.NumberId;</w:t>
      </w:r>
    </w:p>
    <w:p w14:paraId="6ADACEFB" w14:textId="3271DDE3" w:rsidR="009F7A62" w:rsidRPr="00903DBA" w:rsidRDefault="004D13ED" w:rsidP="004D13ED">
      <w:pPr>
        <w:pStyle w:val="Code"/>
        <w:rPr>
          <w:highlight w:val="white"/>
        </w:rPr>
      </w:pPr>
      <w:r w:rsidRPr="00903DBA">
        <w:rPr>
          <w:highlight w:val="white"/>
        </w:rPr>
        <w:t xml:space="preserve">      </w:t>
      </w:r>
      <w:r w:rsidR="009F7A62" w:rsidRPr="00903DBA">
        <w:rPr>
          <w:highlight w:val="white"/>
        </w:rPr>
        <w:t>}</w:t>
      </w:r>
    </w:p>
    <w:p w14:paraId="67435051" w14:textId="77777777" w:rsidR="009F7A62" w:rsidRPr="00903DBA" w:rsidRDefault="009F7A62" w:rsidP="009F7A62">
      <w:pPr>
        <w:pStyle w:val="Code"/>
        <w:rPr>
          <w:highlight w:val="white"/>
        </w:rPr>
      </w:pPr>
      <w:r w:rsidRPr="00903DBA">
        <w:rPr>
          <w:highlight w:val="white"/>
        </w:rPr>
        <w:t xml:space="preserve">      else if (type.IsFloating()) {</w:t>
      </w:r>
    </w:p>
    <w:p w14:paraId="3A1E7CE5" w14:textId="77777777" w:rsidR="00013F62" w:rsidRPr="00903DBA" w:rsidRDefault="009F7A62" w:rsidP="009F7A62">
      <w:pPr>
        <w:pStyle w:val="Code"/>
        <w:rPr>
          <w:highlight w:val="white"/>
        </w:rPr>
      </w:pPr>
      <w:r w:rsidRPr="00903DBA">
        <w:rPr>
          <w:highlight w:val="white"/>
        </w:rPr>
        <w:t xml:space="preserve">        return "float" + type.Size().ToString() + Symbol.SeparatorId +</w:t>
      </w:r>
    </w:p>
    <w:p w14:paraId="1C6D2B3D" w14:textId="7F1D2119" w:rsidR="009F7A62" w:rsidRPr="00903DBA" w:rsidRDefault="00013F62" w:rsidP="009F7A62">
      <w:pPr>
        <w:pStyle w:val="Code"/>
        <w:rPr>
          <w:highlight w:val="white"/>
        </w:rPr>
      </w:pPr>
      <w:r w:rsidRPr="00903DBA">
        <w:rPr>
          <w:highlight w:val="white"/>
        </w:rPr>
        <w:t xml:space="preserve">              </w:t>
      </w:r>
      <w:r w:rsidR="009F7A62" w:rsidRPr="00903DBA">
        <w:rPr>
          <w:highlight w:val="white"/>
        </w:rPr>
        <w:t xml:space="preserve"> value.ToString().Replace("-", "minus") + Symbol.NumberId;</w:t>
      </w:r>
    </w:p>
    <w:p w14:paraId="232087A6" w14:textId="77777777" w:rsidR="009F7A62" w:rsidRPr="00903DBA" w:rsidRDefault="009F7A62" w:rsidP="009F7A62">
      <w:pPr>
        <w:pStyle w:val="Code"/>
        <w:rPr>
          <w:highlight w:val="white"/>
        </w:rPr>
      </w:pPr>
      <w:r w:rsidRPr="00903DBA">
        <w:rPr>
          <w:highlight w:val="white"/>
        </w:rPr>
        <w:t xml:space="preserve">      }</w:t>
      </w:r>
    </w:p>
    <w:p w14:paraId="2C0FB789" w14:textId="77777777" w:rsidR="009F7A62" w:rsidRPr="00903DBA" w:rsidRDefault="009F7A62" w:rsidP="009F7A62">
      <w:pPr>
        <w:pStyle w:val="Code"/>
        <w:rPr>
          <w:highlight w:val="white"/>
        </w:rPr>
      </w:pPr>
      <w:r w:rsidRPr="00903DBA">
        <w:rPr>
          <w:highlight w:val="white"/>
        </w:rPr>
        <w:t xml:space="preserve">      else {</w:t>
      </w:r>
    </w:p>
    <w:p w14:paraId="54B73AA3" w14:textId="77777777" w:rsidR="00013F62" w:rsidRPr="00903DBA" w:rsidRDefault="009F7A62" w:rsidP="009F7A62">
      <w:pPr>
        <w:pStyle w:val="Code"/>
        <w:rPr>
          <w:highlight w:val="white"/>
        </w:rPr>
      </w:pPr>
      <w:r w:rsidRPr="00903DBA">
        <w:rPr>
          <w:highlight w:val="white"/>
        </w:rPr>
        <w:t xml:space="preserve">        return "int" + type.Size().ToString() + Symbol.SeparatorId +</w:t>
      </w:r>
    </w:p>
    <w:p w14:paraId="7200D1AB" w14:textId="5F5419A1" w:rsidR="009F7A62" w:rsidRPr="00903DBA" w:rsidRDefault="00013F62" w:rsidP="009F7A62">
      <w:pPr>
        <w:pStyle w:val="Code"/>
        <w:rPr>
          <w:highlight w:val="white"/>
        </w:rPr>
      </w:pPr>
      <w:r w:rsidRPr="00903DBA">
        <w:rPr>
          <w:highlight w:val="white"/>
        </w:rPr>
        <w:t xml:space="preserve">               </w:t>
      </w:r>
      <w:r w:rsidR="009F7A62" w:rsidRPr="00903DBA">
        <w:rPr>
          <w:highlight w:val="white"/>
        </w:rPr>
        <w:t>value.ToString().Replace("-", "minus") + Symbol.NumberId;</w:t>
      </w:r>
    </w:p>
    <w:p w14:paraId="2478713A" w14:textId="77777777" w:rsidR="009F7A62" w:rsidRPr="00903DBA" w:rsidRDefault="009F7A62" w:rsidP="009F7A62">
      <w:pPr>
        <w:pStyle w:val="Code"/>
        <w:rPr>
          <w:highlight w:val="white"/>
        </w:rPr>
      </w:pPr>
      <w:r w:rsidRPr="00903DBA">
        <w:rPr>
          <w:highlight w:val="white"/>
        </w:rPr>
        <w:t xml:space="preserve">      }</w:t>
      </w:r>
    </w:p>
    <w:p w14:paraId="3B9C8B52" w14:textId="77777777" w:rsidR="009F7A62" w:rsidRPr="00903DBA" w:rsidRDefault="009F7A62" w:rsidP="009F7A62">
      <w:pPr>
        <w:pStyle w:val="Code"/>
        <w:rPr>
          <w:highlight w:val="white"/>
        </w:rPr>
      </w:pPr>
      <w:r w:rsidRPr="00903DBA">
        <w:rPr>
          <w:highlight w:val="white"/>
        </w:rPr>
        <w:t xml:space="preserve">    }</w:t>
      </w:r>
    </w:p>
    <w:p w14:paraId="7F99AD0A" w14:textId="77777777" w:rsidR="009F7A62" w:rsidRPr="00903DBA" w:rsidRDefault="009F7A62" w:rsidP="009F7A62">
      <w:pPr>
        <w:pStyle w:val="Code"/>
        <w:rPr>
          <w:highlight w:val="white"/>
        </w:rPr>
      </w:pPr>
    </w:p>
    <w:p w14:paraId="45905A2F" w14:textId="77777777" w:rsidR="009F7A62" w:rsidRPr="00903DBA" w:rsidRDefault="009F7A62" w:rsidP="009F7A62">
      <w:pPr>
        <w:pStyle w:val="Code"/>
        <w:rPr>
          <w:highlight w:val="white"/>
        </w:rPr>
      </w:pPr>
      <w:r w:rsidRPr="00903DBA">
        <w:rPr>
          <w:highlight w:val="white"/>
        </w:rPr>
        <w:t xml:space="preserve">    public string Name {</w:t>
      </w:r>
    </w:p>
    <w:p w14:paraId="4DE09929" w14:textId="77777777" w:rsidR="009F7A62" w:rsidRPr="00903DBA" w:rsidRDefault="009F7A62" w:rsidP="009F7A62">
      <w:pPr>
        <w:pStyle w:val="Code"/>
        <w:rPr>
          <w:highlight w:val="white"/>
        </w:rPr>
      </w:pPr>
      <w:r w:rsidRPr="00903DBA">
        <w:rPr>
          <w:highlight w:val="white"/>
        </w:rPr>
        <w:t xml:space="preserve">      get { return m_name; }</w:t>
      </w:r>
    </w:p>
    <w:p w14:paraId="3C609CCD" w14:textId="77777777" w:rsidR="009F7A62" w:rsidRPr="00903DBA" w:rsidRDefault="009F7A62" w:rsidP="009F7A62">
      <w:pPr>
        <w:pStyle w:val="Code"/>
        <w:rPr>
          <w:highlight w:val="white"/>
        </w:rPr>
      </w:pPr>
      <w:r w:rsidRPr="00903DBA">
        <w:rPr>
          <w:highlight w:val="white"/>
        </w:rPr>
        <w:t xml:space="preserve">      set { m_name = value; }</w:t>
      </w:r>
    </w:p>
    <w:p w14:paraId="616C3552" w14:textId="77777777" w:rsidR="009F7A62" w:rsidRPr="00903DBA" w:rsidRDefault="009F7A62" w:rsidP="009F7A62">
      <w:pPr>
        <w:pStyle w:val="Code"/>
        <w:rPr>
          <w:highlight w:val="white"/>
        </w:rPr>
      </w:pPr>
      <w:r w:rsidRPr="00903DBA">
        <w:rPr>
          <w:highlight w:val="white"/>
        </w:rPr>
        <w:t xml:space="preserve">    }</w:t>
      </w:r>
    </w:p>
    <w:p w14:paraId="0F466442" w14:textId="77777777" w:rsidR="009F7A62" w:rsidRPr="00903DBA" w:rsidRDefault="009F7A62" w:rsidP="009F7A62">
      <w:pPr>
        <w:pStyle w:val="Code"/>
        <w:rPr>
          <w:highlight w:val="white"/>
        </w:rPr>
      </w:pPr>
    </w:p>
    <w:p w14:paraId="1A80E6CF" w14:textId="77777777" w:rsidR="009F7A62" w:rsidRPr="00903DBA" w:rsidRDefault="009F7A62" w:rsidP="009F7A62">
      <w:pPr>
        <w:pStyle w:val="Code"/>
        <w:rPr>
          <w:highlight w:val="white"/>
        </w:rPr>
      </w:pPr>
      <w:r w:rsidRPr="00903DBA">
        <w:rPr>
          <w:highlight w:val="white"/>
        </w:rPr>
        <w:t xml:space="preserve">    public string UniqueName {</w:t>
      </w:r>
    </w:p>
    <w:p w14:paraId="5E235AD4" w14:textId="77777777" w:rsidR="009F7A62" w:rsidRPr="00903DBA" w:rsidRDefault="009F7A62" w:rsidP="009F7A62">
      <w:pPr>
        <w:pStyle w:val="Code"/>
        <w:rPr>
          <w:highlight w:val="white"/>
        </w:rPr>
      </w:pPr>
      <w:r w:rsidRPr="00903DBA">
        <w:rPr>
          <w:highlight w:val="white"/>
        </w:rPr>
        <w:t xml:space="preserve">      get { return m_uniqueName; }</w:t>
      </w:r>
    </w:p>
    <w:p w14:paraId="0D6069BC" w14:textId="77777777" w:rsidR="009F7A62" w:rsidRPr="00903DBA" w:rsidRDefault="009F7A62" w:rsidP="009F7A62">
      <w:pPr>
        <w:pStyle w:val="Code"/>
        <w:rPr>
          <w:highlight w:val="white"/>
        </w:rPr>
      </w:pPr>
      <w:r w:rsidRPr="00903DBA">
        <w:rPr>
          <w:highlight w:val="white"/>
        </w:rPr>
        <w:t xml:space="preserve">      set { m_uniqueName = value; }</w:t>
      </w:r>
    </w:p>
    <w:p w14:paraId="46C5084B" w14:textId="77777777" w:rsidR="009F7A62" w:rsidRPr="00903DBA" w:rsidRDefault="009F7A62" w:rsidP="009F7A62">
      <w:pPr>
        <w:pStyle w:val="Code"/>
        <w:rPr>
          <w:highlight w:val="white"/>
        </w:rPr>
      </w:pPr>
      <w:r w:rsidRPr="00903DBA">
        <w:rPr>
          <w:highlight w:val="white"/>
        </w:rPr>
        <w:t xml:space="preserve">    }</w:t>
      </w:r>
    </w:p>
    <w:p w14:paraId="0FDC0B87" w14:textId="77777777" w:rsidR="009F7A62" w:rsidRPr="00903DBA" w:rsidRDefault="009F7A62" w:rsidP="009F7A62">
      <w:pPr>
        <w:pStyle w:val="Code"/>
        <w:rPr>
          <w:highlight w:val="white"/>
        </w:rPr>
      </w:pPr>
    </w:p>
    <w:p w14:paraId="07B2EB33" w14:textId="77777777" w:rsidR="009F7A62" w:rsidRPr="00903DBA" w:rsidRDefault="009F7A62" w:rsidP="009F7A62">
      <w:pPr>
        <w:pStyle w:val="Code"/>
        <w:rPr>
          <w:highlight w:val="white"/>
        </w:rPr>
      </w:pPr>
      <w:r w:rsidRPr="00903DBA">
        <w:rPr>
          <w:highlight w:val="white"/>
        </w:rPr>
        <w:t xml:space="preserve">    public bool ExternalLinkage {</w:t>
      </w:r>
    </w:p>
    <w:p w14:paraId="75F5BCFF" w14:textId="77777777" w:rsidR="009F7A62" w:rsidRPr="00903DBA" w:rsidRDefault="009F7A62" w:rsidP="009F7A62">
      <w:pPr>
        <w:pStyle w:val="Code"/>
        <w:rPr>
          <w:highlight w:val="white"/>
        </w:rPr>
      </w:pPr>
      <w:r w:rsidRPr="00903DBA">
        <w:rPr>
          <w:highlight w:val="white"/>
        </w:rPr>
        <w:t xml:space="preserve">      get { return m_externalLinkage; }</w:t>
      </w:r>
    </w:p>
    <w:p w14:paraId="6F6068B0" w14:textId="77777777" w:rsidR="009F7A62" w:rsidRPr="00903DBA" w:rsidRDefault="009F7A62" w:rsidP="009F7A62">
      <w:pPr>
        <w:pStyle w:val="Code"/>
        <w:rPr>
          <w:highlight w:val="white"/>
        </w:rPr>
      </w:pPr>
      <w:r w:rsidRPr="00903DBA">
        <w:rPr>
          <w:highlight w:val="white"/>
        </w:rPr>
        <w:t xml:space="preserve">    }</w:t>
      </w:r>
    </w:p>
    <w:p w14:paraId="609D110F" w14:textId="68FB381E" w:rsidR="009F7A62" w:rsidRPr="00903DBA" w:rsidRDefault="009F7A62" w:rsidP="00EE197F">
      <w:pPr>
        <w:pStyle w:val="Code"/>
        <w:rPr>
          <w:highlight w:val="white"/>
        </w:rPr>
      </w:pPr>
    </w:p>
    <w:p w14:paraId="1AED94D0" w14:textId="77777777" w:rsidR="00EE197F" w:rsidRPr="00903DBA" w:rsidRDefault="00EE197F" w:rsidP="00EE197F">
      <w:pPr>
        <w:pStyle w:val="Code"/>
        <w:rPr>
          <w:highlight w:val="white"/>
        </w:rPr>
      </w:pPr>
      <w:r w:rsidRPr="00903DBA">
        <w:rPr>
          <w:highlight w:val="white"/>
        </w:rPr>
        <w:t xml:space="preserve">    public bool FunctionDefinition {</w:t>
      </w:r>
    </w:p>
    <w:p w14:paraId="2772A690" w14:textId="77777777" w:rsidR="00EE197F" w:rsidRPr="00903DBA" w:rsidRDefault="00EE197F" w:rsidP="00EE197F">
      <w:pPr>
        <w:pStyle w:val="Code"/>
        <w:rPr>
          <w:highlight w:val="white"/>
        </w:rPr>
      </w:pPr>
      <w:r w:rsidRPr="00903DBA">
        <w:rPr>
          <w:highlight w:val="white"/>
        </w:rPr>
        <w:t xml:space="preserve">      get { return m_functionDefinition; }</w:t>
      </w:r>
    </w:p>
    <w:p w14:paraId="746CA239" w14:textId="77777777" w:rsidR="00EE197F" w:rsidRPr="00903DBA" w:rsidRDefault="00EE197F" w:rsidP="00EE197F">
      <w:pPr>
        <w:pStyle w:val="Code"/>
        <w:rPr>
          <w:highlight w:val="white"/>
        </w:rPr>
      </w:pPr>
      <w:r w:rsidRPr="00903DBA">
        <w:rPr>
          <w:highlight w:val="white"/>
        </w:rPr>
        <w:t xml:space="preserve">      set { m_functionDefinition = value; }</w:t>
      </w:r>
    </w:p>
    <w:p w14:paraId="06986297" w14:textId="77777777" w:rsidR="00EE197F" w:rsidRPr="00903DBA" w:rsidRDefault="00EE197F" w:rsidP="00EE197F">
      <w:pPr>
        <w:pStyle w:val="Code"/>
        <w:rPr>
          <w:highlight w:val="white"/>
        </w:rPr>
      </w:pPr>
      <w:r w:rsidRPr="00903DBA">
        <w:rPr>
          <w:highlight w:val="white"/>
        </w:rPr>
        <w:t xml:space="preserve">    }</w:t>
      </w:r>
    </w:p>
    <w:p w14:paraId="08A4D023" w14:textId="77777777" w:rsidR="00EE197F" w:rsidRPr="00903DBA" w:rsidRDefault="00EE197F" w:rsidP="00EE197F">
      <w:pPr>
        <w:pStyle w:val="Code"/>
        <w:rPr>
          <w:highlight w:val="white"/>
        </w:rPr>
      </w:pPr>
    </w:p>
    <w:p w14:paraId="04A466A9" w14:textId="77777777" w:rsidR="009F7A62" w:rsidRPr="00903DBA" w:rsidRDefault="009F7A62" w:rsidP="009F7A62">
      <w:pPr>
        <w:pStyle w:val="Code"/>
        <w:rPr>
          <w:highlight w:val="white"/>
        </w:rPr>
      </w:pPr>
      <w:r w:rsidRPr="00903DBA">
        <w:rPr>
          <w:highlight w:val="white"/>
        </w:rPr>
        <w:t xml:space="preserve">    public Storage Storage {</w:t>
      </w:r>
    </w:p>
    <w:p w14:paraId="32031EB0" w14:textId="77777777" w:rsidR="009F7A62" w:rsidRPr="00903DBA" w:rsidRDefault="009F7A62" w:rsidP="009F7A62">
      <w:pPr>
        <w:pStyle w:val="Code"/>
        <w:rPr>
          <w:highlight w:val="white"/>
        </w:rPr>
      </w:pPr>
      <w:r w:rsidRPr="00903DBA">
        <w:rPr>
          <w:highlight w:val="white"/>
        </w:rPr>
        <w:t xml:space="preserve">      get { return m_storage; }</w:t>
      </w:r>
    </w:p>
    <w:p w14:paraId="3CBD0FBE" w14:textId="77777777" w:rsidR="009F7A62" w:rsidRPr="00903DBA" w:rsidRDefault="009F7A62" w:rsidP="009F7A62">
      <w:pPr>
        <w:pStyle w:val="Code"/>
        <w:rPr>
          <w:highlight w:val="white"/>
        </w:rPr>
      </w:pPr>
      <w:r w:rsidRPr="00903DBA">
        <w:rPr>
          <w:highlight w:val="white"/>
        </w:rPr>
        <w:t xml:space="preserve">      set { m_storage = value; }</w:t>
      </w:r>
    </w:p>
    <w:p w14:paraId="3C11C2A4" w14:textId="77777777" w:rsidR="009F7A62" w:rsidRPr="00903DBA" w:rsidRDefault="009F7A62" w:rsidP="009F7A62">
      <w:pPr>
        <w:pStyle w:val="Code"/>
        <w:rPr>
          <w:highlight w:val="white"/>
        </w:rPr>
      </w:pPr>
      <w:r w:rsidRPr="00903DBA">
        <w:rPr>
          <w:highlight w:val="white"/>
        </w:rPr>
        <w:t xml:space="preserve">    }</w:t>
      </w:r>
    </w:p>
    <w:p w14:paraId="1064E685" w14:textId="77777777" w:rsidR="009F7A62" w:rsidRPr="00903DBA" w:rsidRDefault="009F7A62" w:rsidP="009F7A62">
      <w:pPr>
        <w:pStyle w:val="Code"/>
        <w:rPr>
          <w:highlight w:val="white"/>
        </w:rPr>
      </w:pPr>
    </w:p>
    <w:p w14:paraId="09EC4719" w14:textId="77777777" w:rsidR="009F7A62" w:rsidRPr="00903DBA" w:rsidRDefault="009F7A62" w:rsidP="009F7A62">
      <w:pPr>
        <w:pStyle w:val="Code"/>
        <w:rPr>
          <w:highlight w:val="white"/>
        </w:rPr>
      </w:pPr>
      <w:r w:rsidRPr="00903DBA">
        <w:rPr>
          <w:highlight w:val="white"/>
        </w:rPr>
        <w:t xml:space="preserve">    public Type Type {</w:t>
      </w:r>
    </w:p>
    <w:p w14:paraId="48704833" w14:textId="77777777" w:rsidR="009F7A62" w:rsidRPr="00903DBA" w:rsidRDefault="009F7A62" w:rsidP="009F7A62">
      <w:pPr>
        <w:pStyle w:val="Code"/>
        <w:rPr>
          <w:highlight w:val="white"/>
        </w:rPr>
      </w:pPr>
      <w:r w:rsidRPr="00903DBA">
        <w:rPr>
          <w:highlight w:val="white"/>
        </w:rPr>
        <w:t xml:space="preserve">      get { return m_type; }</w:t>
      </w:r>
    </w:p>
    <w:p w14:paraId="168E9642" w14:textId="77777777" w:rsidR="009F7A62" w:rsidRPr="00903DBA" w:rsidRDefault="009F7A62" w:rsidP="009F7A62">
      <w:pPr>
        <w:pStyle w:val="Code"/>
        <w:rPr>
          <w:highlight w:val="white"/>
        </w:rPr>
      </w:pPr>
      <w:r w:rsidRPr="00903DBA">
        <w:rPr>
          <w:highlight w:val="white"/>
        </w:rPr>
        <w:t xml:space="preserve">      set { m_type = value; }</w:t>
      </w:r>
    </w:p>
    <w:p w14:paraId="7727319F" w14:textId="77777777" w:rsidR="009F7A62" w:rsidRPr="00903DBA" w:rsidRDefault="009F7A62" w:rsidP="009F7A62">
      <w:pPr>
        <w:pStyle w:val="Code"/>
        <w:rPr>
          <w:highlight w:val="white"/>
        </w:rPr>
      </w:pPr>
      <w:r w:rsidRPr="00903DBA">
        <w:rPr>
          <w:highlight w:val="white"/>
        </w:rPr>
        <w:t xml:space="preserve">    }</w:t>
      </w:r>
    </w:p>
    <w:p w14:paraId="35A7A430" w14:textId="77777777" w:rsidR="009F7A62" w:rsidRPr="00903DBA" w:rsidRDefault="009F7A62" w:rsidP="009F7A62">
      <w:pPr>
        <w:pStyle w:val="Code"/>
        <w:rPr>
          <w:highlight w:val="white"/>
        </w:rPr>
      </w:pPr>
    </w:p>
    <w:p w14:paraId="7B528FFD" w14:textId="77777777" w:rsidR="009F7A62" w:rsidRPr="00903DBA" w:rsidRDefault="009F7A62" w:rsidP="009F7A62">
      <w:pPr>
        <w:pStyle w:val="Code"/>
        <w:rPr>
          <w:highlight w:val="white"/>
        </w:rPr>
      </w:pPr>
      <w:r w:rsidRPr="00903DBA">
        <w:rPr>
          <w:highlight w:val="white"/>
        </w:rPr>
        <w:t xml:space="preserve">    public int Offset {</w:t>
      </w:r>
    </w:p>
    <w:p w14:paraId="296AD2D9" w14:textId="1AA0587C" w:rsidR="009F7A62" w:rsidRPr="00903DBA" w:rsidRDefault="009F7A62" w:rsidP="009F7A62">
      <w:pPr>
        <w:pStyle w:val="Code"/>
        <w:rPr>
          <w:highlight w:val="white"/>
        </w:rPr>
      </w:pPr>
      <w:r w:rsidRPr="00903DBA">
        <w:rPr>
          <w:highlight w:val="white"/>
        </w:rPr>
        <w:t xml:space="preserve">      get { return </w:t>
      </w:r>
      <w:r w:rsidR="00F26000" w:rsidRPr="00903DBA">
        <w:rPr>
          <w:highlight w:val="white"/>
        </w:rPr>
        <w:t>m_offset</w:t>
      </w:r>
      <w:r w:rsidRPr="00903DBA">
        <w:rPr>
          <w:highlight w:val="white"/>
        </w:rPr>
        <w:t>; }</w:t>
      </w:r>
    </w:p>
    <w:p w14:paraId="0227A514" w14:textId="0A5EAE1D" w:rsidR="009F7A62" w:rsidRPr="00903DBA" w:rsidRDefault="009F7A62" w:rsidP="009F7A62">
      <w:pPr>
        <w:pStyle w:val="Code"/>
        <w:rPr>
          <w:highlight w:val="white"/>
        </w:rPr>
      </w:pPr>
      <w:r w:rsidRPr="00903DBA">
        <w:rPr>
          <w:highlight w:val="white"/>
        </w:rPr>
        <w:t xml:space="preserve">      set { </w:t>
      </w:r>
      <w:r w:rsidR="00F26000" w:rsidRPr="00903DBA">
        <w:rPr>
          <w:highlight w:val="white"/>
        </w:rPr>
        <w:t>m_offset</w:t>
      </w:r>
      <w:r w:rsidRPr="00903DBA">
        <w:rPr>
          <w:highlight w:val="white"/>
        </w:rPr>
        <w:t xml:space="preserve"> = value; }</w:t>
      </w:r>
    </w:p>
    <w:p w14:paraId="45F4A65D" w14:textId="77777777" w:rsidR="009F7A62" w:rsidRPr="00903DBA" w:rsidRDefault="009F7A62" w:rsidP="009F7A62">
      <w:pPr>
        <w:pStyle w:val="Code"/>
        <w:rPr>
          <w:highlight w:val="white"/>
        </w:rPr>
      </w:pPr>
      <w:r w:rsidRPr="00903DBA">
        <w:rPr>
          <w:highlight w:val="white"/>
        </w:rPr>
        <w:t xml:space="preserve">    }</w:t>
      </w:r>
    </w:p>
    <w:p w14:paraId="559F1D2C" w14:textId="77777777" w:rsidR="009F7A62" w:rsidRPr="00903DBA" w:rsidRDefault="009F7A62" w:rsidP="009F7A62">
      <w:pPr>
        <w:pStyle w:val="Code"/>
        <w:rPr>
          <w:highlight w:val="white"/>
        </w:rPr>
      </w:pPr>
    </w:p>
    <w:p w14:paraId="542EF43B" w14:textId="77777777" w:rsidR="009F7A62" w:rsidRPr="00903DBA" w:rsidRDefault="009F7A62" w:rsidP="009F7A62">
      <w:pPr>
        <w:pStyle w:val="Code"/>
        <w:rPr>
          <w:highlight w:val="white"/>
        </w:rPr>
      </w:pPr>
      <w:r w:rsidRPr="00903DBA">
        <w:rPr>
          <w:highlight w:val="white"/>
        </w:rPr>
        <w:t xml:space="preserve">    public bool IsExtern() {</w:t>
      </w:r>
    </w:p>
    <w:p w14:paraId="285C4DB5" w14:textId="77777777" w:rsidR="009F7A62" w:rsidRPr="00903DBA" w:rsidRDefault="009F7A62" w:rsidP="009F7A62">
      <w:pPr>
        <w:pStyle w:val="Code"/>
        <w:rPr>
          <w:highlight w:val="white"/>
        </w:rPr>
      </w:pPr>
      <w:r w:rsidRPr="00903DBA">
        <w:rPr>
          <w:highlight w:val="white"/>
        </w:rPr>
        <w:t xml:space="preserve">      return (m_storage == Storage.Extern);</w:t>
      </w:r>
    </w:p>
    <w:p w14:paraId="781DDD29" w14:textId="77777777" w:rsidR="009F7A62" w:rsidRPr="00903DBA" w:rsidRDefault="009F7A62" w:rsidP="009F7A62">
      <w:pPr>
        <w:pStyle w:val="Code"/>
        <w:rPr>
          <w:highlight w:val="white"/>
        </w:rPr>
      </w:pPr>
      <w:r w:rsidRPr="00903DBA">
        <w:rPr>
          <w:highlight w:val="white"/>
        </w:rPr>
        <w:t xml:space="preserve">    }</w:t>
      </w:r>
    </w:p>
    <w:p w14:paraId="2CBA67E1" w14:textId="77777777" w:rsidR="009F7A62" w:rsidRPr="00903DBA" w:rsidRDefault="009F7A62" w:rsidP="009F7A62">
      <w:pPr>
        <w:pStyle w:val="Code"/>
        <w:rPr>
          <w:highlight w:val="white"/>
        </w:rPr>
      </w:pPr>
      <w:r w:rsidRPr="00903DBA">
        <w:rPr>
          <w:highlight w:val="white"/>
        </w:rPr>
        <w:lastRenderedPageBreak/>
        <w:t xml:space="preserve">  </w:t>
      </w:r>
    </w:p>
    <w:p w14:paraId="062FF17E" w14:textId="77777777" w:rsidR="009F7A62" w:rsidRPr="00903DBA" w:rsidRDefault="009F7A62" w:rsidP="009F7A62">
      <w:pPr>
        <w:pStyle w:val="Code"/>
        <w:rPr>
          <w:highlight w:val="white"/>
        </w:rPr>
      </w:pPr>
      <w:r w:rsidRPr="00903DBA">
        <w:rPr>
          <w:highlight w:val="white"/>
        </w:rPr>
        <w:t xml:space="preserve">    public bool IsStatic() {</w:t>
      </w:r>
    </w:p>
    <w:p w14:paraId="78501E93" w14:textId="77777777" w:rsidR="009F7A62" w:rsidRPr="00903DBA" w:rsidRDefault="009F7A62" w:rsidP="009F7A62">
      <w:pPr>
        <w:pStyle w:val="Code"/>
        <w:rPr>
          <w:highlight w:val="white"/>
        </w:rPr>
      </w:pPr>
      <w:r w:rsidRPr="00903DBA">
        <w:rPr>
          <w:highlight w:val="white"/>
        </w:rPr>
        <w:t xml:space="preserve">      return (m_storage == Storage.Static);</w:t>
      </w:r>
    </w:p>
    <w:p w14:paraId="34B1E943" w14:textId="77777777" w:rsidR="009F7A62" w:rsidRPr="00903DBA" w:rsidRDefault="009F7A62" w:rsidP="009F7A62">
      <w:pPr>
        <w:pStyle w:val="Code"/>
        <w:rPr>
          <w:highlight w:val="white"/>
        </w:rPr>
      </w:pPr>
      <w:r w:rsidRPr="00903DBA">
        <w:rPr>
          <w:highlight w:val="white"/>
        </w:rPr>
        <w:t xml:space="preserve">    }</w:t>
      </w:r>
    </w:p>
    <w:p w14:paraId="284E6C8F" w14:textId="77777777" w:rsidR="009F7A62" w:rsidRPr="00903DBA" w:rsidRDefault="009F7A62" w:rsidP="009F7A62">
      <w:pPr>
        <w:pStyle w:val="Code"/>
        <w:rPr>
          <w:highlight w:val="white"/>
        </w:rPr>
      </w:pPr>
      <w:r w:rsidRPr="00903DBA">
        <w:rPr>
          <w:highlight w:val="white"/>
        </w:rPr>
        <w:t xml:space="preserve">  </w:t>
      </w:r>
    </w:p>
    <w:p w14:paraId="63A76CC9" w14:textId="77777777" w:rsidR="009F7A62" w:rsidRPr="00903DBA" w:rsidRDefault="009F7A62" w:rsidP="009F7A62">
      <w:pPr>
        <w:pStyle w:val="Code"/>
        <w:rPr>
          <w:highlight w:val="white"/>
        </w:rPr>
      </w:pPr>
      <w:r w:rsidRPr="00903DBA">
        <w:rPr>
          <w:highlight w:val="white"/>
        </w:rPr>
        <w:t xml:space="preserve">    public bool IsExternOrStatic() {</w:t>
      </w:r>
    </w:p>
    <w:p w14:paraId="290535C2" w14:textId="77777777" w:rsidR="009F7A62" w:rsidRPr="00903DBA" w:rsidRDefault="009F7A62" w:rsidP="009F7A62">
      <w:pPr>
        <w:pStyle w:val="Code"/>
        <w:rPr>
          <w:highlight w:val="white"/>
        </w:rPr>
      </w:pPr>
      <w:r w:rsidRPr="00903DBA">
        <w:rPr>
          <w:highlight w:val="white"/>
        </w:rPr>
        <w:t xml:space="preserve">      return IsExtern() || IsStatic();</w:t>
      </w:r>
    </w:p>
    <w:p w14:paraId="47EC2C0B" w14:textId="77777777" w:rsidR="009F7A62" w:rsidRPr="00903DBA" w:rsidRDefault="009F7A62" w:rsidP="009F7A62">
      <w:pPr>
        <w:pStyle w:val="Code"/>
        <w:rPr>
          <w:highlight w:val="white"/>
        </w:rPr>
      </w:pPr>
      <w:r w:rsidRPr="00903DBA">
        <w:rPr>
          <w:highlight w:val="white"/>
        </w:rPr>
        <w:t xml:space="preserve">    }</w:t>
      </w:r>
    </w:p>
    <w:p w14:paraId="4A62704C" w14:textId="77777777" w:rsidR="009F7A62" w:rsidRPr="00903DBA" w:rsidRDefault="009F7A62" w:rsidP="009F7A62">
      <w:pPr>
        <w:pStyle w:val="Code"/>
        <w:rPr>
          <w:highlight w:val="white"/>
        </w:rPr>
      </w:pPr>
      <w:r w:rsidRPr="00903DBA">
        <w:rPr>
          <w:highlight w:val="white"/>
        </w:rPr>
        <w:t xml:space="preserve">  </w:t>
      </w:r>
    </w:p>
    <w:p w14:paraId="3D7AE655" w14:textId="77777777" w:rsidR="009F7A62" w:rsidRPr="00903DBA" w:rsidRDefault="009F7A62" w:rsidP="009F7A62">
      <w:pPr>
        <w:pStyle w:val="Code"/>
        <w:rPr>
          <w:highlight w:val="white"/>
        </w:rPr>
      </w:pPr>
      <w:r w:rsidRPr="00903DBA">
        <w:rPr>
          <w:highlight w:val="white"/>
        </w:rPr>
        <w:t xml:space="preserve">    public bool IsTypedef() {</w:t>
      </w:r>
    </w:p>
    <w:p w14:paraId="2EE312BD" w14:textId="77777777" w:rsidR="009F7A62" w:rsidRPr="00903DBA" w:rsidRDefault="009F7A62" w:rsidP="009F7A62">
      <w:pPr>
        <w:pStyle w:val="Code"/>
        <w:rPr>
          <w:highlight w:val="white"/>
        </w:rPr>
      </w:pPr>
      <w:r w:rsidRPr="00903DBA">
        <w:rPr>
          <w:highlight w:val="white"/>
        </w:rPr>
        <w:t xml:space="preserve">      return (m_storage == Storage.Typedef);</w:t>
      </w:r>
    </w:p>
    <w:p w14:paraId="5852978D" w14:textId="77777777" w:rsidR="009F7A62" w:rsidRPr="00903DBA" w:rsidRDefault="009F7A62" w:rsidP="009F7A62">
      <w:pPr>
        <w:pStyle w:val="Code"/>
        <w:rPr>
          <w:highlight w:val="white"/>
        </w:rPr>
      </w:pPr>
      <w:r w:rsidRPr="00903DBA">
        <w:rPr>
          <w:highlight w:val="white"/>
        </w:rPr>
        <w:t xml:space="preserve">    }</w:t>
      </w:r>
    </w:p>
    <w:p w14:paraId="738CF395" w14:textId="77777777" w:rsidR="009F7A62" w:rsidRPr="00903DBA" w:rsidRDefault="009F7A62" w:rsidP="009F7A62">
      <w:pPr>
        <w:pStyle w:val="Code"/>
        <w:rPr>
          <w:highlight w:val="white"/>
        </w:rPr>
      </w:pPr>
      <w:r w:rsidRPr="00903DBA">
        <w:rPr>
          <w:highlight w:val="white"/>
        </w:rPr>
        <w:t xml:space="preserve">  </w:t>
      </w:r>
    </w:p>
    <w:p w14:paraId="01698289" w14:textId="77777777" w:rsidR="009F7A62" w:rsidRPr="00903DBA" w:rsidRDefault="009F7A62" w:rsidP="009F7A62">
      <w:pPr>
        <w:pStyle w:val="Code"/>
        <w:rPr>
          <w:highlight w:val="white"/>
        </w:rPr>
      </w:pPr>
      <w:r w:rsidRPr="00903DBA">
        <w:rPr>
          <w:highlight w:val="white"/>
        </w:rPr>
        <w:t xml:space="preserve">    public bool IsAuto() {</w:t>
      </w:r>
    </w:p>
    <w:p w14:paraId="47C1685C" w14:textId="77777777" w:rsidR="009F7A62" w:rsidRPr="00903DBA" w:rsidRDefault="009F7A62" w:rsidP="009F7A62">
      <w:pPr>
        <w:pStyle w:val="Code"/>
        <w:rPr>
          <w:highlight w:val="white"/>
        </w:rPr>
      </w:pPr>
      <w:r w:rsidRPr="00903DBA">
        <w:rPr>
          <w:highlight w:val="white"/>
        </w:rPr>
        <w:t xml:space="preserve">      return (m_storage == Storage.Auto);</w:t>
      </w:r>
    </w:p>
    <w:p w14:paraId="61CD59CD" w14:textId="77777777" w:rsidR="009F7A62" w:rsidRPr="00903DBA" w:rsidRDefault="009F7A62" w:rsidP="009F7A62">
      <w:pPr>
        <w:pStyle w:val="Code"/>
        <w:rPr>
          <w:highlight w:val="white"/>
        </w:rPr>
      </w:pPr>
      <w:r w:rsidRPr="00903DBA">
        <w:rPr>
          <w:highlight w:val="white"/>
        </w:rPr>
        <w:t xml:space="preserve">    }</w:t>
      </w:r>
    </w:p>
    <w:p w14:paraId="1DFB049C" w14:textId="77777777" w:rsidR="009F7A62" w:rsidRPr="00903DBA" w:rsidRDefault="009F7A62" w:rsidP="009F7A62">
      <w:pPr>
        <w:pStyle w:val="Code"/>
        <w:rPr>
          <w:highlight w:val="white"/>
        </w:rPr>
      </w:pPr>
    </w:p>
    <w:p w14:paraId="41ECA72B" w14:textId="77777777" w:rsidR="009F7A62" w:rsidRPr="00903DBA" w:rsidRDefault="009F7A62" w:rsidP="009F7A62">
      <w:pPr>
        <w:pStyle w:val="Code"/>
        <w:rPr>
          <w:highlight w:val="white"/>
        </w:rPr>
      </w:pPr>
      <w:r w:rsidRPr="00903DBA">
        <w:rPr>
          <w:highlight w:val="white"/>
        </w:rPr>
        <w:t xml:space="preserve">    public bool IsRegister() {</w:t>
      </w:r>
    </w:p>
    <w:p w14:paraId="2ED5F5F0" w14:textId="77777777" w:rsidR="009F7A62" w:rsidRPr="00903DBA" w:rsidRDefault="009F7A62" w:rsidP="009F7A62">
      <w:pPr>
        <w:pStyle w:val="Code"/>
        <w:rPr>
          <w:highlight w:val="white"/>
        </w:rPr>
      </w:pPr>
      <w:r w:rsidRPr="00903DBA">
        <w:rPr>
          <w:highlight w:val="white"/>
        </w:rPr>
        <w:t xml:space="preserve">      return (m_storage == Storage.Register);</w:t>
      </w:r>
    </w:p>
    <w:p w14:paraId="6148BF71" w14:textId="77777777" w:rsidR="009F7A62" w:rsidRPr="00903DBA" w:rsidRDefault="009F7A62" w:rsidP="009F7A62">
      <w:pPr>
        <w:pStyle w:val="Code"/>
        <w:rPr>
          <w:highlight w:val="white"/>
        </w:rPr>
      </w:pPr>
      <w:r w:rsidRPr="00903DBA">
        <w:rPr>
          <w:highlight w:val="white"/>
        </w:rPr>
        <w:t xml:space="preserve">    }</w:t>
      </w:r>
    </w:p>
    <w:p w14:paraId="3EE5484A" w14:textId="77777777" w:rsidR="009F7A62" w:rsidRPr="00903DBA" w:rsidRDefault="009F7A62" w:rsidP="009F7A62">
      <w:pPr>
        <w:pStyle w:val="Code"/>
        <w:rPr>
          <w:highlight w:val="white"/>
        </w:rPr>
      </w:pPr>
    </w:p>
    <w:p w14:paraId="7D130A7B" w14:textId="77777777" w:rsidR="009F7A62" w:rsidRPr="00903DBA" w:rsidRDefault="009F7A62" w:rsidP="009F7A62">
      <w:pPr>
        <w:pStyle w:val="Code"/>
        <w:rPr>
          <w:highlight w:val="white"/>
        </w:rPr>
      </w:pPr>
      <w:r w:rsidRPr="00903DBA">
        <w:rPr>
          <w:highlight w:val="white"/>
        </w:rPr>
        <w:t xml:space="preserve">    public bool IsAutoOrRegister() {</w:t>
      </w:r>
    </w:p>
    <w:p w14:paraId="5E861B73" w14:textId="77777777" w:rsidR="009F7A62" w:rsidRPr="00903DBA" w:rsidRDefault="009F7A62" w:rsidP="009F7A62">
      <w:pPr>
        <w:pStyle w:val="Code"/>
        <w:rPr>
          <w:highlight w:val="white"/>
        </w:rPr>
      </w:pPr>
      <w:r w:rsidRPr="00903DBA">
        <w:rPr>
          <w:highlight w:val="white"/>
        </w:rPr>
        <w:t xml:space="preserve">      return IsAuto() || IsRegister();</w:t>
      </w:r>
    </w:p>
    <w:p w14:paraId="59D7F3E7" w14:textId="77777777" w:rsidR="009F7A62" w:rsidRPr="00903DBA" w:rsidRDefault="009F7A62" w:rsidP="009F7A62">
      <w:pPr>
        <w:pStyle w:val="Code"/>
        <w:rPr>
          <w:highlight w:val="white"/>
        </w:rPr>
      </w:pPr>
      <w:r w:rsidRPr="00903DBA">
        <w:rPr>
          <w:highlight w:val="white"/>
        </w:rPr>
        <w:t xml:space="preserve">    }</w:t>
      </w:r>
    </w:p>
    <w:p w14:paraId="4CB4B8B0" w14:textId="77777777" w:rsidR="009F7A62" w:rsidRPr="00903DBA" w:rsidRDefault="009F7A62" w:rsidP="009F7A62">
      <w:pPr>
        <w:pStyle w:val="Code"/>
        <w:rPr>
          <w:highlight w:val="white"/>
        </w:rPr>
      </w:pPr>
    </w:p>
    <w:p w14:paraId="4C1E14A0" w14:textId="77777777" w:rsidR="009F7A62" w:rsidRPr="00903DBA" w:rsidRDefault="009F7A62" w:rsidP="009F7A62">
      <w:pPr>
        <w:pStyle w:val="Code"/>
        <w:rPr>
          <w:highlight w:val="white"/>
        </w:rPr>
      </w:pPr>
      <w:r w:rsidRPr="00903DBA">
        <w:rPr>
          <w:highlight w:val="white"/>
        </w:rPr>
        <w:t xml:space="preserve">    public ISet&lt;MiddleCode&gt; TrueSet {</w:t>
      </w:r>
    </w:p>
    <w:p w14:paraId="390A0C0D" w14:textId="77777777" w:rsidR="009F7A62" w:rsidRPr="00903DBA" w:rsidRDefault="009F7A62" w:rsidP="009F7A62">
      <w:pPr>
        <w:pStyle w:val="Code"/>
        <w:rPr>
          <w:highlight w:val="white"/>
        </w:rPr>
      </w:pPr>
      <w:r w:rsidRPr="00903DBA">
        <w:rPr>
          <w:highlight w:val="white"/>
        </w:rPr>
        <w:t xml:space="preserve">      get { return m_trueSet; }</w:t>
      </w:r>
    </w:p>
    <w:p w14:paraId="517D24F7" w14:textId="77777777" w:rsidR="009F7A62" w:rsidRPr="00903DBA" w:rsidRDefault="009F7A62" w:rsidP="009F7A62">
      <w:pPr>
        <w:pStyle w:val="Code"/>
        <w:rPr>
          <w:highlight w:val="white"/>
        </w:rPr>
      </w:pPr>
      <w:r w:rsidRPr="00903DBA">
        <w:rPr>
          <w:highlight w:val="white"/>
        </w:rPr>
        <w:t xml:space="preserve">    }</w:t>
      </w:r>
    </w:p>
    <w:p w14:paraId="48FFF431" w14:textId="77777777" w:rsidR="009F7A62" w:rsidRPr="00903DBA" w:rsidRDefault="009F7A62" w:rsidP="009F7A62">
      <w:pPr>
        <w:pStyle w:val="Code"/>
        <w:rPr>
          <w:highlight w:val="white"/>
        </w:rPr>
      </w:pPr>
    </w:p>
    <w:p w14:paraId="1E47DB30" w14:textId="77777777" w:rsidR="009F7A62" w:rsidRPr="00903DBA" w:rsidRDefault="009F7A62" w:rsidP="009F7A62">
      <w:pPr>
        <w:pStyle w:val="Code"/>
        <w:rPr>
          <w:highlight w:val="white"/>
        </w:rPr>
      </w:pPr>
      <w:r w:rsidRPr="00903DBA">
        <w:rPr>
          <w:highlight w:val="white"/>
        </w:rPr>
        <w:t xml:space="preserve">    public ISet&lt;MiddleCode&gt; FalseSet {</w:t>
      </w:r>
    </w:p>
    <w:p w14:paraId="45B07CAE" w14:textId="77777777" w:rsidR="009F7A62" w:rsidRPr="00903DBA" w:rsidRDefault="009F7A62" w:rsidP="009F7A62">
      <w:pPr>
        <w:pStyle w:val="Code"/>
        <w:rPr>
          <w:highlight w:val="white"/>
        </w:rPr>
      </w:pPr>
      <w:r w:rsidRPr="00903DBA">
        <w:rPr>
          <w:highlight w:val="white"/>
        </w:rPr>
        <w:t xml:space="preserve">      get { return m_falseSet; }</w:t>
      </w:r>
    </w:p>
    <w:p w14:paraId="1EABFA8D" w14:textId="77777777" w:rsidR="009F7A62" w:rsidRPr="00903DBA" w:rsidRDefault="009F7A62" w:rsidP="009F7A62">
      <w:pPr>
        <w:pStyle w:val="Code"/>
        <w:rPr>
          <w:highlight w:val="white"/>
        </w:rPr>
      </w:pPr>
      <w:r w:rsidRPr="00903DBA">
        <w:rPr>
          <w:highlight w:val="white"/>
        </w:rPr>
        <w:t xml:space="preserve">    }</w:t>
      </w:r>
    </w:p>
    <w:p w14:paraId="46B7B6CF" w14:textId="77777777" w:rsidR="009F7A62" w:rsidRPr="00903DBA" w:rsidRDefault="009F7A62" w:rsidP="009F7A62">
      <w:pPr>
        <w:pStyle w:val="Code"/>
        <w:rPr>
          <w:highlight w:val="white"/>
        </w:rPr>
      </w:pPr>
    </w:p>
    <w:p w14:paraId="10ECF6E6" w14:textId="36574280" w:rsidR="009F7A62" w:rsidRPr="00903DBA" w:rsidRDefault="009F7A62" w:rsidP="009F7A62">
      <w:pPr>
        <w:pStyle w:val="Code"/>
        <w:rPr>
          <w:highlight w:val="white"/>
        </w:rPr>
      </w:pPr>
      <w:r w:rsidRPr="00903DBA">
        <w:rPr>
          <w:highlight w:val="white"/>
        </w:rPr>
        <w:t xml:space="preserve">    public bool Parameter {</w:t>
      </w:r>
    </w:p>
    <w:p w14:paraId="6DC884E8" w14:textId="673E9E20" w:rsidR="009F7A62" w:rsidRPr="00903DBA" w:rsidRDefault="009F7A62" w:rsidP="009F7A62">
      <w:pPr>
        <w:pStyle w:val="Code"/>
        <w:rPr>
          <w:highlight w:val="white"/>
        </w:rPr>
      </w:pPr>
      <w:r w:rsidRPr="00903DBA">
        <w:rPr>
          <w:highlight w:val="white"/>
        </w:rPr>
        <w:t xml:space="preserve">      </w:t>
      </w:r>
      <w:r w:rsidR="00645815" w:rsidRPr="00903DBA">
        <w:rPr>
          <w:highlight w:val="white"/>
        </w:rPr>
        <w:t xml:space="preserve">get { </w:t>
      </w:r>
      <w:r w:rsidRPr="00903DBA">
        <w:rPr>
          <w:highlight w:val="white"/>
        </w:rPr>
        <w:t>return m_parameter;</w:t>
      </w:r>
      <w:r w:rsidR="00645815" w:rsidRPr="00903DBA">
        <w:rPr>
          <w:highlight w:val="white"/>
        </w:rPr>
        <w:t xml:space="preserve"> }</w:t>
      </w:r>
    </w:p>
    <w:p w14:paraId="409FB0B1" w14:textId="77777777" w:rsidR="009F7A62" w:rsidRPr="00903DBA" w:rsidRDefault="009F7A62" w:rsidP="009F7A62">
      <w:pPr>
        <w:pStyle w:val="Code"/>
        <w:rPr>
          <w:highlight w:val="white"/>
        </w:rPr>
      </w:pPr>
      <w:r w:rsidRPr="00903DBA">
        <w:rPr>
          <w:highlight w:val="white"/>
        </w:rPr>
        <w:t xml:space="preserve">    }</w:t>
      </w:r>
    </w:p>
    <w:p w14:paraId="494A4C3E" w14:textId="77777777" w:rsidR="009F7A62" w:rsidRPr="00903DBA" w:rsidRDefault="009F7A62" w:rsidP="009F7A62">
      <w:pPr>
        <w:pStyle w:val="Code"/>
        <w:rPr>
          <w:highlight w:val="white"/>
        </w:rPr>
      </w:pPr>
      <w:r w:rsidRPr="00903DBA">
        <w:rPr>
          <w:highlight w:val="white"/>
        </w:rPr>
        <w:t xml:space="preserve">          </w:t>
      </w:r>
    </w:p>
    <w:p w14:paraId="31B4FF33" w14:textId="77777777" w:rsidR="009F7A62" w:rsidRPr="00903DBA" w:rsidRDefault="009F7A62" w:rsidP="009F7A62">
      <w:pPr>
        <w:pStyle w:val="Code"/>
        <w:rPr>
          <w:highlight w:val="white"/>
        </w:rPr>
      </w:pPr>
      <w:r w:rsidRPr="00903DBA">
        <w:rPr>
          <w:highlight w:val="white"/>
        </w:rPr>
        <w:t xml:space="preserve">    public object Value {</w:t>
      </w:r>
    </w:p>
    <w:p w14:paraId="07AF13E2" w14:textId="77777777" w:rsidR="009F7A62" w:rsidRPr="00903DBA" w:rsidRDefault="009F7A62" w:rsidP="009F7A62">
      <w:pPr>
        <w:pStyle w:val="Code"/>
        <w:rPr>
          <w:highlight w:val="white"/>
        </w:rPr>
      </w:pPr>
      <w:r w:rsidRPr="00903DBA">
        <w:rPr>
          <w:highlight w:val="white"/>
        </w:rPr>
        <w:t xml:space="preserve">      get { return m_value; }</w:t>
      </w:r>
    </w:p>
    <w:p w14:paraId="629A7C19" w14:textId="77777777" w:rsidR="009F7A62" w:rsidRPr="00903DBA" w:rsidRDefault="009F7A62" w:rsidP="009F7A62">
      <w:pPr>
        <w:pStyle w:val="Code"/>
        <w:rPr>
          <w:highlight w:val="white"/>
        </w:rPr>
      </w:pPr>
      <w:r w:rsidRPr="00903DBA">
        <w:rPr>
          <w:highlight w:val="white"/>
        </w:rPr>
        <w:t xml:space="preserve">      set { m_value = value; }</w:t>
      </w:r>
    </w:p>
    <w:p w14:paraId="5B97B15C" w14:textId="77777777" w:rsidR="009F7A62" w:rsidRPr="00903DBA" w:rsidRDefault="009F7A62" w:rsidP="009F7A62">
      <w:pPr>
        <w:pStyle w:val="Code"/>
        <w:rPr>
          <w:highlight w:val="white"/>
        </w:rPr>
      </w:pPr>
      <w:r w:rsidRPr="00903DBA">
        <w:rPr>
          <w:highlight w:val="white"/>
        </w:rPr>
        <w:t xml:space="preserve">    }</w:t>
      </w:r>
    </w:p>
    <w:p w14:paraId="657BEDF0" w14:textId="77777777" w:rsidR="009F7A62" w:rsidRPr="00903DBA" w:rsidRDefault="009F7A62" w:rsidP="009F7A62">
      <w:pPr>
        <w:pStyle w:val="Code"/>
        <w:rPr>
          <w:highlight w:val="white"/>
        </w:rPr>
      </w:pPr>
      <w:r w:rsidRPr="00903DBA">
        <w:rPr>
          <w:highlight w:val="white"/>
        </w:rPr>
        <w:t xml:space="preserve">  </w:t>
      </w:r>
    </w:p>
    <w:p w14:paraId="5E63F005" w14:textId="77777777" w:rsidR="009F7A62" w:rsidRPr="00903DBA" w:rsidRDefault="009F7A62" w:rsidP="009F7A62">
      <w:pPr>
        <w:pStyle w:val="Code"/>
        <w:rPr>
          <w:highlight w:val="white"/>
        </w:rPr>
      </w:pPr>
      <w:r w:rsidRPr="00903DBA">
        <w:rPr>
          <w:highlight w:val="white"/>
        </w:rPr>
        <w:t xml:space="preserve">    public Symbol AddressSymbol {</w:t>
      </w:r>
    </w:p>
    <w:p w14:paraId="3AFBD5DF" w14:textId="77777777" w:rsidR="009F7A62" w:rsidRPr="00903DBA" w:rsidRDefault="009F7A62" w:rsidP="009F7A62">
      <w:pPr>
        <w:pStyle w:val="Code"/>
        <w:rPr>
          <w:highlight w:val="white"/>
        </w:rPr>
      </w:pPr>
      <w:r w:rsidRPr="00903DBA">
        <w:rPr>
          <w:highlight w:val="white"/>
        </w:rPr>
        <w:t xml:space="preserve">      get { return m_addressSymbol; }</w:t>
      </w:r>
    </w:p>
    <w:p w14:paraId="6A488E9F" w14:textId="77777777" w:rsidR="009F7A62" w:rsidRPr="00903DBA" w:rsidRDefault="009F7A62" w:rsidP="009F7A62">
      <w:pPr>
        <w:pStyle w:val="Code"/>
        <w:rPr>
          <w:highlight w:val="white"/>
        </w:rPr>
      </w:pPr>
      <w:r w:rsidRPr="00903DBA">
        <w:rPr>
          <w:highlight w:val="white"/>
        </w:rPr>
        <w:t xml:space="preserve">      set { m_addressSymbol = value; }</w:t>
      </w:r>
    </w:p>
    <w:p w14:paraId="7C9455F4" w14:textId="77777777" w:rsidR="009F7A62" w:rsidRPr="00903DBA" w:rsidRDefault="009F7A62" w:rsidP="009F7A62">
      <w:pPr>
        <w:pStyle w:val="Code"/>
        <w:rPr>
          <w:highlight w:val="white"/>
        </w:rPr>
      </w:pPr>
      <w:r w:rsidRPr="00903DBA">
        <w:rPr>
          <w:highlight w:val="white"/>
        </w:rPr>
        <w:t xml:space="preserve">    }  </w:t>
      </w:r>
    </w:p>
    <w:p w14:paraId="61B27CEE" w14:textId="77777777" w:rsidR="009F7A62" w:rsidRPr="00903DBA" w:rsidRDefault="009F7A62" w:rsidP="009F7A62">
      <w:pPr>
        <w:pStyle w:val="Code"/>
        <w:rPr>
          <w:highlight w:val="white"/>
        </w:rPr>
      </w:pPr>
    </w:p>
    <w:p w14:paraId="176FAA14" w14:textId="77777777" w:rsidR="009F7A62" w:rsidRPr="00903DBA" w:rsidRDefault="009F7A62" w:rsidP="009F7A62">
      <w:pPr>
        <w:pStyle w:val="Code"/>
        <w:rPr>
          <w:highlight w:val="white"/>
        </w:rPr>
      </w:pPr>
      <w:r w:rsidRPr="00903DBA">
        <w:rPr>
          <w:highlight w:val="white"/>
        </w:rPr>
        <w:t xml:space="preserve">    public int AddressOffset {</w:t>
      </w:r>
    </w:p>
    <w:p w14:paraId="31DC7F28" w14:textId="77777777" w:rsidR="009F7A62" w:rsidRPr="00903DBA" w:rsidRDefault="009F7A62" w:rsidP="009F7A62">
      <w:pPr>
        <w:pStyle w:val="Code"/>
        <w:rPr>
          <w:highlight w:val="white"/>
        </w:rPr>
      </w:pPr>
      <w:r w:rsidRPr="00903DBA">
        <w:rPr>
          <w:highlight w:val="white"/>
        </w:rPr>
        <w:t xml:space="preserve">      get { return m_addressOffset; }</w:t>
      </w:r>
    </w:p>
    <w:p w14:paraId="7306FCB7" w14:textId="77777777" w:rsidR="009F7A62" w:rsidRPr="00903DBA" w:rsidRDefault="009F7A62" w:rsidP="009F7A62">
      <w:pPr>
        <w:pStyle w:val="Code"/>
        <w:rPr>
          <w:highlight w:val="white"/>
        </w:rPr>
      </w:pPr>
      <w:r w:rsidRPr="00903DBA">
        <w:rPr>
          <w:highlight w:val="white"/>
        </w:rPr>
        <w:t xml:space="preserve">      set { m_addressOffset = value; }</w:t>
      </w:r>
    </w:p>
    <w:p w14:paraId="6E19FADA" w14:textId="77777777" w:rsidR="009F7A62" w:rsidRPr="00903DBA" w:rsidRDefault="009F7A62" w:rsidP="009F7A62">
      <w:pPr>
        <w:pStyle w:val="Code"/>
        <w:rPr>
          <w:highlight w:val="white"/>
        </w:rPr>
      </w:pPr>
      <w:r w:rsidRPr="00903DBA">
        <w:rPr>
          <w:highlight w:val="white"/>
        </w:rPr>
        <w:t xml:space="preserve">    }</w:t>
      </w:r>
    </w:p>
    <w:p w14:paraId="1254D601" w14:textId="2686962B" w:rsidR="00C50D3D" w:rsidRPr="00903DBA" w:rsidRDefault="00875BC4" w:rsidP="00875BC4">
      <w:pPr>
        <w:rPr>
          <w:highlight w:val="white"/>
        </w:rPr>
      </w:pPr>
      <w:r w:rsidRPr="00903DBA">
        <w:rPr>
          <w:highlight w:val="white"/>
        </w:rPr>
        <w:t>A symbol is a value if its name is not null (it may be null if it is parameter) and contains the number identifier</w:t>
      </w:r>
      <w:r w:rsidR="001F1580" w:rsidRPr="00903DBA">
        <w:rPr>
          <w:highlight w:val="white"/>
        </w:rPr>
        <w:t>.</w:t>
      </w:r>
    </w:p>
    <w:p w14:paraId="34BE4E6B" w14:textId="49991F5C" w:rsidR="00C50D3D" w:rsidRPr="00903DBA" w:rsidRDefault="00C50D3D" w:rsidP="00C50D3D">
      <w:pPr>
        <w:pStyle w:val="Code"/>
        <w:rPr>
          <w:highlight w:val="white"/>
        </w:rPr>
      </w:pPr>
      <w:r w:rsidRPr="00903DBA">
        <w:rPr>
          <w:highlight w:val="white"/>
        </w:rPr>
        <w:t xml:space="preserve">    public bool IsValue() {</w:t>
      </w:r>
    </w:p>
    <w:p w14:paraId="03D32DD9" w14:textId="77777777" w:rsidR="00C50D3D" w:rsidRPr="00903DBA" w:rsidRDefault="00C50D3D" w:rsidP="00C50D3D">
      <w:pPr>
        <w:pStyle w:val="Code"/>
        <w:rPr>
          <w:highlight w:val="white"/>
        </w:rPr>
      </w:pPr>
      <w:r w:rsidRPr="00903DBA">
        <w:rPr>
          <w:highlight w:val="white"/>
        </w:rPr>
        <w:t xml:space="preserve">      return (m_name != null) &amp;&amp; m_name.Contains(NumberId);</w:t>
      </w:r>
    </w:p>
    <w:p w14:paraId="5792A28A" w14:textId="77777777" w:rsidR="00C50D3D" w:rsidRPr="00903DBA" w:rsidRDefault="00C50D3D" w:rsidP="00C50D3D">
      <w:pPr>
        <w:pStyle w:val="Code"/>
        <w:rPr>
          <w:highlight w:val="white"/>
        </w:rPr>
      </w:pPr>
      <w:r w:rsidRPr="00903DBA">
        <w:rPr>
          <w:highlight w:val="white"/>
        </w:rPr>
        <w:lastRenderedPageBreak/>
        <w:t xml:space="preserve">    }</w:t>
      </w:r>
    </w:p>
    <w:p w14:paraId="5FC2A051" w14:textId="00F3F320" w:rsidR="00875BC4" w:rsidRPr="00903DBA" w:rsidRDefault="00623106" w:rsidP="00623106">
      <w:pPr>
        <w:rPr>
          <w:highlight w:val="white"/>
        </w:rPr>
      </w:pPr>
      <w:r w:rsidRPr="00903DBA">
        <w:rPr>
          <w:highlight w:val="white"/>
        </w:rPr>
        <w:t xml:space="preserve">A symbol </w:t>
      </w:r>
      <w:r w:rsidR="00CA76FE" w:rsidRPr="00903DBA">
        <w:rPr>
          <w:highlight w:val="white"/>
        </w:rPr>
        <w:t>is temporary if its name is not null (it may be null if it is parameter)</w:t>
      </w:r>
      <w:r w:rsidR="00875BC4" w:rsidRPr="00903DBA">
        <w:rPr>
          <w:highlight w:val="white"/>
        </w:rPr>
        <w:t xml:space="preserve"> and contains the temporary identifier, and its address symbol is null.</w:t>
      </w:r>
      <w:r w:rsidR="001F1580" w:rsidRPr="00903DBA">
        <w:rPr>
          <w:highlight w:val="white"/>
        </w:rPr>
        <w:t xml:space="preserve"> Technically, it may still be a temporary symbol if its address symbol is not null. However, in that case it shall not be regarded as a temporary symbol.</w:t>
      </w:r>
    </w:p>
    <w:p w14:paraId="556419C1" w14:textId="77777777" w:rsidR="00C50D3D" w:rsidRPr="00903DBA" w:rsidRDefault="00C50D3D" w:rsidP="00C50D3D">
      <w:pPr>
        <w:pStyle w:val="Code"/>
        <w:rPr>
          <w:highlight w:val="white"/>
        </w:rPr>
      </w:pPr>
      <w:r w:rsidRPr="00903DBA">
        <w:rPr>
          <w:highlight w:val="white"/>
        </w:rPr>
        <w:t xml:space="preserve">    public bool IsTemporary() {</w:t>
      </w:r>
    </w:p>
    <w:p w14:paraId="7C3CD8C7" w14:textId="77777777" w:rsidR="00C50D3D" w:rsidRPr="00903DBA" w:rsidRDefault="00C50D3D" w:rsidP="00C50D3D">
      <w:pPr>
        <w:pStyle w:val="Code"/>
        <w:rPr>
          <w:highlight w:val="white"/>
        </w:rPr>
      </w:pPr>
      <w:r w:rsidRPr="00903DBA">
        <w:rPr>
          <w:highlight w:val="white"/>
        </w:rPr>
        <w:t xml:space="preserve">      return (m_name != null) &amp;&amp; m_name.Contains(TemporaryId) &amp;&amp;</w:t>
      </w:r>
    </w:p>
    <w:p w14:paraId="45553810" w14:textId="77777777" w:rsidR="00C50D3D" w:rsidRPr="00903DBA" w:rsidRDefault="00C50D3D" w:rsidP="00C50D3D">
      <w:pPr>
        <w:pStyle w:val="Code"/>
        <w:rPr>
          <w:highlight w:val="white"/>
        </w:rPr>
      </w:pPr>
      <w:r w:rsidRPr="00903DBA">
        <w:rPr>
          <w:highlight w:val="white"/>
        </w:rPr>
        <w:t xml:space="preserve">             (m_addressSymbol == null);             </w:t>
      </w:r>
    </w:p>
    <w:p w14:paraId="71549BB2" w14:textId="77777777" w:rsidR="00C50D3D" w:rsidRPr="00903DBA" w:rsidRDefault="00C50D3D" w:rsidP="00C50D3D">
      <w:pPr>
        <w:pStyle w:val="Code"/>
        <w:rPr>
          <w:highlight w:val="white"/>
        </w:rPr>
      </w:pPr>
      <w:r w:rsidRPr="00903DBA">
        <w:rPr>
          <w:highlight w:val="white"/>
        </w:rPr>
        <w:t xml:space="preserve">    }</w:t>
      </w:r>
    </w:p>
    <w:p w14:paraId="55E5EC5B" w14:textId="34A5B804" w:rsidR="00C50D3D" w:rsidRPr="00903DBA" w:rsidRDefault="00C50D3D" w:rsidP="00C50D3D">
      <w:pPr>
        <w:rPr>
          <w:highlight w:val="white"/>
        </w:rPr>
      </w:pPr>
      <w:r w:rsidRPr="00903DBA">
        <w:rPr>
          <w:highlight w:val="white"/>
        </w:rPr>
        <w:t xml:space="preserve">The symbol is assignable if </w:t>
      </w:r>
      <w:r w:rsidR="006476B0" w:rsidRPr="00903DBA">
        <w:rPr>
          <w:highlight w:val="white"/>
        </w:rPr>
        <w:t xml:space="preserve">it is not a value, </w:t>
      </w:r>
      <w:r w:rsidRPr="00903DBA">
        <w:rPr>
          <w:highlight w:val="white"/>
        </w:rPr>
        <w:t>its type not recursively constant</w:t>
      </w:r>
      <w:r w:rsidR="00CA76FE" w:rsidRPr="00903DBA">
        <w:rPr>
          <w:highlight w:val="white"/>
        </w:rPr>
        <w:t>,</w:t>
      </w:r>
      <w:r w:rsidRPr="00903DBA">
        <w:rPr>
          <w:highlight w:val="white"/>
        </w:rPr>
        <w:t xml:space="preserve"> and is not an array</w:t>
      </w:r>
      <w:r w:rsidR="006476B0" w:rsidRPr="00903DBA">
        <w:rPr>
          <w:highlight w:val="white"/>
        </w:rPr>
        <w:t xml:space="preserve">, </w:t>
      </w:r>
      <w:r w:rsidRPr="00903DBA">
        <w:rPr>
          <w:highlight w:val="white"/>
        </w:rPr>
        <w:t>function</w:t>
      </w:r>
      <w:r w:rsidR="006476B0" w:rsidRPr="00903DBA">
        <w:rPr>
          <w:highlight w:val="white"/>
        </w:rPr>
        <w:t>, or string</w:t>
      </w:r>
      <w:r w:rsidRPr="00903DBA">
        <w:rPr>
          <w:highlight w:val="white"/>
        </w:rPr>
        <w:t xml:space="preserve">. A type is recursively constant if it is constant or, in case of a struct or union, any of its members is </w:t>
      </w:r>
      <w:r w:rsidR="006476B0" w:rsidRPr="00903DBA">
        <w:rPr>
          <w:highlight w:val="white"/>
        </w:rPr>
        <w:t xml:space="preserve">recursively </w:t>
      </w:r>
      <w:r w:rsidRPr="00903DBA">
        <w:rPr>
          <w:highlight w:val="white"/>
        </w:rPr>
        <w:t>constant.</w:t>
      </w:r>
    </w:p>
    <w:p w14:paraId="70A94017" w14:textId="77777777" w:rsidR="00C50D3D" w:rsidRPr="00903DBA" w:rsidRDefault="00C50D3D" w:rsidP="00C50D3D">
      <w:pPr>
        <w:pStyle w:val="Code"/>
        <w:rPr>
          <w:highlight w:val="white"/>
        </w:rPr>
      </w:pPr>
      <w:r w:rsidRPr="00903DBA">
        <w:rPr>
          <w:highlight w:val="white"/>
        </w:rPr>
        <w:t xml:space="preserve">    public bool IsAssignable() {</w:t>
      </w:r>
    </w:p>
    <w:p w14:paraId="280C94D0" w14:textId="77777777" w:rsidR="00C50D3D" w:rsidRPr="00903DBA" w:rsidRDefault="00C50D3D" w:rsidP="00C50D3D">
      <w:pPr>
        <w:pStyle w:val="Code"/>
        <w:rPr>
          <w:highlight w:val="white"/>
        </w:rPr>
      </w:pPr>
      <w:r w:rsidRPr="00903DBA">
        <w:rPr>
          <w:highlight w:val="white"/>
        </w:rPr>
        <w:t xml:space="preserve">      return !IsValue() &amp;&amp; !m_type.IsConstantRecursive() &amp;&amp;</w:t>
      </w:r>
    </w:p>
    <w:p w14:paraId="05B5BD1E" w14:textId="77777777" w:rsidR="00C50D3D" w:rsidRPr="00903DBA" w:rsidRDefault="00C50D3D" w:rsidP="00C50D3D">
      <w:pPr>
        <w:pStyle w:val="Code"/>
        <w:rPr>
          <w:highlight w:val="white"/>
        </w:rPr>
      </w:pPr>
      <w:r w:rsidRPr="00903DBA">
        <w:rPr>
          <w:highlight w:val="white"/>
        </w:rPr>
        <w:t xml:space="preserve">             !m_type.IsArrayFunctionOrString();</w:t>
      </w:r>
    </w:p>
    <w:p w14:paraId="2824DB4D" w14:textId="77777777" w:rsidR="00C50D3D" w:rsidRPr="00903DBA" w:rsidRDefault="00C50D3D" w:rsidP="00C50D3D">
      <w:pPr>
        <w:pStyle w:val="Code"/>
        <w:rPr>
          <w:highlight w:val="white"/>
        </w:rPr>
      </w:pPr>
      <w:r w:rsidRPr="00903DBA">
        <w:rPr>
          <w:highlight w:val="white"/>
        </w:rPr>
        <w:t xml:space="preserve">    }</w:t>
      </w:r>
    </w:p>
    <w:p w14:paraId="6B2D1464" w14:textId="77777777" w:rsidR="009F7A62" w:rsidRPr="00903DBA" w:rsidRDefault="009F7A62" w:rsidP="00CA1218">
      <w:pPr>
        <w:pStyle w:val="Code"/>
        <w:rPr>
          <w:highlight w:val="white"/>
        </w:rPr>
      </w:pPr>
    </w:p>
    <w:p w14:paraId="78270374" w14:textId="77777777" w:rsidR="00CA1218" w:rsidRPr="00903DBA" w:rsidRDefault="00CA1218" w:rsidP="00CA1218">
      <w:pPr>
        <w:pStyle w:val="Code"/>
        <w:rPr>
          <w:highlight w:val="white"/>
        </w:rPr>
      </w:pPr>
      <w:r w:rsidRPr="00903DBA">
        <w:rPr>
          <w:highlight w:val="white"/>
        </w:rPr>
        <w:t xml:space="preserve">    public override string ToString() {</w:t>
      </w:r>
    </w:p>
    <w:p w14:paraId="0BBC5FF2" w14:textId="77777777" w:rsidR="00CA1218" w:rsidRPr="00903DBA" w:rsidRDefault="00CA1218" w:rsidP="00CA1218">
      <w:pPr>
        <w:pStyle w:val="Code"/>
        <w:rPr>
          <w:highlight w:val="white"/>
        </w:rPr>
      </w:pPr>
      <w:r w:rsidRPr="00903DBA">
        <w:rPr>
          <w:highlight w:val="white"/>
        </w:rPr>
        <w:t xml:space="preserve">      if (m_value != null) {</w:t>
      </w:r>
    </w:p>
    <w:p w14:paraId="54B9827B" w14:textId="77777777" w:rsidR="00CA1218" w:rsidRPr="00903DBA" w:rsidRDefault="00CA1218" w:rsidP="00CA1218">
      <w:pPr>
        <w:pStyle w:val="Code"/>
        <w:rPr>
          <w:highlight w:val="white"/>
        </w:rPr>
      </w:pPr>
      <w:r w:rsidRPr="00903DBA">
        <w:rPr>
          <w:highlight w:val="white"/>
        </w:rPr>
        <w:t xml:space="preserve">        return m_value.ToString();</w:t>
      </w:r>
    </w:p>
    <w:p w14:paraId="6BCF9208" w14:textId="77777777" w:rsidR="00CA1218" w:rsidRPr="00903DBA" w:rsidRDefault="00CA1218" w:rsidP="00CA1218">
      <w:pPr>
        <w:pStyle w:val="Code"/>
        <w:rPr>
          <w:highlight w:val="white"/>
        </w:rPr>
      </w:pPr>
      <w:r w:rsidRPr="00903DBA">
        <w:rPr>
          <w:highlight w:val="white"/>
        </w:rPr>
        <w:t xml:space="preserve">      }</w:t>
      </w:r>
    </w:p>
    <w:p w14:paraId="15222596" w14:textId="77777777" w:rsidR="00CA1218" w:rsidRPr="00903DBA" w:rsidRDefault="00CA1218" w:rsidP="00CA1218">
      <w:pPr>
        <w:pStyle w:val="Code"/>
        <w:rPr>
          <w:highlight w:val="white"/>
        </w:rPr>
      </w:pPr>
      <w:r w:rsidRPr="00903DBA">
        <w:rPr>
          <w:highlight w:val="white"/>
        </w:rPr>
        <w:t xml:space="preserve">      else if (m_name != null) {</w:t>
      </w:r>
    </w:p>
    <w:p w14:paraId="5A089587" w14:textId="77777777" w:rsidR="00CA1218" w:rsidRPr="00903DBA" w:rsidRDefault="00CA1218" w:rsidP="00CA1218">
      <w:pPr>
        <w:pStyle w:val="Code"/>
        <w:rPr>
          <w:highlight w:val="white"/>
        </w:rPr>
      </w:pPr>
      <w:r w:rsidRPr="00903DBA">
        <w:rPr>
          <w:highlight w:val="white"/>
        </w:rPr>
        <w:t xml:space="preserve">        if (m_addressSymbol != null) {</w:t>
      </w:r>
    </w:p>
    <w:p w14:paraId="165D3210" w14:textId="77777777" w:rsidR="00CA1218" w:rsidRPr="00903DBA" w:rsidRDefault="00CA1218" w:rsidP="00CA1218">
      <w:pPr>
        <w:pStyle w:val="Code"/>
        <w:rPr>
          <w:highlight w:val="white"/>
        </w:rPr>
      </w:pPr>
      <w:r w:rsidRPr="00903DBA">
        <w:rPr>
          <w:highlight w:val="white"/>
        </w:rPr>
        <w:t xml:space="preserve">          return m_name + " -&gt; " + m_addressSymbol.ToString();</w:t>
      </w:r>
    </w:p>
    <w:p w14:paraId="1056575F" w14:textId="77777777" w:rsidR="00CA1218" w:rsidRPr="00903DBA" w:rsidRDefault="00CA1218" w:rsidP="00CA1218">
      <w:pPr>
        <w:pStyle w:val="Code"/>
        <w:rPr>
          <w:highlight w:val="white"/>
        </w:rPr>
      </w:pPr>
      <w:r w:rsidRPr="00903DBA">
        <w:rPr>
          <w:highlight w:val="white"/>
        </w:rPr>
        <w:t xml:space="preserve">        }</w:t>
      </w:r>
    </w:p>
    <w:p w14:paraId="5B629CE5" w14:textId="77777777" w:rsidR="00CA1218" w:rsidRPr="00903DBA" w:rsidRDefault="00CA1218" w:rsidP="00CA1218">
      <w:pPr>
        <w:pStyle w:val="Code"/>
        <w:rPr>
          <w:highlight w:val="white"/>
        </w:rPr>
      </w:pPr>
      <w:r w:rsidRPr="00903DBA">
        <w:rPr>
          <w:highlight w:val="white"/>
        </w:rPr>
        <w:t xml:space="preserve">        else {</w:t>
      </w:r>
    </w:p>
    <w:p w14:paraId="7129DEAC" w14:textId="77777777" w:rsidR="00CA1218" w:rsidRPr="00903DBA" w:rsidRDefault="00CA1218" w:rsidP="00CA1218">
      <w:pPr>
        <w:pStyle w:val="Code"/>
        <w:rPr>
          <w:highlight w:val="white"/>
        </w:rPr>
      </w:pPr>
      <w:r w:rsidRPr="00903DBA">
        <w:rPr>
          <w:highlight w:val="white"/>
        </w:rPr>
        <w:t xml:space="preserve">          return m_name;</w:t>
      </w:r>
    </w:p>
    <w:p w14:paraId="6E505262" w14:textId="77777777" w:rsidR="00CA1218" w:rsidRPr="00903DBA" w:rsidRDefault="00CA1218" w:rsidP="00CA1218">
      <w:pPr>
        <w:pStyle w:val="Code"/>
        <w:rPr>
          <w:highlight w:val="white"/>
        </w:rPr>
      </w:pPr>
      <w:r w:rsidRPr="00903DBA">
        <w:rPr>
          <w:highlight w:val="white"/>
        </w:rPr>
        <w:t xml:space="preserve">        }</w:t>
      </w:r>
    </w:p>
    <w:p w14:paraId="1A757B01" w14:textId="77777777" w:rsidR="00CA1218" w:rsidRPr="00903DBA" w:rsidRDefault="00CA1218" w:rsidP="00CA1218">
      <w:pPr>
        <w:pStyle w:val="Code"/>
        <w:rPr>
          <w:highlight w:val="white"/>
        </w:rPr>
      </w:pPr>
      <w:r w:rsidRPr="00903DBA">
        <w:rPr>
          <w:highlight w:val="white"/>
        </w:rPr>
        <w:t xml:space="preserve">      }</w:t>
      </w:r>
    </w:p>
    <w:p w14:paraId="27FCA384" w14:textId="77777777" w:rsidR="00CA1218" w:rsidRPr="00903DBA" w:rsidRDefault="00CA1218" w:rsidP="00CA1218">
      <w:pPr>
        <w:pStyle w:val="Code"/>
        <w:rPr>
          <w:highlight w:val="white"/>
        </w:rPr>
      </w:pPr>
      <w:r w:rsidRPr="00903DBA">
        <w:rPr>
          <w:highlight w:val="white"/>
        </w:rPr>
        <w:t xml:space="preserve">      else {</w:t>
      </w:r>
    </w:p>
    <w:p w14:paraId="2219C3BD" w14:textId="77777777" w:rsidR="00CA1218" w:rsidRPr="00903DBA" w:rsidRDefault="00CA1218" w:rsidP="00CA1218">
      <w:pPr>
        <w:pStyle w:val="Code"/>
        <w:rPr>
          <w:highlight w:val="white"/>
        </w:rPr>
      </w:pPr>
      <w:r w:rsidRPr="00903DBA">
        <w:rPr>
          <w:highlight w:val="white"/>
        </w:rPr>
        <w:t xml:space="preserve">        if (m_addressSymbol != null) {</w:t>
      </w:r>
    </w:p>
    <w:p w14:paraId="5176F9C2" w14:textId="77777777" w:rsidR="00CA1218" w:rsidRPr="00903DBA" w:rsidRDefault="00CA1218" w:rsidP="00CA1218">
      <w:pPr>
        <w:pStyle w:val="Code"/>
        <w:rPr>
          <w:highlight w:val="white"/>
        </w:rPr>
      </w:pPr>
      <w:r w:rsidRPr="00903DBA">
        <w:rPr>
          <w:highlight w:val="white"/>
        </w:rPr>
        <w:t xml:space="preserve">          return m_addressSymbol.ToString();</w:t>
      </w:r>
    </w:p>
    <w:p w14:paraId="5C5867FC" w14:textId="77777777" w:rsidR="00CA1218" w:rsidRPr="00903DBA" w:rsidRDefault="00CA1218" w:rsidP="00CA1218">
      <w:pPr>
        <w:pStyle w:val="Code"/>
        <w:rPr>
          <w:highlight w:val="white"/>
        </w:rPr>
      </w:pPr>
      <w:r w:rsidRPr="00903DBA">
        <w:rPr>
          <w:highlight w:val="white"/>
        </w:rPr>
        <w:t xml:space="preserve">        }</w:t>
      </w:r>
    </w:p>
    <w:p w14:paraId="469A0696" w14:textId="77777777" w:rsidR="00CA1218" w:rsidRPr="00903DBA" w:rsidRDefault="00CA1218" w:rsidP="00CA1218">
      <w:pPr>
        <w:pStyle w:val="Code"/>
        <w:rPr>
          <w:highlight w:val="white"/>
        </w:rPr>
      </w:pPr>
      <w:r w:rsidRPr="00903DBA">
        <w:rPr>
          <w:highlight w:val="white"/>
        </w:rPr>
        <w:t xml:space="preserve">        else {</w:t>
      </w:r>
    </w:p>
    <w:p w14:paraId="1DFB92BE" w14:textId="77777777" w:rsidR="00CA1218" w:rsidRPr="00903DBA" w:rsidRDefault="00CA1218" w:rsidP="00CA1218">
      <w:pPr>
        <w:pStyle w:val="Code"/>
        <w:rPr>
          <w:highlight w:val="white"/>
        </w:rPr>
      </w:pPr>
      <w:r w:rsidRPr="00903DBA">
        <w:rPr>
          <w:highlight w:val="white"/>
        </w:rPr>
        <w:t xml:space="preserve">          return "";</w:t>
      </w:r>
    </w:p>
    <w:p w14:paraId="57394C3A" w14:textId="77777777" w:rsidR="00CA1218" w:rsidRPr="00903DBA" w:rsidRDefault="00CA1218" w:rsidP="00CA1218">
      <w:pPr>
        <w:pStyle w:val="Code"/>
        <w:rPr>
          <w:highlight w:val="white"/>
        </w:rPr>
      </w:pPr>
      <w:r w:rsidRPr="00903DBA">
        <w:rPr>
          <w:highlight w:val="white"/>
        </w:rPr>
        <w:t xml:space="preserve">        }</w:t>
      </w:r>
    </w:p>
    <w:p w14:paraId="4C2E38AB" w14:textId="77777777" w:rsidR="00CA1218" w:rsidRPr="00903DBA" w:rsidRDefault="00CA1218" w:rsidP="00CA1218">
      <w:pPr>
        <w:pStyle w:val="Code"/>
        <w:rPr>
          <w:highlight w:val="white"/>
        </w:rPr>
      </w:pPr>
      <w:r w:rsidRPr="00903DBA">
        <w:rPr>
          <w:highlight w:val="white"/>
        </w:rPr>
        <w:t xml:space="preserve">      }</w:t>
      </w:r>
    </w:p>
    <w:p w14:paraId="2440CBAB" w14:textId="77777777" w:rsidR="00CA1218" w:rsidRPr="00903DBA" w:rsidRDefault="00CA1218" w:rsidP="00CA1218">
      <w:pPr>
        <w:pStyle w:val="Code"/>
        <w:rPr>
          <w:highlight w:val="white"/>
        </w:rPr>
      </w:pPr>
      <w:r w:rsidRPr="00903DBA">
        <w:rPr>
          <w:highlight w:val="white"/>
        </w:rPr>
        <w:t xml:space="preserve">    }</w:t>
      </w:r>
    </w:p>
    <w:p w14:paraId="6457479A" w14:textId="77777777" w:rsidR="009F7A62" w:rsidRPr="00903DBA" w:rsidRDefault="009F7A62" w:rsidP="00CA1218">
      <w:pPr>
        <w:pStyle w:val="Code"/>
        <w:rPr>
          <w:highlight w:val="white"/>
        </w:rPr>
      </w:pPr>
    </w:p>
    <w:p w14:paraId="0362CD9E" w14:textId="5E991511" w:rsidR="009F7A62" w:rsidRPr="00903DBA" w:rsidRDefault="009F7A62" w:rsidP="009F7A62">
      <w:pPr>
        <w:pStyle w:val="Code"/>
        <w:rPr>
          <w:highlight w:val="white"/>
        </w:rPr>
      </w:pPr>
      <w:r w:rsidRPr="00903DBA">
        <w:rPr>
          <w:highlight w:val="white"/>
        </w:rPr>
        <w:t xml:space="preserve">    </w:t>
      </w:r>
      <w:r w:rsidR="009F0FA6" w:rsidRPr="00903DBA">
        <w:rPr>
          <w:highlight w:val="white"/>
        </w:rPr>
        <w:t>public</w:t>
      </w:r>
      <w:r w:rsidRPr="00903DBA">
        <w:rPr>
          <w:highlight w:val="white"/>
        </w:rPr>
        <w:t xml:space="preserve"> static string SimpleName(string name) {</w:t>
      </w:r>
    </w:p>
    <w:p w14:paraId="0076E4BE" w14:textId="77777777" w:rsidR="009F7A62" w:rsidRPr="00903DBA" w:rsidRDefault="009F7A62" w:rsidP="009F7A62">
      <w:pPr>
        <w:pStyle w:val="Code"/>
        <w:rPr>
          <w:highlight w:val="white"/>
        </w:rPr>
      </w:pPr>
      <w:r w:rsidRPr="00903DBA">
        <w:rPr>
          <w:highlight w:val="white"/>
        </w:rPr>
        <w:t xml:space="preserve">      int index = name.LastIndexOf(Symbol.SeparatorId);</w:t>
      </w:r>
    </w:p>
    <w:p w14:paraId="16D4C621" w14:textId="77777777" w:rsidR="00D46DBD" w:rsidRPr="00903DBA" w:rsidRDefault="009F7A62" w:rsidP="009F7A62">
      <w:pPr>
        <w:pStyle w:val="Code"/>
        <w:rPr>
          <w:highlight w:val="white"/>
        </w:rPr>
      </w:pPr>
      <w:r w:rsidRPr="00903DBA">
        <w:rPr>
          <w:highlight w:val="white"/>
        </w:rPr>
        <w:t xml:space="preserve">      return (index != -1) ? name.Substring(index + 1).Replace("#", "")</w:t>
      </w:r>
    </w:p>
    <w:p w14:paraId="6C32054B" w14:textId="5FF3A32B" w:rsidR="009F7A62" w:rsidRPr="00903DBA" w:rsidRDefault="00D46DBD" w:rsidP="009F7A62">
      <w:pPr>
        <w:pStyle w:val="Code"/>
        <w:rPr>
          <w:highlight w:val="white"/>
        </w:rPr>
      </w:pPr>
      <w:r w:rsidRPr="00903DBA">
        <w:rPr>
          <w:highlight w:val="white"/>
        </w:rPr>
        <w:t xml:space="preserve">                          </w:t>
      </w:r>
      <w:r w:rsidR="009F7A62" w:rsidRPr="00903DBA">
        <w:rPr>
          <w:highlight w:val="white"/>
        </w:rPr>
        <w:t xml:space="preserve"> : name;</w:t>
      </w:r>
    </w:p>
    <w:p w14:paraId="5601F7E5" w14:textId="77777777" w:rsidR="009F7A62" w:rsidRPr="00903DBA" w:rsidRDefault="009F7A62" w:rsidP="009F7A62">
      <w:pPr>
        <w:pStyle w:val="Code"/>
        <w:rPr>
          <w:highlight w:val="white"/>
        </w:rPr>
      </w:pPr>
      <w:r w:rsidRPr="00903DBA">
        <w:rPr>
          <w:highlight w:val="white"/>
        </w:rPr>
        <w:t xml:space="preserve">    }</w:t>
      </w:r>
    </w:p>
    <w:p w14:paraId="248FF5EB" w14:textId="77777777" w:rsidR="009F7A62" w:rsidRPr="00903DBA" w:rsidRDefault="009F7A62" w:rsidP="009F7A62">
      <w:pPr>
        <w:pStyle w:val="Code"/>
        <w:rPr>
          <w:highlight w:val="white"/>
        </w:rPr>
      </w:pPr>
      <w:r w:rsidRPr="00903DBA">
        <w:rPr>
          <w:highlight w:val="white"/>
        </w:rPr>
        <w:t xml:space="preserve">  }</w:t>
      </w:r>
    </w:p>
    <w:p w14:paraId="41D9F729" w14:textId="77777777" w:rsidR="009F7A62" w:rsidRPr="00903DBA" w:rsidRDefault="009F7A62" w:rsidP="009F7A62">
      <w:pPr>
        <w:pStyle w:val="Code"/>
        <w:rPr>
          <w:highlight w:val="white"/>
        </w:rPr>
      </w:pPr>
      <w:r w:rsidRPr="00903DBA">
        <w:rPr>
          <w:highlight w:val="white"/>
        </w:rPr>
        <w:t>}</w:t>
      </w:r>
    </w:p>
    <w:p w14:paraId="163FCF14" w14:textId="6ABBFC3D" w:rsidR="0034798B" w:rsidRPr="00903DBA" w:rsidRDefault="00FB5E5E" w:rsidP="00AB7E45">
      <w:pPr>
        <w:pStyle w:val="Rubrik2"/>
      </w:pPr>
      <w:bookmarkStart w:id="224" w:name="_Toc57656043"/>
      <w:bookmarkStart w:id="225" w:name="_Ref58962643"/>
      <w:r>
        <w:t xml:space="preserve">The </w:t>
      </w:r>
      <w:r w:rsidR="0034798B" w:rsidRPr="00903DBA">
        <w:t>Static Symbol</w:t>
      </w:r>
      <w:bookmarkEnd w:id="224"/>
      <w:bookmarkEnd w:id="225"/>
    </w:p>
    <w:p w14:paraId="0F83C858" w14:textId="2D568C98" w:rsidR="00D25C8E" w:rsidRPr="00903DBA" w:rsidRDefault="00D25C8E" w:rsidP="00D25C8E">
      <w:r w:rsidRPr="00903DBA">
        <w:t xml:space="preserve">The </w:t>
      </w:r>
      <w:r w:rsidRPr="00903DBA">
        <w:rPr>
          <w:rStyle w:val="KeyWord0"/>
        </w:rPr>
        <w:t>StaticSymbol</w:t>
      </w:r>
      <w:r w:rsidRPr="00903DBA">
        <w:t xml:space="preserve"> class is the base class of </w:t>
      </w:r>
      <w:r w:rsidR="000C27BF" w:rsidRPr="00903DBA">
        <w:rPr>
          <w:rStyle w:val="KeyWord0"/>
        </w:rPr>
        <w:t>StaticSymbolLinux</w:t>
      </w:r>
      <w:r w:rsidR="000C27BF" w:rsidRPr="00903DBA">
        <w:t xml:space="preserve"> and </w:t>
      </w:r>
      <w:r w:rsidR="000C27BF" w:rsidRPr="00903DBA">
        <w:rPr>
          <w:rStyle w:val="KeyWord0"/>
        </w:rPr>
        <w:t>StaticSymbolWindows</w:t>
      </w:r>
      <w:r w:rsidR="000C27BF" w:rsidRPr="00903DBA">
        <w:t>.</w:t>
      </w:r>
    </w:p>
    <w:p w14:paraId="0AA5AF9F" w14:textId="782A72D2" w:rsidR="0034798B" w:rsidRPr="00903DBA" w:rsidRDefault="0034798B" w:rsidP="00AB7E45">
      <w:pPr>
        <w:pStyle w:val="CodeHeader"/>
      </w:pPr>
      <w:r w:rsidRPr="00903DBA">
        <w:t>StaticSymbol.cs</w:t>
      </w:r>
    </w:p>
    <w:p w14:paraId="134397D1" w14:textId="77777777" w:rsidR="00AB7E45" w:rsidRPr="00903DBA" w:rsidRDefault="00AB7E45" w:rsidP="00AB7E45">
      <w:pPr>
        <w:pStyle w:val="Code"/>
        <w:rPr>
          <w:highlight w:val="white"/>
        </w:rPr>
      </w:pPr>
      <w:r w:rsidRPr="00903DBA">
        <w:rPr>
          <w:highlight w:val="white"/>
        </w:rPr>
        <w:t>using System.IO;</w:t>
      </w:r>
    </w:p>
    <w:p w14:paraId="2323EF8A" w14:textId="77777777" w:rsidR="00AB7E45" w:rsidRPr="00903DBA" w:rsidRDefault="00AB7E45" w:rsidP="00AB7E45">
      <w:pPr>
        <w:pStyle w:val="Code"/>
        <w:rPr>
          <w:highlight w:val="white"/>
        </w:rPr>
      </w:pPr>
    </w:p>
    <w:p w14:paraId="34A946F8" w14:textId="77777777" w:rsidR="00AB7E45" w:rsidRPr="00903DBA" w:rsidRDefault="00AB7E45" w:rsidP="00AB7E45">
      <w:pPr>
        <w:pStyle w:val="Code"/>
        <w:rPr>
          <w:highlight w:val="white"/>
        </w:rPr>
      </w:pPr>
      <w:r w:rsidRPr="00903DBA">
        <w:rPr>
          <w:highlight w:val="white"/>
        </w:rPr>
        <w:t>namespace CCompiler {</w:t>
      </w:r>
    </w:p>
    <w:p w14:paraId="5D1456A8" w14:textId="6C5C708B" w:rsidR="00AB7E45" w:rsidRPr="00903DBA" w:rsidRDefault="00AB7E45" w:rsidP="00AB7E45">
      <w:pPr>
        <w:pStyle w:val="Code"/>
        <w:rPr>
          <w:highlight w:val="white"/>
        </w:rPr>
      </w:pPr>
      <w:r w:rsidRPr="00903DBA">
        <w:rPr>
          <w:highlight w:val="white"/>
        </w:rPr>
        <w:lastRenderedPageBreak/>
        <w:t xml:space="preserve">  public abstract class StaticSymbol {</w:t>
      </w:r>
    </w:p>
    <w:p w14:paraId="31566FB8" w14:textId="1737CEF5" w:rsidR="00B73A22" w:rsidRPr="00903DBA" w:rsidRDefault="00B73A22" w:rsidP="00B73A22">
      <w:pPr>
        <w:rPr>
          <w:highlight w:val="white"/>
        </w:rPr>
      </w:pPr>
      <w:r w:rsidRPr="00903DBA">
        <w:t>The class holds a unique name.</w:t>
      </w:r>
    </w:p>
    <w:p w14:paraId="704D5E91" w14:textId="77777777" w:rsidR="00AB7E45" w:rsidRPr="00903DBA" w:rsidRDefault="00AB7E45" w:rsidP="00AB7E45">
      <w:pPr>
        <w:pStyle w:val="Code"/>
        <w:rPr>
          <w:highlight w:val="white"/>
        </w:rPr>
      </w:pPr>
      <w:r w:rsidRPr="00903DBA">
        <w:rPr>
          <w:highlight w:val="white"/>
        </w:rPr>
        <w:t xml:space="preserve">    private string m_uniqueName;</w:t>
      </w:r>
    </w:p>
    <w:p w14:paraId="6331E453" w14:textId="77777777" w:rsidR="00AB7E45" w:rsidRPr="00903DBA" w:rsidRDefault="00AB7E45" w:rsidP="00AB7E45">
      <w:pPr>
        <w:pStyle w:val="Code"/>
        <w:rPr>
          <w:highlight w:val="white"/>
        </w:rPr>
      </w:pPr>
    </w:p>
    <w:p w14:paraId="0C11238A" w14:textId="77777777" w:rsidR="00AB7E45" w:rsidRPr="00903DBA" w:rsidRDefault="00AB7E45" w:rsidP="00AB7E45">
      <w:pPr>
        <w:pStyle w:val="Code"/>
        <w:rPr>
          <w:highlight w:val="white"/>
        </w:rPr>
      </w:pPr>
      <w:r w:rsidRPr="00903DBA">
        <w:rPr>
          <w:highlight w:val="white"/>
        </w:rPr>
        <w:t xml:space="preserve">    public StaticSymbol() {</w:t>
      </w:r>
    </w:p>
    <w:p w14:paraId="088D2161" w14:textId="77777777" w:rsidR="00AB7E45" w:rsidRPr="00903DBA" w:rsidRDefault="00AB7E45" w:rsidP="00AB7E45">
      <w:pPr>
        <w:pStyle w:val="Code"/>
        <w:rPr>
          <w:highlight w:val="white"/>
        </w:rPr>
      </w:pPr>
      <w:r w:rsidRPr="00903DBA">
        <w:rPr>
          <w:highlight w:val="white"/>
        </w:rPr>
        <w:t xml:space="preserve">      // Empty.</w:t>
      </w:r>
    </w:p>
    <w:p w14:paraId="29463B37" w14:textId="77777777" w:rsidR="00AB7E45" w:rsidRPr="00903DBA" w:rsidRDefault="00AB7E45" w:rsidP="00AB7E45">
      <w:pPr>
        <w:pStyle w:val="Code"/>
        <w:rPr>
          <w:highlight w:val="white"/>
        </w:rPr>
      </w:pPr>
      <w:r w:rsidRPr="00903DBA">
        <w:rPr>
          <w:highlight w:val="white"/>
        </w:rPr>
        <w:t xml:space="preserve">    }</w:t>
      </w:r>
    </w:p>
    <w:p w14:paraId="065A7092" w14:textId="77777777" w:rsidR="00AB7E45" w:rsidRPr="00903DBA" w:rsidRDefault="00AB7E45" w:rsidP="00AB7E45">
      <w:pPr>
        <w:pStyle w:val="Code"/>
        <w:rPr>
          <w:highlight w:val="white"/>
        </w:rPr>
      </w:pPr>
    </w:p>
    <w:p w14:paraId="569D3E5F" w14:textId="77777777" w:rsidR="00AB7E45" w:rsidRPr="00903DBA" w:rsidRDefault="00AB7E45" w:rsidP="00AB7E45">
      <w:pPr>
        <w:pStyle w:val="Code"/>
        <w:rPr>
          <w:highlight w:val="white"/>
        </w:rPr>
      </w:pPr>
      <w:r w:rsidRPr="00903DBA">
        <w:rPr>
          <w:highlight w:val="white"/>
        </w:rPr>
        <w:t xml:space="preserve">    public StaticSymbol(string uniqueName) {</w:t>
      </w:r>
    </w:p>
    <w:p w14:paraId="696E983A" w14:textId="77777777" w:rsidR="00AB7E45" w:rsidRPr="00903DBA" w:rsidRDefault="00AB7E45" w:rsidP="00AB7E45">
      <w:pPr>
        <w:pStyle w:val="Code"/>
        <w:rPr>
          <w:highlight w:val="white"/>
        </w:rPr>
      </w:pPr>
      <w:r w:rsidRPr="00903DBA">
        <w:rPr>
          <w:highlight w:val="white"/>
        </w:rPr>
        <w:t xml:space="preserve">      m_uniqueName = uniqueName;</w:t>
      </w:r>
    </w:p>
    <w:p w14:paraId="52D2E17B" w14:textId="77777777" w:rsidR="00AB7E45" w:rsidRPr="00903DBA" w:rsidRDefault="00AB7E45" w:rsidP="00AB7E45">
      <w:pPr>
        <w:pStyle w:val="Code"/>
        <w:rPr>
          <w:highlight w:val="white"/>
        </w:rPr>
      </w:pPr>
      <w:r w:rsidRPr="00903DBA">
        <w:rPr>
          <w:highlight w:val="white"/>
        </w:rPr>
        <w:t xml:space="preserve">    }</w:t>
      </w:r>
    </w:p>
    <w:p w14:paraId="4FA58F68" w14:textId="77777777" w:rsidR="0005507D" w:rsidRPr="00903DBA" w:rsidRDefault="0005507D" w:rsidP="0005507D">
      <w:pPr>
        <w:pStyle w:val="Code"/>
        <w:rPr>
          <w:highlight w:val="white"/>
        </w:rPr>
      </w:pPr>
    </w:p>
    <w:p w14:paraId="1D7B61E0" w14:textId="77777777" w:rsidR="0005507D" w:rsidRPr="00903DBA" w:rsidRDefault="0005507D" w:rsidP="0005507D">
      <w:pPr>
        <w:pStyle w:val="Code"/>
        <w:rPr>
          <w:highlight w:val="white"/>
        </w:rPr>
      </w:pPr>
      <w:r w:rsidRPr="00903DBA">
        <w:rPr>
          <w:highlight w:val="white"/>
        </w:rPr>
        <w:t xml:space="preserve">    public string UniqueName {</w:t>
      </w:r>
    </w:p>
    <w:p w14:paraId="216680BB" w14:textId="77777777" w:rsidR="0005507D" w:rsidRPr="00903DBA" w:rsidRDefault="0005507D" w:rsidP="0005507D">
      <w:pPr>
        <w:pStyle w:val="Code"/>
        <w:rPr>
          <w:highlight w:val="white"/>
        </w:rPr>
      </w:pPr>
      <w:r w:rsidRPr="00903DBA">
        <w:rPr>
          <w:highlight w:val="white"/>
        </w:rPr>
        <w:t xml:space="preserve">      get { return m_uniqueName; }</w:t>
      </w:r>
    </w:p>
    <w:p w14:paraId="74653BCE" w14:textId="77777777" w:rsidR="0005507D" w:rsidRPr="00903DBA" w:rsidRDefault="0005507D" w:rsidP="0005507D">
      <w:pPr>
        <w:pStyle w:val="Code"/>
        <w:rPr>
          <w:highlight w:val="white"/>
        </w:rPr>
      </w:pPr>
      <w:r w:rsidRPr="00903DBA">
        <w:rPr>
          <w:highlight w:val="white"/>
        </w:rPr>
        <w:t xml:space="preserve">    }</w:t>
      </w:r>
    </w:p>
    <w:p w14:paraId="7F21018C" w14:textId="357DEC17" w:rsidR="00AB7E45" w:rsidRPr="00903DBA" w:rsidRDefault="0005507D" w:rsidP="0005507D">
      <w:pPr>
        <w:rPr>
          <w:highlight w:val="white"/>
        </w:rPr>
      </w:pPr>
      <w:r w:rsidRPr="00903DBA">
        <w:rPr>
          <w:highlight w:val="white"/>
        </w:rPr>
        <w:t>Two static symbol</w:t>
      </w:r>
      <w:r w:rsidR="00CA34C1" w:rsidRPr="00903DBA">
        <w:rPr>
          <w:highlight w:val="white"/>
        </w:rPr>
        <w:t>s</w:t>
      </w:r>
      <w:r w:rsidRPr="00903DBA">
        <w:rPr>
          <w:highlight w:val="white"/>
        </w:rPr>
        <w:t xml:space="preserve"> are considered equal if they share the same unique name. </w:t>
      </w:r>
      <w:r w:rsidR="002468A2" w:rsidRPr="00903DBA">
        <w:rPr>
          <w:highlight w:val="white"/>
        </w:rPr>
        <w:t xml:space="preserve">This may happen if they hold values, in </w:t>
      </w:r>
      <w:r w:rsidR="00B73A22" w:rsidRPr="00903DBA">
        <w:rPr>
          <w:highlight w:val="white"/>
        </w:rPr>
        <w:t xml:space="preserve">which </w:t>
      </w:r>
      <w:r w:rsidR="002468A2" w:rsidRPr="00903DBA">
        <w:rPr>
          <w:highlight w:val="white"/>
        </w:rPr>
        <w:t>case only the first of them shall be added to the global static set.</w:t>
      </w:r>
    </w:p>
    <w:p w14:paraId="30455E35" w14:textId="77777777" w:rsidR="00AB7E45" w:rsidRPr="00903DBA" w:rsidRDefault="00AB7E45" w:rsidP="00AB7E45">
      <w:pPr>
        <w:pStyle w:val="Code"/>
        <w:rPr>
          <w:highlight w:val="white"/>
        </w:rPr>
      </w:pPr>
      <w:r w:rsidRPr="00903DBA">
        <w:rPr>
          <w:highlight w:val="white"/>
        </w:rPr>
        <w:t xml:space="preserve">    public override bool Equals(object obj) {</w:t>
      </w:r>
    </w:p>
    <w:p w14:paraId="703BE4F4" w14:textId="77777777" w:rsidR="00AB7E45" w:rsidRPr="00903DBA" w:rsidRDefault="00AB7E45" w:rsidP="00AB7E45">
      <w:pPr>
        <w:pStyle w:val="Code"/>
        <w:rPr>
          <w:highlight w:val="white"/>
        </w:rPr>
      </w:pPr>
      <w:r w:rsidRPr="00903DBA">
        <w:rPr>
          <w:highlight w:val="white"/>
        </w:rPr>
        <w:t xml:space="preserve">      if (obj is StaticSymbol) {</w:t>
      </w:r>
    </w:p>
    <w:p w14:paraId="44CB4C57" w14:textId="77777777" w:rsidR="00AB7E45" w:rsidRPr="00903DBA" w:rsidRDefault="00AB7E45" w:rsidP="00AB7E45">
      <w:pPr>
        <w:pStyle w:val="Code"/>
        <w:rPr>
          <w:highlight w:val="white"/>
        </w:rPr>
      </w:pPr>
      <w:r w:rsidRPr="00903DBA">
        <w:rPr>
          <w:highlight w:val="white"/>
        </w:rPr>
        <w:t xml:space="preserve">        return m_uniqueName.Equals(((StaticSymbol) obj).m_uniqueName);</w:t>
      </w:r>
    </w:p>
    <w:p w14:paraId="463C8E6E" w14:textId="77777777" w:rsidR="00AB7E45" w:rsidRPr="00903DBA" w:rsidRDefault="00AB7E45" w:rsidP="00AB7E45">
      <w:pPr>
        <w:pStyle w:val="Code"/>
        <w:rPr>
          <w:highlight w:val="white"/>
        </w:rPr>
      </w:pPr>
      <w:r w:rsidRPr="00903DBA">
        <w:rPr>
          <w:highlight w:val="white"/>
        </w:rPr>
        <w:t xml:space="preserve">      }</w:t>
      </w:r>
    </w:p>
    <w:p w14:paraId="1C30F039" w14:textId="77777777" w:rsidR="00AB7E45" w:rsidRPr="00903DBA" w:rsidRDefault="00AB7E45" w:rsidP="00AB7E45">
      <w:pPr>
        <w:pStyle w:val="Code"/>
        <w:rPr>
          <w:highlight w:val="white"/>
        </w:rPr>
      </w:pPr>
    </w:p>
    <w:p w14:paraId="1C7C8184" w14:textId="77777777" w:rsidR="00AB7E45" w:rsidRPr="00903DBA" w:rsidRDefault="00AB7E45" w:rsidP="00AB7E45">
      <w:pPr>
        <w:pStyle w:val="Code"/>
        <w:rPr>
          <w:highlight w:val="white"/>
        </w:rPr>
      </w:pPr>
      <w:r w:rsidRPr="00903DBA">
        <w:rPr>
          <w:highlight w:val="white"/>
        </w:rPr>
        <w:t xml:space="preserve">      return false;</w:t>
      </w:r>
    </w:p>
    <w:p w14:paraId="6F817161" w14:textId="77777777" w:rsidR="00AB7E45" w:rsidRPr="00903DBA" w:rsidRDefault="00AB7E45" w:rsidP="00AB7E45">
      <w:pPr>
        <w:pStyle w:val="Code"/>
        <w:rPr>
          <w:highlight w:val="white"/>
        </w:rPr>
      </w:pPr>
      <w:r w:rsidRPr="00903DBA">
        <w:rPr>
          <w:highlight w:val="white"/>
        </w:rPr>
        <w:t xml:space="preserve">    }</w:t>
      </w:r>
    </w:p>
    <w:p w14:paraId="53E77A91" w14:textId="77777777" w:rsidR="00AB7E45" w:rsidRPr="00903DBA" w:rsidRDefault="00AB7E45" w:rsidP="00AB7E45">
      <w:pPr>
        <w:pStyle w:val="Code"/>
        <w:rPr>
          <w:highlight w:val="white"/>
        </w:rPr>
      </w:pPr>
    </w:p>
    <w:p w14:paraId="7255EEE7" w14:textId="77777777" w:rsidR="00AB7E45" w:rsidRPr="00903DBA" w:rsidRDefault="00AB7E45" w:rsidP="00AB7E45">
      <w:pPr>
        <w:pStyle w:val="Code"/>
        <w:rPr>
          <w:highlight w:val="white"/>
        </w:rPr>
      </w:pPr>
      <w:r w:rsidRPr="00903DBA">
        <w:rPr>
          <w:highlight w:val="white"/>
        </w:rPr>
        <w:t xml:space="preserve">    public override int GetHashCode() {</w:t>
      </w:r>
    </w:p>
    <w:p w14:paraId="65BB1923" w14:textId="77777777" w:rsidR="00AB7E45" w:rsidRPr="00903DBA" w:rsidRDefault="00AB7E45" w:rsidP="00AB7E45">
      <w:pPr>
        <w:pStyle w:val="Code"/>
        <w:rPr>
          <w:highlight w:val="white"/>
        </w:rPr>
      </w:pPr>
      <w:r w:rsidRPr="00903DBA">
        <w:rPr>
          <w:highlight w:val="white"/>
        </w:rPr>
        <w:t xml:space="preserve">      return m_uniqueName.GetHashCode();</w:t>
      </w:r>
    </w:p>
    <w:p w14:paraId="55C0526B" w14:textId="77777777" w:rsidR="00AB7E45" w:rsidRPr="00903DBA" w:rsidRDefault="00AB7E45" w:rsidP="00AB7E45">
      <w:pPr>
        <w:pStyle w:val="Code"/>
        <w:rPr>
          <w:highlight w:val="white"/>
        </w:rPr>
      </w:pPr>
      <w:r w:rsidRPr="00903DBA">
        <w:rPr>
          <w:highlight w:val="white"/>
        </w:rPr>
        <w:t xml:space="preserve">    }</w:t>
      </w:r>
    </w:p>
    <w:p w14:paraId="0AC6FF70" w14:textId="3B6232D1" w:rsidR="00AB7E45" w:rsidRPr="00903DBA" w:rsidRDefault="000C27BF" w:rsidP="005879DD">
      <w:pPr>
        <w:rPr>
          <w:highlight w:val="white"/>
        </w:rPr>
      </w:pPr>
      <w:r w:rsidRPr="00903DBA">
        <w:rPr>
          <w:highlight w:val="white"/>
        </w:rPr>
        <w:t xml:space="preserve">The </w:t>
      </w:r>
      <w:r w:rsidR="002C2AFE" w:rsidRPr="00903DBA">
        <w:rPr>
          <w:rStyle w:val="KeyWord0"/>
          <w:highlight w:val="white"/>
        </w:rPr>
        <w:t>Write</w:t>
      </w:r>
      <w:r w:rsidRPr="00903DBA">
        <w:rPr>
          <w:highlight w:val="white"/>
        </w:rPr>
        <w:t xml:space="preserve"> and </w:t>
      </w:r>
      <w:r w:rsidR="002C2AFE" w:rsidRPr="00903DBA">
        <w:rPr>
          <w:rStyle w:val="KeyWord0"/>
          <w:highlight w:val="white"/>
        </w:rPr>
        <w:t>Read</w:t>
      </w:r>
      <w:r w:rsidRPr="00903DBA">
        <w:rPr>
          <w:highlight w:val="white"/>
        </w:rPr>
        <w:t xml:space="preserve"> </w:t>
      </w:r>
      <w:r w:rsidR="005879DD" w:rsidRPr="00903DBA">
        <w:rPr>
          <w:highlight w:val="white"/>
        </w:rPr>
        <w:t xml:space="preserve">methods as intended to be </w:t>
      </w:r>
      <w:r w:rsidR="00EC337E" w:rsidRPr="00903DBA">
        <w:rPr>
          <w:highlight w:val="white"/>
        </w:rPr>
        <w:t>overridden by sub classes</w:t>
      </w:r>
      <w:r w:rsidR="005879DD" w:rsidRPr="00903DBA">
        <w:rPr>
          <w:highlight w:val="white"/>
        </w:rPr>
        <w:t>. In this class, they only write and read the unique name.</w:t>
      </w:r>
    </w:p>
    <w:p w14:paraId="0F422742" w14:textId="7032CA93" w:rsidR="00AB7E45" w:rsidRPr="00903DBA" w:rsidRDefault="00AB7E45" w:rsidP="00AB7E45">
      <w:pPr>
        <w:pStyle w:val="Code"/>
        <w:rPr>
          <w:highlight w:val="white"/>
        </w:rPr>
      </w:pPr>
      <w:r w:rsidRPr="00903DBA">
        <w:rPr>
          <w:highlight w:val="white"/>
        </w:rPr>
        <w:t xml:space="preserve">    public virtual void </w:t>
      </w:r>
      <w:r w:rsidR="002C2AFE" w:rsidRPr="00903DBA">
        <w:rPr>
          <w:highlight w:val="white"/>
        </w:rPr>
        <w:t>Write</w:t>
      </w:r>
      <w:r w:rsidRPr="00903DBA">
        <w:rPr>
          <w:highlight w:val="white"/>
        </w:rPr>
        <w:t>(BinaryWriter outStream) {</w:t>
      </w:r>
    </w:p>
    <w:p w14:paraId="77E8D1F6" w14:textId="77777777" w:rsidR="00AB7E45" w:rsidRPr="00903DBA" w:rsidRDefault="00AB7E45" w:rsidP="00AB7E45">
      <w:pPr>
        <w:pStyle w:val="Code"/>
        <w:rPr>
          <w:highlight w:val="white"/>
        </w:rPr>
      </w:pPr>
      <w:r w:rsidRPr="00903DBA">
        <w:rPr>
          <w:highlight w:val="white"/>
        </w:rPr>
        <w:t xml:space="preserve">      outStream.Write(m_uniqueName);</w:t>
      </w:r>
    </w:p>
    <w:p w14:paraId="39CBB30B" w14:textId="77777777" w:rsidR="00AB7E45" w:rsidRPr="00903DBA" w:rsidRDefault="00AB7E45" w:rsidP="00AB7E45">
      <w:pPr>
        <w:pStyle w:val="Code"/>
        <w:rPr>
          <w:highlight w:val="white"/>
        </w:rPr>
      </w:pPr>
      <w:r w:rsidRPr="00903DBA">
        <w:rPr>
          <w:highlight w:val="white"/>
        </w:rPr>
        <w:t xml:space="preserve">    }</w:t>
      </w:r>
    </w:p>
    <w:p w14:paraId="56A07D65" w14:textId="77777777" w:rsidR="00AB7E45" w:rsidRPr="00903DBA" w:rsidRDefault="00AB7E45" w:rsidP="00AB7E45">
      <w:pPr>
        <w:pStyle w:val="Code"/>
        <w:rPr>
          <w:highlight w:val="white"/>
        </w:rPr>
      </w:pPr>
    </w:p>
    <w:p w14:paraId="65F761B5" w14:textId="741CC313" w:rsidR="00AB7E45" w:rsidRPr="00903DBA" w:rsidRDefault="00AB7E45" w:rsidP="00AB7E45">
      <w:pPr>
        <w:pStyle w:val="Code"/>
        <w:rPr>
          <w:highlight w:val="white"/>
        </w:rPr>
      </w:pPr>
      <w:r w:rsidRPr="00903DBA">
        <w:rPr>
          <w:highlight w:val="white"/>
        </w:rPr>
        <w:t xml:space="preserve">    public virtual void </w:t>
      </w:r>
      <w:r w:rsidR="002C2AFE" w:rsidRPr="00903DBA">
        <w:rPr>
          <w:highlight w:val="white"/>
        </w:rPr>
        <w:t>Read</w:t>
      </w:r>
      <w:r w:rsidRPr="00903DBA">
        <w:rPr>
          <w:highlight w:val="white"/>
        </w:rPr>
        <w:t>(BinaryReader inStream) {</w:t>
      </w:r>
    </w:p>
    <w:p w14:paraId="5E6C4AAC" w14:textId="77777777" w:rsidR="00AB7E45" w:rsidRPr="00903DBA" w:rsidRDefault="00AB7E45" w:rsidP="00AB7E45">
      <w:pPr>
        <w:pStyle w:val="Code"/>
        <w:rPr>
          <w:highlight w:val="white"/>
        </w:rPr>
      </w:pPr>
      <w:r w:rsidRPr="00903DBA">
        <w:rPr>
          <w:highlight w:val="white"/>
        </w:rPr>
        <w:t xml:space="preserve">      m_uniqueName = inStream.ReadString();</w:t>
      </w:r>
    </w:p>
    <w:p w14:paraId="7B79943A" w14:textId="77777777" w:rsidR="00AB7E45" w:rsidRPr="00903DBA" w:rsidRDefault="00AB7E45" w:rsidP="00AB7E45">
      <w:pPr>
        <w:pStyle w:val="Code"/>
        <w:rPr>
          <w:highlight w:val="white"/>
        </w:rPr>
      </w:pPr>
      <w:r w:rsidRPr="00903DBA">
        <w:rPr>
          <w:highlight w:val="white"/>
        </w:rPr>
        <w:t xml:space="preserve">    }</w:t>
      </w:r>
    </w:p>
    <w:p w14:paraId="02387CEB" w14:textId="77777777" w:rsidR="00AB7E45" w:rsidRPr="00903DBA" w:rsidRDefault="00AB7E45" w:rsidP="00AB7E45">
      <w:pPr>
        <w:pStyle w:val="Code"/>
        <w:rPr>
          <w:highlight w:val="white"/>
        </w:rPr>
      </w:pPr>
      <w:r w:rsidRPr="00903DBA">
        <w:rPr>
          <w:highlight w:val="white"/>
        </w:rPr>
        <w:t xml:space="preserve">  }</w:t>
      </w:r>
    </w:p>
    <w:p w14:paraId="4C1D02FC" w14:textId="2BDBF981" w:rsidR="00AB7E45" w:rsidRPr="00903DBA" w:rsidRDefault="00AB7E45" w:rsidP="00AB7E45">
      <w:pPr>
        <w:pStyle w:val="Code"/>
        <w:rPr>
          <w:highlight w:val="white"/>
        </w:rPr>
      </w:pPr>
      <w:r w:rsidRPr="00903DBA">
        <w:rPr>
          <w:highlight w:val="white"/>
        </w:rPr>
        <w:t>}</w:t>
      </w:r>
    </w:p>
    <w:p w14:paraId="30FF8176" w14:textId="73B36B54" w:rsidR="008F09F5" w:rsidRPr="00903DBA" w:rsidRDefault="008F09F5" w:rsidP="008F09F5">
      <w:r w:rsidRPr="00903DBA">
        <w:rPr>
          <w:highlight w:val="white"/>
        </w:rPr>
        <w:t xml:space="preserve">The </w:t>
      </w:r>
      <w:r w:rsidRPr="00903DBA">
        <w:rPr>
          <w:rStyle w:val="KeyWord0"/>
        </w:rPr>
        <w:t>StaticSymbolLinux</w:t>
      </w:r>
      <w:r w:rsidRPr="00903DBA">
        <w:t xml:space="preserve"> class</w:t>
      </w:r>
      <w:r w:rsidR="00E30E31" w:rsidRPr="00903DBA">
        <w:t xml:space="preserve"> is a sub class of </w:t>
      </w:r>
      <w:r w:rsidR="00E30E31" w:rsidRPr="00903DBA">
        <w:rPr>
          <w:rStyle w:val="KeyWord0"/>
        </w:rPr>
        <w:t>StaticSymbol</w:t>
      </w:r>
      <w:r w:rsidR="00E30E31" w:rsidRPr="00903DBA">
        <w:t>.</w:t>
      </w:r>
      <w:r w:rsidR="002D10F0" w:rsidRPr="00903DBA">
        <w:t xml:space="preserve"> The </w:t>
      </w:r>
      <w:r w:rsidR="002D10F0" w:rsidRPr="00903DBA">
        <w:rPr>
          <w:rStyle w:val="KeyWord0"/>
        </w:rPr>
        <w:t>m_textList</w:t>
      </w:r>
      <w:r w:rsidR="002D10F0" w:rsidRPr="00903DBA">
        <w:t xml:space="preserve"> field hold the assembly code instructions, and </w:t>
      </w:r>
      <w:r w:rsidR="002D10F0" w:rsidRPr="00903DBA">
        <w:rPr>
          <w:rStyle w:val="KeyWord0"/>
        </w:rPr>
        <w:t>m_externSet</w:t>
      </w:r>
      <w:r w:rsidR="002D10F0" w:rsidRPr="00903DBA">
        <w:t xml:space="preserve"> holds the extern references of the assembly code.</w:t>
      </w:r>
    </w:p>
    <w:p w14:paraId="114F2EEC" w14:textId="2E2FCEFC" w:rsidR="0034798B" w:rsidRPr="00903DBA" w:rsidRDefault="0034798B" w:rsidP="00AB7E45">
      <w:pPr>
        <w:pStyle w:val="CodeHeader"/>
      </w:pPr>
      <w:r w:rsidRPr="00903DBA">
        <w:t>StaticSymbolLinux.cs</w:t>
      </w:r>
    </w:p>
    <w:p w14:paraId="263E80F8" w14:textId="77777777" w:rsidR="00753E1A" w:rsidRPr="00903DBA" w:rsidRDefault="00753E1A" w:rsidP="00753E1A">
      <w:pPr>
        <w:pStyle w:val="Code"/>
        <w:rPr>
          <w:highlight w:val="white"/>
        </w:rPr>
      </w:pPr>
      <w:r w:rsidRPr="00903DBA">
        <w:rPr>
          <w:highlight w:val="white"/>
        </w:rPr>
        <w:t>using System;</w:t>
      </w:r>
    </w:p>
    <w:p w14:paraId="46E68056" w14:textId="77777777" w:rsidR="00753E1A" w:rsidRPr="00903DBA" w:rsidRDefault="00753E1A" w:rsidP="00753E1A">
      <w:pPr>
        <w:pStyle w:val="Code"/>
        <w:rPr>
          <w:highlight w:val="white"/>
        </w:rPr>
      </w:pPr>
      <w:r w:rsidRPr="00903DBA">
        <w:rPr>
          <w:highlight w:val="white"/>
        </w:rPr>
        <w:t>using System.IO;</w:t>
      </w:r>
    </w:p>
    <w:p w14:paraId="13D63FB5" w14:textId="77777777" w:rsidR="00753E1A" w:rsidRPr="00903DBA" w:rsidRDefault="00753E1A" w:rsidP="00753E1A">
      <w:pPr>
        <w:pStyle w:val="Code"/>
        <w:rPr>
          <w:highlight w:val="white"/>
        </w:rPr>
      </w:pPr>
      <w:r w:rsidRPr="00903DBA">
        <w:rPr>
          <w:highlight w:val="white"/>
        </w:rPr>
        <w:t>using System.Collections.Generic;</w:t>
      </w:r>
    </w:p>
    <w:p w14:paraId="1D56BBC7" w14:textId="77777777" w:rsidR="00753E1A" w:rsidRPr="00903DBA" w:rsidRDefault="00753E1A" w:rsidP="00753E1A">
      <w:pPr>
        <w:pStyle w:val="Code"/>
        <w:rPr>
          <w:highlight w:val="white"/>
        </w:rPr>
      </w:pPr>
    </w:p>
    <w:p w14:paraId="236E7D8A" w14:textId="77777777" w:rsidR="00753E1A" w:rsidRPr="00903DBA" w:rsidRDefault="00753E1A" w:rsidP="00753E1A">
      <w:pPr>
        <w:pStyle w:val="Code"/>
        <w:rPr>
          <w:highlight w:val="white"/>
        </w:rPr>
      </w:pPr>
      <w:r w:rsidRPr="00903DBA">
        <w:rPr>
          <w:highlight w:val="white"/>
        </w:rPr>
        <w:t>namespace CCompiler {</w:t>
      </w:r>
    </w:p>
    <w:p w14:paraId="60D2CC1B" w14:textId="77777777" w:rsidR="00753E1A" w:rsidRPr="00903DBA" w:rsidRDefault="00753E1A" w:rsidP="00753E1A">
      <w:pPr>
        <w:pStyle w:val="Code"/>
        <w:rPr>
          <w:highlight w:val="white"/>
        </w:rPr>
      </w:pPr>
      <w:r w:rsidRPr="00903DBA">
        <w:rPr>
          <w:highlight w:val="white"/>
        </w:rPr>
        <w:t xml:space="preserve">  public class StaticSymbolLinux : StaticSymbol {</w:t>
      </w:r>
    </w:p>
    <w:p w14:paraId="11ED11C3" w14:textId="77777777" w:rsidR="00753E1A" w:rsidRPr="00903DBA" w:rsidRDefault="00753E1A" w:rsidP="00753E1A">
      <w:pPr>
        <w:pStyle w:val="Code"/>
        <w:rPr>
          <w:highlight w:val="white"/>
        </w:rPr>
      </w:pPr>
      <w:r w:rsidRPr="00903DBA">
        <w:rPr>
          <w:highlight w:val="white"/>
        </w:rPr>
        <w:t xml:space="preserve">    private List&lt;String&gt; m_textList;</w:t>
      </w:r>
    </w:p>
    <w:p w14:paraId="4ECF132C" w14:textId="77777777" w:rsidR="00753E1A" w:rsidRPr="00903DBA" w:rsidRDefault="00753E1A" w:rsidP="00753E1A">
      <w:pPr>
        <w:pStyle w:val="Code"/>
        <w:rPr>
          <w:highlight w:val="white"/>
        </w:rPr>
      </w:pPr>
      <w:r w:rsidRPr="00903DBA">
        <w:rPr>
          <w:highlight w:val="white"/>
        </w:rPr>
        <w:t xml:space="preserve">    private ISet&lt;string&gt; m_externSet;</w:t>
      </w:r>
    </w:p>
    <w:p w14:paraId="791F54B3" w14:textId="17D4F927" w:rsidR="00753E1A" w:rsidRPr="00903DBA" w:rsidRDefault="007D173F" w:rsidP="007D173F">
      <w:pPr>
        <w:rPr>
          <w:highlight w:val="white"/>
        </w:rPr>
      </w:pPr>
      <w:r w:rsidRPr="00903DBA">
        <w:rPr>
          <w:highlight w:val="white"/>
        </w:rPr>
        <w:lastRenderedPageBreak/>
        <w:t>The constructor calls the base class constructor with the unique name.</w:t>
      </w:r>
    </w:p>
    <w:p w14:paraId="42014F70" w14:textId="77777777" w:rsidR="00753E1A" w:rsidRPr="00903DBA" w:rsidRDefault="00753E1A" w:rsidP="00753E1A">
      <w:pPr>
        <w:pStyle w:val="Code"/>
        <w:rPr>
          <w:highlight w:val="white"/>
        </w:rPr>
      </w:pPr>
      <w:r w:rsidRPr="00903DBA">
        <w:rPr>
          <w:highlight w:val="white"/>
        </w:rPr>
        <w:t xml:space="preserve">    public StaticSymbolLinux(string uniqueName, List&lt;string&gt; textList,</w:t>
      </w:r>
    </w:p>
    <w:p w14:paraId="475151A1" w14:textId="77777777" w:rsidR="00753E1A" w:rsidRPr="00903DBA" w:rsidRDefault="00753E1A" w:rsidP="00753E1A">
      <w:pPr>
        <w:pStyle w:val="Code"/>
        <w:rPr>
          <w:highlight w:val="white"/>
        </w:rPr>
      </w:pPr>
      <w:r w:rsidRPr="00903DBA">
        <w:rPr>
          <w:highlight w:val="white"/>
        </w:rPr>
        <w:t xml:space="preserve">                             ISet&lt;string&gt; externSet)</w:t>
      </w:r>
    </w:p>
    <w:p w14:paraId="15B57471" w14:textId="77777777" w:rsidR="00753E1A" w:rsidRPr="00903DBA" w:rsidRDefault="00753E1A" w:rsidP="00753E1A">
      <w:pPr>
        <w:pStyle w:val="Code"/>
        <w:rPr>
          <w:highlight w:val="white"/>
        </w:rPr>
      </w:pPr>
      <w:r w:rsidRPr="00903DBA">
        <w:rPr>
          <w:highlight w:val="white"/>
        </w:rPr>
        <w:t xml:space="preserve">     :base(uniqueName) {</w:t>
      </w:r>
    </w:p>
    <w:p w14:paraId="6D40DC8E" w14:textId="77777777" w:rsidR="00753E1A" w:rsidRPr="00903DBA" w:rsidRDefault="00753E1A" w:rsidP="00753E1A">
      <w:pPr>
        <w:pStyle w:val="Code"/>
        <w:rPr>
          <w:highlight w:val="white"/>
        </w:rPr>
      </w:pPr>
      <w:r w:rsidRPr="00903DBA">
        <w:rPr>
          <w:highlight w:val="white"/>
        </w:rPr>
        <w:t xml:space="preserve">      m_textList = textList;</w:t>
      </w:r>
    </w:p>
    <w:p w14:paraId="6C5A14B1" w14:textId="77777777" w:rsidR="00753E1A" w:rsidRPr="00903DBA" w:rsidRDefault="00753E1A" w:rsidP="00753E1A">
      <w:pPr>
        <w:pStyle w:val="Code"/>
        <w:rPr>
          <w:highlight w:val="white"/>
        </w:rPr>
      </w:pPr>
      <w:r w:rsidRPr="00903DBA">
        <w:rPr>
          <w:highlight w:val="white"/>
        </w:rPr>
        <w:t xml:space="preserve">      m_externSet = externSet;</w:t>
      </w:r>
    </w:p>
    <w:p w14:paraId="56D8B3B9" w14:textId="77777777" w:rsidR="00753E1A" w:rsidRPr="00903DBA" w:rsidRDefault="00753E1A" w:rsidP="00753E1A">
      <w:pPr>
        <w:pStyle w:val="Code"/>
        <w:rPr>
          <w:highlight w:val="white"/>
        </w:rPr>
      </w:pPr>
      <w:r w:rsidRPr="00903DBA">
        <w:rPr>
          <w:highlight w:val="white"/>
        </w:rPr>
        <w:t xml:space="preserve">    }</w:t>
      </w:r>
    </w:p>
    <w:p w14:paraId="5273AFED" w14:textId="77777777" w:rsidR="00753E1A" w:rsidRPr="00903DBA" w:rsidRDefault="00753E1A" w:rsidP="00753E1A">
      <w:pPr>
        <w:pStyle w:val="Code"/>
        <w:rPr>
          <w:highlight w:val="white"/>
        </w:rPr>
      </w:pPr>
    </w:p>
    <w:p w14:paraId="3B30EA45" w14:textId="77777777" w:rsidR="00753E1A" w:rsidRPr="00903DBA" w:rsidRDefault="00753E1A" w:rsidP="00753E1A">
      <w:pPr>
        <w:pStyle w:val="Code"/>
        <w:rPr>
          <w:highlight w:val="white"/>
        </w:rPr>
      </w:pPr>
      <w:r w:rsidRPr="00903DBA">
        <w:rPr>
          <w:highlight w:val="white"/>
        </w:rPr>
        <w:t xml:space="preserve">    public List&lt;string&gt; TextList {</w:t>
      </w:r>
    </w:p>
    <w:p w14:paraId="5E98245E" w14:textId="77777777" w:rsidR="00753E1A" w:rsidRPr="00903DBA" w:rsidRDefault="00753E1A" w:rsidP="00753E1A">
      <w:pPr>
        <w:pStyle w:val="Code"/>
        <w:rPr>
          <w:highlight w:val="white"/>
        </w:rPr>
      </w:pPr>
      <w:r w:rsidRPr="00903DBA">
        <w:rPr>
          <w:highlight w:val="white"/>
        </w:rPr>
        <w:t xml:space="preserve">      get { return m_textList; }</w:t>
      </w:r>
    </w:p>
    <w:p w14:paraId="0DB8190C" w14:textId="77777777" w:rsidR="00753E1A" w:rsidRPr="00903DBA" w:rsidRDefault="00753E1A" w:rsidP="00753E1A">
      <w:pPr>
        <w:pStyle w:val="Code"/>
        <w:rPr>
          <w:highlight w:val="white"/>
        </w:rPr>
      </w:pPr>
      <w:r w:rsidRPr="00903DBA">
        <w:rPr>
          <w:highlight w:val="white"/>
        </w:rPr>
        <w:t xml:space="preserve">    }</w:t>
      </w:r>
    </w:p>
    <w:p w14:paraId="6AA58E3D" w14:textId="77777777" w:rsidR="00753E1A" w:rsidRPr="00903DBA" w:rsidRDefault="00753E1A" w:rsidP="00753E1A">
      <w:pPr>
        <w:pStyle w:val="Code"/>
        <w:rPr>
          <w:highlight w:val="white"/>
        </w:rPr>
      </w:pPr>
    </w:p>
    <w:p w14:paraId="6C4EB2CB" w14:textId="77777777" w:rsidR="00753E1A" w:rsidRPr="00903DBA" w:rsidRDefault="00753E1A" w:rsidP="00753E1A">
      <w:pPr>
        <w:pStyle w:val="Code"/>
        <w:rPr>
          <w:highlight w:val="white"/>
        </w:rPr>
      </w:pPr>
      <w:r w:rsidRPr="00903DBA">
        <w:rPr>
          <w:highlight w:val="white"/>
        </w:rPr>
        <w:t xml:space="preserve">    public ISet&lt;string&gt; ExternSet {</w:t>
      </w:r>
    </w:p>
    <w:p w14:paraId="222E0085" w14:textId="77777777" w:rsidR="00753E1A" w:rsidRPr="00903DBA" w:rsidRDefault="00753E1A" w:rsidP="00753E1A">
      <w:pPr>
        <w:pStyle w:val="Code"/>
        <w:rPr>
          <w:highlight w:val="white"/>
        </w:rPr>
      </w:pPr>
      <w:r w:rsidRPr="00903DBA">
        <w:rPr>
          <w:highlight w:val="white"/>
        </w:rPr>
        <w:t xml:space="preserve">      get { return m_externSet; }</w:t>
      </w:r>
    </w:p>
    <w:p w14:paraId="59D6C203" w14:textId="77777777" w:rsidR="00753E1A" w:rsidRPr="00903DBA" w:rsidRDefault="00753E1A" w:rsidP="00753E1A">
      <w:pPr>
        <w:pStyle w:val="Code"/>
        <w:rPr>
          <w:highlight w:val="white"/>
        </w:rPr>
      </w:pPr>
      <w:r w:rsidRPr="00903DBA">
        <w:rPr>
          <w:highlight w:val="white"/>
        </w:rPr>
        <w:t xml:space="preserve">    }</w:t>
      </w:r>
    </w:p>
    <w:p w14:paraId="1D9967DD" w14:textId="77777777" w:rsidR="00753E1A" w:rsidRPr="00903DBA" w:rsidRDefault="00753E1A" w:rsidP="00753E1A">
      <w:pPr>
        <w:pStyle w:val="Code"/>
        <w:rPr>
          <w:highlight w:val="white"/>
        </w:rPr>
      </w:pPr>
      <w:r w:rsidRPr="00903DBA">
        <w:rPr>
          <w:highlight w:val="white"/>
        </w:rPr>
        <w:t xml:space="preserve">  }</w:t>
      </w:r>
    </w:p>
    <w:p w14:paraId="61E7918D" w14:textId="3AD70127" w:rsidR="0034798B" w:rsidRDefault="00753E1A" w:rsidP="00753E1A">
      <w:pPr>
        <w:pStyle w:val="Code"/>
      </w:pPr>
      <w:r w:rsidRPr="00903DBA">
        <w:rPr>
          <w:highlight w:val="white"/>
        </w:rPr>
        <w:t>}</w:t>
      </w:r>
    </w:p>
    <w:p w14:paraId="655403FE" w14:textId="2C990D3C" w:rsidR="002344AC" w:rsidRPr="00903DBA" w:rsidRDefault="002344AC" w:rsidP="002344AC">
      <w:r>
        <w:t xml:space="preserve">There is also the </w:t>
      </w:r>
      <w:r w:rsidRPr="002344AC">
        <w:rPr>
          <w:rStyle w:val="KeyWord0"/>
          <w:highlight w:val="white"/>
        </w:rPr>
        <w:t>StaticSymbolWindows</w:t>
      </w:r>
      <w:r>
        <w:t xml:space="preserve"> class for </w:t>
      </w:r>
      <w:r w:rsidR="00721ABF">
        <w:t>the Windows environment</w:t>
      </w:r>
      <w:r>
        <w:t xml:space="preserve">. We will look into it in Chapter </w:t>
      </w:r>
      <w:r>
        <w:fldChar w:fldCharType="begin"/>
      </w:r>
      <w:r>
        <w:instrText xml:space="preserve"> REF _Ref54009755 \r \h </w:instrText>
      </w:r>
      <w:r>
        <w:fldChar w:fldCharType="separate"/>
      </w:r>
      <w:r w:rsidR="00392B3E">
        <w:t>13</w:t>
      </w:r>
      <w:r>
        <w:fldChar w:fldCharType="end"/>
      </w:r>
      <w:r>
        <w:t>.</w:t>
      </w:r>
    </w:p>
    <w:p w14:paraId="1942D344" w14:textId="71C033EC" w:rsidR="00A149DE" w:rsidRPr="00903DBA" w:rsidRDefault="00A149DE" w:rsidP="00A149DE">
      <w:pPr>
        <w:pStyle w:val="CodeHeader"/>
      </w:pPr>
      <w:r w:rsidRPr="00903DBA">
        <w:rPr>
          <w:highlight w:val="white"/>
        </w:rPr>
        <w:t>StaticSymbolWindows</w:t>
      </w:r>
      <w:r w:rsidRPr="00903DBA">
        <w:t>.cs</w:t>
      </w:r>
    </w:p>
    <w:p w14:paraId="776FB3AF" w14:textId="77777777" w:rsidR="00A149DE" w:rsidRPr="00903DBA" w:rsidRDefault="00A149DE" w:rsidP="00A149DE">
      <w:pPr>
        <w:pStyle w:val="Code"/>
        <w:rPr>
          <w:highlight w:val="white"/>
        </w:rPr>
      </w:pPr>
      <w:r w:rsidRPr="00903DBA">
        <w:rPr>
          <w:highlight w:val="white"/>
        </w:rPr>
        <w:t>namespace CCompiler {</w:t>
      </w:r>
    </w:p>
    <w:p w14:paraId="134D33F8" w14:textId="654B64E1" w:rsidR="00A149DE" w:rsidRPr="00903DBA" w:rsidRDefault="00A149DE" w:rsidP="00A149DE">
      <w:pPr>
        <w:pStyle w:val="Code"/>
        <w:rPr>
          <w:highlight w:val="white"/>
        </w:rPr>
      </w:pPr>
      <w:r w:rsidRPr="00903DBA">
        <w:rPr>
          <w:highlight w:val="white"/>
        </w:rPr>
        <w:t xml:space="preserve">  public class StaticSymbolWindows : StaticSymbol {</w:t>
      </w:r>
    </w:p>
    <w:p w14:paraId="1869EA27" w14:textId="581A25EA" w:rsidR="00A149DE" w:rsidRPr="00903DBA" w:rsidRDefault="00A149DE" w:rsidP="00A149DE">
      <w:pPr>
        <w:pStyle w:val="Code"/>
        <w:rPr>
          <w:highlight w:val="white"/>
        </w:rPr>
      </w:pPr>
      <w:r w:rsidRPr="00903DBA">
        <w:rPr>
          <w:highlight w:val="white"/>
        </w:rPr>
        <w:t xml:space="preserve">    // ...</w:t>
      </w:r>
    </w:p>
    <w:p w14:paraId="0F3B77CD" w14:textId="2E666611" w:rsidR="00A149DE" w:rsidRPr="00903DBA" w:rsidRDefault="00A149DE" w:rsidP="00753E1A">
      <w:pPr>
        <w:pStyle w:val="Code"/>
      </w:pPr>
      <w:r w:rsidRPr="00903DBA">
        <w:t xml:space="preserve">  }</w:t>
      </w:r>
    </w:p>
    <w:p w14:paraId="2966603C" w14:textId="5786B144" w:rsidR="00A149DE" w:rsidRPr="00903DBA" w:rsidRDefault="00A149DE" w:rsidP="00753E1A">
      <w:pPr>
        <w:pStyle w:val="Code"/>
      </w:pPr>
      <w:r w:rsidRPr="00903DBA">
        <w:t>}</w:t>
      </w:r>
    </w:p>
    <w:p w14:paraId="0791C437" w14:textId="414F320C" w:rsidR="00DF053B" w:rsidRPr="00903DBA" w:rsidRDefault="00DF053B" w:rsidP="006A31DF">
      <w:pPr>
        <w:pStyle w:val="Rubrik1"/>
      </w:pPr>
      <w:bookmarkStart w:id="226" w:name="_Ref54541618"/>
      <w:bookmarkStart w:id="227" w:name="_Toc57656044"/>
      <w:r w:rsidRPr="00903DBA">
        <w:lastRenderedPageBreak/>
        <w:t>The Type System</w:t>
      </w:r>
      <w:bookmarkEnd w:id="226"/>
      <w:bookmarkEnd w:id="227"/>
    </w:p>
    <w:p w14:paraId="50AC3F00" w14:textId="7A491EBC" w:rsidR="00B96124" w:rsidRDefault="00D84FDE" w:rsidP="003E7318">
      <w:r w:rsidRPr="00196A59">
        <w:t xml:space="preserve">C has a rather large set of types. The simple types are made up of the integral types </w:t>
      </w:r>
      <w:r w:rsidRPr="003E7318">
        <w:rPr>
          <w:rStyle w:val="KeyWord0"/>
        </w:rPr>
        <w:t>signed</w:t>
      </w:r>
      <w:r w:rsidRPr="00196A59">
        <w:t xml:space="preserve"> and </w:t>
      </w:r>
      <w:r w:rsidRPr="003E7318">
        <w:rPr>
          <w:rStyle w:val="KeyWord0"/>
        </w:rPr>
        <w:t>unsigned</w:t>
      </w:r>
      <w:r w:rsidRPr="00196A59">
        <w:t xml:space="preserve"> </w:t>
      </w:r>
      <w:r w:rsidRPr="003E7318">
        <w:rPr>
          <w:rStyle w:val="KeyWord0"/>
        </w:rPr>
        <w:t>char</w:t>
      </w:r>
      <w:r w:rsidRPr="00196A59">
        <w:t xml:space="preserve">, </w:t>
      </w:r>
      <w:r w:rsidRPr="003E7318">
        <w:rPr>
          <w:rStyle w:val="KeyWord0"/>
        </w:rPr>
        <w:t>short</w:t>
      </w:r>
      <w:r w:rsidR="00DA04BA" w:rsidRPr="00196A59">
        <w:rPr>
          <w:rStyle w:val="CodeInText"/>
          <w:b w:val="0"/>
          <w:bCs/>
        </w:rPr>
        <w:t xml:space="preserve"> </w:t>
      </w:r>
      <w:r w:rsidR="00DA04BA" w:rsidRPr="003E7318">
        <w:rPr>
          <w:rStyle w:val="KeyWord0"/>
        </w:rPr>
        <w:t>int</w:t>
      </w:r>
      <w:r w:rsidRPr="00196A59">
        <w:t xml:space="preserve">, </w:t>
      </w:r>
      <w:r w:rsidRPr="003E7318">
        <w:rPr>
          <w:rStyle w:val="KeyWord0"/>
        </w:rPr>
        <w:t>int</w:t>
      </w:r>
      <w:r w:rsidRPr="00196A59">
        <w:t xml:space="preserve">, and </w:t>
      </w:r>
      <w:r w:rsidRPr="003E7318">
        <w:rPr>
          <w:rStyle w:val="KeyWord0"/>
        </w:rPr>
        <w:t>long</w:t>
      </w:r>
      <w:r w:rsidR="00DA04BA" w:rsidRPr="00196A59">
        <w:rPr>
          <w:rStyle w:val="CodeInText"/>
          <w:b w:val="0"/>
          <w:bCs/>
        </w:rPr>
        <w:t xml:space="preserve"> </w:t>
      </w:r>
      <w:r w:rsidR="00DA04BA" w:rsidRPr="003E7318">
        <w:rPr>
          <w:rStyle w:val="KeyWord0"/>
        </w:rPr>
        <w:t>int</w:t>
      </w:r>
      <w:r w:rsidRPr="00196A59">
        <w:t xml:space="preserve"> as well as the floating types </w:t>
      </w:r>
      <w:r w:rsidRPr="003E7318">
        <w:rPr>
          <w:rStyle w:val="KeyWord0"/>
        </w:rPr>
        <w:t>float</w:t>
      </w:r>
      <w:r w:rsidRPr="00196A59">
        <w:rPr>
          <w:rStyle w:val="CodeInText"/>
          <w:b w:val="0"/>
          <w:bCs/>
        </w:rPr>
        <w:t>,</w:t>
      </w:r>
      <w:r w:rsidRPr="00196A59">
        <w:t xml:space="preserve"> </w:t>
      </w:r>
      <w:r w:rsidRPr="003E7318">
        <w:rPr>
          <w:rStyle w:val="KeyWord0"/>
        </w:rPr>
        <w:t>double</w:t>
      </w:r>
      <w:r w:rsidRPr="00196A59">
        <w:t xml:space="preserve">, and </w:t>
      </w:r>
      <w:r w:rsidRPr="003E7318">
        <w:rPr>
          <w:rStyle w:val="KeyWord0"/>
        </w:rPr>
        <w:t>long</w:t>
      </w:r>
      <w:r w:rsidRPr="00196A59">
        <w:t xml:space="preserve"> </w:t>
      </w:r>
      <w:r w:rsidRPr="003E7318">
        <w:rPr>
          <w:rStyle w:val="KeyWord0"/>
        </w:rPr>
        <w:t>double</w:t>
      </w:r>
      <w:r w:rsidRPr="00196A59">
        <w:t>. The compound type</w:t>
      </w:r>
      <w:r w:rsidR="00616924">
        <w:t>s</w:t>
      </w:r>
      <w:r w:rsidRPr="00196A59">
        <w:t xml:space="preserve"> are pointers, arrays, structs, unions, and functions. Values of enumeration types (</w:t>
      </w:r>
      <w:r w:rsidRPr="003E7318">
        <w:rPr>
          <w:rStyle w:val="KeyWord0"/>
        </w:rPr>
        <w:t>enum</w:t>
      </w:r>
      <w:r w:rsidRPr="00196A59">
        <w:t xml:space="preserve">) are stored as signed integer. Moreover, a type can also be </w:t>
      </w:r>
      <w:r w:rsidRPr="006165EC">
        <w:t>constant</w:t>
      </w:r>
      <w:r w:rsidRPr="00196A59">
        <w:t xml:space="preserve"> or </w:t>
      </w:r>
      <w:r w:rsidRPr="00196A59">
        <w:rPr>
          <w:rStyle w:val="CodeInText"/>
          <w:b w:val="0"/>
          <w:bCs/>
        </w:rPr>
        <w:t>volatile</w:t>
      </w:r>
      <w:r w:rsidRPr="00196A59">
        <w:t>.</w:t>
      </w:r>
      <w:r w:rsidR="00FC032A" w:rsidRPr="003E7318">
        <w:t xml:space="preserve"> </w:t>
      </w:r>
      <w:r w:rsidR="00333473" w:rsidRPr="003E7318">
        <w:t xml:space="preserve">Internally, we </w:t>
      </w:r>
      <w:r w:rsidR="00FC032A" w:rsidRPr="003E7318">
        <w:t>intro</w:t>
      </w:r>
      <w:r w:rsidR="00333473" w:rsidRPr="003E7318">
        <w:t>d</w:t>
      </w:r>
      <w:r w:rsidR="00FC032A" w:rsidRPr="003E7318">
        <w:t xml:space="preserve">uce the </w:t>
      </w:r>
      <w:r w:rsidR="0023025C" w:rsidRPr="00196A59">
        <w:rPr>
          <w:color w:val="auto"/>
        </w:rPr>
        <w:t>logical</w:t>
      </w:r>
      <w:r w:rsidR="00FC032A" w:rsidRPr="00196A59">
        <w:rPr>
          <w:color w:val="auto"/>
        </w:rPr>
        <w:t xml:space="preserve"> and string types, even thoug</w:t>
      </w:r>
      <w:r w:rsidR="00333473" w:rsidRPr="00196A59">
        <w:rPr>
          <w:color w:val="auto"/>
        </w:rPr>
        <w:t>h there are no such types in C.</w:t>
      </w:r>
      <w:r w:rsidR="00025BEA" w:rsidRPr="00196A59">
        <w:t xml:space="preserve"> </w:t>
      </w:r>
      <w:r w:rsidR="00F212C9" w:rsidRPr="00903DBA">
        <w:rPr>
          <w:highlight w:val="white"/>
        </w:rPr>
        <w:t xml:space="preserve">We also have the </w:t>
      </w:r>
      <w:r w:rsidR="00F212C9" w:rsidRPr="00903DBA">
        <w:rPr>
          <w:rStyle w:val="KeyWord0"/>
          <w:highlight w:val="white"/>
        </w:rPr>
        <w:t>void</w:t>
      </w:r>
      <w:r w:rsidR="00F212C9" w:rsidRPr="00903DBA">
        <w:rPr>
          <w:highlight w:val="white"/>
        </w:rPr>
        <w:t xml:space="preserve"> type, which technically is not a type, but rather mark the absence of a type. It is used to mark the absence of a function return type, parameter list, or pointer type.</w:t>
      </w:r>
      <w:r w:rsidR="00B96124">
        <w:t xml:space="preserve"> However, array of void is not allowed.</w:t>
      </w:r>
    </w:p>
    <w:p w14:paraId="5819696F" w14:textId="2F69AAFC" w:rsidR="00B96124" w:rsidRDefault="00B96124" w:rsidP="003E7318">
      <w:r>
        <w:t xml:space="preserve">The </w:t>
      </w:r>
      <w:r w:rsidRPr="00B96124">
        <w:rPr>
          <w:rStyle w:val="KeyWord0"/>
        </w:rPr>
        <w:t>Sort</w:t>
      </w:r>
      <w:r>
        <w:t xml:space="preserve"> enumeration </w:t>
      </w:r>
      <w:r w:rsidR="00E92637">
        <w:t xml:space="preserve">holds the simple and compound types of C. Note that </w:t>
      </w:r>
      <w:r w:rsidR="00E92637" w:rsidRPr="00E92637">
        <w:rPr>
          <w:rStyle w:val="KeyWord0"/>
        </w:rPr>
        <w:t>String</w:t>
      </w:r>
      <w:r w:rsidR="00E92637">
        <w:t xml:space="preserve"> and </w:t>
      </w:r>
      <w:r w:rsidR="00E92637" w:rsidRPr="00E92637">
        <w:rPr>
          <w:rStyle w:val="KeyWord0"/>
        </w:rPr>
        <w:t>Logical</w:t>
      </w:r>
      <w:r w:rsidR="00E92637">
        <w:t xml:space="preserve"> are present, even though they are not types in C.</w:t>
      </w:r>
      <w:r w:rsidR="00860ED6">
        <w:t xml:space="preserve"> However, temporary vale may hold these types.</w:t>
      </w:r>
    </w:p>
    <w:p w14:paraId="7710D623" w14:textId="370A39D9" w:rsidR="00692204" w:rsidRDefault="00692204" w:rsidP="00692204">
      <w:pPr>
        <w:pStyle w:val="Rubrik2"/>
      </w:pPr>
      <w:r>
        <w:t>The Sort Enumeration</w:t>
      </w:r>
    </w:p>
    <w:p w14:paraId="142D086C" w14:textId="2DA03B54" w:rsidR="004242EC" w:rsidRPr="00903DBA" w:rsidRDefault="004242EC" w:rsidP="008C43F9">
      <w:pPr>
        <w:pStyle w:val="CodeHeader"/>
      </w:pPr>
      <w:r w:rsidRPr="00903DBA">
        <w:t>Sort.cs</w:t>
      </w:r>
    </w:p>
    <w:p w14:paraId="3371F873" w14:textId="77777777" w:rsidR="004242EC" w:rsidRPr="00903DBA" w:rsidRDefault="004242EC" w:rsidP="004242EC">
      <w:pPr>
        <w:pStyle w:val="Code"/>
        <w:rPr>
          <w:highlight w:val="white"/>
        </w:rPr>
      </w:pPr>
      <w:r w:rsidRPr="00903DBA">
        <w:rPr>
          <w:highlight w:val="white"/>
        </w:rPr>
        <w:t>namespace CCompiler {</w:t>
      </w:r>
    </w:p>
    <w:p w14:paraId="58E7CDBA" w14:textId="3FF10266" w:rsidR="00374ECD" w:rsidRPr="00903DBA" w:rsidRDefault="004242EC" w:rsidP="004242EC">
      <w:pPr>
        <w:pStyle w:val="Code"/>
        <w:rPr>
          <w:highlight w:val="white"/>
        </w:rPr>
      </w:pPr>
      <w:r w:rsidRPr="00903DBA">
        <w:rPr>
          <w:highlight w:val="white"/>
        </w:rPr>
        <w:t xml:space="preserve">  public enum Sort {Void, </w:t>
      </w:r>
      <w:r w:rsidR="005D4E81" w:rsidRPr="00903DBA">
        <w:rPr>
          <w:highlight w:val="white"/>
        </w:rPr>
        <w:t>SignedChar</w:t>
      </w:r>
      <w:r w:rsidRPr="00903DBA">
        <w:rPr>
          <w:highlight w:val="white"/>
        </w:rPr>
        <w:t xml:space="preserve">, </w:t>
      </w:r>
      <w:r w:rsidR="005D4E81" w:rsidRPr="00903DBA">
        <w:rPr>
          <w:highlight w:val="white"/>
        </w:rPr>
        <w:t>UnsignedChar</w:t>
      </w:r>
      <w:r w:rsidRPr="00903DBA">
        <w:rPr>
          <w:highlight w:val="white"/>
        </w:rPr>
        <w:t xml:space="preserve">, </w:t>
      </w:r>
      <w:r w:rsidR="005D4E81" w:rsidRPr="00903DBA">
        <w:rPr>
          <w:highlight w:val="white"/>
        </w:rPr>
        <w:t>SignedShortInt</w:t>
      </w:r>
      <w:r w:rsidRPr="00903DBA">
        <w:rPr>
          <w:highlight w:val="white"/>
        </w:rPr>
        <w:t>,</w:t>
      </w:r>
    </w:p>
    <w:p w14:paraId="586E56C3" w14:textId="494C3048" w:rsidR="00374ECD" w:rsidRPr="00903DBA" w:rsidRDefault="00374ECD" w:rsidP="004242EC">
      <w:pPr>
        <w:pStyle w:val="Code"/>
        <w:rPr>
          <w:highlight w:val="white"/>
        </w:rPr>
      </w:pPr>
      <w:r w:rsidRPr="00903DBA">
        <w:rPr>
          <w:highlight w:val="white"/>
        </w:rPr>
        <w:t xml:space="preserve">                   </w:t>
      </w:r>
      <w:r w:rsidR="004242EC" w:rsidRPr="00903DBA">
        <w:rPr>
          <w:highlight w:val="white"/>
        </w:rPr>
        <w:t xml:space="preserve"> </w:t>
      </w:r>
      <w:r w:rsidR="005D4E81" w:rsidRPr="00903DBA">
        <w:rPr>
          <w:highlight w:val="white"/>
        </w:rPr>
        <w:t>UnsignedShortInt</w:t>
      </w:r>
      <w:r w:rsidR="004242EC" w:rsidRPr="00903DBA">
        <w:rPr>
          <w:highlight w:val="white"/>
        </w:rPr>
        <w:t xml:space="preserve">, </w:t>
      </w:r>
      <w:r w:rsidR="005D4E81" w:rsidRPr="00903DBA">
        <w:rPr>
          <w:highlight w:val="white"/>
        </w:rPr>
        <w:t>SignedInt</w:t>
      </w:r>
      <w:r w:rsidR="004242EC" w:rsidRPr="00903DBA">
        <w:rPr>
          <w:highlight w:val="white"/>
        </w:rPr>
        <w:t>,</w:t>
      </w:r>
      <w:r w:rsidRPr="00903DBA">
        <w:rPr>
          <w:highlight w:val="white"/>
        </w:rPr>
        <w:t xml:space="preserve"> </w:t>
      </w:r>
      <w:r w:rsidR="005D4E81" w:rsidRPr="00903DBA">
        <w:rPr>
          <w:highlight w:val="white"/>
        </w:rPr>
        <w:t>UnsignedInt</w:t>
      </w:r>
      <w:r w:rsidR="004242EC" w:rsidRPr="00903DBA">
        <w:rPr>
          <w:highlight w:val="white"/>
        </w:rPr>
        <w:t>,</w:t>
      </w:r>
    </w:p>
    <w:p w14:paraId="6FEA7628" w14:textId="02CBE57E" w:rsidR="00057D8F" w:rsidRPr="00903DBA" w:rsidRDefault="00374ECD" w:rsidP="004242EC">
      <w:pPr>
        <w:pStyle w:val="Code"/>
        <w:rPr>
          <w:highlight w:val="white"/>
        </w:rPr>
      </w:pPr>
      <w:r w:rsidRPr="00903DBA">
        <w:rPr>
          <w:highlight w:val="white"/>
        </w:rPr>
        <w:t xml:space="preserve">                   </w:t>
      </w:r>
      <w:r w:rsidR="004242EC" w:rsidRPr="00903DBA">
        <w:rPr>
          <w:highlight w:val="white"/>
        </w:rPr>
        <w:t xml:space="preserve"> </w:t>
      </w:r>
      <w:r w:rsidR="005D4E81" w:rsidRPr="00903DBA">
        <w:rPr>
          <w:highlight w:val="white"/>
        </w:rPr>
        <w:t>SignedLongInt</w:t>
      </w:r>
      <w:r w:rsidR="004242EC" w:rsidRPr="00903DBA">
        <w:rPr>
          <w:highlight w:val="white"/>
        </w:rPr>
        <w:t xml:space="preserve">, </w:t>
      </w:r>
      <w:r w:rsidR="005D4E81" w:rsidRPr="00903DBA">
        <w:rPr>
          <w:highlight w:val="white"/>
        </w:rPr>
        <w:t>UnsignedLongInt</w:t>
      </w:r>
      <w:r w:rsidR="004242EC" w:rsidRPr="00903DBA">
        <w:rPr>
          <w:highlight w:val="white"/>
        </w:rPr>
        <w:t>,</w:t>
      </w:r>
      <w:r w:rsidR="00057D8F" w:rsidRPr="00903DBA">
        <w:rPr>
          <w:highlight w:val="white"/>
        </w:rPr>
        <w:t xml:space="preserve"> </w:t>
      </w:r>
      <w:r w:rsidR="004242EC" w:rsidRPr="00903DBA">
        <w:rPr>
          <w:highlight w:val="white"/>
        </w:rPr>
        <w:t>Float, Double,</w:t>
      </w:r>
    </w:p>
    <w:p w14:paraId="5F44F9EF" w14:textId="3E70AEE2" w:rsidR="004242EC" w:rsidRPr="00903DBA" w:rsidRDefault="00057D8F" w:rsidP="004242EC">
      <w:pPr>
        <w:pStyle w:val="Code"/>
        <w:rPr>
          <w:highlight w:val="white"/>
        </w:rPr>
      </w:pPr>
      <w:r w:rsidRPr="00903DBA">
        <w:rPr>
          <w:highlight w:val="white"/>
        </w:rPr>
        <w:t xml:space="preserve">                   </w:t>
      </w:r>
      <w:r w:rsidR="004242EC" w:rsidRPr="00903DBA">
        <w:rPr>
          <w:highlight w:val="white"/>
        </w:rPr>
        <w:t xml:space="preserve"> </w:t>
      </w:r>
      <w:r w:rsidR="001220BA" w:rsidRPr="00903DBA">
        <w:rPr>
          <w:highlight w:val="white"/>
        </w:rPr>
        <w:t>LongDouble</w:t>
      </w:r>
      <w:r w:rsidR="004242EC" w:rsidRPr="00903DBA">
        <w:rPr>
          <w:highlight w:val="white"/>
        </w:rPr>
        <w:t>, String, Pointer, Array, Struct, Union,</w:t>
      </w:r>
    </w:p>
    <w:p w14:paraId="74353B29" w14:textId="77777777" w:rsidR="004242EC" w:rsidRPr="00903DBA" w:rsidRDefault="004242EC" w:rsidP="004242EC">
      <w:pPr>
        <w:pStyle w:val="Code"/>
        <w:rPr>
          <w:highlight w:val="white"/>
        </w:rPr>
      </w:pPr>
      <w:r w:rsidRPr="00903DBA">
        <w:rPr>
          <w:highlight w:val="white"/>
        </w:rPr>
        <w:t xml:space="preserve">                    Function, Logical};</w:t>
      </w:r>
    </w:p>
    <w:p w14:paraId="733D5840" w14:textId="27028F65" w:rsidR="004242EC" w:rsidRDefault="004242EC" w:rsidP="004242EC">
      <w:pPr>
        <w:pStyle w:val="Code"/>
      </w:pPr>
      <w:r w:rsidRPr="00903DBA">
        <w:rPr>
          <w:highlight w:val="white"/>
        </w:rPr>
        <w:t>}</w:t>
      </w:r>
    </w:p>
    <w:p w14:paraId="2843DA41" w14:textId="76638CCD" w:rsidR="00692204" w:rsidRPr="00903DBA" w:rsidRDefault="00692204" w:rsidP="00692204">
      <w:pPr>
        <w:pStyle w:val="Rubrik2"/>
      </w:pPr>
      <w:r>
        <w:t>The Type Class</w:t>
      </w:r>
    </w:p>
    <w:p w14:paraId="0A039911" w14:textId="1C6CA38F" w:rsidR="00AC17D8" w:rsidRPr="00903DBA" w:rsidRDefault="00AC17D8" w:rsidP="00AC17D8">
      <w:r w:rsidRPr="00903DBA">
        <w:t xml:space="preserve">The </w:t>
      </w:r>
      <w:r w:rsidRPr="00903DBA">
        <w:rPr>
          <w:rStyle w:val="KeyWord0"/>
        </w:rPr>
        <w:t>Type</w:t>
      </w:r>
      <w:r w:rsidRPr="00903DBA">
        <w:t xml:space="preserve"> class hold</w:t>
      </w:r>
      <w:r w:rsidR="00672D44">
        <w:t>s</w:t>
      </w:r>
      <w:r w:rsidRPr="00903DBA">
        <w:t xml:space="preserve"> methods for create types with different features. A pointer has a pointer type</w:t>
      </w:r>
      <w:r w:rsidR="00C8456B">
        <w:t>,</w:t>
      </w:r>
      <w:r w:rsidRPr="00903DBA">
        <w:t xml:space="preserve"> an array has an array size and type, </w:t>
      </w:r>
      <w:r w:rsidR="00ED1783" w:rsidRPr="00903DBA">
        <w:t>a function has a return type and parameter list</w:t>
      </w:r>
      <w:r w:rsidR="00B67BFE" w:rsidRPr="00903DBA">
        <w:t>, and a struct or union has a member map</w:t>
      </w:r>
      <w:r w:rsidR="007545EA">
        <w:t xml:space="preserve">. A struct </w:t>
      </w:r>
      <w:r w:rsidR="00544820">
        <w:t xml:space="preserve">or union </w:t>
      </w:r>
      <w:r w:rsidR="00B67BFE" w:rsidRPr="00903DBA">
        <w:t xml:space="preserve">member </w:t>
      </w:r>
      <w:r w:rsidR="00672D44">
        <w:t>may</w:t>
      </w:r>
      <w:r w:rsidR="00B67BFE" w:rsidRPr="00903DBA">
        <w:t xml:space="preserve"> have a bitfield.</w:t>
      </w:r>
    </w:p>
    <w:p w14:paraId="5EBDC23E" w14:textId="088BB8CD" w:rsidR="00DF053B" w:rsidRPr="00903DBA" w:rsidRDefault="008C43F9" w:rsidP="004242EC">
      <w:pPr>
        <w:pStyle w:val="CodeHeader"/>
      </w:pPr>
      <w:r w:rsidRPr="00903DBA">
        <w:t>Type.cs</w:t>
      </w:r>
    </w:p>
    <w:p w14:paraId="31261FF7" w14:textId="77777777" w:rsidR="006E1FB9" w:rsidRPr="00903DBA" w:rsidRDefault="006E1FB9" w:rsidP="006E1FB9">
      <w:pPr>
        <w:pStyle w:val="Code"/>
        <w:rPr>
          <w:highlight w:val="white"/>
        </w:rPr>
      </w:pPr>
      <w:r w:rsidRPr="00903DBA">
        <w:rPr>
          <w:highlight w:val="white"/>
        </w:rPr>
        <w:t>using System;</w:t>
      </w:r>
    </w:p>
    <w:p w14:paraId="1EA5201F" w14:textId="77777777" w:rsidR="006E1FB9" w:rsidRPr="00903DBA" w:rsidRDefault="006E1FB9" w:rsidP="006E1FB9">
      <w:pPr>
        <w:pStyle w:val="Code"/>
        <w:rPr>
          <w:highlight w:val="white"/>
        </w:rPr>
      </w:pPr>
      <w:r w:rsidRPr="00903DBA">
        <w:rPr>
          <w:highlight w:val="white"/>
        </w:rPr>
        <w:t>using System.Linq;</w:t>
      </w:r>
    </w:p>
    <w:p w14:paraId="3FCE137D" w14:textId="77777777" w:rsidR="006E1FB9" w:rsidRPr="00903DBA" w:rsidRDefault="006E1FB9" w:rsidP="006E1FB9">
      <w:pPr>
        <w:pStyle w:val="Code"/>
        <w:rPr>
          <w:highlight w:val="white"/>
        </w:rPr>
      </w:pPr>
      <w:r w:rsidRPr="00903DBA">
        <w:rPr>
          <w:highlight w:val="white"/>
        </w:rPr>
        <w:t>using System.Numerics;</w:t>
      </w:r>
    </w:p>
    <w:p w14:paraId="0D650D3D" w14:textId="77777777" w:rsidR="006E1FB9" w:rsidRPr="00903DBA" w:rsidRDefault="006E1FB9" w:rsidP="006E1FB9">
      <w:pPr>
        <w:pStyle w:val="Code"/>
        <w:rPr>
          <w:highlight w:val="white"/>
        </w:rPr>
      </w:pPr>
      <w:r w:rsidRPr="00903DBA">
        <w:rPr>
          <w:highlight w:val="white"/>
        </w:rPr>
        <w:t>using System.Collections.Generic;</w:t>
      </w:r>
    </w:p>
    <w:p w14:paraId="78B997AD" w14:textId="77777777" w:rsidR="006E1FB9" w:rsidRPr="00903DBA" w:rsidRDefault="006E1FB9" w:rsidP="006E1FB9">
      <w:pPr>
        <w:pStyle w:val="Code"/>
        <w:rPr>
          <w:highlight w:val="white"/>
        </w:rPr>
      </w:pPr>
    </w:p>
    <w:p w14:paraId="02FCC2BC" w14:textId="77777777" w:rsidR="006E1FB9" w:rsidRPr="00903DBA" w:rsidRDefault="006E1FB9" w:rsidP="006E1FB9">
      <w:pPr>
        <w:pStyle w:val="Code"/>
        <w:rPr>
          <w:highlight w:val="white"/>
        </w:rPr>
      </w:pPr>
      <w:r w:rsidRPr="00903DBA">
        <w:rPr>
          <w:highlight w:val="white"/>
        </w:rPr>
        <w:t>namespace CCompiler {</w:t>
      </w:r>
    </w:p>
    <w:p w14:paraId="35C75594" w14:textId="77777777" w:rsidR="006E1FB9" w:rsidRPr="00903DBA" w:rsidRDefault="006E1FB9" w:rsidP="006E1FB9">
      <w:pPr>
        <w:pStyle w:val="Code"/>
        <w:rPr>
          <w:highlight w:val="white"/>
        </w:rPr>
      </w:pPr>
      <w:r w:rsidRPr="00903DBA">
        <w:rPr>
          <w:highlight w:val="white"/>
        </w:rPr>
        <w:t xml:space="preserve">  public class Type {</w:t>
      </w:r>
    </w:p>
    <w:p w14:paraId="7B8638D1" w14:textId="77777777" w:rsidR="006E1FB9" w:rsidRPr="00903DBA" w:rsidRDefault="006E1FB9" w:rsidP="006E1FB9">
      <w:pPr>
        <w:pStyle w:val="Code"/>
        <w:rPr>
          <w:highlight w:val="white"/>
        </w:rPr>
      </w:pPr>
      <w:r w:rsidRPr="00903DBA">
        <w:rPr>
          <w:highlight w:val="white"/>
        </w:rPr>
        <w:t xml:space="preserve">    private Sort m_sort;</w:t>
      </w:r>
    </w:p>
    <w:p w14:paraId="4430CAE1" w14:textId="3E525D73" w:rsidR="00024D4D" w:rsidRDefault="00024D4D" w:rsidP="00024D4D">
      <w:pPr>
        <w:pStyle w:val="Rubrik3"/>
        <w:rPr>
          <w:highlight w:val="white"/>
        </w:rPr>
      </w:pPr>
      <w:r>
        <w:rPr>
          <w:highlight w:val="white"/>
        </w:rPr>
        <w:t>Integral</w:t>
      </w:r>
      <w:r w:rsidR="00943E00">
        <w:rPr>
          <w:highlight w:val="white"/>
        </w:rPr>
        <w:t>,</w:t>
      </w:r>
      <w:r>
        <w:rPr>
          <w:highlight w:val="white"/>
        </w:rPr>
        <w:t xml:space="preserve"> Floating</w:t>
      </w:r>
      <w:r w:rsidR="00943E00">
        <w:rPr>
          <w:highlight w:val="white"/>
        </w:rPr>
        <w:t>, and String</w:t>
      </w:r>
    </w:p>
    <w:p w14:paraId="673EA33C" w14:textId="202B9CF3" w:rsidR="006E1FB9" w:rsidRPr="00903DBA" w:rsidRDefault="00900025" w:rsidP="00304A22">
      <w:pPr>
        <w:rPr>
          <w:highlight w:val="white"/>
        </w:rPr>
      </w:pPr>
      <w:r w:rsidRPr="00903DBA">
        <w:rPr>
          <w:highlight w:val="white"/>
        </w:rPr>
        <w:t>Each type holds a sort, it may be a</w:t>
      </w:r>
      <w:r w:rsidR="00E91094" w:rsidRPr="00903DBA">
        <w:rPr>
          <w:highlight w:val="white"/>
        </w:rPr>
        <w:t>n integral sort (</w:t>
      </w:r>
      <w:r w:rsidRPr="00903DBA">
        <w:rPr>
          <w:highlight w:val="white"/>
        </w:rPr>
        <w:t>signed or unsigne</w:t>
      </w:r>
      <w:r w:rsidR="00E91094" w:rsidRPr="00903DBA">
        <w:rPr>
          <w:highlight w:val="white"/>
        </w:rPr>
        <w:t>d</w:t>
      </w:r>
      <w:r w:rsidRPr="00903DBA">
        <w:rPr>
          <w:highlight w:val="white"/>
        </w:rPr>
        <w:t xml:space="preserve"> character, short integer, integer, or long integer</w:t>
      </w:r>
      <w:r w:rsidR="00E91094" w:rsidRPr="00903DBA">
        <w:rPr>
          <w:highlight w:val="white"/>
        </w:rPr>
        <w:t>) a floating sort (</w:t>
      </w:r>
      <w:r w:rsidRPr="00903DBA">
        <w:rPr>
          <w:highlight w:val="white"/>
        </w:rPr>
        <w:t>float, double, or long double</w:t>
      </w:r>
      <w:r w:rsidR="00E91094" w:rsidRPr="00903DBA">
        <w:rPr>
          <w:highlight w:val="white"/>
        </w:rPr>
        <w:t>)</w:t>
      </w:r>
      <w:r w:rsidRPr="00903DBA">
        <w:rPr>
          <w:highlight w:val="white"/>
        </w:rPr>
        <w:t xml:space="preserve">, </w:t>
      </w:r>
      <w:r w:rsidR="00F05D2C" w:rsidRPr="00903DBA">
        <w:rPr>
          <w:highlight w:val="white"/>
        </w:rPr>
        <w:t xml:space="preserve">a pointer or an array, </w:t>
      </w:r>
      <w:r w:rsidRPr="00903DBA">
        <w:rPr>
          <w:highlight w:val="white"/>
        </w:rPr>
        <w:t xml:space="preserve">a struct or </w:t>
      </w:r>
      <w:r w:rsidR="00F05D2C" w:rsidRPr="00903DBA">
        <w:rPr>
          <w:highlight w:val="white"/>
        </w:rPr>
        <w:t xml:space="preserve">a </w:t>
      </w:r>
      <w:r w:rsidRPr="00903DBA">
        <w:rPr>
          <w:highlight w:val="white"/>
        </w:rPr>
        <w:t xml:space="preserve">union, </w:t>
      </w:r>
      <w:r w:rsidR="00F05D2C" w:rsidRPr="00903DBA">
        <w:rPr>
          <w:highlight w:val="white"/>
        </w:rPr>
        <w:t xml:space="preserve">or </w:t>
      </w:r>
      <w:r w:rsidRPr="00903DBA">
        <w:rPr>
          <w:highlight w:val="white"/>
        </w:rPr>
        <w:t>a function</w:t>
      </w:r>
      <w:r w:rsidR="00F05D2C" w:rsidRPr="00903DBA">
        <w:rPr>
          <w:highlight w:val="white"/>
        </w:rPr>
        <w:t>.</w:t>
      </w:r>
    </w:p>
    <w:p w14:paraId="690911A1" w14:textId="77777777" w:rsidR="006E1FB9" w:rsidRPr="00903DBA" w:rsidRDefault="006E1FB9" w:rsidP="006E1FB9">
      <w:pPr>
        <w:pStyle w:val="Code"/>
        <w:rPr>
          <w:highlight w:val="white"/>
        </w:rPr>
      </w:pPr>
      <w:r w:rsidRPr="00903DBA">
        <w:rPr>
          <w:highlight w:val="white"/>
        </w:rPr>
        <w:t xml:space="preserve">    public Sort Sort {</w:t>
      </w:r>
    </w:p>
    <w:p w14:paraId="1BF64FB7" w14:textId="77777777" w:rsidR="006E1FB9" w:rsidRPr="00903DBA" w:rsidRDefault="006E1FB9" w:rsidP="006E1FB9">
      <w:pPr>
        <w:pStyle w:val="Code"/>
        <w:rPr>
          <w:highlight w:val="white"/>
        </w:rPr>
      </w:pPr>
      <w:r w:rsidRPr="00903DBA">
        <w:rPr>
          <w:highlight w:val="white"/>
        </w:rPr>
        <w:t xml:space="preserve">      get { return m_sort; }</w:t>
      </w:r>
    </w:p>
    <w:p w14:paraId="535CED7B" w14:textId="77777777" w:rsidR="006E1FB9" w:rsidRPr="00903DBA" w:rsidRDefault="006E1FB9" w:rsidP="006E1FB9">
      <w:pPr>
        <w:pStyle w:val="Code"/>
        <w:rPr>
          <w:highlight w:val="white"/>
        </w:rPr>
      </w:pPr>
      <w:r w:rsidRPr="00903DBA">
        <w:rPr>
          <w:highlight w:val="white"/>
        </w:rPr>
        <w:t xml:space="preserve">    }</w:t>
      </w:r>
    </w:p>
    <w:p w14:paraId="5B06166F" w14:textId="747FA1C2" w:rsidR="009248F5" w:rsidRPr="00903DBA" w:rsidRDefault="009248F5">
      <w:pPr>
        <w:ind w:left="720" w:hanging="720"/>
        <w:rPr>
          <w:ins w:id="228" w:author="Stefan Bjornander" w:date="2015-04-25T10:33:00Z"/>
          <w:color w:val="auto"/>
        </w:rPr>
        <w:pPrChange w:id="229" w:author="Stefan Bjornander" w:date="2015-04-25T10:34:00Z">
          <w:pPr>
            <w:pStyle w:val="Rubrik3"/>
          </w:pPr>
        </w:pPrChange>
      </w:pPr>
      <w:r w:rsidRPr="00903DBA">
        <w:t xml:space="preserve">The following </w:t>
      </w:r>
      <w:r w:rsidR="001335B8" w:rsidRPr="00903DBA">
        <w:t>constructor takes an integral or arithmetic type, or void.</w:t>
      </w:r>
    </w:p>
    <w:p w14:paraId="7C9E7D87" w14:textId="77777777" w:rsidR="006E1FB9" w:rsidRPr="00903DBA" w:rsidRDefault="006E1FB9" w:rsidP="006E1FB9">
      <w:pPr>
        <w:pStyle w:val="Code"/>
        <w:rPr>
          <w:highlight w:val="white"/>
        </w:rPr>
      </w:pPr>
      <w:r w:rsidRPr="00903DBA">
        <w:rPr>
          <w:highlight w:val="white"/>
        </w:rPr>
        <w:t xml:space="preserve">    public Type(Sort sort) { // arithmetic or logical</w:t>
      </w:r>
    </w:p>
    <w:p w14:paraId="6742AA2A" w14:textId="77777777" w:rsidR="006E1FB9" w:rsidRPr="00903DBA" w:rsidRDefault="006E1FB9" w:rsidP="006E1FB9">
      <w:pPr>
        <w:pStyle w:val="Code"/>
        <w:rPr>
          <w:highlight w:val="white"/>
        </w:rPr>
      </w:pPr>
      <w:r w:rsidRPr="00903DBA">
        <w:rPr>
          <w:highlight w:val="white"/>
        </w:rPr>
        <w:t xml:space="preserve">      m_sort = sort;</w:t>
      </w:r>
    </w:p>
    <w:p w14:paraId="0386EC7F" w14:textId="77777777" w:rsidR="006E1FB9" w:rsidRPr="00903DBA" w:rsidRDefault="006E1FB9" w:rsidP="006E1FB9">
      <w:pPr>
        <w:pStyle w:val="Code"/>
        <w:rPr>
          <w:highlight w:val="white"/>
        </w:rPr>
      </w:pPr>
      <w:r w:rsidRPr="00903DBA">
        <w:rPr>
          <w:highlight w:val="white"/>
        </w:rPr>
        <w:t xml:space="preserve">    }</w:t>
      </w:r>
    </w:p>
    <w:p w14:paraId="777EA917" w14:textId="77777777" w:rsidR="00024D4D" w:rsidRPr="00903DBA" w:rsidRDefault="00024D4D" w:rsidP="00024D4D">
      <w:pPr>
        <w:rPr>
          <w:highlight w:val="white"/>
        </w:rPr>
      </w:pPr>
      <w:r w:rsidRPr="00903DBA">
        <w:rPr>
          <w:highlight w:val="white"/>
        </w:rPr>
        <w:lastRenderedPageBreak/>
        <w:t xml:space="preserve">The </w:t>
      </w:r>
      <w:r w:rsidRPr="00903DBA">
        <w:rPr>
          <w:rStyle w:val="KeyWord0"/>
          <w:highlight w:val="white"/>
        </w:rPr>
        <w:t>IsSigned</w:t>
      </w:r>
      <w:r w:rsidRPr="00903DBA">
        <w:rPr>
          <w:highlight w:val="white"/>
        </w:rPr>
        <w:t xml:space="preserve"> method return true if the type a signed character, short integer, integer, or long integer.</w:t>
      </w:r>
    </w:p>
    <w:p w14:paraId="5129DEC0" w14:textId="77777777" w:rsidR="00024D4D" w:rsidRPr="00903DBA" w:rsidRDefault="00024D4D" w:rsidP="00024D4D">
      <w:pPr>
        <w:pStyle w:val="Code"/>
        <w:rPr>
          <w:highlight w:val="white"/>
        </w:rPr>
      </w:pPr>
      <w:r w:rsidRPr="00903DBA">
        <w:rPr>
          <w:highlight w:val="white"/>
        </w:rPr>
        <w:t xml:space="preserve">    public static bool IsSigned(Sort sort) {</w:t>
      </w:r>
    </w:p>
    <w:p w14:paraId="4E534E48" w14:textId="77777777" w:rsidR="00024D4D" w:rsidRPr="00903DBA" w:rsidRDefault="00024D4D" w:rsidP="00024D4D">
      <w:pPr>
        <w:pStyle w:val="Code"/>
        <w:rPr>
          <w:highlight w:val="white"/>
        </w:rPr>
      </w:pPr>
      <w:r w:rsidRPr="00903DBA">
        <w:rPr>
          <w:highlight w:val="white"/>
        </w:rPr>
        <w:t xml:space="preserve">      return (sort == Sort.SignedChar) || (sort == Sort.SignedShortInt) ||</w:t>
      </w:r>
    </w:p>
    <w:p w14:paraId="6CEEF486" w14:textId="77777777" w:rsidR="00024D4D" w:rsidRPr="00903DBA" w:rsidRDefault="00024D4D" w:rsidP="00024D4D">
      <w:pPr>
        <w:pStyle w:val="Code"/>
        <w:rPr>
          <w:highlight w:val="white"/>
        </w:rPr>
      </w:pPr>
      <w:r w:rsidRPr="00903DBA">
        <w:rPr>
          <w:highlight w:val="white"/>
        </w:rPr>
        <w:t xml:space="preserve">             (sort == Sort.SignedInt) || (sort == Sort.SignedLongInt);</w:t>
      </w:r>
    </w:p>
    <w:p w14:paraId="2627A6C0" w14:textId="758C0860" w:rsidR="00024D4D" w:rsidRDefault="00024D4D" w:rsidP="00024D4D">
      <w:pPr>
        <w:pStyle w:val="Code"/>
        <w:rPr>
          <w:highlight w:val="white"/>
        </w:rPr>
      </w:pPr>
      <w:r w:rsidRPr="00903DBA">
        <w:rPr>
          <w:highlight w:val="white"/>
        </w:rPr>
        <w:t xml:space="preserve">    }</w:t>
      </w:r>
    </w:p>
    <w:p w14:paraId="27308B3A" w14:textId="77777777" w:rsidR="00B84ED8" w:rsidRPr="00903DBA" w:rsidRDefault="00B84ED8" w:rsidP="00B84ED8">
      <w:pPr>
        <w:pStyle w:val="Code"/>
        <w:rPr>
          <w:highlight w:val="white"/>
        </w:rPr>
      </w:pPr>
      <w:r w:rsidRPr="00903DBA">
        <w:rPr>
          <w:highlight w:val="white"/>
        </w:rPr>
        <w:t xml:space="preserve">    public bool IsVoid() {</w:t>
      </w:r>
    </w:p>
    <w:p w14:paraId="0C59FCA7" w14:textId="77777777" w:rsidR="00B84ED8" w:rsidRPr="00903DBA" w:rsidRDefault="00B84ED8" w:rsidP="00B84ED8">
      <w:pPr>
        <w:pStyle w:val="Code"/>
        <w:rPr>
          <w:highlight w:val="white"/>
        </w:rPr>
      </w:pPr>
      <w:r w:rsidRPr="00903DBA">
        <w:rPr>
          <w:highlight w:val="white"/>
        </w:rPr>
        <w:t xml:space="preserve">      return (m_sort == Sort.Void);</w:t>
      </w:r>
    </w:p>
    <w:p w14:paraId="733E3834" w14:textId="77777777" w:rsidR="00B84ED8" w:rsidRPr="00903DBA" w:rsidRDefault="00B84ED8" w:rsidP="00B84ED8">
      <w:pPr>
        <w:pStyle w:val="Code"/>
        <w:rPr>
          <w:highlight w:val="white"/>
        </w:rPr>
      </w:pPr>
      <w:r w:rsidRPr="00903DBA">
        <w:rPr>
          <w:highlight w:val="white"/>
        </w:rPr>
        <w:t xml:space="preserve">    }</w:t>
      </w:r>
    </w:p>
    <w:p w14:paraId="34FF232B" w14:textId="77777777" w:rsidR="00B84ED8" w:rsidRPr="00903DBA" w:rsidRDefault="00B84ED8" w:rsidP="00B84ED8">
      <w:pPr>
        <w:pStyle w:val="Code"/>
        <w:rPr>
          <w:highlight w:val="white"/>
        </w:rPr>
      </w:pPr>
    </w:p>
    <w:p w14:paraId="3AF50143" w14:textId="77777777" w:rsidR="00B84ED8" w:rsidRPr="00903DBA" w:rsidRDefault="00B84ED8" w:rsidP="00B84ED8">
      <w:pPr>
        <w:pStyle w:val="Code"/>
        <w:rPr>
          <w:highlight w:val="white"/>
        </w:rPr>
      </w:pPr>
      <w:r w:rsidRPr="00903DBA">
        <w:rPr>
          <w:highlight w:val="white"/>
        </w:rPr>
        <w:t xml:space="preserve">    public bool IsChar() {</w:t>
      </w:r>
    </w:p>
    <w:p w14:paraId="643E3C9B" w14:textId="77777777" w:rsidR="00B84ED8" w:rsidRPr="00903DBA" w:rsidRDefault="00B84ED8" w:rsidP="00B84ED8">
      <w:pPr>
        <w:pStyle w:val="Code"/>
        <w:rPr>
          <w:highlight w:val="white"/>
        </w:rPr>
      </w:pPr>
      <w:r w:rsidRPr="00903DBA">
        <w:rPr>
          <w:highlight w:val="white"/>
        </w:rPr>
        <w:t xml:space="preserve">      return (m_sort == Sort.SignedChar) || (m_sort == Sort.UnsignedChar);</w:t>
      </w:r>
    </w:p>
    <w:p w14:paraId="42A7FB46" w14:textId="77777777" w:rsidR="00B84ED8" w:rsidRPr="00903DBA" w:rsidRDefault="00B84ED8" w:rsidP="00B84ED8">
      <w:pPr>
        <w:pStyle w:val="Code"/>
        <w:rPr>
          <w:highlight w:val="white"/>
        </w:rPr>
      </w:pPr>
      <w:r w:rsidRPr="00903DBA">
        <w:rPr>
          <w:highlight w:val="white"/>
        </w:rPr>
        <w:t xml:space="preserve">    }</w:t>
      </w:r>
    </w:p>
    <w:p w14:paraId="415F74A9" w14:textId="77777777" w:rsidR="00B84ED8" w:rsidRPr="00903DBA" w:rsidRDefault="00B84ED8" w:rsidP="00B84ED8">
      <w:pPr>
        <w:pStyle w:val="Code"/>
        <w:rPr>
          <w:highlight w:val="white"/>
        </w:rPr>
      </w:pPr>
    </w:p>
    <w:p w14:paraId="060B5522" w14:textId="77777777" w:rsidR="00B84ED8" w:rsidRPr="00903DBA" w:rsidRDefault="00B84ED8" w:rsidP="00B84ED8">
      <w:pPr>
        <w:pStyle w:val="Code"/>
        <w:rPr>
          <w:highlight w:val="white"/>
        </w:rPr>
      </w:pPr>
      <w:r w:rsidRPr="00903DBA">
        <w:rPr>
          <w:highlight w:val="white"/>
        </w:rPr>
        <w:t xml:space="preserve">    public bool IsShort() {</w:t>
      </w:r>
    </w:p>
    <w:p w14:paraId="7BCDB5BE" w14:textId="77777777" w:rsidR="00B84ED8" w:rsidRPr="00903DBA" w:rsidRDefault="00B84ED8" w:rsidP="00B84ED8">
      <w:pPr>
        <w:pStyle w:val="Code"/>
        <w:rPr>
          <w:highlight w:val="white"/>
        </w:rPr>
      </w:pPr>
      <w:r w:rsidRPr="00903DBA">
        <w:rPr>
          <w:highlight w:val="white"/>
        </w:rPr>
        <w:t xml:space="preserve">      return (m_sort == Sort.SignedShortInt) ||</w:t>
      </w:r>
    </w:p>
    <w:p w14:paraId="1DC2234D" w14:textId="77777777" w:rsidR="00B84ED8" w:rsidRPr="00903DBA" w:rsidRDefault="00B84ED8" w:rsidP="00B84ED8">
      <w:pPr>
        <w:pStyle w:val="Code"/>
        <w:rPr>
          <w:highlight w:val="white"/>
        </w:rPr>
      </w:pPr>
      <w:r w:rsidRPr="00903DBA">
        <w:rPr>
          <w:highlight w:val="white"/>
        </w:rPr>
        <w:t xml:space="preserve">             (m_sort == Sort.UnsignedShortInt);</w:t>
      </w:r>
    </w:p>
    <w:p w14:paraId="3BD0FC64" w14:textId="77777777" w:rsidR="00B84ED8" w:rsidRPr="00903DBA" w:rsidRDefault="00B84ED8" w:rsidP="00B84ED8">
      <w:pPr>
        <w:pStyle w:val="Code"/>
        <w:rPr>
          <w:highlight w:val="white"/>
        </w:rPr>
      </w:pPr>
      <w:r w:rsidRPr="00903DBA">
        <w:rPr>
          <w:highlight w:val="white"/>
        </w:rPr>
        <w:t xml:space="preserve">    }</w:t>
      </w:r>
    </w:p>
    <w:p w14:paraId="5B6F63BD" w14:textId="77777777" w:rsidR="00B84ED8" w:rsidRPr="00903DBA" w:rsidRDefault="00B84ED8" w:rsidP="00B84ED8">
      <w:pPr>
        <w:pStyle w:val="Code"/>
        <w:rPr>
          <w:highlight w:val="white"/>
        </w:rPr>
      </w:pPr>
    </w:p>
    <w:p w14:paraId="5B523A93" w14:textId="77777777" w:rsidR="00B84ED8" w:rsidRPr="00903DBA" w:rsidRDefault="00B84ED8" w:rsidP="00B84ED8">
      <w:pPr>
        <w:pStyle w:val="Code"/>
        <w:rPr>
          <w:highlight w:val="white"/>
        </w:rPr>
      </w:pPr>
      <w:r w:rsidRPr="00903DBA">
        <w:rPr>
          <w:highlight w:val="white"/>
        </w:rPr>
        <w:t xml:space="preserve">    public bool IsInteger() {</w:t>
      </w:r>
    </w:p>
    <w:p w14:paraId="7C9E0F56" w14:textId="77777777" w:rsidR="00B84ED8" w:rsidRPr="00903DBA" w:rsidRDefault="00B84ED8" w:rsidP="00B84ED8">
      <w:pPr>
        <w:pStyle w:val="Code"/>
        <w:rPr>
          <w:highlight w:val="white"/>
        </w:rPr>
      </w:pPr>
      <w:r w:rsidRPr="00903DBA">
        <w:rPr>
          <w:highlight w:val="white"/>
        </w:rPr>
        <w:t xml:space="preserve">      return (m_sort == Sort.SignedInt) || (m_sort == Sort.UnsignedInt);</w:t>
      </w:r>
    </w:p>
    <w:p w14:paraId="56BF52B2" w14:textId="77777777" w:rsidR="00B84ED8" w:rsidRPr="00903DBA" w:rsidRDefault="00B84ED8" w:rsidP="00B84ED8">
      <w:pPr>
        <w:pStyle w:val="Code"/>
        <w:rPr>
          <w:highlight w:val="white"/>
        </w:rPr>
      </w:pPr>
      <w:r w:rsidRPr="00903DBA">
        <w:rPr>
          <w:highlight w:val="white"/>
        </w:rPr>
        <w:t xml:space="preserve">    }</w:t>
      </w:r>
    </w:p>
    <w:p w14:paraId="04D46BA2" w14:textId="77777777" w:rsidR="00B84ED8" w:rsidRPr="00903DBA" w:rsidRDefault="00B84ED8" w:rsidP="00B84ED8">
      <w:pPr>
        <w:pStyle w:val="Code"/>
        <w:rPr>
          <w:highlight w:val="white"/>
        </w:rPr>
      </w:pPr>
    </w:p>
    <w:p w14:paraId="6431C7B8" w14:textId="77777777" w:rsidR="00B84ED8" w:rsidRPr="00903DBA" w:rsidRDefault="00B84ED8" w:rsidP="00B84ED8">
      <w:pPr>
        <w:pStyle w:val="Code"/>
        <w:rPr>
          <w:highlight w:val="white"/>
        </w:rPr>
      </w:pPr>
      <w:r w:rsidRPr="00903DBA">
        <w:rPr>
          <w:highlight w:val="white"/>
        </w:rPr>
        <w:t xml:space="preserve">    public bool IsIntegral() {</w:t>
      </w:r>
    </w:p>
    <w:p w14:paraId="64C7BB94" w14:textId="77777777" w:rsidR="00B84ED8" w:rsidRPr="00903DBA" w:rsidRDefault="00B84ED8" w:rsidP="00B84ED8">
      <w:pPr>
        <w:pStyle w:val="Code"/>
        <w:rPr>
          <w:highlight w:val="white"/>
        </w:rPr>
      </w:pPr>
      <w:r w:rsidRPr="00903DBA">
        <w:rPr>
          <w:highlight w:val="white"/>
        </w:rPr>
        <w:t xml:space="preserve">      return IsSigned() || IsUnsigned();</w:t>
      </w:r>
    </w:p>
    <w:p w14:paraId="5D73FF85" w14:textId="77777777" w:rsidR="00B84ED8" w:rsidRPr="00903DBA" w:rsidRDefault="00B84ED8" w:rsidP="00B84ED8">
      <w:pPr>
        <w:pStyle w:val="Code"/>
        <w:rPr>
          <w:highlight w:val="white"/>
        </w:rPr>
      </w:pPr>
      <w:r w:rsidRPr="00903DBA">
        <w:rPr>
          <w:highlight w:val="white"/>
        </w:rPr>
        <w:t xml:space="preserve">    }</w:t>
      </w:r>
    </w:p>
    <w:p w14:paraId="461E7A97" w14:textId="77777777" w:rsidR="00B84ED8" w:rsidRPr="00903DBA" w:rsidRDefault="00B84ED8" w:rsidP="00B84ED8">
      <w:pPr>
        <w:pStyle w:val="Code"/>
        <w:rPr>
          <w:highlight w:val="white"/>
        </w:rPr>
      </w:pPr>
    </w:p>
    <w:p w14:paraId="1A51D491" w14:textId="77777777" w:rsidR="00B84ED8" w:rsidRPr="00903DBA" w:rsidRDefault="00B84ED8" w:rsidP="00B84ED8">
      <w:pPr>
        <w:pStyle w:val="Code"/>
        <w:rPr>
          <w:highlight w:val="white"/>
        </w:rPr>
      </w:pPr>
      <w:r w:rsidRPr="00903DBA">
        <w:rPr>
          <w:highlight w:val="white"/>
        </w:rPr>
        <w:t xml:space="preserve">    public bool IsSigned() {</w:t>
      </w:r>
    </w:p>
    <w:p w14:paraId="50546CC2" w14:textId="77777777" w:rsidR="00B84ED8" w:rsidRPr="00903DBA" w:rsidRDefault="00B84ED8" w:rsidP="00B84ED8">
      <w:pPr>
        <w:pStyle w:val="Code"/>
        <w:rPr>
          <w:highlight w:val="white"/>
        </w:rPr>
      </w:pPr>
      <w:r w:rsidRPr="00903DBA">
        <w:rPr>
          <w:highlight w:val="white"/>
        </w:rPr>
        <w:t xml:space="preserve">      switch (m_sort) {</w:t>
      </w:r>
    </w:p>
    <w:p w14:paraId="51DD1D27" w14:textId="77777777" w:rsidR="00B84ED8" w:rsidRPr="00903DBA" w:rsidRDefault="00B84ED8" w:rsidP="00B84ED8">
      <w:pPr>
        <w:pStyle w:val="Code"/>
        <w:rPr>
          <w:highlight w:val="white"/>
        </w:rPr>
      </w:pPr>
      <w:r w:rsidRPr="00903DBA">
        <w:rPr>
          <w:highlight w:val="white"/>
        </w:rPr>
        <w:t xml:space="preserve">        case Sort.SignedChar:</w:t>
      </w:r>
    </w:p>
    <w:p w14:paraId="2AB4305E" w14:textId="77777777" w:rsidR="00B84ED8" w:rsidRPr="00903DBA" w:rsidRDefault="00B84ED8" w:rsidP="00B84ED8">
      <w:pPr>
        <w:pStyle w:val="Code"/>
        <w:rPr>
          <w:highlight w:val="white"/>
        </w:rPr>
      </w:pPr>
      <w:r w:rsidRPr="00903DBA">
        <w:rPr>
          <w:highlight w:val="white"/>
        </w:rPr>
        <w:t xml:space="preserve">        case Sort.SignedShortInt:</w:t>
      </w:r>
    </w:p>
    <w:p w14:paraId="5DB05FC3" w14:textId="77777777" w:rsidR="00B84ED8" w:rsidRPr="00903DBA" w:rsidRDefault="00B84ED8" w:rsidP="00B84ED8">
      <w:pPr>
        <w:pStyle w:val="Code"/>
        <w:rPr>
          <w:highlight w:val="white"/>
        </w:rPr>
      </w:pPr>
      <w:r w:rsidRPr="00903DBA">
        <w:rPr>
          <w:highlight w:val="white"/>
        </w:rPr>
        <w:t xml:space="preserve">        case Sort.SignedInt:</w:t>
      </w:r>
    </w:p>
    <w:p w14:paraId="52569EF8" w14:textId="77777777" w:rsidR="00B84ED8" w:rsidRPr="00903DBA" w:rsidRDefault="00B84ED8" w:rsidP="00B84ED8">
      <w:pPr>
        <w:pStyle w:val="Code"/>
        <w:rPr>
          <w:highlight w:val="white"/>
        </w:rPr>
      </w:pPr>
      <w:r w:rsidRPr="00903DBA">
        <w:rPr>
          <w:highlight w:val="white"/>
        </w:rPr>
        <w:t xml:space="preserve">        case Sort.SignedLongInt:</w:t>
      </w:r>
    </w:p>
    <w:p w14:paraId="601D75D8" w14:textId="77777777" w:rsidR="00B84ED8" w:rsidRPr="00903DBA" w:rsidRDefault="00B84ED8" w:rsidP="00B84ED8">
      <w:pPr>
        <w:pStyle w:val="Code"/>
        <w:rPr>
          <w:highlight w:val="white"/>
        </w:rPr>
      </w:pPr>
      <w:r w:rsidRPr="00903DBA">
        <w:rPr>
          <w:highlight w:val="white"/>
        </w:rPr>
        <w:t xml:space="preserve">          return true;</w:t>
      </w:r>
    </w:p>
    <w:p w14:paraId="653ED2EE" w14:textId="77777777" w:rsidR="00B84ED8" w:rsidRPr="00903DBA" w:rsidRDefault="00B84ED8" w:rsidP="00B84ED8">
      <w:pPr>
        <w:pStyle w:val="Code"/>
        <w:rPr>
          <w:highlight w:val="white"/>
        </w:rPr>
      </w:pPr>
    </w:p>
    <w:p w14:paraId="362EF124" w14:textId="77777777" w:rsidR="00B84ED8" w:rsidRPr="00903DBA" w:rsidRDefault="00B84ED8" w:rsidP="00B84ED8">
      <w:pPr>
        <w:pStyle w:val="Code"/>
        <w:rPr>
          <w:highlight w:val="white"/>
        </w:rPr>
      </w:pPr>
      <w:r w:rsidRPr="00903DBA">
        <w:rPr>
          <w:highlight w:val="white"/>
        </w:rPr>
        <w:t xml:space="preserve">        default:</w:t>
      </w:r>
    </w:p>
    <w:p w14:paraId="41E5D582" w14:textId="77777777" w:rsidR="00B84ED8" w:rsidRPr="00903DBA" w:rsidRDefault="00B84ED8" w:rsidP="00B84ED8">
      <w:pPr>
        <w:pStyle w:val="Code"/>
        <w:rPr>
          <w:highlight w:val="white"/>
        </w:rPr>
      </w:pPr>
      <w:r w:rsidRPr="00903DBA">
        <w:rPr>
          <w:highlight w:val="white"/>
        </w:rPr>
        <w:t xml:space="preserve">          return false;</w:t>
      </w:r>
    </w:p>
    <w:p w14:paraId="293CB77E" w14:textId="77777777" w:rsidR="00B84ED8" w:rsidRPr="00903DBA" w:rsidRDefault="00B84ED8" w:rsidP="00B84ED8">
      <w:pPr>
        <w:pStyle w:val="Code"/>
        <w:rPr>
          <w:highlight w:val="white"/>
        </w:rPr>
      </w:pPr>
      <w:r w:rsidRPr="00903DBA">
        <w:rPr>
          <w:highlight w:val="white"/>
        </w:rPr>
        <w:t xml:space="preserve">      }</w:t>
      </w:r>
    </w:p>
    <w:p w14:paraId="19581965" w14:textId="77777777" w:rsidR="00B84ED8" w:rsidRPr="00903DBA" w:rsidRDefault="00B84ED8" w:rsidP="00B84ED8">
      <w:pPr>
        <w:pStyle w:val="Code"/>
        <w:rPr>
          <w:highlight w:val="white"/>
        </w:rPr>
      </w:pPr>
      <w:r w:rsidRPr="00903DBA">
        <w:rPr>
          <w:highlight w:val="white"/>
        </w:rPr>
        <w:t xml:space="preserve">    }</w:t>
      </w:r>
    </w:p>
    <w:p w14:paraId="63D2E924" w14:textId="77777777" w:rsidR="00B84ED8" w:rsidRPr="00903DBA" w:rsidRDefault="00B84ED8" w:rsidP="00B84ED8">
      <w:pPr>
        <w:pStyle w:val="Code"/>
        <w:rPr>
          <w:highlight w:val="white"/>
        </w:rPr>
      </w:pPr>
    </w:p>
    <w:p w14:paraId="2D4705C9" w14:textId="77777777" w:rsidR="00B84ED8" w:rsidRPr="00903DBA" w:rsidRDefault="00B84ED8" w:rsidP="00B84ED8">
      <w:pPr>
        <w:pStyle w:val="Code"/>
        <w:rPr>
          <w:highlight w:val="white"/>
        </w:rPr>
      </w:pPr>
      <w:r w:rsidRPr="00903DBA">
        <w:rPr>
          <w:highlight w:val="white"/>
        </w:rPr>
        <w:t xml:space="preserve">    public bool IsUnsigned() {</w:t>
      </w:r>
    </w:p>
    <w:p w14:paraId="18B5C597" w14:textId="77777777" w:rsidR="00B84ED8" w:rsidRPr="00903DBA" w:rsidRDefault="00B84ED8" w:rsidP="00B84ED8">
      <w:pPr>
        <w:pStyle w:val="Code"/>
        <w:rPr>
          <w:highlight w:val="white"/>
        </w:rPr>
      </w:pPr>
      <w:r w:rsidRPr="00903DBA">
        <w:rPr>
          <w:highlight w:val="white"/>
        </w:rPr>
        <w:t xml:space="preserve">      switch (m_sort) {</w:t>
      </w:r>
    </w:p>
    <w:p w14:paraId="1069F5F8" w14:textId="77777777" w:rsidR="00B84ED8" w:rsidRPr="00903DBA" w:rsidRDefault="00B84ED8" w:rsidP="00B84ED8">
      <w:pPr>
        <w:pStyle w:val="Code"/>
        <w:rPr>
          <w:highlight w:val="white"/>
        </w:rPr>
      </w:pPr>
      <w:r w:rsidRPr="00903DBA">
        <w:rPr>
          <w:highlight w:val="white"/>
        </w:rPr>
        <w:t xml:space="preserve">        case Sort.UnsignedChar:</w:t>
      </w:r>
    </w:p>
    <w:p w14:paraId="4C0DE2D7" w14:textId="77777777" w:rsidR="00B84ED8" w:rsidRPr="00903DBA" w:rsidRDefault="00B84ED8" w:rsidP="00B84ED8">
      <w:pPr>
        <w:pStyle w:val="Code"/>
        <w:rPr>
          <w:highlight w:val="white"/>
        </w:rPr>
      </w:pPr>
      <w:r w:rsidRPr="00903DBA">
        <w:rPr>
          <w:highlight w:val="white"/>
        </w:rPr>
        <w:t xml:space="preserve">        case Sort.UnsignedShortInt:</w:t>
      </w:r>
    </w:p>
    <w:p w14:paraId="4BC43157" w14:textId="77777777" w:rsidR="00B84ED8" w:rsidRPr="00903DBA" w:rsidRDefault="00B84ED8" w:rsidP="00B84ED8">
      <w:pPr>
        <w:pStyle w:val="Code"/>
        <w:rPr>
          <w:highlight w:val="white"/>
        </w:rPr>
      </w:pPr>
      <w:r w:rsidRPr="00903DBA">
        <w:rPr>
          <w:highlight w:val="white"/>
        </w:rPr>
        <w:t xml:space="preserve">        case Sort.UnsignedInt:</w:t>
      </w:r>
    </w:p>
    <w:p w14:paraId="40A5AB46" w14:textId="77777777" w:rsidR="00B84ED8" w:rsidRPr="00903DBA" w:rsidRDefault="00B84ED8" w:rsidP="00B84ED8">
      <w:pPr>
        <w:pStyle w:val="Code"/>
        <w:rPr>
          <w:highlight w:val="white"/>
        </w:rPr>
      </w:pPr>
      <w:r w:rsidRPr="00903DBA">
        <w:rPr>
          <w:highlight w:val="white"/>
        </w:rPr>
        <w:t xml:space="preserve">        case Sort.UnsignedLongInt:</w:t>
      </w:r>
    </w:p>
    <w:p w14:paraId="2EA88003" w14:textId="77777777" w:rsidR="00B84ED8" w:rsidRPr="00903DBA" w:rsidRDefault="00B84ED8" w:rsidP="00B84ED8">
      <w:pPr>
        <w:pStyle w:val="Code"/>
        <w:rPr>
          <w:highlight w:val="white"/>
        </w:rPr>
      </w:pPr>
      <w:r w:rsidRPr="00903DBA">
        <w:rPr>
          <w:highlight w:val="white"/>
        </w:rPr>
        <w:t xml:space="preserve">          return true;</w:t>
      </w:r>
    </w:p>
    <w:p w14:paraId="1143B5EE" w14:textId="77777777" w:rsidR="00B84ED8" w:rsidRPr="00903DBA" w:rsidRDefault="00B84ED8" w:rsidP="00B84ED8">
      <w:pPr>
        <w:pStyle w:val="Code"/>
        <w:rPr>
          <w:highlight w:val="white"/>
        </w:rPr>
      </w:pPr>
    </w:p>
    <w:p w14:paraId="6DA71FD5" w14:textId="77777777" w:rsidR="00B84ED8" w:rsidRPr="00903DBA" w:rsidRDefault="00B84ED8" w:rsidP="00B84ED8">
      <w:pPr>
        <w:pStyle w:val="Code"/>
        <w:rPr>
          <w:highlight w:val="white"/>
        </w:rPr>
      </w:pPr>
      <w:r w:rsidRPr="00903DBA">
        <w:rPr>
          <w:highlight w:val="white"/>
        </w:rPr>
        <w:t xml:space="preserve">        default:</w:t>
      </w:r>
    </w:p>
    <w:p w14:paraId="3F7D2D4F" w14:textId="77777777" w:rsidR="00B84ED8" w:rsidRPr="00903DBA" w:rsidRDefault="00B84ED8" w:rsidP="00B84ED8">
      <w:pPr>
        <w:pStyle w:val="Code"/>
        <w:rPr>
          <w:highlight w:val="white"/>
        </w:rPr>
      </w:pPr>
      <w:r w:rsidRPr="00903DBA">
        <w:rPr>
          <w:highlight w:val="white"/>
        </w:rPr>
        <w:t xml:space="preserve">          return false;</w:t>
      </w:r>
    </w:p>
    <w:p w14:paraId="403FFE26" w14:textId="77777777" w:rsidR="00B84ED8" w:rsidRPr="00903DBA" w:rsidRDefault="00B84ED8" w:rsidP="00B84ED8">
      <w:pPr>
        <w:pStyle w:val="Code"/>
        <w:rPr>
          <w:highlight w:val="white"/>
        </w:rPr>
      </w:pPr>
      <w:r w:rsidRPr="00903DBA">
        <w:rPr>
          <w:highlight w:val="white"/>
        </w:rPr>
        <w:t xml:space="preserve">      }</w:t>
      </w:r>
    </w:p>
    <w:p w14:paraId="7205D876" w14:textId="77777777" w:rsidR="00B84ED8" w:rsidRPr="00903DBA" w:rsidRDefault="00B84ED8" w:rsidP="00B84ED8">
      <w:pPr>
        <w:pStyle w:val="Code"/>
        <w:rPr>
          <w:highlight w:val="white"/>
        </w:rPr>
      </w:pPr>
      <w:r w:rsidRPr="00903DBA">
        <w:rPr>
          <w:highlight w:val="white"/>
        </w:rPr>
        <w:t xml:space="preserve">    }</w:t>
      </w:r>
    </w:p>
    <w:p w14:paraId="654E0CD8" w14:textId="77777777" w:rsidR="00B84ED8" w:rsidRPr="00903DBA" w:rsidRDefault="00B84ED8" w:rsidP="00B84ED8">
      <w:pPr>
        <w:pStyle w:val="Code"/>
        <w:rPr>
          <w:highlight w:val="white"/>
        </w:rPr>
      </w:pPr>
    </w:p>
    <w:p w14:paraId="7E4F9C8C" w14:textId="77777777" w:rsidR="00B84ED8" w:rsidRPr="00903DBA" w:rsidRDefault="00B84ED8" w:rsidP="00B84ED8">
      <w:pPr>
        <w:pStyle w:val="Code"/>
        <w:rPr>
          <w:highlight w:val="white"/>
        </w:rPr>
      </w:pPr>
      <w:r w:rsidRPr="00903DBA">
        <w:rPr>
          <w:highlight w:val="white"/>
        </w:rPr>
        <w:t xml:space="preserve">    public bool IsFloat() {</w:t>
      </w:r>
    </w:p>
    <w:p w14:paraId="4F359E25" w14:textId="77777777" w:rsidR="00B84ED8" w:rsidRPr="00903DBA" w:rsidRDefault="00B84ED8" w:rsidP="00B84ED8">
      <w:pPr>
        <w:pStyle w:val="Code"/>
        <w:rPr>
          <w:highlight w:val="white"/>
        </w:rPr>
      </w:pPr>
      <w:r w:rsidRPr="00903DBA">
        <w:rPr>
          <w:highlight w:val="white"/>
        </w:rPr>
        <w:t xml:space="preserve">      return (m_sort == Sort.Float);</w:t>
      </w:r>
    </w:p>
    <w:p w14:paraId="5700D1DF" w14:textId="77777777" w:rsidR="00B84ED8" w:rsidRPr="00903DBA" w:rsidRDefault="00B84ED8" w:rsidP="00B84ED8">
      <w:pPr>
        <w:pStyle w:val="Code"/>
        <w:rPr>
          <w:highlight w:val="white"/>
        </w:rPr>
      </w:pPr>
      <w:r w:rsidRPr="00903DBA">
        <w:rPr>
          <w:highlight w:val="white"/>
        </w:rPr>
        <w:t xml:space="preserve">    }</w:t>
      </w:r>
    </w:p>
    <w:p w14:paraId="55804F72" w14:textId="77777777" w:rsidR="00B84ED8" w:rsidRPr="00903DBA" w:rsidRDefault="00B84ED8" w:rsidP="00B84ED8">
      <w:pPr>
        <w:pStyle w:val="Code"/>
        <w:rPr>
          <w:highlight w:val="white"/>
        </w:rPr>
      </w:pPr>
      <w:r w:rsidRPr="00903DBA">
        <w:rPr>
          <w:highlight w:val="white"/>
        </w:rPr>
        <w:t xml:space="preserve">  </w:t>
      </w:r>
    </w:p>
    <w:p w14:paraId="3674B6C9" w14:textId="77777777" w:rsidR="00B84ED8" w:rsidRPr="00903DBA" w:rsidRDefault="00B84ED8" w:rsidP="00B84ED8">
      <w:pPr>
        <w:pStyle w:val="Code"/>
        <w:rPr>
          <w:highlight w:val="white"/>
        </w:rPr>
      </w:pPr>
      <w:r w:rsidRPr="00903DBA">
        <w:rPr>
          <w:highlight w:val="white"/>
        </w:rPr>
        <w:lastRenderedPageBreak/>
        <w:t xml:space="preserve">    public bool IsFloating() {</w:t>
      </w:r>
    </w:p>
    <w:p w14:paraId="369505DA" w14:textId="77777777" w:rsidR="00B84ED8" w:rsidRPr="00903DBA" w:rsidRDefault="00B84ED8" w:rsidP="00B84ED8">
      <w:pPr>
        <w:pStyle w:val="Code"/>
        <w:rPr>
          <w:highlight w:val="white"/>
        </w:rPr>
      </w:pPr>
      <w:r w:rsidRPr="00903DBA">
        <w:rPr>
          <w:highlight w:val="white"/>
        </w:rPr>
        <w:t xml:space="preserve">      switch (m_sort) {</w:t>
      </w:r>
    </w:p>
    <w:p w14:paraId="0E0E44F4" w14:textId="77777777" w:rsidR="00B84ED8" w:rsidRPr="00903DBA" w:rsidRDefault="00B84ED8" w:rsidP="00B84ED8">
      <w:pPr>
        <w:pStyle w:val="Code"/>
        <w:rPr>
          <w:highlight w:val="white"/>
        </w:rPr>
      </w:pPr>
      <w:r w:rsidRPr="00903DBA">
        <w:rPr>
          <w:highlight w:val="white"/>
        </w:rPr>
        <w:t xml:space="preserve">        case Sort.Float:</w:t>
      </w:r>
    </w:p>
    <w:p w14:paraId="5478066D" w14:textId="77777777" w:rsidR="00B84ED8" w:rsidRPr="00903DBA" w:rsidRDefault="00B84ED8" w:rsidP="00B84ED8">
      <w:pPr>
        <w:pStyle w:val="Code"/>
        <w:rPr>
          <w:highlight w:val="white"/>
        </w:rPr>
      </w:pPr>
      <w:r w:rsidRPr="00903DBA">
        <w:rPr>
          <w:highlight w:val="white"/>
        </w:rPr>
        <w:t xml:space="preserve">        case Sort.Double:</w:t>
      </w:r>
    </w:p>
    <w:p w14:paraId="1B9B6FDF" w14:textId="77777777" w:rsidR="00B84ED8" w:rsidRPr="00903DBA" w:rsidRDefault="00B84ED8" w:rsidP="00B84ED8">
      <w:pPr>
        <w:pStyle w:val="Code"/>
        <w:rPr>
          <w:highlight w:val="white"/>
        </w:rPr>
      </w:pPr>
      <w:r w:rsidRPr="00903DBA">
        <w:rPr>
          <w:highlight w:val="white"/>
        </w:rPr>
        <w:t xml:space="preserve">        case Sort.LongDouble:</w:t>
      </w:r>
    </w:p>
    <w:p w14:paraId="351F838C" w14:textId="77777777" w:rsidR="00B84ED8" w:rsidRPr="00903DBA" w:rsidRDefault="00B84ED8" w:rsidP="00B84ED8">
      <w:pPr>
        <w:pStyle w:val="Code"/>
        <w:rPr>
          <w:highlight w:val="white"/>
        </w:rPr>
      </w:pPr>
      <w:r w:rsidRPr="00903DBA">
        <w:rPr>
          <w:highlight w:val="white"/>
        </w:rPr>
        <w:t xml:space="preserve">          return true;</w:t>
      </w:r>
    </w:p>
    <w:p w14:paraId="15065AEB" w14:textId="77777777" w:rsidR="00B84ED8" w:rsidRPr="00903DBA" w:rsidRDefault="00B84ED8" w:rsidP="00B84ED8">
      <w:pPr>
        <w:pStyle w:val="Code"/>
        <w:rPr>
          <w:highlight w:val="white"/>
        </w:rPr>
      </w:pPr>
    </w:p>
    <w:p w14:paraId="2FDAA0AB" w14:textId="77777777" w:rsidR="00B84ED8" w:rsidRPr="00903DBA" w:rsidRDefault="00B84ED8" w:rsidP="00B84ED8">
      <w:pPr>
        <w:pStyle w:val="Code"/>
        <w:rPr>
          <w:highlight w:val="white"/>
        </w:rPr>
      </w:pPr>
      <w:r w:rsidRPr="00903DBA">
        <w:rPr>
          <w:highlight w:val="white"/>
        </w:rPr>
        <w:t xml:space="preserve">        default:</w:t>
      </w:r>
    </w:p>
    <w:p w14:paraId="71529BE8" w14:textId="77777777" w:rsidR="00B84ED8" w:rsidRPr="00903DBA" w:rsidRDefault="00B84ED8" w:rsidP="00B84ED8">
      <w:pPr>
        <w:pStyle w:val="Code"/>
        <w:rPr>
          <w:highlight w:val="white"/>
        </w:rPr>
      </w:pPr>
      <w:r w:rsidRPr="00903DBA">
        <w:rPr>
          <w:highlight w:val="white"/>
        </w:rPr>
        <w:t xml:space="preserve">          return false;</w:t>
      </w:r>
    </w:p>
    <w:p w14:paraId="093400AE" w14:textId="77777777" w:rsidR="00B84ED8" w:rsidRPr="00903DBA" w:rsidRDefault="00B84ED8" w:rsidP="00B84ED8">
      <w:pPr>
        <w:pStyle w:val="Code"/>
        <w:rPr>
          <w:highlight w:val="white"/>
        </w:rPr>
      </w:pPr>
      <w:r w:rsidRPr="00903DBA">
        <w:rPr>
          <w:highlight w:val="white"/>
        </w:rPr>
        <w:t xml:space="preserve">      }</w:t>
      </w:r>
    </w:p>
    <w:p w14:paraId="182A3B45" w14:textId="3F4D1945" w:rsidR="00B84ED8" w:rsidRDefault="00B84ED8" w:rsidP="00024D4D">
      <w:pPr>
        <w:pStyle w:val="Code"/>
        <w:rPr>
          <w:highlight w:val="white"/>
        </w:rPr>
      </w:pPr>
      <w:r w:rsidRPr="00903DBA">
        <w:rPr>
          <w:highlight w:val="white"/>
        </w:rPr>
        <w:t xml:space="preserve">    }</w:t>
      </w:r>
    </w:p>
    <w:p w14:paraId="0BCF2FF4" w14:textId="266F6CD9" w:rsidR="00575E6A" w:rsidRDefault="00575E6A" w:rsidP="00024D4D">
      <w:pPr>
        <w:pStyle w:val="Code"/>
        <w:rPr>
          <w:highlight w:val="white"/>
        </w:rPr>
      </w:pPr>
    </w:p>
    <w:p w14:paraId="7F144035" w14:textId="77777777" w:rsidR="000E2C7B" w:rsidRPr="00903DBA" w:rsidRDefault="000E2C7B" w:rsidP="000E2C7B">
      <w:pPr>
        <w:pStyle w:val="Code"/>
        <w:rPr>
          <w:highlight w:val="white"/>
        </w:rPr>
      </w:pPr>
      <w:r w:rsidRPr="00903DBA">
        <w:rPr>
          <w:highlight w:val="white"/>
        </w:rPr>
        <w:t xml:space="preserve">    public bool IsArithmetic() {</w:t>
      </w:r>
    </w:p>
    <w:p w14:paraId="46F0210C" w14:textId="77777777" w:rsidR="000E2C7B" w:rsidRPr="00903DBA" w:rsidRDefault="000E2C7B" w:rsidP="000E2C7B">
      <w:pPr>
        <w:pStyle w:val="Code"/>
        <w:rPr>
          <w:highlight w:val="white"/>
        </w:rPr>
      </w:pPr>
      <w:r w:rsidRPr="00903DBA">
        <w:rPr>
          <w:highlight w:val="white"/>
        </w:rPr>
        <w:t xml:space="preserve">      return IsIntegral() || IsFloating();</w:t>
      </w:r>
    </w:p>
    <w:p w14:paraId="0530A381" w14:textId="77777777" w:rsidR="000E2C7B" w:rsidRPr="00903DBA" w:rsidRDefault="000E2C7B" w:rsidP="000E2C7B">
      <w:pPr>
        <w:pStyle w:val="Code"/>
        <w:rPr>
          <w:highlight w:val="white"/>
        </w:rPr>
      </w:pPr>
      <w:r w:rsidRPr="00903DBA">
        <w:rPr>
          <w:highlight w:val="white"/>
        </w:rPr>
        <w:t xml:space="preserve">    }</w:t>
      </w:r>
    </w:p>
    <w:p w14:paraId="48EE753B" w14:textId="25D187CC" w:rsidR="000E2C7B" w:rsidRDefault="000E2C7B" w:rsidP="00024D4D">
      <w:pPr>
        <w:pStyle w:val="Code"/>
        <w:rPr>
          <w:highlight w:val="white"/>
        </w:rPr>
      </w:pPr>
    </w:p>
    <w:p w14:paraId="055DAD18" w14:textId="77777777" w:rsidR="000E2C7B" w:rsidRPr="00903DBA" w:rsidRDefault="000E2C7B" w:rsidP="000E2C7B">
      <w:pPr>
        <w:pStyle w:val="Code"/>
        <w:rPr>
          <w:highlight w:val="white"/>
        </w:rPr>
      </w:pPr>
      <w:r w:rsidRPr="00903DBA">
        <w:rPr>
          <w:highlight w:val="white"/>
        </w:rPr>
        <w:t xml:space="preserve">    public bool IsString() {</w:t>
      </w:r>
    </w:p>
    <w:p w14:paraId="75C620FF" w14:textId="77777777" w:rsidR="000E2C7B" w:rsidRPr="00903DBA" w:rsidRDefault="000E2C7B" w:rsidP="000E2C7B">
      <w:pPr>
        <w:pStyle w:val="Code"/>
        <w:rPr>
          <w:highlight w:val="white"/>
        </w:rPr>
      </w:pPr>
      <w:r w:rsidRPr="00903DBA">
        <w:rPr>
          <w:highlight w:val="white"/>
        </w:rPr>
        <w:t xml:space="preserve">      return (m_sort == Sort.String);</w:t>
      </w:r>
    </w:p>
    <w:p w14:paraId="72536BDB" w14:textId="37A539F7" w:rsidR="000E2C7B" w:rsidRDefault="000E2C7B" w:rsidP="00024D4D">
      <w:pPr>
        <w:pStyle w:val="Code"/>
        <w:rPr>
          <w:highlight w:val="white"/>
        </w:rPr>
      </w:pPr>
      <w:r w:rsidRPr="00903DBA">
        <w:rPr>
          <w:highlight w:val="white"/>
        </w:rPr>
        <w:t xml:space="preserve">    }</w:t>
      </w:r>
    </w:p>
    <w:p w14:paraId="21043029" w14:textId="4B4E6A70" w:rsidR="00B84ED8" w:rsidRDefault="00B84ED8" w:rsidP="00B84ED8">
      <w:pPr>
        <w:pStyle w:val="Rubrik3"/>
        <w:rPr>
          <w:highlight w:val="white"/>
        </w:rPr>
      </w:pPr>
      <w:r>
        <w:rPr>
          <w:highlight w:val="white"/>
        </w:rPr>
        <w:t>Logical Types</w:t>
      </w:r>
    </w:p>
    <w:p w14:paraId="6CCB805F" w14:textId="0F425628" w:rsidR="00EB6850" w:rsidRDefault="00EB6850" w:rsidP="00671562">
      <w:ins w:id="230" w:author="Stefan Bjornander" w:date="2015-04-25T10:41:00Z">
        <w:r w:rsidRPr="00903DBA">
          <w:t>Contrary</w:t>
        </w:r>
      </w:ins>
      <w:ins w:id="231" w:author="Stefan Bjornander" w:date="2015-04-25T10:40:00Z">
        <w:r w:rsidRPr="00903DBA">
          <w:t xml:space="preserve"> to some other languages, there is no logical type in C. </w:t>
        </w:r>
      </w:ins>
      <w:ins w:id="232" w:author="Stefan Bjornander" w:date="2015-04-25T10:41:00Z">
        <w:r w:rsidRPr="00903DBA">
          <w:t xml:space="preserve">However, as C applies </w:t>
        </w:r>
        <w:r w:rsidRPr="00903DBA">
          <w:rPr>
            <w:rStyle w:val="CodeInText"/>
          </w:rPr>
          <w:t>lazy evaluation</w:t>
        </w:r>
        <w:r w:rsidRPr="00903DBA">
          <w:t>, we need a logical type.</w:t>
        </w:r>
      </w:ins>
      <w:r w:rsidRPr="00903DBA">
        <w:t xml:space="preserve"> Lazy evaluation </w:t>
      </w:r>
      <w:ins w:id="233" w:author="Stefan Bjornander" w:date="2015-04-25T10:41:00Z">
        <w:r w:rsidRPr="00903DBA">
          <w:t>means that an expression shall be not be evaluated more than necessary to determine its value</w:t>
        </w:r>
      </w:ins>
      <w:r w:rsidRPr="00903DBA">
        <w:t xml:space="preserve">. More specifically, if the left operand of the logical </w:t>
      </w:r>
      <w:r w:rsidRPr="00671562">
        <w:rPr>
          <w:rStyle w:val="KeyWord0"/>
        </w:rPr>
        <w:t>or</w:t>
      </w:r>
      <w:r w:rsidR="00B67BFE" w:rsidRPr="00E65FE6">
        <w:t xml:space="preserve"> </w:t>
      </w:r>
      <w:r w:rsidRPr="00903DBA">
        <w:t xml:space="preserve">operator is true the right operand shall not be evaluated. In the same way, if the left operand of the logical </w:t>
      </w:r>
      <w:r w:rsidRPr="00E65FE6">
        <w:rPr>
          <w:rStyle w:val="CodeInText"/>
        </w:rPr>
        <w:t>and</w:t>
      </w:r>
      <w:r w:rsidR="00B67BFE" w:rsidRPr="00903DBA">
        <w:t xml:space="preserve"> </w:t>
      </w:r>
      <w:r w:rsidRPr="00903DBA">
        <w:t>operator is false the right operand shall not be evaluated. The same goes for the conditional operator, depending on whether the first expression is true or false, only the second or the third expression</w:t>
      </w:r>
      <w:r w:rsidR="00F366AE" w:rsidRPr="00903DBA">
        <w:t xml:space="preserve"> becomes</w:t>
      </w:r>
      <w:r w:rsidRPr="00903DBA">
        <w:t xml:space="preserve"> evaluated. </w:t>
      </w:r>
      <w:ins w:id="234" w:author="Stefan Bjornander" w:date="2015-04-25T10:42:00Z">
        <w:r w:rsidRPr="00903DBA">
          <w:t>The</w:t>
        </w:r>
      </w:ins>
      <w:r w:rsidRPr="00903DBA">
        <w:t xml:space="preserve"> logical</w:t>
      </w:r>
      <w:ins w:id="235" w:author="Stefan Bjornander" w:date="2015-04-25T10:42:00Z">
        <w:r w:rsidRPr="00903DBA">
          <w:t xml:space="preserve"> type holds the </w:t>
        </w:r>
      </w:ins>
      <w:ins w:id="236" w:author="Stefan Bjornander" w:date="2015-04-25T10:43:00Z">
        <w:r w:rsidRPr="00903DBA">
          <w:t xml:space="preserve">two </w:t>
        </w:r>
      </w:ins>
      <w:ins w:id="237" w:author="Stefan Bjornander" w:date="2015-04-25T10:42:00Z">
        <w:r w:rsidRPr="00903DBA">
          <w:t xml:space="preserve">sets </w:t>
        </w:r>
        <w:r w:rsidRPr="00903DBA">
          <w:rPr>
            <w:rStyle w:val="KeyWord0"/>
            <w:rPrChange w:id="238" w:author="Stefan Bjornander" w:date="2015-04-25T10:42:00Z">
              <w:rPr>
                <w:rStyle w:val="CodeInText"/>
              </w:rPr>
            </w:rPrChange>
          </w:rPr>
          <w:t>m_trueSet</w:t>
        </w:r>
        <w:r w:rsidRPr="00903DBA">
          <w:t xml:space="preserve"> and </w:t>
        </w:r>
        <w:r w:rsidRPr="00903DBA">
          <w:rPr>
            <w:rStyle w:val="KeyWord0"/>
            <w:rPrChange w:id="239" w:author="Stefan Bjornander" w:date="2015-04-25T10:42:00Z">
              <w:rPr>
                <w:rStyle w:val="CodeInText"/>
              </w:rPr>
            </w:rPrChange>
          </w:rPr>
          <w:t>m_falseSet</w:t>
        </w:r>
        <w:r w:rsidRPr="00903DBA">
          <w:t>, hold</w:t>
        </w:r>
      </w:ins>
      <w:r w:rsidR="003731AE">
        <w:t>ing the</w:t>
      </w:r>
      <w:ins w:id="240" w:author="Stefan Bjornander" w:date="2015-04-25T10:42:00Z">
        <w:r w:rsidRPr="00903DBA">
          <w:t xml:space="preserve"> </w:t>
        </w:r>
      </w:ins>
      <w:ins w:id="241" w:author="Stefan Bjornander" w:date="2015-04-25T10:43:00Z">
        <w:r w:rsidRPr="00903DBA">
          <w:t>middle code address</w:t>
        </w:r>
      </w:ins>
      <w:ins w:id="242" w:author="Stefan Bjornander" w:date="2015-04-25T10:44:00Z">
        <w:r w:rsidRPr="00903DBA">
          <w:t>es</w:t>
        </w:r>
      </w:ins>
      <w:ins w:id="243" w:author="Stefan Bjornander" w:date="2015-04-25T10:43:00Z">
        <w:r w:rsidRPr="00903DBA">
          <w:t xml:space="preserve"> to jumps </w:t>
        </w:r>
      </w:ins>
      <w:r w:rsidRPr="00903DBA">
        <w:t>instructions that</w:t>
      </w:r>
      <w:ins w:id="244" w:author="Stefan Bjornander" w:date="2015-04-25T10:44:00Z">
        <w:r w:rsidRPr="00903DBA">
          <w:t xml:space="preserve"> will later be filled with the address</w:t>
        </w:r>
      </w:ins>
      <w:r w:rsidRPr="00903DBA">
        <w:t>es</w:t>
      </w:r>
      <w:ins w:id="245" w:author="Stefan Bjornander" w:date="2015-04-25T10:44:00Z">
        <w:r w:rsidRPr="00903DBA">
          <w:t xml:space="preserve"> to jump </w:t>
        </w:r>
      </w:ins>
      <w:r w:rsidRPr="00903DBA">
        <w:t xml:space="preserve">to </w:t>
      </w:r>
      <w:ins w:id="246" w:author="Stefan Bjornander" w:date="2015-04-25T10:44:00Z">
        <w:r w:rsidRPr="00903DBA">
          <w:t>if the expression is true or false.</w:t>
        </w:r>
      </w:ins>
    </w:p>
    <w:p w14:paraId="57C5B827" w14:textId="77777777" w:rsidR="00B84ED8" w:rsidRPr="00903DBA" w:rsidRDefault="00B84ED8" w:rsidP="00B84ED8">
      <w:pPr>
        <w:pStyle w:val="Code"/>
        <w:rPr>
          <w:highlight w:val="white"/>
        </w:rPr>
      </w:pPr>
      <w:r w:rsidRPr="00903DBA">
        <w:rPr>
          <w:highlight w:val="white"/>
        </w:rPr>
        <w:t xml:space="preserve">    public bool IsLogical() {</w:t>
      </w:r>
    </w:p>
    <w:p w14:paraId="57369DC9" w14:textId="77777777" w:rsidR="00B84ED8" w:rsidRPr="00903DBA" w:rsidRDefault="00B84ED8" w:rsidP="00B84ED8">
      <w:pPr>
        <w:pStyle w:val="Code"/>
        <w:rPr>
          <w:highlight w:val="white"/>
        </w:rPr>
      </w:pPr>
      <w:r w:rsidRPr="00903DBA">
        <w:rPr>
          <w:highlight w:val="white"/>
        </w:rPr>
        <w:t xml:space="preserve">      return (m_sort == Sort.Logical);</w:t>
      </w:r>
    </w:p>
    <w:p w14:paraId="7EEFFCE4" w14:textId="1DD88DCC" w:rsidR="00B84ED8" w:rsidRDefault="00B84ED8" w:rsidP="00B84ED8">
      <w:pPr>
        <w:pStyle w:val="Code"/>
        <w:rPr>
          <w:highlight w:val="white"/>
        </w:rPr>
      </w:pPr>
      <w:r w:rsidRPr="00903DBA">
        <w:rPr>
          <w:highlight w:val="white"/>
        </w:rPr>
        <w:t xml:space="preserve">    }</w:t>
      </w:r>
    </w:p>
    <w:p w14:paraId="64ED3FB1" w14:textId="77777777" w:rsidR="00692204" w:rsidRDefault="00692204" w:rsidP="00692204">
      <w:pPr>
        <w:pStyle w:val="Rubrik3"/>
        <w:rPr>
          <w:highlight w:val="white"/>
        </w:rPr>
      </w:pPr>
      <w:r>
        <w:rPr>
          <w:highlight w:val="white"/>
        </w:rPr>
        <w:t>Bitfields</w:t>
      </w:r>
    </w:p>
    <w:p w14:paraId="7BB2347F" w14:textId="55F64CCD" w:rsidR="00B402D5" w:rsidRPr="00903DBA" w:rsidRDefault="009F6C5C" w:rsidP="00692204">
      <w:pPr>
        <w:rPr>
          <w:color w:val="auto"/>
        </w:rPr>
      </w:pPr>
      <w:r w:rsidRPr="00903DBA">
        <w:rPr>
          <w:highlight w:val="white"/>
        </w:rPr>
        <w:t>In case of a bitfield member in a struct</w:t>
      </w:r>
      <w:r w:rsidR="00CA06C1" w:rsidRPr="00903DBA">
        <w:rPr>
          <w:highlight w:val="white"/>
        </w:rPr>
        <w:t xml:space="preserve"> or union</w:t>
      </w:r>
      <w:r w:rsidR="001C4878" w:rsidRPr="00903DBA">
        <w:rPr>
          <w:highlight w:val="white"/>
        </w:rPr>
        <w:t>, we store its bitfield mask.</w:t>
      </w:r>
      <w:r w:rsidR="006E1FB9" w:rsidRPr="00903DBA">
        <w:rPr>
          <w:highlight w:val="white"/>
        </w:rPr>
        <w:t xml:space="preserve"> </w:t>
      </w:r>
      <w:r w:rsidR="00AB6BB6" w:rsidRPr="00903DBA">
        <w:rPr>
          <w:highlight w:val="white"/>
        </w:rPr>
        <w:t xml:space="preserve">The mask is </w:t>
      </w:r>
      <w:r w:rsidR="00830355" w:rsidRPr="00903DBA">
        <w:rPr>
          <w:highlight w:val="white"/>
        </w:rPr>
        <w:t>technically</w:t>
      </w:r>
      <w:r w:rsidR="00B402D5" w:rsidRPr="00903DBA">
        <w:rPr>
          <w:highlight w:val="white"/>
        </w:rPr>
        <w:t xml:space="preserve"> two</w:t>
      </w:r>
      <w:r w:rsidR="00830355" w:rsidRPr="00903DBA">
        <w:rPr>
          <w:highlight w:val="white"/>
        </w:rPr>
        <w:t xml:space="preserve"> to the power of the bits minus </w:t>
      </w:r>
      <w:r w:rsidR="00B402D5" w:rsidRPr="00903DBA">
        <w:rPr>
          <w:highlight w:val="white"/>
        </w:rPr>
        <w:t>one</w:t>
      </w:r>
      <w:r w:rsidR="00830355" w:rsidRPr="00903DBA">
        <w:rPr>
          <w:highlight w:val="white"/>
        </w:rPr>
        <w:t xml:space="preserve"> or</w:t>
      </w:r>
      <w:r w:rsidR="00CA06C1" w:rsidRPr="00903DBA">
        <w:rPr>
          <w:highlight w:val="white"/>
        </w:rPr>
        <w:t>. I</w:t>
      </w:r>
      <w:r w:rsidR="00830355" w:rsidRPr="00903DBA">
        <w:rPr>
          <w:highlight w:val="white"/>
        </w:rPr>
        <w:t xml:space="preserve">nformally, </w:t>
      </w:r>
      <w:r w:rsidR="003731AE">
        <w:rPr>
          <w:highlight w:val="white"/>
        </w:rPr>
        <w:t xml:space="preserve">it is </w:t>
      </w:r>
      <w:r w:rsidR="00830355" w:rsidRPr="00903DBA">
        <w:rPr>
          <w:highlight w:val="white"/>
        </w:rPr>
        <w:t>the bits number of ones, counting from the least significant bit.</w:t>
      </w:r>
      <w:r w:rsidR="00CA06C1" w:rsidRPr="00903DBA">
        <w:t xml:space="preserve"> </w:t>
      </w:r>
      <w:ins w:id="247" w:author="Stefan Bjornander" w:date="2015-04-25T10:39:00Z">
        <w:r w:rsidR="00B402D5" w:rsidRPr="00903DBA">
          <w:t>The bi</w:t>
        </w:r>
      </w:ins>
      <w:r w:rsidR="00B402D5" w:rsidRPr="00903DBA">
        <w:t>t</w:t>
      </w:r>
      <w:ins w:id="248" w:author="Stefan Bjornander" w:date="2015-04-25T10:39:00Z">
        <w:r w:rsidR="00B402D5" w:rsidRPr="00903DBA">
          <w:t>field type is an integral type, with the addition of the bitfield mask</w:t>
        </w:r>
      </w:ins>
      <w:r w:rsidR="00481C24" w:rsidRPr="00903DBA">
        <w:t xml:space="preserve">. </w:t>
      </w:r>
      <w:r w:rsidR="00A66EE2">
        <w:t>The mask</w:t>
      </w:r>
      <w:r w:rsidR="00481C24" w:rsidRPr="00903DBA">
        <w:t xml:space="preserve"> </w:t>
      </w:r>
      <w:ins w:id="249" w:author="Stefan Bjornander" w:date="2015-04-25T10:39:00Z">
        <w:r w:rsidR="00B402D5" w:rsidRPr="00903DBA">
          <w:t xml:space="preserve">is used </w:t>
        </w:r>
      </w:ins>
      <w:ins w:id="250" w:author="Stefan Bjornander" w:date="2015-04-25T10:40:00Z">
        <w:r w:rsidR="00481C24" w:rsidRPr="00903DBA">
          <w:t>to set the unused bits to zero</w:t>
        </w:r>
      </w:ins>
      <w:r w:rsidR="00481C24" w:rsidRPr="00903DBA">
        <w:t xml:space="preserve"> </w:t>
      </w:r>
      <w:ins w:id="251" w:author="Stefan Bjornander" w:date="2015-04-25T10:40:00Z">
        <w:r w:rsidR="00B402D5" w:rsidRPr="00903DBA">
          <w:t>when a bitfield variable is assigned a value.</w:t>
        </w:r>
      </w:ins>
    </w:p>
    <w:p w14:paraId="6D4E9BAC" w14:textId="77777777" w:rsidR="006E1FB9" w:rsidRPr="00903DBA" w:rsidRDefault="006E1FB9" w:rsidP="006E1FB9">
      <w:pPr>
        <w:pStyle w:val="Code"/>
        <w:rPr>
          <w:highlight w:val="white"/>
        </w:rPr>
      </w:pPr>
      <w:r w:rsidRPr="00903DBA">
        <w:rPr>
          <w:highlight w:val="white"/>
        </w:rPr>
        <w:t xml:space="preserve">    private BigInteger? m_bitfieldMask = null;</w:t>
      </w:r>
    </w:p>
    <w:p w14:paraId="7BB71469" w14:textId="77777777" w:rsidR="006E1FB9" w:rsidRPr="00903DBA" w:rsidRDefault="006E1FB9" w:rsidP="006E1FB9">
      <w:pPr>
        <w:pStyle w:val="Code"/>
        <w:rPr>
          <w:highlight w:val="white"/>
        </w:rPr>
      </w:pPr>
    </w:p>
    <w:p w14:paraId="49206F16" w14:textId="77777777" w:rsidR="001335B8" w:rsidRPr="00903DBA" w:rsidRDefault="001335B8" w:rsidP="001335B8">
      <w:pPr>
        <w:pStyle w:val="Code"/>
        <w:rPr>
          <w:highlight w:val="white"/>
        </w:rPr>
      </w:pPr>
      <w:r w:rsidRPr="00903DBA">
        <w:rPr>
          <w:highlight w:val="white"/>
        </w:rPr>
        <w:t xml:space="preserve">    public void SetBitfieldMask(int bits) {</w:t>
      </w:r>
    </w:p>
    <w:p w14:paraId="4B8577D9" w14:textId="04281CA4" w:rsidR="00735014" w:rsidRPr="00903DBA" w:rsidRDefault="00735014" w:rsidP="00735014">
      <w:pPr>
        <w:pStyle w:val="Code"/>
        <w:rPr>
          <w:highlight w:val="white"/>
        </w:rPr>
      </w:pPr>
      <w:r w:rsidRPr="00903DBA">
        <w:rPr>
          <w:highlight w:val="white"/>
        </w:rPr>
        <w:t xml:space="preserve">      m_bitfieldMask = (BigInteger) (Math.Pow(2, bits) - </w:t>
      </w:r>
      <w:r w:rsidR="006B7857" w:rsidRPr="00903DBA">
        <w:rPr>
          <w:highlight w:val="white"/>
        </w:rPr>
        <w:t>1</w:t>
      </w:r>
      <w:r w:rsidRPr="00903DBA">
        <w:rPr>
          <w:highlight w:val="white"/>
        </w:rPr>
        <w:t>);</w:t>
      </w:r>
    </w:p>
    <w:p w14:paraId="036B0FA0" w14:textId="77777777" w:rsidR="001335B8" w:rsidRPr="00903DBA" w:rsidRDefault="001335B8" w:rsidP="001335B8">
      <w:pPr>
        <w:pStyle w:val="Code"/>
        <w:rPr>
          <w:highlight w:val="white"/>
        </w:rPr>
      </w:pPr>
      <w:r w:rsidRPr="00903DBA">
        <w:rPr>
          <w:highlight w:val="white"/>
        </w:rPr>
        <w:t xml:space="preserve">    }</w:t>
      </w:r>
    </w:p>
    <w:p w14:paraId="3D430C85" w14:textId="77777777" w:rsidR="001335B8" w:rsidRPr="00903DBA" w:rsidRDefault="001335B8" w:rsidP="001335B8">
      <w:pPr>
        <w:pStyle w:val="Code"/>
        <w:rPr>
          <w:highlight w:val="white"/>
        </w:rPr>
      </w:pPr>
    </w:p>
    <w:p w14:paraId="3996F4F5" w14:textId="77777777" w:rsidR="006E1FB9" w:rsidRPr="00903DBA" w:rsidRDefault="006E1FB9" w:rsidP="006E1FB9">
      <w:pPr>
        <w:pStyle w:val="Code"/>
        <w:rPr>
          <w:highlight w:val="white"/>
        </w:rPr>
      </w:pPr>
      <w:r w:rsidRPr="00903DBA">
        <w:rPr>
          <w:highlight w:val="white"/>
        </w:rPr>
        <w:t xml:space="preserve">    public bool IsBitfield() {</w:t>
      </w:r>
    </w:p>
    <w:p w14:paraId="6F403BBC" w14:textId="77777777" w:rsidR="006E1FB9" w:rsidRPr="00903DBA" w:rsidRDefault="006E1FB9" w:rsidP="006E1FB9">
      <w:pPr>
        <w:pStyle w:val="Code"/>
        <w:rPr>
          <w:highlight w:val="white"/>
        </w:rPr>
      </w:pPr>
      <w:r w:rsidRPr="00903DBA">
        <w:rPr>
          <w:highlight w:val="white"/>
        </w:rPr>
        <w:t xml:space="preserve">      return (m_bitfieldMask != null);</w:t>
      </w:r>
    </w:p>
    <w:p w14:paraId="0E40883F" w14:textId="77777777" w:rsidR="006E1FB9" w:rsidRPr="00903DBA" w:rsidRDefault="006E1FB9" w:rsidP="006E1FB9">
      <w:pPr>
        <w:pStyle w:val="Code"/>
        <w:rPr>
          <w:highlight w:val="white"/>
        </w:rPr>
      </w:pPr>
      <w:r w:rsidRPr="00903DBA">
        <w:rPr>
          <w:highlight w:val="white"/>
        </w:rPr>
        <w:t xml:space="preserve">    }</w:t>
      </w:r>
    </w:p>
    <w:p w14:paraId="5CB7908F" w14:textId="77777777" w:rsidR="006E1FB9" w:rsidRPr="00903DBA" w:rsidRDefault="006E1FB9" w:rsidP="006E1FB9">
      <w:pPr>
        <w:pStyle w:val="Code"/>
        <w:rPr>
          <w:highlight w:val="white"/>
        </w:rPr>
      </w:pPr>
    </w:p>
    <w:p w14:paraId="09319638" w14:textId="5A3D2944" w:rsidR="006E1FB9" w:rsidRPr="00903DBA" w:rsidRDefault="006E1FB9" w:rsidP="006E1FB9">
      <w:pPr>
        <w:pStyle w:val="Code"/>
        <w:rPr>
          <w:highlight w:val="white"/>
        </w:rPr>
      </w:pPr>
      <w:r w:rsidRPr="00903DBA">
        <w:rPr>
          <w:highlight w:val="white"/>
        </w:rPr>
        <w:t xml:space="preserve">    public BigInteger? </w:t>
      </w:r>
      <w:r w:rsidR="001A34D2" w:rsidRPr="00903DBA">
        <w:rPr>
          <w:highlight w:val="white"/>
        </w:rPr>
        <w:t>Get</w:t>
      </w:r>
      <w:r w:rsidRPr="00903DBA">
        <w:rPr>
          <w:highlight w:val="white"/>
        </w:rPr>
        <w:t>BitfieldMask() {</w:t>
      </w:r>
    </w:p>
    <w:p w14:paraId="4E5C94C5" w14:textId="77777777" w:rsidR="006E1FB9" w:rsidRPr="00903DBA" w:rsidRDefault="006E1FB9" w:rsidP="006E1FB9">
      <w:pPr>
        <w:pStyle w:val="Code"/>
        <w:rPr>
          <w:highlight w:val="white"/>
        </w:rPr>
      </w:pPr>
      <w:r w:rsidRPr="00903DBA">
        <w:rPr>
          <w:highlight w:val="white"/>
        </w:rPr>
        <w:t xml:space="preserve">      return m_bitfieldMask;</w:t>
      </w:r>
    </w:p>
    <w:p w14:paraId="50C42CC5" w14:textId="5045A140" w:rsidR="006E1FB9" w:rsidRDefault="006E1FB9" w:rsidP="006E1FB9">
      <w:pPr>
        <w:pStyle w:val="Code"/>
        <w:rPr>
          <w:highlight w:val="white"/>
        </w:rPr>
      </w:pPr>
      <w:r w:rsidRPr="00903DBA">
        <w:rPr>
          <w:highlight w:val="white"/>
        </w:rPr>
        <w:t xml:space="preserve">    }</w:t>
      </w:r>
    </w:p>
    <w:p w14:paraId="1A480219" w14:textId="1E0D94E9" w:rsidR="0016675E" w:rsidRPr="00903DBA" w:rsidRDefault="0016675E" w:rsidP="0016675E">
      <w:pPr>
        <w:pStyle w:val="Rubrik3"/>
        <w:rPr>
          <w:highlight w:val="white"/>
        </w:rPr>
      </w:pPr>
      <w:r>
        <w:rPr>
          <w:highlight w:val="white"/>
        </w:rPr>
        <w:lastRenderedPageBreak/>
        <w:t>Pointers</w:t>
      </w:r>
    </w:p>
    <w:p w14:paraId="02C33183" w14:textId="62F8CD2A" w:rsidR="00A41837" w:rsidRPr="00903DBA" w:rsidRDefault="00C45AA7" w:rsidP="00477362">
      <w:pPr>
        <w:rPr>
          <w:highlight w:val="white"/>
        </w:rPr>
      </w:pPr>
      <w:ins w:id="252" w:author="Stefan Bjornander" w:date="2015-04-25T11:02:00Z">
        <w:r w:rsidRPr="00903DBA">
          <w:t xml:space="preserve">The type pointed at is null when the type is created, it will later be set by the </w:t>
        </w:r>
      </w:ins>
      <w:r w:rsidR="00A66EE2" w:rsidRPr="00A66EE2">
        <w:rPr>
          <w:rStyle w:val="KeyWord0"/>
        </w:rPr>
        <w:t>D</w:t>
      </w:r>
      <w:r w:rsidRPr="00A66EE2">
        <w:rPr>
          <w:rStyle w:val="KeyWord0"/>
        </w:rPr>
        <w:t>eclarator</w:t>
      </w:r>
      <w:ins w:id="253" w:author="Stefan Bjornander" w:date="2015-04-25T11:02:00Z">
        <w:r w:rsidRPr="00903DBA">
          <w:t xml:space="preserve"> </w:t>
        </w:r>
      </w:ins>
      <w:r w:rsidR="00A66EE2">
        <w:t>class</w:t>
      </w:r>
      <w:ins w:id="254" w:author="Stefan Bjornander" w:date="2015-04-25T11:02:00Z">
        <w:r w:rsidRPr="00903DBA">
          <w:t>.</w:t>
        </w:r>
      </w:ins>
      <w:ins w:id="255" w:author="Stefan Bjornander" w:date="2015-04-25T10:59:00Z">
        <w:r w:rsidRPr="00903DBA">
          <w:t xml:space="preserve"> </w:t>
        </w:r>
      </w:ins>
      <w:r w:rsidR="00A66EE2">
        <w:rPr>
          <w:highlight w:val="white"/>
        </w:rPr>
        <w:t>T</w:t>
      </w:r>
      <w:r w:rsidR="00646245" w:rsidRPr="00903DBA">
        <w:rPr>
          <w:highlight w:val="white"/>
        </w:rPr>
        <w:t>he pointer type</w:t>
      </w:r>
      <w:r w:rsidR="00477362" w:rsidRPr="00903DBA">
        <w:rPr>
          <w:highlight w:val="white"/>
        </w:rPr>
        <w:t xml:space="preserve"> is given </w:t>
      </w:r>
      <w:r w:rsidR="00646245" w:rsidRPr="00903DBA">
        <w:rPr>
          <w:highlight w:val="white"/>
        </w:rPr>
        <w:t>as a constructor parameter</w:t>
      </w:r>
      <w:r w:rsidR="00477362" w:rsidRPr="00903DBA">
        <w:rPr>
          <w:highlight w:val="white"/>
        </w:rPr>
        <w:t>.</w:t>
      </w:r>
    </w:p>
    <w:p w14:paraId="03CEBD4E" w14:textId="6B691B5D" w:rsidR="006E1FB9" w:rsidRPr="00903DBA" w:rsidRDefault="006E1FB9" w:rsidP="006E1FB9">
      <w:pPr>
        <w:pStyle w:val="Code"/>
        <w:rPr>
          <w:highlight w:val="white"/>
        </w:rPr>
      </w:pPr>
      <w:r w:rsidRPr="00903DBA">
        <w:rPr>
          <w:highlight w:val="white"/>
        </w:rPr>
        <w:t xml:space="preserve">    private Type m_pointerType;</w:t>
      </w:r>
    </w:p>
    <w:p w14:paraId="2D4109AB" w14:textId="77777777" w:rsidR="006E1FB9" w:rsidRPr="00903DBA" w:rsidRDefault="006E1FB9" w:rsidP="006E1FB9">
      <w:pPr>
        <w:pStyle w:val="Code"/>
        <w:rPr>
          <w:highlight w:val="white"/>
        </w:rPr>
      </w:pPr>
    </w:p>
    <w:p w14:paraId="331C9EAB" w14:textId="77777777" w:rsidR="006E1FB9" w:rsidRPr="00903DBA" w:rsidRDefault="006E1FB9" w:rsidP="006E1FB9">
      <w:pPr>
        <w:pStyle w:val="Code"/>
        <w:rPr>
          <w:highlight w:val="white"/>
        </w:rPr>
      </w:pPr>
      <w:r w:rsidRPr="00903DBA">
        <w:rPr>
          <w:highlight w:val="white"/>
        </w:rPr>
        <w:t xml:space="preserve">    public Type(Type pointerType) {</w:t>
      </w:r>
    </w:p>
    <w:p w14:paraId="6BFFCCC7" w14:textId="77777777" w:rsidR="006E1FB9" w:rsidRPr="00903DBA" w:rsidRDefault="006E1FB9" w:rsidP="006E1FB9">
      <w:pPr>
        <w:pStyle w:val="Code"/>
        <w:rPr>
          <w:highlight w:val="white"/>
        </w:rPr>
      </w:pPr>
      <w:r w:rsidRPr="00903DBA">
        <w:rPr>
          <w:highlight w:val="white"/>
        </w:rPr>
        <w:t xml:space="preserve">      m_sort = Sort.Pointer;</w:t>
      </w:r>
    </w:p>
    <w:p w14:paraId="4F5FD325" w14:textId="77777777" w:rsidR="006E1FB9" w:rsidRPr="00903DBA" w:rsidRDefault="006E1FB9" w:rsidP="006E1FB9">
      <w:pPr>
        <w:pStyle w:val="Code"/>
        <w:rPr>
          <w:highlight w:val="white"/>
        </w:rPr>
      </w:pPr>
      <w:r w:rsidRPr="00903DBA">
        <w:rPr>
          <w:highlight w:val="white"/>
        </w:rPr>
        <w:t xml:space="preserve">      m_pointerType = pointerType;</w:t>
      </w:r>
    </w:p>
    <w:p w14:paraId="2A341F2A" w14:textId="77777777" w:rsidR="006E1FB9" w:rsidRPr="00903DBA" w:rsidRDefault="006E1FB9" w:rsidP="006E1FB9">
      <w:pPr>
        <w:pStyle w:val="Code"/>
        <w:rPr>
          <w:highlight w:val="white"/>
        </w:rPr>
      </w:pPr>
      <w:r w:rsidRPr="00903DBA">
        <w:rPr>
          <w:highlight w:val="white"/>
        </w:rPr>
        <w:t xml:space="preserve">    }</w:t>
      </w:r>
    </w:p>
    <w:p w14:paraId="2C9C573D" w14:textId="77777777" w:rsidR="006E1FB9" w:rsidRPr="00903DBA" w:rsidRDefault="006E1FB9" w:rsidP="006E1FB9">
      <w:pPr>
        <w:pStyle w:val="Code"/>
        <w:rPr>
          <w:highlight w:val="white"/>
        </w:rPr>
      </w:pPr>
    </w:p>
    <w:p w14:paraId="04CB95DB" w14:textId="77777777" w:rsidR="006E1FB9" w:rsidRPr="00903DBA" w:rsidRDefault="006E1FB9" w:rsidP="006E1FB9">
      <w:pPr>
        <w:pStyle w:val="Code"/>
        <w:rPr>
          <w:highlight w:val="white"/>
        </w:rPr>
      </w:pPr>
      <w:r w:rsidRPr="00903DBA">
        <w:rPr>
          <w:highlight w:val="white"/>
        </w:rPr>
        <w:t xml:space="preserve">    public Type PointerType {</w:t>
      </w:r>
    </w:p>
    <w:p w14:paraId="1140AC1B" w14:textId="77777777" w:rsidR="006E1FB9" w:rsidRPr="00903DBA" w:rsidRDefault="006E1FB9" w:rsidP="006E1FB9">
      <w:pPr>
        <w:pStyle w:val="Code"/>
        <w:rPr>
          <w:highlight w:val="white"/>
        </w:rPr>
      </w:pPr>
      <w:r w:rsidRPr="00903DBA">
        <w:rPr>
          <w:highlight w:val="white"/>
        </w:rPr>
        <w:t xml:space="preserve">      get { return m_pointerType; }</w:t>
      </w:r>
    </w:p>
    <w:p w14:paraId="79174E76" w14:textId="77777777" w:rsidR="006E1FB9" w:rsidRPr="00903DBA" w:rsidRDefault="006E1FB9" w:rsidP="006E1FB9">
      <w:pPr>
        <w:pStyle w:val="Code"/>
        <w:rPr>
          <w:highlight w:val="white"/>
        </w:rPr>
      </w:pPr>
      <w:r w:rsidRPr="00903DBA">
        <w:rPr>
          <w:highlight w:val="white"/>
        </w:rPr>
        <w:t xml:space="preserve">      set { m_pointerType = value; }</w:t>
      </w:r>
    </w:p>
    <w:p w14:paraId="0E2A1016" w14:textId="1B7B8B91" w:rsidR="006E1FB9" w:rsidRDefault="006E1FB9" w:rsidP="006E1FB9">
      <w:pPr>
        <w:pStyle w:val="Code"/>
        <w:rPr>
          <w:highlight w:val="white"/>
        </w:rPr>
      </w:pPr>
      <w:r w:rsidRPr="00903DBA">
        <w:rPr>
          <w:highlight w:val="white"/>
        </w:rPr>
        <w:t xml:space="preserve">    }</w:t>
      </w:r>
    </w:p>
    <w:p w14:paraId="6DA6062D" w14:textId="77777777" w:rsidR="00EF7420" w:rsidRDefault="00EF7420" w:rsidP="006E1FB9">
      <w:pPr>
        <w:pStyle w:val="Code"/>
        <w:rPr>
          <w:highlight w:val="white"/>
        </w:rPr>
      </w:pPr>
    </w:p>
    <w:p w14:paraId="51D41C70" w14:textId="77777777" w:rsidR="00EF7420" w:rsidRPr="00903DBA" w:rsidRDefault="00EF7420" w:rsidP="00EF7420">
      <w:pPr>
        <w:pStyle w:val="Code"/>
        <w:rPr>
          <w:highlight w:val="white"/>
        </w:rPr>
      </w:pPr>
      <w:r w:rsidRPr="00903DBA">
        <w:rPr>
          <w:highlight w:val="white"/>
        </w:rPr>
        <w:t xml:space="preserve">    public bool IsPointer() {</w:t>
      </w:r>
    </w:p>
    <w:p w14:paraId="5153DF76" w14:textId="77777777" w:rsidR="00EF7420" w:rsidRPr="00903DBA" w:rsidRDefault="00EF7420" w:rsidP="00EF7420">
      <w:pPr>
        <w:pStyle w:val="Code"/>
        <w:rPr>
          <w:highlight w:val="white"/>
        </w:rPr>
      </w:pPr>
      <w:r w:rsidRPr="00903DBA">
        <w:rPr>
          <w:highlight w:val="white"/>
        </w:rPr>
        <w:t xml:space="preserve">      return (m_sort == Sort.Pointer);</w:t>
      </w:r>
    </w:p>
    <w:p w14:paraId="188C1A28" w14:textId="4C42DB88" w:rsidR="00EF7420" w:rsidRDefault="00EF7420" w:rsidP="006E1FB9">
      <w:pPr>
        <w:pStyle w:val="Code"/>
        <w:rPr>
          <w:highlight w:val="white"/>
        </w:rPr>
      </w:pPr>
      <w:r w:rsidRPr="00903DBA">
        <w:rPr>
          <w:highlight w:val="white"/>
        </w:rPr>
        <w:t xml:space="preserve">    }</w:t>
      </w:r>
    </w:p>
    <w:p w14:paraId="04D5A118" w14:textId="77777777" w:rsidR="006C3EA8" w:rsidRDefault="006C3EA8" w:rsidP="006C3EA8">
      <w:pPr>
        <w:pStyle w:val="Code"/>
        <w:rPr>
          <w:highlight w:val="white"/>
        </w:rPr>
      </w:pPr>
    </w:p>
    <w:p w14:paraId="0480E6D3" w14:textId="2A150E62" w:rsidR="006C3EA8" w:rsidRPr="00903DBA" w:rsidRDefault="006C3EA8" w:rsidP="006C3EA8">
      <w:pPr>
        <w:pStyle w:val="Code"/>
        <w:rPr>
          <w:highlight w:val="white"/>
        </w:rPr>
      </w:pPr>
      <w:r w:rsidRPr="00903DBA">
        <w:rPr>
          <w:highlight w:val="white"/>
        </w:rPr>
        <w:t xml:space="preserve">    public bool IsIntegralOrPointer() {</w:t>
      </w:r>
    </w:p>
    <w:p w14:paraId="6023E3DF" w14:textId="77777777" w:rsidR="006C3EA8" w:rsidRPr="00903DBA" w:rsidRDefault="006C3EA8" w:rsidP="006C3EA8">
      <w:pPr>
        <w:pStyle w:val="Code"/>
        <w:rPr>
          <w:highlight w:val="white"/>
        </w:rPr>
      </w:pPr>
      <w:r w:rsidRPr="00903DBA">
        <w:rPr>
          <w:highlight w:val="white"/>
        </w:rPr>
        <w:t xml:space="preserve">      return IsIntegral() || IsPointer();</w:t>
      </w:r>
    </w:p>
    <w:p w14:paraId="5BE9DD31" w14:textId="10906EB1" w:rsidR="006C3EA8" w:rsidRDefault="006C3EA8" w:rsidP="006C3EA8">
      <w:pPr>
        <w:pStyle w:val="Code"/>
        <w:rPr>
          <w:highlight w:val="white"/>
        </w:rPr>
      </w:pPr>
      <w:r w:rsidRPr="00903DBA">
        <w:rPr>
          <w:highlight w:val="white"/>
        </w:rPr>
        <w:t xml:space="preserve">    }</w:t>
      </w:r>
    </w:p>
    <w:p w14:paraId="22F8FE20" w14:textId="77777777" w:rsidR="00333A2C" w:rsidRDefault="00333A2C" w:rsidP="00333A2C">
      <w:pPr>
        <w:pStyle w:val="Code"/>
        <w:rPr>
          <w:highlight w:val="white"/>
        </w:rPr>
      </w:pPr>
    </w:p>
    <w:p w14:paraId="09A9844C" w14:textId="77777777" w:rsidR="009F2E18" w:rsidRPr="00903DBA" w:rsidRDefault="009F2E18" w:rsidP="009F2E18">
      <w:pPr>
        <w:pStyle w:val="Code"/>
        <w:rPr>
          <w:highlight w:val="white"/>
        </w:rPr>
      </w:pPr>
      <w:r w:rsidRPr="00903DBA">
        <w:rPr>
          <w:highlight w:val="white"/>
        </w:rPr>
        <w:t xml:space="preserve">    public bool IsArithmeticOrPointer() {</w:t>
      </w:r>
    </w:p>
    <w:p w14:paraId="4744FC06" w14:textId="77777777" w:rsidR="009F2E18" w:rsidRPr="00903DBA" w:rsidRDefault="009F2E18" w:rsidP="009F2E18">
      <w:pPr>
        <w:pStyle w:val="Code"/>
        <w:rPr>
          <w:highlight w:val="white"/>
        </w:rPr>
      </w:pPr>
      <w:r w:rsidRPr="00903DBA">
        <w:rPr>
          <w:highlight w:val="white"/>
        </w:rPr>
        <w:t xml:space="preserve">      return IsArithmetic() || IsPointer();</w:t>
      </w:r>
    </w:p>
    <w:p w14:paraId="3C8556A9" w14:textId="77777777" w:rsidR="009F2E18" w:rsidRPr="00903DBA" w:rsidRDefault="009F2E18" w:rsidP="009F2E18">
      <w:pPr>
        <w:pStyle w:val="Code"/>
        <w:rPr>
          <w:highlight w:val="white"/>
        </w:rPr>
      </w:pPr>
      <w:r w:rsidRPr="00903DBA">
        <w:rPr>
          <w:highlight w:val="white"/>
        </w:rPr>
        <w:t xml:space="preserve">    }</w:t>
      </w:r>
    </w:p>
    <w:p w14:paraId="625A5B1F" w14:textId="77777777" w:rsidR="009F2E18" w:rsidRPr="00B12950" w:rsidRDefault="009F2E18" w:rsidP="009F2E18">
      <w:pPr>
        <w:pStyle w:val="Code"/>
        <w:rPr>
          <w:highlight w:val="white"/>
        </w:rPr>
      </w:pPr>
    </w:p>
    <w:p w14:paraId="000F5060" w14:textId="2741D0EE" w:rsidR="00333A2C" w:rsidRPr="00903DBA" w:rsidRDefault="00333A2C" w:rsidP="00333A2C">
      <w:pPr>
        <w:pStyle w:val="Code"/>
        <w:rPr>
          <w:highlight w:val="white"/>
        </w:rPr>
      </w:pPr>
      <w:r w:rsidRPr="00903DBA">
        <w:rPr>
          <w:highlight w:val="white"/>
        </w:rPr>
        <w:t xml:space="preserve">    public bool IsIntegralLogicalOrPointer() {</w:t>
      </w:r>
    </w:p>
    <w:p w14:paraId="668B138B" w14:textId="67874CB4" w:rsidR="00333A2C" w:rsidRPr="00903DBA" w:rsidRDefault="00333A2C" w:rsidP="00333A2C">
      <w:pPr>
        <w:pStyle w:val="Code"/>
        <w:rPr>
          <w:highlight w:val="white"/>
        </w:rPr>
      </w:pPr>
      <w:r w:rsidRPr="00903DBA">
        <w:rPr>
          <w:highlight w:val="white"/>
        </w:rPr>
        <w:t xml:space="preserve">      return </w:t>
      </w:r>
      <w:r w:rsidR="009853A3" w:rsidRPr="00903DBA">
        <w:rPr>
          <w:highlight w:val="white"/>
        </w:rPr>
        <w:t>IsIntegralOrPointer</w:t>
      </w:r>
      <w:r w:rsidRPr="00903DBA">
        <w:rPr>
          <w:highlight w:val="white"/>
        </w:rPr>
        <w:t>() || IsLogical();</w:t>
      </w:r>
    </w:p>
    <w:p w14:paraId="00799CD5" w14:textId="1A562D4C" w:rsidR="00333A2C" w:rsidRDefault="00333A2C" w:rsidP="00333A2C">
      <w:pPr>
        <w:pStyle w:val="Code"/>
        <w:rPr>
          <w:highlight w:val="white"/>
        </w:rPr>
      </w:pPr>
      <w:r w:rsidRPr="00903DBA">
        <w:rPr>
          <w:highlight w:val="white"/>
        </w:rPr>
        <w:t xml:space="preserve">    }</w:t>
      </w:r>
    </w:p>
    <w:p w14:paraId="1C599BEA" w14:textId="53A8BD6C" w:rsidR="0016675E" w:rsidRPr="00903DBA" w:rsidRDefault="0016675E" w:rsidP="0016675E">
      <w:pPr>
        <w:pStyle w:val="Rubrik3"/>
        <w:rPr>
          <w:highlight w:val="white"/>
        </w:rPr>
      </w:pPr>
      <w:r>
        <w:rPr>
          <w:highlight w:val="white"/>
        </w:rPr>
        <w:t>Arrays</w:t>
      </w:r>
    </w:p>
    <w:p w14:paraId="38BE3263" w14:textId="466C14BB" w:rsidR="007071E3" w:rsidRPr="00903DBA" w:rsidRDefault="00F73509">
      <w:pPr>
        <w:rPr>
          <w:color w:val="auto"/>
        </w:rPr>
        <w:pPrChange w:id="256" w:author="Stefan Bjornander" w:date="2015-04-25T11:00:00Z">
          <w:pPr>
            <w:pStyle w:val="Rubrik3"/>
          </w:pPr>
        </w:pPrChange>
      </w:pPr>
      <w:r w:rsidRPr="00903DBA">
        <w:rPr>
          <w:highlight w:val="white"/>
        </w:rPr>
        <w:t>In case of an array</w:t>
      </w:r>
      <w:r w:rsidR="00106A9C" w:rsidRPr="00903DBA">
        <w:rPr>
          <w:highlight w:val="white"/>
        </w:rPr>
        <w:t>, the constructor takes its size and the array type.</w:t>
      </w:r>
      <w:r w:rsidR="00270234" w:rsidRPr="00903DBA">
        <w:t xml:space="preserve"> W</w:t>
      </w:r>
      <w:ins w:id="257" w:author="Stefan Bjornander" w:date="2015-04-25T11:00:00Z">
        <w:r w:rsidR="00270234" w:rsidRPr="00903DBA">
          <w:t>hen the type is created</w:t>
        </w:r>
      </w:ins>
      <w:r w:rsidR="00270234" w:rsidRPr="00903DBA">
        <w:t>, t</w:t>
      </w:r>
      <w:ins w:id="258" w:author="Stefan Bjornander" w:date="2015-04-25T11:00:00Z">
        <w:r w:rsidR="007071E3" w:rsidRPr="00903DBA">
          <w:t>he array size can be zero. In that case it will later be set by the length of its ini</w:t>
        </w:r>
      </w:ins>
      <w:ins w:id="259" w:author="Stefan Bjornander" w:date="2015-04-25T11:01:00Z">
        <w:r w:rsidR="007071E3" w:rsidRPr="00903DBA">
          <w:t xml:space="preserve">tialization </w:t>
        </w:r>
      </w:ins>
      <w:ins w:id="260" w:author="Stefan Bjornander" w:date="2015-04-25T11:00:00Z">
        <w:r w:rsidR="007071E3" w:rsidRPr="00903DBA">
          <w:t>list</w:t>
        </w:r>
      </w:ins>
      <w:r w:rsidR="007071E3" w:rsidRPr="00903DBA">
        <w:t xml:space="preserve"> or become </w:t>
      </w:r>
      <w:r w:rsidR="00E16CA5">
        <w:t xml:space="preserve">marked as </w:t>
      </w:r>
      <w:r w:rsidR="007071E3" w:rsidRPr="00903DBA">
        <w:t>uncomplete</w:t>
      </w:r>
      <w:r w:rsidR="00DF6E98" w:rsidRPr="00903DBA">
        <w:t>, in which case is can only be used as function parameter.</w:t>
      </w:r>
    </w:p>
    <w:p w14:paraId="56C1AC4E" w14:textId="77777777" w:rsidR="006E1FB9" w:rsidRPr="00903DBA" w:rsidRDefault="006E1FB9" w:rsidP="006E1FB9">
      <w:pPr>
        <w:pStyle w:val="Code"/>
        <w:rPr>
          <w:highlight w:val="white"/>
        </w:rPr>
      </w:pPr>
      <w:r w:rsidRPr="00903DBA">
        <w:rPr>
          <w:highlight w:val="white"/>
        </w:rPr>
        <w:t xml:space="preserve">    private int m_arraySize;</w:t>
      </w:r>
    </w:p>
    <w:p w14:paraId="5EFC0DD1" w14:textId="77777777" w:rsidR="006E1FB9" w:rsidRPr="00903DBA" w:rsidRDefault="006E1FB9" w:rsidP="006E1FB9">
      <w:pPr>
        <w:pStyle w:val="Code"/>
        <w:rPr>
          <w:highlight w:val="white"/>
        </w:rPr>
      </w:pPr>
      <w:r w:rsidRPr="00903DBA">
        <w:rPr>
          <w:highlight w:val="white"/>
        </w:rPr>
        <w:t xml:space="preserve">    private Type m_arrayType;</w:t>
      </w:r>
    </w:p>
    <w:p w14:paraId="06AAF0D5" w14:textId="77777777" w:rsidR="006E1FB9" w:rsidRPr="00903DBA" w:rsidRDefault="006E1FB9" w:rsidP="006E1FB9">
      <w:pPr>
        <w:pStyle w:val="Code"/>
        <w:rPr>
          <w:highlight w:val="white"/>
        </w:rPr>
      </w:pPr>
    </w:p>
    <w:p w14:paraId="66E5D00D" w14:textId="77777777" w:rsidR="006E1FB9" w:rsidRPr="00903DBA" w:rsidRDefault="006E1FB9" w:rsidP="006E1FB9">
      <w:pPr>
        <w:pStyle w:val="Code"/>
        <w:rPr>
          <w:highlight w:val="white"/>
        </w:rPr>
      </w:pPr>
      <w:r w:rsidRPr="00903DBA">
        <w:rPr>
          <w:highlight w:val="white"/>
        </w:rPr>
        <w:t xml:space="preserve">    public Type(int arraySize, Type arrayType) {</w:t>
      </w:r>
    </w:p>
    <w:p w14:paraId="196B772A" w14:textId="77777777" w:rsidR="006E1FB9" w:rsidRPr="00903DBA" w:rsidRDefault="006E1FB9" w:rsidP="006E1FB9">
      <w:pPr>
        <w:pStyle w:val="Code"/>
        <w:rPr>
          <w:highlight w:val="white"/>
        </w:rPr>
      </w:pPr>
      <w:r w:rsidRPr="00903DBA">
        <w:rPr>
          <w:highlight w:val="white"/>
        </w:rPr>
        <w:t xml:space="preserve">      m_sort = Sort.Array;</w:t>
      </w:r>
    </w:p>
    <w:p w14:paraId="4AC74413" w14:textId="77777777" w:rsidR="006E1FB9" w:rsidRPr="00903DBA" w:rsidRDefault="006E1FB9" w:rsidP="006E1FB9">
      <w:pPr>
        <w:pStyle w:val="Code"/>
        <w:rPr>
          <w:highlight w:val="white"/>
        </w:rPr>
      </w:pPr>
      <w:r w:rsidRPr="00903DBA">
        <w:rPr>
          <w:highlight w:val="white"/>
        </w:rPr>
        <w:t xml:space="preserve">      m_arraySize = arraySize;</w:t>
      </w:r>
    </w:p>
    <w:p w14:paraId="598B611F" w14:textId="77777777" w:rsidR="006E1FB9" w:rsidRPr="00903DBA" w:rsidRDefault="006E1FB9" w:rsidP="006E1FB9">
      <w:pPr>
        <w:pStyle w:val="Code"/>
        <w:rPr>
          <w:highlight w:val="white"/>
        </w:rPr>
      </w:pPr>
      <w:r w:rsidRPr="00903DBA">
        <w:rPr>
          <w:highlight w:val="white"/>
        </w:rPr>
        <w:t xml:space="preserve">      m_arrayType = arrayType;</w:t>
      </w:r>
    </w:p>
    <w:p w14:paraId="5319C265" w14:textId="77777777" w:rsidR="006E1FB9" w:rsidRPr="00903DBA" w:rsidRDefault="006E1FB9" w:rsidP="006E1FB9">
      <w:pPr>
        <w:pStyle w:val="Code"/>
        <w:rPr>
          <w:highlight w:val="white"/>
        </w:rPr>
      </w:pPr>
      <w:r w:rsidRPr="00903DBA">
        <w:rPr>
          <w:highlight w:val="white"/>
        </w:rPr>
        <w:t xml:space="preserve">    }</w:t>
      </w:r>
    </w:p>
    <w:p w14:paraId="1E437842" w14:textId="77777777" w:rsidR="006E1FB9" w:rsidRPr="00903DBA" w:rsidRDefault="006E1FB9" w:rsidP="006E1FB9">
      <w:pPr>
        <w:pStyle w:val="Code"/>
        <w:rPr>
          <w:highlight w:val="white"/>
        </w:rPr>
      </w:pPr>
    </w:p>
    <w:p w14:paraId="743D6CB7" w14:textId="77777777" w:rsidR="006E1FB9" w:rsidRPr="00903DBA" w:rsidRDefault="006E1FB9" w:rsidP="006E1FB9">
      <w:pPr>
        <w:pStyle w:val="Code"/>
        <w:rPr>
          <w:highlight w:val="white"/>
        </w:rPr>
      </w:pPr>
      <w:r w:rsidRPr="00903DBA">
        <w:rPr>
          <w:highlight w:val="white"/>
        </w:rPr>
        <w:t xml:space="preserve">    public int ArraySize {</w:t>
      </w:r>
    </w:p>
    <w:p w14:paraId="73809041" w14:textId="77777777" w:rsidR="006E1FB9" w:rsidRPr="00903DBA" w:rsidRDefault="006E1FB9" w:rsidP="006E1FB9">
      <w:pPr>
        <w:pStyle w:val="Code"/>
        <w:rPr>
          <w:highlight w:val="white"/>
        </w:rPr>
      </w:pPr>
      <w:r w:rsidRPr="00903DBA">
        <w:rPr>
          <w:highlight w:val="white"/>
        </w:rPr>
        <w:t xml:space="preserve">      get { return m_arraySize; }</w:t>
      </w:r>
    </w:p>
    <w:p w14:paraId="262AFD7C" w14:textId="77777777" w:rsidR="006E1FB9" w:rsidRPr="00903DBA" w:rsidRDefault="006E1FB9" w:rsidP="006E1FB9">
      <w:pPr>
        <w:pStyle w:val="Code"/>
        <w:rPr>
          <w:highlight w:val="white"/>
        </w:rPr>
      </w:pPr>
      <w:r w:rsidRPr="00903DBA">
        <w:rPr>
          <w:highlight w:val="white"/>
        </w:rPr>
        <w:t xml:space="preserve">      set { m_arraySize = value; }</w:t>
      </w:r>
    </w:p>
    <w:p w14:paraId="5A4B38DD" w14:textId="77777777" w:rsidR="006E1FB9" w:rsidRPr="00903DBA" w:rsidRDefault="006E1FB9" w:rsidP="006E1FB9">
      <w:pPr>
        <w:pStyle w:val="Code"/>
        <w:rPr>
          <w:highlight w:val="white"/>
        </w:rPr>
      </w:pPr>
      <w:r w:rsidRPr="00903DBA">
        <w:rPr>
          <w:highlight w:val="white"/>
        </w:rPr>
        <w:t xml:space="preserve">    }</w:t>
      </w:r>
    </w:p>
    <w:p w14:paraId="12D166AE" w14:textId="77777777" w:rsidR="006E1FB9" w:rsidRPr="00903DBA" w:rsidRDefault="006E1FB9" w:rsidP="006E1FB9">
      <w:pPr>
        <w:pStyle w:val="Code"/>
        <w:rPr>
          <w:highlight w:val="white"/>
        </w:rPr>
      </w:pPr>
    </w:p>
    <w:p w14:paraId="065CE660" w14:textId="77777777" w:rsidR="006E1FB9" w:rsidRPr="00903DBA" w:rsidRDefault="006E1FB9" w:rsidP="006E1FB9">
      <w:pPr>
        <w:pStyle w:val="Code"/>
        <w:rPr>
          <w:highlight w:val="white"/>
        </w:rPr>
      </w:pPr>
      <w:r w:rsidRPr="00903DBA">
        <w:rPr>
          <w:highlight w:val="white"/>
        </w:rPr>
        <w:t xml:space="preserve">    public Type ArrayType {</w:t>
      </w:r>
    </w:p>
    <w:p w14:paraId="34FE9717" w14:textId="77777777" w:rsidR="006E1FB9" w:rsidRPr="00903DBA" w:rsidRDefault="006E1FB9" w:rsidP="006E1FB9">
      <w:pPr>
        <w:pStyle w:val="Code"/>
        <w:rPr>
          <w:highlight w:val="white"/>
        </w:rPr>
      </w:pPr>
      <w:r w:rsidRPr="00903DBA">
        <w:rPr>
          <w:highlight w:val="white"/>
        </w:rPr>
        <w:t xml:space="preserve">      get { return m_arrayType; }</w:t>
      </w:r>
    </w:p>
    <w:p w14:paraId="25F71942" w14:textId="77777777" w:rsidR="006E1FB9" w:rsidRPr="00903DBA" w:rsidRDefault="006E1FB9" w:rsidP="006E1FB9">
      <w:pPr>
        <w:pStyle w:val="Code"/>
        <w:rPr>
          <w:highlight w:val="white"/>
        </w:rPr>
      </w:pPr>
      <w:r w:rsidRPr="00903DBA">
        <w:rPr>
          <w:highlight w:val="white"/>
        </w:rPr>
        <w:t xml:space="preserve">      set { m_arrayType = value; }</w:t>
      </w:r>
    </w:p>
    <w:p w14:paraId="1390D2E5" w14:textId="77777777" w:rsidR="006E1FB9" w:rsidRPr="00903DBA" w:rsidRDefault="006E1FB9" w:rsidP="006E1FB9">
      <w:pPr>
        <w:pStyle w:val="Code"/>
        <w:rPr>
          <w:highlight w:val="white"/>
        </w:rPr>
      </w:pPr>
      <w:r w:rsidRPr="00903DBA">
        <w:rPr>
          <w:highlight w:val="white"/>
        </w:rPr>
        <w:lastRenderedPageBreak/>
        <w:t xml:space="preserve">    }</w:t>
      </w:r>
    </w:p>
    <w:p w14:paraId="6625CF06" w14:textId="77777777" w:rsidR="00EF7420" w:rsidRPr="00903DBA" w:rsidRDefault="00EF7420" w:rsidP="00EF7420">
      <w:pPr>
        <w:pStyle w:val="Code"/>
        <w:rPr>
          <w:highlight w:val="white"/>
        </w:rPr>
      </w:pPr>
    </w:p>
    <w:p w14:paraId="5384152F" w14:textId="77777777" w:rsidR="00EF7420" w:rsidRPr="00903DBA" w:rsidRDefault="00EF7420" w:rsidP="00EF7420">
      <w:pPr>
        <w:pStyle w:val="Code"/>
        <w:rPr>
          <w:highlight w:val="white"/>
        </w:rPr>
      </w:pPr>
      <w:r w:rsidRPr="00903DBA">
        <w:rPr>
          <w:highlight w:val="white"/>
        </w:rPr>
        <w:t xml:space="preserve">    public bool IsArray() {</w:t>
      </w:r>
    </w:p>
    <w:p w14:paraId="0D2D9D85" w14:textId="77777777" w:rsidR="00EF7420" w:rsidRPr="00903DBA" w:rsidRDefault="00EF7420" w:rsidP="00EF7420">
      <w:pPr>
        <w:pStyle w:val="Code"/>
        <w:rPr>
          <w:highlight w:val="white"/>
        </w:rPr>
      </w:pPr>
      <w:r w:rsidRPr="00903DBA">
        <w:rPr>
          <w:highlight w:val="white"/>
        </w:rPr>
        <w:t xml:space="preserve">      return (m_sort == Sort.Array);</w:t>
      </w:r>
    </w:p>
    <w:p w14:paraId="2A00AAF2" w14:textId="77777777" w:rsidR="00EF7420" w:rsidRPr="00903DBA" w:rsidRDefault="00EF7420" w:rsidP="00EF7420">
      <w:pPr>
        <w:pStyle w:val="Code"/>
        <w:rPr>
          <w:highlight w:val="white"/>
        </w:rPr>
      </w:pPr>
      <w:r w:rsidRPr="00903DBA">
        <w:rPr>
          <w:highlight w:val="white"/>
        </w:rPr>
        <w:t xml:space="preserve">    }</w:t>
      </w:r>
    </w:p>
    <w:p w14:paraId="76AABF28" w14:textId="77777777" w:rsidR="00EF7420" w:rsidRPr="00903DBA" w:rsidRDefault="00EF7420" w:rsidP="00EF7420">
      <w:pPr>
        <w:pStyle w:val="Code"/>
        <w:rPr>
          <w:highlight w:val="white"/>
        </w:rPr>
      </w:pPr>
    </w:p>
    <w:p w14:paraId="0F74590C" w14:textId="77777777" w:rsidR="00EF7420" w:rsidRPr="00903DBA" w:rsidRDefault="00EF7420" w:rsidP="00EF7420">
      <w:pPr>
        <w:pStyle w:val="Code"/>
        <w:rPr>
          <w:highlight w:val="white"/>
        </w:rPr>
      </w:pPr>
      <w:r w:rsidRPr="00903DBA">
        <w:rPr>
          <w:highlight w:val="white"/>
        </w:rPr>
        <w:t xml:space="preserve">    public bool IsPointerOrArray() {</w:t>
      </w:r>
    </w:p>
    <w:p w14:paraId="7D88CA0B" w14:textId="77777777" w:rsidR="00EF7420" w:rsidRPr="00903DBA" w:rsidRDefault="00EF7420" w:rsidP="00EF7420">
      <w:pPr>
        <w:pStyle w:val="Code"/>
        <w:rPr>
          <w:highlight w:val="white"/>
        </w:rPr>
      </w:pPr>
      <w:r w:rsidRPr="00903DBA">
        <w:rPr>
          <w:highlight w:val="white"/>
        </w:rPr>
        <w:t xml:space="preserve">      return IsPointer() || IsArray();</w:t>
      </w:r>
    </w:p>
    <w:p w14:paraId="78A17C2D" w14:textId="12ECAE41" w:rsidR="00EF7420" w:rsidRDefault="00EF7420" w:rsidP="006E1FB9">
      <w:pPr>
        <w:pStyle w:val="Code"/>
        <w:rPr>
          <w:highlight w:val="white"/>
        </w:rPr>
      </w:pPr>
      <w:r w:rsidRPr="00903DBA">
        <w:rPr>
          <w:highlight w:val="white"/>
        </w:rPr>
        <w:t xml:space="preserve">    }</w:t>
      </w:r>
    </w:p>
    <w:p w14:paraId="25649BEA" w14:textId="77777777" w:rsidR="00A965AF" w:rsidRDefault="00A965AF" w:rsidP="00A965AF">
      <w:pPr>
        <w:pStyle w:val="Code"/>
        <w:rPr>
          <w:highlight w:val="white"/>
        </w:rPr>
      </w:pPr>
    </w:p>
    <w:p w14:paraId="319E2B26" w14:textId="294A607E" w:rsidR="00A965AF" w:rsidRPr="00903DBA" w:rsidRDefault="00A965AF" w:rsidP="00A965AF">
      <w:pPr>
        <w:pStyle w:val="Code"/>
        <w:rPr>
          <w:highlight w:val="white"/>
        </w:rPr>
      </w:pPr>
      <w:r w:rsidRPr="00903DBA">
        <w:rPr>
          <w:highlight w:val="white"/>
        </w:rPr>
        <w:t xml:space="preserve">    public bool IsIntegralPointerOrArray() {</w:t>
      </w:r>
    </w:p>
    <w:p w14:paraId="1BEA21A8" w14:textId="77777777" w:rsidR="00A965AF" w:rsidRPr="00903DBA" w:rsidRDefault="00A965AF" w:rsidP="00A965AF">
      <w:pPr>
        <w:pStyle w:val="Code"/>
        <w:rPr>
          <w:highlight w:val="white"/>
        </w:rPr>
      </w:pPr>
      <w:r w:rsidRPr="00903DBA">
        <w:rPr>
          <w:highlight w:val="white"/>
        </w:rPr>
        <w:t xml:space="preserve">      return IsIntegral() || IsPointer</w:t>
      </w:r>
      <w:r>
        <w:rPr>
          <w:highlight w:val="white"/>
        </w:rPr>
        <w:t>Or</w:t>
      </w:r>
      <w:r w:rsidRPr="00903DBA">
        <w:rPr>
          <w:highlight w:val="white"/>
        </w:rPr>
        <w:t>Array();</w:t>
      </w:r>
    </w:p>
    <w:p w14:paraId="0019DD23" w14:textId="77777777" w:rsidR="00A965AF" w:rsidRPr="00903DBA" w:rsidRDefault="00A965AF" w:rsidP="00A965AF">
      <w:pPr>
        <w:pStyle w:val="Code"/>
        <w:rPr>
          <w:highlight w:val="white"/>
        </w:rPr>
      </w:pPr>
      <w:r w:rsidRPr="00903DBA">
        <w:rPr>
          <w:highlight w:val="white"/>
        </w:rPr>
        <w:t xml:space="preserve">    }</w:t>
      </w:r>
    </w:p>
    <w:p w14:paraId="38B17352" w14:textId="77777777" w:rsidR="00EF7420" w:rsidRPr="00903DBA" w:rsidRDefault="00EF7420" w:rsidP="00EF7420">
      <w:pPr>
        <w:rPr>
          <w:highlight w:val="white"/>
        </w:rPr>
      </w:pPr>
      <w:r w:rsidRPr="00903DBA">
        <w:rPr>
          <w:highlight w:val="white"/>
        </w:rPr>
        <w:t xml:space="preserve">The </w:t>
      </w:r>
      <w:r w:rsidRPr="00903DBA">
        <w:rPr>
          <w:rStyle w:val="KeyWord0"/>
          <w:highlight w:val="white"/>
        </w:rPr>
        <w:t>PointerOrArrayType</w:t>
      </w:r>
      <w:r w:rsidRPr="00903DBA">
        <w:rPr>
          <w:highlight w:val="white"/>
        </w:rPr>
        <w:t xml:space="preserve"> </w:t>
      </w:r>
      <w:r>
        <w:rPr>
          <w:highlight w:val="white"/>
        </w:rPr>
        <w:t>property gets</w:t>
      </w:r>
      <w:r w:rsidRPr="00903DBA">
        <w:rPr>
          <w:highlight w:val="white"/>
        </w:rPr>
        <w:t xml:space="preserve"> the pointer or array type, which case it may be.</w:t>
      </w:r>
    </w:p>
    <w:p w14:paraId="0AA1F38C" w14:textId="77777777" w:rsidR="00EF7420" w:rsidRPr="00903DBA" w:rsidRDefault="00EF7420" w:rsidP="00EF7420">
      <w:pPr>
        <w:pStyle w:val="Code"/>
        <w:rPr>
          <w:highlight w:val="white"/>
        </w:rPr>
      </w:pPr>
      <w:r w:rsidRPr="00903DBA">
        <w:rPr>
          <w:highlight w:val="white"/>
        </w:rPr>
        <w:t xml:space="preserve">    public Type PointerOrArrayType {</w:t>
      </w:r>
    </w:p>
    <w:p w14:paraId="020904C6" w14:textId="77777777" w:rsidR="00EF7420" w:rsidRPr="00903DBA" w:rsidRDefault="00EF7420" w:rsidP="00EF7420">
      <w:pPr>
        <w:pStyle w:val="Code"/>
        <w:rPr>
          <w:highlight w:val="white"/>
        </w:rPr>
      </w:pPr>
      <w:r w:rsidRPr="00903DBA">
        <w:rPr>
          <w:highlight w:val="white"/>
        </w:rPr>
        <w:t xml:space="preserve">      get { return (m_sort == Sort.Pointer) ? m_pointerType : m_arrayType; }</w:t>
      </w:r>
    </w:p>
    <w:p w14:paraId="2F08DB46" w14:textId="77777777" w:rsidR="00EF7420" w:rsidRDefault="00EF7420" w:rsidP="00EF7420">
      <w:pPr>
        <w:pStyle w:val="Code"/>
        <w:rPr>
          <w:highlight w:val="white"/>
        </w:rPr>
      </w:pPr>
      <w:r w:rsidRPr="00903DBA">
        <w:rPr>
          <w:highlight w:val="white"/>
        </w:rPr>
        <w:t xml:space="preserve">    }</w:t>
      </w:r>
    </w:p>
    <w:p w14:paraId="0E7BA68F" w14:textId="77777777" w:rsidR="00EF7420" w:rsidRDefault="00EF7420" w:rsidP="006E1FB9">
      <w:pPr>
        <w:pStyle w:val="Code"/>
        <w:rPr>
          <w:highlight w:val="white"/>
        </w:rPr>
      </w:pPr>
    </w:p>
    <w:p w14:paraId="06461AEA" w14:textId="0BE5B092" w:rsidR="0016675E" w:rsidRPr="00903DBA" w:rsidRDefault="0016675E" w:rsidP="0016675E">
      <w:pPr>
        <w:pStyle w:val="Rubrik3"/>
        <w:rPr>
          <w:highlight w:val="white"/>
        </w:rPr>
      </w:pPr>
      <w:r>
        <w:rPr>
          <w:highlight w:val="white"/>
        </w:rPr>
        <w:t>Functions</w:t>
      </w:r>
    </w:p>
    <w:p w14:paraId="609F437A" w14:textId="07966D36" w:rsidR="006E1FB9" w:rsidRPr="00903DBA" w:rsidRDefault="009C1D3E" w:rsidP="00243B8E">
      <w:pPr>
        <w:rPr>
          <w:highlight w:val="white"/>
        </w:rPr>
      </w:pPr>
      <w:ins w:id="261" w:author="Stefan Bjornander" w:date="2015-04-25T11:04:00Z">
        <w:r w:rsidRPr="00903DBA">
          <w:t xml:space="preserve">C support both old-style and new-style function declarations. The old-style declaration </w:t>
        </w:r>
      </w:ins>
      <w:r w:rsidRPr="00903DBA">
        <w:t>takes a parameter list of identifiers, that is matched to a set of declarations, while the new-style declaration takes a parameter list of declarations.</w:t>
      </w:r>
      <w:r w:rsidR="00B44DBB" w:rsidRPr="00903DBA">
        <w:t xml:space="preserve"> Therefore</w:t>
      </w:r>
      <w:r w:rsidR="00D958D4" w:rsidRPr="00903DBA">
        <w:t>,</w:t>
      </w:r>
      <w:r w:rsidR="00B44DBB" w:rsidRPr="00903DBA">
        <w:t xml:space="preserve"> </w:t>
      </w:r>
      <w:r w:rsidR="00243B8E" w:rsidRPr="00903DBA">
        <w:rPr>
          <w:highlight w:val="white"/>
        </w:rPr>
        <w:t>function constructor is a bit complicated</w:t>
      </w:r>
      <w:r w:rsidR="00B44DBB" w:rsidRPr="00903DBA">
        <w:rPr>
          <w:highlight w:val="white"/>
        </w:rPr>
        <w:t>.</w:t>
      </w:r>
      <w:r w:rsidR="002E2493" w:rsidRPr="00903DBA">
        <w:rPr>
          <w:highlight w:val="white"/>
        </w:rPr>
        <w:t xml:space="preserve"> However, both styles have in common that the function has a return type.</w:t>
      </w:r>
    </w:p>
    <w:p w14:paraId="58EC81A0" w14:textId="77777777" w:rsidR="006E1FB9" w:rsidRPr="00903DBA" w:rsidRDefault="006E1FB9" w:rsidP="006E1FB9">
      <w:pPr>
        <w:pStyle w:val="Code"/>
        <w:rPr>
          <w:highlight w:val="white"/>
        </w:rPr>
      </w:pPr>
      <w:r w:rsidRPr="00903DBA">
        <w:rPr>
          <w:highlight w:val="white"/>
        </w:rPr>
        <w:t xml:space="preserve">    public enum FunctionStyle {Old, New};</w:t>
      </w:r>
    </w:p>
    <w:p w14:paraId="0435BCF5" w14:textId="77777777" w:rsidR="006E1FB9" w:rsidRPr="00903DBA" w:rsidRDefault="006E1FB9" w:rsidP="006E1FB9">
      <w:pPr>
        <w:pStyle w:val="Code"/>
        <w:rPr>
          <w:highlight w:val="white"/>
        </w:rPr>
      </w:pPr>
      <w:r w:rsidRPr="00903DBA">
        <w:rPr>
          <w:highlight w:val="white"/>
        </w:rPr>
        <w:t xml:space="preserve">    private FunctionStyle m_functionStyle;</w:t>
      </w:r>
    </w:p>
    <w:p w14:paraId="0EEE0851" w14:textId="3ACDB845" w:rsidR="006E1FB9" w:rsidRPr="00903DBA" w:rsidRDefault="006E1FB9" w:rsidP="006E1FB9">
      <w:pPr>
        <w:pStyle w:val="Code"/>
        <w:rPr>
          <w:highlight w:val="white"/>
        </w:rPr>
      </w:pPr>
      <w:r w:rsidRPr="00903DBA">
        <w:rPr>
          <w:highlight w:val="white"/>
        </w:rPr>
        <w:t xml:space="preserve">    private Type m_returnType;</w:t>
      </w:r>
    </w:p>
    <w:p w14:paraId="01230A68" w14:textId="6E4E8DC1" w:rsidR="002E2493" w:rsidRPr="00903DBA" w:rsidRDefault="00BC1BD7" w:rsidP="007B5818">
      <w:pPr>
        <w:rPr>
          <w:highlight w:val="white"/>
        </w:rPr>
      </w:pPr>
      <w:r w:rsidRPr="00903DBA">
        <w:rPr>
          <w:highlight w:val="white"/>
        </w:rPr>
        <w:t>The old-style function has name list, while the new style function has a parameter</w:t>
      </w:r>
      <w:r w:rsidR="007B5818" w:rsidRPr="00903DBA">
        <w:rPr>
          <w:highlight w:val="white"/>
        </w:rPr>
        <w:t xml:space="preserve"> list, mad</w:t>
      </w:r>
      <w:r w:rsidR="00C65118" w:rsidRPr="00903DBA">
        <w:rPr>
          <w:highlight w:val="white"/>
        </w:rPr>
        <w:t>e</w:t>
      </w:r>
      <w:r w:rsidR="007B5818" w:rsidRPr="00903DBA">
        <w:rPr>
          <w:highlight w:val="white"/>
        </w:rPr>
        <w:t xml:space="preserve"> up by name-symbol pairs.</w:t>
      </w:r>
    </w:p>
    <w:p w14:paraId="5CC1C8DE" w14:textId="77777777" w:rsidR="006E1FB9" w:rsidRPr="00903DBA" w:rsidRDefault="006E1FB9" w:rsidP="006E1FB9">
      <w:pPr>
        <w:pStyle w:val="Code"/>
        <w:rPr>
          <w:highlight w:val="white"/>
        </w:rPr>
      </w:pPr>
      <w:r w:rsidRPr="00903DBA">
        <w:rPr>
          <w:highlight w:val="white"/>
        </w:rPr>
        <w:t xml:space="preserve">    private List&lt;string&gt; m_nameList;</w:t>
      </w:r>
    </w:p>
    <w:p w14:paraId="1143C465" w14:textId="2917C901" w:rsidR="006E1FB9" w:rsidRPr="00903DBA" w:rsidRDefault="006E1FB9" w:rsidP="006E1FB9">
      <w:pPr>
        <w:pStyle w:val="Code"/>
        <w:rPr>
          <w:highlight w:val="white"/>
        </w:rPr>
      </w:pPr>
      <w:r w:rsidRPr="00903DBA">
        <w:rPr>
          <w:highlight w:val="white"/>
        </w:rPr>
        <w:t xml:space="preserve">    private List&lt;Symbol&gt; m_parameterList;</w:t>
      </w:r>
    </w:p>
    <w:p w14:paraId="37D10D67" w14:textId="38DC384A" w:rsidR="00B34C0A" w:rsidRPr="00903DBA" w:rsidRDefault="00B34C0A" w:rsidP="00B34C0A">
      <w:pPr>
        <w:rPr>
          <w:highlight w:val="white"/>
        </w:rPr>
      </w:pPr>
      <w:r w:rsidRPr="00903DBA">
        <w:rPr>
          <w:highlight w:val="white"/>
        </w:rPr>
        <w:t xml:space="preserve">The parameter list is </w:t>
      </w:r>
      <w:r w:rsidR="005870FD" w:rsidRPr="00903DBA">
        <w:rPr>
          <w:highlight w:val="white"/>
        </w:rPr>
        <w:t xml:space="preserve">transformed into </w:t>
      </w:r>
      <w:r w:rsidRPr="00903DBA">
        <w:rPr>
          <w:highlight w:val="white"/>
        </w:rPr>
        <w:t>a type list</w:t>
      </w:r>
      <w:r w:rsidR="00A93726" w:rsidRPr="00903DBA">
        <w:rPr>
          <w:highlight w:val="white"/>
        </w:rPr>
        <w:t xml:space="preserve">, </w:t>
      </w:r>
      <w:r w:rsidR="00EF2330" w:rsidRPr="00903DBA">
        <w:rPr>
          <w:highlight w:val="white"/>
        </w:rPr>
        <w:t>h</w:t>
      </w:r>
      <w:r w:rsidRPr="00903DBA">
        <w:rPr>
          <w:highlight w:val="white"/>
        </w:rPr>
        <w:t>old</w:t>
      </w:r>
      <w:r w:rsidR="00A93726" w:rsidRPr="00903DBA">
        <w:rPr>
          <w:highlight w:val="white"/>
        </w:rPr>
        <w:t>ing</w:t>
      </w:r>
      <w:r w:rsidRPr="00903DBA">
        <w:rPr>
          <w:highlight w:val="white"/>
        </w:rPr>
        <w:t xml:space="preserve"> the types of each parameter.</w:t>
      </w:r>
    </w:p>
    <w:p w14:paraId="6FD1FEB3" w14:textId="6FB2B961" w:rsidR="006E1FB9" w:rsidRPr="00903DBA" w:rsidRDefault="006E1FB9" w:rsidP="006E1FB9">
      <w:pPr>
        <w:pStyle w:val="Code"/>
        <w:rPr>
          <w:highlight w:val="white"/>
        </w:rPr>
      </w:pPr>
      <w:r w:rsidRPr="00903DBA">
        <w:rPr>
          <w:highlight w:val="white"/>
        </w:rPr>
        <w:t xml:space="preserve">    private List&lt;Type&gt; m_typeList;</w:t>
      </w:r>
    </w:p>
    <w:p w14:paraId="367EB0CE" w14:textId="6EA44B58" w:rsidR="00BE37EE" w:rsidRPr="00903DBA" w:rsidRDefault="00BE37EE" w:rsidP="00BE37EE">
      <w:pPr>
        <w:rPr>
          <w:highlight w:val="white"/>
        </w:rPr>
      </w:pPr>
      <w:r w:rsidRPr="00903DBA">
        <w:rPr>
          <w:highlight w:val="white"/>
        </w:rPr>
        <w:t>Som</w:t>
      </w:r>
      <w:r w:rsidR="00E630C5" w:rsidRPr="00903DBA">
        <w:rPr>
          <w:highlight w:val="white"/>
        </w:rPr>
        <w:t>e</w:t>
      </w:r>
      <w:r w:rsidRPr="00903DBA">
        <w:rPr>
          <w:highlight w:val="white"/>
        </w:rPr>
        <w:t xml:space="preserve"> function</w:t>
      </w:r>
      <w:r w:rsidR="00A76E2C" w:rsidRPr="00903DBA">
        <w:rPr>
          <w:highlight w:val="white"/>
        </w:rPr>
        <w:t>s</w:t>
      </w:r>
      <w:r w:rsidRPr="00903DBA">
        <w:rPr>
          <w:highlight w:val="white"/>
        </w:rPr>
        <w:t xml:space="preserve">, like </w:t>
      </w:r>
      <w:r w:rsidRPr="00903DBA">
        <w:rPr>
          <w:rStyle w:val="KeyWord0"/>
          <w:highlight w:val="white"/>
        </w:rPr>
        <w:t>printf</w:t>
      </w:r>
      <w:r w:rsidRPr="00903DBA">
        <w:rPr>
          <w:highlight w:val="white"/>
        </w:rPr>
        <w:t xml:space="preserve"> and </w:t>
      </w:r>
      <w:r w:rsidRPr="00903DBA">
        <w:rPr>
          <w:rStyle w:val="KeyWord0"/>
          <w:highlight w:val="white"/>
        </w:rPr>
        <w:t>scanf</w:t>
      </w:r>
      <w:r w:rsidRPr="00903DBA">
        <w:rPr>
          <w:highlight w:val="white"/>
        </w:rPr>
        <w:t xml:space="preserve">, </w:t>
      </w:r>
      <w:r w:rsidR="00CF035C" w:rsidRPr="00903DBA">
        <w:rPr>
          <w:highlight w:val="white"/>
        </w:rPr>
        <w:t xml:space="preserve">are </w:t>
      </w:r>
      <w:r w:rsidR="004A5B68">
        <w:rPr>
          <w:highlight w:val="white"/>
        </w:rPr>
        <w:t>variadic</w:t>
      </w:r>
      <w:r w:rsidR="00CF035C" w:rsidRPr="00903DBA">
        <w:rPr>
          <w:highlight w:val="white"/>
        </w:rPr>
        <w:t>, which means that they can take a various number of parameters.</w:t>
      </w:r>
    </w:p>
    <w:p w14:paraId="66251914" w14:textId="253845C9" w:rsidR="006E1FB9" w:rsidRPr="00903DBA" w:rsidRDefault="006E1FB9" w:rsidP="006E1FB9">
      <w:pPr>
        <w:pStyle w:val="Code"/>
        <w:rPr>
          <w:highlight w:val="white"/>
        </w:rPr>
      </w:pPr>
      <w:r w:rsidRPr="00903DBA">
        <w:rPr>
          <w:highlight w:val="white"/>
        </w:rPr>
        <w:t xml:space="preserve">    private bool m_</w:t>
      </w:r>
      <w:r w:rsidR="00D47EB7">
        <w:rPr>
          <w:highlight w:val="white"/>
        </w:rPr>
        <w:t>variadic</w:t>
      </w:r>
      <w:r w:rsidRPr="00903DBA">
        <w:rPr>
          <w:highlight w:val="white"/>
        </w:rPr>
        <w:t>;</w:t>
      </w:r>
    </w:p>
    <w:p w14:paraId="383FFE71" w14:textId="2CD1ABBB" w:rsidR="006E1FB9" w:rsidRPr="00903DBA" w:rsidRDefault="00CF035C" w:rsidP="00CF035C">
      <w:pPr>
        <w:rPr>
          <w:highlight w:val="white"/>
        </w:rPr>
      </w:pPr>
      <w:r w:rsidRPr="00903DBA">
        <w:rPr>
          <w:highlight w:val="white"/>
        </w:rPr>
        <w:t xml:space="preserve">The following constructor takes an old-style function. </w:t>
      </w:r>
      <w:r w:rsidR="00CC0142" w:rsidRPr="00903DBA">
        <w:rPr>
          <w:highlight w:val="white"/>
        </w:rPr>
        <w:t>The name</w:t>
      </w:r>
      <w:r w:rsidR="00A93726" w:rsidRPr="00903DBA">
        <w:rPr>
          <w:highlight w:val="white"/>
        </w:rPr>
        <w:t>s</w:t>
      </w:r>
      <w:r w:rsidR="00CC0142" w:rsidRPr="00903DBA">
        <w:rPr>
          <w:highlight w:val="white"/>
        </w:rPr>
        <w:t xml:space="preserve"> in the list must be unique</w:t>
      </w:r>
      <w:r w:rsidR="00A93726" w:rsidRPr="00903DBA">
        <w:rPr>
          <w:highlight w:val="white"/>
        </w:rPr>
        <w:t>; that is, the same name may not appear twice in the list.</w:t>
      </w:r>
    </w:p>
    <w:p w14:paraId="0A10F74A" w14:textId="77777777" w:rsidR="006E1FB9" w:rsidRPr="00903DBA" w:rsidRDefault="006E1FB9" w:rsidP="006E1FB9">
      <w:pPr>
        <w:pStyle w:val="Code"/>
        <w:rPr>
          <w:highlight w:val="white"/>
        </w:rPr>
      </w:pPr>
      <w:r w:rsidRPr="00903DBA">
        <w:rPr>
          <w:highlight w:val="white"/>
        </w:rPr>
        <w:t xml:space="preserve">    public Type(Type returnType, List&lt;string&gt; nameList) {</w:t>
      </w:r>
    </w:p>
    <w:p w14:paraId="47EB9B3D" w14:textId="77777777" w:rsidR="006E1FB9" w:rsidRPr="00903DBA" w:rsidRDefault="006E1FB9" w:rsidP="006E1FB9">
      <w:pPr>
        <w:pStyle w:val="Code"/>
        <w:rPr>
          <w:highlight w:val="white"/>
        </w:rPr>
      </w:pPr>
      <w:r w:rsidRPr="00903DBA">
        <w:rPr>
          <w:highlight w:val="white"/>
        </w:rPr>
        <w:t xml:space="preserve">      m_sort = Sort.Function;</w:t>
      </w:r>
    </w:p>
    <w:p w14:paraId="34AF4655" w14:textId="77777777" w:rsidR="006E1FB9" w:rsidRPr="00903DBA" w:rsidRDefault="006E1FB9" w:rsidP="006E1FB9">
      <w:pPr>
        <w:pStyle w:val="Code"/>
        <w:rPr>
          <w:highlight w:val="white"/>
        </w:rPr>
      </w:pPr>
      <w:r w:rsidRPr="00903DBA">
        <w:rPr>
          <w:highlight w:val="white"/>
        </w:rPr>
        <w:t xml:space="preserve">      m_functionStyle = FunctionStyle.Old;</w:t>
      </w:r>
    </w:p>
    <w:p w14:paraId="4329F62F" w14:textId="77777777" w:rsidR="006E1FB9" w:rsidRPr="00903DBA" w:rsidRDefault="006E1FB9" w:rsidP="006E1FB9">
      <w:pPr>
        <w:pStyle w:val="Code"/>
        <w:rPr>
          <w:highlight w:val="white"/>
        </w:rPr>
      </w:pPr>
      <w:r w:rsidRPr="00903DBA">
        <w:rPr>
          <w:highlight w:val="white"/>
        </w:rPr>
        <w:t xml:space="preserve">      m_returnType = returnType;</w:t>
      </w:r>
    </w:p>
    <w:p w14:paraId="3BD6319B" w14:textId="77777777" w:rsidR="006E1FB9" w:rsidRPr="00903DBA" w:rsidRDefault="006E1FB9" w:rsidP="006E1FB9">
      <w:pPr>
        <w:pStyle w:val="Code"/>
        <w:rPr>
          <w:highlight w:val="white"/>
        </w:rPr>
      </w:pPr>
      <w:r w:rsidRPr="00903DBA">
        <w:rPr>
          <w:highlight w:val="white"/>
        </w:rPr>
        <w:t xml:space="preserve">      m_nameList = nameList;</w:t>
      </w:r>
    </w:p>
    <w:p w14:paraId="2339DA8E" w14:textId="77777777" w:rsidR="006E1FB9" w:rsidRPr="00903DBA" w:rsidRDefault="006E1FB9" w:rsidP="006E1FB9">
      <w:pPr>
        <w:pStyle w:val="Code"/>
        <w:rPr>
          <w:highlight w:val="white"/>
        </w:rPr>
      </w:pPr>
      <w:r w:rsidRPr="00903DBA">
        <w:rPr>
          <w:highlight w:val="white"/>
        </w:rPr>
        <w:t xml:space="preserve">      m_parameterList = null;</w:t>
      </w:r>
    </w:p>
    <w:p w14:paraId="7D824BDB" w14:textId="142D0E7C" w:rsidR="006E1FB9" w:rsidRPr="00903DBA" w:rsidRDefault="006E1FB9" w:rsidP="006E1FB9">
      <w:pPr>
        <w:pStyle w:val="Code"/>
        <w:rPr>
          <w:highlight w:val="white"/>
        </w:rPr>
      </w:pPr>
      <w:r w:rsidRPr="00903DBA">
        <w:rPr>
          <w:highlight w:val="white"/>
        </w:rPr>
        <w:t xml:space="preserve">      m_</w:t>
      </w:r>
      <w:r w:rsidR="00D47EB7">
        <w:rPr>
          <w:highlight w:val="white"/>
        </w:rPr>
        <w:t>variadic</w:t>
      </w:r>
      <w:r w:rsidRPr="00903DBA">
        <w:rPr>
          <w:highlight w:val="white"/>
        </w:rPr>
        <w:t xml:space="preserve"> = false;</w:t>
      </w:r>
    </w:p>
    <w:p w14:paraId="0AA4FB56" w14:textId="5CEE4628" w:rsidR="006E1FB9" w:rsidRPr="00903DBA" w:rsidRDefault="00CC0142" w:rsidP="00CC0142">
      <w:pPr>
        <w:rPr>
          <w:highlight w:val="white"/>
        </w:rPr>
      </w:pPr>
      <w:r w:rsidRPr="00903DBA">
        <w:rPr>
          <w:highlight w:val="white"/>
        </w:rPr>
        <w:lastRenderedPageBreak/>
        <w:t>We add the names of the list to a set, and check that they hold the same size. If the</w:t>
      </w:r>
      <w:r w:rsidR="007011B1" w:rsidRPr="00903DBA">
        <w:rPr>
          <w:highlight w:val="white"/>
        </w:rPr>
        <w:t>y</w:t>
      </w:r>
      <w:r w:rsidRPr="00903DBA">
        <w:rPr>
          <w:highlight w:val="white"/>
        </w:rPr>
        <w:t xml:space="preserve"> do not, there is at least two names with the sam</w:t>
      </w:r>
      <w:r w:rsidR="007011B1" w:rsidRPr="00903DBA">
        <w:rPr>
          <w:highlight w:val="white"/>
        </w:rPr>
        <w:t>e</w:t>
      </w:r>
      <w:r w:rsidRPr="00903DBA">
        <w:rPr>
          <w:highlight w:val="white"/>
        </w:rPr>
        <w:t xml:space="preserve"> name, which is not allowed. </w:t>
      </w:r>
      <w:r w:rsidR="000B5BAC" w:rsidRPr="00903DBA">
        <w:rPr>
          <w:highlight w:val="white"/>
        </w:rPr>
        <w:t xml:space="preserve">If the same name is added to set twice, only the first is stored in the set, and the set </w:t>
      </w:r>
      <w:r w:rsidR="001D7AFE" w:rsidRPr="00903DBA">
        <w:rPr>
          <w:highlight w:val="white"/>
        </w:rPr>
        <w:t xml:space="preserve">will be smaller </w:t>
      </w:r>
      <w:r w:rsidR="000B5BAC" w:rsidRPr="00903DBA">
        <w:rPr>
          <w:highlight w:val="white"/>
        </w:rPr>
        <w:t>than the list.</w:t>
      </w:r>
    </w:p>
    <w:p w14:paraId="764ABF92" w14:textId="77777777" w:rsidR="006E1FB9" w:rsidRPr="00903DBA" w:rsidRDefault="006E1FB9" w:rsidP="006E1FB9">
      <w:pPr>
        <w:pStyle w:val="Code"/>
        <w:rPr>
          <w:highlight w:val="white"/>
        </w:rPr>
      </w:pPr>
      <w:r w:rsidRPr="00903DBA">
        <w:rPr>
          <w:highlight w:val="white"/>
        </w:rPr>
        <w:t xml:space="preserve">      Assert.Error(nameList.Count == new HashSet&lt;string&gt;(nameList).Count,</w:t>
      </w:r>
    </w:p>
    <w:p w14:paraId="2CA4401F" w14:textId="77777777" w:rsidR="006E1FB9" w:rsidRPr="00903DBA" w:rsidRDefault="006E1FB9" w:rsidP="006E1FB9">
      <w:pPr>
        <w:pStyle w:val="Code"/>
        <w:rPr>
          <w:highlight w:val="white"/>
        </w:rPr>
      </w:pPr>
      <w:r w:rsidRPr="00903DBA">
        <w:rPr>
          <w:highlight w:val="white"/>
        </w:rPr>
        <w:t xml:space="preserve">                   null, Message.Duplicate_name_in_parameter_list);</w:t>
      </w:r>
    </w:p>
    <w:p w14:paraId="343CB74F" w14:textId="77777777" w:rsidR="006E1FB9" w:rsidRPr="00903DBA" w:rsidRDefault="006E1FB9" w:rsidP="006E1FB9">
      <w:pPr>
        <w:pStyle w:val="Code"/>
        <w:rPr>
          <w:highlight w:val="white"/>
        </w:rPr>
      </w:pPr>
      <w:r w:rsidRPr="00903DBA">
        <w:rPr>
          <w:highlight w:val="white"/>
        </w:rPr>
        <w:t xml:space="preserve">    }</w:t>
      </w:r>
    </w:p>
    <w:p w14:paraId="18512792" w14:textId="273488BB" w:rsidR="006E1FB9" w:rsidRPr="00903DBA" w:rsidRDefault="000B5BAC" w:rsidP="000B5BAC">
      <w:pPr>
        <w:rPr>
          <w:highlight w:val="white"/>
        </w:rPr>
      </w:pPr>
      <w:r w:rsidRPr="00903DBA">
        <w:rPr>
          <w:highlight w:val="white"/>
        </w:rPr>
        <w:t xml:space="preserve">The following construct takes a new-style function, with return type, parameter list, and </w:t>
      </w:r>
      <w:r w:rsidR="00D47EB7">
        <w:rPr>
          <w:highlight w:val="white"/>
        </w:rPr>
        <w:t>variadic</w:t>
      </w:r>
      <w:r w:rsidRPr="00903DBA">
        <w:rPr>
          <w:highlight w:val="white"/>
        </w:rPr>
        <w:t xml:space="preserve"> status.</w:t>
      </w:r>
    </w:p>
    <w:p w14:paraId="749F578E" w14:textId="5DB59917" w:rsidR="00747851" w:rsidRPr="00903DBA" w:rsidRDefault="006E1FB9" w:rsidP="006E1FB9">
      <w:pPr>
        <w:pStyle w:val="Code"/>
        <w:rPr>
          <w:highlight w:val="white"/>
        </w:rPr>
      </w:pPr>
      <w:r w:rsidRPr="00903DBA">
        <w:rPr>
          <w:highlight w:val="white"/>
        </w:rPr>
        <w:t xml:space="preserve">    public Type(Type returnType, List&lt;</w:t>
      </w:r>
      <w:r w:rsidR="00225A69" w:rsidRPr="00903DBA">
        <w:rPr>
          <w:highlight w:val="white"/>
        </w:rPr>
        <w:t xml:space="preserve"> </w:t>
      </w:r>
      <w:r w:rsidRPr="00903DBA">
        <w:rPr>
          <w:highlight w:val="white"/>
        </w:rPr>
        <w:t>Symbol&gt; parameterList,</w:t>
      </w:r>
    </w:p>
    <w:p w14:paraId="7C67C5A8" w14:textId="12A789E6" w:rsidR="006E1FB9" w:rsidRPr="00903DBA" w:rsidRDefault="00747851" w:rsidP="006E1FB9">
      <w:pPr>
        <w:pStyle w:val="Code"/>
        <w:rPr>
          <w:highlight w:val="white"/>
        </w:rPr>
      </w:pPr>
      <w:r w:rsidRPr="00903DBA">
        <w:rPr>
          <w:highlight w:val="white"/>
        </w:rPr>
        <w:t xml:space="preserve">             </w:t>
      </w:r>
      <w:r w:rsidR="006E1FB9" w:rsidRPr="00903DBA">
        <w:rPr>
          <w:highlight w:val="white"/>
        </w:rPr>
        <w:t xml:space="preserve"> </w:t>
      </w:r>
      <w:r w:rsidRPr="00903DBA">
        <w:rPr>
          <w:highlight w:val="white"/>
        </w:rPr>
        <w:t xml:space="preserve">  </w:t>
      </w:r>
      <w:r w:rsidR="006E1FB9" w:rsidRPr="00903DBA">
        <w:rPr>
          <w:highlight w:val="white"/>
        </w:rPr>
        <w:t xml:space="preserve">bool </w:t>
      </w:r>
      <w:r w:rsidR="00D47EB7">
        <w:rPr>
          <w:highlight w:val="white"/>
        </w:rPr>
        <w:t>variadic</w:t>
      </w:r>
      <w:r w:rsidR="006E1FB9" w:rsidRPr="00903DBA">
        <w:rPr>
          <w:highlight w:val="white"/>
        </w:rPr>
        <w:t>) {</w:t>
      </w:r>
    </w:p>
    <w:p w14:paraId="3416B205" w14:textId="77777777" w:rsidR="006E1FB9" w:rsidRPr="00903DBA" w:rsidRDefault="006E1FB9" w:rsidP="006E1FB9">
      <w:pPr>
        <w:pStyle w:val="Code"/>
        <w:rPr>
          <w:highlight w:val="white"/>
        </w:rPr>
      </w:pPr>
      <w:r w:rsidRPr="00903DBA">
        <w:rPr>
          <w:highlight w:val="white"/>
        </w:rPr>
        <w:t xml:space="preserve">      m_sort = Sort.Function;</w:t>
      </w:r>
    </w:p>
    <w:p w14:paraId="65B84A8C" w14:textId="77777777" w:rsidR="006E1FB9" w:rsidRPr="00903DBA" w:rsidRDefault="006E1FB9" w:rsidP="006E1FB9">
      <w:pPr>
        <w:pStyle w:val="Code"/>
        <w:rPr>
          <w:highlight w:val="white"/>
        </w:rPr>
      </w:pPr>
      <w:r w:rsidRPr="00903DBA">
        <w:rPr>
          <w:highlight w:val="white"/>
        </w:rPr>
        <w:t xml:space="preserve">      m_functionStyle = FunctionStyle.New;</w:t>
      </w:r>
    </w:p>
    <w:p w14:paraId="6A10C9CE" w14:textId="77777777" w:rsidR="006E1FB9" w:rsidRPr="00903DBA" w:rsidRDefault="006E1FB9" w:rsidP="006E1FB9">
      <w:pPr>
        <w:pStyle w:val="Code"/>
        <w:rPr>
          <w:highlight w:val="white"/>
        </w:rPr>
      </w:pPr>
      <w:r w:rsidRPr="00903DBA">
        <w:rPr>
          <w:highlight w:val="white"/>
        </w:rPr>
        <w:t xml:space="preserve">      m_returnType = returnType;</w:t>
      </w:r>
    </w:p>
    <w:p w14:paraId="211AC1B9" w14:textId="77777777" w:rsidR="006E1FB9" w:rsidRPr="00903DBA" w:rsidRDefault="006E1FB9" w:rsidP="006E1FB9">
      <w:pPr>
        <w:pStyle w:val="Code"/>
        <w:rPr>
          <w:highlight w:val="white"/>
        </w:rPr>
      </w:pPr>
      <w:r w:rsidRPr="00903DBA">
        <w:rPr>
          <w:highlight w:val="white"/>
        </w:rPr>
        <w:t xml:space="preserve">      m_nameList = null;</w:t>
      </w:r>
    </w:p>
    <w:p w14:paraId="1A86A08A" w14:textId="77777777" w:rsidR="006E1FB9" w:rsidRPr="00903DBA" w:rsidRDefault="006E1FB9" w:rsidP="006E1FB9">
      <w:pPr>
        <w:pStyle w:val="Code"/>
        <w:rPr>
          <w:highlight w:val="white"/>
        </w:rPr>
      </w:pPr>
      <w:r w:rsidRPr="00903DBA">
        <w:rPr>
          <w:highlight w:val="white"/>
        </w:rPr>
        <w:t xml:space="preserve">      m_parameterList = parameterList;</w:t>
      </w:r>
    </w:p>
    <w:p w14:paraId="39C988CD" w14:textId="3BBF323F" w:rsidR="006E1FB9" w:rsidRPr="00903DBA" w:rsidRDefault="006E1FB9" w:rsidP="006E1FB9">
      <w:pPr>
        <w:pStyle w:val="Code"/>
        <w:rPr>
          <w:highlight w:val="white"/>
        </w:rPr>
      </w:pPr>
      <w:r w:rsidRPr="00903DBA">
        <w:rPr>
          <w:highlight w:val="white"/>
        </w:rPr>
        <w:t xml:space="preserve">      m_</w:t>
      </w:r>
      <w:r w:rsidR="00D47EB7">
        <w:rPr>
          <w:highlight w:val="white"/>
        </w:rPr>
        <w:t>variadic</w:t>
      </w:r>
      <w:r w:rsidRPr="00903DBA">
        <w:rPr>
          <w:highlight w:val="white"/>
        </w:rPr>
        <w:t xml:space="preserve"> = </w:t>
      </w:r>
      <w:r w:rsidR="00D47EB7">
        <w:rPr>
          <w:highlight w:val="white"/>
        </w:rPr>
        <w:t>variadic</w:t>
      </w:r>
      <w:r w:rsidRPr="00903DBA">
        <w:rPr>
          <w:highlight w:val="white"/>
        </w:rPr>
        <w:t>;</w:t>
      </w:r>
    </w:p>
    <w:p w14:paraId="039202EF" w14:textId="77777777" w:rsidR="006E1FB9" w:rsidRPr="00903DBA" w:rsidRDefault="006E1FB9" w:rsidP="006E1FB9">
      <w:pPr>
        <w:pStyle w:val="Code"/>
        <w:rPr>
          <w:highlight w:val="white"/>
        </w:rPr>
      </w:pPr>
      <w:r w:rsidRPr="00903DBA">
        <w:rPr>
          <w:highlight w:val="white"/>
        </w:rPr>
        <w:t xml:space="preserve">      m_typeList = null;</w:t>
      </w:r>
    </w:p>
    <w:p w14:paraId="138731DD" w14:textId="67C3BDF6" w:rsidR="006E1FB9" w:rsidRPr="00903DBA" w:rsidRDefault="008D7B66" w:rsidP="008D7B66">
      <w:pPr>
        <w:rPr>
          <w:highlight w:val="white"/>
        </w:rPr>
      </w:pPr>
      <w:r w:rsidRPr="00903DBA">
        <w:rPr>
          <w:highlight w:val="white"/>
        </w:rPr>
        <w:t xml:space="preserve">If the parameter list is not null, </w:t>
      </w:r>
      <w:r w:rsidR="005D50C9" w:rsidRPr="00903DBA">
        <w:rPr>
          <w:highlight w:val="white"/>
        </w:rPr>
        <w:t>we iterate through it and add the types to the type list. If the parameter list is null, the type list also becomes null. In that case the function lacks a parameter list and</w:t>
      </w:r>
      <w:r w:rsidR="008E1FA3" w:rsidRPr="00903DBA">
        <w:rPr>
          <w:highlight w:val="white"/>
        </w:rPr>
        <w:t xml:space="preserve">, when called, </w:t>
      </w:r>
      <w:r w:rsidR="00C52057" w:rsidRPr="00903DBA">
        <w:rPr>
          <w:highlight w:val="white"/>
        </w:rPr>
        <w:t>accepts all arguments.</w:t>
      </w:r>
    </w:p>
    <w:p w14:paraId="4490B71D" w14:textId="77777777" w:rsidR="006E1FB9" w:rsidRPr="00903DBA" w:rsidRDefault="006E1FB9" w:rsidP="006E1FB9">
      <w:pPr>
        <w:pStyle w:val="Code"/>
        <w:rPr>
          <w:highlight w:val="white"/>
        </w:rPr>
      </w:pPr>
      <w:r w:rsidRPr="00903DBA">
        <w:rPr>
          <w:highlight w:val="white"/>
        </w:rPr>
        <w:t xml:space="preserve">      if (parameterList != null) {</w:t>
      </w:r>
    </w:p>
    <w:p w14:paraId="7ECDA67A" w14:textId="77777777" w:rsidR="006E1FB9" w:rsidRPr="00903DBA" w:rsidRDefault="006E1FB9" w:rsidP="006E1FB9">
      <w:pPr>
        <w:pStyle w:val="Code"/>
        <w:rPr>
          <w:highlight w:val="white"/>
        </w:rPr>
      </w:pPr>
      <w:r w:rsidRPr="00903DBA">
        <w:rPr>
          <w:highlight w:val="white"/>
        </w:rPr>
        <w:t xml:space="preserve">        m_typeList = new List&lt;Type&gt;();</w:t>
      </w:r>
    </w:p>
    <w:p w14:paraId="32789972" w14:textId="77777777" w:rsidR="006E1FB9" w:rsidRPr="00903DBA" w:rsidRDefault="006E1FB9" w:rsidP="006E1FB9">
      <w:pPr>
        <w:pStyle w:val="Code"/>
        <w:rPr>
          <w:highlight w:val="white"/>
        </w:rPr>
      </w:pPr>
    </w:p>
    <w:p w14:paraId="57A37F75" w14:textId="6D05D25B" w:rsidR="006E1FB9" w:rsidRPr="00903DBA" w:rsidRDefault="006E1FB9" w:rsidP="006E1FB9">
      <w:pPr>
        <w:pStyle w:val="Code"/>
        <w:rPr>
          <w:highlight w:val="white"/>
        </w:rPr>
      </w:pPr>
      <w:r w:rsidRPr="00903DBA">
        <w:rPr>
          <w:highlight w:val="white"/>
        </w:rPr>
        <w:t xml:space="preserve">        foreach (Symbol </w:t>
      </w:r>
      <w:r w:rsidR="00225A69" w:rsidRPr="00903DBA">
        <w:rPr>
          <w:highlight w:val="white"/>
        </w:rPr>
        <w:t>symbol</w:t>
      </w:r>
      <w:r w:rsidRPr="00903DBA">
        <w:rPr>
          <w:highlight w:val="white"/>
        </w:rPr>
        <w:t xml:space="preserve"> in parameterList) {</w:t>
      </w:r>
    </w:p>
    <w:p w14:paraId="365D8B90" w14:textId="466B6D4A" w:rsidR="006E1FB9" w:rsidRPr="00903DBA" w:rsidRDefault="006E1FB9" w:rsidP="006E1FB9">
      <w:pPr>
        <w:pStyle w:val="Code"/>
        <w:rPr>
          <w:highlight w:val="white"/>
        </w:rPr>
      </w:pPr>
      <w:r w:rsidRPr="00903DBA">
        <w:rPr>
          <w:highlight w:val="white"/>
        </w:rPr>
        <w:t xml:space="preserve">          m_typeList.Add(</w:t>
      </w:r>
      <w:r w:rsidR="00225A69" w:rsidRPr="00903DBA">
        <w:rPr>
          <w:highlight w:val="white"/>
        </w:rPr>
        <w:t>symbol</w:t>
      </w:r>
      <w:r w:rsidRPr="00903DBA">
        <w:rPr>
          <w:highlight w:val="white"/>
        </w:rPr>
        <w:t>.Type);</w:t>
      </w:r>
    </w:p>
    <w:p w14:paraId="3DBFE7E8" w14:textId="77777777" w:rsidR="006E1FB9" w:rsidRPr="00903DBA" w:rsidRDefault="006E1FB9" w:rsidP="006E1FB9">
      <w:pPr>
        <w:pStyle w:val="Code"/>
        <w:rPr>
          <w:highlight w:val="white"/>
        </w:rPr>
      </w:pPr>
      <w:r w:rsidRPr="00903DBA">
        <w:rPr>
          <w:highlight w:val="white"/>
        </w:rPr>
        <w:t xml:space="preserve">        }</w:t>
      </w:r>
    </w:p>
    <w:p w14:paraId="06308BE5" w14:textId="77777777" w:rsidR="006E1FB9" w:rsidRPr="00903DBA" w:rsidRDefault="006E1FB9" w:rsidP="006E1FB9">
      <w:pPr>
        <w:pStyle w:val="Code"/>
        <w:rPr>
          <w:highlight w:val="white"/>
        </w:rPr>
      </w:pPr>
      <w:r w:rsidRPr="00903DBA">
        <w:rPr>
          <w:highlight w:val="white"/>
        </w:rPr>
        <w:t xml:space="preserve">      }</w:t>
      </w:r>
    </w:p>
    <w:p w14:paraId="0F739727" w14:textId="1C810EB9" w:rsidR="006E1FB9" w:rsidRDefault="006E1FB9" w:rsidP="006E1FB9">
      <w:pPr>
        <w:pStyle w:val="Code"/>
        <w:rPr>
          <w:highlight w:val="white"/>
        </w:rPr>
      </w:pPr>
      <w:r w:rsidRPr="00903DBA">
        <w:rPr>
          <w:highlight w:val="white"/>
        </w:rPr>
        <w:t xml:space="preserve">    }</w:t>
      </w:r>
    </w:p>
    <w:p w14:paraId="1E1E848F" w14:textId="77777777" w:rsidR="00F97B47" w:rsidRPr="00903DBA" w:rsidRDefault="00F97B47" w:rsidP="006E1FB9">
      <w:pPr>
        <w:pStyle w:val="Code"/>
        <w:rPr>
          <w:highlight w:val="white"/>
        </w:rPr>
      </w:pPr>
    </w:p>
    <w:p w14:paraId="34B58C14" w14:textId="77777777" w:rsidR="00F97B47" w:rsidRPr="00903DBA" w:rsidRDefault="00F97B47" w:rsidP="00F97B47">
      <w:pPr>
        <w:pStyle w:val="Code"/>
        <w:rPr>
          <w:highlight w:val="white"/>
        </w:rPr>
      </w:pPr>
      <w:r w:rsidRPr="00903DBA">
        <w:rPr>
          <w:highlight w:val="white"/>
        </w:rPr>
        <w:t xml:space="preserve">    public bool IsFunction() {</w:t>
      </w:r>
    </w:p>
    <w:p w14:paraId="33CBB242" w14:textId="77777777" w:rsidR="00F97B47" w:rsidRPr="00903DBA" w:rsidRDefault="00F97B47" w:rsidP="00F97B47">
      <w:pPr>
        <w:pStyle w:val="Code"/>
        <w:rPr>
          <w:highlight w:val="white"/>
        </w:rPr>
      </w:pPr>
      <w:r w:rsidRPr="00903DBA">
        <w:rPr>
          <w:highlight w:val="white"/>
        </w:rPr>
        <w:t xml:space="preserve">      return (m_sort == Sort.Function);</w:t>
      </w:r>
    </w:p>
    <w:p w14:paraId="2D2BF63B" w14:textId="53A0D463" w:rsidR="00F97B47" w:rsidRDefault="00F97B47" w:rsidP="00F97B47">
      <w:pPr>
        <w:pStyle w:val="Code"/>
        <w:rPr>
          <w:highlight w:val="white"/>
        </w:rPr>
      </w:pPr>
      <w:r w:rsidRPr="00903DBA">
        <w:rPr>
          <w:highlight w:val="white"/>
        </w:rPr>
        <w:t xml:space="preserve">    }</w:t>
      </w:r>
    </w:p>
    <w:p w14:paraId="5C00ABA3" w14:textId="20C5659B" w:rsidR="00DA7590" w:rsidRDefault="00DA7590" w:rsidP="00F97B47">
      <w:pPr>
        <w:pStyle w:val="Code"/>
        <w:rPr>
          <w:highlight w:val="white"/>
        </w:rPr>
      </w:pPr>
    </w:p>
    <w:p w14:paraId="21F58886" w14:textId="77777777" w:rsidR="00DA7590" w:rsidRPr="00903DBA" w:rsidRDefault="00DA7590" w:rsidP="00DA7590">
      <w:pPr>
        <w:pStyle w:val="Code"/>
        <w:rPr>
          <w:highlight w:val="white"/>
        </w:rPr>
      </w:pPr>
      <w:r w:rsidRPr="00903DBA">
        <w:rPr>
          <w:highlight w:val="white"/>
        </w:rPr>
        <w:t xml:space="preserve">    public bool IsFunctionPointer() {</w:t>
      </w:r>
    </w:p>
    <w:p w14:paraId="638348A8" w14:textId="77777777" w:rsidR="00DA7590" w:rsidRPr="00903DBA" w:rsidRDefault="00DA7590" w:rsidP="00DA7590">
      <w:pPr>
        <w:pStyle w:val="Code"/>
        <w:rPr>
          <w:highlight w:val="white"/>
        </w:rPr>
      </w:pPr>
      <w:r w:rsidRPr="00903DBA">
        <w:rPr>
          <w:highlight w:val="white"/>
        </w:rPr>
        <w:t xml:space="preserve">      return (m_sort == Sort.Pointer) &amp;&amp; m_pointerType.IsFunction();</w:t>
      </w:r>
    </w:p>
    <w:p w14:paraId="4FD7B988" w14:textId="1791535B" w:rsidR="00DA7590" w:rsidRDefault="00DA7590" w:rsidP="00F97B47">
      <w:pPr>
        <w:pStyle w:val="Code"/>
        <w:rPr>
          <w:highlight w:val="white"/>
        </w:rPr>
      </w:pPr>
      <w:r w:rsidRPr="00903DBA">
        <w:rPr>
          <w:highlight w:val="white"/>
        </w:rPr>
        <w:t xml:space="preserve">    }</w:t>
      </w:r>
    </w:p>
    <w:p w14:paraId="52E54945" w14:textId="77777777" w:rsidR="00D64B9E" w:rsidRDefault="00D64B9E" w:rsidP="00D64B9E">
      <w:pPr>
        <w:pStyle w:val="Code"/>
        <w:rPr>
          <w:highlight w:val="white"/>
        </w:rPr>
      </w:pPr>
    </w:p>
    <w:p w14:paraId="183BDB63" w14:textId="4EACB695" w:rsidR="00D64B9E" w:rsidRPr="00903DBA" w:rsidRDefault="00D64B9E" w:rsidP="00D64B9E">
      <w:pPr>
        <w:pStyle w:val="Code"/>
        <w:rPr>
          <w:highlight w:val="white"/>
        </w:rPr>
      </w:pPr>
      <w:r w:rsidRPr="00903DBA">
        <w:rPr>
          <w:highlight w:val="white"/>
        </w:rPr>
        <w:t xml:space="preserve">    public bool IsArrayFunctionOrString() {</w:t>
      </w:r>
    </w:p>
    <w:p w14:paraId="4B5C2D6C" w14:textId="77777777" w:rsidR="00D64B9E" w:rsidRPr="00903DBA" w:rsidRDefault="00D64B9E" w:rsidP="00D64B9E">
      <w:pPr>
        <w:pStyle w:val="Code"/>
        <w:rPr>
          <w:highlight w:val="white"/>
        </w:rPr>
      </w:pPr>
      <w:r w:rsidRPr="00903DBA">
        <w:rPr>
          <w:highlight w:val="white"/>
        </w:rPr>
        <w:t xml:space="preserve">      return </w:t>
      </w:r>
      <w:r>
        <w:rPr>
          <w:highlight w:val="white"/>
        </w:rPr>
        <w:t>IsArray() || IsFunction()</w:t>
      </w:r>
      <w:r w:rsidRPr="00903DBA">
        <w:rPr>
          <w:highlight w:val="white"/>
        </w:rPr>
        <w:t xml:space="preserve"> || IsString();</w:t>
      </w:r>
    </w:p>
    <w:p w14:paraId="2A475483" w14:textId="0B2A2CFF" w:rsidR="00D64B9E" w:rsidRDefault="00D64B9E" w:rsidP="00D64B9E">
      <w:pPr>
        <w:pStyle w:val="Code"/>
        <w:rPr>
          <w:highlight w:val="white"/>
        </w:rPr>
      </w:pPr>
      <w:r w:rsidRPr="00903DBA">
        <w:rPr>
          <w:highlight w:val="white"/>
        </w:rPr>
        <w:t xml:space="preserve">    }</w:t>
      </w:r>
    </w:p>
    <w:p w14:paraId="49FAA5C6" w14:textId="77777777" w:rsidR="0016059B" w:rsidRDefault="0016059B" w:rsidP="0016059B">
      <w:pPr>
        <w:pStyle w:val="Code"/>
        <w:rPr>
          <w:highlight w:val="white"/>
        </w:rPr>
      </w:pPr>
    </w:p>
    <w:p w14:paraId="2A1B796B" w14:textId="77777777" w:rsidR="00B61D96" w:rsidRPr="00903DBA" w:rsidRDefault="00B61D96" w:rsidP="00B61D96">
      <w:pPr>
        <w:pStyle w:val="Code"/>
        <w:rPr>
          <w:highlight w:val="white"/>
        </w:rPr>
      </w:pPr>
      <w:r w:rsidRPr="00903DBA">
        <w:rPr>
          <w:highlight w:val="white"/>
        </w:rPr>
        <w:t xml:space="preserve">    public bool IsIntegralPointerOrFunction() {</w:t>
      </w:r>
    </w:p>
    <w:p w14:paraId="7B0DB7DD" w14:textId="77777777" w:rsidR="00B61D96" w:rsidRPr="00903DBA" w:rsidRDefault="00B61D96" w:rsidP="00B61D96">
      <w:pPr>
        <w:pStyle w:val="Code"/>
        <w:rPr>
          <w:highlight w:val="white"/>
        </w:rPr>
      </w:pPr>
      <w:r w:rsidRPr="00903DBA">
        <w:rPr>
          <w:highlight w:val="white"/>
        </w:rPr>
        <w:t xml:space="preserve">      return IsIntegralOrPointer() || IsFunction();</w:t>
      </w:r>
    </w:p>
    <w:p w14:paraId="585389C0" w14:textId="77777777" w:rsidR="00B61D96" w:rsidRPr="00903DBA" w:rsidRDefault="00B61D96" w:rsidP="00B61D96">
      <w:pPr>
        <w:pStyle w:val="Code"/>
        <w:rPr>
          <w:highlight w:val="white"/>
        </w:rPr>
      </w:pPr>
      <w:r w:rsidRPr="00903DBA">
        <w:rPr>
          <w:highlight w:val="white"/>
        </w:rPr>
        <w:t xml:space="preserve">    }</w:t>
      </w:r>
    </w:p>
    <w:p w14:paraId="17D87D51" w14:textId="77777777" w:rsidR="00B61D96" w:rsidRDefault="00B61D96" w:rsidP="00B61D96">
      <w:pPr>
        <w:pStyle w:val="Code"/>
        <w:rPr>
          <w:highlight w:val="white"/>
        </w:rPr>
      </w:pPr>
    </w:p>
    <w:p w14:paraId="4765E6E1" w14:textId="08874F52" w:rsidR="0016059B" w:rsidRPr="00903DBA" w:rsidRDefault="0016059B" w:rsidP="0016059B">
      <w:pPr>
        <w:pStyle w:val="Code"/>
        <w:rPr>
          <w:highlight w:val="white"/>
        </w:rPr>
      </w:pPr>
      <w:r w:rsidRPr="00903DBA">
        <w:rPr>
          <w:highlight w:val="white"/>
        </w:rPr>
        <w:t xml:space="preserve">    public bool IsPointerArrayStringOrFunction() {</w:t>
      </w:r>
    </w:p>
    <w:p w14:paraId="41530DD3" w14:textId="77777777" w:rsidR="0016059B" w:rsidRDefault="0016059B" w:rsidP="0016059B">
      <w:pPr>
        <w:pStyle w:val="Code"/>
        <w:rPr>
          <w:highlight w:val="white"/>
        </w:rPr>
      </w:pPr>
      <w:r w:rsidRPr="00903DBA">
        <w:rPr>
          <w:highlight w:val="white"/>
        </w:rPr>
        <w:t xml:space="preserve">      return IsPointer() || IsArrayFunctionOrString</w:t>
      </w:r>
      <w:r>
        <w:rPr>
          <w:highlight w:val="white"/>
        </w:rPr>
        <w:t xml:space="preserve"> ();</w:t>
      </w:r>
    </w:p>
    <w:p w14:paraId="460D5D56" w14:textId="03C48CCD" w:rsidR="0016059B" w:rsidRDefault="0016059B" w:rsidP="0016059B">
      <w:pPr>
        <w:pStyle w:val="Code"/>
        <w:rPr>
          <w:highlight w:val="white"/>
        </w:rPr>
      </w:pPr>
      <w:r w:rsidRPr="00903DBA">
        <w:rPr>
          <w:highlight w:val="white"/>
        </w:rPr>
        <w:t xml:space="preserve">    }</w:t>
      </w:r>
    </w:p>
    <w:p w14:paraId="265A4481" w14:textId="1F4E41F5" w:rsidR="00A965AF" w:rsidRDefault="00A965AF" w:rsidP="0016059B">
      <w:pPr>
        <w:pStyle w:val="Code"/>
        <w:rPr>
          <w:highlight w:val="white"/>
        </w:rPr>
      </w:pPr>
    </w:p>
    <w:p w14:paraId="72DFF6F9" w14:textId="77777777" w:rsidR="00594BB3" w:rsidRPr="00903DBA" w:rsidRDefault="00594BB3" w:rsidP="00594BB3">
      <w:pPr>
        <w:pStyle w:val="Code"/>
        <w:rPr>
          <w:highlight w:val="white"/>
        </w:rPr>
      </w:pPr>
      <w:r w:rsidRPr="00903DBA">
        <w:rPr>
          <w:highlight w:val="white"/>
        </w:rPr>
        <w:t xml:space="preserve">    public bool IsIntegralPointerOrFunction() {</w:t>
      </w:r>
    </w:p>
    <w:p w14:paraId="15129483" w14:textId="77777777" w:rsidR="00594BB3" w:rsidRPr="00903DBA" w:rsidRDefault="00594BB3" w:rsidP="00594BB3">
      <w:pPr>
        <w:pStyle w:val="Code"/>
        <w:rPr>
          <w:highlight w:val="white"/>
        </w:rPr>
      </w:pPr>
      <w:r w:rsidRPr="00903DBA">
        <w:rPr>
          <w:highlight w:val="white"/>
        </w:rPr>
        <w:t xml:space="preserve">      return IsIntegralOrPointer() || IsFunction();</w:t>
      </w:r>
    </w:p>
    <w:p w14:paraId="04D8285B" w14:textId="77777777" w:rsidR="00594BB3" w:rsidRPr="00903DBA" w:rsidRDefault="00594BB3" w:rsidP="00594BB3">
      <w:pPr>
        <w:pStyle w:val="Code"/>
        <w:rPr>
          <w:highlight w:val="white"/>
        </w:rPr>
      </w:pPr>
      <w:r w:rsidRPr="00903DBA">
        <w:rPr>
          <w:highlight w:val="white"/>
        </w:rPr>
        <w:t xml:space="preserve">    }</w:t>
      </w:r>
    </w:p>
    <w:p w14:paraId="7390D876" w14:textId="77777777" w:rsidR="00594BB3" w:rsidRPr="00903DBA" w:rsidRDefault="00594BB3" w:rsidP="00594BB3">
      <w:pPr>
        <w:pStyle w:val="Code"/>
        <w:rPr>
          <w:highlight w:val="white"/>
        </w:rPr>
      </w:pPr>
    </w:p>
    <w:p w14:paraId="16CD29EB" w14:textId="77777777" w:rsidR="00594BB3" w:rsidRPr="00903DBA" w:rsidRDefault="00594BB3" w:rsidP="00594BB3">
      <w:pPr>
        <w:pStyle w:val="Code"/>
        <w:rPr>
          <w:highlight w:val="white"/>
        </w:rPr>
      </w:pPr>
      <w:r w:rsidRPr="00903DBA">
        <w:rPr>
          <w:highlight w:val="white"/>
        </w:rPr>
        <w:t xml:space="preserve">    public bool IsIntegralPointerArrayOrFunction() {</w:t>
      </w:r>
    </w:p>
    <w:p w14:paraId="57CDEA5F" w14:textId="77777777" w:rsidR="00594BB3" w:rsidRPr="00903DBA" w:rsidRDefault="00594BB3" w:rsidP="00594BB3">
      <w:pPr>
        <w:pStyle w:val="Code"/>
        <w:rPr>
          <w:highlight w:val="white"/>
        </w:rPr>
      </w:pPr>
      <w:r w:rsidRPr="00903DBA">
        <w:rPr>
          <w:highlight w:val="white"/>
        </w:rPr>
        <w:lastRenderedPageBreak/>
        <w:t xml:space="preserve">      return IsIntegralPointerOrArray() || IsFunction();</w:t>
      </w:r>
    </w:p>
    <w:p w14:paraId="11A51BBA" w14:textId="77777777" w:rsidR="00594BB3" w:rsidRPr="00903DBA" w:rsidRDefault="00594BB3" w:rsidP="00594BB3">
      <w:pPr>
        <w:pStyle w:val="Code"/>
        <w:rPr>
          <w:highlight w:val="white"/>
        </w:rPr>
      </w:pPr>
      <w:r w:rsidRPr="00903DBA">
        <w:rPr>
          <w:highlight w:val="white"/>
        </w:rPr>
        <w:t xml:space="preserve">    }</w:t>
      </w:r>
    </w:p>
    <w:p w14:paraId="6A0C2B79" w14:textId="77777777" w:rsidR="006E123B" w:rsidRDefault="006E123B" w:rsidP="006E123B">
      <w:pPr>
        <w:pStyle w:val="Code"/>
        <w:rPr>
          <w:highlight w:val="white"/>
        </w:rPr>
      </w:pPr>
    </w:p>
    <w:p w14:paraId="7EEE5B19" w14:textId="6EB67DFC" w:rsidR="006E123B" w:rsidRPr="00FC61A7" w:rsidRDefault="006E123B" w:rsidP="006E123B">
      <w:pPr>
        <w:pStyle w:val="Code"/>
        <w:rPr>
          <w:highlight w:val="white"/>
        </w:rPr>
      </w:pPr>
      <w:r w:rsidRPr="00FC61A7">
        <w:rPr>
          <w:highlight w:val="white"/>
        </w:rPr>
        <w:t xml:space="preserve">    public bool IsIntegralPointerArrayStringOrFunction() {</w:t>
      </w:r>
    </w:p>
    <w:p w14:paraId="1929D195" w14:textId="2D25E792" w:rsidR="006E123B" w:rsidRPr="00FC61A7" w:rsidRDefault="006E123B" w:rsidP="006E123B">
      <w:pPr>
        <w:pStyle w:val="Code"/>
        <w:rPr>
          <w:highlight w:val="white"/>
        </w:rPr>
      </w:pPr>
      <w:r w:rsidRPr="00FC61A7">
        <w:rPr>
          <w:highlight w:val="white"/>
        </w:rPr>
        <w:t xml:space="preserve">      return </w:t>
      </w:r>
      <w:r w:rsidRPr="00903DBA">
        <w:rPr>
          <w:highlight w:val="white"/>
        </w:rPr>
        <w:t>IsIntegralPointerArrayOrFunction</w:t>
      </w:r>
      <w:r>
        <w:rPr>
          <w:highlight w:val="white"/>
        </w:rPr>
        <w:t>() || IsString</w:t>
      </w:r>
      <w:r w:rsidRPr="00FC61A7">
        <w:rPr>
          <w:highlight w:val="white"/>
        </w:rPr>
        <w:t>();</w:t>
      </w:r>
    </w:p>
    <w:p w14:paraId="745A1293" w14:textId="173F3B0C" w:rsidR="006E123B" w:rsidRDefault="006E123B" w:rsidP="006E123B">
      <w:pPr>
        <w:pStyle w:val="Code"/>
        <w:rPr>
          <w:highlight w:val="white"/>
        </w:rPr>
      </w:pPr>
      <w:r w:rsidRPr="00FC61A7">
        <w:rPr>
          <w:highlight w:val="white"/>
        </w:rPr>
        <w:t xml:space="preserve">    }</w:t>
      </w:r>
    </w:p>
    <w:p w14:paraId="098264CC" w14:textId="77777777" w:rsidR="00E53AE0" w:rsidRDefault="00E53AE0" w:rsidP="00E53AE0">
      <w:pPr>
        <w:pStyle w:val="Code"/>
        <w:rPr>
          <w:highlight w:val="white"/>
        </w:rPr>
      </w:pPr>
    </w:p>
    <w:p w14:paraId="6A61AAAB" w14:textId="77777777" w:rsidR="00E53AE0" w:rsidRPr="00B12950" w:rsidRDefault="00E53AE0" w:rsidP="00E53AE0">
      <w:pPr>
        <w:pStyle w:val="Code"/>
        <w:rPr>
          <w:highlight w:val="white"/>
        </w:rPr>
      </w:pPr>
      <w:r w:rsidRPr="00B12950">
        <w:rPr>
          <w:highlight w:val="white"/>
        </w:rPr>
        <w:t xml:space="preserve">    public bool IsArithmeticPointerArrayStringOrFunction() {</w:t>
      </w:r>
    </w:p>
    <w:p w14:paraId="3FDD43AE" w14:textId="77777777" w:rsidR="00E53AE0" w:rsidRDefault="00E53AE0" w:rsidP="00E53AE0">
      <w:pPr>
        <w:pStyle w:val="Code"/>
        <w:rPr>
          <w:highlight w:val="white"/>
        </w:rPr>
      </w:pPr>
      <w:r w:rsidRPr="00B12950">
        <w:rPr>
          <w:highlight w:val="white"/>
        </w:rPr>
        <w:t xml:space="preserve">      return IsArithmeticOrPointer() || IsArray() ||</w:t>
      </w:r>
    </w:p>
    <w:p w14:paraId="267A30B8" w14:textId="77777777" w:rsidR="00E53AE0" w:rsidRPr="00B12950" w:rsidRDefault="00E53AE0" w:rsidP="00E53AE0">
      <w:pPr>
        <w:pStyle w:val="Code"/>
        <w:rPr>
          <w:highlight w:val="white"/>
        </w:rPr>
      </w:pPr>
      <w:r>
        <w:rPr>
          <w:highlight w:val="white"/>
        </w:rPr>
        <w:t xml:space="preserve">            </w:t>
      </w:r>
      <w:r w:rsidRPr="00B12950">
        <w:rPr>
          <w:highlight w:val="white"/>
        </w:rPr>
        <w:t xml:space="preserve"> IsFunction() || IsString();</w:t>
      </w:r>
    </w:p>
    <w:p w14:paraId="38ABD9C3" w14:textId="77777777" w:rsidR="00E53AE0" w:rsidRPr="00903DBA" w:rsidRDefault="00E53AE0" w:rsidP="00E53AE0">
      <w:pPr>
        <w:pStyle w:val="Code"/>
        <w:rPr>
          <w:highlight w:val="white"/>
        </w:rPr>
      </w:pPr>
      <w:r w:rsidRPr="00B12950">
        <w:rPr>
          <w:highlight w:val="white"/>
        </w:rPr>
        <w:t xml:space="preserve">    }</w:t>
      </w:r>
    </w:p>
    <w:p w14:paraId="6FC8E83D" w14:textId="77777777" w:rsidR="00E53AE0" w:rsidRDefault="00E53AE0" w:rsidP="006E123B">
      <w:pPr>
        <w:pStyle w:val="Code"/>
        <w:rPr>
          <w:highlight w:val="white"/>
        </w:rPr>
      </w:pPr>
    </w:p>
    <w:p w14:paraId="607A672B" w14:textId="729F6490" w:rsidR="006E1FB9" w:rsidRDefault="000B32B1" w:rsidP="008B1538">
      <w:pPr>
        <w:rPr>
          <w:highlight w:val="white"/>
        </w:rPr>
      </w:pPr>
      <w:r>
        <w:rPr>
          <w:highlight w:val="white"/>
        </w:rPr>
        <w:t xml:space="preserve">The following properties gets the style, name list, parameter list, </w:t>
      </w:r>
      <w:r w:rsidR="008B1538">
        <w:rPr>
          <w:highlight w:val="white"/>
        </w:rPr>
        <w:t xml:space="preserve">type list, return type, and whther the function is </w:t>
      </w:r>
      <w:r w:rsidR="004A5B68">
        <w:rPr>
          <w:highlight w:val="white"/>
        </w:rPr>
        <w:t>variadic</w:t>
      </w:r>
      <w:r w:rsidR="008B1538">
        <w:rPr>
          <w:highlight w:val="white"/>
        </w:rPr>
        <w:t>.</w:t>
      </w:r>
    </w:p>
    <w:p w14:paraId="52D4B8B5" w14:textId="77777777" w:rsidR="006E1FB9" w:rsidRPr="00903DBA" w:rsidRDefault="006E1FB9" w:rsidP="006E1FB9">
      <w:pPr>
        <w:pStyle w:val="Code"/>
        <w:rPr>
          <w:highlight w:val="white"/>
        </w:rPr>
      </w:pPr>
      <w:r w:rsidRPr="00903DBA">
        <w:rPr>
          <w:highlight w:val="white"/>
        </w:rPr>
        <w:t xml:space="preserve">    public FunctionStyle Style {</w:t>
      </w:r>
    </w:p>
    <w:p w14:paraId="45BEDAA9" w14:textId="77777777" w:rsidR="006E1FB9" w:rsidRPr="00903DBA" w:rsidRDefault="006E1FB9" w:rsidP="006E1FB9">
      <w:pPr>
        <w:pStyle w:val="Code"/>
        <w:rPr>
          <w:highlight w:val="white"/>
        </w:rPr>
      </w:pPr>
      <w:r w:rsidRPr="00903DBA">
        <w:rPr>
          <w:highlight w:val="white"/>
        </w:rPr>
        <w:t xml:space="preserve">      get { return m_functionStyle; }</w:t>
      </w:r>
    </w:p>
    <w:p w14:paraId="45D7563E" w14:textId="77777777" w:rsidR="006E1FB9" w:rsidRPr="00903DBA" w:rsidRDefault="006E1FB9" w:rsidP="006E1FB9">
      <w:pPr>
        <w:pStyle w:val="Code"/>
        <w:rPr>
          <w:highlight w:val="white"/>
        </w:rPr>
      </w:pPr>
      <w:r w:rsidRPr="00903DBA">
        <w:rPr>
          <w:highlight w:val="white"/>
        </w:rPr>
        <w:t xml:space="preserve">    }</w:t>
      </w:r>
    </w:p>
    <w:p w14:paraId="711461FC" w14:textId="77777777" w:rsidR="006E1FB9" w:rsidRPr="00903DBA" w:rsidRDefault="006E1FB9" w:rsidP="006E1FB9">
      <w:pPr>
        <w:pStyle w:val="Code"/>
        <w:rPr>
          <w:highlight w:val="white"/>
        </w:rPr>
      </w:pPr>
    </w:p>
    <w:p w14:paraId="35FFFC1B" w14:textId="77777777" w:rsidR="006E1FB9" w:rsidRPr="00903DBA" w:rsidRDefault="006E1FB9" w:rsidP="006E1FB9">
      <w:pPr>
        <w:pStyle w:val="Code"/>
        <w:rPr>
          <w:highlight w:val="white"/>
        </w:rPr>
      </w:pPr>
      <w:r w:rsidRPr="00903DBA">
        <w:rPr>
          <w:highlight w:val="white"/>
        </w:rPr>
        <w:t xml:space="preserve">    public List&lt;string&gt; NameList {</w:t>
      </w:r>
    </w:p>
    <w:p w14:paraId="38775F84" w14:textId="77777777" w:rsidR="006E1FB9" w:rsidRPr="00903DBA" w:rsidRDefault="006E1FB9" w:rsidP="006E1FB9">
      <w:pPr>
        <w:pStyle w:val="Code"/>
        <w:rPr>
          <w:highlight w:val="white"/>
        </w:rPr>
      </w:pPr>
      <w:r w:rsidRPr="00903DBA">
        <w:rPr>
          <w:highlight w:val="white"/>
        </w:rPr>
        <w:t xml:space="preserve">      get { return m_nameList; }</w:t>
      </w:r>
    </w:p>
    <w:p w14:paraId="56981E46" w14:textId="77777777" w:rsidR="006E1FB9" w:rsidRPr="00903DBA" w:rsidRDefault="006E1FB9" w:rsidP="006E1FB9">
      <w:pPr>
        <w:pStyle w:val="Code"/>
        <w:rPr>
          <w:highlight w:val="white"/>
        </w:rPr>
      </w:pPr>
      <w:r w:rsidRPr="00903DBA">
        <w:rPr>
          <w:highlight w:val="white"/>
        </w:rPr>
        <w:t xml:space="preserve">    }</w:t>
      </w:r>
    </w:p>
    <w:p w14:paraId="24CE3CAC" w14:textId="77777777" w:rsidR="006E1FB9" w:rsidRPr="00903DBA" w:rsidRDefault="006E1FB9" w:rsidP="006E1FB9">
      <w:pPr>
        <w:pStyle w:val="Code"/>
        <w:rPr>
          <w:highlight w:val="white"/>
        </w:rPr>
      </w:pPr>
    </w:p>
    <w:p w14:paraId="16FA52C7" w14:textId="543C41C4" w:rsidR="006E1FB9" w:rsidRPr="00903DBA" w:rsidRDefault="006E1FB9" w:rsidP="006E1FB9">
      <w:pPr>
        <w:pStyle w:val="Code"/>
        <w:rPr>
          <w:highlight w:val="white"/>
        </w:rPr>
      </w:pPr>
      <w:r w:rsidRPr="00903DBA">
        <w:rPr>
          <w:highlight w:val="white"/>
        </w:rPr>
        <w:t xml:space="preserve">    public List&lt;Symbol&gt; ParameterList {</w:t>
      </w:r>
    </w:p>
    <w:p w14:paraId="1C4649ED" w14:textId="77777777" w:rsidR="006E1FB9" w:rsidRPr="00903DBA" w:rsidRDefault="006E1FB9" w:rsidP="006E1FB9">
      <w:pPr>
        <w:pStyle w:val="Code"/>
        <w:rPr>
          <w:highlight w:val="white"/>
        </w:rPr>
      </w:pPr>
      <w:r w:rsidRPr="00903DBA">
        <w:rPr>
          <w:highlight w:val="white"/>
        </w:rPr>
        <w:t xml:space="preserve">      get { return m_parameterList; }</w:t>
      </w:r>
    </w:p>
    <w:p w14:paraId="4F8ED453" w14:textId="77777777" w:rsidR="006E1FB9" w:rsidRPr="00903DBA" w:rsidRDefault="006E1FB9" w:rsidP="006E1FB9">
      <w:pPr>
        <w:pStyle w:val="Code"/>
        <w:rPr>
          <w:highlight w:val="white"/>
        </w:rPr>
      </w:pPr>
      <w:r w:rsidRPr="00903DBA">
        <w:rPr>
          <w:highlight w:val="white"/>
        </w:rPr>
        <w:t xml:space="preserve">    }</w:t>
      </w:r>
    </w:p>
    <w:p w14:paraId="35745C14" w14:textId="77777777" w:rsidR="006E1FB9" w:rsidRPr="00903DBA" w:rsidRDefault="006E1FB9" w:rsidP="006E1FB9">
      <w:pPr>
        <w:pStyle w:val="Code"/>
        <w:rPr>
          <w:highlight w:val="white"/>
        </w:rPr>
      </w:pPr>
    </w:p>
    <w:p w14:paraId="4BFD42A2" w14:textId="77777777" w:rsidR="006E1FB9" w:rsidRPr="00903DBA" w:rsidRDefault="006E1FB9" w:rsidP="006E1FB9">
      <w:pPr>
        <w:pStyle w:val="Code"/>
        <w:rPr>
          <w:highlight w:val="white"/>
        </w:rPr>
      </w:pPr>
      <w:r w:rsidRPr="00903DBA">
        <w:rPr>
          <w:highlight w:val="white"/>
        </w:rPr>
        <w:t xml:space="preserve">    public List&lt;Type&gt; TypeList {</w:t>
      </w:r>
    </w:p>
    <w:p w14:paraId="4DF212BF" w14:textId="77777777" w:rsidR="006E1FB9" w:rsidRPr="00903DBA" w:rsidRDefault="006E1FB9" w:rsidP="006E1FB9">
      <w:pPr>
        <w:pStyle w:val="Code"/>
        <w:rPr>
          <w:highlight w:val="white"/>
        </w:rPr>
      </w:pPr>
      <w:r w:rsidRPr="00903DBA">
        <w:rPr>
          <w:highlight w:val="white"/>
        </w:rPr>
        <w:t xml:space="preserve">      get { return m_typeList; }</w:t>
      </w:r>
    </w:p>
    <w:p w14:paraId="5AC617AE" w14:textId="77777777" w:rsidR="006E1FB9" w:rsidRPr="00903DBA" w:rsidRDefault="006E1FB9" w:rsidP="006E1FB9">
      <w:pPr>
        <w:pStyle w:val="Code"/>
        <w:rPr>
          <w:highlight w:val="white"/>
        </w:rPr>
      </w:pPr>
      <w:r w:rsidRPr="00903DBA">
        <w:rPr>
          <w:highlight w:val="white"/>
        </w:rPr>
        <w:t xml:space="preserve">    }</w:t>
      </w:r>
    </w:p>
    <w:p w14:paraId="7C87566F" w14:textId="77777777" w:rsidR="006E1FB9" w:rsidRPr="00903DBA" w:rsidRDefault="006E1FB9" w:rsidP="006E1FB9">
      <w:pPr>
        <w:pStyle w:val="Code"/>
        <w:rPr>
          <w:highlight w:val="white"/>
        </w:rPr>
      </w:pPr>
    </w:p>
    <w:p w14:paraId="6F0BD390" w14:textId="77777777" w:rsidR="006E1FB9" w:rsidRPr="00903DBA" w:rsidRDefault="006E1FB9" w:rsidP="006E1FB9">
      <w:pPr>
        <w:pStyle w:val="Code"/>
        <w:rPr>
          <w:highlight w:val="white"/>
        </w:rPr>
      </w:pPr>
      <w:r w:rsidRPr="00903DBA">
        <w:rPr>
          <w:highlight w:val="white"/>
        </w:rPr>
        <w:t xml:space="preserve">    public Type ReturnType {</w:t>
      </w:r>
    </w:p>
    <w:p w14:paraId="33C0233D" w14:textId="77777777" w:rsidR="006E1FB9" w:rsidRPr="00903DBA" w:rsidRDefault="006E1FB9" w:rsidP="006E1FB9">
      <w:pPr>
        <w:pStyle w:val="Code"/>
        <w:rPr>
          <w:highlight w:val="white"/>
        </w:rPr>
      </w:pPr>
      <w:r w:rsidRPr="00903DBA">
        <w:rPr>
          <w:highlight w:val="white"/>
        </w:rPr>
        <w:t xml:space="preserve">      get { return m_returnType; }</w:t>
      </w:r>
    </w:p>
    <w:p w14:paraId="6D14B299" w14:textId="77777777" w:rsidR="006E1FB9" w:rsidRPr="00903DBA" w:rsidRDefault="006E1FB9" w:rsidP="006E1FB9">
      <w:pPr>
        <w:pStyle w:val="Code"/>
        <w:rPr>
          <w:highlight w:val="white"/>
        </w:rPr>
      </w:pPr>
      <w:r w:rsidRPr="00903DBA">
        <w:rPr>
          <w:highlight w:val="white"/>
        </w:rPr>
        <w:t xml:space="preserve">      set { m_returnType = value; }</w:t>
      </w:r>
    </w:p>
    <w:p w14:paraId="4E1496CF" w14:textId="77777777" w:rsidR="006E1FB9" w:rsidRPr="00903DBA" w:rsidRDefault="006E1FB9" w:rsidP="006E1FB9">
      <w:pPr>
        <w:pStyle w:val="Code"/>
        <w:rPr>
          <w:highlight w:val="white"/>
        </w:rPr>
      </w:pPr>
      <w:r w:rsidRPr="00903DBA">
        <w:rPr>
          <w:highlight w:val="white"/>
        </w:rPr>
        <w:t xml:space="preserve">    }</w:t>
      </w:r>
    </w:p>
    <w:p w14:paraId="06EA6D87" w14:textId="77777777" w:rsidR="006E1FB9" w:rsidRPr="00903DBA" w:rsidRDefault="006E1FB9" w:rsidP="006E1FB9">
      <w:pPr>
        <w:pStyle w:val="Code"/>
        <w:rPr>
          <w:highlight w:val="white"/>
        </w:rPr>
      </w:pPr>
    </w:p>
    <w:p w14:paraId="6A787DDA" w14:textId="77777777" w:rsidR="006E1FB9" w:rsidRPr="00903DBA" w:rsidRDefault="006E1FB9" w:rsidP="006E1FB9">
      <w:pPr>
        <w:pStyle w:val="Code"/>
        <w:rPr>
          <w:highlight w:val="white"/>
        </w:rPr>
      </w:pPr>
      <w:r w:rsidRPr="00903DBA">
        <w:rPr>
          <w:highlight w:val="white"/>
        </w:rPr>
        <w:t xml:space="preserve">    public bool IsEllipse() {</w:t>
      </w:r>
    </w:p>
    <w:p w14:paraId="2B80FBAC" w14:textId="1E85696B" w:rsidR="006E1FB9" w:rsidRPr="00903DBA" w:rsidRDefault="006E1FB9" w:rsidP="006E1FB9">
      <w:pPr>
        <w:pStyle w:val="Code"/>
        <w:rPr>
          <w:highlight w:val="white"/>
        </w:rPr>
      </w:pPr>
      <w:r w:rsidRPr="00903DBA">
        <w:rPr>
          <w:highlight w:val="white"/>
        </w:rPr>
        <w:t xml:space="preserve">      return m_</w:t>
      </w:r>
      <w:r w:rsidR="00D47EB7">
        <w:rPr>
          <w:highlight w:val="white"/>
        </w:rPr>
        <w:t>variadic</w:t>
      </w:r>
      <w:r w:rsidRPr="00903DBA">
        <w:rPr>
          <w:highlight w:val="white"/>
        </w:rPr>
        <w:t>;</w:t>
      </w:r>
    </w:p>
    <w:p w14:paraId="0E43C968" w14:textId="527BB8D5" w:rsidR="006E1FB9" w:rsidRDefault="006E1FB9" w:rsidP="006E1FB9">
      <w:pPr>
        <w:pStyle w:val="Code"/>
        <w:rPr>
          <w:highlight w:val="white"/>
        </w:rPr>
      </w:pPr>
      <w:r w:rsidRPr="00903DBA">
        <w:rPr>
          <w:highlight w:val="white"/>
        </w:rPr>
        <w:t xml:space="preserve">    }</w:t>
      </w:r>
    </w:p>
    <w:p w14:paraId="54C6D6A8" w14:textId="6B25BF66" w:rsidR="0016675E" w:rsidRDefault="0016675E" w:rsidP="0016675E">
      <w:pPr>
        <w:pStyle w:val="Rubrik3"/>
      </w:pPr>
      <w:r>
        <w:t>Structs and Unions</w:t>
      </w:r>
    </w:p>
    <w:p w14:paraId="288BBCA7" w14:textId="36D642A0" w:rsidR="00117AB0" w:rsidRPr="00903DBA" w:rsidRDefault="00117AB0" w:rsidP="00117AB0">
      <w:pPr>
        <w:rPr>
          <w:color w:val="auto"/>
        </w:rPr>
      </w:pPr>
      <w:r w:rsidRPr="00903DBA">
        <w:t>A struct and union takes a list of symbols</w:t>
      </w:r>
      <w:r w:rsidR="004B7EF8" w:rsidRPr="00903DBA">
        <w:t>.</w:t>
      </w:r>
      <w:r w:rsidRPr="00903DBA">
        <w:t xml:space="preserve"> A struct or union is </w:t>
      </w:r>
      <w:r w:rsidRPr="00903DBA">
        <w:rPr>
          <w:rStyle w:val="KeyWord0"/>
        </w:rPr>
        <w:t>tagged</w:t>
      </w:r>
      <w:r w:rsidRPr="00903DBA">
        <w:t xml:space="preserve"> i</w:t>
      </w:r>
      <w:r w:rsidR="004B7EF8" w:rsidRPr="00903DBA">
        <w:t>f</w:t>
      </w:r>
      <w:r w:rsidRPr="00903DBA">
        <w:t xml:space="preserve"> is given a name:</w:t>
      </w:r>
    </w:p>
    <w:tbl>
      <w:tblPr>
        <w:tblStyle w:val="Tabellrutnt"/>
        <w:tblW w:w="0" w:type="auto"/>
        <w:tblLook w:val="04A0" w:firstRow="1" w:lastRow="0" w:firstColumn="1" w:lastColumn="0" w:noHBand="0" w:noVBand="1"/>
      </w:tblPr>
      <w:tblGrid>
        <w:gridCol w:w="4675"/>
        <w:gridCol w:w="4675"/>
      </w:tblGrid>
      <w:tr w:rsidR="00117AB0" w:rsidRPr="00903DBA" w14:paraId="1A933E51" w14:textId="77777777" w:rsidTr="00117AB0">
        <w:tc>
          <w:tcPr>
            <w:tcW w:w="4675" w:type="dxa"/>
            <w:tcBorders>
              <w:top w:val="nil"/>
              <w:left w:val="nil"/>
              <w:bottom w:val="nil"/>
              <w:right w:val="nil"/>
            </w:tcBorders>
            <w:hideMark/>
          </w:tcPr>
          <w:p w14:paraId="13D12B3C" w14:textId="77777777" w:rsidR="00117AB0" w:rsidRPr="00903DBA" w:rsidRDefault="00117AB0">
            <w:pPr>
              <w:pStyle w:val="Code"/>
            </w:pPr>
            <w:r w:rsidRPr="00903DBA">
              <w:t>struct {</w:t>
            </w:r>
          </w:p>
          <w:p w14:paraId="5A746B18" w14:textId="77777777" w:rsidR="00117AB0" w:rsidRPr="00903DBA" w:rsidRDefault="00117AB0">
            <w:pPr>
              <w:pStyle w:val="Code"/>
            </w:pPr>
            <w:r w:rsidRPr="00903DBA">
              <w:t xml:space="preserve">  int a, b;</w:t>
            </w:r>
          </w:p>
          <w:p w14:paraId="3F3D70CE" w14:textId="77777777" w:rsidR="00117AB0" w:rsidRPr="00903DBA" w:rsidRDefault="00117AB0">
            <w:pPr>
              <w:pStyle w:val="Code"/>
            </w:pPr>
            <w:r w:rsidRPr="00903DBA">
              <w:t>};</w:t>
            </w:r>
          </w:p>
        </w:tc>
        <w:tc>
          <w:tcPr>
            <w:tcW w:w="4675" w:type="dxa"/>
            <w:tcBorders>
              <w:top w:val="nil"/>
              <w:left w:val="nil"/>
              <w:bottom w:val="nil"/>
              <w:right w:val="nil"/>
            </w:tcBorders>
            <w:hideMark/>
          </w:tcPr>
          <w:p w14:paraId="331D56B1" w14:textId="77777777" w:rsidR="00117AB0" w:rsidRPr="00903DBA" w:rsidRDefault="00117AB0">
            <w:pPr>
              <w:pStyle w:val="Code"/>
            </w:pPr>
            <w:r w:rsidRPr="00903DBA">
              <w:t>struct s {</w:t>
            </w:r>
          </w:p>
          <w:p w14:paraId="0793A590" w14:textId="77777777" w:rsidR="00117AB0" w:rsidRPr="00903DBA" w:rsidRDefault="00117AB0">
            <w:pPr>
              <w:pStyle w:val="Code"/>
            </w:pPr>
            <w:r w:rsidRPr="00903DBA">
              <w:t xml:space="preserve">  int a, b;</w:t>
            </w:r>
          </w:p>
          <w:p w14:paraId="46432FF2" w14:textId="77777777" w:rsidR="00117AB0" w:rsidRPr="00903DBA" w:rsidRDefault="00117AB0">
            <w:pPr>
              <w:pStyle w:val="Code"/>
            </w:pPr>
            <w:r w:rsidRPr="00903DBA">
              <w:t>};</w:t>
            </w:r>
          </w:p>
        </w:tc>
      </w:tr>
      <w:tr w:rsidR="00117AB0" w:rsidRPr="00903DBA" w14:paraId="692BAC11" w14:textId="77777777" w:rsidTr="00117AB0">
        <w:tc>
          <w:tcPr>
            <w:tcW w:w="4675" w:type="dxa"/>
            <w:tcBorders>
              <w:top w:val="nil"/>
              <w:left w:val="nil"/>
              <w:bottom w:val="nil"/>
              <w:right w:val="nil"/>
            </w:tcBorders>
            <w:hideMark/>
          </w:tcPr>
          <w:p w14:paraId="1DCA7661" w14:textId="77777777" w:rsidR="00117AB0" w:rsidRPr="00903DBA" w:rsidRDefault="00117AB0">
            <w:r w:rsidRPr="00903DBA">
              <w:t>(a) An untagged struct</w:t>
            </w:r>
          </w:p>
        </w:tc>
        <w:tc>
          <w:tcPr>
            <w:tcW w:w="4675" w:type="dxa"/>
            <w:tcBorders>
              <w:top w:val="nil"/>
              <w:left w:val="nil"/>
              <w:bottom w:val="nil"/>
              <w:right w:val="nil"/>
            </w:tcBorders>
            <w:hideMark/>
          </w:tcPr>
          <w:p w14:paraId="7B2C2F9E" w14:textId="507A6165" w:rsidR="00117AB0" w:rsidRPr="00903DBA" w:rsidRDefault="00117AB0">
            <w:r w:rsidRPr="00903DBA">
              <w:t xml:space="preserve">(b) A struct tagged with the name </w:t>
            </w:r>
            <w:r w:rsidR="00707457" w:rsidRPr="00903DBA">
              <w:rPr>
                <w:rStyle w:val="KeyWord0"/>
              </w:rPr>
              <w:t>s</w:t>
            </w:r>
          </w:p>
        </w:tc>
      </w:tr>
    </w:tbl>
    <w:p w14:paraId="67DD76EA" w14:textId="1B5A5E14" w:rsidR="00752124" w:rsidRPr="00903DBA" w:rsidRDefault="00097F16" w:rsidP="0028684D">
      <w:r w:rsidRPr="00903DBA">
        <w:t>A struct or union definition can be meaningful or meaningless.</w:t>
      </w:r>
      <w:r w:rsidR="00752124" w:rsidRPr="00903DBA">
        <w:t xml:space="preserve"> The </w:t>
      </w:r>
      <w:r w:rsidR="006240E7" w:rsidRPr="00903DBA">
        <w:t>declaration</w:t>
      </w:r>
      <w:r w:rsidR="00752124" w:rsidRPr="00903DBA">
        <w:t xml:space="preserve"> </w:t>
      </w:r>
      <w:r w:rsidR="0028684D" w:rsidRPr="00903DBA">
        <w:rPr>
          <w:rStyle w:val="KeyWord0"/>
        </w:rPr>
        <w:t>struct s {int i;};</w:t>
      </w:r>
      <w:r w:rsidR="0028684D" w:rsidRPr="00903DBA">
        <w:t xml:space="preserve"> </w:t>
      </w:r>
      <w:r w:rsidR="00752124" w:rsidRPr="00903DBA">
        <w:t xml:space="preserve">is meaningful, since </w:t>
      </w:r>
      <w:r w:rsidR="00752124" w:rsidRPr="00903DBA">
        <w:rPr>
          <w:rStyle w:val="KeyWord0"/>
        </w:rPr>
        <w:t>s</w:t>
      </w:r>
      <w:r w:rsidR="00752124" w:rsidRPr="00903DBA">
        <w:t xml:space="preserve"> can later be used to define variables.</w:t>
      </w:r>
      <w:r w:rsidR="0028684D" w:rsidRPr="00903DBA">
        <w:t xml:space="preserve"> </w:t>
      </w:r>
      <w:r w:rsidR="00752124" w:rsidRPr="00903DBA">
        <w:t xml:space="preserve">The </w:t>
      </w:r>
      <w:r w:rsidR="006240E7" w:rsidRPr="00903DBA">
        <w:t xml:space="preserve">declaration </w:t>
      </w:r>
      <w:r w:rsidR="0028684D" w:rsidRPr="00903DBA">
        <w:rPr>
          <w:rStyle w:val="KeyWord0"/>
        </w:rPr>
        <w:t>struct {int i;} t;</w:t>
      </w:r>
      <w:r w:rsidR="0028684D" w:rsidRPr="00903DBA">
        <w:t xml:space="preserve"> </w:t>
      </w:r>
      <w:r w:rsidR="00752124" w:rsidRPr="00903DBA">
        <w:t xml:space="preserve">is </w:t>
      </w:r>
      <w:r w:rsidR="0028684D" w:rsidRPr="00903DBA">
        <w:t xml:space="preserve">also </w:t>
      </w:r>
      <w:r w:rsidR="00752124" w:rsidRPr="00903DBA">
        <w:t xml:space="preserve">meaningful, since </w:t>
      </w:r>
      <w:r w:rsidR="00752124" w:rsidRPr="00903DBA">
        <w:rPr>
          <w:rStyle w:val="KeyWord0"/>
        </w:rPr>
        <w:t>t</w:t>
      </w:r>
      <w:r w:rsidR="00752124" w:rsidRPr="00903DBA">
        <w:t xml:space="preserve"> is a defined variable.</w:t>
      </w:r>
      <w:r w:rsidR="0028684D" w:rsidRPr="00903DBA">
        <w:t xml:space="preserve"> However, t</w:t>
      </w:r>
      <w:r w:rsidR="00752124" w:rsidRPr="00903DBA">
        <w:t xml:space="preserve">he </w:t>
      </w:r>
      <w:r w:rsidR="0028684D" w:rsidRPr="00903DBA">
        <w:t>d</w:t>
      </w:r>
      <w:r w:rsidR="006240E7" w:rsidRPr="00903DBA">
        <w:t xml:space="preserve">eclaration </w:t>
      </w:r>
      <w:r w:rsidR="0028684D" w:rsidRPr="00903DBA">
        <w:rPr>
          <w:rStyle w:val="KeyWord0"/>
        </w:rPr>
        <w:t>struct {int i;};</w:t>
      </w:r>
      <w:r w:rsidR="0028684D" w:rsidRPr="00903DBA">
        <w:t xml:space="preserve"> </w:t>
      </w:r>
      <w:r w:rsidR="00752124" w:rsidRPr="00903DBA">
        <w:t>is meaningless, but allowed.</w:t>
      </w:r>
    </w:p>
    <w:p w14:paraId="4E9C3ECE" w14:textId="44169615" w:rsidR="0079004F" w:rsidRPr="00903DBA" w:rsidRDefault="0079004F" w:rsidP="0079004F">
      <w:r w:rsidRPr="00903DBA">
        <w:t xml:space="preserve">The member map may be null, in which case the declaration is </w:t>
      </w:r>
      <w:r w:rsidR="004C0028" w:rsidRPr="00903DBA">
        <w:t>uncomplete</w:t>
      </w:r>
      <w:r w:rsidRPr="00903DBA">
        <w:t xml:space="preserve">. Then it can only be used when </w:t>
      </w:r>
      <w:r w:rsidR="004C0028" w:rsidRPr="00903DBA">
        <w:t>defining a pointer to it, which is useful when constructing linked lists.</w:t>
      </w:r>
    </w:p>
    <w:p w14:paraId="64B2389E" w14:textId="77777777" w:rsidR="00DF3A80" w:rsidRPr="00903DBA" w:rsidRDefault="00DF3A80" w:rsidP="00DF3A80">
      <w:pPr>
        <w:pStyle w:val="Code"/>
        <w:rPr>
          <w:highlight w:val="white"/>
        </w:rPr>
      </w:pPr>
      <w:r w:rsidRPr="00903DBA">
        <w:rPr>
          <w:highlight w:val="white"/>
        </w:rPr>
        <w:lastRenderedPageBreak/>
        <w:t xml:space="preserve">    private IDictionary&lt;string,Symbol&gt; m_memberMap;</w:t>
      </w:r>
    </w:p>
    <w:p w14:paraId="2432F1AC" w14:textId="15D77430" w:rsidR="00DF3A80" w:rsidRPr="00903DBA" w:rsidRDefault="00DF3A80" w:rsidP="00DF3A80">
      <w:pPr>
        <w:pStyle w:val="Code"/>
        <w:rPr>
          <w:highlight w:val="white"/>
        </w:rPr>
      </w:pPr>
      <w:r w:rsidRPr="00903DBA">
        <w:rPr>
          <w:highlight w:val="white"/>
        </w:rPr>
        <w:t xml:space="preserve">    private List&lt;Symbol&gt; m_memberList;</w:t>
      </w:r>
    </w:p>
    <w:p w14:paraId="043F333D" w14:textId="77777777" w:rsidR="006E1FB9" w:rsidRPr="00903DBA" w:rsidRDefault="006E1FB9" w:rsidP="006E1FB9">
      <w:pPr>
        <w:pStyle w:val="Code"/>
        <w:rPr>
          <w:highlight w:val="white"/>
        </w:rPr>
      </w:pPr>
      <w:r w:rsidRPr="00903DBA">
        <w:rPr>
          <w:highlight w:val="white"/>
        </w:rPr>
        <w:t xml:space="preserve">    </w:t>
      </w:r>
    </w:p>
    <w:p w14:paraId="2369A6FD" w14:textId="77777777" w:rsidR="00902D38" w:rsidRPr="00903DBA" w:rsidRDefault="006E1FB9" w:rsidP="006E1FB9">
      <w:pPr>
        <w:pStyle w:val="Code"/>
        <w:rPr>
          <w:highlight w:val="white"/>
        </w:rPr>
      </w:pPr>
      <w:r w:rsidRPr="00903DBA">
        <w:rPr>
          <w:highlight w:val="white"/>
        </w:rPr>
        <w:t xml:space="preserve">    public Type(Sort sort, IDictionary&lt;string,Symbol&gt; symbolMap</w:t>
      </w:r>
      <w:r w:rsidR="00902D38" w:rsidRPr="00903DBA">
        <w:rPr>
          <w:highlight w:val="white"/>
        </w:rPr>
        <w:t>,</w:t>
      </w:r>
    </w:p>
    <w:p w14:paraId="079D6B27" w14:textId="62C08685" w:rsidR="006E1FB9" w:rsidRPr="00903DBA" w:rsidRDefault="00902D38" w:rsidP="006E1FB9">
      <w:pPr>
        <w:pStyle w:val="Code"/>
        <w:rPr>
          <w:highlight w:val="white"/>
        </w:rPr>
      </w:pPr>
      <w:r w:rsidRPr="00903DBA">
        <w:rPr>
          <w:highlight w:val="white"/>
        </w:rPr>
        <w:t xml:space="preserve">                List&lt;Symbol&gt; </w:t>
      </w:r>
      <w:r w:rsidR="00613550" w:rsidRPr="00903DBA">
        <w:rPr>
          <w:highlight w:val="white"/>
        </w:rPr>
        <w:t>symbolList</w:t>
      </w:r>
      <w:r w:rsidR="006E1FB9" w:rsidRPr="00903DBA">
        <w:rPr>
          <w:highlight w:val="white"/>
        </w:rPr>
        <w:t>) {</w:t>
      </w:r>
    </w:p>
    <w:p w14:paraId="3D246F4A" w14:textId="77777777" w:rsidR="006E1FB9" w:rsidRPr="00903DBA" w:rsidRDefault="006E1FB9" w:rsidP="006E1FB9">
      <w:pPr>
        <w:pStyle w:val="Code"/>
        <w:rPr>
          <w:highlight w:val="white"/>
        </w:rPr>
      </w:pPr>
      <w:r w:rsidRPr="00903DBA">
        <w:rPr>
          <w:highlight w:val="white"/>
        </w:rPr>
        <w:t xml:space="preserve">      m_sort = sort;</w:t>
      </w:r>
    </w:p>
    <w:p w14:paraId="3279AA37" w14:textId="77777777" w:rsidR="00613550" w:rsidRPr="00903DBA" w:rsidRDefault="00613550" w:rsidP="00613550">
      <w:pPr>
        <w:pStyle w:val="Code"/>
        <w:rPr>
          <w:highlight w:val="white"/>
        </w:rPr>
      </w:pPr>
      <w:r w:rsidRPr="00903DBA">
        <w:rPr>
          <w:highlight w:val="white"/>
        </w:rPr>
        <w:t xml:space="preserve">      m_memberMap = symbolMap;</w:t>
      </w:r>
    </w:p>
    <w:p w14:paraId="0083CE6F" w14:textId="37195FEC" w:rsidR="00613550" w:rsidRPr="00903DBA" w:rsidRDefault="00613550" w:rsidP="00613550">
      <w:pPr>
        <w:pStyle w:val="Code"/>
        <w:rPr>
          <w:highlight w:val="white"/>
        </w:rPr>
      </w:pPr>
      <w:r w:rsidRPr="00903DBA">
        <w:rPr>
          <w:highlight w:val="white"/>
        </w:rPr>
        <w:t xml:space="preserve">      m_memberList = symbolList;</w:t>
      </w:r>
    </w:p>
    <w:p w14:paraId="3950BEA5" w14:textId="77777777" w:rsidR="006E1FB9" w:rsidRPr="00903DBA" w:rsidRDefault="006E1FB9" w:rsidP="006E1FB9">
      <w:pPr>
        <w:pStyle w:val="Code"/>
        <w:rPr>
          <w:highlight w:val="white"/>
        </w:rPr>
      </w:pPr>
      <w:r w:rsidRPr="00903DBA">
        <w:rPr>
          <w:highlight w:val="white"/>
        </w:rPr>
        <w:t xml:space="preserve">    }</w:t>
      </w:r>
    </w:p>
    <w:p w14:paraId="1B540431" w14:textId="77777777" w:rsidR="00DF3A80" w:rsidRPr="00903DBA" w:rsidRDefault="00DF3A80" w:rsidP="00DF3A80">
      <w:pPr>
        <w:pStyle w:val="Code"/>
        <w:rPr>
          <w:highlight w:val="white"/>
        </w:rPr>
      </w:pPr>
    </w:p>
    <w:p w14:paraId="01318A85" w14:textId="77777777" w:rsidR="00DF3A80" w:rsidRPr="00903DBA" w:rsidRDefault="00DF3A80" w:rsidP="00DF3A80">
      <w:pPr>
        <w:pStyle w:val="Code"/>
        <w:rPr>
          <w:highlight w:val="white"/>
        </w:rPr>
      </w:pPr>
      <w:r w:rsidRPr="00903DBA">
        <w:rPr>
          <w:highlight w:val="white"/>
        </w:rPr>
        <w:t xml:space="preserve">    public IDictionary&lt;string,Symbol&gt; MemberMap {</w:t>
      </w:r>
    </w:p>
    <w:p w14:paraId="649BC510" w14:textId="77777777" w:rsidR="00DF3A80" w:rsidRPr="00903DBA" w:rsidRDefault="00DF3A80" w:rsidP="00DF3A80">
      <w:pPr>
        <w:pStyle w:val="Code"/>
        <w:rPr>
          <w:highlight w:val="white"/>
        </w:rPr>
      </w:pPr>
      <w:r w:rsidRPr="00903DBA">
        <w:rPr>
          <w:highlight w:val="white"/>
        </w:rPr>
        <w:t xml:space="preserve">      get { return m_memberMap; }</w:t>
      </w:r>
    </w:p>
    <w:p w14:paraId="46E3F238" w14:textId="77777777" w:rsidR="00DF3A80" w:rsidRPr="00903DBA" w:rsidRDefault="00DF3A80" w:rsidP="00DF3A80">
      <w:pPr>
        <w:pStyle w:val="Code"/>
        <w:rPr>
          <w:highlight w:val="white"/>
        </w:rPr>
      </w:pPr>
      <w:r w:rsidRPr="00903DBA">
        <w:rPr>
          <w:highlight w:val="white"/>
        </w:rPr>
        <w:t xml:space="preserve">      set { m_memberMap = value; }</w:t>
      </w:r>
    </w:p>
    <w:p w14:paraId="31D039DE" w14:textId="77777777" w:rsidR="00DF3A80" w:rsidRPr="00903DBA" w:rsidRDefault="00DF3A80" w:rsidP="00DF3A80">
      <w:pPr>
        <w:pStyle w:val="Code"/>
        <w:rPr>
          <w:highlight w:val="white"/>
        </w:rPr>
      </w:pPr>
      <w:r w:rsidRPr="00903DBA">
        <w:rPr>
          <w:highlight w:val="white"/>
        </w:rPr>
        <w:t xml:space="preserve">    }</w:t>
      </w:r>
    </w:p>
    <w:p w14:paraId="1C48C63A" w14:textId="77777777" w:rsidR="00DF3A80" w:rsidRPr="00903DBA" w:rsidRDefault="00DF3A80" w:rsidP="00DF3A80">
      <w:pPr>
        <w:pStyle w:val="Code"/>
        <w:rPr>
          <w:highlight w:val="white"/>
        </w:rPr>
      </w:pPr>
    </w:p>
    <w:p w14:paraId="2EE96AF9" w14:textId="76740166" w:rsidR="00DF3A80" w:rsidRPr="00903DBA" w:rsidRDefault="00DF3A80" w:rsidP="00DF3A80">
      <w:pPr>
        <w:pStyle w:val="Code"/>
        <w:rPr>
          <w:highlight w:val="white"/>
        </w:rPr>
      </w:pPr>
      <w:r w:rsidRPr="00903DBA">
        <w:rPr>
          <w:highlight w:val="white"/>
        </w:rPr>
        <w:t xml:space="preserve">    public List&lt;Symbol&gt; MemberList {</w:t>
      </w:r>
    </w:p>
    <w:p w14:paraId="4BB9AC5F" w14:textId="7B835BE5" w:rsidR="00DF3A80" w:rsidRPr="00903DBA" w:rsidRDefault="00DF3A80" w:rsidP="00DF3A80">
      <w:pPr>
        <w:pStyle w:val="Code"/>
        <w:rPr>
          <w:highlight w:val="white"/>
        </w:rPr>
      </w:pPr>
      <w:r w:rsidRPr="00903DBA">
        <w:rPr>
          <w:highlight w:val="white"/>
        </w:rPr>
        <w:t xml:space="preserve">      get { return m_memberList; }</w:t>
      </w:r>
    </w:p>
    <w:p w14:paraId="2D169127" w14:textId="583FA6FD" w:rsidR="00DF3A80" w:rsidRPr="00903DBA" w:rsidRDefault="00DF3A80" w:rsidP="00DF3A80">
      <w:pPr>
        <w:pStyle w:val="Code"/>
        <w:rPr>
          <w:highlight w:val="white"/>
        </w:rPr>
      </w:pPr>
      <w:r w:rsidRPr="00903DBA">
        <w:rPr>
          <w:highlight w:val="white"/>
        </w:rPr>
        <w:t xml:space="preserve">      set { m_memberList = value; }</w:t>
      </w:r>
    </w:p>
    <w:p w14:paraId="55CB5A6F" w14:textId="248D0E4A" w:rsidR="00DF3A80" w:rsidRDefault="00DF3A80" w:rsidP="00DF3A80">
      <w:pPr>
        <w:pStyle w:val="Code"/>
        <w:rPr>
          <w:highlight w:val="white"/>
        </w:rPr>
      </w:pPr>
      <w:r w:rsidRPr="00903DBA">
        <w:rPr>
          <w:highlight w:val="white"/>
        </w:rPr>
        <w:t xml:space="preserve">    }</w:t>
      </w:r>
    </w:p>
    <w:p w14:paraId="5269EA19" w14:textId="77777777" w:rsidR="00CC7B9E" w:rsidRDefault="00CC7B9E" w:rsidP="00DF3A80">
      <w:pPr>
        <w:pStyle w:val="Code"/>
        <w:rPr>
          <w:highlight w:val="white"/>
        </w:rPr>
      </w:pPr>
    </w:p>
    <w:p w14:paraId="3C030F30" w14:textId="77777777" w:rsidR="00CC7B9E" w:rsidRPr="00903DBA" w:rsidRDefault="00CC7B9E" w:rsidP="00CC7B9E">
      <w:pPr>
        <w:pStyle w:val="Code"/>
        <w:rPr>
          <w:highlight w:val="white"/>
        </w:rPr>
      </w:pPr>
      <w:r w:rsidRPr="00903DBA">
        <w:rPr>
          <w:highlight w:val="white"/>
        </w:rPr>
        <w:t xml:space="preserve">    public bool IsStruct() {</w:t>
      </w:r>
    </w:p>
    <w:p w14:paraId="5C6A7B47" w14:textId="77777777" w:rsidR="00CC7B9E" w:rsidRPr="00903DBA" w:rsidRDefault="00CC7B9E" w:rsidP="00CC7B9E">
      <w:pPr>
        <w:pStyle w:val="Code"/>
        <w:rPr>
          <w:highlight w:val="white"/>
        </w:rPr>
      </w:pPr>
      <w:r w:rsidRPr="00903DBA">
        <w:rPr>
          <w:highlight w:val="white"/>
        </w:rPr>
        <w:t xml:space="preserve">      return (m_sort == Sort.Struct);</w:t>
      </w:r>
    </w:p>
    <w:p w14:paraId="7C0840A2" w14:textId="77777777" w:rsidR="00CC7B9E" w:rsidRPr="00903DBA" w:rsidRDefault="00CC7B9E" w:rsidP="00CC7B9E">
      <w:pPr>
        <w:pStyle w:val="Code"/>
        <w:rPr>
          <w:highlight w:val="white"/>
        </w:rPr>
      </w:pPr>
      <w:r w:rsidRPr="00903DBA">
        <w:rPr>
          <w:highlight w:val="white"/>
        </w:rPr>
        <w:t xml:space="preserve">    }</w:t>
      </w:r>
    </w:p>
    <w:p w14:paraId="63A491FE" w14:textId="77777777" w:rsidR="00CC7B9E" w:rsidRPr="00903DBA" w:rsidRDefault="00CC7B9E" w:rsidP="00CC7B9E">
      <w:pPr>
        <w:pStyle w:val="Code"/>
        <w:rPr>
          <w:highlight w:val="white"/>
        </w:rPr>
      </w:pPr>
    </w:p>
    <w:p w14:paraId="3B81A2F4" w14:textId="77777777" w:rsidR="00CC7B9E" w:rsidRPr="00903DBA" w:rsidRDefault="00CC7B9E" w:rsidP="00CC7B9E">
      <w:pPr>
        <w:pStyle w:val="Code"/>
        <w:rPr>
          <w:highlight w:val="white"/>
        </w:rPr>
      </w:pPr>
      <w:r w:rsidRPr="00903DBA">
        <w:rPr>
          <w:highlight w:val="white"/>
        </w:rPr>
        <w:t xml:space="preserve">    public bool IsUnion() {</w:t>
      </w:r>
    </w:p>
    <w:p w14:paraId="775530C5" w14:textId="77777777" w:rsidR="00CC7B9E" w:rsidRPr="00903DBA" w:rsidRDefault="00CC7B9E" w:rsidP="00CC7B9E">
      <w:pPr>
        <w:pStyle w:val="Code"/>
        <w:rPr>
          <w:highlight w:val="white"/>
        </w:rPr>
      </w:pPr>
      <w:r w:rsidRPr="00903DBA">
        <w:rPr>
          <w:highlight w:val="white"/>
        </w:rPr>
        <w:t xml:space="preserve">      return (m_sort == Sort.Union);</w:t>
      </w:r>
    </w:p>
    <w:p w14:paraId="1A3CF65F" w14:textId="77777777" w:rsidR="00CC7B9E" w:rsidRPr="00903DBA" w:rsidRDefault="00CC7B9E" w:rsidP="00CC7B9E">
      <w:pPr>
        <w:pStyle w:val="Code"/>
        <w:rPr>
          <w:highlight w:val="white"/>
        </w:rPr>
      </w:pPr>
      <w:r w:rsidRPr="00903DBA">
        <w:rPr>
          <w:highlight w:val="white"/>
        </w:rPr>
        <w:t xml:space="preserve">    }</w:t>
      </w:r>
    </w:p>
    <w:p w14:paraId="2FC45748" w14:textId="77777777" w:rsidR="00CC7B9E" w:rsidRPr="00903DBA" w:rsidRDefault="00CC7B9E" w:rsidP="00CC7B9E">
      <w:pPr>
        <w:pStyle w:val="Code"/>
        <w:rPr>
          <w:highlight w:val="white"/>
        </w:rPr>
      </w:pPr>
      <w:r w:rsidRPr="00903DBA">
        <w:rPr>
          <w:highlight w:val="white"/>
        </w:rPr>
        <w:t xml:space="preserve">  </w:t>
      </w:r>
    </w:p>
    <w:p w14:paraId="1A55248C" w14:textId="77777777" w:rsidR="00CC7B9E" w:rsidRPr="00903DBA" w:rsidRDefault="00CC7B9E" w:rsidP="00CC7B9E">
      <w:pPr>
        <w:pStyle w:val="Code"/>
        <w:rPr>
          <w:highlight w:val="white"/>
        </w:rPr>
      </w:pPr>
      <w:r w:rsidRPr="00903DBA">
        <w:rPr>
          <w:highlight w:val="white"/>
        </w:rPr>
        <w:t xml:space="preserve">    public bool IsStructOrUnion() {</w:t>
      </w:r>
    </w:p>
    <w:p w14:paraId="4F67DBF6" w14:textId="77777777" w:rsidR="00CC7B9E" w:rsidRPr="00903DBA" w:rsidRDefault="00CC7B9E" w:rsidP="00CC7B9E">
      <w:pPr>
        <w:pStyle w:val="Code"/>
        <w:rPr>
          <w:highlight w:val="white"/>
        </w:rPr>
      </w:pPr>
      <w:r w:rsidRPr="00903DBA">
        <w:rPr>
          <w:highlight w:val="white"/>
        </w:rPr>
        <w:t xml:space="preserve">      return IsStruct() || IsUnion();</w:t>
      </w:r>
    </w:p>
    <w:p w14:paraId="5035D396" w14:textId="5699C277" w:rsidR="00CC7B9E" w:rsidRDefault="00CC7B9E" w:rsidP="00DF3A80">
      <w:pPr>
        <w:pStyle w:val="Code"/>
        <w:rPr>
          <w:highlight w:val="white"/>
        </w:rPr>
      </w:pPr>
      <w:r w:rsidRPr="00903DBA">
        <w:rPr>
          <w:highlight w:val="white"/>
        </w:rPr>
        <w:t xml:space="preserve">    }  </w:t>
      </w:r>
    </w:p>
    <w:p w14:paraId="63C63714" w14:textId="77777777" w:rsidR="00A7217B" w:rsidRDefault="00A7217B" w:rsidP="00DF3A80">
      <w:pPr>
        <w:pStyle w:val="Code"/>
        <w:rPr>
          <w:highlight w:val="white"/>
        </w:rPr>
      </w:pPr>
    </w:p>
    <w:p w14:paraId="26F49582" w14:textId="77777777" w:rsidR="00A7217B" w:rsidRPr="00903DBA" w:rsidRDefault="00A7217B" w:rsidP="00A7217B">
      <w:pPr>
        <w:pStyle w:val="Code"/>
        <w:rPr>
          <w:highlight w:val="white"/>
        </w:rPr>
      </w:pPr>
      <w:r w:rsidRPr="00903DBA">
        <w:rPr>
          <w:highlight w:val="white"/>
        </w:rPr>
        <w:t xml:space="preserve">    public bool IsArrayFunctionStringStructOrUnion() {</w:t>
      </w:r>
    </w:p>
    <w:p w14:paraId="10185E9E" w14:textId="77777777" w:rsidR="00A7217B" w:rsidRPr="00903DBA" w:rsidRDefault="00A7217B" w:rsidP="00A7217B">
      <w:pPr>
        <w:pStyle w:val="Code"/>
        <w:rPr>
          <w:highlight w:val="white"/>
        </w:rPr>
      </w:pPr>
      <w:r w:rsidRPr="00903DBA">
        <w:rPr>
          <w:highlight w:val="white"/>
        </w:rPr>
        <w:t xml:space="preserve">      return </w:t>
      </w:r>
      <w:r>
        <w:rPr>
          <w:highlight w:val="white"/>
        </w:rPr>
        <w:t>IsArray() || IsFunction()</w:t>
      </w:r>
      <w:r w:rsidRPr="00903DBA">
        <w:rPr>
          <w:highlight w:val="white"/>
        </w:rPr>
        <w:t xml:space="preserve"> || IsString() || IsStructOrUnion();</w:t>
      </w:r>
    </w:p>
    <w:p w14:paraId="11F28454" w14:textId="77777777" w:rsidR="00A7217B" w:rsidRPr="00903DBA" w:rsidRDefault="00A7217B" w:rsidP="00A7217B">
      <w:pPr>
        <w:pStyle w:val="Code"/>
        <w:rPr>
          <w:highlight w:val="white"/>
        </w:rPr>
      </w:pPr>
      <w:r w:rsidRPr="00903DBA">
        <w:rPr>
          <w:highlight w:val="white"/>
        </w:rPr>
        <w:t xml:space="preserve">    }</w:t>
      </w:r>
    </w:p>
    <w:p w14:paraId="4EA83B37" w14:textId="77777777" w:rsidR="00A7217B" w:rsidRDefault="00A7217B" w:rsidP="00DF3A80">
      <w:pPr>
        <w:pStyle w:val="Code"/>
        <w:rPr>
          <w:highlight w:val="white"/>
        </w:rPr>
      </w:pPr>
    </w:p>
    <w:p w14:paraId="0B937231" w14:textId="7D2D8BAF" w:rsidR="000B32B1" w:rsidRPr="00903DBA" w:rsidRDefault="000B32B1" w:rsidP="000B32B1">
      <w:pPr>
        <w:pStyle w:val="Rubrik3"/>
        <w:rPr>
          <w:highlight w:val="white"/>
        </w:rPr>
      </w:pPr>
      <w:r>
        <w:rPr>
          <w:highlight w:val="white"/>
        </w:rPr>
        <w:t>Enumerations</w:t>
      </w:r>
    </w:p>
    <w:p w14:paraId="069F7392" w14:textId="64529F70" w:rsidR="00D36967" w:rsidRPr="00903DBA" w:rsidRDefault="00D36967">
      <w:pPr>
        <w:rPr>
          <w:color w:val="auto"/>
        </w:rPr>
        <w:pPrChange w:id="262" w:author="Stefan Bjornander" w:date="2015-04-25T10:38:00Z">
          <w:pPr>
            <w:pStyle w:val="Rubrik3"/>
          </w:pPr>
        </w:pPrChange>
      </w:pPr>
      <w:ins w:id="263" w:author="Stefan Bjornander" w:date="2015-04-25T10:38:00Z">
        <w:r w:rsidRPr="00903DBA">
          <w:t>The enumeration type (</w:t>
        </w:r>
        <w:r w:rsidRPr="00903DBA">
          <w:rPr>
            <w:rStyle w:val="KeyWord0"/>
            <w:rPrChange w:id="264" w:author="Stefan Bjornander" w:date="2015-04-25T10:38:00Z">
              <w:rPr>
                <w:rStyle w:val="CodeInText"/>
              </w:rPr>
            </w:rPrChange>
          </w:rPr>
          <w:t>enum</w:t>
        </w:r>
        <w:r w:rsidRPr="00903DBA">
          <w:t>) is stored as an integer</w:t>
        </w:r>
      </w:ins>
      <w:r w:rsidR="00425ABA" w:rsidRPr="00903DBA">
        <w:t xml:space="preserve"> with </w:t>
      </w:r>
      <w:r w:rsidR="007E763E" w:rsidRPr="00903DBA">
        <w:t>a</w:t>
      </w:r>
      <w:r w:rsidR="00425ABA" w:rsidRPr="00903DBA">
        <w:t xml:space="preserve"> value, explicitly stated or implicitly assigned</w:t>
      </w:r>
      <w:ins w:id="265" w:author="Stefan Bjornander" w:date="2015-04-25T10:38:00Z">
        <w:r w:rsidRPr="00903DBA">
          <w:t xml:space="preserve">. However, the </w:t>
        </w:r>
        <w:r w:rsidRPr="00903DBA">
          <w:rPr>
            <w:rStyle w:val="CodeInText"/>
          </w:rPr>
          <w:t>Specifi</w:t>
        </w:r>
      </w:ins>
      <w:r w:rsidRPr="00903DBA">
        <w:rPr>
          <w:rStyle w:val="CodeInText"/>
        </w:rPr>
        <w:t>er</w:t>
      </w:r>
      <w:ins w:id="266" w:author="Stefan Bjornander" w:date="2015-04-25T10:38:00Z">
        <w:r w:rsidRPr="00903DBA">
          <w:t xml:space="preserve"> class of</w:t>
        </w:r>
      </w:ins>
      <w:r w:rsidR="006F4865">
        <w:t xml:space="preserve"> Chapter </w:t>
      </w:r>
      <w:r w:rsidR="006F4865">
        <w:fldChar w:fldCharType="begin"/>
      </w:r>
      <w:r w:rsidR="006F4865">
        <w:instrText xml:space="preserve"> REF _Ref58079178 \r \h </w:instrText>
      </w:r>
      <w:r w:rsidR="006F4865">
        <w:fldChar w:fldCharType="separate"/>
      </w:r>
      <w:r w:rsidR="00392B3E">
        <w:t>5</w:t>
      </w:r>
      <w:r w:rsidR="006F4865">
        <w:fldChar w:fldCharType="end"/>
      </w:r>
      <w:r w:rsidRPr="00903DBA">
        <w:t xml:space="preserve"> </w:t>
      </w:r>
      <w:ins w:id="267" w:author="Stefan Bjornander" w:date="2015-04-25T10:38:00Z">
        <w:r w:rsidRPr="00903DBA">
          <w:t xml:space="preserve">needs to know if the type is </w:t>
        </w:r>
        <w:r w:rsidRPr="00903DBA">
          <w:rPr>
            <w:rStyle w:val="KeyWord0"/>
          </w:rPr>
          <w:t>enum</w:t>
        </w:r>
        <w:r w:rsidRPr="00903DBA">
          <w:t xml:space="preserve"> </w:t>
        </w:r>
      </w:ins>
      <w:r w:rsidRPr="00903DBA">
        <w:t>to</w:t>
      </w:r>
      <w:ins w:id="268" w:author="Stefan Bjornander" w:date="2015-04-25T10:38:00Z">
        <w:r w:rsidRPr="00903DBA">
          <w:t xml:space="preserve"> initialize its value. </w:t>
        </w:r>
      </w:ins>
      <w:r w:rsidRPr="00903DBA">
        <w:t>Therefore,</w:t>
      </w:r>
      <w:ins w:id="269" w:author="Stefan Bjornander" w:date="2015-04-25T10:38:00Z">
        <w:r w:rsidRPr="00903DBA">
          <w:t xml:space="preserve"> we add the </w:t>
        </w:r>
        <w:r w:rsidRPr="00903DBA">
          <w:rPr>
            <w:rStyle w:val="KeyWord0"/>
            <w:rPrChange w:id="270" w:author="Stefan Bjornander" w:date="2015-04-25T10:39:00Z">
              <w:rPr>
                <w:rStyle w:val="CodeInText"/>
              </w:rPr>
            </w:rPrChange>
          </w:rPr>
          <w:t>m_enum</w:t>
        </w:r>
        <w:r w:rsidRPr="00903DBA">
          <w:t xml:space="preserve"> field</w:t>
        </w:r>
      </w:ins>
      <w:r w:rsidR="004D41FC">
        <w:t>.</w:t>
      </w:r>
    </w:p>
    <w:p w14:paraId="2BF9FE47" w14:textId="374D75D3" w:rsidR="006E1FB9" w:rsidRPr="00903DBA" w:rsidRDefault="006E1FB9" w:rsidP="006E1FB9">
      <w:pPr>
        <w:pStyle w:val="Code"/>
        <w:rPr>
          <w:highlight w:val="white"/>
        </w:rPr>
      </w:pPr>
      <w:r w:rsidRPr="00903DBA">
        <w:rPr>
          <w:highlight w:val="white"/>
        </w:rPr>
        <w:t xml:space="preserve">    private ISet&lt;Pair&lt;Symbol,bool&gt;&gt; m_enumeratorItemSet;</w:t>
      </w:r>
    </w:p>
    <w:p w14:paraId="309CA7C3" w14:textId="77777777" w:rsidR="006E1FB9" w:rsidRPr="00903DBA" w:rsidRDefault="006E1FB9" w:rsidP="006E1FB9">
      <w:pPr>
        <w:pStyle w:val="Code"/>
        <w:rPr>
          <w:highlight w:val="white"/>
        </w:rPr>
      </w:pPr>
      <w:r w:rsidRPr="00903DBA">
        <w:rPr>
          <w:highlight w:val="white"/>
        </w:rPr>
        <w:t xml:space="preserve">    private bool m_enumeratorItem;</w:t>
      </w:r>
    </w:p>
    <w:p w14:paraId="04DC9FA3" w14:textId="77777777" w:rsidR="006E1FB9" w:rsidRPr="00903DBA" w:rsidRDefault="006E1FB9" w:rsidP="006E1FB9">
      <w:pPr>
        <w:pStyle w:val="Code"/>
        <w:rPr>
          <w:highlight w:val="white"/>
        </w:rPr>
      </w:pPr>
    </w:p>
    <w:p w14:paraId="1EE4E1BF" w14:textId="77777777" w:rsidR="006E1FB9" w:rsidRPr="00903DBA" w:rsidRDefault="006E1FB9" w:rsidP="006E1FB9">
      <w:pPr>
        <w:pStyle w:val="Code"/>
        <w:rPr>
          <w:highlight w:val="white"/>
        </w:rPr>
      </w:pPr>
      <w:r w:rsidRPr="00903DBA">
        <w:rPr>
          <w:highlight w:val="white"/>
        </w:rPr>
        <w:t xml:space="preserve">    public Type(Sort sort, bool enumeratorItem) {</w:t>
      </w:r>
    </w:p>
    <w:p w14:paraId="4DB51256" w14:textId="77777777" w:rsidR="006E1FB9" w:rsidRPr="00903DBA" w:rsidRDefault="006E1FB9" w:rsidP="006E1FB9">
      <w:pPr>
        <w:pStyle w:val="Code"/>
        <w:rPr>
          <w:highlight w:val="white"/>
        </w:rPr>
      </w:pPr>
      <w:r w:rsidRPr="00903DBA">
        <w:rPr>
          <w:highlight w:val="white"/>
        </w:rPr>
        <w:t xml:space="preserve">      m_sort = sort;</w:t>
      </w:r>
    </w:p>
    <w:p w14:paraId="368D3EB1" w14:textId="77777777" w:rsidR="006E1FB9" w:rsidRPr="00903DBA" w:rsidRDefault="006E1FB9" w:rsidP="006E1FB9">
      <w:pPr>
        <w:pStyle w:val="Code"/>
        <w:rPr>
          <w:highlight w:val="white"/>
        </w:rPr>
      </w:pPr>
      <w:r w:rsidRPr="00903DBA">
        <w:rPr>
          <w:highlight w:val="white"/>
        </w:rPr>
        <w:t xml:space="preserve">      m_enumeratorItem = enumeratorItem;</w:t>
      </w:r>
    </w:p>
    <w:p w14:paraId="63AAD0C9" w14:textId="77777777" w:rsidR="006E1FB9" w:rsidRPr="00903DBA" w:rsidRDefault="006E1FB9" w:rsidP="006E1FB9">
      <w:pPr>
        <w:pStyle w:val="Code"/>
        <w:rPr>
          <w:highlight w:val="white"/>
        </w:rPr>
      </w:pPr>
      <w:r w:rsidRPr="00903DBA">
        <w:rPr>
          <w:highlight w:val="white"/>
        </w:rPr>
        <w:t xml:space="preserve">    }</w:t>
      </w:r>
    </w:p>
    <w:p w14:paraId="2B18899C" w14:textId="77777777" w:rsidR="006E1FB9" w:rsidRPr="00903DBA" w:rsidRDefault="006E1FB9" w:rsidP="006E1FB9">
      <w:pPr>
        <w:pStyle w:val="Code"/>
        <w:rPr>
          <w:highlight w:val="white"/>
        </w:rPr>
      </w:pPr>
    </w:p>
    <w:p w14:paraId="6763F04C" w14:textId="77777777" w:rsidR="006E1FB9" w:rsidRPr="00903DBA" w:rsidRDefault="006E1FB9" w:rsidP="006E1FB9">
      <w:pPr>
        <w:pStyle w:val="Code"/>
        <w:rPr>
          <w:highlight w:val="white"/>
        </w:rPr>
      </w:pPr>
      <w:r w:rsidRPr="00903DBA">
        <w:rPr>
          <w:highlight w:val="white"/>
        </w:rPr>
        <w:t xml:space="preserve">    public bool EnumeratorItem {</w:t>
      </w:r>
    </w:p>
    <w:p w14:paraId="00069085" w14:textId="77777777" w:rsidR="006E1FB9" w:rsidRPr="00903DBA" w:rsidRDefault="006E1FB9" w:rsidP="006E1FB9">
      <w:pPr>
        <w:pStyle w:val="Code"/>
        <w:rPr>
          <w:highlight w:val="white"/>
        </w:rPr>
      </w:pPr>
      <w:r w:rsidRPr="00903DBA">
        <w:rPr>
          <w:highlight w:val="white"/>
        </w:rPr>
        <w:t xml:space="preserve">      get { return m_enumeratorItem; }</w:t>
      </w:r>
    </w:p>
    <w:p w14:paraId="16E2E9ED" w14:textId="77777777" w:rsidR="006E1FB9" w:rsidRPr="00903DBA" w:rsidRDefault="006E1FB9" w:rsidP="006E1FB9">
      <w:pPr>
        <w:pStyle w:val="Code"/>
        <w:rPr>
          <w:highlight w:val="white"/>
        </w:rPr>
      </w:pPr>
      <w:r w:rsidRPr="00903DBA">
        <w:rPr>
          <w:highlight w:val="white"/>
        </w:rPr>
        <w:t xml:space="preserve">    }</w:t>
      </w:r>
    </w:p>
    <w:p w14:paraId="1A34F800" w14:textId="77777777" w:rsidR="006E1FB9" w:rsidRPr="00903DBA" w:rsidRDefault="006E1FB9" w:rsidP="006E1FB9">
      <w:pPr>
        <w:pStyle w:val="Code"/>
        <w:rPr>
          <w:highlight w:val="white"/>
        </w:rPr>
      </w:pPr>
    </w:p>
    <w:p w14:paraId="7D1AE365" w14:textId="77777777" w:rsidR="006E1FB9" w:rsidRPr="00903DBA" w:rsidRDefault="006E1FB9" w:rsidP="006E1FB9">
      <w:pPr>
        <w:pStyle w:val="Code"/>
        <w:rPr>
          <w:highlight w:val="white"/>
        </w:rPr>
      </w:pPr>
      <w:r w:rsidRPr="00903DBA">
        <w:rPr>
          <w:highlight w:val="white"/>
        </w:rPr>
        <w:t xml:space="preserve">    public Type(Sort sort, ISet&lt;Pair&lt;Symbol,bool&gt;&gt; enumSet) {</w:t>
      </w:r>
    </w:p>
    <w:p w14:paraId="0B9287B5" w14:textId="77777777" w:rsidR="006E1FB9" w:rsidRPr="00903DBA" w:rsidRDefault="006E1FB9" w:rsidP="006E1FB9">
      <w:pPr>
        <w:pStyle w:val="Code"/>
        <w:rPr>
          <w:highlight w:val="white"/>
        </w:rPr>
      </w:pPr>
      <w:r w:rsidRPr="00903DBA">
        <w:rPr>
          <w:highlight w:val="white"/>
        </w:rPr>
        <w:t xml:space="preserve">      m_sort = sort;</w:t>
      </w:r>
    </w:p>
    <w:p w14:paraId="0F6CEF51" w14:textId="77777777" w:rsidR="006E1FB9" w:rsidRPr="00903DBA" w:rsidRDefault="006E1FB9" w:rsidP="006E1FB9">
      <w:pPr>
        <w:pStyle w:val="Code"/>
        <w:rPr>
          <w:highlight w:val="white"/>
        </w:rPr>
      </w:pPr>
      <w:r w:rsidRPr="00903DBA">
        <w:rPr>
          <w:highlight w:val="white"/>
        </w:rPr>
        <w:lastRenderedPageBreak/>
        <w:t xml:space="preserve">      m_enumeratorItemSet = enumSet;</w:t>
      </w:r>
    </w:p>
    <w:p w14:paraId="6125B19E" w14:textId="77777777" w:rsidR="006E1FB9" w:rsidRPr="00903DBA" w:rsidRDefault="006E1FB9" w:rsidP="006E1FB9">
      <w:pPr>
        <w:pStyle w:val="Code"/>
        <w:rPr>
          <w:highlight w:val="white"/>
        </w:rPr>
      </w:pPr>
      <w:r w:rsidRPr="00903DBA">
        <w:rPr>
          <w:highlight w:val="white"/>
        </w:rPr>
        <w:t xml:space="preserve">    }</w:t>
      </w:r>
    </w:p>
    <w:p w14:paraId="7E1BE744" w14:textId="77777777" w:rsidR="006E1FB9" w:rsidRPr="00903DBA" w:rsidRDefault="006E1FB9" w:rsidP="006E1FB9">
      <w:pPr>
        <w:pStyle w:val="Code"/>
        <w:rPr>
          <w:highlight w:val="white"/>
        </w:rPr>
      </w:pPr>
    </w:p>
    <w:p w14:paraId="0F8418FD" w14:textId="5FF19228" w:rsidR="006E1FB9" w:rsidRPr="00903DBA" w:rsidRDefault="006E1FB9" w:rsidP="006E1FB9">
      <w:pPr>
        <w:pStyle w:val="Code"/>
        <w:rPr>
          <w:highlight w:val="white"/>
        </w:rPr>
      </w:pPr>
      <w:r w:rsidRPr="00903DBA">
        <w:rPr>
          <w:highlight w:val="white"/>
        </w:rPr>
        <w:t xml:space="preserve">    public ISet&lt;Pair&lt;Symbol,bool&gt;&gt; </w:t>
      </w:r>
      <w:r w:rsidR="00F92D2F" w:rsidRPr="00903DBA">
        <w:rPr>
          <w:highlight w:val="white"/>
        </w:rPr>
        <w:t>EnumItemSet</w:t>
      </w:r>
      <w:r w:rsidRPr="00903DBA">
        <w:rPr>
          <w:highlight w:val="white"/>
        </w:rPr>
        <w:t xml:space="preserve"> {</w:t>
      </w:r>
    </w:p>
    <w:p w14:paraId="59BF49FF" w14:textId="77777777" w:rsidR="006E1FB9" w:rsidRPr="00903DBA" w:rsidRDefault="006E1FB9" w:rsidP="006E1FB9">
      <w:pPr>
        <w:pStyle w:val="Code"/>
        <w:rPr>
          <w:highlight w:val="white"/>
        </w:rPr>
      </w:pPr>
      <w:r w:rsidRPr="00903DBA">
        <w:rPr>
          <w:highlight w:val="white"/>
        </w:rPr>
        <w:t xml:space="preserve">      get { return m_enumeratorItemSet; }</w:t>
      </w:r>
    </w:p>
    <w:p w14:paraId="3926CF39" w14:textId="5268EDB0" w:rsidR="006E1FB9" w:rsidRDefault="006E1FB9" w:rsidP="006E1FB9">
      <w:pPr>
        <w:pStyle w:val="Code"/>
        <w:rPr>
          <w:highlight w:val="white"/>
        </w:rPr>
      </w:pPr>
      <w:r w:rsidRPr="00903DBA">
        <w:rPr>
          <w:highlight w:val="white"/>
        </w:rPr>
        <w:t xml:space="preserve">    }</w:t>
      </w:r>
    </w:p>
    <w:p w14:paraId="1E734E35" w14:textId="77777777" w:rsidR="00E1437E" w:rsidRDefault="00E1437E" w:rsidP="006E1FB9">
      <w:pPr>
        <w:pStyle w:val="Code"/>
        <w:rPr>
          <w:highlight w:val="white"/>
        </w:rPr>
      </w:pPr>
    </w:p>
    <w:p w14:paraId="170DB8C6" w14:textId="77777777" w:rsidR="00E1437E" w:rsidRPr="00903DBA" w:rsidRDefault="00E1437E" w:rsidP="00E1437E">
      <w:pPr>
        <w:pStyle w:val="Code"/>
        <w:rPr>
          <w:highlight w:val="white"/>
        </w:rPr>
      </w:pPr>
      <w:r w:rsidRPr="00903DBA">
        <w:rPr>
          <w:highlight w:val="white"/>
        </w:rPr>
        <w:t xml:space="preserve">    public bool IsEnumerator() {</w:t>
      </w:r>
    </w:p>
    <w:p w14:paraId="04764918" w14:textId="77777777" w:rsidR="00E1437E" w:rsidRPr="00903DBA" w:rsidRDefault="00E1437E" w:rsidP="00E1437E">
      <w:pPr>
        <w:pStyle w:val="Code"/>
        <w:rPr>
          <w:highlight w:val="white"/>
        </w:rPr>
      </w:pPr>
      <w:r w:rsidRPr="00903DBA">
        <w:rPr>
          <w:highlight w:val="white"/>
        </w:rPr>
        <w:t xml:space="preserve">      return (m_enumeratorItemSet != null);</w:t>
      </w:r>
    </w:p>
    <w:p w14:paraId="69FC81D5" w14:textId="5CD7807C" w:rsidR="00E1437E" w:rsidRPr="00903DBA" w:rsidRDefault="00E1437E" w:rsidP="006E1FB9">
      <w:pPr>
        <w:pStyle w:val="Code"/>
        <w:rPr>
          <w:highlight w:val="white"/>
        </w:rPr>
      </w:pPr>
      <w:r w:rsidRPr="00903DBA">
        <w:rPr>
          <w:highlight w:val="white"/>
        </w:rPr>
        <w:t xml:space="preserve">    }</w:t>
      </w:r>
    </w:p>
    <w:p w14:paraId="4B70AF47" w14:textId="134333A0" w:rsidR="00024D4D" w:rsidRPr="00903DBA" w:rsidRDefault="00024D4D" w:rsidP="00024D4D">
      <w:pPr>
        <w:pStyle w:val="Rubrik3"/>
        <w:rPr>
          <w:highlight w:val="white"/>
        </w:rPr>
      </w:pPr>
      <w:r>
        <w:rPr>
          <w:highlight w:val="white"/>
        </w:rPr>
        <w:t>Type Size</w:t>
      </w:r>
    </w:p>
    <w:p w14:paraId="1ACBF843" w14:textId="6FF48969" w:rsidR="003903B8" w:rsidRPr="00903DBA" w:rsidRDefault="003903B8">
      <w:pPr>
        <w:rPr>
          <w:ins w:id="271" w:author="Stefan Bjornander" w:date="2015-04-25T11:15:00Z"/>
        </w:rPr>
        <w:pPrChange w:id="272" w:author="Stefan Bjornander" w:date="2015-04-25T14:54:00Z">
          <w:pPr>
            <w:pStyle w:val="Rubrik3"/>
          </w:pPr>
        </w:pPrChange>
      </w:pPr>
      <w:ins w:id="273" w:author="Stefan Bjornander" w:date="2015-04-25T14:54:00Z">
        <w:r w:rsidRPr="00903DBA">
          <w:t xml:space="preserve">Each type has a size, even though void </w:t>
        </w:r>
      </w:ins>
      <w:ins w:id="274" w:author="Stefan Bjornander" w:date="2015-04-25T16:04:00Z">
        <w:r w:rsidRPr="00903DBA">
          <w:t>and</w:t>
        </w:r>
      </w:ins>
      <w:ins w:id="275" w:author="Stefan Bjornander" w:date="2015-04-25T14:54:00Z">
        <w:r w:rsidRPr="00903DBA">
          <w:t xml:space="preserve"> function </w:t>
        </w:r>
      </w:ins>
      <w:r w:rsidR="00A80393">
        <w:t>as well as incomplete arrays, struct, and union</w:t>
      </w:r>
      <w:r w:rsidR="00F1082A">
        <w:t xml:space="preserve"> </w:t>
      </w:r>
      <w:r w:rsidR="00A80393">
        <w:t>sizes are defined to zero</w:t>
      </w:r>
      <w:ins w:id="276" w:author="Stefan Bjornander" w:date="2015-04-25T14:54:00Z">
        <w:r w:rsidRPr="00903DBA">
          <w:t>. The size of an array is its size times the size of its type</w:t>
        </w:r>
      </w:ins>
      <w:ins w:id="277" w:author="Stefan Bjornander" w:date="2015-04-25T14:55:00Z">
        <w:r w:rsidRPr="00903DBA">
          <w:t xml:space="preserve">, the size of a struct is the sum of the sizes of its members, and the size of a union is the size of its </w:t>
        </w:r>
      </w:ins>
      <w:ins w:id="278" w:author="Stefan Bjornander" w:date="2015-04-25T16:04:00Z">
        <w:r w:rsidRPr="00903DBA">
          <w:t>largest</w:t>
        </w:r>
      </w:ins>
      <w:ins w:id="279" w:author="Stefan Bjornander" w:date="2015-04-25T14:55:00Z">
        <w:r w:rsidRPr="00903DBA">
          <w:t xml:space="preserve"> member. Not</w:t>
        </w:r>
      </w:ins>
      <w:ins w:id="280" w:author="Stefan Bjornander" w:date="2015-04-25T16:04:00Z">
        <w:r w:rsidRPr="00903DBA">
          <w:t>e</w:t>
        </w:r>
      </w:ins>
      <w:ins w:id="281" w:author="Stefan Bjornander" w:date="2015-04-25T14:55:00Z">
        <w:r w:rsidRPr="00903DBA">
          <w:t xml:space="preserve"> that a pointer always has the same size, regardless of what it points at.</w:t>
        </w:r>
      </w:ins>
    </w:p>
    <w:p w14:paraId="4B601ECA" w14:textId="77777777" w:rsidR="006E1FB9" w:rsidRPr="00903DBA" w:rsidRDefault="006E1FB9" w:rsidP="006E1FB9">
      <w:pPr>
        <w:pStyle w:val="Code"/>
        <w:rPr>
          <w:highlight w:val="white"/>
        </w:rPr>
      </w:pPr>
      <w:r w:rsidRPr="00903DBA">
        <w:rPr>
          <w:highlight w:val="white"/>
        </w:rPr>
        <w:t xml:space="preserve">    public int Size() {</w:t>
      </w:r>
    </w:p>
    <w:p w14:paraId="418A12B6" w14:textId="77777777" w:rsidR="006E1FB9" w:rsidRPr="00903DBA" w:rsidRDefault="006E1FB9" w:rsidP="006E1FB9">
      <w:pPr>
        <w:pStyle w:val="Code"/>
        <w:rPr>
          <w:highlight w:val="white"/>
        </w:rPr>
      </w:pPr>
      <w:r w:rsidRPr="00903DBA">
        <w:rPr>
          <w:highlight w:val="white"/>
        </w:rPr>
        <w:t xml:space="preserve">      switch (m_sort) {</w:t>
      </w:r>
    </w:p>
    <w:p w14:paraId="68FC9619" w14:textId="77777777" w:rsidR="006E1FB9" w:rsidRPr="00903DBA" w:rsidRDefault="006E1FB9" w:rsidP="006E1FB9">
      <w:pPr>
        <w:pStyle w:val="Code"/>
        <w:rPr>
          <w:highlight w:val="white"/>
        </w:rPr>
      </w:pPr>
      <w:r w:rsidRPr="00903DBA">
        <w:rPr>
          <w:highlight w:val="white"/>
        </w:rPr>
        <w:t xml:space="preserve">        case Sort.Array:</w:t>
      </w:r>
    </w:p>
    <w:p w14:paraId="3D172FF3" w14:textId="77777777" w:rsidR="006E1FB9" w:rsidRPr="00903DBA" w:rsidRDefault="006E1FB9" w:rsidP="006E1FB9">
      <w:pPr>
        <w:pStyle w:val="Code"/>
        <w:rPr>
          <w:highlight w:val="white"/>
        </w:rPr>
      </w:pPr>
      <w:r w:rsidRPr="00903DBA">
        <w:rPr>
          <w:highlight w:val="white"/>
        </w:rPr>
        <w:t xml:space="preserve">          return m_arraySize * m_arrayType.Size();</w:t>
      </w:r>
    </w:p>
    <w:p w14:paraId="3D974236" w14:textId="77777777" w:rsidR="006E1FB9" w:rsidRPr="00903DBA" w:rsidRDefault="006E1FB9" w:rsidP="00953C3C">
      <w:pPr>
        <w:pStyle w:val="Code"/>
        <w:rPr>
          <w:highlight w:val="white"/>
        </w:rPr>
      </w:pPr>
    </w:p>
    <w:p w14:paraId="5154C40A" w14:textId="77777777" w:rsidR="00953C3C" w:rsidRPr="00903DBA" w:rsidRDefault="00953C3C" w:rsidP="00953C3C">
      <w:pPr>
        <w:pStyle w:val="Code"/>
        <w:rPr>
          <w:highlight w:val="white"/>
        </w:rPr>
      </w:pPr>
      <w:r w:rsidRPr="00903DBA">
        <w:rPr>
          <w:highlight w:val="white"/>
        </w:rPr>
        <w:t xml:space="preserve">        case Sort.Struct:</w:t>
      </w:r>
    </w:p>
    <w:p w14:paraId="3BF18528" w14:textId="77777777" w:rsidR="00953C3C" w:rsidRPr="00903DBA" w:rsidRDefault="00953C3C" w:rsidP="00953C3C">
      <w:pPr>
        <w:pStyle w:val="Code"/>
        <w:rPr>
          <w:highlight w:val="white"/>
        </w:rPr>
      </w:pPr>
      <w:r w:rsidRPr="00903DBA">
        <w:rPr>
          <w:highlight w:val="white"/>
        </w:rPr>
        <w:t xml:space="preserve">            if (m_memberMap != null) {</w:t>
      </w:r>
    </w:p>
    <w:p w14:paraId="3B8E1AFC" w14:textId="77777777" w:rsidR="00953C3C" w:rsidRPr="00903DBA" w:rsidRDefault="00953C3C" w:rsidP="00953C3C">
      <w:pPr>
        <w:pStyle w:val="Code"/>
        <w:rPr>
          <w:highlight w:val="white"/>
        </w:rPr>
      </w:pPr>
      <w:r w:rsidRPr="00903DBA">
        <w:rPr>
          <w:highlight w:val="white"/>
        </w:rPr>
        <w:t xml:space="preserve">              int size = 0;</w:t>
      </w:r>
    </w:p>
    <w:p w14:paraId="55AE0C03" w14:textId="77777777" w:rsidR="00953C3C" w:rsidRPr="00903DBA" w:rsidRDefault="00953C3C" w:rsidP="00953C3C">
      <w:pPr>
        <w:pStyle w:val="Code"/>
        <w:rPr>
          <w:highlight w:val="white"/>
        </w:rPr>
      </w:pPr>
    </w:p>
    <w:p w14:paraId="110FC076" w14:textId="77777777" w:rsidR="00953C3C" w:rsidRPr="00903DBA" w:rsidRDefault="00953C3C" w:rsidP="00953C3C">
      <w:pPr>
        <w:pStyle w:val="Code"/>
        <w:rPr>
          <w:highlight w:val="white"/>
        </w:rPr>
      </w:pPr>
      <w:r w:rsidRPr="00903DBA">
        <w:rPr>
          <w:highlight w:val="white"/>
        </w:rPr>
        <w:t xml:space="preserve">              foreach (Symbol symbol in m_memberMap.Values) {</w:t>
      </w:r>
    </w:p>
    <w:p w14:paraId="24571B87" w14:textId="77777777" w:rsidR="00953C3C" w:rsidRPr="00903DBA" w:rsidRDefault="00953C3C" w:rsidP="00953C3C">
      <w:pPr>
        <w:pStyle w:val="Code"/>
        <w:rPr>
          <w:highlight w:val="white"/>
        </w:rPr>
      </w:pPr>
      <w:r w:rsidRPr="00903DBA">
        <w:rPr>
          <w:highlight w:val="white"/>
        </w:rPr>
        <w:t xml:space="preserve">                size += symbol.Type.Size();</w:t>
      </w:r>
    </w:p>
    <w:p w14:paraId="3CC7C769" w14:textId="77777777" w:rsidR="00953C3C" w:rsidRPr="00903DBA" w:rsidRDefault="00953C3C" w:rsidP="00953C3C">
      <w:pPr>
        <w:pStyle w:val="Code"/>
        <w:rPr>
          <w:highlight w:val="white"/>
        </w:rPr>
      </w:pPr>
      <w:r w:rsidRPr="00903DBA">
        <w:rPr>
          <w:highlight w:val="white"/>
        </w:rPr>
        <w:t xml:space="preserve">              }</w:t>
      </w:r>
    </w:p>
    <w:p w14:paraId="5739D7EB" w14:textId="77777777" w:rsidR="00953C3C" w:rsidRPr="00903DBA" w:rsidRDefault="00953C3C" w:rsidP="00953C3C">
      <w:pPr>
        <w:pStyle w:val="Code"/>
        <w:rPr>
          <w:highlight w:val="white"/>
        </w:rPr>
      </w:pPr>
    </w:p>
    <w:p w14:paraId="611D24DE" w14:textId="77777777" w:rsidR="00953C3C" w:rsidRPr="00903DBA" w:rsidRDefault="00953C3C" w:rsidP="00953C3C">
      <w:pPr>
        <w:pStyle w:val="Code"/>
        <w:rPr>
          <w:highlight w:val="white"/>
        </w:rPr>
      </w:pPr>
      <w:r w:rsidRPr="00903DBA">
        <w:rPr>
          <w:highlight w:val="white"/>
        </w:rPr>
        <w:t xml:space="preserve">              return size;</w:t>
      </w:r>
    </w:p>
    <w:p w14:paraId="361C31F7" w14:textId="77777777" w:rsidR="00953C3C" w:rsidRPr="00903DBA" w:rsidRDefault="00953C3C" w:rsidP="00953C3C">
      <w:pPr>
        <w:pStyle w:val="Code"/>
        <w:rPr>
          <w:highlight w:val="white"/>
        </w:rPr>
      </w:pPr>
      <w:r w:rsidRPr="00903DBA">
        <w:rPr>
          <w:highlight w:val="white"/>
        </w:rPr>
        <w:t xml:space="preserve">            }        </w:t>
      </w:r>
    </w:p>
    <w:p w14:paraId="72B597FC" w14:textId="77777777" w:rsidR="00953C3C" w:rsidRPr="00903DBA" w:rsidRDefault="00953C3C" w:rsidP="00953C3C">
      <w:pPr>
        <w:pStyle w:val="Code"/>
        <w:rPr>
          <w:highlight w:val="white"/>
        </w:rPr>
      </w:pPr>
      <w:r w:rsidRPr="00903DBA">
        <w:rPr>
          <w:highlight w:val="white"/>
        </w:rPr>
        <w:t xml:space="preserve">            else {</w:t>
      </w:r>
    </w:p>
    <w:p w14:paraId="3B9494C9" w14:textId="77777777" w:rsidR="00953C3C" w:rsidRPr="00903DBA" w:rsidRDefault="00953C3C" w:rsidP="00953C3C">
      <w:pPr>
        <w:pStyle w:val="Code"/>
        <w:rPr>
          <w:highlight w:val="white"/>
        </w:rPr>
      </w:pPr>
      <w:r w:rsidRPr="00903DBA">
        <w:rPr>
          <w:highlight w:val="white"/>
        </w:rPr>
        <w:t xml:space="preserve">              return 0;</w:t>
      </w:r>
    </w:p>
    <w:p w14:paraId="4E1CAEC6" w14:textId="77777777" w:rsidR="00953C3C" w:rsidRPr="00903DBA" w:rsidRDefault="00953C3C" w:rsidP="00953C3C">
      <w:pPr>
        <w:pStyle w:val="Code"/>
        <w:rPr>
          <w:highlight w:val="white"/>
        </w:rPr>
      </w:pPr>
      <w:r w:rsidRPr="00903DBA">
        <w:rPr>
          <w:highlight w:val="white"/>
        </w:rPr>
        <w:t xml:space="preserve">            }</w:t>
      </w:r>
    </w:p>
    <w:p w14:paraId="3D69ADE8" w14:textId="77777777" w:rsidR="00953C3C" w:rsidRPr="00903DBA" w:rsidRDefault="00953C3C" w:rsidP="00953C3C">
      <w:pPr>
        <w:pStyle w:val="Code"/>
        <w:rPr>
          <w:highlight w:val="white"/>
        </w:rPr>
      </w:pPr>
    </w:p>
    <w:p w14:paraId="1A417E2B" w14:textId="77777777" w:rsidR="00953C3C" w:rsidRPr="00903DBA" w:rsidRDefault="00953C3C" w:rsidP="00953C3C">
      <w:pPr>
        <w:pStyle w:val="Code"/>
        <w:rPr>
          <w:highlight w:val="white"/>
        </w:rPr>
      </w:pPr>
      <w:r w:rsidRPr="00903DBA">
        <w:rPr>
          <w:highlight w:val="white"/>
        </w:rPr>
        <w:t xml:space="preserve">        case Sort.Union:</w:t>
      </w:r>
    </w:p>
    <w:p w14:paraId="5D91E5C7" w14:textId="77777777" w:rsidR="00953C3C" w:rsidRPr="00903DBA" w:rsidRDefault="00953C3C" w:rsidP="00953C3C">
      <w:pPr>
        <w:pStyle w:val="Code"/>
        <w:rPr>
          <w:highlight w:val="white"/>
        </w:rPr>
      </w:pPr>
      <w:r w:rsidRPr="00903DBA">
        <w:rPr>
          <w:highlight w:val="white"/>
        </w:rPr>
        <w:t xml:space="preserve">            if (m_memberMap == null) {</w:t>
      </w:r>
    </w:p>
    <w:p w14:paraId="4128D8F0" w14:textId="77777777" w:rsidR="00953C3C" w:rsidRPr="00903DBA" w:rsidRDefault="00953C3C" w:rsidP="00953C3C">
      <w:pPr>
        <w:pStyle w:val="Code"/>
        <w:rPr>
          <w:highlight w:val="white"/>
        </w:rPr>
      </w:pPr>
      <w:r w:rsidRPr="00903DBA">
        <w:rPr>
          <w:highlight w:val="white"/>
        </w:rPr>
        <w:t xml:space="preserve">              int size = 0;</w:t>
      </w:r>
    </w:p>
    <w:p w14:paraId="57173A44" w14:textId="77777777" w:rsidR="00953C3C" w:rsidRPr="00903DBA" w:rsidRDefault="00953C3C" w:rsidP="00953C3C">
      <w:pPr>
        <w:pStyle w:val="Code"/>
        <w:rPr>
          <w:highlight w:val="white"/>
        </w:rPr>
      </w:pPr>
    </w:p>
    <w:p w14:paraId="31231CB1" w14:textId="77777777" w:rsidR="00953C3C" w:rsidRPr="00903DBA" w:rsidRDefault="00953C3C" w:rsidP="00953C3C">
      <w:pPr>
        <w:pStyle w:val="Code"/>
        <w:rPr>
          <w:highlight w:val="white"/>
        </w:rPr>
      </w:pPr>
      <w:r w:rsidRPr="00903DBA">
        <w:rPr>
          <w:highlight w:val="white"/>
        </w:rPr>
        <w:t xml:space="preserve">              foreach (Symbol symbol in m_memberMap.Values) {</w:t>
      </w:r>
    </w:p>
    <w:p w14:paraId="2B1091E9" w14:textId="77777777" w:rsidR="00953C3C" w:rsidRPr="00903DBA" w:rsidRDefault="00953C3C" w:rsidP="00953C3C">
      <w:pPr>
        <w:pStyle w:val="Code"/>
        <w:rPr>
          <w:highlight w:val="white"/>
        </w:rPr>
      </w:pPr>
      <w:r w:rsidRPr="00903DBA">
        <w:rPr>
          <w:highlight w:val="white"/>
        </w:rPr>
        <w:t xml:space="preserve">                size = Math.Max(size, symbol.Type.Size());</w:t>
      </w:r>
    </w:p>
    <w:p w14:paraId="35BA68CB" w14:textId="77777777" w:rsidR="00953C3C" w:rsidRPr="00903DBA" w:rsidRDefault="00953C3C" w:rsidP="00953C3C">
      <w:pPr>
        <w:pStyle w:val="Code"/>
        <w:rPr>
          <w:highlight w:val="white"/>
        </w:rPr>
      </w:pPr>
      <w:r w:rsidRPr="00903DBA">
        <w:rPr>
          <w:highlight w:val="white"/>
        </w:rPr>
        <w:t xml:space="preserve">              }</w:t>
      </w:r>
    </w:p>
    <w:p w14:paraId="4B5302B8" w14:textId="77777777" w:rsidR="00953C3C" w:rsidRPr="00903DBA" w:rsidRDefault="00953C3C" w:rsidP="00953C3C">
      <w:pPr>
        <w:pStyle w:val="Code"/>
        <w:rPr>
          <w:highlight w:val="white"/>
        </w:rPr>
      </w:pPr>
    </w:p>
    <w:p w14:paraId="4A9C37EA" w14:textId="77777777" w:rsidR="00953C3C" w:rsidRPr="00903DBA" w:rsidRDefault="00953C3C" w:rsidP="00953C3C">
      <w:pPr>
        <w:pStyle w:val="Code"/>
        <w:rPr>
          <w:highlight w:val="white"/>
        </w:rPr>
      </w:pPr>
      <w:r w:rsidRPr="00903DBA">
        <w:rPr>
          <w:highlight w:val="white"/>
        </w:rPr>
        <w:t xml:space="preserve">              return size;</w:t>
      </w:r>
    </w:p>
    <w:p w14:paraId="6619FB80" w14:textId="77777777" w:rsidR="00953C3C" w:rsidRPr="00903DBA" w:rsidRDefault="00953C3C" w:rsidP="00953C3C">
      <w:pPr>
        <w:pStyle w:val="Code"/>
        <w:rPr>
          <w:highlight w:val="white"/>
        </w:rPr>
      </w:pPr>
      <w:r w:rsidRPr="00903DBA">
        <w:rPr>
          <w:highlight w:val="white"/>
        </w:rPr>
        <w:t xml:space="preserve">            }</w:t>
      </w:r>
    </w:p>
    <w:p w14:paraId="0DD24222" w14:textId="77777777" w:rsidR="00953C3C" w:rsidRPr="00903DBA" w:rsidRDefault="00953C3C" w:rsidP="00953C3C">
      <w:pPr>
        <w:pStyle w:val="Code"/>
        <w:rPr>
          <w:highlight w:val="white"/>
        </w:rPr>
      </w:pPr>
      <w:r w:rsidRPr="00903DBA">
        <w:rPr>
          <w:highlight w:val="white"/>
        </w:rPr>
        <w:t xml:space="preserve">            else {</w:t>
      </w:r>
    </w:p>
    <w:p w14:paraId="563FC3A7" w14:textId="77777777" w:rsidR="00953C3C" w:rsidRPr="00903DBA" w:rsidRDefault="00953C3C" w:rsidP="00953C3C">
      <w:pPr>
        <w:pStyle w:val="Code"/>
        <w:rPr>
          <w:highlight w:val="white"/>
        </w:rPr>
      </w:pPr>
      <w:r w:rsidRPr="00903DBA">
        <w:rPr>
          <w:highlight w:val="white"/>
        </w:rPr>
        <w:t xml:space="preserve">              return 0;</w:t>
      </w:r>
    </w:p>
    <w:p w14:paraId="6741CB70" w14:textId="77777777" w:rsidR="00953C3C" w:rsidRPr="00903DBA" w:rsidRDefault="00953C3C" w:rsidP="00953C3C">
      <w:pPr>
        <w:pStyle w:val="Code"/>
        <w:rPr>
          <w:highlight w:val="white"/>
        </w:rPr>
      </w:pPr>
      <w:r w:rsidRPr="00903DBA">
        <w:rPr>
          <w:highlight w:val="white"/>
        </w:rPr>
        <w:t xml:space="preserve">            }</w:t>
      </w:r>
    </w:p>
    <w:p w14:paraId="755B76EA" w14:textId="77777777" w:rsidR="006E1FB9" w:rsidRPr="00903DBA" w:rsidRDefault="006E1FB9" w:rsidP="00953C3C">
      <w:pPr>
        <w:pStyle w:val="Code"/>
        <w:rPr>
          <w:highlight w:val="white"/>
        </w:rPr>
      </w:pPr>
    </w:p>
    <w:p w14:paraId="50EDE552" w14:textId="77777777" w:rsidR="006E1FB9" w:rsidRPr="00903DBA" w:rsidRDefault="006E1FB9" w:rsidP="006E1FB9">
      <w:pPr>
        <w:pStyle w:val="Code"/>
        <w:rPr>
          <w:highlight w:val="white"/>
        </w:rPr>
      </w:pPr>
      <w:r w:rsidRPr="00903DBA">
        <w:rPr>
          <w:highlight w:val="white"/>
        </w:rPr>
        <w:t xml:space="preserve">        case Sort.Logical:</w:t>
      </w:r>
    </w:p>
    <w:p w14:paraId="51834D6F" w14:textId="4BBBFBCC" w:rsidR="006E1FB9" w:rsidRPr="00903DBA" w:rsidRDefault="006E1FB9" w:rsidP="006E1FB9">
      <w:pPr>
        <w:pStyle w:val="Code"/>
        <w:rPr>
          <w:highlight w:val="white"/>
        </w:rPr>
      </w:pPr>
      <w:r w:rsidRPr="00903DBA">
        <w:rPr>
          <w:highlight w:val="white"/>
        </w:rPr>
        <w:t xml:space="preserve">            return </w:t>
      </w:r>
      <w:r w:rsidR="00BB52D5" w:rsidRPr="00903DBA">
        <w:rPr>
          <w:highlight w:val="white"/>
        </w:rPr>
        <w:t>TypeSize.SignedIntegerSize</w:t>
      </w:r>
      <w:r w:rsidRPr="00903DBA">
        <w:rPr>
          <w:highlight w:val="white"/>
        </w:rPr>
        <w:t>;</w:t>
      </w:r>
    </w:p>
    <w:p w14:paraId="353E8294" w14:textId="77777777" w:rsidR="006E1FB9" w:rsidRPr="00903DBA" w:rsidRDefault="006E1FB9" w:rsidP="006E1FB9">
      <w:pPr>
        <w:pStyle w:val="Code"/>
        <w:rPr>
          <w:highlight w:val="white"/>
        </w:rPr>
      </w:pPr>
    </w:p>
    <w:p w14:paraId="3A2426C8" w14:textId="77777777" w:rsidR="006E1FB9" w:rsidRPr="00903DBA" w:rsidRDefault="006E1FB9" w:rsidP="006E1FB9">
      <w:pPr>
        <w:pStyle w:val="Code"/>
        <w:rPr>
          <w:highlight w:val="white"/>
        </w:rPr>
      </w:pPr>
      <w:r w:rsidRPr="00903DBA">
        <w:rPr>
          <w:highlight w:val="white"/>
        </w:rPr>
        <w:t xml:space="preserve">        default:</w:t>
      </w:r>
    </w:p>
    <w:p w14:paraId="547B0D70" w14:textId="77777777" w:rsidR="00BD00CD" w:rsidRPr="00903DBA" w:rsidRDefault="00BD00CD" w:rsidP="00BD00CD">
      <w:pPr>
        <w:pStyle w:val="Code"/>
        <w:rPr>
          <w:highlight w:val="white"/>
        </w:rPr>
      </w:pPr>
      <w:r w:rsidRPr="00903DBA">
        <w:rPr>
          <w:highlight w:val="white"/>
        </w:rPr>
        <w:t xml:space="preserve">          return TypeSize.Size(m_sort);</w:t>
      </w:r>
    </w:p>
    <w:p w14:paraId="03E869B8" w14:textId="77777777" w:rsidR="006E1FB9" w:rsidRPr="00903DBA" w:rsidRDefault="006E1FB9" w:rsidP="006E1FB9">
      <w:pPr>
        <w:pStyle w:val="Code"/>
        <w:rPr>
          <w:highlight w:val="white"/>
        </w:rPr>
      </w:pPr>
      <w:r w:rsidRPr="00903DBA">
        <w:rPr>
          <w:highlight w:val="white"/>
        </w:rPr>
        <w:t xml:space="preserve">      }</w:t>
      </w:r>
    </w:p>
    <w:p w14:paraId="062C730A" w14:textId="77777777" w:rsidR="006E1FB9" w:rsidRPr="00903DBA" w:rsidRDefault="006E1FB9" w:rsidP="006E1FB9">
      <w:pPr>
        <w:pStyle w:val="Code"/>
        <w:rPr>
          <w:highlight w:val="white"/>
        </w:rPr>
      </w:pPr>
      <w:r w:rsidRPr="00903DBA">
        <w:rPr>
          <w:highlight w:val="white"/>
        </w:rPr>
        <w:lastRenderedPageBreak/>
        <w:t xml:space="preserve">    }</w:t>
      </w:r>
    </w:p>
    <w:p w14:paraId="72460D23" w14:textId="7395C2BF" w:rsidR="006E1FB9" w:rsidRPr="00903DBA" w:rsidRDefault="005B37F6" w:rsidP="005B37F6">
      <w:pPr>
        <w:rPr>
          <w:highlight w:val="white"/>
        </w:rPr>
      </w:pPr>
      <w:r w:rsidRPr="00903DBA">
        <w:rPr>
          <w:highlight w:val="white"/>
        </w:rPr>
        <w:t xml:space="preserve">The </w:t>
      </w:r>
      <w:r w:rsidRPr="00903DBA">
        <w:rPr>
          <w:rStyle w:val="KeyWord0"/>
          <w:highlight w:val="white"/>
        </w:rPr>
        <w:t>SizeArray</w:t>
      </w:r>
      <w:r w:rsidRPr="00903DBA">
        <w:rPr>
          <w:highlight w:val="white"/>
        </w:rPr>
        <w:t xml:space="preserve"> works as </w:t>
      </w:r>
      <w:r w:rsidRPr="00903DBA">
        <w:rPr>
          <w:rStyle w:val="KeyWord0"/>
          <w:highlight w:val="white"/>
        </w:rPr>
        <w:t>Size</w:t>
      </w:r>
      <w:r w:rsidRPr="00903DBA">
        <w:rPr>
          <w:highlight w:val="white"/>
        </w:rPr>
        <w:t xml:space="preserve"> above, with the difference that </w:t>
      </w:r>
      <w:r w:rsidR="00EA627A" w:rsidRPr="00903DBA">
        <w:rPr>
          <w:highlight w:val="white"/>
        </w:rPr>
        <w:t>arrays, functions, and strings is given pointer size.</w:t>
      </w:r>
      <w:r w:rsidR="008C07AF">
        <w:rPr>
          <w:highlight w:val="white"/>
        </w:rPr>
        <w:t xml:space="preserve"> This method is called when arguments are passed in function calls.</w:t>
      </w:r>
    </w:p>
    <w:p w14:paraId="70C42BA2" w14:textId="77777777" w:rsidR="00D6402F" w:rsidRPr="00903DBA" w:rsidRDefault="00D6402F" w:rsidP="00D6402F">
      <w:pPr>
        <w:pStyle w:val="Code"/>
        <w:rPr>
          <w:highlight w:val="white"/>
        </w:rPr>
      </w:pPr>
      <w:r w:rsidRPr="00903DBA">
        <w:rPr>
          <w:highlight w:val="white"/>
        </w:rPr>
        <w:t xml:space="preserve">    public int SizeArray() {</w:t>
      </w:r>
    </w:p>
    <w:p w14:paraId="30CADBDD" w14:textId="77777777" w:rsidR="00D6402F" w:rsidRPr="00903DBA" w:rsidRDefault="00D6402F" w:rsidP="00D6402F">
      <w:pPr>
        <w:pStyle w:val="Code"/>
        <w:rPr>
          <w:highlight w:val="white"/>
        </w:rPr>
      </w:pPr>
      <w:r w:rsidRPr="00903DBA">
        <w:rPr>
          <w:highlight w:val="white"/>
        </w:rPr>
        <w:t xml:space="preserve">      switch (m_sort) {</w:t>
      </w:r>
    </w:p>
    <w:p w14:paraId="71618A6B" w14:textId="77777777" w:rsidR="00D6402F" w:rsidRPr="00903DBA" w:rsidRDefault="00D6402F" w:rsidP="00D6402F">
      <w:pPr>
        <w:pStyle w:val="Code"/>
        <w:rPr>
          <w:highlight w:val="white"/>
        </w:rPr>
      </w:pPr>
      <w:r w:rsidRPr="00903DBA">
        <w:rPr>
          <w:highlight w:val="white"/>
        </w:rPr>
        <w:t xml:space="preserve">        case Sort.Array:</w:t>
      </w:r>
    </w:p>
    <w:p w14:paraId="4608229B" w14:textId="77777777" w:rsidR="00D6402F" w:rsidRPr="00903DBA" w:rsidRDefault="00D6402F" w:rsidP="00D6402F">
      <w:pPr>
        <w:pStyle w:val="Code"/>
        <w:rPr>
          <w:highlight w:val="white"/>
        </w:rPr>
      </w:pPr>
      <w:r w:rsidRPr="00903DBA">
        <w:rPr>
          <w:highlight w:val="white"/>
        </w:rPr>
        <w:t xml:space="preserve">        case Sort.Function:</w:t>
      </w:r>
    </w:p>
    <w:p w14:paraId="41247857" w14:textId="77777777" w:rsidR="00D6402F" w:rsidRPr="00903DBA" w:rsidRDefault="00D6402F" w:rsidP="00D6402F">
      <w:pPr>
        <w:pStyle w:val="Code"/>
        <w:rPr>
          <w:highlight w:val="white"/>
        </w:rPr>
      </w:pPr>
      <w:r w:rsidRPr="00903DBA">
        <w:rPr>
          <w:highlight w:val="white"/>
        </w:rPr>
        <w:t xml:space="preserve">        case Sort.String:</w:t>
      </w:r>
    </w:p>
    <w:p w14:paraId="2F2967E4" w14:textId="77777777" w:rsidR="00D6402F" w:rsidRPr="00903DBA" w:rsidRDefault="00D6402F" w:rsidP="00D6402F">
      <w:pPr>
        <w:pStyle w:val="Code"/>
        <w:rPr>
          <w:highlight w:val="white"/>
        </w:rPr>
      </w:pPr>
      <w:r w:rsidRPr="00903DBA">
        <w:rPr>
          <w:highlight w:val="white"/>
        </w:rPr>
        <w:t xml:space="preserve">          return TypeSize.PointerSize;</w:t>
      </w:r>
    </w:p>
    <w:p w14:paraId="628357D7" w14:textId="77777777" w:rsidR="00D6402F" w:rsidRPr="00903DBA" w:rsidRDefault="00D6402F" w:rsidP="00D6402F">
      <w:pPr>
        <w:pStyle w:val="Code"/>
        <w:rPr>
          <w:highlight w:val="white"/>
        </w:rPr>
      </w:pPr>
    </w:p>
    <w:p w14:paraId="63CDADEB" w14:textId="77777777" w:rsidR="00D6402F" w:rsidRPr="00903DBA" w:rsidRDefault="00D6402F" w:rsidP="00D6402F">
      <w:pPr>
        <w:pStyle w:val="Code"/>
        <w:rPr>
          <w:highlight w:val="white"/>
        </w:rPr>
      </w:pPr>
      <w:r w:rsidRPr="00903DBA">
        <w:rPr>
          <w:highlight w:val="white"/>
        </w:rPr>
        <w:t xml:space="preserve">        default:</w:t>
      </w:r>
    </w:p>
    <w:p w14:paraId="6495EFE7" w14:textId="77777777" w:rsidR="00D6402F" w:rsidRPr="00903DBA" w:rsidRDefault="00D6402F" w:rsidP="00D6402F">
      <w:pPr>
        <w:pStyle w:val="Code"/>
        <w:rPr>
          <w:highlight w:val="white"/>
        </w:rPr>
      </w:pPr>
      <w:r w:rsidRPr="00903DBA">
        <w:rPr>
          <w:highlight w:val="white"/>
        </w:rPr>
        <w:t xml:space="preserve">          return Size();</w:t>
      </w:r>
    </w:p>
    <w:p w14:paraId="67216175" w14:textId="77777777" w:rsidR="00D6402F" w:rsidRPr="00903DBA" w:rsidRDefault="00D6402F" w:rsidP="00D6402F">
      <w:pPr>
        <w:pStyle w:val="Code"/>
        <w:rPr>
          <w:highlight w:val="white"/>
        </w:rPr>
      </w:pPr>
      <w:r w:rsidRPr="00903DBA">
        <w:rPr>
          <w:highlight w:val="white"/>
        </w:rPr>
        <w:t xml:space="preserve">      }</w:t>
      </w:r>
    </w:p>
    <w:p w14:paraId="06A4BEF7" w14:textId="4D25FFD0" w:rsidR="00D6402F" w:rsidRDefault="00D6402F" w:rsidP="00D6402F">
      <w:pPr>
        <w:pStyle w:val="Code"/>
        <w:rPr>
          <w:highlight w:val="white"/>
        </w:rPr>
      </w:pPr>
      <w:r w:rsidRPr="00903DBA">
        <w:rPr>
          <w:highlight w:val="white"/>
        </w:rPr>
        <w:t xml:space="preserve">    }</w:t>
      </w:r>
    </w:p>
    <w:p w14:paraId="45D3AEEC" w14:textId="6F639819" w:rsidR="008C07AF" w:rsidRPr="00903DBA" w:rsidRDefault="008C07AF" w:rsidP="008C07AF">
      <w:pPr>
        <w:pStyle w:val="Rubrik3"/>
        <w:rPr>
          <w:highlight w:val="white"/>
        </w:rPr>
      </w:pPr>
      <w:r>
        <w:rPr>
          <w:highlight w:val="white"/>
        </w:rPr>
        <w:t>Complete Types</w:t>
      </w:r>
    </w:p>
    <w:p w14:paraId="004BF223" w14:textId="35F438FA" w:rsidR="004409FB" w:rsidRPr="00903DBA" w:rsidRDefault="004409FB">
      <w:pPr>
        <w:rPr>
          <w:noProof/>
        </w:rPr>
      </w:pPr>
      <w:ins w:id="282" w:author="Stefan Bjornander" w:date="2015-04-25T11:37:00Z">
        <w:r w:rsidRPr="00903DBA">
          <w:t xml:space="preserve">It is possible to define an array without </w:t>
        </w:r>
      </w:ins>
      <w:ins w:id="283" w:author="Stefan Bjornander" w:date="2015-04-25T11:38:00Z">
        <w:r w:rsidRPr="00903DBA">
          <w:rPr>
            <w:noProof/>
          </w:rPr>
          <w:t xml:space="preserve">stating its size, </w:t>
        </w:r>
      </w:ins>
      <w:ins w:id="284" w:author="Stefan Bjornander" w:date="2015-04-25T14:31:00Z">
        <w:r w:rsidRPr="00903DBA">
          <w:rPr>
            <w:noProof/>
          </w:rPr>
          <w:t>in which case the array is given the size zero. I</w:t>
        </w:r>
      </w:ins>
      <w:ins w:id="285" w:author="Stefan Bjornander" w:date="2015-04-25T11:38:00Z">
        <w:r w:rsidRPr="00903DBA">
          <w:rPr>
            <w:noProof/>
          </w:rPr>
          <w:t>n that case</w:t>
        </w:r>
      </w:ins>
      <w:ins w:id="286" w:author="Stefan Bjornander" w:date="2015-04-25T14:31:00Z">
        <w:r w:rsidRPr="00903DBA">
          <w:rPr>
            <w:noProof/>
          </w:rPr>
          <w:t>,</w:t>
        </w:r>
      </w:ins>
      <w:ins w:id="287" w:author="Stefan Bjornander" w:date="2015-04-25T11:38:00Z">
        <w:r w:rsidRPr="00903DBA">
          <w:rPr>
            <w:noProof/>
          </w:rPr>
          <w:t xml:space="preserve"> </w:t>
        </w:r>
      </w:ins>
      <w:ins w:id="288" w:author="Stefan Bjornander" w:date="2015-04-25T14:31:00Z">
        <w:r w:rsidRPr="00903DBA">
          <w:rPr>
            <w:noProof/>
          </w:rPr>
          <w:t>the</w:t>
        </w:r>
      </w:ins>
      <w:ins w:id="289" w:author="Stefan Bjornander" w:date="2015-04-25T11:38:00Z">
        <w:r w:rsidRPr="00903DBA">
          <w:rPr>
            <w:noProof/>
          </w:rPr>
          <w:t xml:space="preserve"> </w:t>
        </w:r>
      </w:ins>
      <w:ins w:id="290" w:author="Stefan Bjornander" w:date="2015-04-25T14:31:00Z">
        <w:r w:rsidRPr="00903DBA">
          <w:rPr>
            <w:noProof/>
          </w:rPr>
          <w:t xml:space="preserve">array </w:t>
        </w:r>
      </w:ins>
      <w:ins w:id="291" w:author="Stefan Bjornander" w:date="2015-04-25T11:38:00Z">
        <w:r w:rsidRPr="00903DBA">
          <w:rPr>
            <w:noProof/>
          </w:rPr>
          <w:t xml:space="preserve">size must be determined by the size of its initialization list. </w:t>
        </w:r>
      </w:ins>
      <w:ins w:id="292" w:author="Stefan Bjornander" w:date="2015-04-25T11:39:00Z">
        <w:r w:rsidRPr="00903DBA">
          <w:rPr>
            <w:noProof/>
          </w:rPr>
          <w:t xml:space="preserve">However, if the </w:t>
        </w:r>
      </w:ins>
      <w:ins w:id="293" w:author="Stefan Bjornander" w:date="2015-04-25T11:40:00Z">
        <w:r w:rsidRPr="00903DBA">
          <w:rPr>
            <w:noProof/>
          </w:rPr>
          <w:t xml:space="preserve">array </w:t>
        </w:r>
      </w:ins>
      <w:ins w:id="294" w:author="Stefan Bjornander" w:date="2015-04-25T11:39:00Z">
        <w:r w:rsidRPr="00903DBA">
          <w:rPr>
            <w:noProof/>
          </w:rPr>
          <w:t xml:space="preserve">definition </w:t>
        </w:r>
      </w:ins>
      <w:ins w:id="295" w:author="Stefan Bjornander" w:date="2015-04-25T11:40:00Z">
        <w:r w:rsidRPr="00903DBA">
          <w:rPr>
            <w:noProof/>
          </w:rPr>
          <w:t>lacks</w:t>
        </w:r>
      </w:ins>
      <w:ins w:id="296" w:author="Stefan Bjornander" w:date="2015-04-25T11:39:00Z">
        <w:r w:rsidRPr="00903DBA">
          <w:rPr>
            <w:noProof/>
          </w:rPr>
          <w:t xml:space="preserve"> an initialization list</w:t>
        </w:r>
      </w:ins>
      <w:ins w:id="297" w:author="Stefan Bjornander" w:date="2015-04-25T11:40:00Z">
        <w:r w:rsidRPr="00903DBA">
          <w:rPr>
            <w:noProof/>
          </w:rPr>
          <w:t xml:space="preserve">, the array </w:t>
        </w:r>
      </w:ins>
      <w:ins w:id="298" w:author="Stefan Bjornander" w:date="2015-04-25T14:31:00Z">
        <w:r w:rsidRPr="00903DBA">
          <w:rPr>
            <w:noProof/>
          </w:rPr>
          <w:t xml:space="preserve">keeps the size zero and is considered </w:t>
        </w:r>
      </w:ins>
      <w:ins w:id="299" w:author="Stefan Bjornander" w:date="2015-04-25T11:40:00Z">
        <w:r w:rsidRPr="00903DBA">
          <w:rPr>
            <w:noProof/>
          </w:rPr>
          <w:t>incomplete</w:t>
        </w:r>
      </w:ins>
      <w:ins w:id="300" w:author="Stefan Bjornander" w:date="2015-04-25T11:39:00Z">
        <w:r w:rsidRPr="00903DBA">
          <w:rPr>
            <w:noProof/>
          </w:rPr>
          <w:t>.</w:t>
        </w:r>
      </w:ins>
      <w:ins w:id="301" w:author="Stefan Bjornander" w:date="2015-04-25T14:30:00Z">
        <w:r w:rsidRPr="00903DBA">
          <w:rPr>
            <w:noProof/>
          </w:rPr>
          <w:t xml:space="preserve"> In the same</w:t>
        </w:r>
      </w:ins>
      <w:ins w:id="302" w:author="Stefan Bjornander" w:date="2015-04-25T14:33:00Z">
        <w:r w:rsidRPr="00903DBA">
          <w:rPr>
            <w:noProof/>
          </w:rPr>
          <w:t xml:space="preserve"> way</w:t>
        </w:r>
      </w:ins>
      <w:ins w:id="303" w:author="Stefan Bjornander" w:date="2015-04-25T14:30:00Z">
        <w:r w:rsidRPr="00903DBA">
          <w:rPr>
            <w:noProof/>
          </w:rPr>
          <w:t xml:space="preserve">, it is possible to define only the </w:t>
        </w:r>
      </w:ins>
      <w:ins w:id="304" w:author="Stefan Bjornander" w:date="2015-04-25T14:32:00Z">
        <w:r w:rsidRPr="00903DBA">
          <w:rPr>
            <w:noProof/>
          </w:rPr>
          <w:t>n</w:t>
        </w:r>
      </w:ins>
      <w:ins w:id="305" w:author="Stefan Bjornander" w:date="2015-04-25T14:33:00Z">
        <w:r w:rsidRPr="00903DBA">
          <w:rPr>
            <w:noProof/>
          </w:rPr>
          <w:t>ame tag</w:t>
        </w:r>
      </w:ins>
      <w:ins w:id="306" w:author="Stefan Bjornander" w:date="2015-04-25T14:30:00Z">
        <w:r w:rsidRPr="00903DBA">
          <w:rPr>
            <w:noProof/>
          </w:rPr>
          <w:t xml:space="preserve"> of a struct</w:t>
        </w:r>
      </w:ins>
      <w:ins w:id="307" w:author="Stefan Bjornander" w:date="2015-04-25T14:33:00Z">
        <w:r w:rsidRPr="00903DBA">
          <w:rPr>
            <w:noProof/>
          </w:rPr>
          <w:t xml:space="preserve"> or union</w:t>
        </w:r>
      </w:ins>
      <w:ins w:id="308" w:author="Stefan Bjornander" w:date="2015-04-25T14:30:00Z">
        <w:r w:rsidRPr="00903DBA">
          <w:rPr>
            <w:noProof/>
          </w:rPr>
          <w:t xml:space="preserve">, with its </w:t>
        </w:r>
      </w:ins>
      <w:ins w:id="309" w:author="Stefan Bjornander" w:date="2015-04-25T14:33:00Z">
        <w:r w:rsidRPr="00903DBA">
          <w:rPr>
            <w:noProof/>
          </w:rPr>
          <w:t xml:space="preserve">member </w:t>
        </w:r>
      </w:ins>
      <w:r w:rsidRPr="00903DBA">
        <w:rPr>
          <w:noProof/>
        </w:rPr>
        <w:t>map</w:t>
      </w:r>
      <w:ins w:id="310" w:author="Stefan Bjornander" w:date="2015-04-25T14:33:00Z">
        <w:r w:rsidRPr="00903DBA">
          <w:rPr>
            <w:noProof/>
          </w:rPr>
          <w:t xml:space="preserve"> </w:t>
        </w:r>
      </w:ins>
      <w:ins w:id="311" w:author="Stefan Bjornander" w:date="2015-04-25T14:30:00Z">
        <w:r w:rsidRPr="00903DBA">
          <w:rPr>
            <w:noProof/>
          </w:rPr>
          <w:t xml:space="preserve">to be defined later. </w:t>
        </w:r>
      </w:ins>
      <w:ins w:id="312" w:author="Stefan Bjornander" w:date="2015-04-25T14:32:00Z">
        <w:r w:rsidRPr="00903DBA">
          <w:rPr>
            <w:noProof/>
          </w:rPr>
          <w:t xml:space="preserve">In that case, the member </w:t>
        </w:r>
      </w:ins>
      <w:r w:rsidRPr="00903DBA">
        <w:rPr>
          <w:noProof/>
        </w:rPr>
        <w:t>map</w:t>
      </w:r>
      <w:ins w:id="313" w:author="Stefan Bjornander" w:date="2015-04-25T14:32:00Z">
        <w:r w:rsidRPr="00903DBA">
          <w:rPr>
            <w:noProof/>
          </w:rPr>
          <w:t xml:space="preserve"> is given the value null, which is keep if the </w:t>
        </w:r>
      </w:ins>
      <w:ins w:id="314" w:author="Stefan Bjornander" w:date="2015-04-25T14:33:00Z">
        <w:r w:rsidRPr="00903DBA">
          <w:rPr>
            <w:noProof/>
          </w:rPr>
          <w:t xml:space="preserve">member </w:t>
        </w:r>
      </w:ins>
      <w:r w:rsidRPr="00903DBA">
        <w:rPr>
          <w:noProof/>
        </w:rPr>
        <w:t>map</w:t>
      </w:r>
      <w:ins w:id="315" w:author="Stefan Bjornander" w:date="2015-04-25T14:33:00Z">
        <w:r w:rsidRPr="00903DBA">
          <w:rPr>
            <w:noProof/>
          </w:rPr>
          <w:t xml:space="preserve"> is n</w:t>
        </w:r>
      </w:ins>
      <w:r w:rsidRPr="00903DBA">
        <w:rPr>
          <w:noProof/>
        </w:rPr>
        <w:t>ot</w:t>
      </w:r>
      <w:ins w:id="316" w:author="Stefan Bjornander" w:date="2015-04-25T14:33:00Z">
        <w:r w:rsidRPr="00903DBA">
          <w:rPr>
            <w:noProof/>
          </w:rPr>
          <w:t xml:space="preserve"> defined, and the struct or union is consider incomplete.</w:t>
        </w:r>
      </w:ins>
      <w:ins w:id="317" w:author="Stefan Bjornander" w:date="2015-04-25T14:34:00Z">
        <w:r w:rsidRPr="00903DBA">
          <w:rPr>
            <w:noProof/>
          </w:rPr>
          <w:t xml:space="preserve"> Variables can only have complete types, and the pointer type, array type or function return type must be </w:t>
        </w:r>
      </w:ins>
      <w:r w:rsidRPr="00903DBA">
        <w:rPr>
          <w:noProof/>
        </w:rPr>
        <w:t xml:space="preserve">also </w:t>
      </w:r>
      <w:ins w:id="318" w:author="Stefan Bjornander" w:date="2015-04-25T14:34:00Z">
        <w:r w:rsidRPr="00903DBA">
          <w:rPr>
            <w:noProof/>
          </w:rPr>
          <w:t>complete.</w:t>
        </w:r>
      </w:ins>
    </w:p>
    <w:p w14:paraId="25B4F2DE" w14:textId="77777777" w:rsidR="006E1FB9" w:rsidRPr="00903DBA" w:rsidRDefault="006E1FB9" w:rsidP="006E1FB9">
      <w:pPr>
        <w:pStyle w:val="Code"/>
        <w:rPr>
          <w:highlight w:val="white"/>
        </w:rPr>
      </w:pPr>
      <w:r w:rsidRPr="00903DBA">
        <w:rPr>
          <w:highlight w:val="white"/>
        </w:rPr>
        <w:t xml:space="preserve">    public bool IsComplete() {</w:t>
      </w:r>
    </w:p>
    <w:p w14:paraId="29D5F48F" w14:textId="77777777" w:rsidR="006E1FB9" w:rsidRPr="00903DBA" w:rsidRDefault="006E1FB9" w:rsidP="006E1FB9">
      <w:pPr>
        <w:pStyle w:val="Code"/>
        <w:rPr>
          <w:highlight w:val="white"/>
        </w:rPr>
      </w:pPr>
      <w:r w:rsidRPr="00903DBA">
        <w:rPr>
          <w:highlight w:val="white"/>
        </w:rPr>
        <w:t xml:space="preserve">      switch (m_sort) {</w:t>
      </w:r>
    </w:p>
    <w:p w14:paraId="1013D77C" w14:textId="77777777" w:rsidR="006E1FB9" w:rsidRPr="00903DBA" w:rsidRDefault="006E1FB9" w:rsidP="006E1FB9">
      <w:pPr>
        <w:pStyle w:val="Code"/>
        <w:rPr>
          <w:highlight w:val="white"/>
        </w:rPr>
      </w:pPr>
      <w:r w:rsidRPr="00903DBA">
        <w:rPr>
          <w:highlight w:val="white"/>
        </w:rPr>
        <w:t xml:space="preserve">        case Sort.Array:</w:t>
      </w:r>
    </w:p>
    <w:p w14:paraId="643E791A" w14:textId="77777777" w:rsidR="006E1FB9" w:rsidRPr="00903DBA" w:rsidRDefault="006E1FB9" w:rsidP="006E1FB9">
      <w:pPr>
        <w:pStyle w:val="Code"/>
        <w:rPr>
          <w:highlight w:val="white"/>
        </w:rPr>
      </w:pPr>
      <w:r w:rsidRPr="00903DBA">
        <w:rPr>
          <w:highlight w:val="white"/>
        </w:rPr>
        <w:t xml:space="preserve">          return (m_arraySize &gt; 0);</w:t>
      </w:r>
    </w:p>
    <w:p w14:paraId="4BB8B81B" w14:textId="77777777" w:rsidR="006E1FB9" w:rsidRPr="00903DBA" w:rsidRDefault="006E1FB9" w:rsidP="006E1FB9">
      <w:pPr>
        <w:pStyle w:val="Code"/>
        <w:rPr>
          <w:highlight w:val="white"/>
        </w:rPr>
      </w:pPr>
    </w:p>
    <w:p w14:paraId="087BBF99" w14:textId="77777777" w:rsidR="006E1FB9" w:rsidRPr="00903DBA" w:rsidRDefault="006E1FB9" w:rsidP="006E1FB9">
      <w:pPr>
        <w:pStyle w:val="Code"/>
        <w:rPr>
          <w:highlight w:val="white"/>
        </w:rPr>
      </w:pPr>
      <w:r w:rsidRPr="00903DBA">
        <w:rPr>
          <w:highlight w:val="white"/>
        </w:rPr>
        <w:t xml:space="preserve">        case Sort.Struct:</w:t>
      </w:r>
    </w:p>
    <w:p w14:paraId="0E72179E" w14:textId="77777777" w:rsidR="006E1FB9" w:rsidRPr="00903DBA" w:rsidRDefault="006E1FB9" w:rsidP="006E1FB9">
      <w:pPr>
        <w:pStyle w:val="Code"/>
        <w:rPr>
          <w:highlight w:val="white"/>
        </w:rPr>
      </w:pPr>
      <w:r w:rsidRPr="00903DBA">
        <w:rPr>
          <w:highlight w:val="white"/>
        </w:rPr>
        <w:t xml:space="preserve">        case Sort.Union:</w:t>
      </w:r>
    </w:p>
    <w:p w14:paraId="4A00C35E" w14:textId="77777777" w:rsidR="006E1FB9" w:rsidRPr="00903DBA" w:rsidRDefault="006E1FB9" w:rsidP="006E1FB9">
      <w:pPr>
        <w:pStyle w:val="Code"/>
        <w:rPr>
          <w:highlight w:val="white"/>
        </w:rPr>
      </w:pPr>
      <w:r w:rsidRPr="00903DBA">
        <w:rPr>
          <w:highlight w:val="white"/>
        </w:rPr>
        <w:t xml:space="preserve">          return (m_memberMap != null);</w:t>
      </w:r>
    </w:p>
    <w:p w14:paraId="1A53C51E" w14:textId="77777777" w:rsidR="006E1FB9" w:rsidRPr="00903DBA" w:rsidRDefault="006E1FB9" w:rsidP="006E1FB9">
      <w:pPr>
        <w:pStyle w:val="Code"/>
        <w:rPr>
          <w:highlight w:val="white"/>
        </w:rPr>
      </w:pPr>
    </w:p>
    <w:p w14:paraId="1ABDCCD1" w14:textId="77777777" w:rsidR="006E1FB9" w:rsidRPr="00903DBA" w:rsidRDefault="006E1FB9" w:rsidP="006E1FB9">
      <w:pPr>
        <w:pStyle w:val="Code"/>
        <w:rPr>
          <w:highlight w:val="white"/>
        </w:rPr>
      </w:pPr>
      <w:r w:rsidRPr="00903DBA">
        <w:rPr>
          <w:highlight w:val="white"/>
        </w:rPr>
        <w:t xml:space="preserve">        default:</w:t>
      </w:r>
    </w:p>
    <w:p w14:paraId="7E673B40" w14:textId="77777777" w:rsidR="006E1FB9" w:rsidRPr="00903DBA" w:rsidRDefault="006E1FB9" w:rsidP="006E1FB9">
      <w:pPr>
        <w:pStyle w:val="Code"/>
        <w:rPr>
          <w:highlight w:val="white"/>
        </w:rPr>
      </w:pPr>
      <w:r w:rsidRPr="00903DBA">
        <w:rPr>
          <w:highlight w:val="white"/>
        </w:rPr>
        <w:t xml:space="preserve">          return true;</w:t>
      </w:r>
    </w:p>
    <w:p w14:paraId="5958F179" w14:textId="77777777" w:rsidR="006E1FB9" w:rsidRPr="00903DBA" w:rsidRDefault="006E1FB9" w:rsidP="006E1FB9">
      <w:pPr>
        <w:pStyle w:val="Code"/>
        <w:rPr>
          <w:highlight w:val="white"/>
        </w:rPr>
      </w:pPr>
      <w:r w:rsidRPr="00903DBA">
        <w:rPr>
          <w:highlight w:val="white"/>
        </w:rPr>
        <w:t xml:space="preserve">      }</w:t>
      </w:r>
    </w:p>
    <w:p w14:paraId="2E095070" w14:textId="535D1757" w:rsidR="006E1FB9" w:rsidRDefault="006E1FB9" w:rsidP="006E1FB9">
      <w:pPr>
        <w:pStyle w:val="Code"/>
        <w:rPr>
          <w:highlight w:val="white"/>
        </w:rPr>
      </w:pPr>
      <w:r w:rsidRPr="00903DBA">
        <w:rPr>
          <w:highlight w:val="white"/>
        </w:rPr>
        <w:t xml:space="preserve">    }</w:t>
      </w:r>
    </w:p>
    <w:p w14:paraId="35554B7C" w14:textId="2ECEC345" w:rsidR="008C07AF" w:rsidRPr="00903DBA" w:rsidRDefault="008C07AF" w:rsidP="008C07AF">
      <w:pPr>
        <w:pStyle w:val="Rubrik3"/>
        <w:rPr>
          <w:highlight w:val="white"/>
        </w:rPr>
      </w:pPr>
      <w:r>
        <w:rPr>
          <w:highlight w:val="white"/>
        </w:rPr>
        <w:t>Constant and Volatile</w:t>
      </w:r>
    </w:p>
    <w:p w14:paraId="66A16E10" w14:textId="1F0EA97E" w:rsidR="00B864B2" w:rsidRPr="00903DBA" w:rsidRDefault="00B864B2">
      <w:pPr>
        <w:pPrChange w:id="319" w:author="Stefan Bjornander" w:date="2015-04-25T10:27:00Z">
          <w:pPr>
            <w:pStyle w:val="Rubrik3"/>
          </w:pPr>
        </w:pPrChange>
      </w:pPr>
      <w:ins w:id="320" w:author="Stefan Bjornander" w:date="2015-04-25T10:30:00Z">
        <w:r w:rsidRPr="00903DBA">
          <w:t xml:space="preserve">The idea of the volatile </w:t>
        </w:r>
      </w:ins>
      <w:ins w:id="321" w:author="Stefan Bjornander" w:date="2015-04-25T10:31:00Z">
        <w:r w:rsidRPr="00903DBA">
          <w:t xml:space="preserve">qualifier is to </w:t>
        </w:r>
      </w:ins>
      <w:ins w:id="322" w:author="Stefan Bjornander" w:date="2015-04-25T10:30:00Z">
        <w:r w:rsidRPr="00903DBA">
          <w:t xml:space="preserve">prevent optimization, and since this book </w:t>
        </w:r>
      </w:ins>
      <w:ins w:id="323" w:author="Stefan Bjornander" w:date="2015-04-25T10:31:00Z">
        <w:r w:rsidRPr="00903DBA">
          <w:t>is focused on optimization techniques</w:t>
        </w:r>
      </w:ins>
      <w:r w:rsidR="001832E0" w:rsidRPr="00903DBA">
        <w:t>,</w:t>
      </w:r>
      <w:ins w:id="324" w:author="Stefan Bjornander" w:date="2015-04-25T10:31:00Z">
        <w:r w:rsidRPr="00903DBA">
          <w:t xml:space="preserve"> we have no real use for the volatile </w:t>
        </w:r>
      </w:ins>
      <w:r w:rsidRPr="00903DBA">
        <w:t>qualifier</w:t>
      </w:r>
      <w:ins w:id="325" w:author="Stefan Bjornander" w:date="2015-04-25T10:31:00Z">
        <w:r w:rsidRPr="00903DBA">
          <w:t xml:space="preserve">. However, for the sake of </w:t>
        </w:r>
      </w:ins>
      <w:r w:rsidRPr="00903DBA">
        <w:t>completeness</w:t>
      </w:r>
      <w:ins w:id="326" w:author="Stefan Bjornander" w:date="2015-04-25T10:31:00Z">
        <w:r w:rsidRPr="00903DBA">
          <w:t xml:space="preserve"> we include the </w:t>
        </w:r>
        <w:r w:rsidRPr="00903DBA">
          <w:rPr>
            <w:rStyle w:val="KeyWord0"/>
            <w:rPrChange w:id="327" w:author="Stefan Bjornander" w:date="2015-04-25T10:32:00Z">
              <w:rPr>
                <w:rStyle w:val="CodeInText"/>
              </w:rPr>
            </w:rPrChange>
          </w:rPr>
          <w:t>m_volatile</w:t>
        </w:r>
        <w:r w:rsidRPr="00903DBA">
          <w:t xml:space="preserve"> field in the </w:t>
        </w:r>
        <w:r w:rsidRPr="00903DBA">
          <w:rPr>
            <w:rStyle w:val="KeyWord0"/>
            <w:rPrChange w:id="328" w:author="Stefan Bjornander" w:date="2015-04-25T10:32:00Z">
              <w:rPr>
                <w:rStyle w:val="CodeInText"/>
              </w:rPr>
            </w:rPrChange>
          </w:rPr>
          <w:t>Type</w:t>
        </w:r>
        <w:r w:rsidRPr="00903DBA">
          <w:t xml:space="preserve"> class.</w:t>
        </w:r>
      </w:ins>
      <w:r w:rsidR="001832E0" w:rsidRPr="00903DBA">
        <w:t xml:space="preserve"> However, note that there makes no difference if a type is volatile or not.</w:t>
      </w:r>
    </w:p>
    <w:p w14:paraId="2EBB013C" w14:textId="466E2879" w:rsidR="006E1FB9" w:rsidRPr="00903DBA" w:rsidRDefault="006E1FB9" w:rsidP="006E1FB9">
      <w:pPr>
        <w:pStyle w:val="Code"/>
        <w:rPr>
          <w:highlight w:val="white"/>
        </w:rPr>
      </w:pPr>
      <w:r w:rsidRPr="00903DBA">
        <w:rPr>
          <w:highlight w:val="white"/>
        </w:rPr>
        <w:t xml:space="preserve">    private bool m_constant</w:t>
      </w:r>
      <w:r w:rsidR="00984E72" w:rsidRPr="00903DBA">
        <w:rPr>
          <w:highlight w:val="white"/>
        </w:rPr>
        <w:t xml:space="preserve">, </w:t>
      </w:r>
      <w:r w:rsidRPr="00903DBA">
        <w:rPr>
          <w:highlight w:val="white"/>
        </w:rPr>
        <w:t>m_volatile;</w:t>
      </w:r>
    </w:p>
    <w:p w14:paraId="572B1E9B" w14:textId="77777777" w:rsidR="006E1FB9" w:rsidRPr="00903DBA" w:rsidRDefault="006E1FB9" w:rsidP="006E1FB9">
      <w:pPr>
        <w:pStyle w:val="Code"/>
        <w:rPr>
          <w:highlight w:val="white"/>
        </w:rPr>
      </w:pPr>
    </w:p>
    <w:p w14:paraId="2C4208E9" w14:textId="16CE04F6" w:rsidR="006E1FB9" w:rsidRPr="00903DBA" w:rsidRDefault="006E1FB9" w:rsidP="006E1FB9">
      <w:pPr>
        <w:pStyle w:val="Code"/>
        <w:rPr>
          <w:highlight w:val="white"/>
        </w:rPr>
      </w:pPr>
      <w:r w:rsidRPr="00903DBA">
        <w:rPr>
          <w:highlight w:val="white"/>
        </w:rPr>
        <w:t xml:space="preserve">    public bool Constant {</w:t>
      </w:r>
    </w:p>
    <w:p w14:paraId="7C5C9BFF" w14:textId="77777777" w:rsidR="006E1FB9" w:rsidRPr="00903DBA" w:rsidRDefault="006E1FB9" w:rsidP="006E1FB9">
      <w:pPr>
        <w:pStyle w:val="Code"/>
        <w:rPr>
          <w:highlight w:val="white"/>
        </w:rPr>
      </w:pPr>
      <w:r w:rsidRPr="00903DBA">
        <w:rPr>
          <w:highlight w:val="white"/>
        </w:rPr>
        <w:t xml:space="preserve">      get { return m_constant; }</w:t>
      </w:r>
    </w:p>
    <w:p w14:paraId="07D97F2D" w14:textId="77777777" w:rsidR="006E1FB9" w:rsidRPr="00903DBA" w:rsidRDefault="006E1FB9" w:rsidP="006E1FB9">
      <w:pPr>
        <w:pStyle w:val="Code"/>
        <w:rPr>
          <w:highlight w:val="white"/>
        </w:rPr>
      </w:pPr>
      <w:r w:rsidRPr="00903DBA">
        <w:rPr>
          <w:highlight w:val="white"/>
        </w:rPr>
        <w:t xml:space="preserve">      set { m_constant = value; }</w:t>
      </w:r>
    </w:p>
    <w:p w14:paraId="3DF08670" w14:textId="77777777" w:rsidR="006E1FB9" w:rsidRPr="00903DBA" w:rsidRDefault="006E1FB9" w:rsidP="006E1FB9">
      <w:pPr>
        <w:pStyle w:val="Code"/>
        <w:rPr>
          <w:highlight w:val="white"/>
        </w:rPr>
      </w:pPr>
      <w:r w:rsidRPr="00903DBA">
        <w:rPr>
          <w:highlight w:val="white"/>
        </w:rPr>
        <w:t xml:space="preserve">    }</w:t>
      </w:r>
    </w:p>
    <w:p w14:paraId="27EC1972" w14:textId="77777777" w:rsidR="00241FB9" w:rsidRPr="00903DBA" w:rsidRDefault="00241FB9" w:rsidP="00241FB9">
      <w:pPr>
        <w:pStyle w:val="Code"/>
        <w:rPr>
          <w:highlight w:val="white"/>
        </w:rPr>
      </w:pPr>
    </w:p>
    <w:p w14:paraId="7169D4FE" w14:textId="35B2D041" w:rsidR="00241FB9" w:rsidRPr="00903DBA" w:rsidRDefault="00241FB9" w:rsidP="00241FB9">
      <w:pPr>
        <w:pStyle w:val="Code"/>
        <w:rPr>
          <w:highlight w:val="white"/>
        </w:rPr>
      </w:pPr>
      <w:r w:rsidRPr="00903DBA">
        <w:rPr>
          <w:highlight w:val="white"/>
        </w:rPr>
        <w:t xml:space="preserve">    public bool Volatile {</w:t>
      </w:r>
    </w:p>
    <w:p w14:paraId="041D069E" w14:textId="77777777" w:rsidR="00241FB9" w:rsidRPr="00903DBA" w:rsidRDefault="00241FB9" w:rsidP="00241FB9">
      <w:pPr>
        <w:pStyle w:val="Code"/>
        <w:rPr>
          <w:highlight w:val="white"/>
        </w:rPr>
      </w:pPr>
      <w:r w:rsidRPr="00903DBA">
        <w:rPr>
          <w:highlight w:val="white"/>
        </w:rPr>
        <w:lastRenderedPageBreak/>
        <w:t xml:space="preserve">      get { return m_volatile; }</w:t>
      </w:r>
    </w:p>
    <w:p w14:paraId="68939611" w14:textId="77777777" w:rsidR="00241FB9" w:rsidRPr="00903DBA" w:rsidRDefault="00241FB9" w:rsidP="00241FB9">
      <w:pPr>
        <w:pStyle w:val="Code"/>
        <w:rPr>
          <w:highlight w:val="white"/>
        </w:rPr>
      </w:pPr>
      <w:r w:rsidRPr="00903DBA">
        <w:rPr>
          <w:highlight w:val="white"/>
        </w:rPr>
        <w:t xml:space="preserve">      set { m_volatile = value; }</w:t>
      </w:r>
    </w:p>
    <w:p w14:paraId="00F0ECA3" w14:textId="77777777" w:rsidR="00241FB9" w:rsidRPr="00903DBA" w:rsidRDefault="00241FB9" w:rsidP="00241FB9">
      <w:pPr>
        <w:pStyle w:val="Code"/>
        <w:rPr>
          <w:highlight w:val="white"/>
        </w:rPr>
      </w:pPr>
      <w:r w:rsidRPr="00903DBA">
        <w:rPr>
          <w:highlight w:val="white"/>
        </w:rPr>
        <w:t xml:space="preserve">    }</w:t>
      </w:r>
    </w:p>
    <w:p w14:paraId="574BE332" w14:textId="43D3497D" w:rsidR="006E1FB9" w:rsidRPr="00903DBA" w:rsidRDefault="0026755D" w:rsidP="0026755D">
      <w:pPr>
        <w:rPr>
          <w:color w:val="auto"/>
        </w:rPr>
      </w:pPr>
      <w:r w:rsidRPr="00903DBA">
        <w:t>A</w:t>
      </w:r>
      <w:ins w:id="329" w:author="Stefan Bjornander" w:date="2015-04-25T10:28:00Z">
        <w:r w:rsidRPr="00903DBA">
          <w:t xml:space="preserve"> type is constant if its field </w:t>
        </w:r>
        <w:r w:rsidRPr="00903DBA">
          <w:rPr>
            <w:rStyle w:val="KeyWord0"/>
            <w:rPrChange w:id="330" w:author="Stefan Bjornander" w:date="2015-04-25T10:28:00Z">
              <w:rPr>
                <w:rStyle w:val="CodeInText"/>
              </w:rPr>
            </w:rPrChange>
          </w:rPr>
          <w:t>m_constant</w:t>
        </w:r>
        <w:r w:rsidRPr="00903DBA">
          <w:t xml:space="preserve"> is true. However, </w:t>
        </w:r>
      </w:ins>
      <w:r w:rsidRPr="00903DBA">
        <w:t>a</w:t>
      </w:r>
      <w:ins w:id="331" w:author="Stefan Bjornander" w:date="2015-04-25T10:28:00Z">
        <w:r w:rsidRPr="00903DBA">
          <w:t xml:space="preserve"> struct or union is </w:t>
        </w:r>
      </w:ins>
      <w:r w:rsidR="00D96162" w:rsidRPr="00903DBA">
        <w:t>c</w:t>
      </w:r>
      <w:ins w:id="332" w:author="Stefan Bjornander" w:date="2015-04-25T10:29:00Z">
        <w:r w:rsidRPr="00903DBA">
          <w:t>onstant</w:t>
        </w:r>
      </w:ins>
      <w:ins w:id="333" w:author="Stefan Bjornander" w:date="2015-04-25T10:28:00Z">
        <w:r w:rsidRPr="00903DBA">
          <w:t xml:space="preserve"> if </w:t>
        </w:r>
      </w:ins>
      <w:ins w:id="334" w:author="Stefan Bjornander" w:date="2015-04-25T10:29:00Z">
        <w:r w:rsidRPr="00903DBA">
          <w:t>it is constant</w:t>
        </w:r>
      </w:ins>
      <w:r w:rsidR="00D96162" w:rsidRPr="00903DBA">
        <w:t xml:space="preserve"> in </w:t>
      </w:r>
      <w:r w:rsidR="00984E72" w:rsidRPr="00903DBA">
        <w:t>itself</w:t>
      </w:r>
      <w:r w:rsidR="00C04FC7" w:rsidRPr="00903DBA">
        <w:t>,</w:t>
      </w:r>
      <w:r w:rsidR="00984E72" w:rsidRPr="00903DBA">
        <w:t xml:space="preserve"> or</w:t>
      </w:r>
      <w:ins w:id="335" w:author="Stefan Bjornander" w:date="2015-04-25T10:29:00Z">
        <w:r w:rsidRPr="00903DBA">
          <w:t xml:space="preserve"> </w:t>
        </w:r>
      </w:ins>
      <w:r w:rsidR="00C04FC7" w:rsidRPr="00903DBA">
        <w:t xml:space="preserve">if </w:t>
      </w:r>
      <w:ins w:id="336" w:author="Stefan Bjornander" w:date="2015-04-25T10:29:00Z">
        <w:r w:rsidRPr="00903DBA">
          <w:t>is any of its members if (</w:t>
        </w:r>
      </w:ins>
      <w:ins w:id="337" w:author="Stefan Bjornander" w:date="2015-04-25T10:30:00Z">
        <w:r w:rsidRPr="00903DBA">
          <w:t>recursively</w:t>
        </w:r>
      </w:ins>
      <w:ins w:id="338" w:author="Stefan Bjornander" w:date="2015-04-25T10:29:00Z">
        <w:r w:rsidRPr="00903DBA">
          <w:t>)</w:t>
        </w:r>
      </w:ins>
      <w:ins w:id="339" w:author="Stefan Bjornander" w:date="2015-04-25T10:30:00Z">
        <w:r w:rsidRPr="00903DBA">
          <w:t xml:space="preserve"> constant</w:t>
        </w:r>
      </w:ins>
      <w:r w:rsidR="003A173F" w:rsidRPr="00903DBA">
        <w:t xml:space="preserve">. </w:t>
      </w:r>
    </w:p>
    <w:p w14:paraId="1557CE7B" w14:textId="77777777" w:rsidR="006E1FB9" w:rsidRPr="00903DBA" w:rsidRDefault="006E1FB9" w:rsidP="006E1FB9">
      <w:pPr>
        <w:pStyle w:val="Code"/>
        <w:rPr>
          <w:highlight w:val="white"/>
        </w:rPr>
      </w:pPr>
      <w:r w:rsidRPr="00903DBA">
        <w:rPr>
          <w:highlight w:val="white"/>
        </w:rPr>
        <w:t xml:space="preserve">    public bool IsConstantRecursive() {</w:t>
      </w:r>
    </w:p>
    <w:p w14:paraId="64990BF0" w14:textId="77777777" w:rsidR="006E1FB9" w:rsidRPr="00903DBA" w:rsidRDefault="006E1FB9" w:rsidP="006E1FB9">
      <w:pPr>
        <w:pStyle w:val="Code"/>
        <w:rPr>
          <w:highlight w:val="white"/>
        </w:rPr>
      </w:pPr>
      <w:r w:rsidRPr="00903DBA">
        <w:rPr>
          <w:highlight w:val="white"/>
        </w:rPr>
        <w:t xml:space="preserve">      if (m_constant) {</w:t>
      </w:r>
    </w:p>
    <w:p w14:paraId="5E6BEC6C" w14:textId="77777777" w:rsidR="006E1FB9" w:rsidRPr="00903DBA" w:rsidRDefault="006E1FB9" w:rsidP="006E1FB9">
      <w:pPr>
        <w:pStyle w:val="Code"/>
        <w:rPr>
          <w:highlight w:val="white"/>
        </w:rPr>
      </w:pPr>
      <w:r w:rsidRPr="00903DBA">
        <w:rPr>
          <w:highlight w:val="white"/>
        </w:rPr>
        <w:t xml:space="preserve">        return true;</w:t>
      </w:r>
    </w:p>
    <w:p w14:paraId="6D59DD33" w14:textId="77777777" w:rsidR="006E1FB9" w:rsidRPr="00903DBA" w:rsidRDefault="006E1FB9" w:rsidP="006E1FB9">
      <w:pPr>
        <w:pStyle w:val="Code"/>
        <w:rPr>
          <w:highlight w:val="white"/>
        </w:rPr>
      </w:pPr>
      <w:r w:rsidRPr="00903DBA">
        <w:rPr>
          <w:highlight w:val="white"/>
        </w:rPr>
        <w:t xml:space="preserve">      }  </w:t>
      </w:r>
    </w:p>
    <w:p w14:paraId="2B87D1EF" w14:textId="77777777" w:rsidR="006E1FB9" w:rsidRPr="00903DBA" w:rsidRDefault="006E1FB9" w:rsidP="006E1FB9">
      <w:pPr>
        <w:pStyle w:val="Code"/>
        <w:rPr>
          <w:highlight w:val="white"/>
        </w:rPr>
      </w:pPr>
      <w:r w:rsidRPr="00903DBA">
        <w:rPr>
          <w:highlight w:val="white"/>
        </w:rPr>
        <w:t xml:space="preserve">      else if (IsStructOrUnion() &amp;&amp; (m_memberMap != null)) {</w:t>
      </w:r>
    </w:p>
    <w:p w14:paraId="148D8097" w14:textId="77777777" w:rsidR="006E1FB9" w:rsidRPr="00903DBA" w:rsidRDefault="006E1FB9" w:rsidP="006E1FB9">
      <w:pPr>
        <w:pStyle w:val="Code"/>
        <w:rPr>
          <w:highlight w:val="white"/>
        </w:rPr>
      </w:pPr>
      <w:r w:rsidRPr="00903DBA">
        <w:rPr>
          <w:highlight w:val="white"/>
        </w:rPr>
        <w:t xml:space="preserve">        foreach (Symbol symbol in m_memberMap.Values) {</w:t>
      </w:r>
    </w:p>
    <w:p w14:paraId="138ACE44" w14:textId="77777777" w:rsidR="006E1FB9" w:rsidRPr="00903DBA" w:rsidRDefault="006E1FB9" w:rsidP="006E1FB9">
      <w:pPr>
        <w:pStyle w:val="Code"/>
        <w:rPr>
          <w:highlight w:val="white"/>
        </w:rPr>
      </w:pPr>
      <w:r w:rsidRPr="00903DBA">
        <w:rPr>
          <w:highlight w:val="white"/>
        </w:rPr>
        <w:t xml:space="preserve">          if (symbol.Type.IsConstantRecursive()) {</w:t>
      </w:r>
    </w:p>
    <w:p w14:paraId="4F17BD07" w14:textId="77777777" w:rsidR="006E1FB9" w:rsidRPr="00903DBA" w:rsidRDefault="006E1FB9" w:rsidP="006E1FB9">
      <w:pPr>
        <w:pStyle w:val="Code"/>
        <w:rPr>
          <w:highlight w:val="white"/>
        </w:rPr>
      </w:pPr>
      <w:r w:rsidRPr="00903DBA">
        <w:rPr>
          <w:highlight w:val="white"/>
        </w:rPr>
        <w:t xml:space="preserve">            return true;</w:t>
      </w:r>
    </w:p>
    <w:p w14:paraId="5CBB8378" w14:textId="77777777" w:rsidR="006E1FB9" w:rsidRPr="00903DBA" w:rsidRDefault="006E1FB9" w:rsidP="006E1FB9">
      <w:pPr>
        <w:pStyle w:val="Code"/>
        <w:rPr>
          <w:highlight w:val="white"/>
        </w:rPr>
      </w:pPr>
      <w:r w:rsidRPr="00903DBA">
        <w:rPr>
          <w:highlight w:val="white"/>
        </w:rPr>
        <w:t xml:space="preserve">          }</w:t>
      </w:r>
    </w:p>
    <w:p w14:paraId="20AF68D7" w14:textId="77777777" w:rsidR="006E1FB9" w:rsidRPr="00903DBA" w:rsidRDefault="006E1FB9" w:rsidP="006E1FB9">
      <w:pPr>
        <w:pStyle w:val="Code"/>
        <w:rPr>
          <w:highlight w:val="white"/>
        </w:rPr>
      </w:pPr>
      <w:r w:rsidRPr="00903DBA">
        <w:rPr>
          <w:highlight w:val="white"/>
        </w:rPr>
        <w:t xml:space="preserve">        }</w:t>
      </w:r>
    </w:p>
    <w:p w14:paraId="0455B635" w14:textId="77777777" w:rsidR="006E1FB9" w:rsidRPr="00903DBA" w:rsidRDefault="006E1FB9" w:rsidP="006E1FB9">
      <w:pPr>
        <w:pStyle w:val="Code"/>
        <w:rPr>
          <w:highlight w:val="white"/>
        </w:rPr>
      </w:pPr>
      <w:r w:rsidRPr="00903DBA">
        <w:rPr>
          <w:highlight w:val="white"/>
        </w:rPr>
        <w:t xml:space="preserve">      }</w:t>
      </w:r>
    </w:p>
    <w:p w14:paraId="673BC846" w14:textId="77777777" w:rsidR="006E1FB9" w:rsidRPr="00903DBA" w:rsidRDefault="006E1FB9" w:rsidP="006E1FB9">
      <w:pPr>
        <w:pStyle w:val="Code"/>
        <w:rPr>
          <w:highlight w:val="white"/>
        </w:rPr>
      </w:pPr>
      <w:r w:rsidRPr="00903DBA">
        <w:rPr>
          <w:highlight w:val="white"/>
        </w:rPr>
        <w:t xml:space="preserve">    </w:t>
      </w:r>
    </w:p>
    <w:p w14:paraId="7B7F0808" w14:textId="77777777" w:rsidR="006E1FB9" w:rsidRPr="00903DBA" w:rsidRDefault="006E1FB9" w:rsidP="006E1FB9">
      <w:pPr>
        <w:pStyle w:val="Code"/>
        <w:rPr>
          <w:highlight w:val="white"/>
        </w:rPr>
      </w:pPr>
      <w:r w:rsidRPr="00903DBA">
        <w:rPr>
          <w:highlight w:val="white"/>
        </w:rPr>
        <w:t xml:space="preserve">      return false;</w:t>
      </w:r>
    </w:p>
    <w:p w14:paraId="53641C9B" w14:textId="56A38581" w:rsidR="006E1FB9" w:rsidRDefault="006E1FB9" w:rsidP="006E1FB9">
      <w:pPr>
        <w:pStyle w:val="Code"/>
        <w:rPr>
          <w:highlight w:val="white"/>
        </w:rPr>
      </w:pPr>
      <w:r w:rsidRPr="00903DBA">
        <w:rPr>
          <w:highlight w:val="white"/>
        </w:rPr>
        <w:t xml:space="preserve">    }</w:t>
      </w:r>
    </w:p>
    <w:p w14:paraId="5A4582B3" w14:textId="5DB3CB56" w:rsidR="00A86C0C" w:rsidRPr="00903DBA" w:rsidRDefault="00A86C0C" w:rsidP="00A86C0C">
      <w:pPr>
        <w:pStyle w:val="Rubrik3"/>
        <w:rPr>
          <w:highlight w:val="white"/>
        </w:rPr>
      </w:pPr>
      <w:r>
        <w:rPr>
          <w:highlight w:val="white"/>
        </w:rPr>
        <w:t>Hash Code and Equals</w:t>
      </w:r>
    </w:p>
    <w:p w14:paraId="59ED11FD" w14:textId="42D9FEE0" w:rsidR="006E1FB9" w:rsidRPr="00903DBA" w:rsidRDefault="0031522E" w:rsidP="0031522E">
      <w:pPr>
        <w:rPr>
          <w:highlight w:val="white"/>
        </w:rPr>
      </w:pPr>
      <w:r w:rsidRPr="00903DBA">
        <w:rPr>
          <w:highlight w:val="white"/>
        </w:rPr>
        <w:t xml:space="preserve">The </w:t>
      </w:r>
      <w:r w:rsidRPr="00903DBA">
        <w:rPr>
          <w:rStyle w:val="KeyWord0"/>
          <w:highlight w:val="white"/>
        </w:rPr>
        <w:t>GetHashCode</w:t>
      </w:r>
      <w:r w:rsidRPr="00903DBA">
        <w:rPr>
          <w:highlight w:val="white"/>
        </w:rPr>
        <w:t xml:space="preserve"> method simply return the hash code of its base class. It has been included for the sake of </w:t>
      </w:r>
      <w:r w:rsidR="00C63EB3" w:rsidRPr="00903DBA">
        <w:rPr>
          <w:highlight w:val="white"/>
        </w:rPr>
        <w:t>completeness since</w:t>
      </w:r>
      <w:r w:rsidRPr="00903DBA">
        <w:rPr>
          <w:highlight w:val="white"/>
        </w:rPr>
        <w:t xml:space="preserve"> we also include the </w:t>
      </w:r>
      <w:r w:rsidRPr="00903DBA">
        <w:rPr>
          <w:rStyle w:val="KeyWord0"/>
          <w:highlight w:val="white"/>
        </w:rPr>
        <w:t>Equals</w:t>
      </w:r>
      <w:r w:rsidRPr="00903DBA">
        <w:rPr>
          <w:highlight w:val="white"/>
        </w:rPr>
        <w:t xml:space="preserve"> method.</w:t>
      </w:r>
    </w:p>
    <w:p w14:paraId="76D7F099" w14:textId="77777777" w:rsidR="006E1FB9" w:rsidRPr="00903DBA" w:rsidRDefault="006E1FB9" w:rsidP="006E1FB9">
      <w:pPr>
        <w:pStyle w:val="Code"/>
        <w:rPr>
          <w:highlight w:val="white"/>
        </w:rPr>
      </w:pPr>
      <w:r w:rsidRPr="00903DBA">
        <w:rPr>
          <w:highlight w:val="white"/>
        </w:rPr>
        <w:t xml:space="preserve">    public override int GetHashCode() {</w:t>
      </w:r>
    </w:p>
    <w:p w14:paraId="553607AE" w14:textId="77777777" w:rsidR="006E1FB9" w:rsidRPr="00903DBA" w:rsidRDefault="006E1FB9" w:rsidP="006E1FB9">
      <w:pPr>
        <w:pStyle w:val="Code"/>
        <w:rPr>
          <w:highlight w:val="white"/>
        </w:rPr>
      </w:pPr>
      <w:r w:rsidRPr="00903DBA">
        <w:rPr>
          <w:highlight w:val="white"/>
        </w:rPr>
        <w:t xml:space="preserve">      return base.GetHashCode();</w:t>
      </w:r>
    </w:p>
    <w:p w14:paraId="14D17FD8" w14:textId="77777777" w:rsidR="006E1FB9" w:rsidRPr="00903DBA" w:rsidRDefault="006E1FB9" w:rsidP="006E1FB9">
      <w:pPr>
        <w:pStyle w:val="Code"/>
        <w:rPr>
          <w:highlight w:val="white"/>
        </w:rPr>
      </w:pPr>
      <w:r w:rsidRPr="00903DBA">
        <w:rPr>
          <w:highlight w:val="white"/>
        </w:rPr>
        <w:t xml:space="preserve">    }</w:t>
      </w:r>
    </w:p>
    <w:p w14:paraId="48E90451" w14:textId="77777777" w:rsidR="00B95083" w:rsidRPr="00903DBA" w:rsidRDefault="00B95083">
      <w:r w:rsidRPr="00903DBA">
        <w:t>The Equals method return true if the types are equal.</w:t>
      </w:r>
    </w:p>
    <w:p w14:paraId="733B6CB5" w14:textId="77777777" w:rsidR="006E1FB9" w:rsidRPr="00903DBA" w:rsidRDefault="006E1FB9" w:rsidP="006E1FB9">
      <w:pPr>
        <w:pStyle w:val="Code"/>
        <w:rPr>
          <w:highlight w:val="white"/>
        </w:rPr>
      </w:pPr>
      <w:r w:rsidRPr="00903DBA">
        <w:rPr>
          <w:highlight w:val="white"/>
        </w:rPr>
        <w:t xml:space="preserve">    public override bool Equals(object obj) {</w:t>
      </w:r>
    </w:p>
    <w:p w14:paraId="49C650F1" w14:textId="77777777" w:rsidR="006E1FB9" w:rsidRPr="00903DBA" w:rsidRDefault="006E1FB9" w:rsidP="006E1FB9">
      <w:pPr>
        <w:pStyle w:val="Code"/>
        <w:rPr>
          <w:highlight w:val="white"/>
        </w:rPr>
      </w:pPr>
      <w:r w:rsidRPr="00903DBA">
        <w:rPr>
          <w:highlight w:val="white"/>
        </w:rPr>
        <w:t xml:space="preserve">      if (obj is Type) {</w:t>
      </w:r>
    </w:p>
    <w:p w14:paraId="581C0AAF" w14:textId="77777777" w:rsidR="006E1FB9" w:rsidRPr="00903DBA" w:rsidRDefault="006E1FB9" w:rsidP="006E1FB9">
      <w:pPr>
        <w:pStyle w:val="Code"/>
        <w:rPr>
          <w:highlight w:val="white"/>
        </w:rPr>
      </w:pPr>
      <w:r w:rsidRPr="00903DBA">
        <w:rPr>
          <w:highlight w:val="white"/>
        </w:rPr>
        <w:t xml:space="preserve">        Type type = (Type) obj;</w:t>
      </w:r>
    </w:p>
    <w:p w14:paraId="46D2D34F" w14:textId="77777777" w:rsidR="006E1FB9" w:rsidRPr="00903DBA" w:rsidRDefault="006E1FB9" w:rsidP="00636ADF">
      <w:pPr>
        <w:pStyle w:val="Code"/>
        <w:rPr>
          <w:highlight w:val="white"/>
        </w:rPr>
      </w:pPr>
    </w:p>
    <w:p w14:paraId="39085B0D" w14:textId="77777777" w:rsidR="00A17B20" w:rsidRPr="00903DBA" w:rsidRDefault="00A17B20" w:rsidP="00A17B20">
      <w:pPr>
        <w:pStyle w:val="Code"/>
        <w:rPr>
          <w:highlight w:val="white"/>
        </w:rPr>
      </w:pPr>
      <w:r w:rsidRPr="00903DBA">
        <w:rPr>
          <w:highlight w:val="white"/>
        </w:rPr>
        <w:t xml:space="preserve">        if ((m_constant == type.m_constant) &amp;&amp;</w:t>
      </w:r>
    </w:p>
    <w:p w14:paraId="1099E4B5" w14:textId="77777777" w:rsidR="00A17B20" w:rsidRPr="00903DBA" w:rsidRDefault="00A17B20" w:rsidP="00A17B20">
      <w:pPr>
        <w:pStyle w:val="Code"/>
        <w:rPr>
          <w:highlight w:val="white"/>
        </w:rPr>
      </w:pPr>
      <w:r w:rsidRPr="00903DBA">
        <w:rPr>
          <w:highlight w:val="white"/>
        </w:rPr>
        <w:t xml:space="preserve">            (m_volatile == type.m_volatile) &amp;&amp; (m_sort == type.m_sort)) {</w:t>
      </w:r>
    </w:p>
    <w:p w14:paraId="7CE61048" w14:textId="77777777" w:rsidR="00B95083" w:rsidRPr="00903DBA" w:rsidRDefault="00B95083" w:rsidP="00B95083">
      <w:pPr>
        <w:rPr>
          <w:noProof/>
        </w:rPr>
      </w:pPr>
      <w:ins w:id="340" w:author="Stefan Bjornander" w:date="2015-04-25T14:35:00Z">
        <w:r w:rsidRPr="00903DBA">
          <w:t>Two pointer</w:t>
        </w:r>
      </w:ins>
      <w:r w:rsidRPr="00903DBA">
        <w:rPr>
          <w:noProof/>
        </w:rPr>
        <w:t>s</w:t>
      </w:r>
      <w:ins w:id="341" w:author="Stefan Bjornander" w:date="2015-04-25T14:35:00Z">
        <w:r w:rsidRPr="00903DBA">
          <w:rPr>
            <w:noProof/>
          </w:rPr>
          <w:t xml:space="preserve"> are </w:t>
        </w:r>
      </w:ins>
      <w:r w:rsidRPr="00903DBA">
        <w:rPr>
          <w:noProof/>
        </w:rPr>
        <w:t xml:space="preserve">considered to be </w:t>
      </w:r>
      <w:ins w:id="342" w:author="Stefan Bjornander" w:date="2015-04-25T14:35:00Z">
        <w:r w:rsidRPr="00903DBA">
          <w:rPr>
            <w:noProof/>
          </w:rPr>
          <w:t>equal if the type</w:t>
        </w:r>
      </w:ins>
      <w:r w:rsidRPr="00903DBA">
        <w:rPr>
          <w:noProof/>
        </w:rPr>
        <w:t>s</w:t>
      </w:r>
      <w:ins w:id="343" w:author="Stefan Bjornander" w:date="2015-04-25T14:35:00Z">
        <w:r w:rsidRPr="00903DBA">
          <w:rPr>
            <w:noProof/>
          </w:rPr>
          <w:t xml:space="preserve"> they point at are equal</w:t>
        </w:r>
      </w:ins>
      <w:r w:rsidRPr="00903DBA">
        <w:rPr>
          <w:noProof/>
        </w:rPr>
        <w:t>.</w:t>
      </w:r>
    </w:p>
    <w:p w14:paraId="4D094979" w14:textId="77777777" w:rsidR="006E1FB9" w:rsidRPr="00903DBA" w:rsidRDefault="006E1FB9" w:rsidP="006E1FB9">
      <w:pPr>
        <w:pStyle w:val="Code"/>
        <w:rPr>
          <w:highlight w:val="white"/>
        </w:rPr>
      </w:pPr>
      <w:r w:rsidRPr="00903DBA">
        <w:rPr>
          <w:highlight w:val="white"/>
        </w:rPr>
        <w:t xml:space="preserve">          switch (m_sort) {</w:t>
      </w:r>
    </w:p>
    <w:p w14:paraId="78549792" w14:textId="77777777" w:rsidR="006E1FB9" w:rsidRPr="00903DBA" w:rsidRDefault="006E1FB9" w:rsidP="006E1FB9">
      <w:pPr>
        <w:pStyle w:val="Code"/>
        <w:rPr>
          <w:highlight w:val="white"/>
        </w:rPr>
      </w:pPr>
      <w:r w:rsidRPr="00903DBA">
        <w:rPr>
          <w:highlight w:val="white"/>
        </w:rPr>
        <w:t xml:space="preserve">            case Sort.Pointer:</w:t>
      </w:r>
    </w:p>
    <w:p w14:paraId="6047BC77" w14:textId="77777777" w:rsidR="006E1FB9" w:rsidRPr="00903DBA" w:rsidRDefault="006E1FB9" w:rsidP="006E1FB9">
      <w:pPr>
        <w:pStyle w:val="Code"/>
        <w:rPr>
          <w:highlight w:val="white"/>
        </w:rPr>
      </w:pPr>
      <w:r w:rsidRPr="00903DBA">
        <w:rPr>
          <w:highlight w:val="white"/>
        </w:rPr>
        <w:t xml:space="preserve">              return m_pointerType.Equals(type.m_pointerType);</w:t>
      </w:r>
    </w:p>
    <w:p w14:paraId="325E3154" w14:textId="774F5ABA" w:rsidR="00B95083" w:rsidRPr="00903DBA" w:rsidRDefault="00B95083" w:rsidP="00B95083">
      <w:pPr>
        <w:rPr>
          <w:noProof/>
        </w:rPr>
      </w:pPr>
      <w:r w:rsidRPr="00903DBA">
        <w:rPr>
          <w:noProof/>
        </w:rPr>
        <w:t>T</w:t>
      </w:r>
      <w:ins w:id="344" w:author="Stefan Bjornander" w:date="2015-04-25T14:56:00Z">
        <w:r w:rsidRPr="00903DBA">
          <w:rPr>
            <w:noProof/>
          </w:rPr>
          <w:t xml:space="preserve">wo arrays are </w:t>
        </w:r>
      </w:ins>
      <w:r w:rsidRPr="00903DBA">
        <w:rPr>
          <w:noProof/>
        </w:rPr>
        <w:t xml:space="preserve">equal </w:t>
      </w:r>
      <w:ins w:id="345" w:author="Stefan Bjornander" w:date="2015-04-25T17:26:00Z">
        <w:r w:rsidRPr="00903DBA">
          <w:rPr>
            <w:noProof/>
          </w:rPr>
          <w:t>if</w:t>
        </w:r>
      </w:ins>
      <w:r w:rsidRPr="00903DBA">
        <w:rPr>
          <w:noProof/>
        </w:rPr>
        <w:t xml:space="preserve"> </w:t>
      </w:r>
      <w:ins w:id="346" w:author="Stefan Bjornander" w:date="2015-04-25T17:26:00Z">
        <w:r w:rsidRPr="00903DBA">
          <w:rPr>
            <w:noProof/>
          </w:rPr>
          <w:t>their types are equal and they have the same size</w:t>
        </w:r>
      </w:ins>
      <w:r w:rsidR="00B40B97" w:rsidRPr="00903DBA">
        <w:rPr>
          <w:noProof/>
        </w:rPr>
        <w:t>, or if at least one of the arrays have size zero.</w:t>
      </w:r>
    </w:p>
    <w:p w14:paraId="573C1CF7" w14:textId="77777777" w:rsidR="006E1FB9" w:rsidRPr="00903DBA" w:rsidRDefault="006E1FB9" w:rsidP="006E1FB9">
      <w:pPr>
        <w:pStyle w:val="Code"/>
        <w:rPr>
          <w:highlight w:val="white"/>
        </w:rPr>
      </w:pPr>
      <w:r w:rsidRPr="00903DBA">
        <w:rPr>
          <w:highlight w:val="white"/>
        </w:rPr>
        <w:t xml:space="preserve">            case Sort.Array:</w:t>
      </w:r>
    </w:p>
    <w:p w14:paraId="38301D34" w14:textId="77777777" w:rsidR="006E1FB9" w:rsidRPr="00903DBA" w:rsidRDefault="006E1FB9" w:rsidP="006E1FB9">
      <w:pPr>
        <w:pStyle w:val="Code"/>
        <w:rPr>
          <w:highlight w:val="white"/>
        </w:rPr>
      </w:pPr>
      <w:r w:rsidRPr="00903DBA">
        <w:rPr>
          <w:highlight w:val="white"/>
        </w:rPr>
        <w:t xml:space="preserve">              return ((m_arraySize == 0) || (type.m_arraySize == 0) ||</w:t>
      </w:r>
    </w:p>
    <w:p w14:paraId="28DD15D4" w14:textId="77777777" w:rsidR="006E1FB9" w:rsidRPr="00903DBA" w:rsidRDefault="006E1FB9" w:rsidP="006E1FB9">
      <w:pPr>
        <w:pStyle w:val="Code"/>
        <w:rPr>
          <w:highlight w:val="white"/>
        </w:rPr>
      </w:pPr>
      <w:r w:rsidRPr="00903DBA">
        <w:rPr>
          <w:highlight w:val="white"/>
        </w:rPr>
        <w:t xml:space="preserve">                      (m_arraySize == type.m_arraySize)) &amp;&amp;</w:t>
      </w:r>
    </w:p>
    <w:p w14:paraId="449B39DC" w14:textId="77777777" w:rsidR="006E1FB9" w:rsidRPr="00903DBA" w:rsidRDefault="006E1FB9" w:rsidP="006E1FB9">
      <w:pPr>
        <w:pStyle w:val="Code"/>
        <w:rPr>
          <w:highlight w:val="white"/>
        </w:rPr>
      </w:pPr>
      <w:r w:rsidRPr="00903DBA">
        <w:rPr>
          <w:highlight w:val="white"/>
        </w:rPr>
        <w:t xml:space="preserve">                      m_arrayType.Equals(type.m_arrayType);</w:t>
      </w:r>
    </w:p>
    <w:p w14:paraId="12079094" w14:textId="3ACDECDC" w:rsidR="006E1FB9" w:rsidRPr="00903DBA" w:rsidRDefault="00B40B97" w:rsidP="00B40B97">
      <w:pPr>
        <w:rPr>
          <w:color w:val="auto"/>
        </w:rPr>
      </w:pPr>
      <w:ins w:id="347" w:author="Stefan Bjornander" w:date="2015-04-25T14:58:00Z">
        <w:r w:rsidRPr="00903DBA">
          <w:rPr>
            <w:noProof/>
          </w:rPr>
          <w:t>Two struct</w:t>
        </w:r>
      </w:ins>
      <w:ins w:id="348" w:author="Stefan Bjornander" w:date="2015-04-25T16:07:00Z">
        <w:r w:rsidRPr="00903DBA">
          <w:rPr>
            <w:noProof/>
          </w:rPr>
          <w:t>s</w:t>
        </w:r>
      </w:ins>
      <w:ins w:id="349" w:author="Stefan Bjornander" w:date="2015-04-25T14:58:00Z">
        <w:r w:rsidRPr="00903DBA">
          <w:rPr>
            <w:noProof/>
          </w:rPr>
          <w:t xml:space="preserve"> or unions are equals if </w:t>
        </w:r>
      </w:ins>
      <w:ins w:id="350" w:author="Stefan Bjornander" w:date="2015-04-25T16:06:00Z">
        <w:r w:rsidRPr="00903DBA">
          <w:rPr>
            <w:noProof/>
          </w:rPr>
          <w:t xml:space="preserve">they both are incomplete </w:t>
        </w:r>
      </w:ins>
      <w:r w:rsidRPr="00903DBA">
        <w:rPr>
          <w:noProof/>
        </w:rPr>
        <w:t xml:space="preserve">(their member maps are null) </w:t>
      </w:r>
      <w:ins w:id="351" w:author="Stefan Bjornander" w:date="2015-04-25T16:06:00Z">
        <w:r w:rsidRPr="00903DBA">
          <w:rPr>
            <w:noProof/>
          </w:rPr>
          <w:t xml:space="preserve">or if </w:t>
        </w:r>
      </w:ins>
      <w:ins w:id="352" w:author="Stefan Bjornander" w:date="2015-04-25T14:58:00Z">
        <w:r w:rsidRPr="00903DBA">
          <w:rPr>
            <w:noProof/>
          </w:rPr>
          <w:t xml:space="preserve">their member </w:t>
        </w:r>
      </w:ins>
      <w:r w:rsidRPr="00903DBA">
        <w:rPr>
          <w:noProof/>
        </w:rPr>
        <w:t>maps</w:t>
      </w:r>
      <w:ins w:id="353" w:author="Stefan Bjornander" w:date="2015-04-25T14:58:00Z">
        <w:r w:rsidRPr="00903DBA">
          <w:rPr>
            <w:noProof/>
          </w:rPr>
          <w:t xml:space="preserve"> are equal</w:t>
        </w:r>
      </w:ins>
      <w:ins w:id="354" w:author="Stefan Bjornander" w:date="2015-04-25T16:07:00Z">
        <w:r w:rsidRPr="00903DBA">
          <w:rPr>
            <w:noProof/>
          </w:rPr>
          <w:t>. N</w:t>
        </w:r>
      </w:ins>
      <w:ins w:id="355" w:author="Stefan Bjornander" w:date="2015-04-25T16:05:00Z">
        <w:r w:rsidRPr="00903DBA">
          <w:rPr>
            <w:noProof/>
          </w:rPr>
          <w:t xml:space="preserve">ote that they </w:t>
        </w:r>
      </w:ins>
      <w:r w:rsidRPr="00903DBA">
        <w:rPr>
          <w:noProof/>
        </w:rPr>
        <w:t xml:space="preserve">must not only </w:t>
      </w:r>
      <w:ins w:id="356" w:author="Stefan Bjornander" w:date="2015-04-25T16:06:00Z">
        <w:r w:rsidRPr="00903DBA">
          <w:rPr>
            <w:noProof/>
          </w:rPr>
          <w:t>have the same members, the</w:t>
        </w:r>
      </w:ins>
      <w:r w:rsidRPr="00903DBA">
        <w:rPr>
          <w:noProof/>
        </w:rPr>
        <w:t xml:space="preserve"> members</w:t>
      </w:r>
      <w:ins w:id="357" w:author="Stefan Bjornander" w:date="2015-04-25T16:06:00Z">
        <w:r w:rsidRPr="00903DBA">
          <w:rPr>
            <w:noProof/>
          </w:rPr>
          <w:t xml:space="preserve"> </w:t>
        </w:r>
      </w:ins>
      <w:r w:rsidRPr="00903DBA">
        <w:rPr>
          <w:noProof/>
        </w:rPr>
        <w:t xml:space="preserve">must also appear in the </w:t>
      </w:r>
      <w:ins w:id="358" w:author="Stefan Bjornander" w:date="2015-04-25T16:06:00Z">
        <w:r w:rsidRPr="00903DBA">
          <w:rPr>
            <w:noProof/>
          </w:rPr>
          <w:t>same order.</w:t>
        </w:r>
      </w:ins>
    </w:p>
    <w:p w14:paraId="47424792" w14:textId="77777777" w:rsidR="006E1FB9" w:rsidRPr="00903DBA" w:rsidRDefault="006E1FB9" w:rsidP="006E1FB9">
      <w:pPr>
        <w:pStyle w:val="Code"/>
        <w:rPr>
          <w:highlight w:val="white"/>
        </w:rPr>
      </w:pPr>
      <w:r w:rsidRPr="00903DBA">
        <w:rPr>
          <w:highlight w:val="white"/>
        </w:rPr>
        <w:t xml:space="preserve">            case Sort.Struct:</w:t>
      </w:r>
    </w:p>
    <w:p w14:paraId="54C082A8" w14:textId="77777777" w:rsidR="006E1FB9" w:rsidRPr="00903DBA" w:rsidRDefault="006E1FB9" w:rsidP="006E1FB9">
      <w:pPr>
        <w:pStyle w:val="Code"/>
        <w:rPr>
          <w:highlight w:val="white"/>
        </w:rPr>
      </w:pPr>
      <w:r w:rsidRPr="00903DBA">
        <w:rPr>
          <w:highlight w:val="white"/>
        </w:rPr>
        <w:t xml:space="preserve">            case Sort.Union:</w:t>
      </w:r>
    </w:p>
    <w:p w14:paraId="78613FF8" w14:textId="77777777" w:rsidR="006E1FB9" w:rsidRPr="00903DBA" w:rsidRDefault="006E1FB9" w:rsidP="006E1FB9">
      <w:pPr>
        <w:pStyle w:val="Code"/>
        <w:rPr>
          <w:highlight w:val="white"/>
        </w:rPr>
      </w:pPr>
      <w:r w:rsidRPr="00903DBA">
        <w:rPr>
          <w:highlight w:val="white"/>
        </w:rPr>
        <w:lastRenderedPageBreak/>
        <w:t xml:space="preserve">              return ((m_memberMap == null) &amp;&amp; (type.m_memberMap == null)) ||</w:t>
      </w:r>
    </w:p>
    <w:p w14:paraId="45DFFE3C" w14:textId="77777777" w:rsidR="006E1FB9" w:rsidRPr="00903DBA" w:rsidRDefault="006E1FB9" w:rsidP="006E1FB9">
      <w:pPr>
        <w:pStyle w:val="Code"/>
        <w:rPr>
          <w:highlight w:val="white"/>
        </w:rPr>
      </w:pPr>
      <w:r w:rsidRPr="00903DBA">
        <w:rPr>
          <w:highlight w:val="white"/>
        </w:rPr>
        <w:t xml:space="preserve">                     ((m_memberMap != null) &amp;&amp; (type.m_memberMap != null) &amp;&amp;</w:t>
      </w:r>
    </w:p>
    <w:p w14:paraId="3D29286D" w14:textId="77777777" w:rsidR="006E1FB9" w:rsidRPr="00903DBA" w:rsidRDefault="006E1FB9" w:rsidP="006E1FB9">
      <w:pPr>
        <w:pStyle w:val="Code"/>
        <w:rPr>
          <w:highlight w:val="white"/>
        </w:rPr>
      </w:pPr>
      <w:r w:rsidRPr="00903DBA">
        <w:rPr>
          <w:highlight w:val="white"/>
        </w:rPr>
        <w:t xml:space="preserve">                      m_memberMap.Equals(type.m_memberMap));</w:t>
      </w:r>
    </w:p>
    <w:p w14:paraId="6F00B543" w14:textId="3DB89B92" w:rsidR="006E1FB9" w:rsidRPr="00903DBA" w:rsidRDefault="000B4F48" w:rsidP="000B4F48">
      <w:pPr>
        <w:rPr>
          <w:highlight w:val="white"/>
        </w:rPr>
      </w:pPr>
      <w:ins w:id="359" w:author="Stefan Bjornander" w:date="2015-04-25T16:08:00Z">
        <w:r w:rsidRPr="00903DBA">
          <w:rPr>
            <w:noProof/>
          </w:rPr>
          <w:t>Two functions are equal if their return types are equal, they have the same style (old or new) and their type lists, respectively, are equal.</w:t>
        </w:r>
      </w:ins>
      <w:r w:rsidR="00CC05CA" w:rsidRPr="00903DBA">
        <w:rPr>
          <w:noProof/>
        </w:rPr>
        <w:t xml:space="preserve"> Note that two functions can be equal even if their parameters have different names, at long as their types are equal.</w:t>
      </w:r>
    </w:p>
    <w:p w14:paraId="46EE63D1" w14:textId="77777777" w:rsidR="00A17B20" w:rsidRPr="00903DBA" w:rsidRDefault="00A17B20" w:rsidP="00A17B20">
      <w:pPr>
        <w:pStyle w:val="Code"/>
        <w:rPr>
          <w:highlight w:val="white"/>
        </w:rPr>
      </w:pPr>
      <w:r w:rsidRPr="00903DBA">
        <w:rPr>
          <w:highlight w:val="white"/>
        </w:rPr>
        <w:t xml:space="preserve">            case Sort.Function:</w:t>
      </w:r>
    </w:p>
    <w:p w14:paraId="42783559" w14:textId="77777777" w:rsidR="00A17B20" w:rsidRPr="00903DBA" w:rsidRDefault="00A17B20" w:rsidP="00A17B20">
      <w:pPr>
        <w:pStyle w:val="Code"/>
        <w:rPr>
          <w:highlight w:val="white"/>
        </w:rPr>
      </w:pPr>
      <w:r w:rsidRPr="00903DBA">
        <w:rPr>
          <w:highlight w:val="white"/>
        </w:rPr>
        <w:t xml:space="preserve">              return m_returnType.Equals(type.m_returnType) &amp;&amp;</w:t>
      </w:r>
    </w:p>
    <w:p w14:paraId="18A36ACE" w14:textId="77777777" w:rsidR="00A17B20" w:rsidRPr="00903DBA" w:rsidRDefault="00A17B20" w:rsidP="00A17B20">
      <w:pPr>
        <w:pStyle w:val="Code"/>
        <w:rPr>
          <w:highlight w:val="white"/>
        </w:rPr>
      </w:pPr>
      <w:r w:rsidRPr="00903DBA">
        <w:rPr>
          <w:highlight w:val="white"/>
        </w:rPr>
        <w:t xml:space="preserve">                     (((m_typeList == null) &amp;&amp; (type.m_typeList == null)) ||</w:t>
      </w:r>
    </w:p>
    <w:p w14:paraId="504521A6" w14:textId="77777777" w:rsidR="00A17B20" w:rsidRPr="00903DBA" w:rsidRDefault="00A17B20" w:rsidP="00A17B20">
      <w:pPr>
        <w:pStyle w:val="Code"/>
        <w:rPr>
          <w:highlight w:val="white"/>
        </w:rPr>
      </w:pPr>
      <w:r w:rsidRPr="00903DBA">
        <w:rPr>
          <w:highlight w:val="white"/>
        </w:rPr>
        <w:t xml:space="preserve">                      ((m_typeList != null) &amp;&amp; (type.m_typeList != null) &amp;&amp;</w:t>
      </w:r>
    </w:p>
    <w:p w14:paraId="0728BBB8" w14:textId="77777777" w:rsidR="00A17B20" w:rsidRPr="00903DBA" w:rsidRDefault="00A17B20" w:rsidP="00A17B20">
      <w:pPr>
        <w:pStyle w:val="Code"/>
        <w:rPr>
          <w:highlight w:val="white"/>
        </w:rPr>
      </w:pPr>
      <w:r w:rsidRPr="00903DBA">
        <w:rPr>
          <w:highlight w:val="white"/>
        </w:rPr>
        <w:t xml:space="preserve">                     m_typeList.SequenceEqual(type.m_typeList))) &amp;&amp;</w:t>
      </w:r>
    </w:p>
    <w:p w14:paraId="40B6303A" w14:textId="5E46D7CB" w:rsidR="00A17B20" w:rsidRPr="00903DBA" w:rsidRDefault="00A17B20" w:rsidP="00A17B20">
      <w:pPr>
        <w:pStyle w:val="Code"/>
        <w:rPr>
          <w:highlight w:val="white"/>
        </w:rPr>
      </w:pPr>
      <w:r w:rsidRPr="00903DBA">
        <w:rPr>
          <w:highlight w:val="white"/>
        </w:rPr>
        <w:t xml:space="preserve">                     (m_</w:t>
      </w:r>
      <w:r w:rsidR="00D47EB7">
        <w:rPr>
          <w:highlight w:val="white"/>
        </w:rPr>
        <w:t>variadic</w:t>
      </w:r>
      <w:r w:rsidRPr="00903DBA">
        <w:rPr>
          <w:highlight w:val="white"/>
        </w:rPr>
        <w:t xml:space="preserve"> </w:t>
      </w:r>
      <w:r w:rsidR="005A5CE4" w:rsidRPr="00903DBA">
        <w:rPr>
          <w:highlight w:val="white"/>
        </w:rPr>
        <w:t>=</w:t>
      </w:r>
      <w:r w:rsidRPr="00903DBA">
        <w:rPr>
          <w:highlight w:val="white"/>
        </w:rPr>
        <w:t>= type.m_</w:t>
      </w:r>
      <w:r w:rsidR="00D47EB7">
        <w:rPr>
          <w:highlight w:val="white"/>
        </w:rPr>
        <w:t>variadic</w:t>
      </w:r>
      <w:r w:rsidRPr="00903DBA">
        <w:rPr>
          <w:highlight w:val="white"/>
        </w:rPr>
        <w:t>);</w:t>
      </w:r>
    </w:p>
    <w:p w14:paraId="3A670513" w14:textId="017EAB26" w:rsidR="006E1FB9" w:rsidRPr="00903DBA" w:rsidRDefault="00CF137E" w:rsidP="00CF137E">
      <w:pPr>
        <w:rPr>
          <w:highlight w:val="white"/>
        </w:rPr>
      </w:pPr>
      <w:r w:rsidRPr="00903DBA">
        <w:rPr>
          <w:highlight w:val="white"/>
        </w:rPr>
        <w:t>Finally, if none of the cases above apply, we compare the sorts of the types.</w:t>
      </w:r>
    </w:p>
    <w:p w14:paraId="1D3A75BB" w14:textId="77777777" w:rsidR="006E1FB9" w:rsidRPr="00903DBA" w:rsidRDefault="006E1FB9" w:rsidP="006E1FB9">
      <w:pPr>
        <w:pStyle w:val="Code"/>
        <w:rPr>
          <w:highlight w:val="white"/>
        </w:rPr>
      </w:pPr>
      <w:r w:rsidRPr="00903DBA">
        <w:rPr>
          <w:highlight w:val="white"/>
        </w:rPr>
        <w:t xml:space="preserve">            default:</w:t>
      </w:r>
    </w:p>
    <w:p w14:paraId="5AE120DD" w14:textId="1D9615DE" w:rsidR="00CF137E" w:rsidRPr="00903DBA" w:rsidRDefault="00CF137E" w:rsidP="00CF137E">
      <w:pPr>
        <w:pStyle w:val="Code"/>
        <w:rPr>
          <w:highlight w:val="white"/>
        </w:rPr>
      </w:pPr>
      <w:r w:rsidRPr="00903DBA">
        <w:rPr>
          <w:highlight w:val="white"/>
        </w:rPr>
        <w:t xml:space="preserve">              return </w:t>
      </w:r>
      <w:r w:rsidR="00DF3E21" w:rsidRPr="00903DBA">
        <w:rPr>
          <w:highlight w:val="white"/>
        </w:rPr>
        <w:t>true;</w:t>
      </w:r>
    </w:p>
    <w:p w14:paraId="6F5BE97F" w14:textId="77777777" w:rsidR="006E1FB9" w:rsidRPr="00903DBA" w:rsidRDefault="006E1FB9" w:rsidP="006E1FB9">
      <w:pPr>
        <w:pStyle w:val="Code"/>
        <w:rPr>
          <w:highlight w:val="white"/>
        </w:rPr>
      </w:pPr>
      <w:r w:rsidRPr="00903DBA">
        <w:rPr>
          <w:highlight w:val="white"/>
        </w:rPr>
        <w:t xml:space="preserve">          }</w:t>
      </w:r>
    </w:p>
    <w:p w14:paraId="3419A865" w14:textId="77777777" w:rsidR="006E1FB9" w:rsidRPr="00903DBA" w:rsidRDefault="006E1FB9" w:rsidP="006E1FB9">
      <w:pPr>
        <w:pStyle w:val="Code"/>
        <w:rPr>
          <w:highlight w:val="white"/>
        </w:rPr>
      </w:pPr>
      <w:r w:rsidRPr="00903DBA">
        <w:rPr>
          <w:highlight w:val="white"/>
        </w:rPr>
        <w:t xml:space="preserve">        }</w:t>
      </w:r>
    </w:p>
    <w:p w14:paraId="575DFCE3" w14:textId="77777777" w:rsidR="006E1FB9" w:rsidRPr="00903DBA" w:rsidRDefault="006E1FB9" w:rsidP="006E1FB9">
      <w:pPr>
        <w:pStyle w:val="Code"/>
        <w:rPr>
          <w:highlight w:val="white"/>
        </w:rPr>
      </w:pPr>
      <w:r w:rsidRPr="00903DBA">
        <w:rPr>
          <w:highlight w:val="white"/>
        </w:rPr>
        <w:t xml:space="preserve">      }</w:t>
      </w:r>
    </w:p>
    <w:p w14:paraId="4BBB7445" w14:textId="77777777" w:rsidR="006E1FB9" w:rsidRPr="00903DBA" w:rsidRDefault="006E1FB9" w:rsidP="006E1FB9">
      <w:pPr>
        <w:pStyle w:val="Code"/>
        <w:rPr>
          <w:highlight w:val="white"/>
        </w:rPr>
      </w:pPr>
    </w:p>
    <w:p w14:paraId="716852CE" w14:textId="77777777" w:rsidR="006E1FB9" w:rsidRPr="00903DBA" w:rsidRDefault="006E1FB9" w:rsidP="006E1FB9">
      <w:pPr>
        <w:pStyle w:val="Code"/>
        <w:rPr>
          <w:highlight w:val="white"/>
        </w:rPr>
      </w:pPr>
      <w:r w:rsidRPr="00903DBA">
        <w:rPr>
          <w:highlight w:val="white"/>
        </w:rPr>
        <w:t xml:space="preserve">      return false;</w:t>
      </w:r>
    </w:p>
    <w:p w14:paraId="4A3D9D93" w14:textId="77777777" w:rsidR="006E1FB9" w:rsidRPr="00903DBA" w:rsidRDefault="006E1FB9" w:rsidP="006E1FB9">
      <w:pPr>
        <w:pStyle w:val="Code"/>
        <w:rPr>
          <w:highlight w:val="white"/>
        </w:rPr>
      </w:pPr>
      <w:r w:rsidRPr="00903DBA">
        <w:rPr>
          <w:highlight w:val="white"/>
        </w:rPr>
        <w:t xml:space="preserve">    }</w:t>
      </w:r>
    </w:p>
    <w:p w14:paraId="320AB592" w14:textId="23B2B7F5" w:rsidR="00FC32A3" w:rsidRPr="00903DBA" w:rsidRDefault="00FC32A3" w:rsidP="00FC32A3">
      <w:pPr>
        <w:pStyle w:val="Rubrik3"/>
        <w:rPr>
          <w:highlight w:val="white"/>
        </w:rPr>
      </w:pPr>
      <w:r>
        <w:rPr>
          <w:highlight w:val="white"/>
        </w:rPr>
        <w:t>Predefined Types</w:t>
      </w:r>
    </w:p>
    <w:p w14:paraId="293C170D" w14:textId="671FA789" w:rsidR="008F058F" w:rsidRPr="00903DBA" w:rsidRDefault="00AD5B79" w:rsidP="005B56F9">
      <w:pPr>
        <w:rPr>
          <w:highlight w:val="white"/>
        </w:rPr>
      </w:pPr>
      <w:r>
        <w:rPr>
          <w:highlight w:val="white"/>
        </w:rPr>
        <w:t>W</w:t>
      </w:r>
      <w:r w:rsidR="005B56F9" w:rsidRPr="00903DBA">
        <w:rPr>
          <w:highlight w:val="white"/>
        </w:rPr>
        <w:t>e have a set of predefined types.</w:t>
      </w:r>
    </w:p>
    <w:p w14:paraId="7F688A1F" w14:textId="77777777" w:rsidR="008F058F" w:rsidRPr="00903DBA" w:rsidRDefault="008F058F" w:rsidP="008F058F">
      <w:pPr>
        <w:pStyle w:val="Code"/>
        <w:rPr>
          <w:highlight w:val="white"/>
        </w:rPr>
      </w:pPr>
      <w:r w:rsidRPr="00903DBA">
        <w:rPr>
          <w:highlight w:val="white"/>
        </w:rPr>
        <w:t xml:space="preserve">    public static Type SignedShortIntegerType =</w:t>
      </w:r>
    </w:p>
    <w:p w14:paraId="6887CCD1" w14:textId="339DE5EC" w:rsidR="008F058F" w:rsidRPr="00903DBA" w:rsidRDefault="008F058F" w:rsidP="008F058F">
      <w:pPr>
        <w:pStyle w:val="Code"/>
        <w:rPr>
          <w:highlight w:val="white"/>
        </w:rPr>
      </w:pPr>
      <w:r w:rsidRPr="00903DBA">
        <w:rPr>
          <w:highlight w:val="white"/>
        </w:rPr>
        <w:t xml:space="preserve">      new Type(Sort.</w:t>
      </w:r>
      <w:r w:rsidR="005D4E81" w:rsidRPr="00903DBA">
        <w:rPr>
          <w:highlight w:val="white"/>
        </w:rPr>
        <w:t>SignedShortInt</w:t>
      </w:r>
      <w:r w:rsidRPr="00903DBA">
        <w:rPr>
          <w:highlight w:val="white"/>
        </w:rPr>
        <w:t>);</w:t>
      </w:r>
    </w:p>
    <w:p w14:paraId="3CC94AC3" w14:textId="77777777" w:rsidR="008F058F" w:rsidRPr="00903DBA" w:rsidRDefault="008F058F" w:rsidP="008F058F">
      <w:pPr>
        <w:pStyle w:val="Code"/>
        <w:rPr>
          <w:highlight w:val="white"/>
        </w:rPr>
      </w:pPr>
      <w:r w:rsidRPr="00903DBA">
        <w:rPr>
          <w:highlight w:val="white"/>
        </w:rPr>
        <w:t xml:space="preserve">    public static Type UnsignedShortIntegerType =</w:t>
      </w:r>
    </w:p>
    <w:p w14:paraId="1145F6B5" w14:textId="6896BD61" w:rsidR="008F058F" w:rsidRPr="00903DBA" w:rsidRDefault="008F058F" w:rsidP="008F058F">
      <w:pPr>
        <w:pStyle w:val="Code"/>
        <w:rPr>
          <w:highlight w:val="white"/>
        </w:rPr>
      </w:pPr>
      <w:r w:rsidRPr="00903DBA">
        <w:rPr>
          <w:highlight w:val="white"/>
        </w:rPr>
        <w:t xml:space="preserve">      new Type(Sort.</w:t>
      </w:r>
      <w:r w:rsidR="005D4E81" w:rsidRPr="00903DBA">
        <w:rPr>
          <w:highlight w:val="white"/>
        </w:rPr>
        <w:t>UnsignedShortInt</w:t>
      </w:r>
      <w:r w:rsidRPr="00903DBA">
        <w:rPr>
          <w:highlight w:val="white"/>
        </w:rPr>
        <w:t>);</w:t>
      </w:r>
    </w:p>
    <w:p w14:paraId="44162564" w14:textId="678B3FDD" w:rsidR="008F058F" w:rsidRPr="00903DBA" w:rsidRDefault="008F058F" w:rsidP="008F058F">
      <w:pPr>
        <w:pStyle w:val="Code"/>
        <w:rPr>
          <w:highlight w:val="white"/>
        </w:rPr>
      </w:pPr>
      <w:r w:rsidRPr="00903DBA">
        <w:rPr>
          <w:highlight w:val="white"/>
        </w:rPr>
        <w:t xml:space="preserve">    public static Type SignedIntegerType = new Type(Sort.</w:t>
      </w:r>
      <w:r w:rsidR="005D4E81" w:rsidRPr="00903DBA">
        <w:rPr>
          <w:highlight w:val="white"/>
        </w:rPr>
        <w:t>SignedInt</w:t>
      </w:r>
      <w:r w:rsidRPr="00903DBA">
        <w:rPr>
          <w:highlight w:val="white"/>
        </w:rPr>
        <w:t>);</w:t>
      </w:r>
    </w:p>
    <w:p w14:paraId="20A54A8B" w14:textId="025AC18C" w:rsidR="008F058F" w:rsidRPr="00903DBA" w:rsidRDefault="008F058F" w:rsidP="008F058F">
      <w:pPr>
        <w:pStyle w:val="Code"/>
        <w:rPr>
          <w:highlight w:val="white"/>
        </w:rPr>
      </w:pPr>
      <w:r w:rsidRPr="00903DBA">
        <w:rPr>
          <w:highlight w:val="white"/>
        </w:rPr>
        <w:t xml:space="preserve">    public static Type UnsignedIntegerType = new Type(Sort.</w:t>
      </w:r>
      <w:r w:rsidR="005D4E81" w:rsidRPr="00903DBA">
        <w:rPr>
          <w:highlight w:val="white"/>
        </w:rPr>
        <w:t>UnsignedInt</w:t>
      </w:r>
      <w:r w:rsidRPr="00903DBA">
        <w:rPr>
          <w:highlight w:val="white"/>
        </w:rPr>
        <w:t>);</w:t>
      </w:r>
    </w:p>
    <w:p w14:paraId="0029687A" w14:textId="58AEDE3C" w:rsidR="008F058F" w:rsidRPr="00903DBA" w:rsidRDefault="008F058F" w:rsidP="008F058F">
      <w:pPr>
        <w:pStyle w:val="Code"/>
        <w:rPr>
          <w:highlight w:val="white"/>
        </w:rPr>
      </w:pPr>
      <w:r w:rsidRPr="00903DBA">
        <w:rPr>
          <w:highlight w:val="white"/>
        </w:rPr>
        <w:t xml:space="preserve">    public static Type SignedLongIntegerType = new Type(Sort.</w:t>
      </w:r>
      <w:r w:rsidR="005D4E81" w:rsidRPr="00903DBA">
        <w:rPr>
          <w:highlight w:val="white"/>
        </w:rPr>
        <w:t>SignedLongInt</w:t>
      </w:r>
      <w:r w:rsidRPr="00903DBA">
        <w:rPr>
          <w:highlight w:val="white"/>
        </w:rPr>
        <w:t>);</w:t>
      </w:r>
    </w:p>
    <w:p w14:paraId="4F99C9B7" w14:textId="77777777" w:rsidR="008F058F" w:rsidRPr="00903DBA" w:rsidRDefault="008F058F" w:rsidP="008F058F">
      <w:pPr>
        <w:pStyle w:val="Code"/>
        <w:rPr>
          <w:highlight w:val="white"/>
        </w:rPr>
      </w:pPr>
      <w:r w:rsidRPr="00903DBA">
        <w:rPr>
          <w:highlight w:val="white"/>
        </w:rPr>
        <w:t xml:space="preserve">    public static Type UnsignedLongIntegerType =</w:t>
      </w:r>
    </w:p>
    <w:p w14:paraId="59DC5091" w14:textId="3E5495DE" w:rsidR="008F058F" w:rsidRPr="00903DBA" w:rsidRDefault="008F058F" w:rsidP="008F058F">
      <w:pPr>
        <w:pStyle w:val="Code"/>
        <w:rPr>
          <w:highlight w:val="white"/>
        </w:rPr>
      </w:pPr>
      <w:r w:rsidRPr="00903DBA">
        <w:rPr>
          <w:highlight w:val="white"/>
        </w:rPr>
        <w:t xml:space="preserve">      new Type(Sort.</w:t>
      </w:r>
      <w:r w:rsidR="005D4E81" w:rsidRPr="00903DBA">
        <w:rPr>
          <w:highlight w:val="white"/>
        </w:rPr>
        <w:t>UnsignedLongInt</w:t>
      </w:r>
      <w:r w:rsidRPr="00903DBA">
        <w:rPr>
          <w:highlight w:val="white"/>
        </w:rPr>
        <w:t>);</w:t>
      </w:r>
    </w:p>
    <w:p w14:paraId="740B9FCB" w14:textId="77777777" w:rsidR="008F058F" w:rsidRPr="00903DBA" w:rsidRDefault="008F058F" w:rsidP="008F058F">
      <w:pPr>
        <w:pStyle w:val="Code"/>
        <w:rPr>
          <w:highlight w:val="white"/>
        </w:rPr>
      </w:pPr>
      <w:r w:rsidRPr="00903DBA">
        <w:rPr>
          <w:highlight w:val="white"/>
        </w:rPr>
        <w:t xml:space="preserve">    public static Type FloatType = new Type(Sort.Float);</w:t>
      </w:r>
    </w:p>
    <w:p w14:paraId="7CFE15C5" w14:textId="77777777" w:rsidR="008F058F" w:rsidRPr="00903DBA" w:rsidRDefault="008F058F" w:rsidP="008F058F">
      <w:pPr>
        <w:pStyle w:val="Code"/>
        <w:rPr>
          <w:highlight w:val="white"/>
        </w:rPr>
      </w:pPr>
      <w:r w:rsidRPr="00903DBA">
        <w:rPr>
          <w:highlight w:val="white"/>
        </w:rPr>
        <w:t xml:space="preserve">    public static Type DoubleType = new Type(Sort.Double);</w:t>
      </w:r>
    </w:p>
    <w:p w14:paraId="3A961D7A" w14:textId="75F44C3D" w:rsidR="008F058F" w:rsidRPr="00903DBA" w:rsidRDefault="008F058F" w:rsidP="008F058F">
      <w:pPr>
        <w:pStyle w:val="Code"/>
        <w:rPr>
          <w:highlight w:val="white"/>
        </w:rPr>
      </w:pPr>
      <w:r w:rsidRPr="00903DBA">
        <w:rPr>
          <w:highlight w:val="white"/>
        </w:rPr>
        <w:t xml:space="preserve">    public static Type LongDoubleType = new Type(Sort.</w:t>
      </w:r>
      <w:r w:rsidR="001220BA" w:rsidRPr="00903DBA">
        <w:rPr>
          <w:highlight w:val="white"/>
        </w:rPr>
        <w:t>LongDouble</w:t>
      </w:r>
      <w:r w:rsidRPr="00903DBA">
        <w:rPr>
          <w:highlight w:val="white"/>
        </w:rPr>
        <w:t>);</w:t>
      </w:r>
    </w:p>
    <w:p w14:paraId="2BF5B55A" w14:textId="0AA0D4BA" w:rsidR="008F058F" w:rsidRPr="00903DBA" w:rsidRDefault="008F058F" w:rsidP="008F058F">
      <w:pPr>
        <w:pStyle w:val="Code"/>
        <w:rPr>
          <w:highlight w:val="white"/>
        </w:rPr>
      </w:pPr>
      <w:r w:rsidRPr="00903DBA">
        <w:rPr>
          <w:highlight w:val="white"/>
        </w:rPr>
        <w:t xml:space="preserve">    public static Type SignedCharType = new Type(Sort.</w:t>
      </w:r>
      <w:r w:rsidR="005D4E81" w:rsidRPr="00903DBA">
        <w:rPr>
          <w:highlight w:val="white"/>
        </w:rPr>
        <w:t>SignedChar</w:t>
      </w:r>
      <w:r w:rsidRPr="00903DBA">
        <w:rPr>
          <w:highlight w:val="white"/>
        </w:rPr>
        <w:t>);</w:t>
      </w:r>
    </w:p>
    <w:p w14:paraId="0C3B03FB" w14:textId="4AA2177E" w:rsidR="008F058F" w:rsidRPr="00903DBA" w:rsidRDefault="008F058F" w:rsidP="008F058F">
      <w:pPr>
        <w:pStyle w:val="Code"/>
        <w:rPr>
          <w:highlight w:val="white"/>
        </w:rPr>
      </w:pPr>
      <w:r w:rsidRPr="00903DBA">
        <w:rPr>
          <w:highlight w:val="white"/>
        </w:rPr>
        <w:t xml:space="preserve">    public static Type UnsignedCharType = new Type(Sort.</w:t>
      </w:r>
      <w:r w:rsidR="005D4E81" w:rsidRPr="00903DBA">
        <w:rPr>
          <w:highlight w:val="white"/>
        </w:rPr>
        <w:t>UnsignedChar</w:t>
      </w:r>
      <w:r w:rsidRPr="00903DBA">
        <w:rPr>
          <w:highlight w:val="white"/>
        </w:rPr>
        <w:t>);</w:t>
      </w:r>
    </w:p>
    <w:p w14:paraId="4F147632" w14:textId="77777777" w:rsidR="008F058F" w:rsidRPr="00903DBA" w:rsidRDefault="008F058F" w:rsidP="008F058F">
      <w:pPr>
        <w:pStyle w:val="Code"/>
        <w:rPr>
          <w:highlight w:val="white"/>
        </w:rPr>
      </w:pPr>
      <w:r w:rsidRPr="00903DBA">
        <w:rPr>
          <w:highlight w:val="white"/>
        </w:rPr>
        <w:t xml:space="preserve">    public static Type StringType = new Type(Sort.String);</w:t>
      </w:r>
    </w:p>
    <w:p w14:paraId="5F0736FA" w14:textId="77777777" w:rsidR="008F058F" w:rsidRPr="00903DBA" w:rsidRDefault="008F058F" w:rsidP="008F058F">
      <w:pPr>
        <w:pStyle w:val="Code"/>
        <w:rPr>
          <w:highlight w:val="white"/>
        </w:rPr>
      </w:pPr>
      <w:r w:rsidRPr="00903DBA">
        <w:rPr>
          <w:highlight w:val="white"/>
        </w:rPr>
        <w:t xml:space="preserve">    public static Type VoidType = new Type(Sort.Void);</w:t>
      </w:r>
    </w:p>
    <w:p w14:paraId="32D4F45B" w14:textId="77777777" w:rsidR="008F058F" w:rsidRPr="00903DBA" w:rsidRDefault="008F058F" w:rsidP="008F058F">
      <w:pPr>
        <w:pStyle w:val="Code"/>
        <w:rPr>
          <w:highlight w:val="white"/>
        </w:rPr>
      </w:pPr>
      <w:r w:rsidRPr="00903DBA">
        <w:rPr>
          <w:highlight w:val="white"/>
        </w:rPr>
        <w:t xml:space="preserve">    public static Type PointerTypeX = new Type(SignedIntegerType);</w:t>
      </w:r>
    </w:p>
    <w:p w14:paraId="2EAF113D" w14:textId="77777777" w:rsidR="008F058F" w:rsidRPr="00903DBA" w:rsidRDefault="008F058F" w:rsidP="008F058F">
      <w:pPr>
        <w:pStyle w:val="Code"/>
        <w:rPr>
          <w:highlight w:val="white"/>
        </w:rPr>
      </w:pPr>
      <w:r w:rsidRPr="00903DBA">
        <w:rPr>
          <w:highlight w:val="white"/>
        </w:rPr>
        <w:t xml:space="preserve">    public static Type VoidPointerType = new Type(new Type(Sort.Void));</w:t>
      </w:r>
    </w:p>
    <w:p w14:paraId="03842412" w14:textId="4ABCBC50" w:rsidR="008F058F" w:rsidRPr="00903DBA" w:rsidRDefault="008F058F" w:rsidP="006E1FB9">
      <w:pPr>
        <w:pStyle w:val="Code"/>
        <w:rPr>
          <w:highlight w:val="white"/>
        </w:rPr>
      </w:pPr>
      <w:r w:rsidRPr="00903DBA">
        <w:rPr>
          <w:highlight w:val="white"/>
        </w:rPr>
        <w:t xml:space="preserve">    public static Type LogicalType = new Type(Sort.Logical);</w:t>
      </w:r>
    </w:p>
    <w:p w14:paraId="1867E164" w14:textId="5FE2BFE1" w:rsidR="00AD5B79" w:rsidRPr="00B12950" w:rsidRDefault="00AD5B79" w:rsidP="00AD5B79">
      <w:pPr>
        <w:pStyle w:val="Rubrik3"/>
        <w:rPr>
          <w:highlight w:val="white"/>
        </w:rPr>
      </w:pPr>
      <w:r>
        <w:rPr>
          <w:highlight w:val="white"/>
        </w:rPr>
        <w:t>ToString</w:t>
      </w:r>
    </w:p>
    <w:p w14:paraId="319867AD" w14:textId="7D2502F4" w:rsidR="006E0C59" w:rsidRDefault="00AD5B79" w:rsidP="00AD5B79">
      <w:pPr>
        <w:rPr>
          <w:highlight w:val="white"/>
        </w:rPr>
      </w:pPr>
      <w:r>
        <w:rPr>
          <w:highlight w:val="white"/>
        </w:rPr>
        <w:t xml:space="preserve">Finally, we the </w:t>
      </w:r>
      <w:r w:rsidRPr="00AD5B79">
        <w:rPr>
          <w:rStyle w:val="KeyWord0"/>
          <w:highlight w:val="white"/>
        </w:rPr>
        <w:t>ToString</w:t>
      </w:r>
      <w:r>
        <w:rPr>
          <w:highlight w:val="white"/>
        </w:rPr>
        <w:t xml:space="preserve"> method. It returns the </w:t>
      </w:r>
      <w:r w:rsidR="006E0C59">
        <w:rPr>
          <w:highlight w:val="white"/>
        </w:rPr>
        <w:t xml:space="preserve">sort of the type as a string, with underlines replaced bu spaces (‘ ‘).For instance, The sort </w:t>
      </w:r>
      <w:r w:rsidR="006E0C59" w:rsidRPr="006E0C59">
        <w:rPr>
          <w:rStyle w:val="KeyWord0"/>
          <w:highlight w:val="white"/>
        </w:rPr>
        <w:t>signed_short_int</w:t>
      </w:r>
      <w:r w:rsidR="006E0C59">
        <w:rPr>
          <w:highlight w:val="white"/>
        </w:rPr>
        <w:t xml:space="preserve"> becomes the string “signed short int”. It is only called in error message</w:t>
      </w:r>
      <w:r w:rsidR="00113CF7">
        <w:rPr>
          <w:highlight w:val="white"/>
        </w:rPr>
        <w:t>s</w:t>
      </w:r>
      <w:r w:rsidR="006E0C59">
        <w:rPr>
          <w:highlight w:val="white"/>
        </w:rPr>
        <w:t>.</w:t>
      </w:r>
    </w:p>
    <w:p w14:paraId="643E738C" w14:textId="5203F564" w:rsidR="00AD5B79" w:rsidRPr="00903DBA" w:rsidRDefault="00AD5B79" w:rsidP="00AD5B79">
      <w:pPr>
        <w:pStyle w:val="Code"/>
        <w:rPr>
          <w:highlight w:val="white"/>
        </w:rPr>
      </w:pPr>
      <w:r w:rsidRPr="00903DBA">
        <w:rPr>
          <w:highlight w:val="white"/>
        </w:rPr>
        <w:t xml:space="preserve">   public override string ToString() {</w:t>
      </w:r>
    </w:p>
    <w:p w14:paraId="4AE3A0DE" w14:textId="77777777" w:rsidR="00AD5B79" w:rsidRPr="00903DBA" w:rsidRDefault="00AD5B79" w:rsidP="00AD5B79">
      <w:pPr>
        <w:pStyle w:val="Code"/>
        <w:rPr>
          <w:highlight w:val="white"/>
        </w:rPr>
      </w:pPr>
      <w:r w:rsidRPr="00903DBA">
        <w:rPr>
          <w:highlight w:val="white"/>
        </w:rPr>
        <w:t xml:space="preserve">      return Enum.GetName(typeof(Sort), m_sort).Replace("_", " ").ToLower();</w:t>
      </w:r>
    </w:p>
    <w:p w14:paraId="199F4AC7" w14:textId="77777777" w:rsidR="00AD5B79" w:rsidRDefault="00AD5B79" w:rsidP="00AD5B79">
      <w:pPr>
        <w:pStyle w:val="Code"/>
        <w:rPr>
          <w:highlight w:val="white"/>
        </w:rPr>
      </w:pPr>
      <w:r w:rsidRPr="00903DBA">
        <w:rPr>
          <w:highlight w:val="white"/>
        </w:rPr>
        <w:t xml:space="preserve">    }</w:t>
      </w:r>
    </w:p>
    <w:p w14:paraId="3034E8B8" w14:textId="77777777" w:rsidR="006E1FB9" w:rsidRPr="00903DBA" w:rsidRDefault="006E1FB9" w:rsidP="006E1FB9">
      <w:pPr>
        <w:pStyle w:val="Code"/>
        <w:rPr>
          <w:highlight w:val="white"/>
        </w:rPr>
      </w:pPr>
      <w:r w:rsidRPr="00903DBA">
        <w:rPr>
          <w:highlight w:val="white"/>
        </w:rPr>
        <w:lastRenderedPageBreak/>
        <w:t xml:space="preserve">  }</w:t>
      </w:r>
    </w:p>
    <w:p w14:paraId="3BD90FD0" w14:textId="0B201814" w:rsidR="008C43F9" w:rsidRPr="00903DBA" w:rsidRDefault="006E1FB9" w:rsidP="006E1FB9">
      <w:pPr>
        <w:pStyle w:val="Code"/>
      </w:pPr>
      <w:r w:rsidRPr="00903DBA">
        <w:rPr>
          <w:highlight w:val="white"/>
        </w:rPr>
        <w:t>}</w:t>
      </w:r>
    </w:p>
    <w:p w14:paraId="699834BC" w14:textId="77777777" w:rsidR="001F7724" w:rsidRPr="00903DBA" w:rsidRDefault="001F7724" w:rsidP="001F7724">
      <w:pPr>
        <w:pStyle w:val="Rubrik2"/>
      </w:pPr>
      <w:bookmarkStart w:id="360" w:name="_Toc57656045"/>
      <w:r w:rsidRPr="00903DBA">
        <w:t>Type Size</w:t>
      </w:r>
      <w:bookmarkEnd w:id="360"/>
    </w:p>
    <w:p w14:paraId="4134D035" w14:textId="652222A6" w:rsidR="00981D97" w:rsidRPr="00903DBA" w:rsidRDefault="00981D97" w:rsidP="00981D97">
      <w:r w:rsidRPr="00903DBA">
        <w:t xml:space="preserve">The </w:t>
      </w:r>
      <w:r w:rsidRPr="00903DBA">
        <w:rPr>
          <w:rStyle w:val="KeyWord0"/>
        </w:rPr>
        <w:t>TypeSize</w:t>
      </w:r>
      <w:r w:rsidRPr="00903DBA">
        <w:t xml:space="preserve"> class holds the sizes of the types and the minimum and maximum values of each type.</w:t>
      </w:r>
    </w:p>
    <w:p w14:paraId="4E50C195" w14:textId="397CFBD3" w:rsidR="00FB7182" w:rsidRPr="00903DBA" w:rsidRDefault="00FB7182" w:rsidP="00FB7182">
      <w:pPr>
        <w:pStyle w:val="CodeHeader"/>
      </w:pPr>
      <w:r w:rsidRPr="00903DBA">
        <w:t>TypeSize.cs</w:t>
      </w:r>
    </w:p>
    <w:p w14:paraId="01A17F37" w14:textId="77777777" w:rsidR="005F3B9F" w:rsidRPr="00903DBA" w:rsidRDefault="005F3B9F" w:rsidP="005F3B9F">
      <w:pPr>
        <w:pStyle w:val="Code"/>
        <w:rPr>
          <w:highlight w:val="white"/>
        </w:rPr>
      </w:pPr>
      <w:r w:rsidRPr="00903DBA">
        <w:rPr>
          <w:highlight w:val="white"/>
        </w:rPr>
        <w:t>using System.Numerics;</w:t>
      </w:r>
    </w:p>
    <w:p w14:paraId="2B9A1FB2" w14:textId="77777777" w:rsidR="005F3B9F" w:rsidRPr="00903DBA" w:rsidRDefault="005F3B9F" w:rsidP="005F3B9F">
      <w:pPr>
        <w:pStyle w:val="Code"/>
        <w:rPr>
          <w:highlight w:val="white"/>
        </w:rPr>
      </w:pPr>
      <w:r w:rsidRPr="00903DBA">
        <w:rPr>
          <w:highlight w:val="white"/>
        </w:rPr>
        <w:t>using System.Collections.Generic;</w:t>
      </w:r>
    </w:p>
    <w:p w14:paraId="52BECAC7" w14:textId="77777777" w:rsidR="005F3B9F" w:rsidRPr="00903DBA" w:rsidRDefault="005F3B9F" w:rsidP="005F3B9F">
      <w:pPr>
        <w:pStyle w:val="Code"/>
        <w:rPr>
          <w:highlight w:val="white"/>
        </w:rPr>
      </w:pPr>
    </w:p>
    <w:p w14:paraId="7C7614D6" w14:textId="77777777" w:rsidR="005F3B9F" w:rsidRPr="00903DBA" w:rsidRDefault="005F3B9F" w:rsidP="005F3B9F">
      <w:pPr>
        <w:pStyle w:val="Code"/>
        <w:rPr>
          <w:highlight w:val="white"/>
        </w:rPr>
      </w:pPr>
      <w:r w:rsidRPr="00903DBA">
        <w:rPr>
          <w:highlight w:val="white"/>
        </w:rPr>
        <w:t>namespace CCompiler {</w:t>
      </w:r>
    </w:p>
    <w:p w14:paraId="590A447C" w14:textId="77777777" w:rsidR="005F3B9F" w:rsidRPr="00903DBA" w:rsidRDefault="005F3B9F" w:rsidP="005F3B9F">
      <w:pPr>
        <w:pStyle w:val="Code"/>
        <w:rPr>
          <w:highlight w:val="white"/>
        </w:rPr>
      </w:pPr>
      <w:r w:rsidRPr="00903DBA">
        <w:rPr>
          <w:highlight w:val="white"/>
        </w:rPr>
        <w:t xml:space="preserve">  class TypeSize {</w:t>
      </w:r>
    </w:p>
    <w:p w14:paraId="79F234DE" w14:textId="77777777" w:rsidR="005F3B9F" w:rsidRPr="00903DBA" w:rsidRDefault="005F3B9F" w:rsidP="005F3B9F">
      <w:pPr>
        <w:pStyle w:val="Code"/>
        <w:rPr>
          <w:highlight w:val="white"/>
        </w:rPr>
      </w:pPr>
      <w:r w:rsidRPr="00903DBA">
        <w:rPr>
          <w:highlight w:val="white"/>
        </w:rPr>
        <w:t xml:space="preserve">    public static int PointerSize;</w:t>
      </w:r>
    </w:p>
    <w:p w14:paraId="5BE31119" w14:textId="77777777" w:rsidR="005F3B9F" w:rsidRPr="00903DBA" w:rsidRDefault="005F3B9F" w:rsidP="005F3B9F">
      <w:pPr>
        <w:pStyle w:val="Code"/>
        <w:rPr>
          <w:highlight w:val="white"/>
        </w:rPr>
      </w:pPr>
      <w:r w:rsidRPr="00903DBA">
        <w:rPr>
          <w:highlight w:val="white"/>
        </w:rPr>
        <w:t xml:space="preserve">    public static int SignedIntegerSize;</w:t>
      </w:r>
    </w:p>
    <w:p w14:paraId="3113CE04" w14:textId="28FEE78E" w:rsidR="005F3B9F" w:rsidRPr="00903DBA" w:rsidRDefault="00655C13" w:rsidP="00655C13">
      <w:pPr>
        <w:rPr>
          <w:highlight w:val="white"/>
        </w:rPr>
      </w:pPr>
      <w:r w:rsidRPr="00903DBA">
        <w:rPr>
          <w:highlight w:val="white"/>
        </w:rPr>
        <w:t xml:space="preserve">The </w:t>
      </w:r>
      <w:r w:rsidRPr="00903DBA">
        <w:rPr>
          <w:rStyle w:val="KeyWord0"/>
          <w:highlight w:val="white"/>
        </w:rPr>
        <w:t>m_maskMap</w:t>
      </w:r>
      <w:r w:rsidRPr="00903DBA">
        <w:rPr>
          <w:highlight w:val="white"/>
        </w:rPr>
        <w:t xml:space="preserve"> map holds the bit masks for integer values of one, two, and four bytes.</w:t>
      </w:r>
      <w:r w:rsidR="00450D60" w:rsidRPr="00903DBA">
        <w:rPr>
          <w:highlight w:val="white"/>
        </w:rPr>
        <w:t xml:space="preserve"> </w:t>
      </w:r>
      <w:r w:rsidR="00FE6477" w:rsidRPr="00903DBA">
        <w:rPr>
          <w:highlight w:val="white"/>
        </w:rPr>
        <w:t>Note that i</w:t>
      </w:r>
      <w:r w:rsidR="00450D60" w:rsidRPr="00903DBA">
        <w:rPr>
          <w:highlight w:val="white"/>
        </w:rPr>
        <w:t xml:space="preserve">ts values are the same for the Linux and </w:t>
      </w:r>
      <w:r w:rsidR="00721ABF">
        <w:rPr>
          <w:highlight w:val="white"/>
        </w:rPr>
        <w:t>The Windows environment</w:t>
      </w:r>
      <w:r w:rsidR="00450D60" w:rsidRPr="00903DBA">
        <w:rPr>
          <w:highlight w:val="white"/>
        </w:rPr>
        <w:t>.</w:t>
      </w:r>
    </w:p>
    <w:p w14:paraId="5FD33270" w14:textId="77777777" w:rsidR="005F3B9F" w:rsidRPr="00903DBA" w:rsidRDefault="005F3B9F" w:rsidP="005F3B9F">
      <w:pPr>
        <w:pStyle w:val="Code"/>
        <w:rPr>
          <w:highlight w:val="white"/>
        </w:rPr>
      </w:pPr>
      <w:r w:rsidRPr="00903DBA">
        <w:rPr>
          <w:highlight w:val="white"/>
        </w:rPr>
        <w:t xml:space="preserve">    private static IDictionary&lt;int, BigInteger&gt;</w:t>
      </w:r>
    </w:p>
    <w:p w14:paraId="4442DB5D" w14:textId="77777777" w:rsidR="005F3B9F" w:rsidRPr="00903DBA" w:rsidRDefault="005F3B9F" w:rsidP="005F3B9F">
      <w:pPr>
        <w:pStyle w:val="Code"/>
        <w:rPr>
          <w:highlight w:val="white"/>
        </w:rPr>
      </w:pPr>
      <w:r w:rsidRPr="00903DBA">
        <w:rPr>
          <w:highlight w:val="white"/>
        </w:rPr>
        <w:t xml:space="preserve">      m_maskMap = new Dictionary&lt;int, BigInteger&gt;() {</w:t>
      </w:r>
    </w:p>
    <w:p w14:paraId="53E64F1B" w14:textId="77777777" w:rsidR="005F3B9F" w:rsidRPr="00903DBA" w:rsidRDefault="005F3B9F" w:rsidP="005F3B9F">
      <w:pPr>
        <w:pStyle w:val="Code"/>
        <w:rPr>
          <w:highlight w:val="white"/>
        </w:rPr>
      </w:pPr>
      <w:r w:rsidRPr="00903DBA">
        <w:rPr>
          <w:highlight w:val="white"/>
        </w:rPr>
        <w:t xml:space="preserve">        {1, (BigInteger) 0x000000FF},</w:t>
      </w:r>
    </w:p>
    <w:p w14:paraId="4575B439" w14:textId="77777777" w:rsidR="005F3B9F" w:rsidRPr="00903DBA" w:rsidRDefault="005F3B9F" w:rsidP="005F3B9F">
      <w:pPr>
        <w:pStyle w:val="Code"/>
        <w:rPr>
          <w:highlight w:val="white"/>
        </w:rPr>
      </w:pPr>
      <w:r w:rsidRPr="00903DBA">
        <w:rPr>
          <w:highlight w:val="white"/>
        </w:rPr>
        <w:t xml:space="preserve">        {2, (BigInteger) 0x0000FFFF},</w:t>
      </w:r>
    </w:p>
    <w:p w14:paraId="4F8FBA62" w14:textId="77777777" w:rsidR="005F3B9F" w:rsidRPr="00903DBA" w:rsidRDefault="005F3B9F" w:rsidP="005F3B9F">
      <w:pPr>
        <w:pStyle w:val="Code"/>
        <w:rPr>
          <w:highlight w:val="white"/>
        </w:rPr>
      </w:pPr>
      <w:r w:rsidRPr="00903DBA">
        <w:rPr>
          <w:highlight w:val="white"/>
        </w:rPr>
        <w:t xml:space="preserve">        {4, (BigInteger) 0xFFFFFFFF}};</w:t>
      </w:r>
    </w:p>
    <w:p w14:paraId="57EE2CF9" w14:textId="3451AEC3" w:rsidR="005F3B9F" w:rsidRPr="00903DBA" w:rsidRDefault="00655CA6" w:rsidP="00655CA6">
      <w:pPr>
        <w:rPr>
          <w:highlight w:val="white"/>
        </w:rPr>
      </w:pPr>
      <w:r w:rsidRPr="00903DBA">
        <w:rPr>
          <w:highlight w:val="white"/>
        </w:rPr>
        <w:t xml:space="preserve">The </w:t>
      </w:r>
      <w:r w:rsidRPr="00903DBA">
        <w:rPr>
          <w:rStyle w:val="KeyWord0"/>
          <w:highlight w:val="white"/>
        </w:rPr>
        <w:t>m_sizeMap</w:t>
      </w:r>
      <w:r w:rsidRPr="00903DBA">
        <w:rPr>
          <w:highlight w:val="white"/>
        </w:rPr>
        <w:t xml:space="preserve"> map </w:t>
      </w:r>
      <w:r w:rsidR="00AF6D77" w:rsidRPr="00903DBA">
        <w:rPr>
          <w:highlight w:val="white"/>
        </w:rPr>
        <w:t>holds the size of type.</w:t>
      </w:r>
    </w:p>
    <w:p w14:paraId="19C01090" w14:textId="77777777" w:rsidR="00655C13" w:rsidRPr="00903DBA" w:rsidRDefault="005F3B9F" w:rsidP="005F3B9F">
      <w:pPr>
        <w:pStyle w:val="Code"/>
        <w:rPr>
          <w:highlight w:val="white"/>
        </w:rPr>
      </w:pPr>
      <w:r w:rsidRPr="00903DBA">
        <w:rPr>
          <w:highlight w:val="white"/>
        </w:rPr>
        <w:t xml:space="preserve">    public static IDictionary&lt;Sort,int&gt; m_sizeMap =</w:t>
      </w:r>
    </w:p>
    <w:p w14:paraId="67403175" w14:textId="07806F68" w:rsidR="005F3B9F" w:rsidRPr="00903DBA" w:rsidRDefault="00655C13" w:rsidP="005F3B9F">
      <w:pPr>
        <w:pStyle w:val="Code"/>
        <w:rPr>
          <w:highlight w:val="white"/>
        </w:rPr>
      </w:pPr>
      <w:r w:rsidRPr="00903DBA">
        <w:rPr>
          <w:highlight w:val="white"/>
        </w:rPr>
        <w:t xml:space="preserve">      </w:t>
      </w:r>
      <w:r w:rsidR="005F3B9F" w:rsidRPr="00903DBA">
        <w:rPr>
          <w:highlight w:val="white"/>
        </w:rPr>
        <w:t>new Dictionary&lt;Sort,int&gt;();</w:t>
      </w:r>
    </w:p>
    <w:p w14:paraId="664C020C" w14:textId="5CF257FD" w:rsidR="00A074C7" w:rsidRPr="00903DBA" w:rsidRDefault="00A074C7" w:rsidP="00A074C7">
      <w:pPr>
        <w:rPr>
          <w:highlight w:val="white"/>
        </w:rPr>
      </w:pPr>
      <w:r w:rsidRPr="00903DBA">
        <w:rPr>
          <w:highlight w:val="white"/>
        </w:rPr>
        <w:t xml:space="preserve">The </w:t>
      </w:r>
      <w:r w:rsidRPr="00903DBA">
        <w:rPr>
          <w:rStyle w:val="KeyWord0"/>
          <w:highlight w:val="white"/>
        </w:rPr>
        <w:t>m_signedMap</w:t>
      </w:r>
      <w:r w:rsidRPr="00903DBA">
        <w:rPr>
          <w:highlight w:val="white"/>
        </w:rPr>
        <w:t xml:space="preserve"> and </w:t>
      </w:r>
      <w:r w:rsidRPr="00903DBA">
        <w:rPr>
          <w:rStyle w:val="KeyWord0"/>
          <w:highlight w:val="white"/>
        </w:rPr>
        <w:t>m_unsignedMap</w:t>
      </w:r>
      <w:r w:rsidRPr="00903DBA">
        <w:rPr>
          <w:highlight w:val="white"/>
        </w:rPr>
        <w:t xml:space="preserve"> maps hold the signed and unsigned integer types of each size.</w:t>
      </w:r>
    </w:p>
    <w:p w14:paraId="01285C42" w14:textId="77777777" w:rsidR="005F3B9F" w:rsidRPr="00903DBA" w:rsidRDefault="005F3B9F" w:rsidP="005F3B9F">
      <w:pPr>
        <w:pStyle w:val="Code"/>
        <w:rPr>
          <w:highlight w:val="white"/>
        </w:rPr>
      </w:pPr>
      <w:r w:rsidRPr="00903DBA">
        <w:rPr>
          <w:highlight w:val="white"/>
        </w:rPr>
        <w:t xml:space="preserve">    public static IDictionary&lt;int,Sort&gt;</w:t>
      </w:r>
    </w:p>
    <w:p w14:paraId="0468094D" w14:textId="77777777" w:rsidR="005F3B9F" w:rsidRPr="00903DBA" w:rsidRDefault="005F3B9F" w:rsidP="005F3B9F">
      <w:pPr>
        <w:pStyle w:val="Code"/>
        <w:rPr>
          <w:highlight w:val="white"/>
        </w:rPr>
      </w:pPr>
      <w:r w:rsidRPr="00903DBA">
        <w:rPr>
          <w:highlight w:val="white"/>
        </w:rPr>
        <w:t xml:space="preserve">      m_signedMap = new Dictionary&lt;int,Sort&gt;(),</w:t>
      </w:r>
    </w:p>
    <w:p w14:paraId="263980BA" w14:textId="77777777" w:rsidR="005F3B9F" w:rsidRPr="00903DBA" w:rsidRDefault="005F3B9F" w:rsidP="005F3B9F">
      <w:pPr>
        <w:pStyle w:val="Code"/>
        <w:rPr>
          <w:highlight w:val="white"/>
        </w:rPr>
      </w:pPr>
      <w:r w:rsidRPr="00903DBA">
        <w:rPr>
          <w:highlight w:val="white"/>
        </w:rPr>
        <w:t xml:space="preserve">      m_unsignedMap = new Dictionary&lt;int,Sort&gt;();</w:t>
      </w:r>
    </w:p>
    <w:p w14:paraId="070C35ED" w14:textId="38E5159E" w:rsidR="005F3B9F" w:rsidRPr="00903DBA" w:rsidRDefault="00C7562D" w:rsidP="00C7562D">
      <w:pPr>
        <w:rPr>
          <w:highlight w:val="white"/>
        </w:rPr>
      </w:pPr>
      <w:r w:rsidRPr="00903DBA">
        <w:rPr>
          <w:highlight w:val="white"/>
        </w:rPr>
        <w:t xml:space="preserve">The </w:t>
      </w:r>
      <w:r w:rsidRPr="00903DBA">
        <w:rPr>
          <w:rStyle w:val="KeyWord0"/>
          <w:highlight w:val="white"/>
        </w:rPr>
        <w:t>m_minValueMap</w:t>
      </w:r>
      <w:r w:rsidRPr="00903DBA">
        <w:rPr>
          <w:highlight w:val="white"/>
        </w:rPr>
        <w:t xml:space="preserve"> and </w:t>
      </w:r>
      <w:r w:rsidRPr="00903DBA">
        <w:rPr>
          <w:rStyle w:val="KeyWord0"/>
          <w:highlight w:val="white"/>
        </w:rPr>
        <w:t>m_maxValueMap</w:t>
      </w:r>
      <w:r w:rsidRPr="00903DBA">
        <w:rPr>
          <w:highlight w:val="white"/>
        </w:rPr>
        <w:t xml:space="preserve"> hold the minimum and maximum values of each integral type.</w:t>
      </w:r>
    </w:p>
    <w:p w14:paraId="7A7D6AD2" w14:textId="77777777" w:rsidR="005F3B9F" w:rsidRPr="00903DBA" w:rsidRDefault="005F3B9F" w:rsidP="005F3B9F">
      <w:pPr>
        <w:pStyle w:val="Code"/>
        <w:rPr>
          <w:highlight w:val="white"/>
        </w:rPr>
      </w:pPr>
      <w:r w:rsidRPr="00903DBA">
        <w:rPr>
          <w:highlight w:val="white"/>
        </w:rPr>
        <w:t xml:space="preserve">    private static IDictionary&lt;Sort,BigInteger&gt;</w:t>
      </w:r>
    </w:p>
    <w:p w14:paraId="3877F8CE" w14:textId="77777777" w:rsidR="005F3B9F" w:rsidRPr="00903DBA" w:rsidRDefault="005F3B9F" w:rsidP="005F3B9F">
      <w:pPr>
        <w:pStyle w:val="Code"/>
        <w:rPr>
          <w:highlight w:val="white"/>
        </w:rPr>
      </w:pPr>
      <w:r w:rsidRPr="00903DBA">
        <w:rPr>
          <w:highlight w:val="white"/>
        </w:rPr>
        <w:t xml:space="preserve">      m_minValueMap = new Dictionary&lt;Sort,BigInteger&gt;(),</w:t>
      </w:r>
    </w:p>
    <w:p w14:paraId="6D90D877" w14:textId="77777777" w:rsidR="005F3B9F" w:rsidRPr="00903DBA" w:rsidRDefault="005F3B9F" w:rsidP="005F3B9F">
      <w:pPr>
        <w:pStyle w:val="Code"/>
        <w:rPr>
          <w:highlight w:val="white"/>
        </w:rPr>
      </w:pPr>
      <w:r w:rsidRPr="00903DBA">
        <w:rPr>
          <w:highlight w:val="white"/>
        </w:rPr>
        <w:t xml:space="preserve">      m_maxValueMap = new Dictionary&lt;Sort,BigInteger&gt;();</w:t>
      </w:r>
    </w:p>
    <w:p w14:paraId="43727D31" w14:textId="410C03C9" w:rsidR="0063592A" w:rsidRPr="00903DBA" w:rsidRDefault="00A43DA5" w:rsidP="00A43DA5">
      <w:pPr>
        <w:rPr>
          <w:highlight w:val="white"/>
        </w:rPr>
      </w:pPr>
      <w:r w:rsidRPr="00903DBA">
        <w:rPr>
          <w:highlight w:val="white"/>
        </w:rPr>
        <w:t xml:space="preserve">The </w:t>
      </w:r>
      <w:r w:rsidR="00401BF0" w:rsidRPr="00903DBA">
        <w:rPr>
          <w:highlight w:val="white"/>
        </w:rPr>
        <w:t>sizes and values of the types depends on whether th</w:t>
      </w:r>
      <w:r w:rsidR="00250D97" w:rsidRPr="00903DBA">
        <w:rPr>
          <w:highlight w:val="white"/>
        </w:rPr>
        <w:t>e</w:t>
      </w:r>
      <w:r w:rsidR="009D0A67" w:rsidRPr="00903DBA">
        <w:rPr>
          <w:highlight w:val="white"/>
        </w:rPr>
        <w:t xml:space="preserve"> compiler generates code for the Linux or </w:t>
      </w:r>
      <w:r w:rsidR="00721ABF">
        <w:rPr>
          <w:highlight w:val="white"/>
        </w:rPr>
        <w:t>The Windows environment</w:t>
      </w:r>
      <w:r w:rsidR="009D0A67" w:rsidRPr="00903DBA">
        <w:rPr>
          <w:highlight w:val="white"/>
        </w:rPr>
        <w:t>.</w:t>
      </w:r>
      <w:r w:rsidR="008B5B58" w:rsidRPr="00903DBA">
        <w:rPr>
          <w:highlight w:val="white"/>
        </w:rPr>
        <w:t xml:space="preserve"> In the Linux environment, a pointer is eight bytes and an integer is four bytes.</w:t>
      </w:r>
    </w:p>
    <w:p w14:paraId="7FDFA1A7" w14:textId="77777777" w:rsidR="0063592A" w:rsidRPr="00903DBA" w:rsidRDefault="0063592A" w:rsidP="0063592A">
      <w:pPr>
        <w:pStyle w:val="Code"/>
        <w:rPr>
          <w:highlight w:val="white"/>
        </w:rPr>
      </w:pPr>
      <w:r w:rsidRPr="00903DBA">
        <w:rPr>
          <w:highlight w:val="white"/>
        </w:rPr>
        <w:t xml:space="preserve">      if (Start.Linux) {</w:t>
      </w:r>
    </w:p>
    <w:p w14:paraId="414988D1" w14:textId="77777777" w:rsidR="0063592A" w:rsidRPr="00903DBA" w:rsidRDefault="0063592A" w:rsidP="0063592A">
      <w:pPr>
        <w:pStyle w:val="Code"/>
        <w:rPr>
          <w:highlight w:val="white"/>
        </w:rPr>
      </w:pPr>
      <w:r w:rsidRPr="00903DBA">
        <w:rPr>
          <w:highlight w:val="white"/>
        </w:rPr>
        <w:t xml:space="preserve">        PointerSize = 8;</w:t>
      </w:r>
    </w:p>
    <w:p w14:paraId="3D128B39" w14:textId="77777777" w:rsidR="0063592A" w:rsidRPr="00903DBA" w:rsidRDefault="0063592A" w:rsidP="0063592A">
      <w:pPr>
        <w:pStyle w:val="Code"/>
        <w:rPr>
          <w:highlight w:val="white"/>
        </w:rPr>
      </w:pPr>
      <w:r w:rsidRPr="00903DBA">
        <w:rPr>
          <w:highlight w:val="white"/>
        </w:rPr>
        <w:t xml:space="preserve">        SignedIntegerSize = 4;</w:t>
      </w:r>
    </w:p>
    <w:p w14:paraId="0B73E69F" w14:textId="77777777" w:rsidR="0063592A" w:rsidRPr="00903DBA" w:rsidRDefault="0063592A" w:rsidP="0063592A">
      <w:pPr>
        <w:pStyle w:val="Code"/>
        <w:rPr>
          <w:highlight w:val="white"/>
        </w:rPr>
      </w:pPr>
    </w:p>
    <w:p w14:paraId="78631E3A" w14:textId="77777777" w:rsidR="0063592A" w:rsidRPr="00903DBA" w:rsidRDefault="0063592A" w:rsidP="0063592A">
      <w:pPr>
        <w:pStyle w:val="Code"/>
        <w:rPr>
          <w:highlight w:val="white"/>
        </w:rPr>
      </w:pPr>
      <w:r w:rsidRPr="00903DBA">
        <w:rPr>
          <w:highlight w:val="white"/>
        </w:rPr>
        <w:t xml:space="preserve">        m_sizeMap.Add(Sort.Void, 0);</w:t>
      </w:r>
    </w:p>
    <w:p w14:paraId="0D8B8751" w14:textId="77777777" w:rsidR="0063592A" w:rsidRPr="00903DBA" w:rsidRDefault="0063592A" w:rsidP="0063592A">
      <w:pPr>
        <w:pStyle w:val="Code"/>
        <w:rPr>
          <w:highlight w:val="white"/>
        </w:rPr>
      </w:pPr>
      <w:r w:rsidRPr="00903DBA">
        <w:rPr>
          <w:highlight w:val="white"/>
        </w:rPr>
        <w:t xml:space="preserve">        m_sizeMap.Add(Sort.Function, 0);</w:t>
      </w:r>
    </w:p>
    <w:p w14:paraId="3CD2E5CC" w14:textId="77777777" w:rsidR="0063592A" w:rsidRPr="00903DBA" w:rsidRDefault="0063592A" w:rsidP="0063592A">
      <w:pPr>
        <w:pStyle w:val="Code"/>
        <w:rPr>
          <w:highlight w:val="white"/>
        </w:rPr>
      </w:pPr>
      <w:r w:rsidRPr="00903DBA">
        <w:rPr>
          <w:highlight w:val="white"/>
        </w:rPr>
        <w:t xml:space="preserve">        m_sizeMap.Add(Sort.Logical, 1);</w:t>
      </w:r>
    </w:p>
    <w:p w14:paraId="01C6A5DE" w14:textId="77777777" w:rsidR="0063592A" w:rsidRPr="00903DBA" w:rsidRDefault="0063592A" w:rsidP="0063592A">
      <w:pPr>
        <w:pStyle w:val="Code"/>
        <w:rPr>
          <w:highlight w:val="white"/>
        </w:rPr>
      </w:pPr>
      <w:r w:rsidRPr="00903DBA">
        <w:rPr>
          <w:highlight w:val="white"/>
        </w:rPr>
        <w:t xml:space="preserve">        m_sizeMap.Add(Sort.Pointer, 8);</w:t>
      </w:r>
    </w:p>
    <w:p w14:paraId="3CD5F88F" w14:textId="77777777" w:rsidR="0063592A" w:rsidRPr="00903DBA" w:rsidRDefault="0063592A" w:rsidP="0063592A">
      <w:pPr>
        <w:pStyle w:val="Code"/>
        <w:rPr>
          <w:highlight w:val="white"/>
        </w:rPr>
      </w:pPr>
      <w:r w:rsidRPr="00903DBA">
        <w:rPr>
          <w:highlight w:val="white"/>
        </w:rPr>
        <w:t xml:space="preserve">        m_sizeMap.Add(Sort.Array, 8);</w:t>
      </w:r>
    </w:p>
    <w:p w14:paraId="77AD67A8" w14:textId="77777777" w:rsidR="0063592A" w:rsidRPr="00903DBA" w:rsidRDefault="0063592A" w:rsidP="0063592A">
      <w:pPr>
        <w:pStyle w:val="Code"/>
        <w:rPr>
          <w:highlight w:val="white"/>
        </w:rPr>
      </w:pPr>
      <w:r w:rsidRPr="00903DBA">
        <w:rPr>
          <w:highlight w:val="white"/>
        </w:rPr>
        <w:t xml:space="preserve">        m_sizeMap.Add(Sort.String, 4);</w:t>
      </w:r>
    </w:p>
    <w:p w14:paraId="526E837A" w14:textId="3E828361"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SignedChar</w:t>
      </w:r>
      <w:r w:rsidRPr="00903DBA">
        <w:rPr>
          <w:highlight w:val="white"/>
        </w:rPr>
        <w:t>, 1);</w:t>
      </w:r>
    </w:p>
    <w:p w14:paraId="74B6CB70" w14:textId="19952C3C"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UnsignedChar</w:t>
      </w:r>
      <w:r w:rsidRPr="00903DBA">
        <w:rPr>
          <w:highlight w:val="white"/>
        </w:rPr>
        <w:t>, 1);</w:t>
      </w:r>
    </w:p>
    <w:p w14:paraId="23A78C03" w14:textId="18DA7591"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SignedShortInt</w:t>
      </w:r>
      <w:r w:rsidRPr="00903DBA">
        <w:rPr>
          <w:highlight w:val="white"/>
        </w:rPr>
        <w:t>, 2);</w:t>
      </w:r>
    </w:p>
    <w:p w14:paraId="6DB32089" w14:textId="72B748FB"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UnsignedShortInt</w:t>
      </w:r>
      <w:r w:rsidRPr="00903DBA">
        <w:rPr>
          <w:highlight w:val="white"/>
        </w:rPr>
        <w:t>, 2);</w:t>
      </w:r>
    </w:p>
    <w:p w14:paraId="0BF4129F" w14:textId="6A2C981F" w:rsidR="0063592A" w:rsidRPr="00903DBA" w:rsidRDefault="0063592A" w:rsidP="0063592A">
      <w:pPr>
        <w:pStyle w:val="Code"/>
        <w:rPr>
          <w:highlight w:val="white"/>
        </w:rPr>
      </w:pPr>
      <w:r w:rsidRPr="00903DBA">
        <w:rPr>
          <w:highlight w:val="white"/>
        </w:rPr>
        <w:lastRenderedPageBreak/>
        <w:t xml:space="preserve">        m_sizeMap.Add(Sort.</w:t>
      </w:r>
      <w:r w:rsidR="005D4E81" w:rsidRPr="00903DBA">
        <w:rPr>
          <w:highlight w:val="white"/>
        </w:rPr>
        <w:t>SignedInt</w:t>
      </w:r>
      <w:r w:rsidRPr="00903DBA">
        <w:rPr>
          <w:highlight w:val="white"/>
        </w:rPr>
        <w:t>, 4);</w:t>
      </w:r>
    </w:p>
    <w:p w14:paraId="2D7B1223" w14:textId="4F896CAC"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UnsignedInt</w:t>
      </w:r>
      <w:r w:rsidRPr="00903DBA">
        <w:rPr>
          <w:highlight w:val="white"/>
        </w:rPr>
        <w:t>, 4);</w:t>
      </w:r>
    </w:p>
    <w:p w14:paraId="6573A147" w14:textId="0C70108E"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SignedLongInt</w:t>
      </w:r>
      <w:r w:rsidRPr="00903DBA">
        <w:rPr>
          <w:highlight w:val="white"/>
        </w:rPr>
        <w:t>, 8);</w:t>
      </w:r>
    </w:p>
    <w:p w14:paraId="1FFF1575" w14:textId="5EDB85CF"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UnsignedLongInt</w:t>
      </w:r>
      <w:r w:rsidRPr="00903DBA">
        <w:rPr>
          <w:highlight w:val="white"/>
        </w:rPr>
        <w:t>, 8);</w:t>
      </w:r>
    </w:p>
    <w:p w14:paraId="17E6FC3A" w14:textId="77777777" w:rsidR="0063592A" w:rsidRPr="00903DBA" w:rsidRDefault="0063592A" w:rsidP="0063592A">
      <w:pPr>
        <w:pStyle w:val="Code"/>
        <w:rPr>
          <w:highlight w:val="white"/>
        </w:rPr>
      </w:pPr>
      <w:r w:rsidRPr="00903DBA">
        <w:rPr>
          <w:highlight w:val="white"/>
        </w:rPr>
        <w:t xml:space="preserve">        m_sizeMap.Add(Sort.Float, 4);</w:t>
      </w:r>
    </w:p>
    <w:p w14:paraId="136704EE" w14:textId="77777777" w:rsidR="0063592A" w:rsidRPr="00903DBA" w:rsidRDefault="0063592A" w:rsidP="0063592A">
      <w:pPr>
        <w:pStyle w:val="Code"/>
        <w:rPr>
          <w:highlight w:val="white"/>
        </w:rPr>
      </w:pPr>
      <w:r w:rsidRPr="00903DBA">
        <w:rPr>
          <w:highlight w:val="white"/>
        </w:rPr>
        <w:t xml:space="preserve">        m_sizeMap.Add(Sort.Double, 8);</w:t>
      </w:r>
    </w:p>
    <w:p w14:paraId="7234D95A" w14:textId="6558C4E9" w:rsidR="0063592A" w:rsidRPr="00903DBA" w:rsidRDefault="0063592A" w:rsidP="00D27FC4">
      <w:pPr>
        <w:pStyle w:val="Code"/>
        <w:rPr>
          <w:highlight w:val="white"/>
        </w:rPr>
      </w:pPr>
      <w:r w:rsidRPr="00903DBA">
        <w:rPr>
          <w:highlight w:val="white"/>
        </w:rPr>
        <w:t xml:space="preserve">        m_sizeMap.Add(Sort.</w:t>
      </w:r>
      <w:r w:rsidR="001220BA" w:rsidRPr="00903DBA">
        <w:rPr>
          <w:highlight w:val="white"/>
        </w:rPr>
        <w:t>LongDouble</w:t>
      </w:r>
      <w:r w:rsidRPr="00903DBA">
        <w:rPr>
          <w:highlight w:val="white"/>
        </w:rPr>
        <w:t>, 8);</w:t>
      </w:r>
    </w:p>
    <w:p w14:paraId="7083490E" w14:textId="77777777" w:rsidR="0063592A" w:rsidRPr="00903DBA" w:rsidRDefault="0063592A" w:rsidP="00D27FC4">
      <w:pPr>
        <w:pStyle w:val="Code"/>
        <w:rPr>
          <w:highlight w:val="white"/>
        </w:rPr>
      </w:pPr>
    </w:p>
    <w:p w14:paraId="31BB7D16" w14:textId="2E7D7E9D" w:rsidR="00D27FC4" w:rsidRPr="00903DBA" w:rsidRDefault="00D27FC4" w:rsidP="00D27FC4">
      <w:pPr>
        <w:pStyle w:val="Code"/>
        <w:rPr>
          <w:highlight w:val="white"/>
        </w:rPr>
      </w:pPr>
      <w:r w:rsidRPr="00903DBA">
        <w:rPr>
          <w:highlight w:val="white"/>
        </w:rPr>
        <w:t xml:space="preserve">        m_signedMap.Add(1, Sort.</w:t>
      </w:r>
      <w:r w:rsidR="005D4E81" w:rsidRPr="00903DBA">
        <w:rPr>
          <w:highlight w:val="white"/>
        </w:rPr>
        <w:t>SignedChar</w:t>
      </w:r>
      <w:r w:rsidRPr="00903DBA">
        <w:rPr>
          <w:highlight w:val="white"/>
        </w:rPr>
        <w:t>);</w:t>
      </w:r>
    </w:p>
    <w:p w14:paraId="00BA7D61" w14:textId="2C450085" w:rsidR="00D27FC4" w:rsidRPr="00903DBA" w:rsidRDefault="00D27FC4" w:rsidP="00D27FC4">
      <w:pPr>
        <w:pStyle w:val="Code"/>
        <w:rPr>
          <w:highlight w:val="white"/>
        </w:rPr>
      </w:pPr>
      <w:r w:rsidRPr="00903DBA">
        <w:rPr>
          <w:highlight w:val="white"/>
        </w:rPr>
        <w:t xml:space="preserve">        m_signedMap.Add(2, Sort.</w:t>
      </w:r>
      <w:r w:rsidR="005D4E81" w:rsidRPr="00903DBA">
        <w:rPr>
          <w:highlight w:val="white"/>
        </w:rPr>
        <w:t>SignedShortInt</w:t>
      </w:r>
      <w:r w:rsidRPr="00903DBA">
        <w:rPr>
          <w:highlight w:val="white"/>
        </w:rPr>
        <w:t>);</w:t>
      </w:r>
    </w:p>
    <w:p w14:paraId="0D689130" w14:textId="3BD462DB" w:rsidR="00D27FC4" w:rsidRPr="00903DBA" w:rsidRDefault="00D27FC4" w:rsidP="00D27FC4">
      <w:pPr>
        <w:pStyle w:val="Code"/>
        <w:rPr>
          <w:highlight w:val="white"/>
        </w:rPr>
      </w:pPr>
      <w:r w:rsidRPr="00903DBA">
        <w:rPr>
          <w:highlight w:val="white"/>
        </w:rPr>
        <w:t xml:space="preserve">        m_signedMap.Add(4, Sort.</w:t>
      </w:r>
      <w:r w:rsidR="005D4E81" w:rsidRPr="00903DBA">
        <w:rPr>
          <w:highlight w:val="white"/>
        </w:rPr>
        <w:t>SignedInt</w:t>
      </w:r>
      <w:r w:rsidRPr="00903DBA">
        <w:rPr>
          <w:highlight w:val="white"/>
        </w:rPr>
        <w:t>);</w:t>
      </w:r>
    </w:p>
    <w:p w14:paraId="7F969296" w14:textId="72870A32" w:rsidR="00D27FC4" w:rsidRPr="00903DBA" w:rsidRDefault="00D27FC4" w:rsidP="00D27FC4">
      <w:pPr>
        <w:pStyle w:val="Code"/>
        <w:rPr>
          <w:highlight w:val="white"/>
        </w:rPr>
      </w:pPr>
      <w:r w:rsidRPr="00903DBA">
        <w:rPr>
          <w:highlight w:val="white"/>
        </w:rPr>
        <w:t xml:space="preserve">        m_signedMap.Add(8, Sort.</w:t>
      </w:r>
      <w:r w:rsidR="005D4E81" w:rsidRPr="00903DBA">
        <w:rPr>
          <w:highlight w:val="white"/>
        </w:rPr>
        <w:t>SignedLongInt</w:t>
      </w:r>
      <w:r w:rsidRPr="00903DBA">
        <w:rPr>
          <w:highlight w:val="white"/>
        </w:rPr>
        <w:t>);</w:t>
      </w:r>
    </w:p>
    <w:p w14:paraId="4E827A04" w14:textId="77777777" w:rsidR="00D27FC4" w:rsidRPr="00903DBA" w:rsidRDefault="00D27FC4" w:rsidP="00D27FC4">
      <w:pPr>
        <w:pStyle w:val="Code"/>
        <w:rPr>
          <w:highlight w:val="white"/>
        </w:rPr>
      </w:pPr>
    </w:p>
    <w:p w14:paraId="7E8FD4E0" w14:textId="3780B517" w:rsidR="00D27FC4" w:rsidRPr="00903DBA" w:rsidRDefault="00D27FC4" w:rsidP="00D27FC4">
      <w:pPr>
        <w:pStyle w:val="Code"/>
        <w:rPr>
          <w:highlight w:val="white"/>
        </w:rPr>
      </w:pPr>
      <w:r w:rsidRPr="00903DBA">
        <w:rPr>
          <w:highlight w:val="white"/>
        </w:rPr>
        <w:t xml:space="preserve">        m_unsignedMap.Add(1, Sort.</w:t>
      </w:r>
      <w:r w:rsidR="005D4E81" w:rsidRPr="00903DBA">
        <w:rPr>
          <w:highlight w:val="white"/>
        </w:rPr>
        <w:t>UnsignedChar</w:t>
      </w:r>
      <w:r w:rsidRPr="00903DBA">
        <w:rPr>
          <w:highlight w:val="white"/>
        </w:rPr>
        <w:t>);</w:t>
      </w:r>
    </w:p>
    <w:p w14:paraId="6EE68504" w14:textId="1A943070" w:rsidR="00D27FC4" w:rsidRPr="00903DBA" w:rsidRDefault="00D27FC4" w:rsidP="00D27FC4">
      <w:pPr>
        <w:pStyle w:val="Code"/>
        <w:rPr>
          <w:highlight w:val="white"/>
        </w:rPr>
      </w:pPr>
      <w:r w:rsidRPr="00903DBA">
        <w:rPr>
          <w:highlight w:val="white"/>
        </w:rPr>
        <w:t xml:space="preserve">        m_unsignedMap.Add(2, Sort.</w:t>
      </w:r>
      <w:r w:rsidR="005D4E81" w:rsidRPr="00903DBA">
        <w:rPr>
          <w:highlight w:val="white"/>
        </w:rPr>
        <w:t>UnsignedShortInt</w:t>
      </w:r>
      <w:r w:rsidRPr="00903DBA">
        <w:rPr>
          <w:highlight w:val="white"/>
        </w:rPr>
        <w:t>);</w:t>
      </w:r>
    </w:p>
    <w:p w14:paraId="1C89DD2C" w14:textId="32D047CE" w:rsidR="00D27FC4" w:rsidRPr="00903DBA" w:rsidRDefault="00D27FC4" w:rsidP="00D27FC4">
      <w:pPr>
        <w:pStyle w:val="Code"/>
        <w:rPr>
          <w:highlight w:val="white"/>
        </w:rPr>
      </w:pPr>
      <w:r w:rsidRPr="00903DBA">
        <w:rPr>
          <w:highlight w:val="white"/>
        </w:rPr>
        <w:t xml:space="preserve">        m_unsignedMap.Add(4, Sort.</w:t>
      </w:r>
      <w:r w:rsidR="005D4E81" w:rsidRPr="00903DBA">
        <w:rPr>
          <w:highlight w:val="white"/>
        </w:rPr>
        <w:t>UnsignedInt</w:t>
      </w:r>
      <w:r w:rsidRPr="00903DBA">
        <w:rPr>
          <w:highlight w:val="white"/>
        </w:rPr>
        <w:t>);</w:t>
      </w:r>
    </w:p>
    <w:p w14:paraId="6FF6980E" w14:textId="43D87EFA" w:rsidR="00D27FC4" w:rsidRPr="00903DBA" w:rsidRDefault="00D27FC4" w:rsidP="00D27FC4">
      <w:pPr>
        <w:pStyle w:val="Code"/>
        <w:rPr>
          <w:highlight w:val="white"/>
        </w:rPr>
      </w:pPr>
      <w:r w:rsidRPr="00903DBA">
        <w:rPr>
          <w:highlight w:val="white"/>
        </w:rPr>
        <w:t xml:space="preserve">        m_unsignedMap.Add(8, Sort.</w:t>
      </w:r>
      <w:r w:rsidR="005D4E81" w:rsidRPr="00903DBA">
        <w:rPr>
          <w:highlight w:val="white"/>
        </w:rPr>
        <w:t>UnsignedLongInt</w:t>
      </w:r>
      <w:r w:rsidRPr="00903DBA">
        <w:rPr>
          <w:highlight w:val="white"/>
        </w:rPr>
        <w:t>);</w:t>
      </w:r>
    </w:p>
    <w:p w14:paraId="62343E54" w14:textId="77777777" w:rsidR="00D27FC4" w:rsidRPr="00903DBA" w:rsidRDefault="00D27FC4" w:rsidP="00D27FC4">
      <w:pPr>
        <w:pStyle w:val="Code"/>
        <w:rPr>
          <w:highlight w:val="white"/>
        </w:rPr>
      </w:pPr>
    </w:p>
    <w:p w14:paraId="4008AE57" w14:textId="77777777" w:rsidR="0063592A" w:rsidRPr="00903DBA" w:rsidRDefault="0063592A" w:rsidP="0063592A">
      <w:pPr>
        <w:pStyle w:val="Code"/>
        <w:rPr>
          <w:highlight w:val="white"/>
        </w:rPr>
      </w:pPr>
      <w:r w:rsidRPr="00903DBA">
        <w:rPr>
          <w:highlight w:val="white"/>
        </w:rPr>
        <w:t xml:space="preserve">        m_minValueMap.Add(Sort.Logical, 0);</w:t>
      </w:r>
    </w:p>
    <w:p w14:paraId="281524FC" w14:textId="0610B29A"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SignedChar</w:t>
      </w:r>
      <w:r w:rsidRPr="00903DBA">
        <w:rPr>
          <w:highlight w:val="white"/>
        </w:rPr>
        <w:t>, -128);</w:t>
      </w:r>
    </w:p>
    <w:p w14:paraId="4E38A82B" w14:textId="01195BC7"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UnsignedChar</w:t>
      </w:r>
      <w:r w:rsidRPr="00903DBA">
        <w:rPr>
          <w:highlight w:val="white"/>
        </w:rPr>
        <w:t>, 0);</w:t>
      </w:r>
    </w:p>
    <w:p w14:paraId="6E98648B" w14:textId="03C1FBC6"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SignedShortInt</w:t>
      </w:r>
      <w:r w:rsidRPr="00903DBA">
        <w:rPr>
          <w:highlight w:val="white"/>
        </w:rPr>
        <w:t>, -32768);</w:t>
      </w:r>
    </w:p>
    <w:p w14:paraId="67560A0D" w14:textId="6CAFC545"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UnsignedShortInt</w:t>
      </w:r>
      <w:r w:rsidRPr="00903DBA">
        <w:rPr>
          <w:highlight w:val="white"/>
        </w:rPr>
        <w:t>, 0);</w:t>
      </w:r>
    </w:p>
    <w:p w14:paraId="6ACC81BE" w14:textId="27FC1709"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SignedInt</w:t>
      </w:r>
      <w:r w:rsidRPr="00903DBA">
        <w:rPr>
          <w:highlight w:val="white"/>
        </w:rPr>
        <w:t>, -2147483648);</w:t>
      </w:r>
    </w:p>
    <w:p w14:paraId="429A3AE1" w14:textId="16E17CD6"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UnsignedInt</w:t>
      </w:r>
      <w:r w:rsidRPr="00903DBA">
        <w:rPr>
          <w:highlight w:val="white"/>
        </w:rPr>
        <w:t>, 0);</w:t>
      </w:r>
    </w:p>
    <w:p w14:paraId="31D19019" w14:textId="77777777" w:rsidR="0063592A" w:rsidRPr="00903DBA" w:rsidRDefault="0063592A" w:rsidP="0063592A">
      <w:pPr>
        <w:pStyle w:val="Code"/>
        <w:rPr>
          <w:highlight w:val="white"/>
        </w:rPr>
      </w:pPr>
      <w:r w:rsidRPr="00903DBA">
        <w:rPr>
          <w:highlight w:val="white"/>
        </w:rPr>
        <w:t xml:space="preserve">        m_minValueMap.Add(Sort.Array, 0);</w:t>
      </w:r>
    </w:p>
    <w:p w14:paraId="4F91D810" w14:textId="77777777" w:rsidR="0063592A" w:rsidRPr="00903DBA" w:rsidRDefault="0063592A" w:rsidP="0063592A">
      <w:pPr>
        <w:pStyle w:val="Code"/>
        <w:rPr>
          <w:highlight w:val="white"/>
        </w:rPr>
      </w:pPr>
      <w:r w:rsidRPr="00903DBA">
        <w:rPr>
          <w:highlight w:val="white"/>
        </w:rPr>
        <w:t xml:space="preserve">        m_minValueMap.Add(Sort.Pointer, 0);</w:t>
      </w:r>
    </w:p>
    <w:p w14:paraId="291AB482" w14:textId="0F6A762E"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SignedLongInt</w:t>
      </w:r>
      <w:r w:rsidRPr="00903DBA">
        <w:rPr>
          <w:highlight w:val="white"/>
        </w:rPr>
        <w:t>, -9223372036854775808);</w:t>
      </w:r>
    </w:p>
    <w:p w14:paraId="008B98C7" w14:textId="109E9F73"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UnsignedLongInt</w:t>
      </w:r>
      <w:r w:rsidRPr="00903DBA">
        <w:rPr>
          <w:highlight w:val="white"/>
        </w:rPr>
        <w:t>, 0);</w:t>
      </w:r>
    </w:p>
    <w:p w14:paraId="0670AA97" w14:textId="77777777" w:rsidR="0063592A" w:rsidRPr="00903DBA" w:rsidRDefault="0063592A" w:rsidP="0063592A">
      <w:pPr>
        <w:pStyle w:val="Code"/>
        <w:rPr>
          <w:highlight w:val="white"/>
        </w:rPr>
      </w:pPr>
    </w:p>
    <w:p w14:paraId="2B4D2159" w14:textId="77777777" w:rsidR="0063592A" w:rsidRPr="00903DBA" w:rsidRDefault="0063592A" w:rsidP="0063592A">
      <w:pPr>
        <w:pStyle w:val="Code"/>
        <w:rPr>
          <w:highlight w:val="white"/>
        </w:rPr>
      </w:pPr>
      <w:r w:rsidRPr="00903DBA">
        <w:rPr>
          <w:highlight w:val="white"/>
        </w:rPr>
        <w:t xml:space="preserve">        m_maxValueMap.Add(Sort.Logical, 1);</w:t>
      </w:r>
    </w:p>
    <w:p w14:paraId="49052509" w14:textId="2CC43B8B"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SignedChar</w:t>
      </w:r>
      <w:r w:rsidRPr="00903DBA">
        <w:rPr>
          <w:highlight w:val="white"/>
        </w:rPr>
        <w:t>, 127);</w:t>
      </w:r>
    </w:p>
    <w:p w14:paraId="656AB2AE" w14:textId="443E320F"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UnsignedChar</w:t>
      </w:r>
      <w:r w:rsidRPr="00903DBA">
        <w:rPr>
          <w:highlight w:val="white"/>
        </w:rPr>
        <w:t>, 255);</w:t>
      </w:r>
    </w:p>
    <w:p w14:paraId="4955AEA7" w14:textId="2F861C7E"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SignedShortInt</w:t>
      </w:r>
      <w:r w:rsidRPr="00903DBA">
        <w:rPr>
          <w:highlight w:val="white"/>
        </w:rPr>
        <w:t>, 32767);</w:t>
      </w:r>
    </w:p>
    <w:p w14:paraId="771A16A7" w14:textId="7CFA4750"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UnsignedShortInt</w:t>
      </w:r>
      <w:r w:rsidRPr="00903DBA">
        <w:rPr>
          <w:highlight w:val="white"/>
        </w:rPr>
        <w:t>, 65535);</w:t>
      </w:r>
    </w:p>
    <w:p w14:paraId="3EE40AA4" w14:textId="348F6709"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SignedInt</w:t>
      </w:r>
      <w:r w:rsidRPr="00903DBA">
        <w:rPr>
          <w:highlight w:val="white"/>
        </w:rPr>
        <w:t>, 2147483647);</w:t>
      </w:r>
    </w:p>
    <w:p w14:paraId="4D7906BA" w14:textId="16E77815"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UnsignedInt</w:t>
      </w:r>
      <w:r w:rsidRPr="00903DBA">
        <w:rPr>
          <w:highlight w:val="white"/>
        </w:rPr>
        <w:t>, 4294967295);</w:t>
      </w:r>
    </w:p>
    <w:p w14:paraId="3703DC8C" w14:textId="77777777" w:rsidR="0063592A" w:rsidRPr="00903DBA" w:rsidRDefault="0063592A" w:rsidP="0063592A">
      <w:pPr>
        <w:pStyle w:val="Code"/>
        <w:rPr>
          <w:highlight w:val="white"/>
        </w:rPr>
      </w:pPr>
      <w:r w:rsidRPr="00903DBA">
        <w:rPr>
          <w:highlight w:val="white"/>
        </w:rPr>
        <w:t xml:space="preserve">        m_maxValueMap.Add(Sort.Array, 4294967295);</w:t>
      </w:r>
    </w:p>
    <w:p w14:paraId="2A30AB92" w14:textId="77777777" w:rsidR="0063592A" w:rsidRPr="00903DBA" w:rsidRDefault="0063592A" w:rsidP="0063592A">
      <w:pPr>
        <w:pStyle w:val="Code"/>
        <w:rPr>
          <w:highlight w:val="white"/>
        </w:rPr>
      </w:pPr>
      <w:r w:rsidRPr="00903DBA">
        <w:rPr>
          <w:highlight w:val="white"/>
        </w:rPr>
        <w:t xml:space="preserve">        m_maxValueMap.Add(Sort.Pointer, 4294967295);</w:t>
      </w:r>
    </w:p>
    <w:p w14:paraId="2832C92C" w14:textId="16F586EF"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SignedLongInt</w:t>
      </w:r>
      <w:r w:rsidRPr="00903DBA">
        <w:rPr>
          <w:highlight w:val="white"/>
        </w:rPr>
        <w:t>, 9223372036854775807);</w:t>
      </w:r>
    </w:p>
    <w:p w14:paraId="3F5C5B40" w14:textId="2F417A94"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UnsignedLongInt</w:t>
      </w:r>
      <w:r w:rsidRPr="00903DBA">
        <w:rPr>
          <w:highlight w:val="white"/>
        </w:rPr>
        <w:t>, 18446744073709551615);</w:t>
      </w:r>
    </w:p>
    <w:p w14:paraId="55C9B07C" w14:textId="6F4B6B2E" w:rsidR="005448D2" w:rsidRPr="00903DBA" w:rsidRDefault="005448D2" w:rsidP="0063592A">
      <w:pPr>
        <w:pStyle w:val="Code"/>
        <w:rPr>
          <w:highlight w:val="white"/>
        </w:rPr>
      </w:pPr>
      <w:r w:rsidRPr="00903DBA">
        <w:rPr>
          <w:highlight w:val="white"/>
        </w:rPr>
        <w:t xml:space="preserve">      }</w:t>
      </w:r>
    </w:p>
    <w:p w14:paraId="3B5BC7BC" w14:textId="44714CD4" w:rsidR="005448D2" w:rsidRPr="00903DBA" w:rsidRDefault="002B0B56" w:rsidP="002B0B56">
      <w:pPr>
        <w:rPr>
          <w:highlight w:val="white"/>
        </w:rPr>
      </w:pPr>
      <w:r>
        <w:rPr>
          <w:highlight w:val="white"/>
        </w:rPr>
        <w:t xml:space="preserve">The type sizes for </w:t>
      </w:r>
      <w:r w:rsidR="00721ABF">
        <w:rPr>
          <w:highlight w:val="white"/>
        </w:rPr>
        <w:t>the Windows environment</w:t>
      </w:r>
      <w:r>
        <w:rPr>
          <w:highlight w:val="white"/>
        </w:rPr>
        <w:t xml:space="preserve"> are defined in Chapter </w:t>
      </w:r>
      <w:r w:rsidR="004C46CF">
        <w:rPr>
          <w:highlight w:val="white"/>
        </w:rPr>
        <w:fldChar w:fldCharType="begin"/>
      </w:r>
      <w:r w:rsidR="004C46CF">
        <w:rPr>
          <w:highlight w:val="white"/>
        </w:rPr>
        <w:instrText xml:space="preserve"> REF _Ref54009755 \r \h </w:instrText>
      </w:r>
      <w:r w:rsidR="004C46CF">
        <w:rPr>
          <w:highlight w:val="white"/>
        </w:rPr>
      </w:r>
      <w:r w:rsidR="004C46CF">
        <w:rPr>
          <w:highlight w:val="white"/>
        </w:rPr>
        <w:fldChar w:fldCharType="separate"/>
      </w:r>
      <w:r w:rsidR="00392B3E">
        <w:rPr>
          <w:highlight w:val="white"/>
        </w:rPr>
        <w:t>13</w:t>
      </w:r>
      <w:r w:rsidR="004C46CF">
        <w:rPr>
          <w:highlight w:val="white"/>
        </w:rPr>
        <w:fldChar w:fldCharType="end"/>
      </w:r>
      <w:r>
        <w:rPr>
          <w:highlight w:val="white"/>
        </w:rPr>
        <w:t>.</w:t>
      </w:r>
    </w:p>
    <w:p w14:paraId="26A5AD4B" w14:textId="79BA3D59" w:rsidR="005448D2" w:rsidRPr="00903DBA" w:rsidRDefault="005448D2" w:rsidP="005448D2">
      <w:pPr>
        <w:pStyle w:val="Code"/>
        <w:rPr>
          <w:highlight w:val="white"/>
        </w:rPr>
      </w:pPr>
      <w:r w:rsidRPr="00903DBA">
        <w:rPr>
          <w:highlight w:val="white"/>
        </w:rPr>
        <w:t xml:space="preserve">      if (Start.Windows) {</w:t>
      </w:r>
    </w:p>
    <w:p w14:paraId="78D08B72" w14:textId="0120198D" w:rsidR="005448D2" w:rsidRPr="00903DBA" w:rsidRDefault="005448D2" w:rsidP="005448D2">
      <w:pPr>
        <w:pStyle w:val="Code"/>
        <w:rPr>
          <w:highlight w:val="white"/>
        </w:rPr>
      </w:pPr>
      <w:r w:rsidRPr="00903DBA">
        <w:rPr>
          <w:highlight w:val="white"/>
        </w:rPr>
        <w:t xml:space="preserve">        // ...</w:t>
      </w:r>
    </w:p>
    <w:p w14:paraId="6627F9C3" w14:textId="09E38D8E" w:rsidR="005448D2" w:rsidRPr="00903DBA" w:rsidRDefault="005448D2" w:rsidP="0063592A">
      <w:pPr>
        <w:pStyle w:val="Code"/>
        <w:rPr>
          <w:highlight w:val="white"/>
        </w:rPr>
      </w:pPr>
      <w:r w:rsidRPr="00903DBA">
        <w:rPr>
          <w:highlight w:val="white"/>
        </w:rPr>
        <w:t xml:space="preserve">      }</w:t>
      </w:r>
    </w:p>
    <w:p w14:paraId="0A251C2B" w14:textId="77777777" w:rsidR="0063592A" w:rsidRPr="00903DBA" w:rsidRDefault="0063592A" w:rsidP="0063592A">
      <w:pPr>
        <w:pStyle w:val="Code"/>
        <w:rPr>
          <w:color w:val="000000"/>
          <w:highlight w:val="white"/>
        </w:rPr>
      </w:pPr>
      <w:r w:rsidRPr="00903DBA">
        <w:rPr>
          <w:color w:val="000000"/>
          <w:highlight w:val="white"/>
        </w:rPr>
        <w:t xml:space="preserve">    }</w:t>
      </w:r>
    </w:p>
    <w:p w14:paraId="4CB646E8" w14:textId="77777777" w:rsidR="0063592A" w:rsidRPr="00903DBA" w:rsidRDefault="0063592A" w:rsidP="0063592A">
      <w:pPr>
        <w:pStyle w:val="Code"/>
        <w:rPr>
          <w:color w:val="000000"/>
          <w:highlight w:val="white"/>
        </w:rPr>
      </w:pPr>
    </w:p>
    <w:p w14:paraId="07CB0F59" w14:textId="77777777" w:rsidR="0063592A" w:rsidRPr="00903DBA" w:rsidRDefault="0063592A" w:rsidP="0063592A">
      <w:pPr>
        <w:pStyle w:val="Code"/>
        <w:rPr>
          <w:highlight w:val="white"/>
        </w:rPr>
      </w:pPr>
      <w:r w:rsidRPr="00903DBA">
        <w:rPr>
          <w:highlight w:val="white"/>
        </w:rPr>
        <w:t xml:space="preserve">    public static BigInteger GetMinValue(Sort sort) {</w:t>
      </w:r>
    </w:p>
    <w:p w14:paraId="14186D60" w14:textId="77777777" w:rsidR="0063592A" w:rsidRPr="00903DBA" w:rsidRDefault="0063592A" w:rsidP="0063592A">
      <w:pPr>
        <w:pStyle w:val="Code"/>
        <w:rPr>
          <w:highlight w:val="white"/>
        </w:rPr>
      </w:pPr>
      <w:r w:rsidRPr="00903DBA">
        <w:rPr>
          <w:highlight w:val="white"/>
        </w:rPr>
        <w:t xml:space="preserve">      return m_minValueMap[sort];</w:t>
      </w:r>
    </w:p>
    <w:p w14:paraId="0828BD84" w14:textId="77777777" w:rsidR="0063592A" w:rsidRPr="00903DBA" w:rsidRDefault="0063592A" w:rsidP="0063592A">
      <w:pPr>
        <w:pStyle w:val="Code"/>
        <w:rPr>
          <w:highlight w:val="white"/>
        </w:rPr>
      </w:pPr>
      <w:r w:rsidRPr="00903DBA">
        <w:rPr>
          <w:highlight w:val="white"/>
        </w:rPr>
        <w:t xml:space="preserve">    }</w:t>
      </w:r>
    </w:p>
    <w:p w14:paraId="1DFB28ED" w14:textId="77777777" w:rsidR="0063592A" w:rsidRPr="00903DBA" w:rsidRDefault="0063592A" w:rsidP="0063592A">
      <w:pPr>
        <w:pStyle w:val="Code"/>
        <w:rPr>
          <w:highlight w:val="white"/>
        </w:rPr>
      </w:pPr>
    </w:p>
    <w:p w14:paraId="475DD9E0" w14:textId="77777777" w:rsidR="0063592A" w:rsidRPr="00903DBA" w:rsidRDefault="0063592A" w:rsidP="0063592A">
      <w:pPr>
        <w:pStyle w:val="Code"/>
        <w:rPr>
          <w:highlight w:val="white"/>
        </w:rPr>
      </w:pPr>
      <w:r w:rsidRPr="00903DBA">
        <w:rPr>
          <w:highlight w:val="white"/>
        </w:rPr>
        <w:t xml:space="preserve">    public static BigInteger GetMaxValue(Sort sort) {</w:t>
      </w:r>
    </w:p>
    <w:p w14:paraId="767C2EAE" w14:textId="77777777" w:rsidR="0063592A" w:rsidRPr="00903DBA" w:rsidRDefault="0063592A" w:rsidP="0063592A">
      <w:pPr>
        <w:pStyle w:val="Code"/>
        <w:rPr>
          <w:highlight w:val="white"/>
        </w:rPr>
      </w:pPr>
      <w:r w:rsidRPr="00903DBA">
        <w:rPr>
          <w:highlight w:val="white"/>
        </w:rPr>
        <w:t xml:space="preserve">      return m_maxValueMap[sort];</w:t>
      </w:r>
    </w:p>
    <w:p w14:paraId="1517ADEB" w14:textId="77777777" w:rsidR="0063592A" w:rsidRPr="00903DBA" w:rsidRDefault="0063592A" w:rsidP="0063592A">
      <w:pPr>
        <w:pStyle w:val="Code"/>
        <w:rPr>
          <w:highlight w:val="white"/>
        </w:rPr>
      </w:pPr>
      <w:r w:rsidRPr="00903DBA">
        <w:rPr>
          <w:highlight w:val="white"/>
        </w:rPr>
        <w:t xml:space="preserve">    }</w:t>
      </w:r>
    </w:p>
    <w:p w14:paraId="4877C8A4" w14:textId="77777777" w:rsidR="0063592A" w:rsidRPr="00903DBA" w:rsidRDefault="0063592A" w:rsidP="0063592A">
      <w:pPr>
        <w:pStyle w:val="Code"/>
        <w:rPr>
          <w:highlight w:val="white"/>
        </w:rPr>
      </w:pPr>
    </w:p>
    <w:p w14:paraId="3659253A" w14:textId="77777777" w:rsidR="0063592A" w:rsidRPr="00903DBA" w:rsidRDefault="0063592A" w:rsidP="0063592A">
      <w:pPr>
        <w:pStyle w:val="Code"/>
        <w:rPr>
          <w:highlight w:val="white"/>
        </w:rPr>
      </w:pPr>
      <w:r w:rsidRPr="00903DBA">
        <w:rPr>
          <w:highlight w:val="white"/>
        </w:rPr>
        <w:t xml:space="preserve">    public static BigInteger GetMask(Sort sort) {</w:t>
      </w:r>
    </w:p>
    <w:p w14:paraId="14F60042" w14:textId="77777777" w:rsidR="0063592A" w:rsidRPr="00903DBA" w:rsidRDefault="0063592A" w:rsidP="0063592A">
      <w:pPr>
        <w:pStyle w:val="Code"/>
        <w:rPr>
          <w:highlight w:val="white"/>
        </w:rPr>
      </w:pPr>
      <w:r w:rsidRPr="00903DBA">
        <w:rPr>
          <w:highlight w:val="white"/>
        </w:rPr>
        <w:t xml:space="preserve">      return m_maskMap[m_sizeMap[sort]];</w:t>
      </w:r>
    </w:p>
    <w:p w14:paraId="3C74A3D1" w14:textId="77777777" w:rsidR="0063592A" w:rsidRPr="00903DBA" w:rsidRDefault="0063592A" w:rsidP="0063592A">
      <w:pPr>
        <w:pStyle w:val="Code"/>
        <w:rPr>
          <w:highlight w:val="white"/>
        </w:rPr>
      </w:pPr>
      <w:r w:rsidRPr="00903DBA">
        <w:rPr>
          <w:highlight w:val="white"/>
        </w:rPr>
        <w:t xml:space="preserve">    }</w:t>
      </w:r>
    </w:p>
    <w:p w14:paraId="61BD5979" w14:textId="77777777" w:rsidR="0063592A" w:rsidRPr="00903DBA" w:rsidRDefault="0063592A" w:rsidP="00D27FC4">
      <w:pPr>
        <w:pStyle w:val="Code"/>
        <w:rPr>
          <w:highlight w:val="white"/>
        </w:rPr>
      </w:pPr>
    </w:p>
    <w:p w14:paraId="7C012D33" w14:textId="77777777" w:rsidR="00D27FC4" w:rsidRPr="00903DBA" w:rsidRDefault="00D27FC4" w:rsidP="00D27FC4">
      <w:pPr>
        <w:pStyle w:val="Code"/>
        <w:rPr>
          <w:highlight w:val="white"/>
        </w:rPr>
      </w:pPr>
      <w:r w:rsidRPr="00903DBA">
        <w:rPr>
          <w:highlight w:val="white"/>
        </w:rPr>
        <w:t xml:space="preserve">    public static Type SizeToSignedType(int size) {</w:t>
      </w:r>
    </w:p>
    <w:p w14:paraId="5430067F" w14:textId="77777777" w:rsidR="00D27FC4" w:rsidRPr="00903DBA" w:rsidRDefault="00D27FC4" w:rsidP="00D27FC4">
      <w:pPr>
        <w:pStyle w:val="Code"/>
        <w:rPr>
          <w:highlight w:val="white"/>
        </w:rPr>
      </w:pPr>
      <w:r w:rsidRPr="00903DBA">
        <w:rPr>
          <w:highlight w:val="white"/>
        </w:rPr>
        <w:t xml:space="preserve">      return new Type(m_signedMap[size]);</w:t>
      </w:r>
    </w:p>
    <w:p w14:paraId="51761179" w14:textId="77777777" w:rsidR="00D27FC4" w:rsidRPr="00903DBA" w:rsidRDefault="00D27FC4" w:rsidP="00D27FC4">
      <w:pPr>
        <w:pStyle w:val="Code"/>
        <w:rPr>
          <w:highlight w:val="white"/>
        </w:rPr>
      </w:pPr>
      <w:r w:rsidRPr="00903DBA">
        <w:rPr>
          <w:highlight w:val="white"/>
        </w:rPr>
        <w:t xml:space="preserve">    }</w:t>
      </w:r>
    </w:p>
    <w:p w14:paraId="398938E8" w14:textId="77777777" w:rsidR="00D27FC4" w:rsidRPr="00903DBA" w:rsidRDefault="00D27FC4" w:rsidP="00D27FC4">
      <w:pPr>
        <w:pStyle w:val="Code"/>
        <w:rPr>
          <w:highlight w:val="white"/>
        </w:rPr>
      </w:pPr>
    </w:p>
    <w:p w14:paraId="6058EFF9" w14:textId="77777777" w:rsidR="00D27FC4" w:rsidRPr="00903DBA" w:rsidRDefault="00D27FC4" w:rsidP="00D27FC4">
      <w:pPr>
        <w:pStyle w:val="Code"/>
        <w:rPr>
          <w:highlight w:val="white"/>
        </w:rPr>
      </w:pPr>
      <w:r w:rsidRPr="00903DBA">
        <w:rPr>
          <w:highlight w:val="white"/>
        </w:rPr>
        <w:t xml:space="preserve">    public static Type SizeToUnsignedType(int size) {</w:t>
      </w:r>
    </w:p>
    <w:p w14:paraId="4EFB1F8A" w14:textId="77777777" w:rsidR="00D27FC4" w:rsidRPr="00903DBA" w:rsidRDefault="00D27FC4" w:rsidP="00D27FC4">
      <w:pPr>
        <w:pStyle w:val="Code"/>
        <w:rPr>
          <w:highlight w:val="white"/>
        </w:rPr>
      </w:pPr>
      <w:r w:rsidRPr="00903DBA">
        <w:rPr>
          <w:highlight w:val="white"/>
        </w:rPr>
        <w:t xml:space="preserve">      return new Type(m_unsignedMap[size]);</w:t>
      </w:r>
    </w:p>
    <w:p w14:paraId="12F5C32F" w14:textId="77777777" w:rsidR="00D27FC4" w:rsidRPr="00903DBA" w:rsidRDefault="00D27FC4" w:rsidP="00D27FC4">
      <w:pPr>
        <w:pStyle w:val="Code"/>
        <w:rPr>
          <w:highlight w:val="white"/>
        </w:rPr>
      </w:pPr>
      <w:r w:rsidRPr="00903DBA">
        <w:rPr>
          <w:highlight w:val="white"/>
        </w:rPr>
        <w:t xml:space="preserve">    }</w:t>
      </w:r>
    </w:p>
    <w:p w14:paraId="7A126B21" w14:textId="77777777" w:rsidR="0063592A" w:rsidRPr="00903DBA" w:rsidRDefault="0063592A" w:rsidP="00D27FC4">
      <w:pPr>
        <w:pStyle w:val="Code"/>
        <w:rPr>
          <w:highlight w:val="white"/>
        </w:rPr>
      </w:pPr>
    </w:p>
    <w:p w14:paraId="2FA4BFBC" w14:textId="77777777" w:rsidR="0063592A" w:rsidRPr="00903DBA" w:rsidRDefault="0063592A" w:rsidP="0063592A">
      <w:pPr>
        <w:pStyle w:val="Code"/>
        <w:rPr>
          <w:highlight w:val="white"/>
        </w:rPr>
      </w:pPr>
      <w:r w:rsidRPr="00903DBA">
        <w:rPr>
          <w:highlight w:val="white"/>
        </w:rPr>
        <w:t xml:space="preserve">    public static int Size(Sort sort) {</w:t>
      </w:r>
    </w:p>
    <w:p w14:paraId="5E5C54C1" w14:textId="77777777" w:rsidR="0063592A" w:rsidRPr="00903DBA" w:rsidRDefault="0063592A" w:rsidP="0063592A">
      <w:pPr>
        <w:pStyle w:val="Code"/>
        <w:rPr>
          <w:highlight w:val="white"/>
        </w:rPr>
      </w:pPr>
      <w:r w:rsidRPr="00903DBA">
        <w:rPr>
          <w:highlight w:val="white"/>
        </w:rPr>
        <w:t xml:space="preserve">      return m_sizeMap[sort];</w:t>
      </w:r>
    </w:p>
    <w:p w14:paraId="172C5891" w14:textId="77777777" w:rsidR="0063592A" w:rsidRPr="00903DBA" w:rsidRDefault="0063592A" w:rsidP="0063592A">
      <w:pPr>
        <w:pStyle w:val="Code"/>
        <w:rPr>
          <w:highlight w:val="white"/>
        </w:rPr>
      </w:pPr>
      <w:r w:rsidRPr="00903DBA">
        <w:rPr>
          <w:highlight w:val="white"/>
        </w:rPr>
        <w:t xml:space="preserve">    }</w:t>
      </w:r>
    </w:p>
    <w:p w14:paraId="1B4E6E19" w14:textId="77777777" w:rsidR="0063592A" w:rsidRPr="00903DBA" w:rsidRDefault="0063592A" w:rsidP="0063592A">
      <w:pPr>
        <w:pStyle w:val="Code"/>
        <w:rPr>
          <w:highlight w:val="white"/>
        </w:rPr>
      </w:pPr>
      <w:r w:rsidRPr="00903DBA">
        <w:rPr>
          <w:highlight w:val="white"/>
        </w:rPr>
        <w:t xml:space="preserve">  }</w:t>
      </w:r>
    </w:p>
    <w:p w14:paraId="2AE26A22" w14:textId="77777777" w:rsidR="0063592A" w:rsidRPr="00903DBA" w:rsidRDefault="0063592A" w:rsidP="0063592A">
      <w:pPr>
        <w:pStyle w:val="Code"/>
        <w:rPr>
          <w:highlight w:val="white"/>
        </w:rPr>
      </w:pPr>
      <w:r w:rsidRPr="00903DBA">
        <w:rPr>
          <w:highlight w:val="white"/>
        </w:rPr>
        <w:t>}</w:t>
      </w:r>
    </w:p>
    <w:p w14:paraId="5688675A" w14:textId="1BA719D7" w:rsidR="00FB7182" w:rsidRPr="00903DBA" w:rsidRDefault="00EF74E4" w:rsidP="00EF74E4">
      <w:pPr>
        <w:pStyle w:val="Rubrik2"/>
      </w:pPr>
      <w:bookmarkStart w:id="361" w:name="_Toc57656046"/>
      <w:r w:rsidRPr="00903DBA">
        <w:t>Type Cast</w:t>
      </w:r>
      <w:bookmarkEnd w:id="361"/>
      <w:r w:rsidR="0026522D">
        <w:t>ing</w:t>
      </w:r>
    </w:p>
    <w:p w14:paraId="3EF8B06E" w14:textId="77777777" w:rsidR="007D10DD" w:rsidRPr="00903DBA" w:rsidRDefault="007D10DD" w:rsidP="007D10DD">
      <w:pPr>
        <w:rPr>
          <w:color w:val="auto"/>
        </w:rPr>
      </w:pPr>
      <w:r w:rsidRPr="00903DBA">
        <w:t>Type casting occurs on several occasions in C. There are two types of cast: explicit (manual) conversation where type cast is stated and implicit (automatic) where it the type cast is omitted:</w:t>
      </w:r>
    </w:p>
    <w:p w14:paraId="659549FE" w14:textId="77777777" w:rsidR="007D10DD" w:rsidRPr="00903DBA" w:rsidRDefault="007D10DD" w:rsidP="007D10DD">
      <w:pPr>
        <w:pStyle w:val="Code"/>
      </w:pPr>
      <w:r w:rsidRPr="00903DBA">
        <w:t>double x = 3.1;</w:t>
      </w:r>
    </w:p>
    <w:p w14:paraId="2B4493E7" w14:textId="77777777" w:rsidR="007D10DD" w:rsidRPr="00903DBA" w:rsidRDefault="007D10DD" w:rsidP="007D10DD">
      <w:pPr>
        <w:pStyle w:val="Code"/>
      </w:pPr>
      <w:r w:rsidRPr="00903DBA">
        <w:t>int y = x,       // implicit cast</w:t>
      </w:r>
    </w:p>
    <w:p w14:paraId="00EADDB6" w14:textId="77777777" w:rsidR="007D10DD" w:rsidRPr="00903DBA" w:rsidRDefault="007D10DD" w:rsidP="007D10DD">
      <w:pPr>
        <w:pStyle w:val="Code"/>
      </w:pPr>
      <w:r w:rsidRPr="00903DBA">
        <w:t xml:space="preserve">    z = (int) x; // explicit cast</w:t>
      </w:r>
    </w:p>
    <w:p w14:paraId="78973DCD" w14:textId="5685A701" w:rsidR="00862B4D" w:rsidRPr="00903DBA" w:rsidRDefault="00862B4D" w:rsidP="00862B4D">
      <w:pPr>
        <w:pStyle w:val="CodeHeader"/>
      </w:pPr>
      <w:r w:rsidRPr="00903DBA">
        <w:t>TypeCast.cs</w:t>
      </w:r>
    </w:p>
    <w:p w14:paraId="62C98DBD" w14:textId="77777777" w:rsidR="005159E1" w:rsidRPr="00903DBA" w:rsidRDefault="005159E1" w:rsidP="005159E1">
      <w:pPr>
        <w:pStyle w:val="Code"/>
        <w:rPr>
          <w:highlight w:val="white"/>
        </w:rPr>
      </w:pPr>
      <w:r w:rsidRPr="00903DBA">
        <w:rPr>
          <w:highlight w:val="white"/>
        </w:rPr>
        <w:t>using System.Numerics;</w:t>
      </w:r>
    </w:p>
    <w:p w14:paraId="694F7335" w14:textId="77777777" w:rsidR="005159E1" w:rsidRPr="00903DBA" w:rsidRDefault="005159E1" w:rsidP="005159E1">
      <w:pPr>
        <w:pStyle w:val="Code"/>
        <w:rPr>
          <w:highlight w:val="white"/>
        </w:rPr>
      </w:pPr>
      <w:r w:rsidRPr="00903DBA">
        <w:rPr>
          <w:highlight w:val="white"/>
        </w:rPr>
        <w:t>using System.Collections.Generic;</w:t>
      </w:r>
    </w:p>
    <w:p w14:paraId="2803B982" w14:textId="77777777" w:rsidR="005159E1" w:rsidRPr="00903DBA" w:rsidRDefault="005159E1" w:rsidP="005159E1">
      <w:pPr>
        <w:pStyle w:val="Code"/>
        <w:rPr>
          <w:highlight w:val="white"/>
        </w:rPr>
      </w:pPr>
    </w:p>
    <w:p w14:paraId="31F0705E" w14:textId="77777777" w:rsidR="005159E1" w:rsidRPr="00903DBA" w:rsidRDefault="005159E1" w:rsidP="005159E1">
      <w:pPr>
        <w:pStyle w:val="Code"/>
        <w:rPr>
          <w:highlight w:val="white"/>
        </w:rPr>
      </w:pPr>
      <w:r w:rsidRPr="00903DBA">
        <w:rPr>
          <w:highlight w:val="white"/>
        </w:rPr>
        <w:t>namespace CCompiler {</w:t>
      </w:r>
    </w:p>
    <w:p w14:paraId="70138C34" w14:textId="3BC8AA1A" w:rsidR="005159E1" w:rsidRPr="00903DBA" w:rsidRDefault="005159E1" w:rsidP="005159E1">
      <w:pPr>
        <w:pStyle w:val="Code"/>
        <w:rPr>
          <w:highlight w:val="white"/>
        </w:rPr>
      </w:pPr>
      <w:r w:rsidRPr="00903DBA">
        <w:rPr>
          <w:highlight w:val="white"/>
        </w:rPr>
        <w:t xml:space="preserve">  public class TypeCast {</w:t>
      </w:r>
    </w:p>
    <w:p w14:paraId="57744C41" w14:textId="77777777" w:rsidR="003653BA" w:rsidRPr="00903DBA" w:rsidRDefault="003653BA" w:rsidP="003653BA">
      <w:pPr>
        <w:rPr>
          <w:highlight w:val="white"/>
        </w:rPr>
      </w:pPr>
      <w:r w:rsidRPr="00903DBA">
        <w:rPr>
          <w:highlight w:val="white"/>
        </w:rPr>
        <w:t xml:space="preserve">The </w:t>
      </w:r>
      <w:r w:rsidRPr="00903DBA">
        <w:rPr>
          <w:rStyle w:val="KeyWord0"/>
          <w:highlight w:val="white"/>
        </w:rPr>
        <w:t>LogicalToIntegral</w:t>
      </w:r>
      <w:r w:rsidRPr="00903DBA">
        <w:rPr>
          <w:highlight w:val="white"/>
        </w:rPr>
        <w:t xml:space="preserve"> method makes sure the expression holds integral type. If it holds logical type, it is cast from logical type to signed integer type.</w:t>
      </w:r>
    </w:p>
    <w:p w14:paraId="38F6A0BA" w14:textId="77777777" w:rsidR="005159E1" w:rsidRPr="00903DBA" w:rsidRDefault="005159E1" w:rsidP="005159E1">
      <w:pPr>
        <w:pStyle w:val="Code"/>
        <w:rPr>
          <w:highlight w:val="white"/>
        </w:rPr>
      </w:pPr>
      <w:r w:rsidRPr="00903DBA">
        <w:rPr>
          <w:highlight w:val="white"/>
        </w:rPr>
        <w:t xml:space="preserve">    public static Expression LogicalToIntegral(Expression expression) {</w:t>
      </w:r>
    </w:p>
    <w:p w14:paraId="6880C088" w14:textId="77777777" w:rsidR="005159E1" w:rsidRPr="00903DBA" w:rsidRDefault="005159E1" w:rsidP="005159E1">
      <w:pPr>
        <w:pStyle w:val="Code"/>
        <w:rPr>
          <w:highlight w:val="white"/>
        </w:rPr>
      </w:pPr>
      <w:r w:rsidRPr="00903DBA">
        <w:rPr>
          <w:highlight w:val="white"/>
        </w:rPr>
        <w:t xml:space="preserve">      if (expression.Symbol.Type.IsLogical()) {</w:t>
      </w:r>
    </w:p>
    <w:p w14:paraId="2E670DC1" w14:textId="77777777" w:rsidR="005159E1" w:rsidRPr="00903DBA" w:rsidRDefault="005159E1" w:rsidP="005159E1">
      <w:pPr>
        <w:pStyle w:val="Code"/>
        <w:rPr>
          <w:highlight w:val="white"/>
        </w:rPr>
      </w:pPr>
      <w:r w:rsidRPr="00903DBA">
        <w:rPr>
          <w:highlight w:val="white"/>
        </w:rPr>
        <w:t xml:space="preserve">        return ImplicitCast(expression, Type.SignedIntegerType);</w:t>
      </w:r>
    </w:p>
    <w:p w14:paraId="4287719E" w14:textId="77777777" w:rsidR="005159E1" w:rsidRPr="00903DBA" w:rsidRDefault="005159E1" w:rsidP="005159E1">
      <w:pPr>
        <w:pStyle w:val="Code"/>
        <w:rPr>
          <w:highlight w:val="white"/>
        </w:rPr>
      </w:pPr>
      <w:r w:rsidRPr="00903DBA">
        <w:rPr>
          <w:highlight w:val="white"/>
        </w:rPr>
        <w:t xml:space="preserve">      }</w:t>
      </w:r>
    </w:p>
    <w:p w14:paraId="611E7F55" w14:textId="77777777" w:rsidR="005159E1" w:rsidRPr="00903DBA" w:rsidRDefault="005159E1" w:rsidP="005159E1">
      <w:pPr>
        <w:pStyle w:val="Code"/>
        <w:rPr>
          <w:highlight w:val="white"/>
        </w:rPr>
      </w:pPr>
    </w:p>
    <w:p w14:paraId="6A07BDE9" w14:textId="77777777" w:rsidR="005159E1" w:rsidRPr="00903DBA" w:rsidRDefault="005159E1" w:rsidP="005159E1">
      <w:pPr>
        <w:pStyle w:val="Code"/>
        <w:rPr>
          <w:highlight w:val="white"/>
        </w:rPr>
      </w:pPr>
      <w:r w:rsidRPr="00903DBA">
        <w:rPr>
          <w:highlight w:val="white"/>
        </w:rPr>
        <w:t xml:space="preserve">      return expression;</w:t>
      </w:r>
    </w:p>
    <w:p w14:paraId="460D9246" w14:textId="77777777" w:rsidR="005159E1" w:rsidRPr="00903DBA" w:rsidRDefault="005159E1" w:rsidP="005159E1">
      <w:pPr>
        <w:pStyle w:val="Code"/>
        <w:rPr>
          <w:highlight w:val="white"/>
        </w:rPr>
      </w:pPr>
      <w:r w:rsidRPr="00903DBA">
        <w:rPr>
          <w:highlight w:val="white"/>
        </w:rPr>
        <w:t xml:space="preserve">    }</w:t>
      </w:r>
    </w:p>
    <w:p w14:paraId="18B7E5EB" w14:textId="77777777" w:rsidR="008D5237" w:rsidRPr="00903DBA" w:rsidRDefault="008D5237" w:rsidP="008D5237">
      <w:pPr>
        <w:rPr>
          <w:highlight w:val="white"/>
        </w:rPr>
      </w:pPr>
      <w:r w:rsidRPr="00903DBA">
        <w:rPr>
          <w:highlight w:val="white"/>
        </w:rPr>
        <w:t xml:space="preserve">The </w:t>
      </w:r>
      <w:r w:rsidRPr="00903DBA">
        <w:rPr>
          <w:rStyle w:val="KeyWord0"/>
          <w:highlight w:val="white"/>
        </w:rPr>
        <w:t>LogicalToFloating</w:t>
      </w:r>
      <w:r w:rsidRPr="00903DBA">
        <w:rPr>
          <w:highlight w:val="white"/>
        </w:rPr>
        <w:t xml:space="preserve"> method makes sure the expression holds floating type. If it holds logical type, it is cast from logical type to double type.</w:t>
      </w:r>
    </w:p>
    <w:p w14:paraId="5CC5278C" w14:textId="77777777" w:rsidR="005159E1" w:rsidRPr="00903DBA" w:rsidRDefault="005159E1" w:rsidP="005159E1">
      <w:pPr>
        <w:pStyle w:val="Code"/>
        <w:rPr>
          <w:highlight w:val="white"/>
        </w:rPr>
      </w:pPr>
      <w:r w:rsidRPr="00903DBA">
        <w:rPr>
          <w:highlight w:val="white"/>
        </w:rPr>
        <w:t xml:space="preserve">    public static Expression LogicalToFloating(Expression expression) {</w:t>
      </w:r>
    </w:p>
    <w:p w14:paraId="128B1295" w14:textId="77777777" w:rsidR="005159E1" w:rsidRPr="00903DBA" w:rsidRDefault="005159E1" w:rsidP="005159E1">
      <w:pPr>
        <w:pStyle w:val="Code"/>
        <w:rPr>
          <w:highlight w:val="white"/>
        </w:rPr>
      </w:pPr>
      <w:r w:rsidRPr="00903DBA">
        <w:rPr>
          <w:highlight w:val="white"/>
        </w:rPr>
        <w:t xml:space="preserve">      if (expression.Symbol.Type.IsLogical()) {</w:t>
      </w:r>
    </w:p>
    <w:p w14:paraId="7C54A71B" w14:textId="77777777" w:rsidR="005159E1" w:rsidRPr="00903DBA" w:rsidRDefault="005159E1" w:rsidP="005159E1">
      <w:pPr>
        <w:pStyle w:val="Code"/>
        <w:rPr>
          <w:highlight w:val="white"/>
        </w:rPr>
      </w:pPr>
      <w:r w:rsidRPr="00903DBA">
        <w:rPr>
          <w:highlight w:val="white"/>
        </w:rPr>
        <w:t xml:space="preserve">        return ImplicitCast(expression, Type.DoubleType);</w:t>
      </w:r>
    </w:p>
    <w:p w14:paraId="569BB3DD" w14:textId="77777777" w:rsidR="005159E1" w:rsidRPr="00903DBA" w:rsidRDefault="005159E1" w:rsidP="005159E1">
      <w:pPr>
        <w:pStyle w:val="Code"/>
        <w:rPr>
          <w:highlight w:val="white"/>
        </w:rPr>
      </w:pPr>
      <w:r w:rsidRPr="00903DBA">
        <w:rPr>
          <w:highlight w:val="white"/>
        </w:rPr>
        <w:t xml:space="preserve">      }</w:t>
      </w:r>
    </w:p>
    <w:p w14:paraId="2E500545" w14:textId="77777777" w:rsidR="005159E1" w:rsidRPr="00903DBA" w:rsidRDefault="005159E1" w:rsidP="005159E1">
      <w:pPr>
        <w:pStyle w:val="Code"/>
        <w:rPr>
          <w:highlight w:val="white"/>
        </w:rPr>
      </w:pPr>
    </w:p>
    <w:p w14:paraId="4EE6F5B1" w14:textId="77777777" w:rsidR="005159E1" w:rsidRPr="00903DBA" w:rsidRDefault="005159E1" w:rsidP="005159E1">
      <w:pPr>
        <w:pStyle w:val="Code"/>
        <w:rPr>
          <w:highlight w:val="white"/>
        </w:rPr>
      </w:pPr>
      <w:r w:rsidRPr="00903DBA">
        <w:rPr>
          <w:highlight w:val="white"/>
        </w:rPr>
        <w:t xml:space="preserve">      return expression;</w:t>
      </w:r>
    </w:p>
    <w:p w14:paraId="0D6C6809" w14:textId="77777777" w:rsidR="005159E1" w:rsidRPr="00903DBA" w:rsidRDefault="005159E1" w:rsidP="005159E1">
      <w:pPr>
        <w:pStyle w:val="Code"/>
        <w:rPr>
          <w:highlight w:val="white"/>
        </w:rPr>
      </w:pPr>
      <w:r w:rsidRPr="00903DBA">
        <w:rPr>
          <w:highlight w:val="white"/>
        </w:rPr>
        <w:t xml:space="preserve">    }</w:t>
      </w:r>
    </w:p>
    <w:p w14:paraId="4140FC44" w14:textId="374ECA12" w:rsidR="008D5237" w:rsidRPr="00903DBA" w:rsidRDefault="008D5237" w:rsidP="008D5237">
      <w:pPr>
        <w:rPr>
          <w:highlight w:val="white"/>
        </w:rPr>
      </w:pPr>
      <w:r w:rsidRPr="00903DBA">
        <w:rPr>
          <w:highlight w:val="white"/>
        </w:rPr>
        <w:lastRenderedPageBreak/>
        <w:t xml:space="preserve">The </w:t>
      </w:r>
      <w:r w:rsidRPr="00903DBA">
        <w:rPr>
          <w:rStyle w:val="KeyWord0"/>
          <w:highlight w:val="white"/>
        </w:rPr>
        <w:t>ToLogical</w:t>
      </w:r>
      <w:r w:rsidRPr="00903DBA">
        <w:rPr>
          <w:highlight w:val="white"/>
        </w:rPr>
        <w:t xml:space="preserve"> method makes sure the expression has a logical type. </w:t>
      </w:r>
      <w:r w:rsidR="00F35369" w:rsidRPr="00903DBA">
        <w:rPr>
          <w:highlight w:val="white"/>
        </w:rPr>
        <w:t>If it does not already hold logical type, t</w:t>
      </w:r>
      <w:r w:rsidRPr="00903DBA">
        <w:rPr>
          <w:highlight w:val="white"/>
        </w:rPr>
        <w:t>he expression is cast to logical type.</w:t>
      </w:r>
    </w:p>
    <w:p w14:paraId="32CE7415" w14:textId="77777777" w:rsidR="005159E1" w:rsidRPr="00903DBA" w:rsidRDefault="005159E1" w:rsidP="005159E1">
      <w:pPr>
        <w:pStyle w:val="Code"/>
        <w:rPr>
          <w:highlight w:val="white"/>
        </w:rPr>
      </w:pPr>
      <w:r w:rsidRPr="00903DBA">
        <w:rPr>
          <w:highlight w:val="white"/>
        </w:rPr>
        <w:t xml:space="preserve">    public static Expression ToLogical(Expression expression) {</w:t>
      </w:r>
    </w:p>
    <w:p w14:paraId="354813F5" w14:textId="77777777" w:rsidR="005159E1" w:rsidRPr="00903DBA" w:rsidRDefault="005159E1" w:rsidP="005159E1">
      <w:pPr>
        <w:pStyle w:val="Code"/>
        <w:rPr>
          <w:highlight w:val="white"/>
        </w:rPr>
      </w:pPr>
      <w:r w:rsidRPr="00903DBA">
        <w:rPr>
          <w:highlight w:val="white"/>
        </w:rPr>
        <w:t xml:space="preserve">      if (!expression.Symbol.Type.IsLogical()) {</w:t>
      </w:r>
    </w:p>
    <w:p w14:paraId="29327F0A" w14:textId="77777777" w:rsidR="005159E1" w:rsidRPr="00903DBA" w:rsidRDefault="005159E1" w:rsidP="005159E1">
      <w:pPr>
        <w:pStyle w:val="Code"/>
        <w:rPr>
          <w:highlight w:val="white"/>
        </w:rPr>
      </w:pPr>
      <w:r w:rsidRPr="00903DBA">
        <w:rPr>
          <w:highlight w:val="white"/>
        </w:rPr>
        <w:t xml:space="preserve">        return ImplicitCast(expression, Type.LogicalType);</w:t>
      </w:r>
    </w:p>
    <w:p w14:paraId="11405EBA" w14:textId="77777777" w:rsidR="005159E1" w:rsidRPr="00903DBA" w:rsidRDefault="005159E1" w:rsidP="005159E1">
      <w:pPr>
        <w:pStyle w:val="Code"/>
        <w:rPr>
          <w:highlight w:val="white"/>
        </w:rPr>
      </w:pPr>
      <w:r w:rsidRPr="00903DBA">
        <w:rPr>
          <w:highlight w:val="white"/>
        </w:rPr>
        <w:t xml:space="preserve">      }</w:t>
      </w:r>
    </w:p>
    <w:p w14:paraId="6D7ED2F8" w14:textId="77777777" w:rsidR="005159E1" w:rsidRPr="00903DBA" w:rsidRDefault="005159E1" w:rsidP="005159E1">
      <w:pPr>
        <w:pStyle w:val="Code"/>
        <w:rPr>
          <w:highlight w:val="white"/>
        </w:rPr>
      </w:pPr>
    </w:p>
    <w:p w14:paraId="35706649" w14:textId="77777777" w:rsidR="005159E1" w:rsidRPr="00903DBA" w:rsidRDefault="005159E1" w:rsidP="005159E1">
      <w:pPr>
        <w:pStyle w:val="Code"/>
        <w:rPr>
          <w:highlight w:val="white"/>
        </w:rPr>
      </w:pPr>
      <w:r w:rsidRPr="00903DBA">
        <w:rPr>
          <w:highlight w:val="white"/>
        </w:rPr>
        <w:t xml:space="preserve">      return expression;</w:t>
      </w:r>
    </w:p>
    <w:p w14:paraId="3410D177" w14:textId="551FA375" w:rsidR="005159E1" w:rsidRDefault="005159E1" w:rsidP="005159E1">
      <w:pPr>
        <w:pStyle w:val="Code"/>
        <w:rPr>
          <w:highlight w:val="white"/>
        </w:rPr>
      </w:pPr>
      <w:r w:rsidRPr="00903DBA">
        <w:rPr>
          <w:highlight w:val="white"/>
        </w:rPr>
        <w:t xml:space="preserve">    }</w:t>
      </w:r>
    </w:p>
    <w:p w14:paraId="39CEA6AE" w14:textId="1E1B0DA0" w:rsidR="00EF25EB" w:rsidRPr="00903DBA" w:rsidRDefault="00EF25EB" w:rsidP="00EF25EB">
      <w:pPr>
        <w:pStyle w:val="Rubrik3"/>
        <w:rPr>
          <w:highlight w:val="white"/>
        </w:rPr>
      </w:pPr>
      <w:r>
        <w:rPr>
          <w:highlight w:val="white"/>
        </w:rPr>
        <w:t>Implicit Cast</w:t>
      </w:r>
    </w:p>
    <w:p w14:paraId="3E204B2B" w14:textId="2C166C37" w:rsidR="005159E1" w:rsidRPr="00903DBA" w:rsidRDefault="00E03614" w:rsidP="00E03614">
      <w:pPr>
        <w:rPr>
          <w:highlight w:val="white"/>
        </w:rPr>
      </w:pPr>
      <w:r w:rsidRPr="00903DBA">
        <w:rPr>
          <w:highlight w:val="white"/>
        </w:rPr>
        <w:t xml:space="preserve">The </w:t>
      </w:r>
      <w:r w:rsidRPr="00903DBA">
        <w:rPr>
          <w:rStyle w:val="KeyWord0"/>
          <w:highlight w:val="white"/>
        </w:rPr>
        <w:t>ImplicitCast</w:t>
      </w:r>
      <w:r w:rsidRPr="00903DBA">
        <w:rPr>
          <w:highlight w:val="white"/>
        </w:rPr>
        <w:t xml:space="preserve"> method</w:t>
      </w:r>
      <w:r w:rsidR="00DA10C7" w:rsidRPr="00903DBA">
        <w:rPr>
          <w:highlight w:val="white"/>
        </w:rPr>
        <w:t xml:space="preserve"> performs an implicit cast. To begin with, if the expression is constant, we return the constant casted expression.</w:t>
      </w:r>
    </w:p>
    <w:p w14:paraId="53A7F68E" w14:textId="77777777" w:rsidR="009F0030" w:rsidRPr="00903DBA" w:rsidRDefault="005159E1" w:rsidP="005159E1">
      <w:pPr>
        <w:pStyle w:val="Code"/>
        <w:rPr>
          <w:highlight w:val="white"/>
        </w:rPr>
      </w:pPr>
      <w:r w:rsidRPr="00903DBA">
        <w:rPr>
          <w:highlight w:val="white"/>
        </w:rPr>
        <w:t xml:space="preserve">    public static Expression ImplicitCast(Expression fromExpression,</w:t>
      </w:r>
    </w:p>
    <w:p w14:paraId="77F082BD" w14:textId="403FB83B" w:rsidR="005159E1" w:rsidRPr="00903DBA" w:rsidRDefault="009F0030" w:rsidP="005159E1">
      <w:pPr>
        <w:pStyle w:val="Code"/>
        <w:rPr>
          <w:highlight w:val="white"/>
        </w:rPr>
      </w:pPr>
      <w:r w:rsidRPr="00903DBA">
        <w:rPr>
          <w:highlight w:val="white"/>
        </w:rPr>
        <w:t xml:space="preserve">                                         </w:t>
      </w:r>
      <w:r w:rsidR="005159E1" w:rsidRPr="00903DBA">
        <w:rPr>
          <w:highlight w:val="white"/>
        </w:rPr>
        <w:t xml:space="preserve"> Type toType) {</w:t>
      </w:r>
    </w:p>
    <w:p w14:paraId="3D4BB61B" w14:textId="77777777" w:rsidR="009F0030" w:rsidRPr="00903DBA" w:rsidRDefault="005159E1" w:rsidP="005159E1">
      <w:pPr>
        <w:pStyle w:val="Code"/>
        <w:rPr>
          <w:highlight w:val="white"/>
        </w:rPr>
      </w:pPr>
      <w:r w:rsidRPr="00903DBA">
        <w:rPr>
          <w:highlight w:val="white"/>
        </w:rPr>
        <w:t xml:space="preserve">      Expression constantExpression =</w:t>
      </w:r>
    </w:p>
    <w:p w14:paraId="60D48FDC" w14:textId="53740774" w:rsidR="005159E1" w:rsidRPr="00903DBA" w:rsidRDefault="009F0030" w:rsidP="005159E1">
      <w:pPr>
        <w:pStyle w:val="Code"/>
        <w:rPr>
          <w:highlight w:val="white"/>
        </w:rPr>
      </w:pPr>
      <w:r w:rsidRPr="00903DBA">
        <w:rPr>
          <w:highlight w:val="white"/>
        </w:rPr>
        <w:t xml:space="preserve">        </w:t>
      </w:r>
      <w:r w:rsidR="005159E1" w:rsidRPr="00903DBA">
        <w:rPr>
          <w:highlight w:val="white"/>
        </w:rPr>
        <w:t>ConstantExpression.Cast(fromExpression, toType);</w:t>
      </w:r>
    </w:p>
    <w:p w14:paraId="559FC6DC" w14:textId="77777777" w:rsidR="005159E1" w:rsidRPr="00903DBA" w:rsidRDefault="005159E1" w:rsidP="005159E1">
      <w:pPr>
        <w:pStyle w:val="Code"/>
        <w:rPr>
          <w:highlight w:val="white"/>
        </w:rPr>
      </w:pPr>
      <w:r w:rsidRPr="00903DBA">
        <w:rPr>
          <w:highlight w:val="white"/>
        </w:rPr>
        <w:t xml:space="preserve">      if (constantExpression != null) {</w:t>
      </w:r>
    </w:p>
    <w:p w14:paraId="6D9CBAE3" w14:textId="77777777" w:rsidR="005159E1" w:rsidRPr="00903DBA" w:rsidRDefault="005159E1" w:rsidP="005159E1">
      <w:pPr>
        <w:pStyle w:val="Code"/>
        <w:rPr>
          <w:highlight w:val="white"/>
        </w:rPr>
      </w:pPr>
      <w:r w:rsidRPr="00903DBA">
        <w:rPr>
          <w:highlight w:val="white"/>
        </w:rPr>
        <w:t xml:space="preserve">        return constantExpression;</w:t>
      </w:r>
    </w:p>
    <w:p w14:paraId="30BA95EB" w14:textId="77777777" w:rsidR="005159E1" w:rsidRPr="00903DBA" w:rsidRDefault="005159E1" w:rsidP="005159E1">
      <w:pPr>
        <w:pStyle w:val="Code"/>
        <w:rPr>
          <w:highlight w:val="white"/>
        </w:rPr>
      </w:pPr>
      <w:r w:rsidRPr="00903DBA">
        <w:rPr>
          <w:highlight w:val="white"/>
        </w:rPr>
        <w:t xml:space="preserve">      }</w:t>
      </w:r>
    </w:p>
    <w:p w14:paraId="0116312A" w14:textId="77777777" w:rsidR="005159E1" w:rsidRPr="00903DBA" w:rsidRDefault="005159E1" w:rsidP="005159E1">
      <w:pPr>
        <w:pStyle w:val="Code"/>
        <w:rPr>
          <w:highlight w:val="white"/>
        </w:rPr>
      </w:pPr>
      <w:r w:rsidRPr="00903DBA">
        <w:rPr>
          <w:highlight w:val="white"/>
        </w:rPr>
        <w:t xml:space="preserve">      Type fromType = fromExpression.Symbol.Type;</w:t>
      </w:r>
    </w:p>
    <w:p w14:paraId="4B68D519" w14:textId="77777777" w:rsidR="005159E1" w:rsidRPr="00903DBA" w:rsidRDefault="005159E1" w:rsidP="00FD6092">
      <w:pPr>
        <w:pStyle w:val="Code"/>
        <w:rPr>
          <w:highlight w:val="white"/>
        </w:rPr>
      </w:pPr>
    </w:p>
    <w:p w14:paraId="36DDBA58" w14:textId="77777777" w:rsidR="00FD6092" w:rsidRPr="00903DBA" w:rsidRDefault="00FD6092" w:rsidP="00FD6092">
      <w:pPr>
        <w:pStyle w:val="Code"/>
        <w:rPr>
          <w:highlight w:val="white"/>
        </w:rPr>
      </w:pPr>
      <w:r w:rsidRPr="00903DBA">
        <w:rPr>
          <w:highlight w:val="white"/>
        </w:rPr>
        <w:t xml:space="preserve">      if (fromType.Equals(toType) ||</w:t>
      </w:r>
    </w:p>
    <w:p w14:paraId="73429044" w14:textId="77777777" w:rsidR="00FD6092" w:rsidRPr="00903DBA" w:rsidRDefault="00FD6092" w:rsidP="00FD6092">
      <w:pPr>
        <w:pStyle w:val="Code"/>
        <w:rPr>
          <w:highlight w:val="white"/>
        </w:rPr>
      </w:pPr>
      <w:r w:rsidRPr="00903DBA">
        <w:rPr>
          <w:highlight w:val="white"/>
        </w:rPr>
        <w:t xml:space="preserve">          (fromType.IsLogical() &amp;&amp; toType.IsLogical()) ||</w:t>
      </w:r>
    </w:p>
    <w:p w14:paraId="5BA579C9" w14:textId="77777777" w:rsidR="00FD6092" w:rsidRPr="00903DBA" w:rsidRDefault="00FD6092" w:rsidP="00FD6092">
      <w:pPr>
        <w:pStyle w:val="Code"/>
        <w:rPr>
          <w:highlight w:val="white"/>
        </w:rPr>
      </w:pPr>
      <w:r w:rsidRPr="00903DBA">
        <w:rPr>
          <w:highlight w:val="white"/>
        </w:rPr>
        <w:t xml:space="preserve">          (fromType.IsPointerArrayStringOrFunction() &amp;&amp;</w:t>
      </w:r>
    </w:p>
    <w:p w14:paraId="763E023C" w14:textId="77777777" w:rsidR="00FD6092" w:rsidRPr="00903DBA" w:rsidRDefault="00FD6092" w:rsidP="00FD6092">
      <w:pPr>
        <w:pStyle w:val="Code"/>
        <w:rPr>
          <w:highlight w:val="white"/>
        </w:rPr>
      </w:pPr>
      <w:r w:rsidRPr="00903DBA">
        <w:rPr>
          <w:highlight w:val="white"/>
        </w:rPr>
        <w:t xml:space="preserve">           toType.IsPointerOrArray()) ||</w:t>
      </w:r>
    </w:p>
    <w:p w14:paraId="43E8BF6B" w14:textId="77777777" w:rsidR="00FD6092" w:rsidRPr="00903DBA" w:rsidRDefault="00FD6092" w:rsidP="00FD6092">
      <w:pPr>
        <w:pStyle w:val="Code"/>
        <w:rPr>
          <w:highlight w:val="white"/>
        </w:rPr>
      </w:pPr>
      <w:r w:rsidRPr="00903DBA">
        <w:rPr>
          <w:highlight w:val="white"/>
        </w:rPr>
        <w:t xml:space="preserve">          (fromType.IsPointerArrayStringOrFunction() &amp;&amp;</w:t>
      </w:r>
    </w:p>
    <w:p w14:paraId="53043D05" w14:textId="77777777" w:rsidR="00FD6092" w:rsidRPr="00903DBA" w:rsidRDefault="00FD6092" w:rsidP="00FD6092">
      <w:pPr>
        <w:pStyle w:val="Code"/>
        <w:rPr>
          <w:highlight w:val="white"/>
        </w:rPr>
      </w:pPr>
      <w:r w:rsidRPr="00903DBA">
        <w:rPr>
          <w:highlight w:val="white"/>
        </w:rPr>
        <w:t xml:space="preserve">           toType.IsIntegral() &amp;&amp; (fromType.Size() == toType.Size())) ||</w:t>
      </w:r>
    </w:p>
    <w:p w14:paraId="64A5B7CA" w14:textId="77777777" w:rsidR="00FD6092" w:rsidRPr="00903DBA" w:rsidRDefault="00FD6092" w:rsidP="00FD6092">
      <w:pPr>
        <w:pStyle w:val="Code"/>
        <w:rPr>
          <w:highlight w:val="white"/>
        </w:rPr>
      </w:pPr>
      <w:r w:rsidRPr="00903DBA">
        <w:rPr>
          <w:highlight w:val="white"/>
        </w:rPr>
        <w:t xml:space="preserve">          (((fromType.IsFloating() &amp;&amp; toType.IsFloating()) ||</w:t>
      </w:r>
    </w:p>
    <w:p w14:paraId="4488AB75" w14:textId="77777777" w:rsidR="00FD6092" w:rsidRPr="00903DBA" w:rsidRDefault="00FD6092" w:rsidP="00FD6092">
      <w:pPr>
        <w:pStyle w:val="Code"/>
        <w:rPr>
          <w:highlight w:val="white"/>
        </w:rPr>
      </w:pPr>
      <w:r w:rsidRPr="00903DBA">
        <w:rPr>
          <w:highlight w:val="white"/>
        </w:rPr>
        <w:t xml:space="preserve">            (fromType.IsIntegralPointerOrFunction() &amp;&amp;</w:t>
      </w:r>
    </w:p>
    <w:p w14:paraId="4A2670A2" w14:textId="77777777" w:rsidR="00FD6092" w:rsidRPr="00903DBA" w:rsidRDefault="00FD6092" w:rsidP="00FD6092">
      <w:pPr>
        <w:pStyle w:val="Code"/>
        <w:rPr>
          <w:highlight w:val="white"/>
        </w:rPr>
      </w:pPr>
      <w:r w:rsidRPr="00903DBA">
        <w:rPr>
          <w:highlight w:val="white"/>
        </w:rPr>
        <w:t xml:space="preserve">             toType.IsIntegralPointerArrayOrFunction())) &amp;&amp;</w:t>
      </w:r>
    </w:p>
    <w:p w14:paraId="3FBBDB7B" w14:textId="77777777" w:rsidR="00FD6092" w:rsidRPr="00903DBA" w:rsidRDefault="00FD6092" w:rsidP="00FD6092">
      <w:pPr>
        <w:pStyle w:val="Code"/>
        <w:rPr>
          <w:highlight w:val="white"/>
        </w:rPr>
      </w:pPr>
      <w:r w:rsidRPr="00903DBA">
        <w:rPr>
          <w:highlight w:val="white"/>
        </w:rPr>
        <w:t xml:space="preserve">           (fromType.SizeArray() == toType.SizeArray()))) {        </w:t>
      </w:r>
    </w:p>
    <w:p w14:paraId="4CCBB40C" w14:textId="77777777" w:rsidR="005159E1" w:rsidRPr="00903DBA" w:rsidRDefault="005159E1" w:rsidP="009F0030">
      <w:pPr>
        <w:pStyle w:val="Code"/>
        <w:rPr>
          <w:highlight w:val="white"/>
        </w:rPr>
      </w:pPr>
      <w:r w:rsidRPr="00903DBA">
        <w:rPr>
          <w:highlight w:val="white"/>
        </w:rPr>
        <w:t xml:space="preserve">        return fromExpression;</w:t>
      </w:r>
    </w:p>
    <w:p w14:paraId="3DC7148A" w14:textId="77777777" w:rsidR="005159E1" w:rsidRPr="00903DBA" w:rsidRDefault="005159E1" w:rsidP="009F0030">
      <w:pPr>
        <w:pStyle w:val="Code"/>
        <w:rPr>
          <w:highlight w:val="white"/>
        </w:rPr>
      </w:pPr>
      <w:r w:rsidRPr="00903DBA">
        <w:rPr>
          <w:highlight w:val="white"/>
        </w:rPr>
        <w:t xml:space="preserve">      }</w:t>
      </w:r>
    </w:p>
    <w:p w14:paraId="196BC65B" w14:textId="77777777" w:rsidR="005159E1" w:rsidRPr="00903DBA" w:rsidRDefault="005159E1" w:rsidP="009F0030">
      <w:pPr>
        <w:pStyle w:val="Code"/>
        <w:rPr>
          <w:highlight w:val="white"/>
        </w:rPr>
      </w:pPr>
      <w:r w:rsidRPr="00903DBA">
        <w:rPr>
          <w:highlight w:val="white"/>
        </w:rPr>
        <w:t xml:space="preserve">      else {</w:t>
      </w:r>
    </w:p>
    <w:p w14:paraId="56A54AD4" w14:textId="77777777" w:rsidR="005159E1" w:rsidRPr="00903DBA" w:rsidRDefault="005159E1" w:rsidP="005159E1">
      <w:pPr>
        <w:pStyle w:val="Code"/>
        <w:rPr>
          <w:highlight w:val="white"/>
        </w:rPr>
      </w:pPr>
      <w:r w:rsidRPr="00903DBA">
        <w:rPr>
          <w:highlight w:val="white"/>
        </w:rPr>
        <w:t xml:space="preserve">        return ExplicitCast(fromExpression, toType);</w:t>
      </w:r>
    </w:p>
    <w:p w14:paraId="1E348295" w14:textId="77777777" w:rsidR="005159E1" w:rsidRPr="00903DBA" w:rsidRDefault="005159E1" w:rsidP="005159E1">
      <w:pPr>
        <w:pStyle w:val="Code"/>
        <w:rPr>
          <w:highlight w:val="white"/>
        </w:rPr>
      </w:pPr>
      <w:r w:rsidRPr="00903DBA">
        <w:rPr>
          <w:highlight w:val="white"/>
        </w:rPr>
        <w:t xml:space="preserve">      }</w:t>
      </w:r>
    </w:p>
    <w:p w14:paraId="22E7EB4F" w14:textId="0EE663C2" w:rsidR="005159E1" w:rsidRDefault="005159E1" w:rsidP="005159E1">
      <w:pPr>
        <w:pStyle w:val="Code"/>
        <w:rPr>
          <w:highlight w:val="white"/>
        </w:rPr>
      </w:pPr>
      <w:r w:rsidRPr="00903DBA">
        <w:rPr>
          <w:highlight w:val="white"/>
        </w:rPr>
        <w:t xml:space="preserve">    }</w:t>
      </w:r>
    </w:p>
    <w:p w14:paraId="378DB888" w14:textId="111F2414" w:rsidR="00EF25EB" w:rsidRPr="00903DBA" w:rsidRDefault="00EF25EB" w:rsidP="00EF25EB">
      <w:pPr>
        <w:pStyle w:val="Rubrik3"/>
        <w:rPr>
          <w:highlight w:val="white"/>
        </w:rPr>
      </w:pPr>
      <w:r>
        <w:rPr>
          <w:highlight w:val="white"/>
        </w:rPr>
        <w:t>Explicit Cast</w:t>
      </w:r>
    </w:p>
    <w:p w14:paraId="5611962E" w14:textId="77777777" w:rsidR="00703CB0" w:rsidRPr="00903DBA" w:rsidRDefault="00887489" w:rsidP="00887489">
      <w:pPr>
        <w:rPr>
          <w:highlight w:val="white"/>
        </w:rPr>
      </w:pPr>
      <w:r w:rsidRPr="00903DBA">
        <w:rPr>
          <w:highlight w:val="white"/>
        </w:rPr>
        <w:t xml:space="preserve">The </w:t>
      </w:r>
      <w:r w:rsidRPr="00903DBA">
        <w:rPr>
          <w:rStyle w:val="KeyWord0"/>
          <w:highlight w:val="white"/>
        </w:rPr>
        <w:t>ExplicitCast</w:t>
      </w:r>
      <w:r w:rsidRPr="00903DBA">
        <w:rPr>
          <w:highlight w:val="white"/>
        </w:rPr>
        <w:t xml:space="preserve"> method</w:t>
      </w:r>
      <w:r w:rsidR="0024309A" w:rsidRPr="00903DBA">
        <w:rPr>
          <w:highlight w:val="white"/>
        </w:rPr>
        <w:t xml:space="preserve"> perform an explicit cast between</w:t>
      </w:r>
      <w:r w:rsidR="00703CB0" w:rsidRPr="00903DBA">
        <w:rPr>
          <w:highlight w:val="white"/>
        </w:rPr>
        <w:t xml:space="preserve"> the different types of C.</w:t>
      </w:r>
    </w:p>
    <w:p w14:paraId="44E64713" w14:textId="2504CC24" w:rsidR="00AB5B3F" w:rsidRPr="00903DBA" w:rsidRDefault="00AB5B3F" w:rsidP="00AB5B3F">
      <w:pPr>
        <w:pStyle w:val="Code"/>
        <w:rPr>
          <w:highlight w:val="white"/>
        </w:rPr>
      </w:pPr>
      <w:r w:rsidRPr="00903DBA">
        <w:rPr>
          <w:highlight w:val="white"/>
        </w:rPr>
        <w:t xml:space="preserve">    public static Expression ExplicitCast(Expression sourceExpression,</w:t>
      </w:r>
    </w:p>
    <w:p w14:paraId="5141744D" w14:textId="77777777" w:rsidR="00AB5B3F" w:rsidRPr="00903DBA" w:rsidRDefault="00AB5B3F" w:rsidP="00AB5B3F">
      <w:pPr>
        <w:pStyle w:val="Code"/>
        <w:rPr>
          <w:highlight w:val="white"/>
        </w:rPr>
      </w:pPr>
      <w:r w:rsidRPr="00903DBA">
        <w:rPr>
          <w:highlight w:val="white"/>
        </w:rPr>
        <w:t xml:space="preserve">                                          Type targetType) {</w:t>
      </w:r>
    </w:p>
    <w:p w14:paraId="571783FD" w14:textId="77777777" w:rsidR="00AB5B3F" w:rsidRPr="00903DBA" w:rsidRDefault="00AB5B3F" w:rsidP="00AB5B3F">
      <w:pPr>
        <w:pStyle w:val="Code"/>
        <w:rPr>
          <w:highlight w:val="white"/>
        </w:rPr>
      </w:pPr>
      <w:r w:rsidRPr="00903DBA">
        <w:rPr>
          <w:highlight w:val="white"/>
        </w:rPr>
        <w:t xml:space="preserve">      Expression constantExpression =</w:t>
      </w:r>
    </w:p>
    <w:p w14:paraId="3C2F6ED5" w14:textId="77777777" w:rsidR="00AB5B3F" w:rsidRPr="00903DBA" w:rsidRDefault="00AB5B3F" w:rsidP="00AB5B3F">
      <w:pPr>
        <w:pStyle w:val="Code"/>
        <w:rPr>
          <w:highlight w:val="white"/>
        </w:rPr>
      </w:pPr>
      <w:r w:rsidRPr="00903DBA">
        <w:rPr>
          <w:highlight w:val="white"/>
        </w:rPr>
        <w:t xml:space="preserve">        ConstantExpression.ConstantCast(sourceExpression, targetType);</w:t>
      </w:r>
    </w:p>
    <w:p w14:paraId="02BBA6C4" w14:textId="77777777" w:rsidR="00AB5B3F" w:rsidRPr="00903DBA" w:rsidRDefault="00AB5B3F" w:rsidP="00AB5B3F">
      <w:pPr>
        <w:pStyle w:val="Code"/>
        <w:rPr>
          <w:highlight w:val="white"/>
        </w:rPr>
      </w:pPr>
      <w:r w:rsidRPr="00903DBA">
        <w:rPr>
          <w:highlight w:val="white"/>
        </w:rPr>
        <w:t xml:space="preserve">      if (constantExpression != null) {</w:t>
      </w:r>
    </w:p>
    <w:p w14:paraId="73F96852" w14:textId="77777777" w:rsidR="00AB5B3F" w:rsidRPr="00903DBA" w:rsidRDefault="00AB5B3F" w:rsidP="00AB5B3F">
      <w:pPr>
        <w:pStyle w:val="Code"/>
        <w:rPr>
          <w:highlight w:val="white"/>
        </w:rPr>
      </w:pPr>
      <w:r w:rsidRPr="00903DBA">
        <w:rPr>
          <w:highlight w:val="white"/>
        </w:rPr>
        <w:t xml:space="preserve">        return constantExpression;</w:t>
      </w:r>
    </w:p>
    <w:p w14:paraId="4223F7B2" w14:textId="77777777" w:rsidR="00AB5B3F" w:rsidRPr="00903DBA" w:rsidRDefault="00AB5B3F" w:rsidP="00AB5B3F">
      <w:pPr>
        <w:pStyle w:val="Code"/>
        <w:rPr>
          <w:highlight w:val="white"/>
        </w:rPr>
      </w:pPr>
      <w:r w:rsidRPr="00903DBA">
        <w:rPr>
          <w:highlight w:val="white"/>
        </w:rPr>
        <w:t xml:space="preserve">      }</w:t>
      </w:r>
    </w:p>
    <w:p w14:paraId="78E2336A" w14:textId="77777777" w:rsidR="00AB5B3F" w:rsidRPr="00903DBA" w:rsidRDefault="00AB5B3F" w:rsidP="00AB5B3F">
      <w:pPr>
        <w:pStyle w:val="Code"/>
        <w:rPr>
          <w:highlight w:val="white"/>
        </w:rPr>
      </w:pPr>
    </w:p>
    <w:p w14:paraId="18DB5BDA" w14:textId="77777777" w:rsidR="00AB5B3F" w:rsidRPr="00903DBA" w:rsidRDefault="00AB5B3F" w:rsidP="00AB5B3F">
      <w:pPr>
        <w:pStyle w:val="Code"/>
        <w:rPr>
          <w:highlight w:val="white"/>
        </w:rPr>
      </w:pPr>
      <w:r w:rsidRPr="00903DBA">
        <w:rPr>
          <w:highlight w:val="white"/>
        </w:rPr>
        <w:t xml:space="preserve">      Symbol sourceSymbol = sourceExpression.Symbol, targetSymbol = null;</w:t>
      </w:r>
    </w:p>
    <w:p w14:paraId="325F74DE" w14:textId="77777777" w:rsidR="00AB5B3F" w:rsidRPr="00903DBA" w:rsidRDefault="00AB5B3F" w:rsidP="00AB5B3F">
      <w:pPr>
        <w:pStyle w:val="Code"/>
        <w:rPr>
          <w:highlight w:val="white"/>
        </w:rPr>
      </w:pPr>
      <w:r w:rsidRPr="00903DBA">
        <w:rPr>
          <w:highlight w:val="white"/>
        </w:rPr>
        <w:t xml:space="preserve">      Type sourceType = sourceSymbol.Type;</w:t>
      </w:r>
    </w:p>
    <w:p w14:paraId="3EE50C87" w14:textId="77777777" w:rsidR="00E45B69" w:rsidRPr="00903DBA" w:rsidRDefault="00E45B69" w:rsidP="00E45B69">
      <w:pPr>
        <w:pStyle w:val="Code"/>
        <w:rPr>
          <w:highlight w:val="white"/>
        </w:rPr>
      </w:pPr>
      <w:r w:rsidRPr="00903DBA">
        <w:rPr>
          <w:highlight w:val="white"/>
        </w:rPr>
        <w:t xml:space="preserve">      List&lt;MiddleCode&gt; shortList = sourceExpression.ShortList,</w:t>
      </w:r>
    </w:p>
    <w:p w14:paraId="741E7BAB" w14:textId="77777777" w:rsidR="00E45B69" w:rsidRPr="00903DBA" w:rsidRDefault="00E45B69" w:rsidP="00E45B69">
      <w:pPr>
        <w:pStyle w:val="Code"/>
        <w:rPr>
          <w:highlight w:val="white"/>
        </w:rPr>
      </w:pPr>
      <w:r w:rsidRPr="00903DBA">
        <w:rPr>
          <w:highlight w:val="white"/>
        </w:rPr>
        <w:t xml:space="preserve">                       longList = sourceExpression.LongList;</w:t>
      </w:r>
    </w:p>
    <w:p w14:paraId="60755A6C" w14:textId="77777777" w:rsidR="00AB5B3F" w:rsidRPr="00903DBA" w:rsidRDefault="00AB5B3F" w:rsidP="00E45B69">
      <w:pPr>
        <w:pStyle w:val="Code"/>
        <w:rPr>
          <w:highlight w:val="white"/>
        </w:rPr>
      </w:pPr>
    </w:p>
    <w:p w14:paraId="111AD36E" w14:textId="77777777" w:rsidR="00AB5B3F" w:rsidRPr="00903DBA" w:rsidRDefault="00AB5B3F" w:rsidP="00AB5B3F">
      <w:pPr>
        <w:pStyle w:val="Code"/>
        <w:rPr>
          <w:highlight w:val="white"/>
        </w:rPr>
      </w:pPr>
      <w:r w:rsidRPr="00903DBA">
        <w:rPr>
          <w:highlight w:val="white"/>
        </w:rPr>
        <w:t xml:space="preserve">      if (targetType.IsVoid()) {</w:t>
      </w:r>
    </w:p>
    <w:p w14:paraId="4D2DCF8B" w14:textId="77777777" w:rsidR="00AB5B3F" w:rsidRPr="00903DBA" w:rsidRDefault="00AB5B3F" w:rsidP="00AB5B3F">
      <w:pPr>
        <w:pStyle w:val="Code"/>
        <w:rPr>
          <w:highlight w:val="white"/>
        </w:rPr>
      </w:pPr>
      <w:r w:rsidRPr="00903DBA">
        <w:rPr>
          <w:highlight w:val="white"/>
        </w:rPr>
        <w:t xml:space="preserve">        targetSymbol = new Symbol(targetType);</w:t>
      </w:r>
    </w:p>
    <w:p w14:paraId="717FE441" w14:textId="77777777" w:rsidR="00AB5B3F" w:rsidRPr="00903DBA" w:rsidRDefault="00AB5B3F" w:rsidP="00AB5B3F">
      <w:pPr>
        <w:pStyle w:val="Code"/>
        <w:rPr>
          <w:highlight w:val="white"/>
        </w:rPr>
      </w:pPr>
      <w:r w:rsidRPr="00903DBA">
        <w:rPr>
          <w:highlight w:val="white"/>
        </w:rPr>
        <w:t xml:space="preserve">      }</w:t>
      </w:r>
    </w:p>
    <w:p w14:paraId="52648CDF" w14:textId="77777777" w:rsidR="00AB5B3F" w:rsidRPr="00903DBA" w:rsidRDefault="00AB5B3F" w:rsidP="00AB5B3F">
      <w:pPr>
        <w:pStyle w:val="Code"/>
        <w:rPr>
          <w:highlight w:val="white"/>
        </w:rPr>
      </w:pPr>
      <w:r w:rsidRPr="00903DBA">
        <w:rPr>
          <w:highlight w:val="white"/>
        </w:rPr>
        <w:t xml:space="preserve">      else if (sourceType.IsStructOrUnion() &amp;&amp; targetType.IsStructOrUnion()) {</w:t>
      </w:r>
    </w:p>
    <w:p w14:paraId="394F5B3C" w14:textId="77777777" w:rsidR="00D56183" w:rsidRPr="00903DBA" w:rsidRDefault="00AB5B3F" w:rsidP="00AB5B3F">
      <w:pPr>
        <w:pStyle w:val="Code"/>
        <w:rPr>
          <w:highlight w:val="white"/>
        </w:rPr>
      </w:pPr>
      <w:r w:rsidRPr="00903DBA">
        <w:rPr>
          <w:highlight w:val="white"/>
        </w:rPr>
        <w:t xml:space="preserve">        Assert.Error(sourceType.Equals(targetType),</w:t>
      </w:r>
      <w:r w:rsidR="00D56183" w:rsidRPr="00903DBA">
        <w:rPr>
          <w:highlight w:val="white"/>
        </w:rPr>
        <w:t xml:space="preserve"> </w:t>
      </w:r>
      <w:r w:rsidRPr="00903DBA">
        <w:rPr>
          <w:highlight w:val="white"/>
        </w:rPr>
        <w:t>sourceType + " to " +</w:t>
      </w:r>
    </w:p>
    <w:p w14:paraId="383CEA0F" w14:textId="4E53C3A9" w:rsidR="00AB5B3F" w:rsidRPr="00903DBA" w:rsidRDefault="00D56183" w:rsidP="00AB5B3F">
      <w:pPr>
        <w:pStyle w:val="Code"/>
        <w:rPr>
          <w:highlight w:val="white"/>
        </w:rPr>
      </w:pPr>
      <w:r w:rsidRPr="00903DBA">
        <w:rPr>
          <w:highlight w:val="white"/>
        </w:rPr>
        <w:t xml:space="preserve">                    </w:t>
      </w:r>
      <w:r w:rsidR="00AB5B3F" w:rsidRPr="00903DBA">
        <w:rPr>
          <w:highlight w:val="white"/>
        </w:rPr>
        <w:t xml:space="preserve"> targetType, Message.Invalid_type_cast);</w:t>
      </w:r>
    </w:p>
    <w:p w14:paraId="13EC1931" w14:textId="77777777" w:rsidR="00AB5B3F" w:rsidRPr="00903DBA" w:rsidRDefault="00AB5B3F" w:rsidP="00AB5B3F">
      <w:pPr>
        <w:pStyle w:val="Code"/>
        <w:rPr>
          <w:highlight w:val="white"/>
        </w:rPr>
      </w:pPr>
      <w:r w:rsidRPr="00903DBA">
        <w:rPr>
          <w:highlight w:val="white"/>
        </w:rPr>
        <w:t xml:space="preserve">        targetSymbol = new Symbol(targetType);</w:t>
      </w:r>
    </w:p>
    <w:p w14:paraId="638F3B2D" w14:textId="39FDA171" w:rsidR="00AB5B3F" w:rsidRPr="00903DBA" w:rsidRDefault="00AB5B3F" w:rsidP="00AB5B3F">
      <w:pPr>
        <w:pStyle w:val="Code"/>
        <w:rPr>
          <w:highlight w:val="white"/>
        </w:rPr>
      </w:pPr>
      <w:r w:rsidRPr="00903DBA">
        <w:rPr>
          <w:highlight w:val="white"/>
        </w:rPr>
        <w:t xml:space="preserve">      }</w:t>
      </w:r>
    </w:p>
    <w:p w14:paraId="38A17503" w14:textId="5F084C6F" w:rsidR="009035F4" w:rsidRPr="00903DBA" w:rsidRDefault="008B3771" w:rsidP="009035F4">
      <w:pPr>
        <w:rPr>
          <w:highlight w:val="white"/>
        </w:rPr>
      </w:pPr>
      <w:r w:rsidRPr="00903DBA">
        <w:rPr>
          <w:highlight w:val="white"/>
        </w:rPr>
        <w:t>If the source type is logical</w:t>
      </w:r>
      <w:r w:rsidR="00814F2E" w:rsidRPr="00903DBA">
        <w:rPr>
          <w:highlight w:val="white"/>
        </w:rPr>
        <w:t xml:space="preserve"> and the target type is integral, array, or pointer</w:t>
      </w:r>
      <w:r w:rsidRPr="00903DBA">
        <w:rPr>
          <w:highlight w:val="white"/>
        </w:rPr>
        <w:t>, we need to</w:t>
      </w:r>
      <w:r w:rsidR="00B96250" w:rsidRPr="00903DBA">
        <w:rPr>
          <w:highlight w:val="white"/>
        </w:rPr>
        <w:t xml:space="preserve"> backpatch the </w:t>
      </w:r>
      <w:r w:rsidR="009C3C27">
        <w:rPr>
          <w:highlight w:val="white"/>
        </w:rPr>
        <w:t>true-set</w:t>
      </w:r>
      <w:r w:rsidR="003C2111" w:rsidRPr="00903DBA">
        <w:rPr>
          <w:highlight w:val="white"/>
        </w:rPr>
        <w:t xml:space="preserve"> and </w:t>
      </w:r>
      <w:r w:rsidR="00A76052">
        <w:rPr>
          <w:highlight w:val="white"/>
        </w:rPr>
        <w:t>false-set</w:t>
      </w:r>
      <w:r w:rsidR="003C2111" w:rsidRPr="00903DBA">
        <w:rPr>
          <w:highlight w:val="white"/>
        </w:rPr>
        <w:t xml:space="preserve"> of the expression’s symbol.</w:t>
      </w:r>
      <w:r w:rsidR="009035F4" w:rsidRPr="00903DBA">
        <w:rPr>
          <w:highlight w:val="white"/>
        </w:rPr>
        <w:t xml:space="preserve"> </w:t>
      </w:r>
    </w:p>
    <w:p w14:paraId="5227461D" w14:textId="1866A53C" w:rsidR="008B3771" w:rsidRPr="00903DBA" w:rsidRDefault="003C2111" w:rsidP="008B3771">
      <w:pPr>
        <w:rPr>
          <w:highlight w:val="white"/>
        </w:rPr>
      </w:pPr>
      <w:r w:rsidRPr="00903DBA">
        <w:rPr>
          <w:highlight w:val="white"/>
        </w:rPr>
        <w:t xml:space="preserve">The </w:t>
      </w:r>
      <w:r w:rsidR="009C3C27">
        <w:rPr>
          <w:highlight w:val="white"/>
        </w:rPr>
        <w:t>true-set</w:t>
      </w:r>
      <w:r w:rsidRPr="00903DBA">
        <w:rPr>
          <w:highlight w:val="white"/>
        </w:rPr>
        <w:t xml:space="preserve"> becomes backpatched to a statement that assign the value one to a temporary variable in the </w:t>
      </w:r>
    </w:p>
    <w:p w14:paraId="4800E929" w14:textId="77777777" w:rsidR="00494193" w:rsidRPr="00903DBA" w:rsidRDefault="00494193" w:rsidP="00FF10D8">
      <w:pPr>
        <w:pStyle w:val="Code"/>
        <w:rPr>
          <w:highlight w:val="white"/>
        </w:rPr>
      </w:pPr>
      <w:r w:rsidRPr="00903DBA">
        <w:rPr>
          <w:highlight w:val="white"/>
        </w:rPr>
        <w:t xml:space="preserve">      else if (sourceType.IsLogical() &amp;&amp;</w:t>
      </w:r>
    </w:p>
    <w:p w14:paraId="65FD9964" w14:textId="34A7A439" w:rsidR="00494193" w:rsidRPr="00903DBA" w:rsidRDefault="00494193" w:rsidP="00FF10D8">
      <w:pPr>
        <w:pStyle w:val="Code"/>
        <w:rPr>
          <w:highlight w:val="white"/>
        </w:rPr>
      </w:pPr>
      <w:r w:rsidRPr="00903DBA">
        <w:rPr>
          <w:highlight w:val="white"/>
        </w:rPr>
        <w:t xml:space="preserve">               targetType.</w:t>
      </w:r>
      <w:r w:rsidR="002C4F32" w:rsidRPr="00903DBA">
        <w:rPr>
          <w:highlight w:val="white"/>
        </w:rPr>
        <w:t>IsIntegralPointerOrArray</w:t>
      </w:r>
      <w:r w:rsidRPr="00903DBA">
        <w:rPr>
          <w:highlight w:val="white"/>
        </w:rPr>
        <w:t>()) {</w:t>
      </w:r>
    </w:p>
    <w:p w14:paraId="4CF286D1" w14:textId="77777777" w:rsidR="00494193" w:rsidRPr="00903DBA" w:rsidRDefault="00494193" w:rsidP="00FF10D8">
      <w:pPr>
        <w:pStyle w:val="Code"/>
        <w:rPr>
          <w:highlight w:val="white"/>
        </w:rPr>
      </w:pPr>
      <w:r w:rsidRPr="00903DBA">
        <w:rPr>
          <w:highlight w:val="white"/>
        </w:rPr>
        <w:t xml:space="preserve">        targetSymbol = new Symbol(targetType);</w:t>
      </w:r>
    </w:p>
    <w:p w14:paraId="0F2AD293" w14:textId="35902A23" w:rsidR="00494193" w:rsidRPr="00903DBA" w:rsidRDefault="00B17737" w:rsidP="004D0556">
      <w:pPr>
        <w:rPr>
          <w:highlight w:val="white"/>
        </w:rPr>
      </w:pPr>
      <w:r w:rsidRPr="00903DBA">
        <w:rPr>
          <w:highlight w:val="white"/>
        </w:rPr>
        <w:t>We backpatch t</w:t>
      </w:r>
      <w:r w:rsidR="004D0556" w:rsidRPr="00903DBA">
        <w:rPr>
          <w:highlight w:val="white"/>
        </w:rPr>
        <w:t xml:space="preserve">he </w:t>
      </w:r>
      <w:r w:rsidR="009C3C27">
        <w:rPr>
          <w:highlight w:val="white"/>
        </w:rPr>
        <w:t>true-set</w:t>
      </w:r>
      <w:r w:rsidR="004D0556" w:rsidRPr="00903DBA">
        <w:rPr>
          <w:highlight w:val="white"/>
        </w:rPr>
        <w:t xml:space="preserve"> </w:t>
      </w:r>
      <w:r w:rsidRPr="00903DBA">
        <w:rPr>
          <w:highlight w:val="white"/>
        </w:rPr>
        <w:t xml:space="preserve">to </w:t>
      </w:r>
      <w:r w:rsidR="004D0556" w:rsidRPr="00903DBA">
        <w:rPr>
          <w:highlight w:val="white"/>
        </w:rPr>
        <w:t xml:space="preserve">a statement that assign the value one to a temporary variable. </w:t>
      </w:r>
    </w:p>
    <w:p w14:paraId="78DD1249" w14:textId="77777777" w:rsidR="00494193" w:rsidRPr="00903DBA" w:rsidRDefault="00494193" w:rsidP="00FF10D8">
      <w:pPr>
        <w:pStyle w:val="Code"/>
        <w:rPr>
          <w:highlight w:val="white"/>
        </w:rPr>
      </w:pPr>
      <w:r w:rsidRPr="00903DBA">
        <w:rPr>
          <w:highlight w:val="white"/>
        </w:rPr>
        <w:t xml:space="preserve">        Symbol oneSymbol = new Symbol(targetType, BigInteger.One);</w:t>
      </w:r>
    </w:p>
    <w:p w14:paraId="54138643" w14:textId="77777777" w:rsidR="00494193" w:rsidRPr="00903DBA" w:rsidRDefault="00494193" w:rsidP="00FF10D8">
      <w:pPr>
        <w:pStyle w:val="Code"/>
        <w:rPr>
          <w:highlight w:val="white"/>
        </w:rPr>
      </w:pPr>
      <w:r w:rsidRPr="00903DBA">
        <w:rPr>
          <w:highlight w:val="white"/>
        </w:rPr>
        <w:t xml:space="preserve">        MiddleCode trueCode =</w:t>
      </w:r>
    </w:p>
    <w:p w14:paraId="0C12890B" w14:textId="77777777" w:rsidR="00494193" w:rsidRPr="00903DBA" w:rsidRDefault="00494193" w:rsidP="00FF10D8">
      <w:pPr>
        <w:pStyle w:val="Code"/>
        <w:rPr>
          <w:highlight w:val="white"/>
        </w:rPr>
      </w:pPr>
      <w:r w:rsidRPr="00903DBA">
        <w:rPr>
          <w:highlight w:val="white"/>
        </w:rPr>
        <w:t xml:space="preserve">          new MiddleCode(MiddleOperator.Assign, targetSymbol, oneSymbol);</w:t>
      </w:r>
    </w:p>
    <w:p w14:paraId="3E201029" w14:textId="77777777" w:rsidR="00494193" w:rsidRPr="00903DBA" w:rsidRDefault="00494193" w:rsidP="00FF10D8">
      <w:pPr>
        <w:pStyle w:val="Code"/>
        <w:rPr>
          <w:highlight w:val="white"/>
        </w:rPr>
      </w:pPr>
      <w:r w:rsidRPr="00903DBA">
        <w:rPr>
          <w:highlight w:val="white"/>
        </w:rPr>
        <w:t xml:space="preserve">        MiddleCodeGenerator.Backpatch(sourceSymbol.TrueSet, trueCode);</w:t>
      </w:r>
    </w:p>
    <w:p w14:paraId="6F18D254" w14:textId="77777777" w:rsidR="00494193" w:rsidRPr="00903DBA" w:rsidRDefault="00494193" w:rsidP="00FF10D8">
      <w:pPr>
        <w:pStyle w:val="Code"/>
        <w:rPr>
          <w:highlight w:val="white"/>
        </w:rPr>
      </w:pPr>
      <w:r w:rsidRPr="00903DBA">
        <w:rPr>
          <w:highlight w:val="white"/>
        </w:rPr>
        <w:t xml:space="preserve">        longList.Add(trueCode);</w:t>
      </w:r>
    </w:p>
    <w:p w14:paraId="2649CDC3" w14:textId="48E4B402" w:rsidR="00494193" w:rsidRPr="00903DBA" w:rsidRDefault="003951F5" w:rsidP="003951F5">
      <w:pPr>
        <w:rPr>
          <w:highlight w:val="white"/>
        </w:rPr>
      </w:pPr>
      <w:r w:rsidRPr="00903DBA">
        <w:rPr>
          <w:highlight w:val="white"/>
        </w:rPr>
        <w:t xml:space="preserve">In the middle of backpatching of the </w:t>
      </w:r>
      <w:r w:rsidR="009C3C27">
        <w:rPr>
          <w:highlight w:val="white"/>
        </w:rPr>
        <w:t>true-set</w:t>
      </w:r>
      <w:r w:rsidRPr="00903DBA">
        <w:rPr>
          <w:highlight w:val="white"/>
        </w:rPr>
        <w:t xml:space="preserve"> and </w:t>
      </w:r>
      <w:r w:rsidR="00A76052">
        <w:rPr>
          <w:highlight w:val="white"/>
        </w:rPr>
        <w:t>false-set</w:t>
      </w:r>
      <w:r w:rsidRPr="00903DBA">
        <w:rPr>
          <w:highlight w:val="white"/>
        </w:rPr>
        <w:t>,</w:t>
      </w:r>
      <w:r w:rsidR="001E34B4" w:rsidRPr="00903DBA">
        <w:rPr>
          <w:highlight w:val="white"/>
        </w:rPr>
        <w:t xml:space="preserve"> we add code that jumps </w:t>
      </w:r>
      <w:r w:rsidR="00B17737" w:rsidRPr="00903DBA">
        <w:rPr>
          <w:highlight w:val="white"/>
        </w:rPr>
        <w:t xml:space="preserve">to </w:t>
      </w:r>
      <w:r w:rsidR="000523A8" w:rsidRPr="00903DBA">
        <w:rPr>
          <w:highlight w:val="white"/>
        </w:rPr>
        <w:t>the zero value assignment.</w:t>
      </w:r>
    </w:p>
    <w:p w14:paraId="78678562" w14:textId="611168AD" w:rsidR="00494193" w:rsidRPr="00903DBA" w:rsidRDefault="00494193" w:rsidP="00FF10D8">
      <w:pPr>
        <w:pStyle w:val="Code"/>
        <w:rPr>
          <w:highlight w:val="white"/>
        </w:rPr>
      </w:pPr>
      <w:r w:rsidRPr="00903DBA">
        <w:rPr>
          <w:highlight w:val="white"/>
        </w:rPr>
        <w:t xml:space="preserve">        MiddleCode </w:t>
      </w:r>
      <w:r w:rsidR="00176EBA" w:rsidRPr="00903DBA">
        <w:rPr>
          <w:highlight w:val="white"/>
        </w:rPr>
        <w:t>target</w:t>
      </w:r>
      <w:r w:rsidRPr="00903DBA">
        <w:rPr>
          <w:highlight w:val="white"/>
        </w:rPr>
        <w:t>Code = new MiddleCode(MiddleOperator.Empty);</w:t>
      </w:r>
    </w:p>
    <w:p w14:paraId="3674EEBF" w14:textId="7DE624C8" w:rsidR="00494193" w:rsidRPr="00903DBA" w:rsidRDefault="00494193" w:rsidP="00FF10D8">
      <w:pPr>
        <w:pStyle w:val="Code"/>
        <w:rPr>
          <w:highlight w:val="white"/>
        </w:rPr>
      </w:pPr>
      <w:r w:rsidRPr="00903DBA">
        <w:rPr>
          <w:highlight w:val="white"/>
        </w:rPr>
        <w:t xml:space="preserve">        longList.Add(new MiddleCode(MiddleOperator.</w:t>
      </w:r>
      <w:r w:rsidR="00C0170C">
        <w:rPr>
          <w:highlight w:val="white"/>
        </w:rPr>
        <w:t>Jump</w:t>
      </w:r>
      <w:r w:rsidRPr="00903DBA">
        <w:rPr>
          <w:highlight w:val="white"/>
        </w:rPr>
        <w:t xml:space="preserve">, </w:t>
      </w:r>
      <w:r w:rsidR="00176EBA" w:rsidRPr="00903DBA">
        <w:rPr>
          <w:highlight w:val="white"/>
        </w:rPr>
        <w:t>target</w:t>
      </w:r>
      <w:r w:rsidRPr="00903DBA">
        <w:rPr>
          <w:highlight w:val="white"/>
        </w:rPr>
        <w:t>Code));</w:t>
      </w:r>
    </w:p>
    <w:p w14:paraId="2541DC5B" w14:textId="4250765E" w:rsidR="004D0556" w:rsidRPr="00903DBA" w:rsidRDefault="00B17737" w:rsidP="004D0556">
      <w:pPr>
        <w:rPr>
          <w:highlight w:val="white"/>
        </w:rPr>
      </w:pPr>
      <w:r w:rsidRPr="00903DBA">
        <w:rPr>
          <w:highlight w:val="white"/>
        </w:rPr>
        <w:t xml:space="preserve">We backpatch the </w:t>
      </w:r>
      <w:r w:rsidR="00A76052">
        <w:rPr>
          <w:highlight w:val="white"/>
        </w:rPr>
        <w:t>false-set</w:t>
      </w:r>
      <w:r w:rsidRPr="00903DBA">
        <w:rPr>
          <w:highlight w:val="white"/>
        </w:rPr>
        <w:t xml:space="preserve"> to </w:t>
      </w:r>
      <w:r w:rsidR="004D0556" w:rsidRPr="00903DBA">
        <w:rPr>
          <w:highlight w:val="white"/>
        </w:rPr>
        <w:t xml:space="preserve">a statement that assign the value one to a temporary variable. </w:t>
      </w:r>
    </w:p>
    <w:p w14:paraId="48B854B5" w14:textId="77777777" w:rsidR="00494193" w:rsidRPr="00903DBA" w:rsidRDefault="00494193" w:rsidP="00FF10D8">
      <w:pPr>
        <w:pStyle w:val="Code"/>
        <w:rPr>
          <w:highlight w:val="white"/>
        </w:rPr>
      </w:pPr>
      <w:r w:rsidRPr="00903DBA">
        <w:rPr>
          <w:highlight w:val="white"/>
        </w:rPr>
        <w:t xml:space="preserve">        Symbol zeroSymbol = new Symbol(targetType, BigInteger.Zero);</w:t>
      </w:r>
    </w:p>
    <w:p w14:paraId="62968289" w14:textId="77777777" w:rsidR="00494193" w:rsidRPr="00903DBA" w:rsidRDefault="00494193" w:rsidP="00FF10D8">
      <w:pPr>
        <w:pStyle w:val="Code"/>
        <w:rPr>
          <w:highlight w:val="white"/>
        </w:rPr>
      </w:pPr>
      <w:r w:rsidRPr="00903DBA">
        <w:rPr>
          <w:highlight w:val="white"/>
        </w:rPr>
        <w:t xml:space="preserve">        MiddleCode falseCode =</w:t>
      </w:r>
    </w:p>
    <w:p w14:paraId="431AB95B" w14:textId="77777777" w:rsidR="00494193" w:rsidRPr="00903DBA" w:rsidRDefault="00494193" w:rsidP="00FF10D8">
      <w:pPr>
        <w:pStyle w:val="Code"/>
        <w:rPr>
          <w:highlight w:val="white"/>
        </w:rPr>
      </w:pPr>
      <w:r w:rsidRPr="00903DBA">
        <w:rPr>
          <w:highlight w:val="white"/>
        </w:rPr>
        <w:t xml:space="preserve">          new MiddleCode(MiddleOperator.Assign, targetSymbol, zeroSymbol);</w:t>
      </w:r>
    </w:p>
    <w:p w14:paraId="7345AE00" w14:textId="77777777" w:rsidR="00494193" w:rsidRPr="00903DBA" w:rsidRDefault="00494193" w:rsidP="00FF10D8">
      <w:pPr>
        <w:pStyle w:val="Code"/>
        <w:rPr>
          <w:highlight w:val="white"/>
        </w:rPr>
      </w:pPr>
      <w:r w:rsidRPr="00903DBA">
        <w:rPr>
          <w:highlight w:val="white"/>
        </w:rPr>
        <w:t xml:space="preserve">        MiddleCodeGenerator.Backpatch(sourceSymbol.FalseSet, falseCode);</w:t>
      </w:r>
    </w:p>
    <w:p w14:paraId="53311CF3" w14:textId="77777777" w:rsidR="00494193" w:rsidRPr="00903DBA" w:rsidRDefault="00494193" w:rsidP="00FF10D8">
      <w:pPr>
        <w:pStyle w:val="Code"/>
        <w:rPr>
          <w:highlight w:val="white"/>
        </w:rPr>
      </w:pPr>
      <w:r w:rsidRPr="00903DBA">
        <w:rPr>
          <w:highlight w:val="white"/>
        </w:rPr>
        <w:t xml:space="preserve">        longList.Add(falseCode);</w:t>
      </w:r>
    </w:p>
    <w:p w14:paraId="1E30864C" w14:textId="6B3B890B" w:rsidR="00494193" w:rsidRPr="00903DBA" w:rsidRDefault="000523A8" w:rsidP="000523A8">
      <w:pPr>
        <w:rPr>
          <w:highlight w:val="white"/>
        </w:rPr>
      </w:pPr>
      <w:r w:rsidRPr="00903DBA">
        <w:rPr>
          <w:highlight w:val="white"/>
        </w:rPr>
        <w:t xml:space="preserve">Finally, we </w:t>
      </w:r>
      <w:r w:rsidR="00A261E3" w:rsidRPr="00903DBA">
        <w:rPr>
          <w:highlight w:val="white"/>
        </w:rPr>
        <w:t xml:space="preserve">add the target of the jump </w:t>
      </w:r>
      <w:r w:rsidR="00176EBA" w:rsidRPr="00903DBA">
        <w:rPr>
          <w:highlight w:val="white"/>
        </w:rPr>
        <w:t>code.</w:t>
      </w:r>
    </w:p>
    <w:p w14:paraId="469CDA4A" w14:textId="3B406D80" w:rsidR="00494193" w:rsidRPr="00903DBA" w:rsidRDefault="00494193" w:rsidP="00FF10D8">
      <w:pPr>
        <w:pStyle w:val="Code"/>
        <w:rPr>
          <w:highlight w:val="white"/>
        </w:rPr>
      </w:pPr>
      <w:r w:rsidRPr="00903DBA">
        <w:rPr>
          <w:highlight w:val="white"/>
        </w:rPr>
        <w:t xml:space="preserve">        longList.Add(</w:t>
      </w:r>
      <w:r w:rsidR="00176EBA" w:rsidRPr="00903DBA">
        <w:rPr>
          <w:highlight w:val="white"/>
        </w:rPr>
        <w:t>target</w:t>
      </w:r>
      <w:r w:rsidRPr="00903DBA">
        <w:rPr>
          <w:highlight w:val="white"/>
        </w:rPr>
        <w:t>Code);</w:t>
      </w:r>
    </w:p>
    <w:p w14:paraId="0A6F2A12" w14:textId="06C305D5" w:rsidR="00494193" w:rsidRPr="00903DBA" w:rsidRDefault="00494193" w:rsidP="00FF10D8">
      <w:pPr>
        <w:pStyle w:val="Code"/>
        <w:rPr>
          <w:highlight w:val="white"/>
        </w:rPr>
      </w:pPr>
      <w:r w:rsidRPr="00903DBA">
        <w:rPr>
          <w:highlight w:val="white"/>
        </w:rPr>
        <w:t xml:space="preserve">      }</w:t>
      </w:r>
    </w:p>
    <w:p w14:paraId="02C36C7D" w14:textId="2E7856AE" w:rsidR="00C6542A" w:rsidRPr="00903DBA" w:rsidRDefault="00C6542A" w:rsidP="00C6542A">
      <w:pPr>
        <w:rPr>
          <w:highlight w:val="white"/>
        </w:rPr>
      </w:pPr>
      <w:r w:rsidRPr="00903DBA">
        <w:rPr>
          <w:highlight w:val="white"/>
        </w:rPr>
        <w:t xml:space="preserve">If the source type is logical and the target type is floating, we </w:t>
      </w:r>
      <w:r w:rsidR="00BA2B97" w:rsidRPr="00903DBA">
        <w:rPr>
          <w:highlight w:val="white"/>
        </w:rPr>
        <w:t>push the values one and zero on the floating-point stack instead of assigning a variable.</w:t>
      </w:r>
    </w:p>
    <w:p w14:paraId="65AD9834" w14:textId="77777777" w:rsidR="00494193" w:rsidRPr="00903DBA" w:rsidRDefault="00494193" w:rsidP="00FF10D8">
      <w:pPr>
        <w:pStyle w:val="Code"/>
        <w:rPr>
          <w:highlight w:val="white"/>
        </w:rPr>
      </w:pPr>
      <w:r w:rsidRPr="00903DBA">
        <w:rPr>
          <w:highlight w:val="white"/>
        </w:rPr>
        <w:t xml:space="preserve">      else if (sourceType.IsLogical() &amp;&amp; targetType.IsFloating()) {</w:t>
      </w:r>
    </w:p>
    <w:p w14:paraId="4FB4EE69" w14:textId="77777777" w:rsidR="00494193" w:rsidRPr="00903DBA" w:rsidRDefault="00494193" w:rsidP="00FF10D8">
      <w:pPr>
        <w:pStyle w:val="Code"/>
        <w:rPr>
          <w:highlight w:val="white"/>
        </w:rPr>
      </w:pPr>
      <w:r w:rsidRPr="00903DBA">
        <w:rPr>
          <w:highlight w:val="white"/>
        </w:rPr>
        <w:t xml:space="preserve">        targetSymbol = new Symbol(targetType);</w:t>
      </w:r>
    </w:p>
    <w:p w14:paraId="6B2B2515" w14:textId="601880A2" w:rsidR="00494193" w:rsidRPr="00903DBA" w:rsidRDefault="00BA2B97" w:rsidP="00BA2B97">
      <w:pPr>
        <w:rPr>
          <w:highlight w:val="white"/>
        </w:rPr>
      </w:pPr>
      <w:r w:rsidRPr="00903DBA">
        <w:rPr>
          <w:highlight w:val="white"/>
        </w:rPr>
        <w:t xml:space="preserve">We backpatch the </w:t>
      </w:r>
      <w:r w:rsidR="009C3C27">
        <w:rPr>
          <w:highlight w:val="white"/>
        </w:rPr>
        <w:t>true-set</w:t>
      </w:r>
      <w:r w:rsidRPr="00903DBA">
        <w:rPr>
          <w:highlight w:val="white"/>
        </w:rPr>
        <w:t xml:space="preserve"> of the source symbol to the code that pushes one at the stack.</w:t>
      </w:r>
    </w:p>
    <w:p w14:paraId="713A88E4" w14:textId="77777777" w:rsidR="00494193" w:rsidRPr="00903DBA" w:rsidRDefault="00494193" w:rsidP="00FF10D8">
      <w:pPr>
        <w:pStyle w:val="Code"/>
        <w:rPr>
          <w:highlight w:val="white"/>
        </w:rPr>
      </w:pPr>
      <w:r w:rsidRPr="00903DBA">
        <w:rPr>
          <w:highlight w:val="white"/>
        </w:rPr>
        <w:t xml:space="preserve">        MiddleCode trueCode = new MiddleCode(MiddleOperator.PushOne);</w:t>
      </w:r>
    </w:p>
    <w:p w14:paraId="6DA2932E" w14:textId="77777777" w:rsidR="00494193" w:rsidRPr="00903DBA" w:rsidRDefault="00494193" w:rsidP="00FF10D8">
      <w:pPr>
        <w:pStyle w:val="Code"/>
        <w:rPr>
          <w:highlight w:val="white"/>
        </w:rPr>
      </w:pPr>
      <w:r w:rsidRPr="00903DBA">
        <w:rPr>
          <w:highlight w:val="white"/>
        </w:rPr>
        <w:t xml:space="preserve">        MiddleCodeGenerator.Backpatch(sourceSymbol.TrueSet, trueCode);</w:t>
      </w:r>
    </w:p>
    <w:p w14:paraId="10F52B66" w14:textId="77777777" w:rsidR="00494193" w:rsidRPr="00903DBA" w:rsidRDefault="00494193" w:rsidP="00FF10D8">
      <w:pPr>
        <w:pStyle w:val="Code"/>
        <w:rPr>
          <w:highlight w:val="white"/>
        </w:rPr>
      </w:pPr>
      <w:r w:rsidRPr="00903DBA">
        <w:rPr>
          <w:highlight w:val="white"/>
        </w:rPr>
        <w:t xml:space="preserve">        longList.Add(trueCode);</w:t>
      </w:r>
    </w:p>
    <w:p w14:paraId="7FCC012E" w14:textId="73BACBDC" w:rsidR="00B17737" w:rsidRPr="00903DBA" w:rsidRDefault="00BA2B97" w:rsidP="00B17737">
      <w:pPr>
        <w:rPr>
          <w:highlight w:val="white"/>
        </w:rPr>
      </w:pPr>
      <w:r w:rsidRPr="00903DBA">
        <w:rPr>
          <w:highlight w:val="white"/>
        </w:rPr>
        <w:t xml:space="preserve">Similar to the integral case above, </w:t>
      </w:r>
      <w:r w:rsidR="00B17737" w:rsidRPr="00903DBA">
        <w:rPr>
          <w:highlight w:val="white"/>
        </w:rPr>
        <w:t xml:space="preserve">in the middle of backpatching of the </w:t>
      </w:r>
      <w:r w:rsidR="009C3C27">
        <w:rPr>
          <w:highlight w:val="white"/>
        </w:rPr>
        <w:t>true-set</w:t>
      </w:r>
      <w:r w:rsidR="00B17737" w:rsidRPr="00903DBA">
        <w:rPr>
          <w:highlight w:val="white"/>
        </w:rPr>
        <w:t xml:space="preserve"> and </w:t>
      </w:r>
      <w:r w:rsidR="00A76052">
        <w:rPr>
          <w:highlight w:val="white"/>
        </w:rPr>
        <w:t>false-set</w:t>
      </w:r>
      <w:r w:rsidR="00B17737" w:rsidRPr="00903DBA">
        <w:rPr>
          <w:highlight w:val="white"/>
        </w:rPr>
        <w:t>, we add code that jumps to the push</w:t>
      </w:r>
      <w:r w:rsidR="00B35976" w:rsidRPr="00903DBA">
        <w:rPr>
          <w:highlight w:val="white"/>
        </w:rPr>
        <w:t>-zero</w:t>
      </w:r>
      <w:r w:rsidR="00B17737" w:rsidRPr="00903DBA">
        <w:rPr>
          <w:highlight w:val="white"/>
        </w:rPr>
        <w:t xml:space="preserve"> assignment.</w:t>
      </w:r>
    </w:p>
    <w:p w14:paraId="01B244ED" w14:textId="743A340F" w:rsidR="00494193" w:rsidRPr="00903DBA" w:rsidRDefault="00494193" w:rsidP="00FF10D8">
      <w:pPr>
        <w:pStyle w:val="Code"/>
        <w:rPr>
          <w:highlight w:val="white"/>
        </w:rPr>
      </w:pPr>
      <w:r w:rsidRPr="00903DBA">
        <w:rPr>
          <w:highlight w:val="white"/>
        </w:rPr>
        <w:t xml:space="preserve">        MiddleCode </w:t>
      </w:r>
      <w:r w:rsidR="00B35976" w:rsidRPr="00903DBA">
        <w:rPr>
          <w:highlight w:val="white"/>
        </w:rPr>
        <w:t xml:space="preserve">targetCode </w:t>
      </w:r>
      <w:r w:rsidRPr="00903DBA">
        <w:rPr>
          <w:highlight w:val="white"/>
        </w:rPr>
        <w:t>= new MiddleCode(MiddleOperator.Empty);</w:t>
      </w:r>
    </w:p>
    <w:p w14:paraId="2F0AF910" w14:textId="79953D98" w:rsidR="00494193" w:rsidRPr="00903DBA" w:rsidRDefault="00494193" w:rsidP="00FF10D8">
      <w:pPr>
        <w:pStyle w:val="Code"/>
        <w:rPr>
          <w:highlight w:val="white"/>
        </w:rPr>
      </w:pPr>
      <w:r w:rsidRPr="00903DBA">
        <w:rPr>
          <w:highlight w:val="white"/>
        </w:rPr>
        <w:lastRenderedPageBreak/>
        <w:t xml:space="preserve">        longList.Add(new MiddleCode(MiddleOperator.</w:t>
      </w:r>
      <w:r w:rsidR="00C0170C">
        <w:rPr>
          <w:highlight w:val="white"/>
        </w:rPr>
        <w:t>Jump</w:t>
      </w:r>
      <w:r w:rsidRPr="00903DBA">
        <w:rPr>
          <w:highlight w:val="white"/>
        </w:rPr>
        <w:t xml:space="preserve">, </w:t>
      </w:r>
      <w:r w:rsidR="00BE5B29" w:rsidRPr="00903DBA">
        <w:rPr>
          <w:highlight w:val="white"/>
        </w:rPr>
        <w:t>target</w:t>
      </w:r>
      <w:r w:rsidRPr="00903DBA">
        <w:rPr>
          <w:highlight w:val="white"/>
        </w:rPr>
        <w:t>Code));</w:t>
      </w:r>
    </w:p>
    <w:p w14:paraId="10794529" w14:textId="41F4946C" w:rsidR="00B17737" w:rsidRPr="00903DBA" w:rsidRDefault="00B17737" w:rsidP="00B17737">
      <w:pPr>
        <w:rPr>
          <w:highlight w:val="white"/>
        </w:rPr>
      </w:pPr>
      <w:r w:rsidRPr="00903DBA">
        <w:rPr>
          <w:highlight w:val="white"/>
        </w:rPr>
        <w:t xml:space="preserve">We backpatch the </w:t>
      </w:r>
      <w:r w:rsidR="009C3C27">
        <w:rPr>
          <w:highlight w:val="white"/>
        </w:rPr>
        <w:t>true-set</w:t>
      </w:r>
      <w:r w:rsidRPr="00903DBA">
        <w:rPr>
          <w:highlight w:val="white"/>
        </w:rPr>
        <w:t xml:space="preserve"> of the source symbol to the code that pushes one at the stack.</w:t>
      </w:r>
    </w:p>
    <w:p w14:paraId="0082959E" w14:textId="77777777" w:rsidR="00494193" w:rsidRPr="00903DBA" w:rsidRDefault="00494193" w:rsidP="00FF10D8">
      <w:pPr>
        <w:pStyle w:val="Code"/>
        <w:rPr>
          <w:highlight w:val="white"/>
        </w:rPr>
      </w:pPr>
      <w:r w:rsidRPr="00903DBA">
        <w:rPr>
          <w:highlight w:val="white"/>
        </w:rPr>
        <w:t xml:space="preserve">        MiddleCode falseCode = new MiddleCode(MiddleOperator.PushZero);</w:t>
      </w:r>
    </w:p>
    <w:p w14:paraId="2CB28A45" w14:textId="77777777" w:rsidR="00494193" w:rsidRPr="00903DBA" w:rsidRDefault="00494193" w:rsidP="00FF10D8">
      <w:pPr>
        <w:pStyle w:val="Code"/>
        <w:rPr>
          <w:highlight w:val="white"/>
        </w:rPr>
      </w:pPr>
      <w:r w:rsidRPr="00903DBA">
        <w:rPr>
          <w:highlight w:val="white"/>
        </w:rPr>
        <w:t xml:space="preserve">        MiddleCodeGenerator.Backpatch(sourceSymbol.FalseSet, falseCode);</w:t>
      </w:r>
    </w:p>
    <w:p w14:paraId="586F3190" w14:textId="77777777" w:rsidR="00494193" w:rsidRPr="00903DBA" w:rsidRDefault="00494193" w:rsidP="00FF10D8">
      <w:pPr>
        <w:pStyle w:val="Code"/>
        <w:rPr>
          <w:highlight w:val="white"/>
        </w:rPr>
      </w:pPr>
      <w:r w:rsidRPr="00903DBA">
        <w:rPr>
          <w:highlight w:val="white"/>
        </w:rPr>
        <w:t xml:space="preserve">        longList.Add(falseCode);</w:t>
      </w:r>
    </w:p>
    <w:p w14:paraId="57F1EA21" w14:textId="77777777" w:rsidR="00BE5B29" w:rsidRPr="00903DBA" w:rsidRDefault="00BE5B29" w:rsidP="00BE5B29">
      <w:pPr>
        <w:rPr>
          <w:highlight w:val="white"/>
        </w:rPr>
      </w:pPr>
      <w:r w:rsidRPr="00903DBA">
        <w:rPr>
          <w:highlight w:val="white"/>
        </w:rPr>
        <w:t>Finally, we add the target of the jump code.</w:t>
      </w:r>
    </w:p>
    <w:p w14:paraId="76AFE3DA" w14:textId="77777777" w:rsidR="00BE5B29" w:rsidRPr="00903DBA" w:rsidRDefault="00BE5B29" w:rsidP="00BE5B29">
      <w:pPr>
        <w:pStyle w:val="Code"/>
        <w:rPr>
          <w:highlight w:val="white"/>
        </w:rPr>
      </w:pPr>
      <w:r w:rsidRPr="00903DBA">
        <w:rPr>
          <w:highlight w:val="white"/>
        </w:rPr>
        <w:t xml:space="preserve">        longList.Add(targetCode);</w:t>
      </w:r>
    </w:p>
    <w:p w14:paraId="21E99E0E" w14:textId="7455AE5F" w:rsidR="00494193" w:rsidRPr="00903DBA" w:rsidRDefault="00494193" w:rsidP="00FF10D8">
      <w:pPr>
        <w:pStyle w:val="Code"/>
        <w:rPr>
          <w:highlight w:val="white"/>
        </w:rPr>
      </w:pPr>
      <w:r w:rsidRPr="00903DBA">
        <w:rPr>
          <w:highlight w:val="white"/>
        </w:rPr>
        <w:t xml:space="preserve">      }</w:t>
      </w:r>
    </w:p>
    <w:p w14:paraId="160F6036" w14:textId="043A851F" w:rsidR="002314FA" w:rsidRPr="00903DBA" w:rsidRDefault="002314FA" w:rsidP="00584DB1">
      <w:pPr>
        <w:rPr>
          <w:highlight w:val="white"/>
        </w:rPr>
      </w:pPr>
      <w:r w:rsidRPr="00903DBA">
        <w:rPr>
          <w:highlight w:val="white"/>
        </w:rPr>
        <w:t>In case of an arithmetic (integral or floating), array, strin</w:t>
      </w:r>
      <w:r w:rsidR="00966A37" w:rsidRPr="00903DBA">
        <w:rPr>
          <w:highlight w:val="white"/>
        </w:rPr>
        <w:t>g</w:t>
      </w:r>
      <w:r w:rsidRPr="00903DBA">
        <w:rPr>
          <w:highlight w:val="white"/>
        </w:rPr>
        <w:t xml:space="preserve">, or function source type, and logical </w:t>
      </w:r>
      <w:r w:rsidR="00584DB1" w:rsidRPr="00903DBA">
        <w:rPr>
          <w:highlight w:val="white"/>
        </w:rPr>
        <w:t>target type</w:t>
      </w:r>
      <w:r w:rsidR="00CD2BBE" w:rsidRPr="00903DBA">
        <w:rPr>
          <w:highlight w:val="white"/>
        </w:rPr>
        <w:t xml:space="preserve">, we test whether the value </w:t>
      </w:r>
      <w:r w:rsidR="00CA345D" w:rsidRPr="00903DBA">
        <w:rPr>
          <w:highlight w:val="white"/>
        </w:rPr>
        <w:t xml:space="preserve">of the source expression is non-zero, and generate a </w:t>
      </w:r>
      <w:r w:rsidR="009C3C27">
        <w:rPr>
          <w:highlight w:val="white"/>
        </w:rPr>
        <w:t>true-set</w:t>
      </w:r>
      <w:r w:rsidR="00CA345D" w:rsidRPr="00903DBA">
        <w:rPr>
          <w:highlight w:val="white"/>
        </w:rPr>
        <w:t xml:space="preserve"> and a </w:t>
      </w:r>
      <w:r w:rsidR="00A76052">
        <w:rPr>
          <w:highlight w:val="white"/>
        </w:rPr>
        <w:t>false-set</w:t>
      </w:r>
      <w:r w:rsidR="00CA345D" w:rsidRPr="00903DBA">
        <w:rPr>
          <w:highlight w:val="white"/>
        </w:rPr>
        <w:t xml:space="preserve"> from the test.</w:t>
      </w:r>
    </w:p>
    <w:p w14:paraId="1A6142F9" w14:textId="77777777" w:rsidR="00494193" w:rsidRPr="00903DBA" w:rsidRDefault="00494193" w:rsidP="00FF10D8">
      <w:pPr>
        <w:pStyle w:val="Code"/>
        <w:rPr>
          <w:highlight w:val="white"/>
        </w:rPr>
      </w:pPr>
      <w:r w:rsidRPr="00903DBA">
        <w:rPr>
          <w:highlight w:val="white"/>
        </w:rPr>
        <w:t xml:space="preserve">      else if (sourceType.IsArithmeticPointerArrayStringOrFunction() &amp;&amp;</w:t>
      </w:r>
    </w:p>
    <w:p w14:paraId="205313AA" w14:textId="6328107E" w:rsidR="00494193" w:rsidRPr="00903DBA" w:rsidRDefault="00494193" w:rsidP="00FF10D8">
      <w:pPr>
        <w:pStyle w:val="Code"/>
        <w:rPr>
          <w:highlight w:val="white"/>
        </w:rPr>
      </w:pPr>
      <w:r w:rsidRPr="00903DBA">
        <w:rPr>
          <w:highlight w:val="white"/>
        </w:rPr>
        <w:t xml:space="preserve">               targetType.IsLogical()) {</w:t>
      </w:r>
    </w:p>
    <w:p w14:paraId="130DAA43" w14:textId="3866001E" w:rsidR="00CA345D" w:rsidRPr="00903DBA" w:rsidRDefault="00E03082" w:rsidP="00E03082">
      <w:pPr>
        <w:rPr>
          <w:highlight w:val="white"/>
        </w:rPr>
      </w:pPr>
      <w:r w:rsidRPr="00903DBA">
        <w:rPr>
          <w:highlight w:val="white"/>
        </w:rPr>
        <w:t>We begin by c</w:t>
      </w:r>
      <w:r w:rsidR="00CC0C3B" w:rsidRPr="00903DBA">
        <w:rPr>
          <w:highlight w:val="white"/>
        </w:rPr>
        <w:t xml:space="preserve">reating </w:t>
      </w:r>
      <w:r w:rsidRPr="00903DBA">
        <w:rPr>
          <w:highlight w:val="white"/>
        </w:rPr>
        <w:t xml:space="preserve">the zero value to compare the source value with. It is </w:t>
      </w:r>
      <w:r w:rsidRPr="00903DBA">
        <w:rPr>
          <w:rStyle w:val="KeyWord0"/>
          <w:highlight w:val="white"/>
        </w:rPr>
        <w:t>decimal</w:t>
      </w:r>
      <w:r w:rsidRPr="00903DBA">
        <w:rPr>
          <w:highlight w:val="white"/>
        </w:rPr>
        <w:t xml:space="preserve"> in case of floating type, and </w:t>
      </w:r>
      <w:r w:rsidRPr="00903DBA">
        <w:rPr>
          <w:rStyle w:val="KeyWord0"/>
          <w:highlight w:val="white"/>
        </w:rPr>
        <w:t>BigInteger</w:t>
      </w:r>
      <w:r w:rsidRPr="00903DBA">
        <w:rPr>
          <w:highlight w:val="white"/>
        </w:rPr>
        <w:t xml:space="preserve"> in case of integral, pointer, array, string, of function.</w:t>
      </w:r>
    </w:p>
    <w:p w14:paraId="2E2625FE" w14:textId="77777777" w:rsidR="00494193" w:rsidRPr="00903DBA" w:rsidRDefault="00494193" w:rsidP="00FF10D8">
      <w:pPr>
        <w:pStyle w:val="Code"/>
        <w:rPr>
          <w:highlight w:val="white"/>
        </w:rPr>
      </w:pPr>
      <w:r w:rsidRPr="00903DBA">
        <w:rPr>
          <w:highlight w:val="white"/>
        </w:rPr>
        <w:t xml:space="preserve">        object zeroValue = sourceType.IsLogical() ? ((object) decimal.Zero)</w:t>
      </w:r>
    </w:p>
    <w:p w14:paraId="088C54D2" w14:textId="77777777" w:rsidR="00494193" w:rsidRPr="00903DBA" w:rsidRDefault="00494193" w:rsidP="00FF10D8">
      <w:pPr>
        <w:pStyle w:val="Code"/>
        <w:rPr>
          <w:highlight w:val="white"/>
        </w:rPr>
      </w:pPr>
      <w:r w:rsidRPr="00903DBA">
        <w:rPr>
          <w:highlight w:val="white"/>
        </w:rPr>
        <w:t xml:space="preserve">                                                  : ((object)BigInteger.Zero);</w:t>
      </w:r>
    </w:p>
    <w:p w14:paraId="0A9EC413" w14:textId="77777777" w:rsidR="00494193" w:rsidRPr="00903DBA" w:rsidRDefault="00494193" w:rsidP="00FF10D8">
      <w:pPr>
        <w:pStyle w:val="Code"/>
        <w:rPr>
          <w:highlight w:val="white"/>
        </w:rPr>
      </w:pPr>
      <w:r w:rsidRPr="00903DBA">
        <w:rPr>
          <w:highlight w:val="white"/>
        </w:rPr>
        <w:t xml:space="preserve">        Symbol zeroSymbol = new Symbol(targetType, zeroValue);</w:t>
      </w:r>
    </w:p>
    <w:p w14:paraId="07D4C0D5" w14:textId="062F32EE" w:rsidR="00494193" w:rsidRPr="00903DBA" w:rsidRDefault="00F51FAF" w:rsidP="00D51EBD">
      <w:pPr>
        <w:rPr>
          <w:highlight w:val="white"/>
        </w:rPr>
      </w:pPr>
      <w:r w:rsidRPr="00903DBA">
        <w:rPr>
          <w:highlight w:val="white"/>
        </w:rPr>
        <w:t>We add code for comparin</w:t>
      </w:r>
      <w:r w:rsidR="0009350E" w:rsidRPr="00903DBA">
        <w:rPr>
          <w:highlight w:val="white"/>
        </w:rPr>
        <w:t>g</w:t>
      </w:r>
      <w:r w:rsidRPr="00903DBA">
        <w:rPr>
          <w:highlight w:val="white"/>
        </w:rPr>
        <w:t xml:space="preserve"> the source value with the zero value. If the source value is not zero we </w:t>
      </w:r>
      <w:r w:rsidR="0009350E" w:rsidRPr="00903DBA">
        <w:rPr>
          <w:highlight w:val="white"/>
        </w:rPr>
        <w:t>jump to yet unknown address</w:t>
      </w:r>
      <w:r w:rsidR="003302FD" w:rsidRPr="00903DBA">
        <w:rPr>
          <w:highlight w:val="white"/>
        </w:rPr>
        <w:t xml:space="preserve">. We </w:t>
      </w:r>
      <w:r w:rsidR="0009350E" w:rsidRPr="00903DBA">
        <w:rPr>
          <w:highlight w:val="white"/>
        </w:rPr>
        <w:t>add th</w:t>
      </w:r>
      <w:r w:rsidR="003302FD" w:rsidRPr="00903DBA">
        <w:rPr>
          <w:highlight w:val="white"/>
        </w:rPr>
        <w:t>at</w:t>
      </w:r>
      <w:r w:rsidR="0009350E" w:rsidRPr="00903DBA">
        <w:rPr>
          <w:highlight w:val="white"/>
        </w:rPr>
        <w:t xml:space="preserve"> first</w:t>
      </w:r>
      <w:r w:rsidR="00BA2DEE" w:rsidRPr="00903DBA">
        <w:rPr>
          <w:highlight w:val="white"/>
        </w:rPr>
        <w:t xml:space="preserve"> </w:t>
      </w:r>
      <w:r w:rsidR="0009350E" w:rsidRPr="00903DBA">
        <w:rPr>
          <w:highlight w:val="white"/>
        </w:rPr>
        <w:t>instruct</w:t>
      </w:r>
      <w:r w:rsidR="00BA2DEE" w:rsidRPr="00903DBA">
        <w:rPr>
          <w:highlight w:val="white"/>
        </w:rPr>
        <w:t xml:space="preserve">ion to the </w:t>
      </w:r>
      <w:r w:rsidR="009C3C27">
        <w:rPr>
          <w:highlight w:val="white"/>
        </w:rPr>
        <w:t>true-set</w:t>
      </w:r>
      <w:r w:rsidR="003302FD" w:rsidRPr="00903DBA">
        <w:rPr>
          <w:highlight w:val="white"/>
        </w:rPr>
        <w:t>.</w:t>
      </w:r>
    </w:p>
    <w:p w14:paraId="07F65A23" w14:textId="77777777" w:rsidR="00494193" w:rsidRPr="00903DBA" w:rsidRDefault="00494193" w:rsidP="00FF10D8">
      <w:pPr>
        <w:pStyle w:val="Code"/>
        <w:rPr>
          <w:highlight w:val="white"/>
        </w:rPr>
      </w:pPr>
      <w:r w:rsidRPr="00903DBA">
        <w:rPr>
          <w:highlight w:val="white"/>
        </w:rPr>
        <w:t xml:space="preserve">        MiddleCode testCode =</w:t>
      </w:r>
    </w:p>
    <w:p w14:paraId="10ECB162" w14:textId="77777777" w:rsidR="00494193" w:rsidRPr="00903DBA" w:rsidRDefault="00494193" w:rsidP="00FF10D8">
      <w:pPr>
        <w:pStyle w:val="Code"/>
        <w:rPr>
          <w:highlight w:val="white"/>
        </w:rPr>
      </w:pPr>
      <w:r w:rsidRPr="00903DBA">
        <w:rPr>
          <w:highlight w:val="white"/>
        </w:rPr>
        <w:t xml:space="preserve">          new MiddleCode(MiddleOperator.NotEqual, null,</w:t>
      </w:r>
    </w:p>
    <w:p w14:paraId="635DA6B6" w14:textId="77777777" w:rsidR="00494193" w:rsidRPr="00903DBA" w:rsidRDefault="00494193" w:rsidP="00FF10D8">
      <w:pPr>
        <w:pStyle w:val="Code"/>
        <w:rPr>
          <w:highlight w:val="white"/>
        </w:rPr>
      </w:pPr>
      <w:r w:rsidRPr="00903DBA">
        <w:rPr>
          <w:highlight w:val="white"/>
        </w:rPr>
        <w:t xml:space="preserve">                         sourceSymbol, zeroSymbol);</w:t>
      </w:r>
    </w:p>
    <w:p w14:paraId="1AD1711B" w14:textId="77777777" w:rsidR="00494193" w:rsidRPr="00903DBA" w:rsidRDefault="00494193" w:rsidP="00FF10D8">
      <w:pPr>
        <w:pStyle w:val="Code"/>
        <w:rPr>
          <w:highlight w:val="white"/>
        </w:rPr>
      </w:pPr>
      <w:r w:rsidRPr="00903DBA">
        <w:rPr>
          <w:highlight w:val="white"/>
        </w:rPr>
        <w:t xml:space="preserve">        ISet&lt;MiddleCode&gt; trueSet = new HashSet&lt;MiddleCode&gt;();</w:t>
      </w:r>
    </w:p>
    <w:p w14:paraId="6FECDC3E" w14:textId="77777777" w:rsidR="00494193" w:rsidRPr="00903DBA" w:rsidRDefault="00494193" w:rsidP="00FF10D8">
      <w:pPr>
        <w:pStyle w:val="Code"/>
        <w:rPr>
          <w:highlight w:val="white"/>
        </w:rPr>
      </w:pPr>
      <w:r w:rsidRPr="00903DBA">
        <w:rPr>
          <w:highlight w:val="white"/>
        </w:rPr>
        <w:t xml:space="preserve">        trueSet.Add(testCode);</w:t>
      </w:r>
    </w:p>
    <w:p w14:paraId="6CCA22A4" w14:textId="77777777" w:rsidR="00494193" w:rsidRPr="00903DBA" w:rsidRDefault="00494193" w:rsidP="00FF10D8">
      <w:pPr>
        <w:pStyle w:val="Code"/>
        <w:rPr>
          <w:highlight w:val="white"/>
        </w:rPr>
      </w:pPr>
      <w:r w:rsidRPr="00903DBA">
        <w:rPr>
          <w:highlight w:val="white"/>
        </w:rPr>
        <w:t xml:space="preserve">        longList.Add(testCode);</w:t>
      </w:r>
    </w:p>
    <w:p w14:paraId="6F857A1B" w14:textId="469AD2F5" w:rsidR="003302FD" w:rsidRPr="00903DBA" w:rsidRDefault="003302FD" w:rsidP="003302FD">
      <w:pPr>
        <w:rPr>
          <w:highlight w:val="white"/>
        </w:rPr>
      </w:pPr>
      <w:r w:rsidRPr="00903DBA">
        <w:rPr>
          <w:highlight w:val="white"/>
        </w:rPr>
        <w:t>If the source value is zero</w:t>
      </w:r>
      <w:r w:rsidR="00541C8E" w:rsidRPr="00903DBA">
        <w:rPr>
          <w:highlight w:val="white"/>
        </w:rPr>
        <w:t>,</w:t>
      </w:r>
      <w:r w:rsidRPr="00903DBA">
        <w:rPr>
          <w:highlight w:val="white"/>
        </w:rPr>
        <w:t xml:space="preserve"> we jump to another yet unknown address. We add that instruction to the </w:t>
      </w:r>
      <w:r w:rsidR="00A76052">
        <w:rPr>
          <w:highlight w:val="white"/>
        </w:rPr>
        <w:t>false-set</w:t>
      </w:r>
      <w:r w:rsidRPr="00903DBA">
        <w:rPr>
          <w:highlight w:val="white"/>
        </w:rPr>
        <w:t>.</w:t>
      </w:r>
    </w:p>
    <w:p w14:paraId="1012DC2A" w14:textId="6B77F7FD" w:rsidR="00494193" w:rsidRPr="00903DBA" w:rsidRDefault="00494193" w:rsidP="00FF10D8">
      <w:pPr>
        <w:pStyle w:val="Code"/>
        <w:rPr>
          <w:highlight w:val="white"/>
        </w:rPr>
      </w:pPr>
      <w:r w:rsidRPr="00903DBA">
        <w:rPr>
          <w:highlight w:val="white"/>
        </w:rPr>
        <w:t xml:space="preserve">        MiddleCode gotoCode = new MiddleCode(MiddleOperator.</w:t>
      </w:r>
      <w:r w:rsidR="00C0170C">
        <w:rPr>
          <w:highlight w:val="white"/>
        </w:rPr>
        <w:t>Jump</w:t>
      </w:r>
      <w:r w:rsidRPr="00903DBA">
        <w:rPr>
          <w:highlight w:val="white"/>
        </w:rPr>
        <w:t>);</w:t>
      </w:r>
    </w:p>
    <w:p w14:paraId="3E94F0A7" w14:textId="77777777" w:rsidR="00494193" w:rsidRPr="00903DBA" w:rsidRDefault="00494193" w:rsidP="00FF10D8">
      <w:pPr>
        <w:pStyle w:val="Code"/>
        <w:rPr>
          <w:highlight w:val="white"/>
        </w:rPr>
      </w:pPr>
      <w:r w:rsidRPr="00903DBA">
        <w:rPr>
          <w:highlight w:val="white"/>
        </w:rPr>
        <w:t xml:space="preserve">        ISet&lt;MiddleCode&gt; falseSet = new HashSet&lt;MiddleCode&gt;();</w:t>
      </w:r>
    </w:p>
    <w:p w14:paraId="72E115C0" w14:textId="77777777" w:rsidR="00494193" w:rsidRPr="00903DBA" w:rsidRDefault="00494193" w:rsidP="00FF10D8">
      <w:pPr>
        <w:pStyle w:val="Code"/>
        <w:rPr>
          <w:highlight w:val="white"/>
        </w:rPr>
      </w:pPr>
      <w:r w:rsidRPr="00903DBA">
        <w:rPr>
          <w:highlight w:val="white"/>
        </w:rPr>
        <w:t xml:space="preserve">        falseSet.Add(gotoCode);</w:t>
      </w:r>
    </w:p>
    <w:p w14:paraId="400C53D9" w14:textId="77777777" w:rsidR="00494193" w:rsidRPr="00903DBA" w:rsidRDefault="00494193" w:rsidP="00FF10D8">
      <w:pPr>
        <w:pStyle w:val="Code"/>
        <w:rPr>
          <w:highlight w:val="white"/>
        </w:rPr>
      </w:pPr>
      <w:r w:rsidRPr="00903DBA">
        <w:rPr>
          <w:highlight w:val="white"/>
        </w:rPr>
        <w:t xml:space="preserve">        longList.Add(gotoCode);</w:t>
      </w:r>
    </w:p>
    <w:p w14:paraId="33F9714B" w14:textId="447A675F" w:rsidR="00494193" w:rsidRPr="00903DBA" w:rsidRDefault="003302FD" w:rsidP="003302FD">
      <w:pPr>
        <w:rPr>
          <w:highlight w:val="white"/>
        </w:rPr>
      </w:pPr>
      <w:r w:rsidRPr="00903DBA">
        <w:rPr>
          <w:highlight w:val="white"/>
        </w:rPr>
        <w:t xml:space="preserve">Finally, the target symbol holds the </w:t>
      </w:r>
      <w:r w:rsidR="009C3C27">
        <w:rPr>
          <w:highlight w:val="white"/>
        </w:rPr>
        <w:t>true-set</w:t>
      </w:r>
      <w:r w:rsidRPr="00903DBA">
        <w:rPr>
          <w:highlight w:val="white"/>
        </w:rPr>
        <w:t xml:space="preserve"> and </w:t>
      </w:r>
      <w:r w:rsidR="00A76052">
        <w:rPr>
          <w:highlight w:val="white"/>
        </w:rPr>
        <w:t>false-set</w:t>
      </w:r>
      <w:r w:rsidRPr="00903DBA">
        <w:rPr>
          <w:highlight w:val="white"/>
        </w:rPr>
        <w:t>.</w:t>
      </w:r>
    </w:p>
    <w:p w14:paraId="037C0C56" w14:textId="77777777" w:rsidR="00494193" w:rsidRPr="00903DBA" w:rsidRDefault="00494193" w:rsidP="00FF10D8">
      <w:pPr>
        <w:pStyle w:val="Code"/>
        <w:rPr>
          <w:highlight w:val="white"/>
        </w:rPr>
      </w:pPr>
      <w:r w:rsidRPr="00903DBA">
        <w:rPr>
          <w:highlight w:val="white"/>
        </w:rPr>
        <w:t xml:space="preserve">        targetSymbol = new Symbol(trueSet, falseSet);</w:t>
      </w:r>
    </w:p>
    <w:p w14:paraId="48F1FAA9" w14:textId="77777777" w:rsidR="00494193" w:rsidRPr="00903DBA" w:rsidRDefault="00494193" w:rsidP="00FF10D8">
      <w:pPr>
        <w:pStyle w:val="Code"/>
        <w:rPr>
          <w:highlight w:val="white"/>
        </w:rPr>
      </w:pPr>
      <w:r w:rsidRPr="00903DBA">
        <w:rPr>
          <w:highlight w:val="white"/>
        </w:rPr>
        <w:t xml:space="preserve">      }</w:t>
      </w:r>
    </w:p>
    <w:p w14:paraId="5DD0887F" w14:textId="106A056F" w:rsidR="00DA10C7" w:rsidRPr="00903DBA" w:rsidRDefault="00DA10C7" w:rsidP="00DA10C7">
      <w:r w:rsidRPr="00903DBA">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4E5F3CE7" w14:textId="0114E4A1" w:rsidR="003203B3" w:rsidRPr="00903DBA" w:rsidRDefault="00400017" w:rsidP="00DA10C7">
      <w:r w:rsidRPr="00903DBA">
        <w:t xml:space="preserve">In case of cast between two floating values, we only create the target symbol. We do not need to do anything else, since </w:t>
      </w:r>
      <w:r w:rsidR="00945E77" w:rsidRPr="00903DBA">
        <w:t>the floating-point value is already stored at the floating-point stack.</w:t>
      </w:r>
    </w:p>
    <w:p w14:paraId="45E1EA34" w14:textId="312BBD27" w:rsidR="00AB5B3F" w:rsidRPr="00903DBA" w:rsidRDefault="00AB5B3F" w:rsidP="00AB5B3F">
      <w:pPr>
        <w:pStyle w:val="Code"/>
        <w:rPr>
          <w:highlight w:val="white"/>
        </w:rPr>
      </w:pPr>
      <w:r w:rsidRPr="00903DBA">
        <w:rPr>
          <w:highlight w:val="white"/>
        </w:rPr>
        <w:t xml:space="preserve">      else if (sourceType.IsFloating()</w:t>
      </w:r>
      <w:r w:rsidR="005B2B58" w:rsidRPr="00903DBA">
        <w:rPr>
          <w:highlight w:val="white"/>
        </w:rPr>
        <w:t xml:space="preserve"> &amp;&amp; </w:t>
      </w:r>
      <w:r w:rsidRPr="00903DBA">
        <w:rPr>
          <w:highlight w:val="white"/>
        </w:rPr>
        <w:t>targetType.IsFloating()) {</w:t>
      </w:r>
    </w:p>
    <w:p w14:paraId="06E2B98A" w14:textId="1E106553" w:rsidR="00AB5B3F" w:rsidRPr="00903DBA" w:rsidRDefault="00AB5B3F" w:rsidP="00AB5B3F">
      <w:pPr>
        <w:pStyle w:val="Code"/>
        <w:rPr>
          <w:highlight w:val="white"/>
        </w:rPr>
      </w:pPr>
      <w:r w:rsidRPr="00903DBA">
        <w:rPr>
          <w:highlight w:val="white"/>
        </w:rPr>
        <w:t xml:space="preserve">        targetSymbol = new Symbol(targetType);</w:t>
      </w:r>
    </w:p>
    <w:p w14:paraId="42F4A525" w14:textId="43DF7D00" w:rsidR="00AB5B3F" w:rsidRPr="00903DBA" w:rsidRDefault="00AB5B3F" w:rsidP="00AB5B3F">
      <w:pPr>
        <w:pStyle w:val="Code"/>
        <w:rPr>
          <w:highlight w:val="white"/>
        </w:rPr>
      </w:pPr>
      <w:r w:rsidRPr="00903DBA">
        <w:rPr>
          <w:highlight w:val="white"/>
        </w:rPr>
        <w:t xml:space="preserve">      }</w:t>
      </w:r>
    </w:p>
    <w:p w14:paraId="4482BC9C" w14:textId="77777777" w:rsidR="002F3126" w:rsidRPr="00903DBA" w:rsidRDefault="002F3126" w:rsidP="002F3126">
      <w:r w:rsidRPr="00903DBA">
        <w:lastRenderedPageBreak/>
        <w:t>The same goes for the other way around, when converting a floating value to a small (one byte) integral value, we first need to convert the floating value to an integral value of two bytes, which we in turn convert to an integral value of one byte.</w:t>
      </w:r>
    </w:p>
    <w:p w14:paraId="292C56C0" w14:textId="48F52079" w:rsidR="005B2B58" w:rsidRPr="00903DBA" w:rsidRDefault="005B2B58" w:rsidP="005B2B58">
      <w:pPr>
        <w:pStyle w:val="Code"/>
        <w:rPr>
          <w:highlight w:val="white"/>
        </w:rPr>
      </w:pPr>
      <w:r w:rsidRPr="00903DBA">
        <w:rPr>
          <w:highlight w:val="white"/>
        </w:rPr>
        <w:t xml:space="preserve">      else if (sourceType.IsFloating() &amp;&amp;</w:t>
      </w:r>
    </w:p>
    <w:p w14:paraId="3E705741" w14:textId="17B4D60D" w:rsidR="00AB5B3F" w:rsidRPr="00903DBA" w:rsidRDefault="005B2B58" w:rsidP="00AB5B3F">
      <w:pPr>
        <w:pStyle w:val="Code"/>
        <w:rPr>
          <w:highlight w:val="white"/>
        </w:rPr>
      </w:pPr>
      <w:r w:rsidRPr="00903DBA">
        <w:rPr>
          <w:highlight w:val="white"/>
        </w:rPr>
        <w:t xml:space="preserve">               </w:t>
      </w:r>
      <w:r w:rsidR="00AB5B3F" w:rsidRPr="00903DBA">
        <w:rPr>
          <w:highlight w:val="white"/>
        </w:rPr>
        <w:t>targetType.</w:t>
      </w:r>
      <w:r w:rsidR="002C4F32" w:rsidRPr="00903DBA">
        <w:rPr>
          <w:highlight w:val="white"/>
        </w:rPr>
        <w:t>IsIntegralPointerOrArray</w:t>
      </w:r>
      <w:r w:rsidR="00AB5B3F" w:rsidRPr="00903DBA">
        <w:rPr>
          <w:highlight w:val="white"/>
        </w:rPr>
        <w:t>()) {</w:t>
      </w:r>
    </w:p>
    <w:p w14:paraId="76D03825" w14:textId="3907B057" w:rsidR="00AB5B3F" w:rsidRPr="00903DBA" w:rsidRDefault="00AB5B3F" w:rsidP="00AB5B3F">
      <w:pPr>
        <w:pStyle w:val="Code"/>
        <w:rPr>
          <w:highlight w:val="white"/>
        </w:rPr>
      </w:pPr>
      <w:r w:rsidRPr="00903DBA">
        <w:rPr>
          <w:highlight w:val="white"/>
        </w:rPr>
        <w:t xml:space="preserve">        targetSymbol = new Symbol(targetType);</w:t>
      </w:r>
    </w:p>
    <w:p w14:paraId="723BFD21" w14:textId="786E7DB4" w:rsidR="00AB2BDC" w:rsidRPr="00903DBA" w:rsidRDefault="00A43F49" w:rsidP="00AB2BDC">
      <w:r w:rsidRPr="00903DBA">
        <w:t xml:space="preserve">Due to technical limitations, there is no assembly instruction for popping a one-byte integral value from the floating-point stack. </w:t>
      </w:r>
      <w:r w:rsidR="003C5548" w:rsidRPr="00903DBA">
        <w:t>Therefore, w</w:t>
      </w:r>
      <w:r w:rsidR="00AB2BDC" w:rsidRPr="00903DBA">
        <w:t>hen casting a floating value to a one-byte integral value, we first need to</w:t>
      </w:r>
      <w:r w:rsidR="00AB2CD7" w:rsidRPr="00903DBA">
        <w:t xml:space="preserve"> add a floating-to-integral instruction </w:t>
      </w:r>
      <w:r w:rsidR="00AB2BDC" w:rsidRPr="00903DBA">
        <w:t>to a</w:t>
      </w:r>
      <w:r w:rsidR="00AB2CD7" w:rsidRPr="00903DBA">
        <w:t xml:space="preserve"> temporary </w:t>
      </w:r>
      <w:r w:rsidR="00DF429C" w:rsidRPr="00903DBA">
        <w:t xml:space="preserve">integer </w:t>
      </w:r>
      <w:r w:rsidR="00AB2BDC" w:rsidRPr="00903DBA">
        <w:t xml:space="preserve">value, </w:t>
      </w:r>
      <w:r w:rsidR="00737A29" w:rsidRPr="00903DBA">
        <w:t>which</w:t>
      </w:r>
      <w:r w:rsidR="00D52CE7" w:rsidRPr="00903DBA">
        <w:t xml:space="preserve"> we in</w:t>
      </w:r>
      <w:r w:rsidR="00AB2BDC" w:rsidRPr="00903DBA">
        <w:t xml:space="preserve"> turn </w:t>
      </w:r>
      <w:r w:rsidR="00D52CE7" w:rsidRPr="00903DBA">
        <w:t>cast</w:t>
      </w:r>
      <w:r w:rsidR="00AB2BDC" w:rsidRPr="00903DBA">
        <w:t xml:space="preserve"> to </w:t>
      </w:r>
      <w:r w:rsidR="00737A29" w:rsidRPr="00903DBA">
        <w:t>the</w:t>
      </w:r>
      <w:r w:rsidR="00D52CE7" w:rsidRPr="00903DBA">
        <w:t xml:space="preserve"> one-byte </w:t>
      </w:r>
      <w:r w:rsidR="00AB2BDC" w:rsidRPr="00903DBA">
        <w:t>integral value</w:t>
      </w:r>
      <w:r w:rsidR="00D52CE7" w:rsidRPr="00903DBA">
        <w:t>.</w:t>
      </w:r>
    </w:p>
    <w:p w14:paraId="79FF3DCA" w14:textId="0BDDB45F" w:rsidR="00AB5B3F" w:rsidRPr="00903DBA" w:rsidRDefault="00AB5B3F" w:rsidP="00AB5B3F">
      <w:pPr>
        <w:pStyle w:val="Code"/>
        <w:rPr>
          <w:highlight w:val="white"/>
        </w:rPr>
      </w:pPr>
      <w:r w:rsidRPr="00903DBA">
        <w:rPr>
          <w:highlight w:val="white"/>
        </w:rPr>
        <w:t xml:space="preserve">        if (targetType.Size() == 1) {</w:t>
      </w:r>
    </w:p>
    <w:p w14:paraId="4FF26704" w14:textId="3D35708D" w:rsidR="00AB5B3F" w:rsidRPr="00903DBA" w:rsidRDefault="00AB5B3F" w:rsidP="00AB5B3F">
      <w:pPr>
        <w:pStyle w:val="Code"/>
        <w:rPr>
          <w:highlight w:val="white"/>
        </w:rPr>
      </w:pPr>
      <w:r w:rsidRPr="00903DBA">
        <w:rPr>
          <w:highlight w:val="white"/>
        </w:rPr>
        <w:t xml:space="preserve">          Type tempType = sourceType.IsSigned() ? Type.SignedIntegerType</w:t>
      </w:r>
    </w:p>
    <w:p w14:paraId="2166EF61" w14:textId="11F2B1A5" w:rsidR="00AB5B3F" w:rsidRPr="00903DBA" w:rsidRDefault="00AB5B3F" w:rsidP="00AB5B3F">
      <w:pPr>
        <w:pStyle w:val="Code"/>
        <w:rPr>
          <w:highlight w:val="white"/>
        </w:rPr>
      </w:pPr>
      <w:r w:rsidRPr="00903DBA">
        <w:rPr>
          <w:highlight w:val="white"/>
        </w:rPr>
        <w:t xml:space="preserve">                                                : Type.UnsignedIntegerType;</w:t>
      </w:r>
    </w:p>
    <w:p w14:paraId="04FA1770" w14:textId="05DFB917" w:rsidR="00AB5B3F" w:rsidRPr="00903DBA" w:rsidRDefault="00AB5B3F" w:rsidP="00AB5B3F">
      <w:pPr>
        <w:pStyle w:val="Code"/>
        <w:rPr>
          <w:highlight w:val="white"/>
        </w:rPr>
      </w:pPr>
      <w:r w:rsidRPr="00903DBA">
        <w:rPr>
          <w:highlight w:val="white"/>
        </w:rPr>
        <w:t xml:space="preserve">          Symbol tempSymbol = new Symbol(tempType);</w:t>
      </w:r>
    </w:p>
    <w:p w14:paraId="0961C3D6" w14:textId="56663077" w:rsidR="00AB5B3F" w:rsidRPr="00903DBA" w:rsidRDefault="00AB5B3F" w:rsidP="00AB5B3F">
      <w:pPr>
        <w:pStyle w:val="Code"/>
        <w:rPr>
          <w:highlight w:val="white"/>
        </w:rPr>
      </w:pPr>
      <w:r w:rsidRPr="00903DBA">
        <w:rPr>
          <w:highlight w:val="white"/>
        </w:rPr>
        <w:t xml:space="preserve">          MiddleCode tempCode =</w:t>
      </w:r>
    </w:p>
    <w:p w14:paraId="06A2994D" w14:textId="1A734BDF" w:rsidR="00AB5B3F" w:rsidRPr="00903DBA" w:rsidRDefault="00AB5B3F" w:rsidP="00AB5B3F">
      <w:pPr>
        <w:pStyle w:val="Code"/>
        <w:rPr>
          <w:highlight w:val="white"/>
        </w:rPr>
      </w:pPr>
      <w:r w:rsidRPr="00903DBA">
        <w:rPr>
          <w:highlight w:val="white"/>
        </w:rPr>
        <w:t xml:space="preserve">            new MiddleCode(MiddleOperator.FloatingToIntegral, tempSymbol,</w:t>
      </w:r>
    </w:p>
    <w:p w14:paraId="26DFC710" w14:textId="78910EB9" w:rsidR="00AB5B3F" w:rsidRPr="00903DBA" w:rsidRDefault="00AB5B3F" w:rsidP="00AB5B3F">
      <w:pPr>
        <w:pStyle w:val="Code"/>
        <w:rPr>
          <w:highlight w:val="white"/>
        </w:rPr>
      </w:pPr>
      <w:r w:rsidRPr="00903DBA">
        <w:rPr>
          <w:highlight w:val="white"/>
        </w:rPr>
        <w:t xml:space="preserve">                           sourceSymbol);</w:t>
      </w:r>
    </w:p>
    <w:p w14:paraId="71E46B1B" w14:textId="4EFFB9BF" w:rsidR="00AB5B3F" w:rsidRPr="00903DBA" w:rsidRDefault="00AB5B3F" w:rsidP="00AB5B3F">
      <w:pPr>
        <w:pStyle w:val="Code"/>
        <w:rPr>
          <w:highlight w:val="white"/>
        </w:rPr>
      </w:pPr>
      <w:r w:rsidRPr="00903DBA">
        <w:rPr>
          <w:highlight w:val="white"/>
        </w:rPr>
        <w:t xml:space="preserve">          longList.Add(tempCode);</w:t>
      </w:r>
    </w:p>
    <w:p w14:paraId="62EDD0C9" w14:textId="0C967F7A" w:rsidR="00AB5B3F" w:rsidRPr="00903DBA" w:rsidRDefault="00AB5B3F" w:rsidP="00AB5B3F">
      <w:pPr>
        <w:pStyle w:val="Code"/>
        <w:rPr>
          <w:highlight w:val="white"/>
        </w:rPr>
      </w:pPr>
      <w:r w:rsidRPr="00903DBA">
        <w:rPr>
          <w:highlight w:val="white"/>
        </w:rPr>
        <w:t xml:space="preserve">          MiddleCode resultCode =</w:t>
      </w:r>
    </w:p>
    <w:p w14:paraId="586F9119" w14:textId="3BF654B7" w:rsidR="00AB5B3F" w:rsidRPr="00903DBA" w:rsidRDefault="00AB5B3F" w:rsidP="00AB5B3F">
      <w:pPr>
        <w:pStyle w:val="Code"/>
        <w:rPr>
          <w:highlight w:val="white"/>
        </w:rPr>
      </w:pPr>
      <w:r w:rsidRPr="00903DBA">
        <w:rPr>
          <w:highlight w:val="white"/>
        </w:rPr>
        <w:t xml:space="preserve">            new MiddleCode(MiddleOperator.IntegralToIntegral, targetSymbol,</w:t>
      </w:r>
    </w:p>
    <w:p w14:paraId="4B1E635E" w14:textId="0D07FABE" w:rsidR="00AB5B3F" w:rsidRPr="00903DBA" w:rsidRDefault="00AB5B3F" w:rsidP="00AB5B3F">
      <w:pPr>
        <w:pStyle w:val="Code"/>
        <w:rPr>
          <w:highlight w:val="white"/>
        </w:rPr>
      </w:pPr>
      <w:r w:rsidRPr="00903DBA">
        <w:rPr>
          <w:highlight w:val="white"/>
        </w:rPr>
        <w:t xml:space="preserve">                           tempSymbol);</w:t>
      </w:r>
    </w:p>
    <w:p w14:paraId="67D6ED94" w14:textId="71A4F876" w:rsidR="00AB5B3F" w:rsidRPr="00903DBA" w:rsidRDefault="00AB5B3F" w:rsidP="00AB5B3F">
      <w:pPr>
        <w:pStyle w:val="Code"/>
        <w:rPr>
          <w:highlight w:val="white"/>
        </w:rPr>
      </w:pPr>
      <w:r w:rsidRPr="00903DBA">
        <w:rPr>
          <w:highlight w:val="white"/>
        </w:rPr>
        <w:t xml:space="preserve">          longList.Add(resultCode);</w:t>
      </w:r>
    </w:p>
    <w:p w14:paraId="3B653E34" w14:textId="37E4D060" w:rsidR="00AB5B3F" w:rsidRPr="00903DBA" w:rsidRDefault="00AB5B3F" w:rsidP="00AB5B3F">
      <w:pPr>
        <w:pStyle w:val="Code"/>
        <w:rPr>
          <w:highlight w:val="white"/>
        </w:rPr>
      </w:pPr>
      <w:r w:rsidRPr="00903DBA">
        <w:rPr>
          <w:highlight w:val="white"/>
        </w:rPr>
        <w:t xml:space="preserve">        }</w:t>
      </w:r>
    </w:p>
    <w:p w14:paraId="601AB9AE" w14:textId="5DEC1D68" w:rsidR="0069392A" w:rsidRPr="00903DBA" w:rsidRDefault="0069392A" w:rsidP="0069392A">
      <w:pPr>
        <w:rPr>
          <w:highlight w:val="white"/>
        </w:rPr>
      </w:pPr>
      <w:r w:rsidRPr="00903DBA">
        <w:rPr>
          <w:highlight w:val="white"/>
        </w:rPr>
        <w:t>If the target type size is more than one byte, we simply add a floating-to-integral instruction.</w:t>
      </w:r>
    </w:p>
    <w:p w14:paraId="361018E6" w14:textId="57A70812" w:rsidR="00AB5B3F" w:rsidRPr="00903DBA" w:rsidRDefault="00AB5B3F" w:rsidP="00AB5B3F">
      <w:pPr>
        <w:pStyle w:val="Code"/>
        <w:rPr>
          <w:highlight w:val="white"/>
        </w:rPr>
      </w:pPr>
      <w:r w:rsidRPr="00903DBA">
        <w:rPr>
          <w:highlight w:val="white"/>
        </w:rPr>
        <w:t xml:space="preserve">        else {</w:t>
      </w:r>
    </w:p>
    <w:p w14:paraId="2297F863" w14:textId="0ABE8E6D" w:rsidR="00AB5B3F" w:rsidRPr="00903DBA" w:rsidRDefault="00AB5B3F" w:rsidP="00AB5B3F">
      <w:pPr>
        <w:pStyle w:val="Code"/>
        <w:rPr>
          <w:highlight w:val="white"/>
        </w:rPr>
      </w:pPr>
      <w:r w:rsidRPr="00903DBA">
        <w:rPr>
          <w:highlight w:val="white"/>
        </w:rPr>
        <w:t xml:space="preserve">          MiddleCode resultCode =</w:t>
      </w:r>
    </w:p>
    <w:p w14:paraId="3B20B6B9" w14:textId="1D4CB1B4" w:rsidR="00AB5B3F" w:rsidRPr="00903DBA" w:rsidRDefault="00AB5B3F" w:rsidP="00AB5B3F">
      <w:pPr>
        <w:pStyle w:val="Code"/>
        <w:rPr>
          <w:highlight w:val="white"/>
        </w:rPr>
      </w:pPr>
      <w:r w:rsidRPr="00903DBA">
        <w:rPr>
          <w:highlight w:val="white"/>
        </w:rPr>
        <w:t xml:space="preserve">            new MiddleCode(MiddleOperator.FloatingToIntegral, targetSymbol,</w:t>
      </w:r>
    </w:p>
    <w:p w14:paraId="710E98FE" w14:textId="471B4F3C" w:rsidR="00AB5B3F" w:rsidRPr="00903DBA" w:rsidRDefault="00AB5B3F" w:rsidP="00AB5B3F">
      <w:pPr>
        <w:pStyle w:val="Code"/>
        <w:rPr>
          <w:highlight w:val="white"/>
        </w:rPr>
      </w:pPr>
      <w:r w:rsidRPr="00903DBA">
        <w:rPr>
          <w:highlight w:val="white"/>
        </w:rPr>
        <w:t xml:space="preserve">                           sourceSymbol);</w:t>
      </w:r>
    </w:p>
    <w:p w14:paraId="5810348B" w14:textId="68AF7E07" w:rsidR="00AB5B3F" w:rsidRPr="00903DBA" w:rsidRDefault="00AB5B3F" w:rsidP="00AB5B3F">
      <w:pPr>
        <w:pStyle w:val="Code"/>
        <w:rPr>
          <w:highlight w:val="white"/>
        </w:rPr>
      </w:pPr>
      <w:r w:rsidRPr="00903DBA">
        <w:rPr>
          <w:highlight w:val="white"/>
        </w:rPr>
        <w:t xml:space="preserve">          longList.Add(resultCode);</w:t>
      </w:r>
    </w:p>
    <w:p w14:paraId="00BCA479" w14:textId="3D794E72" w:rsidR="00AB5B3F" w:rsidRPr="00903DBA" w:rsidRDefault="00AB5B3F" w:rsidP="00AB5B3F">
      <w:pPr>
        <w:pStyle w:val="Code"/>
        <w:rPr>
          <w:highlight w:val="white"/>
        </w:rPr>
      </w:pPr>
      <w:r w:rsidRPr="00903DBA">
        <w:rPr>
          <w:highlight w:val="white"/>
        </w:rPr>
        <w:t xml:space="preserve">        }</w:t>
      </w:r>
    </w:p>
    <w:p w14:paraId="5FFE5F9E" w14:textId="658E5401" w:rsidR="00AB5B3F" w:rsidRPr="00903DBA" w:rsidRDefault="00AB5B3F" w:rsidP="00AB5B3F">
      <w:pPr>
        <w:pStyle w:val="Code"/>
        <w:rPr>
          <w:highlight w:val="white"/>
        </w:rPr>
      </w:pPr>
      <w:r w:rsidRPr="00903DBA">
        <w:rPr>
          <w:highlight w:val="white"/>
        </w:rPr>
        <w:t xml:space="preserve">      }</w:t>
      </w:r>
    </w:p>
    <w:p w14:paraId="20399D61" w14:textId="18412636" w:rsidR="009A5BFC" w:rsidRPr="00903DBA" w:rsidRDefault="009A4714" w:rsidP="009A4714">
      <w:pPr>
        <w:rPr>
          <w:highlight w:val="white"/>
        </w:rPr>
      </w:pPr>
      <w:r w:rsidRPr="00903DBA">
        <w:rPr>
          <w:highlight w:val="white"/>
        </w:rPr>
        <w:t xml:space="preserve">If the source type is integral, pointer, array, string, or function, and the target type is floating, we have the opposite situation if the </w:t>
      </w:r>
      <w:r w:rsidR="00282F22" w:rsidRPr="00903DBA">
        <w:rPr>
          <w:highlight w:val="white"/>
        </w:rPr>
        <w:t>source type size is one.</w:t>
      </w:r>
      <w:r w:rsidR="00657FBF" w:rsidRPr="00903DBA">
        <w:rPr>
          <w:highlight w:val="white"/>
        </w:rPr>
        <w:t xml:space="preserve"> We </w:t>
      </w:r>
      <w:r w:rsidR="00AB2CD7" w:rsidRPr="00903DBA">
        <w:rPr>
          <w:highlight w:val="white"/>
        </w:rPr>
        <w:t>cast the one-byte value to a temporary integer value, which we in turn cast to a floating value.</w:t>
      </w:r>
    </w:p>
    <w:p w14:paraId="34EE31BD" w14:textId="4C968FA3" w:rsidR="00AD07EE" w:rsidRPr="00903DBA" w:rsidRDefault="00AB5B3F" w:rsidP="00AB5B3F">
      <w:pPr>
        <w:pStyle w:val="Code"/>
        <w:rPr>
          <w:highlight w:val="white"/>
        </w:rPr>
      </w:pPr>
      <w:r w:rsidRPr="00903DBA">
        <w:rPr>
          <w:highlight w:val="white"/>
        </w:rPr>
        <w:t xml:space="preserve">      else if (sourceType.</w:t>
      </w:r>
      <w:r w:rsidR="00EA22A5" w:rsidRPr="00903DBA">
        <w:rPr>
          <w:highlight w:val="white"/>
        </w:rPr>
        <w:t xml:space="preserve">IsIntegralPointerArrayStringOrFunction </w:t>
      </w:r>
      <w:r w:rsidRPr="00903DBA">
        <w:rPr>
          <w:highlight w:val="white"/>
        </w:rPr>
        <w:t>()</w:t>
      </w:r>
      <w:r w:rsidR="00AD07EE" w:rsidRPr="00903DBA">
        <w:rPr>
          <w:highlight w:val="white"/>
        </w:rPr>
        <w:t xml:space="preserve"> &amp;&amp;</w:t>
      </w:r>
    </w:p>
    <w:p w14:paraId="64ABC46B" w14:textId="23C8EBC4" w:rsidR="00AB5B3F" w:rsidRPr="00903DBA" w:rsidRDefault="00AD07EE" w:rsidP="00AB5B3F">
      <w:pPr>
        <w:pStyle w:val="Code"/>
        <w:rPr>
          <w:highlight w:val="white"/>
        </w:rPr>
      </w:pPr>
      <w:r w:rsidRPr="00903DBA">
        <w:rPr>
          <w:highlight w:val="white"/>
        </w:rPr>
        <w:t xml:space="preserve">               </w:t>
      </w:r>
      <w:r w:rsidR="00AB5B3F" w:rsidRPr="00903DBA">
        <w:rPr>
          <w:highlight w:val="white"/>
        </w:rPr>
        <w:t>targetType.IsFloating()) {</w:t>
      </w:r>
    </w:p>
    <w:p w14:paraId="2C9B1F67" w14:textId="0A154842" w:rsidR="00AB5B3F" w:rsidRPr="00903DBA" w:rsidRDefault="00AB5B3F" w:rsidP="00AB5B3F">
      <w:pPr>
        <w:pStyle w:val="Code"/>
        <w:rPr>
          <w:highlight w:val="white"/>
        </w:rPr>
      </w:pPr>
      <w:r w:rsidRPr="00903DBA">
        <w:rPr>
          <w:highlight w:val="white"/>
        </w:rPr>
        <w:t xml:space="preserve">        targetSymbol = new Symbol(targetType);</w:t>
      </w:r>
    </w:p>
    <w:p w14:paraId="561086C9" w14:textId="77777777" w:rsidR="00AB5B3F" w:rsidRPr="00903DBA" w:rsidRDefault="00AB5B3F" w:rsidP="00AB5B3F">
      <w:pPr>
        <w:pStyle w:val="Code"/>
        <w:rPr>
          <w:highlight w:val="white"/>
        </w:rPr>
      </w:pPr>
    </w:p>
    <w:p w14:paraId="530FBB17" w14:textId="23771E9E" w:rsidR="00AB5B3F" w:rsidRPr="00903DBA" w:rsidRDefault="00AB5B3F" w:rsidP="00AB5B3F">
      <w:pPr>
        <w:pStyle w:val="Code"/>
        <w:rPr>
          <w:highlight w:val="white"/>
        </w:rPr>
      </w:pPr>
      <w:r w:rsidRPr="00903DBA">
        <w:rPr>
          <w:highlight w:val="white"/>
        </w:rPr>
        <w:t xml:space="preserve">        if (sourceType.Size() == 1) {</w:t>
      </w:r>
    </w:p>
    <w:p w14:paraId="1D8934AE" w14:textId="071B5854" w:rsidR="00AB5B3F" w:rsidRPr="00903DBA" w:rsidRDefault="00AB5B3F" w:rsidP="00AB5B3F">
      <w:pPr>
        <w:pStyle w:val="Code"/>
        <w:rPr>
          <w:highlight w:val="white"/>
        </w:rPr>
      </w:pPr>
      <w:r w:rsidRPr="00903DBA">
        <w:rPr>
          <w:highlight w:val="white"/>
        </w:rPr>
        <w:t xml:space="preserve">          Type tempType = sourceType.IsSigned() ? Type.SignedIntegerType</w:t>
      </w:r>
    </w:p>
    <w:p w14:paraId="33B6AA17" w14:textId="3230F969" w:rsidR="00AB5B3F" w:rsidRPr="00903DBA" w:rsidRDefault="00AB5B3F" w:rsidP="00AB5B3F">
      <w:pPr>
        <w:pStyle w:val="Code"/>
        <w:rPr>
          <w:highlight w:val="white"/>
        </w:rPr>
      </w:pPr>
      <w:r w:rsidRPr="00903DBA">
        <w:rPr>
          <w:highlight w:val="white"/>
        </w:rPr>
        <w:t xml:space="preserve">                                                : Type.UnsignedIntegerType;</w:t>
      </w:r>
    </w:p>
    <w:p w14:paraId="01A7F4A6" w14:textId="01FE2451" w:rsidR="00AB5B3F" w:rsidRPr="00903DBA" w:rsidRDefault="00AB5B3F" w:rsidP="00AB5B3F">
      <w:pPr>
        <w:pStyle w:val="Code"/>
        <w:rPr>
          <w:highlight w:val="white"/>
        </w:rPr>
      </w:pPr>
      <w:r w:rsidRPr="00903DBA">
        <w:rPr>
          <w:highlight w:val="white"/>
        </w:rPr>
        <w:t xml:space="preserve">          Symbol tempSymbol = new Symbol(tempType);</w:t>
      </w:r>
    </w:p>
    <w:p w14:paraId="236131F0" w14:textId="774EEE06" w:rsidR="00AB5B3F" w:rsidRPr="00903DBA" w:rsidRDefault="00AB5B3F" w:rsidP="00AB5B3F">
      <w:pPr>
        <w:pStyle w:val="Code"/>
        <w:rPr>
          <w:highlight w:val="white"/>
        </w:rPr>
      </w:pPr>
      <w:r w:rsidRPr="00903DBA">
        <w:rPr>
          <w:highlight w:val="white"/>
        </w:rPr>
        <w:t xml:space="preserve">          MiddleCodeGenerator.</w:t>
      </w:r>
    </w:p>
    <w:p w14:paraId="62C58F6A" w14:textId="3ACFB746" w:rsidR="00AB5B3F" w:rsidRPr="00903DBA" w:rsidRDefault="00AB5B3F" w:rsidP="00AB5B3F">
      <w:pPr>
        <w:pStyle w:val="Code"/>
        <w:rPr>
          <w:highlight w:val="white"/>
        </w:rPr>
      </w:pPr>
      <w:r w:rsidRPr="00903DBA">
        <w:rPr>
          <w:highlight w:val="white"/>
        </w:rPr>
        <w:t xml:space="preserve">            AddMiddleCode(longList, MiddleOperator.IntegralToIntegral,</w:t>
      </w:r>
    </w:p>
    <w:p w14:paraId="501BC8EF" w14:textId="0862205A" w:rsidR="00AB5B3F" w:rsidRPr="00903DBA" w:rsidRDefault="00AB5B3F" w:rsidP="00AB5B3F">
      <w:pPr>
        <w:pStyle w:val="Code"/>
        <w:rPr>
          <w:highlight w:val="white"/>
        </w:rPr>
      </w:pPr>
      <w:r w:rsidRPr="00903DBA">
        <w:rPr>
          <w:highlight w:val="white"/>
        </w:rPr>
        <w:t xml:space="preserve">                          tempSymbol, sourceSymbol);</w:t>
      </w:r>
    </w:p>
    <w:p w14:paraId="54F85EE0" w14:textId="65615C03" w:rsidR="00AB5B3F" w:rsidRPr="00903DBA" w:rsidRDefault="00AB5B3F" w:rsidP="00AB5B3F">
      <w:pPr>
        <w:pStyle w:val="Code"/>
        <w:rPr>
          <w:highlight w:val="white"/>
        </w:rPr>
      </w:pPr>
      <w:r w:rsidRPr="00903DBA">
        <w:rPr>
          <w:highlight w:val="white"/>
        </w:rPr>
        <w:t xml:space="preserve">          MiddleCodeGenerator.</w:t>
      </w:r>
    </w:p>
    <w:p w14:paraId="575CA059" w14:textId="3ED65DCC" w:rsidR="00AB5B3F" w:rsidRPr="00903DBA" w:rsidRDefault="00AB5B3F" w:rsidP="00AB5B3F">
      <w:pPr>
        <w:pStyle w:val="Code"/>
        <w:rPr>
          <w:highlight w:val="white"/>
        </w:rPr>
      </w:pPr>
      <w:r w:rsidRPr="00903DBA">
        <w:rPr>
          <w:highlight w:val="white"/>
        </w:rPr>
        <w:t xml:space="preserve">            AddMiddleCode(longList, MiddleOperator.IntegralToFloating,</w:t>
      </w:r>
    </w:p>
    <w:p w14:paraId="17806288" w14:textId="12510CEA" w:rsidR="00AB5B3F" w:rsidRPr="00903DBA" w:rsidRDefault="00AB5B3F" w:rsidP="00AB5B3F">
      <w:pPr>
        <w:pStyle w:val="Code"/>
        <w:rPr>
          <w:highlight w:val="white"/>
        </w:rPr>
      </w:pPr>
      <w:r w:rsidRPr="00903DBA">
        <w:rPr>
          <w:highlight w:val="white"/>
        </w:rPr>
        <w:t xml:space="preserve">                          targetSymbol, tempSymbol);</w:t>
      </w:r>
    </w:p>
    <w:p w14:paraId="3350B9F9" w14:textId="33E697B6" w:rsidR="00AB5B3F" w:rsidRPr="00903DBA" w:rsidRDefault="00AB5B3F" w:rsidP="00AB5B3F">
      <w:pPr>
        <w:pStyle w:val="Code"/>
        <w:rPr>
          <w:highlight w:val="white"/>
        </w:rPr>
      </w:pPr>
      <w:r w:rsidRPr="00903DBA">
        <w:rPr>
          <w:highlight w:val="white"/>
        </w:rPr>
        <w:t xml:space="preserve">        }</w:t>
      </w:r>
    </w:p>
    <w:p w14:paraId="20B57C09" w14:textId="48128F12" w:rsidR="00657FBF" w:rsidRPr="00903DBA" w:rsidRDefault="00657FBF" w:rsidP="00657FBF">
      <w:pPr>
        <w:rPr>
          <w:highlight w:val="white"/>
        </w:rPr>
      </w:pPr>
      <w:r w:rsidRPr="00903DBA">
        <w:rPr>
          <w:highlight w:val="white"/>
        </w:rPr>
        <w:t>If the target type size is more than one byte, we simply add an integral-to-floating instruction.</w:t>
      </w:r>
    </w:p>
    <w:p w14:paraId="3AFB52A2" w14:textId="61B2239D" w:rsidR="00AB5B3F" w:rsidRPr="00903DBA" w:rsidRDefault="00AB5B3F" w:rsidP="00AB5B3F">
      <w:pPr>
        <w:pStyle w:val="Code"/>
        <w:rPr>
          <w:highlight w:val="white"/>
        </w:rPr>
      </w:pPr>
      <w:r w:rsidRPr="00903DBA">
        <w:rPr>
          <w:highlight w:val="white"/>
        </w:rPr>
        <w:lastRenderedPageBreak/>
        <w:t xml:space="preserve">        else {</w:t>
      </w:r>
    </w:p>
    <w:p w14:paraId="569DEE23" w14:textId="0C39358E" w:rsidR="00AB5B3F" w:rsidRPr="00903DBA" w:rsidRDefault="00AB5B3F" w:rsidP="00AB5B3F">
      <w:pPr>
        <w:pStyle w:val="Code"/>
        <w:rPr>
          <w:highlight w:val="white"/>
        </w:rPr>
      </w:pPr>
      <w:r w:rsidRPr="00903DBA">
        <w:rPr>
          <w:highlight w:val="white"/>
        </w:rPr>
        <w:t xml:space="preserve">          MiddleCodeGenerator.</w:t>
      </w:r>
    </w:p>
    <w:p w14:paraId="03C59407" w14:textId="49884EE5" w:rsidR="00AB5B3F" w:rsidRPr="00903DBA" w:rsidRDefault="00AB5B3F" w:rsidP="00AB5B3F">
      <w:pPr>
        <w:pStyle w:val="Code"/>
        <w:rPr>
          <w:highlight w:val="white"/>
        </w:rPr>
      </w:pPr>
      <w:r w:rsidRPr="00903DBA">
        <w:rPr>
          <w:highlight w:val="white"/>
        </w:rPr>
        <w:t xml:space="preserve">            AddMiddleCode(longList, MiddleOperator.IntegralToFloating,</w:t>
      </w:r>
    </w:p>
    <w:p w14:paraId="4DCC85D1" w14:textId="7B9C69F8" w:rsidR="00AB5B3F" w:rsidRPr="00903DBA" w:rsidRDefault="00AB5B3F" w:rsidP="00AB5B3F">
      <w:pPr>
        <w:pStyle w:val="Code"/>
        <w:rPr>
          <w:highlight w:val="white"/>
        </w:rPr>
      </w:pPr>
      <w:r w:rsidRPr="00903DBA">
        <w:rPr>
          <w:highlight w:val="white"/>
        </w:rPr>
        <w:t xml:space="preserve">                          targetSymbol, sourceSymbol);</w:t>
      </w:r>
    </w:p>
    <w:p w14:paraId="3A368263" w14:textId="46D4FA4F" w:rsidR="00AB5B3F" w:rsidRPr="00903DBA" w:rsidRDefault="00AB5B3F" w:rsidP="00AB5B3F">
      <w:pPr>
        <w:pStyle w:val="Code"/>
        <w:rPr>
          <w:highlight w:val="white"/>
        </w:rPr>
      </w:pPr>
      <w:r w:rsidRPr="00903DBA">
        <w:rPr>
          <w:highlight w:val="white"/>
        </w:rPr>
        <w:t xml:space="preserve">        }</w:t>
      </w:r>
    </w:p>
    <w:p w14:paraId="5834D32D" w14:textId="190D4FF8" w:rsidR="00AB5B3F" w:rsidRPr="00903DBA" w:rsidRDefault="00AB5B3F" w:rsidP="00AB5B3F">
      <w:pPr>
        <w:pStyle w:val="Code"/>
        <w:rPr>
          <w:highlight w:val="white"/>
        </w:rPr>
      </w:pPr>
      <w:r w:rsidRPr="00903DBA">
        <w:rPr>
          <w:highlight w:val="white"/>
        </w:rPr>
        <w:t xml:space="preserve">      }</w:t>
      </w:r>
    </w:p>
    <w:p w14:paraId="2EC19E95" w14:textId="59ABDC5F" w:rsidR="00015708" w:rsidRPr="00903DBA" w:rsidRDefault="00015708" w:rsidP="00015708">
      <w:pPr>
        <w:rPr>
          <w:b/>
          <w:bCs/>
          <w:highlight w:val="white"/>
        </w:rPr>
      </w:pPr>
      <w:r w:rsidRPr="00903DBA">
        <w:rPr>
          <w:highlight w:val="white"/>
        </w:rPr>
        <w:t xml:space="preserve">If </w:t>
      </w:r>
      <w:r w:rsidR="002C4F32" w:rsidRPr="00903DBA">
        <w:rPr>
          <w:highlight w:val="white"/>
        </w:rPr>
        <w:t xml:space="preserve">the </w:t>
      </w:r>
      <w:r w:rsidRPr="00903DBA">
        <w:rPr>
          <w:highlight w:val="white"/>
        </w:rPr>
        <w:t xml:space="preserve">source </w:t>
      </w:r>
      <w:r w:rsidR="002C4F32" w:rsidRPr="00903DBA">
        <w:rPr>
          <w:highlight w:val="white"/>
        </w:rPr>
        <w:t xml:space="preserve">type is integral, pointer, array, string, or function, and </w:t>
      </w:r>
      <w:r w:rsidR="009A5BFC" w:rsidRPr="00903DBA">
        <w:rPr>
          <w:highlight w:val="white"/>
        </w:rPr>
        <w:t xml:space="preserve">the </w:t>
      </w:r>
      <w:r w:rsidRPr="00903DBA">
        <w:rPr>
          <w:highlight w:val="white"/>
        </w:rPr>
        <w:t>target type</w:t>
      </w:r>
      <w:r w:rsidR="009A5BFC" w:rsidRPr="00903DBA">
        <w:rPr>
          <w:highlight w:val="white"/>
        </w:rPr>
        <w:t xml:space="preserve"> is</w:t>
      </w:r>
      <w:r w:rsidRPr="00903DBA">
        <w:rPr>
          <w:highlight w:val="white"/>
        </w:rPr>
        <w:t xml:space="preserve"> integral, array, or pointer, we simply add an integral-to-integral </w:t>
      </w:r>
      <w:r w:rsidR="00EC6ED7" w:rsidRPr="00903DBA">
        <w:rPr>
          <w:highlight w:val="white"/>
        </w:rPr>
        <w:t>instruction</w:t>
      </w:r>
      <w:r w:rsidRPr="00903DBA">
        <w:rPr>
          <w:highlight w:val="white"/>
        </w:rPr>
        <w:t>.</w:t>
      </w:r>
    </w:p>
    <w:p w14:paraId="5E28FCF0" w14:textId="014294B6" w:rsidR="00AD07EE" w:rsidRPr="00903DBA" w:rsidRDefault="00AD07EE" w:rsidP="00AD07EE">
      <w:pPr>
        <w:pStyle w:val="Code"/>
        <w:rPr>
          <w:highlight w:val="white"/>
        </w:rPr>
      </w:pPr>
      <w:r w:rsidRPr="00903DBA">
        <w:rPr>
          <w:highlight w:val="white"/>
        </w:rPr>
        <w:t xml:space="preserve">      else if (sourceType.</w:t>
      </w:r>
      <w:r w:rsidR="001F26D3" w:rsidRPr="00903DBA">
        <w:rPr>
          <w:highlight w:val="white"/>
        </w:rPr>
        <w:t xml:space="preserve">IsIntegralPointerArrayStringOrFunction </w:t>
      </w:r>
      <w:r w:rsidRPr="00903DBA">
        <w:rPr>
          <w:highlight w:val="white"/>
        </w:rPr>
        <w:t>() &amp;&amp;</w:t>
      </w:r>
    </w:p>
    <w:p w14:paraId="7D963C90" w14:textId="5A33854F" w:rsidR="00AB5B3F" w:rsidRPr="00903DBA" w:rsidRDefault="00AB5B3F" w:rsidP="00AB5B3F">
      <w:pPr>
        <w:pStyle w:val="Code"/>
        <w:rPr>
          <w:highlight w:val="white"/>
        </w:rPr>
      </w:pPr>
      <w:r w:rsidRPr="00903DBA">
        <w:rPr>
          <w:highlight w:val="white"/>
        </w:rPr>
        <w:t xml:space="preserve">        </w:t>
      </w:r>
      <w:r w:rsidR="00AD07EE" w:rsidRPr="00903DBA">
        <w:rPr>
          <w:highlight w:val="white"/>
        </w:rPr>
        <w:t xml:space="preserve">       </w:t>
      </w:r>
      <w:r w:rsidRPr="00903DBA">
        <w:rPr>
          <w:highlight w:val="white"/>
        </w:rPr>
        <w:t>targetType.</w:t>
      </w:r>
      <w:r w:rsidR="002C4F32" w:rsidRPr="00903DBA">
        <w:rPr>
          <w:highlight w:val="white"/>
        </w:rPr>
        <w:t>IsIntegralPointerOrArray</w:t>
      </w:r>
      <w:r w:rsidRPr="00903DBA">
        <w:rPr>
          <w:highlight w:val="white"/>
        </w:rPr>
        <w:t>()) {</w:t>
      </w:r>
    </w:p>
    <w:p w14:paraId="079E4AA4" w14:textId="7EB5A770" w:rsidR="00AB5B3F" w:rsidRPr="00903DBA" w:rsidRDefault="00AB5B3F" w:rsidP="00AB5B3F">
      <w:pPr>
        <w:pStyle w:val="Code"/>
        <w:rPr>
          <w:highlight w:val="white"/>
        </w:rPr>
      </w:pPr>
      <w:r w:rsidRPr="00903DBA">
        <w:rPr>
          <w:highlight w:val="white"/>
        </w:rPr>
        <w:t xml:space="preserve">        targetSymbol = new Symbol(targetType);</w:t>
      </w:r>
    </w:p>
    <w:p w14:paraId="5EA21F76" w14:textId="1B72C8E6" w:rsidR="00AB5B3F" w:rsidRPr="00903DBA" w:rsidRDefault="00AB5B3F" w:rsidP="00AB5B3F">
      <w:pPr>
        <w:pStyle w:val="Code"/>
        <w:rPr>
          <w:highlight w:val="white"/>
        </w:rPr>
      </w:pPr>
      <w:r w:rsidRPr="00903DBA">
        <w:rPr>
          <w:highlight w:val="white"/>
        </w:rPr>
        <w:t xml:space="preserve">        MiddleCodeGenerator.</w:t>
      </w:r>
    </w:p>
    <w:p w14:paraId="0C9DE051" w14:textId="13594FBC" w:rsidR="00AB5B3F" w:rsidRPr="00903DBA" w:rsidRDefault="00AB5B3F" w:rsidP="00AB5B3F">
      <w:pPr>
        <w:pStyle w:val="Code"/>
        <w:rPr>
          <w:highlight w:val="white"/>
        </w:rPr>
      </w:pPr>
      <w:r w:rsidRPr="00903DBA">
        <w:rPr>
          <w:highlight w:val="white"/>
        </w:rPr>
        <w:t xml:space="preserve">          AddMiddleCode(longList, MiddleOperator.IntegralToIntegral,</w:t>
      </w:r>
    </w:p>
    <w:p w14:paraId="1FB32CDD" w14:textId="4F031D7B" w:rsidR="00AB5B3F" w:rsidRPr="00903DBA" w:rsidRDefault="00AB5B3F" w:rsidP="00AB5B3F">
      <w:pPr>
        <w:pStyle w:val="Code"/>
        <w:rPr>
          <w:highlight w:val="white"/>
        </w:rPr>
      </w:pPr>
      <w:r w:rsidRPr="00903DBA">
        <w:rPr>
          <w:highlight w:val="white"/>
        </w:rPr>
        <w:t xml:space="preserve">                        targetSymbol, sourceSymbol);</w:t>
      </w:r>
    </w:p>
    <w:p w14:paraId="37CCDEEC" w14:textId="1F7241DC" w:rsidR="00AB5B3F" w:rsidRPr="00903DBA" w:rsidRDefault="00AB5B3F" w:rsidP="00AB5B3F">
      <w:pPr>
        <w:pStyle w:val="Code"/>
        <w:rPr>
          <w:highlight w:val="white"/>
        </w:rPr>
      </w:pPr>
      <w:r w:rsidRPr="00903DBA">
        <w:rPr>
          <w:highlight w:val="white"/>
        </w:rPr>
        <w:t xml:space="preserve">      }</w:t>
      </w:r>
    </w:p>
    <w:p w14:paraId="5204CAF1" w14:textId="0EC6720F" w:rsidR="00AB5B3F" w:rsidRPr="00903DBA" w:rsidRDefault="00814508" w:rsidP="00814508">
      <w:pPr>
        <w:rPr>
          <w:highlight w:val="white"/>
        </w:rPr>
      </w:pPr>
      <w:r w:rsidRPr="00903DBA">
        <w:rPr>
          <w:highlight w:val="white"/>
        </w:rPr>
        <w:t>In none of the cases above applies, the target symbol is still null</w:t>
      </w:r>
      <w:r w:rsidR="002C4F32" w:rsidRPr="00903DBA">
        <w:rPr>
          <w:highlight w:val="white"/>
        </w:rPr>
        <w:t>,</w:t>
      </w:r>
      <w:r w:rsidRPr="00903DBA">
        <w:rPr>
          <w:highlight w:val="white"/>
        </w:rPr>
        <w:t xml:space="preserve"> and we report an error.</w:t>
      </w:r>
    </w:p>
    <w:p w14:paraId="1CEA56D8" w14:textId="77777777" w:rsidR="00AB5B3F" w:rsidRPr="00903DBA" w:rsidRDefault="00AB5B3F" w:rsidP="00AB5B3F">
      <w:pPr>
        <w:pStyle w:val="Code"/>
        <w:rPr>
          <w:highlight w:val="white"/>
        </w:rPr>
      </w:pPr>
      <w:r w:rsidRPr="00903DBA">
        <w:rPr>
          <w:highlight w:val="white"/>
        </w:rPr>
        <w:t xml:space="preserve">      Assert.Error(targetSymbol != null, sourceType + " to " +</w:t>
      </w:r>
    </w:p>
    <w:p w14:paraId="65126765" w14:textId="77777777" w:rsidR="00AB5B3F" w:rsidRPr="00903DBA" w:rsidRDefault="00AB5B3F" w:rsidP="00AB5B3F">
      <w:pPr>
        <w:pStyle w:val="Code"/>
        <w:rPr>
          <w:highlight w:val="white"/>
        </w:rPr>
      </w:pPr>
      <w:r w:rsidRPr="00903DBA">
        <w:rPr>
          <w:highlight w:val="white"/>
        </w:rPr>
        <w:t xml:space="preserve">                   targetType, Message.Invalid_type_cast);</w:t>
      </w:r>
    </w:p>
    <w:p w14:paraId="0E15801C" w14:textId="07EBD909" w:rsidR="00AB5B3F" w:rsidRPr="00903DBA" w:rsidRDefault="00AB5B3F" w:rsidP="00AB5B3F">
      <w:pPr>
        <w:pStyle w:val="Code"/>
        <w:rPr>
          <w:highlight w:val="white"/>
        </w:rPr>
      </w:pPr>
      <w:r w:rsidRPr="00903DBA">
        <w:rPr>
          <w:highlight w:val="white"/>
        </w:rPr>
        <w:t xml:space="preserve">      return (new Expression(targetSymbol, </w:t>
      </w:r>
      <w:r w:rsidR="00E45B69" w:rsidRPr="00903DBA">
        <w:rPr>
          <w:highlight w:val="white"/>
        </w:rPr>
        <w:t>shortList</w:t>
      </w:r>
      <w:r w:rsidRPr="00903DBA">
        <w:rPr>
          <w:highlight w:val="white"/>
        </w:rPr>
        <w:t>, longList));</w:t>
      </w:r>
    </w:p>
    <w:p w14:paraId="286F2C1F" w14:textId="2F897DC3" w:rsidR="00AB5B3F" w:rsidRPr="00903DBA" w:rsidRDefault="00AB5B3F" w:rsidP="00AB5B3F">
      <w:pPr>
        <w:pStyle w:val="Code"/>
        <w:rPr>
          <w:highlight w:val="white"/>
        </w:rPr>
      </w:pPr>
      <w:r w:rsidRPr="00903DBA">
        <w:rPr>
          <w:highlight w:val="white"/>
        </w:rPr>
        <w:t xml:space="preserve">    }</w:t>
      </w:r>
    </w:p>
    <w:p w14:paraId="4BB72FB4" w14:textId="79DFE4B0" w:rsidR="00A47350" w:rsidRPr="00903DBA" w:rsidRDefault="00A47350" w:rsidP="00EF25EB">
      <w:pPr>
        <w:pStyle w:val="Rubrik3"/>
      </w:pPr>
      <w:bookmarkStart w:id="362" w:name="_Toc57656047"/>
      <w:r w:rsidRPr="00903DBA">
        <w:t>Type Promotion</w:t>
      </w:r>
      <w:bookmarkEnd w:id="362"/>
    </w:p>
    <w:p w14:paraId="711F3ADD" w14:textId="501E76AE" w:rsidR="00BB78E9" w:rsidRPr="00903DBA" w:rsidRDefault="00BB78E9" w:rsidP="00EF25EB">
      <w:r w:rsidRPr="00903DBA">
        <w:t xml:space="preserve">Type promotion is the process of converting </w:t>
      </w:r>
      <w:r w:rsidR="001538CF">
        <w:t>a</w:t>
      </w:r>
      <w:r w:rsidRPr="00903DBA">
        <w:t xml:space="preserve"> “smaller” type to </w:t>
      </w:r>
      <w:r w:rsidR="001538CF">
        <w:t>a</w:t>
      </w:r>
      <w:r w:rsidRPr="00903DBA">
        <w:t xml:space="preserve"> “larger” type in a binary expression. For instance, in the expression below, the integer </w:t>
      </w:r>
      <w:r w:rsidRPr="00E65FE6">
        <w:rPr>
          <w:rStyle w:val="CodeInText"/>
        </w:rPr>
        <w:t>i</w:t>
      </w:r>
      <w:r w:rsidRPr="00903DBA">
        <w:t xml:space="preserve"> shall be converted to a double value</w:t>
      </w:r>
      <w:r w:rsidR="00212911">
        <w:t>, since double is larger than integer.</w:t>
      </w:r>
    </w:p>
    <w:p w14:paraId="56222EEA" w14:textId="77777777" w:rsidR="00BB78E9" w:rsidRPr="00903DBA" w:rsidRDefault="00BB78E9" w:rsidP="00BB78E9">
      <w:pPr>
        <w:pStyle w:val="Code"/>
      </w:pPr>
      <w:r w:rsidRPr="00903DBA">
        <w:t>int i = 3;</w:t>
      </w:r>
    </w:p>
    <w:p w14:paraId="786E9FF2" w14:textId="77777777" w:rsidR="00BB78E9" w:rsidRPr="00903DBA" w:rsidRDefault="00BB78E9" w:rsidP="00BB78E9">
      <w:pPr>
        <w:pStyle w:val="Code"/>
      </w:pPr>
      <w:r w:rsidRPr="00903DBA">
        <w:t>double x = 3.14, y;</w:t>
      </w:r>
    </w:p>
    <w:p w14:paraId="46FAF80E" w14:textId="77777777" w:rsidR="00BB78E9" w:rsidRPr="00903DBA" w:rsidRDefault="00BB78E9" w:rsidP="00BB78E9">
      <w:pPr>
        <w:pStyle w:val="Code"/>
      </w:pPr>
      <w:r w:rsidRPr="00903DBA">
        <w:t>y = x + i;</w:t>
      </w:r>
    </w:p>
    <w:p w14:paraId="250B15B7" w14:textId="19A0F102" w:rsidR="00BB78E9" w:rsidRPr="00903DBA" w:rsidRDefault="00BB78E9" w:rsidP="00212911">
      <w:r w:rsidRPr="00903DBA">
        <w:t xml:space="preserve">Below is a table holding the relations of the types. Note that </w:t>
      </w:r>
      <w:r w:rsidRPr="00B66BAB">
        <w:rPr>
          <w:rStyle w:val="KeyWord0"/>
        </w:rPr>
        <w:t>float</w:t>
      </w:r>
      <w:r w:rsidRPr="00903DBA">
        <w:t xml:space="preserve"> is considered to be larger than </w:t>
      </w:r>
      <w:r w:rsidRPr="00B66BAB">
        <w:rPr>
          <w:rStyle w:val="KeyWord0"/>
        </w:rPr>
        <w:t>long</w:t>
      </w:r>
      <w:r w:rsidR="00B66BAB">
        <w:t xml:space="preserve"> </w:t>
      </w:r>
      <w:r w:rsidR="00B66BAB" w:rsidRPr="00B66BAB">
        <w:rPr>
          <w:rStyle w:val="KeyWord0"/>
        </w:rPr>
        <w:t>int</w:t>
      </w:r>
      <w:r w:rsidRPr="00903DBA">
        <w:t>, even</w:t>
      </w:r>
      <w:r w:rsidR="00BA59CE" w:rsidRPr="00903DBA">
        <w:t xml:space="preserve"> if </w:t>
      </w:r>
      <w:r w:rsidRPr="00903DBA">
        <w:t xml:space="preserve">they have the same size. </w:t>
      </w:r>
      <w:r w:rsidR="00BA59CE" w:rsidRPr="00903DBA">
        <w:t xml:space="preserve">In the same way, </w:t>
      </w:r>
      <w:r w:rsidRPr="00B66BAB">
        <w:rPr>
          <w:rStyle w:val="KeyWord0"/>
        </w:rPr>
        <w:t>short</w:t>
      </w:r>
      <w:r w:rsidRPr="00903DBA">
        <w:t xml:space="preserve"> </w:t>
      </w:r>
      <w:r w:rsidR="00BA59CE" w:rsidRPr="00903DBA">
        <w:t xml:space="preserve">is considered to the larger than </w:t>
      </w:r>
      <w:r w:rsidRPr="00E65FE6">
        <w:rPr>
          <w:rStyle w:val="CodeInText"/>
        </w:rPr>
        <w:t>char</w:t>
      </w:r>
      <w:r w:rsidR="00BA59CE" w:rsidRPr="00903DBA">
        <w:t xml:space="preserve"> even if they have the same size.</w:t>
      </w:r>
    </w:p>
    <w:tbl>
      <w:tblPr>
        <w:tblStyle w:val="Tabellrutnt"/>
        <w:tblW w:w="0" w:type="auto"/>
        <w:tblLook w:val="04A0" w:firstRow="1" w:lastRow="0" w:firstColumn="1" w:lastColumn="0" w:noHBand="0" w:noVBand="1"/>
      </w:tblPr>
      <w:tblGrid>
        <w:gridCol w:w="3211"/>
        <w:gridCol w:w="3226"/>
      </w:tblGrid>
      <w:tr w:rsidR="00B66BAB" w:rsidRPr="00903DBA"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66BAB" w:rsidRPr="00903DBA" w:rsidRDefault="00B66BAB">
            <w:pPr>
              <w:pStyle w:val="NormalSingle"/>
            </w:pPr>
            <w:r w:rsidRPr="00903DBA">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66BAB" w:rsidRPr="00903DBA" w:rsidRDefault="00B66BAB">
            <w:pPr>
              <w:pStyle w:val="NormalSingle"/>
            </w:pPr>
            <w:r w:rsidRPr="00903DBA">
              <w:t>long double</w:t>
            </w:r>
          </w:p>
        </w:tc>
      </w:tr>
      <w:tr w:rsidR="00B66BAB" w:rsidRPr="00903DBA"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66BAB" w:rsidRPr="00903DBA" w:rsidRDefault="00B66BAB">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66BAB" w:rsidRPr="00903DBA" w:rsidRDefault="00B66BAB">
            <w:pPr>
              <w:pStyle w:val="NormalSingle"/>
            </w:pPr>
            <w:r w:rsidRPr="00903DBA">
              <w:t>double</w:t>
            </w:r>
          </w:p>
        </w:tc>
      </w:tr>
      <w:tr w:rsidR="00B66BAB" w:rsidRPr="00903DBA"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66BAB" w:rsidRPr="00903DBA" w:rsidRDefault="00B66BAB">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66BAB" w:rsidRPr="00903DBA" w:rsidRDefault="00B66BAB">
            <w:pPr>
              <w:pStyle w:val="NormalSingle"/>
            </w:pPr>
            <w:r w:rsidRPr="00903DBA">
              <w:t>float</w:t>
            </w:r>
          </w:p>
        </w:tc>
      </w:tr>
      <w:tr w:rsidR="00B66BAB" w:rsidRPr="00903DBA"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66BAB" w:rsidRPr="00903DBA" w:rsidRDefault="00B66BAB">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66BAB" w:rsidRPr="00903DBA" w:rsidRDefault="00B66BAB">
            <w:pPr>
              <w:pStyle w:val="NormalSingle"/>
            </w:pPr>
            <w:r w:rsidRPr="00903DBA">
              <w:t>signed long int</w:t>
            </w:r>
          </w:p>
          <w:p w14:paraId="39C41758" w14:textId="77777777" w:rsidR="00B66BAB" w:rsidRPr="00903DBA" w:rsidRDefault="00B66BAB">
            <w:pPr>
              <w:pStyle w:val="NormalSingle"/>
            </w:pPr>
            <w:r w:rsidRPr="00903DBA">
              <w:t>unsigned long int</w:t>
            </w:r>
          </w:p>
        </w:tc>
      </w:tr>
      <w:tr w:rsidR="00B66BAB" w:rsidRPr="00903DBA"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66BAB" w:rsidRPr="00903DBA" w:rsidRDefault="00B66BAB">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66BAB" w:rsidRPr="00903DBA" w:rsidRDefault="00B66BAB">
            <w:pPr>
              <w:pStyle w:val="NormalSingle"/>
            </w:pPr>
            <w:r w:rsidRPr="00903DBA">
              <w:t>signed int</w:t>
            </w:r>
          </w:p>
          <w:p w14:paraId="1E2BE434" w14:textId="77777777" w:rsidR="00B66BAB" w:rsidRPr="00903DBA" w:rsidRDefault="00B66BAB">
            <w:pPr>
              <w:pStyle w:val="NormalSingle"/>
            </w:pPr>
            <w:r w:rsidRPr="00903DBA">
              <w:t>unsigned int</w:t>
            </w:r>
          </w:p>
        </w:tc>
      </w:tr>
      <w:tr w:rsidR="00B66BAB" w:rsidRPr="00903DBA"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66BAB" w:rsidRPr="00903DBA" w:rsidRDefault="00B66BAB">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66BAB" w:rsidRPr="00903DBA" w:rsidRDefault="00B66BAB">
            <w:pPr>
              <w:pStyle w:val="NormalSingle"/>
            </w:pPr>
            <w:r w:rsidRPr="00903DBA">
              <w:t>signed short int</w:t>
            </w:r>
          </w:p>
          <w:p w14:paraId="12E0D1ED" w14:textId="77777777" w:rsidR="00B66BAB" w:rsidRPr="00903DBA" w:rsidRDefault="00B66BAB">
            <w:pPr>
              <w:pStyle w:val="NormalSingle"/>
            </w:pPr>
            <w:r w:rsidRPr="00903DBA">
              <w:t>unsigned short int</w:t>
            </w:r>
          </w:p>
        </w:tc>
      </w:tr>
      <w:tr w:rsidR="00B66BAB" w:rsidRPr="00903DBA"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66BAB" w:rsidRPr="00903DBA" w:rsidRDefault="00B66BAB">
            <w:pPr>
              <w:pStyle w:val="NormalSingle"/>
            </w:pPr>
            <w:r w:rsidRPr="00903DBA">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66BAB" w:rsidRPr="00903DBA" w:rsidRDefault="00B66BAB">
            <w:pPr>
              <w:pStyle w:val="NormalSingle"/>
            </w:pPr>
            <w:r w:rsidRPr="00903DBA">
              <w:t>signed char</w:t>
            </w:r>
          </w:p>
          <w:p w14:paraId="73C03805" w14:textId="77777777" w:rsidR="00B66BAB" w:rsidRPr="00903DBA" w:rsidRDefault="00B66BAB">
            <w:pPr>
              <w:pStyle w:val="NormalSingle"/>
            </w:pPr>
            <w:r w:rsidRPr="00903DBA">
              <w:t>unsigned char</w:t>
            </w:r>
          </w:p>
        </w:tc>
      </w:tr>
    </w:tbl>
    <w:p w14:paraId="6ADAA5CE" w14:textId="0DBEEFC1" w:rsidR="00BB78E9" w:rsidRPr="00903DBA" w:rsidRDefault="00BB78E9" w:rsidP="00212911">
      <w:r w:rsidRPr="00903DBA">
        <w:t xml:space="preserve">In accordance with the Ansi C standard the signed and unsigned </w:t>
      </w:r>
      <w:r w:rsidR="00B61219" w:rsidRPr="00903DBA">
        <w:t>types</w:t>
      </w:r>
      <w:r w:rsidRPr="00903DBA">
        <w:t xml:space="preserve"> have the same size, and a character is always one byte. </w:t>
      </w:r>
      <w:r w:rsidR="00C17E06" w:rsidRPr="00903DBA">
        <w:t xml:space="preserve">This due to historical reasons. In the early versions of C, there was no </w:t>
      </w:r>
      <w:r w:rsidR="00C17E06" w:rsidRPr="00E65FE6">
        <w:t>void</w:t>
      </w:r>
      <w:r w:rsidR="00C17E06" w:rsidRPr="00903DBA">
        <w:t xml:space="preserve"> type. Instead, </w:t>
      </w:r>
      <w:r w:rsidR="00C17E06" w:rsidRPr="00E65FE6">
        <w:rPr>
          <w:rStyle w:val="CodeInText"/>
        </w:rPr>
        <w:t>char</w:t>
      </w:r>
      <w:r w:rsidR="00C17E06" w:rsidRPr="00903DBA">
        <w:t xml:space="preserve"> was used a generic type in pointer expressions. Therefore, a </w:t>
      </w:r>
      <w:r w:rsidR="00B47C7B" w:rsidRPr="00903DBA">
        <w:t>character</w:t>
      </w:r>
      <w:r w:rsidR="00C17E06" w:rsidRPr="00903DBA">
        <w:t xml:space="preserve"> </w:t>
      </w:r>
      <w:r w:rsidR="00C7119C">
        <w:t xml:space="preserve">always </w:t>
      </w:r>
      <w:r w:rsidR="00C17E06" w:rsidRPr="00903DBA">
        <w:t xml:space="preserve">holds one byte. </w:t>
      </w:r>
      <w:r w:rsidRPr="00903DBA">
        <w:t xml:space="preserve">However, the standard does not state whether a signed value shall be converted to an unsigned value or the other way </w:t>
      </w:r>
      <w:r w:rsidRPr="00903DBA">
        <w:lastRenderedPageBreak/>
        <w:t xml:space="preserve">around in the expression below. </w:t>
      </w:r>
      <w:r w:rsidR="00C60865">
        <w:t>However, i</w:t>
      </w:r>
      <w:r w:rsidRPr="00903DBA">
        <w:t xml:space="preserve">n </w:t>
      </w:r>
      <w:r w:rsidR="00C7119C">
        <w:t xml:space="preserve">this </w:t>
      </w:r>
      <w:r w:rsidRPr="00903DBA">
        <w:t>book we always convert the unsigned value to the matching signed type (if the hold the same size)</w:t>
      </w:r>
      <w:r w:rsidR="00C7119C">
        <w:t>.</w:t>
      </w:r>
    </w:p>
    <w:p w14:paraId="6117CC24" w14:textId="77777777" w:rsidR="00BB78E9" w:rsidRPr="00903DBA" w:rsidRDefault="00BB78E9" w:rsidP="00BB78E9">
      <w:pPr>
        <w:pStyle w:val="Code"/>
      </w:pPr>
      <w:r w:rsidRPr="00903DBA">
        <w:t>signed int i = -3;</w:t>
      </w:r>
    </w:p>
    <w:p w14:paraId="68FF681A" w14:textId="77777777" w:rsidR="00BB78E9" w:rsidRPr="00903DBA" w:rsidRDefault="00BB78E9" w:rsidP="00BB78E9">
      <w:pPr>
        <w:pStyle w:val="Code"/>
      </w:pPr>
      <w:r w:rsidRPr="00903DBA">
        <w:t>unsigned int u = 6;</w:t>
      </w:r>
    </w:p>
    <w:p w14:paraId="2949A449" w14:textId="77777777" w:rsidR="00BB78E9" w:rsidRPr="00903DBA" w:rsidRDefault="00BB78E9" w:rsidP="00BB78E9">
      <w:pPr>
        <w:pStyle w:val="Code"/>
      </w:pPr>
      <w:r w:rsidRPr="00903DBA">
        <w:t>i + u;</w:t>
      </w:r>
    </w:p>
    <w:p w14:paraId="5E8CF94E" w14:textId="77777777" w:rsidR="00B47C7B" w:rsidRPr="00903DBA" w:rsidRDefault="00B47C7B" w:rsidP="00B47C7B">
      <w:pPr>
        <w:pStyle w:val="CodeHeader"/>
      </w:pPr>
      <w:r w:rsidRPr="00903DBA">
        <w:t>TypeCast.cs</w:t>
      </w:r>
    </w:p>
    <w:p w14:paraId="040699AF" w14:textId="77777777" w:rsidR="005159E1" w:rsidRPr="00903DBA" w:rsidRDefault="005159E1" w:rsidP="005159E1">
      <w:pPr>
        <w:pStyle w:val="Code"/>
        <w:rPr>
          <w:highlight w:val="white"/>
        </w:rPr>
      </w:pPr>
      <w:r w:rsidRPr="00903DBA">
        <w:rPr>
          <w:highlight w:val="white"/>
        </w:rPr>
        <w:t xml:space="preserve">    public static Type MaxType(Type leftType, Type rightType) {</w:t>
      </w:r>
    </w:p>
    <w:p w14:paraId="0C429067" w14:textId="77777777" w:rsidR="005159E1" w:rsidRPr="00903DBA" w:rsidRDefault="005159E1" w:rsidP="005159E1">
      <w:pPr>
        <w:pStyle w:val="Code"/>
        <w:rPr>
          <w:highlight w:val="white"/>
        </w:rPr>
      </w:pPr>
      <w:r w:rsidRPr="00903DBA">
        <w:rPr>
          <w:highlight w:val="white"/>
        </w:rPr>
        <w:t xml:space="preserve">      if ((leftType.IsFloating() &amp;&amp; !rightType.IsFloating()) ||</w:t>
      </w:r>
    </w:p>
    <w:p w14:paraId="08250A75" w14:textId="77777777" w:rsidR="00407BD9" w:rsidRPr="00903DBA" w:rsidRDefault="005159E1" w:rsidP="005159E1">
      <w:pPr>
        <w:pStyle w:val="Code"/>
        <w:rPr>
          <w:highlight w:val="white"/>
        </w:rPr>
      </w:pPr>
      <w:r w:rsidRPr="00903DBA">
        <w:rPr>
          <w:highlight w:val="white"/>
        </w:rPr>
        <w:t xml:space="preserve">          ((leftType.Size() == rightType.Size()) &amp;&amp;</w:t>
      </w:r>
    </w:p>
    <w:p w14:paraId="70AA75A0" w14:textId="014C8BB6" w:rsidR="005159E1" w:rsidRPr="00903DBA" w:rsidRDefault="00407BD9" w:rsidP="005159E1">
      <w:pPr>
        <w:pStyle w:val="Code"/>
        <w:rPr>
          <w:highlight w:val="white"/>
        </w:rPr>
      </w:pPr>
      <w:r w:rsidRPr="00903DBA">
        <w:rPr>
          <w:highlight w:val="white"/>
        </w:rPr>
        <w:t xml:space="preserve">          </w:t>
      </w:r>
      <w:r w:rsidR="005159E1" w:rsidRPr="00903DBA">
        <w:rPr>
          <w:highlight w:val="white"/>
        </w:rPr>
        <w:t xml:space="preserve"> leftType.IsSigned() &amp;&amp;</w:t>
      </w:r>
      <w:r w:rsidRPr="00903DBA">
        <w:rPr>
          <w:highlight w:val="white"/>
        </w:rPr>
        <w:t xml:space="preserve"> </w:t>
      </w:r>
      <w:r w:rsidR="005159E1" w:rsidRPr="00903DBA">
        <w:rPr>
          <w:highlight w:val="white"/>
        </w:rPr>
        <w:t>!rightType.IsSigned())) {</w:t>
      </w:r>
    </w:p>
    <w:p w14:paraId="566F7824" w14:textId="77777777" w:rsidR="005159E1" w:rsidRPr="00903DBA" w:rsidRDefault="005159E1" w:rsidP="005159E1">
      <w:pPr>
        <w:pStyle w:val="Code"/>
        <w:rPr>
          <w:highlight w:val="white"/>
        </w:rPr>
      </w:pPr>
      <w:r w:rsidRPr="00903DBA">
        <w:rPr>
          <w:highlight w:val="white"/>
        </w:rPr>
        <w:t xml:space="preserve">        return leftType;</w:t>
      </w:r>
    </w:p>
    <w:p w14:paraId="0D60ECCD" w14:textId="77777777" w:rsidR="005159E1" w:rsidRPr="00903DBA" w:rsidRDefault="005159E1" w:rsidP="005159E1">
      <w:pPr>
        <w:pStyle w:val="Code"/>
        <w:rPr>
          <w:highlight w:val="white"/>
        </w:rPr>
      </w:pPr>
      <w:r w:rsidRPr="00903DBA">
        <w:rPr>
          <w:highlight w:val="white"/>
        </w:rPr>
        <w:t xml:space="preserve">      }</w:t>
      </w:r>
    </w:p>
    <w:p w14:paraId="5A692147" w14:textId="77777777" w:rsidR="005159E1" w:rsidRPr="00903DBA" w:rsidRDefault="005159E1" w:rsidP="005159E1">
      <w:pPr>
        <w:pStyle w:val="Code"/>
        <w:rPr>
          <w:highlight w:val="white"/>
        </w:rPr>
      </w:pPr>
      <w:r w:rsidRPr="00903DBA">
        <w:rPr>
          <w:highlight w:val="white"/>
        </w:rPr>
        <w:t xml:space="preserve">      else if ((!leftType.IsFloating() &amp;&amp; rightType.IsFloating()) ||</w:t>
      </w:r>
    </w:p>
    <w:p w14:paraId="23883A35" w14:textId="77777777" w:rsidR="00407BD9" w:rsidRPr="00903DBA" w:rsidRDefault="005159E1" w:rsidP="005159E1">
      <w:pPr>
        <w:pStyle w:val="Code"/>
        <w:rPr>
          <w:highlight w:val="white"/>
        </w:rPr>
      </w:pPr>
      <w:r w:rsidRPr="00903DBA">
        <w:rPr>
          <w:highlight w:val="white"/>
        </w:rPr>
        <w:t xml:space="preserve">               ((leftType.Size() == rightType.Size()) &amp;&amp;</w:t>
      </w:r>
    </w:p>
    <w:p w14:paraId="0E2E9276" w14:textId="6A2BC981" w:rsidR="005159E1" w:rsidRPr="00903DBA" w:rsidRDefault="00407BD9" w:rsidP="005159E1">
      <w:pPr>
        <w:pStyle w:val="Code"/>
        <w:rPr>
          <w:highlight w:val="white"/>
        </w:rPr>
      </w:pPr>
      <w:r w:rsidRPr="00903DBA">
        <w:rPr>
          <w:highlight w:val="white"/>
        </w:rPr>
        <w:t xml:space="preserve">              </w:t>
      </w:r>
      <w:r w:rsidR="005159E1" w:rsidRPr="00903DBA">
        <w:rPr>
          <w:highlight w:val="white"/>
        </w:rPr>
        <w:t xml:space="preserve"> !leftType.IsSigned() &amp;&amp; rightType.IsSigned())) {</w:t>
      </w:r>
    </w:p>
    <w:p w14:paraId="2BB58166" w14:textId="77777777" w:rsidR="005159E1" w:rsidRPr="00903DBA" w:rsidRDefault="005159E1" w:rsidP="005159E1">
      <w:pPr>
        <w:pStyle w:val="Code"/>
        <w:rPr>
          <w:highlight w:val="white"/>
        </w:rPr>
      </w:pPr>
      <w:r w:rsidRPr="00903DBA">
        <w:rPr>
          <w:highlight w:val="white"/>
        </w:rPr>
        <w:t xml:space="preserve">        return rightType;</w:t>
      </w:r>
    </w:p>
    <w:p w14:paraId="6D31F94C" w14:textId="77777777" w:rsidR="005159E1" w:rsidRPr="00903DBA" w:rsidRDefault="005159E1" w:rsidP="005159E1">
      <w:pPr>
        <w:pStyle w:val="Code"/>
        <w:rPr>
          <w:highlight w:val="white"/>
        </w:rPr>
      </w:pPr>
      <w:r w:rsidRPr="00903DBA">
        <w:rPr>
          <w:highlight w:val="white"/>
        </w:rPr>
        <w:t xml:space="preserve">      }</w:t>
      </w:r>
    </w:p>
    <w:p w14:paraId="3135D13F" w14:textId="77777777" w:rsidR="005159E1" w:rsidRPr="00903DBA" w:rsidRDefault="005159E1" w:rsidP="005159E1">
      <w:pPr>
        <w:pStyle w:val="Code"/>
        <w:rPr>
          <w:highlight w:val="white"/>
        </w:rPr>
      </w:pPr>
      <w:r w:rsidRPr="00903DBA">
        <w:rPr>
          <w:highlight w:val="white"/>
        </w:rPr>
        <w:t xml:space="preserve">      else {</w:t>
      </w:r>
    </w:p>
    <w:p w14:paraId="78A92271" w14:textId="77777777" w:rsidR="005159E1" w:rsidRPr="00903DBA" w:rsidRDefault="005159E1" w:rsidP="005159E1">
      <w:pPr>
        <w:pStyle w:val="Code"/>
        <w:rPr>
          <w:highlight w:val="white"/>
        </w:rPr>
      </w:pPr>
      <w:r w:rsidRPr="00903DBA">
        <w:rPr>
          <w:highlight w:val="white"/>
        </w:rPr>
        <w:t xml:space="preserve">        return (leftType.Size() &gt; rightType.Size()) ? leftType : rightType;</w:t>
      </w:r>
    </w:p>
    <w:p w14:paraId="0B9B50F9" w14:textId="77777777" w:rsidR="005159E1" w:rsidRPr="00903DBA" w:rsidRDefault="005159E1" w:rsidP="005159E1">
      <w:pPr>
        <w:pStyle w:val="Code"/>
        <w:rPr>
          <w:highlight w:val="white"/>
        </w:rPr>
      </w:pPr>
      <w:r w:rsidRPr="00903DBA">
        <w:rPr>
          <w:highlight w:val="white"/>
        </w:rPr>
        <w:t xml:space="preserve">      }</w:t>
      </w:r>
    </w:p>
    <w:p w14:paraId="607E271D" w14:textId="77777777" w:rsidR="005159E1" w:rsidRPr="00903DBA" w:rsidRDefault="005159E1" w:rsidP="005159E1">
      <w:pPr>
        <w:pStyle w:val="Code"/>
        <w:rPr>
          <w:highlight w:val="white"/>
        </w:rPr>
      </w:pPr>
      <w:r w:rsidRPr="00903DBA">
        <w:rPr>
          <w:highlight w:val="white"/>
        </w:rPr>
        <w:t xml:space="preserve">    }</w:t>
      </w:r>
    </w:p>
    <w:p w14:paraId="62AF6863" w14:textId="77777777" w:rsidR="005159E1" w:rsidRPr="00903DBA" w:rsidRDefault="005159E1" w:rsidP="005159E1">
      <w:pPr>
        <w:pStyle w:val="Code"/>
        <w:rPr>
          <w:highlight w:val="white"/>
        </w:rPr>
      </w:pPr>
      <w:r w:rsidRPr="00903DBA">
        <w:rPr>
          <w:highlight w:val="white"/>
        </w:rPr>
        <w:t xml:space="preserve">  }</w:t>
      </w:r>
    </w:p>
    <w:p w14:paraId="6064BA56" w14:textId="2801F51E" w:rsidR="00862B4D" w:rsidRPr="00903DBA" w:rsidRDefault="005159E1" w:rsidP="005159E1">
      <w:pPr>
        <w:pStyle w:val="Code"/>
      </w:pPr>
      <w:r w:rsidRPr="00903DBA">
        <w:rPr>
          <w:highlight w:val="white"/>
        </w:rPr>
        <w:t>}</w:t>
      </w:r>
    </w:p>
    <w:p w14:paraId="6E253FA9" w14:textId="61D9B876" w:rsidR="00CD295E" w:rsidRPr="00903DBA" w:rsidRDefault="00CD295E" w:rsidP="00485A24">
      <w:pPr>
        <w:pStyle w:val="Rubrik1"/>
      </w:pPr>
      <w:bookmarkStart w:id="363" w:name="_Ref54016854"/>
      <w:bookmarkStart w:id="364" w:name="_Toc57656048"/>
      <w:r w:rsidRPr="00903DBA">
        <w:lastRenderedPageBreak/>
        <w:t>Constant Expression</w:t>
      </w:r>
      <w:bookmarkEnd w:id="363"/>
      <w:bookmarkEnd w:id="364"/>
    </w:p>
    <w:p w14:paraId="78866B91" w14:textId="69E7043F" w:rsidR="005A389B" w:rsidRDefault="005A389B" w:rsidP="005A389B">
      <w:r w:rsidRPr="00903DBA">
        <w:t>There are advantages by calculating the values of constant expression during the compilation rather than</w:t>
      </w:r>
      <w:r w:rsidR="00212911">
        <w:t xml:space="preserve"> </w:t>
      </w:r>
      <w:r w:rsidRPr="00903DBA">
        <w:t xml:space="preserve">the execution. </w:t>
      </w:r>
      <w:r w:rsidR="004F7249" w:rsidRPr="00903DBA">
        <w:t xml:space="preserve">Besides the optimization benefits, </w:t>
      </w:r>
      <w:r w:rsidR="006B04AB">
        <w:t xml:space="preserve">resulting in smaller and faster code, </w:t>
      </w:r>
      <w:r w:rsidR="004F7249" w:rsidRPr="00903DBA">
        <w:t xml:space="preserve">there are some occasions when we need to calculate the value. In array </w:t>
      </w:r>
      <w:r w:rsidR="00C37108" w:rsidRPr="00903DBA">
        <w:t>definition</w:t>
      </w:r>
      <w:r w:rsidR="004F7249" w:rsidRPr="00903DBA">
        <w:t xml:space="preserve">s, we need to evaluate the size of the array, in </w:t>
      </w:r>
      <w:r w:rsidR="00266D64" w:rsidRPr="00903DBA">
        <w:t>initialized</w:t>
      </w:r>
      <w:r w:rsidR="000233CE" w:rsidRPr="00903DBA">
        <w:t xml:space="preserve"> </w:t>
      </w:r>
      <w:r w:rsidR="00663EAF" w:rsidRPr="00903DBA">
        <w:t xml:space="preserve">enumeration </w:t>
      </w:r>
      <w:r w:rsidR="007653B8" w:rsidRPr="00903DBA">
        <w:t>value</w:t>
      </w:r>
      <w:r w:rsidR="000233CE" w:rsidRPr="00903DBA">
        <w:t>s</w:t>
      </w:r>
      <w:r w:rsidR="007653B8" w:rsidRPr="00903DBA">
        <w:t xml:space="preserve"> we ne</w:t>
      </w:r>
      <w:r w:rsidR="00C96B06" w:rsidRPr="00903DBA">
        <w:t xml:space="preserve">ed to evaluate the </w:t>
      </w:r>
      <w:r w:rsidR="000233CE" w:rsidRPr="00903DBA">
        <w:t>v</w:t>
      </w:r>
      <w:r w:rsidR="00C96B06" w:rsidRPr="00903DBA">
        <w:t xml:space="preserve">alue </w:t>
      </w:r>
      <w:r w:rsidR="000233CE" w:rsidRPr="00903DBA">
        <w:t>to be able to assign the next un</w:t>
      </w:r>
      <w:r w:rsidR="00266D64" w:rsidRPr="00903DBA">
        <w:t>initialized</w:t>
      </w:r>
      <w:r w:rsidR="000233CE" w:rsidRPr="00903DBA">
        <w:t xml:space="preserve"> enumeration its correct value,</w:t>
      </w:r>
      <w:r w:rsidR="00DF4A2D">
        <w:t xml:space="preserve"> in case statement we need to decide the value in order to make sure the same case value does not occur twice in the same switch statement,</w:t>
      </w:r>
      <w:r w:rsidR="000233CE" w:rsidRPr="00903DBA">
        <w:t xml:space="preserve"> and the preprocessor need to evaluate the value</w:t>
      </w:r>
      <w:r w:rsidR="00CB32B2">
        <w:t>s</w:t>
      </w:r>
      <w:r w:rsidR="000233CE" w:rsidRPr="00903DBA">
        <w:t xml:space="preserve"> of </w:t>
      </w:r>
      <w:r w:rsidR="000233CE" w:rsidRPr="00903DBA">
        <w:rPr>
          <w:rStyle w:val="KeyWord0"/>
        </w:rPr>
        <w:t>if</w:t>
      </w:r>
      <w:r w:rsidR="00D2762E" w:rsidRPr="00903DBA">
        <w:t xml:space="preserve"> </w:t>
      </w:r>
      <w:r w:rsidR="000233CE" w:rsidRPr="00903DBA">
        <w:t>directives.</w:t>
      </w:r>
    </w:p>
    <w:p w14:paraId="5E9AD2E1" w14:textId="78D0CEE1" w:rsidR="004D36BB" w:rsidRDefault="004D36BB" w:rsidP="004D36BB">
      <w:pPr>
        <w:pStyle w:val="Rubrik2"/>
      </w:pPr>
      <w:r>
        <w:t>Unary and Binary Expressions</w:t>
      </w:r>
    </w:p>
    <w:p w14:paraId="2E47FB49" w14:textId="7683A831" w:rsidR="004558D5" w:rsidRPr="00903DBA" w:rsidRDefault="004558D5" w:rsidP="005A389B">
      <w:r>
        <w:t xml:space="preserve">The </w:t>
      </w:r>
      <w:r w:rsidRPr="004558D5">
        <w:rPr>
          <w:rStyle w:val="KeyWord0"/>
        </w:rPr>
        <w:t>ConstantExpression</w:t>
      </w:r>
      <w:r>
        <w:t xml:space="preserve"> class </w:t>
      </w:r>
      <w:r w:rsidR="00FB7BE9">
        <w:t>holds methods that calculates the value of unary and binary logical and arithmetic expressions, if their operands are constant.</w:t>
      </w:r>
    </w:p>
    <w:p w14:paraId="1AF5F664" w14:textId="7A8CED78" w:rsidR="00862B4D" w:rsidRPr="00903DBA" w:rsidRDefault="00BB508B" w:rsidP="00CD295E">
      <w:pPr>
        <w:pStyle w:val="CodeHeader"/>
      </w:pPr>
      <w:r w:rsidRPr="00903DBA">
        <w:t>ConstantExpression.cs</w:t>
      </w:r>
    </w:p>
    <w:p w14:paraId="3407D503" w14:textId="77777777" w:rsidR="00CD295E" w:rsidRPr="00903DBA" w:rsidRDefault="00CD295E" w:rsidP="005926A0">
      <w:pPr>
        <w:pStyle w:val="Code"/>
        <w:rPr>
          <w:highlight w:val="white"/>
        </w:rPr>
      </w:pPr>
      <w:r w:rsidRPr="00903DBA">
        <w:rPr>
          <w:highlight w:val="white"/>
        </w:rPr>
        <w:t>using System.Numerics;</w:t>
      </w:r>
    </w:p>
    <w:p w14:paraId="2B83B13A" w14:textId="77777777" w:rsidR="00CD295E" w:rsidRPr="00903DBA" w:rsidRDefault="00CD295E" w:rsidP="005926A0">
      <w:pPr>
        <w:pStyle w:val="Code"/>
        <w:rPr>
          <w:highlight w:val="white"/>
        </w:rPr>
      </w:pPr>
      <w:r w:rsidRPr="00903DBA">
        <w:rPr>
          <w:highlight w:val="white"/>
        </w:rPr>
        <w:t>using System.Collections.Generic;</w:t>
      </w:r>
    </w:p>
    <w:p w14:paraId="7632CF71" w14:textId="77777777" w:rsidR="00CD295E" w:rsidRPr="00903DBA" w:rsidRDefault="00CD295E" w:rsidP="005926A0">
      <w:pPr>
        <w:pStyle w:val="Code"/>
        <w:rPr>
          <w:highlight w:val="white"/>
        </w:rPr>
      </w:pPr>
    </w:p>
    <w:p w14:paraId="164D05EF" w14:textId="77777777" w:rsidR="00CD295E" w:rsidRPr="00903DBA" w:rsidRDefault="00CD295E" w:rsidP="005926A0">
      <w:pPr>
        <w:pStyle w:val="Code"/>
        <w:rPr>
          <w:highlight w:val="white"/>
        </w:rPr>
      </w:pPr>
      <w:r w:rsidRPr="00903DBA">
        <w:rPr>
          <w:highlight w:val="white"/>
        </w:rPr>
        <w:t>namespace CCompiler {</w:t>
      </w:r>
    </w:p>
    <w:p w14:paraId="23E95A3F" w14:textId="12213BD3" w:rsidR="00CD295E" w:rsidRPr="00903DBA" w:rsidRDefault="00CD295E" w:rsidP="005926A0">
      <w:pPr>
        <w:pStyle w:val="Code"/>
        <w:rPr>
          <w:highlight w:val="white"/>
        </w:rPr>
      </w:pPr>
      <w:r w:rsidRPr="00903DBA">
        <w:rPr>
          <w:highlight w:val="white"/>
        </w:rPr>
        <w:t xml:space="preserve">  public class ConstantExpression {</w:t>
      </w:r>
    </w:p>
    <w:p w14:paraId="2000D4B0" w14:textId="72EE1BCA" w:rsidR="00DF604F" w:rsidRPr="00903DBA" w:rsidRDefault="00DF604F" w:rsidP="00DF604F">
      <w:pPr>
        <w:rPr>
          <w:highlight w:val="white"/>
        </w:rPr>
      </w:pPr>
      <w:r w:rsidRPr="00903DBA">
        <w:rPr>
          <w:highlight w:val="white"/>
        </w:rPr>
        <w:t xml:space="preserve">The </w:t>
      </w:r>
      <w:r w:rsidRPr="00903DBA">
        <w:rPr>
          <w:rStyle w:val="KeyWord0"/>
          <w:highlight w:val="white"/>
        </w:rPr>
        <w:t>IsConstant</w:t>
      </w:r>
      <w:r w:rsidRPr="00903DBA">
        <w:rPr>
          <w:highlight w:val="white"/>
        </w:rPr>
        <w:t xml:space="preserve"> method </w:t>
      </w:r>
      <w:r w:rsidR="00801F2B" w:rsidRPr="00903DBA">
        <w:rPr>
          <w:highlight w:val="white"/>
        </w:rPr>
        <w:t xml:space="preserve">returns true if the expression can be evaluated to a value, which it can if it holds logical type and </w:t>
      </w:r>
      <w:r w:rsidR="00395E41" w:rsidRPr="00903DBA">
        <w:rPr>
          <w:highlight w:val="white"/>
        </w:rPr>
        <w:t>either</w:t>
      </w:r>
      <w:r w:rsidR="00801F2B" w:rsidRPr="00903DBA">
        <w:rPr>
          <w:highlight w:val="white"/>
        </w:rPr>
        <w:t xml:space="preserve"> the </w:t>
      </w:r>
      <w:r w:rsidR="009C3C27">
        <w:rPr>
          <w:highlight w:val="white"/>
        </w:rPr>
        <w:t>true-set</w:t>
      </w:r>
      <w:r w:rsidR="00801F2B" w:rsidRPr="00903DBA">
        <w:rPr>
          <w:highlight w:val="white"/>
        </w:rPr>
        <w:t xml:space="preserve"> or the </w:t>
      </w:r>
      <w:r w:rsidR="00A76052">
        <w:rPr>
          <w:highlight w:val="white"/>
        </w:rPr>
        <w:t>false-set</w:t>
      </w:r>
      <w:r w:rsidR="00801F2B" w:rsidRPr="00903DBA">
        <w:rPr>
          <w:highlight w:val="white"/>
        </w:rPr>
        <w:t xml:space="preserve"> is empty</w:t>
      </w:r>
      <w:r w:rsidR="00395E41" w:rsidRPr="00903DBA">
        <w:rPr>
          <w:highlight w:val="white"/>
        </w:rPr>
        <w:t xml:space="preserve"> (both sets cannot be empty)</w:t>
      </w:r>
      <w:r w:rsidR="00801F2B" w:rsidRPr="00903DBA">
        <w:rPr>
          <w:highlight w:val="white"/>
        </w:rPr>
        <w:t xml:space="preserve">. </w:t>
      </w:r>
      <w:r w:rsidR="00A36B31" w:rsidRPr="00903DBA">
        <w:rPr>
          <w:highlight w:val="white"/>
        </w:rPr>
        <w:t xml:space="preserve">If </w:t>
      </w:r>
      <w:r w:rsidR="0081276F" w:rsidRPr="00903DBA">
        <w:rPr>
          <w:highlight w:val="white"/>
        </w:rPr>
        <w:t xml:space="preserve">one set is empty, the expression holds no </w:t>
      </w:r>
      <w:r w:rsidR="0081276F" w:rsidRPr="00903DBA">
        <w:rPr>
          <w:rStyle w:val="KeyWord0"/>
          <w:highlight w:val="white"/>
        </w:rPr>
        <w:t>if</w:t>
      </w:r>
      <w:r w:rsidR="00984ADE" w:rsidRPr="00903DBA">
        <w:rPr>
          <w:highlight w:val="white"/>
        </w:rPr>
        <w:t xml:space="preserve"> </w:t>
      </w:r>
      <w:r w:rsidR="0081276F" w:rsidRPr="00903DBA">
        <w:rPr>
          <w:highlight w:val="white"/>
        </w:rPr>
        <w:t xml:space="preserve">statement, only a </w:t>
      </w:r>
      <w:r w:rsidR="0081276F" w:rsidRPr="00903DBA">
        <w:rPr>
          <w:rStyle w:val="KeyWord0"/>
          <w:highlight w:val="white"/>
        </w:rPr>
        <w:t>goto</w:t>
      </w:r>
      <w:r w:rsidR="00984ADE" w:rsidRPr="00903DBA">
        <w:rPr>
          <w:highlight w:val="white"/>
        </w:rPr>
        <w:t xml:space="preserve"> </w:t>
      </w:r>
      <w:r w:rsidR="0081276F" w:rsidRPr="00903DBA">
        <w:rPr>
          <w:highlight w:val="white"/>
        </w:rPr>
        <w:t xml:space="preserve">statement. </w:t>
      </w:r>
      <w:r w:rsidR="00801F2B" w:rsidRPr="00903DBA">
        <w:rPr>
          <w:highlight w:val="white"/>
        </w:rPr>
        <w:t>It can also be evaluated to a constant value if it holds</w:t>
      </w:r>
      <w:r w:rsidR="00667667" w:rsidRPr="00903DBA">
        <w:rPr>
          <w:highlight w:val="white"/>
        </w:rPr>
        <w:t xml:space="preserve"> integral</w:t>
      </w:r>
      <w:r w:rsidR="008E2B5A" w:rsidRPr="00903DBA">
        <w:rPr>
          <w:highlight w:val="white"/>
        </w:rPr>
        <w:t xml:space="preserve">, </w:t>
      </w:r>
      <w:r w:rsidR="00667667" w:rsidRPr="00903DBA">
        <w:rPr>
          <w:highlight w:val="white"/>
        </w:rPr>
        <w:t>pointer type</w:t>
      </w:r>
      <w:r w:rsidR="008E2B5A" w:rsidRPr="00903DBA">
        <w:rPr>
          <w:highlight w:val="white"/>
        </w:rPr>
        <w:t xml:space="preserve">, or floating type with a </w:t>
      </w:r>
      <w:r w:rsidR="009F4A1D" w:rsidRPr="00903DBA">
        <w:rPr>
          <w:highlight w:val="white"/>
        </w:rPr>
        <w:t xml:space="preserve">not-null </w:t>
      </w:r>
      <w:r w:rsidR="008E2B5A" w:rsidRPr="00903DBA">
        <w:rPr>
          <w:highlight w:val="white"/>
        </w:rPr>
        <w:t>value.</w:t>
      </w:r>
    </w:p>
    <w:p w14:paraId="30CFF52E" w14:textId="77777777" w:rsidR="00A333A9" w:rsidRPr="00903DBA" w:rsidRDefault="00A333A9" w:rsidP="00A333A9">
      <w:pPr>
        <w:pStyle w:val="Code"/>
        <w:rPr>
          <w:highlight w:val="white"/>
        </w:rPr>
      </w:pPr>
      <w:r w:rsidRPr="00903DBA">
        <w:rPr>
          <w:highlight w:val="white"/>
        </w:rPr>
        <w:t xml:space="preserve">    public static bool IsConstant(Expression expression) {</w:t>
      </w:r>
    </w:p>
    <w:p w14:paraId="34FDBCC7" w14:textId="77777777" w:rsidR="00A333A9" w:rsidRPr="00903DBA" w:rsidRDefault="00A333A9" w:rsidP="00A333A9">
      <w:pPr>
        <w:pStyle w:val="Code"/>
        <w:rPr>
          <w:highlight w:val="white"/>
        </w:rPr>
      </w:pPr>
      <w:r w:rsidRPr="00903DBA">
        <w:rPr>
          <w:highlight w:val="white"/>
        </w:rPr>
        <w:t xml:space="preserve">      Symbol resultSymbol = expression.Symbol;</w:t>
      </w:r>
    </w:p>
    <w:p w14:paraId="053FFAAF" w14:textId="77777777" w:rsidR="00A333A9" w:rsidRPr="00903DBA" w:rsidRDefault="00A333A9" w:rsidP="00A333A9">
      <w:pPr>
        <w:pStyle w:val="Code"/>
        <w:rPr>
          <w:highlight w:val="white"/>
        </w:rPr>
      </w:pPr>
      <w:r w:rsidRPr="00903DBA">
        <w:rPr>
          <w:highlight w:val="white"/>
        </w:rPr>
        <w:t xml:space="preserve">      Type type = resultSymbol.Type;</w:t>
      </w:r>
    </w:p>
    <w:p w14:paraId="0280BDA1" w14:textId="77777777" w:rsidR="00A333A9" w:rsidRPr="00903DBA" w:rsidRDefault="00A333A9" w:rsidP="00A333A9">
      <w:pPr>
        <w:pStyle w:val="Code"/>
        <w:rPr>
          <w:highlight w:val="white"/>
        </w:rPr>
      </w:pPr>
      <w:r w:rsidRPr="00903DBA">
        <w:rPr>
          <w:highlight w:val="white"/>
        </w:rPr>
        <w:t xml:space="preserve">      return (type.IsLogical() &amp;&amp; ((resultSymbol.TrueSet.Count == 0) ||</w:t>
      </w:r>
    </w:p>
    <w:p w14:paraId="1FF789DB" w14:textId="77777777" w:rsidR="00A333A9" w:rsidRPr="00903DBA" w:rsidRDefault="00A333A9" w:rsidP="00A333A9">
      <w:pPr>
        <w:pStyle w:val="Code"/>
        <w:rPr>
          <w:highlight w:val="white"/>
        </w:rPr>
      </w:pPr>
      <w:r w:rsidRPr="00903DBA">
        <w:rPr>
          <w:highlight w:val="white"/>
        </w:rPr>
        <w:t xml:space="preserve">              (resultSymbol.FalseSet.Count == 0))) ||</w:t>
      </w:r>
    </w:p>
    <w:p w14:paraId="247811B8" w14:textId="77777777" w:rsidR="00A333A9" w:rsidRPr="00903DBA" w:rsidRDefault="00A333A9" w:rsidP="00A333A9">
      <w:pPr>
        <w:pStyle w:val="Code"/>
        <w:rPr>
          <w:highlight w:val="white"/>
        </w:rPr>
      </w:pPr>
      <w:r w:rsidRPr="00903DBA">
        <w:rPr>
          <w:highlight w:val="white"/>
        </w:rPr>
        <w:t xml:space="preserve">             (type.IsIntegralOrPointer() &amp;&amp;</w:t>
      </w:r>
    </w:p>
    <w:p w14:paraId="76704B28" w14:textId="7B63780B" w:rsidR="00A333A9" w:rsidRPr="00903DBA" w:rsidRDefault="00A333A9" w:rsidP="00A333A9">
      <w:pPr>
        <w:pStyle w:val="Code"/>
        <w:rPr>
          <w:highlight w:val="white"/>
        </w:rPr>
      </w:pPr>
      <w:r w:rsidRPr="00903DBA">
        <w:rPr>
          <w:highlight w:val="white"/>
        </w:rPr>
        <w:t xml:space="preserve">              (resultSymbol.Value is BigInteger)) ||</w:t>
      </w:r>
    </w:p>
    <w:p w14:paraId="4D004201" w14:textId="77777777" w:rsidR="00A333A9" w:rsidRPr="00903DBA" w:rsidRDefault="00A333A9" w:rsidP="00A333A9">
      <w:pPr>
        <w:pStyle w:val="Code"/>
        <w:rPr>
          <w:highlight w:val="white"/>
        </w:rPr>
      </w:pPr>
      <w:r w:rsidRPr="00903DBA">
        <w:rPr>
          <w:highlight w:val="white"/>
        </w:rPr>
        <w:t xml:space="preserve">             (type.IsFloating() &amp;&amp; (resultSymbol.Value is decimal));</w:t>
      </w:r>
    </w:p>
    <w:p w14:paraId="1DF0FF99" w14:textId="77777777" w:rsidR="00A333A9" w:rsidRPr="00903DBA" w:rsidRDefault="00A333A9" w:rsidP="00A333A9">
      <w:pPr>
        <w:pStyle w:val="Code"/>
        <w:rPr>
          <w:highlight w:val="white"/>
        </w:rPr>
      </w:pPr>
      <w:r w:rsidRPr="00903DBA">
        <w:rPr>
          <w:highlight w:val="white"/>
        </w:rPr>
        <w:t xml:space="preserve">    }</w:t>
      </w:r>
    </w:p>
    <w:p w14:paraId="267AA082" w14:textId="3422A8A5" w:rsidR="00CD295E" w:rsidRPr="00903DBA" w:rsidRDefault="00AD4A44" w:rsidP="00AD4A44">
      <w:pPr>
        <w:rPr>
          <w:highlight w:val="white"/>
        </w:rPr>
      </w:pPr>
      <w:r w:rsidRPr="00903DBA">
        <w:rPr>
          <w:highlight w:val="white"/>
        </w:rPr>
        <w:t xml:space="preserve">The </w:t>
      </w:r>
      <w:r w:rsidRPr="00903DBA">
        <w:rPr>
          <w:rStyle w:val="KeyWord0"/>
          <w:highlight w:val="white"/>
        </w:rPr>
        <w:t>IsTrue</w:t>
      </w:r>
      <w:r w:rsidRPr="00903DBA">
        <w:rPr>
          <w:highlight w:val="white"/>
        </w:rPr>
        <w:t xml:space="preserve"> method </w:t>
      </w:r>
      <w:r w:rsidR="008E641A" w:rsidRPr="00903DBA">
        <w:rPr>
          <w:highlight w:val="white"/>
        </w:rPr>
        <w:t xml:space="preserve">returns true if the </w:t>
      </w:r>
      <w:r w:rsidR="00BC3D68" w:rsidRPr="00903DBA">
        <w:rPr>
          <w:highlight w:val="white"/>
        </w:rPr>
        <w:t xml:space="preserve">(assumed constant) </w:t>
      </w:r>
      <w:r w:rsidR="008E641A" w:rsidRPr="00903DBA">
        <w:rPr>
          <w:highlight w:val="white"/>
        </w:rPr>
        <w:t>expression can be evaluated to a true value.</w:t>
      </w:r>
      <w:r w:rsidR="00B33D7B" w:rsidRPr="00903DBA">
        <w:rPr>
          <w:highlight w:val="white"/>
        </w:rPr>
        <w:t xml:space="preserve">, which it can if the value is a reference to a </w:t>
      </w:r>
      <w:r w:rsidR="00B33D7B" w:rsidRPr="00903DBA">
        <w:rPr>
          <w:rStyle w:val="KeyWord0"/>
          <w:highlight w:val="white"/>
        </w:rPr>
        <w:t>BigInteger</w:t>
      </w:r>
      <w:r w:rsidR="00B33D7B" w:rsidRPr="00903DBA">
        <w:rPr>
          <w:highlight w:val="white"/>
        </w:rPr>
        <w:t xml:space="preserve"> object </w:t>
      </w:r>
      <w:r w:rsidR="00410DDA" w:rsidRPr="00903DBA">
        <w:rPr>
          <w:highlight w:val="white"/>
        </w:rPr>
        <w:t xml:space="preserve">that is not zero, or a </w:t>
      </w:r>
      <w:r w:rsidR="00410DDA" w:rsidRPr="00903DBA">
        <w:rPr>
          <w:rStyle w:val="KeyWord0"/>
          <w:highlight w:val="white"/>
        </w:rPr>
        <w:t>decimal</w:t>
      </w:r>
      <w:r w:rsidR="00410DDA" w:rsidRPr="00903DBA">
        <w:rPr>
          <w:highlight w:val="white"/>
        </w:rPr>
        <w:t xml:space="preserve"> object that is not zero, or if the </w:t>
      </w:r>
      <w:r w:rsidR="009C3C27">
        <w:rPr>
          <w:highlight w:val="white"/>
        </w:rPr>
        <w:t>true-set</w:t>
      </w:r>
      <w:r w:rsidR="00410DDA" w:rsidRPr="00903DBA">
        <w:rPr>
          <w:highlight w:val="white"/>
        </w:rPr>
        <w:t xml:space="preserve"> is not empty.</w:t>
      </w:r>
      <w:r w:rsidR="00B33D7B" w:rsidRPr="00903DBA">
        <w:rPr>
          <w:highlight w:val="white"/>
        </w:rPr>
        <w:t xml:space="preserve"> </w:t>
      </w:r>
    </w:p>
    <w:p w14:paraId="496C6AA6" w14:textId="77777777" w:rsidR="00CD295E" w:rsidRPr="00903DBA" w:rsidRDefault="00CD295E" w:rsidP="005926A0">
      <w:pPr>
        <w:pStyle w:val="Code"/>
        <w:rPr>
          <w:highlight w:val="white"/>
        </w:rPr>
      </w:pPr>
      <w:r w:rsidRPr="00903DBA">
        <w:rPr>
          <w:highlight w:val="white"/>
        </w:rPr>
        <w:t xml:space="preserve">    public static bool IsTrue(Expression expression) {</w:t>
      </w:r>
    </w:p>
    <w:p w14:paraId="388A4333" w14:textId="77777777" w:rsidR="005926A0" w:rsidRPr="00903DBA" w:rsidRDefault="00CD295E" w:rsidP="005926A0">
      <w:pPr>
        <w:pStyle w:val="Code"/>
        <w:rPr>
          <w:highlight w:val="white"/>
        </w:rPr>
      </w:pPr>
      <w:r w:rsidRPr="00903DBA">
        <w:rPr>
          <w:highlight w:val="white"/>
        </w:rPr>
        <w:t xml:space="preserve">      return ((expression.Symbol.Value is BigInteger) &amp;&amp;</w:t>
      </w:r>
    </w:p>
    <w:p w14:paraId="5F4450D3" w14:textId="63B8EBB3" w:rsidR="00CD295E" w:rsidRPr="00903DBA" w:rsidRDefault="005926A0" w:rsidP="005926A0">
      <w:pPr>
        <w:pStyle w:val="Code"/>
        <w:rPr>
          <w:highlight w:val="white"/>
        </w:rPr>
      </w:pPr>
      <w:r w:rsidRPr="00903DBA">
        <w:rPr>
          <w:highlight w:val="white"/>
        </w:rPr>
        <w:t xml:space="preserve">              </w:t>
      </w:r>
      <w:r w:rsidR="00CD295E" w:rsidRPr="00903DBA">
        <w:rPr>
          <w:highlight w:val="white"/>
        </w:rPr>
        <w:t>!((BigInteger) expression.Symbol.Value).IsZero) ||</w:t>
      </w:r>
    </w:p>
    <w:p w14:paraId="0DD7D587" w14:textId="77777777" w:rsidR="005926A0" w:rsidRPr="00903DBA" w:rsidRDefault="00CD295E" w:rsidP="005926A0">
      <w:pPr>
        <w:pStyle w:val="Code"/>
        <w:rPr>
          <w:highlight w:val="white"/>
        </w:rPr>
      </w:pPr>
      <w:r w:rsidRPr="00903DBA">
        <w:rPr>
          <w:highlight w:val="white"/>
        </w:rPr>
        <w:t xml:space="preserve">             ((expression.Symbol.Value is decimal) &amp;&amp;</w:t>
      </w:r>
    </w:p>
    <w:p w14:paraId="5ADD856B" w14:textId="21211B82" w:rsidR="00CD295E" w:rsidRPr="00903DBA" w:rsidRDefault="005926A0" w:rsidP="005926A0">
      <w:pPr>
        <w:pStyle w:val="Code"/>
        <w:rPr>
          <w:highlight w:val="white"/>
        </w:rPr>
      </w:pPr>
      <w:r w:rsidRPr="00903DBA">
        <w:rPr>
          <w:highlight w:val="white"/>
        </w:rPr>
        <w:t xml:space="preserve">              </w:t>
      </w:r>
      <w:r w:rsidR="00CD295E" w:rsidRPr="00903DBA">
        <w:rPr>
          <w:highlight w:val="white"/>
        </w:rPr>
        <w:t>!((decimal) expression.Symbol.Value).Equals((decimal) 0)) ||</w:t>
      </w:r>
    </w:p>
    <w:p w14:paraId="7F5440BE" w14:textId="3162B4C7" w:rsidR="00CD295E" w:rsidRPr="00903DBA" w:rsidRDefault="00CD295E" w:rsidP="005926A0">
      <w:pPr>
        <w:pStyle w:val="Code"/>
        <w:rPr>
          <w:highlight w:val="white"/>
        </w:rPr>
      </w:pPr>
      <w:r w:rsidRPr="00903DBA">
        <w:rPr>
          <w:highlight w:val="white"/>
        </w:rPr>
        <w:t xml:space="preserve">             (expression.Symbol.TrueSet.Count &gt; 0);</w:t>
      </w:r>
    </w:p>
    <w:p w14:paraId="5E44C849" w14:textId="2455CF72" w:rsidR="00CD295E" w:rsidRPr="00903DBA" w:rsidRDefault="00CD295E" w:rsidP="005926A0">
      <w:pPr>
        <w:pStyle w:val="Code"/>
        <w:rPr>
          <w:highlight w:val="white"/>
        </w:rPr>
      </w:pPr>
      <w:r w:rsidRPr="00903DBA">
        <w:rPr>
          <w:highlight w:val="white"/>
        </w:rPr>
        <w:t xml:space="preserve">    }</w:t>
      </w:r>
    </w:p>
    <w:p w14:paraId="0B0407E2" w14:textId="578FA7BD" w:rsidR="00AE1C44" w:rsidRPr="00903DBA" w:rsidRDefault="00AE1C44" w:rsidP="00FD7FAB">
      <w:pPr>
        <w:pStyle w:val="Rubrik3"/>
        <w:rPr>
          <w:highlight w:val="white"/>
        </w:rPr>
      </w:pPr>
      <w:bookmarkStart w:id="365" w:name="_Toc57656049"/>
      <w:r w:rsidRPr="00903DBA">
        <w:rPr>
          <w:highlight w:val="white"/>
        </w:rPr>
        <w:t>Relation Expressions</w:t>
      </w:r>
      <w:bookmarkEnd w:id="365"/>
    </w:p>
    <w:p w14:paraId="73B4E185" w14:textId="77777777" w:rsidR="004F7E5A" w:rsidRPr="00903DBA" w:rsidRDefault="004F7E5A" w:rsidP="004F7E5A">
      <w:pPr>
        <w:rPr>
          <w:highlight w:val="white"/>
        </w:rPr>
      </w:pPr>
      <w:r w:rsidRPr="00903DBA">
        <w:rPr>
          <w:highlight w:val="white"/>
        </w:rPr>
        <w:t xml:space="preserve">The </w:t>
      </w:r>
      <w:r w:rsidRPr="00903DBA">
        <w:rPr>
          <w:rStyle w:val="KeyWord0"/>
          <w:highlight w:val="white"/>
        </w:rPr>
        <w:t>Relation</w:t>
      </w:r>
      <w:r w:rsidRPr="00903DBA">
        <w:rPr>
          <w:highlight w:val="white"/>
        </w:rPr>
        <w:t xml:space="preserve"> method returns the calculated value of the expression, if possible. Otherwise, it returns null.</w:t>
      </w:r>
    </w:p>
    <w:p w14:paraId="7D3CA393" w14:textId="77777777" w:rsidR="004F7E5A" w:rsidRPr="00903DBA" w:rsidRDefault="004F7E5A" w:rsidP="004F7E5A">
      <w:pPr>
        <w:pStyle w:val="Code"/>
        <w:rPr>
          <w:highlight w:val="white"/>
        </w:rPr>
      </w:pPr>
      <w:r w:rsidRPr="00903DBA">
        <w:rPr>
          <w:highlight w:val="white"/>
        </w:rPr>
        <w:t xml:space="preserve">    public static Expression Relation(MiddleOperator middleOp,</w:t>
      </w:r>
    </w:p>
    <w:p w14:paraId="1A5C2CC6" w14:textId="77777777" w:rsidR="004F7E5A" w:rsidRPr="00903DBA" w:rsidRDefault="004F7E5A" w:rsidP="004F7E5A">
      <w:pPr>
        <w:pStyle w:val="Code"/>
        <w:rPr>
          <w:highlight w:val="white"/>
        </w:rPr>
      </w:pPr>
      <w:r w:rsidRPr="00903DBA">
        <w:rPr>
          <w:highlight w:val="white"/>
        </w:rPr>
        <w:t xml:space="preserve">                                      Expression leftExpression,</w:t>
      </w:r>
    </w:p>
    <w:p w14:paraId="5D2E70D5" w14:textId="77777777" w:rsidR="004F7E5A" w:rsidRPr="00903DBA" w:rsidRDefault="004F7E5A" w:rsidP="004F7E5A">
      <w:pPr>
        <w:pStyle w:val="Code"/>
        <w:rPr>
          <w:highlight w:val="white"/>
        </w:rPr>
      </w:pPr>
      <w:r w:rsidRPr="00903DBA">
        <w:rPr>
          <w:highlight w:val="white"/>
        </w:rPr>
        <w:lastRenderedPageBreak/>
        <w:t xml:space="preserve">                                      Expression rightExpression) {</w:t>
      </w:r>
    </w:p>
    <w:p w14:paraId="59AB9177" w14:textId="77777777" w:rsidR="004F7E5A" w:rsidRPr="00903DBA" w:rsidRDefault="004F7E5A" w:rsidP="004F7E5A">
      <w:pPr>
        <w:rPr>
          <w:highlight w:val="white"/>
        </w:rPr>
      </w:pPr>
      <w:r w:rsidRPr="00903DBA">
        <w:rPr>
          <w:highlight w:val="white"/>
        </w:rPr>
        <w:t xml:space="preserve">If at least one of the expressions is not constant, we just return null. </w:t>
      </w:r>
    </w:p>
    <w:p w14:paraId="25F86643" w14:textId="77777777" w:rsidR="004F7E5A" w:rsidRPr="00903DBA" w:rsidRDefault="004F7E5A" w:rsidP="004F7E5A">
      <w:pPr>
        <w:pStyle w:val="Code"/>
        <w:rPr>
          <w:highlight w:val="white"/>
        </w:rPr>
      </w:pPr>
      <w:r w:rsidRPr="00903DBA">
        <w:rPr>
          <w:highlight w:val="white"/>
        </w:rPr>
        <w:t xml:space="preserve">      if (!IsConstant(leftExpression) || !IsConstant(rightExpression)) {</w:t>
      </w:r>
    </w:p>
    <w:p w14:paraId="4577DE9F" w14:textId="77777777" w:rsidR="004F7E5A" w:rsidRPr="00903DBA" w:rsidRDefault="004F7E5A" w:rsidP="004F7E5A">
      <w:pPr>
        <w:pStyle w:val="Code"/>
        <w:rPr>
          <w:highlight w:val="white"/>
        </w:rPr>
      </w:pPr>
      <w:r w:rsidRPr="00903DBA">
        <w:rPr>
          <w:highlight w:val="white"/>
        </w:rPr>
        <w:t xml:space="preserve">        return null;</w:t>
      </w:r>
    </w:p>
    <w:p w14:paraId="22A46224" w14:textId="77777777" w:rsidR="004F7E5A" w:rsidRPr="00903DBA" w:rsidRDefault="004F7E5A" w:rsidP="004F7E5A">
      <w:pPr>
        <w:pStyle w:val="Code"/>
        <w:rPr>
          <w:highlight w:val="white"/>
        </w:rPr>
      </w:pPr>
      <w:r w:rsidRPr="00903DBA">
        <w:rPr>
          <w:highlight w:val="white"/>
        </w:rPr>
        <w:t xml:space="preserve">      }</w:t>
      </w:r>
    </w:p>
    <w:p w14:paraId="1755B388" w14:textId="77777777" w:rsidR="004F7E5A" w:rsidRPr="00903DBA" w:rsidRDefault="004F7E5A" w:rsidP="004F7E5A">
      <w:pPr>
        <w:rPr>
          <w:highlight w:val="white"/>
        </w:rPr>
      </w:pPr>
      <w:r w:rsidRPr="00903DBA">
        <w:rPr>
          <w:highlight w:val="white"/>
        </w:rPr>
        <w:t xml:space="preserve">If at least one of the expressions have floating type, we call the </w:t>
      </w:r>
      <w:r w:rsidRPr="00903DBA">
        <w:rPr>
          <w:rStyle w:val="KeyWord0"/>
          <w:highlight w:val="white"/>
        </w:rPr>
        <w:t>RelationFloating</w:t>
      </w:r>
      <w:r w:rsidRPr="00903DBA">
        <w:rPr>
          <w:highlight w:val="white"/>
        </w:rPr>
        <w:t xml:space="preserve"> method. If not at least one of the expressions have floating type, both expressions must have integral type and we call </w:t>
      </w:r>
      <w:r w:rsidRPr="00903DBA">
        <w:rPr>
          <w:rStyle w:val="KeyWord0"/>
          <w:highlight w:val="white"/>
        </w:rPr>
        <w:t>RelationIntegral</w:t>
      </w:r>
      <w:r w:rsidRPr="00903DBA">
        <w:rPr>
          <w:highlight w:val="white"/>
        </w:rPr>
        <w:t xml:space="preserve"> instead.</w:t>
      </w:r>
    </w:p>
    <w:p w14:paraId="4DD52193" w14:textId="77777777" w:rsidR="004F7E5A" w:rsidRPr="00903DBA" w:rsidRDefault="004F7E5A" w:rsidP="004F7E5A">
      <w:pPr>
        <w:pStyle w:val="Code"/>
        <w:rPr>
          <w:highlight w:val="white"/>
        </w:rPr>
      </w:pPr>
      <w:r w:rsidRPr="00903DBA">
        <w:rPr>
          <w:highlight w:val="white"/>
        </w:rPr>
        <w:t xml:space="preserve">      else if (leftExpression.Symbol.Type.IsFloating() ||</w:t>
      </w:r>
    </w:p>
    <w:p w14:paraId="0475F4F3" w14:textId="77777777" w:rsidR="004F7E5A" w:rsidRPr="00903DBA" w:rsidRDefault="004F7E5A" w:rsidP="004F7E5A">
      <w:pPr>
        <w:pStyle w:val="Code"/>
        <w:rPr>
          <w:highlight w:val="white"/>
        </w:rPr>
      </w:pPr>
      <w:r w:rsidRPr="00903DBA">
        <w:rPr>
          <w:highlight w:val="white"/>
        </w:rPr>
        <w:t xml:space="preserve">               rightExpression.Symbol.Type.IsFloating()) {</w:t>
      </w:r>
    </w:p>
    <w:p w14:paraId="3C42BB03" w14:textId="77777777" w:rsidR="004F7E5A" w:rsidRPr="00903DBA" w:rsidRDefault="004F7E5A" w:rsidP="004F7E5A">
      <w:pPr>
        <w:pStyle w:val="Code"/>
        <w:rPr>
          <w:highlight w:val="white"/>
        </w:rPr>
      </w:pPr>
      <w:r w:rsidRPr="00903DBA">
        <w:rPr>
          <w:highlight w:val="white"/>
        </w:rPr>
        <w:t xml:space="preserve">        return RelationFloating(middleOp, leftExpression, rightExpression);</w:t>
      </w:r>
    </w:p>
    <w:p w14:paraId="670D266C" w14:textId="77777777" w:rsidR="004F7E5A" w:rsidRPr="00903DBA" w:rsidRDefault="004F7E5A" w:rsidP="004F7E5A">
      <w:pPr>
        <w:pStyle w:val="Code"/>
        <w:rPr>
          <w:highlight w:val="white"/>
        </w:rPr>
      </w:pPr>
      <w:r w:rsidRPr="00903DBA">
        <w:rPr>
          <w:highlight w:val="white"/>
        </w:rPr>
        <w:t xml:space="preserve">      }</w:t>
      </w:r>
    </w:p>
    <w:p w14:paraId="7E87F03F" w14:textId="77777777" w:rsidR="004F7E5A" w:rsidRPr="00903DBA" w:rsidRDefault="004F7E5A" w:rsidP="004F7E5A">
      <w:pPr>
        <w:pStyle w:val="Code"/>
        <w:rPr>
          <w:highlight w:val="white"/>
        </w:rPr>
      </w:pPr>
      <w:r w:rsidRPr="00903DBA">
        <w:rPr>
          <w:highlight w:val="white"/>
        </w:rPr>
        <w:t xml:space="preserve">      else {</w:t>
      </w:r>
    </w:p>
    <w:p w14:paraId="40189A1F" w14:textId="77777777" w:rsidR="004F7E5A" w:rsidRPr="00903DBA" w:rsidRDefault="004F7E5A" w:rsidP="004F7E5A">
      <w:pPr>
        <w:pStyle w:val="Code"/>
        <w:rPr>
          <w:highlight w:val="white"/>
        </w:rPr>
      </w:pPr>
      <w:r w:rsidRPr="00903DBA">
        <w:rPr>
          <w:highlight w:val="white"/>
        </w:rPr>
        <w:t xml:space="preserve">        return RelationIntegral(middleOp, leftExpression, rightExpression);</w:t>
      </w:r>
    </w:p>
    <w:p w14:paraId="0ADD6D35" w14:textId="77777777" w:rsidR="004F7E5A" w:rsidRPr="00903DBA" w:rsidRDefault="004F7E5A" w:rsidP="004F7E5A">
      <w:pPr>
        <w:pStyle w:val="Code"/>
        <w:rPr>
          <w:highlight w:val="white"/>
        </w:rPr>
      </w:pPr>
      <w:r w:rsidRPr="00903DBA">
        <w:rPr>
          <w:highlight w:val="white"/>
        </w:rPr>
        <w:t xml:space="preserve">      }</w:t>
      </w:r>
    </w:p>
    <w:p w14:paraId="6BB34AD7" w14:textId="77777777" w:rsidR="004F7E5A" w:rsidRPr="00903DBA" w:rsidRDefault="004F7E5A" w:rsidP="004F7E5A">
      <w:pPr>
        <w:pStyle w:val="Code"/>
        <w:rPr>
          <w:highlight w:val="white"/>
        </w:rPr>
      </w:pPr>
      <w:r w:rsidRPr="00903DBA">
        <w:rPr>
          <w:highlight w:val="white"/>
        </w:rPr>
        <w:t xml:space="preserve">    }</w:t>
      </w:r>
    </w:p>
    <w:p w14:paraId="4B80039B" w14:textId="59F23EF3" w:rsidR="00CD295E" w:rsidRPr="00903DBA" w:rsidRDefault="00AE3A74" w:rsidP="00AE3A74">
      <w:pPr>
        <w:rPr>
          <w:highlight w:val="white"/>
        </w:rPr>
      </w:pPr>
      <w:r w:rsidRPr="00903DBA">
        <w:rPr>
          <w:highlight w:val="white"/>
        </w:rPr>
        <w:t xml:space="preserve">The </w:t>
      </w:r>
      <w:r w:rsidRPr="00903DBA">
        <w:rPr>
          <w:rStyle w:val="KeyWord0"/>
          <w:highlight w:val="white"/>
        </w:rPr>
        <w:t>RelationIntegral</w:t>
      </w:r>
      <w:r w:rsidRPr="00903DBA">
        <w:rPr>
          <w:highlight w:val="white"/>
        </w:rPr>
        <w:t xml:space="preserve"> method</w:t>
      </w:r>
      <w:r w:rsidR="00AC13BA" w:rsidRPr="00903DBA">
        <w:rPr>
          <w:highlight w:val="white"/>
        </w:rPr>
        <w:t xml:space="preserve"> </w:t>
      </w:r>
      <w:r w:rsidR="00D42AF5" w:rsidRPr="00903DBA">
        <w:rPr>
          <w:highlight w:val="white"/>
        </w:rPr>
        <w:t>evaluates</w:t>
      </w:r>
      <w:r w:rsidR="00AC13BA" w:rsidRPr="00903DBA">
        <w:rPr>
          <w:highlight w:val="white"/>
        </w:rPr>
        <w:t xml:space="preserve"> the constant value of a relation expression.</w:t>
      </w:r>
      <w:r w:rsidR="008E2B66" w:rsidRPr="00903DBA">
        <w:rPr>
          <w:highlight w:val="white"/>
        </w:rPr>
        <w:t xml:space="preserve"> </w:t>
      </w:r>
      <w:r w:rsidR="0015733E">
        <w:rPr>
          <w:highlight w:val="white"/>
        </w:rPr>
        <w:t>At this point, w</w:t>
      </w:r>
      <w:r w:rsidR="008E2B66" w:rsidRPr="00903DBA">
        <w:rPr>
          <w:highlight w:val="white"/>
        </w:rPr>
        <w:t xml:space="preserve">e assume that both operands are constant. </w:t>
      </w:r>
    </w:p>
    <w:p w14:paraId="09172B73" w14:textId="77777777" w:rsidR="00CD295E" w:rsidRPr="00903DBA" w:rsidRDefault="00CD295E" w:rsidP="005926A0">
      <w:pPr>
        <w:pStyle w:val="Code"/>
        <w:rPr>
          <w:highlight w:val="white"/>
        </w:rPr>
      </w:pPr>
      <w:r w:rsidRPr="00903DBA">
        <w:rPr>
          <w:highlight w:val="white"/>
        </w:rPr>
        <w:t xml:space="preserve">    private static Expression RelationIntegral(MiddleOperator middleOp,</w:t>
      </w:r>
    </w:p>
    <w:p w14:paraId="1336B3E2" w14:textId="77777777" w:rsidR="005926A0" w:rsidRPr="00903DBA" w:rsidRDefault="00CD295E" w:rsidP="005926A0">
      <w:pPr>
        <w:pStyle w:val="Code"/>
        <w:rPr>
          <w:highlight w:val="white"/>
        </w:rPr>
      </w:pPr>
      <w:r w:rsidRPr="00903DBA">
        <w:rPr>
          <w:highlight w:val="white"/>
        </w:rPr>
        <w:t xml:space="preserve">                                               Expression leftExpression,</w:t>
      </w:r>
    </w:p>
    <w:p w14:paraId="58EAA1F5" w14:textId="7F977E5F" w:rsidR="00CD295E" w:rsidRPr="00903DBA" w:rsidRDefault="005926A0" w:rsidP="005926A0">
      <w:pPr>
        <w:pStyle w:val="Code"/>
        <w:rPr>
          <w:highlight w:val="white"/>
        </w:rPr>
      </w:pPr>
      <w:r w:rsidRPr="00903DBA">
        <w:rPr>
          <w:highlight w:val="white"/>
        </w:rPr>
        <w:t xml:space="preserve">                                              </w:t>
      </w:r>
      <w:r w:rsidR="00CD295E" w:rsidRPr="00903DBA">
        <w:rPr>
          <w:highlight w:val="white"/>
        </w:rPr>
        <w:t xml:space="preserve"> Expression rightExpression) {</w:t>
      </w:r>
    </w:p>
    <w:p w14:paraId="71D81080" w14:textId="78BFC88E" w:rsidR="008E2B66" w:rsidRPr="00903DBA" w:rsidRDefault="008E2B66" w:rsidP="008E2B66">
      <w:pPr>
        <w:rPr>
          <w:highlight w:val="white"/>
        </w:rPr>
      </w:pPr>
      <w:r w:rsidRPr="00903DBA">
        <w:rPr>
          <w:highlight w:val="white"/>
        </w:rPr>
        <w:t xml:space="preserve">First, we need to </w:t>
      </w:r>
      <w:r w:rsidR="004223AF" w:rsidRPr="00903DBA">
        <w:rPr>
          <w:highlight w:val="white"/>
        </w:rPr>
        <w:t xml:space="preserve">cast the expression from a possible logical type into </w:t>
      </w:r>
      <w:r w:rsidR="00CA024F">
        <w:rPr>
          <w:highlight w:val="white"/>
        </w:rPr>
        <w:t>the</w:t>
      </w:r>
      <w:r w:rsidR="004223AF" w:rsidRPr="00903DBA">
        <w:rPr>
          <w:highlight w:val="white"/>
        </w:rPr>
        <w:t xml:space="preserve"> integral type</w:t>
      </w:r>
      <w:r w:rsidR="00CA024F">
        <w:rPr>
          <w:highlight w:val="white"/>
        </w:rPr>
        <w:t xml:space="preserve">: </w:t>
      </w:r>
      <w:r w:rsidR="004223AF" w:rsidRPr="00903DBA">
        <w:rPr>
          <w:highlight w:val="white"/>
        </w:rPr>
        <w:t>signed integer.</w:t>
      </w:r>
    </w:p>
    <w:p w14:paraId="3C542346" w14:textId="75938C10" w:rsidR="00CD295E" w:rsidRPr="00903DBA" w:rsidRDefault="00CD295E" w:rsidP="005926A0">
      <w:pPr>
        <w:pStyle w:val="Code"/>
        <w:rPr>
          <w:highlight w:val="white"/>
        </w:rPr>
      </w:pPr>
      <w:r w:rsidRPr="00903DBA">
        <w:rPr>
          <w:highlight w:val="white"/>
        </w:rPr>
        <w:t xml:space="preserve">      leftExpression = </w:t>
      </w:r>
      <w:r w:rsidR="0047518E" w:rsidRPr="00903DBA">
        <w:rPr>
          <w:highlight w:val="white"/>
        </w:rPr>
        <w:t>TypeCast.LogicalToIntegral(</w:t>
      </w:r>
      <w:r w:rsidRPr="00903DBA">
        <w:rPr>
          <w:highlight w:val="white"/>
        </w:rPr>
        <w:t>leftExpression);</w:t>
      </w:r>
    </w:p>
    <w:p w14:paraId="02DA0428" w14:textId="76E7721F" w:rsidR="00CD295E" w:rsidRPr="00903DBA" w:rsidRDefault="00CD295E" w:rsidP="005926A0">
      <w:pPr>
        <w:pStyle w:val="Code"/>
        <w:rPr>
          <w:highlight w:val="white"/>
        </w:rPr>
      </w:pPr>
      <w:r w:rsidRPr="00903DBA">
        <w:rPr>
          <w:highlight w:val="white"/>
        </w:rPr>
        <w:t xml:space="preserve">      rightExpression = </w:t>
      </w:r>
      <w:r w:rsidR="0047518E" w:rsidRPr="00903DBA">
        <w:rPr>
          <w:highlight w:val="white"/>
        </w:rPr>
        <w:t>TypeCast.LogicalToIntegral(</w:t>
      </w:r>
      <w:r w:rsidR="00E819AF" w:rsidRPr="00903DBA">
        <w:rPr>
          <w:highlight w:val="white"/>
        </w:rPr>
        <w:t>right</w:t>
      </w:r>
      <w:r w:rsidRPr="00903DBA">
        <w:rPr>
          <w:highlight w:val="white"/>
        </w:rPr>
        <w:t>Expression);</w:t>
      </w:r>
    </w:p>
    <w:p w14:paraId="00DE3034" w14:textId="5E73B06D" w:rsidR="00CD295E" w:rsidRPr="00903DBA" w:rsidRDefault="004223AF" w:rsidP="004223AF">
      <w:pPr>
        <w:rPr>
          <w:highlight w:val="white"/>
        </w:rPr>
      </w:pPr>
      <w:r w:rsidRPr="00903DBA">
        <w:rPr>
          <w:highlight w:val="white"/>
        </w:rPr>
        <w:t xml:space="preserve">This method is called </w:t>
      </w:r>
      <w:r w:rsidR="00D7413B">
        <w:rPr>
          <w:highlight w:val="white"/>
        </w:rPr>
        <w:t xml:space="preserve">only </w:t>
      </w:r>
      <w:r w:rsidRPr="00903DBA">
        <w:rPr>
          <w:highlight w:val="white"/>
        </w:rPr>
        <w:t>if both expression</w:t>
      </w:r>
      <w:r w:rsidR="00E37C9D" w:rsidRPr="00903DBA">
        <w:rPr>
          <w:highlight w:val="white"/>
        </w:rPr>
        <w:t>s</w:t>
      </w:r>
      <w:r w:rsidRPr="00903DBA">
        <w:rPr>
          <w:highlight w:val="white"/>
        </w:rPr>
        <w:t xml:space="preserve"> have values.</w:t>
      </w:r>
      <w:r w:rsidR="004F0D94" w:rsidRPr="00903DBA">
        <w:rPr>
          <w:highlight w:val="white"/>
        </w:rPr>
        <w:t xml:space="preserve"> Therefore, we do not have to check that </w:t>
      </w:r>
      <w:r w:rsidR="00E37C9D" w:rsidRPr="00903DBA">
        <w:rPr>
          <w:highlight w:val="white"/>
        </w:rPr>
        <w:t>the values are not null.</w:t>
      </w:r>
    </w:p>
    <w:p w14:paraId="66EBDACF" w14:textId="77777777" w:rsidR="00CD295E" w:rsidRPr="00903DBA" w:rsidRDefault="00CD295E" w:rsidP="005926A0">
      <w:pPr>
        <w:pStyle w:val="Code"/>
        <w:rPr>
          <w:highlight w:val="white"/>
        </w:rPr>
      </w:pPr>
      <w:r w:rsidRPr="00903DBA">
        <w:rPr>
          <w:highlight w:val="white"/>
        </w:rPr>
        <w:t xml:space="preserve">      BigInteger leftValue = (BigInteger) leftExpression.Symbol.Value,</w:t>
      </w:r>
    </w:p>
    <w:p w14:paraId="01363693" w14:textId="77777777" w:rsidR="00CD295E" w:rsidRPr="00903DBA" w:rsidRDefault="00CD295E" w:rsidP="005926A0">
      <w:pPr>
        <w:pStyle w:val="Code"/>
        <w:rPr>
          <w:highlight w:val="white"/>
        </w:rPr>
      </w:pPr>
      <w:r w:rsidRPr="00903DBA">
        <w:rPr>
          <w:highlight w:val="white"/>
        </w:rPr>
        <w:t xml:space="preserve">                 rightValue = (BigInteger) rightExpression.Symbol.Value;</w:t>
      </w:r>
    </w:p>
    <w:p w14:paraId="17D8640C" w14:textId="290E5307" w:rsidR="00CD295E" w:rsidRPr="00903DBA" w:rsidRDefault="00F77146" w:rsidP="00F77146">
      <w:pPr>
        <w:rPr>
          <w:highlight w:val="white"/>
        </w:rPr>
      </w:pPr>
      <w:r w:rsidRPr="00903DBA">
        <w:rPr>
          <w:highlight w:val="white"/>
        </w:rPr>
        <w:t>Since the expression has a constant value, we only add one unconditional jump instruction.</w:t>
      </w:r>
    </w:p>
    <w:p w14:paraId="6382CE24" w14:textId="6014186D" w:rsidR="00CD295E" w:rsidRPr="00903DBA" w:rsidRDefault="00CD295E" w:rsidP="005926A0">
      <w:pPr>
        <w:pStyle w:val="Code"/>
        <w:rPr>
          <w:highlight w:val="white"/>
        </w:rPr>
      </w:pPr>
      <w:r w:rsidRPr="00903DBA">
        <w:rPr>
          <w:highlight w:val="white"/>
        </w:rPr>
        <w:t xml:space="preserve">      List&lt;MiddleCode&gt; </w:t>
      </w:r>
      <w:r w:rsidR="00E52D0D" w:rsidRPr="00903DBA">
        <w:rPr>
          <w:highlight w:val="white"/>
        </w:rPr>
        <w:t>longList</w:t>
      </w:r>
      <w:r w:rsidRPr="00903DBA">
        <w:rPr>
          <w:highlight w:val="white"/>
        </w:rPr>
        <w:t xml:space="preserve"> = new List&lt;MiddleCode&gt;();</w:t>
      </w:r>
    </w:p>
    <w:p w14:paraId="2C2B1FBF" w14:textId="45F225A1" w:rsidR="00CD295E" w:rsidRPr="00903DBA" w:rsidRDefault="00CD295E" w:rsidP="005926A0">
      <w:pPr>
        <w:pStyle w:val="Code"/>
        <w:rPr>
          <w:highlight w:val="white"/>
        </w:rPr>
      </w:pPr>
      <w:r w:rsidRPr="00903DBA">
        <w:rPr>
          <w:highlight w:val="white"/>
        </w:rPr>
        <w:t xml:space="preserve">      MiddleCode jumpCode = new MiddleCode(MiddleOperator.</w:t>
      </w:r>
      <w:r w:rsidR="00C0170C">
        <w:rPr>
          <w:highlight w:val="white"/>
        </w:rPr>
        <w:t>Jump</w:t>
      </w:r>
      <w:r w:rsidRPr="00903DBA">
        <w:rPr>
          <w:highlight w:val="white"/>
        </w:rPr>
        <w:t>);</w:t>
      </w:r>
    </w:p>
    <w:p w14:paraId="0D6DAA52" w14:textId="7B8EB30C" w:rsidR="00CD295E" w:rsidRPr="00903DBA" w:rsidRDefault="00CD295E" w:rsidP="005926A0">
      <w:pPr>
        <w:pStyle w:val="Code"/>
        <w:rPr>
          <w:highlight w:val="white"/>
        </w:rPr>
      </w:pPr>
      <w:r w:rsidRPr="00903DBA">
        <w:rPr>
          <w:highlight w:val="white"/>
        </w:rPr>
        <w:t xml:space="preserve">      </w:t>
      </w:r>
      <w:r w:rsidR="00E52D0D" w:rsidRPr="00903DBA">
        <w:rPr>
          <w:highlight w:val="white"/>
        </w:rPr>
        <w:t>longList</w:t>
      </w:r>
      <w:r w:rsidRPr="00903DBA">
        <w:rPr>
          <w:highlight w:val="white"/>
        </w:rPr>
        <w:t>.Add(jumpCode);</w:t>
      </w:r>
    </w:p>
    <w:p w14:paraId="432BCDA7" w14:textId="77777777" w:rsidR="00CD295E" w:rsidRPr="00903DBA" w:rsidRDefault="00CD295E" w:rsidP="005926A0">
      <w:pPr>
        <w:pStyle w:val="Code"/>
        <w:rPr>
          <w:highlight w:val="white"/>
        </w:rPr>
      </w:pPr>
      <w:r w:rsidRPr="00903DBA">
        <w:rPr>
          <w:highlight w:val="white"/>
        </w:rPr>
        <w:t xml:space="preserve">      ISet&lt;MiddleCode&gt; jumpSet = new HashSet&lt;MiddleCode&gt;();</w:t>
      </w:r>
    </w:p>
    <w:p w14:paraId="027D4C8C" w14:textId="77777777" w:rsidR="00CD295E" w:rsidRPr="00903DBA" w:rsidRDefault="00CD295E" w:rsidP="005926A0">
      <w:pPr>
        <w:pStyle w:val="Code"/>
        <w:rPr>
          <w:highlight w:val="white"/>
        </w:rPr>
      </w:pPr>
      <w:r w:rsidRPr="00903DBA">
        <w:rPr>
          <w:highlight w:val="white"/>
        </w:rPr>
        <w:t xml:space="preserve">      jumpSet.Add(jumpCode);</w:t>
      </w:r>
    </w:p>
    <w:p w14:paraId="1BEE5846" w14:textId="6ED14812" w:rsidR="00CD295E" w:rsidRPr="00903DBA" w:rsidRDefault="00D22966" w:rsidP="005F0234">
      <w:pPr>
        <w:rPr>
          <w:highlight w:val="white"/>
        </w:rPr>
      </w:pPr>
      <w:r w:rsidRPr="00903DBA">
        <w:rPr>
          <w:highlight w:val="white"/>
        </w:rPr>
        <w:t>Then we need to evaluate the value of the expression.</w:t>
      </w:r>
      <w:r w:rsidR="005F0234" w:rsidRPr="00903DBA">
        <w:rPr>
          <w:highlight w:val="white"/>
        </w:rPr>
        <w:t xml:space="preserve"> Since the values are object of the </w:t>
      </w:r>
      <w:r w:rsidR="005F0234" w:rsidRPr="00903DBA">
        <w:rPr>
          <w:rStyle w:val="KeyWord0"/>
          <w:highlight w:val="white"/>
        </w:rPr>
        <w:t>BigInteger</w:t>
      </w:r>
      <w:r w:rsidR="005F0234" w:rsidRPr="00903DBA">
        <w:rPr>
          <w:highlight w:val="white"/>
        </w:rPr>
        <w:t xml:space="preserve"> class we can use the regular relation operators.</w:t>
      </w:r>
    </w:p>
    <w:p w14:paraId="21BD3EDD" w14:textId="77777777" w:rsidR="00CD295E" w:rsidRPr="00903DBA" w:rsidRDefault="00CD295E" w:rsidP="005926A0">
      <w:pPr>
        <w:pStyle w:val="Code"/>
        <w:rPr>
          <w:highlight w:val="white"/>
        </w:rPr>
      </w:pPr>
      <w:r w:rsidRPr="00903DBA">
        <w:rPr>
          <w:highlight w:val="white"/>
        </w:rPr>
        <w:t xml:space="preserve">      bool resultValue = false;</w:t>
      </w:r>
    </w:p>
    <w:p w14:paraId="74216F10" w14:textId="77777777" w:rsidR="00CD295E" w:rsidRPr="00903DBA" w:rsidRDefault="00CD295E" w:rsidP="005926A0">
      <w:pPr>
        <w:pStyle w:val="Code"/>
        <w:rPr>
          <w:highlight w:val="white"/>
        </w:rPr>
      </w:pPr>
      <w:r w:rsidRPr="00903DBA">
        <w:rPr>
          <w:highlight w:val="white"/>
        </w:rPr>
        <w:t xml:space="preserve">      switch (middleOp) {</w:t>
      </w:r>
    </w:p>
    <w:p w14:paraId="41AE9D4B" w14:textId="77777777" w:rsidR="00CD295E" w:rsidRPr="00903DBA" w:rsidRDefault="00CD295E" w:rsidP="005926A0">
      <w:pPr>
        <w:pStyle w:val="Code"/>
        <w:rPr>
          <w:highlight w:val="white"/>
        </w:rPr>
      </w:pPr>
      <w:r w:rsidRPr="00903DBA">
        <w:rPr>
          <w:highlight w:val="white"/>
        </w:rPr>
        <w:t xml:space="preserve">        case MiddleOperator.Equal:</w:t>
      </w:r>
    </w:p>
    <w:p w14:paraId="62D5100C" w14:textId="77777777" w:rsidR="00CD295E" w:rsidRPr="00903DBA" w:rsidRDefault="00CD295E" w:rsidP="005926A0">
      <w:pPr>
        <w:pStyle w:val="Code"/>
        <w:rPr>
          <w:highlight w:val="white"/>
        </w:rPr>
      </w:pPr>
      <w:r w:rsidRPr="00903DBA">
        <w:rPr>
          <w:highlight w:val="white"/>
        </w:rPr>
        <w:t xml:space="preserve">          resultValue = (leftValue == rightValue);</w:t>
      </w:r>
    </w:p>
    <w:p w14:paraId="22D59958" w14:textId="77777777" w:rsidR="00CD295E" w:rsidRPr="00903DBA" w:rsidRDefault="00CD295E" w:rsidP="005926A0">
      <w:pPr>
        <w:pStyle w:val="Code"/>
        <w:rPr>
          <w:highlight w:val="white"/>
        </w:rPr>
      </w:pPr>
      <w:r w:rsidRPr="00903DBA">
        <w:rPr>
          <w:highlight w:val="white"/>
        </w:rPr>
        <w:t xml:space="preserve">          break;</w:t>
      </w:r>
    </w:p>
    <w:p w14:paraId="7768778B" w14:textId="77777777" w:rsidR="00CD295E" w:rsidRPr="00903DBA" w:rsidRDefault="00CD295E" w:rsidP="005926A0">
      <w:pPr>
        <w:pStyle w:val="Code"/>
        <w:rPr>
          <w:highlight w:val="white"/>
        </w:rPr>
      </w:pPr>
    </w:p>
    <w:p w14:paraId="7DBF00A2" w14:textId="77777777" w:rsidR="00CD295E" w:rsidRPr="00903DBA" w:rsidRDefault="00CD295E" w:rsidP="005926A0">
      <w:pPr>
        <w:pStyle w:val="Code"/>
        <w:rPr>
          <w:highlight w:val="white"/>
        </w:rPr>
      </w:pPr>
      <w:r w:rsidRPr="00903DBA">
        <w:rPr>
          <w:highlight w:val="white"/>
        </w:rPr>
        <w:t xml:space="preserve">        case MiddleOperator.NotEqual:</w:t>
      </w:r>
    </w:p>
    <w:p w14:paraId="238851D8" w14:textId="77777777" w:rsidR="00CD295E" w:rsidRPr="00903DBA" w:rsidRDefault="00CD295E" w:rsidP="005926A0">
      <w:pPr>
        <w:pStyle w:val="Code"/>
        <w:rPr>
          <w:highlight w:val="white"/>
        </w:rPr>
      </w:pPr>
      <w:r w:rsidRPr="00903DBA">
        <w:rPr>
          <w:highlight w:val="white"/>
        </w:rPr>
        <w:t xml:space="preserve">          resultValue = (leftValue != rightValue);</w:t>
      </w:r>
    </w:p>
    <w:p w14:paraId="3FB8A336" w14:textId="77777777" w:rsidR="00CD295E" w:rsidRPr="00903DBA" w:rsidRDefault="00CD295E" w:rsidP="005926A0">
      <w:pPr>
        <w:pStyle w:val="Code"/>
        <w:rPr>
          <w:highlight w:val="white"/>
        </w:rPr>
      </w:pPr>
      <w:r w:rsidRPr="00903DBA">
        <w:rPr>
          <w:highlight w:val="white"/>
        </w:rPr>
        <w:t xml:space="preserve">          break;</w:t>
      </w:r>
    </w:p>
    <w:p w14:paraId="295A1CFE" w14:textId="77777777" w:rsidR="00CD295E" w:rsidRPr="00903DBA" w:rsidRDefault="00CD295E" w:rsidP="005926A0">
      <w:pPr>
        <w:pStyle w:val="Code"/>
        <w:rPr>
          <w:highlight w:val="white"/>
        </w:rPr>
      </w:pPr>
    </w:p>
    <w:p w14:paraId="011715F7" w14:textId="77777777" w:rsidR="00CD295E" w:rsidRPr="00903DBA" w:rsidRDefault="00CD295E" w:rsidP="005926A0">
      <w:pPr>
        <w:pStyle w:val="Code"/>
        <w:rPr>
          <w:highlight w:val="white"/>
        </w:rPr>
      </w:pPr>
      <w:r w:rsidRPr="00903DBA">
        <w:rPr>
          <w:highlight w:val="white"/>
        </w:rPr>
        <w:t xml:space="preserve">        case MiddleOperator.SignedLessThan:</w:t>
      </w:r>
    </w:p>
    <w:p w14:paraId="6DB26877" w14:textId="77777777" w:rsidR="00CD295E" w:rsidRPr="00903DBA" w:rsidRDefault="00CD295E" w:rsidP="005926A0">
      <w:pPr>
        <w:pStyle w:val="Code"/>
        <w:rPr>
          <w:highlight w:val="white"/>
        </w:rPr>
      </w:pPr>
      <w:r w:rsidRPr="00903DBA">
        <w:rPr>
          <w:highlight w:val="white"/>
        </w:rPr>
        <w:lastRenderedPageBreak/>
        <w:t xml:space="preserve">        case MiddleOperator.UnsignedLessThan:</w:t>
      </w:r>
    </w:p>
    <w:p w14:paraId="705E7EDC" w14:textId="77777777" w:rsidR="00CD295E" w:rsidRPr="00903DBA" w:rsidRDefault="00CD295E" w:rsidP="005926A0">
      <w:pPr>
        <w:pStyle w:val="Code"/>
        <w:rPr>
          <w:highlight w:val="white"/>
        </w:rPr>
      </w:pPr>
      <w:r w:rsidRPr="00903DBA">
        <w:rPr>
          <w:highlight w:val="white"/>
        </w:rPr>
        <w:t xml:space="preserve">          resultValue = (leftValue &lt; rightValue);</w:t>
      </w:r>
    </w:p>
    <w:p w14:paraId="7435BD5F" w14:textId="77777777" w:rsidR="00CD295E" w:rsidRPr="00903DBA" w:rsidRDefault="00CD295E" w:rsidP="005926A0">
      <w:pPr>
        <w:pStyle w:val="Code"/>
        <w:rPr>
          <w:highlight w:val="white"/>
        </w:rPr>
      </w:pPr>
      <w:r w:rsidRPr="00903DBA">
        <w:rPr>
          <w:highlight w:val="white"/>
        </w:rPr>
        <w:t xml:space="preserve">          break;</w:t>
      </w:r>
    </w:p>
    <w:p w14:paraId="4CAEE4AA" w14:textId="77777777" w:rsidR="00CD295E" w:rsidRPr="00903DBA" w:rsidRDefault="00CD295E" w:rsidP="005926A0">
      <w:pPr>
        <w:pStyle w:val="Code"/>
        <w:rPr>
          <w:highlight w:val="white"/>
        </w:rPr>
      </w:pPr>
    </w:p>
    <w:p w14:paraId="6C873109" w14:textId="77777777" w:rsidR="00CD295E" w:rsidRPr="00903DBA" w:rsidRDefault="00CD295E" w:rsidP="005926A0">
      <w:pPr>
        <w:pStyle w:val="Code"/>
        <w:rPr>
          <w:highlight w:val="white"/>
        </w:rPr>
      </w:pPr>
      <w:r w:rsidRPr="00903DBA">
        <w:rPr>
          <w:highlight w:val="white"/>
        </w:rPr>
        <w:t xml:space="preserve">        case MiddleOperator.SignedLessThanEqual:</w:t>
      </w:r>
    </w:p>
    <w:p w14:paraId="197119F6" w14:textId="77777777" w:rsidR="00CD295E" w:rsidRPr="00903DBA" w:rsidRDefault="00CD295E" w:rsidP="005926A0">
      <w:pPr>
        <w:pStyle w:val="Code"/>
        <w:rPr>
          <w:highlight w:val="white"/>
        </w:rPr>
      </w:pPr>
      <w:r w:rsidRPr="00903DBA">
        <w:rPr>
          <w:highlight w:val="white"/>
        </w:rPr>
        <w:t xml:space="preserve">        case MiddleOperator.UnsignedLessThanEqual:</w:t>
      </w:r>
    </w:p>
    <w:p w14:paraId="22FDB73A" w14:textId="77777777" w:rsidR="00CD295E" w:rsidRPr="00903DBA" w:rsidRDefault="00CD295E" w:rsidP="005926A0">
      <w:pPr>
        <w:pStyle w:val="Code"/>
        <w:rPr>
          <w:highlight w:val="white"/>
        </w:rPr>
      </w:pPr>
      <w:r w:rsidRPr="00903DBA">
        <w:rPr>
          <w:highlight w:val="white"/>
        </w:rPr>
        <w:t xml:space="preserve">          resultValue = (leftValue &lt;= rightValue);</w:t>
      </w:r>
    </w:p>
    <w:p w14:paraId="7A6B0322" w14:textId="77777777" w:rsidR="00CD295E" w:rsidRPr="00903DBA" w:rsidRDefault="00CD295E" w:rsidP="005926A0">
      <w:pPr>
        <w:pStyle w:val="Code"/>
        <w:rPr>
          <w:highlight w:val="white"/>
        </w:rPr>
      </w:pPr>
      <w:r w:rsidRPr="00903DBA">
        <w:rPr>
          <w:highlight w:val="white"/>
        </w:rPr>
        <w:t xml:space="preserve">          break;</w:t>
      </w:r>
    </w:p>
    <w:p w14:paraId="76643219" w14:textId="77777777" w:rsidR="00CD295E" w:rsidRPr="00903DBA" w:rsidRDefault="00CD295E" w:rsidP="005926A0">
      <w:pPr>
        <w:pStyle w:val="Code"/>
        <w:rPr>
          <w:highlight w:val="white"/>
        </w:rPr>
      </w:pPr>
    </w:p>
    <w:p w14:paraId="7CE2E7EF" w14:textId="77777777" w:rsidR="00CD295E" w:rsidRPr="00903DBA" w:rsidRDefault="00CD295E" w:rsidP="005926A0">
      <w:pPr>
        <w:pStyle w:val="Code"/>
        <w:rPr>
          <w:highlight w:val="white"/>
        </w:rPr>
      </w:pPr>
      <w:r w:rsidRPr="00903DBA">
        <w:rPr>
          <w:highlight w:val="white"/>
        </w:rPr>
        <w:t xml:space="preserve">        case MiddleOperator.SignedGreaterThan:</w:t>
      </w:r>
    </w:p>
    <w:p w14:paraId="27E8A999" w14:textId="77777777" w:rsidR="00CD295E" w:rsidRPr="00903DBA" w:rsidRDefault="00CD295E" w:rsidP="005926A0">
      <w:pPr>
        <w:pStyle w:val="Code"/>
        <w:rPr>
          <w:highlight w:val="white"/>
        </w:rPr>
      </w:pPr>
      <w:r w:rsidRPr="00903DBA">
        <w:rPr>
          <w:highlight w:val="white"/>
        </w:rPr>
        <w:t xml:space="preserve">        case MiddleOperator.UnsignedGreaterThan:</w:t>
      </w:r>
    </w:p>
    <w:p w14:paraId="23BF0A1B" w14:textId="77777777" w:rsidR="00CD295E" w:rsidRPr="00903DBA" w:rsidRDefault="00CD295E" w:rsidP="005926A0">
      <w:pPr>
        <w:pStyle w:val="Code"/>
        <w:rPr>
          <w:highlight w:val="white"/>
        </w:rPr>
      </w:pPr>
      <w:r w:rsidRPr="00903DBA">
        <w:rPr>
          <w:highlight w:val="white"/>
        </w:rPr>
        <w:t xml:space="preserve">          resultValue = (leftValue &gt; rightValue);</w:t>
      </w:r>
    </w:p>
    <w:p w14:paraId="72F37822" w14:textId="77777777" w:rsidR="00CD295E" w:rsidRPr="00903DBA" w:rsidRDefault="00CD295E" w:rsidP="005926A0">
      <w:pPr>
        <w:pStyle w:val="Code"/>
        <w:rPr>
          <w:highlight w:val="white"/>
        </w:rPr>
      </w:pPr>
      <w:r w:rsidRPr="00903DBA">
        <w:rPr>
          <w:highlight w:val="white"/>
        </w:rPr>
        <w:t xml:space="preserve">          break;</w:t>
      </w:r>
    </w:p>
    <w:p w14:paraId="0154B7C0" w14:textId="77777777" w:rsidR="00CD295E" w:rsidRPr="00903DBA" w:rsidRDefault="00CD295E" w:rsidP="005926A0">
      <w:pPr>
        <w:pStyle w:val="Code"/>
        <w:rPr>
          <w:highlight w:val="white"/>
        </w:rPr>
      </w:pPr>
    </w:p>
    <w:p w14:paraId="2A19FCEB" w14:textId="77777777" w:rsidR="00CD295E" w:rsidRPr="00903DBA" w:rsidRDefault="00CD295E" w:rsidP="005926A0">
      <w:pPr>
        <w:pStyle w:val="Code"/>
        <w:rPr>
          <w:highlight w:val="white"/>
        </w:rPr>
      </w:pPr>
      <w:r w:rsidRPr="00903DBA">
        <w:rPr>
          <w:highlight w:val="white"/>
        </w:rPr>
        <w:t xml:space="preserve">        case MiddleOperator.SignedGreaterThanEqual:</w:t>
      </w:r>
    </w:p>
    <w:p w14:paraId="420897BE" w14:textId="77777777" w:rsidR="00CD295E" w:rsidRPr="00903DBA" w:rsidRDefault="00CD295E" w:rsidP="005926A0">
      <w:pPr>
        <w:pStyle w:val="Code"/>
        <w:rPr>
          <w:highlight w:val="white"/>
        </w:rPr>
      </w:pPr>
      <w:r w:rsidRPr="00903DBA">
        <w:rPr>
          <w:highlight w:val="white"/>
        </w:rPr>
        <w:t xml:space="preserve">        case MiddleOperator.UnsignedGreaterThanEqual:</w:t>
      </w:r>
    </w:p>
    <w:p w14:paraId="5EB2273B" w14:textId="77777777" w:rsidR="00CD295E" w:rsidRPr="00903DBA" w:rsidRDefault="00CD295E" w:rsidP="005926A0">
      <w:pPr>
        <w:pStyle w:val="Code"/>
        <w:rPr>
          <w:highlight w:val="white"/>
        </w:rPr>
      </w:pPr>
      <w:r w:rsidRPr="00903DBA">
        <w:rPr>
          <w:highlight w:val="white"/>
        </w:rPr>
        <w:t xml:space="preserve">          resultValue = (leftValue &gt;= rightValue);</w:t>
      </w:r>
    </w:p>
    <w:p w14:paraId="7397E470" w14:textId="77777777" w:rsidR="00CD295E" w:rsidRPr="00903DBA" w:rsidRDefault="00CD295E" w:rsidP="005926A0">
      <w:pPr>
        <w:pStyle w:val="Code"/>
        <w:rPr>
          <w:highlight w:val="white"/>
        </w:rPr>
      </w:pPr>
      <w:r w:rsidRPr="00903DBA">
        <w:rPr>
          <w:highlight w:val="white"/>
        </w:rPr>
        <w:t xml:space="preserve">          break;</w:t>
      </w:r>
    </w:p>
    <w:p w14:paraId="25238D02" w14:textId="77777777" w:rsidR="00CD295E" w:rsidRPr="00903DBA" w:rsidRDefault="00CD295E" w:rsidP="005926A0">
      <w:pPr>
        <w:pStyle w:val="Code"/>
        <w:rPr>
          <w:highlight w:val="white"/>
        </w:rPr>
      </w:pPr>
      <w:r w:rsidRPr="00903DBA">
        <w:rPr>
          <w:highlight w:val="white"/>
        </w:rPr>
        <w:t xml:space="preserve">      }</w:t>
      </w:r>
    </w:p>
    <w:p w14:paraId="5FE543FE" w14:textId="0FDC48C2" w:rsidR="00CD295E" w:rsidRPr="00903DBA" w:rsidRDefault="00BD08B1" w:rsidP="00BD08B1">
      <w:pPr>
        <w:rPr>
          <w:highlight w:val="white"/>
        </w:rPr>
      </w:pPr>
      <w:r w:rsidRPr="00903DBA">
        <w:rPr>
          <w:highlight w:val="white"/>
        </w:rPr>
        <w:t xml:space="preserve">Finally, </w:t>
      </w:r>
      <w:r w:rsidR="00E63C3A" w:rsidRPr="00903DBA">
        <w:rPr>
          <w:highlight w:val="white"/>
        </w:rPr>
        <w:t xml:space="preserve">we define the logical </w:t>
      </w:r>
      <w:r w:rsidR="006A2A11" w:rsidRPr="00903DBA">
        <w:rPr>
          <w:highlight w:val="white"/>
        </w:rPr>
        <w:t>symbol</w:t>
      </w:r>
      <w:r w:rsidR="00E63C3A" w:rsidRPr="00903DBA">
        <w:rPr>
          <w:highlight w:val="white"/>
        </w:rPr>
        <w:t xml:space="preserve"> with the jump set, depending on the value of the expression. If the value is true the jump set becomes the </w:t>
      </w:r>
      <w:r w:rsidR="009C3C27">
        <w:rPr>
          <w:highlight w:val="white"/>
        </w:rPr>
        <w:t>true-set</w:t>
      </w:r>
      <w:r w:rsidR="00E63C3A" w:rsidRPr="00903DBA">
        <w:rPr>
          <w:highlight w:val="white"/>
        </w:rPr>
        <w:t xml:space="preserve"> of the </w:t>
      </w:r>
      <w:r w:rsidR="006A2A11" w:rsidRPr="00903DBA">
        <w:rPr>
          <w:highlight w:val="white"/>
        </w:rPr>
        <w:t>symbol</w:t>
      </w:r>
      <w:r w:rsidR="00E63C3A" w:rsidRPr="00903DBA">
        <w:rPr>
          <w:highlight w:val="white"/>
        </w:rPr>
        <w:t xml:space="preserve">, and if the value is false the jump set becomes the </w:t>
      </w:r>
      <w:r w:rsidR="00A76052">
        <w:rPr>
          <w:highlight w:val="white"/>
        </w:rPr>
        <w:t>false-set</w:t>
      </w:r>
      <w:r w:rsidR="00E63C3A" w:rsidRPr="00903DBA">
        <w:rPr>
          <w:highlight w:val="white"/>
        </w:rPr>
        <w:t xml:space="preserve"> of the </w:t>
      </w:r>
      <w:r w:rsidR="006A2A11" w:rsidRPr="00903DBA">
        <w:rPr>
          <w:highlight w:val="white"/>
        </w:rPr>
        <w:t>symbol</w:t>
      </w:r>
      <w:r w:rsidR="00E63C3A" w:rsidRPr="00903DBA">
        <w:rPr>
          <w:highlight w:val="white"/>
        </w:rPr>
        <w:t>.</w:t>
      </w:r>
    </w:p>
    <w:p w14:paraId="46F9B916" w14:textId="77777777" w:rsidR="007D39CD" w:rsidRPr="00903DBA" w:rsidRDefault="007D39CD" w:rsidP="007D39CD">
      <w:pPr>
        <w:pStyle w:val="Code"/>
        <w:rPr>
          <w:highlight w:val="white"/>
        </w:rPr>
      </w:pPr>
      <w:r w:rsidRPr="00903DBA">
        <w:rPr>
          <w:highlight w:val="white"/>
        </w:rPr>
        <w:t xml:space="preserve">      Symbol resultSymbol = resultValue ? (new Symbol(jumpSet, null))</w:t>
      </w:r>
    </w:p>
    <w:p w14:paraId="753E6CF6" w14:textId="77777777" w:rsidR="007D39CD" w:rsidRPr="00903DBA" w:rsidRDefault="007D39CD" w:rsidP="007D39CD">
      <w:pPr>
        <w:pStyle w:val="Code"/>
        <w:rPr>
          <w:highlight w:val="white"/>
        </w:rPr>
      </w:pPr>
      <w:r w:rsidRPr="00903DBA">
        <w:rPr>
          <w:highlight w:val="white"/>
        </w:rPr>
        <w:t xml:space="preserve">                                        : (new Symbol(null, jumpSet));</w:t>
      </w:r>
    </w:p>
    <w:p w14:paraId="66317196" w14:textId="2BD5D1CE" w:rsidR="007C7948" w:rsidRPr="00903DBA" w:rsidRDefault="007C7948" w:rsidP="007C7948">
      <w:pPr>
        <w:rPr>
          <w:highlight w:val="white"/>
        </w:rPr>
      </w:pPr>
      <w:r w:rsidRPr="00903DBA">
        <w:rPr>
          <w:highlight w:val="white"/>
        </w:rPr>
        <w:t>The resulting expression has no short list, and</w:t>
      </w:r>
      <w:r w:rsidR="00E52D0D" w:rsidRPr="00903DBA">
        <w:rPr>
          <w:highlight w:val="white"/>
        </w:rPr>
        <w:t xml:space="preserve"> its long list is made up be one instruction only: the unconditional jump.</w:t>
      </w:r>
    </w:p>
    <w:p w14:paraId="15716AF6" w14:textId="20018C87" w:rsidR="00CD295E" w:rsidRPr="00903DBA" w:rsidRDefault="00CD295E" w:rsidP="005926A0">
      <w:pPr>
        <w:pStyle w:val="Code"/>
        <w:rPr>
          <w:highlight w:val="white"/>
        </w:rPr>
      </w:pPr>
      <w:r w:rsidRPr="00903DBA">
        <w:rPr>
          <w:highlight w:val="white"/>
        </w:rPr>
        <w:t xml:space="preserve">      return (new Expression(</w:t>
      </w:r>
      <w:r w:rsidR="004036F0" w:rsidRPr="00903DBA">
        <w:rPr>
          <w:highlight w:val="white"/>
        </w:rPr>
        <w:t>resultSymbol</w:t>
      </w:r>
      <w:r w:rsidRPr="00903DBA">
        <w:rPr>
          <w:highlight w:val="white"/>
        </w:rPr>
        <w:t xml:space="preserve">, null, </w:t>
      </w:r>
      <w:r w:rsidR="00E52D0D" w:rsidRPr="00903DBA">
        <w:rPr>
          <w:highlight w:val="white"/>
        </w:rPr>
        <w:t>longList</w:t>
      </w:r>
      <w:r w:rsidRPr="00903DBA">
        <w:rPr>
          <w:highlight w:val="white"/>
        </w:rPr>
        <w:t>));</w:t>
      </w:r>
    </w:p>
    <w:p w14:paraId="3B2116E4" w14:textId="77777777" w:rsidR="00CD295E" w:rsidRPr="00903DBA" w:rsidRDefault="00CD295E" w:rsidP="005926A0">
      <w:pPr>
        <w:pStyle w:val="Code"/>
        <w:rPr>
          <w:highlight w:val="white"/>
        </w:rPr>
      </w:pPr>
      <w:r w:rsidRPr="00903DBA">
        <w:rPr>
          <w:highlight w:val="white"/>
        </w:rPr>
        <w:t xml:space="preserve">    }</w:t>
      </w:r>
    </w:p>
    <w:p w14:paraId="38D311E3" w14:textId="60AC75D8" w:rsidR="00CD2163" w:rsidRPr="00903DBA" w:rsidRDefault="00CD2163" w:rsidP="00CD2163">
      <w:pPr>
        <w:rPr>
          <w:highlight w:val="white"/>
        </w:rPr>
      </w:pPr>
      <w:r w:rsidRPr="00903DBA">
        <w:rPr>
          <w:highlight w:val="white"/>
        </w:rPr>
        <w:t xml:space="preserve">The </w:t>
      </w:r>
      <w:r w:rsidRPr="00903DBA">
        <w:rPr>
          <w:rStyle w:val="KeyWord0"/>
          <w:highlight w:val="white"/>
        </w:rPr>
        <w:t>RelationFloating</w:t>
      </w:r>
      <w:r w:rsidRPr="00903DBA">
        <w:rPr>
          <w:highlight w:val="white"/>
        </w:rPr>
        <w:t xml:space="preserve"> method makes sure the expression holds integral type. If it holds logical type, it is cast from logical type to signed integer type.</w:t>
      </w:r>
    </w:p>
    <w:p w14:paraId="2A3B80B0" w14:textId="06F9D0FC" w:rsidR="00CD295E" w:rsidRPr="00903DBA" w:rsidRDefault="00CD295E" w:rsidP="005926A0">
      <w:pPr>
        <w:pStyle w:val="Code"/>
        <w:rPr>
          <w:highlight w:val="white"/>
        </w:rPr>
      </w:pPr>
      <w:r w:rsidRPr="00903DBA">
        <w:rPr>
          <w:highlight w:val="white"/>
        </w:rPr>
        <w:t xml:space="preserve">    private static Expression RelationFloating(MiddleOperator middleOp,</w:t>
      </w:r>
    </w:p>
    <w:p w14:paraId="09894BA7" w14:textId="77777777" w:rsidR="005926A0" w:rsidRPr="00903DBA" w:rsidRDefault="00CD295E" w:rsidP="005926A0">
      <w:pPr>
        <w:pStyle w:val="Code"/>
        <w:rPr>
          <w:highlight w:val="white"/>
        </w:rPr>
      </w:pPr>
      <w:r w:rsidRPr="00903DBA">
        <w:rPr>
          <w:highlight w:val="white"/>
        </w:rPr>
        <w:t xml:space="preserve">                                               Expression leftExpression,</w:t>
      </w:r>
    </w:p>
    <w:p w14:paraId="47C4A180" w14:textId="58142935" w:rsidR="00CD295E" w:rsidRPr="00903DBA" w:rsidRDefault="005926A0" w:rsidP="005926A0">
      <w:pPr>
        <w:pStyle w:val="Code"/>
        <w:rPr>
          <w:highlight w:val="white"/>
        </w:rPr>
      </w:pPr>
      <w:r w:rsidRPr="00903DBA">
        <w:rPr>
          <w:highlight w:val="white"/>
        </w:rPr>
        <w:t xml:space="preserve">                                              </w:t>
      </w:r>
      <w:r w:rsidR="00CD295E" w:rsidRPr="00903DBA">
        <w:rPr>
          <w:highlight w:val="white"/>
        </w:rPr>
        <w:t xml:space="preserve"> Expression rightExpression) {</w:t>
      </w:r>
    </w:p>
    <w:p w14:paraId="73FED117" w14:textId="62289372" w:rsidR="004E56DA" w:rsidRPr="00903DBA" w:rsidRDefault="00A63A3E" w:rsidP="004D3A89">
      <w:pPr>
        <w:rPr>
          <w:highlight w:val="white"/>
        </w:rPr>
      </w:pPr>
      <w:r w:rsidRPr="00903DBA">
        <w:rPr>
          <w:highlight w:val="white"/>
        </w:rPr>
        <w:t>Firs</w:t>
      </w:r>
      <w:r w:rsidR="004D3A89" w:rsidRPr="00903DBA">
        <w:rPr>
          <w:highlight w:val="white"/>
        </w:rPr>
        <w:t>t,</w:t>
      </w:r>
      <w:r w:rsidR="004E56DA" w:rsidRPr="00903DBA">
        <w:rPr>
          <w:highlight w:val="white"/>
        </w:rPr>
        <w:t xml:space="preserve"> we need to cast the potential logical</w:t>
      </w:r>
      <w:r w:rsidR="004851C9" w:rsidRPr="00903DBA">
        <w:rPr>
          <w:highlight w:val="white"/>
        </w:rPr>
        <w:t xml:space="preserve"> or integral</w:t>
      </w:r>
      <w:r w:rsidR="004E56DA" w:rsidRPr="00903DBA">
        <w:rPr>
          <w:highlight w:val="white"/>
        </w:rPr>
        <w:t xml:space="preserve"> expressions to floating type</w:t>
      </w:r>
      <w:r w:rsidR="00CA2ABC" w:rsidRPr="00903DBA">
        <w:rPr>
          <w:highlight w:val="white"/>
        </w:rPr>
        <w:t xml:space="preserve"> (double).</w:t>
      </w:r>
    </w:p>
    <w:p w14:paraId="5D7482DD" w14:textId="3DB206D9" w:rsidR="00CD295E" w:rsidRPr="00903DBA" w:rsidRDefault="00CD295E" w:rsidP="005926A0">
      <w:pPr>
        <w:pStyle w:val="Code"/>
        <w:rPr>
          <w:highlight w:val="white"/>
        </w:rPr>
      </w:pPr>
      <w:r w:rsidRPr="00903DBA">
        <w:rPr>
          <w:highlight w:val="white"/>
        </w:rPr>
        <w:t xml:space="preserve">      leftExpression = </w:t>
      </w:r>
      <w:r w:rsidR="0047518E" w:rsidRPr="00903DBA">
        <w:rPr>
          <w:highlight w:val="white"/>
        </w:rPr>
        <w:t>TypeCast.LogicalToFloating(</w:t>
      </w:r>
      <w:r w:rsidRPr="00903DBA">
        <w:rPr>
          <w:highlight w:val="white"/>
        </w:rPr>
        <w:t>leftExpression);</w:t>
      </w:r>
    </w:p>
    <w:p w14:paraId="59CD508B" w14:textId="0FDBB362" w:rsidR="00CD295E" w:rsidRPr="00903DBA" w:rsidRDefault="00CD295E" w:rsidP="005926A0">
      <w:pPr>
        <w:pStyle w:val="Code"/>
        <w:rPr>
          <w:highlight w:val="white"/>
        </w:rPr>
      </w:pPr>
      <w:r w:rsidRPr="00903DBA">
        <w:rPr>
          <w:highlight w:val="white"/>
        </w:rPr>
        <w:t xml:space="preserve">      rightExpression = </w:t>
      </w:r>
      <w:r w:rsidR="0047518E" w:rsidRPr="00903DBA">
        <w:rPr>
          <w:highlight w:val="white"/>
        </w:rPr>
        <w:t>TypeCast.LogicalToFloating(</w:t>
      </w:r>
      <w:r w:rsidRPr="00903DBA">
        <w:rPr>
          <w:highlight w:val="white"/>
        </w:rPr>
        <w:t>leftExpression);</w:t>
      </w:r>
    </w:p>
    <w:p w14:paraId="3497D2CB" w14:textId="40C2B554" w:rsidR="00CD295E" w:rsidRPr="00903DBA" w:rsidRDefault="007D0413" w:rsidP="007D0413">
      <w:pPr>
        <w:rPr>
          <w:highlight w:val="white"/>
        </w:rPr>
      </w:pPr>
      <w:r w:rsidRPr="00903DBA">
        <w:rPr>
          <w:highlight w:val="white"/>
        </w:rPr>
        <w:t xml:space="preserve">Then we cast </w:t>
      </w:r>
      <w:r w:rsidR="00942F43" w:rsidRPr="00903DBA">
        <w:rPr>
          <w:highlight w:val="white"/>
        </w:rPr>
        <w:t xml:space="preserve">left </w:t>
      </w:r>
      <w:r w:rsidRPr="00903DBA">
        <w:rPr>
          <w:highlight w:val="white"/>
        </w:rPr>
        <w:t xml:space="preserve">value </w:t>
      </w:r>
      <w:r w:rsidR="00942F43" w:rsidRPr="00903DBA">
        <w:rPr>
          <w:highlight w:val="white"/>
        </w:rPr>
        <w:t xml:space="preserve">and right </w:t>
      </w:r>
      <w:r w:rsidRPr="00903DBA">
        <w:rPr>
          <w:highlight w:val="white"/>
        </w:rPr>
        <w:t xml:space="preserve">from </w:t>
      </w:r>
      <w:r w:rsidRPr="00903DBA">
        <w:rPr>
          <w:rStyle w:val="KeyWord0"/>
          <w:highlight w:val="white"/>
        </w:rPr>
        <w:t>BigInteger</w:t>
      </w:r>
      <w:r w:rsidRPr="00903DBA">
        <w:rPr>
          <w:highlight w:val="white"/>
        </w:rPr>
        <w:t xml:space="preserve"> to </w:t>
      </w:r>
      <w:r w:rsidRPr="00903DBA">
        <w:rPr>
          <w:rStyle w:val="KeyWord0"/>
          <w:highlight w:val="white"/>
        </w:rPr>
        <w:t>decimal</w:t>
      </w:r>
      <w:r w:rsidRPr="00903DBA">
        <w:rPr>
          <w:highlight w:val="white"/>
        </w:rPr>
        <w:t xml:space="preserve">, if </w:t>
      </w:r>
      <w:r w:rsidR="007A3A81" w:rsidRPr="00903DBA">
        <w:rPr>
          <w:highlight w:val="white"/>
        </w:rPr>
        <w:t>necessary</w:t>
      </w:r>
      <w:r w:rsidRPr="00903DBA">
        <w:rPr>
          <w:highlight w:val="white"/>
        </w:rPr>
        <w:t>.</w:t>
      </w:r>
    </w:p>
    <w:p w14:paraId="3F7E779C" w14:textId="77777777" w:rsidR="00CD295E" w:rsidRPr="00903DBA" w:rsidRDefault="00CD295E" w:rsidP="0092263B">
      <w:pPr>
        <w:pStyle w:val="Code"/>
        <w:rPr>
          <w:highlight w:val="white"/>
        </w:rPr>
      </w:pPr>
      <w:r w:rsidRPr="00903DBA">
        <w:rPr>
          <w:highlight w:val="white"/>
        </w:rPr>
        <w:t xml:space="preserve">      decimal leftValue;</w:t>
      </w:r>
    </w:p>
    <w:p w14:paraId="71BF688C" w14:textId="3979B996" w:rsidR="00CD295E" w:rsidRPr="00903DBA" w:rsidRDefault="00CD295E" w:rsidP="0092263B">
      <w:pPr>
        <w:pStyle w:val="Code"/>
        <w:rPr>
          <w:highlight w:val="white"/>
        </w:rPr>
      </w:pPr>
      <w:r w:rsidRPr="00903DBA">
        <w:rPr>
          <w:highlight w:val="white"/>
        </w:rPr>
        <w:t xml:space="preserve">      if (left</w:t>
      </w:r>
      <w:r w:rsidR="007F2244" w:rsidRPr="00903DBA">
        <w:rPr>
          <w:highlight w:val="white"/>
        </w:rPr>
        <w:t xml:space="preserve">Expression.Symbol.Value </w:t>
      </w:r>
      <w:r w:rsidR="00391D62" w:rsidRPr="00903DBA">
        <w:rPr>
          <w:highlight w:val="white"/>
        </w:rPr>
        <w:t xml:space="preserve">is BigInteger) </w:t>
      </w:r>
      <w:r w:rsidRPr="00903DBA">
        <w:rPr>
          <w:highlight w:val="white"/>
        </w:rPr>
        <w:t>{</w:t>
      </w:r>
    </w:p>
    <w:p w14:paraId="571AAAA2" w14:textId="77777777" w:rsidR="00CD295E" w:rsidRPr="00903DBA" w:rsidRDefault="00CD295E" w:rsidP="0092263B">
      <w:pPr>
        <w:pStyle w:val="Code"/>
        <w:rPr>
          <w:highlight w:val="white"/>
        </w:rPr>
      </w:pPr>
      <w:r w:rsidRPr="00903DBA">
        <w:rPr>
          <w:highlight w:val="white"/>
        </w:rPr>
        <w:t xml:space="preserve">        leftValue = (decimal) ((BigInteger) leftExpression.Symbol.Value);</w:t>
      </w:r>
    </w:p>
    <w:p w14:paraId="3510F8B8" w14:textId="77777777" w:rsidR="00CD295E" w:rsidRPr="00903DBA" w:rsidRDefault="00CD295E" w:rsidP="0092263B">
      <w:pPr>
        <w:pStyle w:val="Code"/>
        <w:rPr>
          <w:highlight w:val="white"/>
        </w:rPr>
      </w:pPr>
      <w:r w:rsidRPr="00903DBA">
        <w:rPr>
          <w:highlight w:val="white"/>
        </w:rPr>
        <w:t xml:space="preserve">      }</w:t>
      </w:r>
    </w:p>
    <w:p w14:paraId="67228BF3" w14:textId="77777777" w:rsidR="00CD295E" w:rsidRPr="00903DBA" w:rsidRDefault="00CD295E" w:rsidP="0092263B">
      <w:pPr>
        <w:pStyle w:val="Code"/>
        <w:rPr>
          <w:highlight w:val="white"/>
        </w:rPr>
      </w:pPr>
      <w:r w:rsidRPr="00903DBA">
        <w:rPr>
          <w:highlight w:val="white"/>
        </w:rPr>
        <w:t xml:space="preserve">      else {</w:t>
      </w:r>
    </w:p>
    <w:p w14:paraId="335FD2B4" w14:textId="77777777" w:rsidR="00CD295E" w:rsidRPr="00903DBA" w:rsidRDefault="00CD295E" w:rsidP="0092263B">
      <w:pPr>
        <w:pStyle w:val="Code"/>
        <w:rPr>
          <w:highlight w:val="white"/>
        </w:rPr>
      </w:pPr>
      <w:r w:rsidRPr="00903DBA">
        <w:rPr>
          <w:highlight w:val="white"/>
        </w:rPr>
        <w:t xml:space="preserve">        leftValue = (decimal) leftExpression.Symbol.Value;</w:t>
      </w:r>
    </w:p>
    <w:p w14:paraId="7E230CAB" w14:textId="77777777" w:rsidR="00CD295E" w:rsidRPr="00903DBA" w:rsidRDefault="00CD295E" w:rsidP="0092263B">
      <w:pPr>
        <w:pStyle w:val="Code"/>
        <w:rPr>
          <w:highlight w:val="white"/>
        </w:rPr>
      </w:pPr>
      <w:r w:rsidRPr="00903DBA">
        <w:rPr>
          <w:highlight w:val="white"/>
        </w:rPr>
        <w:t xml:space="preserve">      }</w:t>
      </w:r>
    </w:p>
    <w:p w14:paraId="21A9EEB0" w14:textId="77777777" w:rsidR="00CD295E" w:rsidRPr="00903DBA" w:rsidRDefault="00CD295E" w:rsidP="0092263B">
      <w:pPr>
        <w:pStyle w:val="Code"/>
        <w:rPr>
          <w:highlight w:val="white"/>
        </w:rPr>
      </w:pPr>
    </w:p>
    <w:p w14:paraId="0F36A571" w14:textId="77777777" w:rsidR="00CD295E" w:rsidRPr="00903DBA" w:rsidRDefault="00CD295E" w:rsidP="0092263B">
      <w:pPr>
        <w:pStyle w:val="Code"/>
        <w:rPr>
          <w:highlight w:val="white"/>
        </w:rPr>
      </w:pPr>
      <w:r w:rsidRPr="00903DBA">
        <w:rPr>
          <w:highlight w:val="white"/>
        </w:rPr>
        <w:t xml:space="preserve">      decimal rightValue;</w:t>
      </w:r>
    </w:p>
    <w:p w14:paraId="2C36DE16" w14:textId="516046B0" w:rsidR="007F2244" w:rsidRPr="00903DBA" w:rsidRDefault="007F2244" w:rsidP="007F2244">
      <w:pPr>
        <w:pStyle w:val="Code"/>
        <w:rPr>
          <w:highlight w:val="white"/>
        </w:rPr>
      </w:pPr>
      <w:r w:rsidRPr="00903DBA">
        <w:rPr>
          <w:highlight w:val="white"/>
        </w:rPr>
        <w:t xml:space="preserve">      if (rightExpression.Symbol.Value is BigInteger) {</w:t>
      </w:r>
    </w:p>
    <w:p w14:paraId="3E0E6635" w14:textId="77777777" w:rsidR="00CD295E" w:rsidRPr="00903DBA" w:rsidRDefault="00CD295E" w:rsidP="0092263B">
      <w:pPr>
        <w:pStyle w:val="Code"/>
        <w:rPr>
          <w:highlight w:val="white"/>
        </w:rPr>
      </w:pPr>
      <w:r w:rsidRPr="00903DBA">
        <w:rPr>
          <w:highlight w:val="white"/>
        </w:rPr>
        <w:t xml:space="preserve">        rightValue = (decimal) ((BigInteger) rightExpression.Symbol.Value);</w:t>
      </w:r>
    </w:p>
    <w:p w14:paraId="4973E681" w14:textId="77777777" w:rsidR="00CD295E" w:rsidRPr="00903DBA" w:rsidRDefault="00CD295E" w:rsidP="0092263B">
      <w:pPr>
        <w:pStyle w:val="Code"/>
        <w:rPr>
          <w:highlight w:val="white"/>
        </w:rPr>
      </w:pPr>
      <w:r w:rsidRPr="00903DBA">
        <w:rPr>
          <w:highlight w:val="white"/>
        </w:rPr>
        <w:t xml:space="preserve">      }</w:t>
      </w:r>
    </w:p>
    <w:p w14:paraId="7E5EC83D" w14:textId="77777777" w:rsidR="00CD295E" w:rsidRPr="00903DBA" w:rsidRDefault="00CD295E" w:rsidP="0092263B">
      <w:pPr>
        <w:pStyle w:val="Code"/>
        <w:rPr>
          <w:highlight w:val="white"/>
        </w:rPr>
      </w:pPr>
      <w:r w:rsidRPr="00903DBA">
        <w:rPr>
          <w:highlight w:val="white"/>
        </w:rPr>
        <w:t xml:space="preserve">      else {</w:t>
      </w:r>
    </w:p>
    <w:p w14:paraId="1534C326" w14:textId="77777777" w:rsidR="00CD295E" w:rsidRPr="00903DBA" w:rsidRDefault="00CD295E" w:rsidP="0092263B">
      <w:pPr>
        <w:pStyle w:val="Code"/>
        <w:rPr>
          <w:highlight w:val="white"/>
        </w:rPr>
      </w:pPr>
      <w:r w:rsidRPr="00903DBA">
        <w:rPr>
          <w:highlight w:val="white"/>
        </w:rPr>
        <w:lastRenderedPageBreak/>
        <w:t xml:space="preserve">        rightValue = (decimal) rightExpression.Symbol.Value;</w:t>
      </w:r>
    </w:p>
    <w:p w14:paraId="242F4D5E" w14:textId="77777777" w:rsidR="00CD295E" w:rsidRPr="00903DBA" w:rsidRDefault="00CD295E" w:rsidP="0092263B">
      <w:pPr>
        <w:pStyle w:val="Code"/>
        <w:rPr>
          <w:highlight w:val="white"/>
        </w:rPr>
      </w:pPr>
      <w:r w:rsidRPr="00903DBA">
        <w:rPr>
          <w:highlight w:val="white"/>
        </w:rPr>
        <w:t xml:space="preserve">      }</w:t>
      </w:r>
    </w:p>
    <w:p w14:paraId="45B7CA57" w14:textId="7D7B6FFC" w:rsidR="00CD295E" w:rsidRPr="00903DBA" w:rsidRDefault="0081321B" w:rsidP="00F611CB">
      <w:pPr>
        <w:rPr>
          <w:highlight w:val="white"/>
        </w:rPr>
      </w:pPr>
      <w:r w:rsidRPr="00903DBA">
        <w:rPr>
          <w:highlight w:val="white"/>
        </w:rPr>
        <w:t xml:space="preserve">We </w:t>
      </w:r>
      <w:r w:rsidR="00261E54" w:rsidRPr="00903DBA">
        <w:rPr>
          <w:highlight w:val="white"/>
        </w:rPr>
        <w:t>add an unconditional jump instruction</w:t>
      </w:r>
      <w:r w:rsidR="00F611CB" w:rsidRPr="00903DBA">
        <w:rPr>
          <w:highlight w:val="white"/>
        </w:rPr>
        <w:t xml:space="preserve"> to the long list and jump set. The jump set will take the place of </w:t>
      </w:r>
      <w:r w:rsidR="009C3C27">
        <w:rPr>
          <w:highlight w:val="white"/>
        </w:rPr>
        <w:t>true-set</w:t>
      </w:r>
      <w:r w:rsidR="00F611CB" w:rsidRPr="00903DBA">
        <w:rPr>
          <w:highlight w:val="white"/>
        </w:rPr>
        <w:t xml:space="preserve"> of </w:t>
      </w:r>
      <w:r w:rsidR="00A76052">
        <w:rPr>
          <w:highlight w:val="white"/>
        </w:rPr>
        <w:t>false-set</w:t>
      </w:r>
      <w:r w:rsidR="00F611CB" w:rsidRPr="00903DBA">
        <w:rPr>
          <w:highlight w:val="white"/>
        </w:rPr>
        <w:t>, depending on whether the value is true.</w:t>
      </w:r>
    </w:p>
    <w:p w14:paraId="36DA587A" w14:textId="38890FD5" w:rsidR="00CD295E" w:rsidRPr="00903DBA" w:rsidRDefault="00CD295E" w:rsidP="0092263B">
      <w:pPr>
        <w:pStyle w:val="Code"/>
        <w:rPr>
          <w:highlight w:val="white"/>
        </w:rPr>
      </w:pPr>
      <w:r w:rsidRPr="00903DBA">
        <w:rPr>
          <w:highlight w:val="white"/>
        </w:rPr>
        <w:t xml:space="preserve">      List&lt;MiddleCode&gt; </w:t>
      </w:r>
      <w:r w:rsidR="00D76AFB" w:rsidRPr="00903DBA">
        <w:rPr>
          <w:highlight w:val="white"/>
        </w:rPr>
        <w:t>longList</w:t>
      </w:r>
      <w:r w:rsidRPr="00903DBA">
        <w:rPr>
          <w:highlight w:val="white"/>
        </w:rPr>
        <w:t xml:space="preserve"> = new List&lt;MiddleCode&gt;();</w:t>
      </w:r>
    </w:p>
    <w:p w14:paraId="7181173C" w14:textId="3EBB56B5" w:rsidR="00CD295E" w:rsidRPr="00903DBA" w:rsidRDefault="00CD295E" w:rsidP="0092263B">
      <w:pPr>
        <w:pStyle w:val="Code"/>
        <w:rPr>
          <w:highlight w:val="white"/>
        </w:rPr>
      </w:pPr>
      <w:r w:rsidRPr="00903DBA">
        <w:rPr>
          <w:highlight w:val="white"/>
        </w:rPr>
        <w:t xml:space="preserve">      MiddleCode jumpCode = new MiddleCode(MiddleOperator.</w:t>
      </w:r>
      <w:r w:rsidR="00C0170C">
        <w:rPr>
          <w:highlight w:val="white"/>
        </w:rPr>
        <w:t>Jump</w:t>
      </w:r>
      <w:r w:rsidRPr="00903DBA">
        <w:rPr>
          <w:highlight w:val="white"/>
        </w:rPr>
        <w:t>);</w:t>
      </w:r>
    </w:p>
    <w:p w14:paraId="00654D9D" w14:textId="6454ED5E" w:rsidR="00CD295E" w:rsidRPr="00903DBA" w:rsidRDefault="00CD295E" w:rsidP="0092263B">
      <w:pPr>
        <w:pStyle w:val="Code"/>
        <w:rPr>
          <w:highlight w:val="white"/>
        </w:rPr>
      </w:pPr>
      <w:r w:rsidRPr="00903DBA">
        <w:rPr>
          <w:highlight w:val="white"/>
        </w:rPr>
        <w:t xml:space="preserve">      </w:t>
      </w:r>
      <w:r w:rsidR="00D76AFB" w:rsidRPr="00903DBA">
        <w:rPr>
          <w:highlight w:val="white"/>
        </w:rPr>
        <w:t>longList</w:t>
      </w:r>
      <w:r w:rsidRPr="00903DBA">
        <w:rPr>
          <w:highlight w:val="white"/>
        </w:rPr>
        <w:t>.Add(jumpCode);</w:t>
      </w:r>
    </w:p>
    <w:p w14:paraId="495F3A67" w14:textId="77777777" w:rsidR="00CD295E" w:rsidRPr="00903DBA" w:rsidRDefault="00CD295E" w:rsidP="0092263B">
      <w:pPr>
        <w:pStyle w:val="Code"/>
        <w:rPr>
          <w:highlight w:val="white"/>
        </w:rPr>
      </w:pPr>
      <w:r w:rsidRPr="00903DBA">
        <w:rPr>
          <w:highlight w:val="white"/>
        </w:rPr>
        <w:t xml:space="preserve">      ISet&lt;MiddleCode&gt; jumpSet = new HashSet&lt;MiddleCode&gt;();</w:t>
      </w:r>
    </w:p>
    <w:p w14:paraId="65506E5D" w14:textId="77777777" w:rsidR="00CD295E" w:rsidRPr="00903DBA" w:rsidRDefault="00CD295E" w:rsidP="0092263B">
      <w:pPr>
        <w:pStyle w:val="Code"/>
        <w:rPr>
          <w:highlight w:val="white"/>
        </w:rPr>
      </w:pPr>
      <w:r w:rsidRPr="00903DBA">
        <w:rPr>
          <w:highlight w:val="white"/>
        </w:rPr>
        <w:t xml:space="preserve">      jumpSet.Add(jumpCode);</w:t>
      </w:r>
    </w:p>
    <w:p w14:paraId="59A6D20E" w14:textId="057D7114" w:rsidR="00CD295E" w:rsidRPr="00903DBA" w:rsidRDefault="000A11EF" w:rsidP="000A11EF">
      <w:pPr>
        <w:rPr>
          <w:highlight w:val="white"/>
        </w:rPr>
      </w:pPr>
      <w:r w:rsidRPr="00903DBA">
        <w:rPr>
          <w:highlight w:val="white"/>
        </w:rPr>
        <w:t xml:space="preserve">Since the values are object of the </w:t>
      </w:r>
      <w:r w:rsidRPr="00903DBA">
        <w:rPr>
          <w:rStyle w:val="KeyWord0"/>
          <w:highlight w:val="white"/>
        </w:rPr>
        <w:t>decimal</w:t>
      </w:r>
      <w:r w:rsidRPr="00903DBA">
        <w:rPr>
          <w:highlight w:val="white"/>
        </w:rPr>
        <w:t xml:space="preserve"> class, we can use the regular relation </w:t>
      </w:r>
      <w:r w:rsidR="00CD77C5" w:rsidRPr="00903DBA">
        <w:rPr>
          <w:highlight w:val="white"/>
        </w:rPr>
        <w:t>operators to evaluate the value.</w:t>
      </w:r>
    </w:p>
    <w:p w14:paraId="6FD54EFB" w14:textId="77777777" w:rsidR="00CD295E" w:rsidRPr="00903DBA" w:rsidRDefault="00CD295E" w:rsidP="0092263B">
      <w:pPr>
        <w:pStyle w:val="Code"/>
        <w:rPr>
          <w:highlight w:val="white"/>
        </w:rPr>
      </w:pPr>
      <w:r w:rsidRPr="00903DBA">
        <w:rPr>
          <w:highlight w:val="white"/>
        </w:rPr>
        <w:t xml:space="preserve">      bool resultValue = false;</w:t>
      </w:r>
    </w:p>
    <w:p w14:paraId="6543E29A" w14:textId="77777777" w:rsidR="00CD295E" w:rsidRPr="00903DBA" w:rsidRDefault="00CD295E" w:rsidP="0092263B">
      <w:pPr>
        <w:pStyle w:val="Code"/>
        <w:rPr>
          <w:highlight w:val="white"/>
        </w:rPr>
      </w:pPr>
      <w:r w:rsidRPr="00903DBA">
        <w:rPr>
          <w:highlight w:val="white"/>
        </w:rPr>
        <w:t xml:space="preserve">      switch (middleOp) {</w:t>
      </w:r>
    </w:p>
    <w:p w14:paraId="78590BAD" w14:textId="77777777" w:rsidR="00CD295E" w:rsidRPr="00903DBA" w:rsidRDefault="00CD295E" w:rsidP="0092263B">
      <w:pPr>
        <w:pStyle w:val="Code"/>
        <w:rPr>
          <w:highlight w:val="white"/>
        </w:rPr>
      </w:pPr>
      <w:r w:rsidRPr="00903DBA">
        <w:rPr>
          <w:highlight w:val="white"/>
        </w:rPr>
        <w:t xml:space="preserve">        case MiddleOperator.Equal:</w:t>
      </w:r>
    </w:p>
    <w:p w14:paraId="0B21F4F8" w14:textId="77777777" w:rsidR="00CD295E" w:rsidRPr="00903DBA" w:rsidRDefault="00CD295E" w:rsidP="0092263B">
      <w:pPr>
        <w:pStyle w:val="Code"/>
        <w:rPr>
          <w:highlight w:val="white"/>
        </w:rPr>
      </w:pPr>
      <w:r w:rsidRPr="00903DBA">
        <w:rPr>
          <w:highlight w:val="white"/>
        </w:rPr>
        <w:t xml:space="preserve">          resultValue = (leftValue == rightValue);</w:t>
      </w:r>
    </w:p>
    <w:p w14:paraId="30BF9128" w14:textId="77777777" w:rsidR="00CD295E" w:rsidRPr="00903DBA" w:rsidRDefault="00CD295E" w:rsidP="0092263B">
      <w:pPr>
        <w:pStyle w:val="Code"/>
        <w:rPr>
          <w:highlight w:val="white"/>
        </w:rPr>
      </w:pPr>
      <w:r w:rsidRPr="00903DBA">
        <w:rPr>
          <w:highlight w:val="white"/>
        </w:rPr>
        <w:t xml:space="preserve">          break;</w:t>
      </w:r>
    </w:p>
    <w:p w14:paraId="403074D0" w14:textId="77777777" w:rsidR="00CD295E" w:rsidRPr="00903DBA" w:rsidRDefault="00CD295E" w:rsidP="0092263B">
      <w:pPr>
        <w:pStyle w:val="Code"/>
        <w:rPr>
          <w:highlight w:val="white"/>
        </w:rPr>
      </w:pPr>
    </w:p>
    <w:p w14:paraId="1DFE1BC4" w14:textId="77777777" w:rsidR="00CD295E" w:rsidRPr="00903DBA" w:rsidRDefault="00CD295E" w:rsidP="0092263B">
      <w:pPr>
        <w:pStyle w:val="Code"/>
        <w:rPr>
          <w:highlight w:val="white"/>
        </w:rPr>
      </w:pPr>
      <w:r w:rsidRPr="00903DBA">
        <w:rPr>
          <w:highlight w:val="white"/>
        </w:rPr>
        <w:t xml:space="preserve">        case MiddleOperator.NotEqual:</w:t>
      </w:r>
    </w:p>
    <w:p w14:paraId="387BFDA1" w14:textId="77777777" w:rsidR="00CD295E" w:rsidRPr="00903DBA" w:rsidRDefault="00CD295E" w:rsidP="0092263B">
      <w:pPr>
        <w:pStyle w:val="Code"/>
        <w:rPr>
          <w:highlight w:val="white"/>
        </w:rPr>
      </w:pPr>
      <w:r w:rsidRPr="00903DBA">
        <w:rPr>
          <w:highlight w:val="white"/>
        </w:rPr>
        <w:t xml:space="preserve">          resultValue = (leftValue != rightValue);</w:t>
      </w:r>
    </w:p>
    <w:p w14:paraId="07BDD1A6" w14:textId="77777777" w:rsidR="00CD295E" w:rsidRPr="00903DBA" w:rsidRDefault="00CD295E" w:rsidP="0092263B">
      <w:pPr>
        <w:pStyle w:val="Code"/>
        <w:rPr>
          <w:highlight w:val="white"/>
        </w:rPr>
      </w:pPr>
      <w:r w:rsidRPr="00903DBA">
        <w:rPr>
          <w:highlight w:val="white"/>
        </w:rPr>
        <w:t xml:space="preserve">          break;</w:t>
      </w:r>
    </w:p>
    <w:p w14:paraId="18207DB6" w14:textId="77777777" w:rsidR="00CD295E" w:rsidRPr="00903DBA" w:rsidRDefault="00CD295E" w:rsidP="0092263B">
      <w:pPr>
        <w:pStyle w:val="Code"/>
        <w:rPr>
          <w:highlight w:val="white"/>
        </w:rPr>
      </w:pPr>
    </w:p>
    <w:p w14:paraId="31836FA2" w14:textId="77777777" w:rsidR="00CD295E" w:rsidRPr="00903DBA" w:rsidRDefault="00CD295E" w:rsidP="0092263B">
      <w:pPr>
        <w:pStyle w:val="Code"/>
        <w:rPr>
          <w:highlight w:val="white"/>
        </w:rPr>
      </w:pPr>
      <w:r w:rsidRPr="00903DBA">
        <w:rPr>
          <w:highlight w:val="white"/>
        </w:rPr>
        <w:t xml:space="preserve">        case MiddleOperator.SignedLessThan:</w:t>
      </w:r>
    </w:p>
    <w:p w14:paraId="1A5E5C64" w14:textId="77777777" w:rsidR="00CD295E" w:rsidRPr="00903DBA" w:rsidRDefault="00CD295E" w:rsidP="0092263B">
      <w:pPr>
        <w:pStyle w:val="Code"/>
        <w:rPr>
          <w:highlight w:val="white"/>
        </w:rPr>
      </w:pPr>
      <w:r w:rsidRPr="00903DBA">
        <w:rPr>
          <w:highlight w:val="white"/>
        </w:rPr>
        <w:t xml:space="preserve">          resultValue = (leftValue &lt; rightValue);</w:t>
      </w:r>
    </w:p>
    <w:p w14:paraId="310B2732" w14:textId="77777777" w:rsidR="00CD295E" w:rsidRPr="00903DBA" w:rsidRDefault="00CD295E" w:rsidP="0092263B">
      <w:pPr>
        <w:pStyle w:val="Code"/>
        <w:rPr>
          <w:highlight w:val="white"/>
        </w:rPr>
      </w:pPr>
      <w:r w:rsidRPr="00903DBA">
        <w:rPr>
          <w:highlight w:val="white"/>
        </w:rPr>
        <w:t xml:space="preserve">          break;</w:t>
      </w:r>
    </w:p>
    <w:p w14:paraId="13EB6BDA" w14:textId="77777777" w:rsidR="00CD295E" w:rsidRPr="00903DBA" w:rsidRDefault="00CD295E" w:rsidP="0092263B">
      <w:pPr>
        <w:pStyle w:val="Code"/>
        <w:rPr>
          <w:highlight w:val="white"/>
        </w:rPr>
      </w:pPr>
    </w:p>
    <w:p w14:paraId="499556FF" w14:textId="77777777" w:rsidR="00CD295E" w:rsidRPr="00903DBA" w:rsidRDefault="00CD295E" w:rsidP="0092263B">
      <w:pPr>
        <w:pStyle w:val="Code"/>
        <w:rPr>
          <w:highlight w:val="white"/>
        </w:rPr>
      </w:pPr>
      <w:r w:rsidRPr="00903DBA">
        <w:rPr>
          <w:highlight w:val="white"/>
        </w:rPr>
        <w:t xml:space="preserve">        case MiddleOperator.SignedLessThanEqual:</w:t>
      </w:r>
    </w:p>
    <w:p w14:paraId="01375573" w14:textId="77777777" w:rsidR="00CD295E" w:rsidRPr="00903DBA" w:rsidRDefault="00CD295E" w:rsidP="0092263B">
      <w:pPr>
        <w:pStyle w:val="Code"/>
        <w:rPr>
          <w:highlight w:val="white"/>
        </w:rPr>
      </w:pPr>
      <w:r w:rsidRPr="00903DBA">
        <w:rPr>
          <w:highlight w:val="white"/>
        </w:rPr>
        <w:t xml:space="preserve">          resultValue = (leftValue &lt;= rightValue);</w:t>
      </w:r>
    </w:p>
    <w:p w14:paraId="42D5C3F7" w14:textId="77777777" w:rsidR="00CD295E" w:rsidRPr="00903DBA" w:rsidRDefault="00CD295E" w:rsidP="0092263B">
      <w:pPr>
        <w:pStyle w:val="Code"/>
        <w:rPr>
          <w:highlight w:val="white"/>
        </w:rPr>
      </w:pPr>
      <w:r w:rsidRPr="00903DBA">
        <w:rPr>
          <w:highlight w:val="white"/>
        </w:rPr>
        <w:t xml:space="preserve">          break;</w:t>
      </w:r>
    </w:p>
    <w:p w14:paraId="1DCBB480" w14:textId="77777777" w:rsidR="00CD295E" w:rsidRPr="00903DBA" w:rsidRDefault="00CD295E" w:rsidP="0092263B">
      <w:pPr>
        <w:pStyle w:val="Code"/>
        <w:rPr>
          <w:highlight w:val="white"/>
        </w:rPr>
      </w:pPr>
    </w:p>
    <w:p w14:paraId="2AD8424E" w14:textId="77777777" w:rsidR="00CD295E" w:rsidRPr="00903DBA" w:rsidRDefault="00CD295E" w:rsidP="0092263B">
      <w:pPr>
        <w:pStyle w:val="Code"/>
        <w:rPr>
          <w:highlight w:val="white"/>
        </w:rPr>
      </w:pPr>
      <w:r w:rsidRPr="00903DBA">
        <w:rPr>
          <w:highlight w:val="white"/>
        </w:rPr>
        <w:t xml:space="preserve">        case MiddleOperator.SignedGreaterThan:</w:t>
      </w:r>
    </w:p>
    <w:p w14:paraId="45747FD4" w14:textId="77777777" w:rsidR="00CD295E" w:rsidRPr="00903DBA" w:rsidRDefault="00CD295E" w:rsidP="0092263B">
      <w:pPr>
        <w:pStyle w:val="Code"/>
        <w:rPr>
          <w:highlight w:val="white"/>
        </w:rPr>
      </w:pPr>
      <w:r w:rsidRPr="00903DBA">
        <w:rPr>
          <w:highlight w:val="white"/>
        </w:rPr>
        <w:t xml:space="preserve">          resultValue = (leftValue &gt; rightValue);</w:t>
      </w:r>
    </w:p>
    <w:p w14:paraId="2158CB86" w14:textId="77777777" w:rsidR="00CD295E" w:rsidRPr="00903DBA" w:rsidRDefault="00CD295E" w:rsidP="0092263B">
      <w:pPr>
        <w:pStyle w:val="Code"/>
        <w:rPr>
          <w:highlight w:val="white"/>
        </w:rPr>
      </w:pPr>
      <w:r w:rsidRPr="00903DBA">
        <w:rPr>
          <w:highlight w:val="white"/>
        </w:rPr>
        <w:t xml:space="preserve">          break;</w:t>
      </w:r>
    </w:p>
    <w:p w14:paraId="66848F8C" w14:textId="77777777" w:rsidR="00CD295E" w:rsidRPr="00903DBA" w:rsidRDefault="00CD295E" w:rsidP="0092263B">
      <w:pPr>
        <w:pStyle w:val="Code"/>
        <w:rPr>
          <w:highlight w:val="white"/>
        </w:rPr>
      </w:pPr>
    </w:p>
    <w:p w14:paraId="0683CCB9" w14:textId="77777777" w:rsidR="00CD295E" w:rsidRPr="00903DBA" w:rsidRDefault="00CD295E" w:rsidP="0092263B">
      <w:pPr>
        <w:pStyle w:val="Code"/>
        <w:rPr>
          <w:highlight w:val="white"/>
        </w:rPr>
      </w:pPr>
      <w:r w:rsidRPr="00903DBA">
        <w:rPr>
          <w:highlight w:val="white"/>
        </w:rPr>
        <w:t xml:space="preserve">        case MiddleOperator.SignedGreaterThanEqual:</w:t>
      </w:r>
    </w:p>
    <w:p w14:paraId="0951870A" w14:textId="77777777" w:rsidR="00CD295E" w:rsidRPr="00903DBA" w:rsidRDefault="00CD295E" w:rsidP="0092263B">
      <w:pPr>
        <w:pStyle w:val="Code"/>
        <w:rPr>
          <w:highlight w:val="white"/>
        </w:rPr>
      </w:pPr>
      <w:r w:rsidRPr="00903DBA">
        <w:rPr>
          <w:highlight w:val="white"/>
        </w:rPr>
        <w:t xml:space="preserve">          resultValue = (leftValue &gt;= rightValue);</w:t>
      </w:r>
    </w:p>
    <w:p w14:paraId="17B63618" w14:textId="77777777" w:rsidR="00CD295E" w:rsidRPr="00903DBA" w:rsidRDefault="00CD295E" w:rsidP="0092263B">
      <w:pPr>
        <w:pStyle w:val="Code"/>
        <w:rPr>
          <w:highlight w:val="white"/>
        </w:rPr>
      </w:pPr>
      <w:r w:rsidRPr="00903DBA">
        <w:rPr>
          <w:highlight w:val="white"/>
        </w:rPr>
        <w:t xml:space="preserve">          break;</w:t>
      </w:r>
    </w:p>
    <w:p w14:paraId="4445F7AF" w14:textId="77777777" w:rsidR="00CD295E" w:rsidRPr="00903DBA" w:rsidRDefault="00CD295E" w:rsidP="0092263B">
      <w:pPr>
        <w:pStyle w:val="Code"/>
        <w:rPr>
          <w:highlight w:val="white"/>
        </w:rPr>
      </w:pPr>
      <w:r w:rsidRPr="00903DBA">
        <w:rPr>
          <w:highlight w:val="white"/>
        </w:rPr>
        <w:t xml:space="preserve">      }</w:t>
      </w:r>
    </w:p>
    <w:p w14:paraId="4B3BBA8F" w14:textId="7D6C754A" w:rsidR="00CD295E" w:rsidRPr="00903DBA" w:rsidRDefault="00E119FA" w:rsidP="00E119FA">
      <w:pPr>
        <w:rPr>
          <w:highlight w:val="white"/>
        </w:rPr>
      </w:pPr>
      <w:r w:rsidRPr="00903DBA">
        <w:rPr>
          <w:highlight w:val="white"/>
        </w:rPr>
        <w:t xml:space="preserve">The resulting </w:t>
      </w:r>
      <w:r w:rsidR="005F0E3F" w:rsidRPr="00903DBA">
        <w:rPr>
          <w:highlight w:val="white"/>
        </w:rPr>
        <w:t>s</w:t>
      </w:r>
      <w:r w:rsidR="004036F0" w:rsidRPr="00903DBA">
        <w:rPr>
          <w:highlight w:val="white"/>
        </w:rPr>
        <w:t>ymbol</w:t>
      </w:r>
      <w:r w:rsidRPr="00903DBA">
        <w:rPr>
          <w:highlight w:val="white"/>
        </w:rPr>
        <w:t xml:space="preserve"> has a logical value. The jump set becomes its </w:t>
      </w:r>
      <w:r w:rsidR="009C3C27">
        <w:rPr>
          <w:highlight w:val="white"/>
        </w:rPr>
        <w:t>true-set</w:t>
      </w:r>
      <w:r w:rsidRPr="00903DBA">
        <w:rPr>
          <w:highlight w:val="white"/>
        </w:rPr>
        <w:t xml:space="preserve"> or </w:t>
      </w:r>
      <w:r w:rsidR="00A76052">
        <w:rPr>
          <w:highlight w:val="white"/>
        </w:rPr>
        <w:t>false-set</w:t>
      </w:r>
      <w:r w:rsidRPr="00903DBA">
        <w:rPr>
          <w:highlight w:val="white"/>
        </w:rPr>
        <w:t>, depending on whether the result value is true.</w:t>
      </w:r>
    </w:p>
    <w:p w14:paraId="54B480D4" w14:textId="77777777" w:rsidR="00302CBC" w:rsidRPr="00903DBA" w:rsidRDefault="00302CBC" w:rsidP="00302CBC">
      <w:pPr>
        <w:pStyle w:val="Code"/>
        <w:rPr>
          <w:highlight w:val="white"/>
        </w:rPr>
      </w:pPr>
      <w:r w:rsidRPr="00903DBA">
        <w:rPr>
          <w:highlight w:val="white"/>
        </w:rPr>
        <w:t xml:space="preserve">      Symbol resultSymbol = resultValue ? (new Symbol(jumpSet, null))</w:t>
      </w:r>
    </w:p>
    <w:p w14:paraId="2BBF25AD" w14:textId="77777777" w:rsidR="00302CBC" w:rsidRPr="00903DBA" w:rsidRDefault="00302CBC" w:rsidP="00302CBC">
      <w:pPr>
        <w:pStyle w:val="Code"/>
        <w:rPr>
          <w:highlight w:val="white"/>
        </w:rPr>
      </w:pPr>
      <w:r w:rsidRPr="00903DBA">
        <w:rPr>
          <w:highlight w:val="white"/>
        </w:rPr>
        <w:t xml:space="preserve">                                        : (new Symbol(null, jumpSet));</w:t>
      </w:r>
    </w:p>
    <w:p w14:paraId="7B604312" w14:textId="56F3D378" w:rsidR="00CD295E" w:rsidRPr="00903DBA" w:rsidRDefault="00CD295E" w:rsidP="0092263B">
      <w:pPr>
        <w:pStyle w:val="Code"/>
        <w:rPr>
          <w:highlight w:val="white"/>
        </w:rPr>
      </w:pPr>
      <w:r w:rsidRPr="00903DBA">
        <w:rPr>
          <w:highlight w:val="white"/>
        </w:rPr>
        <w:t xml:space="preserve">      return (new Expression(</w:t>
      </w:r>
      <w:r w:rsidR="004036F0" w:rsidRPr="00903DBA">
        <w:rPr>
          <w:highlight w:val="white"/>
        </w:rPr>
        <w:t>resultSymbol</w:t>
      </w:r>
      <w:r w:rsidRPr="00903DBA">
        <w:rPr>
          <w:highlight w:val="white"/>
        </w:rPr>
        <w:t xml:space="preserve">, null, </w:t>
      </w:r>
      <w:r w:rsidR="00D76AFB" w:rsidRPr="00903DBA">
        <w:rPr>
          <w:highlight w:val="white"/>
        </w:rPr>
        <w:t>longList</w:t>
      </w:r>
      <w:r w:rsidRPr="00903DBA">
        <w:rPr>
          <w:highlight w:val="white"/>
        </w:rPr>
        <w:t>));</w:t>
      </w:r>
    </w:p>
    <w:p w14:paraId="36FA0DF0" w14:textId="77777777" w:rsidR="00CD295E" w:rsidRPr="00903DBA" w:rsidRDefault="00CD295E" w:rsidP="0092263B">
      <w:pPr>
        <w:pStyle w:val="Code"/>
        <w:rPr>
          <w:highlight w:val="white"/>
        </w:rPr>
      </w:pPr>
      <w:r w:rsidRPr="00903DBA">
        <w:rPr>
          <w:highlight w:val="white"/>
        </w:rPr>
        <w:t xml:space="preserve">    }</w:t>
      </w:r>
    </w:p>
    <w:p w14:paraId="7765D712" w14:textId="630D08D5" w:rsidR="00CD295E" w:rsidRPr="00903DBA" w:rsidRDefault="00B51A4B" w:rsidP="00B51A4B">
      <w:pPr>
        <w:rPr>
          <w:highlight w:val="white"/>
        </w:rPr>
      </w:pPr>
      <w:r w:rsidRPr="00903DBA">
        <w:rPr>
          <w:highlight w:val="white"/>
        </w:rPr>
        <w:t xml:space="preserve">The </w:t>
      </w:r>
      <w:r w:rsidRPr="00903DBA">
        <w:rPr>
          <w:rStyle w:val="KeyWord0"/>
          <w:highlight w:val="white"/>
        </w:rPr>
        <w:t>Logical</w:t>
      </w:r>
      <w:r w:rsidRPr="00903DBA">
        <w:rPr>
          <w:highlight w:val="white"/>
        </w:rPr>
        <w:t xml:space="preserve"> method</w:t>
      </w:r>
      <w:r w:rsidR="00D42AF5" w:rsidRPr="00903DBA">
        <w:rPr>
          <w:highlight w:val="white"/>
        </w:rPr>
        <w:t xml:space="preserve"> evaluate the value of two constant logical expressions</w:t>
      </w:r>
      <w:r w:rsidR="004B6C11" w:rsidRPr="00903DBA">
        <w:rPr>
          <w:highlight w:val="white"/>
        </w:rPr>
        <w:t xml:space="preserve">, with the </w:t>
      </w:r>
      <w:r w:rsidR="004B6C11" w:rsidRPr="00903DBA">
        <w:rPr>
          <w:rStyle w:val="KeyWord0"/>
          <w:highlight w:val="white"/>
        </w:rPr>
        <w:t>or</w:t>
      </w:r>
      <w:r w:rsidR="004B6C11" w:rsidRPr="00903DBA">
        <w:rPr>
          <w:highlight w:val="white"/>
        </w:rPr>
        <w:t xml:space="preserve"> or </w:t>
      </w:r>
      <w:r w:rsidR="004B6C11" w:rsidRPr="00903DBA">
        <w:rPr>
          <w:rStyle w:val="KeyWord0"/>
          <w:highlight w:val="white"/>
        </w:rPr>
        <w:t>and</w:t>
      </w:r>
      <w:r w:rsidR="004B6C11" w:rsidRPr="00903DBA">
        <w:rPr>
          <w:highlight w:val="white"/>
        </w:rPr>
        <w:t xml:space="preserve"> operator.</w:t>
      </w:r>
    </w:p>
    <w:p w14:paraId="18F8BFF5" w14:textId="77777777" w:rsidR="00CD295E" w:rsidRPr="00903DBA" w:rsidRDefault="00CD295E" w:rsidP="0092263B">
      <w:pPr>
        <w:pStyle w:val="Code"/>
        <w:rPr>
          <w:highlight w:val="white"/>
        </w:rPr>
      </w:pPr>
      <w:r w:rsidRPr="00903DBA">
        <w:rPr>
          <w:highlight w:val="white"/>
        </w:rPr>
        <w:t xml:space="preserve">    public static Expression Logical(MiddleOperator middleOp,</w:t>
      </w:r>
    </w:p>
    <w:p w14:paraId="17A05679" w14:textId="77777777" w:rsidR="00767911" w:rsidRPr="00903DBA" w:rsidRDefault="00CD295E" w:rsidP="0092263B">
      <w:pPr>
        <w:pStyle w:val="Code"/>
        <w:rPr>
          <w:highlight w:val="white"/>
        </w:rPr>
      </w:pPr>
      <w:r w:rsidRPr="00903DBA">
        <w:rPr>
          <w:highlight w:val="white"/>
        </w:rPr>
        <w:t xml:space="preserve">                                     Expression leftExpression,</w:t>
      </w:r>
    </w:p>
    <w:p w14:paraId="19E8DB92" w14:textId="5E96D98F" w:rsidR="00CD295E" w:rsidRPr="00903DBA" w:rsidRDefault="00767911" w:rsidP="0092263B">
      <w:pPr>
        <w:pStyle w:val="Code"/>
        <w:rPr>
          <w:highlight w:val="white"/>
        </w:rPr>
      </w:pPr>
      <w:r w:rsidRPr="00903DBA">
        <w:rPr>
          <w:highlight w:val="white"/>
        </w:rPr>
        <w:t xml:space="preserve">                                     </w:t>
      </w:r>
      <w:r w:rsidR="00CD295E" w:rsidRPr="00903DBA">
        <w:rPr>
          <w:highlight w:val="white"/>
        </w:rPr>
        <w:t>Expression rightExpression) {</w:t>
      </w:r>
    </w:p>
    <w:p w14:paraId="153C210C" w14:textId="77777777" w:rsidR="00CD295E" w:rsidRPr="00903DBA" w:rsidRDefault="00CD295E" w:rsidP="0092263B">
      <w:pPr>
        <w:pStyle w:val="Code"/>
        <w:rPr>
          <w:highlight w:val="white"/>
        </w:rPr>
      </w:pPr>
      <w:r w:rsidRPr="00903DBA">
        <w:rPr>
          <w:highlight w:val="white"/>
        </w:rPr>
        <w:t xml:space="preserve">      if (!IsConstant(leftExpression) || !IsConstant(rightExpression)) {</w:t>
      </w:r>
    </w:p>
    <w:p w14:paraId="3ECC74E5" w14:textId="77777777" w:rsidR="00CD295E" w:rsidRPr="00903DBA" w:rsidRDefault="00CD295E" w:rsidP="0092263B">
      <w:pPr>
        <w:pStyle w:val="Code"/>
        <w:rPr>
          <w:highlight w:val="white"/>
        </w:rPr>
      </w:pPr>
      <w:r w:rsidRPr="00903DBA">
        <w:rPr>
          <w:highlight w:val="white"/>
        </w:rPr>
        <w:t xml:space="preserve">        return null;</w:t>
      </w:r>
    </w:p>
    <w:p w14:paraId="44AD3D1F" w14:textId="77777777" w:rsidR="00CD295E" w:rsidRPr="00903DBA" w:rsidRDefault="00CD295E" w:rsidP="0092263B">
      <w:pPr>
        <w:pStyle w:val="Code"/>
        <w:rPr>
          <w:highlight w:val="white"/>
        </w:rPr>
      </w:pPr>
      <w:r w:rsidRPr="00903DBA">
        <w:rPr>
          <w:highlight w:val="white"/>
        </w:rPr>
        <w:t xml:space="preserve">      }</w:t>
      </w:r>
    </w:p>
    <w:p w14:paraId="450EB67D" w14:textId="060B7DE6" w:rsidR="00CD295E" w:rsidRPr="00903DBA" w:rsidRDefault="004B6C11" w:rsidP="004B6C11">
      <w:pPr>
        <w:rPr>
          <w:highlight w:val="white"/>
        </w:rPr>
      </w:pPr>
      <w:r w:rsidRPr="00903DBA">
        <w:rPr>
          <w:highlight w:val="white"/>
        </w:rPr>
        <w:lastRenderedPageBreak/>
        <w:t xml:space="preserve">We make sure that the expressions have logical type by calling </w:t>
      </w:r>
      <w:r w:rsidRPr="00903DBA">
        <w:rPr>
          <w:rStyle w:val="KeyWord0"/>
          <w:highlight w:val="white"/>
        </w:rPr>
        <w:t>ToLogical</w:t>
      </w:r>
      <w:r w:rsidRPr="00903DBA">
        <w:rPr>
          <w:highlight w:val="white"/>
        </w:rPr>
        <w:t>.</w:t>
      </w:r>
    </w:p>
    <w:p w14:paraId="607BA649" w14:textId="443B0072" w:rsidR="00CD295E" w:rsidRPr="00903DBA" w:rsidRDefault="00CD295E" w:rsidP="0092263B">
      <w:pPr>
        <w:pStyle w:val="Code"/>
        <w:rPr>
          <w:highlight w:val="white"/>
        </w:rPr>
      </w:pPr>
      <w:r w:rsidRPr="00903DBA">
        <w:rPr>
          <w:highlight w:val="white"/>
        </w:rPr>
        <w:t xml:space="preserve">      Expression leftLogicalExpression = </w:t>
      </w:r>
      <w:r w:rsidR="0047518E" w:rsidRPr="00903DBA">
        <w:rPr>
          <w:highlight w:val="white"/>
        </w:rPr>
        <w:t>TypeCast.ToLogical(</w:t>
      </w:r>
      <w:r w:rsidRPr="00903DBA">
        <w:rPr>
          <w:highlight w:val="white"/>
        </w:rPr>
        <w:t>leftExpression),</w:t>
      </w:r>
    </w:p>
    <w:p w14:paraId="02A7264D" w14:textId="063F53BF" w:rsidR="00CD295E" w:rsidRPr="00903DBA" w:rsidRDefault="00CD295E" w:rsidP="0092263B">
      <w:pPr>
        <w:pStyle w:val="Code"/>
        <w:rPr>
          <w:highlight w:val="white"/>
        </w:rPr>
      </w:pPr>
      <w:r w:rsidRPr="00903DBA">
        <w:rPr>
          <w:highlight w:val="white"/>
        </w:rPr>
        <w:t xml:space="preserve">                 rightLogicalExpression = </w:t>
      </w:r>
      <w:r w:rsidR="0047518E" w:rsidRPr="00903DBA">
        <w:rPr>
          <w:highlight w:val="white"/>
        </w:rPr>
        <w:t>TypeCast.ToLogical(</w:t>
      </w:r>
      <w:r w:rsidRPr="00903DBA">
        <w:rPr>
          <w:highlight w:val="white"/>
        </w:rPr>
        <w:t>rightExpression);</w:t>
      </w:r>
    </w:p>
    <w:p w14:paraId="2654D46F" w14:textId="5D13FDB4" w:rsidR="00987634" w:rsidRPr="00903DBA" w:rsidRDefault="002E4A5A" w:rsidP="00987634">
      <w:pPr>
        <w:rPr>
          <w:highlight w:val="white"/>
        </w:rPr>
      </w:pPr>
      <w:r w:rsidRPr="00903DBA">
        <w:rPr>
          <w:highlight w:val="white"/>
        </w:rPr>
        <w:t xml:space="preserve">We decide the value of the expression by looking at their </w:t>
      </w:r>
      <w:r w:rsidR="009C3C27">
        <w:rPr>
          <w:highlight w:val="white"/>
        </w:rPr>
        <w:t>true-set</w:t>
      </w:r>
      <w:r w:rsidRPr="00903DBA">
        <w:rPr>
          <w:highlight w:val="white"/>
        </w:rPr>
        <w:t xml:space="preserve">s. If the value is true, the unconditional </w:t>
      </w:r>
      <w:r w:rsidR="00987634" w:rsidRPr="00903DBA">
        <w:rPr>
          <w:highlight w:val="white"/>
        </w:rPr>
        <w:t xml:space="preserve">jump instruction is stored in its </w:t>
      </w:r>
      <w:r w:rsidR="009C3C27">
        <w:rPr>
          <w:highlight w:val="white"/>
        </w:rPr>
        <w:t>true-set</w:t>
      </w:r>
      <w:r w:rsidR="00987634" w:rsidRPr="00903DBA">
        <w:rPr>
          <w:highlight w:val="white"/>
        </w:rPr>
        <w:t xml:space="preserve">. Otherwise, the value is stored in the </w:t>
      </w:r>
      <w:r w:rsidR="00A76052">
        <w:rPr>
          <w:highlight w:val="white"/>
        </w:rPr>
        <w:t>false-set</w:t>
      </w:r>
      <w:r w:rsidR="00987634" w:rsidRPr="00903DBA">
        <w:rPr>
          <w:highlight w:val="white"/>
        </w:rPr>
        <w:t>.</w:t>
      </w:r>
      <w:r w:rsidR="00164305" w:rsidRPr="00903DBA">
        <w:rPr>
          <w:highlight w:val="white"/>
        </w:rPr>
        <w:t xml:space="preserve"> In this way, we can conclude that the value is true if the </w:t>
      </w:r>
      <w:r w:rsidR="009C3C27">
        <w:rPr>
          <w:highlight w:val="white"/>
        </w:rPr>
        <w:t>true-set</w:t>
      </w:r>
      <w:r w:rsidR="00164305" w:rsidRPr="00903DBA">
        <w:rPr>
          <w:highlight w:val="white"/>
        </w:rPr>
        <w:t xml:space="preserve"> is not empty, and false if the </w:t>
      </w:r>
      <w:r w:rsidR="009C3C27">
        <w:rPr>
          <w:highlight w:val="white"/>
        </w:rPr>
        <w:t>true-set</w:t>
      </w:r>
      <w:r w:rsidR="00164305" w:rsidRPr="00903DBA">
        <w:rPr>
          <w:highlight w:val="white"/>
        </w:rPr>
        <w:t xml:space="preserve"> is empty.</w:t>
      </w:r>
    </w:p>
    <w:p w14:paraId="6174FB0A" w14:textId="77777777" w:rsidR="00CD295E" w:rsidRPr="00903DBA" w:rsidRDefault="00CD295E" w:rsidP="0092263B">
      <w:pPr>
        <w:pStyle w:val="Code"/>
        <w:rPr>
          <w:highlight w:val="white"/>
        </w:rPr>
      </w:pPr>
      <w:r w:rsidRPr="00903DBA">
        <w:rPr>
          <w:highlight w:val="white"/>
        </w:rPr>
        <w:t xml:space="preserve">      bool leftValue = leftLogicalExpression.Symbol.TrueSet.Count &gt; 0,</w:t>
      </w:r>
    </w:p>
    <w:p w14:paraId="5FCF88C6" w14:textId="77777777" w:rsidR="00CD295E" w:rsidRPr="00903DBA" w:rsidRDefault="00CD295E" w:rsidP="0092263B">
      <w:pPr>
        <w:pStyle w:val="Code"/>
        <w:rPr>
          <w:highlight w:val="white"/>
        </w:rPr>
      </w:pPr>
      <w:r w:rsidRPr="00903DBA">
        <w:rPr>
          <w:highlight w:val="white"/>
        </w:rPr>
        <w:t xml:space="preserve">           rightValue = rightLogicalExpression.Symbol.TrueSet.Count &gt; 0;</w:t>
      </w:r>
    </w:p>
    <w:p w14:paraId="37BEF21E" w14:textId="37CFE7A0" w:rsidR="00CD295E" w:rsidRPr="00903DBA" w:rsidRDefault="0069652C" w:rsidP="0069652C">
      <w:pPr>
        <w:rPr>
          <w:highlight w:val="white"/>
        </w:rPr>
      </w:pPr>
      <w:r w:rsidRPr="00903DBA">
        <w:rPr>
          <w:highlight w:val="white"/>
        </w:rPr>
        <w:t>The long list of the final expression hold</w:t>
      </w:r>
      <w:r w:rsidR="00B35B8D" w:rsidRPr="00903DBA">
        <w:rPr>
          <w:highlight w:val="white"/>
        </w:rPr>
        <w:t>s</w:t>
      </w:r>
      <w:r w:rsidRPr="00903DBA">
        <w:rPr>
          <w:highlight w:val="white"/>
        </w:rPr>
        <w:t xml:space="preserve"> only one unconditional jump instruction that is added to the jump set, which will be the </w:t>
      </w:r>
      <w:r w:rsidR="009C3C27">
        <w:rPr>
          <w:highlight w:val="white"/>
        </w:rPr>
        <w:t>true-set</w:t>
      </w:r>
      <w:r w:rsidRPr="00903DBA">
        <w:rPr>
          <w:highlight w:val="white"/>
        </w:rPr>
        <w:t xml:space="preserve"> or false of the final expression.</w:t>
      </w:r>
    </w:p>
    <w:p w14:paraId="335B28BD" w14:textId="5E94BC4C" w:rsidR="00CD295E" w:rsidRPr="00903DBA" w:rsidRDefault="00CD295E" w:rsidP="0092263B">
      <w:pPr>
        <w:pStyle w:val="Code"/>
        <w:rPr>
          <w:highlight w:val="white"/>
        </w:rPr>
      </w:pPr>
      <w:r w:rsidRPr="00903DBA">
        <w:rPr>
          <w:highlight w:val="white"/>
        </w:rPr>
        <w:t xml:space="preserve">      List&lt;MiddleCode&gt; </w:t>
      </w:r>
      <w:r w:rsidR="008936A0" w:rsidRPr="00903DBA">
        <w:rPr>
          <w:highlight w:val="white"/>
        </w:rPr>
        <w:t>longList</w:t>
      </w:r>
      <w:r w:rsidRPr="00903DBA">
        <w:rPr>
          <w:highlight w:val="white"/>
        </w:rPr>
        <w:t xml:space="preserve"> = new List&lt;MiddleCode&gt;();</w:t>
      </w:r>
    </w:p>
    <w:p w14:paraId="4B36AB35" w14:textId="20871BA7" w:rsidR="00CD295E" w:rsidRPr="00903DBA" w:rsidRDefault="00CD295E" w:rsidP="0092263B">
      <w:pPr>
        <w:pStyle w:val="Code"/>
        <w:rPr>
          <w:highlight w:val="white"/>
        </w:rPr>
      </w:pPr>
      <w:r w:rsidRPr="00903DBA">
        <w:rPr>
          <w:highlight w:val="white"/>
        </w:rPr>
        <w:t xml:space="preserve">      MiddleCode jumpCode = new MiddleCode(MiddleOperator.</w:t>
      </w:r>
      <w:r w:rsidR="00C0170C">
        <w:rPr>
          <w:highlight w:val="white"/>
        </w:rPr>
        <w:t>Jump</w:t>
      </w:r>
      <w:r w:rsidRPr="00903DBA">
        <w:rPr>
          <w:highlight w:val="white"/>
        </w:rPr>
        <w:t>);</w:t>
      </w:r>
    </w:p>
    <w:p w14:paraId="0B52F436" w14:textId="665EFAF7" w:rsidR="00CD295E" w:rsidRPr="00903DBA" w:rsidRDefault="00CD295E" w:rsidP="0092263B">
      <w:pPr>
        <w:pStyle w:val="Code"/>
        <w:rPr>
          <w:highlight w:val="white"/>
        </w:rPr>
      </w:pPr>
      <w:r w:rsidRPr="00903DBA">
        <w:rPr>
          <w:highlight w:val="white"/>
        </w:rPr>
        <w:t xml:space="preserve">      </w:t>
      </w:r>
      <w:r w:rsidR="008936A0" w:rsidRPr="00903DBA">
        <w:rPr>
          <w:highlight w:val="white"/>
        </w:rPr>
        <w:t>longList</w:t>
      </w:r>
      <w:r w:rsidRPr="00903DBA">
        <w:rPr>
          <w:highlight w:val="white"/>
        </w:rPr>
        <w:t>.Add(jumpCode);</w:t>
      </w:r>
    </w:p>
    <w:p w14:paraId="086F7AEF" w14:textId="77777777" w:rsidR="00CD295E" w:rsidRPr="00903DBA" w:rsidRDefault="00CD295E" w:rsidP="0092263B">
      <w:pPr>
        <w:pStyle w:val="Code"/>
        <w:rPr>
          <w:highlight w:val="white"/>
        </w:rPr>
      </w:pPr>
      <w:r w:rsidRPr="00903DBA">
        <w:rPr>
          <w:highlight w:val="white"/>
        </w:rPr>
        <w:t xml:space="preserve">      ISet&lt;MiddleCode&gt; jumpSet = new HashSet&lt;MiddleCode&gt;();</w:t>
      </w:r>
    </w:p>
    <w:p w14:paraId="37CBE8F5" w14:textId="77777777" w:rsidR="00CD295E" w:rsidRPr="00903DBA" w:rsidRDefault="00CD295E" w:rsidP="0092263B">
      <w:pPr>
        <w:pStyle w:val="Code"/>
        <w:rPr>
          <w:highlight w:val="white"/>
        </w:rPr>
      </w:pPr>
      <w:r w:rsidRPr="00903DBA">
        <w:rPr>
          <w:highlight w:val="white"/>
        </w:rPr>
        <w:t xml:space="preserve">      jumpSet.Add(jumpCode);</w:t>
      </w:r>
    </w:p>
    <w:p w14:paraId="24B4D972" w14:textId="2D88BC48" w:rsidR="00CD295E" w:rsidRPr="00903DBA" w:rsidRDefault="004F3903" w:rsidP="002562D2">
      <w:pPr>
        <w:rPr>
          <w:highlight w:val="white"/>
        </w:rPr>
      </w:pPr>
      <w:r w:rsidRPr="00903DBA">
        <w:rPr>
          <w:highlight w:val="white"/>
        </w:rPr>
        <w:t xml:space="preserve">We compare the expression with the given </w:t>
      </w:r>
      <w:r w:rsidR="00964C6D" w:rsidRPr="00903DBA">
        <w:rPr>
          <w:highlight w:val="white"/>
        </w:rPr>
        <w:t>operator and</w:t>
      </w:r>
      <w:r w:rsidRPr="00903DBA">
        <w:rPr>
          <w:highlight w:val="white"/>
        </w:rPr>
        <w:t xml:space="preserve"> receive the final value.</w:t>
      </w:r>
    </w:p>
    <w:p w14:paraId="4906A71B" w14:textId="77777777" w:rsidR="00CD295E" w:rsidRPr="00903DBA" w:rsidRDefault="00CD295E" w:rsidP="0092263B">
      <w:pPr>
        <w:pStyle w:val="Code"/>
        <w:rPr>
          <w:highlight w:val="white"/>
        </w:rPr>
      </w:pPr>
      <w:r w:rsidRPr="00903DBA">
        <w:rPr>
          <w:highlight w:val="white"/>
        </w:rPr>
        <w:t xml:space="preserve">      bool resultValue = false;</w:t>
      </w:r>
    </w:p>
    <w:p w14:paraId="1F459598" w14:textId="77777777" w:rsidR="00CD295E" w:rsidRPr="00903DBA" w:rsidRDefault="00CD295E" w:rsidP="0092263B">
      <w:pPr>
        <w:pStyle w:val="Code"/>
        <w:rPr>
          <w:highlight w:val="white"/>
        </w:rPr>
      </w:pPr>
      <w:r w:rsidRPr="00903DBA">
        <w:rPr>
          <w:highlight w:val="white"/>
        </w:rPr>
        <w:t xml:space="preserve">      switch (middleOp) {</w:t>
      </w:r>
    </w:p>
    <w:p w14:paraId="4B88B971" w14:textId="77777777" w:rsidR="00CD295E" w:rsidRPr="00903DBA" w:rsidRDefault="00CD295E" w:rsidP="0092263B">
      <w:pPr>
        <w:pStyle w:val="Code"/>
        <w:rPr>
          <w:highlight w:val="white"/>
        </w:rPr>
      </w:pPr>
      <w:r w:rsidRPr="00903DBA">
        <w:rPr>
          <w:highlight w:val="white"/>
        </w:rPr>
        <w:t xml:space="preserve">        case MiddleOperator.LogicalAnd:</w:t>
      </w:r>
    </w:p>
    <w:p w14:paraId="573EF9FE" w14:textId="77777777" w:rsidR="00CD295E" w:rsidRPr="00903DBA" w:rsidRDefault="00CD295E" w:rsidP="0092263B">
      <w:pPr>
        <w:pStyle w:val="Code"/>
        <w:rPr>
          <w:highlight w:val="white"/>
        </w:rPr>
      </w:pPr>
      <w:r w:rsidRPr="00903DBA">
        <w:rPr>
          <w:highlight w:val="white"/>
        </w:rPr>
        <w:t xml:space="preserve">          resultValue = leftValue &amp;&amp; rightValue;</w:t>
      </w:r>
    </w:p>
    <w:p w14:paraId="26096C3A" w14:textId="77777777" w:rsidR="00CD295E" w:rsidRPr="00903DBA" w:rsidRDefault="00CD295E" w:rsidP="0092263B">
      <w:pPr>
        <w:pStyle w:val="Code"/>
        <w:rPr>
          <w:highlight w:val="white"/>
        </w:rPr>
      </w:pPr>
      <w:r w:rsidRPr="00903DBA">
        <w:rPr>
          <w:highlight w:val="white"/>
        </w:rPr>
        <w:t xml:space="preserve">          break;</w:t>
      </w:r>
    </w:p>
    <w:p w14:paraId="5289B693" w14:textId="77777777" w:rsidR="00CD295E" w:rsidRPr="00903DBA" w:rsidRDefault="00CD295E" w:rsidP="0092263B">
      <w:pPr>
        <w:pStyle w:val="Code"/>
        <w:rPr>
          <w:highlight w:val="white"/>
        </w:rPr>
      </w:pPr>
    </w:p>
    <w:p w14:paraId="082E0683" w14:textId="77777777" w:rsidR="00CD295E" w:rsidRPr="00903DBA" w:rsidRDefault="00CD295E" w:rsidP="0092263B">
      <w:pPr>
        <w:pStyle w:val="Code"/>
        <w:rPr>
          <w:highlight w:val="white"/>
        </w:rPr>
      </w:pPr>
      <w:r w:rsidRPr="00903DBA">
        <w:rPr>
          <w:highlight w:val="white"/>
        </w:rPr>
        <w:t xml:space="preserve">        case MiddleOperator.LogicalOr:</w:t>
      </w:r>
    </w:p>
    <w:p w14:paraId="68BC92A6" w14:textId="77777777" w:rsidR="00CD295E" w:rsidRPr="00903DBA" w:rsidRDefault="00CD295E" w:rsidP="0092263B">
      <w:pPr>
        <w:pStyle w:val="Code"/>
        <w:rPr>
          <w:highlight w:val="white"/>
        </w:rPr>
      </w:pPr>
      <w:r w:rsidRPr="00903DBA">
        <w:rPr>
          <w:highlight w:val="white"/>
        </w:rPr>
        <w:t xml:space="preserve">          resultValue = leftValue || rightValue;</w:t>
      </w:r>
    </w:p>
    <w:p w14:paraId="2552D9F3" w14:textId="77777777" w:rsidR="00CD295E" w:rsidRPr="00903DBA" w:rsidRDefault="00CD295E" w:rsidP="0092263B">
      <w:pPr>
        <w:pStyle w:val="Code"/>
        <w:rPr>
          <w:highlight w:val="white"/>
        </w:rPr>
      </w:pPr>
      <w:r w:rsidRPr="00903DBA">
        <w:rPr>
          <w:highlight w:val="white"/>
        </w:rPr>
        <w:t xml:space="preserve">          break;</w:t>
      </w:r>
    </w:p>
    <w:p w14:paraId="76800B7A" w14:textId="77777777" w:rsidR="00CD295E" w:rsidRPr="00903DBA" w:rsidRDefault="00CD295E" w:rsidP="0092263B">
      <w:pPr>
        <w:pStyle w:val="Code"/>
        <w:rPr>
          <w:highlight w:val="white"/>
        </w:rPr>
      </w:pPr>
      <w:r w:rsidRPr="00903DBA">
        <w:rPr>
          <w:highlight w:val="white"/>
        </w:rPr>
        <w:t xml:space="preserve">      }</w:t>
      </w:r>
    </w:p>
    <w:p w14:paraId="2A8E93A0" w14:textId="7ACD1B70" w:rsidR="00B35B8D" w:rsidRPr="00903DBA" w:rsidRDefault="00B35B8D" w:rsidP="00B35B8D">
      <w:pPr>
        <w:rPr>
          <w:highlight w:val="white"/>
        </w:rPr>
      </w:pPr>
      <w:r w:rsidRPr="00903DBA">
        <w:rPr>
          <w:highlight w:val="white"/>
        </w:rPr>
        <w:t xml:space="preserve">The resulting symbol has a logical value. The jump set becomes its </w:t>
      </w:r>
      <w:r w:rsidR="009C3C27">
        <w:rPr>
          <w:highlight w:val="white"/>
        </w:rPr>
        <w:t>true-set</w:t>
      </w:r>
      <w:r w:rsidRPr="00903DBA">
        <w:rPr>
          <w:highlight w:val="white"/>
        </w:rPr>
        <w:t xml:space="preserve"> or </w:t>
      </w:r>
      <w:r w:rsidR="00A76052">
        <w:rPr>
          <w:highlight w:val="white"/>
        </w:rPr>
        <w:t>false-set</w:t>
      </w:r>
      <w:r w:rsidRPr="00903DBA">
        <w:rPr>
          <w:highlight w:val="white"/>
        </w:rPr>
        <w:t>, depending on whether the result value is true.</w:t>
      </w:r>
    </w:p>
    <w:p w14:paraId="17B71895" w14:textId="3AFFBAAD" w:rsidR="00767911" w:rsidRPr="00903DBA" w:rsidRDefault="00CD295E" w:rsidP="0092263B">
      <w:pPr>
        <w:pStyle w:val="Code"/>
        <w:rPr>
          <w:highlight w:val="white"/>
        </w:rPr>
      </w:pPr>
      <w:r w:rsidRPr="00903DBA">
        <w:rPr>
          <w:highlight w:val="white"/>
        </w:rPr>
        <w:t xml:space="preserve">      Symbol </w:t>
      </w:r>
      <w:r w:rsidR="004036F0" w:rsidRPr="00903DBA">
        <w:rPr>
          <w:highlight w:val="white"/>
        </w:rPr>
        <w:t>resultSymbol</w:t>
      </w:r>
      <w:r w:rsidRPr="00903DBA">
        <w:rPr>
          <w:highlight w:val="white"/>
        </w:rPr>
        <w:t xml:space="preserve"> = resultValue ? (new Symbol(jumpSet</w:t>
      </w:r>
      <w:r w:rsidR="00DC776D" w:rsidRPr="00903DBA">
        <w:rPr>
          <w:highlight w:val="white"/>
        </w:rPr>
        <w:t>, null</w:t>
      </w:r>
      <w:r w:rsidRPr="00903DBA">
        <w:rPr>
          <w:highlight w:val="white"/>
        </w:rPr>
        <w:t>))</w:t>
      </w:r>
    </w:p>
    <w:p w14:paraId="60462354" w14:textId="4DEE1EA9" w:rsidR="00CD295E" w:rsidRPr="00903DBA" w:rsidRDefault="00767911" w:rsidP="0092263B">
      <w:pPr>
        <w:pStyle w:val="Code"/>
        <w:rPr>
          <w:highlight w:val="white"/>
        </w:rPr>
      </w:pPr>
      <w:r w:rsidRPr="00903DBA">
        <w:rPr>
          <w:highlight w:val="white"/>
        </w:rPr>
        <w:t xml:space="preserve">                                </w:t>
      </w:r>
      <w:r w:rsidR="00EF53C8" w:rsidRPr="00903DBA">
        <w:rPr>
          <w:highlight w:val="white"/>
        </w:rPr>
        <w:t xml:space="preserve">      </w:t>
      </w:r>
      <w:r w:rsidRPr="00903DBA">
        <w:rPr>
          <w:highlight w:val="white"/>
        </w:rPr>
        <w:t xml:space="preserve"> </w:t>
      </w:r>
      <w:r w:rsidR="00CD295E" w:rsidRPr="00903DBA">
        <w:rPr>
          <w:highlight w:val="white"/>
        </w:rPr>
        <w:t xml:space="preserve"> : (new Symbol(</w:t>
      </w:r>
      <w:r w:rsidR="00DC776D" w:rsidRPr="00903DBA">
        <w:rPr>
          <w:highlight w:val="white"/>
        </w:rPr>
        <w:t xml:space="preserve">null, </w:t>
      </w:r>
      <w:r w:rsidR="00CD295E" w:rsidRPr="00903DBA">
        <w:rPr>
          <w:highlight w:val="white"/>
        </w:rPr>
        <w:t>jumpSet));</w:t>
      </w:r>
    </w:p>
    <w:p w14:paraId="324CE702" w14:textId="77777777" w:rsidR="004E2CD3" w:rsidRPr="00903DBA" w:rsidRDefault="00324B53" w:rsidP="004E2CD3">
      <w:pPr>
        <w:rPr>
          <w:highlight w:val="white"/>
        </w:rPr>
      </w:pPr>
      <w:r w:rsidRPr="00903DBA">
        <w:rPr>
          <w:highlight w:val="white"/>
        </w:rPr>
        <w:t>The final expression</w:t>
      </w:r>
      <w:r w:rsidR="004E2CD3" w:rsidRPr="00903DBA">
        <w:rPr>
          <w:highlight w:val="white"/>
        </w:rPr>
        <w:t xml:space="preserve"> does not have a short list, and its long list is made up by the unconditional jump instruction only.</w:t>
      </w:r>
    </w:p>
    <w:p w14:paraId="7DC62447" w14:textId="153F23CB" w:rsidR="00CD295E" w:rsidRPr="00903DBA" w:rsidRDefault="00CD295E" w:rsidP="0092263B">
      <w:pPr>
        <w:pStyle w:val="Code"/>
        <w:rPr>
          <w:highlight w:val="white"/>
        </w:rPr>
      </w:pPr>
      <w:r w:rsidRPr="00903DBA">
        <w:rPr>
          <w:highlight w:val="white"/>
        </w:rPr>
        <w:t xml:space="preserve">      return (new Expression(</w:t>
      </w:r>
      <w:r w:rsidR="004036F0" w:rsidRPr="00903DBA">
        <w:rPr>
          <w:highlight w:val="white"/>
        </w:rPr>
        <w:t>resultSymbol</w:t>
      </w:r>
      <w:r w:rsidRPr="00903DBA">
        <w:rPr>
          <w:highlight w:val="white"/>
        </w:rPr>
        <w:t xml:space="preserve">, null, </w:t>
      </w:r>
      <w:r w:rsidR="008936A0" w:rsidRPr="00903DBA">
        <w:rPr>
          <w:highlight w:val="white"/>
        </w:rPr>
        <w:t>longList</w:t>
      </w:r>
      <w:r w:rsidRPr="00903DBA">
        <w:rPr>
          <w:highlight w:val="white"/>
        </w:rPr>
        <w:t>));</w:t>
      </w:r>
    </w:p>
    <w:p w14:paraId="356AC509" w14:textId="512FBEF6" w:rsidR="00CD295E" w:rsidRPr="00903DBA" w:rsidRDefault="00CD295E" w:rsidP="0092263B">
      <w:pPr>
        <w:pStyle w:val="Code"/>
        <w:rPr>
          <w:highlight w:val="white"/>
        </w:rPr>
      </w:pPr>
      <w:r w:rsidRPr="00903DBA">
        <w:rPr>
          <w:highlight w:val="white"/>
        </w:rPr>
        <w:t xml:space="preserve">    }</w:t>
      </w:r>
    </w:p>
    <w:p w14:paraId="2FBDD75C" w14:textId="3FC8A87B" w:rsidR="00AE1C44" w:rsidRPr="00903DBA" w:rsidRDefault="00AE1C44" w:rsidP="00B1345B">
      <w:pPr>
        <w:pStyle w:val="Rubrik3"/>
        <w:rPr>
          <w:highlight w:val="white"/>
        </w:rPr>
      </w:pPr>
      <w:bookmarkStart w:id="366" w:name="_Toc57656050"/>
      <w:r w:rsidRPr="00903DBA">
        <w:rPr>
          <w:highlight w:val="white"/>
        </w:rPr>
        <w:t>Arithmetic Expressions</w:t>
      </w:r>
      <w:bookmarkEnd w:id="366"/>
    </w:p>
    <w:p w14:paraId="5C15ACE1" w14:textId="3072B53C" w:rsidR="00CD295E" w:rsidRPr="00903DBA" w:rsidRDefault="002D5350" w:rsidP="002D5350">
      <w:pPr>
        <w:rPr>
          <w:highlight w:val="white"/>
        </w:rPr>
      </w:pPr>
      <w:r w:rsidRPr="00903DBA">
        <w:rPr>
          <w:highlight w:val="white"/>
        </w:rPr>
        <w:t xml:space="preserve">The </w:t>
      </w:r>
      <w:r w:rsidRPr="00903DBA">
        <w:rPr>
          <w:rStyle w:val="KeyWord0"/>
          <w:highlight w:val="white"/>
        </w:rPr>
        <w:t>Arithmetic</w:t>
      </w:r>
      <w:r w:rsidRPr="00903DBA">
        <w:rPr>
          <w:highlight w:val="white"/>
        </w:rPr>
        <w:t xml:space="preserve"> method</w:t>
      </w:r>
      <w:r w:rsidR="00E70DB2" w:rsidRPr="00903DBA">
        <w:rPr>
          <w:highlight w:val="white"/>
        </w:rPr>
        <w:t xml:space="preserve"> </w:t>
      </w:r>
      <w:r w:rsidR="005D2AF1" w:rsidRPr="00903DBA">
        <w:rPr>
          <w:highlight w:val="white"/>
        </w:rPr>
        <w:t>evaluate</w:t>
      </w:r>
      <w:r w:rsidR="00E70DB2" w:rsidRPr="00903DBA">
        <w:rPr>
          <w:highlight w:val="white"/>
        </w:rPr>
        <w:t>s</w:t>
      </w:r>
      <w:r w:rsidR="005D2AF1" w:rsidRPr="00903DBA">
        <w:rPr>
          <w:highlight w:val="white"/>
        </w:rPr>
        <w:t xml:space="preserve"> the value of a constant arithmetic expression.</w:t>
      </w:r>
    </w:p>
    <w:p w14:paraId="46961FEF" w14:textId="77777777" w:rsidR="00CD295E" w:rsidRPr="00903DBA" w:rsidRDefault="00CD295E" w:rsidP="0092263B">
      <w:pPr>
        <w:pStyle w:val="Code"/>
        <w:rPr>
          <w:highlight w:val="white"/>
        </w:rPr>
      </w:pPr>
      <w:r w:rsidRPr="00903DBA">
        <w:rPr>
          <w:highlight w:val="white"/>
        </w:rPr>
        <w:t xml:space="preserve">    public static Expression Arithmetic(MiddleOperator middleOp,</w:t>
      </w:r>
    </w:p>
    <w:p w14:paraId="25F4D2BD" w14:textId="77777777" w:rsidR="00767911" w:rsidRPr="00903DBA" w:rsidRDefault="00CD295E" w:rsidP="0092263B">
      <w:pPr>
        <w:pStyle w:val="Code"/>
        <w:rPr>
          <w:highlight w:val="white"/>
        </w:rPr>
      </w:pPr>
      <w:r w:rsidRPr="00903DBA">
        <w:rPr>
          <w:highlight w:val="white"/>
        </w:rPr>
        <w:t xml:space="preserve">                                        Expression leftExpression,</w:t>
      </w:r>
    </w:p>
    <w:p w14:paraId="0853F8C2" w14:textId="233BBD8C"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Expression rightExpression) {</w:t>
      </w:r>
    </w:p>
    <w:p w14:paraId="45E366D8" w14:textId="13ACA95C" w:rsidR="009C346B" w:rsidRPr="00903DBA" w:rsidRDefault="009C346B" w:rsidP="009C346B">
      <w:pPr>
        <w:rPr>
          <w:highlight w:val="white"/>
        </w:rPr>
      </w:pPr>
      <w:r w:rsidRPr="00903DBA">
        <w:rPr>
          <w:highlight w:val="white"/>
        </w:rPr>
        <w:t>If at least one of the operands is not constant, we just return null.</w:t>
      </w:r>
    </w:p>
    <w:p w14:paraId="187AD14B" w14:textId="77777777" w:rsidR="00CD295E" w:rsidRPr="00903DBA" w:rsidRDefault="00CD295E" w:rsidP="0092263B">
      <w:pPr>
        <w:pStyle w:val="Code"/>
        <w:rPr>
          <w:highlight w:val="white"/>
        </w:rPr>
      </w:pPr>
      <w:r w:rsidRPr="00903DBA">
        <w:rPr>
          <w:highlight w:val="white"/>
        </w:rPr>
        <w:t xml:space="preserve">      if (!IsConstant(leftExpression) || !IsConstant(rightExpression)) {</w:t>
      </w:r>
    </w:p>
    <w:p w14:paraId="3ABBE12B" w14:textId="77777777" w:rsidR="00CD295E" w:rsidRPr="00903DBA" w:rsidRDefault="00CD295E" w:rsidP="0092263B">
      <w:pPr>
        <w:pStyle w:val="Code"/>
        <w:rPr>
          <w:highlight w:val="white"/>
        </w:rPr>
      </w:pPr>
      <w:r w:rsidRPr="00903DBA">
        <w:rPr>
          <w:highlight w:val="white"/>
        </w:rPr>
        <w:t xml:space="preserve">        return null;</w:t>
      </w:r>
    </w:p>
    <w:p w14:paraId="54BA0DEE" w14:textId="569967D8" w:rsidR="00CD295E" w:rsidRPr="00903DBA" w:rsidRDefault="00CD295E" w:rsidP="0092263B">
      <w:pPr>
        <w:pStyle w:val="Code"/>
        <w:rPr>
          <w:highlight w:val="white"/>
        </w:rPr>
      </w:pPr>
      <w:r w:rsidRPr="00903DBA">
        <w:rPr>
          <w:highlight w:val="white"/>
        </w:rPr>
        <w:t xml:space="preserve">      }</w:t>
      </w:r>
    </w:p>
    <w:p w14:paraId="5631BA29" w14:textId="06A2AE2F" w:rsidR="00F953CE" w:rsidRPr="00903DBA" w:rsidRDefault="00F953CE" w:rsidP="00F953CE">
      <w:pPr>
        <w:rPr>
          <w:highlight w:val="white"/>
        </w:rPr>
      </w:pPr>
      <w:r w:rsidRPr="00903DBA">
        <w:rPr>
          <w:highlight w:val="white"/>
        </w:rPr>
        <w:t xml:space="preserve">If at least one of the expressions has floating type, we call </w:t>
      </w:r>
      <w:r w:rsidRPr="00903DBA">
        <w:rPr>
          <w:rStyle w:val="KeyWord0"/>
          <w:highlight w:val="white"/>
        </w:rPr>
        <w:t>ArithmeticFloating</w:t>
      </w:r>
      <w:r w:rsidRPr="00903DBA">
        <w:rPr>
          <w:highlight w:val="white"/>
        </w:rPr>
        <w:t>.</w:t>
      </w:r>
    </w:p>
    <w:p w14:paraId="0C943384" w14:textId="77777777" w:rsidR="00767911" w:rsidRPr="00903DBA" w:rsidRDefault="00CD295E" w:rsidP="0092263B">
      <w:pPr>
        <w:pStyle w:val="Code"/>
        <w:rPr>
          <w:highlight w:val="white"/>
        </w:rPr>
      </w:pPr>
      <w:r w:rsidRPr="00903DBA">
        <w:rPr>
          <w:highlight w:val="white"/>
        </w:rPr>
        <w:lastRenderedPageBreak/>
        <w:t xml:space="preserve">      else if (leftExpression.Symbol.Type.IsFloating() ||</w:t>
      </w:r>
    </w:p>
    <w:p w14:paraId="00B53F1A" w14:textId="2236D2DD"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rightExpression.Symbol.Type.IsFloating()) {</w:t>
      </w:r>
    </w:p>
    <w:p w14:paraId="4442818A" w14:textId="77777777" w:rsidR="00CD295E" w:rsidRPr="00903DBA" w:rsidRDefault="00CD295E" w:rsidP="0092263B">
      <w:pPr>
        <w:pStyle w:val="Code"/>
        <w:rPr>
          <w:highlight w:val="white"/>
        </w:rPr>
      </w:pPr>
      <w:r w:rsidRPr="00903DBA">
        <w:rPr>
          <w:highlight w:val="white"/>
        </w:rPr>
        <w:t xml:space="preserve">        return ArithmeticFloating(middleOp, leftExpression, rightExpression);</w:t>
      </w:r>
    </w:p>
    <w:p w14:paraId="467074B5" w14:textId="77777777" w:rsidR="00CD295E" w:rsidRPr="00903DBA" w:rsidRDefault="00CD295E" w:rsidP="0092263B">
      <w:pPr>
        <w:pStyle w:val="Code"/>
        <w:rPr>
          <w:highlight w:val="white"/>
        </w:rPr>
      </w:pPr>
      <w:r w:rsidRPr="00903DBA">
        <w:rPr>
          <w:highlight w:val="white"/>
        </w:rPr>
        <w:t xml:space="preserve">      }</w:t>
      </w:r>
    </w:p>
    <w:p w14:paraId="74698E42" w14:textId="6039501F" w:rsidR="00A10C87" w:rsidRPr="00903DBA" w:rsidRDefault="00A10C87" w:rsidP="00A10C87">
      <w:pPr>
        <w:rPr>
          <w:highlight w:val="white"/>
        </w:rPr>
      </w:pPr>
      <w:r w:rsidRPr="00903DBA">
        <w:rPr>
          <w:highlight w:val="white"/>
        </w:rPr>
        <w:t xml:space="preserve">If neither of the expressions has </w:t>
      </w:r>
      <w:r w:rsidR="00272521" w:rsidRPr="00903DBA">
        <w:rPr>
          <w:highlight w:val="white"/>
        </w:rPr>
        <w:t>floating type,</w:t>
      </w:r>
      <w:r w:rsidRPr="00903DBA">
        <w:rPr>
          <w:highlight w:val="white"/>
        </w:rPr>
        <w:t xml:space="preserve"> we call </w:t>
      </w:r>
      <w:r w:rsidRPr="00903DBA">
        <w:rPr>
          <w:rStyle w:val="KeyWord0"/>
          <w:highlight w:val="white"/>
        </w:rPr>
        <w:t>Arithmetic</w:t>
      </w:r>
      <w:r w:rsidR="00272521" w:rsidRPr="00903DBA">
        <w:rPr>
          <w:rStyle w:val="KeyWord0"/>
          <w:highlight w:val="white"/>
        </w:rPr>
        <w:t>Integral</w:t>
      </w:r>
      <w:r w:rsidRPr="00903DBA">
        <w:rPr>
          <w:highlight w:val="white"/>
        </w:rPr>
        <w:t>.</w:t>
      </w:r>
    </w:p>
    <w:p w14:paraId="633A266F" w14:textId="77777777" w:rsidR="00CD295E" w:rsidRPr="00903DBA" w:rsidRDefault="00CD295E" w:rsidP="0092263B">
      <w:pPr>
        <w:pStyle w:val="Code"/>
        <w:rPr>
          <w:highlight w:val="white"/>
        </w:rPr>
      </w:pPr>
      <w:r w:rsidRPr="00903DBA">
        <w:rPr>
          <w:highlight w:val="white"/>
        </w:rPr>
        <w:t xml:space="preserve">      else {</w:t>
      </w:r>
    </w:p>
    <w:p w14:paraId="48E152A1" w14:textId="77777777" w:rsidR="00CD295E" w:rsidRPr="00903DBA" w:rsidRDefault="00CD295E" w:rsidP="0092263B">
      <w:pPr>
        <w:pStyle w:val="Code"/>
        <w:rPr>
          <w:highlight w:val="white"/>
        </w:rPr>
      </w:pPr>
      <w:r w:rsidRPr="00903DBA">
        <w:rPr>
          <w:highlight w:val="white"/>
        </w:rPr>
        <w:t xml:space="preserve">        return ArithmeticIntegral(middleOp, leftExpression, rightExpression);</w:t>
      </w:r>
    </w:p>
    <w:p w14:paraId="072BD052" w14:textId="77777777" w:rsidR="00CD295E" w:rsidRPr="00903DBA" w:rsidRDefault="00CD295E" w:rsidP="0092263B">
      <w:pPr>
        <w:pStyle w:val="Code"/>
        <w:rPr>
          <w:highlight w:val="white"/>
        </w:rPr>
      </w:pPr>
      <w:r w:rsidRPr="00903DBA">
        <w:rPr>
          <w:highlight w:val="white"/>
        </w:rPr>
        <w:t xml:space="preserve">      }</w:t>
      </w:r>
    </w:p>
    <w:p w14:paraId="36E3877F" w14:textId="77777777" w:rsidR="00CD295E" w:rsidRPr="00903DBA" w:rsidRDefault="00CD295E" w:rsidP="0092263B">
      <w:pPr>
        <w:pStyle w:val="Code"/>
        <w:rPr>
          <w:highlight w:val="white"/>
        </w:rPr>
      </w:pPr>
      <w:r w:rsidRPr="00903DBA">
        <w:rPr>
          <w:highlight w:val="white"/>
        </w:rPr>
        <w:t xml:space="preserve">    }</w:t>
      </w:r>
    </w:p>
    <w:p w14:paraId="51D1E555" w14:textId="76E80CD7" w:rsidR="00CD295E" w:rsidRPr="00903DBA" w:rsidRDefault="00D05EDC" w:rsidP="00D05EDC">
      <w:pPr>
        <w:rPr>
          <w:highlight w:val="white"/>
        </w:rPr>
      </w:pPr>
      <w:r w:rsidRPr="00903DBA">
        <w:rPr>
          <w:highlight w:val="white"/>
        </w:rPr>
        <w:t xml:space="preserve">The </w:t>
      </w:r>
      <w:r w:rsidRPr="00903DBA">
        <w:rPr>
          <w:rStyle w:val="KeyWord0"/>
          <w:highlight w:val="white"/>
        </w:rPr>
        <w:t>ArithmeticIntegral</w:t>
      </w:r>
      <w:r w:rsidRPr="00903DBA">
        <w:rPr>
          <w:highlight w:val="white"/>
        </w:rPr>
        <w:t xml:space="preserve"> method </w:t>
      </w:r>
      <w:r w:rsidR="00B411A9" w:rsidRPr="00903DBA">
        <w:rPr>
          <w:highlight w:val="white"/>
        </w:rPr>
        <w:t>evaluate the value of a constant integral arithmetic expression.</w:t>
      </w:r>
      <w:r w:rsidR="005112B7" w:rsidRPr="00903DBA">
        <w:rPr>
          <w:highlight w:val="white"/>
        </w:rPr>
        <w:t xml:space="preserve"> It calls in turn the </w:t>
      </w:r>
      <w:r w:rsidR="005112B7" w:rsidRPr="00903DBA">
        <w:rPr>
          <w:rStyle w:val="KeyWord0"/>
          <w:highlight w:val="white"/>
        </w:rPr>
        <w:t>ArithmeticIntegral</w:t>
      </w:r>
      <w:r w:rsidR="005112B7" w:rsidRPr="00903DBA">
        <w:rPr>
          <w:highlight w:val="white"/>
        </w:rPr>
        <w:t xml:space="preserve"> method that takes two symbols as parameters.</w:t>
      </w:r>
      <w:r w:rsidR="00376F71" w:rsidRPr="00903DBA">
        <w:rPr>
          <w:highlight w:val="white"/>
        </w:rPr>
        <w:t xml:space="preserve"> The reason for using two methods is that the latter method is called by the middle code optimizer.</w:t>
      </w:r>
    </w:p>
    <w:p w14:paraId="7C57D1AE" w14:textId="77777777" w:rsidR="00CD295E" w:rsidRPr="00903DBA" w:rsidRDefault="00CD295E" w:rsidP="0092263B">
      <w:pPr>
        <w:pStyle w:val="Code"/>
        <w:rPr>
          <w:highlight w:val="white"/>
        </w:rPr>
      </w:pPr>
      <w:r w:rsidRPr="00903DBA">
        <w:rPr>
          <w:highlight w:val="white"/>
        </w:rPr>
        <w:t xml:space="preserve">    private static Expression ArithmeticIntegral(MiddleOperator middleOp,</w:t>
      </w:r>
    </w:p>
    <w:p w14:paraId="4FD22C81" w14:textId="77777777" w:rsidR="00767911" w:rsidRPr="00903DBA" w:rsidRDefault="00CD295E" w:rsidP="0092263B">
      <w:pPr>
        <w:pStyle w:val="Code"/>
        <w:rPr>
          <w:highlight w:val="white"/>
        </w:rPr>
      </w:pPr>
      <w:r w:rsidRPr="00903DBA">
        <w:rPr>
          <w:highlight w:val="white"/>
        </w:rPr>
        <w:t xml:space="preserve">                                                 Expression leftExpression,</w:t>
      </w:r>
    </w:p>
    <w:p w14:paraId="5013FE51" w14:textId="2E9742A9"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Expression rightExpression){</w:t>
      </w:r>
    </w:p>
    <w:p w14:paraId="7BE514F3" w14:textId="2A65B9F0" w:rsidR="007921E1" w:rsidRPr="00903DBA" w:rsidRDefault="007921E1" w:rsidP="007921E1">
      <w:pPr>
        <w:rPr>
          <w:highlight w:val="white"/>
        </w:rPr>
      </w:pPr>
      <w:r w:rsidRPr="00903DBA">
        <w:rPr>
          <w:highlight w:val="white"/>
        </w:rPr>
        <w:t>We cast potential logical expression to integral type (signed integer).</w:t>
      </w:r>
    </w:p>
    <w:p w14:paraId="2A1037E1" w14:textId="2C9576F9" w:rsidR="00CD295E" w:rsidRPr="00903DBA" w:rsidRDefault="00CD295E" w:rsidP="0092263B">
      <w:pPr>
        <w:pStyle w:val="Code"/>
        <w:rPr>
          <w:highlight w:val="white"/>
        </w:rPr>
      </w:pPr>
      <w:r w:rsidRPr="00903DBA">
        <w:rPr>
          <w:highlight w:val="white"/>
        </w:rPr>
        <w:t xml:space="preserve">      leftExpression = </w:t>
      </w:r>
      <w:r w:rsidR="0047518E" w:rsidRPr="00903DBA">
        <w:rPr>
          <w:highlight w:val="white"/>
        </w:rPr>
        <w:t>TypeCast.LogicalToIntegral(</w:t>
      </w:r>
      <w:r w:rsidRPr="00903DBA">
        <w:rPr>
          <w:highlight w:val="white"/>
        </w:rPr>
        <w:t>leftExpression);</w:t>
      </w:r>
    </w:p>
    <w:p w14:paraId="4B3C6D08" w14:textId="4F339DBE" w:rsidR="00CD295E" w:rsidRPr="00903DBA" w:rsidRDefault="00CD295E" w:rsidP="0092263B">
      <w:pPr>
        <w:pStyle w:val="Code"/>
        <w:rPr>
          <w:highlight w:val="white"/>
        </w:rPr>
      </w:pPr>
      <w:r w:rsidRPr="00903DBA">
        <w:rPr>
          <w:highlight w:val="white"/>
        </w:rPr>
        <w:t xml:space="preserve">      rightExpression = </w:t>
      </w:r>
      <w:r w:rsidR="0047518E" w:rsidRPr="00903DBA">
        <w:rPr>
          <w:highlight w:val="white"/>
        </w:rPr>
        <w:t>TypeCast.LogicalToIntegral(</w:t>
      </w:r>
      <w:r w:rsidRPr="00903DBA">
        <w:rPr>
          <w:highlight w:val="white"/>
        </w:rPr>
        <w:t>rightExpression);</w:t>
      </w:r>
    </w:p>
    <w:p w14:paraId="15A40D46" w14:textId="77777777" w:rsidR="00767911" w:rsidRPr="00903DBA" w:rsidRDefault="00CD295E" w:rsidP="0092263B">
      <w:pPr>
        <w:pStyle w:val="Code"/>
        <w:rPr>
          <w:highlight w:val="white"/>
        </w:rPr>
      </w:pPr>
      <w:r w:rsidRPr="00903DBA">
        <w:rPr>
          <w:highlight w:val="white"/>
        </w:rPr>
        <w:t xml:space="preserve">      Symbol symbol = ArithmeticIntegral(middleOp, leftExpression.Symbol,</w:t>
      </w:r>
    </w:p>
    <w:p w14:paraId="682FB1E2" w14:textId="0D34E664"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rightExpression.Symbol);</w:t>
      </w:r>
    </w:p>
    <w:p w14:paraId="14BE7833" w14:textId="71ABF490" w:rsidR="00DC6329" w:rsidRPr="00903DBA" w:rsidRDefault="00DC6329" w:rsidP="00DC6329">
      <w:pPr>
        <w:rPr>
          <w:highlight w:val="white"/>
        </w:rPr>
      </w:pPr>
      <w:r w:rsidRPr="00903DBA">
        <w:rPr>
          <w:highlight w:val="white"/>
        </w:rPr>
        <w:t>The integral arithmetic evaluation does not generate any middle code, which is why the expression has neither a short nor a long list.</w:t>
      </w:r>
    </w:p>
    <w:p w14:paraId="08C80D1D" w14:textId="71D1B29F" w:rsidR="00CD295E" w:rsidRPr="00903DBA" w:rsidRDefault="00CD295E" w:rsidP="0092263B">
      <w:pPr>
        <w:pStyle w:val="Code"/>
        <w:rPr>
          <w:highlight w:val="white"/>
        </w:rPr>
      </w:pPr>
      <w:r w:rsidRPr="00903DBA">
        <w:rPr>
          <w:highlight w:val="white"/>
        </w:rPr>
        <w:t xml:space="preserve">      return (new Expression(symbol, null, null));</w:t>
      </w:r>
    </w:p>
    <w:p w14:paraId="7DABB51F" w14:textId="77777777" w:rsidR="00CD295E" w:rsidRPr="00903DBA" w:rsidRDefault="00CD295E" w:rsidP="0092263B">
      <w:pPr>
        <w:pStyle w:val="Code"/>
        <w:rPr>
          <w:highlight w:val="white"/>
        </w:rPr>
      </w:pPr>
      <w:r w:rsidRPr="00903DBA">
        <w:rPr>
          <w:highlight w:val="white"/>
        </w:rPr>
        <w:t xml:space="preserve">    }</w:t>
      </w:r>
    </w:p>
    <w:p w14:paraId="3F50712E" w14:textId="27FE1338" w:rsidR="00CD295E" w:rsidRPr="00903DBA" w:rsidRDefault="00096C31" w:rsidP="00096C31">
      <w:pPr>
        <w:rPr>
          <w:highlight w:val="white"/>
        </w:rPr>
      </w:pPr>
      <w:r w:rsidRPr="00903DBA">
        <w:rPr>
          <w:highlight w:val="white"/>
        </w:rPr>
        <w:t xml:space="preserve">The integral arithmetic evaluation is a bit more complicated since we </w:t>
      </w:r>
      <w:r w:rsidR="00F562E6" w:rsidRPr="00903DBA">
        <w:rPr>
          <w:highlight w:val="white"/>
        </w:rPr>
        <w:t>must</w:t>
      </w:r>
      <w:r w:rsidRPr="00903DBA">
        <w:rPr>
          <w:highlight w:val="white"/>
        </w:rPr>
        <w:t xml:space="preserve"> take pointer arithmetic in consideration.</w:t>
      </w:r>
    </w:p>
    <w:p w14:paraId="0C12C290" w14:textId="77777777" w:rsidR="00CD295E" w:rsidRPr="00903DBA" w:rsidRDefault="00CD295E" w:rsidP="0092263B">
      <w:pPr>
        <w:pStyle w:val="Code"/>
        <w:rPr>
          <w:highlight w:val="white"/>
        </w:rPr>
      </w:pPr>
      <w:r w:rsidRPr="00903DBA">
        <w:rPr>
          <w:highlight w:val="white"/>
        </w:rPr>
        <w:t xml:space="preserve">    public static Symbol ArithmeticIntegral(MiddleOperator middleOp,</w:t>
      </w:r>
    </w:p>
    <w:p w14:paraId="179BED3A" w14:textId="77777777" w:rsidR="00767911" w:rsidRPr="00903DBA" w:rsidRDefault="00CD295E" w:rsidP="0092263B">
      <w:pPr>
        <w:pStyle w:val="Code"/>
        <w:rPr>
          <w:highlight w:val="white"/>
        </w:rPr>
      </w:pPr>
      <w:r w:rsidRPr="00903DBA">
        <w:rPr>
          <w:highlight w:val="white"/>
        </w:rPr>
        <w:t xml:space="preserve">                                            Symbol leftSymbol,</w:t>
      </w:r>
    </w:p>
    <w:p w14:paraId="46BEC16A" w14:textId="3CFC48C9"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Symbol rightSymbol) {</w:t>
      </w:r>
    </w:p>
    <w:p w14:paraId="1F0ED4B4" w14:textId="77777777" w:rsidR="00CD295E" w:rsidRPr="00903DBA" w:rsidRDefault="00CD295E" w:rsidP="0092263B">
      <w:pPr>
        <w:pStyle w:val="Code"/>
        <w:rPr>
          <w:highlight w:val="white"/>
        </w:rPr>
      </w:pPr>
      <w:r w:rsidRPr="00903DBA">
        <w:rPr>
          <w:highlight w:val="white"/>
        </w:rPr>
        <w:t xml:space="preserve">      Type leftType = leftSymbol.Type,</w:t>
      </w:r>
    </w:p>
    <w:p w14:paraId="1702C506" w14:textId="77777777" w:rsidR="00CD295E" w:rsidRPr="00903DBA" w:rsidRDefault="00CD295E" w:rsidP="0092263B">
      <w:pPr>
        <w:pStyle w:val="Code"/>
        <w:rPr>
          <w:highlight w:val="white"/>
        </w:rPr>
      </w:pPr>
      <w:r w:rsidRPr="00903DBA">
        <w:rPr>
          <w:highlight w:val="white"/>
        </w:rPr>
        <w:t xml:space="preserve">           rightType = rightSymbol.Type;</w:t>
      </w:r>
    </w:p>
    <w:p w14:paraId="604D4388" w14:textId="598E6756" w:rsidR="00CD295E" w:rsidRPr="00903DBA" w:rsidRDefault="00B56766" w:rsidP="00B56766">
      <w:pPr>
        <w:rPr>
          <w:highlight w:val="white"/>
        </w:rPr>
      </w:pPr>
      <w:r w:rsidRPr="00903DBA">
        <w:rPr>
          <w:highlight w:val="white"/>
        </w:rPr>
        <w:t>Since this method has been called</w:t>
      </w:r>
      <w:r w:rsidR="00B764B9" w:rsidRPr="00903DBA">
        <w:rPr>
          <w:highlight w:val="white"/>
        </w:rPr>
        <w:t>,</w:t>
      </w:r>
      <w:r w:rsidRPr="00903DBA">
        <w:rPr>
          <w:highlight w:val="white"/>
        </w:rPr>
        <w:t xml:space="preserve"> we </w:t>
      </w:r>
      <w:r w:rsidR="00454D7A" w:rsidRPr="00903DBA">
        <w:rPr>
          <w:highlight w:val="white"/>
        </w:rPr>
        <w:t>know</w:t>
      </w:r>
      <w:r w:rsidR="00806FBD" w:rsidRPr="00903DBA">
        <w:rPr>
          <w:highlight w:val="white"/>
        </w:rPr>
        <w:t xml:space="preserve"> </w:t>
      </w:r>
      <w:r w:rsidRPr="00903DBA">
        <w:rPr>
          <w:highlight w:val="white"/>
        </w:rPr>
        <w:t xml:space="preserve">that none of the expression have floating type, and the </w:t>
      </w:r>
      <w:r w:rsidR="005753C5" w:rsidRPr="00903DBA">
        <w:rPr>
          <w:highlight w:val="white"/>
        </w:rPr>
        <w:t>potential</w:t>
      </w:r>
      <w:r w:rsidRPr="00903DBA">
        <w:rPr>
          <w:highlight w:val="white"/>
        </w:rPr>
        <w:t xml:space="preserve"> logical types has been cast to integral types. Therefore, </w:t>
      </w:r>
      <w:r w:rsidR="00FA39D3" w:rsidRPr="00903DBA">
        <w:rPr>
          <w:highlight w:val="white"/>
        </w:rPr>
        <w:t xml:space="preserve">we can assume that their </w:t>
      </w:r>
      <w:r w:rsidR="00B764B9" w:rsidRPr="00903DBA">
        <w:rPr>
          <w:highlight w:val="white"/>
        </w:rPr>
        <w:t xml:space="preserve">values are </w:t>
      </w:r>
      <w:r w:rsidR="00B764B9" w:rsidRPr="00903DBA">
        <w:rPr>
          <w:rStyle w:val="KeyWord0"/>
          <w:highlight w:val="white"/>
        </w:rPr>
        <w:t>BigInteger</w:t>
      </w:r>
      <w:r w:rsidR="00B764B9" w:rsidRPr="00903DBA">
        <w:rPr>
          <w:highlight w:val="white"/>
        </w:rPr>
        <w:t xml:space="preserve"> objects.</w:t>
      </w:r>
    </w:p>
    <w:p w14:paraId="0F2495C5" w14:textId="77777777" w:rsidR="00CD295E" w:rsidRPr="00903DBA" w:rsidRDefault="00CD295E" w:rsidP="0092263B">
      <w:pPr>
        <w:pStyle w:val="Code"/>
        <w:rPr>
          <w:highlight w:val="white"/>
        </w:rPr>
      </w:pPr>
      <w:r w:rsidRPr="00903DBA">
        <w:rPr>
          <w:highlight w:val="white"/>
        </w:rPr>
        <w:t xml:space="preserve">      BigInteger leftValue = (BigInteger) leftSymbol.Value,</w:t>
      </w:r>
    </w:p>
    <w:p w14:paraId="0992667C" w14:textId="77777777" w:rsidR="00CD295E" w:rsidRPr="00903DBA" w:rsidRDefault="00CD295E" w:rsidP="0092263B">
      <w:pPr>
        <w:pStyle w:val="Code"/>
        <w:rPr>
          <w:highlight w:val="white"/>
        </w:rPr>
      </w:pPr>
      <w:r w:rsidRPr="00903DBA">
        <w:rPr>
          <w:highlight w:val="white"/>
        </w:rPr>
        <w:t xml:space="preserve">                 rightValue = (BigInteger) rightSymbol.Value,</w:t>
      </w:r>
    </w:p>
    <w:p w14:paraId="50725433" w14:textId="77777777" w:rsidR="00CD295E" w:rsidRPr="00903DBA" w:rsidRDefault="00CD295E" w:rsidP="0092263B">
      <w:pPr>
        <w:pStyle w:val="Code"/>
        <w:rPr>
          <w:highlight w:val="white"/>
        </w:rPr>
      </w:pPr>
      <w:r w:rsidRPr="00903DBA">
        <w:rPr>
          <w:highlight w:val="white"/>
        </w:rPr>
        <w:t xml:space="preserve">                 resultValue = 0;</w:t>
      </w:r>
    </w:p>
    <w:p w14:paraId="4D15085C" w14:textId="7ADD1ADF" w:rsidR="00CD295E" w:rsidRPr="00903DBA" w:rsidRDefault="00D270D0" w:rsidP="00D270D0">
      <w:pPr>
        <w:rPr>
          <w:highlight w:val="white"/>
        </w:rPr>
      </w:pPr>
      <w:r w:rsidRPr="00903DBA">
        <w:rPr>
          <w:highlight w:val="white"/>
        </w:rPr>
        <w:t xml:space="preserve">In case of addition, we </w:t>
      </w:r>
      <w:r w:rsidR="00CC25C8" w:rsidRPr="00903DBA">
        <w:rPr>
          <w:highlight w:val="white"/>
        </w:rPr>
        <w:t>must</w:t>
      </w:r>
      <w:r w:rsidR="00180CD9" w:rsidRPr="00903DBA">
        <w:rPr>
          <w:highlight w:val="white"/>
        </w:rPr>
        <w:t xml:space="preserve"> </w:t>
      </w:r>
      <w:r w:rsidRPr="00903DBA">
        <w:rPr>
          <w:highlight w:val="white"/>
        </w:rPr>
        <w:t xml:space="preserve">check whether the </w:t>
      </w:r>
      <w:r w:rsidR="00560BBB" w:rsidRPr="00903DBA">
        <w:rPr>
          <w:highlight w:val="white"/>
        </w:rPr>
        <w:t xml:space="preserve">type of the </w:t>
      </w:r>
      <w:r w:rsidRPr="00903DBA">
        <w:rPr>
          <w:highlight w:val="white"/>
        </w:rPr>
        <w:t xml:space="preserve">left expression </w:t>
      </w:r>
      <w:r w:rsidR="00560BBB" w:rsidRPr="00903DBA">
        <w:rPr>
          <w:highlight w:val="white"/>
        </w:rPr>
        <w:t xml:space="preserve">is </w:t>
      </w:r>
      <w:r w:rsidRPr="00903DBA">
        <w:rPr>
          <w:highlight w:val="white"/>
        </w:rPr>
        <w:t xml:space="preserve">a pointer </w:t>
      </w:r>
      <w:r w:rsidR="00093C81" w:rsidRPr="00903DBA">
        <w:rPr>
          <w:highlight w:val="white"/>
        </w:rPr>
        <w:t xml:space="preserve">or array </w:t>
      </w:r>
      <w:r w:rsidRPr="00903DBA">
        <w:rPr>
          <w:highlight w:val="white"/>
        </w:rPr>
        <w:t xml:space="preserve">type. In that case we need to multiply the value of the right expression with the size of the pointer </w:t>
      </w:r>
      <w:r w:rsidR="005E1CED" w:rsidRPr="00903DBA">
        <w:rPr>
          <w:highlight w:val="white"/>
        </w:rPr>
        <w:t xml:space="preserve">or array </w:t>
      </w:r>
      <w:r w:rsidRPr="00903DBA">
        <w:rPr>
          <w:highlight w:val="white"/>
        </w:rPr>
        <w:t>type.</w:t>
      </w:r>
    </w:p>
    <w:p w14:paraId="3AEE977A" w14:textId="77777777" w:rsidR="00CD295E" w:rsidRPr="00903DBA" w:rsidRDefault="00CD295E" w:rsidP="0092263B">
      <w:pPr>
        <w:pStyle w:val="Code"/>
        <w:rPr>
          <w:highlight w:val="white"/>
        </w:rPr>
      </w:pPr>
      <w:r w:rsidRPr="00903DBA">
        <w:rPr>
          <w:highlight w:val="white"/>
        </w:rPr>
        <w:t xml:space="preserve">      switch (middleOp) {</w:t>
      </w:r>
    </w:p>
    <w:p w14:paraId="6E35E5EE" w14:textId="77777777" w:rsidR="00CD295E" w:rsidRPr="00903DBA" w:rsidRDefault="00CD295E" w:rsidP="0092263B">
      <w:pPr>
        <w:pStyle w:val="Code"/>
        <w:rPr>
          <w:highlight w:val="white"/>
        </w:rPr>
      </w:pPr>
      <w:r w:rsidRPr="00903DBA">
        <w:rPr>
          <w:highlight w:val="white"/>
        </w:rPr>
        <w:t xml:space="preserve">        case MiddleOperator.BinaryAdd:</w:t>
      </w:r>
    </w:p>
    <w:p w14:paraId="24C2C7A9" w14:textId="77777777" w:rsidR="00CD295E" w:rsidRPr="00903DBA" w:rsidRDefault="00CD295E" w:rsidP="0092263B">
      <w:pPr>
        <w:pStyle w:val="Code"/>
        <w:rPr>
          <w:highlight w:val="white"/>
        </w:rPr>
      </w:pPr>
      <w:r w:rsidRPr="00903DBA">
        <w:rPr>
          <w:highlight w:val="white"/>
        </w:rPr>
        <w:t xml:space="preserve">          if (leftType.IsPointerOrArray()) {</w:t>
      </w:r>
    </w:p>
    <w:p w14:paraId="75A4DE07" w14:textId="77777777" w:rsidR="00767911" w:rsidRPr="00903DBA" w:rsidRDefault="00CD295E" w:rsidP="0092263B">
      <w:pPr>
        <w:pStyle w:val="Code"/>
        <w:rPr>
          <w:highlight w:val="white"/>
        </w:rPr>
      </w:pPr>
      <w:r w:rsidRPr="00903DBA">
        <w:rPr>
          <w:highlight w:val="white"/>
        </w:rPr>
        <w:t xml:space="preserve">            resultValue = leftValue +</w:t>
      </w:r>
    </w:p>
    <w:p w14:paraId="5F725CF5" w14:textId="0C9753F5" w:rsidR="00CD295E" w:rsidRPr="00903DBA" w:rsidRDefault="00767911" w:rsidP="0092263B">
      <w:pPr>
        <w:pStyle w:val="Code"/>
        <w:rPr>
          <w:highlight w:val="white"/>
        </w:rPr>
      </w:pPr>
      <w:r w:rsidRPr="00903DBA">
        <w:rPr>
          <w:highlight w:val="white"/>
        </w:rPr>
        <w:t xml:space="preserve">                          </w:t>
      </w:r>
      <w:r w:rsidR="00CD295E" w:rsidRPr="00903DBA">
        <w:rPr>
          <w:highlight w:val="white"/>
        </w:rPr>
        <w:t>(rightValue * leftType.PointerOrArrayType.Size());</w:t>
      </w:r>
    </w:p>
    <w:p w14:paraId="4165168B" w14:textId="77777777" w:rsidR="00CD295E" w:rsidRPr="00903DBA" w:rsidRDefault="00CD295E" w:rsidP="0092263B">
      <w:pPr>
        <w:pStyle w:val="Code"/>
        <w:rPr>
          <w:highlight w:val="white"/>
        </w:rPr>
      </w:pPr>
      <w:r w:rsidRPr="00903DBA">
        <w:rPr>
          <w:highlight w:val="white"/>
        </w:rPr>
        <w:t xml:space="preserve">          }</w:t>
      </w:r>
    </w:p>
    <w:p w14:paraId="7C26060A" w14:textId="45F48444" w:rsidR="008B6E84" w:rsidRPr="00903DBA" w:rsidRDefault="008B6E84" w:rsidP="008B6E84">
      <w:pPr>
        <w:rPr>
          <w:highlight w:val="white"/>
        </w:rPr>
      </w:pPr>
      <w:r w:rsidRPr="00903DBA">
        <w:rPr>
          <w:highlight w:val="white"/>
        </w:rPr>
        <w:lastRenderedPageBreak/>
        <w:t>We must also check whether the right type of the right expression is a pointer</w:t>
      </w:r>
      <w:r w:rsidR="00560BBB" w:rsidRPr="00903DBA">
        <w:rPr>
          <w:highlight w:val="white"/>
        </w:rPr>
        <w:t xml:space="preserve"> or array, in which case we multiply the left value with the size of the pointer or array type.</w:t>
      </w:r>
    </w:p>
    <w:p w14:paraId="5E1EAFC8" w14:textId="77777777" w:rsidR="00CD295E" w:rsidRPr="00903DBA" w:rsidRDefault="00CD295E" w:rsidP="0092263B">
      <w:pPr>
        <w:pStyle w:val="Code"/>
        <w:rPr>
          <w:highlight w:val="white"/>
        </w:rPr>
      </w:pPr>
      <w:r w:rsidRPr="00903DBA">
        <w:rPr>
          <w:highlight w:val="white"/>
        </w:rPr>
        <w:t xml:space="preserve">          else if (leftType.IsPointerOrArray()) {</w:t>
      </w:r>
    </w:p>
    <w:p w14:paraId="5AB85230" w14:textId="77777777" w:rsidR="007C42E5" w:rsidRPr="00903DBA" w:rsidRDefault="00CD295E" w:rsidP="0092263B">
      <w:pPr>
        <w:pStyle w:val="Code"/>
        <w:rPr>
          <w:highlight w:val="white"/>
        </w:rPr>
      </w:pPr>
      <w:r w:rsidRPr="00903DBA">
        <w:rPr>
          <w:highlight w:val="white"/>
        </w:rPr>
        <w:t xml:space="preserve">            resultValue = (leftValue * rightType.PointerOrArrayType.Size()) +</w:t>
      </w:r>
    </w:p>
    <w:p w14:paraId="5A4A6AF7" w14:textId="34A934D5" w:rsidR="00CD295E" w:rsidRPr="00903DBA" w:rsidRDefault="007C42E5" w:rsidP="0092263B">
      <w:pPr>
        <w:pStyle w:val="Code"/>
        <w:rPr>
          <w:highlight w:val="white"/>
        </w:rPr>
      </w:pPr>
      <w:r w:rsidRPr="00903DBA">
        <w:rPr>
          <w:highlight w:val="white"/>
        </w:rPr>
        <w:t xml:space="preserve">                         </w:t>
      </w:r>
      <w:r w:rsidR="00CD295E" w:rsidRPr="00903DBA">
        <w:rPr>
          <w:highlight w:val="white"/>
        </w:rPr>
        <w:t xml:space="preserve"> rightValue;</w:t>
      </w:r>
    </w:p>
    <w:p w14:paraId="73F6615D" w14:textId="63151BA5" w:rsidR="00CD295E" w:rsidRPr="00903DBA" w:rsidRDefault="00CD295E" w:rsidP="0092263B">
      <w:pPr>
        <w:pStyle w:val="Code"/>
        <w:rPr>
          <w:highlight w:val="white"/>
        </w:rPr>
      </w:pPr>
      <w:r w:rsidRPr="00903DBA">
        <w:rPr>
          <w:highlight w:val="white"/>
        </w:rPr>
        <w:t xml:space="preserve">          }</w:t>
      </w:r>
    </w:p>
    <w:p w14:paraId="3BD26661" w14:textId="1D51FC8C" w:rsidR="0013417C" w:rsidRPr="00903DBA" w:rsidRDefault="0013417C" w:rsidP="00C0254A">
      <w:pPr>
        <w:rPr>
          <w:highlight w:val="white"/>
        </w:rPr>
      </w:pPr>
      <w:r w:rsidRPr="00903DBA">
        <w:rPr>
          <w:highlight w:val="white"/>
        </w:rPr>
        <w:t>If neither</w:t>
      </w:r>
      <w:r w:rsidR="005545B0" w:rsidRPr="00903DBA">
        <w:rPr>
          <w:highlight w:val="white"/>
        </w:rPr>
        <w:t xml:space="preserve"> the left nor the right</w:t>
      </w:r>
      <w:r w:rsidRPr="00903DBA">
        <w:rPr>
          <w:highlight w:val="white"/>
        </w:rPr>
        <w:t xml:space="preserve"> expression </w:t>
      </w:r>
      <w:r w:rsidR="00C0254A" w:rsidRPr="00903DBA">
        <w:rPr>
          <w:highlight w:val="white"/>
        </w:rPr>
        <w:t>holds pointer or array types, we simpl</w:t>
      </w:r>
      <w:r w:rsidR="002F3712" w:rsidRPr="00903DBA">
        <w:rPr>
          <w:highlight w:val="white"/>
        </w:rPr>
        <w:t>y</w:t>
      </w:r>
      <w:r w:rsidR="00C0254A" w:rsidRPr="00903DBA">
        <w:rPr>
          <w:highlight w:val="white"/>
        </w:rPr>
        <w:t xml:space="preserve"> add the values.</w:t>
      </w:r>
    </w:p>
    <w:p w14:paraId="4E02329B" w14:textId="77777777" w:rsidR="00CD295E" w:rsidRPr="00903DBA" w:rsidRDefault="00CD295E" w:rsidP="0092263B">
      <w:pPr>
        <w:pStyle w:val="Code"/>
        <w:rPr>
          <w:highlight w:val="white"/>
        </w:rPr>
      </w:pPr>
      <w:r w:rsidRPr="00903DBA">
        <w:rPr>
          <w:highlight w:val="white"/>
        </w:rPr>
        <w:t xml:space="preserve">          else {</w:t>
      </w:r>
    </w:p>
    <w:p w14:paraId="455C4E08" w14:textId="77777777" w:rsidR="00CD295E" w:rsidRPr="00903DBA" w:rsidRDefault="00CD295E" w:rsidP="0092263B">
      <w:pPr>
        <w:pStyle w:val="Code"/>
        <w:rPr>
          <w:highlight w:val="white"/>
        </w:rPr>
      </w:pPr>
      <w:r w:rsidRPr="00903DBA">
        <w:rPr>
          <w:highlight w:val="white"/>
        </w:rPr>
        <w:t xml:space="preserve">            resultValue = leftValue + rightValue;</w:t>
      </w:r>
    </w:p>
    <w:p w14:paraId="012A6E10" w14:textId="77777777" w:rsidR="00CD295E" w:rsidRPr="00903DBA" w:rsidRDefault="00CD295E" w:rsidP="0092263B">
      <w:pPr>
        <w:pStyle w:val="Code"/>
        <w:rPr>
          <w:highlight w:val="white"/>
        </w:rPr>
      </w:pPr>
      <w:r w:rsidRPr="00903DBA">
        <w:rPr>
          <w:highlight w:val="white"/>
        </w:rPr>
        <w:t xml:space="preserve">          }</w:t>
      </w:r>
    </w:p>
    <w:p w14:paraId="53CD1788" w14:textId="77777777" w:rsidR="00CD295E" w:rsidRPr="00903DBA" w:rsidRDefault="00CD295E" w:rsidP="0092263B">
      <w:pPr>
        <w:pStyle w:val="Code"/>
        <w:rPr>
          <w:highlight w:val="white"/>
        </w:rPr>
      </w:pPr>
      <w:r w:rsidRPr="00903DBA">
        <w:rPr>
          <w:highlight w:val="white"/>
        </w:rPr>
        <w:t xml:space="preserve">          break;</w:t>
      </w:r>
    </w:p>
    <w:p w14:paraId="1BA9250B" w14:textId="77777777" w:rsidR="003715AC" w:rsidRPr="00903DBA" w:rsidRDefault="00664EA2" w:rsidP="00664EA2">
      <w:pPr>
        <w:rPr>
          <w:highlight w:val="white"/>
        </w:rPr>
      </w:pPr>
      <w:r w:rsidRPr="00903DBA">
        <w:rPr>
          <w:highlight w:val="white"/>
        </w:rPr>
        <w:t xml:space="preserve">In case of subtraction, </w:t>
      </w:r>
      <w:r w:rsidR="00D84619" w:rsidRPr="00903DBA">
        <w:rPr>
          <w:highlight w:val="white"/>
        </w:rPr>
        <w:t>to begin with we must</w:t>
      </w:r>
      <w:r w:rsidRPr="00903DBA">
        <w:rPr>
          <w:highlight w:val="white"/>
        </w:rPr>
        <w:t xml:space="preserve"> check </w:t>
      </w:r>
      <w:r w:rsidR="00D84619" w:rsidRPr="00903DBA">
        <w:rPr>
          <w:highlight w:val="white"/>
        </w:rPr>
        <w:t xml:space="preserve">if both the expressions hold pointer or array types. If they do, we </w:t>
      </w:r>
      <w:r w:rsidR="00EB35B8" w:rsidRPr="00903DBA">
        <w:rPr>
          <w:highlight w:val="white"/>
        </w:rPr>
        <w:t xml:space="preserve">subtract their values and divide the difference </w:t>
      </w:r>
      <w:r w:rsidR="003715AC" w:rsidRPr="00903DBA">
        <w:rPr>
          <w:highlight w:val="white"/>
        </w:rPr>
        <w:t>with size of the pointer or array type.</w:t>
      </w:r>
    </w:p>
    <w:p w14:paraId="4296BB6A" w14:textId="77777777" w:rsidR="00CD295E" w:rsidRPr="00903DBA" w:rsidRDefault="00CD295E" w:rsidP="0092263B">
      <w:pPr>
        <w:pStyle w:val="Code"/>
        <w:rPr>
          <w:highlight w:val="white"/>
        </w:rPr>
      </w:pPr>
      <w:r w:rsidRPr="00903DBA">
        <w:rPr>
          <w:highlight w:val="white"/>
        </w:rPr>
        <w:t xml:space="preserve">        case MiddleOperator.BinarySubtract:</w:t>
      </w:r>
    </w:p>
    <w:p w14:paraId="2BA09A91" w14:textId="77777777" w:rsidR="00CD295E" w:rsidRPr="00903DBA" w:rsidRDefault="00CD295E" w:rsidP="0092263B">
      <w:pPr>
        <w:pStyle w:val="Code"/>
        <w:rPr>
          <w:highlight w:val="white"/>
        </w:rPr>
      </w:pPr>
      <w:r w:rsidRPr="00903DBA">
        <w:rPr>
          <w:highlight w:val="white"/>
        </w:rPr>
        <w:t xml:space="preserve">          if (leftType.IsPointerOrArray() &amp;&amp; rightType.IsPointerOrArray()) {</w:t>
      </w:r>
    </w:p>
    <w:p w14:paraId="1015F05B" w14:textId="77777777" w:rsidR="00FE2C45" w:rsidRPr="00903DBA" w:rsidRDefault="00CD295E" w:rsidP="0092263B">
      <w:pPr>
        <w:pStyle w:val="Code"/>
        <w:rPr>
          <w:highlight w:val="white"/>
        </w:rPr>
      </w:pPr>
      <w:r w:rsidRPr="00903DBA">
        <w:rPr>
          <w:highlight w:val="white"/>
        </w:rPr>
        <w:t xml:space="preserve">            resultValue = (leftValue - rightValue) /</w:t>
      </w:r>
    </w:p>
    <w:p w14:paraId="4B5663F9" w14:textId="496954E5" w:rsidR="00CD295E" w:rsidRPr="00903DBA" w:rsidRDefault="00FE2C45" w:rsidP="0092263B">
      <w:pPr>
        <w:pStyle w:val="Code"/>
        <w:rPr>
          <w:highlight w:val="white"/>
        </w:rPr>
      </w:pPr>
      <w:r w:rsidRPr="00903DBA">
        <w:rPr>
          <w:highlight w:val="white"/>
        </w:rPr>
        <w:t xml:space="preserve">                         </w:t>
      </w:r>
      <w:r w:rsidR="00CD295E" w:rsidRPr="00903DBA">
        <w:rPr>
          <w:highlight w:val="white"/>
        </w:rPr>
        <w:t xml:space="preserve"> leftType.PointerOrArrayType.Size();</w:t>
      </w:r>
    </w:p>
    <w:p w14:paraId="4C46233E" w14:textId="42FEE898" w:rsidR="00CD295E" w:rsidRPr="00903DBA" w:rsidRDefault="00CD295E" w:rsidP="0092263B">
      <w:pPr>
        <w:pStyle w:val="Code"/>
        <w:rPr>
          <w:highlight w:val="white"/>
        </w:rPr>
      </w:pPr>
      <w:r w:rsidRPr="00903DBA">
        <w:rPr>
          <w:highlight w:val="white"/>
        </w:rPr>
        <w:t xml:space="preserve">          }</w:t>
      </w:r>
    </w:p>
    <w:p w14:paraId="482DE1A4" w14:textId="66D572C7" w:rsidR="003715AC" w:rsidRPr="00903DBA" w:rsidRDefault="003715AC" w:rsidP="003715AC">
      <w:pPr>
        <w:rPr>
          <w:highlight w:val="white"/>
        </w:rPr>
      </w:pPr>
      <w:r w:rsidRPr="00903DBA">
        <w:rPr>
          <w:highlight w:val="white"/>
        </w:rPr>
        <w:t xml:space="preserve">If the left expression (but not the right expression) holds pointer or array type, we must </w:t>
      </w:r>
      <w:r w:rsidR="000D3F9B" w:rsidRPr="00903DBA">
        <w:rPr>
          <w:highlight w:val="white"/>
        </w:rPr>
        <w:t>multiply the right value with the size of the pointer or array type before we subtract t it from the left value.</w:t>
      </w:r>
    </w:p>
    <w:p w14:paraId="39C2EEEB" w14:textId="77777777" w:rsidR="00CD295E" w:rsidRPr="00903DBA" w:rsidRDefault="00CD295E" w:rsidP="0092263B">
      <w:pPr>
        <w:pStyle w:val="Code"/>
        <w:rPr>
          <w:highlight w:val="white"/>
        </w:rPr>
      </w:pPr>
      <w:r w:rsidRPr="00903DBA">
        <w:rPr>
          <w:highlight w:val="white"/>
        </w:rPr>
        <w:t xml:space="preserve">          else if (leftType.IsPointerOrArray()) {</w:t>
      </w:r>
    </w:p>
    <w:p w14:paraId="521A7CF2" w14:textId="181278E4" w:rsidR="00FE2C45" w:rsidRPr="00903DBA" w:rsidRDefault="00CD295E" w:rsidP="0092263B">
      <w:pPr>
        <w:pStyle w:val="Code"/>
        <w:rPr>
          <w:highlight w:val="white"/>
        </w:rPr>
      </w:pPr>
      <w:r w:rsidRPr="00903DBA">
        <w:rPr>
          <w:highlight w:val="white"/>
        </w:rPr>
        <w:t xml:space="preserve">            resultValue = leftValue -</w:t>
      </w:r>
    </w:p>
    <w:p w14:paraId="06548EB5" w14:textId="03A9834D" w:rsidR="00CD295E" w:rsidRPr="00903DBA" w:rsidRDefault="00FE2C45" w:rsidP="0092263B">
      <w:pPr>
        <w:pStyle w:val="Code"/>
        <w:rPr>
          <w:highlight w:val="white"/>
        </w:rPr>
      </w:pPr>
      <w:r w:rsidRPr="00903DBA">
        <w:rPr>
          <w:highlight w:val="white"/>
        </w:rPr>
        <w:t xml:space="preserve">                          </w:t>
      </w:r>
      <w:r w:rsidR="00CD295E" w:rsidRPr="00903DBA">
        <w:rPr>
          <w:highlight w:val="white"/>
        </w:rPr>
        <w:t>(rightValue * leftType.PointerOrArrayType.Size());</w:t>
      </w:r>
    </w:p>
    <w:p w14:paraId="74F3675B" w14:textId="719BEA57" w:rsidR="00CD295E" w:rsidRPr="00903DBA" w:rsidRDefault="00CD295E" w:rsidP="0092263B">
      <w:pPr>
        <w:pStyle w:val="Code"/>
        <w:rPr>
          <w:highlight w:val="white"/>
        </w:rPr>
      </w:pPr>
      <w:r w:rsidRPr="00903DBA">
        <w:rPr>
          <w:highlight w:val="white"/>
        </w:rPr>
        <w:t xml:space="preserve">          }</w:t>
      </w:r>
    </w:p>
    <w:p w14:paraId="0579F542" w14:textId="76A49F82" w:rsidR="00694D15" w:rsidRPr="00903DBA" w:rsidRDefault="00694D15" w:rsidP="00694D15">
      <w:pPr>
        <w:rPr>
          <w:highlight w:val="white"/>
        </w:rPr>
      </w:pPr>
      <w:r w:rsidRPr="00903DBA">
        <w:rPr>
          <w:highlight w:val="white"/>
        </w:rPr>
        <w:t>If neither the left nor the right expression hold</w:t>
      </w:r>
      <w:r w:rsidR="00060C59" w:rsidRPr="00903DBA">
        <w:rPr>
          <w:highlight w:val="white"/>
        </w:rPr>
        <w:t>s</w:t>
      </w:r>
      <w:r w:rsidRPr="00903DBA">
        <w:rPr>
          <w:highlight w:val="white"/>
        </w:rPr>
        <w:t xml:space="preserve"> pointer or array type, we simply subtract the values.</w:t>
      </w:r>
    </w:p>
    <w:p w14:paraId="38D0F157" w14:textId="77777777" w:rsidR="00CD295E" w:rsidRPr="00903DBA" w:rsidRDefault="00CD295E" w:rsidP="0092263B">
      <w:pPr>
        <w:pStyle w:val="Code"/>
        <w:rPr>
          <w:highlight w:val="white"/>
        </w:rPr>
      </w:pPr>
      <w:r w:rsidRPr="00903DBA">
        <w:rPr>
          <w:highlight w:val="white"/>
        </w:rPr>
        <w:t xml:space="preserve">          else {</w:t>
      </w:r>
    </w:p>
    <w:p w14:paraId="42C76402" w14:textId="77777777" w:rsidR="00CD295E" w:rsidRPr="00903DBA" w:rsidRDefault="00CD295E" w:rsidP="0092263B">
      <w:pPr>
        <w:pStyle w:val="Code"/>
        <w:rPr>
          <w:highlight w:val="white"/>
        </w:rPr>
      </w:pPr>
      <w:r w:rsidRPr="00903DBA">
        <w:rPr>
          <w:highlight w:val="white"/>
        </w:rPr>
        <w:t xml:space="preserve">            resultValue = leftValue - rightValue;</w:t>
      </w:r>
    </w:p>
    <w:p w14:paraId="76546C8D" w14:textId="77777777" w:rsidR="00CD295E" w:rsidRPr="00903DBA" w:rsidRDefault="00CD295E" w:rsidP="0092263B">
      <w:pPr>
        <w:pStyle w:val="Code"/>
        <w:rPr>
          <w:highlight w:val="white"/>
        </w:rPr>
      </w:pPr>
      <w:r w:rsidRPr="00903DBA">
        <w:rPr>
          <w:highlight w:val="white"/>
        </w:rPr>
        <w:t xml:space="preserve">          }</w:t>
      </w:r>
    </w:p>
    <w:p w14:paraId="1FD55689" w14:textId="77777777" w:rsidR="00CD295E" w:rsidRPr="00903DBA" w:rsidRDefault="00CD295E" w:rsidP="0092263B">
      <w:pPr>
        <w:pStyle w:val="Code"/>
        <w:rPr>
          <w:highlight w:val="white"/>
        </w:rPr>
      </w:pPr>
      <w:r w:rsidRPr="00903DBA">
        <w:rPr>
          <w:highlight w:val="white"/>
        </w:rPr>
        <w:t xml:space="preserve">          break;</w:t>
      </w:r>
    </w:p>
    <w:p w14:paraId="56657C3E" w14:textId="2361A7FF" w:rsidR="00CD295E" w:rsidRPr="00903DBA" w:rsidRDefault="0026414E" w:rsidP="0026414E">
      <w:pPr>
        <w:rPr>
          <w:highlight w:val="white"/>
        </w:rPr>
      </w:pPr>
      <w:r w:rsidRPr="00903DBA">
        <w:rPr>
          <w:highlight w:val="white"/>
        </w:rPr>
        <w:t>In case of multiplication</w:t>
      </w:r>
      <w:r w:rsidR="007B334F" w:rsidRPr="00903DBA">
        <w:rPr>
          <w:highlight w:val="white"/>
        </w:rPr>
        <w:t xml:space="preserve">, </w:t>
      </w:r>
      <w:r w:rsidRPr="00903DBA">
        <w:rPr>
          <w:highlight w:val="white"/>
        </w:rPr>
        <w:t xml:space="preserve">division, </w:t>
      </w:r>
      <w:r w:rsidR="007B334F" w:rsidRPr="00903DBA">
        <w:rPr>
          <w:highlight w:val="white"/>
        </w:rPr>
        <w:t xml:space="preserve">or modulo, </w:t>
      </w:r>
      <w:r w:rsidR="00C165DC" w:rsidRPr="00903DBA">
        <w:rPr>
          <w:highlight w:val="white"/>
        </w:rPr>
        <w:t xml:space="preserve">bitwise, or shift operators, </w:t>
      </w:r>
      <w:r w:rsidRPr="00903DBA">
        <w:rPr>
          <w:highlight w:val="white"/>
        </w:rPr>
        <w:t>we simply perform the operation.</w:t>
      </w:r>
    </w:p>
    <w:p w14:paraId="0E5C3264" w14:textId="77777777" w:rsidR="00CD295E" w:rsidRPr="00903DBA" w:rsidRDefault="00CD295E" w:rsidP="0092263B">
      <w:pPr>
        <w:pStyle w:val="Code"/>
        <w:rPr>
          <w:highlight w:val="white"/>
        </w:rPr>
      </w:pPr>
      <w:r w:rsidRPr="00903DBA">
        <w:rPr>
          <w:highlight w:val="white"/>
        </w:rPr>
        <w:t xml:space="preserve">        case MiddleOperator.SignedMultiply:</w:t>
      </w:r>
    </w:p>
    <w:p w14:paraId="0205CDF8" w14:textId="77777777" w:rsidR="00CD295E" w:rsidRPr="00903DBA" w:rsidRDefault="00CD295E" w:rsidP="0092263B">
      <w:pPr>
        <w:pStyle w:val="Code"/>
        <w:rPr>
          <w:highlight w:val="white"/>
        </w:rPr>
      </w:pPr>
      <w:r w:rsidRPr="00903DBA">
        <w:rPr>
          <w:highlight w:val="white"/>
        </w:rPr>
        <w:t xml:space="preserve">        case MiddleOperator.UnsignedMultiply:</w:t>
      </w:r>
    </w:p>
    <w:p w14:paraId="33BB59F1" w14:textId="77777777" w:rsidR="00CD295E" w:rsidRPr="00903DBA" w:rsidRDefault="00CD295E" w:rsidP="0092263B">
      <w:pPr>
        <w:pStyle w:val="Code"/>
        <w:rPr>
          <w:highlight w:val="white"/>
        </w:rPr>
      </w:pPr>
      <w:r w:rsidRPr="00903DBA">
        <w:rPr>
          <w:highlight w:val="white"/>
        </w:rPr>
        <w:t xml:space="preserve">          resultValue = leftValue * rightValue;</w:t>
      </w:r>
    </w:p>
    <w:p w14:paraId="35764AE5" w14:textId="77777777" w:rsidR="00CD295E" w:rsidRPr="00903DBA" w:rsidRDefault="00CD295E" w:rsidP="0092263B">
      <w:pPr>
        <w:pStyle w:val="Code"/>
        <w:rPr>
          <w:highlight w:val="white"/>
        </w:rPr>
      </w:pPr>
      <w:r w:rsidRPr="00903DBA">
        <w:rPr>
          <w:highlight w:val="white"/>
        </w:rPr>
        <w:t xml:space="preserve">          break;</w:t>
      </w:r>
    </w:p>
    <w:p w14:paraId="16240398" w14:textId="77777777" w:rsidR="00CD295E" w:rsidRPr="00903DBA" w:rsidRDefault="00CD295E" w:rsidP="0092263B">
      <w:pPr>
        <w:pStyle w:val="Code"/>
        <w:rPr>
          <w:highlight w:val="white"/>
        </w:rPr>
      </w:pPr>
      <w:r w:rsidRPr="00903DBA">
        <w:rPr>
          <w:highlight w:val="white"/>
        </w:rPr>
        <w:t xml:space="preserve">        </w:t>
      </w:r>
    </w:p>
    <w:p w14:paraId="7EAA8DDF" w14:textId="77777777" w:rsidR="00CD295E" w:rsidRPr="00903DBA" w:rsidRDefault="00CD295E" w:rsidP="0092263B">
      <w:pPr>
        <w:pStyle w:val="Code"/>
        <w:rPr>
          <w:highlight w:val="white"/>
        </w:rPr>
      </w:pPr>
      <w:r w:rsidRPr="00903DBA">
        <w:rPr>
          <w:highlight w:val="white"/>
        </w:rPr>
        <w:t xml:space="preserve">        case MiddleOperator.SignedDivide:</w:t>
      </w:r>
    </w:p>
    <w:p w14:paraId="701191EE" w14:textId="77777777" w:rsidR="00CD295E" w:rsidRPr="00903DBA" w:rsidRDefault="00CD295E" w:rsidP="0092263B">
      <w:pPr>
        <w:pStyle w:val="Code"/>
        <w:rPr>
          <w:highlight w:val="white"/>
        </w:rPr>
      </w:pPr>
      <w:r w:rsidRPr="00903DBA">
        <w:rPr>
          <w:highlight w:val="white"/>
        </w:rPr>
        <w:t xml:space="preserve">        case MiddleOperator.UnsignedDivide:</w:t>
      </w:r>
    </w:p>
    <w:p w14:paraId="6D184348" w14:textId="77777777" w:rsidR="00CD295E" w:rsidRPr="00903DBA" w:rsidRDefault="00CD295E" w:rsidP="0092263B">
      <w:pPr>
        <w:pStyle w:val="Code"/>
        <w:rPr>
          <w:highlight w:val="white"/>
        </w:rPr>
      </w:pPr>
      <w:r w:rsidRPr="00903DBA">
        <w:rPr>
          <w:highlight w:val="white"/>
        </w:rPr>
        <w:t xml:space="preserve">          resultValue = leftValue / rightValue;</w:t>
      </w:r>
    </w:p>
    <w:p w14:paraId="56DA09AE" w14:textId="77777777" w:rsidR="00CD295E" w:rsidRPr="00903DBA" w:rsidRDefault="00CD295E" w:rsidP="0092263B">
      <w:pPr>
        <w:pStyle w:val="Code"/>
        <w:rPr>
          <w:highlight w:val="white"/>
        </w:rPr>
      </w:pPr>
      <w:r w:rsidRPr="00903DBA">
        <w:rPr>
          <w:highlight w:val="white"/>
        </w:rPr>
        <w:t xml:space="preserve">          break;</w:t>
      </w:r>
    </w:p>
    <w:p w14:paraId="05B2410A" w14:textId="77777777" w:rsidR="00CD295E" w:rsidRPr="00903DBA" w:rsidRDefault="00CD295E" w:rsidP="0092263B">
      <w:pPr>
        <w:pStyle w:val="Code"/>
        <w:rPr>
          <w:highlight w:val="white"/>
        </w:rPr>
      </w:pPr>
      <w:r w:rsidRPr="00903DBA">
        <w:rPr>
          <w:highlight w:val="white"/>
        </w:rPr>
        <w:t xml:space="preserve">        </w:t>
      </w:r>
    </w:p>
    <w:p w14:paraId="2275D488" w14:textId="77777777" w:rsidR="00CD295E" w:rsidRPr="00903DBA" w:rsidRDefault="00CD295E" w:rsidP="0092263B">
      <w:pPr>
        <w:pStyle w:val="Code"/>
        <w:rPr>
          <w:highlight w:val="white"/>
        </w:rPr>
      </w:pPr>
      <w:r w:rsidRPr="00903DBA">
        <w:rPr>
          <w:highlight w:val="white"/>
        </w:rPr>
        <w:t xml:space="preserve">        case MiddleOperator.SignedModulo:</w:t>
      </w:r>
    </w:p>
    <w:p w14:paraId="1D672C37" w14:textId="77777777" w:rsidR="00CD295E" w:rsidRPr="00903DBA" w:rsidRDefault="00CD295E" w:rsidP="0092263B">
      <w:pPr>
        <w:pStyle w:val="Code"/>
        <w:rPr>
          <w:highlight w:val="white"/>
        </w:rPr>
      </w:pPr>
      <w:r w:rsidRPr="00903DBA">
        <w:rPr>
          <w:highlight w:val="white"/>
        </w:rPr>
        <w:t xml:space="preserve">        case MiddleOperator.UnsignedModulo:</w:t>
      </w:r>
    </w:p>
    <w:p w14:paraId="1A180669" w14:textId="77777777" w:rsidR="00CD295E" w:rsidRPr="00903DBA" w:rsidRDefault="00CD295E" w:rsidP="0092263B">
      <w:pPr>
        <w:pStyle w:val="Code"/>
        <w:rPr>
          <w:highlight w:val="white"/>
        </w:rPr>
      </w:pPr>
      <w:r w:rsidRPr="00903DBA">
        <w:rPr>
          <w:highlight w:val="white"/>
        </w:rPr>
        <w:t xml:space="preserve">          resultValue = leftValue % rightValue;</w:t>
      </w:r>
    </w:p>
    <w:p w14:paraId="26BAA81D" w14:textId="77777777" w:rsidR="00CD295E" w:rsidRPr="00903DBA" w:rsidRDefault="00CD295E" w:rsidP="0092263B">
      <w:pPr>
        <w:pStyle w:val="Code"/>
        <w:rPr>
          <w:highlight w:val="white"/>
        </w:rPr>
      </w:pPr>
      <w:r w:rsidRPr="00903DBA">
        <w:rPr>
          <w:highlight w:val="white"/>
        </w:rPr>
        <w:t xml:space="preserve">          break;</w:t>
      </w:r>
    </w:p>
    <w:p w14:paraId="08AFD842" w14:textId="77777777" w:rsidR="00C165DC" w:rsidRPr="00903DBA" w:rsidRDefault="00C165DC" w:rsidP="0092263B">
      <w:pPr>
        <w:pStyle w:val="Code"/>
        <w:rPr>
          <w:highlight w:val="white"/>
        </w:rPr>
      </w:pPr>
    </w:p>
    <w:p w14:paraId="07DB9A69" w14:textId="7476B2A2" w:rsidR="00CD295E" w:rsidRPr="00903DBA" w:rsidRDefault="00CD295E" w:rsidP="0092263B">
      <w:pPr>
        <w:pStyle w:val="Code"/>
        <w:rPr>
          <w:highlight w:val="white"/>
        </w:rPr>
      </w:pPr>
      <w:r w:rsidRPr="00903DBA">
        <w:rPr>
          <w:highlight w:val="white"/>
        </w:rPr>
        <w:t xml:space="preserve">        case MiddleOperator.BitwiseOr:</w:t>
      </w:r>
    </w:p>
    <w:p w14:paraId="0EBF6419" w14:textId="77777777" w:rsidR="00CD295E" w:rsidRPr="00903DBA" w:rsidRDefault="00CD295E" w:rsidP="0092263B">
      <w:pPr>
        <w:pStyle w:val="Code"/>
        <w:rPr>
          <w:highlight w:val="white"/>
        </w:rPr>
      </w:pPr>
      <w:r w:rsidRPr="00903DBA">
        <w:rPr>
          <w:highlight w:val="white"/>
        </w:rPr>
        <w:t xml:space="preserve">          resultValue = leftValue | rightValue;</w:t>
      </w:r>
    </w:p>
    <w:p w14:paraId="5F6FBE2A" w14:textId="77777777" w:rsidR="00CD295E" w:rsidRPr="00903DBA" w:rsidRDefault="00CD295E" w:rsidP="0092263B">
      <w:pPr>
        <w:pStyle w:val="Code"/>
        <w:rPr>
          <w:highlight w:val="white"/>
        </w:rPr>
      </w:pPr>
      <w:r w:rsidRPr="00903DBA">
        <w:rPr>
          <w:highlight w:val="white"/>
        </w:rPr>
        <w:t xml:space="preserve">          break;</w:t>
      </w:r>
    </w:p>
    <w:p w14:paraId="5CDF3C1B" w14:textId="77777777" w:rsidR="00CD295E" w:rsidRPr="00903DBA" w:rsidRDefault="00CD295E" w:rsidP="0092263B">
      <w:pPr>
        <w:pStyle w:val="Code"/>
        <w:rPr>
          <w:highlight w:val="white"/>
        </w:rPr>
      </w:pPr>
      <w:r w:rsidRPr="00903DBA">
        <w:rPr>
          <w:highlight w:val="white"/>
        </w:rPr>
        <w:t xml:space="preserve">        </w:t>
      </w:r>
    </w:p>
    <w:p w14:paraId="7B11B265" w14:textId="77777777" w:rsidR="00CD295E" w:rsidRPr="00903DBA" w:rsidRDefault="00CD295E" w:rsidP="0092263B">
      <w:pPr>
        <w:pStyle w:val="Code"/>
        <w:rPr>
          <w:highlight w:val="white"/>
        </w:rPr>
      </w:pPr>
      <w:r w:rsidRPr="00903DBA">
        <w:rPr>
          <w:highlight w:val="white"/>
        </w:rPr>
        <w:lastRenderedPageBreak/>
        <w:t xml:space="preserve">        case MiddleOperator.BitwiseXOr:</w:t>
      </w:r>
    </w:p>
    <w:p w14:paraId="70F5BDAE" w14:textId="77777777" w:rsidR="00CD295E" w:rsidRPr="00903DBA" w:rsidRDefault="00CD295E" w:rsidP="0092263B">
      <w:pPr>
        <w:pStyle w:val="Code"/>
        <w:rPr>
          <w:highlight w:val="white"/>
        </w:rPr>
      </w:pPr>
      <w:r w:rsidRPr="00903DBA">
        <w:rPr>
          <w:highlight w:val="white"/>
        </w:rPr>
        <w:t xml:space="preserve">          resultValue = leftValue ^ rightValue;</w:t>
      </w:r>
    </w:p>
    <w:p w14:paraId="1E7AB91E" w14:textId="77777777" w:rsidR="00CD295E" w:rsidRPr="00903DBA" w:rsidRDefault="00CD295E" w:rsidP="0092263B">
      <w:pPr>
        <w:pStyle w:val="Code"/>
        <w:rPr>
          <w:highlight w:val="white"/>
        </w:rPr>
      </w:pPr>
      <w:r w:rsidRPr="00903DBA">
        <w:rPr>
          <w:highlight w:val="white"/>
        </w:rPr>
        <w:t xml:space="preserve">          break;</w:t>
      </w:r>
    </w:p>
    <w:p w14:paraId="651C85F1" w14:textId="77777777" w:rsidR="00CD295E" w:rsidRPr="00903DBA" w:rsidRDefault="00CD295E" w:rsidP="0092263B">
      <w:pPr>
        <w:pStyle w:val="Code"/>
        <w:rPr>
          <w:highlight w:val="white"/>
        </w:rPr>
      </w:pPr>
      <w:r w:rsidRPr="00903DBA">
        <w:rPr>
          <w:highlight w:val="white"/>
        </w:rPr>
        <w:t xml:space="preserve">        </w:t>
      </w:r>
    </w:p>
    <w:p w14:paraId="124B6AC9" w14:textId="77777777" w:rsidR="00CD295E" w:rsidRPr="00903DBA" w:rsidRDefault="00CD295E" w:rsidP="0092263B">
      <w:pPr>
        <w:pStyle w:val="Code"/>
        <w:rPr>
          <w:highlight w:val="white"/>
        </w:rPr>
      </w:pPr>
      <w:r w:rsidRPr="00903DBA">
        <w:rPr>
          <w:highlight w:val="white"/>
        </w:rPr>
        <w:t xml:space="preserve">        case MiddleOperator.BitwiseAnd:</w:t>
      </w:r>
    </w:p>
    <w:p w14:paraId="724C5AA3" w14:textId="77777777" w:rsidR="00CD295E" w:rsidRPr="00903DBA" w:rsidRDefault="00CD295E" w:rsidP="0092263B">
      <w:pPr>
        <w:pStyle w:val="Code"/>
        <w:rPr>
          <w:highlight w:val="white"/>
        </w:rPr>
      </w:pPr>
      <w:r w:rsidRPr="00903DBA">
        <w:rPr>
          <w:highlight w:val="white"/>
        </w:rPr>
        <w:t xml:space="preserve">          resultValue = leftValue &amp; rightValue;</w:t>
      </w:r>
    </w:p>
    <w:p w14:paraId="763E1333" w14:textId="77777777" w:rsidR="00CD295E" w:rsidRPr="00903DBA" w:rsidRDefault="00CD295E" w:rsidP="0092263B">
      <w:pPr>
        <w:pStyle w:val="Code"/>
        <w:rPr>
          <w:highlight w:val="white"/>
        </w:rPr>
      </w:pPr>
      <w:r w:rsidRPr="00903DBA">
        <w:rPr>
          <w:highlight w:val="white"/>
        </w:rPr>
        <w:t xml:space="preserve">          break;</w:t>
      </w:r>
    </w:p>
    <w:p w14:paraId="4673929F" w14:textId="34F83F2B" w:rsidR="00CD295E" w:rsidRPr="00903DBA" w:rsidRDefault="00C165DC" w:rsidP="00C165DC">
      <w:pPr>
        <w:rPr>
          <w:highlight w:val="white"/>
        </w:rPr>
      </w:pPr>
      <w:r w:rsidRPr="00903DBA">
        <w:rPr>
          <w:highlight w:val="white"/>
        </w:rPr>
        <w:t xml:space="preserve">In case of shift operators, we need to type cast the right value from </w:t>
      </w:r>
      <w:r w:rsidRPr="00903DBA">
        <w:rPr>
          <w:rStyle w:val="KeyWord0"/>
          <w:highlight w:val="white"/>
        </w:rPr>
        <w:t>BigInteger</w:t>
      </w:r>
      <w:r w:rsidRPr="00903DBA">
        <w:rPr>
          <w:highlight w:val="white"/>
        </w:rPr>
        <w:t xml:space="preserve"> to </w:t>
      </w:r>
      <w:r w:rsidRPr="00903DBA">
        <w:rPr>
          <w:rStyle w:val="KeyWord0"/>
          <w:highlight w:val="white"/>
        </w:rPr>
        <w:t>int</w:t>
      </w:r>
      <w:r w:rsidRPr="00903DBA">
        <w:rPr>
          <w:highlight w:val="white"/>
        </w:rPr>
        <w:t xml:space="preserve">, simply because the </w:t>
      </w:r>
      <w:r w:rsidRPr="00903DBA">
        <w:rPr>
          <w:rStyle w:val="KeyWord0"/>
          <w:highlight w:val="white"/>
        </w:rPr>
        <w:t>BigInteger</w:t>
      </w:r>
      <w:r w:rsidRPr="00903DBA">
        <w:rPr>
          <w:highlight w:val="white"/>
        </w:rPr>
        <w:t xml:space="preserve"> operation want</w:t>
      </w:r>
      <w:r w:rsidR="00277104" w:rsidRPr="00903DBA">
        <w:rPr>
          <w:highlight w:val="white"/>
        </w:rPr>
        <w:t>s</w:t>
      </w:r>
      <w:r w:rsidR="002E5C91" w:rsidRPr="00903DBA">
        <w:rPr>
          <w:highlight w:val="white"/>
        </w:rPr>
        <w:t xml:space="preserve"> an integer in those cases.</w:t>
      </w:r>
    </w:p>
    <w:p w14:paraId="5ACCCAC8" w14:textId="77777777" w:rsidR="00CD295E" w:rsidRPr="00903DBA" w:rsidRDefault="00CD295E" w:rsidP="0092263B">
      <w:pPr>
        <w:pStyle w:val="Code"/>
        <w:rPr>
          <w:highlight w:val="white"/>
        </w:rPr>
      </w:pPr>
      <w:r w:rsidRPr="00903DBA">
        <w:rPr>
          <w:highlight w:val="white"/>
        </w:rPr>
        <w:t xml:space="preserve">        case MiddleOperator.ShiftLeft:</w:t>
      </w:r>
    </w:p>
    <w:p w14:paraId="7D8C3F82" w14:textId="77777777" w:rsidR="00CD295E" w:rsidRPr="00903DBA" w:rsidRDefault="00CD295E" w:rsidP="0092263B">
      <w:pPr>
        <w:pStyle w:val="Code"/>
        <w:rPr>
          <w:highlight w:val="white"/>
        </w:rPr>
      </w:pPr>
      <w:r w:rsidRPr="00903DBA">
        <w:rPr>
          <w:highlight w:val="white"/>
        </w:rPr>
        <w:t xml:space="preserve">          resultValue = leftValue &lt;&lt; ((int) rightValue);</w:t>
      </w:r>
    </w:p>
    <w:p w14:paraId="086D4ACD" w14:textId="77777777" w:rsidR="00CD295E" w:rsidRPr="00903DBA" w:rsidRDefault="00CD295E" w:rsidP="0092263B">
      <w:pPr>
        <w:pStyle w:val="Code"/>
        <w:rPr>
          <w:highlight w:val="white"/>
        </w:rPr>
      </w:pPr>
      <w:r w:rsidRPr="00903DBA">
        <w:rPr>
          <w:highlight w:val="white"/>
        </w:rPr>
        <w:t xml:space="preserve">          break;</w:t>
      </w:r>
    </w:p>
    <w:p w14:paraId="63DB5597" w14:textId="77777777" w:rsidR="00CD295E" w:rsidRPr="00903DBA" w:rsidRDefault="00CD295E" w:rsidP="0092263B">
      <w:pPr>
        <w:pStyle w:val="Code"/>
        <w:rPr>
          <w:highlight w:val="white"/>
        </w:rPr>
      </w:pPr>
      <w:r w:rsidRPr="00903DBA">
        <w:rPr>
          <w:highlight w:val="white"/>
        </w:rPr>
        <w:t xml:space="preserve">        </w:t>
      </w:r>
    </w:p>
    <w:p w14:paraId="706F67C1" w14:textId="77777777" w:rsidR="00CD295E" w:rsidRPr="00903DBA" w:rsidRDefault="00CD295E" w:rsidP="0092263B">
      <w:pPr>
        <w:pStyle w:val="Code"/>
        <w:rPr>
          <w:highlight w:val="white"/>
        </w:rPr>
      </w:pPr>
      <w:r w:rsidRPr="00903DBA">
        <w:rPr>
          <w:highlight w:val="white"/>
        </w:rPr>
        <w:t xml:space="preserve">        case MiddleOperator.ShiftRight:</w:t>
      </w:r>
    </w:p>
    <w:p w14:paraId="7CEC5883" w14:textId="77777777" w:rsidR="00CD295E" w:rsidRPr="00903DBA" w:rsidRDefault="00CD295E" w:rsidP="0092263B">
      <w:pPr>
        <w:pStyle w:val="Code"/>
        <w:rPr>
          <w:highlight w:val="white"/>
        </w:rPr>
      </w:pPr>
      <w:r w:rsidRPr="00903DBA">
        <w:rPr>
          <w:highlight w:val="white"/>
        </w:rPr>
        <w:t xml:space="preserve">          resultValue = leftValue &gt;&gt; ((int) rightValue);</w:t>
      </w:r>
    </w:p>
    <w:p w14:paraId="120C8E1B" w14:textId="77777777" w:rsidR="00CD295E" w:rsidRPr="00903DBA" w:rsidRDefault="00CD295E" w:rsidP="0092263B">
      <w:pPr>
        <w:pStyle w:val="Code"/>
        <w:rPr>
          <w:highlight w:val="white"/>
        </w:rPr>
      </w:pPr>
      <w:r w:rsidRPr="00903DBA">
        <w:rPr>
          <w:highlight w:val="white"/>
        </w:rPr>
        <w:t xml:space="preserve">          break;</w:t>
      </w:r>
    </w:p>
    <w:p w14:paraId="51D38530" w14:textId="77777777" w:rsidR="00CD295E" w:rsidRPr="00903DBA" w:rsidRDefault="00CD295E" w:rsidP="0092263B">
      <w:pPr>
        <w:pStyle w:val="Code"/>
        <w:rPr>
          <w:highlight w:val="white"/>
        </w:rPr>
      </w:pPr>
      <w:r w:rsidRPr="00903DBA">
        <w:rPr>
          <w:highlight w:val="white"/>
        </w:rPr>
        <w:t xml:space="preserve">      }</w:t>
      </w:r>
    </w:p>
    <w:p w14:paraId="3AA95ED3" w14:textId="385FAB12" w:rsidR="00CD295E" w:rsidRPr="00903DBA" w:rsidRDefault="003743EB" w:rsidP="00517C9B">
      <w:pPr>
        <w:rPr>
          <w:highlight w:val="white"/>
        </w:rPr>
      </w:pPr>
      <w:r w:rsidRPr="00903DBA">
        <w:rPr>
          <w:highlight w:val="white"/>
        </w:rPr>
        <w:t>When we have evaluated the value</w:t>
      </w:r>
      <w:r w:rsidR="00760F0C" w:rsidRPr="00903DBA">
        <w:rPr>
          <w:highlight w:val="white"/>
        </w:rPr>
        <w:t>,</w:t>
      </w:r>
      <w:r w:rsidRPr="00903DBA">
        <w:rPr>
          <w:highlight w:val="white"/>
        </w:rPr>
        <w:t xml:space="preserve"> </w:t>
      </w:r>
      <w:r w:rsidR="00EB78C9" w:rsidRPr="00903DBA">
        <w:rPr>
          <w:highlight w:val="white"/>
        </w:rPr>
        <w:t xml:space="preserve">we need to find its type, which we </w:t>
      </w:r>
      <w:r w:rsidR="00E546DF" w:rsidRPr="00903DBA">
        <w:rPr>
          <w:highlight w:val="white"/>
        </w:rPr>
        <w:t xml:space="preserve">do by calling the </w:t>
      </w:r>
      <w:r w:rsidR="00E546DF" w:rsidRPr="00903DBA">
        <w:rPr>
          <w:rStyle w:val="KeyWord0"/>
          <w:highlight w:val="white"/>
        </w:rPr>
        <w:t>MaxType</w:t>
      </w:r>
      <w:r w:rsidR="00E546DF" w:rsidRPr="00903DBA">
        <w:rPr>
          <w:highlight w:val="white"/>
        </w:rPr>
        <w:t xml:space="preserve"> method in the </w:t>
      </w:r>
      <w:r w:rsidR="00E546DF" w:rsidRPr="00903DBA">
        <w:rPr>
          <w:rStyle w:val="KeyWord0"/>
          <w:highlight w:val="white"/>
        </w:rPr>
        <w:t>TypeCast</w:t>
      </w:r>
      <w:r w:rsidR="00E546DF" w:rsidRPr="00903DBA">
        <w:rPr>
          <w:highlight w:val="white"/>
        </w:rPr>
        <w:t xml:space="preserve"> class.</w:t>
      </w:r>
    </w:p>
    <w:p w14:paraId="0EA79D12" w14:textId="7C02465D" w:rsidR="00CD295E" w:rsidRPr="00903DBA" w:rsidRDefault="00CD295E" w:rsidP="0092263B">
      <w:pPr>
        <w:pStyle w:val="Code"/>
        <w:rPr>
          <w:highlight w:val="white"/>
        </w:rPr>
      </w:pPr>
      <w:r w:rsidRPr="00903DBA">
        <w:rPr>
          <w:highlight w:val="white"/>
        </w:rPr>
        <w:t xml:space="preserve">      Type maxType = TypeCast.MaxType(leftSymbol.Type, rightSymbol.Type);</w:t>
      </w:r>
    </w:p>
    <w:p w14:paraId="7E525A50" w14:textId="356542E6" w:rsidR="00760F0C" w:rsidRPr="00903DBA" w:rsidRDefault="00760F0C" w:rsidP="00760F0C">
      <w:pPr>
        <w:rPr>
          <w:highlight w:val="white"/>
        </w:rPr>
      </w:pPr>
      <w:r w:rsidRPr="00903DBA">
        <w:rPr>
          <w:highlight w:val="white"/>
        </w:rPr>
        <w:t>Finally</w:t>
      </w:r>
      <w:r w:rsidR="004E60EA" w:rsidRPr="00903DBA">
        <w:rPr>
          <w:highlight w:val="white"/>
        </w:rPr>
        <w:t>,</w:t>
      </w:r>
      <w:r w:rsidRPr="00903DBA">
        <w:rPr>
          <w:highlight w:val="white"/>
        </w:rPr>
        <w:t xml:space="preserve"> we return a symbol holding the maximum type and the resulting value.</w:t>
      </w:r>
    </w:p>
    <w:p w14:paraId="4F417BE7" w14:textId="77777777" w:rsidR="00CD295E" w:rsidRPr="00903DBA" w:rsidRDefault="00CD295E" w:rsidP="0092263B">
      <w:pPr>
        <w:pStyle w:val="Code"/>
        <w:rPr>
          <w:highlight w:val="white"/>
        </w:rPr>
      </w:pPr>
      <w:r w:rsidRPr="00903DBA">
        <w:rPr>
          <w:highlight w:val="white"/>
        </w:rPr>
        <w:t xml:space="preserve">      return (new Symbol(maxType, resultValue));</w:t>
      </w:r>
    </w:p>
    <w:p w14:paraId="67E39F9D" w14:textId="77777777" w:rsidR="00CD295E" w:rsidRPr="00903DBA" w:rsidRDefault="00CD295E" w:rsidP="0092263B">
      <w:pPr>
        <w:pStyle w:val="Code"/>
        <w:rPr>
          <w:highlight w:val="white"/>
        </w:rPr>
      </w:pPr>
      <w:r w:rsidRPr="00903DBA">
        <w:rPr>
          <w:highlight w:val="white"/>
        </w:rPr>
        <w:t xml:space="preserve">    }</w:t>
      </w:r>
    </w:p>
    <w:p w14:paraId="226F3A34" w14:textId="4E0A22CE" w:rsidR="00CD295E" w:rsidRPr="00903DBA" w:rsidRDefault="00BE2C60" w:rsidP="00CA5248">
      <w:pPr>
        <w:rPr>
          <w:highlight w:val="white"/>
        </w:rPr>
      </w:pPr>
      <w:r w:rsidRPr="00903DBA">
        <w:rPr>
          <w:highlight w:val="white"/>
        </w:rPr>
        <w:t xml:space="preserve">The evaluation of a floating constant expression is </w:t>
      </w:r>
      <w:r w:rsidR="00153856" w:rsidRPr="00903DBA">
        <w:rPr>
          <w:highlight w:val="white"/>
        </w:rPr>
        <w:t>simpler</w:t>
      </w:r>
      <w:r w:rsidR="0065171F" w:rsidRPr="00903DBA">
        <w:rPr>
          <w:highlight w:val="white"/>
        </w:rPr>
        <w:t xml:space="preserve"> </w:t>
      </w:r>
      <w:r w:rsidRPr="00903DBA">
        <w:rPr>
          <w:highlight w:val="white"/>
        </w:rPr>
        <w:t xml:space="preserve">than the integral expression, since we </w:t>
      </w:r>
      <w:r w:rsidR="00CA5248" w:rsidRPr="00903DBA">
        <w:rPr>
          <w:highlight w:val="white"/>
        </w:rPr>
        <w:t>do not need to take pointer arithmetic in consideration.</w:t>
      </w:r>
    </w:p>
    <w:p w14:paraId="2018B383" w14:textId="77777777" w:rsidR="00CD295E" w:rsidRPr="00903DBA" w:rsidRDefault="00CD295E" w:rsidP="0092263B">
      <w:pPr>
        <w:pStyle w:val="Code"/>
        <w:rPr>
          <w:highlight w:val="white"/>
        </w:rPr>
      </w:pPr>
      <w:r w:rsidRPr="00903DBA">
        <w:rPr>
          <w:highlight w:val="white"/>
        </w:rPr>
        <w:t xml:space="preserve">    private static Expression ArithmeticFloating(MiddleOperator middleOp,</w:t>
      </w:r>
    </w:p>
    <w:p w14:paraId="3466C762" w14:textId="77777777" w:rsidR="002E00C1" w:rsidRPr="00903DBA" w:rsidRDefault="00CD295E" w:rsidP="0092263B">
      <w:pPr>
        <w:pStyle w:val="Code"/>
        <w:rPr>
          <w:highlight w:val="white"/>
        </w:rPr>
      </w:pPr>
      <w:r w:rsidRPr="00903DBA">
        <w:rPr>
          <w:highlight w:val="white"/>
        </w:rPr>
        <w:t xml:space="preserve">                                                 Expression leftExpression,</w:t>
      </w:r>
    </w:p>
    <w:p w14:paraId="6EAB5B2A" w14:textId="2A1AD518" w:rsidR="00CD295E" w:rsidRPr="00903DBA" w:rsidRDefault="002E00C1" w:rsidP="0092263B">
      <w:pPr>
        <w:pStyle w:val="Code"/>
        <w:rPr>
          <w:highlight w:val="white"/>
        </w:rPr>
      </w:pPr>
      <w:r w:rsidRPr="00903DBA">
        <w:rPr>
          <w:highlight w:val="white"/>
        </w:rPr>
        <w:t xml:space="preserve">                                                </w:t>
      </w:r>
      <w:r w:rsidR="00CD295E" w:rsidRPr="00903DBA">
        <w:rPr>
          <w:highlight w:val="white"/>
        </w:rPr>
        <w:t xml:space="preserve"> Expression rightExpression) {</w:t>
      </w:r>
    </w:p>
    <w:p w14:paraId="3ED54B66" w14:textId="3A553C2D" w:rsidR="00CD295E" w:rsidRPr="00903DBA" w:rsidRDefault="00CD295E" w:rsidP="0092263B">
      <w:pPr>
        <w:pStyle w:val="Code"/>
        <w:rPr>
          <w:highlight w:val="white"/>
        </w:rPr>
      </w:pPr>
      <w:r w:rsidRPr="00903DBA">
        <w:rPr>
          <w:highlight w:val="white"/>
        </w:rPr>
        <w:t xml:space="preserve">      leftExpression = </w:t>
      </w:r>
      <w:r w:rsidR="0047518E" w:rsidRPr="00903DBA">
        <w:rPr>
          <w:highlight w:val="white"/>
        </w:rPr>
        <w:t>TypeCast.LogicalToFloating(</w:t>
      </w:r>
      <w:r w:rsidRPr="00903DBA">
        <w:rPr>
          <w:highlight w:val="white"/>
        </w:rPr>
        <w:t>leftExpression);</w:t>
      </w:r>
    </w:p>
    <w:p w14:paraId="17BA6CB0" w14:textId="5878D16B" w:rsidR="00CD295E" w:rsidRPr="00903DBA" w:rsidRDefault="00CD295E" w:rsidP="0092263B">
      <w:pPr>
        <w:pStyle w:val="Code"/>
        <w:rPr>
          <w:highlight w:val="white"/>
        </w:rPr>
      </w:pPr>
      <w:r w:rsidRPr="00903DBA">
        <w:rPr>
          <w:highlight w:val="white"/>
        </w:rPr>
        <w:t xml:space="preserve">      rightExpression = </w:t>
      </w:r>
      <w:r w:rsidR="0047518E" w:rsidRPr="00903DBA">
        <w:rPr>
          <w:highlight w:val="white"/>
        </w:rPr>
        <w:t>TypeCast.LogicalToFloating(</w:t>
      </w:r>
      <w:r w:rsidRPr="00903DBA">
        <w:rPr>
          <w:highlight w:val="white"/>
        </w:rPr>
        <w:t>rightExpression);</w:t>
      </w:r>
    </w:p>
    <w:p w14:paraId="65E84D3D" w14:textId="77777777" w:rsidR="00CD295E" w:rsidRPr="00903DBA" w:rsidRDefault="00CD295E" w:rsidP="0092263B">
      <w:pPr>
        <w:pStyle w:val="Code"/>
        <w:rPr>
          <w:highlight w:val="white"/>
        </w:rPr>
      </w:pPr>
      <w:r w:rsidRPr="00903DBA">
        <w:rPr>
          <w:highlight w:val="white"/>
        </w:rPr>
        <w:t xml:space="preserve">      decimal leftValue, rightValue, resultValue = 0;</w:t>
      </w:r>
    </w:p>
    <w:p w14:paraId="1BE80AEF" w14:textId="77777777" w:rsidR="00CD295E" w:rsidRPr="00903DBA" w:rsidRDefault="00CD295E" w:rsidP="0092263B">
      <w:pPr>
        <w:pStyle w:val="Code"/>
        <w:rPr>
          <w:highlight w:val="white"/>
        </w:rPr>
      </w:pPr>
    </w:p>
    <w:p w14:paraId="52D905B8" w14:textId="51A83873" w:rsidR="00FF4A26" w:rsidRPr="00903DBA" w:rsidRDefault="00FF4A26" w:rsidP="00FF4A26">
      <w:pPr>
        <w:rPr>
          <w:highlight w:val="white"/>
        </w:rPr>
      </w:pPr>
      <w:r w:rsidRPr="00903DBA">
        <w:rPr>
          <w:highlight w:val="white"/>
        </w:rPr>
        <w:t xml:space="preserve">The value of each expression can be </w:t>
      </w:r>
      <w:r w:rsidRPr="00903DBA">
        <w:rPr>
          <w:rStyle w:val="KeyWord0"/>
          <w:highlight w:val="white"/>
        </w:rPr>
        <w:t>BigInteger</w:t>
      </w:r>
      <w:r w:rsidRPr="00903DBA">
        <w:rPr>
          <w:highlight w:val="white"/>
        </w:rPr>
        <w:t xml:space="preserve"> or </w:t>
      </w:r>
      <w:r w:rsidRPr="00903DBA">
        <w:rPr>
          <w:rStyle w:val="KeyWord0"/>
          <w:highlight w:val="white"/>
        </w:rPr>
        <w:t>decimal</w:t>
      </w:r>
      <w:r w:rsidRPr="00903DBA">
        <w:rPr>
          <w:highlight w:val="white"/>
        </w:rPr>
        <w:t xml:space="preserve">. In the case of </w:t>
      </w:r>
      <w:r w:rsidRPr="00903DBA">
        <w:rPr>
          <w:rStyle w:val="KeyWord0"/>
          <w:highlight w:val="white"/>
        </w:rPr>
        <w:t>BigInteger</w:t>
      </w:r>
      <w:r w:rsidRPr="00903DBA">
        <w:rPr>
          <w:highlight w:val="white"/>
        </w:rPr>
        <w:t xml:space="preserve">, we first cast the value to </w:t>
      </w:r>
      <w:r w:rsidRPr="00903DBA">
        <w:rPr>
          <w:rStyle w:val="KeyWord0"/>
          <w:highlight w:val="white"/>
        </w:rPr>
        <w:t>BigInteger</w:t>
      </w:r>
      <w:r w:rsidRPr="00903DBA">
        <w:rPr>
          <w:highlight w:val="white"/>
        </w:rPr>
        <w:t xml:space="preserve"> and then to </w:t>
      </w:r>
      <w:r w:rsidRPr="00903DBA">
        <w:rPr>
          <w:rStyle w:val="KeyWord0"/>
          <w:highlight w:val="white"/>
        </w:rPr>
        <w:t>decimal</w:t>
      </w:r>
      <w:r w:rsidRPr="00903DBA">
        <w:rPr>
          <w:highlight w:val="white"/>
        </w:rPr>
        <w:t>.</w:t>
      </w:r>
    </w:p>
    <w:p w14:paraId="2FF82A46" w14:textId="74B4B036" w:rsidR="00CD295E" w:rsidRPr="00903DBA" w:rsidRDefault="00CD295E" w:rsidP="0092263B">
      <w:pPr>
        <w:pStyle w:val="Code"/>
        <w:rPr>
          <w:highlight w:val="white"/>
        </w:rPr>
      </w:pPr>
      <w:r w:rsidRPr="00903DBA">
        <w:rPr>
          <w:highlight w:val="white"/>
        </w:rPr>
        <w:t xml:space="preserve">      if (leftExpression.Symbol.</w:t>
      </w:r>
      <w:r w:rsidR="00D63FD4" w:rsidRPr="00903DBA">
        <w:rPr>
          <w:highlight w:val="white"/>
        </w:rPr>
        <w:t>Value is BigInteger</w:t>
      </w:r>
      <w:r w:rsidRPr="00903DBA">
        <w:rPr>
          <w:highlight w:val="white"/>
        </w:rPr>
        <w:t>) {</w:t>
      </w:r>
    </w:p>
    <w:p w14:paraId="060F2412" w14:textId="77777777" w:rsidR="000E0C8B" w:rsidRPr="00903DBA" w:rsidRDefault="000E0C8B" w:rsidP="000E0C8B">
      <w:pPr>
        <w:pStyle w:val="Code"/>
        <w:rPr>
          <w:highlight w:val="white"/>
        </w:rPr>
      </w:pPr>
      <w:r w:rsidRPr="00903DBA">
        <w:rPr>
          <w:highlight w:val="white"/>
        </w:rPr>
        <w:t xml:space="preserve">        leftValue = (decimal) ((BigInteger) leftExpression.Symbol.Value);</w:t>
      </w:r>
    </w:p>
    <w:p w14:paraId="1CF8648A" w14:textId="77777777" w:rsidR="00CD295E" w:rsidRPr="00903DBA" w:rsidRDefault="00CD295E" w:rsidP="0092263B">
      <w:pPr>
        <w:pStyle w:val="Code"/>
        <w:rPr>
          <w:highlight w:val="white"/>
        </w:rPr>
      </w:pPr>
      <w:r w:rsidRPr="00903DBA">
        <w:rPr>
          <w:highlight w:val="white"/>
        </w:rPr>
        <w:t xml:space="preserve">      }</w:t>
      </w:r>
    </w:p>
    <w:p w14:paraId="0035BDDB" w14:textId="77777777" w:rsidR="00CD295E" w:rsidRPr="00903DBA" w:rsidRDefault="00CD295E" w:rsidP="0092263B">
      <w:pPr>
        <w:pStyle w:val="Code"/>
        <w:rPr>
          <w:highlight w:val="white"/>
        </w:rPr>
      </w:pPr>
      <w:r w:rsidRPr="00903DBA">
        <w:rPr>
          <w:highlight w:val="white"/>
        </w:rPr>
        <w:t xml:space="preserve">      else {</w:t>
      </w:r>
    </w:p>
    <w:p w14:paraId="05D8EAC4" w14:textId="77777777" w:rsidR="000E0C8B" w:rsidRPr="00903DBA" w:rsidRDefault="000E0C8B" w:rsidP="000E0C8B">
      <w:pPr>
        <w:pStyle w:val="Code"/>
        <w:rPr>
          <w:highlight w:val="white"/>
        </w:rPr>
      </w:pPr>
      <w:r w:rsidRPr="00903DBA">
        <w:rPr>
          <w:highlight w:val="white"/>
        </w:rPr>
        <w:t xml:space="preserve">        leftValue = (decimal) leftExpression.Symbol.Value;</w:t>
      </w:r>
    </w:p>
    <w:p w14:paraId="14B9D056" w14:textId="77777777" w:rsidR="00CD295E" w:rsidRPr="00903DBA" w:rsidRDefault="00CD295E" w:rsidP="0092263B">
      <w:pPr>
        <w:pStyle w:val="Code"/>
        <w:rPr>
          <w:highlight w:val="white"/>
        </w:rPr>
      </w:pPr>
      <w:r w:rsidRPr="00903DBA">
        <w:rPr>
          <w:highlight w:val="white"/>
        </w:rPr>
        <w:t xml:space="preserve">      }</w:t>
      </w:r>
    </w:p>
    <w:p w14:paraId="377A2C57" w14:textId="77777777" w:rsidR="00CD295E" w:rsidRPr="00903DBA" w:rsidRDefault="00CD295E" w:rsidP="0092263B">
      <w:pPr>
        <w:pStyle w:val="Code"/>
        <w:rPr>
          <w:highlight w:val="white"/>
        </w:rPr>
      </w:pPr>
    </w:p>
    <w:p w14:paraId="6503C8D0" w14:textId="0DFC6148" w:rsidR="00CD295E" w:rsidRPr="00903DBA" w:rsidRDefault="00CD295E" w:rsidP="0092263B">
      <w:pPr>
        <w:pStyle w:val="Code"/>
        <w:rPr>
          <w:highlight w:val="white"/>
        </w:rPr>
      </w:pPr>
      <w:r w:rsidRPr="00903DBA">
        <w:rPr>
          <w:highlight w:val="white"/>
        </w:rPr>
        <w:t xml:space="preserve">      if (rightExpression.Symbol.</w:t>
      </w:r>
      <w:r w:rsidR="006E32D5" w:rsidRPr="00903DBA">
        <w:rPr>
          <w:highlight w:val="white"/>
        </w:rPr>
        <w:t>Value is BigInteger</w:t>
      </w:r>
      <w:r w:rsidRPr="00903DBA">
        <w:rPr>
          <w:highlight w:val="white"/>
        </w:rPr>
        <w:t>) {</w:t>
      </w:r>
    </w:p>
    <w:p w14:paraId="1B4F02A8" w14:textId="77777777" w:rsidR="00035C84" w:rsidRPr="00903DBA" w:rsidRDefault="00035C84" w:rsidP="00035C84">
      <w:pPr>
        <w:pStyle w:val="Code"/>
        <w:rPr>
          <w:highlight w:val="white"/>
        </w:rPr>
      </w:pPr>
      <w:r w:rsidRPr="00903DBA">
        <w:rPr>
          <w:highlight w:val="white"/>
        </w:rPr>
        <w:t xml:space="preserve">        rightValue = (decimal) ((BigInteger) rightExpression.Symbol.Value);</w:t>
      </w:r>
    </w:p>
    <w:p w14:paraId="5AD33C66" w14:textId="77777777" w:rsidR="00CD295E" w:rsidRPr="00903DBA" w:rsidRDefault="00CD295E" w:rsidP="00CD295E">
      <w:pPr>
        <w:pStyle w:val="Code"/>
        <w:rPr>
          <w:highlight w:val="white"/>
        </w:rPr>
      </w:pPr>
      <w:r w:rsidRPr="00903DBA">
        <w:rPr>
          <w:highlight w:val="white"/>
        </w:rPr>
        <w:t xml:space="preserve">      }</w:t>
      </w:r>
    </w:p>
    <w:p w14:paraId="74C10B97" w14:textId="77777777" w:rsidR="00CD295E" w:rsidRPr="00903DBA" w:rsidRDefault="00CD295E" w:rsidP="00CD295E">
      <w:pPr>
        <w:pStyle w:val="Code"/>
        <w:rPr>
          <w:highlight w:val="white"/>
        </w:rPr>
      </w:pPr>
      <w:r w:rsidRPr="00903DBA">
        <w:rPr>
          <w:highlight w:val="white"/>
        </w:rPr>
        <w:t xml:space="preserve">      else {</w:t>
      </w:r>
    </w:p>
    <w:p w14:paraId="5D474D29" w14:textId="77777777" w:rsidR="00035C84" w:rsidRPr="00903DBA" w:rsidRDefault="00035C84" w:rsidP="00035C84">
      <w:pPr>
        <w:pStyle w:val="Code"/>
        <w:rPr>
          <w:highlight w:val="white"/>
        </w:rPr>
      </w:pPr>
      <w:r w:rsidRPr="00903DBA">
        <w:rPr>
          <w:highlight w:val="white"/>
        </w:rPr>
        <w:t xml:space="preserve">        rightValue = (decimal) rightExpression.Symbol.Value;</w:t>
      </w:r>
    </w:p>
    <w:p w14:paraId="22E29BE0" w14:textId="77777777" w:rsidR="00CD295E" w:rsidRPr="00903DBA" w:rsidRDefault="00CD295E" w:rsidP="00CD295E">
      <w:pPr>
        <w:pStyle w:val="Code"/>
        <w:rPr>
          <w:highlight w:val="white"/>
        </w:rPr>
      </w:pPr>
      <w:r w:rsidRPr="00903DBA">
        <w:rPr>
          <w:highlight w:val="white"/>
        </w:rPr>
        <w:t xml:space="preserve">      }</w:t>
      </w:r>
    </w:p>
    <w:p w14:paraId="6A82AB9A" w14:textId="06E2BFFB" w:rsidR="00CD295E" w:rsidRPr="00903DBA" w:rsidRDefault="007F19D4" w:rsidP="007F19D4">
      <w:pPr>
        <w:rPr>
          <w:highlight w:val="white"/>
        </w:rPr>
      </w:pPr>
      <w:r w:rsidRPr="00903DBA">
        <w:rPr>
          <w:highlight w:val="white"/>
        </w:rPr>
        <w:t xml:space="preserve">Since the values are object of the </w:t>
      </w:r>
      <w:r w:rsidRPr="00903DBA">
        <w:rPr>
          <w:rStyle w:val="KeyWord0"/>
          <w:highlight w:val="white"/>
        </w:rPr>
        <w:t>decimal</w:t>
      </w:r>
      <w:r w:rsidRPr="00903DBA">
        <w:rPr>
          <w:highlight w:val="white"/>
        </w:rPr>
        <w:t xml:space="preserve"> class, we can user the regular operators.</w:t>
      </w:r>
    </w:p>
    <w:p w14:paraId="31FE1ADF" w14:textId="77777777" w:rsidR="00CD295E" w:rsidRPr="00903DBA" w:rsidRDefault="00CD295E" w:rsidP="00CD295E">
      <w:pPr>
        <w:pStyle w:val="Code"/>
        <w:rPr>
          <w:highlight w:val="white"/>
        </w:rPr>
      </w:pPr>
      <w:r w:rsidRPr="00903DBA">
        <w:rPr>
          <w:highlight w:val="white"/>
        </w:rPr>
        <w:lastRenderedPageBreak/>
        <w:t xml:space="preserve">      switch (middleOp) {</w:t>
      </w:r>
    </w:p>
    <w:p w14:paraId="7C59B460" w14:textId="77777777" w:rsidR="00CD295E" w:rsidRPr="00903DBA" w:rsidRDefault="00CD295E" w:rsidP="00CD295E">
      <w:pPr>
        <w:pStyle w:val="Code"/>
        <w:rPr>
          <w:highlight w:val="white"/>
        </w:rPr>
      </w:pPr>
      <w:r w:rsidRPr="00903DBA">
        <w:rPr>
          <w:highlight w:val="white"/>
        </w:rPr>
        <w:t xml:space="preserve">        case MiddleOperator.BinaryAdd:</w:t>
      </w:r>
    </w:p>
    <w:p w14:paraId="1869BF23" w14:textId="77777777" w:rsidR="00CD295E" w:rsidRPr="00903DBA" w:rsidRDefault="00CD295E" w:rsidP="00CD295E">
      <w:pPr>
        <w:pStyle w:val="Code"/>
        <w:rPr>
          <w:highlight w:val="white"/>
        </w:rPr>
      </w:pPr>
      <w:r w:rsidRPr="00903DBA">
        <w:rPr>
          <w:highlight w:val="white"/>
        </w:rPr>
        <w:t xml:space="preserve">          resultValue = leftValue + rightValue;</w:t>
      </w:r>
    </w:p>
    <w:p w14:paraId="2BD669B9" w14:textId="77777777" w:rsidR="00CD295E" w:rsidRPr="00903DBA" w:rsidRDefault="00CD295E" w:rsidP="00CD295E">
      <w:pPr>
        <w:pStyle w:val="Code"/>
        <w:rPr>
          <w:highlight w:val="white"/>
        </w:rPr>
      </w:pPr>
      <w:r w:rsidRPr="00903DBA">
        <w:rPr>
          <w:highlight w:val="white"/>
        </w:rPr>
        <w:t xml:space="preserve">          break;</w:t>
      </w:r>
    </w:p>
    <w:p w14:paraId="5BA2A709" w14:textId="77777777" w:rsidR="00CD295E" w:rsidRPr="00903DBA" w:rsidRDefault="00CD295E" w:rsidP="00CD295E">
      <w:pPr>
        <w:pStyle w:val="Code"/>
        <w:rPr>
          <w:highlight w:val="white"/>
        </w:rPr>
      </w:pPr>
      <w:r w:rsidRPr="00903DBA">
        <w:rPr>
          <w:highlight w:val="white"/>
        </w:rPr>
        <w:t xml:space="preserve">        </w:t>
      </w:r>
    </w:p>
    <w:p w14:paraId="09EEF364" w14:textId="77777777" w:rsidR="00CD295E" w:rsidRPr="00903DBA" w:rsidRDefault="00CD295E" w:rsidP="00CD295E">
      <w:pPr>
        <w:pStyle w:val="Code"/>
        <w:rPr>
          <w:highlight w:val="white"/>
        </w:rPr>
      </w:pPr>
      <w:r w:rsidRPr="00903DBA">
        <w:rPr>
          <w:highlight w:val="white"/>
        </w:rPr>
        <w:t xml:space="preserve">        case MiddleOperator.BinarySubtract:</w:t>
      </w:r>
    </w:p>
    <w:p w14:paraId="2EFC051E" w14:textId="77777777" w:rsidR="00CD295E" w:rsidRPr="00903DBA" w:rsidRDefault="00CD295E" w:rsidP="00CD295E">
      <w:pPr>
        <w:pStyle w:val="Code"/>
        <w:rPr>
          <w:highlight w:val="white"/>
        </w:rPr>
      </w:pPr>
      <w:r w:rsidRPr="00903DBA">
        <w:rPr>
          <w:highlight w:val="white"/>
        </w:rPr>
        <w:t xml:space="preserve">          resultValue = leftValue - rightValue;</w:t>
      </w:r>
    </w:p>
    <w:p w14:paraId="155D15CF" w14:textId="77777777" w:rsidR="00CD295E" w:rsidRPr="00903DBA" w:rsidRDefault="00CD295E" w:rsidP="00CD295E">
      <w:pPr>
        <w:pStyle w:val="Code"/>
        <w:rPr>
          <w:highlight w:val="white"/>
        </w:rPr>
      </w:pPr>
      <w:r w:rsidRPr="00903DBA">
        <w:rPr>
          <w:highlight w:val="white"/>
        </w:rPr>
        <w:t xml:space="preserve">          break;</w:t>
      </w:r>
    </w:p>
    <w:p w14:paraId="2F1A6BBC" w14:textId="77777777" w:rsidR="00CD295E" w:rsidRPr="00903DBA" w:rsidRDefault="00CD295E" w:rsidP="00CD295E">
      <w:pPr>
        <w:pStyle w:val="Code"/>
        <w:rPr>
          <w:highlight w:val="white"/>
        </w:rPr>
      </w:pPr>
      <w:r w:rsidRPr="00903DBA">
        <w:rPr>
          <w:highlight w:val="white"/>
        </w:rPr>
        <w:t xml:space="preserve">        </w:t>
      </w:r>
    </w:p>
    <w:p w14:paraId="23A3D45B" w14:textId="77777777" w:rsidR="00CD295E" w:rsidRPr="00903DBA" w:rsidRDefault="00CD295E" w:rsidP="00CD295E">
      <w:pPr>
        <w:pStyle w:val="Code"/>
        <w:rPr>
          <w:highlight w:val="white"/>
        </w:rPr>
      </w:pPr>
      <w:r w:rsidRPr="00903DBA">
        <w:rPr>
          <w:highlight w:val="white"/>
        </w:rPr>
        <w:t xml:space="preserve">        case MiddleOperator.SignedMultiply:</w:t>
      </w:r>
    </w:p>
    <w:p w14:paraId="5F165E5B" w14:textId="77777777" w:rsidR="00CD295E" w:rsidRPr="00903DBA" w:rsidRDefault="00CD295E" w:rsidP="00CD295E">
      <w:pPr>
        <w:pStyle w:val="Code"/>
        <w:rPr>
          <w:highlight w:val="white"/>
        </w:rPr>
      </w:pPr>
      <w:r w:rsidRPr="00903DBA">
        <w:rPr>
          <w:highlight w:val="white"/>
        </w:rPr>
        <w:t xml:space="preserve">          resultValue = leftValue * rightValue;</w:t>
      </w:r>
    </w:p>
    <w:p w14:paraId="782EA4D8" w14:textId="77777777" w:rsidR="00CD295E" w:rsidRPr="00903DBA" w:rsidRDefault="00CD295E" w:rsidP="00CD295E">
      <w:pPr>
        <w:pStyle w:val="Code"/>
        <w:rPr>
          <w:highlight w:val="white"/>
        </w:rPr>
      </w:pPr>
      <w:r w:rsidRPr="00903DBA">
        <w:rPr>
          <w:highlight w:val="white"/>
        </w:rPr>
        <w:t xml:space="preserve">          break;</w:t>
      </w:r>
    </w:p>
    <w:p w14:paraId="3076DFDE" w14:textId="77777777" w:rsidR="00CD295E" w:rsidRPr="00903DBA" w:rsidRDefault="00CD295E" w:rsidP="00CD295E">
      <w:pPr>
        <w:pStyle w:val="Code"/>
        <w:rPr>
          <w:highlight w:val="white"/>
        </w:rPr>
      </w:pPr>
      <w:r w:rsidRPr="00903DBA">
        <w:rPr>
          <w:highlight w:val="white"/>
        </w:rPr>
        <w:t xml:space="preserve">        </w:t>
      </w:r>
    </w:p>
    <w:p w14:paraId="5B77029E" w14:textId="77777777" w:rsidR="00CD295E" w:rsidRPr="00903DBA" w:rsidRDefault="00CD295E" w:rsidP="00CD295E">
      <w:pPr>
        <w:pStyle w:val="Code"/>
        <w:rPr>
          <w:highlight w:val="white"/>
        </w:rPr>
      </w:pPr>
      <w:r w:rsidRPr="00903DBA">
        <w:rPr>
          <w:highlight w:val="white"/>
        </w:rPr>
        <w:t xml:space="preserve">        case MiddleOperator.SignedDivide:</w:t>
      </w:r>
    </w:p>
    <w:p w14:paraId="7FAC3F5C" w14:textId="77777777" w:rsidR="00CD295E" w:rsidRPr="00903DBA" w:rsidRDefault="00CD295E" w:rsidP="00CD295E">
      <w:pPr>
        <w:pStyle w:val="Code"/>
        <w:rPr>
          <w:highlight w:val="white"/>
        </w:rPr>
      </w:pPr>
      <w:r w:rsidRPr="00903DBA">
        <w:rPr>
          <w:highlight w:val="white"/>
        </w:rPr>
        <w:t xml:space="preserve">          resultValue = leftValue / rightValue;</w:t>
      </w:r>
    </w:p>
    <w:p w14:paraId="0E07B612" w14:textId="77777777" w:rsidR="00CD295E" w:rsidRPr="00903DBA" w:rsidRDefault="00CD295E" w:rsidP="00CD295E">
      <w:pPr>
        <w:pStyle w:val="Code"/>
        <w:rPr>
          <w:highlight w:val="white"/>
        </w:rPr>
      </w:pPr>
      <w:r w:rsidRPr="00903DBA">
        <w:rPr>
          <w:highlight w:val="white"/>
        </w:rPr>
        <w:t xml:space="preserve">          break;</w:t>
      </w:r>
    </w:p>
    <w:p w14:paraId="58E07793" w14:textId="77777777" w:rsidR="00CD295E" w:rsidRPr="00903DBA" w:rsidRDefault="00CD295E" w:rsidP="00CD295E">
      <w:pPr>
        <w:pStyle w:val="Code"/>
        <w:rPr>
          <w:highlight w:val="white"/>
        </w:rPr>
      </w:pPr>
      <w:r w:rsidRPr="00903DBA">
        <w:rPr>
          <w:highlight w:val="white"/>
        </w:rPr>
        <w:t xml:space="preserve">      }</w:t>
      </w:r>
    </w:p>
    <w:p w14:paraId="36583498" w14:textId="0A6B562C" w:rsidR="00CD295E" w:rsidRPr="00903DBA" w:rsidRDefault="008C12A0" w:rsidP="00820FA5">
      <w:pPr>
        <w:rPr>
          <w:highlight w:val="white"/>
        </w:rPr>
      </w:pPr>
      <w:r w:rsidRPr="00903DBA">
        <w:rPr>
          <w:highlight w:val="white"/>
        </w:rPr>
        <w:t>When we have evaluated the value</w:t>
      </w:r>
      <w:r w:rsidR="003A5DE9" w:rsidRPr="00903DBA">
        <w:rPr>
          <w:highlight w:val="white"/>
        </w:rPr>
        <w:t>,</w:t>
      </w:r>
      <w:r w:rsidRPr="00903DBA">
        <w:rPr>
          <w:highlight w:val="white"/>
        </w:rPr>
        <w:t xml:space="preserve"> we must decide its type, which we do by calling</w:t>
      </w:r>
      <w:r w:rsidR="00820FA5" w:rsidRPr="00903DBA">
        <w:rPr>
          <w:highlight w:val="white"/>
        </w:rPr>
        <w:t xml:space="preserve"> the </w:t>
      </w:r>
      <w:r w:rsidR="00820FA5" w:rsidRPr="00903DBA">
        <w:rPr>
          <w:rStyle w:val="KeyWord0"/>
          <w:highlight w:val="white"/>
        </w:rPr>
        <w:t>MaxType</w:t>
      </w:r>
      <w:r w:rsidR="00820FA5" w:rsidRPr="00903DBA">
        <w:rPr>
          <w:highlight w:val="white"/>
        </w:rPr>
        <w:t xml:space="preserve"> method in the </w:t>
      </w:r>
      <w:r w:rsidR="00820FA5" w:rsidRPr="00903DBA">
        <w:rPr>
          <w:rStyle w:val="KeyWord0"/>
          <w:highlight w:val="white"/>
        </w:rPr>
        <w:t>TypeCast</w:t>
      </w:r>
      <w:r w:rsidR="00820FA5" w:rsidRPr="00903DBA">
        <w:rPr>
          <w:highlight w:val="white"/>
        </w:rPr>
        <w:t xml:space="preserve"> class.</w:t>
      </w:r>
    </w:p>
    <w:p w14:paraId="21CF6D9B" w14:textId="77777777" w:rsidR="002E00C1" w:rsidRPr="00903DBA" w:rsidRDefault="00CD295E" w:rsidP="00CD295E">
      <w:pPr>
        <w:pStyle w:val="Code"/>
        <w:rPr>
          <w:highlight w:val="white"/>
        </w:rPr>
      </w:pPr>
      <w:r w:rsidRPr="00903DBA">
        <w:rPr>
          <w:highlight w:val="white"/>
        </w:rPr>
        <w:t xml:space="preserve">      Type maxType = TypeCast.MaxType(leftExpression.Symbol.Type,</w:t>
      </w:r>
    </w:p>
    <w:p w14:paraId="70E67E29" w14:textId="713969F4" w:rsidR="00CD295E" w:rsidRPr="00903DBA" w:rsidRDefault="002E00C1" w:rsidP="00CD295E">
      <w:pPr>
        <w:pStyle w:val="Code"/>
        <w:rPr>
          <w:highlight w:val="white"/>
        </w:rPr>
      </w:pPr>
      <w:r w:rsidRPr="00903DBA">
        <w:rPr>
          <w:highlight w:val="white"/>
        </w:rPr>
        <w:t xml:space="preserve">                                     </w:t>
      </w:r>
      <w:r w:rsidR="00CD295E" w:rsidRPr="00903DBA">
        <w:rPr>
          <w:highlight w:val="white"/>
        </w:rPr>
        <w:t xml:space="preserve"> rightExpression.Symbol.Type);</w:t>
      </w:r>
    </w:p>
    <w:p w14:paraId="42A29F24" w14:textId="0B3D0422" w:rsidR="000F2FA4" w:rsidRPr="00903DBA" w:rsidRDefault="000F2FA4" w:rsidP="000F2FA4">
      <w:pPr>
        <w:rPr>
          <w:highlight w:val="white"/>
        </w:rPr>
      </w:pPr>
      <w:r w:rsidRPr="00903DBA">
        <w:rPr>
          <w:highlight w:val="white"/>
        </w:rPr>
        <w:t>The final symbol is a symbol with the maximum type and resulting value.</w:t>
      </w:r>
    </w:p>
    <w:p w14:paraId="5582EE05" w14:textId="250E1ACC" w:rsidR="00CD295E" w:rsidRPr="00903DBA" w:rsidRDefault="00CD295E" w:rsidP="00CD295E">
      <w:pPr>
        <w:pStyle w:val="Code"/>
        <w:rPr>
          <w:highlight w:val="white"/>
        </w:rPr>
      </w:pPr>
      <w:r w:rsidRPr="00903DBA">
        <w:rPr>
          <w:highlight w:val="white"/>
        </w:rPr>
        <w:t xml:space="preserve">      Symbol resultSymbol = new Symbol(maxType, resultValue);</w:t>
      </w:r>
    </w:p>
    <w:p w14:paraId="2926BC15" w14:textId="23489875" w:rsidR="00821169" w:rsidRPr="00903DBA" w:rsidRDefault="00821169" w:rsidP="00280429">
      <w:pPr>
        <w:rPr>
          <w:highlight w:val="white"/>
        </w:rPr>
      </w:pPr>
      <w:r w:rsidRPr="00903DBA">
        <w:rPr>
          <w:highlight w:val="white"/>
        </w:rPr>
        <w:t>In the floating evaluation case</w:t>
      </w:r>
      <w:r w:rsidR="00B612FD" w:rsidRPr="00903DBA">
        <w:rPr>
          <w:highlight w:val="white"/>
        </w:rPr>
        <w:t>,</w:t>
      </w:r>
      <w:r w:rsidRPr="00903DBA">
        <w:rPr>
          <w:highlight w:val="white"/>
        </w:rPr>
        <w:t xml:space="preserve"> we need to push the resulting value to the floating value stack.</w:t>
      </w:r>
    </w:p>
    <w:p w14:paraId="182F66C8" w14:textId="29F55DE7" w:rsidR="00CD295E" w:rsidRPr="00903DBA" w:rsidRDefault="00CD295E" w:rsidP="00CD295E">
      <w:pPr>
        <w:pStyle w:val="Code"/>
        <w:rPr>
          <w:highlight w:val="white"/>
        </w:rPr>
      </w:pPr>
      <w:r w:rsidRPr="00903DBA">
        <w:rPr>
          <w:highlight w:val="white"/>
        </w:rPr>
        <w:t xml:space="preserve">      List&lt;MiddleCode&gt; </w:t>
      </w:r>
      <w:r w:rsidR="008366EA" w:rsidRPr="00903DBA">
        <w:rPr>
          <w:highlight w:val="white"/>
        </w:rPr>
        <w:t>longList</w:t>
      </w:r>
      <w:r w:rsidRPr="00903DBA">
        <w:rPr>
          <w:highlight w:val="white"/>
        </w:rPr>
        <w:t xml:space="preserve"> = new List&lt;MiddleCode&gt;();</w:t>
      </w:r>
    </w:p>
    <w:p w14:paraId="41CE1635" w14:textId="7FD755DD" w:rsidR="002E00C1" w:rsidRPr="00903DBA" w:rsidRDefault="00CD295E" w:rsidP="00CD295E">
      <w:pPr>
        <w:pStyle w:val="Code"/>
        <w:rPr>
          <w:highlight w:val="white"/>
        </w:rPr>
      </w:pPr>
      <w:r w:rsidRPr="00903DBA">
        <w:rPr>
          <w:highlight w:val="white"/>
        </w:rPr>
        <w:t xml:space="preserve">      MiddleCodeGenerator.AddMiddleCode(</w:t>
      </w:r>
      <w:r w:rsidR="008366EA" w:rsidRPr="00903DBA">
        <w:rPr>
          <w:highlight w:val="white"/>
        </w:rPr>
        <w:t>longList</w:t>
      </w:r>
      <w:r w:rsidRPr="00903DBA">
        <w:rPr>
          <w:highlight w:val="white"/>
        </w:rPr>
        <w:t>, MiddleOperator.PushFloat,</w:t>
      </w:r>
    </w:p>
    <w:p w14:paraId="6D86BCE7" w14:textId="10103B1C" w:rsidR="00CD295E" w:rsidRPr="00903DBA" w:rsidRDefault="002E00C1" w:rsidP="00CD295E">
      <w:pPr>
        <w:pStyle w:val="Code"/>
        <w:rPr>
          <w:highlight w:val="white"/>
        </w:rPr>
      </w:pPr>
      <w:r w:rsidRPr="00903DBA">
        <w:rPr>
          <w:highlight w:val="white"/>
        </w:rPr>
        <w:t xml:space="preserve">                                       </w:t>
      </w:r>
      <w:r w:rsidR="00CD295E" w:rsidRPr="00903DBA">
        <w:rPr>
          <w:highlight w:val="white"/>
        </w:rPr>
        <w:t xml:space="preserve"> resultSymbol);</w:t>
      </w:r>
    </w:p>
    <w:p w14:paraId="59B86727" w14:textId="1BFAF6A2" w:rsidR="0025564A" w:rsidRPr="00903DBA" w:rsidRDefault="0025564A" w:rsidP="0025564A">
      <w:pPr>
        <w:rPr>
          <w:highlight w:val="white"/>
        </w:rPr>
      </w:pPr>
      <w:r w:rsidRPr="00903DBA">
        <w:rPr>
          <w:highlight w:val="white"/>
        </w:rPr>
        <w:t>The final expression has no short list, and the long list hold the stack pushing instruction only.</w:t>
      </w:r>
    </w:p>
    <w:p w14:paraId="6509D73D" w14:textId="1675239D" w:rsidR="00CD295E" w:rsidRPr="00903DBA" w:rsidRDefault="00CD295E" w:rsidP="00CD295E">
      <w:pPr>
        <w:pStyle w:val="Code"/>
        <w:rPr>
          <w:highlight w:val="white"/>
        </w:rPr>
      </w:pPr>
      <w:r w:rsidRPr="00903DBA">
        <w:rPr>
          <w:highlight w:val="white"/>
        </w:rPr>
        <w:t xml:space="preserve">      return (new Expression(resultSymbol, null, </w:t>
      </w:r>
      <w:r w:rsidR="008366EA" w:rsidRPr="00903DBA">
        <w:rPr>
          <w:highlight w:val="white"/>
        </w:rPr>
        <w:t>longList</w:t>
      </w:r>
      <w:r w:rsidRPr="00903DBA">
        <w:rPr>
          <w:highlight w:val="white"/>
        </w:rPr>
        <w:t>));</w:t>
      </w:r>
    </w:p>
    <w:p w14:paraId="45931999" w14:textId="77777777" w:rsidR="00CD295E" w:rsidRPr="00903DBA" w:rsidRDefault="00CD295E" w:rsidP="00CD295E">
      <w:pPr>
        <w:pStyle w:val="Code"/>
        <w:rPr>
          <w:highlight w:val="white"/>
        </w:rPr>
      </w:pPr>
      <w:r w:rsidRPr="00903DBA">
        <w:rPr>
          <w:highlight w:val="white"/>
        </w:rPr>
        <w:t xml:space="preserve">    }</w:t>
      </w:r>
    </w:p>
    <w:p w14:paraId="3749E5A3" w14:textId="4C6565F1" w:rsidR="00CD295E" w:rsidRPr="00903DBA" w:rsidRDefault="007A565C" w:rsidP="00CD6DB7">
      <w:pPr>
        <w:rPr>
          <w:highlight w:val="white"/>
        </w:rPr>
      </w:pPr>
      <w:r w:rsidRPr="00903DBA">
        <w:rPr>
          <w:highlight w:val="white"/>
        </w:rPr>
        <w:t xml:space="preserve">The </w:t>
      </w:r>
      <w:r w:rsidRPr="00903DBA">
        <w:rPr>
          <w:rStyle w:val="KeyWord0"/>
          <w:highlight w:val="white"/>
        </w:rPr>
        <w:t>LogicalNot</w:t>
      </w:r>
      <w:r w:rsidRPr="00903DBA">
        <w:rPr>
          <w:highlight w:val="white"/>
        </w:rPr>
        <w:t xml:space="preserve"> method </w:t>
      </w:r>
      <w:r w:rsidR="00CD6DB7" w:rsidRPr="00903DBA">
        <w:rPr>
          <w:highlight w:val="white"/>
        </w:rPr>
        <w:t xml:space="preserve">evaluates the logical invers of the </w:t>
      </w:r>
      <w:r w:rsidR="00FD45A1" w:rsidRPr="00903DBA">
        <w:rPr>
          <w:highlight w:val="white"/>
        </w:rPr>
        <w:t>expression if</w:t>
      </w:r>
      <w:r w:rsidR="00CD6DB7" w:rsidRPr="00903DBA">
        <w:rPr>
          <w:highlight w:val="white"/>
        </w:rPr>
        <w:t xml:space="preserve"> it is constant.</w:t>
      </w:r>
    </w:p>
    <w:p w14:paraId="05C8627A" w14:textId="77777777" w:rsidR="00D82885" w:rsidRPr="00903DBA" w:rsidRDefault="00D82885" w:rsidP="00D82885">
      <w:pPr>
        <w:pStyle w:val="Code"/>
        <w:rPr>
          <w:highlight w:val="white"/>
        </w:rPr>
      </w:pPr>
      <w:r w:rsidRPr="00903DBA">
        <w:rPr>
          <w:highlight w:val="white"/>
        </w:rPr>
        <w:t xml:space="preserve">    public static Expression LogicalNot(Expression expression) {</w:t>
      </w:r>
    </w:p>
    <w:p w14:paraId="737693D8" w14:textId="77777777" w:rsidR="00D82885" w:rsidRPr="00903DBA" w:rsidRDefault="00D82885" w:rsidP="00D82885">
      <w:pPr>
        <w:pStyle w:val="Code"/>
        <w:rPr>
          <w:highlight w:val="white"/>
        </w:rPr>
      </w:pPr>
      <w:r w:rsidRPr="00903DBA">
        <w:rPr>
          <w:highlight w:val="white"/>
        </w:rPr>
        <w:t xml:space="preserve">      if (IsConstant(expression)) {</w:t>
      </w:r>
    </w:p>
    <w:p w14:paraId="2712C825" w14:textId="332D647F" w:rsidR="00D82885" w:rsidRPr="00903DBA" w:rsidRDefault="00D82885" w:rsidP="00D82885">
      <w:pPr>
        <w:pStyle w:val="Code"/>
        <w:rPr>
          <w:highlight w:val="white"/>
        </w:rPr>
      </w:pPr>
      <w:r w:rsidRPr="00903DBA">
        <w:rPr>
          <w:highlight w:val="white"/>
        </w:rPr>
        <w:t xml:space="preserve">        expression = </w:t>
      </w:r>
      <w:r w:rsidR="0047518E" w:rsidRPr="00903DBA">
        <w:rPr>
          <w:highlight w:val="white"/>
        </w:rPr>
        <w:t>TypeCast.ToLogical(</w:t>
      </w:r>
      <w:r w:rsidRPr="00903DBA">
        <w:rPr>
          <w:highlight w:val="white"/>
        </w:rPr>
        <w:t>expression);</w:t>
      </w:r>
    </w:p>
    <w:p w14:paraId="614FD181" w14:textId="5F1CA6D1" w:rsidR="00276390" w:rsidRPr="00903DBA" w:rsidRDefault="007D5FC3" w:rsidP="007D5FC3">
      <w:pPr>
        <w:rPr>
          <w:highlight w:val="white"/>
        </w:rPr>
      </w:pPr>
      <w:r w:rsidRPr="00903DBA">
        <w:rPr>
          <w:highlight w:val="white"/>
        </w:rPr>
        <w:t xml:space="preserve">The resulting symbol is simply the </w:t>
      </w:r>
      <w:r w:rsidR="009421B7" w:rsidRPr="00903DBA">
        <w:rPr>
          <w:highlight w:val="white"/>
        </w:rPr>
        <w:t>original</w:t>
      </w:r>
      <w:r w:rsidRPr="00903DBA">
        <w:rPr>
          <w:highlight w:val="white"/>
        </w:rPr>
        <w:t xml:space="preserve"> symbol with its </w:t>
      </w:r>
      <w:r w:rsidR="009C3C27">
        <w:rPr>
          <w:highlight w:val="white"/>
        </w:rPr>
        <w:t>true-set</w:t>
      </w:r>
      <w:r w:rsidRPr="00903DBA">
        <w:rPr>
          <w:highlight w:val="white"/>
        </w:rPr>
        <w:t xml:space="preserve"> and </w:t>
      </w:r>
      <w:r w:rsidR="00A76052">
        <w:rPr>
          <w:highlight w:val="white"/>
        </w:rPr>
        <w:t>false-set</w:t>
      </w:r>
      <w:r w:rsidRPr="00903DBA">
        <w:rPr>
          <w:highlight w:val="white"/>
        </w:rPr>
        <w:t xml:space="preserve"> swapped</w:t>
      </w:r>
      <w:r w:rsidR="003A173F" w:rsidRPr="00903DBA">
        <w:rPr>
          <w:highlight w:val="white"/>
        </w:rPr>
        <w:t xml:space="preserve">. </w:t>
      </w:r>
      <w:r w:rsidR="00276390" w:rsidRPr="00903DBA">
        <w:rPr>
          <w:highlight w:val="white"/>
        </w:rPr>
        <w:t xml:space="preserve">      </w:t>
      </w:r>
    </w:p>
    <w:p w14:paraId="055C6363" w14:textId="38A4109E" w:rsidR="00276390" w:rsidRPr="00903DBA" w:rsidRDefault="00D82885" w:rsidP="00276390">
      <w:pPr>
        <w:pStyle w:val="Code"/>
        <w:rPr>
          <w:highlight w:val="white"/>
        </w:rPr>
      </w:pPr>
      <w:r w:rsidRPr="00903DBA">
        <w:rPr>
          <w:highlight w:val="white"/>
        </w:rPr>
        <w:t xml:space="preserve">        Symbol resultSymbol = new Symbol(</w:t>
      </w:r>
      <w:r w:rsidR="00276390" w:rsidRPr="00903DBA">
        <w:rPr>
          <w:highlight w:val="white"/>
        </w:rPr>
        <w:t>expression.Symbol.FalseSet,</w:t>
      </w:r>
    </w:p>
    <w:p w14:paraId="09003B7F" w14:textId="12FEC448" w:rsidR="00D82885" w:rsidRPr="00903DBA" w:rsidRDefault="00276390" w:rsidP="006D519D">
      <w:pPr>
        <w:pStyle w:val="Code"/>
        <w:rPr>
          <w:highlight w:val="white"/>
        </w:rPr>
      </w:pPr>
      <w:r w:rsidRPr="00903DBA">
        <w:rPr>
          <w:highlight w:val="white"/>
        </w:rPr>
        <w:t xml:space="preserve">                                         expression.Symbol.TrueSet</w:t>
      </w:r>
      <w:r w:rsidR="006D519D" w:rsidRPr="00903DBA">
        <w:rPr>
          <w:highlight w:val="white"/>
        </w:rPr>
        <w:t>);</w:t>
      </w:r>
    </w:p>
    <w:p w14:paraId="68F73939" w14:textId="7B383DC7" w:rsidR="00D82885" w:rsidRPr="00903DBA" w:rsidRDefault="00D82885" w:rsidP="00084F0F">
      <w:pPr>
        <w:pStyle w:val="Code"/>
        <w:rPr>
          <w:highlight w:val="white"/>
        </w:rPr>
      </w:pPr>
      <w:r w:rsidRPr="00903DBA">
        <w:rPr>
          <w:highlight w:val="white"/>
        </w:rPr>
        <w:t xml:space="preserve">        return (new Expression(</w:t>
      </w:r>
      <w:r w:rsidR="00AF71C2" w:rsidRPr="00903DBA">
        <w:rPr>
          <w:highlight w:val="white"/>
        </w:rPr>
        <w:t>resultS</w:t>
      </w:r>
      <w:r w:rsidRPr="00903DBA">
        <w:rPr>
          <w:highlight w:val="white"/>
        </w:rPr>
        <w:t xml:space="preserve">ymbol, </w:t>
      </w:r>
      <w:r w:rsidR="00084F0F" w:rsidRPr="00903DBA">
        <w:rPr>
          <w:highlight w:val="white"/>
        </w:rPr>
        <w:t xml:space="preserve">null, </w:t>
      </w:r>
      <w:r w:rsidR="00346521" w:rsidRPr="00903DBA">
        <w:rPr>
          <w:highlight w:val="white"/>
        </w:rPr>
        <w:t>expression.</w:t>
      </w:r>
      <w:r w:rsidR="009421B7" w:rsidRPr="00903DBA">
        <w:rPr>
          <w:highlight w:val="white"/>
        </w:rPr>
        <w:t>L</w:t>
      </w:r>
      <w:r w:rsidR="00346521" w:rsidRPr="00903DBA">
        <w:rPr>
          <w:highlight w:val="white"/>
        </w:rPr>
        <w:t>ongList</w:t>
      </w:r>
      <w:r w:rsidRPr="00903DBA">
        <w:rPr>
          <w:highlight w:val="white"/>
        </w:rPr>
        <w:t>));</w:t>
      </w:r>
    </w:p>
    <w:p w14:paraId="7AD3D034" w14:textId="20AF8C51" w:rsidR="00D82885" w:rsidRPr="00903DBA" w:rsidRDefault="00D82885" w:rsidP="00CD295E">
      <w:pPr>
        <w:pStyle w:val="Code"/>
        <w:rPr>
          <w:highlight w:val="white"/>
        </w:rPr>
      </w:pPr>
      <w:r w:rsidRPr="00903DBA">
        <w:rPr>
          <w:highlight w:val="white"/>
        </w:rPr>
        <w:t xml:space="preserve">      }</w:t>
      </w:r>
    </w:p>
    <w:p w14:paraId="0A6F0E62" w14:textId="77777777" w:rsidR="002A6710" w:rsidRPr="00903DBA" w:rsidRDefault="002A6710" w:rsidP="002A6710">
      <w:pPr>
        <w:pStyle w:val="Code"/>
        <w:rPr>
          <w:highlight w:val="white"/>
        </w:rPr>
      </w:pPr>
    </w:p>
    <w:p w14:paraId="618781B1" w14:textId="77777777" w:rsidR="002A6710" w:rsidRPr="00903DBA" w:rsidRDefault="002A6710" w:rsidP="002A6710">
      <w:pPr>
        <w:pStyle w:val="Code"/>
        <w:rPr>
          <w:highlight w:val="white"/>
        </w:rPr>
      </w:pPr>
      <w:r w:rsidRPr="00903DBA">
        <w:rPr>
          <w:highlight w:val="white"/>
        </w:rPr>
        <w:t xml:space="preserve">      return null;</w:t>
      </w:r>
    </w:p>
    <w:p w14:paraId="26875711" w14:textId="77777777" w:rsidR="002A6710" w:rsidRPr="00903DBA" w:rsidRDefault="002A6710" w:rsidP="002A6710">
      <w:pPr>
        <w:pStyle w:val="Code"/>
        <w:rPr>
          <w:highlight w:val="white"/>
        </w:rPr>
      </w:pPr>
      <w:r w:rsidRPr="00903DBA">
        <w:rPr>
          <w:highlight w:val="white"/>
        </w:rPr>
        <w:t xml:space="preserve">    }</w:t>
      </w:r>
    </w:p>
    <w:p w14:paraId="327F2369" w14:textId="7E8037AC" w:rsidR="002D2125" w:rsidRPr="00903DBA" w:rsidRDefault="00FD45A1" w:rsidP="002D2125">
      <w:pPr>
        <w:rPr>
          <w:highlight w:val="white"/>
        </w:rPr>
      </w:pPr>
      <w:r w:rsidRPr="00903DBA">
        <w:rPr>
          <w:highlight w:val="white"/>
        </w:rPr>
        <w:t xml:space="preserve">The </w:t>
      </w:r>
      <w:r w:rsidRPr="00903DBA">
        <w:rPr>
          <w:rStyle w:val="KeyWord0"/>
          <w:highlight w:val="white"/>
        </w:rPr>
        <w:t>Arithmetic</w:t>
      </w:r>
      <w:r w:rsidRPr="00903DBA">
        <w:rPr>
          <w:highlight w:val="white"/>
        </w:rPr>
        <w:t xml:space="preserve"> method</w:t>
      </w:r>
      <w:r w:rsidR="004D6611" w:rsidRPr="00903DBA">
        <w:rPr>
          <w:highlight w:val="white"/>
        </w:rPr>
        <w:t xml:space="preserve"> performs a unary arithmetic operation on a constant expression.</w:t>
      </w:r>
      <w:r w:rsidR="006C657A" w:rsidRPr="00903DBA">
        <w:rPr>
          <w:highlight w:val="white"/>
        </w:rPr>
        <w:t xml:space="preserve"> If the expression is constant and </w:t>
      </w:r>
      <w:r w:rsidR="002D2125" w:rsidRPr="00903DBA">
        <w:rPr>
          <w:highlight w:val="white"/>
        </w:rPr>
        <w:t xml:space="preserve">floating </w:t>
      </w:r>
      <w:r w:rsidR="002D2125" w:rsidRPr="00903DBA">
        <w:rPr>
          <w:rStyle w:val="KeyWord0"/>
          <w:highlight w:val="white"/>
        </w:rPr>
        <w:t>ArithmeticFloating</w:t>
      </w:r>
      <w:r w:rsidR="002D2125" w:rsidRPr="00903DBA">
        <w:rPr>
          <w:highlight w:val="white"/>
        </w:rPr>
        <w:t xml:space="preserve"> is called, and if it is constant and integral </w:t>
      </w:r>
      <w:r w:rsidR="002D2125" w:rsidRPr="00903DBA">
        <w:rPr>
          <w:rStyle w:val="KeyWord0"/>
          <w:highlight w:val="white"/>
        </w:rPr>
        <w:t>ArithmeticIntegral</w:t>
      </w:r>
      <w:r w:rsidR="002D2125" w:rsidRPr="00903DBA">
        <w:rPr>
          <w:highlight w:val="white"/>
        </w:rPr>
        <w:t xml:space="preserve"> is called.</w:t>
      </w:r>
    </w:p>
    <w:p w14:paraId="77BDEC68" w14:textId="11F9AD6F" w:rsidR="00C11110" w:rsidRPr="00903DBA" w:rsidRDefault="00CD295E" w:rsidP="002D2125">
      <w:pPr>
        <w:pStyle w:val="Code"/>
        <w:rPr>
          <w:highlight w:val="white"/>
        </w:rPr>
      </w:pPr>
      <w:r w:rsidRPr="00903DBA">
        <w:rPr>
          <w:highlight w:val="white"/>
        </w:rPr>
        <w:t xml:space="preserve">    public static Expression Arithmetic(MiddleOperator middleOp,</w:t>
      </w:r>
    </w:p>
    <w:p w14:paraId="37CBA180" w14:textId="527EE3B6" w:rsidR="00CD295E" w:rsidRPr="00903DBA" w:rsidRDefault="00C11110" w:rsidP="00CD295E">
      <w:pPr>
        <w:pStyle w:val="Code"/>
        <w:rPr>
          <w:highlight w:val="white"/>
        </w:rPr>
      </w:pPr>
      <w:r w:rsidRPr="00903DBA">
        <w:rPr>
          <w:highlight w:val="white"/>
        </w:rPr>
        <w:t xml:space="preserve">                                       </w:t>
      </w:r>
      <w:r w:rsidR="00CD295E" w:rsidRPr="00903DBA">
        <w:rPr>
          <w:highlight w:val="white"/>
        </w:rPr>
        <w:t xml:space="preserve"> Expression expression) {</w:t>
      </w:r>
    </w:p>
    <w:p w14:paraId="19FF74C8" w14:textId="77777777" w:rsidR="00CD295E" w:rsidRPr="00903DBA" w:rsidRDefault="00CD295E" w:rsidP="00CD295E">
      <w:pPr>
        <w:pStyle w:val="Code"/>
        <w:rPr>
          <w:highlight w:val="white"/>
        </w:rPr>
      </w:pPr>
      <w:r w:rsidRPr="00903DBA">
        <w:rPr>
          <w:highlight w:val="white"/>
        </w:rPr>
        <w:lastRenderedPageBreak/>
        <w:t xml:space="preserve">      if (!IsConstant(expression)) {</w:t>
      </w:r>
    </w:p>
    <w:p w14:paraId="782FE8DB" w14:textId="77777777" w:rsidR="00CD295E" w:rsidRPr="00903DBA" w:rsidRDefault="00CD295E" w:rsidP="00CD295E">
      <w:pPr>
        <w:pStyle w:val="Code"/>
        <w:rPr>
          <w:highlight w:val="white"/>
        </w:rPr>
      </w:pPr>
      <w:r w:rsidRPr="00903DBA">
        <w:rPr>
          <w:highlight w:val="white"/>
        </w:rPr>
        <w:t xml:space="preserve">        return null;</w:t>
      </w:r>
    </w:p>
    <w:p w14:paraId="61050F58" w14:textId="77777777" w:rsidR="00CD295E" w:rsidRPr="00903DBA" w:rsidRDefault="00CD295E" w:rsidP="00CD295E">
      <w:pPr>
        <w:pStyle w:val="Code"/>
        <w:rPr>
          <w:highlight w:val="white"/>
        </w:rPr>
      </w:pPr>
      <w:r w:rsidRPr="00903DBA">
        <w:rPr>
          <w:highlight w:val="white"/>
        </w:rPr>
        <w:t xml:space="preserve">      }</w:t>
      </w:r>
    </w:p>
    <w:p w14:paraId="1A2A917E" w14:textId="77777777" w:rsidR="00CD295E" w:rsidRPr="00903DBA" w:rsidRDefault="00CD295E" w:rsidP="00CD295E">
      <w:pPr>
        <w:pStyle w:val="Code"/>
        <w:rPr>
          <w:highlight w:val="white"/>
        </w:rPr>
      </w:pPr>
      <w:r w:rsidRPr="00903DBA">
        <w:rPr>
          <w:highlight w:val="white"/>
        </w:rPr>
        <w:t xml:space="preserve">      else if (expression.Symbol.Type.IsFloating()) {</w:t>
      </w:r>
    </w:p>
    <w:p w14:paraId="6E1C3F2D" w14:textId="77777777" w:rsidR="00CD295E" w:rsidRPr="00903DBA" w:rsidRDefault="00CD295E" w:rsidP="00CD295E">
      <w:pPr>
        <w:pStyle w:val="Code"/>
        <w:rPr>
          <w:highlight w:val="white"/>
        </w:rPr>
      </w:pPr>
      <w:r w:rsidRPr="00903DBA">
        <w:rPr>
          <w:highlight w:val="white"/>
        </w:rPr>
        <w:t xml:space="preserve">        return ArithmeticFloating(middleOp, expression);</w:t>
      </w:r>
    </w:p>
    <w:p w14:paraId="4CB08839" w14:textId="77777777" w:rsidR="00CD295E" w:rsidRPr="00903DBA" w:rsidRDefault="00CD295E" w:rsidP="00CD295E">
      <w:pPr>
        <w:pStyle w:val="Code"/>
        <w:rPr>
          <w:highlight w:val="white"/>
        </w:rPr>
      </w:pPr>
      <w:r w:rsidRPr="00903DBA">
        <w:rPr>
          <w:highlight w:val="white"/>
        </w:rPr>
        <w:t xml:space="preserve">      }</w:t>
      </w:r>
    </w:p>
    <w:p w14:paraId="2B66DBAF" w14:textId="77777777" w:rsidR="00CD295E" w:rsidRPr="00903DBA" w:rsidRDefault="00CD295E" w:rsidP="00CD295E">
      <w:pPr>
        <w:pStyle w:val="Code"/>
        <w:rPr>
          <w:highlight w:val="white"/>
        </w:rPr>
      </w:pPr>
      <w:r w:rsidRPr="00903DBA">
        <w:rPr>
          <w:highlight w:val="white"/>
        </w:rPr>
        <w:t xml:space="preserve">      else {</w:t>
      </w:r>
    </w:p>
    <w:p w14:paraId="24068E69" w14:textId="77777777" w:rsidR="00CD295E" w:rsidRPr="00903DBA" w:rsidRDefault="00CD295E" w:rsidP="00CD295E">
      <w:pPr>
        <w:pStyle w:val="Code"/>
        <w:rPr>
          <w:highlight w:val="white"/>
        </w:rPr>
      </w:pPr>
      <w:r w:rsidRPr="00903DBA">
        <w:rPr>
          <w:highlight w:val="white"/>
        </w:rPr>
        <w:t xml:space="preserve">        return ArithmeticIntegral(middleOp, expression);</w:t>
      </w:r>
    </w:p>
    <w:p w14:paraId="2A9210B6" w14:textId="77777777" w:rsidR="00CD295E" w:rsidRPr="00903DBA" w:rsidRDefault="00CD295E" w:rsidP="00CD295E">
      <w:pPr>
        <w:pStyle w:val="Code"/>
        <w:rPr>
          <w:highlight w:val="white"/>
        </w:rPr>
      </w:pPr>
      <w:r w:rsidRPr="00903DBA">
        <w:rPr>
          <w:highlight w:val="white"/>
        </w:rPr>
        <w:t xml:space="preserve">      }</w:t>
      </w:r>
    </w:p>
    <w:p w14:paraId="4097E34B" w14:textId="77777777" w:rsidR="00CD295E" w:rsidRPr="00903DBA" w:rsidRDefault="00CD295E" w:rsidP="00CD295E">
      <w:pPr>
        <w:pStyle w:val="Code"/>
        <w:rPr>
          <w:highlight w:val="white"/>
        </w:rPr>
      </w:pPr>
      <w:r w:rsidRPr="00903DBA">
        <w:rPr>
          <w:highlight w:val="white"/>
        </w:rPr>
        <w:t xml:space="preserve">    }</w:t>
      </w:r>
    </w:p>
    <w:p w14:paraId="1DF79189" w14:textId="0698F5FC" w:rsidR="00CD295E" w:rsidRPr="00903DBA" w:rsidRDefault="004A3750" w:rsidP="004A3750">
      <w:pPr>
        <w:rPr>
          <w:highlight w:val="white"/>
        </w:rPr>
      </w:pPr>
      <w:r w:rsidRPr="00903DBA">
        <w:rPr>
          <w:highlight w:val="white"/>
        </w:rPr>
        <w:t xml:space="preserve">The </w:t>
      </w:r>
      <w:r w:rsidRPr="00903DBA">
        <w:rPr>
          <w:rStyle w:val="KeyWord0"/>
          <w:highlight w:val="white"/>
        </w:rPr>
        <w:t>ArithmeticIntegral</w:t>
      </w:r>
      <w:r w:rsidRPr="00903DBA">
        <w:rPr>
          <w:highlight w:val="white"/>
        </w:rPr>
        <w:t xml:space="preserve"> method p</w:t>
      </w:r>
      <w:r w:rsidR="00DC2AF5" w:rsidRPr="00903DBA">
        <w:rPr>
          <w:highlight w:val="white"/>
        </w:rPr>
        <w:t>er</w:t>
      </w:r>
      <w:r w:rsidRPr="00903DBA">
        <w:rPr>
          <w:highlight w:val="white"/>
        </w:rPr>
        <w:t xml:space="preserve">forms </w:t>
      </w:r>
      <w:r w:rsidR="00716500" w:rsidRPr="00903DBA">
        <w:rPr>
          <w:highlight w:val="white"/>
        </w:rPr>
        <w:t xml:space="preserve">unary </w:t>
      </w:r>
      <w:r w:rsidR="00F87C07" w:rsidRPr="00903DBA">
        <w:rPr>
          <w:highlight w:val="white"/>
        </w:rPr>
        <w:t xml:space="preserve">integral </w:t>
      </w:r>
      <w:r w:rsidR="00716500" w:rsidRPr="00903DBA">
        <w:rPr>
          <w:highlight w:val="white"/>
        </w:rPr>
        <w:t>arithmetic operations</w:t>
      </w:r>
      <w:r w:rsidR="00F87C07" w:rsidRPr="00903DBA">
        <w:rPr>
          <w:highlight w:val="white"/>
        </w:rPr>
        <w:t>: unary addition and subtraction as well as bitwise not.</w:t>
      </w:r>
    </w:p>
    <w:p w14:paraId="40AC831D" w14:textId="77777777" w:rsidR="00C11110" w:rsidRPr="00903DBA" w:rsidRDefault="00CD295E" w:rsidP="00CD295E">
      <w:pPr>
        <w:pStyle w:val="Code"/>
        <w:rPr>
          <w:highlight w:val="white"/>
        </w:rPr>
      </w:pPr>
      <w:r w:rsidRPr="00903DBA">
        <w:rPr>
          <w:highlight w:val="white"/>
        </w:rPr>
        <w:t xml:space="preserve">    private static Expression ArithmeticIntegral(MiddleOperator middleOp,</w:t>
      </w:r>
    </w:p>
    <w:p w14:paraId="3D96EDB7" w14:textId="1E131C77" w:rsidR="00CD295E" w:rsidRPr="00903DBA" w:rsidRDefault="00C11110" w:rsidP="00CD295E">
      <w:pPr>
        <w:pStyle w:val="Code"/>
        <w:rPr>
          <w:highlight w:val="white"/>
        </w:rPr>
      </w:pPr>
      <w:r w:rsidRPr="00903DBA">
        <w:rPr>
          <w:highlight w:val="white"/>
        </w:rPr>
        <w:t xml:space="preserve">                                                </w:t>
      </w:r>
      <w:r w:rsidR="00CD295E" w:rsidRPr="00903DBA">
        <w:rPr>
          <w:highlight w:val="white"/>
        </w:rPr>
        <w:t xml:space="preserve"> Expression expression) {</w:t>
      </w:r>
    </w:p>
    <w:p w14:paraId="622A611E" w14:textId="08870211" w:rsidR="00CD295E" w:rsidRPr="00903DBA" w:rsidRDefault="00CD295E" w:rsidP="00CD295E">
      <w:pPr>
        <w:pStyle w:val="Code"/>
        <w:rPr>
          <w:highlight w:val="white"/>
        </w:rPr>
      </w:pPr>
      <w:r w:rsidRPr="00903DBA">
        <w:rPr>
          <w:highlight w:val="white"/>
        </w:rPr>
        <w:t xml:space="preserve">      expression = </w:t>
      </w:r>
      <w:r w:rsidR="0047518E" w:rsidRPr="00903DBA">
        <w:rPr>
          <w:highlight w:val="white"/>
        </w:rPr>
        <w:t>TypeCast.LogicalToIntegral(</w:t>
      </w:r>
      <w:r w:rsidRPr="00903DBA">
        <w:rPr>
          <w:highlight w:val="white"/>
        </w:rPr>
        <w:t>expression);</w:t>
      </w:r>
    </w:p>
    <w:p w14:paraId="5FD18830" w14:textId="77777777" w:rsidR="004A3750" w:rsidRPr="00903DBA" w:rsidRDefault="00CD295E" w:rsidP="00CD295E">
      <w:pPr>
        <w:pStyle w:val="Code"/>
        <w:rPr>
          <w:highlight w:val="white"/>
        </w:rPr>
      </w:pPr>
      <w:r w:rsidRPr="00903DBA">
        <w:rPr>
          <w:highlight w:val="white"/>
        </w:rPr>
        <w:t xml:space="preserve">      BigInteger value = (BigInteger) expression.Symbol.Value,</w:t>
      </w:r>
    </w:p>
    <w:p w14:paraId="0EDC9B5C" w14:textId="129222A0" w:rsidR="00CD295E" w:rsidRPr="00903DBA" w:rsidRDefault="004A3750" w:rsidP="00CD295E">
      <w:pPr>
        <w:pStyle w:val="Code"/>
        <w:rPr>
          <w:highlight w:val="white"/>
        </w:rPr>
      </w:pPr>
      <w:r w:rsidRPr="00903DBA">
        <w:rPr>
          <w:highlight w:val="white"/>
        </w:rPr>
        <w:t xml:space="preserve">                </w:t>
      </w:r>
      <w:r w:rsidR="00CD295E" w:rsidRPr="00903DBA">
        <w:rPr>
          <w:highlight w:val="white"/>
        </w:rPr>
        <w:t xml:space="preserve"> resultValue = 0;</w:t>
      </w:r>
    </w:p>
    <w:p w14:paraId="4040DBA2" w14:textId="1A01464C" w:rsidR="00CD295E" w:rsidRPr="00903DBA" w:rsidRDefault="00804F50" w:rsidP="00804F50">
      <w:pPr>
        <w:rPr>
          <w:highlight w:val="white"/>
        </w:rPr>
      </w:pPr>
      <w:r w:rsidRPr="00903DBA">
        <w:rPr>
          <w:highlight w:val="white"/>
        </w:rPr>
        <w:t>The unary addition operator does in fact nothing. The unary subtraction operator and bitwise not-operator perform the corresponding operations</w:t>
      </w:r>
      <w:r w:rsidR="00E07332" w:rsidRPr="00903DBA">
        <w:rPr>
          <w:highlight w:val="white"/>
        </w:rPr>
        <w:t>.</w:t>
      </w:r>
    </w:p>
    <w:p w14:paraId="1336AD12" w14:textId="77777777" w:rsidR="00CD295E" w:rsidRPr="00903DBA" w:rsidRDefault="00CD295E" w:rsidP="00CD295E">
      <w:pPr>
        <w:pStyle w:val="Code"/>
        <w:rPr>
          <w:highlight w:val="white"/>
        </w:rPr>
      </w:pPr>
      <w:r w:rsidRPr="00903DBA">
        <w:rPr>
          <w:highlight w:val="white"/>
        </w:rPr>
        <w:t xml:space="preserve">      switch (middleOp) {</w:t>
      </w:r>
    </w:p>
    <w:p w14:paraId="339A4F80" w14:textId="77777777" w:rsidR="00CD295E" w:rsidRPr="00903DBA" w:rsidRDefault="00CD295E" w:rsidP="00CD295E">
      <w:pPr>
        <w:pStyle w:val="Code"/>
        <w:rPr>
          <w:highlight w:val="white"/>
        </w:rPr>
      </w:pPr>
      <w:r w:rsidRPr="00903DBA">
        <w:rPr>
          <w:highlight w:val="white"/>
        </w:rPr>
        <w:t xml:space="preserve">        case MiddleOperator.UnaryAdd:</w:t>
      </w:r>
    </w:p>
    <w:p w14:paraId="41E8B1AC" w14:textId="77777777" w:rsidR="00CD295E" w:rsidRPr="00903DBA" w:rsidRDefault="00CD295E" w:rsidP="00CD295E">
      <w:pPr>
        <w:pStyle w:val="Code"/>
        <w:rPr>
          <w:highlight w:val="white"/>
        </w:rPr>
      </w:pPr>
      <w:r w:rsidRPr="00903DBA">
        <w:rPr>
          <w:highlight w:val="white"/>
        </w:rPr>
        <w:t xml:space="preserve">          resultValue = value;</w:t>
      </w:r>
    </w:p>
    <w:p w14:paraId="16F4FAF7" w14:textId="77777777" w:rsidR="00CD295E" w:rsidRPr="00903DBA" w:rsidRDefault="00CD295E" w:rsidP="00CD295E">
      <w:pPr>
        <w:pStyle w:val="Code"/>
        <w:rPr>
          <w:highlight w:val="white"/>
        </w:rPr>
      </w:pPr>
      <w:r w:rsidRPr="00903DBA">
        <w:rPr>
          <w:highlight w:val="white"/>
        </w:rPr>
        <w:t xml:space="preserve">          break;</w:t>
      </w:r>
    </w:p>
    <w:p w14:paraId="4F4C8349" w14:textId="77777777" w:rsidR="00CD295E" w:rsidRPr="00903DBA" w:rsidRDefault="00CD295E" w:rsidP="00CD295E">
      <w:pPr>
        <w:pStyle w:val="Code"/>
        <w:rPr>
          <w:highlight w:val="white"/>
        </w:rPr>
      </w:pPr>
      <w:r w:rsidRPr="00903DBA">
        <w:rPr>
          <w:highlight w:val="white"/>
        </w:rPr>
        <w:t xml:space="preserve">        </w:t>
      </w:r>
    </w:p>
    <w:p w14:paraId="45557224" w14:textId="77777777" w:rsidR="00CD295E" w:rsidRPr="00903DBA" w:rsidRDefault="00CD295E" w:rsidP="00CD295E">
      <w:pPr>
        <w:pStyle w:val="Code"/>
        <w:rPr>
          <w:highlight w:val="white"/>
        </w:rPr>
      </w:pPr>
      <w:r w:rsidRPr="00903DBA">
        <w:rPr>
          <w:highlight w:val="white"/>
        </w:rPr>
        <w:t xml:space="preserve">        case MiddleOperator.UnarySubtract:</w:t>
      </w:r>
    </w:p>
    <w:p w14:paraId="7A08BB1F" w14:textId="77777777" w:rsidR="00CD295E" w:rsidRPr="00903DBA" w:rsidRDefault="00CD295E" w:rsidP="00CD295E">
      <w:pPr>
        <w:pStyle w:val="Code"/>
        <w:rPr>
          <w:highlight w:val="white"/>
        </w:rPr>
      </w:pPr>
      <w:r w:rsidRPr="00903DBA">
        <w:rPr>
          <w:highlight w:val="white"/>
        </w:rPr>
        <w:t xml:space="preserve">          resultValue = -value;</w:t>
      </w:r>
    </w:p>
    <w:p w14:paraId="3BFF919E" w14:textId="77777777" w:rsidR="00CD295E" w:rsidRPr="00903DBA" w:rsidRDefault="00CD295E" w:rsidP="00CD295E">
      <w:pPr>
        <w:pStyle w:val="Code"/>
        <w:rPr>
          <w:highlight w:val="white"/>
        </w:rPr>
      </w:pPr>
      <w:r w:rsidRPr="00903DBA">
        <w:rPr>
          <w:highlight w:val="white"/>
        </w:rPr>
        <w:t xml:space="preserve">          break;</w:t>
      </w:r>
    </w:p>
    <w:p w14:paraId="56822FE4" w14:textId="77777777" w:rsidR="00CD295E" w:rsidRPr="00903DBA" w:rsidRDefault="00CD295E" w:rsidP="00CD295E">
      <w:pPr>
        <w:pStyle w:val="Code"/>
        <w:rPr>
          <w:highlight w:val="white"/>
        </w:rPr>
      </w:pPr>
    </w:p>
    <w:p w14:paraId="5B742155" w14:textId="77777777" w:rsidR="00CD295E" w:rsidRPr="00903DBA" w:rsidRDefault="00CD295E" w:rsidP="00CD295E">
      <w:pPr>
        <w:pStyle w:val="Code"/>
        <w:rPr>
          <w:highlight w:val="white"/>
        </w:rPr>
      </w:pPr>
      <w:r w:rsidRPr="00903DBA">
        <w:rPr>
          <w:highlight w:val="white"/>
        </w:rPr>
        <w:t xml:space="preserve">        case MiddleOperator.BitwiseNot:</w:t>
      </w:r>
    </w:p>
    <w:p w14:paraId="112F9C1D" w14:textId="77777777" w:rsidR="00CD295E" w:rsidRPr="00903DBA" w:rsidRDefault="00CD295E" w:rsidP="00CD295E">
      <w:pPr>
        <w:pStyle w:val="Code"/>
        <w:rPr>
          <w:highlight w:val="white"/>
        </w:rPr>
      </w:pPr>
      <w:r w:rsidRPr="00903DBA">
        <w:rPr>
          <w:highlight w:val="white"/>
        </w:rPr>
        <w:t xml:space="preserve">          resultValue = ~value;</w:t>
      </w:r>
    </w:p>
    <w:p w14:paraId="6A84BD07" w14:textId="77777777" w:rsidR="00CD295E" w:rsidRPr="00903DBA" w:rsidRDefault="00CD295E" w:rsidP="00CD295E">
      <w:pPr>
        <w:pStyle w:val="Code"/>
        <w:rPr>
          <w:highlight w:val="white"/>
        </w:rPr>
      </w:pPr>
      <w:r w:rsidRPr="00903DBA">
        <w:rPr>
          <w:highlight w:val="white"/>
        </w:rPr>
        <w:t xml:space="preserve">          break;</w:t>
      </w:r>
    </w:p>
    <w:p w14:paraId="0154B41A" w14:textId="77777777" w:rsidR="00CD295E" w:rsidRPr="00903DBA" w:rsidRDefault="00CD295E" w:rsidP="00CD295E">
      <w:pPr>
        <w:pStyle w:val="Code"/>
        <w:rPr>
          <w:highlight w:val="white"/>
        </w:rPr>
      </w:pPr>
      <w:r w:rsidRPr="00903DBA">
        <w:rPr>
          <w:highlight w:val="white"/>
        </w:rPr>
        <w:t xml:space="preserve">      }</w:t>
      </w:r>
    </w:p>
    <w:p w14:paraId="298DF4E8" w14:textId="5A08CEDA" w:rsidR="00CD295E" w:rsidRPr="00903DBA" w:rsidRDefault="00F1471D" w:rsidP="00F1471D">
      <w:pPr>
        <w:rPr>
          <w:highlight w:val="white"/>
        </w:rPr>
      </w:pPr>
      <w:r w:rsidRPr="00903DBA">
        <w:rPr>
          <w:highlight w:val="white"/>
        </w:rPr>
        <w:t xml:space="preserve">The resulting symbol hold the type of the </w:t>
      </w:r>
      <w:r w:rsidR="00F87C07" w:rsidRPr="00903DBA">
        <w:rPr>
          <w:highlight w:val="white"/>
        </w:rPr>
        <w:t>original</w:t>
      </w:r>
      <w:r w:rsidRPr="00903DBA">
        <w:rPr>
          <w:highlight w:val="white"/>
        </w:rPr>
        <w:t xml:space="preserve"> expression and the resulting value.</w:t>
      </w:r>
    </w:p>
    <w:p w14:paraId="45F9293F" w14:textId="77777777" w:rsidR="00CD295E" w:rsidRPr="00903DBA" w:rsidRDefault="00CD295E" w:rsidP="00CD295E">
      <w:pPr>
        <w:pStyle w:val="Code"/>
        <w:rPr>
          <w:highlight w:val="white"/>
        </w:rPr>
      </w:pPr>
      <w:r w:rsidRPr="00903DBA">
        <w:rPr>
          <w:highlight w:val="white"/>
        </w:rPr>
        <w:t xml:space="preserve">      Symbol resultSymbol = new Symbol(expression.Symbol.Type, resultValue);</w:t>
      </w:r>
    </w:p>
    <w:p w14:paraId="6EA0B331" w14:textId="26074647" w:rsidR="00E07332" w:rsidRPr="00903DBA" w:rsidRDefault="00E07332" w:rsidP="00E07332">
      <w:pPr>
        <w:rPr>
          <w:highlight w:val="white"/>
        </w:rPr>
      </w:pPr>
      <w:r w:rsidRPr="00903DBA">
        <w:rPr>
          <w:highlight w:val="white"/>
        </w:rPr>
        <w:t>The final expression does not have short list and long list, since the integral operations do not produce any middle code.</w:t>
      </w:r>
    </w:p>
    <w:p w14:paraId="3B7FC92C" w14:textId="1A270649" w:rsidR="00CD295E" w:rsidRPr="00903DBA" w:rsidRDefault="00CD295E" w:rsidP="00CD295E">
      <w:pPr>
        <w:pStyle w:val="Code"/>
        <w:rPr>
          <w:highlight w:val="white"/>
        </w:rPr>
      </w:pPr>
      <w:r w:rsidRPr="00903DBA">
        <w:rPr>
          <w:highlight w:val="white"/>
        </w:rPr>
        <w:t xml:space="preserve">      return (new Expression(resultSymbol, null, null));</w:t>
      </w:r>
    </w:p>
    <w:p w14:paraId="30556DAF" w14:textId="77777777" w:rsidR="00CD295E" w:rsidRPr="00903DBA" w:rsidRDefault="00CD295E" w:rsidP="00CD295E">
      <w:pPr>
        <w:pStyle w:val="Code"/>
        <w:rPr>
          <w:highlight w:val="white"/>
        </w:rPr>
      </w:pPr>
      <w:r w:rsidRPr="00903DBA">
        <w:rPr>
          <w:highlight w:val="white"/>
        </w:rPr>
        <w:t xml:space="preserve">    }</w:t>
      </w:r>
    </w:p>
    <w:p w14:paraId="585D9E1A" w14:textId="6FBB44AE" w:rsidR="00CD295E" w:rsidRPr="00903DBA" w:rsidRDefault="00D775B4" w:rsidP="00D8402F">
      <w:pPr>
        <w:rPr>
          <w:highlight w:val="white"/>
        </w:rPr>
      </w:pPr>
      <w:r w:rsidRPr="00903DBA">
        <w:rPr>
          <w:highlight w:val="white"/>
        </w:rPr>
        <w:t xml:space="preserve">The </w:t>
      </w:r>
      <w:r w:rsidR="00D8402F" w:rsidRPr="00903DBA">
        <w:rPr>
          <w:rStyle w:val="KeyWord0"/>
          <w:highlight w:val="white"/>
        </w:rPr>
        <w:t>ArithmeticFloating</w:t>
      </w:r>
      <w:r w:rsidR="00D8402F" w:rsidRPr="00903DBA">
        <w:rPr>
          <w:highlight w:val="white"/>
        </w:rPr>
        <w:t xml:space="preserve"> method</w:t>
      </w:r>
      <w:r w:rsidR="006565BA" w:rsidRPr="00903DBA">
        <w:rPr>
          <w:highlight w:val="white"/>
        </w:rPr>
        <w:t xml:space="preserve"> performs </w:t>
      </w:r>
      <w:r w:rsidR="007E68B3" w:rsidRPr="00903DBA">
        <w:rPr>
          <w:highlight w:val="white"/>
        </w:rPr>
        <w:t xml:space="preserve">unary </w:t>
      </w:r>
      <w:r w:rsidR="006565BA" w:rsidRPr="00903DBA">
        <w:rPr>
          <w:highlight w:val="white"/>
        </w:rPr>
        <w:t>addition</w:t>
      </w:r>
      <w:r w:rsidR="007E68B3" w:rsidRPr="00903DBA">
        <w:rPr>
          <w:highlight w:val="white"/>
        </w:rPr>
        <w:t xml:space="preserve"> and subtraction. In case of addition, nothing h</w:t>
      </w:r>
      <w:r w:rsidR="001C68CE" w:rsidRPr="00903DBA">
        <w:rPr>
          <w:highlight w:val="white"/>
        </w:rPr>
        <w:t xml:space="preserve">appens, a new symbol with the same value is </w:t>
      </w:r>
      <w:r w:rsidR="00EA78A6" w:rsidRPr="00903DBA">
        <w:rPr>
          <w:highlight w:val="white"/>
        </w:rPr>
        <w:t>created.</w:t>
      </w:r>
    </w:p>
    <w:p w14:paraId="1A363444" w14:textId="77777777" w:rsidR="00C11110" w:rsidRPr="00903DBA" w:rsidRDefault="00CD295E" w:rsidP="00CD295E">
      <w:pPr>
        <w:pStyle w:val="Code"/>
        <w:rPr>
          <w:highlight w:val="white"/>
        </w:rPr>
      </w:pPr>
      <w:r w:rsidRPr="00903DBA">
        <w:rPr>
          <w:highlight w:val="white"/>
        </w:rPr>
        <w:t xml:space="preserve">    private static Expression ArithmeticFloating(MiddleOperator middleOp,</w:t>
      </w:r>
    </w:p>
    <w:p w14:paraId="1A8728E2" w14:textId="1E1DB45B" w:rsidR="00CD295E" w:rsidRPr="00903DBA" w:rsidRDefault="00C11110" w:rsidP="00CD295E">
      <w:pPr>
        <w:pStyle w:val="Code"/>
        <w:rPr>
          <w:highlight w:val="white"/>
        </w:rPr>
      </w:pPr>
      <w:r w:rsidRPr="00903DBA">
        <w:rPr>
          <w:highlight w:val="white"/>
        </w:rPr>
        <w:t xml:space="preserve">                                                </w:t>
      </w:r>
      <w:r w:rsidR="00CD295E" w:rsidRPr="00903DBA">
        <w:rPr>
          <w:highlight w:val="white"/>
        </w:rPr>
        <w:t xml:space="preserve"> Expression expression) {</w:t>
      </w:r>
    </w:p>
    <w:p w14:paraId="4E382CFC" w14:textId="57E23933" w:rsidR="00CD295E" w:rsidRPr="00903DBA" w:rsidRDefault="00CD295E" w:rsidP="00CD295E">
      <w:pPr>
        <w:pStyle w:val="Code"/>
        <w:rPr>
          <w:highlight w:val="white"/>
        </w:rPr>
      </w:pPr>
      <w:r w:rsidRPr="00903DBA">
        <w:rPr>
          <w:highlight w:val="white"/>
        </w:rPr>
        <w:t xml:space="preserve">      expression = </w:t>
      </w:r>
      <w:r w:rsidR="0047518E" w:rsidRPr="00903DBA">
        <w:rPr>
          <w:highlight w:val="white"/>
        </w:rPr>
        <w:t>TypeCast.LogicalToFloating(</w:t>
      </w:r>
      <w:r w:rsidRPr="00903DBA">
        <w:rPr>
          <w:highlight w:val="white"/>
        </w:rPr>
        <w:t>expression);</w:t>
      </w:r>
    </w:p>
    <w:p w14:paraId="5C2292F1" w14:textId="77777777" w:rsidR="00CD295E" w:rsidRPr="00903DBA" w:rsidRDefault="00CD295E" w:rsidP="00CD295E">
      <w:pPr>
        <w:pStyle w:val="Code"/>
        <w:rPr>
          <w:highlight w:val="white"/>
        </w:rPr>
      </w:pPr>
      <w:r w:rsidRPr="00903DBA">
        <w:rPr>
          <w:highlight w:val="white"/>
        </w:rPr>
        <w:t xml:space="preserve">      decimal value = (decimal) expression.Symbol.Value;</w:t>
      </w:r>
    </w:p>
    <w:p w14:paraId="356C07C2" w14:textId="77777777" w:rsidR="00CD295E" w:rsidRPr="00903DBA" w:rsidRDefault="00CD295E" w:rsidP="00CD295E">
      <w:pPr>
        <w:pStyle w:val="Code"/>
        <w:rPr>
          <w:highlight w:val="white"/>
        </w:rPr>
      </w:pPr>
      <w:r w:rsidRPr="00903DBA">
        <w:rPr>
          <w:highlight w:val="white"/>
        </w:rPr>
        <w:t xml:space="preserve">      Symbol resultSymbol = null;</w:t>
      </w:r>
    </w:p>
    <w:p w14:paraId="0C728003" w14:textId="77777777" w:rsidR="00CD295E" w:rsidRPr="00903DBA" w:rsidRDefault="00CD295E" w:rsidP="00CD295E">
      <w:pPr>
        <w:pStyle w:val="Code"/>
        <w:rPr>
          <w:highlight w:val="white"/>
        </w:rPr>
      </w:pPr>
    </w:p>
    <w:p w14:paraId="1FA5A119" w14:textId="77777777" w:rsidR="00CD295E" w:rsidRPr="00903DBA" w:rsidRDefault="00CD295E" w:rsidP="00CD295E">
      <w:pPr>
        <w:pStyle w:val="Code"/>
        <w:rPr>
          <w:highlight w:val="white"/>
        </w:rPr>
      </w:pPr>
      <w:r w:rsidRPr="00903DBA">
        <w:rPr>
          <w:highlight w:val="white"/>
        </w:rPr>
        <w:t xml:space="preserve">      switch (middleOp) {</w:t>
      </w:r>
    </w:p>
    <w:p w14:paraId="302203CA" w14:textId="77777777" w:rsidR="00CD295E" w:rsidRPr="00903DBA" w:rsidRDefault="00CD295E" w:rsidP="00CD295E">
      <w:pPr>
        <w:pStyle w:val="Code"/>
        <w:rPr>
          <w:highlight w:val="white"/>
        </w:rPr>
      </w:pPr>
      <w:r w:rsidRPr="00903DBA">
        <w:rPr>
          <w:highlight w:val="white"/>
        </w:rPr>
        <w:t xml:space="preserve">        case MiddleOperator.UnaryAdd:</w:t>
      </w:r>
    </w:p>
    <w:p w14:paraId="23F82FB5" w14:textId="77777777" w:rsidR="00CD295E" w:rsidRPr="00903DBA" w:rsidRDefault="00CD295E" w:rsidP="00CD295E">
      <w:pPr>
        <w:pStyle w:val="Code"/>
        <w:rPr>
          <w:highlight w:val="white"/>
        </w:rPr>
      </w:pPr>
      <w:r w:rsidRPr="00903DBA">
        <w:rPr>
          <w:highlight w:val="white"/>
        </w:rPr>
        <w:t xml:space="preserve">          resultSymbol = new Symbol(expression.Symbol.Type, value);</w:t>
      </w:r>
    </w:p>
    <w:p w14:paraId="034AE5A2" w14:textId="77777777" w:rsidR="00CD295E" w:rsidRPr="00903DBA" w:rsidRDefault="00CD295E" w:rsidP="00CD295E">
      <w:pPr>
        <w:pStyle w:val="Code"/>
        <w:rPr>
          <w:highlight w:val="white"/>
        </w:rPr>
      </w:pPr>
      <w:r w:rsidRPr="00903DBA">
        <w:rPr>
          <w:highlight w:val="white"/>
        </w:rPr>
        <w:t xml:space="preserve">          break;</w:t>
      </w:r>
    </w:p>
    <w:p w14:paraId="6B583823" w14:textId="77777777" w:rsidR="00CD295E" w:rsidRPr="00903DBA" w:rsidRDefault="00CD295E" w:rsidP="00CD295E">
      <w:pPr>
        <w:pStyle w:val="Code"/>
        <w:rPr>
          <w:highlight w:val="white"/>
        </w:rPr>
      </w:pPr>
      <w:r w:rsidRPr="00903DBA">
        <w:rPr>
          <w:highlight w:val="white"/>
        </w:rPr>
        <w:lastRenderedPageBreak/>
        <w:t xml:space="preserve">        </w:t>
      </w:r>
    </w:p>
    <w:p w14:paraId="326E9114" w14:textId="77777777" w:rsidR="00CD295E" w:rsidRPr="00903DBA" w:rsidRDefault="00CD295E" w:rsidP="00CD295E">
      <w:pPr>
        <w:pStyle w:val="Code"/>
        <w:rPr>
          <w:highlight w:val="white"/>
        </w:rPr>
      </w:pPr>
      <w:r w:rsidRPr="00903DBA">
        <w:rPr>
          <w:highlight w:val="white"/>
        </w:rPr>
        <w:t xml:space="preserve">        case MiddleOperator.UnarySubtract:</w:t>
      </w:r>
    </w:p>
    <w:p w14:paraId="56C06822" w14:textId="77777777" w:rsidR="00CD295E" w:rsidRPr="00903DBA" w:rsidRDefault="00CD295E" w:rsidP="00CD295E">
      <w:pPr>
        <w:pStyle w:val="Code"/>
        <w:rPr>
          <w:highlight w:val="white"/>
        </w:rPr>
      </w:pPr>
      <w:r w:rsidRPr="00903DBA">
        <w:rPr>
          <w:highlight w:val="white"/>
        </w:rPr>
        <w:t xml:space="preserve">          resultSymbol = new Symbol(expression.Symbol.Type, -value);</w:t>
      </w:r>
    </w:p>
    <w:p w14:paraId="2E67BF36" w14:textId="77777777" w:rsidR="00CD295E" w:rsidRPr="00903DBA" w:rsidRDefault="00CD295E" w:rsidP="00CD295E">
      <w:pPr>
        <w:pStyle w:val="Code"/>
        <w:rPr>
          <w:highlight w:val="white"/>
        </w:rPr>
      </w:pPr>
      <w:r w:rsidRPr="00903DBA">
        <w:rPr>
          <w:highlight w:val="white"/>
        </w:rPr>
        <w:t xml:space="preserve">          break;</w:t>
      </w:r>
    </w:p>
    <w:p w14:paraId="5D1F52CE" w14:textId="77777777" w:rsidR="00CD295E" w:rsidRPr="00903DBA" w:rsidRDefault="00CD295E" w:rsidP="00CD295E">
      <w:pPr>
        <w:pStyle w:val="Code"/>
        <w:rPr>
          <w:highlight w:val="white"/>
        </w:rPr>
      </w:pPr>
      <w:r w:rsidRPr="00903DBA">
        <w:rPr>
          <w:highlight w:val="white"/>
        </w:rPr>
        <w:t xml:space="preserve">      }</w:t>
      </w:r>
    </w:p>
    <w:p w14:paraId="15B8A106" w14:textId="3A6E6E3F" w:rsidR="00CD295E" w:rsidRPr="00903DBA" w:rsidRDefault="00443026" w:rsidP="00443026">
      <w:pPr>
        <w:rPr>
          <w:highlight w:val="white"/>
        </w:rPr>
      </w:pPr>
      <w:r w:rsidRPr="00903DBA">
        <w:rPr>
          <w:highlight w:val="white"/>
        </w:rPr>
        <w:t xml:space="preserve">In the </w:t>
      </w:r>
      <w:r w:rsidR="00905E09" w:rsidRPr="00903DBA">
        <w:rPr>
          <w:highlight w:val="white"/>
        </w:rPr>
        <w:t xml:space="preserve">case of </w:t>
      </w:r>
      <w:r w:rsidRPr="00903DBA">
        <w:rPr>
          <w:highlight w:val="white"/>
        </w:rPr>
        <w:t xml:space="preserve">floating </w:t>
      </w:r>
      <w:r w:rsidR="00905E09" w:rsidRPr="00903DBA">
        <w:rPr>
          <w:highlight w:val="white"/>
        </w:rPr>
        <w:t>operators</w:t>
      </w:r>
      <w:r w:rsidRPr="00903DBA">
        <w:rPr>
          <w:highlight w:val="white"/>
        </w:rPr>
        <w:t>, we push the resulting value on the floating value stack.</w:t>
      </w:r>
    </w:p>
    <w:p w14:paraId="67062424" w14:textId="12E8A96E" w:rsidR="00CD295E" w:rsidRPr="00903DBA" w:rsidRDefault="00CD295E" w:rsidP="00CD295E">
      <w:pPr>
        <w:pStyle w:val="Code"/>
        <w:rPr>
          <w:highlight w:val="white"/>
        </w:rPr>
      </w:pPr>
      <w:r w:rsidRPr="00903DBA">
        <w:rPr>
          <w:highlight w:val="white"/>
        </w:rPr>
        <w:t xml:space="preserve">      List&lt;MiddleCode&gt; </w:t>
      </w:r>
      <w:r w:rsidR="008366EA" w:rsidRPr="00903DBA">
        <w:rPr>
          <w:highlight w:val="white"/>
        </w:rPr>
        <w:t>longList</w:t>
      </w:r>
      <w:r w:rsidRPr="00903DBA">
        <w:rPr>
          <w:highlight w:val="white"/>
        </w:rPr>
        <w:t xml:space="preserve"> = new List&lt;MiddleCode&gt;();</w:t>
      </w:r>
    </w:p>
    <w:p w14:paraId="3DFA30EE" w14:textId="7F9ECD49" w:rsidR="00C11110" w:rsidRPr="00903DBA" w:rsidRDefault="00CD295E" w:rsidP="00CD295E">
      <w:pPr>
        <w:pStyle w:val="Code"/>
        <w:rPr>
          <w:highlight w:val="white"/>
        </w:rPr>
      </w:pPr>
      <w:r w:rsidRPr="00903DBA">
        <w:rPr>
          <w:highlight w:val="white"/>
        </w:rPr>
        <w:t xml:space="preserve">      MiddleCodeGenerator.AddMiddleCode(</w:t>
      </w:r>
      <w:r w:rsidR="008366EA" w:rsidRPr="00903DBA">
        <w:rPr>
          <w:highlight w:val="white"/>
        </w:rPr>
        <w:t>longList</w:t>
      </w:r>
      <w:r w:rsidRPr="00903DBA">
        <w:rPr>
          <w:highlight w:val="white"/>
        </w:rPr>
        <w:t>, MiddleOperator.PushFloat,</w:t>
      </w:r>
    </w:p>
    <w:p w14:paraId="71A5656C" w14:textId="1CD8DB72" w:rsidR="00CD295E" w:rsidRPr="00903DBA" w:rsidRDefault="00C11110" w:rsidP="00CD295E">
      <w:pPr>
        <w:pStyle w:val="Code"/>
        <w:rPr>
          <w:highlight w:val="white"/>
        </w:rPr>
      </w:pPr>
      <w:r w:rsidRPr="00903DBA">
        <w:rPr>
          <w:highlight w:val="white"/>
        </w:rPr>
        <w:t xml:space="preserve">                                       </w:t>
      </w:r>
      <w:r w:rsidR="00CD295E" w:rsidRPr="00903DBA">
        <w:rPr>
          <w:highlight w:val="white"/>
        </w:rPr>
        <w:t xml:space="preserve"> resultSymbol);</w:t>
      </w:r>
    </w:p>
    <w:p w14:paraId="46675963" w14:textId="7FCCD0A0" w:rsidR="003D641B" w:rsidRPr="00903DBA" w:rsidRDefault="003D641B" w:rsidP="00177859">
      <w:pPr>
        <w:rPr>
          <w:highlight w:val="white"/>
        </w:rPr>
      </w:pPr>
      <w:r w:rsidRPr="00903DBA">
        <w:rPr>
          <w:highlight w:val="white"/>
        </w:rPr>
        <w:t xml:space="preserve">The resulting expression has no short list, and the long list holds only the </w:t>
      </w:r>
      <w:r w:rsidR="00177859" w:rsidRPr="00903DBA">
        <w:rPr>
          <w:highlight w:val="white"/>
        </w:rPr>
        <w:t>floating stack push instruction.</w:t>
      </w:r>
    </w:p>
    <w:p w14:paraId="4184B438" w14:textId="6369138E" w:rsidR="00CD295E" w:rsidRPr="00903DBA" w:rsidRDefault="00CD295E" w:rsidP="00CD295E">
      <w:pPr>
        <w:pStyle w:val="Code"/>
        <w:rPr>
          <w:highlight w:val="white"/>
        </w:rPr>
      </w:pPr>
      <w:r w:rsidRPr="00903DBA">
        <w:rPr>
          <w:highlight w:val="white"/>
        </w:rPr>
        <w:t xml:space="preserve">      return (new Expression(resultSymbol, null, </w:t>
      </w:r>
      <w:r w:rsidR="008366EA" w:rsidRPr="00903DBA">
        <w:rPr>
          <w:highlight w:val="white"/>
        </w:rPr>
        <w:t>longList</w:t>
      </w:r>
      <w:r w:rsidRPr="00903DBA">
        <w:rPr>
          <w:highlight w:val="white"/>
        </w:rPr>
        <w:t>));</w:t>
      </w:r>
    </w:p>
    <w:p w14:paraId="1B02A389" w14:textId="7E16BC32" w:rsidR="00CD295E" w:rsidRPr="00903DBA" w:rsidRDefault="00CD295E" w:rsidP="00CD295E">
      <w:pPr>
        <w:pStyle w:val="Code"/>
        <w:rPr>
          <w:highlight w:val="white"/>
        </w:rPr>
      </w:pPr>
      <w:r w:rsidRPr="00903DBA">
        <w:rPr>
          <w:highlight w:val="white"/>
        </w:rPr>
        <w:t xml:space="preserve">    }</w:t>
      </w:r>
    </w:p>
    <w:p w14:paraId="493EB6BC" w14:textId="424833E4" w:rsidR="0080006D" w:rsidRPr="00903DBA" w:rsidRDefault="00DF4CF0" w:rsidP="004D36BB">
      <w:pPr>
        <w:pStyle w:val="Rubrik2"/>
        <w:rPr>
          <w:highlight w:val="white"/>
        </w:rPr>
      </w:pPr>
      <w:bookmarkStart w:id="367" w:name="_Toc57656051"/>
      <w:r w:rsidRPr="00903DBA">
        <w:rPr>
          <w:highlight w:val="white"/>
        </w:rPr>
        <w:t xml:space="preserve">Constant </w:t>
      </w:r>
      <w:r w:rsidR="0080006D" w:rsidRPr="00903DBA">
        <w:rPr>
          <w:highlight w:val="white"/>
        </w:rPr>
        <w:t>Type Cast</w:t>
      </w:r>
      <w:bookmarkEnd w:id="367"/>
    </w:p>
    <w:p w14:paraId="4F48746B" w14:textId="70801E49" w:rsidR="00CD295E" w:rsidRPr="00903DBA" w:rsidRDefault="00C22B75" w:rsidP="003D1228">
      <w:pPr>
        <w:rPr>
          <w:highlight w:val="white"/>
        </w:rPr>
      </w:pPr>
      <w:r w:rsidRPr="00903DBA">
        <w:rPr>
          <w:highlight w:val="white"/>
        </w:rPr>
        <w:t xml:space="preserve">The </w:t>
      </w:r>
      <w:r w:rsidRPr="00903DBA">
        <w:rPr>
          <w:rStyle w:val="KeyWord0"/>
          <w:highlight w:val="white"/>
        </w:rPr>
        <w:t>C</w:t>
      </w:r>
      <w:r w:rsidR="0080006D" w:rsidRPr="00903DBA">
        <w:rPr>
          <w:rStyle w:val="KeyWord0"/>
          <w:highlight w:val="white"/>
        </w:rPr>
        <w:t>onstantC</w:t>
      </w:r>
      <w:r w:rsidRPr="00903DBA">
        <w:rPr>
          <w:rStyle w:val="KeyWord0"/>
          <w:highlight w:val="white"/>
        </w:rPr>
        <w:t>ast</w:t>
      </w:r>
      <w:r w:rsidRPr="00903DBA">
        <w:rPr>
          <w:highlight w:val="white"/>
        </w:rPr>
        <w:t xml:space="preserve"> method cast a</w:t>
      </w:r>
      <w:r w:rsidR="009754F8" w:rsidRPr="00903DBA">
        <w:rPr>
          <w:highlight w:val="white"/>
        </w:rPr>
        <w:t xml:space="preserve"> constant</w:t>
      </w:r>
      <w:r w:rsidR="00A733AB" w:rsidRPr="00903DBA">
        <w:rPr>
          <w:highlight w:val="white"/>
        </w:rPr>
        <w:t xml:space="preserve"> expression </w:t>
      </w:r>
      <w:r w:rsidR="009754F8" w:rsidRPr="00903DBA">
        <w:rPr>
          <w:highlight w:val="white"/>
        </w:rPr>
        <w:t>into a new type.</w:t>
      </w:r>
      <w:r w:rsidR="00EA5987" w:rsidRPr="00903DBA">
        <w:rPr>
          <w:highlight w:val="white"/>
        </w:rPr>
        <w:t xml:space="preserve"> If the expression if not constant, we just return null.</w:t>
      </w:r>
    </w:p>
    <w:p w14:paraId="44B04259" w14:textId="77777777" w:rsidR="00FC7B9E" w:rsidRPr="00903DBA" w:rsidRDefault="00FC7B9E" w:rsidP="00EA70D8">
      <w:pPr>
        <w:pStyle w:val="Code"/>
        <w:rPr>
          <w:highlight w:val="white"/>
        </w:rPr>
      </w:pPr>
      <w:r w:rsidRPr="00903DBA">
        <w:rPr>
          <w:highlight w:val="white"/>
        </w:rPr>
        <w:t xml:space="preserve">    public static Expression ConstantCast(Expression sourceExpression,</w:t>
      </w:r>
    </w:p>
    <w:p w14:paraId="38EE3470" w14:textId="77777777" w:rsidR="00FC7B9E" w:rsidRPr="00903DBA" w:rsidRDefault="00FC7B9E" w:rsidP="00EA70D8">
      <w:pPr>
        <w:pStyle w:val="Code"/>
        <w:rPr>
          <w:highlight w:val="white"/>
        </w:rPr>
      </w:pPr>
      <w:r w:rsidRPr="00903DBA">
        <w:rPr>
          <w:highlight w:val="white"/>
        </w:rPr>
        <w:t xml:space="preserve">                                          Type targetType) {</w:t>
      </w:r>
    </w:p>
    <w:p w14:paraId="255E79F1" w14:textId="77777777" w:rsidR="00FC7B9E" w:rsidRPr="00903DBA" w:rsidRDefault="00FC7B9E" w:rsidP="00EA70D8">
      <w:pPr>
        <w:pStyle w:val="Code"/>
        <w:rPr>
          <w:highlight w:val="white"/>
        </w:rPr>
      </w:pPr>
      <w:r w:rsidRPr="00903DBA">
        <w:rPr>
          <w:highlight w:val="white"/>
        </w:rPr>
        <w:t xml:space="preserve">      Symbol sourceSymbol = sourceExpression.Symbol, targetSymbol;</w:t>
      </w:r>
    </w:p>
    <w:p w14:paraId="3478D071" w14:textId="77777777" w:rsidR="00FC7B9E" w:rsidRPr="00903DBA" w:rsidRDefault="00FC7B9E" w:rsidP="00EA70D8">
      <w:pPr>
        <w:pStyle w:val="Code"/>
        <w:rPr>
          <w:highlight w:val="white"/>
        </w:rPr>
      </w:pPr>
      <w:r w:rsidRPr="00903DBA">
        <w:rPr>
          <w:highlight w:val="white"/>
        </w:rPr>
        <w:t xml:space="preserve">      Type sourceType = sourceSymbol.Type;</w:t>
      </w:r>
    </w:p>
    <w:p w14:paraId="19E15A3E" w14:textId="77777777" w:rsidR="00FC7B9E" w:rsidRPr="00903DBA" w:rsidRDefault="00FC7B9E" w:rsidP="00EA70D8">
      <w:pPr>
        <w:pStyle w:val="Code"/>
        <w:rPr>
          <w:highlight w:val="white"/>
        </w:rPr>
      </w:pPr>
      <w:r w:rsidRPr="00903DBA">
        <w:rPr>
          <w:highlight w:val="white"/>
        </w:rPr>
        <w:t xml:space="preserve">      </w:t>
      </w:r>
    </w:p>
    <w:p w14:paraId="754FB22B" w14:textId="77777777" w:rsidR="00FC7B9E" w:rsidRPr="00903DBA" w:rsidRDefault="00FC7B9E" w:rsidP="00EA70D8">
      <w:pPr>
        <w:pStyle w:val="Code"/>
        <w:rPr>
          <w:highlight w:val="white"/>
        </w:rPr>
      </w:pPr>
      <w:r w:rsidRPr="00903DBA">
        <w:rPr>
          <w:highlight w:val="white"/>
        </w:rPr>
        <w:t xml:space="preserve">      if (!IsConstant(sourceExpression) || sourceType.IsVoid()) {</w:t>
      </w:r>
    </w:p>
    <w:p w14:paraId="0D731DED" w14:textId="77777777" w:rsidR="00FC7B9E" w:rsidRPr="00903DBA" w:rsidRDefault="00FC7B9E" w:rsidP="00EA70D8">
      <w:pPr>
        <w:pStyle w:val="Code"/>
        <w:rPr>
          <w:highlight w:val="white"/>
        </w:rPr>
      </w:pPr>
      <w:r w:rsidRPr="00903DBA">
        <w:rPr>
          <w:highlight w:val="white"/>
        </w:rPr>
        <w:t xml:space="preserve">        return null;</w:t>
      </w:r>
    </w:p>
    <w:p w14:paraId="144FBBC8" w14:textId="77777777" w:rsidR="00FC7B9E" w:rsidRPr="00903DBA" w:rsidRDefault="00FC7B9E" w:rsidP="00EA70D8">
      <w:pPr>
        <w:pStyle w:val="Code"/>
        <w:rPr>
          <w:highlight w:val="white"/>
        </w:rPr>
      </w:pPr>
      <w:r w:rsidRPr="00903DBA">
        <w:rPr>
          <w:highlight w:val="white"/>
        </w:rPr>
        <w:t xml:space="preserve">      }</w:t>
      </w:r>
    </w:p>
    <w:p w14:paraId="51E3A15A" w14:textId="77777777" w:rsidR="00FC7B9E" w:rsidRPr="00903DBA" w:rsidRDefault="00FC7B9E" w:rsidP="00EA70D8">
      <w:pPr>
        <w:pStyle w:val="Code"/>
        <w:rPr>
          <w:highlight w:val="white"/>
        </w:rPr>
      </w:pPr>
    </w:p>
    <w:p w14:paraId="24B1CE4B" w14:textId="77777777" w:rsidR="00FC7B9E" w:rsidRPr="00903DBA" w:rsidRDefault="00FC7B9E" w:rsidP="00EA70D8">
      <w:pPr>
        <w:pStyle w:val="Code"/>
        <w:rPr>
          <w:highlight w:val="white"/>
        </w:rPr>
      </w:pPr>
      <w:r w:rsidRPr="00903DBA">
        <w:rPr>
          <w:highlight w:val="white"/>
        </w:rPr>
        <w:t xml:space="preserve">      object sourceValue = sourceSymbol.Value;</w:t>
      </w:r>
    </w:p>
    <w:p w14:paraId="5443C97E" w14:textId="77777777" w:rsidR="00FC7B9E" w:rsidRPr="00903DBA" w:rsidRDefault="00FC7B9E" w:rsidP="00EA70D8">
      <w:pPr>
        <w:pStyle w:val="Code"/>
        <w:rPr>
          <w:highlight w:val="white"/>
        </w:rPr>
      </w:pPr>
      <w:r w:rsidRPr="00903DBA">
        <w:rPr>
          <w:highlight w:val="white"/>
        </w:rPr>
        <w:t xml:space="preserve">      List&lt;MiddleCode&gt; longList = new List&lt;MiddleCode&gt;();</w:t>
      </w:r>
    </w:p>
    <w:p w14:paraId="172EAF3A" w14:textId="02C8C1F7" w:rsidR="00CD295E" w:rsidRPr="00903DBA" w:rsidRDefault="005A3966" w:rsidP="007D18E4">
      <w:pPr>
        <w:rPr>
          <w:highlight w:val="white"/>
        </w:rPr>
      </w:pPr>
      <w:r w:rsidRPr="00903DBA">
        <w:rPr>
          <w:highlight w:val="white"/>
        </w:rPr>
        <w:t xml:space="preserve">If the </w:t>
      </w:r>
      <w:r w:rsidR="007D18E4" w:rsidRPr="00903DBA">
        <w:rPr>
          <w:highlight w:val="white"/>
        </w:rPr>
        <w:t xml:space="preserve">source type equals the target type, we just return the </w:t>
      </w:r>
      <w:r w:rsidR="00412905" w:rsidRPr="00903DBA">
        <w:rPr>
          <w:highlight w:val="white"/>
        </w:rPr>
        <w:t>original</w:t>
      </w:r>
      <w:r w:rsidR="007D18E4" w:rsidRPr="00903DBA">
        <w:rPr>
          <w:highlight w:val="white"/>
        </w:rPr>
        <w:t xml:space="preserve"> expression.</w:t>
      </w:r>
    </w:p>
    <w:p w14:paraId="6C048606" w14:textId="77777777" w:rsidR="00FC7B9E" w:rsidRPr="00903DBA" w:rsidRDefault="00FC7B9E" w:rsidP="00EA70D8">
      <w:pPr>
        <w:pStyle w:val="Code"/>
        <w:rPr>
          <w:highlight w:val="white"/>
        </w:rPr>
      </w:pPr>
      <w:r w:rsidRPr="00903DBA">
        <w:rPr>
          <w:highlight w:val="white"/>
        </w:rPr>
        <w:t xml:space="preserve">      if (targetType.IsVoid()) {</w:t>
      </w:r>
    </w:p>
    <w:p w14:paraId="04968FBE" w14:textId="77777777" w:rsidR="00FC7B9E" w:rsidRPr="00903DBA" w:rsidRDefault="00FC7B9E" w:rsidP="00EA70D8">
      <w:pPr>
        <w:pStyle w:val="Code"/>
        <w:rPr>
          <w:highlight w:val="white"/>
        </w:rPr>
      </w:pPr>
      <w:r w:rsidRPr="00903DBA">
        <w:rPr>
          <w:highlight w:val="white"/>
        </w:rPr>
        <w:t xml:space="preserve">        targetSymbol = new Symbol(targetType);</w:t>
      </w:r>
    </w:p>
    <w:p w14:paraId="1F150D5E" w14:textId="77777777" w:rsidR="00FC7B9E" w:rsidRPr="00903DBA" w:rsidRDefault="00FC7B9E" w:rsidP="00EA70D8">
      <w:pPr>
        <w:pStyle w:val="Code"/>
        <w:rPr>
          <w:highlight w:val="white"/>
        </w:rPr>
      </w:pPr>
      <w:r w:rsidRPr="00903DBA">
        <w:rPr>
          <w:highlight w:val="white"/>
        </w:rPr>
        <w:t xml:space="preserve">      }</w:t>
      </w:r>
    </w:p>
    <w:p w14:paraId="45038B76" w14:textId="0A7558FD" w:rsidR="00A1015C" w:rsidRPr="00903DBA" w:rsidRDefault="00A1015C" w:rsidP="00A1015C">
      <w:pPr>
        <w:rPr>
          <w:highlight w:val="white"/>
        </w:rPr>
      </w:pPr>
      <w:r w:rsidRPr="00903DBA">
        <w:rPr>
          <w:highlight w:val="white"/>
        </w:rPr>
        <w:t>If the source and target type</w:t>
      </w:r>
      <w:r w:rsidR="008530CF" w:rsidRPr="00903DBA">
        <w:rPr>
          <w:highlight w:val="white"/>
        </w:rPr>
        <w:t xml:space="preserve">s have the same size and they both are either </w:t>
      </w:r>
      <w:r w:rsidRPr="00903DBA">
        <w:rPr>
          <w:highlight w:val="white"/>
        </w:rPr>
        <w:t>integral, array, or pointers</w:t>
      </w:r>
      <w:r w:rsidR="008530CF" w:rsidRPr="00903DBA">
        <w:rPr>
          <w:highlight w:val="white"/>
        </w:rPr>
        <w:t>, or they both are floating</w:t>
      </w:r>
      <w:r w:rsidR="002274B4" w:rsidRPr="00903DBA">
        <w:rPr>
          <w:highlight w:val="white"/>
        </w:rPr>
        <w:t>, we just return a new expression with the target symbol and the short list and long list of the source expression.</w:t>
      </w:r>
    </w:p>
    <w:p w14:paraId="20F5ED3E" w14:textId="77777777" w:rsidR="00EA70D8" w:rsidRPr="00903DBA" w:rsidRDefault="00EA70D8" w:rsidP="00EA70D8">
      <w:pPr>
        <w:pStyle w:val="Code"/>
        <w:rPr>
          <w:highlight w:val="white"/>
        </w:rPr>
      </w:pPr>
      <w:r w:rsidRPr="00903DBA">
        <w:rPr>
          <w:highlight w:val="white"/>
        </w:rPr>
        <w:t xml:space="preserve">      else if (sourceType.IsIntegralPointerArrayStringOrFunction() &amp;&amp;</w:t>
      </w:r>
    </w:p>
    <w:p w14:paraId="159B2E9B" w14:textId="77777777" w:rsidR="00EA70D8" w:rsidRPr="00903DBA" w:rsidRDefault="00EA70D8" w:rsidP="00EA70D8">
      <w:pPr>
        <w:pStyle w:val="Code"/>
        <w:rPr>
          <w:highlight w:val="white"/>
        </w:rPr>
      </w:pPr>
      <w:r w:rsidRPr="00903DBA">
        <w:rPr>
          <w:highlight w:val="white"/>
        </w:rPr>
        <w:t xml:space="preserve">               targetType.IsFloating()) {</w:t>
      </w:r>
    </w:p>
    <w:p w14:paraId="7D57A3EE" w14:textId="77777777" w:rsidR="00EA70D8" w:rsidRPr="00903DBA" w:rsidRDefault="00EA70D8" w:rsidP="00EA70D8">
      <w:pPr>
        <w:pStyle w:val="Code"/>
        <w:rPr>
          <w:highlight w:val="white"/>
        </w:rPr>
      </w:pPr>
      <w:r w:rsidRPr="00903DBA">
        <w:rPr>
          <w:highlight w:val="white"/>
        </w:rPr>
        <w:t xml:space="preserve">        decimal targetValue = ((decimal) ((BigInteger) sourceValue));</w:t>
      </w:r>
    </w:p>
    <w:p w14:paraId="2638E76F" w14:textId="77777777" w:rsidR="00EA70D8" w:rsidRPr="00903DBA" w:rsidRDefault="00EA70D8" w:rsidP="00EA70D8">
      <w:pPr>
        <w:pStyle w:val="Code"/>
        <w:rPr>
          <w:highlight w:val="white"/>
        </w:rPr>
      </w:pPr>
      <w:r w:rsidRPr="00903DBA">
        <w:rPr>
          <w:highlight w:val="white"/>
        </w:rPr>
        <w:t xml:space="preserve">        targetSymbol = new Symbol(targetType, targetValue);</w:t>
      </w:r>
    </w:p>
    <w:p w14:paraId="70135E78" w14:textId="77777777" w:rsidR="00EA70D8" w:rsidRPr="00903DBA" w:rsidRDefault="00EA70D8" w:rsidP="00EA70D8">
      <w:pPr>
        <w:pStyle w:val="Code"/>
        <w:rPr>
          <w:highlight w:val="white"/>
        </w:rPr>
      </w:pPr>
      <w:r w:rsidRPr="00903DBA">
        <w:rPr>
          <w:highlight w:val="white"/>
        </w:rPr>
        <w:t xml:space="preserve">      }</w:t>
      </w:r>
    </w:p>
    <w:p w14:paraId="27952424" w14:textId="77777777" w:rsidR="002B25CE" w:rsidRPr="00903DBA" w:rsidRDefault="00EA70D8" w:rsidP="00EA70D8">
      <w:pPr>
        <w:pStyle w:val="Code"/>
        <w:rPr>
          <w:highlight w:val="white"/>
        </w:rPr>
      </w:pPr>
      <w:r w:rsidRPr="00903DBA">
        <w:rPr>
          <w:highlight w:val="white"/>
        </w:rPr>
        <w:t xml:space="preserve">      else if (sourceType.IsFloating() &amp;&amp;</w:t>
      </w:r>
    </w:p>
    <w:p w14:paraId="7AA893AE" w14:textId="1F983A0B" w:rsidR="00EA70D8" w:rsidRPr="00903DBA" w:rsidRDefault="002B25CE" w:rsidP="00EA70D8">
      <w:pPr>
        <w:pStyle w:val="Code"/>
        <w:rPr>
          <w:highlight w:val="white"/>
        </w:rPr>
      </w:pPr>
      <w:r w:rsidRPr="00903DBA">
        <w:rPr>
          <w:highlight w:val="white"/>
        </w:rPr>
        <w:t xml:space="preserve"> </w:t>
      </w:r>
      <w:r w:rsidR="00EA70D8" w:rsidRPr="00903DBA">
        <w:rPr>
          <w:highlight w:val="white"/>
        </w:rPr>
        <w:t xml:space="preserve">              targetType.IsIntegralPointer</w:t>
      </w:r>
      <w:r w:rsidRPr="00903DBA">
        <w:rPr>
          <w:highlight w:val="white"/>
        </w:rPr>
        <w:t>Or</w:t>
      </w:r>
      <w:r w:rsidR="00EA70D8" w:rsidRPr="00903DBA">
        <w:rPr>
          <w:highlight w:val="white"/>
        </w:rPr>
        <w:t>Array()) {</w:t>
      </w:r>
    </w:p>
    <w:p w14:paraId="303677A4" w14:textId="77777777" w:rsidR="00EA70D8" w:rsidRPr="00903DBA" w:rsidRDefault="00EA70D8" w:rsidP="00EA70D8">
      <w:pPr>
        <w:pStyle w:val="Code"/>
        <w:rPr>
          <w:highlight w:val="white"/>
        </w:rPr>
      </w:pPr>
      <w:r w:rsidRPr="00903DBA">
        <w:rPr>
          <w:highlight w:val="white"/>
        </w:rPr>
        <w:t xml:space="preserve">        BigInteger targetValue = ((BigInteger) ((decimal) sourceValue));</w:t>
      </w:r>
    </w:p>
    <w:p w14:paraId="3498AB1E" w14:textId="77777777" w:rsidR="00EA70D8" w:rsidRPr="00903DBA" w:rsidRDefault="00EA70D8" w:rsidP="00EA70D8">
      <w:pPr>
        <w:pStyle w:val="Code"/>
        <w:rPr>
          <w:highlight w:val="white"/>
        </w:rPr>
      </w:pPr>
      <w:r w:rsidRPr="00903DBA">
        <w:rPr>
          <w:highlight w:val="white"/>
        </w:rPr>
        <w:t xml:space="preserve">        targetSymbol = new Symbol(targetType, targetValue);</w:t>
      </w:r>
    </w:p>
    <w:p w14:paraId="5FE95DE3" w14:textId="77777777" w:rsidR="00EA70D8" w:rsidRPr="00903DBA" w:rsidRDefault="00EA70D8" w:rsidP="00EA70D8">
      <w:pPr>
        <w:pStyle w:val="Code"/>
        <w:rPr>
          <w:highlight w:val="white"/>
        </w:rPr>
      </w:pPr>
      <w:r w:rsidRPr="00903DBA">
        <w:rPr>
          <w:highlight w:val="white"/>
        </w:rPr>
        <w:t xml:space="preserve">      }</w:t>
      </w:r>
    </w:p>
    <w:p w14:paraId="10120B73" w14:textId="3764BD36" w:rsidR="00316759" w:rsidRPr="00903DBA" w:rsidRDefault="00316759" w:rsidP="00316759">
      <w:pPr>
        <w:rPr>
          <w:highlight w:val="white"/>
        </w:rPr>
      </w:pPr>
      <w:r w:rsidRPr="00903DBA">
        <w:rPr>
          <w:highlight w:val="white"/>
        </w:rPr>
        <w:t>If the source type is logical and the</w:t>
      </w:r>
      <w:r w:rsidR="00B904B5" w:rsidRPr="00903DBA">
        <w:rPr>
          <w:highlight w:val="white"/>
        </w:rPr>
        <w:t xml:space="preserve"> target type is in </w:t>
      </w:r>
      <w:r w:rsidR="00DE054A" w:rsidRPr="00903DBA">
        <w:rPr>
          <w:highlight w:val="white"/>
        </w:rPr>
        <w:t>integral</w:t>
      </w:r>
      <w:r w:rsidR="00B904B5" w:rsidRPr="00903DBA">
        <w:rPr>
          <w:highlight w:val="white"/>
        </w:rPr>
        <w:t xml:space="preserve">, array, or pointer. We look into the true and </w:t>
      </w:r>
      <w:r w:rsidR="00A76052">
        <w:rPr>
          <w:highlight w:val="white"/>
        </w:rPr>
        <w:t>false-set</w:t>
      </w:r>
      <w:r w:rsidR="00B904B5" w:rsidRPr="00903DBA">
        <w:rPr>
          <w:highlight w:val="white"/>
        </w:rPr>
        <w:t>s of the expression.</w:t>
      </w:r>
    </w:p>
    <w:p w14:paraId="4AE89BA8" w14:textId="6CEDBA03" w:rsidR="00C02A94" w:rsidRPr="00903DBA" w:rsidRDefault="00C02A94" w:rsidP="00C93FDB">
      <w:pPr>
        <w:rPr>
          <w:highlight w:val="white"/>
        </w:rPr>
      </w:pPr>
      <w:r w:rsidRPr="00903DBA">
        <w:rPr>
          <w:highlight w:val="white"/>
        </w:rPr>
        <w:lastRenderedPageBreak/>
        <w:t xml:space="preserve">If the </w:t>
      </w:r>
      <w:r w:rsidR="009C3C27">
        <w:rPr>
          <w:highlight w:val="white"/>
        </w:rPr>
        <w:t>true-set</w:t>
      </w:r>
      <w:r w:rsidR="0099109F" w:rsidRPr="00903DBA">
        <w:rPr>
          <w:highlight w:val="white"/>
        </w:rPr>
        <w:t xml:space="preserve"> is not empty, the </w:t>
      </w:r>
      <w:r w:rsidR="00051D74" w:rsidRPr="00903DBA">
        <w:rPr>
          <w:highlight w:val="white"/>
        </w:rPr>
        <w:t>expression is true</w:t>
      </w:r>
      <w:r w:rsidR="00EF5B54" w:rsidRPr="00903DBA">
        <w:rPr>
          <w:highlight w:val="white"/>
        </w:rPr>
        <w:t xml:space="preserve"> and we return a new expression with the value one.</w:t>
      </w:r>
      <w:r w:rsidR="00051D74" w:rsidRPr="00903DBA">
        <w:rPr>
          <w:highlight w:val="white"/>
        </w:rPr>
        <w:t xml:space="preserve"> We do not need to exam the </w:t>
      </w:r>
      <w:r w:rsidR="00A76052">
        <w:rPr>
          <w:highlight w:val="white"/>
        </w:rPr>
        <w:t>false-set</w:t>
      </w:r>
      <w:r w:rsidR="00051D74" w:rsidRPr="00903DBA">
        <w:rPr>
          <w:highlight w:val="white"/>
        </w:rPr>
        <w:t xml:space="preserve">, since we know that the </w:t>
      </w:r>
      <w:r w:rsidR="00787318" w:rsidRPr="00903DBA">
        <w:rPr>
          <w:highlight w:val="white"/>
        </w:rPr>
        <w:t>expression is constant, in which case one of the sets is always empty.</w:t>
      </w:r>
    </w:p>
    <w:p w14:paraId="6E4AC218" w14:textId="3A0C2257" w:rsidR="00107FC7" w:rsidRPr="00903DBA" w:rsidRDefault="00107FC7" w:rsidP="00107FC7">
      <w:pPr>
        <w:rPr>
          <w:highlight w:val="white"/>
        </w:rPr>
      </w:pPr>
      <w:r w:rsidRPr="00903DBA">
        <w:rPr>
          <w:highlight w:val="white"/>
        </w:rPr>
        <w:t xml:space="preserve">If the </w:t>
      </w:r>
      <w:r w:rsidR="009C3C27">
        <w:rPr>
          <w:highlight w:val="white"/>
        </w:rPr>
        <w:t>true-set</w:t>
      </w:r>
      <w:r w:rsidRPr="00903DBA">
        <w:rPr>
          <w:highlight w:val="white"/>
        </w:rPr>
        <w:t xml:space="preserve"> is empty</w:t>
      </w:r>
      <w:r w:rsidR="00301E74" w:rsidRPr="00903DBA">
        <w:rPr>
          <w:highlight w:val="white"/>
        </w:rPr>
        <w:t>,</w:t>
      </w:r>
      <w:r w:rsidRPr="00903DBA">
        <w:rPr>
          <w:highlight w:val="white"/>
        </w:rPr>
        <w:t xml:space="preserve"> we </w:t>
      </w:r>
      <w:r w:rsidR="004B30B0" w:rsidRPr="00903DBA">
        <w:rPr>
          <w:highlight w:val="white"/>
        </w:rPr>
        <w:t>return a new expression with the value zero</w:t>
      </w:r>
      <w:r w:rsidR="006602BB" w:rsidRPr="00903DBA">
        <w:rPr>
          <w:highlight w:val="white"/>
        </w:rPr>
        <w:t xml:space="preserve">, since the </w:t>
      </w:r>
      <w:r w:rsidR="00A76052">
        <w:rPr>
          <w:highlight w:val="white"/>
        </w:rPr>
        <w:t>false-set</w:t>
      </w:r>
      <w:r w:rsidR="006602BB" w:rsidRPr="00903DBA">
        <w:rPr>
          <w:highlight w:val="white"/>
        </w:rPr>
        <w:t xml:space="preserve"> must be non-empty.</w:t>
      </w:r>
    </w:p>
    <w:p w14:paraId="478D0401" w14:textId="77777777" w:rsidR="00EA70D8" w:rsidRPr="00903DBA" w:rsidRDefault="00EA70D8" w:rsidP="00EA70D8">
      <w:pPr>
        <w:pStyle w:val="Code"/>
        <w:rPr>
          <w:highlight w:val="white"/>
        </w:rPr>
      </w:pPr>
      <w:r w:rsidRPr="00903DBA">
        <w:rPr>
          <w:highlight w:val="white"/>
        </w:rPr>
        <w:t xml:space="preserve">      else if (sourceType.IsLogical() &amp;&amp;</w:t>
      </w:r>
    </w:p>
    <w:p w14:paraId="07DF70D6" w14:textId="5F93011E" w:rsidR="00EA70D8" w:rsidRPr="00903DBA" w:rsidRDefault="00EA70D8" w:rsidP="00EA70D8">
      <w:pPr>
        <w:pStyle w:val="Code"/>
        <w:rPr>
          <w:highlight w:val="white"/>
        </w:rPr>
      </w:pPr>
      <w:r w:rsidRPr="00903DBA">
        <w:rPr>
          <w:highlight w:val="white"/>
        </w:rPr>
        <w:t xml:space="preserve">               targetType.</w:t>
      </w:r>
      <w:r w:rsidR="002B25CE" w:rsidRPr="00903DBA">
        <w:rPr>
          <w:highlight w:val="white"/>
        </w:rPr>
        <w:t xml:space="preserve">IsIntegralPointerOrArray </w:t>
      </w:r>
      <w:r w:rsidRPr="00903DBA">
        <w:rPr>
          <w:highlight w:val="white"/>
        </w:rPr>
        <w:t>()) {</w:t>
      </w:r>
    </w:p>
    <w:p w14:paraId="21F86662" w14:textId="77777777" w:rsidR="00EA70D8" w:rsidRPr="00903DBA" w:rsidRDefault="00EA70D8" w:rsidP="00EA70D8">
      <w:pPr>
        <w:pStyle w:val="Code"/>
        <w:rPr>
          <w:highlight w:val="white"/>
        </w:rPr>
      </w:pPr>
      <w:r w:rsidRPr="00903DBA">
        <w:rPr>
          <w:highlight w:val="white"/>
        </w:rPr>
        <w:t xml:space="preserve">        bool isTrue = (sourceSymbol.TrueSet.Count &gt; 0);</w:t>
      </w:r>
    </w:p>
    <w:p w14:paraId="517C909F" w14:textId="77777777" w:rsidR="00EA70D8" w:rsidRPr="00903DBA" w:rsidRDefault="00EA70D8" w:rsidP="00EA70D8">
      <w:pPr>
        <w:pStyle w:val="Code"/>
        <w:rPr>
          <w:highlight w:val="white"/>
        </w:rPr>
      </w:pPr>
      <w:r w:rsidRPr="00903DBA">
        <w:rPr>
          <w:highlight w:val="white"/>
        </w:rPr>
        <w:t xml:space="preserve">        BigInteger targetValue = isTrue ? BigInteger.One : BigInteger.Zero;</w:t>
      </w:r>
    </w:p>
    <w:p w14:paraId="32C5077E" w14:textId="77777777" w:rsidR="00EA70D8" w:rsidRPr="00903DBA" w:rsidRDefault="00EA70D8" w:rsidP="00EA70D8">
      <w:pPr>
        <w:pStyle w:val="Code"/>
        <w:rPr>
          <w:highlight w:val="white"/>
        </w:rPr>
      </w:pPr>
      <w:r w:rsidRPr="00903DBA">
        <w:rPr>
          <w:highlight w:val="white"/>
        </w:rPr>
        <w:t xml:space="preserve">        targetSymbol = new Symbol(targetType, targetValue);</w:t>
      </w:r>
    </w:p>
    <w:p w14:paraId="4BBD3D8C" w14:textId="77777777" w:rsidR="00EA70D8" w:rsidRPr="00903DBA" w:rsidRDefault="00EA70D8" w:rsidP="00EA70D8">
      <w:pPr>
        <w:pStyle w:val="Code"/>
        <w:rPr>
          <w:highlight w:val="white"/>
        </w:rPr>
      </w:pPr>
      <w:r w:rsidRPr="00903DBA">
        <w:rPr>
          <w:highlight w:val="white"/>
        </w:rPr>
        <w:t xml:space="preserve">      }</w:t>
      </w:r>
    </w:p>
    <w:p w14:paraId="35EEF65B" w14:textId="77777777" w:rsidR="00EA70D8" w:rsidRPr="00903DBA" w:rsidRDefault="00EA70D8" w:rsidP="00EA70D8">
      <w:pPr>
        <w:pStyle w:val="Code"/>
        <w:rPr>
          <w:highlight w:val="white"/>
        </w:rPr>
      </w:pPr>
      <w:r w:rsidRPr="00903DBA">
        <w:rPr>
          <w:highlight w:val="white"/>
        </w:rPr>
        <w:t xml:space="preserve">      else if (sourceType.IsLogical() &amp;&amp; targetType.IsFloating()) {</w:t>
      </w:r>
    </w:p>
    <w:p w14:paraId="2B6DDA60" w14:textId="77777777" w:rsidR="00EA70D8" w:rsidRPr="00903DBA" w:rsidRDefault="00EA70D8" w:rsidP="00EA70D8">
      <w:pPr>
        <w:pStyle w:val="Code"/>
        <w:rPr>
          <w:highlight w:val="white"/>
        </w:rPr>
      </w:pPr>
      <w:r w:rsidRPr="00903DBA">
        <w:rPr>
          <w:highlight w:val="white"/>
        </w:rPr>
        <w:t xml:space="preserve">        bool isTrue = (sourceSymbol.TrueSet.Count &gt; 0);</w:t>
      </w:r>
    </w:p>
    <w:p w14:paraId="305F5C22" w14:textId="77777777" w:rsidR="00EA70D8" w:rsidRPr="00903DBA" w:rsidRDefault="00EA70D8" w:rsidP="00EA70D8">
      <w:pPr>
        <w:pStyle w:val="Code"/>
        <w:rPr>
          <w:highlight w:val="white"/>
        </w:rPr>
      </w:pPr>
      <w:r w:rsidRPr="00903DBA">
        <w:rPr>
          <w:highlight w:val="white"/>
        </w:rPr>
        <w:t xml:space="preserve">        decimal targetValue = isTrue ? decimal.One : decimal.Zero;</w:t>
      </w:r>
    </w:p>
    <w:p w14:paraId="555E5439" w14:textId="77777777" w:rsidR="00EA70D8" w:rsidRPr="00903DBA" w:rsidRDefault="00EA70D8" w:rsidP="00EA70D8">
      <w:pPr>
        <w:pStyle w:val="Code"/>
        <w:rPr>
          <w:highlight w:val="white"/>
        </w:rPr>
      </w:pPr>
      <w:r w:rsidRPr="00903DBA">
        <w:rPr>
          <w:highlight w:val="white"/>
        </w:rPr>
        <w:t xml:space="preserve">        targetSymbol = new Symbol(targetType, targetValue);</w:t>
      </w:r>
    </w:p>
    <w:p w14:paraId="1ED200AD" w14:textId="77777777" w:rsidR="00EA70D8" w:rsidRPr="00903DBA" w:rsidRDefault="00EA70D8" w:rsidP="00EA70D8">
      <w:pPr>
        <w:pStyle w:val="Code"/>
        <w:rPr>
          <w:highlight w:val="white"/>
        </w:rPr>
      </w:pPr>
      <w:r w:rsidRPr="00903DBA">
        <w:rPr>
          <w:highlight w:val="white"/>
        </w:rPr>
        <w:t xml:space="preserve">      }</w:t>
      </w:r>
    </w:p>
    <w:p w14:paraId="4C24FA20" w14:textId="00AEF720" w:rsidR="000159E3" w:rsidRPr="00903DBA" w:rsidRDefault="000159E3" w:rsidP="000159E3">
      <w:pPr>
        <w:rPr>
          <w:highlight w:val="white"/>
        </w:rPr>
      </w:pPr>
      <w:r w:rsidRPr="00903DBA">
        <w:rPr>
          <w:highlight w:val="white"/>
        </w:rPr>
        <w:t xml:space="preserve">If the </w:t>
      </w:r>
      <w:r w:rsidR="00235142" w:rsidRPr="00903DBA">
        <w:rPr>
          <w:highlight w:val="white"/>
        </w:rPr>
        <w:t xml:space="preserve">source </w:t>
      </w:r>
      <w:r w:rsidR="00F65CC0" w:rsidRPr="00903DBA">
        <w:rPr>
          <w:highlight w:val="white"/>
        </w:rPr>
        <w:t xml:space="preserve">type is integral, array, pointer, or floating, and the target type is logical, we </w:t>
      </w:r>
      <w:r w:rsidR="004B67DB" w:rsidRPr="00903DBA">
        <w:rPr>
          <w:highlight w:val="white"/>
        </w:rPr>
        <w:t>start by constructing a jump set holding one unconditional jump instruction.</w:t>
      </w:r>
    </w:p>
    <w:p w14:paraId="2BA269FF" w14:textId="30CF9BFC" w:rsidR="00CD295E" w:rsidRPr="00903DBA" w:rsidRDefault="00362668" w:rsidP="00362668">
      <w:pPr>
        <w:rPr>
          <w:highlight w:val="white"/>
        </w:rPr>
      </w:pPr>
      <w:r w:rsidRPr="00903DBA">
        <w:rPr>
          <w:highlight w:val="white"/>
        </w:rPr>
        <w:t xml:space="preserve">If the value of the </w:t>
      </w:r>
      <w:r w:rsidR="006A6B4D" w:rsidRPr="00903DBA">
        <w:rPr>
          <w:highlight w:val="white"/>
        </w:rPr>
        <w:t>source</w:t>
      </w:r>
      <w:r w:rsidRPr="00903DBA">
        <w:rPr>
          <w:highlight w:val="white"/>
        </w:rPr>
        <w:t xml:space="preserve"> symbol is </w:t>
      </w:r>
      <w:r w:rsidR="006A6B4D" w:rsidRPr="00903DBA">
        <w:rPr>
          <w:highlight w:val="white"/>
        </w:rPr>
        <w:t xml:space="preserve">zero, we create a target symbol with </w:t>
      </w:r>
      <w:r w:rsidR="00F3514C" w:rsidRPr="00903DBA">
        <w:rPr>
          <w:highlight w:val="white"/>
        </w:rPr>
        <w:t xml:space="preserve">jump set as its </w:t>
      </w:r>
      <w:r w:rsidR="00A76052">
        <w:rPr>
          <w:highlight w:val="white"/>
        </w:rPr>
        <w:t>false-set</w:t>
      </w:r>
      <w:r w:rsidR="00F3514C" w:rsidRPr="00903DBA">
        <w:rPr>
          <w:highlight w:val="white"/>
        </w:rPr>
        <w:t xml:space="preserve">. If it not zero, we create the target symbol with the jump set as its </w:t>
      </w:r>
      <w:r w:rsidR="009C3C27">
        <w:rPr>
          <w:highlight w:val="white"/>
        </w:rPr>
        <w:t>true-set</w:t>
      </w:r>
      <w:r w:rsidR="00F3514C" w:rsidRPr="00903DBA">
        <w:rPr>
          <w:highlight w:val="white"/>
        </w:rPr>
        <w:t>.</w:t>
      </w:r>
    </w:p>
    <w:p w14:paraId="70A90707" w14:textId="2D6BCE52" w:rsidR="00CD295E" w:rsidRPr="00903DBA" w:rsidRDefault="00F3514C" w:rsidP="0061501B">
      <w:pPr>
        <w:rPr>
          <w:highlight w:val="white"/>
        </w:rPr>
      </w:pPr>
      <w:r w:rsidRPr="00903DBA">
        <w:rPr>
          <w:highlight w:val="white"/>
        </w:rPr>
        <w:t xml:space="preserve">The long list </w:t>
      </w:r>
      <w:r w:rsidR="00186F35" w:rsidRPr="00903DBA">
        <w:rPr>
          <w:highlight w:val="white"/>
        </w:rPr>
        <w:t>holds the unconditional jump instruction of the jump set.</w:t>
      </w:r>
    </w:p>
    <w:p w14:paraId="305C0279" w14:textId="77777777" w:rsidR="00EA70D8" w:rsidRPr="00903DBA" w:rsidRDefault="00EA70D8" w:rsidP="00EA70D8">
      <w:pPr>
        <w:pStyle w:val="Code"/>
        <w:rPr>
          <w:highlight w:val="white"/>
        </w:rPr>
      </w:pPr>
      <w:r w:rsidRPr="00903DBA">
        <w:rPr>
          <w:highlight w:val="white"/>
        </w:rPr>
        <w:t xml:space="preserve">      else if (sourceType.IsArithmeticPointerArrayStringOrFunction() &amp;&amp;</w:t>
      </w:r>
    </w:p>
    <w:p w14:paraId="54D7B1AD" w14:textId="77777777" w:rsidR="00EA70D8" w:rsidRPr="00903DBA" w:rsidRDefault="00EA70D8" w:rsidP="00EA70D8">
      <w:pPr>
        <w:pStyle w:val="Code"/>
        <w:rPr>
          <w:highlight w:val="white"/>
        </w:rPr>
      </w:pPr>
      <w:r w:rsidRPr="00903DBA">
        <w:rPr>
          <w:highlight w:val="white"/>
        </w:rPr>
        <w:t xml:space="preserve">               targetType.IsLogical()) {</w:t>
      </w:r>
    </w:p>
    <w:p w14:paraId="71C80BE4" w14:textId="77777777" w:rsidR="00EA70D8" w:rsidRPr="00903DBA" w:rsidRDefault="00EA70D8" w:rsidP="00EA70D8">
      <w:pPr>
        <w:pStyle w:val="Code"/>
        <w:rPr>
          <w:highlight w:val="white"/>
        </w:rPr>
      </w:pPr>
      <w:r w:rsidRPr="00903DBA">
        <w:rPr>
          <w:highlight w:val="white"/>
        </w:rPr>
        <w:t xml:space="preserve">        bool isTrue = !sourceValue.Equals(BigInteger.Zero) &amp;&amp;</w:t>
      </w:r>
    </w:p>
    <w:p w14:paraId="227D2610" w14:textId="77777777" w:rsidR="00EA70D8" w:rsidRPr="00903DBA" w:rsidRDefault="00EA70D8" w:rsidP="00EA70D8">
      <w:pPr>
        <w:pStyle w:val="Code"/>
        <w:rPr>
          <w:highlight w:val="white"/>
        </w:rPr>
      </w:pPr>
      <w:r w:rsidRPr="00903DBA">
        <w:rPr>
          <w:highlight w:val="white"/>
        </w:rPr>
        <w:t xml:space="preserve">                      !sourceValue.Equals(decimal.Zero);</w:t>
      </w:r>
    </w:p>
    <w:p w14:paraId="3629ED95" w14:textId="77777777" w:rsidR="00EA70D8" w:rsidRPr="00903DBA" w:rsidRDefault="00EA70D8" w:rsidP="00EA70D8">
      <w:pPr>
        <w:pStyle w:val="Code"/>
        <w:rPr>
          <w:highlight w:val="white"/>
        </w:rPr>
      </w:pPr>
    </w:p>
    <w:p w14:paraId="018C48B2" w14:textId="01E44568" w:rsidR="00EA70D8" w:rsidRPr="00903DBA" w:rsidRDefault="00EA70D8" w:rsidP="00EA70D8">
      <w:pPr>
        <w:pStyle w:val="Code"/>
        <w:rPr>
          <w:highlight w:val="white"/>
        </w:rPr>
      </w:pPr>
      <w:r w:rsidRPr="00903DBA">
        <w:rPr>
          <w:highlight w:val="white"/>
        </w:rPr>
        <w:t xml:space="preserve">        MiddleCode gotoCode = new MiddleCode(MiddleOperator.</w:t>
      </w:r>
      <w:r w:rsidR="00C0170C">
        <w:rPr>
          <w:highlight w:val="white"/>
        </w:rPr>
        <w:t>Jump</w:t>
      </w:r>
      <w:r w:rsidRPr="00903DBA">
        <w:rPr>
          <w:highlight w:val="white"/>
        </w:rPr>
        <w:t>);</w:t>
      </w:r>
    </w:p>
    <w:p w14:paraId="7DCD86CA" w14:textId="77777777" w:rsidR="00EA70D8" w:rsidRPr="00903DBA" w:rsidRDefault="00EA70D8" w:rsidP="00EA70D8">
      <w:pPr>
        <w:pStyle w:val="Code"/>
        <w:rPr>
          <w:highlight w:val="white"/>
        </w:rPr>
      </w:pPr>
      <w:r w:rsidRPr="00903DBA">
        <w:rPr>
          <w:highlight w:val="white"/>
        </w:rPr>
        <w:t xml:space="preserve">        longList.Add(gotoCode);</w:t>
      </w:r>
    </w:p>
    <w:p w14:paraId="50B8E114" w14:textId="77777777" w:rsidR="00EA70D8" w:rsidRPr="00903DBA" w:rsidRDefault="00EA70D8" w:rsidP="00EA70D8">
      <w:pPr>
        <w:pStyle w:val="Code"/>
        <w:rPr>
          <w:highlight w:val="white"/>
        </w:rPr>
      </w:pPr>
    </w:p>
    <w:p w14:paraId="5F9F9EA5" w14:textId="77777777" w:rsidR="00EA70D8" w:rsidRPr="00903DBA" w:rsidRDefault="00EA70D8" w:rsidP="00EA70D8">
      <w:pPr>
        <w:pStyle w:val="Code"/>
        <w:rPr>
          <w:highlight w:val="white"/>
        </w:rPr>
      </w:pPr>
      <w:r w:rsidRPr="00903DBA">
        <w:rPr>
          <w:highlight w:val="white"/>
        </w:rPr>
        <w:t xml:space="preserve">        ISet&lt;MiddleCode&gt; trueSet = new HashSet&lt;MiddleCode&gt;(),</w:t>
      </w:r>
    </w:p>
    <w:p w14:paraId="09960CBE" w14:textId="77777777" w:rsidR="00EA70D8" w:rsidRPr="00903DBA" w:rsidRDefault="00EA70D8" w:rsidP="00EA70D8">
      <w:pPr>
        <w:pStyle w:val="Code"/>
        <w:rPr>
          <w:highlight w:val="white"/>
        </w:rPr>
      </w:pPr>
      <w:r w:rsidRPr="00903DBA">
        <w:rPr>
          <w:highlight w:val="white"/>
        </w:rPr>
        <w:t xml:space="preserve">                         falseSet = new HashSet&lt;MiddleCode&gt;();</w:t>
      </w:r>
    </w:p>
    <w:p w14:paraId="5C737E9B" w14:textId="77777777" w:rsidR="00EA70D8" w:rsidRPr="00903DBA" w:rsidRDefault="00EA70D8" w:rsidP="00EA70D8">
      <w:pPr>
        <w:pStyle w:val="Code"/>
        <w:rPr>
          <w:highlight w:val="white"/>
        </w:rPr>
      </w:pPr>
      <w:r w:rsidRPr="00903DBA">
        <w:rPr>
          <w:highlight w:val="white"/>
        </w:rPr>
        <w:t xml:space="preserve">        if (isTrue) {</w:t>
      </w:r>
    </w:p>
    <w:p w14:paraId="55CCF93E" w14:textId="77777777" w:rsidR="00EA70D8" w:rsidRPr="00903DBA" w:rsidRDefault="00EA70D8" w:rsidP="00EA70D8">
      <w:pPr>
        <w:pStyle w:val="Code"/>
        <w:rPr>
          <w:highlight w:val="white"/>
        </w:rPr>
      </w:pPr>
      <w:r w:rsidRPr="00903DBA">
        <w:rPr>
          <w:highlight w:val="white"/>
        </w:rPr>
        <w:t xml:space="preserve">          trueSet.Add(gotoCode);</w:t>
      </w:r>
    </w:p>
    <w:p w14:paraId="33829FCF" w14:textId="77777777" w:rsidR="00EA70D8" w:rsidRPr="00903DBA" w:rsidRDefault="00EA70D8" w:rsidP="00EA70D8">
      <w:pPr>
        <w:pStyle w:val="Code"/>
        <w:rPr>
          <w:highlight w:val="white"/>
        </w:rPr>
      </w:pPr>
      <w:r w:rsidRPr="00903DBA">
        <w:rPr>
          <w:highlight w:val="white"/>
        </w:rPr>
        <w:t xml:space="preserve">        }</w:t>
      </w:r>
    </w:p>
    <w:p w14:paraId="35398B56" w14:textId="77777777" w:rsidR="00EA70D8" w:rsidRPr="00903DBA" w:rsidRDefault="00EA70D8" w:rsidP="00EA70D8">
      <w:pPr>
        <w:pStyle w:val="Code"/>
        <w:rPr>
          <w:highlight w:val="white"/>
        </w:rPr>
      </w:pPr>
      <w:r w:rsidRPr="00903DBA">
        <w:rPr>
          <w:highlight w:val="white"/>
        </w:rPr>
        <w:t xml:space="preserve">        else {</w:t>
      </w:r>
    </w:p>
    <w:p w14:paraId="7BA3327D" w14:textId="77777777" w:rsidR="00EA70D8" w:rsidRPr="00903DBA" w:rsidRDefault="00EA70D8" w:rsidP="00EA70D8">
      <w:pPr>
        <w:pStyle w:val="Code"/>
        <w:rPr>
          <w:highlight w:val="white"/>
        </w:rPr>
      </w:pPr>
      <w:r w:rsidRPr="00903DBA">
        <w:rPr>
          <w:highlight w:val="white"/>
        </w:rPr>
        <w:t xml:space="preserve">          falseSet.Add(gotoCode);</w:t>
      </w:r>
    </w:p>
    <w:p w14:paraId="3ED4D3DB" w14:textId="77777777" w:rsidR="00EA70D8" w:rsidRPr="00903DBA" w:rsidRDefault="00EA70D8" w:rsidP="00EA70D8">
      <w:pPr>
        <w:pStyle w:val="Code"/>
        <w:rPr>
          <w:highlight w:val="white"/>
        </w:rPr>
      </w:pPr>
      <w:r w:rsidRPr="00903DBA">
        <w:rPr>
          <w:highlight w:val="white"/>
        </w:rPr>
        <w:t xml:space="preserve">        }</w:t>
      </w:r>
    </w:p>
    <w:p w14:paraId="05D04883" w14:textId="77777777" w:rsidR="00EA70D8" w:rsidRPr="00903DBA" w:rsidRDefault="00EA70D8" w:rsidP="00EA70D8">
      <w:pPr>
        <w:pStyle w:val="Code"/>
        <w:rPr>
          <w:highlight w:val="white"/>
        </w:rPr>
      </w:pPr>
    </w:p>
    <w:p w14:paraId="227A75CD" w14:textId="77777777" w:rsidR="00EA70D8" w:rsidRPr="00903DBA" w:rsidRDefault="00EA70D8" w:rsidP="00EA70D8">
      <w:pPr>
        <w:pStyle w:val="Code"/>
        <w:rPr>
          <w:highlight w:val="white"/>
        </w:rPr>
      </w:pPr>
      <w:r w:rsidRPr="00903DBA">
        <w:rPr>
          <w:highlight w:val="white"/>
        </w:rPr>
        <w:t xml:space="preserve">        targetSymbol = new Symbol(trueSet, falseSet);</w:t>
      </w:r>
    </w:p>
    <w:p w14:paraId="4F05F364" w14:textId="42816A1B" w:rsidR="00EA70D8" w:rsidRPr="00903DBA" w:rsidRDefault="00EA70D8" w:rsidP="005E4B23">
      <w:pPr>
        <w:pStyle w:val="Code"/>
        <w:rPr>
          <w:highlight w:val="white"/>
        </w:rPr>
      </w:pPr>
      <w:r w:rsidRPr="00903DBA">
        <w:rPr>
          <w:highlight w:val="white"/>
        </w:rPr>
        <w:t xml:space="preserve">      }</w:t>
      </w:r>
    </w:p>
    <w:p w14:paraId="7492C11F" w14:textId="77777777" w:rsidR="005E4B23" w:rsidRPr="00903DBA" w:rsidRDefault="005E4B23" w:rsidP="005E4B23">
      <w:pPr>
        <w:pStyle w:val="Code"/>
        <w:rPr>
          <w:highlight w:val="white"/>
        </w:rPr>
      </w:pPr>
      <w:r w:rsidRPr="00903DBA">
        <w:rPr>
          <w:highlight w:val="white"/>
        </w:rPr>
        <w:t xml:space="preserve">      else {</w:t>
      </w:r>
    </w:p>
    <w:p w14:paraId="3D07CA68" w14:textId="77777777" w:rsidR="005E4B23" w:rsidRPr="00903DBA" w:rsidRDefault="005E4B23" w:rsidP="005E4B23">
      <w:pPr>
        <w:pStyle w:val="Code"/>
        <w:rPr>
          <w:highlight w:val="white"/>
        </w:rPr>
      </w:pPr>
      <w:r w:rsidRPr="00903DBA">
        <w:rPr>
          <w:highlight w:val="white"/>
        </w:rPr>
        <w:t xml:space="preserve">        targetSymbol = new Symbol(targetType, sourceValue);</w:t>
      </w:r>
    </w:p>
    <w:p w14:paraId="6EECD344" w14:textId="77777777" w:rsidR="005E4B23" w:rsidRPr="00903DBA" w:rsidRDefault="005E4B23" w:rsidP="005E4B23">
      <w:pPr>
        <w:pStyle w:val="Code"/>
        <w:rPr>
          <w:highlight w:val="white"/>
        </w:rPr>
      </w:pPr>
      <w:r w:rsidRPr="00903DBA">
        <w:rPr>
          <w:highlight w:val="white"/>
        </w:rPr>
        <w:t xml:space="preserve">      }</w:t>
      </w:r>
    </w:p>
    <w:p w14:paraId="0E71CF97" w14:textId="77777777" w:rsidR="005E4B23" w:rsidRPr="00903DBA" w:rsidRDefault="005E4B23" w:rsidP="005E4B23">
      <w:pPr>
        <w:pStyle w:val="Code"/>
        <w:rPr>
          <w:highlight w:val="white"/>
        </w:rPr>
      </w:pPr>
    </w:p>
    <w:p w14:paraId="3F359F4F" w14:textId="77777777" w:rsidR="005E4B23" w:rsidRPr="00903DBA" w:rsidRDefault="005E4B23" w:rsidP="005E4B23">
      <w:pPr>
        <w:pStyle w:val="Code"/>
        <w:rPr>
          <w:highlight w:val="white"/>
        </w:rPr>
      </w:pPr>
      <w:r w:rsidRPr="00903DBA">
        <w:rPr>
          <w:highlight w:val="white"/>
        </w:rPr>
        <w:t xml:space="preserve">      if (targetType.IsFloating()) {</w:t>
      </w:r>
    </w:p>
    <w:p w14:paraId="072D702C" w14:textId="77777777" w:rsidR="005E4B23" w:rsidRPr="00903DBA" w:rsidRDefault="005E4B23" w:rsidP="005E4B23">
      <w:pPr>
        <w:pStyle w:val="Code"/>
        <w:rPr>
          <w:highlight w:val="white"/>
        </w:rPr>
      </w:pPr>
      <w:r w:rsidRPr="00903DBA">
        <w:rPr>
          <w:highlight w:val="white"/>
        </w:rPr>
        <w:t xml:space="preserve">        longList.Add(new MiddleCode(MiddleOperator.PushFloat, targetSymbol));</w:t>
      </w:r>
    </w:p>
    <w:p w14:paraId="7534EC9F" w14:textId="77777777" w:rsidR="005E4B23" w:rsidRPr="00903DBA" w:rsidRDefault="005E4B23" w:rsidP="005E4B23">
      <w:pPr>
        <w:pStyle w:val="Code"/>
        <w:rPr>
          <w:highlight w:val="white"/>
        </w:rPr>
      </w:pPr>
      <w:r w:rsidRPr="00903DBA">
        <w:rPr>
          <w:highlight w:val="white"/>
        </w:rPr>
        <w:t xml:space="preserve">      }</w:t>
      </w:r>
    </w:p>
    <w:p w14:paraId="0A668926" w14:textId="77777777" w:rsidR="005E4B23" w:rsidRPr="00903DBA" w:rsidRDefault="005E4B23" w:rsidP="005E4B23">
      <w:pPr>
        <w:pStyle w:val="Code"/>
        <w:rPr>
          <w:highlight w:val="white"/>
        </w:rPr>
      </w:pPr>
    </w:p>
    <w:p w14:paraId="1AA8342C" w14:textId="77777777" w:rsidR="005E4B23" w:rsidRPr="00903DBA" w:rsidRDefault="005E4B23" w:rsidP="005E4B23">
      <w:pPr>
        <w:pStyle w:val="Code"/>
        <w:rPr>
          <w:highlight w:val="white"/>
        </w:rPr>
      </w:pPr>
      <w:r w:rsidRPr="00903DBA">
        <w:rPr>
          <w:highlight w:val="white"/>
        </w:rPr>
        <w:t xml:space="preserve">      return (new Expression(targetSymbol, null, longList));</w:t>
      </w:r>
    </w:p>
    <w:p w14:paraId="41E64CC2" w14:textId="77777777" w:rsidR="005E4B23" w:rsidRPr="00903DBA" w:rsidRDefault="005E4B23" w:rsidP="005E4B23">
      <w:pPr>
        <w:pStyle w:val="Code"/>
        <w:rPr>
          <w:highlight w:val="white"/>
        </w:rPr>
      </w:pPr>
      <w:r w:rsidRPr="00903DBA">
        <w:rPr>
          <w:highlight w:val="white"/>
        </w:rPr>
        <w:t xml:space="preserve">    }</w:t>
      </w:r>
    </w:p>
    <w:p w14:paraId="07D93073" w14:textId="479F130D" w:rsidR="00373232" w:rsidRPr="00903DBA" w:rsidRDefault="00871323" w:rsidP="005E4B23">
      <w:pPr>
        <w:rPr>
          <w:highlight w:val="white"/>
        </w:rPr>
      </w:pPr>
      <w:r w:rsidRPr="00903DBA">
        <w:rPr>
          <w:highlight w:val="white"/>
        </w:rPr>
        <w:lastRenderedPageBreak/>
        <w:t xml:space="preserve">Finally, we have reached the point where </w:t>
      </w:r>
      <w:r w:rsidR="005D6F45" w:rsidRPr="00903DBA">
        <w:rPr>
          <w:highlight w:val="white"/>
        </w:rPr>
        <w:t xml:space="preserve">both the source type and target type are integral, array, pointer, or floating. The only thing that remains to be done is to </w:t>
      </w:r>
      <w:r w:rsidR="00B63092" w:rsidRPr="00903DBA">
        <w:rPr>
          <w:highlight w:val="white"/>
        </w:rPr>
        <w:t xml:space="preserve">make sure the final value is an object of the correct class: </w:t>
      </w:r>
      <w:r w:rsidR="00B63092" w:rsidRPr="00903DBA">
        <w:rPr>
          <w:rStyle w:val="KeyWord0"/>
          <w:highlight w:val="white"/>
        </w:rPr>
        <w:t>BigInteger</w:t>
      </w:r>
      <w:r w:rsidR="00B63092" w:rsidRPr="00903DBA">
        <w:rPr>
          <w:highlight w:val="white"/>
        </w:rPr>
        <w:t xml:space="preserve"> or </w:t>
      </w:r>
      <w:r w:rsidR="00B63092" w:rsidRPr="00903DBA">
        <w:rPr>
          <w:rStyle w:val="KeyWord0"/>
          <w:highlight w:val="white"/>
        </w:rPr>
        <w:t>decimal</w:t>
      </w:r>
      <w:r w:rsidR="003A173F" w:rsidRPr="00903DBA">
        <w:rPr>
          <w:highlight w:val="white"/>
        </w:rPr>
        <w:t xml:space="preserve">. </w:t>
      </w:r>
      <w:r w:rsidR="00373232" w:rsidRPr="00903DBA">
        <w:rPr>
          <w:highlight w:val="white"/>
        </w:rPr>
        <w:t xml:space="preserve">      </w:t>
      </w:r>
    </w:p>
    <w:p w14:paraId="32E58CEA" w14:textId="267129C9" w:rsidR="0059455C" w:rsidRPr="00903DBA" w:rsidRDefault="00962378" w:rsidP="0059455C">
      <w:pPr>
        <w:rPr>
          <w:highlight w:val="white"/>
        </w:rPr>
      </w:pPr>
      <w:r w:rsidRPr="00903DBA">
        <w:rPr>
          <w:highlight w:val="white"/>
        </w:rPr>
        <w:t xml:space="preserve">If the source type is integral, array, or pointer, and the </w:t>
      </w:r>
      <w:r w:rsidR="00C4061E" w:rsidRPr="00903DBA">
        <w:rPr>
          <w:highlight w:val="white"/>
        </w:rPr>
        <w:t xml:space="preserve">target type is floating, we need to type cast the value from </w:t>
      </w:r>
      <w:r w:rsidR="00C4061E" w:rsidRPr="00903DBA">
        <w:rPr>
          <w:rStyle w:val="KeyWord0"/>
          <w:highlight w:val="white"/>
        </w:rPr>
        <w:t>BigInteger</w:t>
      </w:r>
      <w:r w:rsidR="00C4061E" w:rsidRPr="00903DBA">
        <w:rPr>
          <w:highlight w:val="white"/>
        </w:rPr>
        <w:t xml:space="preserve"> to </w:t>
      </w:r>
      <w:r w:rsidR="00C4061E" w:rsidRPr="00903DBA">
        <w:rPr>
          <w:rStyle w:val="KeyWord0"/>
          <w:highlight w:val="white"/>
        </w:rPr>
        <w:t>decimal</w:t>
      </w:r>
      <w:r w:rsidR="00C4061E" w:rsidRPr="00903DBA">
        <w:rPr>
          <w:highlight w:val="white"/>
        </w:rPr>
        <w:t>.</w:t>
      </w:r>
    </w:p>
    <w:p w14:paraId="58F9A088" w14:textId="66F7DD30" w:rsidR="004B215F" w:rsidRPr="00903DBA" w:rsidRDefault="00CD295E" w:rsidP="004B215F">
      <w:pPr>
        <w:pStyle w:val="Code"/>
        <w:rPr>
          <w:highlight w:val="white"/>
        </w:rPr>
      </w:pPr>
      <w:r w:rsidRPr="00903DBA">
        <w:rPr>
          <w:highlight w:val="white"/>
        </w:rPr>
        <w:t xml:space="preserve">        if (</w:t>
      </w:r>
      <w:r w:rsidR="001A5A90" w:rsidRPr="00903DBA">
        <w:rPr>
          <w:highlight w:val="white"/>
        </w:rPr>
        <w:t>source</w:t>
      </w:r>
      <w:r w:rsidRPr="00903DBA">
        <w:rPr>
          <w:highlight w:val="white"/>
        </w:rPr>
        <w:t>Type.</w:t>
      </w:r>
      <w:r w:rsidR="004B215F" w:rsidRPr="00903DBA">
        <w:rPr>
          <w:highlight w:val="white"/>
        </w:rPr>
        <w:t xml:space="preserve">IsIntegralPointerArrayStringOrFunction </w:t>
      </w:r>
      <w:r w:rsidRPr="00903DBA">
        <w:rPr>
          <w:highlight w:val="white"/>
        </w:rPr>
        <w:t>() &amp;&amp;</w:t>
      </w:r>
    </w:p>
    <w:p w14:paraId="471991C4" w14:textId="3268FA6C" w:rsidR="00CD295E" w:rsidRPr="00903DBA" w:rsidRDefault="004B215F" w:rsidP="004B215F">
      <w:pPr>
        <w:pStyle w:val="Code"/>
        <w:rPr>
          <w:highlight w:val="white"/>
        </w:rPr>
      </w:pPr>
      <w:r w:rsidRPr="00903DBA">
        <w:rPr>
          <w:highlight w:val="white"/>
        </w:rPr>
        <w:t xml:space="preserve">            </w:t>
      </w:r>
      <w:r w:rsidR="001A5A90" w:rsidRPr="00903DBA">
        <w:rPr>
          <w:highlight w:val="white"/>
        </w:rPr>
        <w:t>target</w:t>
      </w:r>
      <w:r w:rsidR="00CD295E" w:rsidRPr="00903DBA">
        <w:rPr>
          <w:highlight w:val="white"/>
        </w:rPr>
        <w:t>Type.IsFloating()) {</w:t>
      </w:r>
    </w:p>
    <w:p w14:paraId="5D3952D5" w14:textId="77777777" w:rsidR="00367704" w:rsidRPr="00903DBA" w:rsidRDefault="00CD295E" w:rsidP="00367704">
      <w:pPr>
        <w:pStyle w:val="Code"/>
        <w:rPr>
          <w:highlight w:val="white"/>
        </w:rPr>
      </w:pPr>
      <w:r w:rsidRPr="00903DBA">
        <w:rPr>
          <w:highlight w:val="white"/>
        </w:rPr>
        <w:t xml:space="preserve">          </w:t>
      </w:r>
      <w:r w:rsidR="001A5A90" w:rsidRPr="00903DBA">
        <w:rPr>
          <w:highlight w:val="white"/>
        </w:rPr>
        <w:t>target</w:t>
      </w:r>
      <w:r w:rsidRPr="00903DBA">
        <w:rPr>
          <w:highlight w:val="white"/>
        </w:rPr>
        <w:t>Symbol =</w:t>
      </w:r>
    </w:p>
    <w:p w14:paraId="3AF9F9AD" w14:textId="281D7C44" w:rsidR="00CD295E" w:rsidRPr="00903DBA" w:rsidRDefault="00367704" w:rsidP="00367704">
      <w:pPr>
        <w:pStyle w:val="Code"/>
        <w:rPr>
          <w:highlight w:val="white"/>
        </w:rPr>
      </w:pPr>
      <w:r w:rsidRPr="00903DBA">
        <w:rPr>
          <w:highlight w:val="white"/>
        </w:rPr>
        <w:t xml:space="preserve">           </w:t>
      </w:r>
      <w:r w:rsidR="00CD295E" w:rsidRPr="00903DBA">
        <w:rPr>
          <w:highlight w:val="white"/>
        </w:rPr>
        <w:t xml:space="preserve"> new Symbol(</w:t>
      </w:r>
      <w:r w:rsidR="001A5A90" w:rsidRPr="00903DBA">
        <w:rPr>
          <w:highlight w:val="white"/>
        </w:rPr>
        <w:t>target</w:t>
      </w:r>
      <w:r w:rsidR="00CD295E" w:rsidRPr="00903DBA">
        <w:rPr>
          <w:highlight w:val="white"/>
        </w:rPr>
        <w:t>Type,</w:t>
      </w:r>
      <w:r w:rsidRPr="00903DBA">
        <w:rPr>
          <w:highlight w:val="white"/>
        </w:rPr>
        <w:t xml:space="preserve"> </w:t>
      </w:r>
      <w:r w:rsidR="00CD295E" w:rsidRPr="00903DBA">
        <w:rPr>
          <w:highlight w:val="white"/>
        </w:rPr>
        <w:t xml:space="preserve">(decimal) ((BigInteger) </w:t>
      </w:r>
      <w:r w:rsidR="001A5A90" w:rsidRPr="00903DBA">
        <w:rPr>
          <w:highlight w:val="white"/>
        </w:rPr>
        <w:t>source</w:t>
      </w:r>
      <w:r w:rsidR="00CD295E" w:rsidRPr="00903DBA">
        <w:rPr>
          <w:highlight w:val="white"/>
        </w:rPr>
        <w:t>Value));</w:t>
      </w:r>
    </w:p>
    <w:p w14:paraId="22EC23C9" w14:textId="77777777" w:rsidR="00CD295E" w:rsidRPr="00903DBA" w:rsidRDefault="00CD295E" w:rsidP="00CD295E">
      <w:pPr>
        <w:pStyle w:val="Code"/>
        <w:rPr>
          <w:highlight w:val="white"/>
        </w:rPr>
      </w:pPr>
      <w:r w:rsidRPr="00903DBA">
        <w:rPr>
          <w:highlight w:val="white"/>
        </w:rPr>
        <w:t xml:space="preserve">        }</w:t>
      </w:r>
    </w:p>
    <w:p w14:paraId="16B3A028" w14:textId="20F4AA43" w:rsidR="00C4061E" w:rsidRPr="00903DBA" w:rsidRDefault="00C4061E" w:rsidP="00C4061E">
      <w:pPr>
        <w:rPr>
          <w:highlight w:val="white"/>
        </w:rPr>
      </w:pPr>
      <w:r w:rsidRPr="00903DBA">
        <w:rPr>
          <w:highlight w:val="white"/>
        </w:rPr>
        <w:t>In the same way, if the source type is floating and the target type is integral, array, or pointer, we need to type cast the value from</w:t>
      </w:r>
      <w:r w:rsidRPr="00903DBA">
        <w:rPr>
          <w:rStyle w:val="KeyWord0"/>
          <w:highlight w:val="white"/>
        </w:rPr>
        <w:t xml:space="preserve"> decimal</w:t>
      </w:r>
      <w:r w:rsidRPr="00903DBA">
        <w:rPr>
          <w:highlight w:val="white"/>
        </w:rPr>
        <w:t xml:space="preserve"> to </w:t>
      </w:r>
      <w:r w:rsidRPr="00903DBA">
        <w:rPr>
          <w:rStyle w:val="KeyWord0"/>
          <w:highlight w:val="white"/>
        </w:rPr>
        <w:t>BigInteger</w:t>
      </w:r>
      <w:r w:rsidRPr="00903DBA">
        <w:rPr>
          <w:highlight w:val="white"/>
        </w:rPr>
        <w:t>.</w:t>
      </w:r>
    </w:p>
    <w:p w14:paraId="6F2063F2" w14:textId="77777777" w:rsidR="00942851" w:rsidRPr="00903DBA" w:rsidRDefault="00CD295E" w:rsidP="00CD295E">
      <w:pPr>
        <w:pStyle w:val="Code"/>
        <w:rPr>
          <w:highlight w:val="white"/>
        </w:rPr>
      </w:pPr>
      <w:r w:rsidRPr="00903DBA">
        <w:rPr>
          <w:highlight w:val="white"/>
        </w:rPr>
        <w:t xml:space="preserve">        else if (</w:t>
      </w:r>
      <w:r w:rsidR="001A5A90" w:rsidRPr="00903DBA">
        <w:rPr>
          <w:highlight w:val="white"/>
        </w:rPr>
        <w:t>source</w:t>
      </w:r>
      <w:r w:rsidRPr="00903DBA">
        <w:rPr>
          <w:highlight w:val="white"/>
        </w:rPr>
        <w:t>Type.IsFloating()</w:t>
      </w:r>
      <w:r w:rsidR="00942851" w:rsidRPr="00903DBA">
        <w:rPr>
          <w:highlight w:val="white"/>
        </w:rPr>
        <w:t xml:space="preserve"> </w:t>
      </w:r>
      <w:r w:rsidRPr="00903DBA">
        <w:rPr>
          <w:highlight w:val="white"/>
        </w:rPr>
        <w:t>&amp;&amp;</w:t>
      </w:r>
    </w:p>
    <w:p w14:paraId="5825A9DD" w14:textId="7FFF286B" w:rsidR="00CD295E" w:rsidRPr="00903DBA" w:rsidRDefault="00942851" w:rsidP="00CD295E">
      <w:pPr>
        <w:pStyle w:val="Code"/>
        <w:rPr>
          <w:highlight w:val="white"/>
        </w:rPr>
      </w:pPr>
      <w:r w:rsidRPr="00903DBA">
        <w:rPr>
          <w:highlight w:val="white"/>
        </w:rPr>
        <w:t xml:space="preserve">                 </w:t>
      </w:r>
      <w:r w:rsidR="001A5A90" w:rsidRPr="00903DBA">
        <w:rPr>
          <w:highlight w:val="white"/>
        </w:rPr>
        <w:t>target</w:t>
      </w:r>
      <w:r w:rsidR="00CD295E" w:rsidRPr="00903DBA">
        <w:rPr>
          <w:highlight w:val="white"/>
        </w:rPr>
        <w:t>Type.</w:t>
      </w:r>
      <w:r w:rsidR="002C4F32" w:rsidRPr="00903DBA">
        <w:rPr>
          <w:highlight w:val="white"/>
        </w:rPr>
        <w:t>IsIntegralPointerOrArray</w:t>
      </w:r>
      <w:r w:rsidR="00CD295E" w:rsidRPr="00903DBA">
        <w:rPr>
          <w:highlight w:val="white"/>
        </w:rPr>
        <w:t>()) {</w:t>
      </w:r>
    </w:p>
    <w:p w14:paraId="1A5C9933" w14:textId="77777777" w:rsidR="00367704" w:rsidRPr="00903DBA" w:rsidRDefault="00CD295E" w:rsidP="00CD295E">
      <w:pPr>
        <w:pStyle w:val="Code"/>
        <w:rPr>
          <w:highlight w:val="white"/>
        </w:rPr>
      </w:pPr>
      <w:r w:rsidRPr="00903DBA">
        <w:rPr>
          <w:highlight w:val="white"/>
        </w:rPr>
        <w:t xml:space="preserve">          </w:t>
      </w:r>
      <w:r w:rsidR="001A5A90" w:rsidRPr="00903DBA">
        <w:rPr>
          <w:highlight w:val="white"/>
        </w:rPr>
        <w:t>target</w:t>
      </w:r>
      <w:r w:rsidRPr="00903DBA">
        <w:rPr>
          <w:highlight w:val="white"/>
        </w:rPr>
        <w:t>Symbol =</w:t>
      </w:r>
    </w:p>
    <w:p w14:paraId="37F266F1" w14:textId="56AE7D89" w:rsidR="00CD295E" w:rsidRPr="00903DBA" w:rsidRDefault="00367704" w:rsidP="00CD295E">
      <w:pPr>
        <w:pStyle w:val="Code"/>
        <w:rPr>
          <w:highlight w:val="white"/>
        </w:rPr>
      </w:pPr>
      <w:r w:rsidRPr="00903DBA">
        <w:rPr>
          <w:highlight w:val="white"/>
        </w:rPr>
        <w:t xml:space="preserve">            </w:t>
      </w:r>
      <w:r w:rsidR="00CD295E" w:rsidRPr="00903DBA">
        <w:rPr>
          <w:highlight w:val="white"/>
        </w:rPr>
        <w:t>new Symbol(</w:t>
      </w:r>
      <w:r w:rsidR="001A5A90" w:rsidRPr="00903DBA">
        <w:rPr>
          <w:highlight w:val="white"/>
        </w:rPr>
        <w:t>target</w:t>
      </w:r>
      <w:r w:rsidR="00CD295E" w:rsidRPr="00903DBA">
        <w:rPr>
          <w:highlight w:val="white"/>
        </w:rPr>
        <w:t xml:space="preserve">Type, (BigInteger) ((decimal) </w:t>
      </w:r>
      <w:r w:rsidR="001A5A90" w:rsidRPr="00903DBA">
        <w:rPr>
          <w:highlight w:val="white"/>
        </w:rPr>
        <w:t>source</w:t>
      </w:r>
      <w:r w:rsidR="00CD295E" w:rsidRPr="00903DBA">
        <w:rPr>
          <w:highlight w:val="white"/>
        </w:rPr>
        <w:t>Value));</w:t>
      </w:r>
    </w:p>
    <w:p w14:paraId="6963F55A" w14:textId="77777777" w:rsidR="00CD295E" w:rsidRPr="00903DBA" w:rsidRDefault="00CD295E" w:rsidP="00CD295E">
      <w:pPr>
        <w:pStyle w:val="Code"/>
        <w:rPr>
          <w:highlight w:val="white"/>
        </w:rPr>
      </w:pPr>
      <w:r w:rsidRPr="00903DBA">
        <w:rPr>
          <w:highlight w:val="white"/>
        </w:rPr>
        <w:t xml:space="preserve">        }</w:t>
      </w:r>
    </w:p>
    <w:p w14:paraId="64DA42A8" w14:textId="6AB7790B" w:rsidR="008B1B75" w:rsidRPr="00903DBA" w:rsidRDefault="008F371F" w:rsidP="008B1B75">
      <w:pPr>
        <w:rPr>
          <w:highlight w:val="white"/>
        </w:rPr>
      </w:pPr>
      <w:r w:rsidRPr="00903DBA">
        <w:rPr>
          <w:highlight w:val="white"/>
        </w:rPr>
        <w:t>Finally, i</w:t>
      </w:r>
      <w:r w:rsidR="008B1B75" w:rsidRPr="00903DBA">
        <w:rPr>
          <w:highlight w:val="white"/>
        </w:rPr>
        <w:t>f the both the source and target types are integral, array, or pointer, or if they both are floating, we just create a new symbol with target type and source value.</w:t>
      </w:r>
    </w:p>
    <w:p w14:paraId="6B6BAE0F" w14:textId="42EE8BD1" w:rsidR="008B1B75" w:rsidRPr="00903DBA" w:rsidRDefault="008B1B75" w:rsidP="00C26B8B">
      <w:pPr>
        <w:pStyle w:val="Code"/>
        <w:rPr>
          <w:highlight w:val="white"/>
        </w:rPr>
      </w:pPr>
      <w:r w:rsidRPr="00903DBA">
        <w:rPr>
          <w:highlight w:val="white"/>
        </w:rPr>
        <w:t xml:space="preserve">        </w:t>
      </w:r>
      <w:r w:rsidR="00C26B8B" w:rsidRPr="00903DBA">
        <w:rPr>
          <w:highlight w:val="white"/>
        </w:rPr>
        <w:t>else {</w:t>
      </w:r>
    </w:p>
    <w:p w14:paraId="1D016FE2" w14:textId="77777777" w:rsidR="008B1B75" w:rsidRPr="00903DBA" w:rsidRDefault="008B1B75" w:rsidP="008B1B75">
      <w:pPr>
        <w:pStyle w:val="Code"/>
        <w:rPr>
          <w:highlight w:val="white"/>
        </w:rPr>
      </w:pPr>
      <w:r w:rsidRPr="00903DBA">
        <w:rPr>
          <w:highlight w:val="white"/>
        </w:rPr>
        <w:t xml:space="preserve">          targetSymbol = new Symbol(targetType, sourceValue);</w:t>
      </w:r>
    </w:p>
    <w:p w14:paraId="5B2E0372" w14:textId="77777777" w:rsidR="008B1B75" w:rsidRPr="00903DBA" w:rsidRDefault="008B1B75" w:rsidP="008B1B75">
      <w:pPr>
        <w:pStyle w:val="Code"/>
        <w:rPr>
          <w:highlight w:val="white"/>
        </w:rPr>
      </w:pPr>
      <w:r w:rsidRPr="00903DBA">
        <w:rPr>
          <w:highlight w:val="white"/>
        </w:rPr>
        <w:t xml:space="preserve">        }</w:t>
      </w:r>
    </w:p>
    <w:p w14:paraId="53B3ED24" w14:textId="77777777" w:rsidR="00CD295E" w:rsidRPr="00903DBA" w:rsidRDefault="00CD295E" w:rsidP="00CD295E">
      <w:pPr>
        <w:pStyle w:val="Code"/>
        <w:rPr>
          <w:highlight w:val="white"/>
        </w:rPr>
      </w:pPr>
    </w:p>
    <w:p w14:paraId="389D4F73" w14:textId="56692D89" w:rsidR="00CD295E" w:rsidRPr="00903DBA" w:rsidRDefault="00CD295E" w:rsidP="00CD295E">
      <w:pPr>
        <w:pStyle w:val="Code"/>
        <w:rPr>
          <w:highlight w:val="white"/>
        </w:rPr>
      </w:pPr>
      <w:r w:rsidRPr="00903DBA">
        <w:rPr>
          <w:highlight w:val="white"/>
        </w:rPr>
        <w:t xml:space="preserve">        List&lt;MiddleCode&gt; </w:t>
      </w:r>
      <w:r w:rsidR="008366EA" w:rsidRPr="00903DBA">
        <w:rPr>
          <w:highlight w:val="white"/>
        </w:rPr>
        <w:t>longList</w:t>
      </w:r>
      <w:r w:rsidRPr="00903DBA">
        <w:rPr>
          <w:highlight w:val="white"/>
        </w:rPr>
        <w:t xml:space="preserve"> = new List&lt;MiddleCode&gt;();</w:t>
      </w:r>
    </w:p>
    <w:p w14:paraId="05FDD2A9" w14:textId="39A61E4D" w:rsidR="00CD295E" w:rsidRPr="00903DBA" w:rsidRDefault="00CD295E" w:rsidP="00CD295E">
      <w:pPr>
        <w:pStyle w:val="Code"/>
        <w:rPr>
          <w:highlight w:val="white"/>
        </w:rPr>
      </w:pPr>
      <w:r w:rsidRPr="00903DBA">
        <w:rPr>
          <w:highlight w:val="white"/>
        </w:rPr>
        <w:t xml:space="preserve">        if (</w:t>
      </w:r>
      <w:r w:rsidR="001A5A90" w:rsidRPr="00903DBA">
        <w:rPr>
          <w:highlight w:val="white"/>
        </w:rPr>
        <w:t>target</w:t>
      </w:r>
      <w:r w:rsidRPr="00903DBA">
        <w:rPr>
          <w:highlight w:val="white"/>
        </w:rPr>
        <w:t>Type.IsFloating()) {</w:t>
      </w:r>
    </w:p>
    <w:p w14:paraId="1638BB69" w14:textId="7038B327" w:rsidR="00C65953" w:rsidRPr="00903DBA" w:rsidRDefault="00CD295E" w:rsidP="00CD295E">
      <w:pPr>
        <w:pStyle w:val="Code"/>
        <w:rPr>
          <w:highlight w:val="white"/>
        </w:rPr>
      </w:pPr>
      <w:r w:rsidRPr="00903DBA">
        <w:rPr>
          <w:highlight w:val="white"/>
        </w:rPr>
        <w:t xml:space="preserve">          MiddleCodeGenera</w:t>
      </w:r>
      <w:r w:rsidR="001A5A90" w:rsidRPr="00903DBA">
        <w:rPr>
          <w:highlight w:val="white"/>
        </w:rPr>
        <w:t>t</w:t>
      </w:r>
      <w:r w:rsidR="009421B7" w:rsidRPr="00903DBA">
        <w:rPr>
          <w:highlight w:val="white"/>
        </w:rPr>
        <w:t>o</w:t>
      </w:r>
      <w:r w:rsidRPr="00903DBA">
        <w:rPr>
          <w:highlight w:val="white"/>
        </w:rPr>
        <w:t>r.</w:t>
      </w:r>
    </w:p>
    <w:p w14:paraId="758755BD" w14:textId="7D6EF938" w:rsidR="00CD295E" w:rsidRPr="00903DBA" w:rsidRDefault="00C65953" w:rsidP="00CD295E">
      <w:pPr>
        <w:pStyle w:val="Code"/>
        <w:rPr>
          <w:highlight w:val="white"/>
        </w:rPr>
      </w:pPr>
      <w:r w:rsidRPr="00903DBA">
        <w:rPr>
          <w:highlight w:val="white"/>
        </w:rPr>
        <w:t xml:space="preserve">            </w:t>
      </w:r>
      <w:r w:rsidR="00CD295E" w:rsidRPr="00903DBA">
        <w:rPr>
          <w:highlight w:val="white"/>
        </w:rPr>
        <w:t>AddMiddleCode(</w:t>
      </w:r>
      <w:r w:rsidR="008366EA" w:rsidRPr="00903DBA">
        <w:rPr>
          <w:highlight w:val="white"/>
        </w:rPr>
        <w:t>longList</w:t>
      </w:r>
      <w:r w:rsidR="00CD295E" w:rsidRPr="00903DBA">
        <w:rPr>
          <w:highlight w:val="white"/>
        </w:rPr>
        <w:t xml:space="preserve">, </w:t>
      </w:r>
      <w:r w:rsidR="00235142" w:rsidRPr="00903DBA">
        <w:rPr>
          <w:highlight w:val="white"/>
        </w:rPr>
        <w:t>MiddleOperator</w:t>
      </w:r>
      <w:r w:rsidR="00CD295E" w:rsidRPr="00903DBA">
        <w:rPr>
          <w:highlight w:val="white"/>
        </w:rPr>
        <w:t xml:space="preserve">.PushFloat, </w:t>
      </w:r>
      <w:r w:rsidR="001A5A90" w:rsidRPr="00903DBA">
        <w:rPr>
          <w:highlight w:val="white"/>
        </w:rPr>
        <w:t>target</w:t>
      </w:r>
      <w:r w:rsidR="00CD295E" w:rsidRPr="00903DBA">
        <w:rPr>
          <w:highlight w:val="white"/>
        </w:rPr>
        <w:t>Symbol);</w:t>
      </w:r>
    </w:p>
    <w:p w14:paraId="63F12447" w14:textId="77777777" w:rsidR="00CD295E" w:rsidRPr="00903DBA" w:rsidRDefault="00CD295E" w:rsidP="00CD295E">
      <w:pPr>
        <w:pStyle w:val="Code"/>
        <w:rPr>
          <w:highlight w:val="white"/>
        </w:rPr>
      </w:pPr>
      <w:r w:rsidRPr="00903DBA">
        <w:rPr>
          <w:highlight w:val="white"/>
        </w:rPr>
        <w:t xml:space="preserve">        }</w:t>
      </w:r>
    </w:p>
    <w:p w14:paraId="350991EF" w14:textId="77777777" w:rsidR="00CD295E" w:rsidRPr="00903DBA" w:rsidRDefault="00CD295E" w:rsidP="00CD295E">
      <w:pPr>
        <w:pStyle w:val="Code"/>
        <w:rPr>
          <w:highlight w:val="white"/>
        </w:rPr>
      </w:pPr>
    </w:p>
    <w:p w14:paraId="06DAE494" w14:textId="4E45B229" w:rsidR="00CD295E" w:rsidRPr="00903DBA" w:rsidRDefault="00CD295E" w:rsidP="00CD295E">
      <w:pPr>
        <w:pStyle w:val="Code"/>
        <w:rPr>
          <w:highlight w:val="white"/>
        </w:rPr>
      </w:pPr>
      <w:r w:rsidRPr="00903DBA">
        <w:rPr>
          <w:highlight w:val="white"/>
        </w:rPr>
        <w:t xml:space="preserve">        return (new Expression(</w:t>
      </w:r>
      <w:r w:rsidR="001A5A90" w:rsidRPr="00903DBA">
        <w:rPr>
          <w:highlight w:val="white"/>
        </w:rPr>
        <w:t>target</w:t>
      </w:r>
      <w:r w:rsidRPr="00903DBA">
        <w:rPr>
          <w:highlight w:val="white"/>
        </w:rPr>
        <w:t xml:space="preserve">Symbol, null, </w:t>
      </w:r>
      <w:r w:rsidR="008366EA" w:rsidRPr="00903DBA">
        <w:rPr>
          <w:highlight w:val="white"/>
        </w:rPr>
        <w:t>longList</w:t>
      </w:r>
      <w:r w:rsidRPr="00903DBA">
        <w:rPr>
          <w:highlight w:val="white"/>
        </w:rPr>
        <w:t>));</w:t>
      </w:r>
    </w:p>
    <w:p w14:paraId="167FBF6F" w14:textId="77777777" w:rsidR="00CD295E" w:rsidRPr="00903DBA" w:rsidRDefault="00CD295E" w:rsidP="00CD295E">
      <w:pPr>
        <w:pStyle w:val="Code"/>
        <w:rPr>
          <w:highlight w:val="white"/>
        </w:rPr>
      </w:pPr>
      <w:r w:rsidRPr="00903DBA">
        <w:rPr>
          <w:highlight w:val="white"/>
        </w:rPr>
        <w:t xml:space="preserve">      }</w:t>
      </w:r>
    </w:p>
    <w:p w14:paraId="7CB5A27F" w14:textId="26041818" w:rsidR="00CD295E" w:rsidRDefault="00CD295E" w:rsidP="00CD295E">
      <w:pPr>
        <w:pStyle w:val="Code"/>
        <w:rPr>
          <w:highlight w:val="white"/>
        </w:rPr>
      </w:pPr>
      <w:r w:rsidRPr="00903DBA">
        <w:rPr>
          <w:highlight w:val="white"/>
        </w:rPr>
        <w:t xml:space="preserve">    }</w:t>
      </w:r>
    </w:p>
    <w:p w14:paraId="061D1FFF" w14:textId="298E2198" w:rsidR="004D36BB" w:rsidRPr="00903DBA" w:rsidRDefault="004D36BB" w:rsidP="004D36BB">
      <w:pPr>
        <w:pStyle w:val="Rubrik3"/>
        <w:rPr>
          <w:highlight w:val="white"/>
        </w:rPr>
      </w:pPr>
      <w:r>
        <w:rPr>
          <w:highlight w:val="white"/>
        </w:rPr>
        <w:t>Constant Value</w:t>
      </w:r>
    </w:p>
    <w:p w14:paraId="5A79D78F" w14:textId="35FDF288" w:rsidR="00942851" w:rsidRPr="00903DBA" w:rsidRDefault="00FE574F" w:rsidP="002360CD">
      <w:pPr>
        <w:rPr>
          <w:highlight w:val="white"/>
        </w:rPr>
      </w:pPr>
      <w:r w:rsidRPr="00903DBA">
        <w:rPr>
          <w:highlight w:val="white"/>
        </w:rPr>
        <w:t xml:space="preserve">The </w:t>
      </w:r>
      <w:r w:rsidRPr="00903DBA">
        <w:rPr>
          <w:rStyle w:val="KeyWord0"/>
          <w:highlight w:val="white"/>
        </w:rPr>
        <w:t>Value</w:t>
      </w:r>
      <w:r w:rsidRPr="00903DBA">
        <w:rPr>
          <w:highlight w:val="white"/>
        </w:rPr>
        <w:t xml:space="preserve"> method </w:t>
      </w:r>
      <w:r w:rsidR="00F81372" w:rsidRPr="00903DBA">
        <w:rPr>
          <w:highlight w:val="white"/>
        </w:rPr>
        <w:t xml:space="preserve">takes a symbol </w:t>
      </w:r>
      <w:r w:rsidR="008F491B" w:rsidRPr="00903DBA">
        <w:rPr>
          <w:highlight w:val="white"/>
        </w:rPr>
        <w:t>and returns a static symbol.</w:t>
      </w:r>
    </w:p>
    <w:p w14:paraId="5F27D2AD" w14:textId="77777777" w:rsidR="00CD295E" w:rsidRPr="00903DBA" w:rsidRDefault="00CD295E" w:rsidP="00CD295E">
      <w:pPr>
        <w:pStyle w:val="Code"/>
        <w:rPr>
          <w:highlight w:val="white"/>
        </w:rPr>
      </w:pPr>
      <w:r w:rsidRPr="00903DBA">
        <w:rPr>
          <w:highlight w:val="white"/>
        </w:rPr>
        <w:t xml:space="preserve">    public static StaticSymbol Value(Symbol symbol) {</w:t>
      </w:r>
    </w:p>
    <w:p w14:paraId="15CA3076" w14:textId="77777777" w:rsidR="00CD295E" w:rsidRPr="00903DBA" w:rsidRDefault="00CD295E" w:rsidP="00CD295E">
      <w:pPr>
        <w:pStyle w:val="Code"/>
        <w:rPr>
          <w:highlight w:val="white"/>
        </w:rPr>
      </w:pPr>
      <w:r w:rsidRPr="00903DBA">
        <w:rPr>
          <w:highlight w:val="white"/>
        </w:rPr>
        <w:t xml:space="preserve">      return Value(symbol.UniqueName, symbol.Type, symbol.Value);</w:t>
      </w:r>
    </w:p>
    <w:p w14:paraId="08B1CAC7" w14:textId="77777777" w:rsidR="00CD295E" w:rsidRPr="00903DBA" w:rsidRDefault="00CD295E" w:rsidP="00CD295E">
      <w:pPr>
        <w:pStyle w:val="Code"/>
        <w:rPr>
          <w:highlight w:val="white"/>
        </w:rPr>
      </w:pPr>
      <w:r w:rsidRPr="00903DBA">
        <w:rPr>
          <w:highlight w:val="white"/>
        </w:rPr>
        <w:t xml:space="preserve">    }</w:t>
      </w:r>
    </w:p>
    <w:p w14:paraId="27BCF8B4" w14:textId="77777777" w:rsidR="00CD295E" w:rsidRPr="00903DBA" w:rsidRDefault="00CD295E" w:rsidP="00CD295E">
      <w:pPr>
        <w:pStyle w:val="Code"/>
        <w:rPr>
          <w:highlight w:val="white"/>
        </w:rPr>
      </w:pPr>
    </w:p>
    <w:p w14:paraId="6FB48BB0" w14:textId="77777777" w:rsidR="00076673" w:rsidRPr="00903DBA" w:rsidRDefault="00CD295E" w:rsidP="00CD295E">
      <w:pPr>
        <w:pStyle w:val="Code"/>
        <w:rPr>
          <w:highlight w:val="white"/>
        </w:rPr>
      </w:pPr>
      <w:r w:rsidRPr="00903DBA">
        <w:rPr>
          <w:highlight w:val="white"/>
        </w:rPr>
        <w:t xml:space="preserve">    public static StaticSymbol Value(string uniqueName, Type type,</w:t>
      </w:r>
    </w:p>
    <w:p w14:paraId="179DE503" w14:textId="316ADB17" w:rsidR="00CD295E" w:rsidRPr="00903DBA" w:rsidRDefault="00076673" w:rsidP="00CD295E">
      <w:pPr>
        <w:pStyle w:val="Code"/>
        <w:rPr>
          <w:highlight w:val="white"/>
        </w:rPr>
      </w:pPr>
      <w:r w:rsidRPr="00903DBA">
        <w:rPr>
          <w:highlight w:val="white"/>
        </w:rPr>
        <w:t xml:space="preserve">                                    </w:t>
      </w:r>
      <w:r w:rsidR="00CD295E" w:rsidRPr="00903DBA">
        <w:rPr>
          <w:highlight w:val="white"/>
        </w:rPr>
        <w:t xml:space="preserve"> object value) {</w:t>
      </w:r>
    </w:p>
    <w:p w14:paraId="1F6772D7" w14:textId="77777777" w:rsidR="00CD295E" w:rsidRPr="00903DBA" w:rsidRDefault="00CD295E" w:rsidP="00CD295E">
      <w:pPr>
        <w:pStyle w:val="Code"/>
        <w:rPr>
          <w:highlight w:val="white"/>
        </w:rPr>
      </w:pPr>
      <w:r w:rsidRPr="00903DBA">
        <w:rPr>
          <w:highlight w:val="white"/>
        </w:rPr>
        <w:t xml:space="preserve">      List&lt;MiddleCode&gt; middleCodeList = new List&lt;MiddleCode&gt;();</w:t>
      </w:r>
    </w:p>
    <w:p w14:paraId="5EAD7845" w14:textId="5E65964D" w:rsidR="00CD295E" w:rsidRPr="00903DBA" w:rsidRDefault="004A1C67" w:rsidP="00A24B07">
      <w:pPr>
        <w:rPr>
          <w:highlight w:val="white"/>
        </w:rPr>
      </w:pPr>
      <w:r w:rsidRPr="00903DBA">
        <w:rPr>
          <w:highlight w:val="white"/>
        </w:rPr>
        <w:t xml:space="preserve">If the value is not null, we add the </w:t>
      </w:r>
      <w:r w:rsidR="002F35C1" w:rsidRPr="00903DBA">
        <w:rPr>
          <w:highlight w:val="white"/>
        </w:rPr>
        <w:t>initializer</w:t>
      </w:r>
      <w:r w:rsidRPr="00903DBA">
        <w:rPr>
          <w:highlight w:val="white"/>
        </w:rPr>
        <w:t xml:space="preserve"> instruction to the code list</w:t>
      </w:r>
      <w:r w:rsidR="00A24B07" w:rsidRPr="00903DBA">
        <w:rPr>
          <w:highlight w:val="white"/>
        </w:rPr>
        <w:t>.</w:t>
      </w:r>
    </w:p>
    <w:p w14:paraId="3FEBEAEC" w14:textId="77777777" w:rsidR="00CD295E" w:rsidRPr="00903DBA" w:rsidRDefault="00CD295E" w:rsidP="00CD295E">
      <w:pPr>
        <w:pStyle w:val="Code"/>
        <w:rPr>
          <w:highlight w:val="white"/>
        </w:rPr>
      </w:pPr>
      <w:r w:rsidRPr="00903DBA">
        <w:rPr>
          <w:highlight w:val="white"/>
        </w:rPr>
        <w:t xml:space="preserve">      if (value != null) {</w:t>
      </w:r>
    </w:p>
    <w:p w14:paraId="717DD797" w14:textId="7F2F81BD" w:rsidR="00076673" w:rsidRPr="00903DBA" w:rsidRDefault="00CD295E" w:rsidP="00CD295E">
      <w:pPr>
        <w:pStyle w:val="Code"/>
        <w:rPr>
          <w:highlight w:val="white"/>
        </w:rPr>
      </w:pPr>
      <w:r w:rsidRPr="00903DBA">
        <w:rPr>
          <w:highlight w:val="white"/>
        </w:rPr>
        <w:t xml:space="preserve">        middleCodeList.Add(new MiddleCode(MiddleOperator.</w:t>
      </w:r>
      <w:r w:rsidR="002F35C1" w:rsidRPr="00903DBA">
        <w:rPr>
          <w:highlight w:val="white"/>
        </w:rPr>
        <w:t>Initializer</w:t>
      </w:r>
      <w:r w:rsidRPr="00903DBA">
        <w:rPr>
          <w:highlight w:val="white"/>
        </w:rPr>
        <w:t>,</w:t>
      </w:r>
    </w:p>
    <w:p w14:paraId="58A0433D" w14:textId="738EEBD9" w:rsidR="00CD295E" w:rsidRPr="00903DBA" w:rsidRDefault="00076673" w:rsidP="00CD295E">
      <w:pPr>
        <w:pStyle w:val="Code"/>
        <w:rPr>
          <w:highlight w:val="white"/>
        </w:rPr>
      </w:pPr>
      <w:r w:rsidRPr="00903DBA">
        <w:rPr>
          <w:highlight w:val="white"/>
        </w:rPr>
        <w:t xml:space="preserve">                                         </w:t>
      </w:r>
      <w:r w:rsidR="00CD295E" w:rsidRPr="00903DBA">
        <w:rPr>
          <w:highlight w:val="white"/>
        </w:rPr>
        <w:t xml:space="preserve"> type.Sort, value));</w:t>
      </w:r>
    </w:p>
    <w:p w14:paraId="17405D65" w14:textId="77777777" w:rsidR="00CD295E" w:rsidRPr="00903DBA" w:rsidRDefault="00CD295E" w:rsidP="00CD295E">
      <w:pPr>
        <w:pStyle w:val="Code"/>
        <w:rPr>
          <w:highlight w:val="white"/>
        </w:rPr>
      </w:pPr>
      <w:r w:rsidRPr="00903DBA">
        <w:rPr>
          <w:highlight w:val="white"/>
        </w:rPr>
        <w:t xml:space="preserve">      }</w:t>
      </w:r>
    </w:p>
    <w:p w14:paraId="77E85CA6" w14:textId="1AB0696D" w:rsidR="00A24B07" w:rsidRPr="00903DBA" w:rsidRDefault="00A24B07" w:rsidP="00A24B07">
      <w:pPr>
        <w:rPr>
          <w:highlight w:val="white"/>
        </w:rPr>
      </w:pPr>
      <w:r w:rsidRPr="00903DBA">
        <w:rPr>
          <w:highlight w:val="white"/>
        </w:rPr>
        <w:t>If the value is null</w:t>
      </w:r>
      <w:r w:rsidR="0006113B" w:rsidRPr="00903DBA">
        <w:rPr>
          <w:highlight w:val="white"/>
        </w:rPr>
        <w:t>,</w:t>
      </w:r>
      <w:r w:rsidRPr="00903DBA">
        <w:rPr>
          <w:highlight w:val="white"/>
        </w:rPr>
        <w:t xml:space="preserve"> we add the </w:t>
      </w:r>
      <w:r w:rsidR="002F35C1" w:rsidRPr="00903DBA">
        <w:rPr>
          <w:highlight w:val="white"/>
        </w:rPr>
        <w:t>initializer</w:t>
      </w:r>
      <w:r w:rsidRPr="00903DBA">
        <w:rPr>
          <w:highlight w:val="white"/>
        </w:rPr>
        <w:t xml:space="preserve"> ero instruction, with the type size.</w:t>
      </w:r>
    </w:p>
    <w:p w14:paraId="1B4BA431" w14:textId="77777777" w:rsidR="00CD295E" w:rsidRPr="00903DBA" w:rsidRDefault="00CD295E" w:rsidP="00CD295E">
      <w:pPr>
        <w:pStyle w:val="Code"/>
        <w:rPr>
          <w:highlight w:val="white"/>
        </w:rPr>
      </w:pPr>
      <w:r w:rsidRPr="00903DBA">
        <w:rPr>
          <w:highlight w:val="white"/>
        </w:rPr>
        <w:lastRenderedPageBreak/>
        <w:t xml:space="preserve">      else {</w:t>
      </w:r>
    </w:p>
    <w:p w14:paraId="4E58F278" w14:textId="46C3DB9B" w:rsidR="00076673" w:rsidRPr="00903DBA" w:rsidRDefault="00CD295E" w:rsidP="00CD295E">
      <w:pPr>
        <w:pStyle w:val="Code"/>
        <w:rPr>
          <w:highlight w:val="white"/>
        </w:rPr>
      </w:pPr>
      <w:r w:rsidRPr="00903DBA">
        <w:rPr>
          <w:highlight w:val="white"/>
        </w:rPr>
        <w:t xml:space="preserve">        middleCodeList.Add(new MiddleCode(MiddleOperator.</w:t>
      </w:r>
      <w:r w:rsidR="002F35C1" w:rsidRPr="00903DBA">
        <w:rPr>
          <w:highlight w:val="white"/>
        </w:rPr>
        <w:t>Initializer</w:t>
      </w:r>
      <w:r w:rsidRPr="00903DBA">
        <w:rPr>
          <w:highlight w:val="white"/>
        </w:rPr>
        <w:t>Zero,</w:t>
      </w:r>
    </w:p>
    <w:p w14:paraId="3FE69DA1" w14:textId="4B5B21DD" w:rsidR="00CD295E" w:rsidRPr="00903DBA" w:rsidRDefault="00076673" w:rsidP="00CD295E">
      <w:pPr>
        <w:pStyle w:val="Code"/>
        <w:rPr>
          <w:highlight w:val="white"/>
        </w:rPr>
      </w:pPr>
      <w:r w:rsidRPr="00903DBA">
        <w:rPr>
          <w:highlight w:val="white"/>
        </w:rPr>
        <w:t xml:space="preserve">                                         </w:t>
      </w:r>
      <w:r w:rsidR="00CD295E" w:rsidRPr="00903DBA">
        <w:rPr>
          <w:highlight w:val="white"/>
        </w:rPr>
        <w:t xml:space="preserve"> type.Size()));</w:t>
      </w:r>
    </w:p>
    <w:p w14:paraId="0D39FB50" w14:textId="77777777" w:rsidR="00CD295E" w:rsidRPr="00903DBA" w:rsidRDefault="00CD295E" w:rsidP="00CD295E">
      <w:pPr>
        <w:pStyle w:val="Code"/>
        <w:rPr>
          <w:highlight w:val="white"/>
        </w:rPr>
      </w:pPr>
      <w:r w:rsidRPr="00903DBA">
        <w:rPr>
          <w:highlight w:val="white"/>
        </w:rPr>
        <w:t xml:space="preserve">      }</w:t>
      </w:r>
    </w:p>
    <w:p w14:paraId="046AED07" w14:textId="64F35F15" w:rsidR="00CD295E" w:rsidRPr="00903DBA" w:rsidRDefault="003C0453" w:rsidP="003C0453">
      <w:pPr>
        <w:rPr>
          <w:highlight w:val="white"/>
        </w:rPr>
      </w:pPr>
      <w:r w:rsidRPr="00903DBA">
        <w:rPr>
          <w:highlight w:val="white"/>
        </w:rPr>
        <w:t>We translate the middle code instructions to assembly code.</w:t>
      </w:r>
    </w:p>
    <w:p w14:paraId="1513EB87" w14:textId="77777777" w:rsidR="00CD295E" w:rsidRPr="00903DBA" w:rsidRDefault="00CD295E" w:rsidP="00CD295E">
      <w:pPr>
        <w:pStyle w:val="Code"/>
        <w:rPr>
          <w:highlight w:val="white"/>
        </w:rPr>
      </w:pPr>
      <w:r w:rsidRPr="00903DBA">
        <w:rPr>
          <w:highlight w:val="white"/>
        </w:rPr>
        <w:t xml:space="preserve">      List&lt;AssemblyCode&gt; assemblyCodeList = new List&lt;AssemblyCode&gt;();</w:t>
      </w:r>
    </w:p>
    <w:p w14:paraId="5EE619A4" w14:textId="77777777" w:rsidR="00076673" w:rsidRPr="00903DBA" w:rsidRDefault="00CD295E" w:rsidP="00CD295E">
      <w:pPr>
        <w:pStyle w:val="Code"/>
        <w:rPr>
          <w:highlight w:val="white"/>
        </w:rPr>
      </w:pPr>
      <w:r w:rsidRPr="00903DBA">
        <w:rPr>
          <w:highlight w:val="white"/>
        </w:rPr>
        <w:t xml:space="preserve">      AssemblyCodeGenerator.GenerateAssembly(middleCodeList,</w:t>
      </w:r>
    </w:p>
    <w:p w14:paraId="383F668C" w14:textId="0C356CCF" w:rsidR="00CD295E" w:rsidRPr="00903DBA" w:rsidRDefault="00076673" w:rsidP="00CD295E">
      <w:pPr>
        <w:pStyle w:val="Code"/>
        <w:rPr>
          <w:highlight w:val="white"/>
        </w:rPr>
      </w:pPr>
      <w:r w:rsidRPr="00903DBA">
        <w:rPr>
          <w:highlight w:val="white"/>
        </w:rPr>
        <w:t xml:space="preserve">                                            </w:t>
      </w:r>
      <w:r w:rsidR="00CD295E" w:rsidRPr="00903DBA">
        <w:rPr>
          <w:highlight w:val="white"/>
        </w:rPr>
        <w:t xml:space="preserve"> assemblyCodeList);</w:t>
      </w:r>
    </w:p>
    <w:p w14:paraId="734DCDCA" w14:textId="321B1BE2" w:rsidR="00CD295E" w:rsidRPr="00903DBA" w:rsidRDefault="00885B1B" w:rsidP="00B453B1">
      <w:pPr>
        <w:rPr>
          <w:highlight w:val="white"/>
        </w:rPr>
      </w:pPr>
      <w:r w:rsidRPr="00903DBA">
        <w:rPr>
          <w:highlight w:val="white"/>
        </w:rPr>
        <w:t xml:space="preserve">For the Linux target </w:t>
      </w:r>
      <w:r w:rsidR="0006462C" w:rsidRPr="00903DBA">
        <w:rPr>
          <w:highlight w:val="white"/>
        </w:rPr>
        <w:t xml:space="preserve">machine, we generate a list of text holding the final assembly code. For Windows target code generation, se Chapter </w:t>
      </w:r>
      <w:r w:rsidR="00076546" w:rsidRPr="00903DBA">
        <w:fldChar w:fldCharType="begin"/>
      </w:r>
      <w:r w:rsidR="00076546" w:rsidRPr="00903DBA">
        <w:instrText xml:space="preserve"> REF _Ref54009755 \r \h </w:instrText>
      </w:r>
      <w:r w:rsidR="00076546" w:rsidRPr="00903DBA">
        <w:fldChar w:fldCharType="separate"/>
      </w:r>
      <w:r w:rsidR="00392B3E">
        <w:t>13</w:t>
      </w:r>
      <w:r w:rsidR="00076546" w:rsidRPr="00903DBA">
        <w:fldChar w:fldCharType="end"/>
      </w:r>
      <w:r w:rsidR="0006462C" w:rsidRPr="00903DBA">
        <w:rPr>
          <w:highlight w:val="white"/>
        </w:rPr>
        <w:t>.</w:t>
      </w:r>
    </w:p>
    <w:p w14:paraId="7D7B8C40" w14:textId="77777777" w:rsidR="00CD295E" w:rsidRPr="00903DBA" w:rsidRDefault="00CD295E" w:rsidP="00CD295E">
      <w:pPr>
        <w:pStyle w:val="Code"/>
        <w:rPr>
          <w:highlight w:val="white"/>
        </w:rPr>
      </w:pPr>
      <w:r w:rsidRPr="00903DBA">
        <w:rPr>
          <w:highlight w:val="white"/>
        </w:rPr>
        <w:t xml:space="preserve">      if (Start.Linux) {</w:t>
      </w:r>
    </w:p>
    <w:p w14:paraId="07C0648C" w14:textId="77777777" w:rsidR="00CD295E" w:rsidRPr="00903DBA" w:rsidRDefault="00CD295E" w:rsidP="00CD295E">
      <w:pPr>
        <w:pStyle w:val="Code"/>
        <w:rPr>
          <w:highlight w:val="white"/>
        </w:rPr>
      </w:pPr>
      <w:r w:rsidRPr="00903DBA">
        <w:rPr>
          <w:highlight w:val="white"/>
        </w:rPr>
        <w:t xml:space="preserve">        List&lt;string&gt; textList = new List&lt;string&gt;();</w:t>
      </w:r>
    </w:p>
    <w:p w14:paraId="215BD823" w14:textId="77777777" w:rsidR="00FB12D6" w:rsidRPr="00903DBA" w:rsidRDefault="00FB12D6" w:rsidP="00FB12D6">
      <w:pPr>
        <w:pStyle w:val="Code"/>
        <w:rPr>
          <w:highlight w:val="white"/>
        </w:rPr>
      </w:pPr>
      <w:r w:rsidRPr="00903DBA">
        <w:rPr>
          <w:highlight w:val="white"/>
        </w:rPr>
        <w:t xml:space="preserve">        textList.Add("section .data");</w:t>
      </w:r>
    </w:p>
    <w:p w14:paraId="7ADDF48C" w14:textId="77777777" w:rsidR="00CD295E" w:rsidRPr="00903DBA" w:rsidRDefault="00CD295E" w:rsidP="00CD295E">
      <w:pPr>
        <w:pStyle w:val="Code"/>
        <w:rPr>
          <w:highlight w:val="white"/>
        </w:rPr>
      </w:pPr>
      <w:r w:rsidRPr="00903DBA">
        <w:rPr>
          <w:highlight w:val="white"/>
        </w:rPr>
        <w:t xml:space="preserve">        textList.Add("\n" + uniqueName + ":");</w:t>
      </w:r>
    </w:p>
    <w:p w14:paraId="2FFB86B6" w14:textId="77777777" w:rsidR="00CD295E" w:rsidRPr="00903DBA" w:rsidRDefault="00CD295E" w:rsidP="00CD295E">
      <w:pPr>
        <w:pStyle w:val="Code"/>
        <w:rPr>
          <w:highlight w:val="white"/>
        </w:rPr>
      </w:pPr>
      <w:r w:rsidRPr="00903DBA">
        <w:rPr>
          <w:highlight w:val="white"/>
        </w:rPr>
        <w:t xml:space="preserve">        ISet&lt;string&gt; externSet = new HashSet&lt;string&gt;();</w:t>
      </w:r>
    </w:p>
    <w:p w14:paraId="50DE84B9" w14:textId="77777777" w:rsidR="00FF1D35" w:rsidRPr="00903DBA" w:rsidRDefault="00D84B3D" w:rsidP="00D84B3D">
      <w:pPr>
        <w:pStyle w:val="Code"/>
        <w:rPr>
          <w:highlight w:val="white"/>
        </w:rPr>
      </w:pPr>
      <w:r w:rsidRPr="00903DBA">
        <w:rPr>
          <w:highlight w:val="white"/>
        </w:rPr>
        <w:t xml:space="preserve">        AssemblyCodeGenerator.</w:t>
      </w:r>
      <w:r w:rsidR="005873BE" w:rsidRPr="00903DBA">
        <w:rPr>
          <w:highlight w:val="white"/>
        </w:rPr>
        <w:t>LinuxTextList</w:t>
      </w:r>
      <w:r w:rsidRPr="00903DBA">
        <w:rPr>
          <w:highlight w:val="white"/>
        </w:rPr>
        <w:t>(assemblyCodeList, textList,</w:t>
      </w:r>
    </w:p>
    <w:p w14:paraId="2BCEE39C" w14:textId="3C517FD2" w:rsidR="00D84B3D" w:rsidRPr="00903DBA" w:rsidRDefault="00FF1D35" w:rsidP="00D84B3D">
      <w:pPr>
        <w:pStyle w:val="Code"/>
        <w:rPr>
          <w:highlight w:val="white"/>
        </w:rPr>
      </w:pPr>
      <w:r w:rsidRPr="00903DBA">
        <w:rPr>
          <w:highlight w:val="white"/>
        </w:rPr>
        <w:t xml:space="preserve">                                           </w:t>
      </w:r>
      <w:r w:rsidR="00D84B3D" w:rsidRPr="00903DBA">
        <w:rPr>
          <w:highlight w:val="white"/>
        </w:rPr>
        <w:t xml:space="preserve"> externSet);</w:t>
      </w:r>
    </w:p>
    <w:p w14:paraId="446491B6" w14:textId="08E93FE8" w:rsidR="00CD295E" w:rsidRPr="00903DBA" w:rsidRDefault="00CD295E" w:rsidP="00CD295E">
      <w:pPr>
        <w:pStyle w:val="Code"/>
        <w:rPr>
          <w:highlight w:val="white"/>
        </w:rPr>
      </w:pPr>
      <w:r w:rsidRPr="00903DBA">
        <w:rPr>
          <w:highlight w:val="white"/>
        </w:rPr>
        <w:t xml:space="preserve">        return (new StaticSymbolLinux(uniqueName, textList, externSet));</w:t>
      </w:r>
    </w:p>
    <w:p w14:paraId="6136D8CB" w14:textId="77777777" w:rsidR="00CD295E" w:rsidRPr="00903DBA" w:rsidRDefault="00CD295E" w:rsidP="00CD295E">
      <w:pPr>
        <w:pStyle w:val="Code"/>
        <w:rPr>
          <w:highlight w:val="white"/>
        </w:rPr>
      </w:pPr>
      <w:r w:rsidRPr="00903DBA">
        <w:rPr>
          <w:highlight w:val="white"/>
        </w:rPr>
        <w:t xml:space="preserve">      }</w:t>
      </w:r>
    </w:p>
    <w:p w14:paraId="3082844B" w14:textId="77777777" w:rsidR="0006462C" w:rsidRPr="00903DBA" w:rsidRDefault="0006462C" w:rsidP="0045597A">
      <w:pPr>
        <w:pStyle w:val="Code"/>
        <w:rPr>
          <w:highlight w:val="white"/>
        </w:rPr>
      </w:pPr>
    </w:p>
    <w:p w14:paraId="476C191B" w14:textId="52094498" w:rsidR="0045597A" w:rsidRPr="00903DBA" w:rsidRDefault="0045597A" w:rsidP="0045597A">
      <w:pPr>
        <w:pStyle w:val="Code"/>
        <w:rPr>
          <w:highlight w:val="white"/>
        </w:rPr>
      </w:pPr>
      <w:r w:rsidRPr="00903DBA">
        <w:rPr>
          <w:highlight w:val="white"/>
        </w:rPr>
        <w:t xml:space="preserve">      if (Start.Windows) {</w:t>
      </w:r>
    </w:p>
    <w:p w14:paraId="48996B50" w14:textId="1E70A6F0" w:rsidR="004C0EBE" w:rsidRPr="00903DBA" w:rsidRDefault="004C0EBE" w:rsidP="0045597A">
      <w:pPr>
        <w:pStyle w:val="Code"/>
        <w:rPr>
          <w:highlight w:val="white"/>
        </w:rPr>
      </w:pPr>
      <w:r w:rsidRPr="00903DBA">
        <w:rPr>
          <w:highlight w:val="white"/>
        </w:rPr>
        <w:t xml:space="preserve">        // ...</w:t>
      </w:r>
    </w:p>
    <w:p w14:paraId="05F386C5" w14:textId="77777777" w:rsidR="0045597A" w:rsidRPr="00903DBA" w:rsidRDefault="0045597A" w:rsidP="0045597A">
      <w:pPr>
        <w:pStyle w:val="Code"/>
        <w:rPr>
          <w:highlight w:val="white"/>
        </w:rPr>
      </w:pPr>
      <w:r w:rsidRPr="00903DBA">
        <w:rPr>
          <w:highlight w:val="white"/>
        </w:rPr>
        <w:t xml:space="preserve">      }</w:t>
      </w:r>
    </w:p>
    <w:p w14:paraId="6A85F341" w14:textId="77777777" w:rsidR="0045597A" w:rsidRPr="00903DBA" w:rsidRDefault="0045597A" w:rsidP="0045597A">
      <w:pPr>
        <w:pStyle w:val="Code"/>
        <w:rPr>
          <w:highlight w:val="white"/>
        </w:rPr>
      </w:pPr>
      <w:r w:rsidRPr="00903DBA">
        <w:rPr>
          <w:highlight w:val="white"/>
        </w:rPr>
        <w:t xml:space="preserve">      </w:t>
      </w:r>
    </w:p>
    <w:p w14:paraId="626CB4F6" w14:textId="77777777" w:rsidR="00CD295E" w:rsidRPr="00903DBA" w:rsidRDefault="00CD295E" w:rsidP="00CD295E">
      <w:pPr>
        <w:pStyle w:val="Code"/>
        <w:rPr>
          <w:highlight w:val="white"/>
        </w:rPr>
      </w:pPr>
      <w:r w:rsidRPr="00903DBA">
        <w:rPr>
          <w:highlight w:val="white"/>
        </w:rPr>
        <w:t xml:space="preserve">      return null;</w:t>
      </w:r>
    </w:p>
    <w:p w14:paraId="7F67246B" w14:textId="77777777" w:rsidR="00CD295E" w:rsidRPr="00903DBA" w:rsidRDefault="00CD295E" w:rsidP="003F44A5">
      <w:pPr>
        <w:pStyle w:val="Code"/>
        <w:rPr>
          <w:highlight w:val="white"/>
        </w:rPr>
      </w:pPr>
      <w:r w:rsidRPr="00903DBA">
        <w:rPr>
          <w:highlight w:val="white"/>
        </w:rPr>
        <w:t xml:space="preserve">    }</w:t>
      </w:r>
    </w:p>
    <w:p w14:paraId="32ED2205" w14:textId="4256546A" w:rsidR="00CD295E" w:rsidRPr="00903DBA" w:rsidRDefault="003F44A5" w:rsidP="003F44A5">
      <w:pPr>
        <w:pStyle w:val="Code"/>
        <w:rPr>
          <w:highlight w:val="white"/>
        </w:rPr>
      </w:pPr>
      <w:r w:rsidRPr="00903DBA">
        <w:rPr>
          <w:highlight w:val="white"/>
        </w:rPr>
        <w:t xml:space="preserve"> </w:t>
      </w:r>
      <w:r w:rsidR="00CD295E" w:rsidRPr="00903DBA">
        <w:rPr>
          <w:highlight w:val="white"/>
        </w:rPr>
        <w:t xml:space="preserve"> }</w:t>
      </w:r>
    </w:p>
    <w:p w14:paraId="623F6BDC" w14:textId="567FA7DB" w:rsidR="00BB508B" w:rsidRPr="00903DBA" w:rsidRDefault="00CD295E" w:rsidP="00027F7E">
      <w:pPr>
        <w:pStyle w:val="Code"/>
      </w:pPr>
      <w:r w:rsidRPr="00903DBA">
        <w:rPr>
          <w:highlight w:val="white"/>
        </w:rPr>
        <w:t>}</w:t>
      </w:r>
    </w:p>
    <w:p w14:paraId="24D7EB70" w14:textId="74369F9C" w:rsidR="00B838C8" w:rsidRPr="00903DBA" w:rsidRDefault="00B838C8" w:rsidP="00485A24">
      <w:pPr>
        <w:pStyle w:val="Rubrik1"/>
      </w:pPr>
      <w:bookmarkStart w:id="368" w:name="_Toc57656052"/>
      <w:r w:rsidRPr="00903DBA">
        <w:lastRenderedPageBreak/>
        <w:t xml:space="preserve">Static </w:t>
      </w:r>
      <w:r w:rsidR="00917F74" w:rsidRPr="00903DBA">
        <w:t xml:space="preserve">Address </w:t>
      </w:r>
      <w:r w:rsidRPr="00903DBA">
        <w:t>Expression</w:t>
      </w:r>
      <w:bookmarkEnd w:id="368"/>
    </w:p>
    <w:p w14:paraId="2C360ECA" w14:textId="77777777" w:rsidR="00F4523B" w:rsidRDefault="00CD6BA8" w:rsidP="00917F74">
      <w:r w:rsidRPr="00903DBA">
        <w:t>If an expression is not constant, the next step is to deci</w:t>
      </w:r>
      <w:r w:rsidR="00917F74" w:rsidRPr="00903DBA">
        <w:t>de whether it is static.</w:t>
      </w:r>
    </w:p>
    <w:p w14:paraId="3C98430D" w14:textId="77777777" w:rsidR="00F4523B" w:rsidRDefault="00F4523B" w:rsidP="00F4523B">
      <w:pPr>
        <w:pStyle w:val="Rubrik3"/>
      </w:pPr>
      <w:r>
        <w:t>Static Value and Address</w:t>
      </w:r>
    </w:p>
    <w:p w14:paraId="1984430F" w14:textId="7E7C4E68" w:rsidR="007F289B" w:rsidRPr="00903DBA" w:rsidRDefault="007F289B" w:rsidP="00917F74">
      <w:r w:rsidRPr="00903DBA">
        <w:t xml:space="preserve">The </w:t>
      </w:r>
      <w:r w:rsidRPr="00903DBA">
        <w:rPr>
          <w:rStyle w:val="KeyWord0"/>
        </w:rPr>
        <w:t>StaticValue</w:t>
      </w:r>
      <w:r w:rsidRPr="00903DBA">
        <w:t xml:space="preserve"> and </w:t>
      </w:r>
      <w:r w:rsidRPr="00903DBA">
        <w:rPr>
          <w:rStyle w:val="KeyWord0"/>
        </w:rPr>
        <w:t>StaticAddress</w:t>
      </w:r>
      <w:r w:rsidRPr="00903DBA">
        <w:t xml:space="preserve"> classes are identical</w:t>
      </w:r>
      <w:r w:rsidR="00F4523B">
        <w:t xml:space="preserve"> sub classes of </w:t>
      </w:r>
      <w:r w:rsidR="00F4523B" w:rsidRPr="00F4523B">
        <w:rPr>
          <w:rStyle w:val="KeyWord0"/>
        </w:rPr>
        <w:t>StaticBase</w:t>
      </w:r>
      <w:r w:rsidR="00E53D6D" w:rsidRPr="00903DBA">
        <w:t xml:space="preserve">, </w:t>
      </w:r>
      <w:r w:rsidR="00CC474F">
        <w:t>which</w:t>
      </w:r>
      <w:r w:rsidR="00960DF1" w:rsidRPr="00903DBA">
        <w:t xml:space="preserve"> hold</w:t>
      </w:r>
      <w:r w:rsidR="00CC474F">
        <w:t>s</w:t>
      </w:r>
      <w:r w:rsidR="00960DF1" w:rsidRPr="00903DBA">
        <w:t xml:space="preserve"> a name and an offset. </w:t>
      </w:r>
      <w:r w:rsidR="00CD3466" w:rsidRPr="00903DBA">
        <w:t>In the end, only static address</w:t>
      </w:r>
      <w:r w:rsidR="00DF5F99" w:rsidRPr="00903DBA">
        <w:t>es</w:t>
      </w:r>
      <w:r w:rsidR="00CD3466" w:rsidRPr="00903DBA">
        <w:t xml:space="preserve"> are allowed, but</w:t>
      </w:r>
      <w:r w:rsidR="00CC474F">
        <w:t xml:space="preserve"> </w:t>
      </w:r>
      <w:r w:rsidR="00CD3466" w:rsidRPr="00903DBA">
        <w:t>static value</w:t>
      </w:r>
      <w:r w:rsidR="00CC474F">
        <w:t>s</w:t>
      </w:r>
      <w:r w:rsidR="00CD3466" w:rsidRPr="00903DBA">
        <w:t xml:space="preserve"> can hold </w:t>
      </w:r>
      <w:r w:rsidR="0028566B">
        <w:t xml:space="preserve">intermediate </w:t>
      </w:r>
      <w:r w:rsidR="00CD3466" w:rsidRPr="00903DBA">
        <w:t>value</w:t>
      </w:r>
      <w:r w:rsidR="0028566B">
        <w:t>s</w:t>
      </w:r>
      <w:r w:rsidR="00F24AA0" w:rsidRPr="00903DBA">
        <w:t xml:space="preserve"> during the parsing</w:t>
      </w:r>
      <w:r w:rsidR="00CD3466" w:rsidRPr="00903DBA">
        <w:t xml:space="preserve">. For instance, in the static address </w:t>
      </w:r>
      <w:r w:rsidR="00CD3466" w:rsidRPr="00903DBA">
        <w:rPr>
          <w:rStyle w:val="KeyWord0"/>
        </w:rPr>
        <w:t>&amp;a[3]</w:t>
      </w:r>
      <w:r w:rsidR="00CD3466" w:rsidRPr="00903DBA">
        <w:t xml:space="preserve">, </w:t>
      </w:r>
      <w:r w:rsidR="00CD3466" w:rsidRPr="00903DBA">
        <w:rPr>
          <w:rStyle w:val="KeyWord0"/>
        </w:rPr>
        <w:t>a[3]</w:t>
      </w:r>
      <w:r w:rsidR="00CD3466" w:rsidRPr="00903DBA">
        <w:t xml:space="preserve"> is temporary stored as a static value.</w:t>
      </w:r>
    </w:p>
    <w:p w14:paraId="75BA2BA1" w14:textId="1624E5EA" w:rsidR="002A27E2" w:rsidRPr="00903DBA" w:rsidRDefault="002A27E2" w:rsidP="002A27E2">
      <w:pPr>
        <w:pStyle w:val="CodeHeader"/>
      </w:pPr>
      <w:r w:rsidRPr="00903DBA">
        <w:t>Static</w:t>
      </w:r>
      <w:r>
        <w:t>Base</w:t>
      </w:r>
      <w:r w:rsidRPr="00903DBA">
        <w:t>.cs</w:t>
      </w:r>
    </w:p>
    <w:p w14:paraId="3187DF8B" w14:textId="77777777" w:rsidR="00F4523B" w:rsidRPr="00F4523B" w:rsidRDefault="00F4523B" w:rsidP="00F4523B">
      <w:pPr>
        <w:pStyle w:val="Code"/>
        <w:rPr>
          <w:highlight w:val="white"/>
        </w:rPr>
      </w:pPr>
      <w:r w:rsidRPr="00F4523B">
        <w:rPr>
          <w:highlight w:val="white"/>
        </w:rPr>
        <w:t>namespace CCompiler {</w:t>
      </w:r>
    </w:p>
    <w:p w14:paraId="4497A4F9" w14:textId="2BBEBDC4" w:rsidR="00F4523B" w:rsidRPr="00F4523B" w:rsidRDefault="00F4523B" w:rsidP="00F4523B">
      <w:pPr>
        <w:pStyle w:val="Code"/>
        <w:rPr>
          <w:highlight w:val="white"/>
        </w:rPr>
      </w:pPr>
      <w:r w:rsidRPr="00F4523B">
        <w:rPr>
          <w:highlight w:val="white"/>
        </w:rPr>
        <w:t xml:space="preserve">  public abstract class StaticBase {</w:t>
      </w:r>
    </w:p>
    <w:p w14:paraId="08A0B742" w14:textId="77777777" w:rsidR="00F4523B" w:rsidRPr="00F4523B" w:rsidRDefault="00F4523B" w:rsidP="00F4523B">
      <w:pPr>
        <w:pStyle w:val="Code"/>
        <w:rPr>
          <w:highlight w:val="white"/>
        </w:rPr>
      </w:pPr>
      <w:r w:rsidRPr="00F4523B">
        <w:rPr>
          <w:highlight w:val="white"/>
        </w:rPr>
        <w:t xml:space="preserve">    private string m_uniqueName;</w:t>
      </w:r>
    </w:p>
    <w:p w14:paraId="18A30771" w14:textId="77777777" w:rsidR="00F4523B" w:rsidRPr="00F4523B" w:rsidRDefault="00F4523B" w:rsidP="00F4523B">
      <w:pPr>
        <w:pStyle w:val="Code"/>
        <w:rPr>
          <w:highlight w:val="white"/>
        </w:rPr>
      </w:pPr>
      <w:r w:rsidRPr="00F4523B">
        <w:rPr>
          <w:highlight w:val="white"/>
        </w:rPr>
        <w:t xml:space="preserve">    private int m_offset;</w:t>
      </w:r>
    </w:p>
    <w:p w14:paraId="416130D3" w14:textId="77777777" w:rsidR="00F4523B" w:rsidRPr="00F4523B" w:rsidRDefault="00F4523B" w:rsidP="00F4523B">
      <w:pPr>
        <w:pStyle w:val="Code"/>
        <w:rPr>
          <w:highlight w:val="white"/>
        </w:rPr>
      </w:pPr>
      <w:r w:rsidRPr="00F4523B">
        <w:rPr>
          <w:highlight w:val="white"/>
        </w:rPr>
        <w:t xml:space="preserve">  </w:t>
      </w:r>
    </w:p>
    <w:p w14:paraId="489AE006" w14:textId="77777777" w:rsidR="00F4523B" w:rsidRPr="00F4523B" w:rsidRDefault="00F4523B" w:rsidP="00F4523B">
      <w:pPr>
        <w:pStyle w:val="Code"/>
        <w:rPr>
          <w:highlight w:val="white"/>
        </w:rPr>
      </w:pPr>
      <w:r w:rsidRPr="00F4523B">
        <w:rPr>
          <w:highlight w:val="white"/>
        </w:rPr>
        <w:t xml:space="preserve">    public StaticBase(string name, int offset) {</w:t>
      </w:r>
    </w:p>
    <w:p w14:paraId="78912A0E" w14:textId="77777777" w:rsidR="00F4523B" w:rsidRPr="00F4523B" w:rsidRDefault="00F4523B" w:rsidP="00F4523B">
      <w:pPr>
        <w:pStyle w:val="Code"/>
        <w:rPr>
          <w:highlight w:val="white"/>
        </w:rPr>
      </w:pPr>
      <w:r w:rsidRPr="00F4523B">
        <w:rPr>
          <w:highlight w:val="white"/>
        </w:rPr>
        <w:t xml:space="preserve">      m_uniqueName = name;</w:t>
      </w:r>
    </w:p>
    <w:p w14:paraId="74076028" w14:textId="77777777" w:rsidR="00F4523B" w:rsidRPr="00F4523B" w:rsidRDefault="00F4523B" w:rsidP="00F4523B">
      <w:pPr>
        <w:pStyle w:val="Code"/>
        <w:rPr>
          <w:highlight w:val="white"/>
        </w:rPr>
      </w:pPr>
      <w:r w:rsidRPr="00F4523B">
        <w:rPr>
          <w:highlight w:val="white"/>
        </w:rPr>
        <w:t xml:space="preserve">      m_offset = offset;</w:t>
      </w:r>
    </w:p>
    <w:p w14:paraId="5A00CF26" w14:textId="77777777" w:rsidR="00F4523B" w:rsidRPr="00F4523B" w:rsidRDefault="00F4523B" w:rsidP="00F4523B">
      <w:pPr>
        <w:pStyle w:val="Code"/>
        <w:rPr>
          <w:highlight w:val="white"/>
        </w:rPr>
      </w:pPr>
      <w:r w:rsidRPr="00F4523B">
        <w:rPr>
          <w:highlight w:val="white"/>
        </w:rPr>
        <w:t xml:space="preserve">    }</w:t>
      </w:r>
    </w:p>
    <w:p w14:paraId="6C17BEF1" w14:textId="77777777" w:rsidR="00F4523B" w:rsidRPr="00F4523B" w:rsidRDefault="00F4523B" w:rsidP="00F4523B">
      <w:pPr>
        <w:pStyle w:val="Code"/>
        <w:rPr>
          <w:highlight w:val="white"/>
        </w:rPr>
      </w:pPr>
      <w:r w:rsidRPr="00F4523B">
        <w:rPr>
          <w:highlight w:val="white"/>
        </w:rPr>
        <w:t xml:space="preserve">  </w:t>
      </w:r>
    </w:p>
    <w:p w14:paraId="66051118" w14:textId="77777777" w:rsidR="00F4523B" w:rsidRPr="00F4523B" w:rsidRDefault="00F4523B" w:rsidP="00F4523B">
      <w:pPr>
        <w:pStyle w:val="Code"/>
        <w:rPr>
          <w:highlight w:val="white"/>
        </w:rPr>
      </w:pPr>
      <w:r w:rsidRPr="00F4523B">
        <w:rPr>
          <w:highlight w:val="white"/>
        </w:rPr>
        <w:t xml:space="preserve">    public string UniqueName {</w:t>
      </w:r>
    </w:p>
    <w:p w14:paraId="6B6DB523" w14:textId="77777777" w:rsidR="00F4523B" w:rsidRPr="00F4523B" w:rsidRDefault="00F4523B" w:rsidP="00F4523B">
      <w:pPr>
        <w:pStyle w:val="Code"/>
        <w:rPr>
          <w:highlight w:val="white"/>
        </w:rPr>
      </w:pPr>
      <w:r w:rsidRPr="00F4523B">
        <w:rPr>
          <w:highlight w:val="white"/>
        </w:rPr>
        <w:t xml:space="preserve">      get { return m_uniqueName; }</w:t>
      </w:r>
    </w:p>
    <w:p w14:paraId="6ACADD5F" w14:textId="77777777" w:rsidR="00F4523B" w:rsidRPr="00F4523B" w:rsidRDefault="00F4523B" w:rsidP="00F4523B">
      <w:pPr>
        <w:pStyle w:val="Code"/>
        <w:rPr>
          <w:highlight w:val="white"/>
        </w:rPr>
      </w:pPr>
      <w:r w:rsidRPr="00F4523B">
        <w:rPr>
          <w:highlight w:val="white"/>
        </w:rPr>
        <w:t xml:space="preserve">    }</w:t>
      </w:r>
    </w:p>
    <w:p w14:paraId="039B87D1" w14:textId="77777777" w:rsidR="00F4523B" w:rsidRPr="00F4523B" w:rsidRDefault="00F4523B" w:rsidP="00F4523B">
      <w:pPr>
        <w:pStyle w:val="Code"/>
        <w:rPr>
          <w:highlight w:val="white"/>
        </w:rPr>
      </w:pPr>
      <w:r w:rsidRPr="00F4523B">
        <w:rPr>
          <w:highlight w:val="white"/>
        </w:rPr>
        <w:t xml:space="preserve">  </w:t>
      </w:r>
    </w:p>
    <w:p w14:paraId="00B60B9C" w14:textId="77777777" w:rsidR="00F4523B" w:rsidRPr="00F4523B" w:rsidRDefault="00F4523B" w:rsidP="00F4523B">
      <w:pPr>
        <w:pStyle w:val="Code"/>
        <w:rPr>
          <w:highlight w:val="white"/>
        </w:rPr>
      </w:pPr>
      <w:r w:rsidRPr="00F4523B">
        <w:rPr>
          <w:highlight w:val="white"/>
        </w:rPr>
        <w:t xml:space="preserve">    public int Offset {</w:t>
      </w:r>
    </w:p>
    <w:p w14:paraId="62E8195D" w14:textId="77777777" w:rsidR="00F4523B" w:rsidRPr="00F4523B" w:rsidRDefault="00F4523B" w:rsidP="00F4523B">
      <w:pPr>
        <w:pStyle w:val="Code"/>
        <w:rPr>
          <w:highlight w:val="white"/>
        </w:rPr>
      </w:pPr>
      <w:r w:rsidRPr="00F4523B">
        <w:rPr>
          <w:highlight w:val="white"/>
        </w:rPr>
        <w:t xml:space="preserve">      get { return m_offset; }</w:t>
      </w:r>
    </w:p>
    <w:p w14:paraId="7D21FFBE" w14:textId="77777777" w:rsidR="00F4523B" w:rsidRPr="00F4523B" w:rsidRDefault="00F4523B" w:rsidP="00F4523B">
      <w:pPr>
        <w:pStyle w:val="Code"/>
        <w:rPr>
          <w:highlight w:val="white"/>
        </w:rPr>
      </w:pPr>
      <w:r w:rsidRPr="00F4523B">
        <w:rPr>
          <w:highlight w:val="white"/>
        </w:rPr>
        <w:t xml:space="preserve">    }</w:t>
      </w:r>
    </w:p>
    <w:p w14:paraId="1C5D041A" w14:textId="77777777" w:rsidR="00F4523B" w:rsidRPr="00F4523B" w:rsidRDefault="00F4523B" w:rsidP="00F4523B">
      <w:pPr>
        <w:pStyle w:val="Code"/>
        <w:rPr>
          <w:highlight w:val="white"/>
        </w:rPr>
      </w:pPr>
    </w:p>
    <w:p w14:paraId="37731876" w14:textId="77777777" w:rsidR="00F4523B" w:rsidRPr="00F4523B" w:rsidRDefault="00F4523B" w:rsidP="00F4523B">
      <w:pPr>
        <w:pStyle w:val="Code"/>
        <w:rPr>
          <w:highlight w:val="white"/>
        </w:rPr>
      </w:pPr>
      <w:r w:rsidRPr="00F4523B">
        <w:rPr>
          <w:highlight w:val="white"/>
        </w:rPr>
        <w:t xml:space="preserve">    public override string ToString() {</w:t>
      </w:r>
    </w:p>
    <w:p w14:paraId="557E377D" w14:textId="77777777" w:rsidR="00F4523B" w:rsidRPr="00F4523B" w:rsidRDefault="00F4523B" w:rsidP="00F4523B">
      <w:pPr>
        <w:pStyle w:val="Code"/>
        <w:rPr>
          <w:highlight w:val="white"/>
        </w:rPr>
      </w:pPr>
      <w:r w:rsidRPr="00F4523B">
        <w:rPr>
          <w:highlight w:val="white"/>
        </w:rPr>
        <w:t xml:space="preserve">      if (m_offset &gt; 0) {</w:t>
      </w:r>
    </w:p>
    <w:p w14:paraId="6623A155" w14:textId="77777777" w:rsidR="00F4523B" w:rsidRPr="00F4523B" w:rsidRDefault="00F4523B" w:rsidP="00F4523B">
      <w:pPr>
        <w:pStyle w:val="Code"/>
        <w:rPr>
          <w:highlight w:val="white"/>
        </w:rPr>
      </w:pPr>
      <w:r w:rsidRPr="00F4523B">
        <w:rPr>
          <w:highlight w:val="white"/>
        </w:rPr>
        <w:t xml:space="preserve">        return m_uniqueName + " + " + m_offset;</w:t>
      </w:r>
    </w:p>
    <w:p w14:paraId="7FF11B6F" w14:textId="77777777" w:rsidR="00F4523B" w:rsidRPr="00F4523B" w:rsidRDefault="00F4523B" w:rsidP="00F4523B">
      <w:pPr>
        <w:pStyle w:val="Code"/>
        <w:rPr>
          <w:highlight w:val="white"/>
        </w:rPr>
      </w:pPr>
      <w:r w:rsidRPr="00F4523B">
        <w:rPr>
          <w:highlight w:val="white"/>
        </w:rPr>
        <w:t xml:space="preserve">      }</w:t>
      </w:r>
    </w:p>
    <w:p w14:paraId="5FB65E32" w14:textId="77777777" w:rsidR="00F4523B" w:rsidRPr="00F4523B" w:rsidRDefault="00F4523B" w:rsidP="00F4523B">
      <w:pPr>
        <w:pStyle w:val="Code"/>
        <w:rPr>
          <w:highlight w:val="white"/>
        </w:rPr>
      </w:pPr>
      <w:r w:rsidRPr="00F4523B">
        <w:rPr>
          <w:highlight w:val="white"/>
        </w:rPr>
        <w:t xml:space="preserve">      else if (m_offset &lt; 0) {</w:t>
      </w:r>
    </w:p>
    <w:p w14:paraId="72487B27" w14:textId="77777777" w:rsidR="00F4523B" w:rsidRPr="00F4523B" w:rsidRDefault="00F4523B" w:rsidP="00F4523B">
      <w:pPr>
        <w:pStyle w:val="Code"/>
        <w:rPr>
          <w:highlight w:val="white"/>
        </w:rPr>
      </w:pPr>
      <w:r w:rsidRPr="00F4523B">
        <w:rPr>
          <w:highlight w:val="white"/>
        </w:rPr>
        <w:t xml:space="preserve">        return m_uniqueName + " - " + (-m_offset);</w:t>
      </w:r>
    </w:p>
    <w:p w14:paraId="61A982F3" w14:textId="77777777" w:rsidR="00F4523B" w:rsidRPr="00F4523B" w:rsidRDefault="00F4523B" w:rsidP="00F4523B">
      <w:pPr>
        <w:pStyle w:val="Code"/>
        <w:rPr>
          <w:highlight w:val="white"/>
        </w:rPr>
      </w:pPr>
      <w:r w:rsidRPr="00F4523B">
        <w:rPr>
          <w:highlight w:val="white"/>
        </w:rPr>
        <w:t xml:space="preserve">      }</w:t>
      </w:r>
    </w:p>
    <w:p w14:paraId="3F1180D0" w14:textId="77777777" w:rsidR="00F4523B" w:rsidRPr="00F4523B" w:rsidRDefault="00F4523B" w:rsidP="00F4523B">
      <w:pPr>
        <w:pStyle w:val="Code"/>
        <w:rPr>
          <w:highlight w:val="white"/>
        </w:rPr>
      </w:pPr>
      <w:r w:rsidRPr="00F4523B">
        <w:rPr>
          <w:highlight w:val="white"/>
        </w:rPr>
        <w:t xml:space="preserve">      else {</w:t>
      </w:r>
    </w:p>
    <w:p w14:paraId="1D8791EB" w14:textId="77777777" w:rsidR="00F4523B" w:rsidRPr="00F4523B" w:rsidRDefault="00F4523B" w:rsidP="00F4523B">
      <w:pPr>
        <w:pStyle w:val="Code"/>
        <w:rPr>
          <w:highlight w:val="white"/>
        </w:rPr>
      </w:pPr>
      <w:r w:rsidRPr="00F4523B">
        <w:rPr>
          <w:highlight w:val="white"/>
        </w:rPr>
        <w:t xml:space="preserve">        return m_uniqueName;</w:t>
      </w:r>
    </w:p>
    <w:p w14:paraId="74F59C7D" w14:textId="77777777" w:rsidR="00F4523B" w:rsidRPr="00F4523B" w:rsidRDefault="00F4523B" w:rsidP="00F4523B">
      <w:pPr>
        <w:pStyle w:val="Code"/>
        <w:rPr>
          <w:highlight w:val="white"/>
        </w:rPr>
      </w:pPr>
      <w:r w:rsidRPr="00F4523B">
        <w:rPr>
          <w:highlight w:val="white"/>
        </w:rPr>
        <w:t xml:space="preserve">      }</w:t>
      </w:r>
    </w:p>
    <w:p w14:paraId="0D81697D" w14:textId="77777777" w:rsidR="00F4523B" w:rsidRPr="00F4523B" w:rsidRDefault="00F4523B" w:rsidP="00F4523B">
      <w:pPr>
        <w:pStyle w:val="Code"/>
        <w:rPr>
          <w:highlight w:val="white"/>
        </w:rPr>
      </w:pPr>
      <w:r w:rsidRPr="00F4523B">
        <w:rPr>
          <w:highlight w:val="white"/>
        </w:rPr>
        <w:t xml:space="preserve">    }</w:t>
      </w:r>
    </w:p>
    <w:p w14:paraId="38B8A07A" w14:textId="77777777" w:rsidR="00F4523B" w:rsidRPr="00F4523B" w:rsidRDefault="00F4523B" w:rsidP="00F4523B">
      <w:pPr>
        <w:pStyle w:val="Code"/>
        <w:rPr>
          <w:highlight w:val="white"/>
        </w:rPr>
      </w:pPr>
      <w:r w:rsidRPr="00F4523B">
        <w:rPr>
          <w:highlight w:val="white"/>
        </w:rPr>
        <w:t xml:space="preserve">  }</w:t>
      </w:r>
    </w:p>
    <w:p w14:paraId="1DF1276A" w14:textId="77777777" w:rsidR="00F4523B" w:rsidRPr="00F4523B" w:rsidRDefault="00F4523B" w:rsidP="00F4523B">
      <w:pPr>
        <w:pStyle w:val="Code"/>
        <w:rPr>
          <w:highlight w:val="white"/>
        </w:rPr>
      </w:pPr>
    </w:p>
    <w:p w14:paraId="4781BEBC" w14:textId="77777777" w:rsidR="00F4523B" w:rsidRPr="00F4523B" w:rsidRDefault="00F4523B" w:rsidP="00F4523B">
      <w:pPr>
        <w:pStyle w:val="Code"/>
        <w:rPr>
          <w:highlight w:val="white"/>
        </w:rPr>
      </w:pPr>
      <w:r w:rsidRPr="00F4523B">
        <w:rPr>
          <w:highlight w:val="white"/>
        </w:rPr>
        <w:t xml:space="preserve">  public class StaticValue : StaticBase {</w:t>
      </w:r>
    </w:p>
    <w:p w14:paraId="577F1919" w14:textId="77777777" w:rsidR="00F4523B" w:rsidRPr="00F4523B" w:rsidRDefault="00F4523B" w:rsidP="00F4523B">
      <w:pPr>
        <w:pStyle w:val="Code"/>
        <w:rPr>
          <w:highlight w:val="white"/>
        </w:rPr>
      </w:pPr>
      <w:r w:rsidRPr="00F4523B">
        <w:rPr>
          <w:highlight w:val="white"/>
        </w:rPr>
        <w:t xml:space="preserve">    public StaticValue(string name, int offset)</w:t>
      </w:r>
    </w:p>
    <w:p w14:paraId="41F2B603" w14:textId="77777777" w:rsidR="00F4523B" w:rsidRPr="00F4523B" w:rsidRDefault="00F4523B" w:rsidP="00F4523B">
      <w:pPr>
        <w:pStyle w:val="Code"/>
        <w:rPr>
          <w:highlight w:val="white"/>
        </w:rPr>
      </w:pPr>
      <w:r w:rsidRPr="00F4523B">
        <w:rPr>
          <w:highlight w:val="white"/>
        </w:rPr>
        <w:t xml:space="preserve">     :base(name, offset) {</w:t>
      </w:r>
    </w:p>
    <w:p w14:paraId="173D7A71" w14:textId="77777777" w:rsidR="00F4523B" w:rsidRPr="00F4523B" w:rsidRDefault="00F4523B" w:rsidP="00F4523B">
      <w:pPr>
        <w:pStyle w:val="Code"/>
        <w:rPr>
          <w:highlight w:val="white"/>
        </w:rPr>
      </w:pPr>
      <w:r w:rsidRPr="00F4523B">
        <w:rPr>
          <w:highlight w:val="white"/>
        </w:rPr>
        <w:t xml:space="preserve">      // Empty.</w:t>
      </w:r>
    </w:p>
    <w:p w14:paraId="2C8F035D" w14:textId="77777777" w:rsidR="00F4523B" w:rsidRPr="00F4523B" w:rsidRDefault="00F4523B" w:rsidP="00F4523B">
      <w:pPr>
        <w:pStyle w:val="Code"/>
        <w:rPr>
          <w:highlight w:val="white"/>
        </w:rPr>
      </w:pPr>
      <w:r w:rsidRPr="00F4523B">
        <w:rPr>
          <w:highlight w:val="white"/>
        </w:rPr>
        <w:t xml:space="preserve">    }</w:t>
      </w:r>
    </w:p>
    <w:p w14:paraId="0580D71D" w14:textId="77777777" w:rsidR="00F4523B" w:rsidRPr="00F4523B" w:rsidRDefault="00F4523B" w:rsidP="00F4523B">
      <w:pPr>
        <w:pStyle w:val="Code"/>
        <w:rPr>
          <w:highlight w:val="white"/>
        </w:rPr>
      </w:pPr>
      <w:r w:rsidRPr="00F4523B">
        <w:rPr>
          <w:highlight w:val="white"/>
        </w:rPr>
        <w:t xml:space="preserve">  }</w:t>
      </w:r>
    </w:p>
    <w:p w14:paraId="3AC91C39" w14:textId="77777777" w:rsidR="00F4523B" w:rsidRPr="00F4523B" w:rsidRDefault="00F4523B" w:rsidP="00F4523B">
      <w:pPr>
        <w:pStyle w:val="Code"/>
        <w:rPr>
          <w:highlight w:val="white"/>
        </w:rPr>
      </w:pPr>
    </w:p>
    <w:p w14:paraId="504C8262" w14:textId="77777777" w:rsidR="00F4523B" w:rsidRPr="00F4523B" w:rsidRDefault="00F4523B" w:rsidP="00F4523B">
      <w:pPr>
        <w:pStyle w:val="Code"/>
        <w:rPr>
          <w:highlight w:val="white"/>
        </w:rPr>
      </w:pPr>
      <w:r w:rsidRPr="00F4523B">
        <w:rPr>
          <w:highlight w:val="white"/>
        </w:rPr>
        <w:t xml:space="preserve">  public class StaticAddress : StaticBase {</w:t>
      </w:r>
    </w:p>
    <w:p w14:paraId="2232D4FA" w14:textId="77777777" w:rsidR="00F4523B" w:rsidRPr="00F4523B" w:rsidRDefault="00F4523B" w:rsidP="00F4523B">
      <w:pPr>
        <w:pStyle w:val="Code"/>
        <w:rPr>
          <w:highlight w:val="white"/>
        </w:rPr>
      </w:pPr>
      <w:r w:rsidRPr="00F4523B">
        <w:rPr>
          <w:highlight w:val="white"/>
        </w:rPr>
        <w:t xml:space="preserve">    public StaticAddress(string name, int offset)</w:t>
      </w:r>
    </w:p>
    <w:p w14:paraId="13213977" w14:textId="77777777" w:rsidR="00F4523B" w:rsidRPr="00F4523B" w:rsidRDefault="00F4523B" w:rsidP="00F4523B">
      <w:pPr>
        <w:pStyle w:val="Code"/>
        <w:rPr>
          <w:highlight w:val="white"/>
        </w:rPr>
      </w:pPr>
      <w:r w:rsidRPr="00F4523B">
        <w:rPr>
          <w:highlight w:val="white"/>
        </w:rPr>
        <w:t xml:space="preserve">     :base(name, offset) {</w:t>
      </w:r>
    </w:p>
    <w:p w14:paraId="7CA63802" w14:textId="77777777" w:rsidR="00F4523B" w:rsidRPr="00F4523B" w:rsidRDefault="00F4523B" w:rsidP="00F4523B">
      <w:pPr>
        <w:pStyle w:val="Code"/>
        <w:rPr>
          <w:highlight w:val="white"/>
        </w:rPr>
      </w:pPr>
      <w:r w:rsidRPr="00F4523B">
        <w:rPr>
          <w:highlight w:val="white"/>
        </w:rPr>
        <w:t xml:space="preserve">      // Empty.</w:t>
      </w:r>
    </w:p>
    <w:p w14:paraId="0FBFA442" w14:textId="77777777" w:rsidR="00F4523B" w:rsidRPr="00F4523B" w:rsidRDefault="00F4523B" w:rsidP="00F4523B">
      <w:pPr>
        <w:pStyle w:val="Code"/>
        <w:rPr>
          <w:highlight w:val="white"/>
        </w:rPr>
      </w:pPr>
      <w:r w:rsidRPr="00F4523B">
        <w:rPr>
          <w:highlight w:val="white"/>
        </w:rPr>
        <w:t xml:space="preserve">    }</w:t>
      </w:r>
    </w:p>
    <w:p w14:paraId="460D3172" w14:textId="77777777" w:rsidR="00F4523B" w:rsidRPr="00F4523B" w:rsidRDefault="00F4523B" w:rsidP="00F4523B">
      <w:pPr>
        <w:pStyle w:val="Code"/>
        <w:rPr>
          <w:highlight w:val="white"/>
        </w:rPr>
      </w:pPr>
      <w:r w:rsidRPr="00F4523B">
        <w:rPr>
          <w:highlight w:val="white"/>
        </w:rPr>
        <w:t xml:space="preserve">  }</w:t>
      </w:r>
    </w:p>
    <w:p w14:paraId="032EC878" w14:textId="77777777" w:rsidR="00F4523B" w:rsidRPr="00F4523B" w:rsidRDefault="00F4523B" w:rsidP="00F4523B">
      <w:pPr>
        <w:pStyle w:val="Code"/>
        <w:rPr>
          <w:highlight w:val="white"/>
        </w:rPr>
      </w:pPr>
      <w:r w:rsidRPr="00F4523B">
        <w:rPr>
          <w:highlight w:val="white"/>
        </w:rPr>
        <w:lastRenderedPageBreak/>
        <w:t>}</w:t>
      </w:r>
    </w:p>
    <w:p w14:paraId="28247BE5" w14:textId="636163F4" w:rsidR="001C3073" w:rsidRPr="00903DBA" w:rsidRDefault="001C3073" w:rsidP="001C3073">
      <w:pPr>
        <w:pStyle w:val="Rubrik3"/>
      </w:pPr>
      <w:r>
        <w:t>Static Expression</w:t>
      </w:r>
    </w:p>
    <w:p w14:paraId="28070311" w14:textId="0D8B06B4" w:rsidR="00006E57" w:rsidRPr="00903DBA" w:rsidRDefault="00D77A80" w:rsidP="00522EB0">
      <w:r>
        <w:t>A static expression is an expression that is located at a specific place in the memory</w:t>
      </w:r>
      <w:r w:rsidR="00BD56D6">
        <w:t xml:space="preserve">. The address can be identified by its name </w:t>
      </w:r>
      <w:r>
        <w:t>an</w:t>
      </w:r>
      <w:r w:rsidR="00BD56D6">
        <w:t>d</w:t>
      </w:r>
      <w:r>
        <w:t xml:space="preserve"> offset. </w:t>
      </w:r>
      <w:r w:rsidR="00522EB0" w:rsidRPr="00903DBA">
        <w:t xml:space="preserve">The </w:t>
      </w:r>
      <w:r w:rsidR="00522EB0" w:rsidRPr="00903DBA">
        <w:rPr>
          <w:rStyle w:val="KeyWord0"/>
        </w:rPr>
        <w:t>StaticExpression</w:t>
      </w:r>
      <w:r w:rsidR="00522EB0" w:rsidRPr="00903DBA">
        <w:t xml:space="preserve"> class hold</w:t>
      </w:r>
      <w:r>
        <w:t>s</w:t>
      </w:r>
      <w:r w:rsidR="00522EB0" w:rsidRPr="00903DBA">
        <w:t xml:space="preserve"> the two methods </w:t>
      </w:r>
      <w:r w:rsidR="00522EB0" w:rsidRPr="00903DBA">
        <w:rPr>
          <w:rStyle w:val="KeyWord0"/>
        </w:rPr>
        <w:t>Binary</w:t>
      </w:r>
      <w:r w:rsidR="00522EB0" w:rsidRPr="00903DBA">
        <w:t xml:space="preserve"> and </w:t>
      </w:r>
      <w:r w:rsidR="00522EB0" w:rsidRPr="00903DBA">
        <w:rPr>
          <w:rStyle w:val="KeyWord0"/>
        </w:rPr>
        <w:t>Unary</w:t>
      </w:r>
      <w:r w:rsidR="00522EB0" w:rsidRPr="00903DBA">
        <w:t xml:space="preserve">, </w:t>
      </w:r>
      <w:r w:rsidR="007D353E" w:rsidRPr="00903DBA">
        <w:t>which takes a binary or unary expression and returns a static expression</w:t>
      </w:r>
      <w:r w:rsidR="00E52011" w:rsidRPr="00903DBA">
        <w:t xml:space="preserve"> if there is one, or null </w:t>
      </w:r>
      <w:r w:rsidR="00804000" w:rsidRPr="00903DBA">
        <w:t xml:space="preserve">if there is </w:t>
      </w:r>
      <w:r>
        <w:t>no one</w:t>
      </w:r>
      <w:r w:rsidR="00E52011" w:rsidRPr="00903DBA">
        <w:t>.</w:t>
      </w:r>
    </w:p>
    <w:p w14:paraId="6B353FE8" w14:textId="292D7FFF" w:rsidR="00614078" w:rsidRPr="00903DBA" w:rsidRDefault="00614078" w:rsidP="00614078">
      <w:pPr>
        <w:pStyle w:val="CodeHeader"/>
      </w:pPr>
      <w:r w:rsidRPr="00903DBA">
        <w:t>StaticExpression.cs</w:t>
      </w:r>
    </w:p>
    <w:p w14:paraId="22025DAF" w14:textId="77777777" w:rsidR="00C8332E" w:rsidRPr="00903DBA" w:rsidRDefault="00C8332E" w:rsidP="00C8332E">
      <w:pPr>
        <w:pStyle w:val="Code"/>
        <w:rPr>
          <w:highlight w:val="white"/>
        </w:rPr>
      </w:pPr>
      <w:r w:rsidRPr="00903DBA">
        <w:rPr>
          <w:highlight w:val="white"/>
        </w:rPr>
        <w:t>using System.Numerics;</w:t>
      </w:r>
    </w:p>
    <w:p w14:paraId="4FD0C9FB" w14:textId="77777777" w:rsidR="00C8332E" w:rsidRPr="00903DBA" w:rsidRDefault="00C8332E" w:rsidP="00C8332E">
      <w:pPr>
        <w:pStyle w:val="Code"/>
        <w:rPr>
          <w:highlight w:val="white"/>
        </w:rPr>
      </w:pPr>
    </w:p>
    <w:p w14:paraId="17E17FFF" w14:textId="77777777" w:rsidR="00C8332E" w:rsidRPr="00903DBA" w:rsidRDefault="00C8332E" w:rsidP="00C8332E">
      <w:pPr>
        <w:pStyle w:val="Code"/>
        <w:rPr>
          <w:highlight w:val="white"/>
        </w:rPr>
      </w:pPr>
      <w:r w:rsidRPr="00903DBA">
        <w:rPr>
          <w:highlight w:val="white"/>
        </w:rPr>
        <w:t>namespace CCompiler {</w:t>
      </w:r>
    </w:p>
    <w:p w14:paraId="40F81CFF" w14:textId="77777777" w:rsidR="00C8332E" w:rsidRPr="00903DBA" w:rsidRDefault="00C8332E" w:rsidP="00C8332E">
      <w:pPr>
        <w:pStyle w:val="Code"/>
        <w:rPr>
          <w:highlight w:val="white"/>
        </w:rPr>
      </w:pPr>
      <w:r w:rsidRPr="00903DBA">
        <w:rPr>
          <w:highlight w:val="white"/>
        </w:rPr>
        <w:t xml:space="preserve">  public class StaticExpression {</w:t>
      </w:r>
    </w:p>
    <w:p w14:paraId="20AB3685" w14:textId="77777777" w:rsidR="00786D2B" w:rsidRPr="00903DBA" w:rsidRDefault="00786D2B" w:rsidP="00786D2B">
      <w:pPr>
        <w:rPr>
          <w:highlight w:val="white"/>
        </w:rPr>
      </w:pPr>
      <w:r w:rsidRPr="00903DBA">
        <w:rPr>
          <w:highlight w:val="white"/>
        </w:rPr>
        <w:t xml:space="preserve">The </w:t>
      </w:r>
      <w:r w:rsidRPr="00903DBA">
        <w:rPr>
          <w:rStyle w:val="KeyWord0"/>
          <w:highlight w:val="white"/>
        </w:rPr>
        <w:t>Binary</w:t>
      </w:r>
      <w:r w:rsidRPr="00903DBA">
        <w:rPr>
          <w:highlight w:val="white"/>
        </w:rPr>
        <w:t xml:space="preserve"> method exams the expressions if the operator is binary addition or subtraction, index, or dot.</w:t>
      </w:r>
    </w:p>
    <w:p w14:paraId="097D47CB" w14:textId="77777777" w:rsidR="00C8332E" w:rsidRPr="00903DBA" w:rsidRDefault="00C8332E" w:rsidP="00C8332E">
      <w:pPr>
        <w:pStyle w:val="Code"/>
        <w:rPr>
          <w:highlight w:val="white"/>
        </w:rPr>
      </w:pPr>
      <w:r w:rsidRPr="00903DBA">
        <w:rPr>
          <w:highlight w:val="white"/>
        </w:rPr>
        <w:t xml:space="preserve">    public static Expression Binary(MiddleOperator middleOp,</w:t>
      </w:r>
    </w:p>
    <w:p w14:paraId="2637F277" w14:textId="77777777" w:rsidR="00C8332E" w:rsidRPr="00903DBA" w:rsidRDefault="00C8332E" w:rsidP="00C8332E">
      <w:pPr>
        <w:pStyle w:val="Code"/>
        <w:rPr>
          <w:highlight w:val="white"/>
        </w:rPr>
      </w:pPr>
      <w:r w:rsidRPr="00903DBA">
        <w:rPr>
          <w:highlight w:val="white"/>
        </w:rPr>
        <w:t xml:space="preserve">                                    Expression leftExpression,</w:t>
      </w:r>
    </w:p>
    <w:p w14:paraId="4B5D9027" w14:textId="77777777" w:rsidR="00C8332E" w:rsidRPr="00903DBA" w:rsidRDefault="00C8332E" w:rsidP="00C8332E">
      <w:pPr>
        <w:pStyle w:val="Code"/>
        <w:rPr>
          <w:highlight w:val="white"/>
        </w:rPr>
      </w:pPr>
      <w:r w:rsidRPr="00903DBA">
        <w:rPr>
          <w:highlight w:val="white"/>
        </w:rPr>
        <w:t xml:space="preserve">                                    Expression rightExpression) {</w:t>
      </w:r>
    </w:p>
    <w:p w14:paraId="5F700899" w14:textId="77777777" w:rsidR="00C8332E" w:rsidRPr="00903DBA" w:rsidRDefault="00C8332E" w:rsidP="00C8332E">
      <w:pPr>
        <w:pStyle w:val="Code"/>
        <w:rPr>
          <w:highlight w:val="white"/>
        </w:rPr>
      </w:pPr>
      <w:r w:rsidRPr="00903DBA">
        <w:rPr>
          <w:highlight w:val="white"/>
        </w:rPr>
        <w:t xml:space="preserve">      Type leftType = leftExpression.Symbol.Type,</w:t>
      </w:r>
    </w:p>
    <w:p w14:paraId="6806CD04" w14:textId="77777777" w:rsidR="00C8332E" w:rsidRPr="00903DBA" w:rsidRDefault="00C8332E" w:rsidP="00C8332E">
      <w:pPr>
        <w:pStyle w:val="Code"/>
        <w:rPr>
          <w:highlight w:val="white"/>
        </w:rPr>
      </w:pPr>
      <w:r w:rsidRPr="00903DBA">
        <w:rPr>
          <w:highlight w:val="white"/>
        </w:rPr>
        <w:t xml:space="preserve">           rightType = rightExpression.Symbol.Type;</w:t>
      </w:r>
    </w:p>
    <w:p w14:paraId="67F400D2" w14:textId="77777777" w:rsidR="00C8332E" w:rsidRPr="00903DBA" w:rsidRDefault="00C8332E" w:rsidP="00C8332E">
      <w:pPr>
        <w:pStyle w:val="Code"/>
        <w:rPr>
          <w:highlight w:val="white"/>
        </w:rPr>
      </w:pPr>
      <w:r w:rsidRPr="00903DBA">
        <w:rPr>
          <w:highlight w:val="white"/>
        </w:rPr>
        <w:t xml:space="preserve">      object leftValue = leftExpression.Symbol.Value,</w:t>
      </w:r>
    </w:p>
    <w:p w14:paraId="541EC8CD" w14:textId="54E5262E" w:rsidR="00C8332E" w:rsidRPr="00903DBA" w:rsidRDefault="00C8332E" w:rsidP="00C8332E">
      <w:pPr>
        <w:pStyle w:val="Code"/>
        <w:rPr>
          <w:highlight w:val="white"/>
        </w:rPr>
      </w:pPr>
      <w:r w:rsidRPr="00903DBA">
        <w:rPr>
          <w:highlight w:val="white"/>
        </w:rPr>
        <w:t xml:space="preserve">             rightValue = rightExpression.Symbol.Value;    </w:t>
      </w:r>
    </w:p>
    <w:p w14:paraId="365ACFDD" w14:textId="12AF160C" w:rsidR="00786D2B" w:rsidRPr="00903DBA" w:rsidRDefault="00786D2B" w:rsidP="00786D2B">
      <w:pPr>
        <w:rPr>
          <w:highlight w:val="white"/>
        </w:rPr>
      </w:pPr>
      <w:r w:rsidRPr="00903DBA">
        <w:rPr>
          <w:highlight w:val="white"/>
        </w:rPr>
        <w:t xml:space="preserve">In </w:t>
      </w:r>
      <w:r w:rsidR="00F02135" w:rsidRPr="00903DBA">
        <w:rPr>
          <w:highlight w:val="white"/>
        </w:rPr>
        <w:t>the addition case</w:t>
      </w:r>
      <w:r w:rsidRPr="00903DBA">
        <w:rPr>
          <w:highlight w:val="white"/>
        </w:rPr>
        <w:t>, the operand</w:t>
      </w:r>
      <w:r w:rsidR="007734FD" w:rsidRPr="00903DBA">
        <w:rPr>
          <w:highlight w:val="white"/>
        </w:rPr>
        <w:t xml:space="preserve"> value</w:t>
      </w:r>
      <w:r w:rsidRPr="00903DBA">
        <w:rPr>
          <w:highlight w:val="white"/>
        </w:rPr>
        <w:t>s must be a static address and a constant integer value</w:t>
      </w:r>
      <w:r w:rsidR="00C706C2" w:rsidRPr="00903DBA">
        <w:rPr>
          <w:highlight w:val="white"/>
        </w:rPr>
        <w:t>, or a</w:t>
      </w:r>
      <w:r w:rsidR="00AA77E6">
        <w:rPr>
          <w:highlight w:val="white"/>
        </w:rPr>
        <w:t>n</w:t>
      </w:r>
      <w:r w:rsidR="00C706C2" w:rsidRPr="00903DBA">
        <w:rPr>
          <w:highlight w:val="white"/>
        </w:rPr>
        <w:t xml:space="preserve"> extern or static array and a </w:t>
      </w:r>
      <w:r w:rsidR="00F57278" w:rsidRPr="00903DBA">
        <w:rPr>
          <w:highlight w:val="white"/>
        </w:rPr>
        <w:t>constant value.</w:t>
      </w:r>
      <w:r w:rsidRPr="00903DBA">
        <w:rPr>
          <w:highlight w:val="white"/>
        </w:rPr>
        <w:t xml:space="preserve"> For instance, </w:t>
      </w:r>
      <w:r w:rsidRPr="00903DBA">
        <w:rPr>
          <w:rStyle w:val="KeyWord0"/>
          <w:highlight w:val="white"/>
        </w:rPr>
        <w:t>&amp;i + 2</w:t>
      </w:r>
      <w:r w:rsidR="008B40CD" w:rsidRPr="00903DBA">
        <w:rPr>
          <w:highlight w:val="white"/>
        </w:rPr>
        <w:t xml:space="preserve">, </w:t>
      </w:r>
      <w:r w:rsidR="008B40CD" w:rsidRPr="00903DBA">
        <w:rPr>
          <w:rStyle w:val="KeyWord0"/>
          <w:highlight w:val="white"/>
        </w:rPr>
        <w:t>2 + &amp;i</w:t>
      </w:r>
      <w:r w:rsidR="008B40CD" w:rsidRPr="00903DBA">
        <w:rPr>
          <w:highlight w:val="white"/>
        </w:rPr>
        <w:t xml:space="preserve">, </w:t>
      </w:r>
      <w:r w:rsidR="008B40CD" w:rsidRPr="00903DBA">
        <w:rPr>
          <w:rStyle w:val="KeyWord0"/>
          <w:highlight w:val="white"/>
        </w:rPr>
        <w:t>a + 2</w:t>
      </w:r>
      <w:r w:rsidR="008B40CD" w:rsidRPr="00903DBA">
        <w:rPr>
          <w:highlight w:val="white"/>
        </w:rPr>
        <w:t xml:space="preserve"> or </w:t>
      </w:r>
      <w:r w:rsidR="008B40CD" w:rsidRPr="00903DBA">
        <w:rPr>
          <w:rStyle w:val="KeyWord0"/>
          <w:highlight w:val="white"/>
        </w:rPr>
        <w:t>2 + a</w:t>
      </w:r>
      <w:r w:rsidR="00BE1369" w:rsidRPr="00903DBA">
        <w:rPr>
          <w:highlight w:val="white"/>
        </w:rPr>
        <w:t xml:space="preserve">, where </w:t>
      </w:r>
      <w:r w:rsidR="00BE1369" w:rsidRPr="00903DBA">
        <w:rPr>
          <w:rStyle w:val="KeyWord0"/>
          <w:highlight w:val="white"/>
        </w:rPr>
        <w:t>a</w:t>
      </w:r>
      <w:r w:rsidR="00BE1369" w:rsidRPr="00903DBA">
        <w:rPr>
          <w:highlight w:val="white"/>
        </w:rPr>
        <w:t xml:space="preserve"> is an array and </w:t>
      </w:r>
      <w:r w:rsidR="00BE1369" w:rsidRPr="00903DBA">
        <w:rPr>
          <w:rStyle w:val="KeyWord0"/>
          <w:highlight w:val="white"/>
        </w:rPr>
        <w:t>i</w:t>
      </w:r>
      <w:r w:rsidR="00BE1369" w:rsidRPr="00903DBA">
        <w:rPr>
          <w:highlight w:val="white"/>
        </w:rPr>
        <w:t xml:space="preserve"> an integer.</w:t>
      </w:r>
    </w:p>
    <w:p w14:paraId="7C294C3C" w14:textId="66E36CAB" w:rsidR="00EF5925" w:rsidRPr="00903DBA" w:rsidRDefault="00EF5925" w:rsidP="00EF5925">
      <w:pPr>
        <w:rPr>
          <w:highlight w:val="white"/>
        </w:rPr>
      </w:pPr>
      <w:r w:rsidRPr="00903DBA">
        <w:rPr>
          <w:highlight w:val="white"/>
        </w:rPr>
        <w:t xml:space="preserve">In case of left array or static address and an integral right value, we </w:t>
      </w:r>
      <w:r w:rsidRPr="00903DBA">
        <w:rPr>
          <w:rStyle w:val="KeyWord0"/>
          <w:highlight w:val="white"/>
        </w:rPr>
        <w:t>GenerateAddition</w:t>
      </w:r>
      <w:r w:rsidRPr="00903DBA">
        <w:rPr>
          <w:highlight w:val="white"/>
        </w:rPr>
        <w:t xml:space="preserve"> to generate the resulting static address.</w:t>
      </w:r>
    </w:p>
    <w:p w14:paraId="3C0A48A0" w14:textId="77777777" w:rsidR="00C8332E" w:rsidRPr="00903DBA" w:rsidRDefault="00C8332E" w:rsidP="00C8332E">
      <w:pPr>
        <w:pStyle w:val="Code"/>
        <w:rPr>
          <w:highlight w:val="white"/>
        </w:rPr>
      </w:pPr>
      <w:r w:rsidRPr="00903DBA">
        <w:rPr>
          <w:highlight w:val="white"/>
        </w:rPr>
        <w:t xml:space="preserve">      switch (middleOp) {</w:t>
      </w:r>
    </w:p>
    <w:p w14:paraId="7190E808" w14:textId="77777777" w:rsidR="00C8332E" w:rsidRPr="00903DBA" w:rsidRDefault="00C8332E" w:rsidP="00C8332E">
      <w:pPr>
        <w:pStyle w:val="Code"/>
        <w:rPr>
          <w:highlight w:val="white"/>
        </w:rPr>
      </w:pPr>
      <w:r w:rsidRPr="00903DBA">
        <w:rPr>
          <w:highlight w:val="white"/>
        </w:rPr>
        <w:t xml:space="preserve">        case MiddleOperator.BinaryAdd: // &amp;i + 2, a + 2</w:t>
      </w:r>
    </w:p>
    <w:p w14:paraId="5F2266CD" w14:textId="77777777" w:rsidR="00C8332E" w:rsidRPr="00903DBA" w:rsidRDefault="00C8332E" w:rsidP="00C8332E">
      <w:pPr>
        <w:pStyle w:val="Code"/>
        <w:rPr>
          <w:highlight w:val="white"/>
        </w:rPr>
      </w:pPr>
      <w:r w:rsidRPr="00903DBA">
        <w:rPr>
          <w:highlight w:val="white"/>
        </w:rPr>
        <w:t xml:space="preserve">          if (((leftValue is StaticAddress) ||</w:t>
      </w:r>
    </w:p>
    <w:p w14:paraId="475A1803" w14:textId="77777777" w:rsidR="00C8332E" w:rsidRPr="00903DBA" w:rsidRDefault="00C8332E" w:rsidP="00C8332E">
      <w:pPr>
        <w:pStyle w:val="Code"/>
        <w:rPr>
          <w:highlight w:val="white"/>
        </w:rPr>
      </w:pPr>
      <w:r w:rsidRPr="00903DBA">
        <w:rPr>
          <w:highlight w:val="white"/>
        </w:rPr>
        <w:t xml:space="preserve">               (leftExpression.Symbol.IsExternOrStatic() &amp;&amp;</w:t>
      </w:r>
    </w:p>
    <w:p w14:paraId="2624C97E" w14:textId="7BC055DE" w:rsidR="00C8332E" w:rsidRPr="00903DBA" w:rsidRDefault="00C8332E" w:rsidP="00C8332E">
      <w:pPr>
        <w:pStyle w:val="Code"/>
        <w:rPr>
          <w:highlight w:val="white"/>
        </w:rPr>
      </w:pPr>
      <w:r w:rsidRPr="00903DBA">
        <w:rPr>
          <w:highlight w:val="white"/>
        </w:rPr>
        <w:t xml:space="preserve">                leftType.IsArray())) &amp;&amp; (rightValue is BigInteger)) {</w:t>
      </w:r>
    </w:p>
    <w:p w14:paraId="098D233C" w14:textId="77777777" w:rsidR="006C1426" w:rsidRPr="00903DBA" w:rsidRDefault="00C8332E" w:rsidP="00C8332E">
      <w:pPr>
        <w:pStyle w:val="Code"/>
        <w:rPr>
          <w:highlight w:val="white"/>
        </w:rPr>
      </w:pPr>
      <w:r w:rsidRPr="00903DBA">
        <w:rPr>
          <w:highlight w:val="white"/>
        </w:rPr>
        <w:t xml:space="preserve">            return GenerateAddition(leftExpression.Symbol,</w:t>
      </w:r>
    </w:p>
    <w:p w14:paraId="6C529C32" w14:textId="45D8BFBE" w:rsidR="00C8332E" w:rsidRPr="00903DBA" w:rsidRDefault="006C1426" w:rsidP="00C8332E">
      <w:pPr>
        <w:pStyle w:val="Code"/>
        <w:rPr>
          <w:highlight w:val="white"/>
        </w:rPr>
      </w:pPr>
      <w:r w:rsidRPr="00903DBA">
        <w:rPr>
          <w:highlight w:val="white"/>
        </w:rPr>
        <w:t xml:space="preserve">                                   </w:t>
      </w:r>
      <w:r w:rsidR="00C8332E" w:rsidRPr="00903DBA">
        <w:rPr>
          <w:highlight w:val="white"/>
        </w:rPr>
        <w:t xml:space="preserve"> (BigInteger) rightValue);</w:t>
      </w:r>
    </w:p>
    <w:p w14:paraId="383F178F" w14:textId="2EE640C0" w:rsidR="00C8332E" w:rsidRPr="00903DBA" w:rsidRDefault="00C8332E" w:rsidP="00C8332E">
      <w:pPr>
        <w:pStyle w:val="Code"/>
        <w:rPr>
          <w:highlight w:val="white"/>
        </w:rPr>
      </w:pPr>
      <w:r w:rsidRPr="00903DBA">
        <w:rPr>
          <w:highlight w:val="white"/>
        </w:rPr>
        <w:t xml:space="preserve">          }</w:t>
      </w:r>
    </w:p>
    <w:p w14:paraId="524ED3F9" w14:textId="60DB10CB" w:rsidR="00EF5925" w:rsidRPr="00903DBA" w:rsidRDefault="00EF5925" w:rsidP="00EF5925">
      <w:pPr>
        <w:rPr>
          <w:highlight w:val="white"/>
        </w:rPr>
      </w:pPr>
      <w:r w:rsidRPr="00903DBA">
        <w:rPr>
          <w:highlight w:val="white"/>
        </w:rPr>
        <w:t xml:space="preserve">In case of an integral left value and a right array or static address, we just swap the operands in the </w:t>
      </w:r>
      <w:r w:rsidRPr="00903DBA">
        <w:rPr>
          <w:rStyle w:val="KeyWord0"/>
          <w:highlight w:val="white"/>
        </w:rPr>
        <w:t>GenerateAddition</w:t>
      </w:r>
      <w:r w:rsidRPr="00903DBA">
        <w:rPr>
          <w:highlight w:val="white"/>
        </w:rPr>
        <w:t xml:space="preserve"> call.</w:t>
      </w:r>
    </w:p>
    <w:p w14:paraId="6777AA47" w14:textId="77777777" w:rsidR="00C8332E" w:rsidRPr="00903DBA" w:rsidRDefault="00C8332E" w:rsidP="00C8332E">
      <w:pPr>
        <w:pStyle w:val="Code"/>
        <w:rPr>
          <w:highlight w:val="white"/>
        </w:rPr>
      </w:pPr>
      <w:r w:rsidRPr="00903DBA">
        <w:rPr>
          <w:highlight w:val="white"/>
        </w:rPr>
        <w:t xml:space="preserve">          else if ((leftValue is BigInteger) &amp;&amp; // 2 + &amp;i, 2 + a</w:t>
      </w:r>
    </w:p>
    <w:p w14:paraId="74CC641F" w14:textId="77777777" w:rsidR="00C8332E" w:rsidRPr="00903DBA" w:rsidRDefault="00C8332E" w:rsidP="00C8332E">
      <w:pPr>
        <w:pStyle w:val="Code"/>
        <w:rPr>
          <w:highlight w:val="white"/>
        </w:rPr>
      </w:pPr>
      <w:r w:rsidRPr="00903DBA">
        <w:rPr>
          <w:highlight w:val="white"/>
        </w:rPr>
        <w:t xml:space="preserve">                   ((rightValue is StaticAddress) || (rightType.IsArray() &amp;&amp;</w:t>
      </w:r>
    </w:p>
    <w:p w14:paraId="6029DC8A" w14:textId="77777777" w:rsidR="00C8332E" w:rsidRPr="00903DBA" w:rsidRDefault="00C8332E" w:rsidP="00C8332E">
      <w:pPr>
        <w:pStyle w:val="Code"/>
        <w:rPr>
          <w:highlight w:val="white"/>
        </w:rPr>
      </w:pPr>
      <w:r w:rsidRPr="00903DBA">
        <w:rPr>
          <w:highlight w:val="white"/>
        </w:rPr>
        <w:t xml:space="preserve">                     rightExpression.Symbol.IsExternOrStatic()))) {</w:t>
      </w:r>
    </w:p>
    <w:p w14:paraId="186EE743" w14:textId="77777777" w:rsidR="00F50875" w:rsidRPr="00903DBA" w:rsidRDefault="00C8332E" w:rsidP="00C8332E">
      <w:pPr>
        <w:pStyle w:val="Code"/>
        <w:rPr>
          <w:highlight w:val="white"/>
        </w:rPr>
      </w:pPr>
      <w:r w:rsidRPr="00903DBA">
        <w:rPr>
          <w:highlight w:val="white"/>
        </w:rPr>
        <w:t xml:space="preserve">            return GenerateAddition(rightExpression.Symbol,</w:t>
      </w:r>
    </w:p>
    <w:p w14:paraId="40FE8DE6" w14:textId="6DD2AE13" w:rsidR="00C8332E" w:rsidRPr="00903DBA" w:rsidRDefault="00F50875" w:rsidP="00C8332E">
      <w:pPr>
        <w:pStyle w:val="Code"/>
        <w:rPr>
          <w:highlight w:val="white"/>
        </w:rPr>
      </w:pPr>
      <w:r w:rsidRPr="00903DBA">
        <w:rPr>
          <w:highlight w:val="white"/>
        </w:rPr>
        <w:t xml:space="preserve">                                    </w:t>
      </w:r>
      <w:r w:rsidR="00C8332E" w:rsidRPr="00903DBA">
        <w:rPr>
          <w:highlight w:val="white"/>
        </w:rPr>
        <w:t>(BigInteger) leftValue);</w:t>
      </w:r>
    </w:p>
    <w:p w14:paraId="00967C63" w14:textId="77777777" w:rsidR="00C8332E" w:rsidRPr="00903DBA" w:rsidRDefault="00C8332E" w:rsidP="00C8332E">
      <w:pPr>
        <w:pStyle w:val="Code"/>
        <w:rPr>
          <w:highlight w:val="white"/>
        </w:rPr>
      </w:pPr>
      <w:r w:rsidRPr="00903DBA">
        <w:rPr>
          <w:highlight w:val="white"/>
        </w:rPr>
        <w:t xml:space="preserve">          }</w:t>
      </w:r>
    </w:p>
    <w:p w14:paraId="282E8E8D" w14:textId="77777777" w:rsidR="00C8332E" w:rsidRPr="00903DBA" w:rsidRDefault="00C8332E" w:rsidP="00C8332E">
      <w:pPr>
        <w:pStyle w:val="Code"/>
        <w:rPr>
          <w:highlight w:val="white"/>
        </w:rPr>
      </w:pPr>
      <w:r w:rsidRPr="00903DBA">
        <w:rPr>
          <w:highlight w:val="white"/>
        </w:rPr>
        <w:t xml:space="preserve">          break;</w:t>
      </w:r>
    </w:p>
    <w:p w14:paraId="2A925D09" w14:textId="669F7DC0" w:rsidR="00F02135" w:rsidRPr="00903DBA" w:rsidRDefault="00F02135" w:rsidP="00F02135">
      <w:pPr>
        <w:rPr>
          <w:highlight w:val="white"/>
        </w:rPr>
      </w:pPr>
      <w:r w:rsidRPr="00903DBA">
        <w:rPr>
          <w:highlight w:val="white"/>
        </w:rPr>
        <w:t xml:space="preserve">In the </w:t>
      </w:r>
      <w:r w:rsidR="00BB2566" w:rsidRPr="00903DBA">
        <w:rPr>
          <w:highlight w:val="white"/>
        </w:rPr>
        <w:t>subtraction</w:t>
      </w:r>
      <w:r w:rsidRPr="00903DBA">
        <w:rPr>
          <w:highlight w:val="white"/>
        </w:rPr>
        <w:t xml:space="preserve"> case, the </w:t>
      </w:r>
      <w:r w:rsidR="001B3CC4" w:rsidRPr="00903DBA">
        <w:rPr>
          <w:highlight w:val="white"/>
        </w:rPr>
        <w:t xml:space="preserve">left </w:t>
      </w:r>
      <w:r w:rsidRPr="00903DBA">
        <w:rPr>
          <w:highlight w:val="white"/>
        </w:rPr>
        <w:t xml:space="preserve">operand </w:t>
      </w:r>
      <w:r w:rsidR="00860C9B" w:rsidRPr="00903DBA">
        <w:rPr>
          <w:highlight w:val="white"/>
        </w:rPr>
        <w:t xml:space="preserve">must a static address as value or be an extern of static array, and the right operand must be </w:t>
      </w:r>
      <w:r w:rsidRPr="00903DBA">
        <w:rPr>
          <w:highlight w:val="white"/>
        </w:rPr>
        <w:t xml:space="preserve">a constant integer value. For instance, </w:t>
      </w:r>
      <w:r w:rsidRPr="00903DBA">
        <w:rPr>
          <w:rStyle w:val="KeyWord0"/>
          <w:highlight w:val="white"/>
        </w:rPr>
        <w:t xml:space="preserve">&amp;i </w:t>
      </w:r>
      <w:r w:rsidR="00B17BAC" w:rsidRPr="00903DBA">
        <w:rPr>
          <w:rStyle w:val="KeyWord0"/>
          <w:highlight w:val="white"/>
        </w:rPr>
        <w:t>-</w:t>
      </w:r>
      <w:r w:rsidRPr="00903DBA">
        <w:rPr>
          <w:rStyle w:val="KeyWord0"/>
          <w:highlight w:val="white"/>
        </w:rPr>
        <w:t xml:space="preserve"> 2</w:t>
      </w:r>
      <w:r w:rsidRPr="00903DBA">
        <w:rPr>
          <w:highlight w:val="white"/>
        </w:rPr>
        <w:t xml:space="preserve"> or </w:t>
      </w:r>
      <w:r w:rsidRPr="00903DBA">
        <w:rPr>
          <w:rStyle w:val="KeyWord0"/>
          <w:highlight w:val="white"/>
        </w:rPr>
        <w:t>a</w:t>
      </w:r>
      <w:r w:rsidR="00594E18" w:rsidRPr="00903DBA">
        <w:rPr>
          <w:rStyle w:val="KeyWord0"/>
          <w:highlight w:val="white"/>
        </w:rPr>
        <w:t xml:space="preserve"> - 2</w:t>
      </w:r>
      <w:r w:rsidRPr="00903DBA">
        <w:rPr>
          <w:highlight w:val="white"/>
        </w:rPr>
        <w:t>.</w:t>
      </w:r>
    </w:p>
    <w:p w14:paraId="59BD4D28" w14:textId="77777777" w:rsidR="00C8332E" w:rsidRPr="00903DBA" w:rsidRDefault="00C8332E" w:rsidP="00C8332E">
      <w:pPr>
        <w:pStyle w:val="Code"/>
        <w:rPr>
          <w:highlight w:val="white"/>
        </w:rPr>
      </w:pPr>
      <w:r w:rsidRPr="00903DBA">
        <w:rPr>
          <w:highlight w:val="white"/>
        </w:rPr>
        <w:t xml:space="preserve">        case MiddleOperator.BinarySubtract: // &amp;i - 2, a - 2</w:t>
      </w:r>
    </w:p>
    <w:p w14:paraId="4E45D84D" w14:textId="77777777" w:rsidR="00C8332E" w:rsidRPr="00903DBA" w:rsidRDefault="00C8332E" w:rsidP="00C8332E">
      <w:pPr>
        <w:pStyle w:val="Code"/>
        <w:rPr>
          <w:highlight w:val="white"/>
        </w:rPr>
      </w:pPr>
      <w:r w:rsidRPr="00903DBA">
        <w:rPr>
          <w:highlight w:val="white"/>
        </w:rPr>
        <w:t xml:space="preserve">          if (((leftValue is StaticAddress) ||</w:t>
      </w:r>
    </w:p>
    <w:p w14:paraId="60BE326B" w14:textId="77777777" w:rsidR="00F50875" w:rsidRPr="00903DBA" w:rsidRDefault="00C8332E" w:rsidP="00C8332E">
      <w:pPr>
        <w:pStyle w:val="Code"/>
        <w:rPr>
          <w:highlight w:val="white"/>
        </w:rPr>
      </w:pPr>
      <w:r w:rsidRPr="00903DBA">
        <w:rPr>
          <w:highlight w:val="white"/>
        </w:rPr>
        <w:t xml:space="preserve">               (leftExpression.Symbol.IsExternOrStatic() &amp;&amp;</w:t>
      </w:r>
    </w:p>
    <w:p w14:paraId="6887DF2E" w14:textId="392DCA7F" w:rsidR="00C8332E" w:rsidRPr="00903DBA" w:rsidRDefault="00F50875" w:rsidP="00C8332E">
      <w:pPr>
        <w:pStyle w:val="Code"/>
        <w:rPr>
          <w:highlight w:val="white"/>
        </w:rPr>
      </w:pPr>
      <w:r w:rsidRPr="00903DBA">
        <w:rPr>
          <w:highlight w:val="white"/>
        </w:rPr>
        <w:t xml:space="preserve">               </w:t>
      </w:r>
      <w:r w:rsidR="00C8332E" w:rsidRPr="00903DBA">
        <w:rPr>
          <w:highlight w:val="white"/>
        </w:rPr>
        <w:t xml:space="preserve"> leftType.IsArray())) &amp;&amp;</w:t>
      </w:r>
    </w:p>
    <w:p w14:paraId="3F89E66A" w14:textId="77777777" w:rsidR="00C8332E" w:rsidRPr="00903DBA" w:rsidRDefault="00C8332E" w:rsidP="00C8332E">
      <w:pPr>
        <w:pStyle w:val="Code"/>
        <w:rPr>
          <w:highlight w:val="white"/>
        </w:rPr>
      </w:pPr>
      <w:r w:rsidRPr="00903DBA">
        <w:rPr>
          <w:highlight w:val="white"/>
        </w:rPr>
        <w:lastRenderedPageBreak/>
        <w:t xml:space="preserve">              (rightValue is BigInteger)) {</w:t>
      </w:r>
    </w:p>
    <w:p w14:paraId="1A56BE97" w14:textId="77777777" w:rsidR="00F50875" w:rsidRPr="00903DBA" w:rsidRDefault="00C8332E" w:rsidP="00C8332E">
      <w:pPr>
        <w:pStyle w:val="Code"/>
        <w:rPr>
          <w:highlight w:val="white"/>
        </w:rPr>
      </w:pPr>
      <w:r w:rsidRPr="00903DBA">
        <w:rPr>
          <w:highlight w:val="white"/>
        </w:rPr>
        <w:t xml:space="preserve">            return GenerateAddition(leftExpression.Symbol,</w:t>
      </w:r>
    </w:p>
    <w:p w14:paraId="28595045" w14:textId="32EA383D" w:rsidR="00C8332E" w:rsidRPr="00903DBA" w:rsidRDefault="00F50875" w:rsidP="00C8332E">
      <w:pPr>
        <w:pStyle w:val="Code"/>
        <w:rPr>
          <w:highlight w:val="white"/>
        </w:rPr>
      </w:pPr>
      <w:r w:rsidRPr="00903DBA">
        <w:rPr>
          <w:highlight w:val="white"/>
        </w:rPr>
        <w:t xml:space="preserve">                                   </w:t>
      </w:r>
      <w:r w:rsidR="00C8332E" w:rsidRPr="00903DBA">
        <w:rPr>
          <w:highlight w:val="white"/>
        </w:rPr>
        <w:t xml:space="preserve"> -((BigInteger) rightValue));</w:t>
      </w:r>
    </w:p>
    <w:p w14:paraId="05691FCB" w14:textId="77777777" w:rsidR="00C8332E" w:rsidRPr="00903DBA" w:rsidRDefault="00C8332E" w:rsidP="00C8332E">
      <w:pPr>
        <w:pStyle w:val="Code"/>
        <w:rPr>
          <w:highlight w:val="white"/>
        </w:rPr>
      </w:pPr>
      <w:r w:rsidRPr="00903DBA">
        <w:rPr>
          <w:highlight w:val="white"/>
        </w:rPr>
        <w:t xml:space="preserve">          }</w:t>
      </w:r>
    </w:p>
    <w:p w14:paraId="2CF54F1E" w14:textId="77777777" w:rsidR="00C8332E" w:rsidRPr="00903DBA" w:rsidRDefault="00C8332E" w:rsidP="00C8332E">
      <w:pPr>
        <w:pStyle w:val="Code"/>
        <w:rPr>
          <w:highlight w:val="white"/>
        </w:rPr>
      </w:pPr>
      <w:r w:rsidRPr="00903DBA">
        <w:rPr>
          <w:highlight w:val="white"/>
        </w:rPr>
        <w:t xml:space="preserve">          break;</w:t>
      </w:r>
    </w:p>
    <w:p w14:paraId="59E8F75B" w14:textId="036726D2" w:rsidR="00C8332E" w:rsidRPr="00903DBA" w:rsidRDefault="00E96792" w:rsidP="000F667E">
      <w:pPr>
        <w:rPr>
          <w:highlight w:val="white"/>
        </w:rPr>
      </w:pPr>
      <w:r w:rsidRPr="00903DBA">
        <w:rPr>
          <w:highlight w:val="white"/>
        </w:rPr>
        <w:t xml:space="preserve">In the index case, </w:t>
      </w:r>
      <w:r w:rsidR="00784585" w:rsidRPr="00903DBA">
        <w:rPr>
          <w:highlight w:val="white"/>
        </w:rPr>
        <w:t xml:space="preserve">the operands must be an extern or static array </w:t>
      </w:r>
      <w:r w:rsidR="00F57CB4" w:rsidRPr="00903DBA">
        <w:rPr>
          <w:highlight w:val="white"/>
        </w:rPr>
        <w:t xml:space="preserve">or a static address, </w:t>
      </w:r>
      <w:r w:rsidR="00784585" w:rsidRPr="00903DBA">
        <w:rPr>
          <w:highlight w:val="white"/>
        </w:rPr>
        <w:t>and a constant integer value.</w:t>
      </w:r>
      <w:r w:rsidR="005B634F" w:rsidRPr="00903DBA">
        <w:rPr>
          <w:highlight w:val="white"/>
        </w:rPr>
        <w:t xml:space="preserve"> We call </w:t>
      </w:r>
      <w:r w:rsidR="002B397C" w:rsidRPr="00903DBA">
        <w:rPr>
          <w:rStyle w:val="KeyWord0"/>
          <w:highlight w:val="white"/>
        </w:rPr>
        <w:t>GenerateIndex</w:t>
      </w:r>
      <w:r w:rsidR="002B397C" w:rsidRPr="00903DBA">
        <w:rPr>
          <w:highlight w:val="white"/>
        </w:rPr>
        <w:t xml:space="preserve"> to generate the static address.</w:t>
      </w:r>
    </w:p>
    <w:p w14:paraId="15A9A6F7" w14:textId="77777777" w:rsidR="002D7262" w:rsidRPr="00903DBA" w:rsidRDefault="002D7262" w:rsidP="002D7262">
      <w:pPr>
        <w:pStyle w:val="Code"/>
        <w:rPr>
          <w:highlight w:val="white"/>
        </w:rPr>
      </w:pPr>
      <w:r w:rsidRPr="00903DBA">
        <w:rPr>
          <w:highlight w:val="white"/>
        </w:rPr>
        <w:t xml:space="preserve">        case MiddleOperator.Index:</w:t>
      </w:r>
    </w:p>
    <w:p w14:paraId="28771551" w14:textId="77777777" w:rsidR="002D7262" w:rsidRPr="00903DBA" w:rsidRDefault="002D7262" w:rsidP="002D7262">
      <w:pPr>
        <w:pStyle w:val="Code"/>
        <w:rPr>
          <w:highlight w:val="white"/>
        </w:rPr>
      </w:pPr>
      <w:r w:rsidRPr="00903DBA">
        <w:rPr>
          <w:highlight w:val="white"/>
        </w:rPr>
        <w:t xml:space="preserve">          if (((leftValue is StaticAddress) || (leftType.IsArray() &amp;&amp;</w:t>
      </w:r>
    </w:p>
    <w:p w14:paraId="7B79981E" w14:textId="77777777" w:rsidR="002D7262" w:rsidRPr="00903DBA" w:rsidRDefault="002D7262" w:rsidP="002D7262">
      <w:pPr>
        <w:pStyle w:val="Code"/>
        <w:rPr>
          <w:highlight w:val="white"/>
        </w:rPr>
      </w:pPr>
      <w:r w:rsidRPr="00903DBA">
        <w:rPr>
          <w:highlight w:val="white"/>
        </w:rPr>
        <w:t xml:space="preserve">               leftExpression.Symbol.IsExternOrStatic())) &amp;&amp; </w:t>
      </w:r>
    </w:p>
    <w:p w14:paraId="02CDB2FC" w14:textId="77777777" w:rsidR="002D7262" w:rsidRPr="00903DBA" w:rsidRDefault="002D7262" w:rsidP="002D7262">
      <w:pPr>
        <w:pStyle w:val="Code"/>
        <w:rPr>
          <w:highlight w:val="white"/>
        </w:rPr>
      </w:pPr>
      <w:r w:rsidRPr="00903DBA">
        <w:rPr>
          <w:highlight w:val="white"/>
        </w:rPr>
        <w:t xml:space="preserve">              (rightValue is BigInteger)) { // a[2]</w:t>
      </w:r>
    </w:p>
    <w:p w14:paraId="2858193B" w14:textId="77777777" w:rsidR="002D7262" w:rsidRPr="00903DBA" w:rsidRDefault="002D7262" w:rsidP="002D7262">
      <w:pPr>
        <w:pStyle w:val="Code"/>
        <w:rPr>
          <w:highlight w:val="white"/>
        </w:rPr>
      </w:pPr>
      <w:r w:rsidRPr="00903DBA">
        <w:rPr>
          <w:highlight w:val="white"/>
        </w:rPr>
        <w:t xml:space="preserve">            return GenerateIndex(leftExpression.Symbol,</w:t>
      </w:r>
    </w:p>
    <w:p w14:paraId="56CCC24D" w14:textId="77777777" w:rsidR="002D7262" w:rsidRPr="00903DBA" w:rsidRDefault="002D7262" w:rsidP="002D7262">
      <w:pPr>
        <w:pStyle w:val="Code"/>
        <w:rPr>
          <w:highlight w:val="white"/>
        </w:rPr>
      </w:pPr>
      <w:r w:rsidRPr="00903DBA">
        <w:rPr>
          <w:highlight w:val="white"/>
        </w:rPr>
        <w:t xml:space="preserve">                                 (BigInteger) rightValue);</w:t>
      </w:r>
    </w:p>
    <w:p w14:paraId="0846FAF6" w14:textId="1FB058F0" w:rsidR="002D7262" w:rsidRPr="00903DBA" w:rsidRDefault="002D7262" w:rsidP="002D7262">
      <w:pPr>
        <w:pStyle w:val="Code"/>
        <w:rPr>
          <w:highlight w:val="white"/>
        </w:rPr>
      </w:pPr>
      <w:r w:rsidRPr="00903DBA">
        <w:rPr>
          <w:highlight w:val="white"/>
        </w:rPr>
        <w:t xml:space="preserve">          }</w:t>
      </w:r>
    </w:p>
    <w:p w14:paraId="4B50C342" w14:textId="1DB75518" w:rsidR="00267DCC" w:rsidRPr="00903DBA" w:rsidRDefault="00267DCC" w:rsidP="00267DCC">
      <w:pPr>
        <w:rPr>
          <w:highlight w:val="white"/>
        </w:rPr>
      </w:pPr>
      <w:r w:rsidRPr="00903DBA">
        <w:rPr>
          <w:highlight w:val="white"/>
        </w:rPr>
        <w:t xml:space="preserve">In C, where are allowed to write an array index as </w:t>
      </w:r>
      <w:r w:rsidRPr="00903DBA">
        <w:rPr>
          <w:rStyle w:val="KeyWord0"/>
          <w:highlight w:val="white"/>
        </w:rPr>
        <w:t>i[a]</w:t>
      </w:r>
      <w:r w:rsidRPr="00903DBA">
        <w:rPr>
          <w:highlight w:val="white"/>
        </w:rPr>
        <w:t xml:space="preserve">, where </w:t>
      </w:r>
      <w:r w:rsidRPr="00903DBA">
        <w:rPr>
          <w:rStyle w:val="KeyWord0"/>
          <w:highlight w:val="white"/>
        </w:rPr>
        <w:t>i</w:t>
      </w:r>
      <w:r w:rsidRPr="00903DBA">
        <w:rPr>
          <w:highlight w:val="white"/>
        </w:rPr>
        <w:t xml:space="preserve"> is an integer and </w:t>
      </w:r>
      <w:r w:rsidRPr="00903DBA">
        <w:rPr>
          <w:rStyle w:val="KeyWord0"/>
          <w:highlight w:val="white"/>
        </w:rPr>
        <w:t>a</w:t>
      </w:r>
      <w:r w:rsidRPr="00903DBA">
        <w:rPr>
          <w:highlight w:val="white"/>
        </w:rPr>
        <w:t xml:space="preserve"> is an array. In that case, we just sw</w:t>
      </w:r>
      <w:r w:rsidR="00BD56D6">
        <w:rPr>
          <w:highlight w:val="white"/>
        </w:rPr>
        <w:t>a</w:t>
      </w:r>
      <w:r w:rsidRPr="00903DBA">
        <w:rPr>
          <w:highlight w:val="white"/>
        </w:rPr>
        <w:t xml:space="preserve">p the parameters in </w:t>
      </w:r>
      <w:r w:rsidRPr="00903DBA">
        <w:rPr>
          <w:rStyle w:val="KeyWord0"/>
          <w:highlight w:val="white"/>
        </w:rPr>
        <w:t>GenerateIndex</w:t>
      </w:r>
      <w:r w:rsidRPr="00903DBA">
        <w:rPr>
          <w:highlight w:val="white"/>
        </w:rPr>
        <w:t>.</w:t>
      </w:r>
    </w:p>
    <w:p w14:paraId="261673EE" w14:textId="77777777" w:rsidR="002D7262" w:rsidRPr="00903DBA" w:rsidRDefault="002D7262" w:rsidP="002D7262">
      <w:pPr>
        <w:pStyle w:val="Code"/>
        <w:rPr>
          <w:highlight w:val="white"/>
        </w:rPr>
      </w:pPr>
      <w:r w:rsidRPr="00903DBA">
        <w:rPr>
          <w:highlight w:val="white"/>
        </w:rPr>
        <w:t xml:space="preserve">          else if ((leftValue is BigInteger) &amp;&amp; ((rightType.IsArray() &amp;&amp;</w:t>
      </w:r>
    </w:p>
    <w:p w14:paraId="466A2CA7" w14:textId="77777777" w:rsidR="002D7262" w:rsidRPr="00903DBA" w:rsidRDefault="002D7262" w:rsidP="002D7262">
      <w:pPr>
        <w:pStyle w:val="Code"/>
        <w:rPr>
          <w:highlight w:val="white"/>
        </w:rPr>
      </w:pPr>
      <w:r w:rsidRPr="00903DBA">
        <w:rPr>
          <w:highlight w:val="white"/>
        </w:rPr>
        <w:t xml:space="preserve">                   rightExpression.Symbol.IsExternOrStatic()) ||</w:t>
      </w:r>
    </w:p>
    <w:p w14:paraId="723FEF89" w14:textId="77777777" w:rsidR="002D7262" w:rsidRPr="00903DBA" w:rsidRDefault="002D7262" w:rsidP="002D7262">
      <w:pPr>
        <w:pStyle w:val="Code"/>
        <w:rPr>
          <w:highlight w:val="white"/>
        </w:rPr>
      </w:pPr>
      <w:r w:rsidRPr="00903DBA">
        <w:rPr>
          <w:highlight w:val="white"/>
        </w:rPr>
        <w:t xml:space="preserve">                   (rightValue is StaticAddress))) {</w:t>
      </w:r>
    </w:p>
    <w:p w14:paraId="19D5580D" w14:textId="77777777" w:rsidR="002D7262" w:rsidRPr="00903DBA" w:rsidRDefault="002D7262" w:rsidP="002D7262">
      <w:pPr>
        <w:pStyle w:val="Code"/>
        <w:rPr>
          <w:highlight w:val="white"/>
        </w:rPr>
      </w:pPr>
      <w:r w:rsidRPr="00903DBA">
        <w:rPr>
          <w:highlight w:val="white"/>
        </w:rPr>
        <w:t xml:space="preserve">            return GenerateIndex(rightExpression.Symbol,</w:t>
      </w:r>
    </w:p>
    <w:p w14:paraId="289FB92D" w14:textId="77777777" w:rsidR="002D7262" w:rsidRPr="00903DBA" w:rsidRDefault="002D7262" w:rsidP="002D7262">
      <w:pPr>
        <w:pStyle w:val="Code"/>
        <w:rPr>
          <w:highlight w:val="white"/>
        </w:rPr>
      </w:pPr>
      <w:r w:rsidRPr="00903DBA">
        <w:rPr>
          <w:highlight w:val="white"/>
        </w:rPr>
        <w:t xml:space="preserve">                                 (BigInteger) leftValue);</w:t>
      </w:r>
    </w:p>
    <w:p w14:paraId="128FADA5" w14:textId="77777777" w:rsidR="002D7262" w:rsidRPr="00903DBA" w:rsidRDefault="002D7262" w:rsidP="002D7262">
      <w:pPr>
        <w:pStyle w:val="Code"/>
        <w:rPr>
          <w:highlight w:val="white"/>
        </w:rPr>
      </w:pPr>
      <w:r w:rsidRPr="00903DBA">
        <w:rPr>
          <w:highlight w:val="white"/>
        </w:rPr>
        <w:t xml:space="preserve">          }</w:t>
      </w:r>
    </w:p>
    <w:p w14:paraId="2D05528F" w14:textId="77777777" w:rsidR="002D7262" w:rsidRPr="00903DBA" w:rsidRDefault="002D7262" w:rsidP="002D7262">
      <w:pPr>
        <w:pStyle w:val="Code"/>
        <w:rPr>
          <w:highlight w:val="white"/>
        </w:rPr>
      </w:pPr>
      <w:r w:rsidRPr="00903DBA">
        <w:rPr>
          <w:highlight w:val="white"/>
        </w:rPr>
        <w:t xml:space="preserve">          break;</w:t>
      </w:r>
    </w:p>
    <w:p w14:paraId="2B1889C0" w14:textId="37630B8E" w:rsidR="00D14E64" w:rsidRPr="00903DBA" w:rsidRDefault="00D14E64" w:rsidP="00D14E64">
      <w:pPr>
        <w:rPr>
          <w:highlight w:val="white"/>
        </w:rPr>
      </w:pPr>
      <w:r w:rsidRPr="00903DBA">
        <w:rPr>
          <w:highlight w:val="white"/>
        </w:rPr>
        <w:t xml:space="preserve">In the </w:t>
      </w:r>
      <w:r w:rsidR="00BA56BE" w:rsidRPr="00903DBA">
        <w:rPr>
          <w:highlight w:val="white"/>
        </w:rPr>
        <w:t>dot</w:t>
      </w:r>
      <w:r w:rsidRPr="00903DBA">
        <w:rPr>
          <w:highlight w:val="white"/>
        </w:rPr>
        <w:t xml:space="preserve"> case, the operands must be an extern or static struct or union, or a static address.</w:t>
      </w:r>
    </w:p>
    <w:p w14:paraId="5C9A4A75" w14:textId="77777777" w:rsidR="00C8332E" w:rsidRPr="00903DBA" w:rsidRDefault="00C8332E" w:rsidP="00C8332E">
      <w:pPr>
        <w:pStyle w:val="Code"/>
        <w:rPr>
          <w:highlight w:val="white"/>
        </w:rPr>
      </w:pPr>
      <w:r w:rsidRPr="00903DBA">
        <w:rPr>
          <w:highlight w:val="white"/>
        </w:rPr>
        <w:t xml:space="preserve">        case MiddleOperator.Dot:</w:t>
      </w:r>
    </w:p>
    <w:p w14:paraId="26276371" w14:textId="4E6171B5" w:rsidR="00C8332E" w:rsidRPr="00903DBA" w:rsidRDefault="00C8332E" w:rsidP="00C8332E">
      <w:pPr>
        <w:pStyle w:val="Code"/>
        <w:rPr>
          <w:highlight w:val="white"/>
        </w:rPr>
      </w:pPr>
      <w:r w:rsidRPr="00903DBA">
        <w:rPr>
          <w:highlight w:val="white"/>
        </w:rPr>
        <w:t xml:space="preserve">          if (leftExpression.Symbol.IsExternOrStatic()) {</w:t>
      </w:r>
      <w:r w:rsidR="002B397C" w:rsidRPr="00903DBA">
        <w:rPr>
          <w:highlight w:val="white"/>
        </w:rPr>
        <w:t xml:space="preserve"> // XXX</w:t>
      </w:r>
    </w:p>
    <w:p w14:paraId="501E9FF8" w14:textId="77777777" w:rsidR="00C8332E" w:rsidRPr="00903DBA" w:rsidRDefault="00C8332E" w:rsidP="00C8332E">
      <w:pPr>
        <w:pStyle w:val="Code"/>
        <w:rPr>
          <w:highlight w:val="white"/>
        </w:rPr>
      </w:pPr>
      <w:r w:rsidRPr="00903DBA">
        <w:rPr>
          <w:highlight w:val="white"/>
        </w:rPr>
        <w:t xml:space="preserve">            object resultValue =</w:t>
      </w:r>
    </w:p>
    <w:p w14:paraId="41EBD698" w14:textId="77777777" w:rsidR="00C8332E" w:rsidRPr="00903DBA" w:rsidRDefault="00C8332E" w:rsidP="00C8332E">
      <w:pPr>
        <w:pStyle w:val="Code"/>
        <w:rPr>
          <w:highlight w:val="white"/>
        </w:rPr>
      </w:pPr>
      <w:r w:rsidRPr="00903DBA">
        <w:rPr>
          <w:highlight w:val="white"/>
        </w:rPr>
        <w:t xml:space="preserve">              new StaticValue(leftExpression.Symbol.UniqueName,</w:t>
      </w:r>
    </w:p>
    <w:p w14:paraId="0F945578" w14:textId="77777777" w:rsidR="00C8332E" w:rsidRPr="00903DBA" w:rsidRDefault="00C8332E" w:rsidP="00C8332E">
      <w:pPr>
        <w:pStyle w:val="Code"/>
        <w:rPr>
          <w:highlight w:val="white"/>
        </w:rPr>
      </w:pPr>
      <w:r w:rsidRPr="00903DBA">
        <w:rPr>
          <w:highlight w:val="white"/>
        </w:rPr>
        <w:t xml:space="preserve">                              rightExpression.Symbol.Offset); // s.i</w:t>
      </w:r>
    </w:p>
    <w:p w14:paraId="489FA4AD" w14:textId="77777777" w:rsidR="00C8332E" w:rsidRPr="00903DBA" w:rsidRDefault="00C8332E" w:rsidP="00C8332E">
      <w:pPr>
        <w:pStyle w:val="Code"/>
        <w:rPr>
          <w:highlight w:val="white"/>
        </w:rPr>
      </w:pPr>
      <w:r w:rsidRPr="00903DBA">
        <w:rPr>
          <w:highlight w:val="white"/>
        </w:rPr>
        <w:t xml:space="preserve">            Symbol resultSymbol = new Symbol(leftType, resultValue);</w:t>
      </w:r>
    </w:p>
    <w:p w14:paraId="2F7D50A6" w14:textId="77777777" w:rsidR="00C8332E" w:rsidRPr="00903DBA" w:rsidRDefault="00C8332E" w:rsidP="00C8332E">
      <w:pPr>
        <w:pStyle w:val="Code"/>
        <w:rPr>
          <w:highlight w:val="white"/>
        </w:rPr>
      </w:pPr>
      <w:r w:rsidRPr="00903DBA">
        <w:rPr>
          <w:highlight w:val="white"/>
        </w:rPr>
        <w:t xml:space="preserve">            return (new Expression(resultSymbol, null, null));</w:t>
      </w:r>
    </w:p>
    <w:p w14:paraId="758BB4F0" w14:textId="77777777" w:rsidR="00C8332E" w:rsidRPr="00903DBA" w:rsidRDefault="00C8332E" w:rsidP="00C8332E">
      <w:pPr>
        <w:pStyle w:val="Code"/>
        <w:rPr>
          <w:highlight w:val="white"/>
        </w:rPr>
      </w:pPr>
      <w:r w:rsidRPr="00903DBA">
        <w:rPr>
          <w:highlight w:val="white"/>
        </w:rPr>
        <w:t xml:space="preserve">          }</w:t>
      </w:r>
    </w:p>
    <w:p w14:paraId="0BA943B7" w14:textId="77777777" w:rsidR="00C8332E" w:rsidRPr="00903DBA" w:rsidRDefault="00C8332E" w:rsidP="00C8332E">
      <w:pPr>
        <w:pStyle w:val="Code"/>
        <w:rPr>
          <w:highlight w:val="white"/>
        </w:rPr>
      </w:pPr>
      <w:r w:rsidRPr="00903DBA">
        <w:rPr>
          <w:highlight w:val="white"/>
        </w:rPr>
        <w:t xml:space="preserve">          break;</w:t>
      </w:r>
    </w:p>
    <w:p w14:paraId="779785F0" w14:textId="77777777" w:rsidR="00C8332E" w:rsidRPr="00903DBA" w:rsidRDefault="00C8332E" w:rsidP="00C8332E">
      <w:pPr>
        <w:pStyle w:val="Code"/>
        <w:rPr>
          <w:highlight w:val="white"/>
        </w:rPr>
      </w:pPr>
      <w:r w:rsidRPr="00903DBA">
        <w:rPr>
          <w:highlight w:val="white"/>
        </w:rPr>
        <w:t xml:space="preserve">      }</w:t>
      </w:r>
    </w:p>
    <w:p w14:paraId="0AFA4CD0" w14:textId="77777777" w:rsidR="00C8332E" w:rsidRPr="00903DBA" w:rsidRDefault="00C8332E" w:rsidP="00C8332E">
      <w:pPr>
        <w:pStyle w:val="Code"/>
        <w:rPr>
          <w:highlight w:val="white"/>
        </w:rPr>
      </w:pPr>
      <w:r w:rsidRPr="00903DBA">
        <w:rPr>
          <w:highlight w:val="white"/>
        </w:rPr>
        <w:t xml:space="preserve">    </w:t>
      </w:r>
    </w:p>
    <w:p w14:paraId="3F618E85" w14:textId="77777777" w:rsidR="00C8332E" w:rsidRPr="00903DBA" w:rsidRDefault="00C8332E" w:rsidP="00C8332E">
      <w:pPr>
        <w:pStyle w:val="Code"/>
        <w:rPr>
          <w:highlight w:val="white"/>
        </w:rPr>
      </w:pPr>
      <w:r w:rsidRPr="00903DBA">
        <w:rPr>
          <w:highlight w:val="white"/>
        </w:rPr>
        <w:t xml:space="preserve">      return null;</w:t>
      </w:r>
    </w:p>
    <w:p w14:paraId="1CA55EAF" w14:textId="77777777" w:rsidR="00C8332E" w:rsidRPr="00903DBA" w:rsidRDefault="00C8332E" w:rsidP="00C8332E">
      <w:pPr>
        <w:pStyle w:val="Code"/>
        <w:rPr>
          <w:highlight w:val="white"/>
        </w:rPr>
      </w:pPr>
      <w:r w:rsidRPr="00903DBA">
        <w:rPr>
          <w:highlight w:val="white"/>
        </w:rPr>
        <w:t xml:space="preserve">    }  </w:t>
      </w:r>
    </w:p>
    <w:p w14:paraId="0F2E154D" w14:textId="1D8EE807" w:rsidR="00C8332E" w:rsidRPr="00903DBA" w:rsidRDefault="00BA56BE" w:rsidP="00BA56BE">
      <w:pPr>
        <w:rPr>
          <w:highlight w:val="white"/>
        </w:rPr>
      </w:pPr>
      <w:r w:rsidRPr="00903DBA">
        <w:rPr>
          <w:highlight w:val="white"/>
        </w:rPr>
        <w:t xml:space="preserve">The </w:t>
      </w:r>
      <w:r w:rsidRPr="00903DBA">
        <w:rPr>
          <w:rStyle w:val="KeyWord0"/>
          <w:highlight w:val="white"/>
        </w:rPr>
        <w:t>GenerateAddition</w:t>
      </w:r>
      <w:r w:rsidRPr="00903DBA">
        <w:rPr>
          <w:highlight w:val="white"/>
        </w:rPr>
        <w:t xml:space="preserve"> method </w:t>
      </w:r>
      <w:r w:rsidR="00E37AFC" w:rsidRPr="00903DBA">
        <w:rPr>
          <w:highlight w:val="white"/>
        </w:rPr>
        <w:t xml:space="preserve">generates </w:t>
      </w:r>
      <w:r w:rsidR="000B4C7E" w:rsidRPr="00903DBA">
        <w:rPr>
          <w:highlight w:val="white"/>
        </w:rPr>
        <w:t>a static address for an addition expression.</w:t>
      </w:r>
    </w:p>
    <w:p w14:paraId="510CC8A9" w14:textId="6B550FFA" w:rsidR="00F0216C" w:rsidRPr="00903DBA" w:rsidRDefault="00F0216C" w:rsidP="00F0216C">
      <w:pPr>
        <w:pStyle w:val="Code"/>
        <w:rPr>
          <w:highlight w:val="white"/>
        </w:rPr>
      </w:pPr>
      <w:r w:rsidRPr="00903DBA">
        <w:rPr>
          <w:highlight w:val="white"/>
        </w:rPr>
        <w:t xml:space="preserve">    private static Expression GenerateAddition(Symbol symbol,</w:t>
      </w:r>
    </w:p>
    <w:p w14:paraId="727ACFB0" w14:textId="77777777" w:rsidR="00F0216C" w:rsidRPr="00903DBA" w:rsidRDefault="00F0216C" w:rsidP="00F0216C">
      <w:pPr>
        <w:pStyle w:val="Code"/>
        <w:rPr>
          <w:highlight w:val="white"/>
        </w:rPr>
      </w:pPr>
      <w:r w:rsidRPr="00903DBA">
        <w:rPr>
          <w:highlight w:val="white"/>
        </w:rPr>
        <w:t xml:space="preserve">                                               BigInteger value) {</w:t>
      </w:r>
    </w:p>
    <w:p w14:paraId="6C7E7A09" w14:textId="77777777" w:rsidR="00F0216C" w:rsidRPr="00903DBA" w:rsidRDefault="00F0216C" w:rsidP="00F0216C">
      <w:pPr>
        <w:pStyle w:val="Code"/>
        <w:rPr>
          <w:highlight w:val="white"/>
        </w:rPr>
      </w:pPr>
      <w:r w:rsidRPr="00903DBA">
        <w:rPr>
          <w:highlight w:val="white"/>
        </w:rPr>
        <w:t xml:space="preserve">      int offset = ((int) value) * symbol.Type.PointerOrArrayType.Size();</w:t>
      </w:r>
    </w:p>
    <w:p w14:paraId="4B1CA913" w14:textId="77777777" w:rsidR="00F0216C" w:rsidRPr="00903DBA" w:rsidRDefault="00F0216C" w:rsidP="00F0216C">
      <w:pPr>
        <w:pStyle w:val="Code"/>
        <w:rPr>
          <w:highlight w:val="white"/>
        </w:rPr>
      </w:pPr>
      <w:r w:rsidRPr="00903DBA">
        <w:rPr>
          <w:highlight w:val="white"/>
        </w:rPr>
        <w:t xml:space="preserve">      StaticAddress resultValue;</w:t>
      </w:r>
    </w:p>
    <w:p w14:paraId="258F16D8" w14:textId="77777777" w:rsidR="00F0216C" w:rsidRPr="00903DBA" w:rsidRDefault="00F0216C" w:rsidP="00F0216C">
      <w:pPr>
        <w:pStyle w:val="Code"/>
        <w:rPr>
          <w:highlight w:val="white"/>
        </w:rPr>
      </w:pPr>
    </w:p>
    <w:p w14:paraId="7D6C273E" w14:textId="77777777" w:rsidR="00F0216C" w:rsidRPr="00903DBA" w:rsidRDefault="00F0216C" w:rsidP="00F0216C">
      <w:pPr>
        <w:pStyle w:val="Code"/>
        <w:rPr>
          <w:highlight w:val="white"/>
        </w:rPr>
      </w:pPr>
      <w:r w:rsidRPr="00903DBA">
        <w:rPr>
          <w:highlight w:val="white"/>
        </w:rPr>
        <w:t xml:space="preserve">      if (symbol.Value is StaticAddress) {</w:t>
      </w:r>
    </w:p>
    <w:p w14:paraId="392A805E" w14:textId="77777777" w:rsidR="00F0216C" w:rsidRPr="00903DBA" w:rsidRDefault="00F0216C" w:rsidP="00F0216C">
      <w:pPr>
        <w:pStyle w:val="Code"/>
        <w:rPr>
          <w:highlight w:val="white"/>
        </w:rPr>
      </w:pPr>
      <w:r w:rsidRPr="00903DBA">
        <w:rPr>
          <w:highlight w:val="white"/>
        </w:rPr>
        <w:t xml:space="preserve">        StaticAddress staticAddress = (StaticAddress) symbol.Value;</w:t>
      </w:r>
    </w:p>
    <w:p w14:paraId="2E8B5FF4" w14:textId="77777777" w:rsidR="00F0216C" w:rsidRPr="00903DBA" w:rsidRDefault="00F0216C" w:rsidP="00F0216C">
      <w:pPr>
        <w:pStyle w:val="Code"/>
        <w:rPr>
          <w:highlight w:val="white"/>
        </w:rPr>
      </w:pPr>
      <w:r w:rsidRPr="00903DBA">
        <w:rPr>
          <w:highlight w:val="white"/>
        </w:rPr>
        <w:t xml:space="preserve">        resultValue = new StaticAddress(staticAddress.UniqueName,</w:t>
      </w:r>
    </w:p>
    <w:p w14:paraId="33ECEA42" w14:textId="77777777" w:rsidR="00F0216C" w:rsidRPr="00903DBA" w:rsidRDefault="00F0216C" w:rsidP="00F0216C">
      <w:pPr>
        <w:pStyle w:val="Code"/>
        <w:rPr>
          <w:highlight w:val="white"/>
        </w:rPr>
      </w:pPr>
      <w:r w:rsidRPr="00903DBA">
        <w:rPr>
          <w:highlight w:val="white"/>
        </w:rPr>
        <w:t xml:space="preserve">                                        staticAddress.Offset + offset);</w:t>
      </w:r>
    </w:p>
    <w:p w14:paraId="22E3BEEB" w14:textId="77777777" w:rsidR="00F0216C" w:rsidRPr="00903DBA" w:rsidRDefault="00F0216C" w:rsidP="00F0216C">
      <w:pPr>
        <w:pStyle w:val="Code"/>
        <w:rPr>
          <w:highlight w:val="white"/>
        </w:rPr>
      </w:pPr>
      <w:r w:rsidRPr="00903DBA">
        <w:rPr>
          <w:highlight w:val="white"/>
        </w:rPr>
        <w:t xml:space="preserve">      }</w:t>
      </w:r>
    </w:p>
    <w:p w14:paraId="16200827" w14:textId="77777777" w:rsidR="00F0216C" w:rsidRPr="00903DBA" w:rsidRDefault="00F0216C" w:rsidP="00F0216C">
      <w:pPr>
        <w:pStyle w:val="Code"/>
        <w:rPr>
          <w:highlight w:val="white"/>
        </w:rPr>
      </w:pPr>
      <w:r w:rsidRPr="00903DBA">
        <w:rPr>
          <w:highlight w:val="white"/>
        </w:rPr>
        <w:t xml:space="preserve">      else {</w:t>
      </w:r>
    </w:p>
    <w:p w14:paraId="65E57E48" w14:textId="77777777" w:rsidR="00F0216C" w:rsidRPr="00903DBA" w:rsidRDefault="00F0216C" w:rsidP="00F0216C">
      <w:pPr>
        <w:pStyle w:val="Code"/>
        <w:rPr>
          <w:highlight w:val="white"/>
        </w:rPr>
      </w:pPr>
      <w:r w:rsidRPr="00903DBA">
        <w:rPr>
          <w:highlight w:val="white"/>
        </w:rPr>
        <w:t xml:space="preserve">        resultValue = new StaticAddress(symbol.UniqueName, offset);</w:t>
      </w:r>
    </w:p>
    <w:p w14:paraId="302A8040" w14:textId="77777777" w:rsidR="00F0216C" w:rsidRPr="00903DBA" w:rsidRDefault="00F0216C" w:rsidP="00F0216C">
      <w:pPr>
        <w:pStyle w:val="Code"/>
        <w:rPr>
          <w:highlight w:val="white"/>
        </w:rPr>
      </w:pPr>
      <w:r w:rsidRPr="00903DBA">
        <w:rPr>
          <w:highlight w:val="white"/>
        </w:rPr>
        <w:t xml:space="preserve">      }</w:t>
      </w:r>
    </w:p>
    <w:p w14:paraId="6986E6E6" w14:textId="77777777" w:rsidR="00F0216C" w:rsidRPr="00903DBA" w:rsidRDefault="00F0216C" w:rsidP="00F0216C">
      <w:pPr>
        <w:pStyle w:val="Code"/>
        <w:rPr>
          <w:highlight w:val="white"/>
        </w:rPr>
      </w:pPr>
    </w:p>
    <w:p w14:paraId="7754E29D" w14:textId="77777777" w:rsidR="00F0216C" w:rsidRPr="00903DBA" w:rsidRDefault="00F0216C" w:rsidP="00F0216C">
      <w:pPr>
        <w:pStyle w:val="Code"/>
        <w:rPr>
          <w:highlight w:val="white"/>
        </w:rPr>
      </w:pPr>
      <w:r w:rsidRPr="00903DBA">
        <w:rPr>
          <w:highlight w:val="white"/>
        </w:rPr>
        <w:t xml:space="preserve">      Symbol resultSymbol = new Symbol(symbol.Type, resultValue);</w:t>
      </w:r>
    </w:p>
    <w:p w14:paraId="0E8691CE" w14:textId="77777777" w:rsidR="00F0216C" w:rsidRPr="00903DBA" w:rsidRDefault="00F0216C" w:rsidP="00F0216C">
      <w:pPr>
        <w:pStyle w:val="Code"/>
        <w:rPr>
          <w:highlight w:val="white"/>
        </w:rPr>
      </w:pPr>
      <w:r w:rsidRPr="00903DBA">
        <w:rPr>
          <w:highlight w:val="white"/>
        </w:rPr>
        <w:t xml:space="preserve">      return (new Expression(resultSymbol, null, null));</w:t>
      </w:r>
    </w:p>
    <w:p w14:paraId="5B944D8C" w14:textId="77777777" w:rsidR="00F0216C" w:rsidRPr="00903DBA" w:rsidRDefault="00F0216C" w:rsidP="00F0216C">
      <w:pPr>
        <w:pStyle w:val="Code"/>
        <w:rPr>
          <w:highlight w:val="white"/>
        </w:rPr>
      </w:pPr>
      <w:r w:rsidRPr="00903DBA">
        <w:rPr>
          <w:highlight w:val="white"/>
        </w:rPr>
        <w:t xml:space="preserve">    }</w:t>
      </w:r>
    </w:p>
    <w:p w14:paraId="636FD929" w14:textId="308552CA" w:rsidR="00F0216C" w:rsidRPr="00903DBA" w:rsidRDefault="000B4C7E" w:rsidP="000B4C7E">
      <w:pPr>
        <w:rPr>
          <w:highlight w:val="white"/>
        </w:rPr>
      </w:pPr>
      <w:r w:rsidRPr="00903DBA">
        <w:rPr>
          <w:highlight w:val="white"/>
        </w:rPr>
        <w:t xml:space="preserve">The </w:t>
      </w:r>
      <w:r w:rsidRPr="00903DBA">
        <w:rPr>
          <w:rStyle w:val="KeyWord0"/>
          <w:highlight w:val="white"/>
        </w:rPr>
        <w:t>Generate</w:t>
      </w:r>
      <w:r w:rsidR="00B95ABB" w:rsidRPr="00903DBA">
        <w:rPr>
          <w:rStyle w:val="KeyWord0"/>
          <w:highlight w:val="white"/>
        </w:rPr>
        <w:t>Index</w:t>
      </w:r>
      <w:r w:rsidRPr="00903DBA">
        <w:rPr>
          <w:highlight w:val="white"/>
        </w:rPr>
        <w:t xml:space="preserve"> method generates the static address for an index expression.</w:t>
      </w:r>
    </w:p>
    <w:p w14:paraId="54EAE9E9" w14:textId="77777777" w:rsidR="00F0216C" w:rsidRPr="00903DBA" w:rsidRDefault="00F0216C" w:rsidP="00F0216C">
      <w:pPr>
        <w:pStyle w:val="Code"/>
        <w:rPr>
          <w:highlight w:val="white"/>
        </w:rPr>
      </w:pPr>
      <w:r w:rsidRPr="00903DBA">
        <w:rPr>
          <w:highlight w:val="white"/>
        </w:rPr>
        <w:t xml:space="preserve">    private static Expression GenerateIndex(Symbol symbol,</w:t>
      </w:r>
    </w:p>
    <w:p w14:paraId="531C7EB0" w14:textId="77777777" w:rsidR="00F0216C" w:rsidRPr="00903DBA" w:rsidRDefault="00F0216C" w:rsidP="00F0216C">
      <w:pPr>
        <w:pStyle w:val="Code"/>
        <w:rPr>
          <w:highlight w:val="white"/>
        </w:rPr>
      </w:pPr>
      <w:r w:rsidRPr="00903DBA">
        <w:rPr>
          <w:highlight w:val="white"/>
        </w:rPr>
        <w:t xml:space="preserve">                                            BigInteger value) {</w:t>
      </w:r>
    </w:p>
    <w:p w14:paraId="07350720" w14:textId="77777777" w:rsidR="00F0216C" w:rsidRPr="00903DBA" w:rsidRDefault="00F0216C" w:rsidP="00F0216C">
      <w:pPr>
        <w:pStyle w:val="Code"/>
        <w:rPr>
          <w:highlight w:val="white"/>
        </w:rPr>
      </w:pPr>
      <w:r w:rsidRPr="00903DBA">
        <w:rPr>
          <w:highlight w:val="white"/>
        </w:rPr>
        <w:t xml:space="preserve">      int offset = ((int) value) * symbol.Type.ArrayType.Size();</w:t>
      </w:r>
    </w:p>
    <w:p w14:paraId="185EFA4B" w14:textId="77777777" w:rsidR="00F0216C" w:rsidRPr="00903DBA" w:rsidRDefault="00F0216C" w:rsidP="00F0216C">
      <w:pPr>
        <w:pStyle w:val="Code"/>
        <w:rPr>
          <w:highlight w:val="white"/>
        </w:rPr>
      </w:pPr>
      <w:r w:rsidRPr="00903DBA">
        <w:rPr>
          <w:highlight w:val="white"/>
        </w:rPr>
        <w:t xml:space="preserve">      StaticValue resultValue;</w:t>
      </w:r>
    </w:p>
    <w:p w14:paraId="0EB4D469" w14:textId="77777777" w:rsidR="00F0216C" w:rsidRPr="00903DBA" w:rsidRDefault="00F0216C" w:rsidP="00F0216C">
      <w:pPr>
        <w:pStyle w:val="Code"/>
        <w:rPr>
          <w:highlight w:val="white"/>
        </w:rPr>
      </w:pPr>
    </w:p>
    <w:p w14:paraId="4A45665C" w14:textId="77777777" w:rsidR="00F0216C" w:rsidRPr="00903DBA" w:rsidRDefault="00F0216C" w:rsidP="00F0216C">
      <w:pPr>
        <w:pStyle w:val="Code"/>
        <w:rPr>
          <w:highlight w:val="white"/>
        </w:rPr>
      </w:pPr>
      <w:r w:rsidRPr="00903DBA">
        <w:rPr>
          <w:highlight w:val="white"/>
        </w:rPr>
        <w:t xml:space="preserve">      if (symbol.Value is StaticAddress) {</w:t>
      </w:r>
    </w:p>
    <w:p w14:paraId="6374A353" w14:textId="77777777" w:rsidR="00F0216C" w:rsidRPr="00903DBA" w:rsidRDefault="00F0216C" w:rsidP="00F0216C">
      <w:pPr>
        <w:pStyle w:val="Code"/>
        <w:rPr>
          <w:highlight w:val="white"/>
        </w:rPr>
      </w:pPr>
      <w:r w:rsidRPr="00903DBA">
        <w:rPr>
          <w:highlight w:val="white"/>
        </w:rPr>
        <w:t xml:space="preserve">        StaticAddress staticAddress = (StaticAddress) symbol.Value;</w:t>
      </w:r>
    </w:p>
    <w:p w14:paraId="715566E4" w14:textId="4CA6CEBE" w:rsidR="00F0216C" w:rsidRPr="00903DBA" w:rsidRDefault="00F0216C" w:rsidP="00F0216C">
      <w:pPr>
        <w:pStyle w:val="Code"/>
        <w:rPr>
          <w:highlight w:val="white"/>
        </w:rPr>
      </w:pPr>
      <w:r w:rsidRPr="00903DBA">
        <w:rPr>
          <w:highlight w:val="white"/>
        </w:rPr>
        <w:t xml:space="preserve">        resultValue =</w:t>
      </w:r>
      <w:r w:rsidR="00405FCF" w:rsidRPr="00903DBA">
        <w:rPr>
          <w:highlight w:val="white"/>
        </w:rPr>
        <w:t xml:space="preserve"> </w:t>
      </w:r>
      <w:r w:rsidRPr="00903DBA">
        <w:rPr>
          <w:highlight w:val="white"/>
        </w:rPr>
        <w:t>new StaticValue(staticAddress.UniqueName,</w:t>
      </w:r>
    </w:p>
    <w:p w14:paraId="0CAA8112" w14:textId="36563EE4" w:rsidR="00F0216C" w:rsidRPr="00903DBA" w:rsidRDefault="00F0216C" w:rsidP="00F0216C">
      <w:pPr>
        <w:pStyle w:val="Code"/>
        <w:rPr>
          <w:highlight w:val="white"/>
        </w:rPr>
      </w:pPr>
      <w:r w:rsidRPr="00903DBA">
        <w:rPr>
          <w:highlight w:val="white"/>
        </w:rPr>
        <w:t xml:space="preserve">                     </w:t>
      </w:r>
      <w:r w:rsidR="00405FCF" w:rsidRPr="00903DBA">
        <w:rPr>
          <w:highlight w:val="white"/>
        </w:rPr>
        <w:t xml:space="preserve"> </w:t>
      </w:r>
      <w:r w:rsidRPr="00903DBA">
        <w:rPr>
          <w:highlight w:val="white"/>
        </w:rPr>
        <w:t xml:space="preserve">                staticAddress.Offset + offset);</w:t>
      </w:r>
    </w:p>
    <w:p w14:paraId="042641D2" w14:textId="77777777" w:rsidR="00F0216C" w:rsidRPr="00903DBA" w:rsidRDefault="00F0216C" w:rsidP="00F0216C">
      <w:pPr>
        <w:pStyle w:val="Code"/>
        <w:rPr>
          <w:highlight w:val="white"/>
        </w:rPr>
      </w:pPr>
      <w:r w:rsidRPr="00903DBA">
        <w:rPr>
          <w:highlight w:val="white"/>
        </w:rPr>
        <w:t xml:space="preserve">      }</w:t>
      </w:r>
    </w:p>
    <w:p w14:paraId="4AB7C432" w14:textId="77777777" w:rsidR="00F0216C" w:rsidRPr="00903DBA" w:rsidRDefault="00F0216C" w:rsidP="00F0216C">
      <w:pPr>
        <w:pStyle w:val="Code"/>
        <w:rPr>
          <w:highlight w:val="white"/>
        </w:rPr>
      </w:pPr>
      <w:r w:rsidRPr="00903DBA">
        <w:rPr>
          <w:highlight w:val="white"/>
        </w:rPr>
        <w:t xml:space="preserve">      else {</w:t>
      </w:r>
    </w:p>
    <w:p w14:paraId="06EE80C5" w14:textId="77777777" w:rsidR="00F0216C" w:rsidRPr="00903DBA" w:rsidRDefault="00F0216C" w:rsidP="00F0216C">
      <w:pPr>
        <w:pStyle w:val="Code"/>
        <w:rPr>
          <w:highlight w:val="white"/>
        </w:rPr>
      </w:pPr>
      <w:r w:rsidRPr="00903DBA">
        <w:rPr>
          <w:highlight w:val="white"/>
        </w:rPr>
        <w:t xml:space="preserve">        resultValue = new StaticValue(symbol.UniqueName, offset);</w:t>
      </w:r>
    </w:p>
    <w:p w14:paraId="06CEA770" w14:textId="77777777" w:rsidR="00F0216C" w:rsidRPr="00903DBA" w:rsidRDefault="00F0216C" w:rsidP="00F0216C">
      <w:pPr>
        <w:pStyle w:val="Code"/>
        <w:rPr>
          <w:highlight w:val="white"/>
        </w:rPr>
      </w:pPr>
      <w:r w:rsidRPr="00903DBA">
        <w:rPr>
          <w:highlight w:val="white"/>
        </w:rPr>
        <w:t xml:space="preserve">      }</w:t>
      </w:r>
    </w:p>
    <w:p w14:paraId="40FA2B0F" w14:textId="77777777" w:rsidR="00F0216C" w:rsidRPr="00903DBA" w:rsidRDefault="00F0216C" w:rsidP="00F0216C">
      <w:pPr>
        <w:pStyle w:val="Code"/>
        <w:rPr>
          <w:highlight w:val="white"/>
        </w:rPr>
      </w:pPr>
    </w:p>
    <w:p w14:paraId="5852C134" w14:textId="77777777" w:rsidR="00F0216C" w:rsidRPr="00903DBA" w:rsidRDefault="00F0216C" w:rsidP="00F0216C">
      <w:pPr>
        <w:pStyle w:val="Code"/>
        <w:rPr>
          <w:highlight w:val="white"/>
        </w:rPr>
      </w:pPr>
      <w:r w:rsidRPr="00903DBA">
        <w:rPr>
          <w:highlight w:val="white"/>
        </w:rPr>
        <w:t xml:space="preserve">      Symbol resultSymbol = new Symbol(symbol.Type, resultValue);</w:t>
      </w:r>
    </w:p>
    <w:p w14:paraId="5D00E3BE" w14:textId="77777777" w:rsidR="00F0216C" w:rsidRPr="00903DBA" w:rsidRDefault="00F0216C" w:rsidP="00F0216C">
      <w:pPr>
        <w:pStyle w:val="Code"/>
        <w:rPr>
          <w:highlight w:val="white"/>
        </w:rPr>
      </w:pPr>
      <w:r w:rsidRPr="00903DBA">
        <w:rPr>
          <w:highlight w:val="white"/>
        </w:rPr>
        <w:t xml:space="preserve">      return (new Expression(resultSymbol, null, null));</w:t>
      </w:r>
    </w:p>
    <w:p w14:paraId="062DD388" w14:textId="77777777" w:rsidR="00F0216C" w:rsidRPr="00903DBA" w:rsidRDefault="00F0216C" w:rsidP="00F0216C">
      <w:pPr>
        <w:pStyle w:val="Code"/>
        <w:rPr>
          <w:highlight w:val="white"/>
        </w:rPr>
      </w:pPr>
      <w:r w:rsidRPr="00903DBA">
        <w:rPr>
          <w:highlight w:val="white"/>
        </w:rPr>
        <w:t xml:space="preserve">    }</w:t>
      </w:r>
    </w:p>
    <w:p w14:paraId="41906AF4" w14:textId="43C1D1CB" w:rsidR="00C8332E" w:rsidRPr="00903DBA" w:rsidRDefault="009B2E26" w:rsidP="009B2E26">
      <w:pPr>
        <w:rPr>
          <w:highlight w:val="white"/>
        </w:rPr>
      </w:pPr>
      <w:r w:rsidRPr="00903DBA">
        <w:rPr>
          <w:highlight w:val="white"/>
        </w:rPr>
        <w:t xml:space="preserve">Finally, we have to unary case. There </w:t>
      </w:r>
      <w:r w:rsidR="00D97C9B" w:rsidRPr="00903DBA">
        <w:rPr>
          <w:highlight w:val="white"/>
        </w:rPr>
        <w:t>is only one r</w:t>
      </w:r>
      <w:r w:rsidRPr="00903DBA">
        <w:rPr>
          <w:highlight w:val="white"/>
        </w:rPr>
        <w:t>elevant operator:</w:t>
      </w:r>
      <w:r w:rsidR="002E29FB" w:rsidRPr="00903DBA">
        <w:rPr>
          <w:highlight w:val="white"/>
        </w:rPr>
        <w:t xml:space="preserve"> the</w:t>
      </w:r>
      <w:r w:rsidRPr="00903DBA">
        <w:rPr>
          <w:highlight w:val="white"/>
        </w:rPr>
        <w:t xml:space="preserve"> address</w:t>
      </w:r>
      <w:r w:rsidR="002E29FB" w:rsidRPr="00903DBA">
        <w:rPr>
          <w:highlight w:val="white"/>
        </w:rPr>
        <w:t xml:space="preserve"> operator</w:t>
      </w:r>
      <w:r w:rsidRPr="00903DBA">
        <w:rPr>
          <w:highlight w:val="white"/>
        </w:rPr>
        <w:t>.</w:t>
      </w:r>
    </w:p>
    <w:p w14:paraId="2498B613" w14:textId="77777777" w:rsidR="00D75FFB" w:rsidRPr="00903DBA" w:rsidRDefault="00DD0FD2" w:rsidP="00D75FFB">
      <w:pPr>
        <w:pStyle w:val="Code"/>
        <w:rPr>
          <w:highlight w:val="white"/>
        </w:rPr>
      </w:pPr>
      <w:r w:rsidRPr="00903DBA">
        <w:rPr>
          <w:highlight w:val="white"/>
        </w:rPr>
        <w:t xml:space="preserve">    public static Expression Unary(MiddleOperator middleOp,</w:t>
      </w:r>
    </w:p>
    <w:p w14:paraId="4C319B30" w14:textId="4362096F" w:rsidR="00DD0FD2" w:rsidRPr="00903DBA" w:rsidRDefault="00D75FFB" w:rsidP="00D75FFB">
      <w:pPr>
        <w:pStyle w:val="Code"/>
        <w:rPr>
          <w:highlight w:val="white"/>
        </w:rPr>
      </w:pPr>
      <w:r w:rsidRPr="00903DBA">
        <w:rPr>
          <w:highlight w:val="white"/>
        </w:rPr>
        <w:t xml:space="preserve">                                   </w:t>
      </w:r>
      <w:r w:rsidR="00DD0FD2" w:rsidRPr="00903DBA">
        <w:rPr>
          <w:highlight w:val="white"/>
        </w:rPr>
        <w:t>Expression expression) {</w:t>
      </w:r>
    </w:p>
    <w:p w14:paraId="79157A88" w14:textId="350D298A" w:rsidR="00C8332E" w:rsidRPr="00903DBA" w:rsidRDefault="00DD0FD2" w:rsidP="009B2E26">
      <w:pPr>
        <w:pStyle w:val="Code"/>
        <w:rPr>
          <w:highlight w:val="white"/>
        </w:rPr>
      </w:pPr>
      <w:r w:rsidRPr="00903DBA">
        <w:rPr>
          <w:highlight w:val="white"/>
        </w:rPr>
        <w:t xml:space="preserve">      Symbol symbol = expression.Symbol;</w:t>
      </w:r>
    </w:p>
    <w:p w14:paraId="5F13DE1A" w14:textId="3344FF1A" w:rsidR="001E34CD" w:rsidRPr="00903DBA" w:rsidRDefault="001E34CD" w:rsidP="001E34CD">
      <w:pPr>
        <w:rPr>
          <w:highlight w:val="white"/>
        </w:rPr>
      </w:pPr>
      <w:r w:rsidRPr="00903DBA">
        <w:rPr>
          <w:highlight w:val="white"/>
        </w:rPr>
        <w:t xml:space="preserve">If the symbol in the address case is a </w:t>
      </w:r>
      <w:r w:rsidR="00A258BB" w:rsidRPr="00903DBA">
        <w:rPr>
          <w:highlight w:val="white"/>
        </w:rPr>
        <w:t xml:space="preserve">static value, we </w:t>
      </w:r>
      <w:r w:rsidR="00427791" w:rsidRPr="00903DBA">
        <w:rPr>
          <w:highlight w:val="white"/>
        </w:rPr>
        <w:t>create a</w:t>
      </w:r>
      <w:r w:rsidR="00A258BB" w:rsidRPr="00903DBA">
        <w:rPr>
          <w:highlight w:val="white"/>
        </w:rPr>
        <w:t xml:space="preserve"> static address</w:t>
      </w:r>
      <w:r w:rsidR="00427791" w:rsidRPr="00903DBA">
        <w:rPr>
          <w:highlight w:val="white"/>
        </w:rPr>
        <w:t xml:space="preserve"> with the same name and offset.</w:t>
      </w:r>
    </w:p>
    <w:p w14:paraId="3D84437E" w14:textId="77777777" w:rsidR="00DD0FD2" w:rsidRPr="00903DBA" w:rsidRDefault="00DD0FD2" w:rsidP="00DD0FD2">
      <w:pPr>
        <w:pStyle w:val="Code"/>
        <w:rPr>
          <w:highlight w:val="white"/>
        </w:rPr>
      </w:pPr>
      <w:r w:rsidRPr="00903DBA">
        <w:rPr>
          <w:highlight w:val="white"/>
        </w:rPr>
        <w:t xml:space="preserve">      switch (middleOp) {</w:t>
      </w:r>
    </w:p>
    <w:p w14:paraId="161E1D68" w14:textId="77777777" w:rsidR="00DD0FD2" w:rsidRPr="00903DBA" w:rsidRDefault="00DD0FD2" w:rsidP="00DD0FD2">
      <w:pPr>
        <w:pStyle w:val="Code"/>
        <w:rPr>
          <w:highlight w:val="white"/>
        </w:rPr>
      </w:pPr>
      <w:r w:rsidRPr="00903DBA">
        <w:rPr>
          <w:highlight w:val="white"/>
        </w:rPr>
        <w:t xml:space="preserve">        case MiddleOperator.Address:</w:t>
      </w:r>
    </w:p>
    <w:p w14:paraId="1C5AD016" w14:textId="77777777" w:rsidR="00DD0FD2" w:rsidRPr="00903DBA" w:rsidRDefault="00DD0FD2" w:rsidP="00DD0FD2">
      <w:pPr>
        <w:pStyle w:val="Code"/>
        <w:rPr>
          <w:highlight w:val="white"/>
        </w:rPr>
      </w:pPr>
      <w:r w:rsidRPr="00903DBA">
        <w:rPr>
          <w:highlight w:val="white"/>
        </w:rPr>
        <w:t xml:space="preserve">          if (symbol.Value is StaticValue) { // &amp;a[i], &amp;s.i</w:t>
      </w:r>
    </w:p>
    <w:p w14:paraId="62EDA366" w14:textId="77777777" w:rsidR="00DD0FD2" w:rsidRPr="00903DBA" w:rsidRDefault="00DD0FD2" w:rsidP="00DD0FD2">
      <w:pPr>
        <w:pStyle w:val="Code"/>
        <w:rPr>
          <w:highlight w:val="white"/>
        </w:rPr>
      </w:pPr>
      <w:r w:rsidRPr="00903DBA">
        <w:rPr>
          <w:highlight w:val="white"/>
        </w:rPr>
        <w:t xml:space="preserve">            StaticValue staticValue = (StaticValue) symbol.Value;</w:t>
      </w:r>
    </w:p>
    <w:p w14:paraId="51A25DDD" w14:textId="77777777" w:rsidR="00DD0FD2" w:rsidRPr="00903DBA" w:rsidRDefault="00DD0FD2" w:rsidP="00DD0FD2">
      <w:pPr>
        <w:pStyle w:val="Code"/>
        <w:rPr>
          <w:highlight w:val="white"/>
        </w:rPr>
      </w:pPr>
      <w:r w:rsidRPr="00903DBA">
        <w:rPr>
          <w:highlight w:val="white"/>
        </w:rPr>
        <w:t xml:space="preserve">            StaticAddress staticAddress =</w:t>
      </w:r>
    </w:p>
    <w:p w14:paraId="5CF7D102" w14:textId="77777777" w:rsidR="00DD0FD2" w:rsidRPr="00903DBA" w:rsidRDefault="00DD0FD2" w:rsidP="00DD0FD2">
      <w:pPr>
        <w:pStyle w:val="Code"/>
        <w:rPr>
          <w:highlight w:val="white"/>
        </w:rPr>
      </w:pPr>
      <w:r w:rsidRPr="00903DBA">
        <w:rPr>
          <w:highlight w:val="white"/>
        </w:rPr>
        <w:t xml:space="preserve">              new StaticAddress(staticValue.UniqueName, staticValue.Offset);</w:t>
      </w:r>
    </w:p>
    <w:p w14:paraId="5EF97943" w14:textId="77777777" w:rsidR="00DD0FD2" w:rsidRPr="00903DBA" w:rsidRDefault="00DD0FD2" w:rsidP="00DD0FD2">
      <w:pPr>
        <w:pStyle w:val="Code"/>
        <w:rPr>
          <w:highlight w:val="white"/>
        </w:rPr>
      </w:pPr>
      <w:r w:rsidRPr="00903DBA">
        <w:rPr>
          <w:highlight w:val="white"/>
        </w:rPr>
        <w:t xml:space="preserve">            Symbol resultSymbol =</w:t>
      </w:r>
    </w:p>
    <w:p w14:paraId="2A1A1EE2" w14:textId="7DE2ED30" w:rsidR="00DD0FD2" w:rsidRPr="00903DBA" w:rsidRDefault="00DD0FD2" w:rsidP="00DD0FD2">
      <w:pPr>
        <w:pStyle w:val="Code"/>
        <w:rPr>
          <w:highlight w:val="white"/>
        </w:rPr>
      </w:pPr>
      <w:r w:rsidRPr="00903DBA">
        <w:rPr>
          <w:highlight w:val="white"/>
        </w:rPr>
        <w:t xml:space="preserve">              new Symbol(new Type(symbol.Type), staticAddress);</w:t>
      </w:r>
    </w:p>
    <w:p w14:paraId="471F7FD2" w14:textId="77777777" w:rsidR="00DD0FD2" w:rsidRPr="00903DBA" w:rsidRDefault="00DD0FD2" w:rsidP="00DD0FD2">
      <w:pPr>
        <w:pStyle w:val="Code"/>
        <w:rPr>
          <w:highlight w:val="white"/>
        </w:rPr>
      </w:pPr>
      <w:r w:rsidRPr="00903DBA">
        <w:rPr>
          <w:highlight w:val="white"/>
        </w:rPr>
        <w:t xml:space="preserve">            return (new Expression(resultSymbol, null, null));</w:t>
      </w:r>
    </w:p>
    <w:p w14:paraId="1E776C37" w14:textId="77777777" w:rsidR="00DD0FD2" w:rsidRPr="00903DBA" w:rsidRDefault="00DD0FD2" w:rsidP="00DD0FD2">
      <w:pPr>
        <w:pStyle w:val="Code"/>
        <w:rPr>
          <w:highlight w:val="white"/>
        </w:rPr>
      </w:pPr>
      <w:r w:rsidRPr="00903DBA">
        <w:rPr>
          <w:highlight w:val="white"/>
        </w:rPr>
        <w:t xml:space="preserve">          }</w:t>
      </w:r>
    </w:p>
    <w:p w14:paraId="5FF630AE" w14:textId="3D81AB89" w:rsidR="00427791" w:rsidRPr="00903DBA" w:rsidRDefault="00427791" w:rsidP="00427791">
      <w:pPr>
        <w:rPr>
          <w:highlight w:val="white"/>
        </w:rPr>
      </w:pPr>
      <w:r w:rsidRPr="00903DBA">
        <w:rPr>
          <w:highlight w:val="white"/>
        </w:rPr>
        <w:t>If the symbol is extern or static,</w:t>
      </w:r>
      <w:r w:rsidR="009023EB" w:rsidRPr="00903DBA">
        <w:rPr>
          <w:highlight w:val="white"/>
        </w:rPr>
        <w:t xml:space="preserve"> we create a static address,</w:t>
      </w:r>
      <w:r w:rsidR="00BF7245" w:rsidRPr="00903DBA">
        <w:rPr>
          <w:highlight w:val="white"/>
        </w:rPr>
        <w:t xml:space="preserve"> with the symbol name and offset zero.</w:t>
      </w:r>
    </w:p>
    <w:p w14:paraId="42F1B438" w14:textId="77777777" w:rsidR="00DD0FD2" w:rsidRPr="00903DBA" w:rsidRDefault="00DD0FD2" w:rsidP="00DD0FD2">
      <w:pPr>
        <w:pStyle w:val="Code"/>
        <w:rPr>
          <w:highlight w:val="white"/>
        </w:rPr>
      </w:pPr>
      <w:r w:rsidRPr="00903DBA">
        <w:rPr>
          <w:highlight w:val="white"/>
        </w:rPr>
        <w:t xml:space="preserve">          else if (symbol.IsExternOrStatic()) { // &amp;i</w:t>
      </w:r>
    </w:p>
    <w:p w14:paraId="58D549C9" w14:textId="77777777" w:rsidR="00DD0FD2" w:rsidRPr="00903DBA" w:rsidRDefault="00DD0FD2" w:rsidP="00DD0FD2">
      <w:pPr>
        <w:pStyle w:val="Code"/>
        <w:rPr>
          <w:highlight w:val="white"/>
        </w:rPr>
      </w:pPr>
      <w:r w:rsidRPr="00903DBA">
        <w:rPr>
          <w:highlight w:val="white"/>
        </w:rPr>
        <w:t xml:space="preserve">            StaticAddress staticAddress =</w:t>
      </w:r>
    </w:p>
    <w:p w14:paraId="4D9B9B37" w14:textId="6BDDD250" w:rsidR="00DD0FD2" w:rsidRPr="00903DBA" w:rsidRDefault="00DD0FD2" w:rsidP="00DD0FD2">
      <w:pPr>
        <w:pStyle w:val="Code"/>
        <w:rPr>
          <w:highlight w:val="white"/>
        </w:rPr>
      </w:pPr>
      <w:r w:rsidRPr="00903DBA">
        <w:rPr>
          <w:highlight w:val="white"/>
        </w:rPr>
        <w:t xml:space="preserve">              new StaticAddress(symbol.UniqueName, 0);</w:t>
      </w:r>
    </w:p>
    <w:p w14:paraId="35A15AAD" w14:textId="77777777" w:rsidR="00DD0FD2" w:rsidRPr="00903DBA" w:rsidRDefault="00DD0FD2" w:rsidP="00DD0FD2">
      <w:pPr>
        <w:pStyle w:val="Code"/>
        <w:rPr>
          <w:highlight w:val="white"/>
        </w:rPr>
      </w:pPr>
      <w:r w:rsidRPr="00903DBA">
        <w:rPr>
          <w:highlight w:val="white"/>
        </w:rPr>
        <w:t xml:space="preserve">            Symbol resultSymbol =</w:t>
      </w:r>
    </w:p>
    <w:p w14:paraId="659E62C5" w14:textId="1F95DDEF" w:rsidR="00DD0FD2" w:rsidRPr="00903DBA" w:rsidRDefault="00DD0FD2" w:rsidP="00DD0FD2">
      <w:pPr>
        <w:pStyle w:val="Code"/>
        <w:rPr>
          <w:highlight w:val="white"/>
        </w:rPr>
      </w:pPr>
      <w:r w:rsidRPr="00903DBA">
        <w:rPr>
          <w:highlight w:val="white"/>
        </w:rPr>
        <w:t xml:space="preserve">              new Symbol(new Type(symbol.Type), staticAddress);</w:t>
      </w:r>
    </w:p>
    <w:p w14:paraId="08401EF3" w14:textId="77777777" w:rsidR="00DD0FD2" w:rsidRPr="00903DBA" w:rsidRDefault="00DD0FD2" w:rsidP="00DD0FD2">
      <w:pPr>
        <w:pStyle w:val="Code"/>
        <w:rPr>
          <w:highlight w:val="white"/>
        </w:rPr>
      </w:pPr>
      <w:r w:rsidRPr="00903DBA">
        <w:rPr>
          <w:highlight w:val="white"/>
        </w:rPr>
        <w:t xml:space="preserve">            return (new Expression(resultSymbol, null, null));</w:t>
      </w:r>
    </w:p>
    <w:p w14:paraId="1EEFFBAA" w14:textId="77777777" w:rsidR="00DD0FD2" w:rsidRPr="00903DBA" w:rsidRDefault="00DD0FD2" w:rsidP="00DD0FD2">
      <w:pPr>
        <w:pStyle w:val="Code"/>
        <w:rPr>
          <w:highlight w:val="white"/>
        </w:rPr>
      </w:pPr>
      <w:r w:rsidRPr="00903DBA">
        <w:rPr>
          <w:highlight w:val="white"/>
        </w:rPr>
        <w:t xml:space="preserve">          }</w:t>
      </w:r>
    </w:p>
    <w:p w14:paraId="779662C0" w14:textId="77777777" w:rsidR="00DD0FD2" w:rsidRPr="00903DBA" w:rsidRDefault="00DD0FD2" w:rsidP="00DD0FD2">
      <w:pPr>
        <w:pStyle w:val="Code"/>
        <w:rPr>
          <w:highlight w:val="white"/>
        </w:rPr>
      </w:pPr>
      <w:r w:rsidRPr="00903DBA">
        <w:rPr>
          <w:highlight w:val="white"/>
        </w:rPr>
        <w:t xml:space="preserve">          break;</w:t>
      </w:r>
    </w:p>
    <w:p w14:paraId="3E5FDF6C" w14:textId="34523B5C" w:rsidR="00BF7245" w:rsidRPr="00903DBA" w:rsidRDefault="0072527F" w:rsidP="00BF7245">
      <w:pPr>
        <w:pStyle w:val="Code"/>
        <w:rPr>
          <w:highlight w:val="white"/>
        </w:rPr>
      </w:pPr>
      <w:r w:rsidRPr="00903DBA">
        <w:rPr>
          <w:highlight w:val="white"/>
        </w:rPr>
        <w:t xml:space="preserve">  </w:t>
      </w:r>
      <w:r w:rsidR="00BF7245" w:rsidRPr="00903DBA">
        <w:rPr>
          <w:highlight w:val="white"/>
        </w:rPr>
        <w:t xml:space="preserve">      }</w:t>
      </w:r>
    </w:p>
    <w:p w14:paraId="1EFA7681" w14:textId="77777777" w:rsidR="00C8332E" w:rsidRPr="00903DBA" w:rsidRDefault="00C8332E" w:rsidP="009B2E26">
      <w:pPr>
        <w:pStyle w:val="Code"/>
        <w:rPr>
          <w:highlight w:val="white"/>
        </w:rPr>
      </w:pPr>
      <w:r w:rsidRPr="00903DBA">
        <w:rPr>
          <w:highlight w:val="white"/>
        </w:rPr>
        <w:t xml:space="preserve">      }</w:t>
      </w:r>
    </w:p>
    <w:p w14:paraId="09A0FE18" w14:textId="77777777" w:rsidR="00C8332E" w:rsidRPr="00903DBA" w:rsidRDefault="00C8332E" w:rsidP="009B2E26">
      <w:pPr>
        <w:pStyle w:val="Code"/>
        <w:rPr>
          <w:highlight w:val="white"/>
        </w:rPr>
      </w:pPr>
    </w:p>
    <w:p w14:paraId="0040A049" w14:textId="77777777" w:rsidR="00C8332E" w:rsidRPr="00903DBA" w:rsidRDefault="00C8332E" w:rsidP="009B2E26">
      <w:pPr>
        <w:pStyle w:val="Code"/>
        <w:rPr>
          <w:highlight w:val="white"/>
        </w:rPr>
      </w:pPr>
      <w:r w:rsidRPr="00903DBA">
        <w:rPr>
          <w:highlight w:val="white"/>
        </w:rPr>
        <w:t xml:space="preserve">      return null;</w:t>
      </w:r>
    </w:p>
    <w:p w14:paraId="4A51C186" w14:textId="1A73EB1C" w:rsidR="00C8332E" w:rsidRPr="00903DBA" w:rsidRDefault="00C8332E" w:rsidP="009B2E26">
      <w:pPr>
        <w:pStyle w:val="Code"/>
        <w:rPr>
          <w:highlight w:val="white"/>
        </w:rPr>
      </w:pPr>
      <w:r w:rsidRPr="00903DBA">
        <w:rPr>
          <w:highlight w:val="white"/>
        </w:rPr>
        <w:t xml:space="preserve">    }</w:t>
      </w:r>
    </w:p>
    <w:p w14:paraId="3D7A0394" w14:textId="77777777" w:rsidR="00C8332E" w:rsidRPr="00903DBA" w:rsidRDefault="00C8332E" w:rsidP="009B2E26">
      <w:pPr>
        <w:pStyle w:val="Code"/>
        <w:rPr>
          <w:highlight w:val="white"/>
        </w:rPr>
      </w:pPr>
      <w:r w:rsidRPr="00903DBA">
        <w:rPr>
          <w:highlight w:val="white"/>
        </w:rPr>
        <w:t xml:space="preserve">  }</w:t>
      </w:r>
    </w:p>
    <w:p w14:paraId="1C69A70D" w14:textId="7F7E1DF8" w:rsidR="00B838C8" w:rsidRPr="00903DBA" w:rsidRDefault="00C8332E" w:rsidP="009B2E26">
      <w:pPr>
        <w:pStyle w:val="Code"/>
      </w:pPr>
      <w:r w:rsidRPr="00903DBA">
        <w:rPr>
          <w:highlight w:val="white"/>
        </w:rPr>
        <w:lastRenderedPageBreak/>
        <w:t>}</w:t>
      </w:r>
    </w:p>
    <w:p w14:paraId="240CCCC5" w14:textId="7172E3D3" w:rsidR="00EF74E4" w:rsidRPr="00903DBA" w:rsidRDefault="00C37108" w:rsidP="00485A24">
      <w:pPr>
        <w:pStyle w:val="Rubrik1"/>
      </w:pPr>
      <w:bookmarkStart w:id="369" w:name="_Toc57656053"/>
      <w:r w:rsidRPr="00903DBA">
        <w:lastRenderedPageBreak/>
        <w:t>Initialization</w:t>
      </w:r>
      <w:bookmarkEnd w:id="369"/>
    </w:p>
    <w:p w14:paraId="3E8BC185" w14:textId="6B9EBA18" w:rsidR="00CE2068" w:rsidRPr="00903DBA" w:rsidRDefault="00A5295F" w:rsidP="00A5295F">
      <w:r w:rsidRPr="00903DBA">
        <w:t xml:space="preserve">In C, it is possible to initialize simple and compound variables. Therefore, we need </w:t>
      </w:r>
      <w:ins w:id="370" w:author="Stefan Bjornander" w:date="2015-04-25T17:28:00Z">
        <w:r w:rsidRPr="00903DBA">
          <w:t xml:space="preserve">to check that </w:t>
        </w:r>
      </w:ins>
      <w:del w:id="371" w:author="Stefan Bjornander" w:date="2015-04-25T17:28:00Z">
        <w:r w:rsidRPr="00903DBA" w:rsidDel="00A35C17">
          <w:delText>a way to make sure</w:delText>
        </w:r>
      </w:del>
      <w:ins w:id="372" w:author="Stefan Bjornander" w:date="2015-04-25T17:27:00Z">
        <w:r w:rsidRPr="00903DBA">
          <w:t xml:space="preserve">the </w:t>
        </w:r>
      </w:ins>
      <w:r w:rsidRPr="00903DBA">
        <w:t xml:space="preserve">initialized </w:t>
      </w:r>
      <w:ins w:id="373" w:author="Stefan Bjornander" w:date="2015-04-25T17:28:00Z">
        <w:r w:rsidRPr="00903DBA">
          <w:t>value has the correct type</w:t>
        </w:r>
      </w:ins>
      <w:r w:rsidRPr="00903DBA">
        <w:t xml:space="preserve">. </w:t>
      </w:r>
      <w:r w:rsidR="005B5DC9" w:rsidRPr="00903DBA">
        <w:t>T</w:t>
      </w:r>
      <w:r w:rsidRPr="00903DBA">
        <w:t xml:space="preserve">here are two kinds of initialization: static and </w:t>
      </w:r>
      <w:r w:rsidR="00C92803">
        <w:t>auto</w:t>
      </w:r>
      <w:r w:rsidRPr="00903DBA">
        <w:t xml:space="preserve">. </w:t>
      </w:r>
      <w:r w:rsidR="005B5DC9" w:rsidRPr="00903DBA">
        <w:t>They perform the same task: matching a type against an initializer. However, s</w:t>
      </w:r>
      <w:r w:rsidRPr="00903DBA">
        <w:t xml:space="preserve">tatic initialization results in a </w:t>
      </w:r>
      <w:r w:rsidR="003041E2" w:rsidRPr="00903DBA">
        <w:t>memory block</w:t>
      </w:r>
      <w:r w:rsidR="005B5DC9" w:rsidRPr="00903DBA">
        <w:t xml:space="preserve"> while</w:t>
      </w:r>
      <w:r w:rsidRPr="00903DBA">
        <w:t xml:space="preserve"> </w:t>
      </w:r>
      <w:r w:rsidR="00C92803">
        <w:t>auto</w:t>
      </w:r>
      <w:r w:rsidRPr="00903DBA">
        <w:t xml:space="preserve"> initialization results in a sequence of assignment</w:t>
      </w:r>
      <w:r w:rsidR="00B6600A" w:rsidRPr="00903DBA">
        <w:t xml:space="preserve"> </w:t>
      </w:r>
      <w:r w:rsidRPr="00903DBA">
        <w:t>instructions.</w:t>
      </w:r>
      <w:r w:rsidR="005B5DC9" w:rsidRPr="00903DBA">
        <w:t xml:space="preserve"> </w:t>
      </w:r>
      <w:r w:rsidR="00CE2068" w:rsidRPr="00903DBA">
        <w:t>The initializer may be an expression or a recursive list of expressions; that is, the list may hold sub lists.</w:t>
      </w:r>
    </w:p>
    <w:p w14:paraId="64D65D9E" w14:textId="23C1CBCD" w:rsidR="00A5295F" w:rsidRPr="00903DBA" w:rsidRDefault="00A5295F" w:rsidP="00B6513C">
      <w:r w:rsidRPr="00903DBA">
        <w:t>There are several cases to consider:</w:t>
      </w:r>
    </w:p>
    <w:tbl>
      <w:tblPr>
        <w:tblStyle w:val="Tabellrutnt"/>
        <w:tblW w:w="0" w:type="auto"/>
        <w:tblLook w:val="04A0" w:firstRow="1" w:lastRow="0" w:firstColumn="1" w:lastColumn="0" w:noHBand="0" w:noVBand="1"/>
      </w:tblPr>
      <w:tblGrid>
        <w:gridCol w:w="3116"/>
        <w:gridCol w:w="3117"/>
        <w:gridCol w:w="3117"/>
      </w:tblGrid>
      <w:tr w:rsidR="00A5295F" w:rsidRPr="00903DBA" w14:paraId="060B1546" w14:textId="77777777" w:rsidTr="00A5295F">
        <w:tc>
          <w:tcPr>
            <w:tcW w:w="3116" w:type="dxa"/>
          </w:tcPr>
          <w:p w14:paraId="0ED26811" w14:textId="77777777" w:rsidR="00A5295F" w:rsidRPr="00903DBA" w:rsidRDefault="00A5295F" w:rsidP="00A5295F">
            <w:pPr>
              <w:rPr>
                <w:b/>
              </w:rPr>
            </w:pPr>
            <w:r w:rsidRPr="00903DBA">
              <w:rPr>
                <w:b/>
              </w:rPr>
              <w:t>Variable</w:t>
            </w:r>
          </w:p>
        </w:tc>
        <w:tc>
          <w:tcPr>
            <w:tcW w:w="3117" w:type="dxa"/>
          </w:tcPr>
          <w:p w14:paraId="38EF1CB5" w14:textId="77777777" w:rsidR="00A5295F" w:rsidRPr="00903DBA" w:rsidRDefault="00A5295F" w:rsidP="00A5295F">
            <w:pPr>
              <w:rPr>
                <w:b/>
              </w:rPr>
            </w:pPr>
            <w:r w:rsidRPr="00903DBA">
              <w:rPr>
                <w:b/>
              </w:rPr>
              <w:t>Initializer</w:t>
            </w:r>
          </w:p>
        </w:tc>
        <w:tc>
          <w:tcPr>
            <w:tcW w:w="3117" w:type="dxa"/>
          </w:tcPr>
          <w:p w14:paraId="482D1F00" w14:textId="77777777" w:rsidR="00A5295F" w:rsidRPr="00903DBA" w:rsidRDefault="00A5295F" w:rsidP="00A5295F">
            <w:pPr>
              <w:rPr>
                <w:b/>
              </w:rPr>
            </w:pPr>
            <w:r w:rsidRPr="00903DBA">
              <w:rPr>
                <w:b/>
              </w:rPr>
              <w:t>Example</w:t>
            </w:r>
          </w:p>
        </w:tc>
      </w:tr>
      <w:tr w:rsidR="00A5295F" w:rsidRPr="00903DBA" w14:paraId="3FA0065E" w14:textId="77777777" w:rsidTr="00A5295F">
        <w:tc>
          <w:tcPr>
            <w:tcW w:w="3116" w:type="dxa"/>
          </w:tcPr>
          <w:p w14:paraId="723BE2D6" w14:textId="77777777" w:rsidR="00A5295F" w:rsidRPr="00903DBA" w:rsidRDefault="00A5295F" w:rsidP="00A5295F">
            <w:r w:rsidRPr="00903DBA">
              <w:t>Pointer</w:t>
            </w:r>
          </w:p>
        </w:tc>
        <w:tc>
          <w:tcPr>
            <w:tcW w:w="3117" w:type="dxa"/>
          </w:tcPr>
          <w:p w14:paraId="7E7A25B9" w14:textId="77777777" w:rsidR="00A5295F" w:rsidRPr="00903DBA" w:rsidRDefault="00A5295F" w:rsidP="00A5295F">
            <w:r w:rsidRPr="00903DBA">
              <w:t>Address</w:t>
            </w:r>
          </w:p>
        </w:tc>
        <w:tc>
          <w:tcPr>
            <w:tcW w:w="3117" w:type="dxa"/>
          </w:tcPr>
          <w:p w14:paraId="2F061F52" w14:textId="77777777" w:rsidR="00A5295F" w:rsidRPr="00903DBA" w:rsidRDefault="00A5295F" w:rsidP="00A5295F">
            <w:pPr>
              <w:pStyle w:val="Code"/>
            </w:pPr>
            <w:r w:rsidRPr="00903DBA">
              <w:t>static int array[3];</w:t>
            </w:r>
          </w:p>
          <w:p w14:paraId="18EC6309" w14:textId="77777777" w:rsidR="00A5295F" w:rsidRPr="00903DBA" w:rsidRDefault="00A5295F" w:rsidP="00A5295F">
            <w:pPr>
              <w:pStyle w:val="Code"/>
            </w:pPr>
            <w:r w:rsidRPr="00903DBA">
              <w:t>static int* p = &amp;a[2];</w:t>
            </w:r>
          </w:p>
        </w:tc>
      </w:tr>
      <w:tr w:rsidR="00A5295F" w:rsidRPr="00903DBA" w14:paraId="1AD6A88D" w14:textId="77777777" w:rsidTr="00A5295F">
        <w:tc>
          <w:tcPr>
            <w:tcW w:w="3116" w:type="dxa"/>
          </w:tcPr>
          <w:p w14:paraId="79212387" w14:textId="77777777" w:rsidR="00A5295F" w:rsidRPr="00903DBA" w:rsidRDefault="00A5295F" w:rsidP="00A5295F">
            <w:r w:rsidRPr="00903DBA">
              <w:t>Pointer to signed or unsigned char</w:t>
            </w:r>
          </w:p>
        </w:tc>
        <w:tc>
          <w:tcPr>
            <w:tcW w:w="3117" w:type="dxa"/>
          </w:tcPr>
          <w:p w14:paraId="075CFB04" w14:textId="77777777" w:rsidR="00A5295F" w:rsidRPr="00903DBA" w:rsidRDefault="00A5295F" w:rsidP="00A5295F">
            <w:r w:rsidRPr="00903DBA">
              <w:t>String</w:t>
            </w:r>
          </w:p>
        </w:tc>
        <w:tc>
          <w:tcPr>
            <w:tcW w:w="3117" w:type="dxa"/>
          </w:tcPr>
          <w:p w14:paraId="15167D6E" w14:textId="77777777" w:rsidR="00A5295F" w:rsidRPr="00903DBA" w:rsidRDefault="00A5295F" w:rsidP="00A5295F">
            <w:pPr>
              <w:pStyle w:val="Code"/>
            </w:pPr>
            <w:r w:rsidRPr="00903DBA">
              <w:t>static char *p = “Hello”;</w:t>
            </w:r>
          </w:p>
        </w:tc>
      </w:tr>
      <w:tr w:rsidR="00A5295F" w:rsidRPr="00903DBA" w14:paraId="37F0B278" w14:textId="77777777" w:rsidTr="00A5295F">
        <w:tc>
          <w:tcPr>
            <w:tcW w:w="3116" w:type="dxa"/>
          </w:tcPr>
          <w:p w14:paraId="380CD68E" w14:textId="77777777" w:rsidR="00A5295F" w:rsidRPr="00903DBA" w:rsidRDefault="00A5295F" w:rsidP="00A5295F">
            <w:r w:rsidRPr="00903DBA">
              <w:t>Pointer</w:t>
            </w:r>
          </w:p>
        </w:tc>
        <w:tc>
          <w:tcPr>
            <w:tcW w:w="3117" w:type="dxa"/>
          </w:tcPr>
          <w:p w14:paraId="5F8FDB4D" w14:textId="77777777" w:rsidR="00A5295F" w:rsidRPr="00903DBA" w:rsidRDefault="00A5295F" w:rsidP="00A5295F">
            <w:r w:rsidRPr="00903DBA">
              <w:t>List</w:t>
            </w:r>
          </w:p>
        </w:tc>
        <w:tc>
          <w:tcPr>
            <w:tcW w:w="3117" w:type="dxa"/>
          </w:tcPr>
          <w:p w14:paraId="2CDD1162" w14:textId="77777777" w:rsidR="00A5295F" w:rsidRPr="00903DBA" w:rsidRDefault="00A5295F" w:rsidP="00A5295F">
            <w:pPr>
              <w:pStyle w:val="Code"/>
            </w:pPr>
            <w:r w:rsidRPr="00903DBA">
              <w:t>int *p = {1,2,3};</w:t>
            </w:r>
          </w:p>
        </w:tc>
      </w:tr>
      <w:tr w:rsidR="00A5295F" w:rsidRPr="00903DBA" w14:paraId="64942178" w14:textId="77777777" w:rsidTr="00A5295F">
        <w:tc>
          <w:tcPr>
            <w:tcW w:w="3116" w:type="dxa"/>
          </w:tcPr>
          <w:p w14:paraId="27FB8594" w14:textId="77777777" w:rsidR="00A5295F" w:rsidRPr="00903DBA" w:rsidRDefault="00A5295F" w:rsidP="00A5295F">
            <w:r w:rsidRPr="00903DBA">
              <w:t>Array</w:t>
            </w:r>
          </w:p>
        </w:tc>
        <w:tc>
          <w:tcPr>
            <w:tcW w:w="3117" w:type="dxa"/>
          </w:tcPr>
          <w:p w14:paraId="77404C63" w14:textId="77777777" w:rsidR="00A5295F" w:rsidRPr="00903DBA" w:rsidRDefault="00A5295F" w:rsidP="00A5295F">
            <w:r w:rsidRPr="00903DBA">
              <w:t>String</w:t>
            </w:r>
          </w:p>
        </w:tc>
        <w:tc>
          <w:tcPr>
            <w:tcW w:w="3117" w:type="dxa"/>
          </w:tcPr>
          <w:p w14:paraId="78BF790F" w14:textId="77777777" w:rsidR="00A5295F" w:rsidRPr="00903DBA" w:rsidRDefault="00A5295F" w:rsidP="00A5295F">
            <w:pPr>
              <w:pStyle w:val="Code"/>
            </w:pPr>
            <w:r w:rsidRPr="00903DBA">
              <w:t>char s[] = “World”;</w:t>
            </w:r>
          </w:p>
        </w:tc>
      </w:tr>
      <w:tr w:rsidR="00A5295F" w:rsidRPr="00903DBA" w14:paraId="51576DDA" w14:textId="77777777" w:rsidTr="00A5295F">
        <w:tc>
          <w:tcPr>
            <w:tcW w:w="3116" w:type="dxa"/>
          </w:tcPr>
          <w:p w14:paraId="21D4DD86" w14:textId="77777777" w:rsidR="00A5295F" w:rsidRPr="00903DBA" w:rsidRDefault="00A5295F" w:rsidP="00A5295F">
            <w:r w:rsidRPr="00903DBA">
              <w:t>Array</w:t>
            </w:r>
          </w:p>
        </w:tc>
        <w:tc>
          <w:tcPr>
            <w:tcW w:w="3117" w:type="dxa"/>
          </w:tcPr>
          <w:p w14:paraId="7E432ADA" w14:textId="77777777" w:rsidR="00A5295F" w:rsidRPr="00903DBA" w:rsidRDefault="00A5295F" w:rsidP="00A5295F">
            <w:r w:rsidRPr="00903DBA">
              <w:t>List</w:t>
            </w:r>
          </w:p>
        </w:tc>
        <w:tc>
          <w:tcPr>
            <w:tcW w:w="3117" w:type="dxa"/>
          </w:tcPr>
          <w:p w14:paraId="71CFF0D7" w14:textId="77777777" w:rsidR="00A5295F" w:rsidRPr="00903DBA" w:rsidRDefault="00A5295F" w:rsidP="00A5295F">
            <w:pPr>
              <w:pStyle w:val="Code"/>
            </w:pPr>
            <w:r w:rsidRPr="00903DBA">
              <w:t>Char st[] = {‘a’, ’b’, ‘c’};</w:t>
            </w:r>
          </w:p>
        </w:tc>
      </w:tr>
      <w:tr w:rsidR="00A5295F" w:rsidRPr="00903DBA" w14:paraId="3AD2D1C7" w14:textId="77777777" w:rsidTr="00A5295F">
        <w:tc>
          <w:tcPr>
            <w:tcW w:w="3116" w:type="dxa"/>
          </w:tcPr>
          <w:p w14:paraId="221E26E1" w14:textId="77777777" w:rsidR="00A5295F" w:rsidRPr="00903DBA" w:rsidRDefault="00A5295F" w:rsidP="00A5295F">
            <w:r w:rsidRPr="00903DBA">
              <w:t>Struct</w:t>
            </w:r>
          </w:p>
        </w:tc>
        <w:tc>
          <w:tcPr>
            <w:tcW w:w="3117" w:type="dxa"/>
          </w:tcPr>
          <w:p w14:paraId="79C641AD" w14:textId="77777777" w:rsidR="00A5295F" w:rsidRPr="00903DBA" w:rsidRDefault="00A5295F" w:rsidP="00A5295F">
            <w:r w:rsidRPr="00903DBA">
              <w:t>List</w:t>
            </w:r>
          </w:p>
        </w:tc>
        <w:tc>
          <w:tcPr>
            <w:tcW w:w="3117" w:type="dxa"/>
          </w:tcPr>
          <w:p w14:paraId="45D2960A" w14:textId="77777777" w:rsidR="00A5295F" w:rsidRPr="00903DBA" w:rsidRDefault="00A5295F" w:rsidP="00A5295F"/>
        </w:tc>
      </w:tr>
      <w:tr w:rsidR="00A5295F" w:rsidRPr="00903DBA" w14:paraId="0707F771" w14:textId="77777777" w:rsidTr="00A5295F">
        <w:tc>
          <w:tcPr>
            <w:tcW w:w="3116" w:type="dxa"/>
          </w:tcPr>
          <w:p w14:paraId="44C69875" w14:textId="77777777" w:rsidR="00A5295F" w:rsidRPr="00903DBA" w:rsidRDefault="00A5295F" w:rsidP="00A5295F">
            <w:r w:rsidRPr="00903DBA">
              <w:t>Union</w:t>
            </w:r>
          </w:p>
        </w:tc>
        <w:tc>
          <w:tcPr>
            <w:tcW w:w="3117" w:type="dxa"/>
          </w:tcPr>
          <w:p w14:paraId="11D3A031" w14:textId="77777777" w:rsidR="00A5295F" w:rsidRPr="00903DBA" w:rsidRDefault="00A5295F" w:rsidP="00A5295F">
            <w:r w:rsidRPr="00903DBA">
              <w:t>List</w:t>
            </w:r>
          </w:p>
        </w:tc>
        <w:tc>
          <w:tcPr>
            <w:tcW w:w="3117" w:type="dxa"/>
          </w:tcPr>
          <w:p w14:paraId="7EB5298D" w14:textId="77777777" w:rsidR="00A5295F" w:rsidRPr="00903DBA" w:rsidRDefault="00A5295F" w:rsidP="00A5295F"/>
        </w:tc>
      </w:tr>
      <w:tr w:rsidR="00A5295F" w:rsidRPr="00903DBA" w14:paraId="2A3B7717" w14:textId="77777777" w:rsidTr="00A5295F">
        <w:tc>
          <w:tcPr>
            <w:tcW w:w="3116" w:type="dxa"/>
          </w:tcPr>
          <w:p w14:paraId="57AC6F35" w14:textId="77777777" w:rsidR="00A5295F" w:rsidRPr="00903DBA" w:rsidRDefault="00A5295F" w:rsidP="00A5295F">
            <w:r w:rsidRPr="00903DBA">
              <w:t>Integral or Pointer</w:t>
            </w:r>
          </w:p>
        </w:tc>
        <w:tc>
          <w:tcPr>
            <w:tcW w:w="3117" w:type="dxa"/>
          </w:tcPr>
          <w:p w14:paraId="0D333733" w14:textId="77777777" w:rsidR="00A5295F" w:rsidRPr="00903DBA" w:rsidRDefault="00A5295F" w:rsidP="00A5295F"/>
        </w:tc>
        <w:tc>
          <w:tcPr>
            <w:tcW w:w="3117" w:type="dxa"/>
          </w:tcPr>
          <w:p w14:paraId="00D94512" w14:textId="77777777" w:rsidR="00A5295F" w:rsidRPr="00903DBA" w:rsidRDefault="00A5295F" w:rsidP="00A5295F"/>
        </w:tc>
      </w:tr>
      <w:tr w:rsidR="00A5295F" w:rsidRPr="00903DBA" w14:paraId="701AFA9C" w14:textId="77777777" w:rsidTr="00A5295F">
        <w:tc>
          <w:tcPr>
            <w:tcW w:w="3116" w:type="dxa"/>
          </w:tcPr>
          <w:p w14:paraId="465485FF" w14:textId="77777777" w:rsidR="00A5295F" w:rsidRPr="00903DBA" w:rsidRDefault="00A5295F" w:rsidP="00A5295F">
            <w:r w:rsidRPr="00903DBA">
              <w:t>Floating</w:t>
            </w:r>
          </w:p>
        </w:tc>
        <w:tc>
          <w:tcPr>
            <w:tcW w:w="3117" w:type="dxa"/>
          </w:tcPr>
          <w:p w14:paraId="33A56868" w14:textId="77777777" w:rsidR="00A5295F" w:rsidRPr="00903DBA" w:rsidRDefault="00A5295F" w:rsidP="00A5295F"/>
        </w:tc>
        <w:tc>
          <w:tcPr>
            <w:tcW w:w="3117" w:type="dxa"/>
          </w:tcPr>
          <w:p w14:paraId="6BA33AFD" w14:textId="77777777" w:rsidR="00A5295F" w:rsidRPr="00903DBA" w:rsidRDefault="00A5295F" w:rsidP="00A5295F"/>
        </w:tc>
      </w:tr>
    </w:tbl>
    <w:p w14:paraId="741CC97D" w14:textId="77777777" w:rsidR="0083315B" w:rsidRPr="00903DBA" w:rsidRDefault="0083315B" w:rsidP="0083315B">
      <w:r w:rsidRPr="00903DBA">
        <w:t>If the variable is a pointer and the initializer is an address we add its offset to the block and store the name of the address in the access map, the address value will later be looked up and added by the linker.</w:t>
      </w:r>
    </w:p>
    <w:p w14:paraId="0F6AAF4F" w14:textId="0D8FFE35" w:rsidR="0083315B" w:rsidRPr="00903DBA" w:rsidRDefault="0083315B" w:rsidP="0083315B">
      <w:r w:rsidRPr="00903DBA">
        <w:t xml:space="preserve">If the variable type is a pointer to a (signed or unsigned) character and the </w:t>
      </w:r>
      <w:r w:rsidR="00D818DE" w:rsidRPr="00903DBA">
        <w:t>initializat</w:t>
      </w:r>
      <w:r w:rsidR="00D818DE">
        <w:t xml:space="preserve">or </w:t>
      </w:r>
      <w:r w:rsidRPr="00903DBA">
        <w:t>is a string, the address is stored in the access map and a zero address is stored in the block, it will later be properly looked up  and set by the linker.</w:t>
      </w:r>
    </w:p>
    <w:p w14:paraId="12229560" w14:textId="1A166508" w:rsidR="00A5295F" w:rsidRPr="00903DBA" w:rsidRDefault="0083315B">
      <w:pPr>
        <w:pStyle w:val="Rubrik3"/>
        <w:rPr>
          <w:ins w:id="374" w:author="Stefan Bjornander" w:date="2015-04-25T17:33:00Z"/>
        </w:rPr>
        <w:pPrChange w:id="375" w:author="Stefan Bjornander" w:date="2015-04-25T17:33:00Z">
          <w:pPr>
            <w:pStyle w:val="Code"/>
          </w:pPr>
        </w:pPrChange>
      </w:pPr>
      <w:bookmarkStart w:id="376" w:name="_Toc57656054"/>
      <w:r w:rsidRPr="00903DBA">
        <w:t>Auto</w:t>
      </w:r>
      <w:ins w:id="377" w:author="Stefan Bjornander" w:date="2015-04-25T17:33:00Z">
        <w:r w:rsidR="00A5295F" w:rsidRPr="00903DBA">
          <w:t xml:space="preserve"> </w:t>
        </w:r>
      </w:ins>
      <w:r w:rsidR="00A5295F" w:rsidRPr="00903DBA">
        <w:t>Initialization</w:t>
      </w:r>
      <w:bookmarkEnd w:id="376"/>
    </w:p>
    <w:p w14:paraId="53C92E22" w14:textId="3608C146" w:rsidR="00A5295F" w:rsidRPr="00903DBA" w:rsidRDefault="0083315B" w:rsidP="00A5295F">
      <w:r w:rsidRPr="00903DBA">
        <w:t>Auto</w:t>
      </w:r>
      <w:ins w:id="378" w:author="Stefan Bjornander" w:date="2015-04-25T17:33:00Z">
        <w:r w:rsidR="00A5295F" w:rsidRPr="00903DBA">
          <w:t xml:space="preserve"> </w:t>
        </w:r>
      </w:ins>
      <w:r w:rsidR="00A5295F" w:rsidRPr="00903DBA">
        <w:t>initialization</w:t>
      </w:r>
      <w:del w:id="379" w:author="Stefan Bjornander" w:date="2015-04-25T17:33:00Z">
        <w:r w:rsidR="00A5295F" w:rsidRPr="00903DBA" w:rsidDel="004F1667">
          <w:delText xml:space="preserve">  </w:delText>
        </w:r>
      </w:del>
      <w:ins w:id="380" w:author="Stefan Bjornander" w:date="2015-04-25T17:33:00Z">
        <w:r w:rsidR="00A5295F" w:rsidRPr="00903DBA">
          <w:t xml:space="preserve"> occurs when an auto or register </w:t>
        </w:r>
      </w:ins>
      <w:ins w:id="381" w:author="Stefan Bjornander" w:date="2015-04-25T17:34:00Z">
        <w:r w:rsidR="00A5295F" w:rsidRPr="00903DBA">
          <w:t xml:space="preserve">variable becomes </w:t>
        </w:r>
      </w:ins>
      <w:r w:rsidR="00A5295F" w:rsidRPr="00903DBA">
        <w:t>initialized</w:t>
      </w:r>
      <w:ins w:id="382" w:author="Stefan Bjornander" w:date="2015-04-25T17:34:00Z">
        <w:r w:rsidR="00A5295F" w:rsidRPr="00903DBA">
          <w:t xml:space="preserve">. Since the </w:t>
        </w:r>
      </w:ins>
      <w:r w:rsidR="00A5295F" w:rsidRPr="00903DBA">
        <w:t>initialization</w:t>
      </w:r>
      <w:ins w:id="383" w:author="Stefan Bjornander" w:date="2015-04-25T17:34:00Z">
        <w:r w:rsidR="00A5295F" w:rsidRPr="00903DBA">
          <w:t xml:space="preserve"> value can be non-</w:t>
        </w:r>
      </w:ins>
      <w:ins w:id="384" w:author="Stefan Bjornander" w:date="2015-04-25T17:46:00Z">
        <w:r w:rsidR="00A5295F" w:rsidRPr="00903DBA">
          <w:t>constant</w:t>
        </w:r>
      </w:ins>
      <w:ins w:id="385" w:author="Stefan Bjornander" w:date="2015-04-25T17:34:00Z">
        <w:r w:rsidR="00A5295F" w:rsidRPr="00903DBA">
          <w:t xml:space="preserve">, no memory block is created. Instead, </w:t>
        </w:r>
      </w:ins>
      <w:ins w:id="386" w:author="Stefan Bjornander" w:date="2015-04-25T17:46:00Z">
        <w:r w:rsidR="00A5295F" w:rsidRPr="00903DBA">
          <w:t>a se</w:t>
        </w:r>
      </w:ins>
      <w:r w:rsidR="00A5295F" w:rsidRPr="00903DBA">
        <w:t>quence</w:t>
      </w:r>
      <w:ins w:id="387" w:author="Stefan Bjornander" w:date="2015-04-25T17:46:00Z">
        <w:r w:rsidR="00A5295F" w:rsidRPr="00903DBA">
          <w:t xml:space="preserve"> of assign</w:t>
        </w:r>
      </w:ins>
      <w:r w:rsidR="00A5295F" w:rsidRPr="00903DBA">
        <w:t>ment</w:t>
      </w:r>
      <w:ins w:id="388" w:author="Stefan Bjornander" w:date="2015-04-25T17:46:00Z">
        <w:r w:rsidR="00A5295F" w:rsidRPr="00903DBA">
          <w:t xml:space="preserve"> instruction</w:t>
        </w:r>
      </w:ins>
      <w:ins w:id="389" w:author="Stefan Bjornander" w:date="2015-04-25T18:25:00Z">
        <w:r w:rsidR="00A5295F" w:rsidRPr="00903DBA">
          <w:t>s</w:t>
        </w:r>
      </w:ins>
      <w:ins w:id="390" w:author="Stefan Bjornander" w:date="2015-04-25T17:46:00Z">
        <w:r w:rsidR="00A5295F" w:rsidRPr="00903DBA">
          <w:t xml:space="preserve"> is added</w:t>
        </w:r>
      </w:ins>
      <w:r w:rsidR="00A5295F" w:rsidRPr="00903DBA">
        <w:t xml:space="preserve"> to the </w:t>
      </w:r>
      <w:ins w:id="391" w:author="Stefan Bjornander" w:date="2015-04-25T17:46:00Z">
        <w:r w:rsidR="00A5295F" w:rsidRPr="00903DBA">
          <w:t>mid</w:t>
        </w:r>
      </w:ins>
      <w:ins w:id="392" w:author="Stefan Bjornander" w:date="2015-04-25T18:25:00Z">
        <w:r w:rsidR="00A5295F" w:rsidRPr="00903DBA">
          <w:t>dle</w:t>
        </w:r>
      </w:ins>
      <w:ins w:id="393" w:author="Stefan Bjornander" w:date="2015-04-25T17:46:00Z">
        <w:r w:rsidR="00A5295F" w:rsidRPr="00903DBA">
          <w:t xml:space="preserve"> code.</w:t>
        </w:r>
      </w:ins>
    </w:p>
    <w:p w14:paraId="5187DC74" w14:textId="40410CD4" w:rsidR="002C3770" w:rsidRPr="00903DBA" w:rsidRDefault="00E03072" w:rsidP="00E03072">
      <w:pPr>
        <w:pStyle w:val="CodeHeader"/>
      </w:pPr>
      <w:r w:rsidRPr="00903DBA">
        <w:rPr>
          <w:highlight w:val="white"/>
        </w:rPr>
        <w:t>GenerateAuto</w:t>
      </w:r>
      <w:r w:rsidR="002F35C1" w:rsidRPr="00903DBA">
        <w:rPr>
          <w:highlight w:val="white"/>
        </w:rPr>
        <w:t>Initializer</w:t>
      </w:r>
      <w:r w:rsidRPr="00903DBA">
        <w:t>.cs</w:t>
      </w:r>
    </w:p>
    <w:p w14:paraId="6B98BFE7" w14:textId="77777777" w:rsidR="00AE0EF5" w:rsidRPr="00903DBA" w:rsidRDefault="00AE0EF5" w:rsidP="00AE0EF5">
      <w:pPr>
        <w:pStyle w:val="Code"/>
        <w:rPr>
          <w:highlight w:val="white"/>
        </w:rPr>
      </w:pPr>
      <w:r w:rsidRPr="00903DBA">
        <w:rPr>
          <w:highlight w:val="white"/>
        </w:rPr>
        <w:t>using System.Numerics;</w:t>
      </w:r>
    </w:p>
    <w:p w14:paraId="5E06F6C7" w14:textId="77777777" w:rsidR="00AE0EF5" w:rsidRPr="00903DBA" w:rsidRDefault="00AE0EF5" w:rsidP="00AE0EF5">
      <w:pPr>
        <w:pStyle w:val="Code"/>
        <w:rPr>
          <w:highlight w:val="white"/>
        </w:rPr>
      </w:pPr>
      <w:r w:rsidRPr="00903DBA">
        <w:rPr>
          <w:highlight w:val="white"/>
        </w:rPr>
        <w:t>using System.Collections.Generic;</w:t>
      </w:r>
    </w:p>
    <w:p w14:paraId="4C3625DB" w14:textId="77777777" w:rsidR="00AE0EF5" w:rsidRPr="00903DBA" w:rsidRDefault="00AE0EF5" w:rsidP="00AE0EF5">
      <w:pPr>
        <w:pStyle w:val="Code"/>
        <w:rPr>
          <w:highlight w:val="white"/>
        </w:rPr>
      </w:pPr>
    </w:p>
    <w:p w14:paraId="54571C2C" w14:textId="77777777" w:rsidR="00AE0EF5" w:rsidRPr="00903DBA" w:rsidRDefault="00AE0EF5" w:rsidP="00AE0EF5">
      <w:pPr>
        <w:pStyle w:val="Code"/>
        <w:rPr>
          <w:highlight w:val="white"/>
        </w:rPr>
      </w:pPr>
      <w:r w:rsidRPr="00903DBA">
        <w:rPr>
          <w:highlight w:val="white"/>
        </w:rPr>
        <w:t>namespace CCompiler {</w:t>
      </w:r>
    </w:p>
    <w:p w14:paraId="2CE0A71E" w14:textId="77777777" w:rsidR="00AE0EF5" w:rsidRPr="00903DBA" w:rsidRDefault="00AE0EF5" w:rsidP="00AE0EF5">
      <w:pPr>
        <w:pStyle w:val="Code"/>
        <w:rPr>
          <w:highlight w:val="white"/>
        </w:rPr>
      </w:pPr>
      <w:r w:rsidRPr="00903DBA">
        <w:rPr>
          <w:highlight w:val="white"/>
        </w:rPr>
        <w:t xml:space="preserve">  class GenerateAutoInitializer {</w:t>
      </w:r>
    </w:p>
    <w:p w14:paraId="4177E94A" w14:textId="77777777" w:rsidR="00AE0EF5" w:rsidRPr="00903DBA" w:rsidRDefault="00AE0EF5" w:rsidP="00AE0EF5">
      <w:pPr>
        <w:pStyle w:val="Code"/>
        <w:rPr>
          <w:highlight w:val="white"/>
        </w:rPr>
      </w:pPr>
      <w:r w:rsidRPr="00903DBA">
        <w:rPr>
          <w:highlight w:val="white"/>
        </w:rPr>
        <w:t xml:space="preserve">    public static List&lt;MiddleCode&gt; GenerateAuto(Symbol toSymbol,</w:t>
      </w:r>
    </w:p>
    <w:p w14:paraId="303D88FC" w14:textId="77777777" w:rsidR="00AE0EF5" w:rsidRPr="00903DBA" w:rsidRDefault="00AE0EF5" w:rsidP="00AE0EF5">
      <w:pPr>
        <w:pStyle w:val="Code"/>
        <w:rPr>
          <w:highlight w:val="white"/>
        </w:rPr>
      </w:pPr>
      <w:r w:rsidRPr="00903DBA">
        <w:rPr>
          <w:highlight w:val="white"/>
        </w:rPr>
        <w:t xml:space="preserve">                                                object fromInitializer) {</w:t>
      </w:r>
    </w:p>
    <w:p w14:paraId="43BD01DD" w14:textId="77777777" w:rsidR="00AE0EF5" w:rsidRPr="00903DBA" w:rsidRDefault="00AE0EF5" w:rsidP="00AE0EF5">
      <w:pPr>
        <w:pStyle w:val="Code"/>
        <w:rPr>
          <w:highlight w:val="white"/>
        </w:rPr>
      </w:pPr>
      <w:r w:rsidRPr="00903DBA">
        <w:rPr>
          <w:highlight w:val="white"/>
        </w:rPr>
        <w:lastRenderedPageBreak/>
        <w:t xml:space="preserve">      Assert.ErrorXXX((fromInitializer is Expression) ||</w:t>
      </w:r>
    </w:p>
    <w:p w14:paraId="44FD5EB7" w14:textId="77777777" w:rsidR="00AE0EF5" w:rsidRPr="00903DBA" w:rsidRDefault="00AE0EF5" w:rsidP="00AE0EF5">
      <w:pPr>
        <w:pStyle w:val="Code"/>
        <w:rPr>
          <w:highlight w:val="white"/>
        </w:rPr>
      </w:pPr>
      <w:r w:rsidRPr="00903DBA">
        <w:rPr>
          <w:highlight w:val="white"/>
        </w:rPr>
        <w:t xml:space="preserve">                      (fromInitializer is List&lt;object&gt;));</w:t>
      </w:r>
    </w:p>
    <w:p w14:paraId="47276DBE" w14:textId="77777777" w:rsidR="00AE0EF5" w:rsidRPr="00903DBA" w:rsidRDefault="00AE0EF5" w:rsidP="00AE0EF5">
      <w:pPr>
        <w:pStyle w:val="Code"/>
        <w:rPr>
          <w:highlight w:val="white"/>
        </w:rPr>
      </w:pPr>
      <w:r w:rsidRPr="00903DBA">
        <w:rPr>
          <w:highlight w:val="white"/>
        </w:rPr>
        <w:t xml:space="preserve">      Type toType = toSymbol.Type;</w:t>
      </w:r>
    </w:p>
    <w:p w14:paraId="4EA9F501" w14:textId="77777777" w:rsidR="00AE0EF5" w:rsidRPr="00903DBA" w:rsidRDefault="00AE0EF5" w:rsidP="00AE0EF5">
      <w:pPr>
        <w:pStyle w:val="Code"/>
        <w:rPr>
          <w:highlight w:val="white"/>
        </w:rPr>
      </w:pPr>
      <w:r w:rsidRPr="00903DBA">
        <w:rPr>
          <w:highlight w:val="white"/>
        </w:rPr>
        <w:t xml:space="preserve">      List&lt;MiddleCode&gt; codeList = new List&lt;MiddleCode&gt;();</w:t>
      </w:r>
    </w:p>
    <w:p w14:paraId="12D6E2B8" w14:textId="328AA739" w:rsidR="009E238B" w:rsidRPr="00903DBA" w:rsidRDefault="009E238B" w:rsidP="009E238B">
      <w:pPr>
        <w:rPr>
          <w:highlight w:val="white"/>
        </w:rPr>
      </w:pPr>
      <w:r w:rsidRPr="00903DBA">
        <w:rPr>
          <w:highlight w:val="white"/>
        </w:rPr>
        <w:t>If the initializer is an expression, we have two cases</w:t>
      </w:r>
      <w:r w:rsidR="00FA23A8" w:rsidRPr="00903DBA">
        <w:rPr>
          <w:highlight w:val="white"/>
        </w:rPr>
        <w:t>. If the type is an array of characters and the initializer is a string, we change the initializer from a string to a list of characters</w:t>
      </w:r>
      <w:r w:rsidR="0064067A" w:rsidRPr="00903DBA">
        <w:rPr>
          <w:highlight w:val="white"/>
        </w:rPr>
        <w:t xml:space="preserve">, and call </w:t>
      </w:r>
      <w:r w:rsidR="00775F12" w:rsidRPr="00903DBA">
        <w:rPr>
          <w:rStyle w:val="KeyWord0"/>
          <w:highlight w:val="white"/>
        </w:rPr>
        <w:t>GenerateAutoInitializer</w:t>
      </w:r>
      <w:r w:rsidR="00775F12" w:rsidRPr="00903DBA">
        <w:rPr>
          <w:highlight w:val="white"/>
        </w:rPr>
        <w:t xml:space="preserve"> recursively with the list of characters instream of the string.</w:t>
      </w:r>
      <w:r w:rsidR="003672D4" w:rsidRPr="00903DBA">
        <w:rPr>
          <w:highlight w:val="white"/>
        </w:rPr>
        <w:t xml:space="preserve"> </w:t>
      </w:r>
      <w:r w:rsidR="007B76B6" w:rsidRPr="00903DBA">
        <w:rPr>
          <w:highlight w:val="white"/>
        </w:rPr>
        <w:t xml:space="preserve">In C, when initializing an array of characters, a string or a list of characters are </w:t>
      </w:r>
      <w:r w:rsidR="00480021" w:rsidRPr="00903DBA">
        <w:rPr>
          <w:highlight w:val="white"/>
        </w:rPr>
        <w:t>equivalent</w:t>
      </w:r>
      <w:r w:rsidR="007B76B6" w:rsidRPr="00903DBA">
        <w:rPr>
          <w:highlight w:val="white"/>
        </w:rPr>
        <w:t xml:space="preserve">. </w:t>
      </w:r>
      <w:r w:rsidR="00325435" w:rsidRPr="00903DBA">
        <w:rPr>
          <w:highlight w:val="white"/>
        </w:rPr>
        <w:t xml:space="preserve">For instance, </w:t>
      </w:r>
      <w:r w:rsidR="003672D4" w:rsidRPr="00903DBA">
        <w:rPr>
          <w:highlight w:val="white"/>
        </w:rPr>
        <w:t>the i</w:t>
      </w:r>
      <w:r w:rsidR="002D685E" w:rsidRPr="00903DBA">
        <w:rPr>
          <w:highlight w:val="white"/>
        </w:rPr>
        <w:t xml:space="preserve">nitializations </w:t>
      </w:r>
      <w:r w:rsidR="00C56256" w:rsidRPr="00903DBA">
        <w:rPr>
          <w:rStyle w:val="KeyWord0"/>
          <w:highlight w:val="white"/>
        </w:rPr>
        <w:t>char</w:t>
      </w:r>
      <w:r w:rsidR="00C56256" w:rsidRPr="00903DBA">
        <w:rPr>
          <w:highlight w:val="white"/>
        </w:rPr>
        <w:t xml:space="preserve"> </w:t>
      </w:r>
      <w:r w:rsidR="00C56256" w:rsidRPr="00903DBA">
        <w:rPr>
          <w:rStyle w:val="KeyWord0"/>
          <w:highlight w:val="white"/>
        </w:rPr>
        <w:t>s[]</w:t>
      </w:r>
      <w:r w:rsidR="00C56256" w:rsidRPr="00903DBA">
        <w:rPr>
          <w:highlight w:val="white"/>
        </w:rPr>
        <w:t xml:space="preserve"> </w:t>
      </w:r>
      <w:r w:rsidR="00C56256" w:rsidRPr="00903DBA">
        <w:rPr>
          <w:rStyle w:val="KeyWord0"/>
          <w:highlight w:val="white"/>
        </w:rPr>
        <w:t>=</w:t>
      </w:r>
      <w:r w:rsidR="00C56256" w:rsidRPr="00903DBA">
        <w:rPr>
          <w:highlight w:val="white"/>
        </w:rPr>
        <w:t xml:space="preserve"> </w:t>
      </w:r>
      <w:r w:rsidR="00C56256" w:rsidRPr="00903DBA">
        <w:rPr>
          <w:rStyle w:val="KeyWord0"/>
          <w:highlight w:val="white"/>
        </w:rPr>
        <w:t>"H</w:t>
      </w:r>
      <w:r w:rsidR="00ED21EB" w:rsidRPr="00903DBA">
        <w:rPr>
          <w:rStyle w:val="KeyWord0"/>
          <w:highlight w:val="white"/>
        </w:rPr>
        <w:t>i</w:t>
      </w:r>
      <w:r w:rsidR="00C56256" w:rsidRPr="00903DBA">
        <w:rPr>
          <w:rStyle w:val="KeyWord0"/>
          <w:highlight w:val="white"/>
        </w:rPr>
        <w:t>"</w:t>
      </w:r>
      <w:r w:rsidR="00C56256" w:rsidRPr="00903DBA">
        <w:rPr>
          <w:highlight w:val="white"/>
        </w:rPr>
        <w:t xml:space="preserve"> and </w:t>
      </w:r>
      <w:r w:rsidR="00C56256" w:rsidRPr="00903DBA">
        <w:rPr>
          <w:rStyle w:val="KeyWord0"/>
          <w:highlight w:val="white"/>
        </w:rPr>
        <w:t>char</w:t>
      </w:r>
      <w:r w:rsidR="00C56256" w:rsidRPr="00903DBA">
        <w:rPr>
          <w:highlight w:val="white"/>
        </w:rPr>
        <w:t xml:space="preserve"> </w:t>
      </w:r>
      <w:r w:rsidR="00C56256" w:rsidRPr="00903DBA">
        <w:rPr>
          <w:rStyle w:val="KeyWord0"/>
          <w:highlight w:val="white"/>
        </w:rPr>
        <w:t>s[]</w:t>
      </w:r>
      <w:r w:rsidR="00C56256" w:rsidRPr="00903DBA">
        <w:rPr>
          <w:highlight w:val="white"/>
        </w:rPr>
        <w:t xml:space="preserve"> </w:t>
      </w:r>
      <w:r w:rsidR="00C56256" w:rsidRPr="00903DBA">
        <w:rPr>
          <w:rStyle w:val="KeyWord0"/>
          <w:highlight w:val="white"/>
        </w:rPr>
        <w:t>=</w:t>
      </w:r>
      <w:r w:rsidR="00C56256" w:rsidRPr="00903DBA">
        <w:rPr>
          <w:highlight w:val="white"/>
        </w:rPr>
        <w:t xml:space="preserve"> </w:t>
      </w:r>
      <w:r w:rsidR="00C56256" w:rsidRPr="00903DBA">
        <w:rPr>
          <w:rStyle w:val="KeyWord0"/>
          <w:highlight w:val="white"/>
        </w:rPr>
        <w:t>{'H',</w:t>
      </w:r>
      <w:r w:rsidR="00C56256" w:rsidRPr="00903DBA">
        <w:rPr>
          <w:highlight w:val="white"/>
        </w:rPr>
        <w:t xml:space="preserve"> </w:t>
      </w:r>
      <w:r w:rsidR="00C56256" w:rsidRPr="00903DBA">
        <w:rPr>
          <w:rStyle w:val="KeyWord0"/>
          <w:highlight w:val="white"/>
        </w:rPr>
        <w:t>'</w:t>
      </w:r>
      <w:r w:rsidR="00ED21EB" w:rsidRPr="00903DBA">
        <w:rPr>
          <w:rStyle w:val="KeyWord0"/>
          <w:highlight w:val="white"/>
        </w:rPr>
        <w:t>i</w:t>
      </w:r>
      <w:r w:rsidR="00C56256" w:rsidRPr="00903DBA">
        <w:rPr>
          <w:rStyle w:val="KeyWord0"/>
          <w:highlight w:val="white"/>
        </w:rPr>
        <w:t>',</w:t>
      </w:r>
      <w:r w:rsidR="00C56256" w:rsidRPr="00903DBA">
        <w:rPr>
          <w:highlight w:val="white"/>
        </w:rPr>
        <w:t xml:space="preserve"> </w:t>
      </w:r>
      <w:r w:rsidR="00C56256" w:rsidRPr="00903DBA">
        <w:rPr>
          <w:rStyle w:val="KeyWord0"/>
          <w:highlight w:val="white"/>
        </w:rPr>
        <w:t>'\0'}</w:t>
      </w:r>
      <w:r w:rsidR="00C56256" w:rsidRPr="00903DBA">
        <w:rPr>
          <w:highlight w:val="white"/>
        </w:rPr>
        <w:t xml:space="preserve"> </w:t>
      </w:r>
      <w:r w:rsidR="002D685E" w:rsidRPr="00903DBA">
        <w:rPr>
          <w:highlight w:val="white"/>
        </w:rPr>
        <w:t>are equivalent</w:t>
      </w:r>
      <w:r w:rsidR="002D054C" w:rsidRPr="00903DBA">
        <w:rPr>
          <w:highlight w:val="white"/>
        </w:rPr>
        <w:t>.</w:t>
      </w:r>
      <w:r w:rsidR="002D685E" w:rsidRPr="00903DBA">
        <w:rPr>
          <w:highlight w:val="white"/>
        </w:rPr>
        <w:t xml:space="preserve"> </w:t>
      </w:r>
      <w:r w:rsidR="00F22A6D" w:rsidRPr="00903DBA">
        <w:rPr>
          <w:highlight w:val="white"/>
        </w:rPr>
        <w:t>Note the terminating zero-chara</w:t>
      </w:r>
      <w:r w:rsidR="00365FF8" w:rsidRPr="00903DBA">
        <w:rPr>
          <w:highlight w:val="white"/>
        </w:rPr>
        <w:t>cter is added implicitly and the string case.</w:t>
      </w:r>
      <w:r w:rsidR="00BB1BEF" w:rsidRPr="00903DBA">
        <w:rPr>
          <w:highlight w:val="white"/>
        </w:rPr>
        <w:t xml:space="preserve"> </w:t>
      </w:r>
    </w:p>
    <w:p w14:paraId="5CD2AB62" w14:textId="5A9EA2C2" w:rsidR="00AE0EF5" w:rsidRPr="00903DBA" w:rsidRDefault="00AE0EF5" w:rsidP="00AE0EF5">
      <w:pPr>
        <w:pStyle w:val="Code"/>
        <w:rPr>
          <w:highlight w:val="white"/>
        </w:rPr>
      </w:pPr>
      <w:r w:rsidRPr="00903DBA">
        <w:rPr>
          <w:highlight w:val="white"/>
        </w:rPr>
        <w:t xml:space="preserve">      if (fromInitializer is Expression) {</w:t>
      </w:r>
    </w:p>
    <w:p w14:paraId="1905C870" w14:textId="77777777" w:rsidR="00AE0EF5" w:rsidRPr="00903DBA" w:rsidRDefault="00AE0EF5" w:rsidP="00AE0EF5">
      <w:pPr>
        <w:pStyle w:val="Code"/>
        <w:rPr>
          <w:highlight w:val="white"/>
        </w:rPr>
      </w:pPr>
      <w:r w:rsidRPr="00903DBA">
        <w:rPr>
          <w:highlight w:val="white"/>
        </w:rPr>
        <w:t xml:space="preserve">        Expression fromExpression = (Expression) fromInitializer;</w:t>
      </w:r>
    </w:p>
    <w:p w14:paraId="13AAF381" w14:textId="77777777" w:rsidR="00477014" w:rsidRPr="00903DBA" w:rsidRDefault="00477014" w:rsidP="00AE0EF5">
      <w:pPr>
        <w:pStyle w:val="Code"/>
        <w:rPr>
          <w:highlight w:val="white"/>
        </w:rPr>
      </w:pPr>
    </w:p>
    <w:p w14:paraId="7962D9E8" w14:textId="1101F89A" w:rsidR="00AE0EF5" w:rsidRPr="00903DBA" w:rsidRDefault="00AE0EF5" w:rsidP="00AE0EF5">
      <w:pPr>
        <w:pStyle w:val="Code"/>
        <w:rPr>
          <w:highlight w:val="white"/>
        </w:rPr>
      </w:pPr>
      <w:r w:rsidRPr="00903DBA">
        <w:rPr>
          <w:highlight w:val="white"/>
        </w:rPr>
        <w:t xml:space="preserve">        if (toType.IsArray() &amp;&amp; toType.ArrayType.IsChar() &amp;&amp;</w:t>
      </w:r>
    </w:p>
    <w:p w14:paraId="604E9463" w14:textId="77777777" w:rsidR="00AE0EF5" w:rsidRPr="00903DBA" w:rsidRDefault="00AE0EF5" w:rsidP="00AE0EF5">
      <w:pPr>
        <w:pStyle w:val="Code"/>
        <w:rPr>
          <w:highlight w:val="white"/>
        </w:rPr>
      </w:pPr>
      <w:r w:rsidRPr="00903DBA">
        <w:rPr>
          <w:highlight w:val="white"/>
        </w:rPr>
        <w:t xml:space="preserve">            fromExpression.Symbol.Type.IsString()) {</w:t>
      </w:r>
    </w:p>
    <w:p w14:paraId="419F8497" w14:textId="5F1A2033" w:rsidR="00AE0EF5" w:rsidRPr="00903DBA" w:rsidRDefault="00AE0EF5" w:rsidP="00AE0EF5">
      <w:pPr>
        <w:pStyle w:val="Code"/>
        <w:rPr>
          <w:highlight w:val="white"/>
        </w:rPr>
      </w:pPr>
      <w:r w:rsidRPr="00903DBA">
        <w:rPr>
          <w:highlight w:val="white"/>
        </w:rPr>
        <w:t xml:space="preserve">          string text = ((string) fromExpression.Symbol.Value) + "</w:t>
      </w:r>
      <w:r w:rsidR="00F51575" w:rsidRPr="00903DBA">
        <w:rPr>
          <w:highlight w:val="white"/>
        </w:rPr>
        <w:t>\</w:t>
      </w:r>
      <w:r w:rsidRPr="00903DBA">
        <w:rPr>
          <w:highlight w:val="white"/>
        </w:rPr>
        <w:t>0";</w:t>
      </w:r>
    </w:p>
    <w:p w14:paraId="1FAE5A8B" w14:textId="77777777" w:rsidR="00AE0EF5" w:rsidRPr="00903DBA" w:rsidRDefault="00AE0EF5" w:rsidP="00AE0EF5">
      <w:pPr>
        <w:pStyle w:val="Code"/>
        <w:rPr>
          <w:highlight w:val="white"/>
        </w:rPr>
      </w:pPr>
      <w:r w:rsidRPr="00903DBA">
        <w:rPr>
          <w:highlight w:val="white"/>
        </w:rPr>
        <w:t xml:space="preserve">          List&lt;object&gt; list = new List&lt;object&gt;();</w:t>
      </w:r>
    </w:p>
    <w:p w14:paraId="1DDAB012" w14:textId="77777777" w:rsidR="0064067A" w:rsidRPr="00903DBA" w:rsidRDefault="0064067A" w:rsidP="00AE0EF5">
      <w:pPr>
        <w:pStyle w:val="Code"/>
        <w:rPr>
          <w:highlight w:val="white"/>
        </w:rPr>
      </w:pPr>
    </w:p>
    <w:p w14:paraId="3DC23496" w14:textId="2E3AB912" w:rsidR="00AE0EF5" w:rsidRPr="00903DBA" w:rsidRDefault="00AE0EF5" w:rsidP="00AE0EF5">
      <w:pPr>
        <w:pStyle w:val="Code"/>
        <w:rPr>
          <w:highlight w:val="white"/>
        </w:rPr>
      </w:pPr>
      <w:r w:rsidRPr="00903DBA">
        <w:rPr>
          <w:highlight w:val="white"/>
        </w:rPr>
        <w:t xml:space="preserve">          foreach (char c in text) {</w:t>
      </w:r>
    </w:p>
    <w:p w14:paraId="346FCFEA" w14:textId="77777777" w:rsidR="00AE0EF5" w:rsidRPr="00903DBA" w:rsidRDefault="00AE0EF5" w:rsidP="00AE0EF5">
      <w:pPr>
        <w:pStyle w:val="Code"/>
        <w:rPr>
          <w:highlight w:val="white"/>
        </w:rPr>
      </w:pPr>
      <w:r w:rsidRPr="00903DBA">
        <w:rPr>
          <w:highlight w:val="white"/>
        </w:rPr>
        <w:t xml:space="preserve">            Symbol charSymbol =</w:t>
      </w:r>
    </w:p>
    <w:p w14:paraId="5E6839AE" w14:textId="68AD8B90" w:rsidR="00AE0EF5" w:rsidRPr="00903DBA" w:rsidRDefault="00AE0EF5" w:rsidP="00AE0EF5">
      <w:pPr>
        <w:pStyle w:val="Code"/>
        <w:rPr>
          <w:highlight w:val="white"/>
        </w:rPr>
      </w:pPr>
      <w:r w:rsidRPr="00903DBA">
        <w:rPr>
          <w:highlight w:val="white"/>
        </w:rPr>
        <w:t xml:space="preserve">              new Symbol(toType.ArrayType, (BigInteger) ((int) c));</w:t>
      </w:r>
    </w:p>
    <w:p w14:paraId="5F79A439" w14:textId="77777777" w:rsidR="00AE0EF5" w:rsidRPr="00903DBA" w:rsidRDefault="00AE0EF5" w:rsidP="00AE0EF5">
      <w:pPr>
        <w:pStyle w:val="Code"/>
        <w:rPr>
          <w:highlight w:val="white"/>
        </w:rPr>
      </w:pPr>
      <w:r w:rsidRPr="00903DBA">
        <w:rPr>
          <w:highlight w:val="white"/>
        </w:rPr>
        <w:t xml:space="preserve">            Expression charExpression = new Expression(charSymbol, null, null);</w:t>
      </w:r>
    </w:p>
    <w:p w14:paraId="589DFAA5" w14:textId="77777777" w:rsidR="00AE0EF5" w:rsidRPr="00903DBA" w:rsidRDefault="00AE0EF5" w:rsidP="00AE0EF5">
      <w:pPr>
        <w:pStyle w:val="Code"/>
        <w:rPr>
          <w:highlight w:val="white"/>
        </w:rPr>
      </w:pPr>
      <w:r w:rsidRPr="00903DBA">
        <w:rPr>
          <w:highlight w:val="white"/>
        </w:rPr>
        <w:t xml:space="preserve">            list.Add(charExpression);</w:t>
      </w:r>
    </w:p>
    <w:p w14:paraId="3FA560E9" w14:textId="77777777" w:rsidR="00AE0EF5" w:rsidRPr="00903DBA" w:rsidRDefault="00AE0EF5" w:rsidP="00AE0EF5">
      <w:pPr>
        <w:pStyle w:val="Code"/>
        <w:rPr>
          <w:highlight w:val="white"/>
        </w:rPr>
      </w:pPr>
      <w:r w:rsidRPr="00903DBA">
        <w:rPr>
          <w:highlight w:val="white"/>
        </w:rPr>
        <w:t xml:space="preserve">          }</w:t>
      </w:r>
    </w:p>
    <w:p w14:paraId="4683A3BC" w14:textId="77777777" w:rsidR="00AE0EF5" w:rsidRPr="00903DBA" w:rsidRDefault="00AE0EF5" w:rsidP="00AE0EF5">
      <w:pPr>
        <w:pStyle w:val="Code"/>
        <w:rPr>
          <w:highlight w:val="white"/>
        </w:rPr>
      </w:pPr>
    </w:p>
    <w:p w14:paraId="432D3C03" w14:textId="77777777" w:rsidR="00AE0EF5" w:rsidRPr="00903DBA" w:rsidRDefault="00AE0EF5" w:rsidP="00AE0EF5">
      <w:pPr>
        <w:pStyle w:val="Code"/>
        <w:rPr>
          <w:highlight w:val="white"/>
        </w:rPr>
      </w:pPr>
      <w:r w:rsidRPr="00903DBA">
        <w:rPr>
          <w:highlight w:val="white"/>
        </w:rPr>
        <w:t xml:space="preserve">          return GenerateAuto(toSymbol, list);</w:t>
      </w:r>
    </w:p>
    <w:p w14:paraId="39641B54" w14:textId="77777777" w:rsidR="00AE0EF5" w:rsidRPr="00903DBA" w:rsidRDefault="00AE0EF5" w:rsidP="00AE0EF5">
      <w:pPr>
        <w:pStyle w:val="Code"/>
        <w:rPr>
          <w:highlight w:val="white"/>
        </w:rPr>
      </w:pPr>
      <w:r w:rsidRPr="00903DBA">
        <w:rPr>
          <w:highlight w:val="white"/>
        </w:rPr>
        <w:t xml:space="preserve">        }</w:t>
      </w:r>
    </w:p>
    <w:p w14:paraId="5AA509F3" w14:textId="77EC5DB8" w:rsidR="00236DB0" w:rsidRPr="00903DBA" w:rsidRDefault="00236DB0" w:rsidP="00E352B2">
      <w:pPr>
        <w:rPr>
          <w:highlight w:val="white"/>
        </w:rPr>
      </w:pPr>
      <w:r w:rsidRPr="00903DBA">
        <w:rPr>
          <w:highlight w:val="white"/>
        </w:rPr>
        <w:t xml:space="preserve">In all other cases, we </w:t>
      </w:r>
      <w:r w:rsidR="00AF1A00" w:rsidRPr="00903DBA">
        <w:rPr>
          <w:highlight w:val="white"/>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903DBA" w:rsidRDefault="007B6ED0" w:rsidP="007B6ED0">
      <w:pPr>
        <w:pStyle w:val="Code"/>
        <w:rPr>
          <w:highlight w:val="white"/>
        </w:rPr>
      </w:pPr>
      <w:r w:rsidRPr="00903DBA">
        <w:rPr>
          <w:highlight w:val="white"/>
        </w:rPr>
        <w:t xml:space="preserve">        else {</w:t>
      </w:r>
    </w:p>
    <w:p w14:paraId="40538946" w14:textId="77777777" w:rsidR="007B6ED0" w:rsidRPr="00903DBA" w:rsidRDefault="007B6ED0" w:rsidP="007B6ED0">
      <w:pPr>
        <w:pStyle w:val="Code"/>
        <w:rPr>
          <w:highlight w:val="white"/>
        </w:rPr>
      </w:pPr>
      <w:r w:rsidRPr="00903DBA">
        <w:rPr>
          <w:highlight w:val="white"/>
        </w:rPr>
        <w:t xml:space="preserve">          fromExpression = TypeCast.ImplicitCast(fromExpression, toType);</w:t>
      </w:r>
    </w:p>
    <w:p w14:paraId="5FC62BB4" w14:textId="77777777" w:rsidR="007B6ED0" w:rsidRPr="00903DBA" w:rsidRDefault="007B6ED0" w:rsidP="007B6ED0">
      <w:pPr>
        <w:pStyle w:val="Code"/>
        <w:rPr>
          <w:highlight w:val="white"/>
        </w:rPr>
      </w:pPr>
      <w:r w:rsidRPr="00903DBA">
        <w:rPr>
          <w:highlight w:val="white"/>
        </w:rPr>
        <w:t xml:space="preserve">          codeList.AddRange(fromExpression.LongList);      </w:t>
      </w:r>
    </w:p>
    <w:p w14:paraId="50877A19" w14:textId="77777777" w:rsidR="007B6ED0" w:rsidRPr="00903DBA" w:rsidRDefault="007B6ED0" w:rsidP="007B6ED0">
      <w:pPr>
        <w:pStyle w:val="Code"/>
        <w:rPr>
          <w:highlight w:val="white"/>
        </w:rPr>
      </w:pPr>
      <w:r w:rsidRPr="00903DBA">
        <w:rPr>
          <w:highlight w:val="white"/>
        </w:rPr>
        <w:t xml:space="preserve">      </w:t>
      </w:r>
    </w:p>
    <w:p w14:paraId="7863E586" w14:textId="77777777" w:rsidR="007B6ED0" w:rsidRPr="00903DBA" w:rsidRDefault="007B6ED0" w:rsidP="007B6ED0">
      <w:pPr>
        <w:pStyle w:val="Code"/>
        <w:rPr>
          <w:highlight w:val="white"/>
        </w:rPr>
      </w:pPr>
      <w:r w:rsidRPr="00903DBA">
        <w:rPr>
          <w:highlight w:val="white"/>
        </w:rPr>
        <w:t xml:space="preserve">          if (toSymbol.Type.IsFloating()) {</w:t>
      </w:r>
    </w:p>
    <w:p w14:paraId="2B693AB8" w14:textId="77777777" w:rsidR="007B6ED0" w:rsidRPr="00903DBA" w:rsidRDefault="007B6ED0" w:rsidP="007B6ED0">
      <w:pPr>
        <w:pStyle w:val="Code"/>
        <w:rPr>
          <w:highlight w:val="white"/>
        </w:rPr>
      </w:pPr>
      <w:r w:rsidRPr="00903DBA">
        <w:rPr>
          <w:highlight w:val="white"/>
        </w:rPr>
        <w:t xml:space="preserve">            codeList.Add(new MiddleCode(MiddleOperator.PopFloat, toSymbol));</w:t>
      </w:r>
    </w:p>
    <w:p w14:paraId="7EFE7430" w14:textId="77777777" w:rsidR="007B6ED0" w:rsidRPr="00903DBA" w:rsidRDefault="007B6ED0" w:rsidP="007B6ED0">
      <w:pPr>
        <w:pStyle w:val="Code"/>
        <w:rPr>
          <w:highlight w:val="white"/>
        </w:rPr>
      </w:pPr>
      <w:r w:rsidRPr="00903DBA">
        <w:rPr>
          <w:highlight w:val="white"/>
        </w:rPr>
        <w:t xml:space="preserve">          }</w:t>
      </w:r>
    </w:p>
    <w:p w14:paraId="02BC635B" w14:textId="77777777" w:rsidR="007B6ED0" w:rsidRPr="00903DBA" w:rsidRDefault="007B6ED0" w:rsidP="007B6ED0">
      <w:pPr>
        <w:pStyle w:val="Code"/>
        <w:rPr>
          <w:highlight w:val="white"/>
        </w:rPr>
      </w:pPr>
      <w:r w:rsidRPr="00903DBA">
        <w:rPr>
          <w:highlight w:val="white"/>
        </w:rPr>
        <w:t xml:space="preserve">          else {</w:t>
      </w:r>
    </w:p>
    <w:p w14:paraId="50AF9031" w14:textId="77777777" w:rsidR="00DE5719" w:rsidRPr="00903DBA" w:rsidRDefault="00DE5719" w:rsidP="00DE5719">
      <w:pPr>
        <w:pStyle w:val="Code"/>
        <w:rPr>
          <w:highlight w:val="white"/>
        </w:rPr>
      </w:pPr>
      <w:r w:rsidRPr="00903DBA">
        <w:rPr>
          <w:highlight w:val="white"/>
        </w:rPr>
        <w:t xml:space="preserve">            if (fromExpression.Symbol.Type.IsStructOrUnion()) {</w:t>
      </w:r>
    </w:p>
    <w:p w14:paraId="0E14C89A" w14:textId="377C3F61" w:rsidR="0037510C" w:rsidRPr="00903DBA" w:rsidRDefault="0037510C" w:rsidP="0037510C">
      <w:pPr>
        <w:pStyle w:val="Code"/>
        <w:rPr>
          <w:highlight w:val="white"/>
        </w:rPr>
      </w:pPr>
      <w:r w:rsidRPr="00903DBA">
        <w:rPr>
          <w:highlight w:val="white"/>
        </w:rPr>
        <w:t xml:space="preserve">              codeList.Add(new MiddleCode(MiddleOperator.</w:t>
      </w:r>
      <w:r w:rsidR="008E27F0" w:rsidRPr="00903DBA">
        <w:rPr>
          <w:highlight w:val="white"/>
        </w:rPr>
        <w:t>AssignInit</w:t>
      </w:r>
      <w:r w:rsidRPr="00903DBA">
        <w:rPr>
          <w:highlight w:val="white"/>
        </w:rPr>
        <w:t>,</w:t>
      </w:r>
    </w:p>
    <w:p w14:paraId="0532A1C7" w14:textId="5654AC7E" w:rsidR="0037510C" w:rsidRPr="00903DBA" w:rsidRDefault="0037510C" w:rsidP="0037510C">
      <w:pPr>
        <w:pStyle w:val="Code"/>
        <w:rPr>
          <w:highlight w:val="white"/>
        </w:rPr>
      </w:pPr>
      <w:r w:rsidRPr="00903DBA">
        <w:rPr>
          <w:highlight w:val="white"/>
        </w:rPr>
        <w:t xml:space="preserve">                                          toSymbol, fromExpression.Symbol));</w:t>
      </w:r>
    </w:p>
    <w:p w14:paraId="5A96D35E" w14:textId="77777777" w:rsidR="00DE5719" w:rsidRPr="00903DBA" w:rsidRDefault="00DE5719" w:rsidP="00DE5719">
      <w:pPr>
        <w:pStyle w:val="Code"/>
        <w:rPr>
          <w:highlight w:val="white"/>
        </w:rPr>
      </w:pPr>
      <w:r w:rsidRPr="00903DBA">
        <w:rPr>
          <w:highlight w:val="white"/>
        </w:rPr>
        <w:t xml:space="preserve">            }</w:t>
      </w:r>
    </w:p>
    <w:p w14:paraId="6737A1C6" w14:textId="77777777" w:rsidR="00DE5719" w:rsidRPr="00903DBA" w:rsidRDefault="00DE5719" w:rsidP="00DE5719">
      <w:pPr>
        <w:pStyle w:val="Code"/>
        <w:rPr>
          <w:highlight w:val="white"/>
        </w:rPr>
      </w:pPr>
    </w:p>
    <w:p w14:paraId="103C4EBD" w14:textId="77777777" w:rsidR="007B6ED0" w:rsidRPr="00903DBA" w:rsidRDefault="007B6ED0" w:rsidP="007B6ED0">
      <w:pPr>
        <w:pStyle w:val="Code"/>
        <w:rPr>
          <w:highlight w:val="white"/>
        </w:rPr>
      </w:pPr>
      <w:r w:rsidRPr="00903DBA">
        <w:rPr>
          <w:highlight w:val="white"/>
        </w:rPr>
        <w:t xml:space="preserve">            codeList.Add(new MiddleCode(MiddleOperator.Assign, toSymbol,</w:t>
      </w:r>
    </w:p>
    <w:p w14:paraId="74A5505F" w14:textId="77777777" w:rsidR="007B6ED0" w:rsidRPr="00903DBA" w:rsidRDefault="007B6ED0" w:rsidP="007B6ED0">
      <w:pPr>
        <w:pStyle w:val="Code"/>
        <w:rPr>
          <w:highlight w:val="white"/>
        </w:rPr>
      </w:pPr>
      <w:r w:rsidRPr="00903DBA">
        <w:rPr>
          <w:highlight w:val="white"/>
        </w:rPr>
        <w:t xml:space="preserve">                                        fromExpression.Symbol));</w:t>
      </w:r>
    </w:p>
    <w:p w14:paraId="050947B3" w14:textId="77777777" w:rsidR="007B6ED0" w:rsidRPr="00903DBA" w:rsidRDefault="007B6ED0" w:rsidP="007B6ED0">
      <w:pPr>
        <w:pStyle w:val="Code"/>
        <w:rPr>
          <w:highlight w:val="white"/>
        </w:rPr>
      </w:pPr>
      <w:r w:rsidRPr="00903DBA">
        <w:rPr>
          <w:highlight w:val="white"/>
        </w:rPr>
        <w:t xml:space="preserve">          }</w:t>
      </w:r>
    </w:p>
    <w:p w14:paraId="501042D1" w14:textId="77777777" w:rsidR="007B6ED0" w:rsidRPr="00903DBA" w:rsidRDefault="007B6ED0" w:rsidP="007B6ED0">
      <w:pPr>
        <w:pStyle w:val="Code"/>
        <w:rPr>
          <w:highlight w:val="white"/>
        </w:rPr>
      </w:pPr>
      <w:r w:rsidRPr="00903DBA">
        <w:rPr>
          <w:highlight w:val="white"/>
        </w:rPr>
        <w:t xml:space="preserve">        }</w:t>
      </w:r>
    </w:p>
    <w:p w14:paraId="1AE02CE3" w14:textId="20BE016D" w:rsidR="007B6ED0" w:rsidRPr="00903DBA" w:rsidRDefault="007B6ED0" w:rsidP="007B6ED0">
      <w:pPr>
        <w:pStyle w:val="Code"/>
        <w:rPr>
          <w:highlight w:val="white"/>
        </w:rPr>
      </w:pPr>
      <w:r w:rsidRPr="00903DBA">
        <w:rPr>
          <w:highlight w:val="white"/>
        </w:rPr>
        <w:t xml:space="preserve">      }</w:t>
      </w:r>
    </w:p>
    <w:p w14:paraId="34497A61" w14:textId="4C4DBE13" w:rsidR="00100FB0" w:rsidRPr="00903DBA" w:rsidRDefault="00C86E84" w:rsidP="00100FB0">
      <w:pPr>
        <w:rPr>
          <w:highlight w:val="white"/>
        </w:rPr>
      </w:pPr>
      <w:r w:rsidRPr="00903DBA">
        <w:rPr>
          <w:highlight w:val="white"/>
        </w:rPr>
        <w:t xml:space="preserve">If the initializer is not an expression is </w:t>
      </w:r>
      <w:r w:rsidR="00553C80" w:rsidRPr="00903DBA">
        <w:rPr>
          <w:highlight w:val="white"/>
        </w:rPr>
        <w:t>must be a list of expressions or other lists, recursively.</w:t>
      </w:r>
      <w:r w:rsidR="00440D8C" w:rsidRPr="00903DBA">
        <w:rPr>
          <w:highlight w:val="white"/>
        </w:rPr>
        <w:t xml:space="preserve"> In that case the type must be an array, a struct, or a union, since only arrays, structs, and unions can be initialized with a list.</w:t>
      </w:r>
    </w:p>
    <w:p w14:paraId="3A9FE95F" w14:textId="77777777" w:rsidR="007B6ED0" w:rsidRPr="00903DBA" w:rsidRDefault="007B6ED0" w:rsidP="007B6ED0">
      <w:pPr>
        <w:pStyle w:val="Code"/>
        <w:rPr>
          <w:highlight w:val="white"/>
        </w:rPr>
      </w:pPr>
      <w:r w:rsidRPr="00903DBA">
        <w:rPr>
          <w:highlight w:val="white"/>
        </w:rPr>
        <w:t xml:space="preserve">      else {</w:t>
      </w:r>
    </w:p>
    <w:p w14:paraId="23C8B68F" w14:textId="77777777" w:rsidR="007B6ED0" w:rsidRPr="00903DBA" w:rsidRDefault="007B6ED0" w:rsidP="007B6ED0">
      <w:pPr>
        <w:pStyle w:val="Code"/>
        <w:rPr>
          <w:highlight w:val="white"/>
        </w:rPr>
      </w:pPr>
      <w:r w:rsidRPr="00903DBA">
        <w:rPr>
          <w:highlight w:val="white"/>
        </w:rPr>
        <w:lastRenderedPageBreak/>
        <w:t xml:space="preserve">        Assert.Error(toType.IsArray() ||toType.IsStructOrUnion(),</w:t>
      </w:r>
    </w:p>
    <w:p w14:paraId="661045A4" w14:textId="77777777" w:rsidR="007B6ED0" w:rsidRPr="00903DBA" w:rsidRDefault="007B6ED0" w:rsidP="007B6ED0">
      <w:pPr>
        <w:pStyle w:val="Code"/>
        <w:rPr>
          <w:highlight w:val="white"/>
        </w:rPr>
      </w:pPr>
      <w:r w:rsidRPr="00903DBA">
        <w:rPr>
          <w:highlight w:val="white"/>
        </w:rPr>
        <w:t xml:space="preserve">                     toType, Message.</w:t>
      </w:r>
    </w:p>
    <w:p w14:paraId="194C9F8A" w14:textId="77777777" w:rsidR="007B6ED0" w:rsidRPr="00903DBA" w:rsidRDefault="007B6ED0" w:rsidP="007B6ED0">
      <w:pPr>
        <w:pStyle w:val="Code"/>
        <w:rPr>
          <w:highlight w:val="white"/>
        </w:rPr>
      </w:pPr>
      <w:r w:rsidRPr="00903DBA">
        <w:rPr>
          <w:highlight w:val="white"/>
        </w:rPr>
        <w:t xml:space="preserve">            Only_array_struct_or_union_can_be_initialized_by_a_list);</w:t>
      </w:r>
    </w:p>
    <w:p w14:paraId="2B912762" w14:textId="77777777" w:rsidR="007B6ED0" w:rsidRPr="00903DBA" w:rsidRDefault="007B6ED0" w:rsidP="007B6ED0">
      <w:pPr>
        <w:pStyle w:val="Code"/>
        <w:rPr>
          <w:highlight w:val="white"/>
        </w:rPr>
      </w:pPr>
      <w:r w:rsidRPr="00903DBA">
        <w:rPr>
          <w:highlight w:val="white"/>
        </w:rPr>
        <w:t xml:space="preserve">        List&lt;object&gt; fromList = (List&lt;object&gt;) fromInitializer;</w:t>
      </w:r>
    </w:p>
    <w:p w14:paraId="09AA2719" w14:textId="68865ABF" w:rsidR="00100FB0" w:rsidRPr="00903DBA" w:rsidRDefault="00100FB0" w:rsidP="00100FB0">
      <w:pPr>
        <w:rPr>
          <w:highlight w:val="white"/>
        </w:rPr>
      </w:pPr>
      <w:r w:rsidRPr="00903DBA">
        <w:rPr>
          <w:highlight w:val="white"/>
        </w:rPr>
        <w:t xml:space="preserve">If the type is an array, we set its size if it has not yet been defined or check that the list size does not exceed the array size if </w:t>
      </w:r>
      <w:r w:rsidR="00D758E8" w:rsidRPr="00903DBA">
        <w:rPr>
          <w:highlight w:val="white"/>
        </w:rPr>
        <w:t>the size</w:t>
      </w:r>
      <w:r w:rsidRPr="00903DBA">
        <w:rPr>
          <w:highlight w:val="white"/>
        </w:rPr>
        <w:t xml:space="preserve"> has been defined. Note that</w:t>
      </w:r>
      <w:r w:rsidR="00BF2017" w:rsidRPr="00903DBA">
        <w:rPr>
          <w:highlight w:val="white"/>
        </w:rPr>
        <w:t xml:space="preserve"> in the case of an array</w:t>
      </w:r>
      <w:r w:rsidRPr="00903DBA">
        <w:rPr>
          <w:highlight w:val="white"/>
        </w:rPr>
        <w:t xml:space="preserve"> we </w:t>
      </w:r>
      <w:r w:rsidR="00BF2017" w:rsidRPr="00903DBA">
        <w:rPr>
          <w:highlight w:val="white"/>
        </w:rPr>
        <w:t xml:space="preserve">do </w:t>
      </w:r>
      <w:r w:rsidRPr="00903DBA">
        <w:rPr>
          <w:highlight w:val="white"/>
        </w:rPr>
        <w:t>not add a terminating zero character.</w:t>
      </w:r>
    </w:p>
    <w:p w14:paraId="7F62C54F" w14:textId="77777777" w:rsidR="007B6ED0" w:rsidRPr="00903DBA" w:rsidRDefault="007B6ED0" w:rsidP="007B6ED0">
      <w:pPr>
        <w:pStyle w:val="Code"/>
        <w:rPr>
          <w:highlight w:val="white"/>
        </w:rPr>
      </w:pPr>
      <w:r w:rsidRPr="00903DBA">
        <w:rPr>
          <w:highlight w:val="white"/>
        </w:rPr>
        <w:t xml:space="preserve">        switch (toType.Sort) {</w:t>
      </w:r>
    </w:p>
    <w:p w14:paraId="0B386A4E" w14:textId="77777777" w:rsidR="007B6ED0" w:rsidRPr="00903DBA" w:rsidRDefault="007B6ED0" w:rsidP="007B6ED0">
      <w:pPr>
        <w:pStyle w:val="Code"/>
        <w:rPr>
          <w:highlight w:val="white"/>
        </w:rPr>
      </w:pPr>
      <w:r w:rsidRPr="00903DBA">
        <w:rPr>
          <w:highlight w:val="white"/>
        </w:rPr>
        <w:t xml:space="preserve">          case Sort.Array: {</w:t>
      </w:r>
    </w:p>
    <w:p w14:paraId="0E52D688" w14:textId="77777777" w:rsidR="007B6ED0" w:rsidRPr="00903DBA" w:rsidRDefault="007B6ED0" w:rsidP="007B6ED0">
      <w:pPr>
        <w:pStyle w:val="Code"/>
        <w:rPr>
          <w:highlight w:val="white"/>
        </w:rPr>
      </w:pPr>
      <w:r w:rsidRPr="00903DBA">
        <w:rPr>
          <w:highlight w:val="white"/>
        </w:rPr>
        <w:t xml:space="preserve">              fromList = ModifyInitializer.ModifyArray(toType, fromList);</w:t>
      </w:r>
    </w:p>
    <w:p w14:paraId="1AFCC89F" w14:textId="77777777" w:rsidR="007B6ED0" w:rsidRPr="00903DBA" w:rsidRDefault="007B6ED0" w:rsidP="007B6ED0">
      <w:pPr>
        <w:pStyle w:val="Code"/>
        <w:rPr>
          <w:highlight w:val="white"/>
        </w:rPr>
      </w:pPr>
    </w:p>
    <w:p w14:paraId="6EA92B7D" w14:textId="77777777" w:rsidR="007B6ED0" w:rsidRPr="00903DBA" w:rsidRDefault="007B6ED0" w:rsidP="007B6ED0">
      <w:pPr>
        <w:pStyle w:val="Code"/>
        <w:rPr>
          <w:highlight w:val="white"/>
        </w:rPr>
      </w:pPr>
      <w:r w:rsidRPr="00903DBA">
        <w:rPr>
          <w:highlight w:val="white"/>
        </w:rPr>
        <w:t xml:space="preserve">              if (toType.ArraySize == 0) {</w:t>
      </w:r>
    </w:p>
    <w:p w14:paraId="6AF64F4C" w14:textId="77777777" w:rsidR="007B6ED0" w:rsidRPr="00903DBA" w:rsidRDefault="007B6ED0" w:rsidP="007B6ED0">
      <w:pPr>
        <w:pStyle w:val="Code"/>
        <w:rPr>
          <w:highlight w:val="white"/>
        </w:rPr>
      </w:pPr>
      <w:r w:rsidRPr="00903DBA">
        <w:rPr>
          <w:highlight w:val="white"/>
        </w:rPr>
        <w:t xml:space="preserve">                toType.ArraySize = fromList.Count;</w:t>
      </w:r>
    </w:p>
    <w:p w14:paraId="064CFE3D" w14:textId="77777777" w:rsidR="007B6ED0" w:rsidRPr="00903DBA" w:rsidRDefault="007B6ED0" w:rsidP="007B6ED0">
      <w:pPr>
        <w:pStyle w:val="Code"/>
        <w:rPr>
          <w:highlight w:val="white"/>
        </w:rPr>
      </w:pPr>
      <w:r w:rsidRPr="00903DBA">
        <w:rPr>
          <w:highlight w:val="white"/>
        </w:rPr>
        <w:t xml:space="preserve">              }</w:t>
      </w:r>
    </w:p>
    <w:p w14:paraId="52C225BA" w14:textId="77777777" w:rsidR="007B6ED0" w:rsidRPr="00903DBA" w:rsidRDefault="007B6ED0" w:rsidP="007B6ED0">
      <w:pPr>
        <w:pStyle w:val="Code"/>
        <w:rPr>
          <w:highlight w:val="white"/>
        </w:rPr>
      </w:pPr>
      <w:r w:rsidRPr="00903DBA">
        <w:rPr>
          <w:highlight w:val="white"/>
        </w:rPr>
        <w:t xml:space="preserve">              else {</w:t>
      </w:r>
    </w:p>
    <w:p w14:paraId="7D2E39EB" w14:textId="77777777" w:rsidR="007B6ED0" w:rsidRPr="00903DBA" w:rsidRDefault="007B6ED0" w:rsidP="007B6ED0">
      <w:pPr>
        <w:pStyle w:val="Code"/>
        <w:rPr>
          <w:highlight w:val="white"/>
        </w:rPr>
      </w:pPr>
      <w:r w:rsidRPr="00903DBA">
        <w:rPr>
          <w:highlight w:val="white"/>
        </w:rPr>
        <w:t xml:space="preserve">                Assert.Error(fromList.Count &lt;= toType.ArraySize,</w:t>
      </w:r>
    </w:p>
    <w:p w14:paraId="7170D50B" w14:textId="77777777" w:rsidR="007B6ED0" w:rsidRPr="00903DBA" w:rsidRDefault="007B6ED0" w:rsidP="007B6ED0">
      <w:pPr>
        <w:pStyle w:val="Code"/>
        <w:rPr>
          <w:highlight w:val="white"/>
        </w:rPr>
      </w:pPr>
      <w:r w:rsidRPr="00903DBA">
        <w:rPr>
          <w:highlight w:val="white"/>
        </w:rPr>
        <w:t xml:space="preserve">                             toType, Message.Too_many_initializers);</w:t>
      </w:r>
    </w:p>
    <w:p w14:paraId="10A9FDC3" w14:textId="77777777" w:rsidR="007B6ED0" w:rsidRPr="00903DBA" w:rsidRDefault="007B6ED0" w:rsidP="007B6ED0">
      <w:pPr>
        <w:pStyle w:val="Code"/>
        <w:rPr>
          <w:highlight w:val="white"/>
        </w:rPr>
      </w:pPr>
      <w:r w:rsidRPr="00903DBA">
        <w:rPr>
          <w:highlight w:val="white"/>
        </w:rPr>
        <w:t xml:space="preserve">              }</w:t>
      </w:r>
    </w:p>
    <w:p w14:paraId="09A09B05" w14:textId="17285B1A" w:rsidR="00BF2017" w:rsidRPr="00903DBA" w:rsidRDefault="00BF2017" w:rsidP="00BF2017">
      <w:pPr>
        <w:rPr>
          <w:highlight w:val="white"/>
        </w:rPr>
      </w:pPr>
      <w:r w:rsidRPr="00903DBA">
        <w:rPr>
          <w:highlight w:val="white"/>
        </w:rPr>
        <w:t>We iterate through the list and</w:t>
      </w:r>
      <w:r w:rsidR="008A0668" w:rsidRPr="00903DBA">
        <w:rPr>
          <w:highlight w:val="white"/>
        </w:rPr>
        <w:t>, for each element in the list, define a symbol for the array index and</w:t>
      </w:r>
      <w:r w:rsidRPr="00903DBA">
        <w:rPr>
          <w:highlight w:val="white"/>
        </w:rPr>
        <w:t xml:space="preserve"> </w:t>
      </w:r>
      <w:r w:rsidR="001232B1" w:rsidRPr="00903DBA">
        <w:rPr>
          <w:highlight w:val="white"/>
        </w:rPr>
        <w:t xml:space="preserve">call </w:t>
      </w:r>
      <w:r w:rsidR="001232B1" w:rsidRPr="00903DBA">
        <w:rPr>
          <w:rStyle w:val="KeyWord0"/>
          <w:highlight w:val="white"/>
        </w:rPr>
        <w:t>GenerateAuto</w:t>
      </w:r>
      <w:r w:rsidR="001232B1" w:rsidRPr="00903DBA">
        <w:rPr>
          <w:highlight w:val="white"/>
        </w:rPr>
        <w:t xml:space="preserve"> </w:t>
      </w:r>
      <w:r w:rsidR="00DD65E5" w:rsidRPr="00903DBA">
        <w:rPr>
          <w:highlight w:val="white"/>
        </w:rPr>
        <w:t>recursively</w:t>
      </w:r>
      <w:r w:rsidR="00820184" w:rsidRPr="00903DBA">
        <w:rPr>
          <w:highlight w:val="white"/>
        </w:rPr>
        <w:t>, so that potential sub list are properly processed</w:t>
      </w:r>
      <w:r w:rsidRPr="00903DBA">
        <w:rPr>
          <w:highlight w:val="white"/>
        </w:rPr>
        <w:t>.</w:t>
      </w:r>
      <w:r w:rsidR="008A0668" w:rsidRPr="00903DBA">
        <w:rPr>
          <w:highlight w:val="white"/>
        </w:rPr>
        <w:t xml:space="preserve"> </w:t>
      </w:r>
      <w:r w:rsidR="00C7188A" w:rsidRPr="00903DBA">
        <w:rPr>
          <w:highlight w:val="white"/>
        </w:rPr>
        <w:t>If the list does not cover the whole array, the remaining part of the array remain</w:t>
      </w:r>
      <w:r w:rsidR="00571CA9" w:rsidRPr="00903DBA">
        <w:rPr>
          <w:highlight w:val="white"/>
        </w:rPr>
        <w:t>s</w:t>
      </w:r>
      <w:r w:rsidR="00C7188A" w:rsidRPr="00903DBA">
        <w:rPr>
          <w:highlight w:val="white"/>
        </w:rPr>
        <w:t xml:space="preserve"> uninitialized. </w:t>
      </w:r>
      <w:r w:rsidR="008A0668" w:rsidRPr="00903DBA">
        <w:rPr>
          <w:highlight w:val="white"/>
        </w:rPr>
        <w:t xml:space="preserve">The offset </w:t>
      </w:r>
      <w:r w:rsidR="002F05C6" w:rsidRPr="00903DBA">
        <w:rPr>
          <w:highlight w:val="white"/>
        </w:rPr>
        <w:t xml:space="preserve">of each index symbol is sum of the offset of the symbol and the offset of the index symbol. Note that we must multiply the index of the array with the size of the array type to </w:t>
      </w:r>
      <w:r w:rsidR="009C380C" w:rsidRPr="00903DBA">
        <w:rPr>
          <w:highlight w:val="white"/>
        </w:rPr>
        <w:t xml:space="preserve">determine the correct index. However, it is not strictly necessary give the index symbol a name. That is for readability reasons only. </w:t>
      </w:r>
    </w:p>
    <w:p w14:paraId="0A0C9C91" w14:textId="77777777" w:rsidR="007B6ED0" w:rsidRPr="00903DBA" w:rsidRDefault="007B6ED0" w:rsidP="007B6ED0">
      <w:pPr>
        <w:pStyle w:val="Code"/>
        <w:rPr>
          <w:highlight w:val="white"/>
        </w:rPr>
      </w:pPr>
      <w:r w:rsidRPr="00903DBA">
        <w:rPr>
          <w:highlight w:val="white"/>
        </w:rPr>
        <w:t xml:space="preserve">              for (int index = 0; index &lt; fromList.Count; ++index) {</w:t>
      </w:r>
    </w:p>
    <w:p w14:paraId="20DF27F1" w14:textId="7A3FA5A0" w:rsidR="007B6ED0" w:rsidRPr="00903DBA" w:rsidRDefault="007B6ED0" w:rsidP="007B6ED0">
      <w:pPr>
        <w:pStyle w:val="Code"/>
        <w:rPr>
          <w:highlight w:val="white"/>
        </w:rPr>
      </w:pPr>
      <w:r w:rsidRPr="00903DBA">
        <w:rPr>
          <w:highlight w:val="white"/>
        </w:rPr>
        <w:t xml:space="preserve">                Symbol </w:t>
      </w:r>
      <w:r w:rsidR="008A0668" w:rsidRPr="00903DBA">
        <w:rPr>
          <w:highlight w:val="white"/>
        </w:rPr>
        <w:t>indexSymbol</w:t>
      </w:r>
      <w:r w:rsidRPr="00903DBA">
        <w:rPr>
          <w:highlight w:val="white"/>
        </w:rPr>
        <w:t xml:space="preserve"> = new Symbol(toType.ArrayType);</w:t>
      </w:r>
    </w:p>
    <w:p w14:paraId="2C0C040C" w14:textId="7C26586C" w:rsidR="007B6ED0" w:rsidRPr="00903DBA" w:rsidRDefault="007B6ED0" w:rsidP="007B6ED0">
      <w:pPr>
        <w:pStyle w:val="Code"/>
        <w:rPr>
          <w:highlight w:val="white"/>
        </w:rPr>
      </w:pPr>
      <w:r w:rsidRPr="00903DBA">
        <w:rPr>
          <w:highlight w:val="white"/>
        </w:rPr>
        <w:t xml:space="preserve">                </w:t>
      </w:r>
      <w:r w:rsidR="008A0668" w:rsidRPr="00903DBA">
        <w:rPr>
          <w:highlight w:val="white"/>
        </w:rPr>
        <w:t>indexSymbol</w:t>
      </w:r>
      <w:r w:rsidRPr="00903DBA">
        <w:rPr>
          <w:highlight w:val="white"/>
        </w:rPr>
        <w:t>.Offset = toSymbol.Offset +</w:t>
      </w:r>
    </w:p>
    <w:p w14:paraId="6403FC60" w14:textId="77777777" w:rsidR="007B6ED0" w:rsidRPr="00903DBA" w:rsidRDefault="007B6ED0" w:rsidP="007B6ED0">
      <w:pPr>
        <w:pStyle w:val="Code"/>
        <w:rPr>
          <w:highlight w:val="white"/>
        </w:rPr>
      </w:pPr>
      <w:r w:rsidRPr="00903DBA">
        <w:rPr>
          <w:highlight w:val="white"/>
        </w:rPr>
        <w:t xml:space="preserve">                                   (index * toType.ArrayType.Size());</w:t>
      </w:r>
    </w:p>
    <w:p w14:paraId="07F5DBAD" w14:textId="3B519F06" w:rsidR="007B6ED0" w:rsidRPr="00903DBA" w:rsidRDefault="007B6ED0" w:rsidP="007B6ED0">
      <w:pPr>
        <w:pStyle w:val="Code"/>
        <w:rPr>
          <w:highlight w:val="white"/>
        </w:rPr>
      </w:pPr>
      <w:r w:rsidRPr="00903DBA">
        <w:rPr>
          <w:highlight w:val="white"/>
        </w:rPr>
        <w:t xml:space="preserve">                </w:t>
      </w:r>
      <w:r w:rsidR="008A0668" w:rsidRPr="00903DBA">
        <w:rPr>
          <w:highlight w:val="white"/>
        </w:rPr>
        <w:t>indexSymbol</w:t>
      </w:r>
      <w:r w:rsidRPr="00903DBA">
        <w:rPr>
          <w:highlight w:val="white"/>
        </w:rPr>
        <w:t>.Name = toSymbol.Name + "[" + index + "]";</w:t>
      </w:r>
    </w:p>
    <w:p w14:paraId="7DF9256E" w14:textId="6E6FDAB8" w:rsidR="007B6ED0" w:rsidRPr="00903DBA" w:rsidRDefault="007B6ED0" w:rsidP="007B6ED0">
      <w:pPr>
        <w:pStyle w:val="Code"/>
        <w:rPr>
          <w:highlight w:val="white"/>
        </w:rPr>
      </w:pPr>
      <w:r w:rsidRPr="00903DBA">
        <w:rPr>
          <w:highlight w:val="white"/>
        </w:rPr>
        <w:t xml:space="preserve">                codeList.AddRange(GenerateAuto(</w:t>
      </w:r>
      <w:r w:rsidR="008A0668" w:rsidRPr="00903DBA">
        <w:rPr>
          <w:highlight w:val="white"/>
        </w:rPr>
        <w:t>indexSymbol</w:t>
      </w:r>
      <w:r w:rsidRPr="00903DBA">
        <w:rPr>
          <w:highlight w:val="white"/>
        </w:rPr>
        <w:t>, fromList[index]));</w:t>
      </w:r>
    </w:p>
    <w:p w14:paraId="5A1DE5E5" w14:textId="77777777" w:rsidR="007B6ED0" w:rsidRPr="00903DBA" w:rsidRDefault="007B6ED0" w:rsidP="007B6ED0">
      <w:pPr>
        <w:pStyle w:val="Code"/>
        <w:rPr>
          <w:highlight w:val="white"/>
        </w:rPr>
      </w:pPr>
      <w:r w:rsidRPr="00903DBA">
        <w:rPr>
          <w:highlight w:val="white"/>
        </w:rPr>
        <w:t xml:space="preserve">              }</w:t>
      </w:r>
    </w:p>
    <w:p w14:paraId="480962A0" w14:textId="77777777" w:rsidR="007B6ED0" w:rsidRPr="00903DBA" w:rsidRDefault="007B6ED0" w:rsidP="007B6ED0">
      <w:pPr>
        <w:pStyle w:val="Code"/>
        <w:rPr>
          <w:highlight w:val="white"/>
        </w:rPr>
      </w:pPr>
      <w:r w:rsidRPr="00903DBA">
        <w:rPr>
          <w:highlight w:val="white"/>
        </w:rPr>
        <w:t xml:space="preserve">            }</w:t>
      </w:r>
    </w:p>
    <w:p w14:paraId="2B196533" w14:textId="77777777" w:rsidR="007B6ED0" w:rsidRPr="00903DBA" w:rsidRDefault="007B6ED0" w:rsidP="007B6ED0">
      <w:pPr>
        <w:pStyle w:val="Code"/>
        <w:rPr>
          <w:highlight w:val="white"/>
        </w:rPr>
      </w:pPr>
      <w:r w:rsidRPr="00903DBA">
        <w:rPr>
          <w:highlight w:val="white"/>
        </w:rPr>
        <w:t xml:space="preserve">            break;</w:t>
      </w:r>
    </w:p>
    <w:p w14:paraId="2F39B19B" w14:textId="327210FE" w:rsidR="00FF05E1" w:rsidRPr="00903DBA" w:rsidRDefault="00494434" w:rsidP="005801D8">
      <w:pPr>
        <w:rPr>
          <w:highlight w:val="white"/>
        </w:rPr>
      </w:pPr>
      <w:r w:rsidRPr="00903DBA">
        <w:rPr>
          <w:highlight w:val="white"/>
        </w:rPr>
        <w:t>In case of a struct</w:t>
      </w:r>
      <w:r w:rsidR="00225EE9" w:rsidRPr="00903DBA">
        <w:rPr>
          <w:highlight w:val="white"/>
        </w:rPr>
        <w:t xml:space="preserve"> or a union</w:t>
      </w:r>
      <w:r w:rsidRPr="00903DBA">
        <w:rPr>
          <w:highlight w:val="white"/>
        </w:rPr>
        <w:t>, we</w:t>
      </w:r>
      <w:r w:rsidR="00EA615C" w:rsidRPr="00903DBA">
        <w:rPr>
          <w:highlight w:val="white"/>
        </w:rPr>
        <w:t xml:space="preserve"> check that </w:t>
      </w:r>
      <w:r w:rsidR="005801D8" w:rsidRPr="00903DBA">
        <w:rPr>
          <w:highlight w:val="white"/>
        </w:rPr>
        <w:t xml:space="preserve">the list size does not exceed </w:t>
      </w:r>
      <w:r w:rsidR="00225EE9" w:rsidRPr="00903DBA">
        <w:rPr>
          <w:highlight w:val="white"/>
        </w:rPr>
        <w:t xml:space="preserve">its allowed size. In case of a struct, the list size must not exceed the number of struct members. In case of a union, the list must hold exactly on element. </w:t>
      </w:r>
    </w:p>
    <w:p w14:paraId="7210C983" w14:textId="77777777" w:rsidR="007B6ED0" w:rsidRPr="00903DBA" w:rsidRDefault="007B6ED0" w:rsidP="007B6ED0">
      <w:pPr>
        <w:pStyle w:val="Code"/>
        <w:rPr>
          <w:highlight w:val="white"/>
        </w:rPr>
      </w:pPr>
      <w:r w:rsidRPr="00903DBA">
        <w:rPr>
          <w:highlight w:val="white"/>
        </w:rPr>
        <w:t xml:space="preserve">          case Sort.Struct:</w:t>
      </w:r>
    </w:p>
    <w:p w14:paraId="090F8EBE" w14:textId="77777777" w:rsidR="007B6ED0" w:rsidRPr="00903DBA" w:rsidRDefault="007B6ED0" w:rsidP="007B6ED0">
      <w:pPr>
        <w:pStyle w:val="Code"/>
        <w:rPr>
          <w:highlight w:val="white"/>
        </w:rPr>
      </w:pPr>
      <w:r w:rsidRPr="00903DBA">
        <w:rPr>
          <w:highlight w:val="white"/>
        </w:rPr>
        <w:t xml:space="preserve">          case Sort.Union: {</w:t>
      </w:r>
    </w:p>
    <w:p w14:paraId="34E3D515" w14:textId="4447FBB5" w:rsidR="007B6ED0" w:rsidRPr="00903DBA" w:rsidRDefault="007B6ED0" w:rsidP="007B6ED0">
      <w:pPr>
        <w:pStyle w:val="Code"/>
        <w:rPr>
          <w:highlight w:val="white"/>
        </w:rPr>
      </w:pPr>
      <w:r w:rsidRPr="00903DBA">
        <w:rPr>
          <w:highlight w:val="white"/>
        </w:rPr>
        <w:t xml:space="preserve">              </w:t>
      </w:r>
      <w:r w:rsidR="006E0330" w:rsidRPr="00903DBA">
        <w:rPr>
          <w:highlight w:val="white"/>
        </w:rPr>
        <w:t>List</w:t>
      </w:r>
      <w:r w:rsidRPr="00903DBA">
        <w:rPr>
          <w:highlight w:val="white"/>
        </w:rPr>
        <w:t>&lt;Symbol&gt; member</w:t>
      </w:r>
      <w:r w:rsidR="006E0330" w:rsidRPr="00903DBA">
        <w:rPr>
          <w:highlight w:val="white"/>
        </w:rPr>
        <w:t>List</w:t>
      </w:r>
      <w:r w:rsidRPr="00903DBA">
        <w:rPr>
          <w:highlight w:val="white"/>
        </w:rPr>
        <w:t xml:space="preserve"> = toType.Member</w:t>
      </w:r>
      <w:r w:rsidR="006E0330" w:rsidRPr="00903DBA">
        <w:rPr>
          <w:highlight w:val="white"/>
        </w:rPr>
        <w:t>List</w:t>
      </w:r>
      <w:r w:rsidRPr="00903DBA">
        <w:rPr>
          <w:highlight w:val="white"/>
        </w:rPr>
        <w:t>;</w:t>
      </w:r>
    </w:p>
    <w:p w14:paraId="407D4856" w14:textId="77777777" w:rsidR="00106572" w:rsidRPr="00903DBA" w:rsidRDefault="007B6ED0" w:rsidP="007B6ED0">
      <w:pPr>
        <w:pStyle w:val="Code"/>
        <w:rPr>
          <w:highlight w:val="white"/>
        </w:rPr>
      </w:pPr>
      <w:r w:rsidRPr="00903DBA">
        <w:rPr>
          <w:highlight w:val="white"/>
        </w:rPr>
        <w:t xml:space="preserve">              Assert.Error((toType.IsStruct() &amp;&amp;</w:t>
      </w:r>
    </w:p>
    <w:p w14:paraId="23725A1A" w14:textId="6B72153B" w:rsidR="007B6ED0" w:rsidRPr="00903DBA" w:rsidRDefault="00106572" w:rsidP="007B6ED0">
      <w:pPr>
        <w:pStyle w:val="Code"/>
        <w:rPr>
          <w:highlight w:val="white"/>
        </w:rPr>
      </w:pPr>
      <w:r w:rsidRPr="00903DBA">
        <w:rPr>
          <w:highlight w:val="white"/>
        </w:rPr>
        <w:t xml:space="preserve">                           </w:t>
      </w:r>
      <w:r w:rsidR="007B6ED0" w:rsidRPr="00903DBA">
        <w:rPr>
          <w:highlight w:val="white"/>
        </w:rPr>
        <w:t xml:space="preserve">(fromList.Count &lt;= </w:t>
      </w:r>
      <w:r w:rsidR="007D49B1" w:rsidRPr="00903DBA">
        <w:rPr>
          <w:highlight w:val="white"/>
        </w:rPr>
        <w:t>memberList</w:t>
      </w:r>
      <w:r w:rsidR="007B6ED0" w:rsidRPr="00903DBA">
        <w:rPr>
          <w:highlight w:val="white"/>
        </w:rPr>
        <w:t>.Count)) ||</w:t>
      </w:r>
    </w:p>
    <w:p w14:paraId="74F75841" w14:textId="77777777" w:rsidR="007B6ED0" w:rsidRPr="00903DBA" w:rsidRDefault="007B6ED0" w:rsidP="007B6ED0">
      <w:pPr>
        <w:pStyle w:val="Code"/>
        <w:rPr>
          <w:highlight w:val="white"/>
        </w:rPr>
      </w:pPr>
      <w:r w:rsidRPr="00903DBA">
        <w:rPr>
          <w:highlight w:val="white"/>
        </w:rPr>
        <w:t xml:space="preserve">                           (toType.IsUnion() &amp;&amp; (fromList.Count == 1)),</w:t>
      </w:r>
    </w:p>
    <w:p w14:paraId="5001BA63" w14:textId="77777777" w:rsidR="007B6ED0" w:rsidRPr="00903DBA" w:rsidRDefault="007B6ED0" w:rsidP="007B6ED0">
      <w:pPr>
        <w:pStyle w:val="Code"/>
        <w:rPr>
          <w:highlight w:val="white"/>
        </w:rPr>
      </w:pPr>
      <w:r w:rsidRPr="00903DBA">
        <w:rPr>
          <w:highlight w:val="white"/>
        </w:rPr>
        <w:t xml:space="preserve">                           toType, Message.Too_many_initializers);</w:t>
      </w:r>
    </w:p>
    <w:p w14:paraId="5F583E49" w14:textId="2CEE7288" w:rsidR="00677109" w:rsidRPr="00903DBA" w:rsidRDefault="00677109" w:rsidP="00677109">
      <w:pPr>
        <w:rPr>
          <w:highlight w:val="white"/>
        </w:rPr>
      </w:pPr>
      <w:r w:rsidRPr="00903DBA">
        <w:rPr>
          <w:highlight w:val="white"/>
        </w:rPr>
        <w:t>Like the array case, we iterate through the list</w:t>
      </w:r>
      <w:r w:rsidR="00B20995" w:rsidRPr="00903DBA">
        <w:rPr>
          <w:highlight w:val="white"/>
        </w:rPr>
        <w:t xml:space="preserve"> and, for each element</w:t>
      </w:r>
      <w:r w:rsidR="00820184" w:rsidRPr="00903DBA">
        <w:rPr>
          <w:highlight w:val="white"/>
        </w:rPr>
        <w:t xml:space="preserve"> in the list</w:t>
      </w:r>
      <w:r w:rsidR="00B20995" w:rsidRPr="00903DBA">
        <w:rPr>
          <w:highlight w:val="white"/>
        </w:rPr>
        <w:t>,</w:t>
      </w:r>
      <w:r w:rsidR="00820184" w:rsidRPr="00903DBA">
        <w:rPr>
          <w:highlight w:val="white"/>
        </w:rPr>
        <w:t xml:space="preserve"> </w:t>
      </w:r>
      <w:r w:rsidRPr="00903DBA">
        <w:rPr>
          <w:highlight w:val="white"/>
        </w:rPr>
        <w:t>create a symbol for</w:t>
      </w:r>
      <w:r w:rsidR="00820184" w:rsidRPr="00903DBA">
        <w:rPr>
          <w:highlight w:val="white"/>
        </w:rPr>
        <w:t xml:space="preserve"> the member and </w:t>
      </w:r>
      <w:r w:rsidRPr="00903DBA">
        <w:rPr>
          <w:highlight w:val="white"/>
        </w:rPr>
        <w:t xml:space="preserve">call </w:t>
      </w:r>
      <w:r w:rsidRPr="00903DBA">
        <w:rPr>
          <w:rStyle w:val="KeyWord0"/>
          <w:highlight w:val="white"/>
        </w:rPr>
        <w:t>GenerateAuto</w:t>
      </w:r>
      <w:r w:rsidRPr="00903DBA">
        <w:rPr>
          <w:highlight w:val="white"/>
        </w:rPr>
        <w:t xml:space="preserve"> recursively, so that potential sub </w:t>
      </w:r>
      <w:r w:rsidR="003A0389" w:rsidRPr="00903DBA">
        <w:rPr>
          <w:highlight w:val="white"/>
        </w:rPr>
        <w:t>list</w:t>
      </w:r>
      <w:r w:rsidR="002B0FF8" w:rsidRPr="00903DBA">
        <w:rPr>
          <w:highlight w:val="white"/>
        </w:rPr>
        <w:t>s</w:t>
      </w:r>
      <w:r w:rsidR="003A0389" w:rsidRPr="00903DBA">
        <w:rPr>
          <w:highlight w:val="white"/>
        </w:rPr>
        <w:t xml:space="preserve"> </w:t>
      </w:r>
      <w:r w:rsidR="00820184" w:rsidRPr="00903DBA">
        <w:rPr>
          <w:highlight w:val="white"/>
        </w:rPr>
        <w:t>are</w:t>
      </w:r>
      <w:r w:rsidRPr="00903DBA">
        <w:rPr>
          <w:highlight w:val="white"/>
        </w:rPr>
        <w:t xml:space="preserve"> properly processed.</w:t>
      </w:r>
      <w:r w:rsidR="00983017" w:rsidRPr="00903DBA">
        <w:rPr>
          <w:highlight w:val="white"/>
        </w:rPr>
        <w:t xml:space="preserve"> The offset of each member symbol is the sum of the offset of the struct or union and the member.</w:t>
      </w:r>
    </w:p>
    <w:p w14:paraId="6D1DD64D" w14:textId="4B9CE69C" w:rsidR="007B6ED0" w:rsidRPr="00903DBA" w:rsidRDefault="007B6ED0" w:rsidP="007B6ED0">
      <w:pPr>
        <w:pStyle w:val="Code"/>
        <w:rPr>
          <w:highlight w:val="white"/>
        </w:rPr>
      </w:pPr>
      <w:r w:rsidRPr="00903DBA">
        <w:rPr>
          <w:highlight w:val="white"/>
        </w:rPr>
        <w:t xml:space="preserve">              IEnumerator&lt;Symbol&gt; enumerator =</w:t>
      </w:r>
      <w:r w:rsidR="00B320E8" w:rsidRPr="00903DBA">
        <w:rPr>
          <w:highlight w:val="white"/>
        </w:rPr>
        <w:t xml:space="preserve"> </w:t>
      </w:r>
      <w:r w:rsidRPr="00903DBA">
        <w:rPr>
          <w:highlight w:val="white"/>
        </w:rPr>
        <w:t>member</w:t>
      </w:r>
      <w:r w:rsidR="00B320E8" w:rsidRPr="00903DBA">
        <w:rPr>
          <w:highlight w:val="white"/>
        </w:rPr>
        <w:t>List</w:t>
      </w:r>
      <w:r w:rsidRPr="00903DBA">
        <w:rPr>
          <w:highlight w:val="white"/>
        </w:rPr>
        <w:t>.GetEnumerator();</w:t>
      </w:r>
    </w:p>
    <w:p w14:paraId="2CB32D34" w14:textId="77777777" w:rsidR="007B6ED0" w:rsidRPr="00903DBA" w:rsidRDefault="007B6ED0" w:rsidP="007B6ED0">
      <w:pPr>
        <w:pStyle w:val="Code"/>
        <w:rPr>
          <w:highlight w:val="white"/>
        </w:rPr>
      </w:pPr>
      <w:r w:rsidRPr="00903DBA">
        <w:rPr>
          <w:highlight w:val="white"/>
        </w:rPr>
        <w:t xml:space="preserve">              foreach (object fromInitializor in fromList) {</w:t>
      </w:r>
    </w:p>
    <w:p w14:paraId="70D9E6A6" w14:textId="77777777" w:rsidR="007B6ED0" w:rsidRPr="00903DBA" w:rsidRDefault="007B6ED0" w:rsidP="007B6ED0">
      <w:pPr>
        <w:pStyle w:val="Code"/>
        <w:rPr>
          <w:highlight w:val="white"/>
        </w:rPr>
      </w:pPr>
      <w:r w:rsidRPr="00903DBA">
        <w:rPr>
          <w:highlight w:val="white"/>
        </w:rPr>
        <w:t xml:space="preserve">                enumerator.MoveNext();</w:t>
      </w:r>
    </w:p>
    <w:p w14:paraId="7272686F" w14:textId="77777777" w:rsidR="007B6ED0" w:rsidRPr="00903DBA" w:rsidRDefault="007B6ED0" w:rsidP="007B6ED0">
      <w:pPr>
        <w:pStyle w:val="Code"/>
        <w:rPr>
          <w:highlight w:val="white"/>
        </w:rPr>
      </w:pPr>
      <w:r w:rsidRPr="00903DBA">
        <w:rPr>
          <w:highlight w:val="white"/>
        </w:rPr>
        <w:lastRenderedPageBreak/>
        <w:t xml:space="preserve">                Symbol memberSymbol = enumerator.Current;</w:t>
      </w:r>
    </w:p>
    <w:p w14:paraId="2A1D6D86" w14:textId="7AC2C76D" w:rsidR="007B6ED0" w:rsidRPr="00903DBA" w:rsidRDefault="007B6ED0" w:rsidP="007B6ED0">
      <w:pPr>
        <w:pStyle w:val="Code"/>
        <w:rPr>
          <w:highlight w:val="white"/>
        </w:rPr>
      </w:pPr>
      <w:r w:rsidRPr="00903DBA">
        <w:rPr>
          <w:highlight w:val="white"/>
        </w:rPr>
        <w:t xml:space="preserve">                Symbol subSymbol = new Symbol(memberSymbol.Type);</w:t>
      </w:r>
    </w:p>
    <w:p w14:paraId="45FF899E" w14:textId="77777777" w:rsidR="007B6ED0" w:rsidRPr="00903DBA" w:rsidRDefault="007B6ED0" w:rsidP="007B6ED0">
      <w:pPr>
        <w:pStyle w:val="Code"/>
        <w:rPr>
          <w:highlight w:val="white"/>
        </w:rPr>
      </w:pPr>
      <w:r w:rsidRPr="00903DBA">
        <w:rPr>
          <w:highlight w:val="white"/>
        </w:rPr>
        <w:t xml:space="preserve">                subSymbol.Name = toSymbol.Name + "." + memberSymbol.Name;</w:t>
      </w:r>
    </w:p>
    <w:p w14:paraId="774F475D" w14:textId="77777777" w:rsidR="007B6ED0" w:rsidRPr="00903DBA" w:rsidRDefault="007B6ED0" w:rsidP="007B6ED0">
      <w:pPr>
        <w:pStyle w:val="Code"/>
        <w:rPr>
          <w:highlight w:val="white"/>
        </w:rPr>
      </w:pPr>
      <w:r w:rsidRPr="00903DBA">
        <w:rPr>
          <w:highlight w:val="white"/>
        </w:rPr>
        <w:t xml:space="preserve">                subSymbol.Offset = toSymbol.Offset + memberSymbol.Offset;</w:t>
      </w:r>
    </w:p>
    <w:p w14:paraId="3771BA3D" w14:textId="77777777" w:rsidR="007B6ED0" w:rsidRPr="00903DBA" w:rsidRDefault="007B6ED0" w:rsidP="007B6ED0">
      <w:pPr>
        <w:pStyle w:val="Code"/>
        <w:rPr>
          <w:highlight w:val="white"/>
        </w:rPr>
      </w:pPr>
      <w:r w:rsidRPr="00903DBA">
        <w:rPr>
          <w:highlight w:val="white"/>
        </w:rPr>
        <w:t xml:space="preserve">                codeList.AddRange(GenerateAuto(subSymbol, fromInitializor));</w:t>
      </w:r>
    </w:p>
    <w:p w14:paraId="21028EF4" w14:textId="77777777" w:rsidR="007B6ED0" w:rsidRPr="00903DBA" w:rsidRDefault="007B6ED0" w:rsidP="007B6ED0">
      <w:pPr>
        <w:pStyle w:val="Code"/>
        <w:rPr>
          <w:highlight w:val="white"/>
        </w:rPr>
      </w:pPr>
      <w:r w:rsidRPr="00903DBA">
        <w:rPr>
          <w:highlight w:val="white"/>
        </w:rPr>
        <w:t xml:space="preserve">              }</w:t>
      </w:r>
    </w:p>
    <w:p w14:paraId="7A32E37B" w14:textId="77777777" w:rsidR="007B6ED0" w:rsidRPr="00903DBA" w:rsidRDefault="007B6ED0" w:rsidP="007B6ED0">
      <w:pPr>
        <w:pStyle w:val="Code"/>
        <w:rPr>
          <w:highlight w:val="white"/>
        </w:rPr>
      </w:pPr>
      <w:r w:rsidRPr="00903DBA">
        <w:rPr>
          <w:highlight w:val="white"/>
        </w:rPr>
        <w:t xml:space="preserve">            }</w:t>
      </w:r>
    </w:p>
    <w:p w14:paraId="0D4DD268" w14:textId="77777777" w:rsidR="007B6ED0" w:rsidRPr="00903DBA" w:rsidRDefault="007B6ED0" w:rsidP="007B6ED0">
      <w:pPr>
        <w:pStyle w:val="Code"/>
        <w:rPr>
          <w:highlight w:val="white"/>
        </w:rPr>
      </w:pPr>
      <w:r w:rsidRPr="00903DBA">
        <w:rPr>
          <w:highlight w:val="white"/>
        </w:rPr>
        <w:t xml:space="preserve">            break;</w:t>
      </w:r>
    </w:p>
    <w:p w14:paraId="7D8DA8D5" w14:textId="77777777" w:rsidR="007B6ED0" w:rsidRPr="00903DBA" w:rsidRDefault="007B6ED0" w:rsidP="007B6ED0">
      <w:pPr>
        <w:pStyle w:val="Code"/>
        <w:rPr>
          <w:highlight w:val="white"/>
        </w:rPr>
      </w:pPr>
      <w:r w:rsidRPr="00903DBA">
        <w:rPr>
          <w:highlight w:val="white"/>
        </w:rPr>
        <w:t xml:space="preserve">        }</w:t>
      </w:r>
    </w:p>
    <w:p w14:paraId="3E92F767" w14:textId="77777777" w:rsidR="007B6ED0" w:rsidRPr="00903DBA" w:rsidRDefault="007B6ED0" w:rsidP="007B6ED0">
      <w:pPr>
        <w:pStyle w:val="Code"/>
        <w:rPr>
          <w:highlight w:val="white"/>
        </w:rPr>
      </w:pPr>
      <w:r w:rsidRPr="00903DBA">
        <w:rPr>
          <w:highlight w:val="white"/>
        </w:rPr>
        <w:t xml:space="preserve">      }</w:t>
      </w:r>
    </w:p>
    <w:p w14:paraId="272A065B" w14:textId="77777777" w:rsidR="007B6ED0" w:rsidRPr="00903DBA" w:rsidRDefault="007B6ED0" w:rsidP="007B6ED0">
      <w:pPr>
        <w:pStyle w:val="Code"/>
        <w:rPr>
          <w:highlight w:val="white"/>
        </w:rPr>
      </w:pPr>
    </w:p>
    <w:p w14:paraId="1242A608" w14:textId="77777777" w:rsidR="007B6ED0" w:rsidRPr="00903DBA" w:rsidRDefault="007B6ED0" w:rsidP="007B6ED0">
      <w:pPr>
        <w:pStyle w:val="Code"/>
        <w:rPr>
          <w:highlight w:val="white"/>
        </w:rPr>
      </w:pPr>
      <w:r w:rsidRPr="00903DBA">
        <w:rPr>
          <w:highlight w:val="white"/>
        </w:rPr>
        <w:t xml:space="preserve">      return codeList;</w:t>
      </w:r>
    </w:p>
    <w:p w14:paraId="21E833A3" w14:textId="77777777" w:rsidR="007B6ED0" w:rsidRPr="00903DBA" w:rsidRDefault="007B6ED0" w:rsidP="007B6ED0">
      <w:pPr>
        <w:pStyle w:val="Code"/>
        <w:rPr>
          <w:highlight w:val="white"/>
        </w:rPr>
      </w:pPr>
      <w:r w:rsidRPr="00903DBA">
        <w:rPr>
          <w:highlight w:val="white"/>
        </w:rPr>
        <w:t xml:space="preserve">    }</w:t>
      </w:r>
    </w:p>
    <w:p w14:paraId="6411A691" w14:textId="77777777" w:rsidR="007B6ED0" w:rsidRPr="00903DBA" w:rsidRDefault="007B6ED0" w:rsidP="007B6ED0">
      <w:pPr>
        <w:pStyle w:val="Code"/>
        <w:rPr>
          <w:highlight w:val="white"/>
        </w:rPr>
      </w:pPr>
      <w:r w:rsidRPr="00903DBA">
        <w:rPr>
          <w:highlight w:val="white"/>
        </w:rPr>
        <w:t xml:space="preserve">  }</w:t>
      </w:r>
    </w:p>
    <w:p w14:paraId="7B97B3DD" w14:textId="142FE4EA" w:rsidR="007B6ED0" w:rsidRPr="00903DBA" w:rsidRDefault="007B6ED0" w:rsidP="007B6ED0">
      <w:pPr>
        <w:pStyle w:val="Code"/>
        <w:rPr>
          <w:highlight w:val="white"/>
        </w:rPr>
      </w:pPr>
      <w:r w:rsidRPr="00903DBA">
        <w:rPr>
          <w:highlight w:val="white"/>
        </w:rPr>
        <w:t>}</w:t>
      </w:r>
    </w:p>
    <w:p w14:paraId="658046EB" w14:textId="77777777" w:rsidR="0083315B" w:rsidRPr="00903DBA" w:rsidRDefault="0083315B">
      <w:pPr>
        <w:pStyle w:val="Rubrik3"/>
        <w:numPr>
          <w:ilvl w:val="2"/>
          <w:numId w:val="171"/>
        </w:numPr>
        <w:rPr>
          <w:ins w:id="394" w:author="Stefan Bjornander" w:date="2015-04-25T17:29:00Z"/>
        </w:rPr>
        <w:pPrChange w:id="395" w:author="Stefan Bjornander" w:date="2015-04-25T17:29:00Z">
          <w:pPr>
            <w:pStyle w:val="Code"/>
          </w:pPr>
        </w:pPrChange>
      </w:pPr>
      <w:bookmarkStart w:id="396" w:name="_Toc57656055"/>
      <w:ins w:id="397" w:author="Stefan Bjornander" w:date="2015-04-25T17:28:00Z">
        <w:r w:rsidRPr="00903DBA">
          <w:t xml:space="preserve">Static </w:t>
        </w:r>
      </w:ins>
      <w:r w:rsidRPr="00903DBA">
        <w:t>Initialization</w:t>
      </w:r>
      <w:bookmarkEnd w:id="396"/>
    </w:p>
    <w:p w14:paraId="052D947E" w14:textId="77777777" w:rsidR="0083315B" w:rsidRPr="00903DBA" w:rsidRDefault="0083315B" w:rsidP="0083315B">
      <w:ins w:id="398" w:author="Stefan Bjornander" w:date="2015-04-25T17:29:00Z">
        <w:r w:rsidRPr="00903DBA">
          <w:t xml:space="preserve">Static </w:t>
        </w:r>
      </w:ins>
      <w:r w:rsidRPr="00903DBA">
        <w:t>initialization</w:t>
      </w:r>
      <w:ins w:id="399" w:author="Stefan Bjornander" w:date="2015-04-25T17:29:00Z">
        <w:r w:rsidRPr="00903DBA">
          <w:t xml:space="preserve"> occurs when a static variable </w:t>
        </w:r>
      </w:ins>
      <w:r w:rsidRPr="00903DBA">
        <w:t>becomes</w:t>
      </w:r>
      <w:ins w:id="400" w:author="Stefan Bjornander" w:date="2015-04-25T17:29:00Z">
        <w:r w:rsidRPr="00903DBA">
          <w:t xml:space="preserve"> </w:t>
        </w:r>
      </w:ins>
      <w:r w:rsidRPr="00903DBA">
        <w:t>initialized</w:t>
      </w:r>
      <w:ins w:id="401" w:author="Stefan Bjornander" w:date="2015-04-25T17:29:00Z">
        <w:r w:rsidRPr="00903DBA">
          <w:t>.</w:t>
        </w:r>
      </w:ins>
      <w:ins w:id="402" w:author="Stefan Bjornander" w:date="2015-04-25T17:32:00Z">
        <w:r w:rsidRPr="00903DBA">
          <w:t xml:space="preserve"> The </w:t>
        </w:r>
      </w:ins>
      <w:r w:rsidRPr="00903DBA">
        <w:t>initialization</w:t>
      </w:r>
      <w:ins w:id="403" w:author="Stefan Bjornander" w:date="2015-04-25T17:32:00Z">
        <w:r w:rsidRPr="00903DBA">
          <w:t xml:space="preserve"> value has to be constant and known at compile time. No code is generated, instead a m</w:t>
        </w:r>
      </w:ins>
      <w:r w:rsidRPr="00903DBA">
        <w:t>e</w:t>
      </w:r>
      <w:ins w:id="404" w:author="Stefan Bjornander" w:date="2015-04-25T17:32:00Z">
        <w:r w:rsidRPr="00903DBA">
          <w:t>mory block holding the value is created.</w:t>
        </w:r>
      </w:ins>
    </w:p>
    <w:p w14:paraId="3EC9B7BF" w14:textId="259B01D0" w:rsidR="00662829" w:rsidRPr="00903DBA" w:rsidRDefault="00662829" w:rsidP="00662829">
      <w:pPr>
        <w:rPr>
          <w:highlight w:val="white"/>
        </w:rPr>
      </w:pPr>
      <w:r w:rsidRPr="00903DBA">
        <w:rPr>
          <w:highlight w:val="white"/>
        </w:rPr>
        <w:t xml:space="preserve">The </w:t>
      </w:r>
      <w:r w:rsidRPr="00903DBA">
        <w:rPr>
          <w:rStyle w:val="KeyWord0"/>
          <w:highlight w:val="white"/>
        </w:rPr>
        <w:t>GenerateStaticInitializer</w:t>
      </w:r>
      <w:r w:rsidRPr="00903DBA">
        <w:rPr>
          <w:highlight w:val="white"/>
        </w:rPr>
        <w:t xml:space="preserve"> class basically performs the same</w:t>
      </w:r>
      <w:r w:rsidR="00917F92" w:rsidRPr="00903DBA">
        <w:rPr>
          <w:highlight w:val="white"/>
        </w:rPr>
        <w:t xml:space="preserve"> </w:t>
      </w:r>
      <w:r w:rsidRPr="00903DBA">
        <w:rPr>
          <w:highlight w:val="white"/>
        </w:rPr>
        <w:t xml:space="preserve">task as the </w:t>
      </w:r>
      <w:r w:rsidRPr="00903DBA">
        <w:rPr>
          <w:rStyle w:val="KeyWord0"/>
          <w:highlight w:val="white"/>
        </w:rPr>
        <w:t>GenerateAutoInitializer</w:t>
      </w:r>
      <w:r w:rsidRPr="00903DBA">
        <w:rPr>
          <w:highlight w:val="white"/>
        </w:rPr>
        <w:t xml:space="preserve"> class</w:t>
      </w:r>
      <w:r w:rsidR="00127EBC">
        <w:rPr>
          <w:highlight w:val="white"/>
        </w:rPr>
        <w:t xml:space="preserve"> above</w:t>
      </w:r>
      <w:r w:rsidRPr="00903DBA">
        <w:rPr>
          <w:highlight w:val="white"/>
        </w:rPr>
        <w:t xml:space="preserve">: </w:t>
      </w:r>
      <w:r w:rsidR="00A34462" w:rsidRPr="00903DBA">
        <w:rPr>
          <w:highlight w:val="white"/>
        </w:rPr>
        <w:t>it interprets</w:t>
      </w:r>
      <w:r w:rsidR="000F68A5" w:rsidRPr="00903DBA">
        <w:rPr>
          <w:highlight w:val="white"/>
        </w:rPr>
        <w:t xml:space="preserve"> the</w:t>
      </w:r>
      <w:r w:rsidR="00A34462" w:rsidRPr="00903DBA">
        <w:rPr>
          <w:highlight w:val="white"/>
        </w:rPr>
        <w:t xml:space="preserve"> </w:t>
      </w:r>
      <w:r w:rsidR="00887961" w:rsidRPr="00903DBA">
        <w:rPr>
          <w:highlight w:val="white"/>
        </w:rPr>
        <w:t>initialization an</w:t>
      </w:r>
      <w:r w:rsidR="003B544E" w:rsidRPr="00903DBA">
        <w:rPr>
          <w:highlight w:val="white"/>
        </w:rPr>
        <w:t>d</w:t>
      </w:r>
      <w:r w:rsidR="00887961" w:rsidRPr="00903DBA">
        <w:rPr>
          <w:highlight w:val="white"/>
        </w:rPr>
        <w:t xml:space="preserve"> compare </w:t>
      </w:r>
      <w:r w:rsidR="003B544E" w:rsidRPr="00903DBA">
        <w:rPr>
          <w:highlight w:val="white"/>
        </w:rPr>
        <w:t>it</w:t>
      </w:r>
      <w:r w:rsidR="00887961" w:rsidRPr="00903DBA">
        <w:rPr>
          <w:highlight w:val="white"/>
        </w:rPr>
        <w:t xml:space="preserve"> to the defined type. However, </w:t>
      </w:r>
      <w:r w:rsidR="00AE10A3" w:rsidRPr="00903DBA">
        <w:rPr>
          <w:highlight w:val="white"/>
        </w:rPr>
        <w:t>i</w:t>
      </w:r>
      <w:r w:rsidR="00887961" w:rsidRPr="00903DBA">
        <w:rPr>
          <w:highlight w:val="white"/>
        </w:rPr>
        <w:t>t does not generate assignment instruction, but rather initialization</w:t>
      </w:r>
      <w:r w:rsidR="003D6961" w:rsidRPr="00903DBA">
        <w:rPr>
          <w:highlight w:val="white"/>
        </w:rPr>
        <w:t xml:space="preserve"> instructions. One difference compared to the auto initialization case is that </w:t>
      </w:r>
      <w:r w:rsidR="00DD21F4" w:rsidRPr="00903DBA">
        <w:rPr>
          <w:highlight w:val="white"/>
        </w:rPr>
        <w:t xml:space="preserve">if the array, struct, or union is not completely initialized we </w:t>
      </w:r>
      <w:r w:rsidR="003D6961" w:rsidRPr="00903DBA">
        <w:rPr>
          <w:highlight w:val="white"/>
        </w:rPr>
        <w:t xml:space="preserve">need </w:t>
      </w:r>
      <w:r w:rsidR="00661C14">
        <w:rPr>
          <w:highlight w:val="white"/>
        </w:rPr>
        <w:t>add zeros for</w:t>
      </w:r>
      <w:r w:rsidR="003D6961" w:rsidRPr="00903DBA">
        <w:rPr>
          <w:highlight w:val="white"/>
        </w:rPr>
        <w:t xml:space="preserve"> the remaining part</w:t>
      </w:r>
      <w:r w:rsidR="00887961" w:rsidRPr="00903DBA">
        <w:rPr>
          <w:highlight w:val="white"/>
        </w:rPr>
        <w:t>.</w:t>
      </w:r>
    </w:p>
    <w:p w14:paraId="303DAF97" w14:textId="561A01F3" w:rsidR="00E03072" w:rsidRPr="00903DBA" w:rsidRDefault="00E03072" w:rsidP="00E03072">
      <w:pPr>
        <w:pStyle w:val="CodeHeader"/>
      </w:pPr>
      <w:r w:rsidRPr="00903DBA">
        <w:rPr>
          <w:highlight w:val="white"/>
        </w:rPr>
        <w:t>GenerateStatic</w:t>
      </w:r>
      <w:r w:rsidR="002F35C1" w:rsidRPr="00903DBA">
        <w:rPr>
          <w:highlight w:val="white"/>
        </w:rPr>
        <w:t>Initializer</w:t>
      </w:r>
      <w:r w:rsidRPr="00903DBA">
        <w:t>.cs</w:t>
      </w:r>
    </w:p>
    <w:p w14:paraId="51A6F82D" w14:textId="77777777" w:rsidR="00517768" w:rsidRPr="00903DBA" w:rsidRDefault="00517768" w:rsidP="00673567">
      <w:pPr>
        <w:pStyle w:val="Code"/>
        <w:rPr>
          <w:highlight w:val="white"/>
        </w:rPr>
      </w:pPr>
      <w:r w:rsidRPr="00903DBA">
        <w:rPr>
          <w:highlight w:val="white"/>
        </w:rPr>
        <w:t>using System.Collections.Generic;</w:t>
      </w:r>
    </w:p>
    <w:p w14:paraId="0D8BB4FC" w14:textId="77777777" w:rsidR="00517768" w:rsidRPr="00903DBA" w:rsidRDefault="00517768" w:rsidP="00673567">
      <w:pPr>
        <w:pStyle w:val="Code"/>
        <w:rPr>
          <w:highlight w:val="white"/>
        </w:rPr>
      </w:pPr>
    </w:p>
    <w:p w14:paraId="43AAEAD5" w14:textId="77777777" w:rsidR="00517768" w:rsidRPr="00903DBA" w:rsidRDefault="00517768" w:rsidP="00673567">
      <w:pPr>
        <w:pStyle w:val="Code"/>
        <w:rPr>
          <w:highlight w:val="white"/>
        </w:rPr>
      </w:pPr>
      <w:r w:rsidRPr="00903DBA">
        <w:rPr>
          <w:highlight w:val="white"/>
        </w:rPr>
        <w:t>namespace CCompiler {</w:t>
      </w:r>
    </w:p>
    <w:p w14:paraId="0EFFCB91" w14:textId="77777777" w:rsidR="00517768" w:rsidRPr="00903DBA" w:rsidRDefault="00517768" w:rsidP="00673567">
      <w:pPr>
        <w:pStyle w:val="Code"/>
        <w:rPr>
          <w:highlight w:val="white"/>
        </w:rPr>
      </w:pPr>
      <w:r w:rsidRPr="00903DBA">
        <w:rPr>
          <w:highlight w:val="white"/>
        </w:rPr>
        <w:t xml:space="preserve">  public class GenerateStaticInitializer {</w:t>
      </w:r>
    </w:p>
    <w:p w14:paraId="06313985" w14:textId="77777777" w:rsidR="00517768" w:rsidRPr="00903DBA" w:rsidRDefault="00517768" w:rsidP="00673567">
      <w:pPr>
        <w:pStyle w:val="Code"/>
        <w:rPr>
          <w:highlight w:val="white"/>
        </w:rPr>
      </w:pPr>
      <w:r w:rsidRPr="00903DBA">
        <w:rPr>
          <w:highlight w:val="white"/>
        </w:rPr>
        <w:t xml:space="preserve">    public static List&lt;MiddleCode&gt; GenerateStatic(Type toType,</w:t>
      </w:r>
    </w:p>
    <w:p w14:paraId="29784D81" w14:textId="77777777" w:rsidR="00517768" w:rsidRPr="00903DBA" w:rsidRDefault="00517768" w:rsidP="00673567">
      <w:pPr>
        <w:pStyle w:val="Code"/>
        <w:rPr>
          <w:highlight w:val="white"/>
        </w:rPr>
      </w:pPr>
      <w:r w:rsidRPr="00903DBA">
        <w:rPr>
          <w:highlight w:val="white"/>
        </w:rPr>
        <w:t xml:space="preserve">                                                  object fromInitializer) {</w:t>
      </w:r>
    </w:p>
    <w:p w14:paraId="07420B75" w14:textId="77777777" w:rsidR="00517768" w:rsidRPr="00903DBA" w:rsidRDefault="00517768" w:rsidP="00673567">
      <w:pPr>
        <w:pStyle w:val="Code"/>
        <w:rPr>
          <w:highlight w:val="white"/>
        </w:rPr>
      </w:pPr>
      <w:r w:rsidRPr="00903DBA">
        <w:rPr>
          <w:highlight w:val="white"/>
        </w:rPr>
        <w:t xml:space="preserve">      Assert.ErrorXXX((fromInitializer is Expression) ||</w:t>
      </w:r>
    </w:p>
    <w:p w14:paraId="0BBE46D2" w14:textId="77777777" w:rsidR="00517768" w:rsidRPr="00903DBA" w:rsidRDefault="00517768" w:rsidP="00673567">
      <w:pPr>
        <w:pStyle w:val="Code"/>
        <w:rPr>
          <w:highlight w:val="white"/>
        </w:rPr>
      </w:pPr>
      <w:r w:rsidRPr="00903DBA">
        <w:rPr>
          <w:highlight w:val="white"/>
        </w:rPr>
        <w:t xml:space="preserve">                    (fromInitializer is List&lt;object&gt;));</w:t>
      </w:r>
    </w:p>
    <w:p w14:paraId="1DAFAC6D" w14:textId="7F752104" w:rsidR="00517768" w:rsidRPr="00903DBA" w:rsidRDefault="00517768" w:rsidP="00673567">
      <w:pPr>
        <w:pStyle w:val="Code"/>
        <w:rPr>
          <w:highlight w:val="white"/>
        </w:rPr>
      </w:pPr>
      <w:r w:rsidRPr="00903DBA">
        <w:rPr>
          <w:highlight w:val="white"/>
        </w:rPr>
        <w:t xml:space="preserve">      List&lt;MiddleCode&gt; </w:t>
      </w:r>
      <w:r w:rsidR="005F341E" w:rsidRPr="00903DBA">
        <w:rPr>
          <w:highlight w:val="white"/>
        </w:rPr>
        <w:t>codeList</w:t>
      </w:r>
      <w:r w:rsidRPr="00903DBA">
        <w:rPr>
          <w:highlight w:val="white"/>
        </w:rPr>
        <w:t xml:space="preserve"> = new List&lt;MiddleCode&gt;();</w:t>
      </w:r>
    </w:p>
    <w:p w14:paraId="777685AB" w14:textId="3CAF382C" w:rsidR="00517768" w:rsidRPr="00903DBA" w:rsidRDefault="00123417" w:rsidP="00123417">
      <w:pPr>
        <w:rPr>
          <w:highlight w:val="white"/>
        </w:rPr>
      </w:pPr>
      <w:r w:rsidRPr="00903DBA">
        <w:rPr>
          <w:highlight w:val="white"/>
        </w:rPr>
        <w:t>If the initializer is an expression</w:t>
      </w:r>
      <w:r w:rsidR="00120E9D" w:rsidRPr="00903DBA">
        <w:rPr>
          <w:highlight w:val="white"/>
        </w:rPr>
        <w:t>,</w:t>
      </w:r>
      <w:r w:rsidRPr="00903DBA">
        <w:rPr>
          <w:highlight w:val="white"/>
        </w:rPr>
        <w:t xml:space="preserve"> we </w:t>
      </w:r>
      <w:r w:rsidR="006864DA" w:rsidRPr="00903DBA">
        <w:rPr>
          <w:highlight w:val="white"/>
        </w:rPr>
        <w:t>have t</w:t>
      </w:r>
      <w:r w:rsidR="00910EBC" w:rsidRPr="00903DBA">
        <w:rPr>
          <w:highlight w:val="white"/>
        </w:rPr>
        <w:t>wo special</w:t>
      </w:r>
      <w:r w:rsidR="006864DA" w:rsidRPr="00903DBA">
        <w:rPr>
          <w:highlight w:val="white"/>
        </w:rPr>
        <w:t xml:space="preserve"> cases</w:t>
      </w:r>
      <w:r w:rsidR="00120E9D" w:rsidRPr="00903DBA">
        <w:rPr>
          <w:highlight w:val="white"/>
        </w:rPr>
        <w:t xml:space="preserve">: </w:t>
      </w:r>
      <w:r w:rsidR="006864DA" w:rsidRPr="00903DBA">
        <w:rPr>
          <w:highlight w:val="white"/>
        </w:rPr>
        <w:t>that the defined type is a character array and the initializer is a string</w:t>
      </w:r>
      <w:r w:rsidR="00120E9D" w:rsidRPr="00903DBA">
        <w:rPr>
          <w:highlight w:val="white"/>
        </w:rPr>
        <w:t xml:space="preserve">, the defined type is a pointer and the initializer is an array, a function, or a string. </w:t>
      </w:r>
    </w:p>
    <w:p w14:paraId="18F2FA8B" w14:textId="77777777" w:rsidR="00517768" w:rsidRPr="00903DBA" w:rsidRDefault="00517768" w:rsidP="00673567">
      <w:pPr>
        <w:pStyle w:val="Code"/>
        <w:rPr>
          <w:highlight w:val="white"/>
        </w:rPr>
      </w:pPr>
      <w:r w:rsidRPr="00903DBA">
        <w:rPr>
          <w:highlight w:val="white"/>
        </w:rPr>
        <w:t xml:space="preserve">      if (fromInitializer is Expression) {</w:t>
      </w:r>
    </w:p>
    <w:p w14:paraId="3C825F11" w14:textId="77777777" w:rsidR="00517768" w:rsidRPr="00903DBA" w:rsidRDefault="00517768" w:rsidP="00673567">
      <w:pPr>
        <w:pStyle w:val="Code"/>
        <w:rPr>
          <w:highlight w:val="white"/>
        </w:rPr>
      </w:pPr>
      <w:r w:rsidRPr="00903DBA">
        <w:rPr>
          <w:highlight w:val="white"/>
        </w:rPr>
        <w:t xml:space="preserve">        Expression fromExpression = (Expression) fromInitializer;</w:t>
      </w:r>
    </w:p>
    <w:p w14:paraId="7085EE55" w14:textId="77777777" w:rsidR="00517768" w:rsidRPr="00903DBA" w:rsidRDefault="00517768" w:rsidP="00673567">
      <w:pPr>
        <w:pStyle w:val="Code"/>
        <w:rPr>
          <w:highlight w:val="white"/>
        </w:rPr>
      </w:pPr>
      <w:r w:rsidRPr="00903DBA">
        <w:rPr>
          <w:highlight w:val="white"/>
        </w:rPr>
        <w:t xml:space="preserve">        Symbol fromSymbol = fromExpression.Symbol;</w:t>
      </w:r>
    </w:p>
    <w:p w14:paraId="5D1526F1" w14:textId="77777777" w:rsidR="00517768" w:rsidRPr="00903DBA" w:rsidRDefault="00517768" w:rsidP="00673567">
      <w:pPr>
        <w:pStyle w:val="Code"/>
        <w:rPr>
          <w:highlight w:val="white"/>
        </w:rPr>
      </w:pPr>
      <w:r w:rsidRPr="00903DBA">
        <w:rPr>
          <w:highlight w:val="white"/>
        </w:rPr>
        <w:t xml:space="preserve">        Assert.Error(fromSymbol.IsExternOrStatic(), fromSymbol,</w:t>
      </w:r>
    </w:p>
    <w:p w14:paraId="0F83D354" w14:textId="77777777" w:rsidR="00517768" w:rsidRPr="00903DBA" w:rsidRDefault="00517768" w:rsidP="00673567">
      <w:pPr>
        <w:pStyle w:val="Code"/>
        <w:rPr>
          <w:highlight w:val="white"/>
        </w:rPr>
      </w:pPr>
      <w:r w:rsidRPr="00903DBA">
        <w:rPr>
          <w:highlight w:val="white"/>
        </w:rPr>
        <w:t xml:space="preserve">                     Message.Non__static_initializer);</w:t>
      </w:r>
    </w:p>
    <w:p w14:paraId="4F4F06F2" w14:textId="77777777" w:rsidR="00517768" w:rsidRPr="00903DBA" w:rsidRDefault="00517768" w:rsidP="00673567">
      <w:pPr>
        <w:pStyle w:val="Code"/>
        <w:rPr>
          <w:highlight w:val="white"/>
        </w:rPr>
      </w:pPr>
      <w:r w:rsidRPr="00903DBA">
        <w:rPr>
          <w:highlight w:val="white"/>
        </w:rPr>
        <w:t xml:space="preserve">        Type fromType = fromSymbol.Type;</w:t>
      </w:r>
    </w:p>
    <w:p w14:paraId="068FA628" w14:textId="131F876D" w:rsidR="00120E9D" w:rsidRPr="00903DBA" w:rsidRDefault="00E4376D" w:rsidP="00120E9D">
      <w:pPr>
        <w:rPr>
          <w:highlight w:val="white"/>
        </w:rPr>
      </w:pPr>
      <w:r w:rsidRPr="00903DBA">
        <w:rPr>
          <w:highlight w:val="white"/>
        </w:rPr>
        <w:t xml:space="preserve">If the </w:t>
      </w:r>
      <w:r w:rsidR="00120E9D" w:rsidRPr="00903DBA">
        <w:rPr>
          <w:highlight w:val="white"/>
        </w:rPr>
        <w:t>defined type is a character array and the initializer is a string</w:t>
      </w:r>
      <w:r w:rsidR="0030571A" w:rsidRPr="00903DBA">
        <w:rPr>
          <w:highlight w:val="white"/>
        </w:rPr>
        <w:t>, we first check the size of the string. If the array size is undefined</w:t>
      </w:r>
      <w:r w:rsidR="001C2A70" w:rsidRPr="00903DBA">
        <w:rPr>
          <w:highlight w:val="white"/>
        </w:rPr>
        <w:t xml:space="preserve">, </w:t>
      </w:r>
      <w:r w:rsidR="0030571A" w:rsidRPr="00903DBA">
        <w:rPr>
          <w:highlight w:val="white"/>
        </w:rPr>
        <w:t>we set its size to the</w:t>
      </w:r>
      <w:r w:rsidR="008F298C" w:rsidRPr="00903DBA">
        <w:rPr>
          <w:highlight w:val="white"/>
        </w:rPr>
        <w:t xml:space="preserve"> size of the string, plus one for the terminating zero-chara</w:t>
      </w:r>
      <w:r w:rsidR="00EF63CF" w:rsidRPr="00903DBA">
        <w:rPr>
          <w:highlight w:val="white"/>
        </w:rPr>
        <w:t>c</w:t>
      </w:r>
      <w:r w:rsidR="008F298C" w:rsidRPr="00903DBA">
        <w:rPr>
          <w:highlight w:val="white"/>
        </w:rPr>
        <w:t>ter.</w:t>
      </w:r>
      <w:r w:rsidR="001C2A70" w:rsidRPr="00903DBA">
        <w:rPr>
          <w:highlight w:val="white"/>
        </w:rPr>
        <w:t xml:space="preserve"> If the array size is defined, we check that the string (including the terminating zer</w:t>
      </w:r>
      <w:r w:rsidR="00EF63CF" w:rsidRPr="00903DBA">
        <w:rPr>
          <w:highlight w:val="white"/>
        </w:rPr>
        <w:t>o</w:t>
      </w:r>
      <w:r w:rsidR="001C2A70" w:rsidRPr="00903DBA">
        <w:rPr>
          <w:highlight w:val="white"/>
        </w:rPr>
        <w:t>-character) fits withing the array.</w:t>
      </w:r>
    </w:p>
    <w:p w14:paraId="3654FD23" w14:textId="77777777" w:rsidR="00673567" w:rsidRPr="00903DBA" w:rsidRDefault="00517768" w:rsidP="00673567">
      <w:pPr>
        <w:pStyle w:val="Code"/>
        <w:rPr>
          <w:highlight w:val="white"/>
        </w:rPr>
      </w:pPr>
      <w:r w:rsidRPr="00903DBA">
        <w:rPr>
          <w:highlight w:val="white"/>
        </w:rPr>
        <w:t xml:space="preserve">        if (toType.IsArray() &amp;&amp; toType.ArrayType.IsChar() &amp;&amp;</w:t>
      </w:r>
    </w:p>
    <w:p w14:paraId="5CD47C44" w14:textId="1E754D97" w:rsidR="00517768" w:rsidRPr="00903DBA" w:rsidRDefault="00673567" w:rsidP="00673567">
      <w:pPr>
        <w:pStyle w:val="Code"/>
        <w:rPr>
          <w:highlight w:val="white"/>
        </w:rPr>
      </w:pPr>
      <w:r w:rsidRPr="00903DBA">
        <w:rPr>
          <w:highlight w:val="white"/>
        </w:rPr>
        <w:t xml:space="preserve">           </w:t>
      </w:r>
      <w:r w:rsidR="00517768" w:rsidRPr="00903DBA">
        <w:rPr>
          <w:highlight w:val="white"/>
        </w:rPr>
        <w:t xml:space="preserve"> fromType.IsString()) {</w:t>
      </w:r>
    </w:p>
    <w:p w14:paraId="5EB02BF8" w14:textId="77777777" w:rsidR="00517768" w:rsidRPr="00903DBA" w:rsidRDefault="00517768" w:rsidP="00673567">
      <w:pPr>
        <w:pStyle w:val="Code"/>
        <w:rPr>
          <w:highlight w:val="white"/>
        </w:rPr>
      </w:pPr>
      <w:r w:rsidRPr="00903DBA">
        <w:rPr>
          <w:highlight w:val="white"/>
        </w:rPr>
        <w:t xml:space="preserve">          string text = (string) fromSymbol.Value;</w:t>
      </w:r>
    </w:p>
    <w:p w14:paraId="2793BF2F" w14:textId="09E977DA" w:rsidR="00517768" w:rsidRPr="00903DBA" w:rsidRDefault="00517768" w:rsidP="00CC3E91">
      <w:pPr>
        <w:rPr>
          <w:highlight w:val="white"/>
        </w:rPr>
      </w:pPr>
      <w:r w:rsidRPr="00903DBA">
        <w:rPr>
          <w:highlight w:val="white"/>
        </w:rPr>
        <w:lastRenderedPageBreak/>
        <w:t xml:space="preserve"> </w:t>
      </w:r>
      <w:r w:rsidR="00CC3E91" w:rsidRPr="00903DBA">
        <w:rPr>
          <w:highlight w:val="white"/>
        </w:rPr>
        <w:t>Note that we add space for an extra character, the terminating zero-character.</w:t>
      </w:r>
    </w:p>
    <w:p w14:paraId="6A1A2BBD" w14:textId="77777777" w:rsidR="00517768" w:rsidRPr="00903DBA" w:rsidRDefault="00517768" w:rsidP="00673567">
      <w:pPr>
        <w:pStyle w:val="Code"/>
        <w:rPr>
          <w:highlight w:val="white"/>
        </w:rPr>
      </w:pPr>
      <w:r w:rsidRPr="00903DBA">
        <w:rPr>
          <w:highlight w:val="white"/>
        </w:rPr>
        <w:t xml:space="preserve">          if (toType.ArraySize == 0) {</w:t>
      </w:r>
    </w:p>
    <w:p w14:paraId="090CDE4F" w14:textId="77777777" w:rsidR="00517768" w:rsidRPr="00903DBA" w:rsidRDefault="00517768" w:rsidP="00673567">
      <w:pPr>
        <w:pStyle w:val="Code"/>
        <w:rPr>
          <w:highlight w:val="white"/>
        </w:rPr>
      </w:pPr>
      <w:r w:rsidRPr="00903DBA">
        <w:rPr>
          <w:highlight w:val="white"/>
        </w:rPr>
        <w:t xml:space="preserve">            toType.ArraySize = text.Length + 1;</w:t>
      </w:r>
    </w:p>
    <w:p w14:paraId="4DB93EB6" w14:textId="77777777" w:rsidR="00517768" w:rsidRPr="00903DBA" w:rsidRDefault="00517768" w:rsidP="00673567">
      <w:pPr>
        <w:pStyle w:val="Code"/>
        <w:rPr>
          <w:highlight w:val="white"/>
        </w:rPr>
      </w:pPr>
      <w:r w:rsidRPr="00903DBA">
        <w:rPr>
          <w:highlight w:val="white"/>
        </w:rPr>
        <w:t xml:space="preserve">          }</w:t>
      </w:r>
    </w:p>
    <w:p w14:paraId="43B9CC76" w14:textId="77777777" w:rsidR="00F63E4A" w:rsidRPr="00903DBA" w:rsidRDefault="006314C7" w:rsidP="006314C7">
      <w:pPr>
        <w:rPr>
          <w:highlight w:val="white"/>
        </w:rPr>
      </w:pPr>
      <w:r w:rsidRPr="00903DBA">
        <w:rPr>
          <w:highlight w:val="white"/>
        </w:rPr>
        <w:t xml:space="preserve">Note that the string length must be strictly less than the </w:t>
      </w:r>
      <w:r w:rsidR="00F63E4A" w:rsidRPr="00903DBA">
        <w:rPr>
          <w:highlight w:val="white"/>
        </w:rPr>
        <w:t>array size, for the terminating zero-character to fit in the string.</w:t>
      </w:r>
    </w:p>
    <w:p w14:paraId="56A7A6EE" w14:textId="77777777" w:rsidR="00517768" w:rsidRPr="00903DBA" w:rsidRDefault="00517768" w:rsidP="00673567">
      <w:pPr>
        <w:pStyle w:val="Code"/>
        <w:rPr>
          <w:highlight w:val="white"/>
        </w:rPr>
      </w:pPr>
      <w:r w:rsidRPr="00903DBA">
        <w:rPr>
          <w:highlight w:val="white"/>
        </w:rPr>
        <w:t xml:space="preserve">          else {</w:t>
      </w:r>
    </w:p>
    <w:p w14:paraId="78BBD7FE" w14:textId="77777777" w:rsidR="00517768" w:rsidRPr="00903DBA" w:rsidRDefault="00517768" w:rsidP="00673567">
      <w:pPr>
        <w:pStyle w:val="Code"/>
        <w:rPr>
          <w:highlight w:val="white"/>
        </w:rPr>
      </w:pPr>
      <w:r w:rsidRPr="00903DBA">
        <w:rPr>
          <w:highlight w:val="white"/>
        </w:rPr>
        <w:t xml:space="preserve">            Assert.Error(text.Length &lt; toType.ArraySize,</w:t>
      </w:r>
    </w:p>
    <w:p w14:paraId="595A1BD1" w14:textId="77777777" w:rsidR="00517768" w:rsidRPr="00903DBA" w:rsidRDefault="00517768" w:rsidP="00673567">
      <w:pPr>
        <w:pStyle w:val="Code"/>
        <w:rPr>
          <w:highlight w:val="white"/>
        </w:rPr>
      </w:pPr>
      <w:r w:rsidRPr="00903DBA">
        <w:rPr>
          <w:highlight w:val="white"/>
        </w:rPr>
        <w:t xml:space="preserve">                         toType, Message.Too_many_initializers);</w:t>
      </w:r>
    </w:p>
    <w:p w14:paraId="70E9F42B" w14:textId="77777777" w:rsidR="00517768" w:rsidRPr="00903DBA" w:rsidRDefault="00517768" w:rsidP="00673567">
      <w:pPr>
        <w:pStyle w:val="Code"/>
        <w:rPr>
          <w:highlight w:val="white"/>
        </w:rPr>
      </w:pPr>
      <w:r w:rsidRPr="00903DBA">
        <w:rPr>
          <w:highlight w:val="white"/>
        </w:rPr>
        <w:t xml:space="preserve">          }</w:t>
      </w:r>
    </w:p>
    <w:p w14:paraId="5A490E41" w14:textId="77777777" w:rsidR="00517768" w:rsidRPr="00903DBA" w:rsidRDefault="00517768" w:rsidP="00673567">
      <w:pPr>
        <w:pStyle w:val="Code"/>
        <w:rPr>
          <w:highlight w:val="white"/>
        </w:rPr>
      </w:pPr>
    </w:p>
    <w:p w14:paraId="3FB4BE89" w14:textId="1EA20279"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.Add(new MiddleCode(MiddleOperator.Initializer,</w:t>
      </w:r>
    </w:p>
    <w:p w14:paraId="13FE6F54" w14:textId="5A442BA0" w:rsidR="00517768" w:rsidRPr="00903DBA" w:rsidRDefault="00517768" w:rsidP="00673567">
      <w:pPr>
        <w:pStyle w:val="Code"/>
        <w:rPr>
          <w:highlight w:val="white"/>
        </w:rPr>
      </w:pPr>
      <w:r w:rsidRPr="00903DBA">
        <w:rPr>
          <w:highlight w:val="white"/>
        </w:rPr>
        <w:t xml:space="preserve">                                     </w:t>
      </w:r>
      <w:r w:rsidR="00A762CF" w:rsidRPr="00903DBA">
        <w:rPr>
          <w:highlight w:val="white"/>
        </w:rPr>
        <w:t xml:space="preserve"> </w:t>
      </w:r>
      <w:r w:rsidRPr="00903DBA">
        <w:rPr>
          <w:highlight w:val="white"/>
        </w:rPr>
        <w:t>fromSymbol.Type.Sort, text));</w:t>
      </w:r>
    </w:p>
    <w:p w14:paraId="2301B006" w14:textId="77777777" w:rsidR="00517768" w:rsidRPr="00903DBA" w:rsidRDefault="00517768" w:rsidP="00673567">
      <w:pPr>
        <w:pStyle w:val="Code"/>
        <w:rPr>
          <w:highlight w:val="white"/>
        </w:rPr>
      </w:pPr>
      <w:r w:rsidRPr="00903DBA">
        <w:rPr>
          <w:highlight w:val="white"/>
        </w:rPr>
        <w:t xml:space="preserve">        }</w:t>
      </w:r>
    </w:p>
    <w:p w14:paraId="091A2A25" w14:textId="5A6641C6" w:rsidR="004F288F" w:rsidRPr="00903DBA" w:rsidRDefault="004F288F" w:rsidP="004F288F">
      <w:pPr>
        <w:rPr>
          <w:highlight w:val="white"/>
        </w:rPr>
      </w:pPr>
      <w:r w:rsidRPr="00903DBA">
        <w:rPr>
          <w:highlight w:val="white"/>
        </w:rPr>
        <w:t xml:space="preserve">If the </w:t>
      </w:r>
      <w:r w:rsidR="00A66D06" w:rsidRPr="00903DBA">
        <w:rPr>
          <w:highlight w:val="white"/>
        </w:rPr>
        <w:t xml:space="preserve">defined type is </w:t>
      </w:r>
      <w:r w:rsidR="00F732CC" w:rsidRPr="00903DBA">
        <w:rPr>
          <w:highlight w:val="white"/>
        </w:rPr>
        <w:t>a pointer and the initializer is an array, a function, or a string, we create a static address</w:t>
      </w:r>
      <w:r w:rsidR="00E633E7" w:rsidRPr="00903DBA">
        <w:rPr>
          <w:highlight w:val="white"/>
        </w:rPr>
        <w:t xml:space="preserve"> and add an initialization middle code instruction. </w:t>
      </w:r>
    </w:p>
    <w:p w14:paraId="12CAAD19" w14:textId="35689B4A" w:rsidR="00517768" w:rsidRPr="00903DBA" w:rsidRDefault="00517768" w:rsidP="00673567">
      <w:pPr>
        <w:pStyle w:val="Code"/>
        <w:rPr>
          <w:highlight w:val="white"/>
        </w:rPr>
      </w:pPr>
      <w:r w:rsidRPr="00903DBA">
        <w:rPr>
          <w:highlight w:val="white"/>
        </w:rPr>
        <w:t xml:space="preserve">        else if (toType.IsPointer() &amp;&amp; fromType.IsArrayFunctionOrString()) {</w:t>
      </w:r>
    </w:p>
    <w:p w14:paraId="045F6689" w14:textId="77777777" w:rsidR="00517768" w:rsidRPr="00903DBA" w:rsidRDefault="00517768" w:rsidP="00673567">
      <w:pPr>
        <w:pStyle w:val="Code"/>
        <w:rPr>
          <w:highlight w:val="white"/>
        </w:rPr>
      </w:pPr>
      <w:r w:rsidRPr="00903DBA">
        <w:rPr>
          <w:highlight w:val="white"/>
        </w:rPr>
        <w:t xml:space="preserve">          Assert.ErrorXXX((fromType.IsString() &amp;&amp; toType.PointerType.IsChar())</w:t>
      </w:r>
    </w:p>
    <w:p w14:paraId="5AED5010" w14:textId="77777777" w:rsidR="00517768" w:rsidRPr="00903DBA" w:rsidRDefault="00517768" w:rsidP="00673567">
      <w:pPr>
        <w:pStyle w:val="Code"/>
        <w:rPr>
          <w:highlight w:val="white"/>
        </w:rPr>
      </w:pPr>
      <w:r w:rsidRPr="00903DBA">
        <w:rPr>
          <w:highlight w:val="white"/>
        </w:rPr>
        <w:t xml:space="preserve">                        ||(fromType.IsArray() &amp;&amp;</w:t>
      </w:r>
    </w:p>
    <w:p w14:paraId="5D255BCA" w14:textId="77777777" w:rsidR="00517768" w:rsidRPr="00903DBA" w:rsidRDefault="00517768" w:rsidP="00673567">
      <w:pPr>
        <w:pStyle w:val="Code"/>
        <w:rPr>
          <w:highlight w:val="white"/>
        </w:rPr>
      </w:pPr>
      <w:r w:rsidRPr="00903DBA">
        <w:rPr>
          <w:highlight w:val="white"/>
        </w:rPr>
        <w:t xml:space="preserve">                           fromType.ArrayType.Equals(toType.PointerType)) ||</w:t>
      </w:r>
    </w:p>
    <w:p w14:paraId="7D3F3663" w14:textId="77777777" w:rsidR="00517768" w:rsidRPr="00903DBA" w:rsidRDefault="00517768" w:rsidP="00673567">
      <w:pPr>
        <w:pStyle w:val="Code"/>
        <w:rPr>
          <w:highlight w:val="white"/>
        </w:rPr>
      </w:pPr>
      <w:r w:rsidRPr="00903DBA">
        <w:rPr>
          <w:highlight w:val="white"/>
        </w:rPr>
        <w:t xml:space="preserve">                        (fromType.IsFunction() &amp;&amp;</w:t>
      </w:r>
    </w:p>
    <w:p w14:paraId="7D166447" w14:textId="77777777" w:rsidR="00517768" w:rsidRPr="00903DBA" w:rsidRDefault="00517768" w:rsidP="00673567">
      <w:pPr>
        <w:pStyle w:val="Code"/>
        <w:rPr>
          <w:highlight w:val="white"/>
        </w:rPr>
      </w:pPr>
      <w:r w:rsidRPr="00903DBA">
        <w:rPr>
          <w:highlight w:val="white"/>
        </w:rPr>
        <w:t xml:space="preserve">                         fromType.Equals(toType.PointerType)));</w:t>
      </w:r>
    </w:p>
    <w:p w14:paraId="5F1202C9" w14:textId="77777777" w:rsidR="00517768" w:rsidRPr="00903DBA" w:rsidRDefault="00517768" w:rsidP="00673567">
      <w:pPr>
        <w:pStyle w:val="Code"/>
        <w:rPr>
          <w:highlight w:val="white"/>
        </w:rPr>
      </w:pPr>
      <w:r w:rsidRPr="00903DBA">
        <w:rPr>
          <w:highlight w:val="white"/>
        </w:rPr>
        <w:t xml:space="preserve">          StaticAddress staticAddress =</w:t>
      </w:r>
    </w:p>
    <w:p w14:paraId="5101B0C3" w14:textId="77777777" w:rsidR="00517768" w:rsidRPr="00903DBA" w:rsidRDefault="00517768" w:rsidP="00673567">
      <w:pPr>
        <w:pStyle w:val="Code"/>
        <w:rPr>
          <w:highlight w:val="white"/>
        </w:rPr>
      </w:pPr>
      <w:r w:rsidRPr="00903DBA">
        <w:rPr>
          <w:highlight w:val="white"/>
        </w:rPr>
        <w:t xml:space="preserve">            new StaticAddress(fromSymbol.UniqueName, 0);</w:t>
      </w:r>
    </w:p>
    <w:p w14:paraId="48E6F737" w14:textId="2F040DDA"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.Add(new MiddleCode(MiddleOperator.Initializer,</w:t>
      </w:r>
    </w:p>
    <w:p w14:paraId="5FA6D2AB" w14:textId="0BE8DC79" w:rsidR="00517768" w:rsidRPr="00903DBA" w:rsidRDefault="00517768" w:rsidP="00673567">
      <w:pPr>
        <w:pStyle w:val="Code"/>
        <w:rPr>
          <w:highlight w:val="white"/>
        </w:rPr>
      </w:pPr>
      <w:r w:rsidRPr="00903DBA">
        <w:rPr>
          <w:highlight w:val="white"/>
        </w:rPr>
        <w:t xml:space="preserve">                                      toType.Sort, staticAddress));</w:t>
      </w:r>
    </w:p>
    <w:p w14:paraId="1DECD439" w14:textId="0755B939" w:rsidR="00517768" w:rsidRPr="00903DBA" w:rsidRDefault="00517768" w:rsidP="00673567">
      <w:pPr>
        <w:pStyle w:val="Code"/>
        <w:rPr>
          <w:highlight w:val="white"/>
        </w:rPr>
      </w:pPr>
      <w:r w:rsidRPr="00903DBA">
        <w:rPr>
          <w:highlight w:val="white"/>
        </w:rPr>
        <w:t xml:space="preserve">        }</w:t>
      </w:r>
    </w:p>
    <w:p w14:paraId="7EAF7FB1" w14:textId="5756B3F7" w:rsidR="00EC3B0C" w:rsidRPr="00903DBA" w:rsidRDefault="00EC3B0C" w:rsidP="00EC3B0C">
      <w:pPr>
        <w:rPr>
          <w:highlight w:val="white"/>
        </w:rPr>
      </w:pPr>
      <w:r w:rsidRPr="00903DBA">
        <w:rPr>
          <w:highlight w:val="white"/>
        </w:rPr>
        <w:t xml:space="preserve">In all other cases, we </w:t>
      </w:r>
      <w:r w:rsidR="00255FFB" w:rsidRPr="00903DBA">
        <w:rPr>
          <w:highlight w:val="white"/>
        </w:rPr>
        <w:t>type cast the expression into the defined type, check that the expression is constant</w:t>
      </w:r>
      <w:r w:rsidR="00AB081B" w:rsidRPr="00903DBA">
        <w:rPr>
          <w:highlight w:val="white"/>
        </w:rPr>
        <w:t>,</w:t>
      </w:r>
      <w:r w:rsidR="00255FFB" w:rsidRPr="00903DBA">
        <w:rPr>
          <w:highlight w:val="white"/>
        </w:rPr>
        <w:t xml:space="preserve"> and add an initialization middle code instruction.</w:t>
      </w:r>
    </w:p>
    <w:p w14:paraId="219649FA" w14:textId="77777777" w:rsidR="00517768" w:rsidRPr="00903DBA" w:rsidRDefault="00517768" w:rsidP="00673567">
      <w:pPr>
        <w:pStyle w:val="Code"/>
        <w:rPr>
          <w:highlight w:val="white"/>
        </w:rPr>
      </w:pPr>
      <w:r w:rsidRPr="00903DBA">
        <w:rPr>
          <w:highlight w:val="white"/>
        </w:rPr>
        <w:t xml:space="preserve">        else {</w:t>
      </w:r>
    </w:p>
    <w:p w14:paraId="1DA0C94C" w14:textId="77777777" w:rsidR="00517768" w:rsidRPr="00903DBA" w:rsidRDefault="00517768" w:rsidP="00673567">
      <w:pPr>
        <w:pStyle w:val="Code"/>
        <w:rPr>
          <w:highlight w:val="white"/>
        </w:rPr>
      </w:pPr>
      <w:r w:rsidRPr="00903DBA">
        <w:rPr>
          <w:highlight w:val="white"/>
        </w:rPr>
        <w:t xml:space="preserve">          Expression toExpression =</w:t>
      </w:r>
    </w:p>
    <w:p w14:paraId="3C573B68" w14:textId="77777777" w:rsidR="00517768" w:rsidRPr="00903DBA" w:rsidRDefault="00517768" w:rsidP="00673567">
      <w:pPr>
        <w:pStyle w:val="Code"/>
        <w:rPr>
          <w:highlight w:val="white"/>
        </w:rPr>
      </w:pPr>
      <w:r w:rsidRPr="00903DBA">
        <w:rPr>
          <w:highlight w:val="white"/>
        </w:rPr>
        <w:t xml:space="preserve">            TypeCast.ImplicitCast(fromExpression, toType);</w:t>
      </w:r>
    </w:p>
    <w:p w14:paraId="798ED39A" w14:textId="140F4330" w:rsidR="00517768" w:rsidRPr="00903DBA" w:rsidRDefault="00517768" w:rsidP="00673567">
      <w:pPr>
        <w:pStyle w:val="Code"/>
        <w:rPr>
          <w:highlight w:val="white"/>
        </w:rPr>
      </w:pPr>
      <w:r w:rsidRPr="00903DBA">
        <w:rPr>
          <w:highlight w:val="white"/>
        </w:rPr>
        <w:t xml:space="preserve">          Symbol toSymbol = toExpression.Symbol;</w:t>
      </w:r>
    </w:p>
    <w:p w14:paraId="59E576BD" w14:textId="77777777" w:rsidR="00AB081B" w:rsidRPr="00903DBA" w:rsidRDefault="00AB081B" w:rsidP="00AB081B">
      <w:pPr>
        <w:rPr>
          <w:highlight w:val="white"/>
        </w:rPr>
      </w:pPr>
      <w:r w:rsidRPr="00903DBA">
        <w:rPr>
          <w:highlight w:val="white"/>
        </w:rPr>
        <w:t>If the value is not null, the expression is constant. However, the value may be a static address, which we consider to be constant in this context.</w:t>
      </w:r>
    </w:p>
    <w:p w14:paraId="7758BE71" w14:textId="77777777" w:rsidR="00517768" w:rsidRPr="00903DBA" w:rsidRDefault="00517768" w:rsidP="00673567">
      <w:pPr>
        <w:pStyle w:val="Code"/>
        <w:rPr>
          <w:highlight w:val="white"/>
        </w:rPr>
      </w:pPr>
      <w:r w:rsidRPr="00903DBA">
        <w:rPr>
          <w:highlight w:val="white"/>
        </w:rPr>
        <w:t xml:space="preserve">          Assert.Error(toSymbol.Value != null, toSymbol,</w:t>
      </w:r>
    </w:p>
    <w:p w14:paraId="228EECDD" w14:textId="77777777" w:rsidR="00517768" w:rsidRPr="00903DBA" w:rsidRDefault="00517768" w:rsidP="00673567">
      <w:pPr>
        <w:pStyle w:val="Code"/>
        <w:rPr>
          <w:highlight w:val="white"/>
        </w:rPr>
      </w:pPr>
      <w:r w:rsidRPr="00903DBA">
        <w:rPr>
          <w:highlight w:val="white"/>
        </w:rPr>
        <w:t xml:space="preserve">                       Message.Non__constant_expression);</w:t>
      </w:r>
    </w:p>
    <w:p w14:paraId="60219ED8" w14:textId="55482605"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.Add(new MiddleCode(MiddleOperator.Initializer,</w:t>
      </w:r>
    </w:p>
    <w:p w14:paraId="04D7A608" w14:textId="1565E4E5" w:rsidR="00517768" w:rsidRPr="00903DBA" w:rsidRDefault="00517768" w:rsidP="00673567">
      <w:pPr>
        <w:pStyle w:val="Code"/>
        <w:rPr>
          <w:highlight w:val="white"/>
        </w:rPr>
      </w:pPr>
      <w:r w:rsidRPr="00903DBA">
        <w:rPr>
          <w:highlight w:val="white"/>
        </w:rPr>
        <w:t xml:space="preserve">                                      toSymbol.Type.Sort, toSymbol.Value));</w:t>
      </w:r>
    </w:p>
    <w:p w14:paraId="6009210D" w14:textId="77777777" w:rsidR="00517768" w:rsidRPr="00903DBA" w:rsidRDefault="00517768" w:rsidP="00673567">
      <w:pPr>
        <w:pStyle w:val="Code"/>
        <w:rPr>
          <w:highlight w:val="white"/>
        </w:rPr>
      </w:pPr>
      <w:r w:rsidRPr="00903DBA">
        <w:rPr>
          <w:highlight w:val="white"/>
        </w:rPr>
        <w:t xml:space="preserve">        }</w:t>
      </w:r>
    </w:p>
    <w:p w14:paraId="5945C6A3" w14:textId="4A36BEE8" w:rsidR="00517768" w:rsidRPr="00903DBA" w:rsidRDefault="00517768" w:rsidP="00673567">
      <w:pPr>
        <w:pStyle w:val="Code"/>
        <w:rPr>
          <w:highlight w:val="white"/>
        </w:rPr>
      </w:pPr>
      <w:r w:rsidRPr="00903DBA">
        <w:rPr>
          <w:highlight w:val="white"/>
        </w:rPr>
        <w:t xml:space="preserve">      }</w:t>
      </w:r>
    </w:p>
    <w:p w14:paraId="314695BC" w14:textId="07FF100F" w:rsidR="00F43E2F" w:rsidRPr="00903DBA" w:rsidRDefault="00F43E2F" w:rsidP="00AE0401">
      <w:pPr>
        <w:rPr>
          <w:highlight w:val="white"/>
        </w:rPr>
      </w:pPr>
      <w:r w:rsidRPr="00903DBA">
        <w:rPr>
          <w:highlight w:val="white"/>
        </w:rPr>
        <w:t xml:space="preserve">If the initializer is a </w:t>
      </w:r>
      <w:r w:rsidR="001B45FA" w:rsidRPr="00903DBA">
        <w:rPr>
          <w:highlight w:val="white"/>
        </w:rPr>
        <w:t>list, the defined type must be an array, a struct, or a union.</w:t>
      </w:r>
    </w:p>
    <w:p w14:paraId="64E25007" w14:textId="77777777" w:rsidR="00517768" w:rsidRPr="00903DBA" w:rsidRDefault="00517768" w:rsidP="00673567">
      <w:pPr>
        <w:pStyle w:val="Code"/>
        <w:rPr>
          <w:highlight w:val="white"/>
        </w:rPr>
      </w:pPr>
      <w:r w:rsidRPr="00903DBA">
        <w:rPr>
          <w:highlight w:val="white"/>
        </w:rPr>
        <w:t xml:space="preserve">      else {</w:t>
      </w:r>
    </w:p>
    <w:p w14:paraId="5924FD33" w14:textId="77777777" w:rsidR="00517768" w:rsidRPr="00903DBA" w:rsidRDefault="00517768" w:rsidP="00673567">
      <w:pPr>
        <w:pStyle w:val="Code"/>
        <w:rPr>
          <w:highlight w:val="white"/>
        </w:rPr>
      </w:pPr>
      <w:r w:rsidRPr="00903DBA">
        <w:rPr>
          <w:highlight w:val="white"/>
        </w:rPr>
        <w:t xml:space="preserve">        Assert.Error(toType.IsArray() || toType.IsStructOrUnion(),</w:t>
      </w:r>
    </w:p>
    <w:p w14:paraId="546B8393" w14:textId="77777777" w:rsidR="00745B55" w:rsidRPr="00903DBA" w:rsidRDefault="00517768" w:rsidP="00673567">
      <w:pPr>
        <w:pStyle w:val="Code"/>
        <w:rPr>
          <w:highlight w:val="white"/>
        </w:rPr>
      </w:pPr>
      <w:r w:rsidRPr="00903DBA">
        <w:rPr>
          <w:highlight w:val="white"/>
        </w:rPr>
        <w:t xml:space="preserve">                     toType, Message.</w:t>
      </w:r>
    </w:p>
    <w:p w14:paraId="0DE5FDDF" w14:textId="1D9CE565" w:rsidR="00517768" w:rsidRPr="00903DBA" w:rsidRDefault="00745B55" w:rsidP="00673567">
      <w:pPr>
        <w:pStyle w:val="Code"/>
        <w:rPr>
          <w:highlight w:val="white"/>
        </w:rPr>
      </w:pPr>
      <w:r w:rsidRPr="00903DBA">
        <w:rPr>
          <w:highlight w:val="white"/>
        </w:rPr>
        <w:t xml:space="preserve">        </w:t>
      </w:r>
      <w:r w:rsidR="00517768" w:rsidRPr="00903DBA">
        <w:rPr>
          <w:highlight w:val="white"/>
        </w:rPr>
        <w:t xml:space="preserve">            Only_array_struct_or_union_can_be_initialized_by_a_list);</w:t>
      </w:r>
    </w:p>
    <w:p w14:paraId="4B491DF7" w14:textId="77777777" w:rsidR="00517768" w:rsidRPr="00903DBA" w:rsidRDefault="00517768" w:rsidP="00673567">
      <w:pPr>
        <w:pStyle w:val="Code"/>
        <w:rPr>
          <w:highlight w:val="white"/>
        </w:rPr>
      </w:pPr>
      <w:r w:rsidRPr="00903DBA">
        <w:rPr>
          <w:highlight w:val="white"/>
        </w:rPr>
        <w:t xml:space="preserve">        List&lt;object&gt; fromList = (List&lt;object&gt;) fromInitializer;</w:t>
      </w:r>
    </w:p>
    <w:p w14:paraId="4F0F7149" w14:textId="38403B7B" w:rsidR="00517768" w:rsidRPr="00903DBA" w:rsidRDefault="008F4B53" w:rsidP="008F4B53">
      <w:pPr>
        <w:rPr>
          <w:highlight w:val="white"/>
        </w:rPr>
      </w:pPr>
      <w:r w:rsidRPr="00903DBA">
        <w:rPr>
          <w:highlight w:val="white"/>
        </w:rPr>
        <w:lastRenderedPageBreak/>
        <w:t>In case of an arr</w:t>
      </w:r>
      <w:r w:rsidR="006F330B" w:rsidRPr="00903DBA">
        <w:rPr>
          <w:highlight w:val="white"/>
        </w:rPr>
        <w:t>a</w:t>
      </w:r>
      <w:r w:rsidRPr="00903DBA">
        <w:rPr>
          <w:highlight w:val="white"/>
        </w:rPr>
        <w:t>y, we set the array size to the list size if undefined. If the array is defined, we check th</w:t>
      </w:r>
      <w:r w:rsidR="00661C14">
        <w:rPr>
          <w:highlight w:val="white"/>
        </w:rPr>
        <w:t>a</w:t>
      </w:r>
      <w:r w:rsidRPr="00903DBA">
        <w:rPr>
          <w:highlight w:val="white"/>
        </w:rPr>
        <w:t>t the list size does not exceed the array size.</w:t>
      </w:r>
    </w:p>
    <w:p w14:paraId="1E79CE38" w14:textId="77777777" w:rsidR="00517768" w:rsidRPr="00903DBA" w:rsidRDefault="00517768" w:rsidP="00673567">
      <w:pPr>
        <w:pStyle w:val="Code"/>
        <w:rPr>
          <w:highlight w:val="white"/>
        </w:rPr>
      </w:pPr>
      <w:r w:rsidRPr="00903DBA">
        <w:rPr>
          <w:highlight w:val="white"/>
        </w:rPr>
        <w:t xml:space="preserve">        switch (toType.Sort) {</w:t>
      </w:r>
    </w:p>
    <w:p w14:paraId="41E905DF" w14:textId="77777777" w:rsidR="00517768" w:rsidRPr="00903DBA" w:rsidRDefault="00517768" w:rsidP="00673567">
      <w:pPr>
        <w:pStyle w:val="Code"/>
        <w:rPr>
          <w:highlight w:val="white"/>
        </w:rPr>
      </w:pPr>
      <w:r w:rsidRPr="00903DBA">
        <w:rPr>
          <w:highlight w:val="white"/>
        </w:rPr>
        <w:t xml:space="preserve">          case Sort.Array: {</w:t>
      </w:r>
    </w:p>
    <w:p w14:paraId="23931973" w14:textId="77777777" w:rsidR="00517768" w:rsidRPr="00903DBA" w:rsidRDefault="00517768" w:rsidP="00673567">
      <w:pPr>
        <w:pStyle w:val="Code"/>
        <w:rPr>
          <w:highlight w:val="white"/>
        </w:rPr>
      </w:pPr>
      <w:r w:rsidRPr="00903DBA">
        <w:rPr>
          <w:highlight w:val="white"/>
        </w:rPr>
        <w:t xml:space="preserve">              fromList = ModifyInitializer.ModifyArray(toType, fromList);</w:t>
      </w:r>
    </w:p>
    <w:p w14:paraId="5D4417A8" w14:textId="77777777" w:rsidR="00517768" w:rsidRPr="00903DBA" w:rsidRDefault="00517768" w:rsidP="00673567">
      <w:pPr>
        <w:pStyle w:val="Code"/>
        <w:rPr>
          <w:highlight w:val="white"/>
        </w:rPr>
      </w:pPr>
    </w:p>
    <w:p w14:paraId="184C81CB" w14:textId="77777777" w:rsidR="00517768" w:rsidRPr="00903DBA" w:rsidRDefault="00517768" w:rsidP="00673567">
      <w:pPr>
        <w:pStyle w:val="Code"/>
        <w:rPr>
          <w:highlight w:val="white"/>
        </w:rPr>
      </w:pPr>
      <w:r w:rsidRPr="00903DBA">
        <w:rPr>
          <w:highlight w:val="white"/>
        </w:rPr>
        <w:t xml:space="preserve">              if (toType.ArraySize == 0) {</w:t>
      </w:r>
    </w:p>
    <w:p w14:paraId="4A1C0297" w14:textId="77777777" w:rsidR="00517768" w:rsidRPr="00903DBA" w:rsidRDefault="00517768" w:rsidP="00673567">
      <w:pPr>
        <w:pStyle w:val="Code"/>
        <w:rPr>
          <w:highlight w:val="white"/>
        </w:rPr>
      </w:pPr>
      <w:r w:rsidRPr="00903DBA">
        <w:rPr>
          <w:highlight w:val="white"/>
        </w:rPr>
        <w:t xml:space="preserve">                toType.ArraySize = fromList.Count;</w:t>
      </w:r>
    </w:p>
    <w:p w14:paraId="2F9C3D63" w14:textId="77777777" w:rsidR="00517768" w:rsidRPr="00903DBA" w:rsidRDefault="00517768" w:rsidP="00673567">
      <w:pPr>
        <w:pStyle w:val="Code"/>
        <w:rPr>
          <w:highlight w:val="white"/>
        </w:rPr>
      </w:pPr>
      <w:r w:rsidRPr="00903DBA">
        <w:rPr>
          <w:highlight w:val="white"/>
        </w:rPr>
        <w:t xml:space="preserve">              }</w:t>
      </w:r>
    </w:p>
    <w:p w14:paraId="17EBD356" w14:textId="77777777" w:rsidR="00517768" w:rsidRPr="00903DBA" w:rsidRDefault="00517768" w:rsidP="00673567">
      <w:pPr>
        <w:pStyle w:val="Code"/>
        <w:rPr>
          <w:highlight w:val="white"/>
        </w:rPr>
      </w:pPr>
      <w:r w:rsidRPr="00903DBA">
        <w:rPr>
          <w:highlight w:val="white"/>
        </w:rPr>
        <w:t xml:space="preserve">              else {</w:t>
      </w:r>
    </w:p>
    <w:p w14:paraId="4D1751F3" w14:textId="77777777" w:rsidR="00517768" w:rsidRPr="00903DBA" w:rsidRDefault="00517768" w:rsidP="00673567">
      <w:pPr>
        <w:pStyle w:val="Code"/>
        <w:rPr>
          <w:highlight w:val="white"/>
        </w:rPr>
      </w:pPr>
      <w:r w:rsidRPr="00903DBA">
        <w:rPr>
          <w:highlight w:val="white"/>
        </w:rPr>
        <w:t xml:space="preserve">                Assert.Error(fromList.Count &lt;= toType.ArraySize,</w:t>
      </w:r>
    </w:p>
    <w:p w14:paraId="12AFAA9A" w14:textId="77777777" w:rsidR="00517768" w:rsidRPr="00903DBA" w:rsidRDefault="00517768" w:rsidP="00673567">
      <w:pPr>
        <w:pStyle w:val="Code"/>
        <w:rPr>
          <w:highlight w:val="white"/>
        </w:rPr>
      </w:pPr>
      <w:r w:rsidRPr="00903DBA">
        <w:rPr>
          <w:highlight w:val="white"/>
        </w:rPr>
        <w:t xml:space="preserve">                             toType, Message.Too_many_initializers);</w:t>
      </w:r>
    </w:p>
    <w:p w14:paraId="783088D2" w14:textId="77777777" w:rsidR="00517768" w:rsidRPr="00903DBA" w:rsidRDefault="00517768" w:rsidP="00673567">
      <w:pPr>
        <w:pStyle w:val="Code"/>
        <w:rPr>
          <w:highlight w:val="white"/>
        </w:rPr>
      </w:pPr>
      <w:r w:rsidRPr="00903DBA">
        <w:rPr>
          <w:highlight w:val="white"/>
        </w:rPr>
        <w:t xml:space="preserve">              }</w:t>
      </w:r>
    </w:p>
    <w:p w14:paraId="78FDC6F0" w14:textId="72B4B994" w:rsidR="00517768" w:rsidRPr="00903DBA" w:rsidRDefault="00702DF4" w:rsidP="00702DF4">
      <w:pPr>
        <w:rPr>
          <w:highlight w:val="white"/>
        </w:rPr>
      </w:pPr>
      <w:r w:rsidRPr="00903DBA">
        <w:rPr>
          <w:highlight w:val="white"/>
        </w:rPr>
        <w:t xml:space="preserve">We iterate the array values and call </w:t>
      </w:r>
      <w:r w:rsidRPr="00903DBA">
        <w:rPr>
          <w:rStyle w:val="KeyWord0"/>
          <w:highlight w:val="white"/>
        </w:rPr>
        <w:t>GenerateStatic</w:t>
      </w:r>
      <w:r w:rsidRPr="00903DBA">
        <w:rPr>
          <w:highlight w:val="white"/>
        </w:rPr>
        <w:t xml:space="preserve"> for each value. In the static case we do not need to create index symbol since the code to be generated are ini</w:t>
      </w:r>
      <w:r w:rsidR="00141483" w:rsidRPr="00903DBA">
        <w:rPr>
          <w:highlight w:val="white"/>
        </w:rPr>
        <w:t>tializations rather than assignments.</w:t>
      </w:r>
    </w:p>
    <w:p w14:paraId="3AC5DFB2" w14:textId="77777777" w:rsidR="00517768" w:rsidRPr="00903DBA" w:rsidRDefault="00517768" w:rsidP="00673567">
      <w:pPr>
        <w:pStyle w:val="Code"/>
        <w:rPr>
          <w:highlight w:val="white"/>
        </w:rPr>
      </w:pPr>
      <w:r w:rsidRPr="00903DBA">
        <w:rPr>
          <w:highlight w:val="white"/>
        </w:rPr>
        <w:t xml:space="preserve">              foreach (object value in fromList) {</w:t>
      </w:r>
    </w:p>
    <w:p w14:paraId="7247EC91" w14:textId="27605C30"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.AddRange(GenerateStatic(toType.ArrayType,</w:t>
      </w:r>
      <w:r w:rsidR="00183CBB" w:rsidRPr="00903DBA">
        <w:rPr>
          <w:highlight w:val="white"/>
        </w:rPr>
        <w:t xml:space="preserve"> </w:t>
      </w:r>
      <w:r w:rsidRPr="00903DBA">
        <w:rPr>
          <w:highlight w:val="white"/>
        </w:rPr>
        <w:t>value));</w:t>
      </w:r>
    </w:p>
    <w:p w14:paraId="4C4B7109" w14:textId="77777777" w:rsidR="00517768" w:rsidRPr="00903DBA" w:rsidRDefault="00517768" w:rsidP="00673567">
      <w:pPr>
        <w:pStyle w:val="Code"/>
        <w:rPr>
          <w:highlight w:val="white"/>
        </w:rPr>
      </w:pPr>
      <w:r w:rsidRPr="00903DBA">
        <w:rPr>
          <w:highlight w:val="white"/>
        </w:rPr>
        <w:t xml:space="preserve">              }</w:t>
      </w:r>
    </w:p>
    <w:p w14:paraId="053C3194" w14:textId="7473FC84" w:rsidR="00517768" w:rsidRPr="00903DBA" w:rsidRDefault="00413341" w:rsidP="00413341">
      <w:pPr>
        <w:rPr>
          <w:highlight w:val="white"/>
        </w:rPr>
      </w:pPr>
      <w:r w:rsidRPr="00903DBA">
        <w:rPr>
          <w:highlight w:val="white"/>
        </w:rPr>
        <w:t xml:space="preserve">However, in the static case we must </w:t>
      </w:r>
      <w:r w:rsidR="003E2D06" w:rsidRPr="00903DBA">
        <w:rPr>
          <w:highlight w:val="white"/>
        </w:rPr>
        <w:t xml:space="preserve">add an instruction for the </w:t>
      </w:r>
      <w:r w:rsidR="005432B8" w:rsidRPr="00903DBA">
        <w:rPr>
          <w:highlight w:val="white"/>
        </w:rPr>
        <w:t>initializ</w:t>
      </w:r>
      <w:r w:rsidR="00C247CC" w:rsidRPr="00903DBA">
        <w:rPr>
          <w:highlight w:val="white"/>
        </w:rPr>
        <w:t xml:space="preserve">ation of the </w:t>
      </w:r>
      <w:r w:rsidR="003E2D06" w:rsidRPr="00903DBA">
        <w:rPr>
          <w:highlight w:val="white"/>
        </w:rPr>
        <w:t xml:space="preserve">potential </w:t>
      </w:r>
      <w:r w:rsidR="00C247CC" w:rsidRPr="00903DBA">
        <w:rPr>
          <w:highlight w:val="white"/>
        </w:rPr>
        <w:t xml:space="preserve">remaining part of the array. The </w:t>
      </w:r>
      <w:r w:rsidR="00C247CC" w:rsidRPr="00903DBA">
        <w:rPr>
          <w:rStyle w:val="KeyWord0"/>
          <w:highlight w:val="white"/>
        </w:rPr>
        <w:t>InitializerZero</w:t>
      </w:r>
      <w:r w:rsidR="00C247CC" w:rsidRPr="00903DBA">
        <w:rPr>
          <w:highlight w:val="white"/>
        </w:rPr>
        <w:t xml:space="preserve"> instruction adds a sequence of zero-bytes.</w:t>
      </w:r>
    </w:p>
    <w:p w14:paraId="71469CEE" w14:textId="77777777" w:rsidR="00517768" w:rsidRPr="00903DBA" w:rsidRDefault="00517768" w:rsidP="00673567">
      <w:pPr>
        <w:pStyle w:val="Code"/>
        <w:rPr>
          <w:highlight w:val="white"/>
        </w:rPr>
      </w:pPr>
      <w:r w:rsidRPr="00903DBA">
        <w:rPr>
          <w:highlight w:val="white"/>
        </w:rPr>
        <w:t xml:space="preserve">              int restSize = toType.Size() -</w:t>
      </w:r>
    </w:p>
    <w:p w14:paraId="3CFF5012" w14:textId="6BFDB121" w:rsidR="00517768" w:rsidRPr="00903DBA" w:rsidRDefault="00517768" w:rsidP="00673567">
      <w:pPr>
        <w:pStyle w:val="Code"/>
        <w:rPr>
          <w:highlight w:val="white"/>
        </w:rPr>
      </w:pPr>
      <w:r w:rsidRPr="00903DBA">
        <w:rPr>
          <w:highlight w:val="white"/>
        </w:rPr>
        <w:t xml:space="preserve">                             (fromList.Count * toType.ArrayType.Size());</w:t>
      </w:r>
    </w:p>
    <w:p w14:paraId="0555C561" w14:textId="1BD28503" w:rsidR="008F1545" w:rsidRPr="00903DBA" w:rsidRDefault="008F1545" w:rsidP="00673567">
      <w:pPr>
        <w:pStyle w:val="Code"/>
        <w:rPr>
          <w:highlight w:val="white"/>
        </w:rPr>
      </w:pPr>
      <w:r w:rsidRPr="00903DBA">
        <w:rPr>
          <w:highlight w:val="white"/>
        </w:rPr>
        <w:t xml:space="preserve">              if (restSize &gt; 0)</w:t>
      </w:r>
      <w:r w:rsidR="00C505DE" w:rsidRPr="00903DBA">
        <w:rPr>
          <w:highlight w:val="white"/>
        </w:rPr>
        <w:t xml:space="preserve"> {</w:t>
      </w:r>
    </w:p>
    <w:p w14:paraId="6E247443" w14:textId="483905CD" w:rsidR="00745B55" w:rsidRPr="00903DBA" w:rsidRDefault="008F1545" w:rsidP="00673567">
      <w:pPr>
        <w:pStyle w:val="Code"/>
        <w:rPr>
          <w:highlight w:val="white"/>
        </w:rPr>
      </w:pPr>
      <w:r w:rsidRPr="00903DBA">
        <w:rPr>
          <w:highlight w:val="white"/>
        </w:rPr>
        <w:t xml:space="preserve">  </w:t>
      </w:r>
      <w:r w:rsidR="00517768" w:rsidRPr="00903DBA">
        <w:rPr>
          <w:highlight w:val="white"/>
        </w:rPr>
        <w:t xml:space="preserve">              </w:t>
      </w:r>
      <w:r w:rsidR="005F341E" w:rsidRPr="00903DBA">
        <w:rPr>
          <w:highlight w:val="white"/>
        </w:rPr>
        <w:t>codeList</w:t>
      </w:r>
      <w:r w:rsidR="00517768" w:rsidRPr="00903DBA">
        <w:rPr>
          <w:highlight w:val="white"/>
        </w:rPr>
        <w:t>.Add(new MiddleCode(MiddleOperator.InitializerZero,</w:t>
      </w:r>
    </w:p>
    <w:p w14:paraId="4FEF93D8" w14:textId="4D8800A1" w:rsidR="00517768" w:rsidRPr="00903DBA" w:rsidRDefault="00745B55" w:rsidP="00673567">
      <w:pPr>
        <w:pStyle w:val="Code"/>
        <w:rPr>
          <w:highlight w:val="white"/>
        </w:rPr>
      </w:pPr>
      <w:r w:rsidRPr="00903DBA">
        <w:rPr>
          <w:highlight w:val="white"/>
        </w:rPr>
        <w:t xml:space="preserve">  </w:t>
      </w:r>
      <w:r w:rsidR="008F1545" w:rsidRPr="00903DBA">
        <w:rPr>
          <w:highlight w:val="white"/>
        </w:rPr>
        <w:t xml:space="preserve">  </w:t>
      </w:r>
      <w:r w:rsidRPr="00903DBA">
        <w:rPr>
          <w:highlight w:val="white"/>
        </w:rPr>
        <w:t xml:space="preserve">                                       </w:t>
      </w:r>
      <w:r w:rsidR="00517768" w:rsidRPr="00903DBA">
        <w:rPr>
          <w:highlight w:val="white"/>
        </w:rPr>
        <w:t xml:space="preserve"> restSize));</w:t>
      </w:r>
    </w:p>
    <w:p w14:paraId="758D0FE7" w14:textId="25EEC6F6" w:rsidR="008F1545" w:rsidRPr="00903DBA" w:rsidRDefault="008F1545" w:rsidP="00673567">
      <w:pPr>
        <w:pStyle w:val="Code"/>
        <w:rPr>
          <w:highlight w:val="white"/>
        </w:rPr>
      </w:pPr>
      <w:r w:rsidRPr="00903DBA">
        <w:rPr>
          <w:highlight w:val="white"/>
        </w:rPr>
        <w:t xml:space="preserve">              }</w:t>
      </w:r>
    </w:p>
    <w:p w14:paraId="350794F8" w14:textId="77777777" w:rsidR="00517768" w:rsidRPr="00903DBA" w:rsidRDefault="00517768" w:rsidP="00673567">
      <w:pPr>
        <w:pStyle w:val="Code"/>
        <w:rPr>
          <w:highlight w:val="white"/>
        </w:rPr>
      </w:pPr>
      <w:r w:rsidRPr="00903DBA">
        <w:rPr>
          <w:highlight w:val="white"/>
        </w:rPr>
        <w:t xml:space="preserve">            }</w:t>
      </w:r>
    </w:p>
    <w:p w14:paraId="7EEABD37" w14:textId="77777777" w:rsidR="00517768" w:rsidRPr="00903DBA" w:rsidRDefault="00517768" w:rsidP="00673567">
      <w:pPr>
        <w:pStyle w:val="Code"/>
        <w:rPr>
          <w:highlight w:val="white"/>
        </w:rPr>
      </w:pPr>
      <w:r w:rsidRPr="00903DBA">
        <w:rPr>
          <w:highlight w:val="white"/>
        </w:rPr>
        <w:t xml:space="preserve">            break;</w:t>
      </w:r>
    </w:p>
    <w:p w14:paraId="0E69DFFE" w14:textId="7E5DCE76" w:rsidR="00517768" w:rsidRPr="00903DBA" w:rsidRDefault="00C247CC" w:rsidP="005E3D58">
      <w:pPr>
        <w:rPr>
          <w:highlight w:val="white"/>
        </w:rPr>
      </w:pPr>
      <w:r w:rsidRPr="00903DBA">
        <w:rPr>
          <w:highlight w:val="white"/>
        </w:rPr>
        <w:t xml:space="preserve">Like the auto case, </w:t>
      </w:r>
      <w:r w:rsidR="00871BCE" w:rsidRPr="00903DBA">
        <w:rPr>
          <w:highlight w:val="white"/>
        </w:rPr>
        <w:t>the initializer list size must not exceed the number of members in a struct. The initializer list must hold exactly one element in case of a union</w:t>
      </w:r>
      <w:r w:rsidR="003A173F" w:rsidRPr="00903DBA">
        <w:rPr>
          <w:highlight w:val="white"/>
        </w:rPr>
        <w:t xml:space="preserve">. </w:t>
      </w:r>
      <w:r w:rsidR="00517768" w:rsidRPr="00903DBA">
        <w:rPr>
          <w:highlight w:val="white"/>
        </w:rPr>
        <w:t xml:space="preserve">        </w:t>
      </w:r>
    </w:p>
    <w:p w14:paraId="0EC2D43D" w14:textId="77777777" w:rsidR="00517768" w:rsidRPr="00903DBA" w:rsidRDefault="00517768" w:rsidP="00673567">
      <w:pPr>
        <w:pStyle w:val="Code"/>
        <w:rPr>
          <w:highlight w:val="white"/>
        </w:rPr>
      </w:pPr>
      <w:r w:rsidRPr="00903DBA">
        <w:rPr>
          <w:highlight w:val="white"/>
        </w:rPr>
        <w:t xml:space="preserve">          case Sort.Struct:</w:t>
      </w:r>
    </w:p>
    <w:p w14:paraId="6354EE24" w14:textId="77777777" w:rsidR="00517768" w:rsidRPr="00903DBA" w:rsidRDefault="00517768" w:rsidP="00673567">
      <w:pPr>
        <w:pStyle w:val="Code"/>
        <w:rPr>
          <w:highlight w:val="white"/>
        </w:rPr>
      </w:pPr>
      <w:r w:rsidRPr="00903DBA">
        <w:rPr>
          <w:highlight w:val="white"/>
        </w:rPr>
        <w:t xml:space="preserve">          case Sort.Union: {</w:t>
      </w:r>
    </w:p>
    <w:p w14:paraId="4C40CDF1" w14:textId="2D6FBF80" w:rsidR="00517768" w:rsidRPr="00903DBA" w:rsidRDefault="007D49B1" w:rsidP="00673567">
      <w:pPr>
        <w:pStyle w:val="Code"/>
        <w:rPr>
          <w:highlight w:val="white"/>
        </w:rPr>
      </w:pPr>
      <w:r w:rsidRPr="00903DBA">
        <w:rPr>
          <w:highlight w:val="white"/>
        </w:rPr>
        <w:t xml:space="preserve">              List&lt;Symbol&gt;</w:t>
      </w:r>
      <w:r w:rsidR="00517768" w:rsidRPr="00903DBA">
        <w:rPr>
          <w:highlight w:val="white"/>
        </w:rPr>
        <w:t xml:space="preserve"> </w:t>
      </w:r>
      <w:r w:rsidRPr="00903DBA">
        <w:rPr>
          <w:highlight w:val="white"/>
        </w:rPr>
        <w:t>memberList</w:t>
      </w:r>
      <w:r w:rsidR="00517768" w:rsidRPr="00903DBA">
        <w:rPr>
          <w:highlight w:val="white"/>
        </w:rPr>
        <w:t xml:space="preserve"> = toType.</w:t>
      </w:r>
      <w:r w:rsidRPr="00903DBA">
        <w:rPr>
          <w:highlight w:val="white"/>
        </w:rPr>
        <w:t>MemberList</w:t>
      </w:r>
      <w:r w:rsidR="00517768" w:rsidRPr="00903DBA">
        <w:rPr>
          <w:highlight w:val="white"/>
        </w:rPr>
        <w:t>;</w:t>
      </w:r>
    </w:p>
    <w:p w14:paraId="09D79284" w14:textId="77777777" w:rsidR="005F341E" w:rsidRPr="00903DBA" w:rsidRDefault="00517768" w:rsidP="00673567">
      <w:pPr>
        <w:pStyle w:val="Code"/>
        <w:rPr>
          <w:highlight w:val="white"/>
        </w:rPr>
      </w:pPr>
      <w:r w:rsidRPr="00903DBA">
        <w:rPr>
          <w:highlight w:val="white"/>
        </w:rPr>
        <w:t xml:space="preserve">              Assert.Error((toType.IsStruct() &amp;&amp;</w:t>
      </w:r>
    </w:p>
    <w:p w14:paraId="6D2981D8" w14:textId="026C6F4C" w:rsidR="00517768" w:rsidRPr="00903DBA" w:rsidRDefault="005F341E" w:rsidP="00673567">
      <w:pPr>
        <w:pStyle w:val="Code"/>
        <w:rPr>
          <w:highlight w:val="white"/>
        </w:rPr>
      </w:pPr>
      <w:r w:rsidRPr="00903DBA">
        <w:rPr>
          <w:highlight w:val="white"/>
        </w:rPr>
        <w:t xml:space="preserve">                          </w:t>
      </w:r>
      <w:r w:rsidR="00517768" w:rsidRPr="00903DBA">
        <w:rPr>
          <w:highlight w:val="white"/>
        </w:rPr>
        <w:t xml:space="preserve"> (fromList.Count &lt;= </w:t>
      </w:r>
      <w:r w:rsidR="007D49B1" w:rsidRPr="00903DBA">
        <w:rPr>
          <w:highlight w:val="white"/>
        </w:rPr>
        <w:t>memberList</w:t>
      </w:r>
      <w:r w:rsidR="00517768" w:rsidRPr="00903DBA">
        <w:rPr>
          <w:highlight w:val="white"/>
        </w:rPr>
        <w:t>.Count)) ||</w:t>
      </w:r>
    </w:p>
    <w:p w14:paraId="6C673FDD" w14:textId="77777777" w:rsidR="00517768" w:rsidRPr="00903DBA" w:rsidRDefault="00517768" w:rsidP="00673567">
      <w:pPr>
        <w:pStyle w:val="Code"/>
        <w:rPr>
          <w:highlight w:val="white"/>
        </w:rPr>
      </w:pPr>
      <w:r w:rsidRPr="00903DBA">
        <w:rPr>
          <w:highlight w:val="white"/>
        </w:rPr>
        <w:t xml:space="preserve">                           (toType.IsUnion() &amp;&amp; (fromList.Count == 1)),</w:t>
      </w:r>
    </w:p>
    <w:p w14:paraId="5009FFFD" w14:textId="77777777" w:rsidR="00517768" w:rsidRPr="00903DBA" w:rsidRDefault="00517768" w:rsidP="00673567">
      <w:pPr>
        <w:pStyle w:val="Code"/>
        <w:rPr>
          <w:highlight w:val="white"/>
        </w:rPr>
      </w:pPr>
      <w:r w:rsidRPr="00903DBA">
        <w:rPr>
          <w:highlight w:val="white"/>
        </w:rPr>
        <w:t xml:space="preserve">                           toType, Message.Too_many_initializers);</w:t>
      </w:r>
    </w:p>
    <w:p w14:paraId="2AAE6CBF" w14:textId="4ECB56EA" w:rsidR="00517768" w:rsidRPr="00903DBA" w:rsidRDefault="0040348D" w:rsidP="00A72459">
      <w:pPr>
        <w:rPr>
          <w:highlight w:val="white"/>
        </w:rPr>
      </w:pPr>
      <w:r w:rsidRPr="00903DBA">
        <w:rPr>
          <w:highlight w:val="white"/>
        </w:rPr>
        <w:t xml:space="preserve">Like the auto case, we iterate </w:t>
      </w:r>
      <w:r w:rsidR="00A72459" w:rsidRPr="00903DBA">
        <w:rPr>
          <w:highlight w:val="white"/>
        </w:rPr>
        <w:t>through the ini</w:t>
      </w:r>
      <w:r w:rsidR="006F330B" w:rsidRPr="00903DBA">
        <w:rPr>
          <w:highlight w:val="white"/>
        </w:rPr>
        <w:t>tia</w:t>
      </w:r>
      <w:r w:rsidR="00A72459" w:rsidRPr="00903DBA">
        <w:rPr>
          <w:highlight w:val="white"/>
        </w:rPr>
        <w:t xml:space="preserve">lization list and call </w:t>
      </w:r>
      <w:r w:rsidR="00A72459" w:rsidRPr="00903DBA">
        <w:rPr>
          <w:rStyle w:val="KeyWord0"/>
          <w:highlight w:val="white"/>
        </w:rPr>
        <w:t>GenerateStatic</w:t>
      </w:r>
      <w:r w:rsidR="00A72459" w:rsidRPr="00903DBA">
        <w:rPr>
          <w:highlight w:val="white"/>
        </w:rPr>
        <w:t xml:space="preserve"> </w:t>
      </w:r>
      <w:r w:rsidR="006F330B" w:rsidRPr="00903DBA">
        <w:rPr>
          <w:highlight w:val="white"/>
        </w:rPr>
        <w:t>recursively</w:t>
      </w:r>
      <w:r w:rsidR="00A72459" w:rsidRPr="00903DBA">
        <w:rPr>
          <w:highlight w:val="white"/>
        </w:rPr>
        <w:t xml:space="preserve"> for each element in the list.</w:t>
      </w:r>
      <w:r w:rsidR="00ED00DF" w:rsidRPr="00903DBA">
        <w:rPr>
          <w:highlight w:val="white"/>
        </w:rPr>
        <w:t xml:space="preserve"> However, in the static case we must sum the size of the </w:t>
      </w:r>
      <w:r w:rsidR="000C5C3E" w:rsidRPr="00903DBA">
        <w:rPr>
          <w:highlight w:val="white"/>
        </w:rPr>
        <w:t>initializer list</w:t>
      </w:r>
      <w:r w:rsidR="00BA6140" w:rsidRPr="00903DBA">
        <w:rPr>
          <w:highlight w:val="white"/>
        </w:rPr>
        <w:t xml:space="preserve"> in order to add zero</w:t>
      </w:r>
      <w:r w:rsidR="00FE2F4F" w:rsidRPr="00903DBA">
        <w:rPr>
          <w:highlight w:val="white"/>
        </w:rPr>
        <w:t>-bytes if the list does not cover the struct or union.</w:t>
      </w:r>
    </w:p>
    <w:p w14:paraId="008E9B14" w14:textId="77777777" w:rsidR="00517768" w:rsidRPr="00903DBA" w:rsidRDefault="00517768" w:rsidP="00673567">
      <w:pPr>
        <w:pStyle w:val="Code"/>
        <w:rPr>
          <w:highlight w:val="white"/>
        </w:rPr>
      </w:pPr>
      <w:r w:rsidRPr="00903DBA">
        <w:rPr>
          <w:highlight w:val="white"/>
        </w:rPr>
        <w:t xml:space="preserve">              int size = 0;</w:t>
      </w:r>
    </w:p>
    <w:p w14:paraId="79E010E0" w14:textId="4C3F4F9E" w:rsidR="00517768" w:rsidRPr="00903DBA" w:rsidRDefault="00517768" w:rsidP="00673567">
      <w:pPr>
        <w:pStyle w:val="Code"/>
        <w:rPr>
          <w:highlight w:val="white"/>
        </w:rPr>
      </w:pPr>
      <w:r w:rsidRPr="00903DBA">
        <w:rPr>
          <w:highlight w:val="white"/>
        </w:rPr>
        <w:t xml:space="preserve">              IEnumerator&lt;Symbol&gt; enumerator =</w:t>
      </w:r>
      <w:r w:rsidR="007D49B1" w:rsidRPr="00903DBA">
        <w:rPr>
          <w:highlight w:val="white"/>
        </w:rPr>
        <w:t xml:space="preserve"> memberList</w:t>
      </w:r>
      <w:r w:rsidRPr="00903DBA">
        <w:rPr>
          <w:highlight w:val="white"/>
        </w:rPr>
        <w:t>.GetEnumerator();</w:t>
      </w:r>
    </w:p>
    <w:p w14:paraId="23F44D93" w14:textId="77777777" w:rsidR="00517768" w:rsidRPr="00903DBA" w:rsidRDefault="00517768" w:rsidP="00673567">
      <w:pPr>
        <w:pStyle w:val="Code"/>
        <w:rPr>
          <w:highlight w:val="white"/>
        </w:rPr>
      </w:pPr>
      <w:r w:rsidRPr="00903DBA">
        <w:rPr>
          <w:highlight w:val="white"/>
        </w:rPr>
        <w:t xml:space="preserve">              foreach (object fromInitializor in fromList) {</w:t>
      </w:r>
    </w:p>
    <w:p w14:paraId="6E50CA81" w14:textId="77777777" w:rsidR="00517768" w:rsidRPr="00903DBA" w:rsidRDefault="00517768" w:rsidP="00673567">
      <w:pPr>
        <w:pStyle w:val="Code"/>
        <w:rPr>
          <w:highlight w:val="white"/>
        </w:rPr>
      </w:pPr>
      <w:r w:rsidRPr="00903DBA">
        <w:rPr>
          <w:highlight w:val="white"/>
        </w:rPr>
        <w:t xml:space="preserve">                enumerator.MoveNext();</w:t>
      </w:r>
    </w:p>
    <w:p w14:paraId="2C75A95B" w14:textId="77777777" w:rsidR="00517768" w:rsidRPr="00903DBA" w:rsidRDefault="00517768" w:rsidP="00673567">
      <w:pPr>
        <w:pStyle w:val="Code"/>
        <w:rPr>
          <w:highlight w:val="white"/>
        </w:rPr>
      </w:pPr>
      <w:r w:rsidRPr="00903DBA">
        <w:rPr>
          <w:highlight w:val="white"/>
        </w:rPr>
        <w:t xml:space="preserve">                Symbol memberSymbol = enumerator.Current;</w:t>
      </w:r>
    </w:p>
    <w:p w14:paraId="38EED084" w14:textId="76E3466E"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.AddRange(GenerateStatic(memberSymbol.Type,</w:t>
      </w:r>
    </w:p>
    <w:p w14:paraId="3CC2243B" w14:textId="5330EE37" w:rsidR="00517768" w:rsidRPr="00903DBA" w:rsidRDefault="00517768" w:rsidP="00673567">
      <w:pPr>
        <w:pStyle w:val="Code"/>
        <w:rPr>
          <w:highlight w:val="white"/>
        </w:rPr>
      </w:pPr>
      <w:r w:rsidRPr="00903DBA">
        <w:rPr>
          <w:highlight w:val="white"/>
        </w:rPr>
        <w:t xml:space="preserve">                                 </w:t>
      </w:r>
      <w:r w:rsidR="0029586B" w:rsidRPr="00903DBA">
        <w:rPr>
          <w:highlight w:val="white"/>
        </w:rPr>
        <w:t xml:space="preserve">               </w:t>
      </w:r>
      <w:r w:rsidRPr="00903DBA">
        <w:rPr>
          <w:highlight w:val="white"/>
        </w:rPr>
        <w:t xml:space="preserve"> fromInitializor));</w:t>
      </w:r>
    </w:p>
    <w:p w14:paraId="7EF4C1D3" w14:textId="77777777" w:rsidR="00517768" w:rsidRPr="00903DBA" w:rsidRDefault="00517768" w:rsidP="00673567">
      <w:pPr>
        <w:pStyle w:val="Code"/>
        <w:rPr>
          <w:highlight w:val="white"/>
        </w:rPr>
      </w:pPr>
      <w:r w:rsidRPr="00903DBA">
        <w:rPr>
          <w:highlight w:val="white"/>
        </w:rPr>
        <w:t xml:space="preserve">                size += memberSymbol.Type.Size();</w:t>
      </w:r>
    </w:p>
    <w:p w14:paraId="0EBCA60E" w14:textId="77777777" w:rsidR="00517768" w:rsidRPr="00903DBA" w:rsidRDefault="00517768" w:rsidP="00673567">
      <w:pPr>
        <w:pStyle w:val="Code"/>
        <w:rPr>
          <w:highlight w:val="white"/>
        </w:rPr>
      </w:pPr>
      <w:r w:rsidRPr="00903DBA">
        <w:rPr>
          <w:highlight w:val="white"/>
        </w:rPr>
        <w:t xml:space="preserve">              }</w:t>
      </w:r>
    </w:p>
    <w:p w14:paraId="763B17DC" w14:textId="77777777" w:rsidR="00517768" w:rsidRPr="00903DBA" w:rsidRDefault="00517768" w:rsidP="00673567">
      <w:pPr>
        <w:pStyle w:val="Code"/>
        <w:rPr>
          <w:highlight w:val="white"/>
        </w:rPr>
      </w:pPr>
    </w:p>
    <w:p w14:paraId="540F5CA4" w14:textId="77777777" w:rsidR="00517768" w:rsidRPr="00903DBA" w:rsidRDefault="00517768" w:rsidP="00673567">
      <w:pPr>
        <w:pStyle w:val="Code"/>
        <w:rPr>
          <w:highlight w:val="white"/>
        </w:rPr>
      </w:pPr>
      <w:r w:rsidRPr="00903DBA">
        <w:rPr>
          <w:highlight w:val="white"/>
        </w:rPr>
        <w:lastRenderedPageBreak/>
        <w:t xml:space="preserve">              int restSize = toType.Size() - size;</w:t>
      </w:r>
    </w:p>
    <w:p w14:paraId="2DAE12A0" w14:textId="77777777" w:rsidR="00C505DE" w:rsidRPr="00903DBA" w:rsidRDefault="00C505DE" w:rsidP="00C505DE">
      <w:pPr>
        <w:pStyle w:val="Code"/>
        <w:rPr>
          <w:highlight w:val="white"/>
        </w:rPr>
      </w:pPr>
      <w:r w:rsidRPr="00903DBA">
        <w:rPr>
          <w:highlight w:val="white"/>
        </w:rPr>
        <w:t xml:space="preserve">              if (restSize &gt; 0) {</w:t>
      </w:r>
    </w:p>
    <w:p w14:paraId="0A0D42C5" w14:textId="77777777" w:rsidR="00C505DE" w:rsidRPr="00903DBA" w:rsidRDefault="00C505DE" w:rsidP="00C505DE">
      <w:pPr>
        <w:pStyle w:val="Code"/>
        <w:rPr>
          <w:highlight w:val="white"/>
        </w:rPr>
      </w:pPr>
      <w:r w:rsidRPr="00903DBA">
        <w:rPr>
          <w:highlight w:val="white"/>
        </w:rPr>
        <w:t xml:space="preserve">                codeList.Add(new MiddleCode(MiddleOperator.InitializerZero,</w:t>
      </w:r>
    </w:p>
    <w:p w14:paraId="39C72D59" w14:textId="77777777" w:rsidR="00C505DE" w:rsidRPr="00903DBA" w:rsidRDefault="00C505DE" w:rsidP="00C505DE">
      <w:pPr>
        <w:pStyle w:val="Code"/>
        <w:rPr>
          <w:highlight w:val="white"/>
        </w:rPr>
      </w:pPr>
      <w:r w:rsidRPr="00903DBA">
        <w:rPr>
          <w:highlight w:val="white"/>
        </w:rPr>
        <w:t xml:space="preserve">                                            restSize));</w:t>
      </w:r>
    </w:p>
    <w:p w14:paraId="29238880" w14:textId="77777777" w:rsidR="00C505DE" w:rsidRPr="00903DBA" w:rsidRDefault="00C505DE" w:rsidP="00C505DE">
      <w:pPr>
        <w:pStyle w:val="Code"/>
        <w:rPr>
          <w:highlight w:val="white"/>
        </w:rPr>
      </w:pPr>
      <w:r w:rsidRPr="00903DBA">
        <w:rPr>
          <w:highlight w:val="white"/>
        </w:rPr>
        <w:t xml:space="preserve">              }</w:t>
      </w:r>
    </w:p>
    <w:p w14:paraId="763378E8" w14:textId="77777777" w:rsidR="00517768" w:rsidRPr="00903DBA" w:rsidRDefault="00517768" w:rsidP="00673567">
      <w:pPr>
        <w:pStyle w:val="Code"/>
        <w:rPr>
          <w:highlight w:val="white"/>
        </w:rPr>
      </w:pPr>
      <w:r w:rsidRPr="00903DBA">
        <w:rPr>
          <w:highlight w:val="white"/>
        </w:rPr>
        <w:t xml:space="preserve">            }</w:t>
      </w:r>
    </w:p>
    <w:p w14:paraId="2FB243D6" w14:textId="77777777" w:rsidR="00517768" w:rsidRPr="00903DBA" w:rsidRDefault="00517768" w:rsidP="00673567">
      <w:pPr>
        <w:pStyle w:val="Code"/>
        <w:rPr>
          <w:highlight w:val="white"/>
        </w:rPr>
      </w:pPr>
      <w:r w:rsidRPr="00903DBA">
        <w:rPr>
          <w:highlight w:val="white"/>
        </w:rPr>
        <w:t xml:space="preserve">            break;</w:t>
      </w:r>
    </w:p>
    <w:p w14:paraId="64E12B0D" w14:textId="77777777" w:rsidR="00517768" w:rsidRPr="00903DBA" w:rsidRDefault="00517768" w:rsidP="00673567">
      <w:pPr>
        <w:pStyle w:val="Code"/>
        <w:rPr>
          <w:highlight w:val="white"/>
        </w:rPr>
      </w:pPr>
      <w:r w:rsidRPr="00903DBA">
        <w:rPr>
          <w:highlight w:val="white"/>
        </w:rPr>
        <w:t xml:space="preserve">        }</w:t>
      </w:r>
    </w:p>
    <w:p w14:paraId="2D3D8869" w14:textId="77777777" w:rsidR="00517768" w:rsidRPr="00903DBA" w:rsidRDefault="00517768" w:rsidP="00673567">
      <w:pPr>
        <w:pStyle w:val="Code"/>
        <w:rPr>
          <w:highlight w:val="white"/>
        </w:rPr>
      </w:pPr>
      <w:r w:rsidRPr="00903DBA">
        <w:rPr>
          <w:highlight w:val="white"/>
        </w:rPr>
        <w:t xml:space="preserve">      }</w:t>
      </w:r>
    </w:p>
    <w:p w14:paraId="2CA6F332" w14:textId="77777777" w:rsidR="00517768" w:rsidRPr="00903DBA" w:rsidRDefault="00517768" w:rsidP="00673567">
      <w:pPr>
        <w:pStyle w:val="Code"/>
        <w:rPr>
          <w:highlight w:val="white"/>
        </w:rPr>
      </w:pPr>
    </w:p>
    <w:p w14:paraId="1BCC90D8" w14:textId="75D33EE1" w:rsidR="00517768" w:rsidRPr="00903DBA" w:rsidRDefault="00517768" w:rsidP="00673567">
      <w:pPr>
        <w:pStyle w:val="Code"/>
        <w:rPr>
          <w:highlight w:val="white"/>
        </w:rPr>
      </w:pPr>
      <w:r w:rsidRPr="00903DBA">
        <w:rPr>
          <w:highlight w:val="white"/>
        </w:rPr>
        <w:t xml:space="preserve">      return </w:t>
      </w:r>
      <w:r w:rsidR="005F341E" w:rsidRPr="00903DBA">
        <w:rPr>
          <w:highlight w:val="white"/>
        </w:rPr>
        <w:t>codeList</w:t>
      </w:r>
      <w:r w:rsidRPr="00903DBA">
        <w:rPr>
          <w:highlight w:val="white"/>
        </w:rPr>
        <w:t>;</w:t>
      </w:r>
    </w:p>
    <w:p w14:paraId="11DD737B" w14:textId="77777777" w:rsidR="00517768" w:rsidRPr="00903DBA" w:rsidRDefault="00517768" w:rsidP="00673567">
      <w:pPr>
        <w:pStyle w:val="Code"/>
        <w:rPr>
          <w:highlight w:val="white"/>
        </w:rPr>
      </w:pPr>
      <w:r w:rsidRPr="00903DBA">
        <w:rPr>
          <w:highlight w:val="white"/>
        </w:rPr>
        <w:t xml:space="preserve">    }</w:t>
      </w:r>
    </w:p>
    <w:p w14:paraId="77A3F452" w14:textId="77777777" w:rsidR="00517768" w:rsidRPr="00903DBA" w:rsidRDefault="00517768" w:rsidP="00673567">
      <w:pPr>
        <w:pStyle w:val="Code"/>
        <w:rPr>
          <w:highlight w:val="white"/>
        </w:rPr>
      </w:pPr>
      <w:r w:rsidRPr="00903DBA">
        <w:rPr>
          <w:highlight w:val="white"/>
        </w:rPr>
        <w:t xml:space="preserve">  }</w:t>
      </w:r>
    </w:p>
    <w:p w14:paraId="67E0E84B" w14:textId="05F855CE" w:rsidR="00517768" w:rsidRPr="00903DBA" w:rsidRDefault="00517768" w:rsidP="00673567">
      <w:pPr>
        <w:pStyle w:val="Code"/>
        <w:rPr>
          <w:highlight w:val="white"/>
        </w:rPr>
      </w:pPr>
      <w:r w:rsidRPr="00903DBA">
        <w:rPr>
          <w:highlight w:val="white"/>
        </w:rPr>
        <w:t>}</w:t>
      </w:r>
    </w:p>
    <w:p w14:paraId="230060CE" w14:textId="5910FBB1" w:rsidR="00607A44" w:rsidRPr="00903DBA" w:rsidRDefault="00607A44" w:rsidP="00BF21D4">
      <w:pPr>
        <w:pStyle w:val="Rubrik3"/>
        <w:rPr>
          <w:highlight w:val="white"/>
        </w:rPr>
      </w:pPr>
      <w:bookmarkStart w:id="405" w:name="_Toc57656056"/>
      <w:r w:rsidRPr="00903DBA">
        <w:rPr>
          <w:rStyle w:val="KeyWord0"/>
          <w:b/>
          <w:bCs/>
          <w:highlight w:val="white"/>
        </w:rPr>
        <w:t>Modify Initializer</w:t>
      </w:r>
      <w:bookmarkEnd w:id="405"/>
    </w:p>
    <w:p w14:paraId="5D390C88" w14:textId="645073A6" w:rsidR="00905979" w:rsidRPr="00903DBA" w:rsidRDefault="00BC2B71" w:rsidP="00BC2B71">
      <w:r w:rsidRPr="00903DBA">
        <w:rPr>
          <w:highlight w:val="white"/>
        </w:rPr>
        <w:t xml:space="preserve">The </w:t>
      </w:r>
      <w:r w:rsidRPr="00903DBA">
        <w:rPr>
          <w:rStyle w:val="KeyWord0"/>
          <w:highlight w:val="white"/>
        </w:rPr>
        <w:t>ModifyInitializer</w:t>
      </w:r>
      <w:r w:rsidRPr="00903DBA">
        <w:t xml:space="preserve"> class </w:t>
      </w:r>
      <w:r w:rsidR="00905979" w:rsidRPr="00903DBA">
        <w:t xml:space="preserve">changes an </w:t>
      </w:r>
      <w:r w:rsidR="006F330B" w:rsidRPr="00903DBA">
        <w:t>initialization</w:t>
      </w:r>
      <w:r w:rsidR="00905979" w:rsidRPr="00903DBA">
        <w:t xml:space="preserve"> list into the form of the defined type. For instance: </w:t>
      </w:r>
      <w:r w:rsidR="00905979" w:rsidRPr="00903DBA">
        <w:rPr>
          <w:rStyle w:val="KeyWord0"/>
        </w:rPr>
        <w:t>int</w:t>
      </w:r>
      <w:r w:rsidR="00905979" w:rsidRPr="00903DBA">
        <w:t xml:space="preserve"> </w:t>
      </w:r>
      <w:r w:rsidR="00905979" w:rsidRPr="00903DBA">
        <w:rPr>
          <w:rStyle w:val="KeyWord0"/>
        </w:rPr>
        <w:t>[3][2]</w:t>
      </w:r>
      <w:r w:rsidR="00905979" w:rsidRPr="00903DBA">
        <w:t xml:space="preserve"> </w:t>
      </w:r>
      <w:r w:rsidR="00905979" w:rsidRPr="00903DBA">
        <w:rPr>
          <w:rStyle w:val="KeyWord0"/>
        </w:rPr>
        <w:t>=</w:t>
      </w:r>
      <w:r w:rsidR="00905979" w:rsidRPr="00903DBA">
        <w:t xml:space="preserve"> </w:t>
      </w:r>
      <w:r w:rsidR="00905979" w:rsidRPr="00903DBA">
        <w:rPr>
          <w:rStyle w:val="KeyWord0"/>
        </w:rPr>
        <w:t>{1,</w:t>
      </w:r>
      <w:r w:rsidR="00905979" w:rsidRPr="00903DBA">
        <w:t xml:space="preserve"> </w:t>
      </w:r>
      <w:r w:rsidR="00905979" w:rsidRPr="00903DBA">
        <w:rPr>
          <w:rStyle w:val="KeyWord0"/>
        </w:rPr>
        <w:t>2,</w:t>
      </w:r>
      <w:r w:rsidR="00905979" w:rsidRPr="00903DBA">
        <w:t xml:space="preserve"> </w:t>
      </w:r>
      <w:r w:rsidR="00905979" w:rsidRPr="00903DBA">
        <w:rPr>
          <w:rStyle w:val="KeyWord0"/>
        </w:rPr>
        <w:t>3,</w:t>
      </w:r>
      <w:r w:rsidR="00905979" w:rsidRPr="00903DBA">
        <w:t xml:space="preserve"> </w:t>
      </w:r>
      <w:r w:rsidR="00905979" w:rsidRPr="00903DBA">
        <w:rPr>
          <w:rStyle w:val="KeyWord0"/>
        </w:rPr>
        <w:t>4,</w:t>
      </w:r>
      <w:r w:rsidR="00905979" w:rsidRPr="00903DBA">
        <w:t xml:space="preserve"> </w:t>
      </w:r>
      <w:r w:rsidR="00905979" w:rsidRPr="00903DBA">
        <w:rPr>
          <w:rStyle w:val="KeyWord0"/>
        </w:rPr>
        <w:t>5,</w:t>
      </w:r>
      <w:r w:rsidR="00905979" w:rsidRPr="00903DBA">
        <w:t xml:space="preserve"> </w:t>
      </w:r>
      <w:r w:rsidR="00905979" w:rsidRPr="00903DBA">
        <w:rPr>
          <w:rStyle w:val="KeyWord0"/>
        </w:rPr>
        <w:t>6}</w:t>
      </w:r>
      <w:r w:rsidR="00905979" w:rsidRPr="00903DBA">
        <w:t xml:space="preserve"> is changed to </w:t>
      </w:r>
      <w:r w:rsidR="00905979" w:rsidRPr="00903DBA">
        <w:rPr>
          <w:rStyle w:val="KeyWord0"/>
        </w:rPr>
        <w:t>int</w:t>
      </w:r>
      <w:r w:rsidR="00905979" w:rsidRPr="00903DBA">
        <w:t xml:space="preserve"> </w:t>
      </w:r>
      <w:r w:rsidR="00905979" w:rsidRPr="00903DBA">
        <w:rPr>
          <w:rStyle w:val="KeyWord0"/>
        </w:rPr>
        <w:t>[3][2]</w:t>
      </w:r>
      <w:r w:rsidR="00905979" w:rsidRPr="00903DBA">
        <w:t xml:space="preserve"> </w:t>
      </w:r>
      <w:r w:rsidR="00905979" w:rsidRPr="00903DBA">
        <w:rPr>
          <w:rStyle w:val="KeyWord0"/>
        </w:rPr>
        <w:t>=</w:t>
      </w:r>
      <w:r w:rsidR="00905979" w:rsidRPr="00903DBA">
        <w:t xml:space="preserve"> </w:t>
      </w:r>
      <w:r w:rsidR="00905979" w:rsidRPr="00903DBA">
        <w:rPr>
          <w:rStyle w:val="KeyWord0"/>
        </w:rPr>
        <w:t>{{1,</w:t>
      </w:r>
      <w:r w:rsidR="00905979" w:rsidRPr="00903DBA">
        <w:t xml:space="preserve"> </w:t>
      </w:r>
      <w:r w:rsidR="00905979" w:rsidRPr="00903DBA">
        <w:rPr>
          <w:rStyle w:val="KeyWord0"/>
        </w:rPr>
        <w:t>2</w:t>
      </w:r>
      <w:r w:rsidR="00513297" w:rsidRPr="00903DBA">
        <w:rPr>
          <w:rStyle w:val="KeyWord0"/>
        </w:rPr>
        <w:t>}</w:t>
      </w:r>
      <w:r w:rsidR="00905979" w:rsidRPr="00903DBA">
        <w:rPr>
          <w:rStyle w:val="KeyWord0"/>
        </w:rPr>
        <w:t>,</w:t>
      </w:r>
      <w:r w:rsidR="00905979" w:rsidRPr="00903DBA">
        <w:t xml:space="preserve"> </w:t>
      </w:r>
      <w:r w:rsidR="00513297" w:rsidRPr="00903DBA">
        <w:rPr>
          <w:rStyle w:val="KeyWord0"/>
        </w:rPr>
        <w:t>{</w:t>
      </w:r>
      <w:r w:rsidR="00905979" w:rsidRPr="00903DBA">
        <w:rPr>
          <w:rStyle w:val="KeyWord0"/>
        </w:rPr>
        <w:t>3,</w:t>
      </w:r>
      <w:r w:rsidR="00905979" w:rsidRPr="00903DBA">
        <w:t xml:space="preserve"> </w:t>
      </w:r>
      <w:r w:rsidR="00905979" w:rsidRPr="00903DBA">
        <w:rPr>
          <w:rStyle w:val="KeyWord0"/>
        </w:rPr>
        <w:t>4</w:t>
      </w:r>
      <w:r w:rsidR="00513297" w:rsidRPr="00903DBA">
        <w:rPr>
          <w:rStyle w:val="KeyWord0"/>
        </w:rPr>
        <w:t>}</w:t>
      </w:r>
      <w:r w:rsidR="00905979" w:rsidRPr="00903DBA">
        <w:rPr>
          <w:rStyle w:val="KeyWord0"/>
        </w:rPr>
        <w:t>,</w:t>
      </w:r>
      <w:r w:rsidR="00905979" w:rsidRPr="00903DBA">
        <w:t xml:space="preserve"> </w:t>
      </w:r>
      <w:r w:rsidR="00513297" w:rsidRPr="00903DBA">
        <w:rPr>
          <w:rStyle w:val="KeyWord0"/>
        </w:rPr>
        <w:t>{</w:t>
      </w:r>
      <w:r w:rsidR="00905979" w:rsidRPr="00903DBA">
        <w:rPr>
          <w:rStyle w:val="KeyWord0"/>
        </w:rPr>
        <w:t>5,</w:t>
      </w:r>
      <w:r w:rsidR="00905979" w:rsidRPr="00903DBA">
        <w:t xml:space="preserve"> </w:t>
      </w:r>
      <w:r w:rsidR="00905979" w:rsidRPr="00903DBA">
        <w:rPr>
          <w:rStyle w:val="KeyWord0"/>
        </w:rPr>
        <w:t>6</w:t>
      </w:r>
      <w:r w:rsidR="00513297" w:rsidRPr="00903DBA">
        <w:rPr>
          <w:rStyle w:val="KeyWord0"/>
        </w:rPr>
        <w:t>}}</w:t>
      </w:r>
      <w:r w:rsidR="004E62C3" w:rsidRPr="00903DBA">
        <w:t>.</w:t>
      </w:r>
    </w:p>
    <w:p w14:paraId="6B72D4A8" w14:textId="46F218F5" w:rsidR="00C51B49" w:rsidRPr="00903DBA" w:rsidRDefault="00C51B49" w:rsidP="006C2C63">
      <w:pPr>
        <w:pStyle w:val="CodeHeader"/>
      </w:pPr>
      <w:r w:rsidRPr="00903DBA">
        <w:rPr>
          <w:highlight w:val="white"/>
        </w:rPr>
        <w:t>Modify</w:t>
      </w:r>
      <w:r w:rsidR="002F35C1" w:rsidRPr="00903DBA">
        <w:rPr>
          <w:highlight w:val="white"/>
        </w:rPr>
        <w:t>Initializer</w:t>
      </w:r>
      <w:r w:rsidRPr="00903DBA">
        <w:t>.cs</w:t>
      </w:r>
    </w:p>
    <w:p w14:paraId="25754190" w14:textId="77777777" w:rsidR="00517768" w:rsidRPr="00903DBA" w:rsidRDefault="00517768" w:rsidP="00083493">
      <w:pPr>
        <w:pStyle w:val="Code"/>
        <w:rPr>
          <w:highlight w:val="white"/>
        </w:rPr>
      </w:pPr>
      <w:r w:rsidRPr="00903DBA">
        <w:rPr>
          <w:highlight w:val="white"/>
        </w:rPr>
        <w:t>using System;</w:t>
      </w:r>
    </w:p>
    <w:p w14:paraId="1E60F32D" w14:textId="77777777" w:rsidR="00517768" w:rsidRPr="00903DBA" w:rsidRDefault="00517768" w:rsidP="00083493">
      <w:pPr>
        <w:pStyle w:val="Code"/>
        <w:rPr>
          <w:highlight w:val="white"/>
        </w:rPr>
      </w:pPr>
      <w:r w:rsidRPr="00903DBA">
        <w:rPr>
          <w:highlight w:val="white"/>
        </w:rPr>
        <w:t>using System.IO;</w:t>
      </w:r>
    </w:p>
    <w:p w14:paraId="1256BC7C" w14:textId="77777777" w:rsidR="00517768" w:rsidRPr="00903DBA" w:rsidRDefault="00517768" w:rsidP="00083493">
      <w:pPr>
        <w:pStyle w:val="Code"/>
        <w:rPr>
          <w:highlight w:val="white"/>
        </w:rPr>
      </w:pPr>
      <w:r w:rsidRPr="00903DBA">
        <w:rPr>
          <w:highlight w:val="white"/>
        </w:rPr>
        <w:t>using System.Collections.Generic;</w:t>
      </w:r>
    </w:p>
    <w:p w14:paraId="2489AA7B" w14:textId="77777777" w:rsidR="00517768" w:rsidRPr="00903DBA" w:rsidRDefault="00517768" w:rsidP="00083493">
      <w:pPr>
        <w:pStyle w:val="Code"/>
        <w:rPr>
          <w:highlight w:val="white"/>
        </w:rPr>
      </w:pPr>
    </w:p>
    <w:p w14:paraId="505DE475" w14:textId="77777777" w:rsidR="00517768" w:rsidRPr="00903DBA" w:rsidRDefault="00517768" w:rsidP="00083493">
      <w:pPr>
        <w:pStyle w:val="Code"/>
        <w:rPr>
          <w:highlight w:val="white"/>
        </w:rPr>
      </w:pPr>
      <w:r w:rsidRPr="00903DBA">
        <w:rPr>
          <w:highlight w:val="white"/>
        </w:rPr>
        <w:t>namespace CCompiler {</w:t>
      </w:r>
    </w:p>
    <w:p w14:paraId="3D124A0D" w14:textId="77777777" w:rsidR="00517768" w:rsidRPr="00903DBA" w:rsidRDefault="00517768" w:rsidP="00083493">
      <w:pPr>
        <w:pStyle w:val="Code"/>
        <w:rPr>
          <w:highlight w:val="white"/>
        </w:rPr>
      </w:pPr>
      <w:r w:rsidRPr="00903DBA">
        <w:rPr>
          <w:highlight w:val="white"/>
        </w:rPr>
        <w:t xml:space="preserve">  class ModifyInitializer {</w:t>
      </w:r>
    </w:p>
    <w:p w14:paraId="01AF9DA2" w14:textId="7D99BAAC" w:rsidR="00517768" w:rsidRPr="00903DBA" w:rsidRDefault="00517768" w:rsidP="00083493">
      <w:pPr>
        <w:pStyle w:val="Code"/>
        <w:rPr>
          <w:highlight w:val="white"/>
        </w:rPr>
      </w:pPr>
      <w:r w:rsidRPr="00903DBA">
        <w:rPr>
          <w:highlight w:val="white"/>
        </w:rPr>
        <w:t xml:space="preserve">    public static List&lt;object&gt; ModifyArray(Type type, List&lt;object&gt; list) {</w:t>
      </w:r>
    </w:p>
    <w:p w14:paraId="73022A3B" w14:textId="5AE01E3E" w:rsidR="00854C94" w:rsidRPr="00903DBA" w:rsidRDefault="00210936" w:rsidP="00F80000">
      <w:pPr>
        <w:rPr>
          <w:rStyle w:val="KeyWord0"/>
          <w:highlight w:val="white"/>
        </w:rPr>
      </w:pPr>
      <w:r w:rsidRPr="00903DBA">
        <w:rPr>
          <w:highlight w:val="white"/>
        </w:rPr>
        <w:t>First</w:t>
      </w:r>
      <w:r w:rsidR="00DD2AF2" w:rsidRPr="00903DBA">
        <w:rPr>
          <w:highlight w:val="white"/>
        </w:rPr>
        <w:t>,</w:t>
      </w:r>
      <w:r w:rsidRPr="00903DBA">
        <w:rPr>
          <w:highlight w:val="white"/>
        </w:rPr>
        <w:t xml:space="preserve"> we define the dimension</w:t>
      </w:r>
      <w:r w:rsidR="00DD2AF2" w:rsidRPr="00903DBA">
        <w:rPr>
          <w:highlight w:val="white"/>
        </w:rPr>
        <w:t>-</w:t>
      </w:r>
      <w:r w:rsidRPr="00903DBA">
        <w:rPr>
          <w:highlight w:val="white"/>
        </w:rPr>
        <w:t>to</w:t>
      </w:r>
      <w:r w:rsidR="00DD2AF2" w:rsidRPr="00903DBA">
        <w:rPr>
          <w:highlight w:val="white"/>
        </w:rPr>
        <w:t>-</w:t>
      </w:r>
      <w:r w:rsidRPr="00903DBA">
        <w:rPr>
          <w:highlight w:val="white"/>
        </w:rPr>
        <w:t xml:space="preserve">size map; that is, </w:t>
      </w:r>
      <w:r w:rsidR="00DD2AF2" w:rsidRPr="00903DBA">
        <w:rPr>
          <w:highlight w:val="white"/>
        </w:rPr>
        <w:t>each dimension in the defined array</w:t>
      </w:r>
      <w:r w:rsidR="001A07EF" w:rsidRPr="00903DBA">
        <w:rPr>
          <w:highlight w:val="white"/>
        </w:rPr>
        <w:t xml:space="preserve"> is assigned an</w:t>
      </w:r>
      <w:r w:rsidR="00DD2AF2" w:rsidRPr="00903DBA">
        <w:rPr>
          <w:highlight w:val="white"/>
        </w:rPr>
        <w:t xml:space="preserve"> array size. For instance,</w:t>
      </w:r>
      <w:r w:rsidR="008C0698" w:rsidRPr="00903DBA">
        <w:rPr>
          <w:highlight w:val="white"/>
        </w:rPr>
        <w:t xml:space="preserve"> in</w:t>
      </w:r>
      <w:r w:rsidR="00DD2AF2" w:rsidRPr="00903DBA">
        <w:rPr>
          <w:highlight w:val="white"/>
        </w:rPr>
        <w:t xml:space="preserve"> </w:t>
      </w:r>
      <w:r w:rsidR="00DD2AF2" w:rsidRPr="00903DBA">
        <w:rPr>
          <w:rStyle w:val="KeyWord0"/>
          <w:highlight w:val="white"/>
        </w:rPr>
        <w:t>int</w:t>
      </w:r>
      <w:r w:rsidR="00DD2AF2" w:rsidRPr="00903DBA">
        <w:rPr>
          <w:highlight w:val="white"/>
        </w:rPr>
        <w:t xml:space="preserve"> </w:t>
      </w:r>
      <w:r w:rsidR="00DD2AF2" w:rsidRPr="00903DBA">
        <w:rPr>
          <w:rStyle w:val="KeyWord0"/>
          <w:highlight w:val="white"/>
        </w:rPr>
        <w:t>[2][3][4]</w:t>
      </w:r>
      <w:r w:rsidR="00BE69B1" w:rsidRPr="00903DBA">
        <w:rPr>
          <w:highlight w:val="white"/>
        </w:rPr>
        <w:t xml:space="preserve"> </w:t>
      </w:r>
      <w:r w:rsidR="008C0698" w:rsidRPr="00903DBA">
        <w:rPr>
          <w:highlight w:val="white"/>
        </w:rPr>
        <w:t xml:space="preserve">dimension 1 has size 4, </w:t>
      </w:r>
      <w:r w:rsidR="00854C94" w:rsidRPr="00903DBA">
        <w:rPr>
          <w:highlight w:val="white"/>
        </w:rPr>
        <w:t xml:space="preserve">dimension 2 has size 3, and dimension 3 has size 2. Dimension zero refers to the final array type, and its size is always zero. In </w:t>
      </w:r>
      <w:r w:rsidR="00854C94" w:rsidRPr="00903DBA">
        <w:rPr>
          <w:rStyle w:val="KeyWord0"/>
          <w:highlight w:val="white"/>
        </w:rPr>
        <w:t>int</w:t>
      </w:r>
      <w:r w:rsidR="00854C94" w:rsidRPr="00903DBA">
        <w:rPr>
          <w:highlight w:val="white"/>
        </w:rPr>
        <w:t xml:space="preserve"> </w:t>
      </w:r>
      <w:r w:rsidR="00854C94" w:rsidRPr="00903DBA">
        <w:rPr>
          <w:rStyle w:val="KeyWord0"/>
          <w:highlight w:val="white"/>
        </w:rPr>
        <w:t>[][3][4]</w:t>
      </w:r>
      <w:r w:rsidR="00F80000" w:rsidRPr="00903DBA">
        <w:rPr>
          <w:highlight w:val="white"/>
        </w:rPr>
        <w:t>, dimension 3 is undefined</w:t>
      </w:r>
      <w:r w:rsidR="00CE0478" w:rsidRPr="00903DBA">
        <w:rPr>
          <w:highlight w:val="white"/>
        </w:rPr>
        <w:t xml:space="preserve"> and set to zero</w:t>
      </w:r>
      <w:r w:rsidR="00F80000" w:rsidRPr="00903DBA">
        <w:rPr>
          <w:highlight w:val="white"/>
        </w:rPr>
        <w:t>, but that does not matter since we do not exam the hig</w:t>
      </w:r>
      <w:r w:rsidR="00EF3A31" w:rsidRPr="00903DBA">
        <w:rPr>
          <w:highlight w:val="white"/>
        </w:rPr>
        <w:t>h</w:t>
      </w:r>
      <w:r w:rsidR="00F80000" w:rsidRPr="00903DBA">
        <w:rPr>
          <w:highlight w:val="white"/>
        </w:rPr>
        <w:t>est dimension.</w:t>
      </w:r>
    </w:p>
    <w:p w14:paraId="493EF936" w14:textId="77777777" w:rsidR="00517768" w:rsidRPr="00903DBA" w:rsidRDefault="00517768" w:rsidP="00083493">
      <w:pPr>
        <w:pStyle w:val="Code"/>
        <w:rPr>
          <w:highlight w:val="white"/>
        </w:rPr>
      </w:pPr>
      <w:r w:rsidRPr="00903DBA">
        <w:rPr>
          <w:highlight w:val="white"/>
        </w:rPr>
        <w:t xml:space="preserve">      IDictionary&lt;int,int&gt; dimensionToSizeMap = new Dictionary&lt;int,int&gt;();</w:t>
      </w:r>
    </w:p>
    <w:p w14:paraId="0FEB70A7" w14:textId="230D4E65" w:rsidR="00517768" w:rsidRPr="00903DBA" w:rsidRDefault="00517768" w:rsidP="00083493">
      <w:pPr>
        <w:pStyle w:val="Code"/>
        <w:rPr>
          <w:highlight w:val="white"/>
        </w:rPr>
      </w:pPr>
      <w:r w:rsidRPr="00903DBA">
        <w:rPr>
          <w:highlight w:val="white"/>
        </w:rPr>
        <w:t xml:space="preserve">      int maxDimension = DimensionToSizeMap(type, dimensionToSizeMap);</w:t>
      </w:r>
    </w:p>
    <w:p w14:paraId="50852C17" w14:textId="0BBC5877" w:rsidR="002F09AB" w:rsidRPr="00903DBA" w:rsidRDefault="002F09AB" w:rsidP="002F09AB">
      <w:pPr>
        <w:rPr>
          <w:highlight w:val="white"/>
        </w:rPr>
      </w:pPr>
      <w:r w:rsidRPr="00903DBA">
        <w:rPr>
          <w:highlight w:val="white"/>
        </w:rPr>
        <w:t xml:space="preserve">Then we </w:t>
      </w:r>
      <w:r w:rsidR="00E7655A" w:rsidRPr="00903DBA">
        <w:rPr>
          <w:highlight w:val="white"/>
        </w:rPr>
        <w:t xml:space="preserve">define the initializer-to-dimension map; that is, </w:t>
      </w:r>
      <w:r w:rsidR="001F15E5" w:rsidRPr="00903DBA">
        <w:rPr>
          <w:highlight w:val="white"/>
        </w:rPr>
        <w:t>each list and sub list in the initializer is assigned a dimension.</w:t>
      </w:r>
    </w:p>
    <w:p w14:paraId="564D6D97" w14:textId="77777777" w:rsidR="00517768" w:rsidRPr="00903DBA" w:rsidRDefault="00517768" w:rsidP="00083493">
      <w:pPr>
        <w:pStyle w:val="Code"/>
        <w:rPr>
          <w:highlight w:val="white"/>
        </w:rPr>
      </w:pPr>
      <w:r w:rsidRPr="00903DBA">
        <w:rPr>
          <w:highlight w:val="white"/>
        </w:rPr>
        <w:t xml:space="preserve">      IDictionary&lt;object,int&gt; initializerToDimensionMap =</w:t>
      </w:r>
    </w:p>
    <w:p w14:paraId="73721929" w14:textId="77777777" w:rsidR="00517768" w:rsidRPr="00903DBA" w:rsidRDefault="00517768" w:rsidP="00083493">
      <w:pPr>
        <w:pStyle w:val="Code"/>
        <w:rPr>
          <w:highlight w:val="white"/>
        </w:rPr>
      </w:pPr>
      <w:r w:rsidRPr="00903DBA">
        <w:rPr>
          <w:highlight w:val="white"/>
        </w:rPr>
        <w:t xml:space="preserve">        new Dictionary&lt;object,int&gt;();</w:t>
      </w:r>
    </w:p>
    <w:p w14:paraId="7B3C3BE4" w14:textId="77777777" w:rsidR="00517768" w:rsidRPr="00903DBA" w:rsidRDefault="00517768" w:rsidP="00083493">
      <w:pPr>
        <w:pStyle w:val="Code"/>
        <w:rPr>
          <w:highlight w:val="white"/>
        </w:rPr>
      </w:pPr>
      <w:r w:rsidRPr="00903DBA">
        <w:rPr>
          <w:highlight w:val="white"/>
        </w:rPr>
        <w:t xml:space="preserve">      InitializerToDimensionMap(list, initializerToDimensionMap);</w:t>
      </w:r>
    </w:p>
    <w:p w14:paraId="50D29FB9" w14:textId="1C8A0FDC" w:rsidR="00517768" w:rsidRPr="00903DBA" w:rsidRDefault="00EB5AC9" w:rsidP="00EB5AC9">
      <w:pPr>
        <w:rPr>
          <w:highlight w:val="white"/>
        </w:rPr>
      </w:pPr>
      <w:r w:rsidRPr="00903DBA">
        <w:rPr>
          <w:highlight w:val="white"/>
        </w:rPr>
        <w:t>Then we iterate through the dimensions of the array</w:t>
      </w:r>
      <w:r w:rsidR="00B15D51" w:rsidRPr="00903DBA">
        <w:rPr>
          <w:highlight w:val="white"/>
        </w:rPr>
        <w:t>, from dimension one to the second-highest dimension, inclusive.</w:t>
      </w:r>
      <w:r w:rsidR="00B75555" w:rsidRPr="00903DBA">
        <w:rPr>
          <w:highlight w:val="white"/>
        </w:rPr>
        <w:t xml:space="preserve"> For each </w:t>
      </w:r>
      <w:r w:rsidR="00E97BBF" w:rsidRPr="00903DBA">
        <w:rPr>
          <w:highlight w:val="white"/>
        </w:rPr>
        <w:t>dimension we define the total list, where each element holds the current dimension.</w:t>
      </w:r>
    </w:p>
    <w:p w14:paraId="3B466CD3" w14:textId="77777777" w:rsidR="00517768" w:rsidRPr="00903DBA" w:rsidRDefault="00517768" w:rsidP="00083493">
      <w:pPr>
        <w:pStyle w:val="Code"/>
        <w:rPr>
          <w:highlight w:val="white"/>
        </w:rPr>
      </w:pPr>
      <w:r w:rsidRPr="00903DBA">
        <w:rPr>
          <w:highlight w:val="white"/>
        </w:rPr>
        <w:t xml:space="preserve">      for (int dimension = 1; dimension &lt; maxDimension; ++dimension) {</w:t>
      </w:r>
    </w:p>
    <w:p w14:paraId="17C9B4B8" w14:textId="77777777" w:rsidR="00517768" w:rsidRPr="00903DBA" w:rsidRDefault="00517768" w:rsidP="00083493">
      <w:pPr>
        <w:pStyle w:val="Code"/>
        <w:rPr>
          <w:highlight w:val="white"/>
        </w:rPr>
      </w:pPr>
      <w:r w:rsidRPr="00903DBA">
        <w:rPr>
          <w:highlight w:val="white"/>
        </w:rPr>
        <w:t xml:space="preserve">        List&lt;object&gt; totalList =</w:t>
      </w:r>
    </w:p>
    <w:p w14:paraId="3026B70F" w14:textId="77777777" w:rsidR="00517768" w:rsidRPr="00903DBA" w:rsidRDefault="00517768" w:rsidP="00083493">
      <w:pPr>
        <w:pStyle w:val="Code"/>
        <w:rPr>
          <w:highlight w:val="white"/>
        </w:rPr>
      </w:pPr>
      <w:r w:rsidRPr="00903DBA">
        <w:rPr>
          <w:highlight w:val="white"/>
        </w:rPr>
        <w:t xml:space="preserve">          new List&lt;object&gt;(), currentList = new List&lt;object&gt;();</w:t>
      </w:r>
    </w:p>
    <w:p w14:paraId="58498779" w14:textId="77777777" w:rsidR="00517768" w:rsidRPr="00903DBA" w:rsidRDefault="00517768" w:rsidP="00083493">
      <w:pPr>
        <w:pStyle w:val="Code"/>
        <w:rPr>
          <w:highlight w:val="white"/>
        </w:rPr>
      </w:pPr>
      <w:r w:rsidRPr="00903DBA">
        <w:rPr>
          <w:highlight w:val="white"/>
        </w:rPr>
        <w:t xml:space="preserve">        int arraySize = dimensionToSizeMap[dimension];</w:t>
      </w:r>
    </w:p>
    <w:p w14:paraId="17DF22AC" w14:textId="77777777" w:rsidR="00517768" w:rsidRPr="00903DBA" w:rsidRDefault="00517768" w:rsidP="00083493">
      <w:pPr>
        <w:pStyle w:val="Code"/>
        <w:rPr>
          <w:highlight w:val="white"/>
        </w:rPr>
      </w:pPr>
      <w:r w:rsidRPr="00903DBA">
        <w:rPr>
          <w:highlight w:val="white"/>
        </w:rPr>
        <w:t xml:space="preserve">        Assert.ErrorXXX(arraySize &gt; 0);</w:t>
      </w:r>
    </w:p>
    <w:p w14:paraId="6641E1AC" w14:textId="77777777" w:rsidR="00517768" w:rsidRPr="00903DBA" w:rsidRDefault="00517768" w:rsidP="00083493">
      <w:pPr>
        <w:pStyle w:val="Code"/>
        <w:rPr>
          <w:highlight w:val="white"/>
        </w:rPr>
      </w:pPr>
    </w:p>
    <w:p w14:paraId="087B5E60" w14:textId="77777777" w:rsidR="00517768" w:rsidRPr="00903DBA" w:rsidRDefault="00517768" w:rsidP="00083493">
      <w:pPr>
        <w:pStyle w:val="Code"/>
        <w:rPr>
          <w:highlight w:val="white"/>
        </w:rPr>
      </w:pPr>
      <w:r w:rsidRPr="00903DBA">
        <w:rPr>
          <w:highlight w:val="white"/>
        </w:rPr>
        <w:t xml:space="preserve">        foreach (object member in list) {</w:t>
      </w:r>
    </w:p>
    <w:p w14:paraId="7FE04903" w14:textId="77777777" w:rsidR="00517768" w:rsidRPr="00903DBA" w:rsidRDefault="00517768" w:rsidP="00083493">
      <w:pPr>
        <w:pStyle w:val="Code"/>
        <w:rPr>
          <w:highlight w:val="white"/>
        </w:rPr>
      </w:pPr>
      <w:r w:rsidRPr="00903DBA">
        <w:rPr>
          <w:highlight w:val="white"/>
        </w:rPr>
        <w:t xml:space="preserve">          if (initializerToDimensionMap[member] &lt; dimension) {</w:t>
      </w:r>
    </w:p>
    <w:p w14:paraId="5A5DE483" w14:textId="77777777" w:rsidR="00517768" w:rsidRPr="00903DBA" w:rsidRDefault="00517768" w:rsidP="00083493">
      <w:pPr>
        <w:pStyle w:val="Code"/>
        <w:rPr>
          <w:highlight w:val="white"/>
        </w:rPr>
      </w:pPr>
      <w:r w:rsidRPr="00903DBA">
        <w:rPr>
          <w:highlight w:val="white"/>
        </w:rPr>
        <w:t xml:space="preserve">            currentList.Add(member);</w:t>
      </w:r>
    </w:p>
    <w:p w14:paraId="5F144922" w14:textId="77777777" w:rsidR="00517768" w:rsidRPr="00903DBA" w:rsidRDefault="00517768" w:rsidP="00083493">
      <w:pPr>
        <w:pStyle w:val="Code"/>
        <w:rPr>
          <w:highlight w:val="white"/>
        </w:rPr>
      </w:pPr>
      <w:r w:rsidRPr="00903DBA">
        <w:rPr>
          <w:highlight w:val="white"/>
        </w:rPr>
        <w:t xml:space="preserve">          }</w:t>
      </w:r>
    </w:p>
    <w:p w14:paraId="28468B7F" w14:textId="77777777" w:rsidR="00517768" w:rsidRPr="00903DBA" w:rsidRDefault="00517768" w:rsidP="00083493">
      <w:pPr>
        <w:pStyle w:val="Code"/>
        <w:rPr>
          <w:highlight w:val="white"/>
        </w:rPr>
      </w:pPr>
      <w:r w:rsidRPr="00903DBA">
        <w:rPr>
          <w:highlight w:val="white"/>
        </w:rPr>
        <w:t xml:space="preserve">          else {</w:t>
      </w:r>
    </w:p>
    <w:p w14:paraId="3562616D" w14:textId="77777777" w:rsidR="00517768" w:rsidRPr="00903DBA" w:rsidRDefault="00517768" w:rsidP="00083493">
      <w:pPr>
        <w:pStyle w:val="Code"/>
        <w:rPr>
          <w:highlight w:val="white"/>
        </w:rPr>
      </w:pPr>
      <w:r w:rsidRPr="00903DBA">
        <w:rPr>
          <w:highlight w:val="white"/>
        </w:rPr>
        <w:lastRenderedPageBreak/>
        <w:t xml:space="preserve">            if (currentList.Count &gt; 0) {</w:t>
      </w:r>
    </w:p>
    <w:p w14:paraId="1A4067B8" w14:textId="77777777" w:rsidR="00517768" w:rsidRPr="00903DBA" w:rsidRDefault="00517768" w:rsidP="00083493">
      <w:pPr>
        <w:pStyle w:val="Code"/>
        <w:rPr>
          <w:highlight w:val="white"/>
        </w:rPr>
      </w:pPr>
      <w:r w:rsidRPr="00903DBA">
        <w:rPr>
          <w:highlight w:val="white"/>
        </w:rPr>
        <w:t xml:space="preserve">              initializerToDimensionMap[currentList] = dimension;</w:t>
      </w:r>
    </w:p>
    <w:p w14:paraId="33D7BE82" w14:textId="77777777" w:rsidR="00517768" w:rsidRPr="00903DBA" w:rsidRDefault="00517768" w:rsidP="00083493">
      <w:pPr>
        <w:pStyle w:val="Code"/>
        <w:rPr>
          <w:highlight w:val="white"/>
        </w:rPr>
      </w:pPr>
      <w:r w:rsidRPr="00903DBA">
        <w:rPr>
          <w:highlight w:val="white"/>
        </w:rPr>
        <w:t xml:space="preserve">              totalList.Add(currentList);</w:t>
      </w:r>
    </w:p>
    <w:p w14:paraId="76B451B2" w14:textId="77777777" w:rsidR="00517768" w:rsidRPr="00903DBA" w:rsidRDefault="00517768" w:rsidP="00083493">
      <w:pPr>
        <w:pStyle w:val="Code"/>
        <w:rPr>
          <w:highlight w:val="white"/>
        </w:rPr>
      </w:pPr>
      <w:r w:rsidRPr="00903DBA">
        <w:rPr>
          <w:highlight w:val="white"/>
        </w:rPr>
        <w:t xml:space="preserve">            }</w:t>
      </w:r>
    </w:p>
    <w:p w14:paraId="7EAF1D03" w14:textId="77777777" w:rsidR="00517768" w:rsidRPr="00903DBA" w:rsidRDefault="00517768" w:rsidP="00083493">
      <w:pPr>
        <w:pStyle w:val="Code"/>
        <w:rPr>
          <w:highlight w:val="white"/>
        </w:rPr>
      </w:pPr>
    </w:p>
    <w:p w14:paraId="1EF8E5F7" w14:textId="77777777" w:rsidR="00517768" w:rsidRPr="00903DBA" w:rsidRDefault="00517768" w:rsidP="00083493">
      <w:pPr>
        <w:pStyle w:val="Code"/>
        <w:rPr>
          <w:highlight w:val="white"/>
        </w:rPr>
      </w:pPr>
      <w:r w:rsidRPr="00903DBA">
        <w:rPr>
          <w:highlight w:val="white"/>
        </w:rPr>
        <w:t xml:space="preserve">            totalList.Add(member);</w:t>
      </w:r>
    </w:p>
    <w:p w14:paraId="4D9B0188" w14:textId="77777777" w:rsidR="00517768" w:rsidRPr="00903DBA" w:rsidRDefault="00517768" w:rsidP="00083493">
      <w:pPr>
        <w:pStyle w:val="Code"/>
        <w:rPr>
          <w:highlight w:val="white"/>
        </w:rPr>
      </w:pPr>
      <w:r w:rsidRPr="00903DBA">
        <w:rPr>
          <w:highlight w:val="white"/>
        </w:rPr>
        <w:t xml:space="preserve">            currentList = new List&lt;object&gt;();</w:t>
      </w:r>
    </w:p>
    <w:p w14:paraId="4E969F37" w14:textId="77777777" w:rsidR="00517768" w:rsidRPr="00903DBA" w:rsidRDefault="00517768" w:rsidP="00083493">
      <w:pPr>
        <w:pStyle w:val="Code"/>
        <w:rPr>
          <w:highlight w:val="white"/>
        </w:rPr>
      </w:pPr>
      <w:r w:rsidRPr="00903DBA">
        <w:rPr>
          <w:highlight w:val="white"/>
        </w:rPr>
        <w:t xml:space="preserve">          }</w:t>
      </w:r>
    </w:p>
    <w:p w14:paraId="0366CE89" w14:textId="77777777" w:rsidR="00517768" w:rsidRPr="00903DBA" w:rsidRDefault="00517768" w:rsidP="00083493">
      <w:pPr>
        <w:pStyle w:val="Code"/>
        <w:rPr>
          <w:highlight w:val="white"/>
        </w:rPr>
      </w:pPr>
    </w:p>
    <w:p w14:paraId="1A0E112C" w14:textId="77777777" w:rsidR="00517768" w:rsidRPr="00903DBA" w:rsidRDefault="00517768" w:rsidP="00083493">
      <w:pPr>
        <w:pStyle w:val="Code"/>
        <w:rPr>
          <w:highlight w:val="white"/>
        </w:rPr>
      </w:pPr>
      <w:r w:rsidRPr="00903DBA">
        <w:rPr>
          <w:highlight w:val="white"/>
        </w:rPr>
        <w:t xml:space="preserve">          if (currentList.Count == arraySize) {</w:t>
      </w:r>
    </w:p>
    <w:p w14:paraId="28B58FB1" w14:textId="77777777" w:rsidR="00517768" w:rsidRPr="00903DBA" w:rsidRDefault="00517768" w:rsidP="00083493">
      <w:pPr>
        <w:pStyle w:val="Code"/>
        <w:rPr>
          <w:highlight w:val="white"/>
        </w:rPr>
      </w:pPr>
      <w:r w:rsidRPr="00903DBA">
        <w:rPr>
          <w:highlight w:val="white"/>
        </w:rPr>
        <w:t xml:space="preserve">            initializerToDimensionMap[currentList] = dimension;</w:t>
      </w:r>
    </w:p>
    <w:p w14:paraId="58563072" w14:textId="77777777" w:rsidR="00517768" w:rsidRPr="00903DBA" w:rsidRDefault="00517768" w:rsidP="00083493">
      <w:pPr>
        <w:pStyle w:val="Code"/>
        <w:rPr>
          <w:highlight w:val="white"/>
        </w:rPr>
      </w:pPr>
      <w:r w:rsidRPr="00903DBA">
        <w:rPr>
          <w:highlight w:val="white"/>
        </w:rPr>
        <w:t xml:space="preserve">            totalList.Add(currentList);</w:t>
      </w:r>
    </w:p>
    <w:p w14:paraId="7D8D79A0" w14:textId="77777777" w:rsidR="00517768" w:rsidRPr="00903DBA" w:rsidRDefault="00517768" w:rsidP="00083493">
      <w:pPr>
        <w:pStyle w:val="Code"/>
        <w:rPr>
          <w:highlight w:val="white"/>
        </w:rPr>
      </w:pPr>
      <w:r w:rsidRPr="00903DBA">
        <w:rPr>
          <w:highlight w:val="white"/>
        </w:rPr>
        <w:t xml:space="preserve">            currentList = new List&lt;object&gt;();</w:t>
      </w:r>
    </w:p>
    <w:p w14:paraId="377FE4C3" w14:textId="77777777" w:rsidR="00517768" w:rsidRPr="00903DBA" w:rsidRDefault="00517768" w:rsidP="00083493">
      <w:pPr>
        <w:pStyle w:val="Code"/>
        <w:rPr>
          <w:highlight w:val="white"/>
        </w:rPr>
      </w:pPr>
      <w:r w:rsidRPr="00903DBA">
        <w:rPr>
          <w:highlight w:val="white"/>
        </w:rPr>
        <w:t xml:space="preserve">          }</w:t>
      </w:r>
    </w:p>
    <w:p w14:paraId="4077ED93" w14:textId="77777777" w:rsidR="00517768" w:rsidRPr="00903DBA" w:rsidRDefault="00517768" w:rsidP="00083493">
      <w:pPr>
        <w:pStyle w:val="Code"/>
        <w:rPr>
          <w:highlight w:val="white"/>
        </w:rPr>
      </w:pPr>
      <w:r w:rsidRPr="00903DBA">
        <w:rPr>
          <w:highlight w:val="white"/>
        </w:rPr>
        <w:t xml:space="preserve">        }</w:t>
      </w:r>
    </w:p>
    <w:p w14:paraId="53E1E6FC" w14:textId="77777777" w:rsidR="00517768" w:rsidRPr="00903DBA" w:rsidRDefault="00517768" w:rsidP="00083493">
      <w:pPr>
        <w:pStyle w:val="Code"/>
        <w:rPr>
          <w:highlight w:val="white"/>
        </w:rPr>
      </w:pPr>
    </w:p>
    <w:p w14:paraId="1C672F6F" w14:textId="77777777" w:rsidR="00517768" w:rsidRPr="00903DBA" w:rsidRDefault="00517768" w:rsidP="00083493">
      <w:pPr>
        <w:pStyle w:val="Code"/>
        <w:rPr>
          <w:highlight w:val="white"/>
        </w:rPr>
      </w:pPr>
      <w:r w:rsidRPr="00903DBA">
        <w:rPr>
          <w:highlight w:val="white"/>
        </w:rPr>
        <w:t xml:space="preserve">        if (currentList.Count &gt; 0) {</w:t>
      </w:r>
    </w:p>
    <w:p w14:paraId="3D937FA7" w14:textId="77777777" w:rsidR="00517768" w:rsidRPr="00903DBA" w:rsidRDefault="00517768" w:rsidP="00083493">
      <w:pPr>
        <w:pStyle w:val="Code"/>
        <w:rPr>
          <w:highlight w:val="white"/>
        </w:rPr>
      </w:pPr>
      <w:r w:rsidRPr="00903DBA">
        <w:rPr>
          <w:highlight w:val="white"/>
        </w:rPr>
        <w:t xml:space="preserve">          initializerToDimensionMap[currentList] = dimension;</w:t>
      </w:r>
    </w:p>
    <w:p w14:paraId="5E950AB3" w14:textId="77777777" w:rsidR="00517768" w:rsidRPr="00903DBA" w:rsidRDefault="00517768" w:rsidP="00083493">
      <w:pPr>
        <w:pStyle w:val="Code"/>
        <w:rPr>
          <w:highlight w:val="white"/>
        </w:rPr>
      </w:pPr>
      <w:r w:rsidRPr="00903DBA">
        <w:rPr>
          <w:highlight w:val="white"/>
        </w:rPr>
        <w:t xml:space="preserve">          totalList.Add(currentList);</w:t>
      </w:r>
    </w:p>
    <w:p w14:paraId="16C8577C" w14:textId="77777777" w:rsidR="00517768" w:rsidRPr="00903DBA" w:rsidRDefault="00517768" w:rsidP="00083493">
      <w:pPr>
        <w:pStyle w:val="Code"/>
        <w:rPr>
          <w:highlight w:val="white"/>
        </w:rPr>
      </w:pPr>
      <w:r w:rsidRPr="00903DBA">
        <w:rPr>
          <w:highlight w:val="white"/>
        </w:rPr>
        <w:t xml:space="preserve">        }</w:t>
      </w:r>
    </w:p>
    <w:p w14:paraId="1ED0FD73" w14:textId="77777777" w:rsidR="00517768" w:rsidRPr="00903DBA" w:rsidRDefault="00517768" w:rsidP="00083493">
      <w:pPr>
        <w:pStyle w:val="Code"/>
        <w:rPr>
          <w:highlight w:val="white"/>
        </w:rPr>
      </w:pPr>
    </w:p>
    <w:p w14:paraId="5297F09B" w14:textId="77777777" w:rsidR="00517768" w:rsidRPr="00903DBA" w:rsidRDefault="00517768" w:rsidP="00083493">
      <w:pPr>
        <w:pStyle w:val="Code"/>
        <w:rPr>
          <w:highlight w:val="white"/>
        </w:rPr>
      </w:pPr>
      <w:r w:rsidRPr="00903DBA">
        <w:rPr>
          <w:highlight w:val="white"/>
        </w:rPr>
        <w:t xml:space="preserve">        list = totalList;</w:t>
      </w:r>
    </w:p>
    <w:p w14:paraId="29F63D42" w14:textId="77777777" w:rsidR="00517768" w:rsidRPr="00903DBA" w:rsidRDefault="00517768" w:rsidP="00083493">
      <w:pPr>
        <w:pStyle w:val="Code"/>
        <w:rPr>
          <w:highlight w:val="white"/>
        </w:rPr>
      </w:pPr>
      <w:r w:rsidRPr="00903DBA">
        <w:rPr>
          <w:highlight w:val="white"/>
        </w:rPr>
        <w:t xml:space="preserve">      }</w:t>
      </w:r>
    </w:p>
    <w:p w14:paraId="6698C35F" w14:textId="77777777" w:rsidR="00517768" w:rsidRPr="00903DBA" w:rsidRDefault="00517768" w:rsidP="00083493">
      <w:pPr>
        <w:pStyle w:val="Code"/>
        <w:rPr>
          <w:highlight w:val="white"/>
        </w:rPr>
      </w:pPr>
    </w:p>
    <w:p w14:paraId="0D8C0EC6" w14:textId="77777777" w:rsidR="00517768" w:rsidRPr="00903DBA" w:rsidRDefault="00517768" w:rsidP="00083493">
      <w:pPr>
        <w:pStyle w:val="Code"/>
        <w:rPr>
          <w:highlight w:val="white"/>
        </w:rPr>
      </w:pPr>
      <w:r w:rsidRPr="00903DBA">
        <w:rPr>
          <w:highlight w:val="white"/>
        </w:rPr>
        <w:t xml:space="preserve">      return list;</w:t>
      </w:r>
    </w:p>
    <w:p w14:paraId="511F6DB0" w14:textId="77777777" w:rsidR="00517768" w:rsidRPr="00903DBA" w:rsidRDefault="00517768" w:rsidP="00083493">
      <w:pPr>
        <w:pStyle w:val="Code"/>
        <w:rPr>
          <w:highlight w:val="white"/>
        </w:rPr>
      </w:pPr>
      <w:r w:rsidRPr="00903DBA">
        <w:rPr>
          <w:highlight w:val="white"/>
        </w:rPr>
        <w:t xml:space="preserve">    }</w:t>
      </w:r>
    </w:p>
    <w:p w14:paraId="3DBFD5C6" w14:textId="24AC2CA2" w:rsidR="00517768" w:rsidRPr="00903DBA" w:rsidRDefault="00431E56" w:rsidP="00431E56">
      <w:pPr>
        <w:rPr>
          <w:highlight w:val="white"/>
        </w:rPr>
      </w:pPr>
      <w:r w:rsidRPr="00903DBA">
        <w:rPr>
          <w:highlight w:val="white"/>
        </w:rPr>
        <w:t xml:space="preserve">The </w:t>
      </w:r>
      <w:r w:rsidRPr="00903DBA">
        <w:rPr>
          <w:rStyle w:val="KeyWord0"/>
          <w:highlight w:val="white"/>
        </w:rPr>
        <w:t>DimensionToSizeMap</w:t>
      </w:r>
      <w:r w:rsidRPr="00903DBA">
        <w:rPr>
          <w:highlight w:val="white"/>
        </w:rPr>
        <w:t xml:space="preserve"> </w:t>
      </w:r>
      <w:r w:rsidR="00242853" w:rsidRPr="00903DBA">
        <w:rPr>
          <w:highlight w:val="white"/>
        </w:rPr>
        <w:t>method</w:t>
      </w:r>
      <w:r w:rsidR="003F13C3" w:rsidRPr="00903DBA">
        <w:rPr>
          <w:highlight w:val="white"/>
        </w:rPr>
        <w:t xml:space="preserve"> assigns the array size of </w:t>
      </w:r>
      <w:r w:rsidR="00F16CFF" w:rsidRPr="00903DBA">
        <w:rPr>
          <w:highlight w:val="white"/>
        </w:rPr>
        <w:t xml:space="preserve">each </w:t>
      </w:r>
      <w:r w:rsidR="003F13C3" w:rsidRPr="00903DBA">
        <w:rPr>
          <w:highlight w:val="white"/>
        </w:rPr>
        <w:t>dimension in the nested array.</w:t>
      </w:r>
    </w:p>
    <w:p w14:paraId="0378E8CC" w14:textId="77777777" w:rsidR="00517768" w:rsidRPr="00903DBA" w:rsidRDefault="00517768" w:rsidP="00083493">
      <w:pPr>
        <w:pStyle w:val="Code"/>
        <w:rPr>
          <w:highlight w:val="white"/>
        </w:rPr>
      </w:pPr>
      <w:r w:rsidRPr="00903DBA">
        <w:rPr>
          <w:highlight w:val="white"/>
        </w:rPr>
        <w:t xml:space="preserve">    private static int DimensionToSizeMap(Type type,</w:t>
      </w:r>
    </w:p>
    <w:p w14:paraId="508781BF" w14:textId="77777777" w:rsidR="00517768" w:rsidRPr="00903DBA" w:rsidRDefault="00517768" w:rsidP="00083493">
      <w:pPr>
        <w:pStyle w:val="Code"/>
        <w:rPr>
          <w:highlight w:val="white"/>
        </w:rPr>
      </w:pPr>
      <w:r w:rsidRPr="00903DBA">
        <w:rPr>
          <w:highlight w:val="white"/>
        </w:rPr>
        <w:t xml:space="preserve">                                  IDictionary&lt;int,int&gt; dimensionToSizeMap) {</w:t>
      </w:r>
    </w:p>
    <w:p w14:paraId="79895998" w14:textId="77777777" w:rsidR="00517768" w:rsidRPr="00903DBA" w:rsidRDefault="00517768" w:rsidP="00083493">
      <w:pPr>
        <w:pStyle w:val="Code"/>
        <w:rPr>
          <w:highlight w:val="white"/>
        </w:rPr>
      </w:pPr>
      <w:r w:rsidRPr="00903DBA">
        <w:rPr>
          <w:highlight w:val="white"/>
        </w:rPr>
        <w:t xml:space="preserve">      if (type.IsArray()) {</w:t>
      </w:r>
    </w:p>
    <w:p w14:paraId="253F1AED" w14:textId="77777777" w:rsidR="00517768" w:rsidRPr="00903DBA" w:rsidRDefault="00517768" w:rsidP="00083493">
      <w:pPr>
        <w:pStyle w:val="Code"/>
        <w:rPr>
          <w:highlight w:val="white"/>
        </w:rPr>
      </w:pPr>
      <w:r w:rsidRPr="00903DBA">
        <w:rPr>
          <w:highlight w:val="white"/>
        </w:rPr>
        <w:t xml:space="preserve">        int dimension =</w:t>
      </w:r>
    </w:p>
    <w:p w14:paraId="00F8AF92" w14:textId="77777777" w:rsidR="00517768" w:rsidRPr="00903DBA" w:rsidRDefault="00517768" w:rsidP="00083493">
      <w:pPr>
        <w:pStyle w:val="Code"/>
        <w:rPr>
          <w:highlight w:val="white"/>
        </w:rPr>
      </w:pPr>
      <w:r w:rsidRPr="00903DBA">
        <w:rPr>
          <w:highlight w:val="white"/>
        </w:rPr>
        <w:t xml:space="preserve">          DimensionToSizeMap(type.ArrayType, dimensionToSizeMap) + 1;</w:t>
      </w:r>
    </w:p>
    <w:p w14:paraId="5F7433BA" w14:textId="77777777" w:rsidR="00517768" w:rsidRPr="00903DBA" w:rsidRDefault="00517768" w:rsidP="00083493">
      <w:pPr>
        <w:pStyle w:val="Code"/>
        <w:rPr>
          <w:highlight w:val="white"/>
        </w:rPr>
      </w:pPr>
      <w:r w:rsidRPr="00903DBA">
        <w:rPr>
          <w:highlight w:val="white"/>
        </w:rPr>
        <w:t xml:space="preserve">        dimensionToSizeMap[dimension] = type.ArraySize;</w:t>
      </w:r>
    </w:p>
    <w:p w14:paraId="07F14F8D" w14:textId="77777777" w:rsidR="00517768" w:rsidRPr="00903DBA" w:rsidRDefault="00517768" w:rsidP="00083493">
      <w:pPr>
        <w:pStyle w:val="Code"/>
        <w:rPr>
          <w:highlight w:val="white"/>
        </w:rPr>
      </w:pPr>
      <w:r w:rsidRPr="00903DBA">
        <w:rPr>
          <w:highlight w:val="white"/>
        </w:rPr>
        <w:t xml:space="preserve">      }</w:t>
      </w:r>
    </w:p>
    <w:p w14:paraId="4F857F28" w14:textId="77777777" w:rsidR="00517768" w:rsidRPr="00903DBA" w:rsidRDefault="00517768" w:rsidP="00083493">
      <w:pPr>
        <w:pStyle w:val="Code"/>
        <w:rPr>
          <w:highlight w:val="white"/>
        </w:rPr>
      </w:pPr>
    </w:p>
    <w:p w14:paraId="4F6BFE71" w14:textId="77777777" w:rsidR="00517768" w:rsidRPr="00903DBA" w:rsidRDefault="00517768" w:rsidP="00083493">
      <w:pPr>
        <w:pStyle w:val="Code"/>
        <w:rPr>
          <w:highlight w:val="white"/>
        </w:rPr>
      </w:pPr>
      <w:r w:rsidRPr="00903DBA">
        <w:rPr>
          <w:highlight w:val="white"/>
        </w:rPr>
        <w:t xml:space="preserve">      return 0;</w:t>
      </w:r>
    </w:p>
    <w:p w14:paraId="7D0D17E1" w14:textId="77777777" w:rsidR="00517768" w:rsidRPr="00903DBA" w:rsidRDefault="00517768" w:rsidP="00083493">
      <w:pPr>
        <w:pStyle w:val="Code"/>
        <w:rPr>
          <w:highlight w:val="white"/>
        </w:rPr>
      </w:pPr>
      <w:r w:rsidRPr="00903DBA">
        <w:rPr>
          <w:highlight w:val="white"/>
        </w:rPr>
        <w:t xml:space="preserve">    }</w:t>
      </w:r>
    </w:p>
    <w:p w14:paraId="7CEEAFAF" w14:textId="7260E217" w:rsidR="00CC1015" w:rsidRPr="00903DBA" w:rsidRDefault="00CC1015" w:rsidP="00CC1015">
      <w:pPr>
        <w:rPr>
          <w:highlight w:val="white"/>
        </w:rPr>
      </w:pPr>
      <w:r w:rsidRPr="00903DBA">
        <w:rPr>
          <w:highlight w:val="white"/>
        </w:rPr>
        <w:t xml:space="preserve">The </w:t>
      </w:r>
      <w:r w:rsidRPr="00903DBA">
        <w:rPr>
          <w:rStyle w:val="KeyWord0"/>
          <w:highlight w:val="white"/>
        </w:rPr>
        <w:t>InitializerToDimensionMap</w:t>
      </w:r>
      <w:r w:rsidRPr="00903DBA">
        <w:rPr>
          <w:highlight w:val="white"/>
        </w:rPr>
        <w:t xml:space="preserve"> method assigns the dimension </w:t>
      </w:r>
      <w:r w:rsidR="005103B5" w:rsidRPr="00903DBA">
        <w:rPr>
          <w:highlight w:val="white"/>
        </w:rPr>
        <w:t>to each list in the n</w:t>
      </w:r>
      <w:r w:rsidRPr="00903DBA">
        <w:rPr>
          <w:highlight w:val="white"/>
        </w:rPr>
        <w:t xml:space="preserve">ested </w:t>
      </w:r>
      <w:r w:rsidR="005103B5" w:rsidRPr="00903DBA">
        <w:rPr>
          <w:highlight w:val="white"/>
        </w:rPr>
        <w:t>list</w:t>
      </w:r>
      <w:r w:rsidRPr="00903DBA">
        <w:rPr>
          <w:highlight w:val="white"/>
        </w:rPr>
        <w:t>.</w:t>
      </w:r>
    </w:p>
    <w:p w14:paraId="6A3134EB" w14:textId="77777777" w:rsidR="00517768" w:rsidRPr="00903DBA" w:rsidRDefault="00517768" w:rsidP="00083493">
      <w:pPr>
        <w:pStyle w:val="Code"/>
        <w:rPr>
          <w:highlight w:val="white"/>
        </w:rPr>
      </w:pPr>
      <w:r w:rsidRPr="00903DBA">
        <w:rPr>
          <w:highlight w:val="white"/>
        </w:rPr>
        <w:t xml:space="preserve">    private static int InitializerToDimensionMap(object initializer,</w:t>
      </w:r>
    </w:p>
    <w:p w14:paraId="7CC7FE33" w14:textId="5035ED40" w:rsidR="00517768" w:rsidRPr="00903DBA" w:rsidRDefault="00083493" w:rsidP="00083493">
      <w:pPr>
        <w:pStyle w:val="Code"/>
        <w:rPr>
          <w:highlight w:val="white"/>
        </w:rPr>
      </w:pPr>
      <w:r w:rsidRPr="00903DBA">
        <w:rPr>
          <w:highlight w:val="white"/>
        </w:rPr>
        <w:t xml:space="preserve">  </w:t>
      </w:r>
      <w:r w:rsidR="00517768" w:rsidRPr="00903DBA">
        <w:rPr>
          <w:highlight w:val="white"/>
        </w:rPr>
        <w:t xml:space="preserve">                        IDictionary&lt;object,int&gt; initializerToDimensionMap) {</w:t>
      </w:r>
    </w:p>
    <w:p w14:paraId="1F6FDAC6" w14:textId="77777777" w:rsidR="00517768" w:rsidRPr="00903DBA" w:rsidRDefault="00517768" w:rsidP="00083493">
      <w:pPr>
        <w:pStyle w:val="Code"/>
        <w:rPr>
          <w:highlight w:val="white"/>
        </w:rPr>
      </w:pPr>
      <w:r w:rsidRPr="00903DBA">
        <w:rPr>
          <w:highlight w:val="white"/>
        </w:rPr>
        <w:t xml:space="preserve">      if (initializer is List&lt;object&gt;) {</w:t>
      </w:r>
    </w:p>
    <w:p w14:paraId="2128954E" w14:textId="77777777" w:rsidR="00517768" w:rsidRPr="00903DBA" w:rsidRDefault="00517768" w:rsidP="00083493">
      <w:pPr>
        <w:pStyle w:val="Code"/>
        <w:rPr>
          <w:highlight w:val="white"/>
        </w:rPr>
      </w:pPr>
      <w:r w:rsidRPr="00903DBA">
        <w:rPr>
          <w:highlight w:val="white"/>
        </w:rPr>
        <w:t xml:space="preserve">        List&lt;object&gt; list = (List&lt;object&gt;) initializer;</w:t>
      </w:r>
    </w:p>
    <w:p w14:paraId="2CF48DBB" w14:textId="77777777" w:rsidR="00517768" w:rsidRPr="00903DBA" w:rsidRDefault="00517768" w:rsidP="00083493">
      <w:pPr>
        <w:pStyle w:val="Code"/>
        <w:rPr>
          <w:highlight w:val="white"/>
        </w:rPr>
      </w:pPr>
      <w:r w:rsidRPr="00903DBA">
        <w:rPr>
          <w:highlight w:val="white"/>
        </w:rPr>
        <w:t xml:space="preserve">        int maxDimension = 0;</w:t>
      </w:r>
    </w:p>
    <w:p w14:paraId="3CEE01D8" w14:textId="233AEEE2" w:rsidR="00517768" w:rsidRPr="00903DBA" w:rsidRDefault="00B14A53" w:rsidP="006C7FBF">
      <w:pPr>
        <w:rPr>
          <w:highlight w:val="white"/>
        </w:rPr>
      </w:pPr>
      <w:r w:rsidRPr="00903DBA">
        <w:rPr>
          <w:highlight w:val="white"/>
        </w:rPr>
        <w:t xml:space="preserve">If the initializer is a list, we iterate </w:t>
      </w:r>
      <w:r w:rsidR="00145FEF" w:rsidRPr="00903DBA">
        <w:rPr>
          <w:highlight w:val="white"/>
        </w:rPr>
        <w:t>through</w:t>
      </w:r>
      <w:r w:rsidRPr="00903DBA">
        <w:rPr>
          <w:highlight w:val="white"/>
        </w:rPr>
        <w:t xml:space="preserve"> the list, and assign the list </w:t>
      </w:r>
      <w:r w:rsidR="006C7FBF" w:rsidRPr="00903DBA">
        <w:rPr>
          <w:highlight w:val="white"/>
        </w:rPr>
        <w:t xml:space="preserve">the </w:t>
      </w:r>
      <w:r w:rsidR="00145FEF" w:rsidRPr="00903DBA">
        <w:rPr>
          <w:highlight w:val="white"/>
        </w:rPr>
        <w:t>dimension</w:t>
      </w:r>
      <w:r w:rsidR="006C7FBF" w:rsidRPr="00903DBA">
        <w:rPr>
          <w:highlight w:val="white"/>
        </w:rPr>
        <w:t xml:space="preserve"> of the sub list with </w:t>
      </w:r>
      <w:r w:rsidR="00145FEF" w:rsidRPr="00903DBA">
        <w:rPr>
          <w:highlight w:val="white"/>
        </w:rPr>
        <w:t>t</w:t>
      </w:r>
      <w:r w:rsidR="006C7FBF" w:rsidRPr="00903DBA">
        <w:rPr>
          <w:highlight w:val="white"/>
        </w:rPr>
        <w:t>he hig</w:t>
      </w:r>
      <w:r w:rsidR="00145FEF" w:rsidRPr="00903DBA">
        <w:rPr>
          <w:highlight w:val="white"/>
        </w:rPr>
        <w:t>h</w:t>
      </w:r>
      <w:r w:rsidR="006C7FBF" w:rsidRPr="00903DBA">
        <w:rPr>
          <w:highlight w:val="white"/>
        </w:rPr>
        <w:t>est dimension, plus one.</w:t>
      </w:r>
    </w:p>
    <w:p w14:paraId="11C99D2E" w14:textId="77777777" w:rsidR="00517768" w:rsidRPr="00903DBA" w:rsidRDefault="00517768" w:rsidP="00083493">
      <w:pPr>
        <w:pStyle w:val="Code"/>
        <w:rPr>
          <w:highlight w:val="white"/>
        </w:rPr>
      </w:pPr>
      <w:r w:rsidRPr="00903DBA">
        <w:rPr>
          <w:highlight w:val="white"/>
        </w:rPr>
        <w:t xml:space="preserve">        foreach (object member in list) {</w:t>
      </w:r>
    </w:p>
    <w:p w14:paraId="64FCBE23" w14:textId="77777777" w:rsidR="00083493" w:rsidRPr="00903DBA" w:rsidRDefault="00517768" w:rsidP="00083493">
      <w:pPr>
        <w:pStyle w:val="Code"/>
        <w:rPr>
          <w:highlight w:val="white"/>
        </w:rPr>
      </w:pPr>
      <w:r w:rsidRPr="00903DBA">
        <w:rPr>
          <w:highlight w:val="white"/>
        </w:rPr>
        <w:t xml:space="preserve">          int dimension =</w:t>
      </w:r>
    </w:p>
    <w:p w14:paraId="7E9F9BCA" w14:textId="79708F56" w:rsidR="00517768" w:rsidRPr="00903DBA" w:rsidRDefault="00083493" w:rsidP="00083493">
      <w:pPr>
        <w:pStyle w:val="Code"/>
        <w:rPr>
          <w:highlight w:val="white"/>
        </w:rPr>
      </w:pPr>
      <w:r w:rsidRPr="00903DBA">
        <w:rPr>
          <w:highlight w:val="white"/>
        </w:rPr>
        <w:t xml:space="preserve">           </w:t>
      </w:r>
      <w:r w:rsidR="00517768" w:rsidRPr="00903DBA">
        <w:rPr>
          <w:highlight w:val="white"/>
        </w:rPr>
        <w:t xml:space="preserve"> InitializerToDimensionMap(member, initializerToDimensionMap);</w:t>
      </w:r>
    </w:p>
    <w:p w14:paraId="4C28896C" w14:textId="77777777" w:rsidR="00517768" w:rsidRPr="00903DBA" w:rsidRDefault="00517768" w:rsidP="00083493">
      <w:pPr>
        <w:pStyle w:val="Code"/>
        <w:rPr>
          <w:highlight w:val="white"/>
        </w:rPr>
      </w:pPr>
      <w:r w:rsidRPr="00903DBA">
        <w:rPr>
          <w:highlight w:val="white"/>
        </w:rPr>
        <w:t xml:space="preserve">          maxDimension = Math.Max(maxDimension, dimension);</w:t>
      </w:r>
    </w:p>
    <w:p w14:paraId="4A2CC395" w14:textId="77777777" w:rsidR="00517768" w:rsidRPr="00903DBA" w:rsidRDefault="00517768" w:rsidP="00083493">
      <w:pPr>
        <w:pStyle w:val="Code"/>
        <w:rPr>
          <w:highlight w:val="white"/>
        </w:rPr>
      </w:pPr>
      <w:r w:rsidRPr="00903DBA">
        <w:rPr>
          <w:highlight w:val="white"/>
        </w:rPr>
        <w:t xml:space="preserve">        }</w:t>
      </w:r>
    </w:p>
    <w:p w14:paraId="325812AE" w14:textId="77777777" w:rsidR="00517768" w:rsidRPr="00903DBA" w:rsidRDefault="00517768" w:rsidP="00083493">
      <w:pPr>
        <w:pStyle w:val="Code"/>
        <w:rPr>
          <w:highlight w:val="white"/>
        </w:rPr>
      </w:pPr>
    </w:p>
    <w:p w14:paraId="77D17819" w14:textId="77777777" w:rsidR="00517768" w:rsidRPr="00903DBA" w:rsidRDefault="00517768" w:rsidP="00083493">
      <w:pPr>
        <w:pStyle w:val="Code"/>
        <w:rPr>
          <w:highlight w:val="white"/>
        </w:rPr>
      </w:pPr>
      <w:r w:rsidRPr="00903DBA">
        <w:rPr>
          <w:highlight w:val="white"/>
        </w:rPr>
        <w:t xml:space="preserve">        initializerToDimensionMap[list] = maxDimension + 1;</w:t>
      </w:r>
    </w:p>
    <w:p w14:paraId="39F93D96" w14:textId="77777777" w:rsidR="00517768" w:rsidRPr="00903DBA" w:rsidRDefault="00517768" w:rsidP="00083493">
      <w:pPr>
        <w:pStyle w:val="Code"/>
        <w:rPr>
          <w:highlight w:val="white"/>
        </w:rPr>
      </w:pPr>
      <w:r w:rsidRPr="00903DBA">
        <w:rPr>
          <w:highlight w:val="white"/>
        </w:rPr>
        <w:t xml:space="preserve">        return maxDimension + 1;</w:t>
      </w:r>
    </w:p>
    <w:p w14:paraId="29BC698D" w14:textId="77777777" w:rsidR="00517768" w:rsidRPr="00903DBA" w:rsidRDefault="00517768" w:rsidP="00083493">
      <w:pPr>
        <w:pStyle w:val="Code"/>
        <w:rPr>
          <w:highlight w:val="white"/>
        </w:rPr>
      </w:pPr>
      <w:r w:rsidRPr="00903DBA">
        <w:rPr>
          <w:highlight w:val="white"/>
        </w:rPr>
        <w:lastRenderedPageBreak/>
        <w:t xml:space="preserve">      }</w:t>
      </w:r>
    </w:p>
    <w:p w14:paraId="3C2A19B1" w14:textId="77777777" w:rsidR="00517768" w:rsidRPr="00903DBA" w:rsidRDefault="00517768" w:rsidP="00083493">
      <w:pPr>
        <w:pStyle w:val="Code"/>
        <w:rPr>
          <w:highlight w:val="white"/>
        </w:rPr>
      </w:pPr>
    </w:p>
    <w:p w14:paraId="3628827A" w14:textId="77777777" w:rsidR="00517768" w:rsidRPr="00903DBA" w:rsidRDefault="00517768" w:rsidP="00083493">
      <w:pPr>
        <w:pStyle w:val="Code"/>
        <w:rPr>
          <w:highlight w:val="white"/>
        </w:rPr>
      </w:pPr>
      <w:r w:rsidRPr="00903DBA">
        <w:rPr>
          <w:highlight w:val="white"/>
        </w:rPr>
        <w:t xml:space="preserve">      return 0;</w:t>
      </w:r>
    </w:p>
    <w:p w14:paraId="4B2260BB" w14:textId="77777777" w:rsidR="00517768" w:rsidRPr="00903DBA" w:rsidRDefault="00517768" w:rsidP="00083493">
      <w:pPr>
        <w:pStyle w:val="Code"/>
        <w:rPr>
          <w:highlight w:val="white"/>
        </w:rPr>
      </w:pPr>
      <w:r w:rsidRPr="00903DBA">
        <w:rPr>
          <w:highlight w:val="white"/>
        </w:rPr>
        <w:t xml:space="preserve">    }</w:t>
      </w:r>
    </w:p>
    <w:p w14:paraId="00E5BAAF" w14:textId="77777777" w:rsidR="00517768" w:rsidRPr="00903DBA" w:rsidRDefault="00517768" w:rsidP="00083493">
      <w:pPr>
        <w:pStyle w:val="Code"/>
        <w:rPr>
          <w:highlight w:val="white"/>
        </w:rPr>
      </w:pPr>
      <w:r w:rsidRPr="00903DBA">
        <w:rPr>
          <w:highlight w:val="white"/>
        </w:rPr>
        <w:t xml:space="preserve">  }</w:t>
      </w:r>
    </w:p>
    <w:p w14:paraId="508167F7" w14:textId="08376966" w:rsidR="00517768" w:rsidRPr="00903DBA" w:rsidRDefault="00517768" w:rsidP="00083493">
      <w:pPr>
        <w:pStyle w:val="Code"/>
      </w:pPr>
      <w:r w:rsidRPr="00903DBA">
        <w:rPr>
          <w:highlight w:val="white"/>
        </w:rPr>
        <w:t>}</w:t>
      </w:r>
    </w:p>
    <w:p w14:paraId="13C13F22" w14:textId="5CB42F91" w:rsidR="00AD7B52" w:rsidRPr="00903DBA" w:rsidRDefault="00AD7B52" w:rsidP="006A31DF">
      <w:pPr>
        <w:pStyle w:val="Rubrik1"/>
      </w:pPr>
      <w:bookmarkStart w:id="406" w:name="_Ref54016586"/>
      <w:bookmarkStart w:id="407" w:name="_Ref54016644"/>
      <w:bookmarkStart w:id="408" w:name="_Toc57656057"/>
      <w:r w:rsidRPr="00903DBA">
        <w:lastRenderedPageBreak/>
        <w:t>Middle Code Optimization</w:t>
      </w:r>
      <w:bookmarkEnd w:id="216"/>
      <w:bookmarkEnd w:id="406"/>
      <w:bookmarkEnd w:id="407"/>
      <w:bookmarkEnd w:id="408"/>
    </w:p>
    <w:p w14:paraId="56CD6ACF" w14:textId="78DCF450" w:rsidR="001B2E15" w:rsidRPr="00903DBA" w:rsidRDefault="00EE1DCA" w:rsidP="00E444D6">
      <w:r w:rsidRPr="00903DBA">
        <w:t xml:space="preserve">When the middle code has been </w:t>
      </w:r>
      <w:r w:rsidR="003801E7" w:rsidRPr="00903DBA">
        <w:t>generated</w:t>
      </w:r>
      <w:r w:rsidRPr="00903DBA">
        <w:t>, we ne</w:t>
      </w:r>
      <w:r w:rsidR="003801E7" w:rsidRPr="00903DBA">
        <w:t xml:space="preserve">ed to perform </w:t>
      </w:r>
      <w:r w:rsidR="00546F55" w:rsidRPr="00903DBA">
        <w:t>several</w:t>
      </w:r>
      <w:r w:rsidR="003801E7" w:rsidRPr="00903DBA">
        <w:t xml:space="preserve"> optimizations since the code may be ineffective. Some ineffective parts may be introduced by the programmer, </w:t>
      </w:r>
      <w:r w:rsidR="006139A4">
        <w:t xml:space="preserve">while other parts </w:t>
      </w:r>
      <w:r w:rsidR="003801E7" w:rsidRPr="00903DBA">
        <w:t>are</w:t>
      </w:r>
      <w:r w:rsidR="006139A4">
        <w:t xml:space="preserve"> </w:t>
      </w:r>
      <w:r w:rsidR="00714B9B" w:rsidRPr="00903DBA">
        <w:t>introduced</w:t>
      </w:r>
      <w:r w:rsidR="003801E7" w:rsidRPr="00903DBA">
        <w:t xml:space="preserve"> by the parser.</w:t>
      </w:r>
      <w:r w:rsidR="00714B9B" w:rsidRPr="00903DBA">
        <w:t xml:space="preserve"> </w:t>
      </w:r>
      <w:r w:rsidR="00770371" w:rsidRPr="00903DBA">
        <w:t xml:space="preserve">The </w:t>
      </w:r>
      <w:r w:rsidR="00770371" w:rsidRPr="00903DBA">
        <w:rPr>
          <w:rStyle w:val="KeyWord0"/>
        </w:rPr>
        <w:t>MiddleCodeOptimization</w:t>
      </w:r>
      <w:r w:rsidR="00770371" w:rsidRPr="00903DBA">
        <w:t xml:space="preserve"> class takes care of the optimization. </w:t>
      </w:r>
      <w:r w:rsidR="00E444D6" w:rsidRPr="00903DBA">
        <w:t>Since the</w:t>
      </w:r>
      <w:r w:rsidR="00237ECB" w:rsidRPr="00903DBA">
        <w:t xml:space="preserve"> optimization methods</w:t>
      </w:r>
      <w:r w:rsidR="00D073EF" w:rsidRPr="00903DBA">
        <w:t xml:space="preserve"> may</w:t>
      </w:r>
      <w:r w:rsidR="00E444D6" w:rsidRPr="00903DBA">
        <w:t xml:space="preserve"> reveal new </w:t>
      </w:r>
      <w:r w:rsidR="00A61ED5" w:rsidRPr="00903DBA">
        <w:t>optimization</w:t>
      </w:r>
      <w:r w:rsidR="00E444D6" w:rsidRPr="00903DBA">
        <w:t xml:space="preserve"> </w:t>
      </w:r>
      <w:r w:rsidR="00A61ED5" w:rsidRPr="00903DBA">
        <w:t>opportunities</w:t>
      </w:r>
      <w:r w:rsidR="00C002BA" w:rsidRPr="00903DBA">
        <w:t>,</w:t>
      </w:r>
      <w:r w:rsidR="00E444D6" w:rsidRPr="00903DBA">
        <w:t xml:space="preserve"> we need to repeat </w:t>
      </w:r>
      <w:r w:rsidR="00BA6525" w:rsidRPr="00903DBA">
        <w:t>until we do not detect any more opportunit</w:t>
      </w:r>
      <w:r w:rsidR="00A735C6">
        <w:t>ies</w:t>
      </w:r>
      <w:r w:rsidR="00BA6525" w:rsidRPr="00903DBA">
        <w:t>.</w:t>
      </w:r>
      <w:r w:rsidR="00B42535" w:rsidRPr="00903DBA">
        <w:t xml:space="preserve"> The field </w:t>
      </w:r>
      <w:r w:rsidR="00B42535" w:rsidRPr="00903DBA">
        <w:rPr>
          <w:rStyle w:val="CodeInText"/>
        </w:rPr>
        <w:t>m_update</w:t>
      </w:r>
      <w:r w:rsidR="00B42535" w:rsidRPr="00903DBA">
        <w:t xml:space="preserve"> is set to true if we find an optimization </w:t>
      </w:r>
      <w:r w:rsidR="0008504C" w:rsidRPr="00903DBA">
        <w:t>opportunity</w:t>
      </w:r>
      <w:r w:rsidR="00B42535" w:rsidRPr="00903DBA">
        <w:t>.</w:t>
      </w:r>
    </w:p>
    <w:p w14:paraId="21875F05" w14:textId="6A1F78E2" w:rsidR="00B36BC0" w:rsidRPr="00903DBA" w:rsidRDefault="0019469C" w:rsidP="001D1BEE">
      <w:pPr>
        <w:pStyle w:val="CodeHeader"/>
      </w:pPr>
      <w:r w:rsidRPr="00903DBA">
        <w:t>MiddleCodeOptimizor.cs</w:t>
      </w:r>
    </w:p>
    <w:p w14:paraId="229ED5A7" w14:textId="77777777" w:rsidR="00F303A6" w:rsidRPr="00903DBA" w:rsidRDefault="00F303A6" w:rsidP="00F303A6">
      <w:pPr>
        <w:pStyle w:val="Code"/>
        <w:rPr>
          <w:highlight w:val="white"/>
        </w:rPr>
      </w:pPr>
      <w:r w:rsidRPr="00903DBA">
        <w:rPr>
          <w:highlight w:val="white"/>
        </w:rPr>
        <w:t>using System.Numerics;</w:t>
      </w:r>
    </w:p>
    <w:p w14:paraId="427730B9" w14:textId="77777777" w:rsidR="00F303A6" w:rsidRPr="00903DBA" w:rsidRDefault="00F303A6" w:rsidP="00F303A6">
      <w:pPr>
        <w:pStyle w:val="Code"/>
        <w:rPr>
          <w:highlight w:val="white"/>
        </w:rPr>
      </w:pPr>
      <w:r w:rsidRPr="00903DBA">
        <w:rPr>
          <w:highlight w:val="white"/>
        </w:rPr>
        <w:t>using System.Collections.Generic;</w:t>
      </w:r>
    </w:p>
    <w:p w14:paraId="719506DD" w14:textId="3A033946" w:rsidR="00F303A6" w:rsidRPr="00903DBA" w:rsidRDefault="00CC3DD4" w:rsidP="00792C49">
      <w:pPr>
        <w:rPr>
          <w:highlight w:val="white"/>
        </w:rPr>
      </w:pPr>
      <w:r w:rsidRPr="00903DBA">
        <w:rPr>
          <w:highlight w:val="white"/>
        </w:rPr>
        <w:t xml:space="preserve">The </w:t>
      </w:r>
      <w:r w:rsidRPr="00903DBA">
        <w:rPr>
          <w:rStyle w:val="KeyWord0"/>
          <w:highlight w:val="white"/>
        </w:rPr>
        <w:t>m_update</w:t>
      </w:r>
      <w:r w:rsidRPr="00903DBA">
        <w:rPr>
          <w:highlight w:val="white"/>
        </w:rPr>
        <w:t xml:space="preserve"> field is set to true each time an </w:t>
      </w:r>
      <w:r w:rsidR="00792C49" w:rsidRPr="00903DBA">
        <w:rPr>
          <w:highlight w:val="white"/>
        </w:rPr>
        <w:t xml:space="preserve">optimization has occurred, and the middle code list is stored in </w:t>
      </w:r>
      <w:r w:rsidR="00792C49" w:rsidRPr="00903DBA">
        <w:rPr>
          <w:rStyle w:val="KeyWord0"/>
          <w:highlight w:val="white"/>
        </w:rPr>
        <w:t>m_middleCodeList</w:t>
      </w:r>
      <w:r w:rsidR="00792C49" w:rsidRPr="00903DBA">
        <w:rPr>
          <w:highlight w:val="white"/>
        </w:rPr>
        <w:t>.</w:t>
      </w:r>
    </w:p>
    <w:p w14:paraId="7D354E6F" w14:textId="77777777" w:rsidR="00F303A6" w:rsidRPr="00903DBA" w:rsidRDefault="00F303A6" w:rsidP="00F303A6">
      <w:pPr>
        <w:pStyle w:val="Code"/>
        <w:rPr>
          <w:highlight w:val="white"/>
        </w:rPr>
      </w:pPr>
      <w:r w:rsidRPr="00903DBA">
        <w:rPr>
          <w:highlight w:val="white"/>
        </w:rPr>
        <w:t>namespace CCompiler {</w:t>
      </w:r>
    </w:p>
    <w:p w14:paraId="010EE5CC" w14:textId="77777777" w:rsidR="00F303A6" w:rsidRPr="00903DBA" w:rsidRDefault="00F303A6" w:rsidP="00F303A6">
      <w:pPr>
        <w:pStyle w:val="Code"/>
        <w:rPr>
          <w:highlight w:val="white"/>
        </w:rPr>
      </w:pPr>
      <w:r w:rsidRPr="00903DBA">
        <w:rPr>
          <w:highlight w:val="white"/>
        </w:rPr>
        <w:t xml:space="preserve">  public class MiddleCodeOptimizer {</w:t>
      </w:r>
    </w:p>
    <w:p w14:paraId="3392851F" w14:textId="77777777" w:rsidR="00F303A6" w:rsidRPr="00903DBA" w:rsidRDefault="00F303A6" w:rsidP="00F303A6">
      <w:pPr>
        <w:pStyle w:val="Code"/>
        <w:rPr>
          <w:highlight w:val="white"/>
        </w:rPr>
      </w:pPr>
      <w:r w:rsidRPr="00903DBA">
        <w:rPr>
          <w:highlight w:val="white"/>
        </w:rPr>
        <w:t xml:space="preserve">    private bool m_update;</w:t>
      </w:r>
    </w:p>
    <w:p w14:paraId="1709D114" w14:textId="77777777" w:rsidR="00F303A6" w:rsidRPr="00903DBA" w:rsidRDefault="00F303A6" w:rsidP="00F303A6">
      <w:pPr>
        <w:pStyle w:val="Code"/>
        <w:rPr>
          <w:highlight w:val="white"/>
        </w:rPr>
      </w:pPr>
      <w:r w:rsidRPr="00903DBA">
        <w:rPr>
          <w:highlight w:val="white"/>
        </w:rPr>
        <w:t xml:space="preserve">    private List&lt;MiddleCode&gt; m_middleCodeList;</w:t>
      </w:r>
    </w:p>
    <w:p w14:paraId="6EA6B0EF" w14:textId="77777777" w:rsidR="00F303A6" w:rsidRPr="00903DBA" w:rsidRDefault="00F303A6" w:rsidP="00F303A6">
      <w:pPr>
        <w:pStyle w:val="Code"/>
        <w:rPr>
          <w:highlight w:val="white"/>
        </w:rPr>
      </w:pPr>
    </w:p>
    <w:p w14:paraId="0BDEC005" w14:textId="77777777" w:rsidR="00F303A6" w:rsidRPr="00903DBA" w:rsidRDefault="00F303A6" w:rsidP="00F303A6">
      <w:pPr>
        <w:pStyle w:val="Code"/>
        <w:rPr>
          <w:highlight w:val="white"/>
        </w:rPr>
      </w:pPr>
      <w:r w:rsidRPr="00903DBA">
        <w:rPr>
          <w:highlight w:val="white"/>
        </w:rPr>
        <w:t xml:space="preserve">    public MiddleCodeOptimizer(List&lt;MiddleCode&gt; middleCodeList) {</w:t>
      </w:r>
    </w:p>
    <w:p w14:paraId="7B792CFF" w14:textId="77777777" w:rsidR="00F303A6" w:rsidRPr="00903DBA" w:rsidRDefault="00F303A6" w:rsidP="00F303A6">
      <w:pPr>
        <w:pStyle w:val="Code"/>
        <w:rPr>
          <w:highlight w:val="white"/>
        </w:rPr>
      </w:pPr>
      <w:r w:rsidRPr="00903DBA">
        <w:rPr>
          <w:highlight w:val="white"/>
        </w:rPr>
        <w:t xml:space="preserve">      m_middleCodeList = middleCodeList;</w:t>
      </w:r>
    </w:p>
    <w:p w14:paraId="72C020C7" w14:textId="77777777" w:rsidR="00F303A6" w:rsidRPr="00903DBA" w:rsidRDefault="00F303A6" w:rsidP="00F303A6">
      <w:pPr>
        <w:pStyle w:val="Code"/>
        <w:rPr>
          <w:highlight w:val="white"/>
        </w:rPr>
      </w:pPr>
      <w:r w:rsidRPr="00903DBA">
        <w:rPr>
          <w:highlight w:val="white"/>
        </w:rPr>
        <w:t xml:space="preserve">    }</w:t>
      </w:r>
    </w:p>
    <w:p w14:paraId="4FB67318" w14:textId="500AAEC4" w:rsidR="00F303A6" w:rsidRPr="00903DBA" w:rsidRDefault="00F06239" w:rsidP="00435D85">
      <w:pPr>
        <w:rPr>
          <w:highlight w:val="white"/>
        </w:rPr>
      </w:pPr>
      <w:r w:rsidRPr="00903DBA">
        <w:rPr>
          <w:highlight w:val="white"/>
        </w:rPr>
        <w:t>First of all, we need to change the address</w:t>
      </w:r>
      <w:r w:rsidR="00CC3DD4" w:rsidRPr="00903DBA">
        <w:rPr>
          <w:highlight w:val="white"/>
        </w:rPr>
        <w:t>e</w:t>
      </w:r>
      <w:r w:rsidRPr="00903DBA">
        <w:rPr>
          <w:highlight w:val="white"/>
        </w:rPr>
        <w:t>s of jump instr</w:t>
      </w:r>
      <w:r w:rsidR="00CC3DD4" w:rsidRPr="00903DBA">
        <w:rPr>
          <w:highlight w:val="white"/>
        </w:rPr>
        <w:t>uc</w:t>
      </w:r>
      <w:r w:rsidRPr="00903DBA">
        <w:rPr>
          <w:highlight w:val="white"/>
        </w:rPr>
        <w:t>tion</w:t>
      </w:r>
      <w:r w:rsidR="00CC3DD4" w:rsidRPr="00903DBA">
        <w:rPr>
          <w:highlight w:val="white"/>
        </w:rPr>
        <w:t>s</w:t>
      </w:r>
      <w:r w:rsidRPr="00903DBA">
        <w:rPr>
          <w:highlight w:val="white"/>
        </w:rPr>
        <w:t xml:space="preserve">, from middle code objects to their </w:t>
      </w:r>
      <w:r w:rsidR="00435D85" w:rsidRPr="00903DBA">
        <w:rPr>
          <w:highlight w:val="white"/>
        </w:rPr>
        <w:t>index in the code list</w:t>
      </w:r>
      <w:r w:rsidR="00CC3DD4" w:rsidRPr="00903DBA">
        <w:rPr>
          <w:highlight w:val="white"/>
        </w:rPr>
        <w:t xml:space="preserve">, by calling </w:t>
      </w:r>
      <w:r w:rsidR="00CC3DD4" w:rsidRPr="00903DBA">
        <w:rPr>
          <w:rStyle w:val="KeyWord0"/>
          <w:highlight w:val="white"/>
        </w:rPr>
        <w:t>ObjectToIntegerAddresses</w:t>
      </w:r>
      <w:r w:rsidR="00CC3DD4" w:rsidRPr="00903DBA">
        <w:rPr>
          <w:highlight w:val="white"/>
        </w:rPr>
        <w:t>.</w:t>
      </w:r>
    </w:p>
    <w:p w14:paraId="256A42DA" w14:textId="77777777" w:rsidR="00F303A6" w:rsidRPr="00903DBA" w:rsidRDefault="00F303A6" w:rsidP="00F303A6">
      <w:pPr>
        <w:pStyle w:val="Code"/>
        <w:rPr>
          <w:highlight w:val="white"/>
        </w:rPr>
      </w:pPr>
      <w:r w:rsidRPr="00903DBA">
        <w:rPr>
          <w:highlight w:val="white"/>
        </w:rPr>
        <w:t xml:space="preserve">    public void Optimize() {</w:t>
      </w:r>
    </w:p>
    <w:p w14:paraId="78936495" w14:textId="77777777" w:rsidR="00F303A6" w:rsidRPr="00903DBA" w:rsidRDefault="00F303A6" w:rsidP="00F303A6">
      <w:pPr>
        <w:pStyle w:val="Code"/>
        <w:rPr>
          <w:highlight w:val="white"/>
        </w:rPr>
      </w:pPr>
      <w:r w:rsidRPr="00903DBA">
        <w:rPr>
          <w:highlight w:val="white"/>
        </w:rPr>
        <w:t xml:space="preserve">      ObjectToIntegerAddresses();</w:t>
      </w:r>
    </w:p>
    <w:p w14:paraId="49869B98" w14:textId="24AD1E42" w:rsidR="00F303A6" w:rsidRPr="00903DBA" w:rsidRDefault="00CA0E05" w:rsidP="00CA0E05">
      <w:pPr>
        <w:rPr>
          <w:highlight w:val="white"/>
        </w:rPr>
      </w:pPr>
      <w:r w:rsidRPr="00903DBA">
        <w:rPr>
          <w:highlight w:val="white"/>
        </w:rPr>
        <w:t>Th</w:t>
      </w:r>
      <w:r w:rsidR="006139A4">
        <w:rPr>
          <w:highlight w:val="white"/>
        </w:rPr>
        <w:t xml:space="preserve">en follows </w:t>
      </w:r>
      <w:r w:rsidRPr="00903DBA">
        <w:rPr>
          <w:highlight w:val="white"/>
        </w:rPr>
        <w:t xml:space="preserve">the main loop of the optimization process. </w:t>
      </w:r>
      <w:r w:rsidR="00F06239" w:rsidRPr="00903DBA">
        <w:rPr>
          <w:highlight w:val="white"/>
        </w:rPr>
        <w:t>We continue to iterate as long as there are optimization possibilities</w:t>
      </w:r>
      <w:r w:rsidR="00913E79" w:rsidRPr="00903DBA">
        <w:rPr>
          <w:highlight w:val="white"/>
        </w:rPr>
        <w:t xml:space="preserve">; that is, as long as </w:t>
      </w:r>
      <w:r w:rsidR="00913E79" w:rsidRPr="00903DBA">
        <w:rPr>
          <w:rStyle w:val="KeyWord0"/>
          <w:highlight w:val="white"/>
        </w:rPr>
        <w:t>m_update</w:t>
      </w:r>
      <w:r w:rsidR="00913E79" w:rsidRPr="00903DBA">
        <w:rPr>
          <w:highlight w:val="white"/>
        </w:rPr>
        <w:t xml:space="preserve"> is true</w:t>
      </w:r>
      <w:r w:rsidR="00F06239" w:rsidRPr="00903DBA">
        <w:rPr>
          <w:highlight w:val="white"/>
        </w:rPr>
        <w:t>.</w:t>
      </w:r>
      <w:r w:rsidR="00913E79" w:rsidRPr="00903DBA">
        <w:rPr>
          <w:highlight w:val="white"/>
        </w:rPr>
        <w:t xml:space="preserve"> The </w:t>
      </w:r>
      <w:r w:rsidR="00913E79" w:rsidRPr="00903DBA">
        <w:rPr>
          <w:rStyle w:val="KeyWord0"/>
          <w:highlight w:val="white"/>
        </w:rPr>
        <w:t>m_update</w:t>
      </w:r>
      <w:r w:rsidR="00913E79" w:rsidRPr="00903DBA">
        <w:rPr>
          <w:highlight w:val="white"/>
        </w:rPr>
        <w:t xml:space="preserve"> field is set to false at the beginning, and will </w:t>
      </w:r>
      <w:r w:rsidR="004B06A6" w:rsidRPr="00903DBA">
        <w:rPr>
          <w:highlight w:val="white"/>
        </w:rPr>
        <w:t>be set to true in case of an optimization.</w:t>
      </w:r>
    </w:p>
    <w:p w14:paraId="4C0BEC9C" w14:textId="77777777" w:rsidR="00F303A6" w:rsidRPr="00903DBA" w:rsidRDefault="00F303A6" w:rsidP="00F303A6">
      <w:pPr>
        <w:pStyle w:val="Code"/>
        <w:rPr>
          <w:highlight w:val="white"/>
        </w:rPr>
      </w:pPr>
      <w:r w:rsidRPr="00903DBA">
        <w:rPr>
          <w:highlight w:val="white"/>
        </w:rPr>
        <w:t xml:space="preserve">      do {</w:t>
      </w:r>
    </w:p>
    <w:p w14:paraId="00810713" w14:textId="77777777" w:rsidR="00F303A6" w:rsidRPr="00903DBA" w:rsidRDefault="00F303A6" w:rsidP="00F303A6">
      <w:pPr>
        <w:pStyle w:val="Code"/>
        <w:rPr>
          <w:highlight w:val="white"/>
        </w:rPr>
      </w:pPr>
      <w:r w:rsidRPr="00903DBA">
        <w:rPr>
          <w:highlight w:val="white"/>
        </w:rPr>
        <w:t xml:space="preserve">        m_update = false;</w:t>
      </w:r>
    </w:p>
    <w:p w14:paraId="70F914AE" w14:textId="77777777" w:rsidR="00F303A6" w:rsidRPr="00903DBA" w:rsidRDefault="00F303A6" w:rsidP="00F303A6">
      <w:pPr>
        <w:pStyle w:val="Code"/>
        <w:rPr>
          <w:highlight w:val="white"/>
        </w:rPr>
      </w:pPr>
      <w:r w:rsidRPr="00903DBA">
        <w:rPr>
          <w:highlight w:val="white"/>
        </w:rPr>
        <w:t xml:space="preserve">        ClearGotoNextStatements();</w:t>
      </w:r>
    </w:p>
    <w:p w14:paraId="1E9B3A92" w14:textId="77777777" w:rsidR="00F303A6" w:rsidRPr="00903DBA" w:rsidRDefault="00F303A6" w:rsidP="00F303A6">
      <w:pPr>
        <w:pStyle w:val="Code"/>
        <w:rPr>
          <w:highlight w:val="white"/>
        </w:rPr>
      </w:pPr>
      <w:r w:rsidRPr="00903DBA">
        <w:rPr>
          <w:highlight w:val="white"/>
        </w:rPr>
        <w:t xml:space="preserve">        ClearDoubleRelationStatements();</w:t>
      </w:r>
    </w:p>
    <w:p w14:paraId="4422AC82" w14:textId="77777777" w:rsidR="00F303A6" w:rsidRPr="00903DBA" w:rsidRDefault="00F303A6" w:rsidP="00F303A6">
      <w:pPr>
        <w:pStyle w:val="Code"/>
        <w:rPr>
          <w:highlight w:val="white"/>
        </w:rPr>
      </w:pPr>
      <w:r w:rsidRPr="00903DBA">
        <w:rPr>
          <w:highlight w:val="white"/>
        </w:rPr>
        <w:t xml:space="preserve">        TraceGotoChains();</w:t>
      </w:r>
    </w:p>
    <w:p w14:paraId="0140DD48" w14:textId="77777777" w:rsidR="00F303A6" w:rsidRPr="00903DBA" w:rsidRDefault="00F303A6" w:rsidP="00F303A6">
      <w:pPr>
        <w:pStyle w:val="Code"/>
        <w:rPr>
          <w:highlight w:val="white"/>
        </w:rPr>
      </w:pPr>
      <w:r w:rsidRPr="00903DBA">
        <w:rPr>
          <w:highlight w:val="white"/>
        </w:rPr>
        <w:t xml:space="preserve">        ClearUnreachableCode();</w:t>
      </w:r>
    </w:p>
    <w:p w14:paraId="3075D5C5" w14:textId="77777777" w:rsidR="00F303A6" w:rsidRPr="00903DBA" w:rsidRDefault="00F303A6" w:rsidP="00F303A6">
      <w:pPr>
        <w:pStyle w:val="Code"/>
        <w:rPr>
          <w:highlight w:val="white"/>
        </w:rPr>
      </w:pPr>
      <w:r w:rsidRPr="00903DBA">
        <w:rPr>
          <w:highlight w:val="white"/>
        </w:rPr>
        <w:t xml:space="preserve">        RemovePushPop();</w:t>
      </w:r>
    </w:p>
    <w:p w14:paraId="3396AC67" w14:textId="77777777" w:rsidR="00F303A6" w:rsidRPr="00903DBA" w:rsidRDefault="00F303A6" w:rsidP="00F303A6">
      <w:pPr>
        <w:pStyle w:val="Code"/>
        <w:rPr>
          <w:highlight w:val="white"/>
        </w:rPr>
      </w:pPr>
      <w:r w:rsidRPr="00903DBA">
        <w:rPr>
          <w:highlight w:val="white"/>
        </w:rPr>
        <w:t xml:space="preserve">        MergePopPushToTop();</w:t>
      </w:r>
    </w:p>
    <w:p w14:paraId="3660B57C" w14:textId="77777777" w:rsidR="00F303A6" w:rsidRPr="00903DBA" w:rsidRDefault="00F303A6" w:rsidP="00F303A6">
      <w:pPr>
        <w:pStyle w:val="Code"/>
        <w:rPr>
          <w:highlight w:val="white"/>
        </w:rPr>
      </w:pPr>
      <w:r w:rsidRPr="00903DBA">
        <w:rPr>
          <w:highlight w:val="white"/>
        </w:rPr>
        <w:t xml:space="preserve">        MergeTopPopToPop();</w:t>
      </w:r>
    </w:p>
    <w:p w14:paraId="371F31DF" w14:textId="2C456EEA" w:rsidR="00F303A6" w:rsidRPr="00903DBA" w:rsidRDefault="00F303A6" w:rsidP="00F303A6">
      <w:pPr>
        <w:pStyle w:val="Code"/>
        <w:rPr>
          <w:highlight w:val="white"/>
        </w:rPr>
      </w:pPr>
      <w:r w:rsidRPr="00903DBA">
        <w:rPr>
          <w:highlight w:val="white"/>
        </w:rPr>
        <w:t xml:space="preserve">        MergeBinary();</w:t>
      </w:r>
    </w:p>
    <w:p w14:paraId="42C915AC" w14:textId="77777777" w:rsidR="00F303A6" w:rsidRPr="00903DBA" w:rsidRDefault="00F303A6" w:rsidP="00F303A6">
      <w:pPr>
        <w:pStyle w:val="Code"/>
        <w:rPr>
          <w:highlight w:val="white"/>
        </w:rPr>
      </w:pPr>
      <w:r w:rsidRPr="00903DBA">
        <w:rPr>
          <w:highlight w:val="white"/>
        </w:rPr>
        <w:t xml:space="preserve">        //MergeDoubleAssign(); // XXX</w:t>
      </w:r>
    </w:p>
    <w:p w14:paraId="37514346" w14:textId="77777777" w:rsidR="00F303A6" w:rsidRPr="00903DBA" w:rsidRDefault="00F303A6" w:rsidP="00F303A6">
      <w:pPr>
        <w:pStyle w:val="Code"/>
        <w:rPr>
          <w:highlight w:val="white"/>
        </w:rPr>
      </w:pPr>
      <w:r w:rsidRPr="00903DBA">
        <w:rPr>
          <w:highlight w:val="white"/>
        </w:rPr>
        <w:t xml:space="preserve">        SematicOptimization();</w:t>
      </w:r>
    </w:p>
    <w:p w14:paraId="438E9B76" w14:textId="77777777" w:rsidR="00F303A6" w:rsidRPr="00903DBA" w:rsidRDefault="00F303A6" w:rsidP="00F303A6">
      <w:pPr>
        <w:pStyle w:val="Code"/>
        <w:rPr>
          <w:highlight w:val="white"/>
        </w:rPr>
      </w:pPr>
      <w:r w:rsidRPr="00903DBA">
        <w:rPr>
          <w:highlight w:val="white"/>
        </w:rPr>
        <w:t xml:space="preserve">        OptimizeRelation();</w:t>
      </w:r>
    </w:p>
    <w:p w14:paraId="50EEDF33" w14:textId="77777777" w:rsidR="00F303A6" w:rsidRPr="00903DBA" w:rsidRDefault="00F303A6" w:rsidP="00F303A6">
      <w:pPr>
        <w:pStyle w:val="Code"/>
        <w:rPr>
          <w:highlight w:val="white"/>
        </w:rPr>
      </w:pPr>
      <w:r w:rsidRPr="00903DBA">
        <w:rPr>
          <w:highlight w:val="white"/>
        </w:rPr>
        <w:t xml:space="preserve">        OptimizeCommutative();</w:t>
      </w:r>
    </w:p>
    <w:p w14:paraId="76F57F7D" w14:textId="77777777" w:rsidR="00F303A6" w:rsidRPr="00903DBA" w:rsidRDefault="00F303A6" w:rsidP="00F303A6">
      <w:pPr>
        <w:pStyle w:val="Code"/>
        <w:rPr>
          <w:highlight w:val="white"/>
        </w:rPr>
      </w:pPr>
      <w:r w:rsidRPr="00903DBA">
        <w:rPr>
          <w:highlight w:val="white"/>
        </w:rPr>
        <w:t xml:space="preserve">        OptimizeBinary();</w:t>
      </w:r>
    </w:p>
    <w:p w14:paraId="4328E80E" w14:textId="77777777" w:rsidR="00F303A6" w:rsidRPr="00903DBA" w:rsidRDefault="00F303A6" w:rsidP="00F303A6">
      <w:pPr>
        <w:pStyle w:val="Code"/>
        <w:rPr>
          <w:highlight w:val="white"/>
        </w:rPr>
      </w:pPr>
      <w:r w:rsidRPr="00903DBA">
        <w:rPr>
          <w:highlight w:val="white"/>
        </w:rPr>
        <w:t xml:space="preserve">        CheckIntegral(); // XXX</w:t>
      </w:r>
    </w:p>
    <w:p w14:paraId="135B2E7D" w14:textId="77777777" w:rsidR="00F303A6" w:rsidRPr="00903DBA" w:rsidRDefault="00F303A6" w:rsidP="00F303A6">
      <w:pPr>
        <w:pStyle w:val="Code"/>
        <w:rPr>
          <w:highlight w:val="white"/>
        </w:rPr>
      </w:pPr>
      <w:r w:rsidRPr="00903DBA">
        <w:rPr>
          <w:highlight w:val="white"/>
        </w:rPr>
        <w:t xml:space="preserve">        CheckFloating(); // XXX</w:t>
      </w:r>
    </w:p>
    <w:p w14:paraId="2C133D3D" w14:textId="77777777" w:rsidR="00F303A6" w:rsidRPr="00903DBA" w:rsidRDefault="00F303A6" w:rsidP="00F303A6">
      <w:pPr>
        <w:pStyle w:val="Code"/>
        <w:rPr>
          <w:highlight w:val="white"/>
        </w:rPr>
      </w:pPr>
      <w:r w:rsidRPr="00903DBA">
        <w:rPr>
          <w:highlight w:val="white"/>
        </w:rPr>
        <w:t xml:space="preserve">        RemoveClearedCode();</w:t>
      </w:r>
    </w:p>
    <w:p w14:paraId="7921201A" w14:textId="77777777" w:rsidR="00F303A6" w:rsidRPr="00903DBA" w:rsidRDefault="00F303A6" w:rsidP="00F303A6">
      <w:pPr>
        <w:pStyle w:val="Code"/>
        <w:rPr>
          <w:highlight w:val="white"/>
        </w:rPr>
      </w:pPr>
      <w:r w:rsidRPr="00903DBA">
        <w:rPr>
          <w:highlight w:val="white"/>
        </w:rPr>
        <w:t xml:space="preserve">      } while (m_update);</w:t>
      </w:r>
    </w:p>
    <w:p w14:paraId="06D98893" w14:textId="77777777" w:rsidR="00F303A6" w:rsidRPr="00903DBA" w:rsidRDefault="00F303A6" w:rsidP="00F303A6">
      <w:pPr>
        <w:pStyle w:val="Code"/>
        <w:rPr>
          <w:highlight w:val="white"/>
        </w:rPr>
      </w:pPr>
      <w:r w:rsidRPr="00903DBA">
        <w:rPr>
          <w:highlight w:val="white"/>
        </w:rPr>
        <w:t xml:space="preserve">    }</w:t>
      </w:r>
    </w:p>
    <w:p w14:paraId="3AE4ACDE" w14:textId="473797CD" w:rsidR="00F303A6" w:rsidRPr="00903DBA" w:rsidRDefault="00F303A6" w:rsidP="00F303A6">
      <w:pPr>
        <w:pStyle w:val="Rubrik3"/>
      </w:pPr>
      <w:bookmarkStart w:id="409" w:name="_Toc57656058"/>
      <w:r w:rsidRPr="00903DBA">
        <w:lastRenderedPageBreak/>
        <w:t>Object to Integer Addresses</w:t>
      </w:r>
      <w:bookmarkEnd w:id="409"/>
    </w:p>
    <w:p w14:paraId="59B9EA90" w14:textId="5DCE77E6" w:rsidR="009D157E" w:rsidRPr="00903DBA" w:rsidRDefault="00F303A6" w:rsidP="00F303A6">
      <w:r w:rsidRPr="00903DBA">
        <w:t>When we generated the middle code, we use middle code objects as target for jump instructions.</w:t>
      </w:r>
      <w:r w:rsidR="00AB0C51" w:rsidRPr="00903DBA">
        <w:t xml:space="preserve"> The first we need to do is to </w:t>
      </w:r>
      <w:r w:rsidR="005432DA" w:rsidRPr="00903DBA">
        <w:t>change</w:t>
      </w:r>
      <w:r w:rsidR="00AB0C51" w:rsidRPr="00903DBA">
        <w:t xml:space="preserve"> the middle code targets to integer targets.</w:t>
      </w:r>
      <w:r w:rsidR="00DC227A" w:rsidRPr="00903DBA">
        <w:t xml:space="preserve"> The reason for this is that the optimization process of this chapter </w:t>
      </w:r>
      <w:r w:rsidR="009D157E" w:rsidRPr="00903DBA">
        <w:t xml:space="preserve">will result in the </w:t>
      </w:r>
      <w:r w:rsidR="00DC227A" w:rsidRPr="00903DBA">
        <w:t xml:space="preserve">removal of </w:t>
      </w:r>
      <w:r w:rsidR="009D157E" w:rsidRPr="00903DBA">
        <w:t>middle code instruction, among which some may be jump targets.</w:t>
      </w:r>
    </w:p>
    <w:p w14:paraId="75BDAD9E" w14:textId="77777777" w:rsidR="00361DD4" w:rsidRPr="00903DBA" w:rsidRDefault="00361DD4" w:rsidP="00361DD4">
      <w:pPr>
        <w:pStyle w:val="Code"/>
        <w:rPr>
          <w:highlight w:val="white"/>
        </w:rPr>
      </w:pPr>
      <w:r w:rsidRPr="00903DBA">
        <w:rPr>
          <w:highlight w:val="white"/>
        </w:rPr>
        <w:t xml:space="preserve">    public void ObjectToIntegerAddresses() {</w:t>
      </w:r>
    </w:p>
    <w:p w14:paraId="20EDA1EF" w14:textId="374F302D" w:rsidR="00D50063" w:rsidRPr="00903DBA" w:rsidRDefault="00D50063" w:rsidP="00D50063">
      <w:pPr>
        <w:rPr>
          <w:highlight w:val="white"/>
        </w:rPr>
      </w:pPr>
      <w:r w:rsidRPr="00903DBA">
        <w:rPr>
          <w:highlight w:val="white"/>
        </w:rPr>
        <w:t xml:space="preserve">We start by defining the address map, which we load with </w:t>
      </w:r>
      <w:r w:rsidR="00E0470C" w:rsidRPr="00903DBA">
        <w:rPr>
          <w:highlight w:val="white"/>
        </w:rPr>
        <w:t>the index of each instruction.</w:t>
      </w:r>
    </w:p>
    <w:p w14:paraId="6FE8E21F" w14:textId="347C55A0" w:rsidR="00361DD4" w:rsidRPr="00903DBA" w:rsidRDefault="00361DD4" w:rsidP="00361DD4">
      <w:pPr>
        <w:pStyle w:val="Code"/>
        <w:rPr>
          <w:highlight w:val="white"/>
        </w:rPr>
      </w:pPr>
      <w:r w:rsidRPr="00903DBA">
        <w:rPr>
          <w:highlight w:val="white"/>
        </w:rPr>
        <w:t xml:space="preserve">      IDictionary&lt;MiddleCode,int&gt; addressMap =</w:t>
      </w:r>
    </w:p>
    <w:p w14:paraId="08BA9045" w14:textId="2DDCD859" w:rsidR="00361DD4" w:rsidRPr="00903DBA" w:rsidRDefault="00361DD4" w:rsidP="00361DD4">
      <w:pPr>
        <w:pStyle w:val="Code"/>
        <w:rPr>
          <w:highlight w:val="white"/>
        </w:rPr>
      </w:pPr>
      <w:r w:rsidRPr="00903DBA">
        <w:rPr>
          <w:highlight w:val="white"/>
        </w:rPr>
        <w:t xml:space="preserve">        new Dictionary&lt;MiddleCode,int&gt;();</w:t>
      </w:r>
    </w:p>
    <w:p w14:paraId="783D62EE" w14:textId="77777777" w:rsidR="00361DD4" w:rsidRPr="00903DBA" w:rsidRDefault="00361DD4" w:rsidP="00361DD4">
      <w:pPr>
        <w:pStyle w:val="Code"/>
        <w:rPr>
          <w:highlight w:val="white"/>
        </w:rPr>
      </w:pPr>
      <w:r w:rsidRPr="00903DBA">
        <w:rPr>
          <w:highlight w:val="white"/>
        </w:rPr>
        <w:t xml:space="preserve">    </w:t>
      </w:r>
    </w:p>
    <w:p w14:paraId="660949AE" w14:textId="77777777" w:rsidR="00361DD4" w:rsidRPr="00903DBA" w:rsidRDefault="00361DD4" w:rsidP="00361DD4">
      <w:pPr>
        <w:pStyle w:val="Code"/>
        <w:rPr>
          <w:highlight w:val="white"/>
        </w:rPr>
      </w:pPr>
      <w:r w:rsidRPr="00903DBA">
        <w:rPr>
          <w:highlight w:val="white"/>
        </w:rPr>
        <w:t xml:space="preserve">      for (int index = 0; index &lt; m_middleCodeList.Count; ++index) {</w:t>
      </w:r>
    </w:p>
    <w:p w14:paraId="0D5C96EB" w14:textId="77777777" w:rsidR="00361DD4" w:rsidRPr="00903DBA" w:rsidRDefault="00361DD4" w:rsidP="00361DD4">
      <w:pPr>
        <w:pStyle w:val="Code"/>
        <w:rPr>
          <w:highlight w:val="white"/>
        </w:rPr>
      </w:pPr>
      <w:r w:rsidRPr="00903DBA">
        <w:rPr>
          <w:highlight w:val="white"/>
        </w:rPr>
        <w:t xml:space="preserve">        addressMap.Add(m_middleCodeList[index], index);</w:t>
      </w:r>
    </w:p>
    <w:p w14:paraId="34166EC4" w14:textId="77777777" w:rsidR="00361DD4" w:rsidRPr="00903DBA" w:rsidRDefault="00361DD4" w:rsidP="00361DD4">
      <w:pPr>
        <w:pStyle w:val="Code"/>
        <w:rPr>
          <w:highlight w:val="white"/>
        </w:rPr>
      </w:pPr>
      <w:r w:rsidRPr="00903DBA">
        <w:rPr>
          <w:highlight w:val="white"/>
        </w:rPr>
        <w:t xml:space="preserve">      }</w:t>
      </w:r>
    </w:p>
    <w:p w14:paraId="5BA43449" w14:textId="26B28476" w:rsidR="00361DD4" w:rsidRPr="00903DBA" w:rsidRDefault="00BC3303" w:rsidP="00BC3303">
      <w:pPr>
        <w:rPr>
          <w:highlight w:val="white"/>
        </w:rPr>
      </w:pPr>
      <w:r w:rsidRPr="00903DBA">
        <w:rPr>
          <w:highlight w:val="white"/>
        </w:rPr>
        <w:t xml:space="preserve">We then iterate through the </w:t>
      </w:r>
      <w:r w:rsidR="006D5D52" w:rsidRPr="00903DBA">
        <w:rPr>
          <w:highlight w:val="white"/>
        </w:rPr>
        <w:t xml:space="preserve">middle code list and, with the help of the address map, change the </w:t>
      </w:r>
      <w:r w:rsidR="00C95871" w:rsidRPr="00903DBA">
        <w:rPr>
          <w:highlight w:val="white"/>
        </w:rPr>
        <w:t>targets from middle code instructions to integer values</w:t>
      </w:r>
      <w:r w:rsidR="003A173F" w:rsidRPr="00903DBA">
        <w:rPr>
          <w:highlight w:val="white"/>
        </w:rPr>
        <w:t xml:space="preserve">. </w:t>
      </w:r>
      <w:r w:rsidR="00361DD4" w:rsidRPr="00903DBA">
        <w:rPr>
          <w:highlight w:val="white"/>
        </w:rPr>
        <w:t xml:space="preserve">  </w:t>
      </w:r>
    </w:p>
    <w:p w14:paraId="4576C19D" w14:textId="77777777" w:rsidR="00361DD4" w:rsidRPr="00903DBA" w:rsidRDefault="00361DD4" w:rsidP="00361DD4">
      <w:pPr>
        <w:pStyle w:val="Code"/>
        <w:rPr>
          <w:highlight w:val="white"/>
        </w:rPr>
      </w:pPr>
      <w:r w:rsidRPr="00903DBA">
        <w:rPr>
          <w:highlight w:val="white"/>
        </w:rPr>
        <w:t xml:space="preserve">      for (int index = 0; index &lt; m_middleCodeList.Count; ++index) {</w:t>
      </w:r>
    </w:p>
    <w:p w14:paraId="77EE8FDB" w14:textId="77777777" w:rsidR="00361DD4" w:rsidRPr="00903DBA" w:rsidRDefault="00361DD4" w:rsidP="00361DD4">
      <w:pPr>
        <w:pStyle w:val="Code"/>
        <w:rPr>
          <w:highlight w:val="white"/>
        </w:rPr>
      </w:pPr>
      <w:r w:rsidRPr="00903DBA">
        <w:rPr>
          <w:highlight w:val="white"/>
        </w:rPr>
        <w:t xml:space="preserve">        MiddleCode sourceCode = m_middleCodeList[index];</w:t>
      </w:r>
    </w:p>
    <w:p w14:paraId="1611AD03" w14:textId="77777777" w:rsidR="00361DD4" w:rsidRPr="00903DBA" w:rsidRDefault="00361DD4" w:rsidP="00361DD4">
      <w:pPr>
        <w:pStyle w:val="Code"/>
        <w:rPr>
          <w:highlight w:val="white"/>
        </w:rPr>
      </w:pPr>
      <w:r w:rsidRPr="00903DBA">
        <w:rPr>
          <w:highlight w:val="white"/>
        </w:rPr>
        <w:t xml:space="preserve">      </w:t>
      </w:r>
    </w:p>
    <w:p w14:paraId="07FFA66D" w14:textId="77777777" w:rsidR="00361DD4" w:rsidRPr="00903DBA" w:rsidRDefault="00361DD4" w:rsidP="00361DD4">
      <w:pPr>
        <w:pStyle w:val="Code"/>
        <w:rPr>
          <w:highlight w:val="white"/>
        </w:rPr>
      </w:pPr>
      <w:r w:rsidRPr="00903DBA">
        <w:rPr>
          <w:highlight w:val="white"/>
        </w:rPr>
        <w:t xml:space="preserve">        if (sourceCode.IsGoto() || sourceCode.IsCarry() ||</w:t>
      </w:r>
    </w:p>
    <w:p w14:paraId="3F2707A9" w14:textId="34CD6BFF" w:rsidR="00361DD4" w:rsidRPr="00903DBA" w:rsidRDefault="00361DD4" w:rsidP="00361DD4">
      <w:pPr>
        <w:pStyle w:val="Code"/>
        <w:rPr>
          <w:highlight w:val="white"/>
        </w:rPr>
      </w:pPr>
      <w:r w:rsidRPr="00903DBA">
        <w:rPr>
          <w:highlight w:val="white"/>
        </w:rPr>
        <w:t xml:space="preserve">            sourceCode.IsRelation()) {</w:t>
      </w:r>
    </w:p>
    <w:p w14:paraId="575DA161" w14:textId="6AFF90AC" w:rsidR="00361DD4" w:rsidRPr="00903DBA" w:rsidRDefault="00361DD4" w:rsidP="00361DD4">
      <w:pPr>
        <w:pStyle w:val="Code"/>
        <w:rPr>
          <w:highlight w:val="white"/>
        </w:rPr>
      </w:pPr>
      <w:r w:rsidRPr="00903DBA">
        <w:rPr>
          <w:highlight w:val="white"/>
        </w:rPr>
        <w:t xml:space="preserve">          Assert.</w:t>
      </w:r>
      <w:r w:rsidR="00D324D8" w:rsidRPr="00903DBA">
        <w:rPr>
          <w:highlight w:val="white"/>
        </w:rPr>
        <w:t>ErrorXXX</w:t>
      </w:r>
      <w:r w:rsidRPr="00903DBA">
        <w:rPr>
          <w:highlight w:val="white"/>
        </w:rPr>
        <w:t>(sourceCode[0] is MiddleCode);</w:t>
      </w:r>
    </w:p>
    <w:p w14:paraId="3E04EEEA" w14:textId="77777777" w:rsidR="00361DD4" w:rsidRPr="00903DBA" w:rsidRDefault="00361DD4" w:rsidP="00361DD4">
      <w:pPr>
        <w:pStyle w:val="Code"/>
        <w:rPr>
          <w:highlight w:val="white"/>
        </w:rPr>
      </w:pPr>
      <w:r w:rsidRPr="00903DBA">
        <w:rPr>
          <w:highlight w:val="white"/>
        </w:rPr>
        <w:t xml:space="preserve">          MiddleCode targetCode = (MiddleCode) sourceCode[0];</w:t>
      </w:r>
    </w:p>
    <w:p w14:paraId="5E4E5754" w14:textId="55E1BA6A" w:rsidR="00361DD4" w:rsidRPr="00903DBA" w:rsidRDefault="00361DD4" w:rsidP="00361DD4">
      <w:pPr>
        <w:pStyle w:val="Code"/>
        <w:rPr>
          <w:highlight w:val="white"/>
        </w:rPr>
      </w:pPr>
      <w:r w:rsidRPr="00903DBA">
        <w:rPr>
          <w:highlight w:val="white"/>
        </w:rPr>
        <w:t xml:space="preserve">          Assert.</w:t>
      </w:r>
      <w:r w:rsidR="00D324D8" w:rsidRPr="00903DBA">
        <w:rPr>
          <w:highlight w:val="white"/>
        </w:rPr>
        <w:t>ErrorXXX</w:t>
      </w:r>
      <w:r w:rsidRPr="00903DBA">
        <w:rPr>
          <w:highlight w:val="white"/>
        </w:rPr>
        <w:t>(addressMap.ContainsKey(targetCode));</w:t>
      </w:r>
    </w:p>
    <w:p w14:paraId="7E7926ED" w14:textId="77777777" w:rsidR="00361DD4" w:rsidRPr="00903DBA" w:rsidRDefault="00361DD4" w:rsidP="00361DD4">
      <w:pPr>
        <w:pStyle w:val="Code"/>
        <w:rPr>
          <w:highlight w:val="white"/>
        </w:rPr>
      </w:pPr>
      <w:r w:rsidRPr="00903DBA">
        <w:rPr>
          <w:highlight w:val="white"/>
        </w:rPr>
        <w:t xml:space="preserve">          sourceCode[0] = addressMap[targetCode];</w:t>
      </w:r>
    </w:p>
    <w:p w14:paraId="08D74424" w14:textId="77777777" w:rsidR="00361DD4" w:rsidRPr="00903DBA" w:rsidRDefault="00361DD4" w:rsidP="00361DD4">
      <w:pPr>
        <w:pStyle w:val="Code"/>
        <w:rPr>
          <w:highlight w:val="white"/>
        </w:rPr>
      </w:pPr>
      <w:r w:rsidRPr="00903DBA">
        <w:rPr>
          <w:highlight w:val="white"/>
        </w:rPr>
        <w:t xml:space="preserve">        }</w:t>
      </w:r>
    </w:p>
    <w:p w14:paraId="455DDE3D" w14:textId="77777777" w:rsidR="00361DD4" w:rsidRPr="00903DBA" w:rsidRDefault="00361DD4" w:rsidP="00361DD4">
      <w:pPr>
        <w:pStyle w:val="Code"/>
        <w:rPr>
          <w:highlight w:val="white"/>
        </w:rPr>
      </w:pPr>
      <w:r w:rsidRPr="00903DBA">
        <w:rPr>
          <w:highlight w:val="white"/>
        </w:rPr>
        <w:t xml:space="preserve">      }</w:t>
      </w:r>
    </w:p>
    <w:p w14:paraId="54DA9ADB" w14:textId="443BFBB6" w:rsidR="009D157E" w:rsidRPr="00903DBA" w:rsidRDefault="00361DD4" w:rsidP="00361DD4">
      <w:pPr>
        <w:pStyle w:val="Code"/>
        <w:rPr>
          <w:highlight w:val="white"/>
        </w:rPr>
      </w:pPr>
      <w:r w:rsidRPr="00903DBA">
        <w:rPr>
          <w:highlight w:val="white"/>
        </w:rPr>
        <w:t xml:space="preserve">    }</w:t>
      </w:r>
    </w:p>
    <w:p w14:paraId="290031D7" w14:textId="262D5E57" w:rsidR="001B6658" w:rsidRPr="00903DBA" w:rsidRDefault="00C0170C" w:rsidP="00795872">
      <w:pPr>
        <w:pStyle w:val="Rubrik3"/>
      </w:pPr>
      <w:bookmarkStart w:id="410" w:name="_Toc57656059"/>
      <w:r>
        <w:t>Jump</w:t>
      </w:r>
      <w:r w:rsidR="001B6658" w:rsidRPr="00903DBA">
        <w:t xml:space="preserve"> Next Instructions</w:t>
      </w:r>
      <w:bookmarkEnd w:id="410"/>
    </w:p>
    <w:p w14:paraId="7A9F02C3" w14:textId="3833EC03" w:rsidR="001B6658" w:rsidRPr="00903DBA" w:rsidRDefault="001B6658" w:rsidP="001B6658">
      <w:r w:rsidRPr="00903DBA">
        <w:t xml:space="preserve">In some cases, there may be </w:t>
      </w:r>
      <w:r w:rsidR="005C6429">
        <w:t>a jump</w:t>
      </w:r>
      <w:r w:rsidRPr="00903DBA">
        <w:t xml:space="preserve"> instruction that just jump</w:t>
      </w:r>
      <w:r w:rsidR="005C6429">
        <w:t>s</w:t>
      </w:r>
      <w:r w:rsidRPr="00903DBA">
        <w:t xml:space="preserve"> to the next instruction. Those instructions </w:t>
      </w:r>
      <w:r w:rsidR="005727E4" w:rsidRPr="00903DBA">
        <w:t xml:space="preserve">are </w:t>
      </w:r>
      <w:r w:rsidR="00DF46F1" w:rsidRPr="00903DBA">
        <w:t>meaningless</w:t>
      </w:r>
      <w:r w:rsidR="005727E4" w:rsidRPr="00903DBA">
        <w:t xml:space="preserve"> and </w:t>
      </w:r>
      <w:r w:rsidR="00DF46F1" w:rsidRPr="00903DBA">
        <w:t>s</w:t>
      </w:r>
      <w:r w:rsidR="005727E4" w:rsidRPr="00903DBA">
        <w:t>hall be removed.</w:t>
      </w:r>
    </w:p>
    <w:p w14:paraId="1A4DE48E" w14:textId="77777777" w:rsidR="000428CE" w:rsidRPr="00903DBA" w:rsidRDefault="00116D7F" w:rsidP="000428CE">
      <w:pPr>
        <w:pStyle w:val="Code"/>
      </w:pPr>
      <w:r w:rsidRPr="00903DBA">
        <w:t xml:space="preserve"> </w:t>
      </w:r>
      <w:r w:rsidR="000428CE" w:rsidRPr="00903DBA">
        <w:t xml:space="preserve"> 1. goto 2</w:t>
      </w:r>
    </w:p>
    <w:p w14:paraId="3945D4AF" w14:textId="77777777" w:rsidR="000B244B" w:rsidRPr="00903DBA" w:rsidRDefault="000428CE" w:rsidP="000B244B">
      <w:pPr>
        <w:pStyle w:val="Code"/>
      </w:pPr>
      <w:r w:rsidRPr="00903DBA">
        <w:t xml:space="preserve">  2. ...</w:t>
      </w:r>
    </w:p>
    <w:p w14:paraId="7FD1F827" w14:textId="77777777" w:rsidR="000A0C51" w:rsidRPr="00903DBA" w:rsidRDefault="000A0C51" w:rsidP="001550CF">
      <w:pPr>
        <w:pStyle w:val="Code"/>
        <w:rPr>
          <w:highlight w:val="white"/>
        </w:rPr>
      </w:pPr>
    </w:p>
    <w:p w14:paraId="2B2B3ECA" w14:textId="0EF24872" w:rsidR="001550CF" w:rsidRPr="00903DBA" w:rsidRDefault="001550CF" w:rsidP="001550CF">
      <w:pPr>
        <w:pStyle w:val="Code"/>
        <w:rPr>
          <w:highlight w:val="white"/>
        </w:rPr>
      </w:pPr>
      <w:r w:rsidRPr="00903DBA">
        <w:rPr>
          <w:highlight w:val="white"/>
        </w:rPr>
        <w:t xml:space="preserve">    private void ClearGotoNextStatements() {</w:t>
      </w:r>
    </w:p>
    <w:p w14:paraId="3514884D" w14:textId="7EEC2AE8" w:rsidR="001550CF" w:rsidRPr="00903DBA" w:rsidRDefault="001550CF" w:rsidP="001550CF">
      <w:pPr>
        <w:pStyle w:val="Code"/>
        <w:rPr>
          <w:highlight w:val="white"/>
        </w:rPr>
      </w:pPr>
      <w:r w:rsidRPr="00903DBA">
        <w:rPr>
          <w:highlight w:val="white"/>
        </w:rPr>
        <w:t xml:space="preserve">      for (int index = </w:t>
      </w:r>
      <w:r w:rsidR="004A5B1B" w:rsidRPr="00903DBA">
        <w:rPr>
          <w:highlight w:val="white"/>
        </w:rPr>
        <w:t>0</w:t>
      </w:r>
      <w:r w:rsidRPr="00903DBA">
        <w:rPr>
          <w:highlight w:val="white"/>
        </w:rPr>
        <w:t>; index &lt; (m_middleCodeList.Count - 1); ++index) {</w:t>
      </w:r>
    </w:p>
    <w:p w14:paraId="6FBDBF4C" w14:textId="77777777" w:rsidR="001550CF" w:rsidRPr="00903DBA" w:rsidRDefault="001550CF" w:rsidP="001550CF">
      <w:pPr>
        <w:pStyle w:val="Code"/>
        <w:rPr>
          <w:highlight w:val="white"/>
        </w:rPr>
      </w:pPr>
      <w:r w:rsidRPr="00903DBA">
        <w:rPr>
          <w:highlight w:val="white"/>
        </w:rPr>
        <w:t xml:space="preserve">        MiddleCode middleCode = m_middleCodeList[index];</w:t>
      </w:r>
    </w:p>
    <w:p w14:paraId="5D60B1D5" w14:textId="77777777" w:rsidR="001550CF" w:rsidRPr="00903DBA" w:rsidRDefault="001550CF" w:rsidP="001550CF">
      <w:pPr>
        <w:pStyle w:val="Code"/>
        <w:rPr>
          <w:highlight w:val="white"/>
        </w:rPr>
      </w:pPr>
      <w:r w:rsidRPr="00903DBA">
        <w:rPr>
          <w:highlight w:val="white"/>
        </w:rPr>
        <w:t xml:space="preserve">      </w:t>
      </w:r>
    </w:p>
    <w:p w14:paraId="61930F85" w14:textId="77777777" w:rsidR="001550CF" w:rsidRPr="00903DBA" w:rsidRDefault="001550CF" w:rsidP="001550CF">
      <w:pPr>
        <w:pStyle w:val="Code"/>
        <w:rPr>
          <w:highlight w:val="white"/>
        </w:rPr>
      </w:pPr>
      <w:r w:rsidRPr="00903DBA">
        <w:rPr>
          <w:highlight w:val="white"/>
        </w:rPr>
        <w:t xml:space="preserve">        if (middleCode.IsRelationCarryOrGoto()) {</w:t>
      </w:r>
    </w:p>
    <w:p w14:paraId="61C744AB" w14:textId="77777777" w:rsidR="001550CF" w:rsidRPr="00903DBA" w:rsidRDefault="001550CF" w:rsidP="001550CF">
      <w:pPr>
        <w:pStyle w:val="Code"/>
        <w:rPr>
          <w:highlight w:val="white"/>
        </w:rPr>
      </w:pPr>
      <w:r w:rsidRPr="00903DBA">
        <w:rPr>
          <w:highlight w:val="white"/>
        </w:rPr>
        <w:t xml:space="preserve">          int target = (int) middleCode[0];</w:t>
      </w:r>
    </w:p>
    <w:p w14:paraId="34A24EC8" w14:textId="5C815D07" w:rsidR="001550CF" w:rsidRPr="00903DBA" w:rsidRDefault="001550CF" w:rsidP="001550CF">
      <w:pPr>
        <w:rPr>
          <w:highlight w:val="white"/>
        </w:rPr>
      </w:pPr>
      <w:r w:rsidRPr="00903DBA">
        <w:rPr>
          <w:highlight w:val="white"/>
        </w:rPr>
        <w:t xml:space="preserve">  When we encounter a jump instruction that jumps to the next </w:t>
      </w:r>
      <w:r w:rsidR="00A1085E" w:rsidRPr="00903DBA">
        <w:rPr>
          <w:highlight w:val="white"/>
        </w:rPr>
        <w:t>instruction</w:t>
      </w:r>
      <w:r w:rsidRPr="00903DBA">
        <w:rPr>
          <w:highlight w:val="white"/>
        </w:rPr>
        <w:t>, we remove it</w:t>
      </w:r>
    </w:p>
    <w:p w14:paraId="51B50F65" w14:textId="77777777" w:rsidR="001550CF" w:rsidRPr="00903DBA" w:rsidRDefault="001550CF" w:rsidP="001550CF">
      <w:pPr>
        <w:pStyle w:val="Code"/>
        <w:rPr>
          <w:highlight w:val="white"/>
        </w:rPr>
      </w:pPr>
      <w:r w:rsidRPr="00903DBA">
        <w:rPr>
          <w:highlight w:val="white"/>
        </w:rPr>
        <w:t xml:space="preserve">          if (target == (index + 1)) {</w:t>
      </w:r>
    </w:p>
    <w:p w14:paraId="2A1C6D22" w14:textId="77777777" w:rsidR="001550CF" w:rsidRPr="00903DBA" w:rsidRDefault="001550CF" w:rsidP="001550CF">
      <w:pPr>
        <w:pStyle w:val="Code"/>
        <w:rPr>
          <w:highlight w:val="white"/>
        </w:rPr>
      </w:pPr>
      <w:r w:rsidRPr="00903DBA">
        <w:rPr>
          <w:highlight w:val="white"/>
        </w:rPr>
        <w:t xml:space="preserve">            middleCode.Clear();</w:t>
      </w:r>
    </w:p>
    <w:p w14:paraId="1F938A38" w14:textId="77777777" w:rsidR="001550CF" w:rsidRPr="00903DBA" w:rsidRDefault="001550CF" w:rsidP="001550CF">
      <w:pPr>
        <w:pStyle w:val="Code"/>
        <w:rPr>
          <w:highlight w:val="white"/>
        </w:rPr>
      </w:pPr>
      <w:r w:rsidRPr="00903DBA">
        <w:rPr>
          <w:highlight w:val="white"/>
        </w:rPr>
        <w:t xml:space="preserve">            m_update = true;</w:t>
      </w:r>
    </w:p>
    <w:p w14:paraId="7A2A4A27" w14:textId="77777777" w:rsidR="001550CF" w:rsidRPr="00903DBA" w:rsidRDefault="001550CF" w:rsidP="001550CF">
      <w:pPr>
        <w:pStyle w:val="Code"/>
        <w:rPr>
          <w:highlight w:val="white"/>
        </w:rPr>
      </w:pPr>
      <w:r w:rsidRPr="00903DBA">
        <w:rPr>
          <w:highlight w:val="white"/>
        </w:rPr>
        <w:t xml:space="preserve">          }</w:t>
      </w:r>
    </w:p>
    <w:p w14:paraId="436BA2C5" w14:textId="77777777" w:rsidR="001550CF" w:rsidRPr="00903DBA" w:rsidRDefault="001550CF" w:rsidP="001550CF">
      <w:pPr>
        <w:pStyle w:val="Code"/>
        <w:rPr>
          <w:highlight w:val="white"/>
        </w:rPr>
      </w:pPr>
      <w:r w:rsidRPr="00903DBA">
        <w:rPr>
          <w:highlight w:val="white"/>
        </w:rPr>
        <w:t xml:space="preserve">        }</w:t>
      </w:r>
    </w:p>
    <w:p w14:paraId="135028ED" w14:textId="77777777" w:rsidR="001550CF" w:rsidRPr="00903DBA" w:rsidRDefault="001550CF" w:rsidP="001550CF">
      <w:pPr>
        <w:pStyle w:val="Code"/>
        <w:rPr>
          <w:highlight w:val="white"/>
        </w:rPr>
      </w:pPr>
      <w:r w:rsidRPr="00903DBA">
        <w:rPr>
          <w:highlight w:val="white"/>
        </w:rPr>
        <w:t xml:space="preserve">      }</w:t>
      </w:r>
    </w:p>
    <w:p w14:paraId="592B5858" w14:textId="44707258" w:rsidR="001550CF" w:rsidRPr="00903DBA" w:rsidRDefault="001550CF" w:rsidP="003E3851">
      <w:pPr>
        <w:pStyle w:val="Code"/>
        <w:rPr>
          <w:highlight w:val="white"/>
        </w:rPr>
      </w:pPr>
      <w:r w:rsidRPr="00903DBA">
        <w:rPr>
          <w:highlight w:val="white"/>
        </w:rPr>
        <w:t xml:space="preserve">    }</w:t>
      </w:r>
    </w:p>
    <w:p w14:paraId="11007EDD" w14:textId="646495C9" w:rsidR="001D1BEE" w:rsidRPr="00903DBA" w:rsidRDefault="00223AD8" w:rsidP="00795872">
      <w:pPr>
        <w:pStyle w:val="Rubrik3"/>
      </w:pPr>
      <w:bookmarkStart w:id="411" w:name="_Toc57656060"/>
      <w:r w:rsidRPr="00903DBA">
        <w:lastRenderedPageBreak/>
        <w:t>Next-</w:t>
      </w:r>
      <w:r w:rsidR="00795872" w:rsidRPr="00903DBA">
        <w:t xml:space="preserve">Double </w:t>
      </w:r>
      <w:r w:rsidR="00C0170C">
        <w:t>Jump</w:t>
      </w:r>
      <w:r w:rsidR="00036C5E" w:rsidRPr="00903DBA">
        <w:t xml:space="preserve"> </w:t>
      </w:r>
      <w:r w:rsidR="00795872" w:rsidRPr="00903DBA">
        <w:t>Statements</w:t>
      </w:r>
      <w:bookmarkEnd w:id="411"/>
    </w:p>
    <w:p w14:paraId="5B0FA6AC" w14:textId="7FA840CA" w:rsidR="00BF3B8B" w:rsidRPr="00903DBA" w:rsidRDefault="00BF3B8B" w:rsidP="00BF3B8B">
      <w:r w:rsidRPr="00903DBA">
        <w:t>A</w:t>
      </w:r>
      <w:r w:rsidR="00544D41" w:rsidRPr="00903DBA">
        <w:t xml:space="preserve"> conditional jump </w:t>
      </w:r>
      <w:r w:rsidRPr="00903DBA">
        <w:t xml:space="preserve">instruction that jumps two steps ahead and is followed by </w:t>
      </w:r>
      <w:r w:rsidR="00266732" w:rsidRPr="00903DBA">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903DBA" w14:paraId="1DC9A61D" w14:textId="77777777" w:rsidTr="00BF3B8B">
        <w:tc>
          <w:tcPr>
            <w:tcW w:w="3116" w:type="dxa"/>
          </w:tcPr>
          <w:p w14:paraId="0279EBC8" w14:textId="77777777" w:rsidR="008616EC" w:rsidRPr="00903DBA" w:rsidRDefault="008616EC" w:rsidP="008616EC">
            <w:pPr>
              <w:pStyle w:val="Code"/>
            </w:pPr>
            <w:r w:rsidRPr="00903DBA">
              <w:t>1. if a &lt; b goto 3</w:t>
            </w:r>
          </w:p>
          <w:p w14:paraId="1A56FC39" w14:textId="77777777" w:rsidR="008616EC" w:rsidRPr="00903DBA" w:rsidRDefault="008616EC" w:rsidP="008616EC">
            <w:pPr>
              <w:pStyle w:val="Code"/>
            </w:pPr>
            <w:r w:rsidRPr="00903DBA">
              <w:t>2. goto 10</w:t>
            </w:r>
          </w:p>
          <w:p w14:paraId="716D2E38" w14:textId="77777777" w:rsidR="005A0A21" w:rsidRDefault="005A0A21" w:rsidP="008616EC">
            <w:pPr>
              <w:pStyle w:val="Code"/>
            </w:pPr>
            <w:r w:rsidRPr="00903DBA">
              <w:t xml:space="preserve">3. </w:t>
            </w:r>
            <w:r w:rsidR="00E2129D" w:rsidRPr="00903DBA">
              <w:t>...</w:t>
            </w:r>
          </w:p>
          <w:p w14:paraId="1616E2C4" w14:textId="6BDFB0A7" w:rsidR="005C6429" w:rsidRPr="00903DBA" w:rsidRDefault="005C6429" w:rsidP="005C6429">
            <w:r>
              <w:t>(a) Before optimization</w:t>
            </w:r>
          </w:p>
        </w:tc>
        <w:tc>
          <w:tcPr>
            <w:tcW w:w="3117" w:type="dxa"/>
          </w:tcPr>
          <w:p w14:paraId="07062B55" w14:textId="77777777" w:rsidR="008616EC" w:rsidRPr="00903DBA" w:rsidRDefault="008616EC" w:rsidP="008616EC">
            <w:pPr>
              <w:pStyle w:val="Code"/>
            </w:pPr>
            <w:r w:rsidRPr="00903DBA">
              <w:t>1. if a &gt;= b goto 10</w:t>
            </w:r>
          </w:p>
          <w:p w14:paraId="12B92337" w14:textId="75C36783" w:rsidR="008616EC" w:rsidRPr="00903DBA" w:rsidRDefault="008616EC" w:rsidP="008616EC">
            <w:pPr>
              <w:pStyle w:val="Code"/>
              <w:rPr>
                <w:i/>
              </w:rPr>
            </w:pPr>
            <w:r w:rsidRPr="00903DBA">
              <w:t xml:space="preserve">2. </w:t>
            </w:r>
            <w:r w:rsidR="00A713FD" w:rsidRPr="00903DBA">
              <w:rPr>
                <w:i/>
              </w:rPr>
              <w:t>removed</w:t>
            </w:r>
          </w:p>
          <w:p w14:paraId="2BC59372" w14:textId="77777777" w:rsidR="005A0A21" w:rsidRDefault="005A0A21" w:rsidP="008616EC">
            <w:pPr>
              <w:pStyle w:val="Code"/>
            </w:pPr>
            <w:r w:rsidRPr="00903DBA">
              <w:t>3. ...</w:t>
            </w:r>
          </w:p>
          <w:p w14:paraId="6388A575" w14:textId="06250764" w:rsidR="005C6429" w:rsidRPr="00903DBA" w:rsidRDefault="005C6429" w:rsidP="005C6429">
            <w:r>
              <w:t>(b) After optimization</w:t>
            </w:r>
          </w:p>
        </w:tc>
        <w:tc>
          <w:tcPr>
            <w:tcW w:w="3117" w:type="dxa"/>
          </w:tcPr>
          <w:p w14:paraId="0C40675A" w14:textId="77777777" w:rsidR="008616EC" w:rsidRPr="00903DBA" w:rsidRDefault="008616EC" w:rsidP="008616EC">
            <w:pPr>
              <w:pStyle w:val="Code"/>
            </w:pPr>
          </w:p>
        </w:tc>
      </w:tr>
    </w:tbl>
    <w:p w14:paraId="3741EBFA" w14:textId="559011C9" w:rsidR="003A0F6E" w:rsidRPr="00903DBA" w:rsidRDefault="003A0F6E" w:rsidP="00023E71">
      <w:r w:rsidRPr="00903DBA">
        <w:t xml:space="preserve">To begin with, we need the inverse map to change the condition. The swap map </w:t>
      </w:r>
      <w:r w:rsidR="00023E71" w:rsidRPr="00903DBA">
        <w:t xml:space="preserve">is used in </w:t>
      </w:r>
      <w:r w:rsidR="00023E71" w:rsidRPr="00903DBA">
        <w:rPr>
          <w:rStyle w:val="KeyWord0"/>
          <w:highlight w:val="white"/>
        </w:rPr>
        <w:t>OptimizeRelation</w:t>
      </w:r>
      <w:r w:rsidR="00023E71" w:rsidRPr="00903DBA">
        <w:t xml:space="preserve"> below.</w:t>
      </w:r>
      <w:r w:rsidR="00D15D74" w:rsidRPr="00903DBA">
        <w:t xml:space="preserve"> The </w:t>
      </w:r>
      <w:r w:rsidR="00694CB8" w:rsidRPr="00903DBA">
        <w:t>reason</w:t>
      </w:r>
      <w:r w:rsidR="00D15D74" w:rsidRPr="00903DBA">
        <w:t xml:space="preserve"> we define it at this point in the code is that we canno</w:t>
      </w:r>
      <w:r w:rsidR="00694CB8" w:rsidRPr="00903DBA">
        <w:t>t</w:t>
      </w:r>
      <w:r w:rsidR="00D15D74" w:rsidRPr="00903DBA">
        <w:t xml:space="preserve"> have more than one static area in the same class.</w:t>
      </w:r>
    </w:p>
    <w:p w14:paraId="583397E1" w14:textId="77777777" w:rsidR="00226452" w:rsidRPr="00903DBA" w:rsidRDefault="00226452" w:rsidP="00226452">
      <w:pPr>
        <w:pStyle w:val="Code"/>
        <w:rPr>
          <w:highlight w:val="white"/>
        </w:rPr>
      </w:pPr>
      <w:r w:rsidRPr="00903DBA">
        <w:rPr>
          <w:highlight w:val="white"/>
        </w:rPr>
        <w:t xml:space="preserve">    public static IDictionary&lt;MiddleOperator, MiddleOperator&gt; m_inverseMap =</w:t>
      </w:r>
    </w:p>
    <w:p w14:paraId="4E568348" w14:textId="77777777" w:rsidR="00226452" w:rsidRPr="00903DBA" w:rsidRDefault="00226452" w:rsidP="00226452">
      <w:pPr>
        <w:pStyle w:val="Code"/>
        <w:rPr>
          <w:highlight w:val="white"/>
        </w:rPr>
      </w:pPr>
      <w:r w:rsidRPr="00903DBA">
        <w:rPr>
          <w:highlight w:val="white"/>
        </w:rPr>
        <w:t xml:space="preserve">      new Dictionary&lt;MiddleOperator, MiddleOperator&gt;() {</w:t>
      </w:r>
    </w:p>
    <w:p w14:paraId="67F73440" w14:textId="77777777" w:rsidR="00226452" w:rsidRPr="00903DBA" w:rsidRDefault="00226452" w:rsidP="00226452">
      <w:pPr>
        <w:pStyle w:val="Code"/>
        <w:rPr>
          <w:highlight w:val="white"/>
        </w:rPr>
      </w:pPr>
      <w:r w:rsidRPr="00903DBA">
        <w:rPr>
          <w:highlight w:val="white"/>
        </w:rPr>
        <w:t xml:space="preserve">        {MiddleOperator.Equal, MiddleOperator.NotEqual},</w:t>
      </w:r>
    </w:p>
    <w:p w14:paraId="119C65F3" w14:textId="77777777" w:rsidR="00226452" w:rsidRPr="00903DBA" w:rsidRDefault="00226452" w:rsidP="00226452">
      <w:pPr>
        <w:pStyle w:val="Code"/>
        <w:rPr>
          <w:highlight w:val="white"/>
        </w:rPr>
      </w:pPr>
      <w:r w:rsidRPr="00903DBA">
        <w:rPr>
          <w:highlight w:val="white"/>
        </w:rPr>
        <w:t xml:space="preserve">        {MiddleOperator.NotEqual, MiddleOperator.Equal},</w:t>
      </w:r>
    </w:p>
    <w:p w14:paraId="37FFE7EE" w14:textId="77777777" w:rsidR="00226452" w:rsidRPr="00903DBA" w:rsidRDefault="00226452" w:rsidP="00226452">
      <w:pPr>
        <w:pStyle w:val="Code"/>
        <w:rPr>
          <w:highlight w:val="white"/>
        </w:rPr>
      </w:pPr>
      <w:r w:rsidRPr="00903DBA">
        <w:rPr>
          <w:highlight w:val="white"/>
        </w:rPr>
        <w:t xml:space="preserve">        {MiddleOperator.Carry, MiddleOperator.NotCarry},</w:t>
      </w:r>
    </w:p>
    <w:p w14:paraId="6F716854" w14:textId="77777777" w:rsidR="00226452" w:rsidRPr="00903DBA" w:rsidRDefault="00226452" w:rsidP="00226452">
      <w:pPr>
        <w:pStyle w:val="Code"/>
        <w:rPr>
          <w:highlight w:val="white"/>
        </w:rPr>
      </w:pPr>
      <w:r w:rsidRPr="00903DBA">
        <w:rPr>
          <w:highlight w:val="white"/>
        </w:rPr>
        <w:t xml:space="preserve">        {MiddleOperator.NotCarry, MiddleOperator.Carry},</w:t>
      </w:r>
    </w:p>
    <w:p w14:paraId="164A5E2F" w14:textId="77777777" w:rsidR="00226452" w:rsidRPr="00903DBA" w:rsidRDefault="00226452" w:rsidP="00226452">
      <w:pPr>
        <w:pStyle w:val="Code"/>
        <w:rPr>
          <w:highlight w:val="white"/>
        </w:rPr>
      </w:pPr>
      <w:r w:rsidRPr="00903DBA">
        <w:rPr>
          <w:highlight w:val="white"/>
        </w:rPr>
        <w:t xml:space="preserve">        {MiddleOperator.SignedLessThan,</w:t>
      </w:r>
    </w:p>
    <w:p w14:paraId="6CBC5AAB" w14:textId="776A0A43" w:rsidR="00226452" w:rsidRPr="00903DBA" w:rsidRDefault="00226452" w:rsidP="00226452">
      <w:pPr>
        <w:pStyle w:val="Code"/>
        <w:rPr>
          <w:highlight w:val="white"/>
        </w:rPr>
      </w:pPr>
      <w:r w:rsidRPr="00903DBA">
        <w:rPr>
          <w:highlight w:val="white"/>
        </w:rPr>
        <w:t xml:space="preserve">         MiddleOperator.SignedGreaterThanEqual},</w:t>
      </w:r>
    </w:p>
    <w:p w14:paraId="5EDAA893" w14:textId="77777777" w:rsidR="00226452" w:rsidRPr="00903DBA" w:rsidRDefault="00226452" w:rsidP="00226452">
      <w:pPr>
        <w:pStyle w:val="Code"/>
        <w:rPr>
          <w:highlight w:val="white"/>
        </w:rPr>
      </w:pPr>
      <w:r w:rsidRPr="00903DBA">
        <w:rPr>
          <w:highlight w:val="white"/>
        </w:rPr>
        <w:t xml:space="preserve">        {MiddleOperator.SignedLessThanEqual,</w:t>
      </w:r>
    </w:p>
    <w:p w14:paraId="10EF5194" w14:textId="2C022031" w:rsidR="00226452" w:rsidRPr="00903DBA" w:rsidRDefault="00226452" w:rsidP="00226452">
      <w:pPr>
        <w:pStyle w:val="Code"/>
        <w:rPr>
          <w:highlight w:val="white"/>
        </w:rPr>
      </w:pPr>
      <w:r w:rsidRPr="00903DBA">
        <w:rPr>
          <w:highlight w:val="white"/>
        </w:rPr>
        <w:t xml:space="preserve">         MiddleOperator.SignedGreaterThan},</w:t>
      </w:r>
    </w:p>
    <w:p w14:paraId="168B1B4D" w14:textId="77777777" w:rsidR="00226452" w:rsidRPr="00903DBA" w:rsidRDefault="00226452" w:rsidP="00226452">
      <w:pPr>
        <w:pStyle w:val="Code"/>
        <w:rPr>
          <w:highlight w:val="white"/>
        </w:rPr>
      </w:pPr>
      <w:r w:rsidRPr="00903DBA">
        <w:rPr>
          <w:highlight w:val="white"/>
        </w:rPr>
        <w:t xml:space="preserve">        {MiddleOperator.SignedGreaterThan,</w:t>
      </w:r>
    </w:p>
    <w:p w14:paraId="48194D31" w14:textId="7EFF9AEF" w:rsidR="00226452" w:rsidRPr="00903DBA" w:rsidRDefault="00226452" w:rsidP="00226452">
      <w:pPr>
        <w:pStyle w:val="Code"/>
        <w:rPr>
          <w:highlight w:val="white"/>
        </w:rPr>
      </w:pPr>
      <w:r w:rsidRPr="00903DBA">
        <w:rPr>
          <w:highlight w:val="white"/>
        </w:rPr>
        <w:t xml:space="preserve">         MiddleOperator.SignedLessThanEqual},</w:t>
      </w:r>
    </w:p>
    <w:p w14:paraId="0DAA4FD1" w14:textId="77777777" w:rsidR="00226452" w:rsidRPr="00903DBA" w:rsidRDefault="00226452" w:rsidP="00226452">
      <w:pPr>
        <w:pStyle w:val="Code"/>
        <w:rPr>
          <w:highlight w:val="white"/>
        </w:rPr>
      </w:pPr>
      <w:r w:rsidRPr="00903DBA">
        <w:rPr>
          <w:highlight w:val="white"/>
        </w:rPr>
        <w:t xml:space="preserve">        {MiddleOperator.SignedGreaterThanEqual,</w:t>
      </w:r>
    </w:p>
    <w:p w14:paraId="0DB33402" w14:textId="6800761B" w:rsidR="00226452" w:rsidRPr="00903DBA" w:rsidRDefault="00226452" w:rsidP="00226452">
      <w:pPr>
        <w:pStyle w:val="Code"/>
        <w:rPr>
          <w:highlight w:val="white"/>
        </w:rPr>
      </w:pPr>
      <w:r w:rsidRPr="00903DBA">
        <w:rPr>
          <w:highlight w:val="white"/>
        </w:rPr>
        <w:t xml:space="preserve">         MiddleOperator.SignedLessThan},</w:t>
      </w:r>
    </w:p>
    <w:p w14:paraId="00B25014" w14:textId="77777777" w:rsidR="00226452" w:rsidRPr="00903DBA" w:rsidRDefault="00226452" w:rsidP="00226452">
      <w:pPr>
        <w:pStyle w:val="Code"/>
        <w:rPr>
          <w:highlight w:val="white"/>
        </w:rPr>
      </w:pPr>
      <w:r w:rsidRPr="00903DBA">
        <w:rPr>
          <w:highlight w:val="white"/>
        </w:rPr>
        <w:t xml:space="preserve">        {MiddleOperator.UnsignedLessThan,</w:t>
      </w:r>
    </w:p>
    <w:p w14:paraId="2EDEF716" w14:textId="23923472" w:rsidR="00226452" w:rsidRPr="00903DBA" w:rsidRDefault="00226452" w:rsidP="00226452">
      <w:pPr>
        <w:pStyle w:val="Code"/>
        <w:rPr>
          <w:highlight w:val="white"/>
        </w:rPr>
      </w:pPr>
      <w:r w:rsidRPr="00903DBA">
        <w:rPr>
          <w:highlight w:val="white"/>
        </w:rPr>
        <w:t xml:space="preserve">         MiddleOperator.UnsignedGreaterThanEqual},</w:t>
      </w:r>
    </w:p>
    <w:p w14:paraId="0CD0C221" w14:textId="77777777" w:rsidR="00226452" w:rsidRPr="00903DBA" w:rsidRDefault="00226452" w:rsidP="00226452">
      <w:pPr>
        <w:pStyle w:val="Code"/>
        <w:rPr>
          <w:highlight w:val="white"/>
        </w:rPr>
      </w:pPr>
      <w:r w:rsidRPr="00903DBA">
        <w:rPr>
          <w:highlight w:val="white"/>
        </w:rPr>
        <w:t xml:space="preserve">        {MiddleOperator.UnsignedLessThanEqual,</w:t>
      </w:r>
    </w:p>
    <w:p w14:paraId="3AB9CFF9" w14:textId="3A1C3ECE" w:rsidR="00226452" w:rsidRPr="00903DBA" w:rsidRDefault="00226452" w:rsidP="00226452">
      <w:pPr>
        <w:pStyle w:val="Code"/>
        <w:rPr>
          <w:highlight w:val="white"/>
        </w:rPr>
      </w:pPr>
      <w:r w:rsidRPr="00903DBA">
        <w:rPr>
          <w:highlight w:val="white"/>
        </w:rPr>
        <w:t xml:space="preserve">         MiddleOperator.UnsignedGreaterThan},</w:t>
      </w:r>
    </w:p>
    <w:p w14:paraId="2FB03206" w14:textId="77777777" w:rsidR="00226452" w:rsidRPr="00903DBA" w:rsidRDefault="00226452" w:rsidP="00226452">
      <w:pPr>
        <w:pStyle w:val="Code"/>
        <w:rPr>
          <w:highlight w:val="white"/>
        </w:rPr>
      </w:pPr>
      <w:r w:rsidRPr="00903DBA">
        <w:rPr>
          <w:highlight w:val="white"/>
        </w:rPr>
        <w:t xml:space="preserve">        {MiddleOperator.UnsignedGreaterThan,</w:t>
      </w:r>
    </w:p>
    <w:p w14:paraId="056C5A27" w14:textId="7E8309CC" w:rsidR="00226452" w:rsidRPr="00903DBA" w:rsidRDefault="00226452" w:rsidP="00226452">
      <w:pPr>
        <w:pStyle w:val="Code"/>
        <w:rPr>
          <w:highlight w:val="white"/>
        </w:rPr>
      </w:pPr>
      <w:r w:rsidRPr="00903DBA">
        <w:rPr>
          <w:highlight w:val="white"/>
        </w:rPr>
        <w:t xml:space="preserve">         MiddleOperator.UnsignedLessThanEqual},</w:t>
      </w:r>
    </w:p>
    <w:p w14:paraId="3C78DA4A" w14:textId="77777777" w:rsidR="00226452" w:rsidRPr="00903DBA" w:rsidRDefault="00226452" w:rsidP="00226452">
      <w:pPr>
        <w:pStyle w:val="Code"/>
        <w:rPr>
          <w:highlight w:val="white"/>
        </w:rPr>
      </w:pPr>
      <w:r w:rsidRPr="00903DBA">
        <w:rPr>
          <w:highlight w:val="white"/>
        </w:rPr>
        <w:t xml:space="preserve">        {MiddleOperator.UnsignedGreaterThanEqual,</w:t>
      </w:r>
    </w:p>
    <w:p w14:paraId="28CB43B7" w14:textId="2B62B596" w:rsidR="00226452" w:rsidRPr="00903DBA" w:rsidRDefault="00226452" w:rsidP="00226452">
      <w:pPr>
        <w:pStyle w:val="Code"/>
        <w:rPr>
          <w:highlight w:val="white"/>
        </w:rPr>
      </w:pPr>
      <w:r w:rsidRPr="00903DBA">
        <w:rPr>
          <w:highlight w:val="white"/>
        </w:rPr>
        <w:t xml:space="preserve">         MiddleOperator.UnsignedLessThan}</w:t>
      </w:r>
    </w:p>
    <w:p w14:paraId="18F18A24" w14:textId="77777777" w:rsidR="00226452" w:rsidRPr="00903DBA" w:rsidRDefault="00226452" w:rsidP="00226452">
      <w:pPr>
        <w:pStyle w:val="Code"/>
        <w:rPr>
          <w:highlight w:val="white"/>
        </w:rPr>
      </w:pPr>
      <w:r w:rsidRPr="00903DBA">
        <w:rPr>
          <w:highlight w:val="white"/>
        </w:rPr>
        <w:t xml:space="preserve">      };</w:t>
      </w:r>
    </w:p>
    <w:p w14:paraId="6E98787B" w14:textId="68AB4623" w:rsidR="00833EE9" w:rsidRPr="00903DBA" w:rsidRDefault="00E455A9" w:rsidP="00E455A9">
      <w:pPr>
        <w:rPr>
          <w:highlight w:val="white"/>
        </w:rPr>
      </w:pPr>
      <w:r w:rsidRPr="00903DBA">
        <w:rPr>
          <w:highlight w:val="white"/>
        </w:rPr>
        <w:t xml:space="preserve">We iterate through the middle code list, from the first to the next to last </w:t>
      </w:r>
      <w:r w:rsidR="00457645" w:rsidRPr="00903DBA">
        <w:rPr>
          <w:highlight w:val="white"/>
        </w:rPr>
        <w:t>instruction since</w:t>
      </w:r>
      <w:r w:rsidRPr="00903DBA">
        <w:rPr>
          <w:highlight w:val="white"/>
        </w:rPr>
        <w:t xml:space="preserve"> we inspect the current instruction and the instruction</w:t>
      </w:r>
      <w:r w:rsidR="000F5DA7" w:rsidRPr="00903DBA">
        <w:rPr>
          <w:highlight w:val="white"/>
        </w:rPr>
        <w:t xml:space="preserve"> following it</w:t>
      </w:r>
      <w:r w:rsidRPr="00903DBA">
        <w:rPr>
          <w:highlight w:val="white"/>
        </w:rPr>
        <w:t>.</w:t>
      </w:r>
    </w:p>
    <w:p w14:paraId="3F4E6C89" w14:textId="77777777" w:rsidR="00833EE9" w:rsidRPr="00903DBA" w:rsidRDefault="00833EE9" w:rsidP="00833EE9">
      <w:pPr>
        <w:pStyle w:val="Code"/>
        <w:rPr>
          <w:highlight w:val="white"/>
        </w:rPr>
      </w:pPr>
      <w:r w:rsidRPr="00903DBA">
        <w:rPr>
          <w:highlight w:val="white"/>
        </w:rPr>
        <w:t xml:space="preserve">    private void ClearDoubleRelationStatements() {</w:t>
      </w:r>
    </w:p>
    <w:p w14:paraId="3EA69392" w14:textId="77777777" w:rsidR="00833EE9" w:rsidRPr="00903DBA" w:rsidRDefault="00833EE9" w:rsidP="00833EE9">
      <w:pPr>
        <w:pStyle w:val="Code"/>
        <w:rPr>
          <w:highlight w:val="white"/>
        </w:rPr>
      </w:pPr>
      <w:r w:rsidRPr="00903DBA">
        <w:rPr>
          <w:highlight w:val="white"/>
        </w:rPr>
        <w:t xml:space="preserve">      for (int index = 0; index &lt; (m_middleCodeList.Count - 1); ++index) {</w:t>
      </w:r>
    </w:p>
    <w:p w14:paraId="17780CAD" w14:textId="77777777" w:rsidR="00833EE9" w:rsidRPr="00903DBA" w:rsidRDefault="00833EE9" w:rsidP="00833EE9">
      <w:pPr>
        <w:pStyle w:val="Code"/>
        <w:rPr>
          <w:highlight w:val="white"/>
        </w:rPr>
      </w:pPr>
      <w:r w:rsidRPr="00903DBA">
        <w:rPr>
          <w:highlight w:val="white"/>
        </w:rPr>
        <w:t xml:space="preserve">        MiddleCode thisCode = m_middleCodeList[index],</w:t>
      </w:r>
    </w:p>
    <w:p w14:paraId="738B0B02" w14:textId="77777777" w:rsidR="00833EE9" w:rsidRPr="00903DBA" w:rsidRDefault="00833EE9" w:rsidP="00833EE9">
      <w:pPr>
        <w:pStyle w:val="Code"/>
        <w:rPr>
          <w:highlight w:val="white"/>
        </w:rPr>
      </w:pPr>
      <w:r w:rsidRPr="00903DBA">
        <w:rPr>
          <w:highlight w:val="white"/>
        </w:rPr>
        <w:t xml:space="preserve">                   nextCode = m_middleCodeList[index + 1];</w:t>
      </w:r>
    </w:p>
    <w:p w14:paraId="3832347A" w14:textId="77777777" w:rsidR="00833EE9" w:rsidRPr="00903DBA" w:rsidRDefault="00833EE9" w:rsidP="00833EE9">
      <w:pPr>
        <w:pStyle w:val="Code"/>
        <w:rPr>
          <w:highlight w:val="white"/>
        </w:rPr>
      </w:pPr>
    </w:p>
    <w:p w14:paraId="455F6155" w14:textId="77777777" w:rsidR="00833EE9" w:rsidRPr="00903DBA" w:rsidRDefault="00833EE9" w:rsidP="00833EE9">
      <w:pPr>
        <w:pStyle w:val="Code"/>
        <w:rPr>
          <w:highlight w:val="white"/>
        </w:rPr>
      </w:pPr>
      <w:r w:rsidRPr="00903DBA">
        <w:rPr>
          <w:highlight w:val="white"/>
        </w:rPr>
        <w:t xml:space="preserve">        if ((thisCode.IsRelation() || thisCode.IsCarry()) &amp;&amp;</w:t>
      </w:r>
    </w:p>
    <w:p w14:paraId="791403C2" w14:textId="7D7917F5" w:rsidR="00833EE9" w:rsidRPr="00903DBA" w:rsidRDefault="00833EE9" w:rsidP="00833EE9">
      <w:pPr>
        <w:pStyle w:val="Code"/>
        <w:rPr>
          <w:highlight w:val="white"/>
        </w:rPr>
      </w:pPr>
      <w:r w:rsidRPr="00903DBA">
        <w:rPr>
          <w:highlight w:val="white"/>
        </w:rPr>
        <w:t xml:space="preserve">            nextCode.IsGoto()) {</w:t>
      </w:r>
    </w:p>
    <w:p w14:paraId="0FE128B5" w14:textId="77777777" w:rsidR="00833EE9" w:rsidRPr="00903DBA" w:rsidRDefault="00833EE9" w:rsidP="00833EE9">
      <w:pPr>
        <w:pStyle w:val="Code"/>
        <w:rPr>
          <w:highlight w:val="white"/>
        </w:rPr>
      </w:pPr>
      <w:r w:rsidRPr="00903DBA">
        <w:rPr>
          <w:highlight w:val="white"/>
        </w:rPr>
        <w:t xml:space="preserve">          int target1 = (int) thisCode[0],</w:t>
      </w:r>
    </w:p>
    <w:p w14:paraId="4BE36BB7" w14:textId="77777777" w:rsidR="00833EE9" w:rsidRPr="00903DBA" w:rsidRDefault="00833EE9" w:rsidP="00833EE9">
      <w:pPr>
        <w:pStyle w:val="Code"/>
        <w:rPr>
          <w:highlight w:val="white"/>
        </w:rPr>
      </w:pPr>
      <w:r w:rsidRPr="00903DBA">
        <w:rPr>
          <w:highlight w:val="white"/>
        </w:rPr>
        <w:t xml:space="preserve">              target2 = (int) nextCode[0];</w:t>
      </w:r>
    </w:p>
    <w:p w14:paraId="6EA81BA7" w14:textId="30468C66" w:rsidR="00833EE9" w:rsidRPr="00903DBA" w:rsidRDefault="00666227" w:rsidP="00666227">
      <w:pPr>
        <w:rPr>
          <w:highlight w:val="white"/>
        </w:rPr>
      </w:pPr>
      <w:r w:rsidRPr="00903DBA">
        <w:rPr>
          <w:highlight w:val="white"/>
        </w:rPr>
        <w:t>If the</w:t>
      </w:r>
      <w:r w:rsidR="000A4D04" w:rsidRPr="00903DBA">
        <w:rPr>
          <w:highlight w:val="white"/>
        </w:rPr>
        <w:t xml:space="preserve"> </w:t>
      </w:r>
      <w:r w:rsidR="00457645" w:rsidRPr="00903DBA">
        <w:rPr>
          <w:highlight w:val="white"/>
        </w:rPr>
        <w:t xml:space="preserve">instruction jumps </w:t>
      </w:r>
      <w:r w:rsidR="005E43B2" w:rsidRPr="00903DBA">
        <w:rPr>
          <w:highlight w:val="white"/>
        </w:rPr>
        <w:t xml:space="preserve">over the next instruction, we </w:t>
      </w:r>
      <w:r w:rsidR="005D5FFE" w:rsidRPr="00903DBA">
        <w:rPr>
          <w:highlight w:val="white"/>
        </w:rPr>
        <w:t>use the inverse map to change the current instruction, and we clear the next instruction.</w:t>
      </w:r>
    </w:p>
    <w:p w14:paraId="4239BD25" w14:textId="77777777" w:rsidR="00833EE9" w:rsidRPr="00903DBA" w:rsidRDefault="00833EE9" w:rsidP="00833EE9">
      <w:pPr>
        <w:pStyle w:val="Code"/>
        <w:rPr>
          <w:highlight w:val="white"/>
        </w:rPr>
      </w:pPr>
      <w:r w:rsidRPr="00903DBA">
        <w:rPr>
          <w:highlight w:val="white"/>
        </w:rPr>
        <w:t xml:space="preserve">          if (target1 == (index + 2)) {</w:t>
      </w:r>
    </w:p>
    <w:p w14:paraId="3C1A0870" w14:textId="77777777" w:rsidR="00833EE9" w:rsidRPr="00903DBA" w:rsidRDefault="00833EE9" w:rsidP="00833EE9">
      <w:pPr>
        <w:pStyle w:val="Code"/>
        <w:rPr>
          <w:highlight w:val="white"/>
        </w:rPr>
      </w:pPr>
      <w:r w:rsidRPr="00903DBA">
        <w:rPr>
          <w:highlight w:val="white"/>
        </w:rPr>
        <w:t xml:space="preserve">            MiddleOperator operator1 = thisCode.Operator;</w:t>
      </w:r>
    </w:p>
    <w:p w14:paraId="4DC27BEA" w14:textId="77777777" w:rsidR="00833EE9" w:rsidRPr="00903DBA" w:rsidRDefault="00833EE9" w:rsidP="00833EE9">
      <w:pPr>
        <w:pStyle w:val="Code"/>
        <w:rPr>
          <w:highlight w:val="white"/>
        </w:rPr>
      </w:pPr>
      <w:r w:rsidRPr="00903DBA">
        <w:rPr>
          <w:highlight w:val="white"/>
        </w:rPr>
        <w:t xml:space="preserve">            thisCode.Operator = m_inverseMap[operator1];</w:t>
      </w:r>
    </w:p>
    <w:p w14:paraId="3918A7EF" w14:textId="77777777" w:rsidR="00833EE9" w:rsidRPr="00903DBA" w:rsidRDefault="00833EE9" w:rsidP="00833EE9">
      <w:pPr>
        <w:pStyle w:val="Code"/>
        <w:rPr>
          <w:highlight w:val="white"/>
        </w:rPr>
      </w:pPr>
      <w:r w:rsidRPr="00903DBA">
        <w:rPr>
          <w:highlight w:val="white"/>
        </w:rPr>
        <w:lastRenderedPageBreak/>
        <w:t xml:space="preserve">            thisCode[0] = target2;</w:t>
      </w:r>
    </w:p>
    <w:p w14:paraId="01EF5332" w14:textId="77777777" w:rsidR="00833EE9" w:rsidRPr="00903DBA" w:rsidRDefault="00833EE9" w:rsidP="00833EE9">
      <w:pPr>
        <w:pStyle w:val="Code"/>
        <w:rPr>
          <w:highlight w:val="white"/>
        </w:rPr>
      </w:pPr>
      <w:r w:rsidRPr="00903DBA">
        <w:rPr>
          <w:highlight w:val="white"/>
        </w:rPr>
        <w:t xml:space="preserve">            nextCode.Clear();</w:t>
      </w:r>
    </w:p>
    <w:p w14:paraId="555750B2" w14:textId="77777777" w:rsidR="00833EE9" w:rsidRPr="00903DBA" w:rsidRDefault="00833EE9" w:rsidP="00833EE9">
      <w:pPr>
        <w:pStyle w:val="Code"/>
        <w:rPr>
          <w:highlight w:val="white"/>
        </w:rPr>
      </w:pPr>
      <w:r w:rsidRPr="00903DBA">
        <w:rPr>
          <w:highlight w:val="white"/>
        </w:rPr>
        <w:t xml:space="preserve">            m_update = true;</w:t>
      </w:r>
    </w:p>
    <w:p w14:paraId="11BFAAF7" w14:textId="77777777" w:rsidR="00833EE9" w:rsidRPr="00903DBA" w:rsidRDefault="00833EE9" w:rsidP="00833EE9">
      <w:pPr>
        <w:pStyle w:val="Code"/>
        <w:rPr>
          <w:highlight w:val="white"/>
        </w:rPr>
      </w:pPr>
      <w:r w:rsidRPr="00903DBA">
        <w:rPr>
          <w:highlight w:val="white"/>
        </w:rPr>
        <w:t xml:space="preserve">          }</w:t>
      </w:r>
    </w:p>
    <w:p w14:paraId="010E783C" w14:textId="77777777" w:rsidR="00833EE9" w:rsidRPr="00903DBA" w:rsidRDefault="00833EE9" w:rsidP="00833EE9">
      <w:pPr>
        <w:pStyle w:val="Code"/>
        <w:rPr>
          <w:highlight w:val="white"/>
        </w:rPr>
      </w:pPr>
      <w:r w:rsidRPr="00903DBA">
        <w:rPr>
          <w:highlight w:val="white"/>
        </w:rPr>
        <w:t xml:space="preserve">        }</w:t>
      </w:r>
    </w:p>
    <w:p w14:paraId="2327599C" w14:textId="77777777" w:rsidR="00833EE9" w:rsidRPr="00903DBA" w:rsidRDefault="00833EE9" w:rsidP="00833EE9">
      <w:pPr>
        <w:pStyle w:val="Code"/>
        <w:rPr>
          <w:highlight w:val="white"/>
        </w:rPr>
      </w:pPr>
      <w:r w:rsidRPr="00903DBA">
        <w:rPr>
          <w:highlight w:val="white"/>
        </w:rPr>
        <w:t xml:space="preserve">      }</w:t>
      </w:r>
    </w:p>
    <w:p w14:paraId="2F7EBAFC" w14:textId="60DAEBD4" w:rsidR="003901CA" w:rsidRPr="00903DBA" w:rsidRDefault="00833EE9" w:rsidP="003901CA">
      <w:pPr>
        <w:pStyle w:val="Code"/>
        <w:rPr>
          <w:highlight w:val="white"/>
        </w:rPr>
      </w:pPr>
      <w:r w:rsidRPr="00903DBA">
        <w:rPr>
          <w:highlight w:val="white"/>
        </w:rPr>
        <w:t xml:space="preserve">    }</w:t>
      </w:r>
    </w:p>
    <w:p w14:paraId="733D0F1D" w14:textId="22E5B1D6" w:rsidR="001D1BEE" w:rsidRPr="00903DBA" w:rsidRDefault="00C0170C" w:rsidP="00223AD8">
      <w:pPr>
        <w:pStyle w:val="Rubrik3"/>
      </w:pPr>
      <w:bookmarkStart w:id="412" w:name="_Toc57656061"/>
      <w:r>
        <w:t>Jump</w:t>
      </w:r>
      <w:r w:rsidR="00036C5E" w:rsidRPr="00903DBA">
        <w:t xml:space="preserve"> Chains</w:t>
      </w:r>
      <w:bookmarkEnd w:id="412"/>
    </w:p>
    <w:p w14:paraId="0879AD9F" w14:textId="3AF8E80D" w:rsidR="00134AB7" w:rsidRPr="00903DBA" w:rsidRDefault="00134AB7" w:rsidP="00134AB7">
      <w:r w:rsidRPr="00903DBA">
        <w:t xml:space="preserve">A </w:t>
      </w:r>
      <w:r w:rsidR="0017765F">
        <w:t>jump</w:t>
      </w:r>
      <w:r w:rsidRPr="00903DBA">
        <w:t xml:space="preserve"> chain is a sequence of unconditional jump </w:t>
      </w:r>
      <w:r w:rsidR="00526139" w:rsidRPr="00903DBA">
        <w:t>instructions where each instruction in the chain</w:t>
      </w:r>
      <w:r w:rsidR="0008717E" w:rsidRPr="00903DBA">
        <w:t>,</w:t>
      </w:r>
      <w:r w:rsidR="00526139" w:rsidRPr="00903DBA">
        <w:t xml:space="preserve"> except the last one</w:t>
      </w:r>
      <w:r w:rsidR="0008717E" w:rsidRPr="00903DBA">
        <w:t>,</w:t>
      </w:r>
      <w:r w:rsidR="00526139" w:rsidRPr="00903DBA">
        <w:t xml:space="preserve"> jumps to another unconditional jump instruction. It would be more effective i</w:t>
      </w:r>
      <w:r w:rsidR="009608B1" w:rsidRPr="00903DBA">
        <w:t>f they all jump to the same targ</w:t>
      </w:r>
      <w:r w:rsidR="00526139" w:rsidRPr="00903DBA">
        <w:t>et as the last</w:t>
      </w:r>
      <w:r w:rsidR="00D245B4">
        <w:t xml:space="preserve"> jump</w:t>
      </w:r>
      <w:r w:rsidR="00526139" w:rsidRPr="00903DBA">
        <w:t xml:space="preserve">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903DBA" w14:paraId="721F44BE" w14:textId="77777777" w:rsidTr="00FA2F13">
        <w:tc>
          <w:tcPr>
            <w:tcW w:w="3116" w:type="dxa"/>
          </w:tcPr>
          <w:p w14:paraId="3F065765" w14:textId="77777777" w:rsidR="00D112FD" w:rsidRPr="00903DBA" w:rsidRDefault="00D112FD" w:rsidP="00FA2F13">
            <w:pPr>
              <w:pStyle w:val="Code"/>
            </w:pPr>
            <w:r w:rsidRPr="00903DBA">
              <w:t>1. goto 3</w:t>
            </w:r>
          </w:p>
          <w:p w14:paraId="7153A517" w14:textId="77777777" w:rsidR="00D112FD" w:rsidRPr="00903DBA" w:rsidRDefault="00D112FD" w:rsidP="00FA2F13">
            <w:pPr>
              <w:pStyle w:val="Code"/>
            </w:pPr>
            <w:r w:rsidRPr="00903DBA">
              <w:t>2. ..</w:t>
            </w:r>
          </w:p>
          <w:p w14:paraId="30F156AC" w14:textId="77777777" w:rsidR="00D112FD" w:rsidRPr="00903DBA" w:rsidRDefault="00D112FD" w:rsidP="00FA2F13">
            <w:pPr>
              <w:pStyle w:val="Code"/>
            </w:pPr>
            <w:r w:rsidRPr="00903DBA">
              <w:t>3. goto 5</w:t>
            </w:r>
          </w:p>
          <w:p w14:paraId="3596CCF1" w14:textId="77777777" w:rsidR="00D112FD" w:rsidRPr="00903DBA" w:rsidRDefault="00D112FD" w:rsidP="00FA2F13">
            <w:pPr>
              <w:pStyle w:val="Code"/>
            </w:pPr>
            <w:r w:rsidRPr="00903DBA">
              <w:t>4. ...</w:t>
            </w:r>
          </w:p>
          <w:p w14:paraId="754105D3" w14:textId="77777777" w:rsidR="00D112FD" w:rsidRPr="00903DBA" w:rsidRDefault="00D112FD" w:rsidP="00FA2F13">
            <w:pPr>
              <w:pStyle w:val="Code"/>
            </w:pPr>
            <w:r w:rsidRPr="00903DBA">
              <w:t xml:space="preserve">5. </w:t>
            </w:r>
            <w:r w:rsidR="00156521" w:rsidRPr="00903DBA">
              <w:t>goto 7</w:t>
            </w:r>
          </w:p>
          <w:p w14:paraId="5A896C68" w14:textId="77777777" w:rsidR="00156521" w:rsidRPr="00903DBA" w:rsidRDefault="00156521" w:rsidP="00FA2F13">
            <w:pPr>
              <w:pStyle w:val="Code"/>
            </w:pPr>
            <w:r w:rsidRPr="00903DBA">
              <w:t>6. ...</w:t>
            </w:r>
          </w:p>
          <w:p w14:paraId="00170329" w14:textId="77777777" w:rsidR="00025DC4" w:rsidRPr="00903DBA" w:rsidRDefault="00025DC4" w:rsidP="00FA2F13">
            <w:pPr>
              <w:pStyle w:val="Code"/>
            </w:pPr>
            <w:r w:rsidRPr="00903DBA">
              <w:t>7. a = 1</w:t>
            </w:r>
          </w:p>
          <w:p w14:paraId="6510BC41" w14:textId="27348D1F" w:rsidR="004B06A6" w:rsidRPr="00903DBA" w:rsidRDefault="004B06A6" w:rsidP="004B06A6">
            <w:r w:rsidRPr="00903DBA">
              <w:t>(a) Before</w:t>
            </w:r>
            <w:r w:rsidR="0017765F">
              <w:t xml:space="preserve"> optimization</w:t>
            </w:r>
          </w:p>
        </w:tc>
        <w:tc>
          <w:tcPr>
            <w:tcW w:w="3117" w:type="dxa"/>
          </w:tcPr>
          <w:p w14:paraId="4E12E7B9" w14:textId="77777777" w:rsidR="00156521" w:rsidRPr="00903DBA" w:rsidRDefault="00156521" w:rsidP="00156521">
            <w:pPr>
              <w:pStyle w:val="Code"/>
            </w:pPr>
            <w:r w:rsidRPr="00903DBA">
              <w:t>1. goto 7</w:t>
            </w:r>
          </w:p>
          <w:p w14:paraId="46508371" w14:textId="77777777" w:rsidR="00156521" w:rsidRPr="00903DBA" w:rsidRDefault="00156521" w:rsidP="00156521">
            <w:pPr>
              <w:pStyle w:val="Code"/>
            </w:pPr>
            <w:r w:rsidRPr="00903DBA">
              <w:t>2. ..</w:t>
            </w:r>
          </w:p>
          <w:p w14:paraId="19CF5AB9" w14:textId="77777777" w:rsidR="00156521" w:rsidRPr="00903DBA" w:rsidRDefault="00156521" w:rsidP="00156521">
            <w:pPr>
              <w:pStyle w:val="Code"/>
            </w:pPr>
            <w:r w:rsidRPr="00903DBA">
              <w:t>3. goto 7</w:t>
            </w:r>
          </w:p>
          <w:p w14:paraId="42D8286C" w14:textId="77777777" w:rsidR="00156521" w:rsidRPr="00903DBA" w:rsidRDefault="00156521" w:rsidP="00156521">
            <w:pPr>
              <w:pStyle w:val="Code"/>
            </w:pPr>
            <w:r w:rsidRPr="00903DBA">
              <w:t>4. ...</w:t>
            </w:r>
          </w:p>
          <w:p w14:paraId="7993A06E" w14:textId="77777777" w:rsidR="00156521" w:rsidRPr="00903DBA" w:rsidRDefault="00156521" w:rsidP="00156521">
            <w:pPr>
              <w:pStyle w:val="Code"/>
            </w:pPr>
            <w:r w:rsidRPr="00903DBA">
              <w:t>5. goto 7</w:t>
            </w:r>
          </w:p>
          <w:p w14:paraId="2F7E9D10" w14:textId="77777777" w:rsidR="00D112FD" w:rsidRPr="00903DBA" w:rsidRDefault="00156521" w:rsidP="00156521">
            <w:pPr>
              <w:pStyle w:val="Code"/>
            </w:pPr>
            <w:r w:rsidRPr="00903DBA">
              <w:t>6. ...</w:t>
            </w:r>
          </w:p>
          <w:p w14:paraId="798B2457" w14:textId="77777777" w:rsidR="00E53301" w:rsidRPr="00903DBA" w:rsidRDefault="00E53301" w:rsidP="00156521">
            <w:pPr>
              <w:pStyle w:val="Code"/>
            </w:pPr>
            <w:r w:rsidRPr="00903DBA">
              <w:t>7. a = 1</w:t>
            </w:r>
          </w:p>
          <w:p w14:paraId="275C4774" w14:textId="6F457096" w:rsidR="004B06A6" w:rsidRPr="00903DBA" w:rsidRDefault="004B06A6" w:rsidP="004B06A6">
            <w:r w:rsidRPr="00903DBA">
              <w:t>(b) After</w:t>
            </w:r>
            <w:r w:rsidR="0017765F">
              <w:t xml:space="preserve"> optimization</w:t>
            </w:r>
          </w:p>
        </w:tc>
        <w:tc>
          <w:tcPr>
            <w:tcW w:w="3117" w:type="dxa"/>
          </w:tcPr>
          <w:p w14:paraId="1A2E0269" w14:textId="77777777" w:rsidR="00D112FD" w:rsidRPr="00903DBA" w:rsidRDefault="00D112FD" w:rsidP="00FA2F13">
            <w:pPr>
              <w:pStyle w:val="Code"/>
            </w:pPr>
          </w:p>
        </w:tc>
      </w:tr>
    </w:tbl>
    <w:p w14:paraId="349D1B9E" w14:textId="793BE53E" w:rsidR="00F35889" w:rsidRPr="00903DBA" w:rsidRDefault="00F35889" w:rsidP="000603F5">
      <w:r w:rsidRPr="00903DBA">
        <w:t>First</w:t>
      </w:r>
      <w:r w:rsidR="00E3282C" w:rsidRPr="00903DBA">
        <w:t>,</w:t>
      </w:r>
      <w:r w:rsidRPr="00903DBA">
        <w:t xml:space="preserve"> we trace all the </w:t>
      </w:r>
      <w:r w:rsidR="00DE34EE" w:rsidRPr="00903DBA">
        <w:t>unconditional</w:t>
      </w:r>
      <w:r w:rsidRPr="00903DBA">
        <w:t xml:space="preserve"> jump instructions by calling </w:t>
      </w:r>
      <w:r w:rsidR="000603F5" w:rsidRPr="00903DBA">
        <w:rPr>
          <w:rStyle w:val="KeyWord0"/>
          <w:highlight w:val="white"/>
        </w:rPr>
        <w:t>TraceGotoChains</w:t>
      </w:r>
      <w:r w:rsidR="00DE34EE" w:rsidRPr="00903DBA">
        <w:t>,</w:t>
      </w:r>
      <w:r w:rsidR="003048B8" w:rsidRPr="00903DBA">
        <w:t xml:space="preserve"> that in turn calls </w:t>
      </w:r>
      <w:r w:rsidR="003048B8" w:rsidRPr="00903DBA">
        <w:rPr>
          <w:rStyle w:val="KeyWord0"/>
          <w:highlight w:val="white"/>
        </w:rPr>
        <w:t>TraceGoto</w:t>
      </w:r>
      <w:r w:rsidR="003048B8" w:rsidRPr="00903DBA">
        <w:t xml:space="preserve">. </w:t>
      </w:r>
      <w:r w:rsidR="003A173F" w:rsidRPr="00903DBA">
        <w:t>T</w:t>
      </w:r>
      <w:r w:rsidR="00DE34EE" w:rsidRPr="00903DBA">
        <w:t>hen we change all the jump targets.</w:t>
      </w:r>
    </w:p>
    <w:p w14:paraId="12411853" w14:textId="77777777" w:rsidR="003048B8" w:rsidRPr="00903DBA" w:rsidRDefault="003048B8" w:rsidP="003048B8">
      <w:pPr>
        <w:pStyle w:val="Code"/>
        <w:rPr>
          <w:highlight w:val="white"/>
        </w:rPr>
      </w:pPr>
      <w:r w:rsidRPr="00903DBA">
        <w:rPr>
          <w:highlight w:val="white"/>
        </w:rPr>
        <w:t xml:space="preserve">    private void TraceGotoChains() {</w:t>
      </w:r>
    </w:p>
    <w:p w14:paraId="664ED58F" w14:textId="77777777" w:rsidR="003048B8" w:rsidRPr="00903DBA" w:rsidRDefault="003048B8" w:rsidP="003048B8">
      <w:pPr>
        <w:pStyle w:val="Code"/>
        <w:rPr>
          <w:highlight w:val="white"/>
        </w:rPr>
      </w:pPr>
      <w:r w:rsidRPr="00903DBA">
        <w:rPr>
          <w:highlight w:val="white"/>
        </w:rPr>
        <w:t xml:space="preserve">      for (int index = 1; index &lt; m_middleCodeList.Count; ++index) {</w:t>
      </w:r>
    </w:p>
    <w:p w14:paraId="7963ABA2" w14:textId="77777777" w:rsidR="003048B8" w:rsidRPr="00903DBA" w:rsidRDefault="003048B8" w:rsidP="003048B8">
      <w:pPr>
        <w:pStyle w:val="Code"/>
        <w:rPr>
          <w:highlight w:val="white"/>
        </w:rPr>
      </w:pPr>
      <w:r w:rsidRPr="00903DBA">
        <w:rPr>
          <w:highlight w:val="white"/>
        </w:rPr>
        <w:t xml:space="preserve">        MiddleCode middleCode = m_middleCodeList[index];</w:t>
      </w:r>
    </w:p>
    <w:p w14:paraId="7FBC5A23" w14:textId="77777777" w:rsidR="003048B8" w:rsidRPr="00903DBA" w:rsidRDefault="003048B8" w:rsidP="003048B8">
      <w:pPr>
        <w:pStyle w:val="Code"/>
        <w:rPr>
          <w:highlight w:val="white"/>
        </w:rPr>
      </w:pPr>
    </w:p>
    <w:p w14:paraId="77DAED51" w14:textId="77777777" w:rsidR="003048B8" w:rsidRPr="00903DBA" w:rsidRDefault="003048B8" w:rsidP="003048B8">
      <w:pPr>
        <w:pStyle w:val="Code"/>
        <w:rPr>
          <w:highlight w:val="white"/>
        </w:rPr>
      </w:pPr>
      <w:r w:rsidRPr="00903DBA">
        <w:rPr>
          <w:highlight w:val="white"/>
        </w:rPr>
        <w:t xml:space="preserve">        if (middleCode.IsRelationCarryOrGoto()) {</w:t>
      </w:r>
    </w:p>
    <w:p w14:paraId="24CF3F54" w14:textId="77777777" w:rsidR="003048B8" w:rsidRPr="00903DBA" w:rsidRDefault="003048B8" w:rsidP="003048B8">
      <w:pPr>
        <w:pStyle w:val="Code"/>
        <w:rPr>
          <w:highlight w:val="white"/>
        </w:rPr>
      </w:pPr>
      <w:r w:rsidRPr="00903DBA">
        <w:rPr>
          <w:highlight w:val="white"/>
        </w:rPr>
        <w:t xml:space="preserve">          ISet&lt;int&gt; sourceSet = new HashSet&lt;int&gt;();</w:t>
      </w:r>
    </w:p>
    <w:p w14:paraId="3DBD3994" w14:textId="77777777" w:rsidR="003048B8" w:rsidRPr="00903DBA" w:rsidRDefault="003048B8" w:rsidP="003048B8">
      <w:pPr>
        <w:pStyle w:val="Code"/>
        <w:rPr>
          <w:highlight w:val="white"/>
        </w:rPr>
      </w:pPr>
      <w:r w:rsidRPr="00903DBA">
        <w:rPr>
          <w:highlight w:val="white"/>
        </w:rPr>
        <w:t xml:space="preserve">          sourceSet.Add(index);</w:t>
      </w:r>
    </w:p>
    <w:p w14:paraId="1F56C839" w14:textId="24F665AD" w:rsidR="003048B8" w:rsidRPr="00903DBA" w:rsidRDefault="00393013" w:rsidP="00393013">
      <w:pPr>
        <w:rPr>
          <w:highlight w:val="white"/>
        </w:rPr>
      </w:pPr>
      <w:r w:rsidRPr="00903DBA">
        <w:rPr>
          <w:highlight w:val="white"/>
        </w:rPr>
        <w:t xml:space="preserve">For each jump instruction we </w:t>
      </w:r>
      <w:r w:rsidR="003C4673" w:rsidRPr="00903DBA">
        <w:rPr>
          <w:highlight w:val="white"/>
        </w:rPr>
        <w:t>trace the goto chain and if the first and last jump instructions differs, we replace all the jumps in the chain with the last jump.</w:t>
      </w:r>
    </w:p>
    <w:p w14:paraId="5F4BE3EF" w14:textId="77777777" w:rsidR="003048B8" w:rsidRPr="00903DBA" w:rsidRDefault="003048B8" w:rsidP="003048B8">
      <w:pPr>
        <w:pStyle w:val="Code"/>
        <w:rPr>
          <w:highlight w:val="white"/>
        </w:rPr>
      </w:pPr>
      <w:r w:rsidRPr="00903DBA">
        <w:rPr>
          <w:highlight w:val="white"/>
        </w:rPr>
        <w:t xml:space="preserve">          int firstTarget = (int) middleCode[0];</w:t>
      </w:r>
    </w:p>
    <w:p w14:paraId="7D742E9F" w14:textId="77777777" w:rsidR="003048B8" w:rsidRPr="00903DBA" w:rsidRDefault="003048B8" w:rsidP="003048B8">
      <w:pPr>
        <w:pStyle w:val="Code"/>
        <w:rPr>
          <w:highlight w:val="white"/>
        </w:rPr>
      </w:pPr>
      <w:r w:rsidRPr="00903DBA">
        <w:rPr>
          <w:highlight w:val="white"/>
        </w:rPr>
        <w:t xml:space="preserve">          int finalTarget = TraceGoto(firstTarget, sourceSet);</w:t>
      </w:r>
    </w:p>
    <w:p w14:paraId="6D2D920E" w14:textId="77777777" w:rsidR="003048B8" w:rsidRPr="00903DBA" w:rsidRDefault="003048B8" w:rsidP="003048B8">
      <w:pPr>
        <w:pStyle w:val="Code"/>
        <w:rPr>
          <w:highlight w:val="white"/>
        </w:rPr>
      </w:pPr>
    </w:p>
    <w:p w14:paraId="08490C84" w14:textId="77777777" w:rsidR="003048B8" w:rsidRPr="00903DBA" w:rsidRDefault="003048B8" w:rsidP="003048B8">
      <w:pPr>
        <w:pStyle w:val="Code"/>
        <w:rPr>
          <w:highlight w:val="white"/>
        </w:rPr>
      </w:pPr>
      <w:r w:rsidRPr="00903DBA">
        <w:rPr>
          <w:highlight w:val="white"/>
        </w:rPr>
        <w:t xml:space="preserve">          if (firstTarget != finalTarget) {</w:t>
      </w:r>
    </w:p>
    <w:p w14:paraId="7571C6F1" w14:textId="77777777" w:rsidR="003048B8" w:rsidRPr="00903DBA" w:rsidRDefault="003048B8" w:rsidP="003048B8">
      <w:pPr>
        <w:pStyle w:val="Code"/>
        <w:rPr>
          <w:highlight w:val="white"/>
        </w:rPr>
      </w:pPr>
      <w:r w:rsidRPr="00903DBA">
        <w:rPr>
          <w:highlight w:val="white"/>
        </w:rPr>
        <w:t xml:space="preserve">            foreach (int source in sourceSet) {</w:t>
      </w:r>
    </w:p>
    <w:p w14:paraId="28EA0516" w14:textId="77777777" w:rsidR="003048B8" w:rsidRPr="00903DBA" w:rsidRDefault="003048B8" w:rsidP="003048B8">
      <w:pPr>
        <w:pStyle w:val="Code"/>
        <w:rPr>
          <w:highlight w:val="white"/>
        </w:rPr>
      </w:pPr>
      <w:r w:rsidRPr="00903DBA">
        <w:rPr>
          <w:highlight w:val="white"/>
        </w:rPr>
        <w:t xml:space="preserve">              MiddleCode sourceCode = m_middleCodeList[source];</w:t>
      </w:r>
    </w:p>
    <w:p w14:paraId="34D1E872" w14:textId="77777777" w:rsidR="003048B8" w:rsidRPr="00903DBA" w:rsidRDefault="003048B8" w:rsidP="003048B8">
      <w:pPr>
        <w:pStyle w:val="Code"/>
        <w:rPr>
          <w:highlight w:val="white"/>
        </w:rPr>
      </w:pPr>
      <w:r w:rsidRPr="00903DBA">
        <w:rPr>
          <w:highlight w:val="white"/>
        </w:rPr>
        <w:t xml:space="preserve">              sourceCode[0] = finalTarget;</w:t>
      </w:r>
    </w:p>
    <w:p w14:paraId="73CF33E1" w14:textId="77777777" w:rsidR="003048B8" w:rsidRPr="00903DBA" w:rsidRDefault="003048B8" w:rsidP="003048B8">
      <w:pPr>
        <w:pStyle w:val="Code"/>
        <w:rPr>
          <w:highlight w:val="white"/>
        </w:rPr>
      </w:pPr>
      <w:r w:rsidRPr="00903DBA">
        <w:rPr>
          <w:highlight w:val="white"/>
        </w:rPr>
        <w:t xml:space="preserve">            }</w:t>
      </w:r>
    </w:p>
    <w:p w14:paraId="6F06301A" w14:textId="77777777" w:rsidR="003048B8" w:rsidRPr="00903DBA" w:rsidRDefault="003048B8" w:rsidP="003048B8">
      <w:pPr>
        <w:pStyle w:val="Code"/>
        <w:rPr>
          <w:highlight w:val="white"/>
        </w:rPr>
      </w:pPr>
    </w:p>
    <w:p w14:paraId="5B704EE7" w14:textId="77777777" w:rsidR="003048B8" w:rsidRPr="00903DBA" w:rsidRDefault="003048B8" w:rsidP="003048B8">
      <w:pPr>
        <w:pStyle w:val="Code"/>
        <w:rPr>
          <w:highlight w:val="white"/>
        </w:rPr>
      </w:pPr>
      <w:r w:rsidRPr="00903DBA">
        <w:rPr>
          <w:highlight w:val="white"/>
        </w:rPr>
        <w:t xml:space="preserve">            m_update = true;</w:t>
      </w:r>
    </w:p>
    <w:p w14:paraId="7E8FDEB0" w14:textId="77777777" w:rsidR="003048B8" w:rsidRPr="00903DBA" w:rsidRDefault="003048B8" w:rsidP="003048B8">
      <w:pPr>
        <w:pStyle w:val="Code"/>
        <w:rPr>
          <w:highlight w:val="white"/>
        </w:rPr>
      </w:pPr>
      <w:r w:rsidRPr="00903DBA">
        <w:rPr>
          <w:highlight w:val="white"/>
        </w:rPr>
        <w:t xml:space="preserve">          }</w:t>
      </w:r>
    </w:p>
    <w:p w14:paraId="705EFFEB" w14:textId="77777777" w:rsidR="003048B8" w:rsidRPr="00903DBA" w:rsidRDefault="003048B8" w:rsidP="003048B8">
      <w:pPr>
        <w:pStyle w:val="Code"/>
        <w:rPr>
          <w:highlight w:val="white"/>
        </w:rPr>
      </w:pPr>
      <w:r w:rsidRPr="00903DBA">
        <w:rPr>
          <w:highlight w:val="white"/>
        </w:rPr>
        <w:t xml:space="preserve">        }</w:t>
      </w:r>
    </w:p>
    <w:p w14:paraId="078CCF7D" w14:textId="77777777" w:rsidR="003048B8" w:rsidRPr="00903DBA" w:rsidRDefault="003048B8" w:rsidP="003048B8">
      <w:pPr>
        <w:pStyle w:val="Code"/>
        <w:rPr>
          <w:highlight w:val="white"/>
        </w:rPr>
      </w:pPr>
      <w:r w:rsidRPr="00903DBA">
        <w:rPr>
          <w:highlight w:val="white"/>
        </w:rPr>
        <w:t xml:space="preserve">      }</w:t>
      </w:r>
    </w:p>
    <w:p w14:paraId="40009E4A" w14:textId="77777777" w:rsidR="003048B8" w:rsidRPr="00903DBA" w:rsidRDefault="003048B8" w:rsidP="003048B8">
      <w:pPr>
        <w:pStyle w:val="Code"/>
        <w:rPr>
          <w:highlight w:val="white"/>
        </w:rPr>
      </w:pPr>
      <w:r w:rsidRPr="00903DBA">
        <w:rPr>
          <w:highlight w:val="white"/>
        </w:rPr>
        <w:t xml:space="preserve">    }</w:t>
      </w:r>
    </w:p>
    <w:p w14:paraId="72C55957" w14:textId="37F02F7B" w:rsidR="003048B8" w:rsidRPr="00903DBA" w:rsidRDefault="00822DB1" w:rsidP="00822DB1">
      <w:pPr>
        <w:rPr>
          <w:highlight w:val="white"/>
        </w:rPr>
      </w:pPr>
      <w:r w:rsidRPr="00903DBA">
        <w:rPr>
          <w:highlight w:val="white"/>
        </w:rPr>
        <w:t xml:space="preserve">The </w:t>
      </w:r>
      <w:r w:rsidRPr="00903DBA">
        <w:rPr>
          <w:rStyle w:val="KeyWord0"/>
          <w:highlight w:val="white"/>
        </w:rPr>
        <w:t>TraceGoto</w:t>
      </w:r>
      <w:r w:rsidRPr="00903DBA">
        <w:rPr>
          <w:highlight w:val="white"/>
        </w:rPr>
        <w:t xml:space="preserve"> method </w:t>
      </w:r>
      <w:r w:rsidR="001861F5" w:rsidRPr="00903DBA">
        <w:rPr>
          <w:highlight w:val="white"/>
        </w:rPr>
        <w:t xml:space="preserve">follows the jump </w:t>
      </w:r>
      <w:r w:rsidR="00C160C2" w:rsidRPr="00903DBA">
        <w:rPr>
          <w:highlight w:val="white"/>
        </w:rPr>
        <w:t>instructions</w:t>
      </w:r>
      <w:r w:rsidR="001861F5" w:rsidRPr="00903DBA">
        <w:rPr>
          <w:highlight w:val="white"/>
        </w:rPr>
        <w:t xml:space="preserve"> as long as they continue to jump</w:t>
      </w:r>
      <w:r w:rsidR="00C160C2" w:rsidRPr="00903DBA">
        <w:rPr>
          <w:highlight w:val="white"/>
        </w:rPr>
        <w:t xml:space="preserve"> to new targets.</w:t>
      </w:r>
    </w:p>
    <w:p w14:paraId="1801645B" w14:textId="77777777" w:rsidR="003048B8" w:rsidRPr="00903DBA" w:rsidRDefault="003048B8" w:rsidP="003048B8">
      <w:pPr>
        <w:pStyle w:val="Code"/>
        <w:rPr>
          <w:highlight w:val="white"/>
        </w:rPr>
      </w:pPr>
      <w:r w:rsidRPr="00903DBA">
        <w:rPr>
          <w:highlight w:val="white"/>
        </w:rPr>
        <w:t xml:space="preserve">    private int TraceGoto(int target, ISet&lt;int&gt; sourceSet) {</w:t>
      </w:r>
    </w:p>
    <w:p w14:paraId="0873B361" w14:textId="77777777" w:rsidR="003048B8" w:rsidRPr="00903DBA" w:rsidRDefault="003048B8" w:rsidP="003048B8">
      <w:pPr>
        <w:pStyle w:val="Code"/>
        <w:rPr>
          <w:highlight w:val="white"/>
        </w:rPr>
      </w:pPr>
      <w:r w:rsidRPr="00903DBA">
        <w:rPr>
          <w:highlight w:val="white"/>
        </w:rPr>
        <w:t xml:space="preserve">      MiddleCode objectCode = m_middleCodeList[target];</w:t>
      </w:r>
    </w:p>
    <w:p w14:paraId="59B54C2E" w14:textId="77777777" w:rsidR="003048B8" w:rsidRPr="00903DBA" w:rsidRDefault="003048B8" w:rsidP="003048B8">
      <w:pPr>
        <w:pStyle w:val="Code"/>
        <w:rPr>
          <w:highlight w:val="white"/>
        </w:rPr>
      </w:pPr>
      <w:r w:rsidRPr="00903DBA">
        <w:rPr>
          <w:highlight w:val="white"/>
        </w:rPr>
        <w:t xml:space="preserve">    </w:t>
      </w:r>
    </w:p>
    <w:p w14:paraId="1B38668B" w14:textId="77777777" w:rsidR="003048B8" w:rsidRPr="00903DBA" w:rsidRDefault="003048B8" w:rsidP="003048B8">
      <w:pPr>
        <w:pStyle w:val="Code"/>
        <w:rPr>
          <w:highlight w:val="white"/>
        </w:rPr>
      </w:pPr>
      <w:r w:rsidRPr="00903DBA">
        <w:rPr>
          <w:highlight w:val="white"/>
        </w:rPr>
        <w:t xml:space="preserve">      if (!sourceSet.Contains(target) &amp;&amp; objectCode.IsGoto()) {</w:t>
      </w:r>
    </w:p>
    <w:p w14:paraId="5DC29033" w14:textId="77777777" w:rsidR="003048B8" w:rsidRPr="00903DBA" w:rsidRDefault="003048B8" w:rsidP="003048B8">
      <w:pPr>
        <w:pStyle w:val="Code"/>
        <w:rPr>
          <w:highlight w:val="white"/>
        </w:rPr>
      </w:pPr>
      <w:r w:rsidRPr="00903DBA">
        <w:rPr>
          <w:highlight w:val="white"/>
        </w:rPr>
        <w:lastRenderedPageBreak/>
        <w:t xml:space="preserve">        sourceSet.Add(target);</w:t>
      </w:r>
    </w:p>
    <w:p w14:paraId="0C22ED17" w14:textId="77777777" w:rsidR="003048B8" w:rsidRPr="00903DBA" w:rsidRDefault="003048B8" w:rsidP="003048B8">
      <w:pPr>
        <w:pStyle w:val="Code"/>
        <w:rPr>
          <w:highlight w:val="white"/>
        </w:rPr>
      </w:pPr>
      <w:r w:rsidRPr="00903DBA">
        <w:rPr>
          <w:highlight w:val="white"/>
        </w:rPr>
        <w:t xml:space="preserve">        int nextTarget = (int) objectCode[0];</w:t>
      </w:r>
    </w:p>
    <w:p w14:paraId="32EE48CC" w14:textId="77777777" w:rsidR="003048B8" w:rsidRPr="00903DBA" w:rsidRDefault="003048B8" w:rsidP="003048B8">
      <w:pPr>
        <w:pStyle w:val="Code"/>
        <w:rPr>
          <w:highlight w:val="white"/>
        </w:rPr>
      </w:pPr>
      <w:r w:rsidRPr="00903DBA">
        <w:rPr>
          <w:highlight w:val="white"/>
        </w:rPr>
        <w:t xml:space="preserve">        return TraceGoto(nextTarget, sourceSet);</w:t>
      </w:r>
    </w:p>
    <w:p w14:paraId="7A6B91D9" w14:textId="77777777" w:rsidR="003048B8" w:rsidRPr="00903DBA" w:rsidRDefault="003048B8" w:rsidP="003048B8">
      <w:pPr>
        <w:pStyle w:val="Code"/>
        <w:rPr>
          <w:highlight w:val="white"/>
        </w:rPr>
      </w:pPr>
      <w:r w:rsidRPr="00903DBA">
        <w:rPr>
          <w:highlight w:val="white"/>
        </w:rPr>
        <w:t xml:space="preserve">      }</w:t>
      </w:r>
    </w:p>
    <w:p w14:paraId="0BC72693" w14:textId="77777777" w:rsidR="003048B8" w:rsidRPr="00903DBA" w:rsidRDefault="003048B8" w:rsidP="003048B8">
      <w:pPr>
        <w:pStyle w:val="Code"/>
        <w:rPr>
          <w:highlight w:val="white"/>
        </w:rPr>
      </w:pPr>
      <w:r w:rsidRPr="00903DBA">
        <w:rPr>
          <w:highlight w:val="white"/>
        </w:rPr>
        <w:t xml:space="preserve">      else {</w:t>
      </w:r>
    </w:p>
    <w:p w14:paraId="721F88E0" w14:textId="77777777" w:rsidR="003048B8" w:rsidRPr="00903DBA" w:rsidRDefault="003048B8" w:rsidP="003048B8">
      <w:pPr>
        <w:pStyle w:val="Code"/>
        <w:rPr>
          <w:highlight w:val="white"/>
        </w:rPr>
      </w:pPr>
      <w:r w:rsidRPr="00903DBA">
        <w:rPr>
          <w:highlight w:val="white"/>
        </w:rPr>
        <w:t xml:space="preserve">        return target;</w:t>
      </w:r>
    </w:p>
    <w:p w14:paraId="3ED2F169" w14:textId="77777777" w:rsidR="003048B8" w:rsidRPr="00903DBA" w:rsidRDefault="003048B8" w:rsidP="003048B8">
      <w:pPr>
        <w:pStyle w:val="Code"/>
        <w:rPr>
          <w:highlight w:val="white"/>
        </w:rPr>
      </w:pPr>
      <w:r w:rsidRPr="00903DBA">
        <w:rPr>
          <w:highlight w:val="white"/>
        </w:rPr>
        <w:t xml:space="preserve">      }</w:t>
      </w:r>
    </w:p>
    <w:p w14:paraId="3D8422AF" w14:textId="77777777" w:rsidR="003048B8" w:rsidRPr="00903DBA" w:rsidRDefault="003048B8" w:rsidP="003048B8">
      <w:pPr>
        <w:pStyle w:val="Code"/>
        <w:rPr>
          <w:highlight w:val="white"/>
        </w:rPr>
      </w:pPr>
      <w:r w:rsidRPr="00903DBA">
        <w:rPr>
          <w:highlight w:val="white"/>
        </w:rPr>
        <w:t xml:space="preserve">    }</w:t>
      </w:r>
    </w:p>
    <w:p w14:paraId="185A6BF0" w14:textId="4F54C851" w:rsidR="001D1BEE" w:rsidRPr="00903DBA" w:rsidRDefault="00184E24" w:rsidP="00D1396E">
      <w:pPr>
        <w:pStyle w:val="Rubrik3"/>
      </w:pPr>
      <w:bookmarkStart w:id="413" w:name="_Toc57656062"/>
      <w:r w:rsidRPr="00903DBA">
        <w:t>Remove</w:t>
      </w:r>
      <w:r w:rsidR="00036C5E" w:rsidRPr="00903DBA">
        <w:t xml:space="preserve"> Unreachable Code</w:t>
      </w:r>
      <w:bookmarkEnd w:id="413"/>
    </w:p>
    <w:p w14:paraId="5FEB95F3" w14:textId="2EBA5328" w:rsidR="0085318F" w:rsidRDefault="0085318F" w:rsidP="00D97E30">
      <w:r w:rsidRPr="00903DBA">
        <w:t xml:space="preserve">Code that is not reachable from the first instruction of the function shall be </w:t>
      </w:r>
      <w:r w:rsidR="00C35C07" w:rsidRPr="00903DBA">
        <w:t>removed</w:t>
      </w:r>
      <w:r w:rsidRPr="00903DBA">
        <w:t>.</w:t>
      </w:r>
      <w:r w:rsidR="0081199B" w:rsidRPr="00903DBA">
        <w:t xml:space="preserve"> We call </w:t>
      </w:r>
      <w:r w:rsidR="002176A7" w:rsidRPr="00903DBA">
        <w:rPr>
          <w:rStyle w:val="KeyWord0"/>
        </w:rPr>
        <w:t>S</w:t>
      </w:r>
      <w:r w:rsidR="0081199B" w:rsidRPr="00903DBA">
        <w:rPr>
          <w:rStyle w:val="KeyWord0"/>
        </w:rPr>
        <w:t>earchReachableCode</w:t>
      </w:r>
      <w:r w:rsidR="0081199B" w:rsidRPr="00903DBA">
        <w:t xml:space="preserve"> that follows all conditional and unconditi</w:t>
      </w:r>
      <w:r w:rsidR="00D97E30" w:rsidRPr="00903DBA">
        <w:t>onal</w:t>
      </w:r>
      <w:r w:rsidR="0081199B" w:rsidRPr="00903DBA">
        <w:t xml:space="preserve"> jumps instructions and save their line numbers in </w:t>
      </w:r>
      <w:r w:rsidR="0091614C" w:rsidRPr="00903DBA">
        <w:t xml:space="preserve">the </w:t>
      </w:r>
      <w:r w:rsidR="0081199B" w:rsidRPr="00903DBA">
        <w:t>visited</w:t>
      </w:r>
      <w:r w:rsidR="0091614C" w:rsidRPr="00903DBA">
        <w:t xml:space="preserve"> s</w:t>
      </w:r>
      <w:r w:rsidR="0081199B" w:rsidRPr="00903DBA">
        <w:t>et.</w:t>
      </w:r>
      <w:r w:rsidR="00075980" w:rsidRPr="00903DBA">
        <w:t xml:space="preserve"> We also </w:t>
      </w:r>
      <w:r w:rsidR="0008717E" w:rsidRPr="00903DBA">
        <w:t>report an error</w:t>
      </w:r>
      <w:r w:rsidR="00075980" w:rsidRPr="00903DBA">
        <w:t xml:space="preserve"> if we reach the last instruction of a function that do not return void.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1C210C" w:rsidRPr="00903DBA" w14:paraId="2DCB9ED9" w14:textId="78151DB4" w:rsidTr="001C210C">
        <w:tc>
          <w:tcPr>
            <w:tcW w:w="3116" w:type="dxa"/>
          </w:tcPr>
          <w:p w14:paraId="6617B967" w14:textId="7251D3C0" w:rsidR="001C210C" w:rsidRDefault="001C210C" w:rsidP="001C210C">
            <w:pPr>
              <w:pStyle w:val="Code"/>
            </w:pPr>
            <w:r>
              <w:t>if (1)</w:t>
            </w:r>
          </w:p>
          <w:p w14:paraId="48356B4E" w14:textId="7E1C5A7B" w:rsidR="001C210C" w:rsidRDefault="001C210C" w:rsidP="001C210C">
            <w:pPr>
              <w:pStyle w:val="Code"/>
            </w:pPr>
            <w:r>
              <w:t xml:space="preserve">  a = 1;</w:t>
            </w:r>
          </w:p>
          <w:p w14:paraId="20C82DED" w14:textId="68356C3F" w:rsidR="001C210C" w:rsidRDefault="001C210C" w:rsidP="001C210C">
            <w:pPr>
              <w:pStyle w:val="Code"/>
            </w:pPr>
            <w:r>
              <w:t>else</w:t>
            </w:r>
          </w:p>
          <w:p w14:paraId="64868C32" w14:textId="0D3A2184" w:rsidR="001C210C" w:rsidRDefault="001C210C" w:rsidP="001C210C">
            <w:pPr>
              <w:pStyle w:val="Code"/>
            </w:pPr>
            <w:r>
              <w:t xml:space="preserve">  b = 2;</w:t>
            </w:r>
          </w:p>
          <w:p w14:paraId="0A247AE8" w14:textId="77777777" w:rsidR="00057C2C" w:rsidRPr="00903DBA" w:rsidRDefault="00057C2C" w:rsidP="001C210C">
            <w:pPr>
              <w:pStyle w:val="Code"/>
            </w:pPr>
          </w:p>
          <w:p w14:paraId="3FE35C0C" w14:textId="0343BF50" w:rsidR="001C210C" w:rsidRPr="00903DBA" w:rsidRDefault="001C210C" w:rsidP="001C210C">
            <w:r w:rsidRPr="00903DBA">
              <w:t xml:space="preserve">(a) </w:t>
            </w:r>
            <w:r>
              <w:t>C code</w:t>
            </w:r>
          </w:p>
        </w:tc>
        <w:tc>
          <w:tcPr>
            <w:tcW w:w="3117" w:type="dxa"/>
          </w:tcPr>
          <w:p w14:paraId="104F0637" w14:textId="540E49EC" w:rsidR="001C210C" w:rsidRPr="00903DBA" w:rsidRDefault="001C210C" w:rsidP="001C210C">
            <w:pPr>
              <w:pStyle w:val="Code"/>
            </w:pPr>
            <w:r w:rsidRPr="00903DBA">
              <w:t xml:space="preserve">1. </w:t>
            </w:r>
            <w:r w:rsidR="00057C2C">
              <w:t>goto 1</w:t>
            </w:r>
          </w:p>
          <w:p w14:paraId="42AE14E4" w14:textId="3DFC3F13" w:rsidR="001C210C" w:rsidRPr="00903DBA" w:rsidRDefault="001C210C" w:rsidP="001C210C">
            <w:pPr>
              <w:pStyle w:val="Code"/>
            </w:pPr>
            <w:r w:rsidRPr="00903DBA">
              <w:t xml:space="preserve">2. </w:t>
            </w:r>
            <w:r w:rsidR="00057C2C">
              <w:t>a = 1</w:t>
            </w:r>
          </w:p>
          <w:p w14:paraId="2B644F6A" w14:textId="29FEF587" w:rsidR="001C210C" w:rsidRPr="00903DBA" w:rsidRDefault="001C210C" w:rsidP="001C210C">
            <w:pPr>
              <w:pStyle w:val="Code"/>
            </w:pPr>
            <w:r w:rsidRPr="00903DBA">
              <w:t xml:space="preserve">3. goto </w:t>
            </w:r>
            <w:r w:rsidR="00057C2C">
              <w:t>5</w:t>
            </w:r>
          </w:p>
          <w:p w14:paraId="42474E27" w14:textId="60958E51" w:rsidR="001C210C" w:rsidRPr="00903DBA" w:rsidRDefault="001C210C" w:rsidP="001C210C">
            <w:pPr>
              <w:pStyle w:val="Code"/>
            </w:pPr>
            <w:r w:rsidRPr="00903DBA">
              <w:t xml:space="preserve">4. </w:t>
            </w:r>
            <w:r w:rsidR="00057C2C">
              <w:t>b = 2</w:t>
            </w:r>
          </w:p>
          <w:p w14:paraId="448E144C" w14:textId="4418BACC" w:rsidR="001C210C" w:rsidRPr="00903DBA" w:rsidRDefault="001C210C" w:rsidP="001C210C">
            <w:pPr>
              <w:pStyle w:val="Code"/>
            </w:pPr>
            <w:r w:rsidRPr="00903DBA">
              <w:t xml:space="preserve">5. </w:t>
            </w:r>
            <w:r w:rsidR="00057C2C">
              <w:t>...</w:t>
            </w:r>
          </w:p>
          <w:p w14:paraId="71BE54E4" w14:textId="7435DDA0" w:rsidR="001C210C" w:rsidRPr="00903DBA" w:rsidRDefault="001C210C" w:rsidP="001C210C">
            <w:r w:rsidRPr="00903DBA">
              <w:t xml:space="preserve">(b) </w:t>
            </w:r>
            <w:r w:rsidR="00057C2C">
              <w:t>Before</w:t>
            </w:r>
            <w:r>
              <w:t xml:space="preserve"> optimization</w:t>
            </w:r>
          </w:p>
        </w:tc>
        <w:tc>
          <w:tcPr>
            <w:tcW w:w="3117" w:type="dxa"/>
          </w:tcPr>
          <w:p w14:paraId="75699B17" w14:textId="27654F98" w:rsidR="00057C2C" w:rsidRPr="00903DBA" w:rsidRDefault="00057C2C" w:rsidP="00057C2C">
            <w:pPr>
              <w:pStyle w:val="Code"/>
            </w:pPr>
            <w:r w:rsidRPr="00903DBA">
              <w:t xml:space="preserve">1. </w:t>
            </w:r>
            <w:r w:rsidRPr="00057C2C">
              <w:rPr>
                <w:i/>
                <w:iCs/>
              </w:rPr>
              <w:t>removed</w:t>
            </w:r>
          </w:p>
          <w:p w14:paraId="6F6FC84C" w14:textId="77777777" w:rsidR="00057C2C" w:rsidRPr="00903DBA" w:rsidRDefault="00057C2C" w:rsidP="00057C2C">
            <w:pPr>
              <w:pStyle w:val="Code"/>
            </w:pPr>
            <w:r w:rsidRPr="00903DBA">
              <w:t xml:space="preserve">2. </w:t>
            </w:r>
            <w:r>
              <w:t>a = 1</w:t>
            </w:r>
          </w:p>
          <w:p w14:paraId="2E64110F" w14:textId="1C3A182B" w:rsidR="00057C2C" w:rsidRPr="00903DBA" w:rsidRDefault="00057C2C" w:rsidP="00057C2C">
            <w:pPr>
              <w:pStyle w:val="Code"/>
            </w:pPr>
            <w:r w:rsidRPr="00903DBA">
              <w:t xml:space="preserve">3. </w:t>
            </w:r>
            <w:r w:rsidR="00AA6AC6">
              <w:rPr>
                <w:i/>
                <w:iCs/>
              </w:rPr>
              <w:t>removed</w:t>
            </w:r>
          </w:p>
          <w:p w14:paraId="4FEF3341" w14:textId="734945F4" w:rsidR="00057C2C" w:rsidRPr="00903DBA" w:rsidRDefault="00057C2C" w:rsidP="00057C2C">
            <w:pPr>
              <w:pStyle w:val="Code"/>
            </w:pPr>
            <w:r w:rsidRPr="00903DBA">
              <w:t xml:space="preserve">4. </w:t>
            </w:r>
            <w:r w:rsidR="00AA6AC6" w:rsidRPr="00AA6AC6">
              <w:rPr>
                <w:i/>
                <w:iCs/>
              </w:rPr>
              <w:t>removed</w:t>
            </w:r>
          </w:p>
          <w:p w14:paraId="268E3768" w14:textId="77777777" w:rsidR="00057C2C" w:rsidRPr="00903DBA" w:rsidRDefault="00057C2C" w:rsidP="00057C2C">
            <w:pPr>
              <w:pStyle w:val="Code"/>
            </w:pPr>
            <w:r w:rsidRPr="00903DBA">
              <w:t xml:space="preserve">5. </w:t>
            </w:r>
            <w:r>
              <w:t>...</w:t>
            </w:r>
          </w:p>
          <w:p w14:paraId="5D21746E" w14:textId="38F04EBF" w:rsidR="001C210C" w:rsidRPr="00903DBA" w:rsidRDefault="00057C2C" w:rsidP="00057C2C">
            <w:r w:rsidRPr="00903DBA">
              <w:t>(b) After</w:t>
            </w:r>
            <w:r>
              <w:t xml:space="preserve"> optimization</w:t>
            </w:r>
          </w:p>
        </w:tc>
      </w:tr>
    </w:tbl>
    <w:p w14:paraId="3E9D46D2" w14:textId="77777777" w:rsidR="00275A17" w:rsidRPr="00903DBA" w:rsidRDefault="00275A17" w:rsidP="00275A17">
      <w:pPr>
        <w:pStyle w:val="Code"/>
        <w:rPr>
          <w:highlight w:val="white"/>
        </w:rPr>
      </w:pPr>
      <w:r w:rsidRPr="00903DBA">
        <w:rPr>
          <w:highlight w:val="white"/>
        </w:rPr>
        <w:t xml:space="preserve">    private void ClearUnreachableCode() {</w:t>
      </w:r>
    </w:p>
    <w:p w14:paraId="32B2AA2D" w14:textId="77777777" w:rsidR="00275A17" w:rsidRPr="00903DBA" w:rsidRDefault="00275A17" w:rsidP="00275A17">
      <w:pPr>
        <w:pStyle w:val="Code"/>
        <w:rPr>
          <w:highlight w:val="white"/>
        </w:rPr>
      </w:pPr>
      <w:r w:rsidRPr="00903DBA">
        <w:rPr>
          <w:highlight w:val="white"/>
        </w:rPr>
        <w:t xml:space="preserve">      ISet&lt;MiddleCode&gt; visitedSet = new HashSet&lt;MiddleCode&gt;();</w:t>
      </w:r>
    </w:p>
    <w:p w14:paraId="0B37498E" w14:textId="77777777" w:rsidR="00275A17" w:rsidRPr="00903DBA" w:rsidRDefault="00275A17" w:rsidP="00275A17">
      <w:pPr>
        <w:pStyle w:val="Code"/>
        <w:rPr>
          <w:highlight w:val="white"/>
        </w:rPr>
      </w:pPr>
      <w:r w:rsidRPr="00903DBA">
        <w:rPr>
          <w:highlight w:val="white"/>
        </w:rPr>
        <w:t xml:space="preserve">      SearchReachableCode(0, visitedSet);</w:t>
      </w:r>
    </w:p>
    <w:p w14:paraId="630D91D1" w14:textId="77777777" w:rsidR="00275A17" w:rsidRPr="00903DBA" w:rsidRDefault="00275A17" w:rsidP="00275A17">
      <w:pPr>
        <w:pStyle w:val="Code"/>
        <w:rPr>
          <w:highlight w:val="white"/>
        </w:rPr>
      </w:pPr>
    </w:p>
    <w:p w14:paraId="1A9FF8D6" w14:textId="77777777" w:rsidR="00275A17" w:rsidRPr="00903DBA" w:rsidRDefault="00275A17" w:rsidP="00275A17">
      <w:pPr>
        <w:pStyle w:val="Code"/>
        <w:rPr>
          <w:highlight w:val="white"/>
        </w:rPr>
      </w:pPr>
      <w:r w:rsidRPr="00903DBA">
        <w:rPr>
          <w:highlight w:val="white"/>
        </w:rPr>
        <w:t xml:space="preserve">      for (int index = 0; index &lt; (m_middleCodeList.Count - 1); ++index) {</w:t>
      </w:r>
    </w:p>
    <w:p w14:paraId="0619F187" w14:textId="77777777" w:rsidR="00275A17" w:rsidRPr="00903DBA" w:rsidRDefault="00275A17" w:rsidP="00275A17">
      <w:pPr>
        <w:pStyle w:val="Code"/>
        <w:rPr>
          <w:highlight w:val="white"/>
        </w:rPr>
      </w:pPr>
      <w:r w:rsidRPr="00903DBA">
        <w:rPr>
          <w:highlight w:val="white"/>
        </w:rPr>
        <w:t xml:space="preserve">        MiddleCode middleCode = m_middleCodeList[index];</w:t>
      </w:r>
    </w:p>
    <w:p w14:paraId="2C537BF8" w14:textId="77777777" w:rsidR="00275A17" w:rsidRPr="00903DBA" w:rsidRDefault="00275A17" w:rsidP="00275A17">
      <w:pPr>
        <w:pStyle w:val="Code"/>
        <w:rPr>
          <w:highlight w:val="white"/>
        </w:rPr>
      </w:pPr>
      <w:r w:rsidRPr="00903DBA">
        <w:rPr>
          <w:highlight w:val="white"/>
        </w:rPr>
        <w:t xml:space="preserve">        if (!visitedSet.Contains(middleCode)) {</w:t>
      </w:r>
    </w:p>
    <w:p w14:paraId="19C7AE37" w14:textId="77777777" w:rsidR="00275A17" w:rsidRPr="00903DBA" w:rsidRDefault="00275A17" w:rsidP="00275A17">
      <w:pPr>
        <w:pStyle w:val="Code"/>
        <w:rPr>
          <w:highlight w:val="white"/>
        </w:rPr>
      </w:pPr>
      <w:r w:rsidRPr="00903DBA">
        <w:rPr>
          <w:highlight w:val="white"/>
        </w:rPr>
        <w:t xml:space="preserve">          m_middleCodeList[index].Clear();</w:t>
      </w:r>
    </w:p>
    <w:p w14:paraId="1C7334A5" w14:textId="77777777" w:rsidR="00275A17" w:rsidRPr="00903DBA" w:rsidRDefault="00275A17" w:rsidP="00275A17">
      <w:pPr>
        <w:pStyle w:val="Code"/>
        <w:rPr>
          <w:highlight w:val="white"/>
        </w:rPr>
      </w:pPr>
      <w:r w:rsidRPr="00903DBA">
        <w:rPr>
          <w:highlight w:val="white"/>
        </w:rPr>
        <w:t xml:space="preserve">          m_update = true;</w:t>
      </w:r>
    </w:p>
    <w:p w14:paraId="0AB76E6B" w14:textId="77777777" w:rsidR="00275A17" w:rsidRPr="00903DBA" w:rsidRDefault="00275A17" w:rsidP="00275A17">
      <w:pPr>
        <w:pStyle w:val="Code"/>
        <w:rPr>
          <w:highlight w:val="white"/>
        </w:rPr>
      </w:pPr>
      <w:r w:rsidRPr="00903DBA">
        <w:rPr>
          <w:highlight w:val="white"/>
        </w:rPr>
        <w:t xml:space="preserve">        }</w:t>
      </w:r>
    </w:p>
    <w:p w14:paraId="3A13B57F" w14:textId="77777777" w:rsidR="00275A17" w:rsidRPr="00903DBA" w:rsidRDefault="00275A17" w:rsidP="00275A17">
      <w:pPr>
        <w:pStyle w:val="Code"/>
        <w:rPr>
          <w:highlight w:val="white"/>
        </w:rPr>
      </w:pPr>
      <w:r w:rsidRPr="00903DBA">
        <w:rPr>
          <w:highlight w:val="white"/>
        </w:rPr>
        <w:t xml:space="preserve">      }</w:t>
      </w:r>
    </w:p>
    <w:p w14:paraId="21268C93" w14:textId="77777777" w:rsidR="00275A17" w:rsidRPr="00903DBA" w:rsidRDefault="00275A17" w:rsidP="00275A17">
      <w:pPr>
        <w:pStyle w:val="Code"/>
        <w:rPr>
          <w:highlight w:val="white"/>
        </w:rPr>
      </w:pPr>
      <w:r w:rsidRPr="00903DBA">
        <w:rPr>
          <w:highlight w:val="white"/>
        </w:rPr>
        <w:t xml:space="preserve">    }</w:t>
      </w:r>
    </w:p>
    <w:p w14:paraId="5EEBA929" w14:textId="77777777" w:rsidR="00275A17" w:rsidRPr="00903DBA" w:rsidRDefault="00275A17" w:rsidP="00275A17">
      <w:pPr>
        <w:pStyle w:val="Code"/>
        <w:rPr>
          <w:highlight w:val="white"/>
        </w:rPr>
      </w:pPr>
      <w:r w:rsidRPr="00903DBA">
        <w:rPr>
          <w:highlight w:val="white"/>
        </w:rPr>
        <w:t xml:space="preserve">    </w:t>
      </w:r>
    </w:p>
    <w:p w14:paraId="11C567DC" w14:textId="77777777" w:rsidR="00275A17" w:rsidRPr="00903DBA" w:rsidRDefault="00275A17" w:rsidP="00275A17">
      <w:pPr>
        <w:pStyle w:val="Code"/>
        <w:rPr>
          <w:highlight w:val="white"/>
        </w:rPr>
      </w:pPr>
      <w:r w:rsidRPr="00903DBA">
        <w:rPr>
          <w:highlight w:val="white"/>
        </w:rPr>
        <w:t xml:space="preserve">    private void SearchReachableCode(int index, ISet&lt;MiddleCode&gt; visitedSet) {</w:t>
      </w:r>
    </w:p>
    <w:p w14:paraId="5D2E0DDB" w14:textId="77777777" w:rsidR="00275A17" w:rsidRPr="00903DBA" w:rsidRDefault="00275A17" w:rsidP="00275A17">
      <w:pPr>
        <w:pStyle w:val="Code"/>
        <w:rPr>
          <w:highlight w:val="white"/>
        </w:rPr>
      </w:pPr>
      <w:r w:rsidRPr="00903DBA">
        <w:rPr>
          <w:highlight w:val="white"/>
        </w:rPr>
        <w:t xml:space="preserve">      for (; index &lt; m_middleCodeList.Count; ++index) {</w:t>
      </w:r>
    </w:p>
    <w:p w14:paraId="4AD66778" w14:textId="77777777" w:rsidR="00275A17" w:rsidRPr="00903DBA" w:rsidRDefault="00275A17" w:rsidP="00275A17">
      <w:pPr>
        <w:pStyle w:val="Code"/>
        <w:rPr>
          <w:highlight w:val="white"/>
        </w:rPr>
      </w:pPr>
      <w:r w:rsidRPr="00903DBA">
        <w:rPr>
          <w:highlight w:val="white"/>
        </w:rPr>
        <w:t xml:space="preserve">        MiddleCode middleCode = m_middleCodeList[index];</w:t>
      </w:r>
    </w:p>
    <w:p w14:paraId="1E4C496D" w14:textId="77777777" w:rsidR="00275A17" w:rsidRPr="00903DBA" w:rsidRDefault="00275A17" w:rsidP="00275A17">
      <w:pPr>
        <w:pStyle w:val="Code"/>
        <w:rPr>
          <w:highlight w:val="white"/>
        </w:rPr>
      </w:pPr>
    </w:p>
    <w:p w14:paraId="6FA9A479" w14:textId="77777777" w:rsidR="00275A17" w:rsidRPr="00903DBA" w:rsidRDefault="00275A17" w:rsidP="00275A17">
      <w:pPr>
        <w:pStyle w:val="Code"/>
        <w:rPr>
          <w:highlight w:val="white"/>
        </w:rPr>
      </w:pPr>
      <w:r w:rsidRPr="00903DBA">
        <w:rPr>
          <w:highlight w:val="white"/>
        </w:rPr>
        <w:t xml:space="preserve">        if (visitedSet.Contains(middleCode)) {</w:t>
      </w:r>
    </w:p>
    <w:p w14:paraId="5A17B9E8" w14:textId="77777777" w:rsidR="00275A17" w:rsidRPr="00903DBA" w:rsidRDefault="00275A17" w:rsidP="00275A17">
      <w:pPr>
        <w:pStyle w:val="Code"/>
        <w:rPr>
          <w:highlight w:val="white"/>
        </w:rPr>
      </w:pPr>
      <w:r w:rsidRPr="00903DBA">
        <w:rPr>
          <w:highlight w:val="white"/>
        </w:rPr>
        <w:t xml:space="preserve">          return;</w:t>
      </w:r>
    </w:p>
    <w:p w14:paraId="5B43CE2C" w14:textId="77777777" w:rsidR="00275A17" w:rsidRPr="00903DBA" w:rsidRDefault="00275A17" w:rsidP="00275A17">
      <w:pPr>
        <w:pStyle w:val="Code"/>
        <w:rPr>
          <w:highlight w:val="white"/>
        </w:rPr>
      </w:pPr>
      <w:r w:rsidRPr="00903DBA">
        <w:rPr>
          <w:highlight w:val="white"/>
        </w:rPr>
        <w:t xml:space="preserve">        }</w:t>
      </w:r>
    </w:p>
    <w:p w14:paraId="53496678" w14:textId="77777777" w:rsidR="00275A17" w:rsidRPr="00903DBA" w:rsidRDefault="00275A17" w:rsidP="00275A17">
      <w:pPr>
        <w:pStyle w:val="Code"/>
        <w:rPr>
          <w:highlight w:val="white"/>
        </w:rPr>
      </w:pPr>
    </w:p>
    <w:p w14:paraId="41ECE66E" w14:textId="77777777" w:rsidR="00275A17" w:rsidRPr="00903DBA" w:rsidRDefault="00275A17" w:rsidP="00275A17">
      <w:pPr>
        <w:pStyle w:val="Code"/>
        <w:rPr>
          <w:highlight w:val="white"/>
        </w:rPr>
      </w:pPr>
      <w:r w:rsidRPr="00903DBA">
        <w:rPr>
          <w:highlight w:val="white"/>
        </w:rPr>
        <w:t xml:space="preserve">        visitedSet.Add(middleCode);</w:t>
      </w:r>
    </w:p>
    <w:p w14:paraId="3850E5D3" w14:textId="77777777" w:rsidR="00275A17" w:rsidRPr="00903DBA" w:rsidRDefault="00275A17" w:rsidP="00275A17">
      <w:pPr>
        <w:pStyle w:val="Code"/>
        <w:rPr>
          <w:highlight w:val="white"/>
        </w:rPr>
      </w:pPr>
    </w:p>
    <w:p w14:paraId="128D9DA8" w14:textId="77777777" w:rsidR="00275A17" w:rsidRPr="00903DBA" w:rsidRDefault="00275A17" w:rsidP="00275A17">
      <w:pPr>
        <w:pStyle w:val="Code"/>
        <w:rPr>
          <w:highlight w:val="white"/>
        </w:rPr>
      </w:pPr>
      <w:r w:rsidRPr="00903DBA">
        <w:rPr>
          <w:highlight w:val="white"/>
        </w:rPr>
        <w:t xml:space="preserve">        if (middleCode.IsRelation() || middleCode.IsCarry()) {</w:t>
      </w:r>
    </w:p>
    <w:p w14:paraId="5DE5ECE1" w14:textId="77777777" w:rsidR="00275A17" w:rsidRPr="00903DBA" w:rsidRDefault="00275A17" w:rsidP="00275A17">
      <w:pPr>
        <w:pStyle w:val="Code"/>
        <w:rPr>
          <w:highlight w:val="white"/>
        </w:rPr>
      </w:pPr>
      <w:r w:rsidRPr="00903DBA">
        <w:rPr>
          <w:highlight w:val="white"/>
        </w:rPr>
        <w:t xml:space="preserve">          int target = (int) middleCode[0];</w:t>
      </w:r>
    </w:p>
    <w:p w14:paraId="58BD4C14" w14:textId="77777777" w:rsidR="00275A17" w:rsidRPr="00903DBA" w:rsidRDefault="00275A17" w:rsidP="00275A17">
      <w:pPr>
        <w:pStyle w:val="Code"/>
        <w:rPr>
          <w:highlight w:val="white"/>
        </w:rPr>
      </w:pPr>
      <w:r w:rsidRPr="00903DBA">
        <w:rPr>
          <w:highlight w:val="white"/>
        </w:rPr>
        <w:t xml:space="preserve">          SearchReachableCode(target, visitedSet);</w:t>
      </w:r>
    </w:p>
    <w:p w14:paraId="711C7B05" w14:textId="77777777" w:rsidR="00275A17" w:rsidRPr="00903DBA" w:rsidRDefault="00275A17" w:rsidP="00275A17">
      <w:pPr>
        <w:pStyle w:val="Code"/>
        <w:rPr>
          <w:highlight w:val="white"/>
        </w:rPr>
      </w:pPr>
      <w:r w:rsidRPr="00903DBA">
        <w:rPr>
          <w:highlight w:val="white"/>
        </w:rPr>
        <w:t xml:space="preserve">        }</w:t>
      </w:r>
    </w:p>
    <w:p w14:paraId="6CA87443" w14:textId="77777777" w:rsidR="00275A17" w:rsidRPr="00903DBA" w:rsidRDefault="00275A17" w:rsidP="00275A17">
      <w:pPr>
        <w:pStyle w:val="Code"/>
        <w:rPr>
          <w:highlight w:val="white"/>
        </w:rPr>
      </w:pPr>
      <w:r w:rsidRPr="00903DBA">
        <w:rPr>
          <w:highlight w:val="white"/>
        </w:rPr>
        <w:t xml:space="preserve">        else if (middleCode.IsGoto()) {</w:t>
      </w:r>
    </w:p>
    <w:p w14:paraId="15811B83" w14:textId="77777777" w:rsidR="00275A17" w:rsidRPr="00903DBA" w:rsidRDefault="00275A17" w:rsidP="00275A17">
      <w:pPr>
        <w:pStyle w:val="Code"/>
        <w:rPr>
          <w:highlight w:val="white"/>
        </w:rPr>
      </w:pPr>
      <w:r w:rsidRPr="00903DBA">
        <w:rPr>
          <w:highlight w:val="white"/>
        </w:rPr>
        <w:t xml:space="preserve">          int target = (int) middleCode[0];</w:t>
      </w:r>
    </w:p>
    <w:p w14:paraId="15093D18" w14:textId="77777777" w:rsidR="00275A17" w:rsidRPr="00903DBA" w:rsidRDefault="00275A17" w:rsidP="00275A17">
      <w:pPr>
        <w:pStyle w:val="Code"/>
        <w:rPr>
          <w:highlight w:val="white"/>
        </w:rPr>
      </w:pPr>
      <w:r w:rsidRPr="00903DBA">
        <w:rPr>
          <w:highlight w:val="white"/>
        </w:rPr>
        <w:t xml:space="preserve">          SearchReachableCode(target, visitedSet);</w:t>
      </w:r>
    </w:p>
    <w:p w14:paraId="1E7986A8" w14:textId="77777777" w:rsidR="00275A17" w:rsidRPr="00903DBA" w:rsidRDefault="00275A17" w:rsidP="00275A17">
      <w:pPr>
        <w:pStyle w:val="Code"/>
        <w:rPr>
          <w:highlight w:val="white"/>
        </w:rPr>
      </w:pPr>
      <w:r w:rsidRPr="00903DBA">
        <w:rPr>
          <w:highlight w:val="white"/>
        </w:rPr>
        <w:t xml:space="preserve">          return;</w:t>
      </w:r>
    </w:p>
    <w:p w14:paraId="372F92B4" w14:textId="77777777" w:rsidR="00275A17" w:rsidRPr="00903DBA" w:rsidRDefault="00275A17" w:rsidP="00275A17">
      <w:pPr>
        <w:pStyle w:val="Code"/>
        <w:rPr>
          <w:highlight w:val="white"/>
        </w:rPr>
      </w:pPr>
      <w:r w:rsidRPr="00903DBA">
        <w:rPr>
          <w:highlight w:val="white"/>
        </w:rPr>
        <w:t xml:space="preserve">        }</w:t>
      </w:r>
    </w:p>
    <w:p w14:paraId="42C694D2" w14:textId="7C8EBF69" w:rsidR="00275A17" w:rsidRPr="00903DBA" w:rsidRDefault="00275A17" w:rsidP="00325AD9">
      <w:pPr>
        <w:pStyle w:val="Code"/>
        <w:rPr>
          <w:highlight w:val="white"/>
        </w:rPr>
      </w:pPr>
      <w:r w:rsidRPr="00903DBA">
        <w:rPr>
          <w:highlight w:val="white"/>
        </w:rPr>
        <w:t xml:space="preserve">        else if (middleCode.Operator == MiddleOperator.Return) {</w:t>
      </w:r>
    </w:p>
    <w:p w14:paraId="1F38CC20" w14:textId="77777777" w:rsidR="00300E42" w:rsidRPr="00903DBA" w:rsidRDefault="00300E42" w:rsidP="00300E42">
      <w:pPr>
        <w:pStyle w:val="Code"/>
        <w:rPr>
          <w:highlight w:val="white"/>
        </w:rPr>
      </w:pPr>
      <w:r w:rsidRPr="00903DBA">
        <w:rPr>
          <w:highlight w:val="white"/>
        </w:rPr>
        <w:t xml:space="preserve">          if (m_middleCodeList[index + 1].Operator == MiddleOperator.Exit) {</w:t>
      </w:r>
    </w:p>
    <w:p w14:paraId="60FB97A7" w14:textId="77777777" w:rsidR="00300E42" w:rsidRPr="00903DBA" w:rsidRDefault="00300E42" w:rsidP="00300E42">
      <w:pPr>
        <w:pStyle w:val="Code"/>
        <w:rPr>
          <w:highlight w:val="white"/>
        </w:rPr>
      </w:pPr>
      <w:r w:rsidRPr="00903DBA">
        <w:rPr>
          <w:highlight w:val="white"/>
        </w:rPr>
        <w:lastRenderedPageBreak/>
        <w:t xml:space="preserve">            visitedSet.Add(m_middleCodeList[index + 1]);</w:t>
      </w:r>
    </w:p>
    <w:p w14:paraId="2EF5CC11" w14:textId="77777777" w:rsidR="00300E42" w:rsidRPr="00903DBA" w:rsidRDefault="00300E42" w:rsidP="00300E42">
      <w:pPr>
        <w:pStyle w:val="Code"/>
        <w:rPr>
          <w:highlight w:val="white"/>
        </w:rPr>
      </w:pPr>
      <w:r w:rsidRPr="00903DBA">
        <w:rPr>
          <w:highlight w:val="white"/>
        </w:rPr>
        <w:t xml:space="preserve">          }</w:t>
      </w:r>
    </w:p>
    <w:p w14:paraId="26A27F52" w14:textId="77777777" w:rsidR="00300E42" w:rsidRPr="00903DBA" w:rsidRDefault="00300E42" w:rsidP="00300E42">
      <w:pPr>
        <w:pStyle w:val="Code"/>
        <w:rPr>
          <w:highlight w:val="white"/>
        </w:rPr>
      </w:pPr>
    </w:p>
    <w:p w14:paraId="57481F7E" w14:textId="77777777" w:rsidR="00275A17" w:rsidRPr="00903DBA" w:rsidRDefault="00275A17" w:rsidP="00275A17">
      <w:pPr>
        <w:pStyle w:val="Code"/>
        <w:rPr>
          <w:highlight w:val="white"/>
        </w:rPr>
      </w:pPr>
      <w:r w:rsidRPr="00903DBA">
        <w:rPr>
          <w:highlight w:val="white"/>
        </w:rPr>
        <w:t xml:space="preserve">          return;</w:t>
      </w:r>
    </w:p>
    <w:p w14:paraId="04ED1180" w14:textId="77777777" w:rsidR="00275A17" w:rsidRPr="00903DBA" w:rsidRDefault="00275A17" w:rsidP="00275A17">
      <w:pPr>
        <w:pStyle w:val="Code"/>
        <w:rPr>
          <w:highlight w:val="white"/>
        </w:rPr>
      </w:pPr>
      <w:r w:rsidRPr="00903DBA">
        <w:rPr>
          <w:highlight w:val="white"/>
        </w:rPr>
        <w:t xml:space="preserve">        }</w:t>
      </w:r>
    </w:p>
    <w:p w14:paraId="15C4FE1F" w14:textId="77777777" w:rsidR="00275A17" w:rsidRPr="00903DBA" w:rsidRDefault="00275A17" w:rsidP="00275A17">
      <w:pPr>
        <w:pStyle w:val="Code"/>
        <w:rPr>
          <w:highlight w:val="white"/>
        </w:rPr>
      </w:pPr>
      <w:r w:rsidRPr="00903DBA">
        <w:rPr>
          <w:highlight w:val="white"/>
        </w:rPr>
        <w:t xml:space="preserve">        else if (middleCode.Operator == MiddleOperator.FunctionEnd) {</w:t>
      </w:r>
    </w:p>
    <w:p w14:paraId="41559B97" w14:textId="77777777" w:rsidR="00275A17" w:rsidRPr="00903DBA" w:rsidRDefault="00275A17" w:rsidP="00275A17">
      <w:pPr>
        <w:pStyle w:val="Code"/>
        <w:rPr>
          <w:highlight w:val="white"/>
        </w:rPr>
      </w:pPr>
      <w:r w:rsidRPr="00903DBA">
        <w:rPr>
          <w:highlight w:val="white"/>
        </w:rPr>
        <w:t xml:space="preserve">          Symbol funcSymbol = (Symbol) middleCode[0];</w:t>
      </w:r>
    </w:p>
    <w:p w14:paraId="0C3ECFC4" w14:textId="77777777" w:rsidR="00275A17" w:rsidRPr="00903DBA" w:rsidRDefault="00275A17" w:rsidP="00275A17">
      <w:pPr>
        <w:pStyle w:val="Code"/>
        <w:rPr>
          <w:highlight w:val="white"/>
        </w:rPr>
      </w:pPr>
      <w:r w:rsidRPr="00903DBA">
        <w:rPr>
          <w:highlight w:val="white"/>
        </w:rPr>
        <w:t xml:space="preserve">          Assert.Error(funcSymbol.Type.ReturnType.IsVoid(),</w:t>
      </w:r>
    </w:p>
    <w:p w14:paraId="60B558DC" w14:textId="77777777" w:rsidR="00275A17" w:rsidRPr="00903DBA" w:rsidRDefault="00275A17" w:rsidP="00275A17">
      <w:pPr>
        <w:pStyle w:val="Code"/>
        <w:rPr>
          <w:highlight w:val="white"/>
        </w:rPr>
      </w:pPr>
      <w:r w:rsidRPr="00903DBA">
        <w:rPr>
          <w:highlight w:val="white"/>
        </w:rPr>
        <w:t xml:space="preserve">                       funcSymbol.Name,</w:t>
      </w:r>
    </w:p>
    <w:p w14:paraId="281ED4C7" w14:textId="77777777" w:rsidR="00275A17" w:rsidRPr="00903DBA" w:rsidRDefault="00275A17" w:rsidP="00275A17">
      <w:pPr>
        <w:pStyle w:val="Code"/>
        <w:rPr>
          <w:highlight w:val="white"/>
        </w:rPr>
      </w:pPr>
      <w:r w:rsidRPr="00903DBA">
        <w:rPr>
          <w:highlight w:val="white"/>
        </w:rPr>
        <w:t xml:space="preserve">                       Message.Reached_the_end_of_a_non__void_function);</w:t>
      </w:r>
    </w:p>
    <w:p w14:paraId="41D59C80" w14:textId="77777777" w:rsidR="00275A17" w:rsidRPr="00903DBA" w:rsidRDefault="00275A17" w:rsidP="00275A17">
      <w:pPr>
        <w:pStyle w:val="Code"/>
        <w:rPr>
          <w:highlight w:val="white"/>
        </w:rPr>
      </w:pPr>
      <w:r w:rsidRPr="00903DBA">
        <w:rPr>
          <w:highlight w:val="white"/>
        </w:rPr>
        <w:t xml:space="preserve">          return;</w:t>
      </w:r>
    </w:p>
    <w:p w14:paraId="3AE1BBE8" w14:textId="77777777" w:rsidR="00275A17" w:rsidRPr="00903DBA" w:rsidRDefault="00275A17" w:rsidP="00275A17">
      <w:pPr>
        <w:pStyle w:val="Code"/>
        <w:rPr>
          <w:highlight w:val="white"/>
        </w:rPr>
      </w:pPr>
      <w:r w:rsidRPr="00903DBA">
        <w:rPr>
          <w:highlight w:val="white"/>
        </w:rPr>
        <w:t xml:space="preserve">        }</w:t>
      </w:r>
    </w:p>
    <w:p w14:paraId="00F29238" w14:textId="77777777" w:rsidR="00275A17" w:rsidRPr="00903DBA" w:rsidRDefault="00275A17" w:rsidP="00275A17">
      <w:pPr>
        <w:pStyle w:val="Code"/>
        <w:rPr>
          <w:highlight w:val="white"/>
        </w:rPr>
      </w:pPr>
      <w:r w:rsidRPr="00903DBA">
        <w:rPr>
          <w:highlight w:val="white"/>
        </w:rPr>
        <w:t xml:space="preserve">      }</w:t>
      </w:r>
    </w:p>
    <w:p w14:paraId="74E02723" w14:textId="64F484FC" w:rsidR="00275A17" w:rsidRPr="00903DBA" w:rsidRDefault="00275A17" w:rsidP="00275A17">
      <w:pPr>
        <w:pStyle w:val="Code"/>
        <w:rPr>
          <w:highlight w:val="white"/>
        </w:rPr>
      </w:pPr>
      <w:r w:rsidRPr="00903DBA">
        <w:rPr>
          <w:highlight w:val="white"/>
        </w:rPr>
        <w:t xml:space="preserve">    }</w:t>
      </w:r>
    </w:p>
    <w:p w14:paraId="139EA3AC" w14:textId="77777777" w:rsidR="00D720CF" w:rsidRPr="00903DBA" w:rsidRDefault="00D720CF" w:rsidP="00275A17">
      <w:pPr>
        <w:pStyle w:val="Code"/>
        <w:rPr>
          <w:highlight w:val="white"/>
        </w:rPr>
      </w:pPr>
    </w:p>
    <w:p w14:paraId="27DBBDDF" w14:textId="77777777" w:rsidR="00E33CCC" w:rsidRPr="00903DBA" w:rsidRDefault="00E33CCC" w:rsidP="00E33CCC">
      <w:pPr>
        <w:pStyle w:val="Rubrik3"/>
        <w:numPr>
          <w:ilvl w:val="2"/>
          <w:numId w:val="128"/>
        </w:numPr>
      </w:pPr>
      <w:bookmarkStart w:id="414" w:name="_Toc57656063"/>
      <w:r w:rsidRPr="00903DBA">
        <w:t>Remove Push-Pop Chains</w:t>
      </w:r>
      <w:bookmarkEnd w:id="414"/>
    </w:p>
    <w:p w14:paraId="340FD427" w14:textId="77777777" w:rsidR="00E33CCC" w:rsidRPr="00903DBA" w:rsidRDefault="00E33CCC" w:rsidP="00E33CCC">
      <w:r w:rsidRPr="00903DBA">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903DBA" w14:paraId="22361FAC" w14:textId="77777777" w:rsidTr="00E33CCC">
        <w:tc>
          <w:tcPr>
            <w:tcW w:w="3116" w:type="dxa"/>
          </w:tcPr>
          <w:p w14:paraId="5E4AA239" w14:textId="77777777" w:rsidR="00E33CCC" w:rsidRPr="00903DBA" w:rsidRDefault="00E33CCC" w:rsidP="00E33CCC">
            <w:pPr>
              <w:pStyle w:val="Code"/>
            </w:pPr>
            <w:r w:rsidRPr="00903DBA">
              <w:t>1. push x</w:t>
            </w:r>
          </w:p>
          <w:p w14:paraId="703E5E8A" w14:textId="77777777" w:rsidR="00E33CCC" w:rsidRPr="00903DBA" w:rsidRDefault="00E33CCC" w:rsidP="00E33CCC">
            <w:pPr>
              <w:pStyle w:val="Code"/>
            </w:pPr>
            <w:r w:rsidRPr="00903DBA">
              <w:t>2. pop x</w:t>
            </w:r>
          </w:p>
          <w:p w14:paraId="23BDBB50" w14:textId="77777777" w:rsidR="00E33CCC" w:rsidRPr="00903DBA" w:rsidRDefault="00E33CCC" w:rsidP="00E33CCC">
            <w:pPr>
              <w:pStyle w:val="Code"/>
            </w:pPr>
          </w:p>
          <w:p w14:paraId="40C7A42F" w14:textId="77777777" w:rsidR="00E33CCC" w:rsidRPr="00903DBA" w:rsidRDefault="00E33CCC" w:rsidP="00E33CCC">
            <w:pPr>
              <w:pStyle w:val="Code"/>
            </w:pPr>
            <w:r w:rsidRPr="00903DBA">
              <w:t>1. push x</w:t>
            </w:r>
          </w:p>
          <w:p w14:paraId="45F27AC9" w14:textId="77777777" w:rsidR="00E33CCC" w:rsidRPr="00903DBA" w:rsidRDefault="00E33CCC" w:rsidP="00E33CCC">
            <w:pPr>
              <w:pStyle w:val="Code"/>
            </w:pPr>
            <w:r w:rsidRPr="00903DBA">
              <w:t>2. pop</w:t>
            </w:r>
          </w:p>
        </w:tc>
        <w:tc>
          <w:tcPr>
            <w:tcW w:w="3117" w:type="dxa"/>
          </w:tcPr>
          <w:p w14:paraId="025D5773" w14:textId="77777777" w:rsidR="00E33CCC" w:rsidRPr="00903DBA" w:rsidRDefault="00E33CCC" w:rsidP="00E33CCC">
            <w:pPr>
              <w:pStyle w:val="Code"/>
            </w:pPr>
            <w:r w:rsidRPr="00903DBA">
              <w:t xml:space="preserve">1. </w:t>
            </w:r>
            <w:r w:rsidRPr="00903DBA">
              <w:rPr>
                <w:i/>
                <w:iCs/>
              </w:rPr>
              <w:t>removed</w:t>
            </w:r>
          </w:p>
          <w:p w14:paraId="51F095DE" w14:textId="77777777" w:rsidR="00E33CCC" w:rsidRPr="00903DBA" w:rsidRDefault="00E33CCC" w:rsidP="00E33CCC">
            <w:pPr>
              <w:pStyle w:val="Code"/>
              <w:rPr>
                <w:i/>
                <w:iCs/>
              </w:rPr>
            </w:pPr>
            <w:r w:rsidRPr="00903DBA">
              <w:t xml:space="preserve">2. </w:t>
            </w:r>
            <w:r w:rsidRPr="00903DBA">
              <w:rPr>
                <w:i/>
                <w:iCs/>
              </w:rPr>
              <w:t>removed</w:t>
            </w:r>
          </w:p>
          <w:p w14:paraId="15B23D3F" w14:textId="77777777" w:rsidR="00E33CCC" w:rsidRPr="00903DBA" w:rsidRDefault="00E33CCC" w:rsidP="00E33CCC">
            <w:pPr>
              <w:pStyle w:val="Code"/>
              <w:rPr>
                <w:i/>
                <w:iCs/>
              </w:rPr>
            </w:pPr>
          </w:p>
          <w:p w14:paraId="71E44AF6" w14:textId="77777777" w:rsidR="00E33CCC" w:rsidRPr="00903DBA" w:rsidRDefault="00E33CCC" w:rsidP="00E33CCC">
            <w:pPr>
              <w:pStyle w:val="Code"/>
            </w:pPr>
            <w:r w:rsidRPr="00903DBA">
              <w:t xml:space="preserve">1. </w:t>
            </w:r>
            <w:r w:rsidRPr="00903DBA">
              <w:rPr>
                <w:i/>
                <w:iCs/>
              </w:rPr>
              <w:t>removed</w:t>
            </w:r>
          </w:p>
          <w:p w14:paraId="5E1CBE98" w14:textId="77777777" w:rsidR="00E33CCC" w:rsidRPr="00903DBA" w:rsidRDefault="00E33CCC" w:rsidP="00E33CCC">
            <w:pPr>
              <w:pStyle w:val="Code"/>
            </w:pPr>
            <w:r w:rsidRPr="00903DBA">
              <w:t xml:space="preserve">2. </w:t>
            </w:r>
            <w:r w:rsidRPr="00903DBA">
              <w:rPr>
                <w:i/>
                <w:iCs/>
              </w:rPr>
              <w:t>removed</w:t>
            </w:r>
          </w:p>
        </w:tc>
        <w:tc>
          <w:tcPr>
            <w:tcW w:w="3117" w:type="dxa"/>
          </w:tcPr>
          <w:p w14:paraId="0FC8B78C" w14:textId="77777777" w:rsidR="00E33CCC" w:rsidRPr="00903DBA" w:rsidRDefault="00E33CCC" w:rsidP="00E33CCC">
            <w:pPr>
              <w:pStyle w:val="Code"/>
            </w:pPr>
          </w:p>
        </w:tc>
      </w:tr>
    </w:tbl>
    <w:p w14:paraId="1169CA9A" w14:textId="77777777" w:rsidR="00E33CCC" w:rsidRPr="00903DBA" w:rsidRDefault="00E33CCC" w:rsidP="00E33CCC">
      <w:r w:rsidRPr="00903DBA">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903DBA" w14:paraId="00EC1DB9" w14:textId="77777777" w:rsidTr="00E33CCC">
        <w:tc>
          <w:tcPr>
            <w:tcW w:w="3116" w:type="dxa"/>
          </w:tcPr>
          <w:p w14:paraId="228E2381" w14:textId="77777777" w:rsidR="00E33CCC" w:rsidRPr="00903DBA" w:rsidRDefault="00E33CCC" w:rsidP="00E33CCC">
            <w:pPr>
              <w:pStyle w:val="Code"/>
            </w:pPr>
            <w:r w:rsidRPr="00903DBA">
              <w:t>1. push x</w:t>
            </w:r>
          </w:p>
          <w:p w14:paraId="0A5B502C" w14:textId="77777777" w:rsidR="00E33CCC" w:rsidRPr="00903DBA" w:rsidRDefault="00E33CCC" w:rsidP="00E33CCC">
            <w:pPr>
              <w:pStyle w:val="Code"/>
            </w:pPr>
            <w:r w:rsidRPr="00903DBA">
              <w:t>2. pop y</w:t>
            </w:r>
          </w:p>
          <w:p w14:paraId="41F4D020" w14:textId="608285FE" w:rsidR="00765FE8" w:rsidRPr="00903DBA" w:rsidRDefault="00765FE8" w:rsidP="00E33CCC">
            <w:pPr>
              <w:pStyle w:val="Code"/>
            </w:pPr>
          </w:p>
        </w:tc>
        <w:tc>
          <w:tcPr>
            <w:tcW w:w="3117" w:type="dxa"/>
          </w:tcPr>
          <w:p w14:paraId="67E1214E" w14:textId="77777777" w:rsidR="00E33CCC" w:rsidRPr="00903DBA" w:rsidRDefault="00E33CCC" w:rsidP="00E33CCC">
            <w:pPr>
              <w:pStyle w:val="Code"/>
            </w:pPr>
          </w:p>
        </w:tc>
        <w:tc>
          <w:tcPr>
            <w:tcW w:w="3117" w:type="dxa"/>
          </w:tcPr>
          <w:p w14:paraId="42C7AAB1" w14:textId="77777777" w:rsidR="00E33CCC" w:rsidRPr="00903DBA" w:rsidRDefault="00E33CCC" w:rsidP="00E33CCC">
            <w:pPr>
              <w:pStyle w:val="Code"/>
            </w:pPr>
          </w:p>
        </w:tc>
      </w:tr>
    </w:tbl>
    <w:p w14:paraId="768769B4" w14:textId="77777777" w:rsidR="00765FE8" w:rsidRPr="00903DBA" w:rsidRDefault="00765FE8" w:rsidP="00765FE8">
      <w:pPr>
        <w:pStyle w:val="Code"/>
        <w:rPr>
          <w:highlight w:val="white"/>
        </w:rPr>
      </w:pPr>
      <w:r w:rsidRPr="00903DBA">
        <w:rPr>
          <w:highlight w:val="white"/>
        </w:rPr>
        <w:t xml:space="preserve">    public void RemovePushPop() {</w:t>
      </w:r>
    </w:p>
    <w:p w14:paraId="43EF1288" w14:textId="77777777" w:rsidR="00765FE8" w:rsidRPr="00903DBA" w:rsidRDefault="00765FE8" w:rsidP="00765FE8">
      <w:pPr>
        <w:pStyle w:val="Code"/>
        <w:rPr>
          <w:highlight w:val="white"/>
        </w:rPr>
      </w:pPr>
      <w:r w:rsidRPr="00903DBA">
        <w:rPr>
          <w:highlight w:val="white"/>
        </w:rPr>
        <w:t xml:space="preserve">      for (int index = 0; index &lt; (m_middleCodeList.Count - 1); ++index) {</w:t>
      </w:r>
    </w:p>
    <w:p w14:paraId="45A6B3DD" w14:textId="77777777" w:rsidR="00765FE8" w:rsidRPr="00903DBA" w:rsidRDefault="00765FE8" w:rsidP="00765FE8">
      <w:pPr>
        <w:pStyle w:val="Code"/>
        <w:rPr>
          <w:highlight w:val="white"/>
        </w:rPr>
      </w:pPr>
      <w:r w:rsidRPr="00903DBA">
        <w:rPr>
          <w:highlight w:val="white"/>
        </w:rPr>
        <w:t xml:space="preserve">        MiddleCode thisCode = m_middleCodeList[index],</w:t>
      </w:r>
    </w:p>
    <w:p w14:paraId="274EF190" w14:textId="77777777" w:rsidR="00765FE8" w:rsidRPr="00903DBA" w:rsidRDefault="00765FE8" w:rsidP="00765FE8">
      <w:pPr>
        <w:pStyle w:val="Code"/>
        <w:rPr>
          <w:highlight w:val="white"/>
        </w:rPr>
      </w:pPr>
      <w:r w:rsidRPr="00903DBA">
        <w:rPr>
          <w:highlight w:val="white"/>
        </w:rPr>
        <w:t xml:space="preserve">                   nextCode = m_middleCodeList[index + 1];</w:t>
      </w:r>
    </w:p>
    <w:p w14:paraId="1A95F7B5" w14:textId="77777777" w:rsidR="00765FE8" w:rsidRPr="00903DBA" w:rsidRDefault="00765FE8" w:rsidP="00765FE8">
      <w:pPr>
        <w:pStyle w:val="Code"/>
        <w:rPr>
          <w:highlight w:val="white"/>
        </w:rPr>
      </w:pPr>
      <w:r w:rsidRPr="00903DBA">
        <w:rPr>
          <w:highlight w:val="white"/>
        </w:rPr>
        <w:t xml:space="preserve">        if ((thisCode.Operator == MiddleOperator.PushFloat) &amp;&amp;</w:t>
      </w:r>
    </w:p>
    <w:p w14:paraId="064C9ECB" w14:textId="77777777" w:rsidR="00765FE8" w:rsidRPr="00903DBA" w:rsidRDefault="00765FE8" w:rsidP="00765FE8">
      <w:pPr>
        <w:pStyle w:val="Code"/>
        <w:rPr>
          <w:highlight w:val="white"/>
        </w:rPr>
      </w:pPr>
      <w:r w:rsidRPr="00903DBA">
        <w:rPr>
          <w:highlight w:val="white"/>
        </w:rPr>
        <w:t xml:space="preserve">            (nextCode.Operator == MiddleOperator.PopFloat) &amp;&amp;</w:t>
      </w:r>
    </w:p>
    <w:p w14:paraId="44748286" w14:textId="77777777" w:rsidR="00765FE8" w:rsidRPr="00903DBA" w:rsidRDefault="00765FE8" w:rsidP="00765FE8">
      <w:pPr>
        <w:pStyle w:val="Code"/>
        <w:rPr>
          <w:highlight w:val="white"/>
        </w:rPr>
      </w:pPr>
      <w:r w:rsidRPr="00903DBA">
        <w:rPr>
          <w:highlight w:val="white"/>
        </w:rPr>
        <w:t xml:space="preserve">            ((thisCode[0] == nextCode[0]) || (nextCode[0] == null))) {</w:t>
      </w:r>
    </w:p>
    <w:p w14:paraId="44C03209" w14:textId="77777777" w:rsidR="00765FE8" w:rsidRPr="00903DBA" w:rsidRDefault="00765FE8" w:rsidP="00765FE8">
      <w:pPr>
        <w:pStyle w:val="Code"/>
        <w:rPr>
          <w:highlight w:val="white"/>
        </w:rPr>
      </w:pPr>
      <w:r w:rsidRPr="00903DBA">
        <w:rPr>
          <w:highlight w:val="white"/>
        </w:rPr>
        <w:t xml:space="preserve">          thisCode.Clear();</w:t>
      </w:r>
    </w:p>
    <w:p w14:paraId="1C4C5791" w14:textId="77777777" w:rsidR="00765FE8" w:rsidRPr="00903DBA" w:rsidRDefault="00765FE8" w:rsidP="00765FE8">
      <w:pPr>
        <w:pStyle w:val="Code"/>
        <w:rPr>
          <w:highlight w:val="white"/>
        </w:rPr>
      </w:pPr>
      <w:r w:rsidRPr="00903DBA">
        <w:rPr>
          <w:highlight w:val="white"/>
        </w:rPr>
        <w:t xml:space="preserve">          nextCode.Clear();</w:t>
      </w:r>
    </w:p>
    <w:p w14:paraId="37C8166A" w14:textId="77777777" w:rsidR="00765FE8" w:rsidRPr="00903DBA" w:rsidRDefault="00765FE8" w:rsidP="00765FE8">
      <w:pPr>
        <w:pStyle w:val="Code"/>
        <w:rPr>
          <w:highlight w:val="white"/>
        </w:rPr>
      </w:pPr>
      <w:r w:rsidRPr="00903DBA">
        <w:rPr>
          <w:highlight w:val="white"/>
        </w:rPr>
        <w:t xml:space="preserve">          m_update = true;</w:t>
      </w:r>
    </w:p>
    <w:p w14:paraId="1210B7F4" w14:textId="77777777" w:rsidR="00765FE8" w:rsidRPr="00903DBA" w:rsidRDefault="00765FE8" w:rsidP="00765FE8">
      <w:pPr>
        <w:pStyle w:val="Code"/>
        <w:rPr>
          <w:highlight w:val="white"/>
        </w:rPr>
      </w:pPr>
      <w:r w:rsidRPr="00903DBA">
        <w:rPr>
          <w:highlight w:val="white"/>
        </w:rPr>
        <w:t xml:space="preserve">        }</w:t>
      </w:r>
    </w:p>
    <w:p w14:paraId="266DBE25" w14:textId="77777777" w:rsidR="00765FE8" w:rsidRPr="00903DBA" w:rsidRDefault="00765FE8" w:rsidP="00765FE8">
      <w:pPr>
        <w:pStyle w:val="Code"/>
        <w:rPr>
          <w:highlight w:val="white"/>
        </w:rPr>
      </w:pPr>
      <w:r w:rsidRPr="00903DBA">
        <w:rPr>
          <w:highlight w:val="white"/>
        </w:rPr>
        <w:t xml:space="preserve">      }</w:t>
      </w:r>
    </w:p>
    <w:p w14:paraId="5B245540" w14:textId="77777777" w:rsidR="00765FE8" w:rsidRPr="00903DBA" w:rsidRDefault="00765FE8" w:rsidP="00765FE8">
      <w:pPr>
        <w:pStyle w:val="Code"/>
        <w:rPr>
          <w:highlight w:val="white"/>
        </w:rPr>
      </w:pPr>
      <w:r w:rsidRPr="00903DBA">
        <w:rPr>
          <w:highlight w:val="white"/>
        </w:rPr>
        <w:t xml:space="preserve">    }</w:t>
      </w:r>
    </w:p>
    <w:p w14:paraId="1BE760DA" w14:textId="77777777" w:rsidR="00765FE8" w:rsidRPr="00903DBA" w:rsidRDefault="00765FE8" w:rsidP="00765FE8">
      <w:pPr>
        <w:pStyle w:val="Code"/>
        <w:rPr>
          <w:highlight w:val="white"/>
        </w:rPr>
      </w:pPr>
      <w:r w:rsidRPr="00903DBA">
        <w:rPr>
          <w:highlight w:val="white"/>
        </w:rPr>
        <w:t xml:space="preserve">  </w:t>
      </w:r>
    </w:p>
    <w:p w14:paraId="63998D5C" w14:textId="41B4ACE6" w:rsidR="00E33CCC" w:rsidRPr="00903DBA" w:rsidRDefault="00C068DA" w:rsidP="00E33CCC">
      <w:pPr>
        <w:pStyle w:val="Rubrik3"/>
        <w:numPr>
          <w:ilvl w:val="2"/>
          <w:numId w:val="155"/>
        </w:numPr>
      </w:pPr>
      <w:bookmarkStart w:id="415" w:name="_Toc57656064"/>
      <w:r w:rsidRPr="00903DBA">
        <w:t>Merge</w:t>
      </w:r>
      <w:r w:rsidR="00E33CCC" w:rsidRPr="00903DBA">
        <w:t xml:space="preserve"> Pop-Push Chains</w:t>
      </w:r>
      <w:bookmarkEnd w:id="415"/>
    </w:p>
    <w:p w14:paraId="14D0F6CA" w14:textId="7D445CD9" w:rsidR="00E33CCC" w:rsidRPr="00903DBA" w:rsidRDefault="00E33CCC" w:rsidP="00E33CCC">
      <w:r w:rsidRPr="00903DBA">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903DBA" w14:paraId="13DE970F" w14:textId="77777777" w:rsidTr="00E33CCC">
        <w:tc>
          <w:tcPr>
            <w:tcW w:w="3116" w:type="dxa"/>
          </w:tcPr>
          <w:p w14:paraId="2F985A3B" w14:textId="714EABCA" w:rsidR="00E33CCC" w:rsidRPr="00903DBA" w:rsidRDefault="00E33CCC" w:rsidP="00E33CCC">
            <w:pPr>
              <w:pStyle w:val="Code"/>
            </w:pPr>
            <w:r w:rsidRPr="00903DBA">
              <w:t xml:space="preserve">1. </w:t>
            </w:r>
            <w:r w:rsidR="00E11609" w:rsidRPr="00903DBA">
              <w:t>pop</w:t>
            </w:r>
            <w:r w:rsidRPr="00903DBA">
              <w:t xml:space="preserve"> x</w:t>
            </w:r>
          </w:p>
          <w:p w14:paraId="5A6BAEEA" w14:textId="46580349" w:rsidR="00E33CCC" w:rsidRPr="00903DBA" w:rsidRDefault="00E33CCC" w:rsidP="00E33CCC">
            <w:pPr>
              <w:pStyle w:val="Code"/>
            </w:pPr>
            <w:r w:rsidRPr="00903DBA">
              <w:t>2. p</w:t>
            </w:r>
            <w:r w:rsidR="00E11609" w:rsidRPr="00903DBA">
              <w:t>ush</w:t>
            </w:r>
            <w:r w:rsidRPr="00903DBA">
              <w:t xml:space="preserve"> x</w:t>
            </w:r>
          </w:p>
        </w:tc>
        <w:tc>
          <w:tcPr>
            <w:tcW w:w="3117" w:type="dxa"/>
          </w:tcPr>
          <w:p w14:paraId="702229C3" w14:textId="41BEEF38" w:rsidR="00E33CCC" w:rsidRPr="00903DBA" w:rsidRDefault="00E33CCC" w:rsidP="00E33CCC">
            <w:pPr>
              <w:pStyle w:val="Code"/>
            </w:pPr>
            <w:r w:rsidRPr="00903DBA">
              <w:t xml:space="preserve">1. </w:t>
            </w:r>
            <w:r w:rsidR="00E11609" w:rsidRPr="00903DBA">
              <w:t>top x</w:t>
            </w:r>
          </w:p>
          <w:p w14:paraId="4A12F5A9" w14:textId="2E2D18FF" w:rsidR="00E33CCC" w:rsidRPr="00903DBA" w:rsidRDefault="00E33CCC" w:rsidP="00E33CCC">
            <w:pPr>
              <w:pStyle w:val="Code"/>
              <w:rPr>
                <w:i/>
                <w:iCs/>
              </w:rPr>
            </w:pPr>
            <w:r w:rsidRPr="00903DBA">
              <w:t xml:space="preserve">2. </w:t>
            </w:r>
            <w:r w:rsidRPr="00903DBA">
              <w:rPr>
                <w:i/>
                <w:iCs/>
              </w:rPr>
              <w:t>remove</w:t>
            </w:r>
            <w:r w:rsidR="00E11609" w:rsidRPr="00903DBA">
              <w:rPr>
                <w:i/>
                <w:iCs/>
              </w:rPr>
              <w:t>d</w:t>
            </w:r>
          </w:p>
        </w:tc>
        <w:tc>
          <w:tcPr>
            <w:tcW w:w="3117" w:type="dxa"/>
          </w:tcPr>
          <w:p w14:paraId="5467240B" w14:textId="77777777" w:rsidR="00E33CCC" w:rsidRPr="00903DBA" w:rsidRDefault="00E33CCC" w:rsidP="00E33CCC">
            <w:pPr>
              <w:pStyle w:val="Code"/>
            </w:pPr>
          </w:p>
        </w:tc>
      </w:tr>
    </w:tbl>
    <w:p w14:paraId="274D235C" w14:textId="77777777" w:rsidR="000A0C51" w:rsidRPr="00903DBA" w:rsidRDefault="000A0C51" w:rsidP="00AD7D34">
      <w:pPr>
        <w:pStyle w:val="Code"/>
        <w:rPr>
          <w:highlight w:val="white"/>
        </w:rPr>
      </w:pPr>
    </w:p>
    <w:p w14:paraId="07ED62FC" w14:textId="3529FFF5" w:rsidR="00AD7D34" w:rsidRPr="00903DBA" w:rsidRDefault="00AD7D34" w:rsidP="00AD7D34">
      <w:pPr>
        <w:pStyle w:val="Code"/>
        <w:rPr>
          <w:highlight w:val="white"/>
        </w:rPr>
      </w:pPr>
      <w:r w:rsidRPr="00903DBA">
        <w:rPr>
          <w:highlight w:val="white"/>
        </w:rPr>
        <w:t xml:space="preserve">    public void MergePopPushToTop() {</w:t>
      </w:r>
    </w:p>
    <w:p w14:paraId="38FB0E7A" w14:textId="77777777" w:rsidR="00AD7D34" w:rsidRPr="00903DBA" w:rsidRDefault="00AD7D34" w:rsidP="00AD7D34">
      <w:pPr>
        <w:pStyle w:val="Code"/>
        <w:rPr>
          <w:highlight w:val="white"/>
        </w:rPr>
      </w:pPr>
      <w:r w:rsidRPr="00903DBA">
        <w:rPr>
          <w:highlight w:val="white"/>
        </w:rPr>
        <w:t xml:space="preserve">      for (int index = 0; index &lt; (m_middleCodeList.Count - 1); ++index) {</w:t>
      </w:r>
    </w:p>
    <w:p w14:paraId="12672940" w14:textId="77777777" w:rsidR="00AD7D34" w:rsidRPr="00903DBA" w:rsidRDefault="00AD7D34" w:rsidP="00AD7D34">
      <w:pPr>
        <w:pStyle w:val="Code"/>
        <w:rPr>
          <w:highlight w:val="white"/>
        </w:rPr>
      </w:pPr>
      <w:r w:rsidRPr="00903DBA">
        <w:rPr>
          <w:highlight w:val="white"/>
        </w:rPr>
        <w:t xml:space="preserve">        MiddleCode thisCode = m_middleCodeList[index],</w:t>
      </w:r>
    </w:p>
    <w:p w14:paraId="1AA6484E" w14:textId="77777777" w:rsidR="00AD7D34" w:rsidRPr="00903DBA" w:rsidRDefault="00AD7D34" w:rsidP="00AD7D34">
      <w:pPr>
        <w:pStyle w:val="Code"/>
        <w:rPr>
          <w:highlight w:val="white"/>
        </w:rPr>
      </w:pPr>
      <w:r w:rsidRPr="00903DBA">
        <w:rPr>
          <w:highlight w:val="white"/>
        </w:rPr>
        <w:t xml:space="preserve">                   nextCode = m_middleCodeList[index + 1];</w:t>
      </w:r>
    </w:p>
    <w:p w14:paraId="783099D2" w14:textId="77777777" w:rsidR="00AD7D34" w:rsidRPr="00903DBA" w:rsidRDefault="00AD7D34" w:rsidP="00AD7D34">
      <w:pPr>
        <w:pStyle w:val="Code"/>
        <w:rPr>
          <w:highlight w:val="white"/>
        </w:rPr>
      </w:pPr>
    </w:p>
    <w:p w14:paraId="7B8A040C" w14:textId="77777777" w:rsidR="00AD7D34" w:rsidRPr="00903DBA" w:rsidRDefault="00AD7D34" w:rsidP="00AD7D34">
      <w:pPr>
        <w:pStyle w:val="Code"/>
        <w:rPr>
          <w:highlight w:val="white"/>
        </w:rPr>
      </w:pPr>
      <w:r w:rsidRPr="00903DBA">
        <w:rPr>
          <w:highlight w:val="white"/>
        </w:rPr>
        <w:lastRenderedPageBreak/>
        <w:t xml:space="preserve">        if ((thisCode.Operator == MiddleOperator.PopFloat) &amp;&amp;</w:t>
      </w:r>
    </w:p>
    <w:p w14:paraId="78CA3CD0" w14:textId="77777777" w:rsidR="00AD7D34" w:rsidRPr="00903DBA" w:rsidRDefault="00AD7D34" w:rsidP="00AD7D34">
      <w:pPr>
        <w:pStyle w:val="Code"/>
        <w:rPr>
          <w:highlight w:val="white"/>
        </w:rPr>
      </w:pPr>
      <w:r w:rsidRPr="00903DBA">
        <w:rPr>
          <w:highlight w:val="white"/>
        </w:rPr>
        <w:t xml:space="preserve">            (nextCode.Operator == MiddleOperator.PushFloat) &amp;&amp;</w:t>
      </w:r>
    </w:p>
    <w:p w14:paraId="018BEC88" w14:textId="77777777" w:rsidR="00AD7D34" w:rsidRPr="00903DBA" w:rsidRDefault="00AD7D34" w:rsidP="00AD7D34">
      <w:pPr>
        <w:pStyle w:val="Code"/>
        <w:rPr>
          <w:highlight w:val="white"/>
        </w:rPr>
      </w:pPr>
      <w:r w:rsidRPr="00903DBA">
        <w:rPr>
          <w:highlight w:val="white"/>
        </w:rPr>
        <w:t xml:space="preserve">            (thisCode[0] == nextCode[0])) {</w:t>
      </w:r>
    </w:p>
    <w:p w14:paraId="6FFDBF59" w14:textId="77777777" w:rsidR="00AD7D34" w:rsidRPr="00903DBA" w:rsidRDefault="00AD7D34" w:rsidP="00AD7D34">
      <w:pPr>
        <w:pStyle w:val="Code"/>
        <w:rPr>
          <w:highlight w:val="white"/>
        </w:rPr>
      </w:pPr>
      <w:r w:rsidRPr="00903DBA">
        <w:rPr>
          <w:highlight w:val="white"/>
        </w:rPr>
        <w:t xml:space="preserve">          thisCode.Operator = MiddleOperator.TopFloat;</w:t>
      </w:r>
    </w:p>
    <w:p w14:paraId="74A29E09" w14:textId="77777777" w:rsidR="00AD7D34" w:rsidRPr="00903DBA" w:rsidRDefault="00AD7D34" w:rsidP="00AD7D34">
      <w:pPr>
        <w:pStyle w:val="Code"/>
        <w:rPr>
          <w:highlight w:val="white"/>
        </w:rPr>
      </w:pPr>
      <w:r w:rsidRPr="00903DBA">
        <w:rPr>
          <w:highlight w:val="white"/>
        </w:rPr>
        <w:t xml:space="preserve">          nextCode.Clear();</w:t>
      </w:r>
    </w:p>
    <w:p w14:paraId="1D95A972" w14:textId="77777777" w:rsidR="00AD7D34" w:rsidRPr="00903DBA" w:rsidRDefault="00AD7D34" w:rsidP="00AD7D34">
      <w:pPr>
        <w:pStyle w:val="Code"/>
        <w:rPr>
          <w:highlight w:val="white"/>
        </w:rPr>
      </w:pPr>
      <w:r w:rsidRPr="00903DBA">
        <w:rPr>
          <w:highlight w:val="white"/>
        </w:rPr>
        <w:t xml:space="preserve">          m_update = true;</w:t>
      </w:r>
    </w:p>
    <w:p w14:paraId="11923CBB" w14:textId="77777777" w:rsidR="00AD7D34" w:rsidRPr="00903DBA" w:rsidRDefault="00AD7D34" w:rsidP="00AD7D34">
      <w:pPr>
        <w:pStyle w:val="Code"/>
        <w:rPr>
          <w:highlight w:val="white"/>
        </w:rPr>
      </w:pPr>
      <w:r w:rsidRPr="00903DBA">
        <w:rPr>
          <w:highlight w:val="white"/>
        </w:rPr>
        <w:t xml:space="preserve">        }</w:t>
      </w:r>
    </w:p>
    <w:p w14:paraId="32307BE5" w14:textId="77777777" w:rsidR="00AD7D34" w:rsidRPr="00903DBA" w:rsidRDefault="00AD7D34" w:rsidP="00AD7D34">
      <w:pPr>
        <w:pStyle w:val="Code"/>
        <w:rPr>
          <w:highlight w:val="white"/>
        </w:rPr>
      </w:pPr>
      <w:r w:rsidRPr="00903DBA">
        <w:rPr>
          <w:highlight w:val="white"/>
        </w:rPr>
        <w:t xml:space="preserve">      }</w:t>
      </w:r>
    </w:p>
    <w:p w14:paraId="090DCF3F" w14:textId="77777777" w:rsidR="00AD7D34" w:rsidRPr="00903DBA" w:rsidRDefault="00AD7D34" w:rsidP="00AD7D34">
      <w:pPr>
        <w:pStyle w:val="Code"/>
        <w:rPr>
          <w:highlight w:val="white"/>
        </w:rPr>
      </w:pPr>
      <w:r w:rsidRPr="00903DBA">
        <w:rPr>
          <w:highlight w:val="white"/>
        </w:rPr>
        <w:t xml:space="preserve">    }</w:t>
      </w:r>
    </w:p>
    <w:p w14:paraId="73653B06" w14:textId="7E3362A4" w:rsidR="00AD7D34" w:rsidRPr="00903DBA" w:rsidRDefault="00AD7D34" w:rsidP="00AD7D34">
      <w:pPr>
        <w:pStyle w:val="Rubrik3"/>
      </w:pPr>
      <w:bookmarkStart w:id="416" w:name="_Toc57656065"/>
      <w:r w:rsidRPr="00903DBA">
        <w:t>Change Top-Pop to Pop</w:t>
      </w:r>
      <w:bookmarkEnd w:id="416"/>
    </w:p>
    <w:p w14:paraId="0D965B88" w14:textId="77777777" w:rsidR="00AD7D34" w:rsidRPr="00903DBA" w:rsidRDefault="00AD7D34" w:rsidP="00AD7D34">
      <w:r w:rsidRPr="00903DBA">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903DBA" w14:paraId="0EF3F6DD" w14:textId="77777777" w:rsidTr="00626D3B">
        <w:tc>
          <w:tcPr>
            <w:tcW w:w="3116" w:type="dxa"/>
          </w:tcPr>
          <w:p w14:paraId="5C4217BE" w14:textId="32BEF57F" w:rsidR="00AD7D34" w:rsidRPr="00903DBA" w:rsidRDefault="00AD7D34" w:rsidP="00626D3B">
            <w:pPr>
              <w:pStyle w:val="Code"/>
            </w:pPr>
            <w:r w:rsidRPr="00903DBA">
              <w:t>1. top x</w:t>
            </w:r>
          </w:p>
          <w:p w14:paraId="7A3E1E4C" w14:textId="1D0058F3" w:rsidR="00AD7D34" w:rsidRPr="00903DBA" w:rsidRDefault="00AD7D34" w:rsidP="00AD7D34">
            <w:pPr>
              <w:pStyle w:val="Code"/>
            </w:pPr>
            <w:r w:rsidRPr="00903DBA">
              <w:t>2. pop</w:t>
            </w:r>
          </w:p>
        </w:tc>
        <w:tc>
          <w:tcPr>
            <w:tcW w:w="3117" w:type="dxa"/>
          </w:tcPr>
          <w:p w14:paraId="11CFD664" w14:textId="77777777" w:rsidR="00AD7D34" w:rsidRPr="00903DBA" w:rsidRDefault="00AD7D34" w:rsidP="00626D3B">
            <w:pPr>
              <w:pStyle w:val="Code"/>
            </w:pPr>
            <w:r w:rsidRPr="00903DBA">
              <w:t>1. pop x</w:t>
            </w:r>
          </w:p>
          <w:p w14:paraId="0CA4BD08" w14:textId="6FEA0BB5" w:rsidR="00AD7D34" w:rsidRPr="00903DBA" w:rsidRDefault="00AD7D34" w:rsidP="00626D3B">
            <w:pPr>
              <w:pStyle w:val="Code"/>
              <w:rPr>
                <w:i/>
                <w:iCs/>
              </w:rPr>
            </w:pPr>
            <w:r w:rsidRPr="00903DBA">
              <w:t xml:space="preserve">2. </w:t>
            </w:r>
            <w:r w:rsidRPr="00903DBA">
              <w:rPr>
                <w:i/>
                <w:iCs/>
              </w:rPr>
              <w:t>empty</w:t>
            </w:r>
          </w:p>
        </w:tc>
        <w:tc>
          <w:tcPr>
            <w:tcW w:w="3117" w:type="dxa"/>
          </w:tcPr>
          <w:p w14:paraId="26F48DE3" w14:textId="77777777" w:rsidR="00AD7D34" w:rsidRPr="00903DBA" w:rsidRDefault="00AD7D34" w:rsidP="00626D3B">
            <w:pPr>
              <w:pStyle w:val="Code"/>
            </w:pPr>
          </w:p>
        </w:tc>
      </w:tr>
    </w:tbl>
    <w:p w14:paraId="525DB985" w14:textId="77777777" w:rsidR="000A0C51" w:rsidRPr="00903DBA" w:rsidRDefault="000A0C51" w:rsidP="00D701DF">
      <w:pPr>
        <w:pStyle w:val="Code"/>
        <w:rPr>
          <w:highlight w:val="white"/>
        </w:rPr>
      </w:pPr>
    </w:p>
    <w:p w14:paraId="5661F762" w14:textId="55525397" w:rsidR="00D701DF" w:rsidRPr="00903DBA" w:rsidRDefault="00D701DF" w:rsidP="00D701DF">
      <w:pPr>
        <w:pStyle w:val="Code"/>
        <w:rPr>
          <w:highlight w:val="white"/>
        </w:rPr>
      </w:pPr>
      <w:r w:rsidRPr="00903DBA">
        <w:rPr>
          <w:highlight w:val="white"/>
        </w:rPr>
        <w:t xml:space="preserve">    public void MergeTopPopToPop() {</w:t>
      </w:r>
    </w:p>
    <w:p w14:paraId="075C4126" w14:textId="77777777" w:rsidR="00D701DF" w:rsidRPr="00903DBA" w:rsidRDefault="00D701DF" w:rsidP="00D701DF">
      <w:pPr>
        <w:pStyle w:val="Code"/>
        <w:rPr>
          <w:highlight w:val="white"/>
        </w:rPr>
      </w:pPr>
      <w:r w:rsidRPr="00903DBA">
        <w:rPr>
          <w:highlight w:val="white"/>
        </w:rPr>
        <w:t xml:space="preserve">      for (int index = 0; index &lt; (m_middleCodeList.Count - 1); ++index) {</w:t>
      </w:r>
    </w:p>
    <w:p w14:paraId="793BFA69" w14:textId="77777777" w:rsidR="00D701DF" w:rsidRPr="00903DBA" w:rsidRDefault="00D701DF" w:rsidP="00D701DF">
      <w:pPr>
        <w:pStyle w:val="Code"/>
        <w:rPr>
          <w:highlight w:val="white"/>
        </w:rPr>
      </w:pPr>
      <w:r w:rsidRPr="00903DBA">
        <w:rPr>
          <w:highlight w:val="white"/>
        </w:rPr>
        <w:t xml:space="preserve">        MiddleCode thisCode = m_middleCodeList[index],</w:t>
      </w:r>
    </w:p>
    <w:p w14:paraId="0D028369" w14:textId="77777777" w:rsidR="00D701DF" w:rsidRPr="00903DBA" w:rsidRDefault="00D701DF" w:rsidP="00D701DF">
      <w:pPr>
        <w:pStyle w:val="Code"/>
        <w:rPr>
          <w:highlight w:val="white"/>
        </w:rPr>
      </w:pPr>
      <w:r w:rsidRPr="00903DBA">
        <w:rPr>
          <w:highlight w:val="white"/>
        </w:rPr>
        <w:t xml:space="preserve">                   nextCode = m_middleCodeList[index + 1];</w:t>
      </w:r>
    </w:p>
    <w:p w14:paraId="347810F6" w14:textId="77777777" w:rsidR="00D701DF" w:rsidRPr="00903DBA" w:rsidRDefault="00D701DF" w:rsidP="00601692">
      <w:pPr>
        <w:pStyle w:val="Code"/>
        <w:rPr>
          <w:highlight w:val="white"/>
        </w:rPr>
      </w:pPr>
    </w:p>
    <w:p w14:paraId="0CFBFD02" w14:textId="77777777" w:rsidR="00601692" w:rsidRPr="00903DBA" w:rsidRDefault="00601692" w:rsidP="00601692">
      <w:pPr>
        <w:pStyle w:val="Code"/>
        <w:rPr>
          <w:highlight w:val="white"/>
        </w:rPr>
      </w:pPr>
      <w:r w:rsidRPr="00903DBA">
        <w:rPr>
          <w:highlight w:val="white"/>
        </w:rPr>
        <w:t xml:space="preserve">        if ((thisCode.Operator == MiddleOperator.TopFloat) &amp;&amp;</w:t>
      </w:r>
    </w:p>
    <w:p w14:paraId="3A25FDE2" w14:textId="77777777" w:rsidR="00601692" w:rsidRPr="00903DBA" w:rsidRDefault="00601692" w:rsidP="00601692">
      <w:pPr>
        <w:pStyle w:val="Code"/>
        <w:rPr>
          <w:highlight w:val="white"/>
        </w:rPr>
      </w:pPr>
      <w:r w:rsidRPr="00903DBA">
        <w:rPr>
          <w:highlight w:val="white"/>
        </w:rPr>
        <w:t xml:space="preserve">            (nextCode.Operator == MiddleOperator.PopFloat) &amp;&amp;</w:t>
      </w:r>
    </w:p>
    <w:p w14:paraId="5E899DDE" w14:textId="77777777" w:rsidR="00601692" w:rsidRPr="00903DBA" w:rsidRDefault="00601692" w:rsidP="00601692">
      <w:pPr>
        <w:pStyle w:val="Code"/>
        <w:rPr>
          <w:highlight w:val="white"/>
        </w:rPr>
      </w:pPr>
      <w:r w:rsidRPr="00903DBA">
        <w:rPr>
          <w:highlight w:val="white"/>
        </w:rPr>
        <w:t xml:space="preserve">            (nextCode[0] == null)) {</w:t>
      </w:r>
    </w:p>
    <w:p w14:paraId="5F12A84C" w14:textId="77777777" w:rsidR="00D701DF" w:rsidRPr="00903DBA" w:rsidRDefault="00D701DF" w:rsidP="00D701DF">
      <w:pPr>
        <w:pStyle w:val="Code"/>
        <w:rPr>
          <w:highlight w:val="white"/>
        </w:rPr>
      </w:pPr>
      <w:r w:rsidRPr="00903DBA">
        <w:rPr>
          <w:highlight w:val="white"/>
        </w:rPr>
        <w:t xml:space="preserve">          thisCode.Operator = MiddleOperator.PopFloat;</w:t>
      </w:r>
    </w:p>
    <w:p w14:paraId="69CF552E" w14:textId="77777777" w:rsidR="00D701DF" w:rsidRPr="00903DBA" w:rsidRDefault="00D701DF" w:rsidP="00D701DF">
      <w:pPr>
        <w:pStyle w:val="Code"/>
        <w:rPr>
          <w:highlight w:val="white"/>
        </w:rPr>
      </w:pPr>
      <w:r w:rsidRPr="00903DBA">
        <w:rPr>
          <w:highlight w:val="white"/>
        </w:rPr>
        <w:t xml:space="preserve">          nextCode.Clear();</w:t>
      </w:r>
    </w:p>
    <w:p w14:paraId="5203C34A" w14:textId="77777777" w:rsidR="00D701DF" w:rsidRPr="00903DBA" w:rsidRDefault="00D701DF" w:rsidP="00D701DF">
      <w:pPr>
        <w:pStyle w:val="Code"/>
        <w:rPr>
          <w:highlight w:val="white"/>
        </w:rPr>
      </w:pPr>
      <w:r w:rsidRPr="00903DBA">
        <w:rPr>
          <w:highlight w:val="white"/>
        </w:rPr>
        <w:t xml:space="preserve">          m_update = true;</w:t>
      </w:r>
    </w:p>
    <w:p w14:paraId="7567D834" w14:textId="77777777" w:rsidR="00D701DF" w:rsidRPr="00903DBA" w:rsidRDefault="00D701DF" w:rsidP="00D701DF">
      <w:pPr>
        <w:pStyle w:val="Code"/>
        <w:rPr>
          <w:highlight w:val="white"/>
        </w:rPr>
      </w:pPr>
      <w:r w:rsidRPr="00903DBA">
        <w:rPr>
          <w:highlight w:val="white"/>
        </w:rPr>
        <w:t xml:space="preserve">        }</w:t>
      </w:r>
    </w:p>
    <w:p w14:paraId="2BDE396E" w14:textId="77777777" w:rsidR="00D701DF" w:rsidRPr="00903DBA" w:rsidRDefault="00D701DF" w:rsidP="00D701DF">
      <w:pPr>
        <w:pStyle w:val="Code"/>
        <w:rPr>
          <w:highlight w:val="white"/>
        </w:rPr>
      </w:pPr>
      <w:r w:rsidRPr="00903DBA">
        <w:rPr>
          <w:highlight w:val="white"/>
        </w:rPr>
        <w:t xml:space="preserve">      }</w:t>
      </w:r>
    </w:p>
    <w:p w14:paraId="074DF23A" w14:textId="77777777" w:rsidR="00D701DF" w:rsidRPr="00903DBA" w:rsidRDefault="00D701DF" w:rsidP="00D701DF">
      <w:pPr>
        <w:pStyle w:val="Code"/>
        <w:rPr>
          <w:highlight w:val="white"/>
        </w:rPr>
      </w:pPr>
      <w:r w:rsidRPr="00903DBA">
        <w:rPr>
          <w:highlight w:val="white"/>
        </w:rPr>
        <w:t xml:space="preserve">    }</w:t>
      </w:r>
    </w:p>
    <w:p w14:paraId="7FDC7600" w14:textId="4936CF2C" w:rsidR="0007123C" w:rsidRDefault="0007123C" w:rsidP="000137CF">
      <w:pPr>
        <w:pStyle w:val="Rubrik3"/>
        <w:rPr>
          <w:highlight w:val="white"/>
        </w:rPr>
      </w:pPr>
      <w:bookmarkStart w:id="417" w:name="_Toc57656066"/>
      <w:r w:rsidRPr="00903DBA">
        <w:rPr>
          <w:highlight w:val="white"/>
        </w:rPr>
        <w:t>Merge Binary</w:t>
      </w:r>
      <w:bookmarkEnd w:id="417"/>
    </w:p>
    <w:p w14:paraId="56B696BC" w14:textId="6E14F3F5" w:rsidR="00191C05" w:rsidRDefault="00354AFA" w:rsidP="00191C05">
      <w:pPr>
        <w:rPr>
          <w:highlight w:val="white"/>
        </w:rPr>
      </w:pPr>
      <w:r>
        <w:rPr>
          <w:highlight w:val="white"/>
        </w:rPr>
        <w:t xml:space="preserve">When a variable I assigned a binary expression, the resulting middle code is two instructions where the first instruction assign a temporary </w:t>
      </w:r>
      <w:r w:rsidR="00776A03">
        <w:rPr>
          <w:highlight w:val="white"/>
        </w:rPr>
        <w:t xml:space="preserve">variable </w:t>
      </w:r>
      <w:r>
        <w:rPr>
          <w:highlight w:val="white"/>
        </w:rPr>
        <w:t>to the expression,</w:t>
      </w:r>
      <w:r w:rsidR="00776A03">
        <w:rPr>
          <w:highlight w:val="white"/>
        </w:rPr>
        <w:t xml:space="preserve"> and then assign the temporary variable to the resulting variable.</w:t>
      </w:r>
      <w:r w:rsidR="00A713D1">
        <w:rPr>
          <w:highlight w:val="white"/>
        </w:rPr>
        <w:t xml:space="preserve"> We restore the expression to its original form</w:t>
      </w:r>
      <w:r w:rsidR="008F08B8">
        <w:rPr>
          <w:highlight w:val="white"/>
        </w:rPr>
        <w:t xml:space="preserve">, which allows for generation of more effective assembly code in Chapter </w:t>
      </w:r>
      <w:r w:rsidR="008F08B8">
        <w:rPr>
          <w:highlight w:val="white"/>
        </w:rPr>
        <w:fldChar w:fldCharType="begin"/>
      </w:r>
      <w:r w:rsidR="008F08B8">
        <w:rPr>
          <w:highlight w:val="white"/>
        </w:rPr>
        <w:instrText xml:space="preserve"> REF _Ref54016612 \r \h </w:instrText>
      </w:r>
      <w:r w:rsidR="008F08B8">
        <w:rPr>
          <w:highlight w:val="white"/>
        </w:rPr>
      </w:r>
      <w:r w:rsidR="008F08B8">
        <w:rPr>
          <w:highlight w:val="white"/>
        </w:rPr>
        <w:fldChar w:fldCharType="separate"/>
      </w:r>
      <w:r w:rsidR="00392B3E">
        <w:rPr>
          <w:highlight w:val="white"/>
        </w:rPr>
        <w:t>12</w:t>
      </w:r>
      <w:r w:rsidR="008F08B8">
        <w:rPr>
          <w:highlight w:val="white"/>
        </w:rPr>
        <w:fldChar w:fldCharType="end"/>
      </w:r>
      <w:r w:rsidR="008F08B8">
        <w:rPr>
          <w:highlight w:val="white"/>
        </w:rPr>
        <w:t>.</w:t>
      </w:r>
    </w:p>
    <w:tbl>
      <w:tblPr>
        <w:tblStyle w:val="Tabellrutnt"/>
        <w:tblW w:w="0" w:type="auto"/>
        <w:tblInd w:w="-5" w:type="dxa"/>
        <w:tblLook w:val="04A0" w:firstRow="1" w:lastRow="0" w:firstColumn="1" w:lastColumn="0" w:noHBand="0" w:noVBand="1"/>
      </w:tblPr>
      <w:tblGrid>
        <w:gridCol w:w="3116"/>
        <w:gridCol w:w="3117"/>
        <w:gridCol w:w="3117"/>
      </w:tblGrid>
      <w:tr w:rsidR="00354AFA" w:rsidRPr="00903DBA" w14:paraId="28AC0C5C" w14:textId="77777777" w:rsidTr="00776A03">
        <w:tc>
          <w:tcPr>
            <w:tcW w:w="3116" w:type="dxa"/>
            <w:tcBorders>
              <w:top w:val="nil"/>
              <w:left w:val="nil"/>
              <w:bottom w:val="nil"/>
              <w:right w:val="nil"/>
            </w:tcBorders>
          </w:tcPr>
          <w:p w14:paraId="110E6D18" w14:textId="3BAB5247" w:rsidR="00354AFA" w:rsidRDefault="00354AFA" w:rsidP="00967855">
            <w:pPr>
              <w:pStyle w:val="Code"/>
            </w:pPr>
            <w:r>
              <w:t>a = b + c;</w:t>
            </w:r>
          </w:p>
          <w:p w14:paraId="66CD9DFC" w14:textId="77777777" w:rsidR="00354AFA" w:rsidRPr="00903DBA" w:rsidRDefault="00354AFA" w:rsidP="00967855">
            <w:pPr>
              <w:pStyle w:val="Code"/>
            </w:pPr>
          </w:p>
          <w:p w14:paraId="1E990A49" w14:textId="77777777" w:rsidR="00354AFA" w:rsidRPr="00903DBA" w:rsidRDefault="00354AFA" w:rsidP="00967855">
            <w:r w:rsidRPr="00903DBA">
              <w:t xml:space="preserve">(a) </w:t>
            </w:r>
            <w:r>
              <w:t>C code</w:t>
            </w:r>
          </w:p>
        </w:tc>
        <w:tc>
          <w:tcPr>
            <w:tcW w:w="3117" w:type="dxa"/>
            <w:tcBorders>
              <w:top w:val="nil"/>
              <w:left w:val="nil"/>
              <w:bottom w:val="nil"/>
              <w:right w:val="nil"/>
            </w:tcBorders>
          </w:tcPr>
          <w:p w14:paraId="702C4D56" w14:textId="24C9A62A" w:rsidR="00354AFA" w:rsidRPr="00903DBA" w:rsidRDefault="00354AFA" w:rsidP="00967855">
            <w:pPr>
              <w:pStyle w:val="Code"/>
            </w:pPr>
            <w:r w:rsidRPr="00903DBA">
              <w:t xml:space="preserve">1. </w:t>
            </w:r>
            <w:r>
              <w:t>t0 = b + c</w:t>
            </w:r>
          </w:p>
          <w:p w14:paraId="6E9FCCA2" w14:textId="3ACB1FC0" w:rsidR="00354AFA" w:rsidRPr="00903DBA" w:rsidRDefault="00354AFA" w:rsidP="00967855">
            <w:pPr>
              <w:pStyle w:val="Code"/>
            </w:pPr>
            <w:r w:rsidRPr="00903DBA">
              <w:t xml:space="preserve">2. </w:t>
            </w:r>
            <w:r>
              <w:t>a = t0</w:t>
            </w:r>
          </w:p>
          <w:p w14:paraId="317E0CCD" w14:textId="77777777" w:rsidR="00354AFA" w:rsidRPr="00903DBA" w:rsidRDefault="00354AFA" w:rsidP="00967855">
            <w:r w:rsidRPr="00903DBA">
              <w:t xml:space="preserve">(b) </w:t>
            </w:r>
            <w:r>
              <w:t>Before optimization</w:t>
            </w:r>
          </w:p>
        </w:tc>
        <w:tc>
          <w:tcPr>
            <w:tcW w:w="3117" w:type="dxa"/>
            <w:tcBorders>
              <w:top w:val="nil"/>
              <w:left w:val="nil"/>
              <w:bottom w:val="nil"/>
              <w:right w:val="nil"/>
            </w:tcBorders>
          </w:tcPr>
          <w:p w14:paraId="0751BB06" w14:textId="658077DF" w:rsidR="00354AFA" w:rsidRDefault="00354AFA" w:rsidP="00967855">
            <w:pPr>
              <w:pStyle w:val="Code"/>
            </w:pPr>
            <w:r w:rsidRPr="00903DBA">
              <w:t>1.</w:t>
            </w:r>
            <w:r>
              <w:t xml:space="preserve"> a = b + c</w:t>
            </w:r>
          </w:p>
          <w:p w14:paraId="0C8383AD" w14:textId="2FB3CDD4" w:rsidR="00354AFA" w:rsidRDefault="00A713D1" w:rsidP="00967855">
            <w:pPr>
              <w:pStyle w:val="Code"/>
            </w:pPr>
            <w:r>
              <w:t xml:space="preserve">2. </w:t>
            </w:r>
            <w:r w:rsidRPr="00A713D1">
              <w:rPr>
                <w:i/>
                <w:iCs/>
              </w:rPr>
              <w:t>removed</w:t>
            </w:r>
          </w:p>
          <w:p w14:paraId="252F7519" w14:textId="77777777" w:rsidR="00354AFA" w:rsidRPr="00903DBA" w:rsidRDefault="00354AFA" w:rsidP="00967855">
            <w:r w:rsidRPr="00903DBA">
              <w:t>(b) After</w:t>
            </w:r>
            <w:r>
              <w:t xml:space="preserve"> optimization</w:t>
            </w:r>
          </w:p>
        </w:tc>
      </w:tr>
    </w:tbl>
    <w:p w14:paraId="093BFA3E" w14:textId="3EE52517" w:rsidR="00C05019" w:rsidRPr="00903DBA" w:rsidRDefault="00C05019" w:rsidP="00C05019">
      <w:pPr>
        <w:pStyle w:val="Code"/>
        <w:rPr>
          <w:highlight w:val="white"/>
        </w:rPr>
      </w:pPr>
      <w:r w:rsidRPr="00903DBA">
        <w:rPr>
          <w:highlight w:val="white"/>
        </w:rPr>
        <w:t xml:space="preserve">    private void MergeBinary() {</w:t>
      </w:r>
    </w:p>
    <w:p w14:paraId="5CFBE2CE" w14:textId="77777777" w:rsidR="00C05019" w:rsidRPr="00903DBA" w:rsidRDefault="00C05019" w:rsidP="00C05019">
      <w:pPr>
        <w:pStyle w:val="Code"/>
        <w:rPr>
          <w:highlight w:val="white"/>
        </w:rPr>
      </w:pPr>
      <w:r w:rsidRPr="00903DBA">
        <w:rPr>
          <w:highlight w:val="white"/>
        </w:rPr>
        <w:t xml:space="preserve">      for (int index = 0; index &lt; (m_middleCodeList.Count - 1); ++index) {</w:t>
      </w:r>
    </w:p>
    <w:p w14:paraId="4638E136" w14:textId="77777777" w:rsidR="00C05019" w:rsidRPr="00903DBA" w:rsidRDefault="00C05019" w:rsidP="00C05019">
      <w:pPr>
        <w:pStyle w:val="Code"/>
        <w:rPr>
          <w:highlight w:val="white"/>
        </w:rPr>
      </w:pPr>
      <w:r w:rsidRPr="00903DBA">
        <w:rPr>
          <w:highlight w:val="white"/>
        </w:rPr>
        <w:t xml:space="preserve">        MiddleCode thisCode = m_middleCodeList[index],</w:t>
      </w:r>
    </w:p>
    <w:p w14:paraId="0F24AF6F" w14:textId="77777777" w:rsidR="00C05019" w:rsidRPr="00903DBA" w:rsidRDefault="00C05019" w:rsidP="00C05019">
      <w:pPr>
        <w:pStyle w:val="Code"/>
        <w:rPr>
          <w:highlight w:val="white"/>
        </w:rPr>
      </w:pPr>
      <w:r w:rsidRPr="00903DBA">
        <w:rPr>
          <w:highlight w:val="white"/>
        </w:rPr>
        <w:t xml:space="preserve">                   nextCode = m_middleCodeList[index + 1];</w:t>
      </w:r>
    </w:p>
    <w:p w14:paraId="0D6AEE7F" w14:textId="77777777" w:rsidR="00C05019" w:rsidRPr="00903DBA" w:rsidRDefault="00C05019" w:rsidP="00C05019">
      <w:pPr>
        <w:pStyle w:val="Code"/>
        <w:rPr>
          <w:highlight w:val="white"/>
        </w:rPr>
      </w:pPr>
    </w:p>
    <w:p w14:paraId="5A4C4850" w14:textId="77777777" w:rsidR="00C05019" w:rsidRPr="00903DBA" w:rsidRDefault="00C05019" w:rsidP="00C05019">
      <w:pPr>
        <w:pStyle w:val="Code"/>
        <w:rPr>
          <w:highlight w:val="white"/>
        </w:rPr>
      </w:pPr>
      <w:r w:rsidRPr="00903DBA">
        <w:rPr>
          <w:highlight w:val="white"/>
        </w:rPr>
        <w:t xml:space="preserve">        if ((/*thisCode.IsUnary() ||*/ thisCode.IsBinary()) &amp;&amp;</w:t>
      </w:r>
    </w:p>
    <w:p w14:paraId="3B7F1E86" w14:textId="77777777" w:rsidR="00C05019" w:rsidRPr="00903DBA" w:rsidRDefault="00C05019" w:rsidP="00C05019">
      <w:pPr>
        <w:pStyle w:val="Code"/>
        <w:rPr>
          <w:highlight w:val="white"/>
        </w:rPr>
      </w:pPr>
      <w:r w:rsidRPr="00903DBA">
        <w:rPr>
          <w:highlight w:val="white"/>
        </w:rPr>
        <w:t xml:space="preserve">            (nextCode.Operator == MiddleOperator.Assign) &amp;&amp;</w:t>
      </w:r>
    </w:p>
    <w:p w14:paraId="16C2BF04" w14:textId="77777777" w:rsidR="00C05019" w:rsidRPr="00903DBA" w:rsidRDefault="00C05019" w:rsidP="00C05019">
      <w:pPr>
        <w:pStyle w:val="Code"/>
        <w:rPr>
          <w:highlight w:val="white"/>
        </w:rPr>
      </w:pPr>
      <w:r w:rsidRPr="00903DBA">
        <w:rPr>
          <w:highlight w:val="white"/>
        </w:rPr>
        <w:t xml:space="preserve">            ((Symbol) thisCode[0]).IsTemporary() &amp;&amp;</w:t>
      </w:r>
    </w:p>
    <w:p w14:paraId="4826C91B" w14:textId="77777777" w:rsidR="00C05019" w:rsidRPr="00903DBA" w:rsidRDefault="00C05019" w:rsidP="00C05019">
      <w:pPr>
        <w:pStyle w:val="Code"/>
        <w:rPr>
          <w:highlight w:val="white"/>
        </w:rPr>
      </w:pPr>
      <w:r w:rsidRPr="00903DBA">
        <w:rPr>
          <w:highlight w:val="white"/>
        </w:rPr>
        <w:t xml:space="preserve">            (thisCode[0] == nextCode[1])) {</w:t>
      </w:r>
    </w:p>
    <w:p w14:paraId="12FDE3AF" w14:textId="77777777" w:rsidR="00C05019" w:rsidRPr="00903DBA" w:rsidRDefault="00C05019" w:rsidP="00C05019">
      <w:pPr>
        <w:pStyle w:val="Code"/>
        <w:rPr>
          <w:highlight w:val="white"/>
        </w:rPr>
      </w:pPr>
      <w:r w:rsidRPr="00903DBA">
        <w:rPr>
          <w:highlight w:val="white"/>
        </w:rPr>
        <w:t xml:space="preserve">          thisCode[0] = nextCode[0];</w:t>
      </w:r>
    </w:p>
    <w:p w14:paraId="31146001" w14:textId="77777777" w:rsidR="00C05019" w:rsidRPr="00903DBA" w:rsidRDefault="00C05019" w:rsidP="00C05019">
      <w:pPr>
        <w:pStyle w:val="Code"/>
        <w:rPr>
          <w:highlight w:val="white"/>
        </w:rPr>
      </w:pPr>
      <w:r w:rsidRPr="00903DBA">
        <w:rPr>
          <w:highlight w:val="white"/>
        </w:rPr>
        <w:t xml:space="preserve">          nextCode.Clear();</w:t>
      </w:r>
    </w:p>
    <w:p w14:paraId="75B3DF60" w14:textId="77777777" w:rsidR="00C05019" w:rsidRPr="00903DBA" w:rsidRDefault="00C05019" w:rsidP="00C05019">
      <w:pPr>
        <w:pStyle w:val="Code"/>
        <w:rPr>
          <w:highlight w:val="white"/>
        </w:rPr>
      </w:pPr>
      <w:r w:rsidRPr="00903DBA">
        <w:rPr>
          <w:highlight w:val="white"/>
        </w:rPr>
        <w:t xml:space="preserve">          m_update = true;</w:t>
      </w:r>
    </w:p>
    <w:p w14:paraId="108D5DFD" w14:textId="77777777" w:rsidR="00C05019" w:rsidRPr="00903DBA" w:rsidRDefault="00C05019" w:rsidP="00C05019">
      <w:pPr>
        <w:pStyle w:val="Code"/>
        <w:rPr>
          <w:highlight w:val="white"/>
        </w:rPr>
      </w:pPr>
      <w:r w:rsidRPr="00903DBA">
        <w:rPr>
          <w:highlight w:val="white"/>
        </w:rPr>
        <w:t xml:space="preserve">        }</w:t>
      </w:r>
    </w:p>
    <w:p w14:paraId="1A5B6CFB" w14:textId="77777777" w:rsidR="00C05019" w:rsidRPr="00903DBA" w:rsidRDefault="00C05019" w:rsidP="00C05019">
      <w:pPr>
        <w:pStyle w:val="Code"/>
        <w:rPr>
          <w:highlight w:val="white"/>
        </w:rPr>
      </w:pPr>
      <w:r w:rsidRPr="00903DBA">
        <w:rPr>
          <w:highlight w:val="white"/>
        </w:rPr>
        <w:lastRenderedPageBreak/>
        <w:t xml:space="preserve">      }</w:t>
      </w:r>
    </w:p>
    <w:p w14:paraId="03D4E2F9" w14:textId="784EC2FE" w:rsidR="0007123C" w:rsidRPr="00903DBA" w:rsidRDefault="00C05019" w:rsidP="00C05019">
      <w:pPr>
        <w:pStyle w:val="Code"/>
        <w:rPr>
          <w:highlight w:val="white"/>
        </w:rPr>
      </w:pPr>
      <w:r w:rsidRPr="00903DBA">
        <w:rPr>
          <w:highlight w:val="white"/>
        </w:rPr>
        <w:t xml:space="preserve">    }</w:t>
      </w:r>
    </w:p>
    <w:p w14:paraId="69FA0469" w14:textId="3EFCB5EF" w:rsidR="000137CF" w:rsidRPr="00903DBA" w:rsidRDefault="000137CF" w:rsidP="000137CF">
      <w:pPr>
        <w:pStyle w:val="Rubrik3"/>
        <w:rPr>
          <w:highlight w:val="white"/>
        </w:rPr>
      </w:pPr>
      <w:bookmarkStart w:id="418" w:name="_Toc57656067"/>
      <w:r w:rsidRPr="00903DBA">
        <w:rPr>
          <w:highlight w:val="white"/>
        </w:rPr>
        <w:t>Sema</w:t>
      </w:r>
      <w:r w:rsidR="0007123C" w:rsidRPr="00903DBA">
        <w:rPr>
          <w:highlight w:val="white"/>
        </w:rPr>
        <w:t>n</w:t>
      </w:r>
      <w:r w:rsidRPr="00903DBA">
        <w:rPr>
          <w:highlight w:val="white"/>
        </w:rPr>
        <w:t>tic Optimization</w:t>
      </w:r>
      <w:bookmarkEnd w:id="418"/>
    </w:p>
    <w:p w14:paraId="08F62FF6" w14:textId="515EBC76" w:rsidR="00D33BAF" w:rsidRPr="00903DBA" w:rsidRDefault="00D33BAF" w:rsidP="00C858E7">
      <w:pPr>
        <w:rPr>
          <w:highlight w:val="white"/>
        </w:rPr>
      </w:pPr>
      <w:r w:rsidRPr="00903DBA">
        <w:rPr>
          <w:highlight w:val="white"/>
        </w:rPr>
        <w:t xml:space="preserve">The semantic </w:t>
      </w:r>
      <w:r w:rsidR="00267C81" w:rsidRPr="00903DBA">
        <w:rPr>
          <w:highlight w:val="white"/>
        </w:rPr>
        <w:t>optimization</w:t>
      </w:r>
      <w:r w:rsidRPr="00903DBA">
        <w:rPr>
          <w:highlight w:val="white"/>
        </w:rPr>
        <w:t xml:space="preserve"> </w:t>
      </w:r>
      <w:r w:rsidR="00191C05">
        <w:rPr>
          <w:highlight w:val="white"/>
        </w:rPr>
        <w:t xml:space="preserve">simplifies expression such add addition of zero or multiplication of one, it </w:t>
      </w:r>
      <w:r w:rsidRPr="00903DBA">
        <w:rPr>
          <w:highlight w:val="white"/>
        </w:rPr>
        <w:t xml:space="preserve">handles </w:t>
      </w:r>
      <w:r w:rsidR="00E121ED" w:rsidRPr="00903DBA">
        <w:rPr>
          <w:highlight w:val="white"/>
        </w:rPr>
        <w:t>a number of situations</w:t>
      </w:r>
      <w:r w:rsidR="00C858E7" w:rsidRPr="00903DBA">
        <w:rPr>
          <w:highlight w:val="white"/>
        </w:rPr>
        <w:t>:</w:t>
      </w:r>
    </w:p>
    <w:tbl>
      <w:tblPr>
        <w:tblStyle w:val="Tabellrutnt"/>
        <w:tblW w:w="0" w:type="auto"/>
        <w:tblLook w:val="04A0" w:firstRow="1" w:lastRow="0" w:firstColumn="1" w:lastColumn="0" w:noHBand="0" w:noVBand="1"/>
      </w:tblPr>
      <w:tblGrid>
        <w:gridCol w:w="3116"/>
        <w:gridCol w:w="3117"/>
        <w:gridCol w:w="3117"/>
      </w:tblGrid>
      <w:tr w:rsidR="00626651" w:rsidRPr="00903DBA" w14:paraId="2293980D" w14:textId="77777777" w:rsidTr="00626651">
        <w:tc>
          <w:tcPr>
            <w:tcW w:w="3116" w:type="dxa"/>
          </w:tcPr>
          <w:p w14:paraId="5AEF2F98" w14:textId="4B7DA214" w:rsidR="00626651" w:rsidRPr="00903DBA" w:rsidRDefault="00A45E3D" w:rsidP="00C858E7">
            <w:pPr>
              <w:rPr>
                <w:b/>
                <w:bCs/>
                <w:highlight w:val="white"/>
              </w:rPr>
            </w:pPr>
            <w:r w:rsidRPr="00903DBA">
              <w:rPr>
                <w:b/>
                <w:bCs/>
                <w:highlight w:val="white"/>
              </w:rPr>
              <w:t>Category</w:t>
            </w:r>
          </w:p>
        </w:tc>
        <w:tc>
          <w:tcPr>
            <w:tcW w:w="3117" w:type="dxa"/>
          </w:tcPr>
          <w:p w14:paraId="2501C020" w14:textId="61B94F22" w:rsidR="00626651" w:rsidRPr="00903DBA" w:rsidRDefault="00626651" w:rsidP="00C858E7">
            <w:pPr>
              <w:rPr>
                <w:b/>
                <w:bCs/>
                <w:highlight w:val="white"/>
              </w:rPr>
            </w:pPr>
            <w:r w:rsidRPr="00903DBA">
              <w:rPr>
                <w:b/>
                <w:bCs/>
                <w:highlight w:val="white"/>
              </w:rPr>
              <w:t>Example</w:t>
            </w:r>
          </w:p>
        </w:tc>
        <w:tc>
          <w:tcPr>
            <w:tcW w:w="3117" w:type="dxa"/>
          </w:tcPr>
          <w:p w14:paraId="4F34404D" w14:textId="3292DF23" w:rsidR="00626651" w:rsidRPr="00903DBA" w:rsidRDefault="00626651" w:rsidP="00C858E7">
            <w:pPr>
              <w:rPr>
                <w:b/>
                <w:bCs/>
                <w:highlight w:val="white"/>
              </w:rPr>
            </w:pPr>
            <w:r w:rsidRPr="00903DBA">
              <w:rPr>
                <w:b/>
                <w:bCs/>
                <w:highlight w:val="white"/>
              </w:rPr>
              <w:t>Result</w:t>
            </w:r>
          </w:p>
        </w:tc>
      </w:tr>
      <w:tr w:rsidR="00626651" w:rsidRPr="00903DBA" w14:paraId="1321A695" w14:textId="77777777" w:rsidTr="00626651">
        <w:tc>
          <w:tcPr>
            <w:tcW w:w="3116" w:type="dxa"/>
          </w:tcPr>
          <w:p w14:paraId="133CE88B" w14:textId="47E00457" w:rsidR="00626651" w:rsidRPr="00903DBA" w:rsidRDefault="00626651" w:rsidP="00C858E7">
            <w:pPr>
              <w:rPr>
                <w:highlight w:val="white"/>
              </w:rPr>
            </w:pPr>
            <w:r w:rsidRPr="00903DBA">
              <w:rPr>
                <w:highlight w:val="white"/>
              </w:rPr>
              <w:t>Constant Expression</w:t>
            </w:r>
          </w:p>
        </w:tc>
        <w:tc>
          <w:tcPr>
            <w:tcW w:w="3117" w:type="dxa"/>
          </w:tcPr>
          <w:p w14:paraId="22B1CA5B" w14:textId="4DA7D506" w:rsidR="00626651" w:rsidRPr="00903DBA" w:rsidRDefault="00626651" w:rsidP="00C858E7">
            <w:pPr>
              <w:rPr>
                <w:highlight w:val="white"/>
              </w:rPr>
            </w:pPr>
            <w:r w:rsidRPr="00903DBA">
              <w:rPr>
                <w:highlight w:val="white"/>
              </w:rPr>
              <w:t>2 * 3</w:t>
            </w:r>
          </w:p>
        </w:tc>
        <w:tc>
          <w:tcPr>
            <w:tcW w:w="3117" w:type="dxa"/>
          </w:tcPr>
          <w:p w14:paraId="19ACBED5" w14:textId="3AA42E0F" w:rsidR="00626651" w:rsidRPr="00903DBA" w:rsidRDefault="00626651" w:rsidP="00C858E7">
            <w:pPr>
              <w:rPr>
                <w:highlight w:val="white"/>
              </w:rPr>
            </w:pPr>
            <w:r w:rsidRPr="00903DBA">
              <w:rPr>
                <w:highlight w:val="white"/>
              </w:rPr>
              <w:t>6</w:t>
            </w:r>
          </w:p>
        </w:tc>
      </w:tr>
      <w:tr w:rsidR="00626651" w:rsidRPr="00903DBA" w14:paraId="71735BFA" w14:textId="77777777" w:rsidTr="00626651">
        <w:tc>
          <w:tcPr>
            <w:tcW w:w="3116" w:type="dxa"/>
          </w:tcPr>
          <w:p w14:paraId="0D005442" w14:textId="394C3796" w:rsidR="00626651" w:rsidRPr="00903DBA" w:rsidRDefault="001A32BA" w:rsidP="00C858E7">
            <w:pPr>
              <w:rPr>
                <w:highlight w:val="white"/>
              </w:rPr>
            </w:pPr>
            <w:r w:rsidRPr="00903DBA">
              <w:rPr>
                <w:highlight w:val="white"/>
              </w:rPr>
              <w:t>Binary Addtition</w:t>
            </w:r>
          </w:p>
        </w:tc>
        <w:tc>
          <w:tcPr>
            <w:tcW w:w="3117" w:type="dxa"/>
          </w:tcPr>
          <w:p w14:paraId="436B5C43" w14:textId="77777777" w:rsidR="00626651" w:rsidRPr="00903DBA" w:rsidRDefault="009540AE" w:rsidP="00C858E7">
            <w:pPr>
              <w:rPr>
                <w:highlight w:val="white"/>
              </w:rPr>
            </w:pPr>
            <w:r w:rsidRPr="00903DBA">
              <w:rPr>
                <w:highlight w:val="white"/>
              </w:rPr>
              <w:t>0 + i</w:t>
            </w:r>
          </w:p>
          <w:p w14:paraId="60AD2F4E" w14:textId="6F9D55B6" w:rsidR="00A45E3D" w:rsidRPr="00903DBA" w:rsidRDefault="00A45E3D" w:rsidP="00C858E7">
            <w:pPr>
              <w:rPr>
                <w:highlight w:val="white"/>
              </w:rPr>
            </w:pPr>
            <w:r w:rsidRPr="00903DBA">
              <w:rPr>
                <w:highlight w:val="white"/>
              </w:rPr>
              <w:t>i + 0</w:t>
            </w:r>
          </w:p>
        </w:tc>
        <w:tc>
          <w:tcPr>
            <w:tcW w:w="3117" w:type="dxa"/>
          </w:tcPr>
          <w:p w14:paraId="6F506207" w14:textId="77777777" w:rsidR="00626651" w:rsidRPr="00903DBA" w:rsidRDefault="009540AE" w:rsidP="00C858E7">
            <w:pPr>
              <w:rPr>
                <w:highlight w:val="white"/>
              </w:rPr>
            </w:pPr>
            <w:r w:rsidRPr="00903DBA">
              <w:rPr>
                <w:highlight w:val="white"/>
              </w:rPr>
              <w:t>i</w:t>
            </w:r>
          </w:p>
          <w:p w14:paraId="6EFCC08A" w14:textId="79CDA65E" w:rsidR="00A45E3D" w:rsidRPr="00903DBA" w:rsidRDefault="00A45E3D" w:rsidP="00C858E7">
            <w:pPr>
              <w:rPr>
                <w:highlight w:val="white"/>
              </w:rPr>
            </w:pPr>
            <w:r w:rsidRPr="00903DBA">
              <w:rPr>
                <w:highlight w:val="white"/>
              </w:rPr>
              <w:t>i</w:t>
            </w:r>
          </w:p>
        </w:tc>
      </w:tr>
      <w:tr w:rsidR="009540AE" w:rsidRPr="00903DBA" w14:paraId="106AACFD" w14:textId="77777777" w:rsidTr="00626651">
        <w:tc>
          <w:tcPr>
            <w:tcW w:w="3116" w:type="dxa"/>
          </w:tcPr>
          <w:p w14:paraId="678CFA88" w14:textId="77777777" w:rsidR="009540AE" w:rsidRPr="00903DBA" w:rsidRDefault="009540AE" w:rsidP="009540AE">
            <w:pPr>
              <w:rPr>
                <w:highlight w:val="white"/>
              </w:rPr>
            </w:pPr>
          </w:p>
        </w:tc>
        <w:tc>
          <w:tcPr>
            <w:tcW w:w="3117" w:type="dxa"/>
          </w:tcPr>
          <w:p w14:paraId="26741A82" w14:textId="15A0EB67" w:rsidR="009540AE" w:rsidRPr="00903DBA" w:rsidRDefault="009540AE" w:rsidP="009540AE">
            <w:pPr>
              <w:rPr>
                <w:highlight w:val="white"/>
              </w:rPr>
            </w:pPr>
          </w:p>
        </w:tc>
        <w:tc>
          <w:tcPr>
            <w:tcW w:w="3117" w:type="dxa"/>
          </w:tcPr>
          <w:p w14:paraId="4F29C4AB" w14:textId="61745FDA" w:rsidR="009540AE" w:rsidRPr="00903DBA" w:rsidRDefault="009540AE" w:rsidP="009540AE">
            <w:pPr>
              <w:rPr>
                <w:highlight w:val="white"/>
              </w:rPr>
            </w:pPr>
          </w:p>
        </w:tc>
      </w:tr>
      <w:tr w:rsidR="009540AE" w:rsidRPr="00903DBA" w14:paraId="53A9C9AC" w14:textId="77777777" w:rsidTr="00626651">
        <w:tc>
          <w:tcPr>
            <w:tcW w:w="3116" w:type="dxa"/>
          </w:tcPr>
          <w:p w14:paraId="719C6ABF" w14:textId="6210690A" w:rsidR="009540AE" w:rsidRPr="00903DBA" w:rsidRDefault="001A32BA" w:rsidP="009540AE">
            <w:pPr>
              <w:rPr>
                <w:highlight w:val="white"/>
              </w:rPr>
            </w:pPr>
            <w:r w:rsidRPr="00903DBA">
              <w:rPr>
                <w:highlight w:val="white"/>
              </w:rPr>
              <w:t>Binary Subtraction</w:t>
            </w:r>
          </w:p>
        </w:tc>
        <w:tc>
          <w:tcPr>
            <w:tcW w:w="3117" w:type="dxa"/>
          </w:tcPr>
          <w:p w14:paraId="42BD7829" w14:textId="77777777" w:rsidR="009540AE" w:rsidRPr="00903DBA" w:rsidRDefault="001A32BA" w:rsidP="009540AE">
            <w:pPr>
              <w:rPr>
                <w:highlight w:val="white"/>
              </w:rPr>
            </w:pPr>
            <w:r w:rsidRPr="00903DBA">
              <w:rPr>
                <w:highlight w:val="white"/>
              </w:rPr>
              <w:t>0 - i</w:t>
            </w:r>
          </w:p>
          <w:p w14:paraId="18B81501" w14:textId="41C6A0EB" w:rsidR="00A45E3D" w:rsidRPr="00903DBA" w:rsidRDefault="00A45E3D" w:rsidP="009540AE">
            <w:pPr>
              <w:rPr>
                <w:highlight w:val="white"/>
              </w:rPr>
            </w:pPr>
            <w:r w:rsidRPr="00903DBA">
              <w:rPr>
                <w:highlight w:val="white"/>
              </w:rPr>
              <w:t>i - 0</w:t>
            </w:r>
          </w:p>
        </w:tc>
        <w:tc>
          <w:tcPr>
            <w:tcW w:w="3117" w:type="dxa"/>
          </w:tcPr>
          <w:p w14:paraId="01F34DAD" w14:textId="77777777" w:rsidR="009540AE" w:rsidRPr="00903DBA" w:rsidRDefault="001A32BA" w:rsidP="009540AE">
            <w:pPr>
              <w:rPr>
                <w:highlight w:val="white"/>
              </w:rPr>
            </w:pPr>
            <w:r w:rsidRPr="00903DBA">
              <w:rPr>
                <w:highlight w:val="white"/>
              </w:rPr>
              <w:t>-i</w:t>
            </w:r>
          </w:p>
          <w:p w14:paraId="690A8554" w14:textId="6DF7A3A9" w:rsidR="00A45E3D" w:rsidRPr="00903DBA" w:rsidRDefault="00A45E3D" w:rsidP="009540AE">
            <w:pPr>
              <w:rPr>
                <w:highlight w:val="white"/>
              </w:rPr>
            </w:pPr>
            <w:r w:rsidRPr="00903DBA">
              <w:rPr>
                <w:highlight w:val="white"/>
              </w:rPr>
              <w:t>i</w:t>
            </w:r>
          </w:p>
        </w:tc>
      </w:tr>
      <w:tr w:rsidR="004975C3" w:rsidRPr="00903DBA" w14:paraId="7B5428F2" w14:textId="77777777" w:rsidTr="00626651">
        <w:tc>
          <w:tcPr>
            <w:tcW w:w="3116" w:type="dxa"/>
          </w:tcPr>
          <w:p w14:paraId="33AAA360" w14:textId="4C549886" w:rsidR="004975C3" w:rsidRPr="00903DBA" w:rsidRDefault="004975C3" w:rsidP="004975C3">
            <w:pPr>
              <w:rPr>
                <w:highlight w:val="white"/>
              </w:rPr>
            </w:pPr>
            <w:r w:rsidRPr="00903DBA">
              <w:rPr>
                <w:highlight w:val="white"/>
              </w:rPr>
              <w:t>Binary Multiplication</w:t>
            </w:r>
          </w:p>
        </w:tc>
        <w:tc>
          <w:tcPr>
            <w:tcW w:w="3117" w:type="dxa"/>
          </w:tcPr>
          <w:p w14:paraId="646C2A7D" w14:textId="77777777" w:rsidR="004975C3" w:rsidRPr="00903DBA" w:rsidRDefault="004975C3" w:rsidP="004975C3">
            <w:pPr>
              <w:rPr>
                <w:highlight w:val="white"/>
              </w:rPr>
            </w:pPr>
            <w:r w:rsidRPr="00903DBA">
              <w:rPr>
                <w:highlight w:val="white"/>
              </w:rPr>
              <w:t>0 * i</w:t>
            </w:r>
          </w:p>
          <w:p w14:paraId="24A6E723" w14:textId="77777777" w:rsidR="004975C3" w:rsidRPr="00903DBA" w:rsidRDefault="004975C3" w:rsidP="004975C3">
            <w:pPr>
              <w:rPr>
                <w:highlight w:val="white"/>
              </w:rPr>
            </w:pPr>
            <w:r w:rsidRPr="00903DBA">
              <w:rPr>
                <w:highlight w:val="white"/>
              </w:rPr>
              <w:t>1 * i</w:t>
            </w:r>
          </w:p>
          <w:p w14:paraId="31FDE882" w14:textId="77777777" w:rsidR="004975C3" w:rsidRPr="00903DBA" w:rsidRDefault="004975C3" w:rsidP="004975C3">
            <w:pPr>
              <w:rPr>
                <w:highlight w:val="white"/>
              </w:rPr>
            </w:pPr>
            <w:r w:rsidRPr="00903DBA">
              <w:rPr>
                <w:highlight w:val="white"/>
              </w:rPr>
              <w:t>i * 0</w:t>
            </w:r>
          </w:p>
          <w:p w14:paraId="344A7630" w14:textId="74CD7EF1" w:rsidR="004975C3" w:rsidRPr="00903DBA" w:rsidRDefault="004975C3" w:rsidP="004975C3">
            <w:pPr>
              <w:rPr>
                <w:highlight w:val="white"/>
              </w:rPr>
            </w:pPr>
            <w:r w:rsidRPr="00903DBA">
              <w:rPr>
                <w:highlight w:val="white"/>
              </w:rPr>
              <w:t>i * 1</w:t>
            </w:r>
          </w:p>
        </w:tc>
        <w:tc>
          <w:tcPr>
            <w:tcW w:w="3117" w:type="dxa"/>
          </w:tcPr>
          <w:p w14:paraId="0A8BDAD7" w14:textId="77777777" w:rsidR="004975C3" w:rsidRPr="00903DBA" w:rsidRDefault="004975C3" w:rsidP="004975C3">
            <w:pPr>
              <w:rPr>
                <w:highlight w:val="white"/>
              </w:rPr>
            </w:pPr>
            <w:r w:rsidRPr="00903DBA">
              <w:rPr>
                <w:highlight w:val="white"/>
              </w:rPr>
              <w:t>0</w:t>
            </w:r>
          </w:p>
          <w:p w14:paraId="3257242D" w14:textId="77777777" w:rsidR="004975C3" w:rsidRPr="00903DBA" w:rsidRDefault="004975C3" w:rsidP="004975C3">
            <w:pPr>
              <w:rPr>
                <w:highlight w:val="white"/>
              </w:rPr>
            </w:pPr>
            <w:r w:rsidRPr="00903DBA">
              <w:rPr>
                <w:highlight w:val="white"/>
              </w:rPr>
              <w:t>i</w:t>
            </w:r>
          </w:p>
          <w:p w14:paraId="5413A36B" w14:textId="77777777" w:rsidR="004975C3" w:rsidRPr="00903DBA" w:rsidRDefault="004975C3" w:rsidP="004975C3">
            <w:pPr>
              <w:rPr>
                <w:highlight w:val="white"/>
              </w:rPr>
            </w:pPr>
            <w:r w:rsidRPr="00903DBA">
              <w:rPr>
                <w:highlight w:val="white"/>
              </w:rPr>
              <w:t>0</w:t>
            </w:r>
          </w:p>
          <w:p w14:paraId="27A4E0E3" w14:textId="10712E3E" w:rsidR="004975C3" w:rsidRPr="00903DBA" w:rsidRDefault="004975C3" w:rsidP="004975C3">
            <w:pPr>
              <w:rPr>
                <w:highlight w:val="white"/>
              </w:rPr>
            </w:pPr>
            <w:r w:rsidRPr="00903DBA">
              <w:rPr>
                <w:highlight w:val="white"/>
              </w:rPr>
              <w:t>i</w:t>
            </w:r>
          </w:p>
        </w:tc>
      </w:tr>
      <w:tr w:rsidR="004975C3" w:rsidRPr="00903DBA" w14:paraId="0323341C" w14:textId="77777777" w:rsidTr="00626651">
        <w:tc>
          <w:tcPr>
            <w:tcW w:w="3116" w:type="dxa"/>
          </w:tcPr>
          <w:p w14:paraId="66B3CCDD" w14:textId="0BBED61D" w:rsidR="004975C3" w:rsidRPr="00903DBA" w:rsidRDefault="004975C3" w:rsidP="004975C3">
            <w:pPr>
              <w:rPr>
                <w:highlight w:val="white"/>
              </w:rPr>
            </w:pPr>
            <w:r w:rsidRPr="00903DBA">
              <w:rPr>
                <w:highlight w:val="white"/>
              </w:rPr>
              <w:t>Binary Division and Modulo</w:t>
            </w:r>
          </w:p>
        </w:tc>
        <w:tc>
          <w:tcPr>
            <w:tcW w:w="3117" w:type="dxa"/>
          </w:tcPr>
          <w:p w14:paraId="3328CBA9" w14:textId="77777777" w:rsidR="004975C3" w:rsidRPr="00903DBA" w:rsidRDefault="004975C3" w:rsidP="004975C3">
            <w:pPr>
              <w:rPr>
                <w:highlight w:val="white"/>
              </w:rPr>
            </w:pPr>
            <w:r w:rsidRPr="00903DBA">
              <w:rPr>
                <w:highlight w:val="white"/>
              </w:rPr>
              <w:t>i / 1</w:t>
            </w:r>
          </w:p>
          <w:p w14:paraId="1AC72B5B" w14:textId="3F19E3EB" w:rsidR="004975C3" w:rsidRPr="00903DBA" w:rsidRDefault="004975C3" w:rsidP="004975C3">
            <w:pPr>
              <w:rPr>
                <w:highlight w:val="white"/>
              </w:rPr>
            </w:pPr>
            <w:r w:rsidRPr="00903DBA">
              <w:rPr>
                <w:highlight w:val="white"/>
              </w:rPr>
              <w:t>i % 1</w:t>
            </w:r>
          </w:p>
        </w:tc>
        <w:tc>
          <w:tcPr>
            <w:tcW w:w="3117" w:type="dxa"/>
          </w:tcPr>
          <w:p w14:paraId="5F4979D3" w14:textId="77777777" w:rsidR="004975C3" w:rsidRPr="00903DBA" w:rsidRDefault="004975C3" w:rsidP="004975C3">
            <w:pPr>
              <w:rPr>
                <w:highlight w:val="white"/>
              </w:rPr>
            </w:pPr>
            <w:r w:rsidRPr="00903DBA">
              <w:rPr>
                <w:highlight w:val="white"/>
              </w:rPr>
              <w:t>i</w:t>
            </w:r>
          </w:p>
          <w:p w14:paraId="65D6F934" w14:textId="20D36A1F" w:rsidR="004975C3" w:rsidRPr="00903DBA" w:rsidRDefault="004975C3" w:rsidP="004975C3">
            <w:pPr>
              <w:rPr>
                <w:highlight w:val="white"/>
              </w:rPr>
            </w:pPr>
            <w:r w:rsidRPr="00903DBA">
              <w:rPr>
                <w:highlight w:val="white"/>
              </w:rPr>
              <w:t>i</w:t>
            </w:r>
          </w:p>
        </w:tc>
      </w:tr>
    </w:tbl>
    <w:p w14:paraId="56232AD0" w14:textId="77777777" w:rsidR="009540AE" w:rsidRPr="00903DBA" w:rsidRDefault="009540AE" w:rsidP="00CF2F9E">
      <w:pPr>
        <w:pStyle w:val="Code"/>
        <w:rPr>
          <w:highlight w:val="white"/>
        </w:rPr>
      </w:pPr>
    </w:p>
    <w:p w14:paraId="2D3560F7" w14:textId="5A8908CB" w:rsidR="0074376E" w:rsidRPr="00903DBA" w:rsidRDefault="0074376E" w:rsidP="00CF2F9E">
      <w:pPr>
        <w:pStyle w:val="Code"/>
        <w:rPr>
          <w:highlight w:val="white"/>
        </w:rPr>
      </w:pPr>
      <w:r w:rsidRPr="00903DBA">
        <w:rPr>
          <w:highlight w:val="white"/>
        </w:rPr>
        <w:t xml:space="preserve">    private void SematicOptimization() {</w:t>
      </w:r>
    </w:p>
    <w:p w14:paraId="73D5B46D" w14:textId="77777777" w:rsidR="0074376E" w:rsidRPr="00903DBA" w:rsidRDefault="0074376E" w:rsidP="00CF2F9E">
      <w:pPr>
        <w:pStyle w:val="Code"/>
        <w:rPr>
          <w:highlight w:val="white"/>
        </w:rPr>
      </w:pPr>
      <w:r w:rsidRPr="00903DBA">
        <w:rPr>
          <w:highlight w:val="white"/>
        </w:rPr>
        <w:t xml:space="preserve">      for (int index = 0; index &lt; m_middleCodeList.Count; ++index) {</w:t>
      </w:r>
    </w:p>
    <w:p w14:paraId="6877AB7D" w14:textId="77777777" w:rsidR="0074376E" w:rsidRPr="00903DBA" w:rsidRDefault="0074376E" w:rsidP="00CF2F9E">
      <w:pPr>
        <w:pStyle w:val="Code"/>
        <w:rPr>
          <w:highlight w:val="white"/>
        </w:rPr>
      </w:pPr>
      <w:r w:rsidRPr="00903DBA">
        <w:rPr>
          <w:highlight w:val="white"/>
        </w:rPr>
        <w:t xml:space="preserve">        MiddleCode thisCode = m_middleCodeList[index];</w:t>
      </w:r>
    </w:p>
    <w:p w14:paraId="51FAB7D8" w14:textId="77777777" w:rsidR="0074376E" w:rsidRPr="00903DBA" w:rsidRDefault="0074376E" w:rsidP="00CF2F9E">
      <w:pPr>
        <w:pStyle w:val="Code"/>
        <w:rPr>
          <w:highlight w:val="white"/>
        </w:rPr>
      </w:pPr>
    </w:p>
    <w:p w14:paraId="1A6BC6B8" w14:textId="77777777" w:rsidR="0074376E" w:rsidRPr="00903DBA" w:rsidRDefault="0074376E" w:rsidP="00CF2F9E">
      <w:pPr>
        <w:pStyle w:val="Code"/>
        <w:rPr>
          <w:highlight w:val="white"/>
        </w:rPr>
      </w:pPr>
      <w:r w:rsidRPr="00903DBA">
        <w:rPr>
          <w:highlight w:val="white"/>
        </w:rPr>
        <w:t xml:space="preserve">        if (thisCode.IsBinary()) {</w:t>
      </w:r>
    </w:p>
    <w:p w14:paraId="33B32DE0" w14:textId="77777777" w:rsidR="0074376E" w:rsidRPr="00903DBA" w:rsidRDefault="0074376E" w:rsidP="00CF2F9E">
      <w:pPr>
        <w:pStyle w:val="Code"/>
        <w:rPr>
          <w:highlight w:val="white"/>
        </w:rPr>
      </w:pPr>
      <w:r w:rsidRPr="00903DBA">
        <w:rPr>
          <w:highlight w:val="white"/>
        </w:rPr>
        <w:t xml:space="preserve">          Symbol resultSymbol = (Symbol) thisCode[0],</w:t>
      </w:r>
    </w:p>
    <w:p w14:paraId="7BF3CA94" w14:textId="77777777" w:rsidR="0074376E" w:rsidRPr="00903DBA" w:rsidRDefault="0074376E" w:rsidP="00CF2F9E">
      <w:pPr>
        <w:pStyle w:val="Code"/>
        <w:rPr>
          <w:highlight w:val="white"/>
        </w:rPr>
      </w:pPr>
      <w:r w:rsidRPr="00903DBA">
        <w:rPr>
          <w:highlight w:val="white"/>
        </w:rPr>
        <w:t xml:space="preserve">                 leftSymbol = (Symbol) thisCode[1],</w:t>
      </w:r>
    </w:p>
    <w:p w14:paraId="52AF98A9" w14:textId="77777777" w:rsidR="0074376E" w:rsidRPr="00903DBA" w:rsidRDefault="0074376E" w:rsidP="00CF2F9E">
      <w:pPr>
        <w:pStyle w:val="Code"/>
        <w:rPr>
          <w:highlight w:val="white"/>
        </w:rPr>
      </w:pPr>
      <w:r w:rsidRPr="00903DBA">
        <w:rPr>
          <w:highlight w:val="white"/>
        </w:rPr>
        <w:t xml:space="preserve">                 rightSymbol = (Symbol) thisCode[2],</w:t>
      </w:r>
    </w:p>
    <w:p w14:paraId="35805FD7" w14:textId="77777777" w:rsidR="0074376E" w:rsidRPr="00903DBA" w:rsidRDefault="0074376E" w:rsidP="00CF2F9E">
      <w:pPr>
        <w:pStyle w:val="Code"/>
        <w:rPr>
          <w:highlight w:val="white"/>
        </w:rPr>
      </w:pPr>
      <w:r w:rsidRPr="00903DBA">
        <w:rPr>
          <w:highlight w:val="white"/>
        </w:rPr>
        <w:t xml:space="preserve">                 newSymbol = null;</w:t>
      </w:r>
    </w:p>
    <w:p w14:paraId="18E989C8" w14:textId="711896B3" w:rsidR="0074376E" w:rsidRPr="00903DBA" w:rsidRDefault="00CB56C2" w:rsidP="00353BA8">
      <w:pPr>
        <w:rPr>
          <w:highlight w:val="white"/>
        </w:rPr>
      </w:pPr>
      <w:r w:rsidRPr="00903DBA">
        <w:rPr>
          <w:highlight w:val="white"/>
        </w:rPr>
        <w:t xml:space="preserve">Even though the </w:t>
      </w:r>
      <w:r w:rsidRPr="00903DBA">
        <w:rPr>
          <w:rStyle w:val="KeyWord0"/>
          <w:highlight w:val="white"/>
        </w:rPr>
        <w:t>ConstantExpression</w:t>
      </w:r>
      <w:r w:rsidRPr="00903DBA">
        <w:rPr>
          <w:highlight w:val="white"/>
        </w:rPr>
        <w:t xml:space="preserve"> class evaluates all constant expressions caused by the programmer, t</w:t>
      </w:r>
      <w:r w:rsidR="005704E8" w:rsidRPr="00903DBA">
        <w:rPr>
          <w:highlight w:val="white"/>
        </w:rPr>
        <w:t xml:space="preserve">he </w:t>
      </w:r>
      <w:r w:rsidR="00353BA8" w:rsidRPr="00903DBA">
        <w:rPr>
          <w:highlight w:val="white"/>
        </w:rPr>
        <w:t xml:space="preserve">pointer </w:t>
      </w:r>
      <w:r w:rsidR="00E121ED" w:rsidRPr="00903DBA">
        <w:rPr>
          <w:highlight w:val="white"/>
        </w:rPr>
        <w:t>arithmetic</w:t>
      </w:r>
      <w:r w:rsidR="00353BA8" w:rsidRPr="00903DBA">
        <w:rPr>
          <w:highlight w:val="white"/>
        </w:rPr>
        <w:t xml:space="preserve"> during the parsing may have cause</w:t>
      </w:r>
      <w:r w:rsidRPr="00903DBA">
        <w:rPr>
          <w:highlight w:val="white"/>
        </w:rPr>
        <w:t xml:space="preserve"> more</w:t>
      </w:r>
      <w:r w:rsidR="00353BA8" w:rsidRPr="00903DBA">
        <w:rPr>
          <w:highlight w:val="white"/>
        </w:rPr>
        <w:t xml:space="preserve"> constant expression</w:t>
      </w:r>
      <w:r w:rsidRPr="00903DBA">
        <w:rPr>
          <w:highlight w:val="white"/>
        </w:rPr>
        <w:t>s</w:t>
      </w:r>
      <w:r w:rsidR="00353BA8" w:rsidRPr="00903DBA">
        <w:rPr>
          <w:highlight w:val="white"/>
        </w:rPr>
        <w:t>, expression</w:t>
      </w:r>
      <w:r w:rsidR="00EA1421" w:rsidRPr="00903DBA">
        <w:rPr>
          <w:highlight w:val="white"/>
        </w:rPr>
        <w:t>s</w:t>
      </w:r>
      <w:r w:rsidR="00353BA8" w:rsidRPr="00903DBA">
        <w:rPr>
          <w:highlight w:val="white"/>
        </w:rPr>
        <w:t xml:space="preserve"> where both operand</w:t>
      </w:r>
      <w:r w:rsidR="0086289F" w:rsidRPr="00903DBA">
        <w:rPr>
          <w:highlight w:val="white"/>
        </w:rPr>
        <w:t>s</w:t>
      </w:r>
      <w:r w:rsidR="00353BA8" w:rsidRPr="00903DBA">
        <w:rPr>
          <w:highlight w:val="white"/>
        </w:rPr>
        <w:t xml:space="preserve"> are constant values.</w:t>
      </w:r>
      <w:r w:rsidR="0086289F" w:rsidRPr="00903DBA">
        <w:rPr>
          <w:highlight w:val="white"/>
        </w:rPr>
        <w:t xml:space="preserve"> In that case </w:t>
      </w:r>
      <w:r w:rsidR="00C858E7" w:rsidRPr="00903DBA">
        <w:rPr>
          <w:highlight w:val="white"/>
        </w:rPr>
        <w:t xml:space="preserve">we </w:t>
      </w:r>
      <w:r w:rsidR="00AE2A26" w:rsidRPr="00903DBA">
        <w:rPr>
          <w:highlight w:val="white"/>
        </w:rPr>
        <w:t xml:space="preserve">call </w:t>
      </w:r>
      <w:r w:rsidR="00AE2A26" w:rsidRPr="00903DBA">
        <w:rPr>
          <w:rStyle w:val="KeyWord0"/>
          <w:highlight w:val="white"/>
        </w:rPr>
        <w:t>ArithmeticIntegral</w:t>
      </w:r>
      <w:r w:rsidR="00AE2A26" w:rsidRPr="00903DBA">
        <w:rPr>
          <w:highlight w:val="white"/>
        </w:rPr>
        <w:t xml:space="preserve"> in </w:t>
      </w:r>
      <w:r w:rsidR="00AE2A26" w:rsidRPr="00903DBA">
        <w:rPr>
          <w:rStyle w:val="KeyWord0"/>
          <w:highlight w:val="white"/>
        </w:rPr>
        <w:t>ConstantExpression</w:t>
      </w:r>
      <w:r w:rsidR="00AE2A26" w:rsidRPr="00903DBA">
        <w:rPr>
          <w:highlight w:val="white"/>
        </w:rPr>
        <w:t xml:space="preserve"> to evaluate the value of the expression.</w:t>
      </w:r>
    </w:p>
    <w:p w14:paraId="52578CDB" w14:textId="77777777" w:rsidR="0074376E" w:rsidRPr="00903DBA" w:rsidRDefault="0074376E" w:rsidP="00CF2F9E">
      <w:pPr>
        <w:pStyle w:val="Code"/>
        <w:rPr>
          <w:highlight w:val="white"/>
        </w:rPr>
      </w:pPr>
      <w:r w:rsidRPr="00903DBA">
        <w:rPr>
          <w:highlight w:val="white"/>
        </w:rPr>
        <w:t xml:space="preserve">          if ((leftSymbol.Value is BigInteger) &amp;&amp; // t0 = 2 * 3</w:t>
      </w:r>
    </w:p>
    <w:p w14:paraId="03C3872D" w14:textId="77777777" w:rsidR="0074376E" w:rsidRPr="00903DBA" w:rsidRDefault="0074376E" w:rsidP="00CF2F9E">
      <w:pPr>
        <w:pStyle w:val="Code"/>
        <w:rPr>
          <w:highlight w:val="white"/>
        </w:rPr>
      </w:pPr>
      <w:r w:rsidRPr="00903DBA">
        <w:rPr>
          <w:highlight w:val="white"/>
        </w:rPr>
        <w:t xml:space="preserve">              (rightSymbol.Value is BigInteger)) {</w:t>
      </w:r>
    </w:p>
    <w:p w14:paraId="637F73D9" w14:textId="77777777" w:rsidR="00F85DDF" w:rsidRPr="00903DBA" w:rsidRDefault="0074376E" w:rsidP="00CF2F9E">
      <w:pPr>
        <w:pStyle w:val="Code"/>
        <w:rPr>
          <w:highlight w:val="white"/>
        </w:rPr>
      </w:pPr>
      <w:r w:rsidRPr="00903DBA">
        <w:rPr>
          <w:highlight w:val="white"/>
        </w:rPr>
        <w:t xml:space="preserve">            newSymbol =</w:t>
      </w:r>
    </w:p>
    <w:p w14:paraId="4721F1FB" w14:textId="77777777" w:rsidR="00F85DDF" w:rsidRPr="00903DBA" w:rsidRDefault="00F85DDF" w:rsidP="00CF2F9E">
      <w:pPr>
        <w:pStyle w:val="Code"/>
        <w:rPr>
          <w:highlight w:val="white"/>
        </w:rPr>
      </w:pPr>
      <w:r w:rsidRPr="00903DBA">
        <w:rPr>
          <w:highlight w:val="white"/>
        </w:rPr>
        <w:t xml:space="preserve">              </w:t>
      </w:r>
      <w:r w:rsidR="0074376E" w:rsidRPr="00903DBA">
        <w:rPr>
          <w:highlight w:val="white"/>
        </w:rPr>
        <w:t>ConstantExpression.ArithmeticIntegral(thisCode.Operator,</w:t>
      </w:r>
    </w:p>
    <w:p w14:paraId="7F25861C" w14:textId="4DD62A54" w:rsidR="0074376E" w:rsidRPr="00903DBA" w:rsidRDefault="00F85DDF" w:rsidP="00CF2F9E">
      <w:pPr>
        <w:pStyle w:val="Code"/>
        <w:rPr>
          <w:highlight w:val="white"/>
        </w:rPr>
      </w:pPr>
      <w:r w:rsidRPr="00903DBA">
        <w:rPr>
          <w:highlight w:val="white"/>
        </w:rPr>
        <w:t xml:space="preserve">                                                   </w:t>
      </w:r>
      <w:r w:rsidR="0074376E" w:rsidRPr="00903DBA">
        <w:rPr>
          <w:highlight w:val="white"/>
        </w:rPr>
        <w:t xml:space="preserve"> leftSymbol, rightSymbol);</w:t>
      </w:r>
    </w:p>
    <w:p w14:paraId="5D96EC49" w14:textId="033054C6" w:rsidR="0074376E" w:rsidRPr="00903DBA" w:rsidRDefault="0074376E" w:rsidP="00CF2F9E">
      <w:pPr>
        <w:pStyle w:val="Code"/>
        <w:rPr>
          <w:highlight w:val="white"/>
        </w:rPr>
      </w:pPr>
      <w:r w:rsidRPr="00903DBA">
        <w:rPr>
          <w:highlight w:val="white"/>
        </w:rPr>
        <w:t xml:space="preserve">          }</w:t>
      </w:r>
    </w:p>
    <w:p w14:paraId="6B45C92F" w14:textId="6E6DA88F" w:rsidR="00E72B73" w:rsidRPr="00903DBA" w:rsidRDefault="00574044" w:rsidP="00E72B73">
      <w:pPr>
        <w:rPr>
          <w:highlight w:val="white"/>
        </w:rPr>
      </w:pPr>
      <w:r w:rsidRPr="00903DBA">
        <w:rPr>
          <w:highlight w:val="white"/>
        </w:rPr>
        <w:t xml:space="preserve">In case of </w:t>
      </w:r>
      <w:r w:rsidR="00510666" w:rsidRPr="00903DBA">
        <w:rPr>
          <w:highlight w:val="white"/>
        </w:rPr>
        <w:t xml:space="preserve">additions where the left </w:t>
      </w:r>
      <w:r w:rsidR="00E72B73" w:rsidRPr="00903DBA">
        <w:rPr>
          <w:highlight w:val="white"/>
        </w:rPr>
        <w:t>operand is zero</w:t>
      </w:r>
      <w:r w:rsidR="00F1481F" w:rsidRPr="00903DBA">
        <w:rPr>
          <w:highlight w:val="white"/>
        </w:rPr>
        <w:t xml:space="preserve">, </w:t>
      </w:r>
      <w:r w:rsidR="009073A9" w:rsidRPr="00903DBA">
        <w:rPr>
          <w:highlight w:val="white"/>
        </w:rPr>
        <w:t>0 + i</w:t>
      </w:r>
      <w:r w:rsidR="00E72B73" w:rsidRPr="00903DBA">
        <w:rPr>
          <w:highlight w:val="white"/>
        </w:rPr>
        <w:t>, we</w:t>
      </w:r>
      <w:r w:rsidR="009073A9" w:rsidRPr="00903DBA">
        <w:rPr>
          <w:highlight w:val="white"/>
        </w:rPr>
        <w:t xml:space="preserve"> keep the right operand</w:t>
      </w:r>
      <w:r w:rsidR="00126CAB" w:rsidRPr="00903DBA">
        <w:rPr>
          <w:highlight w:val="white"/>
        </w:rPr>
        <w:t>.</w:t>
      </w:r>
    </w:p>
    <w:p w14:paraId="58E4C22D" w14:textId="77777777" w:rsidR="00E95E82" w:rsidRPr="00903DBA" w:rsidRDefault="00E95E82" w:rsidP="00E95E82">
      <w:pPr>
        <w:pStyle w:val="Code"/>
        <w:rPr>
          <w:highlight w:val="white"/>
        </w:rPr>
      </w:pPr>
      <w:r w:rsidRPr="00903DBA">
        <w:rPr>
          <w:highlight w:val="white"/>
        </w:rPr>
        <w:lastRenderedPageBreak/>
        <w:t xml:space="preserve">          // t0 = 0 + i</w:t>
      </w:r>
    </w:p>
    <w:p w14:paraId="5AFA2A89" w14:textId="77777777" w:rsidR="00E95E82" w:rsidRPr="00903DBA" w:rsidRDefault="00E95E82" w:rsidP="00E95E82">
      <w:pPr>
        <w:pStyle w:val="Code"/>
        <w:rPr>
          <w:highlight w:val="white"/>
        </w:rPr>
      </w:pPr>
      <w:r w:rsidRPr="00903DBA">
        <w:rPr>
          <w:highlight w:val="white"/>
        </w:rPr>
        <w:t xml:space="preserve">          else if ((thisCode.Operator == MiddleOperator.BinaryAdd) &amp;&amp;</w:t>
      </w:r>
    </w:p>
    <w:p w14:paraId="4A3EC314" w14:textId="77777777" w:rsidR="00E95E82" w:rsidRPr="00903DBA" w:rsidRDefault="00E95E82" w:rsidP="00E95E82">
      <w:pPr>
        <w:pStyle w:val="Code"/>
        <w:rPr>
          <w:highlight w:val="white"/>
        </w:rPr>
      </w:pPr>
      <w:r w:rsidRPr="00903DBA">
        <w:rPr>
          <w:highlight w:val="white"/>
        </w:rPr>
        <w:t xml:space="preserve">                    (leftSymbol.Value is BigInteger) &amp;&amp;</w:t>
      </w:r>
    </w:p>
    <w:p w14:paraId="64CEB306" w14:textId="77777777" w:rsidR="00E95E82" w:rsidRPr="00903DBA" w:rsidRDefault="00E95E82" w:rsidP="00E95E82">
      <w:pPr>
        <w:pStyle w:val="Code"/>
        <w:rPr>
          <w:highlight w:val="white"/>
        </w:rPr>
      </w:pPr>
      <w:r w:rsidRPr="00903DBA">
        <w:rPr>
          <w:highlight w:val="white"/>
        </w:rPr>
        <w:t xml:space="preserve">                    (leftSymbol.Value.Equals(BigInteger.Zero))) {</w:t>
      </w:r>
    </w:p>
    <w:p w14:paraId="68B6E86F" w14:textId="77777777" w:rsidR="00E95E82" w:rsidRPr="00903DBA" w:rsidRDefault="00E95E82" w:rsidP="00E95E82">
      <w:pPr>
        <w:pStyle w:val="Code"/>
        <w:rPr>
          <w:highlight w:val="white"/>
        </w:rPr>
      </w:pPr>
      <w:r w:rsidRPr="00903DBA">
        <w:rPr>
          <w:highlight w:val="white"/>
        </w:rPr>
        <w:t xml:space="preserve">            newSymbol = rightSymbol;</w:t>
      </w:r>
    </w:p>
    <w:p w14:paraId="4BFFE2CF" w14:textId="77777777" w:rsidR="00E95E82" w:rsidRPr="00903DBA" w:rsidRDefault="00E95E82" w:rsidP="00E95E82">
      <w:pPr>
        <w:pStyle w:val="Code"/>
        <w:rPr>
          <w:highlight w:val="white"/>
        </w:rPr>
      </w:pPr>
      <w:r w:rsidRPr="00903DBA">
        <w:rPr>
          <w:highlight w:val="white"/>
        </w:rPr>
        <w:t xml:space="preserve">          }</w:t>
      </w:r>
    </w:p>
    <w:p w14:paraId="31DF9BA3" w14:textId="4B164A76" w:rsidR="009B4D04" w:rsidRPr="00903DBA" w:rsidRDefault="009B4D04" w:rsidP="009B4D04">
      <w:pPr>
        <w:pStyle w:val="Code"/>
        <w:rPr>
          <w:highlight w:val="white"/>
        </w:rPr>
      </w:pPr>
      <w:r w:rsidRPr="00903DBA">
        <w:rPr>
          <w:highlight w:val="white"/>
        </w:rPr>
        <w:t xml:space="preserve">          // t0 = 0 - </w:t>
      </w:r>
      <w:r w:rsidR="00E71EA6" w:rsidRPr="00903DBA">
        <w:rPr>
          <w:highlight w:val="white"/>
        </w:rPr>
        <w:t>i; t0 = -i</w:t>
      </w:r>
    </w:p>
    <w:p w14:paraId="6A62772E" w14:textId="4C9859C3" w:rsidR="009B4D04" w:rsidRPr="00903DBA" w:rsidRDefault="009B4D04" w:rsidP="009B4D04">
      <w:pPr>
        <w:pStyle w:val="Code"/>
        <w:rPr>
          <w:highlight w:val="white"/>
        </w:rPr>
      </w:pPr>
      <w:r w:rsidRPr="00903DBA">
        <w:rPr>
          <w:highlight w:val="white"/>
        </w:rPr>
        <w:t xml:space="preserve">          else if ((thisCode.Operator == MiddleOperator.BinarySubtract) &amp;&amp;</w:t>
      </w:r>
    </w:p>
    <w:p w14:paraId="5E831E0A" w14:textId="77777777" w:rsidR="009B4D04" w:rsidRPr="00903DBA" w:rsidRDefault="009B4D04" w:rsidP="009B4D04">
      <w:pPr>
        <w:pStyle w:val="Code"/>
        <w:rPr>
          <w:highlight w:val="white"/>
        </w:rPr>
      </w:pPr>
      <w:r w:rsidRPr="00903DBA">
        <w:rPr>
          <w:highlight w:val="white"/>
        </w:rPr>
        <w:t xml:space="preserve">                    (leftSymbol.Value is BigInteger) &amp;&amp;</w:t>
      </w:r>
    </w:p>
    <w:p w14:paraId="5D95BECA" w14:textId="2E8FFB13" w:rsidR="00090FA4" w:rsidRPr="00903DBA" w:rsidRDefault="009B4D04" w:rsidP="009B4D04">
      <w:pPr>
        <w:pStyle w:val="Code"/>
        <w:rPr>
          <w:highlight w:val="white"/>
        </w:rPr>
      </w:pPr>
      <w:r w:rsidRPr="00903DBA">
        <w:rPr>
          <w:highlight w:val="white"/>
        </w:rPr>
        <w:t xml:space="preserve">                    (leftSymbol.Value.Equals(BigInteger.Zero))) {</w:t>
      </w:r>
    </w:p>
    <w:p w14:paraId="649FC318" w14:textId="25AC0C6D" w:rsidR="00090FA4" w:rsidRPr="00903DBA" w:rsidRDefault="00090FA4" w:rsidP="009B4D04">
      <w:pPr>
        <w:pStyle w:val="Code"/>
        <w:rPr>
          <w:highlight w:val="white"/>
        </w:rPr>
      </w:pPr>
      <w:r w:rsidRPr="00903DBA">
        <w:rPr>
          <w:highlight w:val="white"/>
        </w:rPr>
        <w:t xml:space="preserve">            thisCode.Operator = MiddleOperator.UnarySubtract;</w:t>
      </w:r>
    </w:p>
    <w:p w14:paraId="546570FC" w14:textId="210EFE98" w:rsidR="00992CE2" w:rsidRPr="00903DBA" w:rsidRDefault="00992CE2" w:rsidP="009B4D04">
      <w:pPr>
        <w:pStyle w:val="Code"/>
        <w:rPr>
          <w:highlight w:val="white"/>
        </w:rPr>
      </w:pPr>
      <w:r w:rsidRPr="00903DBA">
        <w:rPr>
          <w:highlight w:val="white"/>
        </w:rPr>
        <w:t xml:space="preserve">            thisCode[</w:t>
      </w:r>
      <w:r w:rsidR="00E71EA6" w:rsidRPr="00903DBA">
        <w:rPr>
          <w:highlight w:val="white"/>
        </w:rPr>
        <w:t>0] = thisCode[1];</w:t>
      </w:r>
    </w:p>
    <w:p w14:paraId="0CC2404B" w14:textId="6E4B2AF3" w:rsidR="00E71EA6" w:rsidRPr="00903DBA" w:rsidRDefault="00E71EA6" w:rsidP="00E71EA6">
      <w:pPr>
        <w:pStyle w:val="Code"/>
        <w:rPr>
          <w:highlight w:val="white"/>
        </w:rPr>
      </w:pPr>
      <w:r w:rsidRPr="00903DBA">
        <w:rPr>
          <w:highlight w:val="white"/>
        </w:rPr>
        <w:t xml:space="preserve">            thisCode[1] = null;</w:t>
      </w:r>
    </w:p>
    <w:p w14:paraId="1315D61B" w14:textId="77777777" w:rsidR="009B4D04" w:rsidRPr="00903DBA" w:rsidRDefault="009B4D04" w:rsidP="009B4D04">
      <w:pPr>
        <w:pStyle w:val="Code"/>
        <w:rPr>
          <w:highlight w:val="white"/>
        </w:rPr>
      </w:pPr>
      <w:r w:rsidRPr="00903DBA">
        <w:rPr>
          <w:highlight w:val="white"/>
        </w:rPr>
        <w:t xml:space="preserve">          }</w:t>
      </w:r>
    </w:p>
    <w:p w14:paraId="5F9B2BA3" w14:textId="628195CD" w:rsidR="00D70966" w:rsidRPr="00903DBA" w:rsidRDefault="00060CEA" w:rsidP="00126CAB">
      <w:pPr>
        <w:rPr>
          <w:highlight w:val="white"/>
        </w:rPr>
      </w:pPr>
      <w:r w:rsidRPr="00903DBA">
        <w:rPr>
          <w:highlight w:val="white"/>
        </w:rPr>
        <w:t xml:space="preserve">In case of additions or subtractions where the </w:t>
      </w:r>
      <w:r w:rsidR="009C25B9" w:rsidRPr="00903DBA">
        <w:rPr>
          <w:highlight w:val="white"/>
        </w:rPr>
        <w:t>right</w:t>
      </w:r>
      <w:r w:rsidRPr="00903DBA">
        <w:rPr>
          <w:highlight w:val="white"/>
        </w:rPr>
        <w:t xml:space="preserve"> operand is zero, </w:t>
      </w:r>
      <w:r w:rsidR="009C25B9" w:rsidRPr="00903DBA">
        <w:rPr>
          <w:highlight w:val="white"/>
        </w:rPr>
        <w:t>i + 0 or i - 0</w:t>
      </w:r>
      <w:r w:rsidRPr="00903DBA">
        <w:rPr>
          <w:highlight w:val="white"/>
        </w:rPr>
        <w:t xml:space="preserve">, we keep the </w:t>
      </w:r>
      <w:r w:rsidR="009C25B9" w:rsidRPr="00903DBA">
        <w:rPr>
          <w:highlight w:val="white"/>
        </w:rPr>
        <w:t>left</w:t>
      </w:r>
      <w:r w:rsidRPr="00903DBA">
        <w:rPr>
          <w:highlight w:val="white"/>
        </w:rPr>
        <w:t xml:space="preserve"> operand</w:t>
      </w:r>
      <w:r w:rsidR="00126CAB" w:rsidRPr="00903DBA">
        <w:rPr>
          <w:highlight w:val="white"/>
        </w:rPr>
        <w:t>.</w:t>
      </w:r>
    </w:p>
    <w:p w14:paraId="2405C0AD" w14:textId="72D6B690" w:rsidR="00B46D8D" w:rsidRPr="00903DBA" w:rsidRDefault="00B46D8D" w:rsidP="00B46D8D">
      <w:pPr>
        <w:pStyle w:val="Code"/>
        <w:rPr>
          <w:highlight w:val="white"/>
        </w:rPr>
      </w:pPr>
      <w:r w:rsidRPr="00903DBA">
        <w:rPr>
          <w:highlight w:val="white"/>
        </w:rPr>
        <w:t xml:space="preserve">          // t0 = i + 0</w:t>
      </w:r>
    </w:p>
    <w:p w14:paraId="6D9123FA" w14:textId="0BA277B3" w:rsidR="00B46D8D" w:rsidRPr="00903DBA" w:rsidRDefault="00B46D8D" w:rsidP="00B46D8D">
      <w:pPr>
        <w:pStyle w:val="Code"/>
        <w:rPr>
          <w:highlight w:val="white"/>
        </w:rPr>
      </w:pPr>
      <w:r w:rsidRPr="00903DBA">
        <w:rPr>
          <w:highlight w:val="white"/>
        </w:rPr>
        <w:t xml:space="preserve">          // t0 = i - 0</w:t>
      </w:r>
    </w:p>
    <w:p w14:paraId="38DDCC6D" w14:textId="11E14F0E" w:rsidR="0074376E" w:rsidRPr="00903DBA" w:rsidRDefault="00B46D8D" w:rsidP="00CF2F9E">
      <w:pPr>
        <w:pStyle w:val="Code"/>
        <w:rPr>
          <w:highlight w:val="white"/>
        </w:rPr>
      </w:pPr>
      <w:r w:rsidRPr="00903DBA">
        <w:rPr>
          <w:highlight w:val="white"/>
        </w:rPr>
        <w:t xml:space="preserve">        </w:t>
      </w:r>
      <w:r w:rsidR="0074376E" w:rsidRPr="00903DBA">
        <w:rPr>
          <w:highlight w:val="white"/>
        </w:rPr>
        <w:t xml:space="preserve"> </w:t>
      </w:r>
      <w:r w:rsidRPr="00903DBA">
        <w:rPr>
          <w:highlight w:val="white"/>
        </w:rPr>
        <w:t xml:space="preserve"> </w:t>
      </w:r>
      <w:r w:rsidR="0074376E" w:rsidRPr="00903DBA">
        <w:rPr>
          <w:highlight w:val="white"/>
        </w:rPr>
        <w:t>else if (((thisCode.Operator == MiddleOperator.BinaryAdd) ||</w:t>
      </w:r>
    </w:p>
    <w:p w14:paraId="2FF84A9D" w14:textId="186529E3" w:rsidR="0074376E" w:rsidRPr="00903DBA" w:rsidRDefault="0074376E" w:rsidP="00CF2F9E">
      <w:pPr>
        <w:pStyle w:val="Code"/>
        <w:rPr>
          <w:highlight w:val="white"/>
        </w:rPr>
      </w:pPr>
      <w:r w:rsidRPr="00903DBA">
        <w:rPr>
          <w:highlight w:val="white"/>
        </w:rPr>
        <w:t xml:space="preserve">                    (thisCode.Operator == MiddleOperator.BinarySubtract)) &amp;&amp;</w:t>
      </w:r>
    </w:p>
    <w:p w14:paraId="63533AC8" w14:textId="77777777" w:rsidR="0074376E" w:rsidRPr="00903DBA" w:rsidRDefault="0074376E" w:rsidP="00CF2F9E">
      <w:pPr>
        <w:pStyle w:val="Code"/>
        <w:rPr>
          <w:highlight w:val="white"/>
        </w:rPr>
      </w:pPr>
      <w:r w:rsidRPr="00903DBA">
        <w:rPr>
          <w:highlight w:val="white"/>
        </w:rPr>
        <w:t xml:space="preserve">                    (rightSymbol.Value is BigInteger) &amp;&amp;</w:t>
      </w:r>
    </w:p>
    <w:p w14:paraId="0B02EB05" w14:textId="77777777" w:rsidR="0074376E" w:rsidRPr="00903DBA" w:rsidRDefault="0074376E" w:rsidP="00CF2F9E">
      <w:pPr>
        <w:pStyle w:val="Code"/>
        <w:rPr>
          <w:highlight w:val="white"/>
        </w:rPr>
      </w:pPr>
      <w:r w:rsidRPr="00903DBA">
        <w:rPr>
          <w:highlight w:val="white"/>
        </w:rPr>
        <w:t xml:space="preserve">                    (rightSymbol.Value.Equals(BigInteger.Zero))) {</w:t>
      </w:r>
    </w:p>
    <w:p w14:paraId="09FEC290" w14:textId="77777777" w:rsidR="0074376E" w:rsidRPr="00903DBA" w:rsidRDefault="0074376E" w:rsidP="00CF2F9E">
      <w:pPr>
        <w:pStyle w:val="Code"/>
        <w:rPr>
          <w:highlight w:val="white"/>
        </w:rPr>
      </w:pPr>
      <w:r w:rsidRPr="00903DBA">
        <w:rPr>
          <w:highlight w:val="white"/>
        </w:rPr>
        <w:t xml:space="preserve">            newSymbol = leftSymbol;</w:t>
      </w:r>
    </w:p>
    <w:p w14:paraId="0D7AB414" w14:textId="77777777" w:rsidR="0074376E" w:rsidRPr="00903DBA" w:rsidRDefault="0074376E" w:rsidP="00CF2F9E">
      <w:pPr>
        <w:pStyle w:val="Code"/>
        <w:rPr>
          <w:highlight w:val="white"/>
        </w:rPr>
      </w:pPr>
      <w:r w:rsidRPr="00903DBA">
        <w:rPr>
          <w:highlight w:val="white"/>
        </w:rPr>
        <w:t xml:space="preserve">          }</w:t>
      </w:r>
    </w:p>
    <w:p w14:paraId="1B2172B7" w14:textId="2489476E" w:rsidR="0000182D" w:rsidRPr="00903DBA" w:rsidRDefault="0000182D" w:rsidP="0000182D">
      <w:pPr>
        <w:rPr>
          <w:highlight w:val="white"/>
        </w:rPr>
      </w:pPr>
      <w:r w:rsidRPr="00903DBA">
        <w:rPr>
          <w:highlight w:val="white"/>
        </w:rPr>
        <w:t xml:space="preserve">In case of </w:t>
      </w:r>
      <w:r w:rsidR="00131061" w:rsidRPr="00903DBA">
        <w:rPr>
          <w:highlight w:val="white"/>
        </w:rPr>
        <w:t xml:space="preserve">multiplications where </w:t>
      </w:r>
      <w:r w:rsidRPr="00903DBA">
        <w:rPr>
          <w:highlight w:val="white"/>
        </w:rPr>
        <w:t xml:space="preserve">the </w:t>
      </w:r>
      <w:r w:rsidR="001539F5" w:rsidRPr="00903DBA">
        <w:rPr>
          <w:highlight w:val="white"/>
        </w:rPr>
        <w:t>left</w:t>
      </w:r>
      <w:r w:rsidRPr="00903DBA">
        <w:rPr>
          <w:highlight w:val="white"/>
        </w:rPr>
        <w:t xml:space="preserve"> operand is zero, </w:t>
      </w:r>
      <w:r w:rsidR="001539F5" w:rsidRPr="00903DBA">
        <w:rPr>
          <w:highlight w:val="white"/>
        </w:rPr>
        <w:t>the result is zero.</w:t>
      </w:r>
    </w:p>
    <w:p w14:paraId="03590D85" w14:textId="7ACFE241" w:rsidR="00B46D8D" w:rsidRPr="00903DBA" w:rsidRDefault="00B46D8D" w:rsidP="00B46D8D">
      <w:pPr>
        <w:pStyle w:val="Code"/>
        <w:rPr>
          <w:highlight w:val="white"/>
        </w:rPr>
      </w:pPr>
      <w:r w:rsidRPr="00903DBA">
        <w:rPr>
          <w:highlight w:val="white"/>
        </w:rPr>
        <w:t xml:space="preserve">          // t0 = 0 * i</w:t>
      </w:r>
    </w:p>
    <w:p w14:paraId="375B2BB9" w14:textId="0D655420" w:rsidR="0074376E" w:rsidRPr="00903DBA" w:rsidRDefault="0074376E" w:rsidP="00CF2F9E">
      <w:pPr>
        <w:pStyle w:val="Code"/>
        <w:rPr>
          <w:highlight w:val="white"/>
        </w:rPr>
      </w:pPr>
      <w:r w:rsidRPr="00903DBA">
        <w:rPr>
          <w:highlight w:val="white"/>
        </w:rPr>
        <w:t xml:space="preserve">          else if (((thisCode.Operator == MiddleOperator.SignedMultiply) ||</w:t>
      </w:r>
    </w:p>
    <w:p w14:paraId="3FA9247C" w14:textId="77777777" w:rsidR="0074376E" w:rsidRPr="00903DBA" w:rsidRDefault="0074376E" w:rsidP="00CF2F9E">
      <w:pPr>
        <w:pStyle w:val="Code"/>
        <w:rPr>
          <w:highlight w:val="white"/>
        </w:rPr>
      </w:pPr>
      <w:r w:rsidRPr="00903DBA">
        <w:rPr>
          <w:highlight w:val="white"/>
        </w:rPr>
        <w:t xml:space="preserve">                    (thisCode.Operator == MiddleOperator.UnsignedMultiply)) &amp;&amp;</w:t>
      </w:r>
    </w:p>
    <w:p w14:paraId="56E97F70" w14:textId="77777777" w:rsidR="0074376E" w:rsidRPr="00903DBA" w:rsidRDefault="0074376E" w:rsidP="00CF2F9E">
      <w:pPr>
        <w:pStyle w:val="Code"/>
        <w:rPr>
          <w:highlight w:val="white"/>
        </w:rPr>
      </w:pPr>
      <w:r w:rsidRPr="00903DBA">
        <w:rPr>
          <w:highlight w:val="white"/>
        </w:rPr>
        <w:t xml:space="preserve">                    (leftSymbol.Value is BigInteger) &amp;&amp;</w:t>
      </w:r>
    </w:p>
    <w:p w14:paraId="56CAD616" w14:textId="77777777" w:rsidR="0074376E" w:rsidRPr="00903DBA" w:rsidRDefault="0074376E" w:rsidP="00CF2F9E">
      <w:pPr>
        <w:pStyle w:val="Code"/>
        <w:rPr>
          <w:highlight w:val="white"/>
        </w:rPr>
      </w:pPr>
      <w:r w:rsidRPr="00903DBA">
        <w:rPr>
          <w:highlight w:val="white"/>
        </w:rPr>
        <w:t xml:space="preserve">                    (leftSymbol.Value.Equals(BigInteger.Zero))) {</w:t>
      </w:r>
    </w:p>
    <w:p w14:paraId="3E83E122" w14:textId="77777777" w:rsidR="0074376E" w:rsidRPr="00903DBA" w:rsidRDefault="0074376E" w:rsidP="00CF2F9E">
      <w:pPr>
        <w:pStyle w:val="Code"/>
        <w:rPr>
          <w:highlight w:val="white"/>
        </w:rPr>
      </w:pPr>
      <w:r w:rsidRPr="00903DBA">
        <w:rPr>
          <w:highlight w:val="white"/>
        </w:rPr>
        <w:t xml:space="preserve">            newSymbol = new Symbol(resultSymbol.Type, BigInteger.Zero);</w:t>
      </w:r>
    </w:p>
    <w:p w14:paraId="6460B8B4" w14:textId="77777777" w:rsidR="0074376E" w:rsidRPr="00903DBA" w:rsidRDefault="0074376E" w:rsidP="00CF2F9E">
      <w:pPr>
        <w:pStyle w:val="Code"/>
        <w:rPr>
          <w:highlight w:val="white"/>
        </w:rPr>
      </w:pPr>
      <w:r w:rsidRPr="00903DBA">
        <w:rPr>
          <w:highlight w:val="white"/>
        </w:rPr>
        <w:t xml:space="preserve">          }</w:t>
      </w:r>
    </w:p>
    <w:p w14:paraId="503DDA4F" w14:textId="02C6A93D" w:rsidR="001539F5" w:rsidRPr="00903DBA" w:rsidRDefault="001539F5" w:rsidP="001539F5">
      <w:pPr>
        <w:rPr>
          <w:highlight w:val="white"/>
        </w:rPr>
      </w:pPr>
      <w:r w:rsidRPr="00903DBA">
        <w:rPr>
          <w:highlight w:val="white"/>
        </w:rPr>
        <w:t>In case of multiplications where the left operand is one, we keep the right operand.</w:t>
      </w:r>
    </w:p>
    <w:p w14:paraId="56EC3C71" w14:textId="2DB40C86" w:rsidR="00B46D8D" w:rsidRPr="00903DBA" w:rsidRDefault="00B46D8D" w:rsidP="00B46D8D">
      <w:pPr>
        <w:pStyle w:val="Code"/>
        <w:rPr>
          <w:highlight w:val="white"/>
        </w:rPr>
      </w:pPr>
      <w:r w:rsidRPr="00903DBA">
        <w:rPr>
          <w:highlight w:val="white"/>
        </w:rPr>
        <w:t xml:space="preserve">          // t0 = 1 * i</w:t>
      </w:r>
    </w:p>
    <w:p w14:paraId="6D9ACC0C" w14:textId="568F6A42" w:rsidR="0074376E" w:rsidRPr="00903DBA" w:rsidRDefault="0074376E" w:rsidP="00CF2F9E">
      <w:pPr>
        <w:pStyle w:val="Code"/>
        <w:rPr>
          <w:highlight w:val="white"/>
        </w:rPr>
      </w:pPr>
      <w:r w:rsidRPr="00903DBA">
        <w:rPr>
          <w:highlight w:val="white"/>
        </w:rPr>
        <w:t xml:space="preserve">          else if (((thisCode.Operator == MiddleOperator.SignedMultiply) ||</w:t>
      </w:r>
    </w:p>
    <w:p w14:paraId="6692CF75" w14:textId="77777777" w:rsidR="0074376E" w:rsidRPr="00903DBA" w:rsidRDefault="0074376E" w:rsidP="00CF2F9E">
      <w:pPr>
        <w:pStyle w:val="Code"/>
        <w:rPr>
          <w:highlight w:val="white"/>
        </w:rPr>
      </w:pPr>
      <w:r w:rsidRPr="00903DBA">
        <w:rPr>
          <w:highlight w:val="white"/>
        </w:rPr>
        <w:t xml:space="preserve">                    (thisCode.Operator == MiddleOperator.UnsignedMultiply)) &amp;&amp;</w:t>
      </w:r>
    </w:p>
    <w:p w14:paraId="292DB94F" w14:textId="77777777" w:rsidR="0074376E" w:rsidRPr="00903DBA" w:rsidRDefault="0074376E" w:rsidP="00CF2F9E">
      <w:pPr>
        <w:pStyle w:val="Code"/>
        <w:rPr>
          <w:highlight w:val="white"/>
        </w:rPr>
      </w:pPr>
      <w:r w:rsidRPr="00903DBA">
        <w:rPr>
          <w:highlight w:val="white"/>
        </w:rPr>
        <w:t xml:space="preserve">                    (leftSymbol.Value is BigInteger) &amp;&amp;</w:t>
      </w:r>
    </w:p>
    <w:p w14:paraId="5A2AE490" w14:textId="77777777" w:rsidR="0074376E" w:rsidRPr="00903DBA" w:rsidRDefault="0074376E" w:rsidP="00CF2F9E">
      <w:pPr>
        <w:pStyle w:val="Code"/>
        <w:rPr>
          <w:highlight w:val="white"/>
        </w:rPr>
      </w:pPr>
      <w:r w:rsidRPr="00903DBA">
        <w:rPr>
          <w:highlight w:val="white"/>
        </w:rPr>
        <w:t xml:space="preserve">                    (leftSymbol.Value.Equals(BigInteger.One))) {</w:t>
      </w:r>
    </w:p>
    <w:p w14:paraId="3A8F527D" w14:textId="77777777" w:rsidR="0074376E" w:rsidRPr="00903DBA" w:rsidRDefault="0074376E" w:rsidP="00CF2F9E">
      <w:pPr>
        <w:pStyle w:val="Code"/>
        <w:rPr>
          <w:highlight w:val="white"/>
        </w:rPr>
      </w:pPr>
      <w:r w:rsidRPr="00903DBA">
        <w:rPr>
          <w:highlight w:val="white"/>
        </w:rPr>
        <w:t xml:space="preserve">            newSymbol = rightSymbol;</w:t>
      </w:r>
    </w:p>
    <w:p w14:paraId="275C47A6" w14:textId="77777777" w:rsidR="0074376E" w:rsidRPr="00903DBA" w:rsidRDefault="0074376E" w:rsidP="00CF2F9E">
      <w:pPr>
        <w:pStyle w:val="Code"/>
        <w:rPr>
          <w:highlight w:val="white"/>
        </w:rPr>
      </w:pPr>
      <w:r w:rsidRPr="00903DBA">
        <w:rPr>
          <w:highlight w:val="white"/>
        </w:rPr>
        <w:t xml:space="preserve">          }</w:t>
      </w:r>
    </w:p>
    <w:p w14:paraId="7D9F7B58" w14:textId="54600A78" w:rsidR="004F19B5" w:rsidRPr="00903DBA" w:rsidRDefault="004F19B5" w:rsidP="004F19B5">
      <w:pPr>
        <w:rPr>
          <w:highlight w:val="white"/>
        </w:rPr>
      </w:pPr>
      <w:r w:rsidRPr="00903DBA">
        <w:rPr>
          <w:highlight w:val="white"/>
        </w:rPr>
        <w:t xml:space="preserve">In case of multiplications where the </w:t>
      </w:r>
      <w:r w:rsidR="00731F9D" w:rsidRPr="00903DBA">
        <w:rPr>
          <w:highlight w:val="white"/>
        </w:rPr>
        <w:t>right</w:t>
      </w:r>
      <w:r w:rsidRPr="00903DBA">
        <w:rPr>
          <w:highlight w:val="white"/>
        </w:rPr>
        <w:t xml:space="preserve"> operand is </w:t>
      </w:r>
      <w:r w:rsidR="00731F9D" w:rsidRPr="00903DBA">
        <w:rPr>
          <w:highlight w:val="white"/>
        </w:rPr>
        <w:t>zero, the result is zero.</w:t>
      </w:r>
    </w:p>
    <w:p w14:paraId="1C7E8D24" w14:textId="29CFAB23" w:rsidR="00B17BCC" w:rsidRPr="00903DBA" w:rsidRDefault="00B17BCC" w:rsidP="00CF2F9E">
      <w:pPr>
        <w:pStyle w:val="Code"/>
        <w:rPr>
          <w:highlight w:val="white"/>
        </w:rPr>
      </w:pPr>
      <w:r w:rsidRPr="00903DBA">
        <w:rPr>
          <w:highlight w:val="white"/>
        </w:rPr>
        <w:t xml:space="preserve">          // t0 = i * 0</w:t>
      </w:r>
    </w:p>
    <w:p w14:paraId="1A3574AA" w14:textId="010AF5A6" w:rsidR="0074376E" w:rsidRPr="00903DBA" w:rsidRDefault="0074376E" w:rsidP="00CF2F9E">
      <w:pPr>
        <w:pStyle w:val="Code"/>
        <w:rPr>
          <w:highlight w:val="white"/>
        </w:rPr>
      </w:pPr>
      <w:r w:rsidRPr="00903DBA">
        <w:rPr>
          <w:highlight w:val="white"/>
        </w:rPr>
        <w:t xml:space="preserve">          else if (((thisCode.Operator == MiddleOperator.SignedMultiply) ||</w:t>
      </w:r>
    </w:p>
    <w:p w14:paraId="0FC94A91" w14:textId="77777777" w:rsidR="0074376E" w:rsidRPr="00903DBA" w:rsidRDefault="0074376E" w:rsidP="00CF2F9E">
      <w:pPr>
        <w:pStyle w:val="Code"/>
        <w:rPr>
          <w:highlight w:val="white"/>
        </w:rPr>
      </w:pPr>
      <w:r w:rsidRPr="00903DBA">
        <w:rPr>
          <w:highlight w:val="white"/>
        </w:rPr>
        <w:t xml:space="preserve">                    (thisCode.Operator == MiddleOperator.UnsignedMultiply)) &amp;&amp;</w:t>
      </w:r>
    </w:p>
    <w:p w14:paraId="383E67FB" w14:textId="77777777" w:rsidR="0074376E" w:rsidRPr="00903DBA" w:rsidRDefault="0074376E" w:rsidP="00CF2F9E">
      <w:pPr>
        <w:pStyle w:val="Code"/>
        <w:rPr>
          <w:highlight w:val="white"/>
        </w:rPr>
      </w:pPr>
      <w:r w:rsidRPr="00903DBA">
        <w:rPr>
          <w:highlight w:val="white"/>
        </w:rPr>
        <w:t xml:space="preserve">                    (rightSymbol.Value is BigInteger) &amp;&amp;</w:t>
      </w:r>
    </w:p>
    <w:p w14:paraId="4D27D0B7" w14:textId="77777777" w:rsidR="0074376E" w:rsidRPr="00903DBA" w:rsidRDefault="0074376E" w:rsidP="00CF2F9E">
      <w:pPr>
        <w:pStyle w:val="Code"/>
        <w:rPr>
          <w:highlight w:val="white"/>
        </w:rPr>
      </w:pPr>
      <w:r w:rsidRPr="00903DBA">
        <w:rPr>
          <w:highlight w:val="white"/>
        </w:rPr>
        <w:t xml:space="preserve">                    (rightSymbol.Value.Equals(BigInteger.Zero))) {</w:t>
      </w:r>
    </w:p>
    <w:p w14:paraId="0B7ECFBB" w14:textId="77777777" w:rsidR="0074376E" w:rsidRPr="00903DBA" w:rsidRDefault="0074376E" w:rsidP="00CF2F9E">
      <w:pPr>
        <w:pStyle w:val="Code"/>
        <w:rPr>
          <w:highlight w:val="white"/>
        </w:rPr>
      </w:pPr>
      <w:r w:rsidRPr="00903DBA">
        <w:rPr>
          <w:highlight w:val="white"/>
        </w:rPr>
        <w:t xml:space="preserve">            newSymbol = new Symbol(resultSymbol.Type, BigInteger.Zero);</w:t>
      </w:r>
    </w:p>
    <w:p w14:paraId="1AF3E4D8" w14:textId="77777777" w:rsidR="0074376E" w:rsidRPr="00903DBA" w:rsidRDefault="0074376E" w:rsidP="00CF2F9E">
      <w:pPr>
        <w:pStyle w:val="Code"/>
        <w:rPr>
          <w:highlight w:val="white"/>
        </w:rPr>
      </w:pPr>
      <w:r w:rsidRPr="00903DBA">
        <w:rPr>
          <w:highlight w:val="white"/>
        </w:rPr>
        <w:t xml:space="preserve">          }</w:t>
      </w:r>
    </w:p>
    <w:p w14:paraId="0B780421" w14:textId="006674F7" w:rsidR="00CB32DC" w:rsidRPr="00903DBA" w:rsidRDefault="00CB32DC" w:rsidP="00CB32DC">
      <w:pPr>
        <w:rPr>
          <w:highlight w:val="white"/>
        </w:rPr>
      </w:pPr>
      <w:r w:rsidRPr="00903DBA">
        <w:rPr>
          <w:highlight w:val="white"/>
        </w:rPr>
        <w:t>In case of multiplications or division where the right operand is one, we keep the left operand.</w:t>
      </w:r>
    </w:p>
    <w:p w14:paraId="4B2435F5" w14:textId="5AF73C2B" w:rsidR="0008100D" w:rsidRPr="00903DBA" w:rsidRDefault="0008100D" w:rsidP="00CF2F9E">
      <w:pPr>
        <w:pStyle w:val="Code"/>
        <w:rPr>
          <w:highlight w:val="white"/>
        </w:rPr>
      </w:pPr>
      <w:r w:rsidRPr="00903DBA">
        <w:rPr>
          <w:highlight w:val="white"/>
        </w:rPr>
        <w:t xml:space="preserve">          // t0 = i * 1</w:t>
      </w:r>
    </w:p>
    <w:p w14:paraId="601A2711" w14:textId="59CC34C1" w:rsidR="0008100D" w:rsidRPr="00903DBA" w:rsidRDefault="0008100D" w:rsidP="00CF2F9E">
      <w:pPr>
        <w:pStyle w:val="Code"/>
        <w:rPr>
          <w:highlight w:val="white"/>
        </w:rPr>
      </w:pPr>
      <w:r w:rsidRPr="00903DBA">
        <w:rPr>
          <w:highlight w:val="white"/>
        </w:rPr>
        <w:t xml:space="preserve">          // t0 = i / 1</w:t>
      </w:r>
    </w:p>
    <w:p w14:paraId="199EF6E2" w14:textId="38345817" w:rsidR="0074376E" w:rsidRPr="00903DBA" w:rsidRDefault="0074376E" w:rsidP="00CF2F9E">
      <w:pPr>
        <w:pStyle w:val="Code"/>
        <w:rPr>
          <w:highlight w:val="white"/>
        </w:rPr>
      </w:pPr>
      <w:r w:rsidRPr="00903DBA">
        <w:rPr>
          <w:highlight w:val="white"/>
        </w:rPr>
        <w:lastRenderedPageBreak/>
        <w:t xml:space="preserve">          else if (((thisCode.Operator == MiddleOperator.SignedMultiply) ||</w:t>
      </w:r>
    </w:p>
    <w:p w14:paraId="0271E95D" w14:textId="3DBC1A0D" w:rsidR="0074376E" w:rsidRPr="00903DBA" w:rsidRDefault="0074376E" w:rsidP="00CF2F9E">
      <w:pPr>
        <w:pStyle w:val="Code"/>
        <w:rPr>
          <w:highlight w:val="white"/>
        </w:rPr>
      </w:pPr>
      <w:r w:rsidRPr="00903DBA">
        <w:rPr>
          <w:highlight w:val="white"/>
        </w:rPr>
        <w:t xml:space="preserve">                    (thisCode.Operator == MiddleOperator.UnsignedMultiply) ||</w:t>
      </w:r>
    </w:p>
    <w:p w14:paraId="4A3B9DE2" w14:textId="77777777" w:rsidR="00C54B67" w:rsidRPr="00903DBA" w:rsidRDefault="00C54B67" w:rsidP="00C54B67">
      <w:pPr>
        <w:pStyle w:val="Code"/>
        <w:rPr>
          <w:highlight w:val="white"/>
        </w:rPr>
      </w:pPr>
      <w:r w:rsidRPr="00903DBA">
        <w:rPr>
          <w:highlight w:val="white"/>
        </w:rPr>
        <w:t xml:space="preserve">                    (thisCode.Operator == MiddleOperator.SignedDivide) ||</w:t>
      </w:r>
    </w:p>
    <w:p w14:paraId="6C24D23F" w14:textId="3E6F5A38" w:rsidR="00C54B67" w:rsidRPr="00903DBA" w:rsidRDefault="00C54B67" w:rsidP="00C54B67">
      <w:pPr>
        <w:pStyle w:val="Code"/>
        <w:rPr>
          <w:highlight w:val="white"/>
        </w:rPr>
      </w:pPr>
      <w:r w:rsidRPr="00903DBA">
        <w:rPr>
          <w:highlight w:val="white"/>
        </w:rPr>
        <w:t xml:space="preserve">                    (thisCode.Operator == MiddleOperator.UnsignedDivide) ||</w:t>
      </w:r>
    </w:p>
    <w:p w14:paraId="5BA2B159" w14:textId="2669FCF8" w:rsidR="00C54B67" w:rsidRPr="00903DBA" w:rsidRDefault="00C54B67" w:rsidP="00C54B67">
      <w:pPr>
        <w:pStyle w:val="Code"/>
        <w:rPr>
          <w:highlight w:val="white"/>
        </w:rPr>
      </w:pPr>
      <w:r w:rsidRPr="00903DBA">
        <w:rPr>
          <w:highlight w:val="white"/>
        </w:rPr>
        <w:t xml:space="preserve">                    (thisCode.Operator == MiddleOperator.SignedModulo) ||</w:t>
      </w:r>
    </w:p>
    <w:p w14:paraId="0B7A83EB" w14:textId="2F76C607" w:rsidR="00C54B67" w:rsidRPr="00903DBA" w:rsidRDefault="00C54B67" w:rsidP="00C54B67">
      <w:pPr>
        <w:pStyle w:val="Code"/>
        <w:rPr>
          <w:highlight w:val="white"/>
        </w:rPr>
      </w:pPr>
      <w:r w:rsidRPr="00903DBA">
        <w:rPr>
          <w:highlight w:val="white"/>
        </w:rPr>
        <w:t xml:space="preserve">                    (thisCode.Operator == MiddleOperator.UnsignedModulo)) &amp;&amp;</w:t>
      </w:r>
    </w:p>
    <w:p w14:paraId="3AD09FAA" w14:textId="77777777" w:rsidR="0074376E" w:rsidRPr="00903DBA" w:rsidRDefault="0074376E" w:rsidP="00CF2F9E">
      <w:pPr>
        <w:pStyle w:val="Code"/>
        <w:rPr>
          <w:highlight w:val="white"/>
        </w:rPr>
      </w:pPr>
      <w:r w:rsidRPr="00903DBA">
        <w:rPr>
          <w:highlight w:val="white"/>
        </w:rPr>
        <w:t xml:space="preserve">                    (rightSymbol.Value is BigInteger) &amp;&amp;</w:t>
      </w:r>
    </w:p>
    <w:p w14:paraId="708A1732" w14:textId="77777777" w:rsidR="0074376E" w:rsidRPr="00903DBA" w:rsidRDefault="0074376E" w:rsidP="00CF2F9E">
      <w:pPr>
        <w:pStyle w:val="Code"/>
        <w:rPr>
          <w:highlight w:val="white"/>
        </w:rPr>
      </w:pPr>
      <w:r w:rsidRPr="00903DBA">
        <w:rPr>
          <w:highlight w:val="white"/>
        </w:rPr>
        <w:t xml:space="preserve">                    (rightSymbol.Value.Equals(BigInteger.One))) {</w:t>
      </w:r>
    </w:p>
    <w:p w14:paraId="7CA8BC37" w14:textId="77777777" w:rsidR="0074376E" w:rsidRPr="00903DBA" w:rsidRDefault="0074376E" w:rsidP="00CF2F9E">
      <w:pPr>
        <w:pStyle w:val="Code"/>
        <w:rPr>
          <w:highlight w:val="white"/>
        </w:rPr>
      </w:pPr>
      <w:r w:rsidRPr="00903DBA">
        <w:rPr>
          <w:highlight w:val="white"/>
        </w:rPr>
        <w:t xml:space="preserve">            newSymbol = leftSymbol;</w:t>
      </w:r>
    </w:p>
    <w:p w14:paraId="70498F46" w14:textId="77777777" w:rsidR="0074376E" w:rsidRPr="00903DBA" w:rsidRDefault="0074376E" w:rsidP="00CF2F9E">
      <w:pPr>
        <w:pStyle w:val="Code"/>
        <w:rPr>
          <w:highlight w:val="white"/>
        </w:rPr>
      </w:pPr>
      <w:r w:rsidRPr="00903DBA">
        <w:rPr>
          <w:highlight w:val="white"/>
        </w:rPr>
        <w:t xml:space="preserve">          }</w:t>
      </w:r>
    </w:p>
    <w:p w14:paraId="2C5D6EDD" w14:textId="208DD0C7" w:rsidR="008B7EFC" w:rsidRDefault="008B7EFC" w:rsidP="008B7EFC">
      <w:pPr>
        <w:rPr>
          <w:highlight w:val="white"/>
        </w:rPr>
      </w:pPr>
      <w:r w:rsidRPr="00903DBA">
        <w:rPr>
          <w:highlight w:val="white"/>
        </w:rPr>
        <w:t>If the new symbol is not null,</w:t>
      </w:r>
      <w:r w:rsidR="007A75F0" w:rsidRPr="00903DBA">
        <w:rPr>
          <w:highlight w:val="white"/>
        </w:rPr>
        <w:t xml:space="preserve"> </w:t>
      </w:r>
      <w:r w:rsidR="00FB58FE" w:rsidRPr="00903DBA">
        <w:rPr>
          <w:highlight w:val="white"/>
        </w:rPr>
        <w:t xml:space="preserve">we replace the expression with the new symbol. If the result symbol is a temporary symbol. We iterate until we find the place where the result symbol is </w:t>
      </w:r>
      <w:r w:rsidR="005D5DC4" w:rsidRPr="00903DBA">
        <w:rPr>
          <w:highlight w:val="white"/>
        </w:rPr>
        <w:t>accessed and</w:t>
      </w:r>
      <w:r w:rsidR="00FB58FE" w:rsidRPr="00903DBA">
        <w:rPr>
          <w:highlight w:val="white"/>
        </w:rPr>
        <w:t xml:space="preserve"> replace the result symbol with the new symbol at that place.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tblGrid>
      <w:tr w:rsidR="009F6E41" w:rsidRPr="00903DBA" w14:paraId="390F5CAC" w14:textId="77777777" w:rsidTr="00522F41">
        <w:tc>
          <w:tcPr>
            <w:tcW w:w="3116" w:type="dxa"/>
          </w:tcPr>
          <w:p w14:paraId="12AF2D9D" w14:textId="77777777" w:rsidR="009F6E41" w:rsidRPr="00903DBA" w:rsidRDefault="009F6E41" w:rsidP="009F6E41">
            <w:pPr>
              <w:pStyle w:val="Code"/>
              <w:rPr>
                <w:highlight w:val="white"/>
              </w:rPr>
            </w:pPr>
            <w:r w:rsidRPr="00903DBA">
              <w:rPr>
                <w:highlight w:val="white"/>
              </w:rPr>
              <w:t>t1 = i + 0</w:t>
            </w:r>
          </w:p>
          <w:p w14:paraId="65759263" w14:textId="77777777" w:rsidR="009F6E41" w:rsidRPr="00903DBA" w:rsidRDefault="009F6E41" w:rsidP="009F6E41">
            <w:pPr>
              <w:pStyle w:val="Code"/>
              <w:rPr>
                <w:highlight w:val="white"/>
              </w:rPr>
            </w:pPr>
            <w:r w:rsidRPr="00903DBA">
              <w:rPr>
                <w:highlight w:val="white"/>
              </w:rPr>
              <w:t>j = t1</w:t>
            </w:r>
          </w:p>
          <w:p w14:paraId="6A7DBC33" w14:textId="77777777" w:rsidR="009F6E41" w:rsidRPr="00903DBA" w:rsidRDefault="009F6E41" w:rsidP="009F6E41">
            <w:pPr>
              <w:pStyle w:val="Code"/>
              <w:rPr>
                <w:highlight w:val="white"/>
              </w:rPr>
            </w:pPr>
            <w:r w:rsidRPr="00903DBA">
              <w:rPr>
                <w:highlight w:val="white"/>
              </w:rPr>
              <w:t>k = t1</w:t>
            </w:r>
          </w:p>
          <w:p w14:paraId="3E87729B" w14:textId="7F3D7B6F" w:rsidR="009F6E41" w:rsidRPr="009F6E41" w:rsidRDefault="009F6E41" w:rsidP="009F6E41">
            <w:pPr>
              <w:rPr>
                <w:highlight w:val="white"/>
              </w:rPr>
            </w:pPr>
            <w:r>
              <w:rPr>
                <w:highlight w:val="white"/>
              </w:rPr>
              <w:t xml:space="preserve">(a) </w:t>
            </w:r>
            <w:r w:rsidRPr="009F6E41">
              <w:rPr>
                <w:highlight w:val="white"/>
              </w:rPr>
              <w:t>Before optimization</w:t>
            </w:r>
          </w:p>
        </w:tc>
        <w:tc>
          <w:tcPr>
            <w:tcW w:w="3117" w:type="dxa"/>
          </w:tcPr>
          <w:p w14:paraId="4D4B8319" w14:textId="77777777" w:rsidR="00522F41" w:rsidRPr="00903DBA" w:rsidRDefault="00522F41" w:rsidP="00522F41">
            <w:pPr>
              <w:pStyle w:val="Code"/>
              <w:rPr>
                <w:highlight w:val="white"/>
              </w:rPr>
            </w:pPr>
            <w:r w:rsidRPr="00903DBA">
              <w:rPr>
                <w:highlight w:val="white"/>
              </w:rPr>
              <w:t>j = i</w:t>
            </w:r>
          </w:p>
          <w:p w14:paraId="64F12415" w14:textId="120216D8" w:rsidR="00522F41" w:rsidRDefault="00522F41" w:rsidP="00522F41">
            <w:pPr>
              <w:pStyle w:val="Code"/>
              <w:rPr>
                <w:highlight w:val="white"/>
              </w:rPr>
            </w:pPr>
            <w:r w:rsidRPr="00903DBA">
              <w:rPr>
                <w:highlight w:val="white"/>
              </w:rPr>
              <w:t>k = i</w:t>
            </w:r>
          </w:p>
          <w:p w14:paraId="75330E71" w14:textId="77777777" w:rsidR="00522F41" w:rsidRPr="00903DBA" w:rsidRDefault="00522F41" w:rsidP="00522F41">
            <w:pPr>
              <w:pStyle w:val="Code"/>
              <w:rPr>
                <w:highlight w:val="white"/>
              </w:rPr>
            </w:pPr>
          </w:p>
          <w:p w14:paraId="761B9B52" w14:textId="2785396F" w:rsidR="009F6E41" w:rsidRPr="00903DBA" w:rsidRDefault="009F6E41" w:rsidP="009F6E41">
            <w:pPr>
              <w:rPr>
                <w:highlight w:val="white"/>
              </w:rPr>
            </w:pPr>
            <w:r>
              <w:rPr>
                <w:highlight w:val="white"/>
              </w:rPr>
              <w:t>(</w:t>
            </w:r>
            <w:r w:rsidR="00522F41">
              <w:rPr>
                <w:highlight w:val="white"/>
              </w:rPr>
              <w:t>b</w:t>
            </w:r>
            <w:r>
              <w:rPr>
                <w:highlight w:val="white"/>
              </w:rPr>
              <w:t xml:space="preserve">) </w:t>
            </w:r>
            <w:r w:rsidR="00522F41">
              <w:rPr>
                <w:highlight w:val="white"/>
              </w:rPr>
              <w:t>After</w:t>
            </w:r>
            <w:r w:rsidRPr="009F6E41">
              <w:rPr>
                <w:highlight w:val="white"/>
              </w:rPr>
              <w:t xml:space="preserve"> optimization</w:t>
            </w:r>
          </w:p>
        </w:tc>
      </w:tr>
    </w:tbl>
    <w:p w14:paraId="0A512D51" w14:textId="3CF91C09" w:rsidR="002A30F2" w:rsidRPr="00903DBA" w:rsidRDefault="002A30F2" w:rsidP="002A30F2">
      <w:pPr>
        <w:pStyle w:val="Code"/>
        <w:rPr>
          <w:highlight w:val="white"/>
        </w:rPr>
      </w:pPr>
      <w:r w:rsidRPr="00903DBA">
        <w:rPr>
          <w:highlight w:val="white"/>
        </w:rPr>
        <w:t xml:space="preserve">          if (newSymbol != null) {</w:t>
      </w:r>
    </w:p>
    <w:p w14:paraId="67441FCF" w14:textId="77777777" w:rsidR="002A30F2" w:rsidRPr="00903DBA" w:rsidRDefault="002A30F2" w:rsidP="002A30F2">
      <w:pPr>
        <w:pStyle w:val="Code"/>
        <w:rPr>
          <w:highlight w:val="white"/>
        </w:rPr>
      </w:pPr>
      <w:r w:rsidRPr="00903DBA">
        <w:rPr>
          <w:highlight w:val="white"/>
        </w:rPr>
        <w:t xml:space="preserve">            if (resultSymbol.IsTemporary()) {              </w:t>
      </w:r>
    </w:p>
    <w:p w14:paraId="3B852ADD" w14:textId="77777777" w:rsidR="002A30F2" w:rsidRPr="00903DBA" w:rsidRDefault="002A30F2" w:rsidP="002A30F2">
      <w:pPr>
        <w:pStyle w:val="Code"/>
        <w:rPr>
          <w:highlight w:val="white"/>
        </w:rPr>
      </w:pPr>
      <w:r w:rsidRPr="00903DBA">
        <w:rPr>
          <w:highlight w:val="white"/>
        </w:rPr>
        <w:t xml:space="preserve">              thisCode.Operator = MiddleOperator.Empty;</w:t>
      </w:r>
    </w:p>
    <w:p w14:paraId="7ECA2417" w14:textId="77777777" w:rsidR="002A30F2" w:rsidRPr="00903DBA" w:rsidRDefault="002A30F2" w:rsidP="002A30F2">
      <w:pPr>
        <w:pStyle w:val="Code"/>
        <w:rPr>
          <w:highlight w:val="white"/>
        </w:rPr>
      </w:pPr>
    </w:p>
    <w:p w14:paraId="2BD79552" w14:textId="77777777" w:rsidR="002A30F2" w:rsidRPr="00903DBA" w:rsidRDefault="002A30F2" w:rsidP="002A30F2">
      <w:pPr>
        <w:pStyle w:val="Code"/>
        <w:rPr>
          <w:highlight w:val="white"/>
        </w:rPr>
      </w:pPr>
      <w:r w:rsidRPr="00903DBA">
        <w:rPr>
          <w:highlight w:val="white"/>
        </w:rPr>
        <w:t xml:space="preserve">              if (newSymbol.IsTemporary()) {</w:t>
      </w:r>
    </w:p>
    <w:p w14:paraId="08883426" w14:textId="77777777" w:rsidR="002A30F2" w:rsidRPr="00903DBA" w:rsidRDefault="002A30F2" w:rsidP="002A30F2">
      <w:pPr>
        <w:pStyle w:val="Code"/>
        <w:rPr>
          <w:highlight w:val="white"/>
        </w:rPr>
      </w:pPr>
      <w:r w:rsidRPr="00903DBA">
        <w:rPr>
          <w:highlight w:val="white"/>
        </w:rPr>
        <w:t xml:space="preserve">                int index2;</w:t>
      </w:r>
    </w:p>
    <w:p w14:paraId="6C45429C" w14:textId="77777777" w:rsidR="002A30F2" w:rsidRPr="00903DBA" w:rsidRDefault="002A30F2" w:rsidP="002A30F2">
      <w:pPr>
        <w:pStyle w:val="Code"/>
        <w:rPr>
          <w:highlight w:val="white"/>
        </w:rPr>
      </w:pPr>
      <w:r w:rsidRPr="00903DBA">
        <w:rPr>
          <w:highlight w:val="white"/>
        </w:rPr>
        <w:t xml:space="preserve">                for (index2 = (index - 1); index2 &gt;= 0; --index2) {</w:t>
      </w:r>
    </w:p>
    <w:p w14:paraId="38194C57" w14:textId="77777777" w:rsidR="002A30F2" w:rsidRPr="00903DBA" w:rsidRDefault="002A30F2" w:rsidP="002A30F2">
      <w:pPr>
        <w:pStyle w:val="Code"/>
        <w:rPr>
          <w:highlight w:val="white"/>
        </w:rPr>
      </w:pPr>
      <w:r w:rsidRPr="00903DBA">
        <w:rPr>
          <w:highlight w:val="white"/>
        </w:rPr>
        <w:t xml:space="preserve">                  MiddleCode previousCode = m_middleCodeList[index2];</w:t>
      </w:r>
    </w:p>
    <w:p w14:paraId="3D926E36" w14:textId="77777777" w:rsidR="002A30F2" w:rsidRPr="00903DBA" w:rsidRDefault="002A30F2" w:rsidP="002A30F2">
      <w:pPr>
        <w:pStyle w:val="Code"/>
        <w:rPr>
          <w:highlight w:val="white"/>
        </w:rPr>
      </w:pPr>
    </w:p>
    <w:p w14:paraId="359AE7D5" w14:textId="77777777" w:rsidR="002A30F2" w:rsidRPr="00903DBA" w:rsidRDefault="002A30F2" w:rsidP="002A30F2">
      <w:pPr>
        <w:pStyle w:val="Code"/>
        <w:rPr>
          <w:highlight w:val="white"/>
        </w:rPr>
      </w:pPr>
      <w:r w:rsidRPr="00903DBA">
        <w:rPr>
          <w:highlight w:val="white"/>
        </w:rPr>
        <w:t xml:space="preserve">                  if (previousCode[0] == resultSymbol) {</w:t>
      </w:r>
    </w:p>
    <w:p w14:paraId="12BCA488" w14:textId="77777777" w:rsidR="002A30F2" w:rsidRPr="00903DBA" w:rsidRDefault="002A30F2" w:rsidP="002A30F2">
      <w:pPr>
        <w:pStyle w:val="Code"/>
        <w:rPr>
          <w:highlight w:val="white"/>
        </w:rPr>
      </w:pPr>
      <w:r w:rsidRPr="00903DBA">
        <w:rPr>
          <w:highlight w:val="white"/>
        </w:rPr>
        <w:t xml:space="preserve">                    previousCode[0] = newSymbol;</w:t>
      </w:r>
    </w:p>
    <w:p w14:paraId="6A00BA30" w14:textId="77777777" w:rsidR="002A30F2" w:rsidRPr="00903DBA" w:rsidRDefault="002A30F2" w:rsidP="002A30F2">
      <w:pPr>
        <w:pStyle w:val="Code"/>
        <w:rPr>
          <w:highlight w:val="white"/>
        </w:rPr>
      </w:pPr>
      <w:r w:rsidRPr="00903DBA">
        <w:rPr>
          <w:highlight w:val="white"/>
        </w:rPr>
        <w:t xml:space="preserve">                    break;</w:t>
      </w:r>
    </w:p>
    <w:p w14:paraId="38F3B9E6" w14:textId="77777777" w:rsidR="002A30F2" w:rsidRPr="00903DBA" w:rsidRDefault="002A30F2" w:rsidP="002A30F2">
      <w:pPr>
        <w:pStyle w:val="Code"/>
        <w:rPr>
          <w:highlight w:val="white"/>
        </w:rPr>
      </w:pPr>
      <w:r w:rsidRPr="00903DBA">
        <w:rPr>
          <w:highlight w:val="white"/>
        </w:rPr>
        <w:t xml:space="preserve">                  }</w:t>
      </w:r>
    </w:p>
    <w:p w14:paraId="792F8D0F" w14:textId="77777777" w:rsidR="002A30F2" w:rsidRPr="00903DBA" w:rsidRDefault="002A30F2" w:rsidP="002A30F2">
      <w:pPr>
        <w:pStyle w:val="Code"/>
        <w:rPr>
          <w:highlight w:val="white"/>
        </w:rPr>
      </w:pPr>
      <w:r w:rsidRPr="00903DBA">
        <w:rPr>
          <w:highlight w:val="white"/>
        </w:rPr>
        <w:t xml:space="preserve">                }</w:t>
      </w:r>
    </w:p>
    <w:p w14:paraId="304376DB" w14:textId="77777777" w:rsidR="002A30F2" w:rsidRPr="00903DBA" w:rsidRDefault="002A30F2" w:rsidP="002A30F2">
      <w:pPr>
        <w:pStyle w:val="Code"/>
        <w:rPr>
          <w:highlight w:val="white"/>
        </w:rPr>
      </w:pPr>
      <w:r w:rsidRPr="00903DBA">
        <w:rPr>
          <w:highlight w:val="white"/>
        </w:rPr>
        <w:t xml:space="preserve">              }</w:t>
      </w:r>
    </w:p>
    <w:p w14:paraId="27337385" w14:textId="77777777" w:rsidR="002A30F2" w:rsidRPr="00903DBA" w:rsidRDefault="002A30F2" w:rsidP="002A30F2">
      <w:pPr>
        <w:pStyle w:val="Code"/>
        <w:rPr>
          <w:highlight w:val="white"/>
        </w:rPr>
      </w:pPr>
    </w:p>
    <w:p w14:paraId="7BE3857D" w14:textId="77777777" w:rsidR="002A30F2" w:rsidRPr="00903DBA" w:rsidRDefault="002A30F2" w:rsidP="002A30F2">
      <w:pPr>
        <w:pStyle w:val="Code"/>
        <w:rPr>
          <w:highlight w:val="white"/>
        </w:rPr>
      </w:pPr>
      <w:r w:rsidRPr="00903DBA">
        <w:rPr>
          <w:highlight w:val="white"/>
        </w:rPr>
        <w:t xml:space="preserve">              { int index2;</w:t>
      </w:r>
    </w:p>
    <w:p w14:paraId="6284F3E2" w14:textId="77777777" w:rsidR="002A30F2" w:rsidRPr="00903DBA" w:rsidRDefault="002A30F2" w:rsidP="002A30F2">
      <w:pPr>
        <w:pStyle w:val="Code"/>
        <w:rPr>
          <w:highlight w:val="white"/>
        </w:rPr>
      </w:pPr>
      <w:r w:rsidRPr="00903DBA">
        <w:rPr>
          <w:highlight w:val="white"/>
        </w:rPr>
        <w:t xml:space="preserve">                for (index2 = index + 1; index2 &lt; m_middleCodeList.Count;</w:t>
      </w:r>
    </w:p>
    <w:p w14:paraId="218D1F76" w14:textId="77777777" w:rsidR="002A30F2" w:rsidRPr="00903DBA" w:rsidRDefault="002A30F2" w:rsidP="002A30F2">
      <w:pPr>
        <w:pStyle w:val="Code"/>
        <w:rPr>
          <w:highlight w:val="white"/>
        </w:rPr>
      </w:pPr>
      <w:r w:rsidRPr="00903DBA">
        <w:rPr>
          <w:highlight w:val="white"/>
        </w:rPr>
        <w:t xml:space="preserve">                     ++index2) {</w:t>
      </w:r>
    </w:p>
    <w:p w14:paraId="3DFCBD18" w14:textId="77777777" w:rsidR="002A30F2" w:rsidRPr="00903DBA" w:rsidRDefault="002A30F2" w:rsidP="002A30F2">
      <w:pPr>
        <w:pStyle w:val="Code"/>
        <w:rPr>
          <w:highlight w:val="white"/>
        </w:rPr>
      </w:pPr>
      <w:r w:rsidRPr="00903DBA">
        <w:rPr>
          <w:highlight w:val="white"/>
        </w:rPr>
        <w:t xml:space="preserve">                  MiddleCode nextCode = m_middleCodeList[index2];</w:t>
      </w:r>
    </w:p>
    <w:p w14:paraId="23EF29A5" w14:textId="77777777" w:rsidR="002A30F2" w:rsidRPr="00903DBA" w:rsidRDefault="002A30F2" w:rsidP="002A30F2">
      <w:pPr>
        <w:pStyle w:val="Code"/>
        <w:rPr>
          <w:highlight w:val="white"/>
        </w:rPr>
      </w:pPr>
    </w:p>
    <w:p w14:paraId="291D764F" w14:textId="77777777" w:rsidR="002A30F2" w:rsidRPr="00903DBA" w:rsidRDefault="002A30F2" w:rsidP="002A30F2">
      <w:pPr>
        <w:pStyle w:val="Code"/>
        <w:rPr>
          <w:highlight w:val="white"/>
        </w:rPr>
      </w:pPr>
      <w:r w:rsidRPr="00903DBA">
        <w:rPr>
          <w:highlight w:val="white"/>
        </w:rPr>
        <w:t xml:space="preserve">                  if (nextCode[0] == resultSymbol) {</w:t>
      </w:r>
    </w:p>
    <w:p w14:paraId="6A508698" w14:textId="77777777" w:rsidR="002A30F2" w:rsidRPr="00903DBA" w:rsidRDefault="002A30F2" w:rsidP="002A30F2">
      <w:pPr>
        <w:pStyle w:val="Code"/>
        <w:rPr>
          <w:highlight w:val="white"/>
        </w:rPr>
      </w:pPr>
      <w:r w:rsidRPr="00903DBA">
        <w:rPr>
          <w:highlight w:val="white"/>
        </w:rPr>
        <w:t xml:space="preserve">                    nextCode[0] = newSymbol;</w:t>
      </w:r>
    </w:p>
    <w:p w14:paraId="2E486384" w14:textId="77777777" w:rsidR="002A30F2" w:rsidRPr="00903DBA" w:rsidRDefault="002A30F2" w:rsidP="002A30F2">
      <w:pPr>
        <w:pStyle w:val="Code"/>
        <w:rPr>
          <w:highlight w:val="white"/>
        </w:rPr>
      </w:pPr>
      <w:r w:rsidRPr="00903DBA">
        <w:rPr>
          <w:highlight w:val="white"/>
        </w:rPr>
        <w:t xml:space="preserve">                  }</w:t>
      </w:r>
    </w:p>
    <w:p w14:paraId="2A1E80D1" w14:textId="77777777" w:rsidR="002A30F2" w:rsidRPr="00903DBA" w:rsidRDefault="002A30F2" w:rsidP="002A30F2">
      <w:pPr>
        <w:pStyle w:val="Code"/>
        <w:rPr>
          <w:highlight w:val="white"/>
        </w:rPr>
      </w:pPr>
    </w:p>
    <w:p w14:paraId="6F409ECD" w14:textId="77777777" w:rsidR="002A30F2" w:rsidRPr="00903DBA" w:rsidRDefault="002A30F2" w:rsidP="002A30F2">
      <w:pPr>
        <w:pStyle w:val="Code"/>
        <w:rPr>
          <w:highlight w:val="white"/>
        </w:rPr>
      </w:pPr>
      <w:r w:rsidRPr="00903DBA">
        <w:rPr>
          <w:highlight w:val="white"/>
        </w:rPr>
        <w:t xml:space="preserve">                  if (nextCode[1] == resultSymbol) {</w:t>
      </w:r>
    </w:p>
    <w:p w14:paraId="1D190640" w14:textId="77777777" w:rsidR="002A30F2" w:rsidRPr="00903DBA" w:rsidRDefault="002A30F2" w:rsidP="002A30F2">
      <w:pPr>
        <w:pStyle w:val="Code"/>
        <w:rPr>
          <w:highlight w:val="white"/>
        </w:rPr>
      </w:pPr>
      <w:r w:rsidRPr="00903DBA">
        <w:rPr>
          <w:highlight w:val="white"/>
        </w:rPr>
        <w:t xml:space="preserve">                    nextCode[1] = newSymbol;</w:t>
      </w:r>
    </w:p>
    <w:p w14:paraId="64118EC1" w14:textId="77777777" w:rsidR="002A30F2" w:rsidRPr="00903DBA" w:rsidRDefault="002A30F2" w:rsidP="002A30F2">
      <w:pPr>
        <w:pStyle w:val="Code"/>
        <w:rPr>
          <w:highlight w:val="white"/>
        </w:rPr>
      </w:pPr>
      <w:r w:rsidRPr="00903DBA">
        <w:rPr>
          <w:highlight w:val="white"/>
        </w:rPr>
        <w:t xml:space="preserve">                  }</w:t>
      </w:r>
    </w:p>
    <w:p w14:paraId="109E6339" w14:textId="77777777" w:rsidR="002A30F2" w:rsidRPr="00903DBA" w:rsidRDefault="002A30F2" w:rsidP="002A30F2">
      <w:pPr>
        <w:pStyle w:val="Code"/>
        <w:rPr>
          <w:highlight w:val="white"/>
        </w:rPr>
      </w:pPr>
    </w:p>
    <w:p w14:paraId="275144C5" w14:textId="77777777" w:rsidR="002A30F2" w:rsidRPr="00903DBA" w:rsidRDefault="002A30F2" w:rsidP="002A30F2">
      <w:pPr>
        <w:pStyle w:val="Code"/>
        <w:rPr>
          <w:highlight w:val="white"/>
        </w:rPr>
      </w:pPr>
      <w:r w:rsidRPr="00903DBA">
        <w:rPr>
          <w:highlight w:val="white"/>
        </w:rPr>
        <w:t xml:space="preserve">                  if (nextCode[2] == resultSymbol) {</w:t>
      </w:r>
    </w:p>
    <w:p w14:paraId="73C802D8" w14:textId="77777777" w:rsidR="002A30F2" w:rsidRPr="00903DBA" w:rsidRDefault="002A30F2" w:rsidP="002A30F2">
      <w:pPr>
        <w:pStyle w:val="Code"/>
        <w:rPr>
          <w:highlight w:val="white"/>
        </w:rPr>
      </w:pPr>
      <w:r w:rsidRPr="00903DBA">
        <w:rPr>
          <w:highlight w:val="white"/>
        </w:rPr>
        <w:t xml:space="preserve">                    nextCode[2] = newSymbol;</w:t>
      </w:r>
    </w:p>
    <w:p w14:paraId="5B220B08" w14:textId="77777777" w:rsidR="002A30F2" w:rsidRPr="00903DBA" w:rsidRDefault="002A30F2" w:rsidP="002A30F2">
      <w:pPr>
        <w:pStyle w:val="Code"/>
        <w:rPr>
          <w:highlight w:val="white"/>
        </w:rPr>
      </w:pPr>
      <w:r w:rsidRPr="00903DBA">
        <w:rPr>
          <w:highlight w:val="white"/>
        </w:rPr>
        <w:t xml:space="preserve">                  }</w:t>
      </w:r>
    </w:p>
    <w:p w14:paraId="440E27C5" w14:textId="77777777" w:rsidR="002A30F2" w:rsidRPr="00903DBA" w:rsidRDefault="002A30F2" w:rsidP="002A30F2">
      <w:pPr>
        <w:pStyle w:val="Code"/>
        <w:rPr>
          <w:highlight w:val="white"/>
        </w:rPr>
      </w:pPr>
      <w:r w:rsidRPr="00903DBA">
        <w:rPr>
          <w:highlight w:val="white"/>
        </w:rPr>
        <w:t xml:space="preserve">                }</w:t>
      </w:r>
    </w:p>
    <w:p w14:paraId="6E187FB0" w14:textId="77777777" w:rsidR="002A30F2" w:rsidRPr="00903DBA" w:rsidRDefault="002A30F2" w:rsidP="002A30F2">
      <w:pPr>
        <w:pStyle w:val="Code"/>
        <w:rPr>
          <w:highlight w:val="white"/>
        </w:rPr>
      </w:pPr>
      <w:r w:rsidRPr="00903DBA">
        <w:rPr>
          <w:highlight w:val="white"/>
        </w:rPr>
        <w:t xml:space="preserve">              }</w:t>
      </w:r>
    </w:p>
    <w:p w14:paraId="3CE77BF2" w14:textId="77777777" w:rsidR="002A30F2" w:rsidRPr="00903DBA" w:rsidRDefault="002A30F2" w:rsidP="002A30F2">
      <w:pPr>
        <w:pStyle w:val="Code"/>
        <w:rPr>
          <w:highlight w:val="white"/>
        </w:rPr>
      </w:pPr>
      <w:r w:rsidRPr="00903DBA">
        <w:rPr>
          <w:highlight w:val="white"/>
        </w:rPr>
        <w:t xml:space="preserve">            }</w:t>
      </w:r>
    </w:p>
    <w:p w14:paraId="5B3AA0B3" w14:textId="71C9233B" w:rsidR="00EE1F48" w:rsidRPr="00903DBA" w:rsidRDefault="00EE1F48" w:rsidP="00F5219F">
      <w:pPr>
        <w:rPr>
          <w:highlight w:val="white"/>
        </w:rPr>
      </w:pPr>
      <w:r w:rsidRPr="00903DBA">
        <w:rPr>
          <w:highlight w:val="white"/>
        </w:rPr>
        <w:lastRenderedPageBreak/>
        <w:t xml:space="preserve">If the result symbol is not </w:t>
      </w:r>
      <w:r w:rsidR="00F5219F" w:rsidRPr="00903DBA">
        <w:rPr>
          <w:highlight w:val="white"/>
        </w:rPr>
        <w:t>tempo</w:t>
      </w:r>
      <w:r w:rsidR="00BD7428" w:rsidRPr="00903DBA">
        <w:rPr>
          <w:highlight w:val="white"/>
        </w:rPr>
        <w:t>rary</w:t>
      </w:r>
      <w:r w:rsidR="00F5219F" w:rsidRPr="00903DBA">
        <w:rPr>
          <w:highlight w:val="white"/>
        </w:rPr>
        <w:t xml:space="preserve"> symbol, we change the instruction into an assignment, where the result symbol is assigned to the new symbol.</w:t>
      </w:r>
      <w:r w:rsidR="00E24DDF" w:rsidRPr="00903DBA">
        <w:rPr>
          <w:highlight w:val="white"/>
        </w:rPr>
        <w:t xml:space="preserve"> For instance, we change </w:t>
      </w:r>
      <w:r w:rsidR="00E24DDF" w:rsidRPr="00903DBA">
        <w:rPr>
          <w:rStyle w:val="KeyWord0"/>
          <w:highlight w:val="white"/>
        </w:rPr>
        <w:t>i</w:t>
      </w:r>
      <w:r w:rsidR="00E24DDF" w:rsidRPr="00903DBA">
        <w:rPr>
          <w:highlight w:val="white"/>
        </w:rPr>
        <w:t xml:space="preserve"> = </w:t>
      </w:r>
      <w:r w:rsidR="00E24DDF" w:rsidRPr="00903DBA">
        <w:rPr>
          <w:rStyle w:val="KeyWord0"/>
          <w:highlight w:val="white"/>
        </w:rPr>
        <w:t>0</w:t>
      </w:r>
      <w:r w:rsidR="00E24DDF" w:rsidRPr="00903DBA">
        <w:rPr>
          <w:highlight w:val="white"/>
        </w:rPr>
        <w:t xml:space="preserve"> </w:t>
      </w:r>
      <w:r w:rsidR="00E24DDF" w:rsidRPr="00903DBA">
        <w:rPr>
          <w:rStyle w:val="KeyWord0"/>
          <w:highlight w:val="white"/>
        </w:rPr>
        <w:t>+</w:t>
      </w:r>
      <w:r w:rsidR="00E24DDF" w:rsidRPr="00903DBA">
        <w:rPr>
          <w:highlight w:val="white"/>
        </w:rPr>
        <w:t xml:space="preserve"> </w:t>
      </w:r>
      <w:r w:rsidR="00E24DDF" w:rsidRPr="00903DBA">
        <w:rPr>
          <w:rStyle w:val="KeyWord0"/>
          <w:highlight w:val="white"/>
        </w:rPr>
        <w:t>j</w:t>
      </w:r>
      <w:r w:rsidR="00E24DDF" w:rsidRPr="00903DBA">
        <w:rPr>
          <w:highlight w:val="white"/>
        </w:rPr>
        <w:t xml:space="preserve"> to </w:t>
      </w:r>
      <w:r w:rsidR="00E24DDF" w:rsidRPr="00903DBA">
        <w:rPr>
          <w:rStyle w:val="KeyWord0"/>
          <w:highlight w:val="white"/>
        </w:rPr>
        <w:t>i</w:t>
      </w:r>
      <w:r w:rsidR="00E24DDF" w:rsidRPr="00903DBA">
        <w:rPr>
          <w:highlight w:val="white"/>
        </w:rPr>
        <w:t xml:space="preserve"> </w:t>
      </w:r>
      <w:r w:rsidR="00E24DDF" w:rsidRPr="00903DBA">
        <w:rPr>
          <w:rStyle w:val="KeyWord0"/>
          <w:highlight w:val="white"/>
        </w:rPr>
        <w:t>=</w:t>
      </w:r>
      <w:r w:rsidR="00E24DDF" w:rsidRPr="00903DBA">
        <w:rPr>
          <w:highlight w:val="white"/>
        </w:rPr>
        <w:t xml:space="preserve"> </w:t>
      </w:r>
      <w:r w:rsidR="00E24DDF" w:rsidRPr="00903DBA">
        <w:rPr>
          <w:rStyle w:val="KeyWord0"/>
          <w:highlight w:val="white"/>
        </w:rPr>
        <w:t>j</w:t>
      </w:r>
      <w:r w:rsidR="00E24DDF" w:rsidRPr="00903DBA">
        <w:rPr>
          <w:highlight w:val="white"/>
        </w:rPr>
        <w:t>.</w:t>
      </w:r>
    </w:p>
    <w:p w14:paraId="0B4EB933" w14:textId="77777777" w:rsidR="0074376E" w:rsidRPr="00903DBA" w:rsidRDefault="0074376E" w:rsidP="00CF2F9E">
      <w:pPr>
        <w:pStyle w:val="Code"/>
        <w:rPr>
          <w:highlight w:val="white"/>
        </w:rPr>
      </w:pPr>
      <w:r w:rsidRPr="00903DBA">
        <w:rPr>
          <w:highlight w:val="white"/>
        </w:rPr>
        <w:t xml:space="preserve">            else {</w:t>
      </w:r>
    </w:p>
    <w:p w14:paraId="66237EFD" w14:textId="77777777" w:rsidR="0074376E" w:rsidRPr="00903DBA" w:rsidRDefault="0074376E" w:rsidP="00CF2F9E">
      <w:pPr>
        <w:pStyle w:val="Code"/>
        <w:rPr>
          <w:highlight w:val="white"/>
        </w:rPr>
      </w:pPr>
      <w:r w:rsidRPr="00903DBA">
        <w:rPr>
          <w:highlight w:val="white"/>
        </w:rPr>
        <w:t xml:space="preserve">              thisCode.Operator = MiddleOperator.Assign; // i = 0 + j;</w:t>
      </w:r>
    </w:p>
    <w:p w14:paraId="7ACBA937" w14:textId="77777777" w:rsidR="0074376E" w:rsidRPr="00903DBA" w:rsidRDefault="0074376E" w:rsidP="00CF2F9E">
      <w:pPr>
        <w:pStyle w:val="Code"/>
        <w:rPr>
          <w:highlight w:val="white"/>
        </w:rPr>
      </w:pPr>
      <w:r w:rsidRPr="00903DBA">
        <w:rPr>
          <w:highlight w:val="white"/>
        </w:rPr>
        <w:t xml:space="preserve">              thisCode[1] = newSymbol;                   // i = j;</w:t>
      </w:r>
    </w:p>
    <w:p w14:paraId="7227A61A" w14:textId="77777777" w:rsidR="0074376E" w:rsidRPr="00903DBA" w:rsidRDefault="0074376E" w:rsidP="00CF2F9E">
      <w:pPr>
        <w:pStyle w:val="Code"/>
        <w:rPr>
          <w:highlight w:val="white"/>
        </w:rPr>
      </w:pPr>
      <w:r w:rsidRPr="00903DBA">
        <w:rPr>
          <w:highlight w:val="white"/>
        </w:rPr>
        <w:t xml:space="preserve">              thisCode[2] = null;</w:t>
      </w:r>
    </w:p>
    <w:p w14:paraId="761C2ED9" w14:textId="77777777" w:rsidR="0074376E" w:rsidRPr="00903DBA" w:rsidRDefault="0074376E" w:rsidP="00CF2F9E">
      <w:pPr>
        <w:pStyle w:val="Code"/>
        <w:rPr>
          <w:highlight w:val="white"/>
        </w:rPr>
      </w:pPr>
      <w:r w:rsidRPr="00903DBA">
        <w:rPr>
          <w:highlight w:val="white"/>
        </w:rPr>
        <w:t xml:space="preserve">            }</w:t>
      </w:r>
    </w:p>
    <w:p w14:paraId="323E4154" w14:textId="77777777" w:rsidR="0074376E" w:rsidRPr="00903DBA" w:rsidRDefault="0074376E" w:rsidP="00CF2F9E">
      <w:pPr>
        <w:pStyle w:val="Code"/>
        <w:rPr>
          <w:highlight w:val="white"/>
        </w:rPr>
      </w:pPr>
    </w:p>
    <w:p w14:paraId="195D0F28" w14:textId="77777777" w:rsidR="0074376E" w:rsidRPr="00903DBA" w:rsidRDefault="0074376E" w:rsidP="00CF2F9E">
      <w:pPr>
        <w:pStyle w:val="Code"/>
        <w:rPr>
          <w:highlight w:val="white"/>
        </w:rPr>
      </w:pPr>
      <w:r w:rsidRPr="00903DBA">
        <w:rPr>
          <w:highlight w:val="white"/>
        </w:rPr>
        <w:t xml:space="preserve">            m_update = true;</w:t>
      </w:r>
    </w:p>
    <w:p w14:paraId="221B2AA1" w14:textId="77777777" w:rsidR="0074376E" w:rsidRPr="00903DBA" w:rsidRDefault="0074376E" w:rsidP="00CF2F9E">
      <w:pPr>
        <w:pStyle w:val="Code"/>
        <w:rPr>
          <w:highlight w:val="white"/>
        </w:rPr>
      </w:pPr>
      <w:r w:rsidRPr="00903DBA">
        <w:rPr>
          <w:highlight w:val="white"/>
        </w:rPr>
        <w:t xml:space="preserve">          }</w:t>
      </w:r>
    </w:p>
    <w:p w14:paraId="073F25B4" w14:textId="77777777" w:rsidR="0074376E" w:rsidRPr="00903DBA" w:rsidRDefault="0074376E" w:rsidP="00CF2F9E">
      <w:pPr>
        <w:pStyle w:val="Code"/>
        <w:rPr>
          <w:highlight w:val="white"/>
        </w:rPr>
      </w:pPr>
      <w:r w:rsidRPr="00903DBA">
        <w:rPr>
          <w:highlight w:val="white"/>
        </w:rPr>
        <w:t xml:space="preserve">        }</w:t>
      </w:r>
    </w:p>
    <w:p w14:paraId="1C961B3F" w14:textId="77777777" w:rsidR="0074376E" w:rsidRPr="00903DBA" w:rsidRDefault="0074376E" w:rsidP="00CF2F9E">
      <w:pPr>
        <w:pStyle w:val="Code"/>
        <w:rPr>
          <w:highlight w:val="white"/>
        </w:rPr>
      </w:pPr>
      <w:r w:rsidRPr="00903DBA">
        <w:rPr>
          <w:highlight w:val="white"/>
        </w:rPr>
        <w:t xml:space="preserve">      }</w:t>
      </w:r>
    </w:p>
    <w:p w14:paraId="1AE535A2" w14:textId="7FB32F2B" w:rsidR="00DC5011" w:rsidRPr="00903DBA" w:rsidRDefault="0074376E" w:rsidP="00CF2F9E">
      <w:pPr>
        <w:pStyle w:val="Code"/>
        <w:rPr>
          <w:highlight w:val="white"/>
        </w:rPr>
      </w:pPr>
      <w:r w:rsidRPr="00903DBA">
        <w:rPr>
          <w:highlight w:val="white"/>
        </w:rPr>
        <w:t xml:space="preserve">    }</w:t>
      </w:r>
    </w:p>
    <w:p w14:paraId="1825820E" w14:textId="05A443E5" w:rsidR="00DC5011" w:rsidRPr="00903DBA" w:rsidRDefault="00DC5011" w:rsidP="00DC5011">
      <w:pPr>
        <w:pStyle w:val="Rubrik3"/>
        <w:rPr>
          <w:highlight w:val="white"/>
        </w:rPr>
      </w:pPr>
      <w:bookmarkStart w:id="419" w:name="_Toc57656068"/>
      <w:r w:rsidRPr="00903DBA">
        <w:rPr>
          <w:highlight w:val="white"/>
        </w:rPr>
        <w:t>Optimize Relation Expression</w:t>
      </w:r>
      <w:bookmarkEnd w:id="419"/>
    </w:p>
    <w:p w14:paraId="1D7AF0F5" w14:textId="21B8EB16" w:rsidR="0099303B" w:rsidRPr="00903DBA" w:rsidRDefault="00E1756D" w:rsidP="0099303B">
      <w:pPr>
        <w:rPr>
          <w:highlight w:val="white"/>
        </w:rPr>
      </w:pPr>
      <w:r w:rsidRPr="00903DBA">
        <w:rPr>
          <w:highlight w:val="white"/>
        </w:rPr>
        <w:t>In order to optimize the final assembly code generation, we shall swap the operator in expression where the left operand is a value.</w:t>
      </w:r>
      <w:r w:rsidR="003C28D6" w:rsidRPr="00903DBA">
        <w:rPr>
          <w:highlight w:val="white"/>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tblGrid>
      <w:tr w:rsidR="00522F41" w:rsidRPr="00903DBA" w14:paraId="7DC202E4" w14:textId="77777777" w:rsidTr="00522F41">
        <w:tc>
          <w:tcPr>
            <w:tcW w:w="3116" w:type="dxa"/>
          </w:tcPr>
          <w:p w14:paraId="3502B9D0" w14:textId="77777777" w:rsidR="00522F41" w:rsidRDefault="00522F41" w:rsidP="00522F41">
            <w:pPr>
              <w:pStyle w:val="Code"/>
              <w:rPr>
                <w:highlight w:val="white"/>
              </w:rPr>
            </w:pPr>
            <w:r w:rsidRPr="00903DBA">
              <w:t>1. if 10 &lt; i goto 20</w:t>
            </w:r>
            <w:r>
              <w:rPr>
                <w:highlight w:val="white"/>
              </w:rPr>
              <w:t xml:space="preserve"> </w:t>
            </w:r>
          </w:p>
          <w:p w14:paraId="713586E7" w14:textId="70242094" w:rsidR="00522F41" w:rsidRPr="009F6E41" w:rsidRDefault="00522F41" w:rsidP="00522F41">
            <w:pPr>
              <w:rPr>
                <w:highlight w:val="white"/>
              </w:rPr>
            </w:pPr>
            <w:r>
              <w:rPr>
                <w:highlight w:val="white"/>
              </w:rPr>
              <w:t xml:space="preserve">(a) </w:t>
            </w:r>
            <w:r w:rsidRPr="009F6E41">
              <w:rPr>
                <w:highlight w:val="white"/>
              </w:rPr>
              <w:t>Before optimization</w:t>
            </w:r>
          </w:p>
        </w:tc>
        <w:tc>
          <w:tcPr>
            <w:tcW w:w="3117" w:type="dxa"/>
          </w:tcPr>
          <w:p w14:paraId="2A862A7A" w14:textId="77777777" w:rsidR="00C46B0F" w:rsidRDefault="00C46B0F" w:rsidP="00C46B0F">
            <w:pPr>
              <w:pStyle w:val="Code"/>
            </w:pPr>
            <w:r w:rsidRPr="00903DBA">
              <w:t>1. if i &gt; 10 goto 20</w:t>
            </w:r>
          </w:p>
          <w:p w14:paraId="4C91504A" w14:textId="77777777" w:rsidR="00522F41" w:rsidRPr="00903DBA" w:rsidRDefault="00522F41" w:rsidP="00522F41">
            <w:pPr>
              <w:rPr>
                <w:highlight w:val="white"/>
              </w:rPr>
            </w:pPr>
            <w:r>
              <w:rPr>
                <w:highlight w:val="white"/>
              </w:rPr>
              <w:t>(b) After</w:t>
            </w:r>
            <w:r w:rsidRPr="009F6E41">
              <w:rPr>
                <w:highlight w:val="white"/>
              </w:rPr>
              <w:t xml:space="preserve"> optimization</w:t>
            </w:r>
          </w:p>
        </w:tc>
      </w:tr>
    </w:tbl>
    <w:p w14:paraId="3053CBCA" w14:textId="0F72F114" w:rsidR="00D15334" w:rsidRPr="00903DBA" w:rsidRDefault="008F3479" w:rsidP="008F3479">
      <w:pPr>
        <w:rPr>
          <w:highlight w:val="white"/>
        </w:rPr>
      </w:pPr>
      <w:r w:rsidRPr="00903DBA">
        <w:rPr>
          <w:highlight w:val="white"/>
        </w:rPr>
        <w:t xml:space="preserve">When generating the final assembly code, we cannot have </w:t>
      </w:r>
      <w:r w:rsidR="00610130" w:rsidRPr="00903DBA">
        <w:rPr>
          <w:highlight w:val="white"/>
        </w:rPr>
        <w:t xml:space="preserve">an integer value as the left </w:t>
      </w:r>
      <w:r w:rsidR="00A94B77" w:rsidRPr="00903DBA">
        <w:rPr>
          <w:highlight w:val="white"/>
        </w:rPr>
        <w:t xml:space="preserve">expression </w:t>
      </w:r>
      <w:r w:rsidR="00BC5841" w:rsidRPr="00903DBA">
        <w:rPr>
          <w:highlight w:val="white"/>
        </w:rPr>
        <w:t>in a relational expression</w:t>
      </w:r>
      <w:r w:rsidR="00610130" w:rsidRPr="00903DBA">
        <w:rPr>
          <w:highlight w:val="white"/>
        </w:rPr>
        <w:t xml:space="preserve">. Therefore, we swap the operands </w:t>
      </w:r>
      <w:r w:rsidR="00BC5841" w:rsidRPr="00903DBA">
        <w:rPr>
          <w:highlight w:val="white"/>
        </w:rPr>
        <w:t xml:space="preserve">if the left operand holds an integer value. The expression cannot hold two integer values, in that case the </w:t>
      </w:r>
      <w:r w:rsidR="00BC5841" w:rsidRPr="00903DBA">
        <w:rPr>
          <w:rStyle w:val="KeyWord0"/>
          <w:highlight w:val="white"/>
        </w:rPr>
        <w:t>ConstantExpression</w:t>
      </w:r>
      <w:r w:rsidR="00BC5841" w:rsidRPr="00903DBA">
        <w:rPr>
          <w:highlight w:val="white"/>
        </w:rPr>
        <w:t xml:space="preserve"> class of </w:t>
      </w:r>
      <w:r w:rsidR="006818B4" w:rsidRPr="00903DBA">
        <w:rPr>
          <w:highlight w:val="white"/>
        </w:rPr>
        <w:t>Chapter</w:t>
      </w:r>
      <w:r w:rsidR="00BC5841" w:rsidRPr="00903DBA">
        <w:rPr>
          <w:highlight w:val="white"/>
        </w:rPr>
        <w:t xml:space="preserve"> </w:t>
      </w:r>
      <w:r w:rsidR="006818B4" w:rsidRPr="00903DBA">
        <w:rPr>
          <w:highlight w:val="white"/>
        </w:rPr>
        <w:fldChar w:fldCharType="begin"/>
      </w:r>
      <w:r w:rsidR="006818B4" w:rsidRPr="00903DBA">
        <w:rPr>
          <w:highlight w:val="white"/>
        </w:rPr>
        <w:instrText xml:space="preserve"> REF _Ref54016854 \r \h </w:instrText>
      </w:r>
      <w:r w:rsidR="006818B4" w:rsidRPr="00903DBA">
        <w:rPr>
          <w:highlight w:val="white"/>
        </w:rPr>
      </w:r>
      <w:r w:rsidR="006818B4" w:rsidRPr="00903DBA">
        <w:rPr>
          <w:highlight w:val="white"/>
        </w:rPr>
        <w:fldChar w:fldCharType="separate"/>
      </w:r>
      <w:r w:rsidR="00392B3E">
        <w:rPr>
          <w:highlight w:val="white"/>
        </w:rPr>
        <w:t>8</w:t>
      </w:r>
      <w:r w:rsidR="006818B4" w:rsidRPr="00903DBA">
        <w:rPr>
          <w:highlight w:val="white"/>
        </w:rPr>
        <w:fldChar w:fldCharType="end"/>
      </w:r>
      <w:r w:rsidR="00BC5841" w:rsidRPr="00903DBA">
        <w:rPr>
          <w:highlight w:val="white"/>
        </w:rPr>
        <w:t xml:space="preserve"> would have reduced the expression to its resulting value.</w:t>
      </w:r>
    </w:p>
    <w:p w14:paraId="68477FD2" w14:textId="1B0EB001" w:rsidR="008F3479" w:rsidRPr="00903DBA" w:rsidRDefault="00A94B77" w:rsidP="008F3479">
      <w:pPr>
        <w:rPr>
          <w:highlight w:val="white"/>
        </w:rPr>
      </w:pPr>
      <w:r w:rsidRPr="00903DBA">
        <w:rPr>
          <w:highlight w:val="white"/>
        </w:rPr>
        <w:t xml:space="preserve">Moreover, </w:t>
      </w:r>
      <w:r w:rsidR="009B1268" w:rsidRPr="00903DBA">
        <w:rPr>
          <w:highlight w:val="white"/>
        </w:rPr>
        <w:t>if the left expression is a</w:t>
      </w:r>
      <w:r w:rsidR="00A27850" w:rsidRPr="00903DBA">
        <w:rPr>
          <w:highlight w:val="white"/>
        </w:rPr>
        <w:t>n array, function, or string, we want to use its address rather than its value. Similar to the integer value case, we can</w:t>
      </w:r>
      <w:r w:rsidR="00076CB8" w:rsidRPr="00903DBA">
        <w:rPr>
          <w:highlight w:val="white"/>
        </w:rPr>
        <w:t>not use</w:t>
      </w:r>
      <w:r w:rsidR="00A27850" w:rsidRPr="00903DBA">
        <w:rPr>
          <w:highlight w:val="white"/>
        </w:rPr>
        <w:t xml:space="preserve"> the address directly </w:t>
      </w:r>
      <w:r w:rsidR="00076CB8" w:rsidRPr="00903DBA">
        <w:rPr>
          <w:highlight w:val="white"/>
        </w:rPr>
        <w:t xml:space="preserve">in </w:t>
      </w:r>
      <w:r w:rsidR="00A27850" w:rsidRPr="00903DBA">
        <w:rPr>
          <w:highlight w:val="white"/>
        </w:rPr>
        <w:t xml:space="preserve">the assembly code. </w:t>
      </w:r>
      <w:r w:rsidRPr="00903DBA">
        <w:rPr>
          <w:highlight w:val="white"/>
        </w:rPr>
        <w:t xml:space="preserve">Therefore, if the left expression is an array, function or string, and the right expression is not an array, function, or string, </w:t>
      </w:r>
      <w:r w:rsidR="00D15334" w:rsidRPr="00903DBA">
        <w:rPr>
          <w:highlight w:val="white"/>
        </w:rPr>
        <w:t xml:space="preserve">or </w:t>
      </w:r>
      <w:r w:rsidRPr="00903DBA">
        <w:rPr>
          <w:highlight w:val="white"/>
        </w:rPr>
        <w:t xml:space="preserve">an integer value, we </w:t>
      </w:r>
      <w:r w:rsidR="00A27850" w:rsidRPr="00903DBA">
        <w:rPr>
          <w:highlight w:val="white"/>
        </w:rPr>
        <w:t xml:space="preserve">also </w:t>
      </w:r>
      <w:r w:rsidRPr="00903DBA">
        <w:rPr>
          <w:highlight w:val="white"/>
        </w:rPr>
        <w:t>swap the expressions.</w:t>
      </w:r>
    </w:p>
    <w:p w14:paraId="1D82E21E" w14:textId="7E9857EE" w:rsidR="00877372" w:rsidRPr="00903DBA" w:rsidRDefault="00877372" w:rsidP="008F3479">
      <w:pPr>
        <w:rPr>
          <w:highlight w:val="white"/>
        </w:rPr>
      </w:pPr>
      <w:r w:rsidRPr="00903DBA">
        <w:rPr>
          <w:highlight w:val="white"/>
        </w:rPr>
        <w:t xml:space="preserve">We use the </w:t>
      </w:r>
      <w:r w:rsidRPr="00903DBA">
        <w:rPr>
          <w:rStyle w:val="KeyWord0"/>
          <w:highlight w:val="white"/>
        </w:rPr>
        <w:t>m_swapMap</w:t>
      </w:r>
      <w:r w:rsidR="00273499" w:rsidRPr="00903DBA">
        <w:rPr>
          <w:highlight w:val="white"/>
        </w:rPr>
        <w:t xml:space="preserve"> map to swap the </w:t>
      </w:r>
      <w:r w:rsidR="008C2B1C" w:rsidRPr="00903DBA">
        <w:rPr>
          <w:highlight w:val="white"/>
        </w:rPr>
        <w:t>operator. Not</w:t>
      </w:r>
      <w:r w:rsidR="000F50D2" w:rsidRPr="00903DBA">
        <w:rPr>
          <w:highlight w:val="white"/>
        </w:rPr>
        <w:t xml:space="preserve">e </w:t>
      </w:r>
      <w:r w:rsidR="008C2B1C" w:rsidRPr="00903DBA">
        <w:rPr>
          <w:highlight w:val="white"/>
        </w:rPr>
        <w:t>that th</w:t>
      </w:r>
      <w:r w:rsidR="003C28D6" w:rsidRPr="00903DBA">
        <w:rPr>
          <w:highlight w:val="white"/>
        </w:rPr>
        <w:t>at map</w:t>
      </w:r>
      <w:r w:rsidR="008C2B1C" w:rsidRPr="00903DBA">
        <w:rPr>
          <w:highlight w:val="white"/>
        </w:rPr>
        <w:t xml:space="preserve"> is not the same </w:t>
      </w:r>
      <w:r w:rsidR="003C28D6" w:rsidRPr="00903DBA">
        <w:rPr>
          <w:highlight w:val="white"/>
        </w:rPr>
        <w:t>map</w:t>
      </w:r>
      <w:r w:rsidR="000F50D2" w:rsidRPr="00903DBA">
        <w:rPr>
          <w:highlight w:val="white"/>
        </w:rPr>
        <w:t xml:space="preserve"> </w:t>
      </w:r>
      <w:r w:rsidR="008C2B1C" w:rsidRPr="00903DBA">
        <w:rPr>
          <w:highlight w:val="white"/>
        </w:rPr>
        <w:t xml:space="preserve">as the </w:t>
      </w:r>
      <w:r w:rsidR="000F50D2" w:rsidRPr="00903DBA">
        <w:rPr>
          <w:rStyle w:val="KeyWord0"/>
        </w:rPr>
        <w:t>m_inverseMap</w:t>
      </w:r>
      <w:r w:rsidR="000F50D2" w:rsidRPr="00903DBA">
        <w:t xml:space="preserve"> we used in the Next-</w:t>
      </w:r>
      <w:r w:rsidR="00C0170C">
        <w:t>Jump</w:t>
      </w:r>
      <w:r w:rsidR="000F50D2" w:rsidRPr="00903DBA">
        <w:t xml:space="preserve">-Double case above. When inversing an expression, we change its </w:t>
      </w:r>
      <w:r w:rsidR="00871D21" w:rsidRPr="00903DBA">
        <w:t>meaning, when we swap the expression it still has the same meaning, we just arrange the operands so that we can generate more efficient assembly code.</w:t>
      </w:r>
    </w:p>
    <w:p w14:paraId="6571F53D" w14:textId="77777777" w:rsidR="006C2BC5" w:rsidRPr="00903DBA" w:rsidRDefault="006C2BC5" w:rsidP="006C2BC5">
      <w:pPr>
        <w:pStyle w:val="Code"/>
        <w:rPr>
          <w:highlight w:val="white"/>
        </w:rPr>
      </w:pPr>
      <w:r w:rsidRPr="00903DBA">
        <w:rPr>
          <w:highlight w:val="white"/>
        </w:rPr>
        <w:t xml:space="preserve">    public static IDictionary&lt;MiddleOperator, MiddleOperator&gt; m_swapMap =</w:t>
      </w:r>
    </w:p>
    <w:p w14:paraId="5FDA225D" w14:textId="77777777" w:rsidR="006C2BC5" w:rsidRPr="00903DBA" w:rsidRDefault="006C2BC5" w:rsidP="006C2BC5">
      <w:pPr>
        <w:pStyle w:val="Code"/>
        <w:rPr>
          <w:highlight w:val="white"/>
        </w:rPr>
      </w:pPr>
      <w:r w:rsidRPr="00903DBA">
        <w:rPr>
          <w:highlight w:val="white"/>
        </w:rPr>
        <w:t xml:space="preserve">       new Dictionary&lt;MiddleOperator, MiddleOperator&gt;() {</w:t>
      </w:r>
    </w:p>
    <w:p w14:paraId="4E6537A1" w14:textId="77777777" w:rsidR="006C2BC5" w:rsidRPr="00903DBA" w:rsidRDefault="006C2BC5" w:rsidP="006C2BC5">
      <w:pPr>
        <w:pStyle w:val="Code"/>
        <w:rPr>
          <w:highlight w:val="white"/>
        </w:rPr>
      </w:pPr>
      <w:r w:rsidRPr="00903DBA">
        <w:rPr>
          <w:highlight w:val="white"/>
        </w:rPr>
        <w:t xml:space="preserve">        {MiddleOperator.Equal, MiddleOperator.Equal},</w:t>
      </w:r>
    </w:p>
    <w:p w14:paraId="1C140045" w14:textId="77777777" w:rsidR="006C2BC5" w:rsidRPr="00903DBA" w:rsidRDefault="006C2BC5" w:rsidP="006C2BC5">
      <w:pPr>
        <w:pStyle w:val="Code"/>
        <w:rPr>
          <w:highlight w:val="white"/>
        </w:rPr>
      </w:pPr>
      <w:r w:rsidRPr="00903DBA">
        <w:rPr>
          <w:highlight w:val="white"/>
        </w:rPr>
        <w:t xml:space="preserve">        {MiddleOperator.NotEqual, MiddleOperator.NotEqual},</w:t>
      </w:r>
    </w:p>
    <w:p w14:paraId="465B164E" w14:textId="77777777" w:rsidR="006C2BC5" w:rsidRPr="00903DBA" w:rsidRDefault="006C2BC5" w:rsidP="006C2BC5">
      <w:pPr>
        <w:pStyle w:val="Code"/>
        <w:rPr>
          <w:highlight w:val="white"/>
        </w:rPr>
      </w:pPr>
      <w:r w:rsidRPr="00903DBA">
        <w:rPr>
          <w:highlight w:val="white"/>
        </w:rPr>
        <w:t xml:space="preserve">        {MiddleOperator.SignedLessThan, MiddleOperator.SignedGreaterThan},</w:t>
      </w:r>
    </w:p>
    <w:p w14:paraId="2F7393DD" w14:textId="77777777" w:rsidR="006C2BC5" w:rsidRPr="00903DBA" w:rsidRDefault="006C2BC5" w:rsidP="006C2BC5">
      <w:pPr>
        <w:pStyle w:val="Code"/>
        <w:rPr>
          <w:highlight w:val="white"/>
        </w:rPr>
      </w:pPr>
      <w:r w:rsidRPr="00903DBA">
        <w:rPr>
          <w:highlight w:val="white"/>
        </w:rPr>
        <w:t xml:space="preserve">        {MiddleOperator.SignedGreaterThan, MiddleOperator.SignedLessThan},</w:t>
      </w:r>
    </w:p>
    <w:p w14:paraId="272EE50C" w14:textId="77777777" w:rsidR="006C2BC5" w:rsidRPr="00903DBA" w:rsidRDefault="006C2BC5" w:rsidP="006C2BC5">
      <w:pPr>
        <w:pStyle w:val="Code"/>
        <w:rPr>
          <w:highlight w:val="white"/>
        </w:rPr>
      </w:pPr>
      <w:r w:rsidRPr="00903DBA">
        <w:rPr>
          <w:highlight w:val="white"/>
        </w:rPr>
        <w:t xml:space="preserve">        {MiddleOperator.SignedLessThanEqual,</w:t>
      </w:r>
    </w:p>
    <w:p w14:paraId="7FFC63D7" w14:textId="32042345" w:rsidR="006C2BC5" w:rsidRPr="00903DBA" w:rsidRDefault="006C2BC5" w:rsidP="006C2BC5">
      <w:pPr>
        <w:pStyle w:val="Code"/>
        <w:rPr>
          <w:highlight w:val="white"/>
        </w:rPr>
      </w:pPr>
      <w:r w:rsidRPr="00903DBA">
        <w:rPr>
          <w:highlight w:val="white"/>
        </w:rPr>
        <w:t xml:space="preserve">         MiddleOperator.SignedGreaterThanEqual},</w:t>
      </w:r>
    </w:p>
    <w:p w14:paraId="52C44D1C" w14:textId="77777777" w:rsidR="006C2BC5" w:rsidRPr="00903DBA" w:rsidRDefault="006C2BC5" w:rsidP="006C2BC5">
      <w:pPr>
        <w:pStyle w:val="Code"/>
        <w:rPr>
          <w:highlight w:val="white"/>
        </w:rPr>
      </w:pPr>
      <w:r w:rsidRPr="00903DBA">
        <w:rPr>
          <w:highlight w:val="white"/>
        </w:rPr>
        <w:t xml:space="preserve">        {MiddleOperator.SignedGreaterThanEqual,</w:t>
      </w:r>
    </w:p>
    <w:p w14:paraId="108F3827" w14:textId="19EFA629" w:rsidR="006C2BC5" w:rsidRPr="00903DBA" w:rsidRDefault="006C2BC5" w:rsidP="006C2BC5">
      <w:pPr>
        <w:pStyle w:val="Code"/>
        <w:rPr>
          <w:highlight w:val="white"/>
        </w:rPr>
      </w:pPr>
      <w:r w:rsidRPr="00903DBA">
        <w:rPr>
          <w:highlight w:val="white"/>
        </w:rPr>
        <w:t xml:space="preserve">         MiddleOperator.SignedLessThanEqual},</w:t>
      </w:r>
    </w:p>
    <w:p w14:paraId="6169EC2F" w14:textId="77777777" w:rsidR="006C2BC5" w:rsidRPr="00903DBA" w:rsidRDefault="006C2BC5" w:rsidP="006C2BC5">
      <w:pPr>
        <w:pStyle w:val="Code"/>
        <w:rPr>
          <w:highlight w:val="white"/>
        </w:rPr>
      </w:pPr>
      <w:r w:rsidRPr="00903DBA">
        <w:rPr>
          <w:highlight w:val="white"/>
        </w:rPr>
        <w:t xml:space="preserve">        {MiddleOperator.UnsignedLessThan, MiddleOperator.UnsignedGreaterThan},</w:t>
      </w:r>
    </w:p>
    <w:p w14:paraId="3796B3DF" w14:textId="77777777" w:rsidR="006C2BC5" w:rsidRPr="00903DBA" w:rsidRDefault="006C2BC5" w:rsidP="006C2BC5">
      <w:pPr>
        <w:pStyle w:val="Code"/>
        <w:rPr>
          <w:highlight w:val="white"/>
        </w:rPr>
      </w:pPr>
      <w:r w:rsidRPr="00903DBA">
        <w:rPr>
          <w:highlight w:val="white"/>
        </w:rPr>
        <w:t xml:space="preserve">        {MiddleOperator.UnsignedGreaterThan, MiddleOperator.UnsignedLessThan},</w:t>
      </w:r>
    </w:p>
    <w:p w14:paraId="65F68B6D" w14:textId="77777777" w:rsidR="006C2BC5" w:rsidRPr="00903DBA" w:rsidRDefault="006C2BC5" w:rsidP="006C2BC5">
      <w:pPr>
        <w:pStyle w:val="Code"/>
        <w:rPr>
          <w:highlight w:val="white"/>
        </w:rPr>
      </w:pPr>
      <w:r w:rsidRPr="00903DBA">
        <w:rPr>
          <w:highlight w:val="white"/>
        </w:rPr>
        <w:t xml:space="preserve">        {MiddleOperator.UnsignedLessThanEqual,</w:t>
      </w:r>
    </w:p>
    <w:p w14:paraId="2B7F41F6" w14:textId="4DAC984B" w:rsidR="006C2BC5" w:rsidRPr="00903DBA" w:rsidRDefault="006C2BC5" w:rsidP="006C2BC5">
      <w:pPr>
        <w:pStyle w:val="Code"/>
        <w:rPr>
          <w:highlight w:val="white"/>
        </w:rPr>
      </w:pPr>
      <w:r w:rsidRPr="00903DBA">
        <w:rPr>
          <w:highlight w:val="white"/>
        </w:rPr>
        <w:t xml:space="preserve">         MiddleOperator.UnsignedGreaterThanEqual},</w:t>
      </w:r>
    </w:p>
    <w:p w14:paraId="55EA7CB1" w14:textId="77777777" w:rsidR="006C2BC5" w:rsidRPr="00903DBA" w:rsidRDefault="006C2BC5" w:rsidP="006C2BC5">
      <w:pPr>
        <w:pStyle w:val="Code"/>
        <w:rPr>
          <w:highlight w:val="white"/>
        </w:rPr>
      </w:pPr>
      <w:r w:rsidRPr="00903DBA">
        <w:rPr>
          <w:highlight w:val="white"/>
        </w:rPr>
        <w:t xml:space="preserve">        {MiddleOperator.UnsignedGreaterThanEqual,</w:t>
      </w:r>
    </w:p>
    <w:p w14:paraId="4C124CF0" w14:textId="25EA0789" w:rsidR="006C2BC5" w:rsidRPr="00903DBA" w:rsidRDefault="006C2BC5" w:rsidP="006C2BC5">
      <w:pPr>
        <w:pStyle w:val="Code"/>
        <w:rPr>
          <w:highlight w:val="white"/>
        </w:rPr>
      </w:pPr>
      <w:r w:rsidRPr="00903DBA">
        <w:rPr>
          <w:highlight w:val="white"/>
        </w:rPr>
        <w:lastRenderedPageBreak/>
        <w:t xml:space="preserve">         MiddleOperator.UnsignedLessThanEqual}</w:t>
      </w:r>
    </w:p>
    <w:p w14:paraId="751E7378" w14:textId="77777777" w:rsidR="006C2BC5" w:rsidRPr="00903DBA" w:rsidRDefault="006C2BC5" w:rsidP="006C2BC5">
      <w:pPr>
        <w:pStyle w:val="Code"/>
        <w:rPr>
          <w:highlight w:val="white"/>
        </w:rPr>
      </w:pPr>
      <w:r w:rsidRPr="00903DBA">
        <w:rPr>
          <w:highlight w:val="white"/>
        </w:rPr>
        <w:t xml:space="preserve">      };</w:t>
      </w:r>
    </w:p>
    <w:p w14:paraId="2C40AC18" w14:textId="77777777" w:rsidR="006C2BC5" w:rsidRPr="00903DBA" w:rsidRDefault="006C2BC5" w:rsidP="006C2BC5">
      <w:pPr>
        <w:pStyle w:val="Code"/>
        <w:rPr>
          <w:highlight w:val="white"/>
        </w:rPr>
      </w:pPr>
    </w:p>
    <w:p w14:paraId="02717C26" w14:textId="77777777" w:rsidR="006C2BC5" w:rsidRPr="00903DBA" w:rsidRDefault="006C2BC5" w:rsidP="006C2BC5">
      <w:pPr>
        <w:pStyle w:val="Code"/>
        <w:rPr>
          <w:highlight w:val="white"/>
        </w:rPr>
      </w:pPr>
      <w:r w:rsidRPr="00903DBA">
        <w:rPr>
          <w:highlight w:val="white"/>
        </w:rPr>
        <w:t xml:space="preserve">    private void SwapRelation() {</w:t>
      </w:r>
    </w:p>
    <w:p w14:paraId="56B48270" w14:textId="77777777" w:rsidR="006C2BC5" w:rsidRPr="00903DBA" w:rsidRDefault="006C2BC5" w:rsidP="006C2BC5">
      <w:pPr>
        <w:pStyle w:val="Code"/>
        <w:rPr>
          <w:highlight w:val="white"/>
        </w:rPr>
      </w:pPr>
      <w:r w:rsidRPr="00903DBA">
        <w:rPr>
          <w:highlight w:val="white"/>
        </w:rPr>
        <w:t xml:space="preserve">      foreach (MiddleCode middleCode in m_middleCodeList) {</w:t>
      </w:r>
    </w:p>
    <w:p w14:paraId="65FCEB36" w14:textId="77777777" w:rsidR="006C2BC5" w:rsidRPr="00903DBA" w:rsidRDefault="006C2BC5" w:rsidP="006C2BC5">
      <w:pPr>
        <w:pStyle w:val="Code"/>
        <w:rPr>
          <w:highlight w:val="white"/>
        </w:rPr>
      </w:pPr>
      <w:r w:rsidRPr="00903DBA">
        <w:rPr>
          <w:highlight w:val="white"/>
        </w:rPr>
        <w:t xml:space="preserve">        if (middleCode.IsRelation()) {</w:t>
      </w:r>
    </w:p>
    <w:p w14:paraId="32D8765F" w14:textId="77777777" w:rsidR="006C2BC5" w:rsidRPr="00903DBA" w:rsidRDefault="006C2BC5" w:rsidP="006C2BC5">
      <w:pPr>
        <w:pStyle w:val="Code"/>
        <w:rPr>
          <w:highlight w:val="white"/>
        </w:rPr>
      </w:pPr>
      <w:r w:rsidRPr="00903DBA">
        <w:rPr>
          <w:highlight w:val="white"/>
        </w:rPr>
        <w:t xml:space="preserve">          Symbol leftSymbol = (Symbol) middleCode[1],</w:t>
      </w:r>
    </w:p>
    <w:p w14:paraId="3541E8BD" w14:textId="77777777" w:rsidR="006C2BC5" w:rsidRPr="00903DBA" w:rsidRDefault="006C2BC5" w:rsidP="006C2BC5">
      <w:pPr>
        <w:pStyle w:val="Code"/>
        <w:rPr>
          <w:highlight w:val="white"/>
        </w:rPr>
      </w:pPr>
      <w:r w:rsidRPr="00903DBA">
        <w:rPr>
          <w:highlight w:val="white"/>
        </w:rPr>
        <w:t xml:space="preserve">                 rightSymbol = (Symbol) middleCode[2];</w:t>
      </w:r>
    </w:p>
    <w:p w14:paraId="3C8A666A" w14:textId="77777777" w:rsidR="006C2BC5" w:rsidRPr="00903DBA" w:rsidRDefault="006C2BC5" w:rsidP="006C2BC5">
      <w:pPr>
        <w:pStyle w:val="Code"/>
        <w:rPr>
          <w:highlight w:val="white"/>
        </w:rPr>
      </w:pPr>
      <w:r w:rsidRPr="00903DBA">
        <w:rPr>
          <w:highlight w:val="white"/>
        </w:rPr>
        <w:t xml:space="preserve">          if ((leftSymbol.Value is BigInteger) ||</w:t>
      </w:r>
    </w:p>
    <w:p w14:paraId="2487BC7D" w14:textId="77777777" w:rsidR="006C2BC5" w:rsidRPr="00903DBA" w:rsidRDefault="006C2BC5" w:rsidP="006C2BC5">
      <w:pPr>
        <w:pStyle w:val="Code"/>
        <w:rPr>
          <w:highlight w:val="white"/>
        </w:rPr>
      </w:pPr>
      <w:r w:rsidRPr="00903DBA">
        <w:rPr>
          <w:highlight w:val="white"/>
        </w:rPr>
        <w:t xml:space="preserve">              (leftSymbol.Type.IsArrayFunctionOrString()) &amp;&amp;</w:t>
      </w:r>
    </w:p>
    <w:p w14:paraId="0656C1EF" w14:textId="77777777" w:rsidR="006C2BC5" w:rsidRPr="00903DBA" w:rsidRDefault="006C2BC5" w:rsidP="006C2BC5">
      <w:pPr>
        <w:pStyle w:val="Code"/>
        <w:rPr>
          <w:highlight w:val="white"/>
        </w:rPr>
      </w:pPr>
      <w:r w:rsidRPr="00903DBA">
        <w:rPr>
          <w:highlight w:val="white"/>
        </w:rPr>
        <w:t xml:space="preserve">              !rightSymbol.Type.IsArrayFunctionOrString() &amp;&amp;</w:t>
      </w:r>
    </w:p>
    <w:p w14:paraId="495A9BFB" w14:textId="77777777" w:rsidR="006C2BC5" w:rsidRPr="00903DBA" w:rsidRDefault="006C2BC5" w:rsidP="006C2BC5">
      <w:pPr>
        <w:pStyle w:val="Code"/>
        <w:rPr>
          <w:highlight w:val="white"/>
        </w:rPr>
      </w:pPr>
      <w:r w:rsidRPr="00903DBA">
        <w:rPr>
          <w:highlight w:val="white"/>
        </w:rPr>
        <w:t xml:space="preserve">              !(rightSymbol.Value is BigInteger)) {</w:t>
      </w:r>
    </w:p>
    <w:p w14:paraId="341EC1D4" w14:textId="77777777" w:rsidR="006C2BC5" w:rsidRPr="00903DBA" w:rsidRDefault="006C2BC5" w:rsidP="006C2BC5">
      <w:pPr>
        <w:pStyle w:val="Code"/>
        <w:rPr>
          <w:highlight w:val="white"/>
        </w:rPr>
      </w:pPr>
      <w:r w:rsidRPr="00903DBA">
        <w:rPr>
          <w:highlight w:val="white"/>
        </w:rPr>
        <w:t xml:space="preserve">            middleCode.Operator = m_swapMap[middleCode.Operator];</w:t>
      </w:r>
    </w:p>
    <w:p w14:paraId="1AFEAD19" w14:textId="77777777" w:rsidR="006C2BC5" w:rsidRPr="00903DBA" w:rsidRDefault="006C2BC5" w:rsidP="006C2BC5">
      <w:pPr>
        <w:pStyle w:val="Code"/>
        <w:rPr>
          <w:highlight w:val="white"/>
        </w:rPr>
      </w:pPr>
      <w:r w:rsidRPr="00903DBA">
        <w:rPr>
          <w:highlight w:val="white"/>
        </w:rPr>
        <w:t xml:space="preserve">            middleCode[1] = rightSymbol;</w:t>
      </w:r>
    </w:p>
    <w:p w14:paraId="37434BB5" w14:textId="77777777" w:rsidR="006C2BC5" w:rsidRPr="00903DBA" w:rsidRDefault="006C2BC5" w:rsidP="006C2BC5">
      <w:pPr>
        <w:pStyle w:val="Code"/>
        <w:rPr>
          <w:highlight w:val="white"/>
        </w:rPr>
      </w:pPr>
      <w:r w:rsidRPr="00903DBA">
        <w:rPr>
          <w:highlight w:val="white"/>
        </w:rPr>
        <w:t xml:space="preserve">            middleCode[2] = leftSymbol;</w:t>
      </w:r>
    </w:p>
    <w:p w14:paraId="2BBC3E5D" w14:textId="77777777" w:rsidR="006C2BC5" w:rsidRPr="00903DBA" w:rsidRDefault="006C2BC5" w:rsidP="006C2BC5">
      <w:pPr>
        <w:pStyle w:val="Code"/>
        <w:rPr>
          <w:highlight w:val="white"/>
        </w:rPr>
      </w:pPr>
      <w:r w:rsidRPr="00903DBA">
        <w:rPr>
          <w:highlight w:val="white"/>
        </w:rPr>
        <w:t xml:space="preserve">          }</w:t>
      </w:r>
    </w:p>
    <w:p w14:paraId="6FB146EE" w14:textId="77777777" w:rsidR="006C2BC5" w:rsidRPr="00903DBA" w:rsidRDefault="006C2BC5" w:rsidP="006C2BC5">
      <w:pPr>
        <w:pStyle w:val="Code"/>
        <w:rPr>
          <w:highlight w:val="white"/>
        </w:rPr>
      </w:pPr>
      <w:r w:rsidRPr="00903DBA">
        <w:rPr>
          <w:highlight w:val="white"/>
        </w:rPr>
        <w:t xml:space="preserve">        }</w:t>
      </w:r>
    </w:p>
    <w:p w14:paraId="7EFB0DCC" w14:textId="77777777" w:rsidR="006C2BC5" w:rsidRPr="00903DBA" w:rsidRDefault="006C2BC5" w:rsidP="006C2BC5">
      <w:pPr>
        <w:pStyle w:val="Code"/>
        <w:rPr>
          <w:highlight w:val="white"/>
        </w:rPr>
      </w:pPr>
      <w:r w:rsidRPr="00903DBA">
        <w:rPr>
          <w:highlight w:val="white"/>
        </w:rPr>
        <w:t xml:space="preserve">      }</w:t>
      </w:r>
    </w:p>
    <w:p w14:paraId="08CD0B24" w14:textId="6044F3AA" w:rsidR="00CB763B" w:rsidRPr="00903DBA" w:rsidRDefault="006C2BC5" w:rsidP="00CF2F9E">
      <w:pPr>
        <w:pStyle w:val="Code"/>
        <w:rPr>
          <w:highlight w:val="white"/>
        </w:rPr>
      </w:pPr>
      <w:r w:rsidRPr="00903DBA">
        <w:rPr>
          <w:highlight w:val="white"/>
        </w:rPr>
        <w:t xml:space="preserve">    }</w:t>
      </w:r>
    </w:p>
    <w:p w14:paraId="6B3F7C15" w14:textId="5CC69F8A" w:rsidR="009D3B17" w:rsidRPr="00903DBA" w:rsidRDefault="009D3B17" w:rsidP="009D3B17">
      <w:pPr>
        <w:pStyle w:val="Rubrik3"/>
        <w:numPr>
          <w:ilvl w:val="2"/>
          <w:numId w:val="129"/>
        </w:numPr>
        <w:rPr>
          <w:highlight w:val="white"/>
        </w:rPr>
      </w:pPr>
      <w:bookmarkStart w:id="420" w:name="_Toc57656069"/>
      <w:r w:rsidRPr="00903DBA">
        <w:rPr>
          <w:highlight w:val="white"/>
        </w:rPr>
        <w:t xml:space="preserve">Optimize </w:t>
      </w:r>
      <w:r w:rsidR="001278F9" w:rsidRPr="00903DBA">
        <w:rPr>
          <w:highlight w:val="white"/>
        </w:rPr>
        <w:t>Communicative</w:t>
      </w:r>
      <w:r w:rsidRPr="00903DBA">
        <w:rPr>
          <w:highlight w:val="white"/>
        </w:rPr>
        <w:t xml:space="preserve"> Expression</w:t>
      </w:r>
      <w:bookmarkEnd w:id="420"/>
    </w:p>
    <w:p w14:paraId="3341248E" w14:textId="77777777" w:rsidR="002F07CC" w:rsidRPr="00903DBA" w:rsidRDefault="002F07CC" w:rsidP="002F07CC">
      <w:pPr>
        <w:pStyle w:val="Code"/>
        <w:rPr>
          <w:highlight w:val="white"/>
        </w:rPr>
      </w:pPr>
      <w:r w:rsidRPr="00903DBA">
        <w:rPr>
          <w:highlight w:val="white"/>
        </w:rPr>
        <w:t xml:space="preserve">    private void OptimizeCommutative() {</w:t>
      </w:r>
    </w:p>
    <w:p w14:paraId="652424CA" w14:textId="77777777" w:rsidR="002F07CC" w:rsidRPr="00903DBA" w:rsidRDefault="002F07CC" w:rsidP="002F07CC">
      <w:pPr>
        <w:pStyle w:val="Code"/>
        <w:rPr>
          <w:highlight w:val="white"/>
        </w:rPr>
      </w:pPr>
      <w:r w:rsidRPr="00903DBA">
        <w:rPr>
          <w:highlight w:val="white"/>
        </w:rPr>
        <w:t xml:space="preserve">      foreach (MiddleCode middleCode in m_middleCodeList) {</w:t>
      </w:r>
    </w:p>
    <w:p w14:paraId="36A444FB" w14:textId="77777777" w:rsidR="002F07CC" w:rsidRPr="00903DBA" w:rsidRDefault="002F07CC" w:rsidP="002F07CC">
      <w:pPr>
        <w:pStyle w:val="Code"/>
        <w:rPr>
          <w:highlight w:val="white"/>
        </w:rPr>
      </w:pPr>
      <w:r w:rsidRPr="00903DBA">
        <w:rPr>
          <w:highlight w:val="white"/>
        </w:rPr>
        <w:t xml:space="preserve">        if (middleCode.IsCommutative()) {</w:t>
      </w:r>
    </w:p>
    <w:p w14:paraId="56F724BA" w14:textId="77777777" w:rsidR="002F07CC" w:rsidRPr="00903DBA" w:rsidRDefault="002F07CC" w:rsidP="002F07CC">
      <w:pPr>
        <w:pStyle w:val="Code"/>
        <w:rPr>
          <w:highlight w:val="white"/>
        </w:rPr>
      </w:pPr>
      <w:r w:rsidRPr="00903DBA">
        <w:rPr>
          <w:highlight w:val="white"/>
        </w:rPr>
        <w:t xml:space="preserve">          Symbol leftSymbol = (Symbol) middleCode[1],</w:t>
      </w:r>
    </w:p>
    <w:p w14:paraId="6248E1B7" w14:textId="77777777" w:rsidR="002F07CC" w:rsidRPr="00903DBA" w:rsidRDefault="002F07CC" w:rsidP="002F07CC">
      <w:pPr>
        <w:pStyle w:val="Code"/>
        <w:rPr>
          <w:highlight w:val="white"/>
        </w:rPr>
      </w:pPr>
      <w:r w:rsidRPr="00903DBA">
        <w:rPr>
          <w:highlight w:val="white"/>
        </w:rPr>
        <w:t xml:space="preserve">                 rightSymbol = (Symbol) middleCode[2];</w:t>
      </w:r>
    </w:p>
    <w:p w14:paraId="210803C5" w14:textId="39D8E1AC" w:rsidR="002F07CC" w:rsidRPr="00903DBA" w:rsidRDefault="002F07CC" w:rsidP="002F07CC">
      <w:pPr>
        <w:pStyle w:val="Code"/>
        <w:rPr>
          <w:highlight w:val="white"/>
        </w:rPr>
      </w:pPr>
      <w:r w:rsidRPr="00903DBA">
        <w:rPr>
          <w:highlight w:val="white"/>
        </w:rPr>
        <w:t xml:space="preserve">   </w:t>
      </w:r>
    </w:p>
    <w:p w14:paraId="50565501" w14:textId="6DACB169" w:rsidR="002F07CC" w:rsidRPr="00903DBA" w:rsidRDefault="002F07CC" w:rsidP="002F07CC">
      <w:pPr>
        <w:pStyle w:val="Code"/>
        <w:rPr>
          <w:highlight w:val="white"/>
        </w:rPr>
      </w:pPr>
      <w:r w:rsidRPr="00903DBA">
        <w:rPr>
          <w:highlight w:val="white"/>
        </w:rPr>
        <w:t xml:space="preserve">          // not 1 - i</w:t>
      </w:r>
    </w:p>
    <w:p w14:paraId="4B8571AF" w14:textId="46E77DFB" w:rsidR="002F07CC" w:rsidRPr="00903DBA" w:rsidRDefault="002F07CC" w:rsidP="002F07CC">
      <w:pPr>
        <w:pStyle w:val="Code"/>
        <w:rPr>
          <w:highlight w:val="white"/>
        </w:rPr>
      </w:pPr>
      <w:r w:rsidRPr="00903DBA">
        <w:rPr>
          <w:highlight w:val="white"/>
        </w:rPr>
        <w:t xml:space="preserve">          if (leftSymbol.Type.IsIntegralPointerArrayOrFunction() &amp;&amp;</w:t>
      </w:r>
    </w:p>
    <w:p w14:paraId="59672D99" w14:textId="1CE1A8ED" w:rsidR="002F07CC" w:rsidRPr="00903DBA" w:rsidRDefault="002F07CC" w:rsidP="002F07CC">
      <w:pPr>
        <w:pStyle w:val="Code"/>
        <w:rPr>
          <w:highlight w:val="white"/>
        </w:rPr>
      </w:pPr>
      <w:r w:rsidRPr="00903DBA">
        <w:rPr>
          <w:highlight w:val="white"/>
        </w:rPr>
        <w:t xml:space="preserve">              </w:t>
      </w:r>
      <w:r w:rsidR="00B60206" w:rsidRPr="00903DBA">
        <w:rPr>
          <w:highlight w:val="white"/>
        </w:rPr>
        <w:t>(</w:t>
      </w:r>
      <w:r w:rsidRPr="00903DBA">
        <w:rPr>
          <w:highlight w:val="white"/>
        </w:rPr>
        <w:t>leftSymbol.Value</w:t>
      </w:r>
      <w:r w:rsidR="000930BC" w:rsidRPr="00903DBA">
        <w:rPr>
          <w:highlight w:val="white"/>
        </w:rPr>
        <w:t xml:space="preserve"> is BigInteger</w:t>
      </w:r>
      <w:r w:rsidRPr="00903DBA">
        <w:rPr>
          <w:highlight w:val="white"/>
        </w:rPr>
        <w:t>)</w:t>
      </w:r>
      <w:r w:rsidR="00B60206" w:rsidRPr="00903DBA">
        <w:rPr>
          <w:highlight w:val="white"/>
        </w:rPr>
        <w:t>)</w:t>
      </w:r>
      <w:r w:rsidRPr="00903DBA">
        <w:rPr>
          <w:highlight w:val="white"/>
        </w:rPr>
        <w:t xml:space="preserve"> {</w:t>
      </w:r>
    </w:p>
    <w:p w14:paraId="664D3D6B" w14:textId="77777777" w:rsidR="002F07CC" w:rsidRPr="00903DBA" w:rsidRDefault="002F07CC" w:rsidP="002F07CC">
      <w:pPr>
        <w:pStyle w:val="Code"/>
        <w:rPr>
          <w:highlight w:val="white"/>
        </w:rPr>
      </w:pPr>
      <w:r w:rsidRPr="00903DBA">
        <w:rPr>
          <w:highlight w:val="white"/>
        </w:rPr>
        <w:t xml:space="preserve">            middleCode[1] = rightSymbol;</w:t>
      </w:r>
    </w:p>
    <w:p w14:paraId="3C3A0EDC" w14:textId="77777777" w:rsidR="002F07CC" w:rsidRPr="00903DBA" w:rsidRDefault="002F07CC" w:rsidP="002F07CC">
      <w:pPr>
        <w:pStyle w:val="Code"/>
        <w:rPr>
          <w:highlight w:val="white"/>
        </w:rPr>
      </w:pPr>
      <w:r w:rsidRPr="00903DBA">
        <w:rPr>
          <w:highlight w:val="white"/>
        </w:rPr>
        <w:t xml:space="preserve">            middleCode[2] = leftSymbol;</w:t>
      </w:r>
    </w:p>
    <w:p w14:paraId="1A58D15C" w14:textId="77777777" w:rsidR="002F07CC" w:rsidRPr="00903DBA" w:rsidRDefault="002F07CC" w:rsidP="002F07CC">
      <w:pPr>
        <w:pStyle w:val="Code"/>
        <w:rPr>
          <w:highlight w:val="white"/>
        </w:rPr>
      </w:pPr>
      <w:r w:rsidRPr="00903DBA">
        <w:rPr>
          <w:highlight w:val="white"/>
        </w:rPr>
        <w:t xml:space="preserve">          }</w:t>
      </w:r>
    </w:p>
    <w:p w14:paraId="5C647C2E" w14:textId="77777777" w:rsidR="002F07CC" w:rsidRPr="00903DBA" w:rsidRDefault="002F07CC" w:rsidP="002F07CC">
      <w:pPr>
        <w:pStyle w:val="Code"/>
        <w:rPr>
          <w:highlight w:val="white"/>
        </w:rPr>
      </w:pPr>
      <w:r w:rsidRPr="00903DBA">
        <w:rPr>
          <w:highlight w:val="white"/>
        </w:rPr>
        <w:t xml:space="preserve">        }</w:t>
      </w:r>
    </w:p>
    <w:p w14:paraId="15FCCEAD" w14:textId="77777777" w:rsidR="002F07CC" w:rsidRPr="00903DBA" w:rsidRDefault="002F07CC" w:rsidP="002F07CC">
      <w:pPr>
        <w:pStyle w:val="Code"/>
        <w:rPr>
          <w:highlight w:val="white"/>
        </w:rPr>
      </w:pPr>
      <w:r w:rsidRPr="00903DBA">
        <w:rPr>
          <w:highlight w:val="white"/>
        </w:rPr>
        <w:t xml:space="preserve">      }</w:t>
      </w:r>
    </w:p>
    <w:p w14:paraId="76DDA1E2" w14:textId="05E2AC1C" w:rsidR="002F07CC" w:rsidRPr="00903DBA" w:rsidRDefault="002F07CC" w:rsidP="002F07CC">
      <w:pPr>
        <w:pStyle w:val="Code"/>
        <w:rPr>
          <w:highlight w:val="white"/>
        </w:rPr>
      </w:pPr>
      <w:r w:rsidRPr="00903DBA">
        <w:rPr>
          <w:highlight w:val="white"/>
        </w:rPr>
        <w:t xml:space="preserve">    }</w:t>
      </w:r>
    </w:p>
    <w:p w14:paraId="24057161" w14:textId="4D6567B3" w:rsidR="008F0B47" w:rsidRPr="00903DBA" w:rsidRDefault="008F0B47" w:rsidP="00626D3B">
      <w:pPr>
        <w:pStyle w:val="Rubrik3"/>
      </w:pPr>
      <w:bookmarkStart w:id="421" w:name="_Toc57656070"/>
      <w:r w:rsidRPr="00903DBA">
        <w:t>Remove Trivial Assignment</w:t>
      </w:r>
      <w:bookmarkEnd w:id="421"/>
    </w:p>
    <w:p w14:paraId="3E4059C5" w14:textId="286B5D83" w:rsidR="009F35D4" w:rsidRPr="00903DBA" w:rsidRDefault="009F35D4" w:rsidP="009F35D4">
      <w:r w:rsidRPr="00903DBA">
        <w:t xml:space="preserve">Trivial assignment, where a symbol is assigned the value of the same symbol, </w:t>
      </w:r>
      <w:r w:rsidR="00944992" w:rsidRPr="00903DBA">
        <w:t xml:space="preserve">such as </w:t>
      </w:r>
      <w:r w:rsidR="00944992" w:rsidRPr="00903DBA">
        <w:rPr>
          <w:rStyle w:val="KeyWord0"/>
        </w:rPr>
        <w:t>x</w:t>
      </w:r>
      <w:r w:rsidR="00944992" w:rsidRPr="00903DBA">
        <w:t xml:space="preserve"> </w:t>
      </w:r>
      <w:r w:rsidR="00944992" w:rsidRPr="00903DBA">
        <w:rPr>
          <w:rStyle w:val="KeyWord0"/>
        </w:rPr>
        <w:t>=</w:t>
      </w:r>
      <w:r w:rsidR="00944992" w:rsidRPr="00903DBA">
        <w:t xml:space="preserve"> </w:t>
      </w:r>
      <w:r w:rsidR="00944992" w:rsidRPr="00903DBA">
        <w:rPr>
          <w:rStyle w:val="KeyWord0"/>
        </w:rPr>
        <w:t>x;</w:t>
      </w:r>
      <w:r w:rsidR="00944992" w:rsidRPr="00903DBA">
        <w:t xml:space="preserve">, </w:t>
      </w:r>
      <w:r w:rsidRPr="00903DBA">
        <w:t>shall be removed.</w:t>
      </w:r>
    </w:p>
    <w:p w14:paraId="16ECCE16" w14:textId="77777777" w:rsidR="003135D1" w:rsidRPr="00903DBA" w:rsidRDefault="003135D1" w:rsidP="003135D1">
      <w:pPr>
        <w:pStyle w:val="Code"/>
        <w:rPr>
          <w:highlight w:val="white"/>
        </w:rPr>
      </w:pPr>
      <w:r w:rsidRPr="00903DBA">
        <w:rPr>
          <w:highlight w:val="white"/>
        </w:rPr>
        <w:t xml:space="preserve">    private void RemoveTrivialAssign() {</w:t>
      </w:r>
    </w:p>
    <w:p w14:paraId="15AAD6D2" w14:textId="77777777" w:rsidR="003135D1" w:rsidRPr="00903DBA" w:rsidRDefault="003135D1" w:rsidP="003135D1">
      <w:pPr>
        <w:pStyle w:val="Code"/>
        <w:rPr>
          <w:highlight w:val="white"/>
        </w:rPr>
      </w:pPr>
      <w:r w:rsidRPr="00903DBA">
        <w:rPr>
          <w:highlight w:val="white"/>
        </w:rPr>
        <w:t xml:space="preserve">      foreach (MiddleCode middleCode in m_middleCodeList) {</w:t>
      </w:r>
    </w:p>
    <w:p w14:paraId="55FFEBF0" w14:textId="77777777" w:rsidR="003135D1" w:rsidRPr="00903DBA" w:rsidRDefault="003135D1" w:rsidP="003135D1">
      <w:pPr>
        <w:pStyle w:val="Code"/>
        <w:rPr>
          <w:highlight w:val="white"/>
        </w:rPr>
      </w:pPr>
      <w:r w:rsidRPr="00903DBA">
        <w:rPr>
          <w:highlight w:val="white"/>
        </w:rPr>
        <w:t xml:space="preserve">        MiddleOperator middleOperator = middleCode.Operator;</w:t>
      </w:r>
    </w:p>
    <w:p w14:paraId="560B3220" w14:textId="77777777" w:rsidR="003135D1" w:rsidRPr="00903DBA" w:rsidRDefault="003135D1" w:rsidP="003135D1">
      <w:pPr>
        <w:pStyle w:val="Code"/>
        <w:rPr>
          <w:highlight w:val="white"/>
        </w:rPr>
      </w:pPr>
      <w:r w:rsidRPr="00903DBA">
        <w:rPr>
          <w:highlight w:val="white"/>
        </w:rPr>
        <w:t xml:space="preserve">      </w:t>
      </w:r>
    </w:p>
    <w:p w14:paraId="068ECA99" w14:textId="77777777" w:rsidR="003135D1" w:rsidRPr="00903DBA" w:rsidRDefault="003135D1" w:rsidP="003135D1">
      <w:pPr>
        <w:pStyle w:val="Code"/>
        <w:rPr>
          <w:highlight w:val="white"/>
        </w:rPr>
      </w:pPr>
      <w:r w:rsidRPr="00903DBA">
        <w:rPr>
          <w:highlight w:val="white"/>
        </w:rPr>
        <w:t xml:space="preserve">        if (middleOperator == MiddleOperator.Assign) {</w:t>
      </w:r>
    </w:p>
    <w:p w14:paraId="2EFF024F" w14:textId="77777777" w:rsidR="003135D1" w:rsidRPr="00903DBA" w:rsidRDefault="003135D1" w:rsidP="003135D1">
      <w:pPr>
        <w:pStyle w:val="Code"/>
        <w:rPr>
          <w:highlight w:val="white"/>
        </w:rPr>
      </w:pPr>
      <w:r w:rsidRPr="00903DBA">
        <w:rPr>
          <w:highlight w:val="white"/>
        </w:rPr>
        <w:t xml:space="preserve">          Symbol resultSymbol = (Symbol) middleCode[0],</w:t>
      </w:r>
    </w:p>
    <w:p w14:paraId="0808696B" w14:textId="77777777" w:rsidR="003135D1" w:rsidRPr="00903DBA" w:rsidRDefault="003135D1" w:rsidP="003135D1">
      <w:pPr>
        <w:pStyle w:val="Code"/>
        <w:rPr>
          <w:highlight w:val="white"/>
        </w:rPr>
      </w:pPr>
      <w:r w:rsidRPr="00903DBA">
        <w:rPr>
          <w:highlight w:val="white"/>
        </w:rPr>
        <w:t xml:space="preserve">                 assignSymbol = (Symbol) middleCode[1];</w:t>
      </w:r>
    </w:p>
    <w:p w14:paraId="45C0E3BF" w14:textId="77777777" w:rsidR="003135D1" w:rsidRPr="00903DBA" w:rsidRDefault="003135D1" w:rsidP="003135D1">
      <w:pPr>
        <w:pStyle w:val="Code"/>
        <w:rPr>
          <w:highlight w:val="white"/>
        </w:rPr>
      </w:pPr>
      <w:r w:rsidRPr="00903DBA">
        <w:rPr>
          <w:highlight w:val="white"/>
        </w:rPr>
        <w:t xml:space="preserve">        </w:t>
      </w:r>
    </w:p>
    <w:p w14:paraId="13EDE0DE" w14:textId="77777777" w:rsidR="003135D1" w:rsidRPr="00903DBA" w:rsidRDefault="003135D1" w:rsidP="003135D1">
      <w:pPr>
        <w:pStyle w:val="Code"/>
        <w:rPr>
          <w:highlight w:val="white"/>
        </w:rPr>
      </w:pPr>
      <w:r w:rsidRPr="00903DBA">
        <w:rPr>
          <w:highlight w:val="white"/>
        </w:rPr>
        <w:t xml:space="preserve">          if (resultSymbol == assignSymbol) {</w:t>
      </w:r>
    </w:p>
    <w:p w14:paraId="27D86D41" w14:textId="77777777" w:rsidR="003135D1" w:rsidRPr="00903DBA" w:rsidRDefault="003135D1" w:rsidP="003135D1">
      <w:pPr>
        <w:pStyle w:val="Code"/>
        <w:rPr>
          <w:highlight w:val="white"/>
        </w:rPr>
      </w:pPr>
      <w:r w:rsidRPr="00903DBA">
        <w:rPr>
          <w:highlight w:val="white"/>
        </w:rPr>
        <w:t xml:space="preserve">            middleCode.Operator = MiddleOperator.Empty;</w:t>
      </w:r>
    </w:p>
    <w:p w14:paraId="34E430D4" w14:textId="77777777" w:rsidR="003135D1" w:rsidRPr="00903DBA" w:rsidRDefault="003135D1" w:rsidP="003135D1">
      <w:pPr>
        <w:pStyle w:val="Code"/>
        <w:rPr>
          <w:highlight w:val="white"/>
        </w:rPr>
      </w:pPr>
      <w:r w:rsidRPr="00903DBA">
        <w:rPr>
          <w:highlight w:val="white"/>
        </w:rPr>
        <w:t xml:space="preserve">            m_update = true;</w:t>
      </w:r>
    </w:p>
    <w:p w14:paraId="3132032B" w14:textId="77777777" w:rsidR="003135D1" w:rsidRPr="00903DBA" w:rsidRDefault="003135D1" w:rsidP="003135D1">
      <w:pPr>
        <w:pStyle w:val="Code"/>
        <w:rPr>
          <w:highlight w:val="white"/>
        </w:rPr>
      </w:pPr>
      <w:r w:rsidRPr="00903DBA">
        <w:rPr>
          <w:highlight w:val="white"/>
        </w:rPr>
        <w:t xml:space="preserve">          }</w:t>
      </w:r>
    </w:p>
    <w:p w14:paraId="66B04D67" w14:textId="77777777" w:rsidR="003135D1" w:rsidRPr="00903DBA" w:rsidRDefault="003135D1" w:rsidP="003135D1">
      <w:pPr>
        <w:pStyle w:val="Code"/>
        <w:rPr>
          <w:highlight w:val="white"/>
        </w:rPr>
      </w:pPr>
      <w:r w:rsidRPr="00903DBA">
        <w:rPr>
          <w:highlight w:val="white"/>
        </w:rPr>
        <w:t xml:space="preserve">        }</w:t>
      </w:r>
    </w:p>
    <w:p w14:paraId="14965EE2" w14:textId="77777777" w:rsidR="003135D1" w:rsidRPr="00903DBA" w:rsidRDefault="003135D1" w:rsidP="003135D1">
      <w:pPr>
        <w:pStyle w:val="Code"/>
        <w:rPr>
          <w:highlight w:val="white"/>
        </w:rPr>
      </w:pPr>
      <w:r w:rsidRPr="00903DBA">
        <w:rPr>
          <w:highlight w:val="white"/>
        </w:rPr>
        <w:t xml:space="preserve">      }</w:t>
      </w:r>
    </w:p>
    <w:p w14:paraId="0DBDB352" w14:textId="60EA5389" w:rsidR="00790057" w:rsidRPr="00903DBA" w:rsidRDefault="003135D1" w:rsidP="003135D1">
      <w:pPr>
        <w:pStyle w:val="Code"/>
        <w:rPr>
          <w:highlight w:val="white"/>
        </w:rPr>
      </w:pPr>
      <w:r w:rsidRPr="00903DBA">
        <w:rPr>
          <w:highlight w:val="white"/>
        </w:rPr>
        <w:t xml:space="preserve">    }</w:t>
      </w:r>
    </w:p>
    <w:p w14:paraId="01F89110" w14:textId="31CC5129" w:rsidR="001D1BEE" w:rsidRPr="00903DBA" w:rsidRDefault="00EF5A6C" w:rsidP="00BA6016">
      <w:pPr>
        <w:pStyle w:val="Rubrik3"/>
      </w:pPr>
      <w:bookmarkStart w:id="422" w:name="_Toc57656071"/>
      <w:r w:rsidRPr="00903DBA">
        <w:lastRenderedPageBreak/>
        <w:t xml:space="preserve">Remove </w:t>
      </w:r>
      <w:r w:rsidR="00F03A18" w:rsidRPr="00903DBA">
        <w:t>Cleared</w:t>
      </w:r>
      <w:r w:rsidRPr="00903DBA">
        <w:t xml:space="preserve"> Code</w:t>
      </w:r>
      <w:bookmarkEnd w:id="422"/>
    </w:p>
    <w:p w14:paraId="37E1B19C" w14:textId="46FDB3BD" w:rsidR="00D27FDA" w:rsidRPr="00903DBA" w:rsidRDefault="00237ECB" w:rsidP="00D27FDA">
      <w:r w:rsidRPr="00903DBA">
        <w:t>Technically</w:t>
      </w:r>
      <w:r w:rsidR="00D27FDA" w:rsidRPr="00903DBA">
        <w:t xml:space="preserve">, it is not strictly necessary to remove </w:t>
      </w:r>
      <w:r w:rsidRPr="00903DBA">
        <w:t>cleared middle code instruction</w:t>
      </w:r>
      <w:r w:rsidR="0005253C" w:rsidRPr="00903DBA">
        <w:t>s</w:t>
      </w:r>
      <w:r w:rsidRPr="00903DBA">
        <w:t xml:space="preserve"> since </w:t>
      </w:r>
      <w:r w:rsidR="00C46B0F">
        <w:t>they</w:t>
      </w:r>
      <w:r w:rsidR="00C45031" w:rsidRPr="00903DBA">
        <w:t xml:space="preserve"> do</w:t>
      </w:r>
      <w:r w:rsidRPr="00903DBA">
        <w:t xml:space="preserve"> not generate </w:t>
      </w:r>
      <w:r w:rsidR="009D33EE">
        <w:t>assembly</w:t>
      </w:r>
      <w:r w:rsidRPr="00903DBA">
        <w:t xml:space="preserve"> code. However, </w:t>
      </w:r>
      <w:r w:rsidR="003060AC" w:rsidRPr="00903DBA">
        <w:t xml:space="preserve">it </w:t>
      </w:r>
      <w:r w:rsidR="007B0D93" w:rsidRPr="00903DBA">
        <w:t>simplif</w:t>
      </w:r>
      <w:r w:rsidR="003060AC" w:rsidRPr="00903DBA">
        <w:t>ies</w:t>
      </w:r>
      <w:r w:rsidR="007B0D93" w:rsidRPr="00903DBA">
        <w:t xml:space="preserve"> the </w:t>
      </w:r>
      <w:r w:rsidRPr="00903DBA">
        <w:t>optimization methods</w:t>
      </w:r>
      <w:r w:rsidR="003060AC" w:rsidRPr="00903DBA">
        <w:t xml:space="preserve"> of this section.</w:t>
      </w:r>
    </w:p>
    <w:p w14:paraId="697A9E85" w14:textId="77777777" w:rsidR="003A7420" w:rsidRPr="00903DBA" w:rsidRDefault="003A7420" w:rsidP="003A7420">
      <w:pPr>
        <w:pStyle w:val="Code"/>
        <w:rPr>
          <w:highlight w:val="white"/>
        </w:rPr>
      </w:pPr>
      <w:r w:rsidRPr="00903DBA">
        <w:rPr>
          <w:highlight w:val="white"/>
        </w:rPr>
        <w:t xml:space="preserve">    public void RemoveClearedCode() {</w:t>
      </w:r>
    </w:p>
    <w:p w14:paraId="547C044F" w14:textId="5C66092F" w:rsidR="00D67BB0" w:rsidRPr="00903DBA" w:rsidRDefault="00D67BB0" w:rsidP="00D67BB0">
      <w:pPr>
        <w:rPr>
          <w:highlight w:val="white"/>
        </w:rPr>
      </w:pPr>
      <w:r w:rsidRPr="00903DBA">
        <w:rPr>
          <w:highlight w:val="white"/>
        </w:rPr>
        <w:t xml:space="preserve">We iterate backwards through the middle code list </w:t>
      </w:r>
      <w:r w:rsidR="00BF19B1" w:rsidRPr="00903DBA">
        <w:rPr>
          <w:rFonts w:ascii="inherit" w:hAnsi="inherit"/>
          <w:color w:val="000000"/>
          <w:shd w:val="clear" w:color="auto" w:fill="FFFFFF"/>
        </w:rPr>
        <w:t>for performance reasons.</w:t>
      </w:r>
    </w:p>
    <w:p w14:paraId="20203B6C" w14:textId="204975FE" w:rsidR="003A7420" w:rsidRPr="00903DBA" w:rsidRDefault="003A7420" w:rsidP="003A7420">
      <w:pPr>
        <w:pStyle w:val="Code"/>
        <w:rPr>
          <w:highlight w:val="white"/>
        </w:rPr>
      </w:pPr>
      <w:r w:rsidRPr="00903DBA">
        <w:rPr>
          <w:highlight w:val="white"/>
        </w:rPr>
        <w:t xml:space="preserve">      for (int </w:t>
      </w:r>
      <w:r w:rsidR="00F06F03" w:rsidRPr="00903DBA">
        <w:rPr>
          <w:highlight w:val="white"/>
        </w:rPr>
        <w:t>index</w:t>
      </w:r>
      <w:r w:rsidRPr="00903DBA">
        <w:rPr>
          <w:highlight w:val="white"/>
        </w:rPr>
        <w:t xml:space="preserve"> = (m_middleCodeList.Count - </w:t>
      </w:r>
      <w:r w:rsidR="00085480" w:rsidRPr="00903DBA">
        <w:rPr>
          <w:highlight w:val="white"/>
        </w:rPr>
        <w:t>1</w:t>
      </w:r>
      <w:r w:rsidRPr="00903DBA">
        <w:rPr>
          <w:highlight w:val="white"/>
        </w:rPr>
        <w:t xml:space="preserve">); </w:t>
      </w:r>
      <w:r w:rsidR="00F06F03" w:rsidRPr="00903DBA">
        <w:rPr>
          <w:highlight w:val="white"/>
        </w:rPr>
        <w:t>index</w:t>
      </w:r>
      <w:r w:rsidRPr="00903DBA">
        <w:rPr>
          <w:highlight w:val="white"/>
        </w:rPr>
        <w:t xml:space="preserve"> </w:t>
      </w:r>
      <w:r w:rsidR="004A5B1B" w:rsidRPr="00903DBA">
        <w:rPr>
          <w:highlight w:val="white"/>
        </w:rPr>
        <w:t>&gt;=</w:t>
      </w:r>
      <w:r w:rsidRPr="00903DBA">
        <w:rPr>
          <w:highlight w:val="white"/>
        </w:rPr>
        <w:t xml:space="preserve"> 0;--</w:t>
      </w:r>
      <w:r w:rsidR="00F06F03" w:rsidRPr="00903DBA">
        <w:rPr>
          <w:highlight w:val="white"/>
        </w:rPr>
        <w:t>index</w:t>
      </w:r>
      <w:r w:rsidRPr="00903DBA">
        <w:rPr>
          <w:highlight w:val="white"/>
        </w:rPr>
        <w:t>){</w:t>
      </w:r>
    </w:p>
    <w:p w14:paraId="0F944F51" w14:textId="0DEDF0BA" w:rsidR="003A7420" w:rsidRPr="00903DBA" w:rsidRDefault="003A7420" w:rsidP="003A7420">
      <w:pPr>
        <w:pStyle w:val="Code"/>
        <w:rPr>
          <w:highlight w:val="white"/>
        </w:rPr>
      </w:pPr>
      <w:r w:rsidRPr="00903DBA">
        <w:rPr>
          <w:highlight w:val="white"/>
        </w:rPr>
        <w:t xml:space="preserve">        if (m_middleCodeList[</w:t>
      </w:r>
      <w:r w:rsidR="00F06F03" w:rsidRPr="00903DBA">
        <w:rPr>
          <w:highlight w:val="white"/>
        </w:rPr>
        <w:t>index</w:t>
      </w:r>
      <w:r w:rsidRPr="00903DBA">
        <w:rPr>
          <w:highlight w:val="white"/>
        </w:rPr>
        <w:t>].Operator == MiddleOperator.Empty) {</w:t>
      </w:r>
    </w:p>
    <w:p w14:paraId="73F97B19" w14:textId="52480F78" w:rsidR="001E2786" w:rsidRPr="00903DBA" w:rsidRDefault="001E2786" w:rsidP="009A0289">
      <w:pPr>
        <w:rPr>
          <w:highlight w:val="white"/>
        </w:rPr>
      </w:pPr>
      <w:r w:rsidRPr="00903DBA">
        <w:rPr>
          <w:highlight w:val="white"/>
        </w:rPr>
        <w:t xml:space="preserve">For each empty instruction we must </w:t>
      </w:r>
      <w:r w:rsidR="009A0289" w:rsidRPr="00903DBA">
        <w:rPr>
          <w:highlight w:val="white"/>
        </w:rPr>
        <w:t xml:space="preserve">go through all other instruction </w:t>
      </w:r>
      <w:r w:rsidR="00F06F03" w:rsidRPr="00903DBA">
        <w:rPr>
          <w:highlight w:val="white"/>
        </w:rPr>
        <w:t>and decrease all target by one that is greater than the index of the instruction to be removed.</w:t>
      </w:r>
    </w:p>
    <w:p w14:paraId="47B388ED" w14:textId="6CE12A3C" w:rsidR="003A7420" w:rsidRPr="00903DBA" w:rsidRDefault="003A7420" w:rsidP="003A7420">
      <w:pPr>
        <w:pStyle w:val="Code"/>
        <w:rPr>
          <w:highlight w:val="white"/>
        </w:rPr>
      </w:pPr>
      <w:r w:rsidRPr="00903DBA">
        <w:rPr>
          <w:highlight w:val="white"/>
        </w:rPr>
        <w:t xml:space="preserve">          </w:t>
      </w:r>
      <w:r w:rsidR="001E2786" w:rsidRPr="00903DBA">
        <w:rPr>
          <w:highlight w:val="white"/>
        </w:rPr>
        <w:t>foreach (MiddleCode middleCode in m</w:t>
      </w:r>
      <w:r w:rsidRPr="00903DBA">
        <w:rPr>
          <w:highlight w:val="white"/>
        </w:rPr>
        <w:t>_middleCodeList</w:t>
      </w:r>
      <w:r w:rsidR="001E2786" w:rsidRPr="00903DBA">
        <w:rPr>
          <w:highlight w:val="white"/>
        </w:rPr>
        <w:t>) {</w:t>
      </w:r>
    </w:p>
    <w:p w14:paraId="52F0527A" w14:textId="77777777" w:rsidR="003A7420" w:rsidRPr="00903DBA" w:rsidRDefault="003A7420" w:rsidP="003A7420">
      <w:pPr>
        <w:pStyle w:val="Code"/>
        <w:rPr>
          <w:highlight w:val="white"/>
        </w:rPr>
      </w:pPr>
      <w:r w:rsidRPr="00903DBA">
        <w:rPr>
          <w:highlight w:val="white"/>
        </w:rPr>
        <w:t xml:space="preserve">            if (middleCode.IsRelationCarryOrGoto()) {</w:t>
      </w:r>
    </w:p>
    <w:p w14:paraId="6898E590" w14:textId="77777777" w:rsidR="003A7420" w:rsidRPr="00903DBA" w:rsidRDefault="003A7420" w:rsidP="003A7420">
      <w:pPr>
        <w:pStyle w:val="Code"/>
        <w:rPr>
          <w:highlight w:val="white"/>
        </w:rPr>
      </w:pPr>
      <w:r w:rsidRPr="00903DBA">
        <w:rPr>
          <w:highlight w:val="white"/>
        </w:rPr>
        <w:t xml:space="preserve">              int target = (int) middleCode[0];</w:t>
      </w:r>
    </w:p>
    <w:p w14:paraId="4CABBDF2" w14:textId="77777777" w:rsidR="003A7420" w:rsidRPr="00903DBA" w:rsidRDefault="003A7420" w:rsidP="003A7420">
      <w:pPr>
        <w:pStyle w:val="Code"/>
        <w:rPr>
          <w:highlight w:val="white"/>
        </w:rPr>
      </w:pPr>
      <w:r w:rsidRPr="00903DBA">
        <w:rPr>
          <w:highlight w:val="white"/>
        </w:rPr>
        <w:t xml:space="preserve">            </w:t>
      </w:r>
    </w:p>
    <w:p w14:paraId="73A2D7AF" w14:textId="2AFDF9BF" w:rsidR="003A7420" w:rsidRPr="00903DBA" w:rsidRDefault="003A7420" w:rsidP="003A7420">
      <w:pPr>
        <w:pStyle w:val="Code"/>
        <w:rPr>
          <w:highlight w:val="white"/>
        </w:rPr>
      </w:pPr>
      <w:r w:rsidRPr="00903DBA">
        <w:rPr>
          <w:highlight w:val="white"/>
        </w:rPr>
        <w:t xml:space="preserve">              if (target &gt; </w:t>
      </w:r>
      <w:r w:rsidR="00F06F03" w:rsidRPr="00903DBA">
        <w:rPr>
          <w:highlight w:val="white"/>
        </w:rPr>
        <w:t>index</w:t>
      </w:r>
      <w:r w:rsidRPr="00903DBA">
        <w:rPr>
          <w:highlight w:val="white"/>
        </w:rPr>
        <w:t>) {</w:t>
      </w:r>
    </w:p>
    <w:p w14:paraId="49394E8F" w14:textId="77777777" w:rsidR="003A7420" w:rsidRPr="00903DBA" w:rsidRDefault="003A7420" w:rsidP="003A7420">
      <w:pPr>
        <w:pStyle w:val="Code"/>
        <w:rPr>
          <w:highlight w:val="white"/>
        </w:rPr>
      </w:pPr>
      <w:r w:rsidRPr="00903DBA">
        <w:rPr>
          <w:highlight w:val="white"/>
        </w:rPr>
        <w:t xml:space="preserve">                middleCode[0] = target - 1;</w:t>
      </w:r>
    </w:p>
    <w:p w14:paraId="368792B3" w14:textId="77777777" w:rsidR="003A7420" w:rsidRPr="00903DBA" w:rsidRDefault="003A7420" w:rsidP="003A7420">
      <w:pPr>
        <w:pStyle w:val="Code"/>
        <w:rPr>
          <w:highlight w:val="white"/>
        </w:rPr>
      </w:pPr>
      <w:r w:rsidRPr="00903DBA">
        <w:rPr>
          <w:highlight w:val="white"/>
        </w:rPr>
        <w:t xml:space="preserve">              }</w:t>
      </w:r>
    </w:p>
    <w:p w14:paraId="0A13B333" w14:textId="77777777" w:rsidR="003A7420" w:rsidRPr="00903DBA" w:rsidRDefault="003A7420" w:rsidP="003A7420">
      <w:pPr>
        <w:pStyle w:val="Code"/>
        <w:rPr>
          <w:highlight w:val="white"/>
        </w:rPr>
      </w:pPr>
      <w:r w:rsidRPr="00903DBA">
        <w:rPr>
          <w:highlight w:val="white"/>
        </w:rPr>
        <w:t xml:space="preserve">            }</w:t>
      </w:r>
    </w:p>
    <w:p w14:paraId="30CE5AA9" w14:textId="77777777" w:rsidR="003A7420" w:rsidRPr="00903DBA" w:rsidRDefault="003A7420" w:rsidP="003A7420">
      <w:pPr>
        <w:pStyle w:val="Code"/>
        <w:rPr>
          <w:highlight w:val="white"/>
        </w:rPr>
      </w:pPr>
      <w:r w:rsidRPr="00903DBA">
        <w:rPr>
          <w:highlight w:val="white"/>
        </w:rPr>
        <w:t xml:space="preserve">          }</w:t>
      </w:r>
    </w:p>
    <w:p w14:paraId="7778C288" w14:textId="77777777" w:rsidR="003A7420" w:rsidRPr="00903DBA" w:rsidRDefault="003A7420" w:rsidP="003A7420">
      <w:pPr>
        <w:pStyle w:val="Code"/>
        <w:rPr>
          <w:highlight w:val="white"/>
        </w:rPr>
      </w:pPr>
      <w:r w:rsidRPr="00903DBA">
        <w:rPr>
          <w:highlight w:val="white"/>
        </w:rPr>
        <w:t xml:space="preserve">        </w:t>
      </w:r>
    </w:p>
    <w:p w14:paraId="6ECBE3FF" w14:textId="2677657E" w:rsidR="003A7420" w:rsidRPr="00903DBA" w:rsidRDefault="003A7420" w:rsidP="003A7420">
      <w:pPr>
        <w:pStyle w:val="Code"/>
        <w:rPr>
          <w:highlight w:val="white"/>
        </w:rPr>
      </w:pPr>
      <w:r w:rsidRPr="00903DBA">
        <w:rPr>
          <w:highlight w:val="white"/>
        </w:rPr>
        <w:t xml:space="preserve">          m_middleCodeList.RemoveAt(</w:t>
      </w:r>
      <w:r w:rsidR="00F06F03" w:rsidRPr="00903DBA">
        <w:rPr>
          <w:highlight w:val="white"/>
        </w:rPr>
        <w:t>index</w:t>
      </w:r>
      <w:r w:rsidRPr="00903DBA">
        <w:rPr>
          <w:highlight w:val="white"/>
        </w:rPr>
        <w:t>);</w:t>
      </w:r>
    </w:p>
    <w:p w14:paraId="1EF6B2F0" w14:textId="77777777" w:rsidR="003A7420" w:rsidRPr="00903DBA" w:rsidRDefault="003A7420" w:rsidP="003A7420">
      <w:pPr>
        <w:pStyle w:val="Code"/>
        <w:rPr>
          <w:highlight w:val="white"/>
        </w:rPr>
      </w:pPr>
      <w:r w:rsidRPr="00903DBA">
        <w:rPr>
          <w:highlight w:val="white"/>
        </w:rPr>
        <w:t xml:space="preserve">        }</w:t>
      </w:r>
    </w:p>
    <w:p w14:paraId="793B5A0E" w14:textId="77777777" w:rsidR="003A7420" w:rsidRPr="00903DBA" w:rsidRDefault="003A7420" w:rsidP="003A7420">
      <w:pPr>
        <w:pStyle w:val="Code"/>
        <w:rPr>
          <w:highlight w:val="white"/>
        </w:rPr>
      </w:pPr>
      <w:r w:rsidRPr="00903DBA">
        <w:rPr>
          <w:highlight w:val="white"/>
        </w:rPr>
        <w:t xml:space="preserve">      }</w:t>
      </w:r>
    </w:p>
    <w:p w14:paraId="12E7FE42" w14:textId="0CE119B6" w:rsidR="003A7420" w:rsidRPr="00903DBA" w:rsidRDefault="003A7420" w:rsidP="003A7420">
      <w:pPr>
        <w:pStyle w:val="Code"/>
        <w:rPr>
          <w:highlight w:val="white"/>
        </w:rPr>
      </w:pPr>
      <w:r w:rsidRPr="00903DBA">
        <w:rPr>
          <w:highlight w:val="white"/>
        </w:rPr>
        <w:t xml:space="preserve">    }</w:t>
      </w:r>
    </w:p>
    <w:p w14:paraId="08D09400" w14:textId="5F13C6FF" w:rsidR="0099128E" w:rsidRPr="00903DBA" w:rsidRDefault="0099128E" w:rsidP="0099128E">
      <w:pPr>
        <w:pStyle w:val="Rubrik1"/>
      </w:pPr>
      <w:bookmarkStart w:id="423" w:name="_Ref54016612"/>
      <w:bookmarkStart w:id="424" w:name="_Ref54016688"/>
      <w:bookmarkStart w:id="425" w:name="_Toc57656072"/>
      <w:r w:rsidRPr="00903DBA">
        <w:lastRenderedPageBreak/>
        <w:t>Assembly Code Generation</w:t>
      </w:r>
      <w:bookmarkEnd w:id="423"/>
      <w:bookmarkEnd w:id="424"/>
      <w:bookmarkEnd w:id="425"/>
    </w:p>
    <w:p w14:paraId="70E477B9" w14:textId="693E86C5" w:rsidR="009E30F3" w:rsidRPr="00903DBA" w:rsidRDefault="009E30F3" w:rsidP="00B157D0">
      <w:r w:rsidRPr="00903DBA">
        <w:t xml:space="preserve">When we have generated and optimized the middle code, </w:t>
      </w:r>
      <w:r w:rsidR="00756A35" w:rsidRPr="00903DBA">
        <w:t xml:space="preserve">we continue </w:t>
      </w:r>
      <w:r w:rsidR="003C351D" w:rsidRPr="00903DBA">
        <w:t>to</w:t>
      </w:r>
      <w:r w:rsidR="00756A35" w:rsidRPr="00903DBA">
        <w:t xml:space="preserve"> </w:t>
      </w:r>
      <w:r w:rsidRPr="00903DBA">
        <w:t>generat</w:t>
      </w:r>
      <w:r w:rsidR="003C351D" w:rsidRPr="00903DBA">
        <w:t>e</w:t>
      </w:r>
      <w:r w:rsidRPr="00903DBA">
        <w:t xml:space="preserve"> the final assembly code.</w:t>
      </w:r>
      <w:r w:rsidR="00ED302B" w:rsidRPr="00903DBA">
        <w:t xml:space="preserve"> The first step is to generate the assembly code with </w:t>
      </w:r>
      <w:r w:rsidR="00ED302B" w:rsidRPr="00ED4198">
        <w:rPr>
          <w:rStyle w:val="KeyWord0"/>
        </w:rPr>
        <w:t>tracks</w:t>
      </w:r>
      <w:r w:rsidR="00ED302B" w:rsidRPr="00903DBA">
        <w:t xml:space="preserve">. </w:t>
      </w:r>
      <w:r w:rsidR="008562B1" w:rsidRPr="00903DBA">
        <w:t>A track is a place hold</w:t>
      </w:r>
      <w:r w:rsidR="0014723C" w:rsidRPr="00903DBA">
        <w:t>er</w:t>
      </w:r>
      <w:r w:rsidR="008562B1" w:rsidRPr="00903DBA">
        <w:t xml:space="preserve"> for a register </w:t>
      </w:r>
      <w:r w:rsidR="00220FF7" w:rsidRPr="00903DBA">
        <w:t>and</w:t>
      </w:r>
      <w:r w:rsidR="008562B1" w:rsidRPr="00903DBA">
        <w:t xml:space="preserve"> follows </w:t>
      </w:r>
      <w:r w:rsidR="006554FC">
        <w:t>a</w:t>
      </w:r>
      <w:r w:rsidR="008562B1" w:rsidRPr="00903DBA">
        <w:t xml:space="preserve"> (yet unknown) register through the code. The track is then replaced by a proper register by the register allocato</w:t>
      </w:r>
      <w:r w:rsidR="0014723C" w:rsidRPr="00903DBA">
        <w:t>r</w:t>
      </w:r>
      <w:r w:rsidR="008562B1" w:rsidRPr="00903DBA">
        <w:t>. Finally, the assembly code instruction</w:t>
      </w:r>
      <w:r w:rsidR="00220FF7" w:rsidRPr="00903DBA">
        <w:t>s</w:t>
      </w:r>
      <w:r w:rsidR="008562B1" w:rsidRPr="00903DBA">
        <w:t xml:space="preserve"> are written in plain text.</w:t>
      </w:r>
    </w:p>
    <w:p w14:paraId="4C71FC1D" w14:textId="4259987D" w:rsidR="006C5851" w:rsidRPr="00903DBA" w:rsidRDefault="004E1BBC" w:rsidP="00B25DBF">
      <w:pPr>
        <w:pStyle w:val="Rubrik2"/>
      </w:pPr>
      <w:bookmarkStart w:id="426" w:name="_Toc57656073"/>
      <w:r w:rsidRPr="00903DBA">
        <w:t>Runtime Management</w:t>
      </w:r>
      <w:bookmarkEnd w:id="426"/>
    </w:p>
    <w:p w14:paraId="023BD772" w14:textId="477EF4ED" w:rsidR="00B26610" w:rsidRPr="00903DBA" w:rsidRDefault="00B26610" w:rsidP="00B26610">
      <w:r w:rsidRPr="00903DBA">
        <w:t>When it comes to runtime management</w:t>
      </w:r>
      <w:r w:rsidR="000C3F22" w:rsidRPr="00903DBA">
        <w:t>,</w:t>
      </w:r>
      <w:r w:rsidRPr="00903DBA">
        <w:t xml:space="preserve"> we use the classic style where we allocate </w:t>
      </w:r>
      <w:r w:rsidR="007635EF" w:rsidRPr="00903DBA">
        <w:t>an activation record for each function call, beginning with the initi</w:t>
      </w:r>
      <w:r w:rsidR="000C3F22" w:rsidRPr="00903DBA">
        <w:t xml:space="preserve">al call to </w:t>
      </w:r>
      <w:r w:rsidR="000C3F22" w:rsidRPr="00903DBA">
        <w:rPr>
          <w:rStyle w:val="KeyWord0"/>
        </w:rPr>
        <w:t>main</w:t>
      </w:r>
      <w:r w:rsidR="000C3F22" w:rsidRPr="00903DBA">
        <w:t>. Each activation record holds the data for the functions’ parameters and local variables and constants.</w:t>
      </w:r>
      <w:r w:rsidR="00710D99" w:rsidRPr="00903DBA">
        <w:t xml:space="preserve"> We use </w:t>
      </w:r>
      <w:r w:rsidR="00B52600" w:rsidRPr="00903DBA">
        <w:t xml:space="preserve">the </w:t>
      </w:r>
      <w:r w:rsidR="00B52600" w:rsidRPr="00903DBA">
        <w:rPr>
          <w:rStyle w:val="KeyWord0"/>
        </w:rPr>
        <w:t>regular</w:t>
      </w:r>
      <w:r w:rsidR="00710D99" w:rsidRPr="00903DBA">
        <w:t xml:space="preserve"> </w:t>
      </w:r>
      <w:r w:rsidR="00710D99" w:rsidRPr="00903DBA">
        <w:rPr>
          <w:rStyle w:val="KeyWord0"/>
        </w:rPr>
        <w:t>frame</w:t>
      </w:r>
      <w:r w:rsidR="00710D99" w:rsidRPr="00903DBA">
        <w:t xml:space="preserve"> </w:t>
      </w:r>
      <w:r w:rsidR="00710D99" w:rsidRPr="00903DBA">
        <w:rPr>
          <w:rStyle w:val="KeyWord0"/>
        </w:rPr>
        <w:t>pointer</w:t>
      </w:r>
      <w:r w:rsidR="00710D99" w:rsidRPr="00903DBA">
        <w:t xml:space="preserve"> to hold the address of the current function call. The activation record also holds the</w:t>
      </w:r>
      <w:r w:rsidR="004664C2" w:rsidRPr="00903DBA">
        <w:t xml:space="preserve"> frame pointer of the previous activation record and the return address; that is, the</w:t>
      </w:r>
      <w:r w:rsidR="009344BA" w:rsidRPr="00903DBA">
        <w:t xml:space="preserve"> address to jump to when the execution</w:t>
      </w:r>
      <w:r w:rsidR="00992332" w:rsidRPr="00903DBA">
        <w:t xml:space="preserve"> of the current function</w:t>
      </w:r>
      <w:r w:rsidR="009344BA" w:rsidRPr="00903DBA">
        <w:t xml:space="preserve"> returns to the calling function</w:t>
      </w:r>
      <w:r w:rsidR="006B7466" w:rsidRPr="00903DBA">
        <w:t>. More specifically: the address of the instruction following the call in the calling function.</w:t>
      </w:r>
    </w:p>
    <w:p w14:paraId="7F8569E6" w14:textId="3C0E20D7" w:rsidR="00992332" w:rsidRPr="00903DBA" w:rsidRDefault="00F650C4" w:rsidP="00B26610">
      <w:r w:rsidRPr="00903DBA">
        <w:t xml:space="preserve">What makes it </w:t>
      </w:r>
      <w:r w:rsidR="00992332" w:rsidRPr="00903DBA">
        <w:t xml:space="preserve">a little bit more complicated is </w:t>
      </w:r>
      <w:r w:rsidRPr="00903DBA">
        <w:t xml:space="preserve">that a </w:t>
      </w:r>
      <w:r w:rsidR="00992332" w:rsidRPr="00903DBA">
        <w:t xml:space="preserve">function may be </w:t>
      </w:r>
      <w:r w:rsidR="004A5B68">
        <w:t>variadic</w:t>
      </w:r>
      <w:r w:rsidR="00992332" w:rsidRPr="00903DBA">
        <w:t>; that is, i</w:t>
      </w:r>
      <w:r w:rsidRPr="00903DBA">
        <w:t>t</w:t>
      </w:r>
      <w:r w:rsidR="00992332" w:rsidRPr="00903DBA">
        <w:t xml:space="preserve"> has a variable number of parameters, like </w:t>
      </w:r>
      <w:r w:rsidR="00992332" w:rsidRPr="00903DBA">
        <w:rPr>
          <w:rStyle w:val="KeyWord0"/>
        </w:rPr>
        <w:t>printf</w:t>
      </w:r>
      <w:r w:rsidR="00992332" w:rsidRPr="00903DBA">
        <w:t xml:space="preserve"> and </w:t>
      </w:r>
      <w:r w:rsidR="00992332" w:rsidRPr="00903DBA">
        <w:rPr>
          <w:rStyle w:val="KeyWord0"/>
        </w:rPr>
        <w:t>scanf</w:t>
      </w:r>
      <w:r w:rsidR="00992332" w:rsidRPr="00903DBA">
        <w:t>.</w:t>
      </w:r>
      <w:r w:rsidR="00DC619F" w:rsidRPr="00903DBA">
        <w:t xml:space="preserve"> We introduc</w:t>
      </w:r>
      <w:r w:rsidRPr="00903DBA">
        <w:t xml:space="preserve">e </w:t>
      </w:r>
      <w:r w:rsidR="00DC619F" w:rsidRPr="00903DBA">
        <w:t xml:space="preserve">a second frame pointer: </w:t>
      </w:r>
      <w:r w:rsidRPr="00903DBA">
        <w:t xml:space="preserve">the </w:t>
      </w:r>
      <w:r w:rsidR="004A5B68">
        <w:rPr>
          <w:rStyle w:val="KeyWord0"/>
        </w:rPr>
        <w:t>variadic</w:t>
      </w:r>
      <w:r w:rsidRPr="00903DBA">
        <w:t xml:space="preserve"> </w:t>
      </w:r>
      <w:r w:rsidRPr="00903DBA">
        <w:rPr>
          <w:rStyle w:val="KeyWord0"/>
        </w:rPr>
        <w:t>frame</w:t>
      </w:r>
      <w:r w:rsidRPr="00903DBA">
        <w:t xml:space="preserve"> </w:t>
      </w:r>
      <w:r w:rsidRPr="00903DBA">
        <w:rPr>
          <w:rStyle w:val="KeyWord0"/>
        </w:rPr>
        <w:t>pointer</w:t>
      </w:r>
      <w:r w:rsidR="00B52600" w:rsidRPr="00903DBA">
        <w:t xml:space="preserve"> for </w:t>
      </w:r>
      <w:r w:rsidR="004A5B68">
        <w:t>variadic</w:t>
      </w:r>
      <w:r w:rsidR="00B52600" w:rsidRPr="00903DBA">
        <w:t xml:space="preserve"> functions. </w:t>
      </w:r>
      <w:r w:rsidR="00DA39EA" w:rsidRPr="00903DBA">
        <w:t xml:space="preserve">It holds the address of the activation record plus the size of the extra parameters in the call to an </w:t>
      </w:r>
      <w:r w:rsidR="004A5B68">
        <w:t>variadic</w:t>
      </w:r>
      <w:r w:rsidR="00DA39EA" w:rsidRPr="00903DBA">
        <w:t xml:space="preserve"> function.</w:t>
      </w:r>
    </w:p>
    <w:p w14:paraId="65E84F62" w14:textId="2B139E5C" w:rsidR="007C3461" w:rsidRPr="00903DBA" w:rsidRDefault="0054288A" w:rsidP="00B26610">
      <w:r w:rsidRPr="00903DBA">
        <w:t>To sum it up: the activation record holds the return address, regular frame pointer,</w:t>
      </w:r>
      <w:r w:rsidR="00617E3E" w:rsidRPr="00903DBA">
        <w:t xml:space="preserve"> and</w:t>
      </w:r>
      <w:r w:rsidRPr="00903DBA">
        <w:t xml:space="preserve"> </w:t>
      </w:r>
      <w:r w:rsidR="004A5B68">
        <w:t>variadic</w:t>
      </w:r>
      <w:r w:rsidRPr="00903DBA">
        <w:t xml:space="preserve"> frame pointer</w:t>
      </w:r>
      <w:r w:rsidR="00A00F1B" w:rsidRPr="00903DBA">
        <w:t xml:space="preserve"> </w:t>
      </w:r>
      <w:r w:rsidR="00617E3E" w:rsidRPr="00903DBA">
        <w:t xml:space="preserve">of the calling function as well as </w:t>
      </w:r>
      <w:r w:rsidR="00FC2AC1" w:rsidRPr="00903DBA">
        <w:t xml:space="preserve">the parameters, potential extra parameter in case of an </w:t>
      </w:r>
      <w:r w:rsidR="004A5B68">
        <w:t>variadic</w:t>
      </w:r>
      <w:r w:rsidR="00FC2AC1" w:rsidRPr="00903DBA">
        <w:t xml:space="preserve"> function, and </w:t>
      </w:r>
      <w:r w:rsidR="00EF48E8">
        <w:t>auto and register</w:t>
      </w:r>
      <w:r w:rsidR="00FC2AC1" w:rsidRPr="00903DBA">
        <w:t xml:space="preserve"> variables and constants</w:t>
      </w:r>
      <w:r w:rsidR="00617E3E" w:rsidRPr="00903DBA">
        <w:t xml:space="preserve"> of the current function.</w:t>
      </w:r>
      <w:r w:rsidR="00A00F1B" w:rsidRPr="00903DBA">
        <w:t xml:space="preserve"> The </w:t>
      </w:r>
      <w:r w:rsidR="004A5B68">
        <w:t>variadic</w:t>
      </w:r>
      <w:r w:rsidR="00A00F1B" w:rsidRPr="00903DBA">
        <w:t xml:space="preserve"> frame pointer is undefined in case of a non-</w:t>
      </w:r>
      <w:r w:rsidR="004A5B68">
        <w:t>variadic</w:t>
      </w:r>
      <w:r w:rsidR="00A00F1B" w:rsidRPr="00903DBA">
        <w:t xml:space="preserve"> calling function</w:t>
      </w:r>
      <w:r w:rsidR="00254F81" w:rsidRPr="00903DBA">
        <w:t>.</w:t>
      </w:r>
      <w:r w:rsidR="00097230" w:rsidRPr="00903DBA">
        <w:t xml:space="preserve"> However, we must always have the </w:t>
      </w:r>
      <w:r w:rsidR="004A5B68">
        <w:t>variadic</w:t>
      </w:r>
      <w:r w:rsidR="00097230" w:rsidRPr="00903DBA">
        <w:t xml:space="preserve"> frame pointer in the activation </w:t>
      </w:r>
      <w:r w:rsidR="004A0724" w:rsidRPr="00903DBA">
        <w:t>record since</w:t>
      </w:r>
      <w:r w:rsidR="00097230" w:rsidRPr="00903DBA">
        <w:t xml:space="preserve"> the function can be called by both </w:t>
      </w:r>
      <w:r w:rsidR="004A5B68">
        <w:t>variadic</w:t>
      </w:r>
      <w:r w:rsidR="00097230" w:rsidRPr="00903DBA">
        <w:t xml:space="preserve"> and non-</w:t>
      </w:r>
      <w:r w:rsidR="004A5B68">
        <w:t>variadic</w:t>
      </w:r>
      <w:r w:rsidR="00097230" w:rsidRPr="00903DBA">
        <w:t xml:space="preserve"> functions.</w:t>
      </w:r>
    </w:p>
    <w:p w14:paraId="6C7FDC26" w14:textId="767B8ED4" w:rsidR="00C07C4D" w:rsidRPr="00903DBA" w:rsidRDefault="007D46D3" w:rsidP="00B26610">
      <w:r w:rsidRPr="00903DBA">
        <w:t>When a function cal</w:t>
      </w:r>
      <w:r w:rsidR="003265E8" w:rsidRPr="00903DBA">
        <w:t xml:space="preserve">ls another function (or itself recursively) </w:t>
      </w:r>
      <w:r w:rsidR="002A0293" w:rsidRPr="00903DBA">
        <w:t>the activation record of the called function is located at the address above the activation record of the calling function</w:t>
      </w:r>
      <w:r w:rsidR="008A4999" w:rsidRPr="00903DBA">
        <w:t xml:space="preserve">. </w:t>
      </w:r>
      <w:r w:rsidR="002566E3" w:rsidRPr="00903DBA">
        <w:t xml:space="preserve">The return address, regular and </w:t>
      </w:r>
      <w:r w:rsidR="004A5B68">
        <w:t>variadic</w:t>
      </w:r>
      <w:r w:rsidR="00744A18">
        <w:t xml:space="preserve"> </w:t>
      </w:r>
      <w:r w:rsidR="002566E3" w:rsidRPr="00903DBA">
        <w:t>frame pointers of the calling function are stored at the beginning of the activation record of the called function.</w:t>
      </w:r>
      <w:r w:rsidR="002047EE">
        <w:t xml:space="preserve"> </w:t>
      </w:r>
      <w:r w:rsidR="002566E3" w:rsidRPr="00903DBA">
        <w:t>When a function returns to the calling function</w:t>
      </w:r>
      <w:r w:rsidR="00DC782D" w:rsidRPr="00903DBA">
        <w:t xml:space="preserve">, the regular and </w:t>
      </w:r>
      <w:r w:rsidR="004A5B68">
        <w:t>variadic</w:t>
      </w:r>
      <w:r w:rsidR="00DC782D" w:rsidRPr="00903DBA">
        <w:t xml:space="preserve"> frame pointers are restored to the values of the calling function</w:t>
      </w:r>
      <w:r w:rsidR="003265E8" w:rsidRPr="00903DBA">
        <w:t>,</w:t>
      </w:r>
      <w:r w:rsidR="00DC782D" w:rsidRPr="00903DBA">
        <w:t xml:space="preserve"> and </w:t>
      </w:r>
      <w:r w:rsidR="003265E8" w:rsidRPr="00903DBA">
        <w:t xml:space="preserve">a </w:t>
      </w:r>
      <w:r w:rsidR="006B7466" w:rsidRPr="00903DBA">
        <w:t>jump back to the return address</w:t>
      </w:r>
      <w:r w:rsidRPr="00903DBA">
        <w:t xml:space="preserve"> occurs.</w:t>
      </w:r>
    </w:p>
    <w:p w14:paraId="144DFB95" w14:textId="389D0C93" w:rsidR="000A7263" w:rsidRPr="00903DBA" w:rsidRDefault="000A7263" w:rsidP="00B26610">
      <w:r w:rsidRPr="00903DBA">
        <w:t>The return value is not part of the activation record. It is stored in a register for integral and pointer types and at the floating-point stack for floating types. In case of a struct or union, its address is returned in a register.</w:t>
      </w:r>
    </w:p>
    <w:p w14:paraId="1D15BFE6" w14:textId="649DB3E5" w:rsidR="006429E2" w:rsidRPr="00903DBA" w:rsidRDefault="006429E2" w:rsidP="00B26610">
      <w:r w:rsidRPr="00903DBA">
        <w:t xml:space="preserve">The return address of the activation record for the initial </w:t>
      </w:r>
      <w:r w:rsidRPr="00903DBA">
        <w:rPr>
          <w:rStyle w:val="KeyWord0"/>
        </w:rPr>
        <w:t>main</w:t>
      </w:r>
      <w:r w:rsidRPr="00903DBA">
        <w:t xml:space="preserve"> call is initialized to zero. When main return and the return address is zero, an exit of the execution occurs instead of a return. But only for the first call, subsequent recursive calls to </w:t>
      </w:r>
      <w:r w:rsidRPr="00903DBA">
        <w:rPr>
          <w:rStyle w:val="KeyWord0"/>
        </w:rPr>
        <w:t>main</w:t>
      </w:r>
      <w:r w:rsidRPr="00903DBA">
        <w:t xml:space="preserve"> have their own </w:t>
      </w:r>
      <w:r w:rsidR="00045B1F" w:rsidRPr="00903DBA">
        <w:t xml:space="preserve">regular </w:t>
      </w:r>
      <w:r w:rsidRPr="00903DBA">
        <w:t xml:space="preserve">return addresses since it is quite possible to make recursive calls to </w:t>
      </w:r>
      <w:r w:rsidRPr="00903DBA">
        <w:rPr>
          <w:rStyle w:val="KeyWord0"/>
        </w:rPr>
        <w:t>main</w:t>
      </w:r>
      <w:r w:rsidRPr="00903DBA">
        <w:t xml:space="preserve">. </w:t>
      </w:r>
      <w:r w:rsidR="00C34B83">
        <w:t>For instance, t</w:t>
      </w:r>
      <w:r w:rsidRPr="00903DBA">
        <w:t>he following program writes the number one to ten.</w:t>
      </w:r>
    </w:p>
    <w:p w14:paraId="0A6BE69A" w14:textId="77777777" w:rsidR="00940436" w:rsidRPr="00903DBA" w:rsidRDefault="00940436" w:rsidP="00940436">
      <w:pPr>
        <w:pStyle w:val="Code"/>
        <w:rPr>
          <w:highlight w:val="white"/>
        </w:rPr>
      </w:pPr>
      <w:r w:rsidRPr="00903DBA">
        <w:rPr>
          <w:highlight w:val="white"/>
        </w:rPr>
        <w:t>void main() {</w:t>
      </w:r>
    </w:p>
    <w:p w14:paraId="687A5A24" w14:textId="77777777" w:rsidR="00940436" w:rsidRPr="00903DBA" w:rsidRDefault="00940436" w:rsidP="00940436">
      <w:pPr>
        <w:pStyle w:val="Code"/>
        <w:rPr>
          <w:highlight w:val="white"/>
        </w:rPr>
      </w:pPr>
      <w:r w:rsidRPr="00903DBA">
        <w:rPr>
          <w:highlight w:val="white"/>
        </w:rPr>
        <w:t xml:space="preserve">  static count = 1;</w:t>
      </w:r>
    </w:p>
    <w:p w14:paraId="38E0F9C2" w14:textId="77777777" w:rsidR="00940436" w:rsidRPr="00903DBA" w:rsidRDefault="00940436" w:rsidP="00940436">
      <w:pPr>
        <w:pStyle w:val="Code"/>
        <w:rPr>
          <w:highlight w:val="white"/>
        </w:rPr>
      </w:pPr>
    </w:p>
    <w:p w14:paraId="29DA69C9" w14:textId="77777777" w:rsidR="00940436" w:rsidRPr="00903DBA" w:rsidRDefault="00940436" w:rsidP="00940436">
      <w:pPr>
        <w:pStyle w:val="Code"/>
        <w:rPr>
          <w:highlight w:val="white"/>
        </w:rPr>
      </w:pPr>
      <w:r w:rsidRPr="00903DBA">
        <w:rPr>
          <w:highlight w:val="white"/>
        </w:rPr>
        <w:t xml:space="preserve">  if (count &lt;= 10) {</w:t>
      </w:r>
    </w:p>
    <w:p w14:paraId="3B19037C" w14:textId="77777777" w:rsidR="00940436" w:rsidRPr="00903DBA" w:rsidRDefault="00940436" w:rsidP="00940436">
      <w:pPr>
        <w:pStyle w:val="Code"/>
        <w:rPr>
          <w:highlight w:val="white"/>
        </w:rPr>
      </w:pPr>
      <w:r w:rsidRPr="00903DBA">
        <w:rPr>
          <w:highlight w:val="white"/>
        </w:rPr>
        <w:t xml:space="preserve">    printf("%d ", count++);</w:t>
      </w:r>
    </w:p>
    <w:p w14:paraId="49A7801E" w14:textId="77777777" w:rsidR="00940436" w:rsidRPr="00903DBA" w:rsidRDefault="00940436" w:rsidP="00940436">
      <w:pPr>
        <w:pStyle w:val="Code"/>
        <w:rPr>
          <w:highlight w:val="white"/>
        </w:rPr>
      </w:pPr>
      <w:r w:rsidRPr="00903DBA">
        <w:rPr>
          <w:highlight w:val="white"/>
        </w:rPr>
        <w:t xml:space="preserve">    main();</w:t>
      </w:r>
    </w:p>
    <w:p w14:paraId="39EAD118" w14:textId="77777777" w:rsidR="00940436" w:rsidRPr="00903DBA" w:rsidRDefault="00940436" w:rsidP="00940436">
      <w:pPr>
        <w:pStyle w:val="Code"/>
        <w:rPr>
          <w:highlight w:val="white"/>
        </w:rPr>
      </w:pPr>
      <w:r w:rsidRPr="00903DBA">
        <w:rPr>
          <w:highlight w:val="white"/>
        </w:rPr>
        <w:t xml:space="preserve">  }</w:t>
      </w:r>
    </w:p>
    <w:p w14:paraId="3CB9D3D9" w14:textId="00646987" w:rsidR="006429E2" w:rsidRPr="00903DBA" w:rsidRDefault="00940436" w:rsidP="00940436">
      <w:pPr>
        <w:pStyle w:val="Code"/>
      </w:pPr>
      <w:r w:rsidRPr="00903DBA">
        <w:rPr>
          <w:highlight w:val="white"/>
        </w:rPr>
        <w:t>}</w:t>
      </w:r>
    </w:p>
    <w:p w14:paraId="480A1FDD" w14:textId="2E224CA6" w:rsidR="00F05868" w:rsidRPr="00903DBA" w:rsidRDefault="00F05868" w:rsidP="00B26610">
      <w:r w:rsidRPr="00903DBA">
        <w:lastRenderedPageBreak/>
        <w:t xml:space="preserve">Let us look at the following </w:t>
      </w:r>
      <w:r w:rsidR="00D65976" w:rsidRPr="00903DBA">
        <w:t>example</w:t>
      </w:r>
      <w:r w:rsidRPr="00903DBA">
        <w:t>.</w:t>
      </w:r>
    </w:p>
    <w:p w14:paraId="2CD34192" w14:textId="0F84F255" w:rsidR="00F05868" w:rsidRPr="00903DBA" w:rsidRDefault="00F05868" w:rsidP="00F05868">
      <w:pPr>
        <w:pStyle w:val="Code"/>
      </w:pPr>
      <w:r w:rsidRPr="00903DBA">
        <w:t>void main() {</w:t>
      </w:r>
    </w:p>
    <w:p w14:paraId="7A515CD3" w14:textId="5C969254" w:rsidR="00F05868" w:rsidRPr="00903DBA" w:rsidRDefault="00F05868" w:rsidP="00F05868">
      <w:pPr>
        <w:pStyle w:val="Code"/>
      </w:pPr>
      <w:r w:rsidRPr="00903DBA">
        <w:t xml:space="preserve">  int a</w:t>
      </w:r>
      <w:r w:rsidR="00D65976" w:rsidRPr="00903DBA">
        <w:t xml:space="preserve"> = 1</w:t>
      </w:r>
      <w:r w:rsidR="00FF6A84" w:rsidRPr="00903DBA">
        <w:t>, b</w:t>
      </w:r>
      <w:r w:rsidR="00D65976" w:rsidRPr="00903DBA">
        <w:t xml:space="preserve"> = 2</w:t>
      </w:r>
      <w:r w:rsidRPr="00903DBA">
        <w:t>;</w:t>
      </w:r>
    </w:p>
    <w:p w14:paraId="56B38B51" w14:textId="053F981F" w:rsidR="00F05868" w:rsidRPr="00903DBA" w:rsidRDefault="00F05868" w:rsidP="00F05868">
      <w:pPr>
        <w:pStyle w:val="Code"/>
      </w:pPr>
      <w:r w:rsidRPr="00903DBA">
        <w:t xml:space="preserve">  f(1</w:t>
      </w:r>
      <w:r w:rsidR="00D65976" w:rsidRPr="00903DBA">
        <w:t>1</w:t>
      </w:r>
      <w:r w:rsidR="00FF6A84" w:rsidRPr="00903DBA">
        <w:t xml:space="preserve">, </w:t>
      </w:r>
      <w:r w:rsidR="00D65976" w:rsidRPr="00903DBA">
        <w:t>1</w:t>
      </w:r>
      <w:r w:rsidR="00FF6A84" w:rsidRPr="00903DBA">
        <w:t>2</w:t>
      </w:r>
      <w:r w:rsidRPr="00903DBA">
        <w:t>);</w:t>
      </w:r>
    </w:p>
    <w:p w14:paraId="44CAC6A8" w14:textId="14F6DC92" w:rsidR="00F05868" w:rsidRPr="00903DBA" w:rsidRDefault="00F05868" w:rsidP="00F05868">
      <w:pPr>
        <w:pStyle w:val="Code"/>
      </w:pPr>
      <w:r w:rsidRPr="00903DBA">
        <w:t>}</w:t>
      </w:r>
    </w:p>
    <w:p w14:paraId="5D788B4E" w14:textId="74850700" w:rsidR="00F05868" w:rsidRPr="00903DBA" w:rsidRDefault="00F05868" w:rsidP="00F05868">
      <w:pPr>
        <w:pStyle w:val="Code"/>
      </w:pPr>
    </w:p>
    <w:p w14:paraId="2E6A78C5" w14:textId="68E0C28A" w:rsidR="00F05868" w:rsidRPr="00903DBA" w:rsidRDefault="00A6175E" w:rsidP="00F05868">
      <w:pPr>
        <w:pStyle w:val="Code"/>
      </w:pPr>
      <w:r w:rsidRPr="00903DBA">
        <w:t>v</w:t>
      </w:r>
      <w:r w:rsidR="00F05868" w:rsidRPr="00903DBA">
        <w:t>oid</w:t>
      </w:r>
      <w:r w:rsidRPr="00903DBA">
        <w:t xml:space="preserve"> f(int i, int j) {</w:t>
      </w:r>
    </w:p>
    <w:p w14:paraId="11940E7D" w14:textId="18CD771C" w:rsidR="00FF6A84" w:rsidRPr="00903DBA" w:rsidRDefault="00FF6A84" w:rsidP="00F05868">
      <w:pPr>
        <w:pStyle w:val="Code"/>
      </w:pPr>
      <w:r w:rsidRPr="00903DBA">
        <w:t xml:space="preserve">  int c</w:t>
      </w:r>
      <w:r w:rsidR="00D65976" w:rsidRPr="00903DBA">
        <w:t xml:space="preserve"> = 3</w:t>
      </w:r>
      <w:r w:rsidRPr="00903DBA">
        <w:t>, d</w:t>
      </w:r>
      <w:r w:rsidR="00D65976" w:rsidRPr="00903DBA">
        <w:t xml:space="preserve"> = 4</w:t>
      </w:r>
      <w:r w:rsidRPr="00903DBA">
        <w:t>;</w:t>
      </w:r>
    </w:p>
    <w:p w14:paraId="2092C4FF" w14:textId="668B256E" w:rsidR="00A6175E" w:rsidRPr="00903DBA" w:rsidRDefault="00A6175E" w:rsidP="00F05868">
      <w:pPr>
        <w:pStyle w:val="Code"/>
      </w:pPr>
      <w:r w:rsidRPr="00903DBA">
        <w:t xml:space="preserve">  g(</w:t>
      </w:r>
      <w:r w:rsidR="00D65976" w:rsidRPr="00903DBA">
        <w:t>1</w:t>
      </w:r>
      <w:r w:rsidR="00FF6A84" w:rsidRPr="00903DBA">
        <w:t xml:space="preserve">3, </w:t>
      </w:r>
      <w:r w:rsidR="00D65976" w:rsidRPr="00903DBA">
        <w:t>1</w:t>
      </w:r>
      <w:r w:rsidR="00FF6A84" w:rsidRPr="00903DBA">
        <w:t>4)</w:t>
      </w:r>
      <w:r w:rsidR="00E30AC4" w:rsidRPr="00903DBA">
        <w:t>;</w:t>
      </w:r>
    </w:p>
    <w:p w14:paraId="428D2C9C" w14:textId="4A5FAE39" w:rsidR="00A6175E" w:rsidRPr="00903DBA" w:rsidRDefault="00A6175E" w:rsidP="00F05868">
      <w:pPr>
        <w:pStyle w:val="Code"/>
      </w:pPr>
      <w:r w:rsidRPr="00903DBA">
        <w:t>}</w:t>
      </w:r>
    </w:p>
    <w:p w14:paraId="53ABA470" w14:textId="7AD02D75" w:rsidR="00A6175E" w:rsidRPr="00903DBA" w:rsidRDefault="00A6175E" w:rsidP="00F05868">
      <w:pPr>
        <w:pStyle w:val="Code"/>
      </w:pPr>
    </w:p>
    <w:p w14:paraId="1F6CDA5E" w14:textId="7279F6C9" w:rsidR="00A6175E" w:rsidRPr="00903DBA" w:rsidRDefault="00A6175E" w:rsidP="00F05868">
      <w:pPr>
        <w:pStyle w:val="Code"/>
      </w:pPr>
      <w:r w:rsidRPr="00903DBA">
        <w:t xml:space="preserve">void g(int </w:t>
      </w:r>
      <w:r w:rsidR="00FF6A84" w:rsidRPr="00903DBA">
        <w:t>k, int l</w:t>
      </w:r>
      <w:r w:rsidRPr="00903DBA">
        <w:t>) {</w:t>
      </w:r>
    </w:p>
    <w:p w14:paraId="4BFD7834" w14:textId="5DE4AF3B" w:rsidR="00FF6A84" w:rsidRDefault="00FF6A84" w:rsidP="00F05868">
      <w:pPr>
        <w:pStyle w:val="Code"/>
      </w:pPr>
      <w:r w:rsidRPr="00903DBA">
        <w:t xml:space="preserve">  int e</w:t>
      </w:r>
      <w:r w:rsidR="00D65976" w:rsidRPr="00903DBA">
        <w:t xml:space="preserve"> = 5</w:t>
      </w:r>
      <w:r w:rsidRPr="00903DBA">
        <w:t>, f</w:t>
      </w:r>
      <w:r w:rsidR="00D65976" w:rsidRPr="00903DBA">
        <w:t xml:space="preserve"> = 6</w:t>
      </w:r>
      <w:r w:rsidRPr="00903DBA">
        <w:t>;</w:t>
      </w:r>
    </w:p>
    <w:p w14:paraId="29233FDB" w14:textId="40A33A2F" w:rsidR="00B422DB" w:rsidRPr="00903DBA" w:rsidRDefault="00B422DB" w:rsidP="00F05868">
      <w:pPr>
        <w:pStyle w:val="Code"/>
      </w:pPr>
      <w:r>
        <w:t xml:space="preserve">  // point</w:t>
      </w:r>
    </w:p>
    <w:p w14:paraId="2A800184" w14:textId="6394A7BE" w:rsidR="00E745F5" w:rsidRDefault="00A6175E" w:rsidP="00D65976">
      <w:pPr>
        <w:pStyle w:val="Code"/>
      </w:pPr>
      <w:r w:rsidRPr="00903DBA">
        <w:t>}</w:t>
      </w:r>
    </w:p>
    <w:p w14:paraId="58F3FE50" w14:textId="2C745F31" w:rsidR="00EB3ECD" w:rsidRPr="00903DBA" w:rsidRDefault="00EB3ECD" w:rsidP="00EB3ECD">
      <w:r>
        <w:t>The program above has the call stack as follows</w:t>
      </w:r>
      <w:r w:rsidR="00B422DB">
        <w:t xml:space="preserve"> when the execution of the program reached the point.</w:t>
      </w:r>
    </w:p>
    <w:p w14:paraId="67585AE6" w14:textId="068D6695" w:rsidR="00E745F5" w:rsidRPr="00903DBA" w:rsidRDefault="00E745F5" w:rsidP="00E11100">
      <w:r w:rsidRPr="00903DBA">
        <w:rPr>
          <w:noProof/>
        </w:rPr>
        <mc:AlternateContent>
          <mc:Choice Requires="wpc">
            <w:drawing>
              <wp:inline distT="0" distB="0" distL="0" distR="0" wp14:anchorId="79A51620" wp14:editId="407CAD75">
                <wp:extent cx="4508500" cy="3281276"/>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0"/>
                            <a:ext cx="1442720" cy="1082040"/>
                          </a:xfrm>
                          <a:prstGeom prst="rect">
                            <a:avLst/>
                          </a:prstGeom>
                          <a:solidFill>
                            <a:schemeClr val="lt1"/>
                          </a:solidFill>
                          <a:ln w="12700">
                            <a:solidFill>
                              <a:prstClr val="black"/>
                            </a:solidFill>
                          </a:ln>
                        </wps:spPr>
                        <wps:txbx>
                          <w:txbxContent>
                            <w:p w14:paraId="48FB9764" w14:textId="5E6B4600" w:rsidR="00150034" w:rsidRPr="00D2146B" w:rsidRDefault="00150034"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150034" w:rsidRPr="00D2146B" w:rsidRDefault="00150034"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150034" w:rsidRPr="00D2146B" w:rsidRDefault="00150034"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150034" w:rsidRPr="00D2146B" w:rsidRDefault="00150034"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150034" w:rsidRPr="00D2146B" w:rsidRDefault="00150034" w:rsidP="00D2146B">
                              <w:pPr>
                                <w:spacing w:before="0" w:after="0"/>
                                <w:rPr>
                                  <w:sz w:val="18"/>
                                  <w:szCs w:val="18"/>
                                  <w:lang w:val="sv-SE"/>
                                </w:rPr>
                              </w:pPr>
                              <w:r w:rsidRPr="00D2146B">
                                <w:rPr>
                                  <w:sz w:val="18"/>
                                  <w:szCs w:val="18"/>
                                  <w:lang w:val="sv-SE"/>
                                </w:rPr>
                                <w:t>Ellipse Frame Pointer</w:t>
                              </w:r>
                            </w:p>
                            <w:p w14:paraId="366E1AE1" w14:textId="757FAE9A" w:rsidR="00150034" w:rsidRPr="00D2146B" w:rsidRDefault="00150034" w:rsidP="00D2146B">
                              <w:pPr>
                                <w:spacing w:before="0" w:after="0"/>
                                <w:rPr>
                                  <w:sz w:val="18"/>
                                  <w:szCs w:val="18"/>
                                  <w:lang w:val="sv-SE"/>
                                </w:rPr>
                              </w:pPr>
                              <w:r w:rsidRPr="00D2146B">
                                <w:rPr>
                                  <w:sz w:val="18"/>
                                  <w:szCs w:val="18"/>
                                  <w:lang w:val="sv-SE"/>
                                </w:rPr>
                                <w:t>Regular Frame Pointer</w:t>
                              </w:r>
                            </w:p>
                            <w:p w14:paraId="3E5A4966" w14:textId="38836501" w:rsidR="00150034" w:rsidRPr="00D2146B" w:rsidRDefault="00150034"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150034" w:rsidRPr="00D2146B" w:rsidRDefault="00150034" w:rsidP="00D2146B">
                              <w:pPr>
                                <w:spacing w:before="0" w:after="0"/>
                                <w:rPr>
                                  <w:sz w:val="18"/>
                                  <w:szCs w:val="18"/>
                                  <w:lang w:val="sv-SE"/>
                                </w:rPr>
                              </w:pPr>
                            </w:p>
                            <w:p w14:paraId="48B5950A" w14:textId="77777777" w:rsidR="00150034" w:rsidRPr="00D2146B" w:rsidRDefault="00150034"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5999"/>
                            <a:ext cx="541020" cy="1082040"/>
                          </a:xfrm>
                          <a:prstGeom prst="rect">
                            <a:avLst/>
                          </a:prstGeom>
                          <a:solidFill>
                            <a:schemeClr val="lt1"/>
                          </a:solidFill>
                          <a:ln w="6350">
                            <a:noFill/>
                          </a:ln>
                        </wps:spPr>
                        <wps:txbx>
                          <w:txbxContent>
                            <w:p w14:paraId="22C13140" w14:textId="0A5086D2" w:rsidR="00150034" w:rsidRPr="00D2146B" w:rsidRDefault="00150034"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0"/>
                            <a:ext cx="1442720" cy="1082040"/>
                          </a:xfrm>
                          <a:prstGeom prst="rect">
                            <a:avLst/>
                          </a:prstGeom>
                          <a:solidFill>
                            <a:schemeClr val="lt1"/>
                          </a:solidFill>
                          <a:ln w="12700">
                            <a:solidFill>
                              <a:prstClr val="black"/>
                            </a:solidFill>
                          </a:ln>
                        </wps:spPr>
                        <wps:txbx>
                          <w:txbxContent>
                            <w:p w14:paraId="6CCC43A0" w14:textId="3A21C797" w:rsidR="00150034" w:rsidRPr="00D2146B" w:rsidRDefault="00150034"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150034" w:rsidRPr="00D2146B" w:rsidRDefault="00150034"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150034" w:rsidRPr="00D2146B" w:rsidRDefault="00150034"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150034" w:rsidRPr="00D2146B" w:rsidRDefault="00150034"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150034" w:rsidRPr="00D2146B" w:rsidRDefault="00150034"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150034" w:rsidRPr="00D2146B" w:rsidRDefault="00150034"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150034" w:rsidRPr="00D2146B" w:rsidRDefault="00150034"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150034" w:rsidRPr="00D2146B" w:rsidRDefault="00150034" w:rsidP="00D2146B">
                              <w:pPr>
                                <w:spacing w:before="0" w:after="0" w:line="256" w:lineRule="auto"/>
                                <w:rPr>
                                  <w:sz w:val="18"/>
                                  <w:szCs w:val="18"/>
                                </w:rPr>
                              </w:pPr>
                              <w:r w:rsidRPr="00D2146B">
                                <w:rPr>
                                  <w:rFonts w:eastAsia="Calibri"/>
                                  <w:color w:val="000000"/>
                                  <w:sz w:val="18"/>
                                  <w:szCs w:val="18"/>
                                </w:rPr>
                                <w:t> </w:t>
                              </w:r>
                            </w:p>
                            <w:p w14:paraId="2924CD49" w14:textId="77777777" w:rsidR="00150034" w:rsidRPr="00D2146B" w:rsidRDefault="00150034"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2"/>
                            <a:ext cx="541020" cy="1082040"/>
                          </a:xfrm>
                          <a:prstGeom prst="rect">
                            <a:avLst/>
                          </a:prstGeom>
                          <a:solidFill>
                            <a:schemeClr val="lt1"/>
                          </a:solidFill>
                          <a:ln w="6350">
                            <a:noFill/>
                          </a:ln>
                        </wps:spPr>
                        <wps:txbx>
                          <w:txbxContent>
                            <w:p w14:paraId="56D8FCCF" w14:textId="1071F35A" w:rsidR="00150034" w:rsidRPr="00D2146B" w:rsidRDefault="00150034"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1"/>
                            <a:ext cx="1442720" cy="807951"/>
                          </a:xfrm>
                          <a:prstGeom prst="rect">
                            <a:avLst/>
                          </a:prstGeom>
                          <a:solidFill>
                            <a:schemeClr val="lt1"/>
                          </a:solidFill>
                          <a:ln w="12700">
                            <a:solidFill>
                              <a:prstClr val="black"/>
                            </a:solidFill>
                          </a:ln>
                        </wps:spPr>
                        <wps:txbx>
                          <w:txbxContent>
                            <w:p w14:paraId="45C5CEB6" w14:textId="0360FAC4" w:rsidR="00150034" w:rsidRPr="00D2146B" w:rsidRDefault="00150034"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150034" w:rsidRPr="00D2146B" w:rsidRDefault="00150034"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150034" w:rsidRPr="00D2146B" w:rsidRDefault="00150034"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150034" w:rsidRPr="00D2146B" w:rsidRDefault="00150034"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150034" w:rsidRPr="00D2146B" w:rsidRDefault="00150034"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150034" w:rsidRPr="00D2146B" w:rsidRDefault="00150034" w:rsidP="00D2146B">
                              <w:pPr>
                                <w:spacing w:before="0" w:after="0" w:line="254" w:lineRule="auto"/>
                                <w:rPr>
                                  <w:sz w:val="18"/>
                                  <w:szCs w:val="18"/>
                                </w:rPr>
                              </w:pPr>
                              <w:r w:rsidRPr="00D2146B">
                                <w:rPr>
                                  <w:rFonts w:eastAsia="Calibri"/>
                                  <w:color w:val="000000"/>
                                  <w:sz w:val="18"/>
                                  <w:szCs w:val="18"/>
                                </w:rPr>
                                <w:t> </w:t>
                              </w:r>
                            </w:p>
                            <w:p w14:paraId="1ECBE518" w14:textId="77777777" w:rsidR="00150034" w:rsidRPr="00D2146B" w:rsidRDefault="00150034"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1"/>
                            <a:ext cx="541020" cy="1081405"/>
                          </a:xfrm>
                          <a:prstGeom prst="rect">
                            <a:avLst/>
                          </a:prstGeom>
                          <a:solidFill>
                            <a:schemeClr val="lt1"/>
                          </a:solidFill>
                          <a:ln w="6350">
                            <a:noFill/>
                          </a:ln>
                        </wps:spPr>
                        <wps:txbx>
                          <w:txbxContent>
                            <w:p w14:paraId="0CFABE74" w14:textId="29F33F8A" w:rsidR="00150034" w:rsidRPr="00D2146B" w:rsidRDefault="00150034" w:rsidP="00E11100">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7"/>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2"/>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3"/>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4"/>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0"/>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2"/>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27"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">
                <v:shape id="_x0000_s1128" type="#_x0000_t75" style="position:absolute;width:45085;height:32810;visibility:visible;mso-wrap-style:square" filled="t">
                  <v:fill o:detectmouseclick="t"/>
                  <v:path o:connecttype="none"/>
                </v:shape>
                <v:shape id="Textruta 20" o:spid="_x0000_s1129"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150034" w:rsidRPr="00D2146B" w:rsidRDefault="00150034"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150034" w:rsidRPr="00D2146B" w:rsidRDefault="00150034"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150034" w:rsidRPr="00D2146B" w:rsidRDefault="00150034"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150034" w:rsidRPr="00D2146B" w:rsidRDefault="00150034"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150034" w:rsidRPr="00D2146B" w:rsidRDefault="00150034" w:rsidP="00D2146B">
                        <w:pPr>
                          <w:spacing w:before="0" w:after="0"/>
                          <w:rPr>
                            <w:sz w:val="18"/>
                            <w:szCs w:val="18"/>
                            <w:lang w:val="sv-SE"/>
                          </w:rPr>
                        </w:pPr>
                        <w:r w:rsidRPr="00D2146B">
                          <w:rPr>
                            <w:sz w:val="18"/>
                            <w:szCs w:val="18"/>
                            <w:lang w:val="sv-SE"/>
                          </w:rPr>
                          <w:t>Ellipse Frame Pointer</w:t>
                        </w:r>
                      </w:p>
                      <w:p w14:paraId="366E1AE1" w14:textId="757FAE9A" w:rsidR="00150034" w:rsidRPr="00D2146B" w:rsidRDefault="00150034" w:rsidP="00D2146B">
                        <w:pPr>
                          <w:spacing w:before="0" w:after="0"/>
                          <w:rPr>
                            <w:sz w:val="18"/>
                            <w:szCs w:val="18"/>
                            <w:lang w:val="sv-SE"/>
                          </w:rPr>
                        </w:pPr>
                        <w:r w:rsidRPr="00D2146B">
                          <w:rPr>
                            <w:sz w:val="18"/>
                            <w:szCs w:val="18"/>
                            <w:lang w:val="sv-SE"/>
                          </w:rPr>
                          <w:t>Regular Frame Pointer</w:t>
                        </w:r>
                      </w:p>
                      <w:p w14:paraId="3E5A4966" w14:textId="38836501" w:rsidR="00150034" w:rsidRPr="00D2146B" w:rsidRDefault="00150034"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150034" w:rsidRPr="00D2146B" w:rsidRDefault="00150034" w:rsidP="00D2146B">
                        <w:pPr>
                          <w:spacing w:before="0" w:after="0"/>
                          <w:rPr>
                            <w:sz w:val="18"/>
                            <w:szCs w:val="18"/>
                            <w:lang w:val="sv-SE"/>
                          </w:rPr>
                        </w:pPr>
                      </w:p>
                      <w:p w14:paraId="48B5950A" w14:textId="77777777" w:rsidR="00150034" w:rsidRPr="00D2146B" w:rsidRDefault="00150034" w:rsidP="00D2146B">
                        <w:pPr>
                          <w:spacing w:before="0" w:after="0"/>
                          <w:rPr>
                            <w:sz w:val="18"/>
                            <w:szCs w:val="18"/>
                            <w:lang w:val="sv-SE"/>
                          </w:rPr>
                        </w:pPr>
                      </w:p>
                    </w:txbxContent>
                  </v:textbox>
                </v:shape>
                <v:shape id="Textruta 21" o:spid="_x0000_s1130" type="#_x0000_t202" style="position:absolute;left:1803;top:359;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150034" w:rsidRPr="00D2146B" w:rsidRDefault="00150034" w:rsidP="00E11100">
                        <w:pPr>
                          <w:spacing w:before="0" w:after="0"/>
                          <w:jc w:val="right"/>
                          <w:rPr>
                            <w:sz w:val="18"/>
                            <w:szCs w:val="18"/>
                            <w:lang w:val="sv-SE"/>
                          </w:rPr>
                        </w:pPr>
                        <w:r w:rsidRPr="00D2146B">
                          <w:rPr>
                            <w:sz w:val="18"/>
                            <w:szCs w:val="18"/>
                            <w:lang w:val="sv-SE"/>
                          </w:rPr>
                          <w:t>g</w:t>
                        </w:r>
                      </w:p>
                    </w:txbxContent>
                  </v:textbox>
                </v:shape>
                <v:shape id="Textruta 20" o:spid="_x0000_s1131"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150034" w:rsidRPr="00D2146B" w:rsidRDefault="00150034"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150034" w:rsidRPr="00D2146B" w:rsidRDefault="00150034"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150034" w:rsidRPr="00D2146B" w:rsidRDefault="00150034"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150034" w:rsidRPr="00D2146B" w:rsidRDefault="00150034"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150034" w:rsidRPr="00D2146B" w:rsidRDefault="00150034"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150034" w:rsidRPr="00D2146B" w:rsidRDefault="00150034"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150034" w:rsidRPr="00D2146B" w:rsidRDefault="00150034"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150034" w:rsidRPr="00D2146B" w:rsidRDefault="00150034" w:rsidP="00D2146B">
                        <w:pPr>
                          <w:spacing w:before="0" w:after="0" w:line="256" w:lineRule="auto"/>
                          <w:rPr>
                            <w:sz w:val="18"/>
                            <w:szCs w:val="18"/>
                          </w:rPr>
                        </w:pPr>
                        <w:r w:rsidRPr="00D2146B">
                          <w:rPr>
                            <w:rFonts w:eastAsia="Calibri"/>
                            <w:color w:val="000000"/>
                            <w:sz w:val="18"/>
                            <w:szCs w:val="18"/>
                          </w:rPr>
                          <w:t> </w:t>
                        </w:r>
                      </w:p>
                      <w:p w14:paraId="2924CD49" w14:textId="77777777" w:rsidR="00150034" w:rsidRPr="00D2146B" w:rsidRDefault="00150034"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32"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150034" w:rsidRPr="00D2146B" w:rsidRDefault="00150034"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33"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150034" w:rsidRPr="00D2146B" w:rsidRDefault="00150034"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150034" w:rsidRPr="00D2146B" w:rsidRDefault="00150034"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150034" w:rsidRPr="00D2146B" w:rsidRDefault="00150034"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150034" w:rsidRPr="00D2146B" w:rsidRDefault="00150034"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150034" w:rsidRPr="00D2146B" w:rsidRDefault="00150034"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150034" w:rsidRPr="00D2146B" w:rsidRDefault="00150034" w:rsidP="00D2146B">
                        <w:pPr>
                          <w:spacing w:before="0" w:after="0" w:line="254" w:lineRule="auto"/>
                          <w:rPr>
                            <w:sz w:val="18"/>
                            <w:szCs w:val="18"/>
                          </w:rPr>
                        </w:pPr>
                        <w:r w:rsidRPr="00D2146B">
                          <w:rPr>
                            <w:rFonts w:eastAsia="Calibri"/>
                            <w:color w:val="000000"/>
                            <w:sz w:val="18"/>
                            <w:szCs w:val="18"/>
                          </w:rPr>
                          <w:t> </w:t>
                        </w:r>
                      </w:p>
                      <w:p w14:paraId="1ECBE518" w14:textId="77777777" w:rsidR="00150034" w:rsidRPr="00D2146B" w:rsidRDefault="00150034"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34"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150034" w:rsidRPr="00D2146B" w:rsidRDefault="00150034" w:rsidP="00E11100">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22" o:spid="_x0000_s1135"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36"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37"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38"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39"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40"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61107D8" w:rsidR="00842AFC" w:rsidRPr="00903DBA" w:rsidRDefault="001E3F1F" w:rsidP="00B26610">
      <w:r w:rsidRPr="00903DBA">
        <w:t xml:space="preserve">In the example above, the </w:t>
      </w:r>
      <w:r w:rsidR="0016674F">
        <w:t>variadic frame pointer</w:t>
      </w:r>
      <w:r w:rsidRPr="00903DBA">
        <w:t xml:space="preserve"> is ignored. In the following example, however, we </w:t>
      </w:r>
      <w:r w:rsidR="005A5D2F" w:rsidRPr="00903DBA">
        <w:t xml:space="preserve">let </w:t>
      </w:r>
      <w:r w:rsidR="005A5D2F" w:rsidRPr="00903DBA">
        <w:rPr>
          <w:rStyle w:val="KeyWord0"/>
        </w:rPr>
        <w:t>f</w:t>
      </w:r>
      <w:r w:rsidR="005A5D2F" w:rsidRPr="00903DBA">
        <w:t xml:space="preserve"> and </w:t>
      </w:r>
      <w:r w:rsidR="005A5D2F" w:rsidRPr="00903DBA">
        <w:rPr>
          <w:rStyle w:val="KeyWord0"/>
        </w:rPr>
        <w:t>g</w:t>
      </w:r>
      <w:r w:rsidR="005A5D2F" w:rsidRPr="00903DBA">
        <w:t xml:space="preserve"> be </w:t>
      </w:r>
      <w:r w:rsidR="004A5B68">
        <w:t>variadic</w:t>
      </w:r>
      <w:r w:rsidR="005A5D2F" w:rsidRPr="00903DBA">
        <w:t xml:space="preserve"> functions.</w:t>
      </w:r>
      <w:r w:rsidR="00225D5C" w:rsidRPr="00903DBA">
        <w:t xml:space="preserve"> The </w:t>
      </w:r>
      <w:r w:rsidR="004A5B68">
        <w:t>variadic</w:t>
      </w:r>
      <w:r w:rsidR="00225D5C" w:rsidRPr="00903DBA">
        <w:t xml:space="preserve"> status is marked by three dots (‘…’).</w:t>
      </w:r>
    </w:p>
    <w:p w14:paraId="39042993" w14:textId="77777777" w:rsidR="00B95260" w:rsidRPr="00903DBA" w:rsidRDefault="00B95260" w:rsidP="00B95260">
      <w:pPr>
        <w:pStyle w:val="Code"/>
      </w:pPr>
      <w:r w:rsidRPr="00903DBA">
        <w:t>void main() {</w:t>
      </w:r>
    </w:p>
    <w:p w14:paraId="6FBBCBA2" w14:textId="77777777" w:rsidR="00B95260" w:rsidRPr="00903DBA" w:rsidRDefault="00B95260" w:rsidP="00B95260">
      <w:pPr>
        <w:pStyle w:val="Code"/>
      </w:pPr>
      <w:r w:rsidRPr="00903DBA">
        <w:t xml:space="preserve">  int a = 1, b = 2;</w:t>
      </w:r>
    </w:p>
    <w:p w14:paraId="128000E3" w14:textId="74AD6D90" w:rsidR="00B95260" w:rsidRPr="00903DBA" w:rsidRDefault="00B95260" w:rsidP="00B95260">
      <w:pPr>
        <w:pStyle w:val="Code"/>
      </w:pPr>
      <w:r w:rsidRPr="00903DBA">
        <w:t xml:space="preserve">  f(11, 12</w:t>
      </w:r>
      <w:r w:rsidR="00C1450F" w:rsidRPr="00903DBA">
        <w:t>, 21</w:t>
      </w:r>
      <w:r w:rsidRPr="00903DBA">
        <w:t>);</w:t>
      </w:r>
    </w:p>
    <w:p w14:paraId="724ED926" w14:textId="77777777" w:rsidR="00B95260" w:rsidRPr="00903DBA" w:rsidRDefault="00B95260" w:rsidP="00B95260">
      <w:pPr>
        <w:pStyle w:val="Code"/>
      </w:pPr>
      <w:r w:rsidRPr="00903DBA">
        <w:t>}</w:t>
      </w:r>
    </w:p>
    <w:p w14:paraId="55ED7FAA" w14:textId="77777777" w:rsidR="00B95260" w:rsidRPr="00903DBA" w:rsidRDefault="00B95260" w:rsidP="00B95260">
      <w:pPr>
        <w:pStyle w:val="Code"/>
      </w:pPr>
    </w:p>
    <w:p w14:paraId="13477626" w14:textId="654F084A" w:rsidR="00B95260" w:rsidRPr="00903DBA" w:rsidRDefault="00B95260" w:rsidP="00B95260">
      <w:pPr>
        <w:pStyle w:val="Code"/>
      </w:pPr>
      <w:r w:rsidRPr="00903DBA">
        <w:t>void f(int i, int j, ...) {</w:t>
      </w:r>
    </w:p>
    <w:p w14:paraId="378C5E08" w14:textId="77777777" w:rsidR="00B95260" w:rsidRPr="00903DBA" w:rsidRDefault="00B95260" w:rsidP="00B95260">
      <w:pPr>
        <w:pStyle w:val="Code"/>
      </w:pPr>
      <w:r w:rsidRPr="00903DBA">
        <w:t xml:space="preserve">  int c = 3, d = 4;</w:t>
      </w:r>
    </w:p>
    <w:p w14:paraId="1F0024A9" w14:textId="2D269295" w:rsidR="00B95260" w:rsidRPr="00903DBA" w:rsidRDefault="00B95260" w:rsidP="00B95260">
      <w:pPr>
        <w:pStyle w:val="Code"/>
      </w:pPr>
      <w:r w:rsidRPr="00903DBA">
        <w:t xml:space="preserve">  g(13, 14</w:t>
      </w:r>
      <w:r w:rsidR="00C1450F" w:rsidRPr="00903DBA">
        <w:t>, 22, 23, 24</w:t>
      </w:r>
      <w:r w:rsidRPr="00903DBA">
        <w:t>);</w:t>
      </w:r>
    </w:p>
    <w:p w14:paraId="6E3EA464" w14:textId="77777777" w:rsidR="00B95260" w:rsidRPr="00903DBA" w:rsidRDefault="00B95260" w:rsidP="00B95260">
      <w:pPr>
        <w:pStyle w:val="Code"/>
      </w:pPr>
      <w:r w:rsidRPr="00903DBA">
        <w:t>}</w:t>
      </w:r>
    </w:p>
    <w:p w14:paraId="74358B35" w14:textId="77777777" w:rsidR="00B95260" w:rsidRPr="00903DBA" w:rsidRDefault="00B95260" w:rsidP="00B95260">
      <w:pPr>
        <w:pStyle w:val="Code"/>
      </w:pPr>
    </w:p>
    <w:p w14:paraId="452A6C43" w14:textId="09F5577E" w:rsidR="00B95260" w:rsidRPr="00903DBA" w:rsidRDefault="00B95260" w:rsidP="00B95260">
      <w:pPr>
        <w:pStyle w:val="Code"/>
      </w:pPr>
      <w:r w:rsidRPr="00903DBA">
        <w:t>void g(int k, int l, ...) {</w:t>
      </w:r>
    </w:p>
    <w:p w14:paraId="0788117F" w14:textId="56F73743" w:rsidR="00B95260" w:rsidRDefault="00B95260" w:rsidP="00B95260">
      <w:pPr>
        <w:pStyle w:val="Code"/>
      </w:pPr>
      <w:r w:rsidRPr="00903DBA">
        <w:t xml:space="preserve">  int e = 5, f = 6;</w:t>
      </w:r>
    </w:p>
    <w:p w14:paraId="650FF44F" w14:textId="3D44CD58" w:rsidR="00667C4D" w:rsidRPr="00903DBA" w:rsidRDefault="00667C4D" w:rsidP="00B95260">
      <w:pPr>
        <w:pStyle w:val="Code"/>
      </w:pPr>
      <w:r>
        <w:lastRenderedPageBreak/>
        <w:t xml:space="preserve">  // point</w:t>
      </w:r>
    </w:p>
    <w:p w14:paraId="6F3E02F3" w14:textId="07D27263" w:rsidR="00B95260" w:rsidRPr="00903DBA" w:rsidRDefault="00B95260" w:rsidP="00B95260">
      <w:pPr>
        <w:pStyle w:val="Code"/>
      </w:pPr>
      <w:r w:rsidRPr="00903DBA">
        <w:t>}</w:t>
      </w:r>
    </w:p>
    <w:p w14:paraId="2F7AE55B" w14:textId="6AB190C3" w:rsidR="002903DF" w:rsidRPr="00903DBA" w:rsidRDefault="002903DF" w:rsidP="00B95260">
      <w:pPr>
        <w:pStyle w:val="Code"/>
      </w:pPr>
      <w:r w:rsidRPr="00903DBA">
        <mc:AlternateContent>
          <mc:Choice Requires="wpc">
            <w:drawing>
              <wp:inline distT="0" distB="0" distL="0" distR="0" wp14:anchorId="390B7988" wp14:editId="02B67E2F">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150034" w:rsidRPr="00D2146B" w:rsidRDefault="00150034"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150034" w:rsidRDefault="00150034"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150034" w:rsidRDefault="00150034"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150034" w:rsidRPr="00D2146B" w:rsidRDefault="00150034"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150034" w:rsidRPr="00D2146B" w:rsidRDefault="00150034"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150034" w:rsidRPr="00D2146B" w:rsidRDefault="00150034"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150034" w:rsidRPr="00D2146B" w:rsidRDefault="00150034"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150034" w:rsidRPr="00D2146B" w:rsidRDefault="00150034" w:rsidP="002903DF">
                              <w:pPr>
                                <w:spacing w:before="0" w:after="0"/>
                                <w:rPr>
                                  <w:sz w:val="18"/>
                                  <w:szCs w:val="18"/>
                                  <w:lang w:val="sv-SE"/>
                                </w:rPr>
                              </w:pPr>
                              <w:r w:rsidRPr="00D2146B">
                                <w:rPr>
                                  <w:sz w:val="18"/>
                                  <w:szCs w:val="18"/>
                                  <w:lang w:val="sv-SE"/>
                                </w:rPr>
                                <w:t>Ellipse Frame Pointer</w:t>
                              </w:r>
                            </w:p>
                            <w:p w14:paraId="5718813E" w14:textId="77777777" w:rsidR="00150034" w:rsidRPr="00D2146B" w:rsidRDefault="00150034" w:rsidP="002903DF">
                              <w:pPr>
                                <w:spacing w:before="0" w:after="0"/>
                                <w:rPr>
                                  <w:sz w:val="18"/>
                                  <w:szCs w:val="18"/>
                                  <w:lang w:val="sv-SE"/>
                                </w:rPr>
                              </w:pPr>
                              <w:r w:rsidRPr="00D2146B">
                                <w:rPr>
                                  <w:sz w:val="18"/>
                                  <w:szCs w:val="18"/>
                                  <w:lang w:val="sv-SE"/>
                                </w:rPr>
                                <w:t>Regular Frame Pointer</w:t>
                              </w:r>
                            </w:p>
                            <w:p w14:paraId="62230721" w14:textId="77777777" w:rsidR="00150034" w:rsidRPr="00D2146B" w:rsidRDefault="00150034"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150034" w:rsidRPr="00D2146B" w:rsidRDefault="00150034" w:rsidP="002903DF">
                              <w:pPr>
                                <w:spacing w:before="0" w:after="0"/>
                                <w:rPr>
                                  <w:sz w:val="18"/>
                                  <w:szCs w:val="18"/>
                                  <w:lang w:val="sv-SE"/>
                                </w:rPr>
                              </w:pPr>
                            </w:p>
                            <w:p w14:paraId="3BE3217A" w14:textId="77777777" w:rsidR="00150034" w:rsidRPr="00D2146B" w:rsidRDefault="00150034"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150034" w:rsidRPr="00D2146B" w:rsidRDefault="00150034"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150034" w:rsidRPr="00D2146B" w:rsidRDefault="00150034"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150034" w:rsidRDefault="00150034"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150034" w:rsidRPr="00D2146B" w:rsidRDefault="00150034" w:rsidP="002903DF">
                              <w:pPr>
                                <w:spacing w:before="0" w:after="0" w:line="256" w:lineRule="auto"/>
                                <w:rPr>
                                  <w:sz w:val="18"/>
                                  <w:szCs w:val="18"/>
                                </w:rPr>
                              </w:pPr>
                              <w:r>
                                <w:rPr>
                                  <w:rFonts w:eastAsia="Calibri"/>
                                  <w:color w:val="000000"/>
                                  <w:sz w:val="18"/>
                                  <w:szCs w:val="18"/>
                                </w:rPr>
                                <w:t>Elliptic parameter: 21</w:t>
                              </w:r>
                            </w:p>
                            <w:p w14:paraId="0F8126A1" w14:textId="77777777" w:rsidR="00150034" w:rsidRPr="00D2146B" w:rsidRDefault="00150034"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150034" w:rsidRPr="00D2146B" w:rsidRDefault="00150034"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150034" w:rsidRPr="00D2146B" w:rsidRDefault="00150034"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150034" w:rsidRPr="00D2146B" w:rsidRDefault="00150034"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150034" w:rsidRPr="00D2146B" w:rsidRDefault="00150034"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150034" w:rsidRPr="00D2146B" w:rsidRDefault="00150034" w:rsidP="002903DF">
                              <w:pPr>
                                <w:spacing w:before="0" w:after="0" w:line="256" w:lineRule="auto"/>
                                <w:rPr>
                                  <w:sz w:val="18"/>
                                  <w:szCs w:val="18"/>
                                </w:rPr>
                              </w:pPr>
                              <w:r w:rsidRPr="00D2146B">
                                <w:rPr>
                                  <w:rFonts w:eastAsia="Calibri"/>
                                  <w:color w:val="000000"/>
                                  <w:sz w:val="18"/>
                                  <w:szCs w:val="18"/>
                                </w:rPr>
                                <w:t> </w:t>
                              </w:r>
                            </w:p>
                            <w:p w14:paraId="28313E96" w14:textId="77777777" w:rsidR="00150034" w:rsidRPr="00D2146B" w:rsidRDefault="00150034"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150034" w:rsidRPr="00D2146B" w:rsidRDefault="00150034"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150034" w:rsidRPr="00D2146B" w:rsidRDefault="00150034"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150034" w:rsidRPr="00D2146B" w:rsidRDefault="00150034"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150034" w:rsidRPr="00D2146B" w:rsidRDefault="00150034"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150034" w:rsidRPr="00D2146B" w:rsidRDefault="00150034"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150034" w:rsidRPr="00D2146B" w:rsidRDefault="00150034"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150034" w:rsidRPr="00D2146B" w:rsidRDefault="00150034" w:rsidP="002903DF">
                              <w:pPr>
                                <w:spacing w:before="0" w:after="0" w:line="254" w:lineRule="auto"/>
                                <w:rPr>
                                  <w:sz w:val="18"/>
                                  <w:szCs w:val="18"/>
                                </w:rPr>
                              </w:pPr>
                              <w:r w:rsidRPr="00D2146B">
                                <w:rPr>
                                  <w:rFonts w:eastAsia="Calibri"/>
                                  <w:color w:val="000000"/>
                                  <w:sz w:val="18"/>
                                  <w:szCs w:val="18"/>
                                </w:rPr>
                                <w:t> </w:t>
                              </w:r>
                            </w:p>
                            <w:p w14:paraId="48FC4ABF" w14:textId="77777777" w:rsidR="00150034" w:rsidRPr="00D2146B" w:rsidRDefault="00150034"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150034" w:rsidRPr="00D2146B" w:rsidRDefault="00150034" w:rsidP="002903DF">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41"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">
                <v:shape id="_x0000_s1142" type="#_x0000_t75" style="position:absolute;width:45085;height:39090;visibility:visible;mso-wrap-style:square" filled="t">
                  <v:fill o:detectmouseclick="t"/>
                  <v:path o:connecttype="none"/>
                </v:shape>
                <v:shape id="Textruta 26" o:spid="_x0000_s1143"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150034" w:rsidRPr="00D2146B" w:rsidRDefault="00150034"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150034" w:rsidRDefault="00150034"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150034" w:rsidRDefault="00150034"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150034" w:rsidRPr="00D2146B" w:rsidRDefault="00150034"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150034" w:rsidRPr="00D2146B" w:rsidRDefault="00150034"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150034" w:rsidRPr="00D2146B" w:rsidRDefault="00150034"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150034" w:rsidRPr="00D2146B" w:rsidRDefault="00150034"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150034" w:rsidRPr="00D2146B" w:rsidRDefault="00150034" w:rsidP="002903DF">
                        <w:pPr>
                          <w:spacing w:before="0" w:after="0"/>
                          <w:rPr>
                            <w:sz w:val="18"/>
                            <w:szCs w:val="18"/>
                            <w:lang w:val="sv-SE"/>
                          </w:rPr>
                        </w:pPr>
                        <w:r w:rsidRPr="00D2146B">
                          <w:rPr>
                            <w:sz w:val="18"/>
                            <w:szCs w:val="18"/>
                            <w:lang w:val="sv-SE"/>
                          </w:rPr>
                          <w:t>Ellipse Frame Pointer</w:t>
                        </w:r>
                      </w:p>
                      <w:p w14:paraId="5718813E" w14:textId="77777777" w:rsidR="00150034" w:rsidRPr="00D2146B" w:rsidRDefault="00150034" w:rsidP="002903DF">
                        <w:pPr>
                          <w:spacing w:before="0" w:after="0"/>
                          <w:rPr>
                            <w:sz w:val="18"/>
                            <w:szCs w:val="18"/>
                            <w:lang w:val="sv-SE"/>
                          </w:rPr>
                        </w:pPr>
                        <w:r w:rsidRPr="00D2146B">
                          <w:rPr>
                            <w:sz w:val="18"/>
                            <w:szCs w:val="18"/>
                            <w:lang w:val="sv-SE"/>
                          </w:rPr>
                          <w:t>Regular Frame Pointer</w:t>
                        </w:r>
                      </w:p>
                      <w:p w14:paraId="62230721" w14:textId="77777777" w:rsidR="00150034" w:rsidRPr="00D2146B" w:rsidRDefault="00150034"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150034" w:rsidRPr="00D2146B" w:rsidRDefault="00150034" w:rsidP="002903DF">
                        <w:pPr>
                          <w:spacing w:before="0" w:after="0"/>
                          <w:rPr>
                            <w:sz w:val="18"/>
                            <w:szCs w:val="18"/>
                            <w:lang w:val="sv-SE"/>
                          </w:rPr>
                        </w:pPr>
                      </w:p>
                      <w:p w14:paraId="3BE3217A" w14:textId="77777777" w:rsidR="00150034" w:rsidRPr="00D2146B" w:rsidRDefault="00150034" w:rsidP="002903DF">
                        <w:pPr>
                          <w:spacing w:before="0" w:after="0"/>
                          <w:rPr>
                            <w:sz w:val="18"/>
                            <w:szCs w:val="18"/>
                            <w:lang w:val="sv-SE"/>
                          </w:rPr>
                        </w:pPr>
                      </w:p>
                    </w:txbxContent>
                  </v:textbox>
                </v:shape>
                <v:shape id="Textruta 27" o:spid="_x0000_s1144"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150034" w:rsidRPr="00D2146B" w:rsidRDefault="00150034" w:rsidP="002903DF">
                        <w:pPr>
                          <w:spacing w:before="0" w:after="0"/>
                          <w:jc w:val="right"/>
                          <w:rPr>
                            <w:sz w:val="18"/>
                            <w:szCs w:val="18"/>
                            <w:lang w:val="sv-SE"/>
                          </w:rPr>
                        </w:pPr>
                        <w:r w:rsidRPr="00D2146B">
                          <w:rPr>
                            <w:sz w:val="18"/>
                            <w:szCs w:val="18"/>
                            <w:lang w:val="sv-SE"/>
                          </w:rPr>
                          <w:t>g</w:t>
                        </w:r>
                      </w:p>
                    </w:txbxContent>
                  </v:textbox>
                </v:shape>
                <v:shape id="Textruta 20" o:spid="_x0000_s1145"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150034" w:rsidRPr="00D2146B" w:rsidRDefault="00150034"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150034" w:rsidRDefault="00150034"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150034" w:rsidRPr="00D2146B" w:rsidRDefault="00150034" w:rsidP="002903DF">
                        <w:pPr>
                          <w:spacing w:before="0" w:after="0" w:line="256" w:lineRule="auto"/>
                          <w:rPr>
                            <w:sz w:val="18"/>
                            <w:szCs w:val="18"/>
                          </w:rPr>
                        </w:pPr>
                        <w:r>
                          <w:rPr>
                            <w:rFonts w:eastAsia="Calibri"/>
                            <w:color w:val="000000"/>
                            <w:sz w:val="18"/>
                            <w:szCs w:val="18"/>
                          </w:rPr>
                          <w:t>Elliptic parameter: 21</w:t>
                        </w:r>
                      </w:p>
                      <w:p w14:paraId="0F8126A1" w14:textId="77777777" w:rsidR="00150034" w:rsidRPr="00D2146B" w:rsidRDefault="00150034"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150034" w:rsidRPr="00D2146B" w:rsidRDefault="00150034"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150034" w:rsidRPr="00D2146B" w:rsidRDefault="00150034"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150034" w:rsidRPr="00D2146B" w:rsidRDefault="00150034"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150034" w:rsidRPr="00D2146B" w:rsidRDefault="00150034"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150034" w:rsidRPr="00D2146B" w:rsidRDefault="00150034" w:rsidP="002903DF">
                        <w:pPr>
                          <w:spacing w:before="0" w:after="0" w:line="256" w:lineRule="auto"/>
                          <w:rPr>
                            <w:sz w:val="18"/>
                            <w:szCs w:val="18"/>
                          </w:rPr>
                        </w:pPr>
                        <w:r w:rsidRPr="00D2146B">
                          <w:rPr>
                            <w:rFonts w:eastAsia="Calibri"/>
                            <w:color w:val="000000"/>
                            <w:sz w:val="18"/>
                            <w:szCs w:val="18"/>
                          </w:rPr>
                          <w:t> </w:t>
                        </w:r>
                      </w:p>
                      <w:p w14:paraId="28313E96" w14:textId="77777777" w:rsidR="00150034" w:rsidRPr="00D2146B" w:rsidRDefault="00150034"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46"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150034" w:rsidRPr="00D2146B" w:rsidRDefault="00150034"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47"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150034" w:rsidRPr="00D2146B" w:rsidRDefault="00150034"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150034" w:rsidRPr="00D2146B" w:rsidRDefault="00150034"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150034" w:rsidRPr="00D2146B" w:rsidRDefault="00150034"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150034" w:rsidRPr="00D2146B" w:rsidRDefault="00150034"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150034" w:rsidRPr="00D2146B" w:rsidRDefault="00150034"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150034" w:rsidRPr="00D2146B" w:rsidRDefault="00150034" w:rsidP="002903DF">
                        <w:pPr>
                          <w:spacing w:before="0" w:after="0" w:line="254" w:lineRule="auto"/>
                          <w:rPr>
                            <w:sz w:val="18"/>
                            <w:szCs w:val="18"/>
                          </w:rPr>
                        </w:pPr>
                        <w:r w:rsidRPr="00D2146B">
                          <w:rPr>
                            <w:rFonts w:eastAsia="Calibri"/>
                            <w:color w:val="000000"/>
                            <w:sz w:val="18"/>
                            <w:szCs w:val="18"/>
                          </w:rPr>
                          <w:t> </w:t>
                        </w:r>
                      </w:p>
                      <w:p w14:paraId="48FC4ABF" w14:textId="77777777" w:rsidR="00150034" w:rsidRPr="00D2146B" w:rsidRDefault="00150034"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48"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150034" w:rsidRPr="00D2146B" w:rsidRDefault="00150034" w:rsidP="002903DF">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354" o:spid="_x0000_s1149"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50"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51"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52"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53"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54"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55"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56"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57"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58"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59"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60"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036DF526" w:rsidR="00DA7E64" w:rsidRPr="00903DBA" w:rsidRDefault="00DA7E64" w:rsidP="0016674F">
      <w:pPr>
        <w:pStyle w:val="Ingetavstnd"/>
      </w:pPr>
      <w:r w:rsidRPr="00903DBA">
        <w:t xml:space="preserve">The </w:t>
      </w:r>
      <w:r w:rsidR="004A5B68">
        <w:t>variadic</w:t>
      </w:r>
      <w:r w:rsidR="0063589A" w:rsidRPr="00903DBA">
        <w:t xml:space="preserve"> </w:t>
      </w:r>
      <w:r w:rsidRPr="00903DBA">
        <w:t xml:space="preserve">parameters are stored after the </w:t>
      </w:r>
      <w:r w:rsidR="0063589A" w:rsidRPr="00903DBA">
        <w:t xml:space="preserve">regular parameters in the activation record. </w:t>
      </w:r>
      <w:r w:rsidR="001C40D2" w:rsidRPr="00903DBA">
        <w:t xml:space="preserve">Similar to the </w:t>
      </w:r>
      <w:r w:rsidR="001A2322" w:rsidRPr="00903DBA">
        <w:t>previous</w:t>
      </w:r>
      <w:r w:rsidR="001C40D2" w:rsidRPr="00903DBA">
        <w:t xml:space="preserve"> example, t</w:t>
      </w:r>
      <w:r w:rsidR="0063589A" w:rsidRPr="00903DBA">
        <w:t xml:space="preserve">he </w:t>
      </w:r>
      <w:r w:rsidR="004A5367" w:rsidRPr="00903DBA">
        <w:t xml:space="preserve">regular frame pointers point at the beginning of the </w:t>
      </w:r>
      <w:r w:rsidR="001C40D2" w:rsidRPr="00903DBA">
        <w:t xml:space="preserve">activation record of the </w:t>
      </w:r>
      <w:r w:rsidR="001A2322" w:rsidRPr="00903DBA">
        <w:t>calling</w:t>
      </w:r>
      <w:r w:rsidR="001C40D2" w:rsidRPr="00903DBA">
        <w:t xml:space="preserve"> </w:t>
      </w:r>
      <w:r w:rsidR="001A2322" w:rsidRPr="00903DBA">
        <w:t>function</w:t>
      </w:r>
      <w:r w:rsidR="001C40D2" w:rsidRPr="00903DBA">
        <w:t xml:space="preserve">. However, the </w:t>
      </w:r>
      <w:r w:rsidR="0016674F">
        <w:t>variadic frame pointer</w:t>
      </w:r>
      <w:r w:rsidR="001C40D2" w:rsidRPr="00903DBA">
        <w:t>s poin</w:t>
      </w:r>
      <w:r w:rsidR="001A2322" w:rsidRPr="00903DBA">
        <w:t>ts</w:t>
      </w:r>
      <w:r w:rsidR="001C40D2" w:rsidRPr="00903DBA">
        <w:t xml:space="preserve"> at the beginning of the </w:t>
      </w:r>
      <w:r w:rsidR="001A2322" w:rsidRPr="00903DBA">
        <w:t xml:space="preserve">activation record of the calling function, plus the size of the </w:t>
      </w:r>
      <w:r w:rsidR="004A5B68">
        <w:t>variadic</w:t>
      </w:r>
      <w:r w:rsidR="001A2322" w:rsidRPr="00903DBA">
        <w:t xml:space="preserve"> parameters. </w:t>
      </w:r>
      <w:r w:rsidR="00FA2BB3" w:rsidRPr="00903DBA">
        <w:t>For the sake of argument, l</w:t>
      </w:r>
      <w:r w:rsidR="001A2322" w:rsidRPr="00903DBA">
        <w:t>et us assume that an integer value allocates four bytes</w:t>
      </w:r>
      <w:r w:rsidR="00FA2BB3" w:rsidRPr="00903DBA">
        <w:t xml:space="preserve">. </w:t>
      </w:r>
      <w:r w:rsidR="00D40D96" w:rsidRPr="00903DBA">
        <w:t xml:space="preserve">Then </w:t>
      </w:r>
      <w:r w:rsidR="00FA2BB3" w:rsidRPr="00903DBA">
        <w:t xml:space="preserve">the </w:t>
      </w:r>
      <w:r w:rsidR="0016674F">
        <w:t>variadic frame pointer</w:t>
      </w:r>
      <w:r w:rsidR="00FA2BB3" w:rsidRPr="00903DBA">
        <w:t xml:space="preserve"> of </w:t>
      </w:r>
      <w:r w:rsidR="00FA2BB3" w:rsidRPr="00903DBA">
        <w:rPr>
          <w:rStyle w:val="KeyWord0"/>
        </w:rPr>
        <w:t>f</w:t>
      </w:r>
      <w:r w:rsidR="00FA2BB3" w:rsidRPr="00903DBA">
        <w:t xml:space="preserve"> is the regular frame pointer plus four bytes (one integer value). The </w:t>
      </w:r>
      <w:r w:rsidR="0016674F">
        <w:t>variadic frame pointer</w:t>
      </w:r>
      <w:r w:rsidR="00FA2BB3" w:rsidRPr="00903DBA">
        <w:t xml:space="preserve"> of </w:t>
      </w:r>
      <w:r w:rsidR="00FA2BB3" w:rsidRPr="00903DBA">
        <w:rPr>
          <w:rStyle w:val="KeyWord0"/>
        </w:rPr>
        <w:t>g</w:t>
      </w:r>
      <w:r w:rsidR="00FA2BB3" w:rsidRPr="00903DBA">
        <w:t xml:space="preserve"> </w:t>
      </w:r>
      <w:r w:rsidR="00D40D96" w:rsidRPr="00903DBA">
        <w:t>the regular frame pointer plus twelve bytes (three integer values).</w:t>
      </w:r>
      <w:r w:rsidR="00551130" w:rsidRPr="00903DBA">
        <w:t xml:space="preserve"> When refereeing to parameters in an ecliptic function, the regular frame pointer is used, and when refereeing to variables, the </w:t>
      </w:r>
      <w:r w:rsidR="0016674F">
        <w:t>variadic frame pointer</w:t>
      </w:r>
      <w:r w:rsidR="00551130" w:rsidRPr="00903DBA">
        <w:t xml:space="preserve"> is used.</w:t>
      </w:r>
      <w:r w:rsidR="00201895" w:rsidRPr="00903DBA">
        <w:t xml:space="preserve"> The</w:t>
      </w:r>
      <w:r w:rsidR="00FE3499">
        <w:t xml:space="preserve"> variadic </w:t>
      </w:r>
      <w:r w:rsidR="00201895" w:rsidRPr="00903DBA">
        <w:t xml:space="preserve">parameters </w:t>
      </w:r>
      <w:r w:rsidR="00E63AE7" w:rsidRPr="00903DBA">
        <w:t>are</w:t>
      </w:r>
      <w:r w:rsidR="00201895" w:rsidRPr="00903DBA">
        <w:t xml:space="preserve"> </w:t>
      </w:r>
      <w:r w:rsidR="00E63AE7" w:rsidRPr="00903DBA">
        <w:t xml:space="preserve">accessible by using </w:t>
      </w:r>
      <w:r w:rsidR="000B0A38">
        <w:t xml:space="preserve">the </w:t>
      </w:r>
      <w:r w:rsidR="00E63AE7" w:rsidRPr="00903DBA">
        <w:t xml:space="preserve">address of the last regular parameter (it has to be at least one) and reading the values by increase the address, which is </w:t>
      </w:r>
      <w:r w:rsidR="00C347ED" w:rsidRPr="00903DBA">
        <w:t xml:space="preserve">the task of </w:t>
      </w:r>
      <w:r w:rsidR="00E63AE7" w:rsidRPr="00903DBA">
        <w:t xml:space="preserve">the macros </w:t>
      </w:r>
      <w:r w:rsidR="007B7478" w:rsidRPr="00903DBA">
        <w:rPr>
          <w:rStyle w:val="KeyWord0"/>
        </w:rPr>
        <w:t>va_list</w:t>
      </w:r>
      <w:r w:rsidR="007B7478" w:rsidRPr="00903DBA">
        <w:t xml:space="preserve">, </w:t>
      </w:r>
      <w:r w:rsidR="007B7478" w:rsidRPr="00903DBA">
        <w:rPr>
          <w:rStyle w:val="KeyWord0"/>
        </w:rPr>
        <w:t>va_start</w:t>
      </w:r>
      <w:r w:rsidR="007B7478" w:rsidRPr="00903DBA">
        <w:t xml:space="preserve">, and </w:t>
      </w:r>
      <w:r w:rsidR="007B7478" w:rsidRPr="00903DBA">
        <w:rPr>
          <w:rStyle w:val="KeyWord0"/>
        </w:rPr>
        <w:t>va_arg</w:t>
      </w:r>
      <w:r w:rsidR="007B7478" w:rsidRPr="00903DBA">
        <w:t xml:space="preserve"> in the </w:t>
      </w:r>
      <w:r w:rsidR="007B7478" w:rsidRPr="00903DBA">
        <w:rPr>
          <w:rStyle w:val="KeyWord0"/>
        </w:rPr>
        <w:t>stdarg</w:t>
      </w:r>
      <w:r w:rsidR="007B7478" w:rsidRPr="00903DBA">
        <w:t xml:space="preserve"> </w:t>
      </w:r>
      <w:r w:rsidR="00C347ED" w:rsidRPr="00903DBA">
        <w:t>standard library.</w:t>
      </w:r>
    </w:p>
    <w:p w14:paraId="185BB847" w14:textId="448F96EE" w:rsidR="00694D32" w:rsidRPr="00903DBA" w:rsidRDefault="00694D32" w:rsidP="00B25DBF">
      <w:pPr>
        <w:pStyle w:val="Rubrik2"/>
      </w:pPr>
      <w:bookmarkStart w:id="427" w:name="_Toc57656074"/>
      <w:r w:rsidRPr="00903DBA">
        <w:t>Assembly Operator</w:t>
      </w:r>
      <w:bookmarkEnd w:id="427"/>
    </w:p>
    <w:p w14:paraId="75530511" w14:textId="5DF70300" w:rsidR="00EF68C0" w:rsidRPr="00903DBA" w:rsidRDefault="00234E9D" w:rsidP="005D6FD0">
      <w:r w:rsidRPr="00903DBA">
        <w:t>Like the middle code operators, we also have the assembly code operators.</w:t>
      </w:r>
      <w:r w:rsidR="00F05642" w:rsidRPr="00903DBA">
        <w:t xml:space="preserve"> </w:t>
      </w:r>
      <w:r w:rsidR="00665408" w:rsidRPr="00903DBA">
        <w:t xml:space="preserve">Several operators come in </w:t>
      </w:r>
      <w:r w:rsidR="00F05642" w:rsidRPr="00903DBA">
        <w:t xml:space="preserve">several </w:t>
      </w:r>
      <w:r w:rsidR="00284871" w:rsidRPr="00903DBA">
        <w:t>varieties</w:t>
      </w:r>
      <w:r w:rsidR="00F05642" w:rsidRPr="00903DBA">
        <w:t xml:space="preserve">. For instance, </w:t>
      </w:r>
      <w:r w:rsidR="00D41DFA" w:rsidRPr="00903DBA">
        <w:t xml:space="preserve">the </w:t>
      </w:r>
      <w:r w:rsidR="00D41DFA" w:rsidRPr="00903DBA">
        <w:rPr>
          <w:rStyle w:val="KeyWord0"/>
        </w:rPr>
        <w:t>add</w:t>
      </w:r>
      <w:r w:rsidR="00D41DFA" w:rsidRPr="00903DBA">
        <w:t xml:space="preserve"> instruction comes in the base form, which is used when a register is </w:t>
      </w:r>
      <w:r w:rsidR="00BE4698" w:rsidRPr="00903DBA">
        <w:t>involved</w:t>
      </w:r>
      <w:r w:rsidR="00D41DFA" w:rsidRPr="00903DBA">
        <w:t xml:space="preserve">, like </w:t>
      </w:r>
      <w:r w:rsidR="00D41DFA" w:rsidRPr="00903DBA">
        <w:rPr>
          <w:rStyle w:val="KeyWord0"/>
        </w:rPr>
        <w:t>add</w:t>
      </w:r>
      <w:r w:rsidR="00D41DFA" w:rsidRPr="00903DBA">
        <w:t xml:space="preserve"> </w:t>
      </w:r>
      <w:r w:rsidR="00D41DFA" w:rsidRPr="00903DBA">
        <w:rPr>
          <w:rStyle w:val="KeyWord0"/>
        </w:rPr>
        <w:t>ax,</w:t>
      </w:r>
      <w:r w:rsidR="00D41DFA" w:rsidRPr="00903DBA">
        <w:t xml:space="preserve"> </w:t>
      </w:r>
      <w:r w:rsidR="00D41DFA" w:rsidRPr="00903DBA">
        <w:rPr>
          <w:rStyle w:val="KeyWord0"/>
        </w:rPr>
        <w:t>123</w:t>
      </w:r>
      <w:r w:rsidR="00853286" w:rsidRPr="00903DBA">
        <w:t xml:space="preserve">, </w:t>
      </w:r>
      <w:r w:rsidR="00853286" w:rsidRPr="00903DBA">
        <w:rPr>
          <w:rStyle w:val="KeyWord0"/>
        </w:rPr>
        <w:t>sub</w:t>
      </w:r>
      <w:r w:rsidR="00853286" w:rsidRPr="00903DBA">
        <w:t xml:space="preserve"> </w:t>
      </w:r>
      <w:r w:rsidR="00853286" w:rsidRPr="00903DBA">
        <w:rPr>
          <w:rStyle w:val="KeyWord0"/>
        </w:rPr>
        <w:t>ax,</w:t>
      </w:r>
      <w:r w:rsidR="00853286" w:rsidRPr="00903DBA">
        <w:t xml:space="preserve"> </w:t>
      </w:r>
      <w:r w:rsidR="00853286" w:rsidRPr="00903DBA">
        <w:rPr>
          <w:rStyle w:val="KeyWord0"/>
        </w:rPr>
        <w:t>[bp + 2]</w:t>
      </w:r>
      <w:r w:rsidR="00853286" w:rsidRPr="00903DBA">
        <w:t xml:space="preserve"> or </w:t>
      </w:r>
      <w:r w:rsidR="00853286" w:rsidRPr="00903DBA">
        <w:rPr>
          <w:rStyle w:val="KeyWord0"/>
        </w:rPr>
        <w:t>xor</w:t>
      </w:r>
      <w:r w:rsidR="00853286" w:rsidRPr="00903DBA">
        <w:t xml:space="preserve"> </w:t>
      </w:r>
      <w:r w:rsidR="00853286" w:rsidRPr="00903DBA">
        <w:rPr>
          <w:rStyle w:val="KeyWord0"/>
        </w:rPr>
        <w:t>[count], bx</w:t>
      </w:r>
      <w:r w:rsidR="00853286" w:rsidRPr="00903DBA">
        <w:t xml:space="preserve">. </w:t>
      </w:r>
      <w:r w:rsidR="00D41DFA" w:rsidRPr="00903DBA">
        <w:t xml:space="preserve">The other varieties are used when there is no register </w:t>
      </w:r>
      <w:r w:rsidR="00BE4698" w:rsidRPr="00903DBA">
        <w:t>involved</w:t>
      </w:r>
      <w:r w:rsidR="00D41DFA" w:rsidRPr="00903DBA">
        <w:t xml:space="preserve">, </w:t>
      </w:r>
      <w:r w:rsidR="008B1AF3" w:rsidRPr="00903DBA">
        <w:t xml:space="preserve">and we therefore </w:t>
      </w:r>
      <w:r w:rsidR="00D41DFA" w:rsidRPr="00903DBA">
        <w:t xml:space="preserve">have to </w:t>
      </w:r>
      <w:r w:rsidR="00665408" w:rsidRPr="00903DBA">
        <w:t>specify</w:t>
      </w:r>
      <w:r w:rsidR="00D41DFA" w:rsidRPr="00903DBA">
        <w:t xml:space="preserve"> the size of the value to be assigned, like </w:t>
      </w:r>
      <w:r w:rsidR="00D41DFA" w:rsidRPr="00903DBA">
        <w:rPr>
          <w:rStyle w:val="KeyWord0"/>
        </w:rPr>
        <w:t>add</w:t>
      </w:r>
      <w:r w:rsidR="00D41DFA" w:rsidRPr="00903DBA">
        <w:t xml:space="preserve"> </w:t>
      </w:r>
      <w:r w:rsidR="00D41DFA" w:rsidRPr="00903DBA">
        <w:rPr>
          <w:rStyle w:val="KeyWord0"/>
        </w:rPr>
        <w:t>word</w:t>
      </w:r>
      <w:r w:rsidR="00D41DFA" w:rsidRPr="00903DBA">
        <w:t xml:space="preserve"> </w:t>
      </w:r>
      <w:r w:rsidR="00D41DFA" w:rsidRPr="00903DBA">
        <w:rPr>
          <w:rStyle w:val="KeyWord0"/>
        </w:rPr>
        <w:t>[bp</w:t>
      </w:r>
      <w:r w:rsidR="00D41DFA" w:rsidRPr="00903DBA">
        <w:t xml:space="preserve"> </w:t>
      </w:r>
      <w:r w:rsidR="00D41DFA" w:rsidRPr="00903DBA">
        <w:rPr>
          <w:rStyle w:val="KeyWord0"/>
        </w:rPr>
        <w:t>+</w:t>
      </w:r>
      <w:r w:rsidR="00D41DFA" w:rsidRPr="00903DBA">
        <w:t xml:space="preserve"> </w:t>
      </w:r>
      <w:r w:rsidR="00D41DFA" w:rsidRPr="00903DBA">
        <w:rPr>
          <w:rStyle w:val="KeyWord0"/>
        </w:rPr>
        <w:t>2],</w:t>
      </w:r>
      <w:r w:rsidR="00D41DFA" w:rsidRPr="00903DBA">
        <w:t xml:space="preserve"> </w:t>
      </w:r>
      <w:r w:rsidR="00D41DFA" w:rsidRPr="00903DBA">
        <w:rPr>
          <w:rStyle w:val="KeyWord0"/>
        </w:rPr>
        <w:t>123</w:t>
      </w:r>
      <w:r w:rsidR="00D41DFA" w:rsidRPr="00903DBA">
        <w:t>.</w:t>
      </w:r>
    </w:p>
    <w:p w14:paraId="14C7434E" w14:textId="69425247" w:rsidR="00234E9D" w:rsidRPr="00903DBA" w:rsidRDefault="00234E9D" w:rsidP="00234E9D">
      <w:pPr>
        <w:pStyle w:val="CodeHeader"/>
      </w:pPr>
      <w:r w:rsidRPr="00903DBA">
        <w:t>AssemblyOperator.cs</w:t>
      </w:r>
    </w:p>
    <w:p w14:paraId="5D6B1FBE" w14:textId="77777777" w:rsidR="00F05642" w:rsidRPr="00903DBA" w:rsidRDefault="00F05642" w:rsidP="00F05642">
      <w:pPr>
        <w:pStyle w:val="Code"/>
        <w:rPr>
          <w:highlight w:val="white"/>
        </w:rPr>
      </w:pPr>
      <w:r w:rsidRPr="00903DBA">
        <w:rPr>
          <w:highlight w:val="white"/>
        </w:rPr>
        <w:t>namespace CCompiler {</w:t>
      </w:r>
    </w:p>
    <w:p w14:paraId="71AD921D" w14:textId="77777777" w:rsidR="00F05642" w:rsidRPr="00903DBA" w:rsidRDefault="00F05642" w:rsidP="00F05642">
      <w:pPr>
        <w:pStyle w:val="Code"/>
        <w:rPr>
          <w:highlight w:val="white"/>
        </w:rPr>
      </w:pPr>
      <w:r w:rsidRPr="00903DBA">
        <w:rPr>
          <w:highlight w:val="white"/>
        </w:rPr>
        <w:t xml:space="preserve">  public enum AssemblyOperator {</w:t>
      </w:r>
    </w:p>
    <w:p w14:paraId="2ACB576D" w14:textId="5F67EEAC" w:rsidR="00F05642" w:rsidRPr="00903DBA" w:rsidRDefault="00F05642" w:rsidP="00F05642">
      <w:pPr>
        <w:pStyle w:val="Code"/>
        <w:rPr>
          <w:highlight w:val="white"/>
        </w:rPr>
      </w:pPr>
      <w:r w:rsidRPr="00903DBA">
        <w:rPr>
          <w:highlight w:val="white"/>
        </w:rPr>
        <w:t xml:space="preserve">    add, add_byte, add_dword, add_qword, add_word, </w:t>
      </w:r>
      <w:r w:rsidR="007E5B53" w:rsidRPr="00903DBA">
        <w:rPr>
          <w:highlight w:val="white"/>
        </w:rPr>
        <w:t>return_address</w:t>
      </w:r>
      <w:r w:rsidRPr="00903DBA">
        <w:rPr>
          <w:highlight w:val="white"/>
        </w:rPr>
        <w:t>,</w:t>
      </w:r>
    </w:p>
    <w:p w14:paraId="55E5B1DC" w14:textId="77777777" w:rsidR="00F05642" w:rsidRPr="00903DBA" w:rsidRDefault="00F05642" w:rsidP="00F05642">
      <w:pPr>
        <w:pStyle w:val="Code"/>
        <w:rPr>
          <w:highlight w:val="white"/>
        </w:rPr>
      </w:pPr>
      <w:r w:rsidRPr="00903DBA">
        <w:rPr>
          <w:highlight w:val="white"/>
        </w:rPr>
        <w:t xml:space="preserve">    and, and_byte, and_dword, and_qword, and_word, call,</w:t>
      </w:r>
    </w:p>
    <w:p w14:paraId="67E526C7" w14:textId="77777777" w:rsidR="00F05642" w:rsidRPr="00903DBA" w:rsidRDefault="00F05642" w:rsidP="00F05642">
      <w:pPr>
        <w:pStyle w:val="Code"/>
        <w:rPr>
          <w:highlight w:val="white"/>
        </w:rPr>
      </w:pPr>
      <w:r w:rsidRPr="00903DBA">
        <w:rPr>
          <w:highlight w:val="white"/>
        </w:rPr>
        <w:t xml:space="preserve">    cmp, cmp_byte, cmp_dword, cmp_qword, cmp_word, comment,</w:t>
      </w:r>
    </w:p>
    <w:p w14:paraId="5D0D82AC" w14:textId="77777777" w:rsidR="00F05642" w:rsidRPr="00903DBA" w:rsidRDefault="00F05642" w:rsidP="00F05642">
      <w:pPr>
        <w:pStyle w:val="Code"/>
        <w:rPr>
          <w:highlight w:val="white"/>
        </w:rPr>
      </w:pPr>
      <w:r w:rsidRPr="00903DBA">
        <w:rPr>
          <w:highlight w:val="white"/>
        </w:rPr>
        <w:lastRenderedPageBreak/>
        <w:t xml:space="preserve">    dec, dec_byte, dec_dword, dec_qword, dec_word,</w:t>
      </w:r>
    </w:p>
    <w:p w14:paraId="6A5AED47" w14:textId="77777777" w:rsidR="00F05642" w:rsidRPr="00903DBA" w:rsidRDefault="00F05642" w:rsidP="00F05642">
      <w:pPr>
        <w:pStyle w:val="Code"/>
        <w:rPr>
          <w:highlight w:val="white"/>
        </w:rPr>
      </w:pPr>
      <w:r w:rsidRPr="00903DBA">
        <w:rPr>
          <w:highlight w:val="white"/>
        </w:rPr>
        <w:t xml:space="preserve">    define_address, define_value, define_zero_sequence,</w:t>
      </w:r>
    </w:p>
    <w:p w14:paraId="3D4DB31B" w14:textId="77777777" w:rsidR="00F05642" w:rsidRPr="00903DBA" w:rsidRDefault="00F05642" w:rsidP="00F05642">
      <w:pPr>
        <w:pStyle w:val="Code"/>
        <w:rPr>
          <w:highlight w:val="white"/>
        </w:rPr>
      </w:pPr>
      <w:r w:rsidRPr="00903DBA">
        <w:rPr>
          <w:highlight w:val="white"/>
        </w:rPr>
        <w:t xml:space="preserve">    div, div_byte, div_dword, div_qword, div_word, empty,</w:t>
      </w:r>
    </w:p>
    <w:p w14:paraId="68DCE561" w14:textId="77777777" w:rsidR="00F05642" w:rsidRPr="00903DBA" w:rsidRDefault="00F05642" w:rsidP="00F05642">
      <w:pPr>
        <w:pStyle w:val="Code"/>
        <w:rPr>
          <w:highlight w:val="white"/>
        </w:rPr>
      </w:pPr>
      <w:r w:rsidRPr="00903DBA">
        <w:rPr>
          <w:highlight w:val="white"/>
        </w:rPr>
        <w:t xml:space="preserve">    fabs, fadd, faddp, fchs, fcompp, fdiv, fdivp, fdivr,</w:t>
      </w:r>
    </w:p>
    <w:p w14:paraId="7D589A85" w14:textId="77777777" w:rsidR="00F05642" w:rsidRPr="00903DBA" w:rsidRDefault="00F05642" w:rsidP="00F05642">
      <w:pPr>
        <w:pStyle w:val="Code"/>
        <w:rPr>
          <w:highlight w:val="white"/>
        </w:rPr>
      </w:pPr>
      <w:r w:rsidRPr="00903DBA">
        <w:rPr>
          <w:highlight w:val="white"/>
        </w:rPr>
        <w:t xml:space="preserve">    fdivrp, fild_dword, fild_qword, fild_word,</w:t>
      </w:r>
    </w:p>
    <w:p w14:paraId="4B2CC9D1" w14:textId="77777777" w:rsidR="00F05642" w:rsidRPr="00903DBA" w:rsidRDefault="00F05642" w:rsidP="00F05642">
      <w:pPr>
        <w:pStyle w:val="Code"/>
        <w:rPr>
          <w:highlight w:val="white"/>
        </w:rPr>
      </w:pPr>
      <w:r w:rsidRPr="00903DBA">
        <w:rPr>
          <w:highlight w:val="white"/>
        </w:rPr>
        <w:t xml:space="preserve">    fist_dword, fist_qword, fist_word,</w:t>
      </w:r>
    </w:p>
    <w:p w14:paraId="1047272D" w14:textId="77777777" w:rsidR="00F05642" w:rsidRPr="00903DBA" w:rsidRDefault="00F05642" w:rsidP="00F05642">
      <w:pPr>
        <w:pStyle w:val="Code"/>
        <w:rPr>
          <w:highlight w:val="white"/>
        </w:rPr>
      </w:pPr>
      <w:r w:rsidRPr="00903DBA">
        <w:rPr>
          <w:highlight w:val="white"/>
        </w:rPr>
        <w:t xml:space="preserve">    fistp_dword, fistp_qword, fistp_word,</w:t>
      </w:r>
    </w:p>
    <w:p w14:paraId="14B6B16F" w14:textId="77777777" w:rsidR="00F05642" w:rsidRPr="00903DBA" w:rsidRDefault="00F05642" w:rsidP="00F05642">
      <w:pPr>
        <w:pStyle w:val="Code"/>
        <w:rPr>
          <w:highlight w:val="white"/>
        </w:rPr>
      </w:pPr>
      <w:r w:rsidRPr="00903DBA">
        <w:rPr>
          <w:highlight w:val="white"/>
        </w:rPr>
        <w:t xml:space="preserve">    fld1, fld_dword, fld_qword, fldcw, fldz,</w:t>
      </w:r>
    </w:p>
    <w:p w14:paraId="3FC198C3" w14:textId="77777777" w:rsidR="00F05642" w:rsidRPr="00903DBA" w:rsidRDefault="00F05642" w:rsidP="00F05642">
      <w:pPr>
        <w:pStyle w:val="Code"/>
        <w:rPr>
          <w:highlight w:val="white"/>
        </w:rPr>
      </w:pPr>
      <w:r w:rsidRPr="00903DBA">
        <w:rPr>
          <w:highlight w:val="white"/>
        </w:rPr>
        <w:t xml:space="preserve">    fmul, fmulp, fst_dword, fst_qword, fstcw,</w:t>
      </w:r>
    </w:p>
    <w:p w14:paraId="010E357A" w14:textId="77777777" w:rsidR="00F05642" w:rsidRPr="00903DBA" w:rsidRDefault="00F05642" w:rsidP="00F05642">
      <w:pPr>
        <w:pStyle w:val="Code"/>
        <w:rPr>
          <w:highlight w:val="white"/>
        </w:rPr>
      </w:pPr>
      <w:r w:rsidRPr="00903DBA">
        <w:rPr>
          <w:highlight w:val="white"/>
        </w:rPr>
        <w:t xml:space="preserve">    fstp_dword, fstp_qword, fstsw,</w:t>
      </w:r>
    </w:p>
    <w:p w14:paraId="19264B7C" w14:textId="77777777" w:rsidR="00F05642" w:rsidRPr="00903DBA" w:rsidRDefault="00F05642" w:rsidP="00F05642">
      <w:pPr>
        <w:pStyle w:val="Code"/>
        <w:rPr>
          <w:highlight w:val="white"/>
        </w:rPr>
      </w:pPr>
      <w:r w:rsidRPr="00903DBA">
        <w:rPr>
          <w:highlight w:val="white"/>
        </w:rPr>
        <w:t xml:space="preserve">    fsub, fsubp, fsubr, fsubrp, ftst,</w:t>
      </w:r>
    </w:p>
    <w:p w14:paraId="6D2A966F" w14:textId="77777777" w:rsidR="00F05642" w:rsidRPr="00903DBA" w:rsidRDefault="00F05642" w:rsidP="00F05642">
      <w:pPr>
        <w:pStyle w:val="Code"/>
        <w:rPr>
          <w:highlight w:val="white"/>
        </w:rPr>
      </w:pPr>
      <w:r w:rsidRPr="00903DBA">
        <w:rPr>
          <w:highlight w:val="white"/>
        </w:rPr>
        <w:t xml:space="preserve">    idiv, idiv_byte, idiv_dword, idiv_qword, idiv_word,</w:t>
      </w:r>
    </w:p>
    <w:p w14:paraId="15DA031F" w14:textId="77777777" w:rsidR="00F05642" w:rsidRPr="00903DBA" w:rsidRDefault="00F05642" w:rsidP="00F05642">
      <w:pPr>
        <w:pStyle w:val="Code"/>
        <w:rPr>
          <w:highlight w:val="white"/>
        </w:rPr>
      </w:pPr>
      <w:r w:rsidRPr="00903DBA">
        <w:rPr>
          <w:highlight w:val="white"/>
        </w:rPr>
        <w:t xml:space="preserve">    imul, imul_byte, imul_dword, imul_qword, imul_word,</w:t>
      </w:r>
    </w:p>
    <w:p w14:paraId="67B66F96" w14:textId="77777777" w:rsidR="00F05642" w:rsidRPr="00903DBA" w:rsidRDefault="00F05642" w:rsidP="00F05642">
      <w:pPr>
        <w:pStyle w:val="Code"/>
        <w:rPr>
          <w:highlight w:val="white"/>
        </w:rPr>
      </w:pPr>
      <w:r w:rsidRPr="00903DBA">
        <w:rPr>
          <w:highlight w:val="white"/>
        </w:rPr>
        <w:t xml:space="preserve">    inc, inc_byte, inc_dword, inc_qword, inc_word, interrupt,</w:t>
      </w:r>
    </w:p>
    <w:p w14:paraId="5CE3B797" w14:textId="77777777" w:rsidR="00F05642" w:rsidRPr="00903DBA" w:rsidRDefault="00F05642" w:rsidP="00F05642">
      <w:pPr>
        <w:pStyle w:val="Code"/>
        <w:rPr>
          <w:highlight w:val="white"/>
        </w:rPr>
      </w:pPr>
      <w:r w:rsidRPr="00903DBA">
        <w:rPr>
          <w:highlight w:val="white"/>
        </w:rPr>
        <w:t xml:space="preserve">    ja, jae, jb, jbe, jc, je, jg, jge, jl, jle, jmp, jnc, jne, jnz, jz,</w:t>
      </w:r>
    </w:p>
    <w:p w14:paraId="2706FD7D" w14:textId="77777777" w:rsidR="00F05642" w:rsidRPr="00903DBA" w:rsidRDefault="00F05642" w:rsidP="00F05642">
      <w:pPr>
        <w:pStyle w:val="Code"/>
        <w:rPr>
          <w:highlight w:val="white"/>
        </w:rPr>
      </w:pPr>
      <w:r w:rsidRPr="00903DBA">
        <w:rPr>
          <w:highlight w:val="white"/>
        </w:rPr>
        <w:t xml:space="preserve">    label, lahf, mov, mov_byte, mov_dword, mov_qword, mov_word,</w:t>
      </w:r>
    </w:p>
    <w:p w14:paraId="523771E3" w14:textId="77777777" w:rsidR="00F05642" w:rsidRPr="00903DBA" w:rsidRDefault="00F05642" w:rsidP="00F05642">
      <w:pPr>
        <w:pStyle w:val="Code"/>
        <w:rPr>
          <w:highlight w:val="white"/>
        </w:rPr>
      </w:pPr>
      <w:r w:rsidRPr="00903DBA">
        <w:rPr>
          <w:highlight w:val="white"/>
        </w:rPr>
        <w:t xml:space="preserve">    mul, mul_byte, mul_dword, mul_qword, mul_word,</w:t>
      </w:r>
    </w:p>
    <w:p w14:paraId="3418E443" w14:textId="77777777" w:rsidR="00F05642" w:rsidRPr="00903DBA" w:rsidRDefault="00F05642" w:rsidP="00F05642">
      <w:pPr>
        <w:pStyle w:val="Code"/>
        <w:rPr>
          <w:highlight w:val="white"/>
        </w:rPr>
      </w:pPr>
      <w:r w:rsidRPr="00903DBA">
        <w:rPr>
          <w:highlight w:val="white"/>
        </w:rPr>
        <w:t xml:space="preserve">    neg, neg_byte, neg_dword, neg_qword, neg_word, new_middle_code,</w:t>
      </w:r>
    </w:p>
    <w:p w14:paraId="39F9AD2A" w14:textId="77777777" w:rsidR="00F05642" w:rsidRPr="00903DBA" w:rsidRDefault="00F05642" w:rsidP="00F05642">
      <w:pPr>
        <w:pStyle w:val="Code"/>
        <w:rPr>
          <w:highlight w:val="white"/>
        </w:rPr>
      </w:pPr>
      <w:r w:rsidRPr="00903DBA">
        <w:rPr>
          <w:highlight w:val="white"/>
        </w:rPr>
        <w:t xml:space="preserve">    nop, not, not_byte, not_dword, not_qword, not_word,</w:t>
      </w:r>
    </w:p>
    <w:p w14:paraId="3A750165" w14:textId="77777777" w:rsidR="00F05642" w:rsidRPr="00903DBA" w:rsidRDefault="00F05642" w:rsidP="00F05642">
      <w:pPr>
        <w:pStyle w:val="Code"/>
        <w:rPr>
          <w:highlight w:val="white"/>
        </w:rPr>
      </w:pPr>
      <w:r w:rsidRPr="00903DBA">
        <w:rPr>
          <w:highlight w:val="white"/>
        </w:rPr>
        <w:t xml:space="preserve">    or, or_byte, or_dword, or_qword, or_word, pop, ret, sahf, set_track_size,</w:t>
      </w:r>
    </w:p>
    <w:p w14:paraId="35C35111" w14:textId="77777777" w:rsidR="00F05642" w:rsidRPr="00903DBA" w:rsidRDefault="00F05642" w:rsidP="00F05642">
      <w:pPr>
        <w:pStyle w:val="Code"/>
        <w:rPr>
          <w:highlight w:val="white"/>
        </w:rPr>
      </w:pPr>
      <w:r w:rsidRPr="00903DBA">
        <w:rPr>
          <w:highlight w:val="white"/>
        </w:rPr>
        <w:t xml:space="preserve">    shl, shl_byte, shl_dword, shl_qword, shl_word,</w:t>
      </w:r>
    </w:p>
    <w:p w14:paraId="2109B6B2" w14:textId="77777777" w:rsidR="00F05642" w:rsidRPr="00903DBA" w:rsidRDefault="00F05642" w:rsidP="00F05642">
      <w:pPr>
        <w:pStyle w:val="Code"/>
        <w:rPr>
          <w:highlight w:val="white"/>
        </w:rPr>
      </w:pPr>
      <w:r w:rsidRPr="00903DBA">
        <w:rPr>
          <w:highlight w:val="white"/>
        </w:rPr>
        <w:t xml:space="preserve">    shr, shr_byte, shr_dword, shr_qword, shr_word,</w:t>
      </w:r>
    </w:p>
    <w:p w14:paraId="0CB28303" w14:textId="77777777" w:rsidR="00F05642" w:rsidRPr="00903DBA" w:rsidRDefault="00F05642" w:rsidP="00F05642">
      <w:pPr>
        <w:pStyle w:val="Code"/>
        <w:rPr>
          <w:highlight w:val="white"/>
        </w:rPr>
      </w:pPr>
      <w:r w:rsidRPr="00903DBA">
        <w:rPr>
          <w:highlight w:val="white"/>
        </w:rPr>
        <w:t xml:space="preserve">    sub, sub_byte, sub_dword, sub_qword, sub_word, syscall,</w:t>
      </w:r>
    </w:p>
    <w:p w14:paraId="3758D458" w14:textId="77777777" w:rsidR="00F05642" w:rsidRPr="00903DBA" w:rsidRDefault="00F05642" w:rsidP="00F05642">
      <w:pPr>
        <w:pStyle w:val="Code"/>
        <w:rPr>
          <w:highlight w:val="white"/>
        </w:rPr>
      </w:pPr>
      <w:r w:rsidRPr="00903DBA">
        <w:rPr>
          <w:highlight w:val="white"/>
        </w:rPr>
        <w:t xml:space="preserve">    xor, xor_byte, xor_dword, xor_qword, xor_word</w:t>
      </w:r>
    </w:p>
    <w:p w14:paraId="65D70E08" w14:textId="77777777" w:rsidR="00F05642" w:rsidRPr="00903DBA" w:rsidRDefault="00F05642" w:rsidP="00F05642">
      <w:pPr>
        <w:pStyle w:val="Code"/>
        <w:rPr>
          <w:highlight w:val="white"/>
        </w:rPr>
      </w:pPr>
      <w:r w:rsidRPr="00903DBA">
        <w:rPr>
          <w:highlight w:val="white"/>
        </w:rPr>
        <w:t xml:space="preserve">  };</w:t>
      </w:r>
    </w:p>
    <w:p w14:paraId="06422F7D" w14:textId="77777777" w:rsidR="00F05642" w:rsidRPr="00903DBA" w:rsidRDefault="00F05642" w:rsidP="00F05642">
      <w:pPr>
        <w:pStyle w:val="Code"/>
        <w:rPr>
          <w:highlight w:val="white"/>
        </w:rPr>
      </w:pPr>
      <w:r w:rsidRPr="00903DBA">
        <w:rPr>
          <w:highlight w:val="white"/>
        </w:rPr>
        <w:t>};</w:t>
      </w:r>
    </w:p>
    <w:p w14:paraId="1F765370" w14:textId="68EB60F7" w:rsidR="00E444C3" w:rsidRPr="00903DBA" w:rsidRDefault="00E444C3" w:rsidP="00E444C3">
      <w:pPr>
        <w:pStyle w:val="Code"/>
        <w:rPr>
          <w:highlight w:val="white"/>
        </w:rPr>
      </w:pPr>
    </w:p>
    <w:p w14:paraId="2CF7A52D" w14:textId="255406E0" w:rsidR="00EF68C0" w:rsidRPr="00903DBA" w:rsidRDefault="00EF68C0" w:rsidP="00EF68C0">
      <w:pPr>
        <w:pStyle w:val="Rubrik2"/>
      </w:pPr>
      <w:bookmarkStart w:id="428" w:name="_Toc57656075"/>
      <w:r w:rsidRPr="00903DBA">
        <w:t>Assembly Code</w:t>
      </w:r>
      <w:bookmarkEnd w:id="428"/>
    </w:p>
    <w:p w14:paraId="239891A6" w14:textId="1F6B72C1" w:rsidR="00087EC8" w:rsidRPr="00903DBA" w:rsidRDefault="00087EC8" w:rsidP="00087EC8">
      <w:r w:rsidRPr="00903DBA">
        <w:t xml:space="preserve">The </w:t>
      </w:r>
      <w:r w:rsidR="00665408" w:rsidRPr="00903DBA">
        <w:rPr>
          <w:rStyle w:val="KeyWord0"/>
        </w:rPr>
        <w:t>A</w:t>
      </w:r>
      <w:r w:rsidRPr="00903DBA">
        <w:rPr>
          <w:rStyle w:val="KeyWord0"/>
        </w:rPr>
        <w:t>ssembly</w:t>
      </w:r>
      <w:r w:rsidR="00665408" w:rsidRPr="00903DBA">
        <w:rPr>
          <w:rStyle w:val="KeyWord0"/>
        </w:rPr>
        <w:t>C</w:t>
      </w:r>
      <w:r w:rsidRPr="00903DBA">
        <w:rPr>
          <w:rStyle w:val="KeyWord0"/>
        </w:rPr>
        <w:t>ode</w:t>
      </w:r>
      <w:r w:rsidRPr="00903DBA">
        <w:t xml:space="preserve"> </w:t>
      </w:r>
      <w:r w:rsidR="009705C3" w:rsidRPr="00903DBA">
        <w:t>class handles one assembly code instruction.</w:t>
      </w:r>
      <w:r w:rsidR="00730708" w:rsidRPr="00903DBA">
        <w:t xml:space="preserve"> It holds methods for initialization and optimization of a single instruction, a set of methods for testing and conversion of values and register, and </w:t>
      </w:r>
      <w:r w:rsidR="00C2089A" w:rsidRPr="00903DBA">
        <w:t xml:space="preserve">the </w:t>
      </w:r>
      <w:r w:rsidR="00C2089A" w:rsidRPr="00903DBA">
        <w:rPr>
          <w:rStyle w:val="KeyWord0"/>
        </w:rPr>
        <w:t>ToString</w:t>
      </w:r>
      <w:r w:rsidR="00C2089A" w:rsidRPr="00903DBA">
        <w:t xml:space="preserve"> method that writes the instruction in plain text.</w:t>
      </w:r>
    </w:p>
    <w:p w14:paraId="3CF6DD35" w14:textId="210DE08B" w:rsidR="007E07E9" w:rsidRPr="00903DBA" w:rsidRDefault="007E07E9" w:rsidP="007E07E9">
      <w:pPr>
        <w:pStyle w:val="CodeHeader"/>
      </w:pPr>
      <w:r w:rsidRPr="00903DBA">
        <w:t>AssemblyCode.cs</w:t>
      </w:r>
    </w:p>
    <w:p w14:paraId="57443DEC" w14:textId="77777777" w:rsidR="002B63B5" w:rsidRPr="00903DBA" w:rsidRDefault="002B63B5" w:rsidP="00DB788F">
      <w:pPr>
        <w:pStyle w:val="Code"/>
        <w:rPr>
          <w:highlight w:val="white"/>
        </w:rPr>
      </w:pPr>
      <w:r w:rsidRPr="00903DBA">
        <w:rPr>
          <w:highlight w:val="white"/>
        </w:rPr>
        <w:t>using System;</w:t>
      </w:r>
    </w:p>
    <w:p w14:paraId="70086CA2" w14:textId="77777777" w:rsidR="002B63B5" w:rsidRPr="00903DBA" w:rsidRDefault="002B63B5" w:rsidP="00DB788F">
      <w:pPr>
        <w:pStyle w:val="Code"/>
        <w:rPr>
          <w:highlight w:val="white"/>
        </w:rPr>
      </w:pPr>
      <w:r w:rsidRPr="00903DBA">
        <w:rPr>
          <w:highlight w:val="white"/>
        </w:rPr>
        <w:t>using System.Text;</w:t>
      </w:r>
    </w:p>
    <w:p w14:paraId="0E3C8442" w14:textId="77777777" w:rsidR="002B63B5" w:rsidRPr="00903DBA" w:rsidRDefault="002B63B5" w:rsidP="00DB788F">
      <w:pPr>
        <w:pStyle w:val="Code"/>
        <w:rPr>
          <w:highlight w:val="white"/>
        </w:rPr>
      </w:pPr>
      <w:r w:rsidRPr="00903DBA">
        <w:rPr>
          <w:highlight w:val="white"/>
        </w:rPr>
        <w:t>using System.Numerics;</w:t>
      </w:r>
    </w:p>
    <w:p w14:paraId="42AA7FC3" w14:textId="77777777" w:rsidR="002B63B5" w:rsidRPr="00903DBA" w:rsidRDefault="002B63B5" w:rsidP="00DB788F">
      <w:pPr>
        <w:pStyle w:val="Code"/>
        <w:rPr>
          <w:highlight w:val="white"/>
        </w:rPr>
      </w:pPr>
      <w:r w:rsidRPr="00903DBA">
        <w:rPr>
          <w:highlight w:val="white"/>
        </w:rPr>
        <w:t>using System.Collections.Generic;</w:t>
      </w:r>
    </w:p>
    <w:p w14:paraId="21F446FD" w14:textId="2A6A9E63" w:rsidR="002B63B5" w:rsidRPr="00903DBA" w:rsidRDefault="00D52AED" w:rsidP="00D52AED">
      <w:pPr>
        <w:rPr>
          <w:highlight w:val="white"/>
        </w:rPr>
      </w:pPr>
      <w:r w:rsidRPr="00903DBA">
        <w:rPr>
          <w:highlight w:val="white"/>
        </w:rPr>
        <w:t>First, there is a set of special registers:</w:t>
      </w:r>
    </w:p>
    <w:p w14:paraId="429BB708" w14:textId="74C6D87B" w:rsidR="00C6682C" w:rsidRPr="00322499" w:rsidRDefault="00C6682C" w:rsidP="00322499">
      <w:pPr>
        <w:pStyle w:val="Liststycke"/>
        <w:numPr>
          <w:ilvl w:val="0"/>
          <w:numId w:val="183"/>
        </w:numPr>
        <w:rPr>
          <w:highlight w:val="white"/>
        </w:rPr>
      </w:pPr>
      <w:r w:rsidRPr="00322499">
        <w:rPr>
          <w:rStyle w:val="KeyWord0"/>
          <w:highlight w:val="white"/>
        </w:rPr>
        <w:t>Fram</w:t>
      </w:r>
      <w:r w:rsidR="004547FE" w:rsidRPr="00322499">
        <w:rPr>
          <w:rStyle w:val="KeyWord0"/>
          <w:highlight w:val="white"/>
        </w:rPr>
        <w:t>e</w:t>
      </w:r>
      <w:r w:rsidRPr="00322499">
        <w:rPr>
          <w:rStyle w:val="KeyWord0"/>
          <w:highlight w:val="white"/>
        </w:rPr>
        <w:t>Register</w:t>
      </w:r>
      <w:r w:rsidRPr="00322499">
        <w:rPr>
          <w:highlight w:val="white"/>
        </w:rPr>
        <w:t xml:space="preserve">. </w:t>
      </w:r>
      <w:r w:rsidR="00766F7D" w:rsidRPr="00322499">
        <w:rPr>
          <w:highlight w:val="white"/>
        </w:rPr>
        <w:t>T</w:t>
      </w:r>
      <w:r w:rsidRPr="00322499">
        <w:rPr>
          <w:highlight w:val="white"/>
        </w:rPr>
        <w:t xml:space="preserve">he </w:t>
      </w:r>
      <w:r w:rsidR="00766F7D" w:rsidRPr="00322499">
        <w:rPr>
          <w:highlight w:val="white"/>
        </w:rPr>
        <w:t xml:space="preserve">regular frame pointer: the address of the beginning of </w:t>
      </w:r>
      <w:r w:rsidRPr="00322499">
        <w:rPr>
          <w:highlight w:val="white"/>
        </w:rPr>
        <w:t>the current activation record.</w:t>
      </w:r>
    </w:p>
    <w:p w14:paraId="5681F8C8" w14:textId="0E3ACD4A" w:rsidR="001A45D1" w:rsidRPr="00322499" w:rsidRDefault="00C6682C" w:rsidP="00322499">
      <w:pPr>
        <w:pStyle w:val="Liststycke"/>
        <w:numPr>
          <w:ilvl w:val="0"/>
          <w:numId w:val="183"/>
        </w:numPr>
        <w:rPr>
          <w:highlight w:val="white"/>
        </w:rPr>
      </w:pPr>
      <w:r w:rsidRPr="00322499">
        <w:rPr>
          <w:rStyle w:val="KeyWord0"/>
          <w:highlight w:val="white"/>
        </w:rPr>
        <w:t>EllipseRegister</w:t>
      </w:r>
      <w:r w:rsidRPr="00322499">
        <w:rPr>
          <w:highlight w:val="white"/>
        </w:rPr>
        <w:t xml:space="preserve">. </w:t>
      </w:r>
      <w:r w:rsidR="00766F7D" w:rsidRPr="00322499">
        <w:rPr>
          <w:highlight w:val="white"/>
        </w:rPr>
        <w:t xml:space="preserve">The </w:t>
      </w:r>
      <w:r w:rsidR="0016674F">
        <w:rPr>
          <w:highlight w:val="white"/>
        </w:rPr>
        <w:t>variadic frame pointer</w:t>
      </w:r>
      <w:r w:rsidR="00766F7D" w:rsidRPr="00322499">
        <w:rPr>
          <w:highlight w:val="white"/>
        </w:rPr>
        <w:t xml:space="preserve">: the address of the beginning of the current activation record plus the size (in bytes) of the </w:t>
      </w:r>
      <w:r w:rsidR="004A5B68">
        <w:rPr>
          <w:highlight w:val="white"/>
        </w:rPr>
        <w:t>variadic</w:t>
      </w:r>
      <w:r w:rsidR="00766F7D" w:rsidRPr="00322499">
        <w:rPr>
          <w:highlight w:val="white"/>
        </w:rPr>
        <w:t xml:space="preserve"> parameters</w:t>
      </w:r>
      <w:r w:rsidR="00225DDC" w:rsidRPr="00322499">
        <w:rPr>
          <w:highlight w:val="white"/>
        </w:rPr>
        <w:t xml:space="preserve">, in order to correctly access the local variables of the function, which are located after the </w:t>
      </w:r>
      <w:r w:rsidR="004A5B68">
        <w:rPr>
          <w:highlight w:val="white"/>
        </w:rPr>
        <w:t>variadic</w:t>
      </w:r>
      <w:r w:rsidR="00225DDC" w:rsidRPr="00322499">
        <w:rPr>
          <w:highlight w:val="white"/>
        </w:rPr>
        <w:t xml:space="preserve"> parameters. Ignored in non-</w:t>
      </w:r>
      <w:r w:rsidR="004A5B68">
        <w:rPr>
          <w:highlight w:val="white"/>
        </w:rPr>
        <w:t>variadic</w:t>
      </w:r>
      <w:r w:rsidR="00225DDC" w:rsidRPr="00322499">
        <w:rPr>
          <w:highlight w:val="white"/>
        </w:rPr>
        <w:t xml:space="preserve"> functions.</w:t>
      </w:r>
    </w:p>
    <w:p w14:paraId="5A675D84" w14:textId="36304E1B" w:rsidR="001A45D1" w:rsidRPr="00322499" w:rsidRDefault="00B66FC6" w:rsidP="00322499">
      <w:pPr>
        <w:pStyle w:val="Liststycke"/>
        <w:numPr>
          <w:ilvl w:val="0"/>
          <w:numId w:val="183"/>
        </w:numPr>
        <w:rPr>
          <w:highlight w:val="white"/>
        </w:rPr>
      </w:pPr>
      <w:r w:rsidRPr="00322499">
        <w:rPr>
          <w:rStyle w:val="KeyWord0"/>
          <w:highlight w:val="white"/>
        </w:rPr>
        <w:t>ReturnValueRegister</w:t>
      </w:r>
      <w:r w:rsidRPr="00322499">
        <w:rPr>
          <w:highlight w:val="white"/>
        </w:rPr>
        <w:t xml:space="preserve">. </w:t>
      </w:r>
      <w:r w:rsidR="00720FEB" w:rsidRPr="00322499">
        <w:rPr>
          <w:highlight w:val="white"/>
        </w:rPr>
        <w:t xml:space="preserve">Holds the function return value in case of integral </w:t>
      </w:r>
      <w:r w:rsidR="00AC4F90" w:rsidRPr="00322499">
        <w:rPr>
          <w:highlight w:val="white"/>
        </w:rPr>
        <w:t xml:space="preserve">or </w:t>
      </w:r>
      <w:r w:rsidR="00225DDC" w:rsidRPr="00322499">
        <w:rPr>
          <w:highlight w:val="white"/>
        </w:rPr>
        <w:t>pointer</w:t>
      </w:r>
      <w:r w:rsidR="00AC4F90" w:rsidRPr="00322499">
        <w:rPr>
          <w:highlight w:val="white"/>
        </w:rPr>
        <w:t xml:space="preserve"> </w:t>
      </w:r>
      <w:r w:rsidR="00720FEB" w:rsidRPr="00322499">
        <w:rPr>
          <w:highlight w:val="white"/>
        </w:rPr>
        <w:t>type</w:t>
      </w:r>
      <w:r w:rsidR="001A45D1" w:rsidRPr="00322499">
        <w:rPr>
          <w:highlight w:val="white"/>
        </w:rPr>
        <w:t>, or its address in case of struct or union type. Return values of floating types are not stored in a register or on the activation record, but rather at the floating-point stack. In C, it is not allowed to return values o</w:t>
      </w:r>
      <w:r w:rsidR="00F01DD4" w:rsidRPr="00322499">
        <w:rPr>
          <w:highlight w:val="white"/>
        </w:rPr>
        <w:t>r</w:t>
      </w:r>
      <w:r w:rsidR="001A45D1" w:rsidRPr="00322499">
        <w:rPr>
          <w:highlight w:val="white"/>
        </w:rPr>
        <w:t xml:space="preserve"> array of function types.</w:t>
      </w:r>
    </w:p>
    <w:p w14:paraId="6780DB86" w14:textId="1733C058" w:rsidR="00720FEB" w:rsidRPr="00322499" w:rsidRDefault="00720FEB" w:rsidP="00322499">
      <w:pPr>
        <w:pStyle w:val="Liststycke"/>
        <w:numPr>
          <w:ilvl w:val="0"/>
          <w:numId w:val="183"/>
        </w:numPr>
        <w:rPr>
          <w:highlight w:val="white"/>
        </w:rPr>
      </w:pPr>
      <w:r w:rsidRPr="00322499">
        <w:rPr>
          <w:rStyle w:val="KeyWord0"/>
          <w:highlight w:val="white"/>
        </w:rPr>
        <w:t>ReturnPointerRegister</w:t>
      </w:r>
      <w:r w:rsidRPr="00322499">
        <w:rPr>
          <w:highlight w:val="white"/>
        </w:rPr>
        <w:t xml:space="preserve">. Holds the address </w:t>
      </w:r>
      <w:r w:rsidR="00AC4F90" w:rsidRPr="00322499">
        <w:rPr>
          <w:highlight w:val="white"/>
        </w:rPr>
        <w:t xml:space="preserve">of the </w:t>
      </w:r>
      <w:r w:rsidRPr="00322499">
        <w:rPr>
          <w:highlight w:val="white"/>
        </w:rPr>
        <w:t xml:space="preserve">function return value in case of </w:t>
      </w:r>
      <w:r w:rsidR="00AC4F90" w:rsidRPr="00322499">
        <w:rPr>
          <w:highlight w:val="white"/>
        </w:rPr>
        <w:t>struct or union</w:t>
      </w:r>
      <w:r w:rsidRPr="00322499">
        <w:rPr>
          <w:highlight w:val="white"/>
        </w:rPr>
        <w:t xml:space="preserve"> type.</w:t>
      </w:r>
    </w:p>
    <w:p w14:paraId="19F7E5E2" w14:textId="3351D4BE" w:rsidR="00720FEB" w:rsidRPr="00322499" w:rsidRDefault="00720FEB" w:rsidP="00322499">
      <w:pPr>
        <w:pStyle w:val="Liststycke"/>
        <w:numPr>
          <w:ilvl w:val="0"/>
          <w:numId w:val="183"/>
        </w:numPr>
        <w:rPr>
          <w:highlight w:val="white"/>
        </w:rPr>
      </w:pPr>
      <w:r w:rsidRPr="00322499">
        <w:rPr>
          <w:rStyle w:val="KeyWord0"/>
          <w:highlight w:val="white"/>
        </w:rPr>
        <w:lastRenderedPageBreak/>
        <w:t>ShiftRegister</w:t>
      </w:r>
      <w:r w:rsidRPr="00322499">
        <w:rPr>
          <w:highlight w:val="white"/>
        </w:rPr>
        <w:t>.</w:t>
      </w:r>
      <w:r w:rsidR="00015EDE" w:rsidRPr="00322499">
        <w:rPr>
          <w:highlight w:val="white"/>
        </w:rPr>
        <w:t xml:space="preserve"> Holds the value of the right operand in a sh</w:t>
      </w:r>
      <w:r w:rsidR="001A45D1" w:rsidRPr="00322499">
        <w:rPr>
          <w:highlight w:val="white"/>
        </w:rPr>
        <w:t>ift</w:t>
      </w:r>
      <w:r w:rsidR="00015EDE" w:rsidRPr="00322499">
        <w:rPr>
          <w:highlight w:val="white"/>
        </w:rPr>
        <w:t xml:space="preserve"> operation</w:t>
      </w:r>
      <w:r w:rsidR="009C78BE" w:rsidRPr="00322499">
        <w:rPr>
          <w:highlight w:val="white"/>
        </w:rPr>
        <w:t xml:space="preserve">. Due to conditions of the architecture, it </w:t>
      </w:r>
      <w:r w:rsidR="0091002F" w:rsidRPr="00322499">
        <w:rPr>
          <w:highlight w:val="white"/>
        </w:rPr>
        <w:t>must always be</w:t>
      </w:r>
      <w:r w:rsidR="00015EDE" w:rsidRPr="00322499">
        <w:rPr>
          <w:highlight w:val="white"/>
        </w:rPr>
        <w:t xml:space="preserve"> </w:t>
      </w:r>
      <w:r w:rsidR="00015EDE" w:rsidRPr="00322499">
        <w:rPr>
          <w:rStyle w:val="KeyWord0"/>
          <w:highlight w:val="white"/>
        </w:rPr>
        <w:t>cl</w:t>
      </w:r>
      <w:r w:rsidR="00015EDE" w:rsidRPr="00322499">
        <w:rPr>
          <w:highlight w:val="white"/>
        </w:rPr>
        <w:t>.</w:t>
      </w:r>
    </w:p>
    <w:p w14:paraId="33542802" w14:textId="77777777" w:rsidR="002B63B5" w:rsidRPr="00903DBA" w:rsidRDefault="002B63B5" w:rsidP="00DB788F">
      <w:pPr>
        <w:pStyle w:val="Code"/>
        <w:rPr>
          <w:highlight w:val="white"/>
        </w:rPr>
      </w:pPr>
      <w:r w:rsidRPr="00903DBA">
        <w:rPr>
          <w:highlight w:val="white"/>
        </w:rPr>
        <w:t>namespace CCompiler {</w:t>
      </w:r>
    </w:p>
    <w:p w14:paraId="3E8FB53C" w14:textId="77777777" w:rsidR="002B63B5" w:rsidRPr="00903DBA" w:rsidRDefault="002B63B5" w:rsidP="00DB788F">
      <w:pPr>
        <w:pStyle w:val="Code"/>
        <w:rPr>
          <w:highlight w:val="white"/>
        </w:rPr>
      </w:pPr>
      <w:r w:rsidRPr="00903DBA">
        <w:rPr>
          <w:highlight w:val="white"/>
        </w:rPr>
        <w:t xml:space="preserve">  public class AssemblyCode {</w:t>
      </w:r>
    </w:p>
    <w:p w14:paraId="2A2896D7" w14:textId="77777777" w:rsidR="002B63B5" w:rsidRPr="00903DBA" w:rsidRDefault="002B63B5" w:rsidP="00DB788F">
      <w:pPr>
        <w:pStyle w:val="Code"/>
        <w:rPr>
          <w:highlight w:val="white"/>
        </w:rPr>
      </w:pPr>
      <w:r w:rsidRPr="00903DBA">
        <w:rPr>
          <w:highlight w:val="white"/>
        </w:rPr>
        <w:t xml:space="preserve">    public static Register FrameRegister;</w:t>
      </w:r>
    </w:p>
    <w:p w14:paraId="722F79FD" w14:textId="77777777" w:rsidR="002B63B5" w:rsidRPr="00903DBA" w:rsidRDefault="002B63B5" w:rsidP="00DB788F">
      <w:pPr>
        <w:pStyle w:val="Code"/>
        <w:rPr>
          <w:highlight w:val="white"/>
        </w:rPr>
      </w:pPr>
      <w:r w:rsidRPr="00903DBA">
        <w:rPr>
          <w:highlight w:val="white"/>
        </w:rPr>
        <w:t xml:space="preserve">    public static Register EllipseRegister;</w:t>
      </w:r>
    </w:p>
    <w:p w14:paraId="2267CE7B" w14:textId="77777777" w:rsidR="002B63B5" w:rsidRPr="00903DBA" w:rsidRDefault="002B63B5" w:rsidP="00DB788F">
      <w:pPr>
        <w:pStyle w:val="Code"/>
        <w:rPr>
          <w:highlight w:val="white"/>
        </w:rPr>
      </w:pPr>
      <w:r w:rsidRPr="00903DBA">
        <w:rPr>
          <w:highlight w:val="white"/>
        </w:rPr>
        <w:t xml:space="preserve">    public static Register ReturnValueRegister;</w:t>
      </w:r>
    </w:p>
    <w:p w14:paraId="036909FF" w14:textId="77777777" w:rsidR="002B63B5" w:rsidRPr="00903DBA" w:rsidRDefault="002B63B5" w:rsidP="00DB788F">
      <w:pPr>
        <w:pStyle w:val="Code"/>
        <w:rPr>
          <w:highlight w:val="white"/>
        </w:rPr>
      </w:pPr>
      <w:r w:rsidRPr="00903DBA">
        <w:rPr>
          <w:highlight w:val="white"/>
        </w:rPr>
        <w:t xml:space="preserve">    public static Register ReturnPointerRegister;</w:t>
      </w:r>
    </w:p>
    <w:p w14:paraId="6FB12FC9" w14:textId="77777777" w:rsidR="002B63B5" w:rsidRPr="00903DBA" w:rsidRDefault="002B63B5" w:rsidP="00DB788F">
      <w:pPr>
        <w:pStyle w:val="Code"/>
        <w:rPr>
          <w:highlight w:val="white"/>
        </w:rPr>
      </w:pPr>
      <w:r w:rsidRPr="00903DBA">
        <w:rPr>
          <w:highlight w:val="white"/>
        </w:rPr>
        <w:t xml:space="preserve">    public const Register ShiftRegister = Register.cl;</w:t>
      </w:r>
    </w:p>
    <w:p w14:paraId="7B831C0A" w14:textId="02A978D3" w:rsidR="002B63B5" w:rsidRPr="00903DBA" w:rsidRDefault="00C1007D" w:rsidP="00C1007D">
      <w:pPr>
        <w:rPr>
          <w:highlight w:val="white"/>
        </w:rPr>
      </w:pPr>
      <w:r w:rsidRPr="00903DBA">
        <w:rPr>
          <w:highlight w:val="white"/>
        </w:rPr>
        <w:t xml:space="preserve">We chose </w:t>
      </w:r>
      <w:r w:rsidRPr="00903DBA">
        <w:rPr>
          <w:rStyle w:val="KeyWord0"/>
          <w:highlight w:val="white"/>
        </w:rPr>
        <w:t>bp</w:t>
      </w:r>
      <w:r w:rsidRPr="00903DBA">
        <w:rPr>
          <w:highlight w:val="white"/>
        </w:rPr>
        <w:t xml:space="preserve">, </w:t>
      </w:r>
      <w:r w:rsidRPr="00903DBA">
        <w:rPr>
          <w:rStyle w:val="KeyWord0"/>
          <w:highlight w:val="white"/>
        </w:rPr>
        <w:t>di</w:t>
      </w:r>
      <w:r w:rsidRPr="00903DBA">
        <w:rPr>
          <w:highlight w:val="white"/>
        </w:rPr>
        <w:t xml:space="preserve">, and </w:t>
      </w:r>
      <w:r w:rsidRPr="00903DBA">
        <w:rPr>
          <w:rStyle w:val="KeyWord0"/>
          <w:highlight w:val="white"/>
        </w:rPr>
        <w:t>bx</w:t>
      </w:r>
      <w:r w:rsidRPr="00903DBA">
        <w:rPr>
          <w:highlight w:val="white"/>
        </w:rPr>
        <w:t xml:space="preserve"> as the registers for the regular frame pointer, </w:t>
      </w:r>
      <w:r w:rsidR="0016674F">
        <w:rPr>
          <w:highlight w:val="white"/>
        </w:rPr>
        <w:t>variadic frame pointer</w:t>
      </w:r>
      <w:r w:rsidRPr="00903DBA">
        <w:rPr>
          <w:highlight w:val="white"/>
        </w:rPr>
        <w:t xml:space="preserve">, and return value, since they (together with </w:t>
      </w:r>
      <w:r w:rsidRPr="00903DBA">
        <w:rPr>
          <w:rStyle w:val="KeyWord0"/>
          <w:highlight w:val="white"/>
        </w:rPr>
        <w:t>si</w:t>
      </w:r>
      <w:r w:rsidRPr="00903DBA">
        <w:rPr>
          <w:highlight w:val="white"/>
        </w:rPr>
        <w:t>) can be used as addresses in assembly operations.</w:t>
      </w:r>
    </w:p>
    <w:p w14:paraId="6FD7ACBB" w14:textId="77777777" w:rsidR="002B63B5" w:rsidRPr="00903DBA" w:rsidRDefault="002B63B5" w:rsidP="00DB788F">
      <w:pPr>
        <w:pStyle w:val="Code"/>
        <w:rPr>
          <w:highlight w:val="white"/>
        </w:rPr>
      </w:pPr>
      <w:r w:rsidRPr="00903DBA">
        <w:rPr>
          <w:highlight w:val="white"/>
        </w:rPr>
        <w:t xml:space="preserve">    static AssemblyCode() {</w:t>
      </w:r>
    </w:p>
    <w:p w14:paraId="400A80F0" w14:textId="77777777" w:rsidR="002B63B5" w:rsidRPr="00903DBA" w:rsidRDefault="002B63B5" w:rsidP="00DB788F">
      <w:pPr>
        <w:pStyle w:val="Code"/>
        <w:rPr>
          <w:highlight w:val="white"/>
        </w:rPr>
      </w:pPr>
      <w:r w:rsidRPr="00903DBA">
        <w:rPr>
          <w:highlight w:val="white"/>
        </w:rPr>
        <w:t xml:space="preserve">      FrameRegister = RegisterToSize(Register.bp, TypeSize.PointerSize);</w:t>
      </w:r>
    </w:p>
    <w:p w14:paraId="6E014C87" w14:textId="77777777" w:rsidR="002B63B5" w:rsidRPr="00903DBA" w:rsidRDefault="002B63B5" w:rsidP="00DB788F">
      <w:pPr>
        <w:pStyle w:val="Code"/>
        <w:rPr>
          <w:highlight w:val="white"/>
        </w:rPr>
      </w:pPr>
      <w:r w:rsidRPr="00903DBA">
        <w:rPr>
          <w:highlight w:val="white"/>
        </w:rPr>
        <w:t xml:space="preserve">      EllipseRegister = RegisterToSize(Register.di, TypeSize.PointerSize);</w:t>
      </w:r>
    </w:p>
    <w:p w14:paraId="42E1D2F9" w14:textId="77777777" w:rsidR="002B63B5" w:rsidRPr="00903DBA" w:rsidRDefault="002B63B5" w:rsidP="00DB788F">
      <w:pPr>
        <w:pStyle w:val="Code"/>
        <w:rPr>
          <w:highlight w:val="white"/>
        </w:rPr>
      </w:pPr>
      <w:r w:rsidRPr="00903DBA">
        <w:rPr>
          <w:highlight w:val="white"/>
        </w:rPr>
        <w:t xml:space="preserve">      ReturnValueRegister = RegisterToSize(Register.bx, TypeSize.PointerSize);</w:t>
      </w:r>
    </w:p>
    <w:p w14:paraId="6C678514" w14:textId="0B0CF739" w:rsidR="002B63B5" w:rsidRPr="00903DBA" w:rsidRDefault="002B63B5" w:rsidP="00DB788F">
      <w:pPr>
        <w:pStyle w:val="Code"/>
        <w:rPr>
          <w:highlight w:val="white"/>
        </w:rPr>
      </w:pPr>
      <w:r w:rsidRPr="00903DBA">
        <w:rPr>
          <w:highlight w:val="white"/>
        </w:rPr>
        <w:t xml:space="preserve">      ReturnPointerRegister =RegisterToSize(Register.bx,TypeSize.PointerSize);</w:t>
      </w:r>
    </w:p>
    <w:p w14:paraId="5A693C50" w14:textId="77777777" w:rsidR="002B63B5" w:rsidRPr="00903DBA" w:rsidRDefault="002B63B5" w:rsidP="00DB788F">
      <w:pPr>
        <w:pStyle w:val="Code"/>
        <w:rPr>
          <w:highlight w:val="white"/>
        </w:rPr>
      </w:pPr>
      <w:r w:rsidRPr="00903DBA">
        <w:rPr>
          <w:highlight w:val="white"/>
        </w:rPr>
        <w:t xml:space="preserve">    }</w:t>
      </w:r>
    </w:p>
    <w:p w14:paraId="123BA035" w14:textId="6B8ABF41" w:rsidR="002B63B5" w:rsidRPr="00903DBA" w:rsidRDefault="0023583E" w:rsidP="0023583E">
      <w:pPr>
        <w:rPr>
          <w:highlight w:val="white"/>
        </w:rPr>
      </w:pPr>
      <w:r w:rsidRPr="00903DBA">
        <w:rPr>
          <w:highlight w:val="white"/>
        </w:rPr>
        <w:t>An assembly instruction is made up by an operator and at most three operands.</w:t>
      </w:r>
      <w:r w:rsidR="00DF23BC" w:rsidRPr="00903DBA">
        <w:rPr>
          <w:highlight w:val="white"/>
        </w:rPr>
        <w:t xml:space="preserve"> The operands are defined as objects, and they can be </w:t>
      </w:r>
      <w:r w:rsidR="00A23E0B" w:rsidRPr="00903DBA">
        <w:rPr>
          <w:rStyle w:val="KeyWord0"/>
          <w:highlight w:val="white"/>
        </w:rPr>
        <w:t>Register</w:t>
      </w:r>
      <w:r w:rsidR="00A23E0B" w:rsidRPr="00903DBA">
        <w:rPr>
          <w:highlight w:val="white"/>
        </w:rPr>
        <w:t xml:space="preserve">, </w:t>
      </w:r>
      <w:r w:rsidR="00A23E0B" w:rsidRPr="00903DBA">
        <w:rPr>
          <w:rStyle w:val="KeyWord0"/>
          <w:highlight w:val="white"/>
        </w:rPr>
        <w:t>int</w:t>
      </w:r>
      <w:r w:rsidR="00A23E0B" w:rsidRPr="00903DBA">
        <w:rPr>
          <w:highlight w:val="white"/>
        </w:rPr>
        <w:t xml:space="preserve">, </w:t>
      </w:r>
      <w:r w:rsidR="00A23E0B" w:rsidRPr="00903DBA">
        <w:rPr>
          <w:rStyle w:val="KeyWord0"/>
          <w:highlight w:val="white"/>
        </w:rPr>
        <w:t>string</w:t>
      </w:r>
      <w:r w:rsidR="00A23E0B" w:rsidRPr="00903DBA">
        <w:rPr>
          <w:highlight w:val="white"/>
        </w:rPr>
        <w:t xml:space="preserve"> and </w:t>
      </w:r>
      <w:r w:rsidR="00A23E0B" w:rsidRPr="00903DBA">
        <w:rPr>
          <w:rStyle w:val="KeyWord0"/>
          <w:highlight w:val="white"/>
        </w:rPr>
        <w:t>BigInteger</w:t>
      </w:r>
      <w:r w:rsidR="00A23E0B" w:rsidRPr="00903DBA">
        <w:rPr>
          <w:highlight w:val="white"/>
        </w:rPr>
        <w:t xml:space="preserve">. All offsets are </w:t>
      </w:r>
      <w:r w:rsidR="00A23E0B" w:rsidRPr="00903DBA">
        <w:rPr>
          <w:rStyle w:val="KeyWord0"/>
          <w:highlight w:val="white"/>
        </w:rPr>
        <w:t>int</w:t>
      </w:r>
      <w:r w:rsidR="00927FE5" w:rsidRPr="00903DBA">
        <w:rPr>
          <w:highlight w:val="white"/>
        </w:rPr>
        <w:t>, and</w:t>
      </w:r>
      <w:r w:rsidR="00A23E0B" w:rsidRPr="00903DBA">
        <w:rPr>
          <w:highlight w:val="white"/>
        </w:rPr>
        <w:t xml:space="preserve"> all integer values are </w:t>
      </w:r>
      <w:r w:rsidR="00A23E0B" w:rsidRPr="00903DBA">
        <w:rPr>
          <w:rStyle w:val="KeyWord0"/>
          <w:highlight w:val="white"/>
        </w:rPr>
        <w:t>BigInteger</w:t>
      </w:r>
      <w:r w:rsidR="00A23E0B" w:rsidRPr="00903DBA">
        <w:rPr>
          <w:highlight w:val="white"/>
        </w:rPr>
        <w:t>.</w:t>
      </w:r>
    </w:p>
    <w:p w14:paraId="147DCE40" w14:textId="77777777" w:rsidR="002B63B5" w:rsidRPr="00903DBA" w:rsidRDefault="002B63B5" w:rsidP="00DB788F">
      <w:pPr>
        <w:pStyle w:val="Code"/>
        <w:rPr>
          <w:highlight w:val="white"/>
        </w:rPr>
      </w:pPr>
      <w:r w:rsidRPr="00903DBA">
        <w:rPr>
          <w:highlight w:val="white"/>
        </w:rPr>
        <w:t xml:space="preserve">    private AssemblyOperator m_operator;</w:t>
      </w:r>
    </w:p>
    <w:p w14:paraId="395E1B2F" w14:textId="77777777" w:rsidR="002B63B5" w:rsidRPr="00903DBA" w:rsidRDefault="002B63B5" w:rsidP="00DB788F">
      <w:pPr>
        <w:pStyle w:val="Code"/>
        <w:rPr>
          <w:highlight w:val="white"/>
        </w:rPr>
      </w:pPr>
      <w:r w:rsidRPr="00903DBA">
        <w:rPr>
          <w:highlight w:val="white"/>
        </w:rPr>
        <w:t xml:space="preserve">    private object[] m_operandArray = new object[3];</w:t>
      </w:r>
    </w:p>
    <w:p w14:paraId="6A459ACF" w14:textId="5444AC12" w:rsidR="002B63B5" w:rsidRPr="00903DBA" w:rsidRDefault="001942B6" w:rsidP="001942B6">
      <w:pPr>
        <w:rPr>
          <w:highlight w:val="white"/>
        </w:rPr>
      </w:pPr>
      <w:r w:rsidRPr="00903DBA">
        <w:rPr>
          <w:highlight w:val="white"/>
        </w:rPr>
        <w:t xml:space="preserve">The constructor initializes the instruction, and calls </w:t>
      </w:r>
      <w:r w:rsidRPr="00903DBA">
        <w:rPr>
          <w:rStyle w:val="KeyWord0"/>
          <w:highlight w:val="white"/>
        </w:rPr>
        <w:t>FromAdditionToIncrement</w:t>
      </w:r>
      <w:r w:rsidR="00F44415" w:rsidRPr="00903DBA">
        <w:rPr>
          <w:highlight w:val="white"/>
        </w:rPr>
        <w:t xml:space="preserve">, which </w:t>
      </w:r>
      <w:r w:rsidR="00AE79B1" w:rsidRPr="00903DBA">
        <w:rPr>
          <w:highlight w:val="white"/>
        </w:rPr>
        <w:t xml:space="preserve">changes addition and subtraction </w:t>
      </w:r>
      <w:r w:rsidR="00A0013D">
        <w:rPr>
          <w:highlight w:val="white"/>
        </w:rPr>
        <w:t xml:space="preserve">with one </w:t>
      </w:r>
      <w:r w:rsidR="00AE79B1" w:rsidRPr="00903DBA">
        <w:rPr>
          <w:highlight w:val="white"/>
        </w:rPr>
        <w:t xml:space="preserve">to increment and decrement, </w:t>
      </w:r>
      <w:r w:rsidRPr="00903DBA">
        <w:rPr>
          <w:highlight w:val="white"/>
        </w:rPr>
        <w:t xml:space="preserve">and </w:t>
      </w:r>
      <w:r w:rsidRPr="00903DBA">
        <w:rPr>
          <w:rStyle w:val="KeyWord0"/>
          <w:highlight w:val="white"/>
        </w:rPr>
        <w:t>CheckSize</w:t>
      </w:r>
      <w:r w:rsidRPr="00903DBA">
        <w:rPr>
          <w:highlight w:val="white"/>
        </w:rPr>
        <w:t xml:space="preserve">, which </w:t>
      </w:r>
      <w:r w:rsidR="00E70E22" w:rsidRPr="00903DBA">
        <w:rPr>
          <w:highlight w:val="white"/>
        </w:rPr>
        <w:t xml:space="preserve">changes the operators in accordance with the </w:t>
      </w:r>
      <w:r w:rsidR="00AB52DB">
        <w:rPr>
          <w:highlight w:val="white"/>
        </w:rPr>
        <w:t xml:space="preserve">given </w:t>
      </w:r>
      <w:r w:rsidR="00E70E22" w:rsidRPr="00903DBA">
        <w:rPr>
          <w:highlight w:val="white"/>
        </w:rPr>
        <w:t>size</w:t>
      </w:r>
      <w:r w:rsidR="00A0013D">
        <w:rPr>
          <w:highlight w:val="white"/>
        </w:rPr>
        <w:t>, unless it is zero.</w:t>
      </w:r>
    </w:p>
    <w:p w14:paraId="0B50F502" w14:textId="77777777" w:rsidR="002B63B5" w:rsidRPr="00903DBA" w:rsidRDefault="002B63B5" w:rsidP="00DB788F">
      <w:pPr>
        <w:pStyle w:val="Code"/>
        <w:rPr>
          <w:highlight w:val="white"/>
        </w:rPr>
      </w:pPr>
      <w:r w:rsidRPr="00903DBA">
        <w:rPr>
          <w:highlight w:val="white"/>
        </w:rPr>
        <w:t xml:space="preserve">    public AssemblyCode(AssemblyOperator objectOp, object operand0,</w:t>
      </w:r>
    </w:p>
    <w:p w14:paraId="4108C01C" w14:textId="77777777" w:rsidR="005D12A7" w:rsidRPr="00903DBA" w:rsidRDefault="002B63B5" w:rsidP="00DB788F">
      <w:pPr>
        <w:pStyle w:val="Code"/>
        <w:rPr>
          <w:highlight w:val="white"/>
        </w:rPr>
      </w:pPr>
      <w:r w:rsidRPr="00903DBA">
        <w:rPr>
          <w:highlight w:val="white"/>
        </w:rPr>
        <w:t xml:space="preserve">                        object operand1, object operand2 = null,</w:t>
      </w:r>
    </w:p>
    <w:p w14:paraId="3BD4003B" w14:textId="46341AD8" w:rsidR="002B63B5" w:rsidRPr="00903DBA" w:rsidRDefault="005D12A7" w:rsidP="00DB788F">
      <w:pPr>
        <w:pStyle w:val="Code"/>
        <w:rPr>
          <w:highlight w:val="white"/>
        </w:rPr>
      </w:pPr>
      <w:r w:rsidRPr="00903DBA">
        <w:rPr>
          <w:highlight w:val="white"/>
        </w:rPr>
        <w:t xml:space="preserve">                       </w:t>
      </w:r>
      <w:r w:rsidR="002B63B5" w:rsidRPr="00903DBA">
        <w:rPr>
          <w:highlight w:val="white"/>
        </w:rPr>
        <w:t xml:space="preserve"> int size = 0)</w:t>
      </w:r>
      <w:r w:rsidR="001942B6" w:rsidRPr="00903DBA">
        <w:rPr>
          <w:highlight w:val="white"/>
        </w:rPr>
        <w:t xml:space="preserve"> </w:t>
      </w:r>
      <w:r w:rsidR="002B63B5" w:rsidRPr="00903DBA">
        <w:rPr>
          <w:highlight w:val="white"/>
        </w:rPr>
        <w:t>{</w:t>
      </w:r>
    </w:p>
    <w:p w14:paraId="4F199B3E" w14:textId="77777777" w:rsidR="002B63B5" w:rsidRPr="00903DBA" w:rsidRDefault="002B63B5" w:rsidP="00DB788F">
      <w:pPr>
        <w:pStyle w:val="Code"/>
        <w:rPr>
          <w:highlight w:val="white"/>
        </w:rPr>
      </w:pPr>
      <w:r w:rsidRPr="00903DBA">
        <w:rPr>
          <w:highlight w:val="white"/>
        </w:rPr>
        <w:t xml:space="preserve">      m_operator = objectOp;</w:t>
      </w:r>
    </w:p>
    <w:p w14:paraId="24658220" w14:textId="77777777" w:rsidR="002B63B5" w:rsidRPr="00903DBA" w:rsidRDefault="002B63B5" w:rsidP="00DB788F">
      <w:pPr>
        <w:pStyle w:val="Code"/>
        <w:rPr>
          <w:highlight w:val="white"/>
        </w:rPr>
      </w:pPr>
      <w:r w:rsidRPr="00903DBA">
        <w:rPr>
          <w:highlight w:val="white"/>
        </w:rPr>
        <w:t xml:space="preserve">      m_operandArray[0] = operand0;</w:t>
      </w:r>
    </w:p>
    <w:p w14:paraId="653DCEFA" w14:textId="77777777" w:rsidR="002B63B5" w:rsidRPr="00903DBA" w:rsidRDefault="002B63B5" w:rsidP="00DB788F">
      <w:pPr>
        <w:pStyle w:val="Code"/>
        <w:rPr>
          <w:highlight w:val="white"/>
        </w:rPr>
      </w:pPr>
      <w:r w:rsidRPr="00903DBA">
        <w:rPr>
          <w:highlight w:val="white"/>
        </w:rPr>
        <w:t xml:space="preserve">      m_operandArray[1] = operand1;</w:t>
      </w:r>
    </w:p>
    <w:p w14:paraId="0F3A465B" w14:textId="77777777" w:rsidR="002B63B5" w:rsidRPr="00903DBA" w:rsidRDefault="002B63B5" w:rsidP="00DB788F">
      <w:pPr>
        <w:pStyle w:val="Code"/>
        <w:rPr>
          <w:highlight w:val="white"/>
        </w:rPr>
      </w:pPr>
      <w:r w:rsidRPr="00903DBA">
        <w:rPr>
          <w:highlight w:val="white"/>
        </w:rPr>
        <w:t xml:space="preserve">      m_operandArray[2] = operand2;</w:t>
      </w:r>
    </w:p>
    <w:p w14:paraId="49A9DC5C" w14:textId="77777777" w:rsidR="002B63B5" w:rsidRPr="00903DBA" w:rsidRDefault="002B63B5" w:rsidP="00DB788F">
      <w:pPr>
        <w:pStyle w:val="Code"/>
        <w:rPr>
          <w:highlight w:val="white"/>
        </w:rPr>
      </w:pPr>
      <w:r w:rsidRPr="00903DBA">
        <w:rPr>
          <w:highlight w:val="white"/>
        </w:rPr>
        <w:t xml:space="preserve">      FromAdditionToIncrement();</w:t>
      </w:r>
    </w:p>
    <w:p w14:paraId="1477A452" w14:textId="77777777" w:rsidR="002B63B5" w:rsidRPr="00903DBA" w:rsidRDefault="002B63B5" w:rsidP="00DB788F">
      <w:pPr>
        <w:pStyle w:val="Code"/>
        <w:rPr>
          <w:highlight w:val="white"/>
        </w:rPr>
      </w:pPr>
      <w:r w:rsidRPr="00903DBA">
        <w:rPr>
          <w:highlight w:val="white"/>
        </w:rPr>
        <w:t xml:space="preserve">      CheckSize(size);</w:t>
      </w:r>
    </w:p>
    <w:p w14:paraId="4CE78AAC" w14:textId="77777777" w:rsidR="002B63B5" w:rsidRPr="00903DBA" w:rsidRDefault="002B63B5" w:rsidP="00DB788F">
      <w:pPr>
        <w:pStyle w:val="Code"/>
        <w:rPr>
          <w:highlight w:val="white"/>
        </w:rPr>
      </w:pPr>
      <w:r w:rsidRPr="00903DBA">
        <w:rPr>
          <w:highlight w:val="white"/>
        </w:rPr>
        <w:t xml:space="preserve">    }</w:t>
      </w:r>
    </w:p>
    <w:p w14:paraId="69BFBAC1" w14:textId="77777777" w:rsidR="002B63B5" w:rsidRPr="00903DBA" w:rsidRDefault="002B63B5" w:rsidP="00DB788F">
      <w:pPr>
        <w:pStyle w:val="Code"/>
        <w:rPr>
          <w:highlight w:val="white"/>
        </w:rPr>
      </w:pPr>
    </w:p>
    <w:p w14:paraId="60EA4610" w14:textId="77777777" w:rsidR="00AE79B1" w:rsidRPr="00903DBA" w:rsidRDefault="00AE79B1" w:rsidP="00AE79B1">
      <w:pPr>
        <w:pStyle w:val="Code"/>
        <w:rPr>
          <w:highlight w:val="white"/>
        </w:rPr>
      </w:pPr>
      <w:r w:rsidRPr="00903DBA">
        <w:rPr>
          <w:highlight w:val="white"/>
        </w:rPr>
        <w:t xml:space="preserve">    public AssemblyOperator Operator {</w:t>
      </w:r>
    </w:p>
    <w:p w14:paraId="168EC27C" w14:textId="77777777" w:rsidR="00AE79B1" w:rsidRPr="00903DBA" w:rsidRDefault="00AE79B1" w:rsidP="00AE79B1">
      <w:pPr>
        <w:pStyle w:val="Code"/>
        <w:rPr>
          <w:highlight w:val="white"/>
        </w:rPr>
      </w:pPr>
      <w:r w:rsidRPr="00903DBA">
        <w:rPr>
          <w:highlight w:val="white"/>
        </w:rPr>
        <w:t xml:space="preserve">      get { return m_operator; }</w:t>
      </w:r>
    </w:p>
    <w:p w14:paraId="7DC7CD62" w14:textId="77777777" w:rsidR="00AE79B1" w:rsidRPr="00903DBA" w:rsidRDefault="00AE79B1" w:rsidP="00AE79B1">
      <w:pPr>
        <w:pStyle w:val="Code"/>
        <w:rPr>
          <w:highlight w:val="white"/>
        </w:rPr>
      </w:pPr>
      <w:r w:rsidRPr="00903DBA">
        <w:rPr>
          <w:highlight w:val="white"/>
        </w:rPr>
        <w:t xml:space="preserve">      set { m_operator = value; }</w:t>
      </w:r>
    </w:p>
    <w:p w14:paraId="751F2D99" w14:textId="77777777" w:rsidR="00AE79B1" w:rsidRPr="00903DBA" w:rsidRDefault="00AE79B1" w:rsidP="00AE79B1">
      <w:pPr>
        <w:pStyle w:val="Code"/>
        <w:rPr>
          <w:highlight w:val="white"/>
        </w:rPr>
      </w:pPr>
      <w:r w:rsidRPr="00903DBA">
        <w:rPr>
          <w:highlight w:val="white"/>
        </w:rPr>
        <w:t xml:space="preserve">    }</w:t>
      </w:r>
    </w:p>
    <w:p w14:paraId="4825304E" w14:textId="780B60DF" w:rsidR="00AE79B1" w:rsidRPr="00903DBA" w:rsidRDefault="001960FA" w:rsidP="001960FA">
      <w:pPr>
        <w:rPr>
          <w:highlight w:val="white"/>
        </w:rPr>
      </w:pPr>
      <w:r>
        <w:rPr>
          <w:highlight w:val="white"/>
        </w:rPr>
        <w:t>The index property handles the operand array.</w:t>
      </w:r>
    </w:p>
    <w:p w14:paraId="665640AB" w14:textId="77777777" w:rsidR="00AE79B1" w:rsidRPr="00903DBA" w:rsidRDefault="00AE79B1" w:rsidP="00AE79B1">
      <w:pPr>
        <w:pStyle w:val="Code"/>
        <w:rPr>
          <w:highlight w:val="white"/>
        </w:rPr>
      </w:pPr>
      <w:r w:rsidRPr="00903DBA">
        <w:rPr>
          <w:highlight w:val="white"/>
        </w:rPr>
        <w:t xml:space="preserve">    public object this[int index] {</w:t>
      </w:r>
    </w:p>
    <w:p w14:paraId="15FBDDB4" w14:textId="77777777" w:rsidR="00AE79B1" w:rsidRPr="00903DBA" w:rsidRDefault="00AE79B1" w:rsidP="00AE79B1">
      <w:pPr>
        <w:pStyle w:val="Code"/>
        <w:rPr>
          <w:highlight w:val="white"/>
        </w:rPr>
      </w:pPr>
      <w:r w:rsidRPr="00903DBA">
        <w:rPr>
          <w:highlight w:val="white"/>
        </w:rPr>
        <w:t xml:space="preserve">      get { return m_operandArray[index]; }</w:t>
      </w:r>
    </w:p>
    <w:p w14:paraId="7A750659" w14:textId="77777777" w:rsidR="00AE79B1" w:rsidRPr="00903DBA" w:rsidRDefault="00AE79B1" w:rsidP="00AE79B1">
      <w:pPr>
        <w:pStyle w:val="Code"/>
        <w:rPr>
          <w:highlight w:val="white"/>
        </w:rPr>
      </w:pPr>
      <w:r w:rsidRPr="00903DBA">
        <w:rPr>
          <w:highlight w:val="white"/>
        </w:rPr>
        <w:t xml:space="preserve">      set { m_operandArray[index] = value; }</w:t>
      </w:r>
    </w:p>
    <w:p w14:paraId="76817ADE" w14:textId="5B1DC53C" w:rsidR="00AE79B1" w:rsidRPr="00903DBA" w:rsidRDefault="00AE79B1" w:rsidP="00AE79B1">
      <w:pPr>
        <w:pStyle w:val="Code"/>
        <w:rPr>
          <w:highlight w:val="white"/>
        </w:rPr>
      </w:pPr>
      <w:r w:rsidRPr="00903DBA">
        <w:rPr>
          <w:highlight w:val="white"/>
        </w:rPr>
        <w:t xml:space="preserve">    }</w:t>
      </w:r>
    </w:p>
    <w:p w14:paraId="20247B4C" w14:textId="11D278C8" w:rsidR="00CA5764" w:rsidRPr="00903DBA" w:rsidRDefault="00352478" w:rsidP="00352478">
      <w:pPr>
        <w:pStyle w:val="Rubrik3"/>
        <w:rPr>
          <w:highlight w:val="white"/>
        </w:rPr>
      </w:pPr>
      <w:bookmarkStart w:id="429" w:name="_Toc57656076"/>
      <w:r w:rsidRPr="00903DBA">
        <w:rPr>
          <w:highlight w:val="white"/>
        </w:rPr>
        <w:t>Assembly Code Optimization</w:t>
      </w:r>
      <w:bookmarkEnd w:id="429"/>
    </w:p>
    <w:p w14:paraId="60537E46" w14:textId="0F0DDDDD" w:rsidR="00AE79B1" w:rsidRPr="00903DBA" w:rsidRDefault="001D1EC5" w:rsidP="00034040">
      <w:pPr>
        <w:rPr>
          <w:highlight w:val="white"/>
        </w:rPr>
      </w:pPr>
      <w:r w:rsidRPr="00903DBA">
        <w:rPr>
          <w:highlight w:val="white"/>
        </w:rPr>
        <w:t xml:space="preserve">Similar </w:t>
      </w:r>
      <w:r w:rsidR="00B358AE">
        <w:rPr>
          <w:highlight w:val="white"/>
        </w:rPr>
        <w:t xml:space="preserve">to </w:t>
      </w:r>
      <w:r w:rsidRPr="00903DBA">
        <w:rPr>
          <w:highlight w:val="white"/>
        </w:rPr>
        <w:t xml:space="preserve">the middle code optimization in </w:t>
      </w:r>
      <w:r w:rsidR="00076546" w:rsidRPr="00903DBA">
        <w:rPr>
          <w:highlight w:val="white"/>
        </w:rPr>
        <w:t>C</w:t>
      </w:r>
      <w:r w:rsidRPr="00903DBA">
        <w:rPr>
          <w:highlight w:val="white"/>
        </w:rPr>
        <w:t>hapter</w:t>
      </w:r>
      <w:r w:rsidR="006F5D7F">
        <w:rPr>
          <w:highlight w:val="white"/>
        </w:rPr>
        <w:t xml:space="preserve"> </w:t>
      </w:r>
      <w:r w:rsidR="006F5D7F">
        <w:rPr>
          <w:highlight w:val="white"/>
        </w:rPr>
        <w:fldChar w:fldCharType="begin"/>
      </w:r>
      <w:r w:rsidR="006F5D7F">
        <w:rPr>
          <w:highlight w:val="white"/>
        </w:rPr>
        <w:instrText xml:space="preserve"> REF _Ref54016586 \r \h </w:instrText>
      </w:r>
      <w:r w:rsidR="006F5D7F">
        <w:rPr>
          <w:highlight w:val="white"/>
        </w:rPr>
      </w:r>
      <w:r w:rsidR="006F5D7F">
        <w:rPr>
          <w:highlight w:val="white"/>
        </w:rPr>
        <w:fldChar w:fldCharType="separate"/>
      </w:r>
      <w:r w:rsidR="00392B3E">
        <w:rPr>
          <w:highlight w:val="white"/>
        </w:rPr>
        <w:t>11</w:t>
      </w:r>
      <w:r w:rsidR="006F5D7F">
        <w:rPr>
          <w:highlight w:val="white"/>
        </w:rPr>
        <w:fldChar w:fldCharType="end"/>
      </w:r>
      <w:r w:rsidRPr="00903DBA">
        <w:rPr>
          <w:highlight w:val="white"/>
        </w:rPr>
        <w:t xml:space="preserve">, </w:t>
      </w:r>
      <w:r w:rsidR="00553ABB" w:rsidRPr="00903DBA">
        <w:rPr>
          <w:highlight w:val="white"/>
        </w:rPr>
        <w:t xml:space="preserve">there is also some optimization of the assembly code. </w:t>
      </w:r>
      <w:r w:rsidR="00034040" w:rsidRPr="00903DBA">
        <w:rPr>
          <w:highlight w:val="white"/>
        </w:rPr>
        <w:t xml:space="preserve">The </w:t>
      </w:r>
      <w:r w:rsidR="00034040" w:rsidRPr="00903DBA">
        <w:rPr>
          <w:rStyle w:val="KeyWord0"/>
          <w:highlight w:val="white"/>
        </w:rPr>
        <w:t>FromAdditionToIncrement</w:t>
      </w:r>
      <w:r w:rsidR="00034040" w:rsidRPr="00903DBA">
        <w:rPr>
          <w:highlight w:val="white"/>
        </w:rPr>
        <w:t xml:space="preserve"> metho</w:t>
      </w:r>
      <w:r w:rsidR="00666B2A" w:rsidRPr="00903DBA">
        <w:rPr>
          <w:highlight w:val="white"/>
        </w:rPr>
        <w:t xml:space="preserve">d changes the addition of one or subtraction of minus one to </w:t>
      </w:r>
      <w:r w:rsidR="00666B2A" w:rsidRPr="00903DBA">
        <w:rPr>
          <w:highlight w:val="white"/>
        </w:rPr>
        <w:lastRenderedPageBreak/>
        <w:t>increment, and subtraction of one and addition of minus on to decrement.</w:t>
      </w:r>
      <w:r w:rsidR="00A54CAD" w:rsidRPr="00903DBA">
        <w:rPr>
          <w:highlight w:val="white"/>
        </w:rPr>
        <w:t xml:space="preserve"> The first condition is that operator indeed is addition or subtraction and that the first operand is a track,</w:t>
      </w:r>
      <w:r w:rsidR="00602792">
        <w:rPr>
          <w:highlight w:val="white"/>
        </w:rPr>
        <w:t xml:space="preserve"> a</w:t>
      </w:r>
      <w:r w:rsidR="00A54CAD" w:rsidRPr="00903DBA">
        <w:rPr>
          <w:highlight w:val="white"/>
        </w:rPr>
        <w:t xml:space="preserve"> register, or</w:t>
      </w:r>
      <w:r w:rsidR="00602792">
        <w:rPr>
          <w:highlight w:val="white"/>
        </w:rPr>
        <w:t xml:space="preserve"> a</w:t>
      </w:r>
      <w:r w:rsidR="00A54CAD" w:rsidRPr="00903DBA">
        <w:rPr>
          <w:highlight w:val="white"/>
        </w:rPr>
        <w:t xml:space="preserve"> string.</w:t>
      </w:r>
    </w:p>
    <w:p w14:paraId="7BD87B8D" w14:textId="764B5CC6" w:rsidR="00F26B83" w:rsidRPr="00903DBA" w:rsidRDefault="00F26B83" w:rsidP="00F26B83">
      <w:pPr>
        <w:pStyle w:val="Code"/>
        <w:rPr>
          <w:highlight w:val="white"/>
        </w:rPr>
      </w:pPr>
      <w:r w:rsidRPr="00903DBA">
        <w:rPr>
          <w:highlight w:val="white"/>
        </w:rPr>
        <w:t xml:space="preserve">    </w:t>
      </w:r>
      <w:r w:rsidR="00321DF0" w:rsidRPr="00903DBA">
        <w:rPr>
          <w:highlight w:val="white"/>
        </w:rPr>
        <w:t>private</w:t>
      </w:r>
      <w:r w:rsidRPr="00903DBA">
        <w:rPr>
          <w:highlight w:val="white"/>
        </w:rPr>
        <w:t xml:space="preserve"> void FromAdditionToIncrement() {</w:t>
      </w:r>
    </w:p>
    <w:p w14:paraId="60EBA939" w14:textId="77777777" w:rsidR="00F26B83" w:rsidRPr="00903DBA" w:rsidRDefault="00F26B83" w:rsidP="00F26B83">
      <w:pPr>
        <w:pStyle w:val="Code"/>
        <w:rPr>
          <w:highlight w:val="white"/>
        </w:rPr>
      </w:pPr>
      <w:r w:rsidRPr="00903DBA">
        <w:rPr>
          <w:highlight w:val="white"/>
        </w:rPr>
        <w:t xml:space="preserve">      if (((Operator == AssemblyOperator.add) ||</w:t>
      </w:r>
    </w:p>
    <w:p w14:paraId="5B398277" w14:textId="37E49648" w:rsidR="00F26B83" w:rsidRPr="00903DBA" w:rsidRDefault="00A51FF8" w:rsidP="00F26B83">
      <w:pPr>
        <w:pStyle w:val="Code"/>
        <w:rPr>
          <w:highlight w:val="white"/>
        </w:rPr>
      </w:pPr>
      <w:r w:rsidRPr="00903DBA">
        <w:rPr>
          <w:highlight w:val="white"/>
        </w:rPr>
        <w:t xml:space="preserve"> </w:t>
      </w:r>
      <w:r w:rsidR="00F26B83" w:rsidRPr="00903DBA">
        <w:rPr>
          <w:highlight w:val="white"/>
        </w:rPr>
        <w:t xml:space="preserve">          (Operator == AssemblyOperator.sub)) &amp;&amp;</w:t>
      </w:r>
    </w:p>
    <w:p w14:paraId="484EF8BB" w14:textId="77777777" w:rsidR="00F26B83" w:rsidRPr="00903DBA" w:rsidRDefault="00F26B83" w:rsidP="00F26B83">
      <w:pPr>
        <w:pStyle w:val="Code"/>
        <w:rPr>
          <w:highlight w:val="white"/>
        </w:rPr>
      </w:pPr>
      <w:r w:rsidRPr="00903DBA">
        <w:rPr>
          <w:highlight w:val="white"/>
        </w:rPr>
        <w:t xml:space="preserve">          ((m_operandArray[0] is Track) || (m_operandArray[0] is Register) ||</w:t>
      </w:r>
    </w:p>
    <w:p w14:paraId="18A8EE2F" w14:textId="6EF2B52E" w:rsidR="00F26B83" w:rsidRPr="00903DBA" w:rsidRDefault="00F26B83" w:rsidP="00F26B83">
      <w:pPr>
        <w:pStyle w:val="Code"/>
        <w:rPr>
          <w:highlight w:val="white"/>
        </w:rPr>
      </w:pPr>
      <w:r w:rsidRPr="00903DBA">
        <w:rPr>
          <w:highlight w:val="white"/>
        </w:rPr>
        <w:t xml:space="preserve">           (m_operandArray[0] is string))) {</w:t>
      </w:r>
    </w:p>
    <w:p w14:paraId="701DA0E4" w14:textId="6172A20A" w:rsidR="00A54CAD" w:rsidRPr="00903DBA" w:rsidRDefault="00A54CAD" w:rsidP="00A54CAD">
      <w:pPr>
        <w:rPr>
          <w:highlight w:val="white"/>
        </w:rPr>
      </w:pPr>
      <w:r w:rsidRPr="00903DBA">
        <w:rPr>
          <w:highlight w:val="white"/>
        </w:rPr>
        <w:t xml:space="preserve">Then we check </w:t>
      </w:r>
      <w:r w:rsidR="00855BE9" w:rsidRPr="00903DBA">
        <w:rPr>
          <w:highlight w:val="white"/>
        </w:rPr>
        <w:t xml:space="preserve">whether </w:t>
      </w:r>
      <w:r w:rsidR="007E6EF5" w:rsidRPr="00903DBA">
        <w:rPr>
          <w:highlight w:val="white"/>
        </w:rPr>
        <w:t xml:space="preserve">the second operand is a </w:t>
      </w:r>
      <w:r w:rsidR="007E6EF5" w:rsidRPr="00903DBA">
        <w:rPr>
          <w:rStyle w:val="KeyWord0"/>
          <w:highlight w:val="white"/>
        </w:rPr>
        <w:t>BigInteger</w:t>
      </w:r>
      <w:r w:rsidR="007E6EF5" w:rsidRPr="00903DBA">
        <w:rPr>
          <w:highlight w:val="white"/>
        </w:rPr>
        <w:t xml:space="preserve"> and the </w:t>
      </w:r>
      <w:r w:rsidR="0049614B" w:rsidRPr="00903DBA">
        <w:rPr>
          <w:highlight w:val="white"/>
        </w:rPr>
        <w:t>third operand is null.</w:t>
      </w:r>
      <w:r w:rsidR="004340F7" w:rsidRPr="00903DBA">
        <w:rPr>
          <w:highlight w:val="white"/>
        </w:rPr>
        <w:t xml:space="preserve"> In that case the value to be inspected has index one</w:t>
      </w:r>
      <w:r w:rsidR="00C75789" w:rsidRPr="00903DBA">
        <w:rPr>
          <w:highlight w:val="white"/>
        </w:rPr>
        <w:t xml:space="preserve"> and we</w:t>
      </w:r>
      <w:r w:rsidR="004340F7" w:rsidRPr="00903DBA">
        <w:rPr>
          <w:highlight w:val="white"/>
        </w:rPr>
        <w:t xml:space="preserve"> call </w:t>
      </w:r>
      <w:r w:rsidR="004340F7" w:rsidRPr="00903DBA">
        <w:rPr>
          <w:rStyle w:val="KeyWord0"/>
          <w:highlight w:val="white"/>
        </w:rPr>
        <w:t>CheckIncrement</w:t>
      </w:r>
      <w:r w:rsidR="004340F7" w:rsidRPr="00903DBA">
        <w:rPr>
          <w:highlight w:val="white"/>
        </w:rPr>
        <w:t xml:space="preserve"> for further processing.</w:t>
      </w:r>
    </w:p>
    <w:p w14:paraId="56E4E2B9" w14:textId="36E08FAE" w:rsidR="00785C18" w:rsidRPr="00903DBA" w:rsidRDefault="00785C18" w:rsidP="00785C18">
      <w:pPr>
        <w:pStyle w:val="Code"/>
        <w:rPr>
          <w:highlight w:val="white"/>
        </w:rPr>
      </w:pPr>
      <w:r w:rsidRPr="00903DBA">
        <w:rPr>
          <w:highlight w:val="white"/>
        </w:rPr>
        <w:t xml:space="preserve">        if ((m_operandArray[1] is BigInteger) &amp;&amp; (m_operandArray[2] == null)){</w:t>
      </w:r>
    </w:p>
    <w:p w14:paraId="25DAA52E" w14:textId="77777777" w:rsidR="00785C18" w:rsidRPr="00903DBA" w:rsidRDefault="00785C18" w:rsidP="00785C18">
      <w:pPr>
        <w:pStyle w:val="Code"/>
        <w:rPr>
          <w:highlight w:val="white"/>
        </w:rPr>
      </w:pPr>
      <w:r w:rsidRPr="00903DBA">
        <w:rPr>
          <w:highlight w:val="white"/>
        </w:rPr>
        <w:t xml:space="preserve">          CheckIncrement(1);</w:t>
      </w:r>
    </w:p>
    <w:p w14:paraId="4FFFA49C" w14:textId="77777777" w:rsidR="00785C18" w:rsidRPr="00903DBA" w:rsidRDefault="00785C18" w:rsidP="00785C18">
      <w:pPr>
        <w:pStyle w:val="Code"/>
        <w:rPr>
          <w:highlight w:val="white"/>
        </w:rPr>
      </w:pPr>
      <w:r w:rsidRPr="00903DBA">
        <w:rPr>
          <w:highlight w:val="white"/>
        </w:rPr>
        <w:t xml:space="preserve">        }</w:t>
      </w:r>
    </w:p>
    <w:p w14:paraId="7193B7C4" w14:textId="666A8357" w:rsidR="004340F7" w:rsidRPr="00903DBA" w:rsidRDefault="004340F7" w:rsidP="004340F7">
      <w:pPr>
        <w:rPr>
          <w:highlight w:val="white"/>
        </w:rPr>
      </w:pPr>
      <w:r w:rsidRPr="00903DBA">
        <w:rPr>
          <w:highlight w:val="white"/>
        </w:rPr>
        <w:t xml:space="preserve">If the second operand is an integer and </w:t>
      </w:r>
      <w:r w:rsidR="001F6620" w:rsidRPr="00903DBA">
        <w:rPr>
          <w:highlight w:val="white"/>
        </w:rPr>
        <w:t>operand is a</w:t>
      </w:r>
      <w:r w:rsidRPr="00903DBA">
        <w:rPr>
          <w:highlight w:val="white"/>
        </w:rPr>
        <w:t xml:space="preserve"> </w:t>
      </w:r>
      <w:r w:rsidRPr="00903DBA">
        <w:rPr>
          <w:rStyle w:val="KeyWord0"/>
          <w:highlight w:val="white"/>
        </w:rPr>
        <w:t>BigInteger</w:t>
      </w:r>
      <w:r w:rsidR="001F6620" w:rsidRPr="00903DBA">
        <w:rPr>
          <w:highlight w:val="white"/>
        </w:rPr>
        <w:t>, t</w:t>
      </w:r>
      <w:r w:rsidRPr="00903DBA">
        <w:rPr>
          <w:highlight w:val="white"/>
        </w:rPr>
        <w:t xml:space="preserve">he value to be inspected has index </w:t>
      </w:r>
      <w:r w:rsidR="001F6620" w:rsidRPr="00903DBA">
        <w:rPr>
          <w:highlight w:val="white"/>
        </w:rPr>
        <w:t>two</w:t>
      </w:r>
      <w:r w:rsidRPr="00903DBA">
        <w:rPr>
          <w:highlight w:val="white"/>
        </w:rPr>
        <w:t>.</w:t>
      </w:r>
    </w:p>
    <w:p w14:paraId="562AF968" w14:textId="77777777" w:rsidR="00785C18" w:rsidRPr="00903DBA" w:rsidRDefault="00F26B83" w:rsidP="00F26B83">
      <w:pPr>
        <w:pStyle w:val="Code"/>
        <w:rPr>
          <w:highlight w:val="white"/>
        </w:rPr>
      </w:pPr>
      <w:r w:rsidRPr="00903DBA">
        <w:rPr>
          <w:highlight w:val="white"/>
        </w:rPr>
        <w:t xml:space="preserve">        </w:t>
      </w:r>
      <w:r w:rsidR="00785C18" w:rsidRPr="00903DBA">
        <w:rPr>
          <w:highlight w:val="white"/>
        </w:rPr>
        <w:t xml:space="preserve">else </w:t>
      </w:r>
      <w:r w:rsidRPr="00903DBA">
        <w:rPr>
          <w:highlight w:val="white"/>
        </w:rPr>
        <w:t>if ((m_operandArray[1] is int) &amp;&amp;</w:t>
      </w:r>
    </w:p>
    <w:p w14:paraId="08F15355" w14:textId="2BC60555" w:rsidR="00F26B83" w:rsidRPr="00903DBA" w:rsidRDefault="00785C18" w:rsidP="00F26B83">
      <w:pPr>
        <w:pStyle w:val="Code"/>
        <w:rPr>
          <w:highlight w:val="white"/>
        </w:rPr>
      </w:pPr>
      <w:r w:rsidRPr="00903DBA">
        <w:rPr>
          <w:highlight w:val="white"/>
        </w:rPr>
        <w:t xml:space="preserve">                </w:t>
      </w:r>
      <w:r w:rsidR="00F26B83" w:rsidRPr="00903DBA">
        <w:rPr>
          <w:highlight w:val="white"/>
        </w:rPr>
        <w:t xml:space="preserve"> (m_operandArray[2] is BigInteger)) {</w:t>
      </w:r>
    </w:p>
    <w:p w14:paraId="2D16A884" w14:textId="77777777" w:rsidR="00F26B83" w:rsidRPr="00903DBA" w:rsidRDefault="00F26B83" w:rsidP="00F26B83">
      <w:pPr>
        <w:pStyle w:val="Code"/>
        <w:rPr>
          <w:highlight w:val="white"/>
        </w:rPr>
      </w:pPr>
      <w:r w:rsidRPr="00903DBA">
        <w:rPr>
          <w:highlight w:val="white"/>
        </w:rPr>
        <w:t xml:space="preserve">          CheckIncrement(2);</w:t>
      </w:r>
    </w:p>
    <w:p w14:paraId="594B921D" w14:textId="77777777" w:rsidR="00F26B83" w:rsidRPr="00903DBA" w:rsidRDefault="00F26B83" w:rsidP="00F26B83">
      <w:pPr>
        <w:pStyle w:val="Code"/>
        <w:rPr>
          <w:highlight w:val="white"/>
        </w:rPr>
      </w:pPr>
      <w:r w:rsidRPr="00903DBA">
        <w:rPr>
          <w:highlight w:val="white"/>
        </w:rPr>
        <w:t xml:space="preserve">        }</w:t>
      </w:r>
    </w:p>
    <w:p w14:paraId="2DD8A381" w14:textId="77777777" w:rsidR="00F26B83" w:rsidRPr="00903DBA" w:rsidRDefault="00F26B83" w:rsidP="00F26B83">
      <w:pPr>
        <w:pStyle w:val="Code"/>
        <w:rPr>
          <w:highlight w:val="white"/>
        </w:rPr>
      </w:pPr>
      <w:r w:rsidRPr="00903DBA">
        <w:rPr>
          <w:highlight w:val="white"/>
        </w:rPr>
        <w:t xml:space="preserve">      }</w:t>
      </w:r>
    </w:p>
    <w:p w14:paraId="6B055C69" w14:textId="77777777" w:rsidR="00F26B83" w:rsidRPr="00903DBA" w:rsidRDefault="00F26B83" w:rsidP="00F26B83">
      <w:pPr>
        <w:pStyle w:val="Code"/>
        <w:rPr>
          <w:highlight w:val="white"/>
        </w:rPr>
      </w:pPr>
      <w:r w:rsidRPr="00903DBA">
        <w:rPr>
          <w:highlight w:val="white"/>
        </w:rPr>
        <w:t xml:space="preserve">    }</w:t>
      </w:r>
    </w:p>
    <w:p w14:paraId="47B70C19" w14:textId="36A78851" w:rsidR="00F26B83" w:rsidRPr="00903DBA" w:rsidRDefault="001F6620" w:rsidP="001F6620">
      <w:pPr>
        <w:rPr>
          <w:highlight w:val="white"/>
        </w:rPr>
      </w:pPr>
      <w:r w:rsidRPr="00903DBA">
        <w:rPr>
          <w:highlight w:val="white"/>
        </w:rPr>
        <w:t xml:space="preserve">The </w:t>
      </w:r>
      <w:r w:rsidRPr="00903DBA">
        <w:rPr>
          <w:rStyle w:val="KeyWord0"/>
          <w:highlight w:val="white"/>
        </w:rPr>
        <w:t>CheckIncrement</w:t>
      </w:r>
      <w:r w:rsidRPr="00903DBA">
        <w:rPr>
          <w:highlight w:val="white"/>
        </w:rPr>
        <w:t xml:space="preserve"> method </w:t>
      </w:r>
      <w:r w:rsidR="00C75789" w:rsidRPr="00903DBA">
        <w:rPr>
          <w:highlight w:val="white"/>
        </w:rPr>
        <w:t>inspects the value to be added or subtracted</w:t>
      </w:r>
      <w:r w:rsidR="003F764D" w:rsidRPr="00903DBA">
        <w:rPr>
          <w:highlight w:val="white"/>
        </w:rPr>
        <w:t xml:space="preserve">. If the operation is addition </w:t>
      </w:r>
      <w:r w:rsidR="007C7989" w:rsidRPr="00903DBA">
        <w:rPr>
          <w:highlight w:val="white"/>
        </w:rPr>
        <w:t xml:space="preserve">of </w:t>
      </w:r>
      <w:r w:rsidR="003F764D" w:rsidRPr="00903DBA">
        <w:rPr>
          <w:highlight w:val="white"/>
        </w:rPr>
        <w:t xml:space="preserve">one or </w:t>
      </w:r>
      <w:r w:rsidR="00830D14" w:rsidRPr="00903DBA">
        <w:rPr>
          <w:highlight w:val="white"/>
        </w:rPr>
        <w:t xml:space="preserve">subtraction </w:t>
      </w:r>
      <w:r w:rsidR="007C7989" w:rsidRPr="00903DBA">
        <w:rPr>
          <w:highlight w:val="white"/>
        </w:rPr>
        <w:t xml:space="preserve">of </w:t>
      </w:r>
      <w:r w:rsidR="00830D14" w:rsidRPr="00903DBA">
        <w:rPr>
          <w:highlight w:val="white"/>
        </w:rPr>
        <w:t>minus one, we replace the operator with increment.</w:t>
      </w:r>
    </w:p>
    <w:p w14:paraId="545800E9" w14:textId="77777777" w:rsidR="00F26B83" w:rsidRPr="00903DBA" w:rsidRDefault="00F26B83" w:rsidP="00F26B83">
      <w:pPr>
        <w:pStyle w:val="Code"/>
        <w:rPr>
          <w:highlight w:val="white"/>
        </w:rPr>
      </w:pPr>
      <w:r w:rsidRPr="00903DBA">
        <w:rPr>
          <w:highlight w:val="white"/>
        </w:rPr>
        <w:t xml:space="preserve">    private void CheckIncrement(int valueIndex) {</w:t>
      </w:r>
    </w:p>
    <w:p w14:paraId="4F27BEB7" w14:textId="77777777" w:rsidR="00F26B83" w:rsidRPr="00903DBA" w:rsidRDefault="00F26B83" w:rsidP="00F26B83">
      <w:pPr>
        <w:pStyle w:val="Code"/>
        <w:rPr>
          <w:highlight w:val="white"/>
        </w:rPr>
      </w:pPr>
      <w:r w:rsidRPr="00903DBA">
        <w:rPr>
          <w:highlight w:val="white"/>
        </w:rPr>
        <w:t xml:space="preserve">      int value = (int) ((BigInteger) m_operandArray[valueIndex]);</w:t>
      </w:r>
    </w:p>
    <w:p w14:paraId="42CC44AD" w14:textId="77777777" w:rsidR="00F26B83" w:rsidRPr="00903DBA" w:rsidRDefault="00F26B83" w:rsidP="00F26B83">
      <w:pPr>
        <w:pStyle w:val="Code"/>
        <w:rPr>
          <w:highlight w:val="white"/>
        </w:rPr>
      </w:pPr>
    </w:p>
    <w:p w14:paraId="317384A7" w14:textId="77777777" w:rsidR="00F26B83" w:rsidRPr="00903DBA" w:rsidRDefault="00F26B83" w:rsidP="00F26B83">
      <w:pPr>
        <w:pStyle w:val="Code"/>
        <w:rPr>
          <w:highlight w:val="white"/>
        </w:rPr>
      </w:pPr>
      <w:r w:rsidRPr="00903DBA">
        <w:rPr>
          <w:highlight w:val="white"/>
        </w:rPr>
        <w:t xml:space="preserve">      if (((Operator == AssemblyOperator.add) &amp;&amp; (value == 1)) ||</w:t>
      </w:r>
    </w:p>
    <w:p w14:paraId="37B4D269" w14:textId="77777777" w:rsidR="00F26B83" w:rsidRPr="00903DBA" w:rsidRDefault="00F26B83" w:rsidP="00F26B83">
      <w:pPr>
        <w:pStyle w:val="Code"/>
        <w:rPr>
          <w:highlight w:val="white"/>
        </w:rPr>
      </w:pPr>
      <w:r w:rsidRPr="00903DBA">
        <w:rPr>
          <w:highlight w:val="white"/>
        </w:rPr>
        <w:t xml:space="preserve">          ((Operator == AssemblyOperator.sub) &amp;&amp; (value == -1))) {</w:t>
      </w:r>
    </w:p>
    <w:p w14:paraId="2EF8D485" w14:textId="77777777" w:rsidR="00F26B83" w:rsidRPr="00903DBA" w:rsidRDefault="00F26B83" w:rsidP="00F26B83">
      <w:pPr>
        <w:pStyle w:val="Code"/>
        <w:rPr>
          <w:highlight w:val="white"/>
        </w:rPr>
      </w:pPr>
      <w:r w:rsidRPr="00903DBA">
        <w:rPr>
          <w:highlight w:val="white"/>
        </w:rPr>
        <w:t xml:space="preserve">        m_operator = AssemblyOperator.inc;</w:t>
      </w:r>
    </w:p>
    <w:p w14:paraId="1AFDCC02" w14:textId="77777777" w:rsidR="00F26B83" w:rsidRPr="00903DBA" w:rsidRDefault="00F26B83" w:rsidP="00F26B83">
      <w:pPr>
        <w:pStyle w:val="Code"/>
        <w:rPr>
          <w:highlight w:val="white"/>
        </w:rPr>
      </w:pPr>
      <w:r w:rsidRPr="00903DBA">
        <w:rPr>
          <w:highlight w:val="white"/>
        </w:rPr>
        <w:t xml:space="preserve">        m_operandArray[valueIndex] = null;</w:t>
      </w:r>
    </w:p>
    <w:p w14:paraId="15882C77" w14:textId="0C60DFBD" w:rsidR="00F26B83" w:rsidRPr="00903DBA" w:rsidRDefault="00F26B83" w:rsidP="00F26B83">
      <w:pPr>
        <w:pStyle w:val="Code"/>
        <w:rPr>
          <w:highlight w:val="white"/>
        </w:rPr>
      </w:pPr>
      <w:r w:rsidRPr="00903DBA">
        <w:rPr>
          <w:highlight w:val="white"/>
        </w:rPr>
        <w:t xml:space="preserve">      }</w:t>
      </w:r>
    </w:p>
    <w:p w14:paraId="7B73FB59" w14:textId="5404DBED" w:rsidR="00830D14" w:rsidRPr="00903DBA" w:rsidRDefault="00447861" w:rsidP="00830D14">
      <w:pPr>
        <w:rPr>
          <w:highlight w:val="white"/>
        </w:rPr>
      </w:pPr>
      <w:r w:rsidRPr="00903DBA">
        <w:rPr>
          <w:highlight w:val="white"/>
        </w:rPr>
        <w:t>In the same way, i</w:t>
      </w:r>
      <w:r w:rsidR="00830D14" w:rsidRPr="00903DBA">
        <w:rPr>
          <w:highlight w:val="white"/>
        </w:rPr>
        <w:t xml:space="preserve">f the operation is addition </w:t>
      </w:r>
      <w:r w:rsidR="00927FE5" w:rsidRPr="00903DBA">
        <w:rPr>
          <w:highlight w:val="white"/>
        </w:rPr>
        <w:t>of</w:t>
      </w:r>
      <w:r w:rsidR="00830D14" w:rsidRPr="00903DBA">
        <w:rPr>
          <w:highlight w:val="white"/>
        </w:rPr>
        <w:t xml:space="preserve"> </w:t>
      </w:r>
      <w:r w:rsidRPr="00903DBA">
        <w:rPr>
          <w:highlight w:val="white"/>
        </w:rPr>
        <w:t xml:space="preserve">minus </w:t>
      </w:r>
      <w:r w:rsidR="00830D14" w:rsidRPr="00903DBA">
        <w:rPr>
          <w:highlight w:val="white"/>
        </w:rPr>
        <w:t xml:space="preserve">one subtraction </w:t>
      </w:r>
      <w:r w:rsidR="007C7989" w:rsidRPr="00903DBA">
        <w:rPr>
          <w:highlight w:val="white"/>
        </w:rPr>
        <w:t xml:space="preserve">of </w:t>
      </w:r>
      <w:r w:rsidR="00830D14" w:rsidRPr="00903DBA">
        <w:rPr>
          <w:highlight w:val="white"/>
        </w:rPr>
        <w:t xml:space="preserve">one, we replace the operator with </w:t>
      </w:r>
      <w:r w:rsidRPr="00903DBA">
        <w:rPr>
          <w:highlight w:val="white"/>
        </w:rPr>
        <w:t>de</w:t>
      </w:r>
      <w:r w:rsidR="00830D14" w:rsidRPr="00903DBA">
        <w:rPr>
          <w:highlight w:val="white"/>
        </w:rPr>
        <w:t>crement.</w:t>
      </w:r>
    </w:p>
    <w:p w14:paraId="241E8C80" w14:textId="77777777" w:rsidR="00F26B83" w:rsidRPr="00903DBA" w:rsidRDefault="00F26B83" w:rsidP="00F26B83">
      <w:pPr>
        <w:pStyle w:val="Code"/>
        <w:rPr>
          <w:highlight w:val="white"/>
        </w:rPr>
      </w:pPr>
      <w:r w:rsidRPr="00903DBA">
        <w:rPr>
          <w:highlight w:val="white"/>
        </w:rPr>
        <w:t xml:space="preserve">      else if (((Operator == AssemblyOperator.add) &amp;&amp; (value == -1)) ||</w:t>
      </w:r>
    </w:p>
    <w:p w14:paraId="4300D7FA" w14:textId="77777777" w:rsidR="00F26B83" w:rsidRPr="00903DBA" w:rsidRDefault="00F26B83" w:rsidP="00F26B83">
      <w:pPr>
        <w:pStyle w:val="Code"/>
        <w:rPr>
          <w:highlight w:val="white"/>
        </w:rPr>
      </w:pPr>
      <w:r w:rsidRPr="00903DBA">
        <w:rPr>
          <w:highlight w:val="white"/>
        </w:rPr>
        <w:t xml:space="preserve">               ((Operator == AssemblyOperator.sub) &amp;&amp; (value == 1))) {</w:t>
      </w:r>
    </w:p>
    <w:p w14:paraId="126A649F" w14:textId="77777777" w:rsidR="00F26B83" w:rsidRPr="00903DBA" w:rsidRDefault="00F26B83" w:rsidP="00F26B83">
      <w:pPr>
        <w:pStyle w:val="Code"/>
        <w:rPr>
          <w:highlight w:val="white"/>
        </w:rPr>
      </w:pPr>
      <w:r w:rsidRPr="00903DBA">
        <w:rPr>
          <w:highlight w:val="white"/>
        </w:rPr>
        <w:t xml:space="preserve">        m_operator = AssemblyOperator.dec;</w:t>
      </w:r>
    </w:p>
    <w:p w14:paraId="16A2D03A" w14:textId="77777777" w:rsidR="00F26B83" w:rsidRPr="00903DBA" w:rsidRDefault="00F26B83" w:rsidP="00F26B83">
      <w:pPr>
        <w:pStyle w:val="Code"/>
        <w:rPr>
          <w:highlight w:val="white"/>
        </w:rPr>
      </w:pPr>
      <w:r w:rsidRPr="00903DBA">
        <w:rPr>
          <w:highlight w:val="white"/>
        </w:rPr>
        <w:t xml:space="preserve">        m_operandArray[valueIndex] = null;</w:t>
      </w:r>
    </w:p>
    <w:p w14:paraId="7F1AF7D7" w14:textId="77777777" w:rsidR="00F26B83" w:rsidRPr="00903DBA" w:rsidRDefault="00F26B83" w:rsidP="00F26B83">
      <w:pPr>
        <w:pStyle w:val="Code"/>
        <w:rPr>
          <w:highlight w:val="white"/>
        </w:rPr>
      </w:pPr>
      <w:r w:rsidRPr="00903DBA">
        <w:rPr>
          <w:highlight w:val="white"/>
        </w:rPr>
        <w:t xml:space="preserve">      }</w:t>
      </w:r>
    </w:p>
    <w:p w14:paraId="48A2EAD7" w14:textId="77777777" w:rsidR="00F26B83" w:rsidRPr="00903DBA" w:rsidRDefault="00F26B83" w:rsidP="00F26B83">
      <w:pPr>
        <w:pStyle w:val="Code"/>
        <w:rPr>
          <w:highlight w:val="white"/>
        </w:rPr>
      </w:pPr>
      <w:r w:rsidRPr="00903DBA">
        <w:rPr>
          <w:highlight w:val="white"/>
        </w:rPr>
        <w:t xml:space="preserve">    }</w:t>
      </w:r>
    </w:p>
    <w:p w14:paraId="25021122" w14:textId="4CDC4184" w:rsidR="002B63B5" w:rsidRPr="00903DBA" w:rsidRDefault="00385372" w:rsidP="00385372">
      <w:pPr>
        <w:rPr>
          <w:highlight w:val="white"/>
        </w:rPr>
      </w:pPr>
      <w:r w:rsidRPr="00903DBA">
        <w:rPr>
          <w:highlight w:val="white"/>
        </w:rPr>
        <w:t xml:space="preserve">The </w:t>
      </w:r>
      <w:r w:rsidRPr="00903DBA">
        <w:rPr>
          <w:rStyle w:val="KeyWord0"/>
          <w:highlight w:val="white"/>
        </w:rPr>
        <w:t>CheckSize</w:t>
      </w:r>
      <w:r w:rsidRPr="00903DBA">
        <w:rPr>
          <w:highlight w:val="white"/>
        </w:rPr>
        <w:t xml:space="preserve"> method changes the operator to a size operator.</w:t>
      </w:r>
      <w:r w:rsidR="000D5F67" w:rsidRPr="00903DBA">
        <w:rPr>
          <w:highlight w:val="white"/>
        </w:rPr>
        <w:t xml:space="preserve"> For instance, </w:t>
      </w:r>
      <w:r w:rsidR="00B645E5" w:rsidRPr="00903DBA">
        <w:rPr>
          <w:rStyle w:val="KeyWord0"/>
          <w:highlight w:val="white"/>
        </w:rPr>
        <w:t>add [bp + 2], 3</w:t>
      </w:r>
      <w:r w:rsidR="00B645E5" w:rsidRPr="00903DBA">
        <w:rPr>
          <w:highlight w:val="white"/>
        </w:rPr>
        <w:t xml:space="preserve"> shall be changed to </w:t>
      </w:r>
      <w:r w:rsidR="00B645E5" w:rsidRPr="00903DBA">
        <w:rPr>
          <w:rStyle w:val="KeyWord0"/>
          <w:highlight w:val="white"/>
        </w:rPr>
        <w:t>add_word [bp + 2], 3</w:t>
      </w:r>
      <w:r w:rsidR="00B645E5" w:rsidRPr="00903DBA">
        <w:rPr>
          <w:highlight w:val="white"/>
        </w:rPr>
        <w:t xml:space="preserve"> if the</w:t>
      </w:r>
      <w:r w:rsidR="00C218F6" w:rsidRPr="00903DBA">
        <w:rPr>
          <w:highlight w:val="white"/>
        </w:rPr>
        <w:t xml:space="preserve"> </w:t>
      </w:r>
      <w:r w:rsidR="00B645E5" w:rsidRPr="00903DBA">
        <w:rPr>
          <w:highlight w:val="white"/>
        </w:rPr>
        <w:t>address represent</w:t>
      </w:r>
      <w:r w:rsidR="00C218F6" w:rsidRPr="00903DBA">
        <w:rPr>
          <w:highlight w:val="white"/>
        </w:rPr>
        <w:t>s</w:t>
      </w:r>
      <w:r w:rsidR="00B645E5" w:rsidRPr="00903DBA">
        <w:rPr>
          <w:highlight w:val="white"/>
        </w:rPr>
        <w:t xml:space="preserve"> a 2-byte value</w:t>
      </w:r>
      <w:r w:rsidR="000B0E2D" w:rsidRPr="00903DBA">
        <w:rPr>
          <w:highlight w:val="white"/>
        </w:rPr>
        <w:t xml:space="preserve"> (</w:t>
      </w:r>
      <w:r w:rsidR="000B0E2D" w:rsidRPr="00903DBA">
        <w:rPr>
          <w:rStyle w:val="KeyWord0"/>
          <w:highlight w:val="white"/>
        </w:rPr>
        <w:t>size</w:t>
      </w:r>
      <w:r w:rsidR="000B0E2D" w:rsidRPr="00903DBA">
        <w:rPr>
          <w:highlight w:val="white"/>
        </w:rPr>
        <w:t xml:space="preserve"> is two)</w:t>
      </w:r>
      <w:r w:rsidR="00B645E5" w:rsidRPr="00903DBA">
        <w:rPr>
          <w:highlight w:val="white"/>
        </w:rPr>
        <w:t xml:space="preserve">. </w:t>
      </w:r>
      <w:r w:rsidR="0042658A">
        <w:rPr>
          <w:highlight w:val="white"/>
        </w:rPr>
        <w:t xml:space="preserve">Note that </w:t>
      </w:r>
      <w:r w:rsidR="000D5F67" w:rsidRPr="00903DBA">
        <w:rPr>
          <w:highlight w:val="white"/>
        </w:rPr>
        <w:t>this method does not perform optimization, it just set the correct operator.</w:t>
      </w:r>
    </w:p>
    <w:p w14:paraId="659D1BC8" w14:textId="77777777" w:rsidR="00B01231" w:rsidRPr="00903DBA" w:rsidRDefault="00B01231" w:rsidP="00B01231">
      <w:pPr>
        <w:pStyle w:val="Code"/>
        <w:rPr>
          <w:highlight w:val="white"/>
        </w:rPr>
      </w:pPr>
      <w:r w:rsidRPr="00903DBA">
        <w:rPr>
          <w:highlight w:val="white"/>
        </w:rPr>
        <w:t xml:space="preserve">    private void CheckSize(int size) {</w:t>
      </w:r>
    </w:p>
    <w:p w14:paraId="2D09B976" w14:textId="2B58CCAF" w:rsidR="00863337" w:rsidRPr="00903DBA" w:rsidRDefault="00B01231" w:rsidP="00B01231">
      <w:pPr>
        <w:pStyle w:val="Code"/>
        <w:rPr>
          <w:highlight w:val="white"/>
        </w:rPr>
      </w:pPr>
      <w:r w:rsidRPr="00903DBA">
        <w:rPr>
          <w:highlight w:val="white"/>
        </w:rPr>
        <w:t xml:space="preserve">      if (</w:t>
      </w:r>
      <w:r w:rsidR="00863337" w:rsidRPr="00903DBA">
        <w:rPr>
          <w:highlight w:val="white"/>
        </w:rPr>
        <w:t xml:space="preserve">(size != 0) &amp;&amp; </w:t>
      </w:r>
      <w:r w:rsidRPr="00903DBA">
        <w:rPr>
          <w:highlight w:val="white"/>
        </w:rPr>
        <w:t>((m_operandArray[0] is Register) ||</w:t>
      </w:r>
    </w:p>
    <w:p w14:paraId="3F2636AE" w14:textId="4F52434E" w:rsidR="00B01231" w:rsidRPr="00903DBA" w:rsidRDefault="00863337" w:rsidP="00B01231">
      <w:pPr>
        <w:pStyle w:val="Code"/>
        <w:rPr>
          <w:highlight w:val="white"/>
        </w:rPr>
      </w:pPr>
      <w:r w:rsidRPr="00903DBA">
        <w:rPr>
          <w:highlight w:val="white"/>
        </w:rPr>
        <w:t xml:space="preserve">          </w:t>
      </w:r>
      <w:r w:rsidR="00B01231" w:rsidRPr="00903DBA">
        <w:rPr>
          <w:highlight w:val="white"/>
        </w:rPr>
        <w:t xml:space="preserve"> (m_operandArray[0] is Track)</w:t>
      </w:r>
      <w:r w:rsidR="0060211B" w:rsidRPr="00903DBA">
        <w:rPr>
          <w:highlight w:val="white"/>
        </w:rPr>
        <w:t xml:space="preserve"> </w:t>
      </w:r>
      <w:r w:rsidR="00B01231" w:rsidRPr="00903DBA">
        <w:rPr>
          <w:highlight w:val="white"/>
        </w:rPr>
        <w:t>||</w:t>
      </w:r>
      <w:r w:rsidRPr="00903DBA">
        <w:rPr>
          <w:highlight w:val="white"/>
        </w:rPr>
        <w:t xml:space="preserve"> </w:t>
      </w:r>
      <w:r w:rsidR="00B01231" w:rsidRPr="00903DBA">
        <w:rPr>
          <w:highlight w:val="white"/>
        </w:rPr>
        <w:t>(m_operandArray[0] is String)) &amp;&amp;</w:t>
      </w:r>
    </w:p>
    <w:p w14:paraId="011E85C2" w14:textId="3413F55A" w:rsidR="00B01231" w:rsidRPr="00903DBA" w:rsidRDefault="00B01231" w:rsidP="00B01231">
      <w:pPr>
        <w:pStyle w:val="Code"/>
        <w:rPr>
          <w:highlight w:val="white"/>
        </w:rPr>
      </w:pPr>
      <w:r w:rsidRPr="00903DBA">
        <w:rPr>
          <w:highlight w:val="white"/>
        </w:rPr>
        <w:t xml:space="preserve">          (m_operandArray[1] is int) &amp;&amp;</w:t>
      </w:r>
    </w:p>
    <w:p w14:paraId="14F12E2D" w14:textId="47A3ED33" w:rsidR="00B01231" w:rsidRPr="00903DBA" w:rsidRDefault="00863337" w:rsidP="00B01231">
      <w:pPr>
        <w:pStyle w:val="Code"/>
        <w:rPr>
          <w:highlight w:val="white"/>
        </w:rPr>
      </w:pPr>
      <w:r w:rsidRPr="00903DBA">
        <w:rPr>
          <w:highlight w:val="white"/>
        </w:rPr>
        <w:t xml:space="preserve">          (IsUnary() || </w:t>
      </w:r>
      <w:r w:rsidR="00B01231" w:rsidRPr="00903DBA">
        <w:rPr>
          <w:highlight w:val="white"/>
        </w:rPr>
        <w:t>((m_operandArray[2] is BigInteger) ||</w:t>
      </w:r>
    </w:p>
    <w:p w14:paraId="380C867B" w14:textId="14CC4460" w:rsidR="00B01231" w:rsidRPr="00903DBA" w:rsidRDefault="00863337" w:rsidP="00B01231">
      <w:pPr>
        <w:pStyle w:val="Code"/>
        <w:rPr>
          <w:highlight w:val="white"/>
        </w:rPr>
      </w:pPr>
      <w:r w:rsidRPr="00903DBA">
        <w:rPr>
          <w:highlight w:val="white"/>
        </w:rPr>
        <w:t xml:space="preserve">           </w:t>
      </w:r>
      <w:r w:rsidR="00B01231" w:rsidRPr="00903DBA">
        <w:rPr>
          <w:highlight w:val="white"/>
        </w:rPr>
        <w:t xml:space="preserve"> </w:t>
      </w:r>
      <w:r w:rsidRPr="00903DBA">
        <w:rPr>
          <w:highlight w:val="white"/>
        </w:rPr>
        <w:t xml:space="preserve"> </w:t>
      </w:r>
      <w:r w:rsidR="00B01231" w:rsidRPr="00903DBA">
        <w:rPr>
          <w:highlight w:val="white"/>
        </w:rPr>
        <w:t xml:space="preserve">            (m_operandArray[2] is String)))</w:t>
      </w:r>
      <w:r w:rsidRPr="00903DBA">
        <w:rPr>
          <w:highlight w:val="white"/>
        </w:rPr>
        <w:t>)</w:t>
      </w:r>
      <w:r w:rsidR="00B01231" w:rsidRPr="00903DBA">
        <w:rPr>
          <w:highlight w:val="white"/>
        </w:rPr>
        <w:t xml:space="preserve"> {</w:t>
      </w:r>
    </w:p>
    <w:p w14:paraId="538FEB48" w14:textId="59689DBE" w:rsidR="00B01231" w:rsidRPr="00903DBA" w:rsidRDefault="00B01231" w:rsidP="00B01231">
      <w:pPr>
        <w:pStyle w:val="Code"/>
        <w:rPr>
          <w:highlight w:val="white"/>
        </w:rPr>
      </w:pPr>
      <w:r w:rsidRPr="00903DBA">
        <w:rPr>
          <w:highlight w:val="white"/>
        </w:rPr>
        <w:t xml:space="preserve">        m_operator = OperatorToSize(m_operator, size);</w:t>
      </w:r>
    </w:p>
    <w:p w14:paraId="534217C0" w14:textId="306B5C4D" w:rsidR="00B01231" w:rsidRPr="00903DBA" w:rsidRDefault="00B01231" w:rsidP="00B01231">
      <w:pPr>
        <w:pStyle w:val="Code"/>
        <w:rPr>
          <w:highlight w:val="white"/>
        </w:rPr>
      </w:pPr>
      <w:r w:rsidRPr="00903DBA">
        <w:rPr>
          <w:highlight w:val="white"/>
        </w:rPr>
        <w:t xml:space="preserve">      }</w:t>
      </w:r>
    </w:p>
    <w:p w14:paraId="4DE9D7D3" w14:textId="629B934B" w:rsidR="00B01231" w:rsidRPr="00903DBA" w:rsidRDefault="00B01231" w:rsidP="00B01231">
      <w:pPr>
        <w:pStyle w:val="Code"/>
        <w:rPr>
          <w:highlight w:val="white"/>
        </w:rPr>
      </w:pPr>
      <w:r w:rsidRPr="00903DBA">
        <w:rPr>
          <w:highlight w:val="white"/>
        </w:rPr>
        <w:lastRenderedPageBreak/>
        <w:t xml:space="preserve">    }</w:t>
      </w:r>
    </w:p>
    <w:p w14:paraId="056E9B50" w14:textId="0A4FC941" w:rsidR="00CA5764" w:rsidRPr="00903DBA" w:rsidRDefault="00BF4EEA" w:rsidP="00CA5764">
      <w:pPr>
        <w:pStyle w:val="Rubrik3"/>
        <w:rPr>
          <w:highlight w:val="white"/>
        </w:rPr>
      </w:pPr>
      <w:bookmarkStart w:id="430" w:name="_Toc57656077"/>
      <w:r w:rsidRPr="00903DBA">
        <w:rPr>
          <w:highlight w:val="white"/>
        </w:rPr>
        <w:t xml:space="preserve">Operator </w:t>
      </w:r>
      <w:r w:rsidR="00CA5764" w:rsidRPr="00903DBA">
        <w:rPr>
          <w:highlight w:val="white"/>
        </w:rPr>
        <w:t>Test Methods</w:t>
      </w:r>
      <w:bookmarkEnd w:id="430"/>
    </w:p>
    <w:p w14:paraId="76947895" w14:textId="218E14BD" w:rsidR="00AE79B1" w:rsidRPr="00903DBA" w:rsidRDefault="00BF4EEA" w:rsidP="0060211B">
      <w:pPr>
        <w:rPr>
          <w:highlight w:val="white"/>
        </w:rPr>
      </w:pPr>
      <w:r w:rsidRPr="00903DBA">
        <w:rPr>
          <w:highlight w:val="white"/>
        </w:rPr>
        <w:t xml:space="preserve">There is a set of methods that test whether the operator holds certain properties. </w:t>
      </w:r>
      <w:r w:rsidR="0060211B" w:rsidRPr="00903DBA">
        <w:rPr>
          <w:highlight w:val="white"/>
        </w:rPr>
        <w:t xml:space="preserve">The </w:t>
      </w:r>
      <w:r w:rsidR="0060211B" w:rsidRPr="00903DBA">
        <w:rPr>
          <w:rStyle w:val="KeyWord0"/>
          <w:highlight w:val="white"/>
        </w:rPr>
        <w:t>IsUnary</w:t>
      </w:r>
      <w:r w:rsidR="0060211B" w:rsidRPr="00903DBA">
        <w:rPr>
          <w:highlight w:val="white"/>
        </w:rPr>
        <w:t xml:space="preserve"> method </w:t>
      </w:r>
      <w:r w:rsidR="009D5ED3" w:rsidRPr="00903DBA">
        <w:rPr>
          <w:highlight w:val="white"/>
        </w:rPr>
        <w:t>return true is the operator is unary</w:t>
      </w:r>
      <w:r w:rsidR="00D94B2A" w:rsidRPr="00903DBA">
        <w:rPr>
          <w:highlight w:val="white"/>
        </w:rPr>
        <w:t xml:space="preserve">; that is, </w:t>
      </w:r>
      <w:r w:rsidR="0021172F" w:rsidRPr="00903DBA">
        <w:rPr>
          <w:highlight w:val="white"/>
        </w:rPr>
        <w:t>it</w:t>
      </w:r>
      <w:r w:rsidR="009D5ED3" w:rsidRPr="00903DBA">
        <w:rPr>
          <w:highlight w:val="white"/>
        </w:rPr>
        <w:t xml:space="preserve"> takes one operand.</w:t>
      </w:r>
      <w:r w:rsidR="00F22EBD" w:rsidRPr="00903DBA">
        <w:rPr>
          <w:highlight w:val="white"/>
        </w:rPr>
        <w:t xml:space="preserve"> Note that we regard multiplication and division as una</w:t>
      </w:r>
      <w:r w:rsidR="009B442D" w:rsidRPr="00903DBA">
        <w:rPr>
          <w:highlight w:val="white"/>
        </w:rPr>
        <w:t>r</w:t>
      </w:r>
      <w:r w:rsidR="00F22EBD" w:rsidRPr="00903DBA">
        <w:rPr>
          <w:highlight w:val="white"/>
        </w:rPr>
        <w:t xml:space="preserve">y operators, </w:t>
      </w:r>
      <w:r w:rsidR="009B442D" w:rsidRPr="00903DBA">
        <w:rPr>
          <w:highlight w:val="white"/>
        </w:rPr>
        <w:t>even though it takes two operands.</w:t>
      </w:r>
      <w:r w:rsidR="00710BF8" w:rsidRPr="00903DBA">
        <w:rPr>
          <w:highlight w:val="white"/>
        </w:rPr>
        <w:t xml:space="preserve"> That is because </w:t>
      </w:r>
      <w:r w:rsidR="000E1834" w:rsidRPr="00903DBA">
        <w:rPr>
          <w:highlight w:val="white"/>
        </w:rPr>
        <w:t xml:space="preserve">the left operand is stored in a register, only the second operand is explicitly stated. </w:t>
      </w:r>
      <w:r w:rsidR="00710BF8" w:rsidRPr="00903DBA">
        <w:rPr>
          <w:highlight w:val="white"/>
        </w:rPr>
        <w:t xml:space="preserve">We </w:t>
      </w:r>
      <w:r w:rsidR="000E1834" w:rsidRPr="00903DBA">
        <w:rPr>
          <w:highlight w:val="white"/>
        </w:rPr>
        <w:t>also regard loading and storing of floating-point values as unary operators.</w:t>
      </w:r>
    </w:p>
    <w:p w14:paraId="274F6454" w14:textId="6D89AAE4" w:rsidR="00207C0A" w:rsidRPr="00903DBA" w:rsidRDefault="00207C0A" w:rsidP="00207C0A">
      <w:pPr>
        <w:pStyle w:val="Code"/>
        <w:rPr>
          <w:highlight w:val="white"/>
        </w:rPr>
      </w:pPr>
      <w:r w:rsidRPr="00903DBA">
        <w:rPr>
          <w:highlight w:val="white"/>
        </w:rPr>
        <w:t xml:space="preserve">    public bool </w:t>
      </w:r>
      <w:r w:rsidR="001B344B" w:rsidRPr="00903DBA">
        <w:rPr>
          <w:highlight w:val="white"/>
        </w:rPr>
        <w:t>IsUnary</w:t>
      </w:r>
      <w:r w:rsidRPr="00903DBA">
        <w:rPr>
          <w:highlight w:val="white"/>
        </w:rPr>
        <w:t>() {</w:t>
      </w:r>
    </w:p>
    <w:p w14:paraId="2BC8A9FB" w14:textId="77777777" w:rsidR="00207C0A" w:rsidRPr="00903DBA" w:rsidRDefault="00207C0A" w:rsidP="00207C0A">
      <w:pPr>
        <w:pStyle w:val="Code"/>
        <w:rPr>
          <w:highlight w:val="white"/>
        </w:rPr>
      </w:pPr>
      <w:r w:rsidRPr="00903DBA">
        <w:rPr>
          <w:highlight w:val="white"/>
        </w:rPr>
        <w:t xml:space="preserve">      string operatorName = Enum.GetName(typeof(AssemblyOperator), Operator);</w:t>
      </w:r>
    </w:p>
    <w:p w14:paraId="0B779EE2" w14:textId="77777777" w:rsidR="00207C0A" w:rsidRPr="00903DBA" w:rsidRDefault="00207C0A" w:rsidP="00207C0A">
      <w:pPr>
        <w:pStyle w:val="Code"/>
        <w:rPr>
          <w:highlight w:val="white"/>
        </w:rPr>
      </w:pPr>
      <w:r w:rsidRPr="00903DBA">
        <w:rPr>
          <w:highlight w:val="white"/>
        </w:rPr>
        <w:t xml:space="preserve">      return operatorName.StartsWith("neg") ||</w:t>
      </w:r>
    </w:p>
    <w:p w14:paraId="4C2DD641" w14:textId="19281637" w:rsidR="00207C0A" w:rsidRPr="00903DBA" w:rsidRDefault="00207C0A" w:rsidP="00207C0A">
      <w:pPr>
        <w:pStyle w:val="Code"/>
        <w:rPr>
          <w:highlight w:val="white"/>
        </w:rPr>
      </w:pPr>
      <w:r w:rsidRPr="00903DBA">
        <w:rPr>
          <w:highlight w:val="white"/>
        </w:rPr>
        <w:t xml:space="preserve">             operatorName.StartsWith("not") ||</w:t>
      </w:r>
    </w:p>
    <w:p w14:paraId="513FA147" w14:textId="77777777" w:rsidR="00207C0A" w:rsidRPr="00903DBA" w:rsidRDefault="00207C0A" w:rsidP="00207C0A">
      <w:pPr>
        <w:pStyle w:val="Code"/>
        <w:rPr>
          <w:highlight w:val="white"/>
        </w:rPr>
      </w:pPr>
      <w:r w:rsidRPr="00903DBA">
        <w:rPr>
          <w:highlight w:val="white"/>
        </w:rPr>
        <w:t xml:space="preserve">             operatorName.StartsWith("inc") ||</w:t>
      </w:r>
    </w:p>
    <w:p w14:paraId="15814DD0" w14:textId="7B03FAE7" w:rsidR="00207C0A" w:rsidRPr="00903DBA" w:rsidRDefault="00207C0A" w:rsidP="00207C0A">
      <w:pPr>
        <w:pStyle w:val="Code"/>
        <w:rPr>
          <w:highlight w:val="white"/>
        </w:rPr>
      </w:pPr>
      <w:r w:rsidRPr="00903DBA">
        <w:rPr>
          <w:highlight w:val="white"/>
        </w:rPr>
        <w:t xml:space="preserve">             operatorName.StartsWith("dec") ||</w:t>
      </w:r>
    </w:p>
    <w:p w14:paraId="1635E199" w14:textId="77777777" w:rsidR="00207C0A" w:rsidRPr="00903DBA" w:rsidRDefault="00207C0A" w:rsidP="00207C0A">
      <w:pPr>
        <w:pStyle w:val="Code"/>
        <w:rPr>
          <w:highlight w:val="white"/>
        </w:rPr>
      </w:pPr>
      <w:r w:rsidRPr="00903DBA">
        <w:rPr>
          <w:highlight w:val="white"/>
        </w:rPr>
        <w:t xml:space="preserve">             operatorName.StartsWith("mul") ||</w:t>
      </w:r>
    </w:p>
    <w:p w14:paraId="1C92E202" w14:textId="5E6C041E" w:rsidR="00207C0A" w:rsidRPr="00903DBA" w:rsidRDefault="00207C0A" w:rsidP="00207C0A">
      <w:pPr>
        <w:pStyle w:val="Code"/>
        <w:rPr>
          <w:highlight w:val="white"/>
        </w:rPr>
      </w:pPr>
      <w:r w:rsidRPr="00903DBA">
        <w:rPr>
          <w:highlight w:val="white"/>
        </w:rPr>
        <w:t xml:space="preserve">             operatorName.StartsWith("imul") ||</w:t>
      </w:r>
    </w:p>
    <w:p w14:paraId="60DEE51E" w14:textId="77777777" w:rsidR="00207C0A" w:rsidRPr="00903DBA" w:rsidRDefault="00207C0A" w:rsidP="00207C0A">
      <w:pPr>
        <w:pStyle w:val="Code"/>
        <w:rPr>
          <w:highlight w:val="white"/>
        </w:rPr>
      </w:pPr>
      <w:r w:rsidRPr="00903DBA">
        <w:rPr>
          <w:highlight w:val="white"/>
        </w:rPr>
        <w:t xml:space="preserve">             operatorName.StartsWith("div") ||</w:t>
      </w:r>
    </w:p>
    <w:p w14:paraId="20CEB2DF" w14:textId="33FA2714" w:rsidR="00207C0A" w:rsidRPr="00903DBA" w:rsidRDefault="00207C0A" w:rsidP="001B344B">
      <w:pPr>
        <w:pStyle w:val="Code"/>
        <w:rPr>
          <w:highlight w:val="white"/>
        </w:rPr>
      </w:pPr>
      <w:r w:rsidRPr="00903DBA">
        <w:rPr>
          <w:highlight w:val="white"/>
        </w:rPr>
        <w:t xml:space="preserve">             operatorName.StartsWith("idiv")</w:t>
      </w:r>
      <w:r w:rsidR="001B344B" w:rsidRPr="00903DBA">
        <w:rPr>
          <w:highlight w:val="white"/>
        </w:rPr>
        <w:t xml:space="preserve"> ||</w:t>
      </w:r>
    </w:p>
    <w:p w14:paraId="4005C2A5" w14:textId="42D51CEB" w:rsidR="00076698" w:rsidRPr="00903DBA" w:rsidRDefault="00207C0A" w:rsidP="00207C0A">
      <w:pPr>
        <w:pStyle w:val="Code"/>
        <w:rPr>
          <w:highlight w:val="white"/>
        </w:rPr>
      </w:pPr>
      <w:r w:rsidRPr="00903DBA">
        <w:rPr>
          <w:highlight w:val="white"/>
        </w:rPr>
        <w:t xml:space="preserve">      </w:t>
      </w:r>
      <w:r w:rsidR="001B344B" w:rsidRPr="00903DBA">
        <w:rPr>
          <w:highlight w:val="white"/>
        </w:rPr>
        <w:t xml:space="preserve">       </w:t>
      </w:r>
      <w:r w:rsidRPr="00903DBA">
        <w:rPr>
          <w:highlight w:val="white"/>
        </w:rPr>
        <w:t>operatorName.StartsWith("fst") ||</w:t>
      </w:r>
    </w:p>
    <w:p w14:paraId="34B0DFDE" w14:textId="5C505376" w:rsidR="00207C0A" w:rsidRPr="00903DBA" w:rsidRDefault="00076698" w:rsidP="00207C0A">
      <w:pPr>
        <w:pStyle w:val="Code"/>
        <w:rPr>
          <w:highlight w:val="white"/>
        </w:rPr>
      </w:pPr>
      <w:r w:rsidRPr="00903DBA">
        <w:rPr>
          <w:highlight w:val="white"/>
        </w:rPr>
        <w:t xml:space="preserve">            </w:t>
      </w:r>
      <w:r w:rsidR="00207C0A" w:rsidRPr="00903DBA">
        <w:rPr>
          <w:highlight w:val="white"/>
        </w:rPr>
        <w:t xml:space="preserve"> operatorName.StartsWith("fld") ||</w:t>
      </w:r>
    </w:p>
    <w:p w14:paraId="3511EA0B" w14:textId="77777777" w:rsidR="00076698" w:rsidRPr="00903DBA" w:rsidRDefault="00207C0A" w:rsidP="00207C0A">
      <w:pPr>
        <w:pStyle w:val="Code"/>
        <w:rPr>
          <w:highlight w:val="white"/>
        </w:rPr>
      </w:pPr>
      <w:r w:rsidRPr="00903DBA">
        <w:rPr>
          <w:highlight w:val="white"/>
        </w:rPr>
        <w:t xml:space="preserve">             operatorName.StartsWith("fist") ||</w:t>
      </w:r>
    </w:p>
    <w:p w14:paraId="00890CBD" w14:textId="5ABEAB56" w:rsidR="00207C0A" w:rsidRPr="00903DBA" w:rsidRDefault="00076698" w:rsidP="00207C0A">
      <w:pPr>
        <w:pStyle w:val="Code"/>
        <w:rPr>
          <w:highlight w:val="white"/>
        </w:rPr>
      </w:pPr>
      <w:r w:rsidRPr="00903DBA">
        <w:rPr>
          <w:highlight w:val="white"/>
        </w:rPr>
        <w:t xml:space="preserve">            </w:t>
      </w:r>
      <w:r w:rsidR="00207C0A" w:rsidRPr="00903DBA">
        <w:rPr>
          <w:highlight w:val="white"/>
        </w:rPr>
        <w:t xml:space="preserve"> operatorName.StartsWith("fild");</w:t>
      </w:r>
    </w:p>
    <w:p w14:paraId="24BA4DE8" w14:textId="77777777" w:rsidR="00207C0A" w:rsidRPr="00903DBA" w:rsidRDefault="00207C0A" w:rsidP="00207C0A">
      <w:pPr>
        <w:pStyle w:val="Code"/>
        <w:rPr>
          <w:highlight w:val="white"/>
        </w:rPr>
      </w:pPr>
      <w:r w:rsidRPr="00903DBA">
        <w:rPr>
          <w:highlight w:val="white"/>
        </w:rPr>
        <w:t xml:space="preserve">    }</w:t>
      </w:r>
    </w:p>
    <w:p w14:paraId="1A4B8D4F" w14:textId="66475C2D" w:rsidR="00207C0A" w:rsidRPr="00903DBA" w:rsidRDefault="000E1834" w:rsidP="000E1834">
      <w:pPr>
        <w:rPr>
          <w:highlight w:val="white"/>
        </w:rPr>
      </w:pPr>
      <w:r w:rsidRPr="00903DBA">
        <w:rPr>
          <w:highlight w:val="white"/>
        </w:rPr>
        <w:t xml:space="preserve">The jump and call test methods </w:t>
      </w:r>
      <w:r w:rsidR="00EE492B" w:rsidRPr="00903DBA">
        <w:rPr>
          <w:highlight w:val="white"/>
        </w:rPr>
        <w:t>tests whether the first operand is a register</w:t>
      </w:r>
      <w:r w:rsidR="00BE2FC3" w:rsidRPr="00903DBA">
        <w:rPr>
          <w:highlight w:val="white"/>
        </w:rPr>
        <w:t xml:space="preserve">. The jump instruction </w:t>
      </w:r>
      <w:r w:rsidR="006032E5" w:rsidRPr="00903DBA">
        <w:rPr>
          <w:highlight w:val="white"/>
        </w:rPr>
        <w:t>usually jumps to a specifically stated address. However, when returning from a function call, the address is stored in a register.</w:t>
      </w:r>
    </w:p>
    <w:p w14:paraId="1F0F86B3" w14:textId="77777777" w:rsidR="002B63B5" w:rsidRPr="00903DBA" w:rsidRDefault="002B63B5" w:rsidP="00DB788F">
      <w:pPr>
        <w:pStyle w:val="Code"/>
        <w:rPr>
          <w:highlight w:val="white"/>
        </w:rPr>
      </w:pPr>
      <w:r w:rsidRPr="00903DBA">
        <w:rPr>
          <w:highlight w:val="white"/>
        </w:rPr>
        <w:t xml:space="preserve">    public bool IsJumpRegister() {</w:t>
      </w:r>
    </w:p>
    <w:p w14:paraId="31AF4729" w14:textId="77777777" w:rsidR="002B63B5" w:rsidRPr="00903DBA" w:rsidRDefault="002B63B5" w:rsidP="00DB788F">
      <w:pPr>
        <w:pStyle w:val="Code"/>
        <w:rPr>
          <w:highlight w:val="white"/>
        </w:rPr>
      </w:pPr>
      <w:r w:rsidRPr="00903DBA">
        <w:rPr>
          <w:highlight w:val="white"/>
        </w:rPr>
        <w:t xml:space="preserve">      return (Operator == AssemblyOperator.jmp) &amp;&amp;</w:t>
      </w:r>
    </w:p>
    <w:p w14:paraId="2C49CA56" w14:textId="77777777" w:rsidR="002B63B5" w:rsidRPr="00903DBA" w:rsidRDefault="002B63B5" w:rsidP="00DB788F">
      <w:pPr>
        <w:pStyle w:val="Code"/>
        <w:rPr>
          <w:highlight w:val="white"/>
        </w:rPr>
      </w:pPr>
      <w:r w:rsidRPr="00903DBA">
        <w:rPr>
          <w:highlight w:val="white"/>
        </w:rPr>
        <w:t xml:space="preserve">             (m_operandArray[0] is Register);</w:t>
      </w:r>
    </w:p>
    <w:p w14:paraId="25E401F0" w14:textId="77777777" w:rsidR="002B63B5" w:rsidRPr="00903DBA" w:rsidRDefault="002B63B5" w:rsidP="00DB788F">
      <w:pPr>
        <w:pStyle w:val="Code"/>
        <w:rPr>
          <w:highlight w:val="white"/>
        </w:rPr>
      </w:pPr>
      <w:r w:rsidRPr="00903DBA">
        <w:rPr>
          <w:highlight w:val="white"/>
        </w:rPr>
        <w:t xml:space="preserve">    }</w:t>
      </w:r>
    </w:p>
    <w:p w14:paraId="372B0C9C" w14:textId="77777777" w:rsidR="002B63B5" w:rsidRPr="00903DBA" w:rsidRDefault="002B63B5" w:rsidP="00DB788F">
      <w:pPr>
        <w:pStyle w:val="Code"/>
        <w:rPr>
          <w:highlight w:val="white"/>
        </w:rPr>
      </w:pPr>
    </w:p>
    <w:p w14:paraId="098F8DE6" w14:textId="77777777" w:rsidR="002B63B5" w:rsidRPr="00903DBA" w:rsidRDefault="002B63B5" w:rsidP="00DB788F">
      <w:pPr>
        <w:pStyle w:val="Code"/>
        <w:rPr>
          <w:highlight w:val="white"/>
        </w:rPr>
      </w:pPr>
      <w:r w:rsidRPr="00903DBA">
        <w:rPr>
          <w:highlight w:val="white"/>
        </w:rPr>
        <w:t xml:space="preserve">    public bool IsJumpNotRegister() {</w:t>
      </w:r>
    </w:p>
    <w:p w14:paraId="63436022" w14:textId="77777777" w:rsidR="002B63B5" w:rsidRPr="00903DBA" w:rsidRDefault="002B63B5" w:rsidP="00DB788F">
      <w:pPr>
        <w:pStyle w:val="Code"/>
        <w:rPr>
          <w:highlight w:val="white"/>
        </w:rPr>
      </w:pPr>
      <w:r w:rsidRPr="00903DBA">
        <w:rPr>
          <w:highlight w:val="white"/>
        </w:rPr>
        <w:t xml:space="preserve">      return (Operator == AssemblyOperator.jmp) &amp;&amp;</w:t>
      </w:r>
    </w:p>
    <w:p w14:paraId="2ACBDF4E" w14:textId="77777777" w:rsidR="002B63B5" w:rsidRPr="00903DBA" w:rsidRDefault="002B63B5" w:rsidP="00DB788F">
      <w:pPr>
        <w:pStyle w:val="Code"/>
        <w:rPr>
          <w:highlight w:val="white"/>
        </w:rPr>
      </w:pPr>
      <w:r w:rsidRPr="00903DBA">
        <w:rPr>
          <w:highlight w:val="white"/>
        </w:rPr>
        <w:t xml:space="preserve">             !(m_operandArray[0] is Register);</w:t>
      </w:r>
    </w:p>
    <w:p w14:paraId="6A427CD7" w14:textId="77777777" w:rsidR="002B63B5" w:rsidRPr="00903DBA" w:rsidRDefault="002B63B5" w:rsidP="00DB788F">
      <w:pPr>
        <w:pStyle w:val="Code"/>
        <w:rPr>
          <w:highlight w:val="white"/>
        </w:rPr>
      </w:pPr>
      <w:r w:rsidRPr="00903DBA">
        <w:rPr>
          <w:highlight w:val="white"/>
        </w:rPr>
        <w:t xml:space="preserve">    }</w:t>
      </w:r>
    </w:p>
    <w:p w14:paraId="13BC2537" w14:textId="7BB850CA" w:rsidR="002B63B5" w:rsidRPr="00903DBA" w:rsidRDefault="0034088F" w:rsidP="0034088F">
      <w:pPr>
        <w:rPr>
          <w:highlight w:val="white"/>
        </w:rPr>
      </w:pPr>
      <w:r w:rsidRPr="00903DBA">
        <w:rPr>
          <w:highlight w:val="white"/>
        </w:rPr>
        <w:t>A regular function call is to a specifically stated address. However, it is also possible to call a function</w:t>
      </w:r>
      <w:r w:rsidR="00526E5C" w:rsidRPr="00903DBA">
        <w:rPr>
          <w:highlight w:val="white"/>
        </w:rPr>
        <w:t xml:space="preserve"> whose address is stored in a function pointer.</w:t>
      </w:r>
    </w:p>
    <w:p w14:paraId="33EC720B" w14:textId="77777777" w:rsidR="002B63B5" w:rsidRPr="00903DBA" w:rsidRDefault="002B63B5" w:rsidP="00DB788F">
      <w:pPr>
        <w:pStyle w:val="Code"/>
        <w:rPr>
          <w:highlight w:val="white"/>
        </w:rPr>
      </w:pPr>
      <w:r w:rsidRPr="00903DBA">
        <w:rPr>
          <w:highlight w:val="white"/>
        </w:rPr>
        <w:t xml:space="preserve">    public bool IsCallRegister() {</w:t>
      </w:r>
    </w:p>
    <w:p w14:paraId="10DFD947" w14:textId="77777777" w:rsidR="002B63B5" w:rsidRPr="00903DBA" w:rsidRDefault="002B63B5" w:rsidP="00DB788F">
      <w:pPr>
        <w:pStyle w:val="Code"/>
        <w:rPr>
          <w:highlight w:val="white"/>
        </w:rPr>
      </w:pPr>
      <w:r w:rsidRPr="00903DBA">
        <w:rPr>
          <w:highlight w:val="white"/>
        </w:rPr>
        <w:t xml:space="preserve">      return (Operator == AssemblyOperator.call) &amp;&amp;</w:t>
      </w:r>
    </w:p>
    <w:p w14:paraId="769F44FE" w14:textId="77777777" w:rsidR="002B63B5" w:rsidRPr="00903DBA" w:rsidRDefault="002B63B5" w:rsidP="00DB788F">
      <w:pPr>
        <w:pStyle w:val="Code"/>
        <w:rPr>
          <w:highlight w:val="white"/>
        </w:rPr>
      </w:pPr>
      <w:r w:rsidRPr="00903DBA">
        <w:rPr>
          <w:highlight w:val="white"/>
        </w:rPr>
        <w:t xml:space="preserve">             (m_operandArray[0] is Register);</w:t>
      </w:r>
    </w:p>
    <w:p w14:paraId="5726BA0F" w14:textId="77777777" w:rsidR="002B63B5" w:rsidRPr="00903DBA" w:rsidRDefault="002B63B5" w:rsidP="00DB788F">
      <w:pPr>
        <w:pStyle w:val="Code"/>
        <w:rPr>
          <w:highlight w:val="white"/>
        </w:rPr>
      </w:pPr>
      <w:r w:rsidRPr="00903DBA">
        <w:rPr>
          <w:highlight w:val="white"/>
        </w:rPr>
        <w:t xml:space="preserve">    }</w:t>
      </w:r>
    </w:p>
    <w:p w14:paraId="03BCBFF9" w14:textId="77777777" w:rsidR="002B63B5" w:rsidRPr="00903DBA" w:rsidRDefault="002B63B5" w:rsidP="00DB788F">
      <w:pPr>
        <w:pStyle w:val="Code"/>
        <w:rPr>
          <w:highlight w:val="white"/>
        </w:rPr>
      </w:pPr>
    </w:p>
    <w:p w14:paraId="7B1D63DC" w14:textId="77777777" w:rsidR="002B63B5" w:rsidRPr="00903DBA" w:rsidRDefault="002B63B5" w:rsidP="00DB788F">
      <w:pPr>
        <w:pStyle w:val="Code"/>
        <w:rPr>
          <w:highlight w:val="white"/>
        </w:rPr>
      </w:pPr>
      <w:r w:rsidRPr="00903DBA">
        <w:rPr>
          <w:highlight w:val="white"/>
        </w:rPr>
        <w:t xml:space="preserve">    public bool IsCallNotRegister() {</w:t>
      </w:r>
    </w:p>
    <w:p w14:paraId="318CD5CD" w14:textId="77777777" w:rsidR="002B63B5" w:rsidRPr="00903DBA" w:rsidRDefault="002B63B5" w:rsidP="00DB788F">
      <w:pPr>
        <w:pStyle w:val="Code"/>
        <w:rPr>
          <w:highlight w:val="white"/>
        </w:rPr>
      </w:pPr>
      <w:r w:rsidRPr="00903DBA">
        <w:rPr>
          <w:highlight w:val="white"/>
        </w:rPr>
        <w:t xml:space="preserve">      return (Operator == AssemblyOperator.call) &amp;&amp;</w:t>
      </w:r>
    </w:p>
    <w:p w14:paraId="02F2DC17" w14:textId="77777777" w:rsidR="002B63B5" w:rsidRPr="00903DBA" w:rsidRDefault="002B63B5" w:rsidP="00DB788F">
      <w:pPr>
        <w:pStyle w:val="Code"/>
        <w:rPr>
          <w:highlight w:val="white"/>
        </w:rPr>
      </w:pPr>
      <w:r w:rsidRPr="00903DBA">
        <w:rPr>
          <w:highlight w:val="white"/>
        </w:rPr>
        <w:t xml:space="preserve">             (m_operandArray[0] is string);</w:t>
      </w:r>
    </w:p>
    <w:p w14:paraId="39F1FDD3" w14:textId="77777777" w:rsidR="002B63B5" w:rsidRPr="00903DBA" w:rsidRDefault="002B63B5" w:rsidP="00DB788F">
      <w:pPr>
        <w:pStyle w:val="Code"/>
        <w:rPr>
          <w:highlight w:val="white"/>
        </w:rPr>
      </w:pPr>
      <w:r w:rsidRPr="00903DBA">
        <w:rPr>
          <w:highlight w:val="white"/>
        </w:rPr>
        <w:t xml:space="preserve">    }</w:t>
      </w:r>
    </w:p>
    <w:p w14:paraId="13A36C96" w14:textId="50FB5A12" w:rsidR="002B63B5" w:rsidRPr="00903DBA" w:rsidRDefault="008C59C7" w:rsidP="00E431C3">
      <w:pPr>
        <w:rPr>
          <w:highlight w:val="white"/>
        </w:rPr>
      </w:pPr>
      <w:r w:rsidRPr="00903DBA">
        <w:rPr>
          <w:highlight w:val="white"/>
        </w:rPr>
        <w:t xml:space="preserve">The </w:t>
      </w:r>
      <w:r w:rsidRPr="00903DBA">
        <w:rPr>
          <w:rStyle w:val="KeyWord0"/>
          <w:highlight w:val="white"/>
        </w:rPr>
        <w:t>IsRelationNotRegister</w:t>
      </w:r>
      <w:r w:rsidRPr="00903DBA">
        <w:rPr>
          <w:highlight w:val="white"/>
        </w:rPr>
        <w:t xml:space="preserve"> method </w:t>
      </w:r>
      <w:r w:rsidR="00F22EBD" w:rsidRPr="00903DBA">
        <w:rPr>
          <w:highlight w:val="white"/>
        </w:rPr>
        <w:t xml:space="preserve">returns true if the operator is a relational jump operator. </w:t>
      </w:r>
      <w:r w:rsidR="00E431C3" w:rsidRPr="00903DBA">
        <w:rPr>
          <w:highlight w:val="white"/>
        </w:rPr>
        <w:t xml:space="preserve">Note that there is no </w:t>
      </w:r>
      <w:r w:rsidR="00E431C3" w:rsidRPr="00903DBA">
        <w:rPr>
          <w:rStyle w:val="KeyWord0"/>
          <w:highlight w:val="white"/>
        </w:rPr>
        <w:t>IsRelationRegister</w:t>
      </w:r>
      <w:r w:rsidR="00E431C3" w:rsidRPr="00903DBA">
        <w:rPr>
          <w:highlight w:val="white"/>
        </w:rPr>
        <w:t xml:space="preserve">, since </w:t>
      </w:r>
      <w:r w:rsidRPr="00903DBA">
        <w:rPr>
          <w:highlight w:val="white"/>
        </w:rPr>
        <w:t>there are only jumps to specific addresses, not to addresses stored in registers.</w:t>
      </w:r>
    </w:p>
    <w:p w14:paraId="7F89744E" w14:textId="77777777" w:rsidR="002B63B5" w:rsidRPr="00903DBA" w:rsidRDefault="002B63B5" w:rsidP="00DB788F">
      <w:pPr>
        <w:pStyle w:val="Code"/>
        <w:rPr>
          <w:highlight w:val="white"/>
        </w:rPr>
      </w:pPr>
      <w:r w:rsidRPr="00903DBA">
        <w:rPr>
          <w:highlight w:val="white"/>
        </w:rPr>
        <w:t xml:space="preserve">    public bool IsRelationNotRegister() {</w:t>
      </w:r>
    </w:p>
    <w:p w14:paraId="573FCEEB" w14:textId="77777777" w:rsidR="002B63B5" w:rsidRPr="00903DBA" w:rsidRDefault="002B63B5" w:rsidP="00DB788F">
      <w:pPr>
        <w:pStyle w:val="Code"/>
        <w:rPr>
          <w:highlight w:val="white"/>
        </w:rPr>
      </w:pPr>
      <w:r w:rsidRPr="00903DBA">
        <w:rPr>
          <w:highlight w:val="white"/>
        </w:rPr>
        <w:lastRenderedPageBreak/>
        <w:t xml:space="preserve">      switch (Operator) {</w:t>
      </w:r>
    </w:p>
    <w:p w14:paraId="45F1ED81" w14:textId="77777777" w:rsidR="002B63B5" w:rsidRPr="00903DBA" w:rsidRDefault="002B63B5" w:rsidP="00DB788F">
      <w:pPr>
        <w:pStyle w:val="Code"/>
        <w:rPr>
          <w:highlight w:val="white"/>
        </w:rPr>
      </w:pPr>
      <w:r w:rsidRPr="00903DBA">
        <w:rPr>
          <w:highlight w:val="white"/>
        </w:rPr>
        <w:t xml:space="preserve">        case AssemblyOperator.je:</w:t>
      </w:r>
    </w:p>
    <w:p w14:paraId="6D31496C" w14:textId="77777777" w:rsidR="002B63B5" w:rsidRPr="00903DBA" w:rsidRDefault="002B63B5" w:rsidP="00DB788F">
      <w:pPr>
        <w:pStyle w:val="Code"/>
        <w:rPr>
          <w:highlight w:val="white"/>
        </w:rPr>
      </w:pPr>
      <w:r w:rsidRPr="00903DBA">
        <w:rPr>
          <w:highlight w:val="white"/>
        </w:rPr>
        <w:t xml:space="preserve">        case AssemblyOperator.jne:</w:t>
      </w:r>
    </w:p>
    <w:p w14:paraId="16DAB317" w14:textId="77777777" w:rsidR="002B63B5" w:rsidRPr="00903DBA" w:rsidRDefault="002B63B5" w:rsidP="00DB788F">
      <w:pPr>
        <w:pStyle w:val="Code"/>
        <w:rPr>
          <w:highlight w:val="white"/>
        </w:rPr>
      </w:pPr>
      <w:r w:rsidRPr="00903DBA">
        <w:rPr>
          <w:highlight w:val="white"/>
        </w:rPr>
        <w:t xml:space="preserve">        case AssemblyOperator.jl:</w:t>
      </w:r>
    </w:p>
    <w:p w14:paraId="5F1540C3" w14:textId="77777777" w:rsidR="002B63B5" w:rsidRPr="00903DBA" w:rsidRDefault="002B63B5" w:rsidP="00DB788F">
      <w:pPr>
        <w:pStyle w:val="Code"/>
        <w:rPr>
          <w:highlight w:val="white"/>
        </w:rPr>
      </w:pPr>
      <w:r w:rsidRPr="00903DBA">
        <w:rPr>
          <w:highlight w:val="white"/>
        </w:rPr>
        <w:t xml:space="preserve">        case AssemblyOperator.jle:</w:t>
      </w:r>
    </w:p>
    <w:p w14:paraId="4D6256A6" w14:textId="77777777" w:rsidR="002B63B5" w:rsidRPr="00903DBA" w:rsidRDefault="002B63B5" w:rsidP="00DB788F">
      <w:pPr>
        <w:pStyle w:val="Code"/>
        <w:rPr>
          <w:highlight w:val="white"/>
        </w:rPr>
      </w:pPr>
      <w:r w:rsidRPr="00903DBA">
        <w:rPr>
          <w:highlight w:val="white"/>
        </w:rPr>
        <w:t xml:space="preserve">        case AssemblyOperator.jg:</w:t>
      </w:r>
    </w:p>
    <w:p w14:paraId="50A30807" w14:textId="77777777" w:rsidR="002B63B5" w:rsidRPr="00903DBA" w:rsidRDefault="002B63B5" w:rsidP="00DB788F">
      <w:pPr>
        <w:pStyle w:val="Code"/>
        <w:rPr>
          <w:highlight w:val="white"/>
        </w:rPr>
      </w:pPr>
      <w:r w:rsidRPr="00903DBA">
        <w:rPr>
          <w:highlight w:val="white"/>
        </w:rPr>
        <w:t xml:space="preserve">        case AssemblyOperator.jge:</w:t>
      </w:r>
    </w:p>
    <w:p w14:paraId="1977D9B3" w14:textId="77777777" w:rsidR="002B63B5" w:rsidRPr="00903DBA" w:rsidRDefault="002B63B5" w:rsidP="00DB788F">
      <w:pPr>
        <w:pStyle w:val="Code"/>
        <w:rPr>
          <w:highlight w:val="white"/>
        </w:rPr>
      </w:pPr>
      <w:r w:rsidRPr="00903DBA">
        <w:rPr>
          <w:highlight w:val="white"/>
        </w:rPr>
        <w:t xml:space="preserve">        case AssemblyOperator.jb:</w:t>
      </w:r>
    </w:p>
    <w:p w14:paraId="25E763BF" w14:textId="77777777" w:rsidR="002B63B5" w:rsidRPr="00903DBA" w:rsidRDefault="002B63B5" w:rsidP="00DB788F">
      <w:pPr>
        <w:pStyle w:val="Code"/>
        <w:rPr>
          <w:highlight w:val="white"/>
        </w:rPr>
      </w:pPr>
      <w:r w:rsidRPr="00903DBA">
        <w:rPr>
          <w:highlight w:val="white"/>
        </w:rPr>
        <w:t xml:space="preserve">        case AssemblyOperator.jbe:</w:t>
      </w:r>
    </w:p>
    <w:p w14:paraId="38EA674F" w14:textId="77777777" w:rsidR="002B63B5" w:rsidRPr="00903DBA" w:rsidRDefault="002B63B5" w:rsidP="00DB788F">
      <w:pPr>
        <w:pStyle w:val="Code"/>
        <w:rPr>
          <w:highlight w:val="white"/>
        </w:rPr>
      </w:pPr>
      <w:r w:rsidRPr="00903DBA">
        <w:rPr>
          <w:highlight w:val="white"/>
        </w:rPr>
        <w:t xml:space="preserve">        case AssemblyOperator.ja:</w:t>
      </w:r>
    </w:p>
    <w:p w14:paraId="138A2223" w14:textId="77777777" w:rsidR="002B63B5" w:rsidRPr="00903DBA" w:rsidRDefault="002B63B5" w:rsidP="00DB788F">
      <w:pPr>
        <w:pStyle w:val="Code"/>
        <w:rPr>
          <w:highlight w:val="white"/>
        </w:rPr>
      </w:pPr>
      <w:r w:rsidRPr="00903DBA">
        <w:rPr>
          <w:highlight w:val="white"/>
        </w:rPr>
        <w:t xml:space="preserve">        case AssemblyOperator.jae:</w:t>
      </w:r>
    </w:p>
    <w:p w14:paraId="354C436D" w14:textId="77777777" w:rsidR="002B63B5" w:rsidRPr="00903DBA" w:rsidRDefault="002B63B5" w:rsidP="00DB788F">
      <w:pPr>
        <w:pStyle w:val="Code"/>
        <w:rPr>
          <w:highlight w:val="white"/>
        </w:rPr>
      </w:pPr>
      <w:r w:rsidRPr="00903DBA">
        <w:rPr>
          <w:highlight w:val="white"/>
        </w:rPr>
        <w:t xml:space="preserve">        case AssemblyOperator.jc:</w:t>
      </w:r>
    </w:p>
    <w:p w14:paraId="49C3749A" w14:textId="77777777" w:rsidR="002B63B5" w:rsidRPr="00903DBA" w:rsidRDefault="002B63B5" w:rsidP="00DB788F">
      <w:pPr>
        <w:pStyle w:val="Code"/>
        <w:rPr>
          <w:highlight w:val="white"/>
        </w:rPr>
      </w:pPr>
      <w:r w:rsidRPr="00903DBA">
        <w:rPr>
          <w:highlight w:val="white"/>
        </w:rPr>
        <w:t xml:space="preserve">        case AssemblyOperator.jnc:</w:t>
      </w:r>
    </w:p>
    <w:p w14:paraId="6A5D2723" w14:textId="77777777" w:rsidR="002B63B5" w:rsidRPr="00903DBA" w:rsidRDefault="002B63B5" w:rsidP="00DB788F">
      <w:pPr>
        <w:pStyle w:val="Code"/>
        <w:rPr>
          <w:highlight w:val="white"/>
        </w:rPr>
      </w:pPr>
      <w:r w:rsidRPr="00903DBA">
        <w:rPr>
          <w:highlight w:val="white"/>
        </w:rPr>
        <w:t xml:space="preserve">          return true;</w:t>
      </w:r>
    </w:p>
    <w:p w14:paraId="12B358D6" w14:textId="77777777" w:rsidR="002B63B5" w:rsidRPr="00903DBA" w:rsidRDefault="002B63B5" w:rsidP="00DB788F">
      <w:pPr>
        <w:pStyle w:val="Code"/>
        <w:rPr>
          <w:highlight w:val="white"/>
        </w:rPr>
      </w:pPr>
    </w:p>
    <w:p w14:paraId="0563CB88" w14:textId="77777777" w:rsidR="002B63B5" w:rsidRPr="00903DBA" w:rsidRDefault="002B63B5" w:rsidP="00DB788F">
      <w:pPr>
        <w:pStyle w:val="Code"/>
        <w:rPr>
          <w:highlight w:val="white"/>
        </w:rPr>
      </w:pPr>
      <w:r w:rsidRPr="00903DBA">
        <w:rPr>
          <w:highlight w:val="white"/>
        </w:rPr>
        <w:t xml:space="preserve">        default:</w:t>
      </w:r>
    </w:p>
    <w:p w14:paraId="6083E650" w14:textId="77777777" w:rsidR="002B63B5" w:rsidRPr="00903DBA" w:rsidRDefault="002B63B5" w:rsidP="00DB788F">
      <w:pPr>
        <w:pStyle w:val="Code"/>
        <w:rPr>
          <w:highlight w:val="white"/>
        </w:rPr>
      </w:pPr>
      <w:r w:rsidRPr="00903DBA">
        <w:rPr>
          <w:highlight w:val="white"/>
        </w:rPr>
        <w:t xml:space="preserve">          return false;        </w:t>
      </w:r>
    </w:p>
    <w:p w14:paraId="3F2776F6" w14:textId="77777777" w:rsidR="002B63B5" w:rsidRPr="00903DBA" w:rsidRDefault="002B63B5" w:rsidP="00DB788F">
      <w:pPr>
        <w:pStyle w:val="Code"/>
        <w:rPr>
          <w:highlight w:val="white"/>
        </w:rPr>
      </w:pPr>
      <w:r w:rsidRPr="00903DBA">
        <w:rPr>
          <w:highlight w:val="white"/>
        </w:rPr>
        <w:t xml:space="preserve">      }</w:t>
      </w:r>
    </w:p>
    <w:p w14:paraId="680B846C" w14:textId="63AEA3A3" w:rsidR="002B63B5" w:rsidRPr="00903DBA" w:rsidRDefault="002B63B5" w:rsidP="00DB788F">
      <w:pPr>
        <w:pStyle w:val="Code"/>
        <w:rPr>
          <w:highlight w:val="white"/>
        </w:rPr>
      </w:pPr>
      <w:r w:rsidRPr="00903DBA">
        <w:rPr>
          <w:highlight w:val="white"/>
        </w:rPr>
        <w:t xml:space="preserve">    }</w:t>
      </w:r>
    </w:p>
    <w:p w14:paraId="3DC8840C" w14:textId="22CB12CF" w:rsidR="00037430" w:rsidRPr="00903DBA" w:rsidRDefault="00037430" w:rsidP="00037430">
      <w:pPr>
        <w:pStyle w:val="Rubrik3"/>
        <w:rPr>
          <w:highlight w:val="white"/>
        </w:rPr>
      </w:pPr>
      <w:bookmarkStart w:id="431" w:name="_Toc57656078"/>
      <w:r w:rsidRPr="00903DBA">
        <w:rPr>
          <w:highlight w:val="white"/>
        </w:rPr>
        <w:t>Register Overlapping</w:t>
      </w:r>
      <w:bookmarkEnd w:id="431"/>
    </w:p>
    <w:p w14:paraId="4DAC2A82" w14:textId="1C8F4EA3" w:rsidR="004A1E3D" w:rsidRPr="00903DBA" w:rsidRDefault="00784F22" w:rsidP="004A1E3D">
      <w:pPr>
        <w:rPr>
          <w:highlight w:val="white"/>
        </w:rPr>
      </w:pPr>
      <w:r w:rsidRPr="00903DBA">
        <w:rPr>
          <w:highlight w:val="white"/>
        </w:rPr>
        <w:t xml:space="preserve">When allocating registers, we have to make sure the registers do not overlap. </w:t>
      </w:r>
      <w:r w:rsidR="004A1E3D" w:rsidRPr="00903DBA">
        <w:rPr>
          <w:highlight w:val="white"/>
        </w:rPr>
        <w:t>T</w:t>
      </w:r>
      <w:r w:rsidR="00AA0446" w:rsidRPr="00903DBA">
        <w:rPr>
          <w:highlight w:val="white"/>
        </w:rPr>
        <w:t>o begin with, t</w:t>
      </w:r>
      <w:r w:rsidR="004A1E3D" w:rsidRPr="00903DBA">
        <w:rPr>
          <w:highlight w:val="white"/>
        </w:rPr>
        <w:t xml:space="preserve">he </w:t>
      </w:r>
      <w:r w:rsidR="004A1E3D" w:rsidRPr="00903DBA">
        <w:rPr>
          <w:rStyle w:val="KeyWord0"/>
          <w:highlight w:val="white"/>
        </w:rPr>
        <w:t>m_registerOverlapSet</w:t>
      </w:r>
      <w:r w:rsidR="004A1E3D" w:rsidRPr="00903DBA">
        <w:rPr>
          <w:highlight w:val="white"/>
        </w:rPr>
        <w:t xml:space="preserve"> set holds sets of </w:t>
      </w:r>
      <w:r w:rsidR="00A26A53" w:rsidRPr="00903DBA">
        <w:rPr>
          <w:highlight w:val="white"/>
        </w:rPr>
        <w:t xml:space="preserve">all </w:t>
      </w:r>
      <w:r w:rsidR="004A1E3D" w:rsidRPr="00903DBA">
        <w:rPr>
          <w:highlight w:val="white"/>
        </w:rPr>
        <w:t>overlapping registers.</w:t>
      </w:r>
      <w:r w:rsidR="00AA0446" w:rsidRPr="00903DBA">
        <w:rPr>
          <w:highlight w:val="white"/>
        </w:rPr>
        <w:t xml:space="preserve"> Note that the </w:t>
      </w:r>
      <w:r w:rsidR="00AA0446" w:rsidRPr="00903DBA">
        <w:rPr>
          <w:rStyle w:val="KeyWord0"/>
          <w:highlight w:val="white"/>
        </w:rPr>
        <w:t>al</w:t>
      </w:r>
      <w:r w:rsidR="00AA0446" w:rsidRPr="00903DBA">
        <w:rPr>
          <w:highlight w:val="white"/>
        </w:rPr>
        <w:t xml:space="preserve"> and </w:t>
      </w:r>
      <w:r w:rsidR="00AA0446" w:rsidRPr="00903DBA">
        <w:rPr>
          <w:rStyle w:val="KeyWord0"/>
          <w:highlight w:val="white"/>
        </w:rPr>
        <w:t>ah</w:t>
      </w:r>
      <w:r w:rsidR="00AA0446" w:rsidRPr="00903DBA">
        <w:rPr>
          <w:highlight w:val="white"/>
        </w:rPr>
        <w:t xml:space="preserve"> registers are stored in separate sets, since they do not overlap.</w:t>
      </w:r>
    </w:p>
    <w:p w14:paraId="60E79783" w14:textId="77777777" w:rsidR="004A1E3D" w:rsidRPr="00903DBA" w:rsidRDefault="004A1E3D" w:rsidP="004A1E3D">
      <w:pPr>
        <w:pStyle w:val="Code"/>
        <w:rPr>
          <w:highlight w:val="white"/>
        </w:rPr>
      </w:pPr>
      <w:r w:rsidRPr="00903DBA">
        <w:rPr>
          <w:highlight w:val="white"/>
        </w:rPr>
        <w:t xml:space="preserve">    private static ISet&lt;ISet&lt;Register&gt;&gt; m_registerOverlapSet =</w:t>
      </w:r>
    </w:p>
    <w:p w14:paraId="2FAC7813" w14:textId="77777777" w:rsidR="004A1E3D" w:rsidRPr="00903DBA" w:rsidRDefault="004A1E3D" w:rsidP="004A1E3D">
      <w:pPr>
        <w:pStyle w:val="Code"/>
        <w:rPr>
          <w:highlight w:val="white"/>
        </w:rPr>
      </w:pPr>
      <w:r w:rsidRPr="00903DBA">
        <w:rPr>
          <w:highlight w:val="white"/>
        </w:rPr>
        <w:t xml:space="preserve">      new HashSet&lt;ISet&lt;Register&gt;&gt;() {</w:t>
      </w:r>
    </w:p>
    <w:p w14:paraId="06873192" w14:textId="77777777" w:rsidR="004A1E3D" w:rsidRPr="00903DBA" w:rsidRDefault="004A1E3D" w:rsidP="004A1E3D">
      <w:pPr>
        <w:pStyle w:val="Code"/>
        <w:rPr>
          <w:highlight w:val="white"/>
        </w:rPr>
      </w:pPr>
      <w:r w:rsidRPr="00903DBA">
        <w:rPr>
          <w:highlight w:val="white"/>
        </w:rPr>
        <w:t xml:space="preserve">        new HashSet&lt;Register&gt;() {Register.al, Register.ax,</w:t>
      </w:r>
    </w:p>
    <w:p w14:paraId="0B855827" w14:textId="77777777" w:rsidR="004A1E3D" w:rsidRPr="00903DBA" w:rsidRDefault="004A1E3D" w:rsidP="004A1E3D">
      <w:pPr>
        <w:pStyle w:val="Code"/>
        <w:rPr>
          <w:highlight w:val="white"/>
        </w:rPr>
      </w:pPr>
      <w:r w:rsidRPr="00903DBA">
        <w:rPr>
          <w:highlight w:val="white"/>
        </w:rPr>
        <w:t xml:space="preserve">                                 Register.eax, Register.rax},</w:t>
      </w:r>
    </w:p>
    <w:p w14:paraId="159386CB" w14:textId="77777777" w:rsidR="004A1E3D" w:rsidRPr="00903DBA" w:rsidRDefault="004A1E3D" w:rsidP="004A1E3D">
      <w:pPr>
        <w:pStyle w:val="Code"/>
        <w:rPr>
          <w:highlight w:val="white"/>
        </w:rPr>
      </w:pPr>
      <w:r w:rsidRPr="00903DBA">
        <w:rPr>
          <w:highlight w:val="white"/>
        </w:rPr>
        <w:t xml:space="preserve">        new HashSet&lt;Register&gt;() {Register.ah, Register.ax,</w:t>
      </w:r>
    </w:p>
    <w:p w14:paraId="57A6DD2E" w14:textId="77777777" w:rsidR="004A1E3D" w:rsidRPr="00903DBA" w:rsidRDefault="004A1E3D" w:rsidP="004A1E3D">
      <w:pPr>
        <w:pStyle w:val="Code"/>
        <w:rPr>
          <w:highlight w:val="white"/>
        </w:rPr>
      </w:pPr>
      <w:r w:rsidRPr="00903DBA">
        <w:rPr>
          <w:highlight w:val="white"/>
        </w:rPr>
        <w:t xml:space="preserve">                                 Register.eax, Register.rax},</w:t>
      </w:r>
    </w:p>
    <w:p w14:paraId="378019D5" w14:textId="77777777" w:rsidR="004A1E3D" w:rsidRPr="00903DBA" w:rsidRDefault="004A1E3D" w:rsidP="004A1E3D">
      <w:pPr>
        <w:pStyle w:val="Code"/>
        <w:rPr>
          <w:highlight w:val="white"/>
        </w:rPr>
      </w:pPr>
      <w:r w:rsidRPr="00903DBA">
        <w:rPr>
          <w:highlight w:val="white"/>
        </w:rPr>
        <w:t xml:space="preserve">        new HashSet&lt;Register&gt;() {Register.bl, Register.bx,</w:t>
      </w:r>
    </w:p>
    <w:p w14:paraId="486BDE57" w14:textId="77777777" w:rsidR="004A1E3D" w:rsidRPr="00903DBA" w:rsidRDefault="004A1E3D" w:rsidP="004A1E3D">
      <w:pPr>
        <w:pStyle w:val="Code"/>
        <w:rPr>
          <w:highlight w:val="white"/>
        </w:rPr>
      </w:pPr>
      <w:r w:rsidRPr="00903DBA">
        <w:rPr>
          <w:highlight w:val="white"/>
        </w:rPr>
        <w:t xml:space="preserve">                                 Register.ebx, Register.rbx},</w:t>
      </w:r>
    </w:p>
    <w:p w14:paraId="6D3D80E6" w14:textId="77777777" w:rsidR="004A1E3D" w:rsidRPr="00903DBA" w:rsidRDefault="004A1E3D" w:rsidP="004A1E3D">
      <w:pPr>
        <w:pStyle w:val="Code"/>
        <w:rPr>
          <w:highlight w:val="white"/>
        </w:rPr>
      </w:pPr>
      <w:r w:rsidRPr="00903DBA">
        <w:rPr>
          <w:highlight w:val="white"/>
        </w:rPr>
        <w:t xml:space="preserve">        new HashSet&lt;Register&gt;() {Register.bh, Register.bx,</w:t>
      </w:r>
    </w:p>
    <w:p w14:paraId="6B86FAD4" w14:textId="77777777" w:rsidR="004A1E3D" w:rsidRPr="00903DBA" w:rsidRDefault="004A1E3D" w:rsidP="004A1E3D">
      <w:pPr>
        <w:pStyle w:val="Code"/>
        <w:rPr>
          <w:highlight w:val="white"/>
        </w:rPr>
      </w:pPr>
      <w:r w:rsidRPr="00903DBA">
        <w:rPr>
          <w:highlight w:val="white"/>
        </w:rPr>
        <w:t xml:space="preserve">                                 Register.ebx, Register.rbx},</w:t>
      </w:r>
    </w:p>
    <w:p w14:paraId="345179D9" w14:textId="77777777" w:rsidR="004A1E3D" w:rsidRPr="00903DBA" w:rsidRDefault="004A1E3D" w:rsidP="004A1E3D">
      <w:pPr>
        <w:pStyle w:val="Code"/>
        <w:rPr>
          <w:highlight w:val="white"/>
        </w:rPr>
      </w:pPr>
      <w:r w:rsidRPr="00903DBA">
        <w:rPr>
          <w:highlight w:val="white"/>
        </w:rPr>
        <w:t xml:space="preserve">        new HashSet&lt;Register&gt;() {Register.cl, Register.cx,</w:t>
      </w:r>
    </w:p>
    <w:p w14:paraId="34BC43CA" w14:textId="77777777" w:rsidR="004A1E3D" w:rsidRPr="00903DBA" w:rsidRDefault="004A1E3D" w:rsidP="004A1E3D">
      <w:pPr>
        <w:pStyle w:val="Code"/>
        <w:rPr>
          <w:highlight w:val="white"/>
        </w:rPr>
      </w:pPr>
      <w:r w:rsidRPr="00903DBA">
        <w:rPr>
          <w:highlight w:val="white"/>
        </w:rPr>
        <w:t xml:space="preserve">                                 Register.ecx, Register.rcx},</w:t>
      </w:r>
    </w:p>
    <w:p w14:paraId="35815A93" w14:textId="77777777" w:rsidR="004A1E3D" w:rsidRPr="00903DBA" w:rsidRDefault="004A1E3D" w:rsidP="004A1E3D">
      <w:pPr>
        <w:pStyle w:val="Code"/>
        <w:rPr>
          <w:highlight w:val="white"/>
        </w:rPr>
      </w:pPr>
      <w:r w:rsidRPr="00903DBA">
        <w:rPr>
          <w:highlight w:val="white"/>
        </w:rPr>
        <w:t xml:space="preserve">        new HashSet&lt;Register&gt;() {Register.ch, Register.cx,</w:t>
      </w:r>
    </w:p>
    <w:p w14:paraId="3E7C8A1A" w14:textId="77777777" w:rsidR="004A1E3D" w:rsidRPr="00903DBA" w:rsidRDefault="004A1E3D" w:rsidP="004A1E3D">
      <w:pPr>
        <w:pStyle w:val="Code"/>
        <w:rPr>
          <w:highlight w:val="white"/>
        </w:rPr>
      </w:pPr>
      <w:r w:rsidRPr="00903DBA">
        <w:rPr>
          <w:highlight w:val="white"/>
        </w:rPr>
        <w:t xml:space="preserve">                                 Register.ecx, Register.rcx},</w:t>
      </w:r>
    </w:p>
    <w:p w14:paraId="4ACAD2F9" w14:textId="77777777" w:rsidR="004A1E3D" w:rsidRPr="00903DBA" w:rsidRDefault="004A1E3D" w:rsidP="004A1E3D">
      <w:pPr>
        <w:pStyle w:val="Code"/>
        <w:rPr>
          <w:highlight w:val="white"/>
        </w:rPr>
      </w:pPr>
      <w:r w:rsidRPr="00903DBA">
        <w:rPr>
          <w:highlight w:val="white"/>
        </w:rPr>
        <w:t xml:space="preserve">        new HashSet&lt;Register&gt;() {Register.dl, Register.dx,</w:t>
      </w:r>
    </w:p>
    <w:p w14:paraId="620C77E4" w14:textId="77777777" w:rsidR="004A1E3D" w:rsidRPr="00903DBA" w:rsidRDefault="004A1E3D" w:rsidP="004A1E3D">
      <w:pPr>
        <w:pStyle w:val="Code"/>
        <w:rPr>
          <w:highlight w:val="white"/>
        </w:rPr>
      </w:pPr>
      <w:r w:rsidRPr="00903DBA">
        <w:rPr>
          <w:highlight w:val="white"/>
        </w:rPr>
        <w:t xml:space="preserve">                                 Register.edx, Register.rdx},</w:t>
      </w:r>
    </w:p>
    <w:p w14:paraId="13605314" w14:textId="77777777" w:rsidR="004A1E3D" w:rsidRPr="00903DBA" w:rsidRDefault="004A1E3D" w:rsidP="004A1E3D">
      <w:pPr>
        <w:pStyle w:val="Code"/>
        <w:rPr>
          <w:highlight w:val="white"/>
        </w:rPr>
      </w:pPr>
      <w:r w:rsidRPr="00903DBA">
        <w:rPr>
          <w:highlight w:val="white"/>
        </w:rPr>
        <w:t xml:space="preserve">        new HashSet&lt;Register&gt;() {Register.dh, Register.dx,</w:t>
      </w:r>
    </w:p>
    <w:p w14:paraId="715FD34B" w14:textId="77777777" w:rsidR="004A1E3D" w:rsidRPr="00903DBA" w:rsidRDefault="004A1E3D" w:rsidP="004A1E3D">
      <w:pPr>
        <w:pStyle w:val="Code"/>
        <w:rPr>
          <w:highlight w:val="white"/>
        </w:rPr>
      </w:pPr>
      <w:r w:rsidRPr="00903DBA">
        <w:rPr>
          <w:highlight w:val="white"/>
        </w:rPr>
        <w:t xml:space="preserve">                                 Register.edx, Register.rdx},</w:t>
      </w:r>
    </w:p>
    <w:p w14:paraId="0439EAD2" w14:textId="77777777" w:rsidR="004A1E3D" w:rsidRPr="00903DBA" w:rsidRDefault="004A1E3D" w:rsidP="004A1E3D">
      <w:pPr>
        <w:pStyle w:val="Code"/>
        <w:rPr>
          <w:highlight w:val="white"/>
        </w:rPr>
      </w:pPr>
      <w:r w:rsidRPr="00903DBA">
        <w:rPr>
          <w:highlight w:val="white"/>
        </w:rPr>
        <w:t xml:space="preserve">        new HashSet&lt;Register&gt;() {Register.si, Register.esi, Register.rsi},</w:t>
      </w:r>
    </w:p>
    <w:p w14:paraId="3CF23675" w14:textId="77777777" w:rsidR="004A1E3D" w:rsidRPr="00903DBA" w:rsidRDefault="004A1E3D" w:rsidP="004A1E3D">
      <w:pPr>
        <w:pStyle w:val="Code"/>
        <w:rPr>
          <w:highlight w:val="white"/>
        </w:rPr>
      </w:pPr>
      <w:r w:rsidRPr="00903DBA">
        <w:rPr>
          <w:highlight w:val="white"/>
        </w:rPr>
        <w:t xml:space="preserve">        new HashSet&lt;Register&gt;() {Register.di, Register.edi, Register.rdi},</w:t>
      </w:r>
    </w:p>
    <w:p w14:paraId="331FFAE0" w14:textId="77777777" w:rsidR="004A1E3D" w:rsidRPr="00903DBA" w:rsidRDefault="004A1E3D" w:rsidP="004A1E3D">
      <w:pPr>
        <w:pStyle w:val="Code"/>
        <w:rPr>
          <w:highlight w:val="white"/>
        </w:rPr>
      </w:pPr>
      <w:r w:rsidRPr="00903DBA">
        <w:rPr>
          <w:highlight w:val="white"/>
        </w:rPr>
        <w:t xml:space="preserve">        new HashSet&lt;Register&gt;() {Register.bp, Register.ebp, Register.rbp},</w:t>
      </w:r>
    </w:p>
    <w:p w14:paraId="6CE82B14" w14:textId="77777777" w:rsidR="004A1E3D" w:rsidRPr="00903DBA" w:rsidRDefault="004A1E3D" w:rsidP="004A1E3D">
      <w:pPr>
        <w:pStyle w:val="Code"/>
        <w:rPr>
          <w:highlight w:val="white"/>
        </w:rPr>
      </w:pPr>
      <w:r w:rsidRPr="00903DBA">
        <w:rPr>
          <w:highlight w:val="white"/>
        </w:rPr>
        <w:t xml:space="preserve">        new HashSet&lt;Register&gt;() {Register.sp, Register.esp, Register.rsp}</w:t>
      </w:r>
    </w:p>
    <w:p w14:paraId="21C997F4" w14:textId="77777777" w:rsidR="004A1E3D" w:rsidRPr="00903DBA" w:rsidRDefault="004A1E3D" w:rsidP="004A1E3D">
      <w:pPr>
        <w:pStyle w:val="Code"/>
        <w:rPr>
          <w:highlight w:val="white"/>
        </w:rPr>
      </w:pPr>
      <w:r w:rsidRPr="00903DBA">
        <w:rPr>
          <w:highlight w:val="white"/>
        </w:rPr>
        <w:t xml:space="preserve">      };</w:t>
      </w:r>
    </w:p>
    <w:p w14:paraId="4DD71E84" w14:textId="5AC5D422" w:rsidR="004A1E3D" w:rsidRPr="00903DBA" w:rsidRDefault="004A1E3D" w:rsidP="004A1E3D">
      <w:pPr>
        <w:rPr>
          <w:highlight w:val="white"/>
        </w:rPr>
      </w:pPr>
      <w:r w:rsidRPr="00903DBA">
        <w:rPr>
          <w:highlight w:val="white"/>
        </w:rPr>
        <w:t xml:space="preserve">The </w:t>
      </w:r>
      <w:r w:rsidRPr="00903DBA">
        <w:rPr>
          <w:rStyle w:val="KeyWord0"/>
          <w:highlight w:val="white"/>
        </w:rPr>
        <w:t>RegisterOverlaps</w:t>
      </w:r>
      <w:r w:rsidRPr="00903DBA">
        <w:rPr>
          <w:highlight w:val="white"/>
        </w:rPr>
        <w:t xml:space="preserve"> methods returns true if the two registers overlap. If at least one</w:t>
      </w:r>
      <w:r w:rsidR="00A829AD" w:rsidRPr="00903DBA">
        <w:rPr>
          <w:highlight w:val="white"/>
        </w:rPr>
        <w:t xml:space="preserve"> </w:t>
      </w:r>
      <w:r w:rsidRPr="00903DBA">
        <w:rPr>
          <w:highlight w:val="white"/>
        </w:rPr>
        <w:t xml:space="preserve">register is null, they do not </w:t>
      </w:r>
      <w:r w:rsidR="00210913" w:rsidRPr="00903DBA">
        <w:rPr>
          <w:highlight w:val="white"/>
        </w:rPr>
        <w:t>overlap,</w:t>
      </w:r>
      <w:r w:rsidRPr="00903DBA">
        <w:rPr>
          <w:highlight w:val="white"/>
        </w:rPr>
        <w:t xml:space="preserve"> and we return false.</w:t>
      </w:r>
    </w:p>
    <w:p w14:paraId="50BA949B" w14:textId="77777777" w:rsidR="004A1E3D" w:rsidRPr="00903DBA" w:rsidRDefault="004A1E3D" w:rsidP="004A1E3D">
      <w:pPr>
        <w:pStyle w:val="Code"/>
        <w:rPr>
          <w:highlight w:val="white"/>
        </w:rPr>
      </w:pPr>
      <w:r w:rsidRPr="00903DBA">
        <w:rPr>
          <w:highlight w:val="white"/>
        </w:rPr>
        <w:t xml:space="preserve">    public static bool RegisterOverlap(Register? register1,</w:t>
      </w:r>
    </w:p>
    <w:p w14:paraId="20E3D24E" w14:textId="77777777" w:rsidR="004A1E3D" w:rsidRPr="00903DBA" w:rsidRDefault="004A1E3D" w:rsidP="004A1E3D">
      <w:pPr>
        <w:pStyle w:val="Code"/>
        <w:rPr>
          <w:highlight w:val="white"/>
        </w:rPr>
      </w:pPr>
      <w:r w:rsidRPr="00903DBA">
        <w:rPr>
          <w:highlight w:val="white"/>
        </w:rPr>
        <w:t xml:space="preserve">                                       Register? register2) {</w:t>
      </w:r>
    </w:p>
    <w:p w14:paraId="5F07C590" w14:textId="77777777" w:rsidR="004A1E3D" w:rsidRPr="00903DBA" w:rsidRDefault="004A1E3D" w:rsidP="004A1E3D">
      <w:pPr>
        <w:pStyle w:val="Code"/>
        <w:rPr>
          <w:highlight w:val="white"/>
        </w:rPr>
      </w:pPr>
      <w:r w:rsidRPr="00903DBA">
        <w:rPr>
          <w:highlight w:val="white"/>
        </w:rPr>
        <w:t xml:space="preserve">      if ((register1 == null) || (register2 == null)) {</w:t>
      </w:r>
    </w:p>
    <w:p w14:paraId="48330D3D" w14:textId="77777777" w:rsidR="004A1E3D" w:rsidRPr="00903DBA" w:rsidRDefault="004A1E3D" w:rsidP="004A1E3D">
      <w:pPr>
        <w:pStyle w:val="Code"/>
        <w:rPr>
          <w:highlight w:val="white"/>
        </w:rPr>
      </w:pPr>
      <w:r w:rsidRPr="00903DBA">
        <w:rPr>
          <w:highlight w:val="white"/>
        </w:rPr>
        <w:t xml:space="preserve">        return false;</w:t>
      </w:r>
    </w:p>
    <w:p w14:paraId="698FB486" w14:textId="77777777" w:rsidR="004A1E3D" w:rsidRPr="00903DBA" w:rsidRDefault="004A1E3D" w:rsidP="004A1E3D">
      <w:pPr>
        <w:pStyle w:val="Code"/>
        <w:rPr>
          <w:highlight w:val="white"/>
        </w:rPr>
      </w:pPr>
      <w:r w:rsidRPr="00903DBA">
        <w:rPr>
          <w:highlight w:val="white"/>
        </w:rPr>
        <w:t xml:space="preserve">      }</w:t>
      </w:r>
    </w:p>
    <w:p w14:paraId="490D70F0" w14:textId="1F65333E" w:rsidR="004A1E3D" w:rsidRPr="00903DBA" w:rsidRDefault="004A1E3D" w:rsidP="004A1E3D">
      <w:pPr>
        <w:rPr>
          <w:highlight w:val="white"/>
        </w:rPr>
      </w:pPr>
      <w:r w:rsidRPr="00903DBA">
        <w:rPr>
          <w:highlight w:val="white"/>
        </w:rPr>
        <w:lastRenderedPageBreak/>
        <w:t xml:space="preserve">Otherwise, we iterate through the </w:t>
      </w:r>
      <w:r w:rsidRPr="00903DBA">
        <w:rPr>
          <w:rStyle w:val="KeyWord0"/>
          <w:highlight w:val="white"/>
        </w:rPr>
        <w:t>m_registerOverlapSet</w:t>
      </w:r>
      <w:r w:rsidRPr="00903DBA">
        <w:rPr>
          <w:highlight w:val="white"/>
        </w:rPr>
        <w:t xml:space="preserve">. If one of the register sets holds both the registers, they </w:t>
      </w:r>
      <w:r w:rsidR="00B476DC" w:rsidRPr="00903DBA">
        <w:rPr>
          <w:highlight w:val="white"/>
        </w:rPr>
        <w:t>overlap,</w:t>
      </w:r>
      <w:r w:rsidRPr="00903DBA">
        <w:rPr>
          <w:highlight w:val="white"/>
        </w:rPr>
        <w:t xml:space="preserve"> and we return true.</w:t>
      </w:r>
    </w:p>
    <w:p w14:paraId="23B2957C" w14:textId="77777777" w:rsidR="004A1E3D" w:rsidRPr="00903DBA" w:rsidRDefault="004A1E3D" w:rsidP="004A1E3D">
      <w:pPr>
        <w:pStyle w:val="Code"/>
        <w:rPr>
          <w:highlight w:val="white"/>
        </w:rPr>
      </w:pPr>
      <w:r w:rsidRPr="00903DBA">
        <w:rPr>
          <w:highlight w:val="white"/>
        </w:rPr>
        <w:t xml:space="preserve">      foreach (ISet&lt;Register&gt; registerSet in m_registerOverlapSet) {</w:t>
      </w:r>
    </w:p>
    <w:p w14:paraId="151D77E9" w14:textId="77777777" w:rsidR="004A1E3D" w:rsidRPr="00903DBA" w:rsidRDefault="004A1E3D" w:rsidP="004A1E3D">
      <w:pPr>
        <w:pStyle w:val="Code"/>
        <w:rPr>
          <w:highlight w:val="white"/>
        </w:rPr>
      </w:pPr>
      <w:r w:rsidRPr="00903DBA">
        <w:rPr>
          <w:highlight w:val="white"/>
        </w:rPr>
        <w:t xml:space="preserve">        if (registerSet.Contains(register1.Value) &amp;&amp;</w:t>
      </w:r>
    </w:p>
    <w:p w14:paraId="268DF286" w14:textId="77777777" w:rsidR="004A1E3D" w:rsidRPr="00903DBA" w:rsidRDefault="004A1E3D" w:rsidP="004A1E3D">
      <w:pPr>
        <w:pStyle w:val="Code"/>
        <w:rPr>
          <w:highlight w:val="white"/>
        </w:rPr>
      </w:pPr>
      <w:r w:rsidRPr="00903DBA">
        <w:rPr>
          <w:highlight w:val="white"/>
        </w:rPr>
        <w:t xml:space="preserve">            registerSet.Contains(register2.Value)) {</w:t>
      </w:r>
    </w:p>
    <w:p w14:paraId="2E9DC018" w14:textId="77777777" w:rsidR="004A1E3D" w:rsidRPr="00903DBA" w:rsidRDefault="004A1E3D" w:rsidP="004A1E3D">
      <w:pPr>
        <w:pStyle w:val="Code"/>
        <w:rPr>
          <w:highlight w:val="white"/>
        </w:rPr>
      </w:pPr>
      <w:r w:rsidRPr="00903DBA">
        <w:rPr>
          <w:highlight w:val="white"/>
        </w:rPr>
        <w:t xml:space="preserve">          return true;</w:t>
      </w:r>
    </w:p>
    <w:p w14:paraId="74DF2225" w14:textId="77777777" w:rsidR="004A1E3D" w:rsidRPr="00903DBA" w:rsidRDefault="004A1E3D" w:rsidP="004A1E3D">
      <w:pPr>
        <w:pStyle w:val="Code"/>
        <w:rPr>
          <w:highlight w:val="white"/>
        </w:rPr>
      </w:pPr>
      <w:r w:rsidRPr="00903DBA">
        <w:rPr>
          <w:highlight w:val="white"/>
        </w:rPr>
        <w:t xml:space="preserve">        }</w:t>
      </w:r>
    </w:p>
    <w:p w14:paraId="2F2DE5F2" w14:textId="77777777" w:rsidR="004A1E3D" w:rsidRPr="00903DBA" w:rsidRDefault="004A1E3D" w:rsidP="004A1E3D">
      <w:pPr>
        <w:pStyle w:val="Code"/>
        <w:rPr>
          <w:highlight w:val="white"/>
        </w:rPr>
      </w:pPr>
      <w:r w:rsidRPr="00903DBA">
        <w:rPr>
          <w:highlight w:val="white"/>
        </w:rPr>
        <w:t xml:space="preserve">      }</w:t>
      </w:r>
    </w:p>
    <w:p w14:paraId="0EDB3C2D" w14:textId="398AB93B" w:rsidR="004A1E3D" w:rsidRPr="00903DBA" w:rsidRDefault="004A1E3D" w:rsidP="004A1E3D">
      <w:pPr>
        <w:rPr>
          <w:highlight w:val="white"/>
        </w:rPr>
      </w:pPr>
      <w:r w:rsidRPr="00903DBA">
        <w:rPr>
          <w:highlight w:val="white"/>
        </w:rPr>
        <w:t xml:space="preserve">If we have iterated through the </w:t>
      </w:r>
      <w:r w:rsidRPr="00903DBA">
        <w:rPr>
          <w:rStyle w:val="KeyWord0"/>
          <w:highlight w:val="white"/>
        </w:rPr>
        <w:t>m_registerOverlapSet</w:t>
      </w:r>
      <w:r w:rsidRPr="00903DBA">
        <w:rPr>
          <w:highlight w:val="white"/>
        </w:rPr>
        <w:t xml:space="preserve"> without finding a set holding both the registers, the registers do not overlap</w:t>
      </w:r>
      <w:r w:rsidR="0059440F" w:rsidRPr="00903DBA">
        <w:rPr>
          <w:highlight w:val="white"/>
        </w:rPr>
        <w:t>,</w:t>
      </w:r>
      <w:r w:rsidRPr="00903DBA">
        <w:rPr>
          <w:highlight w:val="white"/>
        </w:rPr>
        <w:t xml:space="preserve"> and we return false.</w:t>
      </w:r>
    </w:p>
    <w:p w14:paraId="0BA033DD" w14:textId="77777777" w:rsidR="004A1E3D" w:rsidRPr="00903DBA" w:rsidRDefault="004A1E3D" w:rsidP="004A1E3D">
      <w:pPr>
        <w:pStyle w:val="Code"/>
        <w:rPr>
          <w:highlight w:val="white"/>
        </w:rPr>
      </w:pPr>
      <w:r w:rsidRPr="00903DBA">
        <w:rPr>
          <w:highlight w:val="white"/>
        </w:rPr>
        <w:t xml:space="preserve">      return false;</w:t>
      </w:r>
    </w:p>
    <w:p w14:paraId="1BF24A87" w14:textId="475C13E5" w:rsidR="004A1E3D" w:rsidRPr="00903DBA" w:rsidRDefault="004A1E3D" w:rsidP="004A1E3D">
      <w:pPr>
        <w:pStyle w:val="Code"/>
        <w:rPr>
          <w:highlight w:val="white"/>
        </w:rPr>
      </w:pPr>
      <w:r w:rsidRPr="00903DBA">
        <w:rPr>
          <w:highlight w:val="white"/>
        </w:rPr>
        <w:t xml:space="preserve">    }</w:t>
      </w:r>
    </w:p>
    <w:p w14:paraId="3274193A" w14:textId="4B8249AE" w:rsidR="00A405D4" w:rsidRPr="00903DBA" w:rsidRDefault="00A405D4" w:rsidP="00A405D4">
      <w:pPr>
        <w:pStyle w:val="Rubrik3"/>
        <w:rPr>
          <w:highlight w:val="white"/>
        </w:rPr>
      </w:pPr>
      <w:bookmarkStart w:id="432" w:name="_Toc57656079"/>
      <w:r w:rsidRPr="00903DBA">
        <w:rPr>
          <w:highlight w:val="white"/>
        </w:rPr>
        <w:t>Register Size</w:t>
      </w:r>
      <w:bookmarkEnd w:id="432"/>
    </w:p>
    <w:p w14:paraId="21208FC1" w14:textId="5648658B" w:rsidR="002563E3" w:rsidRPr="00903DBA" w:rsidRDefault="002563E3" w:rsidP="002563E3">
      <w:pPr>
        <w:rPr>
          <w:highlight w:val="white"/>
        </w:rPr>
      </w:pPr>
      <w:r w:rsidRPr="00903DBA">
        <w:rPr>
          <w:highlight w:val="white"/>
        </w:rPr>
        <w:t xml:space="preserve">The </w:t>
      </w:r>
      <w:r w:rsidRPr="00903DBA">
        <w:rPr>
          <w:rStyle w:val="KeyWord0"/>
          <w:highlight w:val="white"/>
        </w:rPr>
        <w:t>SizeOfRegister</w:t>
      </w:r>
      <w:r w:rsidRPr="00903DBA">
        <w:rPr>
          <w:highlight w:val="white"/>
        </w:rPr>
        <w:t xml:space="preserve"> method uses the </w:t>
      </w:r>
      <w:r w:rsidRPr="00903DBA">
        <w:rPr>
          <w:rStyle w:val="KeyWord0"/>
          <w:highlight w:val="white"/>
        </w:rPr>
        <w:t>m_registerSizeMap</w:t>
      </w:r>
      <w:r w:rsidRPr="00903DBA">
        <w:rPr>
          <w:highlight w:val="white"/>
        </w:rPr>
        <w:t xml:space="preserve"> map to look up and return the size of the register.</w:t>
      </w:r>
    </w:p>
    <w:p w14:paraId="31194B54" w14:textId="77777777" w:rsidR="00F273B3" w:rsidRPr="00903DBA" w:rsidRDefault="00F273B3" w:rsidP="00F273B3">
      <w:pPr>
        <w:pStyle w:val="Code"/>
        <w:rPr>
          <w:highlight w:val="white"/>
        </w:rPr>
      </w:pPr>
      <w:r w:rsidRPr="00903DBA">
        <w:rPr>
          <w:highlight w:val="white"/>
        </w:rPr>
        <w:t xml:space="preserve">    private static IDictionary&lt;Register,int&gt; m_registerSizeMap =</w:t>
      </w:r>
    </w:p>
    <w:p w14:paraId="326B998D" w14:textId="77777777" w:rsidR="00F273B3" w:rsidRPr="00903DBA" w:rsidRDefault="00F273B3" w:rsidP="00F273B3">
      <w:pPr>
        <w:pStyle w:val="Code"/>
        <w:rPr>
          <w:highlight w:val="white"/>
        </w:rPr>
      </w:pPr>
      <w:r w:rsidRPr="00903DBA">
        <w:rPr>
          <w:highlight w:val="white"/>
        </w:rPr>
        <w:t xml:space="preserve">      new Dictionary&lt;Register,int&gt;() {</w:t>
      </w:r>
    </w:p>
    <w:p w14:paraId="64EE8D5D" w14:textId="77777777" w:rsidR="00F273B3" w:rsidRPr="00903DBA" w:rsidRDefault="00F273B3" w:rsidP="00F273B3">
      <w:pPr>
        <w:pStyle w:val="Code"/>
        <w:rPr>
          <w:highlight w:val="white"/>
        </w:rPr>
      </w:pPr>
      <w:r w:rsidRPr="00903DBA">
        <w:rPr>
          <w:highlight w:val="white"/>
        </w:rPr>
        <w:t xml:space="preserve">       {Register.al, 1}, {Register.bl, 1}, {Register.cl, 1}, {Register.dl, 1},</w:t>
      </w:r>
    </w:p>
    <w:p w14:paraId="2EB20C24" w14:textId="77777777" w:rsidR="00F273B3" w:rsidRPr="00903DBA" w:rsidRDefault="00F273B3" w:rsidP="00F273B3">
      <w:pPr>
        <w:pStyle w:val="Code"/>
        <w:rPr>
          <w:highlight w:val="white"/>
        </w:rPr>
      </w:pPr>
      <w:r w:rsidRPr="00903DBA">
        <w:rPr>
          <w:highlight w:val="white"/>
        </w:rPr>
        <w:t xml:space="preserve">       {Register.ah, 1}, {Register.bh, 1}, {Register.ch, 1}, {Register.dh, 1},</w:t>
      </w:r>
    </w:p>
    <w:p w14:paraId="7F88955E" w14:textId="77777777" w:rsidR="00F273B3" w:rsidRPr="00903DBA" w:rsidRDefault="00F273B3" w:rsidP="00F273B3">
      <w:pPr>
        <w:pStyle w:val="Code"/>
        <w:rPr>
          <w:highlight w:val="white"/>
        </w:rPr>
      </w:pPr>
      <w:r w:rsidRPr="00903DBA">
        <w:rPr>
          <w:highlight w:val="white"/>
        </w:rPr>
        <w:t xml:space="preserve">       {Register.ax, 2}, {Register.bx, 2}, {Register.cx, 2}, {Register.dx, 2},</w:t>
      </w:r>
    </w:p>
    <w:p w14:paraId="35D7449D" w14:textId="0041FA11" w:rsidR="00F273B3" w:rsidRPr="00903DBA" w:rsidRDefault="00F273B3" w:rsidP="00F273B3">
      <w:pPr>
        <w:pStyle w:val="Code"/>
        <w:rPr>
          <w:highlight w:val="white"/>
        </w:rPr>
      </w:pPr>
      <w:r w:rsidRPr="00903DBA">
        <w:rPr>
          <w:highlight w:val="white"/>
        </w:rPr>
        <w:t xml:space="preserve">       {Register.eax,4}, {Register.ebx,4}, {Register.ecx,4}, {Register.edx,4},</w:t>
      </w:r>
    </w:p>
    <w:p w14:paraId="1E70127B" w14:textId="78372011" w:rsidR="00F273B3" w:rsidRPr="00903DBA" w:rsidRDefault="00F273B3" w:rsidP="00F273B3">
      <w:pPr>
        <w:pStyle w:val="Code"/>
        <w:rPr>
          <w:highlight w:val="white"/>
        </w:rPr>
      </w:pPr>
      <w:r w:rsidRPr="00903DBA">
        <w:rPr>
          <w:highlight w:val="white"/>
        </w:rPr>
        <w:t xml:space="preserve">       {Register.rax,8}, {Register.rbx,8}, {Register.rcx,8}, {Register.rdx,8},</w:t>
      </w:r>
    </w:p>
    <w:p w14:paraId="4C81AB2F" w14:textId="77777777" w:rsidR="00F273B3" w:rsidRPr="00903DBA" w:rsidRDefault="00F273B3" w:rsidP="00F273B3">
      <w:pPr>
        <w:pStyle w:val="Code"/>
        <w:rPr>
          <w:highlight w:val="white"/>
        </w:rPr>
      </w:pPr>
      <w:r w:rsidRPr="00903DBA">
        <w:rPr>
          <w:highlight w:val="white"/>
        </w:rPr>
        <w:t xml:space="preserve">       {Register.si, 2}, {Register.di, 2}, {Register.sp, 2}, {Register.bp, 2},</w:t>
      </w:r>
    </w:p>
    <w:p w14:paraId="25911440" w14:textId="3CF14BE4" w:rsidR="00F273B3" w:rsidRPr="00903DBA" w:rsidRDefault="00F273B3" w:rsidP="00F273B3">
      <w:pPr>
        <w:pStyle w:val="Code"/>
        <w:rPr>
          <w:highlight w:val="white"/>
        </w:rPr>
      </w:pPr>
      <w:r w:rsidRPr="00903DBA">
        <w:rPr>
          <w:highlight w:val="white"/>
        </w:rPr>
        <w:t xml:space="preserve">       {Register.esi,4}, {Register.edi,4}, {Register.esp,4}, {Register.ebp,4},</w:t>
      </w:r>
    </w:p>
    <w:p w14:paraId="49C29D7D" w14:textId="37136690" w:rsidR="00F273B3" w:rsidRPr="00903DBA" w:rsidRDefault="00F273B3" w:rsidP="00F273B3">
      <w:pPr>
        <w:pStyle w:val="Code"/>
        <w:rPr>
          <w:highlight w:val="white"/>
        </w:rPr>
      </w:pPr>
      <w:r w:rsidRPr="00903DBA">
        <w:rPr>
          <w:highlight w:val="white"/>
        </w:rPr>
        <w:t xml:space="preserve">       {Register.rsi,8}, {Register.rdi,8}, {Register.rsp,8}, {Register.rbp,</w:t>
      </w:r>
      <w:r w:rsidR="002563E3" w:rsidRPr="00903DBA">
        <w:rPr>
          <w:highlight w:val="white"/>
        </w:rPr>
        <w:t xml:space="preserve"> </w:t>
      </w:r>
      <w:r w:rsidRPr="00903DBA">
        <w:rPr>
          <w:highlight w:val="white"/>
        </w:rPr>
        <w:t>8}</w:t>
      </w:r>
    </w:p>
    <w:p w14:paraId="4A208DC4" w14:textId="77777777" w:rsidR="00F273B3" w:rsidRPr="00903DBA" w:rsidRDefault="00F273B3" w:rsidP="00F273B3">
      <w:pPr>
        <w:pStyle w:val="Code"/>
        <w:rPr>
          <w:highlight w:val="white"/>
        </w:rPr>
      </w:pPr>
      <w:r w:rsidRPr="00903DBA">
        <w:rPr>
          <w:highlight w:val="white"/>
        </w:rPr>
        <w:t xml:space="preserve">      };</w:t>
      </w:r>
    </w:p>
    <w:p w14:paraId="5DEB6B5F" w14:textId="77777777" w:rsidR="00F273B3" w:rsidRPr="00903DBA" w:rsidRDefault="00F273B3" w:rsidP="00F273B3">
      <w:pPr>
        <w:pStyle w:val="Code"/>
        <w:rPr>
          <w:highlight w:val="white"/>
        </w:rPr>
      </w:pPr>
    </w:p>
    <w:p w14:paraId="2B830D2E" w14:textId="77777777" w:rsidR="00F273B3" w:rsidRPr="00903DBA" w:rsidRDefault="00F273B3" w:rsidP="00F273B3">
      <w:pPr>
        <w:pStyle w:val="Code"/>
        <w:rPr>
          <w:highlight w:val="white"/>
        </w:rPr>
      </w:pPr>
      <w:r w:rsidRPr="00903DBA">
        <w:rPr>
          <w:highlight w:val="white"/>
        </w:rPr>
        <w:t xml:space="preserve">    public static int SizeOfRegister(Register register) {</w:t>
      </w:r>
    </w:p>
    <w:p w14:paraId="5D9D663D" w14:textId="77777777" w:rsidR="00F273B3" w:rsidRPr="00903DBA" w:rsidRDefault="00F273B3" w:rsidP="00F273B3">
      <w:pPr>
        <w:pStyle w:val="Code"/>
        <w:rPr>
          <w:highlight w:val="white"/>
        </w:rPr>
      </w:pPr>
      <w:r w:rsidRPr="00903DBA">
        <w:rPr>
          <w:highlight w:val="white"/>
        </w:rPr>
        <w:t xml:space="preserve">      return m_registerSizeMap[register];</w:t>
      </w:r>
    </w:p>
    <w:p w14:paraId="7A682BC4" w14:textId="77777777" w:rsidR="00F273B3" w:rsidRPr="00903DBA" w:rsidRDefault="00F273B3" w:rsidP="00F273B3">
      <w:pPr>
        <w:pStyle w:val="Code"/>
        <w:rPr>
          <w:highlight w:val="white"/>
        </w:rPr>
      </w:pPr>
      <w:r w:rsidRPr="00903DBA">
        <w:rPr>
          <w:highlight w:val="white"/>
        </w:rPr>
        <w:t xml:space="preserve">    }</w:t>
      </w:r>
    </w:p>
    <w:p w14:paraId="578CF480" w14:textId="3717717B" w:rsidR="00DF0E0B" w:rsidRPr="00903DBA" w:rsidRDefault="00DF0E0B" w:rsidP="0042441A">
      <w:pPr>
        <w:rPr>
          <w:highlight w:val="white"/>
        </w:rPr>
      </w:pPr>
      <w:r w:rsidRPr="00903DBA">
        <w:rPr>
          <w:highlight w:val="white"/>
        </w:rPr>
        <w:t xml:space="preserve">The </w:t>
      </w:r>
      <w:r w:rsidRPr="00903DBA">
        <w:rPr>
          <w:rStyle w:val="KeyWord0"/>
          <w:highlight w:val="white"/>
        </w:rPr>
        <w:t>RegisterToSize</w:t>
      </w:r>
      <w:r w:rsidRPr="00903DBA">
        <w:rPr>
          <w:highlight w:val="white"/>
        </w:rPr>
        <w:t xml:space="preserve"> method converts a register to the given size.</w:t>
      </w:r>
      <w:r w:rsidR="0042441A" w:rsidRPr="00903DBA">
        <w:rPr>
          <w:highlight w:val="white"/>
        </w:rPr>
        <w:t xml:space="preserve"> The </w:t>
      </w:r>
      <w:r w:rsidR="004037D9" w:rsidRPr="00903DBA">
        <w:rPr>
          <w:rStyle w:val="KeyWord0"/>
          <w:highlight w:val="white"/>
        </w:rPr>
        <w:t>m_registerSet</w:t>
      </w:r>
      <w:r w:rsidR="003D7574" w:rsidRPr="00903DBA">
        <w:rPr>
          <w:highlight w:val="white"/>
        </w:rPr>
        <w:t xml:space="preserve"> set holds lists of registers of increasing sizes. Note that there are lists rather than sets</w:t>
      </w:r>
      <w:r w:rsidR="00C26D8B" w:rsidRPr="00903DBA">
        <w:rPr>
          <w:highlight w:val="white"/>
        </w:rPr>
        <w:t>,</w:t>
      </w:r>
      <w:r w:rsidR="003D7574" w:rsidRPr="00903DBA">
        <w:rPr>
          <w:highlight w:val="white"/>
        </w:rPr>
        <w:t xml:space="preserve"> because </w:t>
      </w:r>
      <w:r w:rsidR="00AA4FA6" w:rsidRPr="00903DBA">
        <w:rPr>
          <w:highlight w:val="white"/>
        </w:rPr>
        <w:t xml:space="preserve">the order of the registers is </w:t>
      </w:r>
      <w:r w:rsidR="007A5F1E">
        <w:rPr>
          <w:highlight w:val="white"/>
        </w:rPr>
        <w:t>significant</w:t>
      </w:r>
      <w:r w:rsidR="00AA4FA6" w:rsidRPr="00903DBA">
        <w:rPr>
          <w:highlight w:val="white"/>
        </w:rPr>
        <w:t>.</w:t>
      </w:r>
    </w:p>
    <w:p w14:paraId="02D6AC1E" w14:textId="04EEE350" w:rsidR="00DF0E0B" w:rsidRPr="00903DBA" w:rsidRDefault="00DF0E0B" w:rsidP="00DF0E0B">
      <w:pPr>
        <w:pStyle w:val="Code"/>
        <w:rPr>
          <w:highlight w:val="white"/>
        </w:rPr>
      </w:pPr>
      <w:r w:rsidRPr="00903DBA">
        <w:rPr>
          <w:highlight w:val="white"/>
        </w:rPr>
        <w:t xml:space="preserve">    private static ISet&lt;IList&lt;Register&gt;&gt; </w:t>
      </w:r>
      <w:r w:rsidR="004037D9" w:rsidRPr="00903DBA">
        <w:rPr>
          <w:highlight w:val="white"/>
        </w:rPr>
        <w:t>m_registerSet</w:t>
      </w:r>
      <w:r w:rsidRPr="00903DBA">
        <w:rPr>
          <w:highlight w:val="white"/>
        </w:rPr>
        <w:t xml:space="preserve"> =</w:t>
      </w:r>
    </w:p>
    <w:p w14:paraId="0095B4F9" w14:textId="77777777" w:rsidR="00DF0E0B" w:rsidRPr="00903DBA" w:rsidRDefault="00DF0E0B" w:rsidP="00DF0E0B">
      <w:pPr>
        <w:pStyle w:val="Code"/>
        <w:rPr>
          <w:highlight w:val="white"/>
        </w:rPr>
      </w:pPr>
      <w:r w:rsidRPr="00903DBA">
        <w:rPr>
          <w:highlight w:val="white"/>
        </w:rPr>
        <w:t xml:space="preserve">      new HashSet&lt;IList&lt;Register&gt;&gt;() {</w:t>
      </w:r>
    </w:p>
    <w:p w14:paraId="0A4C5F2C" w14:textId="77777777" w:rsidR="00DF0E0B" w:rsidRPr="00903DBA" w:rsidRDefault="00DF0E0B" w:rsidP="00DF0E0B">
      <w:pPr>
        <w:pStyle w:val="Code"/>
        <w:rPr>
          <w:highlight w:val="white"/>
        </w:rPr>
      </w:pPr>
      <w:r w:rsidRPr="00903DBA">
        <w:rPr>
          <w:highlight w:val="white"/>
        </w:rPr>
        <w:t xml:space="preserve">        new Register[] {Register.al, Register.ax, Register.eax, Register.rax},</w:t>
      </w:r>
    </w:p>
    <w:p w14:paraId="2EEBD3A0" w14:textId="77777777" w:rsidR="00DF0E0B" w:rsidRPr="00903DBA" w:rsidRDefault="00DF0E0B" w:rsidP="00DF0E0B">
      <w:pPr>
        <w:pStyle w:val="Code"/>
        <w:rPr>
          <w:highlight w:val="white"/>
        </w:rPr>
      </w:pPr>
      <w:r w:rsidRPr="00903DBA">
        <w:rPr>
          <w:highlight w:val="white"/>
        </w:rPr>
        <w:t xml:space="preserve">        new Register[] {Register.bl, Register.bx, Register.ebx, Register.rbx},</w:t>
      </w:r>
    </w:p>
    <w:p w14:paraId="28227421" w14:textId="77777777" w:rsidR="00DF0E0B" w:rsidRPr="00903DBA" w:rsidRDefault="00DF0E0B" w:rsidP="00DF0E0B">
      <w:pPr>
        <w:pStyle w:val="Code"/>
        <w:rPr>
          <w:highlight w:val="white"/>
        </w:rPr>
      </w:pPr>
      <w:r w:rsidRPr="00903DBA">
        <w:rPr>
          <w:highlight w:val="white"/>
        </w:rPr>
        <w:t xml:space="preserve">        new Register[] {Register.cl, Register.cx, Register.ecx, Register.rcx},</w:t>
      </w:r>
    </w:p>
    <w:p w14:paraId="4CCDDB39" w14:textId="77777777" w:rsidR="00DF0E0B" w:rsidRPr="00903DBA" w:rsidRDefault="00DF0E0B" w:rsidP="00DF0E0B">
      <w:pPr>
        <w:pStyle w:val="Code"/>
        <w:rPr>
          <w:highlight w:val="white"/>
        </w:rPr>
      </w:pPr>
      <w:r w:rsidRPr="00903DBA">
        <w:rPr>
          <w:highlight w:val="white"/>
        </w:rPr>
        <w:t xml:space="preserve">        new Register[] {Register.dl, Register.dx, Register.edx, Register.rdx},</w:t>
      </w:r>
    </w:p>
    <w:p w14:paraId="092027D5" w14:textId="77777777" w:rsidR="00DF0E0B" w:rsidRPr="00903DBA" w:rsidRDefault="00DF0E0B" w:rsidP="00DF0E0B">
      <w:pPr>
        <w:pStyle w:val="Code"/>
        <w:rPr>
          <w:highlight w:val="white"/>
        </w:rPr>
      </w:pPr>
      <w:r w:rsidRPr="00903DBA">
        <w:rPr>
          <w:highlight w:val="white"/>
        </w:rPr>
        <w:t xml:space="preserve">        new Register[] {default(Register), Register.si,</w:t>
      </w:r>
    </w:p>
    <w:p w14:paraId="105FED41" w14:textId="7A3C3822" w:rsidR="00DF0E0B" w:rsidRPr="00903DBA" w:rsidRDefault="00DF0E0B" w:rsidP="00DF0E0B">
      <w:pPr>
        <w:pStyle w:val="Code"/>
        <w:rPr>
          <w:highlight w:val="white"/>
        </w:rPr>
      </w:pPr>
      <w:r w:rsidRPr="00903DBA">
        <w:rPr>
          <w:highlight w:val="white"/>
        </w:rPr>
        <w:t xml:space="preserve">                        Register.esi, Register.rsi},</w:t>
      </w:r>
    </w:p>
    <w:p w14:paraId="535E31F1" w14:textId="77777777" w:rsidR="00DF0E0B" w:rsidRPr="00903DBA" w:rsidRDefault="00DF0E0B" w:rsidP="00DF0E0B">
      <w:pPr>
        <w:pStyle w:val="Code"/>
        <w:rPr>
          <w:highlight w:val="white"/>
        </w:rPr>
      </w:pPr>
      <w:r w:rsidRPr="00903DBA">
        <w:rPr>
          <w:highlight w:val="white"/>
        </w:rPr>
        <w:t xml:space="preserve">        new Register[] {default(Register), Register.di,</w:t>
      </w:r>
    </w:p>
    <w:p w14:paraId="4B1D9E65" w14:textId="67606B39" w:rsidR="00DF0E0B" w:rsidRPr="00903DBA" w:rsidRDefault="00DF0E0B" w:rsidP="00DF0E0B">
      <w:pPr>
        <w:pStyle w:val="Code"/>
        <w:rPr>
          <w:highlight w:val="white"/>
        </w:rPr>
      </w:pPr>
      <w:r w:rsidRPr="00903DBA">
        <w:rPr>
          <w:highlight w:val="white"/>
        </w:rPr>
        <w:t xml:space="preserve">                        Register.edi, Register.rdi},</w:t>
      </w:r>
    </w:p>
    <w:p w14:paraId="51B0B2A5" w14:textId="77777777" w:rsidR="00DF0E0B" w:rsidRPr="00903DBA" w:rsidRDefault="00DF0E0B" w:rsidP="00DF0E0B">
      <w:pPr>
        <w:pStyle w:val="Code"/>
        <w:rPr>
          <w:highlight w:val="white"/>
        </w:rPr>
      </w:pPr>
      <w:r w:rsidRPr="00903DBA">
        <w:rPr>
          <w:highlight w:val="white"/>
        </w:rPr>
        <w:t xml:space="preserve">        new Register[] {default(Register), Register.bp,</w:t>
      </w:r>
    </w:p>
    <w:p w14:paraId="4A5262FB" w14:textId="6CFED91C" w:rsidR="00DF0E0B" w:rsidRPr="00903DBA" w:rsidRDefault="00DF0E0B" w:rsidP="00DF0E0B">
      <w:pPr>
        <w:pStyle w:val="Code"/>
        <w:rPr>
          <w:highlight w:val="white"/>
        </w:rPr>
      </w:pPr>
      <w:r w:rsidRPr="00903DBA">
        <w:rPr>
          <w:highlight w:val="white"/>
        </w:rPr>
        <w:t xml:space="preserve">                        Register.ebp, Register.rbp},</w:t>
      </w:r>
    </w:p>
    <w:p w14:paraId="1FA6591A" w14:textId="77777777" w:rsidR="00DF0E0B" w:rsidRPr="00903DBA" w:rsidRDefault="00DF0E0B" w:rsidP="00DF0E0B">
      <w:pPr>
        <w:pStyle w:val="Code"/>
        <w:rPr>
          <w:highlight w:val="white"/>
        </w:rPr>
      </w:pPr>
      <w:r w:rsidRPr="00903DBA">
        <w:rPr>
          <w:highlight w:val="white"/>
        </w:rPr>
        <w:t xml:space="preserve">        new Register[] {default(Register), Register.sp,</w:t>
      </w:r>
    </w:p>
    <w:p w14:paraId="55AC0C4D" w14:textId="767B7976" w:rsidR="00DF0E0B" w:rsidRPr="00903DBA" w:rsidRDefault="00DF0E0B" w:rsidP="00DF0E0B">
      <w:pPr>
        <w:pStyle w:val="Code"/>
        <w:rPr>
          <w:highlight w:val="white"/>
        </w:rPr>
      </w:pPr>
      <w:r w:rsidRPr="00903DBA">
        <w:rPr>
          <w:highlight w:val="white"/>
        </w:rPr>
        <w:t xml:space="preserve">                        Register.esp, Register.rsp}</w:t>
      </w:r>
    </w:p>
    <w:p w14:paraId="4460CD00" w14:textId="77777777" w:rsidR="00DF0E0B" w:rsidRPr="00903DBA" w:rsidRDefault="00DF0E0B" w:rsidP="00DF0E0B">
      <w:pPr>
        <w:pStyle w:val="Code"/>
        <w:rPr>
          <w:highlight w:val="white"/>
        </w:rPr>
      </w:pPr>
      <w:r w:rsidRPr="00903DBA">
        <w:rPr>
          <w:highlight w:val="white"/>
        </w:rPr>
        <w:t xml:space="preserve">      };</w:t>
      </w:r>
    </w:p>
    <w:p w14:paraId="50A54979" w14:textId="36C291EB" w:rsidR="00DF0E0B" w:rsidRPr="00903DBA" w:rsidRDefault="00AA4FA6" w:rsidP="00AA4FA6">
      <w:pPr>
        <w:rPr>
          <w:highlight w:val="white"/>
        </w:rPr>
      </w:pPr>
      <w:r w:rsidRPr="00903DBA">
        <w:rPr>
          <w:highlight w:val="white"/>
        </w:rPr>
        <w:t xml:space="preserve">The </w:t>
      </w:r>
      <w:r w:rsidRPr="00903DBA">
        <w:rPr>
          <w:rStyle w:val="KeyWord0"/>
          <w:highlight w:val="white"/>
        </w:rPr>
        <w:t>m_sizeToIndexMap</w:t>
      </w:r>
      <w:r w:rsidRPr="00903DBA">
        <w:rPr>
          <w:highlight w:val="white"/>
        </w:rPr>
        <w:t xml:space="preserve"> </w:t>
      </w:r>
      <w:r w:rsidR="00F26FD1" w:rsidRPr="00903DBA">
        <w:rPr>
          <w:highlight w:val="white"/>
        </w:rPr>
        <w:t xml:space="preserve">map maps the size of the registers to the index in the register lists of the </w:t>
      </w:r>
      <w:r w:rsidR="004037D9" w:rsidRPr="00903DBA">
        <w:rPr>
          <w:rStyle w:val="KeyWord0"/>
          <w:highlight w:val="white"/>
        </w:rPr>
        <w:t>m_registerSet</w:t>
      </w:r>
      <w:r w:rsidR="00F26FD1" w:rsidRPr="00903DBA">
        <w:rPr>
          <w:highlight w:val="white"/>
        </w:rPr>
        <w:t xml:space="preserve"> set above.</w:t>
      </w:r>
    </w:p>
    <w:p w14:paraId="700083F1" w14:textId="77777777" w:rsidR="00DF0E0B" w:rsidRPr="00903DBA" w:rsidRDefault="00DF0E0B" w:rsidP="00DF0E0B">
      <w:pPr>
        <w:pStyle w:val="Code"/>
        <w:rPr>
          <w:highlight w:val="white"/>
        </w:rPr>
      </w:pPr>
      <w:r w:rsidRPr="00903DBA">
        <w:rPr>
          <w:highlight w:val="white"/>
        </w:rPr>
        <w:lastRenderedPageBreak/>
        <w:t xml:space="preserve">    private static IDictionary&lt;int,int&gt; m_sizeToIndexMap =</w:t>
      </w:r>
    </w:p>
    <w:p w14:paraId="5ED29E59" w14:textId="77777777" w:rsidR="00DF0E0B" w:rsidRPr="00903DBA" w:rsidRDefault="00DF0E0B" w:rsidP="00DF0E0B">
      <w:pPr>
        <w:pStyle w:val="Code"/>
        <w:rPr>
          <w:highlight w:val="white"/>
        </w:rPr>
      </w:pPr>
      <w:r w:rsidRPr="00903DBA">
        <w:rPr>
          <w:highlight w:val="white"/>
        </w:rPr>
        <w:t xml:space="preserve">      new Dictionary&lt;int, int&gt;() {{1, 0}, {2, 1}, {4, 2}, {8, 3}};</w:t>
      </w:r>
    </w:p>
    <w:p w14:paraId="5111A874" w14:textId="5275CDCE" w:rsidR="00DF0E0B" w:rsidRPr="00903DBA" w:rsidRDefault="00D573CF" w:rsidP="002B21D0">
      <w:pPr>
        <w:rPr>
          <w:highlight w:val="white"/>
        </w:rPr>
      </w:pPr>
      <w:r w:rsidRPr="00903DBA">
        <w:rPr>
          <w:highlight w:val="white"/>
        </w:rPr>
        <w:t xml:space="preserve">The </w:t>
      </w:r>
      <w:r w:rsidRPr="00903DBA">
        <w:rPr>
          <w:rStyle w:val="KeyWord0"/>
          <w:highlight w:val="white"/>
        </w:rPr>
        <w:t>RegisterToSize</w:t>
      </w:r>
      <w:r w:rsidRPr="00903DBA">
        <w:rPr>
          <w:highlight w:val="white"/>
        </w:rPr>
        <w:t xml:space="preserve"> method returns the register with the given size. </w:t>
      </w:r>
      <w:r w:rsidR="002B21D0" w:rsidRPr="00903DBA">
        <w:rPr>
          <w:highlight w:val="white"/>
        </w:rPr>
        <w:t>If the register already hold</w:t>
      </w:r>
      <w:r w:rsidR="0042441A" w:rsidRPr="00903DBA">
        <w:rPr>
          <w:highlight w:val="white"/>
        </w:rPr>
        <w:t>s</w:t>
      </w:r>
      <w:r w:rsidR="002B21D0" w:rsidRPr="00903DBA">
        <w:rPr>
          <w:highlight w:val="white"/>
        </w:rPr>
        <w:t xml:space="preserve"> the given size, we just return the register.</w:t>
      </w:r>
    </w:p>
    <w:p w14:paraId="2D78481A" w14:textId="77777777" w:rsidR="00DF0E0B" w:rsidRPr="00903DBA" w:rsidRDefault="00DF0E0B" w:rsidP="00DF0E0B">
      <w:pPr>
        <w:pStyle w:val="Code"/>
        <w:rPr>
          <w:highlight w:val="white"/>
        </w:rPr>
      </w:pPr>
      <w:r w:rsidRPr="00903DBA">
        <w:rPr>
          <w:highlight w:val="white"/>
        </w:rPr>
        <w:t xml:space="preserve">    public static Register RegisterToSize(Register register, int size) {</w:t>
      </w:r>
    </w:p>
    <w:p w14:paraId="7A72DEBD" w14:textId="77777777" w:rsidR="00DF0E0B" w:rsidRPr="00903DBA" w:rsidRDefault="00DF0E0B" w:rsidP="00DF0E0B">
      <w:pPr>
        <w:pStyle w:val="Code"/>
        <w:rPr>
          <w:highlight w:val="white"/>
        </w:rPr>
      </w:pPr>
      <w:r w:rsidRPr="00903DBA">
        <w:rPr>
          <w:highlight w:val="white"/>
        </w:rPr>
        <w:t xml:space="preserve">      if (m_registerSizeMap[register] == size) {</w:t>
      </w:r>
    </w:p>
    <w:p w14:paraId="23D7FBF0" w14:textId="77777777" w:rsidR="00DF0E0B" w:rsidRPr="00903DBA" w:rsidRDefault="00DF0E0B" w:rsidP="00DF0E0B">
      <w:pPr>
        <w:pStyle w:val="Code"/>
        <w:rPr>
          <w:highlight w:val="white"/>
        </w:rPr>
      </w:pPr>
      <w:r w:rsidRPr="00903DBA">
        <w:rPr>
          <w:highlight w:val="white"/>
        </w:rPr>
        <w:t xml:space="preserve">        return register;</w:t>
      </w:r>
    </w:p>
    <w:p w14:paraId="2FE8E2A8" w14:textId="77777777" w:rsidR="00DF0E0B" w:rsidRPr="00903DBA" w:rsidRDefault="00DF0E0B" w:rsidP="00DF0E0B">
      <w:pPr>
        <w:pStyle w:val="Code"/>
        <w:rPr>
          <w:highlight w:val="white"/>
        </w:rPr>
      </w:pPr>
      <w:r w:rsidRPr="00903DBA">
        <w:rPr>
          <w:highlight w:val="white"/>
        </w:rPr>
        <w:t xml:space="preserve">      }</w:t>
      </w:r>
    </w:p>
    <w:p w14:paraId="7E2586B7" w14:textId="70499624" w:rsidR="002B21D0" w:rsidRPr="00903DBA" w:rsidRDefault="002B21D0" w:rsidP="002B21D0">
      <w:pPr>
        <w:rPr>
          <w:highlight w:val="white"/>
        </w:rPr>
      </w:pPr>
      <w:r w:rsidRPr="00903DBA">
        <w:rPr>
          <w:highlight w:val="white"/>
        </w:rPr>
        <w:t xml:space="preserve">Otherwise, we iterate through the </w:t>
      </w:r>
      <w:r w:rsidR="004037D9" w:rsidRPr="00903DBA">
        <w:rPr>
          <w:rStyle w:val="KeyWord0"/>
          <w:highlight w:val="white"/>
        </w:rPr>
        <w:t>m_registerSet</w:t>
      </w:r>
      <w:r w:rsidRPr="00903DBA">
        <w:rPr>
          <w:highlight w:val="white"/>
        </w:rPr>
        <w:t xml:space="preserve"> set, </w:t>
      </w:r>
      <w:r w:rsidR="0042441A" w:rsidRPr="00903DBA">
        <w:rPr>
          <w:highlight w:val="white"/>
        </w:rPr>
        <w:t xml:space="preserve">and check </w:t>
      </w:r>
      <w:r w:rsidR="00F26FD1" w:rsidRPr="00903DBA">
        <w:rPr>
          <w:highlight w:val="white"/>
        </w:rPr>
        <w:t xml:space="preserve">if </w:t>
      </w:r>
      <w:r w:rsidR="0042441A" w:rsidRPr="00903DBA">
        <w:rPr>
          <w:highlight w:val="white"/>
        </w:rPr>
        <w:t xml:space="preserve">any of the register sets contains the register. If it </w:t>
      </w:r>
      <w:r w:rsidR="00F26FD1" w:rsidRPr="00903DBA">
        <w:rPr>
          <w:highlight w:val="white"/>
        </w:rPr>
        <w:t>contains the register</w:t>
      </w:r>
      <w:r w:rsidR="00C12FE7" w:rsidRPr="00903DBA">
        <w:rPr>
          <w:highlight w:val="white"/>
        </w:rPr>
        <w:t>,</w:t>
      </w:r>
      <w:r w:rsidR="00F26FD1" w:rsidRPr="00903DBA">
        <w:rPr>
          <w:highlight w:val="white"/>
        </w:rPr>
        <w:t xml:space="preserve"> we </w:t>
      </w:r>
      <w:r w:rsidR="00303A7B" w:rsidRPr="00903DBA">
        <w:rPr>
          <w:highlight w:val="white"/>
        </w:rPr>
        <w:t xml:space="preserve">return the register on the index in the list </w:t>
      </w:r>
      <w:r w:rsidR="00F26FD1" w:rsidRPr="00903DBA">
        <w:rPr>
          <w:highlight w:val="white"/>
        </w:rPr>
        <w:t>corre</w:t>
      </w:r>
      <w:r w:rsidR="00303A7B" w:rsidRPr="00903DBA">
        <w:rPr>
          <w:highlight w:val="white"/>
        </w:rPr>
        <w:t>s</w:t>
      </w:r>
      <w:r w:rsidR="00F26FD1" w:rsidRPr="00903DBA">
        <w:rPr>
          <w:highlight w:val="white"/>
        </w:rPr>
        <w:t xml:space="preserve">ponding to the size </w:t>
      </w:r>
      <w:r w:rsidR="00303A7B" w:rsidRPr="00903DBA">
        <w:rPr>
          <w:highlight w:val="white"/>
        </w:rPr>
        <w:t>of the register.</w:t>
      </w:r>
    </w:p>
    <w:p w14:paraId="4531983B" w14:textId="117487E9" w:rsidR="00DF0E0B" w:rsidRPr="00903DBA" w:rsidRDefault="00DF0E0B" w:rsidP="00DF0E0B">
      <w:pPr>
        <w:pStyle w:val="Code"/>
        <w:rPr>
          <w:highlight w:val="white"/>
        </w:rPr>
      </w:pPr>
      <w:r w:rsidRPr="00903DBA">
        <w:rPr>
          <w:highlight w:val="white"/>
        </w:rPr>
        <w:t xml:space="preserve">      foreach (IList&lt;Register&gt; registerList in </w:t>
      </w:r>
      <w:r w:rsidR="004037D9" w:rsidRPr="00903DBA">
        <w:rPr>
          <w:highlight w:val="white"/>
        </w:rPr>
        <w:t>m_registerSet</w:t>
      </w:r>
      <w:r w:rsidRPr="00903DBA">
        <w:rPr>
          <w:highlight w:val="white"/>
        </w:rPr>
        <w:t>) {</w:t>
      </w:r>
    </w:p>
    <w:p w14:paraId="1AA9E441" w14:textId="77777777" w:rsidR="00DF0E0B" w:rsidRPr="00903DBA" w:rsidRDefault="00DF0E0B" w:rsidP="00DF0E0B">
      <w:pPr>
        <w:pStyle w:val="Code"/>
        <w:rPr>
          <w:highlight w:val="white"/>
        </w:rPr>
      </w:pPr>
      <w:r w:rsidRPr="00903DBA">
        <w:rPr>
          <w:highlight w:val="white"/>
        </w:rPr>
        <w:t xml:space="preserve">        if (registerList.Contains(register)) {</w:t>
      </w:r>
    </w:p>
    <w:p w14:paraId="02A65CC5" w14:textId="77777777" w:rsidR="00DF0E0B" w:rsidRPr="00903DBA" w:rsidRDefault="00DF0E0B" w:rsidP="00DF0E0B">
      <w:pPr>
        <w:pStyle w:val="Code"/>
        <w:rPr>
          <w:highlight w:val="white"/>
        </w:rPr>
      </w:pPr>
      <w:r w:rsidRPr="00903DBA">
        <w:rPr>
          <w:highlight w:val="white"/>
        </w:rPr>
        <w:t xml:space="preserve">          int index = m_sizeToIndexMap[size];</w:t>
      </w:r>
    </w:p>
    <w:p w14:paraId="4341AC29" w14:textId="77777777" w:rsidR="00DF0E0B" w:rsidRPr="00903DBA" w:rsidRDefault="00DF0E0B" w:rsidP="00DF0E0B">
      <w:pPr>
        <w:pStyle w:val="Code"/>
        <w:rPr>
          <w:highlight w:val="white"/>
        </w:rPr>
      </w:pPr>
      <w:r w:rsidRPr="00903DBA">
        <w:rPr>
          <w:highlight w:val="white"/>
        </w:rPr>
        <w:t xml:space="preserve">          Assert.ErrorXXX((index &gt;= 0) &amp;&amp; (index &lt; registerList.Count));</w:t>
      </w:r>
    </w:p>
    <w:p w14:paraId="49767C62" w14:textId="77777777" w:rsidR="00DF0E0B" w:rsidRPr="00903DBA" w:rsidRDefault="00DF0E0B" w:rsidP="00DF0E0B">
      <w:pPr>
        <w:pStyle w:val="Code"/>
        <w:rPr>
          <w:highlight w:val="white"/>
        </w:rPr>
      </w:pPr>
      <w:r w:rsidRPr="00903DBA">
        <w:rPr>
          <w:highlight w:val="white"/>
        </w:rPr>
        <w:t xml:space="preserve">          return registerList[index];</w:t>
      </w:r>
    </w:p>
    <w:p w14:paraId="618EA420" w14:textId="77777777" w:rsidR="00DF0E0B" w:rsidRPr="00903DBA" w:rsidRDefault="00DF0E0B" w:rsidP="00DF0E0B">
      <w:pPr>
        <w:pStyle w:val="Code"/>
        <w:rPr>
          <w:highlight w:val="white"/>
        </w:rPr>
      </w:pPr>
      <w:r w:rsidRPr="00903DBA">
        <w:rPr>
          <w:highlight w:val="white"/>
        </w:rPr>
        <w:t xml:space="preserve">        }</w:t>
      </w:r>
    </w:p>
    <w:p w14:paraId="383B4860" w14:textId="77777777" w:rsidR="00DF0E0B" w:rsidRPr="00903DBA" w:rsidRDefault="00DF0E0B" w:rsidP="00DF0E0B">
      <w:pPr>
        <w:pStyle w:val="Code"/>
        <w:rPr>
          <w:highlight w:val="white"/>
        </w:rPr>
      </w:pPr>
      <w:r w:rsidRPr="00903DBA">
        <w:rPr>
          <w:highlight w:val="white"/>
        </w:rPr>
        <w:t xml:space="preserve">      }</w:t>
      </w:r>
    </w:p>
    <w:p w14:paraId="5554622A" w14:textId="77777777" w:rsidR="00DF0E0B" w:rsidRPr="00903DBA" w:rsidRDefault="00DF0E0B" w:rsidP="00DF0E0B">
      <w:pPr>
        <w:pStyle w:val="Code"/>
        <w:rPr>
          <w:highlight w:val="white"/>
        </w:rPr>
      </w:pPr>
    </w:p>
    <w:p w14:paraId="2146D68D" w14:textId="77777777" w:rsidR="00DF0E0B" w:rsidRPr="00903DBA" w:rsidRDefault="00DF0E0B" w:rsidP="00DF0E0B">
      <w:pPr>
        <w:pStyle w:val="Code"/>
        <w:rPr>
          <w:highlight w:val="white"/>
        </w:rPr>
      </w:pPr>
      <w:r w:rsidRPr="00903DBA">
        <w:rPr>
          <w:highlight w:val="white"/>
        </w:rPr>
        <w:t xml:space="preserve">      Assert.ErrorXXX(false);</w:t>
      </w:r>
    </w:p>
    <w:p w14:paraId="35A1AB47" w14:textId="77777777" w:rsidR="00DF0E0B" w:rsidRPr="00903DBA" w:rsidRDefault="00DF0E0B" w:rsidP="00DF0E0B">
      <w:pPr>
        <w:pStyle w:val="Code"/>
        <w:rPr>
          <w:highlight w:val="white"/>
        </w:rPr>
      </w:pPr>
      <w:r w:rsidRPr="00903DBA">
        <w:rPr>
          <w:highlight w:val="white"/>
        </w:rPr>
        <w:t xml:space="preserve">      return default(Register);</w:t>
      </w:r>
    </w:p>
    <w:p w14:paraId="16348448" w14:textId="77777777" w:rsidR="00DF0E0B" w:rsidRPr="00903DBA" w:rsidRDefault="00DF0E0B" w:rsidP="00DF0E0B">
      <w:pPr>
        <w:pStyle w:val="Code"/>
        <w:rPr>
          <w:highlight w:val="white"/>
        </w:rPr>
      </w:pPr>
      <w:r w:rsidRPr="00903DBA">
        <w:rPr>
          <w:highlight w:val="white"/>
        </w:rPr>
        <w:t xml:space="preserve">    }</w:t>
      </w:r>
    </w:p>
    <w:p w14:paraId="036C7658" w14:textId="4F1818A8" w:rsidR="002B63B5" w:rsidRPr="00903DBA" w:rsidRDefault="0094375E" w:rsidP="0097122C">
      <w:pPr>
        <w:rPr>
          <w:highlight w:val="white"/>
        </w:rPr>
      </w:pPr>
      <w:r w:rsidRPr="00903DBA">
        <w:rPr>
          <w:highlight w:val="white"/>
        </w:rPr>
        <w:t>T</w:t>
      </w:r>
      <w:r w:rsidR="0097122C" w:rsidRPr="00903DBA">
        <w:rPr>
          <w:highlight w:val="white"/>
        </w:rPr>
        <w:t xml:space="preserve">he </w:t>
      </w:r>
      <w:r w:rsidR="0097122C" w:rsidRPr="00903DBA">
        <w:rPr>
          <w:rStyle w:val="KeyWord0"/>
          <w:highlight w:val="white"/>
        </w:rPr>
        <w:t>SizeOfOperator</w:t>
      </w:r>
      <w:r w:rsidR="0097122C" w:rsidRPr="00903DBA">
        <w:rPr>
          <w:highlight w:val="white"/>
        </w:rPr>
        <w:t xml:space="preserve"> method returns the size of the operator.</w:t>
      </w:r>
      <w:r w:rsidRPr="00903DBA">
        <w:rPr>
          <w:highlight w:val="white"/>
        </w:rPr>
        <w:t xml:space="preserve"> We </w:t>
      </w:r>
      <w:r w:rsidR="00902D36" w:rsidRPr="00903DBA">
        <w:rPr>
          <w:highlight w:val="white"/>
        </w:rPr>
        <w:t>obtain</w:t>
      </w:r>
      <w:r w:rsidRPr="00903DBA">
        <w:rPr>
          <w:highlight w:val="white"/>
        </w:rPr>
        <w:t xml:space="preserve"> the name of the operator</w:t>
      </w:r>
      <w:r w:rsidR="00902D36" w:rsidRPr="00903DBA">
        <w:rPr>
          <w:highlight w:val="white"/>
        </w:rPr>
        <w:t xml:space="preserve"> by calling the </w:t>
      </w:r>
      <w:r w:rsidR="00902D36" w:rsidRPr="00903DBA">
        <w:rPr>
          <w:rStyle w:val="KeyWord0"/>
          <w:highlight w:val="white"/>
        </w:rPr>
        <w:t>GetName</w:t>
      </w:r>
      <w:r w:rsidR="00902D36" w:rsidRPr="00903DBA">
        <w:rPr>
          <w:highlight w:val="white"/>
        </w:rPr>
        <w:t xml:space="preserve"> method in the </w:t>
      </w:r>
      <w:r w:rsidR="00902D36" w:rsidRPr="00903DBA">
        <w:rPr>
          <w:rStyle w:val="KeyWord0"/>
          <w:highlight w:val="white"/>
        </w:rPr>
        <w:t>Enum</w:t>
      </w:r>
      <w:r w:rsidR="00902D36" w:rsidRPr="00903DBA">
        <w:rPr>
          <w:highlight w:val="white"/>
        </w:rPr>
        <w:t xml:space="preserve"> class, </w:t>
      </w:r>
      <w:r w:rsidRPr="00903DBA">
        <w:rPr>
          <w:highlight w:val="white"/>
        </w:rPr>
        <w:t xml:space="preserve">and test whether is holds </w:t>
      </w:r>
      <w:r w:rsidR="00902D36" w:rsidRPr="00903DBA">
        <w:rPr>
          <w:highlight w:val="white"/>
        </w:rPr>
        <w:t>the suffix “byte”, “word”, “dword”, or “qword”</w:t>
      </w:r>
      <w:r w:rsidR="00102EEF" w:rsidRPr="00903DBA">
        <w:rPr>
          <w:highlight w:val="white"/>
        </w:rPr>
        <w:t xml:space="preserve">, in which cases the operator size is one, two, four, or </w:t>
      </w:r>
      <w:r w:rsidR="00E41CC8" w:rsidRPr="00903DBA">
        <w:rPr>
          <w:highlight w:val="white"/>
        </w:rPr>
        <w:t>e</w:t>
      </w:r>
      <w:r w:rsidR="00102EEF" w:rsidRPr="00903DBA">
        <w:rPr>
          <w:highlight w:val="white"/>
        </w:rPr>
        <w:t>ight bytes.</w:t>
      </w:r>
    </w:p>
    <w:p w14:paraId="4E7160F3" w14:textId="77777777" w:rsidR="00E41CC8" w:rsidRPr="00903DBA" w:rsidRDefault="00E41CC8" w:rsidP="00E41CC8">
      <w:pPr>
        <w:pStyle w:val="Code"/>
        <w:rPr>
          <w:highlight w:val="white"/>
        </w:rPr>
      </w:pPr>
      <w:r w:rsidRPr="00903DBA">
        <w:rPr>
          <w:highlight w:val="white"/>
        </w:rPr>
        <w:t xml:space="preserve">    public static int SizeOfOperator(AssemblyOperator objectOp) {</w:t>
      </w:r>
    </w:p>
    <w:p w14:paraId="6EA12C48" w14:textId="77777777" w:rsidR="00E41CC8" w:rsidRPr="00903DBA" w:rsidRDefault="00E41CC8" w:rsidP="00E41CC8">
      <w:pPr>
        <w:pStyle w:val="Code"/>
        <w:rPr>
          <w:highlight w:val="white"/>
        </w:rPr>
      </w:pPr>
      <w:r w:rsidRPr="00903DBA">
        <w:rPr>
          <w:highlight w:val="white"/>
        </w:rPr>
        <w:t xml:space="preserve">      string name = Enum.GetName(typeof(AssemblyOperator), objectOp);</w:t>
      </w:r>
    </w:p>
    <w:p w14:paraId="382CB679" w14:textId="77777777" w:rsidR="00E41CC8" w:rsidRPr="00903DBA" w:rsidRDefault="00E41CC8" w:rsidP="00E41CC8">
      <w:pPr>
        <w:pStyle w:val="Code"/>
        <w:rPr>
          <w:highlight w:val="white"/>
        </w:rPr>
      </w:pPr>
      <w:r w:rsidRPr="00903DBA">
        <w:rPr>
          <w:highlight w:val="white"/>
        </w:rPr>
        <w:t xml:space="preserve">      string suffix = name.Substring(name.IndexOf("_") + 1);</w:t>
      </w:r>
    </w:p>
    <w:p w14:paraId="26612496" w14:textId="77777777" w:rsidR="00E41CC8" w:rsidRPr="00903DBA" w:rsidRDefault="00E41CC8" w:rsidP="00E41CC8">
      <w:pPr>
        <w:pStyle w:val="Code"/>
        <w:rPr>
          <w:highlight w:val="white"/>
        </w:rPr>
      </w:pPr>
    </w:p>
    <w:p w14:paraId="77C56628" w14:textId="77777777" w:rsidR="00E41CC8" w:rsidRPr="00903DBA" w:rsidRDefault="00E41CC8" w:rsidP="00E41CC8">
      <w:pPr>
        <w:pStyle w:val="Code"/>
        <w:rPr>
          <w:highlight w:val="white"/>
        </w:rPr>
      </w:pPr>
      <w:r w:rsidRPr="00903DBA">
        <w:rPr>
          <w:highlight w:val="white"/>
        </w:rPr>
        <w:t xml:space="preserve">      switch (suffix) {</w:t>
      </w:r>
    </w:p>
    <w:p w14:paraId="6AECFA4D" w14:textId="77777777" w:rsidR="00E41CC8" w:rsidRPr="00903DBA" w:rsidRDefault="00E41CC8" w:rsidP="00E41CC8">
      <w:pPr>
        <w:pStyle w:val="Code"/>
        <w:rPr>
          <w:highlight w:val="white"/>
        </w:rPr>
      </w:pPr>
      <w:r w:rsidRPr="00903DBA">
        <w:rPr>
          <w:highlight w:val="white"/>
        </w:rPr>
        <w:t xml:space="preserve">        case "byte":</w:t>
      </w:r>
    </w:p>
    <w:p w14:paraId="204B39DC" w14:textId="77777777" w:rsidR="00E41CC8" w:rsidRPr="00903DBA" w:rsidRDefault="00E41CC8" w:rsidP="00E41CC8">
      <w:pPr>
        <w:pStyle w:val="Code"/>
        <w:rPr>
          <w:highlight w:val="white"/>
        </w:rPr>
      </w:pPr>
      <w:r w:rsidRPr="00903DBA">
        <w:rPr>
          <w:highlight w:val="white"/>
        </w:rPr>
        <w:t xml:space="preserve">          return 1;</w:t>
      </w:r>
    </w:p>
    <w:p w14:paraId="00F77754" w14:textId="77777777" w:rsidR="00E41CC8" w:rsidRPr="00903DBA" w:rsidRDefault="00E41CC8" w:rsidP="00E41CC8">
      <w:pPr>
        <w:pStyle w:val="Code"/>
        <w:rPr>
          <w:highlight w:val="white"/>
        </w:rPr>
      </w:pPr>
    </w:p>
    <w:p w14:paraId="30A99327" w14:textId="77777777" w:rsidR="00E41CC8" w:rsidRPr="00903DBA" w:rsidRDefault="00E41CC8" w:rsidP="00E41CC8">
      <w:pPr>
        <w:pStyle w:val="Code"/>
        <w:rPr>
          <w:highlight w:val="white"/>
        </w:rPr>
      </w:pPr>
      <w:r w:rsidRPr="00903DBA">
        <w:rPr>
          <w:highlight w:val="white"/>
        </w:rPr>
        <w:t xml:space="preserve">        case "word":</w:t>
      </w:r>
    </w:p>
    <w:p w14:paraId="747F1D80" w14:textId="77777777" w:rsidR="00E41CC8" w:rsidRPr="00903DBA" w:rsidRDefault="00E41CC8" w:rsidP="00E41CC8">
      <w:pPr>
        <w:pStyle w:val="Code"/>
        <w:rPr>
          <w:highlight w:val="white"/>
        </w:rPr>
      </w:pPr>
      <w:r w:rsidRPr="00903DBA">
        <w:rPr>
          <w:highlight w:val="white"/>
        </w:rPr>
        <w:t xml:space="preserve">          return 2;</w:t>
      </w:r>
    </w:p>
    <w:p w14:paraId="4B9BB724" w14:textId="77777777" w:rsidR="00E41CC8" w:rsidRPr="00903DBA" w:rsidRDefault="00E41CC8" w:rsidP="00E41CC8">
      <w:pPr>
        <w:pStyle w:val="Code"/>
        <w:rPr>
          <w:highlight w:val="white"/>
        </w:rPr>
      </w:pPr>
    </w:p>
    <w:p w14:paraId="2FCDB712" w14:textId="77777777" w:rsidR="00E41CC8" w:rsidRPr="00903DBA" w:rsidRDefault="00E41CC8" w:rsidP="00E41CC8">
      <w:pPr>
        <w:pStyle w:val="Code"/>
        <w:rPr>
          <w:highlight w:val="white"/>
        </w:rPr>
      </w:pPr>
      <w:r w:rsidRPr="00903DBA">
        <w:rPr>
          <w:highlight w:val="white"/>
        </w:rPr>
        <w:t xml:space="preserve">        case "dword":</w:t>
      </w:r>
    </w:p>
    <w:p w14:paraId="01F502F6" w14:textId="77777777" w:rsidR="00E41CC8" w:rsidRPr="00903DBA" w:rsidRDefault="00E41CC8" w:rsidP="00E41CC8">
      <w:pPr>
        <w:pStyle w:val="Code"/>
        <w:rPr>
          <w:highlight w:val="white"/>
        </w:rPr>
      </w:pPr>
      <w:r w:rsidRPr="00903DBA">
        <w:rPr>
          <w:highlight w:val="white"/>
        </w:rPr>
        <w:t xml:space="preserve">          return 4;</w:t>
      </w:r>
    </w:p>
    <w:p w14:paraId="2F7F4D8B" w14:textId="77777777" w:rsidR="00E41CC8" w:rsidRPr="00903DBA" w:rsidRDefault="00E41CC8" w:rsidP="00E41CC8">
      <w:pPr>
        <w:pStyle w:val="Code"/>
        <w:rPr>
          <w:highlight w:val="white"/>
        </w:rPr>
      </w:pPr>
    </w:p>
    <w:p w14:paraId="41CE8D7D" w14:textId="77777777" w:rsidR="00E41CC8" w:rsidRPr="00903DBA" w:rsidRDefault="00E41CC8" w:rsidP="00E41CC8">
      <w:pPr>
        <w:pStyle w:val="Code"/>
        <w:rPr>
          <w:highlight w:val="white"/>
        </w:rPr>
      </w:pPr>
      <w:r w:rsidRPr="00903DBA">
        <w:rPr>
          <w:highlight w:val="white"/>
        </w:rPr>
        <w:t xml:space="preserve">        default: // "qword":</w:t>
      </w:r>
    </w:p>
    <w:p w14:paraId="2C16C389" w14:textId="77777777" w:rsidR="00E41CC8" w:rsidRPr="00903DBA" w:rsidRDefault="00E41CC8" w:rsidP="00E41CC8">
      <w:pPr>
        <w:pStyle w:val="Code"/>
        <w:rPr>
          <w:highlight w:val="white"/>
        </w:rPr>
      </w:pPr>
      <w:r w:rsidRPr="00903DBA">
        <w:rPr>
          <w:highlight w:val="white"/>
        </w:rPr>
        <w:t xml:space="preserve">          return 8;</w:t>
      </w:r>
    </w:p>
    <w:p w14:paraId="0058316B" w14:textId="77777777" w:rsidR="00E41CC8" w:rsidRPr="00903DBA" w:rsidRDefault="00E41CC8" w:rsidP="00E41CC8">
      <w:pPr>
        <w:pStyle w:val="Code"/>
        <w:rPr>
          <w:highlight w:val="white"/>
        </w:rPr>
      </w:pPr>
      <w:r w:rsidRPr="00903DBA">
        <w:rPr>
          <w:highlight w:val="white"/>
        </w:rPr>
        <w:t xml:space="preserve">      }</w:t>
      </w:r>
    </w:p>
    <w:p w14:paraId="526C96C2" w14:textId="77777777" w:rsidR="00E41CC8" w:rsidRPr="00903DBA" w:rsidRDefault="00E41CC8" w:rsidP="00E41CC8">
      <w:pPr>
        <w:pStyle w:val="Code"/>
        <w:rPr>
          <w:highlight w:val="white"/>
        </w:rPr>
      </w:pPr>
      <w:r w:rsidRPr="00903DBA">
        <w:rPr>
          <w:highlight w:val="white"/>
        </w:rPr>
        <w:t xml:space="preserve">    }</w:t>
      </w:r>
    </w:p>
    <w:p w14:paraId="0939C666" w14:textId="59397D37" w:rsidR="002B63B5" w:rsidRPr="00903DBA" w:rsidRDefault="00E23E19" w:rsidP="00E23E19">
      <w:pPr>
        <w:rPr>
          <w:highlight w:val="white"/>
        </w:rPr>
      </w:pPr>
      <w:r w:rsidRPr="00903DBA">
        <w:rPr>
          <w:highlight w:val="white"/>
        </w:rPr>
        <w:t xml:space="preserve">The </w:t>
      </w:r>
      <w:r w:rsidRPr="00903DBA">
        <w:rPr>
          <w:rStyle w:val="KeyWord0"/>
          <w:highlight w:val="white"/>
        </w:rPr>
        <w:t>OperatorToSize</w:t>
      </w:r>
      <w:r w:rsidRPr="00903DBA">
        <w:rPr>
          <w:highlight w:val="white"/>
        </w:rPr>
        <w:t xml:space="preserve"> method </w:t>
      </w:r>
      <w:r w:rsidR="00717F58" w:rsidRPr="00903DBA">
        <w:rPr>
          <w:highlight w:val="white"/>
        </w:rPr>
        <w:t>changes a plain operator to a size operator.</w:t>
      </w:r>
      <w:r w:rsidR="005F7B77" w:rsidRPr="00903DBA">
        <w:rPr>
          <w:highlight w:val="white"/>
        </w:rPr>
        <w:t xml:space="preserve"> If the operator size is one, two, </w:t>
      </w:r>
      <w:r w:rsidR="00C46603" w:rsidRPr="00903DBA">
        <w:rPr>
          <w:highlight w:val="white"/>
        </w:rPr>
        <w:t>four, or eight, it</w:t>
      </w:r>
      <w:r w:rsidR="005A0D4F" w:rsidRPr="00903DBA">
        <w:rPr>
          <w:highlight w:val="white"/>
        </w:rPr>
        <w:t>s name</w:t>
      </w:r>
      <w:r w:rsidR="00C46603" w:rsidRPr="00903DBA">
        <w:rPr>
          <w:highlight w:val="white"/>
        </w:rPr>
        <w:t xml:space="preserve"> shall </w:t>
      </w:r>
      <w:r w:rsidR="0059440F" w:rsidRPr="00903DBA">
        <w:rPr>
          <w:highlight w:val="white"/>
        </w:rPr>
        <w:t xml:space="preserve">be </w:t>
      </w:r>
      <w:r w:rsidR="00157DE4" w:rsidRPr="00903DBA">
        <w:rPr>
          <w:highlight w:val="white"/>
        </w:rPr>
        <w:t>suffixed by “_byte”, “_word”, “_dword”, or “_qw</w:t>
      </w:r>
      <w:r w:rsidR="00814430" w:rsidRPr="00903DBA">
        <w:rPr>
          <w:highlight w:val="white"/>
        </w:rPr>
        <w:t>o</w:t>
      </w:r>
      <w:r w:rsidR="00157DE4" w:rsidRPr="00903DBA">
        <w:rPr>
          <w:highlight w:val="white"/>
        </w:rPr>
        <w:t>rd”.</w:t>
      </w:r>
    </w:p>
    <w:p w14:paraId="087CED4E" w14:textId="77777777" w:rsidR="002B63B5" w:rsidRPr="00903DBA" w:rsidRDefault="002B63B5" w:rsidP="00DB788F">
      <w:pPr>
        <w:pStyle w:val="Code"/>
        <w:rPr>
          <w:highlight w:val="white"/>
        </w:rPr>
      </w:pPr>
      <w:r w:rsidRPr="00903DBA">
        <w:rPr>
          <w:highlight w:val="white"/>
        </w:rPr>
        <w:t xml:space="preserve">    public static AssemblyOperator OperatorToSize</w:t>
      </w:r>
    </w:p>
    <w:p w14:paraId="3BA8904B" w14:textId="77777777" w:rsidR="002B63B5" w:rsidRPr="00903DBA" w:rsidRDefault="002B63B5" w:rsidP="00DB788F">
      <w:pPr>
        <w:pStyle w:val="Code"/>
        <w:rPr>
          <w:highlight w:val="white"/>
        </w:rPr>
      </w:pPr>
      <w:r w:rsidRPr="00903DBA">
        <w:rPr>
          <w:highlight w:val="white"/>
        </w:rPr>
        <w:t xml:space="preserve">                                   (AssemblyOperator objectOp, int size) {</w:t>
      </w:r>
    </w:p>
    <w:p w14:paraId="4CB4679C" w14:textId="77777777" w:rsidR="002B63B5" w:rsidRPr="00903DBA" w:rsidRDefault="002B63B5" w:rsidP="00DB788F">
      <w:pPr>
        <w:pStyle w:val="Code"/>
        <w:rPr>
          <w:highlight w:val="white"/>
        </w:rPr>
      </w:pPr>
      <w:r w:rsidRPr="00903DBA">
        <w:rPr>
          <w:highlight w:val="white"/>
        </w:rPr>
        <w:t xml:space="preserve">      string name = Enum.GetName(typeof(AssemblyOperator), objectOp);    </w:t>
      </w:r>
    </w:p>
    <w:p w14:paraId="3FF7A7C2" w14:textId="77777777" w:rsidR="002B63B5" w:rsidRPr="00903DBA" w:rsidRDefault="002B63B5" w:rsidP="00DB788F">
      <w:pPr>
        <w:pStyle w:val="Code"/>
        <w:rPr>
          <w:highlight w:val="white"/>
        </w:rPr>
      </w:pPr>
      <w:r w:rsidRPr="00903DBA">
        <w:rPr>
          <w:highlight w:val="white"/>
        </w:rPr>
        <w:t xml:space="preserve">      Assert.ErrorXXX(objectOp != AssemblyOperator.interrupt);</w:t>
      </w:r>
    </w:p>
    <w:p w14:paraId="1AEBA062" w14:textId="77777777" w:rsidR="002B63B5" w:rsidRPr="00903DBA" w:rsidRDefault="002B63B5" w:rsidP="00DB788F">
      <w:pPr>
        <w:pStyle w:val="Code"/>
        <w:rPr>
          <w:highlight w:val="white"/>
        </w:rPr>
      </w:pPr>
      <w:r w:rsidRPr="00903DBA">
        <w:rPr>
          <w:highlight w:val="white"/>
        </w:rPr>
        <w:t xml:space="preserve">    </w:t>
      </w:r>
    </w:p>
    <w:p w14:paraId="5C74A073" w14:textId="77777777" w:rsidR="002B63B5" w:rsidRPr="00903DBA" w:rsidRDefault="002B63B5" w:rsidP="00DB788F">
      <w:pPr>
        <w:pStyle w:val="Code"/>
        <w:rPr>
          <w:highlight w:val="white"/>
        </w:rPr>
      </w:pPr>
      <w:r w:rsidRPr="00903DBA">
        <w:rPr>
          <w:highlight w:val="white"/>
        </w:rPr>
        <w:lastRenderedPageBreak/>
        <w:t xml:space="preserve">      switch (size) {</w:t>
      </w:r>
    </w:p>
    <w:p w14:paraId="013C353F" w14:textId="77777777" w:rsidR="002B63B5" w:rsidRPr="00903DBA" w:rsidRDefault="002B63B5" w:rsidP="00DB788F">
      <w:pPr>
        <w:pStyle w:val="Code"/>
        <w:rPr>
          <w:highlight w:val="white"/>
        </w:rPr>
      </w:pPr>
      <w:r w:rsidRPr="00903DBA">
        <w:rPr>
          <w:highlight w:val="white"/>
        </w:rPr>
        <w:t xml:space="preserve">        case 1:</w:t>
      </w:r>
    </w:p>
    <w:p w14:paraId="7DD360B7" w14:textId="77777777" w:rsidR="002B63B5" w:rsidRPr="00903DBA" w:rsidRDefault="002B63B5" w:rsidP="00DB788F">
      <w:pPr>
        <w:pStyle w:val="Code"/>
        <w:rPr>
          <w:highlight w:val="white"/>
        </w:rPr>
      </w:pPr>
      <w:r w:rsidRPr="00903DBA">
        <w:rPr>
          <w:highlight w:val="white"/>
        </w:rPr>
        <w:t xml:space="preserve">          name = name + "_byte";</w:t>
      </w:r>
    </w:p>
    <w:p w14:paraId="31323A7A" w14:textId="77777777" w:rsidR="002B63B5" w:rsidRPr="00903DBA" w:rsidRDefault="002B63B5" w:rsidP="00DB788F">
      <w:pPr>
        <w:pStyle w:val="Code"/>
        <w:rPr>
          <w:highlight w:val="white"/>
        </w:rPr>
      </w:pPr>
      <w:r w:rsidRPr="00903DBA">
        <w:rPr>
          <w:highlight w:val="white"/>
        </w:rPr>
        <w:t xml:space="preserve">          break;</w:t>
      </w:r>
    </w:p>
    <w:p w14:paraId="6EFA3235" w14:textId="77777777" w:rsidR="002B63B5" w:rsidRPr="00903DBA" w:rsidRDefault="002B63B5" w:rsidP="00DB788F">
      <w:pPr>
        <w:pStyle w:val="Code"/>
        <w:rPr>
          <w:highlight w:val="white"/>
        </w:rPr>
      </w:pPr>
      <w:r w:rsidRPr="00903DBA">
        <w:rPr>
          <w:highlight w:val="white"/>
        </w:rPr>
        <w:t xml:space="preserve">        </w:t>
      </w:r>
    </w:p>
    <w:p w14:paraId="0F651DEF" w14:textId="77777777" w:rsidR="002B63B5" w:rsidRPr="00903DBA" w:rsidRDefault="002B63B5" w:rsidP="00DB788F">
      <w:pPr>
        <w:pStyle w:val="Code"/>
        <w:rPr>
          <w:highlight w:val="white"/>
        </w:rPr>
      </w:pPr>
      <w:r w:rsidRPr="00903DBA">
        <w:rPr>
          <w:highlight w:val="white"/>
        </w:rPr>
        <w:t xml:space="preserve">        case 2:</w:t>
      </w:r>
    </w:p>
    <w:p w14:paraId="353A04E9" w14:textId="77777777" w:rsidR="002B63B5" w:rsidRPr="00903DBA" w:rsidRDefault="002B63B5" w:rsidP="00DB788F">
      <w:pPr>
        <w:pStyle w:val="Code"/>
        <w:rPr>
          <w:highlight w:val="white"/>
        </w:rPr>
      </w:pPr>
      <w:r w:rsidRPr="00903DBA">
        <w:rPr>
          <w:highlight w:val="white"/>
        </w:rPr>
        <w:t xml:space="preserve">          name = name + "_word";</w:t>
      </w:r>
    </w:p>
    <w:p w14:paraId="0DDB2322" w14:textId="77777777" w:rsidR="002B63B5" w:rsidRPr="00903DBA" w:rsidRDefault="002B63B5" w:rsidP="00DB788F">
      <w:pPr>
        <w:pStyle w:val="Code"/>
        <w:rPr>
          <w:highlight w:val="white"/>
        </w:rPr>
      </w:pPr>
      <w:r w:rsidRPr="00903DBA">
        <w:rPr>
          <w:highlight w:val="white"/>
        </w:rPr>
        <w:t xml:space="preserve">          break;</w:t>
      </w:r>
    </w:p>
    <w:p w14:paraId="2ADF8394" w14:textId="77777777" w:rsidR="002B63B5" w:rsidRPr="00903DBA" w:rsidRDefault="002B63B5" w:rsidP="00DB788F">
      <w:pPr>
        <w:pStyle w:val="Code"/>
        <w:rPr>
          <w:highlight w:val="white"/>
        </w:rPr>
      </w:pPr>
      <w:r w:rsidRPr="00903DBA">
        <w:rPr>
          <w:highlight w:val="white"/>
        </w:rPr>
        <w:t xml:space="preserve">        </w:t>
      </w:r>
    </w:p>
    <w:p w14:paraId="5BC78F65" w14:textId="77777777" w:rsidR="002B63B5" w:rsidRPr="00903DBA" w:rsidRDefault="002B63B5" w:rsidP="00DB788F">
      <w:pPr>
        <w:pStyle w:val="Code"/>
        <w:rPr>
          <w:highlight w:val="white"/>
        </w:rPr>
      </w:pPr>
      <w:r w:rsidRPr="00903DBA">
        <w:rPr>
          <w:highlight w:val="white"/>
        </w:rPr>
        <w:t xml:space="preserve">        case 4:</w:t>
      </w:r>
    </w:p>
    <w:p w14:paraId="11D4EC3D" w14:textId="77777777" w:rsidR="002B63B5" w:rsidRPr="00903DBA" w:rsidRDefault="002B63B5" w:rsidP="00DB788F">
      <w:pPr>
        <w:pStyle w:val="Code"/>
        <w:rPr>
          <w:highlight w:val="white"/>
        </w:rPr>
      </w:pPr>
      <w:r w:rsidRPr="00903DBA">
        <w:rPr>
          <w:highlight w:val="white"/>
        </w:rPr>
        <w:t xml:space="preserve">          name = name + "_dword";</w:t>
      </w:r>
    </w:p>
    <w:p w14:paraId="30778BC5" w14:textId="77777777" w:rsidR="002B63B5" w:rsidRPr="00903DBA" w:rsidRDefault="002B63B5" w:rsidP="00DB788F">
      <w:pPr>
        <w:pStyle w:val="Code"/>
        <w:rPr>
          <w:highlight w:val="white"/>
        </w:rPr>
      </w:pPr>
      <w:r w:rsidRPr="00903DBA">
        <w:rPr>
          <w:highlight w:val="white"/>
        </w:rPr>
        <w:t xml:space="preserve">          break;</w:t>
      </w:r>
    </w:p>
    <w:p w14:paraId="7539D377" w14:textId="77777777" w:rsidR="002B63B5" w:rsidRPr="00903DBA" w:rsidRDefault="002B63B5" w:rsidP="00DB788F">
      <w:pPr>
        <w:pStyle w:val="Code"/>
        <w:rPr>
          <w:highlight w:val="white"/>
        </w:rPr>
      </w:pPr>
    </w:p>
    <w:p w14:paraId="46726056" w14:textId="77777777" w:rsidR="002B63B5" w:rsidRPr="00903DBA" w:rsidRDefault="002B63B5" w:rsidP="00DB788F">
      <w:pPr>
        <w:pStyle w:val="Code"/>
        <w:rPr>
          <w:highlight w:val="white"/>
        </w:rPr>
      </w:pPr>
      <w:r w:rsidRPr="00903DBA">
        <w:rPr>
          <w:highlight w:val="white"/>
        </w:rPr>
        <w:t xml:space="preserve">        case 8:</w:t>
      </w:r>
    </w:p>
    <w:p w14:paraId="2CE6907F" w14:textId="77777777" w:rsidR="002B63B5" w:rsidRPr="00903DBA" w:rsidRDefault="002B63B5" w:rsidP="00DB788F">
      <w:pPr>
        <w:pStyle w:val="Code"/>
        <w:rPr>
          <w:highlight w:val="white"/>
        </w:rPr>
      </w:pPr>
      <w:r w:rsidRPr="00903DBA">
        <w:rPr>
          <w:highlight w:val="white"/>
        </w:rPr>
        <w:t xml:space="preserve">          name = name + "_qword";</w:t>
      </w:r>
    </w:p>
    <w:p w14:paraId="24421608" w14:textId="77777777" w:rsidR="002B63B5" w:rsidRPr="00903DBA" w:rsidRDefault="002B63B5" w:rsidP="00DB788F">
      <w:pPr>
        <w:pStyle w:val="Code"/>
        <w:rPr>
          <w:highlight w:val="white"/>
        </w:rPr>
      </w:pPr>
      <w:r w:rsidRPr="00903DBA">
        <w:rPr>
          <w:highlight w:val="white"/>
        </w:rPr>
        <w:t xml:space="preserve">          break;</w:t>
      </w:r>
    </w:p>
    <w:p w14:paraId="1653E5BC" w14:textId="77777777" w:rsidR="002B63B5" w:rsidRPr="00903DBA" w:rsidRDefault="002B63B5" w:rsidP="00DB788F">
      <w:pPr>
        <w:pStyle w:val="Code"/>
        <w:rPr>
          <w:highlight w:val="white"/>
        </w:rPr>
      </w:pPr>
      <w:r w:rsidRPr="00903DBA">
        <w:rPr>
          <w:highlight w:val="white"/>
        </w:rPr>
        <w:t xml:space="preserve">      }</w:t>
      </w:r>
    </w:p>
    <w:p w14:paraId="2BA112F2" w14:textId="6A76D0A0" w:rsidR="002B63B5" w:rsidRPr="00903DBA" w:rsidRDefault="005A0D4F" w:rsidP="005A0D4F">
      <w:pPr>
        <w:rPr>
          <w:highlight w:val="white"/>
        </w:rPr>
      </w:pPr>
      <w:r w:rsidRPr="00903DBA">
        <w:rPr>
          <w:highlight w:val="white"/>
        </w:rPr>
        <w:t xml:space="preserve">We use the </w:t>
      </w:r>
      <w:r w:rsidRPr="00903DBA">
        <w:rPr>
          <w:rStyle w:val="KeyWord0"/>
          <w:highlight w:val="white"/>
        </w:rPr>
        <w:t>Parse</w:t>
      </w:r>
      <w:r w:rsidRPr="00903DBA">
        <w:rPr>
          <w:highlight w:val="white"/>
        </w:rPr>
        <w:t xml:space="preserve"> method of the </w:t>
      </w:r>
      <w:r w:rsidRPr="00903DBA">
        <w:rPr>
          <w:rStyle w:val="KeyWord0"/>
          <w:highlight w:val="white"/>
        </w:rPr>
        <w:t>Enum</w:t>
      </w:r>
      <w:r w:rsidRPr="00903DBA">
        <w:rPr>
          <w:highlight w:val="white"/>
        </w:rPr>
        <w:t xml:space="preserve"> class to obtain the resulting operator from the name.</w:t>
      </w:r>
    </w:p>
    <w:p w14:paraId="5D60A9D9" w14:textId="77777777" w:rsidR="002B63B5" w:rsidRPr="00903DBA" w:rsidRDefault="002B63B5" w:rsidP="00DB788F">
      <w:pPr>
        <w:pStyle w:val="Code"/>
        <w:rPr>
          <w:highlight w:val="white"/>
        </w:rPr>
      </w:pPr>
      <w:r w:rsidRPr="00903DBA">
        <w:rPr>
          <w:highlight w:val="white"/>
        </w:rPr>
        <w:t xml:space="preserve">      Assert.ErrorXXX(name.Contains("_"));</w:t>
      </w:r>
    </w:p>
    <w:p w14:paraId="6060E52A" w14:textId="77777777" w:rsidR="002B63B5" w:rsidRPr="00903DBA" w:rsidRDefault="002B63B5" w:rsidP="00DB788F">
      <w:pPr>
        <w:pStyle w:val="Code"/>
        <w:rPr>
          <w:highlight w:val="white"/>
        </w:rPr>
      </w:pPr>
      <w:r w:rsidRPr="00903DBA">
        <w:rPr>
          <w:highlight w:val="white"/>
        </w:rPr>
        <w:t xml:space="preserve">      return ((AssemblyOperator) Enum.Parse(typeof(AssemblyOperator), name));</w:t>
      </w:r>
    </w:p>
    <w:p w14:paraId="0044555A" w14:textId="77777777" w:rsidR="002B63B5" w:rsidRPr="00903DBA" w:rsidRDefault="002B63B5" w:rsidP="00DB788F">
      <w:pPr>
        <w:pStyle w:val="Code"/>
        <w:rPr>
          <w:highlight w:val="white"/>
        </w:rPr>
      </w:pPr>
      <w:r w:rsidRPr="00903DBA">
        <w:rPr>
          <w:highlight w:val="white"/>
        </w:rPr>
        <w:t xml:space="preserve">    }</w:t>
      </w:r>
    </w:p>
    <w:p w14:paraId="588B100C" w14:textId="123700B5" w:rsidR="002B63B5" w:rsidRPr="00903DBA" w:rsidRDefault="00956AB6" w:rsidP="00956AB6">
      <w:pPr>
        <w:rPr>
          <w:highlight w:val="white"/>
        </w:rPr>
      </w:pPr>
      <w:r w:rsidRPr="00903DBA">
        <w:rPr>
          <w:highlight w:val="white"/>
        </w:rPr>
        <w:t xml:space="preserve">The </w:t>
      </w:r>
      <w:r w:rsidRPr="00903DBA">
        <w:rPr>
          <w:rStyle w:val="KeyWord0"/>
          <w:highlight w:val="white"/>
        </w:rPr>
        <w:t>SizeOfValue</w:t>
      </w:r>
      <w:r w:rsidRPr="00903DBA">
        <w:rPr>
          <w:highlight w:val="white"/>
        </w:rPr>
        <w:t xml:space="preserve"> method </w:t>
      </w:r>
      <w:r w:rsidR="00617A14" w:rsidRPr="00903DBA">
        <w:rPr>
          <w:highlight w:val="white"/>
        </w:rPr>
        <w:t xml:space="preserve">return a size of a value, with </w:t>
      </w:r>
      <w:r w:rsidR="00392CAA" w:rsidRPr="00903DBA">
        <w:rPr>
          <w:highlight w:val="white"/>
        </w:rPr>
        <w:t>two</w:t>
      </w:r>
      <w:r w:rsidR="00617A14" w:rsidRPr="00903DBA">
        <w:rPr>
          <w:highlight w:val="white"/>
        </w:rPr>
        <w:t xml:space="preserve"> exceptions.</w:t>
      </w:r>
      <w:r w:rsidR="00B53F04" w:rsidRPr="00903DBA">
        <w:rPr>
          <w:highlight w:val="white"/>
        </w:rPr>
        <w:t xml:space="preserve"> In case of a </w:t>
      </w:r>
      <w:r w:rsidR="00B53F04" w:rsidRPr="00903DBA">
        <w:rPr>
          <w:rStyle w:val="KeyWord0"/>
          <w:highlight w:val="white"/>
        </w:rPr>
        <w:t>mov</w:t>
      </w:r>
      <w:r w:rsidR="00673AF4" w:rsidRPr="00903DBA">
        <w:rPr>
          <w:highlight w:val="white"/>
        </w:rPr>
        <w:t xml:space="preserve"> o</w:t>
      </w:r>
      <w:r w:rsidR="00B53F04" w:rsidRPr="00903DBA">
        <w:rPr>
          <w:highlight w:val="white"/>
        </w:rPr>
        <w:t>perator, the size is given by the operator, and in case of a</w:t>
      </w:r>
      <w:r w:rsidR="00673AF4" w:rsidRPr="00903DBA">
        <w:rPr>
          <w:highlight w:val="white"/>
        </w:rPr>
        <w:t xml:space="preserve"> </w:t>
      </w:r>
      <w:r w:rsidR="00673AF4" w:rsidRPr="00903DBA">
        <w:rPr>
          <w:rStyle w:val="KeyWord0"/>
          <w:highlight w:val="white"/>
        </w:rPr>
        <w:t>cmp</w:t>
      </w:r>
      <w:r w:rsidR="00673AF4" w:rsidRPr="00903DBA">
        <w:rPr>
          <w:highlight w:val="white"/>
        </w:rPr>
        <w:t xml:space="preserve"> </w:t>
      </w:r>
      <w:r w:rsidR="00B53F04" w:rsidRPr="00903DBA">
        <w:rPr>
          <w:highlight w:val="white"/>
        </w:rPr>
        <w:t>operator with value zero</w:t>
      </w:r>
      <w:r w:rsidR="00673AF4" w:rsidRPr="00903DBA">
        <w:rPr>
          <w:highlight w:val="white"/>
        </w:rPr>
        <w:t>,</w:t>
      </w:r>
      <w:r w:rsidR="00B53F04" w:rsidRPr="00903DBA">
        <w:rPr>
          <w:highlight w:val="white"/>
        </w:rPr>
        <w:t xml:space="preserve"> the size is one. Otherwise, we just call the second </w:t>
      </w:r>
      <w:r w:rsidR="00B53F04" w:rsidRPr="00903DBA">
        <w:rPr>
          <w:rStyle w:val="KeyWord0"/>
          <w:highlight w:val="white"/>
        </w:rPr>
        <w:t>SizeOfValue</w:t>
      </w:r>
      <w:r w:rsidR="00B53F04" w:rsidRPr="00903DBA">
        <w:rPr>
          <w:highlight w:val="white"/>
        </w:rPr>
        <w:t xml:space="preserve"> to get the value size.</w:t>
      </w:r>
    </w:p>
    <w:p w14:paraId="69F37898" w14:textId="77777777" w:rsidR="002B63B5" w:rsidRPr="00903DBA" w:rsidRDefault="002B63B5" w:rsidP="00DB788F">
      <w:pPr>
        <w:pStyle w:val="Code"/>
        <w:rPr>
          <w:highlight w:val="white"/>
        </w:rPr>
      </w:pPr>
      <w:r w:rsidRPr="00903DBA">
        <w:rPr>
          <w:highlight w:val="white"/>
        </w:rPr>
        <w:t xml:space="preserve">    public static int SizeOfValue(BigInteger value, AssemblyOperator op) {</w:t>
      </w:r>
    </w:p>
    <w:p w14:paraId="3C665E73" w14:textId="77777777" w:rsidR="002B63B5" w:rsidRPr="00903DBA" w:rsidRDefault="002B63B5" w:rsidP="00DB788F">
      <w:pPr>
        <w:pStyle w:val="Code"/>
        <w:rPr>
          <w:highlight w:val="white"/>
        </w:rPr>
      </w:pPr>
      <w:r w:rsidRPr="00903DBA">
        <w:rPr>
          <w:highlight w:val="white"/>
        </w:rPr>
        <w:t xml:space="preserve">      string name = Enum.GetName(typeof(AssemblyOperator), op);</w:t>
      </w:r>
    </w:p>
    <w:p w14:paraId="3E422596" w14:textId="77777777" w:rsidR="002B63B5" w:rsidRPr="00903DBA" w:rsidRDefault="002B63B5" w:rsidP="00DB788F">
      <w:pPr>
        <w:pStyle w:val="Code"/>
        <w:rPr>
          <w:highlight w:val="white"/>
        </w:rPr>
      </w:pPr>
    </w:p>
    <w:p w14:paraId="0AA8D418" w14:textId="77777777" w:rsidR="002B63B5" w:rsidRPr="00903DBA" w:rsidRDefault="002B63B5" w:rsidP="00DB788F">
      <w:pPr>
        <w:pStyle w:val="Code"/>
        <w:rPr>
          <w:highlight w:val="white"/>
        </w:rPr>
      </w:pPr>
      <w:r w:rsidRPr="00903DBA">
        <w:rPr>
          <w:highlight w:val="white"/>
        </w:rPr>
        <w:t xml:space="preserve">      if (name.StartsWith("mov")) {</w:t>
      </w:r>
    </w:p>
    <w:p w14:paraId="09DD6614" w14:textId="77777777" w:rsidR="002B63B5" w:rsidRPr="00903DBA" w:rsidRDefault="002B63B5" w:rsidP="00DB788F">
      <w:pPr>
        <w:pStyle w:val="Code"/>
        <w:rPr>
          <w:highlight w:val="white"/>
        </w:rPr>
      </w:pPr>
      <w:r w:rsidRPr="00903DBA">
        <w:rPr>
          <w:highlight w:val="white"/>
        </w:rPr>
        <w:t xml:space="preserve">        return SizeOfOperator(op);</w:t>
      </w:r>
    </w:p>
    <w:p w14:paraId="0DA1BA13" w14:textId="77777777" w:rsidR="002B63B5" w:rsidRPr="00903DBA" w:rsidRDefault="002B63B5" w:rsidP="00DB788F">
      <w:pPr>
        <w:pStyle w:val="Code"/>
        <w:rPr>
          <w:highlight w:val="white"/>
        </w:rPr>
      </w:pPr>
      <w:r w:rsidRPr="00903DBA">
        <w:rPr>
          <w:highlight w:val="white"/>
        </w:rPr>
        <w:t xml:space="preserve">      }</w:t>
      </w:r>
    </w:p>
    <w:p w14:paraId="106C3635" w14:textId="77777777" w:rsidR="002B63B5" w:rsidRPr="00903DBA" w:rsidRDefault="002B63B5" w:rsidP="00DB788F">
      <w:pPr>
        <w:pStyle w:val="Code"/>
        <w:rPr>
          <w:highlight w:val="white"/>
        </w:rPr>
      </w:pPr>
      <w:r w:rsidRPr="00903DBA">
        <w:rPr>
          <w:highlight w:val="white"/>
        </w:rPr>
        <w:t xml:space="preserve">      else if (name.StartsWith("cmp") &amp;&amp; (value == 0)) {</w:t>
      </w:r>
    </w:p>
    <w:p w14:paraId="226857C9" w14:textId="77777777" w:rsidR="002B63B5" w:rsidRPr="00903DBA" w:rsidRDefault="002B63B5" w:rsidP="00DB788F">
      <w:pPr>
        <w:pStyle w:val="Code"/>
        <w:rPr>
          <w:highlight w:val="white"/>
        </w:rPr>
      </w:pPr>
      <w:r w:rsidRPr="00903DBA">
        <w:rPr>
          <w:highlight w:val="white"/>
        </w:rPr>
        <w:t xml:space="preserve">        return 1;</w:t>
      </w:r>
    </w:p>
    <w:p w14:paraId="17FC8D45" w14:textId="77777777" w:rsidR="002B63B5" w:rsidRPr="00903DBA" w:rsidRDefault="002B63B5" w:rsidP="00DB788F">
      <w:pPr>
        <w:pStyle w:val="Code"/>
        <w:rPr>
          <w:highlight w:val="white"/>
        </w:rPr>
      </w:pPr>
      <w:r w:rsidRPr="00903DBA">
        <w:rPr>
          <w:highlight w:val="white"/>
        </w:rPr>
        <w:t xml:space="preserve">      }</w:t>
      </w:r>
    </w:p>
    <w:p w14:paraId="4EC43BF9" w14:textId="77777777" w:rsidR="002B63B5" w:rsidRPr="00903DBA" w:rsidRDefault="002B63B5" w:rsidP="00DB788F">
      <w:pPr>
        <w:pStyle w:val="Code"/>
        <w:rPr>
          <w:highlight w:val="white"/>
        </w:rPr>
      </w:pPr>
      <w:r w:rsidRPr="00903DBA">
        <w:rPr>
          <w:highlight w:val="white"/>
        </w:rPr>
        <w:t xml:space="preserve">      else {</w:t>
      </w:r>
    </w:p>
    <w:p w14:paraId="593DAA3B" w14:textId="77777777" w:rsidR="002B63B5" w:rsidRPr="00903DBA" w:rsidRDefault="002B63B5" w:rsidP="00DB788F">
      <w:pPr>
        <w:pStyle w:val="Code"/>
        <w:rPr>
          <w:highlight w:val="white"/>
        </w:rPr>
      </w:pPr>
      <w:r w:rsidRPr="00903DBA">
        <w:rPr>
          <w:highlight w:val="white"/>
        </w:rPr>
        <w:t xml:space="preserve">        return SizeOfValue(value);</w:t>
      </w:r>
    </w:p>
    <w:p w14:paraId="2DB86D0E" w14:textId="77777777" w:rsidR="002B63B5" w:rsidRPr="00903DBA" w:rsidRDefault="002B63B5" w:rsidP="00DB788F">
      <w:pPr>
        <w:pStyle w:val="Code"/>
        <w:rPr>
          <w:highlight w:val="white"/>
        </w:rPr>
      </w:pPr>
      <w:r w:rsidRPr="00903DBA">
        <w:rPr>
          <w:highlight w:val="white"/>
        </w:rPr>
        <w:t xml:space="preserve">      }</w:t>
      </w:r>
    </w:p>
    <w:p w14:paraId="173C80D7" w14:textId="77777777" w:rsidR="002B63B5" w:rsidRPr="00903DBA" w:rsidRDefault="002B63B5" w:rsidP="00DB788F">
      <w:pPr>
        <w:pStyle w:val="Code"/>
        <w:rPr>
          <w:highlight w:val="white"/>
        </w:rPr>
      </w:pPr>
      <w:r w:rsidRPr="00903DBA">
        <w:rPr>
          <w:highlight w:val="white"/>
        </w:rPr>
        <w:t xml:space="preserve">    }</w:t>
      </w:r>
    </w:p>
    <w:p w14:paraId="1A4022AF" w14:textId="042C1941" w:rsidR="00F55A33" w:rsidRPr="00903DBA" w:rsidRDefault="007846EC" w:rsidP="007846EC">
      <w:pPr>
        <w:rPr>
          <w:highlight w:val="white"/>
        </w:rPr>
      </w:pPr>
      <w:r w:rsidRPr="00903DBA">
        <w:rPr>
          <w:highlight w:val="white"/>
        </w:rPr>
        <w:t xml:space="preserve">The second version of </w:t>
      </w:r>
      <w:r w:rsidRPr="00903DBA">
        <w:rPr>
          <w:rStyle w:val="KeyWord0"/>
          <w:highlight w:val="white"/>
        </w:rPr>
        <w:t>SizeOfValue</w:t>
      </w:r>
      <w:r w:rsidRPr="00903DBA">
        <w:rPr>
          <w:highlight w:val="white"/>
        </w:rPr>
        <w:t xml:space="preserve"> return the size of a value.</w:t>
      </w:r>
      <w:r w:rsidR="00664E17" w:rsidRPr="00903DBA">
        <w:rPr>
          <w:highlight w:val="white"/>
        </w:rPr>
        <w:t xml:space="preserve"> The minimum and maximum value is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b-1</m:t>
            </m:r>
          </m:sup>
        </m:sSup>
      </m:oMath>
      <w:r w:rsidR="00664E17" w:rsidRPr="00903DBA">
        <w:rPr>
          <w:rFonts w:eastAsiaTheme="minorEastAsia"/>
        </w:rPr>
        <w:t xml:space="preserve"> and </w:t>
      </w:r>
      <m:oMath>
        <m:sSup>
          <m:sSupPr>
            <m:ctrlPr>
              <w:rPr>
                <w:rFonts w:ascii="Cambria Math" w:hAnsi="Cambria Math"/>
                <w:i/>
              </w:rPr>
            </m:ctrlPr>
          </m:sSupPr>
          <m:e>
            <m:r>
              <w:rPr>
                <w:rFonts w:ascii="Cambria Math" w:hAnsi="Cambria Math"/>
              </w:rPr>
              <m:t>2</m:t>
            </m:r>
          </m:e>
          <m:sup>
            <m:r>
              <w:rPr>
                <w:rFonts w:ascii="Cambria Math" w:hAnsi="Cambria Math"/>
              </w:rPr>
              <m:t>b-1</m:t>
            </m:r>
          </m:sup>
        </m:sSup>
        <m:r>
          <w:rPr>
            <w:rFonts w:ascii="Cambria Math" w:eastAsiaTheme="minorEastAsia" w:hAnsi="Cambria Math"/>
          </w:rPr>
          <m:t>-1</m:t>
        </m:r>
      </m:oMath>
      <w:r w:rsidR="00F71786" w:rsidRPr="00903DBA">
        <w:rPr>
          <w:rFonts w:eastAsiaTheme="minorEastAsia"/>
        </w:rPr>
        <w:t xml:space="preserve">, where </w:t>
      </w:r>
      <m:oMath>
        <m:r>
          <w:rPr>
            <w:rFonts w:ascii="Cambria Math" w:hAnsi="Cambria Math"/>
          </w:rPr>
          <m:t>b</m:t>
        </m:r>
      </m:oMath>
      <w:r w:rsidR="00F71786" w:rsidRPr="00903DBA">
        <w:rPr>
          <w:rFonts w:eastAsiaTheme="minorEastAsia"/>
        </w:rPr>
        <w:t xml:space="preserve"> is the number of bits</w:t>
      </w:r>
      <w:r w:rsidR="005F035E">
        <w:rPr>
          <w:rFonts w:eastAsiaTheme="minorEastAsia"/>
        </w:rPr>
        <w:t xml:space="preserve"> of the type.</w:t>
      </w:r>
    </w:p>
    <w:p w14:paraId="5B48CF26" w14:textId="77777777" w:rsidR="002C4D53" w:rsidRPr="00903DBA" w:rsidRDefault="002C4D53" w:rsidP="002C4D53">
      <w:pPr>
        <w:pStyle w:val="Code"/>
        <w:rPr>
          <w:highlight w:val="white"/>
        </w:rPr>
      </w:pPr>
      <w:r w:rsidRPr="00903DBA">
        <w:rPr>
          <w:highlight w:val="white"/>
        </w:rPr>
        <w:t xml:space="preserve">    public static int SizeOfValue(BigInteger value) {</w:t>
      </w:r>
    </w:p>
    <w:p w14:paraId="133FD43A" w14:textId="77777777" w:rsidR="002C4D53" w:rsidRPr="00903DBA" w:rsidRDefault="002C4D53" w:rsidP="002C4D53">
      <w:pPr>
        <w:pStyle w:val="Code"/>
        <w:rPr>
          <w:highlight w:val="white"/>
        </w:rPr>
      </w:pPr>
      <w:r w:rsidRPr="00903DBA">
        <w:rPr>
          <w:highlight w:val="white"/>
        </w:rPr>
        <w:t xml:space="preserve">      if (value == 0) {</w:t>
      </w:r>
    </w:p>
    <w:p w14:paraId="12BD6C5F" w14:textId="77777777" w:rsidR="002C4D53" w:rsidRPr="00903DBA" w:rsidRDefault="002C4D53" w:rsidP="002C4D53">
      <w:pPr>
        <w:pStyle w:val="Code"/>
        <w:rPr>
          <w:highlight w:val="white"/>
        </w:rPr>
      </w:pPr>
      <w:r w:rsidRPr="00903DBA">
        <w:rPr>
          <w:highlight w:val="white"/>
        </w:rPr>
        <w:t xml:space="preserve">        return 0;</w:t>
      </w:r>
    </w:p>
    <w:p w14:paraId="07F32DF0" w14:textId="77777777" w:rsidR="002C4D53" w:rsidRPr="00903DBA" w:rsidRDefault="002C4D53" w:rsidP="002C4D53">
      <w:pPr>
        <w:pStyle w:val="Code"/>
        <w:rPr>
          <w:highlight w:val="white"/>
        </w:rPr>
      </w:pPr>
      <w:r w:rsidRPr="00903DBA">
        <w:rPr>
          <w:highlight w:val="white"/>
        </w:rPr>
        <w:t xml:space="preserve">      }</w:t>
      </w:r>
    </w:p>
    <w:p w14:paraId="17361739" w14:textId="77777777" w:rsidR="002C4D53" w:rsidRPr="00903DBA" w:rsidRDefault="002C4D53" w:rsidP="002C4D53">
      <w:pPr>
        <w:pStyle w:val="Code"/>
        <w:rPr>
          <w:highlight w:val="white"/>
        </w:rPr>
      </w:pPr>
      <w:r w:rsidRPr="00903DBA">
        <w:rPr>
          <w:highlight w:val="white"/>
        </w:rPr>
        <w:t xml:space="preserve">      else if ((-128 &lt;= value) &amp;&amp; (value &lt;= 127)) {</w:t>
      </w:r>
    </w:p>
    <w:p w14:paraId="1125A0AE" w14:textId="77777777" w:rsidR="002C4D53" w:rsidRPr="00903DBA" w:rsidRDefault="002C4D53" w:rsidP="002C4D53">
      <w:pPr>
        <w:pStyle w:val="Code"/>
        <w:rPr>
          <w:highlight w:val="white"/>
        </w:rPr>
      </w:pPr>
      <w:r w:rsidRPr="00903DBA">
        <w:rPr>
          <w:highlight w:val="white"/>
        </w:rPr>
        <w:t xml:space="preserve">        return 1;</w:t>
      </w:r>
    </w:p>
    <w:p w14:paraId="6B91E4D0" w14:textId="77777777" w:rsidR="002C4D53" w:rsidRPr="00903DBA" w:rsidRDefault="002C4D53" w:rsidP="002C4D53">
      <w:pPr>
        <w:pStyle w:val="Code"/>
        <w:rPr>
          <w:highlight w:val="white"/>
        </w:rPr>
      </w:pPr>
      <w:r w:rsidRPr="00903DBA">
        <w:rPr>
          <w:highlight w:val="white"/>
        </w:rPr>
        <w:t xml:space="preserve">      }</w:t>
      </w:r>
    </w:p>
    <w:p w14:paraId="5703E2D7" w14:textId="77777777" w:rsidR="002C4D53" w:rsidRPr="00903DBA" w:rsidRDefault="002C4D53" w:rsidP="002C4D53">
      <w:pPr>
        <w:pStyle w:val="Code"/>
        <w:rPr>
          <w:highlight w:val="white"/>
        </w:rPr>
      </w:pPr>
      <w:r w:rsidRPr="00903DBA">
        <w:rPr>
          <w:highlight w:val="white"/>
        </w:rPr>
        <w:t xml:space="preserve">      else if ((-32768 &lt;= value) &amp;&amp; (value &lt;= 32767)) {</w:t>
      </w:r>
    </w:p>
    <w:p w14:paraId="4B2245DF" w14:textId="77777777" w:rsidR="002C4D53" w:rsidRPr="00903DBA" w:rsidRDefault="002C4D53" w:rsidP="002C4D53">
      <w:pPr>
        <w:pStyle w:val="Code"/>
        <w:rPr>
          <w:highlight w:val="white"/>
        </w:rPr>
      </w:pPr>
      <w:r w:rsidRPr="00903DBA">
        <w:rPr>
          <w:highlight w:val="white"/>
        </w:rPr>
        <w:t xml:space="preserve">        return 2;</w:t>
      </w:r>
    </w:p>
    <w:p w14:paraId="7CDF47D6" w14:textId="77777777" w:rsidR="002C4D53" w:rsidRPr="00903DBA" w:rsidRDefault="002C4D53" w:rsidP="002C4D53">
      <w:pPr>
        <w:pStyle w:val="Code"/>
        <w:rPr>
          <w:highlight w:val="white"/>
        </w:rPr>
      </w:pPr>
      <w:r w:rsidRPr="00903DBA">
        <w:rPr>
          <w:highlight w:val="white"/>
        </w:rPr>
        <w:t xml:space="preserve">      }</w:t>
      </w:r>
    </w:p>
    <w:p w14:paraId="1CD3D60E" w14:textId="77777777" w:rsidR="002C4D53" w:rsidRPr="00903DBA" w:rsidRDefault="002C4D53" w:rsidP="002C4D53">
      <w:pPr>
        <w:pStyle w:val="Code"/>
        <w:rPr>
          <w:highlight w:val="white"/>
        </w:rPr>
      </w:pPr>
      <w:r w:rsidRPr="00903DBA">
        <w:rPr>
          <w:highlight w:val="white"/>
        </w:rPr>
        <w:t xml:space="preserve">      else if ((-2147483648 &lt;= value) &amp;&amp; (value &lt;= 2147483647)) {</w:t>
      </w:r>
    </w:p>
    <w:p w14:paraId="05C78D90" w14:textId="77777777" w:rsidR="002C4D53" w:rsidRPr="00903DBA" w:rsidRDefault="002C4D53" w:rsidP="002C4D53">
      <w:pPr>
        <w:pStyle w:val="Code"/>
        <w:rPr>
          <w:highlight w:val="white"/>
        </w:rPr>
      </w:pPr>
      <w:r w:rsidRPr="00903DBA">
        <w:rPr>
          <w:highlight w:val="white"/>
        </w:rPr>
        <w:t xml:space="preserve">        return 4;</w:t>
      </w:r>
    </w:p>
    <w:p w14:paraId="538E82CF" w14:textId="77777777" w:rsidR="002C4D53" w:rsidRPr="00903DBA" w:rsidRDefault="002C4D53" w:rsidP="002C4D53">
      <w:pPr>
        <w:pStyle w:val="Code"/>
        <w:rPr>
          <w:highlight w:val="white"/>
        </w:rPr>
      </w:pPr>
      <w:r w:rsidRPr="00903DBA">
        <w:rPr>
          <w:highlight w:val="white"/>
        </w:rPr>
        <w:t xml:space="preserve">      }</w:t>
      </w:r>
    </w:p>
    <w:p w14:paraId="1D3D3391" w14:textId="77777777" w:rsidR="002C4D53" w:rsidRPr="00903DBA" w:rsidRDefault="002C4D53" w:rsidP="002C4D53">
      <w:pPr>
        <w:pStyle w:val="Code"/>
        <w:rPr>
          <w:highlight w:val="white"/>
        </w:rPr>
      </w:pPr>
      <w:r w:rsidRPr="00903DBA">
        <w:rPr>
          <w:highlight w:val="white"/>
        </w:rPr>
        <w:lastRenderedPageBreak/>
        <w:t xml:space="preserve">      else {</w:t>
      </w:r>
    </w:p>
    <w:p w14:paraId="4FEFF886" w14:textId="77777777" w:rsidR="002C4D53" w:rsidRPr="00903DBA" w:rsidRDefault="002C4D53" w:rsidP="002C4D53">
      <w:pPr>
        <w:pStyle w:val="Code"/>
        <w:rPr>
          <w:highlight w:val="white"/>
        </w:rPr>
      </w:pPr>
      <w:r w:rsidRPr="00903DBA">
        <w:rPr>
          <w:highlight w:val="white"/>
        </w:rPr>
        <w:t xml:space="preserve">        return 8;</w:t>
      </w:r>
    </w:p>
    <w:p w14:paraId="441E0505" w14:textId="77777777" w:rsidR="002C4D53" w:rsidRPr="00903DBA" w:rsidRDefault="002C4D53" w:rsidP="002C4D53">
      <w:pPr>
        <w:pStyle w:val="Code"/>
        <w:rPr>
          <w:highlight w:val="white"/>
        </w:rPr>
      </w:pPr>
      <w:r w:rsidRPr="00903DBA">
        <w:rPr>
          <w:highlight w:val="white"/>
        </w:rPr>
        <w:t xml:space="preserve">      }</w:t>
      </w:r>
    </w:p>
    <w:p w14:paraId="1A8F84E8" w14:textId="580650E6" w:rsidR="002B63B5" w:rsidRPr="00903DBA" w:rsidRDefault="002C4D53" w:rsidP="002C4D53">
      <w:pPr>
        <w:pStyle w:val="Code"/>
        <w:rPr>
          <w:highlight w:val="white"/>
        </w:rPr>
      </w:pPr>
      <w:r w:rsidRPr="00903DBA">
        <w:rPr>
          <w:highlight w:val="white"/>
        </w:rPr>
        <w:t xml:space="preserve">    }</w:t>
      </w:r>
    </w:p>
    <w:p w14:paraId="74C15C38" w14:textId="57C260F1" w:rsidR="00441DDC" w:rsidRPr="00903DBA" w:rsidRDefault="00441DDC" w:rsidP="00441DDC">
      <w:pPr>
        <w:pStyle w:val="Rubrik3"/>
        <w:rPr>
          <w:highlight w:val="white"/>
        </w:rPr>
      </w:pPr>
      <w:bookmarkStart w:id="433" w:name="_Toc57656080"/>
      <w:r w:rsidRPr="00903DBA">
        <w:rPr>
          <w:highlight w:val="white"/>
        </w:rPr>
        <w:t>ToString</w:t>
      </w:r>
      <w:bookmarkEnd w:id="433"/>
    </w:p>
    <w:p w14:paraId="54D903EC" w14:textId="29B58484" w:rsidR="00E11A33" w:rsidRPr="00903DBA" w:rsidRDefault="00496922" w:rsidP="00B53F04">
      <w:pPr>
        <w:rPr>
          <w:highlight w:val="white"/>
        </w:rPr>
      </w:pPr>
      <w:r w:rsidRPr="00903DBA">
        <w:rPr>
          <w:highlight w:val="white"/>
        </w:rPr>
        <w:t>T</w:t>
      </w:r>
      <w:r w:rsidR="00B53F04" w:rsidRPr="00903DBA">
        <w:rPr>
          <w:highlight w:val="white"/>
        </w:rPr>
        <w:t xml:space="preserve">he </w:t>
      </w:r>
      <w:r w:rsidR="00B53F04" w:rsidRPr="00903DBA">
        <w:rPr>
          <w:rStyle w:val="KeyWord0"/>
          <w:highlight w:val="white"/>
        </w:rPr>
        <w:t>ToString</w:t>
      </w:r>
      <w:r w:rsidR="00B53F04" w:rsidRPr="00903DBA">
        <w:rPr>
          <w:highlight w:val="white"/>
        </w:rPr>
        <w:t xml:space="preserve"> method returns the instruction in plain text.</w:t>
      </w:r>
      <w:r w:rsidR="00E11A33" w:rsidRPr="00903DBA">
        <w:rPr>
          <w:highlight w:val="white"/>
        </w:rPr>
        <w:t xml:space="preserve"> We have six categories of operations:</w:t>
      </w:r>
    </w:p>
    <w:p w14:paraId="694203CB" w14:textId="77777777" w:rsidR="00097076" w:rsidRPr="00903DBA" w:rsidRDefault="00097076" w:rsidP="00097076">
      <w:pPr>
        <w:pStyle w:val="Code"/>
        <w:rPr>
          <w:highlight w:val="white"/>
        </w:rPr>
      </w:pPr>
      <w:r w:rsidRPr="00903DBA">
        <w:rPr>
          <w:highlight w:val="white"/>
        </w:rPr>
        <w:t xml:space="preserve">    public override string ToString() {</w:t>
      </w:r>
    </w:p>
    <w:p w14:paraId="24987397" w14:textId="77777777" w:rsidR="00097076" w:rsidRPr="00903DBA" w:rsidRDefault="00097076" w:rsidP="00097076">
      <w:pPr>
        <w:pStyle w:val="Code"/>
        <w:rPr>
          <w:highlight w:val="white"/>
        </w:rPr>
      </w:pPr>
      <w:r w:rsidRPr="00903DBA">
        <w:rPr>
          <w:highlight w:val="white"/>
        </w:rPr>
        <w:t xml:space="preserve">      object operand0 = m_operandArray[0],</w:t>
      </w:r>
    </w:p>
    <w:p w14:paraId="07973077" w14:textId="77777777" w:rsidR="00097076" w:rsidRPr="00903DBA" w:rsidRDefault="00097076" w:rsidP="00097076">
      <w:pPr>
        <w:pStyle w:val="Code"/>
        <w:rPr>
          <w:highlight w:val="white"/>
        </w:rPr>
      </w:pPr>
      <w:r w:rsidRPr="00903DBA">
        <w:rPr>
          <w:highlight w:val="white"/>
        </w:rPr>
        <w:t xml:space="preserve">             operand1 = m_operandArray[1],</w:t>
      </w:r>
    </w:p>
    <w:p w14:paraId="4E2AF915" w14:textId="77777777" w:rsidR="00097076" w:rsidRPr="00903DBA" w:rsidRDefault="00097076" w:rsidP="00097076">
      <w:pPr>
        <w:pStyle w:val="Code"/>
        <w:rPr>
          <w:highlight w:val="white"/>
        </w:rPr>
      </w:pPr>
      <w:r w:rsidRPr="00903DBA">
        <w:rPr>
          <w:highlight w:val="white"/>
        </w:rPr>
        <w:t xml:space="preserve">             operand2 = m_operandArray[2];</w:t>
      </w:r>
    </w:p>
    <w:p w14:paraId="61A268C7" w14:textId="77777777" w:rsidR="00097076" w:rsidRPr="00903DBA" w:rsidRDefault="00097076" w:rsidP="00097076">
      <w:pPr>
        <w:pStyle w:val="Code"/>
        <w:rPr>
          <w:highlight w:val="white"/>
        </w:rPr>
      </w:pPr>
      <w:r w:rsidRPr="00903DBA">
        <w:rPr>
          <w:highlight w:val="white"/>
        </w:rPr>
        <w:t xml:space="preserve">      string operatorName = Enum.GetName(typeof(AssemblyOperator),</w:t>
      </w:r>
    </w:p>
    <w:p w14:paraId="2E9A8571" w14:textId="77777777" w:rsidR="00097076" w:rsidRPr="00903DBA" w:rsidRDefault="00097076" w:rsidP="00097076">
      <w:pPr>
        <w:pStyle w:val="Code"/>
        <w:rPr>
          <w:highlight w:val="white"/>
        </w:rPr>
      </w:pPr>
      <w:r w:rsidRPr="00903DBA">
        <w:rPr>
          <w:highlight w:val="white"/>
        </w:rPr>
        <w:t xml:space="preserve">                                         Operator).Replace("_", " ");</w:t>
      </w:r>
    </w:p>
    <w:p w14:paraId="0DCDFEED" w14:textId="0C374C8C" w:rsidR="00654532" w:rsidRPr="00903DBA" w:rsidRDefault="00545E32" w:rsidP="00654532">
      <w:pPr>
        <w:rPr>
          <w:b/>
          <w:bCs/>
          <w:highlight w:val="white"/>
        </w:rPr>
      </w:pPr>
      <w:r w:rsidRPr="00903DBA">
        <w:rPr>
          <w:highlight w:val="white"/>
        </w:rPr>
        <w:t>I</w:t>
      </w:r>
      <w:r w:rsidR="00654532" w:rsidRPr="00903DBA">
        <w:rPr>
          <w:highlight w:val="white"/>
        </w:rPr>
        <w:t>nstructions that perform computations</w:t>
      </w:r>
      <w:r w:rsidRPr="00903DBA">
        <w:rPr>
          <w:highlight w:val="white"/>
        </w:rPr>
        <w:t xml:space="preserve"> </w:t>
      </w:r>
      <w:r w:rsidR="00D20C5F" w:rsidRPr="00903DBA">
        <w:rPr>
          <w:highlight w:val="white"/>
        </w:rPr>
        <w:t>are</w:t>
      </w:r>
      <w:r w:rsidRPr="00903DBA">
        <w:rPr>
          <w:highlight w:val="white"/>
        </w:rPr>
        <w:t xml:space="preserve"> nullary</w:t>
      </w:r>
      <w:r w:rsidR="00D20C5F" w:rsidRPr="00903DBA">
        <w:rPr>
          <w:highlight w:val="white"/>
        </w:rPr>
        <w:t xml:space="preserve"> (without operands)</w:t>
      </w:r>
      <w:r w:rsidRPr="00903DBA">
        <w:rPr>
          <w:highlight w:val="white"/>
        </w:rPr>
        <w:t>, unary</w:t>
      </w:r>
      <w:r w:rsidR="00D20C5F" w:rsidRPr="00903DBA">
        <w:rPr>
          <w:highlight w:val="white"/>
        </w:rPr>
        <w:t xml:space="preserve"> (with one operand)</w:t>
      </w:r>
      <w:r w:rsidRPr="00903DBA">
        <w:rPr>
          <w:highlight w:val="white"/>
        </w:rPr>
        <w:t xml:space="preserve">, </w:t>
      </w:r>
      <w:r w:rsidR="00D20C5F" w:rsidRPr="00903DBA">
        <w:rPr>
          <w:highlight w:val="white"/>
        </w:rPr>
        <w:t>or</w:t>
      </w:r>
      <w:r w:rsidRPr="00903DBA">
        <w:rPr>
          <w:highlight w:val="white"/>
        </w:rPr>
        <w:t xml:space="preserve"> binary </w:t>
      </w:r>
      <w:r w:rsidR="00D20C5F" w:rsidRPr="00903DBA">
        <w:rPr>
          <w:highlight w:val="white"/>
        </w:rPr>
        <w:t>(with two operands)</w:t>
      </w:r>
      <w:r w:rsidR="00654532" w:rsidRPr="00903DBA">
        <w:rPr>
          <w:highlight w:val="white"/>
        </w:rPr>
        <w:t xml:space="preserve">. </w:t>
      </w:r>
      <w:r w:rsidRPr="00903DBA">
        <w:rPr>
          <w:highlight w:val="white"/>
        </w:rPr>
        <w:t>In binary operations, t</w:t>
      </w:r>
      <w:r w:rsidR="00654532" w:rsidRPr="00903DBA">
        <w:rPr>
          <w:highlight w:val="white"/>
        </w:rPr>
        <w:t>he left operand must be a register or an address</w:t>
      </w:r>
      <w:r w:rsidR="00D20C5F" w:rsidRPr="00903DBA">
        <w:rPr>
          <w:highlight w:val="white"/>
        </w:rPr>
        <w:t>; a</w:t>
      </w:r>
      <w:r w:rsidR="00654532" w:rsidRPr="00903DBA">
        <w:rPr>
          <w:highlight w:val="white"/>
        </w:rPr>
        <w:t xml:space="preserve"> static name or an integer value is not allowed. The</w:t>
      </w:r>
      <w:r w:rsidRPr="00903DBA">
        <w:rPr>
          <w:highlight w:val="white"/>
        </w:rPr>
        <w:t xml:space="preserve"> operations can be further divided into </w:t>
      </w:r>
      <w:r w:rsidR="00654532" w:rsidRPr="00903DBA">
        <w:rPr>
          <w:highlight w:val="white"/>
        </w:rPr>
        <w:t>six categories:</w:t>
      </w:r>
    </w:p>
    <w:tbl>
      <w:tblPr>
        <w:tblStyle w:val="Tabellrutnt"/>
        <w:tblW w:w="0" w:type="auto"/>
        <w:tblLook w:val="04A0" w:firstRow="1" w:lastRow="0" w:firstColumn="1" w:lastColumn="0" w:noHBand="0" w:noVBand="1"/>
      </w:tblPr>
      <w:tblGrid>
        <w:gridCol w:w="1078"/>
        <w:gridCol w:w="1236"/>
        <w:gridCol w:w="4627"/>
        <w:gridCol w:w="2409"/>
      </w:tblGrid>
      <w:tr w:rsidR="00654532" w:rsidRPr="00903DBA" w14:paraId="2A89CF9A" w14:textId="77777777" w:rsidTr="00CC2568">
        <w:tc>
          <w:tcPr>
            <w:tcW w:w="1078" w:type="dxa"/>
          </w:tcPr>
          <w:p w14:paraId="3AD3BFD9" w14:textId="76C63344" w:rsidR="00654532" w:rsidRPr="00903DBA" w:rsidRDefault="00654532" w:rsidP="00654532">
            <w:pPr>
              <w:spacing w:before="0" w:after="40"/>
              <w:rPr>
                <w:b/>
                <w:bCs/>
                <w:highlight w:val="white"/>
              </w:rPr>
            </w:pPr>
            <w:r w:rsidRPr="00903DBA">
              <w:rPr>
                <w:b/>
                <w:bCs/>
                <w:highlight w:val="white"/>
              </w:rPr>
              <w:t>Type</w:t>
            </w:r>
          </w:p>
        </w:tc>
        <w:tc>
          <w:tcPr>
            <w:tcW w:w="1236" w:type="dxa"/>
          </w:tcPr>
          <w:p w14:paraId="32B9867E" w14:textId="522D9C58" w:rsidR="00654532" w:rsidRPr="00903DBA" w:rsidRDefault="00654532" w:rsidP="00654532">
            <w:pPr>
              <w:spacing w:before="0" w:after="40"/>
              <w:rPr>
                <w:b/>
                <w:bCs/>
                <w:highlight w:val="white"/>
              </w:rPr>
            </w:pPr>
            <w:r w:rsidRPr="00903DBA">
              <w:rPr>
                <w:b/>
                <w:bCs/>
                <w:highlight w:val="white"/>
              </w:rPr>
              <w:t>Category</w:t>
            </w:r>
          </w:p>
        </w:tc>
        <w:tc>
          <w:tcPr>
            <w:tcW w:w="4627" w:type="dxa"/>
          </w:tcPr>
          <w:p w14:paraId="126952B0" w14:textId="77777777" w:rsidR="00654532" w:rsidRPr="00903DBA" w:rsidRDefault="00654532" w:rsidP="00654532">
            <w:pPr>
              <w:spacing w:before="0" w:after="40"/>
              <w:rPr>
                <w:b/>
                <w:bCs/>
                <w:highlight w:val="white"/>
              </w:rPr>
            </w:pPr>
            <w:r w:rsidRPr="00903DBA">
              <w:rPr>
                <w:b/>
                <w:bCs/>
                <w:highlight w:val="white"/>
              </w:rPr>
              <w:t>Description</w:t>
            </w:r>
          </w:p>
        </w:tc>
        <w:tc>
          <w:tcPr>
            <w:tcW w:w="2409" w:type="dxa"/>
          </w:tcPr>
          <w:p w14:paraId="6D95E547" w14:textId="77777777" w:rsidR="00654532" w:rsidRPr="00903DBA" w:rsidRDefault="00654532" w:rsidP="00654532">
            <w:pPr>
              <w:spacing w:before="0" w:after="40"/>
              <w:rPr>
                <w:b/>
                <w:bCs/>
                <w:highlight w:val="white"/>
              </w:rPr>
            </w:pPr>
            <w:r w:rsidRPr="00903DBA">
              <w:rPr>
                <w:b/>
                <w:bCs/>
                <w:highlight w:val="white"/>
              </w:rPr>
              <w:t>Examples</w:t>
            </w:r>
          </w:p>
        </w:tc>
      </w:tr>
      <w:tr w:rsidR="00313A2C" w:rsidRPr="00903DBA" w14:paraId="60CFA1DB" w14:textId="77777777" w:rsidTr="00CC2568">
        <w:tc>
          <w:tcPr>
            <w:tcW w:w="1078" w:type="dxa"/>
          </w:tcPr>
          <w:p w14:paraId="2802C263" w14:textId="713B307F" w:rsidR="00313A2C" w:rsidRPr="00903DBA" w:rsidRDefault="00F027BF" w:rsidP="00313A2C">
            <w:pPr>
              <w:spacing w:before="0" w:after="40"/>
              <w:rPr>
                <w:highlight w:val="white"/>
              </w:rPr>
            </w:pPr>
            <w:r w:rsidRPr="00903DBA">
              <w:rPr>
                <w:highlight w:val="white"/>
              </w:rPr>
              <w:t>Nullary</w:t>
            </w:r>
          </w:p>
        </w:tc>
        <w:tc>
          <w:tcPr>
            <w:tcW w:w="1236" w:type="dxa"/>
          </w:tcPr>
          <w:p w14:paraId="0CE81FEB" w14:textId="0C949A16" w:rsidR="00313A2C" w:rsidRPr="00903DBA" w:rsidRDefault="00F027BF" w:rsidP="00313A2C">
            <w:pPr>
              <w:spacing w:before="0" w:after="40"/>
              <w:rPr>
                <w:highlight w:val="white"/>
              </w:rPr>
            </w:pPr>
            <w:r w:rsidRPr="00903DBA">
              <w:rPr>
                <w:highlight w:val="white"/>
              </w:rPr>
              <w:t>1</w:t>
            </w:r>
          </w:p>
        </w:tc>
        <w:tc>
          <w:tcPr>
            <w:tcW w:w="4627" w:type="dxa"/>
          </w:tcPr>
          <w:p w14:paraId="401D2694" w14:textId="32EBE2E2" w:rsidR="00313A2C" w:rsidRPr="00903DBA" w:rsidRDefault="00A45E17" w:rsidP="00313A2C">
            <w:pPr>
              <w:spacing w:before="0" w:after="40"/>
            </w:pPr>
            <w:r w:rsidRPr="00903DBA">
              <w:t>operator</w:t>
            </w:r>
          </w:p>
        </w:tc>
        <w:tc>
          <w:tcPr>
            <w:tcW w:w="2409" w:type="dxa"/>
          </w:tcPr>
          <w:p w14:paraId="395DDC0D" w14:textId="329223B4" w:rsidR="00313A2C" w:rsidRPr="00903DBA" w:rsidRDefault="00597C19" w:rsidP="00313A2C">
            <w:pPr>
              <w:spacing w:before="0" w:after="40"/>
              <w:rPr>
                <w:highlight w:val="white"/>
              </w:rPr>
            </w:pPr>
            <w:r w:rsidRPr="00903DBA">
              <w:rPr>
                <w:highlight w:val="white"/>
              </w:rPr>
              <w:t>fadd</w:t>
            </w:r>
          </w:p>
        </w:tc>
      </w:tr>
      <w:tr w:rsidR="00F027BF" w:rsidRPr="00903DBA" w14:paraId="5A0A61AA" w14:textId="77777777" w:rsidTr="00CC2568">
        <w:tc>
          <w:tcPr>
            <w:tcW w:w="1078" w:type="dxa"/>
            <w:vMerge w:val="restart"/>
          </w:tcPr>
          <w:p w14:paraId="1881452C" w14:textId="760A1089" w:rsidR="00F027BF" w:rsidRPr="00903DBA" w:rsidRDefault="00F027BF" w:rsidP="00A45E17">
            <w:pPr>
              <w:spacing w:before="0" w:after="40"/>
              <w:rPr>
                <w:highlight w:val="white"/>
              </w:rPr>
            </w:pPr>
            <w:r w:rsidRPr="00903DBA">
              <w:rPr>
                <w:highlight w:val="white"/>
              </w:rPr>
              <w:t>Unary</w:t>
            </w:r>
          </w:p>
        </w:tc>
        <w:tc>
          <w:tcPr>
            <w:tcW w:w="1236" w:type="dxa"/>
          </w:tcPr>
          <w:p w14:paraId="32477111" w14:textId="3BE7F2AB" w:rsidR="00F027BF" w:rsidRPr="00903DBA" w:rsidRDefault="00F027BF" w:rsidP="00A45E17">
            <w:pPr>
              <w:spacing w:before="0" w:after="40"/>
              <w:rPr>
                <w:highlight w:val="white"/>
              </w:rPr>
            </w:pPr>
            <w:r w:rsidRPr="00903DBA">
              <w:rPr>
                <w:highlight w:val="white"/>
              </w:rPr>
              <w:t>2</w:t>
            </w:r>
          </w:p>
        </w:tc>
        <w:tc>
          <w:tcPr>
            <w:tcW w:w="4627" w:type="dxa"/>
          </w:tcPr>
          <w:p w14:paraId="79C968F9" w14:textId="6E8EBFE0" w:rsidR="00F027BF" w:rsidRPr="00903DBA" w:rsidRDefault="00F027BF" w:rsidP="00A45E17">
            <w:pPr>
              <w:spacing w:before="0" w:after="40"/>
            </w:pPr>
            <w:r w:rsidRPr="00903DBA">
              <w:t>operator register</w:t>
            </w:r>
          </w:p>
        </w:tc>
        <w:tc>
          <w:tcPr>
            <w:tcW w:w="2409" w:type="dxa"/>
          </w:tcPr>
          <w:p w14:paraId="3ECD0374" w14:textId="11CB065A" w:rsidR="00F027BF" w:rsidRPr="00903DBA" w:rsidRDefault="00F027BF" w:rsidP="00A45E17">
            <w:pPr>
              <w:spacing w:before="0" w:after="40"/>
              <w:rPr>
                <w:highlight w:val="white"/>
              </w:rPr>
            </w:pPr>
            <w:r w:rsidRPr="00903DBA">
              <w:rPr>
                <w:highlight w:val="white"/>
              </w:rPr>
              <w:t>neg ax</w:t>
            </w:r>
          </w:p>
        </w:tc>
      </w:tr>
      <w:tr w:rsidR="00F027BF" w:rsidRPr="00903DBA" w14:paraId="5DC05509" w14:textId="77777777" w:rsidTr="00CC2568">
        <w:tc>
          <w:tcPr>
            <w:tcW w:w="1078" w:type="dxa"/>
            <w:vMerge/>
          </w:tcPr>
          <w:p w14:paraId="5B519F82" w14:textId="77777777" w:rsidR="00F027BF" w:rsidRPr="00903DBA" w:rsidRDefault="00F027BF" w:rsidP="00A45E17">
            <w:pPr>
              <w:spacing w:before="0" w:after="40"/>
              <w:rPr>
                <w:highlight w:val="white"/>
              </w:rPr>
            </w:pPr>
          </w:p>
        </w:tc>
        <w:tc>
          <w:tcPr>
            <w:tcW w:w="1236" w:type="dxa"/>
          </w:tcPr>
          <w:p w14:paraId="65611584" w14:textId="4C555832" w:rsidR="00F027BF" w:rsidRPr="00903DBA" w:rsidRDefault="00F027BF" w:rsidP="00A45E17">
            <w:pPr>
              <w:spacing w:before="0" w:after="40"/>
              <w:rPr>
                <w:highlight w:val="white"/>
              </w:rPr>
            </w:pPr>
            <w:r w:rsidRPr="00903DBA">
              <w:rPr>
                <w:highlight w:val="white"/>
              </w:rPr>
              <w:t>3</w:t>
            </w:r>
          </w:p>
        </w:tc>
        <w:tc>
          <w:tcPr>
            <w:tcW w:w="4627" w:type="dxa"/>
          </w:tcPr>
          <w:p w14:paraId="34BF560B" w14:textId="7563F04E" w:rsidR="00F027BF" w:rsidRPr="00903DBA" w:rsidRDefault="00F027BF" w:rsidP="00A45E17">
            <w:pPr>
              <w:spacing w:before="0" w:after="40"/>
            </w:pPr>
            <w:r w:rsidRPr="00903DBA">
              <w:t>operator [register + offset]</w:t>
            </w:r>
          </w:p>
          <w:p w14:paraId="58835A3E" w14:textId="1606CAF6" w:rsidR="00F027BF" w:rsidRPr="00903DBA" w:rsidRDefault="00F027BF" w:rsidP="00A45E17">
            <w:pPr>
              <w:spacing w:before="0" w:after="40"/>
            </w:pPr>
            <w:r w:rsidRPr="00903DBA">
              <w:t>operator [static name + offset]</w:t>
            </w:r>
          </w:p>
        </w:tc>
        <w:tc>
          <w:tcPr>
            <w:tcW w:w="2409" w:type="dxa"/>
          </w:tcPr>
          <w:p w14:paraId="6A981848" w14:textId="77777777" w:rsidR="00F027BF" w:rsidRPr="00903DBA" w:rsidRDefault="00F027BF" w:rsidP="00A45E17">
            <w:pPr>
              <w:spacing w:before="0" w:after="40"/>
              <w:rPr>
                <w:highlight w:val="white"/>
              </w:rPr>
            </w:pPr>
            <w:r w:rsidRPr="00903DBA">
              <w:rPr>
                <w:highlight w:val="white"/>
              </w:rPr>
              <w:t>inc [bp + 2]</w:t>
            </w:r>
          </w:p>
          <w:p w14:paraId="4229EEF0" w14:textId="67E87475" w:rsidR="00F027BF" w:rsidRPr="00903DBA" w:rsidRDefault="00F027BF" w:rsidP="00A45E17">
            <w:pPr>
              <w:spacing w:before="0" w:after="40"/>
              <w:rPr>
                <w:highlight w:val="white"/>
              </w:rPr>
            </w:pPr>
            <w:r w:rsidRPr="00903DBA">
              <w:rPr>
                <w:highlight w:val="white"/>
              </w:rPr>
              <w:t>dec [stdin + 4]</w:t>
            </w:r>
          </w:p>
        </w:tc>
      </w:tr>
      <w:tr w:rsidR="00F027BF" w:rsidRPr="00903DBA" w14:paraId="474D562A" w14:textId="77777777" w:rsidTr="00CC2568">
        <w:tc>
          <w:tcPr>
            <w:tcW w:w="1078" w:type="dxa"/>
            <w:vMerge w:val="restart"/>
          </w:tcPr>
          <w:p w14:paraId="3C948CC0" w14:textId="6C911011" w:rsidR="00F027BF" w:rsidRPr="00903DBA" w:rsidRDefault="00F027BF" w:rsidP="00A45E17">
            <w:pPr>
              <w:spacing w:before="0" w:after="40"/>
              <w:rPr>
                <w:highlight w:val="white"/>
              </w:rPr>
            </w:pPr>
            <w:r w:rsidRPr="00903DBA">
              <w:rPr>
                <w:highlight w:val="white"/>
              </w:rPr>
              <w:t>Binary</w:t>
            </w:r>
          </w:p>
        </w:tc>
        <w:tc>
          <w:tcPr>
            <w:tcW w:w="1236" w:type="dxa"/>
          </w:tcPr>
          <w:p w14:paraId="03EE15B3" w14:textId="1107B631" w:rsidR="00F027BF" w:rsidRPr="00903DBA" w:rsidRDefault="00F027BF" w:rsidP="00A45E17">
            <w:pPr>
              <w:spacing w:before="0" w:after="40"/>
              <w:rPr>
                <w:highlight w:val="white"/>
              </w:rPr>
            </w:pPr>
            <w:r w:rsidRPr="00903DBA">
              <w:rPr>
                <w:highlight w:val="white"/>
              </w:rPr>
              <w:t>5</w:t>
            </w:r>
          </w:p>
        </w:tc>
        <w:tc>
          <w:tcPr>
            <w:tcW w:w="4627" w:type="dxa"/>
          </w:tcPr>
          <w:p w14:paraId="5FC323D4" w14:textId="1DA50521" w:rsidR="00F027BF" w:rsidRPr="00903DBA" w:rsidRDefault="00F027BF" w:rsidP="00A45E17">
            <w:pPr>
              <w:spacing w:before="0" w:after="40"/>
            </w:pPr>
            <w:r w:rsidRPr="00903DBA">
              <w:t>operator register, register</w:t>
            </w:r>
          </w:p>
          <w:p w14:paraId="5C4277DF" w14:textId="5EC27A95" w:rsidR="00F027BF" w:rsidRPr="00903DBA" w:rsidRDefault="00F027BF" w:rsidP="00A45E17">
            <w:pPr>
              <w:spacing w:before="0" w:after="40"/>
            </w:pPr>
            <w:r w:rsidRPr="00903DBA">
              <w:t>operator register, static name</w:t>
            </w:r>
          </w:p>
          <w:p w14:paraId="7CFD8983" w14:textId="65E59DCA" w:rsidR="00F027BF" w:rsidRPr="00903DBA" w:rsidRDefault="00F027BF" w:rsidP="00A45E17">
            <w:pPr>
              <w:spacing w:before="0" w:after="40"/>
            </w:pPr>
            <w:r w:rsidRPr="00903DBA">
              <w:t>operator register, integer value</w:t>
            </w:r>
          </w:p>
        </w:tc>
        <w:tc>
          <w:tcPr>
            <w:tcW w:w="2409" w:type="dxa"/>
          </w:tcPr>
          <w:p w14:paraId="25916F30" w14:textId="77777777" w:rsidR="00F027BF" w:rsidRPr="00903DBA" w:rsidRDefault="00F027BF" w:rsidP="00A45E17">
            <w:pPr>
              <w:spacing w:before="0" w:after="40"/>
              <w:rPr>
                <w:highlight w:val="white"/>
              </w:rPr>
            </w:pPr>
            <w:r w:rsidRPr="00903DBA">
              <w:rPr>
                <w:highlight w:val="white"/>
              </w:rPr>
              <w:t>mov ax, bx</w:t>
            </w:r>
          </w:p>
          <w:p w14:paraId="57633D02" w14:textId="77777777" w:rsidR="00F027BF" w:rsidRPr="00903DBA" w:rsidRDefault="00F027BF" w:rsidP="00A45E17">
            <w:pPr>
              <w:spacing w:before="0" w:after="40"/>
              <w:rPr>
                <w:highlight w:val="white"/>
              </w:rPr>
            </w:pPr>
            <w:r w:rsidRPr="00903DBA">
              <w:rPr>
                <w:highlight w:val="white"/>
              </w:rPr>
              <w:t>add ax, stdin</w:t>
            </w:r>
          </w:p>
          <w:p w14:paraId="152854E3" w14:textId="77777777" w:rsidR="00F027BF" w:rsidRPr="00903DBA" w:rsidRDefault="00F027BF" w:rsidP="00A45E17">
            <w:pPr>
              <w:spacing w:before="0" w:after="40"/>
              <w:rPr>
                <w:highlight w:val="white"/>
              </w:rPr>
            </w:pPr>
            <w:r w:rsidRPr="00903DBA">
              <w:rPr>
                <w:highlight w:val="white"/>
              </w:rPr>
              <w:t>sub ax, 123</w:t>
            </w:r>
          </w:p>
        </w:tc>
      </w:tr>
      <w:tr w:rsidR="00F027BF" w:rsidRPr="00903DBA" w14:paraId="39A207DB" w14:textId="77777777" w:rsidTr="00CC2568">
        <w:tc>
          <w:tcPr>
            <w:tcW w:w="1078" w:type="dxa"/>
            <w:vMerge/>
          </w:tcPr>
          <w:p w14:paraId="56E2C123" w14:textId="77777777" w:rsidR="00F027BF" w:rsidRPr="00903DBA" w:rsidRDefault="00F027BF" w:rsidP="00A45E17">
            <w:pPr>
              <w:spacing w:before="0" w:after="40"/>
              <w:rPr>
                <w:highlight w:val="white"/>
              </w:rPr>
            </w:pPr>
          </w:p>
        </w:tc>
        <w:tc>
          <w:tcPr>
            <w:tcW w:w="1236" w:type="dxa"/>
          </w:tcPr>
          <w:p w14:paraId="7CEF70F5" w14:textId="465EDB1A" w:rsidR="00F027BF" w:rsidRPr="00903DBA" w:rsidRDefault="00F027BF" w:rsidP="00A45E17">
            <w:pPr>
              <w:spacing w:before="0" w:after="40"/>
              <w:rPr>
                <w:highlight w:val="white"/>
              </w:rPr>
            </w:pPr>
            <w:r w:rsidRPr="00903DBA">
              <w:rPr>
                <w:highlight w:val="white"/>
              </w:rPr>
              <w:t>6</w:t>
            </w:r>
          </w:p>
        </w:tc>
        <w:tc>
          <w:tcPr>
            <w:tcW w:w="4627" w:type="dxa"/>
          </w:tcPr>
          <w:p w14:paraId="08CD4FD5" w14:textId="34E32B4B" w:rsidR="00F027BF" w:rsidRPr="00903DBA" w:rsidRDefault="00F027BF" w:rsidP="00A45E17">
            <w:pPr>
              <w:spacing w:before="0" w:after="40"/>
            </w:pPr>
            <w:r w:rsidRPr="00903DBA">
              <w:t>operator [register + offset], register</w:t>
            </w:r>
          </w:p>
          <w:p w14:paraId="477C565A" w14:textId="0A00BF15" w:rsidR="00F027BF" w:rsidRPr="00903DBA" w:rsidRDefault="00F027BF" w:rsidP="00A45E17">
            <w:pPr>
              <w:spacing w:before="0" w:after="40"/>
            </w:pPr>
            <w:r w:rsidRPr="00903DBA">
              <w:t>operator [register + offset], static name</w:t>
            </w:r>
          </w:p>
          <w:p w14:paraId="0809887A" w14:textId="59AF2C25" w:rsidR="00F027BF" w:rsidRPr="00903DBA" w:rsidRDefault="00F027BF" w:rsidP="00A45E17">
            <w:pPr>
              <w:spacing w:before="0" w:after="40"/>
            </w:pPr>
            <w:r w:rsidRPr="00903DBA">
              <w:t>operator [register + offset], integer value</w:t>
            </w:r>
          </w:p>
          <w:p w14:paraId="70C55243" w14:textId="303D6507" w:rsidR="00F027BF" w:rsidRPr="00903DBA" w:rsidRDefault="00F027BF" w:rsidP="00A45E17">
            <w:pPr>
              <w:spacing w:before="0" w:after="40"/>
            </w:pPr>
            <w:r w:rsidRPr="00903DBA">
              <w:t>operator [static name + offset], register</w:t>
            </w:r>
          </w:p>
          <w:p w14:paraId="5CF1B90B" w14:textId="3E59925D" w:rsidR="00F027BF" w:rsidRPr="00903DBA" w:rsidRDefault="00F027BF" w:rsidP="00A45E17">
            <w:pPr>
              <w:spacing w:before="0" w:after="40"/>
            </w:pPr>
            <w:r w:rsidRPr="00903DBA">
              <w:t>operator [static name + offset], static name</w:t>
            </w:r>
          </w:p>
          <w:p w14:paraId="4054B9A1" w14:textId="0D50C4F1" w:rsidR="00F027BF" w:rsidRPr="00903DBA" w:rsidRDefault="00F027BF" w:rsidP="00A45E17">
            <w:pPr>
              <w:spacing w:before="0" w:after="40"/>
            </w:pPr>
            <w:r w:rsidRPr="00903DBA">
              <w:t>operator [static name + offset], integer value</w:t>
            </w:r>
          </w:p>
        </w:tc>
        <w:tc>
          <w:tcPr>
            <w:tcW w:w="2409" w:type="dxa"/>
          </w:tcPr>
          <w:p w14:paraId="0D623F24" w14:textId="77777777" w:rsidR="00F027BF" w:rsidRPr="00903DBA" w:rsidRDefault="00F027BF" w:rsidP="00A45E17">
            <w:pPr>
              <w:spacing w:before="0" w:after="40"/>
              <w:rPr>
                <w:highlight w:val="white"/>
              </w:rPr>
            </w:pPr>
            <w:r w:rsidRPr="00903DBA">
              <w:rPr>
                <w:highlight w:val="white"/>
              </w:rPr>
              <w:t>mov [bp + 2], bx</w:t>
            </w:r>
          </w:p>
          <w:p w14:paraId="0D1CFFE7" w14:textId="77777777" w:rsidR="00F027BF" w:rsidRPr="00903DBA" w:rsidRDefault="00F027BF" w:rsidP="00A45E17">
            <w:pPr>
              <w:spacing w:before="0" w:after="40"/>
              <w:rPr>
                <w:highlight w:val="white"/>
              </w:rPr>
            </w:pPr>
            <w:r w:rsidRPr="00903DBA">
              <w:rPr>
                <w:highlight w:val="white"/>
              </w:rPr>
              <w:t>add [bp + 2], stdin</w:t>
            </w:r>
          </w:p>
          <w:p w14:paraId="2C9200C2" w14:textId="77777777" w:rsidR="00F027BF" w:rsidRPr="00903DBA" w:rsidRDefault="00F027BF" w:rsidP="00A45E17">
            <w:pPr>
              <w:spacing w:before="0" w:after="40"/>
              <w:rPr>
                <w:highlight w:val="white"/>
              </w:rPr>
            </w:pPr>
            <w:r w:rsidRPr="00903DBA">
              <w:rPr>
                <w:highlight w:val="white"/>
              </w:rPr>
              <w:t>sub [bp + 2], 123</w:t>
            </w:r>
          </w:p>
          <w:p w14:paraId="7833E305" w14:textId="77777777" w:rsidR="00F027BF" w:rsidRPr="00903DBA" w:rsidRDefault="00F027BF" w:rsidP="00A45E17">
            <w:pPr>
              <w:spacing w:before="0" w:after="40"/>
              <w:rPr>
                <w:highlight w:val="white"/>
              </w:rPr>
            </w:pPr>
            <w:r w:rsidRPr="00903DBA">
              <w:rPr>
                <w:highlight w:val="white"/>
              </w:rPr>
              <w:t>mov [stdin + 4], bx</w:t>
            </w:r>
          </w:p>
          <w:p w14:paraId="79994121" w14:textId="77777777" w:rsidR="00F027BF" w:rsidRPr="00903DBA" w:rsidRDefault="00F027BF" w:rsidP="00A45E17">
            <w:pPr>
              <w:spacing w:before="0" w:after="40"/>
              <w:rPr>
                <w:highlight w:val="white"/>
              </w:rPr>
            </w:pPr>
            <w:r w:rsidRPr="00903DBA">
              <w:rPr>
                <w:highlight w:val="white"/>
              </w:rPr>
              <w:t>add [stdin + 4], stdin</w:t>
            </w:r>
          </w:p>
          <w:p w14:paraId="07649B2F" w14:textId="77777777" w:rsidR="00F027BF" w:rsidRPr="00903DBA" w:rsidRDefault="00F027BF" w:rsidP="00A45E17">
            <w:pPr>
              <w:spacing w:before="0" w:after="40"/>
              <w:rPr>
                <w:highlight w:val="white"/>
              </w:rPr>
            </w:pPr>
            <w:r w:rsidRPr="00903DBA">
              <w:rPr>
                <w:highlight w:val="white"/>
              </w:rPr>
              <w:t>sub [stdin + 4], 123</w:t>
            </w:r>
          </w:p>
        </w:tc>
      </w:tr>
      <w:tr w:rsidR="00F027BF" w:rsidRPr="00903DBA" w14:paraId="53C0DF47" w14:textId="77777777" w:rsidTr="00CC2568">
        <w:tc>
          <w:tcPr>
            <w:tcW w:w="1078" w:type="dxa"/>
            <w:vMerge/>
          </w:tcPr>
          <w:p w14:paraId="439F8E28" w14:textId="77777777" w:rsidR="00F027BF" w:rsidRPr="00903DBA" w:rsidRDefault="00F027BF" w:rsidP="00A45E17">
            <w:pPr>
              <w:spacing w:before="0" w:after="40"/>
              <w:rPr>
                <w:highlight w:val="white"/>
              </w:rPr>
            </w:pPr>
          </w:p>
        </w:tc>
        <w:tc>
          <w:tcPr>
            <w:tcW w:w="1236" w:type="dxa"/>
          </w:tcPr>
          <w:p w14:paraId="181435BA" w14:textId="50BA8F1E" w:rsidR="00F027BF" w:rsidRPr="00903DBA" w:rsidRDefault="00F027BF" w:rsidP="00A45E17">
            <w:pPr>
              <w:spacing w:before="0" w:after="40"/>
              <w:rPr>
                <w:highlight w:val="white"/>
              </w:rPr>
            </w:pPr>
            <w:r w:rsidRPr="00903DBA">
              <w:rPr>
                <w:highlight w:val="white"/>
              </w:rPr>
              <w:t>6</w:t>
            </w:r>
          </w:p>
        </w:tc>
        <w:tc>
          <w:tcPr>
            <w:tcW w:w="4627" w:type="dxa"/>
          </w:tcPr>
          <w:p w14:paraId="5A5DD9E4" w14:textId="6EA00C24" w:rsidR="00F027BF" w:rsidRPr="00903DBA" w:rsidRDefault="00F027BF" w:rsidP="00A45E17">
            <w:pPr>
              <w:spacing w:before="0" w:after="40"/>
            </w:pPr>
            <w:r w:rsidRPr="00903DBA">
              <w:t>operator register, [register + offset]</w:t>
            </w:r>
          </w:p>
          <w:p w14:paraId="5D7CD7F1" w14:textId="0CFEC2EF" w:rsidR="00F027BF" w:rsidRPr="00903DBA" w:rsidRDefault="00F027BF" w:rsidP="00A45E17">
            <w:pPr>
              <w:spacing w:before="0" w:after="40"/>
            </w:pPr>
            <w:r w:rsidRPr="00903DBA">
              <w:t>operator register, [static name + offset]</w:t>
            </w:r>
          </w:p>
        </w:tc>
        <w:tc>
          <w:tcPr>
            <w:tcW w:w="2409" w:type="dxa"/>
          </w:tcPr>
          <w:p w14:paraId="197529C5" w14:textId="77777777" w:rsidR="00F027BF" w:rsidRPr="00903DBA" w:rsidRDefault="00F027BF" w:rsidP="00A45E17">
            <w:pPr>
              <w:spacing w:before="0" w:after="40"/>
              <w:rPr>
                <w:highlight w:val="white"/>
              </w:rPr>
            </w:pPr>
            <w:r w:rsidRPr="00903DBA">
              <w:rPr>
                <w:highlight w:val="white"/>
              </w:rPr>
              <w:t>mov ax, [bp + 2]</w:t>
            </w:r>
          </w:p>
          <w:p w14:paraId="3ED02FA7" w14:textId="77777777" w:rsidR="00F027BF" w:rsidRPr="00903DBA" w:rsidRDefault="00F027BF" w:rsidP="00A45E17">
            <w:pPr>
              <w:spacing w:before="0" w:after="40"/>
              <w:rPr>
                <w:highlight w:val="white"/>
              </w:rPr>
            </w:pPr>
            <w:r w:rsidRPr="00903DBA">
              <w:rPr>
                <w:highlight w:val="white"/>
              </w:rPr>
              <w:t>add ax, [stdin +4]</w:t>
            </w:r>
          </w:p>
        </w:tc>
      </w:tr>
    </w:tbl>
    <w:p w14:paraId="78FE1025" w14:textId="77777777" w:rsidR="00097076" w:rsidRPr="00903DBA" w:rsidRDefault="00097076" w:rsidP="00097076">
      <w:pPr>
        <w:pStyle w:val="Code"/>
        <w:rPr>
          <w:highlight w:val="white"/>
        </w:rPr>
      </w:pPr>
    </w:p>
    <w:p w14:paraId="7C66D23D" w14:textId="0C8192B1" w:rsidR="00A12F90" w:rsidRPr="00903DBA" w:rsidRDefault="00744609" w:rsidP="00A12F90">
      <w:pPr>
        <w:rPr>
          <w:highlight w:val="white"/>
        </w:rPr>
      </w:pPr>
      <w:r w:rsidRPr="00903DBA">
        <w:rPr>
          <w:highlight w:val="white"/>
        </w:rPr>
        <w:t>In case of a nullary operator, we simply return its name.</w:t>
      </w:r>
    </w:p>
    <w:p w14:paraId="0F49C0C6" w14:textId="77777777" w:rsidR="00BB1C53" w:rsidRPr="00903DBA" w:rsidRDefault="00BB1C53" w:rsidP="00BB1C53">
      <w:pPr>
        <w:pStyle w:val="Code"/>
        <w:rPr>
          <w:highlight w:val="white"/>
        </w:rPr>
      </w:pPr>
      <w:r w:rsidRPr="00903DBA">
        <w:rPr>
          <w:highlight w:val="white"/>
        </w:rPr>
        <w:t xml:space="preserve">      if (IsNullary()) {</w:t>
      </w:r>
    </w:p>
    <w:p w14:paraId="76348D9C" w14:textId="77777777" w:rsidR="00BB1C53" w:rsidRPr="00903DBA" w:rsidRDefault="00BB1C53" w:rsidP="00BB1C53">
      <w:pPr>
        <w:pStyle w:val="Code"/>
        <w:rPr>
          <w:highlight w:val="white"/>
        </w:rPr>
      </w:pPr>
      <w:r w:rsidRPr="00903DBA">
        <w:rPr>
          <w:highlight w:val="white"/>
        </w:rPr>
        <w:t xml:space="preserve">        return "\t" + operatorName;</w:t>
      </w:r>
    </w:p>
    <w:p w14:paraId="5929941A" w14:textId="77777777" w:rsidR="00BB1C53" w:rsidRPr="00903DBA" w:rsidRDefault="00BB1C53" w:rsidP="00BB1C53">
      <w:pPr>
        <w:pStyle w:val="Code"/>
        <w:rPr>
          <w:highlight w:val="white"/>
        </w:rPr>
      </w:pPr>
      <w:r w:rsidRPr="00903DBA">
        <w:rPr>
          <w:highlight w:val="white"/>
        </w:rPr>
        <w:t xml:space="preserve">      }</w:t>
      </w:r>
    </w:p>
    <w:p w14:paraId="6F57E108" w14:textId="77777777" w:rsidR="00AE6BCE" w:rsidRPr="00903DBA" w:rsidRDefault="00117715" w:rsidP="00AE6BCE">
      <w:pPr>
        <w:rPr>
          <w:highlight w:val="white"/>
        </w:rPr>
      </w:pPr>
      <w:r w:rsidRPr="00903DBA">
        <w:rPr>
          <w:highlight w:val="white"/>
        </w:rPr>
        <w:t>U</w:t>
      </w:r>
      <w:r w:rsidR="00A12F90" w:rsidRPr="00903DBA">
        <w:rPr>
          <w:highlight w:val="white"/>
        </w:rPr>
        <w:t xml:space="preserve">nary operations </w:t>
      </w:r>
      <w:r w:rsidR="00244FA5" w:rsidRPr="00903DBA">
        <w:rPr>
          <w:highlight w:val="white"/>
        </w:rPr>
        <w:t xml:space="preserve">of category </w:t>
      </w:r>
      <w:r w:rsidRPr="00903DBA">
        <w:rPr>
          <w:highlight w:val="white"/>
        </w:rPr>
        <w:t>two and three</w:t>
      </w:r>
      <w:r w:rsidR="00244FA5" w:rsidRPr="00903DBA">
        <w:rPr>
          <w:highlight w:val="white"/>
        </w:rPr>
        <w:t>, where the operand is an address</w:t>
      </w:r>
      <w:r w:rsidR="00F8051B" w:rsidRPr="00903DBA">
        <w:rPr>
          <w:highlight w:val="white"/>
        </w:rPr>
        <w:t xml:space="preserve"> or a register. In case of an address, the first operand is a register or a string (static name), the second operand is an integer (offset), and the third operand is null. </w:t>
      </w:r>
      <w:r w:rsidR="00AE6BCE" w:rsidRPr="00903DBA">
        <w:rPr>
          <w:highlight w:val="white"/>
        </w:rPr>
        <w:t>In case of a register, the second and third operands are null.</w:t>
      </w:r>
    </w:p>
    <w:p w14:paraId="1209996C" w14:textId="77777777" w:rsidR="00744609" w:rsidRPr="00903DBA" w:rsidRDefault="00744609" w:rsidP="00744609">
      <w:pPr>
        <w:pStyle w:val="Code"/>
        <w:rPr>
          <w:highlight w:val="white"/>
        </w:rPr>
      </w:pPr>
      <w:r w:rsidRPr="00903DBA">
        <w:rPr>
          <w:highlight w:val="white"/>
        </w:rPr>
        <w:t xml:space="preserve">      else if (IsUnary()) {</w:t>
      </w:r>
    </w:p>
    <w:p w14:paraId="273FB54E" w14:textId="77777777" w:rsidR="00744609" w:rsidRPr="00903DBA" w:rsidRDefault="00744609" w:rsidP="00744609">
      <w:pPr>
        <w:pStyle w:val="Code"/>
        <w:rPr>
          <w:highlight w:val="white"/>
        </w:rPr>
      </w:pPr>
      <w:r w:rsidRPr="00903DBA">
        <w:rPr>
          <w:highlight w:val="white"/>
        </w:rPr>
        <w:t xml:space="preserve">        if (((operand0 is Register) || (operand0 is string)) &amp;&amp;</w:t>
      </w:r>
    </w:p>
    <w:p w14:paraId="521B37D8" w14:textId="77777777" w:rsidR="00744609" w:rsidRPr="00903DBA" w:rsidRDefault="00744609" w:rsidP="00744609">
      <w:pPr>
        <w:pStyle w:val="Code"/>
        <w:rPr>
          <w:highlight w:val="white"/>
        </w:rPr>
      </w:pPr>
      <w:r w:rsidRPr="00903DBA">
        <w:rPr>
          <w:highlight w:val="white"/>
        </w:rPr>
        <w:t xml:space="preserve">                 (operand1 is int) &amp;&amp; (operand2 == null)) {</w:t>
      </w:r>
    </w:p>
    <w:p w14:paraId="793A3062" w14:textId="77777777" w:rsidR="00744609" w:rsidRPr="00903DBA" w:rsidRDefault="00744609" w:rsidP="00744609">
      <w:pPr>
        <w:pStyle w:val="Code"/>
        <w:rPr>
          <w:highlight w:val="white"/>
        </w:rPr>
      </w:pPr>
      <w:r w:rsidRPr="00903DBA">
        <w:rPr>
          <w:highlight w:val="white"/>
        </w:rPr>
        <w:t xml:space="preserve">          return "\t" + operatorName + " [" + operand0 +</w:t>
      </w:r>
    </w:p>
    <w:p w14:paraId="485F146A" w14:textId="77777777" w:rsidR="00744609" w:rsidRPr="00903DBA" w:rsidRDefault="00744609" w:rsidP="00744609">
      <w:pPr>
        <w:pStyle w:val="Code"/>
        <w:rPr>
          <w:highlight w:val="white"/>
        </w:rPr>
      </w:pPr>
      <w:r w:rsidRPr="00903DBA">
        <w:rPr>
          <w:highlight w:val="white"/>
        </w:rPr>
        <w:t xml:space="preserve">                 WithSign(operand1) + "]";</w:t>
      </w:r>
    </w:p>
    <w:p w14:paraId="029F073F" w14:textId="77777777" w:rsidR="00744609" w:rsidRPr="00903DBA" w:rsidRDefault="00744609" w:rsidP="00744609">
      <w:pPr>
        <w:pStyle w:val="Code"/>
        <w:rPr>
          <w:highlight w:val="white"/>
        </w:rPr>
      </w:pPr>
      <w:r w:rsidRPr="00903DBA">
        <w:rPr>
          <w:highlight w:val="white"/>
        </w:rPr>
        <w:t xml:space="preserve">        }</w:t>
      </w:r>
    </w:p>
    <w:p w14:paraId="364AE613" w14:textId="1B90EBB1" w:rsidR="00744609" w:rsidRPr="00903DBA" w:rsidRDefault="00744609" w:rsidP="00744609">
      <w:pPr>
        <w:pStyle w:val="Code"/>
        <w:rPr>
          <w:highlight w:val="white"/>
        </w:rPr>
      </w:pPr>
      <w:r w:rsidRPr="00903DBA">
        <w:rPr>
          <w:highlight w:val="white"/>
        </w:rPr>
        <w:lastRenderedPageBreak/>
        <w:t xml:space="preserve">        else if ((operand0 is Register) &amp;&amp; (operand1 == null) &amp;&amp;</w:t>
      </w:r>
    </w:p>
    <w:p w14:paraId="72694370" w14:textId="77777777" w:rsidR="00744609" w:rsidRPr="00903DBA" w:rsidRDefault="00744609" w:rsidP="00744609">
      <w:pPr>
        <w:pStyle w:val="Code"/>
        <w:rPr>
          <w:highlight w:val="white"/>
        </w:rPr>
      </w:pPr>
      <w:r w:rsidRPr="00903DBA">
        <w:rPr>
          <w:highlight w:val="white"/>
        </w:rPr>
        <w:t xml:space="preserve">                 (operand2 == null)) {</w:t>
      </w:r>
    </w:p>
    <w:p w14:paraId="64ED8C44" w14:textId="77777777" w:rsidR="00744609" w:rsidRPr="00903DBA" w:rsidRDefault="00744609" w:rsidP="00744609">
      <w:pPr>
        <w:pStyle w:val="Code"/>
        <w:rPr>
          <w:highlight w:val="white"/>
        </w:rPr>
      </w:pPr>
      <w:r w:rsidRPr="00903DBA">
        <w:rPr>
          <w:highlight w:val="white"/>
        </w:rPr>
        <w:t xml:space="preserve">          return "\t" + operatorName + " " + operand0;</w:t>
      </w:r>
    </w:p>
    <w:p w14:paraId="082AF65B" w14:textId="77777777" w:rsidR="00744609" w:rsidRPr="00903DBA" w:rsidRDefault="00744609" w:rsidP="00744609">
      <w:pPr>
        <w:pStyle w:val="Code"/>
        <w:rPr>
          <w:highlight w:val="white"/>
        </w:rPr>
      </w:pPr>
      <w:r w:rsidRPr="00903DBA">
        <w:rPr>
          <w:highlight w:val="white"/>
        </w:rPr>
        <w:t xml:space="preserve">        }</w:t>
      </w:r>
    </w:p>
    <w:p w14:paraId="3000D057" w14:textId="50A3DEB3" w:rsidR="00832410" w:rsidRPr="00903DBA" w:rsidRDefault="00BC3573" w:rsidP="00832410">
      <w:pPr>
        <w:rPr>
          <w:b/>
          <w:noProof/>
        </w:rPr>
      </w:pPr>
      <w:r w:rsidRPr="00903DBA">
        <w:rPr>
          <w:highlight w:val="white"/>
        </w:rPr>
        <w:t>Next</w:t>
      </w:r>
      <w:r w:rsidR="000C1583" w:rsidRPr="00903DBA">
        <w:rPr>
          <w:highlight w:val="white"/>
        </w:rPr>
        <w:t>,</w:t>
      </w:r>
      <w:r w:rsidRPr="00903DBA">
        <w:rPr>
          <w:highlight w:val="white"/>
        </w:rPr>
        <w:t xml:space="preserve"> we handle </w:t>
      </w:r>
      <w:r w:rsidR="000C1583" w:rsidRPr="00903DBA">
        <w:rPr>
          <w:highlight w:val="white"/>
        </w:rPr>
        <w:t>binary</w:t>
      </w:r>
      <w:r w:rsidRPr="00903DBA">
        <w:rPr>
          <w:highlight w:val="white"/>
        </w:rPr>
        <w:t xml:space="preserve"> opera</w:t>
      </w:r>
      <w:r w:rsidR="000C1583" w:rsidRPr="00903DBA">
        <w:rPr>
          <w:highlight w:val="white"/>
        </w:rPr>
        <w:t xml:space="preserve">tions. </w:t>
      </w:r>
      <w:r w:rsidR="006F6581" w:rsidRPr="00903DBA">
        <w:rPr>
          <w:highlight w:val="white"/>
        </w:rPr>
        <w:t xml:space="preserve">In category </w:t>
      </w:r>
      <w:r w:rsidR="00F60D27" w:rsidRPr="00903DBA">
        <w:rPr>
          <w:highlight w:val="white"/>
        </w:rPr>
        <w:t>four</w:t>
      </w:r>
      <w:r w:rsidR="006F6581" w:rsidRPr="00903DBA">
        <w:rPr>
          <w:highlight w:val="white"/>
        </w:rPr>
        <w:t xml:space="preserve">, the first operand is a </w:t>
      </w:r>
      <w:r w:rsidR="00CC2568" w:rsidRPr="00903DBA">
        <w:rPr>
          <w:highlight w:val="white"/>
        </w:rPr>
        <w:t>register,</w:t>
      </w:r>
      <w:r w:rsidR="003874C8" w:rsidRPr="00903DBA">
        <w:rPr>
          <w:highlight w:val="white"/>
        </w:rPr>
        <w:t xml:space="preserve"> and </w:t>
      </w:r>
      <w:r w:rsidR="006F6581" w:rsidRPr="00903DBA">
        <w:rPr>
          <w:highlight w:val="white"/>
        </w:rPr>
        <w:t>the second operand</w:t>
      </w:r>
      <w:r w:rsidR="006112F5" w:rsidRPr="00903DBA">
        <w:rPr>
          <w:highlight w:val="white"/>
        </w:rPr>
        <w:t xml:space="preserve"> is a </w:t>
      </w:r>
      <w:r w:rsidR="003874C8" w:rsidRPr="00903DBA">
        <w:rPr>
          <w:highlight w:val="white"/>
        </w:rPr>
        <w:t xml:space="preserve">register, a </w:t>
      </w:r>
      <w:r w:rsidR="006112F5" w:rsidRPr="00903DBA">
        <w:rPr>
          <w:highlight w:val="white"/>
        </w:rPr>
        <w:t xml:space="preserve">string (static name), </w:t>
      </w:r>
      <w:r w:rsidR="003874C8" w:rsidRPr="00903DBA">
        <w:rPr>
          <w:highlight w:val="white"/>
        </w:rPr>
        <w:t xml:space="preserve">or a </w:t>
      </w:r>
      <w:r w:rsidR="003874C8" w:rsidRPr="00903DBA">
        <w:rPr>
          <w:rStyle w:val="KeyWord0"/>
          <w:highlight w:val="white"/>
        </w:rPr>
        <w:t>BigInteger</w:t>
      </w:r>
      <w:r w:rsidR="003874C8" w:rsidRPr="00903DBA">
        <w:rPr>
          <w:highlight w:val="white"/>
        </w:rPr>
        <w:t xml:space="preserve"> (integer value).</w:t>
      </w:r>
    </w:p>
    <w:p w14:paraId="078B1010" w14:textId="77777777" w:rsidR="00F9114B" w:rsidRPr="00903DBA" w:rsidRDefault="00F9114B" w:rsidP="00F9114B">
      <w:pPr>
        <w:pStyle w:val="Code"/>
        <w:rPr>
          <w:highlight w:val="white"/>
        </w:rPr>
      </w:pPr>
      <w:r w:rsidRPr="00903DBA">
        <w:rPr>
          <w:highlight w:val="white"/>
        </w:rPr>
        <w:t xml:space="preserve">      else if (IsBinary()) {</w:t>
      </w:r>
    </w:p>
    <w:p w14:paraId="0ADAE3AD" w14:textId="77777777" w:rsidR="003F0CBB" w:rsidRPr="00903DBA" w:rsidRDefault="003F0CBB" w:rsidP="003F0CBB">
      <w:pPr>
        <w:pStyle w:val="Code"/>
        <w:rPr>
          <w:highlight w:val="white"/>
        </w:rPr>
      </w:pPr>
      <w:r w:rsidRPr="00903DBA">
        <w:rPr>
          <w:highlight w:val="white"/>
        </w:rPr>
        <w:t xml:space="preserve">        if ((operand0 is Register) &amp;&amp; ((operand1 is Register) ||</w:t>
      </w:r>
    </w:p>
    <w:p w14:paraId="0A5D28EF" w14:textId="77777777" w:rsidR="003F0CBB" w:rsidRPr="00903DBA" w:rsidRDefault="003F0CBB" w:rsidP="003F0CBB">
      <w:pPr>
        <w:pStyle w:val="Code"/>
        <w:rPr>
          <w:highlight w:val="white"/>
        </w:rPr>
      </w:pPr>
      <w:r w:rsidRPr="00903DBA">
        <w:rPr>
          <w:highlight w:val="white"/>
        </w:rPr>
        <w:t xml:space="preserve">            (operand1 is string) || (operand1 is BigInteger)) &amp;&amp;</w:t>
      </w:r>
    </w:p>
    <w:p w14:paraId="32F81E6F" w14:textId="77777777" w:rsidR="003F0CBB" w:rsidRPr="00903DBA" w:rsidRDefault="003F0CBB" w:rsidP="003F0CBB">
      <w:pPr>
        <w:pStyle w:val="Code"/>
        <w:rPr>
          <w:highlight w:val="white"/>
        </w:rPr>
      </w:pPr>
      <w:r w:rsidRPr="00903DBA">
        <w:rPr>
          <w:highlight w:val="white"/>
        </w:rPr>
        <w:t xml:space="preserve">            (operand2 == null)) {</w:t>
      </w:r>
    </w:p>
    <w:p w14:paraId="73B45858" w14:textId="77777777" w:rsidR="003F0CBB" w:rsidRPr="00903DBA" w:rsidRDefault="003F0CBB" w:rsidP="003F0CBB">
      <w:pPr>
        <w:pStyle w:val="Code"/>
        <w:rPr>
          <w:highlight w:val="white"/>
        </w:rPr>
      </w:pPr>
      <w:r w:rsidRPr="00903DBA">
        <w:rPr>
          <w:highlight w:val="white"/>
        </w:rPr>
        <w:t xml:space="preserve">          Assert.ErrorXXX(!(operand0 is string));</w:t>
      </w:r>
    </w:p>
    <w:p w14:paraId="68AE27DF" w14:textId="77777777" w:rsidR="003F0CBB" w:rsidRPr="00903DBA" w:rsidRDefault="003F0CBB" w:rsidP="003F0CBB">
      <w:pPr>
        <w:pStyle w:val="Code"/>
        <w:rPr>
          <w:highlight w:val="white"/>
        </w:rPr>
      </w:pPr>
      <w:r w:rsidRPr="00903DBA">
        <w:rPr>
          <w:highlight w:val="white"/>
        </w:rPr>
        <w:t xml:space="preserve">          return "\t" + operatorName + " " + operand0 + ", " + operand1;</w:t>
      </w:r>
    </w:p>
    <w:p w14:paraId="7C3C723F" w14:textId="77777777" w:rsidR="003F0CBB" w:rsidRPr="00903DBA" w:rsidRDefault="003F0CBB" w:rsidP="003F0CBB">
      <w:pPr>
        <w:pStyle w:val="Code"/>
        <w:rPr>
          <w:highlight w:val="white"/>
        </w:rPr>
      </w:pPr>
      <w:r w:rsidRPr="00903DBA">
        <w:rPr>
          <w:highlight w:val="white"/>
        </w:rPr>
        <w:t xml:space="preserve">        }</w:t>
      </w:r>
    </w:p>
    <w:p w14:paraId="6DFBB3A7" w14:textId="27963505" w:rsidR="007C4F8F" w:rsidRPr="00903DBA" w:rsidRDefault="007C4F8F" w:rsidP="007C4F8F">
      <w:pPr>
        <w:rPr>
          <w:b/>
          <w:noProof/>
        </w:rPr>
      </w:pPr>
      <w:r w:rsidRPr="00903DBA">
        <w:rPr>
          <w:highlight w:val="white"/>
        </w:rPr>
        <w:t xml:space="preserve">In category </w:t>
      </w:r>
      <w:r w:rsidR="000708FA" w:rsidRPr="00903DBA">
        <w:rPr>
          <w:highlight w:val="white"/>
        </w:rPr>
        <w:t>five</w:t>
      </w:r>
      <w:r w:rsidRPr="00903DBA">
        <w:rPr>
          <w:highlight w:val="white"/>
        </w:rPr>
        <w:t xml:space="preserve">, the first operand is a register or a string (static name), the second operand is an integer (offset), and the third operand is register, a string (static name), or a </w:t>
      </w:r>
      <w:r w:rsidRPr="00903DBA">
        <w:rPr>
          <w:rStyle w:val="KeyWord0"/>
          <w:highlight w:val="white"/>
        </w:rPr>
        <w:t>BigInteger</w:t>
      </w:r>
      <w:r w:rsidRPr="00903DBA">
        <w:rPr>
          <w:highlight w:val="white"/>
        </w:rPr>
        <w:t xml:space="preserve"> (integer value).</w:t>
      </w:r>
    </w:p>
    <w:p w14:paraId="3A484186" w14:textId="77777777" w:rsidR="009C3AAD" w:rsidRPr="00903DBA" w:rsidRDefault="009C3AAD" w:rsidP="009C3AAD">
      <w:pPr>
        <w:pStyle w:val="Code"/>
        <w:rPr>
          <w:highlight w:val="white"/>
        </w:rPr>
      </w:pPr>
      <w:r w:rsidRPr="00903DBA">
        <w:rPr>
          <w:highlight w:val="white"/>
        </w:rPr>
        <w:t xml:space="preserve">        else if (((operand0 is Register) || (operand0 is string)) &amp;&amp;</w:t>
      </w:r>
    </w:p>
    <w:p w14:paraId="01067E30" w14:textId="77777777" w:rsidR="009C3AAD" w:rsidRPr="00903DBA" w:rsidRDefault="009C3AAD" w:rsidP="009C3AAD">
      <w:pPr>
        <w:pStyle w:val="Code"/>
        <w:rPr>
          <w:highlight w:val="white"/>
        </w:rPr>
      </w:pPr>
      <w:r w:rsidRPr="00903DBA">
        <w:rPr>
          <w:highlight w:val="white"/>
        </w:rPr>
        <w:t xml:space="preserve">                 (operand1 is int) &amp;&amp; ((operand2 is Register) ||</w:t>
      </w:r>
    </w:p>
    <w:p w14:paraId="71239601" w14:textId="77777777" w:rsidR="009C3AAD" w:rsidRPr="00903DBA" w:rsidRDefault="009C3AAD" w:rsidP="009C3AAD">
      <w:pPr>
        <w:pStyle w:val="Code"/>
        <w:rPr>
          <w:highlight w:val="white"/>
        </w:rPr>
      </w:pPr>
      <w:r w:rsidRPr="00903DBA">
        <w:rPr>
          <w:highlight w:val="white"/>
        </w:rPr>
        <w:t xml:space="preserve">                  (operand2 is string) || (operand2 is BigInteger))) {</w:t>
      </w:r>
    </w:p>
    <w:p w14:paraId="7D3EA8C2" w14:textId="77777777" w:rsidR="009C3AAD" w:rsidRPr="00903DBA" w:rsidRDefault="009C3AAD" w:rsidP="009C3AAD">
      <w:pPr>
        <w:pStyle w:val="Code"/>
        <w:rPr>
          <w:highlight w:val="white"/>
        </w:rPr>
      </w:pPr>
      <w:r w:rsidRPr="00903DBA">
        <w:rPr>
          <w:highlight w:val="white"/>
        </w:rPr>
        <w:t xml:space="preserve">          return "\t" + operatorName +</w:t>
      </w:r>
    </w:p>
    <w:p w14:paraId="67DD24B8" w14:textId="77777777" w:rsidR="009C3AAD" w:rsidRPr="00903DBA" w:rsidRDefault="009C3AAD" w:rsidP="009C3AAD">
      <w:pPr>
        <w:pStyle w:val="Code"/>
        <w:rPr>
          <w:highlight w:val="white"/>
        </w:rPr>
      </w:pPr>
      <w:r w:rsidRPr="00903DBA">
        <w:rPr>
          <w:highlight w:val="white"/>
        </w:rPr>
        <w:t xml:space="preserve">                 " [" + operand0 + WithSign(operand1) + "], " + operand2;</w:t>
      </w:r>
    </w:p>
    <w:p w14:paraId="29D685A1" w14:textId="77777777" w:rsidR="009C3AAD" w:rsidRPr="00903DBA" w:rsidRDefault="009C3AAD" w:rsidP="009C3AAD">
      <w:pPr>
        <w:pStyle w:val="Code"/>
        <w:rPr>
          <w:highlight w:val="white"/>
        </w:rPr>
      </w:pPr>
      <w:r w:rsidRPr="00903DBA">
        <w:rPr>
          <w:highlight w:val="white"/>
        </w:rPr>
        <w:t xml:space="preserve">        }</w:t>
      </w:r>
    </w:p>
    <w:p w14:paraId="12E033C0" w14:textId="744B58E1" w:rsidR="000708FA" w:rsidRPr="00903DBA" w:rsidRDefault="000708FA" w:rsidP="000708FA">
      <w:pPr>
        <w:rPr>
          <w:b/>
          <w:noProof/>
        </w:rPr>
      </w:pPr>
      <w:r w:rsidRPr="00903DBA">
        <w:rPr>
          <w:highlight w:val="white"/>
        </w:rPr>
        <w:t>In category six, the first operand is a register, the second operand is register or string (static name), and the third operand is an integer (offset).</w:t>
      </w:r>
    </w:p>
    <w:p w14:paraId="3E2E17E7" w14:textId="77777777" w:rsidR="000708FA" w:rsidRPr="00903DBA" w:rsidRDefault="000708FA" w:rsidP="000708FA">
      <w:pPr>
        <w:pStyle w:val="Code"/>
        <w:rPr>
          <w:highlight w:val="white"/>
        </w:rPr>
      </w:pPr>
      <w:r w:rsidRPr="00903DBA">
        <w:rPr>
          <w:highlight w:val="white"/>
        </w:rPr>
        <w:t xml:space="preserve">        else if ((operand0 is Register) &amp;&amp; ((operand1 is Register) ||</w:t>
      </w:r>
    </w:p>
    <w:p w14:paraId="0957D9E1" w14:textId="77777777" w:rsidR="000708FA" w:rsidRPr="00903DBA" w:rsidRDefault="000708FA" w:rsidP="000708FA">
      <w:pPr>
        <w:pStyle w:val="Code"/>
        <w:rPr>
          <w:highlight w:val="white"/>
        </w:rPr>
      </w:pPr>
      <w:r w:rsidRPr="00903DBA">
        <w:rPr>
          <w:highlight w:val="white"/>
        </w:rPr>
        <w:t xml:space="preserve">                 (operand1 is string)) &amp;&amp; (operand2 is int)) {</w:t>
      </w:r>
    </w:p>
    <w:p w14:paraId="0A4E41DE" w14:textId="77777777" w:rsidR="000708FA" w:rsidRPr="00903DBA" w:rsidRDefault="000708FA" w:rsidP="000708FA">
      <w:pPr>
        <w:pStyle w:val="Code"/>
        <w:rPr>
          <w:highlight w:val="white"/>
        </w:rPr>
      </w:pPr>
      <w:r w:rsidRPr="00903DBA">
        <w:rPr>
          <w:highlight w:val="white"/>
        </w:rPr>
        <w:t xml:space="preserve">          return "\t" + operatorName + " " + operand0 +</w:t>
      </w:r>
    </w:p>
    <w:p w14:paraId="77418CCE" w14:textId="77777777" w:rsidR="000708FA" w:rsidRPr="00903DBA" w:rsidRDefault="000708FA" w:rsidP="000708FA">
      <w:pPr>
        <w:pStyle w:val="Code"/>
        <w:rPr>
          <w:highlight w:val="white"/>
        </w:rPr>
      </w:pPr>
      <w:r w:rsidRPr="00903DBA">
        <w:rPr>
          <w:highlight w:val="white"/>
        </w:rPr>
        <w:t xml:space="preserve">                 ", [" + operand1 + WithSign(operand2) + "]";</w:t>
      </w:r>
    </w:p>
    <w:p w14:paraId="28C3ACA7" w14:textId="77777777" w:rsidR="000708FA" w:rsidRPr="00903DBA" w:rsidRDefault="000708FA" w:rsidP="000708FA">
      <w:pPr>
        <w:pStyle w:val="Code"/>
        <w:rPr>
          <w:highlight w:val="white"/>
        </w:rPr>
      </w:pPr>
      <w:r w:rsidRPr="00903DBA">
        <w:rPr>
          <w:highlight w:val="white"/>
        </w:rPr>
        <w:t xml:space="preserve">        }</w:t>
      </w:r>
    </w:p>
    <w:p w14:paraId="25D142B6" w14:textId="022C3235" w:rsidR="009C3AAD" w:rsidRPr="00903DBA" w:rsidRDefault="009C3AAD" w:rsidP="009C3AAD">
      <w:pPr>
        <w:pStyle w:val="Code"/>
        <w:rPr>
          <w:highlight w:val="white"/>
        </w:rPr>
      </w:pPr>
      <w:r w:rsidRPr="00903DBA">
        <w:rPr>
          <w:highlight w:val="white"/>
        </w:rPr>
        <w:t xml:space="preserve">      }</w:t>
      </w:r>
    </w:p>
    <w:p w14:paraId="748ED3E6" w14:textId="297DDE82" w:rsidR="00212F79" w:rsidRPr="00903DBA" w:rsidRDefault="004F6538" w:rsidP="004F6538">
      <w:pPr>
        <w:rPr>
          <w:highlight w:val="white"/>
        </w:rPr>
      </w:pPr>
      <w:r w:rsidRPr="00903DBA">
        <w:rPr>
          <w:highlight w:val="white"/>
        </w:rPr>
        <w:t xml:space="preserve">In case of a label or comment, we simple return them. Note that we </w:t>
      </w:r>
      <w:r w:rsidR="00EF5E34" w:rsidRPr="00903DBA">
        <w:rPr>
          <w:highlight w:val="white"/>
        </w:rPr>
        <w:t xml:space="preserve">add a colon (‘:’) to the label and </w:t>
      </w:r>
      <w:r w:rsidRPr="00903DBA">
        <w:rPr>
          <w:highlight w:val="white"/>
        </w:rPr>
        <w:t>insert a semicolon (‘;’).</w:t>
      </w:r>
    </w:p>
    <w:p w14:paraId="34A7633F" w14:textId="77777777" w:rsidR="00097076" w:rsidRPr="00903DBA" w:rsidRDefault="00097076" w:rsidP="00097076">
      <w:pPr>
        <w:pStyle w:val="Code"/>
        <w:rPr>
          <w:highlight w:val="white"/>
        </w:rPr>
      </w:pPr>
      <w:r w:rsidRPr="00903DBA">
        <w:rPr>
          <w:highlight w:val="white"/>
        </w:rPr>
        <w:t xml:space="preserve">      else if (Operator == AssemblyOperator.label) {</w:t>
      </w:r>
    </w:p>
    <w:p w14:paraId="14973B6F" w14:textId="77777777" w:rsidR="00097076" w:rsidRPr="00903DBA" w:rsidRDefault="00097076" w:rsidP="00097076">
      <w:pPr>
        <w:pStyle w:val="Code"/>
        <w:rPr>
          <w:highlight w:val="white"/>
        </w:rPr>
      </w:pPr>
      <w:r w:rsidRPr="00903DBA">
        <w:rPr>
          <w:highlight w:val="white"/>
        </w:rPr>
        <w:t xml:space="preserve">        return "\n " + operand0 + ":";</w:t>
      </w:r>
    </w:p>
    <w:p w14:paraId="08CFD91C" w14:textId="77777777" w:rsidR="00097076" w:rsidRPr="00903DBA" w:rsidRDefault="00097076" w:rsidP="00097076">
      <w:pPr>
        <w:pStyle w:val="Code"/>
        <w:rPr>
          <w:highlight w:val="white"/>
        </w:rPr>
      </w:pPr>
      <w:r w:rsidRPr="00903DBA">
        <w:rPr>
          <w:highlight w:val="white"/>
        </w:rPr>
        <w:t xml:space="preserve">      }</w:t>
      </w:r>
    </w:p>
    <w:p w14:paraId="28C8BB19" w14:textId="77777777" w:rsidR="00097076" w:rsidRPr="00903DBA" w:rsidRDefault="00097076" w:rsidP="00097076">
      <w:pPr>
        <w:pStyle w:val="Code"/>
        <w:rPr>
          <w:highlight w:val="white"/>
        </w:rPr>
      </w:pPr>
      <w:r w:rsidRPr="00903DBA">
        <w:rPr>
          <w:highlight w:val="white"/>
        </w:rPr>
        <w:t xml:space="preserve">      else if (Operator == AssemblyOperator.comment) {</w:t>
      </w:r>
    </w:p>
    <w:p w14:paraId="37BE8334" w14:textId="77777777" w:rsidR="00097076" w:rsidRPr="00903DBA" w:rsidRDefault="00097076" w:rsidP="00097076">
      <w:pPr>
        <w:pStyle w:val="Code"/>
        <w:rPr>
          <w:highlight w:val="white"/>
        </w:rPr>
      </w:pPr>
      <w:r w:rsidRPr="00903DBA">
        <w:rPr>
          <w:highlight w:val="white"/>
        </w:rPr>
        <w:t xml:space="preserve">        return "\t; " + operand0;</w:t>
      </w:r>
    </w:p>
    <w:p w14:paraId="22BC228E" w14:textId="602FC9A7" w:rsidR="00097076" w:rsidRPr="00903DBA" w:rsidRDefault="00097076" w:rsidP="00097076">
      <w:pPr>
        <w:pStyle w:val="Code"/>
        <w:rPr>
          <w:highlight w:val="white"/>
        </w:rPr>
      </w:pPr>
      <w:r w:rsidRPr="00903DBA">
        <w:rPr>
          <w:highlight w:val="white"/>
        </w:rPr>
        <w:t xml:space="preserve">      }</w:t>
      </w:r>
    </w:p>
    <w:p w14:paraId="06DE8397" w14:textId="6631668F" w:rsidR="00374859" w:rsidRPr="00903DBA" w:rsidRDefault="00374859" w:rsidP="00374859">
      <w:pPr>
        <w:rPr>
          <w:highlight w:val="white"/>
        </w:rPr>
      </w:pPr>
      <w:r w:rsidRPr="00903DBA">
        <w:rPr>
          <w:highlight w:val="white"/>
        </w:rPr>
        <w:t xml:space="preserve">When defining a value, we call the </w:t>
      </w:r>
      <w:r w:rsidRPr="00903DBA">
        <w:rPr>
          <w:rStyle w:val="KeyWord0"/>
          <w:highlight w:val="white"/>
        </w:rPr>
        <w:t>ToVisibleString</w:t>
      </w:r>
      <w:r w:rsidRPr="00903DBA">
        <w:rPr>
          <w:highlight w:val="white"/>
        </w:rPr>
        <w:t xml:space="preserve"> method in case of a string.</w:t>
      </w:r>
      <w:r w:rsidR="00E85B63" w:rsidRPr="00903DBA">
        <w:rPr>
          <w:highlight w:val="white"/>
        </w:rPr>
        <w:t xml:space="preserve"> </w:t>
      </w:r>
    </w:p>
    <w:p w14:paraId="7AE6B59E" w14:textId="77777777" w:rsidR="00097076" w:rsidRPr="00903DBA" w:rsidRDefault="00097076" w:rsidP="00097076">
      <w:pPr>
        <w:pStyle w:val="Code"/>
        <w:rPr>
          <w:highlight w:val="white"/>
        </w:rPr>
      </w:pPr>
      <w:r w:rsidRPr="00903DBA">
        <w:rPr>
          <w:highlight w:val="white"/>
        </w:rPr>
        <w:t xml:space="preserve">      else if (Operator == AssemblyOperator.define_value) {</w:t>
      </w:r>
    </w:p>
    <w:p w14:paraId="7FD26A07" w14:textId="77777777" w:rsidR="00097076" w:rsidRPr="00903DBA" w:rsidRDefault="00097076" w:rsidP="00097076">
      <w:pPr>
        <w:pStyle w:val="Code"/>
        <w:rPr>
          <w:highlight w:val="white"/>
        </w:rPr>
      </w:pPr>
      <w:r w:rsidRPr="00903DBA">
        <w:rPr>
          <w:highlight w:val="white"/>
        </w:rPr>
        <w:t xml:space="preserve">        Sort sort = (Sort) operand0;</w:t>
      </w:r>
    </w:p>
    <w:p w14:paraId="463A83A8" w14:textId="77777777" w:rsidR="00097076" w:rsidRPr="00903DBA" w:rsidRDefault="00097076" w:rsidP="00097076">
      <w:pPr>
        <w:pStyle w:val="Code"/>
        <w:rPr>
          <w:highlight w:val="white"/>
        </w:rPr>
      </w:pPr>
      <w:r w:rsidRPr="00903DBA">
        <w:rPr>
          <w:highlight w:val="white"/>
        </w:rPr>
        <w:t xml:space="preserve">        object value = operand1;</w:t>
      </w:r>
    </w:p>
    <w:p w14:paraId="4DD99A46" w14:textId="77777777" w:rsidR="00097076" w:rsidRPr="00903DBA" w:rsidRDefault="00097076" w:rsidP="00097076">
      <w:pPr>
        <w:pStyle w:val="Code"/>
        <w:rPr>
          <w:highlight w:val="white"/>
        </w:rPr>
      </w:pPr>
    </w:p>
    <w:p w14:paraId="30004BE4" w14:textId="77777777" w:rsidR="00097076" w:rsidRPr="00903DBA" w:rsidRDefault="00097076" w:rsidP="00097076">
      <w:pPr>
        <w:pStyle w:val="Code"/>
        <w:rPr>
          <w:highlight w:val="white"/>
        </w:rPr>
      </w:pPr>
      <w:r w:rsidRPr="00903DBA">
        <w:rPr>
          <w:highlight w:val="white"/>
        </w:rPr>
        <w:t xml:space="preserve">        if (sort == Sort.String) {</w:t>
      </w:r>
    </w:p>
    <w:p w14:paraId="166C4937" w14:textId="77777777" w:rsidR="00097076" w:rsidRPr="00903DBA" w:rsidRDefault="00097076" w:rsidP="00097076">
      <w:pPr>
        <w:pStyle w:val="Code"/>
        <w:rPr>
          <w:highlight w:val="white"/>
        </w:rPr>
      </w:pPr>
      <w:r w:rsidRPr="00903DBA">
        <w:rPr>
          <w:highlight w:val="white"/>
        </w:rPr>
        <w:t xml:space="preserve">          return "\tdb " + ToVisibleString((string) operand1);</w:t>
      </w:r>
    </w:p>
    <w:p w14:paraId="53417F39" w14:textId="1038623B" w:rsidR="00097076" w:rsidRPr="00903DBA" w:rsidRDefault="00097076" w:rsidP="00097076">
      <w:pPr>
        <w:pStyle w:val="Code"/>
        <w:rPr>
          <w:highlight w:val="white"/>
        </w:rPr>
      </w:pPr>
      <w:r w:rsidRPr="00903DBA">
        <w:rPr>
          <w:highlight w:val="white"/>
        </w:rPr>
        <w:t xml:space="preserve">        }</w:t>
      </w:r>
    </w:p>
    <w:p w14:paraId="1EC4B454" w14:textId="19382203" w:rsidR="00E85B63" w:rsidRPr="00903DBA" w:rsidRDefault="00E85B63" w:rsidP="00E85B63">
      <w:pPr>
        <w:rPr>
          <w:highlight w:val="white"/>
        </w:rPr>
      </w:pPr>
      <w:r w:rsidRPr="00903DBA">
        <w:rPr>
          <w:highlight w:val="white"/>
        </w:rPr>
        <w:t>If the value is not a string, it is an integral or floating value. In case of floating value, we add a dot (‘.’), unless it already has a dot.</w:t>
      </w:r>
    </w:p>
    <w:p w14:paraId="12BA890C" w14:textId="77777777" w:rsidR="00097076" w:rsidRPr="00903DBA" w:rsidRDefault="00097076" w:rsidP="00097076">
      <w:pPr>
        <w:pStyle w:val="Code"/>
        <w:rPr>
          <w:highlight w:val="white"/>
        </w:rPr>
      </w:pPr>
      <w:r w:rsidRPr="00903DBA">
        <w:rPr>
          <w:highlight w:val="white"/>
        </w:rPr>
        <w:t xml:space="preserve">        else {</w:t>
      </w:r>
    </w:p>
    <w:p w14:paraId="192854F3" w14:textId="77777777" w:rsidR="00097076" w:rsidRPr="00903DBA" w:rsidRDefault="00097076" w:rsidP="00097076">
      <w:pPr>
        <w:pStyle w:val="Code"/>
        <w:rPr>
          <w:highlight w:val="white"/>
        </w:rPr>
      </w:pPr>
      <w:r w:rsidRPr="00903DBA">
        <w:rPr>
          <w:highlight w:val="white"/>
        </w:rPr>
        <w:lastRenderedPageBreak/>
        <w:t xml:space="preserve">          string text = operand1.ToString();</w:t>
      </w:r>
    </w:p>
    <w:p w14:paraId="3B4F9B9C" w14:textId="77777777" w:rsidR="00097076" w:rsidRPr="00903DBA" w:rsidRDefault="00097076" w:rsidP="00097076">
      <w:pPr>
        <w:pStyle w:val="Code"/>
        <w:rPr>
          <w:highlight w:val="white"/>
        </w:rPr>
      </w:pPr>
    </w:p>
    <w:p w14:paraId="78118563" w14:textId="77777777" w:rsidR="00097076" w:rsidRPr="00903DBA" w:rsidRDefault="00097076" w:rsidP="00097076">
      <w:pPr>
        <w:pStyle w:val="Code"/>
        <w:rPr>
          <w:highlight w:val="white"/>
        </w:rPr>
      </w:pPr>
      <w:r w:rsidRPr="00903DBA">
        <w:rPr>
          <w:highlight w:val="white"/>
        </w:rPr>
        <w:t xml:space="preserve">          if (((sort == Sort.Float) || (sort == Sort.Double) ||</w:t>
      </w:r>
    </w:p>
    <w:p w14:paraId="53371F60" w14:textId="117281F4" w:rsidR="00097076" w:rsidRPr="00903DBA" w:rsidRDefault="00097076" w:rsidP="00097076">
      <w:pPr>
        <w:pStyle w:val="Code"/>
        <w:rPr>
          <w:highlight w:val="white"/>
        </w:rPr>
      </w:pPr>
      <w:r w:rsidRPr="00903DBA">
        <w:rPr>
          <w:highlight w:val="white"/>
        </w:rPr>
        <w:t xml:space="preserve">              (sort == Sort.</w:t>
      </w:r>
      <w:r w:rsidR="001220BA" w:rsidRPr="00903DBA">
        <w:rPr>
          <w:highlight w:val="white"/>
        </w:rPr>
        <w:t>LongDouble</w:t>
      </w:r>
      <w:r w:rsidRPr="00903DBA">
        <w:rPr>
          <w:highlight w:val="white"/>
        </w:rPr>
        <w:t>)) &amp;&amp; !text.Contains(".")) {</w:t>
      </w:r>
    </w:p>
    <w:p w14:paraId="04BB7BD2" w14:textId="77777777" w:rsidR="00097076" w:rsidRPr="00903DBA" w:rsidRDefault="00097076" w:rsidP="00097076">
      <w:pPr>
        <w:pStyle w:val="Code"/>
        <w:rPr>
          <w:highlight w:val="white"/>
        </w:rPr>
      </w:pPr>
      <w:r w:rsidRPr="00903DBA">
        <w:rPr>
          <w:highlight w:val="white"/>
        </w:rPr>
        <w:t xml:space="preserve">            text += ".0";</w:t>
      </w:r>
    </w:p>
    <w:p w14:paraId="2789E7E1" w14:textId="77777777" w:rsidR="00097076" w:rsidRPr="00903DBA" w:rsidRDefault="00097076" w:rsidP="00097076">
      <w:pPr>
        <w:pStyle w:val="Code"/>
        <w:rPr>
          <w:highlight w:val="white"/>
        </w:rPr>
      </w:pPr>
      <w:r w:rsidRPr="00903DBA">
        <w:rPr>
          <w:highlight w:val="white"/>
        </w:rPr>
        <w:t xml:space="preserve">          }</w:t>
      </w:r>
    </w:p>
    <w:p w14:paraId="70916C3E" w14:textId="507A5D87" w:rsidR="00097076" w:rsidRPr="00903DBA" w:rsidRDefault="00E85B63" w:rsidP="00E85B63">
      <w:pPr>
        <w:rPr>
          <w:highlight w:val="white"/>
        </w:rPr>
      </w:pPr>
      <w:r w:rsidRPr="00903DBA">
        <w:rPr>
          <w:highlight w:val="white"/>
        </w:rPr>
        <w:t xml:space="preserve">When we define the value, we use different directives depending on the size of the value: </w:t>
      </w:r>
      <w:r w:rsidRPr="00903DBA">
        <w:rPr>
          <w:rStyle w:val="KeyWord0"/>
          <w:highlight w:val="white"/>
        </w:rPr>
        <w:t>db</w:t>
      </w:r>
      <w:r w:rsidRPr="00903DBA">
        <w:rPr>
          <w:highlight w:val="white"/>
        </w:rPr>
        <w:t xml:space="preserve"> (define byte) for one byte, </w:t>
      </w:r>
      <w:r w:rsidRPr="00903DBA">
        <w:rPr>
          <w:rStyle w:val="KeyWord0"/>
          <w:highlight w:val="white"/>
        </w:rPr>
        <w:t>dw</w:t>
      </w:r>
      <w:r w:rsidRPr="00903DBA">
        <w:rPr>
          <w:highlight w:val="white"/>
        </w:rPr>
        <w:t xml:space="preserve"> (define word) for two bytes, </w:t>
      </w:r>
      <w:r w:rsidRPr="00903DBA">
        <w:rPr>
          <w:rStyle w:val="KeyWord0"/>
          <w:highlight w:val="white"/>
        </w:rPr>
        <w:t>dd</w:t>
      </w:r>
      <w:r w:rsidRPr="00903DBA">
        <w:rPr>
          <w:highlight w:val="white"/>
        </w:rPr>
        <w:t xml:space="preserve"> (define double-word) for four bytes, and </w:t>
      </w:r>
      <w:r w:rsidRPr="00903DBA">
        <w:rPr>
          <w:rStyle w:val="KeyWord0"/>
          <w:highlight w:val="white"/>
        </w:rPr>
        <w:t>dq</w:t>
      </w:r>
      <w:r w:rsidRPr="00903DBA">
        <w:rPr>
          <w:highlight w:val="white"/>
        </w:rPr>
        <w:t xml:space="preserve"> (define </w:t>
      </w:r>
      <w:r w:rsidR="00EF6EC1" w:rsidRPr="00903DBA">
        <w:rPr>
          <w:highlight w:val="white"/>
        </w:rPr>
        <w:t>quarto) for eight bytes.</w:t>
      </w:r>
    </w:p>
    <w:p w14:paraId="15F267A2" w14:textId="77777777" w:rsidR="00097076" w:rsidRPr="00903DBA" w:rsidRDefault="00097076" w:rsidP="00097076">
      <w:pPr>
        <w:pStyle w:val="Code"/>
        <w:rPr>
          <w:highlight w:val="white"/>
        </w:rPr>
      </w:pPr>
      <w:r w:rsidRPr="00903DBA">
        <w:rPr>
          <w:highlight w:val="white"/>
        </w:rPr>
        <w:t xml:space="preserve">          switch (TypeSize.Size(sort)) {</w:t>
      </w:r>
    </w:p>
    <w:p w14:paraId="0F7E74EA" w14:textId="77777777" w:rsidR="00097076" w:rsidRPr="00903DBA" w:rsidRDefault="00097076" w:rsidP="00097076">
      <w:pPr>
        <w:pStyle w:val="Code"/>
        <w:rPr>
          <w:highlight w:val="white"/>
        </w:rPr>
      </w:pPr>
      <w:r w:rsidRPr="00903DBA">
        <w:rPr>
          <w:highlight w:val="white"/>
        </w:rPr>
        <w:t xml:space="preserve">            case 1:</w:t>
      </w:r>
    </w:p>
    <w:p w14:paraId="0157FE4B" w14:textId="77777777" w:rsidR="00097076" w:rsidRPr="00903DBA" w:rsidRDefault="00097076" w:rsidP="00097076">
      <w:pPr>
        <w:pStyle w:val="Code"/>
        <w:rPr>
          <w:highlight w:val="white"/>
        </w:rPr>
      </w:pPr>
      <w:r w:rsidRPr="00903DBA">
        <w:rPr>
          <w:highlight w:val="white"/>
        </w:rPr>
        <w:t xml:space="preserve">              return "\tdb " + text;</w:t>
      </w:r>
    </w:p>
    <w:p w14:paraId="27C32916" w14:textId="77777777" w:rsidR="00097076" w:rsidRPr="00903DBA" w:rsidRDefault="00097076" w:rsidP="00097076">
      <w:pPr>
        <w:pStyle w:val="Code"/>
        <w:rPr>
          <w:highlight w:val="white"/>
        </w:rPr>
      </w:pPr>
    </w:p>
    <w:p w14:paraId="050C006C" w14:textId="77777777" w:rsidR="00097076" w:rsidRPr="00903DBA" w:rsidRDefault="00097076" w:rsidP="00097076">
      <w:pPr>
        <w:pStyle w:val="Code"/>
        <w:rPr>
          <w:highlight w:val="white"/>
        </w:rPr>
      </w:pPr>
      <w:r w:rsidRPr="00903DBA">
        <w:rPr>
          <w:highlight w:val="white"/>
        </w:rPr>
        <w:t xml:space="preserve">            case 2:</w:t>
      </w:r>
    </w:p>
    <w:p w14:paraId="3878DC88" w14:textId="77777777" w:rsidR="00097076" w:rsidRPr="00903DBA" w:rsidRDefault="00097076" w:rsidP="00097076">
      <w:pPr>
        <w:pStyle w:val="Code"/>
        <w:rPr>
          <w:highlight w:val="white"/>
        </w:rPr>
      </w:pPr>
      <w:r w:rsidRPr="00903DBA">
        <w:rPr>
          <w:highlight w:val="white"/>
        </w:rPr>
        <w:t xml:space="preserve">              return "\tdw " + text;</w:t>
      </w:r>
    </w:p>
    <w:p w14:paraId="0FB10C76" w14:textId="77777777" w:rsidR="00097076" w:rsidRPr="00903DBA" w:rsidRDefault="00097076" w:rsidP="00097076">
      <w:pPr>
        <w:pStyle w:val="Code"/>
        <w:rPr>
          <w:highlight w:val="white"/>
        </w:rPr>
      </w:pPr>
    </w:p>
    <w:p w14:paraId="1637CBC2" w14:textId="77777777" w:rsidR="00097076" w:rsidRPr="00903DBA" w:rsidRDefault="00097076" w:rsidP="00097076">
      <w:pPr>
        <w:pStyle w:val="Code"/>
        <w:rPr>
          <w:highlight w:val="white"/>
        </w:rPr>
      </w:pPr>
      <w:r w:rsidRPr="00903DBA">
        <w:rPr>
          <w:highlight w:val="white"/>
        </w:rPr>
        <w:t xml:space="preserve">            case 4:</w:t>
      </w:r>
    </w:p>
    <w:p w14:paraId="7590907D" w14:textId="77777777" w:rsidR="00097076" w:rsidRPr="00903DBA" w:rsidRDefault="00097076" w:rsidP="00097076">
      <w:pPr>
        <w:pStyle w:val="Code"/>
        <w:rPr>
          <w:highlight w:val="white"/>
        </w:rPr>
      </w:pPr>
      <w:r w:rsidRPr="00903DBA">
        <w:rPr>
          <w:highlight w:val="white"/>
        </w:rPr>
        <w:t xml:space="preserve">              return "\tdd " + text;</w:t>
      </w:r>
    </w:p>
    <w:p w14:paraId="46040265" w14:textId="77777777" w:rsidR="00097076" w:rsidRPr="00903DBA" w:rsidRDefault="00097076" w:rsidP="00097076">
      <w:pPr>
        <w:pStyle w:val="Code"/>
        <w:rPr>
          <w:highlight w:val="white"/>
        </w:rPr>
      </w:pPr>
    </w:p>
    <w:p w14:paraId="22DCC79E" w14:textId="3F23FCCE" w:rsidR="00097076" w:rsidRPr="00903DBA" w:rsidRDefault="00097076" w:rsidP="00097076">
      <w:pPr>
        <w:pStyle w:val="Code"/>
        <w:rPr>
          <w:highlight w:val="white"/>
        </w:rPr>
      </w:pPr>
      <w:r w:rsidRPr="00903DBA">
        <w:rPr>
          <w:highlight w:val="white"/>
        </w:rPr>
        <w:t xml:space="preserve">            </w:t>
      </w:r>
      <w:r w:rsidR="00D319AD" w:rsidRPr="00903DBA">
        <w:rPr>
          <w:highlight w:val="white"/>
        </w:rPr>
        <w:t>case 8:</w:t>
      </w:r>
    </w:p>
    <w:p w14:paraId="0AE2B398" w14:textId="77777777" w:rsidR="00097076" w:rsidRPr="00903DBA" w:rsidRDefault="00097076" w:rsidP="00097076">
      <w:pPr>
        <w:pStyle w:val="Code"/>
        <w:rPr>
          <w:highlight w:val="white"/>
        </w:rPr>
      </w:pPr>
      <w:r w:rsidRPr="00903DBA">
        <w:rPr>
          <w:highlight w:val="white"/>
        </w:rPr>
        <w:t xml:space="preserve">              return "\tdq " + text;</w:t>
      </w:r>
    </w:p>
    <w:p w14:paraId="361094BA" w14:textId="77777777" w:rsidR="00097076" w:rsidRPr="00903DBA" w:rsidRDefault="00097076" w:rsidP="00097076">
      <w:pPr>
        <w:pStyle w:val="Code"/>
        <w:rPr>
          <w:highlight w:val="white"/>
        </w:rPr>
      </w:pPr>
      <w:r w:rsidRPr="00903DBA">
        <w:rPr>
          <w:highlight w:val="white"/>
        </w:rPr>
        <w:t xml:space="preserve">          }</w:t>
      </w:r>
    </w:p>
    <w:p w14:paraId="35267A7D" w14:textId="77777777" w:rsidR="00097076" w:rsidRPr="00903DBA" w:rsidRDefault="00097076" w:rsidP="00097076">
      <w:pPr>
        <w:pStyle w:val="Code"/>
        <w:rPr>
          <w:highlight w:val="white"/>
        </w:rPr>
      </w:pPr>
      <w:r w:rsidRPr="00903DBA">
        <w:rPr>
          <w:highlight w:val="white"/>
        </w:rPr>
        <w:t xml:space="preserve">        }</w:t>
      </w:r>
    </w:p>
    <w:p w14:paraId="2035DBDD" w14:textId="77777777" w:rsidR="00097076" w:rsidRPr="00903DBA" w:rsidRDefault="00097076" w:rsidP="00097076">
      <w:pPr>
        <w:pStyle w:val="Code"/>
        <w:rPr>
          <w:highlight w:val="white"/>
        </w:rPr>
      </w:pPr>
      <w:r w:rsidRPr="00903DBA">
        <w:rPr>
          <w:highlight w:val="white"/>
        </w:rPr>
        <w:t xml:space="preserve">      }</w:t>
      </w:r>
    </w:p>
    <w:p w14:paraId="29D09D98" w14:textId="487FC02E" w:rsidR="00A06DFC" w:rsidRPr="00903DBA" w:rsidRDefault="00A06DFC" w:rsidP="00A06DFC">
      <w:pPr>
        <w:rPr>
          <w:highlight w:val="white"/>
        </w:rPr>
      </w:pPr>
      <w:r w:rsidRPr="00903DBA">
        <w:rPr>
          <w:highlight w:val="white"/>
        </w:rPr>
        <w:t>When defining an address, w</w:t>
      </w:r>
      <w:r w:rsidR="00120DE0" w:rsidRPr="00903DBA">
        <w:rPr>
          <w:highlight w:val="white"/>
        </w:rPr>
        <w:t>e</w:t>
      </w:r>
      <w:r w:rsidRPr="00903DBA">
        <w:rPr>
          <w:highlight w:val="white"/>
        </w:rPr>
        <w:t xml:space="preserve"> use the </w:t>
      </w:r>
      <w:r w:rsidRPr="00903DBA">
        <w:rPr>
          <w:rStyle w:val="KeyWord0"/>
          <w:highlight w:val="white"/>
        </w:rPr>
        <w:t>dq</w:t>
      </w:r>
      <w:r w:rsidRPr="00903DBA">
        <w:rPr>
          <w:highlight w:val="white"/>
        </w:rPr>
        <w:t xml:space="preserve"> directive, since the size of addresses is eight bytes.</w:t>
      </w:r>
      <w:r w:rsidR="00120DE0" w:rsidRPr="00903DBA">
        <w:rPr>
          <w:highlight w:val="white"/>
        </w:rPr>
        <w:t xml:space="preserve"> The </w:t>
      </w:r>
      <w:r w:rsidR="00120DE0" w:rsidRPr="00903DBA">
        <w:rPr>
          <w:rStyle w:val="KeyWord0"/>
          <w:highlight w:val="white"/>
        </w:rPr>
        <w:t>WithSign</w:t>
      </w:r>
      <w:r w:rsidR="00120DE0" w:rsidRPr="00903DBA">
        <w:rPr>
          <w:highlight w:val="white"/>
        </w:rPr>
        <w:t xml:space="preserve"> method write a positive or negative offset, unless the offset is zero.</w:t>
      </w:r>
    </w:p>
    <w:p w14:paraId="433AA184" w14:textId="77777777" w:rsidR="00A06DFC" w:rsidRPr="00903DBA" w:rsidRDefault="00A06DFC" w:rsidP="00A06DFC">
      <w:pPr>
        <w:pStyle w:val="Code"/>
        <w:rPr>
          <w:highlight w:val="white"/>
        </w:rPr>
      </w:pPr>
      <w:r w:rsidRPr="00903DBA">
        <w:rPr>
          <w:highlight w:val="white"/>
        </w:rPr>
        <w:t xml:space="preserve">      else if (Operator == AssemblyOperator.define_address) {</w:t>
      </w:r>
    </w:p>
    <w:p w14:paraId="3B5321DD" w14:textId="77777777" w:rsidR="00A06DFC" w:rsidRPr="00903DBA" w:rsidRDefault="00A06DFC" w:rsidP="00A06DFC">
      <w:pPr>
        <w:pStyle w:val="Code"/>
        <w:rPr>
          <w:highlight w:val="white"/>
        </w:rPr>
      </w:pPr>
      <w:r w:rsidRPr="00903DBA">
        <w:rPr>
          <w:highlight w:val="white"/>
        </w:rPr>
        <w:t xml:space="preserve">        string name = (string) operand0;</w:t>
      </w:r>
    </w:p>
    <w:p w14:paraId="7F46FE1D" w14:textId="77777777" w:rsidR="00A06DFC" w:rsidRPr="00903DBA" w:rsidRDefault="00A06DFC" w:rsidP="00A06DFC">
      <w:pPr>
        <w:pStyle w:val="Code"/>
        <w:rPr>
          <w:highlight w:val="white"/>
        </w:rPr>
      </w:pPr>
      <w:r w:rsidRPr="00903DBA">
        <w:rPr>
          <w:highlight w:val="white"/>
        </w:rPr>
        <w:t xml:space="preserve">        int offset = (int) operand1;</w:t>
      </w:r>
    </w:p>
    <w:p w14:paraId="618F8EC7" w14:textId="77777777" w:rsidR="00A06DFC" w:rsidRPr="00903DBA" w:rsidRDefault="00A06DFC" w:rsidP="00A06DFC">
      <w:pPr>
        <w:pStyle w:val="Code"/>
        <w:rPr>
          <w:highlight w:val="white"/>
        </w:rPr>
      </w:pPr>
      <w:r w:rsidRPr="00903DBA">
        <w:rPr>
          <w:highlight w:val="white"/>
        </w:rPr>
        <w:t xml:space="preserve">        return "\tdq " + name + WithSign(offset);</w:t>
      </w:r>
    </w:p>
    <w:p w14:paraId="5B654607" w14:textId="77777777" w:rsidR="00A06DFC" w:rsidRPr="00903DBA" w:rsidRDefault="00A06DFC" w:rsidP="00A06DFC">
      <w:pPr>
        <w:pStyle w:val="Code"/>
        <w:rPr>
          <w:highlight w:val="white"/>
        </w:rPr>
      </w:pPr>
      <w:r w:rsidRPr="00903DBA">
        <w:rPr>
          <w:highlight w:val="white"/>
        </w:rPr>
        <w:t xml:space="preserve">      }</w:t>
      </w:r>
    </w:p>
    <w:p w14:paraId="573C5D4C" w14:textId="77777777" w:rsidR="00A06DFC" w:rsidRPr="00903DBA" w:rsidRDefault="00A06DFC" w:rsidP="00A06DFC">
      <w:pPr>
        <w:rPr>
          <w:highlight w:val="white"/>
        </w:rPr>
      </w:pPr>
      <w:r w:rsidRPr="00903DBA">
        <w:rPr>
          <w:highlight w:val="white"/>
        </w:rPr>
        <w:t xml:space="preserve">When defining a sequence of zeros, we use the </w:t>
      </w:r>
      <w:r w:rsidRPr="00903DBA">
        <w:rPr>
          <w:rStyle w:val="KeyWord0"/>
          <w:highlight w:val="white"/>
        </w:rPr>
        <w:t>times</w:t>
      </w:r>
      <w:r w:rsidRPr="00903DBA">
        <w:rPr>
          <w:highlight w:val="white"/>
        </w:rPr>
        <w:t xml:space="preserve"> and </w:t>
      </w:r>
      <w:r w:rsidRPr="00903DBA">
        <w:rPr>
          <w:rStyle w:val="KeyWord0"/>
          <w:highlight w:val="white"/>
        </w:rPr>
        <w:t>db</w:t>
      </w:r>
      <w:r w:rsidRPr="00903DBA">
        <w:rPr>
          <w:highlight w:val="white"/>
        </w:rPr>
        <w:t xml:space="preserve"> directive, which repeats the following definition, which is the zero value of one-byte size.</w:t>
      </w:r>
    </w:p>
    <w:p w14:paraId="41D415E2" w14:textId="77777777" w:rsidR="00A06DFC" w:rsidRPr="00903DBA" w:rsidRDefault="00A06DFC" w:rsidP="00A06DFC">
      <w:pPr>
        <w:pStyle w:val="Code"/>
        <w:rPr>
          <w:highlight w:val="white"/>
        </w:rPr>
      </w:pPr>
      <w:r w:rsidRPr="00903DBA">
        <w:rPr>
          <w:highlight w:val="white"/>
        </w:rPr>
        <w:t xml:space="preserve">      else if (Operator == AssemblyOperator.define_zero_sequence) {</w:t>
      </w:r>
    </w:p>
    <w:p w14:paraId="005860D0" w14:textId="77777777" w:rsidR="00A06DFC" w:rsidRPr="00903DBA" w:rsidRDefault="00A06DFC" w:rsidP="00A06DFC">
      <w:pPr>
        <w:pStyle w:val="Code"/>
        <w:rPr>
          <w:highlight w:val="white"/>
        </w:rPr>
      </w:pPr>
      <w:r w:rsidRPr="00903DBA">
        <w:rPr>
          <w:highlight w:val="white"/>
        </w:rPr>
        <w:t xml:space="preserve">        int size = (int) operand0;</w:t>
      </w:r>
    </w:p>
    <w:p w14:paraId="5986B9A4" w14:textId="77777777" w:rsidR="00A06DFC" w:rsidRPr="00903DBA" w:rsidRDefault="00A06DFC" w:rsidP="00A06DFC">
      <w:pPr>
        <w:pStyle w:val="Code"/>
        <w:rPr>
          <w:highlight w:val="white"/>
        </w:rPr>
      </w:pPr>
      <w:r w:rsidRPr="00903DBA">
        <w:rPr>
          <w:highlight w:val="white"/>
        </w:rPr>
        <w:t xml:space="preserve">        return "\ttimes " + size + " db 0";</w:t>
      </w:r>
    </w:p>
    <w:p w14:paraId="208CBD9F" w14:textId="67FC8358" w:rsidR="00A06DFC" w:rsidRPr="00903DBA" w:rsidRDefault="00A06DFC" w:rsidP="00A06DFC">
      <w:pPr>
        <w:pStyle w:val="Code"/>
        <w:rPr>
          <w:highlight w:val="white"/>
        </w:rPr>
      </w:pPr>
      <w:r w:rsidRPr="00903DBA">
        <w:rPr>
          <w:highlight w:val="white"/>
        </w:rPr>
        <w:t xml:space="preserve">      }</w:t>
      </w:r>
    </w:p>
    <w:p w14:paraId="5D47B09E" w14:textId="0653A02B" w:rsidR="00120DE0" w:rsidRPr="00903DBA" w:rsidRDefault="00120DE0" w:rsidP="00120DE0">
      <w:pPr>
        <w:rPr>
          <w:highlight w:val="white"/>
        </w:rPr>
      </w:pPr>
      <w:r w:rsidRPr="00903DBA">
        <w:rPr>
          <w:highlight w:val="white"/>
        </w:rPr>
        <w:t xml:space="preserve">For a jump or function call, we use the </w:t>
      </w:r>
      <w:r w:rsidRPr="00903DBA">
        <w:rPr>
          <w:rStyle w:val="KeyWord0"/>
          <w:highlight w:val="white"/>
        </w:rPr>
        <w:t>jmp</w:t>
      </w:r>
      <w:r w:rsidRPr="00903DBA">
        <w:rPr>
          <w:highlight w:val="white"/>
        </w:rPr>
        <w:t xml:space="preserve"> instruction.</w:t>
      </w:r>
    </w:p>
    <w:p w14:paraId="4D406794" w14:textId="77777777" w:rsidR="00097076" w:rsidRPr="00903DBA" w:rsidRDefault="00097076" w:rsidP="00097076">
      <w:pPr>
        <w:pStyle w:val="Code"/>
        <w:rPr>
          <w:highlight w:val="white"/>
        </w:rPr>
      </w:pPr>
      <w:r w:rsidRPr="00903DBA">
        <w:rPr>
          <w:highlight w:val="white"/>
        </w:rPr>
        <w:t xml:space="preserve">      else if (IsJumpRegister() || IsCallRegister() ||</w:t>
      </w:r>
    </w:p>
    <w:p w14:paraId="3AD27EBE" w14:textId="77777777" w:rsidR="00097076" w:rsidRPr="00903DBA" w:rsidRDefault="00097076" w:rsidP="00097076">
      <w:pPr>
        <w:pStyle w:val="Code"/>
        <w:rPr>
          <w:highlight w:val="white"/>
        </w:rPr>
      </w:pPr>
      <w:r w:rsidRPr="00903DBA">
        <w:rPr>
          <w:highlight w:val="white"/>
        </w:rPr>
        <w:t xml:space="preserve">               IsCallNotRegister()) {</w:t>
      </w:r>
    </w:p>
    <w:p w14:paraId="38552108" w14:textId="77777777" w:rsidR="00097076" w:rsidRPr="00903DBA" w:rsidRDefault="00097076" w:rsidP="00097076">
      <w:pPr>
        <w:pStyle w:val="Code"/>
        <w:rPr>
          <w:highlight w:val="white"/>
        </w:rPr>
      </w:pPr>
      <w:r w:rsidRPr="00903DBA">
        <w:rPr>
          <w:highlight w:val="white"/>
        </w:rPr>
        <w:t xml:space="preserve">        return "\tjmp " + operand0;</w:t>
      </w:r>
    </w:p>
    <w:p w14:paraId="34E0F9DD" w14:textId="0216E7D8" w:rsidR="00097076" w:rsidRPr="00903DBA" w:rsidRDefault="00097076" w:rsidP="00097076">
      <w:pPr>
        <w:pStyle w:val="Code"/>
        <w:rPr>
          <w:highlight w:val="white"/>
        </w:rPr>
      </w:pPr>
      <w:r w:rsidRPr="00903DBA">
        <w:rPr>
          <w:highlight w:val="white"/>
        </w:rPr>
        <w:t xml:space="preserve">      }</w:t>
      </w:r>
    </w:p>
    <w:p w14:paraId="43C90C15" w14:textId="402BCB39" w:rsidR="00120DE0" w:rsidRPr="00903DBA" w:rsidRDefault="00120DE0" w:rsidP="003F58A9">
      <w:pPr>
        <w:rPr>
          <w:highlight w:val="white"/>
        </w:rPr>
      </w:pPr>
      <w:r w:rsidRPr="00903DBA">
        <w:rPr>
          <w:highlight w:val="white"/>
        </w:rPr>
        <w:t xml:space="preserve">For </w:t>
      </w:r>
      <w:r w:rsidR="003F58A9" w:rsidRPr="00903DBA">
        <w:rPr>
          <w:highlight w:val="white"/>
        </w:rPr>
        <w:t xml:space="preserve">address return, we load the </w:t>
      </w:r>
      <w:r w:rsidR="001E6DE8" w:rsidRPr="00903DBA">
        <w:rPr>
          <w:highlight w:val="white"/>
        </w:rPr>
        <w:t>target into the address.</w:t>
      </w:r>
    </w:p>
    <w:p w14:paraId="35DE517A" w14:textId="244C4948" w:rsidR="00097076" w:rsidRPr="00903DBA" w:rsidRDefault="00097076" w:rsidP="00097076">
      <w:pPr>
        <w:pStyle w:val="Code"/>
        <w:rPr>
          <w:highlight w:val="white"/>
        </w:rPr>
      </w:pPr>
      <w:r w:rsidRPr="00903DBA">
        <w:rPr>
          <w:highlight w:val="white"/>
        </w:rPr>
        <w:t xml:space="preserve">      else if (Operator == AssemblyOperator.</w:t>
      </w:r>
      <w:r w:rsidR="007E5B53" w:rsidRPr="00903DBA">
        <w:rPr>
          <w:highlight w:val="white"/>
        </w:rPr>
        <w:t>return_address</w:t>
      </w:r>
      <w:r w:rsidRPr="00903DBA">
        <w:rPr>
          <w:highlight w:val="white"/>
        </w:rPr>
        <w:t>) {</w:t>
      </w:r>
    </w:p>
    <w:p w14:paraId="2CE88605" w14:textId="77777777" w:rsidR="00097076" w:rsidRPr="00903DBA" w:rsidRDefault="00097076" w:rsidP="00097076">
      <w:pPr>
        <w:pStyle w:val="Code"/>
        <w:rPr>
          <w:highlight w:val="white"/>
        </w:rPr>
      </w:pPr>
      <w:r w:rsidRPr="00903DBA">
        <w:rPr>
          <w:highlight w:val="white"/>
        </w:rPr>
        <w:t xml:space="preserve">        string target = SymbolTable.CurrentFunction.UniqueName +</w:t>
      </w:r>
    </w:p>
    <w:p w14:paraId="6F6A3957" w14:textId="77777777" w:rsidR="00097076" w:rsidRPr="00903DBA" w:rsidRDefault="00097076" w:rsidP="00097076">
      <w:pPr>
        <w:pStyle w:val="Code"/>
        <w:rPr>
          <w:highlight w:val="white"/>
        </w:rPr>
      </w:pPr>
      <w:r w:rsidRPr="00903DBA">
        <w:rPr>
          <w:highlight w:val="white"/>
        </w:rPr>
        <w:t xml:space="preserve">                        Symbol.SeparatorId + operand2;</w:t>
      </w:r>
    </w:p>
    <w:p w14:paraId="5926C267" w14:textId="77777777" w:rsidR="00097076" w:rsidRPr="00903DBA" w:rsidRDefault="00097076" w:rsidP="00097076">
      <w:pPr>
        <w:pStyle w:val="Code"/>
        <w:rPr>
          <w:highlight w:val="white"/>
        </w:rPr>
      </w:pPr>
      <w:r w:rsidRPr="00903DBA">
        <w:rPr>
          <w:highlight w:val="white"/>
        </w:rPr>
        <w:t xml:space="preserve">        return "\tmov qword [" + operand0 + WithSign(operand1) + "], " +</w:t>
      </w:r>
    </w:p>
    <w:p w14:paraId="3EFCD6BD" w14:textId="77777777" w:rsidR="00097076" w:rsidRPr="00903DBA" w:rsidRDefault="00097076" w:rsidP="00097076">
      <w:pPr>
        <w:pStyle w:val="Code"/>
        <w:rPr>
          <w:highlight w:val="white"/>
        </w:rPr>
      </w:pPr>
      <w:r w:rsidRPr="00903DBA">
        <w:rPr>
          <w:highlight w:val="white"/>
        </w:rPr>
        <w:t xml:space="preserve">               target;</w:t>
      </w:r>
    </w:p>
    <w:p w14:paraId="04C6EB07" w14:textId="6B20329B" w:rsidR="00097076" w:rsidRPr="00903DBA" w:rsidRDefault="00097076" w:rsidP="00097076">
      <w:pPr>
        <w:pStyle w:val="Code"/>
        <w:rPr>
          <w:highlight w:val="white"/>
        </w:rPr>
      </w:pPr>
      <w:r w:rsidRPr="00903DBA">
        <w:rPr>
          <w:highlight w:val="white"/>
        </w:rPr>
        <w:t xml:space="preserve">      }</w:t>
      </w:r>
    </w:p>
    <w:p w14:paraId="4D424989" w14:textId="4E043D83" w:rsidR="001E6DE8" w:rsidRPr="00903DBA" w:rsidRDefault="001E6DE8" w:rsidP="00205DE5">
      <w:pPr>
        <w:rPr>
          <w:highlight w:val="white"/>
        </w:rPr>
      </w:pPr>
      <w:r w:rsidRPr="00903DBA">
        <w:rPr>
          <w:highlight w:val="white"/>
        </w:rPr>
        <w:lastRenderedPageBreak/>
        <w:t xml:space="preserve">In case of </w:t>
      </w:r>
      <w:r w:rsidR="00152FCB" w:rsidRPr="00903DBA">
        <w:rPr>
          <w:highlight w:val="white"/>
        </w:rPr>
        <w:t>conditional</w:t>
      </w:r>
      <w:r w:rsidRPr="00903DBA">
        <w:rPr>
          <w:highlight w:val="white"/>
        </w:rPr>
        <w:t xml:space="preserve"> and uncondition</w:t>
      </w:r>
      <w:r w:rsidR="00152FCB" w:rsidRPr="00903DBA">
        <w:rPr>
          <w:highlight w:val="white"/>
        </w:rPr>
        <w:t>al</w:t>
      </w:r>
      <w:r w:rsidRPr="00903DBA">
        <w:rPr>
          <w:highlight w:val="white"/>
        </w:rPr>
        <w:t xml:space="preserve"> jump instructions</w:t>
      </w:r>
      <w:r w:rsidR="00EF3244" w:rsidRPr="00903DBA">
        <w:rPr>
          <w:highlight w:val="white"/>
        </w:rPr>
        <w:t>, we have three cases. If the third operand (</w:t>
      </w:r>
      <w:r w:rsidR="00EF3244" w:rsidRPr="00903DBA">
        <w:rPr>
          <w:rStyle w:val="KeyWord0"/>
          <w:highlight w:val="white"/>
        </w:rPr>
        <w:t>operand2</w:t>
      </w:r>
      <w:r w:rsidR="00EF3244" w:rsidRPr="00903DBA">
        <w:rPr>
          <w:highlight w:val="white"/>
        </w:rPr>
        <w:t xml:space="preserve">) is an integer, </w:t>
      </w:r>
      <w:r w:rsidR="00F42015" w:rsidRPr="00903DBA">
        <w:rPr>
          <w:highlight w:val="white"/>
        </w:rPr>
        <w:t xml:space="preserve">we jump to the address of a middle code instruction. More specific, </w:t>
      </w:r>
      <w:r w:rsidR="0058403E" w:rsidRPr="00903DBA">
        <w:rPr>
          <w:highlight w:val="white"/>
        </w:rPr>
        <w:t>we jump to a</w:t>
      </w:r>
      <w:r w:rsidR="00EF3244" w:rsidRPr="00903DBA">
        <w:rPr>
          <w:highlight w:val="white"/>
        </w:rPr>
        <w:t xml:space="preserve"> </w:t>
      </w:r>
      <w:r w:rsidR="0058403E" w:rsidRPr="00903DBA">
        <w:rPr>
          <w:highlight w:val="white"/>
        </w:rPr>
        <w:t>label</w:t>
      </w:r>
      <w:r w:rsidR="00EF3244" w:rsidRPr="00903DBA">
        <w:rPr>
          <w:highlight w:val="white"/>
        </w:rPr>
        <w:t xml:space="preserve">, which is </w:t>
      </w:r>
      <w:r w:rsidR="0058403E" w:rsidRPr="00903DBA">
        <w:rPr>
          <w:highlight w:val="white"/>
        </w:rPr>
        <w:t xml:space="preserve">made up by </w:t>
      </w:r>
      <w:r w:rsidR="00EF3244" w:rsidRPr="00903DBA">
        <w:rPr>
          <w:highlight w:val="white"/>
        </w:rPr>
        <w:t xml:space="preserve">the name of the current function, and the </w:t>
      </w:r>
      <w:r w:rsidR="00F42015" w:rsidRPr="00903DBA">
        <w:rPr>
          <w:highlight w:val="white"/>
        </w:rPr>
        <w:t xml:space="preserve">middle code </w:t>
      </w:r>
      <w:r w:rsidR="00EF3244" w:rsidRPr="00903DBA">
        <w:rPr>
          <w:highlight w:val="white"/>
        </w:rPr>
        <w:t>index given by the third operand</w:t>
      </w:r>
      <w:r w:rsidR="00F42015" w:rsidRPr="00903DBA">
        <w:rPr>
          <w:highlight w:val="white"/>
        </w:rPr>
        <w:t>.</w:t>
      </w:r>
    </w:p>
    <w:p w14:paraId="5E332144" w14:textId="77777777" w:rsidR="00097076" w:rsidRPr="00903DBA" w:rsidRDefault="00097076" w:rsidP="00097076">
      <w:pPr>
        <w:pStyle w:val="Code"/>
        <w:rPr>
          <w:highlight w:val="white"/>
        </w:rPr>
      </w:pPr>
      <w:r w:rsidRPr="00903DBA">
        <w:rPr>
          <w:highlight w:val="white"/>
        </w:rPr>
        <w:t xml:space="preserve">      else if (IsRelationNotRegister() || IsJumpNotRegister()) {</w:t>
      </w:r>
    </w:p>
    <w:p w14:paraId="5A95F480" w14:textId="4DCCEB16" w:rsidR="00F42015" w:rsidRPr="00903DBA" w:rsidRDefault="00F42015" w:rsidP="00F42015">
      <w:pPr>
        <w:rPr>
          <w:highlight w:val="white"/>
        </w:rPr>
      </w:pPr>
      <w:r w:rsidRPr="00903DBA">
        <w:rPr>
          <w:highlight w:val="white"/>
        </w:rPr>
        <w:t xml:space="preserve">If the third operand is string, </w:t>
      </w:r>
      <w:r w:rsidR="00140333" w:rsidRPr="00903DBA">
        <w:rPr>
          <w:highlight w:val="white"/>
        </w:rPr>
        <w:t xml:space="preserve">we have a special case: the jump instruction is part of the handling of the command line arguments. </w:t>
      </w:r>
      <w:r w:rsidR="00832C1C" w:rsidRPr="00903DBA">
        <w:rPr>
          <w:highlight w:val="white"/>
        </w:rPr>
        <w:t>W</w:t>
      </w:r>
      <w:r w:rsidRPr="00903DBA">
        <w:rPr>
          <w:highlight w:val="white"/>
        </w:rPr>
        <w:t>e simply jump to the address given by the string.</w:t>
      </w:r>
    </w:p>
    <w:p w14:paraId="0A6A2B5D" w14:textId="3FE4658B" w:rsidR="00832C1C" w:rsidRPr="00903DBA" w:rsidRDefault="006A0607" w:rsidP="00832C1C">
      <w:pPr>
        <w:rPr>
          <w:highlight w:val="white"/>
        </w:rPr>
      </w:pPr>
      <w:r w:rsidRPr="00903DBA">
        <w:rPr>
          <w:highlight w:val="white"/>
        </w:rPr>
        <w:t xml:space="preserve">Otherwise, </w:t>
      </w:r>
      <w:r w:rsidR="00EA734C" w:rsidRPr="00903DBA">
        <w:rPr>
          <w:highlight w:val="white"/>
        </w:rPr>
        <w:t>we have jump in a memory copy of a struct or union.</w:t>
      </w:r>
    </w:p>
    <w:p w14:paraId="2420B335" w14:textId="77777777" w:rsidR="00FF76E5" w:rsidRPr="00903DBA" w:rsidRDefault="00FF76E5" w:rsidP="00FF76E5">
      <w:pPr>
        <w:pStyle w:val="Code"/>
        <w:rPr>
          <w:highlight w:val="white"/>
        </w:rPr>
      </w:pPr>
      <w:r w:rsidRPr="00903DBA">
        <w:rPr>
          <w:highlight w:val="white"/>
        </w:rPr>
        <w:t xml:space="preserve">        Assert.ErrorXXX(operand2 is int);</w:t>
      </w:r>
    </w:p>
    <w:p w14:paraId="1587C9EE" w14:textId="77777777" w:rsidR="00FF76E5" w:rsidRPr="00903DBA" w:rsidRDefault="00FF76E5" w:rsidP="00FF76E5">
      <w:pPr>
        <w:pStyle w:val="Code"/>
        <w:rPr>
          <w:highlight w:val="white"/>
        </w:rPr>
      </w:pPr>
      <w:r w:rsidRPr="00903DBA">
        <w:rPr>
          <w:highlight w:val="white"/>
        </w:rPr>
        <w:t xml:space="preserve">        string label = SymbolTable.CurrentFunction.UniqueName +</w:t>
      </w:r>
    </w:p>
    <w:p w14:paraId="155A627D" w14:textId="77777777" w:rsidR="00FF76E5" w:rsidRPr="00903DBA" w:rsidRDefault="00FF76E5" w:rsidP="00FF76E5">
      <w:pPr>
        <w:pStyle w:val="Code"/>
        <w:rPr>
          <w:highlight w:val="white"/>
        </w:rPr>
      </w:pPr>
      <w:r w:rsidRPr="00903DBA">
        <w:rPr>
          <w:highlight w:val="white"/>
        </w:rPr>
        <w:t xml:space="preserve">                        Symbol.SeparatorId + operand2;</w:t>
      </w:r>
    </w:p>
    <w:p w14:paraId="478123A3" w14:textId="77777777" w:rsidR="00FF76E5" w:rsidRPr="00903DBA" w:rsidRDefault="00FF76E5" w:rsidP="00FF76E5">
      <w:pPr>
        <w:pStyle w:val="Code"/>
        <w:rPr>
          <w:highlight w:val="white"/>
        </w:rPr>
      </w:pPr>
      <w:r w:rsidRPr="00903DBA">
        <w:rPr>
          <w:highlight w:val="white"/>
        </w:rPr>
        <w:t xml:space="preserve">        return "\t" + operatorName + " " + label;</w:t>
      </w:r>
    </w:p>
    <w:p w14:paraId="2173839B" w14:textId="44801FF2" w:rsidR="00097076" w:rsidRPr="00903DBA" w:rsidRDefault="00097076" w:rsidP="00097076">
      <w:pPr>
        <w:pStyle w:val="Code"/>
        <w:rPr>
          <w:highlight w:val="white"/>
        </w:rPr>
      </w:pPr>
      <w:r w:rsidRPr="00903DBA">
        <w:rPr>
          <w:highlight w:val="white"/>
        </w:rPr>
        <w:t xml:space="preserve">      }</w:t>
      </w:r>
    </w:p>
    <w:p w14:paraId="615C3FCE" w14:textId="77777777" w:rsidR="00097076" w:rsidRPr="00903DBA" w:rsidRDefault="00097076" w:rsidP="00F259DA">
      <w:pPr>
        <w:pStyle w:val="Code"/>
        <w:rPr>
          <w:highlight w:val="white"/>
        </w:rPr>
      </w:pPr>
      <w:r w:rsidRPr="00903DBA">
        <w:rPr>
          <w:highlight w:val="white"/>
        </w:rPr>
        <w:t xml:space="preserve">    }</w:t>
      </w:r>
    </w:p>
    <w:p w14:paraId="2B08AEC9" w14:textId="5B1FAEE8" w:rsidR="00097076" w:rsidRPr="00903DBA" w:rsidRDefault="00717D98" w:rsidP="00717D98">
      <w:pPr>
        <w:rPr>
          <w:highlight w:val="white"/>
        </w:rPr>
      </w:pPr>
      <w:r w:rsidRPr="00903DBA">
        <w:rPr>
          <w:highlight w:val="white"/>
        </w:rPr>
        <w:t xml:space="preserve">The </w:t>
      </w:r>
      <w:r w:rsidRPr="00903DBA">
        <w:rPr>
          <w:rStyle w:val="KeyWord0"/>
          <w:highlight w:val="white"/>
        </w:rPr>
        <w:t>ToVisibleString</w:t>
      </w:r>
      <w:r w:rsidRPr="00903DBA">
        <w:rPr>
          <w:highlight w:val="white"/>
        </w:rPr>
        <w:t xml:space="preserve"> method returns the </w:t>
      </w:r>
      <w:r w:rsidR="002F69EF" w:rsidRPr="00903DBA">
        <w:rPr>
          <w:highlight w:val="white"/>
        </w:rPr>
        <w:t xml:space="preserve">text with non-graphical character written </w:t>
      </w:r>
      <w:r w:rsidR="00AE1268" w:rsidRPr="00903DBA">
        <w:rPr>
          <w:highlight w:val="white"/>
        </w:rPr>
        <w:t>with their ascii numbers. For instance, the text “Hello\nWorld\</w:t>
      </w:r>
      <w:r w:rsidR="00552E70" w:rsidRPr="00903DBA">
        <w:rPr>
          <w:highlight w:val="white"/>
        </w:rPr>
        <w:t>r</w:t>
      </w:r>
      <w:r w:rsidR="00AE1268" w:rsidRPr="00903DBA">
        <w:rPr>
          <w:highlight w:val="white"/>
        </w:rPr>
        <w:t xml:space="preserve">”, will be translated to “Hello”, 10, “World”, </w:t>
      </w:r>
      <w:r w:rsidR="00552E70" w:rsidRPr="00903DBA">
        <w:rPr>
          <w:highlight w:val="white"/>
        </w:rPr>
        <w:t>13</w:t>
      </w:r>
      <w:r w:rsidR="00AE1268" w:rsidRPr="00903DBA">
        <w:rPr>
          <w:highlight w:val="white"/>
        </w:rPr>
        <w:t>.</w:t>
      </w:r>
    </w:p>
    <w:p w14:paraId="07260C8C" w14:textId="77777777" w:rsidR="00097076" w:rsidRPr="00903DBA" w:rsidRDefault="00097076" w:rsidP="00097076">
      <w:pPr>
        <w:pStyle w:val="Code"/>
        <w:rPr>
          <w:highlight w:val="white"/>
        </w:rPr>
      </w:pPr>
      <w:r w:rsidRPr="00903DBA">
        <w:rPr>
          <w:highlight w:val="white"/>
        </w:rPr>
        <w:t xml:space="preserve">    private static string ToVisibleString(string text) {</w:t>
      </w:r>
    </w:p>
    <w:p w14:paraId="59BBFAD3" w14:textId="2CD59E03" w:rsidR="00097076" w:rsidRPr="00903DBA" w:rsidRDefault="00097076" w:rsidP="00097076">
      <w:pPr>
        <w:pStyle w:val="Code"/>
        <w:rPr>
          <w:highlight w:val="white"/>
        </w:rPr>
      </w:pPr>
      <w:r w:rsidRPr="00903DBA">
        <w:rPr>
          <w:highlight w:val="white"/>
        </w:rPr>
        <w:t xml:space="preserve">      StringBuilder buffer = new StringBuilder();</w:t>
      </w:r>
    </w:p>
    <w:p w14:paraId="1A1BA85E" w14:textId="73F71BD5" w:rsidR="004C1FEB" w:rsidRPr="00903DBA" w:rsidRDefault="004C1FEB" w:rsidP="004C1FEB">
      <w:pPr>
        <w:rPr>
          <w:highlight w:val="white"/>
        </w:rPr>
      </w:pPr>
      <w:r w:rsidRPr="00903DBA">
        <w:rPr>
          <w:highlight w:val="white"/>
        </w:rPr>
        <w:t xml:space="preserve">The </w:t>
      </w:r>
      <w:r w:rsidRPr="00903DBA">
        <w:rPr>
          <w:rStyle w:val="KeyWord0"/>
          <w:highlight w:val="white"/>
        </w:rPr>
        <w:t>insideString</w:t>
      </w:r>
      <w:r w:rsidRPr="00903DBA">
        <w:rPr>
          <w:highlight w:val="white"/>
        </w:rPr>
        <w:t xml:space="preserve"> variable is true as long as the current character is </w:t>
      </w:r>
      <w:r w:rsidR="00CC2568" w:rsidRPr="00903DBA">
        <w:rPr>
          <w:highlight w:val="white"/>
        </w:rPr>
        <w:t>located</w:t>
      </w:r>
      <w:r w:rsidRPr="00903DBA">
        <w:rPr>
          <w:highlight w:val="white"/>
        </w:rPr>
        <w:t xml:space="preserve"> inside a string. </w:t>
      </w:r>
    </w:p>
    <w:p w14:paraId="1B9251B0" w14:textId="77777777" w:rsidR="00097076" w:rsidRPr="00903DBA" w:rsidRDefault="00097076" w:rsidP="00097076">
      <w:pPr>
        <w:pStyle w:val="Code"/>
        <w:rPr>
          <w:highlight w:val="white"/>
        </w:rPr>
      </w:pPr>
      <w:r w:rsidRPr="00903DBA">
        <w:rPr>
          <w:highlight w:val="white"/>
        </w:rPr>
        <w:t xml:space="preserve">      bool insideString = false;</w:t>
      </w:r>
    </w:p>
    <w:p w14:paraId="57548907" w14:textId="39A36B38" w:rsidR="00097076" w:rsidRPr="00903DBA" w:rsidRDefault="004C1FEB" w:rsidP="00F842E6">
      <w:pPr>
        <w:rPr>
          <w:highlight w:val="white"/>
        </w:rPr>
      </w:pPr>
      <w:r w:rsidRPr="00903DBA">
        <w:rPr>
          <w:highlight w:val="white"/>
        </w:rPr>
        <w:t xml:space="preserve">We iterate through the text and, for each character, check if it is not </w:t>
      </w:r>
      <w:r w:rsidR="00F842E6" w:rsidRPr="00903DBA">
        <w:rPr>
          <w:highlight w:val="white"/>
        </w:rPr>
        <w:t xml:space="preserve">a graphical character. In that case we </w:t>
      </w:r>
      <w:r w:rsidR="004801C1" w:rsidRPr="00903DBA">
        <w:rPr>
          <w:highlight w:val="white"/>
        </w:rPr>
        <w:t>end</w:t>
      </w:r>
      <w:r w:rsidR="00F842E6" w:rsidRPr="00903DBA">
        <w:rPr>
          <w:highlight w:val="white"/>
        </w:rPr>
        <w:t xml:space="preserve"> the string, if necessary, and add the ascii value of the character.</w:t>
      </w:r>
    </w:p>
    <w:p w14:paraId="6119C54E" w14:textId="77777777" w:rsidR="00097076" w:rsidRPr="00903DBA" w:rsidRDefault="00097076" w:rsidP="00097076">
      <w:pPr>
        <w:pStyle w:val="Code"/>
        <w:rPr>
          <w:highlight w:val="white"/>
        </w:rPr>
      </w:pPr>
      <w:r w:rsidRPr="00903DBA">
        <w:rPr>
          <w:highlight w:val="white"/>
        </w:rPr>
        <w:t xml:space="preserve">      foreach (char c in text) {</w:t>
      </w:r>
    </w:p>
    <w:p w14:paraId="34B33387" w14:textId="77777777" w:rsidR="00097076" w:rsidRPr="00903DBA" w:rsidRDefault="00097076" w:rsidP="00097076">
      <w:pPr>
        <w:pStyle w:val="Code"/>
        <w:rPr>
          <w:highlight w:val="white"/>
        </w:rPr>
      </w:pPr>
      <w:r w:rsidRPr="00903DBA">
        <w:rPr>
          <w:highlight w:val="white"/>
        </w:rPr>
        <w:t xml:space="preserve">        if (Char.IsControl(c) || (c == '\"') || (c == '\'')) {</w:t>
      </w:r>
    </w:p>
    <w:p w14:paraId="59CC94FD" w14:textId="77777777" w:rsidR="00097076" w:rsidRPr="00903DBA" w:rsidRDefault="00097076" w:rsidP="00097076">
      <w:pPr>
        <w:pStyle w:val="Code"/>
        <w:rPr>
          <w:highlight w:val="white"/>
        </w:rPr>
      </w:pPr>
      <w:r w:rsidRPr="00903DBA">
        <w:rPr>
          <w:highlight w:val="white"/>
        </w:rPr>
        <w:t xml:space="preserve">          if (insideString) {</w:t>
      </w:r>
    </w:p>
    <w:p w14:paraId="187C8AAD" w14:textId="77777777" w:rsidR="00097076" w:rsidRPr="00903DBA" w:rsidRDefault="00097076" w:rsidP="00097076">
      <w:pPr>
        <w:pStyle w:val="Code"/>
        <w:rPr>
          <w:highlight w:val="white"/>
        </w:rPr>
      </w:pPr>
      <w:r w:rsidRPr="00903DBA">
        <w:rPr>
          <w:highlight w:val="white"/>
        </w:rPr>
        <w:t xml:space="preserve">            buffer.Append("\", " + ((int) c).ToString() + ", ");</w:t>
      </w:r>
    </w:p>
    <w:p w14:paraId="7CE0BD60" w14:textId="77777777" w:rsidR="00097076" w:rsidRPr="00903DBA" w:rsidRDefault="00097076" w:rsidP="00097076">
      <w:pPr>
        <w:pStyle w:val="Code"/>
        <w:rPr>
          <w:highlight w:val="white"/>
        </w:rPr>
      </w:pPr>
      <w:r w:rsidRPr="00903DBA">
        <w:rPr>
          <w:highlight w:val="white"/>
        </w:rPr>
        <w:t xml:space="preserve">            insideString = false;</w:t>
      </w:r>
    </w:p>
    <w:p w14:paraId="54CE045C" w14:textId="77777777" w:rsidR="00097076" w:rsidRPr="00903DBA" w:rsidRDefault="00097076" w:rsidP="00097076">
      <w:pPr>
        <w:pStyle w:val="Code"/>
        <w:rPr>
          <w:highlight w:val="white"/>
        </w:rPr>
      </w:pPr>
      <w:r w:rsidRPr="00903DBA">
        <w:rPr>
          <w:highlight w:val="white"/>
        </w:rPr>
        <w:t xml:space="preserve">          }</w:t>
      </w:r>
    </w:p>
    <w:p w14:paraId="7E8A1A41" w14:textId="77777777" w:rsidR="00097076" w:rsidRPr="00903DBA" w:rsidRDefault="00097076" w:rsidP="00097076">
      <w:pPr>
        <w:pStyle w:val="Code"/>
        <w:rPr>
          <w:highlight w:val="white"/>
        </w:rPr>
      </w:pPr>
      <w:r w:rsidRPr="00903DBA">
        <w:rPr>
          <w:highlight w:val="white"/>
        </w:rPr>
        <w:t xml:space="preserve">          else {</w:t>
      </w:r>
    </w:p>
    <w:p w14:paraId="131E31D7" w14:textId="77777777" w:rsidR="00097076" w:rsidRPr="00903DBA" w:rsidRDefault="00097076" w:rsidP="00097076">
      <w:pPr>
        <w:pStyle w:val="Code"/>
        <w:rPr>
          <w:highlight w:val="white"/>
        </w:rPr>
      </w:pPr>
      <w:r w:rsidRPr="00903DBA">
        <w:rPr>
          <w:highlight w:val="white"/>
        </w:rPr>
        <w:t xml:space="preserve">            buffer.Append(((int) c).ToString() + ", ");</w:t>
      </w:r>
    </w:p>
    <w:p w14:paraId="086AD342" w14:textId="77777777" w:rsidR="00097076" w:rsidRPr="00903DBA" w:rsidRDefault="00097076" w:rsidP="00097076">
      <w:pPr>
        <w:pStyle w:val="Code"/>
        <w:rPr>
          <w:highlight w:val="white"/>
        </w:rPr>
      </w:pPr>
      <w:r w:rsidRPr="00903DBA">
        <w:rPr>
          <w:highlight w:val="white"/>
        </w:rPr>
        <w:t xml:space="preserve">          }</w:t>
      </w:r>
    </w:p>
    <w:p w14:paraId="05374FC4" w14:textId="77777777" w:rsidR="00097076" w:rsidRPr="00903DBA" w:rsidRDefault="00097076" w:rsidP="00097076">
      <w:pPr>
        <w:pStyle w:val="Code"/>
        <w:rPr>
          <w:highlight w:val="white"/>
        </w:rPr>
      </w:pPr>
      <w:r w:rsidRPr="00903DBA">
        <w:rPr>
          <w:highlight w:val="white"/>
        </w:rPr>
        <w:t xml:space="preserve">        }</w:t>
      </w:r>
    </w:p>
    <w:p w14:paraId="181F95E0" w14:textId="3B3B4E87" w:rsidR="00F842E6" w:rsidRPr="00903DBA" w:rsidRDefault="00F842E6" w:rsidP="00F842E6">
      <w:pPr>
        <w:rPr>
          <w:highlight w:val="white"/>
        </w:rPr>
      </w:pPr>
      <w:r w:rsidRPr="00903DBA">
        <w:rPr>
          <w:highlight w:val="white"/>
        </w:rPr>
        <w:t xml:space="preserve">If the character is a graphical character, we </w:t>
      </w:r>
      <w:r w:rsidR="004801C1" w:rsidRPr="00903DBA">
        <w:rPr>
          <w:highlight w:val="white"/>
        </w:rPr>
        <w:t>begin the string, if necessary,</w:t>
      </w:r>
      <w:r w:rsidRPr="00903DBA">
        <w:rPr>
          <w:highlight w:val="white"/>
        </w:rPr>
        <w:t xml:space="preserve"> and add the </w:t>
      </w:r>
      <w:r w:rsidR="004801C1" w:rsidRPr="00903DBA">
        <w:rPr>
          <w:highlight w:val="white"/>
        </w:rPr>
        <w:t>character to the string.</w:t>
      </w:r>
    </w:p>
    <w:p w14:paraId="35FBBBF0" w14:textId="77777777" w:rsidR="00097076" w:rsidRPr="00903DBA" w:rsidRDefault="00097076" w:rsidP="00097076">
      <w:pPr>
        <w:pStyle w:val="Code"/>
        <w:rPr>
          <w:highlight w:val="white"/>
        </w:rPr>
      </w:pPr>
      <w:r w:rsidRPr="00903DBA">
        <w:rPr>
          <w:highlight w:val="white"/>
        </w:rPr>
        <w:t xml:space="preserve">        else {</w:t>
      </w:r>
    </w:p>
    <w:p w14:paraId="1565C6B3" w14:textId="77777777" w:rsidR="00097076" w:rsidRPr="00903DBA" w:rsidRDefault="00097076" w:rsidP="00097076">
      <w:pPr>
        <w:pStyle w:val="Code"/>
        <w:rPr>
          <w:highlight w:val="white"/>
        </w:rPr>
      </w:pPr>
      <w:r w:rsidRPr="00903DBA">
        <w:rPr>
          <w:highlight w:val="white"/>
        </w:rPr>
        <w:t xml:space="preserve">          if (insideString) {</w:t>
      </w:r>
    </w:p>
    <w:p w14:paraId="7C8472B4" w14:textId="77777777" w:rsidR="00097076" w:rsidRPr="00903DBA" w:rsidRDefault="00097076" w:rsidP="00097076">
      <w:pPr>
        <w:pStyle w:val="Code"/>
        <w:rPr>
          <w:highlight w:val="white"/>
        </w:rPr>
      </w:pPr>
      <w:r w:rsidRPr="00903DBA">
        <w:rPr>
          <w:highlight w:val="white"/>
        </w:rPr>
        <w:t xml:space="preserve">            buffer.Append(c);</w:t>
      </w:r>
    </w:p>
    <w:p w14:paraId="00314DA5" w14:textId="77777777" w:rsidR="00097076" w:rsidRPr="00903DBA" w:rsidRDefault="00097076" w:rsidP="00097076">
      <w:pPr>
        <w:pStyle w:val="Code"/>
        <w:rPr>
          <w:highlight w:val="white"/>
        </w:rPr>
      </w:pPr>
      <w:r w:rsidRPr="00903DBA">
        <w:rPr>
          <w:highlight w:val="white"/>
        </w:rPr>
        <w:t xml:space="preserve">          }</w:t>
      </w:r>
    </w:p>
    <w:p w14:paraId="7E7C55EE" w14:textId="77777777" w:rsidR="00097076" w:rsidRPr="00903DBA" w:rsidRDefault="00097076" w:rsidP="00097076">
      <w:pPr>
        <w:pStyle w:val="Code"/>
        <w:rPr>
          <w:highlight w:val="white"/>
        </w:rPr>
      </w:pPr>
      <w:r w:rsidRPr="00903DBA">
        <w:rPr>
          <w:highlight w:val="white"/>
        </w:rPr>
        <w:t xml:space="preserve">          else {</w:t>
      </w:r>
    </w:p>
    <w:p w14:paraId="02F98500" w14:textId="77777777" w:rsidR="00097076" w:rsidRPr="00903DBA" w:rsidRDefault="00097076" w:rsidP="00097076">
      <w:pPr>
        <w:pStyle w:val="Code"/>
        <w:rPr>
          <w:highlight w:val="white"/>
        </w:rPr>
      </w:pPr>
      <w:r w:rsidRPr="00903DBA">
        <w:rPr>
          <w:highlight w:val="white"/>
        </w:rPr>
        <w:t xml:space="preserve">            buffer.Append("\"" + c.ToString());</w:t>
      </w:r>
    </w:p>
    <w:p w14:paraId="39700454" w14:textId="77777777" w:rsidR="00097076" w:rsidRPr="00903DBA" w:rsidRDefault="00097076" w:rsidP="00097076">
      <w:pPr>
        <w:pStyle w:val="Code"/>
        <w:rPr>
          <w:highlight w:val="white"/>
        </w:rPr>
      </w:pPr>
      <w:r w:rsidRPr="00903DBA">
        <w:rPr>
          <w:highlight w:val="white"/>
        </w:rPr>
        <w:t xml:space="preserve">            insideString = true;</w:t>
      </w:r>
    </w:p>
    <w:p w14:paraId="1962CE41" w14:textId="77777777" w:rsidR="00097076" w:rsidRPr="00903DBA" w:rsidRDefault="00097076" w:rsidP="00097076">
      <w:pPr>
        <w:pStyle w:val="Code"/>
        <w:rPr>
          <w:highlight w:val="white"/>
        </w:rPr>
      </w:pPr>
      <w:r w:rsidRPr="00903DBA">
        <w:rPr>
          <w:highlight w:val="white"/>
        </w:rPr>
        <w:t xml:space="preserve">          }</w:t>
      </w:r>
    </w:p>
    <w:p w14:paraId="7E8F65E2" w14:textId="77777777" w:rsidR="00097076" w:rsidRPr="00903DBA" w:rsidRDefault="00097076" w:rsidP="00097076">
      <w:pPr>
        <w:pStyle w:val="Code"/>
        <w:rPr>
          <w:highlight w:val="white"/>
        </w:rPr>
      </w:pPr>
      <w:r w:rsidRPr="00903DBA">
        <w:rPr>
          <w:highlight w:val="white"/>
        </w:rPr>
        <w:t xml:space="preserve">        }</w:t>
      </w:r>
    </w:p>
    <w:p w14:paraId="5E4479DF" w14:textId="77777777" w:rsidR="00097076" w:rsidRPr="00903DBA" w:rsidRDefault="00097076" w:rsidP="00097076">
      <w:pPr>
        <w:pStyle w:val="Code"/>
        <w:rPr>
          <w:highlight w:val="white"/>
        </w:rPr>
      </w:pPr>
      <w:r w:rsidRPr="00903DBA">
        <w:rPr>
          <w:highlight w:val="white"/>
        </w:rPr>
        <w:t xml:space="preserve">      }</w:t>
      </w:r>
    </w:p>
    <w:p w14:paraId="04045A13" w14:textId="49FD6562" w:rsidR="00097076" w:rsidRPr="00903DBA" w:rsidRDefault="004801C1" w:rsidP="00C36E87">
      <w:pPr>
        <w:rPr>
          <w:highlight w:val="white"/>
        </w:rPr>
      </w:pPr>
      <w:r w:rsidRPr="00903DBA">
        <w:rPr>
          <w:highlight w:val="white"/>
        </w:rPr>
        <w:t>We end the string by</w:t>
      </w:r>
      <w:r w:rsidR="00C36E87" w:rsidRPr="00903DBA">
        <w:rPr>
          <w:highlight w:val="white"/>
        </w:rPr>
        <w:t xml:space="preserve"> adding the terminating zero character.</w:t>
      </w:r>
    </w:p>
    <w:p w14:paraId="36003A42" w14:textId="77777777" w:rsidR="00097076" w:rsidRPr="00903DBA" w:rsidRDefault="00097076" w:rsidP="00097076">
      <w:pPr>
        <w:pStyle w:val="Code"/>
        <w:rPr>
          <w:highlight w:val="white"/>
        </w:rPr>
      </w:pPr>
      <w:r w:rsidRPr="00903DBA">
        <w:rPr>
          <w:highlight w:val="white"/>
        </w:rPr>
        <w:t xml:space="preserve">      if (insideString) {</w:t>
      </w:r>
    </w:p>
    <w:p w14:paraId="41C7C806" w14:textId="77777777" w:rsidR="00097076" w:rsidRPr="00903DBA" w:rsidRDefault="00097076" w:rsidP="00097076">
      <w:pPr>
        <w:pStyle w:val="Code"/>
        <w:rPr>
          <w:highlight w:val="white"/>
        </w:rPr>
      </w:pPr>
      <w:r w:rsidRPr="00903DBA">
        <w:rPr>
          <w:highlight w:val="white"/>
        </w:rPr>
        <w:t xml:space="preserve">        buffer.Append("\", 0");</w:t>
      </w:r>
    </w:p>
    <w:p w14:paraId="2851640D" w14:textId="77777777" w:rsidR="00097076" w:rsidRPr="00903DBA" w:rsidRDefault="00097076" w:rsidP="00097076">
      <w:pPr>
        <w:pStyle w:val="Code"/>
        <w:rPr>
          <w:highlight w:val="white"/>
        </w:rPr>
      </w:pPr>
      <w:r w:rsidRPr="00903DBA">
        <w:rPr>
          <w:highlight w:val="white"/>
        </w:rPr>
        <w:lastRenderedPageBreak/>
        <w:t xml:space="preserve">      }</w:t>
      </w:r>
    </w:p>
    <w:p w14:paraId="55780057" w14:textId="77777777" w:rsidR="00097076" w:rsidRPr="00903DBA" w:rsidRDefault="00097076" w:rsidP="00097076">
      <w:pPr>
        <w:pStyle w:val="Code"/>
        <w:rPr>
          <w:highlight w:val="white"/>
        </w:rPr>
      </w:pPr>
      <w:r w:rsidRPr="00903DBA">
        <w:rPr>
          <w:highlight w:val="white"/>
        </w:rPr>
        <w:t xml:space="preserve">      else {</w:t>
      </w:r>
    </w:p>
    <w:p w14:paraId="77B1FD97" w14:textId="77777777" w:rsidR="00097076" w:rsidRPr="00903DBA" w:rsidRDefault="00097076" w:rsidP="00097076">
      <w:pPr>
        <w:pStyle w:val="Code"/>
        <w:rPr>
          <w:highlight w:val="white"/>
        </w:rPr>
      </w:pPr>
      <w:r w:rsidRPr="00903DBA">
        <w:rPr>
          <w:highlight w:val="white"/>
        </w:rPr>
        <w:t xml:space="preserve">        buffer.Append("0");</w:t>
      </w:r>
    </w:p>
    <w:p w14:paraId="025A90F5" w14:textId="77777777" w:rsidR="00097076" w:rsidRPr="00903DBA" w:rsidRDefault="00097076" w:rsidP="00097076">
      <w:pPr>
        <w:pStyle w:val="Code"/>
        <w:rPr>
          <w:highlight w:val="white"/>
        </w:rPr>
      </w:pPr>
      <w:r w:rsidRPr="00903DBA">
        <w:rPr>
          <w:highlight w:val="white"/>
        </w:rPr>
        <w:t xml:space="preserve">      }</w:t>
      </w:r>
    </w:p>
    <w:p w14:paraId="6777A74C" w14:textId="77777777" w:rsidR="00097076" w:rsidRPr="00903DBA" w:rsidRDefault="00097076" w:rsidP="00097076">
      <w:pPr>
        <w:pStyle w:val="Code"/>
        <w:rPr>
          <w:highlight w:val="white"/>
        </w:rPr>
      </w:pPr>
    </w:p>
    <w:p w14:paraId="7459F376" w14:textId="77777777" w:rsidR="00097076" w:rsidRPr="00903DBA" w:rsidRDefault="00097076" w:rsidP="00097076">
      <w:pPr>
        <w:pStyle w:val="Code"/>
        <w:rPr>
          <w:highlight w:val="white"/>
        </w:rPr>
      </w:pPr>
      <w:r w:rsidRPr="00903DBA">
        <w:rPr>
          <w:highlight w:val="white"/>
        </w:rPr>
        <w:t xml:space="preserve">      return buffer.ToString();</w:t>
      </w:r>
    </w:p>
    <w:p w14:paraId="39DDF971" w14:textId="77777777" w:rsidR="00097076" w:rsidRPr="00903DBA" w:rsidRDefault="00097076" w:rsidP="00097076">
      <w:pPr>
        <w:pStyle w:val="Code"/>
        <w:rPr>
          <w:highlight w:val="white"/>
        </w:rPr>
      </w:pPr>
      <w:r w:rsidRPr="00903DBA">
        <w:rPr>
          <w:highlight w:val="white"/>
        </w:rPr>
        <w:t xml:space="preserve">    }</w:t>
      </w:r>
    </w:p>
    <w:p w14:paraId="394D9FDA" w14:textId="14154DC8" w:rsidR="002B63B5" w:rsidRPr="00903DBA" w:rsidRDefault="002B63B5" w:rsidP="00C36E87">
      <w:pPr>
        <w:rPr>
          <w:highlight w:val="white"/>
        </w:rPr>
      </w:pPr>
      <w:r w:rsidRPr="00903DBA">
        <w:rPr>
          <w:highlight w:val="white"/>
        </w:rPr>
        <w:t xml:space="preserve">  </w:t>
      </w:r>
      <w:r w:rsidR="00C36E87" w:rsidRPr="00903DBA">
        <w:rPr>
          <w:highlight w:val="white"/>
        </w:rPr>
        <w:t xml:space="preserve">The </w:t>
      </w:r>
      <w:r w:rsidR="00C36E87" w:rsidRPr="00903DBA">
        <w:rPr>
          <w:rStyle w:val="KeyWord0"/>
          <w:highlight w:val="white"/>
        </w:rPr>
        <w:t>MakeMemory</w:t>
      </w:r>
      <w:r w:rsidR="00C36E87" w:rsidRPr="00903DBA">
        <w:rPr>
          <w:highlight w:val="white"/>
        </w:rPr>
        <w:t xml:space="preserve"> method </w:t>
      </w:r>
      <w:r w:rsidR="00D5402B" w:rsidRPr="00903DBA">
        <w:rPr>
          <w:highlight w:val="white"/>
        </w:rPr>
        <w:t>return a label for the memory copy method.</w:t>
      </w:r>
    </w:p>
    <w:p w14:paraId="71FA518C" w14:textId="6FC32E3D" w:rsidR="002B63B5" w:rsidRPr="00903DBA" w:rsidRDefault="002B63B5" w:rsidP="00DB788F">
      <w:pPr>
        <w:pStyle w:val="Code"/>
        <w:rPr>
          <w:b/>
          <w:bCs/>
          <w:highlight w:val="white"/>
        </w:rPr>
      </w:pPr>
      <w:r w:rsidRPr="00903DBA">
        <w:rPr>
          <w:highlight w:val="white"/>
        </w:rPr>
        <w:t xml:space="preserve">    public static string MakeLabel(int labelIndex) {</w:t>
      </w:r>
    </w:p>
    <w:p w14:paraId="1A1AB9D8" w14:textId="77777777" w:rsidR="0013036F" w:rsidRPr="00903DBA" w:rsidRDefault="0013036F" w:rsidP="0013036F">
      <w:pPr>
        <w:pStyle w:val="Code"/>
        <w:rPr>
          <w:highlight w:val="white"/>
        </w:rPr>
      </w:pPr>
      <w:r w:rsidRPr="00903DBA">
        <w:rPr>
          <w:highlight w:val="white"/>
        </w:rPr>
        <w:t xml:space="preserve">      return "label" + Symbol.SeparatorId + labelIndex;</w:t>
      </w:r>
    </w:p>
    <w:p w14:paraId="3B2B4921" w14:textId="77777777" w:rsidR="002B63B5" w:rsidRPr="00903DBA" w:rsidRDefault="002B63B5" w:rsidP="00DB788F">
      <w:pPr>
        <w:pStyle w:val="Code"/>
        <w:rPr>
          <w:highlight w:val="white"/>
        </w:rPr>
      </w:pPr>
      <w:r w:rsidRPr="00903DBA">
        <w:rPr>
          <w:highlight w:val="white"/>
        </w:rPr>
        <w:t xml:space="preserve">    }</w:t>
      </w:r>
    </w:p>
    <w:p w14:paraId="06A15567" w14:textId="4980CA0E" w:rsidR="002B63B5" w:rsidRPr="00903DBA" w:rsidRDefault="00D5402B" w:rsidP="00D5402B">
      <w:pPr>
        <w:rPr>
          <w:highlight w:val="white"/>
        </w:rPr>
      </w:pPr>
      <w:r w:rsidRPr="00903DBA">
        <w:rPr>
          <w:highlight w:val="white"/>
        </w:rPr>
        <w:t xml:space="preserve">The </w:t>
      </w:r>
      <w:r w:rsidRPr="00903DBA">
        <w:rPr>
          <w:rStyle w:val="KeyWord0"/>
          <w:highlight w:val="white"/>
        </w:rPr>
        <w:t>WithSign</w:t>
      </w:r>
      <w:r w:rsidRPr="00903DBA">
        <w:rPr>
          <w:highlight w:val="white"/>
        </w:rPr>
        <w:t xml:space="preserve"> method returns </w:t>
      </w:r>
      <w:r w:rsidR="008937D3" w:rsidRPr="00903DBA">
        <w:rPr>
          <w:highlight w:val="white"/>
        </w:rPr>
        <w:t xml:space="preserve">the offset of an address preceded by a plus or minus sign. In case of a zero value, an empty string is returned. </w:t>
      </w:r>
    </w:p>
    <w:p w14:paraId="7655FECC" w14:textId="77777777" w:rsidR="002B63B5" w:rsidRPr="00903DBA" w:rsidRDefault="002B63B5" w:rsidP="00DB788F">
      <w:pPr>
        <w:pStyle w:val="Code"/>
        <w:rPr>
          <w:highlight w:val="white"/>
        </w:rPr>
      </w:pPr>
      <w:r w:rsidRPr="00903DBA">
        <w:rPr>
          <w:highlight w:val="white"/>
        </w:rPr>
        <w:t xml:space="preserve">    private string WithSign(object value) {</w:t>
      </w:r>
    </w:p>
    <w:p w14:paraId="5C1CC2A8" w14:textId="77777777" w:rsidR="002B63B5" w:rsidRPr="00903DBA" w:rsidRDefault="002B63B5" w:rsidP="00DB788F">
      <w:pPr>
        <w:pStyle w:val="Code"/>
        <w:rPr>
          <w:highlight w:val="white"/>
        </w:rPr>
      </w:pPr>
      <w:r w:rsidRPr="00903DBA">
        <w:rPr>
          <w:highlight w:val="white"/>
        </w:rPr>
        <w:t xml:space="preserve">      int offset = (int) value;</w:t>
      </w:r>
    </w:p>
    <w:p w14:paraId="56648C42" w14:textId="77777777" w:rsidR="002B63B5" w:rsidRPr="00903DBA" w:rsidRDefault="002B63B5" w:rsidP="00DB788F">
      <w:pPr>
        <w:pStyle w:val="Code"/>
        <w:rPr>
          <w:highlight w:val="white"/>
        </w:rPr>
      </w:pPr>
      <w:r w:rsidRPr="00903DBA">
        <w:rPr>
          <w:highlight w:val="white"/>
        </w:rPr>
        <w:t xml:space="preserve">      </w:t>
      </w:r>
    </w:p>
    <w:p w14:paraId="6A65A906" w14:textId="77777777" w:rsidR="002B63B5" w:rsidRPr="00903DBA" w:rsidRDefault="002B63B5" w:rsidP="00DB788F">
      <w:pPr>
        <w:pStyle w:val="Code"/>
        <w:rPr>
          <w:highlight w:val="white"/>
        </w:rPr>
      </w:pPr>
      <w:r w:rsidRPr="00903DBA">
        <w:rPr>
          <w:highlight w:val="white"/>
        </w:rPr>
        <w:t xml:space="preserve">      if (offset &gt; 0) {</w:t>
      </w:r>
    </w:p>
    <w:p w14:paraId="59123E58" w14:textId="77777777" w:rsidR="002B63B5" w:rsidRPr="00903DBA" w:rsidRDefault="002B63B5" w:rsidP="00DB788F">
      <w:pPr>
        <w:pStyle w:val="Code"/>
        <w:rPr>
          <w:highlight w:val="white"/>
        </w:rPr>
      </w:pPr>
      <w:r w:rsidRPr="00903DBA">
        <w:rPr>
          <w:highlight w:val="white"/>
        </w:rPr>
        <w:t xml:space="preserve">        return " + " + offset;</w:t>
      </w:r>
    </w:p>
    <w:p w14:paraId="2BEE96C7" w14:textId="77777777" w:rsidR="002B63B5" w:rsidRPr="00903DBA" w:rsidRDefault="002B63B5" w:rsidP="00DB788F">
      <w:pPr>
        <w:pStyle w:val="Code"/>
        <w:rPr>
          <w:highlight w:val="white"/>
        </w:rPr>
      </w:pPr>
      <w:r w:rsidRPr="00903DBA">
        <w:rPr>
          <w:highlight w:val="white"/>
        </w:rPr>
        <w:t xml:space="preserve">      }</w:t>
      </w:r>
    </w:p>
    <w:p w14:paraId="7B1B1DD7" w14:textId="77777777" w:rsidR="002B63B5" w:rsidRPr="00903DBA" w:rsidRDefault="002B63B5" w:rsidP="00DB788F">
      <w:pPr>
        <w:pStyle w:val="Code"/>
        <w:rPr>
          <w:highlight w:val="white"/>
        </w:rPr>
      </w:pPr>
      <w:r w:rsidRPr="00903DBA">
        <w:rPr>
          <w:highlight w:val="white"/>
        </w:rPr>
        <w:t xml:space="preserve">      else if (offset &lt; 0) {</w:t>
      </w:r>
    </w:p>
    <w:p w14:paraId="5A54C13B" w14:textId="77777777" w:rsidR="002B63B5" w:rsidRPr="00903DBA" w:rsidRDefault="002B63B5" w:rsidP="00DB788F">
      <w:pPr>
        <w:pStyle w:val="Code"/>
        <w:rPr>
          <w:highlight w:val="white"/>
        </w:rPr>
      </w:pPr>
      <w:r w:rsidRPr="00903DBA">
        <w:rPr>
          <w:highlight w:val="white"/>
        </w:rPr>
        <w:t xml:space="preserve">        return " - " + (-offset);</w:t>
      </w:r>
    </w:p>
    <w:p w14:paraId="0085E5A8" w14:textId="77777777" w:rsidR="002B63B5" w:rsidRPr="00903DBA" w:rsidRDefault="002B63B5" w:rsidP="00DB788F">
      <w:pPr>
        <w:pStyle w:val="Code"/>
        <w:rPr>
          <w:highlight w:val="white"/>
        </w:rPr>
      </w:pPr>
      <w:r w:rsidRPr="00903DBA">
        <w:rPr>
          <w:highlight w:val="white"/>
        </w:rPr>
        <w:t xml:space="preserve">      }</w:t>
      </w:r>
    </w:p>
    <w:p w14:paraId="2BC7FCC1" w14:textId="77777777" w:rsidR="002B63B5" w:rsidRPr="00903DBA" w:rsidRDefault="002B63B5" w:rsidP="00DB788F">
      <w:pPr>
        <w:pStyle w:val="Code"/>
        <w:rPr>
          <w:highlight w:val="white"/>
        </w:rPr>
      </w:pPr>
      <w:r w:rsidRPr="00903DBA">
        <w:rPr>
          <w:highlight w:val="white"/>
        </w:rPr>
        <w:t xml:space="preserve">      else {</w:t>
      </w:r>
    </w:p>
    <w:p w14:paraId="32383DB9" w14:textId="77777777" w:rsidR="002B63B5" w:rsidRPr="00903DBA" w:rsidRDefault="002B63B5" w:rsidP="00DB788F">
      <w:pPr>
        <w:pStyle w:val="Code"/>
        <w:rPr>
          <w:highlight w:val="white"/>
        </w:rPr>
      </w:pPr>
      <w:r w:rsidRPr="00903DBA">
        <w:rPr>
          <w:highlight w:val="white"/>
        </w:rPr>
        <w:t xml:space="preserve">        return "";</w:t>
      </w:r>
    </w:p>
    <w:p w14:paraId="32A4BDBC" w14:textId="77777777" w:rsidR="002B63B5" w:rsidRPr="00903DBA" w:rsidRDefault="002B63B5" w:rsidP="00DB788F">
      <w:pPr>
        <w:pStyle w:val="Code"/>
        <w:rPr>
          <w:highlight w:val="white"/>
        </w:rPr>
      </w:pPr>
      <w:r w:rsidRPr="00903DBA">
        <w:rPr>
          <w:highlight w:val="white"/>
        </w:rPr>
        <w:t xml:space="preserve">      }</w:t>
      </w:r>
    </w:p>
    <w:p w14:paraId="750F971E" w14:textId="77777777" w:rsidR="002B63B5" w:rsidRPr="00903DBA" w:rsidRDefault="002B63B5" w:rsidP="00DB788F">
      <w:pPr>
        <w:pStyle w:val="Code"/>
        <w:rPr>
          <w:highlight w:val="white"/>
        </w:rPr>
      </w:pPr>
      <w:r w:rsidRPr="00903DBA">
        <w:rPr>
          <w:highlight w:val="white"/>
        </w:rPr>
        <w:t xml:space="preserve">    }</w:t>
      </w:r>
    </w:p>
    <w:p w14:paraId="61C17865" w14:textId="77777777" w:rsidR="002B63B5" w:rsidRPr="00903DBA" w:rsidRDefault="002B63B5" w:rsidP="002B63B5">
      <w:pPr>
        <w:pStyle w:val="Code"/>
        <w:rPr>
          <w:highlight w:val="white"/>
        </w:rPr>
      </w:pPr>
      <w:r w:rsidRPr="00903DBA">
        <w:rPr>
          <w:highlight w:val="white"/>
        </w:rPr>
        <w:t xml:space="preserve">  }</w:t>
      </w:r>
    </w:p>
    <w:p w14:paraId="2C6C00B3" w14:textId="5634A1B7" w:rsidR="00B52FB6" w:rsidRPr="00903DBA" w:rsidRDefault="002B63B5" w:rsidP="002B63B5">
      <w:pPr>
        <w:pStyle w:val="Code"/>
      </w:pPr>
      <w:r w:rsidRPr="00903DBA">
        <w:rPr>
          <w:highlight w:val="white"/>
        </w:rPr>
        <w:t>}</w:t>
      </w:r>
    </w:p>
    <w:p w14:paraId="35405183" w14:textId="4CEF3886" w:rsidR="00B616B1" w:rsidRPr="00903DBA" w:rsidRDefault="00B616B1" w:rsidP="00565A0A">
      <w:pPr>
        <w:pStyle w:val="Rubrik2"/>
      </w:pPr>
      <w:bookmarkStart w:id="434" w:name="_Toc57656081"/>
      <w:r w:rsidRPr="00903DBA">
        <w:t>Tracks</w:t>
      </w:r>
      <w:bookmarkEnd w:id="434"/>
    </w:p>
    <w:p w14:paraId="105850DD" w14:textId="50E7C208" w:rsidR="00A40BA8" w:rsidRDefault="00A40BA8" w:rsidP="00A40BA8">
      <w:r w:rsidRPr="00903DBA">
        <w:t>A track is a place holder for a register through the assembly code.</w:t>
      </w:r>
      <w:r w:rsidR="00303B3B" w:rsidRPr="00903DBA">
        <w:t xml:space="preserve"> Let us look</w:t>
      </w:r>
      <w:r w:rsidR="00EC1062" w:rsidRPr="00903DBA">
        <w:t xml:space="preserve"> at the following </w:t>
      </w:r>
      <w:r w:rsidR="00C842CE">
        <w:t>example.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tblGrid>
      <w:tr w:rsidR="00C842CE" w:rsidRPr="00903DBA" w14:paraId="10EDCE47" w14:textId="77777777" w:rsidTr="004410EC">
        <w:tc>
          <w:tcPr>
            <w:tcW w:w="3116" w:type="dxa"/>
          </w:tcPr>
          <w:p w14:paraId="1DBFE773" w14:textId="77777777" w:rsidR="004410EC" w:rsidRDefault="00C842CE" w:rsidP="004410EC">
            <w:pPr>
              <w:pStyle w:val="Code"/>
            </w:pPr>
            <w:r w:rsidRPr="00903DBA">
              <w:t>return a + b &amp; c - d;</w:t>
            </w:r>
            <w:r>
              <w:t xml:space="preserve"> </w:t>
            </w:r>
          </w:p>
          <w:p w14:paraId="481527E1" w14:textId="77777777" w:rsidR="004410EC" w:rsidRDefault="004410EC" w:rsidP="004410EC">
            <w:pPr>
              <w:pStyle w:val="Code"/>
            </w:pPr>
          </w:p>
          <w:p w14:paraId="36A94C88" w14:textId="77777777" w:rsidR="004410EC" w:rsidRDefault="004410EC" w:rsidP="004410EC">
            <w:pPr>
              <w:pStyle w:val="Code"/>
            </w:pPr>
          </w:p>
          <w:p w14:paraId="7D054AD2" w14:textId="77777777" w:rsidR="004410EC" w:rsidRDefault="004410EC" w:rsidP="004410EC">
            <w:pPr>
              <w:pStyle w:val="Code"/>
            </w:pPr>
          </w:p>
          <w:p w14:paraId="0B70B439" w14:textId="4F144A9B" w:rsidR="00C842CE" w:rsidRPr="00903DBA" w:rsidRDefault="00C842CE" w:rsidP="004410EC">
            <w:r>
              <w:t>(a) C code</w:t>
            </w:r>
          </w:p>
        </w:tc>
        <w:tc>
          <w:tcPr>
            <w:tcW w:w="3117" w:type="dxa"/>
          </w:tcPr>
          <w:p w14:paraId="2920AFFA" w14:textId="6D8DC659" w:rsidR="00065314" w:rsidRPr="00903DBA" w:rsidRDefault="00065314" w:rsidP="00065314">
            <w:pPr>
              <w:pStyle w:val="Code"/>
            </w:pPr>
            <w:r>
              <w:t xml:space="preserve">1. </w:t>
            </w:r>
            <w:r w:rsidR="004410EC">
              <w:t>temp</w:t>
            </w:r>
            <w:r w:rsidRPr="00903DBA">
              <w:t>0 = a + b</w:t>
            </w:r>
          </w:p>
          <w:p w14:paraId="660BDC8A" w14:textId="4337AD12" w:rsidR="00065314" w:rsidRPr="00903DBA" w:rsidRDefault="00065314" w:rsidP="00065314">
            <w:pPr>
              <w:pStyle w:val="Code"/>
            </w:pPr>
            <w:r>
              <w:t xml:space="preserve">2. </w:t>
            </w:r>
            <w:r w:rsidR="004410EC">
              <w:t>temp</w:t>
            </w:r>
            <w:r w:rsidRPr="00903DBA">
              <w:t>1 = c - d</w:t>
            </w:r>
          </w:p>
          <w:p w14:paraId="7018885A" w14:textId="7D114577" w:rsidR="00065314" w:rsidRPr="00903DBA" w:rsidRDefault="00065314" w:rsidP="00065314">
            <w:pPr>
              <w:pStyle w:val="Code"/>
            </w:pPr>
            <w:r>
              <w:t xml:space="preserve">3. </w:t>
            </w:r>
            <w:r w:rsidR="004410EC">
              <w:t>temp</w:t>
            </w:r>
            <w:r w:rsidRPr="00903DBA">
              <w:t xml:space="preserve">2 = </w:t>
            </w:r>
            <w:r w:rsidR="004410EC">
              <w:t>temp</w:t>
            </w:r>
            <w:r w:rsidRPr="00903DBA">
              <w:t xml:space="preserve">0 &amp; </w:t>
            </w:r>
            <w:r w:rsidR="004410EC">
              <w:t>temp</w:t>
            </w:r>
            <w:r w:rsidRPr="00903DBA">
              <w:t>1</w:t>
            </w:r>
          </w:p>
          <w:p w14:paraId="29E907AB" w14:textId="77777777" w:rsidR="004410EC" w:rsidRDefault="00065314" w:rsidP="004410EC">
            <w:pPr>
              <w:pStyle w:val="Code"/>
            </w:pPr>
            <w:r>
              <w:t xml:space="preserve">4. </w:t>
            </w:r>
            <w:r w:rsidRPr="00903DBA">
              <w:t xml:space="preserve">return </w:t>
            </w:r>
            <w:r w:rsidR="004410EC">
              <w:t>temp</w:t>
            </w:r>
            <w:r w:rsidRPr="00903DBA">
              <w:t>2</w:t>
            </w:r>
          </w:p>
          <w:p w14:paraId="4650482D" w14:textId="637F68EC" w:rsidR="00C842CE" w:rsidRPr="00903DBA" w:rsidRDefault="00C842CE" w:rsidP="004410EC">
            <w:r>
              <w:t xml:space="preserve">(b) </w:t>
            </w:r>
            <w:r w:rsidR="004410EC">
              <w:t>Middle code</w:t>
            </w:r>
          </w:p>
        </w:tc>
      </w:tr>
    </w:tbl>
    <w:p w14:paraId="660B8EFC" w14:textId="77777777" w:rsidR="00C842CE" w:rsidRPr="00903DBA" w:rsidRDefault="00C842CE" w:rsidP="00A40BA8"/>
    <w:p w14:paraId="30A4BB69" w14:textId="76E9A601" w:rsidR="00303B3B" w:rsidRPr="00903DBA" w:rsidRDefault="00303B3B" w:rsidP="00303B3B">
      <w:pPr>
        <w:pStyle w:val="Code"/>
      </w:pPr>
    </w:p>
    <w:p w14:paraId="618B8178" w14:textId="1CCA299A" w:rsidR="00EC1062" w:rsidRPr="00903DBA" w:rsidRDefault="00E445CA" w:rsidP="00E445CA">
      <w:r w:rsidRPr="00903DBA">
        <w:t>The following middle code is generated.</w:t>
      </w:r>
    </w:p>
    <w:p w14:paraId="7E061C7F" w14:textId="488C2D5A" w:rsidR="00651F24" w:rsidRPr="00903DBA" w:rsidRDefault="00651F24" w:rsidP="00E445CA">
      <w:r w:rsidRPr="00903DBA">
        <w:t xml:space="preserve">Let us assume that a, b, c, d, and e are placed on the current activation record </w:t>
      </w:r>
      <w:r w:rsidR="004174EC" w:rsidRPr="00903DBA">
        <w:t>of a non-</w:t>
      </w:r>
      <w:r w:rsidR="004A5B68">
        <w:t>variadic</w:t>
      </w:r>
      <w:r w:rsidR="004174EC" w:rsidRPr="00903DBA">
        <w:t xml:space="preserve"> function </w:t>
      </w:r>
      <w:r w:rsidRPr="00903DBA">
        <w:t xml:space="preserve">with offsets 6, 8, 10, </w:t>
      </w:r>
      <w:r w:rsidR="00CA4F69" w:rsidRPr="00903DBA">
        <w:t xml:space="preserve">and </w:t>
      </w:r>
      <w:r w:rsidRPr="00903DBA">
        <w:t xml:space="preserve">12, and the </w:t>
      </w:r>
      <w:r w:rsidRPr="00903DBA">
        <w:rPr>
          <w:rStyle w:val="KeyWord0"/>
        </w:rPr>
        <w:t>bp</w:t>
      </w:r>
      <w:r w:rsidRPr="00903DBA">
        <w:t xml:space="preserve"> </w:t>
      </w:r>
      <w:r w:rsidR="005C26C4" w:rsidRPr="00903DBA">
        <w:t xml:space="preserve">and </w:t>
      </w:r>
      <w:r w:rsidR="005C26C4" w:rsidRPr="00903DBA">
        <w:rPr>
          <w:rStyle w:val="KeyWord0"/>
        </w:rPr>
        <w:t>di</w:t>
      </w:r>
      <w:r w:rsidR="005C26C4" w:rsidRPr="00903DBA">
        <w:t xml:space="preserve"> </w:t>
      </w:r>
      <w:r w:rsidRPr="00903DBA">
        <w:t>register</w:t>
      </w:r>
      <w:r w:rsidR="005C26C4" w:rsidRPr="00903DBA">
        <w:t>s are</w:t>
      </w:r>
      <w:r w:rsidRPr="00903DBA">
        <w:t xml:space="preserve"> the regular frame pointer</w:t>
      </w:r>
      <w:r w:rsidR="005C26C4" w:rsidRPr="00903DBA">
        <w:t xml:space="preserve"> and the </w:t>
      </w:r>
      <w:r w:rsidR="0016674F">
        <w:t>variadic frame pointer</w:t>
      </w:r>
      <w:r w:rsidR="005C26C4" w:rsidRPr="00903DBA">
        <w:t>.</w:t>
      </w:r>
    </w:p>
    <w:p w14:paraId="424AC986" w14:textId="1AAB6949" w:rsidR="00472ABE" w:rsidRPr="00903DBA" w:rsidRDefault="005D5EA2" w:rsidP="00E445CA">
      <w:r w:rsidRPr="00903DBA">
        <w:t xml:space="preserve">The following assembly code is generated, with </w:t>
      </w:r>
      <w:r w:rsidR="00FD3DC9" w:rsidRPr="00903DBA">
        <w:t>the</w:t>
      </w:r>
      <w:r w:rsidRPr="00903DBA">
        <w:t xml:space="preserve"> track</w:t>
      </w:r>
      <w:r w:rsidR="00FD3DC9" w:rsidRPr="00903DBA">
        <w:t>s</w:t>
      </w:r>
      <w:r w:rsidRPr="00903DBA">
        <w:t xml:space="preserve"> </w:t>
      </w:r>
      <w:r w:rsidR="004E71D8" w:rsidRPr="00903DBA">
        <w:rPr>
          <w:rStyle w:val="KeyWord0"/>
        </w:rPr>
        <w:t>t</w:t>
      </w:r>
      <w:r w:rsidR="00E82A57" w:rsidRPr="00903DBA">
        <w:rPr>
          <w:rStyle w:val="KeyWord0"/>
        </w:rPr>
        <w:t>rack</w:t>
      </w:r>
      <w:r w:rsidR="004E71D8" w:rsidRPr="00903DBA">
        <w:rPr>
          <w:rStyle w:val="KeyWord0"/>
        </w:rPr>
        <w:t>0</w:t>
      </w:r>
      <w:r w:rsidR="005C26C4" w:rsidRPr="00903DBA">
        <w:t xml:space="preserve">, </w:t>
      </w:r>
      <w:r w:rsidR="004E71D8" w:rsidRPr="00903DBA">
        <w:rPr>
          <w:rStyle w:val="KeyWord0"/>
        </w:rPr>
        <w:t>t</w:t>
      </w:r>
      <w:r w:rsidR="00E82A57" w:rsidRPr="00903DBA">
        <w:rPr>
          <w:rStyle w:val="KeyWord0"/>
        </w:rPr>
        <w:t>rack</w:t>
      </w:r>
      <w:r w:rsidR="004E71D8" w:rsidRPr="00903DBA">
        <w:rPr>
          <w:rStyle w:val="KeyWord0"/>
        </w:rPr>
        <w:t>1</w:t>
      </w:r>
      <w:r w:rsidR="005C26C4" w:rsidRPr="00903DBA">
        <w:t xml:space="preserve">, </w:t>
      </w:r>
      <w:r w:rsidR="00FD3DC9" w:rsidRPr="00903DBA">
        <w:t xml:space="preserve">and </w:t>
      </w:r>
      <w:r w:rsidR="004E71D8" w:rsidRPr="00903DBA">
        <w:rPr>
          <w:rStyle w:val="KeyWord0"/>
        </w:rPr>
        <w:t>t</w:t>
      </w:r>
      <w:r w:rsidR="00E82A57" w:rsidRPr="00903DBA">
        <w:rPr>
          <w:rStyle w:val="KeyWord0"/>
        </w:rPr>
        <w:t>rack</w:t>
      </w:r>
      <w:r w:rsidR="004E71D8" w:rsidRPr="00903DBA">
        <w:rPr>
          <w:rStyle w:val="KeyWord0"/>
        </w:rPr>
        <w:t>2</w:t>
      </w:r>
      <w:r w:rsidR="00FD3DC9" w:rsidRPr="00903DBA">
        <w:t xml:space="preserve"> </w:t>
      </w:r>
      <w:r w:rsidR="00A57E2E" w:rsidRPr="00903DBA">
        <w:t>as</w:t>
      </w:r>
      <w:r w:rsidRPr="00903DBA">
        <w:t xml:space="preserve"> place </w:t>
      </w:r>
      <w:r w:rsidR="00A57E2E" w:rsidRPr="00903DBA">
        <w:t xml:space="preserve">holders for the </w:t>
      </w:r>
      <w:r w:rsidRPr="00903DBA">
        <w:t>register</w:t>
      </w:r>
      <w:r w:rsidR="00A57E2E" w:rsidRPr="00903DBA">
        <w:t>s</w:t>
      </w:r>
      <w:r w:rsidRPr="00903DBA">
        <w:t>.</w:t>
      </w:r>
      <w:r w:rsidR="00A57E2E" w:rsidRPr="00903DBA">
        <w:t xml:space="preserve"> Each track represents a register, but we do not yet know which </w:t>
      </w:r>
      <w:r w:rsidR="005C26C4" w:rsidRPr="00903DBA">
        <w:t>one</w:t>
      </w:r>
      <w:r w:rsidR="00A57E2E" w:rsidRPr="00903DBA">
        <w:t>.</w:t>
      </w:r>
    </w:p>
    <w:p w14:paraId="1A2CB9D2" w14:textId="5777912B" w:rsidR="000824A1" w:rsidRPr="00903DBA" w:rsidRDefault="000824A1" w:rsidP="000824A1">
      <w:pPr>
        <w:pStyle w:val="Code"/>
      </w:pPr>
      <w:r w:rsidRPr="00903DBA">
        <w:t xml:space="preserve">mov </w:t>
      </w:r>
      <w:r w:rsidR="004E71D8" w:rsidRPr="00903DBA">
        <w:rPr>
          <w:rStyle w:val="KeyWord0"/>
        </w:rPr>
        <w:t>t</w:t>
      </w:r>
      <w:r w:rsidR="00E82A57" w:rsidRPr="00903DBA">
        <w:rPr>
          <w:rStyle w:val="KeyWord0"/>
        </w:rPr>
        <w:t>rack</w:t>
      </w:r>
      <w:r w:rsidR="004E71D8" w:rsidRPr="00903DBA">
        <w:rPr>
          <w:rStyle w:val="KeyWord0"/>
        </w:rPr>
        <w:t>0</w:t>
      </w:r>
      <w:r w:rsidRPr="00903DBA">
        <w:t xml:space="preserve">,[bp + </w:t>
      </w:r>
      <w:r w:rsidR="009B3D3D" w:rsidRPr="00903DBA">
        <w:t>6</w:t>
      </w:r>
      <w:r w:rsidRPr="00903DBA">
        <w:t>]</w:t>
      </w:r>
    </w:p>
    <w:p w14:paraId="40E161F7" w14:textId="7929CD68" w:rsidR="000824A1" w:rsidRPr="00903DBA" w:rsidRDefault="00FD3DC9" w:rsidP="000824A1">
      <w:pPr>
        <w:pStyle w:val="Code"/>
      </w:pPr>
      <w:r w:rsidRPr="00903DBA">
        <w:t>add</w:t>
      </w:r>
      <w:r w:rsidR="000824A1" w:rsidRPr="00903DBA">
        <w:t xml:space="preserve"> </w:t>
      </w:r>
      <w:r w:rsidR="004E71D8" w:rsidRPr="00903DBA">
        <w:rPr>
          <w:rStyle w:val="KeyWord0"/>
        </w:rPr>
        <w:t>t</w:t>
      </w:r>
      <w:r w:rsidR="00E82A57" w:rsidRPr="00903DBA">
        <w:rPr>
          <w:rStyle w:val="KeyWord0"/>
        </w:rPr>
        <w:t>rack</w:t>
      </w:r>
      <w:r w:rsidR="004E71D8" w:rsidRPr="00903DBA">
        <w:rPr>
          <w:rStyle w:val="KeyWord0"/>
        </w:rPr>
        <w:t>0</w:t>
      </w:r>
      <w:r w:rsidR="000824A1" w:rsidRPr="00903DBA">
        <w:t>,[bp +</w:t>
      </w:r>
      <w:r w:rsidR="004174EC" w:rsidRPr="00903DBA">
        <w:t xml:space="preserve"> </w:t>
      </w:r>
      <w:r w:rsidR="009B3D3D" w:rsidRPr="00903DBA">
        <w:t>8</w:t>
      </w:r>
      <w:r w:rsidR="000824A1" w:rsidRPr="00903DBA">
        <w:t>]</w:t>
      </w:r>
    </w:p>
    <w:p w14:paraId="11B8D6FB" w14:textId="7B1C1939" w:rsidR="000942DA" w:rsidRPr="00903DBA" w:rsidRDefault="000942DA" w:rsidP="00F93CE4">
      <w:pPr>
        <w:pStyle w:val="Code"/>
      </w:pPr>
    </w:p>
    <w:p w14:paraId="31376C07" w14:textId="53BA053E" w:rsidR="000824A1" w:rsidRPr="00903DBA" w:rsidRDefault="000824A1" w:rsidP="000824A1">
      <w:pPr>
        <w:pStyle w:val="Code"/>
      </w:pPr>
      <w:r w:rsidRPr="00903DBA">
        <w:lastRenderedPageBreak/>
        <w:t xml:space="preserve">mov </w:t>
      </w:r>
      <w:r w:rsidR="004E71D8" w:rsidRPr="00903DBA">
        <w:rPr>
          <w:rStyle w:val="KeyWord0"/>
        </w:rPr>
        <w:t>t</w:t>
      </w:r>
      <w:r w:rsidR="00E82A57" w:rsidRPr="00903DBA">
        <w:rPr>
          <w:rStyle w:val="KeyWord0"/>
        </w:rPr>
        <w:t>rack</w:t>
      </w:r>
      <w:r w:rsidR="004E71D8" w:rsidRPr="00903DBA">
        <w:rPr>
          <w:rStyle w:val="KeyWord0"/>
        </w:rPr>
        <w:t>1</w:t>
      </w:r>
      <w:r w:rsidRPr="00903DBA">
        <w:t xml:space="preserve">,[bp + </w:t>
      </w:r>
      <w:r w:rsidR="009B3D3D" w:rsidRPr="00903DBA">
        <w:t>10</w:t>
      </w:r>
      <w:r w:rsidRPr="00903DBA">
        <w:t>]</w:t>
      </w:r>
    </w:p>
    <w:p w14:paraId="3638223C" w14:textId="2267FC1C" w:rsidR="000824A1" w:rsidRPr="00903DBA" w:rsidRDefault="00FD3DC9" w:rsidP="000824A1">
      <w:pPr>
        <w:pStyle w:val="Code"/>
      </w:pPr>
      <w:r w:rsidRPr="00903DBA">
        <w:t>sub</w:t>
      </w:r>
      <w:r w:rsidR="000824A1" w:rsidRPr="00903DBA">
        <w:t xml:space="preserve"> </w:t>
      </w:r>
      <w:r w:rsidR="004E71D8" w:rsidRPr="00903DBA">
        <w:rPr>
          <w:rStyle w:val="KeyWord0"/>
        </w:rPr>
        <w:t>t</w:t>
      </w:r>
      <w:r w:rsidR="00E82A57" w:rsidRPr="00903DBA">
        <w:rPr>
          <w:rStyle w:val="KeyWord0"/>
        </w:rPr>
        <w:t>rack</w:t>
      </w:r>
      <w:r w:rsidR="004E71D8" w:rsidRPr="00903DBA">
        <w:rPr>
          <w:rStyle w:val="KeyWord0"/>
        </w:rPr>
        <w:t>1</w:t>
      </w:r>
      <w:r w:rsidR="000824A1" w:rsidRPr="00903DBA">
        <w:t xml:space="preserve">,[bp + </w:t>
      </w:r>
      <w:r w:rsidR="009B3D3D" w:rsidRPr="00903DBA">
        <w:t>12</w:t>
      </w:r>
      <w:r w:rsidR="000824A1" w:rsidRPr="00903DBA">
        <w:t>]</w:t>
      </w:r>
    </w:p>
    <w:p w14:paraId="22861B89" w14:textId="65A6CF5F" w:rsidR="000824A1" w:rsidRPr="00903DBA" w:rsidRDefault="000824A1" w:rsidP="000824A1">
      <w:pPr>
        <w:pStyle w:val="Code"/>
      </w:pPr>
    </w:p>
    <w:p w14:paraId="35EC2A97" w14:textId="3FBE160E" w:rsidR="000824A1" w:rsidRPr="00903DBA" w:rsidRDefault="00FD3DC9" w:rsidP="000942DA">
      <w:pPr>
        <w:pStyle w:val="Code"/>
        <w:rPr>
          <w:rStyle w:val="KeyWord0"/>
        </w:rPr>
      </w:pPr>
      <w:r w:rsidRPr="00903DBA">
        <w:t>and</w:t>
      </w:r>
      <w:r w:rsidR="000824A1" w:rsidRPr="00903DBA">
        <w:t xml:space="preserve"> </w:t>
      </w:r>
      <w:r w:rsidR="004E71D8" w:rsidRPr="00903DBA">
        <w:rPr>
          <w:rStyle w:val="KeyWord0"/>
        </w:rPr>
        <w:t>t</w:t>
      </w:r>
      <w:r w:rsidR="00E82A57" w:rsidRPr="00903DBA">
        <w:rPr>
          <w:rStyle w:val="KeyWord0"/>
        </w:rPr>
        <w:t>rack</w:t>
      </w:r>
      <w:r w:rsidR="004E71D8" w:rsidRPr="00903DBA">
        <w:rPr>
          <w:rStyle w:val="KeyWord0"/>
        </w:rPr>
        <w:t>0</w:t>
      </w:r>
      <w:r w:rsidR="000824A1" w:rsidRPr="00903DBA">
        <w:t>,</w:t>
      </w:r>
      <w:r w:rsidR="000824A1" w:rsidRPr="00903DBA">
        <w:rPr>
          <w:rStyle w:val="KeyWord0"/>
        </w:rPr>
        <w:t xml:space="preserve"> </w:t>
      </w:r>
      <w:r w:rsidR="004E71D8" w:rsidRPr="00903DBA">
        <w:rPr>
          <w:rStyle w:val="KeyWord0"/>
        </w:rPr>
        <w:t>t</w:t>
      </w:r>
      <w:r w:rsidR="00E82A57" w:rsidRPr="00903DBA">
        <w:rPr>
          <w:rStyle w:val="KeyWord0"/>
        </w:rPr>
        <w:t>rack</w:t>
      </w:r>
      <w:r w:rsidR="004E71D8" w:rsidRPr="00903DBA">
        <w:rPr>
          <w:rStyle w:val="KeyWord0"/>
        </w:rPr>
        <w:t>1</w:t>
      </w:r>
    </w:p>
    <w:p w14:paraId="596066C8" w14:textId="21E07617" w:rsidR="00573C1A" w:rsidRPr="00903DBA" w:rsidRDefault="007E333A" w:rsidP="007E333A">
      <w:pPr>
        <w:rPr>
          <w:highlight w:val="white"/>
        </w:rPr>
      </w:pPr>
      <w:r w:rsidRPr="00903DBA">
        <w:rPr>
          <w:highlight w:val="white"/>
        </w:rPr>
        <w:t xml:space="preserve">In the return sequence, we </w:t>
      </w:r>
      <w:r w:rsidR="00405820" w:rsidRPr="00903DBA">
        <w:rPr>
          <w:highlight w:val="white"/>
        </w:rPr>
        <w:t xml:space="preserve">reset the </w:t>
      </w:r>
      <w:r w:rsidR="00243F05">
        <w:rPr>
          <w:highlight w:val="white"/>
        </w:rPr>
        <w:t>variadic</w:t>
      </w:r>
      <w:r w:rsidR="00243F05" w:rsidRPr="00903DBA">
        <w:rPr>
          <w:highlight w:val="white"/>
        </w:rPr>
        <w:t xml:space="preserve"> </w:t>
      </w:r>
      <w:r w:rsidR="00405820" w:rsidRPr="00903DBA">
        <w:rPr>
          <w:highlight w:val="white"/>
        </w:rPr>
        <w:t xml:space="preserve">and regular frame pointers to the values of the calling function, which </w:t>
      </w:r>
      <w:r w:rsidR="001C00F5" w:rsidRPr="00903DBA">
        <w:rPr>
          <w:highlight w:val="white"/>
        </w:rPr>
        <w:t>is</w:t>
      </w:r>
      <w:r w:rsidR="00405820" w:rsidRPr="00903DBA">
        <w:rPr>
          <w:highlight w:val="white"/>
        </w:rPr>
        <w:t xml:space="preserve"> placed at offset 4 and 2 on the activation record</w:t>
      </w:r>
      <w:r w:rsidR="001C00F5" w:rsidRPr="00903DBA">
        <w:rPr>
          <w:highlight w:val="white"/>
        </w:rPr>
        <w:t>,</w:t>
      </w:r>
      <w:r w:rsidR="00405820" w:rsidRPr="00903DBA">
        <w:rPr>
          <w:highlight w:val="white"/>
        </w:rPr>
        <w:t xml:space="preserve"> and then jump to the return address</w:t>
      </w:r>
      <w:r w:rsidR="001C00F5" w:rsidRPr="00903DBA">
        <w:rPr>
          <w:highlight w:val="white"/>
        </w:rPr>
        <w:t xml:space="preserve">, which is placed at the beginning of the activation record. Note the order between the two middle lines. We cannot swap them, since </w:t>
      </w:r>
      <w:r w:rsidR="001C00F5" w:rsidRPr="00903DBA">
        <w:rPr>
          <w:rStyle w:val="KeyWord0"/>
          <w:highlight w:val="white"/>
        </w:rPr>
        <w:t>bp</w:t>
      </w:r>
      <w:r w:rsidR="001C00F5" w:rsidRPr="00903DBA">
        <w:rPr>
          <w:highlight w:val="white"/>
        </w:rPr>
        <w:t xml:space="preserve"> is set on the third line.</w:t>
      </w:r>
    </w:p>
    <w:p w14:paraId="5536A4F5" w14:textId="7A60E0AA" w:rsidR="00342B3D" w:rsidRPr="00903DBA" w:rsidRDefault="00342B3D" w:rsidP="005611AF">
      <w:pPr>
        <w:pStyle w:val="Code"/>
        <w:rPr>
          <w:highlight w:val="white"/>
        </w:rPr>
      </w:pPr>
      <w:r w:rsidRPr="00903DBA">
        <w:rPr>
          <w:highlight w:val="white"/>
        </w:rPr>
        <w:t xml:space="preserve">mov </w:t>
      </w:r>
      <w:r w:rsidR="004E71D8" w:rsidRPr="00903DBA">
        <w:rPr>
          <w:rStyle w:val="KeyWord0"/>
        </w:rPr>
        <w:t>t</w:t>
      </w:r>
      <w:r w:rsidR="00E82A57" w:rsidRPr="00903DBA">
        <w:rPr>
          <w:rStyle w:val="KeyWord0"/>
        </w:rPr>
        <w:t>rack</w:t>
      </w:r>
      <w:r w:rsidR="004E71D8" w:rsidRPr="00903DBA">
        <w:rPr>
          <w:rStyle w:val="KeyWord0"/>
        </w:rPr>
        <w:t>2</w:t>
      </w:r>
      <w:r w:rsidRPr="00903DBA">
        <w:rPr>
          <w:highlight w:val="white"/>
        </w:rPr>
        <w:t>, [bp]</w:t>
      </w:r>
    </w:p>
    <w:p w14:paraId="2C631E1A" w14:textId="44EB3007" w:rsidR="00342B3D" w:rsidRPr="00903DBA" w:rsidRDefault="00342B3D" w:rsidP="005611AF">
      <w:pPr>
        <w:pStyle w:val="Code"/>
        <w:rPr>
          <w:highlight w:val="white"/>
        </w:rPr>
      </w:pPr>
      <w:r w:rsidRPr="00903DBA">
        <w:rPr>
          <w:highlight w:val="white"/>
        </w:rPr>
        <w:t xml:space="preserve">mov di, [bp + </w:t>
      </w:r>
      <w:r w:rsidR="005611AF" w:rsidRPr="00903DBA">
        <w:rPr>
          <w:highlight w:val="white"/>
        </w:rPr>
        <w:t>4</w:t>
      </w:r>
      <w:r w:rsidRPr="00903DBA">
        <w:rPr>
          <w:highlight w:val="white"/>
        </w:rPr>
        <w:t>]</w:t>
      </w:r>
    </w:p>
    <w:p w14:paraId="71868FC7" w14:textId="0D9E447A" w:rsidR="00342B3D" w:rsidRPr="00903DBA" w:rsidRDefault="00342B3D" w:rsidP="005611AF">
      <w:pPr>
        <w:pStyle w:val="Code"/>
        <w:rPr>
          <w:highlight w:val="white"/>
        </w:rPr>
      </w:pPr>
      <w:r w:rsidRPr="00903DBA">
        <w:rPr>
          <w:highlight w:val="white"/>
        </w:rPr>
        <w:t xml:space="preserve">mov bp, [bp + </w:t>
      </w:r>
      <w:r w:rsidR="005611AF" w:rsidRPr="00903DBA">
        <w:rPr>
          <w:highlight w:val="white"/>
        </w:rPr>
        <w:t>2</w:t>
      </w:r>
      <w:r w:rsidRPr="00903DBA">
        <w:rPr>
          <w:highlight w:val="white"/>
        </w:rPr>
        <w:t>]</w:t>
      </w:r>
    </w:p>
    <w:p w14:paraId="5246B84F" w14:textId="7197C1D5" w:rsidR="00342B3D" w:rsidRPr="00903DBA" w:rsidRDefault="00342B3D" w:rsidP="005611AF">
      <w:pPr>
        <w:pStyle w:val="Code"/>
        <w:rPr>
          <w:highlight w:val="white"/>
        </w:rPr>
      </w:pPr>
      <w:r w:rsidRPr="00903DBA">
        <w:rPr>
          <w:highlight w:val="white"/>
        </w:rPr>
        <w:t xml:space="preserve">jmp </w:t>
      </w:r>
      <w:r w:rsidR="004E71D8" w:rsidRPr="00903DBA">
        <w:rPr>
          <w:rStyle w:val="KeyWord0"/>
        </w:rPr>
        <w:t>t</w:t>
      </w:r>
      <w:r w:rsidR="00E82A57" w:rsidRPr="00903DBA">
        <w:rPr>
          <w:rStyle w:val="KeyWord0"/>
        </w:rPr>
        <w:t>rack</w:t>
      </w:r>
      <w:r w:rsidR="004E71D8" w:rsidRPr="00903DBA">
        <w:rPr>
          <w:rStyle w:val="KeyWord0"/>
        </w:rPr>
        <w:t>2</w:t>
      </w:r>
    </w:p>
    <w:p w14:paraId="77050597" w14:textId="59F4FC2C" w:rsidR="009D7AF0" w:rsidRPr="00903DBA" w:rsidRDefault="009D7AF0" w:rsidP="005D5EA2">
      <w:r w:rsidRPr="00903DBA">
        <w:t xml:space="preserve">The return value </w:t>
      </w:r>
      <w:r w:rsidR="00EC1A4B" w:rsidRPr="00903DBA">
        <w:t xml:space="preserve">is stored in </w:t>
      </w:r>
      <w:r w:rsidR="004E71D8" w:rsidRPr="00903DBA">
        <w:rPr>
          <w:rStyle w:val="KeyWord0"/>
        </w:rPr>
        <w:t>t</w:t>
      </w:r>
      <w:r w:rsidR="00E82A57" w:rsidRPr="00903DBA">
        <w:rPr>
          <w:rStyle w:val="KeyWord0"/>
        </w:rPr>
        <w:t>rack</w:t>
      </w:r>
      <w:r w:rsidR="004E71D8" w:rsidRPr="00903DBA">
        <w:rPr>
          <w:rStyle w:val="KeyWord0"/>
        </w:rPr>
        <w:t>0</w:t>
      </w:r>
      <w:r w:rsidR="00EC1A4B" w:rsidRPr="00903DBA">
        <w:t>,</w:t>
      </w:r>
      <w:r w:rsidR="00B17A36" w:rsidRPr="00903DBA">
        <w:t xml:space="preserve"> </w:t>
      </w:r>
      <w:r w:rsidR="00EC1A4B" w:rsidRPr="00903DBA">
        <w:t xml:space="preserve">and </w:t>
      </w:r>
      <w:r w:rsidR="00BE5569" w:rsidRPr="00903DBA">
        <w:t xml:space="preserve">shall thereby be assigned the return value register. I have chosen </w:t>
      </w:r>
      <w:r w:rsidR="00BE5569" w:rsidRPr="00903DBA">
        <w:rPr>
          <w:rStyle w:val="KeyWord0"/>
        </w:rPr>
        <w:t>bx</w:t>
      </w:r>
      <w:r w:rsidR="00BE5569" w:rsidRPr="00903DBA">
        <w:t xml:space="preserve"> </w:t>
      </w:r>
      <w:r w:rsidR="0082618B" w:rsidRPr="00903DBA">
        <w:t>for</w:t>
      </w:r>
      <w:r w:rsidR="00BE5569" w:rsidRPr="00903DBA">
        <w:t xml:space="preserve"> the return value register, since it can be used both as an operand in </w:t>
      </w:r>
      <w:r w:rsidR="00B17A36" w:rsidRPr="00903DBA">
        <w:t xml:space="preserve">arithmetic operations and as an address register. So </w:t>
      </w:r>
      <w:r w:rsidR="004E71D8" w:rsidRPr="00903DBA">
        <w:rPr>
          <w:rStyle w:val="KeyWord0"/>
        </w:rPr>
        <w:t>t</w:t>
      </w:r>
      <w:r w:rsidR="00E82A57" w:rsidRPr="00903DBA">
        <w:rPr>
          <w:rStyle w:val="KeyWord0"/>
        </w:rPr>
        <w:t>rack</w:t>
      </w:r>
      <w:r w:rsidR="004E71D8" w:rsidRPr="00903DBA">
        <w:rPr>
          <w:rStyle w:val="KeyWord0"/>
        </w:rPr>
        <w:t>0</w:t>
      </w:r>
      <w:r w:rsidR="00B17A36" w:rsidRPr="00903DBA">
        <w:t xml:space="preserve"> is assigned </w:t>
      </w:r>
      <w:r w:rsidR="00B17A36" w:rsidRPr="00903DBA">
        <w:rPr>
          <w:rStyle w:val="KeyWord0"/>
        </w:rPr>
        <w:t>bx</w:t>
      </w:r>
      <w:r w:rsidR="0082618B" w:rsidRPr="00903DBA">
        <w:t xml:space="preserve"> when the return instruction is added to the code.</w:t>
      </w:r>
    </w:p>
    <w:p w14:paraId="58140295" w14:textId="09CE634F" w:rsidR="00B17A36" w:rsidRPr="00903DBA" w:rsidRDefault="00B17A36" w:rsidP="005D5EA2">
      <w:r w:rsidRPr="00903DBA">
        <w:t xml:space="preserve">The </w:t>
      </w:r>
      <w:r w:rsidR="002F7BF6" w:rsidRPr="00903DBA">
        <w:t>register allocator assigns the remaining track</w:t>
      </w:r>
      <w:r w:rsidR="002B7282" w:rsidRPr="00903DBA">
        <w:t>s</w:t>
      </w:r>
      <w:r w:rsidR="002F7BF6" w:rsidRPr="00903DBA">
        <w:t xml:space="preserve"> </w:t>
      </w:r>
      <w:r w:rsidR="004E71D8" w:rsidRPr="00903DBA">
        <w:rPr>
          <w:rStyle w:val="KeyWord0"/>
        </w:rPr>
        <w:t>t</w:t>
      </w:r>
      <w:r w:rsidR="00E82A57" w:rsidRPr="00903DBA">
        <w:rPr>
          <w:rStyle w:val="KeyWord0"/>
        </w:rPr>
        <w:t>rack</w:t>
      </w:r>
      <w:r w:rsidR="004E71D8" w:rsidRPr="00903DBA">
        <w:rPr>
          <w:rStyle w:val="KeyWord0"/>
        </w:rPr>
        <w:t>1</w:t>
      </w:r>
      <w:r w:rsidR="002F7BF6" w:rsidRPr="00903DBA">
        <w:t xml:space="preserve"> and </w:t>
      </w:r>
      <w:r w:rsidR="004E71D8" w:rsidRPr="00903DBA">
        <w:rPr>
          <w:rStyle w:val="KeyWord0"/>
        </w:rPr>
        <w:t>t</w:t>
      </w:r>
      <w:r w:rsidR="00E82A57" w:rsidRPr="00903DBA">
        <w:rPr>
          <w:rStyle w:val="KeyWord0"/>
        </w:rPr>
        <w:t>rack</w:t>
      </w:r>
      <w:r w:rsidR="004E71D8" w:rsidRPr="00903DBA">
        <w:rPr>
          <w:rStyle w:val="KeyWord0"/>
        </w:rPr>
        <w:t>2</w:t>
      </w:r>
      <w:r w:rsidR="002F7BF6" w:rsidRPr="00903DBA">
        <w:t xml:space="preserve"> to suitable registers. Since </w:t>
      </w:r>
      <w:r w:rsidR="004E71D8" w:rsidRPr="00903DBA">
        <w:rPr>
          <w:rStyle w:val="KeyWord0"/>
        </w:rPr>
        <w:t>t</w:t>
      </w:r>
      <w:r w:rsidR="00025DA1">
        <w:rPr>
          <w:rStyle w:val="KeyWord0"/>
        </w:rPr>
        <w:t>rack</w:t>
      </w:r>
      <w:r w:rsidR="004E71D8" w:rsidRPr="00903DBA">
        <w:rPr>
          <w:rStyle w:val="KeyWord0"/>
        </w:rPr>
        <w:t>0</w:t>
      </w:r>
      <w:r w:rsidR="002F7BF6" w:rsidRPr="00903DBA">
        <w:t xml:space="preserve"> and </w:t>
      </w:r>
      <w:r w:rsidR="004E71D8" w:rsidRPr="00903DBA">
        <w:rPr>
          <w:rStyle w:val="KeyWord0"/>
        </w:rPr>
        <w:t>t</w:t>
      </w:r>
      <w:r w:rsidR="00E82A57" w:rsidRPr="00903DBA">
        <w:rPr>
          <w:rStyle w:val="KeyWord0"/>
        </w:rPr>
        <w:t>rack</w:t>
      </w:r>
      <w:r w:rsidR="004E71D8" w:rsidRPr="00903DBA">
        <w:rPr>
          <w:rStyle w:val="KeyWord0"/>
        </w:rPr>
        <w:t>2</w:t>
      </w:r>
      <w:r w:rsidR="002F7BF6" w:rsidRPr="00903DBA">
        <w:t xml:space="preserve"> do not overlap, it is quite possible to assign them the same register, </w:t>
      </w:r>
      <w:r w:rsidR="002B7282" w:rsidRPr="00903DBA">
        <w:t>such as</w:t>
      </w:r>
      <w:r w:rsidR="002F7BF6" w:rsidRPr="00903DBA">
        <w:t xml:space="preserve"> </w:t>
      </w:r>
      <w:r w:rsidR="002F7BF6" w:rsidRPr="00903DBA">
        <w:rPr>
          <w:rStyle w:val="KeyWord0"/>
        </w:rPr>
        <w:t>ax</w:t>
      </w:r>
      <w:r w:rsidR="002F7BF6" w:rsidRPr="00903DBA">
        <w:t>.</w:t>
      </w:r>
    </w:p>
    <w:p w14:paraId="37F288C1" w14:textId="325489E0" w:rsidR="002F7BF6" w:rsidRPr="00903DBA" w:rsidRDefault="002F7BF6" w:rsidP="002F7BF6">
      <w:pPr>
        <w:pStyle w:val="Code"/>
      </w:pPr>
      <w:r w:rsidRPr="00903DBA">
        <w:t xml:space="preserve">mov </w:t>
      </w:r>
      <w:r w:rsidR="002B7282" w:rsidRPr="00903DBA">
        <w:rPr>
          <w:rStyle w:val="KeyWord0"/>
        </w:rPr>
        <w:t>bx</w:t>
      </w:r>
      <w:r w:rsidRPr="00903DBA">
        <w:t>,[bp + 6]</w:t>
      </w:r>
    </w:p>
    <w:p w14:paraId="6E751DEA" w14:textId="0061B8CD" w:rsidR="002F7BF6" w:rsidRPr="00903DBA" w:rsidRDefault="002F7BF6" w:rsidP="002F7BF6">
      <w:pPr>
        <w:pStyle w:val="Code"/>
      </w:pPr>
      <w:r w:rsidRPr="00903DBA">
        <w:t xml:space="preserve">add </w:t>
      </w:r>
      <w:r w:rsidR="002B7282" w:rsidRPr="00903DBA">
        <w:rPr>
          <w:rStyle w:val="KeyWord0"/>
        </w:rPr>
        <w:t>bx</w:t>
      </w:r>
      <w:r w:rsidRPr="00903DBA">
        <w:t>,[bp + 8]</w:t>
      </w:r>
    </w:p>
    <w:p w14:paraId="1E0996FE" w14:textId="77777777" w:rsidR="002F7BF6" w:rsidRPr="00903DBA" w:rsidRDefault="002F7BF6" w:rsidP="002F7BF6">
      <w:pPr>
        <w:pStyle w:val="Code"/>
      </w:pPr>
    </w:p>
    <w:p w14:paraId="70F240D9" w14:textId="09E67A48" w:rsidR="002F7BF6" w:rsidRPr="00903DBA" w:rsidRDefault="002F7BF6" w:rsidP="002F7BF6">
      <w:pPr>
        <w:pStyle w:val="Code"/>
      </w:pPr>
      <w:r w:rsidRPr="00903DBA">
        <w:t xml:space="preserve">mov </w:t>
      </w:r>
      <w:r w:rsidR="002B7282" w:rsidRPr="00903DBA">
        <w:rPr>
          <w:rStyle w:val="KeyWord0"/>
        </w:rPr>
        <w:t>ax</w:t>
      </w:r>
      <w:r w:rsidRPr="00903DBA">
        <w:t>,[bp + 10]</w:t>
      </w:r>
    </w:p>
    <w:p w14:paraId="18AEB5FA" w14:textId="6171ABF9" w:rsidR="002F7BF6" w:rsidRPr="00903DBA" w:rsidRDefault="002F7BF6" w:rsidP="002F7BF6">
      <w:pPr>
        <w:pStyle w:val="Code"/>
      </w:pPr>
      <w:r w:rsidRPr="00903DBA">
        <w:t xml:space="preserve">sub </w:t>
      </w:r>
      <w:r w:rsidR="002B7282" w:rsidRPr="00903DBA">
        <w:rPr>
          <w:rStyle w:val="KeyWord0"/>
        </w:rPr>
        <w:t>ax</w:t>
      </w:r>
      <w:r w:rsidRPr="00903DBA">
        <w:t>,[bp + 12]</w:t>
      </w:r>
    </w:p>
    <w:p w14:paraId="0187F617" w14:textId="77777777" w:rsidR="002F7BF6" w:rsidRPr="00903DBA" w:rsidRDefault="002F7BF6" w:rsidP="002F7BF6">
      <w:pPr>
        <w:pStyle w:val="Code"/>
      </w:pPr>
    </w:p>
    <w:p w14:paraId="57F881A8" w14:textId="757B2732" w:rsidR="002F7BF6" w:rsidRPr="00903DBA" w:rsidRDefault="002F7BF6" w:rsidP="002F7BF6">
      <w:pPr>
        <w:pStyle w:val="Code"/>
        <w:rPr>
          <w:rStyle w:val="KeyWord0"/>
        </w:rPr>
      </w:pPr>
      <w:r w:rsidRPr="00903DBA">
        <w:t xml:space="preserve">and </w:t>
      </w:r>
      <w:r w:rsidR="002B7282" w:rsidRPr="00903DBA">
        <w:rPr>
          <w:rStyle w:val="KeyWord0"/>
        </w:rPr>
        <w:t>bx</w:t>
      </w:r>
      <w:r w:rsidRPr="00903DBA">
        <w:t>,</w:t>
      </w:r>
      <w:r w:rsidRPr="00903DBA">
        <w:rPr>
          <w:rStyle w:val="KeyWord0"/>
        </w:rPr>
        <w:t xml:space="preserve"> </w:t>
      </w:r>
      <w:r w:rsidR="002B7282" w:rsidRPr="00903DBA">
        <w:rPr>
          <w:rStyle w:val="KeyWord0"/>
        </w:rPr>
        <w:t>ax</w:t>
      </w:r>
    </w:p>
    <w:p w14:paraId="147CD609" w14:textId="77777777" w:rsidR="002F7BF6" w:rsidRPr="00903DBA" w:rsidRDefault="002F7BF6" w:rsidP="002F7BF6">
      <w:pPr>
        <w:pStyle w:val="Code"/>
        <w:rPr>
          <w:highlight w:val="white"/>
        </w:rPr>
      </w:pPr>
    </w:p>
    <w:p w14:paraId="68395CBF" w14:textId="3C30CA2E" w:rsidR="002F7BF6" w:rsidRPr="00903DBA" w:rsidRDefault="002F7BF6" w:rsidP="002F7BF6">
      <w:pPr>
        <w:pStyle w:val="Code"/>
        <w:rPr>
          <w:highlight w:val="white"/>
        </w:rPr>
      </w:pPr>
      <w:r w:rsidRPr="00903DBA">
        <w:rPr>
          <w:highlight w:val="white"/>
        </w:rPr>
        <w:t xml:space="preserve">mov </w:t>
      </w:r>
      <w:r w:rsidR="002B7282" w:rsidRPr="00903DBA">
        <w:rPr>
          <w:rStyle w:val="KeyWord0"/>
        </w:rPr>
        <w:t>ax</w:t>
      </w:r>
      <w:r w:rsidRPr="00903DBA">
        <w:rPr>
          <w:highlight w:val="white"/>
        </w:rPr>
        <w:t>, [bp]</w:t>
      </w:r>
    </w:p>
    <w:p w14:paraId="7BA7ED2A" w14:textId="77777777" w:rsidR="002F7BF6" w:rsidRPr="00903DBA" w:rsidRDefault="002F7BF6" w:rsidP="002F7BF6">
      <w:pPr>
        <w:pStyle w:val="Code"/>
        <w:rPr>
          <w:highlight w:val="white"/>
        </w:rPr>
      </w:pPr>
      <w:r w:rsidRPr="00903DBA">
        <w:rPr>
          <w:highlight w:val="white"/>
        </w:rPr>
        <w:t>mov di, [bp + 4]</w:t>
      </w:r>
    </w:p>
    <w:p w14:paraId="74426608" w14:textId="77777777" w:rsidR="002F7BF6" w:rsidRPr="00903DBA" w:rsidRDefault="002F7BF6" w:rsidP="002F7BF6">
      <w:pPr>
        <w:pStyle w:val="Code"/>
        <w:rPr>
          <w:highlight w:val="white"/>
        </w:rPr>
      </w:pPr>
      <w:r w:rsidRPr="00903DBA">
        <w:rPr>
          <w:highlight w:val="white"/>
        </w:rPr>
        <w:t>mov bp, [bp + 2]</w:t>
      </w:r>
    </w:p>
    <w:p w14:paraId="325131D3" w14:textId="5957DC68" w:rsidR="002F7BF6" w:rsidRPr="00903DBA" w:rsidRDefault="002F7BF6" w:rsidP="002F7BF6">
      <w:pPr>
        <w:pStyle w:val="Code"/>
        <w:rPr>
          <w:highlight w:val="white"/>
        </w:rPr>
      </w:pPr>
      <w:r w:rsidRPr="00903DBA">
        <w:rPr>
          <w:highlight w:val="white"/>
        </w:rPr>
        <w:t xml:space="preserve">jmp </w:t>
      </w:r>
      <w:r w:rsidR="002B7282" w:rsidRPr="00903DBA">
        <w:rPr>
          <w:rStyle w:val="KeyWord0"/>
        </w:rPr>
        <w:t>ax</w:t>
      </w:r>
    </w:p>
    <w:p w14:paraId="1FFB3345" w14:textId="4B479DE5" w:rsidR="00025DA1" w:rsidRPr="00903DBA" w:rsidRDefault="00025DA1" w:rsidP="00025DA1">
      <w:pPr>
        <w:rPr>
          <w:highlight w:val="white"/>
        </w:rPr>
      </w:pPr>
      <w:r w:rsidRPr="00903DBA">
        <w:rPr>
          <w:highlight w:val="white"/>
        </w:rPr>
        <w:t xml:space="preserve">The </w:t>
      </w:r>
      <w:r w:rsidRPr="00903DBA">
        <w:rPr>
          <w:rStyle w:val="KeyWord0"/>
          <w:highlight w:val="white"/>
        </w:rPr>
        <w:t>Track</w:t>
      </w:r>
      <w:r w:rsidRPr="00903DBA">
        <w:rPr>
          <w:highlight w:val="white"/>
        </w:rPr>
        <w:t xml:space="preserve"> class holds a track representing a known or unknown register. </w:t>
      </w:r>
    </w:p>
    <w:p w14:paraId="68DD47DB" w14:textId="4E7680E5" w:rsidR="00B616B1" w:rsidRPr="00903DBA" w:rsidRDefault="00B616B1" w:rsidP="00283127">
      <w:pPr>
        <w:pStyle w:val="CodeHeader"/>
      </w:pPr>
      <w:r w:rsidRPr="00903DBA">
        <w:t>Track.cs</w:t>
      </w:r>
    </w:p>
    <w:p w14:paraId="7E2C18E6" w14:textId="77777777" w:rsidR="004D41A8" w:rsidRPr="00903DBA" w:rsidRDefault="004D41A8" w:rsidP="00132D4E">
      <w:pPr>
        <w:pStyle w:val="Code"/>
        <w:rPr>
          <w:highlight w:val="white"/>
        </w:rPr>
      </w:pPr>
      <w:r w:rsidRPr="00903DBA">
        <w:rPr>
          <w:highlight w:val="white"/>
        </w:rPr>
        <w:t>using System;</w:t>
      </w:r>
    </w:p>
    <w:p w14:paraId="7CC43260" w14:textId="77777777" w:rsidR="004D41A8" w:rsidRPr="00903DBA" w:rsidRDefault="004D41A8" w:rsidP="00132D4E">
      <w:pPr>
        <w:pStyle w:val="Code"/>
        <w:rPr>
          <w:highlight w:val="white"/>
        </w:rPr>
      </w:pPr>
      <w:r w:rsidRPr="00903DBA">
        <w:rPr>
          <w:highlight w:val="white"/>
        </w:rPr>
        <w:t>using System.Collections.Generic;</w:t>
      </w:r>
    </w:p>
    <w:p w14:paraId="7E73150B" w14:textId="77777777" w:rsidR="00025DA1" w:rsidRDefault="00025DA1" w:rsidP="00132D4E">
      <w:pPr>
        <w:pStyle w:val="Code"/>
        <w:rPr>
          <w:highlight w:val="white"/>
        </w:rPr>
      </w:pPr>
    </w:p>
    <w:p w14:paraId="22848030" w14:textId="09CFA82A" w:rsidR="004D41A8" w:rsidRPr="00903DBA" w:rsidRDefault="004D41A8" w:rsidP="00132D4E">
      <w:pPr>
        <w:pStyle w:val="Code"/>
        <w:rPr>
          <w:highlight w:val="white"/>
        </w:rPr>
      </w:pPr>
      <w:r w:rsidRPr="00903DBA">
        <w:rPr>
          <w:highlight w:val="white"/>
        </w:rPr>
        <w:t>namespace CCompiler {</w:t>
      </w:r>
    </w:p>
    <w:p w14:paraId="50366523" w14:textId="77777777" w:rsidR="004D41A8" w:rsidRPr="00903DBA" w:rsidRDefault="004D41A8" w:rsidP="00132D4E">
      <w:pPr>
        <w:pStyle w:val="Code"/>
        <w:rPr>
          <w:highlight w:val="white"/>
        </w:rPr>
      </w:pPr>
      <w:r w:rsidRPr="00903DBA">
        <w:rPr>
          <w:highlight w:val="white"/>
        </w:rPr>
        <w:t xml:space="preserve">  public class Track {</w:t>
      </w:r>
    </w:p>
    <w:p w14:paraId="6C12025B" w14:textId="10586355" w:rsidR="004D41A8" w:rsidRPr="00903DBA" w:rsidRDefault="000F260C" w:rsidP="000F260C">
      <w:pPr>
        <w:rPr>
          <w:highlight w:val="white"/>
        </w:rPr>
      </w:pPr>
      <w:r w:rsidRPr="00903DBA">
        <w:rPr>
          <w:highlight w:val="white"/>
        </w:rPr>
        <w:t xml:space="preserve">The first constructor </w:t>
      </w:r>
      <w:r w:rsidR="005A0A77" w:rsidRPr="00903DBA">
        <w:rPr>
          <w:highlight w:val="white"/>
        </w:rPr>
        <w:t>takes a symbol and a potential register as parameters, and initializes the current and maximum sizes.</w:t>
      </w:r>
    </w:p>
    <w:p w14:paraId="09F14390" w14:textId="77777777" w:rsidR="004D41A8" w:rsidRPr="00903DBA" w:rsidRDefault="004D41A8" w:rsidP="00132D4E">
      <w:pPr>
        <w:pStyle w:val="Code"/>
        <w:rPr>
          <w:highlight w:val="white"/>
        </w:rPr>
      </w:pPr>
      <w:r w:rsidRPr="00903DBA">
        <w:rPr>
          <w:highlight w:val="white"/>
        </w:rPr>
        <w:t xml:space="preserve">    public Track(Symbol symbol, Register? register = null) {</w:t>
      </w:r>
    </w:p>
    <w:p w14:paraId="07B9B160" w14:textId="0E526942" w:rsidR="004D41A8" w:rsidRPr="00903DBA" w:rsidRDefault="004D41A8" w:rsidP="00132D4E">
      <w:pPr>
        <w:pStyle w:val="Code"/>
        <w:rPr>
          <w:highlight w:val="white"/>
        </w:rPr>
      </w:pPr>
      <w:r w:rsidRPr="00903DBA">
        <w:rPr>
          <w:highlight w:val="white"/>
        </w:rPr>
        <w:t xml:space="preserve">      </w:t>
      </w:r>
      <w:r w:rsidR="000116AA">
        <w:rPr>
          <w:highlight w:val="white"/>
        </w:rPr>
        <w:t>Register</w:t>
      </w:r>
      <w:r w:rsidRPr="00903DBA">
        <w:rPr>
          <w:highlight w:val="white"/>
        </w:rPr>
        <w:t xml:space="preserve"> = register;</w:t>
      </w:r>
    </w:p>
    <w:p w14:paraId="79D65CFB" w14:textId="77777777" w:rsidR="004D41A8" w:rsidRPr="00903DBA" w:rsidRDefault="004D41A8" w:rsidP="00132D4E">
      <w:pPr>
        <w:pStyle w:val="Code"/>
        <w:rPr>
          <w:highlight w:val="white"/>
        </w:rPr>
      </w:pPr>
      <w:r w:rsidRPr="00903DBA">
        <w:rPr>
          <w:highlight w:val="white"/>
        </w:rPr>
        <w:t xml:space="preserve">      Assert.ErrorXXX(symbol != null);</w:t>
      </w:r>
    </w:p>
    <w:p w14:paraId="2FB9F05C" w14:textId="77777777" w:rsidR="004D41A8" w:rsidRPr="00903DBA" w:rsidRDefault="004D41A8" w:rsidP="00132D4E">
      <w:pPr>
        <w:pStyle w:val="Code"/>
        <w:rPr>
          <w:highlight w:val="white"/>
        </w:rPr>
      </w:pPr>
      <w:r w:rsidRPr="00903DBA">
        <w:rPr>
          <w:highlight w:val="white"/>
        </w:rPr>
        <w:t xml:space="preserve">      Assert.ErrorXXX(!symbol.Type.IsStructOrUnion());</w:t>
      </w:r>
    </w:p>
    <w:p w14:paraId="0B46D7E9" w14:textId="39780581" w:rsidR="004D41A8" w:rsidRPr="00903DBA" w:rsidRDefault="004D41A8" w:rsidP="00132D4E">
      <w:pPr>
        <w:pStyle w:val="Code"/>
        <w:rPr>
          <w:highlight w:val="white"/>
        </w:rPr>
      </w:pPr>
      <w:r w:rsidRPr="00903DBA">
        <w:rPr>
          <w:highlight w:val="white"/>
        </w:rPr>
        <w:t xml:space="preserve">      </w:t>
      </w:r>
      <w:r w:rsidR="000116AA">
        <w:rPr>
          <w:highlight w:val="white"/>
        </w:rPr>
        <w:t>CurrentSize</w:t>
      </w:r>
      <w:r w:rsidRPr="00903DBA">
        <w:rPr>
          <w:highlight w:val="white"/>
        </w:rPr>
        <w:t xml:space="preserve"> = m_maxSize = symbol.Type.</w:t>
      </w:r>
      <w:r w:rsidR="00291B13" w:rsidRPr="00903DBA">
        <w:rPr>
          <w:highlight w:val="white"/>
        </w:rPr>
        <w:t>Return</w:t>
      </w:r>
      <w:r w:rsidR="001D0D41" w:rsidRPr="00903DBA">
        <w:rPr>
          <w:highlight w:val="white"/>
        </w:rPr>
        <w:t>Size</w:t>
      </w:r>
      <w:r w:rsidRPr="00903DBA">
        <w:rPr>
          <w:highlight w:val="white"/>
        </w:rPr>
        <w:t>();</w:t>
      </w:r>
    </w:p>
    <w:p w14:paraId="37D5BAFF" w14:textId="77777777" w:rsidR="004D41A8" w:rsidRPr="00903DBA" w:rsidRDefault="004D41A8" w:rsidP="00132D4E">
      <w:pPr>
        <w:pStyle w:val="Code"/>
        <w:rPr>
          <w:highlight w:val="white"/>
        </w:rPr>
      </w:pPr>
      <w:r w:rsidRPr="00903DBA">
        <w:rPr>
          <w:highlight w:val="white"/>
        </w:rPr>
        <w:t xml:space="preserve">    }</w:t>
      </w:r>
    </w:p>
    <w:p w14:paraId="40C6312C" w14:textId="23F5CDEE" w:rsidR="0063443C" w:rsidRPr="00903DBA" w:rsidRDefault="0063443C" w:rsidP="0063443C">
      <w:pPr>
        <w:rPr>
          <w:highlight w:val="white"/>
        </w:rPr>
      </w:pPr>
      <w:r w:rsidRPr="00903DBA">
        <w:rPr>
          <w:highlight w:val="white"/>
        </w:rPr>
        <w:t xml:space="preserve">The second constructor takes a </w:t>
      </w:r>
      <w:r w:rsidR="00754673" w:rsidRPr="00903DBA">
        <w:rPr>
          <w:highlight w:val="white"/>
        </w:rPr>
        <w:t>type and</w:t>
      </w:r>
      <w:r w:rsidRPr="00903DBA">
        <w:rPr>
          <w:highlight w:val="white"/>
        </w:rPr>
        <w:t xml:space="preserve"> initializes the current and maximum sizes.</w:t>
      </w:r>
    </w:p>
    <w:p w14:paraId="7450207A" w14:textId="77777777" w:rsidR="004D41A8" w:rsidRPr="00903DBA" w:rsidRDefault="004D41A8" w:rsidP="00132D4E">
      <w:pPr>
        <w:pStyle w:val="Code"/>
        <w:rPr>
          <w:highlight w:val="white"/>
        </w:rPr>
      </w:pPr>
      <w:r w:rsidRPr="00903DBA">
        <w:rPr>
          <w:highlight w:val="white"/>
        </w:rPr>
        <w:t xml:space="preserve">    public Track(Type type) {</w:t>
      </w:r>
    </w:p>
    <w:p w14:paraId="40FAE646" w14:textId="77777777" w:rsidR="004D41A8" w:rsidRPr="00903DBA" w:rsidRDefault="004D41A8" w:rsidP="00132D4E">
      <w:pPr>
        <w:pStyle w:val="Code"/>
        <w:rPr>
          <w:highlight w:val="white"/>
        </w:rPr>
      </w:pPr>
      <w:r w:rsidRPr="00903DBA">
        <w:rPr>
          <w:highlight w:val="white"/>
        </w:rPr>
        <w:t xml:space="preserve">      Assert.ErrorXXX(type != null);</w:t>
      </w:r>
    </w:p>
    <w:p w14:paraId="7460F24E" w14:textId="77777777" w:rsidR="004D41A8" w:rsidRPr="00903DBA" w:rsidRDefault="004D41A8" w:rsidP="00132D4E">
      <w:pPr>
        <w:pStyle w:val="Code"/>
        <w:rPr>
          <w:highlight w:val="white"/>
        </w:rPr>
      </w:pPr>
      <w:r w:rsidRPr="00903DBA">
        <w:rPr>
          <w:highlight w:val="white"/>
        </w:rPr>
        <w:t xml:space="preserve">      Assert.ErrorXXX(!type.IsStructOrUnion());</w:t>
      </w:r>
    </w:p>
    <w:p w14:paraId="463C833C" w14:textId="77777777" w:rsidR="004D41A8" w:rsidRPr="00903DBA" w:rsidRDefault="004D41A8" w:rsidP="00132D4E">
      <w:pPr>
        <w:pStyle w:val="Code"/>
        <w:rPr>
          <w:highlight w:val="white"/>
        </w:rPr>
      </w:pPr>
      <w:r w:rsidRPr="00903DBA">
        <w:rPr>
          <w:highlight w:val="white"/>
        </w:rPr>
        <w:lastRenderedPageBreak/>
        <w:t xml:space="preserve">      Assert.ErrorXXX(!type.IsArrayFunctionOrString());</w:t>
      </w:r>
    </w:p>
    <w:p w14:paraId="1A837A07" w14:textId="30F5C0F2" w:rsidR="004D41A8" w:rsidRPr="00903DBA" w:rsidRDefault="004D41A8" w:rsidP="00132D4E">
      <w:pPr>
        <w:pStyle w:val="Code"/>
        <w:rPr>
          <w:highlight w:val="white"/>
        </w:rPr>
      </w:pPr>
      <w:r w:rsidRPr="00903DBA">
        <w:rPr>
          <w:highlight w:val="white"/>
        </w:rPr>
        <w:t xml:space="preserve">      </w:t>
      </w:r>
      <w:r w:rsidR="000116AA">
        <w:rPr>
          <w:highlight w:val="white"/>
        </w:rPr>
        <w:t>CurrentSize</w:t>
      </w:r>
      <w:r w:rsidRPr="00903DBA">
        <w:rPr>
          <w:highlight w:val="white"/>
        </w:rPr>
        <w:t xml:space="preserve"> = m_maxSize = type.Size();</w:t>
      </w:r>
    </w:p>
    <w:p w14:paraId="40ED213B" w14:textId="77777777" w:rsidR="004D41A8" w:rsidRPr="00903DBA" w:rsidRDefault="004D41A8" w:rsidP="00132D4E">
      <w:pPr>
        <w:pStyle w:val="Code"/>
        <w:rPr>
          <w:highlight w:val="white"/>
        </w:rPr>
      </w:pPr>
      <w:r w:rsidRPr="00903DBA">
        <w:rPr>
          <w:highlight w:val="white"/>
        </w:rPr>
        <w:t xml:space="preserve">    }</w:t>
      </w:r>
    </w:p>
    <w:p w14:paraId="000FF8DD" w14:textId="77777777" w:rsidR="003E3EFC" w:rsidRPr="00903DBA" w:rsidRDefault="003E3EFC" w:rsidP="003E3EFC">
      <w:pPr>
        <w:rPr>
          <w:highlight w:val="white"/>
        </w:rPr>
      </w:pPr>
      <w:r w:rsidRPr="00903DBA">
        <w:rPr>
          <w:highlight w:val="white"/>
        </w:rPr>
        <w:t xml:space="preserve">A track has a current size and a maximal size. The current size may vary between </w:t>
      </w:r>
      <w:r>
        <w:rPr>
          <w:highlight w:val="white"/>
        </w:rPr>
        <w:t>assembly code instructions</w:t>
      </w:r>
      <w:r w:rsidRPr="00903DBA">
        <w:rPr>
          <w:highlight w:val="white"/>
        </w:rPr>
        <w:t>. We need the maximal size for the register allocator. It the size more than one byte, a reduced set of register is available.</w:t>
      </w:r>
    </w:p>
    <w:p w14:paraId="437C10FE" w14:textId="22367CD9" w:rsidR="006E7BC4" w:rsidRDefault="006E7BC4" w:rsidP="00056F68">
      <w:pPr>
        <w:pStyle w:val="Code"/>
        <w:rPr>
          <w:highlight w:val="white"/>
        </w:rPr>
      </w:pPr>
      <w:r w:rsidRPr="00903DBA">
        <w:rPr>
          <w:highlight w:val="white"/>
        </w:rPr>
        <w:t xml:space="preserve">    public int CurrentSize {</w:t>
      </w:r>
      <w:r w:rsidR="00056F68">
        <w:rPr>
          <w:highlight w:val="white"/>
        </w:rPr>
        <w:t>get;set;}</w:t>
      </w:r>
    </w:p>
    <w:p w14:paraId="1F604BF4" w14:textId="77777777" w:rsidR="00056F68" w:rsidRPr="00903DBA" w:rsidRDefault="00056F68" w:rsidP="00056F68">
      <w:pPr>
        <w:pStyle w:val="Code"/>
        <w:rPr>
          <w:highlight w:val="white"/>
        </w:rPr>
      </w:pPr>
    </w:p>
    <w:p w14:paraId="7CD7B2BF" w14:textId="4F148354" w:rsidR="00056F68" w:rsidRDefault="00056F68" w:rsidP="006E7BC4">
      <w:pPr>
        <w:pStyle w:val="Code"/>
        <w:rPr>
          <w:highlight w:val="white"/>
        </w:rPr>
      </w:pPr>
      <w:r w:rsidRPr="00903DBA">
        <w:rPr>
          <w:highlight w:val="white"/>
        </w:rPr>
        <w:t xml:space="preserve">    private int m_maxSize;</w:t>
      </w:r>
    </w:p>
    <w:p w14:paraId="09A4A7FC" w14:textId="4C4E8F2E" w:rsidR="006E7BC4" w:rsidRPr="00903DBA" w:rsidRDefault="006E7BC4" w:rsidP="006E7BC4">
      <w:pPr>
        <w:pStyle w:val="Code"/>
        <w:rPr>
          <w:highlight w:val="white"/>
        </w:rPr>
      </w:pPr>
      <w:r w:rsidRPr="00903DBA">
        <w:rPr>
          <w:highlight w:val="white"/>
        </w:rPr>
        <w:t xml:space="preserve">    public int MaxSize {</w:t>
      </w:r>
    </w:p>
    <w:p w14:paraId="0CCD1B82" w14:textId="77777777" w:rsidR="006E7BC4" w:rsidRPr="00903DBA" w:rsidRDefault="006E7BC4" w:rsidP="006E7BC4">
      <w:pPr>
        <w:pStyle w:val="Code"/>
        <w:rPr>
          <w:highlight w:val="white"/>
        </w:rPr>
      </w:pPr>
      <w:r w:rsidRPr="00903DBA">
        <w:rPr>
          <w:highlight w:val="white"/>
        </w:rPr>
        <w:t xml:space="preserve">      get { return m_maxSize; }</w:t>
      </w:r>
    </w:p>
    <w:p w14:paraId="33A4FD1B" w14:textId="77777777" w:rsidR="006E7BC4" w:rsidRPr="00903DBA" w:rsidRDefault="006E7BC4" w:rsidP="006E7BC4">
      <w:pPr>
        <w:pStyle w:val="Code"/>
        <w:rPr>
          <w:highlight w:val="white"/>
        </w:rPr>
      </w:pPr>
      <w:r w:rsidRPr="00903DBA">
        <w:rPr>
          <w:highlight w:val="white"/>
        </w:rPr>
        <w:t xml:space="preserve">      set { m_maxSize = Math.Max(m_maxSize, value); }</w:t>
      </w:r>
    </w:p>
    <w:p w14:paraId="5B8EB519" w14:textId="77777777" w:rsidR="006E7BC4" w:rsidRPr="00903DBA" w:rsidRDefault="006E7BC4" w:rsidP="006E7BC4">
      <w:pPr>
        <w:pStyle w:val="Code"/>
        <w:rPr>
          <w:highlight w:val="white"/>
        </w:rPr>
      </w:pPr>
      <w:r w:rsidRPr="00903DBA">
        <w:rPr>
          <w:highlight w:val="white"/>
        </w:rPr>
        <w:t xml:space="preserve">    }</w:t>
      </w:r>
    </w:p>
    <w:p w14:paraId="0CC65415" w14:textId="792B4999" w:rsidR="006E7BC4" w:rsidRPr="00903DBA" w:rsidRDefault="005306A7" w:rsidP="005306A7">
      <w:pPr>
        <w:rPr>
          <w:highlight w:val="white"/>
        </w:rPr>
      </w:pPr>
      <w:r>
        <w:rPr>
          <w:highlight w:val="white"/>
        </w:rPr>
        <w:t>The min and max index hold he indexes of the first and last assembly code instruction where the track occurs. We need them to decide whether tracks overlap.</w:t>
      </w:r>
    </w:p>
    <w:p w14:paraId="148EC8C3" w14:textId="47525E58" w:rsidR="00F9060B" w:rsidRPr="00F9060B" w:rsidRDefault="00F9060B" w:rsidP="00F9060B">
      <w:pPr>
        <w:pStyle w:val="Code"/>
        <w:rPr>
          <w:highlight w:val="white"/>
        </w:rPr>
      </w:pPr>
      <w:r w:rsidRPr="00F9060B">
        <w:rPr>
          <w:highlight w:val="white"/>
        </w:rPr>
        <w:t xml:space="preserve">    private int m_minIndex = -1, m_maxIndex = -1;</w:t>
      </w:r>
    </w:p>
    <w:p w14:paraId="617F13CD" w14:textId="77777777" w:rsidR="00732062" w:rsidRPr="00903DBA" w:rsidRDefault="00732062" w:rsidP="006E7BC4">
      <w:pPr>
        <w:pStyle w:val="Code"/>
        <w:rPr>
          <w:highlight w:val="white"/>
        </w:rPr>
      </w:pPr>
      <w:r w:rsidRPr="00903DBA">
        <w:rPr>
          <w:highlight w:val="white"/>
        </w:rPr>
        <w:t xml:space="preserve">    public int Index {</w:t>
      </w:r>
    </w:p>
    <w:p w14:paraId="63277A5C" w14:textId="77777777" w:rsidR="00732062" w:rsidRPr="00903DBA" w:rsidRDefault="00732062" w:rsidP="006E7BC4">
      <w:pPr>
        <w:pStyle w:val="Code"/>
        <w:rPr>
          <w:highlight w:val="white"/>
        </w:rPr>
      </w:pPr>
      <w:r w:rsidRPr="00903DBA">
        <w:rPr>
          <w:highlight w:val="white"/>
        </w:rPr>
        <w:t xml:space="preserve">      set {</w:t>
      </w:r>
    </w:p>
    <w:p w14:paraId="7C8E01EC" w14:textId="77777777" w:rsidR="00732062" w:rsidRPr="00903DBA" w:rsidRDefault="00732062" w:rsidP="006E7BC4">
      <w:pPr>
        <w:pStyle w:val="Code"/>
        <w:rPr>
          <w:highlight w:val="white"/>
        </w:rPr>
      </w:pPr>
      <w:r w:rsidRPr="00903DBA">
        <w:rPr>
          <w:highlight w:val="white"/>
        </w:rPr>
        <w:t xml:space="preserve">        m_minIndex = (m_minIndex != -1) ? Math.Min(m_minIndex, value) : value;</w:t>
      </w:r>
    </w:p>
    <w:p w14:paraId="6EECA727" w14:textId="77777777" w:rsidR="00732062" w:rsidRPr="00903DBA" w:rsidRDefault="00732062" w:rsidP="006E7BC4">
      <w:pPr>
        <w:pStyle w:val="Code"/>
        <w:rPr>
          <w:highlight w:val="white"/>
        </w:rPr>
      </w:pPr>
      <w:r w:rsidRPr="00903DBA">
        <w:rPr>
          <w:highlight w:val="white"/>
        </w:rPr>
        <w:t xml:space="preserve">        m_maxIndex = Math.Max(m_maxIndex, value);</w:t>
      </w:r>
    </w:p>
    <w:p w14:paraId="07D57D14" w14:textId="77777777" w:rsidR="00732062" w:rsidRPr="00903DBA" w:rsidRDefault="00732062" w:rsidP="006E7BC4">
      <w:pPr>
        <w:pStyle w:val="Code"/>
        <w:rPr>
          <w:highlight w:val="white"/>
        </w:rPr>
      </w:pPr>
      <w:r w:rsidRPr="00903DBA">
        <w:rPr>
          <w:highlight w:val="white"/>
        </w:rPr>
        <w:t xml:space="preserve">      }</w:t>
      </w:r>
    </w:p>
    <w:p w14:paraId="242C3020" w14:textId="77777777" w:rsidR="00732062" w:rsidRPr="00903DBA" w:rsidRDefault="00732062" w:rsidP="006E7BC4">
      <w:pPr>
        <w:pStyle w:val="Code"/>
        <w:rPr>
          <w:highlight w:val="white"/>
        </w:rPr>
      </w:pPr>
      <w:r w:rsidRPr="00903DBA">
        <w:rPr>
          <w:highlight w:val="white"/>
        </w:rPr>
        <w:t xml:space="preserve">    }</w:t>
      </w:r>
    </w:p>
    <w:p w14:paraId="440A1454" w14:textId="0F0686F0" w:rsidR="004D41A8" w:rsidRPr="00903DBA" w:rsidRDefault="00976E5D" w:rsidP="00976E5D">
      <w:pPr>
        <w:rPr>
          <w:highlight w:val="white"/>
        </w:rPr>
      </w:pPr>
      <w:r w:rsidRPr="00903DBA">
        <w:rPr>
          <w:highlight w:val="white"/>
        </w:rPr>
        <w:t>Although the idea is that a track does not hold a register but is rather assigned a register by the</w:t>
      </w:r>
      <w:r w:rsidR="00ED550A" w:rsidRPr="00903DBA">
        <w:rPr>
          <w:highlight w:val="white"/>
        </w:rPr>
        <w:t xml:space="preserve"> register allocator, there are some cases where the track is assigned a register from the beginning. </w:t>
      </w:r>
      <w:r w:rsidRPr="00903DBA">
        <w:rPr>
          <w:highlight w:val="white"/>
        </w:rPr>
        <w:t xml:space="preserve">A track can hold a specific register. </w:t>
      </w:r>
      <w:r w:rsidR="00ED550A" w:rsidRPr="00903DBA">
        <w:rPr>
          <w:highlight w:val="white"/>
        </w:rPr>
        <w:t>I</w:t>
      </w:r>
      <w:r w:rsidRPr="00903DBA">
        <w:rPr>
          <w:highlight w:val="white"/>
        </w:rPr>
        <w:t xml:space="preserve">n multiplication and division, the </w:t>
      </w:r>
      <w:r w:rsidR="00ED550A" w:rsidRPr="00903DBA">
        <w:rPr>
          <w:highlight w:val="white"/>
        </w:rPr>
        <w:t xml:space="preserve">left operands must be stored in a specific register. </w:t>
      </w:r>
      <w:r w:rsidR="00F466D5" w:rsidRPr="00903DBA">
        <w:rPr>
          <w:highlight w:val="white"/>
        </w:rPr>
        <w:t xml:space="preserve">In left or right shift, the right operands must be stored in the </w:t>
      </w:r>
      <w:r w:rsidR="00F466D5" w:rsidRPr="00903DBA">
        <w:rPr>
          <w:rStyle w:val="KeyWord0"/>
          <w:highlight w:val="white"/>
        </w:rPr>
        <w:t>cl</w:t>
      </w:r>
      <w:r w:rsidR="00F466D5" w:rsidRPr="00903DBA">
        <w:rPr>
          <w:highlight w:val="white"/>
        </w:rPr>
        <w:t xml:space="preserve"> register. When returning a value, it must be stored in a specific register.</w:t>
      </w:r>
    </w:p>
    <w:p w14:paraId="11ADE2D9" w14:textId="42F7BE7E" w:rsidR="004D41A8" w:rsidRPr="00903DBA" w:rsidRDefault="004D41A8" w:rsidP="00056F68">
      <w:pPr>
        <w:pStyle w:val="Code"/>
        <w:rPr>
          <w:highlight w:val="white"/>
        </w:rPr>
      </w:pPr>
      <w:r w:rsidRPr="00903DBA">
        <w:rPr>
          <w:highlight w:val="white"/>
        </w:rPr>
        <w:t xml:space="preserve">    public Register? Register {</w:t>
      </w:r>
      <w:r w:rsidR="00056F68">
        <w:rPr>
          <w:highlight w:val="white"/>
        </w:rPr>
        <w:t>get; set;}</w:t>
      </w:r>
    </w:p>
    <w:p w14:paraId="3EC1B989" w14:textId="77777777" w:rsidR="0067297E" w:rsidRPr="00903DBA" w:rsidRDefault="0067297E" w:rsidP="0067297E">
      <w:pPr>
        <w:rPr>
          <w:highlight w:val="white"/>
        </w:rPr>
      </w:pPr>
      <w:r w:rsidRPr="00903DBA">
        <w:rPr>
          <w:highlight w:val="white"/>
        </w:rPr>
        <w:t xml:space="preserve">If the track is </w:t>
      </w:r>
      <w:r>
        <w:rPr>
          <w:highlight w:val="white"/>
        </w:rPr>
        <w:t>u</w:t>
      </w:r>
      <w:r w:rsidRPr="00903DBA">
        <w:rPr>
          <w:highlight w:val="white"/>
        </w:rPr>
        <w:t>sed as a pointer, a reduced set of registers are available.</w:t>
      </w:r>
    </w:p>
    <w:p w14:paraId="435A20CA" w14:textId="77777777" w:rsidR="00946DE9" w:rsidRPr="00946DE9" w:rsidRDefault="00946DE9" w:rsidP="00946DE9">
      <w:pPr>
        <w:pStyle w:val="Code"/>
        <w:rPr>
          <w:highlight w:val="white"/>
        </w:rPr>
      </w:pPr>
      <w:r w:rsidRPr="00946DE9">
        <w:rPr>
          <w:highlight w:val="white"/>
        </w:rPr>
        <w:t xml:space="preserve">    public bool Pointer {get; set;}</w:t>
      </w:r>
    </w:p>
    <w:p w14:paraId="6016403D" w14:textId="716ADF97" w:rsidR="00903B85" w:rsidRPr="00903DBA" w:rsidRDefault="00B50668" w:rsidP="00B50668">
      <w:pPr>
        <w:rPr>
          <w:highlight w:val="white"/>
        </w:rPr>
      </w:pPr>
      <w:r w:rsidRPr="00903DBA">
        <w:rPr>
          <w:highlight w:val="white"/>
        </w:rPr>
        <w:t xml:space="preserve">The </w:t>
      </w:r>
      <w:r w:rsidRPr="00903DBA">
        <w:rPr>
          <w:rStyle w:val="KeyWord0"/>
          <w:highlight w:val="white"/>
        </w:rPr>
        <w:t>Overlaps</w:t>
      </w:r>
      <w:r w:rsidRPr="00903DBA">
        <w:rPr>
          <w:highlight w:val="white"/>
        </w:rPr>
        <w:t xml:space="preserve"> method </w:t>
      </w:r>
      <w:r w:rsidR="00F206F4" w:rsidRPr="00903DBA">
        <w:rPr>
          <w:highlight w:val="white"/>
        </w:rPr>
        <w:t>returns true if the tracks overlaps.</w:t>
      </w:r>
      <w:r w:rsidR="00BF0311" w:rsidRPr="00903DBA">
        <w:rPr>
          <w:highlight w:val="white"/>
        </w:rPr>
        <w:t xml:space="preserve"> Two tracks overlap if the</w:t>
      </w:r>
      <w:r w:rsidR="00C258BC">
        <w:rPr>
          <w:highlight w:val="white"/>
        </w:rPr>
        <w:t xml:space="preserve"> min and max</w:t>
      </w:r>
      <w:r w:rsidR="00883C09" w:rsidRPr="00903DBA">
        <w:rPr>
          <w:highlight w:val="white"/>
        </w:rPr>
        <w:t xml:space="preserve"> line numbers overlap.</w:t>
      </w:r>
    </w:p>
    <w:p w14:paraId="15073EB5" w14:textId="77777777" w:rsidR="00732062" w:rsidRPr="00903DBA" w:rsidRDefault="00732062" w:rsidP="00732062">
      <w:pPr>
        <w:pStyle w:val="Code"/>
        <w:rPr>
          <w:highlight w:val="white"/>
        </w:rPr>
      </w:pPr>
      <w:r w:rsidRPr="00903DBA">
        <w:rPr>
          <w:highlight w:val="white"/>
        </w:rPr>
        <w:t xml:space="preserve">    public static bool Overlaps(Track track1, Track track2) {</w:t>
      </w:r>
    </w:p>
    <w:p w14:paraId="51FD5A21" w14:textId="77777777" w:rsidR="00732062" w:rsidRPr="00903DBA" w:rsidRDefault="00732062" w:rsidP="00732062">
      <w:pPr>
        <w:pStyle w:val="Code"/>
        <w:rPr>
          <w:highlight w:val="white"/>
        </w:rPr>
      </w:pPr>
      <w:r w:rsidRPr="00903DBA">
        <w:rPr>
          <w:highlight w:val="white"/>
        </w:rPr>
        <w:t xml:space="preserve">      Assert.ErrorXXX((track1.m_minIndex != -1) &amp;&amp; (track1.m_maxIndex != -1));</w:t>
      </w:r>
    </w:p>
    <w:p w14:paraId="7F777C8D" w14:textId="77777777" w:rsidR="00732062" w:rsidRPr="00903DBA" w:rsidRDefault="00732062" w:rsidP="00732062">
      <w:pPr>
        <w:pStyle w:val="Code"/>
        <w:rPr>
          <w:highlight w:val="white"/>
        </w:rPr>
      </w:pPr>
      <w:r w:rsidRPr="00903DBA">
        <w:rPr>
          <w:highlight w:val="white"/>
        </w:rPr>
        <w:t xml:space="preserve">      Assert.ErrorXXX((track2.m_minIndex != -1) &amp;&amp; (track2.m_maxIndex != -1));</w:t>
      </w:r>
    </w:p>
    <w:p w14:paraId="25F221E3" w14:textId="77777777" w:rsidR="00732062" w:rsidRPr="00903DBA" w:rsidRDefault="00732062" w:rsidP="00732062">
      <w:pPr>
        <w:pStyle w:val="Code"/>
        <w:rPr>
          <w:highlight w:val="white"/>
        </w:rPr>
      </w:pPr>
      <w:r w:rsidRPr="00903DBA">
        <w:rPr>
          <w:highlight w:val="white"/>
        </w:rPr>
        <w:t xml:space="preserve">      return !(((track1.m_maxIndex &lt; track2.m_minIndex) ||</w:t>
      </w:r>
    </w:p>
    <w:p w14:paraId="550AD442" w14:textId="77777777" w:rsidR="00732062" w:rsidRPr="00903DBA" w:rsidRDefault="00732062" w:rsidP="00732062">
      <w:pPr>
        <w:pStyle w:val="Code"/>
        <w:rPr>
          <w:highlight w:val="white"/>
        </w:rPr>
      </w:pPr>
      <w:r w:rsidRPr="00903DBA">
        <w:rPr>
          <w:highlight w:val="white"/>
        </w:rPr>
        <w:t xml:space="preserve">                (track2.m_maxIndex &lt; track1.m_minIndex)));</w:t>
      </w:r>
    </w:p>
    <w:p w14:paraId="1B7DDD2B" w14:textId="77777777" w:rsidR="00732062" w:rsidRPr="00903DBA" w:rsidRDefault="00732062" w:rsidP="00732062">
      <w:pPr>
        <w:pStyle w:val="Code"/>
        <w:rPr>
          <w:highlight w:val="white"/>
        </w:rPr>
      </w:pPr>
      <w:r w:rsidRPr="00903DBA">
        <w:rPr>
          <w:highlight w:val="white"/>
        </w:rPr>
        <w:t xml:space="preserve">    }</w:t>
      </w:r>
    </w:p>
    <w:p w14:paraId="55A008D6" w14:textId="77777777" w:rsidR="004D41A8" w:rsidRPr="00903DBA" w:rsidRDefault="004D41A8" w:rsidP="004D41A8">
      <w:pPr>
        <w:pStyle w:val="Code"/>
        <w:rPr>
          <w:highlight w:val="white"/>
        </w:rPr>
      </w:pPr>
      <w:r w:rsidRPr="00903DBA">
        <w:rPr>
          <w:highlight w:val="white"/>
        </w:rPr>
        <w:t xml:space="preserve">  }</w:t>
      </w:r>
    </w:p>
    <w:p w14:paraId="777FCC89" w14:textId="77777777" w:rsidR="004D41A8" w:rsidRPr="00903DBA" w:rsidRDefault="004D41A8" w:rsidP="004D41A8">
      <w:pPr>
        <w:pStyle w:val="Code"/>
        <w:rPr>
          <w:highlight w:val="white"/>
        </w:rPr>
      </w:pPr>
      <w:r w:rsidRPr="00903DBA">
        <w:rPr>
          <w:highlight w:val="white"/>
        </w:rPr>
        <w:t>}</w:t>
      </w:r>
    </w:p>
    <w:p w14:paraId="1F4E6E7C" w14:textId="641CD0CB" w:rsidR="00283127" w:rsidRDefault="00C36173" w:rsidP="009D541A">
      <w:pPr>
        <w:pStyle w:val="Rubrik2"/>
      </w:pPr>
      <w:bookmarkStart w:id="435" w:name="_Toc57656082"/>
      <w:r w:rsidRPr="00903DBA">
        <w:t>Register Allocation</w:t>
      </w:r>
      <w:bookmarkEnd w:id="435"/>
    </w:p>
    <w:p w14:paraId="02693415" w14:textId="3B44C0F7" w:rsidR="00B93420" w:rsidRDefault="00226C7F" w:rsidP="005F3AD5">
      <w:r>
        <w:t>The architecture holds a set of registers. On particular feature of the register</w:t>
      </w:r>
      <w:r w:rsidR="00EA44E2">
        <w:t>s</w:t>
      </w:r>
      <w:r>
        <w:t xml:space="preserve"> is that they to some ex</w:t>
      </w:r>
      <w:r w:rsidR="00EA44E2">
        <w:t>t</w:t>
      </w:r>
      <w:r>
        <w:t xml:space="preserve">ent overlaps. </w:t>
      </w:r>
      <w:r w:rsidR="005F3AD5">
        <w:t xml:space="preserve">See Appendix </w:t>
      </w:r>
      <w:r w:rsidR="005F3AD5">
        <w:fldChar w:fldCharType="begin"/>
      </w:r>
      <w:r w:rsidR="005F3AD5">
        <w:instrText xml:space="preserve"> REF _Ref58762260 \r \h </w:instrText>
      </w:r>
      <w:r w:rsidR="005F3AD5">
        <w:fldChar w:fldCharType="separate"/>
      </w:r>
      <w:r w:rsidR="00392B3E">
        <w:t>B</w:t>
      </w:r>
      <w:r w:rsidR="005F3AD5">
        <w:fldChar w:fldCharType="end"/>
      </w:r>
      <w:r w:rsidR="005F3AD5">
        <w:t xml:space="preserve"> for a more detailed description.</w:t>
      </w:r>
    </w:p>
    <w:p w14:paraId="4DAF0B52" w14:textId="77777777" w:rsidR="00DD28E1" w:rsidRPr="00903DBA" w:rsidRDefault="00DD28E1" w:rsidP="00DD28E1">
      <w:pPr>
        <w:pStyle w:val="CodeHeader"/>
      </w:pPr>
      <w:r>
        <w:t>Register</w:t>
      </w:r>
      <w:r w:rsidRPr="00903DBA">
        <w:t>.cs</w:t>
      </w:r>
    </w:p>
    <w:p w14:paraId="4F5236DC" w14:textId="77777777" w:rsidR="00DD28E1" w:rsidRPr="008911D1" w:rsidRDefault="00DD28E1" w:rsidP="00DD28E1">
      <w:pPr>
        <w:pStyle w:val="Code"/>
        <w:rPr>
          <w:highlight w:val="white"/>
        </w:rPr>
      </w:pPr>
      <w:r w:rsidRPr="008911D1">
        <w:rPr>
          <w:highlight w:val="white"/>
        </w:rPr>
        <w:t>namespace CCompiler {</w:t>
      </w:r>
    </w:p>
    <w:p w14:paraId="200F693F" w14:textId="77777777" w:rsidR="00DD28E1" w:rsidRPr="008911D1" w:rsidRDefault="00DD28E1" w:rsidP="00DD28E1">
      <w:pPr>
        <w:pStyle w:val="Code"/>
        <w:rPr>
          <w:highlight w:val="white"/>
        </w:rPr>
      </w:pPr>
      <w:r w:rsidRPr="008911D1">
        <w:rPr>
          <w:highlight w:val="white"/>
        </w:rPr>
        <w:t xml:space="preserve">  public enum Register {al, ah, ax, eax, rax, bl, bh, bx, ebx, rbx,</w:t>
      </w:r>
    </w:p>
    <w:p w14:paraId="0A4548C4" w14:textId="77777777" w:rsidR="00DD28E1" w:rsidRPr="008911D1" w:rsidRDefault="00DD28E1" w:rsidP="00DD28E1">
      <w:pPr>
        <w:pStyle w:val="Code"/>
        <w:rPr>
          <w:highlight w:val="white"/>
        </w:rPr>
      </w:pPr>
      <w:r w:rsidRPr="008911D1">
        <w:rPr>
          <w:highlight w:val="white"/>
        </w:rPr>
        <w:lastRenderedPageBreak/>
        <w:t xml:space="preserve">                        cl, ch, cx, ecx, rcx, dl, dh, dx, edx, rdx,</w:t>
      </w:r>
    </w:p>
    <w:p w14:paraId="6DB6A406" w14:textId="77777777" w:rsidR="005F3AD5" w:rsidRDefault="00DD28E1" w:rsidP="00DD28E1">
      <w:pPr>
        <w:pStyle w:val="Code"/>
        <w:rPr>
          <w:highlight w:val="white"/>
        </w:rPr>
      </w:pPr>
      <w:r w:rsidRPr="008911D1">
        <w:rPr>
          <w:highlight w:val="white"/>
        </w:rPr>
        <w:t xml:space="preserve">                        si, esi, rsi, di, edi, rdi,</w:t>
      </w:r>
    </w:p>
    <w:p w14:paraId="1F05477E" w14:textId="6F9CB8D0" w:rsidR="00DD28E1" w:rsidRPr="008911D1" w:rsidRDefault="005F3AD5" w:rsidP="00DD28E1">
      <w:pPr>
        <w:pStyle w:val="Code"/>
        <w:rPr>
          <w:highlight w:val="white"/>
        </w:rPr>
      </w:pPr>
      <w:r>
        <w:rPr>
          <w:highlight w:val="white"/>
        </w:rPr>
        <w:t xml:space="preserve">                       </w:t>
      </w:r>
      <w:r w:rsidR="00DD28E1" w:rsidRPr="008911D1">
        <w:rPr>
          <w:highlight w:val="white"/>
        </w:rPr>
        <w:t xml:space="preserve"> sp, esp, rsp, bp, ebp, rbp};</w:t>
      </w:r>
    </w:p>
    <w:p w14:paraId="289480C5" w14:textId="77777777" w:rsidR="00DD28E1" w:rsidRPr="008911D1" w:rsidRDefault="00DD28E1" w:rsidP="00DD28E1">
      <w:pPr>
        <w:pStyle w:val="Code"/>
        <w:rPr>
          <w:highlight w:val="white"/>
        </w:rPr>
      </w:pPr>
      <w:r w:rsidRPr="008911D1">
        <w:rPr>
          <w:highlight w:val="white"/>
        </w:rPr>
        <w:t>}</w:t>
      </w:r>
    </w:p>
    <w:p w14:paraId="6D9EAF1D" w14:textId="745EBFF6" w:rsidR="00730167" w:rsidRPr="00903DBA" w:rsidRDefault="00EA6732" w:rsidP="00EA6732">
      <w:pPr>
        <w:rPr>
          <w:highlight w:val="white"/>
        </w:rPr>
      </w:pPr>
      <w:r w:rsidRPr="00903DBA">
        <w:rPr>
          <w:highlight w:val="white"/>
        </w:rPr>
        <w:t xml:space="preserve">The </w:t>
      </w:r>
      <w:r w:rsidRPr="00903DBA">
        <w:rPr>
          <w:rStyle w:val="KeyWord0"/>
          <w:highlight w:val="white"/>
        </w:rPr>
        <w:t>RegisterAllocator</w:t>
      </w:r>
      <w:r w:rsidRPr="00903DBA">
        <w:rPr>
          <w:highlight w:val="white"/>
        </w:rPr>
        <w:t xml:space="preserve"> method </w:t>
      </w:r>
      <w:r w:rsidR="005151D4" w:rsidRPr="00903DBA">
        <w:rPr>
          <w:highlight w:val="white"/>
        </w:rPr>
        <w:t xml:space="preserve">take the total track set and total assembly list; that is, the track set for the whole function, and the assembly list for the whole function. </w:t>
      </w:r>
      <w:r w:rsidR="00150BA5" w:rsidRPr="00903DBA">
        <w:rPr>
          <w:highlight w:val="white"/>
        </w:rPr>
        <w:t>The first task is the find out which tracks overlaps each other.</w:t>
      </w:r>
      <w:r w:rsidR="004117D3" w:rsidRPr="00903DBA">
        <w:rPr>
          <w:highlight w:val="white"/>
        </w:rPr>
        <w:t xml:space="preserve"> We const</w:t>
      </w:r>
      <w:r w:rsidR="007376AC" w:rsidRPr="00903DBA">
        <w:rPr>
          <w:highlight w:val="white"/>
        </w:rPr>
        <w:t>r</w:t>
      </w:r>
      <w:r w:rsidR="00025FE2" w:rsidRPr="00903DBA">
        <w:rPr>
          <w:highlight w:val="white"/>
        </w:rPr>
        <w:t>uct</w:t>
      </w:r>
      <w:r w:rsidR="004117D3" w:rsidRPr="00903DBA">
        <w:rPr>
          <w:highlight w:val="white"/>
        </w:rPr>
        <w:t xml:space="preserve"> the graph in </w:t>
      </w:r>
      <w:r w:rsidR="00166EDE">
        <w:rPr>
          <w:highlight w:val="white"/>
        </w:rPr>
        <w:t>the following</w:t>
      </w:r>
      <w:r w:rsidR="004117D3" w:rsidRPr="00903DBA">
        <w:rPr>
          <w:highlight w:val="white"/>
        </w:rPr>
        <w:t xml:space="preserve"> way: </w:t>
      </w:r>
      <w:r w:rsidR="00025FE2" w:rsidRPr="00903DBA">
        <w:rPr>
          <w:highlight w:val="white"/>
        </w:rPr>
        <w:t xml:space="preserve">the tracks are the </w:t>
      </w:r>
      <w:r w:rsidR="007376AC" w:rsidRPr="00903DBA">
        <w:rPr>
          <w:highlight w:val="white"/>
        </w:rPr>
        <w:t>vertices</w:t>
      </w:r>
      <w:r w:rsidR="00025FE2" w:rsidRPr="00903DBA">
        <w:rPr>
          <w:highlight w:val="white"/>
        </w:rPr>
        <w:t xml:space="preserve"> of the graph and two vertices have an edge if the</w:t>
      </w:r>
      <w:r w:rsidR="00166EDE">
        <w:rPr>
          <w:highlight w:val="white"/>
        </w:rPr>
        <w:t>ir</w:t>
      </w:r>
      <w:r w:rsidR="00025FE2" w:rsidRPr="00903DBA">
        <w:rPr>
          <w:highlight w:val="white"/>
        </w:rPr>
        <w:t xml:space="preserve"> tracks overlaps.</w:t>
      </w:r>
      <w:r w:rsidR="000D3ED7" w:rsidRPr="00903DBA">
        <w:rPr>
          <w:highlight w:val="white"/>
        </w:rPr>
        <w:t xml:space="preserve"> The register allocation is then perform</w:t>
      </w:r>
      <w:r w:rsidR="00A11FF1" w:rsidRPr="00903DBA">
        <w:rPr>
          <w:highlight w:val="white"/>
        </w:rPr>
        <w:t>ed</w:t>
      </w:r>
      <w:r w:rsidR="000D3ED7" w:rsidRPr="00903DBA">
        <w:rPr>
          <w:highlight w:val="white"/>
        </w:rPr>
        <w:t xml:space="preserve"> as a graph coloring, </w:t>
      </w:r>
      <w:r w:rsidR="00166EDE">
        <w:rPr>
          <w:highlight w:val="white"/>
        </w:rPr>
        <w:t xml:space="preserve">two vertices connected by an edge cannot be given the same color. In our case: </w:t>
      </w:r>
      <w:r w:rsidR="000D3ED7" w:rsidRPr="00903DBA">
        <w:rPr>
          <w:highlight w:val="white"/>
        </w:rPr>
        <w:t>two tracks that overlaps cannot be assigned the sam</w:t>
      </w:r>
      <w:r w:rsidR="00F05E6D" w:rsidRPr="00903DBA">
        <w:rPr>
          <w:highlight w:val="white"/>
        </w:rPr>
        <w:t>e</w:t>
      </w:r>
      <w:r w:rsidR="000D3ED7" w:rsidRPr="00903DBA">
        <w:rPr>
          <w:highlight w:val="white"/>
        </w:rPr>
        <w:t xml:space="preserve"> register.</w:t>
      </w:r>
    </w:p>
    <w:p w14:paraId="6C3214C3" w14:textId="4494F981" w:rsidR="00E31ED1" w:rsidRPr="00903DBA" w:rsidRDefault="00E31ED1" w:rsidP="00E31ED1">
      <w:r w:rsidRPr="00903DBA">
        <w:t>Graph coloring is a NP-complete problem, which means that there is no known algorithm that works on polynomial time. To be sure that we have found the best solution, we have to exam every possible solution, which would require an unrealistic amount of time. In</w:t>
      </w:r>
      <w:r w:rsidR="00166EDE">
        <w:t>stead, in</w:t>
      </w:r>
      <w:r w:rsidRPr="00903DBA">
        <w:t xml:space="preserve"> this book we perform a </w:t>
      </w:r>
      <w:r w:rsidRPr="00903DBA">
        <w:rPr>
          <w:rStyle w:val="CodeInText"/>
        </w:rPr>
        <w:t>deep search</w:t>
      </w:r>
      <w:r w:rsidRPr="00903DBA">
        <w:t>, where we sort the vertices into a list and for each vert</w:t>
      </w:r>
      <w:r w:rsidR="0091284D">
        <w:t>ex</w:t>
      </w:r>
      <w:r w:rsidRPr="00903DBA">
        <w:t xml:space="preserve"> try to </w:t>
      </w:r>
      <w:r w:rsidR="00C232C9">
        <w:t>find</w:t>
      </w:r>
      <w:r w:rsidRPr="00903DBA">
        <w:t xml:space="preserve"> a register not already allocated by any of its neighbors. If we cannot find such register</w:t>
      </w:r>
      <w:r w:rsidR="0091284D">
        <w:t>,</w:t>
      </w:r>
      <w:r w:rsidRPr="00903DBA">
        <w:t xml:space="preserve"> we backtrack and try another combination. If we finally find a solution where each vertex is mapped to a register not mapped by any of its neighbors, we have found an optimal solution.</w:t>
      </w:r>
      <w:r w:rsidR="008B673A">
        <w:t xml:space="preserve"> If we do not </w:t>
      </w:r>
      <w:r w:rsidR="00C232C9">
        <w:t>find</w:t>
      </w:r>
      <w:r w:rsidR="008B673A">
        <w:t xml:space="preserve"> </w:t>
      </w:r>
      <w:r w:rsidR="00C232C9">
        <w:t>a</w:t>
      </w:r>
      <w:r w:rsidR="008B673A">
        <w:t xml:space="preserve"> solution, we report an error</w:t>
      </w:r>
      <w:r w:rsidR="00C232C9">
        <w:t>:</w:t>
      </w:r>
      <w:r w:rsidR="008B673A">
        <w:t xml:space="preserve"> shortage of registers.</w:t>
      </w:r>
    </w:p>
    <w:p w14:paraId="04DE6171" w14:textId="77777777" w:rsidR="003958DE" w:rsidRPr="00903DBA" w:rsidRDefault="003958DE" w:rsidP="003958DE">
      <w:pPr>
        <w:pStyle w:val="CodeHeader"/>
      </w:pPr>
      <w:r w:rsidRPr="00903DBA">
        <w:t>RegisterAllocator.cs</w:t>
      </w:r>
    </w:p>
    <w:p w14:paraId="624CEA8A" w14:textId="77777777" w:rsidR="003958DE" w:rsidRPr="00903DBA" w:rsidRDefault="003958DE" w:rsidP="003958DE">
      <w:pPr>
        <w:pStyle w:val="Code"/>
        <w:rPr>
          <w:highlight w:val="white"/>
        </w:rPr>
      </w:pPr>
      <w:r w:rsidRPr="00903DBA">
        <w:rPr>
          <w:highlight w:val="white"/>
        </w:rPr>
        <w:t>using System.Collections.Generic;</w:t>
      </w:r>
    </w:p>
    <w:p w14:paraId="005E86CD" w14:textId="77777777" w:rsidR="003958DE" w:rsidRPr="00903DBA" w:rsidRDefault="003958DE" w:rsidP="00730167">
      <w:pPr>
        <w:pStyle w:val="Code"/>
        <w:rPr>
          <w:highlight w:val="white"/>
        </w:rPr>
      </w:pPr>
    </w:p>
    <w:p w14:paraId="7BB0EEBB" w14:textId="3BCE9CB4" w:rsidR="00730167" w:rsidRPr="00903DBA" w:rsidRDefault="00730167" w:rsidP="00730167">
      <w:pPr>
        <w:pStyle w:val="Code"/>
        <w:rPr>
          <w:highlight w:val="white"/>
        </w:rPr>
      </w:pPr>
      <w:r w:rsidRPr="00903DBA">
        <w:rPr>
          <w:highlight w:val="white"/>
        </w:rPr>
        <w:t>namespace CCompiler {</w:t>
      </w:r>
    </w:p>
    <w:p w14:paraId="4DC37E3C" w14:textId="77777777" w:rsidR="00730167" w:rsidRPr="00903DBA" w:rsidRDefault="00730167" w:rsidP="00730167">
      <w:pPr>
        <w:pStyle w:val="Code"/>
        <w:rPr>
          <w:highlight w:val="white"/>
        </w:rPr>
      </w:pPr>
      <w:r w:rsidRPr="00903DBA">
        <w:rPr>
          <w:highlight w:val="white"/>
        </w:rPr>
        <w:t xml:space="preserve">  public class RegisterAllocator {</w:t>
      </w:r>
    </w:p>
    <w:p w14:paraId="0F0D1531" w14:textId="77777777" w:rsidR="00730167" w:rsidRPr="00903DBA" w:rsidRDefault="00730167" w:rsidP="00730167">
      <w:pPr>
        <w:pStyle w:val="Code"/>
        <w:rPr>
          <w:highlight w:val="white"/>
        </w:rPr>
      </w:pPr>
      <w:r w:rsidRPr="00903DBA">
        <w:rPr>
          <w:highlight w:val="white"/>
        </w:rPr>
        <w:t xml:space="preserve">    public RegisterAllocator(ISet&lt;Track&gt; totalTrackSet,</w:t>
      </w:r>
    </w:p>
    <w:p w14:paraId="5FCE98D7" w14:textId="6031B995" w:rsidR="00730167" w:rsidRPr="00903DBA" w:rsidRDefault="00730167" w:rsidP="00730167">
      <w:pPr>
        <w:pStyle w:val="Code"/>
        <w:rPr>
          <w:highlight w:val="white"/>
        </w:rPr>
      </w:pPr>
      <w:r w:rsidRPr="00903DBA">
        <w:rPr>
          <w:highlight w:val="white"/>
        </w:rPr>
        <w:t xml:space="preserve">                             List&lt;AssemblyCode&gt; assemblyCodeList) {</w:t>
      </w:r>
    </w:p>
    <w:p w14:paraId="13CA502B" w14:textId="77777777" w:rsidR="00730167" w:rsidRPr="00903DBA" w:rsidRDefault="00730167" w:rsidP="00730167">
      <w:pPr>
        <w:pStyle w:val="Code"/>
        <w:rPr>
          <w:highlight w:val="white"/>
        </w:rPr>
      </w:pPr>
      <w:r w:rsidRPr="00903DBA">
        <w:rPr>
          <w:highlight w:val="white"/>
        </w:rPr>
        <w:t xml:space="preserve">      Graph&lt;Track&gt; totalTrackGraph = new Graph&lt;Track&gt;(totalTrackSet);</w:t>
      </w:r>
    </w:p>
    <w:p w14:paraId="53722FDA" w14:textId="3FD60DD2" w:rsidR="00730167" w:rsidRPr="00903DBA" w:rsidRDefault="00456724" w:rsidP="00456724">
      <w:pPr>
        <w:rPr>
          <w:highlight w:val="white"/>
        </w:rPr>
      </w:pPr>
      <w:r w:rsidRPr="00903DBA">
        <w:rPr>
          <w:highlight w:val="white"/>
        </w:rPr>
        <w:t>First</w:t>
      </w:r>
      <w:r w:rsidR="007B7A13" w:rsidRPr="00903DBA">
        <w:rPr>
          <w:highlight w:val="white"/>
        </w:rPr>
        <w:t>,</w:t>
      </w:r>
      <w:r w:rsidRPr="00903DBA">
        <w:rPr>
          <w:highlight w:val="white"/>
        </w:rPr>
        <w:t xml:space="preserve"> we build the </w:t>
      </w:r>
      <w:r w:rsidR="00AA66BF" w:rsidRPr="00903DBA">
        <w:rPr>
          <w:highlight w:val="white"/>
        </w:rPr>
        <w:t>total track graph, with all track as vertices and an edge between two vertices if the</w:t>
      </w:r>
      <w:r w:rsidR="000969C8">
        <w:rPr>
          <w:highlight w:val="white"/>
        </w:rPr>
        <w:t>ir</w:t>
      </w:r>
      <w:r w:rsidR="00AA66BF" w:rsidRPr="00903DBA">
        <w:rPr>
          <w:highlight w:val="white"/>
        </w:rPr>
        <w:t xml:space="preserve"> </w:t>
      </w:r>
      <w:r w:rsidR="007B7A13" w:rsidRPr="00903DBA">
        <w:rPr>
          <w:highlight w:val="white"/>
        </w:rPr>
        <w:t xml:space="preserve">tracks </w:t>
      </w:r>
      <w:r w:rsidR="00AA66BF" w:rsidRPr="00903DBA">
        <w:rPr>
          <w:highlight w:val="white"/>
        </w:rPr>
        <w:t xml:space="preserve">overlaps. </w:t>
      </w:r>
      <w:r w:rsidR="007B7A13" w:rsidRPr="00903DBA">
        <w:rPr>
          <w:highlight w:val="white"/>
        </w:rPr>
        <w:t>Two tracks that overlap shall not be assigned the same register</w:t>
      </w:r>
      <w:r w:rsidR="000969C8">
        <w:rPr>
          <w:highlight w:val="white"/>
        </w:rPr>
        <w:t xml:space="preserve">, </w:t>
      </w:r>
      <w:r w:rsidR="007B7A13" w:rsidRPr="00903DBA">
        <w:rPr>
          <w:highlight w:val="white"/>
        </w:rPr>
        <w:t xml:space="preserve">or two </w:t>
      </w:r>
      <w:r w:rsidR="000969C8">
        <w:rPr>
          <w:highlight w:val="white"/>
        </w:rPr>
        <w:t xml:space="preserve">overlapping </w:t>
      </w:r>
      <w:r w:rsidR="007B7A13" w:rsidRPr="00903DBA">
        <w:rPr>
          <w:highlight w:val="white"/>
        </w:rPr>
        <w:t>register</w:t>
      </w:r>
      <w:r w:rsidR="00F540A1" w:rsidRPr="00903DBA">
        <w:rPr>
          <w:highlight w:val="white"/>
        </w:rPr>
        <w:t>s</w:t>
      </w:r>
      <w:r w:rsidR="007B7A13" w:rsidRPr="00903DBA">
        <w:rPr>
          <w:highlight w:val="white"/>
        </w:rPr>
        <w:t>.</w:t>
      </w:r>
    </w:p>
    <w:p w14:paraId="5EA29ACE" w14:textId="77777777" w:rsidR="00730167" w:rsidRPr="00903DBA" w:rsidRDefault="00730167" w:rsidP="00730167">
      <w:pPr>
        <w:pStyle w:val="Code"/>
        <w:rPr>
          <w:highlight w:val="white"/>
        </w:rPr>
      </w:pPr>
      <w:r w:rsidRPr="00903DBA">
        <w:rPr>
          <w:highlight w:val="white"/>
        </w:rPr>
        <w:t xml:space="preserve">      foreach (Track track1 in totalTrackSet) {</w:t>
      </w:r>
    </w:p>
    <w:p w14:paraId="1F19BE29" w14:textId="77777777" w:rsidR="00730167" w:rsidRPr="00903DBA" w:rsidRDefault="00730167" w:rsidP="00730167">
      <w:pPr>
        <w:pStyle w:val="Code"/>
        <w:rPr>
          <w:highlight w:val="white"/>
        </w:rPr>
      </w:pPr>
      <w:r w:rsidRPr="00903DBA">
        <w:rPr>
          <w:highlight w:val="white"/>
        </w:rPr>
        <w:t xml:space="preserve">        foreach (Track track2 in totalTrackSet) {</w:t>
      </w:r>
    </w:p>
    <w:p w14:paraId="39A0DEE5" w14:textId="77777777" w:rsidR="00730167" w:rsidRPr="00903DBA" w:rsidRDefault="00730167" w:rsidP="00730167">
      <w:pPr>
        <w:pStyle w:val="Code"/>
        <w:rPr>
          <w:highlight w:val="white"/>
        </w:rPr>
      </w:pPr>
      <w:r w:rsidRPr="00903DBA">
        <w:rPr>
          <w:highlight w:val="white"/>
        </w:rPr>
        <w:t xml:space="preserve">          if (!track1.Equals(track2) &amp;&amp; Track.Overlaps(track1, track2)) {</w:t>
      </w:r>
    </w:p>
    <w:p w14:paraId="6B93D347" w14:textId="77777777" w:rsidR="00730167" w:rsidRPr="00903DBA" w:rsidRDefault="00730167" w:rsidP="00730167">
      <w:pPr>
        <w:pStyle w:val="Code"/>
        <w:rPr>
          <w:highlight w:val="white"/>
        </w:rPr>
      </w:pPr>
      <w:r w:rsidRPr="00903DBA">
        <w:rPr>
          <w:highlight w:val="white"/>
        </w:rPr>
        <w:t xml:space="preserve">            totalTrackGraph.AddEdge(track1, track2);</w:t>
      </w:r>
    </w:p>
    <w:p w14:paraId="211D2DB3" w14:textId="77777777" w:rsidR="00730167" w:rsidRPr="00903DBA" w:rsidRDefault="00730167" w:rsidP="00730167">
      <w:pPr>
        <w:pStyle w:val="Code"/>
        <w:rPr>
          <w:highlight w:val="white"/>
        </w:rPr>
      </w:pPr>
      <w:r w:rsidRPr="00903DBA">
        <w:rPr>
          <w:highlight w:val="white"/>
        </w:rPr>
        <w:t xml:space="preserve">          }</w:t>
      </w:r>
    </w:p>
    <w:p w14:paraId="776EFCDF" w14:textId="77777777" w:rsidR="00730167" w:rsidRPr="00903DBA" w:rsidRDefault="00730167" w:rsidP="00730167">
      <w:pPr>
        <w:pStyle w:val="Code"/>
        <w:rPr>
          <w:highlight w:val="white"/>
        </w:rPr>
      </w:pPr>
      <w:r w:rsidRPr="00903DBA">
        <w:rPr>
          <w:highlight w:val="white"/>
        </w:rPr>
        <w:t xml:space="preserve">        }</w:t>
      </w:r>
    </w:p>
    <w:p w14:paraId="77E7F6D6" w14:textId="77777777" w:rsidR="00730167" w:rsidRPr="00903DBA" w:rsidRDefault="00730167" w:rsidP="00730167">
      <w:pPr>
        <w:pStyle w:val="Code"/>
        <w:rPr>
          <w:highlight w:val="white"/>
        </w:rPr>
      </w:pPr>
      <w:r w:rsidRPr="00903DBA">
        <w:rPr>
          <w:highlight w:val="white"/>
        </w:rPr>
        <w:t xml:space="preserve">      }</w:t>
      </w:r>
    </w:p>
    <w:p w14:paraId="18F56B74" w14:textId="37EF5C36" w:rsidR="00730167" w:rsidRPr="00903DBA" w:rsidRDefault="00F540A1" w:rsidP="00F540A1">
      <w:pPr>
        <w:rPr>
          <w:highlight w:val="white"/>
        </w:rPr>
      </w:pPr>
      <w:r w:rsidRPr="00903DBA">
        <w:rPr>
          <w:highlight w:val="white"/>
        </w:rPr>
        <w:t>Then we split the total graph into independent subgr</w:t>
      </w:r>
      <w:r w:rsidR="001829AE">
        <w:rPr>
          <w:highlight w:val="white"/>
        </w:rPr>
        <w:t>a</w:t>
      </w:r>
      <w:r w:rsidRPr="00903DBA">
        <w:rPr>
          <w:highlight w:val="white"/>
        </w:rPr>
        <w:t>phs, of performance reasons. It takes less time to evaluate a set of smaller graphs then one large graph.</w:t>
      </w:r>
    </w:p>
    <w:p w14:paraId="1A27F06C" w14:textId="24D80FF6" w:rsidR="00730167" w:rsidRPr="00903DBA" w:rsidRDefault="00730167" w:rsidP="00730167">
      <w:pPr>
        <w:pStyle w:val="Code"/>
        <w:rPr>
          <w:highlight w:val="white"/>
        </w:rPr>
      </w:pPr>
      <w:r w:rsidRPr="00903DBA">
        <w:rPr>
          <w:highlight w:val="white"/>
        </w:rPr>
        <w:t xml:space="preserve">      ISet&lt;Graph&lt;Track&gt;&gt; split = totalTrackGraph.Split();</w:t>
      </w:r>
    </w:p>
    <w:p w14:paraId="2E143729" w14:textId="77777777" w:rsidR="00D43EC1" w:rsidRDefault="00D43EC1" w:rsidP="00D43EC1">
      <w:pPr>
        <w:rPr>
          <w:highlight w:val="white"/>
        </w:rPr>
      </w:pPr>
      <w:r w:rsidRPr="00903DBA">
        <w:rPr>
          <w:highlight w:val="white"/>
        </w:rPr>
        <w:t xml:space="preserve">When the graph has been split, we iterate through the subgraphs and perform a deep-first search on each of them. </w:t>
      </w:r>
    </w:p>
    <w:p w14:paraId="5747190D" w14:textId="1614913B" w:rsidR="00730167" w:rsidRPr="00903DBA" w:rsidRDefault="00730167" w:rsidP="00730167">
      <w:pPr>
        <w:pStyle w:val="Code"/>
        <w:rPr>
          <w:highlight w:val="white"/>
        </w:rPr>
      </w:pPr>
      <w:r w:rsidRPr="00903DBA">
        <w:rPr>
          <w:highlight w:val="white"/>
        </w:rPr>
        <w:t xml:space="preserve">      foreach (Graph&lt;Track&gt; trackGraph in split) {</w:t>
      </w:r>
    </w:p>
    <w:p w14:paraId="5D98E754" w14:textId="77777777" w:rsidR="00730167" w:rsidRPr="00903DBA" w:rsidRDefault="00730167" w:rsidP="00730167">
      <w:pPr>
        <w:pStyle w:val="Code"/>
        <w:rPr>
          <w:highlight w:val="white"/>
        </w:rPr>
      </w:pPr>
      <w:r w:rsidRPr="00903DBA">
        <w:rPr>
          <w:highlight w:val="white"/>
        </w:rPr>
        <w:t xml:space="preserve">        List&lt;Track&gt; trackList = new List&lt;Track&gt;(trackGraph.VertexSet);</w:t>
      </w:r>
    </w:p>
    <w:p w14:paraId="740CECD7" w14:textId="3EDF38CF" w:rsidR="00730167" w:rsidRPr="00903DBA" w:rsidRDefault="00730167" w:rsidP="00730167">
      <w:pPr>
        <w:pStyle w:val="Code"/>
        <w:rPr>
          <w:highlight w:val="white"/>
        </w:rPr>
      </w:pPr>
      <w:r w:rsidRPr="00903DBA">
        <w:rPr>
          <w:highlight w:val="white"/>
        </w:rPr>
        <w:t xml:space="preserve">        Assert.Error(</w:t>
      </w:r>
      <w:r w:rsidR="00D03DAF" w:rsidRPr="00903DBA">
        <w:rPr>
          <w:highlight w:val="white"/>
        </w:rPr>
        <w:t>DeepFirstSearch</w:t>
      </w:r>
      <w:r w:rsidRPr="00903DBA">
        <w:rPr>
          <w:highlight w:val="white"/>
        </w:rPr>
        <w:t>(trackList, 0, trackGraph),</w:t>
      </w:r>
    </w:p>
    <w:p w14:paraId="4DEF7907" w14:textId="6532B6D1" w:rsidR="00730167" w:rsidRPr="00903DBA" w:rsidRDefault="00730167" w:rsidP="00730167">
      <w:pPr>
        <w:pStyle w:val="Code"/>
        <w:rPr>
          <w:highlight w:val="white"/>
        </w:rPr>
      </w:pPr>
      <w:r w:rsidRPr="00903DBA">
        <w:rPr>
          <w:highlight w:val="white"/>
        </w:rPr>
        <w:t xml:space="preserve">                     Message.Out_of_registers);</w:t>
      </w:r>
    </w:p>
    <w:p w14:paraId="6850391F" w14:textId="77777777" w:rsidR="00D43EC1" w:rsidRPr="00903DBA" w:rsidRDefault="00D43EC1" w:rsidP="00D43EC1">
      <w:pPr>
        <w:rPr>
          <w:highlight w:val="white"/>
        </w:rPr>
      </w:pPr>
      <w:r w:rsidRPr="00903DBA">
        <w:rPr>
          <w:highlight w:val="white"/>
        </w:rPr>
        <w:t xml:space="preserve">If the </w:t>
      </w:r>
      <w:r w:rsidRPr="00903DBA">
        <w:rPr>
          <w:rStyle w:val="KeyWord0"/>
          <w:highlight w:val="white"/>
        </w:rPr>
        <w:t>DeepFirstSearch</w:t>
      </w:r>
      <w:r w:rsidRPr="00903DBA">
        <w:rPr>
          <w:highlight w:val="white"/>
        </w:rPr>
        <w:t xml:space="preserve"> method returns true, we have a graph coloring; that is, the tracks have been assigned registers that do not overlap. If </w:t>
      </w:r>
      <w:r w:rsidRPr="00903DBA">
        <w:rPr>
          <w:rStyle w:val="KeyWord0"/>
          <w:highlight w:val="white"/>
        </w:rPr>
        <w:t>DeepFirstSearch</w:t>
      </w:r>
      <w:r w:rsidRPr="00903DBA">
        <w:rPr>
          <w:highlight w:val="white"/>
        </w:rPr>
        <w:t xml:space="preserve"> return false, we have not found a graph coloring, and we report an error, that we are out of registers.</w:t>
      </w:r>
      <w:r w:rsidRPr="00903DBA">
        <w:rPr>
          <w:rStyle w:val="KeyWord0"/>
          <w:highlight w:val="white"/>
        </w:rPr>
        <w:t xml:space="preserve"> </w:t>
      </w:r>
    </w:p>
    <w:p w14:paraId="2E8DEF85" w14:textId="77777777" w:rsidR="009C6CF2" w:rsidRPr="00903DBA" w:rsidRDefault="009C6CF2" w:rsidP="009C6CF2">
      <w:pPr>
        <w:pStyle w:val="Code"/>
        <w:rPr>
          <w:highlight w:val="white"/>
        </w:rPr>
      </w:pPr>
      <w:r w:rsidRPr="00903DBA">
        <w:rPr>
          <w:highlight w:val="white"/>
        </w:rPr>
        <w:lastRenderedPageBreak/>
        <w:t xml:space="preserve">      ISet&lt;Graph&lt;Track&gt;&gt; split = totalTrackGraph.Split();</w:t>
      </w:r>
    </w:p>
    <w:p w14:paraId="162A9C5B" w14:textId="77777777" w:rsidR="009C6CF2" w:rsidRPr="00903DBA" w:rsidRDefault="009C6CF2" w:rsidP="009C6CF2">
      <w:pPr>
        <w:pStyle w:val="Code"/>
        <w:rPr>
          <w:highlight w:val="white"/>
        </w:rPr>
      </w:pPr>
      <w:r w:rsidRPr="00903DBA">
        <w:rPr>
          <w:highlight w:val="white"/>
        </w:rPr>
        <w:t xml:space="preserve">      foreach (Graph&lt;Track&gt; trackGraph in split) {</w:t>
      </w:r>
    </w:p>
    <w:p w14:paraId="7BBD1D21" w14:textId="77777777" w:rsidR="009C6CF2" w:rsidRPr="00903DBA" w:rsidRDefault="009C6CF2" w:rsidP="009C6CF2">
      <w:pPr>
        <w:pStyle w:val="Code"/>
        <w:rPr>
          <w:highlight w:val="white"/>
        </w:rPr>
      </w:pPr>
      <w:r w:rsidRPr="00903DBA">
        <w:rPr>
          <w:highlight w:val="white"/>
        </w:rPr>
        <w:t xml:space="preserve">        List&lt;Track&gt; trackList = new List&lt;Track&gt;(trackGraph.VertexSet);</w:t>
      </w:r>
    </w:p>
    <w:p w14:paraId="21138588" w14:textId="77777777" w:rsidR="009C6CF2" w:rsidRPr="00903DBA" w:rsidRDefault="009C6CF2" w:rsidP="009C6CF2">
      <w:pPr>
        <w:pStyle w:val="Code"/>
        <w:rPr>
          <w:highlight w:val="white"/>
        </w:rPr>
      </w:pPr>
      <w:r w:rsidRPr="00903DBA">
        <w:rPr>
          <w:highlight w:val="white"/>
        </w:rPr>
        <w:t xml:space="preserve">        Assert.Error(DeepFirstSearch(trackList, 0, trackGraph),</w:t>
      </w:r>
    </w:p>
    <w:p w14:paraId="04F686B4" w14:textId="77777777" w:rsidR="009C6CF2" w:rsidRPr="00903DBA" w:rsidRDefault="009C6CF2" w:rsidP="009C6CF2">
      <w:pPr>
        <w:pStyle w:val="Code"/>
        <w:rPr>
          <w:highlight w:val="white"/>
        </w:rPr>
      </w:pPr>
      <w:r w:rsidRPr="00903DBA">
        <w:rPr>
          <w:highlight w:val="white"/>
        </w:rPr>
        <w:t xml:space="preserve">                     Message.Out_of_registers);</w:t>
      </w:r>
    </w:p>
    <w:p w14:paraId="009A6822" w14:textId="77777777" w:rsidR="009C6CF2" w:rsidRPr="00903DBA" w:rsidRDefault="009C6CF2" w:rsidP="009C6CF2">
      <w:pPr>
        <w:pStyle w:val="Code"/>
        <w:rPr>
          <w:highlight w:val="white"/>
        </w:rPr>
      </w:pPr>
      <w:r w:rsidRPr="00903DBA">
        <w:rPr>
          <w:highlight w:val="white"/>
        </w:rPr>
        <w:t xml:space="preserve">      }</w:t>
      </w:r>
    </w:p>
    <w:p w14:paraId="38D9F270" w14:textId="0FD4576C" w:rsidR="00D43EC1" w:rsidRDefault="00D43EC1" w:rsidP="00D43EC1">
      <w:pPr>
        <w:rPr>
          <w:highlight w:val="white"/>
        </w:rPr>
      </w:pPr>
      <w:r w:rsidRPr="00903DBA">
        <w:rPr>
          <w:highlight w:val="white"/>
        </w:rPr>
        <w:t xml:space="preserve">If we have iterated through the track graphs without encountering shortage of register, </w:t>
      </w:r>
      <w:r>
        <w:rPr>
          <w:highlight w:val="white"/>
        </w:rPr>
        <w:t>each track has been assigned a register. We call</w:t>
      </w:r>
      <w:r w:rsidRPr="00D43EC1">
        <w:rPr>
          <w:highlight w:val="white"/>
        </w:rPr>
        <w:t xml:space="preserve"> </w:t>
      </w:r>
      <w:r w:rsidRPr="00D43EC1">
        <w:rPr>
          <w:rStyle w:val="KeyWord0"/>
          <w:highlight w:val="white"/>
        </w:rPr>
        <w:t>SetRegistersInCodeList</w:t>
      </w:r>
      <w:r>
        <w:rPr>
          <w:highlight w:val="white"/>
        </w:rPr>
        <w:t xml:space="preserve"> that iterates</w:t>
      </w:r>
      <w:r w:rsidR="006365AD">
        <w:rPr>
          <w:highlight w:val="white"/>
        </w:rPr>
        <w:t xml:space="preserve"> through the code and replace each track with its assigned register.</w:t>
      </w:r>
    </w:p>
    <w:p w14:paraId="246D01D4" w14:textId="77777777" w:rsidR="009C6CF2" w:rsidRPr="00903DBA" w:rsidRDefault="009C6CF2" w:rsidP="009C6CF2">
      <w:pPr>
        <w:pStyle w:val="Code"/>
        <w:rPr>
          <w:highlight w:val="white"/>
        </w:rPr>
      </w:pPr>
      <w:r w:rsidRPr="00903DBA">
        <w:rPr>
          <w:highlight w:val="white"/>
        </w:rPr>
        <w:t xml:space="preserve">      SetRegistersInCodeList(assemblyCodeList);</w:t>
      </w:r>
    </w:p>
    <w:p w14:paraId="54051249" w14:textId="77777777" w:rsidR="009C6CF2" w:rsidRPr="00903DBA" w:rsidRDefault="009C6CF2" w:rsidP="009C6CF2">
      <w:pPr>
        <w:pStyle w:val="Code"/>
        <w:rPr>
          <w:highlight w:val="white"/>
        </w:rPr>
      </w:pPr>
      <w:r w:rsidRPr="00903DBA">
        <w:rPr>
          <w:highlight w:val="white"/>
        </w:rPr>
        <w:t xml:space="preserve">    }</w:t>
      </w:r>
    </w:p>
    <w:p w14:paraId="2B92D878" w14:textId="77777777" w:rsidR="00825023" w:rsidRDefault="00825023" w:rsidP="009C6CF2">
      <w:pPr>
        <w:pStyle w:val="Code"/>
        <w:rPr>
          <w:highlight w:val="white"/>
        </w:rPr>
      </w:pPr>
    </w:p>
    <w:p w14:paraId="354CA81B" w14:textId="7FB706F5" w:rsidR="009C6CF2" w:rsidRPr="00903DBA" w:rsidRDefault="009C6CF2" w:rsidP="009C6CF2">
      <w:pPr>
        <w:pStyle w:val="Code"/>
        <w:rPr>
          <w:highlight w:val="white"/>
        </w:rPr>
      </w:pPr>
      <w:r w:rsidRPr="00903DBA">
        <w:rPr>
          <w:highlight w:val="white"/>
        </w:rPr>
        <w:t xml:space="preserve">    private static void SetRegistersInCodeList(List&lt;AssemblyCode&gt; </w:t>
      </w:r>
    </w:p>
    <w:p w14:paraId="1B30884D" w14:textId="3F88D5B5" w:rsidR="009C6CF2" w:rsidRPr="00903DBA" w:rsidRDefault="009C6CF2" w:rsidP="009C6CF2">
      <w:pPr>
        <w:pStyle w:val="Code"/>
        <w:rPr>
          <w:highlight w:val="white"/>
        </w:rPr>
      </w:pPr>
      <w:r w:rsidRPr="00903DBA">
        <w:rPr>
          <w:highlight w:val="white"/>
        </w:rPr>
        <w:t xml:space="preserve">                                               assemblyCodeList) {</w:t>
      </w:r>
    </w:p>
    <w:p w14:paraId="2FE9B1F6" w14:textId="77777777" w:rsidR="009C6CF2" w:rsidRPr="00903DBA" w:rsidRDefault="009C6CF2" w:rsidP="009C6CF2">
      <w:pPr>
        <w:pStyle w:val="Code"/>
        <w:rPr>
          <w:highlight w:val="white"/>
        </w:rPr>
      </w:pPr>
      <w:r w:rsidRPr="00903DBA">
        <w:rPr>
          <w:highlight w:val="white"/>
        </w:rPr>
        <w:t xml:space="preserve">      foreach (AssemblyCode assemblyCode in assemblyCodeList) {</w:t>
      </w:r>
    </w:p>
    <w:p w14:paraId="335D08DA" w14:textId="77777777" w:rsidR="009C6CF2" w:rsidRPr="00903DBA" w:rsidRDefault="009C6CF2" w:rsidP="009C6CF2">
      <w:pPr>
        <w:pStyle w:val="Code"/>
        <w:rPr>
          <w:highlight w:val="white"/>
        </w:rPr>
      </w:pPr>
      <w:r w:rsidRPr="00903DBA">
        <w:rPr>
          <w:highlight w:val="white"/>
        </w:rPr>
        <w:t xml:space="preserve">        if (assemblyCode.Operator == AssemblyOperator.set_track_size) {</w:t>
      </w:r>
    </w:p>
    <w:p w14:paraId="13296EE9" w14:textId="77777777" w:rsidR="009C6CF2" w:rsidRPr="00903DBA" w:rsidRDefault="009C6CF2" w:rsidP="009C6CF2">
      <w:pPr>
        <w:pStyle w:val="Code"/>
        <w:rPr>
          <w:highlight w:val="white"/>
        </w:rPr>
      </w:pPr>
      <w:r w:rsidRPr="00903DBA">
        <w:rPr>
          <w:highlight w:val="white"/>
        </w:rPr>
        <w:t xml:space="preserve">          Track track = (Track) assemblyCode[0];</w:t>
      </w:r>
    </w:p>
    <w:p w14:paraId="3790A0B6" w14:textId="77777777" w:rsidR="009C6CF2" w:rsidRPr="00903DBA" w:rsidRDefault="009C6CF2" w:rsidP="009C6CF2">
      <w:pPr>
        <w:pStyle w:val="Code"/>
        <w:rPr>
          <w:highlight w:val="white"/>
        </w:rPr>
      </w:pPr>
      <w:r w:rsidRPr="00903DBA">
        <w:rPr>
          <w:highlight w:val="white"/>
        </w:rPr>
        <w:t xml:space="preserve">          object operand1 = assemblyCode[1];</w:t>
      </w:r>
    </w:p>
    <w:p w14:paraId="3B8749FD" w14:textId="77777777" w:rsidR="00825023" w:rsidRPr="00903DBA" w:rsidRDefault="00825023" w:rsidP="00825023">
      <w:pPr>
        <w:rPr>
          <w:highlight w:val="white"/>
        </w:rPr>
      </w:pPr>
      <w:r>
        <w:rPr>
          <w:highlight w:val="white"/>
        </w:rPr>
        <w:t>When iterating through the code list, we also need to keep track of the current size of the tracks, in order to replace the track with a register of correct size.</w:t>
      </w:r>
    </w:p>
    <w:p w14:paraId="300A39D9" w14:textId="77777777" w:rsidR="009C6CF2" w:rsidRPr="00903DBA" w:rsidRDefault="009C6CF2" w:rsidP="009C6CF2">
      <w:pPr>
        <w:pStyle w:val="Code"/>
        <w:rPr>
          <w:highlight w:val="white"/>
        </w:rPr>
      </w:pPr>
      <w:r w:rsidRPr="00903DBA">
        <w:rPr>
          <w:highlight w:val="white"/>
        </w:rPr>
        <w:t xml:space="preserve">          if (operand1 is int) {</w:t>
      </w:r>
    </w:p>
    <w:p w14:paraId="1359FA46" w14:textId="77777777" w:rsidR="009C6CF2" w:rsidRPr="00903DBA" w:rsidRDefault="009C6CF2" w:rsidP="009C6CF2">
      <w:pPr>
        <w:pStyle w:val="Code"/>
        <w:rPr>
          <w:highlight w:val="white"/>
        </w:rPr>
      </w:pPr>
      <w:r w:rsidRPr="00903DBA">
        <w:rPr>
          <w:highlight w:val="white"/>
        </w:rPr>
        <w:t xml:space="preserve">            track.CurrentSize = (int) operand1;</w:t>
      </w:r>
    </w:p>
    <w:p w14:paraId="7DE30AFF" w14:textId="77777777" w:rsidR="009C6CF2" w:rsidRPr="00903DBA" w:rsidRDefault="009C6CF2" w:rsidP="009C6CF2">
      <w:pPr>
        <w:pStyle w:val="Code"/>
        <w:rPr>
          <w:highlight w:val="white"/>
        </w:rPr>
      </w:pPr>
      <w:r w:rsidRPr="00903DBA">
        <w:rPr>
          <w:highlight w:val="white"/>
        </w:rPr>
        <w:t xml:space="preserve">          }</w:t>
      </w:r>
    </w:p>
    <w:p w14:paraId="0A29C1FD" w14:textId="77777777" w:rsidR="009C6CF2" w:rsidRPr="00903DBA" w:rsidRDefault="009C6CF2" w:rsidP="009C6CF2">
      <w:pPr>
        <w:pStyle w:val="Code"/>
        <w:rPr>
          <w:highlight w:val="white"/>
        </w:rPr>
      </w:pPr>
      <w:r w:rsidRPr="00903DBA">
        <w:rPr>
          <w:highlight w:val="white"/>
        </w:rPr>
        <w:t xml:space="preserve">          else {</w:t>
      </w:r>
    </w:p>
    <w:p w14:paraId="7F03C95E" w14:textId="77777777" w:rsidR="009C6CF2" w:rsidRPr="00903DBA" w:rsidRDefault="009C6CF2" w:rsidP="009C6CF2">
      <w:pPr>
        <w:pStyle w:val="Code"/>
        <w:rPr>
          <w:highlight w:val="white"/>
        </w:rPr>
      </w:pPr>
      <w:r w:rsidRPr="00903DBA">
        <w:rPr>
          <w:highlight w:val="white"/>
        </w:rPr>
        <w:t xml:space="preserve">            track.CurrentSize = ((Track) operand1).CurrentSize;</w:t>
      </w:r>
    </w:p>
    <w:p w14:paraId="4F511FC5" w14:textId="77777777" w:rsidR="009C6CF2" w:rsidRPr="00903DBA" w:rsidRDefault="009C6CF2" w:rsidP="009C6CF2">
      <w:pPr>
        <w:pStyle w:val="Code"/>
        <w:rPr>
          <w:highlight w:val="white"/>
        </w:rPr>
      </w:pPr>
      <w:r w:rsidRPr="00903DBA">
        <w:rPr>
          <w:highlight w:val="white"/>
        </w:rPr>
        <w:t xml:space="preserve">          }</w:t>
      </w:r>
    </w:p>
    <w:p w14:paraId="763CB5E2" w14:textId="77777777" w:rsidR="009C6CF2" w:rsidRPr="00903DBA" w:rsidRDefault="009C6CF2" w:rsidP="009C6CF2">
      <w:pPr>
        <w:pStyle w:val="Code"/>
        <w:rPr>
          <w:highlight w:val="white"/>
        </w:rPr>
      </w:pPr>
    </w:p>
    <w:p w14:paraId="121A9FD5" w14:textId="77777777" w:rsidR="009C6CF2" w:rsidRPr="00903DBA" w:rsidRDefault="009C6CF2" w:rsidP="009C6CF2">
      <w:pPr>
        <w:pStyle w:val="Code"/>
        <w:rPr>
          <w:highlight w:val="white"/>
        </w:rPr>
      </w:pPr>
      <w:r w:rsidRPr="00903DBA">
        <w:rPr>
          <w:highlight w:val="white"/>
        </w:rPr>
        <w:t xml:space="preserve">          assemblyCode.Operator = AssemblyOperator.empty;</w:t>
      </w:r>
    </w:p>
    <w:p w14:paraId="22726441" w14:textId="502E32F2" w:rsidR="009C6CF2" w:rsidRDefault="009C6CF2" w:rsidP="009C6CF2">
      <w:pPr>
        <w:pStyle w:val="Code"/>
        <w:rPr>
          <w:highlight w:val="white"/>
        </w:rPr>
      </w:pPr>
      <w:r w:rsidRPr="00903DBA">
        <w:rPr>
          <w:highlight w:val="white"/>
        </w:rPr>
        <w:t xml:space="preserve">        }</w:t>
      </w:r>
    </w:p>
    <w:p w14:paraId="197CDC18" w14:textId="126FF62B" w:rsidR="009C6CF2" w:rsidRPr="00903DBA" w:rsidRDefault="009C6CF2" w:rsidP="009C6CF2">
      <w:pPr>
        <w:pStyle w:val="Code"/>
        <w:rPr>
          <w:highlight w:val="white"/>
        </w:rPr>
      </w:pPr>
      <w:r w:rsidRPr="00903DBA">
        <w:rPr>
          <w:highlight w:val="white"/>
        </w:rPr>
        <w:t xml:space="preserve">        else {</w:t>
      </w:r>
    </w:p>
    <w:p w14:paraId="66144D53" w14:textId="77777777" w:rsidR="009C6CF2" w:rsidRPr="00903DBA" w:rsidRDefault="009C6CF2" w:rsidP="009C6CF2">
      <w:pPr>
        <w:pStyle w:val="Code"/>
        <w:rPr>
          <w:highlight w:val="white"/>
        </w:rPr>
      </w:pPr>
      <w:r w:rsidRPr="00903DBA">
        <w:rPr>
          <w:highlight w:val="white"/>
        </w:rPr>
        <w:t xml:space="preserve">          Check(assemblyCode, 0);</w:t>
      </w:r>
    </w:p>
    <w:p w14:paraId="33E7435E" w14:textId="77777777" w:rsidR="009C6CF2" w:rsidRPr="00903DBA" w:rsidRDefault="009C6CF2" w:rsidP="009C6CF2">
      <w:pPr>
        <w:pStyle w:val="Code"/>
        <w:rPr>
          <w:highlight w:val="white"/>
        </w:rPr>
      </w:pPr>
      <w:r w:rsidRPr="00903DBA">
        <w:rPr>
          <w:highlight w:val="white"/>
        </w:rPr>
        <w:t xml:space="preserve">          Check(assemblyCode, 1);</w:t>
      </w:r>
    </w:p>
    <w:p w14:paraId="4A103B4C" w14:textId="77777777" w:rsidR="009C6CF2" w:rsidRPr="00903DBA" w:rsidRDefault="009C6CF2" w:rsidP="009C6CF2">
      <w:pPr>
        <w:pStyle w:val="Code"/>
        <w:rPr>
          <w:highlight w:val="white"/>
        </w:rPr>
      </w:pPr>
      <w:r w:rsidRPr="00903DBA">
        <w:rPr>
          <w:highlight w:val="white"/>
        </w:rPr>
        <w:t xml:space="preserve">          Check(assemblyCode, 2);</w:t>
      </w:r>
    </w:p>
    <w:p w14:paraId="6BBFBDC1" w14:textId="77777777" w:rsidR="009C6CF2" w:rsidRPr="00903DBA" w:rsidRDefault="009C6CF2" w:rsidP="009C6CF2">
      <w:pPr>
        <w:pStyle w:val="Code"/>
        <w:rPr>
          <w:highlight w:val="white"/>
        </w:rPr>
      </w:pPr>
      <w:r w:rsidRPr="00903DBA">
        <w:rPr>
          <w:highlight w:val="white"/>
        </w:rPr>
        <w:t xml:space="preserve">        }</w:t>
      </w:r>
    </w:p>
    <w:p w14:paraId="35DF8B93" w14:textId="77777777" w:rsidR="009C6CF2" w:rsidRPr="00903DBA" w:rsidRDefault="009C6CF2" w:rsidP="009C6CF2">
      <w:pPr>
        <w:pStyle w:val="Code"/>
        <w:rPr>
          <w:highlight w:val="white"/>
        </w:rPr>
      </w:pPr>
      <w:r w:rsidRPr="00903DBA">
        <w:rPr>
          <w:highlight w:val="white"/>
        </w:rPr>
        <w:t xml:space="preserve">      }</w:t>
      </w:r>
    </w:p>
    <w:p w14:paraId="5BFA66FC" w14:textId="77777777" w:rsidR="009C6CF2" w:rsidRPr="00903DBA" w:rsidRDefault="009C6CF2" w:rsidP="009C6CF2">
      <w:pPr>
        <w:pStyle w:val="Code"/>
        <w:rPr>
          <w:highlight w:val="white"/>
        </w:rPr>
      </w:pPr>
      <w:r w:rsidRPr="00903DBA">
        <w:rPr>
          <w:highlight w:val="white"/>
        </w:rPr>
        <w:t xml:space="preserve">    }</w:t>
      </w:r>
    </w:p>
    <w:p w14:paraId="304DB08F" w14:textId="1A6E623A" w:rsidR="009C6CF2" w:rsidRPr="00903DBA" w:rsidRDefault="00825023" w:rsidP="00825023">
      <w:pPr>
        <w:rPr>
          <w:highlight w:val="white"/>
        </w:rPr>
      </w:pPr>
      <w:r>
        <w:rPr>
          <w:highlight w:val="white"/>
        </w:rPr>
        <w:t xml:space="preserve">The </w:t>
      </w:r>
      <w:r w:rsidRPr="00825023">
        <w:rPr>
          <w:rStyle w:val="KeyWord0"/>
          <w:highlight w:val="white"/>
        </w:rPr>
        <w:t>Check</w:t>
      </w:r>
      <w:r>
        <w:rPr>
          <w:highlight w:val="white"/>
        </w:rPr>
        <w:t xml:space="preserve"> method checks for each position in the </w:t>
      </w:r>
      <w:r w:rsidR="0004206E">
        <w:rPr>
          <w:highlight w:val="white"/>
        </w:rPr>
        <w:t>assembly</w:t>
      </w:r>
      <w:r>
        <w:rPr>
          <w:highlight w:val="white"/>
        </w:rPr>
        <w:t xml:space="preserve"> code i</w:t>
      </w:r>
      <w:r w:rsidR="0004206E">
        <w:rPr>
          <w:highlight w:val="white"/>
        </w:rPr>
        <w:t xml:space="preserve">s a </w:t>
      </w:r>
      <w:r>
        <w:rPr>
          <w:highlight w:val="white"/>
        </w:rPr>
        <w:t>referen</w:t>
      </w:r>
      <w:r w:rsidR="0004206E">
        <w:rPr>
          <w:highlight w:val="white"/>
        </w:rPr>
        <w:t>c</w:t>
      </w:r>
      <w:r>
        <w:rPr>
          <w:highlight w:val="white"/>
        </w:rPr>
        <w:t xml:space="preserve">e </w:t>
      </w:r>
      <w:r w:rsidR="0004206E">
        <w:rPr>
          <w:highlight w:val="white"/>
        </w:rPr>
        <w:t>a track is replaced by a register of the correct size.</w:t>
      </w:r>
    </w:p>
    <w:p w14:paraId="2F7B1DB7" w14:textId="77777777" w:rsidR="009C6CF2" w:rsidRPr="00903DBA" w:rsidRDefault="009C6CF2" w:rsidP="009C6CF2">
      <w:pPr>
        <w:pStyle w:val="Code"/>
        <w:rPr>
          <w:highlight w:val="white"/>
        </w:rPr>
      </w:pPr>
      <w:r w:rsidRPr="00903DBA">
        <w:rPr>
          <w:highlight w:val="white"/>
        </w:rPr>
        <w:t xml:space="preserve">    private static void Check(AssemblyCode assemblyCode, int position) {</w:t>
      </w:r>
    </w:p>
    <w:p w14:paraId="212FBF10" w14:textId="77777777" w:rsidR="009C6CF2" w:rsidRPr="00903DBA" w:rsidRDefault="009C6CF2" w:rsidP="009C6CF2">
      <w:pPr>
        <w:pStyle w:val="Code"/>
        <w:rPr>
          <w:highlight w:val="white"/>
        </w:rPr>
      </w:pPr>
      <w:r w:rsidRPr="00903DBA">
        <w:rPr>
          <w:highlight w:val="white"/>
        </w:rPr>
        <w:t xml:space="preserve">      if (assemblyCode[position] is Track) {</w:t>
      </w:r>
    </w:p>
    <w:p w14:paraId="3FC18A86" w14:textId="77777777" w:rsidR="009C6CF2" w:rsidRPr="00903DBA" w:rsidRDefault="009C6CF2" w:rsidP="009C6CF2">
      <w:pPr>
        <w:pStyle w:val="Code"/>
        <w:rPr>
          <w:highlight w:val="white"/>
        </w:rPr>
      </w:pPr>
      <w:r w:rsidRPr="00903DBA">
        <w:rPr>
          <w:highlight w:val="white"/>
        </w:rPr>
        <w:t xml:space="preserve">        Track track = (Track) assemblyCode[position];</w:t>
      </w:r>
    </w:p>
    <w:p w14:paraId="7EEC1BFB" w14:textId="77777777" w:rsidR="009C6CF2" w:rsidRPr="00903DBA" w:rsidRDefault="009C6CF2" w:rsidP="009C6CF2">
      <w:pPr>
        <w:pStyle w:val="Code"/>
        <w:rPr>
          <w:highlight w:val="white"/>
        </w:rPr>
      </w:pPr>
      <w:r w:rsidRPr="00903DBA">
        <w:rPr>
          <w:highlight w:val="white"/>
        </w:rPr>
        <w:t xml:space="preserve">        Assert.ErrorXXX(track.Register != null);</w:t>
      </w:r>
    </w:p>
    <w:p w14:paraId="3819045E" w14:textId="77777777" w:rsidR="009C6CF2" w:rsidRPr="00903DBA" w:rsidRDefault="009C6CF2" w:rsidP="009C6CF2">
      <w:pPr>
        <w:pStyle w:val="Code"/>
        <w:rPr>
          <w:highlight w:val="white"/>
        </w:rPr>
      </w:pPr>
      <w:r w:rsidRPr="00903DBA">
        <w:rPr>
          <w:highlight w:val="white"/>
        </w:rPr>
        <w:t xml:space="preserve">        assemblyCode[position] =</w:t>
      </w:r>
    </w:p>
    <w:p w14:paraId="42FA5C34" w14:textId="209DAD4B" w:rsidR="009C6CF2" w:rsidRPr="00903DBA" w:rsidRDefault="009C6CF2" w:rsidP="009C6CF2">
      <w:pPr>
        <w:pStyle w:val="Code"/>
        <w:rPr>
          <w:highlight w:val="white"/>
        </w:rPr>
      </w:pPr>
      <w:r w:rsidRPr="00903DBA">
        <w:rPr>
          <w:highlight w:val="white"/>
        </w:rPr>
        <w:t xml:space="preserve">         AssemblyCode.RegisterToSize(track.Register.Value, track.CurrentSize);</w:t>
      </w:r>
    </w:p>
    <w:p w14:paraId="19AFFFA6" w14:textId="77777777" w:rsidR="009C6CF2" w:rsidRPr="00903DBA" w:rsidRDefault="009C6CF2" w:rsidP="009C6CF2">
      <w:pPr>
        <w:pStyle w:val="Code"/>
        <w:rPr>
          <w:highlight w:val="white"/>
        </w:rPr>
      </w:pPr>
      <w:r w:rsidRPr="00903DBA">
        <w:rPr>
          <w:highlight w:val="white"/>
        </w:rPr>
        <w:t xml:space="preserve">      }</w:t>
      </w:r>
    </w:p>
    <w:p w14:paraId="0FEF4518" w14:textId="77777777" w:rsidR="009C6CF2" w:rsidRPr="00903DBA" w:rsidRDefault="009C6CF2" w:rsidP="009C6CF2">
      <w:pPr>
        <w:pStyle w:val="Code"/>
        <w:rPr>
          <w:highlight w:val="white"/>
        </w:rPr>
      </w:pPr>
      <w:r w:rsidRPr="00903DBA">
        <w:rPr>
          <w:highlight w:val="white"/>
        </w:rPr>
        <w:t xml:space="preserve">    }</w:t>
      </w:r>
    </w:p>
    <w:p w14:paraId="14AB2565" w14:textId="754C82A9" w:rsidR="00730167" w:rsidRPr="00903DBA" w:rsidRDefault="00F05E6D" w:rsidP="003C6850">
      <w:pPr>
        <w:rPr>
          <w:highlight w:val="white"/>
        </w:rPr>
      </w:pPr>
      <w:r w:rsidRPr="00903DBA">
        <w:rPr>
          <w:highlight w:val="white"/>
        </w:rPr>
        <w:t xml:space="preserve">The </w:t>
      </w:r>
      <w:r w:rsidR="00D03DAF" w:rsidRPr="00903DBA">
        <w:rPr>
          <w:rStyle w:val="KeyWord0"/>
          <w:highlight w:val="white"/>
        </w:rPr>
        <w:t>DeepFirstSearch</w:t>
      </w:r>
      <w:r w:rsidR="00730167" w:rsidRPr="00903DBA">
        <w:rPr>
          <w:highlight w:val="white"/>
        </w:rPr>
        <w:t xml:space="preserve"> </w:t>
      </w:r>
      <w:r w:rsidR="003C6850" w:rsidRPr="00903DBA">
        <w:rPr>
          <w:highlight w:val="white"/>
        </w:rPr>
        <w:t>method searches the graph in a deep</w:t>
      </w:r>
      <w:r w:rsidR="00B90F03" w:rsidRPr="00903DBA">
        <w:rPr>
          <w:highlight w:val="white"/>
        </w:rPr>
        <w:t>-first manner.</w:t>
      </w:r>
      <w:r w:rsidR="002A6EAE" w:rsidRPr="00903DBA">
        <w:rPr>
          <w:highlight w:val="white"/>
        </w:rPr>
        <w:t xml:space="preserve"> It takes the track list and the current index in that list as well as the track graph.</w:t>
      </w:r>
    </w:p>
    <w:p w14:paraId="2426E601" w14:textId="27D4C788" w:rsidR="00B727A9" w:rsidRPr="00903DBA" w:rsidRDefault="00730167" w:rsidP="00730167">
      <w:pPr>
        <w:pStyle w:val="Code"/>
        <w:rPr>
          <w:highlight w:val="white"/>
        </w:rPr>
      </w:pPr>
      <w:r w:rsidRPr="00903DBA">
        <w:rPr>
          <w:highlight w:val="white"/>
        </w:rPr>
        <w:t xml:space="preserve">    private bool </w:t>
      </w:r>
      <w:r w:rsidR="00D03DAF" w:rsidRPr="00903DBA">
        <w:rPr>
          <w:highlight w:val="white"/>
        </w:rPr>
        <w:t>DeepFirstSearch</w:t>
      </w:r>
      <w:r w:rsidRPr="00903DBA">
        <w:rPr>
          <w:highlight w:val="white"/>
        </w:rPr>
        <w:t>(List&lt;Track&gt; trackList, int listIndex,</w:t>
      </w:r>
    </w:p>
    <w:p w14:paraId="04C654CF" w14:textId="41B5973D" w:rsidR="00730167" w:rsidRPr="00903DBA" w:rsidRDefault="00B727A9" w:rsidP="00730167">
      <w:pPr>
        <w:pStyle w:val="Code"/>
        <w:rPr>
          <w:highlight w:val="white"/>
        </w:rPr>
      </w:pPr>
      <w:r w:rsidRPr="00903DBA">
        <w:rPr>
          <w:highlight w:val="white"/>
        </w:rPr>
        <w:t xml:space="preserve">                          </w:t>
      </w:r>
      <w:r w:rsidR="00D03DAF" w:rsidRPr="00903DBA">
        <w:rPr>
          <w:highlight w:val="white"/>
        </w:rPr>
        <w:t xml:space="preserve">     </w:t>
      </w:r>
      <w:r w:rsidRPr="00903DBA">
        <w:rPr>
          <w:highlight w:val="white"/>
        </w:rPr>
        <w:t xml:space="preserve"> </w:t>
      </w:r>
      <w:r w:rsidR="00730167" w:rsidRPr="00903DBA">
        <w:rPr>
          <w:highlight w:val="white"/>
        </w:rPr>
        <w:t xml:space="preserve"> Graph&lt;Track&gt; trackGraph) {</w:t>
      </w:r>
    </w:p>
    <w:p w14:paraId="6E77DB8B" w14:textId="02DC24BA" w:rsidR="00DC5811" w:rsidRPr="00903DBA" w:rsidRDefault="00DC5811" w:rsidP="00DC5811">
      <w:pPr>
        <w:rPr>
          <w:highlight w:val="white"/>
        </w:rPr>
      </w:pPr>
      <w:r w:rsidRPr="00903DBA">
        <w:rPr>
          <w:highlight w:val="white"/>
        </w:rPr>
        <w:lastRenderedPageBreak/>
        <w:t xml:space="preserve">If the index equals the size of the track list, </w:t>
      </w:r>
      <w:r w:rsidR="00EA7D5C" w:rsidRPr="00903DBA">
        <w:rPr>
          <w:highlight w:val="white"/>
        </w:rPr>
        <w:t xml:space="preserve">we return true because </w:t>
      </w:r>
      <w:r w:rsidRPr="00903DBA">
        <w:rPr>
          <w:highlight w:val="white"/>
        </w:rPr>
        <w:t>we have iterated th</w:t>
      </w:r>
      <w:r w:rsidR="00EA7D5C" w:rsidRPr="00903DBA">
        <w:rPr>
          <w:highlight w:val="white"/>
        </w:rPr>
        <w:t>rough</w:t>
      </w:r>
      <w:r w:rsidRPr="00903DBA">
        <w:rPr>
          <w:highlight w:val="white"/>
        </w:rPr>
        <w:t xml:space="preserve"> the list and found a match; that is, </w:t>
      </w:r>
      <w:r w:rsidR="00EA7D5C" w:rsidRPr="00903DBA">
        <w:rPr>
          <w:highlight w:val="white"/>
        </w:rPr>
        <w:t>each track has been assigned a register and no overlapping tracks have the same register.</w:t>
      </w:r>
    </w:p>
    <w:p w14:paraId="47B036C1" w14:textId="77777777" w:rsidR="00730167" w:rsidRPr="00903DBA" w:rsidRDefault="00730167" w:rsidP="00730167">
      <w:pPr>
        <w:pStyle w:val="Code"/>
        <w:rPr>
          <w:highlight w:val="white"/>
        </w:rPr>
      </w:pPr>
      <w:r w:rsidRPr="00903DBA">
        <w:rPr>
          <w:highlight w:val="white"/>
        </w:rPr>
        <w:t xml:space="preserve">      if (listIndex == trackList.Count) {</w:t>
      </w:r>
    </w:p>
    <w:p w14:paraId="4E3174BC" w14:textId="77777777" w:rsidR="00730167" w:rsidRPr="00903DBA" w:rsidRDefault="00730167" w:rsidP="00730167">
      <w:pPr>
        <w:pStyle w:val="Code"/>
        <w:rPr>
          <w:highlight w:val="white"/>
        </w:rPr>
      </w:pPr>
      <w:r w:rsidRPr="00903DBA">
        <w:rPr>
          <w:highlight w:val="white"/>
        </w:rPr>
        <w:t xml:space="preserve">        return true;</w:t>
      </w:r>
    </w:p>
    <w:p w14:paraId="5A583C58" w14:textId="77777777" w:rsidR="00730167" w:rsidRPr="00903DBA" w:rsidRDefault="00730167" w:rsidP="00730167">
      <w:pPr>
        <w:pStyle w:val="Code"/>
        <w:rPr>
          <w:highlight w:val="white"/>
        </w:rPr>
      </w:pPr>
      <w:r w:rsidRPr="00903DBA">
        <w:rPr>
          <w:highlight w:val="white"/>
        </w:rPr>
        <w:t xml:space="preserve">      }</w:t>
      </w:r>
    </w:p>
    <w:p w14:paraId="1EFEF510" w14:textId="64EBB2C4" w:rsidR="00EA7D5C" w:rsidRPr="00903DBA" w:rsidRDefault="00EA7D5C" w:rsidP="00E53BEB">
      <w:pPr>
        <w:rPr>
          <w:highlight w:val="white"/>
        </w:rPr>
      </w:pPr>
      <w:r w:rsidRPr="00903DBA">
        <w:rPr>
          <w:highlight w:val="white"/>
        </w:rPr>
        <w:t xml:space="preserve">If the current track has </w:t>
      </w:r>
      <w:r w:rsidR="00E53BEB" w:rsidRPr="00903DBA">
        <w:rPr>
          <w:highlight w:val="white"/>
        </w:rPr>
        <w:t>already</w:t>
      </w:r>
      <w:r w:rsidRPr="00903DBA">
        <w:rPr>
          <w:highlight w:val="white"/>
        </w:rPr>
        <w:t xml:space="preserve"> been assigned a </w:t>
      </w:r>
      <w:r w:rsidR="00E53BEB" w:rsidRPr="00903DBA">
        <w:rPr>
          <w:highlight w:val="white"/>
        </w:rPr>
        <w:t>register</w:t>
      </w:r>
      <w:r w:rsidR="00F84275" w:rsidRPr="00903DBA">
        <w:rPr>
          <w:highlight w:val="white"/>
        </w:rPr>
        <w:t xml:space="preserve">, </w:t>
      </w:r>
      <w:r w:rsidR="00D050F5" w:rsidRPr="00903DBA">
        <w:rPr>
          <w:highlight w:val="white"/>
        </w:rPr>
        <w:t xml:space="preserve">we just call </w:t>
      </w:r>
      <w:r w:rsidR="00D050F5" w:rsidRPr="00903DBA">
        <w:rPr>
          <w:rStyle w:val="KeyWord0"/>
          <w:highlight w:val="white"/>
        </w:rPr>
        <w:t>DeepFirstSearch</w:t>
      </w:r>
      <w:r w:rsidR="00D050F5" w:rsidRPr="00903DBA">
        <w:rPr>
          <w:highlight w:val="white"/>
        </w:rPr>
        <w:t xml:space="preserve"> with the next index.</w:t>
      </w:r>
    </w:p>
    <w:p w14:paraId="281CFCCA" w14:textId="77777777" w:rsidR="00730167" w:rsidRPr="00903DBA" w:rsidRDefault="00730167" w:rsidP="00730167">
      <w:pPr>
        <w:pStyle w:val="Code"/>
        <w:rPr>
          <w:highlight w:val="white"/>
        </w:rPr>
      </w:pPr>
      <w:r w:rsidRPr="00903DBA">
        <w:rPr>
          <w:highlight w:val="white"/>
        </w:rPr>
        <w:t xml:space="preserve">      Track track = trackList[listIndex];</w:t>
      </w:r>
    </w:p>
    <w:p w14:paraId="7B1A878D" w14:textId="77777777" w:rsidR="00730167" w:rsidRPr="00903DBA" w:rsidRDefault="00730167" w:rsidP="00730167">
      <w:pPr>
        <w:pStyle w:val="Code"/>
        <w:rPr>
          <w:highlight w:val="white"/>
        </w:rPr>
      </w:pPr>
      <w:r w:rsidRPr="00903DBA">
        <w:rPr>
          <w:highlight w:val="white"/>
        </w:rPr>
        <w:t xml:space="preserve">      if (track.Register != null) {</w:t>
      </w:r>
    </w:p>
    <w:p w14:paraId="43CF38F0" w14:textId="3A9B33EC" w:rsidR="00730167" w:rsidRPr="00903DBA" w:rsidRDefault="00730167" w:rsidP="00730167">
      <w:pPr>
        <w:pStyle w:val="Code"/>
        <w:rPr>
          <w:highlight w:val="white"/>
        </w:rPr>
      </w:pPr>
      <w:r w:rsidRPr="00903DBA">
        <w:rPr>
          <w:highlight w:val="white"/>
        </w:rPr>
        <w:t xml:space="preserve">        return </w:t>
      </w:r>
      <w:r w:rsidR="00D03DAF" w:rsidRPr="00903DBA">
        <w:rPr>
          <w:highlight w:val="white"/>
        </w:rPr>
        <w:t>DeepFirstSearch</w:t>
      </w:r>
      <w:r w:rsidRPr="00903DBA">
        <w:rPr>
          <w:highlight w:val="white"/>
        </w:rPr>
        <w:t>(trackList, listIndex + 1, trackGraph);</w:t>
      </w:r>
    </w:p>
    <w:p w14:paraId="7FC82DD2" w14:textId="77777777" w:rsidR="00730167" w:rsidRPr="00903DBA" w:rsidRDefault="00730167" w:rsidP="00730167">
      <w:pPr>
        <w:pStyle w:val="Code"/>
        <w:rPr>
          <w:highlight w:val="white"/>
        </w:rPr>
      </w:pPr>
      <w:r w:rsidRPr="00903DBA">
        <w:rPr>
          <w:highlight w:val="white"/>
        </w:rPr>
        <w:t xml:space="preserve">      }</w:t>
      </w:r>
    </w:p>
    <w:p w14:paraId="3D92BAF0" w14:textId="54FA2C54" w:rsidR="00730167" w:rsidRPr="00903DBA" w:rsidRDefault="00D050F5" w:rsidP="00D050F5">
      <w:pPr>
        <w:rPr>
          <w:highlight w:val="white"/>
        </w:rPr>
      </w:pPr>
      <w:r w:rsidRPr="00903DBA">
        <w:rPr>
          <w:highlight w:val="white"/>
        </w:rPr>
        <w:t>If the current track has not been assigned a register, we look up the set of possible register</w:t>
      </w:r>
      <w:r w:rsidR="00323206" w:rsidRPr="00903DBA">
        <w:rPr>
          <w:highlight w:val="white"/>
        </w:rPr>
        <w:t xml:space="preserve"> and the set of neighbor vertices; that is, the set of overl</w:t>
      </w:r>
      <w:r w:rsidR="00957006" w:rsidRPr="00903DBA">
        <w:rPr>
          <w:highlight w:val="white"/>
        </w:rPr>
        <w:t>app</w:t>
      </w:r>
      <w:r w:rsidR="00323206" w:rsidRPr="00903DBA">
        <w:rPr>
          <w:highlight w:val="white"/>
        </w:rPr>
        <w:t>ing tracks.</w:t>
      </w:r>
    </w:p>
    <w:p w14:paraId="411A6786" w14:textId="77777777" w:rsidR="00730167" w:rsidRPr="00903DBA" w:rsidRDefault="00730167" w:rsidP="00730167">
      <w:pPr>
        <w:pStyle w:val="Code"/>
        <w:rPr>
          <w:highlight w:val="white"/>
        </w:rPr>
      </w:pPr>
      <w:r w:rsidRPr="00903DBA">
        <w:rPr>
          <w:highlight w:val="white"/>
        </w:rPr>
        <w:t xml:space="preserve">      ISet&lt;Register&gt; possibleSet = GetPossibleSet(track);</w:t>
      </w:r>
    </w:p>
    <w:p w14:paraId="2D024D75" w14:textId="77777777" w:rsidR="00730167" w:rsidRPr="00903DBA" w:rsidRDefault="00730167" w:rsidP="00730167">
      <w:pPr>
        <w:pStyle w:val="Code"/>
        <w:rPr>
          <w:highlight w:val="white"/>
        </w:rPr>
      </w:pPr>
      <w:r w:rsidRPr="00903DBA">
        <w:rPr>
          <w:highlight w:val="white"/>
        </w:rPr>
        <w:t xml:space="preserve">      ISet&lt;Track&gt; neighbourSet = trackGraph.GetNeighbourSet(track);</w:t>
      </w:r>
    </w:p>
    <w:p w14:paraId="4C6249CF" w14:textId="3FE4DCAF" w:rsidR="00730167" w:rsidRPr="00903DBA" w:rsidRDefault="009F45F4" w:rsidP="009F45F4">
      <w:pPr>
        <w:rPr>
          <w:highlight w:val="white"/>
        </w:rPr>
      </w:pPr>
      <w:r w:rsidRPr="00903DBA">
        <w:rPr>
          <w:highlight w:val="white"/>
        </w:rPr>
        <w:t xml:space="preserve">We iterate </w:t>
      </w:r>
      <w:r w:rsidR="00D935A0" w:rsidRPr="00903DBA">
        <w:rPr>
          <w:highlight w:val="white"/>
        </w:rPr>
        <w:t>through</w:t>
      </w:r>
      <w:r w:rsidRPr="00903DBA">
        <w:rPr>
          <w:highlight w:val="white"/>
        </w:rPr>
        <w:t xml:space="preserve"> the set of possible register and, for each register that does not cause an overlapping, we assign the track the register and call </w:t>
      </w:r>
      <w:r w:rsidRPr="00903DBA">
        <w:rPr>
          <w:rStyle w:val="KeyWord0"/>
          <w:highlight w:val="white"/>
        </w:rPr>
        <w:t>DeepFirstSearch</w:t>
      </w:r>
      <w:r w:rsidR="005C5B2A" w:rsidRPr="00903DBA">
        <w:rPr>
          <w:highlight w:val="white"/>
        </w:rPr>
        <w:t xml:space="preserve"> recursively with the next index.</w:t>
      </w:r>
      <w:r w:rsidR="00FF1C15" w:rsidRPr="00903DBA">
        <w:rPr>
          <w:highlight w:val="white"/>
        </w:rPr>
        <w:t xml:space="preserve"> If the </w:t>
      </w:r>
      <w:r w:rsidR="00E671DB" w:rsidRPr="00903DBA">
        <w:rPr>
          <w:highlight w:val="white"/>
        </w:rPr>
        <w:t>call returns true</w:t>
      </w:r>
      <w:r w:rsidR="004669E0" w:rsidRPr="00903DBA">
        <w:rPr>
          <w:highlight w:val="white"/>
        </w:rPr>
        <w:t>,</w:t>
      </w:r>
      <w:r w:rsidR="00E671DB" w:rsidRPr="00903DBA">
        <w:rPr>
          <w:highlight w:val="white"/>
        </w:rPr>
        <w:t xml:space="preserve"> we have found a total mapping of registers to the track, and we </w:t>
      </w:r>
      <w:r w:rsidR="00DB7F63" w:rsidRPr="00903DBA">
        <w:rPr>
          <w:highlight w:val="white"/>
        </w:rPr>
        <w:t xml:space="preserve">just </w:t>
      </w:r>
      <w:r w:rsidR="00E671DB" w:rsidRPr="00903DBA">
        <w:rPr>
          <w:highlight w:val="white"/>
        </w:rPr>
        <w:t xml:space="preserve">return true. </w:t>
      </w:r>
      <w:r w:rsidR="00DB7F63" w:rsidRPr="00903DBA">
        <w:rPr>
          <w:highlight w:val="white"/>
        </w:rPr>
        <w:t>However, if the call does return false, we just try</w:t>
      </w:r>
      <w:r w:rsidR="007B1DA6" w:rsidRPr="00903DBA">
        <w:rPr>
          <w:highlight w:val="white"/>
        </w:rPr>
        <w:t xml:space="preserve"> with another of the possible register</w:t>
      </w:r>
      <w:r w:rsidR="00301D41">
        <w:rPr>
          <w:highlight w:val="white"/>
        </w:rPr>
        <w:t>s</w:t>
      </w:r>
      <w:r w:rsidR="007B1DA6" w:rsidRPr="00903DBA">
        <w:rPr>
          <w:highlight w:val="white"/>
        </w:rPr>
        <w:t>. If none of the registers causes a match, we clear the register of the track and return false.</w:t>
      </w:r>
    </w:p>
    <w:p w14:paraId="71B66EE6" w14:textId="77777777" w:rsidR="00730167" w:rsidRPr="00903DBA" w:rsidRDefault="00730167" w:rsidP="00730167">
      <w:pPr>
        <w:pStyle w:val="Code"/>
        <w:rPr>
          <w:highlight w:val="white"/>
        </w:rPr>
      </w:pPr>
      <w:r w:rsidRPr="00903DBA">
        <w:rPr>
          <w:highlight w:val="white"/>
        </w:rPr>
        <w:t xml:space="preserve">      foreach (Register possibleRegister in possibleSet) {</w:t>
      </w:r>
    </w:p>
    <w:p w14:paraId="7EC9728D" w14:textId="77777777" w:rsidR="00730167" w:rsidRPr="00903DBA" w:rsidRDefault="00730167" w:rsidP="00730167">
      <w:pPr>
        <w:pStyle w:val="Code"/>
        <w:rPr>
          <w:highlight w:val="white"/>
        </w:rPr>
      </w:pPr>
      <w:r w:rsidRPr="00903DBA">
        <w:rPr>
          <w:highlight w:val="white"/>
        </w:rPr>
        <w:t xml:space="preserve">        if (!OverlapNeighbourSet(possibleRegister, neighbourSet)) {</w:t>
      </w:r>
    </w:p>
    <w:p w14:paraId="113C74F3" w14:textId="77777777" w:rsidR="00730167" w:rsidRPr="00903DBA" w:rsidRDefault="00730167" w:rsidP="00730167">
      <w:pPr>
        <w:pStyle w:val="Code"/>
        <w:rPr>
          <w:highlight w:val="white"/>
        </w:rPr>
      </w:pPr>
      <w:r w:rsidRPr="00903DBA">
        <w:rPr>
          <w:highlight w:val="white"/>
        </w:rPr>
        <w:t xml:space="preserve">          track.Register = possibleRegister;</w:t>
      </w:r>
    </w:p>
    <w:p w14:paraId="575F4D24" w14:textId="77777777" w:rsidR="00730167" w:rsidRPr="00903DBA" w:rsidRDefault="00730167" w:rsidP="00730167">
      <w:pPr>
        <w:pStyle w:val="Code"/>
        <w:rPr>
          <w:highlight w:val="white"/>
        </w:rPr>
      </w:pPr>
    </w:p>
    <w:p w14:paraId="7E1F4720" w14:textId="4810ED8F" w:rsidR="00730167" w:rsidRPr="00903DBA" w:rsidRDefault="00730167" w:rsidP="00730167">
      <w:pPr>
        <w:pStyle w:val="Code"/>
        <w:rPr>
          <w:highlight w:val="white"/>
        </w:rPr>
      </w:pPr>
      <w:r w:rsidRPr="00903DBA">
        <w:rPr>
          <w:highlight w:val="white"/>
        </w:rPr>
        <w:t xml:space="preserve">          if (</w:t>
      </w:r>
      <w:r w:rsidR="00D03DAF" w:rsidRPr="00903DBA">
        <w:rPr>
          <w:highlight w:val="white"/>
        </w:rPr>
        <w:t>DeepFirstSearch</w:t>
      </w:r>
      <w:r w:rsidRPr="00903DBA">
        <w:rPr>
          <w:highlight w:val="white"/>
        </w:rPr>
        <w:t>(trackList, listIndex + 1, trackGraph)) {</w:t>
      </w:r>
    </w:p>
    <w:p w14:paraId="10F889CB" w14:textId="77777777" w:rsidR="00730167" w:rsidRPr="00903DBA" w:rsidRDefault="00730167" w:rsidP="00730167">
      <w:pPr>
        <w:pStyle w:val="Code"/>
        <w:rPr>
          <w:highlight w:val="white"/>
        </w:rPr>
      </w:pPr>
      <w:r w:rsidRPr="00903DBA">
        <w:rPr>
          <w:highlight w:val="white"/>
        </w:rPr>
        <w:t xml:space="preserve">            return true;</w:t>
      </w:r>
    </w:p>
    <w:p w14:paraId="29CAEB44" w14:textId="77777777" w:rsidR="00730167" w:rsidRPr="00903DBA" w:rsidRDefault="00730167" w:rsidP="00730167">
      <w:pPr>
        <w:pStyle w:val="Code"/>
        <w:rPr>
          <w:highlight w:val="white"/>
        </w:rPr>
      </w:pPr>
      <w:r w:rsidRPr="00903DBA">
        <w:rPr>
          <w:highlight w:val="white"/>
        </w:rPr>
        <w:t xml:space="preserve">          }</w:t>
      </w:r>
    </w:p>
    <w:p w14:paraId="68B06438" w14:textId="77777777" w:rsidR="00730167" w:rsidRPr="00903DBA" w:rsidRDefault="00730167" w:rsidP="00730167">
      <w:pPr>
        <w:pStyle w:val="Code"/>
        <w:rPr>
          <w:highlight w:val="white"/>
        </w:rPr>
      </w:pPr>
    </w:p>
    <w:p w14:paraId="5201B459" w14:textId="77777777" w:rsidR="00730167" w:rsidRPr="00903DBA" w:rsidRDefault="00730167" w:rsidP="00730167">
      <w:pPr>
        <w:pStyle w:val="Code"/>
        <w:rPr>
          <w:highlight w:val="white"/>
        </w:rPr>
      </w:pPr>
      <w:r w:rsidRPr="00903DBA">
        <w:rPr>
          <w:highlight w:val="white"/>
        </w:rPr>
        <w:t xml:space="preserve">          track.Register = null;</w:t>
      </w:r>
    </w:p>
    <w:p w14:paraId="2670ABC6" w14:textId="77777777" w:rsidR="00730167" w:rsidRPr="00903DBA" w:rsidRDefault="00730167" w:rsidP="00730167">
      <w:pPr>
        <w:pStyle w:val="Code"/>
        <w:rPr>
          <w:highlight w:val="white"/>
        </w:rPr>
      </w:pPr>
      <w:r w:rsidRPr="00903DBA">
        <w:rPr>
          <w:highlight w:val="white"/>
        </w:rPr>
        <w:t xml:space="preserve">        }</w:t>
      </w:r>
    </w:p>
    <w:p w14:paraId="4B7AA4EB" w14:textId="77777777" w:rsidR="00730167" w:rsidRPr="00903DBA" w:rsidRDefault="00730167" w:rsidP="00730167">
      <w:pPr>
        <w:pStyle w:val="Code"/>
        <w:rPr>
          <w:highlight w:val="white"/>
        </w:rPr>
      </w:pPr>
      <w:r w:rsidRPr="00903DBA">
        <w:rPr>
          <w:highlight w:val="white"/>
        </w:rPr>
        <w:t xml:space="preserve">      }</w:t>
      </w:r>
    </w:p>
    <w:p w14:paraId="3B15AAFB" w14:textId="77777777" w:rsidR="00730167" w:rsidRPr="00903DBA" w:rsidRDefault="00730167" w:rsidP="00730167">
      <w:pPr>
        <w:pStyle w:val="Code"/>
        <w:rPr>
          <w:highlight w:val="white"/>
        </w:rPr>
      </w:pPr>
    </w:p>
    <w:p w14:paraId="494D3055" w14:textId="77777777" w:rsidR="00730167" w:rsidRPr="00903DBA" w:rsidRDefault="00730167" w:rsidP="00730167">
      <w:pPr>
        <w:pStyle w:val="Code"/>
        <w:rPr>
          <w:highlight w:val="white"/>
        </w:rPr>
      </w:pPr>
      <w:r w:rsidRPr="00903DBA">
        <w:rPr>
          <w:highlight w:val="white"/>
        </w:rPr>
        <w:t xml:space="preserve">      track.Register = null;</w:t>
      </w:r>
    </w:p>
    <w:p w14:paraId="3143FBDB" w14:textId="77777777" w:rsidR="00730167" w:rsidRPr="00903DBA" w:rsidRDefault="00730167" w:rsidP="00730167">
      <w:pPr>
        <w:pStyle w:val="Code"/>
        <w:rPr>
          <w:highlight w:val="white"/>
        </w:rPr>
      </w:pPr>
      <w:r w:rsidRPr="00903DBA">
        <w:rPr>
          <w:highlight w:val="white"/>
        </w:rPr>
        <w:t xml:space="preserve">      return false;</w:t>
      </w:r>
    </w:p>
    <w:p w14:paraId="1821C545" w14:textId="77777777" w:rsidR="00730167" w:rsidRPr="00903DBA" w:rsidRDefault="00730167" w:rsidP="00730167">
      <w:pPr>
        <w:pStyle w:val="Code"/>
        <w:rPr>
          <w:highlight w:val="white"/>
        </w:rPr>
      </w:pPr>
      <w:r w:rsidRPr="00903DBA">
        <w:rPr>
          <w:highlight w:val="white"/>
        </w:rPr>
        <w:t xml:space="preserve">    }</w:t>
      </w:r>
    </w:p>
    <w:p w14:paraId="6299B132" w14:textId="74605A0A" w:rsidR="00730167" w:rsidRPr="00903DBA" w:rsidRDefault="00CA4630" w:rsidP="000C6A6F">
      <w:pPr>
        <w:rPr>
          <w:highlight w:val="white"/>
        </w:rPr>
      </w:pPr>
      <w:r w:rsidRPr="00903DBA">
        <w:rPr>
          <w:highlight w:val="white"/>
        </w:rPr>
        <w:t xml:space="preserve">The </w:t>
      </w:r>
      <w:r w:rsidRPr="00903DBA">
        <w:rPr>
          <w:rStyle w:val="KeyWord0"/>
          <w:highlight w:val="white"/>
        </w:rPr>
        <w:t>OverlapNeighbourSet</w:t>
      </w:r>
      <w:r w:rsidRPr="00903DBA">
        <w:rPr>
          <w:highlight w:val="white"/>
        </w:rPr>
        <w:t xml:space="preserve"> </w:t>
      </w:r>
      <w:r w:rsidR="00D83418" w:rsidRPr="00903DBA">
        <w:rPr>
          <w:highlight w:val="white"/>
        </w:rPr>
        <w:t>method</w:t>
      </w:r>
      <w:r w:rsidR="00E76D50" w:rsidRPr="00903DBA">
        <w:rPr>
          <w:highlight w:val="white"/>
        </w:rPr>
        <w:t xml:space="preserve"> return true if the register overlaps any of its </w:t>
      </w:r>
      <w:r w:rsidR="000C6A6F" w:rsidRPr="00903DBA">
        <w:rPr>
          <w:highlight w:val="white"/>
        </w:rPr>
        <w:t>neighbors</w:t>
      </w:r>
      <w:r w:rsidR="00E76D50" w:rsidRPr="00903DBA">
        <w:rPr>
          <w:highlight w:val="white"/>
        </w:rPr>
        <w:t>.</w:t>
      </w:r>
      <w:r w:rsidR="000C6A6F" w:rsidRPr="00903DBA">
        <w:rPr>
          <w:highlight w:val="white"/>
        </w:rPr>
        <w:t xml:space="preserve"> The </w:t>
      </w:r>
      <w:r w:rsidR="000C6A6F" w:rsidRPr="00903DBA">
        <w:rPr>
          <w:rStyle w:val="KeyWord0"/>
          <w:highlight w:val="white"/>
        </w:rPr>
        <w:t>RegisterOverlap</w:t>
      </w:r>
      <w:r w:rsidR="000C6A6F" w:rsidRPr="00903DBA">
        <w:rPr>
          <w:highlight w:val="white"/>
        </w:rPr>
        <w:t xml:space="preserve"> method in the </w:t>
      </w:r>
      <w:r w:rsidR="000C6A6F" w:rsidRPr="00903DBA">
        <w:rPr>
          <w:rStyle w:val="KeyWord0"/>
          <w:highlight w:val="white"/>
        </w:rPr>
        <w:t>AssemblyCode</w:t>
      </w:r>
      <w:r w:rsidR="000C6A6F" w:rsidRPr="00903DBA">
        <w:rPr>
          <w:highlight w:val="white"/>
        </w:rPr>
        <w:t xml:space="preserve"> class test whether two register overlaps.</w:t>
      </w:r>
    </w:p>
    <w:p w14:paraId="40307742" w14:textId="77777777" w:rsidR="00B727A9" w:rsidRPr="00903DBA" w:rsidRDefault="00730167" w:rsidP="00730167">
      <w:pPr>
        <w:pStyle w:val="Code"/>
        <w:rPr>
          <w:highlight w:val="white"/>
        </w:rPr>
      </w:pPr>
      <w:r w:rsidRPr="00903DBA">
        <w:rPr>
          <w:highlight w:val="white"/>
        </w:rPr>
        <w:t xml:space="preserve">    private bool OverlapNeighbourSet(Register register,</w:t>
      </w:r>
    </w:p>
    <w:p w14:paraId="3D2FAFCB" w14:textId="60AD0F60" w:rsidR="00730167" w:rsidRPr="00903DBA" w:rsidRDefault="00B727A9" w:rsidP="00730167">
      <w:pPr>
        <w:pStyle w:val="Code"/>
        <w:rPr>
          <w:highlight w:val="white"/>
        </w:rPr>
      </w:pPr>
      <w:r w:rsidRPr="00903DBA">
        <w:rPr>
          <w:highlight w:val="white"/>
        </w:rPr>
        <w:t xml:space="preserve">                                    </w:t>
      </w:r>
      <w:r w:rsidR="00730167" w:rsidRPr="00903DBA">
        <w:rPr>
          <w:highlight w:val="white"/>
        </w:rPr>
        <w:t xml:space="preserve"> ISet&lt;Track&gt; neighbourSet) {</w:t>
      </w:r>
    </w:p>
    <w:p w14:paraId="6977D669" w14:textId="77777777" w:rsidR="00730167" w:rsidRPr="00903DBA" w:rsidRDefault="00730167" w:rsidP="00730167">
      <w:pPr>
        <w:pStyle w:val="Code"/>
        <w:rPr>
          <w:highlight w:val="white"/>
        </w:rPr>
      </w:pPr>
      <w:r w:rsidRPr="00903DBA">
        <w:rPr>
          <w:highlight w:val="white"/>
        </w:rPr>
        <w:t xml:space="preserve">      foreach (Track neighbourTrack in neighbourSet) {</w:t>
      </w:r>
    </w:p>
    <w:p w14:paraId="356967EA" w14:textId="77777777" w:rsidR="00730167" w:rsidRPr="00903DBA" w:rsidRDefault="00730167" w:rsidP="00730167">
      <w:pPr>
        <w:pStyle w:val="Code"/>
        <w:rPr>
          <w:highlight w:val="white"/>
        </w:rPr>
      </w:pPr>
      <w:r w:rsidRPr="00903DBA">
        <w:rPr>
          <w:highlight w:val="white"/>
        </w:rPr>
        <w:t xml:space="preserve">        if (AssemblyCode.RegisterOverlap(register, neighbourTrack.Register)) {</w:t>
      </w:r>
    </w:p>
    <w:p w14:paraId="27C459D2" w14:textId="77777777" w:rsidR="00730167" w:rsidRPr="00903DBA" w:rsidRDefault="00730167" w:rsidP="00730167">
      <w:pPr>
        <w:pStyle w:val="Code"/>
        <w:rPr>
          <w:highlight w:val="white"/>
        </w:rPr>
      </w:pPr>
      <w:r w:rsidRPr="00903DBA">
        <w:rPr>
          <w:highlight w:val="white"/>
        </w:rPr>
        <w:t xml:space="preserve">          return true;</w:t>
      </w:r>
    </w:p>
    <w:p w14:paraId="32B690A7" w14:textId="77777777" w:rsidR="00730167" w:rsidRPr="00903DBA" w:rsidRDefault="00730167" w:rsidP="00730167">
      <w:pPr>
        <w:pStyle w:val="Code"/>
        <w:rPr>
          <w:highlight w:val="white"/>
        </w:rPr>
      </w:pPr>
      <w:r w:rsidRPr="00903DBA">
        <w:rPr>
          <w:highlight w:val="white"/>
        </w:rPr>
        <w:t xml:space="preserve">        }</w:t>
      </w:r>
    </w:p>
    <w:p w14:paraId="20D81576" w14:textId="77777777" w:rsidR="00730167" w:rsidRPr="00903DBA" w:rsidRDefault="00730167" w:rsidP="00730167">
      <w:pPr>
        <w:pStyle w:val="Code"/>
        <w:rPr>
          <w:highlight w:val="white"/>
        </w:rPr>
      </w:pPr>
      <w:r w:rsidRPr="00903DBA">
        <w:rPr>
          <w:highlight w:val="white"/>
        </w:rPr>
        <w:t xml:space="preserve">      }</w:t>
      </w:r>
    </w:p>
    <w:p w14:paraId="1CBC0B96" w14:textId="77777777" w:rsidR="00730167" w:rsidRPr="00903DBA" w:rsidRDefault="00730167" w:rsidP="00730167">
      <w:pPr>
        <w:pStyle w:val="Code"/>
        <w:rPr>
          <w:highlight w:val="white"/>
        </w:rPr>
      </w:pPr>
    </w:p>
    <w:p w14:paraId="75154A69" w14:textId="77777777" w:rsidR="00730167" w:rsidRPr="00903DBA" w:rsidRDefault="00730167" w:rsidP="00730167">
      <w:pPr>
        <w:pStyle w:val="Code"/>
        <w:rPr>
          <w:highlight w:val="white"/>
        </w:rPr>
      </w:pPr>
      <w:r w:rsidRPr="00903DBA">
        <w:rPr>
          <w:highlight w:val="white"/>
        </w:rPr>
        <w:t xml:space="preserve">      return false;</w:t>
      </w:r>
    </w:p>
    <w:p w14:paraId="4CD4A4F1" w14:textId="77777777" w:rsidR="00730167" w:rsidRPr="00903DBA" w:rsidRDefault="00730167" w:rsidP="00730167">
      <w:pPr>
        <w:pStyle w:val="Code"/>
        <w:rPr>
          <w:highlight w:val="white"/>
        </w:rPr>
      </w:pPr>
      <w:r w:rsidRPr="00903DBA">
        <w:rPr>
          <w:highlight w:val="white"/>
        </w:rPr>
        <w:t xml:space="preserve">    }</w:t>
      </w:r>
    </w:p>
    <w:p w14:paraId="14C882B3" w14:textId="541D3E9F" w:rsidR="00730167" w:rsidRPr="00903DBA" w:rsidRDefault="00636B1C" w:rsidP="00636B1C">
      <w:pPr>
        <w:rPr>
          <w:highlight w:val="white"/>
        </w:rPr>
      </w:pPr>
      <w:r w:rsidRPr="00903DBA">
        <w:rPr>
          <w:highlight w:val="white"/>
        </w:rPr>
        <w:lastRenderedPageBreak/>
        <w:t xml:space="preserve">The </w:t>
      </w:r>
      <w:r w:rsidRPr="00903DBA">
        <w:rPr>
          <w:rStyle w:val="KeyWord0"/>
          <w:highlight w:val="white"/>
        </w:rPr>
        <w:t>PointerRegisterSetWithEllipse</w:t>
      </w:r>
      <w:r w:rsidRPr="00903DBA">
        <w:rPr>
          <w:highlight w:val="white"/>
        </w:rPr>
        <w:t xml:space="preserve"> set</w:t>
      </w:r>
      <w:r w:rsidR="007B0D7A" w:rsidRPr="00903DBA">
        <w:rPr>
          <w:highlight w:val="white"/>
        </w:rPr>
        <w:t xml:space="preserve"> holds the possible pointer registers of an </w:t>
      </w:r>
      <w:r w:rsidR="004A5B68">
        <w:rPr>
          <w:highlight w:val="white"/>
        </w:rPr>
        <w:t>variadic</w:t>
      </w:r>
      <w:r w:rsidR="00DA7877" w:rsidRPr="00903DBA">
        <w:rPr>
          <w:highlight w:val="white"/>
        </w:rPr>
        <w:t xml:space="preserve"> function</w:t>
      </w:r>
      <w:r w:rsidR="00625E52" w:rsidRPr="00903DBA">
        <w:rPr>
          <w:highlight w:val="white"/>
        </w:rPr>
        <w:t xml:space="preserve"> while </w:t>
      </w:r>
      <w:r w:rsidR="00625E52" w:rsidRPr="00903DBA">
        <w:rPr>
          <w:rStyle w:val="KeyWord0"/>
          <w:highlight w:val="white"/>
        </w:rPr>
        <w:t>PointerRegisterSetWithoutEllipse</w:t>
      </w:r>
      <w:r w:rsidR="00625E52" w:rsidRPr="00903DBA">
        <w:rPr>
          <w:highlight w:val="white"/>
        </w:rPr>
        <w:t xml:space="preserve"> holds the possible pointer registers of a non-</w:t>
      </w:r>
      <w:r w:rsidR="004A5B68">
        <w:rPr>
          <w:highlight w:val="white"/>
        </w:rPr>
        <w:t>variadic</w:t>
      </w:r>
      <w:r w:rsidR="00625E52" w:rsidRPr="00903DBA">
        <w:rPr>
          <w:highlight w:val="white"/>
        </w:rPr>
        <w:t xml:space="preserve"> function.</w:t>
      </w:r>
      <w:r w:rsidR="00D8653A" w:rsidRPr="00903DBA">
        <w:rPr>
          <w:highlight w:val="white"/>
        </w:rPr>
        <w:t xml:space="preserve"> The </w:t>
      </w:r>
      <w:r w:rsidR="00D8653A" w:rsidRPr="00903DBA">
        <w:rPr>
          <w:rStyle w:val="KeyWord0"/>
          <w:highlight w:val="white"/>
        </w:rPr>
        <w:t>Byte1RegisterSet</w:t>
      </w:r>
      <w:r w:rsidR="00D8653A" w:rsidRPr="00903DBA">
        <w:rPr>
          <w:highlight w:val="white"/>
        </w:rPr>
        <w:t xml:space="preserve"> </w:t>
      </w:r>
      <w:r w:rsidR="00380D3F" w:rsidRPr="00903DBA">
        <w:rPr>
          <w:highlight w:val="white"/>
        </w:rPr>
        <w:t>set</w:t>
      </w:r>
      <w:r w:rsidR="00D8653A" w:rsidRPr="00903DBA">
        <w:rPr>
          <w:highlight w:val="white"/>
        </w:rPr>
        <w:t xml:space="preserve"> holds all registers of one byte while </w:t>
      </w:r>
      <w:r w:rsidR="00D8653A" w:rsidRPr="00903DBA">
        <w:rPr>
          <w:rStyle w:val="KeyWord0"/>
          <w:highlight w:val="white"/>
        </w:rPr>
        <w:t>Byte2RegisterSet</w:t>
      </w:r>
      <w:r w:rsidR="00D8653A" w:rsidRPr="00903DBA">
        <w:rPr>
          <w:highlight w:val="white"/>
        </w:rPr>
        <w:t xml:space="preserve"> holds all registers of two bytes.</w:t>
      </w:r>
    </w:p>
    <w:p w14:paraId="491872B2" w14:textId="77777777" w:rsidR="00CA2B9C" w:rsidRPr="00903DBA" w:rsidRDefault="00CA2B9C" w:rsidP="00CA2B9C">
      <w:pPr>
        <w:pStyle w:val="Code"/>
        <w:rPr>
          <w:highlight w:val="white"/>
        </w:rPr>
      </w:pPr>
      <w:r w:rsidRPr="00903DBA">
        <w:rPr>
          <w:highlight w:val="white"/>
        </w:rPr>
        <w:t xml:space="preserve">    public static ISet&lt;Register&gt;</w:t>
      </w:r>
    </w:p>
    <w:p w14:paraId="49F4FAFE" w14:textId="77777777" w:rsidR="00CA2B9C" w:rsidRPr="00903DBA" w:rsidRDefault="00CA2B9C" w:rsidP="00CA2B9C">
      <w:pPr>
        <w:pStyle w:val="Code"/>
        <w:rPr>
          <w:highlight w:val="white"/>
        </w:rPr>
      </w:pPr>
      <w:r w:rsidRPr="00903DBA">
        <w:rPr>
          <w:highlight w:val="white"/>
        </w:rPr>
        <w:t xml:space="preserve">      PointerRegisterSetWithEllipse = new HashSet&lt;Register&gt;() {</w:t>
      </w:r>
    </w:p>
    <w:p w14:paraId="564DC46E" w14:textId="77777777" w:rsidR="00CA2B9C" w:rsidRPr="00903DBA" w:rsidRDefault="00CA2B9C" w:rsidP="00CA2B9C">
      <w:pPr>
        <w:pStyle w:val="Code"/>
        <w:rPr>
          <w:highlight w:val="white"/>
        </w:rPr>
      </w:pPr>
      <w:r w:rsidRPr="00903DBA">
        <w:rPr>
          <w:highlight w:val="white"/>
        </w:rPr>
        <w:t xml:space="preserve">        AssemblyCode.RegisterToSize(Register.bp, TypeSize.PointerSize),</w:t>
      </w:r>
    </w:p>
    <w:p w14:paraId="007587DB" w14:textId="77777777" w:rsidR="00CA2B9C" w:rsidRPr="00903DBA" w:rsidRDefault="00CA2B9C" w:rsidP="00CA2B9C">
      <w:pPr>
        <w:pStyle w:val="Code"/>
        <w:rPr>
          <w:highlight w:val="white"/>
        </w:rPr>
      </w:pPr>
      <w:r w:rsidRPr="00903DBA">
        <w:rPr>
          <w:highlight w:val="white"/>
        </w:rPr>
        <w:t xml:space="preserve">        AssemblyCode.RegisterToSize(Register.si, TypeSize.PointerSize),</w:t>
      </w:r>
    </w:p>
    <w:p w14:paraId="37E99282" w14:textId="77777777" w:rsidR="00CA2B9C" w:rsidRPr="00903DBA" w:rsidRDefault="00CA2B9C" w:rsidP="00CA2B9C">
      <w:pPr>
        <w:pStyle w:val="Code"/>
        <w:rPr>
          <w:highlight w:val="white"/>
        </w:rPr>
      </w:pPr>
      <w:r w:rsidRPr="00903DBA">
        <w:rPr>
          <w:highlight w:val="white"/>
        </w:rPr>
        <w:t xml:space="preserve">        AssemblyCode.RegisterToSize(Register.di, TypeSize.PointerSize),</w:t>
      </w:r>
    </w:p>
    <w:p w14:paraId="16A656AD" w14:textId="77777777" w:rsidR="00CA2B9C" w:rsidRPr="00903DBA" w:rsidRDefault="00CA2B9C" w:rsidP="00CA2B9C">
      <w:pPr>
        <w:pStyle w:val="Code"/>
        <w:rPr>
          <w:highlight w:val="white"/>
        </w:rPr>
      </w:pPr>
      <w:r w:rsidRPr="00903DBA">
        <w:rPr>
          <w:highlight w:val="white"/>
        </w:rPr>
        <w:t xml:space="preserve">        AssemblyCode.RegisterToSize(Register.bx, TypeSize.PointerSize)</w:t>
      </w:r>
    </w:p>
    <w:p w14:paraId="0657FACD" w14:textId="77777777" w:rsidR="00CA2B9C" w:rsidRPr="00903DBA" w:rsidRDefault="00CA2B9C" w:rsidP="00CA2B9C">
      <w:pPr>
        <w:pStyle w:val="Code"/>
        <w:rPr>
          <w:highlight w:val="white"/>
        </w:rPr>
      </w:pPr>
      <w:r w:rsidRPr="00903DBA">
        <w:rPr>
          <w:highlight w:val="white"/>
        </w:rPr>
        <w:t xml:space="preserve">      },</w:t>
      </w:r>
    </w:p>
    <w:p w14:paraId="694F5D09" w14:textId="77777777" w:rsidR="00720D19" w:rsidRPr="00903DBA" w:rsidRDefault="00720D19" w:rsidP="00720D19">
      <w:pPr>
        <w:pStyle w:val="Code"/>
        <w:rPr>
          <w:highlight w:val="white"/>
        </w:rPr>
      </w:pPr>
      <w:r w:rsidRPr="00903DBA">
        <w:rPr>
          <w:highlight w:val="white"/>
        </w:rPr>
        <w:t xml:space="preserve">      PointerRegisterSetWithoutEllipse =</w:t>
      </w:r>
    </w:p>
    <w:p w14:paraId="187088BA" w14:textId="0369365A" w:rsidR="00720D19" w:rsidRPr="00903DBA" w:rsidRDefault="00720D19" w:rsidP="00720D19">
      <w:pPr>
        <w:pStyle w:val="Code"/>
        <w:rPr>
          <w:highlight w:val="white"/>
        </w:rPr>
      </w:pPr>
      <w:r w:rsidRPr="00903DBA">
        <w:rPr>
          <w:highlight w:val="white"/>
        </w:rPr>
        <w:t xml:space="preserve">        new HashSet&lt;Register&gt;(PointerRegisterSetWithEllipse),</w:t>
      </w:r>
    </w:p>
    <w:p w14:paraId="63268D5C" w14:textId="77777777" w:rsidR="00CA2B9C" w:rsidRPr="00903DBA" w:rsidRDefault="00CA2B9C" w:rsidP="00CA2B9C">
      <w:pPr>
        <w:pStyle w:val="Code"/>
        <w:rPr>
          <w:highlight w:val="white"/>
        </w:rPr>
      </w:pPr>
      <w:r w:rsidRPr="00903DBA">
        <w:rPr>
          <w:highlight w:val="white"/>
        </w:rPr>
        <w:t xml:space="preserve">      Byte1RegisterSet = new HashSet&lt;Register&gt;() {</w:t>
      </w:r>
    </w:p>
    <w:p w14:paraId="5909FCB4" w14:textId="77777777" w:rsidR="00CA2B9C" w:rsidRPr="00903DBA" w:rsidRDefault="00CA2B9C" w:rsidP="00CA2B9C">
      <w:pPr>
        <w:pStyle w:val="Code"/>
        <w:rPr>
          <w:highlight w:val="white"/>
        </w:rPr>
      </w:pPr>
      <w:r w:rsidRPr="00903DBA">
        <w:rPr>
          <w:highlight w:val="white"/>
        </w:rPr>
        <w:t xml:space="preserve">        Register.al,Register.ah, Register.bl, Register.bh, </w:t>
      </w:r>
    </w:p>
    <w:p w14:paraId="6F307003" w14:textId="77777777" w:rsidR="00CA2B9C" w:rsidRPr="00903DBA" w:rsidRDefault="00CA2B9C" w:rsidP="00CA2B9C">
      <w:pPr>
        <w:pStyle w:val="Code"/>
        <w:rPr>
          <w:highlight w:val="white"/>
        </w:rPr>
      </w:pPr>
      <w:r w:rsidRPr="00903DBA">
        <w:rPr>
          <w:highlight w:val="white"/>
        </w:rPr>
        <w:t xml:space="preserve">        Register.cl, Register.ch, Register.dl, Register.dh</w:t>
      </w:r>
    </w:p>
    <w:p w14:paraId="30460F23" w14:textId="77777777" w:rsidR="00CA2B9C" w:rsidRPr="00903DBA" w:rsidRDefault="00CA2B9C" w:rsidP="00CA2B9C">
      <w:pPr>
        <w:pStyle w:val="Code"/>
        <w:rPr>
          <w:highlight w:val="white"/>
        </w:rPr>
      </w:pPr>
      <w:r w:rsidRPr="00903DBA">
        <w:rPr>
          <w:highlight w:val="white"/>
        </w:rPr>
        <w:t xml:space="preserve">      },</w:t>
      </w:r>
    </w:p>
    <w:p w14:paraId="0ABF88DC" w14:textId="77777777" w:rsidR="00CA2B9C" w:rsidRPr="00903DBA" w:rsidRDefault="00CA2B9C" w:rsidP="00CA2B9C">
      <w:pPr>
        <w:pStyle w:val="Code"/>
        <w:rPr>
          <w:highlight w:val="white"/>
        </w:rPr>
      </w:pPr>
      <w:r w:rsidRPr="00903DBA">
        <w:rPr>
          <w:highlight w:val="white"/>
        </w:rPr>
        <w:t xml:space="preserve">      Byte2RegisterSet = new HashSet&lt;Register&gt;() {</w:t>
      </w:r>
    </w:p>
    <w:p w14:paraId="70F21CE9" w14:textId="77777777" w:rsidR="00CA2B9C" w:rsidRPr="00903DBA" w:rsidRDefault="00CA2B9C" w:rsidP="00CA2B9C">
      <w:pPr>
        <w:pStyle w:val="Code"/>
        <w:rPr>
          <w:highlight w:val="white"/>
        </w:rPr>
      </w:pPr>
      <w:r w:rsidRPr="00903DBA">
        <w:rPr>
          <w:highlight w:val="white"/>
        </w:rPr>
        <w:t xml:space="preserve">        Register.ax, Register.bx, Register.cx, Register.dx</w:t>
      </w:r>
    </w:p>
    <w:p w14:paraId="134C114E" w14:textId="77777777" w:rsidR="00CA2B9C" w:rsidRPr="00903DBA" w:rsidRDefault="00CA2B9C" w:rsidP="00CA2B9C">
      <w:pPr>
        <w:pStyle w:val="Code"/>
        <w:rPr>
          <w:highlight w:val="white"/>
        </w:rPr>
      </w:pPr>
      <w:r w:rsidRPr="00903DBA">
        <w:rPr>
          <w:highlight w:val="white"/>
        </w:rPr>
        <w:t xml:space="preserve">      };</w:t>
      </w:r>
    </w:p>
    <w:p w14:paraId="7F64B6DC" w14:textId="458130B1" w:rsidR="00CA2B9C" w:rsidRPr="00903DBA" w:rsidRDefault="00D43F83" w:rsidP="00CA2B9C">
      <w:pPr>
        <w:rPr>
          <w:highlight w:val="white"/>
        </w:rPr>
      </w:pPr>
      <w:r w:rsidRPr="00903DBA">
        <w:rPr>
          <w:highlight w:val="white"/>
        </w:rPr>
        <w:t xml:space="preserve">We remove the frame register from </w:t>
      </w:r>
      <w:r w:rsidR="00CA2B9C" w:rsidRPr="00903DBA">
        <w:rPr>
          <w:rStyle w:val="KeyWord0"/>
          <w:highlight w:val="white"/>
        </w:rPr>
        <w:t>PointerRegisterSetWithoutEllips</w:t>
      </w:r>
      <w:r w:rsidRPr="00903DBA">
        <w:rPr>
          <w:rStyle w:val="KeyWord0"/>
          <w:highlight w:val="white"/>
        </w:rPr>
        <w:t xml:space="preserve">e </w:t>
      </w:r>
      <w:r w:rsidR="008A6229" w:rsidRPr="00903DBA">
        <w:rPr>
          <w:highlight w:val="white"/>
        </w:rPr>
        <w:t xml:space="preserve">and </w:t>
      </w:r>
      <w:r w:rsidR="008A6229" w:rsidRPr="00903DBA">
        <w:rPr>
          <w:rStyle w:val="KeyWord0"/>
          <w:highlight w:val="white"/>
        </w:rPr>
        <w:t>PointerRegisterSetWithEllipse</w:t>
      </w:r>
      <w:r w:rsidR="008A6229" w:rsidRPr="00903DBA">
        <w:rPr>
          <w:highlight w:val="white"/>
        </w:rPr>
        <w:t xml:space="preserve">, since we need it to point at the current activation record. We </w:t>
      </w:r>
      <w:r w:rsidRPr="00903DBA">
        <w:rPr>
          <w:highlight w:val="white"/>
        </w:rPr>
        <w:t xml:space="preserve">also remove the </w:t>
      </w:r>
      <w:r w:rsidR="00243F05">
        <w:rPr>
          <w:highlight w:val="white"/>
        </w:rPr>
        <w:t>variadic</w:t>
      </w:r>
      <w:r w:rsidR="00243F05" w:rsidRPr="00903DBA">
        <w:rPr>
          <w:highlight w:val="white"/>
        </w:rPr>
        <w:t xml:space="preserve"> </w:t>
      </w:r>
      <w:r w:rsidRPr="00903DBA">
        <w:rPr>
          <w:highlight w:val="white"/>
        </w:rPr>
        <w:t xml:space="preserve">register from </w:t>
      </w:r>
      <w:r w:rsidR="00CA2B9C" w:rsidRPr="00903DBA">
        <w:rPr>
          <w:rStyle w:val="KeyWord0"/>
          <w:highlight w:val="white"/>
        </w:rPr>
        <w:t>PointerRegisterSetWithEllipse</w:t>
      </w:r>
      <w:r w:rsidR="00302A38" w:rsidRPr="00903DBA">
        <w:rPr>
          <w:highlight w:val="white"/>
        </w:rPr>
        <w:t xml:space="preserve">, since we need it to point at the activation record in an </w:t>
      </w:r>
      <w:r w:rsidR="004A5B68">
        <w:rPr>
          <w:highlight w:val="white"/>
        </w:rPr>
        <w:t>variadic</w:t>
      </w:r>
      <w:r w:rsidR="00302A38" w:rsidRPr="00903DBA">
        <w:rPr>
          <w:highlight w:val="white"/>
        </w:rPr>
        <w:t xml:space="preserve"> function.</w:t>
      </w:r>
    </w:p>
    <w:p w14:paraId="11FFF638" w14:textId="77777777" w:rsidR="00CA2B9C" w:rsidRPr="00903DBA" w:rsidRDefault="00CA2B9C" w:rsidP="00CA2B9C">
      <w:pPr>
        <w:pStyle w:val="Code"/>
        <w:rPr>
          <w:highlight w:val="white"/>
        </w:rPr>
      </w:pPr>
      <w:r w:rsidRPr="00903DBA">
        <w:rPr>
          <w:highlight w:val="white"/>
        </w:rPr>
        <w:t xml:space="preserve">    static RegisterAllocator() {</w:t>
      </w:r>
    </w:p>
    <w:p w14:paraId="239570BA" w14:textId="77777777" w:rsidR="00CA2B9C" w:rsidRPr="00903DBA" w:rsidRDefault="00CA2B9C" w:rsidP="00CA2B9C">
      <w:pPr>
        <w:pStyle w:val="Code"/>
        <w:rPr>
          <w:highlight w:val="white"/>
        </w:rPr>
      </w:pPr>
      <w:r w:rsidRPr="00903DBA">
        <w:rPr>
          <w:highlight w:val="white"/>
        </w:rPr>
        <w:t xml:space="preserve">      PointerRegisterSetWithEllipse.Remove(AssemblyCode.FrameRegister);</w:t>
      </w:r>
    </w:p>
    <w:p w14:paraId="371253C2" w14:textId="77777777" w:rsidR="00CA2B9C" w:rsidRPr="00903DBA" w:rsidRDefault="00CA2B9C" w:rsidP="00CA2B9C">
      <w:pPr>
        <w:pStyle w:val="Code"/>
        <w:rPr>
          <w:highlight w:val="white"/>
        </w:rPr>
      </w:pPr>
      <w:r w:rsidRPr="00903DBA">
        <w:rPr>
          <w:highlight w:val="white"/>
        </w:rPr>
        <w:t xml:space="preserve">      PointerRegisterSetWithoutEllipse.Remove(AssemblyCode.FrameRegister);</w:t>
      </w:r>
    </w:p>
    <w:p w14:paraId="5523F831" w14:textId="77777777" w:rsidR="00CA2B9C" w:rsidRPr="00903DBA" w:rsidRDefault="00CA2B9C" w:rsidP="00CA2B9C">
      <w:pPr>
        <w:pStyle w:val="Code"/>
        <w:rPr>
          <w:highlight w:val="white"/>
        </w:rPr>
      </w:pPr>
      <w:r w:rsidRPr="00903DBA">
        <w:rPr>
          <w:highlight w:val="white"/>
        </w:rPr>
        <w:t xml:space="preserve">      PointerRegisterSetWithoutEllipse.Remove(AssemblyCode.EllipseRegister);</w:t>
      </w:r>
    </w:p>
    <w:p w14:paraId="5FF54AE9" w14:textId="77777777" w:rsidR="00CA2B9C" w:rsidRPr="00903DBA" w:rsidRDefault="00CA2B9C" w:rsidP="00CA2B9C">
      <w:pPr>
        <w:pStyle w:val="Code"/>
        <w:rPr>
          <w:highlight w:val="white"/>
        </w:rPr>
      </w:pPr>
      <w:r w:rsidRPr="00903DBA">
        <w:rPr>
          <w:highlight w:val="white"/>
        </w:rPr>
        <w:t xml:space="preserve">    }</w:t>
      </w:r>
    </w:p>
    <w:p w14:paraId="39804186" w14:textId="42B5E670" w:rsidR="00D94A0A" w:rsidRPr="00903DBA" w:rsidRDefault="00F91594" w:rsidP="00F91594">
      <w:pPr>
        <w:rPr>
          <w:highlight w:val="white"/>
        </w:rPr>
      </w:pPr>
      <w:r w:rsidRPr="00903DBA">
        <w:rPr>
          <w:highlight w:val="white"/>
        </w:rPr>
        <w:t xml:space="preserve">The </w:t>
      </w:r>
      <w:r w:rsidRPr="00903DBA">
        <w:rPr>
          <w:rStyle w:val="KeyWord0"/>
          <w:highlight w:val="white"/>
        </w:rPr>
        <w:t>GetPossibleSet</w:t>
      </w:r>
      <w:r w:rsidRPr="00903DBA">
        <w:rPr>
          <w:highlight w:val="white"/>
        </w:rPr>
        <w:t xml:space="preserve"> method returns the possible set a track, depending on whether the track hold</w:t>
      </w:r>
      <w:r w:rsidR="00E74B57" w:rsidRPr="00903DBA">
        <w:rPr>
          <w:highlight w:val="white"/>
        </w:rPr>
        <w:t>s</w:t>
      </w:r>
      <w:r w:rsidRPr="00903DBA">
        <w:rPr>
          <w:highlight w:val="white"/>
        </w:rPr>
        <w:t xml:space="preserve"> a pointer</w:t>
      </w:r>
      <w:r w:rsidR="00E74B57" w:rsidRPr="00903DBA">
        <w:rPr>
          <w:highlight w:val="white"/>
        </w:rPr>
        <w:t>, or the size of the track.</w:t>
      </w:r>
    </w:p>
    <w:p w14:paraId="085E7827" w14:textId="77777777" w:rsidR="00D94A0A" w:rsidRPr="00903DBA" w:rsidRDefault="00D94A0A" w:rsidP="00D94A0A">
      <w:pPr>
        <w:pStyle w:val="Code"/>
        <w:rPr>
          <w:highlight w:val="white"/>
        </w:rPr>
      </w:pPr>
      <w:r w:rsidRPr="00903DBA">
        <w:rPr>
          <w:highlight w:val="white"/>
        </w:rPr>
        <w:t xml:space="preserve">    private static ISet&lt;Register&gt; GetPossibleSet(Track track) {</w:t>
      </w:r>
    </w:p>
    <w:p w14:paraId="2B343075" w14:textId="77777777" w:rsidR="00D94A0A" w:rsidRPr="00903DBA" w:rsidRDefault="00D94A0A" w:rsidP="00D94A0A">
      <w:pPr>
        <w:pStyle w:val="Code"/>
        <w:rPr>
          <w:highlight w:val="white"/>
        </w:rPr>
      </w:pPr>
      <w:r w:rsidRPr="00903DBA">
        <w:rPr>
          <w:highlight w:val="white"/>
        </w:rPr>
        <w:t xml:space="preserve">      if (track.Pointer) {</w:t>
      </w:r>
    </w:p>
    <w:p w14:paraId="0C33CC81" w14:textId="77777777" w:rsidR="00D94A0A" w:rsidRPr="00903DBA" w:rsidRDefault="00D94A0A" w:rsidP="00D94A0A">
      <w:pPr>
        <w:pStyle w:val="Code"/>
        <w:rPr>
          <w:highlight w:val="white"/>
        </w:rPr>
      </w:pPr>
      <w:r w:rsidRPr="00903DBA">
        <w:rPr>
          <w:highlight w:val="white"/>
        </w:rPr>
        <w:t xml:space="preserve">        if (SymbolTable.CurrentFunction.Type.IsEllipse()) {</w:t>
      </w:r>
    </w:p>
    <w:p w14:paraId="3A3915BB" w14:textId="77777777" w:rsidR="00D94A0A" w:rsidRPr="00903DBA" w:rsidRDefault="00D94A0A" w:rsidP="00D94A0A">
      <w:pPr>
        <w:pStyle w:val="Code"/>
        <w:rPr>
          <w:highlight w:val="white"/>
        </w:rPr>
      </w:pPr>
      <w:r w:rsidRPr="00903DBA">
        <w:rPr>
          <w:highlight w:val="white"/>
        </w:rPr>
        <w:t xml:space="preserve">          return PointerRegisterSetWithoutEllipse;</w:t>
      </w:r>
    </w:p>
    <w:p w14:paraId="3B03687F" w14:textId="77777777" w:rsidR="00D94A0A" w:rsidRPr="00903DBA" w:rsidRDefault="00D94A0A" w:rsidP="00D94A0A">
      <w:pPr>
        <w:pStyle w:val="Code"/>
        <w:rPr>
          <w:highlight w:val="white"/>
        </w:rPr>
      </w:pPr>
      <w:r w:rsidRPr="00903DBA">
        <w:rPr>
          <w:highlight w:val="white"/>
        </w:rPr>
        <w:t xml:space="preserve">        }</w:t>
      </w:r>
    </w:p>
    <w:p w14:paraId="0CCCA782" w14:textId="77777777" w:rsidR="00D94A0A" w:rsidRPr="00903DBA" w:rsidRDefault="00D94A0A" w:rsidP="00D94A0A">
      <w:pPr>
        <w:pStyle w:val="Code"/>
        <w:rPr>
          <w:highlight w:val="white"/>
        </w:rPr>
      </w:pPr>
      <w:r w:rsidRPr="00903DBA">
        <w:rPr>
          <w:highlight w:val="white"/>
        </w:rPr>
        <w:t xml:space="preserve">        else {</w:t>
      </w:r>
    </w:p>
    <w:p w14:paraId="2242D1C3" w14:textId="77777777" w:rsidR="00D94A0A" w:rsidRPr="00903DBA" w:rsidRDefault="00D94A0A" w:rsidP="00D94A0A">
      <w:pPr>
        <w:pStyle w:val="Code"/>
        <w:rPr>
          <w:highlight w:val="white"/>
        </w:rPr>
      </w:pPr>
      <w:r w:rsidRPr="00903DBA">
        <w:rPr>
          <w:highlight w:val="white"/>
        </w:rPr>
        <w:t xml:space="preserve">          return PointerRegisterSetWithEllipse;</w:t>
      </w:r>
    </w:p>
    <w:p w14:paraId="7875EDC5" w14:textId="77777777" w:rsidR="00D94A0A" w:rsidRPr="00903DBA" w:rsidRDefault="00D94A0A" w:rsidP="00D94A0A">
      <w:pPr>
        <w:pStyle w:val="Code"/>
        <w:rPr>
          <w:highlight w:val="white"/>
        </w:rPr>
      </w:pPr>
      <w:r w:rsidRPr="00903DBA">
        <w:rPr>
          <w:highlight w:val="white"/>
        </w:rPr>
        <w:t xml:space="preserve">        }</w:t>
      </w:r>
    </w:p>
    <w:p w14:paraId="5F2F86CA" w14:textId="57562E5A" w:rsidR="00D94A0A" w:rsidRPr="00903DBA" w:rsidRDefault="00D94A0A" w:rsidP="00D94A0A">
      <w:pPr>
        <w:pStyle w:val="Code"/>
        <w:rPr>
          <w:highlight w:val="white"/>
        </w:rPr>
      </w:pPr>
      <w:r w:rsidRPr="00903DBA">
        <w:rPr>
          <w:highlight w:val="white"/>
        </w:rPr>
        <w:t xml:space="preserve">      }</w:t>
      </w:r>
    </w:p>
    <w:p w14:paraId="203D2078" w14:textId="113C3CF8" w:rsidR="00E74B57" w:rsidRPr="00903DBA" w:rsidRDefault="00E74B57" w:rsidP="00E74B57">
      <w:pPr>
        <w:rPr>
          <w:highlight w:val="white"/>
        </w:rPr>
      </w:pPr>
      <w:r w:rsidRPr="00903DBA">
        <w:rPr>
          <w:highlight w:val="white"/>
        </w:rPr>
        <w:t>If the track does not hold a pointer wee look into its size.</w:t>
      </w:r>
      <w:r w:rsidR="0034309C" w:rsidRPr="00903DBA">
        <w:rPr>
          <w:highlight w:val="white"/>
        </w:rPr>
        <w:t xml:space="preserve"> If the size is one, we have a larger set to choose from. There are eight non-pointer register</w:t>
      </w:r>
      <w:r w:rsidR="00007EF6" w:rsidRPr="00903DBA">
        <w:rPr>
          <w:highlight w:val="white"/>
        </w:rPr>
        <w:t>s</w:t>
      </w:r>
      <w:r w:rsidR="0034309C" w:rsidRPr="00903DBA">
        <w:rPr>
          <w:highlight w:val="white"/>
        </w:rPr>
        <w:t xml:space="preserve"> of size one while there </w:t>
      </w:r>
      <w:r w:rsidR="008C07E6">
        <w:rPr>
          <w:highlight w:val="white"/>
        </w:rPr>
        <w:t>are</w:t>
      </w:r>
      <w:r w:rsidR="0034309C" w:rsidRPr="00903DBA">
        <w:rPr>
          <w:highlight w:val="white"/>
        </w:rPr>
        <w:t xml:space="preserve"> four registers of the other sizes. </w:t>
      </w:r>
    </w:p>
    <w:p w14:paraId="3D52E6B3" w14:textId="77777777" w:rsidR="00D94A0A" w:rsidRPr="00903DBA" w:rsidRDefault="00D94A0A" w:rsidP="00D94A0A">
      <w:pPr>
        <w:pStyle w:val="Code"/>
        <w:rPr>
          <w:highlight w:val="white"/>
        </w:rPr>
      </w:pPr>
      <w:r w:rsidRPr="00903DBA">
        <w:rPr>
          <w:highlight w:val="white"/>
        </w:rPr>
        <w:t xml:space="preserve">      else if (track.MaxSize == 1) {</w:t>
      </w:r>
    </w:p>
    <w:p w14:paraId="30692969" w14:textId="77777777" w:rsidR="00D94A0A" w:rsidRPr="00903DBA" w:rsidRDefault="00D94A0A" w:rsidP="00D94A0A">
      <w:pPr>
        <w:pStyle w:val="Code"/>
        <w:rPr>
          <w:highlight w:val="white"/>
        </w:rPr>
      </w:pPr>
      <w:r w:rsidRPr="00903DBA">
        <w:rPr>
          <w:highlight w:val="white"/>
        </w:rPr>
        <w:t xml:space="preserve">        return Byte1RegisterSet;</w:t>
      </w:r>
    </w:p>
    <w:p w14:paraId="4D666674" w14:textId="116ABF46" w:rsidR="00D94A0A" w:rsidRPr="00903DBA" w:rsidRDefault="00D94A0A" w:rsidP="00D94A0A">
      <w:pPr>
        <w:pStyle w:val="Code"/>
        <w:rPr>
          <w:highlight w:val="white"/>
        </w:rPr>
      </w:pPr>
      <w:r w:rsidRPr="00903DBA">
        <w:rPr>
          <w:highlight w:val="white"/>
        </w:rPr>
        <w:t xml:space="preserve">      }</w:t>
      </w:r>
    </w:p>
    <w:p w14:paraId="47388944" w14:textId="5278F3F0" w:rsidR="005E7B07" w:rsidRPr="00903DBA" w:rsidRDefault="00100200" w:rsidP="00100200">
      <w:pPr>
        <w:rPr>
          <w:highlight w:val="white"/>
        </w:rPr>
      </w:pPr>
      <w:r w:rsidRPr="00903DBA">
        <w:rPr>
          <w:highlight w:val="white"/>
        </w:rPr>
        <w:t xml:space="preserve">We return the set of registers of size two, even if the size is actually larger than two. In that case, the </w:t>
      </w:r>
      <w:r w:rsidRPr="00903DBA">
        <w:rPr>
          <w:rStyle w:val="KeyWord0"/>
          <w:highlight w:val="white"/>
        </w:rPr>
        <w:t>RegisterToSize</w:t>
      </w:r>
      <w:r w:rsidRPr="00903DBA">
        <w:rPr>
          <w:highlight w:val="white"/>
        </w:rPr>
        <w:t xml:space="preserve"> method in the </w:t>
      </w:r>
      <w:r w:rsidRPr="00903DBA">
        <w:rPr>
          <w:rStyle w:val="KeyWord0"/>
          <w:highlight w:val="white"/>
        </w:rPr>
        <w:t>AssemblyCode</w:t>
      </w:r>
      <w:r w:rsidRPr="00903DBA">
        <w:rPr>
          <w:highlight w:val="white"/>
        </w:rPr>
        <w:t xml:space="preserve"> class will </w:t>
      </w:r>
      <w:r w:rsidR="008C07E6">
        <w:rPr>
          <w:highlight w:val="white"/>
        </w:rPr>
        <w:t>convert</w:t>
      </w:r>
      <w:r w:rsidRPr="00903DBA">
        <w:rPr>
          <w:highlight w:val="white"/>
        </w:rPr>
        <w:t xml:space="preserve"> the register </w:t>
      </w:r>
      <w:r w:rsidR="008C07E6">
        <w:rPr>
          <w:highlight w:val="white"/>
        </w:rPr>
        <w:t>to the</w:t>
      </w:r>
      <w:r w:rsidRPr="00903DBA">
        <w:rPr>
          <w:highlight w:val="white"/>
        </w:rPr>
        <w:t xml:space="preserve"> correct size.</w:t>
      </w:r>
    </w:p>
    <w:p w14:paraId="6C754AA7" w14:textId="77777777" w:rsidR="00D94A0A" w:rsidRPr="00903DBA" w:rsidRDefault="00D94A0A" w:rsidP="00D94A0A">
      <w:pPr>
        <w:pStyle w:val="Code"/>
        <w:rPr>
          <w:highlight w:val="white"/>
        </w:rPr>
      </w:pPr>
      <w:r w:rsidRPr="00903DBA">
        <w:rPr>
          <w:highlight w:val="white"/>
        </w:rPr>
        <w:t xml:space="preserve">      else {</w:t>
      </w:r>
    </w:p>
    <w:p w14:paraId="6ABDD2B0" w14:textId="77777777" w:rsidR="00D94A0A" w:rsidRPr="00903DBA" w:rsidRDefault="00D94A0A" w:rsidP="00D94A0A">
      <w:pPr>
        <w:pStyle w:val="Code"/>
        <w:rPr>
          <w:highlight w:val="white"/>
        </w:rPr>
      </w:pPr>
      <w:r w:rsidRPr="00903DBA">
        <w:rPr>
          <w:highlight w:val="white"/>
        </w:rPr>
        <w:t xml:space="preserve">        return Byte2RegisterSet;</w:t>
      </w:r>
    </w:p>
    <w:p w14:paraId="0F48AB0B" w14:textId="77777777" w:rsidR="00D94A0A" w:rsidRPr="00903DBA" w:rsidRDefault="00D94A0A" w:rsidP="00D94A0A">
      <w:pPr>
        <w:pStyle w:val="Code"/>
        <w:rPr>
          <w:highlight w:val="white"/>
        </w:rPr>
      </w:pPr>
      <w:r w:rsidRPr="00903DBA">
        <w:rPr>
          <w:highlight w:val="white"/>
        </w:rPr>
        <w:lastRenderedPageBreak/>
        <w:t xml:space="preserve">      }</w:t>
      </w:r>
    </w:p>
    <w:p w14:paraId="71D67732" w14:textId="77777777" w:rsidR="00D94A0A" w:rsidRPr="00903DBA" w:rsidRDefault="00D94A0A" w:rsidP="00D94A0A">
      <w:pPr>
        <w:pStyle w:val="Code"/>
        <w:rPr>
          <w:highlight w:val="white"/>
        </w:rPr>
      </w:pPr>
      <w:r w:rsidRPr="00903DBA">
        <w:rPr>
          <w:highlight w:val="white"/>
        </w:rPr>
        <w:t xml:space="preserve">    }</w:t>
      </w:r>
    </w:p>
    <w:p w14:paraId="4BA7ADD4" w14:textId="77777777" w:rsidR="00D94A0A" w:rsidRPr="00903DBA" w:rsidRDefault="00D94A0A" w:rsidP="00D94A0A">
      <w:pPr>
        <w:pStyle w:val="Code"/>
        <w:rPr>
          <w:highlight w:val="white"/>
        </w:rPr>
      </w:pPr>
      <w:r w:rsidRPr="00903DBA">
        <w:rPr>
          <w:highlight w:val="white"/>
        </w:rPr>
        <w:t xml:space="preserve">  }</w:t>
      </w:r>
    </w:p>
    <w:p w14:paraId="7AC470CF" w14:textId="77777777" w:rsidR="00D94A0A" w:rsidRPr="00903DBA" w:rsidRDefault="00D94A0A" w:rsidP="00D94A0A">
      <w:pPr>
        <w:pStyle w:val="Code"/>
        <w:rPr>
          <w:highlight w:val="white"/>
        </w:rPr>
      </w:pPr>
      <w:r w:rsidRPr="00903DBA">
        <w:rPr>
          <w:highlight w:val="white"/>
        </w:rPr>
        <w:t>}</w:t>
      </w:r>
    </w:p>
    <w:p w14:paraId="55CD0915" w14:textId="48D08956" w:rsidR="00E920BB" w:rsidRPr="00903DBA" w:rsidRDefault="00A11FF1" w:rsidP="00565A0A">
      <w:pPr>
        <w:pStyle w:val="Rubrik2"/>
      </w:pPr>
      <w:bookmarkStart w:id="436" w:name="_Toc57656083"/>
      <w:r w:rsidRPr="00903DBA">
        <w:t>Assembly Code Generation</w:t>
      </w:r>
      <w:bookmarkEnd w:id="436"/>
    </w:p>
    <w:p w14:paraId="033185E8" w14:textId="7B590BE4" w:rsidR="00EE209C" w:rsidRPr="00903DBA" w:rsidRDefault="00EE209C" w:rsidP="00EE209C">
      <w:r w:rsidRPr="00903DBA">
        <w:t xml:space="preserve">The </w:t>
      </w:r>
      <w:r w:rsidRPr="00903DBA">
        <w:rPr>
          <w:rStyle w:val="KeyWord0"/>
          <w:highlight w:val="white"/>
        </w:rPr>
        <w:t>AssemblyCodeGenerator</w:t>
      </w:r>
      <w:r w:rsidRPr="00903DBA">
        <w:t xml:space="preserve"> class holds </w:t>
      </w:r>
      <w:r w:rsidR="00037BA8" w:rsidRPr="00903DBA">
        <w:t>methods for generating the final assembly code.</w:t>
      </w:r>
      <w:r w:rsidR="004332E6" w:rsidRPr="00903DBA">
        <w:t xml:space="preserve"> When a value is stored in a register, to be used by a later instruction, its symbol and track is added to the </w:t>
      </w:r>
      <w:r w:rsidR="004332E6" w:rsidRPr="00903DBA">
        <w:rPr>
          <w:rStyle w:val="KeyWord0"/>
        </w:rPr>
        <w:t>m_trackMap</w:t>
      </w:r>
      <w:r w:rsidR="004332E6" w:rsidRPr="00903DBA">
        <w:t xml:space="preserve"> map.</w:t>
      </w:r>
      <w:r w:rsidR="00297453" w:rsidRPr="00903DBA">
        <w:t xml:space="preserve"> The generated assembly code instructions are stored in the </w:t>
      </w:r>
      <w:r w:rsidR="00297453" w:rsidRPr="00903DBA">
        <w:rPr>
          <w:rStyle w:val="KeyWord0"/>
          <w:highlight w:val="white"/>
        </w:rPr>
        <w:t>m_assemblyCodeList</w:t>
      </w:r>
      <w:r w:rsidR="00297453" w:rsidRPr="00903DBA">
        <w:t xml:space="preserve"> list.</w:t>
      </w:r>
    </w:p>
    <w:p w14:paraId="4E4A0DBD" w14:textId="26F1EC74" w:rsidR="00A11FF1" w:rsidRPr="00903DBA" w:rsidRDefault="00A11FF1" w:rsidP="00D935A0">
      <w:pPr>
        <w:pStyle w:val="CodeHeader"/>
      </w:pPr>
      <w:r w:rsidRPr="00903DBA">
        <w:t>AssemblyCodeGenerator.cs</w:t>
      </w:r>
    </w:p>
    <w:p w14:paraId="3234007C" w14:textId="77777777" w:rsidR="0057414B" w:rsidRPr="00903DBA" w:rsidRDefault="0057414B" w:rsidP="001950E8">
      <w:pPr>
        <w:pStyle w:val="Code"/>
        <w:rPr>
          <w:highlight w:val="white"/>
        </w:rPr>
      </w:pPr>
      <w:r w:rsidRPr="00903DBA">
        <w:rPr>
          <w:highlight w:val="white"/>
        </w:rPr>
        <w:t>using System.Linq;</w:t>
      </w:r>
    </w:p>
    <w:p w14:paraId="1003557D" w14:textId="77777777" w:rsidR="0057414B" w:rsidRPr="00903DBA" w:rsidRDefault="0057414B" w:rsidP="001950E8">
      <w:pPr>
        <w:pStyle w:val="Code"/>
        <w:rPr>
          <w:highlight w:val="white"/>
        </w:rPr>
      </w:pPr>
      <w:r w:rsidRPr="00903DBA">
        <w:rPr>
          <w:highlight w:val="white"/>
        </w:rPr>
        <w:t>using System.Numerics;</w:t>
      </w:r>
    </w:p>
    <w:p w14:paraId="6AF357FA" w14:textId="77777777" w:rsidR="0057414B" w:rsidRPr="00903DBA" w:rsidRDefault="0057414B" w:rsidP="001950E8">
      <w:pPr>
        <w:pStyle w:val="Code"/>
        <w:rPr>
          <w:highlight w:val="white"/>
        </w:rPr>
      </w:pPr>
      <w:r w:rsidRPr="00903DBA">
        <w:rPr>
          <w:highlight w:val="white"/>
        </w:rPr>
        <w:t>using System.Collections.Generic;</w:t>
      </w:r>
    </w:p>
    <w:p w14:paraId="1482FB2C" w14:textId="77777777" w:rsidR="0057414B" w:rsidRPr="00903DBA" w:rsidRDefault="0057414B" w:rsidP="001950E8">
      <w:pPr>
        <w:pStyle w:val="Code"/>
        <w:rPr>
          <w:highlight w:val="white"/>
        </w:rPr>
      </w:pPr>
    </w:p>
    <w:p w14:paraId="7FEA8971" w14:textId="77777777" w:rsidR="0057414B" w:rsidRPr="00903DBA" w:rsidRDefault="0057414B" w:rsidP="001950E8">
      <w:pPr>
        <w:pStyle w:val="Code"/>
        <w:rPr>
          <w:highlight w:val="white"/>
        </w:rPr>
      </w:pPr>
      <w:r w:rsidRPr="00903DBA">
        <w:rPr>
          <w:highlight w:val="white"/>
        </w:rPr>
        <w:t>namespace CCompiler {</w:t>
      </w:r>
    </w:p>
    <w:p w14:paraId="63A7B8AC" w14:textId="77777777" w:rsidR="0057414B" w:rsidRPr="00903DBA" w:rsidRDefault="0057414B" w:rsidP="001950E8">
      <w:pPr>
        <w:pStyle w:val="Code"/>
        <w:rPr>
          <w:highlight w:val="white"/>
        </w:rPr>
      </w:pPr>
      <w:r w:rsidRPr="00903DBA">
        <w:rPr>
          <w:highlight w:val="white"/>
        </w:rPr>
        <w:t xml:space="preserve">  public class AssemblyCodeGenerator {</w:t>
      </w:r>
    </w:p>
    <w:p w14:paraId="34648BCE" w14:textId="3F0457A7" w:rsidR="0057414B" w:rsidRPr="00903DBA" w:rsidRDefault="0057414B" w:rsidP="0058628D">
      <w:pPr>
        <w:pStyle w:val="Code"/>
        <w:rPr>
          <w:highlight w:val="white"/>
        </w:rPr>
      </w:pPr>
      <w:r w:rsidRPr="00903DBA">
        <w:rPr>
          <w:highlight w:val="white"/>
        </w:rPr>
        <w:t xml:space="preserve">    </w:t>
      </w:r>
      <w:r w:rsidR="00BA5BBC" w:rsidRPr="00903DBA">
        <w:rPr>
          <w:highlight w:val="white"/>
        </w:rPr>
        <w:t>public</w:t>
      </w:r>
      <w:r w:rsidR="0058628D" w:rsidRPr="00903DBA">
        <w:rPr>
          <w:highlight w:val="white"/>
        </w:rPr>
        <w:t xml:space="preserve"> </w:t>
      </w:r>
      <w:r w:rsidRPr="00903DBA">
        <w:rPr>
          <w:highlight w:val="white"/>
        </w:rPr>
        <w:t>IDictionary&lt;Symbol,Track&gt; m_trackMap =</w:t>
      </w:r>
    </w:p>
    <w:p w14:paraId="10543834" w14:textId="35023F93" w:rsidR="0057414B" w:rsidRPr="00903DBA" w:rsidRDefault="0057414B" w:rsidP="0058628D">
      <w:pPr>
        <w:pStyle w:val="Code"/>
        <w:rPr>
          <w:highlight w:val="white"/>
        </w:rPr>
      </w:pPr>
      <w:r w:rsidRPr="00903DBA">
        <w:rPr>
          <w:highlight w:val="white"/>
        </w:rPr>
        <w:t xml:space="preserve">      new </w:t>
      </w:r>
      <w:r w:rsidR="00297453" w:rsidRPr="00903DBA">
        <w:rPr>
          <w:highlight w:val="white"/>
        </w:rPr>
        <w:t>Dictionary</w:t>
      </w:r>
      <w:r w:rsidRPr="00903DBA">
        <w:rPr>
          <w:highlight w:val="white"/>
        </w:rPr>
        <w:t>&lt;Symbol,Track&gt;();</w:t>
      </w:r>
    </w:p>
    <w:p w14:paraId="09FCD89E" w14:textId="77777777" w:rsidR="0057414B" w:rsidRPr="00903DBA" w:rsidRDefault="0057414B" w:rsidP="001950E8">
      <w:pPr>
        <w:pStyle w:val="Code"/>
        <w:rPr>
          <w:highlight w:val="white"/>
        </w:rPr>
      </w:pPr>
      <w:r w:rsidRPr="00903DBA">
        <w:rPr>
          <w:highlight w:val="white"/>
        </w:rPr>
        <w:t xml:space="preserve">    public List&lt;AssemblyCode&gt; m_assemblyCodeList;</w:t>
      </w:r>
    </w:p>
    <w:p w14:paraId="109456AA" w14:textId="1142E296" w:rsidR="007B2E31" w:rsidRPr="00903DBA" w:rsidRDefault="003C0310" w:rsidP="003C0310">
      <w:pPr>
        <w:rPr>
          <w:highlight w:val="white"/>
        </w:rPr>
      </w:pPr>
      <w:r w:rsidRPr="00903DBA">
        <w:rPr>
          <w:highlight w:val="white"/>
        </w:rPr>
        <w:t xml:space="preserve">The </w:t>
      </w:r>
      <w:r w:rsidRPr="00903DBA">
        <w:rPr>
          <w:rStyle w:val="KeyWord0"/>
          <w:highlight w:val="white"/>
        </w:rPr>
        <w:t>m_floatStackSize</w:t>
      </w:r>
      <w:r w:rsidRPr="00903DBA">
        <w:rPr>
          <w:highlight w:val="white"/>
        </w:rPr>
        <w:t xml:space="preserve"> field keeps track of the size of the current floating-point stack. It can hold at most seven values.</w:t>
      </w:r>
    </w:p>
    <w:p w14:paraId="2A5CB625" w14:textId="205A86BD" w:rsidR="007B2E31" w:rsidRPr="00903DBA" w:rsidRDefault="007B2E31" w:rsidP="007B2E31">
      <w:pPr>
        <w:pStyle w:val="Code"/>
        <w:rPr>
          <w:highlight w:val="white"/>
        </w:rPr>
      </w:pPr>
      <w:r w:rsidRPr="00903DBA">
        <w:rPr>
          <w:highlight w:val="white"/>
        </w:rPr>
        <w:t xml:space="preserve">    private int m_floatStackSize = 0</w:t>
      </w:r>
      <w:r w:rsidR="00656A9B" w:rsidRPr="00903DBA">
        <w:rPr>
          <w:highlight w:val="white"/>
        </w:rPr>
        <w:t>;</w:t>
      </w:r>
    </w:p>
    <w:p w14:paraId="46572EF4" w14:textId="77777777" w:rsidR="00656A9B" w:rsidRPr="00903DBA" w:rsidRDefault="00656A9B" w:rsidP="00656A9B">
      <w:pPr>
        <w:pStyle w:val="Code"/>
        <w:rPr>
          <w:highlight w:val="white"/>
        </w:rPr>
      </w:pPr>
      <w:r w:rsidRPr="00903DBA">
        <w:rPr>
          <w:highlight w:val="white"/>
        </w:rPr>
        <w:t xml:space="preserve">    public const int FloatingStackMaxSize = 7;</w:t>
      </w:r>
    </w:p>
    <w:p w14:paraId="06A6DF94" w14:textId="5C60955E" w:rsidR="0057414B" w:rsidRPr="00903DBA" w:rsidRDefault="00DA60EB" w:rsidP="00DA60EB">
      <w:pPr>
        <w:rPr>
          <w:highlight w:val="white"/>
        </w:rPr>
      </w:pPr>
      <w:r w:rsidRPr="00903DBA">
        <w:rPr>
          <w:highlight w:val="white"/>
        </w:rPr>
        <w:t xml:space="preserve">The </w:t>
      </w:r>
      <w:r w:rsidRPr="005E72AF">
        <w:rPr>
          <w:rStyle w:val="KeyWord0"/>
          <w:highlight w:val="white"/>
        </w:rPr>
        <w:t>MainName</w:t>
      </w:r>
      <w:r w:rsidRPr="00903DBA">
        <w:rPr>
          <w:highlight w:val="white"/>
        </w:rPr>
        <w:t xml:space="preserve"> field holds the name of the main function. </w:t>
      </w:r>
    </w:p>
    <w:p w14:paraId="2B13F3BC" w14:textId="77777777" w:rsidR="0057414B" w:rsidRPr="00903DBA" w:rsidRDefault="0057414B" w:rsidP="001950E8">
      <w:pPr>
        <w:pStyle w:val="Code"/>
        <w:rPr>
          <w:highlight w:val="white"/>
        </w:rPr>
      </w:pPr>
      <w:r w:rsidRPr="00903DBA">
        <w:rPr>
          <w:highlight w:val="white"/>
        </w:rPr>
        <w:t xml:space="preserve">    public static string MainName = "main";</w:t>
      </w:r>
    </w:p>
    <w:p w14:paraId="377A31DD" w14:textId="77777777" w:rsidR="0057414B" w:rsidRPr="00903DBA" w:rsidRDefault="0057414B" w:rsidP="001950E8">
      <w:pPr>
        <w:pStyle w:val="Code"/>
        <w:rPr>
          <w:highlight w:val="white"/>
        </w:rPr>
      </w:pPr>
      <w:r w:rsidRPr="00903DBA">
        <w:rPr>
          <w:highlight w:val="white"/>
        </w:rPr>
        <w:t xml:space="preserve">    public static string InitializerName = Symbol.SeparatorId + "initializer";</w:t>
      </w:r>
    </w:p>
    <w:p w14:paraId="65D7B876" w14:textId="77777777" w:rsidR="0057414B" w:rsidRPr="00903DBA" w:rsidRDefault="0057414B" w:rsidP="001950E8">
      <w:pPr>
        <w:pStyle w:val="Code"/>
        <w:rPr>
          <w:highlight w:val="white"/>
        </w:rPr>
      </w:pPr>
      <w:r w:rsidRPr="00903DBA">
        <w:rPr>
          <w:highlight w:val="white"/>
        </w:rPr>
        <w:t xml:space="preserve">    public static string ArgsName = Symbol.SeparatorId + "args";</w:t>
      </w:r>
    </w:p>
    <w:p w14:paraId="1FCC6428" w14:textId="77777777" w:rsidR="0057414B" w:rsidRPr="00903DBA" w:rsidRDefault="0057414B" w:rsidP="001950E8">
      <w:pPr>
        <w:pStyle w:val="Code"/>
        <w:rPr>
          <w:highlight w:val="white"/>
        </w:rPr>
      </w:pPr>
      <w:r w:rsidRPr="00903DBA">
        <w:rPr>
          <w:highlight w:val="white"/>
        </w:rPr>
        <w:t xml:space="preserve">    public static string PathName = Symbol.SeparatorId + "PathName";</w:t>
      </w:r>
    </w:p>
    <w:p w14:paraId="316422F5" w14:textId="17C2F2D1" w:rsidR="0057414B" w:rsidRPr="00903DBA" w:rsidRDefault="0057414B" w:rsidP="00DF1802">
      <w:pPr>
        <w:rPr>
          <w:highlight w:val="white"/>
        </w:rPr>
      </w:pPr>
      <w:r w:rsidRPr="00903DBA">
        <w:rPr>
          <w:highlight w:val="white"/>
        </w:rPr>
        <w:t xml:space="preserve">  </w:t>
      </w:r>
      <w:r w:rsidR="00DF1802" w:rsidRPr="00903DBA">
        <w:rPr>
          <w:highlight w:val="white"/>
        </w:rPr>
        <w:t>The constructor takes the assembly code list.</w:t>
      </w:r>
    </w:p>
    <w:p w14:paraId="699DF089" w14:textId="77777777" w:rsidR="0057414B" w:rsidRPr="00903DBA" w:rsidRDefault="0057414B" w:rsidP="001950E8">
      <w:pPr>
        <w:pStyle w:val="Code"/>
        <w:rPr>
          <w:highlight w:val="white"/>
        </w:rPr>
      </w:pPr>
      <w:r w:rsidRPr="00903DBA">
        <w:rPr>
          <w:highlight w:val="white"/>
        </w:rPr>
        <w:t xml:space="preserve">    public AssemblyCodeGenerator(List&lt;AssemblyCode&gt; assemblyCodeList) {</w:t>
      </w:r>
    </w:p>
    <w:p w14:paraId="6B21A84F" w14:textId="77777777" w:rsidR="0057414B" w:rsidRPr="00903DBA" w:rsidRDefault="0057414B" w:rsidP="001950E8">
      <w:pPr>
        <w:pStyle w:val="Code"/>
        <w:rPr>
          <w:highlight w:val="white"/>
        </w:rPr>
      </w:pPr>
      <w:r w:rsidRPr="00903DBA">
        <w:rPr>
          <w:highlight w:val="white"/>
        </w:rPr>
        <w:t xml:space="preserve">      m_assemblyCodeList = assemblyCodeList;</w:t>
      </w:r>
    </w:p>
    <w:p w14:paraId="0542D829" w14:textId="77777777" w:rsidR="0057414B" w:rsidRPr="00903DBA" w:rsidRDefault="0057414B" w:rsidP="001950E8">
      <w:pPr>
        <w:pStyle w:val="Code"/>
        <w:rPr>
          <w:highlight w:val="white"/>
        </w:rPr>
      </w:pPr>
      <w:r w:rsidRPr="00903DBA">
        <w:rPr>
          <w:highlight w:val="white"/>
        </w:rPr>
        <w:t xml:space="preserve">    }</w:t>
      </w:r>
    </w:p>
    <w:p w14:paraId="706B614D" w14:textId="51CE30FB" w:rsidR="0057414B" w:rsidRPr="00903DBA" w:rsidRDefault="00DF1802" w:rsidP="00DF1802">
      <w:pPr>
        <w:rPr>
          <w:highlight w:val="white"/>
        </w:rPr>
      </w:pPr>
      <w:r w:rsidRPr="00903DBA">
        <w:rPr>
          <w:highlight w:val="white"/>
        </w:rPr>
        <w:t xml:space="preserve">The </w:t>
      </w:r>
      <w:r w:rsidRPr="00903DBA">
        <w:rPr>
          <w:rStyle w:val="KeyWord0"/>
          <w:highlight w:val="white"/>
        </w:rPr>
        <w:t>RegisterAllocation</w:t>
      </w:r>
      <w:r w:rsidRPr="00903DBA">
        <w:rPr>
          <w:highlight w:val="white"/>
        </w:rPr>
        <w:t xml:space="preserve"> method </w:t>
      </w:r>
      <w:r w:rsidR="004F2544" w:rsidRPr="00903DBA">
        <w:rPr>
          <w:highlight w:val="white"/>
        </w:rPr>
        <w:t>performs the register allocation by creat</w:t>
      </w:r>
      <w:r w:rsidR="00BF7254">
        <w:rPr>
          <w:highlight w:val="white"/>
        </w:rPr>
        <w:t>ing</w:t>
      </w:r>
      <w:r w:rsidR="004F2544" w:rsidRPr="00903DBA">
        <w:rPr>
          <w:highlight w:val="white"/>
        </w:rPr>
        <w:t xml:space="preserve"> an object </w:t>
      </w:r>
      <w:r w:rsidR="00BF7254">
        <w:rPr>
          <w:highlight w:val="white"/>
        </w:rPr>
        <w:t>o</w:t>
      </w:r>
      <w:r w:rsidR="004F2544" w:rsidRPr="00903DBA">
        <w:rPr>
          <w:highlight w:val="white"/>
        </w:rPr>
        <w:t xml:space="preserve">f the </w:t>
      </w:r>
      <w:r w:rsidR="004F2544" w:rsidRPr="00903DBA">
        <w:rPr>
          <w:rStyle w:val="KeyWord0"/>
          <w:highlight w:val="white"/>
        </w:rPr>
        <w:t>RegisterAllocator</w:t>
      </w:r>
      <w:r w:rsidR="004F2544" w:rsidRPr="00903DBA">
        <w:rPr>
          <w:highlight w:val="white"/>
        </w:rPr>
        <w:t xml:space="preserve"> class. It may seem strange</w:t>
      </w:r>
      <w:r w:rsidR="003A173F" w:rsidRPr="00903DBA">
        <w:rPr>
          <w:highlight w:val="white"/>
        </w:rPr>
        <w:t>,</w:t>
      </w:r>
      <w:r w:rsidR="004F2544" w:rsidRPr="00903DBA">
        <w:rPr>
          <w:highlight w:val="white"/>
        </w:rPr>
        <w:t xml:space="preserve"> but it actually works, since the constructor performs the register allocation and </w:t>
      </w:r>
      <w:r w:rsidR="0023020C" w:rsidRPr="00903DBA">
        <w:rPr>
          <w:highlight w:val="white"/>
        </w:rPr>
        <w:t>adds the register to the assembly code list.</w:t>
      </w:r>
    </w:p>
    <w:p w14:paraId="6280C0F4" w14:textId="77777777" w:rsidR="0057414B" w:rsidRPr="00903DBA" w:rsidRDefault="0057414B" w:rsidP="001950E8">
      <w:pPr>
        <w:pStyle w:val="Code"/>
        <w:rPr>
          <w:highlight w:val="white"/>
        </w:rPr>
      </w:pPr>
      <w:r w:rsidRPr="00903DBA">
        <w:rPr>
          <w:highlight w:val="white"/>
        </w:rPr>
        <w:t xml:space="preserve">    private void RegisterAllocation(ISet&lt;Track&gt; trackSet) {</w:t>
      </w:r>
    </w:p>
    <w:p w14:paraId="007745C2" w14:textId="625506AE" w:rsidR="0057414B" w:rsidRPr="00903DBA" w:rsidRDefault="0057414B" w:rsidP="001950E8">
      <w:pPr>
        <w:pStyle w:val="Code"/>
        <w:rPr>
          <w:highlight w:val="white"/>
        </w:rPr>
      </w:pPr>
      <w:r w:rsidRPr="00903DBA">
        <w:rPr>
          <w:highlight w:val="white"/>
        </w:rPr>
        <w:t xml:space="preserve">   </w:t>
      </w:r>
      <w:r w:rsidR="0079649C" w:rsidRPr="00903DBA">
        <w:rPr>
          <w:highlight w:val="white"/>
        </w:rPr>
        <w:t xml:space="preserve"> </w:t>
      </w:r>
      <w:r w:rsidRPr="00903DBA">
        <w:rPr>
          <w:highlight w:val="white"/>
        </w:rPr>
        <w:t xml:space="preserve">  new RegisterAllocator(trackSet, m_assemblyCodeList);</w:t>
      </w:r>
    </w:p>
    <w:p w14:paraId="7ABBD347" w14:textId="77777777" w:rsidR="0057414B" w:rsidRPr="00903DBA" w:rsidRDefault="0057414B" w:rsidP="001950E8">
      <w:pPr>
        <w:pStyle w:val="Code"/>
        <w:rPr>
          <w:highlight w:val="white"/>
        </w:rPr>
      </w:pPr>
      <w:r w:rsidRPr="00903DBA">
        <w:rPr>
          <w:highlight w:val="white"/>
        </w:rPr>
        <w:t xml:space="preserve">    }</w:t>
      </w:r>
    </w:p>
    <w:p w14:paraId="12A546A7" w14:textId="04FD3B8D" w:rsidR="0057414B" w:rsidRPr="00903DBA" w:rsidRDefault="008E02AD" w:rsidP="008E02AD">
      <w:pPr>
        <w:rPr>
          <w:highlight w:val="white"/>
        </w:rPr>
      </w:pPr>
      <w:r w:rsidRPr="00903DBA">
        <w:rPr>
          <w:highlight w:val="white"/>
        </w:rPr>
        <w:t>The</w:t>
      </w:r>
      <w:r w:rsidR="00B26CEE" w:rsidRPr="00903DBA">
        <w:rPr>
          <w:highlight w:val="white"/>
        </w:rPr>
        <w:t xml:space="preserve"> static</w:t>
      </w:r>
      <w:r w:rsidRPr="00903DBA">
        <w:rPr>
          <w:highlight w:val="white"/>
        </w:rPr>
        <w:t xml:space="preserve"> </w:t>
      </w:r>
      <w:r w:rsidRPr="00903DBA">
        <w:rPr>
          <w:rStyle w:val="KeyWord0"/>
          <w:highlight w:val="white"/>
        </w:rPr>
        <w:t>GenerateAssembly</w:t>
      </w:r>
      <w:r w:rsidRPr="00903DBA">
        <w:rPr>
          <w:highlight w:val="white"/>
        </w:rPr>
        <w:t xml:space="preserve"> method </w:t>
      </w:r>
      <w:r w:rsidR="00B26CEE" w:rsidRPr="00903DBA">
        <w:rPr>
          <w:highlight w:val="white"/>
        </w:rPr>
        <w:t xml:space="preserve">generates the assembly code by creating an object of the </w:t>
      </w:r>
      <w:r w:rsidR="00B26CEE" w:rsidRPr="00903DBA">
        <w:rPr>
          <w:rStyle w:val="KeyWord0"/>
          <w:highlight w:val="white"/>
        </w:rPr>
        <w:t>AssemblyCodeGenerator</w:t>
      </w:r>
      <w:r w:rsidR="00B26CEE" w:rsidRPr="00903DBA">
        <w:rPr>
          <w:highlight w:val="white"/>
        </w:rPr>
        <w:t xml:space="preserve"> class that </w:t>
      </w:r>
      <w:r w:rsidR="008B1E37" w:rsidRPr="00903DBA">
        <w:rPr>
          <w:highlight w:val="white"/>
        </w:rPr>
        <w:t>generates the assembly code with tracks, and replacing the tracks with proper registers by performing register allocation.</w:t>
      </w:r>
    </w:p>
    <w:p w14:paraId="69943D6C" w14:textId="77777777" w:rsidR="0057414B" w:rsidRPr="00903DBA" w:rsidRDefault="0057414B" w:rsidP="001950E8">
      <w:pPr>
        <w:pStyle w:val="Code"/>
        <w:rPr>
          <w:highlight w:val="white"/>
        </w:rPr>
      </w:pPr>
      <w:r w:rsidRPr="00903DBA">
        <w:rPr>
          <w:highlight w:val="white"/>
        </w:rPr>
        <w:t xml:space="preserve">    public static void GenerateAssembly(List&lt;MiddleCode&gt; middleCodeList,</w:t>
      </w:r>
    </w:p>
    <w:p w14:paraId="77054062" w14:textId="6EE92D87" w:rsidR="0057414B" w:rsidRPr="00903DBA" w:rsidRDefault="0057414B" w:rsidP="001950E8">
      <w:pPr>
        <w:pStyle w:val="Code"/>
        <w:rPr>
          <w:highlight w:val="white"/>
        </w:rPr>
      </w:pPr>
      <w:r w:rsidRPr="00903DBA">
        <w:rPr>
          <w:highlight w:val="white"/>
        </w:rPr>
        <w:t xml:space="preserve">                              </w:t>
      </w:r>
      <w:r w:rsidR="00037BA8" w:rsidRPr="00903DBA">
        <w:rPr>
          <w:highlight w:val="white"/>
        </w:rPr>
        <w:t xml:space="preserve">     </w:t>
      </w:r>
      <w:r w:rsidRPr="00903DBA">
        <w:rPr>
          <w:highlight w:val="white"/>
        </w:rPr>
        <w:t xml:space="preserve">     List&lt;AssemblyCode&gt; assemblyCodeList) {</w:t>
      </w:r>
    </w:p>
    <w:p w14:paraId="1F83DBE0" w14:textId="77777777" w:rsidR="0057414B" w:rsidRPr="00903DBA" w:rsidRDefault="0057414B" w:rsidP="001950E8">
      <w:pPr>
        <w:pStyle w:val="Code"/>
        <w:rPr>
          <w:highlight w:val="white"/>
        </w:rPr>
      </w:pPr>
      <w:r w:rsidRPr="00903DBA">
        <w:rPr>
          <w:highlight w:val="white"/>
        </w:rPr>
        <w:t xml:space="preserve">      AssemblyCodeGenerator objectCodeGenerator =</w:t>
      </w:r>
    </w:p>
    <w:p w14:paraId="2096E5FC" w14:textId="77777777" w:rsidR="0057414B" w:rsidRPr="00903DBA" w:rsidRDefault="0057414B" w:rsidP="001950E8">
      <w:pPr>
        <w:pStyle w:val="Code"/>
        <w:rPr>
          <w:highlight w:val="white"/>
        </w:rPr>
      </w:pPr>
      <w:r w:rsidRPr="00903DBA">
        <w:rPr>
          <w:highlight w:val="white"/>
        </w:rPr>
        <w:t xml:space="preserve">        new AssemblyCodeGenerator(assemblyCodeList);</w:t>
      </w:r>
    </w:p>
    <w:p w14:paraId="5801C492" w14:textId="77777777" w:rsidR="0057414B" w:rsidRPr="00903DBA" w:rsidRDefault="0057414B" w:rsidP="001950E8">
      <w:pPr>
        <w:pStyle w:val="Code"/>
        <w:rPr>
          <w:highlight w:val="white"/>
        </w:rPr>
      </w:pPr>
      <w:r w:rsidRPr="00903DBA">
        <w:rPr>
          <w:highlight w:val="white"/>
        </w:rPr>
        <w:t xml:space="preserve">      objectCodeGenerator.AssemblyCodeList(middleCodeList);</w:t>
      </w:r>
    </w:p>
    <w:p w14:paraId="56DEEE94" w14:textId="77777777" w:rsidR="0057414B" w:rsidRPr="00903DBA" w:rsidRDefault="0057414B" w:rsidP="001950E8">
      <w:pPr>
        <w:pStyle w:val="Code"/>
        <w:rPr>
          <w:highlight w:val="white"/>
        </w:rPr>
      </w:pPr>
      <w:r w:rsidRPr="00903DBA">
        <w:rPr>
          <w:highlight w:val="white"/>
        </w:rPr>
        <w:t xml:space="preserve">      ISet&lt;Track&gt; trackSet = objectCodeGenerator.TrackSet();</w:t>
      </w:r>
    </w:p>
    <w:p w14:paraId="41737FED" w14:textId="77777777" w:rsidR="0057414B" w:rsidRPr="00903DBA" w:rsidRDefault="0057414B" w:rsidP="001950E8">
      <w:pPr>
        <w:pStyle w:val="Code"/>
        <w:rPr>
          <w:highlight w:val="white"/>
        </w:rPr>
      </w:pPr>
      <w:r w:rsidRPr="00903DBA">
        <w:rPr>
          <w:highlight w:val="white"/>
        </w:rPr>
        <w:lastRenderedPageBreak/>
        <w:t xml:space="preserve">      objectCodeGenerator.RegisterAllocation(trackSet);</w:t>
      </w:r>
    </w:p>
    <w:p w14:paraId="15696D30" w14:textId="61FCEF4A" w:rsidR="0057414B" w:rsidRPr="00903DBA" w:rsidRDefault="0057414B" w:rsidP="001950E8">
      <w:pPr>
        <w:pStyle w:val="Code"/>
        <w:rPr>
          <w:highlight w:val="white"/>
        </w:rPr>
      </w:pPr>
      <w:r w:rsidRPr="00903DBA">
        <w:rPr>
          <w:highlight w:val="white"/>
        </w:rPr>
        <w:t xml:space="preserve">    }</w:t>
      </w:r>
    </w:p>
    <w:p w14:paraId="476C254B" w14:textId="12DE9CA1" w:rsidR="00D935A0" w:rsidRPr="00903DBA" w:rsidRDefault="004B25F5" w:rsidP="004B25F5">
      <w:pPr>
        <w:rPr>
          <w:highlight w:val="white"/>
        </w:rPr>
      </w:pPr>
      <w:r w:rsidRPr="00903DBA">
        <w:rPr>
          <w:highlight w:val="white"/>
        </w:rPr>
        <w:t>The</w:t>
      </w:r>
      <w:r w:rsidR="00202633" w:rsidRPr="00903DBA">
        <w:rPr>
          <w:highlight w:val="white"/>
        </w:rPr>
        <w:t xml:space="preserve"> first</w:t>
      </w:r>
      <w:r w:rsidRPr="00903DBA">
        <w:rPr>
          <w:highlight w:val="white"/>
        </w:rPr>
        <w:t xml:space="preserve"> </w:t>
      </w:r>
      <w:r w:rsidRPr="00903DBA">
        <w:rPr>
          <w:rStyle w:val="KeyWord0"/>
          <w:highlight w:val="white"/>
        </w:rPr>
        <w:t>AddAssemblyCode</w:t>
      </w:r>
      <w:r w:rsidRPr="00903DBA">
        <w:rPr>
          <w:highlight w:val="white"/>
        </w:rPr>
        <w:t xml:space="preserve"> method adds a new assembly instruction to the assembly code list </w:t>
      </w:r>
      <w:r w:rsidRPr="00903DBA">
        <w:rPr>
          <w:rStyle w:val="KeyWord0"/>
          <w:highlight w:val="white"/>
        </w:rPr>
        <w:t>m_assemblyCodeList</w:t>
      </w:r>
      <w:r w:rsidRPr="00903DBA">
        <w:rPr>
          <w:highlight w:val="white"/>
        </w:rPr>
        <w:t>.</w:t>
      </w:r>
    </w:p>
    <w:p w14:paraId="1DE9FC05" w14:textId="77777777" w:rsidR="0016661E" w:rsidRPr="00903DBA" w:rsidRDefault="0016661E" w:rsidP="0016661E">
      <w:pPr>
        <w:pStyle w:val="Code"/>
        <w:rPr>
          <w:highlight w:val="white"/>
        </w:rPr>
      </w:pPr>
      <w:r w:rsidRPr="00903DBA">
        <w:rPr>
          <w:highlight w:val="white"/>
        </w:rPr>
        <w:t xml:space="preserve">    public AssemblyCode AddAssemblyCode(AssemblyOperator objectOp,</w:t>
      </w:r>
    </w:p>
    <w:p w14:paraId="347620B6" w14:textId="77777777" w:rsidR="0016661E" w:rsidRPr="00903DBA" w:rsidRDefault="0016661E" w:rsidP="0016661E">
      <w:pPr>
        <w:pStyle w:val="Code"/>
        <w:rPr>
          <w:highlight w:val="white"/>
        </w:rPr>
      </w:pPr>
      <w:r w:rsidRPr="00903DBA">
        <w:rPr>
          <w:highlight w:val="white"/>
        </w:rPr>
        <w:t xml:space="preserve">                          object operand0 = null, object operand1 = null,</w:t>
      </w:r>
    </w:p>
    <w:p w14:paraId="32D1C3BE" w14:textId="77777777" w:rsidR="0016661E" w:rsidRPr="00903DBA" w:rsidRDefault="0016661E" w:rsidP="0016661E">
      <w:pPr>
        <w:pStyle w:val="Code"/>
        <w:rPr>
          <w:highlight w:val="white"/>
        </w:rPr>
      </w:pPr>
      <w:r w:rsidRPr="00903DBA">
        <w:rPr>
          <w:highlight w:val="white"/>
        </w:rPr>
        <w:t xml:space="preserve">                          object operand2 = null, int size = 0) {</w:t>
      </w:r>
    </w:p>
    <w:p w14:paraId="344F1525" w14:textId="77777777" w:rsidR="0016661E" w:rsidRPr="00903DBA" w:rsidRDefault="0016661E" w:rsidP="0016661E">
      <w:pPr>
        <w:pStyle w:val="Code"/>
        <w:rPr>
          <w:highlight w:val="white"/>
        </w:rPr>
      </w:pPr>
      <w:r w:rsidRPr="00903DBA">
        <w:rPr>
          <w:highlight w:val="white"/>
        </w:rPr>
        <w:t xml:space="preserve">      AssemblyCode assemblyCode =</w:t>
      </w:r>
    </w:p>
    <w:p w14:paraId="58EB08B7" w14:textId="77777777" w:rsidR="0016661E" w:rsidRPr="00903DBA" w:rsidRDefault="0016661E" w:rsidP="0016661E">
      <w:pPr>
        <w:pStyle w:val="Code"/>
        <w:rPr>
          <w:highlight w:val="white"/>
        </w:rPr>
      </w:pPr>
      <w:r w:rsidRPr="00903DBA">
        <w:rPr>
          <w:highlight w:val="white"/>
        </w:rPr>
        <w:t xml:space="preserve">        new AssemblyCode(objectOp, operand0, operand1, operand2, size);</w:t>
      </w:r>
    </w:p>
    <w:p w14:paraId="4BBA35A0" w14:textId="77777777" w:rsidR="0016661E" w:rsidRPr="00903DBA" w:rsidRDefault="0016661E" w:rsidP="0016661E">
      <w:pPr>
        <w:pStyle w:val="Code"/>
        <w:rPr>
          <w:highlight w:val="white"/>
        </w:rPr>
      </w:pPr>
      <w:r w:rsidRPr="00903DBA">
        <w:rPr>
          <w:highlight w:val="white"/>
        </w:rPr>
        <w:t xml:space="preserve">      m_assemblyCodeList.Add(assemblyCode);</w:t>
      </w:r>
    </w:p>
    <w:p w14:paraId="41A814E4" w14:textId="77777777" w:rsidR="0016661E" w:rsidRPr="00903DBA" w:rsidRDefault="0016661E" w:rsidP="0016661E">
      <w:pPr>
        <w:pStyle w:val="Code"/>
        <w:rPr>
          <w:highlight w:val="white"/>
        </w:rPr>
      </w:pPr>
      <w:r w:rsidRPr="00903DBA">
        <w:rPr>
          <w:highlight w:val="white"/>
        </w:rPr>
        <w:t xml:space="preserve">      return assemblyCode;</w:t>
      </w:r>
    </w:p>
    <w:p w14:paraId="68363988" w14:textId="77777777" w:rsidR="0016661E" w:rsidRPr="00903DBA" w:rsidRDefault="0016661E" w:rsidP="0016661E">
      <w:pPr>
        <w:pStyle w:val="Code"/>
        <w:rPr>
          <w:highlight w:val="white"/>
        </w:rPr>
      </w:pPr>
      <w:r w:rsidRPr="00903DBA">
        <w:rPr>
          <w:highlight w:val="white"/>
        </w:rPr>
        <w:t xml:space="preserve">    }</w:t>
      </w:r>
    </w:p>
    <w:p w14:paraId="714761EC" w14:textId="6A116DAE" w:rsidR="00202633" w:rsidRPr="00903DBA" w:rsidRDefault="00202633" w:rsidP="00202633">
      <w:pPr>
        <w:rPr>
          <w:highlight w:val="white"/>
        </w:rPr>
      </w:pPr>
      <w:r w:rsidRPr="00903DBA">
        <w:rPr>
          <w:highlight w:val="white"/>
        </w:rPr>
        <w:t xml:space="preserve">The second </w:t>
      </w:r>
      <w:r w:rsidRPr="00903DBA">
        <w:rPr>
          <w:rStyle w:val="KeyWord0"/>
          <w:highlight w:val="white"/>
        </w:rPr>
        <w:t>AddAssemblyCode</w:t>
      </w:r>
      <w:r w:rsidRPr="00903DBA">
        <w:rPr>
          <w:highlight w:val="white"/>
        </w:rPr>
        <w:t xml:space="preserve"> method adds a new assembly instruction to the </w:t>
      </w:r>
      <w:r w:rsidR="009F5447" w:rsidRPr="00903DBA">
        <w:rPr>
          <w:highlight w:val="white"/>
        </w:rPr>
        <w:t xml:space="preserve">given </w:t>
      </w:r>
      <w:r w:rsidRPr="00903DBA">
        <w:rPr>
          <w:highlight w:val="white"/>
        </w:rPr>
        <w:t>assembly code list</w:t>
      </w:r>
      <w:r w:rsidR="009F5447" w:rsidRPr="00903DBA">
        <w:rPr>
          <w:highlight w:val="white"/>
        </w:rPr>
        <w:t>.</w:t>
      </w:r>
      <w:r w:rsidR="00A76A09" w:rsidRPr="00903DBA">
        <w:rPr>
          <w:highlight w:val="white"/>
        </w:rPr>
        <w:t xml:space="preserve"> </w:t>
      </w:r>
      <w:r w:rsidR="00741CEA" w:rsidRPr="00903DBA">
        <w:rPr>
          <w:highlight w:val="white"/>
        </w:rPr>
        <w:t>It</w:t>
      </w:r>
      <w:r w:rsidR="00A76A09" w:rsidRPr="00903DBA">
        <w:rPr>
          <w:highlight w:val="white"/>
        </w:rPr>
        <w:t xml:space="preserve"> is static and is called </w:t>
      </w:r>
      <w:r w:rsidR="00607EF0" w:rsidRPr="00903DBA">
        <w:rPr>
          <w:highlight w:val="white"/>
        </w:rPr>
        <w:t xml:space="preserve">when generating special assembly code, such as </w:t>
      </w:r>
      <w:r w:rsidR="0032579A" w:rsidRPr="00903DBA">
        <w:rPr>
          <w:highlight w:val="white"/>
        </w:rPr>
        <w:t xml:space="preserve">initialization code and </w:t>
      </w:r>
      <w:r w:rsidR="008D22C7" w:rsidRPr="00903DBA">
        <w:rPr>
          <w:highlight w:val="white"/>
        </w:rPr>
        <w:t xml:space="preserve">code for </w:t>
      </w:r>
      <w:r w:rsidR="0032579A" w:rsidRPr="00903DBA">
        <w:rPr>
          <w:highlight w:val="white"/>
        </w:rPr>
        <w:t xml:space="preserve">command </w:t>
      </w:r>
      <w:r w:rsidR="008D22C7" w:rsidRPr="00903DBA">
        <w:rPr>
          <w:highlight w:val="white"/>
        </w:rPr>
        <w:t>line arguments.</w:t>
      </w:r>
    </w:p>
    <w:p w14:paraId="180DEA3E" w14:textId="77777777" w:rsidR="0016661E" w:rsidRPr="00903DBA" w:rsidRDefault="0016661E" w:rsidP="0016661E">
      <w:pPr>
        <w:pStyle w:val="Code"/>
        <w:rPr>
          <w:highlight w:val="white"/>
        </w:rPr>
      </w:pPr>
      <w:r w:rsidRPr="00903DBA">
        <w:rPr>
          <w:highlight w:val="white"/>
        </w:rPr>
        <w:t xml:space="preserve">    public static AssemblyCode AddAssemblyCode(List&lt;AssemblyCode&gt; list,</w:t>
      </w:r>
    </w:p>
    <w:p w14:paraId="68E017D3" w14:textId="77777777" w:rsidR="0016661E" w:rsidRPr="00903DBA" w:rsidRDefault="0016661E" w:rsidP="0016661E">
      <w:pPr>
        <w:pStyle w:val="Code"/>
        <w:rPr>
          <w:highlight w:val="white"/>
        </w:rPr>
      </w:pPr>
      <w:r w:rsidRPr="00903DBA">
        <w:rPr>
          <w:highlight w:val="white"/>
        </w:rPr>
        <w:t xml:space="preserve">                    AssemblyOperator objectOp, object operand0 = null,</w:t>
      </w:r>
    </w:p>
    <w:p w14:paraId="15730B22" w14:textId="77777777" w:rsidR="008D196B" w:rsidRPr="00903DBA" w:rsidRDefault="0016661E" w:rsidP="0016661E">
      <w:pPr>
        <w:pStyle w:val="Code"/>
        <w:rPr>
          <w:highlight w:val="white"/>
        </w:rPr>
      </w:pPr>
      <w:r w:rsidRPr="00903DBA">
        <w:rPr>
          <w:highlight w:val="white"/>
        </w:rPr>
        <w:t xml:space="preserve">                    object operand1 = null, object operand2 = null</w:t>
      </w:r>
      <w:r w:rsidR="008D196B" w:rsidRPr="00903DBA">
        <w:rPr>
          <w:highlight w:val="white"/>
        </w:rPr>
        <w:t>,</w:t>
      </w:r>
    </w:p>
    <w:p w14:paraId="77FEE88B" w14:textId="4B76F8CF" w:rsidR="0016661E" w:rsidRPr="00903DBA" w:rsidRDefault="008D196B" w:rsidP="0016661E">
      <w:pPr>
        <w:pStyle w:val="Code"/>
        <w:rPr>
          <w:highlight w:val="white"/>
        </w:rPr>
      </w:pPr>
      <w:r w:rsidRPr="00903DBA">
        <w:rPr>
          <w:highlight w:val="white"/>
        </w:rPr>
        <w:t xml:space="preserve">                    int size = 0</w:t>
      </w:r>
      <w:r w:rsidR="0016661E" w:rsidRPr="00903DBA">
        <w:rPr>
          <w:highlight w:val="white"/>
        </w:rPr>
        <w:t>) {</w:t>
      </w:r>
    </w:p>
    <w:p w14:paraId="092C161C" w14:textId="77777777" w:rsidR="0016661E" w:rsidRPr="00903DBA" w:rsidRDefault="0016661E" w:rsidP="0016661E">
      <w:pPr>
        <w:pStyle w:val="Code"/>
        <w:rPr>
          <w:highlight w:val="white"/>
        </w:rPr>
      </w:pPr>
      <w:r w:rsidRPr="00903DBA">
        <w:rPr>
          <w:highlight w:val="white"/>
        </w:rPr>
        <w:t xml:space="preserve">      AssemblyCode assemblyCode =</w:t>
      </w:r>
    </w:p>
    <w:p w14:paraId="7B58DC27" w14:textId="420F06F6" w:rsidR="0016661E" w:rsidRPr="00903DBA" w:rsidRDefault="0016661E" w:rsidP="0016661E">
      <w:pPr>
        <w:pStyle w:val="Code"/>
        <w:rPr>
          <w:highlight w:val="white"/>
        </w:rPr>
      </w:pPr>
      <w:r w:rsidRPr="00903DBA">
        <w:rPr>
          <w:highlight w:val="white"/>
        </w:rPr>
        <w:t xml:space="preserve">        new AssemblyCode(objectOp, operand0, operand1, operand2</w:t>
      </w:r>
      <w:r w:rsidR="008D196B" w:rsidRPr="00903DBA">
        <w:rPr>
          <w:highlight w:val="white"/>
        </w:rPr>
        <w:t>, size</w:t>
      </w:r>
      <w:r w:rsidRPr="00903DBA">
        <w:rPr>
          <w:highlight w:val="white"/>
        </w:rPr>
        <w:t>);</w:t>
      </w:r>
    </w:p>
    <w:p w14:paraId="1B02B5E9" w14:textId="77777777" w:rsidR="0016661E" w:rsidRPr="00903DBA" w:rsidRDefault="0016661E" w:rsidP="0016661E">
      <w:pPr>
        <w:pStyle w:val="Code"/>
        <w:rPr>
          <w:highlight w:val="white"/>
        </w:rPr>
      </w:pPr>
      <w:r w:rsidRPr="00903DBA">
        <w:rPr>
          <w:highlight w:val="white"/>
        </w:rPr>
        <w:t xml:space="preserve">      list.Add(assemblyCode);</w:t>
      </w:r>
    </w:p>
    <w:p w14:paraId="52097B4B" w14:textId="77777777" w:rsidR="0016661E" w:rsidRPr="00903DBA" w:rsidRDefault="0016661E" w:rsidP="0016661E">
      <w:pPr>
        <w:pStyle w:val="Code"/>
        <w:rPr>
          <w:highlight w:val="white"/>
        </w:rPr>
      </w:pPr>
      <w:r w:rsidRPr="00903DBA">
        <w:rPr>
          <w:highlight w:val="white"/>
        </w:rPr>
        <w:t xml:space="preserve">      return assemblyCode;</w:t>
      </w:r>
    </w:p>
    <w:p w14:paraId="50CBC94E" w14:textId="77777777" w:rsidR="0016661E" w:rsidRPr="00903DBA" w:rsidRDefault="0016661E" w:rsidP="0016661E">
      <w:pPr>
        <w:pStyle w:val="Code"/>
        <w:rPr>
          <w:highlight w:val="white"/>
        </w:rPr>
      </w:pPr>
      <w:r w:rsidRPr="00903DBA">
        <w:rPr>
          <w:highlight w:val="white"/>
        </w:rPr>
        <w:t xml:space="preserve">    }</w:t>
      </w:r>
    </w:p>
    <w:p w14:paraId="1E454F38" w14:textId="0E0F1488" w:rsidR="0046489D" w:rsidRPr="00903DBA" w:rsidRDefault="0046489D" w:rsidP="003B440A">
      <w:pPr>
        <w:pStyle w:val="Rubrik3"/>
        <w:rPr>
          <w:highlight w:val="white"/>
        </w:rPr>
      </w:pPr>
      <w:bookmarkStart w:id="437" w:name="_Toc57656084"/>
      <w:r w:rsidRPr="00903DBA">
        <w:rPr>
          <w:highlight w:val="white"/>
        </w:rPr>
        <w:t xml:space="preserve">The </w:t>
      </w:r>
      <w:r w:rsidR="00FF0094" w:rsidRPr="00903DBA">
        <w:rPr>
          <w:highlight w:val="white"/>
        </w:rPr>
        <w:t>L</w:t>
      </w:r>
      <w:r w:rsidRPr="00903DBA">
        <w:rPr>
          <w:highlight w:val="white"/>
        </w:rPr>
        <w:t xml:space="preserve">ong </w:t>
      </w:r>
      <w:r w:rsidR="00FF0094" w:rsidRPr="00903DBA">
        <w:rPr>
          <w:highlight w:val="white"/>
        </w:rPr>
        <w:t>S</w:t>
      </w:r>
      <w:r w:rsidRPr="00903DBA">
        <w:rPr>
          <w:highlight w:val="white"/>
        </w:rPr>
        <w:t xml:space="preserve">witch </w:t>
      </w:r>
      <w:r w:rsidR="00FF0094" w:rsidRPr="00903DBA">
        <w:rPr>
          <w:highlight w:val="white"/>
        </w:rPr>
        <w:t>S</w:t>
      </w:r>
      <w:r w:rsidRPr="00903DBA">
        <w:rPr>
          <w:highlight w:val="white"/>
        </w:rPr>
        <w:t>tatement</w:t>
      </w:r>
      <w:bookmarkEnd w:id="437"/>
    </w:p>
    <w:p w14:paraId="51571483" w14:textId="71484D6E" w:rsidR="00D935A0" w:rsidRPr="00903DBA" w:rsidRDefault="008B2CCC" w:rsidP="008B2CCC">
      <w:pPr>
        <w:rPr>
          <w:highlight w:val="white"/>
        </w:rPr>
      </w:pPr>
      <w:r w:rsidRPr="00903DBA">
        <w:rPr>
          <w:highlight w:val="white"/>
        </w:rPr>
        <w:t xml:space="preserve">The constructor </w:t>
      </w:r>
      <w:r w:rsidR="00053383" w:rsidRPr="00903DBA">
        <w:rPr>
          <w:highlight w:val="white"/>
        </w:rPr>
        <w:t xml:space="preserve">iterates </w:t>
      </w:r>
      <w:r w:rsidR="004B61D4" w:rsidRPr="00903DBA">
        <w:rPr>
          <w:highlight w:val="white"/>
        </w:rPr>
        <w:t>through</w:t>
      </w:r>
      <w:r w:rsidR="00053383" w:rsidRPr="00903DBA">
        <w:rPr>
          <w:highlight w:val="white"/>
        </w:rPr>
        <w:t xml:space="preserve"> the middle code </w:t>
      </w:r>
      <w:r w:rsidR="00596410" w:rsidRPr="00903DBA">
        <w:rPr>
          <w:highlight w:val="white"/>
        </w:rPr>
        <w:t>list and</w:t>
      </w:r>
      <w:r w:rsidR="004B61D4" w:rsidRPr="00903DBA">
        <w:rPr>
          <w:highlight w:val="white"/>
        </w:rPr>
        <w:t xml:space="preserve"> calls an appropriate method for each kind of </w:t>
      </w:r>
      <w:r w:rsidR="002E0A43" w:rsidRPr="00903DBA">
        <w:rPr>
          <w:highlight w:val="white"/>
        </w:rPr>
        <w:t xml:space="preserve">middle code </w:t>
      </w:r>
      <w:r w:rsidR="004B61D4" w:rsidRPr="00903DBA">
        <w:rPr>
          <w:highlight w:val="white"/>
        </w:rPr>
        <w:t>instruction.</w:t>
      </w:r>
    </w:p>
    <w:p w14:paraId="140A848A" w14:textId="77777777" w:rsidR="00152B8E" w:rsidRPr="00903DBA" w:rsidRDefault="00152B8E" w:rsidP="00152B8E">
      <w:pPr>
        <w:pStyle w:val="Code"/>
        <w:rPr>
          <w:highlight w:val="white"/>
        </w:rPr>
      </w:pPr>
      <w:r w:rsidRPr="00903DBA">
        <w:rPr>
          <w:highlight w:val="white"/>
        </w:rPr>
        <w:t xml:space="preserve">    public void AssemblyCodeList(List&lt;MiddleCode&gt; middleCodeList){</w:t>
      </w:r>
    </w:p>
    <w:p w14:paraId="728B68CA" w14:textId="77777777" w:rsidR="00152B8E" w:rsidRPr="00903DBA" w:rsidRDefault="00152B8E" w:rsidP="00152B8E">
      <w:pPr>
        <w:pStyle w:val="Code"/>
        <w:rPr>
          <w:highlight w:val="white"/>
        </w:rPr>
      </w:pPr>
      <w:r w:rsidRPr="00903DBA">
        <w:rPr>
          <w:highlight w:val="white"/>
        </w:rPr>
        <w:t xml:space="preserve">      for (int middleIndex = 0; middleIndex &lt; middleCodeList.Count;</w:t>
      </w:r>
    </w:p>
    <w:p w14:paraId="693FF23C" w14:textId="77777777" w:rsidR="00152B8E" w:rsidRPr="00903DBA" w:rsidRDefault="00152B8E" w:rsidP="00152B8E">
      <w:pPr>
        <w:pStyle w:val="Code"/>
        <w:rPr>
          <w:highlight w:val="white"/>
        </w:rPr>
      </w:pPr>
      <w:r w:rsidRPr="00903DBA">
        <w:rPr>
          <w:highlight w:val="white"/>
        </w:rPr>
        <w:t xml:space="preserve">           ++middleIndex) {</w:t>
      </w:r>
    </w:p>
    <w:p w14:paraId="553CD484" w14:textId="77777777" w:rsidR="00152B8E" w:rsidRPr="00903DBA" w:rsidRDefault="00152B8E" w:rsidP="00152B8E">
      <w:pPr>
        <w:pStyle w:val="Code"/>
        <w:rPr>
          <w:highlight w:val="white"/>
        </w:rPr>
      </w:pPr>
      <w:r w:rsidRPr="00903DBA">
        <w:rPr>
          <w:highlight w:val="white"/>
        </w:rPr>
        <w:t xml:space="preserve">        MiddleCode middleCode = middleCodeList[middleIndex];</w:t>
      </w:r>
    </w:p>
    <w:p w14:paraId="19B1BB4D" w14:textId="77777777" w:rsidR="00152B8E" w:rsidRPr="00903DBA" w:rsidRDefault="00152B8E" w:rsidP="00152B8E">
      <w:pPr>
        <w:pStyle w:val="Code"/>
        <w:rPr>
          <w:highlight w:val="white"/>
        </w:rPr>
      </w:pPr>
      <w:r w:rsidRPr="00903DBA">
        <w:rPr>
          <w:highlight w:val="white"/>
        </w:rPr>
        <w:t xml:space="preserve">        AddAssemblyCode(AssemblyOperator.new_middle_code, middleIndex);</w:t>
      </w:r>
    </w:p>
    <w:p w14:paraId="2A3F0C65" w14:textId="1EFE2D14" w:rsidR="00D935A0" w:rsidRPr="00903DBA" w:rsidRDefault="00D77E69" w:rsidP="00D77E69">
      <w:pPr>
        <w:rPr>
          <w:highlight w:val="white"/>
        </w:rPr>
      </w:pPr>
      <w:r w:rsidRPr="00903DBA">
        <w:rPr>
          <w:highlight w:val="white"/>
        </w:rPr>
        <w:t xml:space="preserve">If the current function is not null (if the code </w:t>
      </w:r>
      <w:r w:rsidR="002F6544" w:rsidRPr="00903DBA">
        <w:rPr>
          <w:highlight w:val="white"/>
        </w:rPr>
        <w:t>is</w:t>
      </w:r>
      <w:r w:rsidR="005B4CB9">
        <w:rPr>
          <w:highlight w:val="white"/>
        </w:rPr>
        <w:t xml:space="preserve"> located</w:t>
      </w:r>
      <w:r w:rsidR="002F6544" w:rsidRPr="00903DBA">
        <w:rPr>
          <w:highlight w:val="white"/>
        </w:rPr>
        <w:t xml:space="preserve"> in</w:t>
      </w:r>
      <w:r w:rsidRPr="00903DBA">
        <w:rPr>
          <w:highlight w:val="white"/>
        </w:rPr>
        <w:t xml:space="preserve"> function scope rather global scope)</w:t>
      </w:r>
      <w:r w:rsidR="00C66325" w:rsidRPr="00903DBA">
        <w:rPr>
          <w:highlight w:val="white"/>
        </w:rPr>
        <w:t>, we add a label</w:t>
      </w:r>
      <w:r w:rsidR="002639AC">
        <w:rPr>
          <w:highlight w:val="white"/>
        </w:rPr>
        <w:t xml:space="preserve"> in order to make the assembly code more legible</w:t>
      </w:r>
      <w:r w:rsidR="00C66325" w:rsidRPr="00903DBA">
        <w:rPr>
          <w:highlight w:val="white"/>
        </w:rPr>
        <w:t xml:space="preserve">. If the middle code instruction is an initializer, </w:t>
      </w:r>
      <w:r w:rsidR="00B51A55" w:rsidRPr="00903DBA">
        <w:rPr>
          <w:highlight w:val="white"/>
        </w:rPr>
        <w:t>we just add a label with the text of the middle code instruction.</w:t>
      </w:r>
    </w:p>
    <w:p w14:paraId="0D4D2FA6" w14:textId="77777777" w:rsidR="00152B8E" w:rsidRPr="00903DBA" w:rsidRDefault="00152B8E" w:rsidP="00152B8E">
      <w:pPr>
        <w:pStyle w:val="Code"/>
        <w:rPr>
          <w:highlight w:val="white"/>
        </w:rPr>
      </w:pPr>
      <w:r w:rsidRPr="00903DBA">
        <w:rPr>
          <w:highlight w:val="white"/>
        </w:rPr>
        <w:t xml:space="preserve">        if (SymbolTable.CurrentFunction != null) {</w:t>
      </w:r>
    </w:p>
    <w:p w14:paraId="3B728C23" w14:textId="77777777" w:rsidR="00BB4AB4" w:rsidRPr="00903DBA" w:rsidRDefault="00152B8E" w:rsidP="00152B8E">
      <w:pPr>
        <w:pStyle w:val="Code"/>
        <w:rPr>
          <w:highlight w:val="white"/>
        </w:rPr>
      </w:pPr>
      <w:r w:rsidRPr="00903DBA">
        <w:rPr>
          <w:highlight w:val="white"/>
        </w:rPr>
        <w:t xml:space="preserve">          if </w:t>
      </w:r>
      <w:r w:rsidR="00BB4AB4" w:rsidRPr="00903DBA">
        <w:rPr>
          <w:highlight w:val="white"/>
        </w:rPr>
        <w:t>(</w:t>
      </w:r>
      <w:r w:rsidRPr="00903DBA">
        <w:rPr>
          <w:highlight w:val="white"/>
        </w:rPr>
        <w:t>(middleCode.Operator == MiddleOperator.Initializer)</w:t>
      </w:r>
      <w:r w:rsidR="00BB4AB4" w:rsidRPr="00903DBA">
        <w:rPr>
          <w:highlight w:val="white"/>
        </w:rPr>
        <w:t xml:space="preserve"> ||</w:t>
      </w:r>
    </w:p>
    <w:p w14:paraId="65299FCF" w14:textId="2551A388" w:rsidR="00152B8E" w:rsidRPr="00903DBA" w:rsidRDefault="00BB4AB4" w:rsidP="00152B8E">
      <w:pPr>
        <w:pStyle w:val="Code"/>
        <w:rPr>
          <w:highlight w:val="white"/>
        </w:rPr>
      </w:pPr>
      <w:r w:rsidRPr="00903DBA">
        <w:rPr>
          <w:highlight w:val="white"/>
        </w:rPr>
        <w:t xml:space="preserve">              (middleCode.Operator == MiddleOperator.Initializer</w:t>
      </w:r>
      <w:r w:rsidR="00FB50CE" w:rsidRPr="00903DBA">
        <w:rPr>
          <w:highlight w:val="white"/>
        </w:rPr>
        <w:t>Zero</w:t>
      </w:r>
      <w:r w:rsidRPr="00903DBA">
        <w:rPr>
          <w:highlight w:val="white"/>
        </w:rPr>
        <w:t>))</w:t>
      </w:r>
      <w:r w:rsidR="00152B8E" w:rsidRPr="00903DBA">
        <w:rPr>
          <w:highlight w:val="white"/>
        </w:rPr>
        <w:t xml:space="preserve"> {</w:t>
      </w:r>
    </w:p>
    <w:p w14:paraId="08E4C45C" w14:textId="77777777" w:rsidR="00152B8E" w:rsidRPr="00903DBA" w:rsidRDefault="00152B8E" w:rsidP="00152B8E">
      <w:pPr>
        <w:pStyle w:val="Code"/>
        <w:rPr>
          <w:highlight w:val="white"/>
        </w:rPr>
      </w:pPr>
      <w:r w:rsidRPr="00903DBA">
        <w:rPr>
          <w:highlight w:val="white"/>
        </w:rPr>
        <w:t xml:space="preserve">            AddAssemblyCode(AssemblyOperator.label, null,</w:t>
      </w:r>
    </w:p>
    <w:p w14:paraId="4B4DB013" w14:textId="77777777" w:rsidR="00152B8E" w:rsidRPr="00903DBA" w:rsidRDefault="00152B8E" w:rsidP="00152B8E">
      <w:pPr>
        <w:pStyle w:val="Code"/>
        <w:rPr>
          <w:highlight w:val="white"/>
        </w:rPr>
      </w:pPr>
      <w:r w:rsidRPr="00903DBA">
        <w:rPr>
          <w:highlight w:val="white"/>
        </w:rPr>
        <w:t xml:space="preserve">                            middleCode.ToString());</w:t>
      </w:r>
    </w:p>
    <w:p w14:paraId="7E689AA5" w14:textId="77777777" w:rsidR="00152B8E" w:rsidRPr="00903DBA" w:rsidRDefault="00152B8E" w:rsidP="00152B8E">
      <w:pPr>
        <w:pStyle w:val="Code"/>
        <w:rPr>
          <w:highlight w:val="white"/>
        </w:rPr>
      </w:pPr>
      <w:r w:rsidRPr="00903DBA">
        <w:rPr>
          <w:highlight w:val="white"/>
        </w:rPr>
        <w:t xml:space="preserve">          }</w:t>
      </w:r>
    </w:p>
    <w:p w14:paraId="681EFEAA" w14:textId="163BC01F" w:rsidR="00C66325" w:rsidRPr="00903DBA" w:rsidRDefault="00C66325" w:rsidP="00515D56">
      <w:pPr>
        <w:rPr>
          <w:highlight w:val="white"/>
        </w:rPr>
      </w:pPr>
      <w:r w:rsidRPr="00903DBA">
        <w:rPr>
          <w:highlight w:val="white"/>
        </w:rPr>
        <w:t xml:space="preserve">If the </w:t>
      </w:r>
      <w:r w:rsidR="00B83B74" w:rsidRPr="00903DBA">
        <w:rPr>
          <w:highlight w:val="white"/>
        </w:rPr>
        <w:t xml:space="preserve">middle code instruction is not </w:t>
      </w:r>
      <w:r w:rsidR="001811B8" w:rsidRPr="00903DBA">
        <w:rPr>
          <w:highlight w:val="white"/>
        </w:rPr>
        <w:t xml:space="preserve">an initializer, we add a label with the unique name of the function. If the middle code index is greater the zero, we also add </w:t>
      </w:r>
      <w:r w:rsidR="005A671D" w:rsidRPr="00903DBA">
        <w:rPr>
          <w:highlight w:val="white"/>
        </w:rPr>
        <w:t>it to the label.</w:t>
      </w:r>
    </w:p>
    <w:p w14:paraId="1E8D2FB7" w14:textId="77777777" w:rsidR="00152B8E" w:rsidRPr="00903DBA" w:rsidRDefault="00152B8E" w:rsidP="00152B8E">
      <w:pPr>
        <w:pStyle w:val="Code"/>
        <w:rPr>
          <w:highlight w:val="white"/>
        </w:rPr>
      </w:pPr>
      <w:r w:rsidRPr="00903DBA">
        <w:rPr>
          <w:highlight w:val="white"/>
        </w:rPr>
        <w:t xml:space="preserve">          else {</w:t>
      </w:r>
    </w:p>
    <w:p w14:paraId="296C4936" w14:textId="77777777" w:rsidR="00152B8E" w:rsidRPr="00903DBA" w:rsidRDefault="00152B8E" w:rsidP="00152B8E">
      <w:pPr>
        <w:pStyle w:val="Code"/>
        <w:rPr>
          <w:highlight w:val="white"/>
        </w:rPr>
      </w:pPr>
      <w:r w:rsidRPr="00903DBA">
        <w:rPr>
          <w:highlight w:val="white"/>
        </w:rPr>
        <w:t xml:space="preserve">            string label = SymbolTable.CurrentFunction.UniqueName;</w:t>
      </w:r>
    </w:p>
    <w:p w14:paraId="3A416C44" w14:textId="77777777" w:rsidR="00152B8E" w:rsidRPr="00903DBA" w:rsidRDefault="00152B8E" w:rsidP="00152B8E">
      <w:pPr>
        <w:pStyle w:val="Code"/>
        <w:rPr>
          <w:highlight w:val="white"/>
        </w:rPr>
      </w:pPr>
      <w:r w:rsidRPr="00903DBA">
        <w:rPr>
          <w:highlight w:val="white"/>
        </w:rPr>
        <w:t xml:space="preserve">            </w:t>
      </w:r>
    </w:p>
    <w:p w14:paraId="7AE349C3" w14:textId="77777777" w:rsidR="00152B8E" w:rsidRPr="00903DBA" w:rsidRDefault="00152B8E" w:rsidP="00152B8E">
      <w:pPr>
        <w:pStyle w:val="Code"/>
        <w:rPr>
          <w:highlight w:val="white"/>
        </w:rPr>
      </w:pPr>
      <w:r w:rsidRPr="00903DBA">
        <w:rPr>
          <w:highlight w:val="white"/>
        </w:rPr>
        <w:t xml:space="preserve">            if (middleIndex &gt; 0) {</w:t>
      </w:r>
    </w:p>
    <w:p w14:paraId="7C91AE9B" w14:textId="77777777" w:rsidR="00152B8E" w:rsidRPr="00903DBA" w:rsidRDefault="00152B8E" w:rsidP="00152B8E">
      <w:pPr>
        <w:pStyle w:val="Code"/>
        <w:rPr>
          <w:highlight w:val="white"/>
        </w:rPr>
      </w:pPr>
      <w:r w:rsidRPr="00903DBA">
        <w:rPr>
          <w:highlight w:val="white"/>
        </w:rPr>
        <w:t xml:space="preserve">              label += Symbol.SeparatorId + middleIndex;</w:t>
      </w:r>
    </w:p>
    <w:p w14:paraId="7BE45861" w14:textId="77777777" w:rsidR="00152B8E" w:rsidRPr="00903DBA" w:rsidRDefault="00152B8E" w:rsidP="00152B8E">
      <w:pPr>
        <w:pStyle w:val="Code"/>
        <w:rPr>
          <w:highlight w:val="white"/>
        </w:rPr>
      </w:pPr>
      <w:r w:rsidRPr="00903DBA">
        <w:rPr>
          <w:highlight w:val="white"/>
        </w:rPr>
        <w:lastRenderedPageBreak/>
        <w:t xml:space="preserve">            }</w:t>
      </w:r>
    </w:p>
    <w:p w14:paraId="021F8CFC" w14:textId="77777777" w:rsidR="00152B8E" w:rsidRPr="00903DBA" w:rsidRDefault="00152B8E" w:rsidP="00152B8E">
      <w:pPr>
        <w:pStyle w:val="Code"/>
        <w:rPr>
          <w:highlight w:val="white"/>
        </w:rPr>
      </w:pPr>
      <w:r w:rsidRPr="00903DBA">
        <w:rPr>
          <w:highlight w:val="white"/>
        </w:rPr>
        <w:t xml:space="preserve">            </w:t>
      </w:r>
    </w:p>
    <w:p w14:paraId="0F7049E2" w14:textId="77777777" w:rsidR="00152B8E" w:rsidRPr="00903DBA" w:rsidRDefault="00152B8E" w:rsidP="00152B8E">
      <w:pPr>
        <w:pStyle w:val="Code"/>
        <w:rPr>
          <w:highlight w:val="white"/>
        </w:rPr>
      </w:pPr>
      <w:r w:rsidRPr="00903DBA">
        <w:rPr>
          <w:highlight w:val="white"/>
        </w:rPr>
        <w:t xml:space="preserve">            AddAssemblyCode(AssemblyOperator.label, label,</w:t>
      </w:r>
    </w:p>
    <w:p w14:paraId="61CF2EA1" w14:textId="77777777" w:rsidR="00152B8E" w:rsidRPr="00903DBA" w:rsidRDefault="00152B8E" w:rsidP="00152B8E">
      <w:pPr>
        <w:pStyle w:val="Code"/>
        <w:rPr>
          <w:highlight w:val="white"/>
        </w:rPr>
      </w:pPr>
      <w:r w:rsidRPr="00903DBA">
        <w:rPr>
          <w:highlight w:val="white"/>
        </w:rPr>
        <w:t xml:space="preserve">                            middleCode.ToString());</w:t>
      </w:r>
    </w:p>
    <w:p w14:paraId="643CCAED" w14:textId="77777777" w:rsidR="00152B8E" w:rsidRPr="00903DBA" w:rsidRDefault="00152B8E" w:rsidP="00152B8E">
      <w:pPr>
        <w:pStyle w:val="Code"/>
        <w:rPr>
          <w:highlight w:val="white"/>
        </w:rPr>
      </w:pPr>
      <w:r w:rsidRPr="00903DBA">
        <w:rPr>
          <w:highlight w:val="white"/>
        </w:rPr>
        <w:t xml:space="preserve">          }</w:t>
      </w:r>
    </w:p>
    <w:p w14:paraId="0B41CA48" w14:textId="77777777" w:rsidR="00152B8E" w:rsidRPr="00903DBA" w:rsidRDefault="00152B8E" w:rsidP="00152B8E">
      <w:pPr>
        <w:pStyle w:val="Code"/>
        <w:rPr>
          <w:highlight w:val="white"/>
        </w:rPr>
      </w:pPr>
      <w:r w:rsidRPr="00903DBA">
        <w:rPr>
          <w:highlight w:val="white"/>
        </w:rPr>
        <w:t xml:space="preserve">        }</w:t>
      </w:r>
    </w:p>
    <w:p w14:paraId="2AEE4CCA" w14:textId="15D23C41" w:rsidR="00D935A0" w:rsidRPr="00903DBA" w:rsidRDefault="00B36515" w:rsidP="00B36515">
      <w:pPr>
        <w:rPr>
          <w:highlight w:val="white"/>
        </w:rPr>
      </w:pPr>
      <w:r w:rsidRPr="00903DBA">
        <w:rPr>
          <w:highlight w:val="white"/>
        </w:rPr>
        <w:t xml:space="preserve">Now follows </w:t>
      </w:r>
      <w:r w:rsidR="00596410" w:rsidRPr="00903DBA">
        <w:rPr>
          <w:highlight w:val="white"/>
        </w:rPr>
        <w:t>the</w:t>
      </w:r>
      <w:r w:rsidRPr="00903DBA">
        <w:rPr>
          <w:highlight w:val="white"/>
        </w:rPr>
        <w:t xml:space="preserve"> long switch statement, where each middle code instruction is matched to a function call</w:t>
      </w:r>
      <w:r w:rsidR="00032DEE" w:rsidRPr="00903DBA">
        <w:rPr>
          <w:highlight w:val="white"/>
        </w:rPr>
        <w:t xml:space="preserve"> that generates the </w:t>
      </w:r>
      <w:r w:rsidR="002F6544" w:rsidRPr="00903DBA">
        <w:rPr>
          <w:highlight w:val="white"/>
        </w:rPr>
        <w:t xml:space="preserve">corresponding </w:t>
      </w:r>
      <w:r w:rsidR="00032DEE" w:rsidRPr="00903DBA">
        <w:rPr>
          <w:highlight w:val="white"/>
        </w:rPr>
        <w:t>assembly code.</w:t>
      </w:r>
    </w:p>
    <w:p w14:paraId="2DD791BC" w14:textId="77777777" w:rsidR="00152B8E" w:rsidRPr="00903DBA" w:rsidRDefault="00152B8E" w:rsidP="00D851A7">
      <w:pPr>
        <w:pStyle w:val="Code"/>
        <w:rPr>
          <w:highlight w:val="white"/>
        </w:rPr>
      </w:pPr>
      <w:r w:rsidRPr="00903DBA">
        <w:rPr>
          <w:highlight w:val="white"/>
        </w:rPr>
        <w:t xml:space="preserve">        switch (middleCode.Operator) {</w:t>
      </w:r>
    </w:p>
    <w:p w14:paraId="41FEB60F" w14:textId="77777777" w:rsidR="00152B8E" w:rsidRPr="00903DBA" w:rsidRDefault="00152B8E" w:rsidP="00D851A7">
      <w:pPr>
        <w:pStyle w:val="Code"/>
        <w:rPr>
          <w:highlight w:val="white"/>
        </w:rPr>
      </w:pPr>
      <w:r w:rsidRPr="00903DBA">
        <w:rPr>
          <w:highlight w:val="white"/>
        </w:rPr>
        <w:t xml:space="preserve">          case MiddleOperator.CallHeader:</w:t>
      </w:r>
    </w:p>
    <w:p w14:paraId="639B3257" w14:textId="645661DB" w:rsidR="00152B8E" w:rsidRPr="00903DBA" w:rsidRDefault="00152B8E" w:rsidP="00D851A7">
      <w:pPr>
        <w:pStyle w:val="Code"/>
        <w:rPr>
          <w:highlight w:val="white"/>
        </w:rPr>
      </w:pPr>
      <w:r w:rsidRPr="00903DBA">
        <w:rPr>
          <w:highlight w:val="white"/>
        </w:rPr>
        <w:t xml:space="preserve">            </w:t>
      </w:r>
      <w:r w:rsidR="00976B44" w:rsidRPr="00903DBA">
        <w:rPr>
          <w:highlight w:val="white"/>
        </w:rPr>
        <w:t>FunctionPreCall</w:t>
      </w:r>
      <w:r w:rsidRPr="00903DBA">
        <w:rPr>
          <w:highlight w:val="white"/>
        </w:rPr>
        <w:t>(middleCode);</w:t>
      </w:r>
    </w:p>
    <w:p w14:paraId="53E72C17" w14:textId="77777777" w:rsidR="00152B8E" w:rsidRPr="00903DBA" w:rsidRDefault="00152B8E" w:rsidP="00D851A7">
      <w:pPr>
        <w:pStyle w:val="Code"/>
        <w:rPr>
          <w:highlight w:val="white"/>
        </w:rPr>
      </w:pPr>
      <w:r w:rsidRPr="00903DBA">
        <w:rPr>
          <w:highlight w:val="white"/>
        </w:rPr>
        <w:t xml:space="preserve">            break;</w:t>
      </w:r>
    </w:p>
    <w:p w14:paraId="66934B31" w14:textId="77777777" w:rsidR="00152B8E" w:rsidRPr="00903DBA" w:rsidRDefault="00152B8E" w:rsidP="00D851A7">
      <w:pPr>
        <w:pStyle w:val="Code"/>
        <w:rPr>
          <w:highlight w:val="white"/>
        </w:rPr>
      </w:pPr>
    </w:p>
    <w:p w14:paraId="3BB872AA" w14:textId="77777777" w:rsidR="00152B8E" w:rsidRPr="00903DBA" w:rsidRDefault="00152B8E" w:rsidP="00D851A7">
      <w:pPr>
        <w:pStyle w:val="Code"/>
        <w:rPr>
          <w:highlight w:val="white"/>
        </w:rPr>
      </w:pPr>
      <w:r w:rsidRPr="00903DBA">
        <w:rPr>
          <w:highlight w:val="white"/>
        </w:rPr>
        <w:t xml:space="preserve">          case MiddleOperator.Call:</w:t>
      </w:r>
    </w:p>
    <w:p w14:paraId="2E13B1C2" w14:textId="77777777" w:rsidR="00152B8E" w:rsidRPr="00903DBA" w:rsidRDefault="00152B8E" w:rsidP="00D851A7">
      <w:pPr>
        <w:pStyle w:val="Code"/>
        <w:rPr>
          <w:highlight w:val="white"/>
        </w:rPr>
      </w:pPr>
      <w:r w:rsidRPr="00903DBA">
        <w:rPr>
          <w:highlight w:val="white"/>
        </w:rPr>
        <w:t xml:space="preserve">            FunctionCall(middleCode, middleIndex);</w:t>
      </w:r>
    </w:p>
    <w:p w14:paraId="44973CB0" w14:textId="77777777" w:rsidR="00152B8E" w:rsidRPr="00903DBA" w:rsidRDefault="00152B8E" w:rsidP="00D851A7">
      <w:pPr>
        <w:pStyle w:val="Code"/>
        <w:rPr>
          <w:highlight w:val="white"/>
        </w:rPr>
      </w:pPr>
      <w:r w:rsidRPr="00903DBA">
        <w:rPr>
          <w:highlight w:val="white"/>
        </w:rPr>
        <w:t xml:space="preserve">            break;</w:t>
      </w:r>
    </w:p>
    <w:p w14:paraId="79000446" w14:textId="77777777" w:rsidR="00152B8E" w:rsidRPr="00903DBA" w:rsidRDefault="00152B8E" w:rsidP="00D851A7">
      <w:pPr>
        <w:pStyle w:val="Code"/>
        <w:rPr>
          <w:highlight w:val="white"/>
        </w:rPr>
      </w:pPr>
    </w:p>
    <w:p w14:paraId="10B0F78E" w14:textId="77777777" w:rsidR="00152B8E" w:rsidRPr="00903DBA" w:rsidRDefault="00152B8E" w:rsidP="00D851A7">
      <w:pPr>
        <w:pStyle w:val="Code"/>
        <w:rPr>
          <w:highlight w:val="white"/>
        </w:rPr>
      </w:pPr>
      <w:r w:rsidRPr="00903DBA">
        <w:rPr>
          <w:highlight w:val="white"/>
        </w:rPr>
        <w:t xml:space="preserve">          case MiddleOperator.PostCall:</w:t>
      </w:r>
    </w:p>
    <w:p w14:paraId="7015BB74" w14:textId="77777777" w:rsidR="00152B8E" w:rsidRPr="00903DBA" w:rsidRDefault="00152B8E" w:rsidP="00D851A7">
      <w:pPr>
        <w:pStyle w:val="Code"/>
        <w:rPr>
          <w:highlight w:val="white"/>
        </w:rPr>
      </w:pPr>
      <w:r w:rsidRPr="00903DBA">
        <w:rPr>
          <w:highlight w:val="white"/>
        </w:rPr>
        <w:t xml:space="preserve">            FunctionPostCall(middleCode);</w:t>
      </w:r>
    </w:p>
    <w:p w14:paraId="0CC54C2D" w14:textId="77777777" w:rsidR="00152B8E" w:rsidRPr="00903DBA" w:rsidRDefault="00152B8E" w:rsidP="00D851A7">
      <w:pPr>
        <w:pStyle w:val="Code"/>
        <w:rPr>
          <w:highlight w:val="white"/>
        </w:rPr>
      </w:pPr>
      <w:r w:rsidRPr="00903DBA">
        <w:rPr>
          <w:highlight w:val="white"/>
        </w:rPr>
        <w:t xml:space="preserve">            break;</w:t>
      </w:r>
    </w:p>
    <w:p w14:paraId="080817B8" w14:textId="77777777" w:rsidR="00152B8E" w:rsidRPr="00903DBA" w:rsidRDefault="00152B8E" w:rsidP="00A06C14">
      <w:pPr>
        <w:pStyle w:val="Code"/>
        <w:rPr>
          <w:highlight w:val="white"/>
        </w:rPr>
      </w:pPr>
    </w:p>
    <w:p w14:paraId="1399BFCD" w14:textId="77777777" w:rsidR="00A06C14" w:rsidRPr="00903DBA" w:rsidRDefault="00A06C14" w:rsidP="00A06C14">
      <w:pPr>
        <w:pStyle w:val="Code"/>
        <w:rPr>
          <w:highlight w:val="white"/>
        </w:rPr>
      </w:pPr>
      <w:r w:rsidRPr="00903DBA">
        <w:rPr>
          <w:highlight w:val="white"/>
        </w:rPr>
        <w:t xml:space="preserve">          case MiddleOperator.Return:</w:t>
      </w:r>
    </w:p>
    <w:p w14:paraId="0C5FD3F9" w14:textId="77777777" w:rsidR="00A06C14" w:rsidRPr="00903DBA" w:rsidRDefault="00A06C14" w:rsidP="00A06C14">
      <w:pPr>
        <w:pStyle w:val="Code"/>
        <w:rPr>
          <w:highlight w:val="white"/>
        </w:rPr>
      </w:pPr>
      <w:r w:rsidRPr="00903DBA">
        <w:rPr>
          <w:highlight w:val="white"/>
        </w:rPr>
        <w:t xml:space="preserve">            Return(middleCode, middleIndex);</w:t>
      </w:r>
    </w:p>
    <w:p w14:paraId="5353A949" w14:textId="77777777" w:rsidR="00A06C14" w:rsidRPr="00903DBA" w:rsidRDefault="00A06C14" w:rsidP="00A06C14">
      <w:pPr>
        <w:pStyle w:val="Code"/>
        <w:rPr>
          <w:highlight w:val="white"/>
        </w:rPr>
      </w:pPr>
      <w:r w:rsidRPr="00903DBA">
        <w:rPr>
          <w:highlight w:val="white"/>
        </w:rPr>
        <w:t xml:space="preserve">            break;</w:t>
      </w:r>
    </w:p>
    <w:p w14:paraId="4B922757" w14:textId="77777777" w:rsidR="00A06C14" w:rsidRPr="00903DBA" w:rsidRDefault="00A06C14" w:rsidP="00A06C14">
      <w:pPr>
        <w:pStyle w:val="Code"/>
        <w:rPr>
          <w:highlight w:val="white"/>
        </w:rPr>
      </w:pPr>
    </w:p>
    <w:p w14:paraId="40FC1BEF" w14:textId="77777777" w:rsidR="00A06C14" w:rsidRPr="00903DBA" w:rsidRDefault="00A06C14" w:rsidP="00A06C14">
      <w:pPr>
        <w:pStyle w:val="Code"/>
        <w:rPr>
          <w:highlight w:val="white"/>
        </w:rPr>
      </w:pPr>
      <w:r w:rsidRPr="00903DBA">
        <w:rPr>
          <w:highlight w:val="white"/>
        </w:rPr>
        <w:t xml:space="preserve">          case MiddleOperator.Exit:</w:t>
      </w:r>
    </w:p>
    <w:p w14:paraId="22C865CF" w14:textId="77777777" w:rsidR="00A06C14" w:rsidRPr="00903DBA" w:rsidRDefault="00A06C14" w:rsidP="00A06C14">
      <w:pPr>
        <w:pStyle w:val="Code"/>
        <w:rPr>
          <w:highlight w:val="white"/>
        </w:rPr>
      </w:pPr>
      <w:r w:rsidRPr="00903DBA">
        <w:rPr>
          <w:highlight w:val="white"/>
        </w:rPr>
        <w:t xml:space="preserve">            Exit(middleCode);</w:t>
      </w:r>
    </w:p>
    <w:p w14:paraId="7CF682B3" w14:textId="77777777" w:rsidR="00A06C14" w:rsidRPr="00903DBA" w:rsidRDefault="00A06C14" w:rsidP="00A06C14">
      <w:pPr>
        <w:pStyle w:val="Code"/>
        <w:rPr>
          <w:highlight w:val="white"/>
        </w:rPr>
      </w:pPr>
      <w:r w:rsidRPr="00903DBA">
        <w:rPr>
          <w:highlight w:val="white"/>
        </w:rPr>
        <w:t xml:space="preserve">            break;</w:t>
      </w:r>
    </w:p>
    <w:p w14:paraId="434689AB" w14:textId="77777777" w:rsidR="00152B8E" w:rsidRPr="00903DBA" w:rsidRDefault="00152B8E" w:rsidP="00A06C14">
      <w:pPr>
        <w:pStyle w:val="Code"/>
        <w:rPr>
          <w:highlight w:val="white"/>
        </w:rPr>
      </w:pPr>
    </w:p>
    <w:p w14:paraId="50E8CB75" w14:textId="7A3B0FD9" w:rsidR="00152B8E" w:rsidRPr="00903DBA" w:rsidRDefault="00152B8E" w:rsidP="00D851A7">
      <w:pPr>
        <w:pStyle w:val="Code"/>
        <w:rPr>
          <w:highlight w:val="white"/>
        </w:rPr>
      </w:pPr>
      <w:r w:rsidRPr="00903DBA">
        <w:rPr>
          <w:highlight w:val="white"/>
        </w:rPr>
        <w:t xml:space="preserve">          case MiddleOperator.</w:t>
      </w:r>
      <w:r w:rsidR="00C0170C">
        <w:rPr>
          <w:highlight w:val="white"/>
        </w:rPr>
        <w:t>Jump</w:t>
      </w:r>
      <w:r w:rsidRPr="00903DBA">
        <w:rPr>
          <w:highlight w:val="white"/>
        </w:rPr>
        <w:t>:</w:t>
      </w:r>
    </w:p>
    <w:p w14:paraId="0DD22432" w14:textId="7C158DA3" w:rsidR="00152B8E" w:rsidRPr="00903DBA" w:rsidRDefault="00152B8E" w:rsidP="00D851A7">
      <w:pPr>
        <w:pStyle w:val="Code"/>
        <w:rPr>
          <w:highlight w:val="white"/>
        </w:rPr>
      </w:pPr>
      <w:r w:rsidRPr="00903DBA">
        <w:rPr>
          <w:highlight w:val="white"/>
        </w:rPr>
        <w:t xml:space="preserve">            </w:t>
      </w:r>
      <w:r w:rsidR="00C0170C">
        <w:rPr>
          <w:highlight w:val="white"/>
        </w:rPr>
        <w:t>Jump</w:t>
      </w:r>
      <w:r w:rsidRPr="00903DBA">
        <w:rPr>
          <w:highlight w:val="white"/>
        </w:rPr>
        <w:t>(middleCode);</w:t>
      </w:r>
    </w:p>
    <w:p w14:paraId="51C339BA" w14:textId="77777777" w:rsidR="00152B8E" w:rsidRPr="00903DBA" w:rsidRDefault="00152B8E" w:rsidP="00D851A7">
      <w:pPr>
        <w:pStyle w:val="Code"/>
        <w:rPr>
          <w:highlight w:val="white"/>
        </w:rPr>
      </w:pPr>
      <w:r w:rsidRPr="00903DBA">
        <w:rPr>
          <w:highlight w:val="white"/>
        </w:rPr>
        <w:t xml:space="preserve">            break;</w:t>
      </w:r>
    </w:p>
    <w:p w14:paraId="498A6AD0" w14:textId="77777777" w:rsidR="00152B8E" w:rsidRPr="00903DBA" w:rsidRDefault="00152B8E" w:rsidP="00D851A7">
      <w:pPr>
        <w:pStyle w:val="Code"/>
        <w:rPr>
          <w:highlight w:val="white"/>
        </w:rPr>
      </w:pPr>
    </w:p>
    <w:p w14:paraId="5E308A06" w14:textId="77777777" w:rsidR="00152B8E" w:rsidRPr="00903DBA" w:rsidRDefault="00152B8E" w:rsidP="00D851A7">
      <w:pPr>
        <w:pStyle w:val="Code"/>
        <w:rPr>
          <w:highlight w:val="white"/>
        </w:rPr>
      </w:pPr>
      <w:r w:rsidRPr="00903DBA">
        <w:rPr>
          <w:highlight w:val="white"/>
        </w:rPr>
        <w:t xml:space="preserve">          case MiddleOperator.AssignRegister:</w:t>
      </w:r>
    </w:p>
    <w:p w14:paraId="072BE791" w14:textId="77777777" w:rsidR="00152B8E" w:rsidRPr="00903DBA" w:rsidRDefault="00152B8E" w:rsidP="00D851A7">
      <w:pPr>
        <w:pStyle w:val="Code"/>
        <w:rPr>
          <w:highlight w:val="white"/>
        </w:rPr>
      </w:pPr>
      <w:r w:rsidRPr="00903DBA">
        <w:rPr>
          <w:highlight w:val="white"/>
        </w:rPr>
        <w:t xml:space="preserve">            LoadToRegister(middleCode);</w:t>
      </w:r>
    </w:p>
    <w:p w14:paraId="3A5F61EB" w14:textId="77777777" w:rsidR="00152B8E" w:rsidRPr="00903DBA" w:rsidRDefault="00152B8E" w:rsidP="00D851A7">
      <w:pPr>
        <w:pStyle w:val="Code"/>
        <w:rPr>
          <w:highlight w:val="white"/>
        </w:rPr>
      </w:pPr>
      <w:r w:rsidRPr="00903DBA">
        <w:rPr>
          <w:highlight w:val="white"/>
        </w:rPr>
        <w:t xml:space="preserve">            break;</w:t>
      </w:r>
    </w:p>
    <w:p w14:paraId="783C4FB5" w14:textId="77777777" w:rsidR="00152B8E" w:rsidRPr="00903DBA" w:rsidRDefault="00152B8E" w:rsidP="00D851A7">
      <w:pPr>
        <w:pStyle w:val="Code"/>
        <w:rPr>
          <w:highlight w:val="white"/>
        </w:rPr>
      </w:pPr>
    </w:p>
    <w:p w14:paraId="3CCABCB4" w14:textId="77777777" w:rsidR="00152B8E" w:rsidRPr="00903DBA" w:rsidRDefault="00152B8E" w:rsidP="00D851A7">
      <w:pPr>
        <w:pStyle w:val="Code"/>
        <w:rPr>
          <w:highlight w:val="white"/>
        </w:rPr>
      </w:pPr>
      <w:r w:rsidRPr="00903DBA">
        <w:rPr>
          <w:highlight w:val="white"/>
        </w:rPr>
        <w:t xml:space="preserve">          case MiddleOperator.InspectRegister:</w:t>
      </w:r>
    </w:p>
    <w:p w14:paraId="48B6193C" w14:textId="77777777" w:rsidR="00152B8E" w:rsidRPr="00903DBA" w:rsidRDefault="00152B8E" w:rsidP="00D851A7">
      <w:pPr>
        <w:pStyle w:val="Code"/>
        <w:rPr>
          <w:highlight w:val="white"/>
        </w:rPr>
      </w:pPr>
      <w:r w:rsidRPr="00903DBA">
        <w:rPr>
          <w:highlight w:val="white"/>
        </w:rPr>
        <w:t xml:space="preserve">            InspectRegister(middleCode);</w:t>
      </w:r>
    </w:p>
    <w:p w14:paraId="0CF2F674" w14:textId="77777777" w:rsidR="00152B8E" w:rsidRPr="00903DBA" w:rsidRDefault="00152B8E" w:rsidP="00D851A7">
      <w:pPr>
        <w:pStyle w:val="Code"/>
        <w:rPr>
          <w:highlight w:val="white"/>
        </w:rPr>
      </w:pPr>
      <w:r w:rsidRPr="00903DBA">
        <w:rPr>
          <w:highlight w:val="white"/>
        </w:rPr>
        <w:t xml:space="preserve">            break;</w:t>
      </w:r>
    </w:p>
    <w:p w14:paraId="5FE589F2" w14:textId="77777777" w:rsidR="00152B8E" w:rsidRPr="00903DBA" w:rsidRDefault="00152B8E" w:rsidP="00D851A7">
      <w:pPr>
        <w:pStyle w:val="Code"/>
        <w:rPr>
          <w:highlight w:val="white"/>
        </w:rPr>
      </w:pPr>
    </w:p>
    <w:p w14:paraId="03E9DF89" w14:textId="77777777" w:rsidR="00152B8E" w:rsidRPr="00903DBA" w:rsidRDefault="00152B8E" w:rsidP="00D851A7">
      <w:pPr>
        <w:pStyle w:val="Code"/>
        <w:rPr>
          <w:highlight w:val="white"/>
        </w:rPr>
      </w:pPr>
      <w:r w:rsidRPr="00903DBA">
        <w:rPr>
          <w:highlight w:val="white"/>
        </w:rPr>
        <w:t xml:space="preserve">          case MiddleOperator.JumpRegister:</w:t>
      </w:r>
    </w:p>
    <w:p w14:paraId="3E313D59" w14:textId="77777777" w:rsidR="00152B8E" w:rsidRPr="00903DBA" w:rsidRDefault="00152B8E" w:rsidP="00D851A7">
      <w:pPr>
        <w:pStyle w:val="Code"/>
        <w:rPr>
          <w:highlight w:val="white"/>
        </w:rPr>
      </w:pPr>
      <w:r w:rsidRPr="00903DBA">
        <w:rPr>
          <w:highlight w:val="white"/>
        </w:rPr>
        <w:t xml:space="preserve">            JumpToRegister(middleCode);</w:t>
      </w:r>
    </w:p>
    <w:p w14:paraId="020B4A1D" w14:textId="77777777" w:rsidR="00152B8E" w:rsidRPr="00903DBA" w:rsidRDefault="00152B8E" w:rsidP="00D851A7">
      <w:pPr>
        <w:pStyle w:val="Code"/>
        <w:rPr>
          <w:highlight w:val="white"/>
        </w:rPr>
      </w:pPr>
      <w:r w:rsidRPr="00903DBA">
        <w:rPr>
          <w:highlight w:val="white"/>
        </w:rPr>
        <w:t xml:space="preserve">            break;</w:t>
      </w:r>
    </w:p>
    <w:p w14:paraId="0626F8A8" w14:textId="77777777" w:rsidR="00152B8E" w:rsidRPr="00903DBA" w:rsidRDefault="00152B8E" w:rsidP="00D851A7">
      <w:pPr>
        <w:pStyle w:val="Code"/>
        <w:rPr>
          <w:highlight w:val="white"/>
        </w:rPr>
      </w:pPr>
    </w:p>
    <w:p w14:paraId="201DE867" w14:textId="77777777" w:rsidR="00152B8E" w:rsidRPr="00903DBA" w:rsidRDefault="00152B8E" w:rsidP="00D851A7">
      <w:pPr>
        <w:pStyle w:val="Code"/>
        <w:rPr>
          <w:highlight w:val="white"/>
        </w:rPr>
      </w:pPr>
      <w:r w:rsidRPr="00903DBA">
        <w:rPr>
          <w:highlight w:val="white"/>
        </w:rPr>
        <w:t xml:space="preserve">          case MiddleOperator.Interrupt:</w:t>
      </w:r>
    </w:p>
    <w:p w14:paraId="366977B3" w14:textId="77777777" w:rsidR="00152B8E" w:rsidRPr="00903DBA" w:rsidRDefault="00152B8E" w:rsidP="00D851A7">
      <w:pPr>
        <w:pStyle w:val="Code"/>
        <w:rPr>
          <w:highlight w:val="white"/>
        </w:rPr>
      </w:pPr>
      <w:r w:rsidRPr="00903DBA">
        <w:rPr>
          <w:highlight w:val="white"/>
        </w:rPr>
        <w:t xml:space="preserve">            Interrupt(middleCode);</w:t>
      </w:r>
    </w:p>
    <w:p w14:paraId="0721D2C7" w14:textId="77777777" w:rsidR="00152B8E" w:rsidRPr="00903DBA" w:rsidRDefault="00152B8E" w:rsidP="00D851A7">
      <w:pPr>
        <w:pStyle w:val="Code"/>
        <w:rPr>
          <w:highlight w:val="white"/>
        </w:rPr>
      </w:pPr>
      <w:r w:rsidRPr="00903DBA">
        <w:rPr>
          <w:highlight w:val="white"/>
        </w:rPr>
        <w:t xml:space="preserve">            break;</w:t>
      </w:r>
    </w:p>
    <w:p w14:paraId="379FD5B0" w14:textId="77777777" w:rsidR="00152B8E" w:rsidRPr="00903DBA" w:rsidRDefault="00152B8E" w:rsidP="00D851A7">
      <w:pPr>
        <w:pStyle w:val="Code"/>
        <w:rPr>
          <w:highlight w:val="white"/>
        </w:rPr>
      </w:pPr>
    </w:p>
    <w:p w14:paraId="09D5A006" w14:textId="77777777" w:rsidR="00152B8E" w:rsidRPr="00903DBA" w:rsidRDefault="00152B8E" w:rsidP="00D851A7">
      <w:pPr>
        <w:pStyle w:val="Code"/>
        <w:rPr>
          <w:highlight w:val="white"/>
        </w:rPr>
      </w:pPr>
      <w:r w:rsidRPr="00903DBA">
        <w:rPr>
          <w:highlight w:val="white"/>
        </w:rPr>
        <w:t xml:space="preserve">          case MiddleOperator.SysCall:</w:t>
      </w:r>
    </w:p>
    <w:p w14:paraId="6368CCE9" w14:textId="77777777" w:rsidR="00152B8E" w:rsidRPr="00903DBA" w:rsidRDefault="00152B8E" w:rsidP="00D851A7">
      <w:pPr>
        <w:pStyle w:val="Code"/>
        <w:rPr>
          <w:highlight w:val="white"/>
        </w:rPr>
      </w:pPr>
      <w:r w:rsidRPr="00903DBA">
        <w:rPr>
          <w:highlight w:val="white"/>
        </w:rPr>
        <w:t xml:space="preserve">            SystemCall(middleCode);</w:t>
      </w:r>
    </w:p>
    <w:p w14:paraId="4689F277" w14:textId="77777777" w:rsidR="00152B8E" w:rsidRPr="00903DBA" w:rsidRDefault="00152B8E" w:rsidP="00D851A7">
      <w:pPr>
        <w:pStyle w:val="Code"/>
        <w:rPr>
          <w:highlight w:val="white"/>
        </w:rPr>
      </w:pPr>
      <w:r w:rsidRPr="00903DBA">
        <w:rPr>
          <w:highlight w:val="white"/>
        </w:rPr>
        <w:t xml:space="preserve">            break;</w:t>
      </w:r>
    </w:p>
    <w:p w14:paraId="3527A7AE" w14:textId="77777777" w:rsidR="00152B8E" w:rsidRPr="00903DBA" w:rsidRDefault="00152B8E" w:rsidP="00D851A7">
      <w:pPr>
        <w:pStyle w:val="Code"/>
        <w:rPr>
          <w:highlight w:val="white"/>
        </w:rPr>
      </w:pPr>
    </w:p>
    <w:p w14:paraId="4D589FFE" w14:textId="77777777" w:rsidR="00152B8E" w:rsidRPr="00903DBA" w:rsidRDefault="00152B8E" w:rsidP="00D851A7">
      <w:pPr>
        <w:pStyle w:val="Code"/>
        <w:rPr>
          <w:highlight w:val="white"/>
        </w:rPr>
      </w:pPr>
      <w:r w:rsidRPr="00903DBA">
        <w:rPr>
          <w:highlight w:val="white"/>
        </w:rPr>
        <w:t xml:space="preserve">          case MiddleOperator.Initializer:</w:t>
      </w:r>
    </w:p>
    <w:p w14:paraId="5BFEAEAF" w14:textId="77777777" w:rsidR="00152B8E" w:rsidRPr="00903DBA" w:rsidRDefault="00152B8E" w:rsidP="00D851A7">
      <w:pPr>
        <w:pStyle w:val="Code"/>
        <w:rPr>
          <w:highlight w:val="white"/>
        </w:rPr>
      </w:pPr>
      <w:r w:rsidRPr="00903DBA">
        <w:rPr>
          <w:highlight w:val="white"/>
        </w:rPr>
        <w:t xml:space="preserve">            Initializer(middleCode);</w:t>
      </w:r>
    </w:p>
    <w:p w14:paraId="5480607D" w14:textId="77777777" w:rsidR="00152B8E" w:rsidRPr="00903DBA" w:rsidRDefault="00152B8E" w:rsidP="00D851A7">
      <w:pPr>
        <w:pStyle w:val="Code"/>
        <w:rPr>
          <w:highlight w:val="white"/>
        </w:rPr>
      </w:pPr>
      <w:r w:rsidRPr="00903DBA">
        <w:rPr>
          <w:highlight w:val="white"/>
        </w:rPr>
        <w:lastRenderedPageBreak/>
        <w:t xml:space="preserve">            break;</w:t>
      </w:r>
    </w:p>
    <w:p w14:paraId="5C029159" w14:textId="77777777" w:rsidR="00152B8E" w:rsidRPr="00903DBA" w:rsidRDefault="00152B8E" w:rsidP="00D851A7">
      <w:pPr>
        <w:pStyle w:val="Code"/>
        <w:rPr>
          <w:highlight w:val="white"/>
        </w:rPr>
      </w:pPr>
    </w:p>
    <w:p w14:paraId="698ED96C" w14:textId="77777777" w:rsidR="00152B8E" w:rsidRPr="00903DBA" w:rsidRDefault="00152B8E" w:rsidP="00D851A7">
      <w:pPr>
        <w:pStyle w:val="Code"/>
        <w:rPr>
          <w:highlight w:val="white"/>
        </w:rPr>
      </w:pPr>
      <w:r w:rsidRPr="00903DBA">
        <w:rPr>
          <w:highlight w:val="white"/>
        </w:rPr>
        <w:t xml:space="preserve">          case MiddleOperator.InitializerZero:</w:t>
      </w:r>
    </w:p>
    <w:p w14:paraId="2837F920" w14:textId="77777777" w:rsidR="00152B8E" w:rsidRPr="00903DBA" w:rsidRDefault="00152B8E" w:rsidP="00D851A7">
      <w:pPr>
        <w:pStyle w:val="Code"/>
        <w:rPr>
          <w:highlight w:val="white"/>
        </w:rPr>
      </w:pPr>
      <w:r w:rsidRPr="00903DBA">
        <w:rPr>
          <w:highlight w:val="white"/>
        </w:rPr>
        <w:t xml:space="preserve">            InitializerZero(middleCode);</w:t>
      </w:r>
    </w:p>
    <w:p w14:paraId="065D01E4" w14:textId="77777777" w:rsidR="00152B8E" w:rsidRPr="00903DBA" w:rsidRDefault="00152B8E" w:rsidP="00D851A7">
      <w:pPr>
        <w:pStyle w:val="Code"/>
        <w:rPr>
          <w:highlight w:val="white"/>
        </w:rPr>
      </w:pPr>
      <w:r w:rsidRPr="00903DBA">
        <w:rPr>
          <w:highlight w:val="white"/>
        </w:rPr>
        <w:t xml:space="preserve">            break;</w:t>
      </w:r>
    </w:p>
    <w:p w14:paraId="7DBCB1E6" w14:textId="509FD9B6" w:rsidR="00D935A0" w:rsidRPr="00903DBA" w:rsidRDefault="00C90D35" w:rsidP="00C90D35">
      <w:pPr>
        <w:rPr>
          <w:highlight w:val="white"/>
        </w:rPr>
      </w:pPr>
      <w:r w:rsidRPr="00903DBA">
        <w:rPr>
          <w:highlight w:val="white"/>
        </w:rPr>
        <w:t xml:space="preserve">In case of assignment, </w:t>
      </w:r>
      <w:r w:rsidR="00CA78AD" w:rsidRPr="00903DBA">
        <w:rPr>
          <w:highlight w:val="white"/>
        </w:rPr>
        <w:t xml:space="preserve">we </w:t>
      </w:r>
      <w:r w:rsidR="00B615E5" w:rsidRPr="00903DBA">
        <w:rPr>
          <w:highlight w:val="white"/>
        </w:rPr>
        <w:t xml:space="preserve">inspect </w:t>
      </w:r>
      <w:r w:rsidR="00CA78AD" w:rsidRPr="00903DBA">
        <w:rPr>
          <w:highlight w:val="white"/>
        </w:rPr>
        <w:t xml:space="preserve">the type </w:t>
      </w:r>
      <w:r w:rsidR="00C70C53" w:rsidRPr="00903DBA">
        <w:rPr>
          <w:highlight w:val="white"/>
        </w:rPr>
        <w:t xml:space="preserve">of the symbol </w:t>
      </w:r>
      <w:r w:rsidR="00CA78AD" w:rsidRPr="00903DBA">
        <w:rPr>
          <w:highlight w:val="white"/>
        </w:rPr>
        <w:t>to be assigned</w:t>
      </w:r>
      <w:r w:rsidR="00C70C53" w:rsidRPr="00903DBA">
        <w:rPr>
          <w:highlight w:val="white"/>
        </w:rPr>
        <w:t>. If it is</w:t>
      </w:r>
      <w:r w:rsidR="00B615E5" w:rsidRPr="00903DBA">
        <w:rPr>
          <w:highlight w:val="white"/>
        </w:rPr>
        <w:t xml:space="preserve"> a struct or union, we call</w:t>
      </w:r>
      <w:r w:rsidR="00247F6C" w:rsidRPr="00903DBA">
        <w:rPr>
          <w:highlight w:val="white"/>
        </w:rPr>
        <w:t xml:space="preserve"> </w:t>
      </w:r>
      <w:r w:rsidR="00247F6C" w:rsidRPr="00903DBA">
        <w:rPr>
          <w:rStyle w:val="KeyWord0"/>
          <w:highlight w:val="white"/>
        </w:rPr>
        <w:t>StructUnionAssign</w:t>
      </w:r>
      <w:r w:rsidR="00247F6C" w:rsidRPr="00903DBA">
        <w:rPr>
          <w:highlight w:val="white"/>
        </w:rPr>
        <w:t xml:space="preserve">. Otherwise, the type must be integral, and we call </w:t>
      </w:r>
      <w:r w:rsidR="00247F6C" w:rsidRPr="00903DBA">
        <w:rPr>
          <w:rStyle w:val="KeyWord0"/>
          <w:highlight w:val="white"/>
        </w:rPr>
        <w:t>IntegralAssign</w:t>
      </w:r>
      <w:r w:rsidR="00247F6C" w:rsidRPr="00903DBA">
        <w:rPr>
          <w:highlight w:val="white"/>
        </w:rPr>
        <w:t>. Note that the assignment middle code instruction is not used for assignment of floating values. In th</w:t>
      </w:r>
      <w:r w:rsidR="00184087">
        <w:rPr>
          <w:highlight w:val="white"/>
        </w:rPr>
        <w:t>at</w:t>
      </w:r>
      <w:r w:rsidR="00247F6C" w:rsidRPr="00903DBA">
        <w:rPr>
          <w:highlight w:val="white"/>
        </w:rPr>
        <w:t xml:space="preserve"> case, we </w:t>
      </w:r>
      <w:r w:rsidR="006F41FF" w:rsidRPr="00903DBA">
        <w:rPr>
          <w:highlight w:val="white"/>
        </w:rPr>
        <w:t>instead top or pop the floating value stack.</w:t>
      </w:r>
    </w:p>
    <w:p w14:paraId="0A4751A1" w14:textId="2F5F35D3" w:rsidR="00CF0C15" w:rsidRPr="00903DBA" w:rsidRDefault="00CF0C15" w:rsidP="00CF0C15">
      <w:pPr>
        <w:pStyle w:val="Code"/>
        <w:rPr>
          <w:highlight w:val="white"/>
        </w:rPr>
      </w:pPr>
      <w:r w:rsidRPr="00903DBA">
        <w:rPr>
          <w:highlight w:val="white"/>
        </w:rPr>
        <w:t xml:space="preserve">          case MiddleOperator.</w:t>
      </w:r>
      <w:r w:rsidR="008E27F0" w:rsidRPr="00903DBA">
        <w:rPr>
          <w:highlight w:val="white"/>
        </w:rPr>
        <w:t>AssignInit</w:t>
      </w:r>
      <w:r w:rsidRPr="00903DBA">
        <w:rPr>
          <w:highlight w:val="white"/>
        </w:rPr>
        <w:t>:</w:t>
      </w:r>
    </w:p>
    <w:p w14:paraId="6D133E30" w14:textId="18B162B3" w:rsidR="00CF0C15" w:rsidRPr="00903DBA" w:rsidRDefault="00CF0C15" w:rsidP="00CF0C15">
      <w:pPr>
        <w:pStyle w:val="Code"/>
        <w:rPr>
          <w:highlight w:val="white"/>
        </w:rPr>
      </w:pPr>
      <w:r w:rsidRPr="00903DBA">
        <w:rPr>
          <w:highlight w:val="white"/>
        </w:rPr>
        <w:t xml:space="preserve">            StructUnion</w:t>
      </w:r>
      <w:r w:rsidR="008E27F0" w:rsidRPr="00903DBA">
        <w:rPr>
          <w:highlight w:val="white"/>
        </w:rPr>
        <w:t>AssignInit</w:t>
      </w:r>
      <w:r w:rsidRPr="00903DBA">
        <w:rPr>
          <w:highlight w:val="white"/>
        </w:rPr>
        <w:t>(middleCode);</w:t>
      </w:r>
    </w:p>
    <w:p w14:paraId="1645BA31" w14:textId="77777777" w:rsidR="00CF0C15" w:rsidRPr="00903DBA" w:rsidRDefault="00CF0C15" w:rsidP="00CF0C15">
      <w:pPr>
        <w:pStyle w:val="Code"/>
        <w:rPr>
          <w:highlight w:val="white"/>
        </w:rPr>
      </w:pPr>
      <w:r w:rsidRPr="00903DBA">
        <w:rPr>
          <w:highlight w:val="white"/>
        </w:rPr>
        <w:t xml:space="preserve">            break;</w:t>
      </w:r>
    </w:p>
    <w:p w14:paraId="674B2256" w14:textId="77777777" w:rsidR="00CF0C15" w:rsidRPr="00903DBA" w:rsidRDefault="00CF0C15" w:rsidP="00CF0C15">
      <w:pPr>
        <w:pStyle w:val="Code"/>
        <w:rPr>
          <w:highlight w:val="white"/>
        </w:rPr>
      </w:pPr>
    </w:p>
    <w:p w14:paraId="16D89185" w14:textId="27970297" w:rsidR="00D851A7" w:rsidRPr="00903DBA" w:rsidRDefault="00D851A7" w:rsidP="00D851A7">
      <w:pPr>
        <w:pStyle w:val="Code"/>
        <w:rPr>
          <w:highlight w:val="white"/>
        </w:rPr>
      </w:pPr>
      <w:r w:rsidRPr="00903DBA">
        <w:rPr>
          <w:highlight w:val="white"/>
        </w:rPr>
        <w:t xml:space="preserve">          case MiddleOperator.Assign: {</w:t>
      </w:r>
    </w:p>
    <w:p w14:paraId="0D5357F0" w14:textId="19E42079" w:rsidR="00D851A7" w:rsidRPr="00903DBA" w:rsidRDefault="00D851A7" w:rsidP="00D851A7">
      <w:pPr>
        <w:pStyle w:val="Code"/>
        <w:rPr>
          <w:highlight w:val="white"/>
        </w:rPr>
      </w:pPr>
      <w:r w:rsidRPr="00903DBA">
        <w:rPr>
          <w:highlight w:val="white"/>
        </w:rPr>
        <w:t xml:space="preserve">              Symbol symbol = (Symbol)</w:t>
      </w:r>
      <w:r w:rsidR="004D4198" w:rsidRPr="00903DBA">
        <w:rPr>
          <w:highlight w:val="white"/>
        </w:rPr>
        <w:t xml:space="preserve"> </w:t>
      </w:r>
      <w:r w:rsidRPr="00903DBA">
        <w:rPr>
          <w:highlight w:val="white"/>
        </w:rPr>
        <w:t>middleCode[0];</w:t>
      </w:r>
    </w:p>
    <w:p w14:paraId="516143A4" w14:textId="77777777" w:rsidR="00D851A7" w:rsidRPr="00903DBA" w:rsidRDefault="00D851A7" w:rsidP="00D851A7">
      <w:pPr>
        <w:pStyle w:val="Code"/>
        <w:rPr>
          <w:highlight w:val="white"/>
        </w:rPr>
      </w:pPr>
    </w:p>
    <w:p w14:paraId="1B6CBFED" w14:textId="77777777" w:rsidR="00D851A7" w:rsidRPr="00903DBA" w:rsidRDefault="00D851A7" w:rsidP="00D851A7">
      <w:pPr>
        <w:pStyle w:val="Code"/>
        <w:rPr>
          <w:highlight w:val="white"/>
        </w:rPr>
      </w:pPr>
      <w:r w:rsidRPr="00903DBA">
        <w:rPr>
          <w:highlight w:val="white"/>
        </w:rPr>
        <w:t xml:space="preserve">              if (symbol.Type.IsStructOrUnion()) {</w:t>
      </w:r>
    </w:p>
    <w:p w14:paraId="360B964E" w14:textId="77777777" w:rsidR="00D851A7" w:rsidRPr="00903DBA" w:rsidRDefault="00D851A7" w:rsidP="00D851A7">
      <w:pPr>
        <w:pStyle w:val="Code"/>
        <w:rPr>
          <w:highlight w:val="white"/>
        </w:rPr>
      </w:pPr>
      <w:r w:rsidRPr="00903DBA">
        <w:rPr>
          <w:highlight w:val="white"/>
        </w:rPr>
        <w:t xml:space="preserve">                StructUnionAssign(middleCode, middleIndex);</w:t>
      </w:r>
    </w:p>
    <w:p w14:paraId="7591F271" w14:textId="77777777" w:rsidR="00D851A7" w:rsidRPr="00903DBA" w:rsidRDefault="00D851A7" w:rsidP="00D851A7">
      <w:pPr>
        <w:pStyle w:val="Code"/>
        <w:rPr>
          <w:highlight w:val="white"/>
        </w:rPr>
      </w:pPr>
      <w:r w:rsidRPr="00903DBA">
        <w:rPr>
          <w:highlight w:val="white"/>
        </w:rPr>
        <w:t xml:space="preserve">              }</w:t>
      </w:r>
    </w:p>
    <w:p w14:paraId="7B0EDD85" w14:textId="77777777" w:rsidR="00D851A7" w:rsidRPr="00903DBA" w:rsidRDefault="00D851A7" w:rsidP="00D851A7">
      <w:pPr>
        <w:pStyle w:val="Code"/>
        <w:rPr>
          <w:highlight w:val="white"/>
        </w:rPr>
      </w:pPr>
      <w:r w:rsidRPr="00903DBA">
        <w:rPr>
          <w:highlight w:val="white"/>
        </w:rPr>
        <w:t xml:space="preserve">              else {</w:t>
      </w:r>
    </w:p>
    <w:p w14:paraId="04553CEB" w14:textId="77777777" w:rsidR="00D851A7" w:rsidRPr="00903DBA" w:rsidRDefault="00D851A7" w:rsidP="00D851A7">
      <w:pPr>
        <w:pStyle w:val="Code"/>
        <w:rPr>
          <w:highlight w:val="white"/>
        </w:rPr>
      </w:pPr>
      <w:r w:rsidRPr="00903DBA">
        <w:rPr>
          <w:highlight w:val="white"/>
        </w:rPr>
        <w:t xml:space="preserve">                IntegralAssign(middleCode);</w:t>
      </w:r>
    </w:p>
    <w:p w14:paraId="550EB1C0" w14:textId="77777777" w:rsidR="00D851A7" w:rsidRPr="00903DBA" w:rsidRDefault="00D851A7" w:rsidP="00D851A7">
      <w:pPr>
        <w:pStyle w:val="Code"/>
        <w:rPr>
          <w:highlight w:val="white"/>
        </w:rPr>
      </w:pPr>
      <w:r w:rsidRPr="00903DBA">
        <w:rPr>
          <w:highlight w:val="white"/>
        </w:rPr>
        <w:t xml:space="preserve">              }</w:t>
      </w:r>
    </w:p>
    <w:p w14:paraId="2FC5FD4D" w14:textId="77777777" w:rsidR="00D851A7" w:rsidRPr="00903DBA" w:rsidRDefault="00D851A7" w:rsidP="00D851A7">
      <w:pPr>
        <w:pStyle w:val="Code"/>
        <w:rPr>
          <w:highlight w:val="white"/>
        </w:rPr>
      </w:pPr>
      <w:r w:rsidRPr="00903DBA">
        <w:rPr>
          <w:highlight w:val="white"/>
        </w:rPr>
        <w:t xml:space="preserve">            }</w:t>
      </w:r>
    </w:p>
    <w:p w14:paraId="599331B0" w14:textId="77777777" w:rsidR="00D851A7" w:rsidRPr="00903DBA" w:rsidRDefault="00D851A7" w:rsidP="00D851A7">
      <w:pPr>
        <w:pStyle w:val="Code"/>
        <w:rPr>
          <w:highlight w:val="white"/>
        </w:rPr>
      </w:pPr>
      <w:r w:rsidRPr="00903DBA">
        <w:rPr>
          <w:highlight w:val="white"/>
        </w:rPr>
        <w:t xml:space="preserve">            break;</w:t>
      </w:r>
    </w:p>
    <w:p w14:paraId="7EE6080C" w14:textId="77777777" w:rsidR="00D851A7" w:rsidRPr="00903DBA" w:rsidRDefault="00D851A7" w:rsidP="00D851A7">
      <w:pPr>
        <w:pStyle w:val="Code"/>
        <w:rPr>
          <w:highlight w:val="white"/>
        </w:rPr>
      </w:pPr>
      <w:r w:rsidRPr="00903DBA">
        <w:rPr>
          <w:highlight w:val="white"/>
        </w:rPr>
        <w:t xml:space="preserve">        </w:t>
      </w:r>
    </w:p>
    <w:p w14:paraId="59CFAFC4" w14:textId="77777777" w:rsidR="00D851A7" w:rsidRPr="00903DBA" w:rsidRDefault="00D851A7" w:rsidP="00D851A7">
      <w:pPr>
        <w:pStyle w:val="Code"/>
        <w:rPr>
          <w:highlight w:val="white"/>
        </w:rPr>
      </w:pPr>
      <w:r w:rsidRPr="00903DBA">
        <w:rPr>
          <w:highlight w:val="white"/>
        </w:rPr>
        <w:t xml:space="preserve">          case MiddleOperator.BitwiseAnd:</w:t>
      </w:r>
    </w:p>
    <w:p w14:paraId="0F96D257" w14:textId="77777777" w:rsidR="00D851A7" w:rsidRPr="00903DBA" w:rsidRDefault="00D851A7" w:rsidP="00D851A7">
      <w:pPr>
        <w:pStyle w:val="Code"/>
        <w:rPr>
          <w:highlight w:val="white"/>
        </w:rPr>
      </w:pPr>
      <w:r w:rsidRPr="00903DBA">
        <w:rPr>
          <w:highlight w:val="white"/>
        </w:rPr>
        <w:t xml:space="preserve">          case MiddleOperator.BitwiseOr:</w:t>
      </w:r>
    </w:p>
    <w:p w14:paraId="281008CE" w14:textId="77777777" w:rsidR="00D851A7" w:rsidRPr="00903DBA" w:rsidRDefault="00D851A7" w:rsidP="00D851A7">
      <w:pPr>
        <w:pStyle w:val="Code"/>
        <w:rPr>
          <w:highlight w:val="white"/>
        </w:rPr>
      </w:pPr>
      <w:r w:rsidRPr="00903DBA">
        <w:rPr>
          <w:highlight w:val="white"/>
        </w:rPr>
        <w:t xml:space="preserve">          case MiddleOperator.BitwiseXOr:</w:t>
      </w:r>
    </w:p>
    <w:p w14:paraId="0A2E9F54" w14:textId="77777777" w:rsidR="00D851A7" w:rsidRPr="00903DBA" w:rsidRDefault="00D851A7" w:rsidP="00D851A7">
      <w:pPr>
        <w:pStyle w:val="Code"/>
        <w:rPr>
          <w:highlight w:val="white"/>
        </w:rPr>
      </w:pPr>
      <w:r w:rsidRPr="00903DBA">
        <w:rPr>
          <w:highlight w:val="white"/>
        </w:rPr>
        <w:t xml:space="preserve">          case MiddleOperator.ShiftLeft:</w:t>
      </w:r>
    </w:p>
    <w:p w14:paraId="39A320D9" w14:textId="77777777" w:rsidR="00D851A7" w:rsidRPr="00903DBA" w:rsidRDefault="00D851A7" w:rsidP="00D851A7">
      <w:pPr>
        <w:pStyle w:val="Code"/>
        <w:rPr>
          <w:highlight w:val="white"/>
        </w:rPr>
      </w:pPr>
      <w:r w:rsidRPr="00903DBA">
        <w:rPr>
          <w:highlight w:val="white"/>
        </w:rPr>
        <w:t xml:space="preserve">          case MiddleOperator.ShiftRight:</w:t>
      </w:r>
    </w:p>
    <w:p w14:paraId="422FFBAD" w14:textId="37238660" w:rsidR="00D851A7" w:rsidRPr="00903DBA" w:rsidRDefault="00D851A7" w:rsidP="00D851A7">
      <w:pPr>
        <w:pStyle w:val="Code"/>
        <w:rPr>
          <w:highlight w:val="white"/>
        </w:rPr>
      </w:pPr>
      <w:r w:rsidRPr="00903DBA">
        <w:rPr>
          <w:highlight w:val="white"/>
        </w:rPr>
        <w:t xml:space="preserve">            </w:t>
      </w:r>
      <w:r w:rsidR="003D500A" w:rsidRPr="00903DBA">
        <w:rPr>
          <w:highlight w:val="white"/>
        </w:rPr>
        <w:t>IntegralBinary</w:t>
      </w:r>
      <w:r w:rsidRPr="00903DBA">
        <w:rPr>
          <w:highlight w:val="white"/>
        </w:rPr>
        <w:t>(middleCode);</w:t>
      </w:r>
    </w:p>
    <w:p w14:paraId="45D6E354" w14:textId="77777777" w:rsidR="00D851A7" w:rsidRPr="00903DBA" w:rsidRDefault="00D851A7" w:rsidP="00D851A7">
      <w:pPr>
        <w:pStyle w:val="Code"/>
        <w:rPr>
          <w:highlight w:val="white"/>
        </w:rPr>
      </w:pPr>
      <w:r w:rsidRPr="00903DBA">
        <w:rPr>
          <w:highlight w:val="white"/>
        </w:rPr>
        <w:t xml:space="preserve">            break;</w:t>
      </w:r>
    </w:p>
    <w:p w14:paraId="7E4744D9" w14:textId="7C88C2A3" w:rsidR="00D935A0" w:rsidRPr="00903DBA" w:rsidRDefault="00473A8D" w:rsidP="00165FB2">
      <w:pPr>
        <w:rPr>
          <w:highlight w:val="white"/>
        </w:rPr>
      </w:pPr>
      <w:r w:rsidRPr="00903DBA">
        <w:rPr>
          <w:highlight w:val="white"/>
        </w:rPr>
        <w:t>In case of addition or subtract, we check the type of the</w:t>
      </w:r>
      <w:r w:rsidR="00165FB2" w:rsidRPr="00903DBA">
        <w:rPr>
          <w:highlight w:val="white"/>
        </w:rPr>
        <w:t xml:space="preserve"> left</w:t>
      </w:r>
      <w:r w:rsidRPr="00903DBA">
        <w:rPr>
          <w:highlight w:val="white"/>
        </w:rPr>
        <w:t xml:space="preserve"> operan</w:t>
      </w:r>
      <w:r w:rsidR="00165FB2" w:rsidRPr="00903DBA">
        <w:rPr>
          <w:highlight w:val="white"/>
        </w:rPr>
        <w:t xml:space="preserve">d. If it is a floating value, we call </w:t>
      </w:r>
      <w:r w:rsidR="00165FB2" w:rsidRPr="00903DBA">
        <w:rPr>
          <w:rStyle w:val="KeyWord0"/>
          <w:highlight w:val="white"/>
        </w:rPr>
        <w:t>FloatingBinary</w:t>
      </w:r>
      <w:r w:rsidR="00165FB2" w:rsidRPr="00903DBA">
        <w:rPr>
          <w:highlight w:val="white"/>
        </w:rPr>
        <w:t xml:space="preserve">. Otherwise, the type </w:t>
      </w:r>
      <w:r w:rsidR="000663AD" w:rsidRPr="00903DBA">
        <w:rPr>
          <w:highlight w:val="white"/>
        </w:rPr>
        <w:t>is</w:t>
      </w:r>
      <w:r w:rsidR="00165FB2" w:rsidRPr="00903DBA">
        <w:rPr>
          <w:highlight w:val="white"/>
        </w:rPr>
        <w:t xml:space="preserve"> integral, and we call </w:t>
      </w:r>
      <w:r w:rsidR="003D500A" w:rsidRPr="00903DBA">
        <w:rPr>
          <w:rStyle w:val="KeyWord0"/>
          <w:highlight w:val="white"/>
        </w:rPr>
        <w:t>IntegralBinary</w:t>
      </w:r>
      <w:r w:rsidR="00165FB2" w:rsidRPr="00903DBA">
        <w:rPr>
          <w:highlight w:val="white"/>
        </w:rPr>
        <w:t>.</w:t>
      </w:r>
    </w:p>
    <w:p w14:paraId="18E1D9A9" w14:textId="77777777" w:rsidR="00D851A7" w:rsidRPr="00903DBA" w:rsidRDefault="00D851A7" w:rsidP="00D851A7">
      <w:pPr>
        <w:pStyle w:val="Code"/>
        <w:rPr>
          <w:highlight w:val="white"/>
        </w:rPr>
      </w:pPr>
      <w:r w:rsidRPr="00903DBA">
        <w:rPr>
          <w:highlight w:val="white"/>
        </w:rPr>
        <w:t xml:space="preserve">          case MiddleOperator.BinaryAdd:</w:t>
      </w:r>
    </w:p>
    <w:p w14:paraId="2B67D4FA" w14:textId="77777777" w:rsidR="00D851A7" w:rsidRPr="00903DBA" w:rsidRDefault="00D851A7" w:rsidP="00D851A7">
      <w:pPr>
        <w:pStyle w:val="Code"/>
        <w:rPr>
          <w:highlight w:val="white"/>
        </w:rPr>
      </w:pPr>
      <w:r w:rsidRPr="00903DBA">
        <w:rPr>
          <w:highlight w:val="white"/>
        </w:rPr>
        <w:t xml:space="preserve">          case MiddleOperator.BinarySubtract: {</w:t>
      </w:r>
    </w:p>
    <w:p w14:paraId="49625795" w14:textId="77777777" w:rsidR="00D851A7" w:rsidRPr="00903DBA" w:rsidRDefault="00D851A7" w:rsidP="00D851A7">
      <w:pPr>
        <w:pStyle w:val="Code"/>
        <w:rPr>
          <w:highlight w:val="white"/>
        </w:rPr>
      </w:pPr>
      <w:r w:rsidRPr="00903DBA">
        <w:rPr>
          <w:highlight w:val="white"/>
        </w:rPr>
        <w:t xml:space="preserve">              Symbol resultSymbol = (Symbol) middleCode[1];</w:t>
      </w:r>
    </w:p>
    <w:p w14:paraId="5CC6C405" w14:textId="77777777" w:rsidR="00D851A7" w:rsidRPr="00903DBA" w:rsidRDefault="00D851A7" w:rsidP="00D851A7">
      <w:pPr>
        <w:pStyle w:val="Code"/>
        <w:rPr>
          <w:highlight w:val="white"/>
        </w:rPr>
      </w:pPr>
    </w:p>
    <w:p w14:paraId="505AEC4D" w14:textId="77777777" w:rsidR="00D851A7" w:rsidRPr="00903DBA" w:rsidRDefault="00D851A7" w:rsidP="00D851A7">
      <w:pPr>
        <w:pStyle w:val="Code"/>
        <w:rPr>
          <w:highlight w:val="white"/>
        </w:rPr>
      </w:pPr>
      <w:r w:rsidRPr="00903DBA">
        <w:rPr>
          <w:highlight w:val="white"/>
        </w:rPr>
        <w:t xml:space="preserve">              if (resultSymbol.Type.IsFloating()) {</w:t>
      </w:r>
    </w:p>
    <w:p w14:paraId="4B2822CF" w14:textId="77777777" w:rsidR="00D851A7" w:rsidRPr="00903DBA" w:rsidRDefault="00D851A7" w:rsidP="00D851A7">
      <w:pPr>
        <w:pStyle w:val="Code"/>
        <w:rPr>
          <w:highlight w:val="white"/>
        </w:rPr>
      </w:pPr>
      <w:r w:rsidRPr="00903DBA">
        <w:rPr>
          <w:highlight w:val="white"/>
        </w:rPr>
        <w:t xml:space="preserve">                FloatingBinary(middleCode);</w:t>
      </w:r>
    </w:p>
    <w:p w14:paraId="5DCC3B0F" w14:textId="77777777" w:rsidR="00D851A7" w:rsidRPr="00903DBA" w:rsidRDefault="00D851A7" w:rsidP="00D851A7">
      <w:pPr>
        <w:pStyle w:val="Code"/>
        <w:rPr>
          <w:highlight w:val="white"/>
        </w:rPr>
      </w:pPr>
      <w:r w:rsidRPr="00903DBA">
        <w:rPr>
          <w:highlight w:val="white"/>
        </w:rPr>
        <w:t xml:space="preserve">              }</w:t>
      </w:r>
    </w:p>
    <w:p w14:paraId="7F02A2CF" w14:textId="77777777" w:rsidR="00D851A7" w:rsidRPr="00903DBA" w:rsidRDefault="00D851A7" w:rsidP="00D851A7">
      <w:pPr>
        <w:pStyle w:val="Code"/>
        <w:rPr>
          <w:highlight w:val="white"/>
        </w:rPr>
      </w:pPr>
      <w:r w:rsidRPr="00903DBA">
        <w:rPr>
          <w:highlight w:val="white"/>
        </w:rPr>
        <w:t xml:space="preserve">              else {</w:t>
      </w:r>
    </w:p>
    <w:p w14:paraId="232CE2C6" w14:textId="40B0C92D" w:rsidR="00D851A7" w:rsidRPr="00903DBA" w:rsidRDefault="00D851A7" w:rsidP="00D851A7">
      <w:pPr>
        <w:pStyle w:val="Code"/>
        <w:rPr>
          <w:highlight w:val="white"/>
        </w:rPr>
      </w:pPr>
      <w:r w:rsidRPr="00903DBA">
        <w:rPr>
          <w:highlight w:val="white"/>
        </w:rPr>
        <w:t xml:space="preserve">                </w:t>
      </w:r>
      <w:r w:rsidR="003D500A" w:rsidRPr="00903DBA">
        <w:rPr>
          <w:highlight w:val="white"/>
        </w:rPr>
        <w:t>IntegralBinary</w:t>
      </w:r>
      <w:r w:rsidRPr="00903DBA">
        <w:rPr>
          <w:highlight w:val="white"/>
        </w:rPr>
        <w:t>(middleCode);</w:t>
      </w:r>
    </w:p>
    <w:p w14:paraId="0C049E46" w14:textId="77777777" w:rsidR="00D851A7" w:rsidRPr="00903DBA" w:rsidRDefault="00D851A7" w:rsidP="00D851A7">
      <w:pPr>
        <w:pStyle w:val="Code"/>
        <w:rPr>
          <w:highlight w:val="white"/>
        </w:rPr>
      </w:pPr>
      <w:r w:rsidRPr="00903DBA">
        <w:rPr>
          <w:highlight w:val="white"/>
        </w:rPr>
        <w:t xml:space="preserve">              }</w:t>
      </w:r>
    </w:p>
    <w:p w14:paraId="28389CD4" w14:textId="77777777" w:rsidR="00D851A7" w:rsidRPr="00903DBA" w:rsidRDefault="00D851A7" w:rsidP="00D851A7">
      <w:pPr>
        <w:pStyle w:val="Code"/>
        <w:rPr>
          <w:highlight w:val="white"/>
        </w:rPr>
      </w:pPr>
      <w:r w:rsidRPr="00903DBA">
        <w:rPr>
          <w:highlight w:val="white"/>
        </w:rPr>
        <w:t xml:space="preserve">            }</w:t>
      </w:r>
    </w:p>
    <w:p w14:paraId="1EE529BD" w14:textId="77777777" w:rsidR="00D851A7" w:rsidRPr="00903DBA" w:rsidRDefault="00D851A7" w:rsidP="00D851A7">
      <w:pPr>
        <w:pStyle w:val="Code"/>
        <w:rPr>
          <w:highlight w:val="white"/>
        </w:rPr>
      </w:pPr>
      <w:r w:rsidRPr="00903DBA">
        <w:rPr>
          <w:highlight w:val="white"/>
        </w:rPr>
        <w:t xml:space="preserve">            break;</w:t>
      </w:r>
    </w:p>
    <w:p w14:paraId="3FA025A3" w14:textId="0238EF29" w:rsidR="00D935A0" w:rsidRPr="00903DBA" w:rsidRDefault="00B35460" w:rsidP="00B35460">
      <w:pPr>
        <w:rPr>
          <w:highlight w:val="white"/>
        </w:rPr>
      </w:pPr>
      <w:r w:rsidRPr="00903DBA">
        <w:rPr>
          <w:highlight w:val="white"/>
        </w:rPr>
        <w:t xml:space="preserve">We have a similar case when performing multiplication or division. If case of floating values, we call </w:t>
      </w:r>
      <w:r w:rsidRPr="00903DBA">
        <w:rPr>
          <w:rStyle w:val="KeyWord0"/>
          <w:highlight w:val="white"/>
        </w:rPr>
        <w:t>FloatingBinary</w:t>
      </w:r>
      <w:r w:rsidR="00397FD4" w:rsidRPr="00903DBA">
        <w:rPr>
          <w:highlight w:val="white"/>
        </w:rPr>
        <w:t xml:space="preserve"> (the same method as in the floating addition and subtracting case). </w:t>
      </w:r>
      <w:r w:rsidRPr="00903DBA">
        <w:rPr>
          <w:highlight w:val="white"/>
        </w:rPr>
        <w:t xml:space="preserve">Otherwise, the type </w:t>
      </w:r>
      <w:r w:rsidR="00DE718A" w:rsidRPr="00903DBA">
        <w:rPr>
          <w:highlight w:val="white"/>
        </w:rPr>
        <w:t>is</w:t>
      </w:r>
      <w:r w:rsidR="005110C0" w:rsidRPr="00903DBA">
        <w:rPr>
          <w:highlight w:val="white"/>
        </w:rPr>
        <w:t xml:space="preserve"> </w:t>
      </w:r>
      <w:r w:rsidRPr="00903DBA">
        <w:rPr>
          <w:highlight w:val="white"/>
        </w:rPr>
        <w:t xml:space="preserve">integral, and we call </w:t>
      </w:r>
      <w:r w:rsidR="004F22C1" w:rsidRPr="00903DBA">
        <w:rPr>
          <w:rStyle w:val="KeyWord0"/>
          <w:highlight w:val="white"/>
        </w:rPr>
        <w:t>IntegralMultiply</w:t>
      </w:r>
      <w:r w:rsidRPr="00903DBA">
        <w:rPr>
          <w:highlight w:val="white"/>
        </w:rPr>
        <w:t>.</w:t>
      </w:r>
    </w:p>
    <w:p w14:paraId="3B2B2BBF" w14:textId="77777777" w:rsidR="00D851A7" w:rsidRPr="00903DBA" w:rsidRDefault="00D851A7" w:rsidP="00D851A7">
      <w:pPr>
        <w:pStyle w:val="Code"/>
        <w:rPr>
          <w:highlight w:val="white"/>
        </w:rPr>
      </w:pPr>
      <w:r w:rsidRPr="00903DBA">
        <w:rPr>
          <w:highlight w:val="white"/>
        </w:rPr>
        <w:t xml:space="preserve">          case MiddleOperator.SignedMultiply:</w:t>
      </w:r>
    </w:p>
    <w:p w14:paraId="0239FF21" w14:textId="77777777" w:rsidR="00D851A7" w:rsidRPr="00903DBA" w:rsidRDefault="00D851A7" w:rsidP="00D851A7">
      <w:pPr>
        <w:pStyle w:val="Code"/>
        <w:rPr>
          <w:highlight w:val="white"/>
        </w:rPr>
      </w:pPr>
      <w:r w:rsidRPr="00903DBA">
        <w:rPr>
          <w:highlight w:val="white"/>
        </w:rPr>
        <w:t xml:space="preserve">          case MiddleOperator.SignedDivide:</w:t>
      </w:r>
    </w:p>
    <w:p w14:paraId="05FD4612" w14:textId="77777777" w:rsidR="00D851A7" w:rsidRPr="00903DBA" w:rsidRDefault="00D851A7" w:rsidP="00D851A7">
      <w:pPr>
        <w:pStyle w:val="Code"/>
        <w:rPr>
          <w:highlight w:val="white"/>
        </w:rPr>
      </w:pPr>
      <w:r w:rsidRPr="00903DBA">
        <w:rPr>
          <w:highlight w:val="white"/>
        </w:rPr>
        <w:t xml:space="preserve">          case MiddleOperator.SignedModulo:</w:t>
      </w:r>
    </w:p>
    <w:p w14:paraId="6075D30B" w14:textId="77777777" w:rsidR="00D851A7" w:rsidRPr="00903DBA" w:rsidRDefault="00D851A7" w:rsidP="00D851A7">
      <w:pPr>
        <w:pStyle w:val="Code"/>
        <w:rPr>
          <w:highlight w:val="white"/>
        </w:rPr>
      </w:pPr>
      <w:r w:rsidRPr="00903DBA">
        <w:rPr>
          <w:highlight w:val="white"/>
        </w:rPr>
        <w:lastRenderedPageBreak/>
        <w:t xml:space="preserve">          case MiddleOperator.UnsignedMultiply:</w:t>
      </w:r>
    </w:p>
    <w:p w14:paraId="232E27CD" w14:textId="77777777" w:rsidR="00D851A7" w:rsidRPr="00903DBA" w:rsidRDefault="00D851A7" w:rsidP="00D851A7">
      <w:pPr>
        <w:pStyle w:val="Code"/>
        <w:rPr>
          <w:highlight w:val="white"/>
        </w:rPr>
      </w:pPr>
      <w:r w:rsidRPr="00903DBA">
        <w:rPr>
          <w:highlight w:val="white"/>
        </w:rPr>
        <w:t xml:space="preserve">          case MiddleOperator.UnsignedDivide:</w:t>
      </w:r>
    </w:p>
    <w:p w14:paraId="3CB9B3B9" w14:textId="77777777" w:rsidR="00D851A7" w:rsidRPr="00903DBA" w:rsidRDefault="00D851A7" w:rsidP="00D851A7">
      <w:pPr>
        <w:pStyle w:val="Code"/>
        <w:rPr>
          <w:highlight w:val="white"/>
        </w:rPr>
      </w:pPr>
      <w:r w:rsidRPr="00903DBA">
        <w:rPr>
          <w:highlight w:val="white"/>
        </w:rPr>
        <w:t xml:space="preserve">          case MiddleOperator.UnsignedModulo: {</w:t>
      </w:r>
    </w:p>
    <w:p w14:paraId="3B30884A" w14:textId="77777777" w:rsidR="00D851A7" w:rsidRPr="00903DBA" w:rsidRDefault="00D851A7" w:rsidP="00D851A7">
      <w:pPr>
        <w:pStyle w:val="Code"/>
        <w:rPr>
          <w:highlight w:val="white"/>
        </w:rPr>
      </w:pPr>
      <w:r w:rsidRPr="00903DBA">
        <w:rPr>
          <w:highlight w:val="white"/>
        </w:rPr>
        <w:t xml:space="preserve">              Symbol resultSymbol = (Symbol) middleCode[0];</w:t>
      </w:r>
    </w:p>
    <w:p w14:paraId="4FE94EAE" w14:textId="77777777" w:rsidR="00D851A7" w:rsidRPr="00903DBA" w:rsidRDefault="00D851A7" w:rsidP="00D851A7">
      <w:pPr>
        <w:pStyle w:val="Code"/>
        <w:rPr>
          <w:highlight w:val="white"/>
        </w:rPr>
      </w:pPr>
    </w:p>
    <w:p w14:paraId="447C5435" w14:textId="77777777" w:rsidR="00D851A7" w:rsidRPr="00903DBA" w:rsidRDefault="00D851A7" w:rsidP="00D851A7">
      <w:pPr>
        <w:pStyle w:val="Code"/>
        <w:rPr>
          <w:highlight w:val="white"/>
        </w:rPr>
      </w:pPr>
      <w:r w:rsidRPr="00903DBA">
        <w:rPr>
          <w:highlight w:val="white"/>
        </w:rPr>
        <w:t xml:space="preserve">              if (resultSymbol.Type.IsFloating()) {</w:t>
      </w:r>
    </w:p>
    <w:p w14:paraId="70B75DC7" w14:textId="77777777" w:rsidR="00D851A7" w:rsidRPr="00903DBA" w:rsidRDefault="00D851A7" w:rsidP="00D851A7">
      <w:pPr>
        <w:pStyle w:val="Code"/>
        <w:rPr>
          <w:highlight w:val="white"/>
        </w:rPr>
      </w:pPr>
      <w:r w:rsidRPr="00903DBA">
        <w:rPr>
          <w:highlight w:val="white"/>
        </w:rPr>
        <w:t xml:space="preserve">                FloatingBinary(middleCode);</w:t>
      </w:r>
    </w:p>
    <w:p w14:paraId="4595840B" w14:textId="77777777" w:rsidR="00D851A7" w:rsidRPr="00903DBA" w:rsidRDefault="00D851A7" w:rsidP="00D851A7">
      <w:pPr>
        <w:pStyle w:val="Code"/>
        <w:rPr>
          <w:highlight w:val="white"/>
        </w:rPr>
      </w:pPr>
      <w:r w:rsidRPr="00903DBA">
        <w:rPr>
          <w:highlight w:val="white"/>
        </w:rPr>
        <w:t xml:space="preserve">              }</w:t>
      </w:r>
    </w:p>
    <w:p w14:paraId="13F77171" w14:textId="77777777" w:rsidR="00D851A7" w:rsidRPr="00903DBA" w:rsidRDefault="00D851A7" w:rsidP="00D851A7">
      <w:pPr>
        <w:pStyle w:val="Code"/>
        <w:rPr>
          <w:highlight w:val="white"/>
        </w:rPr>
      </w:pPr>
      <w:r w:rsidRPr="00903DBA">
        <w:rPr>
          <w:highlight w:val="white"/>
        </w:rPr>
        <w:t xml:space="preserve">              else {</w:t>
      </w:r>
    </w:p>
    <w:p w14:paraId="16C7AE8E" w14:textId="77777777" w:rsidR="00D851A7" w:rsidRPr="00903DBA" w:rsidRDefault="00D851A7" w:rsidP="00D851A7">
      <w:pPr>
        <w:pStyle w:val="Code"/>
        <w:rPr>
          <w:highlight w:val="white"/>
        </w:rPr>
      </w:pPr>
      <w:r w:rsidRPr="00903DBA">
        <w:rPr>
          <w:highlight w:val="white"/>
        </w:rPr>
        <w:t xml:space="preserve">                IntegralMultiply(middleCode);</w:t>
      </w:r>
    </w:p>
    <w:p w14:paraId="05804166" w14:textId="77777777" w:rsidR="00D851A7" w:rsidRPr="00903DBA" w:rsidRDefault="00D851A7" w:rsidP="00D851A7">
      <w:pPr>
        <w:pStyle w:val="Code"/>
        <w:rPr>
          <w:highlight w:val="white"/>
        </w:rPr>
      </w:pPr>
      <w:r w:rsidRPr="00903DBA">
        <w:rPr>
          <w:highlight w:val="white"/>
        </w:rPr>
        <w:t xml:space="preserve">              }</w:t>
      </w:r>
    </w:p>
    <w:p w14:paraId="2459A84B" w14:textId="77777777" w:rsidR="00D851A7" w:rsidRPr="00903DBA" w:rsidRDefault="00D851A7" w:rsidP="00D851A7">
      <w:pPr>
        <w:pStyle w:val="Code"/>
        <w:rPr>
          <w:highlight w:val="white"/>
        </w:rPr>
      </w:pPr>
      <w:r w:rsidRPr="00903DBA">
        <w:rPr>
          <w:highlight w:val="white"/>
        </w:rPr>
        <w:t xml:space="preserve">            }</w:t>
      </w:r>
    </w:p>
    <w:p w14:paraId="1E9A0E9A" w14:textId="77777777" w:rsidR="00D851A7" w:rsidRPr="00903DBA" w:rsidRDefault="00D851A7" w:rsidP="00D851A7">
      <w:pPr>
        <w:pStyle w:val="Code"/>
        <w:rPr>
          <w:highlight w:val="white"/>
        </w:rPr>
      </w:pPr>
      <w:r w:rsidRPr="00903DBA">
        <w:rPr>
          <w:highlight w:val="white"/>
        </w:rPr>
        <w:t xml:space="preserve">            break;</w:t>
      </w:r>
    </w:p>
    <w:p w14:paraId="172EFD1E" w14:textId="77777777" w:rsidR="00D851A7" w:rsidRPr="00903DBA" w:rsidRDefault="00D851A7" w:rsidP="00D851A7">
      <w:pPr>
        <w:pStyle w:val="Code"/>
        <w:rPr>
          <w:highlight w:val="white"/>
        </w:rPr>
      </w:pPr>
    </w:p>
    <w:p w14:paraId="00B13335" w14:textId="77777777" w:rsidR="00D851A7" w:rsidRPr="00903DBA" w:rsidRDefault="00D851A7" w:rsidP="00D851A7">
      <w:pPr>
        <w:pStyle w:val="Code"/>
        <w:rPr>
          <w:highlight w:val="white"/>
        </w:rPr>
      </w:pPr>
      <w:r w:rsidRPr="00903DBA">
        <w:rPr>
          <w:highlight w:val="white"/>
        </w:rPr>
        <w:t xml:space="preserve">          case MiddleOperator.Carry:</w:t>
      </w:r>
    </w:p>
    <w:p w14:paraId="29061A6C" w14:textId="77777777" w:rsidR="00D851A7" w:rsidRPr="00903DBA" w:rsidRDefault="00D851A7" w:rsidP="00D851A7">
      <w:pPr>
        <w:pStyle w:val="Code"/>
        <w:rPr>
          <w:highlight w:val="white"/>
        </w:rPr>
      </w:pPr>
      <w:r w:rsidRPr="00903DBA">
        <w:rPr>
          <w:highlight w:val="white"/>
        </w:rPr>
        <w:t xml:space="preserve">          case MiddleOperator.NotCarry:</w:t>
      </w:r>
    </w:p>
    <w:p w14:paraId="6A30747B" w14:textId="77777777" w:rsidR="00D851A7" w:rsidRPr="00903DBA" w:rsidRDefault="00D851A7" w:rsidP="00D851A7">
      <w:pPr>
        <w:pStyle w:val="Code"/>
        <w:rPr>
          <w:highlight w:val="white"/>
        </w:rPr>
      </w:pPr>
      <w:r w:rsidRPr="00903DBA">
        <w:rPr>
          <w:highlight w:val="white"/>
        </w:rPr>
        <w:t xml:space="preserve">            CarryExpression(middleCode);</w:t>
      </w:r>
    </w:p>
    <w:p w14:paraId="5FF17074" w14:textId="77777777" w:rsidR="00D851A7" w:rsidRPr="00903DBA" w:rsidRDefault="00D851A7" w:rsidP="00D851A7">
      <w:pPr>
        <w:pStyle w:val="Code"/>
        <w:rPr>
          <w:highlight w:val="white"/>
        </w:rPr>
      </w:pPr>
      <w:r w:rsidRPr="00903DBA">
        <w:rPr>
          <w:highlight w:val="white"/>
        </w:rPr>
        <w:t xml:space="preserve">            break;</w:t>
      </w:r>
    </w:p>
    <w:p w14:paraId="7CC22499" w14:textId="2C826700" w:rsidR="00D935A0" w:rsidRPr="00903DBA" w:rsidRDefault="00EE5D6D" w:rsidP="00EE5D6D">
      <w:pPr>
        <w:rPr>
          <w:highlight w:val="white"/>
        </w:rPr>
      </w:pPr>
      <w:r w:rsidRPr="00903DBA">
        <w:rPr>
          <w:highlight w:val="white"/>
        </w:rPr>
        <w:t>In case of</w:t>
      </w:r>
      <w:r w:rsidR="00D35D02" w:rsidRPr="00903DBA">
        <w:rPr>
          <w:highlight w:val="white"/>
        </w:rPr>
        <w:t xml:space="preserve"> equality </w:t>
      </w:r>
      <w:r w:rsidRPr="00903DBA">
        <w:rPr>
          <w:highlight w:val="white"/>
        </w:rPr>
        <w:t xml:space="preserve">and relational operators, </w:t>
      </w:r>
      <w:r w:rsidR="00551EE1" w:rsidRPr="00903DBA">
        <w:rPr>
          <w:highlight w:val="white"/>
        </w:rPr>
        <w:t xml:space="preserve">we call </w:t>
      </w:r>
      <w:r w:rsidR="00551EE1" w:rsidRPr="00903DBA">
        <w:rPr>
          <w:rStyle w:val="KeyWord0"/>
          <w:highlight w:val="white"/>
        </w:rPr>
        <w:t>FloatingRelation</w:t>
      </w:r>
      <w:r w:rsidR="00551EE1" w:rsidRPr="00903DBA">
        <w:rPr>
          <w:highlight w:val="white"/>
        </w:rPr>
        <w:t xml:space="preserve"> in case of floating values and </w:t>
      </w:r>
      <w:r w:rsidR="00551EE1" w:rsidRPr="00903DBA">
        <w:rPr>
          <w:rStyle w:val="KeyWord0"/>
          <w:highlight w:val="white"/>
        </w:rPr>
        <w:t>Integral</w:t>
      </w:r>
      <w:r w:rsidR="00177957" w:rsidRPr="00903DBA">
        <w:rPr>
          <w:rStyle w:val="KeyWord0"/>
          <w:highlight w:val="white"/>
        </w:rPr>
        <w:t>Binary</w:t>
      </w:r>
      <w:r w:rsidR="00551EE1" w:rsidRPr="00903DBA">
        <w:rPr>
          <w:highlight w:val="white"/>
        </w:rPr>
        <w:t xml:space="preserve"> otherwise.</w:t>
      </w:r>
    </w:p>
    <w:p w14:paraId="7A81EEDF" w14:textId="77777777" w:rsidR="00D851A7" w:rsidRPr="00903DBA" w:rsidRDefault="00D851A7" w:rsidP="00D851A7">
      <w:pPr>
        <w:pStyle w:val="Code"/>
        <w:rPr>
          <w:highlight w:val="white"/>
        </w:rPr>
      </w:pPr>
      <w:r w:rsidRPr="00903DBA">
        <w:rPr>
          <w:highlight w:val="white"/>
        </w:rPr>
        <w:t xml:space="preserve">          case MiddleOperator.Equal:</w:t>
      </w:r>
    </w:p>
    <w:p w14:paraId="65B5DAEB" w14:textId="77777777" w:rsidR="00D851A7" w:rsidRPr="00903DBA" w:rsidRDefault="00D851A7" w:rsidP="00D851A7">
      <w:pPr>
        <w:pStyle w:val="Code"/>
        <w:rPr>
          <w:highlight w:val="white"/>
        </w:rPr>
      </w:pPr>
      <w:r w:rsidRPr="00903DBA">
        <w:rPr>
          <w:highlight w:val="white"/>
        </w:rPr>
        <w:t xml:space="preserve">          case MiddleOperator.NotEqual:</w:t>
      </w:r>
    </w:p>
    <w:p w14:paraId="0C9C5798" w14:textId="77777777" w:rsidR="00D851A7" w:rsidRPr="00903DBA" w:rsidRDefault="00D851A7" w:rsidP="00D851A7">
      <w:pPr>
        <w:pStyle w:val="Code"/>
        <w:rPr>
          <w:highlight w:val="white"/>
        </w:rPr>
      </w:pPr>
      <w:r w:rsidRPr="00903DBA">
        <w:rPr>
          <w:highlight w:val="white"/>
        </w:rPr>
        <w:t xml:space="preserve">          case MiddleOperator.SignedLessThan:</w:t>
      </w:r>
    </w:p>
    <w:p w14:paraId="64D91D1C" w14:textId="77777777" w:rsidR="00D851A7" w:rsidRPr="00903DBA" w:rsidRDefault="00D851A7" w:rsidP="00D851A7">
      <w:pPr>
        <w:pStyle w:val="Code"/>
        <w:rPr>
          <w:highlight w:val="white"/>
        </w:rPr>
      </w:pPr>
      <w:r w:rsidRPr="00903DBA">
        <w:rPr>
          <w:highlight w:val="white"/>
        </w:rPr>
        <w:t xml:space="preserve">          case MiddleOperator.SignedLessThanEqual:</w:t>
      </w:r>
    </w:p>
    <w:p w14:paraId="783EB288" w14:textId="77777777" w:rsidR="00D851A7" w:rsidRPr="00903DBA" w:rsidRDefault="00D851A7" w:rsidP="00D851A7">
      <w:pPr>
        <w:pStyle w:val="Code"/>
        <w:rPr>
          <w:highlight w:val="white"/>
        </w:rPr>
      </w:pPr>
      <w:r w:rsidRPr="00903DBA">
        <w:rPr>
          <w:highlight w:val="white"/>
        </w:rPr>
        <w:t xml:space="preserve">          case MiddleOperator.SignedGreaterThan:</w:t>
      </w:r>
    </w:p>
    <w:p w14:paraId="1853F2CF" w14:textId="77777777" w:rsidR="00D851A7" w:rsidRPr="00903DBA" w:rsidRDefault="00D851A7" w:rsidP="00D851A7">
      <w:pPr>
        <w:pStyle w:val="Code"/>
        <w:rPr>
          <w:highlight w:val="white"/>
        </w:rPr>
      </w:pPr>
      <w:r w:rsidRPr="00903DBA">
        <w:rPr>
          <w:highlight w:val="white"/>
        </w:rPr>
        <w:t xml:space="preserve">          case MiddleOperator.SignedGreaterThanEqual:</w:t>
      </w:r>
    </w:p>
    <w:p w14:paraId="6796BC26" w14:textId="77777777" w:rsidR="00D851A7" w:rsidRPr="00903DBA" w:rsidRDefault="00D851A7" w:rsidP="00D851A7">
      <w:pPr>
        <w:pStyle w:val="Code"/>
        <w:rPr>
          <w:highlight w:val="white"/>
        </w:rPr>
      </w:pPr>
      <w:r w:rsidRPr="00903DBA">
        <w:rPr>
          <w:highlight w:val="white"/>
        </w:rPr>
        <w:t xml:space="preserve">          case MiddleOperator.UnsignedLessThan:</w:t>
      </w:r>
    </w:p>
    <w:p w14:paraId="1CBCEC8D" w14:textId="77777777" w:rsidR="00D851A7" w:rsidRPr="00903DBA" w:rsidRDefault="00D851A7" w:rsidP="00D851A7">
      <w:pPr>
        <w:pStyle w:val="Code"/>
        <w:rPr>
          <w:highlight w:val="white"/>
        </w:rPr>
      </w:pPr>
      <w:r w:rsidRPr="00903DBA">
        <w:rPr>
          <w:highlight w:val="white"/>
        </w:rPr>
        <w:t xml:space="preserve">          case MiddleOperator.UnsignedLessThanEqual:</w:t>
      </w:r>
    </w:p>
    <w:p w14:paraId="16CBA289" w14:textId="77777777" w:rsidR="00D851A7" w:rsidRPr="00903DBA" w:rsidRDefault="00D851A7" w:rsidP="00D851A7">
      <w:pPr>
        <w:pStyle w:val="Code"/>
        <w:rPr>
          <w:highlight w:val="white"/>
        </w:rPr>
      </w:pPr>
      <w:r w:rsidRPr="00903DBA">
        <w:rPr>
          <w:highlight w:val="white"/>
        </w:rPr>
        <w:t xml:space="preserve">          case MiddleOperator.UnsignedGreaterThan:</w:t>
      </w:r>
    </w:p>
    <w:p w14:paraId="1D2715EC" w14:textId="77777777" w:rsidR="00D851A7" w:rsidRPr="00903DBA" w:rsidRDefault="00D851A7" w:rsidP="00D851A7">
      <w:pPr>
        <w:pStyle w:val="Code"/>
        <w:rPr>
          <w:highlight w:val="white"/>
        </w:rPr>
      </w:pPr>
      <w:r w:rsidRPr="00903DBA">
        <w:rPr>
          <w:highlight w:val="white"/>
        </w:rPr>
        <w:t xml:space="preserve">          case MiddleOperator.UnsignedGreaterThanEqual: {</w:t>
      </w:r>
    </w:p>
    <w:p w14:paraId="7F80C264" w14:textId="77777777" w:rsidR="00D851A7" w:rsidRPr="00903DBA" w:rsidRDefault="00D851A7" w:rsidP="00D851A7">
      <w:pPr>
        <w:pStyle w:val="Code"/>
        <w:rPr>
          <w:highlight w:val="white"/>
        </w:rPr>
      </w:pPr>
      <w:r w:rsidRPr="00903DBA">
        <w:rPr>
          <w:highlight w:val="white"/>
        </w:rPr>
        <w:t xml:space="preserve">              Symbol leftSymbol = (Symbol) middleCode[1];</w:t>
      </w:r>
    </w:p>
    <w:p w14:paraId="09AE775C" w14:textId="77777777" w:rsidR="00D851A7" w:rsidRPr="00903DBA" w:rsidRDefault="00D851A7" w:rsidP="00D851A7">
      <w:pPr>
        <w:pStyle w:val="Code"/>
        <w:rPr>
          <w:highlight w:val="white"/>
        </w:rPr>
      </w:pPr>
    </w:p>
    <w:p w14:paraId="0525AFCF" w14:textId="77777777" w:rsidR="00D851A7" w:rsidRPr="00903DBA" w:rsidRDefault="00D851A7" w:rsidP="00D851A7">
      <w:pPr>
        <w:pStyle w:val="Code"/>
        <w:rPr>
          <w:highlight w:val="white"/>
        </w:rPr>
      </w:pPr>
      <w:r w:rsidRPr="00903DBA">
        <w:rPr>
          <w:highlight w:val="white"/>
        </w:rPr>
        <w:t xml:space="preserve">              if (leftSymbol.Type.IsFloating()) {</w:t>
      </w:r>
    </w:p>
    <w:p w14:paraId="11D65232" w14:textId="75096345" w:rsidR="00D851A7" w:rsidRPr="00903DBA" w:rsidRDefault="00D851A7" w:rsidP="00D851A7">
      <w:pPr>
        <w:pStyle w:val="Code"/>
        <w:rPr>
          <w:highlight w:val="white"/>
        </w:rPr>
      </w:pPr>
      <w:r w:rsidRPr="00903DBA">
        <w:rPr>
          <w:highlight w:val="white"/>
        </w:rPr>
        <w:t xml:space="preserve">                FloatingRelation(middleCode);</w:t>
      </w:r>
    </w:p>
    <w:p w14:paraId="661C1244" w14:textId="77777777" w:rsidR="00D851A7" w:rsidRPr="00903DBA" w:rsidRDefault="00D851A7" w:rsidP="00D851A7">
      <w:pPr>
        <w:pStyle w:val="Code"/>
        <w:rPr>
          <w:highlight w:val="white"/>
        </w:rPr>
      </w:pPr>
      <w:r w:rsidRPr="00903DBA">
        <w:rPr>
          <w:highlight w:val="white"/>
        </w:rPr>
        <w:t xml:space="preserve">              }</w:t>
      </w:r>
    </w:p>
    <w:p w14:paraId="5DF5AD31" w14:textId="77777777" w:rsidR="00D851A7" w:rsidRPr="00903DBA" w:rsidRDefault="00D851A7" w:rsidP="00D851A7">
      <w:pPr>
        <w:pStyle w:val="Code"/>
        <w:rPr>
          <w:highlight w:val="white"/>
        </w:rPr>
      </w:pPr>
      <w:r w:rsidRPr="00903DBA">
        <w:rPr>
          <w:highlight w:val="white"/>
        </w:rPr>
        <w:t xml:space="preserve">              else {</w:t>
      </w:r>
    </w:p>
    <w:p w14:paraId="35021F9F" w14:textId="364ADCE0" w:rsidR="00D851A7" w:rsidRPr="00903DBA" w:rsidRDefault="00D851A7" w:rsidP="00D851A7">
      <w:pPr>
        <w:pStyle w:val="Code"/>
        <w:rPr>
          <w:highlight w:val="white"/>
        </w:rPr>
      </w:pPr>
      <w:r w:rsidRPr="00903DBA">
        <w:rPr>
          <w:highlight w:val="white"/>
        </w:rPr>
        <w:t xml:space="preserve">                Integral</w:t>
      </w:r>
      <w:r w:rsidR="00177957" w:rsidRPr="00903DBA">
        <w:rPr>
          <w:highlight w:val="white"/>
        </w:rPr>
        <w:t>Binary</w:t>
      </w:r>
      <w:r w:rsidRPr="00903DBA">
        <w:rPr>
          <w:highlight w:val="white"/>
        </w:rPr>
        <w:t>(middleCode);</w:t>
      </w:r>
    </w:p>
    <w:p w14:paraId="2D83E30A" w14:textId="77777777" w:rsidR="00D851A7" w:rsidRPr="00903DBA" w:rsidRDefault="00D851A7" w:rsidP="00D851A7">
      <w:pPr>
        <w:pStyle w:val="Code"/>
        <w:rPr>
          <w:highlight w:val="white"/>
        </w:rPr>
      </w:pPr>
      <w:r w:rsidRPr="00903DBA">
        <w:rPr>
          <w:highlight w:val="white"/>
        </w:rPr>
        <w:t xml:space="preserve">              }</w:t>
      </w:r>
    </w:p>
    <w:p w14:paraId="37A9CD07" w14:textId="77777777" w:rsidR="00D851A7" w:rsidRPr="00903DBA" w:rsidRDefault="00D851A7" w:rsidP="00D851A7">
      <w:pPr>
        <w:pStyle w:val="Code"/>
        <w:rPr>
          <w:highlight w:val="white"/>
        </w:rPr>
      </w:pPr>
      <w:r w:rsidRPr="00903DBA">
        <w:rPr>
          <w:highlight w:val="white"/>
        </w:rPr>
        <w:t xml:space="preserve">            }</w:t>
      </w:r>
    </w:p>
    <w:p w14:paraId="082B4995" w14:textId="77777777" w:rsidR="00D851A7" w:rsidRPr="00903DBA" w:rsidRDefault="00D851A7" w:rsidP="00D851A7">
      <w:pPr>
        <w:pStyle w:val="Code"/>
        <w:rPr>
          <w:highlight w:val="white"/>
        </w:rPr>
      </w:pPr>
      <w:r w:rsidRPr="00903DBA">
        <w:rPr>
          <w:highlight w:val="white"/>
        </w:rPr>
        <w:t xml:space="preserve">            break;</w:t>
      </w:r>
    </w:p>
    <w:p w14:paraId="7FB289E7" w14:textId="77777777" w:rsidR="00D851A7" w:rsidRPr="00903DBA" w:rsidRDefault="00D851A7" w:rsidP="00D851A7">
      <w:pPr>
        <w:pStyle w:val="Code"/>
        <w:rPr>
          <w:highlight w:val="white"/>
        </w:rPr>
      </w:pPr>
      <w:r w:rsidRPr="00903DBA">
        <w:rPr>
          <w:highlight w:val="white"/>
        </w:rPr>
        <w:t xml:space="preserve">        </w:t>
      </w:r>
    </w:p>
    <w:p w14:paraId="7F616CA2" w14:textId="77777777" w:rsidR="00D851A7" w:rsidRPr="00903DBA" w:rsidRDefault="00D851A7" w:rsidP="00D851A7">
      <w:pPr>
        <w:pStyle w:val="Code"/>
        <w:rPr>
          <w:highlight w:val="white"/>
        </w:rPr>
      </w:pPr>
      <w:r w:rsidRPr="00903DBA">
        <w:rPr>
          <w:highlight w:val="white"/>
        </w:rPr>
        <w:t xml:space="preserve">          case MiddleOperator.Case:</w:t>
      </w:r>
    </w:p>
    <w:p w14:paraId="57917DA8" w14:textId="77777777" w:rsidR="00D851A7" w:rsidRPr="00903DBA" w:rsidRDefault="00D851A7" w:rsidP="00D851A7">
      <w:pPr>
        <w:pStyle w:val="Code"/>
        <w:rPr>
          <w:highlight w:val="white"/>
        </w:rPr>
      </w:pPr>
      <w:r w:rsidRPr="00903DBA">
        <w:rPr>
          <w:highlight w:val="white"/>
        </w:rPr>
        <w:t xml:space="preserve">            Case(middleCode);</w:t>
      </w:r>
    </w:p>
    <w:p w14:paraId="038E8B26" w14:textId="77777777" w:rsidR="00D851A7" w:rsidRPr="00903DBA" w:rsidRDefault="00D851A7" w:rsidP="00D851A7">
      <w:pPr>
        <w:pStyle w:val="Code"/>
        <w:rPr>
          <w:highlight w:val="white"/>
        </w:rPr>
      </w:pPr>
      <w:r w:rsidRPr="00903DBA">
        <w:rPr>
          <w:highlight w:val="white"/>
        </w:rPr>
        <w:t xml:space="preserve">            break;</w:t>
      </w:r>
    </w:p>
    <w:p w14:paraId="0E7CE09D" w14:textId="77777777" w:rsidR="00D851A7" w:rsidRPr="00903DBA" w:rsidRDefault="00D851A7" w:rsidP="00D851A7">
      <w:pPr>
        <w:pStyle w:val="Code"/>
        <w:rPr>
          <w:highlight w:val="white"/>
        </w:rPr>
      </w:pPr>
    </w:p>
    <w:p w14:paraId="67C1962A" w14:textId="77777777" w:rsidR="00D851A7" w:rsidRPr="00903DBA" w:rsidRDefault="00D851A7" w:rsidP="00D851A7">
      <w:pPr>
        <w:pStyle w:val="Code"/>
        <w:rPr>
          <w:highlight w:val="white"/>
        </w:rPr>
      </w:pPr>
      <w:r w:rsidRPr="00903DBA">
        <w:rPr>
          <w:highlight w:val="white"/>
        </w:rPr>
        <w:t xml:space="preserve">          case MiddleOperator.CaseEnd:</w:t>
      </w:r>
    </w:p>
    <w:p w14:paraId="08AAACC4" w14:textId="77777777" w:rsidR="00D851A7" w:rsidRPr="00903DBA" w:rsidRDefault="00D851A7" w:rsidP="00D851A7">
      <w:pPr>
        <w:pStyle w:val="Code"/>
        <w:rPr>
          <w:highlight w:val="white"/>
        </w:rPr>
      </w:pPr>
      <w:r w:rsidRPr="00903DBA">
        <w:rPr>
          <w:highlight w:val="white"/>
        </w:rPr>
        <w:t xml:space="preserve">            CaseEnd(middleCode);</w:t>
      </w:r>
    </w:p>
    <w:p w14:paraId="16B29713" w14:textId="77777777" w:rsidR="00D851A7" w:rsidRPr="00903DBA" w:rsidRDefault="00D851A7" w:rsidP="00D851A7">
      <w:pPr>
        <w:pStyle w:val="Code"/>
        <w:rPr>
          <w:highlight w:val="white"/>
        </w:rPr>
      </w:pPr>
      <w:r w:rsidRPr="00903DBA">
        <w:rPr>
          <w:highlight w:val="white"/>
        </w:rPr>
        <w:t xml:space="preserve">            break;</w:t>
      </w:r>
    </w:p>
    <w:p w14:paraId="5C5A6C66" w14:textId="59A3EBA9" w:rsidR="00D851A7" w:rsidRPr="00903DBA" w:rsidRDefault="005110C0" w:rsidP="005110C0">
      <w:pPr>
        <w:rPr>
          <w:highlight w:val="white"/>
        </w:rPr>
      </w:pPr>
      <w:r w:rsidRPr="00903DBA">
        <w:rPr>
          <w:highlight w:val="white"/>
        </w:rPr>
        <w:t xml:space="preserve">The same goes for the unary operations. In case of floating type we call </w:t>
      </w:r>
      <w:r w:rsidRPr="00903DBA">
        <w:rPr>
          <w:rStyle w:val="KeyWord0"/>
          <w:highlight w:val="white"/>
        </w:rPr>
        <w:t>FloatingUnary</w:t>
      </w:r>
      <w:r w:rsidRPr="00903DBA">
        <w:rPr>
          <w:highlight w:val="white"/>
        </w:rPr>
        <w:t xml:space="preserve">, and in case of integral type we call </w:t>
      </w:r>
      <w:r w:rsidRPr="00903DBA">
        <w:rPr>
          <w:rStyle w:val="KeyWord0"/>
          <w:highlight w:val="white"/>
        </w:rPr>
        <w:t>InategralUnary</w:t>
      </w:r>
      <w:r w:rsidRPr="00903DBA">
        <w:rPr>
          <w:highlight w:val="white"/>
        </w:rPr>
        <w:t>.</w:t>
      </w:r>
    </w:p>
    <w:p w14:paraId="13FD5D40" w14:textId="77777777" w:rsidR="00D851A7" w:rsidRPr="00903DBA" w:rsidRDefault="00D851A7" w:rsidP="00D851A7">
      <w:pPr>
        <w:pStyle w:val="Code"/>
        <w:rPr>
          <w:highlight w:val="white"/>
        </w:rPr>
      </w:pPr>
      <w:r w:rsidRPr="00903DBA">
        <w:rPr>
          <w:highlight w:val="white"/>
        </w:rPr>
        <w:t xml:space="preserve">          case MiddleOperator.UnaryAdd:</w:t>
      </w:r>
    </w:p>
    <w:p w14:paraId="79EF0BB5" w14:textId="77777777" w:rsidR="00D851A7" w:rsidRPr="00903DBA" w:rsidRDefault="00D851A7" w:rsidP="00D851A7">
      <w:pPr>
        <w:pStyle w:val="Code"/>
        <w:rPr>
          <w:highlight w:val="white"/>
        </w:rPr>
      </w:pPr>
      <w:r w:rsidRPr="00903DBA">
        <w:rPr>
          <w:highlight w:val="white"/>
        </w:rPr>
        <w:t xml:space="preserve">          case MiddleOperator.UnarySubtract:</w:t>
      </w:r>
    </w:p>
    <w:p w14:paraId="62A10614" w14:textId="77777777" w:rsidR="00D851A7" w:rsidRPr="00903DBA" w:rsidRDefault="00D851A7" w:rsidP="00D851A7">
      <w:pPr>
        <w:pStyle w:val="Code"/>
        <w:rPr>
          <w:highlight w:val="white"/>
        </w:rPr>
      </w:pPr>
      <w:r w:rsidRPr="00903DBA">
        <w:rPr>
          <w:highlight w:val="white"/>
        </w:rPr>
        <w:t xml:space="preserve">          case MiddleOperator.BitwiseNot: {</w:t>
      </w:r>
    </w:p>
    <w:p w14:paraId="567319B0" w14:textId="77777777" w:rsidR="00D851A7" w:rsidRPr="00903DBA" w:rsidRDefault="00D851A7" w:rsidP="00D851A7">
      <w:pPr>
        <w:pStyle w:val="Code"/>
        <w:rPr>
          <w:highlight w:val="white"/>
        </w:rPr>
      </w:pPr>
      <w:r w:rsidRPr="00903DBA">
        <w:rPr>
          <w:highlight w:val="white"/>
        </w:rPr>
        <w:t xml:space="preserve">              Symbol resultSymbol = (Symbol) middleCode[0];</w:t>
      </w:r>
    </w:p>
    <w:p w14:paraId="18AD4869" w14:textId="77777777" w:rsidR="00D851A7" w:rsidRPr="00903DBA" w:rsidRDefault="00D851A7" w:rsidP="00D851A7">
      <w:pPr>
        <w:pStyle w:val="Code"/>
        <w:rPr>
          <w:highlight w:val="white"/>
        </w:rPr>
      </w:pPr>
    </w:p>
    <w:p w14:paraId="4ABFA4F5" w14:textId="77777777" w:rsidR="00D851A7" w:rsidRPr="00903DBA" w:rsidRDefault="00D851A7" w:rsidP="00D851A7">
      <w:pPr>
        <w:pStyle w:val="Code"/>
        <w:rPr>
          <w:highlight w:val="white"/>
        </w:rPr>
      </w:pPr>
      <w:r w:rsidRPr="00903DBA">
        <w:rPr>
          <w:highlight w:val="white"/>
        </w:rPr>
        <w:t xml:space="preserve">              if (resultSymbol.Type.IsFloating()) {</w:t>
      </w:r>
    </w:p>
    <w:p w14:paraId="3528296A" w14:textId="77777777" w:rsidR="00D851A7" w:rsidRPr="00903DBA" w:rsidRDefault="00D851A7" w:rsidP="00D851A7">
      <w:pPr>
        <w:pStyle w:val="Code"/>
        <w:rPr>
          <w:highlight w:val="white"/>
        </w:rPr>
      </w:pPr>
      <w:r w:rsidRPr="00903DBA">
        <w:rPr>
          <w:highlight w:val="white"/>
        </w:rPr>
        <w:t xml:space="preserve">                FloatingUnary(middleCode);</w:t>
      </w:r>
    </w:p>
    <w:p w14:paraId="60C99C40" w14:textId="77777777" w:rsidR="00D851A7" w:rsidRPr="00903DBA" w:rsidRDefault="00D851A7" w:rsidP="00D851A7">
      <w:pPr>
        <w:pStyle w:val="Code"/>
        <w:rPr>
          <w:highlight w:val="white"/>
        </w:rPr>
      </w:pPr>
      <w:r w:rsidRPr="00903DBA">
        <w:rPr>
          <w:highlight w:val="white"/>
        </w:rPr>
        <w:t xml:space="preserve">              }</w:t>
      </w:r>
    </w:p>
    <w:p w14:paraId="317C2DCD" w14:textId="77777777" w:rsidR="00D851A7" w:rsidRPr="00903DBA" w:rsidRDefault="00D851A7" w:rsidP="00D851A7">
      <w:pPr>
        <w:pStyle w:val="Code"/>
        <w:rPr>
          <w:highlight w:val="white"/>
        </w:rPr>
      </w:pPr>
      <w:r w:rsidRPr="00903DBA">
        <w:rPr>
          <w:highlight w:val="white"/>
        </w:rPr>
        <w:t xml:space="preserve">              else {</w:t>
      </w:r>
    </w:p>
    <w:p w14:paraId="03F5D031" w14:textId="77777777" w:rsidR="00D851A7" w:rsidRPr="00903DBA" w:rsidRDefault="00D851A7" w:rsidP="00D851A7">
      <w:pPr>
        <w:pStyle w:val="Code"/>
        <w:rPr>
          <w:highlight w:val="white"/>
        </w:rPr>
      </w:pPr>
      <w:r w:rsidRPr="00903DBA">
        <w:rPr>
          <w:highlight w:val="white"/>
        </w:rPr>
        <w:t xml:space="preserve">                IntegralUnary(middleCode);</w:t>
      </w:r>
    </w:p>
    <w:p w14:paraId="08409C8E" w14:textId="77777777" w:rsidR="00D851A7" w:rsidRPr="00903DBA" w:rsidRDefault="00D851A7" w:rsidP="00D851A7">
      <w:pPr>
        <w:pStyle w:val="Code"/>
        <w:rPr>
          <w:highlight w:val="white"/>
        </w:rPr>
      </w:pPr>
      <w:r w:rsidRPr="00903DBA">
        <w:rPr>
          <w:highlight w:val="white"/>
        </w:rPr>
        <w:t xml:space="preserve">              }</w:t>
      </w:r>
    </w:p>
    <w:p w14:paraId="31C2A244" w14:textId="77777777" w:rsidR="00D851A7" w:rsidRPr="00903DBA" w:rsidRDefault="00D851A7" w:rsidP="00D851A7">
      <w:pPr>
        <w:pStyle w:val="Code"/>
        <w:rPr>
          <w:highlight w:val="white"/>
        </w:rPr>
      </w:pPr>
      <w:r w:rsidRPr="00903DBA">
        <w:rPr>
          <w:highlight w:val="white"/>
        </w:rPr>
        <w:t xml:space="preserve">            }</w:t>
      </w:r>
    </w:p>
    <w:p w14:paraId="12D7EAC4" w14:textId="77777777" w:rsidR="00D851A7" w:rsidRPr="00903DBA" w:rsidRDefault="00D851A7" w:rsidP="00D851A7">
      <w:pPr>
        <w:pStyle w:val="Code"/>
        <w:rPr>
          <w:highlight w:val="white"/>
        </w:rPr>
      </w:pPr>
      <w:r w:rsidRPr="00903DBA">
        <w:rPr>
          <w:highlight w:val="white"/>
        </w:rPr>
        <w:t xml:space="preserve">            break;</w:t>
      </w:r>
    </w:p>
    <w:p w14:paraId="00560F70" w14:textId="77777777" w:rsidR="00D851A7" w:rsidRPr="00903DBA" w:rsidRDefault="00D851A7" w:rsidP="00D851A7">
      <w:pPr>
        <w:pStyle w:val="Code"/>
        <w:rPr>
          <w:highlight w:val="white"/>
        </w:rPr>
      </w:pPr>
      <w:r w:rsidRPr="00903DBA">
        <w:rPr>
          <w:highlight w:val="white"/>
        </w:rPr>
        <w:t xml:space="preserve">          </w:t>
      </w:r>
    </w:p>
    <w:p w14:paraId="009AF1F1" w14:textId="77777777" w:rsidR="00D851A7" w:rsidRPr="00903DBA" w:rsidRDefault="00D851A7" w:rsidP="00D851A7">
      <w:pPr>
        <w:pStyle w:val="Code"/>
        <w:rPr>
          <w:highlight w:val="white"/>
        </w:rPr>
      </w:pPr>
      <w:r w:rsidRPr="00903DBA">
        <w:rPr>
          <w:highlight w:val="white"/>
        </w:rPr>
        <w:t xml:space="preserve">          case MiddleOperator.Address:</w:t>
      </w:r>
    </w:p>
    <w:p w14:paraId="53404B25" w14:textId="77777777" w:rsidR="00D851A7" w:rsidRPr="00903DBA" w:rsidRDefault="00D851A7" w:rsidP="00D851A7">
      <w:pPr>
        <w:pStyle w:val="Code"/>
        <w:rPr>
          <w:highlight w:val="white"/>
        </w:rPr>
      </w:pPr>
      <w:r w:rsidRPr="00903DBA">
        <w:rPr>
          <w:highlight w:val="white"/>
        </w:rPr>
        <w:t xml:space="preserve">            Address(middleCode);</w:t>
      </w:r>
    </w:p>
    <w:p w14:paraId="648FB32D" w14:textId="77777777" w:rsidR="00D851A7" w:rsidRPr="00903DBA" w:rsidRDefault="00D851A7" w:rsidP="00D851A7">
      <w:pPr>
        <w:pStyle w:val="Code"/>
        <w:rPr>
          <w:highlight w:val="white"/>
        </w:rPr>
      </w:pPr>
      <w:r w:rsidRPr="00903DBA">
        <w:rPr>
          <w:highlight w:val="white"/>
        </w:rPr>
        <w:t xml:space="preserve">            break;</w:t>
      </w:r>
    </w:p>
    <w:p w14:paraId="77D9B79C" w14:textId="77777777" w:rsidR="00D851A7" w:rsidRPr="00903DBA" w:rsidRDefault="00D851A7" w:rsidP="00D851A7">
      <w:pPr>
        <w:pStyle w:val="Code"/>
        <w:rPr>
          <w:highlight w:val="white"/>
        </w:rPr>
      </w:pPr>
    </w:p>
    <w:p w14:paraId="7665DBF2" w14:textId="77777777" w:rsidR="00D851A7" w:rsidRPr="00903DBA" w:rsidRDefault="00D851A7" w:rsidP="00D851A7">
      <w:pPr>
        <w:pStyle w:val="Code"/>
        <w:rPr>
          <w:highlight w:val="white"/>
        </w:rPr>
      </w:pPr>
      <w:r w:rsidRPr="00903DBA">
        <w:rPr>
          <w:highlight w:val="white"/>
        </w:rPr>
        <w:t xml:space="preserve">          case MiddleOperator.Dereference: {</w:t>
      </w:r>
    </w:p>
    <w:p w14:paraId="3CB3D1EB" w14:textId="77777777" w:rsidR="00D851A7" w:rsidRPr="00903DBA" w:rsidRDefault="00D851A7" w:rsidP="00D851A7">
      <w:pPr>
        <w:pStyle w:val="Code"/>
        <w:rPr>
          <w:highlight w:val="white"/>
        </w:rPr>
      </w:pPr>
      <w:r w:rsidRPr="00903DBA">
        <w:rPr>
          <w:highlight w:val="white"/>
        </w:rPr>
        <w:t xml:space="preserve">              Symbol symbol = (Symbol) middleCode[1];</w:t>
      </w:r>
    </w:p>
    <w:p w14:paraId="5988F9B7" w14:textId="77777777" w:rsidR="00D851A7" w:rsidRPr="00903DBA" w:rsidRDefault="00D851A7" w:rsidP="00D851A7">
      <w:pPr>
        <w:pStyle w:val="Code"/>
        <w:rPr>
          <w:highlight w:val="white"/>
        </w:rPr>
      </w:pPr>
    </w:p>
    <w:p w14:paraId="76E0B70C" w14:textId="77777777" w:rsidR="00D851A7" w:rsidRPr="00903DBA" w:rsidRDefault="00D851A7" w:rsidP="00D851A7">
      <w:pPr>
        <w:pStyle w:val="Code"/>
        <w:rPr>
          <w:highlight w:val="white"/>
        </w:rPr>
      </w:pPr>
      <w:r w:rsidRPr="00903DBA">
        <w:rPr>
          <w:highlight w:val="white"/>
        </w:rPr>
        <w:t xml:space="preserve">              if (symbol.Type.IsFloating()) {</w:t>
      </w:r>
    </w:p>
    <w:p w14:paraId="25DB31D6" w14:textId="77777777" w:rsidR="00D851A7" w:rsidRPr="00903DBA" w:rsidRDefault="00D851A7" w:rsidP="00D851A7">
      <w:pPr>
        <w:pStyle w:val="Code"/>
        <w:rPr>
          <w:highlight w:val="white"/>
        </w:rPr>
      </w:pPr>
      <w:r w:rsidRPr="00903DBA">
        <w:rPr>
          <w:highlight w:val="white"/>
        </w:rPr>
        <w:t xml:space="preserve">                FloatingDereference(middleCode);</w:t>
      </w:r>
    </w:p>
    <w:p w14:paraId="65139690" w14:textId="77777777" w:rsidR="00D851A7" w:rsidRPr="00903DBA" w:rsidRDefault="00D851A7" w:rsidP="00D851A7">
      <w:pPr>
        <w:pStyle w:val="Code"/>
        <w:rPr>
          <w:highlight w:val="white"/>
        </w:rPr>
      </w:pPr>
      <w:r w:rsidRPr="00903DBA">
        <w:rPr>
          <w:highlight w:val="white"/>
        </w:rPr>
        <w:t xml:space="preserve">              }</w:t>
      </w:r>
    </w:p>
    <w:p w14:paraId="3B83F884" w14:textId="77777777" w:rsidR="00D851A7" w:rsidRPr="00903DBA" w:rsidRDefault="00D851A7" w:rsidP="00D851A7">
      <w:pPr>
        <w:pStyle w:val="Code"/>
        <w:rPr>
          <w:highlight w:val="white"/>
        </w:rPr>
      </w:pPr>
      <w:r w:rsidRPr="00903DBA">
        <w:rPr>
          <w:highlight w:val="white"/>
        </w:rPr>
        <w:t xml:space="preserve">              else {</w:t>
      </w:r>
    </w:p>
    <w:p w14:paraId="50E1B080" w14:textId="77777777" w:rsidR="00D851A7" w:rsidRPr="00903DBA" w:rsidRDefault="00D851A7" w:rsidP="00D851A7">
      <w:pPr>
        <w:pStyle w:val="Code"/>
        <w:rPr>
          <w:highlight w:val="white"/>
        </w:rPr>
      </w:pPr>
      <w:r w:rsidRPr="00903DBA">
        <w:rPr>
          <w:highlight w:val="white"/>
        </w:rPr>
        <w:t xml:space="preserve">                IntegralDereference(middleCode);</w:t>
      </w:r>
    </w:p>
    <w:p w14:paraId="7D3D0273" w14:textId="77777777" w:rsidR="00D851A7" w:rsidRPr="00903DBA" w:rsidRDefault="00D851A7" w:rsidP="00D851A7">
      <w:pPr>
        <w:pStyle w:val="Code"/>
        <w:rPr>
          <w:highlight w:val="white"/>
        </w:rPr>
      </w:pPr>
      <w:r w:rsidRPr="00903DBA">
        <w:rPr>
          <w:highlight w:val="white"/>
        </w:rPr>
        <w:t xml:space="preserve">              }</w:t>
      </w:r>
    </w:p>
    <w:p w14:paraId="289401D2" w14:textId="77777777" w:rsidR="00D851A7" w:rsidRPr="00903DBA" w:rsidRDefault="00D851A7" w:rsidP="00D851A7">
      <w:pPr>
        <w:pStyle w:val="Code"/>
        <w:rPr>
          <w:highlight w:val="white"/>
        </w:rPr>
      </w:pPr>
      <w:r w:rsidRPr="00903DBA">
        <w:rPr>
          <w:highlight w:val="white"/>
        </w:rPr>
        <w:t xml:space="preserve">            }</w:t>
      </w:r>
    </w:p>
    <w:p w14:paraId="51169B7F" w14:textId="77777777" w:rsidR="00D851A7" w:rsidRPr="00903DBA" w:rsidRDefault="00D851A7" w:rsidP="00D851A7">
      <w:pPr>
        <w:pStyle w:val="Code"/>
        <w:rPr>
          <w:highlight w:val="white"/>
        </w:rPr>
      </w:pPr>
      <w:r w:rsidRPr="00903DBA">
        <w:rPr>
          <w:highlight w:val="white"/>
        </w:rPr>
        <w:t xml:space="preserve">            break;</w:t>
      </w:r>
    </w:p>
    <w:p w14:paraId="6B58388B" w14:textId="77777777" w:rsidR="00D851A7" w:rsidRPr="00903DBA" w:rsidRDefault="00D851A7" w:rsidP="00D851A7">
      <w:pPr>
        <w:pStyle w:val="Code"/>
        <w:rPr>
          <w:highlight w:val="white"/>
        </w:rPr>
      </w:pPr>
    </w:p>
    <w:p w14:paraId="327E0B6E" w14:textId="77777777" w:rsidR="00D851A7" w:rsidRPr="00903DBA" w:rsidRDefault="00D851A7" w:rsidP="00D851A7">
      <w:pPr>
        <w:pStyle w:val="Code"/>
        <w:rPr>
          <w:highlight w:val="white"/>
        </w:rPr>
      </w:pPr>
      <w:r w:rsidRPr="00903DBA">
        <w:rPr>
          <w:highlight w:val="white"/>
        </w:rPr>
        <w:t xml:space="preserve">          case MiddleOperator.DecreaseStack:</w:t>
      </w:r>
    </w:p>
    <w:p w14:paraId="28895A32" w14:textId="77777777" w:rsidR="00D851A7" w:rsidRPr="00903DBA" w:rsidRDefault="00D851A7" w:rsidP="00D851A7">
      <w:pPr>
        <w:pStyle w:val="Code"/>
        <w:rPr>
          <w:highlight w:val="white"/>
        </w:rPr>
      </w:pPr>
      <w:r w:rsidRPr="00903DBA">
        <w:rPr>
          <w:highlight w:val="white"/>
        </w:rPr>
        <w:t xml:space="preserve">            Assert.ErrorXXX((--m_floatStackSize) &gt;= 0);</w:t>
      </w:r>
    </w:p>
    <w:p w14:paraId="385604D5" w14:textId="77777777" w:rsidR="00D851A7" w:rsidRPr="00903DBA" w:rsidRDefault="00D851A7" w:rsidP="00D851A7">
      <w:pPr>
        <w:pStyle w:val="Code"/>
        <w:rPr>
          <w:highlight w:val="white"/>
        </w:rPr>
      </w:pPr>
      <w:r w:rsidRPr="00903DBA">
        <w:rPr>
          <w:highlight w:val="white"/>
        </w:rPr>
        <w:t xml:space="preserve">            break;</w:t>
      </w:r>
    </w:p>
    <w:p w14:paraId="570442F5" w14:textId="77777777" w:rsidR="00D851A7" w:rsidRPr="00903DBA" w:rsidRDefault="00D851A7" w:rsidP="00D851A7">
      <w:pPr>
        <w:pStyle w:val="Code"/>
        <w:rPr>
          <w:highlight w:val="white"/>
        </w:rPr>
      </w:pPr>
    </w:p>
    <w:p w14:paraId="59899A34" w14:textId="77777777" w:rsidR="00D851A7" w:rsidRPr="00903DBA" w:rsidRDefault="00D851A7" w:rsidP="00D851A7">
      <w:pPr>
        <w:pStyle w:val="Code"/>
        <w:rPr>
          <w:highlight w:val="white"/>
        </w:rPr>
      </w:pPr>
      <w:r w:rsidRPr="00903DBA">
        <w:rPr>
          <w:highlight w:val="white"/>
        </w:rPr>
        <w:t xml:space="preserve">          case MiddleOperator.CheckTrackMapFloatStack:</w:t>
      </w:r>
    </w:p>
    <w:p w14:paraId="0EED97A2" w14:textId="77777777" w:rsidR="00D851A7" w:rsidRPr="00903DBA" w:rsidRDefault="00D851A7" w:rsidP="00D851A7">
      <w:pPr>
        <w:pStyle w:val="Code"/>
        <w:rPr>
          <w:highlight w:val="white"/>
        </w:rPr>
      </w:pPr>
      <w:r w:rsidRPr="00903DBA">
        <w:rPr>
          <w:highlight w:val="white"/>
        </w:rPr>
        <w:t xml:space="preserve">            Assert.ErrorXXX((m_trackMap.Count == 0) &amp;&amp;</w:t>
      </w:r>
    </w:p>
    <w:p w14:paraId="4BDED40E" w14:textId="77777777" w:rsidR="00D851A7" w:rsidRPr="00903DBA" w:rsidRDefault="00D851A7" w:rsidP="00D851A7">
      <w:pPr>
        <w:pStyle w:val="Code"/>
        <w:rPr>
          <w:highlight w:val="white"/>
        </w:rPr>
      </w:pPr>
      <w:r w:rsidRPr="00903DBA">
        <w:rPr>
          <w:highlight w:val="white"/>
        </w:rPr>
        <w:t xml:space="preserve">                          (m_floatStackSize == 0));</w:t>
      </w:r>
    </w:p>
    <w:p w14:paraId="3E79EB63" w14:textId="77777777" w:rsidR="00D851A7" w:rsidRPr="00903DBA" w:rsidRDefault="00D851A7" w:rsidP="00D851A7">
      <w:pPr>
        <w:pStyle w:val="Code"/>
        <w:rPr>
          <w:highlight w:val="white"/>
        </w:rPr>
      </w:pPr>
      <w:r w:rsidRPr="00903DBA">
        <w:rPr>
          <w:highlight w:val="white"/>
        </w:rPr>
        <w:t xml:space="preserve">            break;</w:t>
      </w:r>
    </w:p>
    <w:p w14:paraId="664807AF" w14:textId="77777777" w:rsidR="00D851A7" w:rsidRPr="00903DBA" w:rsidRDefault="00D851A7" w:rsidP="00D851A7">
      <w:pPr>
        <w:pStyle w:val="Code"/>
        <w:rPr>
          <w:highlight w:val="white"/>
        </w:rPr>
      </w:pPr>
    </w:p>
    <w:p w14:paraId="745BB2CA" w14:textId="77777777" w:rsidR="00D851A7" w:rsidRPr="00903DBA" w:rsidRDefault="00D851A7" w:rsidP="00D851A7">
      <w:pPr>
        <w:pStyle w:val="Code"/>
        <w:rPr>
          <w:highlight w:val="white"/>
        </w:rPr>
      </w:pPr>
      <w:r w:rsidRPr="00903DBA">
        <w:rPr>
          <w:highlight w:val="white"/>
        </w:rPr>
        <w:t xml:space="preserve">          case MiddleOperator.PushZero:</w:t>
      </w:r>
    </w:p>
    <w:p w14:paraId="7CE6F700" w14:textId="77777777" w:rsidR="00D851A7" w:rsidRPr="00903DBA" w:rsidRDefault="00D851A7" w:rsidP="00D851A7">
      <w:pPr>
        <w:pStyle w:val="Code"/>
        <w:rPr>
          <w:highlight w:val="white"/>
        </w:rPr>
      </w:pPr>
      <w:r w:rsidRPr="00903DBA">
        <w:rPr>
          <w:highlight w:val="white"/>
        </w:rPr>
        <w:t xml:space="preserve">            PushSymbol(new Symbol(Type.DoubleType, (decimal) 0));</w:t>
      </w:r>
    </w:p>
    <w:p w14:paraId="439EB283" w14:textId="77777777" w:rsidR="00D851A7" w:rsidRPr="00903DBA" w:rsidRDefault="00D851A7" w:rsidP="00D851A7">
      <w:pPr>
        <w:pStyle w:val="Code"/>
        <w:rPr>
          <w:highlight w:val="white"/>
        </w:rPr>
      </w:pPr>
      <w:r w:rsidRPr="00903DBA">
        <w:rPr>
          <w:highlight w:val="white"/>
        </w:rPr>
        <w:t xml:space="preserve">            break;</w:t>
      </w:r>
    </w:p>
    <w:p w14:paraId="3A331AA4" w14:textId="77777777" w:rsidR="00D851A7" w:rsidRPr="00903DBA" w:rsidRDefault="00D851A7" w:rsidP="00D851A7">
      <w:pPr>
        <w:pStyle w:val="Code"/>
        <w:rPr>
          <w:highlight w:val="white"/>
        </w:rPr>
      </w:pPr>
    </w:p>
    <w:p w14:paraId="5591D141" w14:textId="77777777" w:rsidR="00D851A7" w:rsidRPr="00903DBA" w:rsidRDefault="00D851A7" w:rsidP="00D851A7">
      <w:pPr>
        <w:pStyle w:val="Code"/>
        <w:rPr>
          <w:highlight w:val="white"/>
        </w:rPr>
      </w:pPr>
      <w:r w:rsidRPr="00903DBA">
        <w:rPr>
          <w:highlight w:val="white"/>
        </w:rPr>
        <w:t xml:space="preserve">          case MiddleOperator.PushOne:</w:t>
      </w:r>
    </w:p>
    <w:p w14:paraId="561595FC" w14:textId="77777777" w:rsidR="00D851A7" w:rsidRPr="00903DBA" w:rsidRDefault="00D851A7" w:rsidP="00D851A7">
      <w:pPr>
        <w:pStyle w:val="Code"/>
        <w:rPr>
          <w:highlight w:val="white"/>
        </w:rPr>
      </w:pPr>
      <w:r w:rsidRPr="00903DBA">
        <w:rPr>
          <w:highlight w:val="white"/>
        </w:rPr>
        <w:t xml:space="preserve">            PushSymbol(new Symbol(Type.DoubleType, (decimal) 1));</w:t>
      </w:r>
    </w:p>
    <w:p w14:paraId="1527C98E" w14:textId="77777777" w:rsidR="00D851A7" w:rsidRPr="00903DBA" w:rsidRDefault="00D851A7" w:rsidP="00D851A7">
      <w:pPr>
        <w:pStyle w:val="Code"/>
        <w:rPr>
          <w:highlight w:val="white"/>
        </w:rPr>
      </w:pPr>
      <w:r w:rsidRPr="00903DBA">
        <w:rPr>
          <w:highlight w:val="white"/>
        </w:rPr>
        <w:t xml:space="preserve">            break;</w:t>
      </w:r>
    </w:p>
    <w:p w14:paraId="326BFA5E" w14:textId="77777777" w:rsidR="00D851A7" w:rsidRPr="00903DBA" w:rsidRDefault="00D851A7" w:rsidP="00D851A7">
      <w:pPr>
        <w:pStyle w:val="Code"/>
        <w:rPr>
          <w:highlight w:val="white"/>
        </w:rPr>
      </w:pPr>
    </w:p>
    <w:p w14:paraId="7370C14F" w14:textId="77777777" w:rsidR="00D851A7" w:rsidRPr="00903DBA" w:rsidRDefault="00D851A7" w:rsidP="00D851A7">
      <w:pPr>
        <w:pStyle w:val="Code"/>
        <w:rPr>
          <w:highlight w:val="white"/>
        </w:rPr>
      </w:pPr>
      <w:r w:rsidRPr="00903DBA">
        <w:rPr>
          <w:highlight w:val="white"/>
        </w:rPr>
        <w:t xml:space="preserve">          case MiddleOperator.PushFloat:</w:t>
      </w:r>
    </w:p>
    <w:p w14:paraId="47B4F9BF" w14:textId="77777777" w:rsidR="00D851A7" w:rsidRPr="00903DBA" w:rsidRDefault="00D851A7" w:rsidP="00D851A7">
      <w:pPr>
        <w:pStyle w:val="Code"/>
        <w:rPr>
          <w:highlight w:val="white"/>
        </w:rPr>
      </w:pPr>
      <w:r w:rsidRPr="00903DBA">
        <w:rPr>
          <w:highlight w:val="white"/>
        </w:rPr>
        <w:t xml:space="preserve">            PushSymbol((Symbol) middleCode[0]);</w:t>
      </w:r>
    </w:p>
    <w:p w14:paraId="04DDEC95" w14:textId="77777777" w:rsidR="00D851A7" w:rsidRPr="00903DBA" w:rsidRDefault="00D851A7" w:rsidP="00D851A7">
      <w:pPr>
        <w:pStyle w:val="Code"/>
        <w:rPr>
          <w:highlight w:val="white"/>
        </w:rPr>
      </w:pPr>
      <w:r w:rsidRPr="00903DBA">
        <w:rPr>
          <w:highlight w:val="white"/>
        </w:rPr>
        <w:t xml:space="preserve">            break;</w:t>
      </w:r>
    </w:p>
    <w:p w14:paraId="50C9BB96" w14:textId="77777777" w:rsidR="00D851A7" w:rsidRPr="00903DBA" w:rsidRDefault="00D851A7" w:rsidP="00D851A7">
      <w:pPr>
        <w:pStyle w:val="Code"/>
        <w:rPr>
          <w:highlight w:val="white"/>
        </w:rPr>
      </w:pPr>
    </w:p>
    <w:p w14:paraId="662E50D1" w14:textId="77777777" w:rsidR="00D851A7" w:rsidRPr="00903DBA" w:rsidRDefault="00D851A7" w:rsidP="00D851A7">
      <w:pPr>
        <w:pStyle w:val="Code"/>
        <w:rPr>
          <w:highlight w:val="white"/>
        </w:rPr>
      </w:pPr>
      <w:r w:rsidRPr="00903DBA">
        <w:rPr>
          <w:highlight w:val="white"/>
        </w:rPr>
        <w:t xml:space="preserve">          case MiddleOperator.TopFloat:</w:t>
      </w:r>
    </w:p>
    <w:p w14:paraId="19DF4E46" w14:textId="77777777" w:rsidR="00D851A7" w:rsidRPr="00903DBA" w:rsidRDefault="00D851A7" w:rsidP="00D851A7">
      <w:pPr>
        <w:pStyle w:val="Code"/>
        <w:rPr>
          <w:highlight w:val="white"/>
        </w:rPr>
      </w:pPr>
      <w:r w:rsidRPr="00903DBA">
        <w:rPr>
          <w:highlight w:val="white"/>
        </w:rPr>
        <w:t xml:space="preserve">            TopPopSymbol((Symbol) middleCode[0], TopOrPop.Top);</w:t>
      </w:r>
    </w:p>
    <w:p w14:paraId="26CA9FEF" w14:textId="77777777" w:rsidR="00D851A7" w:rsidRPr="00903DBA" w:rsidRDefault="00D851A7" w:rsidP="00D851A7">
      <w:pPr>
        <w:pStyle w:val="Code"/>
        <w:rPr>
          <w:highlight w:val="white"/>
        </w:rPr>
      </w:pPr>
      <w:r w:rsidRPr="00903DBA">
        <w:rPr>
          <w:highlight w:val="white"/>
        </w:rPr>
        <w:t xml:space="preserve">            break;</w:t>
      </w:r>
    </w:p>
    <w:p w14:paraId="466658C2" w14:textId="77777777" w:rsidR="00D851A7" w:rsidRPr="00903DBA" w:rsidRDefault="00D851A7" w:rsidP="00D851A7">
      <w:pPr>
        <w:pStyle w:val="Code"/>
        <w:rPr>
          <w:highlight w:val="white"/>
        </w:rPr>
      </w:pPr>
      <w:r w:rsidRPr="00903DBA">
        <w:rPr>
          <w:highlight w:val="white"/>
        </w:rPr>
        <w:t xml:space="preserve">          </w:t>
      </w:r>
    </w:p>
    <w:p w14:paraId="5F67E883" w14:textId="77777777" w:rsidR="00D851A7" w:rsidRPr="00903DBA" w:rsidRDefault="00D851A7" w:rsidP="00D851A7">
      <w:pPr>
        <w:pStyle w:val="Code"/>
        <w:rPr>
          <w:highlight w:val="white"/>
        </w:rPr>
      </w:pPr>
      <w:r w:rsidRPr="00903DBA">
        <w:rPr>
          <w:highlight w:val="white"/>
        </w:rPr>
        <w:t xml:space="preserve">          case MiddleOperator.PopFloat:</w:t>
      </w:r>
    </w:p>
    <w:p w14:paraId="304FC1DB" w14:textId="77777777" w:rsidR="00D851A7" w:rsidRPr="00903DBA" w:rsidRDefault="00D851A7" w:rsidP="00D851A7">
      <w:pPr>
        <w:pStyle w:val="Code"/>
        <w:rPr>
          <w:highlight w:val="white"/>
        </w:rPr>
      </w:pPr>
      <w:r w:rsidRPr="00903DBA">
        <w:rPr>
          <w:highlight w:val="white"/>
        </w:rPr>
        <w:t xml:space="preserve">            TopPopSymbol((Symbol) middleCode[0], TopOrPop.Pop);</w:t>
      </w:r>
    </w:p>
    <w:p w14:paraId="7ECCC758" w14:textId="77777777" w:rsidR="00D851A7" w:rsidRPr="00903DBA" w:rsidRDefault="00D851A7" w:rsidP="00D851A7">
      <w:pPr>
        <w:pStyle w:val="Code"/>
        <w:rPr>
          <w:highlight w:val="white"/>
        </w:rPr>
      </w:pPr>
      <w:r w:rsidRPr="00903DBA">
        <w:rPr>
          <w:highlight w:val="white"/>
        </w:rPr>
        <w:t xml:space="preserve">            break;</w:t>
      </w:r>
    </w:p>
    <w:p w14:paraId="1108848A" w14:textId="77777777" w:rsidR="00D851A7" w:rsidRPr="00903DBA" w:rsidRDefault="00D851A7" w:rsidP="00D851A7">
      <w:pPr>
        <w:pStyle w:val="Code"/>
        <w:rPr>
          <w:highlight w:val="white"/>
        </w:rPr>
      </w:pPr>
    </w:p>
    <w:p w14:paraId="0ED1687E" w14:textId="77777777" w:rsidR="00D851A7" w:rsidRPr="00903DBA" w:rsidRDefault="00D851A7" w:rsidP="00D851A7">
      <w:pPr>
        <w:pStyle w:val="Code"/>
        <w:rPr>
          <w:highlight w:val="white"/>
        </w:rPr>
      </w:pPr>
      <w:r w:rsidRPr="00903DBA">
        <w:rPr>
          <w:highlight w:val="white"/>
        </w:rPr>
        <w:t xml:space="preserve">          case MiddleOperator.PopEmpty:</w:t>
      </w:r>
    </w:p>
    <w:p w14:paraId="12A272C2" w14:textId="77777777" w:rsidR="00D851A7" w:rsidRPr="00903DBA" w:rsidRDefault="00D851A7" w:rsidP="00D851A7">
      <w:pPr>
        <w:pStyle w:val="Code"/>
        <w:rPr>
          <w:highlight w:val="white"/>
        </w:rPr>
      </w:pPr>
      <w:r w:rsidRPr="00903DBA">
        <w:rPr>
          <w:highlight w:val="white"/>
        </w:rPr>
        <w:t xml:space="preserve">            PopEmpty();</w:t>
      </w:r>
    </w:p>
    <w:p w14:paraId="7D192CCD" w14:textId="77777777" w:rsidR="00D851A7" w:rsidRPr="00903DBA" w:rsidRDefault="00D851A7" w:rsidP="00D851A7">
      <w:pPr>
        <w:pStyle w:val="Code"/>
        <w:rPr>
          <w:highlight w:val="white"/>
        </w:rPr>
      </w:pPr>
      <w:r w:rsidRPr="00903DBA">
        <w:rPr>
          <w:highlight w:val="white"/>
        </w:rPr>
        <w:lastRenderedPageBreak/>
        <w:t xml:space="preserve">            break;</w:t>
      </w:r>
    </w:p>
    <w:p w14:paraId="49D8BABE" w14:textId="77777777" w:rsidR="00D851A7" w:rsidRPr="00903DBA" w:rsidRDefault="00D851A7" w:rsidP="00D851A7">
      <w:pPr>
        <w:pStyle w:val="Code"/>
        <w:rPr>
          <w:highlight w:val="white"/>
        </w:rPr>
      </w:pPr>
    </w:p>
    <w:p w14:paraId="1A80F80C" w14:textId="77777777" w:rsidR="00D851A7" w:rsidRPr="00903DBA" w:rsidRDefault="00D851A7" w:rsidP="00D851A7">
      <w:pPr>
        <w:pStyle w:val="Code"/>
        <w:rPr>
          <w:highlight w:val="white"/>
        </w:rPr>
      </w:pPr>
      <w:r w:rsidRPr="00903DBA">
        <w:rPr>
          <w:highlight w:val="white"/>
        </w:rPr>
        <w:t xml:space="preserve">          case MiddleOperator.IntegralToIntegral:</w:t>
      </w:r>
    </w:p>
    <w:p w14:paraId="60B8A2D9" w14:textId="77777777" w:rsidR="00D851A7" w:rsidRPr="00903DBA" w:rsidRDefault="00D851A7" w:rsidP="00D851A7">
      <w:pPr>
        <w:pStyle w:val="Code"/>
        <w:rPr>
          <w:highlight w:val="white"/>
        </w:rPr>
      </w:pPr>
      <w:r w:rsidRPr="00903DBA">
        <w:rPr>
          <w:highlight w:val="white"/>
        </w:rPr>
        <w:t xml:space="preserve">            IntegralToIntegral(middleCode, middleIndex);</w:t>
      </w:r>
    </w:p>
    <w:p w14:paraId="264C4B68" w14:textId="77777777" w:rsidR="00D851A7" w:rsidRPr="00903DBA" w:rsidRDefault="00D851A7" w:rsidP="00D851A7">
      <w:pPr>
        <w:pStyle w:val="Code"/>
        <w:rPr>
          <w:highlight w:val="white"/>
        </w:rPr>
      </w:pPr>
      <w:r w:rsidRPr="00903DBA">
        <w:rPr>
          <w:highlight w:val="white"/>
        </w:rPr>
        <w:t xml:space="preserve">            break;</w:t>
      </w:r>
    </w:p>
    <w:p w14:paraId="57F58FD3" w14:textId="77777777" w:rsidR="00D851A7" w:rsidRPr="00903DBA" w:rsidRDefault="00D851A7" w:rsidP="00D851A7">
      <w:pPr>
        <w:pStyle w:val="Code"/>
        <w:rPr>
          <w:highlight w:val="white"/>
        </w:rPr>
      </w:pPr>
    </w:p>
    <w:p w14:paraId="029B7097" w14:textId="77777777" w:rsidR="00D851A7" w:rsidRPr="00903DBA" w:rsidRDefault="00D851A7" w:rsidP="00D851A7">
      <w:pPr>
        <w:pStyle w:val="Code"/>
        <w:rPr>
          <w:highlight w:val="white"/>
        </w:rPr>
      </w:pPr>
      <w:r w:rsidRPr="00903DBA">
        <w:rPr>
          <w:highlight w:val="white"/>
        </w:rPr>
        <w:t xml:space="preserve">          case MiddleOperator.IntegralToFloating:</w:t>
      </w:r>
    </w:p>
    <w:p w14:paraId="203B09A7" w14:textId="77777777" w:rsidR="00D851A7" w:rsidRPr="00903DBA" w:rsidRDefault="00D851A7" w:rsidP="00D851A7">
      <w:pPr>
        <w:pStyle w:val="Code"/>
        <w:rPr>
          <w:highlight w:val="white"/>
        </w:rPr>
      </w:pPr>
      <w:r w:rsidRPr="00903DBA">
        <w:rPr>
          <w:highlight w:val="white"/>
        </w:rPr>
        <w:t xml:space="preserve">            IntegralToFloating(middleCode);</w:t>
      </w:r>
    </w:p>
    <w:p w14:paraId="13EE1960" w14:textId="77777777" w:rsidR="00D851A7" w:rsidRPr="00903DBA" w:rsidRDefault="00D851A7" w:rsidP="00D851A7">
      <w:pPr>
        <w:pStyle w:val="Code"/>
        <w:rPr>
          <w:highlight w:val="white"/>
        </w:rPr>
      </w:pPr>
      <w:r w:rsidRPr="00903DBA">
        <w:rPr>
          <w:highlight w:val="white"/>
        </w:rPr>
        <w:t xml:space="preserve">            break;</w:t>
      </w:r>
    </w:p>
    <w:p w14:paraId="305029DA" w14:textId="77777777" w:rsidR="00D851A7" w:rsidRPr="00903DBA" w:rsidRDefault="00D851A7" w:rsidP="00D851A7">
      <w:pPr>
        <w:pStyle w:val="Code"/>
        <w:rPr>
          <w:highlight w:val="white"/>
        </w:rPr>
      </w:pPr>
    </w:p>
    <w:p w14:paraId="0E626FF5" w14:textId="77777777" w:rsidR="00D851A7" w:rsidRPr="00903DBA" w:rsidRDefault="00D851A7" w:rsidP="00D851A7">
      <w:pPr>
        <w:pStyle w:val="Code"/>
        <w:rPr>
          <w:highlight w:val="white"/>
        </w:rPr>
      </w:pPr>
      <w:r w:rsidRPr="00903DBA">
        <w:rPr>
          <w:highlight w:val="white"/>
        </w:rPr>
        <w:t xml:space="preserve">          case MiddleOperator.FloatingToIntegral:</w:t>
      </w:r>
    </w:p>
    <w:p w14:paraId="716DC2B9" w14:textId="77777777" w:rsidR="00D851A7" w:rsidRPr="00903DBA" w:rsidRDefault="00D851A7" w:rsidP="00D851A7">
      <w:pPr>
        <w:pStyle w:val="Code"/>
        <w:rPr>
          <w:highlight w:val="white"/>
        </w:rPr>
      </w:pPr>
      <w:r w:rsidRPr="00903DBA">
        <w:rPr>
          <w:highlight w:val="white"/>
        </w:rPr>
        <w:t xml:space="preserve">            FloatingToIntegral(middleCode);</w:t>
      </w:r>
    </w:p>
    <w:p w14:paraId="1AD4204E" w14:textId="77777777" w:rsidR="00D851A7" w:rsidRPr="00903DBA" w:rsidRDefault="00D851A7" w:rsidP="00D851A7">
      <w:pPr>
        <w:pStyle w:val="Code"/>
        <w:rPr>
          <w:highlight w:val="white"/>
        </w:rPr>
      </w:pPr>
      <w:r w:rsidRPr="00903DBA">
        <w:rPr>
          <w:highlight w:val="white"/>
        </w:rPr>
        <w:t xml:space="preserve">            break;</w:t>
      </w:r>
    </w:p>
    <w:p w14:paraId="56E815CB" w14:textId="77777777" w:rsidR="00D851A7" w:rsidRPr="00903DBA" w:rsidRDefault="00D851A7" w:rsidP="005618C4">
      <w:pPr>
        <w:pStyle w:val="Code"/>
        <w:rPr>
          <w:highlight w:val="white"/>
        </w:rPr>
      </w:pPr>
    </w:p>
    <w:p w14:paraId="1AEE51BD" w14:textId="77777777" w:rsidR="005618C4" w:rsidRPr="00903DBA" w:rsidRDefault="005618C4" w:rsidP="005618C4">
      <w:pPr>
        <w:pStyle w:val="Code"/>
        <w:rPr>
          <w:highlight w:val="white"/>
        </w:rPr>
      </w:pPr>
      <w:r w:rsidRPr="00903DBA">
        <w:rPr>
          <w:highlight w:val="white"/>
        </w:rPr>
        <w:t xml:space="preserve">          case MiddleOperator.ParameterInitSize:</w:t>
      </w:r>
    </w:p>
    <w:p w14:paraId="615F3626" w14:textId="50B2826A" w:rsidR="00BA4086" w:rsidRPr="00903DBA" w:rsidRDefault="00BA4086" w:rsidP="00BA4086">
      <w:pPr>
        <w:pStyle w:val="Code"/>
        <w:rPr>
          <w:highlight w:val="white"/>
        </w:rPr>
      </w:pPr>
      <w:r w:rsidRPr="00903DBA">
        <w:rPr>
          <w:highlight w:val="white"/>
        </w:rPr>
        <w:t xml:space="preserve">            </w:t>
      </w:r>
      <w:r w:rsidR="008E27F0" w:rsidRPr="00903DBA">
        <w:rPr>
          <w:highlight w:val="white"/>
        </w:rPr>
        <w:t>StructUnionParameterInit</w:t>
      </w:r>
      <w:r w:rsidRPr="00903DBA">
        <w:rPr>
          <w:highlight w:val="white"/>
        </w:rPr>
        <w:t>(middleCode);</w:t>
      </w:r>
    </w:p>
    <w:p w14:paraId="1A5CA2A0" w14:textId="77777777" w:rsidR="005618C4" w:rsidRPr="00903DBA" w:rsidRDefault="005618C4" w:rsidP="005618C4">
      <w:pPr>
        <w:pStyle w:val="Code"/>
        <w:rPr>
          <w:highlight w:val="white"/>
        </w:rPr>
      </w:pPr>
      <w:r w:rsidRPr="00903DBA">
        <w:rPr>
          <w:highlight w:val="white"/>
        </w:rPr>
        <w:t xml:space="preserve">            break;</w:t>
      </w:r>
    </w:p>
    <w:p w14:paraId="6ED78DBE" w14:textId="77777777" w:rsidR="005618C4" w:rsidRPr="00903DBA" w:rsidRDefault="005618C4" w:rsidP="005618C4">
      <w:pPr>
        <w:pStyle w:val="Code"/>
        <w:rPr>
          <w:highlight w:val="white"/>
        </w:rPr>
      </w:pPr>
    </w:p>
    <w:p w14:paraId="2098F533" w14:textId="77777777" w:rsidR="00D851A7" w:rsidRPr="00903DBA" w:rsidRDefault="00D851A7" w:rsidP="00D851A7">
      <w:pPr>
        <w:pStyle w:val="Code"/>
        <w:rPr>
          <w:highlight w:val="white"/>
        </w:rPr>
      </w:pPr>
      <w:r w:rsidRPr="00903DBA">
        <w:rPr>
          <w:highlight w:val="white"/>
        </w:rPr>
        <w:t xml:space="preserve">          case MiddleOperator.Parameter: {</w:t>
      </w:r>
    </w:p>
    <w:p w14:paraId="270360F3" w14:textId="0B3A7FAA" w:rsidR="00D851A7" w:rsidRPr="00903DBA" w:rsidRDefault="00D851A7" w:rsidP="00D851A7">
      <w:pPr>
        <w:pStyle w:val="Code"/>
        <w:rPr>
          <w:highlight w:val="white"/>
        </w:rPr>
      </w:pPr>
      <w:r w:rsidRPr="00903DBA">
        <w:rPr>
          <w:highlight w:val="white"/>
        </w:rPr>
        <w:t xml:space="preserve">              Symbol paramSymbol = (Symbol) middleCode[</w:t>
      </w:r>
      <w:r w:rsidR="00D75130" w:rsidRPr="00903DBA">
        <w:rPr>
          <w:highlight w:val="white"/>
        </w:rPr>
        <w:t>2</w:t>
      </w:r>
      <w:r w:rsidRPr="00903DBA">
        <w:rPr>
          <w:highlight w:val="white"/>
        </w:rPr>
        <w:t>];</w:t>
      </w:r>
    </w:p>
    <w:p w14:paraId="47AAFF54" w14:textId="77777777" w:rsidR="00D851A7" w:rsidRPr="00903DBA" w:rsidRDefault="00D851A7" w:rsidP="00D851A7">
      <w:pPr>
        <w:pStyle w:val="Code"/>
        <w:rPr>
          <w:highlight w:val="white"/>
        </w:rPr>
      </w:pPr>
    </w:p>
    <w:p w14:paraId="06120413" w14:textId="77777777" w:rsidR="00D851A7" w:rsidRPr="00903DBA" w:rsidRDefault="00D851A7" w:rsidP="00D851A7">
      <w:pPr>
        <w:pStyle w:val="Code"/>
        <w:rPr>
          <w:highlight w:val="white"/>
        </w:rPr>
      </w:pPr>
      <w:r w:rsidRPr="00903DBA">
        <w:rPr>
          <w:highlight w:val="white"/>
        </w:rPr>
        <w:t xml:space="preserve">              if (paramSymbol.Type.IsFloating()) {</w:t>
      </w:r>
    </w:p>
    <w:p w14:paraId="7C32F61C" w14:textId="77777777" w:rsidR="00D851A7" w:rsidRPr="00903DBA" w:rsidRDefault="00D851A7" w:rsidP="00D851A7">
      <w:pPr>
        <w:pStyle w:val="Code"/>
        <w:rPr>
          <w:highlight w:val="white"/>
        </w:rPr>
      </w:pPr>
      <w:r w:rsidRPr="00903DBA">
        <w:rPr>
          <w:highlight w:val="white"/>
        </w:rPr>
        <w:t xml:space="preserve">                FloatingParameter(middleCode);</w:t>
      </w:r>
    </w:p>
    <w:p w14:paraId="4A188CA1" w14:textId="77777777" w:rsidR="00D851A7" w:rsidRPr="00903DBA" w:rsidRDefault="00D851A7" w:rsidP="00D851A7">
      <w:pPr>
        <w:pStyle w:val="Code"/>
        <w:rPr>
          <w:highlight w:val="white"/>
        </w:rPr>
      </w:pPr>
      <w:r w:rsidRPr="00903DBA">
        <w:rPr>
          <w:highlight w:val="white"/>
        </w:rPr>
        <w:t xml:space="preserve">              }</w:t>
      </w:r>
    </w:p>
    <w:p w14:paraId="2AD7CB17" w14:textId="77777777" w:rsidR="00D851A7" w:rsidRPr="00903DBA" w:rsidRDefault="00D851A7" w:rsidP="00D851A7">
      <w:pPr>
        <w:pStyle w:val="Code"/>
        <w:rPr>
          <w:highlight w:val="white"/>
        </w:rPr>
      </w:pPr>
      <w:r w:rsidRPr="00903DBA">
        <w:rPr>
          <w:highlight w:val="white"/>
        </w:rPr>
        <w:t xml:space="preserve">              else if (paramSymbol.Type.IsStructOrUnion()) {</w:t>
      </w:r>
    </w:p>
    <w:p w14:paraId="3396F996" w14:textId="77777777" w:rsidR="00D851A7" w:rsidRPr="00903DBA" w:rsidRDefault="00D851A7" w:rsidP="00D851A7">
      <w:pPr>
        <w:pStyle w:val="Code"/>
        <w:rPr>
          <w:highlight w:val="white"/>
        </w:rPr>
      </w:pPr>
      <w:r w:rsidRPr="00903DBA">
        <w:rPr>
          <w:highlight w:val="white"/>
        </w:rPr>
        <w:t xml:space="preserve">                StructUnionParameter(middleCode, middleIndex);</w:t>
      </w:r>
    </w:p>
    <w:p w14:paraId="41F1CD3A" w14:textId="77777777" w:rsidR="00D851A7" w:rsidRPr="00903DBA" w:rsidRDefault="00D851A7" w:rsidP="00D851A7">
      <w:pPr>
        <w:pStyle w:val="Code"/>
        <w:rPr>
          <w:highlight w:val="white"/>
        </w:rPr>
      </w:pPr>
      <w:r w:rsidRPr="00903DBA">
        <w:rPr>
          <w:highlight w:val="white"/>
        </w:rPr>
        <w:t xml:space="preserve">              }</w:t>
      </w:r>
    </w:p>
    <w:p w14:paraId="745B0CD3" w14:textId="77777777" w:rsidR="00D851A7" w:rsidRPr="00903DBA" w:rsidRDefault="00D851A7" w:rsidP="00D851A7">
      <w:pPr>
        <w:pStyle w:val="Code"/>
        <w:rPr>
          <w:highlight w:val="white"/>
        </w:rPr>
      </w:pPr>
      <w:r w:rsidRPr="00903DBA">
        <w:rPr>
          <w:highlight w:val="white"/>
        </w:rPr>
        <w:t xml:space="preserve">              else {</w:t>
      </w:r>
    </w:p>
    <w:p w14:paraId="6407E3ED" w14:textId="77777777" w:rsidR="00D851A7" w:rsidRPr="00903DBA" w:rsidRDefault="00D851A7" w:rsidP="00D851A7">
      <w:pPr>
        <w:pStyle w:val="Code"/>
        <w:rPr>
          <w:highlight w:val="white"/>
        </w:rPr>
      </w:pPr>
      <w:r w:rsidRPr="00903DBA">
        <w:rPr>
          <w:highlight w:val="white"/>
        </w:rPr>
        <w:t xml:space="preserve">                IntegralParameter(middleCode);</w:t>
      </w:r>
    </w:p>
    <w:p w14:paraId="1DBFDCE2" w14:textId="77777777" w:rsidR="00D851A7" w:rsidRPr="00903DBA" w:rsidRDefault="00D851A7" w:rsidP="00D851A7">
      <w:pPr>
        <w:pStyle w:val="Code"/>
        <w:rPr>
          <w:highlight w:val="white"/>
        </w:rPr>
      </w:pPr>
      <w:r w:rsidRPr="00903DBA">
        <w:rPr>
          <w:highlight w:val="white"/>
        </w:rPr>
        <w:t xml:space="preserve">              }</w:t>
      </w:r>
    </w:p>
    <w:p w14:paraId="64897F26" w14:textId="77777777" w:rsidR="00D851A7" w:rsidRPr="00903DBA" w:rsidRDefault="00D851A7" w:rsidP="00D851A7">
      <w:pPr>
        <w:pStyle w:val="Code"/>
        <w:rPr>
          <w:highlight w:val="white"/>
        </w:rPr>
      </w:pPr>
      <w:r w:rsidRPr="00903DBA">
        <w:rPr>
          <w:highlight w:val="white"/>
        </w:rPr>
        <w:t xml:space="preserve">            }</w:t>
      </w:r>
    </w:p>
    <w:p w14:paraId="09DFC5BA" w14:textId="77777777" w:rsidR="00D851A7" w:rsidRPr="00903DBA" w:rsidRDefault="00D851A7" w:rsidP="00D851A7">
      <w:pPr>
        <w:pStyle w:val="Code"/>
        <w:rPr>
          <w:highlight w:val="white"/>
        </w:rPr>
      </w:pPr>
      <w:r w:rsidRPr="00903DBA">
        <w:rPr>
          <w:highlight w:val="white"/>
        </w:rPr>
        <w:t xml:space="preserve">            break;</w:t>
      </w:r>
    </w:p>
    <w:p w14:paraId="68B119C7" w14:textId="77777777" w:rsidR="00D851A7" w:rsidRPr="00903DBA" w:rsidRDefault="00D851A7" w:rsidP="00D851A7">
      <w:pPr>
        <w:pStyle w:val="Code"/>
        <w:rPr>
          <w:highlight w:val="white"/>
        </w:rPr>
      </w:pPr>
      <w:r w:rsidRPr="00903DBA">
        <w:rPr>
          <w:highlight w:val="white"/>
        </w:rPr>
        <w:t xml:space="preserve">          </w:t>
      </w:r>
    </w:p>
    <w:p w14:paraId="6D36E3BF" w14:textId="77777777" w:rsidR="00D851A7" w:rsidRPr="00903DBA" w:rsidRDefault="00D851A7" w:rsidP="00D851A7">
      <w:pPr>
        <w:pStyle w:val="Code"/>
        <w:rPr>
          <w:highlight w:val="white"/>
        </w:rPr>
      </w:pPr>
      <w:r w:rsidRPr="00903DBA">
        <w:rPr>
          <w:highlight w:val="white"/>
        </w:rPr>
        <w:t xml:space="preserve">          case MiddleOperator.GetReturnValue: {</w:t>
      </w:r>
    </w:p>
    <w:p w14:paraId="6DCC0B46" w14:textId="77777777" w:rsidR="00D851A7" w:rsidRPr="00903DBA" w:rsidRDefault="00D851A7" w:rsidP="00D851A7">
      <w:pPr>
        <w:pStyle w:val="Code"/>
        <w:rPr>
          <w:highlight w:val="white"/>
        </w:rPr>
      </w:pPr>
      <w:r w:rsidRPr="00903DBA">
        <w:rPr>
          <w:highlight w:val="white"/>
        </w:rPr>
        <w:t xml:space="preserve">              Symbol returnSymbol = (Symbol) middleCode[0];</w:t>
      </w:r>
    </w:p>
    <w:p w14:paraId="47D9640E" w14:textId="77777777" w:rsidR="00D851A7" w:rsidRPr="00903DBA" w:rsidRDefault="00D851A7" w:rsidP="00D851A7">
      <w:pPr>
        <w:pStyle w:val="Code"/>
        <w:rPr>
          <w:highlight w:val="white"/>
        </w:rPr>
      </w:pPr>
    </w:p>
    <w:p w14:paraId="79E04F04" w14:textId="77777777" w:rsidR="00D851A7" w:rsidRPr="00903DBA" w:rsidRDefault="00D851A7" w:rsidP="00D851A7">
      <w:pPr>
        <w:pStyle w:val="Code"/>
        <w:rPr>
          <w:highlight w:val="white"/>
        </w:rPr>
      </w:pPr>
      <w:r w:rsidRPr="00903DBA">
        <w:rPr>
          <w:highlight w:val="white"/>
        </w:rPr>
        <w:t xml:space="preserve">              if (returnSymbol.Type.IsStructOrUnion()) {</w:t>
      </w:r>
    </w:p>
    <w:p w14:paraId="2D4435CE" w14:textId="77777777" w:rsidR="00D851A7" w:rsidRPr="00903DBA" w:rsidRDefault="00D851A7" w:rsidP="00D851A7">
      <w:pPr>
        <w:pStyle w:val="Code"/>
        <w:rPr>
          <w:highlight w:val="white"/>
        </w:rPr>
      </w:pPr>
      <w:r w:rsidRPr="00903DBA">
        <w:rPr>
          <w:highlight w:val="white"/>
        </w:rPr>
        <w:t xml:space="preserve">                StructUnionGetReturnValue(middleCode);</w:t>
      </w:r>
    </w:p>
    <w:p w14:paraId="2CD0E24D" w14:textId="77777777" w:rsidR="00D851A7" w:rsidRPr="00903DBA" w:rsidRDefault="00D851A7" w:rsidP="00D851A7">
      <w:pPr>
        <w:pStyle w:val="Code"/>
        <w:rPr>
          <w:highlight w:val="white"/>
        </w:rPr>
      </w:pPr>
      <w:r w:rsidRPr="00903DBA">
        <w:rPr>
          <w:highlight w:val="white"/>
        </w:rPr>
        <w:t xml:space="preserve">              }</w:t>
      </w:r>
    </w:p>
    <w:p w14:paraId="64865BDE" w14:textId="77777777" w:rsidR="00D851A7" w:rsidRPr="00903DBA" w:rsidRDefault="00D851A7" w:rsidP="00D851A7">
      <w:pPr>
        <w:pStyle w:val="Code"/>
        <w:rPr>
          <w:highlight w:val="white"/>
        </w:rPr>
      </w:pPr>
      <w:r w:rsidRPr="00903DBA">
        <w:rPr>
          <w:highlight w:val="white"/>
        </w:rPr>
        <w:t xml:space="preserve">              else if (returnSymbol.Type.IsFloating()) {</w:t>
      </w:r>
    </w:p>
    <w:p w14:paraId="117F40D2" w14:textId="77777777" w:rsidR="00D851A7" w:rsidRPr="00903DBA" w:rsidRDefault="00D851A7" w:rsidP="00D851A7">
      <w:pPr>
        <w:pStyle w:val="Code"/>
        <w:rPr>
          <w:highlight w:val="white"/>
        </w:rPr>
      </w:pPr>
      <w:r w:rsidRPr="00903DBA">
        <w:rPr>
          <w:highlight w:val="white"/>
        </w:rPr>
        <w:t xml:space="preserve">                Assert.Error((++m_floatStackSize) &lt;= FloatingStackMaxSize,</w:t>
      </w:r>
    </w:p>
    <w:p w14:paraId="59E684B7" w14:textId="77777777" w:rsidR="00D851A7" w:rsidRPr="00903DBA" w:rsidRDefault="00D851A7" w:rsidP="00D851A7">
      <w:pPr>
        <w:pStyle w:val="Code"/>
        <w:rPr>
          <w:highlight w:val="white"/>
        </w:rPr>
      </w:pPr>
      <w:r w:rsidRPr="00903DBA">
        <w:rPr>
          <w:highlight w:val="white"/>
        </w:rPr>
        <w:t xml:space="preserve">                             null, Message.Floating_stack_overflow);</w:t>
      </w:r>
    </w:p>
    <w:p w14:paraId="7B7E44CE" w14:textId="77777777" w:rsidR="00D851A7" w:rsidRPr="00903DBA" w:rsidRDefault="00D851A7" w:rsidP="00D851A7">
      <w:pPr>
        <w:pStyle w:val="Code"/>
        <w:rPr>
          <w:highlight w:val="white"/>
        </w:rPr>
      </w:pPr>
      <w:r w:rsidRPr="00903DBA">
        <w:rPr>
          <w:highlight w:val="white"/>
        </w:rPr>
        <w:t xml:space="preserve">              }</w:t>
      </w:r>
    </w:p>
    <w:p w14:paraId="36229B5B" w14:textId="77777777" w:rsidR="00D851A7" w:rsidRPr="00903DBA" w:rsidRDefault="00D851A7" w:rsidP="00D851A7">
      <w:pPr>
        <w:pStyle w:val="Code"/>
        <w:rPr>
          <w:highlight w:val="white"/>
        </w:rPr>
      </w:pPr>
      <w:r w:rsidRPr="00903DBA">
        <w:rPr>
          <w:highlight w:val="white"/>
        </w:rPr>
        <w:t xml:space="preserve">              else {</w:t>
      </w:r>
    </w:p>
    <w:p w14:paraId="68AECA19" w14:textId="77777777" w:rsidR="00D851A7" w:rsidRPr="00903DBA" w:rsidRDefault="00D851A7" w:rsidP="00D851A7">
      <w:pPr>
        <w:pStyle w:val="Code"/>
        <w:rPr>
          <w:highlight w:val="white"/>
        </w:rPr>
      </w:pPr>
      <w:r w:rsidRPr="00903DBA">
        <w:rPr>
          <w:highlight w:val="white"/>
        </w:rPr>
        <w:t xml:space="preserve">                IntegralGetReturnValue(middleCode);</w:t>
      </w:r>
    </w:p>
    <w:p w14:paraId="148C0B55" w14:textId="77777777" w:rsidR="00D851A7" w:rsidRPr="00903DBA" w:rsidRDefault="00D851A7" w:rsidP="00D851A7">
      <w:pPr>
        <w:pStyle w:val="Code"/>
        <w:rPr>
          <w:highlight w:val="white"/>
        </w:rPr>
      </w:pPr>
      <w:r w:rsidRPr="00903DBA">
        <w:rPr>
          <w:highlight w:val="white"/>
        </w:rPr>
        <w:t xml:space="preserve">              }</w:t>
      </w:r>
    </w:p>
    <w:p w14:paraId="5B9B8515" w14:textId="77777777" w:rsidR="00D851A7" w:rsidRPr="00903DBA" w:rsidRDefault="00D851A7" w:rsidP="00D851A7">
      <w:pPr>
        <w:pStyle w:val="Code"/>
        <w:rPr>
          <w:highlight w:val="white"/>
        </w:rPr>
      </w:pPr>
      <w:r w:rsidRPr="00903DBA">
        <w:rPr>
          <w:highlight w:val="white"/>
        </w:rPr>
        <w:t xml:space="preserve">            }</w:t>
      </w:r>
    </w:p>
    <w:p w14:paraId="784D6239" w14:textId="77777777" w:rsidR="00D851A7" w:rsidRPr="00903DBA" w:rsidRDefault="00D851A7" w:rsidP="00D851A7">
      <w:pPr>
        <w:pStyle w:val="Code"/>
        <w:rPr>
          <w:highlight w:val="white"/>
        </w:rPr>
      </w:pPr>
      <w:r w:rsidRPr="00903DBA">
        <w:rPr>
          <w:highlight w:val="white"/>
        </w:rPr>
        <w:t xml:space="preserve">            break;</w:t>
      </w:r>
    </w:p>
    <w:p w14:paraId="5CE9AD58" w14:textId="77777777" w:rsidR="00D851A7" w:rsidRPr="00903DBA" w:rsidRDefault="00D851A7" w:rsidP="00D851A7">
      <w:pPr>
        <w:pStyle w:val="Code"/>
        <w:rPr>
          <w:highlight w:val="white"/>
        </w:rPr>
      </w:pPr>
      <w:r w:rsidRPr="00903DBA">
        <w:rPr>
          <w:highlight w:val="white"/>
        </w:rPr>
        <w:t xml:space="preserve">        }</w:t>
      </w:r>
    </w:p>
    <w:p w14:paraId="0BAC03A1" w14:textId="77777777" w:rsidR="00D851A7" w:rsidRPr="00903DBA" w:rsidRDefault="00D851A7" w:rsidP="00D851A7">
      <w:pPr>
        <w:pStyle w:val="Code"/>
        <w:rPr>
          <w:highlight w:val="white"/>
        </w:rPr>
      </w:pPr>
      <w:r w:rsidRPr="00903DBA">
        <w:rPr>
          <w:highlight w:val="white"/>
        </w:rPr>
        <w:t xml:space="preserve">      }</w:t>
      </w:r>
    </w:p>
    <w:p w14:paraId="152DD4DF" w14:textId="507A3E50" w:rsidR="00D851A7" w:rsidRPr="00903DBA" w:rsidRDefault="00D851A7" w:rsidP="00D851A7">
      <w:pPr>
        <w:pStyle w:val="Code"/>
        <w:rPr>
          <w:highlight w:val="white"/>
        </w:rPr>
      </w:pPr>
      <w:r w:rsidRPr="00903DBA">
        <w:rPr>
          <w:highlight w:val="white"/>
        </w:rPr>
        <w:t xml:space="preserve">    }</w:t>
      </w:r>
    </w:p>
    <w:p w14:paraId="4D379628" w14:textId="3A0BFA8C" w:rsidR="00B60C9E" w:rsidRPr="00903DBA" w:rsidRDefault="00B60C9E" w:rsidP="00B60C9E">
      <w:pPr>
        <w:pStyle w:val="Rubrik3"/>
        <w:rPr>
          <w:highlight w:val="white"/>
        </w:rPr>
      </w:pPr>
      <w:bookmarkStart w:id="438" w:name="_Toc57656085"/>
      <w:r w:rsidRPr="00903DBA">
        <w:rPr>
          <w:highlight w:val="white"/>
        </w:rPr>
        <w:t xml:space="preserve">Track </w:t>
      </w:r>
      <w:r w:rsidR="004846F8" w:rsidRPr="00903DBA">
        <w:rPr>
          <w:highlight w:val="white"/>
        </w:rPr>
        <w:t>S</w:t>
      </w:r>
      <w:r w:rsidRPr="00903DBA">
        <w:rPr>
          <w:highlight w:val="white"/>
        </w:rPr>
        <w:t xml:space="preserve">et </w:t>
      </w:r>
      <w:r w:rsidR="004846F8" w:rsidRPr="00903DBA">
        <w:rPr>
          <w:highlight w:val="white"/>
        </w:rPr>
        <w:t>G</w:t>
      </w:r>
      <w:r w:rsidRPr="00903DBA">
        <w:rPr>
          <w:highlight w:val="white"/>
        </w:rPr>
        <w:t>eneration</w:t>
      </w:r>
      <w:bookmarkEnd w:id="438"/>
    </w:p>
    <w:p w14:paraId="3C33D8A9" w14:textId="00A3B20A" w:rsidR="0068534A" w:rsidRPr="00903DBA" w:rsidRDefault="00C353E5" w:rsidP="00D23A03">
      <w:pPr>
        <w:rPr>
          <w:highlight w:val="white"/>
        </w:rPr>
      </w:pPr>
      <w:r w:rsidRPr="00903DBA">
        <w:rPr>
          <w:highlight w:val="white"/>
        </w:rPr>
        <w:t xml:space="preserve">When the assembly code </w:t>
      </w:r>
      <w:r w:rsidR="00D4043F" w:rsidRPr="00903DBA">
        <w:rPr>
          <w:highlight w:val="white"/>
        </w:rPr>
        <w:t>has been</w:t>
      </w:r>
      <w:r w:rsidRPr="00903DBA">
        <w:rPr>
          <w:highlight w:val="white"/>
        </w:rPr>
        <w:t xml:space="preserve"> generated</w:t>
      </w:r>
      <w:r w:rsidR="00C00170" w:rsidRPr="00903DBA">
        <w:rPr>
          <w:highlight w:val="white"/>
        </w:rPr>
        <w:t>,</w:t>
      </w:r>
      <w:r w:rsidRPr="00903DBA">
        <w:rPr>
          <w:highlight w:val="white"/>
        </w:rPr>
        <w:t xml:space="preserve"> </w:t>
      </w:r>
      <w:r w:rsidR="006C3383" w:rsidRPr="00903DBA">
        <w:rPr>
          <w:highlight w:val="white"/>
        </w:rPr>
        <w:t xml:space="preserve">a lot of tracks has been added to the assembly code. The task of the </w:t>
      </w:r>
      <w:r w:rsidR="006C3383" w:rsidRPr="00903DBA">
        <w:rPr>
          <w:rStyle w:val="KeyWord0"/>
          <w:highlight w:val="white"/>
        </w:rPr>
        <w:t>TrackSet</w:t>
      </w:r>
      <w:r w:rsidR="006C3383" w:rsidRPr="00903DBA">
        <w:rPr>
          <w:highlight w:val="white"/>
        </w:rPr>
        <w:t xml:space="preserve"> method is </w:t>
      </w:r>
      <w:r w:rsidR="0068534A" w:rsidRPr="00903DBA">
        <w:rPr>
          <w:highlight w:val="white"/>
        </w:rPr>
        <w:t xml:space="preserve">to pick up the tracks from the </w:t>
      </w:r>
      <w:r w:rsidR="00626435">
        <w:rPr>
          <w:highlight w:val="white"/>
        </w:rPr>
        <w:t xml:space="preserve">assembly code </w:t>
      </w:r>
      <w:r w:rsidR="0068534A" w:rsidRPr="00903DBA">
        <w:rPr>
          <w:highlight w:val="white"/>
        </w:rPr>
        <w:t xml:space="preserve">and generate the </w:t>
      </w:r>
      <w:r w:rsidR="00626435">
        <w:rPr>
          <w:highlight w:val="white"/>
        </w:rPr>
        <w:t xml:space="preserve">set of </w:t>
      </w:r>
      <w:r w:rsidR="0068534A" w:rsidRPr="00903DBA">
        <w:rPr>
          <w:highlight w:val="white"/>
        </w:rPr>
        <w:t>track</w:t>
      </w:r>
      <w:r w:rsidR="00626435">
        <w:rPr>
          <w:highlight w:val="white"/>
        </w:rPr>
        <w:t>s</w:t>
      </w:r>
      <w:r w:rsidR="0068534A" w:rsidRPr="00903DBA">
        <w:rPr>
          <w:highlight w:val="white"/>
        </w:rPr>
        <w:t xml:space="preserve">. Each track holds a list of entries, specifying the positions of the track in the code. </w:t>
      </w:r>
    </w:p>
    <w:p w14:paraId="19032BEB" w14:textId="77777777" w:rsidR="00757795" w:rsidRPr="00903DBA" w:rsidRDefault="00757795" w:rsidP="00226B65">
      <w:pPr>
        <w:pStyle w:val="Code"/>
        <w:rPr>
          <w:highlight w:val="white"/>
        </w:rPr>
      </w:pPr>
      <w:r w:rsidRPr="00903DBA">
        <w:rPr>
          <w:highlight w:val="white"/>
        </w:rPr>
        <w:lastRenderedPageBreak/>
        <w:t xml:space="preserve">    private ISet&lt;Track&gt; TrackSet() {</w:t>
      </w:r>
    </w:p>
    <w:p w14:paraId="29B8A4BF" w14:textId="77777777" w:rsidR="00757795" w:rsidRPr="00903DBA" w:rsidRDefault="00757795" w:rsidP="00226B65">
      <w:pPr>
        <w:pStyle w:val="Code"/>
        <w:rPr>
          <w:highlight w:val="white"/>
        </w:rPr>
      </w:pPr>
      <w:r w:rsidRPr="00903DBA">
        <w:rPr>
          <w:highlight w:val="white"/>
        </w:rPr>
        <w:t xml:space="preserve">      ISet&lt;Track&gt; trackSet = new HashSet&lt;Track&gt;();</w:t>
      </w:r>
    </w:p>
    <w:p w14:paraId="2B950D14" w14:textId="77777777" w:rsidR="00757795" w:rsidRPr="00903DBA" w:rsidRDefault="00757795" w:rsidP="00226B65">
      <w:pPr>
        <w:pStyle w:val="Code"/>
        <w:rPr>
          <w:highlight w:val="white"/>
        </w:rPr>
      </w:pPr>
    </w:p>
    <w:p w14:paraId="10237C01" w14:textId="77777777" w:rsidR="00757795" w:rsidRPr="00903DBA" w:rsidRDefault="00757795" w:rsidP="00226B65">
      <w:pPr>
        <w:pStyle w:val="Code"/>
        <w:rPr>
          <w:highlight w:val="white"/>
        </w:rPr>
      </w:pPr>
      <w:r w:rsidRPr="00903DBA">
        <w:rPr>
          <w:highlight w:val="white"/>
        </w:rPr>
        <w:t xml:space="preserve">      for (int index = 0; index &lt; m_assemblyCodeList.Count; ++index) {</w:t>
      </w:r>
    </w:p>
    <w:p w14:paraId="3C58EDA2" w14:textId="77777777" w:rsidR="00757795" w:rsidRPr="00903DBA" w:rsidRDefault="00757795" w:rsidP="00226B65">
      <w:pPr>
        <w:pStyle w:val="Code"/>
        <w:rPr>
          <w:highlight w:val="white"/>
        </w:rPr>
      </w:pPr>
      <w:r w:rsidRPr="00903DBA">
        <w:rPr>
          <w:highlight w:val="white"/>
        </w:rPr>
        <w:t xml:space="preserve">        AssemblyCode assemblyCode = m_assemblyCodeList[index];</w:t>
      </w:r>
    </w:p>
    <w:p w14:paraId="3B128B2D" w14:textId="4EEBC6A0" w:rsidR="00D935A0" w:rsidRPr="00903DBA" w:rsidRDefault="002B7B4F" w:rsidP="002B7B4F">
      <w:pPr>
        <w:rPr>
          <w:highlight w:val="white"/>
        </w:rPr>
      </w:pPr>
      <w:r w:rsidRPr="00903DBA">
        <w:rPr>
          <w:highlight w:val="white"/>
        </w:rPr>
        <w:t xml:space="preserve">In case of the set-track-size </w:t>
      </w:r>
      <w:r w:rsidR="0075035D" w:rsidRPr="00903DBA">
        <w:rPr>
          <w:highlight w:val="white"/>
        </w:rPr>
        <w:t>instruction</w:t>
      </w:r>
      <w:r w:rsidRPr="00903DBA">
        <w:rPr>
          <w:highlight w:val="white"/>
        </w:rPr>
        <w:t xml:space="preserve">, we set the </w:t>
      </w:r>
      <w:r w:rsidR="00AF12CD" w:rsidRPr="00903DBA">
        <w:rPr>
          <w:highlight w:val="white"/>
        </w:rPr>
        <w:t xml:space="preserve">current </w:t>
      </w:r>
      <w:r w:rsidRPr="00903DBA">
        <w:rPr>
          <w:highlight w:val="white"/>
        </w:rPr>
        <w:t>size of its track</w:t>
      </w:r>
      <w:r w:rsidR="00154690" w:rsidRPr="00903DBA">
        <w:rPr>
          <w:highlight w:val="white"/>
        </w:rPr>
        <w:t xml:space="preserve"> and replace the instruction with an empty instruction.</w:t>
      </w:r>
      <w:r w:rsidR="009A3075" w:rsidRPr="00903DBA">
        <w:rPr>
          <w:highlight w:val="white"/>
        </w:rPr>
        <w:t xml:space="preserve"> The current size is then used when adding entries to the track so that the registers in the end are given the correct size.</w:t>
      </w:r>
    </w:p>
    <w:p w14:paraId="5802A2C1" w14:textId="77777777" w:rsidR="00757795" w:rsidRPr="00903DBA" w:rsidRDefault="00757795" w:rsidP="00226B65">
      <w:pPr>
        <w:pStyle w:val="Code"/>
        <w:rPr>
          <w:highlight w:val="white"/>
        </w:rPr>
      </w:pPr>
      <w:r w:rsidRPr="00903DBA">
        <w:rPr>
          <w:highlight w:val="white"/>
        </w:rPr>
        <w:t xml:space="preserve">        if (assemblyCode.Operator == AssemblyOperator.set_track_size) {</w:t>
      </w:r>
    </w:p>
    <w:p w14:paraId="782AA7F7" w14:textId="77777777" w:rsidR="00757795" w:rsidRPr="00903DBA" w:rsidRDefault="00757795" w:rsidP="00226B65">
      <w:pPr>
        <w:pStyle w:val="Code"/>
        <w:rPr>
          <w:highlight w:val="white"/>
        </w:rPr>
      </w:pPr>
      <w:r w:rsidRPr="00903DBA">
        <w:rPr>
          <w:highlight w:val="white"/>
        </w:rPr>
        <w:t xml:space="preserve">          Track track = (Track)assemblyCode[0];</w:t>
      </w:r>
    </w:p>
    <w:p w14:paraId="177AB77A" w14:textId="77777777" w:rsidR="00757795" w:rsidRPr="00903DBA" w:rsidRDefault="00757795" w:rsidP="00226B65">
      <w:pPr>
        <w:pStyle w:val="Code"/>
        <w:rPr>
          <w:highlight w:val="white"/>
        </w:rPr>
      </w:pPr>
    </w:p>
    <w:p w14:paraId="59DD89D4" w14:textId="77777777" w:rsidR="00757795" w:rsidRPr="00903DBA" w:rsidRDefault="00757795" w:rsidP="00226B65">
      <w:pPr>
        <w:pStyle w:val="Code"/>
        <w:rPr>
          <w:highlight w:val="white"/>
        </w:rPr>
      </w:pPr>
      <w:r w:rsidRPr="00903DBA">
        <w:rPr>
          <w:highlight w:val="white"/>
        </w:rPr>
        <w:t xml:space="preserve">          if (assemblyCode[1] is int) {</w:t>
      </w:r>
    </w:p>
    <w:p w14:paraId="22FD60EF" w14:textId="77777777" w:rsidR="00757795" w:rsidRPr="00903DBA" w:rsidRDefault="00757795" w:rsidP="00226B65">
      <w:pPr>
        <w:pStyle w:val="Code"/>
        <w:rPr>
          <w:highlight w:val="white"/>
        </w:rPr>
      </w:pPr>
      <w:r w:rsidRPr="00903DBA">
        <w:rPr>
          <w:highlight w:val="white"/>
        </w:rPr>
        <w:t xml:space="preserve">            track.MaxSize = (int) assemblyCode[1];</w:t>
      </w:r>
    </w:p>
    <w:p w14:paraId="6D7C7F46" w14:textId="77777777" w:rsidR="00757795" w:rsidRPr="00903DBA" w:rsidRDefault="00757795" w:rsidP="00226B65">
      <w:pPr>
        <w:pStyle w:val="Code"/>
        <w:rPr>
          <w:highlight w:val="white"/>
        </w:rPr>
      </w:pPr>
      <w:r w:rsidRPr="00903DBA">
        <w:rPr>
          <w:highlight w:val="white"/>
        </w:rPr>
        <w:t xml:space="preserve">          }</w:t>
      </w:r>
    </w:p>
    <w:p w14:paraId="5C2B8116" w14:textId="77777777" w:rsidR="00757795" w:rsidRPr="00903DBA" w:rsidRDefault="00757795" w:rsidP="00226B65">
      <w:pPr>
        <w:pStyle w:val="Code"/>
        <w:rPr>
          <w:highlight w:val="white"/>
        </w:rPr>
      </w:pPr>
      <w:r w:rsidRPr="00903DBA">
        <w:rPr>
          <w:highlight w:val="white"/>
        </w:rPr>
        <w:t xml:space="preserve">          else {</w:t>
      </w:r>
    </w:p>
    <w:p w14:paraId="0C040F1F" w14:textId="77777777" w:rsidR="00757795" w:rsidRPr="00903DBA" w:rsidRDefault="00757795" w:rsidP="00226B65">
      <w:pPr>
        <w:pStyle w:val="Code"/>
        <w:rPr>
          <w:highlight w:val="white"/>
        </w:rPr>
      </w:pPr>
      <w:r w:rsidRPr="00903DBA">
        <w:rPr>
          <w:highlight w:val="white"/>
        </w:rPr>
        <w:t xml:space="preserve">            track.MaxSize = ((Track) assemblyCode[1]).MaxSize;</w:t>
      </w:r>
    </w:p>
    <w:p w14:paraId="12C4E1D8" w14:textId="77777777" w:rsidR="00757795" w:rsidRPr="00903DBA" w:rsidRDefault="00757795" w:rsidP="00226B65">
      <w:pPr>
        <w:pStyle w:val="Code"/>
        <w:rPr>
          <w:highlight w:val="white"/>
        </w:rPr>
      </w:pPr>
      <w:r w:rsidRPr="00903DBA">
        <w:rPr>
          <w:highlight w:val="white"/>
        </w:rPr>
        <w:t xml:space="preserve">          }</w:t>
      </w:r>
    </w:p>
    <w:p w14:paraId="2618DD2F" w14:textId="77777777" w:rsidR="00757795" w:rsidRPr="00903DBA" w:rsidRDefault="00757795" w:rsidP="00226B65">
      <w:pPr>
        <w:pStyle w:val="Code"/>
        <w:rPr>
          <w:highlight w:val="white"/>
        </w:rPr>
      </w:pPr>
      <w:r w:rsidRPr="00903DBA">
        <w:rPr>
          <w:highlight w:val="white"/>
        </w:rPr>
        <w:t xml:space="preserve">        }</w:t>
      </w:r>
    </w:p>
    <w:p w14:paraId="5A9B39E6" w14:textId="4D32BA45" w:rsidR="004D7299" w:rsidRPr="00903DBA" w:rsidRDefault="004D7299" w:rsidP="004D7299">
      <w:pPr>
        <w:rPr>
          <w:highlight w:val="white"/>
        </w:rPr>
      </w:pPr>
      <w:r w:rsidRPr="00903DBA">
        <w:rPr>
          <w:highlight w:val="white"/>
        </w:rPr>
        <w:t xml:space="preserve">In all other cases, we exam the operators of the instruction by calling </w:t>
      </w:r>
      <w:r w:rsidRPr="00903DBA">
        <w:rPr>
          <w:rStyle w:val="KeyWord0"/>
          <w:highlight w:val="white"/>
        </w:rPr>
        <w:t>CheckTrack</w:t>
      </w:r>
      <w:r w:rsidRPr="00903DBA">
        <w:rPr>
          <w:highlight w:val="white"/>
        </w:rPr>
        <w:t>.</w:t>
      </w:r>
    </w:p>
    <w:p w14:paraId="37DA6B6C" w14:textId="77777777" w:rsidR="00757795" w:rsidRPr="00903DBA" w:rsidRDefault="00757795" w:rsidP="00226B65">
      <w:pPr>
        <w:pStyle w:val="Code"/>
        <w:rPr>
          <w:highlight w:val="white"/>
        </w:rPr>
      </w:pPr>
      <w:r w:rsidRPr="00903DBA">
        <w:rPr>
          <w:highlight w:val="white"/>
        </w:rPr>
        <w:t xml:space="preserve">        else {</w:t>
      </w:r>
    </w:p>
    <w:p w14:paraId="5157E467" w14:textId="77777777" w:rsidR="00757795" w:rsidRPr="00903DBA" w:rsidRDefault="00757795" w:rsidP="00226B65">
      <w:pPr>
        <w:pStyle w:val="Code"/>
        <w:rPr>
          <w:highlight w:val="white"/>
        </w:rPr>
      </w:pPr>
      <w:r w:rsidRPr="00903DBA">
        <w:rPr>
          <w:highlight w:val="white"/>
        </w:rPr>
        <w:t xml:space="preserve">          CheckTrack(trackSet, assemblyCode, 0, index);</w:t>
      </w:r>
    </w:p>
    <w:p w14:paraId="33E218EA" w14:textId="77777777" w:rsidR="00757795" w:rsidRPr="00903DBA" w:rsidRDefault="00757795" w:rsidP="00226B65">
      <w:pPr>
        <w:pStyle w:val="Code"/>
        <w:rPr>
          <w:highlight w:val="white"/>
        </w:rPr>
      </w:pPr>
      <w:r w:rsidRPr="00903DBA">
        <w:rPr>
          <w:highlight w:val="white"/>
        </w:rPr>
        <w:t xml:space="preserve">          CheckTrack(trackSet, assemblyCode, 1, index);</w:t>
      </w:r>
    </w:p>
    <w:p w14:paraId="03E28627" w14:textId="77777777" w:rsidR="00757795" w:rsidRPr="00903DBA" w:rsidRDefault="00757795" w:rsidP="00226B65">
      <w:pPr>
        <w:pStyle w:val="Code"/>
        <w:rPr>
          <w:highlight w:val="white"/>
        </w:rPr>
      </w:pPr>
      <w:r w:rsidRPr="00903DBA">
        <w:rPr>
          <w:highlight w:val="white"/>
        </w:rPr>
        <w:t xml:space="preserve">          CheckTrack(trackSet, assemblyCode, 2, index);</w:t>
      </w:r>
    </w:p>
    <w:p w14:paraId="2441420A" w14:textId="77777777" w:rsidR="00757795" w:rsidRPr="00903DBA" w:rsidRDefault="00757795" w:rsidP="00226B65">
      <w:pPr>
        <w:pStyle w:val="Code"/>
        <w:rPr>
          <w:highlight w:val="white"/>
        </w:rPr>
      </w:pPr>
      <w:r w:rsidRPr="00903DBA">
        <w:rPr>
          <w:highlight w:val="white"/>
        </w:rPr>
        <w:t xml:space="preserve">        }</w:t>
      </w:r>
    </w:p>
    <w:p w14:paraId="768F3220" w14:textId="77777777" w:rsidR="00757795" w:rsidRPr="00903DBA" w:rsidRDefault="00757795" w:rsidP="00226B65">
      <w:pPr>
        <w:pStyle w:val="Code"/>
        <w:rPr>
          <w:highlight w:val="white"/>
        </w:rPr>
      </w:pPr>
      <w:r w:rsidRPr="00903DBA">
        <w:rPr>
          <w:highlight w:val="white"/>
        </w:rPr>
        <w:t xml:space="preserve">      }</w:t>
      </w:r>
    </w:p>
    <w:p w14:paraId="6E82F42D" w14:textId="77777777" w:rsidR="00757795" w:rsidRPr="00903DBA" w:rsidRDefault="00757795" w:rsidP="00226B65">
      <w:pPr>
        <w:pStyle w:val="Code"/>
        <w:rPr>
          <w:highlight w:val="white"/>
        </w:rPr>
      </w:pPr>
    </w:p>
    <w:p w14:paraId="30DE5A9C" w14:textId="77777777" w:rsidR="00757795" w:rsidRPr="00903DBA" w:rsidRDefault="00757795" w:rsidP="00226B65">
      <w:pPr>
        <w:pStyle w:val="Code"/>
        <w:rPr>
          <w:highlight w:val="white"/>
        </w:rPr>
      </w:pPr>
      <w:r w:rsidRPr="00903DBA">
        <w:rPr>
          <w:highlight w:val="white"/>
        </w:rPr>
        <w:t xml:space="preserve">      return trackSet;</w:t>
      </w:r>
    </w:p>
    <w:p w14:paraId="5D46DAAD" w14:textId="77777777" w:rsidR="00757795" w:rsidRPr="00903DBA" w:rsidRDefault="00757795" w:rsidP="00226B65">
      <w:pPr>
        <w:pStyle w:val="Code"/>
        <w:rPr>
          <w:highlight w:val="white"/>
        </w:rPr>
      </w:pPr>
      <w:r w:rsidRPr="00903DBA">
        <w:rPr>
          <w:highlight w:val="white"/>
        </w:rPr>
        <w:t xml:space="preserve">    }</w:t>
      </w:r>
    </w:p>
    <w:p w14:paraId="36EE3DB6" w14:textId="25FB94A8" w:rsidR="00D935A0" w:rsidRPr="00903DBA" w:rsidRDefault="004D7299" w:rsidP="004D7299">
      <w:pPr>
        <w:rPr>
          <w:highlight w:val="white"/>
        </w:rPr>
      </w:pPr>
      <w:r w:rsidRPr="00903DBA">
        <w:rPr>
          <w:highlight w:val="white"/>
        </w:rPr>
        <w:t xml:space="preserve">The </w:t>
      </w:r>
      <w:r w:rsidRPr="00903DBA">
        <w:rPr>
          <w:rStyle w:val="KeyWord0"/>
          <w:highlight w:val="white"/>
        </w:rPr>
        <w:t>CheckTrack</w:t>
      </w:r>
      <w:r w:rsidRPr="00903DBA">
        <w:rPr>
          <w:highlight w:val="white"/>
        </w:rPr>
        <w:t xml:space="preserve"> method takes </w:t>
      </w:r>
      <w:r w:rsidR="0066049D" w:rsidRPr="00903DBA">
        <w:rPr>
          <w:highlight w:val="white"/>
        </w:rPr>
        <w:t>the track set, one of the operand</w:t>
      </w:r>
      <w:r w:rsidR="00384998" w:rsidRPr="00903DBA">
        <w:rPr>
          <w:highlight w:val="white"/>
        </w:rPr>
        <w:t>s</w:t>
      </w:r>
      <w:r w:rsidR="0066049D" w:rsidRPr="00903DBA">
        <w:rPr>
          <w:highlight w:val="white"/>
        </w:rPr>
        <w:t xml:space="preserve"> in an assembly code instruction, the position of the operand (zero, one, or two), and the index of the assembly code instruction in the assembly code list.</w:t>
      </w:r>
      <w:r w:rsidR="00AD0790">
        <w:rPr>
          <w:highlight w:val="white"/>
        </w:rPr>
        <w:t xml:space="preserve"> We need to set the index of the assembly code list in the track in order to later decide whether tracks overlap.</w:t>
      </w:r>
    </w:p>
    <w:p w14:paraId="5180FE68" w14:textId="77777777" w:rsidR="00226B65" w:rsidRPr="00903DBA" w:rsidRDefault="00226B65" w:rsidP="00226B65">
      <w:pPr>
        <w:pStyle w:val="Code"/>
        <w:rPr>
          <w:highlight w:val="white"/>
        </w:rPr>
      </w:pPr>
      <w:r w:rsidRPr="00903DBA">
        <w:rPr>
          <w:highlight w:val="white"/>
        </w:rPr>
        <w:t xml:space="preserve">    private void CheckTrack(ISet&lt;Track&gt; trackSet, AssemblyCode assemblyCode,</w:t>
      </w:r>
    </w:p>
    <w:p w14:paraId="5CACBEFC" w14:textId="77777777" w:rsidR="00226B65" w:rsidRPr="00903DBA" w:rsidRDefault="00226B65" w:rsidP="00226B65">
      <w:pPr>
        <w:pStyle w:val="Code"/>
        <w:rPr>
          <w:highlight w:val="white"/>
        </w:rPr>
      </w:pPr>
      <w:r w:rsidRPr="00903DBA">
        <w:rPr>
          <w:highlight w:val="white"/>
        </w:rPr>
        <w:t xml:space="preserve">                            int position, int index) {</w:t>
      </w:r>
    </w:p>
    <w:p w14:paraId="6A27B644" w14:textId="77777777" w:rsidR="00226B65" w:rsidRPr="00903DBA" w:rsidRDefault="00226B65" w:rsidP="00226B65">
      <w:pPr>
        <w:pStyle w:val="Code"/>
        <w:rPr>
          <w:highlight w:val="white"/>
        </w:rPr>
      </w:pPr>
      <w:r w:rsidRPr="00903DBA">
        <w:rPr>
          <w:highlight w:val="white"/>
        </w:rPr>
        <w:t xml:space="preserve">      if (assemblyCode[position] is Track) {</w:t>
      </w:r>
    </w:p>
    <w:p w14:paraId="10883E0D" w14:textId="77777777" w:rsidR="00226B65" w:rsidRPr="00903DBA" w:rsidRDefault="00226B65" w:rsidP="00226B65">
      <w:pPr>
        <w:pStyle w:val="Code"/>
        <w:rPr>
          <w:highlight w:val="white"/>
        </w:rPr>
      </w:pPr>
      <w:r w:rsidRPr="00903DBA">
        <w:rPr>
          <w:highlight w:val="white"/>
        </w:rPr>
        <w:t xml:space="preserve">        Track track = (Track) assemblyCode[position];</w:t>
      </w:r>
    </w:p>
    <w:p w14:paraId="28D0C40B" w14:textId="77777777" w:rsidR="00226B65" w:rsidRPr="00903DBA" w:rsidRDefault="00226B65" w:rsidP="00226B65">
      <w:pPr>
        <w:pStyle w:val="Code"/>
        <w:rPr>
          <w:highlight w:val="white"/>
        </w:rPr>
      </w:pPr>
      <w:r w:rsidRPr="00903DBA">
        <w:rPr>
          <w:highlight w:val="white"/>
        </w:rPr>
        <w:t xml:space="preserve">        trackSet.Add(track);</w:t>
      </w:r>
    </w:p>
    <w:p w14:paraId="6BFD92F0" w14:textId="77777777" w:rsidR="00226B65" w:rsidRPr="00903DBA" w:rsidRDefault="00226B65" w:rsidP="00226B65">
      <w:pPr>
        <w:pStyle w:val="Code"/>
        <w:rPr>
          <w:highlight w:val="white"/>
        </w:rPr>
      </w:pPr>
      <w:r w:rsidRPr="00903DBA">
        <w:rPr>
          <w:highlight w:val="white"/>
        </w:rPr>
        <w:t xml:space="preserve">        track.Index = index;</w:t>
      </w:r>
    </w:p>
    <w:p w14:paraId="2DB627F9" w14:textId="77777777" w:rsidR="00226B65" w:rsidRPr="00903DBA" w:rsidRDefault="00226B65" w:rsidP="00226B65">
      <w:pPr>
        <w:pStyle w:val="Code"/>
        <w:rPr>
          <w:highlight w:val="white"/>
        </w:rPr>
      </w:pPr>
      <w:r w:rsidRPr="00903DBA">
        <w:rPr>
          <w:highlight w:val="white"/>
        </w:rPr>
        <w:t xml:space="preserve">      }</w:t>
      </w:r>
    </w:p>
    <w:p w14:paraId="402845B6" w14:textId="77777777" w:rsidR="00226B65" w:rsidRPr="00903DBA" w:rsidRDefault="00226B65" w:rsidP="00226B65">
      <w:pPr>
        <w:pStyle w:val="Code"/>
        <w:rPr>
          <w:highlight w:val="white"/>
        </w:rPr>
      </w:pPr>
      <w:r w:rsidRPr="00903DBA">
        <w:rPr>
          <w:highlight w:val="white"/>
        </w:rPr>
        <w:t xml:space="preserve">    }</w:t>
      </w:r>
    </w:p>
    <w:p w14:paraId="670C2081" w14:textId="7F7ADE9D" w:rsidR="00BC157C" w:rsidRPr="00903DBA" w:rsidRDefault="00BC157C" w:rsidP="00BC157C">
      <w:pPr>
        <w:pStyle w:val="Rubrik3"/>
        <w:rPr>
          <w:highlight w:val="white"/>
        </w:rPr>
      </w:pPr>
      <w:bookmarkStart w:id="439" w:name="_Toc57656086"/>
      <w:r w:rsidRPr="00903DBA">
        <w:rPr>
          <w:highlight w:val="white"/>
        </w:rPr>
        <w:t>Function Calls</w:t>
      </w:r>
      <w:bookmarkEnd w:id="439"/>
    </w:p>
    <w:p w14:paraId="407EEE07" w14:textId="63D5BFE5" w:rsidR="00813000" w:rsidRPr="00903DBA" w:rsidRDefault="00813000" w:rsidP="00813000">
      <w:pPr>
        <w:rPr>
          <w:highlight w:val="white"/>
        </w:rPr>
      </w:pPr>
      <w:r w:rsidRPr="00903DBA">
        <w:rPr>
          <w:highlight w:val="white"/>
        </w:rPr>
        <w:t xml:space="preserve">The </w:t>
      </w:r>
      <w:r w:rsidRPr="00903DBA">
        <w:rPr>
          <w:rStyle w:val="KeyWord0"/>
          <w:highlight w:val="white"/>
        </w:rPr>
        <w:t>BaseRegister</w:t>
      </w:r>
      <w:r w:rsidRPr="00903DBA">
        <w:rPr>
          <w:highlight w:val="white"/>
        </w:rPr>
        <w:t xml:space="preserve"> method returns the base register of a symbol</w:t>
      </w:r>
      <w:r w:rsidR="00EF71F0" w:rsidRPr="00903DBA">
        <w:rPr>
          <w:highlight w:val="white"/>
        </w:rPr>
        <w:t xml:space="preserve"> </w:t>
      </w:r>
      <w:r w:rsidRPr="00903DBA">
        <w:rPr>
          <w:highlight w:val="white"/>
        </w:rPr>
        <w:t>represent</w:t>
      </w:r>
      <w:r w:rsidR="00141DD5">
        <w:rPr>
          <w:highlight w:val="white"/>
        </w:rPr>
        <w:t>ing</w:t>
      </w:r>
      <w:r w:rsidRPr="00903DBA">
        <w:rPr>
          <w:highlight w:val="white"/>
        </w:rPr>
        <w:t xml:space="preserve"> a</w:t>
      </w:r>
      <w:r w:rsidR="00D50D7B" w:rsidRPr="00903DBA">
        <w:rPr>
          <w:highlight w:val="white"/>
        </w:rPr>
        <w:t xml:space="preserve">n auto or register </w:t>
      </w:r>
      <w:r w:rsidRPr="00903DBA">
        <w:rPr>
          <w:highlight w:val="white"/>
        </w:rPr>
        <w:t xml:space="preserve">variable or </w:t>
      </w:r>
      <w:r w:rsidR="006E105B">
        <w:rPr>
          <w:highlight w:val="white"/>
        </w:rPr>
        <w:t xml:space="preserve">a </w:t>
      </w:r>
      <w:r w:rsidRPr="00903DBA">
        <w:rPr>
          <w:highlight w:val="white"/>
        </w:rPr>
        <w:t xml:space="preserve">parameter. However, the symbol can also be null, in case of an unnamed parameter. The method returns </w:t>
      </w:r>
      <w:r w:rsidR="00B205D9" w:rsidRPr="00903DBA">
        <w:rPr>
          <w:highlight w:val="white"/>
        </w:rPr>
        <w:t xml:space="preserve">the </w:t>
      </w:r>
      <w:r w:rsidRPr="00903DBA">
        <w:rPr>
          <w:highlight w:val="white"/>
        </w:rPr>
        <w:t xml:space="preserve">regular frame pointer or the </w:t>
      </w:r>
      <w:r w:rsidR="0016674F">
        <w:rPr>
          <w:highlight w:val="white"/>
        </w:rPr>
        <w:t>variadic frame pointer</w:t>
      </w:r>
      <w:r w:rsidRPr="00903DBA">
        <w:rPr>
          <w:highlight w:val="white"/>
        </w:rPr>
        <w:t>.</w:t>
      </w:r>
      <w:r w:rsidR="00D76482" w:rsidRPr="00903DBA">
        <w:rPr>
          <w:highlight w:val="white"/>
        </w:rPr>
        <w:t xml:space="preserve"> Note that we always use the regular frame pointer in non-</w:t>
      </w:r>
      <w:r w:rsidR="004A5B68">
        <w:rPr>
          <w:highlight w:val="white"/>
        </w:rPr>
        <w:t>variadic</w:t>
      </w:r>
      <w:r w:rsidR="00D76482" w:rsidRPr="00903DBA">
        <w:rPr>
          <w:highlight w:val="white"/>
        </w:rPr>
        <w:t xml:space="preserve"> functions.</w:t>
      </w:r>
    </w:p>
    <w:p w14:paraId="28B08CCE" w14:textId="77777777" w:rsidR="00813000" w:rsidRPr="00903DBA" w:rsidRDefault="00813000" w:rsidP="00813000">
      <w:pPr>
        <w:pStyle w:val="Code"/>
        <w:rPr>
          <w:highlight w:val="white"/>
        </w:rPr>
      </w:pPr>
      <w:r w:rsidRPr="00903DBA">
        <w:rPr>
          <w:highlight w:val="white"/>
        </w:rPr>
        <w:t xml:space="preserve">    public Register BaseRegister(Symbol symbol) {</w:t>
      </w:r>
    </w:p>
    <w:p w14:paraId="18168B9D" w14:textId="77777777" w:rsidR="00813000" w:rsidRPr="00903DBA" w:rsidRDefault="00813000" w:rsidP="00813000">
      <w:pPr>
        <w:pStyle w:val="Code"/>
        <w:rPr>
          <w:highlight w:val="white"/>
        </w:rPr>
      </w:pPr>
      <w:r w:rsidRPr="00903DBA">
        <w:rPr>
          <w:highlight w:val="white"/>
        </w:rPr>
        <w:t xml:space="preserve">      Assert.ErrorXXX((symbol == null) || symbol.IsAutoOrRegister());</w:t>
      </w:r>
    </w:p>
    <w:p w14:paraId="208BD507" w14:textId="2B996AB4" w:rsidR="00813000" w:rsidRPr="00903DBA" w:rsidRDefault="00813000" w:rsidP="00813000">
      <w:pPr>
        <w:rPr>
          <w:highlight w:val="white"/>
        </w:rPr>
      </w:pPr>
      <w:r w:rsidRPr="00903DBA">
        <w:rPr>
          <w:highlight w:val="white"/>
        </w:rPr>
        <w:lastRenderedPageBreak/>
        <w:t xml:space="preserve">We return the </w:t>
      </w:r>
      <w:r w:rsidR="004A5B68">
        <w:rPr>
          <w:highlight w:val="white"/>
        </w:rPr>
        <w:t>variadic</w:t>
      </w:r>
      <w:r w:rsidRPr="00903DBA">
        <w:rPr>
          <w:highlight w:val="white"/>
        </w:rPr>
        <w:t xml:space="preserve"> frame pointer i</w:t>
      </w:r>
      <w:r w:rsidR="00AD4F6F">
        <w:rPr>
          <w:highlight w:val="white"/>
        </w:rPr>
        <w:t>f</w:t>
      </w:r>
      <w:r w:rsidRPr="00903DBA">
        <w:rPr>
          <w:highlight w:val="white"/>
        </w:rPr>
        <w:t xml:space="preserve"> the function is </w:t>
      </w:r>
      <w:r w:rsidR="004A5B68">
        <w:rPr>
          <w:highlight w:val="white"/>
        </w:rPr>
        <w:t>variadic</w:t>
      </w:r>
      <w:r w:rsidRPr="00903DBA">
        <w:rPr>
          <w:highlight w:val="white"/>
        </w:rPr>
        <w:t xml:space="preserve"> and the symbol is not a parameter. If the symbol is null, it represents an unnamed parameter</w:t>
      </w:r>
      <w:r w:rsidR="008604C9" w:rsidRPr="00903DBA">
        <w:rPr>
          <w:highlight w:val="white"/>
        </w:rPr>
        <w:t xml:space="preserve"> in which case the </w:t>
      </w:r>
      <w:r w:rsidR="004A5B68">
        <w:rPr>
          <w:highlight w:val="white"/>
        </w:rPr>
        <w:t>variadic</w:t>
      </w:r>
      <w:r w:rsidR="008604C9" w:rsidRPr="00903DBA">
        <w:rPr>
          <w:highlight w:val="white"/>
        </w:rPr>
        <w:t xml:space="preserve"> frame pointer is returned.</w:t>
      </w:r>
    </w:p>
    <w:p w14:paraId="01B3057D" w14:textId="77777777" w:rsidR="00813000" w:rsidRPr="00903DBA" w:rsidRDefault="00813000" w:rsidP="00813000">
      <w:pPr>
        <w:pStyle w:val="Code"/>
        <w:rPr>
          <w:highlight w:val="white"/>
        </w:rPr>
      </w:pPr>
      <w:r w:rsidRPr="00903DBA">
        <w:rPr>
          <w:highlight w:val="white"/>
        </w:rPr>
        <w:t xml:space="preserve">      if (SymbolTable.CurrentFunction.Type.IsEllipse() &amp;&amp;</w:t>
      </w:r>
    </w:p>
    <w:p w14:paraId="4BE64A73" w14:textId="77777777" w:rsidR="00813000" w:rsidRPr="00903DBA" w:rsidRDefault="00813000" w:rsidP="00813000">
      <w:pPr>
        <w:pStyle w:val="Code"/>
        <w:rPr>
          <w:highlight w:val="white"/>
        </w:rPr>
      </w:pPr>
      <w:r w:rsidRPr="00903DBA">
        <w:rPr>
          <w:highlight w:val="white"/>
        </w:rPr>
        <w:t xml:space="preserve">          (symbol != null) &amp;&amp; !symbol.IsParameter()) {</w:t>
      </w:r>
    </w:p>
    <w:p w14:paraId="5CC306E7" w14:textId="77777777" w:rsidR="00813000" w:rsidRPr="00903DBA" w:rsidRDefault="00813000" w:rsidP="00813000">
      <w:pPr>
        <w:pStyle w:val="Code"/>
        <w:rPr>
          <w:highlight w:val="white"/>
        </w:rPr>
      </w:pPr>
      <w:r w:rsidRPr="00903DBA">
        <w:rPr>
          <w:highlight w:val="white"/>
        </w:rPr>
        <w:t xml:space="preserve">        return AssemblyCode.EllipseRegister;</w:t>
      </w:r>
    </w:p>
    <w:p w14:paraId="40ECB6B1" w14:textId="77777777" w:rsidR="00813000" w:rsidRPr="00903DBA" w:rsidRDefault="00813000" w:rsidP="00813000">
      <w:pPr>
        <w:pStyle w:val="Code"/>
        <w:rPr>
          <w:highlight w:val="white"/>
        </w:rPr>
      </w:pPr>
      <w:r w:rsidRPr="00903DBA">
        <w:rPr>
          <w:highlight w:val="white"/>
        </w:rPr>
        <w:t xml:space="preserve">      }</w:t>
      </w:r>
    </w:p>
    <w:p w14:paraId="013BB631" w14:textId="64ABBCD4" w:rsidR="00813000" w:rsidRPr="00903DBA" w:rsidRDefault="00813000" w:rsidP="00813000">
      <w:pPr>
        <w:rPr>
          <w:highlight w:val="white"/>
        </w:rPr>
      </w:pPr>
      <w:r w:rsidRPr="00903DBA">
        <w:rPr>
          <w:highlight w:val="white"/>
        </w:rPr>
        <w:t xml:space="preserve">If the function is not </w:t>
      </w:r>
      <w:r w:rsidR="004A5B68">
        <w:rPr>
          <w:highlight w:val="white"/>
        </w:rPr>
        <w:t>variadic</w:t>
      </w:r>
      <w:r w:rsidRPr="00903DBA">
        <w:rPr>
          <w:highlight w:val="white"/>
        </w:rPr>
        <w:t>, or if the symbol is a parameter, we return the regular frame pointer. The activation record is organized so that the parameters are located before the variables, with potential extra parameter between</w:t>
      </w:r>
      <w:r w:rsidR="00552CEE" w:rsidRPr="00903DBA">
        <w:rPr>
          <w:highlight w:val="white"/>
        </w:rPr>
        <w:t xml:space="preserve"> the regular parameters and the variables</w:t>
      </w:r>
      <w:r w:rsidRPr="00903DBA">
        <w:rPr>
          <w:highlight w:val="white"/>
        </w:rPr>
        <w:t xml:space="preserve">. Therefore, we use the regular frame pointer for parameters in both </w:t>
      </w:r>
      <w:r w:rsidR="004A5B68">
        <w:rPr>
          <w:highlight w:val="white"/>
        </w:rPr>
        <w:t>variadic</w:t>
      </w:r>
      <w:r w:rsidRPr="00903DBA">
        <w:rPr>
          <w:highlight w:val="white"/>
        </w:rPr>
        <w:t xml:space="preserve"> and non-</w:t>
      </w:r>
      <w:r w:rsidR="004A5B68">
        <w:rPr>
          <w:highlight w:val="white"/>
        </w:rPr>
        <w:t>variadic</w:t>
      </w:r>
      <w:r w:rsidRPr="00903DBA">
        <w:rPr>
          <w:highlight w:val="white"/>
        </w:rPr>
        <w:t xml:space="preserve"> functions, and the </w:t>
      </w:r>
      <w:r w:rsidR="004A5B68">
        <w:rPr>
          <w:highlight w:val="white"/>
        </w:rPr>
        <w:t>variadic</w:t>
      </w:r>
      <w:r w:rsidRPr="00903DBA">
        <w:rPr>
          <w:highlight w:val="white"/>
        </w:rPr>
        <w:t xml:space="preserve"> frame pointer for variables </w:t>
      </w:r>
      <w:r w:rsidR="00C027DB" w:rsidRPr="00903DBA">
        <w:rPr>
          <w:highlight w:val="white"/>
        </w:rPr>
        <w:t xml:space="preserve">in </w:t>
      </w:r>
      <w:r w:rsidR="004A5B68">
        <w:rPr>
          <w:highlight w:val="white"/>
        </w:rPr>
        <w:t>variadic</w:t>
      </w:r>
      <w:r w:rsidR="00C027DB" w:rsidRPr="00903DBA">
        <w:rPr>
          <w:highlight w:val="white"/>
        </w:rPr>
        <w:t xml:space="preserve"> functions </w:t>
      </w:r>
      <w:r w:rsidRPr="00903DBA">
        <w:rPr>
          <w:highlight w:val="white"/>
        </w:rPr>
        <w:t xml:space="preserve">since they are located after the extra parameters. </w:t>
      </w:r>
    </w:p>
    <w:p w14:paraId="6A2CE2BA" w14:textId="77777777" w:rsidR="0043182A" w:rsidRPr="00903DBA" w:rsidRDefault="0043182A" w:rsidP="0043182A">
      <w:pPr>
        <w:pStyle w:val="Code"/>
        <w:rPr>
          <w:highlight w:val="white"/>
        </w:rPr>
      </w:pPr>
      <w:r w:rsidRPr="00903DBA">
        <w:rPr>
          <w:highlight w:val="white"/>
        </w:rPr>
        <w:t xml:space="preserve">      else {</w:t>
      </w:r>
    </w:p>
    <w:p w14:paraId="5702E850" w14:textId="77777777" w:rsidR="0043182A" w:rsidRPr="00903DBA" w:rsidRDefault="0043182A" w:rsidP="0043182A">
      <w:pPr>
        <w:pStyle w:val="Code"/>
        <w:rPr>
          <w:highlight w:val="white"/>
        </w:rPr>
      </w:pPr>
      <w:r w:rsidRPr="00903DBA">
        <w:rPr>
          <w:highlight w:val="white"/>
        </w:rPr>
        <w:t xml:space="preserve">        return AssemblyCode.FrameRegister;</w:t>
      </w:r>
    </w:p>
    <w:p w14:paraId="259730BD" w14:textId="77777777" w:rsidR="0043182A" w:rsidRPr="00903DBA" w:rsidRDefault="0043182A" w:rsidP="0043182A">
      <w:pPr>
        <w:pStyle w:val="Code"/>
        <w:rPr>
          <w:highlight w:val="white"/>
        </w:rPr>
      </w:pPr>
      <w:r w:rsidRPr="00903DBA">
        <w:rPr>
          <w:highlight w:val="white"/>
        </w:rPr>
        <w:t xml:space="preserve">      }</w:t>
      </w:r>
    </w:p>
    <w:p w14:paraId="021BCD3A" w14:textId="1C097F99" w:rsidR="0043182A" w:rsidRPr="00903DBA" w:rsidRDefault="0043182A" w:rsidP="0043182A">
      <w:pPr>
        <w:pStyle w:val="Code"/>
        <w:rPr>
          <w:highlight w:val="white"/>
        </w:rPr>
      </w:pPr>
      <w:r w:rsidRPr="00903DBA">
        <w:rPr>
          <w:highlight w:val="white"/>
        </w:rPr>
        <w:t xml:space="preserve">    }</w:t>
      </w:r>
    </w:p>
    <w:p w14:paraId="476EBFA5" w14:textId="1FFD7B9B" w:rsidR="00D935A0" w:rsidRPr="00903DBA" w:rsidRDefault="00384998" w:rsidP="00384998">
      <w:pPr>
        <w:rPr>
          <w:highlight w:val="white"/>
        </w:rPr>
      </w:pPr>
      <w:r w:rsidRPr="00903DBA">
        <w:rPr>
          <w:highlight w:val="white"/>
        </w:rPr>
        <w:t xml:space="preserve">The </w:t>
      </w:r>
      <w:r w:rsidR="0043182A" w:rsidRPr="00903DBA">
        <w:rPr>
          <w:rStyle w:val="KeyWord0"/>
          <w:highlight w:val="white"/>
        </w:rPr>
        <w:t>FunctionPreCall</w:t>
      </w:r>
      <w:r w:rsidRPr="00903DBA">
        <w:rPr>
          <w:highlight w:val="white"/>
        </w:rPr>
        <w:t xml:space="preserve"> methods is called before the actual </w:t>
      </w:r>
      <w:r w:rsidR="00315CBB" w:rsidRPr="00903DBA">
        <w:rPr>
          <w:highlight w:val="white"/>
        </w:rPr>
        <w:t xml:space="preserve">function </w:t>
      </w:r>
      <w:r w:rsidRPr="00903DBA">
        <w:rPr>
          <w:highlight w:val="white"/>
        </w:rPr>
        <w:t>call</w:t>
      </w:r>
      <w:r w:rsidR="00315CBB" w:rsidRPr="00903DBA">
        <w:rPr>
          <w:highlight w:val="white"/>
        </w:rPr>
        <w:t>, and before the parameter list of the function call. The idea is that each expression in the parameter</w:t>
      </w:r>
      <w:r w:rsidR="00B56097">
        <w:rPr>
          <w:highlight w:val="white"/>
        </w:rPr>
        <w:t>s</w:t>
      </w:r>
      <w:r w:rsidR="00315CBB" w:rsidRPr="00903DBA">
        <w:rPr>
          <w:highlight w:val="white"/>
        </w:rPr>
        <w:t xml:space="preserve"> shall have access to all the registers and the whole floating</w:t>
      </w:r>
      <w:r w:rsidR="004D1B0F" w:rsidRPr="00903DBA">
        <w:rPr>
          <w:highlight w:val="white"/>
        </w:rPr>
        <w:t>-</w:t>
      </w:r>
      <w:r w:rsidR="00315CBB" w:rsidRPr="00903DBA">
        <w:rPr>
          <w:highlight w:val="white"/>
        </w:rPr>
        <w:t>point value stack</w:t>
      </w:r>
      <w:r w:rsidR="00AA6F45">
        <w:rPr>
          <w:highlight w:val="white"/>
        </w:rPr>
        <w:t>, that no parameter values are stored in the registers or at the floating-point stack.</w:t>
      </w:r>
      <w:r w:rsidR="00315CBB" w:rsidRPr="00903DBA">
        <w:rPr>
          <w:highlight w:val="white"/>
        </w:rPr>
        <w:t xml:space="preserve"> Therefore, </w:t>
      </w:r>
      <w:r w:rsidR="00AA6F45" w:rsidRPr="00903DBA">
        <w:rPr>
          <w:rStyle w:val="KeyWord0"/>
          <w:highlight w:val="white"/>
        </w:rPr>
        <w:t>FunctionPreCall</w:t>
      </w:r>
      <w:r w:rsidR="00AA6F45" w:rsidRPr="00903DBA">
        <w:rPr>
          <w:highlight w:val="white"/>
        </w:rPr>
        <w:t xml:space="preserve"> </w:t>
      </w:r>
      <w:r w:rsidR="006A6C8B" w:rsidRPr="00903DBA">
        <w:rPr>
          <w:highlight w:val="white"/>
        </w:rPr>
        <w:t>store</w:t>
      </w:r>
      <w:r w:rsidR="00AA6F45">
        <w:rPr>
          <w:highlight w:val="white"/>
        </w:rPr>
        <w:t>r</w:t>
      </w:r>
      <w:r w:rsidR="006A6C8B" w:rsidRPr="00903DBA">
        <w:rPr>
          <w:highlight w:val="white"/>
        </w:rPr>
        <w:t xml:space="preserve"> the values currently stored in registers and </w:t>
      </w:r>
      <w:r w:rsidR="00F75546" w:rsidRPr="00903DBA">
        <w:rPr>
          <w:highlight w:val="white"/>
        </w:rPr>
        <w:t>on</w:t>
      </w:r>
      <w:r w:rsidR="006A6C8B" w:rsidRPr="00903DBA">
        <w:rPr>
          <w:highlight w:val="white"/>
        </w:rPr>
        <w:t xml:space="preserve"> the floating</w:t>
      </w:r>
      <w:r w:rsidR="00F75546" w:rsidRPr="00903DBA">
        <w:rPr>
          <w:highlight w:val="white"/>
        </w:rPr>
        <w:t>-point</w:t>
      </w:r>
      <w:r w:rsidR="006A6C8B" w:rsidRPr="00903DBA">
        <w:rPr>
          <w:highlight w:val="white"/>
        </w:rPr>
        <w:t xml:space="preserve"> value stack at the activation record.</w:t>
      </w:r>
      <w:r w:rsidR="00F75546" w:rsidRPr="00903DBA">
        <w:rPr>
          <w:highlight w:val="white"/>
        </w:rPr>
        <w:t xml:space="preserve"> The </w:t>
      </w:r>
      <w:r w:rsidR="00F75546" w:rsidRPr="00903DBA">
        <w:rPr>
          <w:rStyle w:val="KeyWord0"/>
          <w:highlight w:val="white"/>
        </w:rPr>
        <w:t>FunctionPostCall</w:t>
      </w:r>
      <w:r w:rsidR="00F75546" w:rsidRPr="00903DBA">
        <w:rPr>
          <w:highlight w:val="white"/>
        </w:rPr>
        <w:t xml:space="preserve"> method below restores the values after the function call.</w:t>
      </w:r>
    </w:p>
    <w:p w14:paraId="5A96DA18" w14:textId="2B277E49" w:rsidR="00644189" w:rsidRPr="00903DBA" w:rsidRDefault="00644189" w:rsidP="00384998">
      <w:pPr>
        <w:rPr>
          <w:rStyle w:val="KeyWord0"/>
          <w:highlight w:val="white"/>
        </w:rPr>
      </w:pPr>
      <w:r w:rsidRPr="00903DBA">
        <w:rPr>
          <w:highlight w:val="white"/>
        </w:rPr>
        <w:t xml:space="preserve">The </w:t>
      </w:r>
      <w:r w:rsidR="006E0307" w:rsidRPr="00903DBA">
        <w:rPr>
          <w:rStyle w:val="KeyWord0"/>
          <w:highlight w:val="white"/>
        </w:rPr>
        <w:t>m_totalExtraSize</w:t>
      </w:r>
      <w:r w:rsidRPr="00903DBA">
        <w:rPr>
          <w:highlight w:val="white"/>
        </w:rPr>
        <w:t xml:space="preserve"> field </w:t>
      </w:r>
      <w:r w:rsidR="0089526A" w:rsidRPr="00903DBA">
        <w:rPr>
          <w:highlight w:val="white"/>
        </w:rPr>
        <w:t xml:space="preserve">keeps track of the current record size, which increases with nested calls. The </w:t>
      </w:r>
      <w:r w:rsidR="0089526A" w:rsidRPr="00903DBA">
        <w:rPr>
          <w:rStyle w:val="KeyWord0"/>
          <w:highlight w:val="white"/>
        </w:rPr>
        <w:t>m_recordSizeStack</w:t>
      </w:r>
      <w:r w:rsidR="0089526A" w:rsidRPr="00903DBA">
        <w:rPr>
          <w:highlight w:val="white"/>
        </w:rPr>
        <w:t xml:space="preserve"> field </w:t>
      </w:r>
      <w:r w:rsidR="007166B9" w:rsidRPr="00903DBA">
        <w:rPr>
          <w:highlight w:val="white"/>
        </w:rPr>
        <w:t>holds the record sizes of nested calls.</w:t>
      </w:r>
      <w:r w:rsidR="00BC3E20" w:rsidRPr="00903DBA">
        <w:rPr>
          <w:highlight w:val="white"/>
        </w:rPr>
        <w:t xml:space="preserve"> Tech</w:t>
      </w:r>
      <w:r w:rsidR="005813E2">
        <w:rPr>
          <w:highlight w:val="white"/>
        </w:rPr>
        <w:t>ically</w:t>
      </w:r>
      <w:r w:rsidR="00BC3E20" w:rsidRPr="00903DBA">
        <w:rPr>
          <w:highlight w:val="white"/>
        </w:rPr>
        <w:t xml:space="preserve">, we could manage with only the stack, and sum the record sizes to find the total record size. However, we include </w:t>
      </w:r>
      <w:r w:rsidR="006E0307" w:rsidRPr="00903DBA">
        <w:rPr>
          <w:rStyle w:val="KeyWord0"/>
          <w:highlight w:val="white"/>
        </w:rPr>
        <w:t>m_totalExtraSize</w:t>
      </w:r>
      <w:r w:rsidR="00390A79" w:rsidRPr="00903DBA">
        <w:rPr>
          <w:highlight w:val="white"/>
        </w:rPr>
        <w:t xml:space="preserve"> for eff</w:t>
      </w:r>
      <w:r w:rsidR="00AA6F45">
        <w:rPr>
          <w:highlight w:val="white"/>
        </w:rPr>
        <w:t>iciency</w:t>
      </w:r>
      <w:r w:rsidR="00390A79" w:rsidRPr="00903DBA">
        <w:rPr>
          <w:highlight w:val="white"/>
        </w:rPr>
        <w:t xml:space="preserve"> reasons.</w:t>
      </w:r>
    </w:p>
    <w:p w14:paraId="0C6463A1" w14:textId="758F98D2" w:rsidR="00206473" w:rsidRPr="00903DBA" w:rsidRDefault="00483C5F" w:rsidP="00483C5F">
      <w:pPr>
        <w:pStyle w:val="Code"/>
        <w:rPr>
          <w:highlight w:val="white"/>
        </w:rPr>
      </w:pPr>
      <w:r w:rsidRPr="00903DBA">
        <w:rPr>
          <w:highlight w:val="white"/>
        </w:rPr>
        <w:t xml:space="preserve">    private int </w:t>
      </w:r>
      <w:r w:rsidR="006E0307" w:rsidRPr="00903DBA">
        <w:rPr>
          <w:highlight w:val="white"/>
        </w:rPr>
        <w:t>m_totalExtraSize</w:t>
      </w:r>
      <w:r w:rsidRPr="00903DBA">
        <w:rPr>
          <w:highlight w:val="white"/>
        </w:rPr>
        <w:t xml:space="preserve"> = 0;</w:t>
      </w:r>
    </w:p>
    <w:p w14:paraId="2D5D383A" w14:textId="67C0C265" w:rsidR="00C36E8E" w:rsidRPr="00903DBA" w:rsidRDefault="00C36E8E" w:rsidP="00C36E8E">
      <w:pPr>
        <w:pStyle w:val="Code"/>
        <w:rPr>
          <w:highlight w:val="white"/>
        </w:rPr>
      </w:pPr>
      <w:r w:rsidRPr="00903DBA">
        <w:rPr>
          <w:highlight w:val="white"/>
        </w:rPr>
        <w:t xml:space="preserve">    private Stack&lt;int&gt; m_recordSizeStack = new Stack&lt;int&gt;();</w:t>
      </w:r>
    </w:p>
    <w:p w14:paraId="68EE9121" w14:textId="668D4B60" w:rsidR="00BC3E20" w:rsidRPr="00903DBA" w:rsidRDefault="00115E98" w:rsidP="00115E98">
      <w:pPr>
        <w:rPr>
          <w:highlight w:val="white"/>
        </w:rPr>
      </w:pPr>
      <w:r w:rsidRPr="00903DBA">
        <w:rPr>
          <w:highlight w:val="white"/>
        </w:rPr>
        <w:t xml:space="preserve">As </w:t>
      </w:r>
      <w:r w:rsidR="009B6350" w:rsidRPr="00903DBA">
        <w:rPr>
          <w:highlight w:val="white"/>
        </w:rPr>
        <w:t>mentioned</w:t>
      </w:r>
      <w:r w:rsidRPr="00903DBA">
        <w:rPr>
          <w:highlight w:val="white"/>
        </w:rPr>
        <w:t xml:space="preserve"> above, </w:t>
      </w:r>
      <w:r w:rsidR="009B6350" w:rsidRPr="00903DBA">
        <w:rPr>
          <w:highlight w:val="white"/>
        </w:rPr>
        <w:t xml:space="preserve">each parameter expression shall have access to all registers. Therefore, we need to </w:t>
      </w:r>
      <w:r w:rsidR="00357A3E" w:rsidRPr="00903DBA">
        <w:rPr>
          <w:highlight w:val="white"/>
        </w:rPr>
        <w:t xml:space="preserve">save the track map of each nested call in the </w:t>
      </w:r>
      <w:r w:rsidR="00357A3E" w:rsidRPr="00903DBA">
        <w:rPr>
          <w:rStyle w:val="KeyWord0"/>
          <w:highlight w:val="white"/>
        </w:rPr>
        <w:t>m_trackMapStack</w:t>
      </w:r>
      <w:r w:rsidR="00357A3E" w:rsidRPr="00903DBA">
        <w:rPr>
          <w:highlight w:val="white"/>
        </w:rPr>
        <w:t xml:space="preserve"> field. We need also keep track of the position of each saved register on the activation record in </w:t>
      </w:r>
      <w:r w:rsidR="00357A3E" w:rsidRPr="00903DBA">
        <w:rPr>
          <w:rStyle w:val="KeyWord0"/>
          <w:highlight w:val="white"/>
        </w:rPr>
        <w:t>m_</w:t>
      </w:r>
      <w:r w:rsidR="00E33459" w:rsidRPr="00903DBA">
        <w:rPr>
          <w:rStyle w:val="KeyWord0"/>
          <w:highlight w:val="white"/>
        </w:rPr>
        <w:t>registerMapStack</w:t>
      </w:r>
      <w:r w:rsidR="00357A3E" w:rsidRPr="00903DBA">
        <w:rPr>
          <w:highlight w:val="white"/>
        </w:rPr>
        <w:t xml:space="preserve">. Both stacks are popped in </w:t>
      </w:r>
      <w:r w:rsidR="006D4802" w:rsidRPr="00903DBA">
        <w:rPr>
          <w:highlight w:val="white"/>
        </w:rPr>
        <w:t xml:space="preserve">the </w:t>
      </w:r>
      <w:r w:rsidR="006D4802" w:rsidRPr="00903DBA">
        <w:rPr>
          <w:rStyle w:val="KeyWord0"/>
          <w:highlight w:val="white"/>
        </w:rPr>
        <w:t>PostFunctionCall</w:t>
      </w:r>
      <w:r w:rsidR="006D4802" w:rsidRPr="00903DBA">
        <w:rPr>
          <w:highlight w:val="white"/>
        </w:rPr>
        <w:t xml:space="preserve"> method below.</w:t>
      </w:r>
    </w:p>
    <w:p w14:paraId="6C42D4E5" w14:textId="77777777" w:rsidR="00C36E8E" w:rsidRPr="00903DBA" w:rsidRDefault="00C36E8E" w:rsidP="00C36E8E">
      <w:pPr>
        <w:pStyle w:val="Code"/>
        <w:rPr>
          <w:highlight w:val="white"/>
        </w:rPr>
      </w:pPr>
      <w:r w:rsidRPr="00903DBA">
        <w:rPr>
          <w:highlight w:val="white"/>
        </w:rPr>
        <w:t xml:space="preserve">    private Stack&lt;IDictionary&lt;Symbol,Track&gt;&gt; m_trackMapStack =</w:t>
      </w:r>
    </w:p>
    <w:p w14:paraId="5AEE4E80" w14:textId="77777777" w:rsidR="00C36E8E" w:rsidRPr="00903DBA" w:rsidRDefault="00C36E8E" w:rsidP="00C36E8E">
      <w:pPr>
        <w:pStyle w:val="Code"/>
        <w:rPr>
          <w:highlight w:val="white"/>
        </w:rPr>
      </w:pPr>
      <w:r w:rsidRPr="00903DBA">
        <w:rPr>
          <w:highlight w:val="white"/>
        </w:rPr>
        <w:t xml:space="preserve">      new Stack&lt;IDictionary&lt;Symbol,Track&gt;&gt;();</w:t>
      </w:r>
    </w:p>
    <w:p w14:paraId="03466157" w14:textId="4AE1DA87" w:rsidR="00C36E8E" w:rsidRPr="00903DBA" w:rsidRDefault="00C36E8E" w:rsidP="00C36E8E">
      <w:pPr>
        <w:pStyle w:val="Code"/>
        <w:rPr>
          <w:highlight w:val="white"/>
        </w:rPr>
      </w:pPr>
      <w:r w:rsidRPr="00903DBA">
        <w:rPr>
          <w:highlight w:val="white"/>
        </w:rPr>
        <w:t xml:space="preserve">    private Stack&lt;IDictionary&lt;</w:t>
      </w:r>
      <w:r w:rsidR="00C5142A" w:rsidRPr="00903DBA">
        <w:rPr>
          <w:highlight w:val="white"/>
        </w:rPr>
        <w:t>Track,int</w:t>
      </w:r>
      <w:r w:rsidRPr="00903DBA">
        <w:rPr>
          <w:highlight w:val="white"/>
        </w:rPr>
        <w:t>&gt;&gt; m_</w:t>
      </w:r>
      <w:r w:rsidR="00E33459" w:rsidRPr="00903DBA">
        <w:rPr>
          <w:highlight w:val="white"/>
        </w:rPr>
        <w:t>registerMapStack</w:t>
      </w:r>
      <w:r w:rsidRPr="00903DBA">
        <w:rPr>
          <w:highlight w:val="white"/>
        </w:rPr>
        <w:t xml:space="preserve"> =</w:t>
      </w:r>
    </w:p>
    <w:p w14:paraId="3FA162EF" w14:textId="5CF2608E" w:rsidR="00C36E8E" w:rsidRPr="00903DBA" w:rsidRDefault="00C36E8E" w:rsidP="00483C5F">
      <w:pPr>
        <w:pStyle w:val="Code"/>
        <w:rPr>
          <w:highlight w:val="white"/>
        </w:rPr>
      </w:pPr>
      <w:r w:rsidRPr="00903DBA">
        <w:rPr>
          <w:highlight w:val="white"/>
        </w:rPr>
        <w:t xml:space="preserve">      new Stack&lt;IDictionary&lt;</w:t>
      </w:r>
      <w:r w:rsidR="00C5142A" w:rsidRPr="00903DBA">
        <w:rPr>
          <w:highlight w:val="white"/>
        </w:rPr>
        <w:t>Track,int</w:t>
      </w:r>
      <w:r w:rsidRPr="00903DBA">
        <w:rPr>
          <w:highlight w:val="white"/>
        </w:rPr>
        <w:t>&gt;&gt;();</w:t>
      </w:r>
    </w:p>
    <w:p w14:paraId="017BCBEA" w14:textId="22574092" w:rsidR="00483C5F" w:rsidRPr="00903DBA" w:rsidRDefault="00755A00" w:rsidP="00755A00">
      <w:pPr>
        <w:rPr>
          <w:highlight w:val="white"/>
        </w:rPr>
      </w:pPr>
      <w:r w:rsidRPr="00903DBA">
        <w:rPr>
          <w:highlight w:val="white"/>
        </w:rPr>
        <w:t xml:space="preserve">In </w:t>
      </w:r>
      <w:r w:rsidRPr="00903DBA">
        <w:rPr>
          <w:rStyle w:val="KeyWord0"/>
          <w:highlight w:val="white"/>
        </w:rPr>
        <w:t>FunctionPreCall</w:t>
      </w:r>
      <w:r w:rsidR="005813E2">
        <w:rPr>
          <w:highlight w:val="white"/>
        </w:rPr>
        <w:t xml:space="preserve">, </w:t>
      </w:r>
      <w:r w:rsidR="00491CBC" w:rsidRPr="00903DBA">
        <w:rPr>
          <w:highlight w:val="white"/>
        </w:rPr>
        <w:t xml:space="preserve">we start by obtaining the base register, which is the regular or </w:t>
      </w:r>
      <w:r w:rsidR="004A5B68">
        <w:rPr>
          <w:highlight w:val="white"/>
        </w:rPr>
        <w:t>variadic</w:t>
      </w:r>
      <w:r w:rsidR="00491CBC" w:rsidRPr="00903DBA">
        <w:rPr>
          <w:highlight w:val="white"/>
        </w:rPr>
        <w:t xml:space="preserve"> frame pointer, depending on whether the function is </w:t>
      </w:r>
      <w:r w:rsidR="004A5B68">
        <w:rPr>
          <w:highlight w:val="white"/>
        </w:rPr>
        <w:t>variadic</w:t>
      </w:r>
      <w:r w:rsidR="00491CBC" w:rsidRPr="00903DBA">
        <w:rPr>
          <w:highlight w:val="white"/>
        </w:rPr>
        <w:t>. The</w:t>
      </w:r>
      <w:r w:rsidR="00800C95" w:rsidRPr="00903DBA">
        <w:rPr>
          <w:highlight w:val="white"/>
        </w:rPr>
        <w:t xml:space="preserve"> </w:t>
      </w:r>
      <w:r w:rsidR="00DA2E74" w:rsidRPr="00903DBA">
        <w:rPr>
          <w:rStyle w:val="KeyWord0"/>
          <w:highlight w:val="white"/>
        </w:rPr>
        <w:t>record</w:t>
      </w:r>
      <w:r w:rsidR="00834681" w:rsidRPr="00903DBA">
        <w:rPr>
          <w:rStyle w:val="KeyWord0"/>
          <w:highlight w:val="white"/>
        </w:rPr>
        <w:t>Size</w:t>
      </w:r>
      <w:r w:rsidR="00DA2E74" w:rsidRPr="00903DBA">
        <w:rPr>
          <w:highlight w:val="white"/>
        </w:rPr>
        <w:t xml:space="preserve"> variable is the original size of the </w:t>
      </w:r>
      <w:r w:rsidR="00AD6CBF" w:rsidRPr="00903DBA">
        <w:rPr>
          <w:highlight w:val="white"/>
        </w:rPr>
        <w:t>activation record</w:t>
      </w:r>
      <w:r w:rsidR="00134E66" w:rsidRPr="00903DBA">
        <w:rPr>
          <w:highlight w:val="white"/>
        </w:rPr>
        <w:t xml:space="preserve"> while the </w:t>
      </w:r>
      <w:r w:rsidR="00134E66" w:rsidRPr="00903DBA">
        <w:rPr>
          <w:rStyle w:val="KeyWord0"/>
          <w:highlight w:val="white"/>
        </w:rPr>
        <w:t>extraSize</w:t>
      </w:r>
      <w:r w:rsidR="00134E66" w:rsidRPr="00903DBA">
        <w:rPr>
          <w:highlight w:val="white"/>
        </w:rPr>
        <w:t xml:space="preserve"> field </w:t>
      </w:r>
      <w:r w:rsidR="00471B08" w:rsidRPr="00903DBA">
        <w:rPr>
          <w:highlight w:val="white"/>
        </w:rPr>
        <w:t xml:space="preserve">holds the size of the extra values in the registers and on the floating-point value stack. </w:t>
      </w:r>
    </w:p>
    <w:p w14:paraId="75945AC7" w14:textId="77777777" w:rsidR="0043182A" w:rsidRPr="00903DBA" w:rsidRDefault="0043182A" w:rsidP="0043182A">
      <w:pPr>
        <w:pStyle w:val="Code"/>
        <w:rPr>
          <w:highlight w:val="white"/>
        </w:rPr>
      </w:pPr>
      <w:r w:rsidRPr="00903DBA">
        <w:rPr>
          <w:highlight w:val="white"/>
        </w:rPr>
        <w:t xml:space="preserve">    public void FunctionPreCall(MiddleCode middleCode) {</w:t>
      </w:r>
    </w:p>
    <w:p w14:paraId="45D3DC6B" w14:textId="77777777" w:rsidR="0043182A" w:rsidRPr="00903DBA" w:rsidRDefault="0043182A" w:rsidP="0043182A">
      <w:pPr>
        <w:pStyle w:val="Code"/>
        <w:rPr>
          <w:highlight w:val="white"/>
        </w:rPr>
      </w:pPr>
      <w:r w:rsidRPr="00903DBA">
        <w:rPr>
          <w:highlight w:val="white"/>
        </w:rPr>
        <w:t xml:space="preserve">      Register baseRegister = BaseRegister(null);</w:t>
      </w:r>
    </w:p>
    <w:p w14:paraId="6BBBD41A" w14:textId="702F3B46" w:rsidR="0043182A" w:rsidRPr="00903DBA" w:rsidRDefault="0043182A" w:rsidP="0043182A">
      <w:pPr>
        <w:pStyle w:val="Code"/>
        <w:rPr>
          <w:highlight w:val="white"/>
        </w:rPr>
      </w:pPr>
      <w:r w:rsidRPr="00903DBA">
        <w:rPr>
          <w:highlight w:val="white"/>
        </w:rPr>
        <w:t xml:space="preserve">      int </w:t>
      </w:r>
      <w:r w:rsidR="00BC05D2" w:rsidRPr="00903DBA">
        <w:rPr>
          <w:highlight w:val="white"/>
        </w:rPr>
        <w:t>recordSize</w:t>
      </w:r>
      <w:r w:rsidRPr="00903DBA">
        <w:rPr>
          <w:highlight w:val="white"/>
        </w:rPr>
        <w:t xml:space="preserve"> = (int) middleCode[0], </w:t>
      </w:r>
      <w:r w:rsidR="00BC05D2" w:rsidRPr="00903DBA">
        <w:rPr>
          <w:highlight w:val="white"/>
        </w:rPr>
        <w:t>extraSize</w:t>
      </w:r>
      <w:r w:rsidRPr="00903DBA">
        <w:rPr>
          <w:highlight w:val="white"/>
        </w:rPr>
        <w:t xml:space="preserve"> = 0;</w:t>
      </w:r>
    </w:p>
    <w:p w14:paraId="58DF4A85" w14:textId="7B424785" w:rsidR="00167A31" w:rsidRPr="00903DBA" w:rsidRDefault="00232947" w:rsidP="00232947">
      <w:pPr>
        <w:rPr>
          <w:highlight w:val="white"/>
        </w:rPr>
      </w:pPr>
      <w:r w:rsidRPr="00903DBA">
        <w:rPr>
          <w:highlight w:val="white"/>
        </w:rPr>
        <w:t xml:space="preserve">We </w:t>
      </w:r>
      <w:r w:rsidR="00167A31" w:rsidRPr="00903DBA">
        <w:rPr>
          <w:highlight w:val="white"/>
        </w:rPr>
        <w:t xml:space="preserve">load the </w:t>
      </w:r>
      <w:r w:rsidRPr="00903DBA">
        <w:rPr>
          <w:highlight w:val="white"/>
        </w:rPr>
        <w:t xml:space="preserve">post map </w:t>
      </w:r>
      <w:r w:rsidR="00167A31" w:rsidRPr="00903DBA">
        <w:rPr>
          <w:highlight w:val="white"/>
        </w:rPr>
        <w:t>with the tracks of the register with their locations on the activation record.</w:t>
      </w:r>
      <w:r w:rsidR="004C3DD0" w:rsidRPr="00903DBA">
        <w:rPr>
          <w:highlight w:val="white"/>
        </w:rPr>
        <w:t xml:space="preserve"> For each register to be stored on the activation record, we add a </w:t>
      </w:r>
      <w:r w:rsidR="004C3DD0" w:rsidRPr="001A7DF0">
        <w:rPr>
          <w:rStyle w:val="KeyWord0"/>
          <w:highlight w:val="white"/>
        </w:rPr>
        <w:t>mov</w:t>
      </w:r>
      <w:r w:rsidR="001A7DF0">
        <w:rPr>
          <w:highlight w:val="white"/>
        </w:rPr>
        <w:t xml:space="preserve"> </w:t>
      </w:r>
      <w:r w:rsidR="004C3DD0" w:rsidRPr="00903DBA">
        <w:rPr>
          <w:highlight w:val="white"/>
        </w:rPr>
        <w:t>instruction.</w:t>
      </w:r>
      <w:r w:rsidR="00ED0D2D" w:rsidRPr="00903DBA">
        <w:rPr>
          <w:highlight w:val="white"/>
        </w:rPr>
        <w:t xml:space="preserve"> The </w:t>
      </w:r>
      <w:r w:rsidR="00ED0D2D" w:rsidRPr="00903DBA">
        <w:rPr>
          <w:rStyle w:val="KeyWord0"/>
          <w:highlight w:val="white"/>
        </w:rPr>
        <w:t>extraSize</w:t>
      </w:r>
      <w:r w:rsidR="00ED0D2D" w:rsidRPr="00903DBA">
        <w:rPr>
          <w:highlight w:val="white"/>
        </w:rPr>
        <w:t xml:space="preserve"> field</w:t>
      </w:r>
      <w:r w:rsidR="001F64AE" w:rsidRPr="00903DBA">
        <w:rPr>
          <w:highlight w:val="white"/>
        </w:rPr>
        <w:t xml:space="preserve"> </w:t>
      </w:r>
      <w:r w:rsidR="007A23A1" w:rsidRPr="00903DBA">
        <w:rPr>
          <w:highlight w:val="white"/>
        </w:rPr>
        <w:t>is increased for each register.</w:t>
      </w:r>
    </w:p>
    <w:p w14:paraId="4484487E" w14:textId="77777777" w:rsidR="0018228F" w:rsidRPr="00903DBA" w:rsidRDefault="0018228F" w:rsidP="0018228F">
      <w:pPr>
        <w:pStyle w:val="Code"/>
        <w:rPr>
          <w:highlight w:val="white"/>
        </w:rPr>
      </w:pPr>
      <w:r w:rsidRPr="00903DBA">
        <w:rPr>
          <w:highlight w:val="white"/>
        </w:rPr>
        <w:lastRenderedPageBreak/>
        <w:t xml:space="preserve">      int totalSize = 0;</w:t>
      </w:r>
    </w:p>
    <w:p w14:paraId="21DDD7E8" w14:textId="77777777" w:rsidR="0018228F" w:rsidRPr="00903DBA" w:rsidRDefault="0018228F" w:rsidP="0018228F">
      <w:pPr>
        <w:pStyle w:val="Code"/>
        <w:rPr>
          <w:highlight w:val="white"/>
        </w:rPr>
      </w:pPr>
      <w:r w:rsidRPr="00903DBA">
        <w:rPr>
          <w:highlight w:val="white"/>
        </w:rPr>
        <w:t xml:space="preserve">      int doubleTypeSize = Type.DoubleType.Size();</w:t>
      </w:r>
    </w:p>
    <w:p w14:paraId="56B0ABEF" w14:textId="77777777" w:rsidR="0018228F" w:rsidRPr="00903DBA" w:rsidRDefault="0018228F" w:rsidP="0018228F">
      <w:pPr>
        <w:pStyle w:val="Code"/>
        <w:rPr>
          <w:highlight w:val="white"/>
        </w:rPr>
      </w:pPr>
      <w:r w:rsidRPr="00903DBA">
        <w:rPr>
          <w:highlight w:val="white"/>
        </w:rPr>
        <w:t xml:space="preserve">      foreach (int size in m_topStack) {</w:t>
      </w:r>
    </w:p>
    <w:p w14:paraId="52C0C2B2" w14:textId="77777777" w:rsidR="0018228F" w:rsidRPr="00903DBA" w:rsidRDefault="0018228F" w:rsidP="0018228F">
      <w:pPr>
        <w:pStyle w:val="Code"/>
        <w:rPr>
          <w:highlight w:val="white"/>
        </w:rPr>
      </w:pPr>
      <w:r w:rsidRPr="00903DBA">
        <w:rPr>
          <w:highlight w:val="white"/>
        </w:rPr>
        <w:t xml:space="preserve">        totalSize += size;</w:t>
      </w:r>
    </w:p>
    <w:p w14:paraId="47F9FC75" w14:textId="77777777" w:rsidR="0018228F" w:rsidRPr="00903DBA" w:rsidRDefault="0018228F" w:rsidP="0018228F">
      <w:pPr>
        <w:pStyle w:val="Code"/>
        <w:rPr>
          <w:highlight w:val="white"/>
        </w:rPr>
      </w:pPr>
      <w:r w:rsidRPr="00903DBA">
        <w:rPr>
          <w:highlight w:val="white"/>
        </w:rPr>
        <w:t xml:space="preserve">      }</w:t>
      </w:r>
    </w:p>
    <w:p w14:paraId="5C56ED84" w14:textId="77777777" w:rsidR="0018228F" w:rsidRPr="00903DBA" w:rsidRDefault="0018228F" w:rsidP="0018228F">
      <w:pPr>
        <w:pStyle w:val="Code"/>
        <w:rPr>
          <w:highlight w:val="white"/>
        </w:rPr>
      </w:pPr>
      <w:r w:rsidRPr="00903DBA">
        <w:rPr>
          <w:highlight w:val="white"/>
        </w:rPr>
        <w:t xml:space="preserve">      extraSize += totalSize * doubleTypeSize;</w:t>
      </w:r>
    </w:p>
    <w:p w14:paraId="6B490B7B" w14:textId="77777777" w:rsidR="0018228F" w:rsidRPr="00903DBA" w:rsidRDefault="0018228F" w:rsidP="0018228F">
      <w:pPr>
        <w:pStyle w:val="Code"/>
        <w:rPr>
          <w:highlight w:val="white"/>
        </w:rPr>
      </w:pPr>
    </w:p>
    <w:p w14:paraId="5F7E000C" w14:textId="7C553116" w:rsidR="0043182A" w:rsidRPr="00903DBA" w:rsidRDefault="0043182A" w:rsidP="0043182A">
      <w:pPr>
        <w:pStyle w:val="Code"/>
        <w:rPr>
          <w:highlight w:val="white"/>
        </w:rPr>
      </w:pPr>
      <w:r w:rsidRPr="00903DBA">
        <w:rPr>
          <w:highlight w:val="white"/>
        </w:rPr>
        <w:t xml:space="preserve">      IDictionary&lt;Track,int&gt; </w:t>
      </w:r>
      <w:r w:rsidR="00273957" w:rsidRPr="00903DBA">
        <w:rPr>
          <w:highlight w:val="white"/>
        </w:rPr>
        <w:t>registerMap</w:t>
      </w:r>
      <w:r w:rsidRPr="00903DBA">
        <w:rPr>
          <w:highlight w:val="white"/>
        </w:rPr>
        <w:t xml:space="preserve"> = new Dictionary&lt;Track,int&gt;();</w:t>
      </w:r>
    </w:p>
    <w:p w14:paraId="7FD4C37E" w14:textId="77777777" w:rsidR="0043182A" w:rsidRPr="00903DBA" w:rsidRDefault="0043182A" w:rsidP="0043182A">
      <w:pPr>
        <w:pStyle w:val="Code"/>
        <w:rPr>
          <w:highlight w:val="white"/>
        </w:rPr>
      </w:pPr>
      <w:r w:rsidRPr="00903DBA">
        <w:rPr>
          <w:highlight w:val="white"/>
        </w:rPr>
        <w:t xml:space="preserve">      foreach (KeyValuePair&lt;Symbol, Track&gt; pair in m_trackMap) {</w:t>
      </w:r>
    </w:p>
    <w:p w14:paraId="205CB1A3" w14:textId="77777777" w:rsidR="0043182A" w:rsidRPr="00903DBA" w:rsidRDefault="0043182A" w:rsidP="0043182A">
      <w:pPr>
        <w:pStyle w:val="Code"/>
        <w:rPr>
          <w:highlight w:val="white"/>
        </w:rPr>
      </w:pPr>
      <w:r w:rsidRPr="00903DBA">
        <w:rPr>
          <w:highlight w:val="white"/>
        </w:rPr>
        <w:t xml:space="preserve">        Track track = pair.Value;</w:t>
      </w:r>
    </w:p>
    <w:p w14:paraId="1F176D3E" w14:textId="77777777" w:rsidR="0043182A" w:rsidRPr="00903DBA" w:rsidRDefault="0043182A" w:rsidP="0043182A">
      <w:pPr>
        <w:pStyle w:val="Code"/>
        <w:rPr>
          <w:highlight w:val="white"/>
        </w:rPr>
      </w:pPr>
      <w:r w:rsidRPr="00903DBA">
        <w:rPr>
          <w:highlight w:val="white"/>
        </w:rPr>
        <w:t xml:space="preserve">        AddAssemblyCode(AssemblyOperator.mov, baseRegister,</w:t>
      </w:r>
    </w:p>
    <w:p w14:paraId="60C6B1BF" w14:textId="679AD7B3" w:rsidR="0043182A" w:rsidRPr="00903DBA" w:rsidRDefault="0043182A" w:rsidP="0043182A">
      <w:pPr>
        <w:pStyle w:val="Code"/>
        <w:rPr>
          <w:highlight w:val="white"/>
        </w:rPr>
      </w:pPr>
      <w:r w:rsidRPr="00903DBA">
        <w:rPr>
          <w:highlight w:val="white"/>
        </w:rPr>
        <w:t xml:space="preserve">                        </w:t>
      </w:r>
      <w:r w:rsidR="00BC05D2" w:rsidRPr="00903DBA">
        <w:rPr>
          <w:highlight w:val="white"/>
        </w:rPr>
        <w:t>recordSize</w:t>
      </w:r>
      <w:r w:rsidRPr="00903DBA">
        <w:rPr>
          <w:highlight w:val="white"/>
        </w:rPr>
        <w:t xml:space="preserve"> + </w:t>
      </w:r>
      <w:r w:rsidR="00BC05D2" w:rsidRPr="00903DBA">
        <w:rPr>
          <w:highlight w:val="white"/>
        </w:rPr>
        <w:t>extraSize</w:t>
      </w:r>
      <w:r w:rsidRPr="00903DBA">
        <w:rPr>
          <w:highlight w:val="white"/>
        </w:rPr>
        <w:t>, track);</w:t>
      </w:r>
    </w:p>
    <w:p w14:paraId="419DDE81" w14:textId="58B19032" w:rsidR="0043182A" w:rsidRPr="00903DBA" w:rsidRDefault="0043182A" w:rsidP="0043182A">
      <w:pPr>
        <w:pStyle w:val="Code"/>
        <w:rPr>
          <w:highlight w:val="white"/>
        </w:rPr>
      </w:pPr>
      <w:r w:rsidRPr="00903DBA">
        <w:rPr>
          <w:highlight w:val="white"/>
        </w:rPr>
        <w:t xml:space="preserve">        </w:t>
      </w:r>
      <w:r w:rsidR="00273957" w:rsidRPr="00903DBA">
        <w:rPr>
          <w:highlight w:val="white"/>
        </w:rPr>
        <w:t>registerMap</w:t>
      </w:r>
      <w:r w:rsidRPr="00903DBA">
        <w:rPr>
          <w:highlight w:val="white"/>
        </w:rPr>
        <w:t xml:space="preserve">.Add(track, </w:t>
      </w:r>
      <w:r w:rsidR="00BC05D2" w:rsidRPr="00903DBA">
        <w:rPr>
          <w:highlight w:val="white"/>
        </w:rPr>
        <w:t>recordSize</w:t>
      </w:r>
      <w:r w:rsidRPr="00903DBA">
        <w:rPr>
          <w:highlight w:val="white"/>
        </w:rPr>
        <w:t xml:space="preserve"> + </w:t>
      </w:r>
      <w:r w:rsidR="00BC05D2" w:rsidRPr="00903DBA">
        <w:rPr>
          <w:highlight w:val="white"/>
        </w:rPr>
        <w:t>extraSize</w:t>
      </w:r>
      <w:r w:rsidRPr="00903DBA">
        <w:rPr>
          <w:highlight w:val="white"/>
        </w:rPr>
        <w:t>);</w:t>
      </w:r>
    </w:p>
    <w:p w14:paraId="606DC6D7" w14:textId="77777777" w:rsidR="0043182A" w:rsidRPr="00903DBA" w:rsidRDefault="0043182A" w:rsidP="0043182A">
      <w:pPr>
        <w:pStyle w:val="Code"/>
        <w:rPr>
          <w:highlight w:val="white"/>
        </w:rPr>
      </w:pPr>
      <w:r w:rsidRPr="00903DBA">
        <w:rPr>
          <w:highlight w:val="white"/>
        </w:rPr>
        <w:t xml:space="preserve">        Symbol symbol = pair.Key;</w:t>
      </w:r>
    </w:p>
    <w:p w14:paraId="6E7206FC" w14:textId="68B7265F" w:rsidR="0043182A" w:rsidRPr="00903DBA" w:rsidRDefault="0043182A" w:rsidP="0043182A">
      <w:pPr>
        <w:pStyle w:val="Code"/>
        <w:rPr>
          <w:highlight w:val="white"/>
        </w:rPr>
      </w:pPr>
      <w:r w:rsidRPr="00903DBA">
        <w:rPr>
          <w:highlight w:val="white"/>
        </w:rPr>
        <w:t xml:space="preserve">        </w:t>
      </w:r>
      <w:r w:rsidR="00BC05D2" w:rsidRPr="00903DBA">
        <w:rPr>
          <w:highlight w:val="white"/>
        </w:rPr>
        <w:t>extraSize</w:t>
      </w:r>
      <w:r w:rsidRPr="00903DBA">
        <w:rPr>
          <w:highlight w:val="white"/>
        </w:rPr>
        <w:t xml:space="preserve"> += symbol.Type.Size();</w:t>
      </w:r>
    </w:p>
    <w:p w14:paraId="2782EC6E" w14:textId="77777777" w:rsidR="0043182A" w:rsidRPr="00903DBA" w:rsidRDefault="0043182A" w:rsidP="0043182A">
      <w:pPr>
        <w:pStyle w:val="Code"/>
        <w:rPr>
          <w:highlight w:val="white"/>
        </w:rPr>
      </w:pPr>
      <w:r w:rsidRPr="00903DBA">
        <w:rPr>
          <w:highlight w:val="white"/>
        </w:rPr>
        <w:t xml:space="preserve">      }</w:t>
      </w:r>
    </w:p>
    <w:p w14:paraId="64B50D9A" w14:textId="7407004E" w:rsidR="0043182A" w:rsidRPr="00903DBA" w:rsidRDefault="007A23A1" w:rsidP="00167A31">
      <w:pPr>
        <w:rPr>
          <w:highlight w:val="white"/>
        </w:rPr>
      </w:pPr>
      <w:r w:rsidRPr="00903DBA">
        <w:rPr>
          <w:highlight w:val="white"/>
        </w:rPr>
        <w:t>After the registers have been stored on the activation record, we store the values of the floating</w:t>
      </w:r>
      <w:r w:rsidR="00D339D8" w:rsidRPr="00903DBA">
        <w:rPr>
          <w:highlight w:val="white"/>
        </w:rPr>
        <w:t>-</w:t>
      </w:r>
      <w:r w:rsidRPr="00903DBA">
        <w:rPr>
          <w:highlight w:val="white"/>
        </w:rPr>
        <w:t>poin</w:t>
      </w:r>
      <w:r w:rsidR="00AF4DBB" w:rsidRPr="00903DBA">
        <w:rPr>
          <w:highlight w:val="white"/>
        </w:rPr>
        <w:t>t</w:t>
      </w:r>
      <w:r w:rsidRPr="00903DBA">
        <w:rPr>
          <w:highlight w:val="white"/>
        </w:rPr>
        <w:t xml:space="preserve"> value stack on the activation record. Again, the </w:t>
      </w:r>
      <w:r w:rsidRPr="00903DBA">
        <w:rPr>
          <w:rStyle w:val="KeyWord0"/>
          <w:highlight w:val="white"/>
        </w:rPr>
        <w:t>extraSize</w:t>
      </w:r>
      <w:r w:rsidRPr="00903DBA">
        <w:rPr>
          <w:highlight w:val="white"/>
        </w:rPr>
        <w:t xml:space="preserve"> field is being increased</w:t>
      </w:r>
      <w:r w:rsidR="00AF4DBB" w:rsidRPr="00903DBA">
        <w:rPr>
          <w:highlight w:val="white"/>
        </w:rPr>
        <w:t xml:space="preserve"> with the size of the values</w:t>
      </w:r>
      <w:r w:rsidRPr="00903DBA">
        <w:rPr>
          <w:highlight w:val="white"/>
        </w:rPr>
        <w:t>.</w:t>
      </w:r>
    </w:p>
    <w:p w14:paraId="4BA39544" w14:textId="6C7EB5D1" w:rsidR="003B6141" w:rsidRPr="00903DBA" w:rsidRDefault="003B6141" w:rsidP="003B6141">
      <w:pPr>
        <w:pStyle w:val="Code"/>
        <w:rPr>
          <w:highlight w:val="white"/>
        </w:rPr>
      </w:pPr>
      <w:r w:rsidRPr="00903DBA">
        <w:rPr>
          <w:highlight w:val="white"/>
        </w:rPr>
        <w:t xml:space="preserve">      int topSize = m_floatStackSize - totalSize;</w:t>
      </w:r>
    </w:p>
    <w:p w14:paraId="7EA5E14A" w14:textId="77777777" w:rsidR="003B6141" w:rsidRPr="00903DBA" w:rsidRDefault="003B6141" w:rsidP="003B6141">
      <w:pPr>
        <w:pStyle w:val="Code"/>
        <w:rPr>
          <w:highlight w:val="white"/>
        </w:rPr>
      </w:pPr>
      <w:r w:rsidRPr="00903DBA">
        <w:rPr>
          <w:highlight w:val="white"/>
        </w:rPr>
        <w:t xml:space="preserve">      m_topStack.Push(topSize);</w:t>
      </w:r>
    </w:p>
    <w:p w14:paraId="4ACC163A" w14:textId="77777777" w:rsidR="003B6141" w:rsidRPr="00903DBA" w:rsidRDefault="003B6141" w:rsidP="0018228F">
      <w:pPr>
        <w:pStyle w:val="Code"/>
        <w:rPr>
          <w:highlight w:val="white"/>
        </w:rPr>
      </w:pPr>
    </w:p>
    <w:p w14:paraId="4D08A8F7" w14:textId="3CC0C82C" w:rsidR="0018228F" w:rsidRPr="00903DBA" w:rsidRDefault="0018228F" w:rsidP="0018228F">
      <w:pPr>
        <w:pStyle w:val="Code"/>
        <w:rPr>
          <w:highlight w:val="white"/>
        </w:rPr>
      </w:pPr>
      <w:r w:rsidRPr="00903DBA">
        <w:rPr>
          <w:highlight w:val="white"/>
        </w:rPr>
        <w:t xml:space="preserve">      for (int count = 0; count &lt; </w:t>
      </w:r>
      <w:r w:rsidR="003B6141" w:rsidRPr="00903DBA">
        <w:rPr>
          <w:highlight w:val="white"/>
        </w:rPr>
        <w:t>topSize</w:t>
      </w:r>
      <w:r w:rsidRPr="00903DBA">
        <w:rPr>
          <w:highlight w:val="white"/>
        </w:rPr>
        <w:t>; ++count) {</w:t>
      </w:r>
    </w:p>
    <w:p w14:paraId="6046F59B" w14:textId="77777777" w:rsidR="0018228F" w:rsidRPr="00903DBA" w:rsidRDefault="0018228F" w:rsidP="0018228F">
      <w:pPr>
        <w:pStyle w:val="Code"/>
        <w:rPr>
          <w:highlight w:val="white"/>
        </w:rPr>
      </w:pPr>
      <w:r w:rsidRPr="00903DBA">
        <w:rPr>
          <w:highlight w:val="white"/>
        </w:rPr>
        <w:t xml:space="preserve">        AddAssemblyCode(AssemblyOperator.fstp_qword, baseRegister,</w:t>
      </w:r>
    </w:p>
    <w:p w14:paraId="1D491380" w14:textId="77777777" w:rsidR="0018228F" w:rsidRPr="00903DBA" w:rsidRDefault="0018228F" w:rsidP="0018228F">
      <w:pPr>
        <w:pStyle w:val="Code"/>
        <w:rPr>
          <w:highlight w:val="white"/>
        </w:rPr>
      </w:pPr>
      <w:r w:rsidRPr="00903DBA">
        <w:rPr>
          <w:highlight w:val="white"/>
        </w:rPr>
        <w:t xml:space="preserve">                        recordSize + extraSize);</w:t>
      </w:r>
    </w:p>
    <w:p w14:paraId="177DE753" w14:textId="77777777" w:rsidR="0018228F" w:rsidRPr="00903DBA" w:rsidRDefault="0018228F" w:rsidP="0018228F">
      <w:pPr>
        <w:pStyle w:val="Code"/>
        <w:rPr>
          <w:highlight w:val="white"/>
        </w:rPr>
      </w:pPr>
      <w:r w:rsidRPr="00903DBA">
        <w:rPr>
          <w:highlight w:val="white"/>
        </w:rPr>
        <w:t xml:space="preserve">        extraSize += doubleTypeSize;</w:t>
      </w:r>
    </w:p>
    <w:p w14:paraId="54201C1D" w14:textId="77777777" w:rsidR="0018228F" w:rsidRPr="00903DBA" w:rsidRDefault="0018228F" w:rsidP="0018228F">
      <w:pPr>
        <w:pStyle w:val="Code"/>
        <w:rPr>
          <w:highlight w:val="white"/>
        </w:rPr>
      </w:pPr>
      <w:r w:rsidRPr="00903DBA">
        <w:rPr>
          <w:highlight w:val="white"/>
        </w:rPr>
        <w:t xml:space="preserve">      }</w:t>
      </w:r>
    </w:p>
    <w:p w14:paraId="4EEF4C9D" w14:textId="74331D06" w:rsidR="0043182A" w:rsidRPr="00903DBA" w:rsidRDefault="000A712F" w:rsidP="000A712F">
      <w:pPr>
        <w:rPr>
          <w:highlight w:val="white"/>
        </w:rPr>
      </w:pPr>
      <w:r w:rsidRPr="00903DBA">
        <w:rPr>
          <w:highlight w:val="white"/>
        </w:rPr>
        <w:t xml:space="preserve">When the </w:t>
      </w:r>
      <w:r w:rsidR="00E33AE6" w:rsidRPr="00903DBA">
        <w:rPr>
          <w:highlight w:val="white"/>
        </w:rPr>
        <w:t xml:space="preserve">values have been stored on the activation record, we need to store the </w:t>
      </w:r>
      <w:r w:rsidR="0076289C" w:rsidRPr="00903DBA">
        <w:rPr>
          <w:highlight w:val="white"/>
        </w:rPr>
        <w:t xml:space="preserve">register map </w:t>
      </w:r>
      <w:r w:rsidR="00612F6C" w:rsidRPr="00903DBA">
        <w:rPr>
          <w:highlight w:val="white"/>
        </w:rPr>
        <w:t>for</w:t>
      </w:r>
      <w:r w:rsidR="00357180" w:rsidRPr="00903DBA">
        <w:rPr>
          <w:highlight w:val="white"/>
        </w:rPr>
        <w:t xml:space="preserve"> the registers to be restored after the function call in the </w:t>
      </w:r>
      <w:r w:rsidR="00357180" w:rsidRPr="00903DBA">
        <w:rPr>
          <w:rStyle w:val="KeyWord0"/>
          <w:highlight w:val="white"/>
        </w:rPr>
        <w:t>PostFunctionCall</w:t>
      </w:r>
      <w:r w:rsidR="00357180" w:rsidRPr="00903DBA">
        <w:rPr>
          <w:highlight w:val="white"/>
        </w:rPr>
        <w:t xml:space="preserve"> method below.</w:t>
      </w:r>
    </w:p>
    <w:p w14:paraId="5F4EBE40" w14:textId="0D08BBCA" w:rsidR="00E33AE6" w:rsidRPr="00903DBA" w:rsidRDefault="00E33AE6" w:rsidP="00E33AE6">
      <w:pPr>
        <w:pStyle w:val="Code"/>
        <w:rPr>
          <w:highlight w:val="white"/>
        </w:rPr>
      </w:pPr>
      <w:r w:rsidRPr="00903DBA">
        <w:rPr>
          <w:highlight w:val="white"/>
        </w:rPr>
        <w:t xml:space="preserve">      m_</w:t>
      </w:r>
      <w:r w:rsidR="00E33459" w:rsidRPr="00903DBA">
        <w:rPr>
          <w:highlight w:val="white"/>
        </w:rPr>
        <w:t>registerMapStack</w:t>
      </w:r>
      <w:r w:rsidRPr="00903DBA">
        <w:rPr>
          <w:highlight w:val="white"/>
        </w:rPr>
        <w:t>.Push(</w:t>
      </w:r>
      <w:r w:rsidR="00273957" w:rsidRPr="00903DBA">
        <w:rPr>
          <w:highlight w:val="white"/>
        </w:rPr>
        <w:t>registerMap</w:t>
      </w:r>
      <w:r w:rsidRPr="00903DBA">
        <w:rPr>
          <w:highlight w:val="white"/>
        </w:rPr>
        <w:t>);</w:t>
      </w:r>
    </w:p>
    <w:p w14:paraId="4D5B1287" w14:textId="209DF6A3" w:rsidR="0043182A" w:rsidRPr="00903DBA" w:rsidRDefault="0043182A" w:rsidP="0043182A">
      <w:pPr>
        <w:pStyle w:val="Code"/>
        <w:rPr>
          <w:highlight w:val="white"/>
        </w:rPr>
      </w:pPr>
      <w:r w:rsidRPr="00903DBA">
        <w:rPr>
          <w:highlight w:val="white"/>
        </w:rPr>
        <w:t xml:space="preserve">      m_recordSizeStack.Push(</w:t>
      </w:r>
      <w:r w:rsidR="00BC05D2" w:rsidRPr="00903DBA">
        <w:rPr>
          <w:highlight w:val="white"/>
        </w:rPr>
        <w:t>extraSize</w:t>
      </w:r>
      <w:r w:rsidRPr="00903DBA">
        <w:rPr>
          <w:highlight w:val="white"/>
        </w:rPr>
        <w:t>);</w:t>
      </w:r>
    </w:p>
    <w:p w14:paraId="670B8D86" w14:textId="48E1509A" w:rsidR="00AB6471" w:rsidRPr="00903DBA" w:rsidRDefault="00A5588B" w:rsidP="00AB6471">
      <w:pPr>
        <w:rPr>
          <w:highlight w:val="white"/>
        </w:rPr>
      </w:pPr>
      <w:r w:rsidRPr="00903DBA">
        <w:rPr>
          <w:highlight w:val="white"/>
        </w:rPr>
        <w:t xml:space="preserve">We also use the </w:t>
      </w:r>
      <w:r w:rsidRPr="00903DBA">
        <w:rPr>
          <w:rStyle w:val="KeyWord0"/>
          <w:highlight w:val="white"/>
        </w:rPr>
        <w:t>m_totalExtraSize</w:t>
      </w:r>
      <w:r w:rsidRPr="00903DBA">
        <w:rPr>
          <w:highlight w:val="white"/>
        </w:rPr>
        <w:t xml:space="preserve"> field to store the total extra size for the </w:t>
      </w:r>
      <w:r w:rsidR="00104C79" w:rsidRPr="00903DBA">
        <w:rPr>
          <w:highlight w:val="white"/>
        </w:rPr>
        <w:t xml:space="preserve">in case of nested calls. </w:t>
      </w:r>
      <w:r w:rsidR="00AB6471" w:rsidRPr="00903DBA">
        <w:rPr>
          <w:highlight w:val="white"/>
        </w:rPr>
        <w:t>Technically, we do not need th</w:t>
      </w:r>
      <w:r w:rsidRPr="00903DBA">
        <w:rPr>
          <w:highlight w:val="white"/>
        </w:rPr>
        <w:t xml:space="preserve">is </w:t>
      </w:r>
      <w:r w:rsidR="00AB6471" w:rsidRPr="00903DBA">
        <w:rPr>
          <w:highlight w:val="white"/>
        </w:rPr>
        <w:t xml:space="preserve">field since we could </w:t>
      </w:r>
      <w:r w:rsidR="00A4072E" w:rsidRPr="00903DBA">
        <w:rPr>
          <w:highlight w:val="white"/>
        </w:rPr>
        <w:t>obtain</w:t>
      </w:r>
      <w:r w:rsidR="009A6B24" w:rsidRPr="00903DBA">
        <w:rPr>
          <w:highlight w:val="white"/>
        </w:rPr>
        <w:t xml:space="preserve"> the same value by </w:t>
      </w:r>
      <w:r w:rsidR="00D95F63" w:rsidRPr="00903DBA">
        <w:rPr>
          <w:highlight w:val="white"/>
        </w:rPr>
        <w:t>summariz</w:t>
      </w:r>
      <w:r w:rsidR="009A6B24" w:rsidRPr="00903DBA">
        <w:rPr>
          <w:highlight w:val="white"/>
        </w:rPr>
        <w:t xml:space="preserve">ing </w:t>
      </w:r>
      <w:r w:rsidR="00AB6471" w:rsidRPr="00903DBA">
        <w:rPr>
          <w:highlight w:val="white"/>
        </w:rPr>
        <w:t xml:space="preserve">the </w:t>
      </w:r>
      <w:r w:rsidR="009A6B24" w:rsidRPr="00903DBA">
        <w:rPr>
          <w:highlight w:val="white"/>
        </w:rPr>
        <w:t xml:space="preserve">values </w:t>
      </w:r>
      <w:r w:rsidR="001016BD" w:rsidRPr="00903DBA">
        <w:rPr>
          <w:highlight w:val="white"/>
        </w:rPr>
        <w:t xml:space="preserve">pushed on </w:t>
      </w:r>
      <w:r w:rsidR="009A6B24" w:rsidRPr="00903DBA">
        <w:rPr>
          <w:highlight w:val="white"/>
        </w:rPr>
        <w:t xml:space="preserve">the </w:t>
      </w:r>
      <w:r w:rsidR="001016BD" w:rsidRPr="00903DBA">
        <w:rPr>
          <w:rStyle w:val="KeyWord0"/>
          <w:highlight w:val="white"/>
        </w:rPr>
        <w:t>m_recordSizeStack</w:t>
      </w:r>
      <w:r w:rsidR="00C306A9" w:rsidRPr="00903DBA">
        <w:rPr>
          <w:highlight w:val="white"/>
        </w:rPr>
        <w:t xml:space="preserve"> stack. However, it has been included for </w:t>
      </w:r>
      <w:r w:rsidR="00A4072E" w:rsidRPr="00903DBA">
        <w:rPr>
          <w:highlight w:val="white"/>
        </w:rPr>
        <w:t>efficiency</w:t>
      </w:r>
      <w:r w:rsidR="00C306A9" w:rsidRPr="00903DBA">
        <w:rPr>
          <w:highlight w:val="white"/>
        </w:rPr>
        <w:t xml:space="preserve"> reasons.</w:t>
      </w:r>
    </w:p>
    <w:p w14:paraId="39E2A9AC" w14:textId="7DF75724" w:rsidR="0043182A" w:rsidRPr="00903DBA" w:rsidRDefault="0043182A" w:rsidP="0043182A">
      <w:pPr>
        <w:pStyle w:val="Code"/>
        <w:rPr>
          <w:highlight w:val="white"/>
        </w:rPr>
      </w:pPr>
      <w:r w:rsidRPr="00903DBA">
        <w:rPr>
          <w:highlight w:val="white"/>
        </w:rPr>
        <w:t xml:space="preserve">      </w:t>
      </w:r>
      <w:r w:rsidR="006E0307" w:rsidRPr="00903DBA">
        <w:rPr>
          <w:highlight w:val="white"/>
        </w:rPr>
        <w:t>m_totalExtraSize</w:t>
      </w:r>
      <w:r w:rsidRPr="00903DBA">
        <w:rPr>
          <w:highlight w:val="white"/>
        </w:rPr>
        <w:t xml:space="preserve"> += </w:t>
      </w:r>
      <w:r w:rsidR="00BC05D2" w:rsidRPr="00903DBA">
        <w:rPr>
          <w:highlight w:val="white"/>
        </w:rPr>
        <w:t>extraSize</w:t>
      </w:r>
      <w:r w:rsidRPr="00903DBA">
        <w:rPr>
          <w:highlight w:val="white"/>
        </w:rPr>
        <w:t>;</w:t>
      </w:r>
    </w:p>
    <w:p w14:paraId="14D70395" w14:textId="0632A77D" w:rsidR="00F4107E" w:rsidRPr="00903DBA" w:rsidRDefault="00F4107E" w:rsidP="00BB3940">
      <w:pPr>
        <w:rPr>
          <w:highlight w:val="white"/>
        </w:rPr>
      </w:pPr>
      <w:r w:rsidRPr="00903DBA">
        <w:rPr>
          <w:highlight w:val="white"/>
        </w:rPr>
        <w:t xml:space="preserve">The track map is pushed on the stack, and a new object is </w:t>
      </w:r>
      <w:r w:rsidR="00BA5BBC" w:rsidRPr="00903DBA">
        <w:rPr>
          <w:highlight w:val="white"/>
        </w:rPr>
        <w:t>instantiated</w:t>
      </w:r>
      <w:r w:rsidRPr="00903DBA">
        <w:rPr>
          <w:highlight w:val="white"/>
        </w:rPr>
        <w:t xml:space="preserve"> as the new track map. The track map will be restored after the function call.</w:t>
      </w:r>
    </w:p>
    <w:p w14:paraId="47940326" w14:textId="77777777" w:rsidR="0043182A" w:rsidRPr="00903DBA" w:rsidRDefault="0043182A" w:rsidP="0043182A">
      <w:pPr>
        <w:pStyle w:val="Code"/>
        <w:rPr>
          <w:highlight w:val="white"/>
        </w:rPr>
      </w:pPr>
      <w:r w:rsidRPr="00903DBA">
        <w:rPr>
          <w:highlight w:val="white"/>
        </w:rPr>
        <w:t xml:space="preserve">      m_trackMapStack.Push(m_trackMap);</w:t>
      </w:r>
    </w:p>
    <w:p w14:paraId="6AEE0336" w14:textId="0BEFD565" w:rsidR="0043182A" w:rsidRPr="00903DBA" w:rsidRDefault="0043182A" w:rsidP="0043182A">
      <w:pPr>
        <w:pStyle w:val="Code"/>
        <w:rPr>
          <w:highlight w:val="white"/>
        </w:rPr>
      </w:pPr>
      <w:r w:rsidRPr="00903DBA">
        <w:rPr>
          <w:highlight w:val="white"/>
        </w:rPr>
        <w:t xml:space="preserve">      m_trackMap = new Dictionary&lt;Symbol, Track&gt;();</w:t>
      </w:r>
    </w:p>
    <w:p w14:paraId="47FE1857" w14:textId="77777777" w:rsidR="0043182A" w:rsidRPr="00903DBA" w:rsidRDefault="0043182A" w:rsidP="0043182A">
      <w:pPr>
        <w:pStyle w:val="Code"/>
        <w:rPr>
          <w:highlight w:val="white"/>
        </w:rPr>
      </w:pPr>
      <w:r w:rsidRPr="00903DBA">
        <w:rPr>
          <w:highlight w:val="white"/>
        </w:rPr>
        <w:t xml:space="preserve">    }</w:t>
      </w:r>
    </w:p>
    <w:p w14:paraId="558C78CF" w14:textId="31A5C2F2" w:rsidR="006E5A65" w:rsidRPr="00903DBA" w:rsidRDefault="006E5A65" w:rsidP="006E5A65">
      <w:pPr>
        <w:rPr>
          <w:highlight w:val="white"/>
        </w:rPr>
      </w:pPr>
      <w:bookmarkStart w:id="440" w:name="_Hlk43301151"/>
      <w:r w:rsidRPr="00903DBA">
        <w:rPr>
          <w:highlight w:val="white"/>
        </w:rPr>
        <w:t xml:space="preserve">The </w:t>
      </w:r>
      <w:r w:rsidRPr="00903DBA">
        <w:rPr>
          <w:rStyle w:val="KeyWord0"/>
          <w:highlight w:val="white"/>
        </w:rPr>
        <w:t>m_returnFloating</w:t>
      </w:r>
      <w:r w:rsidRPr="00903DBA">
        <w:rPr>
          <w:highlight w:val="white"/>
        </w:rPr>
        <w:t xml:space="preserve"> is set to true if the </w:t>
      </w:r>
      <w:r w:rsidR="00B57D1B" w:rsidRPr="00903DBA">
        <w:rPr>
          <w:highlight w:val="white"/>
        </w:rPr>
        <w:t>function returns a floating value. In case</w:t>
      </w:r>
      <w:r w:rsidR="00E67950">
        <w:rPr>
          <w:highlight w:val="white"/>
        </w:rPr>
        <w:t xml:space="preserve"> that</w:t>
      </w:r>
      <w:r w:rsidR="00B57D1B" w:rsidRPr="00903DBA">
        <w:rPr>
          <w:highlight w:val="white"/>
        </w:rPr>
        <w:t xml:space="preserve"> the value is stored on the floating-point value stack and need to be considered by the </w:t>
      </w:r>
      <w:r w:rsidR="00B57D1B" w:rsidRPr="00903DBA">
        <w:rPr>
          <w:rStyle w:val="KeyWord0"/>
          <w:highlight w:val="white"/>
        </w:rPr>
        <w:t>PostCallFunction</w:t>
      </w:r>
      <w:r w:rsidR="00B57D1B" w:rsidRPr="00903DBA">
        <w:rPr>
          <w:highlight w:val="white"/>
        </w:rPr>
        <w:t xml:space="preserve"> method below.</w:t>
      </w:r>
    </w:p>
    <w:p w14:paraId="44EFD300" w14:textId="6B0C6506" w:rsidR="00F3041E" w:rsidRPr="00903DBA" w:rsidRDefault="00F3041E" w:rsidP="00F3041E">
      <w:pPr>
        <w:pStyle w:val="Code"/>
        <w:rPr>
          <w:highlight w:val="white"/>
        </w:rPr>
      </w:pPr>
      <w:r w:rsidRPr="00903DBA">
        <w:rPr>
          <w:highlight w:val="white"/>
        </w:rPr>
        <w:t xml:space="preserve">    private bool m_returnFloating = false;</w:t>
      </w:r>
    </w:p>
    <w:p w14:paraId="3F7E8BC7" w14:textId="3CE1D5AA" w:rsidR="00F3041E" w:rsidRPr="00903DBA" w:rsidRDefault="005B2629" w:rsidP="005B2629">
      <w:pPr>
        <w:rPr>
          <w:color w:val="auto"/>
          <w:highlight w:val="white"/>
        </w:rPr>
      </w:pPr>
      <w:r w:rsidRPr="00903DBA">
        <w:rPr>
          <w:highlight w:val="white"/>
        </w:rPr>
        <w:t xml:space="preserve">When calling a function there are several cases to consider: the function symbol </w:t>
      </w:r>
      <w:r w:rsidR="00973B3A" w:rsidRPr="00903DBA">
        <w:rPr>
          <w:highlight w:val="white"/>
        </w:rPr>
        <w:t>holding the func</w:t>
      </w:r>
      <w:r w:rsidR="0035730A" w:rsidRPr="00903DBA">
        <w:rPr>
          <w:highlight w:val="white"/>
        </w:rPr>
        <w:t>t</w:t>
      </w:r>
      <w:r w:rsidR="00973B3A" w:rsidRPr="00903DBA">
        <w:rPr>
          <w:highlight w:val="white"/>
        </w:rPr>
        <w:t xml:space="preserve">ion to be called </w:t>
      </w:r>
      <w:r w:rsidRPr="00903DBA">
        <w:rPr>
          <w:highlight w:val="white"/>
        </w:rPr>
        <w:t xml:space="preserve">may be a </w:t>
      </w:r>
      <w:r w:rsidR="000706B9" w:rsidRPr="00903DBA">
        <w:rPr>
          <w:highlight w:val="white"/>
        </w:rPr>
        <w:t xml:space="preserve">proper </w:t>
      </w:r>
      <w:r w:rsidRPr="00903DBA">
        <w:rPr>
          <w:highlight w:val="white"/>
        </w:rPr>
        <w:t>function or a pointer to a function</w:t>
      </w:r>
      <w:r w:rsidR="00D70CB1" w:rsidRPr="00903DBA">
        <w:rPr>
          <w:highlight w:val="white"/>
        </w:rPr>
        <w:t>, and</w:t>
      </w:r>
      <w:r w:rsidRPr="00903DBA">
        <w:rPr>
          <w:highlight w:val="white"/>
        </w:rPr>
        <w:t xml:space="preserve"> the caller or callee function (or both) may be </w:t>
      </w:r>
      <w:r w:rsidR="004A5B68">
        <w:rPr>
          <w:highlight w:val="white"/>
        </w:rPr>
        <w:t>variadic</w:t>
      </w:r>
      <w:r w:rsidRPr="00903DBA">
        <w:rPr>
          <w:highlight w:val="white"/>
        </w:rPr>
        <w:t>.</w:t>
      </w:r>
    </w:p>
    <w:p w14:paraId="30684DF5" w14:textId="77777777" w:rsidR="0043182A" w:rsidRPr="00903DBA" w:rsidRDefault="0043182A" w:rsidP="0043182A">
      <w:pPr>
        <w:pStyle w:val="Code"/>
        <w:rPr>
          <w:highlight w:val="white"/>
        </w:rPr>
      </w:pPr>
      <w:r w:rsidRPr="00903DBA">
        <w:rPr>
          <w:highlight w:val="white"/>
        </w:rPr>
        <w:t xml:space="preserve">    public void FunctionCall(MiddleCode middleCode, int index) {</w:t>
      </w:r>
    </w:p>
    <w:p w14:paraId="4D1B1757" w14:textId="345B1765" w:rsidR="0043182A" w:rsidRPr="00903DBA" w:rsidRDefault="0043182A" w:rsidP="0043182A">
      <w:pPr>
        <w:pStyle w:val="Code"/>
        <w:rPr>
          <w:highlight w:val="white"/>
        </w:rPr>
      </w:pPr>
      <w:r w:rsidRPr="00903DBA">
        <w:rPr>
          <w:highlight w:val="white"/>
        </w:rPr>
        <w:t xml:space="preserve">      int recordSize = ((int) middleCode[</w:t>
      </w:r>
      <w:r w:rsidR="00984453" w:rsidRPr="00903DBA">
        <w:rPr>
          <w:highlight w:val="white"/>
        </w:rPr>
        <w:t>0</w:t>
      </w:r>
      <w:r w:rsidRPr="00903DBA">
        <w:rPr>
          <w:highlight w:val="white"/>
        </w:rPr>
        <w:t>]) +</w:t>
      </w:r>
      <w:r w:rsidR="00AA79D3" w:rsidRPr="00903DBA">
        <w:rPr>
          <w:highlight w:val="white"/>
        </w:rPr>
        <w:t xml:space="preserve"> </w:t>
      </w:r>
      <w:r w:rsidR="006E0307" w:rsidRPr="00903DBA">
        <w:rPr>
          <w:highlight w:val="white"/>
        </w:rPr>
        <w:t>m_totalExtraSize</w:t>
      </w:r>
      <w:r w:rsidRPr="00903DBA">
        <w:rPr>
          <w:highlight w:val="white"/>
        </w:rPr>
        <w:t>;</w:t>
      </w:r>
    </w:p>
    <w:p w14:paraId="235B3754" w14:textId="483D04AB" w:rsidR="0043182A" w:rsidRPr="00903DBA" w:rsidRDefault="0043182A" w:rsidP="0043182A">
      <w:pPr>
        <w:pStyle w:val="Code"/>
        <w:rPr>
          <w:highlight w:val="white"/>
        </w:rPr>
      </w:pPr>
      <w:r w:rsidRPr="00903DBA">
        <w:rPr>
          <w:highlight w:val="white"/>
        </w:rPr>
        <w:lastRenderedPageBreak/>
        <w:t xml:space="preserve">      Symbol calleeSymbol = (Symbol) middleCode[</w:t>
      </w:r>
      <w:r w:rsidR="00984453" w:rsidRPr="00903DBA">
        <w:rPr>
          <w:highlight w:val="white"/>
        </w:rPr>
        <w:t>1</w:t>
      </w:r>
      <w:r w:rsidRPr="00903DBA">
        <w:rPr>
          <w:highlight w:val="white"/>
        </w:rPr>
        <w:t>];</w:t>
      </w:r>
    </w:p>
    <w:p w14:paraId="7D66595E" w14:textId="77777777" w:rsidR="0043182A" w:rsidRPr="00903DBA" w:rsidRDefault="0043182A" w:rsidP="0043182A">
      <w:pPr>
        <w:pStyle w:val="Code"/>
        <w:rPr>
          <w:highlight w:val="white"/>
        </w:rPr>
      </w:pPr>
      <w:r w:rsidRPr="00903DBA">
        <w:rPr>
          <w:highlight w:val="white"/>
        </w:rPr>
        <w:t xml:space="preserve">      int extraSize = (int) middleCode[2];</w:t>
      </w:r>
    </w:p>
    <w:p w14:paraId="7C4D0FF8" w14:textId="77777777" w:rsidR="00D5503D" w:rsidRPr="00903DBA" w:rsidRDefault="00D5503D" w:rsidP="00D5503D">
      <w:pPr>
        <w:rPr>
          <w:color w:val="auto"/>
          <w:highlight w:val="white"/>
        </w:rPr>
      </w:pPr>
      <w:r w:rsidRPr="00903DBA">
        <w:rPr>
          <w:highlight w:val="white"/>
        </w:rPr>
        <w:t>The type is the function or, in case of a pointer the pointer type, the function the pointer points at.</w:t>
      </w:r>
    </w:p>
    <w:p w14:paraId="7A0EEF14" w14:textId="77777777" w:rsidR="0043182A" w:rsidRPr="00903DBA" w:rsidRDefault="0043182A" w:rsidP="0043182A">
      <w:pPr>
        <w:pStyle w:val="Code"/>
        <w:rPr>
          <w:highlight w:val="white"/>
        </w:rPr>
      </w:pPr>
      <w:r w:rsidRPr="00903DBA">
        <w:rPr>
          <w:highlight w:val="white"/>
        </w:rPr>
        <w:t xml:space="preserve">      Type calleeType = calleeSymbol.Type.IsFunction()</w:t>
      </w:r>
    </w:p>
    <w:p w14:paraId="29F6CB47" w14:textId="77777777" w:rsidR="0043182A" w:rsidRPr="00903DBA" w:rsidRDefault="0043182A" w:rsidP="0043182A">
      <w:pPr>
        <w:pStyle w:val="Code"/>
        <w:rPr>
          <w:highlight w:val="white"/>
        </w:rPr>
      </w:pPr>
      <w:r w:rsidRPr="00903DBA">
        <w:rPr>
          <w:highlight w:val="white"/>
        </w:rPr>
        <w:t xml:space="preserve">                      ? calleeSymbol.Type : calleeSymbol.Type.PointerType;</w:t>
      </w:r>
    </w:p>
    <w:p w14:paraId="70CDD2E6" w14:textId="19C550D6" w:rsidR="004D4C39" w:rsidRPr="00903DBA" w:rsidRDefault="00D5503D" w:rsidP="00D5503D">
      <w:pPr>
        <w:rPr>
          <w:highlight w:val="white"/>
        </w:rPr>
      </w:pPr>
      <w:r w:rsidRPr="00903DBA">
        <w:rPr>
          <w:highlight w:val="white"/>
        </w:rPr>
        <w:t xml:space="preserve">Both the caller and callee function may be </w:t>
      </w:r>
      <w:r w:rsidR="004A5B68">
        <w:rPr>
          <w:highlight w:val="white"/>
        </w:rPr>
        <w:t>variadic</w:t>
      </w:r>
      <w:r w:rsidR="00D45BBB" w:rsidRPr="00903DBA">
        <w:rPr>
          <w:highlight w:val="white"/>
        </w:rPr>
        <w:t>.</w:t>
      </w:r>
    </w:p>
    <w:p w14:paraId="3BD1823B" w14:textId="77777777" w:rsidR="0043182A" w:rsidRPr="00903DBA" w:rsidRDefault="0043182A" w:rsidP="0043182A">
      <w:pPr>
        <w:pStyle w:val="Code"/>
        <w:rPr>
          <w:highlight w:val="white"/>
        </w:rPr>
      </w:pPr>
      <w:r w:rsidRPr="00903DBA">
        <w:rPr>
          <w:highlight w:val="white"/>
        </w:rPr>
        <w:t xml:space="preserve">      bool callerEllipse = SymbolTable.CurrentFunction.Type.IsEllipse(),</w:t>
      </w:r>
    </w:p>
    <w:p w14:paraId="6F7DEA72" w14:textId="77777777" w:rsidR="0043182A" w:rsidRPr="00903DBA" w:rsidRDefault="0043182A" w:rsidP="0043182A">
      <w:pPr>
        <w:pStyle w:val="Code"/>
        <w:rPr>
          <w:highlight w:val="white"/>
        </w:rPr>
      </w:pPr>
      <w:r w:rsidRPr="00903DBA">
        <w:rPr>
          <w:highlight w:val="white"/>
        </w:rPr>
        <w:t xml:space="preserve">           calleeEllipse = calleeType.IsEllipse();</w:t>
      </w:r>
    </w:p>
    <w:p w14:paraId="6CBCBB4B" w14:textId="36661179" w:rsidR="00D45BBB" w:rsidRPr="00903DBA" w:rsidRDefault="003B7755" w:rsidP="00D45BBB">
      <w:pPr>
        <w:rPr>
          <w:highlight w:val="white"/>
        </w:rPr>
      </w:pPr>
      <w:r w:rsidRPr="00903DBA">
        <w:rPr>
          <w:highlight w:val="white"/>
        </w:rPr>
        <w:t xml:space="preserve">The frame register is the </w:t>
      </w:r>
      <w:r w:rsidR="004A5B68">
        <w:rPr>
          <w:highlight w:val="white"/>
        </w:rPr>
        <w:t>variadic</w:t>
      </w:r>
      <w:r w:rsidRPr="00903DBA">
        <w:rPr>
          <w:highlight w:val="white"/>
        </w:rPr>
        <w:t xml:space="preserve"> frame pointer </w:t>
      </w:r>
      <w:r w:rsidR="00C666BF" w:rsidRPr="00903DBA">
        <w:rPr>
          <w:highlight w:val="white"/>
        </w:rPr>
        <w:t xml:space="preserve">register if the caller function is </w:t>
      </w:r>
      <w:r w:rsidR="004A5B68">
        <w:rPr>
          <w:highlight w:val="white"/>
        </w:rPr>
        <w:t>variadic</w:t>
      </w:r>
      <w:r w:rsidR="00C666BF" w:rsidRPr="00903DBA">
        <w:rPr>
          <w:highlight w:val="white"/>
        </w:rPr>
        <w:t xml:space="preserve">. </w:t>
      </w:r>
      <w:r w:rsidR="006323A0" w:rsidRPr="00903DBA">
        <w:rPr>
          <w:highlight w:val="white"/>
        </w:rPr>
        <w:t>If it not, i</w:t>
      </w:r>
      <w:r w:rsidR="00C666BF" w:rsidRPr="00903DBA">
        <w:rPr>
          <w:highlight w:val="white"/>
        </w:rPr>
        <w:t>t is the regular frame pointer register</w:t>
      </w:r>
      <w:r w:rsidR="006323A0" w:rsidRPr="00903DBA">
        <w:rPr>
          <w:highlight w:val="white"/>
        </w:rPr>
        <w:t>.</w:t>
      </w:r>
    </w:p>
    <w:p w14:paraId="2431A8A8" w14:textId="77777777" w:rsidR="0043182A" w:rsidRPr="00903DBA" w:rsidRDefault="0043182A" w:rsidP="0043182A">
      <w:pPr>
        <w:pStyle w:val="Code"/>
        <w:rPr>
          <w:highlight w:val="white"/>
        </w:rPr>
      </w:pPr>
      <w:r w:rsidRPr="00903DBA">
        <w:rPr>
          <w:highlight w:val="white"/>
        </w:rPr>
        <w:t xml:space="preserve">      Register frameRegister = callerEllipse ? AssemblyCode.EllipseRegister</w:t>
      </w:r>
    </w:p>
    <w:p w14:paraId="202003B5" w14:textId="77777777" w:rsidR="0043182A" w:rsidRPr="00903DBA" w:rsidRDefault="0043182A" w:rsidP="0043182A">
      <w:pPr>
        <w:pStyle w:val="Code"/>
        <w:rPr>
          <w:highlight w:val="white"/>
        </w:rPr>
      </w:pPr>
      <w:r w:rsidRPr="00903DBA">
        <w:rPr>
          <w:highlight w:val="white"/>
        </w:rPr>
        <w:t xml:space="preserve">                                             : AssemblyCode.FrameRegister;               </w:t>
      </w:r>
    </w:p>
    <w:p w14:paraId="1E9812D6" w14:textId="79AF09B6" w:rsidR="0029649A" w:rsidRPr="00903DBA" w:rsidRDefault="0029649A" w:rsidP="0029649A">
      <w:pPr>
        <w:rPr>
          <w:color w:val="auto"/>
          <w:highlight w:val="white"/>
        </w:rPr>
      </w:pPr>
      <w:r w:rsidRPr="00903DBA">
        <w:rPr>
          <w:highlight w:val="white"/>
        </w:rPr>
        <w:t xml:space="preserve">We start by adding the assembly code instruction for the return address. To begin with, we set it to the index of the next middle code instruction. </w:t>
      </w:r>
      <w:r w:rsidR="00143567">
        <w:rPr>
          <w:highlight w:val="white"/>
        </w:rPr>
        <w:t>T</w:t>
      </w:r>
      <w:r w:rsidRPr="00903DBA">
        <w:rPr>
          <w:highlight w:val="white"/>
        </w:rPr>
        <w:t xml:space="preserve">he address will </w:t>
      </w:r>
      <w:r w:rsidR="00143567">
        <w:rPr>
          <w:highlight w:val="white"/>
        </w:rPr>
        <w:t xml:space="preserve">later </w:t>
      </w:r>
      <w:r w:rsidRPr="00903DBA">
        <w:rPr>
          <w:highlight w:val="white"/>
        </w:rPr>
        <w:t xml:space="preserve">be changed </w:t>
      </w:r>
      <w:r w:rsidR="00D36CCF" w:rsidRPr="00903DBA">
        <w:rPr>
          <w:highlight w:val="white"/>
        </w:rPr>
        <w:t>by</w:t>
      </w:r>
      <w:r w:rsidR="002A5B54" w:rsidRPr="00903DBA">
        <w:rPr>
          <w:highlight w:val="white"/>
        </w:rPr>
        <w:t xml:space="preserve"> the</w:t>
      </w:r>
      <w:r w:rsidR="00D36CCF" w:rsidRPr="00903DBA">
        <w:rPr>
          <w:highlight w:val="white"/>
        </w:rPr>
        <w:t xml:space="preserve"> </w:t>
      </w:r>
      <w:r w:rsidR="002977AF" w:rsidRPr="00903DBA">
        <w:rPr>
          <w:rStyle w:val="KeyWord0"/>
          <w:highlight w:val="white"/>
        </w:rPr>
        <w:t>WindowsJumpInfo</w:t>
      </w:r>
      <w:r w:rsidR="00D36CCF" w:rsidRPr="00903DBA">
        <w:rPr>
          <w:highlight w:val="white"/>
        </w:rPr>
        <w:t xml:space="preserve"> </w:t>
      </w:r>
      <w:r w:rsidR="002A5B54" w:rsidRPr="00903DBA">
        <w:rPr>
          <w:highlight w:val="white"/>
        </w:rPr>
        <w:t xml:space="preserve">method </w:t>
      </w:r>
      <w:r w:rsidRPr="00903DBA">
        <w:rPr>
          <w:highlight w:val="white"/>
        </w:rPr>
        <w:t>to a proper assembly code address.</w:t>
      </w:r>
    </w:p>
    <w:p w14:paraId="5F81038A" w14:textId="62C910BF" w:rsidR="00041417" w:rsidRPr="00903DBA" w:rsidRDefault="00041417" w:rsidP="00041417">
      <w:pPr>
        <w:pStyle w:val="Code"/>
        <w:rPr>
          <w:highlight w:val="white"/>
        </w:rPr>
      </w:pPr>
      <w:r w:rsidRPr="00903DBA">
        <w:rPr>
          <w:highlight w:val="white"/>
        </w:rPr>
        <w:t xml:space="preserve">      AddAssemblyCode(AssemblyOperator.</w:t>
      </w:r>
      <w:r w:rsidR="007E5B53" w:rsidRPr="00903DBA">
        <w:rPr>
          <w:highlight w:val="white"/>
        </w:rPr>
        <w:t>return_address</w:t>
      </w:r>
      <w:r w:rsidRPr="00903DBA">
        <w:rPr>
          <w:highlight w:val="white"/>
        </w:rPr>
        <w:t>, frameRegister,</w:t>
      </w:r>
    </w:p>
    <w:p w14:paraId="7371AF3A" w14:textId="77777777" w:rsidR="00041417" w:rsidRPr="00903DBA" w:rsidRDefault="00041417" w:rsidP="00041417">
      <w:pPr>
        <w:pStyle w:val="Code"/>
        <w:rPr>
          <w:highlight w:val="white"/>
        </w:rPr>
      </w:pPr>
      <w:r w:rsidRPr="00903DBA">
        <w:rPr>
          <w:highlight w:val="white"/>
        </w:rPr>
        <w:t xml:space="preserve">                      recordSize + SymbolTable.ReturnAddressOffset,</w:t>
      </w:r>
    </w:p>
    <w:p w14:paraId="6B5C4C10" w14:textId="77777777" w:rsidR="00041417" w:rsidRPr="00903DBA" w:rsidRDefault="00041417" w:rsidP="00041417">
      <w:pPr>
        <w:pStyle w:val="Code"/>
        <w:rPr>
          <w:highlight w:val="white"/>
        </w:rPr>
      </w:pPr>
      <w:r w:rsidRPr="00903DBA">
        <w:rPr>
          <w:highlight w:val="white"/>
        </w:rPr>
        <w:t xml:space="preserve">                      (BigInteger) (index + 1));</w:t>
      </w:r>
    </w:p>
    <w:p w14:paraId="2FDF911E" w14:textId="25737D77" w:rsidR="0085524D" w:rsidRPr="00903DBA" w:rsidRDefault="0085524D" w:rsidP="0085524D">
      <w:pPr>
        <w:rPr>
          <w:color w:val="auto"/>
          <w:highlight w:val="white"/>
        </w:rPr>
      </w:pPr>
      <w:r w:rsidRPr="00903DBA">
        <w:rPr>
          <w:highlight w:val="white"/>
        </w:rPr>
        <w:t xml:space="preserve">We set the current regular </w:t>
      </w:r>
      <w:r w:rsidR="00784B16" w:rsidRPr="00903DBA">
        <w:rPr>
          <w:highlight w:val="white"/>
        </w:rPr>
        <w:t xml:space="preserve">frame pointer </w:t>
      </w:r>
      <w:r w:rsidRPr="00903DBA">
        <w:rPr>
          <w:highlight w:val="white"/>
        </w:rPr>
        <w:t>and</w:t>
      </w:r>
      <w:r w:rsidR="004B36F4" w:rsidRPr="00903DBA">
        <w:rPr>
          <w:highlight w:val="white"/>
        </w:rPr>
        <w:t xml:space="preserve">, in case of </w:t>
      </w:r>
      <w:r w:rsidR="00784B16" w:rsidRPr="00903DBA">
        <w:rPr>
          <w:highlight w:val="white"/>
        </w:rPr>
        <w:t xml:space="preserve">an </w:t>
      </w:r>
      <w:r w:rsidR="004A5B68">
        <w:rPr>
          <w:highlight w:val="white"/>
        </w:rPr>
        <w:t>variadic</w:t>
      </w:r>
      <w:r w:rsidR="004B36F4" w:rsidRPr="00903DBA">
        <w:rPr>
          <w:highlight w:val="white"/>
        </w:rPr>
        <w:t xml:space="preserve"> caller function, </w:t>
      </w:r>
      <w:r w:rsidR="00784B16" w:rsidRPr="00903DBA">
        <w:rPr>
          <w:highlight w:val="white"/>
        </w:rPr>
        <w:t xml:space="preserve">the </w:t>
      </w:r>
      <w:r w:rsidR="004A5B68">
        <w:rPr>
          <w:highlight w:val="white"/>
        </w:rPr>
        <w:t>variadic</w:t>
      </w:r>
      <w:r w:rsidRPr="00903DBA">
        <w:rPr>
          <w:highlight w:val="white"/>
        </w:rPr>
        <w:t xml:space="preserve"> pointer to their offset in the activations record of the callee function. </w:t>
      </w:r>
      <w:r w:rsidR="00FF6DE2" w:rsidRPr="00903DBA">
        <w:rPr>
          <w:highlight w:val="white"/>
        </w:rPr>
        <w:t>In this way, we can reset their values in accordance with the caller function r</w:t>
      </w:r>
      <w:r w:rsidRPr="00903DBA">
        <w:rPr>
          <w:highlight w:val="white"/>
        </w:rPr>
        <w:t>eturning from the function call.</w:t>
      </w:r>
    </w:p>
    <w:p w14:paraId="2AC66AE8" w14:textId="77777777" w:rsidR="00041417" w:rsidRPr="00903DBA" w:rsidRDefault="00041417" w:rsidP="00041417">
      <w:pPr>
        <w:pStyle w:val="Code"/>
        <w:rPr>
          <w:highlight w:val="white"/>
        </w:rPr>
      </w:pPr>
      <w:r w:rsidRPr="00903DBA">
        <w:rPr>
          <w:highlight w:val="white"/>
        </w:rPr>
        <w:t xml:space="preserve">      AddAssemblyCode(AssemblyOperator.mov, frameRegister,</w:t>
      </w:r>
    </w:p>
    <w:p w14:paraId="18FFFF9B" w14:textId="77777777" w:rsidR="00041417" w:rsidRPr="00903DBA" w:rsidRDefault="00041417" w:rsidP="00041417">
      <w:pPr>
        <w:pStyle w:val="Code"/>
        <w:rPr>
          <w:highlight w:val="white"/>
        </w:rPr>
      </w:pPr>
      <w:r w:rsidRPr="00903DBA">
        <w:rPr>
          <w:highlight w:val="white"/>
        </w:rPr>
        <w:t xml:space="preserve">                      recordSize + SymbolTable.RegularFrameOffset,</w:t>
      </w:r>
    </w:p>
    <w:p w14:paraId="2FFD8F10" w14:textId="77777777" w:rsidR="00041417" w:rsidRPr="00903DBA" w:rsidRDefault="00041417" w:rsidP="00041417">
      <w:pPr>
        <w:pStyle w:val="Code"/>
        <w:rPr>
          <w:highlight w:val="white"/>
        </w:rPr>
      </w:pPr>
      <w:r w:rsidRPr="00903DBA">
        <w:rPr>
          <w:highlight w:val="white"/>
        </w:rPr>
        <w:t xml:space="preserve">                      AssemblyCode.FrameRegister);</w:t>
      </w:r>
    </w:p>
    <w:p w14:paraId="2D6623AB" w14:textId="77777777" w:rsidR="00041417" w:rsidRPr="00903DBA" w:rsidRDefault="00041417" w:rsidP="00041417">
      <w:pPr>
        <w:pStyle w:val="Code"/>
        <w:rPr>
          <w:highlight w:val="white"/>
        </w:rPr>
      </w:pPr>
    </w:p>
    <w:p w14:paraId="42731C35" w14:textId="77777777" w:rsidR="00041417" w:rsidRPr="00903DBA" w:rsidRDefault="00041417" w:rsidP="00041417">
      <w:pPr>
        <w:pStyle w:val="Code"/>
        <w:rPr>
          <w:highlight w:val="white"/>
        </w:rPr>
      </w:pPr>
      <w:r w:rsidRPr="00903DBA">
        <w:rPr>
          <w:highlight w:val="white"/>
        </w:rPr>
        <w:t xml:space="preserve">      if (callerEllipse) {</w:t>
      </w:r>
    </w:p>
    <w:p w14:paraId="550DE2DD" w14:textId="77777777" w:rsidR="00041417" w:rsidRPr="00903DBA" w:rsidRDefault="00041417" w:rsidP="00041417">
      <w:pPr>
        <w:pStyle w:val="Code"/>
        <w:rPr>
          <w:highlight w:val="white"/>
        </w:rPr>
      </w:pPr>
      <w:r w:rsidRPr="00903DBA">
        <w:rPr>
          <w:highlight w:val="white"/>
        </w:rPr>
        <w:t xml:space="preserve">        AddAssemblyCode(AssemblyOperator.mov, frameRegister,</w:t>
      </w:r>
    </w:p>
    <w:p w14:paraId="10C50850" w14:textId="77777777" w:rsidR="00041417" w:rsidRPr="00903DBA" w:rsidRDefault="00041417" w:rsidP="00041417">
      <w:pPr>
        <w:pStyle w:val="Code"/>
        <w:rPr>
          <w:highlight w:val="white"/>
        </w:rPr>
      </w:pPr>
      <w:r w:rsidRPr="00903DBA">
        <w:rPr>
          <w:highlight w:val="white"/>
        </w:rPr>
        <w:t xml:space="preserve">                        recordSize + SymbolTable.EllipseFrameOffset,</w:t>
      </w:r>
    </w:p>
    <w:p w14:paraId="71DC983C" w14:textId="77777777" w:rsidR="00041417" w:rsidRPr="00903DBA" w:rsidRDefault="00041417" w:rsidP="00041417">
      <w:pPr>
        <w:pStyle w:val="Code"/>
        <w:rPr>
          <w:highlight w:val="white"/>
        </w:rPr>
      </w:pPr>
      <w:r w:rsidRPr="00903DBA">
        <w:rPr>
          <w:highlight w:val="white"/>
        </w:rPr>
        <w:t xml:space="preserve">                        AssemblyCode.EllipseRegister);</w:t>
      </w:r>
    </w:p>
    <w:p w14:paraId="36C93853" w14:textId="55C63047" w:rsidR="00041417" w:rsidRPr="00903DBA" w:rsidRDefault="00041417" w:rsidP="00041417">
      <w:pPr>
        <w:pStyle w:val="Code"/>
        <w:rPr>
          <w:highlight w:val="white"/>
        </w:rPr>
      </w:pPr>
      <w:r w:rsidRPr="00903DBA">
        <w:rPr>
          <w:highlight w:val="white"/>
        </w:rPr>
        <w:t xml:space="preserve">      }</w:t>
      </w:r>
    </w:p>
    <w:p w14:paraId="2F3701A4" w14:textId="1BC5E268" w:rsidR="00840F91" w:rsidRPr="00903DBA" w:rsidRDefault="005B0C79" w:rsidP="005B0C79">
      <w:pPr>
        <w:rPr>
          <w:highlight w:val="white"/>
        </w:rPr>
      </w:pPr>
      <w:r w:rsidRPr="00903DBA">
        <w:rPr>
          <w:highlight w:val="white"/>
        </w:rPr>
        <w:t xml:space="preserve">If the callee function is a pointer to a function, we load its value into the </w:t>
      </w:r>
      <w:r w:rsidRPr="00903DBA">
        <w:rPr>
          <w:rStyle w:val="KeyWord0"/>
          <w:highlight w:val="white"/>
        </w:rPr>
        <w:t>jumpTrack</w:t>
      </w:r>
      <w:r w:rsidRPr="00903DBA">
        <w:rPr>
          <w:highlight w:val="white"/>
        </w:rPr>
        <w:t xml:space="preserve"> track. We must load the value into the track before we increase the frame register below.</w:t>
      </w:r>
    </w:p>
    <w:p w14:paraId="3F12820D" w14:textId="77777777" w:rsidR="00840F91" w:rsidRPr="00903DBA" w:rsidRDefault="00840F91" w:rsidP="00840F91">
      <w:pPr>
        <w:pStyle w:val="Code"/>
        <w:rPr>
          <w:highlight w:val="white"/>
        </w:rPr>
      </w:pPr>
      <w:r w:rsidRPr="00903DBA">
        <w:rPr>
          <w:highlight w:val="white"/>
        </w:rPr>
        <w:t xml:space="preserve">      Track jumpTrack = null;</w:t>
      </w:r>
    </w:p>
    <w:p w14:paraId="44140FC7" w14:textId="77777777" w:rsidR="00840F91" w:rsidRPr="00903DBA" w:rsidRDefault="00840F91" w:rsidP="00840F91">
      <w:pPr>
        <w:pStyle w:val="Code"/>
        <w:rPr>
          <w:highlight w:val="white"/>
        </w:rPr>
      </w:pPr>
      <w:r w:rsidRPr="00903DBA">
        <w:rPr>
          <w:highlight w:val="white"/>
        </w:rPr>
        <w:t xml:space="preserve">      if (!calleeSymbol.Type.IsFunction()) {</w:t>
      </w:r>
    </w:p>
    <w:p w14:paraId="50AE2414" w14:textId="77777777" w:rsidR="00840F91" w:rsidRPr="00903DBA" w:rsidRDefault="00840F91" w:rsidP="00840F91">
      <w:pPr>
        <w:pStyle w:val="Code"/>
        <w:rPr>
          <w:highlight w:val="white"/>
        </w:rPr>
      </w:pPr>
      <w:r w:rsidRPr="00903DBA">
        <w:rPr>
          <w:highlight w:val="white"/>
        </w:rPr>
        <w:t xml:space="preserve">        jumpTrack = LoadValueToRegister(calleeSymbol);</w:t>
      </w:r>
    </w:p>
    <w:p w14:paraId="43AAE47D" w14:textId="77777777" w:rsidR="00840F91" w:rsidRPr="00903DBA" w:rsidRDefault="00840F91" w:rsidP="00840F91">
      <w:pPr>
        <w:pStyle w:val="Code"/>
        <w:rPr>
          <w:highlight w:val="white"/>
        </w:rPr>
      </w:pPr>
      <w:r w:rsidRPr="00903DBA">
        <w:rPr>
          <w:highlight w:val="white"/>
        </w:rPr>
        <w:t xml:space="preserve">      }            </w:t>
      </w:r>
    </w:p>
    <w:p w14:paraId="34A78B12" w14:textId="0613A090" w:rsidR="004D4C39" w:rsidRPr="00903DBA" w:rsidRDefault="00A01914" w:rsidP="00A01914">
      <w:pPr>
        <w:rPr>
          <w:highlight w:val="white"/>
        </w:rPr>
      </w:pPr>
      <w:r w:rsidRPr="00903DBA">
        <w:rPr>
          <w:highlight w:val="white"/>
        </w:rPr>
        <w:t>We add the size of the caller function’s activation record to the frame pointer, so that it pointes at the activation record of the callee function.</w:t>
      </w:r>
    </w:p>
    <w:p w14:paraId="74248E20" w14:textId="77777777" w:rsidR="00041417" w:rsidRPr="00903DBA" w:rsidRDefault="00041417" w:rsidP="00041417">
      <w:pPr>
        <w:pStyle w:val="Code"/>
        <w:rPr>
          <w:highlight w:val="white"/>
        </w:rPr>
      </w:pPr>
      <w:r w:rsidRPr="00903DBA">
        <w:rPr>
          <w:highlight w:val="white"/>
        </w:rPr>
        <w:t xml:space="preserve">      AddAssemblyCode(AssemblyOperator.add, frameRegister, // add di, 10</w:t>
      </w:r>
    </w:p>
    <w:p w14:paraId="396D4727" w14:textId="77777777" w:rsidR="00041417" w:rsidRPr="00903DBA" w:rsidRDefault="00041417" w:rsidP="00041417">
      <w:pPr>
        <w:pStyle w:val="Code"/>
        <w:rPr>
          <w:highlight w:val="white"/>
        </w:rPr>
      </w:pPr>
      <w:r w:rsidRPr="00903DBA">
        <w:rPr>
          <w:highlight w:val="white"/>
        </w:rPr>
        <w:t xml:space="preserve">                      (BigInteger) recordSize);</w:t>
      </w:r>
    </w:p>
    <w:p w14:paraId="3309EDFA" w14:textId="737E110F" w:rsidR="00FE22BA" w:rsidRPr="00903DBA" w:rsidRDefault="00FE22BA" w:rsidP="00FE22BA">
      <w:pPr>
        <w:rPr>
          <w:highlight w:val="white"/>
        </w:rPr>
      </w:pPr>
      <w:r w:rsidRPr="00903DBA">
        <w:rPr>
          <w:highlight w:val="white"/>
        </w:rPr>
        <w:t xml:space="preserve">If the caller function is </w:t>
      </w:r>
      <w:r w:rsidR="004A5B68">
        <w:rPr>
          <w:highlight w:val="white"/>
        </w:rPr>
        <w:t>variadic</w:t>
      </w:r>
      <w:r w:rsidRPr="00903DBA">
        <w:rPr>
          <w:highlight w:val="white"/>
        </w:rPr>
        <w:t xml:space="preserve">, the frame pointer that we just added is the </w:t>
      </w:r>
      <w:r w:rsidR="004A5B68">
        <w:rPr>
          <w:highlight w:val="white"/>
        </w:rPr>
        <w:t>variadic</w:t>
      </w:r>
      <w:r w:rsidRPr="00903DBA">
        <w:rPr>
          <w:highlight w:val="white"/>
        </w:rPr>
        <w:t xml:space="preserve"> frame pointer, and we also need to set the regular frame pointer to the same value.</w:t>
      </w:r>
    </w:p>
    <w:p w14:paraId="4BAE3787" w14:textId="77777777" w:rsidR="00041417" w:rsidRPr="00903DBA" w:rsidRDefault="00041417" w:rsidP="00041417">
      <w:pPr>
        <w:pStyle w:val="Code"/>
        <w:rPr>
          <w:highlight w:val="white"/>
        </w:rPr>
      </w:pPr>
      <w:r w:rsidRPr="00903DBA">
        <w:rPr>
          <w:highlight w:val="white"/>
        </w:rPr>
        <w:t xml:space="preserve">      if (callerEllipse) { // mov bp, di</w:t>
      </w:r>
    </w:p>
    <w:p w14:paraId="75951F2A" w14:textId="77777777" w:rsidR="00041417" w:rsidRPr="00903DBA" w:rsidRDefault="00041417" w:rsidP="00041417">
      <w:pPr>
        <w:pStyle w:val="Code"/>
        <w:rPr>
          <w:highlight w:val="white"/>
        </w:rPr>
      </w:pPr>
      <w:r w:rsidRPr="00903DBA">
        <w:rPr>
          <w:highlight w:val="white"/>
        </w:rPr>
        <w:t xml:space="preserve">        AddAssemblyCode(AssemblyOperator.mov, AssemblyCode.FrameRegister,</w:t>
      </w:r>
    </w:p>
    <w:p w14:paraId="74D98863" w14:textId="77777777" w:rsidR="00041417" w:rsidRPr="00903DBA" w:rsidRDefault="00041417" w:rsidP="00041417">
      <w:pPr>
        <w:pStyle w:val="Code"/>
        <w:rPr>
          <w:highlight w:val="white"/>
        </w:rPr>
      </w:pPr>
      <w:r w:rsidRPr="00903DBA">
        <w:rPr>
          <w:highlight w:val="white"/>
        </w:rPr>
        <w:t xml:space="preserve">                        AssemblyCode.EllipseRegister);</w:t>
      </w:r>
    </w:p>
    <w:p w14:paraId="5852412A" w14:textId="77777777" w:rsidR="00041417" w:rsidRPr="00903DBA" w:rsidRDefault="00041417" w:rsidP="00041417">
      <w:pPr>
        <w:pStyle w:val="Code"/>
        <w:rPr>
          <w:highlight w:val="white"/>
        </w:rPr>
      </w:pPr>
      <w:r w:rsidRPr="00903DBA">
        <w:rPr>
          <w:highlight w:val="white"/>
        </w:rPr>
        <w:lastRenderedPageBreak/>
        <w:t xml:space="preserve">      }</w:t>
      </w:r>
    </w:p>
    <w:p w14:paraId="7B797A1C" w14:textId="6E78158D" w:rsidR="00727492" w:rsidRPr="00903DBA" w:rsidRDefault="00727492" w:rsidP="00727492">
      <w:pPr>
        <w:rPr>
          <w:highlight w:val="white"/>
        </w:rPr>
      </w:pPr>
      <w:r w:rsidRPr="00903DBA">
        <w:rPr>
          <w:highlight w:val="white"/>
        </w:rPr>
        <w:t xml:space="preserve">If the callee function, but not the caller function, is </w:t>
      </w:r>
      <w:r w:rsidR="004A5B68">
        <w:rPr>
          <w:highlight w:val="white"/>
        </w:rPr>
        <w:t>variadic</w:t>
      </w:r>
      <w:r w:rsidRPr="00903DBA">
        <w:rPr>
          <w:highlight w:val="white"/>
        </w:rPr>
        <w:t xml:space="preserve">, the frame pointer we just added is the </w:t>
      </w:r>
      <w:r w:rsidR="004A5B68">
        <w:rPr>
          <w:highlight w:val="white"/>
        </w:rPr>
        <w:t>variadic</w:t>
      </w:r>
      <w:r w:rsidRPr="00903DBA">
        <w:rPr>
          <w:highlight w:val="white"/>
        </w:rPr>
        <w:t xml:space="preserve"> frame pointer, and we also need to set the regular frame pointer to the same value.</w:t>
      </w:r>
    </w:p>
    <w:p w14:paraId="27E65103" w14:textId="77777777" w:rsidR="00041417" w:rsidRPr="00903DBA" w:rsidRDefault="00041417" w:rsidP="00041417">
      <w:pPr>
        <w:pStyle w:val="Code"/>
        <w:rPr>
          <w:highlight w:val="white"/>
        </w:rPr>
      </w:pPr>
      <w:r w:rsidRPr="00903DBA">
        <w:rPr>
          <w:highlight w:val="white"/>
        </w:rPr>
        <w:t xml:space="preserve">      else if (calleeEllipse) {</w:t>
      </w:r>
    </w:p>
    <w:p w14:paraId="49BEBA4E" w14:textId="77777777" w:rsidR="00041417" w:rsidRPr="00903DBA" w:rsidRDefault="00041417" w:rsidP="00041417">
      <w:pPr>
        <w:pStyle w:val="Code"/>
        <w:rPr>
          <w:highlight w:val="white"/>
        </w:rPr>
      </w:pPr>
      <w:r w:rsidRPr="00903DBA">
        <w:rPr>
          <w:highlight w:val="white"/>
        </w:rPr>
        <w:t xml:space="preserve">        AddAssemblyCode(AssemblyOperator.mov, AssemblyCode.EllipseRegister,</w:t>
      </w:r>
    </w:p>
    <w:p w14:paraId="34FE107D" w14:textId="77777777" w:rsidR="00041417" w:rsidRPr="00903DBA" w:rsidRDefault="00041417" w:rsidP="00041417">
      <w:pPr>
        <w:pStyle w:val="Code"/>
        <w:rPr>
          <w:highlight w:val="white"/>
        </w:rPr>
      </w:pPr>
      <w:r w:rsidRPr="00903DBA">
        <w:rPr>
          <w:highlight w:val="white"/>
        </w:rPr>
        <w:t xml:space="preserve">                        AssemblyCode.FrameRegister);</w:t>
      </w:r>
    </w:p>
    <w:p w14:paraId="11CB5033" w14:textId="77777777" w:rsidR="00041417" w:rsidRPr="00903DBA" w:rsidRDefault="00041417" w:rsidP="00041417">
      <w:pPr>
        <w:pStyle w:val="Code"/>
        <w:rPr>
          <w:highlight w:val="white"/>
        </w:rPr>
      </w:pPr>
      <w:r w:rsidRPr="00903DBA">
        <w:rPr>
          <w:highlight w:val="white"/>
        </w:rPr>
        <w:t xml:space="preserve">      }</w:t>
      </w:r>
    </w:p>
    <w:p w14:paraId="1999436B" w14:textId="45D347EF" w:rsidR="004D4C39" w:rsidRPr="00903DBA" w:rsidRDefault="0066665E" w:rsidP="0066665E">
      <w:pPr>
        <w:rPr>
          <w:highlight w:val="white"/>
        </w:rPr>
      </w:pPr>
      <w:r w:rsidRPr="00903DBA">
        <w:rPr>
          <w:highlight w:val="white"/>
        </w:rPr>
        <w:t xml:space="preserve">If the callee function is </w:t>
      </w:r>
      <w:r w:rsidR="004A5B68">
        <w:rPr>
          <w:highlight w:val="white"/>
        </w:rPr>
        <w:t>variadic</w:t>
      </w:r>
      <w:r w:rsidRPr="00903DBA">
        <w:rPr>
          <w:highlight w:val="white"/>
        </w:rPr>
        <w:t>, and the ext</w:t>
      </w:r>
      <w:r w:rsidR="00B05A64" w:rsidRPr="00903DBA">
        <w:rPr>
          <w:highlight w:val="white"/>
        </w:rPr>
        <w:t>ra</w:t>
      </w:r>
      <w:r w:rsidRPr="00903DBA">
        <w:rPr>
          <w:highlight w:val="white"/>
        </w:rPr>
        <w:t xml:space="preserve"> size is more than zero (</w:t>
      </w:r>
      <w:r w:rsidR="00DC3AAD">
        <w:rPr>
          <w:highlight w:val="white"/>
        </w:rPr>
        <w:t xml:space="preserve">if </w:t>
      </w:r>
      <w:r w:rsidR="00BD6141" w:rsidRPr="00903DBA">
        <w:rPr>
          <w:highlight w:val="white"/>
        </w:rPr>
        <w:t xml:space="preserve">there are extra arguments in the function calls </w:t>
      </w:r>
      <w:r w:rsidR="00B05A64" w:rsidRPr="00903DBA">
        <w:rPr>
          <w:highlight w:val="white"/>
        </w:rPr>
        <w:t xml:space="preserve">that </w:t>
      </w:r>
      <w:r w:rsidR="00724EE6" w:rsidRPr="00903DBA">
        <w:rPr>
          <w:highlight w:val="white"/>
        </w:rPr>
        <w:t xml:space="preserve">are </w:t>
      </w:r>
      <w:r w:rsidR="00B05A64" w:rsidRPr="00903DBA">
        <w:rPr>
          <w:highlight w:val="white"/>
        </w:rPr>
        <w:t xml:space="preserve">not matched </w:t>
      </w:r>
      <w:r w:rsidR="00724EE6" w:rsidRPr="00903DBA">
        <w:rPr>
          <w:highlight w:val="white"/>
        </w:rPr>
        <w:t xml:space="preserve">to the </w:t>
      </w:r>
      <w:r w:rsidR="00B05A64" w:rsidRPr="00903DBA">
        <w:rPr>
          <w:highlight w:val="white"/>
        </w:rPr>
        <w:t>declared parameters</w:t>
      </w:r>
      <w:r w:rsidRPr="00903DBA">
        <w:rPr>
          <w:highlight w:val="white"/>
        </w:rPr>
        <w:t>)</w:t>
      </w:r>
      <w:r w:rsidR="00724EE6" w:rsidRPr="00903DBA">
        <w:rPr>
          <w:highlight w:val="white"/>
        </w:rPr>
        <w:t xml:space="preserve">, we add the size to the </w:t>
      </w:r>
      <w:r w:rsidR="004A5B68">
        <w:rPr>
          <w:highlight w:val="white"/>
        </w:rPr>
        <w:t>variadic</w:t>
      </w:r>
      <w:r w:rsidR="00724EE6" w:rsidRPr="00903DBA">
        <w:rPr>
          <w:highlight w:val="white"/>
        </w:rPr>
        <w:t xml:space="preserve"> frame pointer.</w:t>
      </w:r>
      <w:r w:rsidR="003F24C8" w:rsidRPr="00903DBA">
        <w:rPr>
          <w:highlight w:val="white"/>
        </w:rPr>
        <w:t xml:space="preserve"> The callee function </w:t>
      </w:r>
      <w:r w:rsidR="003A3642" w:rsidRPr="00903DBA">
        <w:rPr>
          <w:highlight w:val="white"/>
        </w:rPr>
        <w:t xml:space="preserve">will have both a regular frame pointer and an </w:t>
      </w:r>
      <w:r w:rsidR="004A5B68">
        <w:rPr>
          <w:highlight w:val="white"/>
        </w:rPr>
        <w:t>variadic</w:t>
      </w:r>
      <w:r w:rsidR="003A3642" w:rsidRPr="00903DBA">
        <w:rPr>
          <w:highlight w:val="white"/>
        </w:rPr>
        <w:t xml:space="preserve"> frame pointer.</w:t>
      </w:r>
      <w:r w:rsidR="003A5CAF" w:rsidRPr="00903DBA">
        <w:rPr>
          <w:highlight w:val="white"/>
        </w:rPr>
        <w:t xml:space="preserve"> However, the </w:t>
      </w:r>
      <w:r w:rsidR="004A5B68">
        <w:rPr>
          <w:highlight w:val="white"/>
        </w:rPr>
        <w:t>variadic</w:t>
      </w:r>
      <w:r w:rsidR="003A5CAF" w:rsidRPr="00903DBA">
        <w:rPr>
          <w:highlight w:val="white"/>
        </w:rPr>
        <w:t xml:space="preserve"> pointer will point to a higher address to give space to the extra arguments.</w:t>
      </w:r>
    </w:p>
    <w:p w14:paraId="6C391FEA" w14:textId="77777777" w:rsidR="00041417" w:rsidRPr="00903DBA" w:rsidRDefault="00041417" w:rsidP="00041417">
      <w:pPr>
        <w:pStyle w:val="Code"/>
        <w:rPr>
          <w:highlight w:val="white"/>
        </w:rPr>
      </w:pPr>
      <w:r w:rsidRPr="00903DBA">
        <w:rPr>
          <w:highlight w:val="white"/>
        </w:rPr>
        <w:t xml:space="preserve">      if (calleeEllipse &amp;&amp; (extraSize &gt; 0)) {</w:t>
      </w:r>
    </w:p>
    <w:p w14:paraId="668A3EC7" w14:textId="77777777" w:rsidR="00041417" w:rsidRPr="00903DBA" w:rsidRDefault="00041417" w:rsidP="00041417">
      <w:pPr>
        <w:pStyle w:val="Code"/>
        <w:rPr>
          <w:highlight w:val="white"/>
        </w:rPr>
      </w:pPr>
      <w:r w:rsidRPr="00903DBA">
        <w:rPr>
          <w:highlight w:val="white"/>
        </w:rPr>
        <w:t xml:space="preserve">        AddAssemblyCode(AssemblyOperator.add, AssemblyCode.EllipseRegister,</w:t>
      </w:r>
    </w:p>
    <w:p w14:paraId="60975259" w14:textId="77777777" w:rsidR="00041417" w:rsidRPr="00903DBA" w:rsidRDefault="00041417" w:rsidP="00041417">
      <w:pPr>
        <w:pStyle w:val="Code"/>
        <w:rPr>
          <w:highlight w:val="white"/>
        </w:rPr>
      </w:pPr>
      <w:r w:rsidRPr="00903DBA">
        <w:rPr>
          <w:highlight w:val="white"/>
        </w:rPr>
        <w:t xml:space="preserve">                        (BigInteger) extraSize);</w:t>
      </w:r>
    </w:p>
    <w:p w14:paraId="283F1C6A" w14:textId="77777777" w:rsidR="00041417" w:rsidRPr="00903DBA" w:rsidRDefault="00041417" w:rsidP="00041417">
      <w:pPr>
        <w:pStyle w:val="Code"/>
        <w:rPr>
          <w:highlight w:val="white"/>
        </w:rPr>
      </w:pPr>
      <w:r w:rsidRPr="00903DBA">
        <w:rPr>
          <w:highlight w:val="white"/>
        </w:rPr>
        <w:t xml:space="preserve">      }</w:t>
      </w:r>
    </w:p>
    <w:p w14:paraId="71066B27" w14:textId="7BB3EA79" w:rsidR="004D4C39" w:rsidRPr="00903DBA" w:rsidRDefault="00AB00DC" w:rsidP="00FD5BC2">
      <w:pPr>
        <w:rPr>
          <w:highlight w:val="white"/>
        </w:rPr>
      </w:pPr>
      <w:r w:rsidRPr="00903DBA">
        <w:rPr>
          <w:highlight w:val="white"/>
        </w:rPr>
        <w:t>Finally. i</w:t>
      </w:r>
      <w:r w:rsidR="00385478" w:rsidRPr="00903DBA">
        <w:rPr>
          <w:highlight w:val="white"/>
        </w:rPr>
        <w:t xml:space="preserve">f the callee function </w:t>
      </w:r>
      <w:r w:rsidR="00870AEF" w:rsidRPr="00903DBA">
        <w:rPr>
          <w:highlight w:val="white"/>
        </w:rPr>
        <w:t xml:space="preserve">is </w:t>
      </w:r>
      <w:r w:rsidR="00CB2C9D" w:rsidRPr="00903DBA">
        <w:rPr>
          <w:highlight w:val="white"/>
        </w:rPr>
        <w:t>a function (not a pointer to a function)</w:t>
      </w:r>
      <w:r w:rsidRPr="00903DBA">
        <w:rPr>
          <w:highlight w:val="white"/>
        </w:rPr>
        <w:t xml:space="preserve"> we </w:t>
      </w:r>
      <w:r w:rsidR="00FD5BC2" w:rsidRPr="00903DBA">
        <w:rPr>
          <w:highlight w:val="white"/>
        </w:rPr>
        <w:t xml:space="preserve">a middle code call instruction. The </w:t>
      </w:r>
      <w:r w:rsidR="00054AE3" w:rsidRPr="00903DBA">
        <w:rPr>
          <w:rStyle w:val="KeyWord0"/>
          <w:highlight w:val="white"/>
        </w:rPr>
        <w:t>m_</w:t>
      </w:r>
      <w:r w:rsidR="00FD5BC2" w:rsidRPr="00903DBA">
        <w:rPr>
          <w:rStyle w:val="KeyWord0"/>
          <w:highlight w:val="white"/>
        </w:rPr>
        <w:t>return</w:t>
      </w:r>
      <w:r w:rsidR="00054AE3" w:rsidRPr="00903DBA">
        <w:rPr>
          <w:rStyle w:val="KeyWord0"/>
          <w:highlight w:val="white"/>
        </w:rPr>
        <w:t>F</w:t>
      </w:r>
      <w:r w:rsidR="00FD5BC2" w:rsidRPr="00903DBA">
        <w:rPr>
          <w:rStyle w:val="KeyWord0"/>
          <w:highlight w:val="white"/>
        </w:rPr>
        <w:t>loating</w:t>
      </w:r>
      <w:r w:rsidR="00FD5BC2" w:rsidRPr="00903DBA">
        <w:rPr>
          <w:highlight w:val="white"/>
        </w:rPr>
        <w:t xml:space="preserve"> field is set to true if the callee function returns a floating value. It will later be inspected by the </w:t>
      </w:r>
      <w:r w:rsidR="00FD5BC2" w:rsidRPr="00903DBA">
        <w:rPr>
          <w:rStyle w:val="KeyWord0"/>
          <w:highlight w:val="white"/>
        </w:rPr>
        <w:t>FunctionPostCall</w:t>
      </w:r>
      <w:r w:rsidR="00FD5BC2" w:rsidRPr="00903DBA">
        <w:rPr>
          <w:highlight w:val="white"/>
        </w:rPr>
        <w:t xml:space="preserve"> method.</w:t>
      </w:r>
    </w:p>
    <w:p w14:paraId="3749F8E0" w14:textId="77777777" w:rsidR="00041417" w:rsidRPr="00903DBA" w:rsidRDefault="00041417" w:rsidP="00041417">
      <w:pPr>
        <w:pStyle w:val="Code"/>
        <w:rPr>
          <w:highlight w:val="white"/>
        </w:rPr>
      </w:pPr>
      <w:r w:rsidRPr="00903DBA">
        <w:rPr>
          <w:highlight w:val="white"/>
        </w:rPr>
        <w:t xml:space="preserve">      if (calleeSymbol.Type.IsFunction()) {</w:t>
      </w:r>
    </w:p>
    <w:p w14:paraId="2BDD73B5" w14:textId="77777777" w:rsidR="00041417" w:rsidRPr="00903DBA" w:rsidRDefault="00041417" w:rsidP="00041417">
      <w:pPr>
        <w:pStyle w:val="Code"/>
        <w:rPr>
          <w:highlight w:val="white"/>
        </w:rPr>
      </w:pPr>
      <w:r w:rsidRPr="00903DBA">
        <w:rPr>
          <w:highlight w:val="white"/>
        </w:rPr>
        <w:t xml:space="preserve">        AddAssemblyCode(AssemblyOperator.call, calleeSymbol.UniqueName);</w:t>
      </w:r>
    </w:p>
    <w:p w14:paraId="69ACA16C" w14:textId="77777777" w:rsidR="00041417" w:rsidRPr="00903DBA" w:rsidRDefault="00041417" w:rsidP="00041417">
      <w:pPr>
        <w:pStyle w:val="Code"/>
        <w:rPr>
          <w:highlight w:val="white"/>
        </w:rPr>
      </w:pPr>
      <w:r w:rsidRPr="00903DBA">
        <w:rPr>
          <w:highlight w:val="white"/>
        </w:rPr>
        <w:t xml:space="preserve">        m_returnFloating = calleeSymbol.Type.ReturnType.IsFloating();</w:t>
      </w:r>
    </w:p>
    <w:p w14:paraId="1EB98EB1" w14:textId="77777777" w:rsidR="00041417" w:rsidRPr="00903DBA" w:rsidRDefault="00041417" w:rsidP="00041417">
      <w:pPr>
        <w:pStyle w:val="Code"/>
        <w:rPr>
          <w:highlight w:val="white"/>
        </w:rPr>
      </w:pPr>
      <w:r w:rsidRPr="00903DBA">
        <w:rPr>
          <w:highlight w:val="white"/>
        </w:rPr>
        <w:t xml:space="preserve">      }</w:t>
      </w:r>
    </w:p>
    <w:p w14:paraId="7CFDE240" w14:textId="43067F4F" w:rsidR="00824926" w:rsidRPr="00903DBA" w:rsidRDefault="00380E1B" w:rsidP="00824926">
      <w:pPr>
        <w:rPr>
          <w:color w:val="auto"/>
          <w:highlight w:val="white"/>
        </w:rPr>
      </w:pPr>
      <w:r w:rsidRPr="00903DBA">
        <w:rPr>
          <w:highlight w:val="white"/>
        </w:rPr>
        <w:t xml:space="preserve">If the callee function is a pointer to a function </w:t>
      </w:r>
      <w:r w:rsidR="0045205F" w:rsidRPr="00903DBA">
        <w:rPr>
          <w:highlight w:val="white"/>
        </w:rPr>
        <w:t xml:space="preserve">and </w:t>
      </w:r>
      <w:r w:rsidR="00B00B59" w:rsidRPr="00903DBA">
        <w:rPr>
          <w:highlight w:val="white"/>
        </w:rPr>
        <w:t xml:space="preserve">jump to the address stored in </w:t>
      </w:r>
      <w:r w:rsidR="00B00B59" w:rsidRPr="00903DBA">
        <w:rPr>
          <w:rStyle w:val="KeyWord0"/>
          <w:highlight w:val="white"/>
        </w:rPr>
        <w:t>jumpTrack</w:t>
      </w:r>
      <w:r w:rsidR="00B00B59" w:rsidRPr="00903DBA">
        <w:rPr>
          <w:highlight w:val="white"/>
        </w:rPr>
        <w:t>.</w:t>
      </w:r>
    </w:p>
    <w:bookmarkEnd w:id="440"/>
    <w:p w14:paraId="4BA19719" w14:textId="77777777" w:rsidR="00041417" w:rsidRPr="00903DBA" w:rsidRDefault="00041417" w:rsidP="00041417">
      <w:pPr>
        <w:pStyle w:val="Code"/>
        <w:rPr>
          <w:highlight w:val="white"/>
        </w:rPr>
      </w:pPr>
      <w:r w:rsidRPr="00903DBA">
        <w:rPr>
          <w:highlight w:val="white"/>
        </w:rPr>
        <w:t xml:space="preserve">      else {</w:t>
      </w:r>
    </w:p>
    <w:p w14:paraId="11D5350C" w14:textId="77777777" w:rsidR="005B0C79" w:rsidRPr="00903DBA" w:rsidRDefault="005B0C79" w:rsidP="005B0C79">
      <w:pPr>
        <w:pStyle w:val="Code"/>
        <w:rPr>
          <w:highlight w:val="white"/>
        </w:rPr>
      </w:pPr>
      <w:r w:rsidRPr="00903DBA">
        <w:rPr>
          <w:highlight w:val="white"/>
        </w:rPr>
        <w:t xml:space="preserve">        AddAssemblyCode(AssemblyOperator.jmp, jumpTrack);</w:t>
      </w:r>
    </w:p>
    <w:p w14:paraId="3B60C1BC" w14:textId="77777777" w:rsidR="005B0C79" w:rsidRPr="00903DBA" w:rsidRDefault="005B0C79" w:rsidP="005B0C79">
      <w:pPr>
        <w:pStyle w:val="Code"/>
        <w:rPr>
          <w:highlight w:val="white"/>
        </w:rPr>
      </w:pPr>
      <w:r w:rsidRPr="00903DBA">
        <w:rPr>
          <w:highlight w:val="white"/>
        </w:rPr>
        <w:t xml:space="preserve">        m_returnFloating =</w:t>
      </w:r>
    </w:p>
    <w:p w14:paraId="09F521DE" w14:textId="77777777" w:rsidR="005B0C79" w:rsidRPr="00903DBA" w:rsidRDefault="005B0C79" w:rsidP="005B0C79">
      <w:pPr>
        <w:pStyle w:val="Code"/>
        <w:rPr>
          <w:highlight w:val="white"/>
        </w:rPr>
      </w:pPr>
      <w:r w:rsidRPr="00903DBA">
        <w:rPr>
          <w:highlight w:val="white"/>
        </w:rPr>
        <w:t xml:space="preserve">          calleeSymbol.Type.PointerType.ReturnType.IsFloating();</w:t>
      </w:r>
    </w:p>
    <w:p w14:paraId="28ABB148" w14:textId="77777777" w:rsidR="00041417" w:rsidRPr="00903DBA" w:rsidRDefault="00041417" w:rsidP="00041417">
      <w:pPr>
        <w:pStyle w:val="Code"/>
        <w:rPr>
          <w:highlight w:val="white"/>
        </w:rPr>
      </w:pPr>
      <w:r w:rsidRPr="00903DBA">
        <w:rPr>
          <w:highlight w:val="white"/>
        </w:rPr>
        <w:t xml:space="preserve">      }            </w:t>
      </w:r>
    </w:p>
    <w:p w14:paraId="5DBCD0D9" w14:textId="77777777" w:rsidR="00041417" w:rsidRPr="00903DBA" w:rsidRDefault="00041417" w:rsidP="00041417">
      <w:pPr>
        <w:pStyle w:val="Code"/>
        <w:rPr>
          <w:highlight w:val="white"/>
        </w:rPr>
      </w:pPr>
      <w:r w:rsidRPr="00903DBA">
        <w:rPr>
          <w:highlight w:val="white"/>
        </w:rPr>
        <w:t xml:space="preserve">    }</w:t>
      </w:r>
    </w:p>
    <w:p w14:paraId="2C8CD2A5" w14:textId="2F50798C" w:rsidR="00C55256" w:rsidRPr="00903DBA" w:rsidRDefault="000D08BE" w:rsidP="000D08BE">
      <w:pPr>
        <w:rPr>
          <w:highlight w:val="white"/>
        </w:rPr>
      </w:pPr>
      <w:r w:rsidRPr="00903DBA">
        <w:rPr>
          <w:highlight w:val="white"/>
        </w:rPr>
        <w:t xml:space="preserve">The </w:t>
      </w:r>
      <w:r w:rsidRPr="00903DBA">
        <w:rPr>
          <w:rStyle w:val="KeyWord0"/>
          <w:highlight w:val="white"/>
        </w:rPr>
        <w:t>FunctionPostCall</w:t>
      </w:r>
      <w:r w:rsidRPr="00903DBA">
        <w:rPr>
          <w:highlight w:val="white"/>
        </w:rPr>
        <w:t xml:space="preserve"> method is called after a function call. Its task is to </w:t>
      </w:r>
      <w:r w:rsidR="007B5560" w:rsidRPr="00903DBA">
        <w:rPr>
          <w:highlight w:val="white"/>
        </w:rPr>
        <w:t xml:space="preserve">restore the actions </w:t>
      </w:r>
      <w:r w:rsidR="006E2142" w:rsidRPr="00903DBA">
        <w:rPr>
          <w:highlight w:val="white"/>
        </w:rPr>
        <w:t>performed</w:t>
      </w:r>
      <w:r w:rsidR="007B5560" w:rsidRPr="00903DBA">
        <w:rPr>
          <w:highlight w:val="white"/>
        </w:rPr>
        <w:t xml:space="preserve"> by </w:t>
      </w:r>
      <w:r w:rsidR="00976B44" w:rsidRPr="00903DBA">
        <w:rPr>
          <w:rStyle w:val="KeyWord0"/>
          <w:highlight w:val="white"/>
        </w:rPr>
        <w:t>FunctionPreCall</w:t>
      </w:r>
      <w:r w:rsidR="007B5560" w:rsidRPr="00903DBA">
        <w:rPr>
          <w:highlight w:val="white"/>
        </w:rPr>
        <w:t xml:space="preserve"> above.</w:t>
      </w:r>
    </w:p>
    <w:p w14:paraId="3A4C9201" w14:textId="77777777" w:rsidR="00C13A3B" w:rsidRPr="00903DBA" w:rsidRDefault="00C13A3B" w:rsidP="00C13A3B">
      <w:pPr>
        <w:pStyle w:val="Code"/>
        <w:rPr>
          <w:highlight w:val="white"/>
        </w:rPr>
      </w:pPr>
      <w:r w:rsidRPr="00903DBA">
        <w:rPr>
          <w:highlight w:val="white"/>
        </w:rPr>
        <w:t xml:space="preserve">    public void FunctionPostCall(MiddleCode middleCode) {</w:t>
      </w:r>
    </w:p>
    <w:p w14:paraId="268A0C87" w14:textId="77777777" w:rsidR="00C13A3B" w:rsidRPr="00903DBA" w:rsidRDefault="00C13A3B" w:rsidP="00C13A3B">
      <w:pPr>
        <w:pStyle w:val="Code"/>
        <w:rPr>
          <w:highlight w:val="white"/>
        </w:rPr>
      </w:pPr>
      <w:r w:rsidRPr="00903DBA">
        <w:rPr>
          <w:highlight w:val="white"/>
        </w:rPr>
        <w:t xml:space="preserve">      Register baseRegister = BaseRegister(null);</w:t>
      </w:r>
    </w:p>
    <w:p w14:paraId="190F5A8E" w14:textId="77777777" w:rsidR="00C13A3B" w:rsidRPr="00903DBA" w:rsidRDefault="00C13A3B" w:rsidP="00C13A3B">
      <w:pPr>
        <w:pStyle w:val="Code"/>
        <w:rPr>
          <w:highlight w:val="white"/>
        </w:rPr>
      </w:pPr>
      <w:r w:rsidRPr="00903DBA">
        <w:rPr>
          <w:highlight w:val="white"/>
        </w:rPr>
        <w:t xml:space="preserve">      m_trackMap = m_trackMapStack.Pop();</w:t>
      </w:r>
    </w:p>
    <w:p w14:paraId="7D11C64F" w14:textId="0C364399" w:rsidR="00C13A3B" w:rsidRPr="00903DBA" w:rsidRDefault="00C13A3B" w:rsidP="00C13A3B">
      <w:pPr>
        <w:pStyle w:val="Code"/>
        <w:rPr>
          <w:highlight w:val="white"/>
        </w:rPr>
      </w:pPr>
      <w:r w:rsidRPr="00903DBA">
        <w:rPr>
          <w:highlight w:val="white"/>
        </w:rPr>
        <w:t xml:space="preserve">      IDictionary&lt;Track,int&gt; </w:t>
      </w:r>
      <w:r w:rsidR="00273957" w:rsidRPr="00903DBA">
        <w:rPr>
          <w:highlight w:val="white"/>
        </w:rPr>
        <w:t>registerMap</w:t>
      </w:r>
      <w:r w:rsidRPr="00903DBA">
        <w:rPr>
          <w:highlight w:val="white"/>
        </w:rPr>
        <w:t xml:space="preserve"> = m_</w:t>
      </w:r>
      <w:r w:rsidR="00E33459" w:rsidRPr="00903DBA">
        <w:rPr>
          <w:highlight w:val="white"/>
        </w:rPr>
        <w:t>registerMapStack</w:t>
      </w:r>
      <w:r w:rsidRPr="00903DBA">
        <w:rPr>
          <w:highlight w:val="white"/>
        </w:rPr>
        <w:t>.Pop();</w:t>
      </w:r>
    </w:p>
    <w:p w14:paraId="7BED8AE3" w14:textId="5215F104" w:rsidR="00D935A0" w:rsidRPr="00903DBA" w:rsidRDefault="007B5560" w:rsidP="007B5560">
      <w:pPr>
        <w:rPr>
          <w:highlight w:val="white"/>
        </w:rPr>
      </w:pPr>
      <w:r w:rsidRPr="00903DBA">
        <w:rPr>
          <w:highlight w:val="white"/>
        </w:rPr>
        <w:t xml:space="preserve">First, we iterate </w:t>
      </w:r>
      <w:r w:rsidR="00533491" w:rsidRPr="00903DBA">
        <w:rPr>
          <w:highlight w:val="white"/>
        </w:rPr>
        <w:t>through</w:t>
      </w:r>
      <w:r w:rsidRPr="00903DBA">
        <w:rPr>
          <w:highlight w:val="white"/>
        </w:rPr>
        <w:t xml:space="preserve"> the post map defined in </w:t>
      </w:r>
      <w:r w:rsidR="00976B44" w:rsidRPr="00903DBA">
        <w:rPr>
          <w:rStyle w:val="KeyWord0"/>
          <w:highlight w:val="white"/>
        </w:rPr>
        <w:t>FunctionPreCall</w:t>
      </w:r>
      <w:r w:rsidRPr="00903DBA">
        <w:rPr>
          <w:highlight w:val="white"/>
        </w:rPr>
        <w:t xml:space="preserve"> before the function call. </w:t>
      </w:r>
      <w:r w:rsidR="001C1F9D" w:rsidRPr="00903DBA">
        <w:rPr>
          <w:highlight w:val="white"/>
        </w:rPr>
        <w:t>We load the values stored in the map into the registers.</w:t>
      </w:r>
    </w:p>
    <w:p w14:paraId="281D5DA9" w14:textId="682B591C" w:rsidR="00C13A3B" w:rsidRPr="00903DBA" w:rsidRDefault="00C13A3B" w:rsidP="00C13A3B">
      <w:pPr>
        <w:pStyle w:val="Code"/>
        <w:rPr>
          <w:highlight w:val="white"/>
        </w:rPr>
      </w:pPr>
      <w:r w:rsidRPr="00903DBA">
        <w:rPr>
          <w:highlight w:val="white"/>
        </w:rPr>
        <w:t xml:space="preserve">      foreach (KeyValuePair&lt;Track,int&gt; pair in </w:t>
      </w:r>
      <w:r w:rsidR="00273957" w:rsidRPr="00903DBA">
        <w:rPr>
          <w:highlight w:val="white"/>
        </w:rPr>
        <w:t>registerMap</w:t>
      </w:r>
      <w:r w:rsidRPr="00903DBA">
        <w:rPr>
          <w:highlight w:val="white"/>
        </w:rPr>
        <w:t>) {</w:t>
      </w:r>
    </w:p>
    <w:p w14:paraId="099EEE5F" w14:textId="77777777" w:rsidR="00C13A3B" w:rsidRPr="00903DBA" w:rsidRDefault="00C13A3B" w:rsidP="00C13A3B">
      <w:pPr>
        <w:pStyle w:val="Code"/>
        <w:rPr>
          <w:highlight w:val="white"/>
        </w:rPr>
      </w:pPr>
      <w:r w:rsidRPr="00903DBA">
        <w:rPr>
          <w:highlight w:val="white"/>
        </w:rPr>
        <w:t xml:space="preserve">        Track track = pair.Key;</w:t>
      </w:r>
    </w:p>
    <w:p w14:paraId="312B5B0D" w14:textId="77777777" w:rsidR="00C13A3B" w:rsidRPr="00903DBA" w:rsidRDefault="00C13A3B" w:rsidP="00C13A3B">
      <w:pPr>
        <w:pStyle w:val="Code"/>
        <w:rPr>
          <w:highlight w:val="white"/>
        </w:rPr>
      </w:pPr>
      <w:r w:rsidRPr="00903DBA">
        <w:rPr>
          <w:highlight w:val="white"/>
        </w:rPr>
        <w:t xml:space="preserve">        int offset = pair.Value;</w:t>
      </w:r>
    </w:p>
    <w:p w14:paraId="6750BF76" w14:textId="77777777" w:rsidR="00C13A3B" w:rsidRPr="00903DBA" w:rsidRDefault="00C13A3B" w:rsidP="00C13A3B">
      <w:pPr>
        <w:pStyle w:val="Code"/>
        <w:rPr>
          <w:highlight w:val="white"/>
        </w:rPr>
      </w:pPr>
      <w:r w:rsidRPr="00903DBA">
        <w:rPr>
          <w:highlight w:val="white"/>
        </w:rPr>
        <w:t xml:space="preserve">        AddAssemblyCode(AssemblyOperator.mov, track, baseRegister,offset);</w:t>
      </w:r>
    </w:p>
    <w:p w14:paraId="1FCE057C" w14:textId="77777777" w:rsidR="00C13A3B" w:rsidRPr="00903DBA" w:rsidRDefault="00C13A3B" w:rsidP="00C13A3B">
      <w:pPr>
        <w:pStyle w:val="Code"/>
        <w:rPr>
          <w:highlight w:val="white"/>
        </w:rPr>
      </w:pPr>
      <w:r w:rsidRPr="00903DBA">
        <w:rPr>
          <w:highlight w:val="white"/>
        </w:rPr>
        <w:t xml:space="preserve">      }</w:t>
      </w:r>
    </w:p>
    <w:p w14:paraId="116AC396" w14:textId="20B56C39" w:rsidR="00D935A0" w:rsidRPr="00903DBA" w:rsidRDefault="00A46821" w:rsidP="00A46821">
      <w:pPr>
        <w:rPr>
          <w:highlight w:val="white"/>
        </w:rPr>
      </w:pPr>
      <w:r w:rsidRPr="00903DBA">
        <w:rPr>
          <w:highlight w:val="white"/>
        </w:rPr>
        <w:t>The</w:t>
      </w:r>
      <w:r w:rsidR="00AB1B4F" w:rsidRPr="00903DBA">
        <w:rPr>
          <w:highlight w:val="white"/>
        </w:rPr>
        <w:t>n</w:t>
      </w:r>
      <w:r w:rsidRPr="00903DBA">
        <w:rPr>
          <w:highlight w:val="white"/>
        </w:rPr>
        <w:t xml:space="preserve"> we </w:t>
      </w:r>
      <w:r w:rsidR="00FE73F9" w:rsidRPr="00903DBA">
        <w:rPr>
          <w:highlight w:val="white"/>
        </w:rPr>
        <w:t>investigate</w:t>
      </w:r>
      <w:r w:rsidRPr="00903DBA">
        <w:rPr>
          <w:highlight w:val="white"/>
        </w:rPr>
        <w:t xml:space="preserve"> the </w:t>
      </w:r>
      <w:r w:rsidR="009F0215" w:rsidRPr="00903DBA">
        <w:rPr>
          <w:highlight w:val="white"/>
        </w:rPr>
        <w:t xml:space="preserve">floating value stack. If </w:t>
      </w:r>
      <w:r w:rsidR="00AB1B4F" w:rsidRPr="00903DBA">
        <w:rPr>
          <w:highlight w:val="white"/>
        </w:rPr>
        <w:t>floating stack value before the function call was non-empty, we need to restore it.</w:t>
      </w:r>
      <w:r w:rsidR="0042515F" w:rsidRPr="00903DBA">
        <w:rPr>
          <w:highlight w:val="white"/>
        </w:rPr>
        <w:t xml:space="preserve"> </w:t>
      </w:r>
    </w:p>
    <w:p w14:paraId="1FCFFD7D" w14:textId="77777777" w:rsidR="006545C6" w:rsidRPr="00903DBA" w:rsidRDefault="006545C6" w:rsidP="006545C6">
      <w:pPr>
        <w:pStyle w:val="Code"/>
        <w:rPr>
          <w:highlight w:val="white"/>
        </w:rPr>
      </w:pPr>
      <w:r w:rsidRPr="00903DBA">
        <w:rPr>
          <w:highlight w:val="white"/>
        </w:rPr>
        <w:t xml:space="preserve">      Assert.ErrorXXX(m_topStack.Count &gt; 0);</w:t>
      </w:r>
    </w:p>
    <w:p w14:paraId="6B059468" w14:textId="10061F6D" w:rsidR="006545C6" w:rsidRPr="00903DBA" w:rsidRDefault="006545C6" w:rsidP="006545C6">
      <w:pPr>
        <w:pStyle w:val="Code"/>
        <w:rPr>
          <w:highlight w:val="white"/>
        </w:rPr>
      </w:pPr>
      <w:r w:rsidRPr="00903DBA">
        <w:rPr>
          <w:highlight w:val="white"/>
        </w:rPr>
        <w:t xml:space="preserve">      int topSize = m_topStack.Pop();</w:t>
      </w:r>
    </w:p>
    <w:p w14:paraId="7F63DDE8" w14:textId="77777777" w:rsidR="006545C6" w:rsidRPr="00903DBA" w:rsidRDefault="006545C6" w:rsidP="006545C6">
      <w:pPr>
        <w:pStyle w:val="Code"/>
        <w:rPr>
          <w:highlight w:val="white"/>
        </w:rPr>
      </w:pPr>
    </w:p>
    <w:p w14:paraId="2B5D520E" w14:textId="55F05118" w:rsidR="00C13A3B" w:rsidRPr="00903DBA" w:rsidRDefault="00C13A3B" w:rsidP="00C13A3B">
      <w:pPr>
        <w:pStyle w:val="Code"/>
        <w:rPr>
          <w:highlight w:val="white"/>
        </w:rPr>
      </w:pPr>
      <w:r w:rsidRPr="00903DBA">
        <w:rPr>
          <w:highlight w:val="white"/>
        </w:rPr>
        <w:t xml:space="preserve">      if (</w:t>
      </w:r>
      <w:r w:rsidR="006545C6" w:rsidRPr="00903DBA">
        <w:rPr>
          <w:highlight w:val="white"/>
        </w:rPr>
        <w:t>topSize</w:t>
      </w:r>
      <w:r w:rsidRPr="00903DBA">
        <w:rPr>
          <w:highlight w:val="white"/>
        </w:rPr>
        <w:t xml:space="preserve"> &gt; 0) {</w:t>
      </w:r>
    </w:p>
    <w:p w14:paraId="3621BBE0" w14:textId="7ACBE9E1" w:rsidR="00C13A3B" w:rsidRPr="00903DBA" w:rsidRDefault="00C13A3B" w:rsidP="00C13A3B">
      <w:pPr>
        <w:pStyle w:val="Code"/>
        <w:rPr>
          <w:highlight w:val="white"/>
        </w:rPr>
      </w:pPr>
      <w:r w:rsidRPr="00903DBA">
        <w:rPr>
          <w:highlight w:val="white"/>
        </w:rPr>
        <w:t xml:space="preserve">        int recordOffset = (int) middleCode[</w:t>
      </w:r>
      <w:r w:rsidR="00AA79D3" w:rsidRPr="00903DBA">
        <w:rPr>
          <w:highlight w:val="white"/>
        </w:rPr>
        <w:t>0</w:t>
      </w:r>
      <w:r w:rsidRPr="00903DBA">
        <w:rPr>
          <w:highlight w:val="white"/>
        </w:rPr>
        <w:t>];</w:t>
      </w:r>
    </w:p>
    <w:p w14:paraId="374B6764" w14:textId="77777777" w:rsidR="006545C6" w:rsidRPr="00903DBA" w:rsidRDefault="006545C6" w:rsidP="006545C6">
      <w:pPr>
        <w:pStyle w:val="Code"/>
        <w:rPr>
          <w:highlight w:val="white"/>
        </w:rPr>
      </w:pPr>
      <w:r w:rsidRPr="00903DBA">
        <w:rPr>
          <w:highlight w:val="white"/>
        </w:rPr>
        <w:t xml:space="preserve">        int doubleTypeSize = Type.DoubleType.Size();</w:t>
      </w:r>
    </w:p>
    <w:p w14:paraId="47316394" w14:textId="77777777" w:rsidR="00C13A3B" w:rsidRPr="00903DBA" w:rsidRDefault="00C13A3B" w:rsidP="00C13A3B">
      <w:pPr>
        <w:pStyle w:val="Code"/>
        <w:rPr>
          <w:highlight w:val="white"/>
        </w:rPr>
      </w:pPr>
      <w:r w:rsidRPr="00903DBA">
        <w:rPr>
          <w:highlight w:val="white"/>
        </w:rPr>
        <w:t xml:space="preserve">        int recordSize = m_recordSizeStack.Pop();</w:t>
      </w:r>
    </w:p>
    <w:p w14:paraId="186E7688" w14:textId="3A2CA00A" w:rsidR="00D935A0" w:rsidRPr="00903DBA" w:rsidRDefault="0042515F" w:rsidP="0042515F">
      <w:pPr>
        <w:rPr>
          <w:highlight w:val="white"/>
        </w:rPr>
      </w:pPr>
      <w:r w:rsidRPr="00903DBA">
        <w:rPr>
          <w:highlight w:val="white"/>
        </w:rPr>
        <w:t>If the return value of the previous function call is a floating value, we need to temporary restore it when we restore the</w:t>
      </w:r>
      <w:r w:rsidR="00D05D54" w:rsidRPr="00903DBA">
        <w:rPr>
          <w:highlight w:val="white"/>
        </w:rPr>
        <w:t xml:space="preserve"> floating value stack, since the return value shall be placed at the top of the floating stack.</w:t>
      </w:r>
    </w:p>
    <w:p w14:paraId="7CFAFC4D" w14:textId="77777777" w:rsidR="00C13A3B" w:rsidRPr="00903DBA" w:rsidRDefault="00C13A3B" w:rsidP="00C13A3B">
      <w:pPr>
        <w:pStyle w:val="Code"/>
        <w:rPr>
          <w:highlight w:val="white"/>
        </w:rPr>
      </w:pPr>
      <w:r w:rsidRPr="00903DBA">
        <w:rPr>
          <w:highlight w:val="white"/>
        </w:rPr>
        <w:t xml:space="preserve">        if (m_returnFloating) {</w:t>
      </w:r>
    </w:p>
    <w:p w14:paraId="43AE1DBE" w14:textId="77777777" w:rsidR="00C13A3B" w:rsidRPr="00903DBA" w:rsidRDefault="00C13A3B" w:rsidP="00C13A3B">
      <w:pPr>
        <w:pStyle w:val="Code"/>
        <w:rPr>
          <w:highlight w:val="white"/>
        </w:rPr>
      </w:pPr>
      <w:r w:rsidRPr="00903DBA">
        <w:rPr>
          <w:highlight w:val="white"/>
        </w:rPr>
        <w:t xml:space="preserve">          AddAssemblyCode(AssemblyOperator.fstp_qword, baseRegister,</w:t>
      </w:r>
    </w:p>
    <w:p w14:paraId="09B7E0F6" w14:textId="77777777" w:rsidR="00C13A3B" w:rsidRPr="00903DBA" w:rsidRDefault="00C13A3B" w:rsidP="00C13A3B">
      <w:pPr>
        <w:pStyle w:val="Code"/>
        <w:rPr>
          <w:highlight w:val="white"/>
        </w:rPr>
      </w:pPr>
      <w:r w:rsidRPr="00903DBA">
        <w:rPr>
          <w:highlight w:val="white"/>
        </w:rPr>
        <w:t xml:space="preserve">                          recordOffset + recordSize);</w:t>
      </w:r>
    </w:p>
    <w:p w14:paraId="6E3DF629" w14:textId="77777777" w:rsidR="00C13A3B" w:rsidRPr="00903DBA" w:rsidRDefault="00C13A3B" w:rsidP="00C13A3B">
      <w:pPr>
        <w:pStyle w:val="Code"/>
        <w:rPr>
          <w:highlight w:val="white"/>
        </w:rPr>
      </w:pPr>
      <w:r w:rsidRPr="00903DBA">
        <w:rPr>
          <w:highlight w:val="white"/>
        </w:rPr>
        <w:t xml:space="preserve">        }</w:t>
      </w:r>
    </w:p>
    <w:p w14:paraId="38B6DC75" w14:textId="49DBD742" w:rsidR="00D935A0" w:rsidRPr="00903DBA" w:rsidRDefault="001D78E8" w:rsidP="001D78E8">
      <w:pPr>
        <w:rPr>
          <w:highlight w:val="white"/>
        </w:rPr>
      </w:pPr>
      <w:r w:rsidRPr="00903DBA">
        <w:rPr>
          <w:highlight w:val="white"/>
        </w:rPr>
        <w:t>We iterate through the floating values, as they are located above the activation record.</w:t>
      </w:r>
      <w:r w:rsidR="002C1888" w:rsidRPr="00903DBA">
        <w:rPr>
          <w:highlight w:val="white"/>
        </w:rPr>
        <w:t xml:space="preserve"> We begin by pushing the </w:t>
      </w:r>
      <w:r w:rsidR="009B15FB" w:rsidRPr="00903DBA">
        <w:rPr>
          <w:highlight w:val="white"/>
        </w:rPr>
        <w:t>top-most value</w:t>
      </w:r>
      <w:r w:rsidR="002B43D9" w:rsidRPr="00903DBA">
        <w:rPr>
          <w:highlight w:val="white"/>
        </w:rPr>
        <w:t xml:space="preserve"> and iterate to the bottom-most value.</w:t>
      </w:r>
    </w:p>
    <w:p w14:paraId="204B6831" w14:textId="77777777" w:rsidR="00C13A3B" w:rsidRPr="00903DBA" w:rsidRDefault="00C13A3B" w:rsidP="00C13A3B">
      <w:pPr>
        <w:pStyle w:val="Code"/>
        <w:rPr>
          <w:highlight w:val="white"/>
        </w:rPr>
      </w:pPr>
      <w:r w:rsidRPr="00903DBA">
        <w:rPr>
          <w:highlight w:val="white"/>
        </w:rPr>
        <w:t xml:space="preserve">        int currentOffset = recordOffset + recordSize;</w:t>
      </w:r>
    </w:p>
    <w:p w14:paraId="07E8F393" w14:textId="23C6F2D6" w:rsidR="00C13A3B" w:rsidRPr="00903DBA" w:rsidRDefault="00C13A3B" w:rsidP="00C13A3B">
      <w:pPr>
        <w:pStyle w:val="Code"/>
        <w:rPr>
          <w:highlight w:val="white"/>
        </w:rPr>
      </w:pPr>
      <w:r w:rsidRPr="00903DBA">
        <w:rPr>
          <w:highlight w:val="white"/>
        </w:rPr>
        <w:t xml:space="preserve">        for (int count = 0; count &lt; </w:t>
      </w:r>
      <w:r w:rsidR="006545C6" w:rsidRPr="00903DBA">
        <w:rPr>
          <w:highlight w:val="white"/>
        </w:rPr>
        <w:t>topSize</w:t>
      </w:r>
      <w:r w:rsidRPr="00903DBA">
        <w:rPr>
          <w:highlight w:val="white"/>
        </w:rPr>
        <w:t>; ++count) {</w:t>
      </w:r>
    </w:p>
    <w:p w14:paraId="0ED504BB" w14:textId="08975981" w:rsidR="00C13A3B" w:rsidRPr="00903DBA" w:rsidRDefault="00C13A3B" w:rsidP="00C13A3B">
      <w:pPr>
        <w:pStyle w:val="Code"/>
        <w:rPr>
          <w:highlight w:val="white"/>
        </w:rPr>
      </w:pPr>
      <w:r w:rsidRPr="00903DBA">
        <w:rPr>
          <w:highlight w:val="white"/>
        </w:rPr>
        <w:t xml:space="preserve">          currentOffset -= </w:t>
      </w:r>
      <w:r w:rsidR="006545C6" w:rsidRPr="00903DBA">
        <w:rPr>
          <w:highlight w:val="white"/>
        </w:rPr>
        <w:t>doubleTypeSize</w:t>
      </w:r>
      <w:r w:rsidRPr="00903DBA">
        <w:rPr>
          <w:highlight w:val="white"/>
        </w:rPr>
        <w:t>;</w:t>
      </w:r>
    </w:p>
    <w:p w14:paraId="1D232180" w14:textId="77777777" w:rsidR="00C13A3B" w:rsidRPr="00903DBA" w:rsidRDefault="00C13A3B" w:rsidP="00C13A3B">
      <w:pPr>
        <w:pStyle w:val="Code"/>
        <w:rPr>
          <w:highlight w:val="white"/>
        </w:rPr>
      </w:pPr>
      <w:r w:rsidRPr="00903DBA">
        <w:rPr>
          <w:highlight w:val="white"/>
        </w:rPr>
        <w:t xml:space="preserve">          AddAssemblyCode(AssemblyOperator.fld_qword, baseRegister,</w:t>
      </w:r>
    </w:p>
    <w:p w14:paraId="67C8DB61" w14:textId="77777777" w:rsidR="00C13A3B" w:rsidRPr="00903DBA" w:rsidRDefault="00C13A3B" w:rsidP="00C13A3B">
      <w:pPr>
        <w:pStyle w:val="Code"/>
        <w:rPr>
          <w:highlight w:val="white"/>
        </w:rPr>
      </w:pPr>
      <w:r w:rsidRPr="00903DBA">
        <w:rPr>
          <w:highlight w:val="white"/>
        </w:rPr>
        <w:t xml:space="preserve">                          currentOffset);</w:t>
      </w:r>
    </w:p>
    <w:p w14:paraId="1F94F4B4" w14:textId="77777777" w:rsidR="00C13A3B" w:rsidRPr="00903DBA" w:rsidRDefault="00C13A3B" w:rsidP="00C13A3B">
      <w:pPr>
        <w:pStyle w:val="Code"/>
        <w:rPr>
          <w:highlight w:val="white"/>
        </w:rPr>
      </w:pPr>
      <w:r w:rsidRPr="00903DBA">
        <w:rPr>
          <w:highlight w:val="white"/>
        </w:rPr>
        <w:t xml:space="preserve">        }</w:t>
      </w:r>
    </w:p>
    <w:p w14:paraId="1CE6A85B" w14:textId="79865819" w:rsidR="00D935A0" w:rsidRPr="00903DBA" w:rsidRDefault="002B43D9" w:rsidP="002B43D9">
      <w:pPr>
        <w:rPr>
          <w:highlight w:val="white"/>
        </w:rPr>
      </w:pPr>
      <w:r w:rsidRPr="00903DBA">
        <w:rPr>
          <w:highlight w:val="white"/>
        </w:rPr>
        <w:t>If the function returned a floating value, we push it from its temporary location to the top of the floating value stack.</w:t>
      </w:r>
    </w:p>
    <w:p w14:paraId="4A8BB23E" w14:textId="77777777" w:rsidR="00C13A3B" w:rsidRPr="00903DBA" w:rsidRDefault="00C13A3B" w:rsidP="00C13A3B">
      <w:pPr>
        <w:pStyle w:val="Code"/>
        <w:rPr>
          <w:highlight w:val="white"/>
        </w:rPr>
      </w:pPr>
      <w:r w:rsidRPr="00903DBA">
        <w:rPr>
          <w:highlight w:val="white"/>
        </w:rPr>
        <w:t xml:space="preserve">        if (m_returnFloating) {</w:t>
      </w:r>
    </w:p>
    <w:p w14:paraId="6C41C49F" w14:textId="77777777" w:rsidR="00C13A3B" w:rsidRPr="00903DBA" w:rsidRDefault="00C13A3B" w:rsidP="00C13A3B">
      <w:pPr>
        <w:pStyle w:val="Code"/>
        <w:rPr>
          <w:highlight w:val="white"/>
        </w:rPr>
      </w:pPr>
      <w:r w:rsidRPr="00903DBA">
        <w:rPr>
          <w:highlight w:val="white"/>
        </w:rPr>
        <w:t xml:space="preserve">          AddAssemblyCode(AssemblyOperator.fld_qword, baseRegister,</w:t>
      </w:r>
    </w:p>
    <w:p w14:paraId="3220E845" w14:textId="77777777" w:rsidR="00C13A3B" w:rsidRPr="00903DBA" w:rsidRDefault="00C13A3B" w:rsidP="00C13A3B">
      <w:pPr>
        <w:pStyle w:val="Code"/>
        <w:rPr>
          <w:highlight w:val="white"/>
        </w:rPr>
      </w:pPr>
      <w:r w:rsidRPr="00903DBA">
        <w:rPr>
          <w:highlight w:val="white"/>
        </w:rPr>
        <w:t xml:space="preserve">                          recordOffset + recordSize);</w:t>
      </w:r>
    </w:p>
    <w:p w14:paraId="337B771C" w14:textId="77777777" w:rsidR="00C13A3B" w:rsidRPr="00903DBA" w:rsidRDefault="00C13A3B" w:rsidP="00C13A3B">
      <w:pPr>
        <w:pStyle w:val="Code"/>
        <w:rPr>
          <w:highlight w:val="white"/>
        </w:rPr>
      </w:pPr>
      <w:r w:rsidRPr="00903DBA">
        <w:rPr>
          <w:highlight w:val="white"/>
        </w:rPr>
        <w:t xml:space="preserve">        }</w:t>
      </w:r>
    </w:p>
    <w:p w14:paraId="2295310F" w14:textId="77777777" w:rsidR="00C13A3B" w:rsidRPr="00903DBA" w:rsidRDefault="00C13A3B" w:rsidP="00C13A3B">
      <w:pPr>
        <w:pStyle w:val="Code"/>
        <w:rPr>
          <w:highlight w:val="white"/>
        </w:rPr>
      </w:pPr>
    </w:p>
    <w:p w14:paraId="5087D5A7" w14:textId="5DC01427" w:rsidR="00C13A3B" w:rsidRPr="00903DBA" w:rsidRDefault="00C13A3B" w:rsidP="00C13A3B">
      <w:pPr>
        <w:pStyle w:val="Code"/>
        <w:rPr>
          <w:highlight w:val="white"/>
        </w:rPr>
      </w:pPr>
      <w:r w:rsidRPr="00903DBA">
        <w:rPr>
          <w:highlight w:val="white"/>
        </w:rPr>
        <w:t xml:space="preserve">        </w:t>
      </w:r>
      <w:r w:rsidR="006E0307" w:rsidRPr="00903DBA">
        <w:rPr>
          <w:highlight w:val="white"/>
        </w:rPr>
        <w:t>m_totalExtraSize</w:t>
      </w:r>
      <w:r w:rsidRPr="00903DBA">
        <w:rPr>
          <w:highlight w:val="white"/>
        </w:rPr>
        <w:t xml:space="preserve"> -= recordSize;</w:t>
      </w:r>
    </w:p>
    <w:p w14:paraId="061C5345" w14:textId="77777777" w:rsidR="00C13A3B" w:rsidRPr="00903DBA" w:rsidRDefault="00C13A3B" w:rsidP="00C13A3B">
      <w:pPr>
        <w:pStyle w:val="Code"/>
        <w:rPr>
          <w:highlight w:val="white"/>
        </w:rPr>
      </w:pPr>
      <w:r w:rsidRPr="00903DBA">
        <w:rPr>
          <w:highlight w:val="white"/>
        </w:rPr>
        <w:t xml:space="preserve">      }</w:t>
      </w:r>
    </w:p>
    <w:p w14:paraId="07B32B40" w14:textId="77777777" w:rsidR="00C13A3B" w:rsidRPr="00903DBA" w:rsidRDefault="00C13A3B" w:rsidP="00C13A3B">
      <w:pPr>
        <w:pStyle w:val="Code"/>
        <w:rPr>
          <w:highlight w:val="white"/>
        </w:rPr>
      </w:pPr>
      <w:r w:rsidRPr="00903DBA">
        <w:rPr>
          <w:highlight w:val="white"/>
        </w:rPr>
        <w:t xml:space="preserve">      else {</w:t>
      </w:r>
    </w:p>
    <w:p w14:paraId="7F8EFE07" w14:textId="111ED6A3" w:rsidR="00C13A3B" w:rsidRPr="00903DBA" w:rsidRDefault="00C13A3B" w:rsidP="00C13A3B">
      <w:pPr>
        <w:pStyle w:val="Code"/>
        <w:rPr>
          <w:highlight w:val="white"/>
        </w:rPr>
      </w:pPr>
      <w:r w:rsidRPr="00903DBA">
        <w:rPr>
          <w:highlight w:val="white"/>
        </w:rPr>
        <w:t xml:space="preserve">        </w:t>
      </w:r>
      <w:r w:rsidR="006E0307" w:rsidRPr="00903DBA">
        <w:rPr>
          <w:highlight w:val="white"/>
        </w:rPr>
        <w:t>m_totalExtraSize</w:t>
      </w:r>
      <w:r w:rsidRPr="00903DBA">
        <w:rPr>
          <w:highlight w:val="white"/>
        </w:rPr>
        <w:t xml:space="preserve"> -= m_recordSizeStack.Pop();</w:t>
      </w:r>
    </w:p>
    <w:p w14:paraId="2BB45332" w14:textId="77777777" w:rsidR="00C13A3B" w:rsidRPr="00903DBA" w:rsidRDefault="00C13A3B" w:rsidP="00C13A3B">
      <w:pPr>
        <w:pStyle w:val="Code"/>
        <w:rPr>
          <w:highlight w:val="white"/>
        </w:rPr>
      </w:pPr>
      <w:r w:rsidRPr="00903DBA">
        <w:rPr>
          <w:highlight w:val="white"/>
        </w:rPr>
        <w:t xml:space="preserve">      }</w:t>
      </w:r>
    </w:p>
    <w:p w14:paraId="3FE87A5C" w14:textId="77777777" w:rsidR="00C13A3B" w:rsidRPr="00903DBA" w:rsidRDefault="00C13A3B" w:rsidP="00C13A3B">
      <w:pPr>
        <w:pStyle w:val="Code"/>
        <w:rPr>
          <w:highlight w:val="white"/>
        </w:rPr>
      </w:pPr>
      <w:r w:rsidRPr="00903DBA">
        <w:rPr>
          <w:highlight w:val="white"/>
        </w:rPr>
        <w:t xml:space="preserve">    }</w:t>
      </w:r>
    </w:p>
    <w:p w14:paraId="50F1A3DB" w14:textId="0484E24D" w:rsidR="00BC157C" w:rsidRPr="00903DBA" w:rsidRDefault="00216A71" w:rsidP="00BC157C">
      <w:pPr>
        <w:pStyle w:val="Rubrik3"/>
        <w:rPr>
          <w:highlight w:val="white"/>
        </w:rPr>
      </w:pPr>
      <w:bookmarkStart w:id="441" w:name="_Toc57656087"/>
      <w:r w:rsidRPr="00903DBA">
        <w:rPr>
          <w:highlight w:val="white"/>
        </w:rPr>
        <w:t>Loading Values into Registers</w:t>
      </w:r>
      <w:bookmarkEnd w:id="441"/>
    </w:p>
    <w:p w14:paraId="2FA14416" w14:textId="2ED7E9B9" w:rsidR="00455BBD" w:rsidRPr="00903DBA" w:rsidRDefault="0024340B" w:rsidP="0024340B">
      <w:pPr>
        <w:rPr>
          <w:highlight w:val="white"/>
        </w:rPr>
      </w:pPr>
      <w:r w:rsidRPr="00903DBA">
        <w:rPr>
          <w:highlight w:val="white"/>
        </w:rPr>
        <w:t xml:space="preserve">The </w:t>
      </w:r>
      <w:r w:rsidRPr="00903DBA">
        <w:rPr>
          <w:rStyle w:val="KeyWord0"/>
          <w:highlight w:val="white"/>
        </w:rPr>
        <w:t>LoadValueToRegister</w:t>
      </w:r>
      <w:r w:rsidRPr="00903DBA">
        <w:rPr>
          <w:highlight w:val="white"/>
        </w:rPr>
        <w:t xml:space="preserve"> method </w:t>
      </w:r>
      <w:r w:rsidR="00894787" w:rsidRPr="00903DBA">
        <w:rPr>
          <w:highlight w:val="white"/>
        </w:rPr>
        <w:t xml:space="preserve">loads the value of a symbol into a register. </w:t>
      </w:r>
      <w:r w:rsidR="00AF77DE" w:rsidRPr="00903DBA">
        <w:rPr>
          <w:highlight w:val="white"/>
        </w:rPr>
        <w:t xml:space="preserve">A specific register </w:t>
      </w:r>
      <w:r w:rsidR="00F25E27">
        <w:rPr>
          <w:highlight w:val="white"/>
        </w:rPr>
        <w:t xml:space="preserve">to be loaded </w:t>
      </w:r>
      <w:r w:rsidR="00AF77DE" w:rsidRPr="00903DBA">
        <w:rPr>
          <w:highlight w:val="white"/>
        </w:rPr>
        <w:t xml:space="preserve">may be given. </w:t>
      </w:r>
      <w:r w:rsidR="00894787" w:rsidRPr="00903DBA">
        <w:rPr>
          <w:highlight w:val="white"/>
        </w:rPr>
        <w:t xml:space="preserve">However, the </w:t>
      </w:r>
      <w:r w:rsidR="008C0E74">
        <w:rPr>
          <w:highlight w:val="white"/>
        </w:rPr>
        <w:t xml:space="preserve">returned </w:t>
      </w:r>
      <w:r w:rsidR="00894787" w:rsidRPr="00903DBA">
        <w:rPr>
          <w:highlight w:val="white"/>
        </w:rPr>
        <w:t xml:space="preserve">register is represented by a track that will be replaced by a proper register </w:t>
      </w:r>
      <w:r w:rsidR="009B4BC0" w:rsidRPr="00903DBA">
        <w:rPr>
          <w:highlight w:val="white"/>
        </w:rPr>
        <w:t>by the register allocator.</w:t>
      </w:r>
    </w:p>
    <w:p w14:paraId="0A802ADD" w14:textId="77777777" w:rsidR="00D935A0" w:rsidRPr="00903DBA" w:rsidRDefault="00D935A0" w:rsidP="007B4210">
      <w:pPr>
        <w:pStyle w:val="Code"/>
        <w:rPr>
          <w:highlight w:val="white"/>
        </w:rPr>
      </w:pPr>
      <w:r w:rsidRPr="00903DBA">
        <w:rPr>
          <w:highlight w:val="white"/>
        </w:rPr>
        <w:t xml:space="preserve">    public Track LoadValueToRegister(Symbol symbol,</w:t>
      </w:r>
    </w:p>
    <w:p w14:paraId="71F90DEA" w14:textId="78F93F20" w:rsidR="00D935A0" w:rsidRPr="00903DBA" w:rsidRDefault="00D935A0" w:rsidP="007B4210">
      <w:pPr>
        <w:pStyle w:val="Code"/>
        <w:rPr>
          <w:highlight w:val="white"/>
        </w:rPr>
      </w:pPr>
      <w:r w:rsidRPr="00903DBA">
        <w:rPr>
          <w:highlight w:val="white"/>
        </w:rPr>
        <w:t xml:space="preserve">                                     Register? register = null) {</w:t>
      </w:r>
    </w:p>
    <w:p w14:paraId="0CF7B307" w14:textId="6163E9F5" w:rsidR="00707D84" w:rsidRPr="00903DBA" w:rsidRDefault="00707D84" w:rsidP="00707D84">
      <w:pPr>
        <w:rPr>
          <w:highlight w:val="white"/>
        </w:rPr>
      </w:pPr>
      <w:r w:rsidRPr="00903DBA">
        <w:rPr>
          <w:highlight w:val="white"/>
        </w:rPr>
        <w:t>If the register is specified, we must check that no other value is stored in that register. If it is, we must move it to another register.</w:t>
      </w:r>
    </w:p>
    <w:p w14:paraId="7A97BB99" w14:textId="77777777" w:rsidR="00D935A0" w:rsidRPr="00903DBA" w:rsidRDefault="00D935A0" w:rsidP="007B4210">
      <w:pPr>
        <w:pStyle w:val="Code"/>
        <w:rPr>
          <w:highlight w:val="white"/>
        </w:rPr>
      </w:pPr>
      <w:r w:rsidRPr="00903DBA">
        <w:rPr>
          <w:highlight w:val="white"/>
        </w:rPr>
        <w:t xml:space="preserve">      if (register != null) {</w:t>
      </w:r>
    </w:p>
    <w:p w14:paraId="2A04C482" w14:textId="0754316B" w:rsidR="00D935A0" w:rsidRPr="00903DBA" w:rsidRDefault="00D935A0" w:rsidP="007B4210">
      <w:pPr>
        <w:pStyle w:val="Code"/>
        <w:rPr>
          <w:highlight w:val="white"/>
        </w:rPr>
      </w:pPr>
      <w:r w:rsidRPr="00903DBA">
        <w:rPr>
          <w:highlight w:val="white"/>
        </w:rPr>
        <w:t xml:space="preserve">        CheckRegister(symbol, register</w:t>
      </w:r>
      <w:r w:rsidR="00AF748F" w:rsidRPr="00903DBA">
        <w:rPr>
          <w:highlight w:val="white"/>
        </w:rPr>
        <w:t>.Value</w:t>
      </w:r>
      <w:r w:rsidRPr="00903DBA">
        <w:rPr>
          <w:highlight w:val="white"/>
        </w:rPr>
        <w:t>);</w:t>
      </w:r>
    </w:p>
    <w:p w14:paraId="13F386AC" w14:textId="77777777" w:rsidR="00D935A0" w:rsidRPr="00903DBA" w:rsidRDefault="00D935A0" w:rsidP="007B4210">
      <w:pPr>
        <w:pStyle w:val="Code"/>
        <w:rPr>
          <w:highlight w:val="white"/>
        </w:rPr>
      </w:pPr>
      <w:r w:rsidRPr="00903DBA">
        <w:rPr>
          <w:highlight w:val="white"/>
        </w:rPr>
        <w:t xml:space="preserve">      }</w:t>
      </w:r>
    </w:p>
    <w:p w14:paraId="008226FE" w14:textId="5F3E04BE" w:rsidR="00D935A0" w:rsidRPr="00903DBA" w:rsidRDefault="00D87096" w:rsidP="00D87096">
      <w:pPr>
        <w:rPr>
          <w:highlight w:val="white"/>
        </w:rPr>
      </w:pPr>
      <w:r w:rsidRPr="00903DBA">
        <w:rPr>
          <w:highlight w:val="white"/>
        </w:rPr>
        <w:t>Then we check if the value is alr</w:t>
      </w:r>
      <w:r w:rsidR="007A706C" w:rsidRPr="00903DBA">
        <w:rPr>
          <w:highlight w:val="white"/>
        </w:rPr>
        <w:t>e</w:t>
      </w:r>
      <w:r w:rsidRPr="00903DBA">
        <w:rPr>
          <w:highlight w:val="white"/>
        </w:rPr>
        <w:t xml:space="preserve">ady stored in a register. </w:t>
      </w:r>
      <w:r w:rsidR="007A706C" w:rsidRPr="00903DBA">
        <w:rPr>
          <w:highlight w:val="white"/>
        </w:rPr>
        <w:t xml:space="preserve">If it is, </w:t>
      </w:r>
      <w:r w:rsidR="002D0236" w:rsidRPr="00903DBA">
        <w:rPr>
          <w:highlight w:val="white"/>
        </w:rPr>
        <w:t>we look up it track and compare the specified register with the register of the track.</w:t>
      </w:r>
    </w:p>
    <w:p w14:paraId="73127402" w14:textId="77777777" w:rsidR="00293CEB" w:rsidRPr="00903DBA" w:rsidRDefault="00293CEB" w:rsidP="00293CEB">
      <w:pPr>
        <w:pStyle w:val="Code"/>
        <w:rPr>
          <w:highlight w:val="white"/>
        </w:rPr>
      </w:pPr>
      <w:r w:rsidRPr="00903DBA">
        <w:rPr>
          <w:highlight w:val="white"/>
        </w:rPr>
        <w:t xml:space="preserve">      Track track;</w:t>
      </w:r>
    </w:p>
    <w:p w14:paraId="25F9592E" w14:textId="77777777" w:rsidR="00293CEB" w:rsidRPr="00903DBA" w:rsidRDefault="00293CEB" w:rsidP="00293CEB">
      <w:pPr>
        <w:pStyle w:val="Code"/>
        <w:rPr>
          <w:highlight w:val="white"/>
        </w:rPr>
      </w:pPr>
      <w:r w:rsidRPr="00903DBA">
        <w:rPr>
          <w:highlight w:val="white"/>
        </w:rPr>
        <w:t xml:space="preserve">      if (m_trackMap.TryGetValue(symbol, out track)) {</w:t>
      </w:r>
    </w:p>
    <w:p w14:paraId="69DEF547" w14:textId="2F72D15D" w:rsidR="00293CEB" w:rsidRPr="00903DBA" w:rsidRDefault="00293CEB" w:rsidP="00293CEB">
      <w:pPr>
        <w:pStyle w:val="Code"/>
        <w:rPr>
          <w:highlight w:val="white"/>
        </w:rPr>
      </w:pPr>
      <w:r w:rsidRPr="00903DBA">
        <w:rPr>
          <w:highlight w:val="white"/>
        </w:rPr>
        <w:lastRenderedPageBreak/>
        <w:t xml:space="preserve">        m_trackMap.Remove(symbol);</w:t>
      </w:r>
    </w:p>
    <w:p w14:paraId="6C9CC40F" w14:textId="2C8849D7" w:rsidR="00B80E3D" w:rsidRPr="00903DBA" w:rsidRDefault="000778DE" w:rsidP="00B80E3D">
      <w:pPr>
        <w:rPr>
          <w:highlight w:val="white"/>
        </w:rPr>
      </w:pPr>
      <w:r w:rsidRPr="00903DBA">
        <w:rPr>
          <w:highlight w:val="white"/>
        </w:rPr>
        <w:t>If the registers are not null do not overlap, we need to remove the previous register from the track.</w:t>
      </w:r>
      <w:r w:rsidR="00B80E3D" w:rsidRPr="00903DBA">
        <w:rPr>
          <w:highlight w:val="white"/>
        </w:rPr>
        <w:t xml:space="preserve"> If we find that the register is associated to a track, we add a </w:t>
      </w:r>
      <w:r w:rsidR="00B80E3D" w:rsidRPr="00332ADA">
        <w:rPr>
          <w:rStyle w:val="KeyWord0"/>
          <w:highlight w:val="white"/>
        </w:rPr>
        <w:t>mov</w:t>
      </w:r>
      <w:r w:rsidR="00332ADA">
        <w:rPr>
          <w:highlight w:val="white"/>
        </w:rPr>
        <w:t xml:space="preserve"> </w:t>
      </w:r>
      <w:r w:rsidR="00B80E3D" w:rsidRPr="00903DBA">
        <w:rPr>
          <w:highlight w:val="white"/>
        </w:rPr>
        <w:t>instruction that moves the value to a new (yet unknown) register. The track holding that register is then returned.</w:t>
      </w:r>
    </w:p>
    <w:p w14:paraId="2860B1A6" w14:textId="77777777" w:rsidR="00714CE9" w:rsidRPr="00903DBA" w:rsidRDefault="00714CE9" w:rsidP="00714CE9">
      <w:pPr>
        <w:pStyle w:val="Code"/>
        <w:rPr>
          <w:highlight w:val="white"/>
        </w:rPr>
      </w:pPr>
      <w:r w:rsidRPr="00903DBA">
        <w:rPr>
          <w:highlight w:val="white"/>
        </w:rPr>
        <w:t xml:space="preserve">        if ((register != null) &amp;&amp; (track.Register != null) &amp;&amp;</w:t>
      </w:r>
    </w:p>
    <w:p w14:paraId="208BE607" w14:textId="77777777" w:rsidR="00714CE9" w:rsidRPr="00903DBA" w:rsidRDefault="00714CE9" w:rsidP="00714CE9">
      <w:pPr>
        <w:pStyle w:val="Code"/>
        <w:rPr>
          <w:highlight w:val="white"/>
        </w:rPr>
      </w:pPr>
      <w:r w:rsidRPr="00903DBA">
        <w:rPr>
          <w:highlight w:val="white"/>
        </w:rPr>
        <w:t xml:space="preserve">            !AssemblyCode.RegisterOverlap(register, track.Register)) {</w:t>
      </w:r>
    </w:p>
    <w:p w14:paraId="32046147" w14:textId="77777777" w:rsidR="00714CE9" w:rsidRPr="00903DBA" w:rsidRDefault="00714CE9" w:rsidP="00714CE9">
      <w:pPr>
        <w:pStyle w:val="Code"/>
        <w:rPr>
          <w:highlight w:val="white"/>
        </w:rPr>
      </w:pPr>
      <w:r w:rsidRPr="00903DBA">
        <w:rPr>
          <w:highlight w:val="white"/>
        </w:rPr>
        <w:t xml:space="preserve">          Track newTrack = new Track(symbol, register.Value);</w:t>
      </w:r>
    </w:p>
    <w:p w14:paraId="6D14A640" w14:textId="77777777" w:rsidR="00714CE9" w:rsidRPr="00903DBA" w:rsidRDefault="00714CE9" w:rsidP="00714CE9">
      <w:pPr>
        <w:pStyle w:val="Code"/>
        <w:rPr>
          <w:highlight w:val="white"/>
        </w:rPr>
      </w:pPr>
      <w:r w:rsidRPr="00903DBA">
        <w:rPr>
          <w:highlight w:val="white"/>
        </w:rPr>
        <w:t xml:space="preserve">          AddAssemblyCode(AssemblyOperator.set_track_size,</w:t>
      </w:r>
    </w:p>
    <w:p w14:paraId="4C3ACDB3" w14:textId="77777777" w:rsidR="00714CE9" w:rsidRPr="00903DBA" w:rsidRDefault="00714CE9" w:rsidP="00714CE9">
      <w:pPr>
        <w:pStyle w:val="Code"/>
        <w:rPr>
          <w:highlight w:val="white"/>
        </w:rPr>
      </w:pPr>
      <w:r w:rsidRPr="00903DBA">
        <w:rPr>
          <w:highlight w:val="white"/>
        </w:rPr>
        <w:t xml:space="preserve">                          newTrack, track);</w:t>
      </w:r>
    </w:p>
    <w:p w14:paraId="06F22DF6" w14:textId="77777777" w:rsidR="00714CE9" w:rsidRPr="00903DBA" w:rsidRDefault="00714CE9" w:rsidP="00714CE9">
      <w:pPr>
        <w:pStyle w:val="Code"/>
        <w:rPr>
          <w:highlight w:val="white"/>
        </w:rPr>
      </w:pPr>
      <w:r w:rsidRPr="00903DBA">
        <w:rPr>
          <w:highlight w:val="white"/>
        </w:rPr>
        <w:t xml:space="preserve">          AddAssemblyCode(AssemblyOperator.mov, newTrack, track);</w:t>
      </w:r>
    </w:p>
    <w:p w14:paraId="13D9F95B" w14:textId="77777777" w:rsidR="00714CE9" w:rsidRPr="00903DBA" w:rsidRDefault="00714CE9" w:rsidP="00714CE9">
      <w:pPr>
        <w:pStyle w:val="Code"/>
        <w:rPr>
          <w:highlight w:val="white"/>
        </w:rPr>
      </w:pPr>
      <w:r w:rsidRPr="00903DBA">
        <w:rPr>
          <w:highlight w:val="white"/>
        </w:rPr>
        <w:t xml:space="preserve">          return newTrack;</w:t>
      </w:r>
    </w:p>
    <w:p w14:paraId="2C3FDA5F" w14:textId="0107163B" w:rsidR="00714CE9" w:rsidRPr="00903DBA" w:rsidRDefault="00714CE9" w:rsidP="00714CE9">
      <w:pPr>
        <w:pStyle w:val="Code"/>
        <w:rPr>
          <w:highlight w:val="white"/>
        </w:rPr>
      </w:pPr>
      <w:r w:rsidRPr="00903DBA">
        <w:rPr>
          <w:highlight w:val="white"/>
        </w:rPr>
        <w:t xml:space="preserve">        }</w:t>
      </w:r>
    </w:p>
    <w:p w14:paraId="07EC87DD" w14:textId="4E149DD4" w:rsidR="00B80E3D" w:rsidRPr="00903DBA" w:rsidRDefault="00B80E3D" w:rsidP="00B80E3D">
      <w:pPr>
        <w:rPr>
          <w:highlight w:val="white"/>
        </w:rPr>
      </w:pPr>
      <w:r w:rsidRPr="00903DBA">
        <w:rPr>
          <w:highlight w:val="white"/>
        </w:rPr>
        <w:t xml:space="preserve">If there is no non-overlapping </w:t>
      </w:r>
      <w:r w:rsidR="00332ADA" w:rsidRPr="00903DBA">
        <w:rPr>
          <w:highlight w:val="white"/>
        </w:rPr>
        <w:t>register,</w:t>
      </w:r>
      <w:r w:rsidRPr="00903DBA">
        <w:rPr>
          <w:highlight w:val="white"/>
        </w:rPr>
        <w:t xml:space="preserve"> we set the register of the track</w:t>
      </w:r>
      <w:r w:rsidR="00DF6C5E" w:rsidRPr="00903DBA">
        <w:rPr>
          <w:highlight w:val="white"/>
        </w:rPr>
        <w:t>,</w:t>
      </w:r>
      <w:r w:rsidRPr="00903DBA">
        <w:rPr>
          <w:highlight w:val="white"/>
        </w:rPr>
        <w:t xml:space="preserve"> if it is not null, and return the track.</w:t>
      </w:r>
    </w:p>
    <w:p w14:paraId="28A93ED6" w14:textId="77777777" w:rsidR="00714CE9" w:rsidRPr="00903DBA" w:rsidRDefault="00714CE9" w:rsidP="00714CE9">
      <w:pPr>
        <w:pStyle w:val="Code"/>
        <w:rPr>
          <w:highlight w:val="white"/>
        </w:rPr>
      </w:pPr>
      <w:r w:rsidRPr="00903DBA">
        <w:rPr>
          <w:highlight w:val="white"/>
        </w:rPr>
        <w:t xml:space="preserve">        else {</w:t>
      </w:r>
    </w:p>
    <w:p w14:paraId="7FDC66CA" w14:textId="77777777" w:rsidR="00714CE9" w:rsidRPr="00903DBA" w:rsidRDefault="00714CE9" w:rsidP="00714CE9">
      <w:pPr>
        <w:pStyle w:val="Code"/>
        <w:rPr>
          <w:highlight w:val="white"/>
        </w:rPr>
      </w:pPr>
      <w:r w:rsidRPr="00903DBA">
        <w:rPr>
          <w:highlight w:val="white"/>
        </w:rPr>
        <w:t xml:space="preserve">          if (register != null) {</w:t>
      </w:r>
    </w:p>
    <w:p w14:paraId="4560456C" w14:textId="77777777" w:rsidR="00714CE9" w:rsidRPr="00903DBA" w:rsidRDefault="00714CE9" w:rsidP="00714CE9">
      <w:pPr>
        <w:pStyle w:val="Code"/>
        <w:rPr>
          <w:highlight w:val="white"/>
        </w:rPr>
      </w:pPr>
      <w:r w:rsidRPr="00903DBA">
        <w:rPr>
          <w:highlight w:val="white"/>
        </w:rPr>
        <w:t xml:space="preserve">            track.Register = register;</w:t>
      </w:r>
    </w:p>
    <w:p w14:paraId="19542BC2" w14:textId="77777777" w:rsidR="00714CE9" w:rsidRPr="00903DBA" w:rsidRDefault="00714CE9" w:rsidP="00714CE9">
      <w:pPr>
        <w:pStyle w:val="Code"/>
        <w:rPr>
          <w:highlight w:val="white"/>
        </w:rPr>
      </w:pPr>
      <w:r w:rsidRPr="00903DBA">
        <w:rPr>
          <w:highlight w:val="white"/>
        </w:rPr>
        <w:t xml:space="preserve">          }</w:t>
      </w:r>
    </w:p>
    <w:p w14:paraId="4D1F7E0E" w14:textId="77777777" w:rsidR="00714CE9" w:rsidRPr="00903DBA" w:rsidRDefault="00714CE9" w:rsidP="00714CE9">
      <w:pPr>
        <w:pStyle w:val="Code"/>
        <w:rPr>
          <w:highlight w:val="white"/>
        </w:rPr>
      </w:pPr>
    </w:p>
    <w:p w14:paraId="4C33AAFD" w14:textId="77777777" w:rsidR="00714CE9" w:rsidRPr="00903DBA" w:rsidRDefault="00714CE9" w:rsidP="00714CE9">
      <w:pPr>
        <w:pStyle w:val="Code"/>
        <w:rPr>
          <w:highlight w:val="white"/>
        </w:rPr>
      </w:pPr>
      <w:r w:rsidRPr="00903DBA">
        <w:rPr>
          <w:highlight w:val="white"/>
        </w:rPr>
        <w:t xml:space="preserve">          return track;</w:t>
      </w:r>
    </w:p>
    <w:p w14:paraId="753385D2" w14:textId="77777777" w:rsidR="00714CE9" w:rsidRPr="00903DBA" w:rsidRDefault="00714CE9" w:rsidP="00714CE9">
      <w:pPr>
        <w:pStyle w:val="Code"/>
        <w:rPr>
          <w:highlight w:val="white"/>
        </w:rPr>
      </w:pPr>
      <w:r w:rsidRPr="00903DBA">
        <w:rPr>
          <w:highlight w:val="white"/>
        </w:rPr>
        <w:t xml:space="preserve">        }</w:t>
      </w:r>
    </w:p>
    <w:p w14:paraId="777DE3C0" w14:textId="77777777" w:rsidR="00293CEB" w:rsidRPr="00903DBA" w:rsidRDefault="00293CEB" w:rsidP="00293CEB">
      <w:pPr>
        <w:pStyle w:val="Code"/>
        <w:rPr>
          <w:highlight w:val="white"/>
        </w:rPr>
      </w:pPr>
      <w:r w:rsidRPr="00903DBA">
        <w:rPr>
          <w:highlight w:val="white"/>
        </w:rPr>
        <w:t xml:space="preserve">      }</w:t>
      </w:r>
    </w:p>
    <w:p w14:paraId="4CEBCE3F" w14:textId="79F08321" w:rsidR="00E369C4" w:rsidRPr="00903DBA" w:rsidRDefault="000C7C88" w:rsidP="00E369C4">
      <w:pPr>
        <w:rPr>
          <w:highlight w:val="white"/>
        </w:rPr>
      </w:pPr>
      <w:r w:rsidRPr="00903DBA">
        <w:rPr>
          <w:highlight w:val="white"/>
        </w:rPr>
        <w:t xml:space="preserve">If the </w:t>
      </w:r>
      <w:r w:rsidR="00E369C4" w:rsidRPr="00903DBA">
        <w:rPr>
          <w:highlight w:val="white"/>
        </w:rPr>
        <w:t>track register is null, we assign it the specified register (w</w:t>
      </w:r>
      <w:r w:rsidR="00521536" w:rsidRPr="00903DBA">
        <w:rPr>
          <w:highlight w:val="white"/>
        </w:rPr>
        <w:t>h</w:t>
      </w:r>
      <w:r w:rsidR="00E369C4" w:rsidRPr="00903DBA">
        <w:rPr>
          <w:highlight w:val="white"/>
        </w:rPr>
        <w:t>ich may or may not be null).</w:t>
      </w:r>
    </w:p>
    <w:p w14:paraId="25C2722C" w14:textId="3CE3AB25" w:rsidR="00521536" w:rsidRPr="00903DBA" w:rsidRDefault="00521536" w:rsidP="00521536">
      <w:pPr>
        <w:rPr>
          <w:highlight w:val="white"/>
        </w:rPr>
      </w:pPr>
      <w:r w:rsidRPr="00903DBA">
        <w:rPr>
          <w:highlight w:val="white"/>
        </w:rPr>
        <w:t xml:space="preserve">However, if both the specified register and the track register is non-null, and they do not overlap each other, </w:t>
      </w:r>
      <w:r w:rsidR="00A86CD6" w:rsidRPr="00903DBA">
        <w:rPr>
          <w:highlight w:val="white"/>
        </w:rPr>
        <w:t xml:space="preserve">we need to move the value of the track register to </w:t>
      </w:r>
      <w:r w:rsidR="009657A3" w:rsidRPr="00903DBA">
        <w:rPr>
          <w:highlight w:val="white"/>
        </w:rPr>
        <w:t xml:space="preserve">specified </w:t>
      </w:r>
      <w:r w:rsidR="00A86CD6" w:rsidRPr="00903DBA">
        <w:rPr>
          <w:highlight w:val="white"/>
        </w:rPr>
        <w:t>register.</w:t>
      </w:r>
      <w:r w:rsidR="009657A3" w:rsidRPr="00903DBA">
        <w:rPr>
          <w:highlight w:val="white"/>
        </w:rPr>
        <w:t xml:space="preserve"> We create a</w:t>
      </w:r>
      <w:r w:rsidR="009F686D" w:rsidRPr="00903DBA">
        <w:rPr>
          <w:highlight w:val="white"/>
        </w:rPr>
        <w:t>nd return a</w:t>
      </w:r>
      <w:r w:rsidR="009657A3" w:rsidRPr="00903DBA">
        <w:rPr>
          <w:highlight w:val="white"/>
        </w:rPr>
        <w:t xml:space="preserve"> new track for the </w:t>
      </w:r>
      <w:r w:rsidR="009F686D" w:rsidRPr="00903DBA">
        <w:rPr>
          <w:highlight w:val="white"/>
        </w:rPr>
        <w:t>specified register.</w:t>
      </w:r>
      <w:r w:rsidR="009657A3" w:rsidRPr="00903DBA">
        <w:rPr>
          <w:highlight w:val="white"/>
        </w:rPr>
        <w:t xml:space="preserve"> </w:t>
      </w:r>
    </w:p>
    <w:p w14:paraId="22C4E6DA" w14:textId="633F1067" w:rsidR="009F686D" w:rsidRPr="00903DBA" w:rsidRDefault="009F686D" w:rsidP="009F686D">
      <w:pPr>
        <w:rPr>
          <w:highlight w:val="white"/>
        </w:rPr>
      </w:pPr>
      <w:r w:rsidRPr="00903DBA">
        <w:rPr>
          <w:highlight w:val="white"/>
        </w:rPr>
        <w:t>If the</w:t>
      </w:r>
      <w:r w:rsidR="00CB62E7" w:rsidRPr="00903DBA">
        <w:rPr>
          <w:highlight w:val="white"/>
        </w:rPr>
        <w:t xml:space="preserve"> symbol does not already have a track</w:t>
      </w:r>
      <w:r w:rsidR="001D4287" w:rsidRPr="00903DBA">
        <w:rPr>
          <w:highlight w:val="white"/>
        </w:rPr>
        <w:t>, we create a new track for it.</w:t>
      </w:r>
    </w:p>
    <w:p w14:paraId="4062780C" w14:textId="1CA43A61" w:rsidR="00964855" w:rsidRPr="00903DBA" w:rsidRDefault="00964855" w:rsidP="003D3A52">
      <w:pPr>
        <w:rPr>
          <w:highlight w:val="white"/>
        </w:rPr>
      </w:pPr>
      <w:r w:rsidRPr="00903DBA">
        <w:rPr>
          <w:highlight w:val="white"/>
        </w:rPr>
        <w:t>Basically, we have three different cases: the symbol holds an integer value, it holds and address, or a value stored at an address. In case of an integer value, we simply load it int to the register.</w:t>
      </w:r>
    </w:p>
    <w:p w14:paraId="0FF4581C" w14:textId="77777777" w:rsidR="00293CEB" w:rsidRPr="00903DBA" w:rsidRDefault="00293CEB" w:rsidP="00293CEB">
      <w:pPr>
        <w:pStyle w:val="Code"/>
        <w:rPr>
          <w:highlight w:val="white"/>
        </w:rPr>
      </w:pPr>
      <w:r w:rsidRPr="00903DBA">
        <w:rPr>
          <w:highlight w:val="white"/>
        </w:rPr>
        <w:t xml:space="preserve">        if (symbol.Value is BigInteger)  {</w:t>
      </w:r>
    </w:p>
    <w:p w14:paraId="2BE4DFE6" w14:textId="77777777" w:rsidR="00293CEB" w:rsidRPr="00903DBA" w:rsidRDefault="00293CEB" w:rsidP="00293CEB">
      <w:pPr>
        <w:pStyle w:val="Code"/>
        <w:rPr>
          <w:highlight w:val="white"/>
        </w:rPr>
      </w:pPr>
      <w:r w:rsidRPr="00903DBA">
        <w:rPr>
          <w:highlight w:val="white"/>
        </w:rPr>
        <w:t xml:space="preserve">          AddAssemblyCode(AssemblyOperator.mov, track, symbol.Value);</w:t>
      </w:r>
    </w:p>
    <w:p w14:paraId="066E371A" w14:textId="77777777" w:rsidR="00293CEB" w:rsidRPr="00903DBA" w:rsidRDefault="00293CEB" w:rsidP="00293CEB">
      <w:pPr>
        <w:pStyle w:val="Code"/>
        <w:rPr>
          <w:highlight w:val="white"/>
        </w:rPr>
      </w:pPr>
      <w:r w:rsidRPr="00903DBA">
        <w:rPr>
          <w:highlight w:val="white"/>
        </w:rPr>
        <w:t xml:space="preserve">        }</w:t>
      </w:r>
    </w:p>
    <w:p w14:paraId="3E73B09C" w14:textId="3CDA52FB" w:rsidR="00964855" w:rsidRPr="00903DBA" w:rsidRDefault="00964855" w:rsidP="00964855">
      <w:pPr>
        <w:rPr>
          <w:highlight w:val="white"/>
        </w:rPr>
      </w:pPr>
      <w:r w:rsidRPr="00903DBA">
        <w:rPr>
          <w:highlight w:val="white"/>
        </w:rPr>
        <w:t>If the symbol is an array, function, or string, or if it holds a static address, we load the address of the value into the register, not the value itself.</w:t>
      </w:r>
      <w:r w:rsidR="00FD0AE2" w:rsidRPr="00903DBA">
        <w:rPr>
          <w:highlight w:val="white"/>
        </w:rPr>
        <w:t xml:space="preserve"> </w:t>
      </w:r>
      <w:r w:rsidR="00605E9E" w:rsidRPr="00903DBA">
        <w:rPr>
          <w:highlight w:val="white"/>
        </w:rPr>
        <w:t xml:space="preserve">We load the base of the symbol into the register. The base is the symbol’s unique name if it is extern or static, the regular or </w:t>
      </w:r>
      <w:r w:rsidR="00243F05">
        <w:rPr>
          <w:highlight w:val="white"/>
        </w:rPr>
        <w:t>variadic</w:t>
      </w:r>
      <w:r w:rsidR="00243F05" w:rsidRPr="00903DBA">
        <w:rPr>
          <w:highlight w:val="white"/>
        </w:rPr>
        <w:t xml:space="preserve"> </w:t>
      </w:r>
      <w:r w:rsidR="00B10950" w:rsidRPr="00903DBA">
        <w:rPr>
          <w:highlight w:val="white"/>
        </w:rPr>
        <w:t>frame register in case of an auto or register array (a function or string is always static), and the name of a static address.</w:t>
      </w:r>
      <w:r w:rsidR="00605E9E" w:rsidRPr="00903DBA">
        <w:rPr>
          <w:highlight w:val="white"/>
        </w:rPr>
        <w:t xml:space="preserve"> </w:t>
      </w:r>
      <w:r w:rsidR="00FD0AE2" w:rsidRPr="00903DBA">
        <w:rPr>
          <w:highlight w:val="white"/>
        </w:rPr>
        <w:t>If the offset of the address is non-zero, we add it to the register.</w:t>
      </w:r>
    </w:p>
    <w:p w14:paraId="4D448AEE" w14:textId="77777777" w:rsidR="00293CEB" w:rsidRPr="00903DBA" w:rsidRDefault="00293CEB" w:rsidP="00293CEB">
      <w:pPr>
        <w:pStyle w:val="Code"/>
        <w:rPr>
          <w:highlight w:val="white"/>
        </w:rPr>
      </w:pPr>
      <w:r w:rsidRPr="00903DBA">
        <w:rPr>
          <w:highlight w:val="white"/>
        </w:rPr>
        <w:t xml:space="preserve">        else if (symbol.Type.IsArrayFunctionOrString() ||</w:t>
      </w:r>
    </w:p>
    <w:p w14:paraId="5992A5ED" w14:textId="77777777" w:rsidR="00293CEB" w:rsidRPr="00903DBA" w:rsidRDefault="00293CEB" w:rsidP="00293CEB">
      <w:pPr>
        <w:pStyle w:val="Code"/>
        <w:rPr>
          <w:highlight w:val="white"/>
        </w:rPr>
      </w:pPr>
      <w:r w:rsidRPr="00903DBA">
        <w:rPr>
          <w:highlight w:val="white"/>
        </w:rPr>
        <w:t xml:space="preserve">                 (symbol.Value is StaticAddress)) {</w:t>
      </w:r>
    </w:p>
    <w:p w14:paraId="69F44A4A" w14:textId="77777777" w:rsidR="00293CEB" w:rsidRPr="00903DBA" w:rsidRDefault="00293CEB" w:rsidP="00293CEB">
      <w:pPr>
        <w:pStyle w:val="Code"/>
        <w:rPr>
          <w:highlight w:val="white"/>
        </w:rPr>
      </w:pPr>
      <w:r w:rsidRPr="00903DBA">
        <w:rPr>
          <w:highlight w:val="white"/>
        </w:rPr>
        <w:t xml:space="preserve">          AddAssemblyCode(AssemblyOperator.mov, track,</w:t>
      </w:r>
    </w:p>
    <w:p w14:paraId="5BD2E6E0" w14:textId="77777777" w:rsidR="00293CEB" w:rsidRPr="00903DBA" w:rsidRDefault="00293CEB" w:rsidP="00293CEB">
      <w:pPr>
        <w:pStyle w:val="Code"/>
        <w:rPr>
          <w:highlight w:val="white"/>
        </w:rPr>
      </w:pPr>
      <w:r w:rsidRPr="00903DBA">
        <w:rPr>
          <w:highlight w:val="white"/>
        </w:rPr>
        <w:t xml:space="preserve">                          Base(symbol));</w:t>
      </w:r>
    </w:p>
    <w:p w14:paraId="796A10CC" w14:textId="77777777" w:rsidR="00FD0AE2" w:rsidRPr="00903DBA" w:rsidRDefault="00FD0AE2" w:rsidP="00293CEB">
      <w:pPr>
        <w:pStyle w:val="Code"/>
        <w:rPr>
          <w:highlight w:val="white"/>
        </w:rPr>
      </w:pPr>
    </w:p>
    <w:p w14:paraId="48F2D9B7" w14:textId="27DD8CAA" w:rsidR="00293CEB" w:rsidRPr="00903DBA" w:rsidRDefault="00293CEB" w:rsidP="00293CEB">
      <w:pPr>
        <w:pStyle w:val="Code"/>
        <w:rPr>
          <w:highlight w:val="white"/>
        </w:rPr>
      </w:pPr>
      <w:r w:rsidRPr="00903DBA">
        <w:rPr>
          <w:highlight w:val="white"/>
        </w:rPr>
        <w:t xml:space="preserve">          int offset = Offset(symbol);</w:t>
      </w:r>
    </w:p>
    <w:p w14:paraId="279727C2" w14:textId="77777777" w:rsidR="00293CEB" w:rsidRPr="00903DBA" w:rsidRDefault="00293CEB" w:rsidP="00293CEB">
      <w:pPr>
        <w:pStyle w:val="Code"/>
        <w:rPr>
          <w:highlight w:val="white"/>
        </w:rPr>
      </w:pPr>
      <w:r w:rsidRPr="00903DBA">
        <w:rPr>
          <w:highlight w:val="white"/>
        </w:rPr>
        <w:t xml:space="preserve">          if (offset != 0) {</w:t>
      </w:r>
    </w:p>
    <w:p w14:paraId="6CDD14FE" w14:textId="77777777" w:rsidR="00293CEB" w:rsidRPr="00903DBA" w:rsidRDefault="00293CEB" w:rsidP="00293CEB">
      <w:pPr>
        <w:pStyle w:val="Code"/>
        <w:rPr>
          <w:highlight w:val="white"/>
        </w:rPr>
      </w:pPr>
      <w:r w:rsidRPr="00903DBA">
        <w:rPr>
          <w:highlight w:val="white"/>
        </w:rPr>
        <w:t xml:space="preserve">            AddAssemblyCode(AssemblyOperator.add, track,</w:t>
      </w:r>
    </w:p>
    <w:p w14:paraId="787B341B" w14:textId="77777777" w:rsidR="00293CEB" w:rsidRPr="00903DBA" w:rsidRDefault="00293CEB" w:rsidP="00293CEB">
      <w:pPr>
        <w:pStyle w:val="Code"/>
        <w:rPr>
          <w:highlight w:val="white"/>
        </w:rPr>
      </w:pPr>
      <w:r w:rsidRPr="00903DBA">
        <w:rPr>
          <w:highlight w:val="white"/>
        </w:rPr>
        <w:t xml:space="preserve">                            (BigInteger) offset);</w:t>
      </w:r>
    </w:p>
    <w:p w14:paraId="298AD5F0" w14:textId="77777777" w:rsidR="00293CEB" w:rsidRPr="00903DBA" w:rsidRDefault="00293CEB" w:rsidP="00293CEB">
      <w:pPr>
        <w:pStyle w:val="Code"/>
        <w:rPr>
          <w:highlight w:val="white"/>
        </w:rPr>
      </w:pPr>
      <w:r w:rsidRPr="00903DBA">
        <w:rPr>
          <w:highlight w:val="white"/>
        </w:rPr>
        <w:t xml:space="preserve">          }</w:t>
      </w:r>
    </w:p>
    <w:p w14:paraId="4E3E21D7" w14:textId="1BC66639" w:rsidR="00293CEB" w:rsidRPr="00903DBA" w:rsidRDefault="00293CEB" w:rsidP="00293CEB">
      <w:pPr>
        <w:pStyle w:val="Code"/>
        <w:rPr>
          <w:highlight w:val="white"/>
        </w:rPr>
      </w:pPr>
      <w:r w:rsidRPr="00903DBA">
        <w:rPr>
          <w:highlight w:val="white"/>
        </w:rPr>
        <w:t xml:space="preserve">        }</w:t>
      </w:r>
    </w:p>
    <w:p w14:paraId="254C4CB6" w14:textId="248C90C1" w:rsidR="00B10950" w:rsidRPr="00903DBA" w:rsidRDefault="000E5445" w:rsidP="000E5445">
      <w:pPr>
        <w:rPr>
          <w:highlight w:val="white"/>
        </w:rPr>
      </w:pPr>
      <w:r w:rsidRPr="00903DBA">
        <w:rPr>
          <w:highlight w:val="white"/>
        </w:rPr>
        <w:lastRenderedPageBreak/>
        <w:t xml:space="preserve">In all other </w:t>
      </w:r>
      <w:r w:rsidR="00606AB9" w:rsidRPr="00903DBA">
        <w:rPr>
          <w:highlight w:val="white"/>
        </w:rPr>
        <w:t>cases</w:t>
      </w:r>
      <w:r w:rsidRPr="00903DBA">
        <w:rPr>
          <w:highlight w:val="white"/>
        </w:rPr>
        <w:t xml:space="preserve">, we load the value of the symbol into the register. The base is the symbol’s unique name if it is extern or static, and the regular or </w:t>
      </w:r>
      <w:r w:rsidR="00243F05">
        <w:rPr>
          <w:highlight w:val="white"/>
        </w:rPr>
        <w:t>variadic</w:t>
      </w:r>
      <w:r w:rsidR="00243F05" w:rsidRPr="00903DBA">
        <w:rPr>
          <w:highlight w:val="white"/>
        </w:rPr>
        <w:t xml:space="preserve"> </w:t>
      </w:r>
      <w:r w:rsidRPr="00903DBA">
        <w:rPr>
          <w:highlight w:val="white"/>
        </w:rPr>
        <w:t>frame register is it is auto or register.</w:t>
      </w:r>
    </w:p>
    <w:p w14:paraId="40A52426" w14:textId="77777777" w:rsidR="00293CEB" w:rsidRPr="00903DBA" w:rsidRDefault="00293CEB" w:rsidP="00293CEB">
      <w:pPr>
        <w:pStyle w:val="Code"/>
        <w:rPr>
          <w:highlight w:val="white"/>
        </w:rPr>
      </w:pPr>
      <w:r w:rsidRPr="00903DBA">
        <w:rPr>
          <w:highlight w:val="white"/>
        </w:rPr>
        <w:t xml:space="preserve">        else {</w:t>
      </w:r>
    </w:p>
    <w:p w14:paraId="1A68A6FD" w14:textId="77777777" w:rsidR="00293CEB" w:rsidRPr="00903DBA" w:rsidRDefault="00293CEB" w:rsidP="00293CEB">
      <w:pPr>
        <w:pStyle w:val="Code"/>
        <w:rPr>
          <w:highlight w:val="white"/>
        </w:rPr>
      </w:pPr>
      <w:r w:rsidRPr="00903DBA">
        <w:rPr>
          <w:highlight w:val="white"/>
        </w:rPr>
        <w:t xml:space="preserve">          AddAssemblyCode(AssemblyOperator.mov, track,</w:t>
      </w:r>
    </w:p>
    <w:p w14:paraId="3BDB01F1" w14:textId="77777777" w:rsidR="00293CEB" w:rsidRPr="00903DBA" w:rsidRDefault="00293CEB" w:rsidP="00293CEB">
      <w:pPr>
        <w:pStyle w:val="Code"/>
        <w:rPr>
          <w:highlight w:val="white"/>
        </w:rPr>
      </w:pPr>
      <w:r w:rsidRPr="00903DBA">
        <w:rPr>
          <w:highlight w:val="white"/>
        </w:rPr>
        <w:t xml:space="preserve">                          Base(symbol), Offset(symbol));</w:t>
      </w:r>
    </w:p>
    <w:p w14:paraId="5BE63FB5" w14:textId="77777777" w:rsidR="00293CEB" w:rsidRPr="00903DBA" w:rsidRDefault="00293CEB" w:rsidP="00293CEB">
      <w:pPr>
        <w:pStyle w:val="Code"/>
        <w:rPr>
          <w:highlight w:val="white"/>
        </w:rPr>
      </w:pPr>
      <w:r w:rsidRPr="00903DBA">
        <w:rPr>
          <w:highlight w:val="white"/>
        </w:rPr>
        <w:t xml:space="preserve">        }</w:t>
      </w:r>
    </w:p>
    <w:p w14:paraId="2B26F5B2" w14:textId="77777777" w:rsidR="00293CEB" w:rsidRPr="00903DBA" w:rsidRDefault="00293CEB" w:rsidP="00293CEB">
      <w:pPr>
        <w:pStyle w:val="Code"/>
        <w:rPr>
          <w:highlight w:val="white"/>
        </w:rPr>
      </w:pPr>
      <w:r w:rsidRPr="00903DBA">
        <w:rPr>
          <w:highlight w:val="white"/>
        </w:rPr>
        <w:t xml:space="preserve">        </w:t>
      </w:r>
    </w:p>
    <w:p w14:paraId="10AC7992" w14:textId="77777777" w:rsidR="00293CEB" w:rsidRPr="00903DBA" w:rsidRDefault="00293CEB" w:rsidP="00293CEB">
      <w:pPr>
        <w:pStyle w:val="Code"/>
        <w:rPr>
          <w:highlight w:val="white"/>
        </w:rPr>
      </w:pPr>
      <w:r w:rsidRPr="00903DBA">
        <w:rPr>
          <w:highlight w:val="white"/>
        </w:rPr>
        <w:t xml:space="preserve">        return track;</w:t>
      </w:r>
    </w:p>
    <w:p w14:paraId="43C08997" w14:textId="77777777" w:rsidR="00293CEB" w:rsidRPr="00903DBA" w:rsidRDefault="00293CEB" w:rsidP="00293CEB">
      <w:pPr>
        <w:pStyle w:val="Code"/>
        <w:rPr>
          <w:highlight w:val="white"/>
        </w:rPr>
      </w:pPr>
      <w:r w:rsidRPr="00903DBA">
        <w:rPr>
          <w:highlight w:val="white"/>
        </w:rPr>
        <w:t xml:space="preserve">      }</w:t>
      </w:r>
    </w:p>
    <w:p w14:paraId="4C6B3E7F" w14:textId="77777777" w:rsidR="00293CEB" w:rsidRPr="00903DBA" w:rsidRDefault="00293CEB" w:rsidP="00293CEB">
      <w:pPr>
        <w:pStyle w:val="Code"/>
        <w:rPr>
          <w:highlight w:val="white"/>
        </w:rPr>
      </w:pPr>
      <w:r w:rsidRPr="00903DBA">
        <w:rPr>
          <w:highlight w:val="white"/>
        </w:rPr>
        <w:t xml:space="preserve">    }</w:t>
      </w:r>
    </w:p>
    <w:p w14:paraId="6B9EDC27" w14:textId="137C9B5A" w:rsidR="004F004E" w:rsidRPr="00903DBA" w:rsidRDefault="00AC3288" w:rsidP="00AC3288">
      <w:pPr>
        <w:rPr>
          <w:highlight w:val="white"/>
        </w:rPr>
      </w:pPr>
      <w:r w:rsidRPr="00903DBA">
        <w:rPr>
          <w:highlight w:val="white"/>
        </w:rPr>
        <w:t xml:space="preserve">If the symbol is a static </w:t>
      </w:r>
      <w:r w:rsidR="00AC7CC6" w:rsidRPr="00903DBA">
        <w:rPr>
          <w:highlight w:val="white"/>
        </w:rPr>
        <w:t>address</w:t>
      </w:r>
      <w:r w:rsidRPr="00903DBA">
        <w:rPr>
          <w:highlight w:val="white"/>
        </w:rPr>
        <w:t>, we load its address into the register.</w:t>
      </w:r>
      <w:r w:rsidR="00BE6101" w:rsidRPr="00903DBA">
        <w:rPr>
          <w:highlight w:val="white"/>
        </w:rPr>
        <w:t xml:space="preserve"> At the moment</w:t>
      </w:r>
      <w:r w:rsidR="00A044A4" w:rsidRPr="00903DBA">
        <w:rPr>
          <w:highlight w:val="white"/>
        </w:rPr>
        <w:t>,</w:t>
      </w:r>
      <w:r w:rsidR="00BE6101" w:rsidRPr="00903DBA">
        <w:rPr>
          <w:highlight w:val="white"/>
        </w:rPr>
        <w:t xml:space="preserve"> we load its name into the register</w:t>
      </w:r>
      <w:r w:rsidR="00970DB5" w:rsidRPr="00903DBA">
        <w:rPr>
          <w:highlight w:val="white"/>
        </w:rPr>
        <w:t xml:space="preserve"> </w:t>
      </w:r>
      <w:r w:rsidR="00BE6101" w:rsidRPr="00903DBA">
        <w:rPr>
          <w:highlight w:val="white"/>
        </w:rPr>
        <w:t>and add its offset</w:t>
      </w:r>
      <w:r w:rsidR="00C51ADA" w:rsidRPr="00903DBA">
        <w:rPr>
          <w:highlight w:val="white"/>
        </w:rPr>
        <w:t>,</w:t>
      </w:r>
      <w:r w:rsidR="00BE6101" w:rsidRPr="00903DBA">
        <w:rPr>
          <w:highlight w:val="white"/>
        </w:rPr>
        <w:t xml:space="preserve"> if more than zero. The name will </w:t>
      </w:r>
      <w:r w:rsidR="00F51ABF" w:rsidRPr="00903DBA">
        <w:rPr>
          <w:highlight w:val="white"/>
        </w:rPr>
        <w:t xml:space="preserve">later </w:t>
      </w:r>
      <w:r w:rsidR="00BE6101" w:rsidRPr="00903DBA">
        <w:rPr>
          <w:highlight w:val="white"/>
        </w:rPr>
        <w:t>be replaced by the address by the linker.</w:t>
      </w:r>
    </w:p>
    <w:p w14:paraId="4B44C7F0" w14:textId="7D4C61B1" w:rsidR="00C51ADA" w:rsidRPr="00903DBA" w:rsidRDefault="00C51ADA" w:rsidP="00C51ADA">
      <w:pPr>
        <w:rPr>
          <w:highlight w:val="white"/>
        </w:rPr>
      </w:pPr>
      <w:r w:rsidRPr="00903DBA">
        <w:rPr>
          <w:highlight w:val="white"/>
        </w:rPr>
        <w:t>If the symbol is an array, we load i</w:t>
      </w:r>
      <w:r w:rsidR="001D73E2" w:rsidRPr="00903DBA">
        <w:rPr>
          <w:highlight w:val="white"/>
        </w:rPr>
        <w:t>ts base</w:t>
      </w:r>
      <w:r w:rsidRPr="00903DBA">
        <w:rPr>
          <w:highlight w:val="white"/>
        </w:rPr>
        <w:t xml:space="preserve"> into the register</w:t>
      </w:r>
      <w:r w:rsidR="001D73E2" w:rsidRPr="00903DBA">
        <w:rPr>
          <w:highlight w:val="white"/>
        </w:rPr>
        <w:t xml:space="preserve"> and add its offset, if more than zero</w:t>
      </w:r>
      <w:r w:rsidRPr="00903DBA">
        <w:rPr>
          <w:highlight w:val="white"/>
        </w:rPr>
        <w:t xml:space="preserve">. The base may be the unique name of a static symbol, </w:t>
      </w:r>
      <w:r w:rsidR="001A7ED9" w:rsidRPr="00903DBA">
        <w:rPr>
          <w:highlight w:val="white"/>
        </w:rPr>
        <w:t xml:space="preserve">or </w:t>
      </w:r>
      <w:r w:rsidRPr="00903DBA">
        <w:rPr>
          <w:highlight w:val="white"/>
        </w:rPr>
        <w:t xml:space="preserve">the regular or </w:t>
      </w:r>
      <w:r w:rsidR="004A5B68">
        <w:rPr>
          <w:highlight w:val="white"/>
        </w:rPr>
        <w:t>variadic</w:t>
      </w:r>
      <w:r w:rsidRPr="00903DBA">
        <w:rPr>
          <w:highlight w:val="white"/>
        </w:rPr>
        <w:t xml:space="preserve"> frame pointer</w:t>
      </w:r>
      <w:r w:rsidR="001A7ED9" w:rsidRPr="00903DBA">
        <w:rPr>
          <w:highlight w:val="white"/>
        </w:rPr>
        <w:t xml:space="preserve"> in case of a parameter or local variable.</w:t>
      </w:r>
    </w:p>
    <w:p w14:paraId="7B4E033F" w14:textId="7A5F58BF" w:rsidR="002D1301" w:rsidRPr="00903DBA" w:rsidRDefault="002D1301" w:rsidP="002D1301">
      <w:pPr>
        <w:rPr>
          <w:highlight w:val="white"/>
        </w:rPr>
      </w:pPr>
      <w:r w:rsidRPr="00903DBA">
        <w:rPr>
          <w:highlight w:val="white"/>
        </w:rPr>
        <w:t xml:space="preserve">If the symbol is not a constant, an array, or a static function, struct, or union, we </w:t>
      </w:r>
      <w:r w:rsidR="00F31AFE" w:rsidRPr="00903DBA">
        <w:rPr>
          <w:highlight w:val="white"/>
        </w:rPr>
        <w:t>load the value of the symbol to the register with the help of the symbol’s base and offset. The base may be the unique name of a static</w:t>
      </w:r>
      <w:r w:rsidRPr="00903DBA">
        <w:rPr>
          <w:highlight w:val="white"/>
        </w:rPr>
        <w:t xml:space="preserve"> </w:t>
      </w:r>
      <w:r w:rsidR="00F31AFE" w:rsidRPr="00903DBA">
        <w:rPr>
          <w:highlight w:val="white"/>
        </w:rPr>
        <w:t xml:space="preserve">symbol, or the regular or </w:t>
      </w:r>
      <w:r w:rsidR="004A5B68">
        <w:rPr>
          <w:highlight w:val="white"/>
        </w:rPr>
        <w:t>variadic</w:t>
      </w:r>
      <w:r w:rsidR="00F31AFE" w:rsidRPr="00903DBA">
        <w:rPr>
          <w:highlight w:val="white"/>
        </w:rPr>
        <w:t xml:space="preserve"> frame pointer. </w:t>
      </w:r>
    </w:p>
    <w:p w14:paraId="5808811F" w14:textId="41D89ACA" w:rsidR="00D935A0" w:rsidRPr="00903DBA" w:rsidRDefault="00A044A4" w:rsidP="00A044A4">
      <w:pPr>
        <w:rPr>
          <w:highlight w:val="white"/>
        </w:rPr>
      </w:pPr>
      <w:r w:rsidRPr="00903DBA">
        <w:rPr>
          <w:highlight w:val="white"/>
        </w:rPr>
        <w:t xml:space="preserve">The </w:t>
      </w:r>
      <w:r w:rsidRPr="00903DBA">
        <w:rPr>
          <w:rStyle w:val="KeyWord0"/>
          <w:highlight w:val="white"/>
        </w:rPr>
        <w:t>CheckRegister</w:t>
      </w:r>
      <w:r w:rsidRPr="00903DBA">
        <w:rPr>
          <w:highlight w:val="white"/>
        </w:rPr>
        <w:t xml:space="preserve"> method checks whether </w:t>
      </w:r>
      <w:r w:rsidR="00D27687" w:rsidRPr="00903DBA">
        <w:rPr>
          <w:highlight w:val="white"/>
        </w:rPr>
        <w:t xml:space="preserve">a symbol value is stored in the register </w:t>
      </w:r>
    </w:p>
    <w:p w14:paraId="1AC8C76F" w14:textId="77777777" w:rsidR="006C56A6" w:rsidRPr="00903DBA" w:rsidRDefault="006C56A6" w:rsidP="006C56A6">
      <w:pPr>
        <w:pStyle w:val="Code"/>
        <w:rPr>
          <w:highlight w:val="white"/>
        </w:rPr>
      </w:pPr>
      <w:r w:rsidRPr="00903DBA">
        <w:rPr>
          <w:highlight w:val="white"/>
        </w:rPr>
        <w:t xml:space="preserve">    public void CheckRegister(Symbol symbol, Register register) {</w:t>
      </w:r>
    </w:p>
    <w:p w14:paraId="2397A5F9" w14:textId="77777777" w:rsidR="006C56A6" w:rsidRPr="00903DBA" w:rsidRDefault="006C56A6" w:rsidP="006C56A6">
      <w:pPr>
        <w:pStyle w:val="Code"/>
        <w:rPr>
          <w:highlight w:val="white"/>
        </w:rPr>
      </w:pPr>
      <w:r w:rsidRPr="00903DBA">
        <w:rPr>
          <w:highlight w:val="white"/>
        </w:rPr>
        <w:t xml:space="preserve">      foreach (KeyValuePair&lt;Symbol,Track&gt; entry in m_trackMap) {</w:t>
      </w:r>
    </w:p>
    <w:p w14:paraId="0BC70139" w14:textId="77777777" w:rsidR="006C56A6" w:rsidRPr="00903DBA" w:rsidRDefault="006C56A6" w:rsidP="006C56A6">
      <w:pPr>
        <w:pStyle w:val="Code"/>
        <w:rPr>
          <w:highlight w:val="white"/>
        </w:rPr>
      </w:pPr>
      <w:r w:rsidRPr="00903DBA">
        <w:rPr>
          <w:highlight w:val="white"/>
        </w:rPr>
        <w:t xml:space="preserve">        Symbol oldSymbol = entry.Key;</w:t>
      </w:r>
    </w:p>
    <w:p w14:paraId="6C86B149" w14:textId="77777777" w:rsidR="006C56A6" w:rsidRPr="00903DBA" w:rsidRDefault="006C56A6" w:rsidP="006C56A6">
      <w:pPr>
        <w:pStyle w:val="Code"/>
        <w:rPr>
          <w:highlight w:val="white"/>
        </w:rPr>
      </w:pPr>
      <w:r w:rsidRPr="00903DBA">
        <w:rPr>
          <w:highlight w:val="white"/>
        </w:rPr>
        <w:t xml:space="preserve">        Track oldTrack = entry.Value;</w:t>
      </w:r>
    </w:p>
    <w:p w14:paraId="00D977CD" w14:textId="6BA0753A" w:rsidR="00D935A0" w:rsidRPr="00903DBA" w:rsidRDefault="00DC29EA" w:rsidP="00DC29EA">
      <w:pPr>
        <w:rPr>
          <w:highlight w:val="white"/>
        </w:rPr>
      </w:pPr>
      <w:r w:rsidRPr="00903DBA">
        <w:rPr>
          <w:highlight w:val="white"/>
        </w:rPr>
        <w:t>We iterate th</w:t>
      </w:r>
      <w:r w:rsidR="00E97998" w:rsidRPr="00903DBA">
        <w:rPr>
          <w:highlight w:val="white"/>
        </w:rPr>
        <w:t>rou</w:t>
      </w:r>
      <w:r w:rsidRPr="00903DBA">
        <w:rPr>
          <w:highlight w:val="white"/>
        </w:rPr>
        <w:t xml:space="preserve">gh the track map </w:t>
      </w:r>
      <w:r w:rsidR="004C0702" w:rsidRPr="00903DBA">
        <w:rPr>
          <w:highlight w:val="white"/>
        </w:rPr>
        <w:t>and check if any track holds a register overlapping the specified register.</w:t>
      </w:r>
    </w:p>
    <w:p w14:paraId="0A058D1F" w14:textId="77777777" w:rsidR="006C56A6" w:rsidRPr="00903DBA" w:rsidRDefault="006C56A6" w:rsidP="006C56A6">
      <w:pPr>
        <w:pStyle w:val="Code"/>
        <w:rPr>
          <w:highlight w:val="white"/>
        </w:rPr>
      </w:pPr>
      <w:r w:rsidRPr="00903DBA">
        <w:rPr>
          <w:highlight w:val="white"/>
        </w:rPr>
        <w:t xml:space="preserve">        if (!oldSymbol.Equals(symbol) &amp;&amp;</w:t>
      </w:r>
    </w:p>
    <w:p w14:paraId="1203A4C6" w14:textId="77777777" w:rsidR="006C56A6" w:rsidRPr="00903DBA" w:rsidRDefault="006C56A6" w:rsidP="006C56A6">
      <w:pPr>
        <w:pStyle w:val="Code"/>
        <w:rPr>
          <w:highlight w:val="white"/>
        </w:rPr>
      </w:pPr>
      <w:r w:rsidRPr="00903DBA">
        <w:rPr>
          <w:highlight w:val="white"/>
        </w:rPr>
        <w:t xml:space="preserve">            AssemblyCode.RegisterOverlap(register, oldTrack.Register)) {</w:t>
      </w:r>
    </w:p>
    <w:p w14:paraId="2ABF592C" w14:textId="0A601919" w:rsidR="00DE4DC0" w:rsidRPr="00903DBA" w:rsidRDefault="00DE4DC0" w:rsidP="00DE4DC0">
      <w:pPr>
        <w:rPr>
          <w:highlight w:val="white"/>
        </w:rPr>
      </w:pPr>
      <w:r w:rsidRPr="00903DBA">
        <w:rPr>
          <w:highlight w:val="white"/>
        </w:rPr>
        <w:t>If the find a match, we create a new track and insert instructions for setting the size of the track and moving the value from the previous track to the new track.</w:t>
      </w:r>
    </w:p>
    <w:p w14:paraId="4F531B85" w14:textId="77777777" w:rsidR="006C56A6" w:rsidRPr="00903DBA" w:rsidRDefault="006C56A6" w:rsidP="006C56A6">
      <w:pPr>
        <w:pStyle w:val="Code"/>
        <w:rPr>
          <w:highlight w:val="white"/>
        </w:rPr>
      </w:pPr>
      <w:r w:rsidRPr="00903DBA">
        <w:rPr>
          <w:highlight w:val="white"/>
        </w:rPr>
        <w:t xml:space="preserve">          Track newTrack = new Track(oldSymbol);</w:t>
      </w:r>
    </w:p>
    <w:p w14:paraId="4253A864" w14:textId="77777777" w:rsidR="006C56A6" w:rsidRPr="00903DBA" w:rsidRDefault="006C56A6" w:rsidP="006C56A6">
      <w:pPr>
        <w:pStyle w:val="Code"/>
        <w:rPr>
          <w:highlight w:val="white"/>
        </w:rPr>
      </w:pPr>
      <w:r w:rsidRPr="00903DBA">
        <w:rPr>
          <w:highlight w:val="white"/>
        </w:rPr>
        <w:t xml:space="preserve">          m_trackMap[oldSymbol] = newTrack;</w:t>
      </w:r>
    </w:p>
    <w:p w14:paraId="1E6FCD76" w14:textId="77777777" w:rsidR="006C56A6" w:rsidRPr="00903DBA" w:rsidRDefault="006C56A6" w:rsidP="006C56A6">
      <w:pPr>
        <w:pStyle w:val="Code"/>
        <w:rPr>
          <w:highlight w:val="white"/>
        </w:rPr>
      </w:pPr>
    </w:p>
    <w:p w14:paraId="4229E622" w14:textId="77777777" w:rsidR="006C56A6" w:rsidRPr="00903DBA" w:rsidRDefault="006C56A6" w:rsidP="006C56A6">
      <w:pPr>
        <w:pStyle w:val="Code"/>
        <w:rPr>
          <w:highlight w:val="white"/>
        </w:rPr>
      </w:pPr>
      <w:r w:rsidRPr="00903DBA">
        <w:rPr>
          <w:highlight w:val="white"/>
        </w:rPr>
        <w:t xml:space="preserve">          int lastLine;</w:t>
      </w:r>
    </w:p>
    <w:p w14:paraId="5C6E7E04" w14:textId="77777777" w:rsidR="006C56A6" w:rsidRPr="00903DBA" w:rsidRDefault="006C56A6" w:rsidP="006C56A6">
      <w:pPr>
        <w:pStyle w:val="Code"/>
        <w:rPr>
          <w:highlight w:val="white"/>
        </w:rPr>
      </w:pPr>
      <w:r w:rsidRPr="00903DBA">
        <w:rPr>
          <w:highlight w:val="white"/>
        </w:rPr>
        <w:t xml:space="preserve">          for (lastLine = m_assemblyCodeList.Count - 1; lastLine &gt;= 0;</w:t>
      </w:r>
    </w:p>
    <w:p w14:paraId="15E54D3A" w14:textId="77777777" w:rsidR="006C56A6" w:rsidRPr="00903DBA" w:rsidRDefault="006C56A6" w:rsidP="006C56A6">
      <w:pPr>
        <w:pStyle w:val="Code"/>
        <w:rPr>
          <w:highlight w:val="white"/>
        </w:rPr>
      </w:pPr>
      <w:r w:rsidRPr="00903DBA">
        <w:rPr>
          <w:highlight w:val="white"/>
        </w:rPr>
        <w:t xml:space="preserve">               --lastLine) {</w:t>
      </w:r>
    </w:p>
    <w:p w14:paraId="18D06185" w14:textId="77777777" w:rsidR="006C56A6" w:rsidRPr="00903DBA" w:rsidRDefault="006C56A6" w:rsidP="006C56A6">
      <w:pPr>
        <w:pStyle w:val="Code"/>
        <w:rPr>
          <w:highlight w:val="white"/>
        </w:rPr>
      </w:pPr>
      <w:r w:rsidRPr="00903DBA">
        <w:rPr>
          <w:highlight w:val="white"/>
        </w:rPr>
        <w:t xml:space="preserve">            AssemblyCode assemblyCode = m_assemblyCodeList[lastLine];</w:t>
      </w:r>
    </w:p>
    <w:p w14:paraId="0D39EEAE" w14:textId="77777777" w:rsidR="006C56A6" w:rsidRPr="00903DBA" w:rsidRDefault="006C56A6" w:rsidP="006C56A6">
      <w:pPr>
        <w:pStyle w:val="Code"/>
        <w:rPr>
          <w:highlight w:val="white"/>
        </w:rPr>
      </w:pPr>
      <w:r w:rsidRPr="00903DBA">
        <w:rPr>
          <w:highlight w:val="white"/>
        </w:rPr>
        <w:t xml:space="preserve">            if (oldTrack.Equals(assemblyCode[0])) {</w:t>
      </w:r>
    </w:p>
    <w:p w14:paraId="02864801" w14:textId="77777777" w:rsidR="006C56A6" w:rsidRPr="00903DBA" w:rsidRDefault="006C56A6" w:rsidP="006C56A6">
      <w:pPr>
        <w:pStyle w:val="Code"/>
        <w:rPr>
          <w:highlight w:val="white"/>
        </w:rPr>
      </w:pPr>
      <w:r w:rsidRPr="00903DBA">
        <w:rPr>
          <w:highlight w:val="white"/>
        </w:rPr>
        <w:t xml:space="preserve">              break;</w:t>
      </w:r>
    </w:p>
    <w:p w14:paraId="74850A14" w14:textId="77777777" w:rsidR="006C56A6" w:rsidRPr="00903DBA" w:rsidRDefault="006C56A6" w:rsidP="006C56A6">
      <w:pPr>
        <w:pStyle w:val="Code"/>
        <w:rPr>
          <w:highlight w:val="white"/>
        </w:rPr>
      </w:pPr>
      <w:r w:rsidRPr="00903DBA">
        <w:rPr>
          <w:highlight w:val="white"/>
        </w:rPr>
        <w:t xml:space="preserve">            }    </w:t>
      </w:r>
    </w:p>
    <w:p w14:paraId="2EE0988E" w14:textId="77777777" w:rsidR="006C56A6" w:rsidRPr="00903DBA" w:rsidRDefault="006C56A6" w:rsidP="006C56A6">
      <w:pPr>
        <w:pStyle w:val="Code"/>
        <w:rPr>
          <w:highlight w:val="white"/>
        </w:rPr>
      </w:pPr>
      <w:r w:rsidRPr="00903DBA">
        <w:rPr>
          <w:highlight w:val="white"/>
        </w:rPr>
        <w:t xml:space="preserve">          }</w:t>
      </w:r>
    </w:p>
    <w:p w14:paraId="794950BB" w14:textId="77777777" w:rsidR="006C56A6" w:rsidRPr="00903DBA" w:rsidRDefault="006C56A6" w:rsidP="006C56A6">
      <w:pPr>
        <w:pStyle w:val="Code"/>
        <w:rPr>
          <w:highlight w:val="white"/>
        </w:rPr>
      </w:pPr>
      <w:r w:rsidRPr="00903DBA">
        <w:rPr>
          <w:highlight w:val="white"/>
        </w:rPr>
        <w:t xml:space="preserve">          Assert.ErrorXXX(lastLine &gt;= 0);</w:t>
      </w:r>
    </w:p>
    <w:p w14:paraId="0CAB0B46" w14:textId="77777777" w:rsidR="006C56A6" w:rsidRPr="00903DBA" w:rsidRDefault="006C56A6" w:rsidP="006C56A6">
      <w:pPr>
        <w:pStyle w:val="Code"/>
        <w:rPr>
          <w:highlight w:val="white"/>
        </w:rPr>
      </w:pPr>
    </w:p>
    <w:p w14:paraId="18DC414B" w14:textId="77777777" w:rsidR="006C56A6" w:rsidRPr="00903DBA" w:rsidRDefault="006C56A6" w:rsidP="006C56A6">
      <w:pPr>
        <w:pStyle w:val="Code"/>
        <w:rPr>
          <w:highlight w:val="white"/>
        </w:rPr>
      </w:pPr>
      <w:r w:rsidRPr="00903DBA">
        <w:rPr>
          <w:highlight w:val="white"/>
        </w:rPr>
        <w:t xml:space="preserve">          AssemblyCode setCode =</w:t>
      </w:r>
    </w:p>
    <w:p w14:paraId="54C18AF3" w14:textId="77777777" w:rsidR="006C56A6" w:rsidRPr="00903DBA" w:rsidRDefault="006C56A6" w:rsidP="006C56A6">
      <w:pPr>
        <w:pStyle w:val="Code"/>
        <w:rPr>
          <w:highlight w:val="white"/>
        </w:rPr>
      </w:pPr>
      <w:r w:rsidRPr="00903DBA">
        <w:rPr>
          <w:highlight w:val="white"/>
        </w:rPr>
        <w:t xml:space="preserve">            new AssemblyCode(AssemblyOperator.set_track_size,</w:t>
      </w:r>
    </w:p>
    <w:p w14:paraId="1FFC68AB" w14:textId="77777777" w:rsidR="006C56A6" w:rsidRPr="00903DBA" w:rsidRDefault="006C56A6" w:rsidP="006C56A6">
      <w:pPr>
        <w:pStyle w:val="Code"/>
        <w:rPr>
          <w:highlight w:val="white"/>
        </w:rPr>
      </w:pPr>
      <w:r w:rsidRPr="00903DBA">
        <w:rPr>
          <w:highlight w:val="white"/>
        </w:rPr>
        <w:t xml:space="preserve">                             newTrack, oldTrack);</w:t>
      </w:r>
    </w:p>
    <w:p w14:paraId="31481A2D" w14:textId="77777777" w:rsidR="006C56A6" w:rsidRPr="00903DBA" w:rsidRDefault="006C56A6" w:rsidP="006C56A6">
      <w:pPr>
        <w:pStyle w:val="Code"/>
        <w:rPr>
          <w:highlight w:val="white"/>
        </w:rPr>
      </w:pPr>
      <w:r w:rsidRPr="00903DBA">
        <w:rPr>
          <w:highlight w:val="white"/>
        </w:rPr>
        <w:t xml:space="preserve">          AssemblyCode movCode =</w:t>
      </w:r>
    </w:p>
    <w:p w14:paraId="3620F0B6" w14:textId="77777777" w:rsidR="006C56A6" w:rsidRPr="00903DBA" w:rsidRDefault="006C56A6" w:rsidP="006C56A6">
      <w:pPr>
        <w:pStyle w:val="Code"/>
        <w:rPr>
          <w:highlight w:val="white"/>
        </w:rPr>
      </w:pPr>
      <w:r w:rsidRPr="00903DBA">
        <w:rPr>
          <w:highlight w:val="white"/>
        </w:rPr>
        <w:t xml:space="preserve">            new AssemblyCode(AssemblyOperator.mov, newTrack, oldTrack);</w:t>
      </w:r>
    </w:p>
    <w:p w14:paraId="28BF5115" w14:textId="77777777" w:rsidR="006C56A6" w:rsidRPr="00903DBA" w:rsidRDefault="006C56A6" w:rsidP="006C56A6">
      <w:pPr>
        <w:pStyle w:val="Code"/>
        <w:rPr>
          <w:highlight w:val="white"/>
        </w:rPr>
      </w:pPr>
      <w:r w:rsidRPr="00903DBA">
        <w:rPr>
          <w:highlight w:val="white"/>
        </w:rPr>
        <w:t xml:space="preserve">          m_assemblyCodeList.Insert(lastLine + 1, setCode);</w:t>
      </w:r>
    </w:p>
    <w:p w14:paraId="4E9659BC" w14:textId="77777777" w:rsidR="006C56A6" w:rsidRPr="00903DBA" w:rsidRDefault="006C56A6" w:rsidP="006C56A6">
      <w:pPr>
        <w:pStyle w:val="Code"/>
        <w:rPr>
          <w:highlight w:val="white"/>
        </w:rPr>
      </w:pPr>
      <w:r w:rsidRPr="00903DBA">
        <w:rPr>
          <w:highlight w:val="white"/>
        </w:rPr>
        <w:lastRenderedPageBreak/>
        <w:t xml:space="preserve">          m_assemblyCodeList.Insert(lastLine + 2, movCode);</w:t>
      </w:r>
    </w:p>
    <w:p w14:paraId="78FD6998" w14:textId="77777777" w:rsidR="006C56A6" w:rsidRPr="00903DBA" w:rsidRDefault="006C56A6" w:rsidP="006C56A6">
      <w:pPr>
        <w:pStyle w:val="Code"/>
        <w:rPr>
          <w:highlight w:val="white"/>
        </w:rPr>
      </w:pPr>
      <w:r w:rsidRPr="00903DBA">
        <w:rPr>
          <w:highlight w:val="white"/>
        </w:rPr>
        <w:t xml:space="preserve">          break;</w:t>
      </w:r>
    </w:p>
    <w:p w14:paraId="2CC8E66E" w14:textId="77777777" w:rsidR="006C56A6" w:rsidRPr="00903DBA" w:rsidRDefault="006C56A6" w:rsidP="006C56A6">
      <w:pPr>
        <w:pStyle w:val="Code"/>
        <w:rPr>
          <w:highlight w:val="white"/>
        </w:rPr>
      </w:pPr>
      <w:r w:rsidRPr="00903DBA">
        <w:rPr>
          <w:highlight w:val="white"/>
        </w:rPr>
        <w:t xml:space="preserve">        }</w:t>
      </w:r>
    </w:p>
    <w:p w14:paraId="323CC754" w14:textId="77777777" w:rsidR="006C56A6" w:rsidRPr="00903DBA" w:rsidRDefault="006C56A6" w:rsidP="006C56A6">
      <w:pPr>
        <w:pStyle w:val="Code"/>
        <w:rPr>
          <w:highlight w:val="white"/>
        </w:rPr>
      </w:pPr>
      <w:r w:rsidRPr="00903DBA">
        <w:rPr>
          <w:highlight w:val="white"/>
        </w:rPr>
        <w:t xml:space="preserve">      }</w:t>
      </w:r>
    </w:p>
    <w:p w14:paraId="01902C59" w14:textId="4F9AC404" w:rsidR="006C56A6" w:rsidRPr="00903DBA" w:rsidRDefault="006C56A6" w:rsidP="006C56A6">
      <w:pPr>
        <w:pStyle w:val="Code"/>
        <w:rPr>
          <w:highlight w:val="white"/>
        </w:rPr>
      </w:pPr>
      <w:r w:rsidRPr="00903DBA">
        <w:rPr>
          <w:highlight w:val="white"/>
        </w:rPr>
        <w:t xml:space="preserve">    }</w:t>
      </w:r>
    </w:p>
    <w:p w14:paraId="5E0A892B" w14:textId="1F4829F2" w:rsidR="005F3452" w:rsidRPr="00903DBA" w:rsidRDefault="00A16E56" w:rsidP="005F3452">
      <w:pPr>
        <w:rPr>
          <w:highlight w:val="white"/>
        </w:rPr>
      </w:pPr>
      <w:r w:rsidRPr="00903DBA">
        <w:rPr>
          <w:highlight w:val="white"/>
        </w:rPr>
        <w:t xml:space="preserve">The </w:t>
      </w:r>
      <w:r w:rsidRPr="00903DBA">
        <w:rPr>
          <w:rStyle w:val="KeyWord0"/>
          <w:highlight w:val="white"/>
        </w:rPr>
        <w:t>LoadAddressToRegister</w:t>
      </w:r>
      <w:r w:rsidRPr="00903DBA">
        <w:rPr>
          <w:highlight w:val="white"/>
        </w:rPr>
        <w:t xml:space="preserve"> </w:t>
      </w:r>
      <w:r w:rsidR="006B7435" w:rsidRPr="00903DBA">
        <w:rPr>
          <w:highlight w:val="white"/>
        </w:rPr>
        <w:t>loads the address of value, rather the value itself, into a register.</w:t>
      </w:r>
    </w:p>
    <w:p w14:paraId="55A1A17D" w14:textId="17714D48" w:rsidR="003734EF" w:rsidRPr="00903DBA" w:rsidRDefault="003734EF" w:rsidP="003734EF">
      <w:pPr>
        <w:pStyle w:val="Code"/>
        <w:rPr>
          <w:highlight w:val="white"/>
        </w:rPr>
      </w:pPr>
      <w:r w:rsidRPr="00903DBA">
        <w:rPr>
          <w:highlight w:val="white"/>
        </w:rPr>
        <w:t xml:space="preserve">    public Track LoadAddressToRegister(Symbol symbol,</w:t>
      </w:r>
    </w:p>
    <w:p w14:paraId="34BD15B2" w14:textId="3762372B" w:rsidR="003734EF" w:rsidRPr="00903DBA" w:rsidRDefault="003734EF" w:rsidP="003734EF">
      <w:pPr>
        <w:pStyle w:val="Code"/>
        <w:rPr>
          <w:highlight w:val="white"/>
        </w:rPr>
      </w:pPr>
      <w:r w:rsidRPr="00903DBA">
        <w:rPr>
          <w:highlight w:val="white"/>
        </w:rPr>
        <w:t xml:space="preserve">                                       Register? register = null) {</w:t>
      </w:r>
    </w:p>
    <w:p w14:paraId="4DEB3FCA" w14:textId="78D84C18" w:rsidR="0010515E" w:rsidRPr="00903DBA" w:rsidRDefault="0010515E" w:rsidP="0010515E">
      <w:pPr>
        <w:rPr>
          <w:highlight w:val="white"/>
        </w:rPr>
      </w:pPr>
      <w:r w:rsidRPr="00903DBA">
        <w:rPr>
          <w:highlight w:val="white"/>
        </w:rPr>
        <w:t xml:space="preserve">If the address symbol of the symbol is not null, we simply call </w:t>
      </w:r>
      <w:r w:rsidRPr="00903DBA">
        <w:rPr>
          <w:rStyle w:val="KeyWord0"/>
          <w:highlight w:val="white"/>
        </w:rPr>
        <w:t>LoadValueToRegister</w:t>
      </w:r>
      <w:r w:rsidRPr="00903DBA">
        <w:rPr>
          <w:highlight w:val="white"/>
        </w:rPr>
        <w:t xml:space="preserve"> with the address symbol, and returns the track. However, we must mark the track as a pointer, which </w:t>
      </w:r>
      <w:r w:rsidR="00560CDA" w:rsidRPr="00903DBA">
        <w:rPr>
          <w:highlight w:val="white"/>
        </w:rPr>
        <w:t>means that the set of possible register re will be restricted.</w:t>
      </w:r>
    </w:p>
    <w:p w14:paraId="03282819" w14:textId="5711696D" w:rsidR="003734EF" w:rsidRPr="00903DBA" w:rsidRDefault="003734EF" w:rsidP="003734EF">
      <w:pPr>
        <w:pStyle w:val="Code"/>
        <w:rPr>
          <w:highlight w:val="white"/>
        </w:rPr>
      </w:pPr>
      <w:r w:rsidRPr="00903DBA">
        <w:rPr>
          <w:highlight w:val="white"/>
        </w:rPr>
        <w:t xml:space="preserve">      if (symbol.AddressSymbol != null)</w:t>
      </w:r>
      <w:r w:rsidR="004B3739" w:rsidRPr="00903DBA">
        <w:rPr>
          <w:highlight w:val="white"/>
        </w:rPr>
        <w:t xml:space="preserve"> </w:t>
      </w:r>
      <w:r w:rsidRPr="00903DBA">
        <w:rPr>
          <w:highlight w:val="white"/>
        </w:rPr>
        <w:t>{</w:t>
      </w:r>
    </w:p>
    <w:p w14:paraId="3697002E" w14:textId="77777777" w:rsidR="003734EF" w:rsidRPr="00903DBA" w:rsidRDefault="003734EF" w:rsidP="003734EF">
      <w:pPr>
        <w:pStyle w:val="Code"/>
        <w:rPr>
          <w:highlight w:val="white"/>
        </w:rPr>
      </w:pPr>
      <w:r w:rsidRPr="00903DBA">
        <w:rPr>
          <w:highlight w:val="white"/>
        </w:rPr>
        <w:t xml:space="preserve">        Track addressTrack = LoadValueToRegister(symbol.AddressSymbol);</w:t>
      </w:r>
    </w:p>
    <w:p w14:paraId="59EEA7EC" w14:textId="77777777" w:rsidR="003734EF" w:rsidRPr="00903DBA" w:rsidRDefault="003734EF" w:rsidP="003734EF">
      <w:pPr>
        <w:pStyle w:val="Code"/>
        <w:rPr>
          <w:highlight w:val="white"/>
        </w:rPr>
      </w:pPr>
      <w:r w:rsidRPr="00903DBA">
        <w:rPr>
          <w:highlight w:val="white"/>
        </w:rPr>
        <w:t xml:space="preserve">        addressTrack.Pointer = true;</w:t>
      </w:r>
    </w:p>
    <w:p w14:paraId="33ACF6F4" w14:textId="77777777" w:rsidR="003734EF" w:rsidRPr="00903DBA" w:rsidRDefault="003734EF" w:rsidP="003734EF">
      <w:pPr>
        <w:pStyle w:val="Code"/>
        <w:rPr>
          <w:highlight w:val="white"/>
        </w:rPr>
      </w:pPr>
      <w:r w:rsidRPr="00903DBA">
        <w:rPr>
          <w:highlight w:val="white"/>
        </w:rPr>
        <w:t xml:space="preserve">        return addressTrack;</w:t>
      </w:r>
    </w:p>
    <w:p w14:paraId="0D8ACFE7" w14:textId="443CBCCC" w:rsidR="003734EF" w:rsidRPr="00903DBA" w:rsidRDefault="003734EF" w:rsidP="003734EF">
      <w:pPr>
        <w:pStyle w:val="Code"/>
        <w:rPr>
          <w:highlight w:val="white"/>
        </w:rPr>
      </w:pPr>
      <w:r w:rsidRPr="00903DBA">
        <w:rPr>
          <w:highlight w:val="white"/>
        </w:rPr>
        <w:t xml:space="preserve">      }</w:t>
      </w:r>
    </w:p>
    <w:p w14:paraId="6923B087" w14:textId="30AD14F2" w:rsidR="002A09BA" w:rsidRPr="00903DBA" w:rsidRDefault="002A09BA" w:rsidP="001F068E">
      <w:pPr>
        <w:rPr>
          <w:highlight w:val="white"/>
        </w:rPr>
      </w:pPr>
      <w:r w:rsidRPr="00903DBA">
        <w:rPr>
          <w:highlight w:val="white"/>
        </w:rPr>
        <w:t xml:space="preserve">If the address symbol is null, we need to obtain the address manually. </w:t>
      </w:r>
      <w:r w:rsidR="001F068E" w:rsidRPr="00903DBA">
        <w:rPr>
          <w:highlight w:val="white"/>
        </w:rPr>
        <w:t xml:space="preserve">We start by mov the base of the symbol to the register. </w:t>
      </w:r>
      <w:r w:rsidR="009B78A5" w:rsidRPr="00903DBA">
        <w:rPr>
          <w:highlight w:val="white"/>
        </w:rPr>
        <w:t>The base</w:t>
      </w:r>
      <w:r w:rsidR="00A77564" w:rsidRPr="00903DBA">
        <w:rPr>
          <w:highlight w:val="white"/>
        </w:rPr>
        <w:t xml:space="preserve"> is the regular or </w:t>
      </w:r>
      <w:r w:rsidR="0016674F">
        <w:rPr>
          <w:highlight w:val="white"/>
        </w:rPr>
        <w:t>variadic frame pointer</w:t>
      </w:r>
      <w:r w:rsidR="00A77564" w:rsidRPr="00903DBA">
        <w:rPr>
          <w:highlight w:val="white"/>
        </w:rPr>
        <w:t xml:space="preserve"> in case of an auto or register storage, since the value is located on the activation record, or the name of the symbol in case of </w:t>
      </w:r>
      <w:r w:rsidR="00602643" w:rsidRPr="00903DBA">
        <w:rPr>
          <w:highlight w:val="white"/>
        </w:rPr>
        <w:t>extern or static storage.</w:t>
      </w:r>
      <w:r w:rsidR="00620A6C" w:rsidRPr="00903DBA">
        <w:rPr>
          <w:highlight w:val="white"/>
        </w:rPr>
        <w:t xml:space="preserve"> However, the symbol may have a static address its value. In that case, the base is the name of the static address.</w:t>
      </w:r>
    </w:p>
    <w:p w14:paraId="0DCEB7A1" w14:textId="53C84264" w:rsidR="003734EF" w:rsidRPr="00903DBA" w:rsidRDefault="003734EF" w:rsidP="003734EF">
      <w:pPr>
        <w:pStyle w:val="Code"/>
        <w:rPr>
          <w:highlight w:val="white"/>
        </w:rPr>
      </w:pPr>
      <w:r w:rsidRPr="00903DBA">
        <w:rPr>
          <w:highlight w:val="white"/>
        </w:rPr>
        <w:t xml:space="preserve">      else {</w:t>
      </w:r>
    </w:p>
    <w:p w14:paraId="4E674213" w14:textId="77777777" w:rsidR="003734EF" w:rsidRPr="00903DBA" w:rsidRDefault="003734EF" w:rsidP="003734EF">
      <w:pPr>
        <w:pStyle w:val="Code"/>
        <w:rPr>
          <w:highlight w:val="white"/>
        </w:rPr>
      </w:pPr>
      <w:r w:rsidRPr="00903DBA">
        <w:rPr>
          <w:highlight w:val="white"/>
        </w:rPr>
        <w:t xml:space="preserve">        Symbol addressSymbol = new Symbol(new Type(symbol.Type));</w:t>
      </w:r>
    </w:p>
    <w:p w14:paraId="6A5EC1A5" w14:textId="77777777" w:rsidR="003734EF" w:rsidRPr="00903DBA" w:rsidRDefault="003734EF" w:rsidP="003734EF">
      <w:pPr>
        <w:pStyle w:val="Code"/>
        <w:rPr>
          <w:highlight w:val="white"/>
        </w:rPr>
      </w:pPr>
      <w:r w:rsidRPr="00903DBA">
        <w:rPr>
          <w:highlight w:val="white"/>
        </w:rPr>
        <w:t xml:space="preserve">        Track addressTrack = new Track(addressSymbol, register);</w:t>
      </w:r>
    </w:p>
    <w:p w14:paraId="5037C29D" w14:textId="77777777" w:rsidR="003734EF" w:rsidRPr="00903DBA" w:rsidRDefault="003734EF" w:rsidP="003734EF">
      <w:pPr>
        <w:pStyle w:val="Code"/>
        <w:rPr>
          <w:highlight w:val="white"/>
        </w:rPr>
      </w:pPr>
      <w:r w:rsidRPr="00903DBA">
        <w:rPr>
          <w:highlight w:val="white"/>
        </w:rPr>
        <w:t xml:space="preserve">        Assert.ErrorXXX((addressTrack.Register == null) ||</w:t>
      </w:r>
    </w:p>
    <w:p w14:paraId="0631DB8D" w14:textId="77777777" w:rsidR="003734EF" w:rsidRPr="00903DBA" w:rsidRDefault="003734EF" w:rsidP="003734EF">
      <w:pPr>
        <w:pStyle w:val="Code"/>
        <w:rPr>
          <w:highlight w:val="white"/>
        </w:rPr>
      </w:pPr>
      <w:r w:rsidRPr="00903DBA">
        <w:rPr>
          <w:highlight w:val="white"/>
        </w:rPr>
        <w:t xml:space="preserve">                        RegisterAllocator.PointerRegisterSetWithEllipse.</w:t>
      </w:r>
    </w:p>
    <w:p w14:paraId="41C073E2" w14:textId="77777777" w:rsidR="003734EF" w:rsidRPr="00903DBA" w:rsidRDefault="003734EF" w:rsidP="003734EF">
      <w:pPr>
        <w:pStyle w:val="Code"/>
        <w:rPr>
          <w:highlight w:val="white"/>
        </w:rPr>
      </w:pPr>
      <w:r w:rsidRPr="00903DBA">
        <w:rPr>
          <w:highlight w:val="white"/>
        </w:rPr>
        <w:t xml:space="preserve">                        Contains(addressTrack.Register.Value));</w:t>
      </w:r>
    </w:p>
    <w:p w14:paraId="0F2A7FC5" w14:textId="77777777" w:rsidR="003734EF" w:rsidRPr="00903DBA" w:rsidRDefault="003734EF" w:rsidP="003734EF">
      <w:pPr>
        <w:pStyle w:val="Code"/>
        <w:rPr>
          <w:highlight w:val="white"/>
        </w:rPr>
      </w:pPr>
      <w:r w:rsidRPr="00903DBA">
        <w:rPr>
          <w:highlight w:val="white"/>
        </w:rPr>
        <w:t xml:space="preserve">        addressTrack.Pointer = true;</w:t>
      </w:r>
    </w:p>
    <w:p w14:paraId="6C7453CC" w14:textId="77777777" w:rsidR="003734EF" w:rsidRPr="00903DBA" w:rsidRDefault="003734EF" w:rsidP="003734EF">
      <w:pPr>
        <w:pStyle w:val="Code"/>
        <w:rPr>
          <w:highlight w:val="white"/>
        </w:rPr>
      </w:pPr>
      <w:r w:rsidRPr="00903DBA">
        <w:rPr>
          <w:highlight w:val="white"/>
        </w:rPr>
        <w:t xml:space="preserve">        Assert.ErrorXXX(!(symbol.Value is BigInteger));</w:t>
      </w:r>
    </w:p>
    <w:p w14:paraId="66187089" w14:textId="77777777" w:rsidR="003734EF" w:rsidRPr="00903DBA" w:rsidRDefault="003734EF" w:rsidP="003734EF">
      <w:pPr>
        <w:pStyle w:val="Code"/>
        <w:rPr>
          <w:highlight w:val="white"/>
        </w:rPr>
      </w:pPr>
      <w:r w:rsidRPr="00903DBA">
        <w:rPr>
          <w:highlight w:val="white"/>
        </w:rPr>
        <w:t xml:space="preserve">        AddAssemblyCode(AssemblyOperator.mov, addressTrack, Base(symbol));</w:t>
      </w:r>
    </w:p>
    <w:p w14:paraId="52A22983" w14:textId="3190BA0D" w:rsidR="003734EF" w:rsidRPr="00903DBA" w:rsidRDefault="00B34ECA" w:rsidP="004E2BFD">
      <w:pPr>
        <w:rPr>
          <w:highlight w:val="white"/>
        </w:rPr>
      </w:pPr>
      <w:r w:rsidRPr="00903DBA">
        <w:rPr>
          <w:highlight w:val="white"/>
        </w:rPr>
        <w:t xml:space="preserve">Then we add the offset of the symbol, which is always non-zero in case of auto or register storage and zero in case of </w:t>
      </w:r>
      <w:r w:rsidR="004E2BFD" w:rsidRPr="00903DBA">
        <w:rPr>
          <w:highlight w:val="white"/>
        </w:rPr>
        <w:t>extern or static storage.</w:t>
      </w:r>
      <w:r w:rsidR="00184D0F" w:rsidRPr="00903DBA">
        <w:rPr>
          <w:highlight w:val="white"/>
        </w:rPr>
        <w:t xml:space="preserve"> In case a static address, the offset may be zero or non-zero.</w:t>
      </w:r>
    </w:p>
    <w:p w14:paraId="321F5617" w14:textId="77777777" w:rsidR="003734EF" w:rsidRPr="00903DBA" w:rsidRDefault="003734EF" w:rsidP="003734EF">
      <w:pPr>
        <w:pStyle w:val="Code"/>
        <w:rPr>
          <w:highlight w:val="white"/>
        </w:rPr>
      </w:pPr>
      <w:r w:rsidRPr="00903DBA">
        <w:rPr>
          <w:highlight w:val="white"/>
        </w:rPr>
        <w:t xml:space="preserve">        int offset = Offset(symbol);</w:t>
      </w:r>
    </w:p>
    <w:p w14:paraId="00C56455" w14:textId="52DB6EE0" w:rsidR="003734EF" w:rsidRPr="00903DBA" w:rsidRDefault="003734EF" w:rsidP="003734EF">
      <w:pPr>
        <w:pStyle w:val="Code"/>
        <w:rPr>
          <w:highlight w:val="white"/>
        </w:rPr>
      </w:pPr>
      <w:r w:rsidRPr="00903DBA">
        <w:rPr>
          <w:highlight w:val="white"/>
        </w:rPr>
        <w:t xml:space="preserve">        if (offset != 0)</w:t>
      </w:r>
      <w:r w:rsidR="00B34ECA" w:rsidRPr="00903DBA">
        <w:rPr>
          <w:highlight w:val="white"/>
        </w:rPr>
        <w:t xml:space="preserve"> </w:t>
      </w:r>
      <w:r w:rsidRPr="00903DBA">
        <w:rPr>
          <w:highlight w:val="white"/>
        </w:rPr>
        <w:t>{</w:t>
      </w:r>
    </w:p>
    <w:p w14:paraId="0CC9BF26" w14:textId="77777777" w:rsidR="001D7EC0" w:rsidRPr="00903DBA" w:rsidRDefault="003734EF" w:rsidP="003734EF">
      <w:pPr>
        <w:pStyle w:val="Code"/>
        <w:rPr>
          <w:highlight w:val="white"/>
        </w:rPr>
      </w:pPr>
      <w:r w:rsidRPr="00903DBA">
        <w:rPr>
          <w:highlight w:val="white"/>
        </w:rPr>
        <w:t xml:space="preserve">          AddAssemblyCode(AssemblyOperator.add, addressTrack,</w:t>
      </w:r>
    </w:p>
    <w:p w14:paraId="2FA6D1D8" w14:textId="3DFA3D2D" w:rsidR="003734EF" w:rsidRPr="00903DBA" w:rsidRDefault="001D7EC0" w:rsidP="003734EF">
      <w:pPr>
        <w:pStyle w:val="Code"/>
        <w:rPr>
          <w:highlight w:val="white"/>
        </w:rPr>
      </w:pPr>
      <w:r w:rsidRPr="00903DBA">
        <w:rPr>
          <w:highlight w:val="white"/>
        </w:rPr>
        <w:t xml:space="preserve">                         </w:t>
      </w:r>
      <w:r w:rsidR="003734EF" w:rsidRPr="00903DBA">
        <w:rPr>
          <w:highlight w:val="white"/>
        </w:rPr>
        <w:t xml:space="preserve"> </w:t>
      </w:r>
      <w:r w:rsidRPr="00903DBA">
        <w:rPr>
          <w:highlight w:val="white"/>
        </w:rPr>
        <w:t xml:space="preserve">(BigInteger) </w:t>
      </w:r>
      <w:r w:rsidR="003734EF" w:rsidRPr="00903DBA">
        <w:rPr>
          <w:highlight w:val="white"/>
        </w:rPr>
        <w:t>offset);</w:t>
      </w:r>
    </w:p>
    <w:p w14:paraId="2DCD1174" w14:textId="77777777" w:rsidR="003734EF" w:rsidRPr="00903DBA" w:rsidRDefault="003734EF" w:rsidP="003734EF">
      <w:pPr>
        <w:pStyle w:val="Code"/>
        <w:rPr>
          <w:highlight w:val="white"/>
        </w:rPr>
      </w:pPr>
      <w:r w:rsidRPr="00903DBA">
        <w:rPr>
          <w:highlight w:val="white"/>
        </w:rPr>
        <w:t xml:space="preserve">        }</w:t>
      </w:r>
    </w:p>
    <w:p w14:paraId="2F236725" w14:textId="77777777" w:rsidR="003734EF" w:rsidRPr="00903DBA" w:rsidRDefault="003734EF" w:rsidP="003734EF">
      <w:pPr>
        <w:pStyle w:val="Code"/>
        <w:rPr>
          <w:highlight w:val="white"/>
        </w:rPr>
      </w:pPr>
    </w:p>
    <w:p w14:paraId="7C38CA05" w14:textId="77777777" w:rsidR="003734EF" w:rsidRPr="00903DBA" w:rsidRDefault="003734EF" w:rsidP="003734EF">
      <w:pPr>
        <w:pStyle w:val="Code"/>
        <w:rPr>
          <w:highlight w:val="white"/>
        </w:rPr>
      </w:pPr>
      <w:r w:rsidRPr="00903DBA">
        <w:rPr>
          <w:highlight w:val="white"/>
        </w:rPr>
        <w:t xml:space="preserve">        return addressTrack;</w:t>
      </w:r>
    </w:p>
    <w:p w14:paraId="29AB26A1" w14:textId="77777777" w:rsidR="003734EF" w:rsidRPr="00903DBA" w:rsidRDefault="003734EF" w:rsidP="003734EF">
      <w:pPr>
        <w:pStyle w:val="Code"/>
        <w:rPr>
          <w:highlight w:val="white"/>
        </w:rPr>
      </w:pPr>
      <w:r w:rsidRPr="00903DBA">
        <w:rPr>
          <w:highlight w:val="white"/>
        </w:rPr>
        <w:t xml:space="preserve">      }</w:t>
      </w:r>
    </w:p>
    <w:p w14:paraId="25F5B3A6" w14:textId="77777777" w:rsidR="003734EF" w:rsidRPr="00903DBA" w:rsidRDefault="003734EF" w:rsidP="003734EF">
      <w:pPr>
        <w:pStyle w:val="Code"/>
        <w:rPr>
          <w:highlight w:val="white"/>
        </w:rPr>
      </w:pPr>
      <w:r w:rsidRPr="00903DBA">
        <w:rPr>
          <w:highlight w:val="white"/>
        </w:rPr>
        <w:t xml:space="preserve">    }</w:t>
      </w:r>
    </w:p>
    <w:p w14:paraId="72232E1B" w14:textId="0D24DD00" w:rsidR="00AC7CC6" w:rsidRPr="00903DBA" w:rsidRDefault="00AC7CC6" w:rsidP="00AC7CC6">
      <w:pPr>
        <w:pStyle w:val="Rubrik3"/>
        <w:rPr>
          <w:highlight w:val="white"/>
        </w:rPr>
      </w:pPr>
      <w:bookmarkStart w:id="442" w:name="_Toc57656088"/>
      <w:r w:rsidRPr="00903DBA">
        <w:rPr>
          <w:highlight w:val="white"/>
        </w:rPr>
        <w:t>Return</w:t>
      </w:r>
      <w:r w:rsidR="0066666A" w:rsidRPr="00903DBA">
        <w:rPr>
          <w:highlight w:val="white"/>
        </w:rPr>
        <w:t>,</w:t>
      </w:r>
      <w:r w:rsidRPr="00903DBA">
        <w:rPr>
          <w:highlight w:val="white"/>
        </w:rPr>
        <w:t xml:space="preserve"> Exit</w:t>
      </w:r>
      <w:r w:rsidR="0066666A" w:rsidRPr="00903DBA">
        <w:rPr>
          <w:highlight w:val="white"/>
        </w:rPr>
        <w:t xml:space="preserve">, and </w:t>
      </w:r>
      <w:r w:rsidR="00C0170C">
        <w:rPr>
          <w:highlight w:val="white"/>
        </w:rPr>
        <w:t>Jump</w:t>
      </w:r>
      <w:bookmarkEnd w:id="442"/>
    </w:p>
    <w:p w14:paraId="2C5AA6DF" w14:textId="47C74C91" w:rsidR="00D935A0" w:rsidRPr="00903DBA" w:rsidRDefault="00DE4DC0" w:rsidP="003E4E87">
      <w:pPr>
        <w:rPr>
          <w:highlight w:val="white"/>
        </w:rPr>
      </w:pPr>
      <w:r w:rsidRPr="00903DBA">
        <w:rPr>
          <w:highlight w:val="white"/>
        </w:rPr>
        <w:t xml:space="preserve">The </w:t>
      </w:r>
      <w:r w:rsidRPr="00903DBA">
        <w:rPr>
          <w:rStyle w:val="KeyWord0"/>
          <w:highlight w:val="white"/>
        </w:rPr>
        <w:t>Return</w:t>
      </w:r>
      <w:r w:rsidRPr="00903DBA">
        <w:rPr>
          <w:highlight w:val="white"/>
        </w:rPr>
        <w:t xml:space="preserve"> method generate</w:t>
      </w:r>
      <w:r w:rsidR="003E4E87" w:rsidRPr="00903DBA">
        <w:rPr>
          <w:highlight w:val="white"/>
        </w:rPr>
        <w:t xml:space="preserve">s the code for returning from a function call. </w:t>
      </w:r>
      <w:r w:rsidR="0070076E" w:rsidRPr="00903DBA">
        <w:rPr>
          <w:highlight w:val="white"/>
        </w:rPr>
        <w:t>W</w:t>
      </w:r>
      <w:r w:rsidR="00B14BFC" w:rsidRPr="00903DBA">
        <w:rPr>
          <w:highlight w:val="white"/>
        </w:rPr>
        <w:t>e catch the return address</w:t>
      </w:r>
      <w:r w:rsidR="0070076E" w:rsidRPr="00903DBA">
        <w:rPr>
          <w:highlight w:val="white"/>
        </w:rPr>
        <w:t xml:space="preserve"> (which we </w:t>
      </w:r>
      <w:r w:rsidR="000C6BAE" w:rsidRPr="00903DBA">
        <w:rPr>
          <w:highlight w:val="white"/>
        </w:rPr>
        <w:t>must</w:t>
      </w:r>
      <w:r w:rsidR="0070076E" w:rsidRPr="00903DBA">
        <w:rPr>
          <w:highlight w:val="white"/>
        </w:rPr>
        <w:t xml:space="preserve"> do before we reset the pointers), </w:t>
      </w:r>
      <w:r w:rsidR="003E4E87" w:rsidRPr="00903DBA">
        <w:rPr>
          <w:highlight w:val="white"/>
        </w:rPr>
        <w:t xml:space="preserve">reset the </w:t>
      </w:r>
      <w:r w:rsidR="00B14BFC" w:rsidRPr="00903DBA">
        <w:rPr>
          <w:highlight w:val="white"/>
        </w:rPr>
        <w:t xml:space="preserve">regular frame pointer and </w:t>
      </w:r>
      <w:r w:rsidR="004A5B68">
        <w:rPr>
          <w:highlight w:val="white"/>
        </w:rPr>
        <w:t>variadic</w:t>
      </w:r>
      <w:r w:rsidR="00B14BFC" w:rsidRPr="00903DBA">
        <w:rPr>
          <w:highlight w:val="white"/>
        </w:rPr>
        <w:t xml:space="preserve"> frame pointer</w:t>
      </w:r>
      <w:r w:rsidR="0070076E" w:rsidRPr="00903DBA">
        <w:rPr>
          <w:highlight w:val="white"/>
        </w:rPr>
        <w:t>, and jump back to the return address.</w:t>
      </w:r>
    </w:p>
    <w:p w14:paraId="707CFE77" w14:textId="77777777" w:rsidR="00476FE6" w:rsidRPr="00903DBA" w:rsidRDefault="00476FE6" w:rsidP="00476FE6">
      <w:pPr>
        <w:pStyle w:val="Code"/>
        <w:rPr>
          <w:highlight w:val="white"/>
        </w:rPr>
      </w:pPr>
      <w:r w:rsidRPr="00903DBA">
        <w:rPr>
          <w:highlight w:val="white"/>
        </w:rPr>
        <w:t xml:space="preserve">    public void Return(MiddleCode middleCode, int middleIndex) {</w:t>
      </w:r>
    </w:p>
    <w:p w14:paraId="063B1A2A" w14:textId="77777777" w:rsidR="00476FE6" w:rsidRPr="00903DBA" w:rsidRDefault="00476FE6" w:rsidP="00476FE6">
      <w:pPr>
        <w:pStyle w:val="Code"/>
        <w:rPr>
          <w:highlight w:val="white"/>
        </w:rPr>
      </w:pPr>
      <w:r w:rsidRPr="00903DBA">
        <w:rPr>
          <w:highlight w:val="white"/>
        </w:rPr>
        <w:t xml:space="preserve">      if (SymbolTable.CurrentFunction.UniqueName.Equals</w:t>
      </w:r>
    </w:p>
    <w:p w14:paraId="24676559" w14:textId="77777777" w:rsidR="00476FE6" w:rsidRPr="00903DBA" w:rsidRDefault="00476FE6" w:rsidP="00476FE6">
      <w:pPr>
        <w:pStyle w:val="Code"/>
        <w:rPr>
          <w:highlight w:val="white"/>
        </w:rPr>
      </w:pPr>
      <w:r w:rsidRPr="00903DBA">
        <w:rPr>
          <w:highlight w:val="white"/>
        </w:rPr>
        <w:t xml:space="preserve">                      (AssemblyCodeGenerator.MainName)) {</w:t>
      </w:r>
    </w:p>
    <w:p w14:paraId="2DA7C1A1" w14:textId="77777777" w:rsidR="00476FE6" w:rsidRPr="00903DBA" w:rsidRDefault="00476FE6" w:rsidP="00476FE6">
      <w:pPr>
        <w:pStyle w:val="Code"/>
        <w:rPr>
          <w:highlight w:val="white"/>
        </w:rPr>
      </w:pPr>
      <w:r w:rsidRPr="00903DBA">
        <w:rPr>
          <w:highlight w:val="white"/>
        </w:rPr>
        <w:lastRenderedPageBreak/>
        <w:t xml:space="preserve">        Assert.ErrorXXX(m_floatStackSize == 0);</w:t>
      </w:r>
    </w:p>
    <w:p w14:paraId="17BBFD1B" w14:textId="77777777" w:rsidR="00476FE6" w:rsidRPr="00903DBA" w:rsidRDefault="00476FE6" w:rsidP="00476FE6">
      <w:pPr>
        <w:pStyle w:val="Code"/>
        <w:rPr>
          <w:highlight w:val="white"/>
        </w:rPr>
      </w:pPr>
      <w:r w:rsidRPr="00903DBA">
        <w:rPr>
          <w:highlight w:val="white"/>
        </w:rPr>
        <w:t xml:space="preserve">        AddAssemblyCode(AssemblyOperator.cmp, AssemblyCode.FrameRegister,</w:t>
      </w:r>
    </w:p>
    <w:p w14:paraId="21E9B074" w14:textId="77777777" w:rsidR="00476FE6" w:rsidRPr="00903DBA" w:rsidRDefault="00476FE6" w:rsidP="00476FE6">
      <w:pPr>
        <w:pStyle w:val="Code"/>
        <w:rPr>
          <w:highlight w:val="white"/>
        </w:rPr>
      </w:pPr>
      <w:r w:rsidRPr="00903DBA">
        <w:rPr>
          <w:highlight w:val="white"/>
        </w:rPr>
        <w:t xml:space="preserve">                        SymbolTable.ReturnAddressOffset, BigInteger.Zero,</w:t>
      </w:r>
    </w:p>
    <w:p w14:paraId="1D231C19" w14:textId="77777777" w:rsidR="00476FE6" w:rsidRPr="00903DBA" w:rsidRDefault="00476FE6" w:rsidP="00476FE6">
      <w:pPr>
        <w:pStyle w:val="Code"/>
        <w:rPr>
          <w:highlight w:val="white"/>
        </w:rPr>
      </w:pPr>
      <w:r w:rsidRPr="00903DBA">
        <w:rPr>
          <w:highlight w:val="white"/>
        </w:rPr>
        <w:t xml:space="preserve">                        TypeSize.PointerSize);</w:t>
      </w:r>
    </w:p>
    <w:p w14:paraId="66F9A945" w14:textId="77777777" w:rsidR="00476FE6" w:rsidRPr="00903DBA" w:rsidRDefault="00476FE6" w:rsidP="00476FE6">
      <w:pPr>
        <w:pStyle w:val="Code"/>
        <w:rPr>
          <w:highlight w:val="white"/>
        </w:rPr>
      </w:pPr>
    </w:p>
    <w:p w14:paraId="12DFB321" w14:textId="77777777" w:rsidR="00476FE6" w:rsidRPr="00903DBA" w:rsidRDefault="00476FE6" w:rsidP="00476FE6">
      <w:pPr>
        <w:pStyle w:val="Code"/>
        <w:rPr>
          <w:highlight w:val="white"/>
        </w:rPr>
      </w:pPr>
      <w:r w:rsidRPr="00903DBA">
        <w:rPr>
          <w:highlight w:val="white"/>
        </w:rPr>
        <w:t xml:space="preserve">        AssemblyCode jumpCode =</w:t>
      </w:r>
    </w:p>
    <w:p w14:paraId="2AE7C485" w14:textId="77777777" w:rsidR="00476FE6" w:rsidRPr="00903DBA" w:rsidRDefault="00476FE6" w:rsidP="00476FE6">
      <w:pPr>
        <w:pStyle w:val="Code"/>
        <w:rPr>
          <w:highlight w:val="white"/>
        </w:rPr>
      </w:pPr>
      <w:r w:rsidRPr="00903DBA">
        <w:rPr>
          <w:highlight w:val="white"/>
        </w:rPr>
        <w:t xml:space="preserve">          AddAssemblyCode(AssemblyOperator.je, null, null, middleIndex + 1);</w:t>
      </w:r>
    </w:p>
    <w:p w14:paraId="186AD964" w14:textId="77777777" w:rsidR="00476FE6" w:rsidRPr="00903DBA" w:rsidRDefault="00476FE6" w:rsidP="00476FE6">
      <w:pPr>
        <w:pStyle w:val="Code"/>
        <w:rPr>
          <w:highlight w:val="white"/>
        </w:rPr>
      </w:pPr>
      <w:r w:rsidRPr="00903DBA">
        <w:rPr>
          <w:highlight w:val="white"/>
        </w:rPr>
        <w:t xml:space="preserve">        Return();</w:t>
      </w:r>
    </w:p>
    <w:p w14:paraId="56229836" w14:textId="77777777" w:rsidR="00476FE6" w:rsidRPr="00903DBA" w:rsidRDefault="00476FE6" w:rsidP="00476FE6">
      <w:pPr>
        <w:pStyle w:val="Code"/>
        <w:rPr>
          <w:highlight w:val="white"/>
        </w:rPr>
      </w:pPr>
      <w:r w:rsidRPr="00903DBA">
        <w:rPr>
          <w:highlight w:val="white"/>
        </w:rPr>
        <w:t xml:space="preserve">      }</w:t>
      </w:r>
    </w:p>
    <w:p w14:paraId="08362304" w14:textId="77777777" w:rsidR="00476FE6" w:rsidRPr="00903DBA" w:rsidRDefault="00476FE6" w:rsidP="00476FE6">
      <w:pPr>
        <w:pStyle w:val="Code"/>
        <w:rPr>
          <w:highlight w:val="white"/>
        </w:rPr>
      </w:pPr>
      <w:r w:rsidRPr="00903DBA">
        <w:rPr>
          <w:highlight w:val="white"/>
        </w:rPr>
        <w:t xml:space="preserve">      else {</w:t>
      </w:r>
    </w:p>
    <w:p w14:paraId="1FEA0A4D" w14:textId="77777777" w:rsidR="00476FE6" w:rsidRPr="00903DBA" w:rsidRDefault="00476FE6" w:rsidP="00476FE6">
      <w:pPr>
        <w:pStyle w:val="Code"/>
        <w:rPr>
          <w:highlight w:val="white"/>
        </w:rPr>
      </w:pPr>
      <w:r w:rsidRPr="00903DBA">
        <w:rPr>
          <w:highlight w:val="white"/>
        </w:rPr>
        <w:t xml:space="preserve">        SetReturnValue(middleCode);</w:t>
      </w:r>
    </w:p>
    <w:p w14:paraId="7099E823" w14:textId="77777777" w:rsidR="00476FE6" w:rsidRPr="00903DBA" w:rsidRDefault="00476FE6" w:rsidP="00476FE6">
      <w:pPr>
        <w:pStyle w:val="Code"/>
        <w:rPr>
          <w:highlight w:val="white"/>
        </w:rPr>
      </w:pPr>
      <w:r w:rsidRPr="00903DBA">
        <w:rPr>
          <w:highlight w:val="white"/>
        </w:rPr>
        <w:t xml:space="preserve">        Assert.ErrorXXX(m_floatStackSize == 0);</w:t>
      </w:r>
    </w:p>
    <w:p w14:paraId="5B6B8172" w14:textId="77777777" w:rsidR="00476FE6" w:rsidRPr="00903DBA" w:rsidRDefault="00476FE6" w:rsidP="00476FE6">
      <w:pPr>
        <w:pStyle w:val="Code"/>
        <w:rPr>
          <w:highlight w:val="white"/>
        </w:rPr>
      </w:pPr>
      <w:r w:rsidRPr="00903DBA">
        <w:rPr>
          <w:highlight w:val="white"/>
        </w:rPr>
        <w:t xml:space="preserve">        Return();</w:t>
      </w:r>
    </w:p>
    <w:p w14:paraId="4651E0A2" w14:textId="77777777" w:rsidR="00476FE6" w:rsidRPr="00903DBA" w:rsidRDefault="00476FE6" w:rsidP="00476FE6">
      <w:pPr>
        <w:pStyle w:val="Code"/>
        <w:rPr>
          <w:highlight w:val="white"/>
        </w:rPr>
      </w:pPr>
      <w:r w:rsidRPr="00903DBA">
        <w:rPr>
          <w:highlight w:val="white"/>
        </w:rPr>
        <w:t xml:space="preserve">      }</w:t>
      </w:r>
    </w:p>
    <w:p w14:paraId="4E23881C" w14:textId="77777777" w:rsidR="00476FE6" w:rsidRPr="00903DBA" w:rsidRDefault="00476FE6" w:rsidP="00476FE6">
      <w:pPr>
        <w:pStyle w:val="Code"/>
        <w:rPr>
          <w:highlight w:val="white"/>
        </w:rPr>
      </w:pPr>
      <w:r w:rsidRPr="00903DBA">
        <w:rPr>
          <w:highlight w:val="white"/>
        </w:rPr>
        <w:t xml:space="preserve">    }</w:t>
      </w:r>
    </w:p>
    <w:p w14:paraId="65A90FEA" w14:textId="7ED13FAF" w:rsidR="00C953A1" w:rsidRPr="00903DBA" w:rsidRDefault="007416FE" w:rsidP="007416FE">
      <w:pPr>
        <w:rPr>
          <w:highlight w:val="white"/>
        </w:rPr>
      </w:pPr>
      <w:r w:rsidRPr="00903DBA">
        <w:rPr>
          <w:highlight w:val="white"/>
        </w:rPr>
        <w:t xml:space="preserve">The </w:t>
      </w:r>
      <w:r w:rsidRPr="00903DBA">
        <w:rPr>
          <w:rStyle w:val="KeyWord0"/>
          <w:highlight w:val="white"/>
        </w:rPr>
        <w:t>SetReturnValue</w:t>
      </w:r>
      <w:r w:rsidRPr="00903DBA">
        <w:rPr>
          <w:highlight w:val="white"/>
        </w:rPr>
        <w:t xml:space="preserve"> method </w:t>
      </w:r>
      <w:r w:rsidR="00E67F3C" w:rsidRPr="00903DBA">
        <w:rPr>
          <w:highlight w:val="white"/>
        </w:rPr>
        <w:t xml:space="preserve">calls </w:t>
      </w:r>
      <w:r w:rsidR="00E67F3C" w:rsidRPr="00903DBA">
        <w:rPr>
          <w:rStyle w:val="KeyWord0"/>
          <w:highlight w:val="white"/>
        </w:rPr>
        <w:t>StructUnionSetReturnValue</w:t>
      </w:r>
      <w:r w:rsidR="00E67F3C" w:rsidRPr="00903DBA">
        <w:rPr>
          <w:highlight w:val="white"/>
        </w:rPr>
        <w:t xml:space="preserve"> or </w:t>
      </w:r>
      <w:r w:rsidR="00D40CCA" w:rsidRPr="00903DBA">
        <w:rPr>
          <w:rStyle w:val="KeyWord0"/>
          <w:highlight w:val="white"/>
        </w:rPr>
        <w:t>IntegralSetReturnValue</w:t>
      </w:r>
      <w:r w:rsidR="004213DF" w:rsidRPr="00903DBA">
        <w:rPr>
          <w:highlight w:val="white"/>
        </w:rPr>
        <w:t xml:space="preserve"> </w:t>
      </w:r>
      <w:r w:rsidR="00831E92" w:rsidRPr="00903DBA">
        <w:rPr>
          <w:highlight w:val="white"/>
        </w:rPr>
        <w:t>in case of a struc</w:t>
      </w:r>
      <w:r w:rsidR="00E7704A" w:rsidRPr="00903DBA">
        <w:rPr>
          <w:highlight w:val="white"/>
        </w:rPr>
        <w:t>t</w:t>
      </w:r>
      <w:r w:rsidR="00831E92" w:rsidRPr="00903DBA">
        <w:rPr>
          <w:highlight w:val="white"/>
        </w:rPr>
        <w:t xml:space="preserve"> or union value, or an integral value. In case of a floating-point value we do not</w:t>
      </w:r>
      <w:r w:rsidR="001E3A59" w:rsidRPr="00903DBA">
        <w:rPr>
          <w:highlight w:val="white"/>
        </w:rPr>
        <w:t>h</w:t>
      </w:r>
      <w:r w:rsidR="00831E92" w:rsidRPr="00903DBA">
        <w:rPr>
          <w:highlight w:val="white"/>
        </w:rPr>
        <w:t>ing</w:t>
      </w:r>
      <w:r w:rsidR="00E7704A" w:rsidRPr="00903DBA">
        <w:rPr>
          <w:highlight w:val="white"/>
        </w:rPr>
        <w:t>, since the return value is already</w:t>
      </w:r>
      <w:r w:rsidR="00767FA9" w:rsidRPr="00903DBA">
        <w:rPr>
          <w:highlight w:val="white"/>
        </w:rPr>
        <w:t xml:space="preserve"> properly placed on the top of the floating-point stack.</w:t>
      </w:r>
    </w:p>
    <w:p w14:paraId="21D47B25" w14:textId="77777777" w:rsidR="00C953A1" w:rsidRPr="00903DBA" w:rsidRDefault="00C953A1" w:rsidP="00941019">
      <w:pPr>
        <w:pStyle w:val="Code"/>
        <w:rPr>
          <w:highlight w:val="white"/>
        </w:rPr>
      </w:pPr>
      <w:r w:rsidRPr="00903DBA">
        <w:rPr>
          <w:highlight w:val="white"/>
        </w:rPr>
        <w:t xml:space="preserve">    private void SetReturnValue(MiddleCode middleCode) {</w:t>
      </w:r>
    </w:p>
    <w:p w14:paraId="6F850CEF" w14:textId="77777777" w:rsidR="00C953A1" w:rsidRPr="00903DBA" w:rsidRDefault="00C953A1" w:rsidP="00C953A1">
      <w:pPr>
        <w:pStyle w:val="Code"/>
        <w:rPr>
          <w:highlight w:val="white"/>
        </w:rPr>
      </w:pPr>
      <w:r w:rsidRPr="00903DBA">
        <w:rPr>
          <w:highlight w:val="white"/>
        </w:rPr>
        <w:t xml:space="preserve">      if (middleCode[1] != null) {</w:t>
      </w:r>
    </w:p>
    <w:p w14:paraId="5E4E2C80" w14:textId="77777777" w:rsidR="00C953A1" w:rsidRPr="00903DBA" w:rsidRDefault="00C953A1" w:rsidP="00C953A1">
      <w:pPr>
        <w:pStyle w:val="Code"/>
        <w:rPr>
          <w:highlight w:val="white"/>
        </w:rPr>
      </w:pPr>
      <w:r w:rsidRPr="00903DBA">
        <w:rPr>
          <w:highlight w:val="white"/>
        </w:rPr>
        <w:t xml:space="preserve">        Symbol returnSymbol = (Symbol) middleCode[1];</w:t>
      </w:r>
    </w:p>
    <w:p w14:paraId="780E181E" w14:textId="77777777" w:rsidR="00C953A1" w:rsidRPr="00903DBA" w:rsidRDefault="00C953A1" w:rsidP="00C953A1">
      <w:pPr>
        <w:pStyle w:val="Code"/>
        <w:rPr>
          <w:highlight w:val="white"/>
        </w:rPr>
      </w:pPr>
    </w:p>
    <w:p w14:paraId="4FC02D22" w14:textId="77777777" w:rsidR="00C953A1" w:rsidRPr="00903DBA" w:rsidRDefault="00C953A1" w:rsidP="00C953A1">
      <w:pPr>
        <w:pStyle w:val="Code"/>
        <w:rPr>
          <w:highlight w:val="white"/>
        </w:rPr>
      </w:pPr>
      <w:r w:rsidRPr="00903DBA">
        <w:rPr>
          <w:highlight w:val="white"/>
        </w:rPr>
        <w:t xml:space="preserve">        if (returnSymbol.Type.IsStructOrUnion()) {</w:t>
      </w:r>
    </w:p>
    <w:p w14:paraId="1A906378" w14:textId="77777777" w:rsidR="00C953A1" w:rsidRPr="00903DBA" w:rsidRDefault="00C953A1" w:rsidP="00C953A1">
      <w:pPr>
        <w:pStyle w:val="Code"/>
        <w:rPr>
          <w:highlight w:val="white"/>
        </w:rPr>
      </w:pPr>
      <w:r w:rsidRPr="00903DBA">
        <w:rPr>
          <w:highlight w:val="white"/>
        </w:rPr>
        <w:t xml:space="preserve">          StructUnionSetReturnValue(middleCode);</w:t>
      </w:r>
    </w:p>
    <w:p w14:paraId="3044BE93" w14:textId="77777777" w:rsidR="00C953A1" w:rsidRPr="00903DBA" w:rsidRDefault="00C953A1" w:rsidP="00C953A1">
      <w:pPr>
        <w:pStyle w:val="Code"/>
        <w:rPr>
          <w:highlight w:val="white"/>
        </w:rPr>
      </w:pPr>
      <w:r w:rsidRPr="00903DBA">
        <w:rPr>
          <w:highlight w:val="white"/>
        </w:rPr>
        <w:t xml:space="preserve">        }</w:t>
      </w:r>
    </w:p>
    <w:p w14:paraId="584FC7EC" w14:textId="77777777" w:rsidR="00C953A1" w:rsidRPr="00903DBA" w:rsidRDefault="00C953A1" w:rsidP="00C953A1">
      <w:pPr>
        <w:pStyle w:val="Code"/>
        <w:rPr>
          <w:highlight w:val="white"/>
        </w:rPr>
      </w:pPr>
      <w:r w:rsidRPr="00903DBA">
        <w:rPr>
          <w:highlight w:val="white"/>
        </w:rPr>
        <w:t xml:space="preserve">        else if (returnSymbol.Type.IsFloating()) {</w:t>
      </w:r>
    </w:p>
    <w:p w14:paraId="07B57D42" w14:textId="77777777" w:rsidR="00C953A1" w:rsidRPr="00903DBA" w:rsidRDefault="00C953A1" w:rsidP="00C953A1">
      <w:pPr>
        <w:pStyle w:val="Code"/>
        <w:rPr>
          <w:highlight w:val="white"/>
        </w:rPr>
      </w:pPr>
      <w:r w:rsidRPr="00903DBA">
        <w:rPr>
          <w:highlight w:val="white"/>
        </w:rPr>
        <w:t xml:space="preserve">          Assert.ErrorXXX((--m_floatStackSize) == 0);</w:t>
      </w:r>
    </w:p>
    <w:p w14:paraId="5892FC41" w14:textId="77777777" w:rsidR="00C953A1" w:rsidRPr="00903DBA" w:rsidRDefault="00C953A1" w:rsidP="00C953A1">
      <w:pPr>
        <w:pStyle w:val="Code"/>
        <w:rPr>
          <w:highlight w:val="white"/>
        </w:rPr>
      </w:pPr>
      <w:r w:rsidRPr="00903DBA">
        <w:rPr>
          <w:highlight w:val="white"/>
        </w:rPr>
        <w:t xml:space="preserve">        }</w:t>
      </w:r>
    </w:p>
    <w:p w14:paraId="19E43B0F" w14:textId="77777777" w:rsidR="00C953A1" w:rsidRPr="00903DBA" w:rsidRDefault="00C953A1" w:rsidP="00C953A1">
      <w:pPr>
        <w:pStyle w:val="Code"/>
        <w:rPr>
          <w:highlight w:val="white"/>
        </w:rPr>
      </w:pPr>
      <w:r w:rsidRPr="00903DBA">
        <w:rPr>
          <w:highlight w:val="white"/>
        </w:rPr>
        <w:t xml:space="preserve">        else {</w:t>
      </w:r>
    </w:p>
    <w:p w14:paraId="63BA6213" w14:textId="77777777" w:rsidR="00C953A1" w:rsidRPr="00903DBA" w:rsidRDefault="00C953A1" w:rsidP="00C953A1">
      <w:pPr>
        <w:pStyle w:val="Code"/>
        <w:rPr>
          <w:highlight w:val="white"/>
        </w:rPr>
      </w:pPr>
      <w:r w:rsidRPr="00903DBA">
        <w:rPr>
          <w:highlight w:val="white"/>
        </w:rPr>
        <w:t xml:space="preserve">          IntegralSetReturnValue(middleCode);</w:t>
      </w:r>
    </w:p>
    <w:p w14:paraId="00515284" w14:textId="77777777" w:rsidR="00C953A1" w:rsidRPr="00903DBA" w:rsidRDefault="00C953A1" w:rsidP="00C953A1">
      <w:pPr>
        <w:pStyle w:val="Code"/>
        <w:rPr>
          <w:highlight w:val="white"/>
        </w:rPr>
      </w:pPr>
      <w:r w:rsidRPr="00903DBA">
        <w:rPr>
          <w:highlight w:val="white"/>
        </w:rPr>
        <w:t xml:space="preserve">        }</w:t>
      </w:r>
    </w:p>
    <w:p w14:paraId="4AD73CBD" w14:textId="77777777" w:rsidR="00C953A1" w:rsidRPr="00903DBA" w:rsidRDefault="00C953A1" w:rsidP="00C953A1">
      <w:pPr>
        <w:pStyle w:val="Code"/>
        <w:rPr>
          <w:highlight w:val="white"/>
        </w:rPr>
      </w:pPr>
      <w:r w:rsidRPr="00903DBA">
        <w:rPr>
          <w:highlight w:val="white"/>
        </w:rPr>
        <w:t xml:space="preserve">      }</w:t>
      </w:r>
    </w:p>
    <w:p w14:paraId="3E41EDA3" w14:textId="77777777" w:rsidR="00C953A1" w:rsidRPr="00903DBA" w:rsidRDefault="00C953A1" w:rsidP="00C953A1">
      <w:pPr>
        <w:pStyle w:val="Code"/>
        <w:rPr>
          <w:highlight w:val="white"/>
        </w:rPr>
      </w:pPr>
      <w:r w:rsidRPr="00903DBA">
        <w:rPr>
          <w:highlight w:val="white"/>
        </w:rPr>
        <w:t xml:space="preserve">    }</w:t>
      </w:r>
    </w:p>
    <w:p w14:paraId="02465950" w14:textId="302F03B0" w:rsidR="00C953A1" w:rsidRPr="00903DBA" w:rsidRDefault="001E3A59" w:rsidP="001E3A59">
      <w:pPr>
        <w:rPr>
          <w:highlight w:val="white"/>
        </w:rPr>
      </w:pPr>
      <w:r w:rsidRPr="00903DBA">
        <w:rPr>
          <w:highlight w:val="white"/>
        </w:rPr>
        <w:t xml:space="preserve">The </w:t>
      </w:r>
      <w:r w:rsidRPr="00903DBA">
        <w:rPr>
          <w:rStyle w:val="KeyWord0"/>
          <w:highlight w:val="white"/>
        </w:rPr>
        <w:t>Return</w:t>
      </w:r>
      <w:r w:rsidRPr="00903DBA">
        <w:rPr>
          <w:highlight w:val="white"/>
        </w:rPr>
        <w:t xml:space="preserve"> method </w:t>
      </w:r>
      <w:r w:rsidR="00536DCA" w:rsidRPr="00903DBA">
        <w:rPr>
          <w:highlight w:val="white"/>
        </w:rPr>
        <w:t>adds assembly code for return control back to the calling function.</w:t>
      </w:r>
      <w:r w:rsidR="002B7057" w:rsidRPr="00903DBA">
        <w:rPr>
          <w:highlight w:val="white"/>
        </w:rPr>
        <w:t xml:space="preserve"> We restore</w:t>
      </w:r>
      <w:r w:rsidR="00EB7F51" w:rsidRPr="00903DBA">
        <w:rPr>
          <w:highlight w:val="white"/>
        </w:rPr>
        <w:t xml:space="preserve"> </w:t>
      </w:r>
      <w:r w:rsidR="002B7057" w:rsidRPr="00903DBA">
        <w:rPr>
          <w:highlight w:val="white"/>
        </w:rPr>
        <w:t xml:space="preserve">the frame and </w:t>
      </w:r>
      <w:r w:rsidR="00D47EB7">
        <w:rPr>
          <w:highlight w:val="white"/>
        </w:rPr>
        <w:t>variadic</w:t>
      </w:r>
      <w:r w:rsidR="002B7057" w:rsidRPr="00903DBA">
        <w:rPr>
          <w:highlight w:val="white"/>
        </w:rPr>
        <w:t xml:space="preserve"> pointers</w:t>
      </w:r>
      <w:r w:rsidR="00EB7F51" w:rsidRPr="00903DBA">
        <w:rPr>
          <w:highlight w:val="white"/>
        </w:rPr>
        <w:t xml:space="preserve"> of the calling function and jump back to the calling function. Note that we have to load the return jump address into register before we restore the </w:t>
      </w:r>
      <w:r w:rsidR="00035673" w:rsidRPr="00903DBA">
        <w:rPr>
          <w:highlight w:val="white"/>
        </w:rPr>
        <w:t>frame pointer, otherwise we would obtain the return address of the calling function.</w:t>
      </w:r>
    </w:p>
    <w:p w14:paraId="5FDD1665" w14:textId="77777777" w:rsidR="00C953A1" w:rsidRPr="00903DBA" w:rsidRDefault="00C953A1" w:rsidP="00C953A1">
      <w:pPr>
        <w:pStyle w:val="Code"/>
        <w:rPr>
          <w:highlight w:val="white"/>
        </w:rPr>
      </w:pPr>
      <w:r w:rsidRPr="00903DBA">
        <w:rPr>
          <w:highlight w:val="white"/>
        </w:rPr>
        <w:t xml:space="preserve">    private void Return() {</w:t>
      </w:r>
    </w:p>
    <w:p w14:paraId="3FB113B6" w14:textId="77777777" w:rsidR="00C953A1" w:rsidRPr="00903DBA" w:rsidRDefault="00C953A1" w:rsidP="00C953A1">
      <w:pPr>
        <w:pStyle w:val="Code"/>
        <w:rPr>
          <w:highlight w:val="white"/>
        </w:rPr>
      </w:pPr>
      <w:r w:rsidRPr="00903DBA">
        <w:rPr>
          <w:highlight w:val="white"/>
        </w:rPr>
        <w:t xml:space="preserve">      Track track = new Track(Type.VoidPointerType);</w:t>
      </w:r>
    </w:p>
    <w:p w14:paraId="074DF0A2" w14:textId="77777777" w:rsidR="00C953A1" w:rsidRPr="00903DBA" w:rsidRDefault="00C953A1" w:rsidP="00C953A1">
      <w:pPr>
        <w:pStyle w:val="Code"/>
        <w:rPr>
          <w:highlight w:val="white"/>
        </w:rPr>
      </w:pPr>
      <w:r w:rsidRPr="00903DBA">
        <w:rPr>
          <w:highlight w:val="white"/>
        </w:rPr>
        <w:t xml:space="preserve">      AddAssemblyCode(AssemblyOperator.mov, track,</w:t>
      </w:r>
    </w:p>
    <w:p w14:paraId="54151D37" w14:textId="77777777" w:rsidR="00C953A1" w:rsidRPr="00903DBA" w:rsidRDefault="00C953A1" w:rsidP="00C953A1">
      <w:pPr>
        <w:pStyle w:val="Code"/>
        <w:rPr>
          <w:highlight w:val="white"/>
        </w:rPr>
      </w:pPr>
      <w:r w:rsidRPr="00903DBA">
        <w:rPr>
          <w:highlight w:val="white"/>
        </w:rPr>
        <w:t xml:space="preserve">                  AssemblyCode.FrameRegister,</w:t>
      </w:r>
    </w:p>
    <w:p w14:paraId="490EA0D2" w14:textId="77777777" w:rsidR="00C953A1" w:rsidRPr="00903DBA" w:rsidRDefault="00C953A1" w:rsidP="00C953A1">
      <w:pPr>
        <w:pStyle w:val="Code"/>
        <w:rPr>
          <w:highlight w:val="white"/>
        </w:rPr>
      </w:pPr>
      <w:r w:rsidRPr="00903DBA">
        <w:rPr>
          <w:highlight w:val="white"/>
        </w:rPr>
        <w:t xml:space="preserve">                  SymbolTable.ReturnAddressOffset);</w:t>
      </w:r>
    </w:p>
    <w:p w14:paraId="513C69F6" w14:textId="77777777" w:rsidR="00C953A1" w:rsidRPr="00903DBA" w:rsidRDefault="00C953A1" w:rsidP="00C953A1">
      <w:pPr>
        <w:pStyle w:val="Code"/>
        <w:rPr>
          <w:highlight w:val="white"/>
        </w:rPr>
      </w:pPr>
      <w:r w:rsidRPr="00903DBA">
        <w:rPr>
          <w:highlight w:val="white"/>
        </w:rPr>
        <w:t xml:space="preserve">      AddAssemblyCode(AssemblyOperator.mov, AssemblyCode.EllipseRegister,</w:t>
      </w:r>
    </w:p>
    <w:p w14:paraId="15B9DBC2" w14:textId="77777777" w:rsidR="00C953A1" w:rsidRPr="00903DBA" w:rsidRDefault="00C953A1" w:rsidP="00C953A1">
      <w:pPr>
        <w:pStyle w:val="Code"/>
        <w:rPr>
          <w:highlight w:val="white"/>
        </w:rPr>
      </w:pPr>
      <w:r w:rsidRPr="00903DBA">
        <w:rPr>
          <w:highlight w:val="white"/>
        </w:rPr>
        <w:t xml:space="preserve">                      AssemblyCode.FrameRegister,</w:t>
      </w:r>
    </w:p>
    <w:p w14:paraId="16306FB4" w14:textId="77777777" w:rsidR="00C953A1" w:rsidRPr="00903DBA" w:rsidRDefault="00C953A1" w:rsidP="00C953A1">
      <w:pPr>
        <w:pStyle w:val="Code"/>
        <w:rPr>
          <w:highlight w:val="white"/>
        </w:rPr>
      </w:pPr>
      <w:r w:rsidRPr="00903DBA">
        <w:rPr>
          <w:highlight w:val="white"/>
        </w:rPr>
        <w:t xml:space="preserve">                      SymbolTable.EllipseFrameOffset);</w:t>
      </w:r>
    </w:p>
    <w:p w14:paraId="5B3A1824" w14:textId="77777777" w:rsidR="00C953A1" w:rsidRPr="00903DBA" w:rsidRDefault="00C953A1" w:rsidP="00C953A1">
      <w:pPr>
        <w:pStyle w:val="Code"/>
        <w:rPr>
          <w:highlight w:val="white"/>
        </w:rPr>
      </w:pPr>
      <w:r w:rsidRPr="00903DBA">
        <w:rPr>
          <w:highlight w:val="white"/>
        </w:rPr>
        <w:t xml:space="preserve">      AddAssemblyCode(AssemblyOperator.mov, AssemblyCode.FrameRegister,</w:t>
      </w:r>
    </w:p>
    <w:p w14:paraId="5EBD0F6B" w14:textId="77777777" w:rsidR="00C953A1" w:rsidRPr="00903DBA" w:rsidRDefault="00C953A1" w:rsidP="00C953A1">
      <w:pPr>
        <w:pStyle w:val="Code"/>
        <w:rPr>
          <w:highlight w:val="white"/>
        </w:rPr>
      </w:pPr>
      <w:r w:rsidRPr="00903DBA">
        <w:rPr>
          <w:highlight w:val="white"/>
        </w:rPr>
        <w:t xml:space="preserve">                      AssemblyCode.FrameRegister,</w:t>
      </w:r>
    </w:p>
    <w:p w14:paraId="16055CC2" w14:textId="77777777" w:rsidR="00C953A1" w:rsidRPr="00903DBA" w:rsidRDefault="00C953A1" w:rsidP="00C953A1">
      <w:pPr>
        <w:pStyle w:val="Code"/>
        <w:rPr>
          <w:highlight w:val="white"/>
        </w:rPr>
      </w:pPr>
      <w:r w:rsidRPr="00903DBA">
        <w:rPr>
          <w:highlight w:val="white"/>
        </w:rPr>
        <w:t xml:space="preserve">                      SymbolTable.RegularFrameOffset);</w:t>
      </w:r>
    </w:p>
    <w:p w14:paraId="66C42CA1" w14:textId="77777777" w:rsidR="00C953A1" w:rsidRPr="00903DBA" w:rsidRDefault="00C953A1" w:rsidP="00C953A1">
      <w:pPr>
        <w:pStyle w:val="Code"/>
        <w:rPr>
          <w:highlight w:val="white"/>
        </w:rPr>
      </w:pPr>
      <w:r w:rsidRPr="00903DBA">
        <w:rPr>
          <w:highlight w:val="white"/>
        </w:rPr>
        <w:t xml:space="preserve">      AddAssemblyCode(AssemblyOperator.jmp, track);</w:t>
      </w:r>
    </w:p>
    <w:p w14:paraId="0EF1187F" w14:textId="77777777" w:rsidR="00C953A1" w:rsidRPr="00903DBA" w:rsidRDefault="00C953A1" w:rsidP="00C953A1">
      <w:pPr>
        <w:pStyle w:val="Code"/>
        <w:rPr>
          <w:highlight w:val="white"/>
        </w:rPr>
      </w:pPr>
      <w:r w:rsidRPr="00903DBA">
        <w:rPr>
          <w:highlight w:val="white"/>
        </w:rPr>
        <w:t xml:space="preserve">    }</w:t>
      </w:r>
    </w:p>
    <w:p w14:paraId="308EC157" w14:textId="1E2FB8DA" w:rsidR="000E343D" w:rsidRPr="00903DBA" w:rsidRDefault="00D60AF1" w:rsidP="00D60AF1">
      <w:pPr>
        <w:rPr>
          <w:highlight w:val="white"/>
        </w:rPr>
      </w:pPr>
      <w:r w:rsidRPr="00903DBA">
        <w:rPr>
          <w:highlight w:val="white"/>
        </w:rPr>
        <w:t xml:space="preserve">The </w:t>
      </w:r>
      <w:r w:rsidRPr="00903DBA">
        <w:rPr>
          <w:rStyle w:val="KeyWord0"/>
          <w:highlight w:val="white"/>
        </w:rPr>
        <w:t>IntegralGetReturnValue</w:t>
      </w:r>
      <w:r w:rsidRPr="00903DBA">
        <w:rPr>
          <w:highlight w:val="white"/>
        </w:rPr>
        <w:t xml:space="preserve"> method </w:t>
      </w:r>
      <w:r w:rsidR="005F3BC8" w:rsidRPr="00903DBA">
        <w:rPr>
          <w:highlight w:val="white"/>
        </w:rPr>
        <w:t xml:space="preserve">stores the </w:t>
      </w:r>
      <w:r w:rsidR="00BA4A08" w:rsidRPr="00903DBA">
        <w:rPr>
          <w:highlight w:val="white"/>
        </w:rPr>
        <w:t>return register in a track</w:t>
      </w:r>
      <w:r w:rsidR="00CC6710" w:rsidRPr="00903DBA">
        <w:rPr>
          <w:highlight w:val="white"/>
        </w:rPr>
        <w:t>.</w:t>
      </w:r>
      <w:r w:rsidR="00BA4A08" w:rsidRPr="00903DBA">
        <w:rPr>
          <w:highlight w:val="white"/>
        </w:rPr>
        <w:t xml:space="preserve"> </w:t>
      </w:r>
    </w:p>
    <w:p w14:paraId="0C3D7C76" w14:textId="77777777" w:rsidR="000E343D" w:rsidRPr="00903DBA" w:rsidRDefault="000E343D" w:rsidP="000E343D">
      <w:pPr>
        <w:pStyle w:val="Code"/>
        <w:rPr>
          <w:highlight w:val="white"/>
        </w:rPr>
      </w:pPr>
      <w:r w:rsidRPr="00903DBA">
        <w:rPr>
          <w:highlight w:val="white"/>
        </w:rPr>
        <w:t xml:space="preserve">    public void IntegralGetReturnValue(MiddleCode middleCode) {</w:t>
      </w:r>
    </w:p>
    <w:p w14:paraId="2DDC6B1F" w14:textId="77777777" w:rsidR="000E343D" w:rsidRPr="00903DBA" w:rsidRDefault="000E343D" w:rsidP="000E343D">
      <w:pPr>
        <w:pStyle w:val="Code"/>
        <w:rPr>
          <w:highlight w:val="white"/>
        </w:rPr>
      </w:pPr>
      <w:r w:rsidRPr="00903DBA">
        <w:rPr>
          <w:highlight w:val="white"/>
        </w:rPr>
        <w:lastRenderedPageBreak/>
        <w:t xml:space="preserve">      Symbol returnSymbol = (Symbol) middleCode[0];</w:t>
      </w:r>
    </w:p>
    <w:p w14:paraId="7C065D33" w14:textId="77777777" w:rsidR="000E343D" w:rsidRPr="00903DBA" w:rsidRDefault="000E343D" w:rsidP="000E343D">
      <w:pPr>
        <w:pStyle w:val="Code"/>
        <w:rPr>
          <w:highlight w:val="white"/>
        </w:rPr>
      </w:pPr>
      <w:r w:rsidRPr="00903DBA">
        <w:rPr>
          <w:highlight w:val="white"/>
        </w:rPr>
        <w:t xml:space="preserve">      Register returnRegister =</w:t>
      </w:r>
    </w:p>
    <w:p w14:paraId="1B325EAC" w14:textId="77777777" w:rsidR="000E343D" w:rsidRPr="00903DBA" w:rsidRDefault="000E343D" w:rsidP="000E343D">
      <w:pPr>
        <w:pStyle w:val="Code"/>
        <w:rPr>
          <w:highlight w:val="white"/>
        </w:rPr>
      </w:pPr>
      <w:r w:rsidRPr="00903DBA">
        <w:rPr>
          <w:highlight w:val="white"/>
        </w:rPr>
        <w:t xml:space="preserve">        AssemblyCode.RegisterToSize(AssemblyCode.ReturnValueRegister,</w:t>
      </w:r>
    </w:p>
    <w:p w14:paraId="7666AABF" w14:textId="01683169" w:rsidR="000E343D" w:rsidRPr="00903DBA" w:rsidRDefault="000E343D" w:rsidP="000E343D">
      <w:pPr>
        <w:pStyle w:val="Code"/>
        <w:rPr>
          <w:highlight w:val="white"/>
        </w:rPr>
      </w:pPr>
      <w:r w:rsidRPr="00903DBA">
        <w:rPr>
          <w:highlight w:val="white"/>
        </w:rPr>
        <w:t xml:space="preserve">                                    returnSymbol.Type.Size());</w:t>
      </w:r>
    </w:p>
    <w:p w14:paraId="153C3894" w14:textId="5550DAFC" w:rsidR="005F3BC8" w:rsidRPr="00903DBA" w:rsidRDefault="00035673" w:rsidP="005F3BC8">
      <w:pPr>
        <w:rPr>
          <w:highlight w:val="white"/>
        </w:rPr>
      </w:pPr>
      <w:r w:rsidRPr="00903DBA">
        <w:rPr>
          <w:highlight w:val="white"/>
        </w:rPr>
        <w:t xml:space="preserve">We </w:t>
      </w:r>
      <w:r w:rsidR="005F3BC8" w:rsidRPr="00903DBA">
        <w:rPr>
          <w:highlight w:val="white"/>
        </w:rPr>
        <w:t xml:space="preserve">call </w:t>
      </w:r>
      <w:r w:rsidR="005F3BC8" w:rsidRPr="00903DBA">
        <w:rPr>
          <w:rStyle w:val="KeyWord0"/>
          <w:highlight w:val="white"/>
        </w:rPr>
        <w:t>CheckRegister</w:t>
      </w:r>
      <w:r w:rsidR="005F3BC8" w:rsidRPr="00903DBA">
        <w:rPr>
          <w:highlight w:val="white"/>
        </w:rPr>
        <w:t xml:space="preserve"> </w:t>
      </w:r>
      <w:r w:rsidRPr="00903DBA">
        <w:rPr>
          <w:highlight w:val="white"/>
        </w:rPr>
        <w:t xml:space="preserve">to </w:t>
      </w:r>
      <w:r w:rsidR="005F3BC8" w:rsidRPr="00903DBA">
        <w:rPr>
          <w:highlight w:val="white"/>
        </w:rPr>
        <w:t xml:space="preserve">make sure </w:t>
      </w:r>
      <w:r w:rsidR="00785987" w:rsidRPr="00903DBA">
        <w:rPr>
          <w:highlight w:val="white"/>
        </w:rPr>
        <w:t>that if the register already has a value, it is moved to another register.</w:t>
      </w:r>
    </w:p>
    <w:p w14:paraId="5BB15F6A" w14:textId="77777777" w:rsidR="000E343D" w:rsidRPr="00903DBA" w:rsidRDefault="000E343D" w:rsidP="000E343D">
      <w:pPr>
        <w:pStyle w:val="Code"/>
        <w:rPr>
          <w:highlight w:val="white"/>
        </w:rPr>
      </w:pPr>
      <w:r w:rsidRPr="00903DBA">
        <w:rPr>
          <w:highlight w:val="white"/>
        </w:rPr>
        <w:t xml:space="preserve">      CheckRegister(returnSymbol, returnRegister);</w:t>
      </w:r>
    </w:p>
    <w:p w14:paraId="3EA6536E" w14:textId="77777777" w:rsidR="000E343D" w:rsidRPr="00903DBA" w:rsidRDefault="000E343D" w:rsidP="000E343D">
      <w:pPr>
        <w:pStyle w:val="Code"/>
        <w:rPr>
          <w:highlight w:val="white"/>
        </w:rPr>
      </w:pPr>
      <w:r w:rsidRPr="00903DBA">
        <w:rPr>
          <w:highlight w:val="white"/>
        </w:rPr>
        <w:t xml:space="preserve">      Track returnTrack = new Track(returnSymbol, returnRegister);</w:t>
      </w:r>
    </w:p>
    <w:p w14:paraId="0DDB6859" w14:textId="77777777" w:rsidR="000E343D" w:rsidRPr="00903DBA" w:rsidRDefault="000E343D" w:rsidP="000E343D">
      <w:pPr>
        <w:pStyle w:val="Code"/>
        <w:rPr>
          <w:highlight w:val="white"/>
        </w:rPr>
      </w:pPr>
      <w:r w:rsidRPr="00903DBA">
        <w:rPr>
          <w:highlight w:val="white"/>
        </w:rPr>
        <w:t xml:space="preserve">      m_trackMap.Add(returnSymbol, returnTrack);</w:t>
      </w:r>
    </w:p>
    <w:p w14:paraId="353ED974" w14:textId="77777777" w:rsidR="000E343D" w:rsidRPr="00903DBA" w:rsidRDefault="000E343D" w:rsidP="000E343D">
      <w:pPr>
        <w:pStyle w:val="Code"/>
        <w:rPr>
          <w:highlight w:val="white"/>
        </w:rPr>
      </w:pPr>
      <w:r w:rsidRPr="00903DBA">
        <w:rPr>
          <w:highlight w:val="white"/>
        </w:rPr>
        <w:t xml:space="preserve">      AddAssemblyCode(AssemblyOperator.empty, returnTrack);</w:t>
      </w:r>
    </w:p>
    <w:p w14:paraId="4728F6AE" w14:textId="77777777" w:rsidR="000E343D" w:rsidRPr="00903DBA" w:rsidRDefault="000E343D" w:rsidP="000E343D">
      <w:pPr>
        <w:pStyle w:val="Code"/>
        <w:rPr>
          <w:highlight w:val="white"/>
        </w:rPr>
      </w:pPr>
      <w:r w:rsidRPr="00903DBA">
        <w:rPr>
          <w:highlight w:val="white"/>
        </w:rPr>
        <w:t xml:space="preserve">    }</w:t>
      </w:r>
    </w:p>
    <w:p w14:paraId="098C4C41" w14:textId="33D8F089" w:rsidR="000E343D" w:rsidRPr="00903DBA" w:rsidRDefault="00CC6710" w:rsidP="00CC6710">
      <w:pPr>
        <w:rPr>
          <w:highlight w:val="white"/>
        </w:rPr>
      </w:pPr>
      <w:r w:rsidRPr="00903DBA">
        <w:rPr>
          <w:highlight w:val="white"/>
        </w:rPr>
        <w:t xml:space="preserve">The </w:t>
      </w:r>
      <w:r w:rsidRPr="00903DBA">
        <w:rPr>
          <w:rStyle w:val="KeyWord0"/>
          <w:highlight w:val="white"/>
        </w:rPr>
        <w:t>IntegralSetReturnValue</w:t>
      </w:r>
      <w:r w:rsidRPr="00903DBA">
        <w:rPr>
          <w:highlight w:val="white"/>
        </w:rPr>
        <w:t xml:space="preserve"> </w:t>
      </w:r>
      <w:r w:rsidR="000D4667" w:rsidRPr="00903DBA">
        <w:rPr>
          <w:highlight w:val="white"/>
        </w:rPr>
        <w:t xml:space="preserve">loads the </w:t>
      </w:r>
      <w:r w:rsidR="003C716C" w:rsidRPr="00903DBA">
        <w:rPr>
          <w:highlight w:val="white"/>
        </w:rPr>
        <w:t xml:space="preserve">symbol of the </w:t>
      </w:r>
      <w:r w:rsidR="000D4667" w:rsidRPr="00903DBA">
        <w:rPr>
          <w:highlight w:val="white"/>
        </w:rPr>
        <w:t>expression into the return register.</w:t>
      </w:r>
    </w:p>
    <w:p w14:paraId="66560153" w14:textId="77777777" w:rsidR="000E343D" w:rsidRPr="00903DBA" w:rsidRDefault="000E343D" w:rsidP="000E343D">
      <w:pPr>
        <w:pStyle w:val="Code"/>
        <w:rPr>
          <w:highlight w:val="white"/>
        </w:rPr>
      </w:pPr>
      <w:r w:rsidRPr="00903DBA">
        <w:rPr>
          <w:highlight w:val="white"/>
        </w:rPr>
        <w:t xml:space="preserve">    public void IntegralSetReturnValue(MiddleCode middleCode) {</w:t>
      </w:r>
    </w:p>
    <w:p w14:paraId="0C7DB156" w14:textId="77777777" w:rsidR="000E343D" w:rsidRPr="00903DBA" w:rsidRDefault="000E343D" w:rsidP="000E343D">
      <w:pPr>
        <w:pStyle w:val="Code"/>
        <w:rPr>
          <w:highlight w:val="white"/>
        </w:rPr>
      </w:pPr>
      <w:r w:rsidRPr="00903DBA">
        <w:rPr>
          <w:highlight w:val="white"/>
        </w:rPr>
        <w:t xml:space="preserve">      Symbol returnSymbol = (Symbol) middleCode[1];</w:t>
      </w:r>
    </w:p>
    <w:p w14:paraId="4D08DE19" w14:textId="77777777" w:rsidR="000E343D" w:rsidRPr="00903DBA" w:rsidRDefault="000E343D" w:rsidP="000E343D">
      <w:pPr>
        <w:pStyle w:val="Code"/>
        <w:rPr>
          <w:highlight w:val="white"/>
        </w:rPr>
      </w:pPr>
      <w:r w:rsidRPr="00903DBA">
        <w:rPr>
          <w:highlight w:val="white"/>
        </w:rPr>
        <w:t xml:space="preserve">      Register returnRegister =</w:t>
      </w:r>
    </w:p>
    <w:p w14:paraId="683D4537" w14:textId="77777777" w:rsidR="000E343D" w:rsidRPr="00903DBA" w:rsidRDefault="000E343D" w:rsidP="000E343D">
      <w:pPr>
        <w:pStyle w:val="Code"/>
        <w:rPr>
          <w:highlight w:val="white"/>
        </w:rPr>
      </w:pPr>
      <w:r w:rsidRPr="00903DBA">
        <w:rPr>
          <w:highlight w:val="white"/>
        </w:rPr>
        <w:t xml:space="preserve">        AssemblyCode.RegisterToSize(AssemblyCode.ReturnValueRegister,</w:t>
      </w:r>
    </w:p>
    <w:p w14:paraId="11952A8C" w14:textId="0E533D9E" w:rsidR="000E343D" w:rsidRPr="00903DBA" w:rsidRDefault="000E343D" w:rsidP="000E343D">
      <w:pPr>
        <w:pStyle w:val="Code"/>
        <w:rPr>
          <w:highlight w:val="white"/>
        </w:rPr>
      </w:pPr>
      <w:r w:rsidRPr="00903DBA">
        <w:rPr>
          <w:highlight w:val="white"/>
        </w:rPr>
        <w:t xml:space="preserve">                                    returnSymbol.Type.</w:t>
      </w:r>
      <w:r w:rsidR="0058084A" w:rsidRPr="00903DBA">
        <w:rPr>
          <w:highlight w:val="white"/>
        </w:rPr>
        <w:t>SizeArray</w:t>
      </w:r>
      <w:r w:rsidRPr="00903DBA">
        <w:rPr>
          <w:highlight w:val="white"/>
        </w:rPr>
        <w:t>());</w:t>
      </w:r>
    </w:p>
    <w:p w14:paraId="228DEEFD" w14:textId="77777777" w:rsidR="000E343D" w:rsidRPr="00903DBA" w:rsidRDefault="000E343D" w:rsidP="000E343D">
      <w:pPr>
        <w:pStyle w:val="Code"/>
        <w:rPr>
          <w:highlight w:val="white"/>
        </w:rPr>
      </w:pPr>
      <w:r w:rsidRPr="00903DBA">
        <w:rPr>
          <w:highlight w:val="white"/>
        </w:rPr>
        <w:t xml:space="preserve">      LoadValueToRegister(returnSymbol, returnRegister);</w:t>
      </w:r>
    </w:p>
    <w:p w14:paraId="3A16273E" w14:textId="77777777" w:rsidR="000E343D" w:rsidRPr="00903DBA" w:rsidRDefault="000E343D" w:rsidP="000E343D">
      <w:pPr>
        <w:pStyle w:val="Code"/>
        <w:rPr>
          <w:highlight w:val="white"/>
        </w:rPr>
      </w:pPr>
      <w:r w:rsidRPr="00903DBA">
        <w:rPr>
          <w:highlight w:val="white"/>
        </w:rPr>
        <w:t xml:space="preserve">      m_trackMap.Remove(returnSymbol);</w:t>
      </w:r>
    </w:p>
    <w:p w14:paraId="4A3A79A1" w14:textId="0C6A24FF" w:rsidR="000E343D" w:rsidRPr="00903DBA" w:rsidRDefault="000E343D" w:rsidP="000E343D">
      <w:pPr>
        <w:pStyle w:val="Code"/>
        <w:rPr>
          <w:highlight w:val="white"/>
        </w:rPr>
      </w:pPr>
      <w:r w:rsidRPr="00903DBA">
        <w:rPr>
          <w:highlight w:val="white"/>
        </w:rPr>
        <w:t xml:space="preserve">    }</w:t>
      </w:r>
    </w:p>
    <w:p w14:paraId="3B4D1F6A" w14:textId="4625DCBC" w:rsidR="00D935A0" w:rsidRPr="00903DBA" w:rsidRDefault="000F132E" w:rsidP="0064474B">
      <w:pPr>
        <w:rPr>
          <w:highlight w:val="white"/>
        </w:rPr>
      </w:pPr>
      <w:r w:rsidRPr="00903DBA">
        <w:rPr>
          <w:highlight w:val="white"/>
        </w:rPr>
        <w:t xml:space="preserve">The </w:t>
      </w:r>
      <w:r w:rsidRPr="00903DBA">
        <w:rPr>
          <w:rStyle w:val="KeyWord0"/>
          <w:highlight w:val="white"/>
        </w:rPr>
        <w:t>Exit</w:t>
      </w:r>
      <w:r w:rsidRPr="00903DBA">
        <w:rPr>
          <w:highlight w:val="white"/>
        </w:rPr>
        <w:t xml:space="preserve"> method</w:t>
      </w:r>
      <w:r w:rsidR="0064474B" w:rsidRPr="00903DBA">
        <w:rPr>
          <w:highlight w:val="white"/>
        </w:rPr>
        <w:t xml:space="preserve"> generates code for exit the execution of the program. However, the code is different depending on whether we generate Windows or Linux code</w:t>
      </w:r>
      <w:r w:rsidR="000776ED" w:rsidRPr="00903DBA">
        <w:rPr>
          <w:highlight w:val="white"/>
        </w:rPr>
        <w:t xml:space="preserve">, and whether there is an </w:t>
      </w:r>
      <w:r w:rsidR="0033532B" w:rsidRPr="00903DBA">
        <w:rPr>
          <w:highlight w:val="white"/>
        </w:rPr>
        <w:t xml:space="preserve">exit symbol </w:t>
      </w:r>
      <w:r w:rsidR="000776ED" w:rsidRPr="00903DBA">
        <w:rPr>
          <w:highlight w:val="white"/>
        </w:rPr>
        <w:t>given.</w:t>
      </w:r>
    </w:p>
    <w:p w14:paraId="18BB0A5D" w14:textId="77777777" w:rsidR="00D935A0" w:rsidRPr="00903DBA" w:rsidRDefault="00D935A0" w:rsidP="007B4210">
      <w:pPr>
        <w:pStyle w:val="Code"/>
        <w:rPr>
          <w:highlight w:val="white"/>
        </w:rPr>
      </w:pPr>
      <w:r w:rsidRPr="00903DBA">
        <w:rPr>
          <w:highlight w:val="white"/>
        </w:rPr>
        <w:t xml:space="preserve">    public void Exit(MiddleCode middleCode) {</w:t>
      </w:r>
    </w:p>
    <w:p w14:paraId="5A8957FE" w14:textId="77777777" w:rsidR="00D935A0" w:rsidRPr="00903DBA" w:rsidRDefault="00D935A0" w:rsidP="007B4210">
      <w:pPr>
        <w:pStyle w:val="Code"/>
        <w:rPr>
          <w:highlight w:val="white"/>
        </w:rPr>
      </w:pPr>
      <w:r w:rsidRPr="00903DBA">
        <w:rPr>
          <w:highlight w:val="white"/>
        </w:rPr>
        <w:t xml:space="preserve">      Symbol exitSymbol = (Symbol) middleCode[0];</w:t>
      </w:r>
    </w:p>
    <w:p w14:paraId="602C7482" w14:textId="33C94CB6" w:rsidR="00DD2A11" w:rsidRPr="00903DBA" w:rsidRDefault="00DD2A11" w:rsidP="00DD2A11">
      <w:pPr>
        <w:rPr>
          <w:highlight w:val="white"/>
        </w:rPr>
      </w:pPr>
      <w:r w:rsidRPr="00903DBA">
        <w:rPr>
          <w:highlight w:val="white"/>
        </w:rPr>
        <w:t xml:space="preserve">If the exit symbol is not null, we load its value into </w:t>
      </w:r>
      <w:r w:rsidR="007467FA" w:rsidRPr="00903DBA">
        <w:rPr>
          <w:highlight w:val="white"/>
        </w:rPr>
        <w:t>the</w:t>
      </w:r>
      <w:r w:rsidRPr="00903DBA">
        <w:rPr>
          <w:highlight w:val="white"/>
        </w:rPr>
        <w:t xml:space="preserve"> </w:t>
      </w:r>
      <w:r w:rsidR="007467FA" w:rsidRPr="00903DBA">
        <w:rPr>
          <w:rStyle w:val="KeyWord0"/>
          <w:highlight w:val="white"/>
        </w:rPr>
        <w:t>rdi</w:t>
      </w:r>
      <w:r w:rsidR="007467FA" w:rsidRPr="00903DBA">
        <w:rPr>
          <w:highlight w:val="white"/>
        </w:rPr>
        <w:t xml:space="preserve"> register</w:t>
      </w:r>
      <w:r w:rsidRPr="00903DBA">
        <w:rPr>
          <w:highlight w:val="white"/>
        </w:rPr>
        <w:t xml:space="preserve"> If it is null, we just load zero into the register. This value will be returned to the surrounding operation system.</w:t>
      </w:r>
    </w:p>
    <w:p w14:paraId="34B8CDBD" w14:textId="2EE25613" w:rsidR="00D935A0" w:rsidRPr="00903DBA" w:rsidRDefault="00D935A0" w:rsidP="007B4210">
      <w:pPr>
        <w:pStyle w:val="Code"/>
        <w:rPr>
          <w:highlight w:val="white"/>
        </w:rPr>
      </w:pPr>
      <w:r w:rsidRPr="00903DBA">
        <w:rPr>
          <w:highlight w:val="white"/>
        </w:rPr>
        <w:t xml:space="preserve">      if (Start.Linux) {</w:t>
      </w:r>
    </w:p>
    <w:p w14:paraId="30B9983D" w14:textId="0FF04429" w:rsidR="00D935A0" w:rsidRPr="00903DBA" w:rsidRDefault="00D935A0" w:rsidP="007B4210">
      <w:pPr>
        <w:pStyle w:val="Code"/>
        <w:rPr>
          <w:highlight w:val="white"/>
        </w:rPr>
      </w:pPr>
      <w:r w:rsidRPr="00903DBA">
        <w:rPr>
          <w:highlight w:val="white"/>
        </w:rPr>
        <w:t xml:space="preserve">        if (exitSymbol </w:t>
      </w:r>
      <w:r w:rsidR="0033532B" w:rsidRPr="00903DBA">
        <w:rPr>
          <w:highlight w:val="white"/>
        </w:rPr>
        <w:t>!</w:t>
      </w:r>
      <w:r w:rsidRPr="00903DBA">
        <w:rPr>
          <w:highlight w:val="white"/>
        </w:rPr>
        <w:t>= null) {</w:t>
      </w:r>
    </w:p>
    <w:p w14:paraId="5ADB38EE" w14:textId="77777777" w:rsidR="0033532B" w:rsidRPr="00903DBA" w:rsidRDefault="0033532B" w:rsidP="0033532B">
      <w:pPr>
        <w:pStyle w:val="Code"/>
        <w:rPr>
          <w:highlight w:val="white"/>
        </w:rPr>
      </w:pPr>
      <w:r w:rsidRPr="00903DBA">
        <w:rPr>
          <w:highlight w:val="white"/>
        </w:rPr>
        <w:t xml:space="preserve">          LoadValueToRegister(exitSymbol, Register.rdi);</w:t>
      </w:r>
    </w:p>
    <w:p w14:paraId="73D60335" w14:textId="77777777" w:rsidR="00D935A0" w:rsidRPr="00903DBA" w:rsidRDefault="00D935A0" w:rsidP="007B4210">
      <w:pPr>
        <w:pStyle w:val="Code"/>
        <w:rPr>
          <w:highlight w:val="white"/>
        </w:rPr>
      </w:pPr>
      <w:r w:rsidRPr="00903DBA">
        <w:rPr>
          <w:highlight w:val="white"/>
        </w:rPr>
        <w:t xml:space="preserve">        }</w:t>
      </w:r>
    </w:p>
    <w:p w14:paraId="744603E2" w14:textId="77777777" w:rsidR="00D935A0" w:rsidRPr="00903DBA" w:rsidRDefault="00D935A0" w:rsidP="007B4210">
      <w:pPr>
        <w:pStyle w:val="Code"/>
        <w:rPr>
          <w:highlight w:val="white"/>
        </w:rPr>
      </w:pPr>
      <w:r w:rsidRPr="00903DBA">
        <w:rPr>
          <w:highlight w:val="white"/>
        </w:rPr>
        <w:t xml:space="preserve">        else {</w:t>
      </w:r>
    </w:p>
    <w:p w14:paraId="38DBF476" w14:textId="77777777" w:rsidR="0033532B" w:rsidRPr="00903DBA" w:rsidRDefault="0033532B" w:rsidP="0033532B">
      <w:pPr>
        <w:pStyle w:val="Code"/>
        <w:rPr>
          <w:highlight w:val="white"/>
        </w:rPr>
      </w:pPr>
      <w:r w:rsidRPr="00903DBA">
        <w:rPr>
          <w:highlight w:val="white"/>
        </w:rPr>
        <w:t xml:space="preserve">          AddAssemblyCode(AssemblyOperator.mov, Register.rdi,</w:t>
      </w:r>
    </w:p>
    <w:p w14:paraId="693E1780" w14:textId="77777777" w:rsidR="0033532B" w:rsidRPr="00903DBA" w:rsidRDefault="0033532B" w:rsidP="0033532B">
      <w:pPr>
        <w:pStyle w:val="Code"/>
        <w:rPr>
          <w:highlight w:val="white"/>
        </w:rPr>
      </w:pPr>
      <w:r w:rsidRPr="00903DBA">
        <w:rPr>
          <w:highlight w:val="white"/>
        </w:rPr>
        <w:t xml:space="preserve">                          BigInteger.Zero);</w:t>
      </w:r>
    </w:p>
    <w:p w14:paraId="2699163A" w14:textId="77777777" w:rsidR="00D935A0" w:rsidRPr="00903DBA" w:rsidRDefault="00D935A0" w:rsidP="007B4210">
      <w:pPr>
        <w:pStyle w:val="Code"/>
        <w:rPr>
          <w:highlight w:val="white"/>
        </w:rPr>
      </w:pPr>
      <w:r w:rsidRPr="00903DBA">
        <w:rPr>
          <w:highlight w:val="white"/>
        </w:rPr>
        <w:t xml:space="preserve">        }</w:t>
      </w:r>
    </w:p>
    <w:p w14:paraId="0388AA84" w14:textId="35A6E85C" w:rsidR="009E5010" w:rsidRPr="00903DBA" w:rsidRDefault="009E5010" w:rsidP="009E5010">
      <w:pPr>
        <w:rPr>
          <w:highlight w:val="white"/>
        </w:rPr>
      </w:pPr>
      <w:r w:rsidRPr="00903DBA">
        <w:rPr>
          <w:highlight w:val="white"/>
        </w:rPr>
        <w:t xml:space="preserve">The </w:t>
      </w:r>
      <w:r w:rsidR="00B61B21" w:rsidRPr="00903DBA">
        <w:rPr>
          <w:highlight w:val="white"/>
        </w:rPr>
        <w:t xml:space="preserve">Linux </w:t>
      </w:r>
      <w:r w:rsidRPr="00903DBA">
        <w:rPr>
          <w:highlight w:val="white"/>
        </w:rPr>
        <w:t xml:space="preserve">exit code is to load value </w:t>
      </w:r>
      <w:r w:rsidR="003F0859" w:rsidRPr="00903DBA">
        <w:rPr>
          <w:highlight w:val="white"/>
        </w:rPr>
        <w:t>60</w:t>
      </w:r>
      <w:r w:rsidRPr="00903DBA">
        <w:rPr>
          <w:highlight w:val="white"/>
        </w:rPr>
        <w:t xml:space="preserve"> to register </w:t>
      </w:r>
      <w:r w:rsidR="003F0859" w:rsidRPr="00903DBA">
        <w:rPr>
          <w:rStyle w:val="KeyWord0"/>
          <w:highlight w:val="white"/>
        </w:rPr>
        <w:t>rax</w:t>
      </w:r>
      <w:r w:rsidRPr="00903DBA">
        <w:rPr>
          <w:highlight w:val="white"/>
        </w:rPr>
        <w:t xml:space="preserve"> and</w:t>
      </w:r>
      <w:r w:rsidR="00B61B21" w:rsidRPr="00903DBA">
        <w:rPr>
          <w:highlight w:val="white"/>
        </w:rPr>
        <w:t xml:space="preserve"> do a system call.</w:t>
      </w:r>
    </w:p>
    <w:p w14:paraId="5C940201" w14:textId="77777777" w:rsidR="00D935A0" w:rsidRPr="00903DBA" w:rsidRDefault="00D935A0" w:rsidP="007B4210">
      <w:pPr>
        <w:pStyle w:val="Code"/>
        <w:rPr>
          <w:highlight w:val="white"/>
        </w:rPr>
      </w:pPr>
      <w:r w:rsidRPr="00903DBA">
        <w:rPr>
          <w:highlight w:val="white"/>
        </w:rPr>
        <w:t xml:space="preserve">        AddAssemblyCode(AssemblyOperator.mov, Register.rax,</w:t>
      </w:r>
    </w:p>
    <w:p w14:paraId="351DC2F8" w14:textId="5455C4B6" w:rsidR="00D935A0" w:rsidRPr="00903DBA" w:rsidRDefault="00D935A0" w:rsidP="007B4210">
      <w:pPr>
        <w:pStyle w:val="Code"/>
        <w:rPr>
          <w:highlight w:val="white"/>
        </w:rPr>
      </w:pPr>
      <w:r w:rsidRPr="00903DBA">
        <w:rPr>
          <w:highlight w:val="white"/>
        </w:rPr>
        <w:t xml:space="preserve">                        </w:t>
      </w:r>
      <w:r w:rsidR="008B0F59" w:rsidRPr="00903DBA">
        <w:rPr>
          <w:highlight w:val="white"/>
        </w:rPr>
        <w:t>(BigInteger)</w:t>
      </w:r>
      <w:r w:rsidR="004760C9" w:rsidRPr="00903DBA">
        <w:rPr>
          <w:highlight w:val="white"/>
        </w:rPr>
        <w:t xml:space="preserve"> 60); // </w:t>
      </w:r>
      <w:r w:rsidR="008B0F59" w:rsidRPr="00903DBA">
        <w:rPr>
          <w:highlight w:val="white"/>
        </w:rPr>
        <w:t>0x3C</w:t>
      </w:r>
    </w:p>
    <w:p w14:paraId="51CD7F6E" w14:textId="77777777" w:rsidR="00D935A0" w:rsidRPr="00903DBA" w:rsidRDefault="00D935A0" w:rsidP="007B4210">
      <w:pPr>
        <w:pStyle w:val="Code"/>
        <w:rPr>
          <w:highlight w:val="white"/>
        </w:rPr>
      </w:pPr>
      <w:r w:rsidRPr="00903DBA">
        <w:rPr>
          <w:highlight w:val="white"/>
        </w:rPr>
        <w:t xml:space="preserve">        AddAssemblyCode(AssemblyOperator.syscall);</w:t>
      </w:r>
    </w:p>
    <w:p w14:paraId="539E88E9" w14:textId="77777777" w:rsidR="00D935A0" w:rsidRPr="00903DBA" w:rsidRDefault="00D935A0" w:rsidP="007B4210">
      <w:pPr>
        <w:pStyle w:val="Code"/>
        <w:rPr>
          <w:highlight w:val="white"/>
        </w:rPr>
      </w:pPr>
      <w:r w:rsidRPr="00903DBA">
        <w:rPr>
          <w:highlight w:val="white"/>
        </w:rPr>
        <w:t xml:space="preserve">      }</w:t>
      </w:r>
    </w:p>
    <w:p w14:paraId="79591085" w14:textId="6E66D498" w:rsidR="00710964" w:rsidRPr="00903DBA" w:rsidRDefault="00734CAC" w:rsidP="00734CAC">
      <w:pPr>
        <w:rPr>
          <w:highlight w:val="white"/>
        </w:rPr>
      </w:pPr>
      <w:r>
        <w:rPr>
          <w:highlight w:val="white"/>
        </w:rPr>
        <w:t xml:space="preserve">The code for the Windows envisonment is described in Chapter </w:t>
      </w:r>
      <w:r>
        <w:rPr>
          <w:highlight w:val="white"/>
        </w:rPr>
        <w:fldChar w:fldCharType="begin"/>
      </w:r>
      <w:r>
        <w:rPr>
          <w:highlight w:val="white"/>
        </w:rPr>
        <w:instrText xml:space="preserve"> REF _Ref54009755 \r \h </w:instrText>
      </w:r>
      <w:r>
        <w:rPr>
          <w:highlight w:val="white"/>
        </w:rPr>
      </w:r>
      <w:r>
        <w:rPr>
          <w:highlight w:val="white"/>
        </w:rPr>
        <w:fldChar w:fldCharType="separate"/>
      </w:r>
      <w:r w:rsidR="00392B3E">
        <w:rPr>
          <w:highlight w:val="white"/>
        </w:rPr>
        <w:t>13</w:t>
      </w:r>
      <w:r>
        <w:rPr>
          <w:highlight w:val="white"/>
        </w:rPr>
        <w:fldChar w:fldCharType="end"/>
      </w:r>
      <w:r>
        <w:rPr>
          <w:highlight w:val="white"/>
        </w:rPr>
        <w:t>.</w:t>
      </w:r>
    </w:p>
    <w:p w14:paraId="3F867295" w14:textId="1D88DF93" w:rsidR="00EC4BC5" w:rsidRPr="00903DBA" w:rsidRDefault="00EC4BC5" w:rsidP="00EC4BC5">
      <w:pPr>
        <w:pStyle w:val="Code"/>
        <w:rPr>
          <w:highlight w:val="white"/>
        </w:rPr>
      </w:pPr>
      <w:r w:rsidRPr="00903DBA">
        <w:rPr>
          <w:highlight w:val="white"/>
        </w:rPr>
        <w:t xml:space="preserve">      if (Start.Windows) {</w:t>
      </w:r>
    </w:p>
    <w:p w14:paraId="26F5BA6F" w14:textId="794911C4" w:rsidR="00710964" w:rsidRPr="00903DBA" w:rsidRDefault="00710964" w:rsidP="00EC4BC5">
      <w:pPr>
        <w:pStyle w:val="Code"/>
        <w:rPr>
          <w:highlight w:val="white"/>
        </w:rPr>
      </w:pPr>
      <w:r w:rsidRPr="00903DBA">
        <w:rPr>
          <w:highlight w:val="white"/>
        </w:rPr>
        <w:t xml:space="preserve">        // ...</w:t>
      </w:r>
    </w:p>
    <w:p w14:paraId="7BC6BC94" w14:textId="77777777" w:rsidR="00EC4BC5" w:rsidRPr="00903DBA" w:rsidRDefault="00EC4BC5" w:rsidP="00EC4BC5">
      <w:pPr>
        <w:pStyle w:val="Code"/>
        <w:rPr>
          <w:highlight w:val="white"/>
        </w:rPr>
      </w:pPr>
      <w:r w:rsidRPr="00903DBA">
        <w:rPr>
          <w:highlight w:val="white"/>
        </w:rPr>
        <w:t xml:space="preserve">      }</w:t>
      </w:r>
    </w:p>
    <w:p w14:paraId="03F72658" w14:textId="63B842FA" w:rsidR="00D935A0" w:rsidRPr="00903DBA" w:rsidRDefault="00D935A0" w:rsidP="007B4210">
      <w:pPr>
        <w:pStyle w:val="Code"/>
        <w:rPr>
          <w:highlight w:val="white"/>
        </w:rPr>
      </w:pPr>
      <w:r w:rsidRPr="00903DBA">
        <w:rPr>
          <w:highlight w:val="white"/>
        </w:rPr>
        <w:t xml:space="preserve">    }</w:t>
      </w:r>
    </w:p>
    <w:p w14:paraId="3B86AD53" w14:textId="6A7E214D" w:rsidR="00D935A0" w:rsidRPr="00903DBA" w:rsidRDefault="000E514A" w:rsidP="005046A3">
      <w:pPr>
        <w:rPr>
          <w:highlight w:val="white"/>
        </w:rPr>
      </w:pPr>
      <w:r w:rsidRPr="00903DBA">
        <w:rPr>
          <w:highlight w:val="white"/>
        </w:rPr>
        <w:t xml:space="preserve">The </w:t>
      </w:r>
      <w:r w:rsidR="00C0170C">
        <w:rPr>
          <w:rStyle w:val="KeyWord0"/>
          <w:highlight w:val="white"/>
        </w:rPr>
        <w:t>Jump</w:t>
      </w:r>
      <w:r w:rsidR="005046A3" w:rsidRPr="00903DBA">
        <w:rPr>
          <w:highlight w:val="white"/>
        </w:rPr>
        <w:t xml:space="preserve"> method simply add a jump instruction with the index a middle code instruction as target.</w:t>
      </w:r>
    </w:p>
    <w:p w14:paraId="28729063" w14:textId="716020B5" w:rsidR="007E0C80" w:rsidRPr="00903DBA" w:rsidRDefault="007E0C80" w:rsidP="007E0C80">
      <w:pPr>
        <w:pStyle w:val="Code"/>
        <w:rPr>
          <w:highlight w:val="white"/>
        </w:rPr>
      </w:pPr>
      <w:r w:rsidRPr="00903DBA">
        <w:rPr>
          <w:highlight w:val="white"/>
        </w:rPr>
        <w:t xml:space="preserve">    public void </w:t>
      </w:r>
      <w:r w:rsidR="00C0170C">
        <w:rPr>
          <w:highlight w:val="white"/>
        </w:rPr>
        <w:t>Jump</w:t>
      </w:r>
      <w:r w:rsidRPr="00903DBA">
        <w:rPr>
          <w:highlight w:val="white"/>
        </w:rPr>
        <w:t>(MiddleCode middleCode) {</w:t>
      </w:r>
    </w:p>
    <w:p w14:paraId="4E19E820" w14:textId="77777777" w:rsidR="007E0C80" w:rsidRPr="00903DBA" w:rsidRDefault="007E0C80" w:rsidP="007E0C80">
      <w:pPr>
        <w:pStyle w:val="Code"/>
        <w:rPr>
          <w:highlight w:val="white"/>
        </w:rPr>
      </w:pPr>
      <w:r w:rsidRPr="00903DBA">
        <w:rPr>
          <w:highlight w:val="white"/>
        </w:rPr>
        <w:t xml:space="preserve">      int jumpTarget = (int) middleCode[0];</w:t>
      </w:r>
    </w:p>
    <w:p w14:paraId="52EAFC60" w14:textId="77777777" w:rsidR="007E0C80" w:rsidRPr="00903DBA" w:rsidRDefault="007E0C80" w:rsidP="007E0C80">
      <w:pPr>
        <w:pStyle w:val="Code"/>
        <w:rPr>
          <w:highlight w:val="white"/>
        </w:rPr>
      </w:pPr>
      <w:r w:rsidRPr="00903DBA">
        <w:rPr>
          <w:highlight w:val="white"/>
        </w:rPr>
        <w:t xml:space="preserve">      AddAssemblyCode(AssemblyOperator.jmp, null, null, jumpTarget);</w:t>
      </w:r>
    </w:p>
    <w:p w14:paraId="1BE0C62B" w14:textId="77777777" w:rsidR="007E0C80" w:rsidRPr="00903DBA" w:rsidRDefault="007E0C80" w:rsidP="007E0C80">
      <w:pPr>
        <w:pStyle w:val="Code"/>
        <w:rPr>
          <w:highlight w:val="white"/>
        </w:rPr>
      </w:pPr>
      <w:r w:rsidRPr="00903DBA">
        <w:rPr>
          <w:highlight w:val="white"/>
        </w:rPr>
        <w:lastRenderedPageBreak/>
        <w:t xml:space="preserve">    }</w:t>
      </w:r>
    </w:p>
    <w:p w14:paraId="2CBE3811" w14:textId="499E3A07" w:rsidR="00153408" w:rsidRPr="00903DBA" w:rsidRDefault="00153408" w:rsidP="00153408">
      <w:pPr>
        <w:pStyle w:val="Rubrik3"/>
        <w:rPr>
          <w:highlight w:val="white"/>
        </w:rPr>
      </w:pPr>
      <w:bookmarkStart w:id="443" w:name="_Toc57656089"/>
      <w:r w:rsidRPr="00903DBA">
        <w:rPr>
          <w:highlight w:val="white"/>
        </w:rPr>
        <w:t>Load and Inspect Registers</w:t>
      </w:r>
      <w:bookmarkEnd w:id="443"/>
    </w:p>
    <w:p w14:paraId="62E4738F" w14:textId="019A9E98" w:rsidR="00D935A0" w:rsidRPr="00903DBA" w:rsidRDefault="0088021F" w:rsidP="0088021F">
      <w:pPr>
        <w:rPr>
          <w:highlight w:val="white"/>
        </w:rPr>
      </w:pPr>
      <w:r w:rsidRPr="00903DBA">
        <w:rPr>
          <w:highlight w:val="white"/>
        </w:rPr>
        <w:t xml:space="preserve">The </w:t>
      </w:r>
      <w:r w:rsidRPr="00903DBA">
        <w:rPr>
          <w:rStyle w:val="KeyWord0"/>
          <w:highlight w:val="white"/>
        </w:rPr>
        <w:t>LoadToRegister</w:t>
      </w:r>
      <w:r w:rsidRPr="00903DBA">
        <w:rPr>
          <w:highlight w:val="white"/>
        </w:rPr>
        <w:t xml:space="preserve"> method </w:t>
      </w:r>
      <w:r w:rsidR="00E228CE" w:rsidRPr="00903DBA">
        <w:rPr>
          <w:highlight w:val="white"/>
        </w:rPr>
        <w:t xml:space="preserve">adds assembly code that </w:t>
      </w:r>
      <w:r w:rsidR="00CE3538" w:rsidRPr="00903DBA">
        <w:rPr>
          <w:highlight w:val="white"/>
        </w:rPr>
        <w:t>loads the value of a symbol into a specified register. This method</w:t>
      </w:r>
      <w:r w:rsidR="00AF2B56" w:rsidRPr="00903DBA">
        <w:rPr>
          <w:highlight w:val="white"/>
        </w:rPr>
        <w:t xml:space="preserve">, as well as </w:t>
      </w:r>
      <w:r w:rsidR="00AF2B56" w:rsidRPr="00903DBA">
        <w:rPr>
          <w:rStyle w:val="KeyWord0"/>
          <w:highlight w:val="white"/>
        </w:rPr>
        <w:t>InspectRegister</w:t>
      </w:r>
      <w:r w:rsidR="00AF2B56" w:rsidRPr="00903DBA">
        <w:rPr>
          <w:highlight w:val="white"/>
        </w:rPr>
        <w:t xml:space="preserve">, </w:t>
      </w:r>
      <w:r w:rsidR="00AF2B56" w:rsidRPr="00903DBA">
        <w:rPr>
          <w:rStyle w:val="KeyWord0"/>
          <w:highlight w:val="white"/>
        </w:rPr>
        <w:t>CarryExpression</w:t>
      </w:r>
      <w:r w:rsidR="00AF2B56" w:rsidRPr="00903DBA">
        <w:rPr>
          <w:highlight w:val="white"/>
        </w:rPr>
        <w:t xml:space="preserve">, </w:t>
      </w:r>
      <w:r w:rsidR="00AF2B56" w:rsidRPr="00903DBA">
        <w:rPr>
          <w:rStyle w:val="KeyWord0"/>
          <w:highlight w:val="white"/>
        </w:rPr>
        <w:t>JumpRegister</w:t>
      </w:r>
      <w:r w:rsidR="00AF2B56" w:rsidRPr="00903DBA">
        <w:rPr>
          <w:highlight w:val="white"/>
        </w:rPr>
        <w:t xml:space="preserve">, </w:t>
      </w:r>
      <w:r w:rsidR="00AF2B56" w:rsidRPr="00903DBA">
        <w:rPr>
          <w:rStyle w:val="KeyWord0"/>
          <w:highlight w:val="white"/>
        </w:rPr>
        <w:t>Interrupt</w:t>
      </w:r>
      <w:r w:rsidR="00AF2B56" w:rsidRPr="00903DBA">
        <w:rPr>
          <w:highlight w:val="white"/>
        </w:rPr>
        <w:t xml:space="preserve">, and </w:t>
      </w:r>
      <w:r w:rsidR="00AF2B56" w:rsidRPr="00903DBA">
        <w:rPr>
          <w:rStyle w:val="KeyWord0"/>
          <w:highlight w:val="white"/>
        </w:rPr>
        <w:t>SystemCall</w:t>
      </w:r>
      <w:r w:rsidR="00AF2B56" w:rsidRPr="00903DBA">
        <w:rPr>
          <w:highlight w:val="white"/>
        </w:rPr>
        <w:t xml:space="preserve">, </w:t>
      </w:r>
      <w:r w:rsidR="00CE3538" w:rsidRPr="00903DBA">
        <w:rPr>
          <w:highlight w:val="white"/>
        </w:rPr>
        <w:t xml:space="preserve">is only used </w:t>
      </w:r>
      <w:r w:rsidR="00AF2B56" w:rsidRPr="00903DBA">
        <w:rPr>
          <w:highlight w:val="white"/>
        </w:rPr>
        <w:t>by the standard library in internal system calls.</w:t>
      </w:r>
    </w:p>
    <w:p w14:paraId="1AFAAC54" w14:textId="77777777" w:rsidR="002F1704" w:rsidRPr="00903DBA" w:rsidRDefault="002F1704" w:rsidP="002F1704">
      <w:pPr>
        <w:pStyle w:val="Code"/>
        <w:rPr>
          <w:highlight w:val="white"/>
        </w:rPr>
      </w:pPr>
      <w:r w:rsidRPr="00903DBA">
        <w:rPr>
          <w:highlight w:val="white"/>
        </w:rPr>
        <w:t xml:space="preserve">    private ISet&lt;Track&gt; m_syscallSet = new HashSet&lt;Track&gt;();</w:t>
      </w:r>
    </w:p>
    <w:p w14:paraId="1DB1D4FB" w14:textId="77777777" w:rsidR="002F1704" w:rsidRPr="00903DBA" w:rsidRDefault="002F1704" w:rsidP="002F1704">
      <w:pPr>
        <w:pStyle w:val="Code"/>
        <w:rPr>
          <w:highlight w:val="white"/>
        </w:rPr>
      </w:pPr>
    </w:p>
    <w:p w14:paraId="54404805" w14:textId="77777777" w:rsidR="002F1704" w:rsidRPr="00903DBA" w:rsidRDefault="002F1704" w:rsidP="002F1704">
      <w:pPr>
        <w:pStyle w:val="Code"/>
        <w:rPr>
          <w:highlight w:val="white"/>
        </w:rPr>
      </w:pPr>
      <w:r w:rsidRPr="00903DBA">
        <w:rPr>
          <w:highlight w:val="white"/>
        </w:rPr>
        <w:t xml:space="preserve">    public void LoadToRegister(MiddleCode middleCode) {</w:t>
      </w:r>
    </w:p>
    <w:p w14:paraId="4117D00B" w14:textId="77777777" w:rsidR="002F1704" w:rsidRPr="00903DBA" w:rsidRDefault="002F1704" w:rsidP="002F1704">
      <w:pPr>
        <w:pStyle w:val="Code"/>
        <w:rPr>
          <w:highlight w:val="white"/>
        </w:rPr>
      </w:pPr>
      <w:r w:rsidRPr="00903DBA">
        <w:rPr>
          <w:highlight w:val="white"/>
        </w:rPr>
        <w:t xml:space="preserve">      Register register = (Register) middleCode[0];</w:t>
      </w:r>
    </w:p>
    <w:p w14:paraId="499502DF" w14:textId="77777777" w:rsidR="002F1704" w:rsidRPr="00903DBA" w:rsidRDefault="002F1704" w:rsidP="002F1704">
      <w:pPr>
        <w:pStyle w:val="Code"/>
        <w:rPr>
          <w:highlight w:val="white"/>
        </w:rPr>
      </w:pPr>
      <w:r w:rsidRPr="00903DBA">
        <w:rPr>
          <w:highlight w:val="white"/>
        </w:rPr>
        <w:t xml:space="preserve">      Symbol symbol = (Symbol) middleCode[1];</w:t>
      </w:r>
    </w:p>
    <w:p w14:paraId="749C0CC9" w14:textId="77777777" w:rsidR="002F1704" w:rsidRPr="00903DBA" w:rsidRDefault="002F1704" w:rsidP="002F1704">
      <w:pPr>
        <w:pStyle w:val="Code"/>
        <w:rPr>
          <w:highlight w:val="white"/>
        </w:rPr>
      </w:pPr>
      <w:r w:rsidRPr="00903DBA">
        <w:rPr>
          <w:highlight w:val="white"/>
        </w:rPr>
        <w:t xml:space="preserve">      Track track = LoadValueToRegister(symbol, register);</w:t>
      </w:r>
    </w:p>
    <w:p w14:paraId="21A36AD1" w14:textId="77777777" w:rsidR="002F1704" w:rsidRPr="00903DBA" w:rsidRDefault="002F1704" w:rsidP="002F1704">
      <w:pPr>
        <w:pStyle w:val="Code"/>
        <w:rPr>
          <w:highlight w:val="white"/>
        </w:rPr>
      </w:pPr>
      <w:r w:rsidRPr="00903DBA">
        <w:rPr>
          <w:highlight w:val="white"/>
        </w:rPr>
        <w:t xml:space="preserve">      m_syscallSet.Add(track);</w:t>
      </w:r>
    </w:p>
    <w:p w14:paraId="154587B4" w14:textId="77777777" w:rsidR="002F1704" w:rsidRPr="00903DBA" w:rsidRDefault="002F1704" w:rsidP="002F1704">
      <w:pPr>
        <w:pStyle w:val="Code"/>
        <w:rPr>
          <w:highlight w:val="white"/>
        </w:rPr>
      </w:pPr>
      <w:r w:rsidRPr="00903DBA">
        <w:rPr>
          <w:highlight w:val="white"/>
        </w:rPr>
        <w:t xml:space="preserve">    }</w:t>
      </w:r>
    </w:p>
    <w:p w14:paraId="4224679A" w14:textId="0D67996D" w:rsidR="00D935A0" w:rsidRPr="00903DBA" w:rsidRDefault="00EF070C" w:rsidP="00EF070C">
      <w:pPr>
        <w:rPr>
          <w:highlight w:val="white"/>
        </w:rPr>
      </w:pPr>
      <w:r w:rsidRPr="00903DBA">
        <w:rPr>
          <w:highlight w:val="white"/>
        </w:rPr>
        <w:t xml:space="preserve">The </w:t>
      </w:r>
      <w:r w:rsidRPr="00903DBA">
        <w:rPr>
          <w:rStyle w:val="KeyWord0"/>
          <w:highlight w:val="white"/>
        </w:rPr>
        <w:t>InspectRegister</w:t>
      </w:r>
      <w:r w:rsidRPr="00903DBA">
        <w:rPr>
          <w:highlight w:val="white"/>
        </w:rPr>
        <w:t xml:space="preserve"> method </w:t>
      </w:r>
      <w:r w:rsidR="001C3004" w:rsidRPr="00903DBA">
        <w:rPr>
          <w:highlight w:val="white"/>
        </w:rPr>
        <w:t xml:space="preserve">loads the value of a register to a symbol. More specifically, it </w:t>
      </w:r>
      <w:r w:rsidR="003303A2" w:rsidRPr="00903DBA">
        <w:rPr>
          <w:highlight w:val="white"/>
        </w:rPr>
        <w:t>adds a track holding the symbol and register to the track map.</w:t>
      </w:r>
    </w:p>
    <w:p w14:paraId="0CD2B6E1" w14:textId="77777777" w:rsidR="002F1704" w:rsidRPr="00903DBA" w:rsidRDefault="002F1704" w:rsidP="002F1704">
      <w:pPr>
        <w:pStyle w:val="Code"/>
        <w:rPr>
          <w:highlight w:val="white"/>
        </w:rPr>
      </w:pPr>
      <w:r w:rsidRPr="00903DBA">
        <w:rPr>
          <w:highlight w:val="white"/>
        </w:rPr>
        <w:t xml:space="preserve">    public void InspectRegister(MiddleCode middleCode) {</w:t>
      </w:r>
    </w:p>
    <w:p w14:paraId="0ABE8DCA" w14:textId="77777777" w:rsidR="002F1704" w:rsidRPr="00903DBA" w:rsidRDefault="002F1704" w:rsidP="002F1704">
      <w:pPr>
        <w:pStyle w:val="Code"/>
        <w:rPr>
          <w:highlight w:val="white"/>
        </w:rPr>
      </w:pPr>
      <w:r w:rsidRPr="00903DBA">
        <w:rPr>
          <w:highlight w:val="white"/>
        </w:rPr>
        <w:t xml:space="preserve">      Symbol symbol = (Symbol) middleCode[0];</w:t>
      </w:r>
    </w:p>
    <w:p w14:paraId="4B522CC3" w14:textId="77777777" w:rsidR="002F1704" w:rsidRPr="00903DBA" w:rsidRDefault="002F1704" w:rsidP="002F1704">
      <w:pPr>
        <w:pStyle w:val="Code"/>
        <w:rPr>
          <w:highlight w:val="white"/>
        </w:rPr>
      </w:pPr>
      <w:r w:rsidRPr="00903DBA">
        <w:rPr>
          <w:highlight w:val="white"/>
        </w:rPr>
        <w:t xml:space="preserve">      Register register = (Register) middleCode[1];</w:t>
      </w:r>
    </w:p>
    <w:p w14:paraId="2A8C1F64" w14:textId="77777777" w:rsidR="002F1704" w:rsidRPr="00903DBA" w:rsidRDefault="002F1704" w:rsidP="002F1704">
      <w:pPr>
        <w:pStyle w:val="Code"/>
        <w:rPr>
          <w:highlight w:val="white"/>
        </w:rPr>
      </w:pPr>
      <w:r w:rsidRPr="00903DBA">
        <w:rPr>
          <w:highlight w:val="white"/>
        </w:rPr>
        <w:t xml:space="preserve">      Track track = new Track(symbol, register);</w:t>
      </w:r>
    </w:p>
    <w:p w14:paraId="5C9CFE0B" w14:textId="77777777" w:rsidR="002F1704" w:rsidRPr="00903DBA" w:rsidRDefault="002F1704" w:rsidP="002F1704">
      <w:pPr>
        <w:pStyle w:val="Code"/>
        <w:rPr>
          <w:highlight w:val="white"/>
        </w:rPr>
      </w:pPr>
      <w:r w:rsidRPr="00903DBA">
        <w:rPr>
          <w:highlight w:val="white"/>
        </w:rPr>
        <w:t xml:space="preserve">      m_trackMap.Add(symbol, track);</w:t>
      </w:r>
    </w:p>
    <w:p w14:paraId="0DCAC71D" w14:textId="77777777" w:rsidR="002F1704" w:rsidRPr="00903DBA" w:rsidRDefault="002F1704" w:rsidP="002F1704">
      <w:pPr>
        <w:pStyle w:val="Code"/>
        <w:rPr>
          <w:highlight w:val="white"/>
        </w:rPr>
      </w:pPr>
      <w:r w:rsidRPr="00903DBA">
        <w:rPr>
          <w:highlight w:val="white"/>
        </w:rPr>
        <w:t xml:space="preserve">    }</w:t>
      </w:r>
    </w:p>
    <w:p w14:paraId="6899ACFE" w14:textId="65FDA1AA" w:rsidR="00D935A0" w:rsidRPr="00903DBA" w:rsidRDefault="003303A2" w:rsidP="003303A2">
      <w:pPr>
        <w:rPr>
          <w:highlight w:val="white"/>
        </w:rPr>
      </w:pPr>
      <w:r w:rsidRPr="00903DBA">
        <w:rPr>
          <w:highlight w:val="white"/>
        </w:rPr>
        <w:t xml:space="preserve">The </w:t>
      </w:r>
      <w:r w:rsidRPr="00903DBA">
        <w:rPr>
          <w:rStyle w:val="KeyWord0"/>
          <w:highlight w:val="white"/>
        </w:rPr>
        <w:t>CarryExpression</w:t>
      </w:r>
      <w:r w:rsidRPr="00903DBA">
        <w:rPr>
          <w:highlight w:val="white"/>
        </w:rPr>
        <w:t xml:space="preserve"> method</w:t>
      </w:r>
      <w:r w:rsidR="002F1D03" w:rsidRPr="00903DBA">
        <w:rPr>
          <w:highlight w:val="white"/>
        </w:rPr>
        <w:t xml:space="preserve"> </w:t>
      </w:r>
      <w:r w:rsidR="00E228CE" w:rsidRPr="00903DBA">
        <w:rPr>
          <w:highlight w:val="white"/>
        </w:rPr>
        <w:t xml:space="preserve">adds assembly code that </w:t>
      </w:r>
      <w:r w:rsidR="00D36CCF" w:rsidRPr="00903DBA">
        <w:rPr>
          <w:highlight w:val="white"/>
        </w:rPr>
        <w:t>jumps to a middle code target if the carry flag is set. The target will later be changed</w:t>
      </w:r>
      <w:r w:rsidR="000635D0" w:rsidRPr="00903DBA">
        <w:rPr>
          <w:highlight w:val="white"/>
        </w:rPr>
        <w:t xml:space="preserve"> by the </w:t>
      </w:r>
      <w:r w:rsidR="002977AF" w:rsidRPr="00903DBA">
        <w:rPr>
          <w:rStyle w:val="KeyWord0"/>
          <w:highlight w:val="white"/>
        </w:rPr>
        <w:t>WindowsJumpInfo</w:t>
      </w:r>
      <w:r w:rsidR="000635D0" w:rsidRPr="00903DBA">
        <w:rPr>
          <w:highlight w:val="white"/>
        </w:rPr>
        <w:t xml:space="preserve"> method</w:t>
      </w:r>
      <w:r w:rsidR="00D36CCF" w:rsidRPr="00903DBA">
        <w:rPr>
          <w:highlight w:val="white"/>
        </w:rPr>
        <w:t xml:space="preserve"> to a proper assembly code target.</w:t>
      </w:r>
    </w:p>
    <w:p w14:paraId="688A4FD3" w14:textId="77777777" w:rsidR="002F1704" w:rsidRPr="00903DBA" w:rsidRDefault="002F1704" w:rsidP="002F1704">
      <w:pPr>
        <w:pStyle w:val="Code"/>
        <w:rPr>
          <w:highlight w:val="white"/>
        </w:rPr>
      </w:pPr>
      <w:r w:rsidRPr="00903DBA">
        <w:rPr>
          <w:highlight w:val="white"/>
        </w:rPr>
        <w:t xml:space="preserve">    public void CarryExpression(MiddleCode middleCode) {</w:t>
      </w:r>
    </w:p>
    <w:p w14:paraId="1D25474B" w14:textId="77777777" w:rsidR="002F1704" w:rsidRPr="00903DBA" w:rsidRDefault="002F1704" w:rsidP="002F1704">
      <w:pPr>
        <w:pStyle w:val="Code"/>
        <w:rPr>
          <w:highlight w:val="white"/>
        </w:rPr>
      </w:pPr>
      <w:r w:rsidRPr="00903DBA">
        <w:rPr>
          <w:highlight w:val="white"/>
        </w:rPr>
        <w:t xml:space="preserve">      AssemblyOperator objectOperator =</w:t>
      </w:r>
    </w:p>
    <w:p w14:paraId="3A2CC277" w14:textId="77777777" w:rsidR="002F1704" w:rsidRPr="00903DBA" w:rsidRDefault="002F1704" w:rsidP="002F1704">
      <w:pPr>
        <w:pStyle w:val="Code"/>
        <w:rPr>
          <w:highlight w:val="white"/>
        </w:rPr>
      </w:pPr>
      <w:r w:rsidRPr="00903DBA">
        <w:rPr>
          <w:highlight w:val="white"/>
        </w:rPr>
        <w:t xml:space="preserve">        m_middleToIntegralMap[middleCode.Operator];</w:t>
      </w:r>
    </w:p>
    <w:p w14:paraId="622D2E3D" w14:textId="77777777" w:rsidR="002F1704" w:rsidRPr="00903DBA" w:rsidRDefault="002F1704" w:rsidP="002F1704">
      <w:pPr>
        <w:pStyle w:val="Code"/>
        <w:rPr>
          <w:highlight w:val="white"/>
        </w:rPr>
      </w:pPr>
      <w:r w:rsidRPr="00903DBA">
        <w:rPr>
          <w:highlight w:val="white"/>
        </w:rPr>
        <w:t xml:space="preserve">      int jumpTarget = (int) middleCode[0];</w:t>
      </w:r>
    </w:p>
    <w:p w14:paraId="7A53C049" w14:textId="77777777" w:rsidR="002F1704" w:rsidRPr="00903DBA" w:rsidRDefault="002F1704" w:rsidP="002F1704">
      <w:pPr>
        <w:pStyle w:val="Code"/>
        <w:rPr>
          <w:highlight w:val="white"/>
        </w:rPr>
      </w:pPr>
      <w:r w:rsidRPr="00903DBA">
        <w:rPr>
          <w:highlight w:val="white"/>
        </w:rPr>
        <w:t xml:space="preserve">      AddAssemblyCode(objectOperator, null, null, jumpTarget);</w:t>
      </w:r>
    </w:p>
    <w:p w14:paraId="7A04A076" w14:textId="77777777" w:rsidR="002F1704" w:rsidRPr="00903DBA" w:rsidRDefault="002F1704" w:rsidP="002F1704">
      <w:pPr>
        <w:pStyle w:val="Code"/>
        <w:rPr>
          <w:highlight w:val="white"/>
        </w:rPr>
      </w:pPr>
      <w:r w:rsidRPr="00903DBA">
        <w:rPr>
          <w:highlight w:val="white"/>
        </w:rPr>
        <w:t xml:space="preserve">    }</w:t>
      </w:r>
    </w:p>
    <w:p w14:paraId="74F13057" w14:textId="1AD8587F" w:rsidR="00E228CE" w:rsidRPr="00903DBA" w:rsidRDefault="00E228CE" w:rsidP="00E228CE">
      <w:pPr>
        <w:rPr>
          <w:highlight w:val="white"/>
        </w:rPr>
      </w:pPr>
      <w:r w:rsidRPr="00903DBA">
        <w:rPr>
          <w:highlight w:val="white"/>
        </w:rPr>
        <w:t xml:space="preserve">The </w:t>
      </w:r>
      <w:r w:rsidRPr="00903DBA">
        <w:rPr>
          <w:rStyle w:val="KeyWord0"/>
          <w:highlight w:val="white"/>
        </w:rPr>
        <w:t>JumpRegister</w:t>
      </w:r>
      <w:r w:rsidRPr="00903DBA">
        <w:rPr>
          <w:highlight w:val="white"/>
        </w:rPr>
        <w:t xml:space="preserve"> method adds assembly code that</w:t>
      </w:r>
      <w:r w:rsidR="009E72E5" w:rsidRPr="00903DBA">
        <w:rPr>
          <w:highlight w:val="white"/>
        </w:rPr>
        <w:t xml:space="preserve"> jumps to the address stored in a register.</w:t>
      </w:r>
    </w:p>
    <w:p w14:paraId="3EF63DDB" w14:textId="77777777" w:rsidR="002F1704" w:rsidRPr="00903DBA" w:rsidRDefault="002F1704" w:rsidP="002F1704">
      <w:pPr>
        <w:pStyle w:val="Code"/>
        <w:rPr>
          <w:highlight w:val="white"/>
        </w:rPr>
      </w:pPr>
      <w:r w:rsidRPr="00903DBA">
        <w:rPr>
          <w:highlight w:val="white"/>
        </w:rPr>
        <w:t xml:space="preserve">    public void JumpToRegister(MiddleCode middleCode) {</w:t>
      </w:r>
    </w:p>
    <w:p w14:paraId="07AFD9F2" w14:textId="77777777" w:rsidR="002F1704" w:rsidRPr="00903DBA" w:rsidRDefault="002F1704" w:rsidP="002F1704">
      <w:pPr>
        <w:pStyle w:val="Code"/>
        <w:rPr>
          <w:highlight w:val="white"/>
        </w:rPr>
      </w:pPr>
      <w:r w:rsidRPr="00903DBA">
        <w:rPr>
          <w:highlight w:val="white"/>
        </w:rPr>
        <w:t xml:space="preserve">      Register jumpRegister = (Register) middleCode[0];</w:t>
      </w:r>
    </w:p>
    <w:p w14:paraId="0048D529" w14:textId="77777777" w:rsidR="002F1704" w:rsidRPr="00903DBA" w:rsidRDefault="002F1704" w:rsidP="002F1704">
      <w:pPr>
        <w:pStyle w:val="Code"/>
        <w:rPr>
          <w:highlight w:val="white"/>
        </w:rPr>
      </w:pPr>
      <w:r w:rsidRPr="00903DBA">
        <w:rPr>
          <w:highlight w:val="white"/>
        </w:rPr>
        <w:t xml:space="preserve">      AddAssemblyCode(AssemblyOperator.jmp, jumpRegister);</w:t>
      </w:r>
    </w:p>
    <w:p w14:paraId="05263ADF" w14:textId="77777777" w:rsidR="002F1704" w:rsidRPr="00903DBA" w:rsidRDefault="002F1704" w:rsidP="002F1704">
      <w:pPr>
        <w:pStyle w:val="Code"/>
        <w:rPr>
          <w:highlight w:val="white"/>
        </w:rPr>
      </w:pPr>
      <w:r w:rsidRPr="00903DBA">
        <w:rPr>
          <w:highlight w:val="white"/>
        </w:rPr>
        <w:t xml:space="preserve">    }</w:t>
      </w:r>
    </w:p>
    <w:p w14:paraId="2738998E" w14:textId="1F6C90D6" w:rsidR="00D935A0" w:rsidRPr="00903DBA" w:rsidRDefault="009B54E1" w:rsidP="00631894">
      <w:pPr>
        <w:rPr>
          <w:highlight w:val="white"/>
        </w:rPr>
      </w:pPr>
      <w:r w:rsidRPr="00903DBA">
        <w:rPr>
          <w:highlight w:val="white"/>
        </w:rPr>
        <w:t xml:space="preserve">The </w:t>
      </w:r>
      <w:r w:rsidRPr="00903DBA">
        <w:rPr>
          <w:rStyle w:val="KeyWord0"/>
          <w:highlight w:val="white"/>
        </w:rPr>
        <w:t>Interrupt</w:t>
      </w:r>
      <w:r w:rsidRPr="00903DBA">
        <w:rPr>
          <w:highlight w:val="white"/>
        </w:rPr>
        <w:t xml:space="preserve"> method adds code that performs an interrupt</w:t>
      </w:r>
      <w:r w:rsidR="008673BA" w:rsidRPr="00903DBA">
        <w:rPr>
          <w:highlight w:val="white"/>
        </w:rPr>
        <w:t xml:space="preserve"> call</w:t>
      </w:r>
      <w:r w:rsidRPr="00903DBA">
        <w:rPr>
          <w:highlight w:val="white"/>
        </w:rPr>
        <w:t xml:space="preserve">. </w:t>
      </w:r>
      <w:r w:rsidR="008673BA" w:rsidRPr="00903DBA">
        <w:rPr>
          <w:highlight w:val="white"/>
        </w:rPr>
        <w:t xml:space="preserve">Before the call, we clear the </w:t>
      </w:r>
      <w:r w:rsidR="00460475" w:rsidRPr="00903DBA">
        <w:rPr>
          <w:highlight w:val="white"/>
        </w:rPr>
        <w:t>system call set.</w:t>
      </w:r>
    </w:p>
    <w:p w14:paraId="05C45A42" w14:textId="77777777" w:rsidR="00F43544" w:rsidRPr="00903DBA" w:rsidRDefault="00F43544" w:rsidP="00F43544">
      <w:pPr>
        <w:pStyle w:val="Code"/>
        <w:rPr>
          <w:highlight w:val="white"/>
        </w:rPr>
      </w:pPr>
      <w:r w:rsidRPr="00903DBA">
        <w:rPr>
          <w:highlight w:val="white"/>
        </w:rPr>
        <w:t xml:space="preserve">    public void Interrupt(MiddleCode middleCode) {</w:t>
      </w:r>
    </w:p>
    <w:p w14:paraId="58C73EBD" w14:textId="77777777" w:rsidR="00F43544" w:rsidRPr="00903DBA" w:rsidRDefault="00F43544" w:rsidP="00F43544">
      <w:pPr>
        <w:pStyle w:val="Code"/>
        <w:rPr>
          <w:highlight w:val="white"/>
        </w:rPr>
      </w:pPr>
      <w:r w:rsidRPr="00903DBA">
        <w:rPr>
          <w:highlight w:val="white"/>
        </w:rPr>
        <w:t xml:space="preserve">      foreach (Track track in m_syscallSet) {        </w:t>
      </w:r>
    </w:p>
    <w:p w14:paraId="6EBEAB4E" w14:textId="77777777" w:rsidR="00F43544" w:rsidRPr="00903DBA" w:rsidRDefault="00F43544" w:rsidP="00F43544">
      <w:pPr>
        <w:pStyle w:val="Code"/>
        <w:rPr>
          <w:highlight w:val="white"/>
        </w:rPr>
      </w:pPr>
      <w:r w:rsidRPr="00903DBA">
        <w:rPr>
          <w:highlight w:val="white"/>
        </w:rPr>
        <w:t xml:space="preserve">        AddAssemblyCode(AssemblyOperator.empty, track);</w:t>
      </w:r>
    </w:p>
    <w:p w14:paraId="23BEB697" w14:textId="77777777" w:rsidR="00F43544" w:rsidRPr="00903DBA" w:rsidRDefault="00F43544" w:rsidP="00F43544">
      <w:pPr>
        <w:pStyle w:val="Code"/>
        <w:rPr>
          <w:highlight w:val="white"/>
        </w:rPr>
      </w:pPr>
      <w:r w:rsidRPr="00903DBA">
        <w:rPr>
          <w:highlight w:val="white"/>
        </w:rPr>
        <w:t xml:space="preserve">      }</w:t>
      </w:r>
    </w:p>
    <w:p w14:paraId="666F7E05" w14:textId="77777777" w:rsidR="00F43544" w:rsidRPr="00903DBA" w:rsidRDefault="00F43544" w:rsidP="00F43544">
      <w:pPr>
        <w:pStyle w:val="Code"/>
        <w:rPr>
          <w:highlight w:val="white"/>
        </w:rPr>
      </w:pPr>
    </w:p>
    <w:p w14:paraId="5E426460" w14:textId="77777777" w:rsidR="00F43544" w:rsidRPr="00903DBA" w:rsidRDefault="00F43544" w:rsidP="00F43544">
      <w:pPr>
        <w:pStyle w:val="Code"/>
        <w:rPr>
          <w:highlight w:val="white"/>
        </w:rPr>
      </w:pPr>
      <w:r w:rsidRPr="00903DBA">
        <w:rPr>
          <w:highlight w:val="white"/>
        </w:rPr>
        <w:t xml:space="preserve">      AddAssemblyCode(AssemblyOperator.interrupt,</w:t>
      </w:r>
    </w:p>
    <w:p w14:paraId="3411998E" w14:textId="77777777" w:rsidR="00F43544" w:rsidRPr="00903DBA" w:rsidRDefault="00F43544" w:rsidP="00F43544">
      <w:pPr>
        <w:pStyle w:val="Code"/>
        <w:rPr>
          <w:highlight w:val="white"/>
        </w:rPr>
      </w:pPr>
      <w:r w:rsidRPr="00903DBA">
        <w:rPr>
          <w:highlight w:val="white"/>
        </w:rPr>
        <w:t xml:space="preserve">                      (BigInteger) middleCode[0]);</w:t>
      </w:r>
    </w:p>
    <w:p w14:paraId="223CBEE5" w14:textId="77777777" w:rsidR="00F43544" w:rsidRPr="00903DBA" w:rsidRDefault="00F43544" w:rsidP="00F43544">
      <w:pPr>
        <w:pStyle w:val="Code"/>
        <w:rPr>
          <w:highlight w:val="white"/>
        </w:rPr>
      </w:pPr>
      <w:r w:rsidRPr="00903DBA">
        <w:rPr>
          <w:highlight w:val="white"/>
        </w:rPr>
        <w:t xml:space="preserve">      m_trackMap.Clear();</w:t>
      </w:r>
    </w:p>
    <w:p w14:paraId="0F7416A9" w14:textId="77777777" w:rsidR="00F43544" w:rsidRPr="00903DBA" w:rsidRDefault="00F43544" w:rsidP="00F43544">
      <w:pPr>
        <w:pStyle w:val="Code"/>
        <w:rPr>
          <w:highlight w:val="white"/>
        </w:rPr>
      </w:pPr>
      <w:r w:rsidRPr="00903DBA">
        <w:rPr>
          <w:highlight w:val="white"/>
        </w:rPr>
        <w:t xml:space="preserve">    }</w:t>
      </w:r>
    </w:p>
    <w:p w14:paraId="236C365F" w14:textId="273F5159" w:rsidR="003B2CE4" w:rsidRPr="00903DBA" w:rsidRDefault="003B2CE4" w:rsidP="003B2CE4">
      <w:pPr>
        <w:rPr>
          <w:highlight w:val="white"/>
        </w:rPr>
      </w:pPr>
      <w:r w:rsidRPr="00903DBA">
        <w:rPr>
          <w:highlight w:val="white"/>
        </w:rPr>
        <w:t xml:space="preserve">The </w:t>
      </w:r>
      <w:r w:rsidRPr="00903DBA">
        <w:rPr>
          <w:rStyle w:val="KeyWord0"/>
          <w:highlight w:val="white"/>
        </w:rPr>
        <w:t>SystemCall</w:t>
      </w:r>
      <w:r w:rsidRPr="00903DBA">
        <w:rPr>
          <w:highlight w:val="white"/>
        </w:rPr>
        <w:t xml:space="preserve"> method adds code that performs an interrupt call. </w:t>
      </w:r>
      <w:r w:rsidR="00A954D1" w:rsidRPr="00903DBA">
        <w:rPr>
          <w:highlight w:val="white"/>
        </w:rPr>
        <w:t>Like</w:t>
      </w:r>
      <w:r w:rsidRPr="00903DBA">
        <w:rPr>
          <w:highlight w:val="white"/>
        </w:rPr>
        <w:t xml:space="preserve"> the interrupt case, we clear the system call set before the call.</w:t>
      </w:r>
    </w:p>
    <w:p w14:paraId="4720F77F" w14:textId="77777777" w:rsidR="00F43544" w:rsidRPr="00903DBA" w:rsidRDefault="00F43544" w:rsidP="00F43544">
      <w:pPr>
        <w:pStyle w:val="Code"/>
        <w:rPr>
          <w:highlight w:val="white"/>
        </w:rPr>
      </w:pPr>
      <w:r w:rsidRPr="00903DBA">
        <w:rPr>
          <w:highlight w:val="white"/>
        </w:rPr>
        <w:lastRenderedPageBreak/>
        <w:t xml:space="preserve">    public void SystemCall(MiddleCode middleCode) {</w:t>
      </w:r>
    </w:p>
    <w:p w14:paraId="56C3A584" w14:textId="77777777" w:rsidR="00F43544" w:rsidRPr="00903DBA" w:rsidRDefault="00F43544" w:rsidP="00F43544">
      <w:pPr>
        <w:pStyle w:val="Code"/>
        <w:rPr>
          <w:highlight w:val="white"/>
        </w:rPr>
      </w:pPr>
      <w:r w:rsidRPr="00903DBA">
        <w:rPr>
          <w:highlight w:val="white"/>
        </w:rPr>
        <w:t xml:space="preserve">      foreach (Track track in m_syscallSet) {        </w:t>
      </w:r>
    </w:p>
    <w:p w14:paraId="2AB1A5C0" w14:textId="77777777" w:rsidR="00F43544" w:rsidRPr="00903DBA" w:rsidRDefault="00F43544" w:rsidP="00F43544">
      <w:pPr>
        <w:pStyle w:val="Code"/>
        <w:rPr>
          <w:highlight w:val="white"/>
        </w:rPr>
      </w:pPr>
      <w:r w:rsidRPr="00903DBA">
        <w:rPr>
          <w:highlight w:val="white"/>
        </w:rPr>
        <w:t xml:space="preserve">        AddAssemblyCode(AssemblyOperator.empty, track);</w:t>
      </w:r>
    </w:p>
    <w:p w14:paraId="7C3086B2" w14:textId="77777777" w:rsidR="00F43544" w:rsidRPr="00903DBA" w:rsidRDefault="00F43544" w:rsidP="00F43544">
      <w:pPr>
        <w:pStyle w:val="Code"/>
        <w:rPr>
          <w:highlight w:val="white"/>
        </w:rPr>
      </w:pPr>
      <w:r w:rsidRPr="00903DBA">
        <w:rPr>
          <w:highlight w:val="white"/>
        </w:rPr>
        <w:t xml:space="preserve">      }</w:t>
      </w:r>
    </w:p>
    <w:p w14:paraId="6CAC5399" w14:textId="77777777" w:rsidR="00F43544" w:rsidRPr="00903DBA" w:rsidRDefault="00F43544" w:rsidP="00F43544">
      <w:pPr>
        <w:pStyle w:val="Code"/>
        <w:rPr>
          <w:highlight w:val="white"/>
        </w:rPr>
      </w:pPr>
    </w:p>
    <w:p w14:paraId="2A0FF504" w14:textId="77777777" w:rsidR="00F43544" w:rsidRPr="00903DBA" w:rsidRDefault="00F43544" w:rsidP="00F43544">
      <w:pPr>
        <w:pStyle w:val="Code"/>
        <w:rPr>
          <w:highlight w:val="white"/>
        </w:rPr>
      </w:pPr>
      <w:r w:rsidRPr="00903DBA">
        <w:rPr>
          <w:highlight w:val="white"/>
        </w:rPr>
        <w:t xml:space="preserve">      AddAssemblyCode(AssemblyOperator.syscall);</w:t>
      </w:r>
    </w:p>
    <w:p w14:paraId="41376B9A" w14:textId="77777777" w:rsidR="00F43544" w:rsidRPr="00903DBA" w:rsidRDefault="00F43544" w:rsidP="00F43544">
      <w:pPr>
        <w:pStyle w:val="Code"/>
        <w:rPr>
          <w:highlight w:val="white"/>
        </w:rPr>
      </w:pPr>
      <w:r w:rsidRPr="00903DBA">
        <w:rPr>
          <w:highlight w:val="white"/>
        </w:rPr>
        <w:t xml:space="preserve">      m_trackMap.Clear();</w:t>
      </w:r>
    </w:p>
    <w:p w14:paraId="0627C1EC" w14:textId="77777777" w:rsidR="00F43544" w:rsidRPr="00903DBA" w:rsidRDefault="00F43544" w:rsidP="00F43544">
      <w:pPr>
        <w:pStyle w:val="Code"/>
        <w:rPr>
          <w:highlight w:val="white"/>
        </w:rPr>
      </w:pPr>
      <w:r w:rsidRPr="00903DBA">
        <w:rPr>
          <w:highlight w:val="white"/>
        </w:rPr>
        <w:t xml:space="preserve">    }</w:t>
      </w:r>
    </w:p>
    <w:p w14:paraId="54EEF24A" w14:textId="1F7D6896" w:rsidR="002847C8" w:rsidRPr="00903DBA" w:rsidRDefault="002847C8" w:rsidP="002847C8">
      <w:pPr>
        <w:pStyle w:val="Rubrik3"/>
        <w:rPr>
          <w:highlight w:val="white"/>
        </w:rPr>
      </w:pPr>
      <w:bookmarkStart w:id="444" w:name="_Toc57656090"/>
      <w:r w:rsidRPr="00903DBA">
        <w:rPr>
          <w:highlight w:val="white"/>
        </w:rPr>
        <w:t>Initialization</w:t>
      </w:r>
      <w:bookmarkEnd w:id="444"/>
    </w:p>
    <w:p w14:paraId="43CA664B" w14:textId="7F285CED" w:rsidR="00D935A0" w:rsidRPr="00903DBA" w:rsidRDefault="00A25AF5" w:rsidP="00A25AF5">
      <w:pPr>
        <w:rPr>
          <w:highlight w:val="white"/>
        </w:rPr>
      </w:pPr>
      <w:r w:rsidRPr="00903DBA">
        <w:rPr>
          <w:highlight w:val="white"/>
        </w:rPr>
        <w:t xml:space="preserve">The </w:t>
      </w:r>
      <w:r w:rsidRPr="00903DBA">
        <w:rPr>
          <w:rStyle w:val="KeyWord0"/>
          <w:highlight w:val="white"/>
        </w:rPr>
        <w:t>Initializer</w:t>
      </w:r>
      <w:r w:rsidRPr="00903DBA">
        <w:rPr>
          <w:highlight w:val="white"/>
        </w:rPr>
        <w:t xml:space="preserve"> method </w:t>
      </w:r>
      <w:r w:rsidR="00FE0CF2" w:rsidRPr="00903DBA">
        <w:rPr>
          <w:highlight w:val="white"/>
        </w:rPr>
        <w:t>adds code initializing a value.</w:t>
      </w:r>
      <w:r w:rsidR="00E10662" w:rsidRPr="00903DBA">
        <w:rPr>
          <w:highlight w:val="white"/>
        </w:rPr>
        <w:t xml:space="preserve"> The value becomes static block, or a part of a static block</w:t>
      </w:r>
      <w:r w:rsidR="00E449AA" w:rsidRPr="00903DBA">
        <w:rPr>
          <w:highlight w:val="white"/>
        </w:rPr>
        <w:t xml:space="preserve">, </w:t>
      </w:r>
      <w:r w:rsidR="00561A94" w:rsidRPr="00903DBA">
        <w:rPr>
          <w:highlight w:val="white"/>
        </w:rPr>
        <w:t xml:space="preserve">which </w:t>
      </w:r>
    </w:p>
    <w:p w14:paraId="0623B030" w14:textId="77777777" w:rsidR="00BB28B4" w:rsidRPr="00903DBA" w:rsidRDefault="00BB28B4" w:rsidP="00BB28B4">
      <w:pPr>
        <w:pStyle w:val="Code"/>
        <w:rPr>
          <w:highlight w:val="white"/>
        </w:rPr>
      </w:pPr>
      <w:r w:rsidRPr="00903DBA">
        <w:rPr>
          <w:highlight w:val="white"/>
        </w:rPr>
        <w:t xml:space="preserve">    private void Initializer(MiddleCode middleCode) {</w:t>
      </w:r>
    </w:p>
    <w:p w14:paraId="222AE22D" w14:textId="77777777" w:rsidR="00BB28B4" w:rsidRPr="00903DBA" w:rsidRDefault="00BB28B4" w:rsidP="00BB28B4">
      <w:pPr>
        <w:pStyle w:val="Code"/>
        <w:rPr>
          <w:highlight w:val="white"/>
        </w:rPr>
      </w:pPr>
      <w:r w:rsidRPr="00903DBA">
        <w:rPr>
          <w:highlight w:val="white"/>
        </w:rPr>
        <w:t xml:space="preserve">      Sort sort = (Sort) middleCode[0];</w:t>
      </w:r>
    </w:p>
    <w:p w14:paraId="6233AFCA" w14:textId="77777777" w:rsidR="00BB28B4" w:rsidRPr="00903DBA" w:rsidRDefault="00BB28B4" w:rsidP="00BB28B4">
      <w:pPr>
        <w:pStyle w:val="Code"/>
        <w:rPr>
          <w:highlight w:val="white"/>
        </w:rPr>
      </w:pPr>
      <w:r w:rsidRPr="00903DBA">
        <w:rPr>
          <w:highlight w:val="white"/>
        </w:rPr>
        <w:t xml:space="preserve">      object value = middleCode[1];</w:t>
      </w:r>
    </w:p>
    <w:p w14:paraId="0AF3F281" w14:textId="1D5C2601" w:rsidR="002D7019" w:rsidRPr="00903DBA" w:rsidRDefault="00E10662" w:rsidP="00E10662">
      <w:pPr>
        <w:rPr>
          <w:highlight w:val="white"/>
        </w:rPr>
      </w:pPr>
      <w:r w:rsidRPr="00903DBA">
        <w:rPr>
          <w:highlight w:val="white"/>
        </w:rPr>
        <w:t xml:space="preserve">If the value is a static address, </w:t>
      </w:r>
      <w:r w:rsidR="00FB25DC" w:rsidRPr="00903DBA">
        <w:rPr>
          <w:highlight w:val="white"/>
        </w:rPr>
        <w:t xml:space="preserve">we </w:t>
      </w:r>
      <w:r w:rsidRPr="00903DBA">
        <w:rPr>
          <w:highlight w:val="white"/>
        </w:rPr>
        <w:t xml:space="preserve">add code for defining the address with </w:t>
      </w:r>
      <w:r w:rsidR="00010D69" w:rsidRPr="00903DBA">
        <w:rPr>
          <w:highlight w:val="white"/>
        </w:rPr>
        <w:t>its</w:t>
      </w:r>
      <w:r w:rsidRPr="00903DBA">
        <w:rPr>
          <w:highlight w:val="white"/>
        </w:rPr>
        <w:t xml:space="preserve"> name and offset.</w:t>
      </w:r>
    </w:p>
    <w:p w14:paraId="3DB81DA8" w14:textId="77777777" w:rsidR="00BB28B4" w:rsidRPr="00903DBA" w:rsidRDefault="00BB28B4" w:rsidP="00BB28B4">
      <w:pPr>
        <w:pStyle w:val="Code"/>
        <w:rPr>
          <w:highlight w:val="white"/>
        </w:rPr>
      </w:pPr>
      <w:r w:rsidRPr="00903DBA">
        <w:rPr>
          <w:highlight w:val="white"/>
        </w:rPr>
        <w:t xml:space="preserve">      if (value is StaticAddress) {</w:t>
      </w:r>
    </w:p>
    <w:p w14:paraId="5B568EAC" w14:textId="77777777" w:rsidR="00BB28B4" w:rsidRPr="00903DBA" w:rsidRDefault="00BB28B4" w:rsidP="00BB28B4">
      <w:pPr>
        <w:pStyle w:val="Code"/>
        <w:rPr>
          <w:highlight w:val="white"/>
        </w:rPr>
      </w:pPr>
      <w:r w:rsidRPr="00903DBA">
        <w:rPr>
          <w:highlight w:val="white"/>
        </w:rPr>
        <w:t xml:space="preserve">        StaticAddress staticAddress = (StaticAddress) value;</w:t>
      </w:r>
    </w:p>
    <w:p w14:paraId="22AC31C1" w14:textId="77777777" w:rsidR="00BB28B4" w:rsidRPr="00903DBA" w:rsidRDefault="00BB28B4" w:rsidP="00BB28B4">
      <w:pPr>
        <w:pStyle w:val="Code"/>
        <w:rPr>
          <w:highlight w:val="white"/>
        </w:rPr>
      </w:pPr>
      <w:r w:rsidRPr="00903DBA">
        <w:rPr>
          <w:highlight w:val="white"/>
        </w:rPr>
        <w:t xml:space="preserve">        string name = staticAddress.UniqueName;</w:t>
      </w:r>
    </w:p>
    <w:p w14:paraId="134C3FB7" w14:textId="23FE353E" w:rsidR="00BB28B4" w:rsidRPr="00903DBA" w:rsidRDefault="00BB28B4" w:rsidP="00BB28B4">
      <w:pPr>
        <w:pStyle w:val="Code"/>
        <w:rPr>
          <w:highlight w:val="white"/>
        </w:rPr>
      </w:pPr>
      <w:r w:rsidRPr="00903DBA">
        <w:rPr>
          <w:highlight w:val="white"/>
        </w:rPr>
        <w:t xml:space="preserve">        int offset = staticAddress.Offset; // dw name + offset</w:t>
      </w:r>
    </w:p>
    <w:p w14:paraId="6F3506DA" w14:textId="77777777" w:rsidR="00BB28B4" w:rsidRPr="00903DBA" w:rsidRDefault="00BB28B4" w:rsidP="00BB28B4">
      <w:pPr>
        <w:pStyle w:val="Code"/>
        <w:rPr>
          <w:highlight w:val="white"/>
        </w:rPr>
      </w:pPr>
      <w:r w:rsidRPr="00903DBA">
        <w:rPr>
          <w:highlight w:val="white"/>
        </w:rPr>
        <w:t xml:space="preserve">        AddAssemblyCode(AssemblyOperator.define_address, name, offset);</w:t>
      </w:r>
    </w:p>
    <w:p w14:paraId="6054BBF3" w14:textId="77777777" w:rsidR="00BB28B4" w:rsidRPr="00903DBA" w:rsidRDefault="00BB28B4" w:rsidP="00BB28B4">
      <w:pPr>
        <w:pStyle w:val="Code"/>
        <w:rPr>
          <w:highlight w:val="white"/>
        </w:rPr>
      </w:pPr>
      <w:r w:rsidRPr="00903DBA">
        <w:rPr>
          <w:highlight w:val="white"/>
        </w:rPr>
        <w:t xml:space="preserve">      }</w:t>
      </w:r>
    </w:p>
    <w:p w14:paraId="1A5CE0F2" w14:textId="7FADAD40" w:rsidR="00E10662" w:rsidRPr="00903DBA" w:rsidRDefault="00FB25DC" w:rsidP="00BA20ED">
      <w:pPr>
        <w:rPr>
          <w:highlight w:val="white"/>
        </w:rPr>
      </w:pPr>
      <w:r w:rsidRPr="00903DBA">
        <w:rPr>
          <w:highlight w:val="white"/>
        </w:rPr>
        <w:t>Otherwise, we add code for defining the value.</w:t>
      </w:r>
      <w:r w:rsidR="000B4E76" w:rsidRPr="00903DBA">
        <w:rPr>
          <w:highlight w:val="white"/>
        </w:rPr>
        <w:t xml:space="preserve"> The initialization</w:t>
      </w:r>
      <w:r w:rsidR="00CC006A" w:rsidRPr="00903DBA">
        <w:rPr>
          <w:highlight w:val="white"/>
        </w:rPr>
        <w:t xml:space="preserve"> instruction will later be transformed to a sequence of instructions in the Linux case and memory block in the Windows case.</w:t>
      </w:r>
    </w:p>
    <w:p w14:paraId="02BABC29" w14:textId="77777777" w:rsidR="00285CAD" w:rsidRPr="00903DBA" w:rsidRDefault="00285CAD" w:rsidP="00285CAD">
      <w:pPr>
        <w:pStyle w:val="Code"/>
        <w:rPr>
          <w:highlight w:val="white"/>
        </w:rPr>
      </w:pPr>
      <w:r w:rsidRPr="00903DBA">
        <w:rPr>
          <w:highlight w:val="white"/>
        </w:rPr>
        <w:t xml:space="preserve">      else {</w:t>
      </w:r>
    </w:p>
    <w:p w14:paraId="50D1287E" w14:textId="77777777" w:rsidR="00285CAD" w:rsidRPr="00903DBA" w:rsidRDefault="00285CAD" w:rsidP="00285CAD">
      <w:pPr>
        <w:pStyle w:val="Code"/>
        <w:rPr>
          <w:highlight w:val="white"/>
        </w:rPr>
      </w:pPr>
      <w:r w:rsidRPr="00903DBA">
        <w:rPr>
          <w:highlight w:val="white"/>
        </w:rPr>
        <w:t xml:space="preserve">        AddAssemblyCode(AssemblyOperator.define_value, sort, value);</w:t>
      </w:r>
    </w:p>
    <w:p w14:paraId="030B3B14" w14:textId="77777777" w:rsidR="00285CAD" w:rsidRPr="00903DBA" w:rsidRDefault="00285CAD" w:rsidP="00285CAD">
      <w:pPr>
        <w:pStyle w:val="Code"/>
        <w:rPr>
          <w:highlight w:val="white"/>
        </w:rPr>
      </w:pPr>
      <w:r w:rsidRPr="00903DBA">
        <w:rPr>
          <w:highlight w:val="white"/>
        </w:rPr>
        <w:t xml:space="preserve">      }</w:t>
      </w:r>
    </w:p>
    <w:p w14:paraId="60E61574" w14:textId="77777777" w:rsidR="00285CAD" w:rsidRPr="00903DBA" w:rsidRDefault="00285CAD" w:rsidP="00285CAD">
      <w:pPr>
        <w:pStyle w:val="Code"/>
        <w:rPr>
          <w:highlight w:val="white"/>
        </w:rPr>
      </w:pPr>
      <w:r w:rsidRPr="00903DBA">
        <w:rPr>
          <w:highlight w:val="white"/>
        </w:rPr>
        <w:t xml:space="preserve">    }</w:t>
      </w:r>
    </w:p>
    <w:p w14:paraId="492454ED" w14:textId="69298788" w:rsidR="00D935A0" w:rsidRPr="00903DBA" w:rsidRDefault="00CC006A" w:rsidP="00612BF2">
      <w:pPr>
        <w:rPr>
          <w:highlight w:val="white"/>
        </w:rPr>
      </w:pPr>
      <w:r w:rsidRPr="00903DBA">
        <w:rPr>
          <w:highlight w:val="white"/>
        </w:rPr>
        <w:t xml:space="preserve">The </w:t>
      </w:r>
      <w:r w:rsidRPr="00903DBA">
        <w:rPr>
          <w:rStyle w:val="KeyWord0"/>
          <w:highlight w:val="white"/>
        </w:rPr>
        <w:t>InitializerZero</w:t>
      </w:r>
      <w:r w:rsidRPr="00903DBA">
        <w:rPr>
          <w:highlight w:val="white"/>
        </w:rPr>
        <w:t xml:space="preserve"> adds an instruction for </w:t>
      </w:r>
      <w:r w:rsidR="00612BF2" w:rsidRPr="00903DBA">
        <w:rPr>
          <w:highlight w:val="white"/>
        </w:rPr>
        <w:t>a sequence of zero values, each holding one byte.</w:t>
      </w:r>
      <w:r w:rsidR="00806C87" w:rsidRPr="00903DBA">
        <w:rPr>
          <w:highlight w:val="white"/>
        </w:rPr>
        <w:t xml:space="preserve"> Like </w:t>
      </w:r>
      <w:r w:rsidR="00806C87" w:rsidRPr="00A23922">
        <w:rPr>
          <w:rStyle w:val="KeyWord0"/>
          <w:highlight w:val="white"/>
        </w:rPr>
        <w:t>Initializer</w:t>
      </w:r>
      <w:r w:rsidR="00806C87" w:rsidRPr="00903DBA">
        <w:rPr>
          <w:highlight w:val="white"/>
        </w:rPr>
        <w:t xml:space="preserve"> above, the initialization instruction will later be transformed to a sequence of instructions in the Linux case and memory block in the Windows case.</w:t>
      </w:r>
    </w:p>
    <w:p w14:paraId="1A855B71" w14:textId="77777777" w:rsidR="00285CAD" w:rsidRPr="00903DBA" w:rsidRDefault="00285CAD" w:rsidP="00285CAD">
      <w:pPr>
        <w:pStyle w:val="Code"/>
        <w:rPr>
          <w:highlight w:val="white"/>
        </w:rPr>
      </w:pPr>
      <w:r w:rsidRPr="00903DBA">
        <w:rPr>
          <w:highlight w:val="white"/>
        </w:rPr>
        <w:t xml:space="preserve">    private void InitializerZero(MiddleCode middleCode) {</w:t>
      </w:r>
    </w:p>
    <w:p w14:paraId="0911C982" w14:textId="77777777" w:rsidR="00285CAD" w:rsidRPr="00903DBA" w:rsidRDefault="00285CAD" w:rsidP="00285CAD">
      <w:pPr>
        <w:pStyle w:val="Code"/>
        <w:rPr>
          <w:highlight w:val="white"/>
        </w:rPr>
      </w:pPr>
      <w:r w:rsidRPr="00903DBA">
        <w:rPr>
          <w:highlight w:val="white"/>
        </w:rPr>
        <w:t xml:space="preserve">      int size = (int) middleCode[0];</w:t>
      </w:r>
    </w:p>
    <w:p w14:paraId="0A6C3056" w14:textId="77777777" w:rsidR="00285CAD" w:rsidRPr="00903DBA" w:rsidRDefault="00285CAD" w:rsidP="00285CAD">
      <w:pPr>
        <w:pStyle w:val="Code"/>
        <w:rPr>
          <w:highlight w:val="white"/>
        </w:rPr>
      </w:pPr>
      <w:r w:rsidRPr="00903DBA">
        <w:rPr>
          <w:highlight w:val="white"/>
        </w:rPr>
        <w:t xml:space="preserve">      Assert.ErrorXXX(size &gt; 0);</w:t>
      </w:r>
    </w:p>
    <w:p w14:paraId="7386F7E1" w14:textId="77777777" w:rsidR="00285CAD" w:rsidRPr="00903DBA" w:rsidRDefault="00285CAD" w:rsidP="00285CAD">
      <w:pPr>
        <w:pStyle w:val="Code"/>
        <w:rPr>
          <w:highlight w:val="white"/>
        </w:rPr>
      </w:pPr>
      <w:r w:rsidRPr="00903DBA">
        <w:rPr>
          <w:highlight w:val="white"/>
        </w:rPr>
        <w:t xml:space="preserve">      AddAssemblyCode(AssemblyOperator.define_zero_sequence, size);</w:t>
      </w:r>
    </w:p>
    <w:p w14:paraId="1BE06C20" w14:textId="77777777" w:rsidR="00285CAD" w:rsidRPr="00903DBA" w:rsidRDefault="00285CAD" w:rsidP="00285CAD">
      <w:pPr>
        <w:pStyle w:val="Code"/>
        <w:rPr>
          <w:highlight w:val="white"/>
        </w:rPr>
      </w:pPr>
      <w:r w:rsidRPr="00903DBA">
        <w:rPr>
          <w:highlight w:val="white"/>
        </w:rPr>
        <w:t xml:space="preserve">    }</w:t>
      </w:r>
    </w:p>
    <w:p w14:paraId="5AE46892" w14:textId="1FAD5CDD" w:rsidR="000E4DA6" w:rsidRPr="00903DBA" w:rsidRDefault="000E4DA6" w:rsidP="000E4DA6">
      <w:pPr>
        <w:pStyle w:val="Rubrik3"/>
        <w:rPr>
          <w:highlight w:val="white"/>
        </w:rPr>
      </w:pPr>
      <w:bookmarkStart w:id="445" w:name="_Toc57656091"/>
      <w:r w:rsidRPr="00903DBA">
        <w:rPr>
          <w:highlight w:val="white"/>
        </w:rPr>
        <w:t>Integral Multipl</w:t>
      </w:r>
      <w:r w:rsidR="00285456" w:rsidRPr="00903DBA">
        <w:rPr>
          <w:highlight w:val="white"/>
        </w:rPr>
        <w:t>i</w:t>
      </w:r>
      <w:r w:rsidRPr="00903DBA">
        <w:rPr>
          <w:highlight w:val="white"/>
        </w:rPr>
        <w:t>cation, Division, and Modulo</w:t>
      </w:r>
      <w:bookmarkEnd w:id="445"/>
    </w:p>
    <w:p w14:paraId="3263741B" w14:textId="6DEFCE35" w:rsidR="0011692D" w:rsidRPr="00903DBA" w:rsidRDefault="0033060D" w:rsidP="00E33B16">
      <w:pPr>
        <w:rPr>
          <w:highlight w:val="white"/>
        </w:rPr>
      </w:pPr>
      <w:r w:rsidRPr="00903DBA">
        <w:rPr>
          <w:highlight w:val="white"/>
        </w:rPr>
        <w:t xml:space="preserve">The </w:t>
      </w:r>
      <w:r w:rsidRPr="00903DBA">
        <w:rPr>
          <w:rStyle w:val="KeyWord0"/>
          <w:highlight w:val="white"/>
        </w:rPr>
        <w:t>IntegralMultiply</w:t>
      </w:r>
      <w:r w:rsidRPr="00903DBA">
        <w:rPr>
          <w:highlight w:val="white"/>
        </w:rPr>
        <w:t xml:space="preserve"> method </w:t>
      </w:r>
      <w:r w:rsidR="009E53E4" w:rsidRPr="00903DBA">
        <w:rPr>
          <w:highlight w:val="white"/>
        </w:rPr>
        <w:t xml:space="preserve">adds assembly code for </w:t>
      </w:r>
      <w:r w:rsidR="001B5E51" w:rsidRPr="00903DBA">
        <w:rPr>
          <w:highlight w:val="white"/>
        </w:rPr>
        <w:t xml:space="preserve">the </w:t>
      </w:r>
      <w:r w:rsidR="009E53E4" w:rsidRPr="00903DBA">
        <w:rPr>
          <w:highlight w:val="white"/>
        </w:rPr>
        <w:t>integral operators multipl</w:t>
      </w:r>
      <w:r w:rsidR="00E21B0D" w:rsidRPr="00903DBA">
        <w:rPr>
          <w:highlight w:val="white"/>
        </w:rPr>
        <w:t>ication</w:t>
      </w:r>
      <w:r w:rsidR="009E53E4" w:rsidRPr="00903DBA">
        <w:rPr>
          <w:highlight w:val="white"/>
        </w:rPr>
        <w:t>, divi</w:t>
      </w:r>
      <w:r w:rsidR="00E21B0D" w:rsidRPr="00903DBA">
        <w:rPr>
          <w:highlight w:val="white"/>
        </w:rPr>
        <w:t>sion</w:t>
      </w:r>
      <w:r w:rsidR="009E53E4" w:rsidRPr="00903DBA">
        <w:rPr>
          <w:highlight w:val="white"/>
        </w:rPr>
        <w:t xml:space="preserve">, </w:t>
      </w:r>
      <w:r w:rsidR="00E21B0D" w:rsidRPr="00903DBA">
        <w:rPr>
          <w:highlight w:val="white"/>
        </w:rPr>
        <w:t xml:space="preserve">and </w:t>
      </w:r>
      <w:r w:rsidR="009E53E4" w:rsidRPr="00903DBA">
        <w:rPr>
          <w:highlight w:val="white"/>
        </w:rPr>
        <w:t>module.</w:t>
      </w:r>
      <w:r w:rsidR="001E123D" w:rsidRPr="00903DBA">
        <w:rPr>
          <w:highlight w:val="white"/>
        </w:rPr>
        <w:t xml:space="preserve"> Th</w:t>
      </w:r>
      <w:r w:rsidR="00CA22DE" w:rsidRPr="00903DBA">
        <w:rPr>
          <w:highlight w:val="white"/>
        </w:rPr>
        <w:t>ese</w:t>
      </w:r>
      <w:r w:rsidR="001E123D" w:rsidRPr="00903DBA">
        <w:rPr>
          <w:highlight w:val="white"/>
        </w:rPr>
        <w:t xml:space="preserve"> operation</w:t>
      </w:r>
      <w:r w:rsidR="00CA22DE" w:rsidRPr="00903DBA">
        <w:rPr>
          <w:highlight w:val="white"/>
        </w:rPr>
        <w:t>s differ from the previous integral operations in that way that the value of</w:t>
      </w:r>
      <w:r w:rsidR="00FB43BB">
        <w:rPr>
          <w:highlight w:val="white"/>
        </w:rPr>
        <w:t xml:space="preserve"> the</w:t>
      </w:r>
      <w:r w:rsidR="00CA22DE" w:rsidRPr="00903DBA">
        <w:rPr>
          <w:highlight w:val="white"/>
        </w:rPr>
        <w:t xml:space="preserve"> left </w:t>
      </w:r>
      <w:r w:rsidR="00FB43BB">
        <w:rPr>
          <w:highlight w:val="white"/>
        </w:rPr>
        <w:t>operand</w:t>
      </w:r>
      <w:r w:rsidR="00CA22DE" w:rsidRPr="00903DBA">
        <w:rPr>
          <w:highlight w:val="white"/>
        </w:rPr>
        <w:t xml:space="preserve"> is always stored in a specific register</w:t>
      </w:r>
      <w:r w:rsidR="001C1CE6" w:rsidRPr="00903DBA">
        <w:rPr>
          <w:highlight w:val="white"/>
        </w:rPr>
        <w:t xml:space="preserve">. However, the right symbol is given in the operation. The value of the </w:t>
      </w:r>
      <w:r w:rsidR="00E86A67" w:rsidRPr="00903DBA">
        <w:rPr>
          <w:highlight w:val="white"/>
        </w:rPr>
        <w:t xml:space="preserve">right symbol is given in the operations. It can be stored in a register or on a memory address. However, unlike the previous </w:t>
      </w:r>
      <w:r w:rsidR="0011692D" w:rsidRPr="00903DBA">
        <w:rPr>
          <w:highlight w:val="white"/>
        </w:rPr>
        <w:t>integral operations, we cannot give an integer value directly. Instead, we have to store the value on an address, and give the address to the operation.</w:t>
      </w:r>
    </w:p>
    <w:p w14:paraId="774981C8" w14:textId="25F785B4" w:rsidR="0011692D" w:rsidRPr="00903DBA" w:rsidRDefault="0011692D" w:rsidP="00E33B16">
      <w:pPr>
        <w:rPr>
          <w:highlight w:val="white"/>
        </w:rPr>
      </w:pPr>
      <w:r w:rsidRPr="00903DBA">
        <w:rPr>
          <w:highlight w:val="white"/>
        </w:rPr>
        <w:t>Moreover, there are in fact four registers invo</w:t>
      </w:r>
      <w:r w:rsidR="007C13EC" w:rsidRPr="00903DBA">
        <w:rPr>
          <w:highlight w:val="white"/>
        </w:rPr>
        <w:t>lved in the operation</w:t>
      </w:r>
      <w:r w:rsidR="00037BA4" w:rsidRPr="00903DBA">
        <w:rPr>
          <w:highlight w:val="white"/>
        </w:rPr>
        <w:t>. The specific registers depend on the type size.</w:t>
      </w:r>
    </w:p>
    <w:p w14:paraId="0028B1BB" w14:textId="2B87A1A9" w:rsidR="007C13EC" w:rsidRPr="00903DBA" w:rsidRDefault="007D47EF" w:rsidP="007C5AEC">
      <w:pPr>
        <w:rPr>
          <w:highlight w:val="white"/>
        </w:rPr>
      </w:pPr>
      <w:r w:rsidRPr="00903DBA">
        <w:rPr>
          <w:highlight w:val="white"/>
        </w:rPr>
        <w:t>The register where we store the value of the left symbol.</w:t>
      </w:r>
    </w:p>
    <w:p w14:paraId="0D518EBD" w14:textId="0857A773" w:rsidR="007D47EF" w:rsidRPr="00903DBA" w:rsidRDefault="007D47EF" w:rsidP="007C5AEC">
      <w:pPr>
        <w:rPr>
          <w:highlight w:val="white"/>
        </w:rPr>
      </w:pPr>
      <w:r w:rsidRPr="00903DBA">
        <w:rPr>
          <w:highlight w:val="white"/>
        </w:rPr>
        <w:lastRenderedPageBreak/>
        <w:t xml:space="preserve">The register holding the </w:t>
      </w:r>
      <w:r w:rsidR="00452BF1" w:rsidRPr="00903DBA">
        <w:rPr>
          <w:highlight w:val="white"/>
        </w:rPr>
        <w:t>upper part of the left symbol value. We ignore the value in this register, but we must set it to zero</w:t>
      </w:r>
      <w:r w:rsidR="00CF6BF4" w:rsidRPr="00903DBA">
        <w:rPr>
          <w:highlight w:val="white"/>
        </w:rPr>
        <w:t xml:space="preserve"> and mark in the track map we have in fact altered its value.</w:t>
      </w:r>
    </w:p>
    <w:p w14:paraId="65E6C728" w14:textId="6998DB5B" w:rsidR="00452BF1" w:rsidRPr="00903DBA" w:rsidRDefault="008B2F1E" w:rsidP="007C5AEC">
      <w:pPr>
        <w:rPr>
          <w:highlight w:val="white"/>
        </w:rPr>
      </w:pPr>
      <w:r w:rsidRPr="00903DBA">
        <w:rPr>
          <w:highlight w:val="white"/>
        </w:rPr>
        <w:t xml:space="preserve">The result of multiplication or division, which </w:t>
      </w:r>
      <w:r w:rsidR="00F33D86" w:rsidRPr="00903DBA">
        <w:rPr>
          <w:highlight w:val="white"/>
        </w:rPr>
        <w:t>is</w:t>
      </w:r>
      <w:r w:rsidR="00037BA4" w:rsidRPr="00903DBA">
        <w:rPr>
          <w:highlight w:val="white"/>
        </w:rPr>
        <w:t xml:space="preserve"> ignored </w:t>
      </w:r>
      <w:r w:rsidR="00860887" w:rsidRPr="00903DBA">
        <w:rPr>
          <w:highlight w:val="white"/>
        </w:rPr>
        <w:t>by</w:t>
      </w:r>
      <w:r w:rsidR="00F33D86" w:rsidRPr="00903DBA">
        <w:rPr>
          <w:highlight w:val="white"/>
        </w:rPr>
        <w:t xml:space="preserve"> modulo</w:t>
      </w:r>
      <w:r w:rsidR="00860887" w:rsidRPr="00903DBA">
        <w:rPr>
          <w:highlight w:val="white"/>
        </w:rPr>
        <w:t>.</w:t>
      </w:r>
    </w:p>
    <w:p w14:paraId="0B01AC37" w14:textId="79873F9F" w:rsidR="00F33D86" w:rsidRPr="00903DBA" w:rsidRDefault="00F33D86" w:rsidP="007C5AEC">
      <w:pPr>
        <w:rPr>
          <w:highlight w:val="white"/>
        </w:rPr>
      </w:pPr>
      <w:r w:rsidRPr="00903DBA">
        <w:rPr>
          <w:highlight w:val="white"/>
        </w:rPr>
        <w:t xml:space="preserve">The result of module, </w:t>
      </w:r>
      <w:r w:rsidR="008B2F1E" w:rsidRPr="00903DBA">
        <w:rPr>
          <w:highlight w:val="white"/>
        </w:rPr>
        <w:t xml:space="preserve">which </w:t>
      </w:r>
      <w:r w:rsidRPr="00903DBA">
        <w:rPr>
          <w:highlight w:val="white"/>
        </w:rPr>
        <w:t>is ignored by multiplication or division.</w:t>
      </w:r>
    </w:p>
    <w:p w14:paraId="5CC3223C" w14:textId="3FD417B4" w:rsidR="00F33D86" w:rsidRPr="00903DBA" w:rsidRDefault="008B2F1E" w:rsidP="008B2F1E">
      <w:pPr>
        <w:rPr>
          <w:highlight w:val="white"/>
        </w:rPr>
      </w:pPr>
      <w:r w:rsidRPr="00903DBA">
        <w:rPr>
          <w:highlight w:val="white"/>
        </w:rPr>
        <w:t>Even if one of the last two registers is ignored, we still need to mark in the track map that is has in fact been assigned a new value.</w:t>
      </w:r>
    </w:p>
    <w:p w14:paraId="68413879" w14:textId="65001450" w:rsidR="00940A72" w:rsidRPr="00903DBA" w:rsidRDefault="00922AE8" w:rsidP="00C85FD6">
      <w:pPr>
        <w:rPr>
          <w:highlight w:val="white"/>
        </w:rPr>
      </w:pPr>
      <w:r w:rsidRPr="00903DBA">
        <w:rPr>
          <w:highlight w:val="white"/>
        </w:rPr>
        <w:t xml:space="preserve">The </w:t>
      </w:r>
      <w:r w:rsidR="009D180C" w:rsidRPr="00903DBA">
        <w:rPr>
          <w:rStyle w:val="KeyWord0"/>
          <w:highlight w:val="white"/>
        </w:rPr>
        <w:t>m_leftRegisterMap</w:t>
      </w:r>
      <w:r w:rsidR="00A33B83" w:rsidRPr="00903DBA">
        <w:rPr>
          <w:highlight w:val="white"/>
        </w:rPr>
        <w:t xml:space="preserve"> </w:t>
      </w:r>
      <w:r w:rsidR="00DB0126" w:rsidRPr="00903DBA">
        <w:rPr>
          <w:highlight w:val="white"/>
        </w:rPr>
        <w:t>map</w:t>
      </w:r>
      <w:r w:rsidR="00A33B83" w:rsidRPr="00903DBA">
        <w:rPr>
          <w:highlight w:val="white"/>
        </w:rPr>
        <w:t xml:space="preserve"> hold the registers where we store the value of the left symbol. The </w:t>
      </w:r>
      <w:r w:rsidR="00A33B83" w:rsidRPr="00903DBA">
        <w:rPr>
          <w:rStyle w:val="KeyWord0"/>
          <w:highlight w:val="white"/>
        </w:rPr>
        <w:t>m_zeroRegisterMap</w:t>
      </w:r>
      <w:r w:rsidR="00A33B83" w:rsidRPr="00903DBA">
        <w:rPr>
          <w:highlight w:val="white"/>
        </w:rPr>
        <w:t xml:space="preserve"> </w:t>
      </w:r>
      <w:r w:rsidR="00DB0126" w:rsidRPr="00903DBA">
        <w:rPr>
          <w:highlight w:val="white"/>
        </w:rPr>
        <w:t xml:space="preserve">map </w:t>
      </w:r>
      <w:r w:rsidR="00185DFA" w:rsidRPr="00903DBA">
        <w:rPr>
          <w:highlight w:val="white"/>
        </w:rPr>
        <w:t xml:space="preserve">holds the registers that </w:t>
      </w:r>
      <w:r w:rsidR="00C97A95">
        <w:rPr>
          <w:highlight w:val="white"/>
        </w:rPr>
        <w:t>are</w:t>
      </w:r>
      <w:r w:rsidR="00185DFA" w:rsidRPr="00903DBA">
        <w:rPr>
          <w:highlight w:val="white"/>
        </w:rPr>
        <w:t xml:space="preserve"> to be set to zero before the operation. The </w:t>
      </w:r>
      <w:r w:rsidR="00C155AE" w:rsidRPr="00903DBA">
        <w:rPr>
          <w:rStyle w:val="KeyWord0"/>
          <w:highlight w:val="white"/>
        </w:rPr>
        <w:t>m_productQuintentRegisterMap</w:t>
      </w:r>
      <w:r w:rsidR="00C155AE" w:rsidRPr="00903DBA">
        <w:rPr>
          <w:highlight w:val="white"/>
        </w:rPr>
        <w:t xml:space="preserve"> </w:t>
      </w:r>
      <w:r w:rsidR="00940A72" w:rsidRPr="00903DBA">
        <w:rPr>
          <w:highlight w:val="white"/>
        </w:rPr>
        <w:t xml:space="preserve">map </w:t>
      </w:r>
      <w:r w:rsidR="00C155AE" w:rsidRPr="00903DBA">
        <w:rPr>
          <w:highlight w:val="white"/>
        </w:rPr>
        <w:t xml:space="preserve">holds the registers where the product or </w:t>
      </w:r>
      <w:r w:rsidR="00940A72" w:rsidRPr="00903DBA">
        <w:rPr>
          <w:highlight w:val="white"/>
        </w:rPr>
        <w:t>quintet</w:t>
      </w:r>
      <w:r w:rsidR="00C155AE" w:rsidRPr="00903DBA">
        <w:rPr>
          <w:highlight w:val="white"/>
        </w:rPr>
        <w:t xml:space="preserve"> is stored after a multiplication or division </w:t>
      </w:r>
      <w:r w:rsidR="00F57945" w:rsidRPr="00903DBA">
        <w:rPr>
          <w:highlight w:val="white"/>
        </w:rPr>
        <w:t xml:space="preserve">operations, </w:t>
      </w:r>
      <w:r w:rsidR="00C155AE" w:rsidRPr="00903DBA">
        <w:rPr>
          <w:highlight w:val="white"/>
        </w:rPr>
        <w:t xml:space="preserve">while </w:t>
      </w:r>
      <w:r w:rsidR="009B53C8" w:rsidRPr="00903DBA">
        <w:rPr>
          <w:rStyle w:val="KeyWord0"/>
          <w:highlight w:val="white"/>
        </w:rPr>
        <w:t>m_remainderRegisterMap</w:t>
      </w:r>
      <w:r w:rsidR="009B53C8" w:rsidRPr="00903DBA">
        <w:rPr>
          <w:highlight w:val="white"/>
        </w:rPr>
        <w:t xml:space="preserve"> holds </w:t>
      </w:r>
      <w:r w:rsidR="00940A72" w:rsidRPr="00903DBA">
        <w:rPr>
          <w:highlight w:val="white"/>
        </w:rPr>
        <w:t xml:space="preserve">the </w:t>
      </w:r>
      <w:r w:rsidR="00DB0126" w:rsidRPr="00903DBA">
        <w:rPr>
          <w:highlight w:val="white"/>
        </w:rPr>
        <w:t xml:space="preserve">registers of the </w:t>
      </w:r>
      <w:r w:rsidR="00940A72" w:rsidRPr="00903DBA">
        <w:rPr>
          <w:highlight w:val="white"/>
        </w:rPr>
        <w:t xml:space="preserve">remainder of a modulo operations. </w:t>
      </w:r>
    </w:p>
    <w:p w14:paraId="1EEA00B4" w14:textId="77777777" w:rsidR="009779FC" w:rsidRPr="00903DBA" w:rsidRDefault="009779FC" w:rsidP="009779FC">
      <w:pPr>
        <w:pStyle w:val="Code"/>
        <w:rPr>
          <w:highlight w:val="white"/>
        </w:rPr>
      </w:pPr>
      <w:r w:rsidRPr="00903DBA">
        <w:rPr>
          <w:highlight w:val="white"/>
        </w:rPr>
        <w:t xml:space="preserve">    public static IDictionary&lt;int,Register&gt; m_leftRegisterMap =</w:t>
      </w:r>
    </w:p>
    <w:p w14:paraId="1229B629" w14:textId="77777777" w:rsidR="009779FC" w:rsidRPr="00903DBA" w:rsidRDefault="009779FC" w:rsidP="009779FC">
      <w:pPr>
        <w:pStyle w:val="Code"/>
        <w:rPr>
          <w:highlight w:val="white"/>
        </w:rPr>
      </w:pPr>
      <w:r w:rsidRPr="00903DBA">
        <w:rPr>
          <w:highlight w:val="white"/>
        </w:rPr>
        <w:t xml:space="preserve">      new Dictionary&lt;int,Register&gt;() {{1, Register.al}, {2, Register.ax},</w:t>
      </w:r>
    </w:p>
    <w:p w14:paraId="653E0248" w14:textId="77777777" w:rsidR="009779FC" w:rsidRPr="00903DBA" w:rsidRDefault="009779FC" w:rsidP="009779FC">
      <w:pPr>
        <w:pStyle w:val="Code"/>
        <w:rPr>
          <w:highlight w:val="white"/>
        </w:rPr>
      </w:pPr>
      <w:r w:rsidRPr="00903DBA">
        <w:rPr>
          <w:highlight w:val="white"/>
        </w:rPr>
        <w:t xml:space="preserve">                                      {4, Register.eax}, {8, Register.rax}};</w:t>
      </w:r>
    </w:p>
    <w:p w14:paraId="16EA77A0" w14:textId="77777777" w:rsidR="009779FC" w:rsidRPr="00903DBA" w:rsidRDefault="009779FC" w:rsidP="009779FC">
      <w:pPr>
        <w:pStyle w:val="Code"/>
        <w:rPr>
          <w:highlight w:val="white"/>
        </w:rPr>
      </w:pPr>
    </w:p>
    <w:p w14:paraId="3BFBE514" w14:textId="3F3F5A11" w:rsidR="009779FC" w:rsidRPr="00903DBA" w:rsidRDefault="009779FC" w:rsidP="009779FC">
      <w:pPr>
        <w:pStyle w:val="Code"/>
        <w:rPr>
          <w:highlight w:val="white"/>
        </w:rPr>
      </w:pPr>
      <w:r w:rsidRPr="00903DBA">
        <w:rPr>
          <w:highlight w:val="white"/>
        </w:rPr>
        <w:t xml:space="preserve">    public static IDictionary&lt;int,Register&gt; </w:t>
      </w:r>
      <w:r w:rsidR="00A33B83" w:rsidRPr="00903DBA">
        <w:rPr>
          <w:highlight w:val="white"/>
        </w:rPr>
        <w:t>m_zeroRegisterMap</w:t>
      </w:r>
      <w:r w:rsidRPr="00903DBA">
        <w:rPr>
          <w:highlight w:val="white"/>
        </w:rPr>
        <w:t xml:space="preserve"> =</w:t>
      </w:r>
    </w:p>
    <w:p w14:paraId="499013B2" w14:textId="77777777" w:rsidR="009779FC" w:rsidRPr="00903DBA" w:rsidRDefault="009779FC" w:rsidP="009779FC">
      <w:pPr>
        <w:pStyle w:val="Code"/>
        <w:rPr>
          <w:highlight w:val="white"/>
        </w:rPr>
      </w:pPr>
      <w:r w:rsidRPr="00903DBA">
        <w:rPr>
          <w:highlight w:val="white"/>
        </w:rPr>
        <w:t xml:space="preserve">      new Dictionary&lt;int,Register&gt;() {{1, Register.ah}, {2, Register.dx},</w:t>
      </w:r>
    </w:p>
    <w:p w14:paraId="37506EED" w14:textId="77777777" w:rsidR="009779FC" w:rsidRPr="00903DBA" w:rsidRDefault="009779FC" w:rsidP="009779FC">
      <w:pPr>
        <w:pStyle w:val="Code"/>
        <w:rPr>
          <w:highlight w:val="white"/>
        </w:rPr>
      </w:pPr>
      <w:r w:rsidRPr="00903DBA">
        <w:rPr>
          <w:highlight w:val="white"/>
        </w:rPr>
        <w:t xml:space="preserve">                                      {4, Register.edx}, {8, Register.rdx}};</w:t>
      </w:r>
    </w:p>
    <w:p w14:paraId="23BC5D14" w14:textId="77777777" w:rsidR="009779FC" w:rsidRPr="00903DBA" w:rsidRDefault="009779FC" w:rsidP="009779FC">
      <w:pPr>
        <w:pStyle w:val="Code"/>
        <w:rPr>
          <w:highlight w:val="white"/>
        </w:rPr>
      </w:pPr>
    </w:p>
    <w:p w14:paraId="0C4BA016" w14:textId="77777777" w:rsidR="009779FC" w:rsidRPr="00903DBA" w:rsidRDefault="009779FC" w:rsidP="009779FC">
      <w:pPr>
        <w:pStyle w:val="Code"/>
        <w:rPr>
          <w:highlight w:val="white"/>
        </w:rPr>
      </w:pPr>
      <w:r w:rsidRPr="00903DBA">
        <w:rPr>
          <w:highlight w:val="white"/>
        </w:rPr>
        <w:t xml:space="preserve">    public static IDictionary&lt;int,Register&gt; m_productQuintentRegisterMap =</w:t>
      </w:r>
    </w:p>
    <w:p w14:paraId="4C491AF9" w14:textId="77777777" w:rsidR="009779FC" w:rsidRPr="00903DBA" w:rsidRDefault="009779FC" w:rsidP="009779FC">
      <w:pPr>
        <w:pStyle w:val="Code"/>
        <w:rPr>
          <w:highlight w:val="white"/>
        </w:rPr>
      </w:pPr>
      <w:r w:rsidRPr="00903DBA">
        <w:rPr>
          <w:highlight w:val="white"/>
        </w:rPr>
        <w:t xml:space="preserve">      new Dictionary&lt;int,Register&gt;() {{1, Register.al}, {2, Register.ax},</w:t>
      </w:r>
    </w:p>
    <w:p w14:paraId="2B9C9807" w14:textId="77777777" w:rsidR="009779FC" w:rsidRPr="00903DBA" w:rsidRDefault="009779FC" w:rsidP="009779FC">
      <w:pPr>
        <w:pStyle w:val="Code"/>
        <w:rPr>
          <w:highlight w:val="white"/>
        </w:rPr>
      </w:pPr>
      <w:r w:rsidRPr="00903DBA">
        <w:rPr>
          <w:highlight w:val="white"/>
        </w:rPr>
        <w:t xml:space="preserve">                                      {4, Register.eax}, {8, Register.rax}};</w:t>
      </w:r>
    </w:p>
    <w:p w14:paraId="318108A7" w14:textId="77777777" w:rsidR="009779FC" w:rsidRPr="00903DBA" w:rsidRDefault="009779FC" w:rsidP="009779FC">
      <w:pPr>
        <w:pStyle w:val="Code"/>
        <w:rPr>
          <w:highlight w:val="white"/>
        </w:rPr>
      </w:pPr>
    </w:p>
    <w:p w14:paraId="3E35CCC7" w14:textId="77777777" w:rsidR="009779FC" w:rsidRPr="00903DBA" w:rsidRDefault="009779FC" w:rsidP="009779FC">
      <w:pPr>
        <w:pStyle w:val="Code"/>
        <w:rPr>
          <w:highlight w:val="white"/>
        </w:rPr>
      </w:pPr>
      <w:r w:rsidRPr="00903DBA">
        <w:rPr>
          <w:highlight w:val="white"/>
        </w:rPr>
        <w:t xml:space="preserve">    public static IDictionary&lt;int,Register&gt; m_remainderRegisterMap =</w:t>
      </w:r>
    </w:p>
    <w:p w14:paraId="30FDCD87" w14:textId="77777777" w:rsidR="009779FC" w:rsidRPr="00903DBA" w:rsidRDefault="009779FC" w:rsidP="009779FC">
      <w:pPr>
        <w:pStyle w:val="Code"/>
        <w:rPr>
          <w:highlight w:val="white"/>
        </w:rPr>
      </w:pPr>
      <w:r w:rsidRPr="00903DBA">
        <w:rPr>
          <w:highlight w:val="white"/>
        </w:rPr>
        <w:t xml:space="preserve">      new Dictionary&lt;int,Register&gt;() {{1, Register.ah}, {2, Register.dx},</w:t>
      </w:r>
    </w:p>
    <w:p w14:paraId="13C288B7" w14:textId="77777777" w:rsidR="009779FC" w:rsidRPr="00903DBA" w:rsidRDefault="009779FC" w:rsidP="009779FC">
      <w:pPr>
        <w:pStyle w:val="Code"/>
        <w:rPr>
          <w:highlight w:val="white"/>
        </w:rPr>
      </w:pPr>
      <w:r w:rsidRPr="00903DBA">
        <w:rPr>
          <w:highlight w:val="white"/>
        </w:rPr>
        <w:t xml:space="preserve">                                      {4, Register.edx}, {8, Register.rdx}};</w:t>
      </w:r>
    </w:p>
    <w:p w14:paraId="290391B3" w14:textId="0841E9D1" w:rsidR="009779FC" w:rsidRPr="00903DBA" w:rsidRDefault="008710C0" w:rsidP="008710C0">
      <w:pPr>
        <w:rPr>
          <w:highlight w:val="white"/>
        </w:rPr>
      </w:pPr>
      <w:r w:rsidRPr="00903DBA">
        <w:rPr>
          <w:highlight w:val="white"/>
        </w:rPr>
        <w:t xml:space="preserve">The </w:t>
      </w:r>
      <w:r w:rsidRPr="00903DBA">
        <w:rPr>
          <w:rStyle w:val="KeyWord0"/>
          <w:highlight w:val="white"/>
        </w:rPr>
        <w:t>IntegralMultiply</w:t>
      </w:r>
      <w:r w:rsidRPr="00903DBA">
        <w:rPr>
          <w:highlight w:val="white"/>
        </w:rPr>
        <w:t xml:space="preserve"> method </w:t>
      </w:r>
      <w:r w:rsidR="00EB3998" w:rsidRPr="00903DBA">
        <w:rPr>
          <w:highlight w:val="white"/>
        </w:rPr>
        <w:t xml:space="preserve">adds code for multiplication operations. To begin with, we </w:t>
      </w:r>
      <w:r w:rsidR="00340D50" w:rsidRPr="00903DBA">
        <w:rPr>
          <w:highlight w:val="white"/>
        </w:rPr>
        <w:t xml:space="preserve">load the </w:t>
      </w:r>
      <w:r w:rsidR="00EB3998" w:rsidRPr="00903DBA">
        <w:rPr>
          <w:highlight w:val="white"/>
        </w:rPr>
        <w:t xml:space="preserve">value of the left symbol </w:t>
      </w:r>
      <w:r w:rsidR="00340D50" w:rsidRPr="00903DBA">
        <w:rPr>
          <w:highlight w:val="white"/>
        </w:rPr>
        <w:t xml:space="preserve">into the register given by </w:t>
      </w:r>
      <w:r w:rsidR="00340D50" w:rsidRPr="00903DBA">
        <w:rPr>
          <w:rStyle w:val="KeyWord0"/>
          <w:highlight w:val="white"/>
        </w:rPr>
        <w:t>m_leftRegisterMap</w:t>
      </w:r>
      <w:r w:rsidR="00340D50" w:rsidRPr="00903DBA">
        <w:rPr>
          <w:highlight w:val="white"/>
        </w:rPr>
        <w:t xml:space="preserve">. </w:t>
      </w:r>
    </w:p>
    <w:p w14:paraId="7EC57C84" w14:textId="77777777" w:rsidR="008D520A" w:rsidRPr="00903DBA" w:rsidRDefault="008D520A" w:rsidP="00BF638D">
      <w:pPr>
        <w:pStyle w:val="Code"/>
        <w:rPr>
          <w:highlight w:val="white"/>
        </w:rPr>
      </w:pPr>
      <w:r w:rsidRPr="00903DBA">
        <w:rPr>
          <w:highlight w:val="white"/>
        </w:rPr>
        <w:t xml:space="preserve">    public void IntegralMultiply(MiddleCode middleCode) {</w:t>
      </w:r>
    </w:p>
    <w:p w14:paraId="7946C3F8" w14:textId="77777777" w:rsidR="008D520A" w:rsidRPr="00903DBA" w:rsidRDefault="008D520A" w:rsidP="00BF638D">
      <w:pPr>
        <w:pStyle w:val="Code"/>
        <w:rPr>
          <w:highlight w:val="white"/>
        </w:rPr>
      </w:pPr>
      <w:r w:rsidRPr="00903DBA">
        <w:rPr>
          <w:highlight w:val="white"/>
        </w:rPr>
        <w:t xml:space="preserve">      Symbol leftSymbol = (Symbol) middleCode[1];</w:t>
      </w:r>
    </w:p>
    <w:p w14:paraId="2AD8F037" w14:textId="77777777" w:rsidR="008D520A" w:rsidRPr="00903DBA" w:rsidRDefault="008D520A" w:rsidP="00BF638D">
      <w:pPr>
        <w:pStyle w:val="Code"/>
        <w:rPr>
          <w:highlight w:val="white"/>
        </w:rPr>
      </w:pPr>
      <w:r w:rsidRPr="00903DBA">
        <w:rPr>
          <w:highlight w:val="white"/>
        </w:rPr>
        <w:t xml:space="preserve">      int typeSize = leftSymbol.Type.SizeArray();</w:t>
      </w:r>
    </w:p>
    <w:p w14:paraId="5F842FD7" w14:textId="77777777" w:rsidR="008D520A" w:rsidRPr="00903DBA" w:rsidRDefault="008D520A" w:rsidP="00BF638D">
      <w:pPr>
        <w:pStyle w:val="Code"/>
        <w:rPr>
          <w:highlight w:val="white"/>
        </w:rPr>
      </w:pPr>
      <w:r w:rsidRPr="00903DBA">
        <w:rPr>
          <w:highlight w:val="white"/>
        </w:rPr>
        <w:t xml:space="preserve">      Register leftRegister = m_leftRegisterMap[typeSize];</w:t>
      </w:r>
    </w:p>
    <w:p w14:paraId="6D2C3E58" w14:textId="77777777" w:rsidR="008D520A" w:rsidRPr="00903DBA" w:rsidRDefault="008D520A" w:rsidP="00BF638D">
      <w:pPr>
        <w:pStyle w:val="Code"/>
        <w:rPr>
          <w:highlight w:val="white"/>
        </w:rPr>
      </w:pPr>
      <w:r w:rsidRPr="00903DBA">
        <w:rPr>
          <w:highlight w:val="white"/>
        </w:rPr>
        <w:t xml:space="preserve">      Track leftTrack = LoadValueToRegister(leftSymbol, leftRegister);</w:t>
      </w:r>
    </w:p>
    <w:p w14:paraId="55609DBE" w14:textId="34A1EA0B" w:rsidR="008D520A" w:rsidRPr="00903DBA" w:rsidRDefault="00955B86" w:rsidP="00955B86">
      <w:pPr>
        <w:rPr>
          <w:highlight w:val="white"/>
        </w:rPr>
      </w:pPr>
      <w:r w:rsidRPr="00903DBA">
        <w:rPr>
          <w:highlight w:val="white"/>
        </w:rPr>
        <w:t xml:space="preserve">Then we clear the zero register by </w:t>
      </w:r>
      <w:r w:rsidR="00E9358C" w:rsidRPr="00903DBA">
        <w:rPr>
          <w:highlight w:val="white"/>
        </w:rPr>
        <w:t>perform</w:t>
      </w:r>
      <w:r w:rsidRPr="00903DBA">
        <w:rPr>
          <w:highlight w:val="white"/>
        </w:rPr>
        <w:t xml:space="preserve"> the </w:t>
      </w:r>
      <w:r w:rsidR="00E9358C" w:rsidRPr="00903DBA">
        <w:rPr>
          <w:highlight w:val="white"/>
        </w:rPr>
        <w:t>exclusive</w:t>
      </w:r>
      <w:r w:rsidRPr="00903DBA">
        <w:rPr>
          <w:highlight w:val="white"/>
        </w:rPr>
        <w:t xml:space="preserve"> operation on itself, which is an </w:t>
      </w:r>
      <w:r w:rsidR="00E9358C" w:rsidRPr="00903DBA">
        <w:rPr>
          <w:highlight w:val="white"/>
        </w:rPr>
        <w:t>effective</w:t>
      </w:r>
      <w:r w:rsidRPr="00903DBA">
        <w:rPr>
          <w:highlight w:val="white"/>
        </w:rPr>
        <w:t xml:space="preserve"> way to clear a register</w:t>
      </w:r>
      <w:r w:rsidR="00871B84" w:rsidRPr="00903DBA">
        <w:rPr>
          <w:highlight w:val="white"/>
        </w:rPr>
        <w:t>, in order to provide current input to the operation.</w:t>
      </w:r>
    </w:p>
    <w:p w14:paraId="769071E3" w14:textId="26B9A37D" w:rsidR="008D520A" w:rsidRPr="00903DBA" w:rsidRDefault="008D520A" w:rsidP="00BF638D">
      <w:pPr>
        <w:pStyle w:val="Code"/>
        <w:rPr>
          <w:highlight w:val="white"/>
        </w:rPr>
      </w:pPr>
      <w:r w:rsidRPr="00903DBA">
        <w:rPr>
          <w:highlight w:val="white"/>
        </w:rPr>
        <w:t xml:space="preserve">      Register </w:t>
      </w:r>
      <w:r w:rsidR="007E3DB7" w:rsidRPr="00903DBA">
        <w:rPr>
          <w:highlight w:val="white"/>
        </w:rPr>
        <w:t>zero</w:t>
      </w:r>
      <w:r w:rsidRPr="00903DBA">
        <w:rPr>
          <w:highlight w:val="white"/>
        </w:rPr>
        <w:t xml:space="preserve">Register = </w:t>
      </w:r>
      <w:r w:rsidR="00A33B83" w:rsidRPr="00903DBA">
        <w:rPr>
          <w:highlight w:val="white"/>
        </w:rPr>
        <w:t>m_zeroRegisterMap</w:t>
      </w:r>
      <w:r w:rsidRPr="00903DBA">
        <w:rPr>
          <w:highlight w:val="white"/>
        </w:rPr>
        <w:t>[typeSize];</w:t>
      </w:r>
    </w:p>
    <w:p w14:paraId="1E6E18F0" w14:textId="2D456A68" w:rsidR="008D520A" w:rsidRPr="00903DBA" w:rsidRDefault="008D520A" w:rsidP="00BF638D">
      <w:pPr>
        <w:pStyle w:val="Code"/>
        <w:rPr>
          <w:highlight w:val="white"/>
        </w:rPr>
      </w:pPr>
      <w:r w:rsidRPr="00903DBA">
        <w:rPr>
          <w:highlight w:val="white"/>
        </w:rPr>
        <w:t xml:space="preserve">      Track </w:t>
      </w:r>
      <w:r w:rsidR="00955B86" w:rsidRPr="00903DBA">
        <w:rPr>
          <w:highlight w:val="white"/>
        </w:rPr>
        <w:t>zero</w:t>
      </w:r>
      <w:r w:rsidRPr="00903DBA">
        <w:rPr>
          <w:highlight w:val="white"/>
        </w:rPr>
        <w:t xml:space="preserve">Track = new Track(leftSymbol, </w:t>
      </w:r>
      <w:r w:rsidR="00955B86" w:rsidRPr="00903DBA">
        <w:rPr>
          <w:highlight w:val="white"/>
        </w:rPr>
        <w:t>zero</w:t>
      </w:r>
      <w:r w:rsidRPr="00903DBA">
        <w:rPr>
          <w:highlight w:val="white"/>
        </w:rPr>
        <w:t>Register);</w:t>
      </w:r>
    </w:p>
    <w:p w14:paraId="00BF7241" w14:textId="2C046520" w:rsidR="008D520A" w:rsidRPr="00903DBA" w:rsidRDefault="008D520A" w:rsidP="00BF638D">
      <w:pPr>
        <w:pStyle w:val="Code"/>
        <w:rPr>
          <w:highlight w:val="white"/>
        </w:rPr>
      </w:pPr>
      <w:r w:rsidRPr="00903DBA">
        <w:rPr>
          <w:highlight w:val="white"/>
        </w:rPr>
        <w:t xml:space="preserve">      AddAssemblyCode(AssemblyOperator.xor, </w:t>
      </w:r>
      <w:r w:rsidR="00955B86" w:rsidRPr="00903DBA">
        <w:rPr>
          <w:highlight w:val="white"/>
        </w:rPr>
        <w:t>zero</w:t>
      </w:r>
      <w:r w:rsidRPr="00903DBA">
        <w:rPr>
          <w:highlight w:val="white"/>
        </w:rPr>
        <w:t xml:space="preserve">Track, </w:t>
      </w:r>
      <w:r w:rsidR="00955B86" w:rsidRPr="00903DBA">
        <w:rPr>
          <w:highlight w:val="white"/>
        </w:rPr>
        <w:t>zero</w:t>
      </w:r>
      <w:r w:rsidRPr="00903DBA">
        <w:rPr>
          <w:highlight w:val="white"/>
        </w:rPr>
        <w:t>Track);</w:t>
      </w:r>
    </w:p>
    <w:p w14:paraId="4B8ECA88" w14:textId="3AA6A354" w:rsidR="008D520A" w:rsidRPr="00903DBA" w:rsidRDefault="00BA7714" w:rsidP="00F078AC">
      <w:pPr>
        <w:rPr>
          <w:highlight w:val="white"/>
        </w:rPr>
      </w:pPr>
      <w:r w:rsidRPr="00903DBA">
        <w:rPr>
          <w:highlight w:val="white"/>
        </w:rPr>
        <w:t xml:space="preserve">The we call </w:t>
      </w:r>
      <w:r w:rsidRPr="00903DBA">
        <w:rPr>
          <w:rStyle w:val="KeyWord0"/>
          <w:highlight w:val="white"/>
        </w:rPr>
        <w:t>IntegralUnary</w:t>
      </w:r>
      <w:r w:rsidRPr="00903DBA">
        <w:rPr>
          <w:highlight w:val="white"/>
        </w:rPr>
        <w:t xml:space="preserve"> to load the right symbol</w:t>
      </w:r>
      <w:r w:rsidR="00F078AC" w:rsidRPr="00903DBA">
        <w:rPr>
          <w:highlight w:val="white"/>
        </w:rPr>
        <w:t xml:space="preserve"> into a suitable storage and perform the operation.</w:t>
      </w:r>
    </w:p>
    <w:p w14:paraId="3FFC8F9C" w14:textId="77777777" w:rsidR="008D520A" w:rsidRPr="00903DBA" w:rsidRDefault="008D520A" w:rsidP="00BF638D">
      <w:pPr>
        <w:pStyle w:val="Code"/>
        <w:rPr>
          <w:highlight w:val="white"/>
        </w:rPr>
      </w:pPr>
      <w:r w:rsidRPr="00903DBA">
        <w:rPr>
          <w:highlight w:val="white"/>
        </w:rPr>
        <w:t xml:space="preserve">      Symbol rightSymbol = (Symbol) middleCode[2];</w:t>
      </w:r>
    </w:p>
    <w:p w14:paraId="571E2E8F" w14:textId="77777777" w:rsidR="008D520A" w:rsidRPr="00903DBA" w:rsidRDefault="008D520A" w:rsidP="00BF638D">
      <w:pPr>
        <w:pStyle w:val="Code"/>
        <w:rPr>
          <w:highlight w:val="white"/>
        </w:rPr>
      </w:pPr>
      <w:r w:rsidRPr="00903DBA">
        <w:rPr>
          <w:highlight w:val="white"/>
        </w:rPr>
        <w:t xml:space="preserve">      IntegralUnary(middleCode.Operator, rightSymbol, rightSymbol);</w:t>
      </w:r>
    </w:p>
    <w:p w14:paraId="6D624652" w14:textId="6D59DCE0" w:rsidR="00BE3EA8" w:rsidRPr="00903DBA" w:rsidRDefault="00F078AC" w:rsidP="00B6354B">
      <w:pPr>
        <w:rPr>
          <w:highlight w:val="white"/>
        </w:rPr>
      </w:pPr>
      <w:r w:rsidRPr="00903DBA">
        <w:rPr>
          <w:highlight w:val="white"/>
        </w:rPr>
        <w:t xml:space="preserve">When the operation is done, we need to </w:t>
      </w:r>
      <w:r w:rsidR="00B6354B" w:rsidRPr="00903DBA">
        <w:rPr>
          <w:highlight w:val="white"/>
        </w:rPr>
        <w:t xml:space="preserve">find out </w:t>
      </w:r>
      <w:r w:rsidR="004C73C1" w:rsidRPr="00903DBA">
        <w:rPr>
          <w:highlight w:val="white"/>
        </w:rPr>
        <w:t>which</w:t>
      </w:r>
      <w:r w:rsidR="00B6354B" w:rsidRPr="00903DBA">
        <w:rPr>
          <w:highlight w:val="white"/>
        </w:rPr>
        <w:t xml:space="preserve"> register to keep and which one to discard. We only use one of the registers, depending on the operation. But we also need to mark that the value of the discarded register has been modified, </w:t>
      </w:r>
      <w:r w:rsidR="00871B84" w:rsidRPr="00903DBA">
        <w:rPr>
          <w:highlight w:val="white"/>
        </w:rPr>
        <w:t>to</w:t>
      </w:r>
      <w:r w:rsidR="00B6354B" w:rsidRPr="00903DBA">
        <w:rPr>
          <w:highlight w:val="white"/>
        </w:rPr>
        <w:t xml:space="preserve"> </w:t>
      </w:r>
      <w:r w:rsidR="00871B84" w:rsidRPr="00903DBA">
        <w:rPr>
          <w:highlight w:val="white"/>
        </w:rPr>
        <w:t xml:space="preserve">prevent that another value </w:t>
      </w:r>
      <w:r w:rsidR="00BE3EA8" w:rsidRPr="00903DBA">
        <w:rPr>
          <w:highlight w:val="white"/>
        </w:rPr>
        <w:t>is stored in the register during the operation.</w:t>
      </w:r>
    </w:p>
    <w:p w14:paraId="0FB6CA34" w14:textId="38BE89C2" w:rsidR="008D520A" w:rsidRPr="00903DBA" w:rsidRDefault="008D520A" w:rsidP="00BF638D">
      <w:pPr>
        <w:pStyle w:val="Code"/>
        <w:rPr>
          <w:highlight w:val="white"/>
        </w:rPr>
      </w:pPr>
      <w:r w:rsidRPr="00903DBA">
        <w:rPr>
          <w:highlight w:val="white"/>
        </w:rPr>
        <w:t xml:space="preserve">      Register resultRegister, discardRegister;</w:t>
      </w:r>
    </w:p>
    <w:p w14:paraId="00B79F69" w14:textId="7F5261D1" w:rsidR="00871B84" w:rsidRPr="00903DBA" w:rsidRDefault="00871B84" w:rsidP="00871B84">
      <w:pPr>
        <w:rPr>
          <w:highlight w:val="white"/>
        </w:rPr>
      </w:pPr>
      <w:r w:rsidRPr="00903DBA">
        <w:rPr>
          <w:highlight w:val="white"/>
        </w:rPr>
        <w:lastRenderedPageBreak/>
        <w:t>I</w:t>
      </w:r>
      <w:r w:rsidR="00C04AE6" w:rsidRPr="00903DBA">
        <w:rPr>
          <w:highlight w:val="white"/>
        </w:rPr>
        <w:t xml:space="preserve">n case of the modulo operation, the resulting register is picked from </w:t>
      </w:r>
      <w:r w:rsidR="00C04AE6" w:rsidRPr="00903DBA">
        <w:rPr>
          <w:rStyle w:val="KeyWord0"/>
          <w:highlight w:val="white"/>
        </w:rPr>
        <w:t>m_remainderRegisterMap</w:t>
      </w:r>
      <w:r w:rsidR="00C04AE6" w:rsidRPr="00903DBA">
        <w:rPr>
          <w:highlight w:val="white"/>
        </w:rPr>
        <w:t xml:space="preserve">, and the register to be discarded </w:t>
      </w:r>
      <w:r w:rsidR="00C04AE6" w:rsidRPr="00903DBA">
        <w:rPr>
          <w:rStyle w:val="KeyWord0"/>
          <w:highlight w:val="white"/>
        </w:rPr>
        <w:t>m_productQuintentRegisterMap</w:t>
      </w:r>
      <w:r w:rsidR="00C04AE6" w:rsidRPr="00903DBA">
        <w:rPr>
          <w:highlight w:val="white"/>
        </w:rPr>
        <w:t>. In case of multiplication or division, it is the other way around.</w:t>
      </w:r>
    </w:p>
    <w:p w14:paraId="7277D9FF" w14:textId="77777777" w:rsidR="008D520A" w:rsidRPr="00903DBA" w:rsidRDefault="008D520A" w:rsidP="00BF638D">
      <w:pPr>
        <w:pStyle w:val="Code"/>
        <w:rPr>
          <w:highlight w:val="white"/>
        </w:rPr>
      </w:pPr>
      <w:r w:rsidRPr="00903DBA">
        <w:rPr>
          <w:highlight w:val="white"/>
        </w:rPr>
        <w:t xml:space="preserve">      if ((middleCode.Operator == MiddleOperator.SignedModulo) ||</w:t>
      </w:r>
    </w:p>
    <w:p w14:paraId="7AF2F2CF" w14:textId="77777777" w:rsidR="008D520A" w:rsidRPr="00903DBA" w:rsidRDefault="008D520A" w:rsidP="00BF638D">
      <w:pPr>
        <w:pStyle w:val="Code"/>
        <w:rPr>
          <w:highlight w:val="white"/>
        </w:rPr>
      </w:pPr>
      <w:r w:rsidRPr="00903DBA">
        <w:rPr>
          <w:highlight w:val="white"/>
        </w:rPr>
        <w:t xml:space="preserve">          (middleCode.Operator == MiddleOperator.UnsignedModulo)) {</w:t>
      </w:r>
    </w:p>
    <w:p w14:paraId="5559F40C" w14:textId="77777777" w:rsidR="008D520A" w:rsidRPr="00903DBA" w:rsidRDefault="008D520A" w:rsidP="00BF638D">
      <w:pPr>
        <w:pStyle w:val="Code"/>
        <w:rPr>
          <w:highlight w:val="white"/>
        </w:rPr>
      </w:pPr>
      <w:r w:rsidRPr="00903DBA">
        <w:rPr>
          <w:highlight w:val="white"/>
        </w:rPr>
        <w:t xml:space="preserve">        resultRegister = m_remainderRegisterMap[typeSize];</w:t>
      </w:r>
    </w:p>
    <w:p w14:paraId="76F44C25" w14:textId="77777777" w:rsidR="008D520A" w:rsidRPr="00903DBA" w:rsidRDefault="008D520A" w:rsidP="00BF638D">
      <w:pPr>
        <w:pStyle w:val="Code"/>
        <w:rPr>
          <w:highlight w:val="white"/>
        </w:rPr>
      </w:pPr>
      <w:r w:rsidRPr="00903DBA">
        <w:rPr>
          <w:highlight w:val="white"/>
        </w:rPr>
        <w:t xml:space="preserve">        discardRegister = m_productQuintentRegisterMap[typeSize];</w:t>
      </w:r>
    </w:p>
    <w:p w14:paraId="151A14D7" w14:textId="77777777" w:rsidR="008D520A" w:rsidRPr="00903DBA" w:rsidRDefault="008D520A" w:rsidP="00BF638D">
      <w:pPr>
        <w:pStyle w:val="Code"/>
        <w:rPr>
          <w:highlight w:val="white"/>
        </w:rPr>
      </w:pPr>
      <w:r w:rsidRPr="00903DBA">
        <w:rPr>
          <w:highlight w:val="white"/>
        </w:rPr>
        <w:t xml:space="preserve">      }</w:t>
      </w:r>
    </w:p>
    <w:p w14:paraId="249E3713" w14:textId="77777777" w:rsidR="008D520A" w:rsidRPr="00903DBA" w:rsidRDefault="008D520A" w:rsidP="00BF638D">
      <w:pPr>
        <w:pStyle w:val="Code"/>
        <w:rPr>
          <w:highlight w:val="white"/>
        </w:rPr>
      </w:pPr>
      <w:r w:rsidRPr="00903DBA">
        <w:rPr>
          <w:highlight w:val="white"/>
        </w:rPr>
        <w:t xml:space="preserve">      else {</w:t>
      </w:r>
    </w:p>
    <w:p w14:paraId="64B3ABDE" w14:textId="77777777" w:rsidR="008D520A" w:rsidRPr="00903DBA" w:rsidRDefault="008D520A" w:rsidP="00BF638D">
      <w:pPr>
        <w:pStyle w:val="Code"/>
        <w:rPr>
          <w:highlight w:val="white"/>
        </w:rPr>
      </w:pPr>
      <w:r w:rsidRPr="00903DBA">
        <w:rPr>
          <w:highlight w:val="white"/>
        </w:rPr>
        <w:t xml:space="preserve">        resultRegister = m_productQuintentRegisterMap[typeSize];</w:t>
      </w:r>
    </w:p>
    <w:p w14:paraId="5BD546ED" w14:textId="77777777" w:rsidR="008D520A" w:rsidRPr="00903DBA" w:rsidRDefault="008D520A" w:rsidP="00BF638D">
      <w:pPr>
        <w:pStyle w:val="Code"/>
        <w:rPr>
          <w:highlight w:val="white"/>
        </w:rPr>
      </w:pPr>
      <w:r w:rsidRPr="00903DBA">
        <w:rPr>
          <w:highlight w:val="white"/>
        </w:rPr>
        <w:t xml:space="preserve">        discardRegister = m_remainderRegisterMap[typeSize];</w:t>
      </w:r>
    </w:p>
    <w:p w14:paraId="200EE5CA" w14:textId="77777777" w:rsidR="008D520A" w:rsidRPr="00903DBA" w:rsidRDefault="008D520A" w:rsidP="00BF638D">
      <w:pPr>
        <w:pStyle w:val="Code"/>
        <w:rPr>
          <w:highlight w:val="white"/>
        </w:rPr>
      </w:pPr>
      <w:r w:rsidRPr="00903DBA">
        <w:rPr>
          <w:highlight w:val="white"/>
        </w:rPr>
        <w:t xml:space="preserve">      }</w:t>
      </w:r>
    </w:p>
    <w:p w14:paraId="76923B3D" w14:textId="1BADCD79" w:rsidR="008D520A" w:rsidRPr="00903DBA" w:rsidRDefault="00EF09C4" w:rsidP="00EF09C4">
      <w:pPr>
        <w:rPr>
          <w:highlight w:val="white"/>
        </w:rPr>
      </w:pPr>
      <w:r w:rsidRPr="00903DBA">
        <w:rPr>
          <w:highlight w:val="white"/>
        </w:rPr>
        <w:t>We create a new tra</w:t>
      </w:r>
      <w:r w:rsidR="000518AA" w:rsidRPr="00903DBA">
        <w:rPr>
          <w:highlight w:val="white"/>
        </w:rPr>
        <w:t>ck</w:t>
      </w:r>
      <w:r w:rsidRPr="00903DBA">
        <w:rPr>
          <w:highlight w:val="white"/>
        </w:rPr>
        <w:t xml:space="preserve"> holding the result symbol and register.</w:t>
      </w:r>
      <w:r w:rsidR="006D5A4E" w:rsidRPr="00903DBA">
        <w:rPr>
          <w:highlight w:val="white"/>
        </w:rPr>
        <w:t xml:space="preserve"> If the result symbol is a temporary variable, we store </w:t>
      </w:r>
      <w:r w:rsidR="00A654D1" w:rsidRPr="00903DBA">
        <w:rPr>
          <w:highlight w:val="white"/>
        </w:rPr>
        <w:t>the</w:t>
      </w:r>
      <w:r w:rsidR="006D5A4E" w:rsidRPr="00903DBA">
        <w:rPr>
          <w:highlight w:val="white"/>
        </w:rPr>
        <w:t xml:space="preserve"> </w:t>
      </w:r>
      <w:r w:rsidR="006F5A33" w:rsidRPr="00903DBA">
        <w:rPr>
          <w:highlight w:val="white"/>
        </w:rPr>
        <w:t>track in the track map.</w:t>
      </w:r>
      <w:r w:rsidR="00A654D1" w:rsidRPr="00903DBA">
        <w:rPr>
          <w:highlight w:val="white"/>
        </w:rPr>
        <w:t xml:space="preserve"> We also add an empty instruction, to mark that the register has been altered by the operation.</w:t>
      </w:r>
    </w:p>
    <w:p w14:paraId="62F79097" w14:textId="77777777" w:rsidR="008D520A" w:rsidRPr="00903DBA" w:rsidRDefault="008D520A" w:rsidP="00BF638D">
      <w:pPr>
        <w:pStyle w:val="Code"/>
        <w:rPr>
          <w:highlight w:val="white"/>
        </w:rPr>
      </w:pPr>
      <w:r w:rsidRPr="00903DBA">
        <w:rPr>
          <w:highlight w:val="white"/>
        </w:rPr>
        <w:t xml:space="preserve">      Symbol resultSymbol = (Symbol) middleCode[0];</w:t>
      </w:r>
    </w:p>
    <w:p w14:paraId="4E72CD64" w14:textId="77777777" w:rsidR="008D520A" w:rsidRPr="00903DBA" w:rsidRDefault="008D520A" w:rsidP="00BF638D">
      <w:pPr>
        <w:pStyle w:val="Code"/>
        <w:rPr>
          <w:highlight w:val="white"/>
        </w:rPr>
      </w:pPr>
      <w:r w:rsidRPr="00903DBA">
        <w:rPr>
          <w:highlight w:val="white"/>
        </w:rPr>
        <w:t xml:space="preserve">      Track resultTrack = new Track(resultSymbol, resultRegister);</w:t>
      </w:r>
    </w:p>
    <w:p w14:paraId="253E5BAF" w14:textId="77777777" w:rsidR="008D520A" w:rsidRPr="00903DBA" w:rsidRDefault="008D520A" w:rsidP="00BF638D">
      <w:pPr>
        <w:pStyle w:val="Code"/>
        <w:rPr>
          <w:highlight w:val="white"/>
        </w:rPr>
      </w:pPr>
    </w:p>
    <w:p w14:paraId="139CDFA5" w14:textId="5DF591FE" w:rsidR="00E622E4" w:rsidRPr="00903DBA" w:rsidRDefault="00E622E4" w:rsidP="00E622E4">
      <w:pPr>
        <w:pStyle w:val="Code"/>
        <w:rPr>
          <w:highlight w:val="white"/>
        </w:rPr>
      </w:pPr>
      <w:r w:rsidRPr="00903DBA">
        <w:rPr>
          <w:highlight w:val="white"/>
        </w:rPr>
        <w:t xml:space="preserve">      if (resultSymbol.</w:t>
      </w:r>
      <w:r w:rsidR="005D1A38" w:rsidRPr="00903DBA">
        <w:rPr>
          <w:highlight w:val="white"/>
        </w:rPr>
        <w:t>Is</w:t>
      </w:r>
      <w:r w:rsidR="00986125" w:rsidRPr="00903DBA">
        <w:rPr>
          <w:highlight w:val="white"/>
        </w:rPr>
        <w:t>Temporary</w:t>
      </w:r>
      <w:r w:rsidR="005D1A38" w:rsidRPr="00903DBA">
        <w:rPr>
          <w:highlight w:val="white"/>
        </w:rPr>
        <w:t>()</w:t>
      </w:r>
      <w:r w:rsidRPr="00903DBA">
        <w:rPr>
          <w:highlight w:val="white"/>
        </w:rPr>
        <w:t>) {</w:t>
      </w:r>
    </w:p>
    <w:p w14:paraId="043C7FEE" w14:textId="77777777" w:rsidR="00E622E4" w:rsidRPr="00903DBA" w:rsidRDefault="00E622E4" w:rsidP="00E622E4">
      <w:pPr>
        <w:pStyle w:val="Code"/>
        <w:rPr>
          <w:highlight w:val="white"/>
        </w:rPr>
      </w:pPr>
      <w:r w:rsidRPr="00903DBA">
        <w:rPr>
          <w:highlight w:val="white"/>
        </w:rPr>
        <w:t xml:space="preserve">        Assert.ErrorXXX(resultSymbol.AddressSymbol == null);</w:t>
      </w:r>
    </w:p>
    <w:p w14:paraId="2977B14E" w14:textId="77777777" w:rsidR="008D520A" w:rsidRPr="00903DBA" w:rsidRDefault="008D520A" w:rsidP="00BF638D">
      <w:pPr>
        <w:pStyle w:val="Code"/>
        <w:rPr>
          <w:highlight w:val="white"/>
        </w:rPr>
      </w:pPr>
      <w:r w:rsidRPr="00903DBA">
        <w:rPr>
          <w:highlight w:val="white"/>
        </w:rPr>
        <w:t xml:space="preserve">        m_trackMap.Add(resultSymbol, resultTrack);</w:t>
      </w:r>
    </w:p>
    <w:p w14:paraId="6FD9BC7F" w14:textId="77777777" w:rsidR="008D520A" w:rsidRPr="00903DBA" w:rsidRDefault="008D520A" w:rsidP="00BF638D">
      <w:pPr>
        <w:pStyle w:val="Code"/>
        <w:rPr>
          <w:highlight w:val="white"/>
        </w:rPr>
      </w:pPr>
      <w:r w:rsidRPr="00903DBA">
        <w:rPr>
          <w:highlight w:val="white"/>
        </w:rPr>
        <w:t xml:space="preserve">        AddAssemblyCode(AssemblyOperator.empty, resultTrack);</w:t>
      </w:r>
    </w:p>
    <w:p w14:paraId="0F215910" w14:textId="77777777" w:rsidR="008D520A" w:rsidRPr="00903DBA" w:rsidRDefault="008D520A" w:rsidP="00BF638D">
      <w:pPr>
        <w:pStyle w:val="Code"/>
        <w:rPr>
          <w:highlight w:val="white"/>
        </w:rPr>
      </w:pPr>
      <w:r w:rsidRPr="00903DBA">
        <w:rPr>
          <w:highlight w:val="white"/>
        </w:rPr>
        <w:t xml:space="preserve">      }</w:t>
      </w:r>
    </w:p>
    <w:p w14:paraId="09510AE1" w14:textId="0AC693A7" w:rsidR="00836A60" w:rsidRPr="00903DBA" w:rsidRDefault="00836A60" w:rsidP="00836A60">
      <w:pPr>
        <w:rPr>
          <w:highlight w:val="white"/>
        </w:rPr>
      </w:pPr>
      <w:r w:rsidRPr="00903DBA">
        <w:rPr>
          <w:highlight w:val="white"/>
        </w:rPr>
        <w:t>If the result symbol is a regular variable, we store the value in the register at the address of the variable. In this case we do not need to add an empty</w:t>
      </w:r>
      <w:r w:rsidR="001B7CAD" w:rsidRPr="00903DBA">
        <w:rPr>
          <w:highlight w:val="white"/>
        </w:rPr>
        <w:t xml:space="preserve"> instruction since the </w:t>
      </w:r>
      <w:r w:rsidR="000518AA" w:rsidRPr="00903DBA">
        <w:rPr>
          <w:highlight w:val="white"/>
        </w:rPr>
        <w:t>loading of the register marks that is has been in use.</w:t>
      </w:r>
    </w:p>
    <w:p w14:paraId="0D627748" w14:textId="22CF648C" w:rsidR="008D520A" w:rsidRPr="00903DBA" w:rsidRDefault="008D520A" w:rsidP="00BF638D">
      <w:pPr>
        <w:pStyle w:val="Code"/>
        <w:rPr>
          <w:highlight w:val="white"/>
        </w:rPr>
      </w:pPr>
      <w:r w:rsidRPr="00903DBA">
        <w:rPr>
          <w:highlight w:val="white"/>
        </w:rPr>
        <w:t xml:space="preserve">      else {</w:t>
      </w:r>
    </w:p>
    <w:p w14:paraId="1586CF0A" w14:textId="77777777" w:rsidR="008D520A" w:rsidRPr="00903DBA" w:rsidRDefault="008D520A" w:rsidP="00BF638D">
      <w:pPr>
        <w:pStyle w:val="Code"/>
        <w:rPr>
          <w:highlight w:val="white"/>
        </w:rPr>
      </w:pPr>
      <w:r w:rsidRPr="00903DBA">
        <w:rPr>
          <w:highlight w:val="white"/>
        </w:rPr>
        <w:t xml:space="preserve">        AddAssemblyCode(AssemblyOperator.mov, Base(resultSymbol),</w:t>
      </w:r>
    </w:p>
    <w:p w14:paraId="6FC169DA" w14:textId="77777777" w:rsidR="008D520A" w:rsidRPr="00903DBA" w:rsidRDefault="008D520A" w:rsidP="00BF638D">
      <w:pPr>
        <w:pStyle w:val="Code"/>
        <w:rPr>
          <w:highlight w:val="white"/>
        </w:rPr>
      </w:pPr>
      <w:r w:rsidRPr="00903DBA">
        <w:rPr>
          <w:highlight w:val="white"/>
        </w:rPr>
        <w:t xml:space="preserve">                        Offset(resultSymbol), resultTrack);</w:t>
      </w:r>
    </w:p>
    <w:p w14:paraId="6A06CB60" w14:textId="77777777" w:rsidR="008D520A" w:rsidRPr="00903DBA" w:rsidRDefault="008D520A" w:rsidP="00BF638D">
      <w:pPr>
        <w:pStyle w:val="Code"/>
        <w:rPr>
          <w:highlight w:val="white"/>
        </w:rPr>
      </w:pPr>
      <w:r w:rsidRPr="00903DBA">
        <w:rPr>
          <w:highlight w:val="white"/>
        </w:rPr>
        <w:t xml:space="preserve">      }</w:t>
      </w:r>
    </w:p>
    <w:p w14:paraId="21B51365" w14:textId="4F2A3CAE" w:rsidR="008D520A" w:rsidRPr="00903DBA" w:rsidRDefault="000518AA" w:rsidP="008F56DD">
      <w:pPr>
        <w:rPr>
          <w:highlight w:val="white"/>
        </w:rPr>
      </w:pPr>
      <w:r w:rsidRPr="00903DBA">
        <w:rPr>
          <w:highlight w:val="white"/>
        </w:rPr>
        <w:t xml:space="preserve">However, we need to add an empty </w:t>
      </w:r>
      <w:r w:rsidR="008F56DD" w:rsidRPr="00903DBA">
        <w:rPr>
          <w:highlight w:val="white"/>
        </w:rPr>
        <w:t>instruction for the discarded register, to mark that it has been altered.</w:t>
      </w:r>
    </w:p>
    <w:p w14:paraId="3AB5C449" w14:textId="32FF332A" w:rsidR="008D520A" w:rsidRPr="00903DBA" w:rsidRDefault="008D520A" w:rsidP="00BF638D">
      <w:pPr>
        <w:pStyle w:val="Code"/>
        <w:rPr>
          <w:highlight w:val="white"/>
        </w:rPr>
      </w:pPr>
      <w:r w:rsidRPr="00903DBA">
        <w:rPr>
          <w:highlight w:val="white"/>
        </w:rPr>
        <w:t xml:space="preserve">      Track </w:t>
      </w:r>
      <w:r w:rsidR="000518AA" w:rsidRPr="00903DBA">
        <w:rPr>
          <w:highlight w:val="white"/>
        </w:rPr>
        <w:t>discared</w:t>
      </w:r>
      <w:r w:rsidRPr="00903DBA">
        <w:rPr>
          <w:highlight w:val="white"/>
        </w:rPr>
        <w:t>Track = new Track(resultSymbol, discardRegister);</w:t>
      </w:r>
    </w:p>
    <w:p w14:paraId="6A380001" w14:textId="78A580B8" w:rsidR="008D520A" w:rsidRPr="00903DBA" w:rsidRDefault="008D520A" w:rsidP="00BF638D">
      <w:pPr>
        <w:pStyle w:val="Code"/>
        <w:rPr>
          <w:highlight w:val="white"/>
        </w:rPr>
      </w:pPr>
      <w:r w:rsidRPr="00903DBA">
        <w:rPr>
          <w:highlight w:val="white"/>
        </w:rPr>
        <w:t xml:space="preserve">      AddAssemblyCode(AssemblyOperator.empty, </w:t>
      </w:r>
      <w:r w:rsidR="008F56DD" w:rsidRPr="00903DBA">
        <w:rPr>
          <w:highlight w:val="white"/>
        </w:rPr>
        <w:t>discaredTrack</w:t>
      </w:r>
      <w:r w:rsidRPr="00903DBA">
        <w:rPr>
          <w:highlight w:val="white"/>
        </w:rPr>
        <w:t>);</w:t>
      </w:r>
    </w:p>
    <w:p w14:paraId="1E6E14BE" w14:textId="0AB4896E" w:rsidR="008D520A" w:rsidRPr="00903DBA" w:rsidRDefault="008D520A" w:rsidP="00BF638D">
      <w:pPr>
        <w:pStyle w:val="Code"/>
        <w:rPr>
          <w:highlight w:val="white"/>
        </w:rPr>
      </w:pPr>
      <w:r w:rsidRPr="00903DBA">
        <w:rPr>
          <w:highlight w:val="white"/>
        </w:rPr>
        <w:t xml:space="preserve">    }</w:t>
      </w:r>
    </w:p>
    <w:p w14:paraId="2EC7F8A4" w14:textId="77777777" w:rsidR="002F73EF" w:rsidRPr="00903DBA" w:rsidRDefault="002F73EF" w:rsidP="002F73EF">
      <w:pPr>
        <w:pStyle w:val="Rubrik3"/>
        <w:numPr>
          <w:ilvl w:val="2"/>
          <w:numId w:val="137"/>
        </w:numPr>
        <w:rPr>
          <w:highlight w:val="white"/>
        </w:rPr>
      </w:pPr>
      <w:bookmarkStart w:id="446" w:name="_Toc57656092"/>
      <w:r w:rsidRPr="00903DBA">
        <w:rPr>
          <w:highlight w:val="white"/>
        </w:rPr>
        <w:t>Integral Assignment and Parameters</w:t>
      </w:r>
      <w:bookmarkEnd w:id="446"/>
    </w:p>
    <w:p w14:paraId="489A73CF" w14:textId="678A0C63" w:rsidR="002F73EF" w:rsidRPr="00903DBA" w:rsidRDefault="002F73EF" w:rsidP="002F73EF">
      <w:pPr>
        <w:rPr>
          <w:highlight w:val="white"/>
        </w:rPr>
      </w:pPr>
      <w:r w:rsidRPr="00903DBA">
        <w:rPr>
          <w:highlight w:val="white"/>
        </w:rPr>
        <w:t xml:space="preserve">The </w:t>
      </w:r>
      <w:r w:rsidRPr="00903DBA">
        <w:rPr>
          <w:rStyle w:val="KeyWord0"/>
          <w:highlight w:val="white"/>
        </w:rPr>
        <w:t>IntegralAssign</w:t>
      </w:r>
      <w:r w:rsidRPr="00903DBA">
        <w:rPr>
          <w:highlight w:val="white"/>
        </w:rPr>
        <w:t xml:space="preserve"> </w:t>
      </w:r>
      <w:r w:rsidR="007058A9">
        <w:rPr>
          <w:highlight w:val="white"/>
        </w:rPr>
        <w:t>method generates</w:t>
      </w:r>
      <w:r w:rsidRPr="00903DBA">
        <w:rPr>
          <w:highlight w:val="white"/>
        </w:rPr>
        <w:t xml:space="preserve"> code </w:t>
      </w:r>
      <w:r w:rsidR="007058A9">
        <w:rPr>
          <w:highlight w:val="white"/>
        </w:rPr>
        <w:t xml:space="preserve">for </w:t>
      </w:r>
      <w:r w:rsidRPr="00903DBA">
        <w:rPr>
          <w:highlight w:val="white"/>
        </w:rPr>
        <w:t>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903DBA" w:rsidRDefault="002F73EF" w:rsidP="002F73EF">
      <w:pPr>
        <w:pStyle w:val="Code"/>
        <w:rPr>
          <w:highlight w:val="white"/>
        </w:rPr>
      </w:pPr>
      <w:r w:rsidRPr="00903DBA">
        <w:rPr>
          <w:highlight w:val="white"/>
        </w:rPr>
        <w:t xml:space="preserve">    public void IntegralAssign(MiddleCode middleCode) {</w:t>
      </w:r>
    </w:p>
    <w:p w14:paraId="52D91894" w14:textId="77777777" w:rsidR="002F73EF" w:rsidRPr="00903DBA" w:rsidRDefault="002F73EF" w:rsidP="002F73EF">
      <w:pPr>
        <w:pStyle w:val="Code"/>
        <w:rPr>
          <w:highlight w:val="white"/>
        </w:rPr>
      </w:pPr>
      <w:r w:rsidRPr="00903DBA">
        <w:rPr>
          <w:highlight w:val="white"/>
        </w:rPr>
        <w:t xml:space="preserve">      Symbol resultSymbol = (Symbol) middleCode[0],</w:t>
      </w:r>
    </w:p>
    <w:p w14:paraId="6D90CF0A" w14:textId="77777777" w:rsidR="002F73EF" w:rsidRPr="00903DBA" w:rsidRDefault="002F73EF" w:rsidP="002F73EF">
      <w:pPr>
        <w:pStyle w:val="Code"/>
        <w:rPr>
          <w:highlight w:val="white"/>
        </w:rPr>
      </w:pPr>
      <w:r w:rsidRPr="00903DBA">
        <w:rPr>
          <w:highlight w:val="white"/>
        </w:rPr>
        <w:t xml:space="preserve">             assignSymbol = (Symbol) middleCode[1];</w:t>
      </w:r>
    </w:p>
    <w:p w14:paraId="67639456" w14:textId="77777777" w:rsidR="002F73EF" w:rsidRPr="00903DBA" w:rsidRDefault="002F73EF" w:rsidP="002F73EF">
      <w:pPr>
        <w:pStyle w:val="Code"/>
        <w:rPr>
          <w:highlight w:val="white"/>
        </w:rPr>
      </w:pPr>
      <w:r w:rsidRPr="00903DBA">
        <w:rPr>
          <w:highlight w:val="white"/>
        </w:rPr>
        <w:t xml:space="preserve">      IntegralAssign(resultSymbol, assignSymbol);</w:t>
      </w:r>
    </w:p>
    <w:p w14:paraId="723EA20C" w14:textId="77777777" w:rsidR="002F73EF" w:rsidRPr="00903DBA" w:rsidRDefault="002F73EF" w:rsidP="002F73EF">
      <w:pPr>
        <w:pStyle w:val="Code"/>
        <w:rPr>
          <w:highlight w:val="white"/>
        </w:rPr>
      </w:pPr>
      <w:r w:rsidRPr="00903DBA">
        <w:rPr>
          <w:highlight w:val="white"/>
        </w:rPr>
        <w:t xml:space="preserve">    }</w:t>
      </w:r>
    </w:p>
    <w:p w14:paraId="67DB9B65" w14:textId="77777777" w:rsidR="002F73EF" w:rsidRPr="00903DBA" w:rsidRDefault="002F73EF" w:rsidP="002F73EF">
      <w:pPr>
        <w:rPr>
          <w:highlight w:val="white"/>
        </w:rPr>
      </w:pPr>
      <w:r w:rsidRPr="00903DBA">
        <w:rPr>
          <w:highlight w:val="white"/>
        </w:rPr>
        <w:t xml:space="preserve">The </w:t>
      </w:r>
      <w:r w:rsidRPr="00903DBA">
        <w:rPr>
          <w:rStyle w:val="KeyWord0"/>
          <w:highlight w:val="white"/>
        </w:rPr>
        <w:t>IntegralParameter</w:t>
      </w:r>
      <w:r w:rsidRPr="00903DBA">
        <w:rPr>
          <w:highlight w:val="white"/>
        </w:rPr>
        <w:t xml:space="preserve"> method is quite simple. We only need to create the symbol representing the parameter, and then call </w:t>
      </w:r>
      <w:r w:rsidRPr="00903DBA">
        <w:rPr>
          <w:rStyle w:val="KeyWord0"/>
          <w:highlight w:val="white"/>
        </w:rPr>
        <w:t>IntegralAssign</w:t>
      </w:r>
      <w:r w:rsidRPr="00903DBA">
        <w:rPr>
          <w:highlight w:val="white"/>
        </w:rPr>
        <w:t>.</w:t>
      </w:r>
    </w:p>
    <w:p w14:paraId="6EE56767" w14:textId="77777777" w:rsidR="002F73EF" w:rsidRPr="00903DBA" w:rsidRDefault="002F73EF" w:rsidP="002F73EF">
      <w:pPr>
        <w:pStyle w:val="Code"/>
        <w:rPr>
          <w:highlight w:val="white"/>
        </w:rPr>
      </w:pPr>
      <w:r w:rsidRPr="00903DBA">
        <w:rPr>
          <w:highlight w:val="white"/>
        </w:rPr>
        <w:t xml:space="preserve">    public void IntegralParameter(MiddleCode middleCode) {</w:t>
      </w:r>
    </w:p>
    <w:p w14:paraId="71BCC1F7" w14:textId="7625FC43" w:rsidR="002F73EF" w:rsidRPr="00903DBA" w:rsidRDefault="002F73EF" w:rsidP="002F73EF">
      <w:pPr>
        <w:pStyle w:val="Code"/>
        <w:rPr>
          <w:highlight w:val="white"/>
        </w:rPr>
      </w:pPr>
      <w:r w:rsidRPr="00903DBA">
        <w:rPr>
          <w:highlight w:val="white"/>
        </w:rPr>
        <w:t xml:space="preserve">      Type toType = (Type) middleCode[</w:t>
      </w:r>
      <w:r w:rsidR="005020B9" w:rsidRPr="00903DBA">
        <w:rPr>
          <w:highlight w:val="white"/>
        </w:rPr>
        <w:t>1</w:t>
      </w:r>
      <w:r w:rsidRPr="00903DBA">
        <w:rPr>
          <w:highlight w:val="white"/>
        </w:rPr>
        <w:t>];</w:t>
      </w:r>
    </w:p>
    <w:p w14:paraId="716A2221" w14:textId="77777777" w:rsidR="002F73EF" w:rsidRPr="00903DBA" w:rsidRDefault="002F73EF" w:rsidP="002F73EF">
      <w:pPr>
        <w:pStyle w:val="Code"/>
        <w:rPr>
          <w:highlight w:val="white"/>
        </w:rPr>
      </w:pPr>
      <w:r w:rsidRPr="00903DBA">
        <w:rPr>
          <w:highlight w:val="white"/>
        </w:rPr>
        <w:lastRenderedPageBreak/>
        <w:t xml:space="preserve">      Symbol toSymbol = new Symbol(null, false, Storage.Auto, toType);</w:t>
      </w:r>
    </w:p>
    <w:p w14:paraId="0FAC4081" w14:textId="2CE751C4" w:rsidR="002F73EF" w:rsidRPr="00903DBA" w:rsidRDefault="002F73EF" w:rsidP="002F73EF">
      <w:pPr>
        <w:pStyle w:val="Code"/>
        <w:rPr>
          <w:highlight w:val="white"/>
        </w:rPr>
      </w:pPr>
      <w:r w:rsidRPr="00903DBA">
        <w:rPr>
          <w:highlight w:val="white"/>
        </w:rPr>
        <w:t xml:space="preserve">      Symbol fromSymbol = (Symbol) middleCode[</w:t>
      </w:r>
      <w:r w:rsidR="005020B9" w:rsidRPr="00903DBA">
        <w:rPr>
          <w:highlight w:val="white"/>
        </w:rPr>
        <w:t>2</w:t>
      </w:r>
      <w:r w:rsidRPr="00903DBA">
        <w:rPr>
          <w:highlight w:val="white"/>
        </w:rPr>
        <w:t>];</w:t>
      </w:r>
    </w:p>
    <w:p w14:paraId="5E3359B9" w14:textId="1F633FFE" w:rsidR="002F73EF" w:rsidRPr="00903DBA" w:rsidRDefault="002F73EF" w:rsidP="002F73EF">
      <w:pPr>
        <w:pStyle w:val="Code"/>
        <w:rPr>
          <w:highlight w:val="white"/>
        </w:rPr>
      </w:pPr>
      <w:r w:rsidRPr="00903DBA">
        <w:rPr>
          <w:highlight w:val="white"/>
        </w:rPr>
        <w:t xml:space="preserve">      int parameterOffset = (int) middleCode[</w:t>
      </w:r>
      <w:r w:rsidR="005020B9" w:rsidRPr="00903DBA">
        <w:rPr>
          <w:highlight w:val="white"/>
        </w:rPr>
        <w:t>0</w:t>
      </w:r>
      <w:r w:rsidRPr="00903DBA">
        <w:rPr>
          <w:highlight w:val="white"/>
        </w:rPr>
        <w:t>];</w:t>
      </w:r>
    </w:p>
    <w:p w14:paraId="7305E545" w14:textId="77777777" w:rsidR="002F73EF" w:rsidRPr="00903DBA" w:rsidRDefault="002F73EF" w:rsidP="002F73EF">
      <w:pPr>
        <w:pStyle w:val="Code"/>
        <w:rPr>
          <w:highlight w:val="white"/>
        </w:rPr>
      </w:pPr>
      <w:r w:rsidRPr="00903DBA">
        <w:rPr>
          <w:highlight w:val="white"/>
        </w:rPr>
        <w:t xml:space="preserve">      toSymbol.Offset = m_totalExtraSize + parameterOffset;</w:t>
      </w:r>
    </w:p>
    <w:p w14:paraId="44398AD1" w14:textId="77777777" w:rsidR="002F73EF" w:rsidRPr="00903DBA" w:rsidRDefault="002F73EF" w:rsidP="002F73EF">
      <w:pPr>
        <w:pStyle w:val="Code"/>
        <w:rPr>
          <w:highlight w:val="white"/>
        </w:rPr>
      </w:pPr>
      <w:r w:rsidRPr="00903DBA">
        <w:rPr>
          <w:highlight w:val="white"/>
        </w:rPr>
        <w:t xml:space="preserve">      IntegralAssign(toSymbol, fromSymbol);</w:t>
      </w:r>
    </w:p>
    <w:p w14:paraId="6E8F4C6A" w14:textId="77777777" w:rsidR="002F73EF" w:rsidRPr="00903DBA" w:rsidRDefault="002F73EF" w:rsidP="002F73EF">
      <w:pPr>
        <w:pStyle w:val="Code"/>
        <w:rPr>
          <w:highlight w:val="white"/>
        </w:rPr>
      </w:pPr>
      <w:r w:rsidRPr="00903DBA">
        <w:rPr>
          <w:highlight w:val="white"/>
        </w:rPr>
        <w:t xml:space="preserve">    }</w:t>
      </w:r>
    </w:p>
    <w:p w14:paraId="0A736C35" w14:textId="70B5963B" w:rsidR="002F73EF" w:rsidRPr="00903DBA" w:rsidRDefault="002F73EF" w:rsidP="002F73EF">
      <w:pPr>
        <w:rPr>
          <w:highlight w:val="white"/>
        </w:rPr>
      </w:pPr>
      <w:r w:rsidRPr="00903DBA">
        <w:rPr>
          <w:highlight w:val="white"/>
        </w:rPr>
        <w:t xml:space="preserve">The </w:t>
      </w:r>
      <w:r w:rsidRPr="00903DBA">
        <w:rPr>
          <w:rStyle w:val="KeyWord0"/>
          <w:highlight w:val="white"/>
        </w:rPr>
        <w:t>IntegralAssign</w:t>
      </w:r>
      <w:r w:rsidRPr="00903DBA">
        <w:rPr>
          <w:highlight w:val="white"/>
        </w:rPr>
        <w:t xml:space="preserve"> method is called by </w:t>
      </w:r>
      <w:r w:rsidRPr="00903DBA">
        <w:rPr>
          <w:rStyle w:val="KeyWord0"/>
          <w:highlight w:val="white"/>
        </w:rPr>
        <w:t>IntegralAssign</w:t>
      </w:r>
      <w:r w:rsidR="003B525C">
        <w:rPr>
          <w:highlight w:val="white"/>
        </w:rPr>
        <w:t xml:space="preserve"> and</w:t>
      </w:r>
      <w:r w:rsidRPr="00903DBA">
        <w:rPr>
          <w:highlight w:val="white"/>
        </w:rPr>
        <w:t xml:space="preserve"> </w:t>
      </w:r>
      <w:r w:rsidRPr="00903DBA">
        <w:rPr>
          <w:rStyle w:val="KeyWord0"/>
          <w:highlight w:val="white"/>
        </w:rPr>
        <w:t>IntegralParameter</w:t>
      </w:r>
      <w:r w:rsidRPr="00903DBA">
        <w:rPr>
          <w:highlight w:val="white"/>
        </w:rPr>
        <w:t xml:space="preserve">. </w:t>
      </w:r>
    </w:p>
    <w:p w14:paraId="090ADDBC" w14:textId="77777777" w:rsidR="002F73EF" w:rsidRPr="00903DBA" w:rsidRDefault="002F73EF" w:rsidP="002F73EF">
      <w:pPr>
        <w:pStyle w:val="Code"/>
        <w:rPr>
          <w:highlight w:val="white"/>
        </w:rPr>
      </w:pPr>
      <w:r w:rsidRPr="00903DBA">
        <w:rPr>
          <w:highlight w:val="white"/>
        </w:rPr>
        <w:t xml:space="preserve">    public void IntegralAssign(Symbol resultSymbol, Symbol assignSymbol) {</w:t>
      </w:r>
    </w:p>
    <w:p w14:paraId="00E93CC8" w14:textId="77777777" w:rsidR="002F73EF" w:rsidRPr="00903DBA" w:rsidRDefault="002F73EF" w:rsidP="002F73EF">
      <w:pPr>
        <w:pStyle w:val="Code"/>
        <w:rPr>
          <w:highlight w:val="white"/>
        </w:rPr>
      </w:pPr>
      <w:r w:rsidRPr="00903DBA">
        <w:rPr>
          <w:highlight w:val="white"/>
        </w:rPr>
        <w:t xml:space="preserve">      Track resultTrack = null, assignTrack = null;</w:t>
      </w:r>
    </w:p>
    <w:p w14:paraId="0ECD8313" w14:textId="77777777" w:rsidR="002F73EF" w:rsidRPr="00903DBA" w:rsidRDefault="002F73EF" w:rsidP="002F73EF">
      <w:pPr>
        <w:pStyle w:val="Code"/>
        <w:rPr>
          <w:highlight w:val="white"/>
        </w:rPr>
      </w:pPr>
      <w:r w:rsidRPr="00903DBA">
        <w:rPr>
          <w:highlight w:val="white"/>
        </w:rPr>
        <w:t xml:space="preserve">      m_trackMap.TryGetValue(resultSymbol, out resultTrack);</w:t>
      </w:r>
    </w:p>
    <w:p w14:paraId="7D2A2F24" w14:textId="77777777" w:rsidR="002F73EF" w:rsidRPr="00903DBA" w:rsidRDefault="002F73EF" w:rsidP="002F73EF">
      <w:pPr>
        <w:pStyle w:val="Code"/>
        <w:rPr>
          <w:highlight w:val="white"/>
        </w:rPr>
      </w:pPr>
      <w:r w:rsidRPr="00903DBA">
        <w:rPr>
          <w:highlight w:val="white"/>
        </w:rPr>
        <w:t xml:space="preserve">      m_trackMap.TryGetValue(assignSymbol, out assignTrack);</w:t>
      </w:r>
    </w:p>
    <w:p w14:paraId="565F691B" w14:textId="77777777" w:rsidR="002F73EF" w:rsidRPr="00903DBA" w:rsidRDefault="002F73EF" w:rsidP="002F73EF">
      <w:pPr>
        <w:pStyle w:val="Code"/>
        <w:rPr>
          <w:highlight w:val="white"/>
        </w:rPr>
      </w:pPr>
      <w:r w:rsidRPr="00903DBA">
        <w:rPr>
          <w:highlight w:val="white"/>
        </w:rPr>
        <w:t xml:space="preserve">      int typeSize = assignSymbol.Type.SizeArray();</w:t>
      </w:r>
    </w:p>
    <w:p w14:paraId="25501E22" w14:textId="3CC0D2F5" w:rsidR="002F73EF" w:rsidRPr="00903DBA" w:rsidRDefault="002F73EF" w:rsidP="002F73EF">
      <w:pPr>
        <w:rPr>
          <w:highlight w:val="white"/>
        </w:rPr>
      </w:pPr>
      <w:r w:rsidRPr="00903DBA">
        <w:rPr>
          <w:highlight w:val="white"/>
        </w:rPr>
        <w:t>If the result symbol is temporary and its address symbol is null, we are facing the assignment of a conditional expression.</w:t>
      </w:r>
    </w:p>
    <w:p w14:paraId="1AC58397" w14:textId="77777777" w:rsidR="00546EB3" w:rsidRPr="00903DBA" w:rsidRDefault="00546EB3" w:rsidP="00546EB3">
      <w:pPr>
        <w:pStyle w:val="Code"/>
        <w:rPr>
          <w:highlight w:val="white"/>
        </w:rPr>
      </w:pPr>
      <w:r w:rsidRPr="00903DBA">
        <w:rPr>
          <w:highlight w:val="white"/>
        </w:rPr>
        <w:t xml:space="preserve">      if (resultSymbol.IsTemporary()) {</w:t>
      </w:r>
    </w:p>
    <w:p w14:paraId="2655FF30" w14:textId="77777777" w:rsidR="00546EB3" w:rsidRPr="00903DBA" w:rsidRDefault="00546EB3" w:rsidP="00546EB3">
      <w:pPr>
        <w:pStyle w:val="Code"/>
        <w:rPr>
          <w:highlight w:val="white"/>
        </w:rPr>
      </w:pPr>
      <w:r w:rsidRPr="00903DBA">
        <w:rPr>
          <w:highlight w:val="white"/>
        </w:rPr>
        <w:t xml:space="preserve">        Assert.ErrorXXX(assignTrack == null);</w:t>
      </w:r>
    </w:p>
    <w:p w14:paraId="4C2BAB47" w14:textId="77777777" w:rsidR="00546EB3" w:rsidRPr="00903DBA" w:rsidRDefault="00546EB3" w:rsidP="00546EB3">
      <w:pPr>
        <w:pStyle w:val="Code"/>
        <w:rPr>
          <w:highlight w:val="white"/>
        </w:rPr>
      </w:pPr>
    </w:p>
    <w:p w14:paraId="4256B0A3" w14:textId="77777777" w:rsidR="00546EB3" w:rsidRPr="00903DBA" w:rsidRDefault="00546EB3" w:rsidP="00546EB3">
      <w:pPr>
        <w:pStyle w:val="Code"/>
        <w:rPr>
          <w:highlight w:val="white"/>
        </w:rPr>
      </w:pPr>
      <w:r w:rsidRPr="00903DBA">
        <w:rPr>
          <w:highlight w:val="white"/>
        </w:rPr>
        <w:t xml:space="preserve">        if (resultTrack == null) {</w:t>
      </w:r>
    </w:p>
    <w:p w14:paraId="12C341FF" w14:textId="77777777" w:rsidR="00546EB3" w:rsidRPr="00903DBA" w:rsidRDefault="00546EB3" w:rsidP="00546EB3">
      <w:pPr>
        <w:pStyle w:val="Code"/>
        <w:rPr>
          <w:highlight w:val="white"/>
        </w:rPr>
      </w:pPr>
      <w:r w:rsidRPr="00903DBA">
        <w:rPr>
          <w:highlight w:val="white"/>
        </w:rPr>
        <w:t xml:space="preserve">          resultTrack = new Track(resultSymbol);</w:t>
      </w:r>
    </w:p>
    <w:p w14:paraId="67C792E0" w14:textId="77777777" w:rsidR="00546EB3" w:rsidRPr="00903DBA" w:rsidRDefault="00546EB3" w:rsidP="00546EB3">
      <w:pPr>
        <w:pStyle w:val="Code"/>
        <w:rPr>
          <w:highlight w:val="white"/>
        </w:rPr>
      </w:pPr>
      <w:r w:rsidRPr="00903DBA">
        <w:rPr>
          <w:highlight w:val="white"/>
        </w:rPr>
        <w:t xml:space="preserve">          m_trackMap.Add(resultSymbol, resultTrack);</w:t>
      </w:r>
    </w:p>
    <w:p w14:paraId="6E5A80E6" w14:textId="77777777" w:rsidR="00546EB3" w:rsidRPr="00903DBA" w:rsidRDefault="00546EB3" w:rsidP="00546EB3">
      <w:pPr>
        <w:pStyle w:val="Code"/>
        <w:rPr>
          <w:highlight w:val="white"/>
        </w:rPr>
      </w:pPr>
      <w:r w:rsidRPr="00903DBA">
        <w:rPr>
          <w:highlight w:val="white"/>
        </w:rPr>
        <w:t xml:space="preserve">        }</w:t>
      </w:r>
    </w:p>
    <w:p w14:paraId="01629591" w14:textId="7A3CC49A" w:rsidR="002F73EF" w:rsidRPr="00903DBA" w:rsidRDefault="002F73EF" w:rsidP="002F73EF">
      <w:pPr>
        <w:rPr>
          <w:highlight w:val="white"/>
        </w:rPr>
      </w:pPr>
      <w:r w:rsidRPr="00903DBA">
        <w:rPr>
          <w:highlight w:val="white"/>
        </w:rPr>
        <w:t xml:space="preserve">If the assignment symbol is stored in the track map, </w:t>
      </w:r>
      <w:r w:rsidR="007C0D04">
        <w:rPr>
          <w:highlight w:val="white"/>
        </w:rPr>
        <w:t>it</w:t>
      </w:r>
      <w:r w:rsidRPr="00903DBA">
        <w:rPr>
          <w:highlight w:val="white"/>
        </w:rPr>
        <w:t xml:space="preserve"> means that we assign the true expression of the conditional expression, we start by copying its track to the assignment track. Then we add the assignment track to the track map.</w:t>
      </w:r>
    </w:p>
    <w:p w14:paraId="10A7D3D9" w14:textId="6AE3E347" w:rsidR="002F73EF" w:rsidRPr="00903DBA" w:rsidRDefault="002F73EF" w:rsidP="002F73EF">
      <w:pPr>
        <w:rPr>
          <w:highlight w:val="white"/>
        </w:rPr>
      </w:pPr>
      <w:r w:rsidRPr="00903DBA">
        <w:rPr>
          <w:highlight w:val="white"/>
        </w:rPr>
        <w:t>If the assignment symbol is not stored in the track map, we assign the false expression of the conditional expression, we begin by creating a track for the result symbol.</w:t>
      </w:r>
    </w:p>
    <w:p w14:paraId="3E4540BA" w14:textId="77777777" w:rsidR="002F73EF" w:rsidRPr="00903DBA" w:rsidRDefault="002F73EF" w:rsidP="002F73EF">
      <w:pPr>
        <w:rPr>
          <w:highlight w:val="white"/>
        </w:rPr>
      </w:pPr>
      <w:r w:rsidRPr="00903DBA">
        <w:rPr>
          <w:highlight w:val="white"/>
        </w:rPr>
        <w:t>If the assign symbol is an integer value, we move it into the register.</w:t>
      </w:r>
    </w:p>
    <w:p w14:paraId="110009E2" w14:textId="77777777" w:rsidR="00546EB3" w:rsidRPr="00903DBA" w:rsidRDefault="00546EB3" w:rsidP="0082666A">
      <w:pPr>
        <w:pStyle w:val="Code"/>
        <w:rPr>
          <w:highlight w:val="white"/>
        </w:rPr>
      </w:pPr>
      <w:r w:rsidRPr="00903DBA">
        <w:rPr>
          <w:highlight w:val="white"/>
        </w:rPr>
        <w:t xml:space="preserve">        if (assignSymbol.Value is BigInteger) {</w:t>
      </w:r>
    </w:p>
    <w:p w14:paraId="4987EF4E" w14:textId="77777777" w:rsidR="00546EB3" w:rsidRPr="00903DBA" w:rsidRDefault="00546EB3" w:rsidP="0082666A">
      <w:pPr>
        <w:pStyle w:val="Code"/>
        <w:rPr>
          <w:highlight w:val="white"/>
        </w:rPr>
      </w:pPr>
      <w:r w:rsidRPr="00903DBA">
        <w:rPr>
          <w:highlight w:val="white"/>
        </w:rPr>
        <w:t xml:space="preserve">          AddAssemblyCode(AssemblyOperator.mov, resultTrack,</w:t>
      </w:r>
    </w:p>
    <w:p w14:paraId="7EF452C2" w14:textId="77777777" w:rsidR="00546EB3" w:rsidRPr="00903DBA" w:rsidRDefault="00546EB3" w:rsidP="0082666A">
      <w:pPr>
        <w:pStyle w:val="Code"/>
        <w:rPr>
          <w:highlight w:val="white"/>
        </w:rPr>
      </w:pPr>
      <w:r w:rsidRPr="00903DBA">
        <w:rPr>
          <w:highlight w:val="white"/>
        </w:rPr>
        <w:t xml:space="preserve">                          assignSymbol.Value);</w:t>
      </w:r>
    </w:p>
    <w:p w14:paraId="7E17CAFE" w14:textId="77777777" w:rsidR="00546EB3" w:rsidRPr="00903DBA" w:rsidRDefault="00546EB3" w:rsidP="0082666A">
      <w:pPr>
        <w:pStyle w:val="Code"/>
        <w:rPr>
          <w:highlight w:val="white"/>
        </w:rPr>
      </w:pPr>
      <w:r w:rsidRPr="00903DBA">
        <w:rPr>
          <w:highlight w:val="white"/>
        </w:rPr>
        <w:t xml:space="preserve">        }</w:t>
      </w:r>
    </w:p>
    <w:p w14:paraId="185F222F" w14:textId="12501CE8" w:rsidR="002F73EF" w:rsidRPr="00903DBA" w:rsidRDefault="002F73EF" w:rsidP="002F73EF">
      <w:pPr>
        <w:rPr>
          <w:highlight w:val="white"/>
        </w:rPr>
      </w:pPr>
      <w:r w:rsidRPr="00903DBA">
        <w:rPr>
          <w:highlight w:val="white"/>
        </w:rPr>
        <w:t xml:space="preserve">If the assign symbol is an array, function, string, or static address, we move its address rather than </w:t>
      </w:r>
      <w:r w:rsidR="0095571B">
        <w:rPr>
          <w:highlight w:val="white"/>
        </w:rPr>
        <w:t>its</w:t>
      </w:r>
      <w:r w:rsidRPr="00903DBA">
        <w:rPr>
          <w:highlight w:val="white"/>
        </w:rPr>
        <w:t xml:space="preserve"> value into the register.</w:t>
      </w:r>
    </w:p>
    <w:p w14:paraId="45313E7F" w14:textId="77777777" w:rsidR="00546EB3" w:rsidRPr="00903DBA" w:rsidRDefault="00546EB3" w:rsidP="00A25120">
      <w:pPr>
        <w:pStyle w:val="Code"/>
        <w:rPr>
          <w:highlight w:val="white"/>
        </w:rPr>
      </w:pPr>
      <w:r w:rsidRPr="00903DBA">
        <w:rPr>
          <w:highlight w:val="white"/>
        </w:rPr>
        <w:t xml:space="preserve">        else if (assignSymbol.Type.IsArrayFunctionOrString() ||</w:t>
      </w:r>
    </w:p>
    <w:p w14:paraId="0D375E17" w14:textId="77777777" w:rsidR="00546EB3" w:rsidRPr="00903DBA" w:rsidRDefault="00546EB3" w:rsidP="00A25120">
      <w:pPr>
        <w:pStyle w:val="Code"/>
        <w:rPr>
          <w:highlight w:val="white"/>
        </w:rPr>
      </w:pPr>
      <w:r w:rsidRPr="00903DBA">
        <w:rPr>
          <w:highlight w:val="white"/>
        </w:rPr>
        <w:t xml:space="preserve">                  (assignSymbol.Value is StaticAddress)) {</w:t>
      </w:r>
    </w:p>
    <w:p w14:paraId="20214491" w14:textId="77777777" w:rsidR="00546EB3" w:rsidRPr="00903DBA" w:rsidRDefault="00546EB3" w:rsidP="00A25120">
      <w:pPr>
        <w:pStyle w:val="Code"/>
        <w:rPr>
          <w:highlight w:val="white"/>
        </w:rPr>
      </w:pPr>
      <w:r w:rsidRPr="00903DBA">
        <w:rPr>
          <w:highlight w:val="white"/>
        </w:rPr>
        <w:t xml:space="preserve">          AddAssemblyCode(AssemblyOperator.mov, resultTrack,</w:t>
      </w:r>
    </w:p>
    <w:p w14:paraId="37502899" w14:textId="77777777" w:rsidR="00546EB3" w:rsidRPr="00903DBA" w:rsidRDefault="00546EB3" w:rsidP="00A25120">
      <w:pPr>
        <w:pStyle w:val="Code"/>
        <w:rPr>
          <w:highlight w:val="white"/>
        </w:rPr>
      </w:pPr>
      <w:r w:rsidRPr="00903DBA">
        <w:rPr>
          <w:highlight w:val="white"/>
        </w:rPr>
        <w:t xml:space="preserve">                          Base(assignSymbol));</w:t>
      </w:r>
    </w:p>
    <w:p w14:paraId="193238B8" w14:textId="77777777" w:rsidR="00546EB3" w:rsidRPr="00903DBA" w:rsidRDefault="00546EB3" w:rsidP="00A25120">
      <w:pPr>
        <w:pStyle w:val="Code"/>
        <w:rPr>
          <w:highlight w:val="white"/>
        </w:rPr>
      </w:pPr>
    </w:p>
    <w:p w14:paraId="36B6BB18" w14:textId="77777777" w:rsidR="00546EB3" w:rsidRPr="00903DBA" w:rsidRDefault="00546EB3" w:rsidP="00A25120">
      <w:pPr>
        <w:pStyle w:val="Code"/>
        <w:rPr>
          <w:highlight w:val="white"/>
        </w:rPr>
      </w:pPr>
      <w:r w:rsidRPr="00903DBA">
        <w:rPr>
          <w:highlight w:val="white"/>
        </w:rPr>
        <w:t xml:space="preserve">          int offset = Offset(assignSymbol);</w:t>
      </w:r>
    </w:p>
    <w:p w14:paraId="1B344FCD" w14:textId="77777777" w:rsidR="00546EB3" w:rsidRPr="00903DBA" w:rsidRDefault="00546EB3" w:rsidP="00A25120">
      <w:pPr>
        <w:pStyle w:val="Code"/>
        <w:rPr>
          <w:highlight w:val="white"/>
        </w:rPr>
      </w:pPr>
      <w:r w:rsidRPr="00903DBA">
        <w:rPr>
          <w:highlight w:val="white"/>
        </w:rPr>
        <w:t xml:space="preserve">          if (offset != 0) {</w:t>
      </w:r>
    </w:p>
    <w:p w14:paraId="40E63B46" w14:textId="77777777" w:rsidR="00546EB3" w:rsidRPr="00903DBA" w:rsidRDefault="00546EB3" w:rsidP="00A25120">
      <w:pPr>
        <w:pStyle w:val="Code"/>
        <w:rPr>
          <w:highlight w:val="white"/>
        </w:rPr>
      </w:pPr>
      <w:r w:rsidRPr="00903DBA">
        <w:rPr>
          <w:highlight w:val="white"/>
        </w:rPr>
        <w:t xml:space="preserve">            AddAssemblyCode(AssemblyOperator.add, resultTrack,</w:t>
      </w:r>
    </w:p>
    <w:p w14:paraId="5B7CB110" w14:textId="77777777" w:rsidR="00546EB3" w:rsidRPr="00903DBA" w:rsidRDefault="00546EB3" w:rsidP="00A25120">
      <w:pPr>
        <w:pStyle w:val="Code"/>
        <w:rPr>
          <w:highlight w:val="white"/>
        </w:rPr>
      </w:pPr>
      <w:r w:rsidRPr="00903DBA">
        <w:rPr>
          <w:highlight w:val="white"/>
        </w:rPr>
        <w:t xml:space="preserve">                            (BigInteger) offset);</w:t>
      </w:r>
    </w:p>
    <w:p w14:paraId="59A19B56" w14:textId="77777777" w:rsidR="00546EB3" w:rsidRPr="00903DBA" w:rsidRDefault="00546EB3" w:rsidP="00A25120">
      <w:pPr>
        <w:pStyle w:val="Code"/>
        <w:rPr>
          <w:highlight w:val="white"/>
        </w:rPr>
      </w:pPr>
      <w:r w:rsidRPr="00903DBA">
        <w:rPr>
          <w:highlight w:val="white"/>
        </w:rPr>
        <w:t xml:space="preserve">          }</w:t>
      </w:r>
    </w:p>
    <w:p w14:paraId="27D11AFE" w14:textId="77777777" w:rsidR="00546EB3" w:rsidRPr="00903DBA" w:rsidRDefault="00546EB3" w:rsidP="00A25120">
      <w:pPr>
        <w:pStyle w:val="Code"/>
        <w:rPr>
          <w:highlight w:val="white"/>
        </w:rPr>
      </w:pPr>
      <w:r w:rsidRPr="00903DBA">
        <w:rPr>
          <w:highlight w:val="white"/>
        </w:rPr>
        <w:t xml:space="preserve">        }</w:t>
      </w:r>
    </w:p>
    <w:p w14:paraId="21271222" w14:textId="77777777" w:rsidR="002F73EF" w:rsidRPr="00903DBA" w:rsidRDefault="002F73EF" w:rsidP="002F73EF">
      <w:pPr>
        <w:rPr>
          <w:highlight w:val="white"/>
        </w:rPr>
      </w:pPr>
      <w:r w:rsidRPr="00903DBA">
        <w:rPr>
          <w:highlight w:val="white"/>
        </w:rPr>
        <w:t>Otherwise, we move the value of the symbol into the register.</w:t>
      </w:r>
    </w:p>
    <w:p w14:paraId="414BEA2B" w14:textId="77777777" w:rsidR="00546EB3" w:rsidRPr="007D42C3" w:rsidRDefault="00546EB3" w:rsidP="007D42C3">
      <w:pPr>
        <w:pStyle w:val="Code"/>
        <w:rPr>
          <w:highlight w:val="white"/>
        </w:rPr>
      </w:pPr>
      <w:r w:rsidRPr="007D42C3">
        <w:rPr>
          <w:highlight w:val="white"/>
        </w:rPr>
        <w:t xml:space="preserve">        else {</w:t>
      </w:r>
    </w:p>
    <w:p w14:paraId="18635BA0" w14:textId="77777777" w:rsidR="00546EB3" w:rsidRPr="007D42C3" w:rsidRDefault="00546EB3" w:rsidP="007D42C3">
      <w:pPr>
        <w:pStyle w:val="Code"/>
        <w:rPr>
          <w:highlight w:val="white"/>
        </w:rPr>
      </w:pPr>
      <w:r w:rsidRPr="007D42C3">
        <w:rPr>
          <w:highlight w:val="white"/>
        </w:rPr>
        <w:t xml:space="preserve">          AddAssemblyCode(AssemblyOperator.mov, resultTrack,</w:t>
      </w:r>
    </w:p>
    <w:p w14:paraId="36BEC119" w14:textId="77777777" w:rsidR="00546EB3" w:rsidRPr="007D42C3" w:rsidRDefault="00546EB3" w:rsidP="007D42C3">
      <w:pPr>
        <w:pStyle w:val="Code"/>
        <w:rPr>
          <w:highlight w:val="white"/>
        </w:rPr>
      </w:pPr>
      <w:r w:rsidRPr="007D42C3">
        <w:rPr>
          <w:highlight w:val="white"/>
        </w:rPr>
        <w:t xml:space="preserve">                          Base(assignSymbol), Offset(assignSymbol));</w:t>
      </w:r>
    </w:p>
    <w:p w14:paraId="4F02A9DB" w14:textId="77777777" w:rsidR="00546EB3" w:rsidRPr="007D42C3" w:rsidRDefault="00546EB3" w:rsidP="007D42C3">
      <w:pPr>
        <w:pStyle w:val="Code"/>
        <w:rPr>
          <w:highlight w:val="white"/>
        </w:rPr>
      </w:pPr>
      <w:r w:rsidRPr="007D42C3">
        <w:rPr>
          <w:highlight w:val="white"/>
        </w:rPr>
        <w:lastRenderedPageBreak/>
        <w:t xml:space="preserve">        }</w:t>
      </w:r>
    </w:p>
    <w:p w14:paraId="343B253B" w14:textId="77777777" w:rsidR="00546EB3" w:rsidRPr="007D42C3" w:rsidRDefault="00546EB3" w:rsidP="007D42C3">
      <w:pPr>
        <w:pStyle w:val="Code"/>
        <w:rPr>
          <w:highlight w:val="white"/>
        </w:rPr>
      </w:pPr>
      <w:r w:rsidRPr="007D42C3">
        <w:rPr>
          <w:highlight w:val="white"/>
        </w:rPr>
        <w:t xml:space="preserve">      }</w:t>
      </w:r>
    </w:p>
    <w:p w14:paraId="7DC03A9C" w14:textId="77777777" w:rsidR="007D42C3" w:rsidRPr="007D42C3" w:rsidRDefault="007D42C3" w:rsidP="007D42C3">
      <w:pPr>
        <w:pStyle w:val="Code"/>
        <w:rPr>
          <w:highlight w:val="white"/>
        </w:rPr>
      </w:pPr>
      <w:r w:rsidRPr="007D42C3">
        <w:rPr>
          <w:highlight w:val="white"/>
        </w:rPr>
        <w:t xml:space="preserve">      else {</w:t>
      </w:r>
    </w:p>
    <w:p w14:paraId="529571D3" w14:textId="77777777" w:rsidR="007D42C3" w:rsidRPr="007D42C3" w:rsidRDefault="007D42C3" w:rsidP="007D42C3">
      <w:pPr>
        <w:pStyle w:val="Code"/>
        <w:rPr>
          <w:highlight w:val="white"/>
        </w:rPr>
      </w:pPr>
      <w:r w:rsidRPr="007D42C3">
        <w:rPr>
          <w:highlight w:val="white"/>
        </w:rPr>
        <w:t xml:space="preserve">        if (assignTrack != null) {</w:t>
      </w:r>
    </w:p>
    <w:p w14:paraId="4A3C8EEF" w14:textId="77777777" w:rsidR="007D42C3" w:rsidRPr="007D42C3" w:rsidRDefault="007D42C3" w:rsidP="007D42C3">
      <w:pPr>
        <w:pStyle w:val="Code"/>
        <w:rPr>
          <w:highlight w:val="white"/>
        </w:rPr>
      </w:pPr>
      <w:r w:rsidRPr="007D42C3">
        <w:rPr>
          <w:highlight w:val="white"/>
        </w:rPr>
        <w:t xml:space="preserve">          AddAssemblyCode(AssemblyOperator.mov, Base(resultSymbol),</w:t>
      </w:r>
    </w:p>
    <w:p w14:paraId="10443427" w14:textId="77777777" w:rsidR="007D42C3" w:rsidRPr="007D42C3" w:rsidRDefault="007D42C3" w:rsidP="007D42C3">
      <w:pPr>
        <w:pStyle w:val="Code"/>
        <w:rPr>
          <w:highlight w:val="white"/>
        </w:rPr>
      </w:pPr>
      <w:r w:rsidRPr="007D42C3">
        <w:rPr>
          <w:highlight w:val="white"/>
        </w:rPr>
        <w:t xml:space="preserve">                          Offset(resultSymbol), assignTrack);</w:t>
      </w:r>
    </w:p>
    <w:p w14:paraId="23918107" w14:textId="77777777" w:rsidR="007D42C3" w:rsidRPr="007D42C3" w:rsidRDefault="007D42C3" w:rsidP="007D42C3">
      <w:pPr>
        <w:pStyle w:val="Code"/>
        <w:rPr>
          <w:highlight w:val="white"/>
        </w:rPr>
      </w:pPr>
      <w:r w:rsidRPr="007D42C3">
        <w:rPr>
          <w:highlight w:val="white"/>
        </w:rPr>
        <w:t xml:space="preserve">          m_trackMap.Remove(assignSymbol);</w:t>
      </w:r>
    </w:p>
    <w:p w14:paraId="200FC09D" w14:textId="77777777" w:rsidR="007D42C3" w:rsidRPr="007D42C3" w:rsidRDefault="007D42C3" w:rsidP="007D42C3">
      <w:pPr>
        <w:pStyle w:val="Code"/>
        <w:rPr>
          <w:highlight w:val="white"/>
        </w:rPr>
      </w:pPr>
      <w:r w:rsidRPr="007D42C3">
        <w:rPr>
          <w:highlight w:val="white"/>
        </w:rPr>
        <w:t xml:space="preserve">        }</w:t>
      </w:r>
    </w:p>
    <w:p w14:paraId="175CFD10" w14:textId="77777777" w:rsidR="007D42C3" w:rsidRPr="007D42C3" w:rsidRDefault="007D42C3" w:rsidP="007D42C3">
      <w:pPr>
        <w:pStyle w:val="Code"/>
        <w:rPr>
          <w:highlight w:val="white"/>
        </w:rPr>
      </w:pPr>
      <w:r w:rsidRPr="007D42C3">
        <w:rPr>
          <w:highlight w:val="white"/>
        </w:rPr>
        <w:t xml:space="preserve">        else if (assignSymbol.Value is BigInteger) {</w:t>
      </w:r>
    </w:p>
    <w:p w14:paraId="656500DD" w14:textId="77777777" w:rsidR="007D42C3" w:rsidRPr="007D42C3" w:rsidRDefault="007D42C3" w:rsidP="007D42C3">
      <w:pPr>
        <w:pStyle w:val="Code"/>
        <w:rPr>
          <w:highlight w:val="white"/>
        </w:rPr>
      </w:pPr>
      <w:r w:rsidRPr="007D42C3">
        <w:rPr>
          <w:highlight w:val="white"/>
        </w:rPr>
        <w:t xml:space="preserve">          BigInteger bigValue = (BigInteger) assignSymbol.Value;</w:t>
      </w:r>
    </w:p>
    <w:p w14:paraId="6EDF0502" w14:textId="77777777" w:rsidR="007D42C3" w:rsidRPr="007D42C3" w:rsidRDefault="007D42C3" w:rsidP="007D42C3">
      <w:pPr>
        <w:pStyle w:val="Code"/>
        <w:rPr>
          <w:highlight w:val="white"/>
        </w:rPr>
      </w:pPr>
      <w:r w:rsidRPr="007D42C3">
        <w:rPr>
          <w:highlight w:val="white"/>
        </w:rPr>
        <w:t xml:space="preserve">          if (Start.Linux &amp;&amp;</w:t>
      </w:r>
    </w:p>
    <w:p w14:paraId="7CD01F0D" w14:textId="77777777" w:rsidR="007D42C3" w:rsidRPr="007D42C3" w:rsidRDefault="007D42C3" w:rsidP="007D42C3">
      <w:pPr>
        <w:pStyle w:val="Code"/>
        <w:rPr>
          <w:highlight w:val="white"/>
        </w:rPr>
      </w:pPr>
      <w:r w:rsidRPr="007D42C3">
        <w:rPr>
          <w:highlight w:val="white"/>
        </w:rPr>
        <w:t xml:space="preserve">              !((-2147483648 &lt;= bigValue) &amp;&amp; (bigValue &lt;= 2147483647))) {</w:t>
      </w:r>
    </w:p>
    <w:p w14:paraId="57442357" w14:textId="77777777" w:rsidR="007D42C3" w:rsidRPr="007D42C3" w:rsidRDefault="007D42C3" w:rsidP="007D42C3">
      <w:pPr>
        <w:pStyle w:val="Code"/>
        <w:rPr>
          <w:highlight w:val="white"/>
        </w:rPr>
      </w:pPr>
      <w:r w:rsidRPr="007D42C3">
        <w:rPr>
          <w:highlight w:val="white"/>
        </w:rPr>
        <w:t xml:space="preserve">            assignTrack = new Track(assignSymbol);</w:t>
      </w:r>
    </w:p>
    <w:p w14:paraId="39C2D32A" w14:textId="77777777" w:rsidR="007D42C3" w:rsidRPr="007D42C3" w:rsidRDefault="007D42C3" w:rsidP="007D42C3">
      <w:pPr>
        <w:pStyle w:val="Code"/>
        <w:rPr>
          <w:highlight w:val="white"/>
        </w:rPr>
      </w:pPr>
      <w:r w:rsidRPr="007D42C3">
        <w:rPr>
          <w:highlight w:val="white"/>
        </w:rPr>
        <w:t xml:space="preserve">            AddAssemblyCode(AssemblyOperator.mov, assignTrack,</w:t>
      </w:r>
    </w:p>
    <w:p w14:paraId="6C0CB6EA" w14:textId="648F8848" w:rsidR="007D42C3" w:rsidRPr="007D42C3" w:rsidRDefault="007D42C3" w:rsidP="007D42C3">
      <w:pPr>
        <w:pStyle w:val="Code"/>
        <w:rPr>
          <w:highlight w:val="white"/>
        </w:rPr>
      </w:pPr>
      <w:r w:rsidRPr="007D42C3">
        <w:rPr>
          <w:highlight w:val="white"/>
        </w:rPr>
        <w:t xml:space="preserve">                            assignSymbol.Value);</w:t>
      </w:r>
    </w:p>
    <w:p w14:paraId="3ED227F1" w14:textId="77777777" w:rsidR="007D42C3" w:rsidRPr="007D42C3" w:rsidRDefault="007D42C3" w:rsidP="007D42C3">
      <w:pPr>
        <w:pStyle w:val="Code"/>
        <w:rPr>
          <w:highlight w:val="white"/>
        </w:rPr>
      </w:pPr>
      <w:r w:rsidRPr="007D42C3">
        <w:rPr>
          <w:highlight w:val="white"/>
        </w:rPr>
        <w:t xml:space="preserve">            AddAssemblyCode(AssemblyOperator.mov, Base(resultSymbol),</w:t>
      </w:r>
    </w:p>
    <w:p w14:paraId="1F5328FC" w14:textId="77777777" w:rsidR="007D42C3" w:rsidRPr="007D42C3" w:rsidRDefault="007D42C3" w:rsidP="007D42C3">
      <w:pPr>
        <w:pStyle w:val="Code"/>
        <w:rPr>
          <w:highlight w:val="white"/>
        </w:rPr>
      </w:pPr>
      <w:r w:rsidRPr="007D42C3">
        <w:rPr>
          <w:highlight w:val="white"/>
        </w:rPr>
        <w:t xml:space="preserve">                            Offset(resultSymbol), assignTrack);</w:t>
      </w:r>
    </w:p>
    <w:p w14:paraId="54581C9E" w14:textId="77777777" w:rsidR="007D42C3" w:rsidRPr="007D42C3" w:rsidRDefault="007D42C3" w:rsidP="007D42C3">
      <w:pPr>
        <w:pStyle w:val="Code"/>
        <w:rPr>
          <w:highlight w:val="white"/>
        </w:rPr>
      </w:pPr>
      <w:r w:rsidRPr="007D42C3">
        <w:rPr>
          <w:highlight w:val="white"/>
        </w:rPr>
        <w:t xml:space="preserve">          }</w:t>
      </w:r>
    </w:p>
    <w:p w14:paraId="534EC7C4" w14:textId="77777777" w:rsidR="007D42C3" w:rsidRPr="007D42C3" w:rsidRDefault="007D42C3" w:rsidP="007D42C3">
      <w:pPr>
        <w:pStyle w:val="Code"/>
        <w:rPr>
          <w:highlight w:val="white"/>
        </w:rPr>
      </w:pPr>
      <w:r w:rsidRPr="007D42C3">
        <w:rPr>
          <w:highlight w:val="white"/>
        </w:rPr>
        <w:t xml:space="preserve">          else {</w:t>
      </w:r>
    </w:p>
    <w:p w14:paraId="10529966" w14:textId="77777777" w:rsidR="007D42C3" w:rsidRPr="007D42C3" w:rsidRDefault="007D42C3" w:rsidP="007D42C3">
      <w:pPr>
        <w:pStyle w:val="Code"/>
        <w:rPr>
          <w:highlight w:val="white"/>
        </w:rPr>
      </w:pPr>
      <w:r w:rsidRPr="007D42C3">
        <w:rPr>
          <w:highlight w:val="white"/>
        </w:rPr>
        <w:t xml:space="preserve">            AddAssemblyCode(AssemblyOperator.mov, Base(resultSymbol),</w:t>
      </w:r>
    </w:p>
    <w:p w14:paraId="5C901F37" w14:textId="77777777" w:rsidR="007D42C3" w:rsidRPr="007D42C3" w:rsidRDefault="007D42C3" w:rsidP="007D42C3">
      <w:pPr>
        <w:pStyle w:val="Code"/>
        <w:rPr>
          <w:highlight w:val="white"/>
        </w:rPr>
      </w:pPr>
      <w:r w:rsidRPr="007D42C3">
        <w:rPr>
          <w:highlight w:val="white"/>
        </w:rPr>
        <w:t xml:space="preserve">                            Offset(resultSymbol), assignSymbol.Value,</w:t>
      </w:r>
    </w:p>
    <w:p w14:paraId="4BD3A6CF" w14:textId="1EF32B1E" w:rsidR="007D42C3" w:rsidRPr="007D42C3" w:rsidRDefault="007D42C3" w:rsidP="007D42C3">
      <w:pPr>
        <w:pStyle w:val="Code"/>
        <w:rPr>
          <w:highlight w:val="white"/>
        </w:rPr>
      </w:pPr>
      <w:r w:rsidRPr="007D42C3">
        <w:rPr>
          <w:highlight w:val="white"/>
        </w:rPr>
        <w:t xml:space="preserve">                            typeSize);</w:t>
      </w:r>
    </w:p>
    <w:p w14:paraId="11B33B5A" w14:textId="77777777" w:rsidR="007D42C3" w:rsidRPr="007D42C3" w:rsidRDefault="007D42C3" w:rsidP="007D42C3">
      <w:pPr>
        <w:pStyle w:val="Code"/>
        <w:rPr>
          <w:highlight w:val="white"/>
        </w:rPr>
      </w:pPr>
      <w:r w:rsidRPr="007D42C3">
        <w:rPr>
          <w:highlight w:val="white"/>
        </w:rPr>
        <w:t xml:space="preserve">          }</w:t>
      </w:r>
    </w:p>
    <w:p w14:paraId="23F8B19B" w14:textId="77777777" w:rsidR="007D42C3" w:rsidRPr="007D42C3" w:rsidRDefault="007D42C3" w:rsidP="007D42C3">
      <w:pPr>
        <w:pStyle w:val="Code"/>
        <w:rPr>
          <w:highlight w:val="white"/>
        </w:rPr>
      </w:pPr>
      <w:r w:rsidRPr="007D42C3">
        <w:rPr>
          <w:highlight w:val="white"/>
        </w:rPr>
        <w:t xml:space="preserve">        }</w:t>
      </w:r>
    </w:p>
    <w:p w14:paraId="16C24CD8" w14:textId="77777777" w:rsidR="007D42C3" w:rsidRPr="007D42C3" w:rsidRDefault="007D42C3" w:rsidP="007D42C3">
      <w:pPr>
        <w:pStyle w:val="Code"/>
        <w:rPr>
          <w:highlight w:val="white"/>
        </w:rPr>
      </w:pPr>
      <w:r w:rsidRPr="007D42C3">
        <w:rPr>
          <w:highlight w:val="white"/>
        </w:rPr>
        <w:t xml:space="preserve">        else if (assignSymbol.Type.IsArrayFunctionOrString() ||</w:t>
      </w:r>
    </w:p>
    <w:p w14:paraId="370AC386" w14:textId="77777777" w:rsidR="007D42C3" w:rsidRPr="007D42C3" w:rsidRDefault="007D42C3" w:rsidP="007D42C3">
      <w:pPr>
        <w:pStyle w:val="Code"/>
        <w:rPr>
          <w:highlight w:val="white"/>
        </w:rPr>
      </w:pPr>
      <w:r w:rsidRPr="007D42C3">
        <w:rPr>
          <w:highlight w:val="white"/>
        </w:rPr>
        <w:t xml:space="preserve">                 (assignSymbol.Value is StaticAddress)) {</w:t>
      </w:r>
    </w:p>
    <w:p w14:paraId="32FBC957" w14:textId="77777777" w:rsidR="007D42C3" w:rsidRPr="007D42C3" w:rsidRDefault="007D42C3" w:rsidP="007D42C3">
      <w:pPr>
        <w:pStyle w:val="Code"/>
        <w:rPr>
          <w:highlight w:val="white"/>
        </w:rPr>
      </w:pPr>
      <w:r w:rsidRPr="007D42C3">
        <w:rPr>
          <w:highlight w:val="white"/>
        </w:rPr>
        <w:t xml:space="preserve">          if (assignSymbol.AddressSymbol != null) {</w:t>
      </w:r>
    </w:p>
    <w:p w14:paraId="662D24A6" w14:textId="77777777" w:rsidR="007D42C3" w:rsidRPr="007D42C3" w:rsidRDefault="007D42C3" w:rsidP="007D42C3">
      <w:pPr>
        <w:pStyle w:val="Code"/>
        <w:rPr>
          <w:highlight w:val="white"/>
        </w:rPr>
      </w:pPr>
      <w:r w:rsidRPr="007D42C3">
        <w:rPr>
          <w:highlight w:val="white"/>
        </w:rPr>
        <w:t xml:space="preserve">            Track addressTrack =</w:t>
      </w:r>
    </w:p>
    <w:p w14:paraId="0067EA66" w14:textId="781C57A7" w:rsidR="007D42C3" w:rsidRPr="007D42C3" w:rsidRDefault="007D42C3" w:rsidP="007D42C3">
      <w:pPr>
        <w:pStyle w:val="Code"/>
        <w:rPr>
          <w:highlight w:val="white"/>
        </w:rPr>
      </w:pPr>
      <w:r w:rsidRPr="007D42C3">
        <w:rPr>
          <w:highlight w:val="white"/>
        </w:rPr>
        <w:t xml:space="preserve">              LoadValueToRegister(assignSymbol.AddressSymbol);</w:t>
      </w:r>
    </w:p>
    <w:p w14:paraId="2D97EBBA" w14:textId="77777777" w:rsidR="007D42C3" w:rsidRPr="007D42C3" w:rsidRDefault="007D42C3" w:rsidP="007D42C3">
      <w:pPr>
        <w:pStyle w:val="Code"/>
        <w:rPr>
          <w:highlight w:val="white"/>
        </w:rPr>
      </w:pPr>
      <w:r w:rsidRPr="007D42C3">
        <w:rPr>
          <w:highlight w:val="white"/>
        </w:rPr>
        <w:t xml:space="preserve">            addressTrack.Pointer = true;</w:t>
      </w:r>
    </w:p>
    <w:p w14:paraId="383AF98B" w14:textId="77777777" w:rsidR="007D42C3" w:rsidRPr="007D42C3" w:rsidRDefault="007D42C3" w:rsidP="007D42C3">
      <w:pPr>
        <w:pStyle w:val="Code"/>
        <w:rPr>
          <w:highlight w:val="white"/>
        </w:rPr>
      </w:pPr>
      <w:r w:rsidRPr="007D42C3">
        <w:rPr>
          <w:highlight w:val="white"/>
        </w:rPr>
        <w:t xml:space="preserve">            AddAssemblyCode(AssemblyOperator.mov, Base(resultSymbol),</w:t>
      </w:r>
    </w:p>
    <w:p w14:paraId="4984097C" w14:textId="77777777" w:rsidR="007D42C3" w:rsidRPr="007D42C3" w:rsidRDefault="007D42C3" w:rsidP="007D42C3">
      <w:pPr>
        <w:pStyle w:val="Code"/>
        <w:rPr>
          <w:highlight w:val="white"/>
        </w:rPr>
      </w:pPr>
      <w:r w:rsidRPr="007D42C3">
        <w:rPr>
          <w:highlight w:val="white"/>
        </w:rPr>
        <w:t xml:space="preserve">                            Offset(resultSymbol), addressTrack);</w:t>
      </w:r>
    </w:p>
    <w:p w14:paraId="696CB887" w14:textId="77777777" w:rsidR="007D42C3" w:rsidRPr="007D42C3" w:rsidRDefault="007D42C3" w:rsidP="007D42C3">
      <w:pPr>
        <w:pStyle w:val="Code"/>
        <w:rPr>
          <w:highlight w:val="white"/>
        </w:rPr>
      </w:pPr>
    </w:p>
    <w:p w14:paraId="0AF0151F" w14:textId="77777777" w:rsidR="007D42C3" w:rsidRPr="007D42C3" w:rsidRDefault="007D42C3" w:rsidP="007D42C3">
      <w:pPr>
        <w:pStyle w:val="Code"/>
        <w:rPr>
          <w:highlight w:val="white"/>
        </w:rPr>
      </w:pPr>
      <w:r w:rsidRPr="007D42C3">
        <w:rPr>
          <w:highlight w:val="white"/>
        </w:rPr>
        <w:t xml:space="preserve">            if (assignSymbol.AddressOffset != 0) {</w:t>
      </w:r>
    </w:p>
    <w:p w14:paraId="37670654" w14:textId="77777777" w:rsidR="007D42C3" w:rsidRPr="007D42C3" w:rsidRDefault="007D42C3" w:rsidP="007D42C3">
      <w:pPr>
        <w:pStyle w:val="Code"/>
        <w:rPr>
          <w:highlight w:val="white"/>
        </w:rPr>
      </w:pPr>
      <w:r w:rsidRPr="007D42C3">
        <w:rPr>
          <w:highlight w:val="white"/>
        </w:rPr>
        <w:t xml:space="preserve">              AddAssemblyCode(AssemblyOperator.add, Base(resultSymbol),</w:t>
      </w:r>
    </w:p>
    <w:p w14:paraId="4140CF9E" w14:textId="77777777" w:rsidR="007D42C3" w:rsidRPr="007D42C3" w:rsidRDefault="007D42C3" w:rsidP="007D42C3">
      <w:pPr>
        <w:pStyle w:val="Code"/>
        <w:rPr>
          <w:highlight w:val="white"/>
        </w:rPr>
      </w:pPr>
      <w:r w:rsidRPr="007D42C3">
        <w:rPr>
          <w:highlight w:val="white"/>
        </w:rPr>
        <w:t xml:space="preserve">                              Offset(resultSymbol), (BigInteger)</w:t>
      </w:r>
    </w:p>
    <w:p w14:paraId="3F47A8E6" w14:textId="1592D98C" w:rsidR="007D42C3" w:rsidRPr="007D42C3" w:rsidRDefault="007D42C3" w:rsidP="007D42C3">
      <w:pPr>
        <w:pStyle w:val="Code"/>
        <w:rPr>
          <w:highlight w:val="white"/>
        </w:rPr>
      </w:pPr>
      <w:r w:rsidRPr="007D42C3">
        <w:rPr>
          <w:highlight w:val="white"/>
        </w:rPr>
        <w:t xml:space="preserve">                              assignSymbol.AddressOffset, typeSize);</w:t>
      </w:r>
    </w:p>
    <w:p w14:paraId="3B27665B" w14:textId="77777777" w:rsidR="007D42C3" w:rsidRPr="007D42C3" w:rsidRDefault="007D42C3" w:rsidP="007D42C3">
      <w:pPr>
        <w:pStyle w:val="Code"/>
        <w:rPr>
          <w:highlight w:val="white"/>
        </w:rPr>
      </w:pPr>
      <w:r w:rsidRPr="007D42C3">
        <w:rPr>
          <w:highlight w:val="white"/>
        </w:rPr>
        <w:t xml:space="preserve">            }</w:t>
      </w:r>
    </w:p>
    <w:p w14:paraId="718E92FD" w14:textId="77777777" w:rsidR="007D42C3" w:rsidRPr="007D42C3" w:rsidRDefault="007D42C3" w:rsidP="007D42C3">
      <w:pPr>
        <w:pStyle w:val="Code"/>
        <w:rPr>
          <w:highlight w:val="white"/>
        </w:rPr>
      </w:pPr>
      <w:r w:rsidRPr="007D42C3">
        <w:rPr>
          <w:highlight w:val="white"/>
        </w:rPr>
        <w:t xml:space="preserve">          }</w:t>
      </w:r>
    </w:p>
    <w:p w14:paraId="05A9DD43" w14:textId="77777777" w:rsidR="007D42C3" w:rsidRPr="007D42C3" w:rsidRDefault="007D42C3" w:rsidP="007D42C3">
      <w:pPr>
        <w:pStyle w:val="Code"/>
        <w:rPr>
          <w:highlight w:val="white"/>
        </w:rPr>
      </w:pPr>
      <w:r w:rsidRPr="007D42C3">
        <w:rPr>
          <w:highlight w:val="white"/>
        </w:rPr>
        <w:t xml:space="preserve">          else {</w:t>
      </w:r>
    </w:p>
    <w:p w14:paraId="609A15CD" w14:textId="77777777" w:rsidR="007D42C3" w:rsidRPr="007D42C3" w:rsidRDefault="007D42C3" w:rsidP="007D42C3">
      <w:pPr>
        <w:pStyle w:val="Code"/>
        <w:rPr>
          <w:highlight w:val="white"/>
        </w:rPr>
      </w:pPr>
      <w:r w:rsidRPr="007D42C3">
        <w:rPr>
          <w:highlight w:val="white"/>
        </w:rPr>
        <w:t xml:space="preserve">            AddAssemblyCode(AssemblyOperator.mov, Base(resultSymbol),</w:t>
      </w:r>
    </w:p>
    <w:p w14:paraId="124337BC" w14:textId="77777777" w:rsidR="007D42C3" w:rsidRPr="007D42C3" w:rsidRDefault="007D42C3" w:rsidP="007D42C3">
      <w:pPr>
        <w:pStyle w:val="Code"/>
        <w:rPr>
          <w:highlight w:val="white"/>
        </w:rPr>
      </w:pPr>
      <w:r w:rsidRPr="007D42C3">
        <w:rPr>
          <w:highlight w:val="white"/>
        </w:rPr>
        <w:t xml:space="preserve">                            Offset(resultSymbol), Base(assignSymbol),</w:t>
      </w:r>
    </w:p>
    <w:p w14:paraId="37BDEE1B" w14:textId="77777777" w:rsidR="007D42C3" w:rsidRPr="007D42C3" w:rsidRDefault="007D42C3" w:rsidP="007D42C3">
      <w:pPr>
        <w:pStyle w:val="Code"/>
        <w:rPr>
          <w:highlight w:val="white"/>
        </w:rPr>
      </w:pPr>
      <w:r w:rsidRPr="007D42C3">
        <w:rPr>
          <w:highlight w:val="white"/>
        </w:rPr>
        <w:t xml:space="preserve">                            TypeSize.PointerSize);</w:t>
      </w:r>
    </w:p>
    <w:p w14:paraId="0C644E3D" w14:textId="77777777" w:rsidR="007D42C3" w:rsidRPr="007D42C3" w:rsidRDefault="007D42C3" w:rsidP="007D42C3">
      <w:pPr>
        <w:pStyle w:val="Code"/>
        <w:rPr>
          <w:highlight w:val="white"/>
        </w:rPr>
      </w:pPr>
    </w:p>
    <w:p w14:paraId="7F1A381F" w14:textId="77777777" w:rsidR="007D42C3" w:rsidRPr="007D42C3" w:rsidRDefault="007D42C3" w:rsidP="007D42C3">
      <w:pPr>
        <w:pStyle w:val="Code"/>
        <w:rPr>
          <w:highlight w:val="white"/>
        </w:rPr>
      </w:pPr>
      <w:r w:rsidRPr="007D42C3">
        <w:rPr>
          <w:highlight w:val="white"/>
        </w:rPr>
        <w:t xml:space="preserve">            int assignOffset = Offset(assignSymbol);</w:t>
      </w:r>
    </w:p>
    <w:p w14:paraId="2BE805C8" w14:textId="77777777" w:rsidR="007D42C3" w:rsidRPr="007D42C3" w:rsidRDefault="007D42C3" w:rsidP="007D42C3">
      <w:pPr>
        <w:pStyle w:val="Code"/>
        <w:rPr>
          <w:highlight w:val="white"/>
        </w:rPr>
      </w:pPr>
      <w:r w:rsidRPr="007D42C3">
        <w:rPr>
          <w:highlight w:val="white"/>
        </w:rPr>
        <w:t xml:space="preserve">            if (assignOffset != 0) {</w:t>
      </w:r>
    </w:p>
    <w:p w14:paraId="7F32A1B2" w14:textId="77777777" w:rsidR="007D42C3" w:rsidRPr="007D42C3" w:rsidRDefault="007D42C3" w:rsidP="007D42C3">
      <w:pPr>
        <w:pStyle w:val="Code"/>
        <w:rPr>
          <w:highlight w:val="white"/>
        </w:rPr>
      </w:pPr>
      <w:r w:rsidRPr="007D42C3">
        <w:rPr>
          <w:highlight w:val="white"/>
        </w:rPr>
        <w:t xml:space="preserve">              AddAssemblyCode(AssemblyOperator.add, Base(resultSymbol),</w:t>
      </w:r>
    </w:p>
    <w:p w14:paraId="547213E9" w14:textId="77777777" w:rsidR="007D42C3" w:rsidRPr="007D42C3" w:rsidRDefault="007D42C3" w:rsidP="007D42C3">
      <w:pPr>
        <w:pStyle w:val="Code"/>
        <w:rPr>
          <w:highlight w:val="white"/>
        </w:rPr>
      </w:pPr>
      <w:r w:rsidRPr="007D42C3">
        <w:rPr>
          <w:highlight w:val="white"/>
        </w:rPr>
        <w:t xml:space="preserve">                              Offset(resultSymbol), (BigInteger) assignOffset,</w:t>
      </w:r>
    </w:p>
    <w:p w14:paraId="3772C15D" w14:textId="77777777" w:rsidR="007D42C3" w:rsidRPr="007D42C3" w:rsidRDefault="007D42C3" w:rsidP="007D42C3">
      <w:pPr>
        <w:pStyle w:val="Code"/>
        <w:rPr>
          <w:highlight w:val="white"/>
        </w:rPr>
      </w:pPr>
      <w:r w:rsidRPr="007D42C3">
        <w:rPr>
          <w:highlight w:val="white"/>
        </w:rPr>
        <w:t xml:space="preserve">                              typeSize);</w:t>
      </w:r>
    </w:p>
    <w:p w14:paraId="4870DFF5" w14:textId="77777777" w:rsidR="007D42C3" w:rsidRPr="007D42C3" w:rsidRDefault="007D42C3" w:rsidP="007D42C3">
      <w:pPr>
        <w:pStyle w:val="Code"/>
        <w:rPr>
          <w:highlight w:val="white"/>
        </w:rPr>
      </w:pPr>
      <w:r w:rsidRPr="007D42C3">
        <w:rPr>
          <w:highlight w:val="white"/>
        </w:rPr>
        <w:t xml:space="preserve">            }</w:t>
      </w:r>
    </w:p>
    <w:p w14:paraId="2D4C854F" w14:textId="77777777" w:rsidR="007D42C3" w:rsidRPr="007D42C3" w:rsidRDefault="007D42C3" w:rsidP="007D42C3">
      <w:pPr>
        <w:pStyle w:val="Code"/>
        <w:rPr>
          <w:highlight w:val="white"/>
        </w:rPr>
      </w:pPr>
      <w:r w:rsidRPr="007D42C3">
        <w:rPr>
          <w:highlight w:val="white"/>
        </w:rPr>
        <w:t xml:space="preserve">          }</w:t>
      </w:r>
    </w:p>
    <w:p w14:paraId="6BA2F03A" w14:textId="77777777" w:rsidR="007D42C3" w:rsidRPr="007D42C3" w:rsidRDefault="007D42C3" w:rsidP="007D42C3">
      <w:pPr>
        <w:pStyle w:val="Code"/>
        <w:rPr>
          <w:highlight w:val="white"/>
        </w:rPr>
      </w:pPr>
      <w:r w:rsidRPr="007D42C3">
        <w:rPr>
          <w:highlight w:val="white"/>
        </w:rPr>
        <w:t xml:space="preserve">        }</w:t>
      </w:r>
    </w:p>
    <w:p w14:paraId="0938D006" w14:textId="77777777" w:rsidR="007D42C3" w:rsidRPr="007D42C3" w:rsidRDefault="007D42C3" w:rsidP="007D42C3">
      <w:pPr>
        <w:pStyle w:val="Code"/>
        <w:rPr>
          <w:highlight w:val="white"/>
        </w:rPr>
      </w:pPr>
      <w:r w:rsidRPr="007D42C3">
        <w:rPr>
          <w:highlight w:val="white"/>
        </w:rPr>
        <w:t xml:space="preserve">        else {</w:t>
      </w:r>
    </w:p>
    <w:p w14:paraId="63912DD9" w14:textId="77777777" w:rsidR="007D42C3" w:rsidRPr="007D42C3" w:rsidRDefault="007D42C3" w:rsidP="007D42C3">
      <w:pPr>
        <w:pStyle w:val="Code"/>
        <w:rPr>
          <w:highlight w:val="white"/>
        </w:rPr>
      </w:pPr>
      <w:r w:rsidRPr="007D42C3">
        <w:rPr>
          <w:highlight w:val="white"/>
        </w:rPr>
        <w:t xml:space="preserve">          assignTrack = LoadValueToRegister(assignSymbol);</w:t>
      </w:r>
    </w:p>
    <w:p w14:paraId="5398DC76" w14:textId="77777777" w:rsidR="007D42C3" w:rsidRPr="007D42C3" w:rsidRDefault="007D42C3" w:rsidP="007D42C3">
      <w:pPr>
        <w:pStyle w:val="Code"/>
        <w:rPr>
          <w:highlight w:val="white"/>
        </w:rPr>
      </w:pPr>
      <w:r w:rsidRPr="007D42C3">
        <w:rPr>
          <w:highlight w:val="white"/>
        </w:rPr>
        <w:t xml:space="preserve">          AddAssemblyCode(AssemblyOperator.mov, Base(resultSymbol),</w:t>
      </w:r>
    </w:p>
    <w:p w14:paraId="2A4E73A9" w14:textId="77777777" w:rsidR="007D42C3" w:rsidRPr="007D42C3" w:rsidRDefault="007D42C3" w:rsidP="007D42C3">
      <w:pPr>
        <w:pStyle w:val="Code"/>
        <w:rPr>
          <w:highlight w:val="white"/>
        </w:rPr>
      </w:pPr>
      <w:r w:rsidRPr="007D42C3">
        <w:rPr>
          <w:highlight w:val="white"/>
        </w:rPr>
        <w:t xml:space="preserve">                          Offset(resultSymbol), assignTrack);</w:t>
      </w:r>
    </w:p>
    <w:p w14:paraId="1EB7D73D" w14:textId="77777777" w:rsidR="007D42C3" w:rsidRPr="007D42C3" w:rsidRDefault="007D42C3" w:rsidP="007D42C3">
      <w:pPr>
        <w:pStyle w:val="Code"/>
        <w:rPr>
          <w:highlight w:val="white"/>
        </w:rPr>
      </w:pPr>
      <w:r w:rsidRPr="007D42C3">
        <w:rPr>
          <w:highlight w:val="white"/>
        </w:rPr>
        <w:t xml:space="preserve">        }</w:t>
      </w:r>
    </w:p>
    <w:p w14:paraId="0DC90585" w14:textId="77777777" w:rsidR="007D42C3" w:rsidRPr="007D42C3" w:rsidRDefault="007D42C3" w:rsidP="007D42C3">
      <w:pPr>
        <w:pStyle w:val="Code"/>
        <w:rPr>
          <w:highlight w:val="white"/>
        </w:rPr>
      </w:pPr>
      <w:r w:rsidRPr="007D42C3">
        <w:rPr>
          <w:highlight w:val="white"/>
        </w:rPr>
        <w:lastRenderedPageBreak/>
        <w:t xml:space="preserve">      }</w:t>
      </w:r>
    </w:p>
    <w:p w14:paraId="0DBBD177" w14:textId="77777777" w:rsidR="00875C49" w:rsidRPr="007D42C3" w:rsidRDefault="00875C49" w:rsidP="007D42C3">
      <w:pPr>
        <w:pStyle w:val="Code"/>
        <w:rPr>
          <w:highlight w:val="white"/>
        </w:rPr>
      </w:pPr>
      <w:r w:rsidRPr="007D42C3">
        <w:rPr>
          <w:highlight w:val="white"/>
        </w:rPr>
        <w:t xml:space="preserve">    }</w:t>
      </w:r>
    </w:p>
    <w:p w14:paraId="1C67915A" w14:textId="77777777" w:rsidR="002F73EF" w:rsidRPr="00903DBA" w:rsidRDefault="002F73EF" w:rsidP="002F73EF">
      <w:pPr>
        <w:rPr>
          <w:highlight w:val="white"/>
        </w:rPr>
      </w:pPr>
      <w:r w:rsidRPr="00903DBA">
        <w:rPr>
          <w:highlight w:val="white"/>
        </w:rPr>
        <w:t>If the result symbol is not temporary, we move the value directly into the address of the result symbol.</w:t>
      </w:r>
    </w:p>
    <w:p w14:paraId="4C3FF659" w14:textId="77777777" w:rsidR="002F73EF" w:rsidRPr="00903DBA" w:rsidRDefault="002F73EF" w:rsidP="002F73EF">
      <w:pPr>
        <w:rPr>
          <w:highlight w:val="white"/>
        </w:rPr>
      </w:pPr>
      <w:r w:rsidRPr="00903DBA">
        <w:rPr>
          <w:highlight w:val="white"/>
        </w:rPr>
        <w:t>In case of an integer value, there is a special case due to technical limitations if the size is eight bytes. In that case we have to load the value into a register and load the register into the address, since we cannot load an eight-byte value directly into an address.</w:t>
      </w:r>
    </w:p>
    <w:p w14:paraId="4CDA8734" w14:textId="77777777" w:rsidR="002F73EF" w:rsidRPr="00903DBA" w:rsidRDefault="002F73EF" w:rsidP="002F73EF">
      <w:pPr>
        <w:rPr>
          <w:highlight w:val="white"/>
        </w:rPr>
      </w:pPr>
      <w:r w:rsidRPr="00903DBA">
        <w:rPr>
          <w:highlight w:val="white"/>
        </w:rPr>
        <w:t>If the value size is not eight-byte, we load the value directly into the address.</w:t>
      </w:r>
    </w:p>
    <w:p w14:paraId="7681ABAE" w14:textId="77777777" w:rsidR="002F73EF" w:rsidRPr="00903DBA" w:rsidRDefault="002F73EF" w:rsidP="002F73EF">
      <w:pPr>
        <w:rPr>
          <w:highlight w:val="white"/>
        </w:rPr>
      </w:pPr>
      <w:r w:rsidRPr="00903DBA">
        <w:rPr>
          <w:highlight w:val="white"/>
        </w:rPr>
        <w:t>If the symbol is an array, function, string, or static address, we load the address rather than the value onto the address.</w:t>
      </w:r>
    </w:p>
    <w:p w14:paraId="67A43196" w14:textId="77777777" w:rsidR="002F73EF" w:rsidRPr="00903DBA" w:rsidRDefault="002F73EF" w:rsidP="002F73EF">
      <w:pPr>
        <w:rPr>
          <w:highlight w:val="white"/>
        </w:rPr>
      </w:pPr>
      <w:r w:rsidRPr="00903DBA">
        <w:rPr>
          <w:highlight w:val="white"/>
        </w:rPr>
        <w:t>Otherwise, we need to load the value into a register, which we than load onto the address.</w:t>
      </w:r>
    </w:p>
    <w:p w14:paraId="6E51EFB7" w14:textId="77777777" w:rsidR="00184AA8" w:rsidRPr="00903DBA" w:rsidRDefault="00184AA8" w:rsidP="00184AA8">
      <w:pPr>
        <w:pStyle w:val="Rubrik3"/>
        <w:rPr>
          <w:highlight w:val="white"/>
        </w:rPr>
      </w:pPr>
      <w:bookmarkStart w:id="447" w:name="_Toc57656093"/>
      <w:r w:rsidRPr="00903DBA">
        <w:rPr>
          <w:highlight w:val="white"/>
        </w:rPr>
        <w:t>Unary Integral Operations</w:t>
      </w:r>
      <w:bookmarkEnd w:id="447"/>
    </w:p>
    <w:p w14:paraId="58663A23" w14:textId="77777777" w:rsidR="00184AA8" w:rsidRPr="00903DBA" w:rsidRDefault="00184AA8" w:rsidP="00184AA8">
      <w:pPr>
        <w:rPr>
          <w:highlight w:val="white"/>
        </w:rPr>
      </w:pPr>
      <w:r w:rsidRPr="00903DBA">
        <w:rPr>
          <w:highlight w:val="white"/>
        </w:rPr>
        <w:t xml:space="preserve">The </w:t>
      </w:r>
      <w:r w:rsidRPr="00903DBA">
        <w:rPr>
          <w:rStyle w:val="KeyWord0"/>
          <w:highlight w:val="white"/>
        </w:rPr>
        <w:t>Unary</w:t>
      </w:r>
      <w:r w:rsidRPr="00903DBA">
        <w:rPr>
          <w:highlight w:val="white"/>
        </w:rPr>
        <w:t xml:space="preserve"> method is called to add code for unary subtraction and bitwise not. There is also unary addition, but it generates no code.</w:t>
      </w:r>
    </w:p>
    <w:p w14:paraId="64D137E4" w14:textId="77777777" w:rsidR="00184AA8" w:rsidRPr="00903DBA" w:rsidRDefault="00184AA8" w:rsidP="00184AA8">
      <w:pPr>
        <w:rPr>
          <w:highlight w:val="white"/>
        </w:rPr>
      </w:pPr>
      <w:r w:rsidRPr="00903DBA">
        <w:rPr>
          <w:highlight w:val="white"/>
        </w:rPr>
        <w:t xml:space="preserve">First, we need a map from middle code operators to assembly code operators for integral types. We will use the map in the </w:t>
      </w:r>
      <w:r w:rsidRPr="00903DBA">
        <w:rPr>
          <w:rStyle w:val="KeyWord0"/>
          <w:highlight w:val="white"/>
        </w:rPr>
        <w:t>IntegralUnary</w:t>
      </w:r>
      <w:r w:rsidRPr="00903DBA">
        <w:rPr>
          <w:highlight w:val="white"/>
        </w:rPr>
        <w:t xml:space="preserve"> and </w:t>
      </w:r>
      <w:r w:rsidRPr="00903DBA">
        <w:rPr>
          <w:rStyle w:val="KeyWord0"/>
          <w:highlight w:val="white"/>
        </w:rPr>
        <w:t>IntegralBinary</w:t>
      </w:r>
      <w:r w:rsidRPr="00903DBA">
        <w:rPr>
          <w:highlight w:val="white"/>
        </w:rPr>
        <w:t xml:space="preserve"> methods.</w:t>
      </w:r>
    </w:p>
    <w:p w14:paraId="495A043D" w14:textId="77777777" w:rsidR="00184AA8" w:rsidRPr="00903DBA" w:rsidRDefault="00184AA8" w:rsidP="00184AA8">
      <w:pPr>
        <w:pStyle w:val="Code"/>
        <w:rPr>
          <w:highlight w:val="white"/>
        </w:rPr>
      </w:pPr>
      <w:r w:rsidRPr="00903DBA">
        <w:rPr>
          <w:highlight w:val="white"/>
        </w:rPr>
        <w:t xml:space="preserve">    public static IDictionary&lt;MiddleOperator,AssemblyOperator&gt;</w:t>
      </w:r>
    </w:p>
    <w:p w14:paraId="1D616CE8" w14:textId="77777777" w:rsidR="00184AA8" w:rsidRPr="00903DBA" w:rsidRDefault="00184AA8" w:rsidP="00184AA8">
      <w:pPr>
        <w:pStyle w:val="Code"/>
        <w:rPr>
          <w:highlight w:val="white"/>
        </w:rPr>
      </w:pPr>
      <w:r w:rsidRPr="00903DBA">
        <w:rPr>
          <w:highlight w:val="white"/>
        </w:rPr>
        <w:t xml:space="preserve">      m_middleToIntegralMap =</w:t>
      </w:r>
    </w:p>
    <w:p w14:paraId="3D9BC477" w14:textId="77777777" w:rsidR="00184AA8" w:rsidRPr="00903DBA" w:rsidRDefault="00184AA8" w:rsidP="00184AA8">
      <w:pPr>
        <w:pStyle w:val="Code"/>
        <w:rPr>
          <w:highlight w:val="white"/>
        </w:rPr>
      </w:pPr>
      <w:r w:rsidRPr="00903DBA">
        <w:rPr>
          <w:highlight w:val="white"/>
        </w:rPr>
        <w:t xml:space="preserve">      new Dictionary&lt;MiddleOperator,AssemblyOperator&gt;() {</w:t>
      </w:r>
    </w:p>
    <w:p w14:paraId="1BCCEE50" w14:textId="77777777" w:rsidR="00184AA8" w:rsidRPr="00903DBA" w:rsidRDefault="00184AA8" w:rsidP="00184AA8">
      <w:pPr>
        <w:pStyle w:val="Code"/>
        <w:rPr>
          <w:highlight w:val="white"/>
        </w:rPr>
      </w:pPr>
      <w:r w:rsidRPr="00903DBA">
        <w:rPr>
          <w:highlight w:val="white"/>
        </w:rPr>
        <w:t xml:space="preserve">        {MiddleOperator.BitwiseNot, AssemblyOperator.not},</w:t>
      </w:r>
    </w:p>
    <w:p w14:paraId="1FDF27D0" w14:textId="77777777" w:rsidR="00184AA8" w:rsidRPr="00903DBA" w:rsidRDefault="00184AA8" w:rsidP="00184AA8">
      <w:pPr>
        <w:pStyle w:val="Code"/>
        <w:rPr>
          <w:highlight w:val="white"/>
        </w:rPr>
      </w:pPr>
      <w:r w:rsidRPr="00903DBA">
        <w:rPr>
          <w:highlight w:val="white"/>
        </w:rPr>
        <w:t xml:space="preserve">        {MiddleOperator.UnarySubtract, AssemblyOperator.neg},</w:t>
      </w:r>
    </w:p>
    <w:p w14:paraId="4F072B9B" w14:textId="77777777" w:rsidR="00184AA8" w:rsidRPr="00903DBA" w:rsidRDefault="00184AA8" w:rsidP="00184AA8">
      <w:pPr>
        <w:pStyle w:val="Code"/>
        <w:rPr>
          <w:highlight w:val="white"/>
        </w:rPr>
      </w:pPr>
      <w:r w:rsidRPr="00903DBA">
        <w:rPr>
          <w:highlight w:val="white"/>
        </w:rPr>
        <w:t xml:space="preserve">        {MiddleOperator.SignedMultiply, AssemblyOperator.imul},</w:t>
      </w:r>
    </w:p>
    <w:p w14:paraId="6120B95D" w14:textId="77777777" w:rsidR="00184AA8" w:rsidRPr="00903DBA" w:rsidRDefault="00184AA8" w:rsidP="00184AA8">
      <w:pPr>
        <w:pStyle w:val="Code"/>
        <w:rPr>
          <w:highlight w:val="white"/>
        </w:rPr>
      </w:pPr>
      <w:r w:rsidRPr="00903DBA">
        <w:rPr>
          <w:highlight w:val="white"/>
        </w:rPr>
        <w:t xml:space="preserve">        {MiddleOperator.SignedDivide, AssemblyOperator.idiv},</w:t>
      </w:r>
    </w:p>
    <w:p w14:paraId="3F741FBE" w14:textId="77777777" w:rsidR="00184AA8" w:rsidRPr="00903DBA" w:rsidRDefault="00184AA8" w:rsidP="00184AA8">
      <w:pPr>
        <w:pStyle w:val="Code"/>
        <w:rPr>
          <w:highlight w:val="white"/>
        </w:rPr>
      </w:pPr>
      <w:r w:rsidRPr="00903DBA">
        <w:rPr>
          <w:highlight w:val="white"/>
        </w:rPr>
        <w:t xml:space="preserve">        {MiddleOperator.SignedModulo, AssemblyOperator.idiv},</w:t>
      </w:r>
    </w:p>
    <w:p w14:paraId="64F298A2" w14:textId="77777777" w:rsidR="00184AA8" w:rsidRPr="00903DBA" w:rsidRDefault="00184AA8" w:rsidP="00184AA8">
      <w:pPr>
        <w:pStyle w:val="Code"/>
        <w:rPr>
          <w:highlight w:val="white"/>
        </w:rPr>
      </w:pPr>
      <w:r w:rsidRPr="00903DBA">
        <w:rPr>
          <w:highlight w:val="white"/>
        </w:rPr>
        <w:t xml:space="preserve">        {MiddleOperator.UnsignedMultiply, AssemblyOperator.mul},</w:t>
      </w:r>
    </w:p>
    <w:p w14:paraId="49D66C2C" w14:textId="77777777" w:rsidR="00184AA8" w:rsidRPr="00903DBA" w:rsidRDefault="00184AA8" w:rsidP="00184AA8">
      <w:pPr>
        <w:pStyle w:val="Code"/>
        <w:rPr>
          <w:highlight w:val="white"/>
        </w:rPr>
      </w:pPr>
      <w:r w:rsidRPr="00903DBA">
        <w:rPr>
          <w:highlight w:val="white"/>
        </w:rPr>
        <w:t xml:space="preserve">        {MiddleOperator.UnsignedDivide, AssemblyOperator.div},</w:t>
      </w:r>
    </w:p>
    <w:p w14:paraId="4200AE59" w14:textId="77777777" w:rsidR="00184AA8" w:rsidRPr="00903DBA" w:rsidRDefault="00184AA8" w:rsidP="00184AA8">
      <w:pPr>
        <w:pStyle w:val="Code"/>
        <w:rPr>
          <w:highlight w:val="white"/>
        </w:rPr>
      </w:pPr>
      <w:r w:rsidRPr="00903DBA">
        <w:rPr>
          <w:highlight w:val="white"/>
        </w:rPr>
        <w:t xml:space="preserve">        {MiddleOperator.UnsignedModulo, AssemblyOperator.div},</w:t>
      </w:r>
    </w:p>
    <w:p w14:paraId="2F2D686C" w14:textId="77777777" w:rsidR="00184AA8" w:rsidRPr="00903DBA" w:rsidRDefault="00184AA8" w:rsidP="00184AA8">
      <w:pPr>
        <w:pStyle w:val="Code"/>
        <w:rPr>
          <w:highlight w:val="white"/>
        </w:rPr>
      </w:pPr>
      <w:r w:rsidRPr="00903DBA">
        <w:rPr>
          <w:highlight w:val="white"/>
        </w:rPr>
        <w:t xml:space="preserve">        {MiddleOperator.Assign, AssemblyOperator.mov},</w:t>
      </w:r>
    </w:p>
    <w:p w14:paraId="7C0BB3C6" w14:textId="77777777" w:rsidR="00184AA8" w:rsidRPr="00903DBA" w:rsidRDefault="00184AA8" w:rsidP="00184AA8">
      <w:pPr>
        <w:pStyle w:val="Code"/>
        <w:rPr>
          <w:highlight w:val="white"/>
        </w:rPr>
      </w:pPr>
      <w:r w:rsidRPr="00903DBA">
        <w:rPr>
          <w:highlight w:val="white"/>
        </w:rPr>
        <w:t xml:space="preserve">        {MiddleOperator.BinaryAdd, AssemblyOperator.add},</w:t>
      </w:r>
    </w:p>
    <w:p w14:paraId="67FCAA23" w14:textId="77777777" w:rsidR="00184AA8" w:rsidRPr="00903DBA" w:rsidRDefault="00184AA8" w:rsidP="00184AA8">
      <w:pPr>
        <w:pStyle w:val="Code"/>
        <w:rPr>
          <w:highlight w:val="white"/>
        </w:rPr>
      </w:pPr>
      <w:r w:rsidRPr="00903DBA">
        <w:rPr>
          <w:highlight w:val="white"/>
        </w:rPr>
        <w:t xml:space="preserve">        {MiddleOperator.BinarySubtract, AssemblyOperator.sub},</w:t>
      </w:r>
    </w:p>
    <w:p w14:paraId="6318009E" w14:textId="77777777" w:rsidR="00184AA8" w:rsidRPr="00903DBA" w:rsidRDefault="00184AA8" w:rsidP="00184AA8">
      <w:pPr>
        <w:pStyle w:val="Code"/>
        <w:rPr>
          <w:highlight w:val="white"/>
        </w:rPr>
      </w:pPr>
      <w:r w:rsidRPr="00903DBA">
        <w:rPr>
          <w:highlight w:val="white"/>
        </w:rPr>
        <w:t xml:space="preserve">        {MiddleOperator.BitwiseAnd, AssemblyOperator.and},</w:t>
      </w:r>
    </w:p>
    <w:p w14:paraId="2ADC8990" w14:textId="77777777" w:rsidR="00184AA8" w:rsidRPr="00903DBA" w:rsidRDefault="00184AA8" w:rsidP="00184AA8">
      <w:pPr>
        <w:pStyle w:val="Code"/>
        <w:rPr>
          <w:highlight w:val="white"/>
        </w:rPr>
      </w:pPr>
      <w:r w:rsidRPr="00903DBA">
        <w:rPr>
          <w:highlight w:val="white"/>
        </w:rPr>
        <w:t xml:space="preserve">        {MiddleOperator.BitwiseOr, AssemblyOperator.or},</w:t>
      </w:r>
    </w:p>
    <w:p w14:paraId="69961CD2" w14:textId="77777777" w:rsidR="00184AA8" w:rsidRPr="00903DBA" w:rsidRDefault="00184AA8" w:rsidP="00184AA8">
      <w:pPr>
        <w:pStyle w:val="Code"/>
        <w:rPr>
          <w:highlight w:val="white"/>
        </w:rPr>
      </w:pPr>
      <w:r w:rsidRPr="00903DBA">
        <w:rPr>
          <w:highlight w:val="white"/>
        </w:rPr>
        <w:t xml:space="preserve">        {MiddleOperator.BitwiseXOr, AssemblyOperator.xor},</w:t>
      </w:r>
    </w:p>
    <w:p w14:paraId="3EDC9761" w14:textId="77777777" w:rsidR="00184AA8" w:rsidRPr="00903DBA" w:rsidRDefault="00184AA8" w:rsidP="00184AA8">
      <w:pPr>
        <w:pStyle w:val="Code"/>
        <w:rPr>
          <w:highlight w:val="white"/>
        </w:rPr>
      </w:pPr>
      <w:r w:rsidRPr="00903DBA">
        <w:rPr>
          <w:highlight w:val="white"/>
        </w:rPr>
        <w:t xml:space="preserve">        {MiddleOperator.ShiftLeft, AssemblyOperator.shl},</w:t>
      </w:r>
    </w:p>
    <w:p w14:paraId="2FA83E14" w14:textId="77777777" w:rsidR="00184AA8" w:rsidRPr="00903DBA" w:rsidRDefault="00184AA8" w:rsidP="00184AA8">
      <w:pPr>
        <w:pStyle w:val="Code"/>
        <w:rPr>
          <w:highlight w:val="white"/>
        </w:rPr>
      </w:pPr>
      <w:r w:rsidRPr="00903DBA">
        <w:rPr>
          <w:highlight w:val="white"/>
        </w:rPr>
        <w:t xml:space="preserve">        {MiddleOperator.ShiftRight, AssemblyOperator.shr},</w:t>
      </w:r>
    </w:p>
    <w:p w14:paraId="646256F0" w14:textId="77777777" w:rsidR="00184AA8" w:rsidRPr="00903DBA" w:rsidRDefault="00184AA8" w:rsidP="00184AA8">
      <w:pPr>
        <w:pStyle w:val="Code"/>
        <w:rPr>
          <w:highlight w:val="white"/>
        </w:rPr>
      </w:pPr>
      <w:r w:rsidRPr="00903DBA">
        <w:rPr>
          <w:highlight w:val="white"/>
        </w:rPr>
        <w:t xml:space="preserve">        {MiddleOperator.Equal, AssemblyOperator.je},</w:t>
      </w:r>
    </w:p>
    <w:p w14:paraId="2BAE0E94" w14:textId="77777777" w:rsidR="00184AA8" w:rsidRPr="00903DBA" w:rsidRDefault="00184AA8" w:rsidP="00184AA8">
      <w:pPr>
        <w:pStyle w:val="Code"/>
        <w:rPr>
          <w:highlight w:val="white"/>
        </w:rPr>
      </w:pPr>
      <w:r w:rsidRPr="00903DBA">
        <w:rPr>
          <w:highlight w:val="white"/>
        </w:rPr>
        <w:t xml:space="preserve">        {MiddleOperator.NotEqual, AssemblyOperator.jne},</w:t>
      </w:r>
    </w:p>
    <w:p w14:paraId="4F7211FD" w14:textId="77777777" w:rsidR="00184AA8" w:rsidRPr="00903DBA" w:rsidRDefault="00184AA8" w:rsidP="00184AA8">
      <w:pPr>
        <w:pStyle w:val="Code"/>
        <w:rPr>
          <w:highlight w:val="white"/>
        </w:rPr>
      </w:pPr>
      <w:r w:rsidRPr="00903DBA">
        <w:rPr>
          <w:highlight w:val="white"/>
        </w:rPr>
        <w:t xml:space="preserve">        {MiddleOperator.Carry, AssemblyOperator.jc},</w:t>
      </w:r>
    </w:p>
    <w:p w14:paraId="66290906" w14:textId="77777777" w:rsidR="00184AA8" w:rsidRPr="00903DBA" w:rsidRDefault="00184AA8" w:rsidP="00184AA8">
      <w:pPr>
        <w:pStyle w:val="Code"/>
        <w:rPr>
          <w:highlight w:val="white"/>
        </w:rPr>
      </w:pPr>
      <w:r w:rsidRPr="00903DBA">
        <w:rPr>
          <w:highlight w:val="white"/>
        </w:rPr>
        <w:t xml:space="preserve">        {MiddleOperator.NotCarry, AssemblyOperator.jnc},</w:t>
      </w:r>
    </w:p>
    <w:p w14:paraId="4F4C1D85" w14:textId="77777777" w:rsidR="00184AA8" w:rsidRPr="00903DBA" w:rsidRDefault="00184AA8" w:rsidP="00184AA8">
      <w:pPr>
        <w:pStyle w:val="Code"/>
        <w:rPr>
          <w:highlight w:val="white"/>
        </w:rPr>
      </w:pPr>
      <w:r w:rsidRPr="00903DBA">
        <w:rPr>
          <w:highlight w:val="white"/>
        </w:rPr>
        <w:t xml:space="preserve">        {MiddleOperator.Compare, AssemblyOperator.cmp},</w:t>
      </w:r>
    </w:p>
    <w:p w14:paraId="36155833" w14:textId="77777777" w:rsidR="00184AA8" w:rsidRPr="00903DBA" w:rsidRDefault="00184AA8" w:rsidP="00184AA8">
      <w:pPr>
        <w:pStyle w:val="Code"/>
        <w:rPr>
          <w:highlight w:val="white"/>
        </w:rPr>
      </w:pPr>
      <w:r w:rsidRPr="00903DBA">
        <w:rPr>
          <w:highlight w:val="white"/>
        </w:rPr>
        <w:t xml:space="preserve">        {MiddleOperator.SignedLessThan, AssemblyOperator.jl},</w:t>
      </w:r>
    </w:p>
    <w:p w14:paraId="6BE5710B" w14:textId="77777777" w:rsidR="00184AA8" w:rsidRPr="00903DBA" w:rsidRDefault="00184AA8" w:rsidP="00184AA8">
      <w:pPr>
        <w:pStyle w:val="Code"/>
        <w:rPr>
          <w:highlight w:val="white"/>
        </w:rPr>
      </w:pPr>
      <w:r w:rsidRPr="00903DBA">
        <w:rPr>
          <w:highlight w:val="white"/>
        </w:rPr>
        <w:t xml:space="preserve">        {MiddleOperator.SignedLessThanEqual,AssemblyOperator.jle},</w:t>
      </w:r>
    </w:p>
    <w:p w14:paraId="5C2EAF00" w14:textId="77777777" w:rsidR="00184AA8" w:rsidRPr="00903DBA" w:rsidRDefault="00184AA8" w:rsidP="00184AA8">
      <w:pPr>
        <w:pStyle w:val="Code"/>
        <w:rPr>
          <w:highlight w:val="white"/>
        </w:rPr>
      </w:pPr>
      <w:r w:rsidRPr="00903DBA">
        <w:rPr>
          <w:highlight w:val="white"/>
        </w:rPr>
        <w:t xml:space="preserve">        {MiddleOperator.SignedGreaterThan, AssemblyOperator.jg},</w:t>
      </w:r>
    </w:p>
    <w:p w14:paraId="05FC8485" w14:textId="77777777" w:rsidR="00184AA8" w:rsidRPr="00903DBA" w:rsidRDefault="00184AA8" w:rsidP="00184AA8">
      <w:pPr>
        <w:pStyle w:val="Code"/>
        <w:rPr>
          <w:highlight w:val="white"/>
        </w:rPr>
      </w:pPr>
      <w:r w:rsidRPr="00903DBA">
        <w:rPr>
          <w:highlight w:val="white"/>
        </w:rPr>
        <w:t xml:space="preserve">        {MiddleOperator.SignedGreaterThanEqual, AssemblyOperator.jge},</w:t>
      </w:r>
    </w:p>
    <w:p w14:paraId="43749CE9" w14:textId="77777777" w:rsidR="00184AA8" w:rsidRPr="00903DBA" w:rsidRDefault="00184AA8" w:rsidP="00184AA8">
      <w:pPr>
        <w:pStyle w:val="Code"/>
        <w:rPr>
          <w:highlight w:val="white"/>
        </w:rPr>
      </w:pPr>
      <w:r w:rsidRPr="00903DBA">
        <w:rPr>
          <w:highlight w:val="white"/>
        </w:rPr>
        <w:t xml:space="preserve">        {MiddleOperator.UnsignedLessThan, AssemblyOperator.jb},</w:t>
      </w:r>
    </w:p>
    <w:p w14:paraId="6BB47221" w14:textId="77777777" w:rsidR="00184AA8" w:rsidRPr="00903DBA" w:rsidRDefault="00184AA8" w:rsidP="00184AA8">
      <w:pPr>
        <w:pStyle w:val="Code"/>
        <w:rPr>
          <w:highlight w:val="white"/>
        </w:rPr>
      </w:pPr>
      <w:r w:rsidRPr="00903DBA">
        <w:rPr>
          <w:highlight w:val="white"/>
        </w:rPr>
        <w:t xml:space="preserve">        {MiddleOperator.UnsignedLessThanEqual, AssemblyOperator.jbe},</w:t>
      </w:r>
    </w:p>
    <w:p w14:paraId="048B53E1" w14:textId="77777777" w:rsidR="00184AA8" w:rsidRPr="00903DBA" w:rsidRDefault="00184AA8" w:rsidP="00184AA8">
      <w:pPr>
        <w:pStyle w:val="Code"/>
        <w:rPr>
          <w:highlight w:val="white"/>
        </w:rPr>
      </w:pPr>
      <w:r w:rsidRPr="00903DBA">
        <w:rPr>
          <w:highlight w:val="white"/>
        </w:rPr>
        <w:t xml:space="preserve">        {MiddleOperator.UnsignedGreaterThan, AssemblyOperator.ja},</w:t>
      </w:r>
    </w:p>
    <w:p w14:paraId="701D83D3" w14:textId="77777777" w:rsidR="00184AA8" w:rsidRPr="00903DBA" w:rsidRDefault="00184AA8" w:rsidP="00184AA8">
      <w:pPr>
        <w:pStyle w:val="Code"/>
        <w:rPr>
          <w:highlight w:val="white"/>
        </w:rPr>
      </w:pPr>
      <w:r w:rsidRPr="00903DBA">
        <w:rPr>
          <w:highlight w:val="white"/>
        </w:rPr>
        <w:t xml:space="preserve">        {MiddleOperator.UnsignedGreaterThanEqual, AssemblyOperator.jae}};</w:t>
      </w:r>
    </w:p>
    <w:p w14:paraId="3757327C" w14:textId="77777777" w:rsidR="00184AA8" w:rsidRPr="00903DBA" w:rsidRDefault="00184AA8" w:rsidP="00184AA8">
      <w:pPr>
        <w:pStyle w:val="Code"/>
        <w:rPr>
          <w:highlight w:val="white"/>
        </w:rPr>
      </w:pPr>
    </w:p>
    <w:p w14:paraId="27388A34" w14:textId="77777777" w:rsidR="00184AA8" w:rsidRPr="00903DBA" w:rsidRDefault="00184AA8" w:rsidP="00184AA8">
      <w:pPr>
        <w:pStyle w:val="Code"/>
        <w:rPr>
          <w:highlight w:val="white"/>
        </w:rPr>
      </w:pPr>
      <w:r w:rsidRPr="00903DBA">
        <w:rPr>
          <w:highlight w:val="white"/>
        </w:rPr>
        <w:t xml:space="preserve">    public void IntegralUnary(MiddleCode middleCode) {</w:t>
      </w:r>
    </w:p>
    <w:p w14:paraId="3F1AA77C" w14:textId="05B2DF90" w:rsidR="00184AA8" w:rsidRPr="00903DBA" w:rsidRDefault="00184AA8" w:rsidP="00184AA8">
      <w:pPr>
        <w:pStyle w:val="Code"/>
        <w:rPr>
          <w:highlight w:val="white"/>
        </w:rPr>
      </w:pPr>
      <w:r w:rsidRPr="00903DBA">
        <w:rPr>
          <w:highlight w:val="white"/>
        </w:rPr>
        <w:lastRenderedPageBreak/>
        <w:t xml:space="preserve">      Symbol resultSymbol = (Symbol)</w:t>
      </w:r>
      <w:r w:rsidR="00D62DBC">
        <w:rPr>
          <w:highlight w:val="white"/>
        </w:rPr>
        <w:t xml:space="preserve"> </w:t>
      </w:r>
      <w:r w:rsidRPr="00903DBA">
        <w:rPr>
          <w:highlight w:val="white"/>
        </w:rPr>
        <w:t>middleCode[0],</w:t>
      </w:r>
    </w:p>
    <w:p w14:paraId="7C981B88" w14:textId="3A374F23" w:rsidR="00184AA8" w:rsidRPr="00903DBA" w:rsidRDefault="00184AA8" w:rsidP="00184AA8">
      <w:pPr>
        <w:pStyle w:val="Code"/>
        <w:rPr>
          <w:highlight w:val="white"/>
        </w:rPr>
      </w:pPr>
      <w:r w:rsidRPr="00903DBA">
        <w:rPr>
          <w:highlight w:val="white"/>
        </w:rPr>
        <w:t xml:space="preserve">             unarySymbol = (Symbol)</w:t>
      </w:r>
      <w:r w:rsidR="00D62DBC">
        <w:rPr>
          <w:highlight w:val="white"/>
        </w:rPr>
        <w:t xml:space="preserve"> </w:t>
      </w:r>
      <w:r w:rsidRPr="00903DBA">
        <w:rPr>
          <w:highlight w:val="white"/>
        </w:rPr>
        <w:t>middleCode[1];</w:t>
      </w:r>
    </w:p>
    <w:p w14:paraId="7265284A" w14:textId="77777777" w:rsidR="00184AA8" w:rsidRPr="00903DBA" w:rsidRDefault="00184AA8" w:rsidP="00184AA8">
      <w:pPr>
        <w:pStyle w:val="Code"/>
        <w:rPr>
          <w:highlight w:val="white"/>
        </w:rPr>
      </w:pPr>
      <w:r w:rsidRPr="00903DBA">
        <w:rPr>
          <w:highlight w:val="white"/>
        </w:rPr>
        <w:t xml:space="preserve">      IntegralUnary(middleCode.Operator, resultSymbol, unarySymbol);</w:t>
      </w:r>
    </w:p>
    <w:p w14:paraId="2DC790B3" w14:textId="77777777" w:rsidR="00184AA8" w:rsidRPr="00903DBA" w:rsidRDefault="00184AA8" w:rsidP="00184AA8">
      <w:pPr>
        <w:pStyle w:val="Code"/>
        <w:rPr>
          <w:highlight w:val="white"/>
        </w:rPr>
      </w:pPr>
      <w:r w:rsidRPr="00903DBA">
        <w:rPr>
          <w:highlight w:val="white"/>
        </w:rPr>
        <w:t xml:space="preserve">    }</w:t>
      </w:r>
    </w:p>
    <w:p w14:paraId="5C06F991" w14:textId="77777777" w:rsidR="00184AA8" w:rsidRPr="00903DBA" w:rsidRDefault="00184AA8" w:rsidP="00184AA8">
      <w:pPr>
        <w:pStyle w:val="Code"/>
        <w:rPr>
          <w:highlight w:val="white"/>
        </w:rPr>
      </w:pPr>
    </w:p>
    <w:p w14:paraId="12A12804" w14:textId="77777777" w:rsidR="00184AA8" w:rsidRPr="00903DBA" w:rsidRDefault="00184AA8" w:rsidP="00184AA8">
      <w:pPr>
        <w:pStyle w:val="Code"/>
        <w:rPr>
          <w:highlight w:val="white"/>
        </w:rPr>
      </w:pPr>
      <w:r w:rsidRPr="00903DBA">
        <w:rPr>
          <w:highlight w:val="white"/>
        </w:rPr>
        <w:t xml:space="preserve">    public void IntegralUnary(MiddleOperator middleOperator,</w:t>
      </w:r>
    </w:p>
    <w:p w14:paraId="4B88C9FD" w14:textId="77777777" w:rsidR="00184AA8" w:rsidRPr="00903DBA" w:rsidRDefault="00184AA8" w:rsidP="00184AA8">
      <w:pPr>
        <w:pStyle w:val="Code"/>
        <w:rPr>
          <w:highlight w:val="white"/>
        </w:rPr>
      </w:pPr>
      <w:r w:rsidRPr="00903DBA">
        <w:rPr>
          <w:highlight w:val="white"/>
        </w:rPr>
        <w:t xml:space="preserve">                              Symbol resultSymbol, Symbol unarySymbol) {</w:t>
      </w:r>
    </w:p>
    <w:p w14:paraId="59B9D303" w14:textId="77777777" w:rsidR="00184AA8" w:rsidRPr="00903DBA" w:rsidRDefault="00184AA8" w:rsidP="00184AA8">
      <w:pPr>
        <w:pStyle w:val="Code"/>
        <w:rPr>
          <w:highlight w:val="white"/>
        </w:rPr>
      </w:pPr>
      <w:r w:rsidRPr="00903DBA">
        <w:rPr>
          <w:highlight w:val="white"/>
        </w:rPr>
        <w:t xml:space="preserve">      AssemblyOperator objectOperator =</w:t>
      </w:r>
    </w:p>
    <w:p w14:paraId="48E10DB4" w14:textId="77777777" w:rsidR="00184AA8" w:rsidRPr="00903DBA" w:rsidRDefault="00184AA8" w:rsidP="00184AA8">
      <w:pPr>
        <w:pStyle w:val="Code"/>
        <w:rPr>
          <w:highlight w:val="white"/>
        </w:rPr>
      </w:pPr>
      <w:r w:rsidRPr="00903DBA">
        <w:rPr>
          <w:highlight w:val="white"/>
        </w:rPr>
        <w:t xml:space="preserve">        m_middleToIntegralMap[middleOperator];</w:t>
      </w:r>
    </w:p>
    <w:p w14:paraId="7CD796A4" w14:textId="77777777" w:rsidR="00184AA8" w:rsidRPr="00903DBA" w:rsidRDefault="00184AA8" w:rsidP="00184AA8">
      <w:pPr>
        <w:pStyle w:val="Code"/>
        <w:rPr>
          <w:highlight w:val="white"/>
        </w:rPr>
      </w:pPr>
      <w:r w:rsidRPr="00903DBA">
        <w:rPr>
          <w:highlight w:val="white"/>
        </w:rPr>
        <w:t xml:space="preserve">      int typeSize = unarySymbol.Type.SizeArray();</w:t>
      </w:r>
    </w:p>
    <w:p w14:paraId="75BB1320" w14:textId="77777777" w:rsidR="00184AA8" w:rsidRPr="00903DBA" w:rsidRDefault="00184AA8" w:rsidP="00184AA8">
      <w:pPr>
        <w:pStyle w:val="Code"/>
        <w:rPr>
          <w:highlight w:val="white"/>
        </w:rPr>
      </w:pPr>
    </w:p>
    <w:p w14:paraId="24D9B514" w14:textId="77777777" w:rsidR="00184AA8" w:rsidRPr="00903DBA" w:rsidRDefault="00184AA8" w:rsidP="00184AA8">
      <w:pPr>
        <w:pStyle w:val="Code"/>
        <w:rPr>
          <w:highlight w:val="white"/>
        </w:rPr>
      </w:pPr>
      <w:r w:rsidRPr="00903DBA">
        <w:rPr>
          <w:highlight w:val="white"/>
        </w:rPr>
        <w:t xml:space="preserve">      Track unaryTrack = null;</w:t>
      </w:r>
    </w:p>
    <w:p w14:paraId="481729B7" w14:textId="77777777" w:rsidR="00184AA8" w:rsidRPr="00903DBA" w:rsidRDefault="00184AA8" w:rsidP="00184AA8">
      <w:pPr>
        <w:pStyle w:val="Code"/>
        <w:rPr>
          <w:highlight w:val="white"/>
        </w:rPr>
      </w:pPr>
      <w:r w:rsidRPr="00903DBA">
        <w:rPr>
          <w:highlight w:val="white"/>
        </w:rPr>
        <w:t xml:space="preserve">      if (unarySymbol.Value is BigInteger) {</w:t>
      </w:r>
    </w:p>
    <w:p w14:paraId="3BA82720" w14:textId="206ED784" w:rsidR="00184AA8" w:rsidRPr="00903DBA" w:rsidRDefault="00184AA8" w:rsidP="00184AA8">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Add(ConstantExpression.Value(unarySymbol));</w:t>
      </w:r>
    </w:p>
    <w:p w14:paraId="3CF1C1B4" w14:textId="77777777" w:rsidR="00184AA8" w:rsidRPr="00903DBA" w:rsidRDefault="00184AA8" w:rsidP="00184AA8">
      <w:pPr>
        <w:pStyle w:val="Code"/>
        <w:rPr>
          <w:highlight w:val="white"/>
        </w:rPr>
      </w:pPr>
      <w:r w:rsidRPr="00903DBA">
        <w:rPr>
          <w:highlight w:val="white"/>
        </w:rPr>
        <w:t xml:space="preserve">        AddAssemblyCode(objectOperator, unarySymbol.UniqueName,</w:t>
      </w:r>
    </w:p>
    <w:p w14:paraId="21A0F062" w14:textId="77777777" w:rsidR="00184AA8" w:rsidRPr="00903DBA" w:rsidRDefault="00184AA8" w:rsidP="00184AA8">
      <w:pPr>
        <w:pStyle w:val="Code"/>
        <w:rPr>
          <w:highlight w:val="white"/>
        </w:rPr>
      </w:pPr>
      <w:r w:rsidRPr="00903DBA">
        <w:rPr>
          <w:highlight w:val="white"/>
        </w:rPr>
        <w:t xml:space="preserve">                        0, null, typeSize);</w:t>
      </w:r>
    </w:p>
    <w:p w14:paraId="363298D9" w14:textId="7EA877B7" w:rsidR="00184AA8" w:rsidRPr="00903DBA" w:rsidRDefault="00184AA8" w:rsidP="00184AA8">
      <w:pPr>
        <w:pStyle w:val="Code"/>
        <w:rPr>
          <w:highlight w:val="white"/>
        </w:rPr>
      </w:pPr>
      <w:r w:rsidRPr="00903DBA">
        <w:rPr>
          <w:highlight w:val="white"/>
        </w:rPr>
        <w:t xml:space="preserve">      }</w:t>
      </w:r>
    </w:p>
    <w:p w14:paraId="1A1E856D" w14:textId="77777777" w:rsidR="00BB1E04" w:rsidRPr="00903DBA" w:rsidRDefault="00BB1E04" w:rsidP="00BB1E04">
      <w:pPr>
        <w:pStyle w:val="Code"/>
        <w:rPr>
          <w:highlight w:val="white"/>
        </w:rPr>
      </w:pPr>
      <w:r w:rsidRPr="00903DBA">
        <w:rPr>
          <w:highlight w:val="white"/>
        </w:rPr>
        <w:t xml:space="preserve">      else if (m_trackMap.TryGetValue(unarySymbol, out unaryTrack)) {</w:t>
      </w:r>
    </w:p>
    <w:p w14:paraId="1FF16C22" w14:textId="77777777" w:rsidR="00BB1E04" w:rsidRPr="00903DBA" w:rsidRDefault="00BB1E04" w:rsidP="00BB1E04">
      <w:pPr>
        <w:pStyle w:val="Code"/>
        <w:rPr>
          <w:highlight w:val="white"/>
        </w:rPr>
      </w:pPr>
      <w:r w:rsidRPr="00903DBA">
        <w:rPr>
          <w:highlight w:val="white"/>
        </w:rPr>
        <w:t xml:space="preserve">        if (middleOperator != MiddleOperator.UnaryAdd) {</w:t>
      </w:r>
    </w:p>
    <w:p w14:paraId="0BCE1D69" w14:textId="77777777" w:rsidR="00BB1E04" w:rsidRPr="00903DBA" w:rsidRDefault="00BB1E04" w:rsidP="00BB1E04">
      <w:pPr>
        <w:pStyle w:val="Code"/>
        <w:rPr>
          <w:highlight w:val="white"/>
        </w:rPr>
      </w:pPr>
      <w:r w:rsidRPr="00903DBA">
        <w:rPr>
          <w:highlight w:val="white"/>
        </w:rPr>
        <w:t xml:space="preserve">          AddAssemblyCode(objectOperator, unaryTrack);</w:t>
      </w:r>
    </w:p>
    <w:p w14:paraId="7D4AFC70" w14:textId="77777777" w:rsidR="00BB1E04" w:rsidRPr="00903DBA" w:rsidRDefault="00BB1E04" w:rsidP="00BB1E04">
      <w:pPr>
        <w:pStyle w:val="Code"/>
        <w:rPr>
          <w:highlight w:val="white"/>
        </w:rPr>
      </w:pPr>
      <w:r w:rsidRPr="00903DBA">
        <w:rPr>
          <w:highlight w:val="white"/>
        </w:rPr>
        <w:t xml:space="preserve">        }</w:t>
      </w:r>
    </w:p>
    <w:p w14:paraId="40C356D7" w14:textId="77777777" w:rsidR="00BB1E04" w:rsidRPr="00903DBA" w:rsidRDefault="00BB1E04" w:rsidP="00BB1E04">
      <w:pPr>
        <w:pStyle w:val="Code"/>
        <w:rPr>
          <w:highlight w:val="white"/>
        </w:rPr>
      </w:pPr>
      <w:r w:rsidRPr="00903DBA">
        <w:rPr>
          <w:highlight w:val="white"/>
        </w:rPr>
        <w:t xml:space="preserve">        m_trackMap.Remove(unarySymbol);</w:t>
      </w:r>
    </w:p>
    <w:p w14:paraId="20E73D37" w14:textId="77777777" w:rsidR="00BB1E04" w:rsidRPr="00903DBA" w:rsidRDefault="00BB1E04" w:rsidP="00BB1E04">
      <w:pPr>
        <w:pStyle w:val="Code"/>
        <w:rPr>
          <w:highlight w:val="white"/>
        </w:rPr>
      </w:pPr>
      <w:r w:rsidRPr="00903DBA">
        <w:rPr>
          <w:highlight w:val="white"/>
        </w:rPr>
        <w:t xml:space="preserve">      }</w:t>
      </w:r>
    </w:p>
    <w:p w14:paraId="4E1E8DFB" w14:textId="77777777" w:rsidR="00184AA8" w:rsidRPr="00903DBA" w:rsidRDefault="00184AA8" w:rsidP="00184AA8">
      <w:pPr>
        <w:rPr>
          <w:highlight w:val="white"/>
        </w:rPr>
      </w:pPr>
      <w:r w:rsidRPr="00903DBA">
        <w:rPr>
          <w:highlight w:val="white"/>
        </w:rPr>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903DBA" w:rsidRDefault="00184AA8" w:rsidP="00184AA8">
      <w:pPr>
        <w:pStyle w:val="Code"/>
        <w:rPr>
          <w:highlight w:val="white"/>
        </w:rPr>
      </w:pPr>
      <w:r w:rsidRPr="00903DBA">
        <w:rPr>
          <w:highlight w:val="white"/>
        </w:rPr>
        <w:t xml:space="preserve">      else if (resultSymbol == unarySymbol) {</w:t>
      </w:r>
    </w:p>
    <w:p w14:paraId="0F81DA9B" w14:textId="77777777" w:rsidR="00184AA8" w:rsidRPr="00903DBA" w:rsidRDefault="00184AA8" w:rsidP="00184AA8">
      <w:pPr>
        <w:pStyle w:val="Code"/>
        <w:rPr>
          <w:highlight w:val="white"/>
        </w:rPr>
      </w:pPr>
      <w:r w:rsidRPr="00903DBA">
        <w:rPr>
          <w:highlight w:val="white"/>
        </w:rPr>
        <w:t xml:space="preserve">        Assert.ErrorXXX(unaryTrack == null);</w:t>
      </w:r>
    </w:p>
    <w:p w14:paraId="03AC3571" w14:textId="77777777" w:rsidR="00184AA8" w:rsidRPr="00903DBA" w:rsidRDefault="00184AA8" w:rsidP="00184AA8">
      <w:pPr>
        <w:pStyle w:val="Code"/>
        <w:rPr>
          <w:highlight w:val="white"/>
        </w:rPr>
      </w:pPr>
      <w:r w:rsidRPr="00903DBA">
        <w:rPr>
          <w:highlight w:val="white"/>
        </w:rPr>
        <w:t xml:space="preserve">        if (middleOperator != MiddleOperator.UnaryAdd) {</w:t>
      </w:r>
    </w:p>
    <w:p w14:paraId="008AEE52" w14:textId="77777777" w:rsidR="00184AA8" w:rsidRPr="00903DBA" w:rsidRDefault="00184AA8" w:rsidP="00184AA8">
      <w:pPr>
        <w:pStyle w:val="Code"/>
        <w:rPr>
          <w:highlight w:val="white"/>
        </w:rPr>
      </w:pPr>
      <w:r w:rsidRPr="00903DBA">
        <w:rPr>
          <w:highlight w:val="white"/>
        </w:rPr>
        <w:t xml:space="preserve">          AddAssemblyCode(objectOperator, Base(unarySymbol),</w:t>
      </w:r>
    </w:p>
    <w:p w14:paraId="6CE57117" w14:textId="77777777" w:rsidR="00184AA8" w:rsidRPr="00903DBA" w:rsidRDefault="00184AA8" w:rsidP="00184AA8">
      <w:pPr>
        <w:pStyle w:val="Code"/>
        <w:rPr>
          <w:highlight w:val="white"/>
        </w:rPr>
      </w:pPr>
      <w:r w:rsidRPr="00903DBA">
        <w:rPr>
          <w:highlight w:val="white"/>
        </w:rPr>
        <w:t xml:space="preserve">                          Offset(unarySymbol), null, typeSize);</w:t>
      </w:r>
    </w:p>
    <w:p w14:paraId="39306D21" w14:textId="77777777" w:rsidR="00184AA8" w:rsidRPr="00903DBA" w:rsidRDefault="00184AA8" w:rsidP="00184AA8">
      <w:pPr>
        <w:pStyle w:val="Code"/>
        <w:rPr>
          <w:highlight w:val="white"/>
        </w:rPr>
      </w:pPr>
      <w:r w:rsidRPr="00903DBA">
        <w:rPr>
          <w:highlight w:val="white"/>
        </w:rPr>
        <w:t xml:space="preserve">        }</w:t>
      </w:r>
    </w:p>
    <w:p w14:paraId="11D74E0D" w14:textId="77777777" w:rsidR="00184AA8" w:rsidRPr="00903DBA" w:rsidRDefault="00184AA8" w:rsidP="00184AA8">
      <w:pPr>
        <w:pStyle w:val="Code"/>
        <w:rPr>
          <w:highlight w:val="white"/>
        </w:rPr>
      </w:pPr>
      <w:r w:rsidRPr="00903DBA">
        <w:rPr>
          <w:highlight w:val="white"/>
        </w:rPr>
        <w:t xml:space="preserve">      }</w:t>
      </w:r>
    </w:p>
    <w:p w14:paraId="0BDA1202" w14:textId="77777777" w:rsidR="00184AA8" w:rsidRPr="00903DBA" w:rsidRDefault="00184AA8" w:rsidP="00184AA8">
      <w:pPr>
        <w:rPr>
          <w:highlight w:val="white"/>
        </w:rPr>
      </w:pPr>
      <w:r w:rsidRPr="00903DBA">
        <w:rPr>
          <w:highlight w:val="white"/>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903DBA" w:rsidRDefault="00184AA8" w:rsidP="00184AA8">
      <w:pPr>
        <w:pStyle w:val="Code"/>
        <w:rPr>
          <w:highlight w:val="white"/>
        </w:rPr>
      </w:pPr>
      <w:r w:rsidRPr="00903DBA">
        <w:rPr>
          <w:highlight w:val="white"/>
        </w:rPr>
        <w:t xml:space="preserve">      else {</w:t>
      </w:r>
    </w:p>
    <w:p w14:paraId="1644961A" w14:textId="77777777" w:rsidR="00184AA8" w:rsidRPr="00903DBA" w:rsidRDefault="00184AA8" w:rsidP="00184AA8">
      <w:pPr>
        <w:pStyle w:val="Code"/>
        <w:rPr>
          <w:highlight w:val="white"/>
        </w:rPr>
      </w:pPr>
      <w:r w:rsidRPr="00903DBA">
        <w:rPr>
          <w:highlight w:val="white"/>
        </w:rPr>
        <w:t xml:space="preserve">        unaryTrack = LoadValueToRegister(unarySymbol);</w:t>
      </w:r>
    </w:p>
    <w:p w14:paraId="603F2B9A" w14:textId="77777777" w:rsidR="00184AA8" w:rsidRPr="00903DBA" w:rsidRDefault="00184AA8" w:rsidP="00184AA8">
      <w:pPr>
        <w:pStyle w:val="Code"/>
        <w:rPr>
          <w:highlight w:val="white"/>
        </w:rPr>
      </w:pPr>
    </w:p>
    <w:p w14:paraId="727889B6" w14:textId="77777777" w:rsidR="00184AA8" w:rsidRPr="00903DBA" w:rsidRDefault="00184AA8" w:rsidP="00184AA8">
      <w:pPr>
        <w:pStyle w:val="Code"/>
        <w:rPr>
          <w:highlight w:val="white"/>
        </w:rPr>
      </w:pPr>
      <w:r w:rsidRPr="00903DBA">
        <w:rPr>
          <w:highlight w:val="white"/>
        </w:rPr>
        <w:t xml:space="preserve">        if (middleOperator != MiddleOperator.UnaryAdd) {</w:t>
      </w:r>
    </w:p>
    <w:p w14:paraId="1547F1FF" w14:textId="77777777" w:rsidR="00184AA8" w:rsidRPr="00903DBA" w:rsidRDefault="00184AA8" w:rsidP="00184AA8">
      <w:pPr>
        <w:pStyle w:val="Code"/>
        <w:rPr>
          <w:highlight w:val="white"/>
        </w:rPr>
      </w:pPr>
      <w:r w:rsidRPr="00903DBA">
        <w:rPr>
          <w:highlight w:val="white"/>
        </w:rPr>
        <w:t xml:space="preserve">          AddAssemblyCode(objectOperator, unaryTrack);</w:t>
      </w:r>
    </w:p>
    <w:p w14:paraId="041B8641" w14:textId="77777777" w:rsidR="00184AA8" w:rsidRPr="00903DBA" w:rsidRDefault="00184AA8" w:rsidP="00184AA8">
      <w:pPr>
        <w:pStyle w:val="Code"/>
        <w:rPr>
          <w:highlight w:val="white"/>
        </w:rPr>
      </w:pPr>
      <w:r w:rsidRPr="00903DBA">
        <w:rPr>
          <w:highlight w:val="white"/>
        </w:rPr>
        <w:t xml:space="preserve">        }</w:t>
      </w:r>
    </w:p>
    <w:p w14:paraId="2EFA0B16" w14:textId="77777777" w:rsidR="00184AA8" w:rsidRPr="00903DBA" w:rsidRDefault="00184AA8" w:rsidP="00184AA8">
      <w:pPr>
        <w:rPr>
          <w:highlight w:val="white"/>
        </w:rPr>
      </w:pPr>
      <w:r w:rsidRPr="00903DBA">
        <w:rPr>
          <w:highlight w:val="white"/>
        </w:rPr>
        <w:t>If the result symbol is a temporary variable, we add the unary track to the result symbol in the track map.</w:t>
      </w:r>
    </w:p>
    <w:p w14:paraId="4988098F" w14:textId="63D4D962" w:rsidR="00184AA8" w:rsidRPr="00903DBA" w:rsidRDefault="00184AA8" w:rsidP="00184AA8">
      <w:pPr>
        <w:pStyle w:val="Code"/>
        <w:rPr>
          <w:highlight w:val="white"/>
        </w:rPr>
      </w:pPr>
      <w:r w:rsidRPr="00903DBA">
        <w:rPr>
          <w:highlight w:val="white"/>
        </w:rPr>
        <w:t xml:space="preserve">        if (resultSymbol.</w:t>
      </w:r>
      <w:r w:rsidR="00380086" w:rsidRPr="00903DBA">
        <w:rPr>
          <w:highlight w:val="white"/>
        </w:rPr>
        <w:t>Is</w:t>
      </w:r>
      <w:r w:rsidR="00986125" w:rsidRPr="00903DBA">
        <w:rPr>
          <w:highlight w:val="white"/>
        </w:rPr>
        <w:t>Temporary</w:t>
      </w:r>
      <w:r w:rsidR="00380086" w:rsidRPr="00903DBA">
        <w:rPr>
          <w:highlight w:val="white"/>
        </w:rPr>
        <w:t>()</w:t>
      </w:r>
      <w:r w:rsidRPr="00903DBA">
        <w:rPr>
          <w:highlight w:val="white"/>
        </w:rPr>
        <w:t>) {</w:t>
      </w:r>
    </w:p>
    <w:p w14:paraId="02E38021" w14:textId="77777777" w:rsidR="00184AA8" w:rsidRPr="00903DBA" w:rsidRDefault="00184AA8" w:rsidP="00184AA8">
      <w:pPr>
        <w:pStyle w:val="Code"/>
        <w:rPr>
          <w:highlight w:val="white"/>
        </w:rPr>
      </w:pPr>
      <w:r w:rsidRPr="00903DBA">
        <w:rPr>
          <w:highlight w:val="white"/>
        </w:rPr>
        <w:t xml:space="preserve">          Assert.ErrorXXX(resultSymbol.AddressSymbol == null);</w:t>
      </w:r>
    </w:p>
    <w:p w14:paraId="6CB728E9" w14:textId="77777777" w:rsidR="00184AA8" w:rsidRPr="00903DBA" w:rsidRDefault="00184AA8" w:rsidP="00184AA8">
      <w:pPr>
        <w:pStyle w:val="Code"/>
        <w:rPr>
          <w:highlight w:val="white"/>
        </w:rPr>
      </w:pPr>
      <w:r w:rsidRPr="00903DBA">
        <w:rPr>
          <w:highlight w:val="white"/>
        </w:rPr>
        <w:t xml:space="preserve">          m_trackMap.Add(resultSymbol, unaryTrack);</w:t>
      </w:r>
    </w:p>
    <w:p w14:paraId="49A951F5" w14:textId="77777777" w:rsidR="00184AA8" w:rsidRPr="00903DBA" w:rsidRDefault="00184AA8" w:rsidP="00184AA8">
      <w:pPr>
        <w:pStyle w:val="Code"/>
        <w:rPr>
          <w:highlight w:val="white"/>
        </w:rPr>
      </w:pPr>
      <w:r w:rsidRPr="00903DBA">
        <w:rPr>
          <w:highlight w:val="white"/>
        </w:rPr>
        <w:t xml:space="preserve">        }</w:t>
      </w:r>
    </w:p>
    <w:p w14:paraId="7FB9F05A" w14:textId="77777777" w:rsidR="00184AA8" w:rsidRPr="00903DBA" w:rsidRDefault="00184AA8" w:rsidP="00184AA8">
      <w:pPr>
        <w:rPr>
          <w:highlight w:val="white"/>
        </w:rPr>
      </w:pPr>
      <w:r w:rsidRPr="00903DBA">
        <w:rPr>
          <w:highlight w:val="white"/>
        </w:rPr>
        <w:t>If the result symbol is a regular variable, we store the resulting value of the register on its address.</w:t>
      </w:r>
    </w:p>
    <w:p w14:paraId="1B46B06C" w14:textId="77777777" w:rsidR="00184AA8" w:rsidRPr="00903DBA" w:rsidRDefault="00184AA8" w:rsidP="00184AA8">
      <w:pPr>
        <w:pStyle w:val="Code"/>
        <w:rPr>
          <w:highlight w:val="white"/>
        </w:rPr>
      </w:pPr>
      <w:r w:rsidRPr="00903DBA">
        <w:rPr>
          <w:highlight w:val="white"/>
        </w:rPr>
        <w:t xml:space="preserve">        else {</w:t>
      </w:r>
    </w:p>
    <w:p w14:paraId="01EADF4D" w14:textId="77777777" w:rsidR="00184AA8" w:rsidRPr="00903DBA" w:rsidRDefault="00184AA8" w:rsidP="00184AA8">
      <w:pPr>
        <w:pStyle w:val="Code"/>
        <w:rPr>
          <w:highlight w:val="white"/>
        </w:rPr>
      </w:pPr>
      <w:r w:rsidRPr="00903DBA">
        <w:rPr>
          <w:highlight w:val="white"/>
        </w:rPr>
        <w:t xml:space="preserve">          AddAssemblyCode(AssemblyOperator.mov, Base(resultSymbol),</w:t>
      </w:r>
    </w:p>
    <w:p w14:paraId="2A854C10" w14:textId="77777777" w:rsidR="00184AA8" w:rsidRPr="00903DBA" w:rsidRDefault="00184AA8" w:rsidP="00184AA8">
      <w:pPr>
        <w:pStyle w:val="Code"/>
        <w:rPr>
          <w:highlight w:val="white"/>
        </w:rPr>
      </w:pPr>
      <w:r w:rsidRPr="00903DBA">
        <w:rPr>
          <w:highlight w:val="white"/>
        </w:rPr>
        <w:lastRenderedPageBreak/>
        <w:t xml:space="preserve">                          Offset(resultSymbol), unaryTrack);</w:t>
      </w:r>
    </w:p>
    <w:p w14:paraId="56C3D968" w14:textId="77777777" w:rsidR="00184AA8" w:rsidRPr="00903DBA" w:rsidRDefault="00184AA8" w:rsidP="00184AA8">
      <w:pPr>
        <w:pStyle w:val="Code"/>
        <w:rPr>
          <w:highlight w:val="white"/>
        </w:rPr>
      </w:pPr>
      <w:r w:rsidRPr="00903DBA">
        <w:rPr>
          <w:highlight w:val="white"/>
        </w:rPr>
        <w:t xml:space="preserve">        }</w:t>
      </w:r>
    </w:p>
    <w:p w14:paraId="32784239" w14:textId="77777777" w:rsidR="00184AA8" w:rsidRPr="00903DBA" w:rsidRDefault="00184AA8" w:rsidP="00184AA8">
      <w:pPr>
        <w:pStyle w:val="Code"/>
        <w:rPr>
          <w:highlight w:val="white"/>
        </w:rPr>
      </w:pPr>
    </w:p>
    <w:p w14:paraId="4A915D92" w14:textId="77777777" w:rsidR="00184AA8" w:rsidRPr="00903DBA" w:rsidRDefault="00184AA8" w:rsidP="00184AA8">
      <w:pPr>
        <w:pStyle w:val="Code"/>
        <w:rPr>
          <w:highlight w:val="white"/>
        </w:rPr>
      </w:pPr>
      <w:r w:rsidRPr="00903DBA">
        <w:rPr>
          <w:highlight w:val="white"/>
        </w:rPr>
        <w:t xml:space="preserve">        m_trackMap.Remove(unarySymbol);</w:t>
      </w:r>
    </w:p>
    <w:p w14:paraId="45BF9436" w14:textId="77777777" w:rsidR="00184AA8" w:rsidRPr="00903DBA" w:rsidRDefault="00184AA8" w:rsidP="00184AA8">
      <w:pPr>
        <w:pStyle w:val="Code"/>
        <w:rPr>
          <w:highlight w:val="white"/>
        </w:rPr>
      </w:pPr>
      <w:r w:rsidRPr="00903DBA">
        <w:rPr>
          <w:highlight w:val="white"/>
        </w:rPr>
        <w:t xml:space="preserve">      }</w:t>
      </w:r>
    </w:p>
    <w:p w14:paraId="61A5C437" w14:textId="77777777" w:rsidR="00184AA8" w:rsidRPr="00903DBA" w:rsidRDefault="00184AA8" w:rsidP="00184AA8">
      <w:pPr>
        <w:pStyle w:val="Code"/>
        <w:rPr>
          <w:highlight w:val="white"/>
        </w:rPr>
      </w:pPr>
      <w:r w:rsidRPr="00903DBA">
        <w:rPr>
          <w:highlight w:val="white"/>
        </w:rPr>
        <w:t xml:space="preserve">    }</w:t>
      </w:r>
    </w:p>
    <w:p w14:paraId="210F3F9B" w14:textId="448C8041" w:rsidR="002F73EF" w:rsidRPr="00903DBA" w:rsidRDefault="002F73EF" w:rsidP="002F73EF">
      <w:pPr>
        <w:pStyle w:val="Rubrik3"/>
        <w:rPr>
          <w:highlight w:val="white"/>
        </w:rPr>
      </w:pPr>
      <w:bookmarkStart w:id="448" w:name="_Toc57656094"/>
      <w:r w:rsidRPr="00903DBA">
        <w:rPr>
          <w:highlight w:val="white"/>
        </w:rPr>
        <w:t>Integral Binary</w:t>
      </w:r>
      <w:bookmarkEnd w:id="448"/>
    </w:p>
    <w:p w14:paraId="5D21094A" w14:textId="239DEDC3" w:rsidR="00F00DE2" w:rsidRPr="00903DBA" w:rsidRDefault="00F00DE2" w:rsidP="00F00DE2">
      <w:pPr>
        <w:rPr>
          <w:highlight w:val="white"/>
        </w:rPr>
      </w:pPr>
      <w:r w:rsidRPr="00903DBA">
        <w:rPr>
          <w:highlight w:val="white"/>
        </w:rPr>
        <w:t xml:space="preserve">The binary integral </w:t>
      </w:r>
      <w:r w:rsidR="0041393E" w:rsidRPr="00903DBA">
        <w:rPr>
          <w:highlight w:val="white"/>
        </w:rPr>
        <w:t>addition</w:t>
      </w:r>
      <w:r w:rsidR="00CF52E0" w:rsidRPr="00903DBA">
        <w:rPr>
          <w:highlight w:val="white"/>
        </w:rPr>
        <w:t xml:space="preserve"> and </w:t>
      </w:r>
      <w:r w:rsidR="0041393E" w:rsidRPr="00903DBA">
        <w:rPr>
          <w:highlight w:val="white"/>
        </w:rPr>
        <w:t>subtraction</w:t>
      </w:r>
      <w:r w:rsidR="00CF52E0" w:rsidRPr="00903DBA">
        <w:rPr>
          <w:highlight w:val="white"/>
        </w:rPr>
        <w:t xml:space="preserve"> as well as the bitwise </w:t>
      </w:r>
      <w:r w:rsidR="00CF52E0" w:rsidRPr="00DE00DC">
        <w:rPr>
          <w:rStyle w:val="KeyWord0"/>
          <w:highlight w:val="white"/>
        </w:rPr>
        <w:t>and</w:t>
      </w:r>
      <w:r w:rsidR="00CF52E0" w:rsidRPr="00903DBA">
        <w:rPr>
          <w:highlight w:val="white"/>
        </w:rPr>
        <w:t xml:space="preserve">, </w:t>
      </w:r>
      <w:r w:rsidR="00CF52E0" w:rsidRPr="00DE00DC">
        <w:rPr>
          <w:rStyle w:val="KeyWord0"/>
          <w:highlight w:val="white"/>
        </w:rPr>
        <w:t>or</w:t>
      </w:r>
      <w:r w:rsidR="00CF52E0" w:rsidRPr="00903DBA">
        <w:rPr>
          <w:highlight w:val="white"/>
        </w:rPr>
        <w:t xml:space="preserve">, and </w:t>
      </w:r>
      <w:r w:rsidR="00CF52E0" w:rsidRPr="00DE00DC">
        <w:rPr>
          <w:rStyle w:val="KeyWord0"/>
          <w:highlight w:val="white"/>
        </w:rPr>
        <w:t>xor</w:t>
      </w:r>
      <w:r w:rsidR="00CF52E0" w:rsidRPr="00903DBA">
        <w:rPr>
          <w:highlight w:val="white"/>
        </w:rPr>
        <w:t xml:space="preserve"> operations are rather straightforward. </w:t>
      </w:r>
      <w:r w:rsidR="00F237E9" w:rsidRPr="00903DBA">
        <w:rPr>
          <w:highlight w:val="white"/>
        </w:rPr>
        <w:t xml:space="preserve">They take two values stored in registers, on memory addresses, or as integer values. </w:t>
      </w:r>
      <w:r w:rsidR="00CF52E0" w:rsidRPr="00903DBA">
        <w:rPr>
          <w:highlight w:val="white"/>
        </w:rPr>
        <w:t xml:space="preserve">However, </w:t>
      </w:r>
      <w:r w:rsidR="009C5120" w:rsidRPr="00903DBA">
        <w:rPr>
          <w:highlight w:val="white"/>
        </w:rPr>
        <w:t xml:space="preserve">the left and right </w:t>
      </w:r>
      <w:r w:rsidR="009C5120" w:rsidRPr="00DE00DC">
        <w:rPr>
          <w:rStyle w:val="KeyWord0"/>
          <w:highlight w:val="white"/>
        </w:rPr>
        <w:t>shift</w:t>
      </w:r>
      <w:r w:rsidR="009C5120" w:rsidRPr="00903DBA">
        <w:rPr>
          <w:highlight w:val="white"/>
        </w:rPr>
        <w:t xml:space="preserve"> operation demands that the right operands is stored in a specific register.</w:t>
      </w:r>
    </w:p>
    <w:p w14:paraId="4955F43F" w14:textId="2332B11A" w:rsidR="00F237E9" w:rsidRPr="00903DBA" w:rsidRDefault="009C7769" w:rsidP="00F00DE2">
      <w:pPr>
        <w:rPr>
          <w:highlight w:val="white"/>
        </w:rPr>
      </w:pPr>
      <w:r w:rsidRPr="00903DBA">
        <w:rPr>
          <w:highlight w:val="white"/>
        </w:rPr>
        <w:t xml:space="preserve">The </w:t>
      </w:r>
      <w:r w:rsidRPr="00903DBA">
        <w:rPr>
          <w:rStyle w:val="KeyWord0"/>
          <w:highlight w:val="white"/>
        </w:rPr>
        <w:t>IntegralBinary</w:t>
      </w:r>
      <w:r w:rsidRPr="00903DBA">
        <w:rPr>
          <w:highlight w:val="white"/>
        </w:rPr>
        <w:t xml:space="preserve"> method calls the second </w:t>
      </w:r>
      <w:r w:rsidRPr="00903DBA">
        <w:rPr>
          <w:rStyle w:val="KeyWord0"/>
          <w:highlight w:val="white"/>
        </w:rPr>
        <w:t>IntegralBinary</w:t>
      </w:r>
      <w:r w:rsidRPr="00903DBA">
        <w:rPr>
          <w:highlight w:val="white"/>
        </w:rPr>
        <w:t xml:space="preserve"> method with the operator and the operands.</w:t>
      </w:r>
    </w:p>
    <w:p w14:paraId="6107D74D" w14:textId="77777777" w:rsidR="002F73EF" w:rsidRPr="00903DBA" w:rsidRDefault="002F73EF" w:rsidP="002F73EF">
      <w:pPr>
        <w:pStyle w:val="Code"/>
        <w:rPr>
          <w:highlight w:val="white"/>
        </w:rPr>
      </w:pPr>
      <w:r w:rsidRPr="00903DBA">
        <w:rPr>
          <w:highlight w:val="white"/>
        </w:rPr>
        <w:t xml:space="preserve">    public void IntegralBinary(MiddleCode middleCode) {</w:t>
      </w:r>
    </w:p>
    <w:p w14:paraId="04DB9572" w14:textId="77777777" w:rsidR="002F73EF" w:rsidRPr="00903DBA" w:rsidRDefault="002F73EF" w:rsidP="002F73EF">
      <w:pPr>
        <w:pStyle w:val="Code"/>
        <w:rPr>
          <w:highlight w:val="white"/>
        </w:rPr>
      </w:pPr>
      <w:r w:rsidRPr="00903DBA">
        <w:rPr>
          <w:highlight w:val="white"/>
        </w:rPr>
        <w:t xml:space="preserve">      Symbol resultSymbol = (Symbol)middleCode[0],</w:t>
      </w:r>
    </w:p>
    <w:p w14:paraId="7700DC2D" w14:textId="77777777" w:rsidR="002F73EF" w:rsidRPr="00903DBA" w:rsidRDefault="002F73EF" w:rsidP="002F73EF">
      <w:pPr>
        <w:pStyle w:val="Code"/>
        <w:rPr>
          <w:highlight w:val="white"/>
        </w:rPr>
      </w:pPr>
      <w:r w:rsidRPr="00903DBA">
        <w:rPr>
          <w:highlight w:val="white"/>
        </w:rPr>
        <w:t xml:space="preserve">             leftSymbol = (Symbol)middleCode[1],</w:t>
      </w:r>
    </w:p>
    <w:p w14:paraId="770B992A" w14:textId="77777777" w:rsidR="002F73EF" w:rsidRPr="00903DBA" w:rsidRDefault="002F73EF" w:rsidP="002F73EF">
      <w:pPr>
        <w:pStyle w:val="Code"/>
        <w:rPr>
          <w:highlight w:val="white"/>
        </w:rPr>
      </w:pPr>
      <w:r w:rsidRPr="00903DBA">
        <w:rPr>
          <w:highlight w:val="white"/>
        </w:rPr>
        <w:t xml:space="preserve">             rightSymbol = (Symbol)middleCode[2];</w:t>
      </w:r>
    </w:p>
    <w:p w14:paraId="12FFD2FA" w14:textId="77777777" w:rsidR="002F73EF" w:rsidRPr="00903DBA" w:rsidRDefault="002F73EF" w:rsidP="002F73EF">
      <w:pPr>
        <w:pStyle w:val="Code"/>
        <w:rPr>
          <w:highlight w:val="white"/>
        </w:rPr>
      </w:pPr>
      <w:r w:rsidRPr="00903DBA">
        <w:rPr>
          <w:highlight w:val="white"/>
        </w:rPr>
        <w:t xml:space="preserve">      IntegralBinary(middleCode.Operator, resultSymbol,</w:t>
      </w:r>
    </w:p>
    <w:p w14:paraId="7B4D77E4" w14:textId="77777777" w:rsidR="002F73EF" w:rsidRPr="00903DBA" w:rsidRDefault="002F73EF" w:rsidP="002F73EF">
      <w:pPr>
        <w:pStyle w:val="Code"/>
        <w:rPr>
          <w:highlight w:val="white"/>
        </w:rPr>
      </w:pPr>
      <w:r w:rsidRPr="00903DBA">
        <w:rPr>
          <w:highlight w:val="white"/>
        </w:rPr>
        <w:t xml:space="preserve">                     leftSymbol, rightSymbol);</w:t>
      </w:r>
    </w:p>
    <w:p w14:paraId="65FD5312" w14:textId="77777777" w:rsidR="002F73EF" w:rsidRPr="00903DBA" w:rsidRDefault="002F73EF" w:rsidP="002F73EF">
      <w:pPr>
        <w:pStyle w:val="Code"/>
        <w:rPr>
          <w:highlight w:val="white"/>
        </w:rPr>
      </w:pPr>
      <w:r w:rsidRPr="00903DBA">
        <w:rPr>
          <w:highlight w:val="white"/>
        </w:rPr>
        <w:t xml:space="preserve">    }</w:t>
      </w:r>
    </w:p>
    <w:p w14:paraId="1C0678FF" w14:textId="5B7B5608" w:rsidR="009C7769" w:rsidRPr="00903DBA" w:rsidRDefault="009C7769" w:rsidP="009C7769">
      <w:pPr>
        <w:rPr>
          <w:highlight w:val="white"/>
        </w:rPr>
      </w:pPr>
      <w:r w:rsidRPr="00903DBA">
        <w:rPr>
          <w:highlight w:val="white"/>
        </w:rPr>
        <w:t xml:space="preserve">The </w:t>
      </w:r>
      <w:r w:rsidRPr="00903DBA">
        <w:rPr>
          <w:rStyle w:val="KeyWord0"/>
          <w:highlight w:val="white"/>
        </w:rPr>
        <w:t>IntegralRelation</w:t>
      </w:r>
      <w:r w:rsidRPr="00903DBA">
        <w:rPr>
          <w:highlight w:val="white"/>
        </w:rPr>
        <w:t xml:space="preserve"> method also calls the </w:t>
      </w:r>
      <w:r w:rsidRPr="00903DBA">
        <w:rPr>
          <w:rStyle w:val="KeyWord0"/>
          <w:highlight w:val="white"/>
        </w:rPr>
        <w:t>IntegralBinary</w:t>
      </w:r>
      <w:r w:rsidRPr="00903DBA">
        <w:rPr>
          <w:highlight w:val="white"/>
        </w:rPr>
        <w:t xml:space="preserve"> with </w:t>
      </w:r>
      <w:r w:rsidR="002B3131" w:rsidRPr="00903DBA">
        <w:rPr>
          <w:highlight w:val="white"/>
        </w:rPr>
        <w:t>comparation</w:t>
      </w:r>
      <w:r w:rsidRPr="00903DBA">
        <w:rPr>
          <w:highlight w:val="white"/>
        </w:rPr>
        <w:t xml:space="preserve"> operator and the operands.</w:t>
      </w:r>
      <w:r w:rsidR="002B3131" w:rsidRPr="00903DBA">
        <w:rPr>
          <w:highlight w:val="white"/>
        </w:rPr>
        <w:t xml:space="preserve"> Note that the result symbol is null in this case. We do not expect a result value of the comparations. Instead, the </w:t>
      </w:r>
      <w:r w:rsidR="001312F5" w:rsidRPr="00903DBA">
        <w:rPr>
          <w:highlight w:val="white"/>
        </w:rPr>
        <w:t xml:space="preserve">result is placed in flags that the following jump instruction catches. The assembly code operator corresponding to the middle code operator is </w:t>
      </w:r>
      <w:r w:rsidR="006A4185" w:rsidRPr="00903DBA">
        <w:rPr>
          <w:highlight w:val="white"/>
        </w:rPr>
        <w:t xml:space="preserve">looked up in </w:t>
      </w:r>
      <w:r w:rsidR="001312F5" w:rsidRPr="00903DBA">
        <w:rPr>
          <w:highlight w:val="white"/>
        </w:rPr>
        <w:t xml:space="preserve">the </w:t>
      </w:r>
      <w:r w:rsidR="001312F5" w:rsidRPr="00903DBA">
        <w:rPr>
          <w:rStyle w:val="KeyWord0"/>
          <w:highlight w:val="white"/>
        </w:rPr>
        <w:t>m_middleToIntegralMap</w:t>
      </w:r>
      <w:r w:rsidR="001312F5" w:rsidRPr="00903DBA">
        <w:rPr>
          <w:highlight w:val="white"/>
        </w:rPr>
        <w:t xml:space="preserve"> map.</w:t>
      </w:r>
    </w:p>
    <w:p w14:paraId="4A84AA8F" w14:textId="77777777" w:rsidR="002F73EF" w:rsidRPr="00903DBA" w:rsidRDefault="002F73EF" w:rsidP="002F73EF">
      <w:pPr>
        <w:pStyle w:val="Code"/>
        <w:rPr>
          <w:highlight w:val="white"/>
        </w:rPr>
      </w:pPr>
      <w:r w:rsidRPr="00903DBA">
        <w:rPr>
          <w:highlight w:val="white"/>
        </w:rPr>
        <w:t xml:space="preserve">    public void IntegralRelation(MiddleCode middleCode) {</w:t>
      </w:r>
    </w:p>
    <w:p w14:paraId="5E900A3C" w14:textId="77777777" w:rsidR="002F73EF" w:rsidRPr="00903DBA" w:rsidRDefault="002F73EF" w:rsidP="002F73EF">
      <w:pPr>
        <w:pStyle w:val="Code"/>
        <w:rPr>
          <w:highlight w:val="white"/>
        </w:rPr>
      </w:pPr>
      <w:r w:rsidRPr="00903DBA">
        <w:rPr>
          <w:highlight w:val="white"/>
        </w:rPr>
        <w:t xml:space="preserve">      Symbol leftSymbol = (Symbol) middleCode[1],</w:t>
      </w:r>
    </w:p>
    <w:p w14:paraId="56E59B47" w14:textId="77777777" w:rsidR="002F73EF" w:rsidRPr="00903DBA" w:rsidRDefault="002F73EF" w:rsidP="002F73EF">
      <w:pPr>
        <w:pStyle w:val="Code"/>
        <w:rPr>
          <w:highlight w:val="white"/>
        </w:rPr>
      </w:pPr>
      <w:r w:rsidRPr="00903DBA">
        <w:rPr>
          <w:highlight w:val="white"/>
        </w:rPr>
        <w:t xml:space="preserve">             rightSymbol = (Symbol) middleCode[2];</w:t>
      </w:r>
    </w:p>
    <w:p w14:paraId="4182D9D2" w14:textId="77777777" w:rsidR="002F73EF" w:rsidRPr="00903DBA" w:rsidRDefault="002F73EF" w:rsidP="002F73EF">
      <w:pPr>
        <w:pStyle w:val="Code"/>
        <w:rPr>
          <w:highlight w:val="white"/>
        </w:rPr>
      </w:pPr>
      <w:r w:rsidRPr="00903DBA">
        <w:rPr>
          <w:highlight w:val="white"/>
        </w:rPr>
        <w:t xml:space="preserve">      IntegralBinary(MiddleOperator.Compare, null, leftSymbol, rightSymbol);</w:t>
      </w:r>
    </w:p>
    <w:p w14:paraId="53EB1DC3" w14:textId="77777777" w:rsidR="002F73EF" w:rsidRPr="00903DBA" w:rsidRDefault="002F73EF" w:rsidP="002F73EF">
      <w:pPr>
        <w:pStyle w:val="Code"/>
        <w:rPr>
          <w:highlight w:val="white"/>
        </w:rPr>
      </w:pPr>
      <w:r w:rsidRPr="00903DBA">
        <w:rPr>
          <w:highlight w:val="white"/>
        </w:rPr>
        <w:t xml:space="preserve">      AssemblyOperator objectOperator =</w:t>
      </w:r>
    </w:p>
    <w:p w14:paraId="7DE19ED3" w14:textId="77777777" w:rsidR="002F73EF" w:rsidRPr="00903DBA" w:rsidRDefault="002F73EF" w:rsidP="002F73EF">
      <w:pPr>
        <w:pStyle w:val="Code"/>
        <w:rPr>
          <w:highlight w:val="white"/>
        </w:rPr>
      </w:pPr>
      <w:r w:rsidRPr="00903DBA">
        <w:rPr>
          <w:highlight w:val="white"/>
        </w:rPr>
        <w:t xml:space="preserve">        m_middleToIntegralMap[middleCode.Operator];</w:t>
      </w:r>
    </w:p>
    <w:p w14:paraId="5396EE73" w14:textId="77777777" w:rsidR="002F73EF" w:rsidRPr="00903DBA" w:rsidRDefault="002F73EF" w:rsidP="002F73EF">
      <w:pPr>
        <w:pStyle w:val="Code"/>
        <w:rPr>
          <w:highlight w:val="white"/>
        </w:rPr>
      </w:pPr>
      <w:r w:rsidRPr="00903DBA">
        <w:rPr>
          <w:highlight w:val="white"/>
        </w:rPr>
        <w:t xml:space="preserve">      int target = (int) middleCode[0];</w:t>
      </w:r>
    </w:p>
    <w:p w14:paraId="60469DE6" w14:textId="77777777" w:rsidR="002F73EF" w:rsidRPr="00903DBA" w:rsidRDefault="002F73EF" w:rsidP="002F73EF">
      <w:pPr>
        <w:pStyle w:val="Code"/>
        <w:rPr>
          <w:highlight w:val="white"/>
        </w:rPr>
      </w:pPr>
      <w:r w:rsidRPr="00903DBA">
        <w:rPr>
          <w:highlight w:val="white"/>
        </w:rPr>
        <w:t xml:space="preserve">      AddAssemblyCode(objectOperator, null, null, target);</w:t>
      </w:r>
    </w:p>
    <w:p w14:paraId="10245E85" w14:textId="77777777" w:rsidR="002F73EF" w:rsidRPr="00903DBA" w:rsidRDefault="002F73EF" w:rsidP="002F73EF">
      <w:pPr>
        <w:pStyle w:val="Code"/>
        <w:rPr>
          <w:highlight w:val="white"/>
        </w:rPr>
      </w:pPr>
      <w:r w:rsidRPr="00903DBA">
        <w:rPr>
          <w:highlight w:val="white"/>
        </w:rPr>
        <w:t xml:space="preserve">    }</w:t>
      </w:r>
    </w:p>
    <w:p w14:paraId="5E4ABF40" w14:textId="64901881" w:rsidR="002F73EF" w:rsidRPr="00903DBA" w:rsidRDefault="002F73EF" w:rsidP="002F73EF">
      <w:pPr>
        <w:rPr>
          <w:highlight w:val="white"/>
        </w:rPr>
      </w:pPr>
      <w:r w:rsidRPr="00903DBA">
        <w:rPr>
          <w:highlight w:val="white"/>
        </w:rPr>
        <w:t xml:space="preserve">The </w:t>
      </w:r>
      <w:r w:rsidRPr="00903DBA">
        <w:rPr>
          <w:rStyle w:val="KeyWord0"/>
          <w:highlight w:val="white"/>
        </w:rPr>
        <w:t>IntegralBinary</w:t>
      </w:r>
      <w:r w:rsidRPr="00903DBA">
        <w:rPr>
          <w:highlight w:val="white"/>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903DBA" w:rsidRDefault="002F73EF" w:rsidP="002F73EF">
      <w:pPr>
        <w:pStyle w:val="Code"/>
        <w:rPr>
          <w:highlight w:val="white"/>
        </w:rPr>
      </w:pPr>
      <w:r w:rsidRPr="00903DBA">
        <w:rPr>
          <w:highlight w:val="white"/>
        </w:rPr>
        <w:t xml:space="preserve">    public void IntegralBinary(MiddleOperator middleOperator,</w:t>
      </w:r>
    </w:p>
    <w:p w14:paraId="002622BB" w14:textId="77777777" w:rsidR="002F73EF" w:rsidRPr="00903DBA" w:rsidRDefault="002F73EF" w:rsidP="002F73EF">
      <w:pPr>
        <w:pStyle w:val="Code"/>
        <w:rPr>
          <w:highlight w:val="white"/>
        </w:rPr>
      </w:pPr>
      <w:r w:rsidRPr="00903DBA">
        <w:rPr>
          <w:highlight w:val="white"/>
        </w:rPr>
        <w:t xml:space="preserve">                               Symbol resultSymbol,  Symbol leftSymbol,</w:t>
      </w:r>
    </w:p>
    <w:p w14:paraId="520F0386" w14:textId="77777777" w:rsidR="002F73EF" w:rsidRPr="00903DBA" w:rsidRDefault="002F73EF" w:rsidP="002F73EF">
      <w:pPr>
        <w:pStyle w:val="Code"/>
        <w:rPr>
          <w:highlight w:val="white"/>
        </w:rPr>
      </w:pPr>
      <w:r w:rsidRPr="00903DBA">
        <w:rPr>
          <w:highlight w:val="white"/>
        </w:rPr>
        <w:t xml:space="preserve">                                Symbol rightSymbol) {</w:t>
      </w:r>
    </w:p>
    <w:p w14:paraId="2507103D" w14:textId="4F70BF9B" w:rsidR="002F73EF" w:rsidRPr="00903DBA" w:rsidRDefault="002F73EF" w:rsidP="002F73EF">
      <w:pPr>
        <w:pStyle w:val="Code"/>
        <w:rPr>
          <w:highlight w:val="white"/>
        </w:rPr>
      </w:pPr>
      <w:r w:rsidRPr="00903DBA">
        <w:rPr>
          <w:highlight w:val="white"/>
        </w:rPr>
        <w:t xml:space="preserve">      Track leftTrack = null, rightTrack = null;</w:t>
      </w:r>
    </w:p>
    <w:p w14:paraId="1B06ACE2" w14:textId="77777777" w:rsidR="002F73EF" w:rsidRPr="00903DBA" w:rsidRDefault="002F73EF" w:rsidP="002F73EF">
      <w:pPr>
        <w:pStyle w:val="Code"/>
        <w:rPr>
          <w:highlight w:val="white"/>
        </w:rPr>
      </w:pPr>
      <w:r w:rsidRPr="00903DBA">
        <w:rPr>
          <w:highlight w:val="white"/>
        </w:rPr>
        <w:t xml:space="preserve">      m_trackMap.TryGetValue(leftSymbol, out leftTrack);</w:t>
      </w:r>
    </w:p>
    <w:p w14:paraId="6A2320D5" w14:textId="77777777" w:rsidR="002F73EF" w:rsidRPr="00903DBA" w:rsidRDefault="002F73EF" w:rsidP="002F73EF">
      <w:pPr>
        <w:pStyle w:val="Code"/>
        <w:rPr>
          <w:highlight w:val="white"/>
        </w:rPr>
      </w:pPr>
      <w:r w:rsidRPr="00903DBA">
        <w:rPr>
          <w:highlight w:val="white"/>
        </w:rPr>
        <w:t xml:space="preserve">      m_trackMap.TryGetValue(rightSymbol, out rightTrack);</w:t>
      </w:r>
    </w:p>
    <w:p w14:paraId="7446407D" w14:textId="10730AD2" w:rsidR="00E91165" w:rsidRPr="00903DBA" w:rsidRDefault="00F04854" w:rsidP="0004552B">
      <w:pPr>
        <w:rPr>
          <w:highlight w:val="white"/>
        </w:rPr>
      </w:pPr>
      <w:r w:rsidRPr="00903DBA">
        <w:rPr>
          <w:highlight w:val="white"/>
        </w:rPr>
        <w:t>Generally speaking, we try to keep the values in their current form as long as possible</w:t>
      </w:r>
      <w:r w:rsidR="00FC5873" w:rsidRPr="00903DBA">
        <w:rPr>
          <w:highlight w:val="white"/>
        </w:rPr>
        <w:t xml:space="preserve"> in order to generate as effective code as possible.</w:t>
      </w:r>
      <w:r w:rsidRPr="00903DBA">
        <w:rPr>
          <w:highlight w:val="white"/>
        </w:rPr>
        <w:t xml:space="preserve"> However, there are some cases where</w:t>
      </w:r>
      <w:r w:rsidR="00FC5873" w:rsidRPr="00903DBA">
        <w:rPr>
          <w:highlight w:val="white"/>
        </w:rPr>
        <w:t xml:space="preserve"> we have to load the value into a register. </w:t>
      </w:r>
      <w:r w:rsidR="008328B4" w:rsidRPr="00903DBA">
        <w:rPr>
          <w:highlight w:val="white"/>
        </w:rPr>
        <w:t xml:space="preserve">More specifically, </w:t>
      </w:r>
      <w:r w:rsidR="0004552B" w:rsidRPr="00903DBA">
        <w:rPr>
          <w:highlight w:val="white"/>
        </w:rPr>
        <w:t xml:space="preserve">if the result </w:t>
      </w:r>
      <w:r w:rsidR="008E104B" w:rsidRPr="00903DBA">
        <w:rPr>
          <w:highlight w:val="white"/>
        </w:rPr>
        <w:t>symbol is not null</w:t>
      </w:r>
      <w:r w:rsidR="00B67F9B" w:rsidRPr="00903DBA">
        <w:rPr>
          <w:highlight w:val="white"/>
        </w:rPr>
        <w:t xml:space="preserve"> (</w:t>
      </w:r>
      <w:r w:rsidR="008E104B" w:rsidRPr="00903DBA">
        <w:rPr>
          <w:highlight w:val="white"/>
        </w:rPr>
        <w:t>which it is in comparations</w:t>
      </w:r>
      <w:r w:rsidR="00B67F9B" w:rsidRPr="00903DBA">
        <w:rPr>
          <w:highlight w:val="white"/>
        </w:rPr>
        <w:t>)</w:t>
      </w:r>
      <w:r w:rsidR="008E104B" w:rsidRPr="00903DBA">
        <w:rPr>
          <w:highlight w:val="white"/>
        </w:rPr>
        <w:t xml:space="preserve"> and it does not equal the left symbol</w:t>
      </w:r>
      <w:r w:rsidR="00B67F9B" w:rsidRPr="00903DBA">
        <w:rPr>
          <w:highlight w:val="white"/>
        </w:rPr>
        <w:t xml:space="preserve"> (</w:t>
      </w:r>
      <w:r w:rsidR="008E104B" w:rsidRPr="00903DBA">
        <w:rPr>
          <w:highlight w:val="white"/>
        </w:rPr>
        <w:t xml:space="preserve">which it does </w:t>
      </w:r>
      <w:r w:rsidR="00276911" w:rsidRPr="00903DBA">
        <w:rPr>
          <w:highlight w:val="white"/>
        </w:rPr>
        <w:t>in compound assignment)</w:t>
      </w:r>
      <w:r w:rsidR="0004552B" w:rsidRPr="00903DBA">
        <w:rPr>
          <w:highlight w:val="white"/>
        </w:rPr>
        <w:t>, we load its value into a register.</w:t>
      </w:r>
    </w:p>
    <w:p w14:paraId="51E0C0F8" w14:textId="77777777" w:rsidR="00BE5C16" w:rsidRPr="00903DBA" w:rsidRDefault="00BE5C16" w:rsidP="00BE5C16">
      <w:pPr>
        <w:pStyle w:val="Code"/>
        <w:rPr>
          <w:highlight w:val="white"/>
        </w:rPr>
      </w:pPr>
      <w:r w:rsidRPr="00903DBA">
        <w:rPr>
          <w:highlight w:val="white"/>
        </w:rPr>
        <w:t xml:space="preserve">      if ((leftTrack == null) &amp;&amp;</w:t>
      </w:r>
    </w:p>
    <w:p w14:paraId="3657C4FC" w14:textId="77777777" w:rsidR="00BE5C16" w:rsidRPr="00903DBA" w:rsidRDefault="00BE5C16" w:rsidP="00BE5C16">
      <w:pPr>
        <w:pStyle w:val="Code"/>
        <w:rPr>
          <w:highlight w:val="white"/>
        </w:rPr>
      </w:pPr>
      <w:r w:rsidRPr="00903DBA">
        <w:rPr>
          <w:highlight w:val="white"/>
        </w:rPr>
        <w:t xml:space="preserve">          (resultSymbol != null) &amp;&amp; (resultSymbol != leftSymbol)) {</w:t>
      </w:r>
    </w:p>
    <w:p w14:paraId="602CB7AF" w14:textId="77777777" w:rsidR="00BE5C16" w:rsidRPr="00903DBA" w:rsidRDefault="00BE5C16" w:rsidP="00BE5C16">
      <w:pPr>
        <w:pStyle w:val="Code"/>
        <w:rPr>
          <w:highlight w:val="white"/>
        </w:rPr>
      </w:pPr>
      <w:r w:rsidRPr="00903DBA">
        <w:rPr>
          <w:highlight w:val="white"/>
        </w:rPr>
        <w:t xml:space="preserve">        leftTrack = LoadValueToRegister(leftSymbol);</w:t>
      </w:r>
    </w:p>
    <w:p w14:paraId="2E8FA0FF" w14:textId="77777777" w:rsidR="00BE5C16" w:rsidRPr="00903DBA" w:rsidRDefault="00BE5C16" w:rsidP="00BE5C16">
      <w:pPr>
        <w:pStyle w:val="Code"/>
        <w:rPr>
          <w:highlight w:val="white"/>
        </w:rPr>
      </w:pPr>
      <w:r w:rsidRPr="00903DBA">
        <w:rPr>
          <w:highlight w:val="white"/>
        </w:rPr>
        <w:lastRenderedPageBreak/>
        <w:t xml:space="preserve">      }</w:t>
      </w:r>
    </w:p>
    <w:p w14:paraId="464A8235" w14:textId="0CF0330B" w:rsidR="000041E1" w:rsidRPr="00903DBA" w:rsidRDefault="000041E1" w:rsidP="00E74B27">
      <w:pPr>
        <w:rPr>
          <w:highlight w:val="white"/>
        </w:rPr>
      </w:pPr>
      <w:r w:rsidRPr="00903DBA">
        <w:rPr>
          <w:highlight w:val="white"/>
        </w:rPr>
        <w:t xml:space="preserve">Another condition is </w:t>
      </w:r>
      <w:r w:rsidR="003F553D" w:rsidRPr="00903DBA">
        <w:rPr>
          <w:highlight w:val="white"/>
        </w:rPr>
        <w:t>that the left symbol may be an array, a function, or a string, or a static address. If their offset is non-zero, we must load its value into a register.</w:t>
      </w:r>
    </w:p>
    <w:p w14:paraId="4C475968" w14:textId="77777777" w:rsidR="003F553D" w:rsidRPr="00903DBA" w:rsidRDefault="003F553D" w:rsidP="003F553D">
      <w:pPr>
        <w:pStyle w:val="Code"/>
        <w:rPr>
          <w:highlight w:val="white"/>
        </w:rPr>
      </w:pPr>
      <w:r w:rsidRPr="00903DBA">
        <w:rPr>
          <w:highlight w:val="white"/>
        </w:rPr>
        <w:t xml:space="preserve">      if ((leftTrack == null) &amp;&amp;</w:t>
      </w:r>
    </w:p>
    <w:p w14:paraId="683DC9DD" w14:textId="77777777" w:rsidR="003F553D" w:rsidRPr="00903DBA" w:rsidRDefault="003F553D" w:rsidP="003F553D">
      <w:pPr>
        <w:pStyle w:val="Code"/>
        <w:rPr>
          <w:highlight w:val="white"/>
        </w:rPr>
      </w:pPr>
      <w:r w:rsidRPr="00903DBA">
        <w:rPr>
          <w:highlight w:val="white"/>
        </w:rPr>
        <w:t xml:space="preserve">          ((leftSymbol.Type.IsArrayFunctionOrString() &amp;&amp;</w:t>
      </w:r>
    </w:p>
    <w:p w14:paraId="25761062" w14:textId="77777777" w:rsidR="003F553D" w:rsidRPr="00903DBA" w:rsidRDefault="003F553D" w:rsidP="003F553D">
      <w:pPr>
        <w:pStyle w:val="Code"/>
        <w:rPr>
          <w:highlight w:val="white"/>
        </w:rPr>
      </w:pPr>
      <w:r w:rsidRPr="00903DBA">
        <w:rPr>
          <w:highlight w:val="white"/>
        </w:rPr>
        <w:t xml:space="preserve">           (leftSymbol.Offset != 0)) ||</w:t>
      </w:r>
    </w:p>
    <w:p w14:paraId="3D5F4510" w14:textId="77777777" w:rsidR="003F553D" w:rsidRPr="00903DBA" w:rsidRDefault="003F553D" w:rsidP="003F553D">
      <w:pPr>
        <w:pStyle w:val="Code"/>
        <w:rPr>
          <w:highlight w:val="white"/>
        </w:rPr>
      </w:pPr>
      <w:r w:rsidRPr="00903DBA">
        <w:rPr>
          <w:highlight w:val="white"/>
        </w:rPr>
        <w:t xml:space="preserve">           ((leftSymbol.Value is StaticAddress) &amp;&amp;</w:t>
      </w:r>
    </w:p>
    <w:p w14:paraId="0AE938E7" w14:textId="77777777" w:rsidR="003F553D" w:rsidRPr="00903DBA" w:rsidRDefault="003F553D" w:rsidP="003F553D">
      <w:pPr>
        <w:pStyle w:val="Code"/>
        <w:rPr>
          <w:highlight w:val="white"/>
        </w:rPr>
      </w:pPr>
      <w:r w:rsidRPr="00903DBA">
        <w:rPr>
          <w:highlight w:val="white"/>
        </w:rPr>
        <w:t xml:space="preserve">           (((StaticAddress) leftSymbol.Value).Offset != 0)))) {</w:t>
      </w:r>
    </w:p>
    <w:p w14:paraId="3038B156" w14:textId="77777777" w:rsidR="003F553D" w:rsidRPr="00903DBA" w:rsidRDefault="003F553D" w:rsidP="003F553D">
      <w:pPr>
        <w:pStyle w:val="Code"/>
        <w:rPr>
          <w:highlight w:val="white"/>
        </w:rPr>
      </w:pPr>
      <w:r w:rsidRPr="00903DBA">
        <w:rPr>
          <w:highlight w:val="white"/>
        </w:rPr>
        <w:t xml:space="preserve">        leftTrack = LoadValueToRegister(leftSymbol);</w:t>
      </w:r>
    </w:p>
    <w:p w14:paraId="09F80BA9" w14:textId="77777777" w:rsidR="003F553D" w:rsidRPr="00903DBA" w:rsidRDefault="003F553D" w:rsidP="003F553D">
      <w:pPr>
        <w:pStyle w:val="Code"/>
        <w:rPr>
          <w:highlight w:val="white"/>
        </w:rPr>
      </w:pPr>
      <w:r w:rsidRPr="00903DBA">
        <w:rPr>
          <w:highlight w:val="white"/>
        </w:rPr>
        <w:t xml:space="preserve">      }</w:t>
      </w:r>
    </w:p>
    <w:p w14:paraId="24C0CC54" w14:textId="049C185E" w:rsidR="006F472B" w:rsidRPr="00903DBA" w:rsidRDefault="006F472B" w:rsidP="00E74B27">
      <w:pPr>
        <w:rPr>
          <w:highlight w:val="white"/>
        </w:rPr>
      </w:pPr>
      <w:r w:rsidRPr="00903DBA">
        <w:rPr>
          <w:highlight w:val="white"/>
        </w:rPr>
        <w:t xml:space="preserve">If the same conditions apply on the right symbol, </w:t>
      </w:r>
      <w:r w:rsidR="003F553D" w:rsidRPr="00903DBA">
        <w:rPr>
          <w:highlight w:val="white"/>
        </w:rPr>
        <w:t xml:space="preserve">with the exception of the assignment, addition, or subtraction operator. </w:t>
      </w:r>
      <w:r w:rsidR="00C741EF" w:rsidRPr="00903DBA">
        <w:rPr>
          <w:highlight w:val="white"/>
        </w:rPr>
        <w:t>For those operators we can handle the value with or without an offset.</w:t>
      </w:r>
    </w:p>
    <w:p w14:paraId="2DF2A7F4" w14:textId="77777777" w:rsidR="003F553D" w:rsidRPr="00903DBA" w:rsidRDefault="003F553D" w:rsidP="003F553D">
      <w:pPr>
        <w:pStyle w:val="Code"/>
        <w:rPr>
          <w:highlight w:val="white"/>
        </w:rPr>
      </w:pPr>
      <w:r w:rsidRPr="00903DBA">
        <w:rPr>
          <w:highlight w:val="white"/>
        </w:rPr>
        <w:t xml:space="preserve">      if ((rightTrack == null) &amp;&amp;</w:t>
      </w:r>
    </w:p>
    <w:p w14:paraId="51220478" w14:textId="77777777" w:rsidR="003F553D" w:rsidRPr="00903DBA" w:rsidRDefault="003F553D" w:rsidP="003F553D">
      <w:pPr>
        <w:pStyle w:val="Code"/>
        <w:rPr>
          <w:highlight w:val="white"/>
        </w:rPr>
      </w:pPr>
      <w:r w:rsidRPr="00903DBA">
        <w:rPr>
          <w:highlight w:val="white"/>
        </w:rPr>
        <w:t xml:space="preserve">          (middleOperator != MiddleOperator.Assign) &amp;&amp;</w:t>
      </w:r>
    </w:p>
    <w:p w14:paraId="21125EB7" w14:textId="77777777" w:rsidR="003F553D" w:rsidRPr="00903DBA" w:rsidRDefault="003F553D" w:rsidP="003F553D">
      <w:pPr>
        <w:pStyle w:val="Code"/>
        <w:rPr>
          <w:highlight w:val="white"/>
        </w:rPr>
      </w:pPr>
      <w:r w:rsidRPr="00903DBA">
        <w:rPr>
          <w:highlight w:val="white"/>
        </w:rPr>
        <w:t xml:space="preserve">          (middleOperator != MiddleOperator.BinaryAdd) &amp;&amp;</w:t>
      </w:r>
    </w:p>
    <w:p w14:paraId="58C85444" w14:textId="77777777" w:rsidR="003F553D" w:rsidRPr="00903DBA" w:rsidRDefault="003F553D" w:rsidP="003F553D">
      <w:pPr>
        <w:pStyle w:val="Code"/>
        <w:rPr>
          <w:highlight w:val="white"/>
        </w:rPr>
      </w:pPr>
      <w:r w:rsidRPr="00903DBA">
        <w:rPr>
          <w:highlight w:val="white"/>
        </w:rPr>
        <w:t xml:space="preserve">          (middleOperator != MiddleOperator.BinarySubtract) &amp;&amp;</w:t>
      </w:r>
    </w:p>
    <w:p w14:paraId="1855A0FA" w14:textId="77777777" w:rsidR="003F553D" w:rsidRPr="00903DBA" w:rsidRDefault="003F553D" w:rsidP="003F553D">
      <w:pPr>
        <w:pStyle w:val="Code"/>
        <w:rPr>
          <w:highlight w:val="white"/>
        </w:rPr>
      </w:pPr>
      <w:r w:rsidRPr="00903DBA">
        <w:rPr>
          <w:highlight w:val="white"/>
        </w:rPr>
        <w:t xml:space="preserve">          ((rightSymbol.Type.IsArrayFunctionOrString() &amp;&amp;</w:t>
      </w:r>
    </w:p>
    <w:p w14:paraId="280D5C5B" w14:textId="77777777" w:rsidR="003F553D" w:rsidRPr="00903DBA" w:rsidRDefault="003F553D" w:rsidP="003F553D">
      <w:pPr>
        <w:pStyle w:val="Code"/>
        <w:rPr>
          <w:highlight w:val="white"/>
        </w:rPr>
      </w:pPr>
      <w:r w:rsidRPr="00903DBA">
        <w:rPr>
          <w:highlight w:val="white"/>
        </w:rPr>
        <w:t xml:space="preserve">           (rightSymbol.Offset != 0)) ||</w:t>
      </w:r>
    </w:p>
    <w:p w14:paraId="239CD81E" w14:textId="77777777" w:rsidR="003F553D" w:rsidRPr="00903DBA" w:rsidRDefault="003F553D" w:rsidP="003F553D">
      <w:pPr>
        <w:pStyle w:val="Code"/>
        <w:rPr>
          <w:highlight w:val="white"/>
        </w:rPr>
      </w:pPr>
      <w:r w:rsidRPr="00903DBA">
        <w:rPr>
          <w:highlight w:val="white"/>
        </w:rPr>
        <w:t xml:space="preserve">           ((rightSymbol.Value is StaticAddress) &amp;&amp;</w:t>
      </w:r>
    </w:p>
    <w:p w14:paraId="531BAE32" w14:textId="77777777" w:rsidR="003F553D" w:rsidRPr="00903DBA" w:rsidRDefault="003F553D" w:rsidP="003F553D">
      <w:pPr>
        <w:pStyle w:val="Code"/>
        <w:rPr>
          <w:highlight w:val="white"/>
        </w:rPr>
      </w:pPr>
      <w:r w:rsidRPr="00903DBA">
        <w:rPr>
          <w:highlight w:val="white"/>
        </w:rPr>
        <w:t xml:space="preserve">            (((StaticAddress) rightSymbol.Value).Offset != 0)))) {</w:t>
      </w:r>
    </w:p>
    <w:p w14:paraId="67F68FF3" w14:textId="77777777" w:rsidR="003F553D" w:rsidRPr="00903DBA" w:rsidRDefault="003F553D" w:rsidP="003F553D">
      <w:pPr>
        <w:pStyle w:val="Code"/>
        <w:rPr>
          <w:highlight w:val="white"/>
        </w:rPr>
      </w:pPr>
      <w:r w:rsidRPr="00903DBA">
        <w:rPr>
          <w:highlight w:val="white"/>
        </w:rPr>
        <w:t xml:space="preserve">        rightTrack = LoadValueToRegister(rightSymbol);</w:t>
      </w:r>
    </w:p>
    <w:p w14:paraId="78FD4AAB" w14:textId="77777777" w:rsidR="003F553D" w:rsidRPr="00903DBA" w:rsidRDefault="003F553D" w:rsidP="003F553D">
      <w:pPr>
        <w:pStyle w:val="Code"/>
        <w:rPr>
          <w:highlight w:val="white"/>
        </w:rPr>
      </w:pPr>
      <w:r w:rsidRPr="00903DBA">
        <w:rPr>
          <w:highlight w:val="white"/>
        </w:rPr>
        <w:t xml:space="preserve">      }</w:t>
      </w:r>
    </w:p>
    <w:p w14:paraId="0CBDEFEB" w14:textId="3966DCB8" w:rsidR="005A193E" w:rsidRPr="00903DBA" w:rsidRDefault="00DE4827" w:rsidP="003D30E7">
      <w:pPr>
        <w:rPr>
          <w:highlight w:val="white"/>
        </w:rPr>
      </w:pPr>
      <w:r w:rsidRPr="00903DBA">
        <w:rPr>
          <w:highlight w:val="white"/>
        </w:rPr>
        <w:t xml:space="preserve">Another condition </w:t>
      </w:r>
      <w:r w:rsidR="003D30E7" w:rsidRPr="00903DBA">
        <w:rPr>
          <w:highlight w:val="white"/>
        </w:rPr>
        <w:t>we need to check is whether the right symbol holds a large value. Due to technical limitation of the architecture, we must load the value into a register if it exceeds 31 bits</w:t>
      </w:r>
      <w:r w:rsidR="00782546" w:rsidRPr="00903DBA">
        <w:rPr>
          <w:highlight w:val="white"/>
        </w:rPr>
        <w:t xml:space="preserve">. In that case, the value will be loaded to the register with the </w:t>
      </w:r>
      <w:r w:rsidR="00782546" w:rsidRPr="00903DBA">
        <w:rPr>
          <w:rStyle w:val="KeyWord0"/>
          <w:highlight w:val="white"/>
        </w:rPr>
        <w:t>mov</w:t>
      </w:r>
      <w:r w:rsidR="00782546" w:rsidRPr="00903DBA">
        <w:rPr>
          <w:highlight w:val="white"/>
        </w:rPr>
        <w:t xml:space="preserve"> instruction, which is the only allowed instruction for values exceeding 31 bits. </w:t>
      </w:r>
      <w:r w:rsidR="005D2E31" w:rsidRPr="00903DBA">
        <w:rPr>
          <w:highlight w:val="white"/>
        </w:rPr>
        <w:t>Except for</w:t>
      </w:r>
      <w:r w:rsidR="00782546" w:rsidRPr="00903DBA">
        <w:rPr>
          <w:highlight w:val="white"/>
        </w:rPr>
        <w:t xml:space="preserve"> </w:t>
      </w:r>
      <w:r w:rsidR="00110333" w:rsidRPr="00903DBA">
        <w:rPr>
          <w:highlight w:val="white"/>
        </w:rPr>
        <w:t xml:space="preserve">the </w:t>
      </w:r>
      <w:r w:rsidR="00782546" w:rsidRPr="00903DBA">
        <w:rPr>
          <w:highlight w:val="white"/>
        </w:rPr>
        <w:t>assignment</w:t>
      </w:r>
      <w:r w:rsidR="00110333" w:rsidRPr="00903DBA">
        <w:rPr>
          <w:highlight w:val="white"/>
        </w:rPr>
        <w:t xml:space="preserve"> operator</w:t>
      </w:r>
      <w:r w:rsidR="00782546" w:rsidRPr="00903DBA">
        <w:rPr>
          <w:highlight w:val="white"/>
        </w:rPr>
        <w:t xml:space="preserve">, in which case we will use the </w:t>
      </w:r>
      <w:r w:rsidR="00110333" w:rsidRPr="00903DBA">
        <w:rPr>
          <w:rStyle w:val="KeyWord0"/>
          <w:highlight w:val="white"/>
        </w:rPr>
        <w:t>mov</w:t>
      </w:r>
      <w:r w:rsidR="00110333" w:rsidRPr="00903DBA">
        <w:rPr>
          <w:highlight w:val="white"/>
        </w:rPr>
        <w:t xml:space="preserve"> instruction anyway. We do not need to check the left symbol in the same way, since the middle code optimizer has reduced the expression </w:t>
      </w:r>
      <w:r w:rsidR="00596D62" w:rsidRPr="00903DBA">
        <w:rPr>
          <w:highlight w:val="white"/>
        </w:rPr>
        <w:t xml:space="preserve">or </w:t>
      </w:r>
      <w:r w:rsidR="00110333" w:rsidRPr="00903DBA">
        <w:rPr>
          <w:highlight w:val="white"/>
        </w:rPr>
        <w:t>swapped the operands if the left operand holds an integer value.</w:t>
      </w:r>
    </w:p>
    <w:p w14:paraId="2DA2EDAA" w14:textId="77777777" w:rsidR="00DE4827" w:rsidRPr="00903DBA" w:rsidRDefault="00DE4827" w:rsidP="00DE4827">
      <w:pPr>
        <w:pStyle w:val="Code"/>
        <w:rPr>
          <w:highlight w:val="white"/>
        </w:rPr>
      </w:pPr>
      <w:r w:rsidRPr="00903DBA">
        <w:rPr>
          <w:highlight w:val="white"/>
        </w:rPr>
        <w:t xml:space="preserve">      if ((rightTrack == null) &amp;&amp; (rightSymbol.Value is BigInteger) &amp;&amp;</w:t>
      </w:r>
    </w:p>
    <w:p w14:paraId="5E84500C" w14:textId="77777777" w:rsidR="00DE4827" w:rsidRPr="00903DBA" w:rsidRDefault="00DE4827" w:rsidP="00DE4827">
      <w:pPr>
        <w:pStyle w:val="Code"/>
        <w:rPr>
          <w:highlight w:val="white"/>
        </w:rPr>
      </w:pPr>
      <w:r w:rsidRPr="00903DBA">
        <w:rPr>
          <w:highlight w:val="white"/>
        </w:rPr>
        <w:t xml:space="preserve">          ((middleOperator != MiddleOperator.Assign) ||</w:t>
      </w:r>
    </w:p>
    <w:p w14:paraId="14FFCC88" w14:textId="77777777" w:rsidR="00DE4827" w:rsidRPr="00903DBA" w:rsidRDefault="00DE4827" w:rsidP="00DE4827">
      <w:pPr>
        <w:pStyle w:val="Code"/>
        <w:rPr>
          <w:highlight w:val="white"/>
        </w:rPr>
      </w:pPr>
      <w:r w:rsidRPr="00903DBA">
        <w:rPr>
          <w:highlight w:val="white"/>
        </w:rPr>
        <w:t xml:space="preserve">           (leftTrack == null))) {</w:t>
      </w:r>
    </w:p>
    <w:p w14:paraId="34562DA9" w14:textId="77777777" w:rsidR="00DE4827" w:rsidRPr="00903DBA" w:rsidRDefault="00DE4827" w:rsidP="00DE4827">
      <w:pPr>
        <w:pStyle w:val="Code"/>
        <w:rPr>
          <w:highlight w:val="white"/>
        </w:rPr>
      </w:pPr>
      <w:r w:rsidRPr="00903DBA">
        <w:rPr>
          <w:highlight w:val="white"/>
        </w:rPr>
        <w:t xml:space="preserve">        BigInteger bigValue = (BigInteger) rightSymbol.Value;</w:t>
      </w:r>
    </w:p>
    <w:p w14:paraId="080D0AD4" w14:textId="172B1F4C" w:rsidR="00735809" w:rsidRPr="00903DBA" w:rsidRDefault="00DE4827" w:rsidP="00DE4827">
      <w:pPr>
        <w:pStyle w:val="Code"/>
        <w:rPr>
          <w:highlight w:val="white"/>
        </w:rPr>
      </w:pPr>
      <w:r w:rsidRPr="00903DBA">
        <w:rPr>
          <w:highlight w:val="white"/>
        </w:rPr>
        <w:t xml:space="preserve">        if (</w:t>
      </w:r>
      <w:r w:rsidR="00735809" w:rsidRPr="00903DBA">
        <w:rPr>
          <w:highlight w:val="white"/>
        </w:rPr>
        <w:t>Start.Linux &amp;&amp;</w:t>
      </w:r>
    </w:p>
    <w:p w14:paraId="69228555" w14:textId="34DCD6D9" w:rsidR="00DE4827" w:rsidRPr="00903DBA" w:rsidRDefault="00735809" w:rsidP="00DE4827">
      <w:pPr>
        <w:pStyle w:val="Code"/>
        <w:rPr>
          <w:highlight w:val="white"/>
        </w:rPr>
      </w:pPr>
      <w:r w:rsidRPr="00903DBA">
        <w:rPr>
          <w:highlight w:val="white"/>
        </w:rPr>
        <w:t xml:space="preserve">            </w:t>
      </w:r>
      <w:r w:rsidR="00DE4827" w:rsidRPr="00903DBA">
        <w:rPr>
          <w:highlight w:val="white"/>
        </w:rPr>
        <w:t>!((-2147483648 &lt;= bigValue) &amp;&amp; (bigValue &lt;= 2147483647))) {</w:t>
      </w:r>
    </w:p>
    <w:p w14:paraId="6C61FF05" w14:textId="77777777" w:rsidR="00DE4827" w:rsidRPr="00903DBA" w:rsidRDefault="00DE4827" w:rsidP="00DE4827">
      <w:pPr>
        <w:pStyle w:val="Code"/>
        <w:rPr>
          <w:highlight w:val="white"/>
        </w:rPr>
      </w:pPr>
      <w:r w:rsidRPr="00903DBA">
        <w:rPr>
          <w:highlight w:val="white"/>
        </w:rPr>
        <w:t xml:space="preserve">          rightTrack = LoadValueToRegister(rightSymbol);</w:t>
      </w:r>
    </w:p>
    <w:p w14:paraId="0681474D" w14:textId="77777777" w:rsidR="00DE4827" w:rsidRPr="00903DBA" w:rsidRDefault="00DE4827" w:rsidP="00DE4827">
      <w:pPr>
        <w:pStyle w:val="Code"/>
        <w:rPr>
          <w:highlight w:val="white"/>
        </w:rPr>
      </w:pPr>
      <w:r w:rsidRPr="00903DBA">
        <w:rPr>
          <w:highlight w:val="white"/>
        </w:rPr>
        <w:t xml:space="preserve">        }</w:t>
      </w:r>
    </w:p>
    <w:p w14:paraId="2898F86A" w14:textId="77777777" w:rsidR="00DE4827" w:rsidRPr="00903DBA" w:rsidRDefault="00DE4827" w:rsidP="00DE4827">
      <w:pPr>
        <w:pStyle w:val="Code"/>
        <w:rPr>
          <w:highlight w:val="white"/>
        </w:rPr>
      </w:pPr>
      <w:r w:rsidRPr="00903DBA">
        <w:rPr>
          <w:highlight w:val="white"/>
        </w:rPr>
        <w:t xml:space="preserve">      }</w:t>
      </w:r>
    </w:p>
    <w:p w14:paraId="560CC73D" w14:textId="67D75008" w:rsidR="002F73EF" w:rsidRPr="00903DBA" w:rsidRDefault="002F73EF" w:rsidP="002F73EF">
      <w:pPr>
        <w:rPr>
          <w:highlight w:val="white"/>
        </w:rPr>
      </w:pPr>
      <w:r w:rsidRPr="00903DBA">
        <w:rPr>
          <w:highlight w:val="white"/>
        </w:rPr>
        <w:t>In case of the shift operator, we need to load the right symbol into a specific register</w:t>
      </w:r>
      <w:r w:rsidR="00596D62" w:rsidRPr="00903DBA">
        <w:rPr>
          <w:highlight w:val="white"/>
        </w:rPr>
        <w:t xml:space="preserve"> (which is always </w:t>
      </w:r>
      <w:r w:rsidR="00596D62" w:rsidRPr="00903DBA">
        <w:rPr>
          <w:rStyle w:val="KeyWord0"/>
          <w:highlight w:val="white"/>
        </w:rPr>
        <w:t>cl</w:t>
      </w:r>
      <w:r w:rsidR="00596D62" w:rsidRPr="00903DBA">
        <w:rPr>
          <w:highlight w:val="white"/>
        </w:rPr>
        <w:t>)</w:t>
      </w:r>
      <w:r w:rsidRPr="00903DBA">
        <w:rPr>
          <w:highlight w:val="white"/>
        </w:rPr>
        <w:t xml:space="preserve"> due to technical limitations</w:t>
      </w:r>
      <w:r w:rsidR="008C50C3" w:rsidRPr="00903DBA">
        <w:rPr>
          <w:highlight w:val="white"/>
        </w:rPr>
        <w:t xml:space="preserve"> of the architecture.</w:t>
      </w:r>
    </w:p>
    <w:p w14:paraId="43445A28" w14:textId="77777777" w:rsidR="002F73EF" w:rsidRPr="00903DBA" w:rsidRDefault="002F73EF" w:rsidP="002F73EF">
      <w:pPr>
        <w:pStyle w:val="Code"/>
        <w:rPr>
          <w:highlight w:val="white"/>
        </w:rPr>
      </w:pPr>
      <w:r w:rsidRPr="00903DBA">
        <w:rPr>
          <w:highlight w:val="white"/>
        </w:rPr>
        <w:t xml:space="preserve">      if (MiddleCode.IsShift(middleOperator)) {</w:t>
      </w:r>
    </w:p>
    <w:p w14:paraId="3043990F" w14:textId="77777777" w:rsidR="002F73EF" w:rsidRPr="00903DBA" w:rsidRDefault="002F73EF" w:rsidP="002F73EF">
      <w:pPr>
        <w:pStyle w:val="Code"/>
        <w:rPr>
          <w:highlight w:val="white"/>
        </w:rPr>
      </w:pPr>
      <w:r w:rsidRPr="00903DBA">
        <w:rPr>
          <w:highlight w:val="white"/>
        </w:rPr>
        <w:t xml:space="preserve">        rightTrack =</w:t>
      </w:r>
    </w:p>
    <w:p w14:paraId="2C5396D6" w14:textId="77777777" w:rsidR="002F73EF" w:rsidRPr="00903DBA" w:rsidRDefault="002F73EF" w:rsidP="002F73EF">
      <w:pPr>
        <w:pStyle w:val="Code"/>
        <w:rPr>
          <w:highlight w:val="white"/>
        </w:rPr>
      </w:pPr>
      <w:r w:rsidRPr="00903DBA">
        <w:rPr>
          <w:highlight w:val="white"/>
        </w:rPr>
        <w:t xml:space="preserve">          LoadValueToRegister(rightSymbol, AssemblyCode.ShiftRegister);</w:t>
      </w:r>
    </w:p>
    <w:p w14:paraId="1DCE6709" w14:textId="77777777" w:rsidR="002F73EF" w:rsidRPr="00903DBA" w:rsidRDefault="002F73EF" w:rsidP="002F73EF">
      <w:pPr>
        <w:pStyle w:val="Code"/>
        <w:rPr>
          <w:highlight w:val="white"/>
        </w:rPr>
      </w:pPr>
      <w:r w:rsidRPr="00903DBA">
        <w:rPr>
          <w:highlight w:val="white"/>
        </w:rPr>
        <w:t xml:space="preserve">      }</w:t>
      </w:r>
    </w:p>
    <w:p w14:paraId="12538F33" w14:textId="77777777" w:rsidR="002F73EF" w:rsidRPr="00903DBA" w:rsidRDefault="002F73EF" w:rsidP="002F73EF">
      <w:pPr>
        <w:pStyle w:val="Code"/>
        <w:rPr>
          <w:highlight w:val="white"/>
        </w:rPr>
      </w:pPr>
    </w:p>
    <w:p w14:paraId="2AA96395" w14:textId="77777777" w:rsidR="002F73EF" w:rsidRPr="00903DBA" w:rsidRDefault="002F73EF" w:rsidP="002F73EF">
      <w:pPr>
        <w:pStyle w:val="Code"/>
        <w:rPr>
          <w:highlight w:val="white"/>
        </w:rPr>
      </w:pPr>
      <w:r w:rsidRPr="00903DBA">
        <w:rPr>
          <w:highlight w:val="white"/>
        </w:rPr>
        <w:t xml:space="preserve">      int typeSize = leftSymbol.Type.Size();</w:t>
      </w:r>
    </w:p>
    <w:p w14:paraId="3F5E0C9E" w14:textId="77777777" w:rsidR="002F73EF" w:rsidRPr="00903DBA" w:rsidRDefault="002F73EF" w:rsidP="002F73EF">
      <w:pPr>
        <w:pStyle w:val="Code"/>
        <w:rPr>
          <w:highlight w:val="white"/>
        </w:rPr>
      </w:pPr>
      <w:r w:rsidRPr="00903DBA">
        <w:rPr>
          <w:highlight w:val="white"/>
        </w:rPr>
        <w:t xml:space="preserve">      AssemblyOperator objectOperator = m_middleToIntegralMap[middleOperator];</w:t>
      </w:r>
    </w:p>
    <w:p w14:paraId="1616D9CD" w14:textId="77777777" w:rsidR="002F73EF" w:rsidRPr="00903DBA" w:rsidRDefault="002F73EF" w:rsidP="002F73EF">
      <w:pPr>
        <w:pStyle w:val="Code"/>
        <w:rPr>
          <w:highlight w:val="white"/>
        </w:rPr>
      </w:pPr>
      <w:r w:rsidRPr="00903DBA">
        <w:rPr>
          <w:highlight w:val="white"/>
        </w:rPr>
        <w:t xml:space="preserve">      Assert.ErrorXXX(!(leftSymbol.Value is BigInteger));</w:t>
      </w:r>
    </w:p>
    <w:p w14:paraId="72E62DDA" w14:textId="798D7E77" w:rsidR="00E9212B" w:rsidRPr="00903DBA" w:rsidRDefault="00E9212B" w:rsidP="00213C9A">
      <w:pPr>
        <w:rPr>
          <w:highlight w:val="white"/>
        </w:rPr>
      </w:pPr>
      <w:r w:rsidRPr="00903DBA">
        <w:rPr>
          <w:highlight w:val="white"/>
        </w:rPr>
        <w:t xml:space="preserve">In this section, we call the </w:t>
      </w:r>
      <w:r w:rsidRPr="00903DBA">
        <w:rPr>
          <w:rStyle w:val="KeyWord0"/>
          <w:highlight w:val="white"/>
        </w:rPr>
        <w:t>Base</w:t>
      </w:r>
      <w:r w:rsidRPr="00903DBA">
        <w:rPr>
          <w:highlight w:val="white"/>
        </w:rPr>
        <w:t xml:space="preserve"> and </w:t>
      </w:r>
      <w:r w:rsidRPr="00903DBA">
        <w:rPr>
          <w:rStyle w:val="KeyWord0"/>
          <w:highlight w:val="white"/>
        </w:rPr>
        <w:t>Offset</w:t>
      </w:r>
      <w:r w:rsidRPr="00903DBA">
        <w:rPr>
          <w:highlight w:val="white"/>
        </w:rPr>
        <w:t xml:space="preserve"> methods. The base is a name in case of an extern or static symbol or a static address, and a register in case of an auto or register symbol. The offset is zero for an </w:t>
      </w:r>
      <w:r w:rsidRPr="00903DBA">
        <w:rPr>
          <w:highlight w:val="white"/>
        </w:rPr>
        <w:lastRenderedPageBreak/>
        <w:t>extern or static symbol. It may be zero or non-zero for a static address. It is always non-zero for an auto or register symbol.</w:t>
      </w:r>
    </w:p>
    <w:p w14:paraId="086BE28C" w14:textId="1A7418C0" w:rsidR="002F73EF" w:rsidRPr="00903DBA" w:rsidRDefault="002F73EF" w:rsidP="00213C9A">
      <w:pPr>
        <w:rPr>
          <w:highlight w:val="white"/>
        </w:rPr>
      </w:pPr>
      <w:r w:rsidRPr="00903DBA">
        <w:rPr>
          <w:highlight w:val="white"/>
        </w:rPr>
        <w:t xml:space="preserve">If the </w:t>
      </w:r>
      <w:r w:rsidR="00213C9A" w:rsidRPr="00903DBA">
        <w:rPr>
          <w:highlight w:val="white"/>
        </w:rPr>
        <w:t xml:space="preserve">value of </w:t>
      </w:r>
      <w:r w:rsidRPr="00903DBA">
        <w:rPr>
          <w:highlight w:val="white"/>
        </w:rPr>
        <w:t>left symbol i</w:t>
      </w:r>
      <w:r w:rsidR="00213C9A" w:rsidRPr="00903DBA">
        <w:rPr>
          <w:highlight w:val="white"/>
        </w:rPr>
        <w:t>s</w:t>
      </w:r>
      <w:r w:rsidRPr="00903DBA">
        <w:rPr>
          <w:highlight w:val="white"/>
        </w:rPr>
        <w:t xml:space="preserve"> stored in a register </w:t>
      </w:r>
      <w:r w:rsidR="00213C9A" w:rsidRPr="00903DBA">
        <w:rPr>
          <w:highlight w:val="white"/>
        </w:rPr>
        <w:t>(</w:t>
      </w:r>
      <w:r w:rsidR="00213C9A" w:rsidRPr="00903DBA">
        <w:rPr>
          <w:rStyle w:val="KeyWord0"/>
          <w:highlight w:val="white"/>
        </w:rPr>
        <w:t>leftTrack</w:t>
      </w:r>
      <w:r w:rsidR="00213C9A" w:rsidRPr="00903DBA">
        <w:rPr>
          <w:highlight w:val="white"/>
        </w:rPr>
        <w:t xml:space="preserve"> is not null), we have a sequence of cases to consider. If the value of right symbol is also stored in a register, we simply perform the operation on the registers.</w:t>
      </w:r>
    </w:p>
    <w:p w14:paraId="7F30BDC0" w14:textId="77777777" w:rsidR="00D37F7C" w:rsidRPr="00903DBA" w:rsidRDefault="00D37F7C" w:rsidP="00D37F7C">
      <w:pPr>
        <w:pStyle w:val="Code"/>
        <w:rPr>
          <w:highlight w:val="white"/>
        </w:rPr>
      </w:pPr>
      <w:r w:rsidRPr="00903DBA">
        <w:rPr>
          <w:highlight w:val="white"/>
        </w:rPr>
        <w:t xml:space="preserve">      if (leftTrack != null) {</w:t>
      </w:r>
    </w:p>
    <w:p w14:paraId="0BEC6A29" w14:textId="77777777" w:rsidR="00D37F7C" w:rsidRPr="00903DBA" w:rsidRDefault="00D37F7C" w:rsidP="00D37F7C">
      <w:pPr>
        <w:pStyle w:val="Code"/>
        <w:rPr>
          <w:highlight w:val="white"/>
        </w:rPr>
      </w:pPr>
      <w:r w:rsidRPr="00903DBA">
        <w:rPr>
          <w:highlight w:val="white"/>
        </w:rPr>
        <w:t xml:space="preserve">        if (rightTrack != null) {</w:t>
      </w:r>
    </w:p>
    <w:p w14:paraId="07B160AB" w14:textId="77777777" w:rsidR="00D37F7C" w:rsidRPr="00903DBA" w:rsidRDefault="00D37F7C" w:rsidP="00D37F7C">
      <w:pPr>
        <w:pStyle w:val="Code"/>
        <w:rPr>
          <w:highlight w:val="white"/>
        </w:rPr>
      </w:pPr>
      <w:r w:rsidRPr="00903DBA">
        <w:rPr>
          <w:highlight w:val="white"/>
        </w:rPr>
        <w:t xml:space="preserve">          AddAssemblyCode(objectOperator, leftTrack, rightTrack);</w:t>
      </w:r>
    </w:p>
    <w:p w14:paraId="3AD63552" w14:textId="77777777" w:rsidR="00D37F7C" w:rsidRPr="00903DBA" w:rsidRDefault="00D37F7C" w:rsidP="00D37F7C">
      <w:pPr>
        <w:pStyle w:val="Code"/>
        <w:rPr>
          <w:highlight w:val="white"/>
        </w:rPr>
      </w:pPr>
      <w:r w:rsidRPr="00903DBA">
        <w:rPr>
          <w:highlight w:val="white"/>
        </w:rPr>
        <w:t xml:space="preserve">        }</w:t>
      </w:r>
    </w:p>
    <w:p w14:paraId="2BB9882D" w14:textId="2CF8033E" w:rsidR="002F73EF" w:rsidRPr="00903DBA" w:rsidRDefault="002F73EF" w:rsidP="002F73EF">
      <w:pPr>
        <w:rPr>
          <w:highlight w:val="white"/>
        </w:rPr>
      </w:pPr>
      <w:r w:rsidRPr="00903DBA">
        <w:rPr>
          <w:highlight w:val="white"/>
        </w:rPr>
        <w:t>If the right symbol is an integer value, we use that value directly.</w:t>
      </w:r>
      <w:r w:rsidR="00DE44D7" w:rsidRPr="00903DBA">
        <w:rPr>
          <w:highlight w:val="white"/>
        </w:rPr>
        <w:t xml:space="preserve"> Note that the integer value does not exceed 31 bits</w:t>
      </w:r>
      <w:r w:rsidR="00CC4389" w:rsidRPr="00903DBA">
        <w:rPr>
          <w:highlight w:val="white"/>
        </w:rPr>
        <w:t>. I</w:t>
      </w:r>
      <w:r w:rsidR="00030A18" w:rsidRPr="00903DBA">
        <w:rPr>
          <w:highlight w:val="white"/>
        </w:rPr>
        <w:t>f</w:t>
      </w:r>
      <w:r w:rsidR="00CC4389" w:rsidRPr="00903DBA">
        <w:rPr>
          <w:highlight w:val="white"/>
        </w:rPr>
        <w:t xml:space="preserve"> it d</w:t>
      </w:r>
      <w:r w:rsidR="004A033E" w:rsidRPr="00903DBA">
        <w:rPr>
          <w:highlight w:val="white"/>
        </w:rPr>
        <w:t>oes</w:t>
      </w:r>
      <w:r w:rsidR="00CC4389" w:rsidRPr="00903DBA">
        <w:rPr>
          <w:highlight w:val="white"/>
        </w:rPr>
        <w:t>, the value would have already been loaded int a register.</w:t>
      </w:r>
    </w:p>
    <w:p w14:paraId="3E04A5BD" w14:textId="77777777" w:rsidR="00D37F7C" w:rsidRPr="00903DBA" w:rsidRDefault="00D37F7C" w:rsidP="00D37F7C">
      <w:pPr>
        <w:pStyle w:val="Code"/>
        <w:rPr>
          <w:highlight w:val="white"/>
        </w:rPr>
      </w:pPr>
      <w:r w:rsidRPr="00903DBA">
        <w:rPr>
          <w:highlight w:val="white"/>
        </w:rPr>
        <w:t xml:space="preserve">        else if (rightSymbol.Value is BigInteger) {</w:t>
      </w:r>
    </w:p>
    <w:p w14:paraId="53572930" w14:textId="77777777" w:rsidR="00D37F7C" w:rsidRPr="00903DBA" w:rsidRDefault="00D37F7C" w:rsidP="00D37F7C">
      <w:pPr>
        <w:pStyle w:val="Code"/>
        <w:rPr>
          <w:highlight w:val="white"/>
        </w:rPr>
      </w:pPr>
      <w:r w:rsidRPr="00903DBA">
        <w:rPr>
          <w:highlight w:val="white"/>
        </w:rPr>
        <w:t xml:space="preserve">          AddAssemblyCode(objectOperator, leftTrack, rightSymbol.Value);</w:t>
      </w:r>
    </w:p>
    <w:p w14:paraId="51D3F4FF" w14:textId="77777777" w:rsidR="00D37F7C" w:rsidRPr="00903DBA" w:rsidRDefault="00D37F7C" w:rsidP="00D37F7C">
      <w:pPr>
        <w:pStyle w:val="Code"/>
        <w:rPr>
          <w:highlight w:val="white"/>
        </w:rPr>
      </w:pPr>
      <w:r w:rsidRPr="00903DBA">
        <w:rPr>
          <w:highlight w:val="white"/>
        </w:rPr>
        <w:t xml:space="preserve">        }</w:t>
      </w:r>
    </w:p>
    <w:p w14:paraId="53E1AFFE" w14:textId="25513FF7" w:rsidR="002F73EF" w:rsidRPr="00903DBA" w:rsidRDefault="0062696B" w:rsidP="002F73EF">
      <w:pPr>
        <w:rPr>
          <w:highlight w:val="white"/>
        </w:rPr>
      </w:pPr>
      <w:r w:rsidRPr="00903DBA">
        <w:rPr>
          <w:highlight w:val="white"/>
        </w:rPr>
        <w:t>If the right symbol is an array, function, string, or static value, we use its address rather than its value. W</w:t>
      </w:r>
      <w:r w:rsidR="002C7231" w:rsidRPr="00903DBA">
        <w:rPr>
          <w:highlight w:val="white"/>
        </w:rPr>
        <w:t xml:space="preserve">e start by </w:t>
      </w:r>
      <w:r w:rsidR="0019159E" w:rsidRPr="00903DBA">
        <w:rPr>
          <w:highlight w:val="white"/>
        </w:rPr>
        <w:t>applying the operator</w:t>
      </w:r>
      <w:r w:rsidRPr="00903DBA">
        <w:rPr>
          <w:highlight w:val="white"/>
        </w:rPr>
        <w:t>, t</w:t>
      </w:r>
      <w:r w:rsidR="002C7231" w:rsidRPr="00903DBA">
        <w:rPr>
          <w:highlight w:val="white"/>
        </w:rPr>
        <w:t xml:space="preserve">he call to </w:t>
      </w:r>
      <w:r w:rsidR="002C7231" w:rsidRPr="00903DBA">
        <w:rPr>
          <w:rStyle w:val="KeyWord0"/>
          <w:highlight w:val="white"/>
        </w:rPr>
        <w:t>Base</w:t>
      </w:r>
      <w:r w:rsidR="002C7231" w:rsidRPr="00903DBA">
        <w:rPr>
          <w:highlight w:val="white"/>
        </w:rPr>
        <w:t xml:space="preserve"> gives </w:t>
      </w:r>
      <w:r w:rsidR="003F7277" w:rsidRPr="00903DBA">
        <w:rPr>
          <w:highlight w:val="white"/>
        </w:rPr>
        <w:t xml:space="preserve">the </w:t>
      </w:r>
      <w:r w:rsidR="002C7231" w:rsidRPr="00903DBA">
        <w:rPr>
          <w:highlight w:val="white"/>
        </w:rPr>
        <w:t>name</w:t>
      </w:r>
      <w:r w:rsidR="003F7277" w:rsidRPr="00903DBA">
        <w:rPr>
          <w:highlight w:val="white"/>
        </w:rPr>
        <w:t xml:space="preserve"> of the symbol</w:t>
      </w:r>
      <w:r w:rsidR="002C7231" w:rsidRPr="00903DBA">
        <w:rPr>
          <w:highlight w:val="white"/>
        </w:rPr>
        <w:t>.</w:t>
      </w:r>
    </w:p>
    <w:p w14:paraId="6174188A" w14:textId="77777777" w:rsidR="00D37F7C" w:rsidRPr="00903DBA" w:rsidRDefault="00D37F7C" w:rsidP="00D37F7C">
      <w:pPr>
        <w:pStyle w:val="Code"/>
        <w:rPr>
          <w:highlight w:val="white"/>
        </w:rPr>
      </w:pPr>
      <w:r w:rsidRPr="00903DBA">
        <w:rPr>
          <w:highlight w:val="white"/>
        </w:rPr>
        <w:t xml:space="preserve">        else if (rightSymbol.Type.IsArrayFunctionOrString() ||</w:t>
      </w:r>
    </w:p>
    <w:p w14:paraId="3DDE48AA" w14:textId="77777777" w:rsidR="00D37F7C" w:rsidRPr="00903DBA" w:rsidRDefault="00D37F7C" w:rsidP="00D37F7C">
      <w:pPr>
        <w:pStyle w:val="Code"/>
        <w:rPr>
          <w:highlight w:val="white"/>
        </w:rPr>
      </w:pPr>
      <w:r w:rsidRPr="00903DBA">
        <w:rPr>
          <w:highlight w:val="white"/>
        </w:rPr>
        <w:t xml:space="preserve">                 (rightSymbol.Value is StaticAddress)) {</w:t>
      </w:r>
    </w:p>
    <w:p w14:paraId="13967621" w14:textId="77777777" w:rsidR="00D37F7C" w:rsidRPr="00903DBA" w:rsidRDefault="00D37F7C" w:rsidP="00D37F7C">
      <w:pPr>
        <w:pStyle w:val="Code"/>
        <w:rPr>
          <w:highlight w:val="white"/>
        </w:rPr>
      </w:pPr>
      <w:r w:rsidRPr="00903DBA">
        <w:rPr>
          <w:highlight w:val="white"/>
        </w:rPr>
        <w:t xml:space="preserve">          AddAssemblyCode(objectOperator, leftTrack, Base(rightSymbol));</w:t>
      </w:r>
    </w:p>
    <w:p w14:paraId="0E6EA695" w14:textId="45F94977" w:rsidR="00B01D3E" w:rsidRPr="00903DBA" w:rsidRDefault="00B01D3E" w:rsidP="00B01D3E">
      <w:pPr>
        <w:rPr>
          <w:highlight w:val="white"/>
        </w:rPr>
      </w:pPr>
      <w:r w:rsidRPr="00903DBA">
        <w:rPr>
          <w:highlight w:val="white"/>
        </w:rPr>
        <w:t>Then we need to look into the offset. Remember that there can only be addition, subtraction, or assignment if the offset is non-zero. Otherwise, the address would have been loaded into a register. In case of assignment, we add the offset to the address. Otherwise, we just apply the operator (</w:t>
      </w:r>
      <w:r w:rsidRPr="00903DBA">
        <w:rPr>
          <w:rStyle w:val="KeyWord0"/>
          <w:highlight w:val="white"/>
        </w:rPr>
        <w:t>add</w:t>
      </w:r>
      <w:r w:rsidRPr="00903DBA">
        <w:rPr>
          <w:highlight w:val="white"/>
        </w:rPr>
        <w:t xml:space="preserve"> or </w:t>
      </w:r>
      <w:r w:rsidRPr="00903DBA">
        <w:rPr>
          <w:rStyle w:val="KeyWord0"/>
          <w:highlight w:val="white"/>
        </w:rPr>
        <w:t>sub</w:t>
      </w:r>
      <w:r w:rsidRPr="00903DBA">
        <w:rPr>
          <w:highlight w:val="white"/>
        </w:rPr>
        <w:t>).</w:t>
      </w:r>
    </w:p>
    <w:p w14:paraId="124E5AFD" w14:textId="77777777" w:rsidR="00D37F7C" w:rsidRPr="00903DBA" w:rsidRDefault="00D37F7C" w:rsidP="00D37F7C">
      <w:pPr>
        <w:pStyle w:val="Code"/>
        <w:rPr>
          <w:highlight w:val="white"/>
        </w:rPr>
      </w:pPr>
      <w:r w:rsidRPr="00903DBA">
        <w:rPr>
          <w:highlight w:val="white"/>
        </w:rPr>
        <w:t xml:space="preserve">          int rightOffset = Offset(rightSymbol);</w:t>
      </w:r>
    </w:p>
    <w:p w14:paraId="63054EC9" w14:textId="77777777" w:rsidR="00D37F7C" w:rsidRPr="00903DBA" w:rsidRDefault="00D37F7C" w:rsidP="00D37F7C">
      <w:pPr>
        <w:pStyle w:val="Code"/>
        <w:rPr>
          <w:highlight w:val="white"/>
        </w:rPr>
      </w:pPr>
      <w:r w:rsidRPr="00903DBA">
        <w:rPr>
          <w:highlight w:val="white"/>
        </w:rPr>
        <w:t xml:space="preserve">          if (rightOffset != 0) {</w:t>
      </w:r>
    </w:p>
    <w:p w14:paraId="5DAC5BAB" w14:textId="77777777" w:rsidR="00D37F7C" w:rsidRPr="00903DBA" w:rsidRDefault="00D37F7C" w:rsidP="00D37F7C">
      <w:pPr>
        <w:pStyle w:val="Code"/>
        <w:rPr>
          <w:highlight w:val="white"/>
        </w:rPr>
      </w:pPr>
      <w:r w:rsidRPr="00903DBA">
        <w:rPr>
          <w:highlight w:val="white"/>
        </w:rPr>
        <w:t xml:space="preserve">            if (middleOperator == MiddleOperator.Assign) {</w:t>
      </w:r>
    </w:p>
    <w:p w14:paraId="3845A97B" w14:textId="77777777" w:rsidR="00D37F7C" w:rsidRPr="00903DBA" w:rsidRDefault="00D37F7C" w:rsidP="00D37F7C">
      <w:pPr>
        <w:pStyle w:val="Code"/>
        <w:rPr>
          <w:highlight w:val="white"/>
        </w:rPr>
      </w:pPr>
      <w:r w:rsidRPr="00903DBA">
        <w:rPr>
          <w:highlight w:val="white"/>
        </w:rPr>
        <w:t xml:space="preserve">              AddAssemblyCode(AssemblyOperator.add, leftTrack,</w:t>
      </w:r>
    </w:p>
    <w:p w14:paraId="63839EE9" w14:textId="77777777" w:rsidR="00D37F7C" w:rsidRPr="00903DBA" w:rsidRDefault="00D37F7C" w:rsidP="00D37F7C">
      <w:pPr>
        <w:pStyle w:val="Code"/>
        <w:rPr>
          <w:highlight w:val="white"/>
        </w:rPr>
      </w:pPr>
      <w:r w:rsidRPr="00903DBA">
        <w:rPr>
          <w:highlight w:val="white"/>
        </w:rPr>
        <w:t xml:space="preserve">                              (BigInteger) rightOffset);</w:t>
      </w:r>
    </w:p>
    <w:p w14:paraId="4B743892" w14:textId="77777777" w:rsidR="00D37F7C" w:rsidRPr="00903DBA" w:rsidRDefault="00D37F7C" w:rsidP="00D37F7C">
      <w:pPr>
        <w:pStyle w:val="Code"/>
        <w:rPr>
          <w:highlight w:val="white"/>
        </w:rPr>
      </w:pPr>
      <w:r w:rsidRPr="00903DBA">
        <w:rPr>
          <w:highlight w:val="white"/>
        </w:rPr>
        <w:t xml:space="preserve">            }</w:t>
      </w:r>
    </w:p>
    <w:p w14:paraId="44AB1068" w14:textId="77777777" w:rsidR="00D37F7C" w:rsidRPr="00903DBA" w:rsidRDefault="00D37F7C" w:rsidP="00D37F7C">
      <w:pPr>
        <w:pStyle w:val="Code"/>
        <w:rPr>
          <w:highlight w:val="white"/>
        </w:rPr>
      </w:pPr>
      <w:r w:rsidRPr="00903DBA">
        <w:rPr>
          <w:highlight w:val="white"/>
        </w:rPr>
        <w:t xml:space="preserve">            else {</w:t>
      </w:r>
    </w:p>
    <w:p w14:paraId="71A137AD" w14:textId="77777777" w:rsidR="00D37F7C" w:rsidRPr="00903DBA" w:rsidRDefault="00D37F7C" w:rsidP="00D37F7C">
      <w:pPr>
        <w:pStyle w:val="Code"/>
        <w:rPr>
          <w:highlight w:val="white"/>
        </w:rPr>
      </w:pPr>
      <w:r w:rsidRPr="00903DBA">
        <w:rPr>
          <w:highlight w:val="white"/>
        </w:rPr>
        <w:t xml:space="preserve">              AddAssemblyCode(objectOperator, leftTrack,</w:t>
      </w:r>
    </w:p>
    <w:p w14:paraId="50E1D624" w14:textId="77777777" w:rsidR="00D37F7C" w:rsidRPr="00903DBA" w:rsidRDefault="00D37F7C" w:rsidP="00D37F7C">
      <w:pPr>
        <w:pStyle w:val="Code"/>
        <w:rPr>
          <w:highlight w:val="white"/>
        </w:rPr>
      </w:pPr>
      <w:r w:rsidRPr="00903DBA">
        <w:rPr>
          <w:highlight w:val="white"/>
        </w:rPr>
        <w:t xml:space="preserve">                              (BigInteger) rightOffset);</w:t>
      </w:r>
    </w:p>
    <w:p w14:paraId="02E10B4F" w14:textId="77777777" w:rsidR="00D37F7C" w:rsidRPr="00903DBA" w:rsidRDefault="00D37F7C" w:rsidP="00D37F7C">
      <w:pPr>
        <w:pStyle w:val="Code"/>
        <w:rPr>
          <w:highlight w:val="white"/>
        </w:rPr>
      </w:pPr>
      <w:r w:rsidRPr="00903DBA">
        <w:rPr>
          <w:highlight w:val="white"/>
        </w:rPr>
        <w:t xml:space="preserve">            }</w:t>
      </w:r>
    </w:p>
    <w:p w14:paraId="0E7B7C37" w14:textId="77777777" w:rsidR="00D37F7C" w:rsidRPr="00903DBA" w:rsidRDefault="00D37F7C" w:rsidP="00D37F7C">
      <w:pPr>
        <w:pStyle w:val="Code"/>
        <w:rPr>
          <w:highlight w:val="white"/>
        </w:rPr>
      </w:pPr>
      <w:r w:rsidRPr="00903DBA">
        <w:rPr>
          <w:highlight w:val="white"/>
        </w:rPr>
        <w:t xml:space="preserve">          }</w:t>
      </w:r>
    </w:p>
    <w:p w14:paraId="32590B65" w14:textId="77777777" w:rsidR="00D37F7C" w:rsidRPr="00903DBA" w:rsidRDefault="00D37F7C" w:rsidP="00D37F7C">
      <w:pPr>
        <w:pStyle w:val="Code"/>
        <w:rPr>
          <w:highlight w:val="white"/>
        </w:rPr>
      </w:pPr>
      <w:r w:rsidRPr="00903DBA">
        <w:rPr>
          <w:highlight w:val="white"/>
        </w:rPr>
        <w:t xml:space="preserve">        }</w:t>
      </w:r>
    </w:p>
    <w:p w14:paraId="32EFE82C" w14:textId="39F7338F" w:rsidR="002F73EF" w:rsidRPr="00903DBA" w:rsidRDefault="002F73EF" w:rsidP="002F73EF">
      <w:pPr>
        <w:rPr>
          <w:highlight w:val="white"/>
        </w:rPr>
      </w:pPr>
      <w:r w:rsidRPr="00903DBA">
        <w:rPr>
          <w:highlight w:val="white"/>
        </w:rPr>
        <w:t xml:space="preserve">If none of the above cases apply, we </w:t>
      </w:r>
      <w:r w:rsidR="00744236" w:rsidRPr="00903DBA">
        <w:rPr>
          <w:highlight w:val="white"/>
        </w:rPr>
        <w:t>use the base and offset of the left symbol.</w:t>
      </w:r>
    </w:p>
    <w:p w14:paraId="26392629" w14:textId="77777777" w:rsidR="00D37F7C" w:rsidRPr="00903DBA" w:rsidRDefault="00D37F7C" w:rsidP="00D37F7C">
      <w:pPr>
        <w:pStyle w:val="Code"/>
        <w:rPr>
          <w:highlight w:val="white"/>
        </w:rPr>
      </w:pPr>
      <w:r w:rsidRPr="00903DBA">
        <w:rPr>
          <w:highlight w:val="white"/>
        </w:rPr>
        <w:t xml:space="preserve">        else {</w:t>
      </w:r>
    </w:p>
    <w:p w14:paraId="7979B9EC" w14:textId="77777777" w:rsidR="00D37F7C" w:rsidRPr="00903DBA" w:rsidRDefault="00D37F7C" w:rsidP="00D37F7C">
      <w:pPr>
        <w:pStyle w:val="Code"/>
        <w:rPr>
          <w:highlight w:val="white"/>
        </w:rPr>
      </w:pPr>
      <w:r w:rsidRPr="00903DBA">
        <w:rPr>
          <w:highlight w:val="white"/>
        </w:rPr>
        <w:t xml:space="preserve">          if (middleOperator == MiddleOperator.Assign) {</w:t>
      </w:r>
    </w:p>
    <w:p w14:paraId="4DDE9A6E" w14:textId="77777777" w:rsidR="00D37F7C" w:rsidRPr="00903DBA" w:rsidRDefault="00D37F7C" w:rsidP="00D37F7C">
      <w:pPr>
        <w:pStyle w:val="Code"/>
        <w:rPr>
          <w:highlight w:val="white"/>
        </w:rPr>
      </w:pPr>
      <w:r w:rsidRPr="00903DBA">
        <w:rPr>
          <w:highlight w:val="white"/>
        </w:rPr>
        <w:t xml:space="preserve">            leftTrack = new Track(resultSymbol);</w:t>
      </w:r>
    </w:p>
    <w:p w14:paraId="6FD74600" w14:textId="77777777" w:rsidR="00D37F7C" w:rsidRPr="00903DBA" w:rsidRDefault="00D37F7C" w:rsidP="00D37F7C">
      <w:pPr>
        <w:pStyle w:val="Code"/>
        <w:rPr>
          <w:highlight w:val="white"/>
        </w:rPr>
      </w:pPr>
      <w:r w:rsidRPr="00903DBA">
        <w:rPr>
          <w:highlight w:val="white"/>
        </w:rPr>
        <w:t xml:space="preserve">          }</w:t>
      </w:r>
    </w:p>
    <w:p w14:paraId="30A55840" w14:textId="77777777" w:rsidR="00D37F7C" w:rsidRPr="00903DBA" w:rsidRDefault="00D37F7C" w:rsidP="00D37F7C">
      <w:pPr>
        <w:pStyle w:val="Code"/>
        <w:rPr>
          <w:highlight w:val="white"/>
        </w:rPr>
      </w:pPr>
    </w:p>
    <w:p w14:paraId="5237589B" w14:textId="77777777" w:rsidR="00D37F7C" w:rsidRPr="00903DBA" w:rsidRDefault="00D37F7C" w:rsidP="00D37F7C">
      <w:pPr>
        <w:pStyle w:val="Code"/>
        <w:rPr>
          <w:highlight w:val="white"/>
        </w:rPr>
      </w:pPr>
      <w:r w:rsidRPr="00903DBA">
        <w:rPr>
          <w:highlight w:val="white"/>
        </w:rPr>
        <w:t xml:space="preserve">          AddAssemblyCode(objectOperator, leftTrack,</w:t>
      </w:r>
    </w:p>
    <w:p w14:paraId="304F057B" w14:textId="77777777" w:rsidR="00D37F7C" w:rsidRPr="00903DBA" w:rsidRDefault="00D37F7C" w:rsidP="00D37F7C">
      <w:pPr>
        <w:pStyle w:val="Code"/>
        <w:rPr>
          <w:highlight w:val="white"/>
        </w:rPr>
      </w:pPr>
      <w:r w:rsidRPr="00903DBA">
        <w:rPr>
          <w:highlight w:val="white"/>
        </w:rPr>
        <w:t xml:space="preserve">                          Base(rightSymbol), Offset(rightSymbol));</w:t>
      </w:r>
    </w:p>
    <w:p w14:paraId="62920AFC" w14:textId="77777777" w:rsidR="00D37F7C" w:rsidRPr="00903DBA" w:rsidRDefault="00D37F7C" w:rsidP="00D37F7C">
      <w:pPr>
        <w:pStyle w:val="Code"/>
        <w:rPr>
          <w:highlight w:val="white"/>
        </w:rPr>
      </w:pPr>
      <w:r w:rsidRPr="00903DBA">
        <w:rPr>
          <w:highlight w:val="white"/>
        </w:rPr>
        <w:t xml:space="preserve">        }</w:t>
      </w:r>
    </w:p>
    <w:p w14:paraId="28CBC266" w14:textId="65A3D4BC" w:rsidR="002F73EF" w:rsidRPr="00903DBA" w:rsidRDefault="002F73EF" w:rsidP="002F73EF">
      <w:pPr>
        <w:rPr>
          <w:highlight w:val="white"/>
        </w:rPr>
      </w:pPr>
      <w:r w:rsidRPr="00903DBA">
        <w:rPr>
          <w:highlight w:val="white"/>
        </w:rPr>
        <w:t xml:space="preserve">The only remaining </w:t>
      </w:r>
      <w:r w:rsidR="001C7103" w:rsidRPr="00903DBA">
        <w:rPr>
          <w:highlight w:val="white"/>
        </w:rPr>
        <w:t>issue</w:t>
      </w:r>
      <w:r w:rsidRPr="00903DBA">
        <w:rPr>
          <w:highlight w:val="white"/>
        </w:rPr>
        <w:t xml:space="preserve"> is what to do with the resulting value</w:t>
      </w:r>
      <w:r w:rsidR="002F6651" w:rsidRPr="00903DBA">
        <w:rPr>
          <w:highlight w:val="white"/>
        </w:rPr>
        <w:t>, if there is one</w:t>
      </w:r>
      <w:r w:rsidRPr="00903DBA">
        <w:rPr>
          <w:highlight w:val="white"/>
        </w:rPr>
        <w:t xml:space="preserve">. If the result is a temporary </w:t>
      </w:r>
      <w:r w:rsidR="007A2911" w:rsidRPr="00903DBA">
        <w:rPr>
          <w:highlight w:val="white"/>
        </w:rPr>
        <w:t>variable,</w:t>
      </w:r>
      <w:r w:rsidRPr="00903DBA">
        <w:rPr>
          <w:highlight w:val="white"/>
        </w:rPr>
        <w:t xml:space="preserve"> we add it to the track map to be used by succeeding instructions.</w:t>
      </w:r>
    </w:p>
    <w:p w14:paraId="54A89CCA" w14:textId="77777777" w:rsidR="00D37F7C" w:rsidRPr="00903DBA" w:rsidRDefault="00D37F7C" w:rsidP="00D37F7C">
      <w:pPr>
        <w:pStyle w:val="Code"/>
        <w:rPr>
          <w:highlight w:val="white"/>
        </w:rPr>
      </w:pPr>
      <w:r w:rsidRPr="00903DBA">
        <w:rPr>
          <w:highlight w:val="white"/>
        </w:rPr>
        <w:t xml:space="preserve">        if (resultSymbol != null) {</w:t>
      </w:r>
    </w:p>
    <w:p w14:paraId="6393D0C4" w14:textId="7A476790" w:rsidR="00D37F7C" w:rsidRPr="00903DBA" w:rsidRDefault="00D37F7C" w:rsidP="00D37F7C">
      <w:pPr>
        <w:pStyle w:val="Code"/>
        <w:rPr>
          <w:highlight w:val="white"/>
        </w:rPr>
      </w:pPr>
      <w:r w:rsidRPr="00903DBA">
        <w:rPr>
          <w:highlight w:val="white"/>
        </w:rPr>
        <w:t xml:space="preserve">          if (resultSymbol.</w:t>
      </w:r>
      <w:r w:rsidR="00D1346A" w:rsidRPr="00903DBA">
        <w:rPr>
          <w:highlight w:val="white"/>
        </w:rPr>
        <w:t>Is</w:t>
      </w:r>
      <w:r w:rsidR="00986125" w:rsidRPr="00903DBA">
        <w:rPr>
          <w:highlight w:val="white"/>
        </w:rPr>
        <w:t>Temporary</w:t>
      </w:r>
      <w:r w:rsidR="00D1346A" w:rsidRPr="00903DBA">
        <w:rPr>
          <w:highlight w:val="white"/>
        </w:rPr>
        <w:t>()</w:t>
      </w:r>
      <w:r w:rsidRPr="00903DBA">
        <w:rPr>
          <w:highlight w:val="white"/>
        </w:rPr>
        <w:t>) {</w:t>
      </w:r>
    </w:p>
    <w:p w14:paraId="38BCD1CF" w14:textId="77777777" w:rsidR="00D37F7C" w:rsidRPr="00903DBA" w:rsidRDefault="00D37F7C" w:rsidP="00D37F7C">
      <w:pPr>
        <w:pStyle w:val="Code"/>
        <w:rPr>
          <w:highlight w:val="white"/>
        </w:rPr>
      </w:pPr>
      <w:r w:rsidRPr="00903DBA">
        <w:rPr>
          <w:highlight w:val="white"/>
        </w:rPr>
        <w:lastRenderedPageBreak/>
        <w:t xml:space="preserve">            Assert.ErrorXXX(resultSymbol.AddressSymbol == null);</w:t>
      </w:r>
    </w:p>
    <w:p w14:paraId="3EC9CD8A" w14:textId="77777777" w:rsidR="00D37F7C" w:rsidRPr="00903DBA" w:rsidRDefault="00D37F7C" w:rsidP="00D37F7C">
      <w:pPr>
        <w:pStyle w:val="Code"/>
        <w:rPr>
          <w:highlight w:val="white"/>
        </w:rPr>
      </w:pPr>
      <w:r w:rsidRPr="00903DBA">
        <w:rPr>
          <w:highlight w:val="white"/>
        </w:rPr>
        <w:t xml:space="preserve">            m_trackMap.Add(resultSymbol, leftTrack);</w:t>
      </w:r>
    </w:p>
    <w:p w14:paraId="5EDEEAB7" w14:textId="77777777" w:rsidR="00D37F7C" w:rsidRPr="00903DBA" w:rsidRDefault="00D37F7C" w:rsidP="00D37F7C">
      <w:pPr>
        <w:pStyle w:val="Code"/>
        <w:rPr>
          <w:highlight w:val="white"/>
        </w:rPr>
      </w:pPr>
      <w:r w:rsidRPr="00903DBA">
        <w:rPr>
          <w:highlight w:val="white"/>
        </w:rPr>
        <w:t xml:space="preserve">          }</w:t>
      </w:r>
    </w:p>
    <w:p w14:paraId="069E1B42" w14:textId="77777777" w:rsidR="002F73EF" w:rsidRPr="00903DBA" w:rsidRDefault="002F73EF" w:rsidP="002F73EF">
      <w:pPr>
        <w:rPr>
          <w:highlight w:val="white"/>
        </w:rPr>
      </w:pPr>
      <w:r w:rsidRPr="00903DBA">
        <w:rPr>
          <w:highlight w:val="white"/>
        </w:rPr>
        <w:t>If the result is not a temporary variable, we store the value on its address.</w:t>
      </w:r>
    </w:p>
    <w:p w14:paraId="06086D11" w14:textId="77777777" w:rsidR="00D37F7C" w:rsidRPr="00903DBA" w:rsidRDefault="00D37F7C" w:rsidP="00D37F7C">
      <w:pPr>
        <w:pStyle w:val="Code"/>
        <w:rPr>
          <w:highlight w:val="white"/>
        </w:rPr>
      </w:pPr>
      <w:r w:rsidRPr="00903DBA">
        <w:rPr>
          <w:highlight w:val="white"/>
        </w:rPr>
        <w:t xml:space="preserve">          else {</w:t>
      </w:r>
    </w:p>
    <w:p w14:paraId="0C4CC938" w14:textId="77777777" w:rsidR="00D37F7C" w:rsidRPr="00903DBA" w:rsidRDefault="00D37F7C" w:rsidP="00D37F7C">
      <w:pPr>
        <w:pStyle w:val="Code"/>
        <w:rPr>
          <w:highlight w:val="white"/>
        </w:rPr>
      </w:pPr>
      <w:r w:rsidRPr="00903DBA">
        <w:rPr>
          <w:highlight w:val="white"/>
        </w:rPr>
        <w:t xml:space="preserve">            AddAssemblyCode(AssemblyOperator.mov, Base(resultSymbol),</w:t>
      </w:r>
    </w:p>
    <w:p w14:paraId="78D02AFA" w14:textId="77777777" w:rsidR="00D37F7C" w:rsidRPr="00903DBA" w:rsidRDefault="00D37F7C" w:rsidP="00D37F7C">
      <w:pPr>
        <w:pStyle w:val="Code"/>
        <w:rPr>
          <w:highlight w:val="white"/>
        </w:rPr>
      </w:pPr>
      <w:r w:rsidRPr="00903DBA">
        <w:rPr>
          <w:highlight w:val="white"/>
        </w:rPr>
        <w:t xml:space="preserve">                            Offset(resultSymbol), leftTrack);</w:t>
      </w:r>
    </w:p>
    <w:p w14:paraId="650DBD84" w14:textId="77777777" w:rsidR="00D37F7C" w:rsidRPr="00903DBA" w:rsidRDefault="00D37F7C" w:rsidP="00D37F7C">
      <w:pPr>
        <w:pStyle w:val="Code"/>
        <w:rPr>
          <w:highlight w:val="white"/>
        </w:rPr>
      </w:pPr>
      <w:r w:rsidRPr="00903DBA">
        <w:rPr>
          <w:highlight w:val="white"/>
        </w:rPr>
        <w:t xml:space="preserve">          }</w:t>
      </w:r>
    </w:p>
    <w:p w14:paraId="5B2C652A" w14:textId="77777777" w:rsidR="00D37F7C" w:rsidRPr="00903DBA" w:rsidRDefault="00D37F7C" w:rsidP="00D37F7C">
      <w:pPr>
        <w:pStyle w:val="Code"/>
        <w:rPr>
          <w:highlight w:val="white"/>
        </w:rPr>
      </w:pPr>
      <w:r w:rsidRPr="00903DBA">
        <w:rPr>
          <w:highlight w:val="white"/>
        </w:rPr>
        <w:t xml:space="preserve">        }</w:t>
      </w:r>
    </w:p>
    <w:p w14:paraId="5131F1E5" w14:textId="77777777" w:rsidR="00D37F7C" w:rsidRPr="00903DBA" w:rsidRDefault="00D37F7C" w:rsidP="00D37F7C">
      <w:pPr>
        <w:pStyle w:val="Code"/>
        <w:rPr>
          <w:highlight w:val="white"/>
        </w:rPr>
      </w:pPr>
      <w:r w:rsidRPr="00903DBA">
        <w:rPr>
          <w:highlight w:val="white"/>
        </w:rPr>
        <w:t xml:space="preserve">      }</w:t>
      </w:r>
    </w:p>
    <w:p w14:paraId="068EF98D" w14:textId="41F32819" w:rsidR="002F73EF" w:rsidRPr="00903DBA" w:rsidRDefault="00E9212B" w:rsidP="002F73EF">
      <w:pPr>
        <w:rPr>
          <w:highlight w:val="white"/>
        </w:rPr>
      </w:pPr>
      <w:r w:rsidRPr="00903DBA">
        <w:rPr>
          <w:highlight w:val="white"/>
        </w:rPr>
        <w:t>If the left symbol is not stored in a register, we have a</w:t>
      </w:r>
      <w:r w:rsidR="004B5FD9" w:rsidRPr="00903DBA">
        <w:rPr>
          <w:highlight w:val="white"/>
        </w:rPr>
        <w:t xml:space="preserve"> </w:t>
      </w:r>
      <w:r w:rsidRPr="00903DBA">
        <w:rPr>
          <w:highlight w:val="white"/>
        </w:rPr>
        <w:t xml:space="preserve">new sequence of cases to consider. </w:t>
      </w:r>
      <w:r w:rsidR="002F73EF" w:rsidRPr="00903DBA">
        <w:rPr>
          <w:highlight w:val="white"/>
        </w:rPr>
        <w:t>If the right symbol is stored in a register, we simply use it.</w:t>
      </w:r>
    </w:p>
    <w:p w14:paraId="36084E1F" w14:textId="77777777" w:rsidR="002F73EF" w:rsidRPr="00903DBA" w:rsidRDefault="002F73EF" w:rsidP="002F73EF">
      <w:pPr>
        <w:pStyle w:val="Code"/>
        <w:rPr>
          <w:highlight w:val="white"/>
        </w:rPr>
      </w:pPr>
      <w:r w:rsidRPr="00903DBA">
        <w:rPr>
          <w:highlight w:val="white"/>
        </w:rPr>
        <w:t xml:space="preserve">      else {</w:t>
      </w:r>
    </w:p>
    <w:p w14:paraId="77A9C211" w14:textId="77777777" w:rsidR="002F73EF" w:rsidRPr="00903DBA" w:rsidRDefault="002F73EF" w:rsidP="002F73EF">
      <w:pPr>
        <w:pStyle w:val="Code"/>
        <w:rPr>
          <w:highlight w:val="white"/>
        </w:rPr>
      </w:pPr>
      <w:r w:rsidRPr="00903DBA">
        <w:rPr>
          <w:highlight w:val="white"/>
        </w:rPr>
        <w:t xml:space="preserve">        if (rightTrack != null) {</w:t>
      </w:r>
    </w:p>
    <w:p w14:paraId="4686F8F7" w14:textId="77777777" w:rsidR="002F73EF" w:rsidRPr="00903DBA" w:rsidRDefault="002F73EF" w:rsidP="002F73EF">
      <w:pPr>
        <w:pStyle w:val="Code"/>
        <w:rPr>
          <w:highlight w:val="white"/>
        </w:rPr>
      </w:pPr>
      <w:r w:rsidRPr="00903DBA">
        <w:rPr>
          <w:highlight w:val="white"/>
        </w:rPr>
        <w:t xml:space="preserve">          AddAssemblyCode(objectOperator, Base(leftSymbol),</w:t>
      </w:r>
    </w:p>
    <w:p w14:paraId="430A000F" w14:textId="77777777" w:rsidR="002F73EF" w:rsidRPr="00903DBA" w:rsidRDefault="002F73EF" w:rsidP="002F73EF">
      <w:pPr>
        <w:pStyle w:val="Code"/>
        <w:rPr>
          <w:highlight w:val="white"/>
        </w:rPr>
      </w:pPr>
      <w:r w:rsidRPr="00903DBA">
        <w:rPr>
          <w:highlight w:val="white"/>
        </w:rPr>
        <w:t xml:space="preserve">                          Offset(leftSymbol), rightTrack);</w:t>
      </w:r>
    </w:p>
    <w:p w14:paraId="71B1219A" w14:textId="77777777" w:rsidR="002F73EF" w:rsidRPr="00903DBA" w:rsidRDefault="002F73EF" w:rsidP="002F73EF">
      <w:pPr>
        <w:pStyle w:val="Code"/>
        <w:rPr>
          <w:highlight w:val="white"/>
        </w:rPr>
      </w:pPr>
      <w:r w:rsidRPr="00903DBA">
        <w:rPr>
          <w:highlight w:val="white"/>
        </w:rPr>
        <w:t xml:space="preserve">        }</w:t>
      </w:r>
    </w:p>
    <w:p w14:paraId="33630F33" w14:textId="04A3598E" w:rsidR="002F73EF" w:rsidRPr="00903DBA" w:rsidRDefault="002F73EF" w:rsidP="002F73EF">
      <w:pPr>
        <w:rPr>
          <w:highlight w:val="white"/>
        </w:rPr>
      </w:pPr>
      <w:r w:rsidRPr="00903DBA">
        <w:rPr>
          <w:highlight w:val="white"/>
        </w:rPr>
        <w:t>If the right symbol is an integer value, we simply use it.</w:t>
      </w:r>
      <w:r w:rsidR="00820F58" w:rsidRPr="00903DBA">
        <w:rPr>
          <w:highlight w:val="white"/>
        </w:rPr>
        <w:t xml:space="preserve"> Again, note that the </w:t>
      </w:r>
      <w:r w:rsidR="004A033E" w:rsidRPr="00903DBA">
        <w:rPr>
          <w:highlight w:val="white"/>
        </w:rPr>
        <w:t xml:space="preserve">value does not exceeds 31 bits. If it does, </w:t>
      </w:r>
      <w:r w:rsidR="00E1133C" w:rsidRPr="00903DBA">
        <w:rPr>
          <w:highlight w:val="white"/>
        </w:rPr>
        <w:t>it would have been loaded into a register.</w:t>
      </w:r>
    </w:p>
    <w:p w14:paraId="7A4AF3E9" w14:textId="77777777" w:rsidR="002F73EF" w:rsidRPr="00903DBA" w:rsidRDefault="002F73EF" w:rsidP="002F73EF">
      <w:pPr>
        <w:pStyle w:val="Code"/>
        <w:rPr>
          <w:highlight w:val="white"/>
        </w:rPr>
      </w:pPr>
      <w:r w:rsidRPr="00903DBA">
        <w:rPr>
          <w:highlight w:val="white"/>
        </w:rPr>
        <w:t xml:space="preserve">        else if (rightSymbol.Value is BigInteger) {</w:t>
      </w:r>
    </w:p>
    <w:p w14:paraId="38DFFF41" w14:textId="77777777" w:rsidR="001258D6" w:rsidRPr="00903DBA" w:rsidRDefault="001258D6" w:rsidP="00133CD0">
      <w:pPr>
        <w:pStyle w:val="Code"/>
        <w:rPr>
          <w:highlight w:val="white"/>
        </w:rPr>
      </w:pPr>
      <w:r w:rsidRPr="00903DBA">
        <w:rPr>
          <w:highlight w:val="white"/>
        </w:rPr>
        <w:t xml:space="preserve">          AddAssemblyCode(objectOperator, Base(leftSymbol),</w:t>
      </w:r>
    </w:p>
    <w:p w14:paraId="0450257A" w14:textId="77777777" w:rsidR="001258D6" w:rsidRPr="00903DBA" w:rsidRDefault="001258D6" w:rsidP="00133CD0">
      <w:pPr>
        <w:pStyle w:val="Code"/>
        <w:rPr>
          <w:highlight w:val="white"/>
        </w:rPr>
      </w:pPr>
      <w:r w:rsidRPr="00903DBA">
        <w:rPr>
          <w:highlight w:val="white"/>
        </w:rPr>
        <w:t xml:space="preserve">                          Offset(leftSymbol), rightSymbol.Value, typeSize);</w:t>
      </w:r>
    </w:p>
    <w:p w14:paraId="611075F9" w14:textId="77777777" w:rsidR="002F73EF" w:rsidRPr="00903DBA" w:rsidRDefault="002F73EF" w:rsidP="002F73EF">
      <w:pPr>
        <w:pStyle w:val="Code"/>
        <w:rPr>
          <w:highlight w:val="white"/>
        </w:rPr>
      </w:pPr>
      <w:r w:rsidRPr="00903DBA">
        <w:rPr>
          <w:highlight w:val="white"/>
        </w:rPr>
        <w:t xml:space="preserve">        }</w:t>
      </w:r>
    </w:p>
    <w:p w14:paraId="4F8AAAFF" w14:textId="571E6E1F" w:rsidR="002F73EF" w:rsidRPr="00903DBA" w:rsidRDefault="002F73EF" w:rsidP="002F73EF">
      <w:pPr>
        <w:rPr>
          <w:highlight w:val="white"/>
        </w:rPr>
      </w:pPr>
      <w:r w:rsidRPr="00903DBA">
        <w:rPr>
          <w:highlight w:val="white"/>
        </w:rPr>
        <w:t>If the right symbol is an array, function, string, or static value, we use its address</w:t>
      </w:r>
      <w:r w:rsidR="00AB1C79" w:rsidRPr="00903DBA">
        <w:rPr>
          <w:highlight w:val="white"/>
        </w:rPr>
        <w:t xml:space="preserve"> and apply the operators in the same way as above.</w:t>
      </w:r>
    </w:p>
    <w:p w14:paraId="15CED4CD" w14:textId="77777777" w:rsidR="002F73EF" w:rsidRPr="00903DBA" w:rsidRDefault="002F73EF" w:rsidP="002F73EF">
      <w:pPr>
        <w:pStyle w:val="Code"/>
        <w:rPr>
          <w:highlight w:val="white"/>
        </w:rPr>
      </w:pPr>
      <w:r w:rsidRPr="00903DBA">
        <w:rPr>
          <w:highlight w:val="white"/>
        </w:rPr>
        <w:t xml:space="preserve">        else if (rightSymbol.Type.IsArrayFunctionOrString() ||</w:t>
      </w:r>
    </w:p>
    <w:p w14:paraId="3AC67FFC" w14:textId="77777777" w:rsidR="002F73EF" w:rsidRPr="00903DBA" w:rsidRDefault="002F73EF" w:rsidP="002F73EF">
      <w:pPr>
        <w:pStyle w:val="Code"/>
        <w:rPr>
          <w:highlight w:val="white"/>
        </w:rPr>
      </w:pPr>
      <w:r w:rsidRPr="00903DBA">
        <w:rPr>
          <w:highlight w:val="white"/>
        </w:rPr>
        <w:t xml:space="preserve">                 (rightSymbol.Value is StaticAddress)) {</w:t>
      </w:r>
    </w:p>
    <w:p w14:paraId="6C28B345" w14:textId="77777777" w:rsidR="002F73EF" w:rsidRPr="00903DBA" w:rsidRDefault="002F73EF" w:rsidP="002F73EF">
      <w:pPr>
        <w:pStyle w:val="Code"/>
        <w:rPr>
          <w:highlight w:val="white"/>
        </w:rPr>
      </w:pPr>
      <w:r w:rsidRPr="00903DBA">
        <w:rPr>
          <w:highlight w:val="white"/>
        </w:rPr>
        <w:t xml:space="preserve">          AddAssemblyCode(objectOperator, Base(leftSymbol),</w:t>
      </w:r>
    </w:p>
    <w:p w14:paraId="29CAF0F0" w14:textId="77777777" w:rsidR="000D67DA" w:rsidRPr="00903DBA" w:rsidRDefault="002F73EF" w:rsidP="002F73EF">
      <w:pPr>
        <w:pStyle w:val="Code"/>
        <w:rPr>
          <w:highlight w:val="white"/>
        </w:rPr>
      </w:pPr>
      <w:r w:rsidRPr="00903DBA">
        <w:rPr>
          <w:highlight w:val="white"/>
        </w:rPr>
        <w:t xml:space="preserve">                          Offset(leftSymbol), Base(rightSymbol),</w:t>
      </w:r>
    </w:p>
    <w:p w14:paraId="70725E44" w14:textId="4F5A00D6" w:rsidR="002F73EF" w:rsidRPr="00903DBA" w:rsidRDefault="000D67DA" w:rsidP="002F73EF">
      <w:pPr>
        <w:pStyle w:val="Code"/>
        <w:rPr>
          <w:highlight w:val="white"/>
        </w:rPr>
      </w:pPr>
      <w:r w:rsidRPr="00903DBA">
        <w:rPr>
          <w:highlight w:val="white"/>
        </w:rPr>
        <w:t xml:space="preserve">                         </w:t>
      </w:r>
      <w:r w:rsidR="002F73EF" w:rsidRPr="00903DBA">
        <w:rPr>
          <w:highlight w:val="white"/>
        </w:rPr>
        <w:t xml:space="preserve"> </w:t>
      </w:r>
      <w:r w:rsidRPr="00903DBA">
        <w:rPr>
          <w:highlight w:val="white"/>
        </w:rPr>
        <w:t>T</w:t>
      </w:r>
      <w:r w:rsidR="002F73EF" w:rsidRPr="00903DBA">
        <w:rPr>
          <w:highlight w:val="white"/>
        </w:rPr>
        <w:t>ypeSize</w:t>
      </w:r>
      <w:r w:rsidRPr="00903DBA">
        <w:rPr>
          <w:highlight w:val="white"/>
        </w:rPr>
        <w:t>.PointerSize</w:t>
      </w:r>
      <w:r w:rsidR="002F73EF" w:rsidRPr="00903DBA">
        <w:rPr>
          <w:highlight w:val="white"/>
        </w:rPr>
        <w:t>);</w:t>
      </w:r>
    </w:p>
    <w:p w14:paraId="6E974ED0" w14:textId="77777777" w:rsidR="002F73EF" w:rsidRPr="00903DBA" w:rsidRDefault="002F73EF" w:rsidP="002F73EF">
      <w:pPr>
        <w:pStyle w:val="Code"/>
        <w:rPr>
          <w:highlight w:val="white"/>
        </w:rPr>
      </w:pPr>
    </w:p>
    <w:p w14:paraId="3DB761FF" w14:textId="77777777" w:rsidR="002F73EF" w:rsidRPr="00903DBA" w:rsidRDefault="002F73EF" w:rsidP="002F73EF">
      <w:pPr>
        <w:pStyle w:val="Code"/>
        <w:rPr>
          <w:highlight w:val="white"/>
        </w:rPr>
      </w:pPr>
      <w:r w:rsidRPr="00903DBA">
        <w:rPr>
          <w:highlight w:val="white"/>
        </w:rPr>
        <w:t xml:space="preserve">          int rightOffset = Offset(rightSymbol);</w:t>
      </w:r>
    </w:p>
    <w:p w14:paraId="3F3744C9" w14:textId="77777777" w:rsidR="002F73EF" w:rsidRPr="00903DBA" w:rsidRDefault="002F73EF" w:rsidP="002F73EF">
      <w:pPr>
        <w:pStyle w:val="Code"/>
        <w:rPr>
          <w:highlight w:val="white"/>
        </w:rPr>
      </w:pPr>
      <w:r w:rsidRPr="00903DBA">
        <w:rPr>
          <w:highlight w:val="white"/>
        </w:rPr>
        <w:t xml:space="preserve">          if (rightOffset != 0) {</w:t>
      </w:r>
    </w:p>
    <w:p w14:paraId="4656A1FE" w14:textId="77777777" w:rsidR="002F73EF" w:rsidRPr="00903DBA" w:rsidRDefault="002F73EF" w:rsidP="002F73EF">
      <w:pPr>
        <w:pStyle w:val="Code"/>
        <w:rPr>
          <w:highlight w:val="white"/>
        </w:rPr>
      </w:pPr>
      <w:r w:rsidRPr="00903DBA">
        <w:rPr>
          <w:highlight w:val="white"/>
        </w:rPr>
        <w:t xml:space="preserve">            if (middleOperator == MiddleOperator.Assign) {</w:t>
      </w:r>
    </w:p>
    <w:p w14:paraId="0491785A" w14:textId="77777777" w:rsidR="002F73EF" w:rsidRPr="00903DBA" w:rsidRDefault="002F73EF" w:rsidP="002F73EF">
      <w:pPr>
        <w:pStyle w:val="Code"/>
        <w:rPr>
          <w:highlight w:val="white"/>
        </w:rPr>
      </w:pPr>
      <w:r w:rsidRPr="00903DBA">
        <w:rPr>
          <w:highlight w:val="white"/>
        </w:rPr>
        <w:t xml:space="preserve">              AddAssemblyCode(AssemblyOperator.add, Base(leftSymbol),</w:t>
      </w:r>
    </w:p>
    <w:p w14:paraId="5BC2B776" w14:textId="77777777" w:rsidR="002F73EF" w:rsidRPr="00903DBA" w:rsidRDefault="002F73EF" w:rsidP="002F73EF">
      <w:pPr>
        <w:pStyle w:val="Code"/>
        <w:rPr>
          <w:highlight w:val="white"/>
        </w:rPr>
      </w:pPr>
      <w:r w:rsidRPr="00903DBA">
        <w:rPr>
          <w:highlight w:val="white"/>
        </w:rPr>
        <w:t xml:space="preserve">                              Offset(leftSymbol), (BigInteger) rightOffset,</w:t>
      </w:r>
    </w:p>
    <w:p w14:paraId="58050E7F" w14:textId="77777777" w:rsidR="002F73EF" w:rsidRPr="00903DBA" w:rsidRDefault="002F73EF" w:rsidP="002F73EF">
      <w:pPr>
        <w:pStyle w:val="Code"/>
        <w:rPr>
          <w:highlight w:val="white"/>
        </w:rPr>
      </w:pPr>
      <w:r w:rsidRPr="00903DBA">
        <w:rPr>
          <w:highlight w:val="white"/>
        </w:rPr>
        <w:t xml:space="preserve">                              typeSize);</w:t>
      </w:r>
    </w:p>
    <w:p w14:paraId="5509F5CD" w14:textId="77777777" w:rsidR="002F73EF" w:rsidRPr="00903DBA" w:rsidRDefault="002F73EF" w:rsidP="002F73EF">
      <w:pPr>
        <w:pStyle w:val="Code"/>
        <w:rPr>
          <w:highlight w:val="white"/>
        </w:rPr>
      </w:pPr>
      <w:r w:rsidRPr="00903DBA">
        <w:rPr>
          <w:highlight w:val="white"/>
        </w:rPr>
        <w:t xml:space="preserve">            }</w:t>
      </w:r>
    </w:p>
    <w:p w14:paraId="7A27A73D" w14:textId="77777777" w:rsidR="002F73EF" w:rsidRPr="00903DBA" w:rsidRDefault="002F73EF" w:rsidP="002F73EF">
      <w:pPr>
        <w:pStyle w:val="Code"/>
        <w:rPr>
          <w:highlight w:val="white"/>
        </w:rPr>
      </w:pPr>
      <w:r w:rsidRPr="00903DBA">
        <w:rPr>
          <w:highlight w:val="white"/>
        </w:rPr>
        <w:t xml:space="preserve">            else {</w:t>
      </w:r>
    </w:p>
    <w:p w14:paraId="5E47D355" w14:textId="77777777" w:rsidR="002F73EF" w:rsidRPr="00903DBA" w:rsidRDefault="002F73EF" w:rsidP="002F73EF">
      <w:pPr>
        <w:pStyle w:val="Code"/>
        <w:rPr>
          <w:highlight w:val="white"/>
        </w:rPr>
      </w:pPr>
      <w:r w:rsidRPr="00903DBA">
        <w:rPr>
          <w:highlight w:val="white"/>
        </w:rPr>
        <w:t xml:space="preserve">              AddAssemblyCode(objectOperator, Base(leftSymbol),</w:t>
      </w:r>
    </w:p>
    <w:p w14:paraId="04834D9B" w14:textId="77777777" w:rsidR="002F73EF" w:rsidRPr="00903DBA" w:rsidRDefault="002F73EF" w:rsidP="002F73EF">
      <w:pPr>
        <w:pStyle w:val="Code"/>
        <w:rPr>
          <w:highlight w:val="white"/>
        </w:rPr>
      </w:pPr>
      <w:r w:rsidRPr="00903DBA">
        <w:rPr>
          <w:highlight w:val="white"/>
        </w:rPr>
        <w:t xml:space="preserve">                              Offset(leftSymbol), (BigInteger) rightOffset,</w:t>
      </w:r>
    </w:p>
    <w:p w14:paraId="3C44F219" w14:textId="77777777" w:rsidR="002F73EF" w:rsidRPr="00903DBA" w:rsidRDefault="002F73EF" w:rsidP="002F73EF">
      <w:pPr>
        <w:pStyle w:val="Code"/>
        <w:rPr>
          <w:highlight w:val="white"/>
        </w:rPr>
      </w:pPr>
      <w:r w:rsidRPr="00903DBA">
        <w:rPr>
          <w:highlight w:val="white"/>
        </w:rPr>
        <w:t xml:space="preserve">                              typeSize);</w:t>
      </w:r>
    </w:p>
    <w:p w14:paraId="3C088B2A" w14:textId="77777777" w:rsidR="002F73EF" w:rsidRPr="00903DBA" w:rsidRDefault="002F73EF" w:rsidP="002F73EF">
      <w:pPr>
        <w:pStyle w:val="Code"/>
        <w:rPr>
          <w:highlight w:val="white"/>
        </w:rPr>
      </w:pPr>
      <w:r w:rsidRPr="00903DBA">
        <w:rPr>
          <w:highlight w:val="white"/>
        </w:rPr>
        <w:t xml:space="preserve">            }</w:t>
      </w:r>
    </w:p>
    <w:p w14:paraId="2ECF9B2F" w14:textId="77777777" w:rsidR="002F73EF" w:rsidRPr="00903DBA" w:rsidRDefault="002F73EF" w:rsidP="002F73EF">
      <w:pPr>
        <w:pStyle w:val="Code"/>
        <w:rPr>
          <w:highlight w:val="white"/>
        </w:rPr>
      </w:pPr>
      <w:r w:rsidRPr="00903DBA">
        <w:rPr>
          <w:highlight w:val="white"/>
        </w:rPr>
        <w:t xml:space="preserve">          }</w:t>
      </w:r>
    </w:p>
    <w:p w14:paraId="6D811424" w14:textId="77777777" w:rsidR="002F73EF" w:rsidRPr="00903DBA" w:rsidRDefault="002F73EF" w:rsidP="002F73EF">
      <w:pPr>
        <w:pStyle w:val="Code"/>
        <w:rPr>
          <w:highlight w:val="white"/>
        </w:rPr>
      </w:pPr>
      <w:r w:rsidRPr="00903DBA">
        <w:rPr>
          <w:highlight w:val="white"/>
        </w:rPr>
        <w:t xml:space="preserve">        }</w:t>
      </w:r>
    </w:p>
    <w:p w14:paraId="0BEEA084" w14:textId="085BAD34" w:rsidR="002F73EF" w:rsidRPr="00903DBA" w:rsidRDefault="002F73EF" w:rsidP="002F73EF">
      <w:pPr>
        <w:rPr>
          <w:highlight w:val="white"/>
        </w:rPr>
      </w:pPr>
      <w:r w:rsidRPr="00903DBA">
        <w:rPr>
          <w:highlight w:val="white"/>
        </w:rPr>
        <w:t xml:space="preserve">If none of the above cases apply, we </w:t>
      </w:r>
      <w:r w:rsidR="002C7231" w:rsidRPr="00903DBA">
        <w:rPr>
          <w:highlight w:val="white"/>
        </w:rPr>
        <w:t xml:space="preserve">load the value of the right symbol into a register and </w:t>
      </w:r>
      <w:r w:rsidRPr="00903DBA">
        <w:rPr>
          <w:highlight w:val="white"/>
        </w:rPr>
        <w:t xml:space="preserve">use the base and offset of the </w:t>
      </w:r>
      <w:r w:rsidR="002C7231" w:rsidRPr="00903DBA">
        <w:rPr>
          <w:highlight w:val="white"/>
        </w:rPr>
        <w:t>left</w:t>
      </w:r>
      <w:r w:rsidRPr="00903DBA">
        <w:rPr>
          <w:highlight w:val="white"/>
        </w:rPr>
        <w:t xml:space="preserve"> symbol.</w:t>
      </w:r>
    </w:p>
    <w:p w14:paraId="5C90B01C" w14:textId="77777777" w:rsidR="002F73EF" w:rsidRPr="00903DBA" w:rsidRDefault="002F73EF" w:rsidP="002F73EF">
      <w:pPr>
        <w:pStyle w:val="Code"/>
        <w:rPr>
          <w:highlight w:val="white"/>
        </w:rPr>
      </w:pPr>
      <w:r w:rsidRPr="00903DBA">
        <w:rPr>
          <w:highlight w:val="white"/>
        </w:rPr>
        <w:t xml:space="preserve">        else {</w:t>
      </w:r>
    </w:p>
    <w:p w14:paraId="35C0F8F1" w14:textId="77777777" w:rsidR="002F73EF" w:rsidRPr="00903DBA" w:rsidRDefault="002F73EF" w:rsidP="002F73EF">
      <w:pPr>
        <w:pStyle w:val="Code"/>
        <w:rPr>
          <w:highlight w:val="white"/>
        </w:rPr>
      </w:pPr>
      <w:r w:rsidRPr="00903DBA">
        <w:rPr>
          <w:highlight w:val="white"/>
        </w:rPr>
        <w:t xml:space="preserve">          rightTrack = LoadValueToRegister(rightSymbol);</w:t>
      </w:r>
    </w:p>
    <w:p w14:paraId="471AF610" w14:textId="77777777" w:rsidR="002F73EF" w:rsidRPr="00903DBA" w:rsidRDefault="002F73EF" w:rsidP="002F73EF">
      <w:pPr>
        <w:pStyle w:val="Code"/>
        <w:rPr>
          <w:highlight w:val="white"/>
        </w:rPr>
      </w:pPr>
      <w:r w:rsidRPr="00903DBA">
        <w:rPr>
          <w:highlight w:val="white"/>
        </w:rPr>
        <w:t xml:space="preserve">          AddAssemblyCode(objectOperator, Base(leftSymbol),</w:t>
      </w:r>
    </w:p>
    <w:p w14:paraId="705EACB6" w14:textId="77777777" w:rsidR="002F73EF" w:rsidRPr="00903DBA" w:rsidRDefault="002F73EF" w:rsidP="002F73EF">
      <w:pPr>
        <w:pStyle w:val="Code"/>
        <w:rPr>
          <w:highlight w:val="white"/>
        </w:rPr>
      </w:pPr>
      <w:r w:rsidRPr="00903DBA">
        <w:rPr>
          <w:highlight w:val="white"/>
        </w:rPr>
        <w:lastRenderedPageBreak/>
        <w:t xml:space="preserve">                          Offset(leftSymbol), rightTrack);</w:t>
      </w:r>
    </w:p>
    <w:p w14:paraId="7B14A758" w14:textId="77777777" w:rsidR="002F73EF" w:rsidRPr="00903DBA" w:rsidRDefault="002F73EF" w:rsidP="002F73EF">
      <w:pPr>
        <w:pStyle w:val="Code"/>
        <w:rPr>
          <w:highlight w:val="white"/>
        </w:rPr>
      </w:pPr>
      <w:r w:rsidRPr="00903DBA">
        <w:rPr>
          <w:highlight w:val="white"/>
        </w:rPr>
        <w:t xml:space="preserve">        }</w:t>
      </w:r>
    </w:p>
    <w:p w14:paraId="6264C417" w14:textId="77777777" w:rsidR="002F73EF" w:rsidRPr="00903DBA" w:rsidRDefault="002F73EF" w:rsidP="002F73EF">
      <w:pPr>
        <w:pStyle w:val="Code"/>
        <w:rPr>
          <w:highlight w:val="white"/>
        </w:rPr>
      </w:pPr>
      <w:r w:rsidRPr="00903DBA">
        <w:rPr>
          <w:highlight w:val="white"/>
        </w:rPr>
        <w:t xml:space="preserve">      }</w:t>
      </w:r>
    </w:p>
    <w:p w14:paraId="4EC3A090" w14:textId="77777777" w:rsidR="002F73EF" w:rsidRPr="00903DBA" w:rsidRDefault="002F73EF" w:rsidP="002F73EF">
      <w:pPr>
        <w:rPr>
          <w:highlight w:val="white"/>
        </w:rPr>
      </w:pPr>
      <w:r w:rsidRPr="00903DBA">
        <w:rPr>
          <w:highlight w:val="white"/>
        </w:rPr>
        <w:t>Finally, we need to remove the left and right symbol from the track map, since they shall not be used any more.</w:t>
      </w:r>
    </w:p>
    <w:p w14:paraId="41F397F8" w14:textId="77777777" w:rsidR="002F73EF" w:rsidRPr="00903DBA" w:rsidRDefault="002F73EF" w:rsidP="002F73EF">
      <w:pPr>
        <w:pStyle w:val="Code"/>
        <w:rPr>
          <w:highlight w:val="white"/>
        </w:rPr>
      </w:pPr>
      <w:r w:rsidRPr="00903DBA">
        <w:rPr>
          <w:highlight w:val="white"/>
        </w:rPr>
        <w:t xml:space="preserve">      m_trackMap.Remove(leftSymbol);</w:t>
      </w:r>
    </w:p>
    <w:p w14:paraId="3919CEE6" w14:textId="77777777" w:rsidR="002F73EF" w:rsidRPr="00903DBA" w:rsidRDefault="002F73EF" w:rsidP="002F73EF">
      <w:pPr>
        <w:pStyle w:val="Code"/>
        <w:rPr>
          <w:highlight w:val="white"/>
        </w:rPr>
      </w:pPr>
      <w:r w:rsidRPr="00903DBA">
        <w:rPr>
          <w:highlight w:val="white"/>
        </w:rPr>
        <w:t xml:space="preserve">      m_trackMap.Remove(rightSymbol);</w:t>
      </w:r>
    </w:p>
    <w:p w14:paraId="2E23242C" w14:textId="77777777" w:rsidR="002F73EF" w:rsidRPr="00903DBA" w:rsidRDefault="002F73EF" w:rsidP="002F73EF">
      <w:pPr>
        <w:pStyle w:val="Code"/>
        <w:rPr>
          <w:highlight w:val="white"/>
        </w:rPr>
      </w:pPr>
      <w:r w:rsidRPr="00903DBA">
        <w:rPr>
          <w:highlight w:val="white"/>
        </w:rPr>
        <w:t xml:space="preserve">    }</w:t>
      </w:r>
    </w:p>
    <w:p w14:paraId="57AE9FF8" w14:textId="77777777" w:rsidR="00184AA8" w:rsidRPr="00903DBA" w:rsidRDefault="00184AA8" w:rsidP="00184AA8">
      <w:pPr>
        <w:pStyle w:val="Rubrik3"/>
        <w:numPr>
          <w:ilvl w:val="2"/>
          <w:numId w:val="133"/>
        </w:numPr>
        <w:rPr>
          <w:highlight w:val="white"/>
        </w:rPr>
      </w:pPr>
      <w:bookmarkStart w:id="449" w:name="_Toc57656095"/>
      <w:r w:rsidRPr="00903DBA">
        <w:rPr>
          <w:highlight w:val="white"/>
        </w:rPr>
        <w:t>Base and Offset</w:t>
      </w:r>
      <w:bookmarkEnd w:id="449"/>
    </w:p>
    <w:p w14:paraId="613BC4AF" w14:textId="77777777" w:rsidR="00184AA8" w:rsidRPr="00903DBA" w:rsidRDefault="00184AA8" w:rsidP="00184AA8">
      <w:pPr>
        <w:rPr>
          <w:highlight w:val="white"/>
        </w:rPr>
      </w:pPr>
      <w:r w:rsidRPr="00903DBA">
        <w:rPr>
          <w:highlight w:val="white"/>
        </w:rPr>
        <w:t xml:space="preserve">The </w:t>
      </w:r>
      <w:r w:rsidRPr="00903DBA">
        <w:rPr>
          <w:rStyle w:val="KeyWord0"/>
          <w:highlight w:val="white"/>
        </w:rPr>
        <w:t>Base</w:t>
      </w:r>
      <w:r w:rsidRPr="00903DBA">
        <w:rPr>
          <w:highlight w:val="white"/>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903DBA" w:rsidRDefault="00184AA8" w:rsidP="00184AA8">
      <w:pPr>
        <w:pStyle w:val="Code"/>
        <w:rPr>
          <w:highlight w:val="white"/>
        </w:rPr>
      </w:pPr>
      <w:r w:rsidRPr="00903DBA">
        <w:rPr>
          <w:highlight w:val="white"/>
        </w:rPr>
        <w:t xml:space="preserve">    private object Base(Symbol symbol) {</w:t>
      </w:r>
    </w:p>
    <w:p w14:paraId="7AB2C8CE" w14:textId="77777777" w:rsidR="00184AA8" w:rsidRPr="00903DBA" w:rsidRDefault="00184AA8" w:rsidP="00184AA8">
      <w:pPr>
        <w:pStyle w:val="Code"/>
        <w:rPr>
          <w:highlight w:val="white"/>
        </w:rPr>
      </w:pPr>
      <w:r w:rsidRPr="00903DBA">
        <w:rPr>
          <w:highlight w:val="white"/>
        </w:rPr>
        <w:t xml:space="preserve">      Assert.ErrorXXX(!(symbol.Value is BigInteger));</w:t>
      </w:r>
    </w:p>
    <w:p w14:paraId="37CE7030" w14:textId="77777777" w:rsidR="00184AA8" w:rsidRPr="00903DBA" w:rsidRDefault="00184AA8" w:rsidP="00184AA8">
      <w:pPr>
        <w:pStyle w:val="Code"/>
        <w:rPr>
          <w:highlight w:val="white"/>
        </w:rPr>
      </w:pPr>
    </w:p>
    <w:p w14:paraId="05B2A3E7" w14:textId="77777777" w:rsidR="00184AA8" w:rsidRPr="00903DBA" w:rsidRDefault="00184AA8" w:rsidP="00184AA8">
      <w:pPr>
        <w:pStyle w:val="Code"/>
        <w:rPr>
          <w:highlight w:val="white"/>
        </w:rPr>
      </w:pPr>
      <w:r w:rsidRPr="00903DBA">
        <w:rPr>
          <w:highlight w:val="white"/>
        </w:rPr>
        <w:t xml:space="preserve">      if (symbol.Value is StaticAddress) {</w:t>
      </w:r>
    </w:p>
    <w:p w14:paraId="31468CD1" w14:textId="77777777" w:rsidR="00184AA8" w:rsidRPr="00903DBA" w:rsidRDefault="00184AA8" w:rsidP="00184AA8">
      <w:pPr>
        <w:pStyle w:val="Code"/>
        <w:rPr>
          <w:highlight w:val="white"/>
        </w:rPr>
      </w:pPr>
      <w:r w:rsidRPr="00903DBA">
        <w:rPr>
          <w:highlight w:val="white"/>
        </w:rPr>
        <w:t xml:space="preserve">        StaticAddress staticAddress = (StaticAddress) symbol.Value;</w:t>
      </w:r>
    </w:p>
    <w:p w14:paraId="7A94F4BB" w14:textId="77777777" w:rsidR="00184AA8" w:rsidRPr="00903DBA" w:rsidRDefault="00184AA8" w:rsidP="00184AA8">
      <w:pPr>
        <w:pStyle w:val="Code"/>
        <w:rPr>
          <w:highlight w:val="white"/>
        </w:rPr>
      </w:pPr>
      <w:r w:rsidRPr="00903DBA">
        <w:rPr>
          <w:highlight w:val="white"/>
        </w:rPr>
        <w:t xml:space="preserve">        return staticAddress.UniqueName;</w:t>
      </w:r>
    </w:p>
    <w:p w14:paraId="3F7D9CB9" w14:textId="77777777" w:rsidR="00184AA8" w:rsidRPr="00903DBA" w:rsidRDefault="00184AA8" w:rsidP="00184AA8">
      <w:pPr>
        <w:pStyle w:val="Code"/>
        <w:rPr>
          <w:highlight w:val="white"/>
        </w:rPr>
      </w:pPr>
      <w:r w:rsidRPr="00903DBA">
        <w:rPr>
          <w:highlight w:val="white"/>
        </w:rPr>
        <w:t xml:space="preserve">      }</w:t>
      </w:r>
    </w:p>
    <w:p w14:paraId="50F24989" w14:textId="77777777" w:rsidR="00184AA8" w:rsidRPr="00903DBA" w:rsidRDefault="00184AA8" w:rsidP="00184AA8">
      <w:pPr>
        <w:rPr>
          <w:highlight w:val="white"/>
        </w:rPr>
      </w:pPr>
      <w:r w:rsidRPr="00903DBA">
        <w:rPr>
          <w:highlight w:val="white"/>
        </w:rPr>
        <w:t xml:space="preserve">If the symbol’s address symbol is not null, the symbol represents a dereferred symbol in a dereference, index, or arrow expression, and we return the register holding the address. We look up the address track (the track of the address symbol) by calling </w:t>
      </w:r>
      <w:r w:rsidRPr="00903DBA">
        <w:rPr>
          <w:rStyle w:val="KeyWord0"/>
          <w:highlight w:val="white"/>
        </w:rPr>
        <w:t>LoadValueToRegister</w:t>
      </w:r>
      <w:r w:rsidRPr="00903DBA">
        <w:rPr>
          <w:highlight w:val="white"/>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903DBA" w:rsidRDefault="00184AA8" w:rsidP="00184AA8">
      <w:pPr>
        <w:pStyle w:val="Code"/>
        <w:rPr>
          <w:highlight w:val="white"/>
        </w:rPr>
      </w:pPr>
      <w:r w:rsidRPr="00903DBA">
        <w:rPr>
          <w:highlight w:val="white"/>
        </w:rPr>
        <w:t xml:space="preserve">      else if (symbol.AddressSymbol != null) {</w:t>
      </w:r>
    </w:p>
    <w:p w14:paraId="5109D1FD" w14:textId="77777777" w:rsidR="00184AA8" w:rsidRPr="00903DBA" w:rsidRDefault="00184AA8" w:rsidP="00184AA8">
      <w:pPr>
        <w:pStyle w:val="Code"/>
        <w:rPr>
          <w:highlight w:val="white"/>
        </w:rPr>
      </w:pPr>
      <w:r w:rsidRPr="00903DBA">
        <w:rPr>
          <w:highlight w:val="white"/>
        </w:rPr>
        <w:t xml:space="preserve">        Track addressTrack = LoadValueToRegister(symbol.AddressSymbol);</w:t>
      </w:r>
    </w:p>
    <w:p w14:paraId="00C9B34D" w14:textId="77777777" w:rsidR="00184AA8" w:rsidRPr="00903DBA" w:rsidRDefault="00184AA8" w:rsidP="00184AA8">
      <w:pPr>
        <w:pStyle w:val="Code"/>
        <w:rPr>
          <w:highlight w:val="white"/>
        </w:rPr>
      </w:pPr>
      <w:r w:rsidRPr="00903DBA">
        <w:rPr>
          <w:highlight w:val="white"/>
        </w:rPr>
        <w:t xml:space="preserve">        Assert.ErrorXXX((addressTrack.Register == null) ||</w:t>
      </w:r>
    </w:p>
    <w:p w14:paraId="54F04306" w14:textId="77777777" w:rsidR="00184AA8" w:rsidRPr="00903DBA" w:rsidRDefault="00184AA8" w:rsidP="00184AA8">
      <w:pPr>
        <w:pStyle w:val="Code"/>
        <w:rPr>
          <w:highlight w:val="white"/>
        </w:rPr>
      </w:pPr>
      <w:r w:rsidRPr="00903DBA">
        <w:rPr>
          <w:highlight w:val="white"/>
        </w:rPr>
        <w:t xml:space="preserve">                        RegisterAllocator.PointerRegisterSetWithEllipse.</w:t>
      </w:r>
    </w:p>
    <w:p w14:paraId="204823E9" w14:textId="77777777" w:rsidR="00184AA8" w:rsidRPr="00903DBA" w:rsidRDefault="00184AA8" w:rsidP="00184AA8">
      <w:pPr>
        <w:pStyle w:val="Code"/>
        <w:rPr>
          <w:highlight w:val="white"/>
        </w:rPr>
      </w:pPr>
      <w:r w:rsidRPr="00903DBA">
        <w:rPr>
          <w:highlight w:val="white"/>
        </w:rPr>
        <w:t xml:space="preserve">                        Contains(addressTrack.Register.Value));</w:t>
      </w:r>
    </w:p>
    <w:p w14:paraId="0A9661B6" w14:textId="77777777" w:rsidR="00184AA8" w:rsidRPr="00903DBA" w:rsidRDefault="00184AA8" w:rsidP="00184AA8">
      <w:pPr>
        <w:pStyle w:val="Code"/>
        <w:rPr>
          <w:highlight w:val="white"/>
        </w:rPr>
      </w:pPr>
      <w:r w:rsidRPr="00903DBA">
        <w:rPr>
          <w:highlight w:val="white"/>
        </w:rPr>
        <w:t xml:space="preserve">        addressTrack.Pointer = true;</w:t>
      </w:r>
    </w:p>
    <w:p w14:paraId="462F4235" w14:textId="77777777" w:rsidR="00184AA8" w:rsidRPr="00903DBA" w:rsidRDefault="00184AA8" w:rsidP="00184AA8">
      <w:pPr>
        <w:pStyle w:val="Code"/>
        <w:rPr>
          <w:highlight w:val="white"/>
        </w:rPr>
      </w:pPr>
      <w:r w:rsidRPr="00903DBA">
        <w:rPr>
          <w:highlight w:val="white"/>
        </w:rPr>
        <w:t xml:space="preserve">        m_trackMap.Remove(symbol.AddressSymbol);</w:t>
      </w:r>
    </w:p>
    <w:p w14:paraId="1E0BC2D9" w14:textId="77777777" w:rsidR="00184AA8" w:rsidRPr="00903DBA" w:rsidRDefault="00184AA8" w:rsidP="00184AA8">
      <w:pPr>
        <w:pStyle w:val="Code"/>
        <w:rPr>
          <w:highlight w:val="white"/>
        </w:rPr>
      </w:pPr>
      <w:r w:rsidRPr="00903DBA">
        <w:rPr>
          <w:highlight w:val="white"/>
        </w:rPr>
        <w:t xml:space="preserve">        return addressTrack;</w:t>
      </w:r>
    </w:p>
    <w:p w14:paraId="443EBF45" w14:textId="77777777" w:rsidR="00184AA8" w:rsidRPr="00903DBA" w:rsidRDefault="00184AA8" w:rsidP="00184AA8">
      <w:pPr>
        <w:pStyle w:val="Code"/>
        <w:rPr>
          <w:highlight w:val="white"/>
        </w:rPr>
      </w:pPr>
      <w:r w:rsidRPr="00903DBA">
        <w:rPr>
          <w:highlight w:val="white"/>
        </w:rPr>
        <w:t xml:space="preserve">      }</w:t>
      </w:r>
    </w:p>
    <w:p w14:paraId="363C9C00" w14:textId="77777777" w:rsidR="00184AA8" w:rsidRPr="00903DBA" w:rsidRDefault="00184AA8" w:rsidP="00184AA8">
      <w:pPr>
        <w:rPr>
          <w:highlight w:val="white"/>
        </w:rPr>
      </w:pPr>
      <w:r w:rsidRPr="00903DBA">
        <w:rPr>
          <w:highlight w:val="white"/>
        </w:rPr>
        <w:t>If the symbol is extern or static, we return its unique name, which will later be replaced by a proper address by the linker.</w:t>
      </w:r>
    </w:p>
    <w:p w14:paraId="4E396EFC" w14:textId="77777777" w:rsidR="00184AA8" w:rsidRPr="00903DBA" w:rsidRDefault="00184AA8" w:rsidP="00184AA8">
      <w:pPr>
        <w:pStyle w:val="Code"/>
        <w:rPr>
          <w:highlight w:val="white"/>
        </w:rPr>
      </w:pPr>
      <w:r w:rsidRPr="00903DBA">
        <w:rPr>
          <w:highlight w:val="white"/>
        </w:rPr>
        <w:t xml:space="preserve">      else if (symbol.IsExternOrStatic()) {</w:t>
      </w:r>
    </w:p>
    <w:p w14:paraId="0C63A23A" w14:textId="77777777" w:rsidR="00184AA8" w:rsidRPr="00903DBA" w:rsidRDefault="00184AA8" w:rsidP="00184AA8">
      <w:pPr>
        <w:pStyle w:val="Code"/>
        <w:rPr>
          <w:highlight w:val="white"/>
        </w:rPr>
      </w:pPr>
      <w:r w:rsidRPr="00903DBA">
        <w:rPr>
          <w:highlight w:val="white"/>
        </w:rPr>
        <w:t xml:space="preserve">        return symbol.UniqueName;</w:t>
      </w:r>
    </w:p>
    <w:p w14:paraId="65533507" w14:textId="77777777" w:rsidR="00184AA8" w:rsidRPr="00903DBA" w:rsidRDefault="00184AA8" w:rsidP="00184AA8">
      <w:pPr>
        <w:pStyle w:val="Code"/>
        <w:rPr>
          <w:highlight w:val="white"/>
        </w:rPr>
      </w:pPr>
      <w:r w:rsidRPr="00903DBA">
        <w:rPr>
          <w:highlight w:val="white"/>
        </w:rPr>
        <w:t xml:space="preserve">      }</w:t>
      </w:r>
    </w:p>
    <w:p w14:paraId="442642F5" w14:textId="30686CC3" w:rsidR="00184AA8" w:rsidRPr="00903DBA" w:rsidRDefault="00184AA8" w:rsidP="00184AA8">
      <w:pPr>
        <w:rPr>
          <w:highlight w:val="white"/>
        </w:rPr>
      </w:pPr>
      <w:r w:rsidRPr="00903DBA">
        <w:rPr>
          <w:highlight w:val="white"/>
        </w:rPr>
        <w:t xml:space="preserve">Finally, if the symbol is auto or register, we call </w:t>
      </w:r>
      <w:r w:rsidRPr="00903DBA">
        <w:rPr>
          <w:rStyle w:val="KeyWord0"/>
          <w:highlight w:val="white"/>
        </w:rPr>
        <w:t>BaseRegister</w:t>
      </w:r>
      <w:r w:rsidRPr="00903DBA">
        <w:rPr>
          <w:highlight w:val="white"/>
        </w:rPr>
        <w:t xml:space="preserve"> to obtain the regular or </w:t>
      </w:r>
      <w:r w:rsidR="0016674F">
        <w:rPr>
          <w:highlight w:val="white"/>
        </w:rPr>
        <w:t>variadic frame pointer</w:t>
      </w:r>
      <w:r w:rsidRPr="00903DBA">
        <w:rPr>
          <w:highlight w:val="white"/>
        </w:rPr>
        <w:t>.</w:t>
      </w:r>
    </w:p>
    <w:p w14:paraId="0AE37CAF" w14:textId="77777777" w:rsidR="00184AA8" w:rsidRPr="00903DBA" w:rsidRDefault="00184AA8" w:rsidP="00184AA8">
      <w:pPr>
        <w:pStyle w:val="Code"/>
        <w:rPr>
          <w:highlight w:val="white"/>
        </w:rPr>
      </w:pPr>
      <w:r w:rsidRPr="00903DBA">
        <w:rPr>
          <w:highlight w:val="white"/>
        </w:rPr>
        <w:t xml:space="preserve">      else { //resultSymbol.IsAutoOrRegister()</w:t>
      </w:r>
    </w:p>
    <w:p w14:paraId="54330A95" w14:textId="77777777" w:rsidR="00184AA8" w:rsidRPr="00903DBA" w:rsidRDefault="00184AA8" w:rsidP="00184AA8">
      <w:pPr>
        <w:pStyle w:val="Code"/>
        <w:rPr>
          <w:highlight w:val="white"/>
        </w:rPr>
      </w:pPr>
      <w:r w:rsidRPr="00903DBA">
        <w:rPr>
          <w:highlight w:val="white"/>
        </w:rPr>
        <w:t xml:space="preserve">        return BaseRegister(symbol);</w:t>
      </w:r>
    </w:p>
    <w:p w14:paraId="4529DB22" w14:textId="77777777" w:rsidR="00184AA8" w:rsidRPr="00903DBA" w:rsidRDefault="00184AA8" w:rsidP="00184AA8">
      <w:pPr>
        <w:pStyle w:val="Code"/>
        <w:rPr>
          <w:highlight w:val="white"/>
        </w:rPr>
      </w:pPr>
      <w:r w:rsidRPr="00903DBA">
        <w:rPr>
          <w:highlight w:val="white"/>
        </w:rPr>
        <w:t xml:space="preserve">      }</w:t>
      </w:r>
    </w:p>
    <w:p w14:paraId="71C87B7E" w14:textId="77777777" w:rsidR="00184AA8" w:rsidRPr="00903DBA" w:rsidRDefault="00184AA8" w:rsidP="00184AA8">
      <w:pPr>
        <w:pStyle w:val="Code"/>
        <w:rPr>
          <w:highlight w:val="white"/>
        </w:rPr>
      </w:pPr>
      <w:r w:rsidRPr="00903DBA">
        <w:rPr>
          <w:highlight w:val="white"/>
        </w:rPr>
        <w:t xml:space="preserve">    }</w:t>
      </w:r>
    </w:p>
    <w:p w14:paraId="3336904D" w14:textId="77777777" w:rsidR="00184AA8" w:rsidRPr="00903DBA" w:rsidRDefault="00184AA8" w:rsidP="00184AA8">
      <w:pPr>
        <w:rPr>
          <w:highlight w:val="white"/>
        </w:rPr>
      </w:pPr>
      <w:r w:rsidRPr="00903DBA">
        <w:rPr>
          <w:highlight w:val="white"/>
        </w:rPr>
        <w:t xml:space="preserve">The </w:t>
      </w:r>
      <w:r w:rsidRPr="00903DBA">
        <w:rPr>
          <w:rStyle w:val="KeyWord0"/>
          <w:highlight w:val="white"/>
        </w:rPr>
        <w:t>Offset</w:t>
      </w:r>
      <w:r w:rsidRPr="00903DBA">
        <w:rPr>
          <w:highlight w:val="white"/>
        </w:rPr>
        <w:t xml:space="preserve"> method returns the offset of the symbol. If its value is a static address, we return the offset of the static address.</w:t>
      </w:r>
    </w:p>
    <w:p w14:paraId="4F4AB9CE" w14:textId="77777777" w:rsidR="00184AA8" w:rsidRPr="00903DBA" w:rsidRDefault="00184AA8" w:rsidP="00184AA8">
      <w:pPr>
        <w:pStyle w:val="Code"/>
        <w:rPr>
          <w:highlight w:val="white"/>
        </w:rPr>
      </w:pPr>
      <w:r w:rsidRPr="00903DBA">
        <w:rPr>
          <w:highlight w:val="white"/>
        </w:rPr>
        <w:t xml:space="preserve">    private int Offset(Symbol symbol) {</w:t>
      </w:r>
    </w:p>
    <w:p w14:paraId="00C6F9E4" w14:textId="77777777" w:rsidR="00184AA8" w:rsidRPr="00903DBA" w:rsidRDefault="00184AA8" w:rsidP="00184AA8">
      <w:pPr>
        <w:pStyle w:val="Code"/>
        <w:rPr>
          <w:highlight w:val="white"/>
        </w:rPr>
      </w:pPr>
      <w:r w:rsidRPr="00903DBA">
        <w:rPr>
          <w:highlight w:val="white"/>
        </w:rPr>
        <w:lastRenderedPageBreak/>
        <w:t xml:space="preserve">      Assert.ErrorXXX(!(symbol.Value is BigInteger));</w:t>
      </w:r>
    </w:p>
    <w:p w14:paraId="6C6D6270" w14:textId="77777777" w:rsidR="00184AA8" w:rsidRPr="00903DBA" w:rsidRDefault="00184AA8" w:rsidP="00184AA8">
      <w:pPr>
        <w:pStyle w:val="Code"/>
        <w:rPr>
          <w:highlight w:val="white"/>
        </w:rPr>
      </w:pPr>
    </w:p>
    <w:p w14:paraId="3B664EE3" w14:textId="77777777" w:rsidR="00184AA8" w:rsidRPr="00903DBA" w:rsidRDefault="00184AA8" w:rsidP="00184AA8">
      <w:pPr>
        <w:pStyle w:val="Code"/>
        <w:rPr>
          <w:highlight w:val="white"/>
        </w:rPr>
      </w:pPr>
      <w:r w:rsidRPr="00903DBA">
        <w:rPr>
          <w:highlight w:val="white"/>
        </w:rPr>
        <w:t xml:space="preserve">      if (symbol.Value is StaticAddress) {</w:t>
      </w:r>
    </w:p>
    <w:p w14:paraId="5EED2491" w14:textId="77777777" w:rsidR="00184AA8" w:rsidRPr="00903DBA" w:rsidRDefault="00184AA8" w:rsidP="00184AA8">
      <w:pPr>
        <w:pStyle w:val="Code"/>
        <w:rPr>
          <w:highlight w:val="white"/>
        </w:rPr>
      </w:pPr>
      <w:r w:rsidRPr="00903DBA">
        <w:rPr>
          <w:highlight w:val="white"/>
        </w:rPr>
        <w:t xml:space="preserve">        StaticAddress staticAddress = (StaticAddress) symbol.Value;</w:t>
      </w:r>
    </w:p>
    <w:p w14:paraId="4AA0C12A" w14:textId="77777777" w:rsidR="00184AA8" w:rsidRPr="00903DBA" w:rsidRDefault="00184AA8" w:rsidP="00184AA8">
      <w:pPr>
        <w:pStyle w:val="Code"/>
        <w:rPr>
          <w:highlight w:val="white"/>
        </w:rPr>
      </w:pPr>
      <w:r w:rsidRPr="00903DBA">
        <w:rPr>
          <w:highlight w:val="white"/>
        </w:rPr>
        <w:t xml:space="preserve">        return staticAddress.Offset;</w:t>
      </w:r>
    </w:p>
    <w:p w14:paraId="141F5714" w14:textId="77777777" w:rsidR="00184AA8" w:rsidRPr="00903DBA" w:rsidRDefault="00184AA8" w:rsidP="00184AA8">
      <w:pPr>
        <w:pStyle w:val="Code"/>
        <w:rPr>
          <w:highlight w:val="white"/>
        </w:rPr>
      </w:pPr>
      <w:r w:rsidRPr="00903DBA">
        <w:rPr>
          <w:highlight w:val="white"/>
        </w:rPr>
        <w:t xml:space="preserve">      }</w:t>
      </w:r>
    </w:p>
    <w:p w14:paraId="115C668C" w14:textId="77777777" w:rsidR="00184AA8" w:rsidRPr="00903DBA" w:rsidRDefault="00184AA8" w:rsidP="00184AA8">
      <w:pPr>
        <w:rPr>
          <w:highlight w:val="white"/>
        </w:rPr>
      </w:pPr>
      <w:r w:rsidRPr="00903DBA">
        <w:rPr>
          <w:highlight w:val="white"/>
        </w:rPr>
        <w:t>If the symbol’s address symbol is not null, we return the offset of the address symbol.</w:t>
      </w:r>
    </w:p>
    <w:p w14:paraId="20D6B8E4" w14:textId="77777777" w:rsidR="00184AA8" w:rsidRPr="00903DBA" w:rsidRDefault="00184AA8" w:rsidP="00184AA8">
      <w:pPr>
        <w:pStyle w:val="Code"/>
        <w:rPr>
          <w:highlight w:val="white"/>
        </w:rPr>
      </w:pPr>
      <w:r w:rsidRPr="00903DBA">
        <w:rPr>
          <w:highlight w:val="white"/>
        </w:rPr>
        <w:t xml:space="preserve">      else if (symbol.AddressSymbol != null) {</w:t>
      </w:r>
    </w:p>
    <w:p w14:paraId="687FC6DC" w14:textId="77777777" w:rsidR="00184AA8" w:rsidRPr="00903DBA" w:rsidRDefault="00184AA8" w:rsidP="00184AA8">
      <w:pPr>
        <w:pStyle w:val="Code"/>
        <w:rPr>
          <w:highlight w:val="white"/>
        </w:rPr>
      </w:pPr>
      <w:r w:rsidRPr="00903DBA">
        <w:rPr>
          <w:highlight w:val="white"/>
        </w:rPr>
        <w:t xml:space="preserve">        return symbol.AddressOffset;</w:t>
      </w:r>
    </w:p>
    <w:p w14:paraId="08FCE36E" w14:textId="77777777" w:rsidR="00184AA8" w:rsidRPr="00903DBA" w:rsidRDefault="00184AA8" w:rsidP="00184AA8">
      <w:pPr>
        <w:pStyle w:val="Code"/>
        <w:rPr>
          <w:highlight w:val="white"/>
        </w:rPr>
      </w:pPr>
      <w:r w:rsidRPr="00903DBA">
        <w:rPr>
          <w:highlight w:val="white"/>
        </w:rPr>
        <w:t xml:space="preserve">      }</w:t>
      </w:r>
    </w:p>
    <w:p w14:paraId="68ADAFF3" w14:textId="77777777" w:rsidR="00184AA8" w:rsidRPr="00903DBA" w:rsidRDefault="00184AA8" w:rsidP="00184AA8">
      <w:pPr>
        <w:rPr>
          <w:highlight w:val="white"/>
        </w:rPr>
      </w:pPr>
      <w:r w:rsidRPr="00903DBA">
        <w:rPr>
          <w:highlight w:val="white"/>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903DBA" w:rsidRDefault="00184AA8" w:rsidP="00184AA8">
      <w:pPr>
        <w:pStyle w:val="Code"/>
        <w:rPr>
          <w:highlight w:val="white"/>
        </w:rPr>
      </w:pPr>
      <w:r w:rsidRPr="00903DBA">
        <w:rPr>
          <w:highlight w:val="white"/>
        </w:rPr>
        <w:t xml:space="preserve">      else {</w:t>
      </w:r>
    </w:p>
    <w:p w14:paraId="4C8B72ED" w14:textId="77777777" w:rsidR="00184AA8" w:rsidRPr="00903DBA" w:rsidRDefault="00184AA8" w:rsidP="00184AA8">
      <w:pPr>
        <w:pStyle w:val="Code"/>
        <w:rPr>
          <w:highlight w:val="white"/>
        </w:rPr>
      </w:pPr>
      <w:r w:rsidRPr="00903DBA">
        <w:rPr>
          <w:highlight w:val="white"/>
        </w:rPr>
        <w:t xml:space="preserve">        return symbol.Offset;</w:t>
      </w:r>
    </w:p>
    <w:p w14:paraId="1CC4C58B" w14:textId="77777777" w:rsidR="00184AA8" w:rsidRPr="00903DBA" w:rsidRDefault="00184AA8" w:rsidP="00184AA8">
      <w:pPr>
        <w:pStyle w:val="Code"/>
        <w:rPr>
          <w:highlight w:val="white"/>
        </w:rPr>
      </w:pPr>
      <w:r w:rsidRPr="00903DBA">
        <w:rPr>
          <w:highlight w:val="white"/>
        </w:rPr>
        <w:t xml:space="preserve">      }</w:t>
      </w:r>
    </w:p>
    <w:p w14:paraId="43DB17FF" w14:textId="77777777" w:rsidR="00184AA8" w:rsidRPr="00903DBA" w:rsidRDefault="00184AA8" w:rsidP="00184AA8">
      <w:pPr>
        <w:pStyle w:val="Code"/>
        <w:rPr>
          <w:highlight w:val="white"/>
        </w:rPr>
      </w:pPr>
      <w:r w:rsidRPr="00903DBA">
        <w:rPr>
          <w:highlight w:val="white"/>
        </w:rPr>
        <w:t xml:space="preserve">    }</w:t>
      </w:r>
    </w:p>
    <w:p w14:paraId="7AF1EC0E" w14:textId="44894349" w:rsidR="00D935A0" w:rsidRPr="00903DBA" w:rsidRDefault="00791AEE" w:rsidP="00791AEE">
      <w:pPr>
        <w:pStyle w:val="Rubrik3"/>
        <w:rPr>
          <w:highlight w:val="white"/>
        </w:rPr>
      </w:pPr>
      <w:bookmarkStart w:id="450" w:name="_Toc57656096"/>
      <w:r w:rsidRPr="00903DBA">
        <w:rPr>
          <w:highlight w:val="white"/>
        </w:rPr>
        <w:t>Case</w:t>
      </w:r>
      <w:bookmarkEnd w:id="450"/>
    </w:p>
    <w:p w14:paraId="60E72913" w14:textId="00924B20" w:rsidR="00542755" w:rsidRPr="00903DBA" w:rsidRDefault="00542755" w:rsidP="00542755">
      <w:pPr>
        <w:rPr>
          <w:highlight w:val="white"/>
        </w:rPr>
      </w:pPr>
      <w:r w:rsidRPr="00903DBA">
        <w:rPr>
          <w:highlight w:val="white"/>
        </w:rPr>
        <w:t xml:space="preserve">The </w:t>
      </w:r>
      <w:r w:rsidRPr="00903DBA">
        <w:rPr>
          <w:rStyle w:val="KeyWord0"/>
          <w:highlight w:val="white"/>
        </w:rPr>
        <w:t>Case</w:t>
      </w:r>
      <w:r w:rsidRPr="00903DBA">
        <w:rPr>
          <w:highlight w:val="white"/>
        </w:rPr>
        <w:t xml:space="preserve"> is method checks whether the switch symbol equals a value.</w:t>
      </w:r>
      <w:r w:rsidR="00392E21" w:rsidRPr="00903DBA">
        <w:rPr>
          <w:highlight w:val="white"/>
        </w:rPr>
        <w:t xml:space="preserve"> </w:t>
      </w:r>
      <w:r w:rsidR="00DE762C" w:rsidRPr="00903DBA">
        <w:rPr>
          <w:highlight w:val="white"/>
        </w:rPr>
        <w:t>Normally, we load the value of a symbol into a register, which we add to the track map. After the operation has been performed, we remove the register from the track map. Ho</w:t>
      </w:r>
      <w:r w:rsidR="00182F96" w:rsidRPr="00903DBA">
        <w:rPr>
          <w:highlight w:val="white"/>
        </w:rPr>
        <w:t>we</w:t>
      </w:r>
      <w:r w:rsidR="00DE762C" w:rsidRPr="00903DBA">
        <w:rPr>
          <w:highlight w:val="white"/>
        </w:rPr>
        <w:t xml:space="preserve">ver, </w:t>
      </w:r>
      <w:r w:rsidR="006C6B5A" w:rsidRPr="00903DBA">
        <w:rPr>
          <w:highlight w:val="white"/>
        </w:rPr>
        <w:t xml:space="preserve">when dealing with </w:t>
      </w:r>
      <w:r w:rsidR="00DE762C" w:rsidRPr="00903DBA">
        <w:rPr>
          <w:highlight w:val="white"/>
        </w:rPr>
        <w:t xml:space="preserve">a sequence of case statements, we load </w:t>
      </w:r>
      <w:r w:rsidR="00182F96" w:rsidRPr="00903DBA">
        <w:rPr>
          <w:highlight w:val="white"/>
        </w:rPr>
        <w:t xml:space="preserve">the value of the switch symbol into a register, and then we keep </w:t>
      </w:r>
      <w:r w:rsidR="006C6B5A" w:rsidRPr="00903DBA">
        <w:rPr>
          <w:highlight w:val="white"/>
        </w:rPr>
        <w:t>the value</w:t>
      </w:r>
      <w:r w:rsidR="00182F96" w:rsidRPr="00903DBA">
        <w:rPr>
          <w:highlight w:val="white"/>
        </w:rPr>
        <w:t xml:space="preserve"> in the register during all the case test instructions.</w:t>
      </w:r>
    </w:p>
    <w:p w14:paraId="14495308" w14:textId="77777777" w:rsidR="00943F9A" w:rsidRPr="00903DBA" w:rsidRDefault="00943F9A" w:rsidP="00943F9A">
      <w:pPr>
        <w:pStyle w:val="Code"/>
        <w:rPr>
          <w:highlight w:val="white"/>
        </w:rPr>
      </w:pPr>
      <w:r w:rsidRPr="00903DBA">
        <w:rPr>
          <w:highlight w:val="white"/>
        </w:rPr>
        <w:t xml:space="preserve">    public void Case(MiddleCode middleCode) {</w:t>
      </w:r>
    </w:p>
    <w:p w14:paraId="5C0316F9" w14:textId="77777777" w:rsidR="00943F9A" w:rsidRPr="00903DBA" w:rsidRDefault="00943F9A" w:rsidP="00943F9A">
      <w:pPr>
        <w:pStyle w:val="Code"/>
        <w:rPr>
          <w:highlight w:val="white"/>
        </w:rPr>
      </w:pPr>
      <w:r w:rsidRPr="00903DBA">
        <w:rPr>
          <w:highlight w:val="white"/>
        </w:rPr>
        <w:t xml:space="preserve">      Symbol switchSymbol = (Symbol) middleCode[1];</w:t>
      </w:r>
    </w:p>
    <w:p w14:paraId="7D9529B7" w14:textId="037DC4B0" w:rsidR="00943F9A" w:rsidRPr="00903DBA" w:rsidRDefault="00943F9A" w:rsidP="00943F9A">
      <w:pPr>
        <w:pStyle w:val="Code"/>
        <w:rPr>
          <w:highlight w:val="white"/>
        </w:rPr>
      </w:pPr>
      <w:r w:rsidRPr="00903DBA">
        <w:rPr>
          <w:highlight w:val="white"/>
        </w:rPr>
        <w:t xml:space="preserve">      Track switchTrack</w:t>
      </w:r>
      <w:r w:rsidR="00AF349E" w:rsidRPr="00903DBA">
        <w:rPr>
          <w:highlight w:val="white"/>
        </w:rPr>
        <w:t xml:space="preserve"> = LoadValue</w:t>
      </w:r>
      <w:r w:rsidR="00E54B8B" w:rsidRPr="00903DBA">
        <w:rPr>
          <w:highlight w:val="white"/>
        </w:rPr>
        <w:t>To</w:t>
      </w:r>
      <w:r w:rsidR="00AF349E" w:rsidRPr="00903DBA">
        <w:rPr>
          <w:highlight w:val="white"/>
        </w:rPr>
        <w:t>Register(switchSymbol);</w:t>
      </w:r>
    </w:p>
    <w:p w14:paraId="5EDA485B" w14:textId="77777777" w:rsidR="00943F9A" w:rsidRPr="00903DBA" w:rsidRDefault="00943F9A" w:rsidP="00943F9A">
      <w:pPr>
        <w:pStyle w:val="Code"/>
        <w:rPr>
          <w:highlight w:val="white"/>
        </w:rPr>
      </w:pPr>
      <w:r w:rsidRPr="00903DBA">
        <w:rPr>
          <w:highlight w:val="white"/>
        </w:rPr>
        <w:t xml:space="preserve">      Symbol caseSymbol = (Symbol) middleCode[2];</w:t>
      </w:r>
    </w:p>
    <w:p w14:paraId="7716AF4F" w14:textId="77777777" w:rsidR="00943F9A" w:rsidRPr="00903DBA" w:rsidRDefault="00943F9A" w:rsidP="00943F9A">
      <w:pPr>
        <w:pStyle w:val="Code"/>
        <w:rPr>
          <w:highlight w:val="white"/>
        </w:rPr>
      </w:pPr>
      <w:r w:rsidRPr="00903DBA">
        <w:rPr>
          <w:highlight w:val="white"/>
        </w:rPr>
        <w:t xml:space="preserve">      BigInteger caseValue = (BigInteger) caseSymbol.Value; // cmp ax, 123</w:t>
      </w:r>
    </w:p>
    <w:p w14:paraId="3C506B40" w14:textId="68F1C461" w:rsidR="00943F9A" w:rsidRPr="00903DBA" w:rsidRDefault="00943F9A" w:rsidP="00943F9A">
      <w:pPr>
        <w:pStyle w:val="Code"/>
        <w:rPr>
          <w:highlight w:val="white"/>
        </w:rPr>
      </w:pPr>
      <w:r w:rsidRPr="00903DBA">
        <w:rPr>
          <w:highlight w:val="white"/>
        </w:rPr>
        <w:t xml:space="preserve">      AddAssemblyCode(AssemblyOperator.cmp, switchTrack, caseValue);</w:t>
      </w:r>
    </w:p>
    <w:p w14:paraId="4F50127A" w14:textId="77777777" w:rsidR="00172F89" w:rsidRPr="00903DBA" w:rsidRDefault="00172F89" w:rsidP="00172F89">
      <w:pPr>
        <w:pStyle w:val="Code"/>
        <w:rPr>
          <w:highlight w:val="white"/>
        </w:rPr>
      </w:pPr>
      <w:r w:rsidRPr="00903DBA">
        <w:rPr>
          <w:highlight w:val="white"/>
        </w:rPr>
        <w:t xml:space="preserve">      int target = (int) middleCode[0];</w:t>
      </w:r>
    </w:p>
    <w:p w14:paraId="4DE1A32B" w14:textId="77777777" w:rsidR="00172F89" w:rsidRPr="00903DBA" w:rsidRDefault="00172F89" w:rsidP="00172F89">
      <w:pPr>
        <w:pStyle w:val="Code"/>
        <w:rPr>
          <w:highlight w:val="white"/>
        </w:rPr>
      </w:pPr>
      <w:r w:rsidRPr="00903DBA">
        <w:rPr>
          <w:highlight w:val="white"/>
        </w:rPr>
        <w:t xml:space="preserve">      AddAssemblyCode(AssemblyOperator.je, null, null, target);</w:t>
      </w:r>
    </w:p>
    <w:p w14:paraId="1E07A0E6" w14:textId="50621E03" w:rsidR="00392E21" w:rsidRPr="00903DBA" w:rsidRDefault="00392E21" w:rsidP="000D21FE">
      <w:pPr>
        <w:rPr>
          <w:highlight w:val="white"/>
        </w:rPr>
      </w:pPr>
      <w:r w:rsidRPr="00903DBA">
        <w:rPr>
          <w:highlight w:val="white"/>
        </w:rPr>
        <w:t xml:space="preserve">Note that we do </w:t>
      </w:r>
      <w:r w:rsidR="00953190" w:rsidRPr="00903DBA">
        <w:rPr>
          <w:highlight w:val="white"/>
        </w:rPr>
        <w:t>add</w:t>
      </w:r>
      <w:r w:rsidRPr="00903DBA">
        <w:rPr>
          <w:highlight w:val="white"/>
        </w:rPr>
        <w:t xml:space="preserve"> the symbol </w:t>
      </w:r>
      <w:r w:rsidR="00953190" w:rsidRPr="00903DBA">
        <w:rPr>
          <w:highlight w:val="white"/>
        </w:rPr>
        <w:t>to</w:t>
      </w:r>
      <w:r w:rsidRPr="00903DBA">
        <w:rPr>
          <w:highlight w:val="white"/>
        </w:rPr>
        <w:t xml:space="preserve"> the </w:t>
      </w:r>
      <w:r w:rsidR="000D21FE" w:rsidRPr="00903DBA">
        <w:rPr>
          <w:highlight w:val="white"/>
        </w:rPr>
        <w:t>track map</w:t>
      </w:r>
      <w:r w:rsidR="00953190" w:rsidRPr="00903DBA">
        <w:rPr>
          <w:highlight w:val="white"/>
        </w:rPr>
        <w:t>, in order to keep the value in the register thought out all the succeeding case instruction of the switch statement.</w:t>
      </w:r>
    </w:p>
    <w:p w14:paraId="3A6F4747" w14:textId="2CD3228F" w:rsidR="00E54B8B" w:rsidRPr="00903DBA" w:rsidRDefault="00E54B8B" w:rsidP="00943F9A">
      <w:pPr>
        <w:pStyle w:val="Code"/>
        <w:rPr>
          <w:highlight w:val="white"/>
        </w:rPr>
      </w:pPr>
      <w:r w:rsidRPr="00903DBA">
        <w:rPr>
          <w:highlight w:val="white"/>
        </w:rPr>
        <w:t xml:space="preserve">      m_trackMap.Add(switchSymbol, switchTrack);</w:t>
      </w:r>
    </w:p>
    <w:p w14:paraId="0B922A23" w14:textId="77777777" w:rsidR="00943F9A" w:rsidRPr="00903DBA" w:rsidRDefault="00943F9A" w:rsidP="00943F9A">
      <w:pPr>
        <w:pStyle w:val="Code"/>
        <w:rPr>
          <w:highlight w:val="white"/>
        </w:rPr>
      </w:pPr>
      <w:r w:rsidRPr="00903DBA">
        <w:rPr>
          <w:highlight w:val="white"/>
        </w:rPr>
        <w:t xml:space="preserve">    }</w:t>
      </w:r>
    </w:p>
    <w:p w14:paraId="01672F8D" w14:textId="5D5DEF9E" w:rsidR="00943F9A" w:rsidRPr="00903DBA" w:rsidRDefault="00F52C9A" w:rsidP="00F52C9A">
      <w:pPr>
        <w:rPr>
          <w:highlight w:val="white"/>
        </w:rPr>
      </w:pPr>
      <w:r w:rsidRPr="00903DBA">
        <w:rPr>
          <w:highlight w:val="white"/>
        </w:rPr>
        <w:t xml:space="preserve">The </w:t>
      </w:r>
      <w:r w:rsidRPr="00903DBA">
        <w:rPr>
          <w:rStyle w:val="KeyWord0"/>
          <w:highlight w:val="white"/>
        </w:rPr>
        <w:t>CaseEnd</w:t>
      </w:r>
      <w:r w:rsidRPr="00903DBA">
        <w:rPr>
          <w:highlight w:val="white"/>
        </w:rPr>
        <w:t xml:space="preserve"> method is called after the last case </w:t>
      </w:r>
      <w:r w:rsidR="00B419FE" w:rsidRPr="00903DBA">
        <w:rPr>
          <w:highlight w:val="white"/>
        </w:rPr>
        <w:t>instruction</w:t>
      </w:r>
      <w:r w:rsidR="00DE762C" w:rsidRPr="00903DBA">
        <w:rPr>
          <w:highlight w:val="white"/>
        </w:rPr>
        <w:t xml:space="preserve"> of the switch statement</w:t>
      </w:r>
      <w:r w:rsidRPr="00903DBA">
        <w:rPr>
          <w:highlight w:val="white"/>
        </w:rPr>
        <w:t>. We only remove the switch symbol from the track map</w:t>
      </w:r>
      <w:r w:rsidR="00B419FE" w:rsidRPr="00903DBA">
        <w:rPr>
          <w:highlight w:val="white"/>
        </w:rPr>
        <w:t xml:space="preserve">, since we </w:t>
      </w:r>
      <w:r w:rsidR="0078678B" w:rsidRPr="00903DBA">
        <w:rPr>
          <w:highlight w:val="white"/>
        </w:rPr>
        <w:t xml:space="preserve">shall not </w:t>
      </w:r>
      <w:r w:rsidR="00B419FE" w:rsidRPr="00903DBA">
        <w:rPr>
          <w:highlight w:val="white"/>
        </w:rPr>
        <w:t>keep the value in the register after the last case instruction.</w:t>
      </w:r>
    </w:p>
    <w:p w14:paraId="6E97D57D" w14:textId="77777777" w:rsidR="00943F9A" w:rsidRPr="00903DBA" w:rsidRDefault="00943F9A" w:rsidP="00943F9A">
      <w:pPr>
        <w:pStyle w:val="Code"/>
        <w:rPr>
          <w:highlight w:val="white"/>
        </w:rPr>
      </w:pPr>
      <w:r w:rsidRPr="00903DBA">
        <w:rPr>
          <w:highlight w:val="white"/>
        </w:rPr>
        <w:t xml:space="preserve">    public void CaseEnd(MiddleCode middleCode) {</w:t>
      </w:r>
    </w:p>
    <w:p w14:paraId="51E60F20" w14:textId="77777777" w:rsidR="00943F9A" w:rsidRPr="00903DBA" w:rsidRDefault="00943F9A" w:rsidP="00943F9A">
      <w:pPr>
        <w:pStyle w:val="Code"/>
        <w:rPr>
          <w:highlight w:val="white"/>
        </w:rPr>
      </w:pPr>
      <w:r w:rsidRPr="00903DBA">
        <w:rPr>
          <w:highlight w:val="white"/>
        </w:rPr>
        <w:t xml:space="preserve">      Symbol symbol = (Symbol) middleCode[0];</w:t>
      </w:r>
    </w:p>
    <w:p w14:paraId="01DF279B" w14:textId="77777777" w:rsidR="00943F9A" w:rsidRPr="00903DBA" w:rsidRDefault="00943F9A" w:rsidP="00943F9A">
      <w:pPr>
        <w:pStyle w:val="Code"/>
        <w:rPr>
          <w:highlight w:val="white"/>
        </w:rPr>
      </w:pPr>
      <w:r w:rsidRPr="00903DBA">
        <w:rPr>
          <w:highlight w:val="white"/>
        </w:rPr>
        <w:t xml:space="preserve">      m_trackMap.Remove(symbol);</w:t>
      </w:r>
    </w:p>
    <w:p w14:paraId="68FF04C7" w14:textId="77777777" w:rsidR="00943F9A" w:rsidRPr="00903DBA" w:rsidRDefault="00943F9A" w:rsidP="00943F9A">
      <w:pPr>
        <w:pStyle w:val="Code"/>
        <w:rPr>
          <w:highlight w:val="white"/>
        </w:rPr>
      </w:pPr>
      <w:r w:rsidRPr="00903DBA">
        <w:rPr>
          <w:highlight w:val="white"/>
        </w:rPr>
        <w:t xml:space="preserve">    }</w:t>
      </w:r>
    </w:p>
    <w:p w14:paraId="01E76C00" w14:textId="500C093D" w:rsidR="0094556E" w:rsidRPr="00903DBA" w:rsidRDefault="007B36F7" w:rsidP="0094556E">
      <w:pPr>
        <w:pStyle w:val="Rubrik3"/>
        <w:rPr>
          <w:highlight w:val="white"/>
        </w:rPr>
      </w:pPr>
      <w:bookmarkStart w:id="451" w:name="_Toc57656097"/>
      <w:r w:rsidRPr="00903DBA">
        <w:rPr>
          <w:highlight w:val="white"/>
        </w:rPr>
        <w:t>Address</w:t>
      </w:r>
      <w:bookmarkEnd w:id="451"/>
    </w:p>
    <w:p w14:paraId="78CB4685" w14:textId="15024F5A" w:rsidR="00B419FE" w:rsidRPr="00903DBA" w:rsidRDefault="00B419FE" w:rsidP="00B419FE">
      <w:pPr>
        <w:rPr>
          <w:highlight w:val="white"/>
        </w:rPr>
      </w:pPr>
      <w:r w:rsidRPr="00903DBA">
        <w:rPr>
          <w:highlight w:val="white"/>
        </w:rPr>
        <w:t xml:space="preserve">The </w:t>
      </w:r>
      <w:r w:rsidRPr="00903DBA">
        <w:rPr>
          <w:rStyle w:val="KeyWord0"/>
          <w:highlight w:val="white"/>
        </w:rPr>
        <w:t>Address</w:t>
      </w:r>
      <w:r w:rsidRPr="00903DBA">
        <w:rPr>
          <w:highlight w:val="white"/>
        </w:rPr>
        <w:t xml:space="preserve"> method </w:t>
      </w:r>
      <w:r w:rsidR="00745599" w:rsidRPr="00903DBA">
        <w:rPr>
          <w:highlight w:val="white"/>
        </w:rPr>
        <w:t xml:space="preserve">adds assembly code instructions for the address operator. It is actually quite simple, since we only gave to call </w:t>
      </w:r>
      <w:r w:rsidR="00745599" w:rsidRPr="00903DBA">
        <w:rPr>
          <w:rStyle w:val="KeyWord0"/>
          <w:highlight w:val="white"/>
        </w:rPr>
        <w:t>LoadAddressToRegister</w:t>
      </w:r>
      <w:r w:rsidR="00745599" w:rsidRPr="00903DBA">
        <w:rPr>
          <w:highlight w:val="white"/>
        </w:rPr>
        <w:t xml:space="preserve"> to load the address of the symbol int</w:t>
      </w:r>
      <w:r w:rsidR="00B07894" w:rsidRPr="00903DBA">
        <w:rPr>
          <w:highlight w:val="white"/>
        </w:rPr>
        <w:t>o</w:t>
      </w:r>
      <w:r w:rsidR="00745599" w:rsidRPr="00903DBA">
        <w:rPr>
          <w:highlight w:val="white"/>
        </w:rPr>
        <w:t xml:space="preserve"> a register.</w:t>
      </w:r>
    </w:p>
    <w:p w14:paraId="10580E92" w14:textId="77777777" w:rsidR="005571B5" w:rsidRPr="00903DBA" w:rsidRDefault="005571B5" w:rsidP="005571B5">
      <w:pPr>
        <w:pStyle w:val="Code"/>
        <w:rPr>
          <w:highlight w:val="white"/>
        </w:rPr>
      </w:pPr>
      <w:r w:rsidRPr="00903DBA">
        <w:rPr>
          <w:highlight w:val="white"/>
        </w:rPr>
        <w:lastRenderedPageBreak/>
        <w:t xml:space="preserve">    public void Address(MiddleCode middleCode) {</w:t>
      </w:r>
    </w:p>
    <w:p w14:paraId="1D33B861" w14:textId="77777777" w:rsidR="005571B5" w:rsidRPr="00903DBA" w:rsidRDefault="005571B5" w:rsidP="005571B5">
      <w:pPr>
        <w:pStyle w:val="Code"/>
        <w:rPr>
          <w:highlight w:val="white"/>
        </w:rPr>
      </w:pPr>
      <w:r w:rsidRPr="00903DBA">
        <w:rPr>
          <w:highlight w:val="white"/>
        </w:rPr>
        <w:t xml:space="preserve">      Symbol resultSymbol = (Symbol) middleCode[0],</w:t>
      </w:r>
    </w:p>
    <w:p w14:paraId="643523B3" w14:textId="77777777" w:rsidR="005571B5" w:rsidRPr="00903DBA" w:rsidRDefault="005571B5" w:rsidP="005571B5">
      <w:pPr>
        <w:pStyle w:val="Code"/>
        <w:rPr>
          <w:highlight w:val="white"/>
        </w:rPr>
      </w:pPr>
      <w:r w:rsidRPr="00903DBA">
        <w:rPr>
          <w:highlight w:val="white"/>
        </w:rPr>
        <w:t xml:space="preserve">             addressSymbol = (Symbol) middleCode[1];</w:t>
      </w:r>
    </w:p>
    <w:p w14:paraId="65A76849" w14:textId="77777777" w:rsidR="005571B5" w:rsidRPr="00903DBA" w:rsidRDefault="005571B5" w:rsidP="005571B5">
      <w:pPr>
        <w:pStyle w:val="Code"/>
        <w:rPr>
          <w:highlight w:val="white"/>
        </w:rPr>
      </w:pPr>
      <w:r w:rsidRPr="00903DBA">
        <w:rPr>
          <w:highlight w:val="white"/>
        </w:rPr>
        <w:t xml:space="preserve">      Track track = LoadAddressToRegister(addressSymbol);</w:t>
      </w:r>
    </w:p>
    <w:p w14:paraId="6258A5B0" w14:textId="77777777" w:rsidR="005571B5" w:rsidRPr="00903DBA" w:rsidRDefault="005571B5" w:rsidP="005571B5">
      <w:pPr>
        <w:pStyle w:val="Code"/>
        <w:rPr>
          <w:highlight w:val="white"/>
        </w:rPr>
      </w:pPr>
      <w:r w:rsidRPr="00903DBA">
        <w:rPr>
          <w:highlight w:val="white"/>
        </w:rPr>
        <w:t xml:space="preserve">      m_trackMap.Add(resultSymbol, track);</w:t>
      </w:r>
    </w:p>
    <w:p w14:paraId="7DD943B9" w14:textId="77777777" w:rsidR="005571B5" w:rsidRPr="00903DBA" w:rsidRDefault="005571B5" w:rsidP="005571B5">
      <w:pPr>
        <w:pStyle w:val="Code"/>
        <w:rPr>
          <w:highlight w:val="white"/>
        </w:rPr>
      </w:pPr>
      <w:r w:rsidRPr="00903DBA">
        <w:rPr>
          <w:highlight w:val="white"/>
        </w:rPr>
        <w:t xml:space="preserve">      m_trackMap.Remove(addressSymbol);</w:t>
      </w:r>
    </w:p>
    <w:p w14:paraId="13081AE7" w14:textId="77777777" w:rsidR="005571B5" w:rsidRPr="00903DBA" w:rsidRDefault="005571B5" w:rsidP="005571B5">
      <w:pPr>
        <w:pStyle w:val="Code"/>
        <w:rPr>
          <w:highlight w:val="white"/>
        </w:rPr>
      </w:pPr>
      <w:r w:rsidRPr="00903DBA">
        <w:rPr>
          <w:highlight w:val="white"/>
        </w:rPr>
        <w:t xml:space="preserve">    }</w:t>
      </w:r>
    </w:p>
    <w:p w14:paraId="1BA02D02" w14:textId="755840B5" w:rsidR="007A5D19" w:rsidRPr="00903DBA" w:rsidRDefault="007A5D19" w:rsidP="007A5D19">
      <w:pPr>
        <w:rPr>
          <w:highlight w:val="white"/>
        </w:rPr>
      </w:pPr>
      <w:r w:rsidRPr="00903DBA">
        <w:rPr>
          <w:highlight w:val="white"/>
        </w:rPr>
        <w:t xml:space="preserve">The </w:t>
      </w:r>
      <w:r w:rsidRPr="00903DBA">
        <w:rPr>
          <w:rStyle w:val="KeyWord0"/>
          <w:highlight w:val="white"/>
        </w:rPr>
        <w:t>IntegralDereference</w:t>
      </w:r>
      <w:r w:rsidRPr="00903DBA">
        <w:rPr>
          <w:highlight w:val="white"/>
        </w:rPr>
        <w:t xml:space="preserve"> method adds assembly code instructions for de</w:t>
      </w:r>
      <w:r w:rsidR="006114E0" w:rsidRPr="00903DBA">
        <w:rPr>
          <w:highlight w:val="white"/>
        </w:rPr>
        <w:t>refereeing</w:t>
      </w:r>
      <w:r w:rsidRPr="00903DBA">
        <w:rPr>
          <w:highlight w:val="white"/>
        </w:rPr>
        <w:t xml:space="preserve"> a pointer to a</w:t>
      </w:r>
      <w:r w:rsidR="006114E0" w:rsidRPr="00903DBA">
        <w:rPr>
          <w:highlight w:val="white"/>
        </w:rPr>
        <w:t>n integral</w:t>
      </w:r>
      <w:r w:rsidRPr="00903DBA">
        <w:rPr>
          <w:highlight w:val="white"/>
        </w:rPr>
        <w:t xml:space="preserve"> value. </w:t>
      </w:r>
      <w:r w:rsidR="006114E0" w:rsidRPr="00903DBA">
        <w:rPr>
          <w:highlight w:val="white"/>
        </w:rPr>
        <w:t xml:space="preserve">We only have to call </w:t>
      </w:r>
      <w:r w:rsidR="006114E0" w:rsidRPr="00903DBA">
        <w:rPr>
          <w:rStyle w:val="KeyWord0"/>
          <w:highlight w:val="white"/>
        </w:rPr>
        <w:t>LoadValueToRegister</w:t>
      </w:r>
      <w:r w:rsidR="006114E0" w:rsidRPr="00903DBA">
        <w:rPr>
          <w:highlight w:val="white"/>
        </w:rPr>
        <w:t xml:space="preserve"> for the address symbol</w:t>
      </w:r>
      <w:r w:rsidR="009B528B" w:rsidRPr="00903DBA">
        <w:rPr>
          <w:highlight w:val="white"/>
        </w:rPr>
        <w:t>.</w:t>
      </w:r>
    </w:p>
    <w:p w14:paraId="73A53CD2" w14:textId="520DFE55" w:rsidR="002200BD" w:rsidRPr="00903DBA" w:rsidRDefault="002200BD" w:rsidP="002200BD">
      <w:pPr>
        <w:pStyle w:val="Code"/>
        <w:rPr>
          <w:highlight w:val="white"/>
        </w:rPr>
      </w:pPr>
      <w:r w:rsidRPr="00903DBA">
        <w:rPr>
          <w:highlight w:val="white"/>
        </w:rPr>
        <w:t xml:space="preserve">    public void IntegralDereference(MiddleCode middleCode) {</w:t>
      </w:r>
    </w:p>
    <w:p w14:paraId="251B3AD4" w14:textId="77777777" w:rsidR="002200BD" w:rsidRPr="00903DBA" w:rsidRDefault="002200BD" w:rsidP="002200BD">
      <w:pPr>
        <w:pStyle w:val="Code"/>
        <w:rPr>
          <w:highlight w:val="white"/>
        </w:rPr>
      </w:pPr>
      <w:r w:rsidRPr="00903DBA">
        <w:rPr>
          <w:highlight w:val="white"/>
        </w:rPr>
        <w:t xml:space="preserve">      Symbol resultSymbol = (Symbol) middleCode[0];</w:t>
      </w:r>
    </w:p>
    <w:p w14:paraId="1EB9E93D" w14:textId="77777777" w:rsidR="00765656" w:rsidRPr="00903DBA" w:rsidRDefault="00765656" w:rsidP="00765656">
      <w:pPr>
        <w:pStyle w:val="Code"/>
        <w:rPr>
          <w:highlight w:val="white"/>
        </w:rPr>
      </w:pPr>
      <w:r w:rsidRPr="00903DBA">
        <w:rPr>
          <w:highlight w:val="white"/>
        </w:rPr>
        <w:t xml:space="preserve">      Assert.ErrorXXX(resultSymbol.AddressSymbol != null);</w:t>
      </w:r>
    </w:p>
    <w:p w14:paraId="20AC9848" w14:textId="77777777" w:rsidR="002200BD" w:rsidRPr="00903DBA" w:rsidRDefault="002200BD" w:rsidP="002200BD">
      <w:pPr>
        <w:pStyle w:val="Code"/>
        <w:rPr>
          <w:highlight w:val="white"/>
        </w:rPr>
      </w:pPr>
      <w:r w:rsidRPr="00903DBA">
        <w:rPr>
          <w:highlight w:val="white"/>
        </w:rPr>
        <w:t xml:space="preserve">      Track addressTrack = LoadValueToRegister(resultSymbol.AddressSymbol);</w:t>
      </w:r>
    </w:p>
    <w:p w14:paraId="185ABDA7" w14:textId="77777777" w:rsidR="002200BD" w:rsidRPr="00903DBA" w:rsidRDefault="002200BD" w:rsidP="002200BD">
      <w:pPr>
        <w:pStyle w:val="Code"/>
        <w:rPr>
          <w:highlight w:val="white"/>
        </w:rPr>
      </w:pPr>
      <w:r w:rsidRPr="00903DBA">
        <w:rPr>
          <w:highlight w:val="white"/>
        </w:rPr>
        <w:t xml:space="preserve">      m_trackMap.Add(resultSymbol.AddressSymbol, addressTrack);</w:t>
      </w:r>
    </w:p>
    <w:p w14:paraId="6C2A6BAF" w14:textId="77777777" w:rsidR="002200BD" w:rsidRPr="00903DBA" w:rsidRDefault="002200BD" w:rsidP="002200BD">
      <w:pPr>
        <w:pStyle w:val="Code"/>
        <w:rPr>
          <w:highlight w:val="white"/>
        </w:rPr>
      </w:pPr>
      <w:r w:rsidRPr="00903DBA">
        <w:rPr>
          <w:highlight w:val="white"/>
        </w:rPr>
        <w:t xml:space="preserve">    }</w:t>
      </w:r>
    </w:p>
    <w:p w14:paraId="1B9F468E" w14:textId="657A8E28" w:rsidR="00D935A0" w:rsidRPr="00903DBA" w:rsidRDefault="00C540BA" w:rsidP="00C540BA">
      <w:pPr>
        <w:rPr>
          <w:highlight w:val="white"/>
        </w:rPr>
      </w:pPr>
      <w:r w:rsidRPr="00903DBA">
        <w:rPr>
          <w:highlight w:val="white"/>
        </w:rPr>
        <w:t xml:space="preserve">The </w:t>
      </w:r>
      <w:r w:rsidRPr="00903DBA">
        <w:rPr>
          <w:rStyle w:val="KeyWord0"/>
          <w:highlight w:val="white"/>
        </w:rPr>
        <w:t>FloatingDereference</w:t>
      </w:r>
      <w:r w:rsidRPr="00903DBA">
        <w:rPr>
          <w:highlight w:val="white"/>
        </w:rPr>
        <w:t xml:space="preserve"> method </w:t>
      </w:r>
      <w:r w:rsidR="002200BD" w:rsidRPr="00903DBA">
        <w:rPr>
          <w:highlight w:val="white"/>
        </w:rPr>
        <w:t xml:space="preserve">adds assembly code instructions for derefereing a pointer to a floating value. </w:t>
      </w:r>
    </w:p>
    <w:p w14:paraId="48626CBC" w14:textId="77777777" w:rsidR="00D935A0" w:rsidRPr="00903DBA" w:rsidRDefault="00D935A0" w:rsidP="00E30569">
      <w:pPr>
        <w:pStyle w:val="Code"/>
        <w:rPr>
          <w:highlight w:val="white"/>
        </w:rPr>
      </w:pPr>
      <w:r w:rsidRPr="00903DBA">
        <w:rPr>
          <w:highlight w:val="white"/>
        </w:rPr>
        <w:t xml:space="preserve">    public void FloatingDereference(MiddleCode middleCode) {</w:t>
      </w:r>
    </w:p>
    <w:p w14:paraId="02F23627" w14:textId="77777777" w:rsidR="00D935A0" w:rsidRPr="00903DBA" w:rsidRDefault="00D935A0" w:rsidP="00E30569">
      <w:pPr>
        <w:pStyle w:val="Code"/>
        <w:rPr>
          <w:highlight w:val="white"/>
        </w:rPr>
      </w:pPr>
      <w:r w:rsidRPr="00903DBA">
        <w:rPr>
          <w:highlight w:val="white"/>
        </w:rPr>
        <w:t xml:space="preserve">      Symbol resultSymbol = (Symbol) middleCode[0];</w:t>
      </w:r>
    </w:p>
    <w:p w14:paraId="0151566F" w14:textId="77777777" w:rsidR="00765656" w:rsidRPr="00903DBA" w:rsidRDefault="00765656" w:rsidP="00765656">
      <w:pPr>
        <w:pStyle w:val="Code"/>
        <w:rPr>
          <w:highlight w:val="white"/>
        </w:rPr>
      </w:pPr>
      <w:r w:rsidRPr="00903DBA">
        <w:rPr>
          <w:highlight w:val="white"/>
        </w:rPr>
        <w:t xml:space="preserve">      Assert.ErrorXXX(resultSymbol.AddressSymbol != null);</w:t>
      </w:r>
    </w:p>
    <w:p w14:paraId="21141F15" w14:textId="77777777" w:rsidR="00D935A0" w:rsidRPr="00903DBA" w:rsidRDefault="00D935A0" w:rsidP="00E30569">
      <w:pPr>
        <w:pStyle w:val="Code"/>
        <w:rPr>
          <w:highlight w:val="white"/>
        </w:rPr>
      </w:pPr>
      <w:r w:rsidRPr="00903DBA">
        <w:rPr>
          <w:highlight w:val="white"/>
        </w:rPr>
        <w:t xml:space="preserve">      Track addressTrack = LoadValueToRegister(resultSymbol.AddressSymbol);</w:t>
      </w:r>
    </w:p>
    <w:p w14:paraId="1BF922DA" w14:textId="77777777" w:rsidR="00D935A0" w:rsidRPr="00903DBA" w:rsidRDefault="00D935A0" w:rsidP="00E30569">
      <w:pPr>
        <w:pStyle w:val="Code"/>
        <w:rPr>
          <w:highlight w:val="white"/>
        </w:rPr>
      </w:pPr>
      <w:r w:rsidRPr="00903DBA">
        <w:rPr>
          <w:highlight w:val="white"/>
        </w:rPr>
        <w:t xml:space="preserve">      m_trackMap.Add(resultSymbol.AddressSymbol, addressTrack);</w:t>
      </w:r>
    </w:p>
    <w:p w14:paraId="3FBAD4D8" w14:textId="77777777" w:rsidR="00D935A0" w:rsidRPr="00903DBA" w:rsidRDefault="00D935A0" w:rsidP="00E30569">
      <w:pPr>
        <w:pStyle w:val="Code"/>
        <w:rPr>
          <w:highlight w:val="white"/>
        </w:rPr>
      </w:pPr>
      <w:r w:rsidRPr="00903DBA">
        <w:rPr>
          <w:highlight w:val="white"/>
        </w:rPr>
        <w:t xml:space="preserve">    }</w:t>
      </w:r>
    </w:p>
    <w:p w14:paraId="3E823727" w14:textId="745B94A7" w:rsidR="00CF4437" w:rsidRPr="00903DBA" w:rsidRDefault="00CF4437" w:rsidP="00CF4437">
      <w:pPr>
        <w:pStyle w:val="Rubrik3"/>
        <w:numPr>
          <w:ilvl w:val="2"/>
          <w:numId w:val="136"/>
        </w:numPr>
        <w:rPr>
          <w:highlight w:val="white"/>
        </w:rPr>
      </w:pPr>
      <w:bookmarkStart w:id="452" w:name="_Toc57656098"/>
      <w:r w:rsidRPr="00903DBA">
        <w:rPr>
          <w:highlight w:val="white"/>
        </w:rPr>
        <w:t>Floating Binary</w:t>
      </w:r>
      <w:bookmarkEnd w:id="452"/>
    </w:p>
    <w:p w14:paraId="7862C5D9" w14:textId="6922FC87" w:rsidR="00673D57" w:rsidRPr="00903DBA" w:rsidRDefault="00673D57" w:rsidP="00673D57">
      <w:pPr>
        <w:rPr>
          <w:highlight w:val="white"/>
        </w:rPr>
      </w:pPr>
      <w:r w:rsidRPr="00903DBA">
        <w:rPr>
          <w:highlight w:val="white"/>
        </w:rPr>
        <w:t xml:space="preserve">Similar to the integral operations, we need the </w:t>
      </w:r>
      <w:r w:rsidRPr="00903DBA">
        <w:rPr>
          <w:rStyle w:val="KeyWord0"/>
          <w:highlight w:val="white"/>
        </w:rPr>
        <w:t>m_middleToFloatingMap</w:t>
      </w:r>
      <w:r w:rsidRPr="00903DBA">
        <w:rPr>
          <w:highlight w:val="white"/>
        </w:rPr>
        <w:t xml:space="preserve"> map to translate </w:t>
      </w:r>
      <w:r w:rsidR="00B55237" w:rsidRPr="00903DBA">
        <w:rPr>
          <w:highlight w:val="white"/>
        </w:rPr>
        <w:t>the middle code operators to the</w:t>
      </w:r>
      <w:r w:rsidR="00F33F0D" w:rsidRPr="00903DBA">
        <w:rPr>
          <w:highlight w:val="white"/>
        </w:rPr>
        <w:t>ir</w:t>
      </w:r>
      <w:r w:rsidR="00B55237" w:rsidRPr="00903DBA">
        <w:rPr>
          <w:highlight w:val="white"/>
        </w:rPr>
        <w:t xml:space="preserve"> </w:t>
      </w:r>
      <w:r w:rsidR="00F33F0D" w:rsidRPr="00903DBA">
        <w:rPr>
          <w:highlight w:val="white"/>
        </w:rPr>
        <w:t xml:space="preserve">equivalent </w:t>
      </w:r>
      <w:r w:rsidR="00B55237" w:rsidRPr="00903DBA">
        <w:rPr>
          <w:highlight w:val="white"/>
        </w:rPr>
        <w:t>assembly code operators.</w:t>
      </w:r>
    </w:p>
    <w:p w14:paraId="446D23A5" w14:textId="77777777" w:rsidR="00A81C3D" w:rsidRPr="00903DBA" w:rsidRDefault="00A81C3D" w:rsidP="00A81C3D">
      <w:pPr>
        <w:pStyle w:val="Code"/>
        <w:rPr>
          <w:highlight w:val="white"/>
        </w:rPr>
      </w:pPr>
      <w:r w:rsidRPr="00903DBA">
        <w:rPr>
          <w:highlight w:val="white"/>
        </w:rPr>
        <w:t xml:space="preserve">    public static IDictionary&lt;MiddleOperator, AssemblyOperator&gt;</w:t>
      </w:r>
    </w:p>
    <w:p w14:paraId="29FD3C35" w14:textId="77777777" w:rsidR="00A81C3D" w:rsidRPr="00903DBA" w:rsidRDefault="00A81C3D" w:rsidP="00A81C3D">
      <w:pPr>
        <w:pStyle w:val="Code"/>
        <w:rPr>
          <w:highlight w:val="white"/>
        </w:rPr>
      </w:pPr>
      <w:r w:rsidRPr="00903DBA">
        <w:rPr>
          <w:highlight w:val="white"/>
        </w:rPr>
        <w:t xml:space="preserve">      m_middleToFloatingMap =</w:t>
      </w:r>
    </w:p>
    <w:p w14:paraId="72FB9584" w14:textId="77777777" w:rsidR="00A81C3D" w:rsidRPr="00903DBA" w:rsidRDefault="00A81C3D" w:rsidP="00A81C3D">
      <w:pPr>
        <w:pStyle w:val="Code"/>
        <w:rPr>
          <w:highlight w:val="white"/>
        </w:rPr>
      </w:pPr>
      <w:r w:rsidRPr="00903DBA">
        <w:rPr>
          <w:highlight w:val="white"/>
        </w:rPr>
        <w:t xml:space="preserve">        new Dictionary&lt;MiddleOperator, AssemblyOperator&gt;() {</w:t>
      </w:r>
    </w:p>
    <w:p w14:paraId="38A3E81B" w14:textId="77777777" w:rsidR="00A81C3D" w:rsidRPr="00903DBA" w:rsidRDefault="00A81C3D" w:rsidP="00A81C3D">
      <w:pPr>
        <w:pStyle w:val="Code"/>
        <w:rPr>
          <w:highlight w:val="white"/>
        </w:rPr>
      </w:pPr>
      <w:r w:rsidRPr="00903DBA">
        <w:rPr>
          <w:highlight w:val="white"/>
        </w:rPr>
        <w:t xml:space="preserve">          {MiddleOperator.UnarySubtract, AssemblyOperator.fchs},</w:t>
      </w:r>
    </w:p>
    <w:p w14:paraId="030C3718" w14:textId="77777777" w:rsidR="00A81C3D" w:rsidRPr="00903DBA" w:rsidRDefault="00A81C3D" w:rsidP="00A81C3D">
      <w:pPr>
        <w:pStyle w:val="Code"/>
        <w:rPr>
          <w:highlight w:val="white"/>
        </w:rPr>
      </w:pPr>
      <w:r w:rsidRPr="00903DBA">
        <w:rPr>
          <w:highlight w:val="white"/>
        </w:rPr>
        <w:t xml:space="preserve">          {MiddleOperator.BinaryAdd, AssemblyOperator.fadd},</w:t>
      </w:r>
    </w:p>
    <w:p w14:paraId="06AA3AAF" w14:textId="77777777" w:rsidR="00A81C3D" w:rsidRPr="00903DBA" w:rsidRDefault="00A81C3D" w:rsidP="00A81C3D">
      <w:pPr>
        <w:pStyle w:val="Code"/>
        <w:rPr>
          <w:highlight w:val="white"/>
        </w:rPr>
      </w:pPr>
      <w:r w:rsidRPr="00903DBA">
        <w:rPr>
          <w:highlight w:val="white"/>
        </w:rPr>
        <w:t xml:space="preserve">          {MiddleOperator.BinarySubtract, AssemblyOperator.fsub},</w:t>
      </w:r>
    </w:p>
    <w:p w14:paraId="4B9A106F" w14:textId="77777777" w:rsidR="00A81C3D" w:rsidRPr="00903DBA" w:rsidRDefault="00A81C3D" w:rsidP="00A81C3D">
      <w:pPr>
        <w:pStyle w:val="Code"/>
        <w:rPr>
          <w:highlight w:val="white"/>
        </w:rPr>
      </w:pPr>
      <w:r w:rsidRPr="00903DBA">
        <w:rPr>
          <w:highlight w:val="white"/>
        </w:rPr>
        <w:t xml:space="preserve">          {MiddleOperator.SignedMultiply, AssemblyOperator.fmul},</w:t>
      </w:r>
    </w:p>
    <w:p w14:paraId="70756062" w14:textId="77777777" w:rsidR="00A81C3D" w:rsidRPr="00903DBA" w:rsidRDefault="00A81C3D" w:rsidP="00A81C3D">
      <w:pPr>
        <w:pStyle w:val="Code"/>
        <w:rPr>
          <w:highlight w:val="white"/>
        </w:rPr>
      </w:pPr>
      <w:r w:rsidRPr="00903DBA">
        <w:rPr>
          <w:highlight w:val="white"/>
        </w:rPr>
        <w:t xml:space="preserve">          {MiddleOperator.SignedDivide, AssemblyOperator.fdiv},</w:t>
      </w:r>
    </w:p>
    <w:p w14:paraId="61FF79FF" w14:textId="77777777" w:rsidR="00A81C3D" w:rsidRPr="00903DBA" w:rsidRDefault="00A81C3D" w:rsidP="00A81C3D">
      <w:pPr>
        <w:pStyle w:val="Code"/>
        <w:rPr>
          <w:highlight w:val="white"/>
        </w:rPr>
      </w:pPr>
      <w:r w:rsidRPr="00903DBA">
        <w:rPr>
          <w:highlight w:val="white"/>
        </w:rPr>
        <w:t xml:space="preserve">          {MiddleOperator.Equal, AssemblyOperator.je},</w:t>
      </w:r>
    </w:p>
    <w:p w14:paraId="20F82925" w14:textId="77777777" w:rsidR="00A81C3D" w:rsidRPr="00903DBA" w:rsidRDefault="00A81C3D" w:rsidP="00A81C3D">
      <w:pPr>
        <w:pStyle w:val="Code"/>
        <w:rPr>
          <w:highlight w:val="white"/>
        </w:rPr>
      </w:pPr>
      <w:r w:rsidRPr="00903DBA">
        <w:rPr>
          <w:highlight w:val="white"/>
        </w:rPr>
        <w:t xml:space="preserve">          {MiddleOperator.NotEqual, AssemblyOperator.jne},</w:t>
      </w:r>
    </w:p>
    <w:p w14:paraId="6B4F2D6E" w14:textId="77777777" w:rsidR="00A81C3D" w:rsidRPr="00903DBA" w:rsidRDefault="00A81C3D" w:rsidP="00A81C3D">
      <w:pPr>
        <w:pStyle w:val="Code"/>
        <w:rPr>
          <w:highlight w:val="white"/>
        </w:rPr>
      </w:pPr>
      <w:r w:rsidRPr="00903DBA">
        <w:rPr>
          <w:highlight w:val="white"/>
        </w:rPr>
        <w:t xml:space="preserve">          {MiddleOperator.SignedLessThan, AssemblyOperator.ja},</w:t>
      </w:r>
    </w:p>
    <w:p w14:paraId="578ECF9E" w14:textId="77777777" w:rsidR="00A81C3D" w:rsidRPr="00903DBA" w:rsidRDefault="00A81C3D" w:rsidP="00A81C3D">
      <w:pPr>
        <w:pStyle w:val="Code"/>
        <w:rPr>
          <w:highlight w:val="white"/>
        </w:rPr>
      </w:pPr>
      <w:r w:rsidRPr="00903DBA">
        <w:rPr>
          <w:highlight w:val="white"/>
        </w:rPr>
        <w:t xml:space="preserve">          {MiddleOperator.SignedLessThanEqual, AssemblyOperator.jae},</w:t>
      </w:r>
    </w:p>
    <w:p w14:paraId="1CBFC794" w14:textId="77777777" w:rsidR="00A81C3D" w:rsidRPr="00903DBA" w:rsidRDefault="00A81C3D" w:rsidP="00A81C3D">
      <w:pPr>
        <w:pStyle w:val="Code"/>
        <w:rPr>
          <w:highlight w:val="white"/>
        </w:rPr>
      </w:pPr>
      <w:r w:rsidRPr="00903DBA">
        <w:rPr>
          <w:highlight w:val="white"/>
        </w:rPr>
        <w:t xml:space="preserve">          {MiddleOperator.SignedGreaterThan, AssemblyOperator.jb},</w:t>
      </w:r>
    </w:p>
    <w:p w14:paraId="045830D1" w14:textId="77777777" w:rsidR="00A81C3D" w:rsidRPr="00903DBA" w:rsidRDefault="00A81C3D" w:rsidP="00A81C3D">
      <w:pPr>
        <w:pStyle w:val="Code"/>
        <w:rPr>
          <w:highlight w:val="white"/>
        </w:rPr>
      </w:pPr>
      <w:r w:rsidRPr="00903DBA">
        <w:rPr>
          <w:highlight w:val="white"/>
        </w:rPr>
        <w:t xml:space="preserve">          {MiddleOperator.SignedGreaterThanEqual, AssemblyOperator.jbe}</w:t>
      </w:r>
    </w:p>
    <w:p w14:paraId="4655704E" w14:textId="77777777" w:rsidR="00A81C3D" w:rsidRPr="00903DBA" w:rsidRDefault="00A81C3D" w:rsidP="00A81C3D">
      <w:pPr>
        <w:pStyle w:val="Code"/>
        <w:rPr>
          <w:highlight w:val="white"/>
        </w:rPr>
      </w:pPr>
      <w:r w:rsidRPr="00903DBA">
        <w:rPr>
          <w:highlight w:val="white"/>
        </w:rPr>
        <w:t xml:space="preserve">        };</w:t>
      </w:r>
    </w:p>
    <w:p w14:paraId="56C24AE2" w14:textId="441389A9" w:rsidR="00A81C3D" w:rsidRPr="00903DBA" w:rsidRDefault="00E2361B" w:rsidP="00683167">
      <w:pPr>
        <w:rPr>
          <w:highlight w:val="white"/>
        </w:rPr>
      </w:pPr>
      <w:r w:rsidRPr="00903DBA">
        <w:rPr>
          <w:highlight w:val="white"/>
        </w:rPr>
        <w:t>The methods for the floatin</w:t>
      </w:r>
      <w:r w:rsidR="003F6D7D" w:rsidRPr="00903DBA">
        <w:rPr>
          <w:highlight w:val="white"/>
        </w:rPr>
        <w:t>g</w:t>
      </w:r>
      <w:r w:rsidR="0067615B" w:rsidRPr="00903DBA">
        <w:rPr>
          <w:highlight w:val="white"/>
        </w:rPr>
        <w:t>-</w:t>
      </w:r>
      <w:r w:rsidRPr="00903DBA">
        <w:rPr>
          <w:highlight w:val="white"/>
        </w:rPr>
        <w:t>point operations are in fact mu</w:t>
      </w:r>
      <w:r w:rsidR="00335270" w:rsidRPr="00903DBA">
        <w:rPr>
          <w:highlight w:val="white"/>
        </w:rPr>
        <w:t>c</w:t>
      </w:r>
      <w:r w:rsidRPr="00903DBA">
        <w:rPr>
          <w:highlight w:val="white"/>
        </w:rPr>
        <w:t xml:space="preserve">h </w:t>
      </w:r>
      <w:r w:rsidR="00335270" w:rsidRPr="00903DBA">
        <w:rPr>
          <w:highlight w:val="white"/>
        </w:rPr>
        <w:t>more simple</w:t>
      </w:r>
      <w:r w:rsidRPr="00903DBA">
        <w:rPr>
          <w:highlight w:val="white"/>
        </w:rPr>
        <w:t xml:space="preserve"> than the</w:t>
      </w:r>
      <w:r w:rsidR="00683167" w:rsidRPr="00903DBA">
        <w:rPr>
          <w:highlight w:val="white"/>
        </w:rPr>
        <w:t xml:space="preserve"> corresponding integral methods.</w:t>
      </w:r>
      <w:r w:rsidR="003F6D7D" w:rsidRPr="00903DBA">
        <w:rPr>
          <w:highlight w:val="white"/>
        </w:rPr>
        <w:t xml:space="preserve"> </w:t>
      </w:r>
      <w:r w:rsidR="0067615B" w:rsidRPr="00903DBA">
        <w:rPr>
          <w:highlight w:val="white"/>
        </w:rPr>
        <w:t xml:space="preserve">The </w:t>
      </w:r>
      <w:r w:rsidR="0067615B" w:rsidRPr="00903DBA">
        <w:rPr>
          <w:rStyle w:val="KeyWord0"/>
          <w:highlight w:val="white"/>
        </w:rPr>
        <w:t>FloatingUnary</w:t>
      </w:r>
      <w:r w:rsidR="0067615B" w:rsidRPr="00903DBA">
        <w:rPr>
          <w:highlight w:val="white"/>
        </w:rPr>
        <w:t xml:space="preserve"> </w:t>
      </w:r>
      <w:r w:rsidR="00F067D6" w:rsidRPr="00903DBA">
        <w:rPr>
          <w:highlight w:val="white"/>
        </w:rPr>
        <w:t xml:space="preserve">method just adds the instruction to the assembly code. The operand of the operator has already been pushed to the </w:t>
      </w:r>
      <w:r w:rsidR="00771DCD" w:rsidRPr="00903DBA">
        <w:rPr>
          <w:highlight w:val="white"/>
        </w:rPr>
        <w:t xml:space="preserve">floating-point </w:t>
      </w:r>
      <w:r w:rsidR="00F067D6" w:rsidRPr="00903DBA">
        <w:rPr>
          <w:highlight w:val="white"/>
        </w:rPr>
        <w:t>stack</w:t>
      </w:r>
      <w:r w:rsidR="002D487E" w:rsidRPr="00903DBA">
        <w:rPr>
          <w:highlight w:val="white"/>
        </w:rPr>
        <w:t xml:space="preserve">, the operator pops that value, and pushes the result </w:t>
      </w:r>
      <w:r w:rsidR="00F77DE8" w:rsidRPr="00903DBA">
        <w:rPr>
          <w:highlight w:val="white"/>
        </w:rPr>
        <w:t>to the stack.</w:t>
      </w:r>
    </w:p>
    <w:p w14:paraId="3F3F72C8" w14:textId="77777777" w:rsidR="00F33F0D" w:rsidRPr="00903DBA" w:rsidRDefault="00F33F0D" w:rsidP="00F33F0D">
      <w:pPr>
        <w:pStyle w:val="Code"/>
        <w:rPr>
          <w:highlight w:val="white"/>
        </w:rPr>
      </w:pPr>
      <w:r w:rsidRPr="00903DBA">
        <w:rPr>
          <w:highlight w:val="white"/>
        </w:rPr>
        <w:t xml:space="preserve">    public void FloatingUnary(MiddleCode middleCode) {</w:t>
      </w:r>
    </w:p>
    <w:p w14:paraId="00233109" w14:textId="77777777" w:rsidR="00F33F0D" w:rsidRPr="00903DBA" w:rsidRDefault="00F33F0D" w:rsidP="00F33F0D">
      <w:pPr>
        <w:pStyle w:val="Code"/>
        <w:rPr>
          <w:highlight w:val="white"/>
        </w:rPr>
      </w:pPr>
      <w:r w:rsidRPr="00903DBA">
        <w:rPr>
          <w:highlight w:val="white"/>
        </w:rPr>
        <w:t xml:space="preserve">      AddAssemblyCode(m_middleToFloatingMap[middleCode.Operator]);</w:t>
      </w:r>
    </w:p>
    <w:p w14:paraId="611CD998" w14:textId="77777777" w:rsidR="00F33F0D" w:rsidRPr="00903DBA" w:rsidRDefault="00F33F0D" w:rsidP="00F33F0D">
      <w:pPr>
        <w:pStyle w:val="Code"/>
        <w:rPr>
          <w:highlight w:val="white"/>
        </w:rPr>
      </w:pPr>
      <w:r w:rsidRPr="00903DBA">
        <w:rPr>
          <w:highlight w:val="white"/>
        </w:rPr>
        <w:t xml:space="preserve">    }</w:t>
      </w:r>
    </w:p>
    <w:p w14:paraId="2AD48652" w14:textId="0613367F" w:rsidR="00F33F0D" w:rsidRPr="00903DBA" w:rsidRDefault="00F77DE8" w:rsidP="00F77DE8">
      <w:pPr>
        <w:rPr>
          <w:highlight w:val="white"/>
        </w:rPr>
      </w:pPr>
      <w:r w:rsidRPr="00903DBA">
        <w:rPr>
          <w:highlight w:val="white"/>
        </w:rPr>
        <w:lastRenderedPageBreak/>
        <w:t xml:space="preserve">The </w:t>
      </w:r>
      <w:r w:rsidRPr="00903DBA">
        <w:rPr>
          <w:rStyle w:val="KeyWord0"/>
          <w:highlight w:val="white"/>
        </w:rPr>
        <w:t>FloatingBinary</w:t>
      </w:r>
      <w:r w:rsidRPr="00903DBA">
        <w:rPr>
          <w:highlight w:val="white"/>
        </w:rPr>
        <w:t xml:space="preserve"> </w:t>
      </w:r>
      <w:r w:rsidR="00B07ECC" w:rsidRPr="00903DBA">
        <w:rPr>
          <w:highlight w:val="white"/>
        </w:rPr>
        <w:t xml:space="preserve">works in the same way, </w:t>
      </w:r>
      <w:r w:rsidR="00DC3E5E" w:rsidRPr="00903DBA">
        <w:rPr>
          <w:highlight w:val="white"/>
        </w:rPr>
        <w:t xml:space="preserve">the operator </w:t>
      </w:r>
      <w:r w:rsidR="00771DCD" w:rsidRPr="00903DBA">
        <w:rPr>
          <w:highlight w:val="white"/>
        </w:rPr>
        <w:t>pops the two operands from the floating-point stack and pushes the result on the stack.</w:t>
      </w:r>
    </w:p>
    <w:p w14:paraId="248AB540" w14:textId="77777777" w:rsidR="00CF4437" w:rsidRPr="00903DBA" w:rsidRDefault="00CF4437" w:rsidP="00CF4437">
      <w:pPr>
        <w:pStyle w:val="Code"/>
        <w:rPr>
          <w:highlight w:val="white"/>
        </w:rPr>
      </w:pPr>
      <w:r w:rsidRPr="00903DBA">
        <w:rPr>
          <w:highlight w:val="white"/>
        </w:rPr>
        <w:t xml:space="preserve">    public void FloatingBinary(MiddleCode middleCode) {</w:t>
      </w:r>
    </w:p>
    <w:p w14:paraId="7858292B" w14:textId="77777777" w:rsidR="00CF4437" w:rsidRPr="00903DBA" w:rsidRDefault="00CF4437" w:rsidP="00CF4437">
      <w:pPr>
        <w:pStyle w:val="Code"/>
        <w:rPr>
          <w:highlight w:val="white"/>
        </w:rPr>
      </w:pPr>
      <w:r w:rsidRPr="00903DBA">
        <w:rPr>
          <w:highlight w:val="white"/>
        </w:rPr>
        <w:t xml:space="preserve">      Assert.ErrorXXX((--m_floatStackSize) &gt;= 0);</w:t>
      </w:r>
    </w:p>
    <w:p w14:paraId="69305D6A" w14:textId="77777777" w:rsidR="00CF4437" w:rsidRPr="00903DBA" w:rsidRDefault="00CF4437" w:rsidP="00CF4437">
      <w:pPr>
        <w:pStyle w:val="Code"/>
        <w:rPr>
          <w:highlight w:val="white"/>
        </w:rPr>
      </w:pPr>
      <w:r w:rsidRPr="00903DBA">
        <w:rPr>
          <w:highlight w:val="white"/>
        </w:rPr>
        <w:t xml:space="preserve">      AddAssemblyCode(m_middleToFloatingMap[middleCode.Operator]);</w:t>
      </w:r>
    </w:p>
    <w:p w14:paraId="7F7CA304" w14:textId="77777777" w:rsidR="00CF4437" w:rsidRPr="00903DBA" w:rsidRDefault="00CF4437" w:rsidP="00CF4437">
      <w:pPr>
        <w:pStyle w:val="Code"/>
        <w:rPr>
          <w:highlight w:val="white"/>
        </w:rPr>
      </w:pPr>
      <w:r w:rsidRPr="00903DBA">
        <w:rPr>
          <w:highlight w:val="white"/>
        </w:rPr>
        <w:t xml:space="preserve">    }</w:t>
      </w:r>
    </w:p>
    <w:p w14:paraId="6B86C5CA" w14:textId="6AD32320" w:rsidR="00CF4437" w:rsidRPr="00903DBA" w:rsidRDefault="00D52D8A" w:rsidP="00D52D8A">
      <w:pPr>
        <w:rPr>
          <w:highlight w:val="white"/>
        </w:rPr>
      </w:pPr>
      <w:r w:rsidRPr="00903DBA">
        <w:rPr>
          <w:highlight w:val="white"/>
        </w:rPr>
        <w:t xml:space="preserve">In the </w:t>
      </w:r>
      <w:r w:rsidRPr="00903DBA">
        <w:rPr>
          <w:rStyle w:val="KeyWord0"/>
          <w:highlight w:val="white"/>
        </w:rPr>
        <w:t>FloatingParameter</w:t>
      </w:r>
      <w:r w:rsidRPr="00903DBA">
        <w:rPr>
          <w:highlight w:val="white"/>
        </w:rPr>
        <w:t xml:space="preserve"> we do not need to actual parameter symbol, since its value has already been pushed on the floating-point stack.</w:t>
      </w:r>
      <w:r w:rsidR="00941CB8" w:rsidRPr="00903DBA">
        <w:rPr>
          <w:highlight w:val="white"/>
        </w:rPr>
        <w:t xml:space="preserve"> We only need to type and offset of the parameter</w:t>
      </w:r>
      <w:r w:rsidR="006C79F7" w:rsidRPr="00903DBA">
        <w:rPr>
          <w:highlight w:val="white"/>
        </w:rPr>
        <w:t xml:space="preserve"> when we pop it on the floating-point stack by calling </w:t>
      </w:r>
      <w:r w:rsidR="0093327C" w:rsidRPr="00903DBA">
        <w:rPr>
          <w:rStyle w:val="KeyWord0"/>
          <w:highlight w:val="white"/>
        </w:rPr>
        <w:t>TopPopSymbol</w:t>
      </w:r>
      <w:r w:rsidR="0093327C" w:rsidRPr="00903DBA">
        <w:rPr>
          <w:highlight w:val="white"/>
        </w:rPr>
        <w:t>.</w:t>
      </w:r>
    </w:p>
    <w:p w14:paraId="7CA4D9D0" w14:textId="77777777" w:rsidR="00372133" w:rsidRPr="00903DBA" w:rsidRDefault="00372133" w:rsidP="00372133">
      <w:pPr>
        <w:pStyle w:val="Code"/>
        <w:rPr>
          <w:highlight w:val="white"/>
        </w:rPr>
      </w:pPr>
      <w:r w:rsidRPr="00903DBA">
        <w:rPr>
          <w:highlight w:val="white"/>
        </w:rPr>
        <w:t xml:space="preserve">    public void FloatingParameter(MiddleCode middleCode) {</w:t>
      </w:r>
    </w:p>
    <w:p w14:paraId="5B450A5B" w14:textId="7DF4C459" w:rsidR="00372133" w:rsidRPr="00903DBA" w:rsidRDefault="00372133" w:rsidP="00372133">
      <w:pPr>
        <w:pStyle w:val="Code"/>
        <w:rPr>
          <w:highlight w:val="white"/>
        </w:rPr>
      </w:pPr>
      <w:r w:rsidRPr="00903DBA">
        <w:rPr>
          <w:highlight w:val="white"/>
        </w:rPr>
        <w:t xml:space="preserve">      Type paramType = (Type) middleCode[</w:t>
      </w:r>
      <w:r w:rsidR="005020B9" w:rsidRPr="00903DBA">
        <w:rPr>
          <w:highlight w:val="white"/>
        </w:rPr>
        <w:t>1</w:t>
      </w:r>
      <w:r w:rsidRPr="00903DBA">
        <w:rPr>
          <w:highlight w:val="white"/>
        </w:rPr>
        <w:t>];</w:t>
      </w:r>
    </w:p>
    <w:p w14:paraId="02AB2066" w14:textId="77777777" w:rsidR="00372133" w:rsidRPr="00903DBA" w:rsidRDefault="00372133" w:rsidP="00372133">
      <w:pPr>
        <w:pStyle w:val="Code"/>
        <w:rPr>
          <w:highlight w:val="white"/>
        </w:rPr>
      </w:pPr>
      <w:r w:rsidRPr="00903DBA">
        <w:rPr>
          <w:highlight w:val="white"/>
        </w:rPr>
        <w:t xml:space="preserve">      Symbol paramSymbol = new Symbol(paramType);</w:t>
      </w:r>
    </w:p>
    <w:p w14:paraId="7A06ACA3" w14:textId="3013D5A4" w:rsidR="00372133" w:rsidRPr="00903DBA" w:rsidRDefault="00372133" w:rsidP="00372133">
      <w:pPr>
        <w:pStyle w:val="Code"/>
        <w:rPr>
          <w:highlight w:val="white"/>
        </w:rPr>
      </w:pPr>
      <w:r w:rsidRPr="00903DBA">
        <w:rPr>
          <w:highlight w:val="white"/>
        </w:rPr>
        <w:t xml:space="preserve">      int paramOffset = (int) middleCode[</w:t>
      </w:r>
      <w:r w:rsidR="005020B9" w:rsidRPr="00903DBA">
        <w:rPr>
          <w:highlight w:val="white"/>
        </w:rPr>
        <w:t>0</w:t>
      </w:r>
      <w:r w:rsidRPr="00903DBA">
        <w:rPr>
          <w:highlight w:val="white"/>
        </w:rPr>
        <w:t>];</w:t>
      </w:r>
    </w:p>
    <w:p w14:paraId="6D19E346" w14:textId="77777777" w:rsidR="00372133" w:rsidRPr="00903DBA" w:rsidRDefault="00372133" w:rsidP="00372133">
      <w:pPr>
        <w:pStyle w:val="Code"/>
        <w:rPr>
          <w:highlight w:val="white"/>
        </w:rPr>
      </w:pPr>
      <w:r w:rsidRPr="00903DBA">
        <w:rPr>
          <w:highlight w:val="white"/>
        </w:rPr>
        <w:t xml:space="preserve">      paramSymbol.Offset = m_totalExtraSize + paramOffset;</w:t>
      </w:r>
    </w:p>
    <w:p w14:paraId="1530E127" w14:textId="77777777" w:rsidR="00372133" w:rsidRPr="00903DBA" w:rsidRDefault="00372133" w:rsidP="00372133">
      <w:pPr>
        <w:pStyle w:val="Code"/>
        <w:rPr>
          <w:highlight w:val="white"/>
        </w:rPr>
      </w:pPr>
      <w:r w:rsidRPr="00903DBA">
        <w:rPr>
          <w:highlight w:val="white"/>
        </w:rPr>
        <w:t xml:space="preserve">      TopPopSymbol(paramSymbol, TopOrPop.Pop);</w:t>
      </w:r>
    </w:p>
    <w:p w14:paraId="0F3A5E3A" w14:textId="77777777" w:rsidR="00372133" w:rsidRPr="00903DBA" w:rsidRDefault="00372133" w:rsidP="00372133">
      <w:pPr>
        <w:pStyle w:val="Code"/>
        <w:rPr>
          <w:highlight w:val="white"/>
        </w:rPr>
      </w:pPr>
      <w:r w:rsidRPr="00903DBA">
        <w:rPr>
          <w:highlight w:val="white"/>
        </w:rPr>
        <w:t xml:space="preserve">    }</w:t>
      </w:r>
    </w:p>
    <w:p w14:paraId="52780A16" w14:textId="77777777" w:rsidR="00924172" w:rsidRPr="00903DBA" w:rsidRDefault="00924172" w:rsidP="00924172">
      <w:pPr>
        <w:pStyle w:val="Rubrik3"/>
        <w:numPr>
          <w:ilvl w:val="2"/>
          <w:numId w:val="135"/>
        </w:numPr>
        <w:rPr>
          <w:highlight w:val="white"/>
        </w:rPr>
      </w:pPr>
      <w:bookmarkStart w:id="453" w:name="_Toc57656099"/>
      <w:r w:rsidRPr="00903DBA">
        <w:rPr>
          <w:highlight w:val="white"/>
        </w:rPr>
        <w:t>Floating Relation</w:t>
      </w:r>
      <w:bookmarkEnd w:id="453"/>
    </w:p>
    <w:p w14:paraId="6227BE04" w14:textId="77777777" w:rsidR="00924172" w:rsidRPr="00903DBA" w:rsidRDefault="00924172" w:rsidP="00924172">
      <w:pPr>
        <w:rPr>
          <w:highlight w:val="white"/>
        </w:rPr>
      </w:pPr>
      <w:r w:rsidRPr="00903DBA">
        <w:rPr>
          <w:highlight w:val="white"/>
        </w:rPr>
        <w:t xml:space="preserve">The </w:t>
      </w:r>
      <w:r w:rsidRPr="00903DBA">
        <w:rPr>
          <w:rStyle w:val="KeyWord0"/>
          <w:highlight w:val="white"/>
        </w:rPr>
        <w:t>FloatingRelation</w:t>
      </w:r>
      <w:r w:rsidRPr="00903DBA">
        <w:rPr>
          <w:highlight w:val="white"/>
        </w:rPr>
        <w:t xml:space="preserve"> method generate code for relation operators for floating types. The </w:t>
      </w:r>
      <w:r w:rsidRPr="00903DBA">
        <w:rPr>
          <w:rStyle w:val="KeyWord0"/>
          <w:highlight w:val="white"/>
        </w:rPr>
        <w:t>fcompp</w:t>
      </w:r>
      <w:r w:rsidRPr="00903DBA">
        <w:rPr>
          <w:highlight w:val="white"/>
        </w:rPr>
        <w:t xml:space="preserve"> (float compare pop) assembly code instruction performs a comparation on the two values on top of the floating value stack, stores the result in the internal float status word, and pops the values from the stack. The </w:t>
      </w:r>
      <w:r w:rsidRPr="00903DBA">
        <w:rPr>
          <w:rStyle w:val="KeyWord0"/>
          <w:highlight w:val="white"/>
        </w:rPr>
        <w:t>fstsw</w:t>
      </w:r>
      <w:r w:rsidRPr="00903DBA">
        <w:rPr>
          <w:highlight w:val="white"/>
        </w:rPr>
        <w:t xml:space="preserve"> (float store status word) assembly code instruction stores the floating status word in the </w:t>
      </w:r>
      <w:r w:rsidRPr="00903DBA">
        <w:rPr>
          <w:rStyle w:val="KeyWord0"/>
          <w:highlight w:val="white"/>
        </w:rPr>
        <w:t>ax</w:t>
      </w:r>
      <w:r w:rsidRPr="00903DBA">
        <w:rPr>
          <w:highlight w:val="white"/>
        </w:rPr>
        <w:t xml:space="preserve"> register. The </w:t>
      </w:r>
      <w:r w:rsidRPr="00903DBA">
        <w:rPr>
          <w:rStyle w:val="KeyWord0"/>
          <w:highlight w:val="white"/>
        </w:rPr>
        <w:t>sahf</w:t>
      </w:r>
      <w:r w:rsidRPr="00903DBA">
        <w:rPr>
          <w:highlight w:val="white"/>
        </w:rPr>
        <w:t xml:space="preserve"> (store ah into flags) stores the value of register </w:t>
      </w:r>
      <w:r w:rsidRPr="00903DBA">
        <w:rPr>
          <w:rStyle w:val="KeyWord0"/>
          <w:highlight w:val="white"/>
        </w:rPr>
        <w:t>ah</w:t>
      </w:r>
      <w:r w:rsidRPr="00903DBA">
        <w:rPr>
          <w:highlight w:val="white"/>
        </w:rPr>
        <w:t xml:space="preserve"> (which hold the higher byte of register </w:t>
      </w:r>
      <w:r w:rsidRPr="00903DBA">
        <w:rPr>
          <w:rStyle w:val="KeyWord0"/>
          <w:highlight w:val="white"/>
        </w:rPr>
        <w:t>ax</w:t>
      </w:r>
      <w:r w:rsidRPr="00903DBA">
        <w:rPr>
          <w:highlight w:val="white"/>
        </w:rPr>
        <w:t>) into the integral flags. Finally, we add a jump instruction that matches the original middle code instruction and is looked up in the middle to floating map.</w:t>
      </w:r>
    </w:p>
    <w:p w14:paraId="6DD953EA" w14:textId="77777777" w:rsidR="00924172" w:rsidRPr="00903DBA" w:rsidRDefault="00924172" w:rsidP="00924172">
      <w:pPr>
        <w:pStyle w:val="Code"/>
        <w:rPr>
          <w:highlight w:val="white"/>
        </w:rPr>
      </w:pPr>
      <w:r w:rsidRPr="00903DBA">
        <w:rPr>
          <w:highlight w:val="white"/>
        </w:rPr>
        <w:t xml:space="preserve">    public void FloatingRelation(MiddleCode middleCode) {</w:t>
      </w:r>
    </w:p>
    <w:p w14:paraId="45752939" w14:textId="77777777" w:rsidR="00924172" w:rsidRPr="00903DBA" w:rsidRDefault="00924172" w:rsidP="00924172">
      <w:pPr>
        <w:pStyle w:val="Code"/>
        <w:rPr>
          <w:highlight w:val="white"/>
        </w:rPr>
      </w:pPr>
      <w:r w:rsidRPr="00903DBA">
        <w:rPr>
          <w:highlight w:val="white"/>
        </w:rPr>
        <w:t xml:space="preserve">      Assert.ErrorXXX((m_floatStackSize -= 2) &gt;= 0);</w:t>
      </w:r>
    </w:p>
    <w:p w14:paraId="3ABB5B3B" w14:textId="77777777" w:rsidR="00924172" w:rsidRPr="00903DBA" w:rsidRDefault="00924172" w:rsidP="00924172">
      <w:pPr>
        <w:pStyle w:val="Code"/>
        <w:rPr>
          <w:highlight w:val="white"/>
        </w:rPr>
      </w:pPr>
      <w:r w:rsidRPr="00903DBA">
        <w:rPr>
          <w:highlight w:val="white"/>
        </w:rPr>
        <w:t xml:space="preserve">      int target = (int) middleCode[0];</w:t>
      </w:r>
    </w:p>
    <w:p w14:paraId="40A7B303" w14:textId="77777777" w:rsidR="00924172" w:rsidRPr="00903DBA" w:rsidRDefault="00924172" w:rsidP="00924172">
      <w:pPr>
        <w:pStyle w:val="Code"/>
        <w:rPr>
          <w:highlight w:val="white"/>
        </w:rPr>
      </w:pPr>
      <w:r w:rsidRPr="00903DBA">
        <w:rPr>
          <w:highlight w:val="white"/>
        </w:rPr>
        <w:t xml:space="preserve">      AddAssemblyCode(AssemblyOperator.fcompp);</w:t>
      </w:r>
    </w:p>
    <w:p w14:paraId="7C8B45FD" w14:textId="77777777" w:rsidR="00924172" w:rsidRPr="00903DBA" w:rsidRDefault="00924172" w:rsidP="00924172">
      <w:pPr>
        <w:pStyle w:val="Code"/>
        <w:rPr>
          <w:highlight w:val="white"/>
        </w:rPr>
      </w:pPr>
      <w:r w:rsidRPr="00903DBA">
        <w:rPr>
          <w:highlight w:val="white"/>
        </w:rPr>
        <w:t xml:space="preserve">      AddAssemblyCode(AssemblyOperator.fstsw, Register.ax);</w:t>
      </w:r>
    </w:p>
    <w:p w14:paraId="0608FB31" w14:textId="77777777" w:rsidR="00924172" w:rsidRPr="00903DBA" w:rsidRDefault="00924172" w:rsidP="00924172">
      <w:pPr>
        <w:pStyle w:val="Code"/>
        <w:rPr>
          <w:highlight w:val="white"/>
        </w:rPr>
      </w:pPr>
      <w:r w:rsidRPr="00903DBA">
        <w:rPr>
          <w:highlight w:val="white"/>
        </w:rPr>
        <w:t xml:space="preserve">      AddAssemblyCode(AssemblyOperator.sahf);</w:t>
      </w:r>
    </w:p>
    <w:p w14:paraId="21993914" w14:textId="77777777" w:rsidR="00924172" w:rsidRPr="00903DBA" w:rsidRDefault="00924172" w:rsidP="00924172">
      <w:pPr>
        <w:pStyle w:val="Code"/>
        <w:rPr>
          <w:highlight w:val="white"/>
        </w:rPr>
      </w:pPr>
      <w:r w:rsidRPr="00903DBA">
        <w:rPr>
          <w:highlight w:val="white"/>
        </w:rPr>
        <w:t xml:space="preserve">      AssemblyOperator objectOperator =</w:t>
      </w:r>
    </w:p>
    <w:p w14:paraId="0E2F898A" w14:textId="77777777" w:rsidR="00924172" w:rsidRPr="00903DBA" w:rsidRDefault="00924172" w:rsidP="00924172">
      <w:pPr>
        <w:pStyle w:val="Code"/>
        <w:rPr>
          <w:highlight w:val="white"/>
        </w:rPr>
      </w:pPr>
      <w:r w:rsidRPr="00903DBA">
        <w:rPr>
          <w:highlight w:val="white"/>
        </w:rPr>
        <w:t xml:space="preserve">        m_middleToFloatingMap[middleCode.Operator];</w:t>
      </w:r>
    </w:p>
    <w:p w14:paraId="50BC1B5E" w14:textId="77777777" w:rsidR="00924172" w:rsidRPr="00903DBA" w:rsidRDefault="00924172" w:rsidP="00924172">
      <w:pPr>
        <w:pStyle w:val="Code"/>
        <w:rPr>
          <w:highlight w:val="white"/>
        </w:rPr>
      </w:pPr>
      <w:r w:rsidRPr="00903DBA">
        <w:rPr>
          <w:highlight w:val="white"/>
        </w:rPr>
        <w:t xml:space="preserve">      AddAssemblyCode(objectOperator, null, null, target);</w:t>
      </w:r>
    </w:p>
    <w:p w14:paraId="5B72D3BE" w14:textId="77777777" w:rsidR="00924172" w:rsidRPr="00903DBA" w:rsidRDefault="00924172" w:rsidP="00924172">
      <w:pPr>
        <w:pStyle w:val="Code"/>
        <w:rPr>
          <w:highlight w:val="white"/>
        </w:rPr>
      </w:pPr>
      <w:r w:rsidRPr="00903DBA">
        <w:rPr>
          <w:highlight w:val="white"/>
        </w:rPr>
        <w:t xml:space="preserve">    }</w:t>
      </w:r>
    </w:p>
    <w:p w14:paraId="2BD101B8" w14:textId="21CF54CA" w:rsidR="00D935A0" w:rsidRPr="00903DBA" w:rsidRDefault="0017732E" w:rsidP="0017732E">
      <w:pPr>
        <w:pStyle w:val="Rubrik3"/>
        <w:rPr>
          <w:highlight w:val="white"/>
        </w:rPr>
      </w:pPr>
      <w:bookmarkStart w:id="454" w:name="_Toc57656100"/>
      <w:r w:rsidRPr="00903DBA">
        <w:rPr>
          <w:highlight w:val="white"/>
        </w:rPr>
        <w:t>Floating Push and Pop</w:t>
      </w:r>
      <w:bookmarkEnd w:id="454"/>
    </w:p>
    <w:p w14:paraId="7984E4D9" w14:textId="214086C5" w:rsidR="00803EA4" w:rsidRPr="00903DBA" w:rsidRDefault="00803EA4" w:rsidP="00803EA4">
      <w:pPr>
        <w:rPr>
          <w:highlight w:val="white"/>
        </w:rPr>
      </w:pPr>
      <w:r w:rsidRPr="00903DBA">
        <w:rPr>
          <w:highlight w:val="white"/>
        </w:rPr>
        <w:t xml:space="preserve">When pushing floating values to the floating-point stack, we need the </w:t>
      </w:r>
      <w:r w:rsidRPr="00903DBA">
        <w:rPr>
          <w:rStyle w:val="KeyWord0"/>
          <w:highlight w:val="white"/>
        </w:rPr>
        <w:t>m_</w:t>
      </w:r>
      <w:r w:rsidR="000254F7" w:rsidRPr="00903DBA">
        <w:rPr>
          <w:rStyle w:val="KeyWord0"/>
          <w:highlight w:val="white"/>
        </w:rPr>
        <w:t>floatP</w:t>
      </w:r>
      <w:r w:rsidR="00BD28D4" w:rsidRPr="00903DBA">
        <w:rPr>
          <w:rStyle w:val="KeyWord0"/>
          <w:highlight w:val="white"/>
        </w:rPr>
        <w:t>ushMap</w:t>
      </w:r>
      <w:r w:rsidR="000254F7" w:rsidRPr="00903DBA">
        <w:rPr>
          <w:rStyle w:val="KeyWord0"/>
          <w:highlight w:val="white"/>
        </w:rPr>
        <w:t xml:space="preserve"> </w:t>
      </w:r>
      <w:r w:rsidRPr="00903DBA">
        <w:rPr>
          <w:highlight w:val="white"/>
        </w:rPr>
        <w:t>map</w:t>
      </w:r>
      <w:r w:rsidR="00DF7E57" w:rsidRPr="00903DBA">
        <w:rPr>
          <w:highlight w:val="white"/>
        </w:rPr>
        <w:t xml:space="preserve"> that </w:t>
      </w:r>
      <w:r w:rsidR="002E44D3" w:rsidRPr="00903DBA">
        <w:rPr>
          <w:highlight w:val="white"/>
        </w:rPr>
        <w:t>map</w:t>
      </w:r>
      <w:r w:rsidR="00CF3F93" w:rsidRPr="00903DBA">
        <w:rPr>
          <w:highlight w:val="white"/>
        </w:rPr>
        <w:t>s</w:t>
      </w:r>
      <w:r w:rsidR="002E44D3" w:rsidRPr="00903DBA">
        <w:rPr>
          <w:highlight w:val="white"/>
        </w:rPr>
        <w:t xml:space="preserve"> the </w:t>
      </w:r>
      <w:r w:rsidR="00842DEE" w:rsidRPr="00903DBA">
        <w:rPr>
          <w:highlight w:val="white"/>
        </w:rPr>
        <w:t xml:space="preserve">whether the type is logical and the </w:t>
      </w:r>
      <w:r w:rsidR="00F02EA2" w:rsidRPr="00903DBA">
        <w:rPr>
          <w:highlight w:val="white"/>
        </w:rPr>
        <w:t xml:space="preserve">type </w:t>
      </w:r>
      <w:r w:rsidR="003732B2" w:rsidRPr="00903DBA">
        <w:rPr>
          <w:highlight w:val="white"/>
        </w:rPr>
        <w:t xml:space="preserve">size </w:t>
      </w:r>
      <w:r w:rsidR="002E44D3" w:rsidRPr="00903DBA">
        <w:rPr>
          <w:highlight w:val="white"/>
        </w:rPr>
        <w:t xml:space="preserve">to </w:t>
      </w:r>
      <w:r w:rsidR="00DF7E57" w:rsidRPr="00903DBA">
        <w:rPr>
          <w:highlight w:val="white"/>
        </w:rPr>
        <w:t>assembly code operators.</w:t>
      </w:r>
    </w:p>
    <w:p w14:paraId="411D20BB" w14:textId="77777777" w:rsidR="000254F7" w:rsidRPr="00903DBA" w:rsidRDefault="000254F7" w:rsidP="000254F7">
      <w:pPr>
        <w:pStyle w:val="Code"/>
        <w:rPr>
          <w:highlight w:val="white"/>
        </w:rPr>
      </w:pPr>
      <w:r w:rsidRPr="00903DBA">
        <w:rPr>
          <w:highlight w:val="white"/>
        </w:rPr>
        <w:t xml:space="preserve">    public static IDictionary&lt;Pair&lt;bool, int&gt;, AssemblyOperator&gt;</w:t>
      </w:r>
    </w:p>
    <w:p w14:paraId="157D8984" w14:textId="77777777" w:rsidR="000254F7" w:rsidRPr="00903DBA" w:rsidRDefault="000254F7" w:rsidP="000254F7">
      <w:pPr>
        <w:pStyle w:val="Code"/>
        <w:rPr>
          <w:highlight w:val="white"/>
        </w:rPr>
      </w:pPr>
      <w:r w:rsidRPr="00903DBA">
        <w:rPr>
          <w:highlight w:val="white"/>
        </w:rPr>
        <w:t xml:space="preserve">      m_floatPushMap = new Dictionary&lt;Pair&lt;bool, int&gt;, AssemblyOperator&gt;() {</w:t>
      </w:r>
    </w:p>
    <w:p w14:paraId="0C114FCB" w14:textId="77777777" w:rsidR="000254F7" w:rsidRPr="00903DBA" w:rsidRDefault="000254F7" w:rsidP="000254F7">
      <w:pPr>
        <w:pStyle w:val="Code"/>
        <w:rPr>
          <w:highlight w:val="white"/>
        </w:rPr>
      </w:pPr>
      <w:r w:rsidRPr="00903DBA">
        <w:rPr>
          <w:highlight w:val="white"/>
        </w:rPr>
        <w:t xml:space="preserve">        {new Pair&lt;bool,int&gt;(false, 2), AssemblyOperator.fild_word},</w:t>
      </w:r>
    </w:p>
    <w:p w14:paraId="0F2ED320" w14:textId="77777777" w:rsidR="000254F7" w:rsidRPr="00903DBA" w:rsidRDefault="000254F7" w:rsidP="000254F7">
      <w:pPr>
        <w:pStyle w:val="Code"/>
        <w:rPr>
          <w:highlight w:val="white"/>
        </w:rPr>
      </w:pPr>
      <w:r w:rsidRPr="00903DBA">
        <w:rPr>
          <w:highlight w:val="white"/>
        </w:rPr>
        <w:t xml:space="preserve">        {new Pair&lt;bool,int&gt;(false, 4), AssemblyOperator.fild_dword},</w:t>
      </w:r>
    </w:p>
    <w:p w14:paraId="126624D4" w14:textId="77777777" w:rsidR="000254F7" w:rsidRPr="00903DBA" w:rsidRDefault="000254F7" w:rsidP="000254F7">
      <w:pPr>
        <w:pStyle w:val="Code"/>
        <w:rPr>
          <w:highlight w:val="white"/>
        </w:rPr>
      </w:pPr>
      <w:r w:rsidRPr="00903DBA">
        <w:rPr>
          <w:highlight w:val="white"/>
        </w:rPr>
        <w:t xml:space="preserve">        {new Pair&lt;bool,int&gt;(false, 8), AssemblyOperator.fild_qword},</w:t>
      </w:r>
    </w:p>
    <w:p w14:paraId="739FA750" w14:textId="77777777" w:rsidR="000254F7" w:rsidRPr="00903DBA" w:rsidRDefault="000254F7" w:rsidP="000254F7">
      <w:pPr>
        <w:pStyle w:val="Code"/>
        <w:rPr>
          <w:highlight w:val="white"/>
        </w:rPr>
      </w:pPr>
      <w:r w:rsidRPr="00903DBA">
        <w:rPr>
          <w:highlight w:val="white"/>
        </w:rPr>
        <w:t xml:space="preserve">        {new Pair&lt;bool,int&gt;(true, 4), AssemblyOperator.fld_dword},</w:t>
      </w:r>
    </w:p>
    <w:p w14:paraId="4EE2A125" w14:textId="77777777" w:rsidR="000254F7" w:rsidRPr="00903DBA" w:rsidRDefault="000254F7" w:rsidP="000254F7">
      <w:pPr>
        <w:pStyle w:val="Code"/>
        <w:rPr>
          <w:highlight w:val="white"/>
        </w:rPr>
      </w:pPr>
      <w:r w:rsidRPr="00903DBA">
        <w:rPr>
          <w:highlight w:val="white"/>
        </w:rPr>
        <w:t xml:space="preserve">        {new Pair&lt;bool,int&gt;(true, 8), AssemblyOperator.fld_qword}</w:t>
      </w:r>
    </w:p>
    <w:p w14:paraId="674CF6A9" w14:textId="77777777" w:rsidR="000254F7" w:rsidRPr="00903DBA" w:rsidRDefault="000254F7" w:rsidP="000254F7">
      <w:pPr>
        <w:pStyle w:val="Code"/>
        <w:rPr>
          <w:highlight w:val="white"/>
        </w:rPr>
      </w:pPr>
      <w:r w:rsidRPr="00903DBA">
        <w:rPr>
          <w:highlight w:val="white"/>
        </w:rPr>
        <w:t xml:space="preserve">      };</w:t>
      </w:r>
    </w:p>
    <w:p w14:paraId="5A049407" w14:textId="2BBD1F40" w:rsidR="00530CE4" w:rsidRPr="00903DBA" w:rsidRDefault="00085FB8" w:rsidP="00C0154B">
      <w:pPr>
        <w:rPr>
          <w:highlight w:val="white"/>
        </w:rPr>
      </w:pPr>
      <w:r w:rsidRPr="00903DBA">
        <w:rPr>
          <w:highlight w:val="white"/>
        </w:rPr>
        <w:t xml:space="preserve">The </w:t>
      </w:r>
      <w:r w:rsidRPr="00903DBA">
        <w:rPr>
          <w:rStyle w:val="KeyWord0"/>
          <w:highlight w:val="white"/>
        </w:rPr>
        <w:t>PushSymbol</w:t>
      </w:r>
      <w:r w:rsidRPr="00903DBA">
        <w:rPr>
          <w:highlight w:val="white"/>
        </w:rPr>
        <w:t xml:space="preserve"> </w:t>
      </w:r>
      <w:r w:rsidR="00C0154B" w:rsidRPr="00903DBA">
        <w:rPr>
          <w:highlight w:val="white"/>
        </w:rPr>
        <w:t>method generates code that pushes the value of a symbol to the floating-point stack.</w:t>
      </w:r>
    </w:p>
    <w:p w14:paraId="2225813B" w14:textId="77777777" w:rsidR="00170065" w:rsidRPr="00903DBA" w:rsidRDefault="00170065" w:rsidP="00170065">
      <w:pPr>
        <w:pStyle w:val="Code"/>
        <w:rPr>
          <w:highlight w:val="white"/>
        </w:rPr>
      </w:pPr>
      <w:r w:rsidRPr="00903DBA">
        <w:rPr>
          <w:highlight w:val="white"/>
        </w:rPr>
        <w:t xml:space="preserve">    public void PushSymbol(Symbol symbol) {</w:t>
      </w:r>
    </w:p>
    <w:p w14:paraId="13DB6B22" w14:textId="77777777" w:rsidR="00170065" w:rsidRPr="00903DBA" w:rsidRDefault="00170065" w:rsidP="00170065">
      <w:pPr>
        <w:pStyle w:val="Code"/>
        <w:rPr>
          <w:highlight w:val="white"/>
        </w:rPr>
      </w:pPr>
      <w:r w:rsidRPr="00903DBA">
        <w:rPr>
          <w:highlight w:val="white"/>
        </w:rPr>
        <w:lastRenderedPageBreak/>
        <w:t xml:space="preserve">      Assert.ErrorXXX((++m_floatStackSize) &lt;= FloatingStackMaxSize);</w:t>
      </w:r>
    </w:p>
    <w:p w14:paraId="63A9C1C1" w14:textId="77777777" w:rsidR="00170065" w:rsidRPr="00903DBA" w:rsidRDefault="00170065" w:rsidP="00170065">
      <w:pPr>
        <w:pStyle w:val="Code"/>
        <w:rPr>
          <w:highlight w:val="white"/>
        </w:rPr>
      </w:pPr>
      <w:r w:rsidRPr="00903DBA">
        <w:rPr>
          <w:highlight w:val="white"/>
        </w:rPr>
        <w:t xml:space="preserve">      Track track;</w:t>
      </w:r>
    </w:p>
    <w:p w14:paraId="3BE5F871" w14:textId="35C88179" w:rsidR="004C69FA" w:rsidRPr="00903DBA" w:rsidRDefault="004C69FA" w:rsidP="004C69FA">
      <w:pPr>
        <w:rPr>
          <w:highlight w:val="white"/>
        </w:rPr>
      </w:pPr>
      <w:r w:rsidRPr="00903DBA">
        <w:rPr>
          <w:highlight w:val="white"/>
        </w:rPr>
        <w:t xml:space="preserve">There are two special assembly code instructions for pushing the value zero or one to the floating-point stack: </w:t>
      </w:r>
      <w:r w:rsidRPr="00903DBA">
        <w:rPr>
          <w:rStyle w:val="KeyWord0"/>
          <w:highlight w:val="white"/>
        </w:rPr>
        <w:t>fldz</w:t>
      </w:r>
      <w:r w:rsidRPr="00903DBA">
        <w:rPr>
          <w:highlight w:val="white"/>
        </w:rPr>
        <w:t xml:space="preserve"> (float load zero) </w:t>
      </w:r>
      <w:r w:rsidRPr="00903DBA">
        <w:rPr>
          <w:rStyle w:val="KeyWord0"/>
          <w:highlight w:val="white"/>
        </w:rPr>
        <w:t>fld1</w:t>
      </w:r>
      <w:r w:rsidRPr="00903DBA">
        <w:rPr>
          <w:highlight w:val="white"/>
        </w:rPr>
        <w:t xml:space="preserve"> (float load one). </w:t>
      </w:r>
      <w:r w:rsidR="007F24CC" w:rsidRPr="00903DBA">
        <w:rPr>
          <w:highlight w:val="white"/>
        </w:rPr>
        <w:t>If the value is (integral or floating) zero</w:t>
      </w:r>
      <w:r w:rsidR="00805B78" w:rsidRPr="00903DBA">
        <w:rPr>
          <w:highlight w:val="white"/>
        </w:rPr>
        <w:t xml:space="preserve">, we use </w:t>
      </w:r>
      <w:r w:rsidRPr="00903DBA">
        <w:rPr>
          <w:rStyle w:val="KeyWord0"/>
          <w:highlight w:val="white"/>
        </w:rPr>
        <w:t>fldz</w:t>
      </w:r>
      <w:r w:rsidRPr="00903DBA">
        <w:rPr>
          <w:highlight w:val="white"/>
        </w:rPr>
        <w:t xml:space="preserve"> to </w:t>
      </w:r>
      <w:r w:rsidR="00805B78" w:rsidRPr="00903DBA">
        <w:rPr>
          <w:highlight w:val="white"/>
        </w:rPr>
        <w:t>load the value zero</w:t>
      </w:r>
      <w:r w:rsidRPr="00903DBA">
        <w:rPr>
          <w:highlight w:val="white"/>
        </w:rPr>
        <w:t xml:space="preserve">, and if the value is (integral or floating) one we use </w:t>
      </w:r>
      <w:r w:rsidRPr="00903DBA">
        <w:rPr>
          <w:rStyle w:val="KeyWord0"/>
          <w:highlight w:val="white"/>
        </w:rPr>
        <w:t>fld1</w:t>
      </w:r>
      <w:r w:rsidRPr="00903DBA">
        <w:rPr>
          <w:highlight w:val="white"/>
        </w:rPr>
        <w:t xml:space="preserve"> to load the value zero.</w:t>
      </w:r>
    </w:p>
    <w:p w14:paraId="69C57796" w14:textId="77777777" w:rsidR="00170065" w:rsidRPr="00903DBA" w:rsidRDefault="00170065" w:rsidP="00170065">
      <w:pPr>
        <w:pStyle w:val="Code"/>
        <w:rPr>
          <w:highlight w:val="white"/>
        </w:rPr>
      </w:pPr>
      <w:r w:rsidRPr="00903DBA">
        <w:rPr>
          <w:highlight w:val="white"/>
        </w:rPr>
        <w:t xml:space="preserve">      if (((symbol.Value is BigInteger) &amp;&amp;</w:t>
      </w:r>
    </w:p>
    <w:p w14:paraId="5789A50F" w14:textId="77777777" w:rsidR="00170065" w:rsidRPr="00903DBA" w:rsidRDefault="00170065" w:rsidP="00170065">
      <w:pPr>
        <w:pStyle w:val="Code"/>
        <w:rPr>
          <w:highlight w:val="white"/>
        </w:rPr>
      </w:pPr>
      <w:r w:rsidRPr="00903DBA">
        <w:rPr>
          <w:highlight w:val="white"/>
        </w:rPr>
        <w:t xml:space="preserve">          (((BigInteger) symbol.Value).IsZero)) ||</w:t>
      </w:r>
    </w:p>
    <w:p w14:paraId="568E1C0C" w14:textId="77777777" w:rsidR="00170065" w:rsidRPr="00903DBA" w:rsidRDefault="00170065" w:rsidP="00170065">
      <w:pPr>
        <w:pStyle w:val="Code"/>
        <w:rPr>
          <w:highlight w:val="white"/>
        </w:rPr>
      </w:pPr>
      <w:r w:rsidRPr="00903DBA">
        <w:rPr>
          <w:highlight w:val="white"/>
        </w:rPr>
        <w:t xml:space="preserve">          ((symbol.Value is decimal) &amp;&amp; (((decimal) symbol.Value) == 0))) {</w:t>
      </w:r>
    </w:p>
    <w:p w14:paraId="24D6CBE8" w14:textId="77777777" w:rsidR="00170065" w:rsidRPr="00903DBA" w:rsidRDefault="00170065" w:rsidP="00170065">
      <w:pPr>
        <w:pStyle w:val="Code"/>
        <w:rPr>
          <w:highlight w:val="white"/>
        </w:rPr>
      </w:pPr>
      <w:r w:rsidRPr="00903DBA">
        <w:rPr>
          <w:highlight w:val="white"/>
        </w:rPr>
        <w:t xml:space="preserve">        AddAssemblyCode(AssemblyOperator.fldz);</w:t>
      </w:r>
    </w:p>
    <w:p w14:paraId="5F594B10" w14:textId="77777777" w:rsidR="00170065" w:rsidRPr="00903DBA" w:rsidRDefault="00170065" w:rsidP="00170065">
      <w:pPr>
        <w:pStyle w:val="Code"/>
        <w:rPr>
          <w:highlight w:val="white"/>
        </w:rPr>
      </w:pPr>
      <w:r w:rsidRPr="00903DBA">
        <w:rPr>
          <w:highlight w:val="white"/>
        </w:rPr>
        <w:t xml:space="preserve">      }</w:t>
      </w:r>
    </w:p>
    <w:p w14:paraId="7FA17F19" w14:textId="77777777" w:rsidR="00170065" w:rsidRPr="00903DBA" w:rsidRDefault="00170065" w:rsidP="00170065">
      <w:pPr>
        <w:pStyle w:val="Code"/>
        <w:rPr>
          <w:highlight w:val="white"/>
        </w:rPr>
      </w:pPr>
      <w:r w:rsidRPr="00903DBA">
        <w:rPr>
          <w:highlight w:val="white"/>
        </w:rPr>
        <w:t xml:space="preserve">      else if (((symbol.Value is BigInteger) &amp;&amp;</w:t>
      </w:r>
    </w:p>
    <w:p w14:paraId="7195DD90" w14:textId="77777777" w:rsidR="00170065" w:rsidRPr="00903DBA" w:rsidRDefault="00170065" w:rsidP="00170065">
      <w:pPr>
        <w:pStyle w:val="Code"/>
        <w:rPr>
          <w:highlight w:val="white"/>
        </w:rPr>
      </w:pPr>
      <w:r w:rsidRPr="00903DBA">
        <w:rPr>
          <w:highlight w:val="white"/>
        </w:rPr>
        <w:t xml:space="preserve">                (((BigInteger) symbol.Value).IsOne)) ||</w:t>
      </w:r>
    </w:p>
    <w:p w14:paraId="1D61C457" w14:textId="77777777" w:rsidR="00170065" w:rsidRPr="00903DBA" w:rsidRDefault="00170065" w:rsidP="00170065">
      <w:pPr>
        <w:pStyle w:val="Code"/>
        <w:rPr>
          <w:highlight w:val="white"/>
        </w:rPr>
      </w:pPr>
      <w:r w:rsidRPr="00903DBA">
        <w:rPr>
          <w:highlight w:val="white"/>
        </w:rPr>
        <w:t xml:space="preserve">               ((symbol.Value is decimal) &amp;&amp;</w:t>
      </w:r>
    </w:p>
    <w:p w14:paraId="4AB60E27" w14:textId="77777777" w:rsidR="00170065" w:rsidRPr="00903DBA" w:rsidRDefault="00170065" w:rsidP="00170065">
      <w:pPr>
        <w:pStyle w:val="Code"/>
        <w:rPr>
          <w:highlight w:val="white"/>
        </w:rPr>
      </w:pPr>
      <w:r w:rsidRPr="00903DBA">
        <w:rPr>
          <w:highlight w:val="white"/>
        </w:rPr>
        <w:t xml:space="preserve">                (((decimal) symbol.Value) == 1))) {</w:t>
      </w:r>
    </w:p>
    <w:p w14:paraId="4549D21F" w14:textId="77777777" w:rsidR="00170065" w:rsidRPr="00903DBA" w:rsidRDefault="00170065" w:rsidP="00170065">
      <w:pPr>
        <w:pStyle w:val="Code"/>
        <w:rPr>
          <w:highlight w:val="white"/>
        </w:rPr>
      </w:pPr>
      <w:r w:rsidRPr="00903DBA">
        <w:rPr>
          <w:highlight w:val="white"/>
        </w:rPr>
        <w:t xml:space="preserve">        AddAssemblyCode(AssemblyOperator.fld1);</w:t>
      </w:r>
    </w:p>
    <w:p w14:paraId="3C0ED4F1" w14:textId="77777777" w:rsidR="00170065" w:rsidRPr="00903DBA" w:rsidRDefault="00170065" w:rsidP="00170065">
      <w:pPr>
        <w:pStyle w:val="Code"/>
        <w:rPr>
          <w:highlight w:val="white"/>
        </w:rPr>
      </w:pPr>
      <w:r w:rsidRPr="00903DBA">
        <w:rPr>
          <w:highlight w:val="white"/>
        </w:rPr>
        <w:t xml:space="preserve">      }</w:t>
      </w:r>
    </w:p>
    <w:p w14:paraId="61D18CD7" w14:textId="19D34CAF" w:rsidR="004224B0" w:rsidRPr="00903DBA" w:rsidRDefault="00857422" w:rsidP="00C2308A">
      <w:pPr>
        <w:rPr>
          <w:highlight w:val="white"/>
        </w:rPr>
      </w:pPr>
      <w:r w:rsidRPr="00903DBA">
        <w:rPr>
          <w:highlight w:val="white"/>
        </w:rPr>
        <w:t xml:space="preserve">For any other </w:t>
      </w:r>
      <w:r w:rsidR="00C2308A" w:rsidRPr="00903DBA">
        <w:rPr>
          <w:highlight w:val="white"/>
        </w:rPr>
        <w:t xml:space="preserve">integral or floating value, </w:t>
      </w:r>
      <w:r w:rsidRPr="00903DBA">
        <w:rPr>
          <w:highlight w:val="white"/>
        </w:rPr>
        <w:t>we cannot load it directly. Instead, we need store the value on a memory address and load the value from the address</w:t>
      </w:r>
      <w:r w:rsidR="00997ACE" w:rsidRPr="00903DBA">
        <w:rPr>
          <w:highlight w:val="white"/>
        </w:rPr>
        <w:t>.</w:t>
      </w:r>
      <w:r w:rsidR="005C0B13" w:rsidRPr="00903DBA">
        <w:rPr>
          <w:highlight w:val="white"/>
        </w:rPr>
        <w:t xml:space="preserve"> </w:t>
      </w:r>
      <w:r w:rsidR="00B94488" w:rsidRPr="00903DBA">
        <w:rPr>
          <w:highlight w:val="white"/>
        </w:rPr>
        <w:t xml:space="preserve">We add the symbol to </w:t>
      </w:r>
      <w:r w:rsidR="005C0B13" w:rsidRPr="00903DBA">
        <w:rPr>
          <w:highlight w:val="white"/>
        </w:rPr>
        <w:t>the global static set</w:t>
      </w:r>
      <w:r w:rsidR="00B94488" w:rsidRPr="00903DBA">
        <w:rPr>
          <w:highlight w:val="white"/>
        </w:rPr>
        <w:t xml:space="preserve"> for the linker to be able to find the value, and we add the push operation with the name of symbol, which will be changed to a proper address by the linker.</w:t>
      </w:r>
    </w:p>
    <w:p w14:paraId="2A1D2BAB" w14:textId="2ED8646B" w:rsidR="008F2D38" w:rsidRPr="00903DBA" w:rsidRDefault="008F2D38" w:rsidP="008F2D38">
      <w:pPr>
        <w:pStyle w:val="Code"/>
        <w:rPr>
          <w:highlight w:val="white"/>
        </w:rPr>
      </w:pPr>
      <w:r w:rsidRPr="00903DBA">
        <w:rPr>
          <w:highlight w:val="white"/>
        </w:rPr>
        <w:t xml:space="preserve">      else {</w:t>
      </w:r>
    </w:p>
    <w:p w14:paraId="5705FC7F" w14:textId="77777777" w:rsidR="002214C9" w:rsidRPr="00903DBA" w:rsidRDefault="002214C9" w:rsidP="008F2D38">
      <w:pPr>
        <w:pStyle w:val="Code"/>
        <w:rPr>
          <w:highlight w:val="white"/>
        </w:rPr>
      </w:pPr>
      <w:r w:rsidRPr="00903DBA">
        <w:rPr>
          <w:highlight w:val="white"/>
        </w:rPr>
        <w:t xml:space="preserve">        Pair&lt;bool,int&gt; pair =</w:t>
      </w:r>
    </w:p>
    <w:p w14:paraId="3E912A92" w14:textId="261A8568" w:rsidR="002214C9" w:rsidRPr="00903DBA" w:rsidRDefault="002214C9" w:rsidP="008F2D38">
      <w:pPr>
        <w:pStyle w:val="Code"/>
        <w:rPr>
          <w:highlight w:val="white"/>
        </w:rPr>
      </w:pPr>
      <w:r w:rsidRPr="00903DBA">
        <w:rPr>
          <w:highlight w:val="white"/>
        </w:rPr>
        <w:t xml:space="preserve">          new Pair</w:t>
      </w:r>
      <w:r w:rsidR="00F81FD1" w:rsidRPr="00903DBA">
        <w:rPr>
          <w:highlight w:val="white"/>
        </w:rPr>
        <w:t>&lt;bool,int&gt;</w:t>
      </w:r>
      <w:r w:rsidRPr="00903DBA">
        <w:rPr>
          <w:highlight w:val="white"/>
        </w:rPr>
        <w:t>(symbol.</w:t>
      </w:r>
      <w:r w:rsidR="00F81FD1" w:rsidRPr="00903DBA">
        <w:rPr>
          <w:highlight w:val="white"/>
        </w:rPr>
        <w:t>T</w:t>
      </w:r>
      <w:r w:rsidRPr="00903DBA">
        <w:rPr>
          <w:highlight w:val="white"/>
        </w:rPr>
        <w:t>ype.Is</w:t>
      </w:r>
      <w:r w:rsidR="00620A87" w:rsidRPr="00903DBA">
        <w:rPr>
          <w:highlight w:val="white"/>
        </w:rPr>
        <w:t>Floating</w:t>
      </w:r>
      <w:r w:rsidRPr="00903DBA">
        <w:rPr>
          <w:highlight w:val="white"/>
        </w:rPr>
        <w:t>(), symbol.Type.Size());</w:t>
      </w:r>
    </w:p>
    <w:p w14:paraId="1236FA37" w14:textId="3F42AB83" w:rsidR="008F2D38" w:rsidRPr="00903DBA" w:rsidRDefault="008F2D38" w:rsidP="008F2D38">
      <w:pPr>
        <w:pStyle w:val="Code"/>
        <w:rPr>
          <w:highlight w:val="white"/>
        </w:rPr>
      </w:pPr>
      <w:r w:rsidRPr="00903DBA">
        <w:rPr>
          <w:highlight w:val="white"/>
        </w:rPr>
        <w:t xml:space="preserve">        AssemblyOperator objectOperator</w:t>
      </w:r>
      <w:r w:rsidR="00040B8D" w:rsidRPr="00903DBA">
        <w:rPr>
          <w:highlight w:val="white"/>
        </w:rPr>
        <w:t xml:space="preserve"> </w:t>
      </w:r>
      <w:r w:rsidRPr="00903DBA">
        <w:rPr>
          <w:highlight w:val="white"/>
        </w:rPr>
        <w:t>=</w:t>
      </w:r>
      <w:r w:rsidR="002214C9" w:rsidRPr="00903DBA">
        <w:rPr>
          <w:highlight w:val="white"/>
        </w:rPr>
        <w:t xml:space="preserve"> </w:t>
      </w:r>
      <w:r w:rsidRPr="00903DBA">
        <w:rPr>
          <w:highlight w:val="white"/>
        </w:rPr>
        <w:t>m_</w:t>
      </w:r>
      <w:r w:rsidR="00040B8D" w:rsidRPr="00903DBA">
        <w:rPr>
          <w:highlight w:val="white"/>
        </w:rPr>
        <w:t>floatPush</w:t>
      </w:r>
      <w:r w:rsidRPr="00903DBA">
        <w:rPr>
          <w:highlight w:val="white"/>
        </w:rPr>
        <w:t>Map[</w:t>
      </w:r>
      <w:r w:rsidR="002214C9" w:rsidRPr="00903DBA">
        <w:rPr>
          <w:highlight w:val="white"/>
        </w:rPr>
        <w:t>pair</w:t>
      </w:r>
      <w:r w:rsidRPr="00903DBA">
        <w:rPr>
          <w:highlight w:val="white"/>
        </w:rPr>
        <w:t>];</w:t>
      </w:r>
    </w:p>
    <w:p w14:paraId="1F3D40C9" w14:textId="77777777" w:rsidR="002214C9" w:rsidRPr="00903DBA" w:rsidRDefault="002214C9" w:rsidP="008F2D38">
      <w:pPr>
        <w:pStyle w:val="Code"/>
        <w:rPr>
          <w:highlight w:val="white"/>
        </w:rPr>
      </w:pPr>
    </w:p>
    <w:p w14:paraId="5E79774D" w14:textId="1A71EA7B" w:rsidR="008F2D38" w:rsidRPr="00903DBA" w:rsidRDefault="008F2D38" w:rsidP="008F2D38">
      <w:pPr>
        <w:pStyle w:val="Code"/>
        <w:rPr>
          <w:highlight w:val="white"/>
        </w:rPr>
      </w:pPr>
      <w:r w:rsidRPr="00903DBA">
        <w:rPr>
          <w:highlight w:val="white"/>
        </w:rPr>
        <w:t xml:space="preserve">        if ((symbol.Value is BigInteger) || (symbol.Value is decimal)) {</w:t>
      </w:r>
    </w:p>
    <w:p w14:paraId="74E2A27B" w14:textId="2517FF7E" w:rsidR="008F2D38" w:rsidRPr="00903DBA" w:rsidRDefault="008F2D38" w:rsidP="008F2D38">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Add(ConstantExpression.Value(symbol));</w:t>
      </w:r>
    </w:p>
    <w:p w14:paraId="35803CE6" w14:textId="77777777" w:rsidR="008F2D38" w:rsidRPr="00903DBA" w:rsidRDefault="008F2D38" w:rsidP="008F2D38">
      <w:pPr>
        <w:pStyle w:val="Code"/>
        <w:rPr>
          <w:highlight w:val="white"/>
        </w:rPr>
      </w:pPr>
      <w:r w:rsidRPr="00903DBA">
        <w:rPr>
          <w:highlight w:val="white"/>
        </w:rPr>
        <w:t xml:space="preserve">          AddAssemblyCode(objectOperator, symbol.UniqueName, 0);</w:t>
      </w:r>
    </w:p>
    <w:p w14:paraId="13AD12E8" w14:textId="77777777" w:rsidR="008F2D38" w:rsidRPr="00903DBA" w:rsidRDefault="008F2D38" w:rsidP="008F2D38">
      <w:pPr>
        <w:pStyle w:val="Code"/>
        <w:rPr>
          <w:highlight w:val="white"/>
        </w:rPr>
      </w:pPr>
      <w:r w:rsidRPr="00903DBA">
        <w:rPr>
          <w:highlight w:val="white"/>
        </w:rPr>
        <w:t xml:space="preserve">        }</w:t>
      </w:r>
    </w:p>
    <w:p w14:paraId="46BD902A" w14:textId="3AA46538" w:rsidR="00B94488" w:rsidRPr="00903DBA" w:rsidRDefault="00F36984" w:rsidP="000434DF">
      <w:pPr>
        <w:rPr>
          <w:highlight w:val="white"/>
        </w:rPr>
      </w:pPr>
      <w:r w:rsidRPr="00903DBA">
        <w:rPr>
          <w:highlight w:val="white"/>
        </w:rPr>
        <w:t>If the symbol does not hold an integral or a floating</w:t>
      </w:r>
      <w:r w:rsidR="000434DF" w:rsidRPr="00903DBA">
        <w:rPr>
          <w:highlight w:val="white"/>
        </w:rPr>
        <w:t xml:space="preserve"> value, w</w:t>
      </w:r>
      <w:r w:rsidRPr="00903DBA">
        <w:rPr>
          <w:highlight w:val="white"/>
        </w:rPr>
        <w:t xml:space="preserve">e check if the value is </w:t>
      </w:r>
      <w:r w:rsidR="000434DF" w:rsidRPr="00903DBA">
        <w:rPr>
          <w:highlight w:val="white"/>
        </w:rPr>
        <w:t xml:space="preserve">stored in a register. In that case </w:t>
      </w:r>
      <w:r w:rsidR="00B944D7" w:rsidRPr="00903DBA">
        <w:rPr>
          <w:highlight w:val="white"/>
        </w:rPr>
        <w:t xml:space="preserve">we cannot store the register directly, but </w:t>
      </w:r>
      <w:r w:rsidR="00016D46" w:rsidRPr="00903DBA">
        <w:rPr>
          <w:highlight w:val="white"/>
        </w:rPr>
        <w:t>like</w:t>
      </w:r>
      <w:r w:rsidR="00B944D7" w:rsidRPr="00903DBA">
        <w:rPr>
          <w:highlight w:val="white"/>
        </w:rPr>
        <w:t xml:space="preserve"> the value case above we need to store the value </w:t>
      </w:r>
      <w:r w:rsidR="00AE72AA" w:rsidRPr="00903DBA">
        <w:rPr>
          <w:highlight w:val="white"/>
        </w:rPr>
        <w:t>at</w:t>
      </w:r>
      <w:r w:rsidR="00B944D7" w:rsidRPr="00903DBA">
        <w:rPr>
          <w:highlight w:val="white"/>
        </w:rPr>
        <w:t xml:space="preserve"> </w:t>
      </w:r>
      <w:r w:rsidR="00AE72AA" w:rsidRPr="00903DBA">
        <w:rPr>
          <w:highlight w:val="white"/>
        </w:rPr>
        <w:t xml:space="preserve">the memory address. </w:t>
      </w:r>
      <w:r w:rsidR="00810BCB" w:rsidRPr="00903DBA">
        <w:rPr>
          <w:highlight w:val="white"/>
        </w:rPr>
        <w:t>We use the special integral storage to load the value.</w:t>
      </w:r>
    </w:p>
    <w:p w14:paraId="3E119497" w14:textId="77777777" w:rsidR="008F2D38" w:rsidRPr="00903DBA" w:rsidRDefault="008F2D38" w:rsidP="008F2D38">
      <w:pPr>
        <w:pStyle w:val="Code"/>
        <w:rPr>
          <w:highlight w:val="white"/>
        </w:rPr>
      </w:pPr>
      <w:r w:rsidRPr="00903DBA">
        <w:rPr>
          <w:highlight w:val="white"/>
        </w:rPr>
        <w:t xml:space="preserve">        else if (m_trackMap.TryGetValue(symbol, out track)) {</w:t>
      </w:r>
    </w:p>
    <w:p w14:paraId="437E3853" w14:textId="77777777" w:rsidR="008F2D38" w:rsidRPr="00903DBA" w:rsidRDefault="008F2D38" w:rsidP="008F2D38">
      <w:pPr>
        <w:pStyle w:val="Code"/>
        <w:rPr>
          <w:highlight w:val="white"/>
        </w:rPr>
      </w:pPr>
      <w:r w:rsidRPr="00903DBA">
        <w:rPr>
          <w:highlight w:val="white"/>
        </w:rPr>
        <w:t xml:space="preserve">          m_trackMap.Remove(symbol);</w:t>
      </w:r>
    </w:p>
    <w:p w14:paraId="5C43AF54" w14:textId="77777777" w:rsidR="008F2D38" w:rsidRPr="00903DBA" w:rsidRDefault="008F2D38" w:rsidP="008F2D38">
      <w:pPr>
        <w:pStyle w:val="Code"/>
        <w:rPr>
          <w:highlight w:val="white"/>
        </w:rPr>
      </w:pPr>
      <w:r w:rsidRPr="00903DBA">
        <w:rPr>
          <w:highlight w:val="white"/>
        </w:rPr>
        <w:t xml:space="preserve">          string containerName = AddStaticContainer(symbol.Type);</w:t>
      </w:r>
    </w:p>
    <w:p w14:paraId="2BAA07ED" w14:textId="77777777" w:rsidR="008F2D38" w:rsidRPr="00903DBA" w:rsidRDefault="008F2D38" w:rsidP="008F2D38">
      <w:pPr>
        <w:pStyle w:val="Code"/>
        <w:rPr>
          <w:highlight w:val="white"/>
        </w:rPr>
      </w:pPr>
      <w:r w:rsidRPr="00903DBA">
        <w:rPr>
          <w:highlight w:val="white"/>
        </w:rPr>
        <w:t xml:space="preserve">          AddAssemblyCode(AssemblyOperator.mov, containerName, 0, track);</w:t>
      </w:r>
    </w:p>
    <w:p w14:paraId="34FEE3D8" w14:textId="77777777" w:rsidR="008F2D38" w:rsidRPr="00903DBA" w:rsidRDefault="008F2D38" w:rsidP="008F2D38">
      <w:pPr>
        <w:pStyle w:val="Code"/>
        <w:rPr>
          <w:highlight w:val="white"/>
        </w:rPr>
      </w:pPr>
      <w:r w:rsidRPr="00903DBA">
        <w:rPr>
          <w:highlight w:val="white"/>
        </w:rPr>
        <w:t xml:space="preserve">          AddAssemblyCode(objectOperator, containerName, 0);</w:t>
      </w:r>
    </w:p>
    <w:p w14:paraId="317799A8" w14:textId="77777777" w:rsidR="008F2D38" w:rsidRPr="00903DBA" w:rsidRDefault="008F2D38" w:rsidP="008F2D38">
      <w:pPr>
        <w:pStyle w:val="Code"/>
        <w:rPr>
          <w:highlight w:val="white"/>
        </w:rPr>
      </w:pPr>
      <w:r w:rsidRPr="00903DBA">
        <w:rPr>
          <w:highlight w:val="white"/>
        </w:rPr>
        <w:t xml:space="preserve">        }</w:t>
      </w:r>
    </w:p>
    <w:p w14:paraId="760FC824" w14:textId="5E1A4D22" w:rsidR="00611BEB" w:rsidRPr="00903DBA" w:rsidRDefault="00611BEB" w:rsidP="00611BEB">
      <w:pPr>
        <w:rPr>
          <w:highlight w:val="white"/>
        </w:rPr>
      </w:pPr>
      <w:r w:rsidRPr="00903DBA">
        <w:rPr>
          <w:highlight w:val="white"/>
        </w:rPr>
        <w:t xml:space="preserve">If the symbol is an array, function, or string, </w:t>
      </w:r>
      <w:r w:rsidR="00137398" w:rsidRPr="00903DBA">
        <w:rPr>
          <w:highlight w:val="white"/>
        </w:rPr>
        <w:t>we also use the integral storage name to store the value. However, in this case will shall load the address of the symbol, rather than its value.</w:t>
      </w:r>
      <w:r w:rsidR="00191962" w:rsidRPr="00903DBA">
        <w:rPr>
          <w:highlight w:val="white"/>
        </w:rPr>
        <w:t xml:space="preserve"> We start by </w:t>
      </w:r>
      <w:r w:rsidR="00631791" w:rsidRPr="00903DBA">
        <w:rPr>
          <w:highlight w:val="white"/>
        </w:rPr>
        <w:t>loading the base address of the symbol to the integral storage. Then we add its offset, unless it is zero.</w:t>
      </w:r>
    </w:p>
    <w:p w14:paraId="02B577E6" w14:textId="77777777" w:rsidR="008F2D38" w:rsidRPr="00903DBA" w:rsidRDefault="008F2D38" w:rsidP="008F2D38">
      <w:pPr>
        <w:pStyle w:val="Code"/>
        <w:rPr>
          <w:highlight w:val="white"/>
        </w:rPr>
      </w:pPr>
      <w:r w:rsidRPr="00903DBA">
        <w:rPr>
          <w:highlight w:val="white"/>
        </w:rPr>
        <w:t xml:space="preserve">        else if (symbol.Type.IsArrayFunctionOrString()) {</w:t>
      </w:r>
    </w:p>
    <w:p w14:paraId="06C5729F" w14:textId="77777777" w:rsidR="008F2D38" w:rsidRPr="00903DBA" w:rsidRDefault="008F2D38" w:rsidP="008F2D38">
      <w:pPr>
        <w:pStyle w:val="Code"/>
        <w:rPr>
          <w:highlight w:val="white"/>
        </w:rPr>
      </w:pPr>
      <w:r w:rsidRPr="00903DBA">
        <w:rPr>
          <w:highlight w:val="white"/>
        </w:rPr>
        <w:t xml:space="preserve">          string containerName = AddStaticContainer(symbol.Type);</w:t>
      </w:r>
    </w:p>
    <w:p w14:paraId="5FCAFCDA" w14:textId="77777777" w:rsidR="008F2D38" w:rsidRPr="00903DBA" w:rsidRDefault="008F2D38" w:rsidP="008F2D38">
      <w:pPr>
        <w:pStyle w:val="Code"/>
        <w:rPr>
          <w:highlight w:val="white"/>
        </w:rPr>
      </w:pPr>
      <w:r w:rsidRPr="00903DBA">
        <w:rPr>
          <w:highlight w:val="white"/>
        </w:rPr>
        <w:t xml:space="preserve">          AddAssemblyCode(AssemblyOperator.mov, containerName, 0,</w:t>
      </w:r>
    </w:p>
    <w:p w14:paraId="095325C9" w14:textId="77777777" w:rsidR="008F2D38" w:rsidRPr="00903DBA" w:rsidRDefault="008F2D38" w:rsidP="008F2D38">
      <w:pPr>
        <w:pStyle w:val="Code"/>
        <w:rPr>
          <w:highlight w:val="white"/>
        </w:rPr>
      </w:pPr>
      <w:r w:rsidRPr="00903DBA">
        <w:rPr>
          <w:highlight w:val="white"/>
        </w:rPr>
        <w:t xml:space="preserve">                          Base(symbol), TypeSize.PointerSize);</w:t>
      </w:r>
    </w:p>
    <w:p w14:paraId="55DD381B" w14:textId="77777777" w:rsidR="008F2D38" w:rsidRPr="00903DBA" w:rsidRDefault="008F2D38" w:rsidP="008F2D38">
      <w:pPr>
        <w:pStyle w:val="Code"/>
        <w:rPr>
          <w:highlight w:val="white"/>
        </w:rPr>
      </w:pPr>
    </w:p>
    <w:p w14:paraId="22BE4478" w14:textId="77777777" w:rsidR="008F2D38" w:rsidRPr="00903DBA" w:rsidRDefault="008F2D38" w:rsidP="008F2D38">
      <w:pPr>
        <w:pStyle w:val="Code"/>
        <w:rPr>
          <w:highlight w:val="white"/>
        </w:rPr>
      </w:pPr>
      <w:r w:rsidRPr="00903DBA">
        <w:rPr>
          <w:highlight w:val="white"/>
        </w:rPr>
        <w:t xml:space="preserve">          int offset = Offset(symbol);</w:t>
      </w:r>
    </w:p>
    <w:p w14:paraId="78556F34" w14:textId="77777777" w:rsidR="008F2D38" w:rsidRPr="00903DBA" w:rsidRDefault="008F2D38" w:rsidP="008F2D38">
      <w:pPr>
        <w:pStyle w:val="Code"/>
        <w:rPr>
          <w:highlight w:val="white"/>
        </w:rPr>
      </w:pPr>
      <w:r w:rsidRPr="00903DBA">
        <w:rPr>
          <w:highlight w:val="white"/>
        </w:rPr>
        <w:t xml:space="preserve">          if (offset != 0) {</w:t>
      </w:r>
    </w:p>
    <w:p w14:paraId="00982644" w14:textId="77777777" w:rsidR="008F2D38" w:rsidRPr="00903DBA" w:rsidRDefault="008F2D38" w:rsidP="008F2D38">
      <w:pPr>
        <w:pStyle w:val="Code"/>
        <w:rPr>
          <w:highlight w:val="white"/>
        </w:rPr>
      </w:pPr>
      <w:r w:rsidRPr="00903DBA">
        <w:rPr>
          <w:highlight w:val="white"/>
        </w:rPr>
        <w:t xml:space="preserve">            AddAssemblyCode(AssemblyOperator.add, containerName, 0,</w:t>
      </w:r>
    </w:p>
    <w:p w14:paraId="6800A24B" w14:textId="77777777" w:rsidR="008F2D38" w:rsidRPr="00903DBA" w:rsidRDefault="008F2D38" w:rsidP="008F2D38">
      <w:pPr>
        <w:pStyle w:val="Code"/>
        <w:rPr>
          <w:highlight w:val="white"/>
        </w:rPr>
      </w:pPr>
      <w:r w:rsidRPr="00903DBA">
        <w:rPr>
          <w:highlight w:val="white"/>
        </w:rPr>
        <w:t xml:space="preserve">                            (BigInteger) offset, TypeSize.PointerSize);</w:t>
      </w:r>
    </w:p>
    <w:p w14:paraId="7B5EFBCC" w14:textId="77777777" w:rsidR="008F2D38" w:rsidRPr="00903DBA" w:rsidRDefault="008F2D38" w:rsidP="008F2D38">
      <w:pPr>
        <w:pStyle w:val="Code"/>
        <w:rPr>
          <w:highlight w:val="white"/>
        </w:rPr>
      </w:pPr>
      <w:r w:rsidRPr="00903DBA">
        <w:rPr>
          <w:highlight w:val="white"/>
        </w:rPr>
        <w:lastRenderedPageBreak/>
        <w:t xml:space="preserve">          }</w:t>
      </w:r>
    </w:p>
    <w:p w14:paraId="05EEC3A3" w14:textId="77777777" w:rsidR="008F2D38" w:rsidRPr="00903DBA" w:rsidRDefault="008F2D38" w:rsidP="008F2D38">
      <w:pPr>
        <w:pStyle w:val="Code"/>
        <w:rPr>
          <w:highlight w:val="white"/>
        </w:rPr>
      </w:pPr>
    </w:p>
    <w:p w14:paraId="33D407E0" w14:textId="77777777" w:rsidR="008F2D38" w:rsidRPr="00903DBA" w:rsidRDefault="008F2D38" w:rsidP="008F2D38">
      <w:pPr>
        <w:pStyle w:val="Code"/>
        <w:rPr>
          <w:highlight w:val="white"/>
        </w:rPr>
      </w:pPr>
      <w:r w:rsidRPr="00903DBA">
        <w:rPr>
          <w:highlight w:val="white"/>
        </w:rPr>
        <w:t xml:space="preserve">          AddAssemblyCode(objectOperator, containerName, 0);</w:t>
      </w:r>
    </w:p>
    <w:p w14:paraId="683EF709" w14:textId="77777777" w:rsidR="008F2D38" w:rsidRPr="00903DBA" w:rsidRDefault="008F2D38" w:rsidP="008F2D38">
      <w:pPr>
        <w:pStyle w:val="Code"/>
        <w:rPr>
          <w:highlight w:val="white"/>
        </w:rPr>
      </w:pPr>
      <w:r w:rsidRPr="00903DBA">
        <w:rPr>
          <w:highlight w:val="white"/>
        </w:rPr>
        <w:t xml:space="preserve">        }</w:t>
      </w:r>
    </w:p>
    <w:p w14:paraId="452BB170" w14:textId="6DE2EDC5" w:rsidR="00B5274B" w:rsidRPr="00903DBA" w:rsidRDefault="00B5274B" w:rsidP="00575159">
      <w:pPr>
        <w:rPr>
          <w:highlight w:val="white"/>
        </w:rPr>
      </w:pPr>
      <w:r w:rsidRPr="00903DBA">
        <w:rPr>
          <w:highlight w:val="white"/>
        </w:rPr>
        <w:t>If non</w:t>
      </w:r>
      <w:r w:rsidR="00B45BF1" w:rsidRPr="00903DBA">
        <w:rPr>
          <w:highlight w:val="white"/>
        </w:rPr>
        <w:t>e</w:t>
      </w:r>
      <w:r w:rsidRPr="00903DBA">
        <w:rPr>
          <w:highlight w:val="white"/>
        </w:rPr>
        <w:t xml:space="preserve"> of the above </w:t>
      </w:r>
      <w:r w:rsidR="00575159" w:rsidRPr="00903DBA">
        <w:rPr>
          <w:highlight w:val="white"/>
        </w:rPr>
        <w:t>apply, we perform the operation on the address of the symbol.</w:t>
      </w:r>
    </w:p>
    <w:p w14:paraId="6B7EE4CA" w14:textId="77777777" w:rsidR="008F2D38" w:rsidRPr="00903DBA" w:rsidRDefault="008F2D38" w:rsidP="008F2D38">
      <w:pPr>
        <w:pStyle w:val="Code"/>
        <w:rPr>
          <w:highlight w:val="white"/>
        </w:rPr>
      </w:pPr>
      <w:r w:rsidRPr="00903DBA">
        <w:rPr>
          <w:highlight w:val="white"/>
        </w:rPr>
        <w:t xml:space="preserve">        else {</w:t>
      </w:r>
    </w:p>
    <w:p w14:paraId="7E1BFEE8" w14:textId="77777777" w:rsidR="008F2D38" w:rsidRPr="00903DBA" w:rsidRDefault="008F2D38" w:rsidP="008F2D38">
      <w:pPr>
        <w:pStyle w:val="Code"/>
        <w:rPr>
          <w:highlight w:val="white"/>
        </w:rPr>
      </w:pPr>
      <w:r w:rsidRPr="00903DBA">
        <w:rPr>
          <w:highlight w:val="white"/>
        </w:rPr>
        <w:t xml:space="preserve">          AddAssemblyCode(objectOperator, Base(symbol), Offset(symbol));</w:t>
      </w:r>
    </w:p>
    <w:p w14:paraId="130F0F48" w14:textId="77777777" w:rsidR="008F2D38" w:rsidRPr="00903DBA" w:rsidRDefault="008F2D38" w:rsidP="008F2D38">
      <w:pPr>
        <w:pStyle w:val="Code"/>
        <w:rPr>
          <w:highlight w:val="white"/>
        </w:rPr>
      </w:pPr>
      <w:r w:rsidRPr="00903DBA">
        <w:rPr>
          <w:highlight w:val="white"/>
        </w:rPr>
        <w:t xml:space="preserve">        }</w:t>
      </w:r>
    </w:p>
    <w:p w14:paraId="43CA0084" w14:textId="77777777" w:rsidR="008F2D38" w:rsidRPr="00903DBA" w:rsidRDefault="008F2D38" w:rsidP="008F2D38">
      <w:pPr>
        <w:pStyle w:val="Code"/>
        <w:rPr>
          <w:highlight w:val="white"/>
        </w:rPr>
      </w:pPr>
      <w:r w:rsidRPr="00903DBA">
        <w:rPr>
          <w:highlight w:val="white"/>
        </w:rPr>
        <w:t xml:space="preserve">      }</w:t>
      </w:r>
    </w:p>
    <w:p w14:paraId="3782AD1B" w14:textId="77777777" w:rsidR="008F2D38" w:rsidRPr="00903DBA" w:rsidRDefault="008F2D38" w:rsidP="008F2D38">
      <w:pPr>
        <w:pStyle w:val="Code"/>
        <w:rPr>
          <w:highlight w:val="white"/>
        </w:rPr>
      </w:pPr>
      <w:r w:rsidRPr="00903DBA">
        <w:rPr>
          <w:highlight w:val="white"/>
        </w:rPr>
        <w:t xml:space="preserve">    }</w:t>
      </w:r>
    </w:p>
    <w:p w14:paraId="10D21B26" w14:textId="77777777" w:rsidR="008F2D38" w:rsidRPr="00903DBA" w:rsidRDefault="008F2D38" w:rsidP="008F2D38">
      <w:pPr>
        <w:pStyle w:val="Code"/>
        <w:rPr>
          <w:highlight w:val="white"/>
        </w:rPr>
      </w:pPr>
    </w:p>
    <w:p w14:paraId="2E59EE62" w14:textId="4A754B2F" w:rsidR="00F024B0" w:rsidRPr="00903DBA" w:rsidRDefault="00F024B0" w:rsidP="00F024B0">
      <w:pPr>
        <w:pStyle w:val="Code"/>
        <w:rPr>
          <w:highlight w:val="white"/>
        </w:rPr>
      </w:pPr>
      <w:r w:rsidRPr="00903DBA">
        <w:rPr>
          <w:highlight w:val="white"/>
        </w:rPr>
        <w:t xml:space="preserve">    private static string AddStaticContainer(Type type) {</w:t>
      </w:r>
    </w:p>
    <w:p w14:paraId="4D04412E" w14:textId="77777777" w:rsidR="00F8692E" w:rsidRPr="00903DBA" w:rsidRDefault="00F024B0" w:rsidP="00F024B0">
      <w:pPr>
        <w:pStyle w:val="Code"/>
        <w:rPr>
          <w:highlight w:val="white"/>
        </w:rPr>
      </w:pPr>
      <w:r w:rsidRPr="00903DBA">
        <w:rPr>
          <w:highlight w:val="white"/>
        </w:rPr>
        <w:t xml:space="preserve">      string containerName = "container" + type.Size() +</w:t>
      </w:r>
    </w:p>
    <w:p w14:paraId="4B1B0236" w14:textId="6714C50F" w:rsidR="00F024B0" w:rsidRPr="00903DBA" w:rsidRDefault="00F8692E" w:rsidP="00F024B0">
      <w:pPr>
        <w:pStyle w:val="Code"/>
        <w:rPr>
          <w:highlight w:val="white"/>
        </w:rPr>
      </w:pPr>
      <w:r w:rsidRPr="00903DBA">
        <w:rPr>
          <w:highlight w:val="white"/>
        </w:rPr>
        <w:t xml:space="preserve">                            </w:t>
      </w:r>
      <w:r w:rsidR="00F024B0" w:rsidRPr="00903DBA">
        <w:rPr>
          <w:highlight w:val="white"/>
        </w:rPr>
        <w:t xml:space="preserve"> "bytes" + Symbol.NumberId;</w:t>
      </w:r>
    </w:p>
    <w:p w14:paraId="6D996416" w14:textId="40DB5D7D" w:rsidR="00F8692E" w:rsidRPr="00903DBA" w:rsidRDefault="00F024B0" w:rsidP="00F024B0">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Add(ConstantExpression.Value(containerName,</w:t>
      </w:r>
    </w:p>
    <w:p w14:paraId="6630BEF0" w14:textId="6BBE8893" w:rsidR="00F024B0" w:rsidRPr="00903DBA" w:rsidRDefault="00F8692E" w:rsidP="00F024B0">
      <w:pPr>
        <w:pStyle w:val="Code"/>
        <w:rPr>
          <w:highlight w:val="white"/>
        </w:rPr>
      </w:pPr>
      <w:r w:rsidRPr="00903DBA">
        <w:rPr>
          <w:highlight w:val="white"/>
        </w:rPr>
        <w:t xml:space="preserve">                                                        </w:t>
      </w:r>
      <w:r w:rsidR="00F024B0" w:rsidRPr="00903DBA">
        <w:rPr>
          <w:highlight w:val="white"/>
        </w:rPr>
        <w:t xml:space="preserve"> type, null));</w:t>
      </w:r>
    </w:p>
    <w:p w14:paraId="7719D78C" w14:textId="77777777" w:rsidR="00F024B0" w:rsidRPr="00903DBA" w:rsidRDefault="00F024B0" w:rsidP="00F024B0">
      <w:pPr>
        <w:pStyle w:val="Code"/>
        <w:rPr>
          <w:highlight w:val="white"/>
        </w:rPr>
      </w:pPr>
      <w:r w:rsidRPr="00903DBA">
        <w:rPr>
          <w:highlight w:val="white"/>
        </w:rPr>
        <w:t xml:space="preserve">      return containerName;</w:t>
      </w:r>
    </w:p>
    <w:p w14:paraId="356F184F" w14:textId="77777777" w:rsidR="00F024B0" w:rsidRPr="00903DBA" w:rsidRDefault="00F024B0" w:rsidP="00F024B0">
      <w:pPr>
        <w:pStyle w:val="Code"/>
        <w:rPr>
          <w:highlight w:val="white"/>
        </w:rPr>
      </w:pPr>
      <w:r w:rsidRPr="00903DBA">
        <w:rPr>
          <w:highlight w:val="white"/>
        </w:rPr>
        <w:t xml:space="preserve">    }</w:t>
      </w:r>
    </w:p>
    <w:p w14:paraId="5CC85F9D" w14:textId="47EE50F2" w:rsidR="006F3439" w:rsidRPr="00903DBA" w:rsidRDefault="00546C2B" w:rsidP="002E44D3">
      <w:pPr>
        <w:rPr>
          <w:highlight w:val="white"/>
        </w:rPr>
      </w:pPr>
      <w:r w:rsidRPr="00903DBA">
        <w:rPr>
          <w:highlight w:val="white"/>
        </w:rPr>
        <w:t xml:space="preserve">When </w:t>
      </w:r>
      <w:r w:rsidR="002E44D3" w:rsidRPr="00903DBA">
        <w:rPr>
          <w:highlight w:val="white"/>
        </w:rPr>
        <w:t xml:space="preserve">popping or topping a value from the floating-point stack, we also need </w:t>
      </w:r>
      <w:r w:rsidR="006F3439" w:rsidRPr="00903DBA">
        <w:rPr>
          <w:highlight w:val="white"/>
        </w:rPr>
        <w:t>the</w:t>
      </w:r>
      <w:r w:rsidR="002A382D" w:rsidRPr="00903DBA">
        <w:rPr>
          <w:highlight w:val="white"/>
        </w:rPr>
        <w:t xml:space="preserve"> </w:t>
      </w:r>
      <w:r w:rsidR="002A382D" w:rsidRPr="00903DBA">
        <w:rPr>
          <w:rStyle w:val="KeyWord0"/>
          <w:highlight w:val="white"/>
        </w:rPr>
        <w:t>m_floatPopMap</w:t>
      </w:r>
      <w:r w:rsidR="002A382D" w:rsidRPr="00903DBA">
        <w:rPr>
          <w:highlight w:val="white"/>
        </w:rPr>
        <w:t xml:space="preserve"> and </w:t>
      </w:r>
      <w:r w:rsidR="0016107B" w:rsidRPr="00903DBA">
        <w:rPr>
          <w:highlight w:val="white"/>
        </w:rPr>
        <w:t xml:space="preserve"> </w:t>
      </w:r>
      <w:r w:rsidR="00D702CD" w:rsidRPr="00903DBA">
        <w:rPr>
          <w:highlight w:val="white"/>
        </w:rPr>
        <w:t xml:space="preserve"> </w:t>
      </w:r>
      <w:r w:rsidR="002A382D" w:rsidRPr="00903DBA">
        <w:rPr>
          <w:rStyle w:val="KeyWord0"/>
          <w:highlight w:val="white"/>
        </w:rPr>
        <w:t>m_floatTopMap</w:t>
      </w:r>
      <w:r w:rsidR="002A382D" w:rsidRPr="00903DBA">
        <w:rPr>
          <w:highlight w:val="white"/>
        </w:rPr>
        <w:t xml:space="preserve"> maps</w:t>
      </w:r>
      <w:r w:rsidR="002E44D3" w:rsidRPr="00903DBA">
        <w:rPr>
          <w:highlight w:val="white"/>
        </w:rPr>
        <w:t xml:space="preserve"> </w:t>
      </w:r>
      <w:r w:rsidR="00D702CD" w:rsidRPr="00903DBA">
        <w:rPr>
          <w:highlight w:val="white"/>
        </w:rPr>
        <w:t>that map</w:t>
      </w:r>
      <w:r w:rsidR="00CF3F93" w:rsidRPr="00903DBA">
        <w:rPr>
          <w:highlight w:val="white"/>
        </w:rPr>
        <w:t xml:space="preserve"> whether the type is logical and the type size to </w:t>
      </w:r>
      <w:r w:rsidR="00A925C8" w:rsidRPr="00903DBA">
        <w:rPr>
          <w:rStyle w:val="KeyWord0"/>
          <w:highlight w:val="white"/>
        </w:rPr>
        <w:t>pop</w:t>
      </w:r>
      <w:r w:rsidR="00A925C8" w:rsidRPr="00903DBA">
        <w:rPr>
          <w:highlight w:val="white"/>
        </w:rPr>
        <w:t xml:space="preserve"> and </w:t>
      </w:r>
      <w:r w:rsidR="00A925C8" w:rsidRPr="00903DBA">
        <w:rPr>
          <w:rStyle w:val="KeyWord0"/>
          <w:highlight w:val="white"/>
        </w:rPr>
        <w:t>top</w:t>
      </w:r>
      <w:r w:rsidR="00A925C8" w:rsidRPr="00903DBA">
        <w:rPr>
          <w:highlight w:val="white"/>
        </w:rPr>
        <w:t xml:space="preserve"> </w:t>
      </w:r>
      <w:r w:rsidR="00D702CD" w:rsidRPr="00903DBA">
        <w:rPr>
          <w:highlight w:val="white"/>
        </w:rPr>
        <w:t>assembly code instructions.</w:t>
      </w:r>
    </w:p>
    <w:p w14:paraId="3CCF77CF" w14:textId="77777777" w:rsidR="007B5B99" w:rsidRPr="00903DBA" w:rsidRDefault="007B5B99" w:rsidP="007B5B99">
      <w:pPr>
        <w:pStyle w:val="Code"/>
        <w:rPr>
          <w:highlight w:val="white"/>
        </w:rPr>
      </w:pPr>
      <w:r w:rsidRPr="00903DBA">
        <w:rPr>
          <w:highlight w:val="white"/>
        </w:rPr>
        <w:t xml:space="preserve">    public static IDictionary&lt;Pair&lt;bool,int&gt;,AssemblyOperator&gt;</w:t>
      </w:r>
    </w:p>
    <w:p w14:paraId="7E340727" w14:textId="77777777" w:rsidR="007B5B99" w:rsidRPr="00903DBA" w:rsidRDefault="007B5B99" w:rsidP="007B5B99">
      <w:pPr>
        <w:pStyle w:val="Code"/>
        <w:rPr>
          <w:highlight w:val="white"/>
        </w:rPr>
      </w:pPr>
      <w:r w:rsidRPr="00903DBA">
        <w:rPr>
          <w:highlight w:val="white"/>
        </w:rPr>
        <w:t xml:space="preserve">      m_floatPopMap = new Dictionary&lt;Pair&lt;bool,int&gt;, AssemblyOperator&gt;() {</w:t>
      </w:r>
    </w:p>
    <w:p w14:paraId="2D0363E5" w14:textId="77777777" w:rsidR="007B5B99" w:rsidRPr="00903DBA" w:rsidRDefault="007B5B99" w:rsidP="007B5B99">
      <w:pPr>
        <w:pStyle w:val="Code"/>
        <w:rPr>
          <w:highlight w:val="white"/>
        </w:rPr>
      </w:pPr>
      <w:r w:rsidRPr="00903DBA">
        <w:rPr>
          <w:highlight w:val="white"/>
        </w:rPr>
        <w:t xml:space="preserve">        {new Pair&lt;bool,int&gt;(false, 2), AssemblyOperator.fistp_word},</w:t>
      </w:r>
    </w:p>
    <w:p w14:paraId="761C246D" w14:textId="77777777" w:rsidR="007B5B99" w:rsidRPr="00903DBA" w:rsidRDefault="007B5B99" w:rsidP="007B5B99">
      <w:pPr>
        <w:pStyle w:val="Code"/>
        <w:rPr>
          <w:highlight w:val="white"/>
        </w:rPr>
      </w:pPr>
      <w:r w:rsidRPr="00903DBA">
        <w:rPr>
          <w:highlight w:val="white"/>
        </w:rPr>
        <w:t xml:space="preserve">        {new Pair&lt;bool,int&gt;(false, 4), AssemblyOperator.fistp_dword},</w:t>
      </w:r>
    </w:p>
    <w:p w14:paraId="30AE5A71" w14:textId="77777777" w:rsidR="007B5B99" w:rsidRPr="00903DBA" w:rsidRDefault="007B5B99" w:rsidP="007B5B99">
      <w:pPr>
        <w:pStyle w:val="Code"/>
        <w:rPr>
          <w:highlight w:val="white"/>
        </w:rPr>
      </w:pPr>
      <w:r w:rsidRPr="00903DBA">
        <w:rPr>
          <w:highlight w:val="white"/>
        </w:rPr>
        <w:t xml:space="preserve">        {new Pair&lt;bool,int&gt;(false, 8), AssemblyOperator.fistp_qword},</w:t>
      </w:r>
    </w:p>
    <w:p w14:paraId="2BD069CF" w14:textId="77777777" w:rsidR="007B5B99" w:rsidRPr="00903DBA" w:rsidRDefault="007B5B99" w:rsidP="007B5B99">
      <w:pPr>
        <w:pStyle w:val="Code"/>
        <w:rPr>
          <w:highlight w:val="white"/>
        </w:rPr>
      </w:pPr>
      <w:r w:rsidRPr="00903DBA">
        <w:rPr>
          <w:highlight w:val="white"/>
        </w:rPr>
        <w:t xml:space="preserve">        {new Pair&lt;bool,int&gt;(true, 4), AssemblyOperator.fstp_dword},</w:t>
      </w:r>
    </w:p>
    <w:p w14:paraId="7577EBFC" w14:textId="77777777" w:rsidR="007B5B99" w:rsidRPr="00903DBA" w:rsidRDefault="007B5B99" w:rsidP="007B5B99">
      <w:pPr>
        <w:pStyle w:val="Code"/>
        <w:rPr>
          <w:highlight w:val="white"/>
        </w:rPr>
      </w:pPr>
      <w:r w:rsidRPr="00903DBA">
        <w:rPr>
          <w:highlight w:val="white"/>
        </w:rPr>
        <w:t xml:space="preserve">        {new Pair&lt;bool,int&gt;(true, 8), AssemblyOperator.fstp_qword}</w:t>
      </w:r>
    </w:p>
    <w:p w14:paraId="14A50ED2" w14:textId="77777777" w:rsidR="007B5B99" w:rsidRPr="00903DBA" w:rsidRDefault="007B5B99" w:rsidP="007B5B99">
      <w:pPr>
        <w:pStyle w:val="Code"/>
        <w:rPr>
          <w:highlight w:val="white"/>
        </w:rPr>
      </w:pPr>
      <w:r w:rsidRPr="00903DBA">
        <w:rPr>
          <w:highlight w:val="white"/>
        </w:rPr>
        <w:t xml:space="preserve">      };</w:t>
      </w:r>
    </w:p>
    <w:p w14:paraId="1B3653E6" w14:textId="77777777" w:rsidR="007B5B99" w:rsidRPr="00903DBA" w:rsidRDefault="007B5B99" w:rsidP="007B5B99">
      <w:pPr>
        <w:pStyle w:val="Code"/>
        <w:rPr>
          <w:highlight w:val="white"/>
        </w:rPr>
      </w:pPr>
    </w:p>
    <w:p w14:paraId="0E3D6E95" w14:textId="77777777" w:rsidR="007B5B99" w:rsidRPr="00903DBA" w:rsidRDefault="007B5B99" w:rsidP="007B5B99">
      <w:pPr>
        <w:pStyle w:val="Code"/>
        <w:rPr>
          <w:highlight w:val="white"/>
        </w:rPr>
      </w:pPr>
      <w:r w:rsidRPr="00903DBA">
        <w:rPr>
          <w:highlight w:val="white"/>
        </w:rPr>
        <w:t xml:space="preserve">    public static IDictionary&lt;Pair&lt;bool,int&gt;,AssemblyOperator&gt;</w:t>
      </w:r>
    </w:p>
    <w:p w14:paraId="65C7FD4E" w14:textId="77777777" w:rsidR="007B5B99" w:rsidRPr="00903DBA" w:rsidRDefault="007B5B99" w:rsidP="007B5B99">
      <w:pPr>
        <w:pStyle w:val="Code"/>
        <w:rPr>
          <w:highlight w:val="white"/>
        </w:rPr>
      </w:pPr>
      <w:r w:rsidRPr="00903DBA">
        <w:rPr>
          <w:highlight w:val="white"/>
        </w:rPr>
        <w:t xml:space="preserve">      m_floatTopMap = new Dictionary&lt;Pair&lt;bool,int&gt;, AssemblyOperator&gt;() {</w:t>
      </w:r>
    </w:p>
    <w:p w14:paraId="444D757F" w14:textId="77777777" w:rsidR="007B5B99" w:rsidRPr="00903DBA" w:rsidRDefault="007B5B99" w:rsidP="007B5B99">
      <w:pPr>
        <w:pStyle w:val="Code"/>
        <w:rPr>
          <w:highlight w:val="white"/>
        </w:rPr>
      </w:pPr>
      <w:r w:rsidRPr="00903DBA">
        <w:rPr>
          <w:highlight w:val="white"/>
        </w:rPr>
        <w:t xml:space="preserve">        {new Pair&lt;bool,int&gt;(false, 2), AssemblyOperator.fist_word},</w:t>
      </w:r>
    </w:p>
    <w:p w14:paraId="6AA17302" w14:textId="77777777" w:rsidR="007B5B99" w:rsidRPr="00903DBA" w:rsidRDefault="007B5B99" w:rsidP="007B5B99">
      <w:pPr>
        <w:pStyle w:val="Code"/>
        <w:rPr>
          <w:highlight w:val="white"/>
        </w:rPr>
      </w:pPr>
      <w:r w:rsidRPr="00903DBA">
        <w:rPr>
          <w:highlight w:val="white"/>
        </w:rPr>
        <w:t xml:space="preserve">        {new Pair&lt;bool,int&gt;(false, 4), AssemblyOperator.fist_dword},</w:t>
      </w:r>
    </w:p>
    <w:p w14:paraId="4EC606D1" w14:textId="77777777" w:rsidR="007B5B99" w:rsidRPr="00903DBA" w:rsidRDefault="007B5B99" w:rsidP="007B5B99">
      <w:pPr>
        <w:pStyle w:val="Code"/>
        <w:rPr>
          <w:highlight w:val="white"/>
        </w:rPr>
      </w:pPr>
      <w:r w:rsidRPr="00903DBA">
        <w:rPr>
          <w:highlight w:val="white"/>
        </w:rPr>
        <w:t xml:space="preserve">        {new Pair&lt;bool,int&gt;(false, 8), AssemblyOperator.fist_qword},</w:t>
      </w:r>
    </w:p>
    <w:p w14:paraId="1E0059C4" w14:textId="77777777" w:rsidR="007B5B99" w:rsidRPr="00903DBA" w:rsidRDefault="007B5B99" w:rsidP="007B5B99">
      <w:pPr>
        <w:pStyle w:val="Code"/>
        <w:rPr>
          <w:highlight w:val="white"/>
        </w:rPr>
      </w:pPr>
      <w:r w:rsidRPr="00903DBA">
        <w:rPr>
          <w:highlight w:val="white"/>
        </w:rPr>
        <w:t xml:space="preserve">        {new Pair&lt;bool,int&gt;(true, 4), AssemblyOperator.fst_dword},</w:t>
      </w:r>
    </w:p>
    <w:p w14:paraId="0E8085E1" w14:textId="77777777" w:rsidR="007B5B99" w:rsidRPr="00903DBA" w:rsidRDefault="007B5B99" w:rsidP="007B5B99">
      <w:pPr>
        <w:pStyle w:val="Code"/>
        <w:rPr>
          <w:highlight w:val="white"/>
        </w:rPr>
      </w:pPr>
      <w:r w:rsidRPr="00903DBA">
        <w:rPr>
          <w:highlight w:val="white"/>
        </w:rPr>
        <w:t xml:space="preserve">        {new Pair&lt;bool,int&gt;(true, 8), AssemblyOperator.fst_qword}</w:t>
      </w:r>
    </w:p>
    <w:p w14:paraId="739CBBC3" w14:textId="77777777" w:rsidR="007B5B99" w:rsidRPr="00903DBA" w:rsidRDefault="007B5B99" w:rsidP="007B5B99">
      <w:pPr>
        <w:pStyle w:val="Code"/>
        <w:rPr>
          <w:highlight w:val="white"/>
        </w:rPr>
      </w:pPr>
      <w:r w:rsidRPr="00903DBA">
        <w:rPr>
          <w:highlight w:val="white"/>
        </w:rPr>
        <w:t xml:space="preserve">      };</w:t>
      </w:r>
    </w:p>
    <w:p w14:paraId="092498B2" w14:textId="77777777" w:rsidR="007B5B99" w:rsidRPr="00903DBA" w:rsidRDefault="007B5B99" w:rsidP="00530CE4">
      <w:pPr>
        <w:pStyle w:val="Code"/>
        <w:rPr>
          <w:highlight w:val="white"/>
        </w:rPr>
      </w:pPr>
    </w:p>
    <w:p w14:paraId="20EBF24A" w14:textId="31AB067C" w:rsidR="00530CE4" w:rsidRPr="00903DBA" w:rsidRDefault="00530CE4" w:rsidP="00530CE4">
      <w:pPr>
        <w:pStyle w:val="Code"/>
        <w:rPr>
          <w:highlight w:val="white"/>
        </w:rPr>
      </w:pPr>
      <w:r w:rsidRPr="00903DBA">
        <w:rPr>
          <w:highlight w:val="white"/>
        </w:rPr>
        <w:t xml:space="preserve">    public enum TopOrPop {Top, Pop};</w:t>
      </w:r>
    </w:p>
    <w:p w14:paraId="16BAC200" w14:textId="16665D66" w:rsidR="00530CE4" w:rsidRPr="00903DBA" w:rsidRDefault="00331A84" w:rsidP="00331A84">
      <w:pPr>
        <w:rPr>
          <w:highlight w:val="white"/>
        </w:rPr>
      </w:pPr>
      <w:r w:rsidRPr="00903DBA">
        <w:rPr>
          <w:highlight w:val="white"/>
        </w:rPr>
        <w:t xml:space="preserve">The </w:t>
      </w:r>
      <w:r w:rsidRPr="00903DBA">
        <w:rPr>
          <w:rStyle w:val="KeyWord0"/>
          <w:highlight w:val="white"/>
        </w:rPr>
        <w:t>PopEmpty</w:t>
      </w:r>
      <w:r w:rsidRPr="00903DBA">
        <w:rPr>
          <w:highlight w:val="white"/>
        </w:rPr>
        <w:t xml:space="preserve"> method pops the floating-point stack without </w:t>
      </w:r>
      <w:r w:rsidR="001E4841" w:rsidRPr="00903DBA">
        <w:rPr>
          <w:highlight w:val="white"/>
        </w:rPr>
        <w:t xml:space="preserve">storing the value anywhere. However, there is no matching assembly code instruction. The instructions always store the value somewhere. Therefore, we use the </w:t>
      </w:r>
      <w:r w:rsidR="009845E6" w:rsidRPr="00903DBA">
        <w:rPr>
          <w:highlight w:val="white"/>
        </w:rPr>
        <w:t>integral</w:t>
      </w:r>
      <w:r w:rsidR="001E4841" w:rsidRPr="00903DBA">
        <w:rPr>
          <w:highlight w:val="white"/>
        </w:rPr>
        <w:t xml:space="preserve"> storage, simply </w:t>
      </w:r>
      <w:r w:rsidR="009845E6" w:rsidRPr="00903DBA">
        <w:rPr>
          <w:highlight w:val="white"/>
        </w:rPr>
        <w:t>because we have to use some storage.</w:t>
      </w:r>
    </w:p>
    <w:p w14:paraId="15B1278F" w14:textId="77777777" w:rsidR="00530CE4" w:rsidRPr="00903DBA" w:rsidRDefault="00530CE4" w:rsidP="00530CE4">
      <w:pPr>
        <w:pStyle w:val="Code"/>
        <w:rPr>
          <w:highlight w:val="white"/>
        </w:rPr>
      </w:pPr>
      <w:r w:rsidRPr="00903DBA">
        <w:rPr>
          <w:highlight w:val="white"/>
        </w:rPr>
        <w:t xml:space="preserve">    public void PopEmpty() {</w:t>
      </w:r>
    </w:p>
    <w:p w14:paraId="296E2FC8" w14:textId="477D357E" w:rsidR="000242A0" w:rsidRPr="00903DBA" w:rsidRDefault="000242A0" w:rsidP="000242A0">
      <w:pPr>
        <w:pStyle w:val="Code"/>
        <w:rPr>
          <w:highlight w:val="white"/>
        </w:rPr>
      </w:pPr>
      <w:r w:rsidRPr="00903DBA">
        <w:rPr>
          <w:highlight w:val="white"/>
        </w:rPr>
        <w:t xml:space="preserve">      string containerName = AddStaticContainer(</w:t>
      </w:r>
      <w:r w:rsidR="00D5071D" w:rsidRPr="00903DBA">
        <w:rPr>
          <w:highlight w:val="white"/>
        </w:rPr>
        <w:t>Type.LongDoubleType</w:t>
      </w:r>
      <w:r w:rsidRPr="00903DBA">
        <w:rPr>
          <w:highlight w:val="white"/>
        </w:rPr>
        <w:t>);</w:t>
      </w:r>
    </w:p>
    <w:p w14:paraId="74CFA64C" w14:textId="0BCB4A17" w:rsidR="00530CE4" w:rsidRPr="00903DBA" w:rsidRDefault="00530CE4" w:rsidP="002618E3">
      <w:pPr>
        <w:pStyle w:val="Code"/>
        <w:rPr>
          <w:highlight w:val="white"/>
        </w:rPr>
      </w:pPr>
      <w:r w:rsidRPr="00903DBA">
        <w:rPr>
          <w:highlight w:val="white"/>
        </w:rPr>
        <w:t xml:space="preserve">      AddAssemblyCode(AssemblyOperator.fistp_word,</w:t>
      </w:r>
      <w:r w:rsidR="002618E3" w:rsidRPr="00903DBA">
        <w:rPr>
          <w:highlight w:val="white"/>
        </w:rPr>
        <w:t xml:space="preserve"> containerName</w:t>
      </w:r>
      <w:r w:rsidRPr="00903DBA">
        <w:rPr>
          <w:highlight w:val="white"/>
        </w:rPr>
        <w:t>, 0);</w:t>
      </w:r>
    </w:p>
    <w:p w14:paraId="5D2BAEF7" w14:textId="77777777" w:rsidR="00530CE4" w:rsidRPr="00903DBA" w:rsidRDefault="00530CE4" w:rsidP="00530CE4">
      <w:pPr>
        <w:pStyle w:val="Code"/>
        <w:rPr>
          <w:highlight w:val="white"/>
        </w:rPr>
      </w:pPr>
      <w:r w:rsidRPr="00903DBA">
        <w:rPr>
          <w:highlight w:val="white"/>
        </w:rPr>
        <w:t xml:space="preserve">    }</w:t>
      </w:r>
    </w:p>
    <w:p w14:paraId="2AF4BEF7" w14:textId="087CC6A7" w:rsidR="009845E6" w:rsidRPr="00903DBA" w:rsidRDefault="009845E6" w:rsidP="009845E6">
      <w:pPr>
        <w:rPr>
          <w:highlight w:val="white"/>
        </w:rPr>
      </w:pPr>
      <w:r w:rsidRPr="00903DBA">
        <w:rPr>
          <w:highlight w:val="white"/>
        </w:rPr>
        <w:t xml:space="preserve">The </w:t>
      </w:r>
      <w:r w:rsidRPr="00903DBA">
        <w:rPr>
          <w:rStyle w:val="KeyWord0"/>
          <w:highlight w:val="white"/>
        </w:rPr>
        <w:t>TopPopSymbol</w:t>
      </w:r>
      <w:r w:rsidRPr="00903DBA">
        <w:rPr>
          <w:highlight w:val="white"/>
        </w:rPr>
        <w:t xml:space="preserve"> method</w:t>
      </w:r>
      <w:r w:rsidR="00D41FF5" w:rsidRPr="00903DBA">
        <w:rPr>
          <w:highlight w:val="white"/>
        </w:rPr>
        <w:t xml:space="preserve"> tops or pops the top-most value of the floating-point stack.</w:t>
      </w:r>
    </w:p>
    <w:p w14:paraId="1B28E137" w14:textId="0AA90644" w:rsidR="00530CE4" w:rsidRPr="00903DBA" w:rsidRDefault="00530CE4" w:rsidP="00530CE4">
      <w:pPr>
        <w:pStyle w:val="Code"/>
        <w:rPr>
          <w:highlight w:val="white"/>
        </w:rPr>
      </w:pPr>
      <w:r w:rsidRPr="00903DBA">
        <w:rPr>
          <w:highlight w:val="white"/>
        </w:rPr>
        <w:t xml:space="preserve">    public void TopPopSymbol(Symbol symbol, TopOrPop topOrPop) {</w:t>
      </w:r>
    </w:p>
    <w:p w14:paraId="0A54B6DA" w14:textId="77777777" w:rsidR="00530CE4" w:rsidRPr="00903DBA" w:rsidRDefault="00530CE4" w:rsidP="00530CE4">
      <w:pPr>
        <w:pStyle w:val="Code"/>
        <w:rPr>
          <w:highlight w:val="white"/>
        </w:rPr>
      </w:pPr>
      <w:r w:rsidRPr="00903DBA">
        <w:rPr>
          <w:highlight w:val="white"/>
        </w:rPr>
        <w:t xml:space="preserve">      Assert.ErrorXXX(symbol != null);</w:t>
      </w:r>
    </w:p>
    <w:p w14:paraId="476D4555" w14:textId="77777777" w:rsidR="007B5B99" w:rsidRPr="00903DBA" w:rsidRDefault="007B5B99" w:rsidP="007B5B99">
      <w:pPr>
        <w:pStyle w:val="Code"/>
        <w:rPr>
          <w:highlight w:val="white"/>
        </w:rPr>
      </w:pPr>
      <w:r w:rsidRPr="00903DBA">
        <w:rPr>
          <w:highlight w:val="white"/>
        </w:rPr>
        <w:t xml:space="preserve">      Pair&lt;bool,int&gt; pair =</w:t>
      </w:r>
    </w:p>
    <w:p w14:paraId="685D283A" w14:textId="5AD46C20" w:rsidR="007B5B99" w:rsidRPr="00903DBA" w:rsidRDefault="007B5B99" w:rsidP="007B5B99">
      <w:pPr>
        <w:pStyle w:val="Code"/>
        <w:rPr>
          <w:highlight w:val="white"/>
        </w:rPr>
      </w:pPr>
      <w:r w:rsidRPr="00903DBA">
        <w:rPr>
          <w:highlight w:val="white"/>
        </w:rPr>
        <w:lastRenderedPageBreak/>
        <w:t xml:space="preserve">        new Pair&lt;bool,int&gt;(symbol.Type.Is</w:t>
      </w:r>
      <w:r w:rsidR="00620A87" w:rsidRPr="00903DBA">
        <w:rPr>
          <w:highlight w:val="white"/>
        </w:rPr>
        <w:t>Floating</w:t>
      </w:r>
      <w:r w:rsidRPr="00903DBA">
        <w:rPr>
          <w:highlight w:val="white"/>
        </w:rPr>
        <w:t>(), symbol.Type.Size());</w:t>
      </w:r>
    </w:p>
    <w:p w14:paraId="1F4ED42C" w14:textId="77777777" w:rsidR="00620A87" w:rsidRPr="00903DBA" w:rsidRDefault="00620A87" w:rsidP="00620A87">
      <w:pPr>
        <w:pStyle w:val="Code"/>
        <w:rPr>
          <w:highlight w:val="white"/>
        </w:rPr>
      </w:pPr>
      <w:r w:rsidRPr="00903DBA">
        <w:rPr>
          <w:highlight w:val="white"/>
        </w:rPr>
        <w:t xml:space="preserve">      AssemblyOperator objectOperator;</w:t>
      </w:r>
    </w:p>
    <w:p w14:paraId="3BE3892B" w14:textId="246C2AE1" w:rsidR="003D7D04" w:rsidRPr="00903DBA" w:rsidRDefault="00234B87" w:rsidP="00234B87">
      <w:pPr>
        <w:rPr>
          <w:highlight w:val="white"/>
        </w:rPr>
      </w:pPr>
      <w:r w:rsidRPr="00903DBA">
        <w:rPr>
          <w:highlight w:val="white"/>
        </w:rPr>
        <w:t xml:space="preserve">Depending on the value of the </w:t>
      </w:r>
      <w:r w:rsidRPr="00903DBA">
        <w:rPr>
          <w:rStyle w:val="KeyWord0"/>
          <w:highlight w:val="white"/>
        </w:rPr>
        <w:t>topOrPop</w:t>
      </w:r>
      <w:r w:rsidRPr="00903DBA">
        <w:rPr>
          <w:highlight w:val="white"/>
        </w:rPr>
        <w:t xml:space="preserve"> parameter</w:t>
      </w:r>
      <w:r w:rsidR="000E4CDF" w:rsidRPr="00903DBA">
        <w:rPr>
          <w:highlight w:val="white"/>
        </w:rPr>
        <w:t xml:space="preserve">, we extract the assembly code instruction from the </w:t>
      </w:r>
      <w:r w:rsidR="00A925C8" w:rsidRPr="00903DBA">
        <w:rPr>
          <w:rStyle w:val="KeyWord0"/>
          <w:highlight w:val="white"/>
        </w:rPr>
        <w:t>m_</w:t>
      </w:r>
      <w:r w:rsidR="00EF7778" w:rsidRPr="00903DBA">
        <w:rPr>
          <w:rStyle w:val="KeyWord0"/>
          <w:highlight w:val="white"/>
        </w:rPr>
        <w:t>floatPop</w:t>
      </w:r>
      <w:r w:rsidR="00A925C8" w:rsidRPr="00903DBA">
        <w:rPr>
          <w:rStyle w:val="KeyWord0"/>
          <w:highlight w:val="white"/>
        </w:rPr>
        <w:t>Map</w:t>
      </w:r>
      <w:r w:rsidR="00A925C8" w:rsidRPr="00903DBA">
        <w:rPr>
          <w:highlight w:val="white"/>
        </w:rPr>
        <w:t xml:space="preserve"> and </w:t>
      </w:r>
      <w:r w:rsidR="00A925C8" w:rsidRPr="00903DBA">
        <w:rPr>
          <w:rStyle w:val="KeyWord0"/>
          <w:highlight w:val="white"/>
        </w:rPr>
        <w:t>m_</w:t>
      </w:r>
      <w:r w:rsidR="00EF7778" w:rsidRPr="00903DBA">
        <w:rPr>
          <w:rStyle w:val="KeyWord0"/>
          <w:highlight w:val="white"/>
        </w:rPr>
        <w:t>floatTop</w:t>
      </w:r>
      <w:r w:rsidR="00A925C8" w:rsidRPr="00903DBA">
        <w:rPr>
          <w:rStyle w:val="KeyWord0"/>
          <w:highlight w:val="white"/>
        </w:rPr>
        <w:t>Map</w:t>
      </w:r>
      <w:r w:rsidR="003D7D04" w:rsidRPr="00903DBA">
        <w:rPr>
          <w:highlight w:val="white"/>
        </w:rPr>
        <w:t xml:space="preserve"> maps</w:t>
      </w:r>
      <w:r w:rsidR="00EF7778" w:rsidRPr="00903DBA">
        <w:rPr>
          <w:highlight w:val="white"/>
        </w:rPr>
        <w:t>.</w:t>
      </w:r>
    </w:p>
    <w:p w14:paraId="07F34B34" w14:textId="77777777" w:rsidR="007B5B99" w:rsidRPr="00903DBA" w:rsidRDefault="007B5B99" w:rsidP="007B5B99">
      <w:pPr>
        <w:pStyle w:val="Code"/>
        <w:rPr>
          <w:highlight w:val="white"/>
        </w:rPr>
      </w:pPr>
      <w:r w:rsidRPr="00903DBA">
        <w:rPr>
          <w:highlight w:val="white"/>
        </w:rPr>
        <w:t xml:space="preserve">      if (topOrPop == TopOrPop.Pop) {</w:t>
      </w:r>
    </w:p>
    <w:p w14:paraId="1B98AC5C" w14:textId="77777777" w:rsidR="007B5B99" w:rsidRPr="00903DBA" w:rsidRDefault="007B5B99" w:rsidP="007B5B99">
      <w:pPr>
        <w:pStyle w:val="Code"/>
        <w:rPr>
          <w:highlight w:val="white"/>
        </w:rPr>
      </w:pPr>
      <w:r w:rsidRPr="00903DBA">
        <w:rPr>
          <w:highlight w:val="white"/>
        </w:rPr>
        <w:t xml:space="preserve">        objectOperator = m_floatPopMap[pair];</w:t>
      </w:r>
    </w:p>
    <w:p w14:paraId="4B190E2D" w14:textId="77777777" w:rsidR="007B5B99" w:rsidRPr="00903DBA" w:rsidRDefault="007B5B99" w:rsidP="007B5B99">
      <w:pPr>
        <w:pStyle w:val="Code"/>
        <w:rPr>
          <w:highlight w:val="white"/>
        </w:rPr>
      </w:pPr>
      <w:r w:rsidRPr="00903DBA">
        <w:rPr>
          <w:highlight w:val="white"/>
        </w:rPr>
        <w:t xml:space="preserve">        Assert.ErrorXXX((--m_floatStackSize) &gt;= 0);</w:t>
      </w:r>
    </w:p>
    <w:p w14:paraId="1B41BC80" w14:textId="77777777" w:rsidR="007B5B99" w:rsidRPr="00903DBA" w:rsidRDefault="007B5B99" w:rsidP="007B5B99">
      <w:pPr>
        <w:pStyle w:val="Code"/>
        <w:rPr>
          <w:highlight w:val="white"/>
        </w:rPr>
      </w:pPr>
      <w:r w:rsidRPr="00903DBA">
        <w:rPr>
          <w:highlight w:val="white"/>
        </w:rPr>
        <w:t xml:space="preserve">      }</w:t>
      </w:r>
    </w:p>
    <w:p w14:paraId="43E94068" w14:textId="77777777" w:rsidR="007B5B99" w:rsidRPr="00903DBA" w:rsidRDefault="007B5B99" w:rsidP="007B5B99">
      <w:pPr>
        <w:pStyle w:val="Code"/>
        <w:rPr>
          <w:highlight w:val="white"/>
        </w:rPr>
      </w:pPr>
      <w:r w:rsidRPr="00903DBA">
        <w:rPr>
          <w:highlight w:val="white"/>
        </w:rPr>
        <w:t xml:space="preserve">      else {</w:t>
      </w:r>
    </w:p>
    <w:p w14:paraId="6658C1AD" w14:textId="77777777" w:rsidR="007B5B99" w:rsidRPr="00903DBA" w:rsidRDefault="007B5B99" w:rsidP="007B5B99">
      <w:pPr>
        <w:pStyle w:val="Code"/>
        <w:rPr>
          <w:highlight w:val="white"/>
        </w:rPr>
      </w:pPr>
      <w:r w:rsidRPr="00903DBA">
        <w:rPr>
          <w:highlight w:val="white"/>
        </w:rPr>
        <w:t xml:space="preserve">        objectOperator = m_floatTopMap[pair];</w:t>
      </w:r>
    </w:p>
    <w:p w14:paraId="760AF943" w14:textId="77777777" w:rsidR="007B5B99" w:rsidRPr="00903DBA" w:rsidRDefault="007B5B99" w:rsidP="007B5B99">
      <w:pPr>
        <w:pStyle w:val="Code"/>
        <w:rPr>
          <w:highlight w:val="white"/>
        </w:rPr>
      </w:pPr>
      <w:r w:rsidRPr="00903DBA">
        <w:rPr>
          <w:highlight w:val="white"/>
        </w:rPr>
        <w:t xml:space="preserve">      }</w:t>
      </w:r>
    </w:p>
    <w:p w14:paraId="5FEBAAEC" w14:textId="5A319317" w:rsidR="001924B9" w:rsidRPr="00903DBA" w:rsidRDefault="00B16EE9" w:rsidP="00B16EE9">
      <w:pPr>
        <w:rPr>
          <w:highlight w:val="white"/>
        </w:rPr>
      </w:pPr>
      <w:r w:rsidRPr="00903DBA">
        <w:rPr>
          <w:highlight w:val="white"/>
        </w:rPr>
        <w:t>If the symbol is a temporary variable, we store it</w:t>
      </w:r>
      <w:r w:rsidR="004F2926" w:rsidRPr="00903DBA">
        <w:rPr>
          <w:highlight w:val="white"/>
        </w:rPr>
        <w:t>s</w:t>
      </w:r>
      <w:r w:rsidRPr="00903DBA">
        <w:rPr>
          <w:highlight w:val="white"/>
        </w:rPr>
        <w:t xml:space="preserve"> value in a register.</w:t>
      </w:r>
      <w:r w:rsidR="003E5B2E" w:rsidRPr="00903DBA">
        <w:rPr>
          <w:highlight w:val="white"/>
        </w:rPr>
        <w:t xml:space="preserve"> However, we cannot store the value directly in a register. Therefore, </w:t>
      </w:r>
      <w:r w:rsidR="00010BA1" w:rsidRPr="00903DBA">
        <w:rPr>
          <w:highlight w:val="white"/>
        </w:rPr>
        <w:t>we pop or top the value to the integral storage and loads the value from there into the register.</w:t>
      </w:r>
    </w:p>
    <w:p w14:paraId="21174511" w14:textId="59D83DD9" w:rsidR="008566DD" w:rsidRPr="00903DBA" w:rsidRDefault="008566DD" w:rsidP="008566DD">
      <w:pPr>
        <w:pStyle w:val="Code"/>
        <w:rPr>
          <w:highlight w:val="white"/>
        </w:rPr>
      </w:pPr>
      <w:r w:rsidRPr="00903DBA">
        <w:rPr>
          <w:highlight w:val="white"/>
        </w:rPr>
        <w:t xml:space="preserve">      if (symbol.Type.</w:t>
      </w:r>
      <w:r w:rsidR="002C4F32" w:rsidRPr="00903DBA">
        <w:rPr>
          <w:highlight w:val="white"/>
        </w:rPr>
        <w:t>IsIntegralPointerOrArray</w:t>
      </w:r>
      <w:r w:rsidRPr="00903DBA">
        <w:rPr>
          <w:highlight w:val="white"/>
        </w:rPr>
        <w:t xml:space="preserve">() &amp;&amp; symbol.IsTemporary()) {        </w:t>
      </w:r>
    </w:p>
    <w:p w14:paraId="3C842183" w14:textId="77777777" w:rsidR="008072C8" w:rsidRPr="00903DBA" w:rsidRDefault="008072C8" w:rsidP="008072C8">
      <w:pPr>
        <w:pStyle w:val="Code"/>
        <w:rPr>
          <w:highlight w:val="white"/>
        </w:rPr>
      </w:pPr>
      <w:r w:rsidRPr="00903DBA">
        <w:rPr>
          <w:highlight w:val="white"/>
        </w:rPr>
        <w:t xml:space="preserve">        string containerName = AddStaticContainer(symbol.Type);</w:t>
      </w:r>
    </w:p>
    <w:p w14:paraId="70CD7F0A" w14:textId="1720B766" w:rsidR="00530CE4" w:rsidRPr="00903DBA" w:rsidRDefault="00530CE4" w:rsidP="007155AD">
      <w:pPr>
        <w:pStyle w:val="Code"/>
        <w:rPr>
          <w:highlight w:val="white"/>
        </w:rPr>
      </w:pPr>
      <w:r w:rsidRPr="00903DBA">
        <w:rPr>
          <w:highlight w:val="white"/>
        </w:rPr>
        <w:t xml:space="preserve">        AddAssemblyCode(objectOperator,</w:t>
      </w:r>
      <w:r w:rsidR="007155AD" w:rsidRPr="00903DBA">
        <w:rPr>
          <w:highlight w:val="white"/>
        </w:rPr>
        <w:t xml:space="preserve"> containerName</w:t>
      </w:r>
      <w:r w:rsidRPr="00903DBA">
        <w:rPr>
          <w:highlight w:val="white"/>
        </w:rPr>
        <w:t>, 0);</w:t>
      </w:r>
    </w:p>
    <w:p w14:paraId="168FA8C2" w14:textId="77777777" w:rsidR="00530CE4" w:rsidRPr="00903DBA" w:rsidRDefault="00530CE4" w:rsidP="00530CE4">
      <w:pPr>
        <w:pStyle w:val="Code"/>
        <w:rPr>
          <w:highlight w:val="white"/>
        </w:rPr>
      </w:pPr>
      <w:r w:rsidRPr="00903DBA">
        <w:rPr>
          <w:highlight w:val="white"/>
        </w:rPr>
        <w:t xml:space="preserve">        Track track = new Track(symbol);</w:t>
      </w:r>
    </w:p>
    <w:p w14:paraId="4B3DD200" w14:textId="1C614E70" w:rsidR="00530CE4" w:rsidRPr="00903DBA" w:rsidRDefault="00530CE4" w:rsidP="009537A3">
      <w:pPr>
        <w:pStyle w:val="Code"/>
        <w:rPr>
          <w:highlight w:val="white"/>
        </w:rPr>
      </w:pPr>
      <w:r w:rsidRPr="00903DBA">
        <w:rPr>
          <w:highlight w:val="white"/>
        </w:rPr>
        <w:t xml:space="preserve">        AddAssemblyCode(AssemblyOperator.mov, track,</w:t>
      </w:r>
      <w:r w:rsidR="009537A3" w:rsidRPr="00903DBA">
        <w:rPr>
          <w:highlight w:val="white"/>
        </w:rPr>
        <w:t xml:space="preserve"> containerName</w:t>
      </w:r>
      <w:r w:rsidRPr="00903DBA">
        <w:rPr>
          <w:highlight w:val="white"/>
        </w:rPr>
        <w:t>, 0);</w:t>
      </w:r>
    </w:p>
    <w:p w14:paraId="1DAE2D95" w14:textId="77777777" w:rsidR="00530CE4" w:rsidRPr="00903DBA" w:rsidRDefault="00530CE4" w:rsidP="00530CE4">
      <w:pPr>
        <w:pStyle w:val="Code"/>
        <w:rPr>
          <w:highlight w:val="white"/>
        </w:rPr>
      </w:pPr>
      <w:r w:rsidRPr="00903DBA">
        <w:rPr>
          <w:highlight w:val="white"/>
        </w:rPr>
        <w:t xml:space="preserve">        m_trackMap.Add(symbol, track);</w:t>
      </w:r>
    </w:p>
    <w:p w14:paraId="3E176FF7" w14:textId="77777777" w:rsidR="00530CE4" w:rsidRPr="00903DBA" w:rsidRDefault="00530CE4" w:rsidP="00530CE4">
      <w:pPr>
        <w:pStyle w:val="Code"/>
        <w:rPr>
          <w:highlight w:val="white"/>
        </w:rPr>
      </w:pPr>
      <w:r w:rsidRPr="00903DBA">
        <w:rPr>
          <w:highlight w:val="white"/>
        </w:rPr>
        <w:t xml:space="preserve">      }</w:t>
      </w:r>
    </w:p>
    <w:p w14:paraId="5BA8B56B" w14:textId="78FB1C30" w:rsidR="00B16EE9" w:rsidRPr="00903DBA" w:rsidRDefault="00B16EE9" w:rsidP="00B16EE9">
      <w:pPr>
        <w:rPr>
          <w:highlight w:val="white"/>
        </w:rPr>
      </w:pPr>
      <w:r w:rsidRPr="00903DBA">
        <w:rPr>
          <w:highlight w:val="white"/>
        </w:rPr>
        <w:t xml:space="preserve">If none of the above cases apply, we </w:t>
      </w:r>
      <w:r w:rsidR="00010BA1" w:rsidRPr="00903DBA">
        <w:rPr>
          <w:highlight w:val="white"/>
        </w:rPr>
        <w:t>pop or top the value to the address of the symbol.</w:t>
      </w:r>
    </w:p>
    <w:p w14:paraId="242F3178" w14:textId="77777777" w:rsidR="00530CE4" w:rsidRPr="00903DBA" w:rsidRDefault="00530CE4" w:rsidP="00530CE4">
      <w:pPr>
        <w:pStyle w:val="Code"/>
        <w:rPr>
          <w:highlight w:val="white"/>
        </w:rPr>
      </w:pPr>
      <w:r w:rsidRPr="00903DBA">
        <w:rPr>
          <w:highlight w:val="white"/>
        </w:rPr>
        <w:t xml:space="preserve">      else {</w:t>
      </w:r>
    </w:p>
    <w:p w14:paraId="4189A129" w14:textId="77777777" w:rsidR="00530CE4" w:rsidRPr="00903DBA" w:rsidRDefault="00530CE4" w:rsidP="00530CE4">
      <w:pPr>
        <w:pStyle w:val="Code"/>
        <w:rPr>
          <w:highlight w:val="white"/>
        </w:rPr>
      </w:pPr>
      <w:r w:rsidRPr="00903DBA">
        <w:rPr>
          <w:highlight w:val="white"/>
        </w:rPr>
        <w:t xml:space="preserve">        AddAssemblyCode(objectOperator, Base(symbol), Offset(symbol));</w:t>
      </w:r>
    </w:p>
    <w:p w14:paraId="57F87032" w14:textId="77777777" w:rsidR="00530CE4" w:rsidRPr="00903DBA" w:rsidRDefault="00530CE4" w:rsidP="00530CE4">
      <w:pPr>
        <w:pStyle w:val="Code"/>
        <w:rPr>
          <w:highlight w:val="white"/>
        </w:rPr>
      </w:pPr>
      <w:r w:rsidRPr="00903DBA">
        <w:rPr>
          <w:highlight w:val="white"/>
        </w:rPr>
        <w:t xml:space="preserve">      }</w:t>
      </w:r>
    </w:p>
    <w:p w14:paraId="70F500E2" w14:textId="77777777" w:rsidR="00530CE4" w:rsidRPr="00903DBA" w:rsidRDefault="00530CE4" w:rsidP="00530CE4">
      <w:pPr>
        <w:pStyle w:val="Code"/>
        <w:rPr>
          <w:highlight w:val="white"/>
        </w:rPr>
      </w:pPr>
      <w:r w:rsidRPr="00903DBA">
        <w:rPr>
          <w:highlight w:val="white"/>
        </w:rPr>
        <w:t xml:space="preserve">    }</w:t>
      </w:r>
    </w:p>
    <w:p w14:paraId="23228F00" w14:textId="31C9AAB4" w:rsidR="00D935A0" w:rsidRPr="00903DBA" w:rsidRDefault="0017732E" w:rsidP="0017732E">
      <w:pPr>
        <w:pStyle w:val="Rubrik3"/>
        <w:rPr>
          <w:highlight w:val="white"/>
        </w:rPr>
      </w:pPr>
      <w:bookmarkStart w:id="455" w:name="_Toc57656101"/>
      <w:r w:rsidRPr="00903DBA">
        <w:rPr>
          <w:highlight w:val="white"/>
        </w:rPr>
        <w:t>Type Conversion</w:t>
      </w:r>
      <w:bookmarkEnd w:id="455"/>
    </w:p>
    <w:p w14:paraId="20A68C2A" w14:textId="66AC5450" w:rsidR="00B12E08" w:rsidRPr="00903DBA" w:rsidRDefault="00A65E58" w:rsidP="00B12E08">
      <w:pPr>
        <w:rPr>
          <w:highlight w:val="white"/>
        </w:rPr>
      </w:pPr>
      <w:r w:rsidRPr="00903DBA">
        <w:rPr>
          <w:highlight w:val="white"/>
        </w:rPr>
        <w:t xml:space="preserve">The </w:t>
      </w:r>
      <w:r w:rsidRPr="00903DBA">
        <w:rPr>
          <w:rStyle w:val="KeyWord0"/>
          <w:highlight w:val="white"/>
        </w:rPr>
        <w:t>IntegralToIntegral</w:t>
      </w:r>
      <w:r w:rsidRPr="00903DBA">
        <w:rPr>
          <w:highlight w:val="white"/>
        </w:rPr>
        <w:t xml:space="preserve"> method</w:t>
      </w:r>
      <w:r w:rsidR="004C4B1C" w:rsidRPr="00903DBA">
        <w:rPr>
          <w:highlight w:val="white"/>
        </w:rPr>
        <w:t xml:space="preserve"> adds assembly code instructions that converts an integral value from one size to another size.</w:t>
      </w:r>
    </w:p>
    <w:p w14:paraId="226C3B2F" w14:textId="77777777" w:rsidR="00530CE4" w:rsidRPr="00903DBA" w:rsidRDefault="00530CE4" w:rsidP="00530CE4">
      <w:pPr>
        <w:pStyle w:val="Code"/>
        <w:rPr>
          <w:highlight w:val="white"/>
        </w:rPr>
      </w:pPr>
      <w:r w:rsidRPr="00903DBA">
        <w:rPr>
          <w:highlight w:val="white"/>
        </w:rPr>
        <w:t xml:space="preserve">    public void IntegralToIntegral(MiddleCode middleCode, int index) {</w:t>
      </w:r>
    </w:p>
    <w:p w14:paraId="2D27508B" w14:textId="4D8108C2" w:rsidR="00530CE4" w:rsidRPr="00903DBA" w:rsidRDefault="00530CE4" w:rsidP="00530CE4">
      <w:pPr>
        <w:pStyle w:val="Code"/>
        <w:rPr>
          <w:highlight w:val="white"/>
        </w:rPr>
      </w:pPr>
      <w:r w:rsidRPr="00903DBA">
        <w:rPr>
          <w:highlight w:val="white"/>
        </w:rPr>
        <w:t xml:space="preserve">      Symbol </w:t>
      </w:r>
      <w:r w:rsidR="00A17FA1" w:rsidRPr="00903DBA">
        <w:rPr>
          <w:highlight w:val="white"/>
        </w:rPr>
        <w:t>target</w:t>
      </w:r>
      <w:r w:rsidRPr="00903DBA">
        <w:rPr>
          <w:highlight w:val="white"/>
        </w:rPr>
        <w:t>Symbol = (Symbol) middleCode[0],</w:t>
      </w:r>
    </w:p>
    <w:p w14:paraId="5849AF80" w14:textId="15BECF0F" w:rsidR="00530CE4" w:rsidRPr="00903DBA" w:rsidRDefault="00530CE4" w:rsidP="00530CE4">
      <w:pPr>
        <w:pStyle w:val="Code"/>
        <w:rPr>
          <w:highlight w:val="white"/>
        </w:rPr>
      </w:pPr>
      <w:r w:rsidRPr="00903DBA">
        <w:rPr>
          <w:highlight w:val="white"/>
        </w:rPr>
        <w:t xml:space="preserve">             </w:t>
      </w:r>
      <w:r w:rsidR="00A17FA1" w:rsidRPr="00903DBA">
        <w:rPr>
          <w:highlight w:val="white"/>
        </w:rPr>
        <w:t>source</w:t>
      </w:r>
      <w:r w:rsidRPr="00903DBA">
        <w:rPr>
          <w:highlight w:val="white"/>
        </w:rPr>
        <w:t>Symbol = (Symbol) middleCode[1];</w:t>
      </w:r>
    </w:p>
    <w:p w14:paraId="1DDE9486" w14:textId="7BF70B00" w:rsidR="00530CE4" w:rsidRPr="00903DBA" w:rsidRDefault="00374C70" w:rsidP="00374C70">
      <w:pPr>
        <w:rPr>
          <w:highlight w:val="white"/>
        </w:rPr>
      </w:pPr>
      <w:r w:rsidRPr="00903DBA">
        <w:rPr>
          <w:highlight w:val="white"/>
        </w:rPr>
        <w:t xml:space="preserve">The </w:t>
      </w:r>
      <w:r w:rsidRPr="00903DBA">
        <w:rPr>
          <w:rStyle w:val="KeyWord0"/>
          <w:highlight w:val="white"/>
        </w:rPr>
        <w:t>sizeArray</w:t>
      </w:r>
      <w:r w:rsidRPr="00903DBA">
        <w:rPr>
          <w:highlight w:val="white"/>
        </w:rPr>
        <w:t xml:space="preserve"> method returns pointer size for arrays, functions, and strings.</w:t>
      </w:r>
    </w:p>
    <w:p w14:paraId="7EF4960B" w14:textId="75E5C30F" w:rsidR="00530CE4" w:rsidRPr="00903DBA" w:rsidRDefault="00530CE4" w:rsidP="00530CE4">
      <w:pPr>
        <w:pStyle w:val="Code"/>
        <w:rPr>
          <w:highlight w:val="white"/>
        </w:rPr>
      </w:pPr>
      <w:r w:rsidRPr="00903DBA">
        <w:rPr>
          <w:highlight w:val="white"/>
        </w:rPr>
        <w:t xml:space="preserve">      Type </w:t>
      </w:r>
      <w:r w:rsidR="00A17FA1" w:rsidRPr="00903DBA">
        <w:rPr>
          <w:highlight w:val="white"/>
        </w:rPr>
        <w:t>target</w:t>
      </w:r>
      <w:r w:rsidRPr="00903DBA">
        <w:rPr>
          <w:highlight w:val="white"/>
        </w:rPr>
        <w:t xml:space="preserve">Type = </w:t>
      </w:r>
      <w:r w:rsidR="00A17FA1" w:rsidRPr="00903DBA">
        <w:rPr>
          <w:highlight w:val="white"/>
        </w:rPr>
        <w:t>target</w:t>
      </w:r>
      <w:r w:rsidRPr="00903DBA">
        <w:rPr>
          <w:highlight w:val="white"/>
        </w:rPr>
        <w:t xml:space="preserve">Symbol.Type, </w:t>
      </w:r>
      <w:r w:rsidR="00A17FA1" w:rsidRPr="00903DBA">
        <w:rPr>
          <w:highlight w:val="white"/>
        </w:rPr>
        <w:t>sourceType</w:t>
      </w:r>
      <w:r w:rsidRPr="00903DBA">
        <w:rPr>
          <w:highlight w:val="white"/>
        </w:rPr>
        <w:t xml:space="preserve"> = </w:t>
      </w:r>
      <w:r w:rsidR="00A17FA1" w:rsidRPr="00903DBA">
        <w:rPr>
          <w:highlight w:val="white"/>
        </w:rPr>
        <w:t>source</w:t>
      </w:r>
      <w:r w:rsidRPr="00903DBA">
        <w:rPr>
          <w:highlight w:val="white"/>
        </w:rPr>
        <w:t>Symbol.Type;</w:t>
      </w:r>
    </w:p>
    <w:p w14:paraId="776CBEA7" w14:textId="77777777" w:rsidR="0064546A" w:rsidRPr="00903DBA" w:rsidRDefault="00530CE4" w:rsidP="00530CE4">
      <w:pPr>
        <w:pStyle w:val="Code"/>
        <w:rPr>
          <w:highlight w:val="white"/>
        </w:rPr>
      </w:pPr>
      <w:r w:rsidRPr="00903DBA">
        <w:rPr>
          <w:highlight w:val="white"/>
        </w:rPr>
        <w:t xml:space="preserve">      int </w:t>
      </w:r>
      <w:r w:rsidR="00A17FA1" w:rsidRPr="00903DBA">
        <w:rPr>
          <w:highlight w:val="white"/>
        </w:rPr>
        <w:t>target</w:t>
      </w:r>
      <w:r w:rsidRPr="00903DBA">
        <w:rPr>
          <w:highlight w:val="white"/>
        </w:rPr>
        <w:t xml:space="preserve">Size = </w:t>
      </w:r>
      <w:r w:rsidR="00A17FA1" w:rsidRPr="00903DBA">
        <w:rPr>
          <w:highlight w:val="white"/>
        </w:rPr>
        <w:t>target</w:t>
      </w:r>
      <w:r w:rsidRPr="00903DBA">
        <w:rPr>
          <w:highlight w:val="white"/>
        </w:rPr>
        <w:t>Type.SizeArray(),</w:t>
      </w:r>
    </w:p>
    <w:p w14:paraId="082D1B23" w14:textId="228742CF" w:rsidR="00530CE4" w:rsidRPr="00903DBA" w:rsidRDefault="0064546A" w:rsidP="00530CE4">
      <w:pPr>
        <w:pStyle w:val="Code"/>
        <w:rPr>
          <w:highlight w:val="white"/>
        </w:rPr>
      </w:pPr>
      <w:r w:rsidRPr="00903DBA">
        <w:rPr>
          <w:highlight w:val="white"/>
        </w:rPr>
        <w:t xml:space="preserve">         </w:t>
      </w:r>
      <w:r w:rsidR="00530CE4" w:rsidRPr="00903DBA">
        <w:rPr>
          <w:highlight w:val="white"/>
        </w:rPr>
        <w:t xml:space="preserve"> </w:t>
      </w:r>
      <w:r w:rsidR="00A17FA1" w:rsidRPr="00903DBA">
        <w:rPr>
          <w:highlight w:val="white"/>
        </w:rPr>
        <w:t>source</w:t>
      </w:r>
      <w:r w:rsidR="00530CE4" w:rsidRPr="00903DBA">
        <w:rPr>
          <w:highlight w:val="white"/>
        </w:rPr>
        <w:t xml:space="preserve">Size = </w:t>
      </w:r>
      <w:r w:rsidR="00A17FA1" w:rsidRPr="00903DBA">
        <w:rPr>
          <w:highlight w:val="white"/>
        </w:rPr>
        <w:t>sourceType</w:t>
      </w:r>
      <w:r w:rsidR="00530CE4" w:rsidRPr="00903DBA">
        <w:rPr>
          <w:highlight w:val="white"/>
        </w:rPr>
        <w:t>.SizeArray();</w:t>
      </w:r>
    </w:p>
    <w:p w14:paraId="4576B9FF" w14:textId="29B58A17" w:rsidR="00530CE4" w:rsidRPr="00903DBA" w:rsidRDefault="00374C70" w:rsidP="00374C70">
      <w:pPr>
        <w:rPr>
          <w:highlight w:val="white"/>
        </w:rPr>
      </w:pPr>
      <w:r w:rsidRPr="00903DBA">
        <w:rPr>
          <w:highlight w:val="white"/>
        </w:rPr>
        <w:t xml:space="preserve">We need </w:t>
      </w:r>
      <w:r w:rsidR="00364F45" w:rsidRPr="00903DBA">
        <w:rPr>
          <w:highlight w:val="white"/>
        </w:rPr>
        <w:t>target</w:t>
      </w:r>
      <w:r w:rsidRPr="00903DBA">
        <w:rPr>
          <w:highlight w:val="white"/>
        </w:rPr>
        <w:t xml:space="preserve"> add a set-track-size instruction for </w:t>
      </w:r>
    </w:p>
    <w:p w14:paraId="76CA52E3" w14:textId="200E7171" w:rsidR="00530CE4" w:rsidRPr="00903DBA" w:rsidRDefault="00530CE4" w:rsidP="00530CE4">
      <w:pPr>
        <w:pStyle w:val="Code"/>
        <w:rPr>
          <w:highlight w:val="white"/>
        </w:rPr>
      </w:pPr>
      <w:r w:rsidRPr="00903DBA">
        <w:rPr>
          <w:highlight w:val="white"/>
        </w:rPr>
        <w:t xml:space="preserve">      Track </w:t>
      </w:r>
      <w:r w:rsidR="00A17FA1" w:rsidRPr="00903DBA">
        <w:rPr>
          <w:highlight w:val="white"/>
        </w:rPr>
        <w:t>source</w:t>
      </w:r>
      <w:r w:rsidRPr="00903DBA">
        <w:rPr>
          <w:highlight w:val="white"/>
        </w:rPr>
        <w:t>Track = LoadValueToRegister(</w:t>
      </w:r>
      <w:r w:rsidR="00A17FA1" w:rsidRPr="00903DBA">
        <w:rPr>
          <w:highlight w:val="white"/>
        </w:rPr>
        <w:t>source</w:t>
      </w:r>
      <w:r w:rsidRPr="00903DBA">
        <w:rPr>
          <w:highlight w:val="white"/>
        </w:rPr>
        <w:t>Symbol);</w:t>
      </w:r>
    </w:p>
    <w:p w14:paraId="0F9B8F1C" w14:textId="77777777" w:rsidR="006D50C1"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r.set_track_size,</w:t>
      </w:r>
    </w:p>
    <w:p w14:paraId="4ADAB3D8" w14:textId="46602560" w:rsidR="00530CE4" w:rsidRPr="00903DBA" w:rsidRDefault="006D50C1" w:rsidP="00530CE4">
      <w:pPr>
        <w:pStyle w:val="Code"/>
        <w:rPr>
          <w:highlight w:val="white"/>
        </w:rPr>
      </w:pPr>
      <w:r w:rsidRPr="00903DBA">
        <w:rPr>
          <w:highlight w:val="white"/>
        </w:rPr>
        <w:t xml:space="preserve">                     </w:t>
      </w:r>
      <w:r w:rsidR="00530CE4" w:rsidRPr="00903DBA">
        <w:rPr>
          <w:highlight w:val="white"/>
        </w:rPr>
        <w:t xml:space="preserve"> </w:t>
      </w:r>
      <w:r w:rsidR="00A17FA1" w:rsidRPr="00903DBA">
        <w:rPr>
          <w:highlight w:val="white"/>
        </w:rPr>
        <w:t>source</w:t>
      </w:r>
      <w:r w:rsidR="00530CE4" w:rsidRPr="00903DBA">
        <w:rPr>
          <w:highlight w:val="white"/>
        </w:rPr>
        <w:t xml:space="preserve">Track, </w:t>
      </w:r>
      <w:r w:rsidR="00A17FA1" w:rsidRPr="00903DBA">
        <w:rPr>
          <w:highlight w:val="white"/>
        </w:rPr>
        <w:t>target</w:t>
      </w:r>
      <w:r w:rsidR="00530CE4" w:rsidRPr="00903DBA">
        <w:rPr>
          <w:highlight w:val="white"/>
        </w:rPr>
        <w:t>Size);</w:t>
      </w:r>
    </w:p>
    <w:p w14:paraId="4332362B" w14:textId="2C8A67A4" w:rsidR="00530CE4" w:rsidRPr="00903DBA" w:rsidRDefault="003C0424" w:rsidP="00364F45">
      <w:pPr>
        <w:rPr>
          <w:highlight w:val="white"/>
        </w:rPr>
      </w:pPr>
      <w:r w:rsidRPr="00903DBA">
        <w:rPr>
          <w:highlight w:val="white"/>
        </w:rPr>
        <w:t xml:space="preserve">If the </w:t>
      </w:r>
      <w:r w:rsidR="00364F45" w:rsidRPr="00903DBA">
        <w:rPr>
          <w:highlight w:val="white"/>
        </w:rPr>
        <w:t>source</w:t>
      </w:r>
      <w:r w:rsidRPr="00903DBA">
        <w:rPr>
          <w:highlight w:val="white"/>
        </w:rPr>
        <w:t xml:space="preserve"> size is smaller tha</w:t>
      </w:r>
      <w:r w:rsidR="006D50C1" w:rsidRPr="00903DBA">
        <w:rPr>
          <w:highlight w:val="white"/>
        </w:rPr>
        <w:t>n</w:t>
      </w:r>
      <w:r w:rsidRPr="00903DBA">
        <w:rPr>
          <w:highlight w:val="white"/>
        </w:rPr>
        <w:t xml:space="preserve"> the </w:t>
      </w:r>
      <w:r w:rsidR="00364F45" w:rsidRPr="00903DBA">
        <w:rPr>
          <w:highlight w:val="white"/>
        </w:rPr>
        <w:t>target</w:t>
      </w:r>
      <w:r w:rsidRPr="00903DBA">
        <w:rPr>
          <w:highlight w:val="white"/>
        </w:rPr>
        <w:t xml:space="preserve"> size, we add code </w:t>
      </w:r>
      <w:r w:rsidR="00985F3A" w:rsidRPr="00903DBA">
        <w:rPr>
          <w:highlight w:val="white"/>
        </w:rPr>
        <w:t>to</w:t>
      </w:r>
      <w:r w:rsidRPr="00903DBA">
        <w:rPr>
          <w:highlight w:val="white"/>
        </w:rPr>
        <w:t xml:space="preserve"> mask </w:t>
      </w:r>
      <w:r w:rsidR="00364F45" w:rsidRPr="00903DBA">
        <w:rPr>
          <w:highlight w:val="white"/>
        </w:rPr>
        <w:t xml:space="preserve">the upper bits; that is, we set </w:t>
      </w:r>
      <w:r w:rsidR="00985F3A" w:rsidRPr="00903DBA">
        <w:rPr>
          <w:highlight w:val="white"/>
        </w:rPr>
        <w:t xml:space="preserve">to zero </w:t>
      </w:r>
      <w:r w:rsidR="00364F45" w:rsidRPr="00903DBA">
        <w:rPr>
          <w:highlight w:val="white"/>
        </w:rPr>
        <w:t xml:space="preserve">the bits of the target value </w:t>
      </w:r>
      <w:r w:rsidR="00985F3A" w:rsidRPr="00903DBA">
        <w:rPr>
          <w:highlight w:val="white"/>
        </w:rPr>
        <w:t>that do not fit in the source value.</w:t>
      </w:r>
    </w:p>
    <w:p w14:paraId="7854DB25" w14:textId="4D136431" w:rsidR="00530CE4" w:rsidRPr="00903DBA" w:rsidRDefault="00530CE4" w:rsidP="00530CE4">
      <w:pPr>
        <w:pStyle w:val="Code"/>
        <w:rPr>
          <w:highlight w:val="white"/>
        </w:rPr>
      </w:pPr>
      <w:r w:rsidRPr="00903DBA">
        <w:rPr>
          <w:highlight w:val="white"/>
        </w:rPr>
        <w:t xml:space="preserve">      if (</w:t>
      </w:r>
      <w:r w:rsidR="00A17FA1" w:rsidRPr="00903DBA">
        <w:rPr>
          <w:highlight w:val="white"/>
        </w:rPr>
        <w:t>source</w:t>
      </w:r>
      <w:r w:rsidRPr="00903DBA">
        <w:rPr>
          <w:highlight w:val="white"/>
        </w:rPr>
        <w:t xml:space="preserve">Size != </w:t>
      </w:r>
      <w:r w:rsidR="00A17FA1" w:rsidRPr="00903DBA">
        <w:rPr>
          <w:highlight w:val="white"/>
        </w:rPr>
        <w:t>target</w:t>
      </w:r>
      <w:r w:rsidRPr="00903DBA">
        <w:rPr>
          <w:highlight w:val="white"/>
        </w:rPr>
        <w:t>Size) {</w:t>
      </w:r>
    </w:p>
    <w:p w14:paraId="6A681E3D" w14:textId="54B6D6EB" w:rsidR="00530CE4" w:rsidRPr="00903DBA" w:rsidRDefault="00530CE4" w:rsidP="00530CE4">
      <w:pPr>
        <w:pStyle w:val="Code"/>
        <w:rPr>
          <w:highlight w:val="white"/>
        </w:rPr>
      </w:pPr>
      <w:r w:rsidRPr="00903DBA">
        <w:rPr>
          <w:highlight w:val="white"/>
        </w:rPr>
        <w:t xml:space="preserve">        if (</w:t>
      </w:r>
      <w:r w:rsidR="00A17FA1" w:rsidRPr="00903DBA">
        <w:rPr>
          <w:highlight w:val="white"/>
        </w:rPr>
        <w:t>source</w:t>
      </w:r>
      <w:r w:rsidRPr="00903DBA">
        <w:rPr>
          <w:highlight w:val="white"/>
        </w:rPr>
        <w:t xml:space="preserve">Size &lt; </w:t>
      </w:r>
      <w:r w:rsidR="00A17FA1" w:rsidRPr="00903DBA">
        <w:rPr>
          <w:highlight w:val="white"/>
        </w:rPr>
        <w:t>target</w:t>
      </w:r>
      <w:r w:rsidRPr="00903DBA">
        <w:rPr>
          <w:highlight w:val="white"/>
        </w:rPr>
        <w:t>Size) {</w:t>
      </w:r>
    </w:p>
    <w:p w14:paraId="055FD522" w14:textId="351C75E9" w:rsidR="00985F3A" w:rsidRPr="00903DBA" w:rsidRDefault="00985F3A" w:rsidP="00413CD3">
      <w:pPr>
        <w:rPr>
          <w:highlight w:val="white"/>
        </w:rPr>
      </w:pPr>
      <w:r w:rsidRPr="00903DBA">
        <w:rPr>
          <w:highlight w:val="white"/>
        </w:rPr>
        <w:lastRenderedPageBreak/>
        <w:t>If the target size is eight byt</w:t>
      </w:r>
      <w:r w:rsidR="00413CD3" w:rsidRPr="00903DBA">
        <w:rPr>
          <w:highlight w:val="white"/>
        </w:rPr>
        <w:t>es, we have a special case.</w:t>
      </w:r>
      <w:r w:rsidR="00B20D15" w:rsidRPr="00903DBA">
        <w:rPr>
          <w:highlight w:val="white"/>
        </w:rPr>
        <w:t xml:space="preserve"> We need to load the mask to a register, and </w:t>
      </w:r>
      <w:r w:rsidR="003E224B" w:rsidRPr="00903DBA">
        <w:rPr>
          <w:highlight w:val="white"/>
        </w:rPr>
        <w:t xml:space="preserve">use the </w:t>
      </w:r>
      <w:r w:rsidR="003E224B" w:rsidRPr="00903DBA">
        <w:rPr>
          <w:rStyle w:val="KeyWord0"/>
          <w:highlight w:val="white"/>
        </w:rPr>
        <w:t>and</w:t>
      </w:r>
      <w:r w:rsidR="003E224B" w:rsidRPr="00903DBA">
        <w:rPr>
          <w:highlight w:val="white"/>
        </w:rPr>
        <w:t xml:space="preserve"> instruction to do the actual masking.</w:t>
      </w:r>
    </w:p>
    <w:p w14:paraId="375CF77B" w14:textId="4C795539" w:rsidR="00530CE4" w:rsidRPr="00903DBA" w:rsidRDefault="00530CE4" w:rsidP="00530CE4">
      <w:pPr>
        <w:pStyle w:val="Code"/>
        <w:rPr>
          <w:highlight w:val="white"/>
        </w:rPr>
      </w:pPr>
      <w:r w:rsidRPr="00903DBA">
        <w:rPr>
          <w:highlight w:val="white"/>
        </w:rPr>
        <w:t xml:space="preserve">          if (</w:t>
      </w:r>
      <w:r w:rsidR="00A17FA1" w:rsidRPr="00903DBA">
        <w:rPr>
          <w:highlight w:val="white"/>
        </w:rPr>
        <w:t>target</w:t>
      </w:r>
      <w:r w:rsidRPr="00903DBA">
        <w:rPr>
          <w:highlight w:val="white"/>
        </w:rPr>
        <w:t>Size == 8) {</w:t>
      </w:r>
    </w:p>
    <w:p w14:paraId="048F040D" w14:textId="174F8AC4" w:rsidR="00530CE4" w:rsidRPr="00903DBA" w:rsidRDefault="00530CE4" w:rsidP="00530CE4">
      <w:pPr>
        <w:pStyle w:val="Code"/>
        <w:rPr>
          <w:highlight w:val="white"/>
        </w:rPr>
      </w:pPr>
      <w:r w:rsidRPr="00903DBA">
        <w:rPr>
          <w:highlight w:val="white"/>
        </w:rPr>
        <w:t xml:space="preserve">            Track </w:t>
      </w:r>
      <w:r w:rsidR="00A17FA1" w:rsidRPr="00903DBA">
        <w:rPr>
          <w:highlight w:val="white"/>
        </w:rPr>
        <w:t>target</w:t>
      </w:r>
      <w:r w:rsidRPr="00903DBA">
        <w:rPr>
          <w:highlight w:val="white"/>
        </w:rPr>
        <w:t>Track = new Track(</w:t>
      </w:r>
      <w:r w:rsidR="00A17FA1" w:rsidRPr="00903DBA">
        <w:rPr>
          <w:highlight w:val="white"/>
        </w:rPr>
        <w:t>target</w:t>
      </w:r>
      <w:r w:rsidRPr="00903DBA">
        <w:rPr>
          <w:highlight w:val="white"/>
        </w:rPr>
        <w:t>Symbol);</w:t>
      </w:r>
    </w:p>
    <w:p w14:paraId="7D9B1C71" w14:textId="35F334A9"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r.mov, </w:t>
      </w:r>
      <w:r w:rsidR="00A17FA1" w:rsidRPr="00903DBA">
        <w:rPr>
          <w:highlight w:val="white"/>
        </w:rPr>
        <w:t>target</w:t>
      </w:r>
      <w:r w:rsidRPr="00903DBA">
        <w:rPr>
          <w:highlight w:val="white"/>
        </w:rPr>
        <w:t>Track,</w:t>
      </w:r>
    </w:p>
    <w:p w14:paraId="429F2452" w14:textId="33B0D03A" w:rsidR="00530CE4" w:rsidRPr="00903DBA" w:rsidRDefault="00530CE4" w:rsidP="00530CE4">
      <w:pPr>
        <w:pStyle w:val="Code"/>
        <w:rPr>
          <w:highlight w:val="white"/>
        </w:rPr>
      </w:pPr>
      <w:r w:rsidRPr="00903DBA">
        <w:rPr>
          <w:highlight w:val="white"/>
        </w:rPr>
        <w:t xml:space="preserve">                            TypeSize.GetMask(</w:t>
      </w:r>
      <w:r w:rsidR="00A17FA1" w:rsidRPr="00903DBA">
        <w:rPr>
          <w:highlight w:val="white"/>
        </w:rPr>
        <w:t>sourceType</w:t>
      </w:r>
      <w:r w:rsidRPr="00903DBA">
        <w:rPr>
          <w:highlight w:val="white"/>
        </w:rPr>
        <w:t>.Sort));</w:t>
      </w:r>
    </w:p>
    <w:p w14:paraId="77270EA7" w14:textId="77777777" w:rsidR="00A17FA1"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r.and,</w:t>
      </w:r>
    </w:p>
    <w:p w14:paraId="6E412EA2" w14:textId="0B30ACCA" w:rsidR="00530CE4" w:rsidRPr="00903DBA" w:rsidRDefault="00A17FA1" w:rsidP="00530CE4">
      <w:pPr>
        <w:pStyle w:val="Code"/>
        <w:rPr>
          <w:highlight w:val="white"/>
        </w:rPr>
      </w:pPr>
      <w:r w:rsidRPr="00903DBA">
        <w:rPr>
          <w:highlight w:val="white"/>
        </w:rPr>
        <w:t xml:space="preserve">                           </w:t>
      </w:r>
      <w:r w:rsidR="00530CE4" w:rsidRPr="00903DBA">
        <w:rPr>
          <w:highlight w:val="white"/>
        </w:rPr>
        <w:t xml:space="preserve"> </w:t>
      </w:r>
      <w:r w:rsidRPr="00903DBA">
        <w:rPr>
          <w:highlight w:val="white"/>
        </w:rPr>
        <w:t>source</w:t>
      </w:r>
      <w:r w:rsidR="00530CE4" w:rsidRPr="00903DBA">
        <w:rPr>
          <w:highlight w:val="white"/>
        </w:rPr>
        <w:t xml:space="preserve">Track, </w:t>
      </w:r>
      <w:r w:rsidRPr="00903DBA">
        <w:rPr>
          <w:highlight w:val="white"/>
        </w:rPr>
        <w:t>target</w:t>
      </w:r>
      <w:r w:rsidR="00530CE4" w:rsidRPr="00903DBA">
        <w:rPr>
          <w:highlight w:val="white"/>
        </w:rPr>
        <w:t>Track);</w:t>
      </w:r>
    </w:p>
    <w:p w14:paraId="55A6FCAE" w14:textId="77777777" w:rsidR="00530CE4" w:rsidRPr="00903DBA" w:rsidRDefault="00530CE4" w:rsidP="00530CE4">
      <w:pPr>
        <w:pStyle w:val="Code"/>
        <w:rPr>
          <w:highlight w:val="white"/>
        </w:rPr>
      </w:pPr>
      <w:r w:rsidRPr="00903DBA">
        <w:rPr>
          <w:highlight w:val="white"/>
        </w:rPr>
        <w:t xml:space="preserve">          }</w:t>
      </w:r>
    </w:p>
    <w:p w14:paraId="78B137B6" w14:textId="2F04CB20" w:rsidR="003E224B" w:rsidRPr="00903DBA" w:rsidRDefault="003E224B" w:rsidP="003E224B">
      <w:pPr>
        <w:rPr>
          <w:highlight w:val="white"/>
        </w:rPr>
      </w:pPr>
      <w:r w:rsidRPr="00903DBA">
        <w:rPr>
          <w:highlight w:val="white"/>
        </w:rPr>
        <w:t xml:space="preserve">If the target size is not eight bytes, we can use the </w:t>
      </w:r>
      <w:r w:rsidRPr="00903DBA">
        <w:rPr>
          <w:rStyle w:val="KeyWord0"/>
          <w:highlight w:val="white"/>
        </w:rPr>
        <w:t>and</w:t>
      </w:r>
      <w:r w:rsidRPr="00903DBA">
        <w:rPr>
          <w:highlight w:val="white"/>
        </w:rPr>
        <w:t xml:space="preserve"> instruction directly.</w:t>
      </w:r>
    </w:p>
    <w:p w14:paraId="0238748F" w14:textId="77777777" w:rsidR="00530CE4" w:rsidRPr="00903DBA" w:rsidRDefault="00530CE4" w:rsidP="00530CE4">
      <w:pPr>
        <w:pStyle w:val="Code"/>
        <w:rPr>
          <w:highlight w:val="white"/>
        </w:rPr>
      </w:pPr>
      <w:r w:rsidRPr="00903DBA">
        <w:rPr>
          <w:highlight w:val="white"/>
        </w:rPr>
        <w:t xml:space="preserve">          else {</w:t>
      </w:r>
    </w:p>
    <w:p w14:paraId="4ADC4127" w14:textId="3ADEF48E"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r.and, </w:t>
      </w:r>
      <w:r w:rsidR="00A17FA1" w:rsidRPr="00903DBA">
        <w:rPr>
          <w:highlight w:val="white"/>
        </w:rPr>
        <w:t>source</w:t>
      </w:r>
      <w:r w:rsidRPr="00903DBA">
        <w:rPr>
          <w:highlight w:val="white"/>
        </w:rPr>
        <w:t>Track,</w:t>
      </w:r>
    </w:p>
    <w:p w14:paraId="7EBC5FA4" w14:textId="73F64D69" w:rsidR="00530CE4" w:rsidRPr="00903DBA" w:rsidRDefault="00530CE4" w:rsidP="00530CE4">
      <w:pPr>
        <w:pStyle w:val="Code"/>
        <w:rPr>
          <w:highlight w:val="white"/>
        </w:rPr>
      </w:pPr>
      <w:r w:rsidRPr="00903DBA">
        <w:rPr>
          <w:highlight w:val="white"/>
        </w:rPr>
        <w:t xml:space="preserve">                            TypeSize.GetMask(</w:t>
      </w:r>
      <w:r w:rsidR="00A17FA1" w:rsidRPr="00903DBA">
        <w:rPr>
          <w:highlight w:val="white"/>
        </w:rPr>
        <w:t>sourceType</w:t>
      </w:r>
      <w:r w:rsidRPr="00903DBA">
        <w:rPr>
          <w:highlight w:val="white"/>
        </w:rPr>
        <w:t>.Sort));</w:t>
      </w:r>
    </w:p>
    <w:p w14:paraId="1BAE0BB2" w14:textId="77777777" w:rsidR="00530CE4" w:rsidRPr="00903DBA" w:rsidRDefault="00530CE4" w:rsidP="00530CE4">
      <w:pPr>
        <w:pStyle w:val="Code"/>
        <w:rPr>
          <w:highlight w:val="white"/>
        </w:rPr>
      </w:pPr>
      <w:r w:rsidRPr="00903DBA">
        <w:rPr>
          <w:highlight w:val="white"/>
        </w:rPr>
        <w:t xml:space="preserve">          }</w:t>
      </w:r>
    </w:p>
    <w:p w14:paraId="3EDBBFF5" w14:textId="77777777" w:rsidR="00530CE4" w:rsidRPr="00903DBA" w:rsidRDefault="00530CE4" w:rsidP="00530CE4">
      <w:pPr>
        <w:pStyle w:val="Code"/>
        <w:rPr>
          <w:highlight w:val="white"/>
        </w:rPr>
      </w:pPr>
      <w:r w:rsidRPr="00903DBA">
        <w:rPr>
          <w:highlight w:val="white"/>
        </w:rPr>
        <w:t xml:space="preserve">        }</w:t>
      </w:r>
    </w:p>
    <w:p w14:paraId="0F5FF98A" w14:textId="5A7114AF" w:rsidR="00530CE4" w:rsidRPr="00903DBA" w:rsidRDefault="003E224B" w:rsidP="004153E4">
      <w:pPr>
        <w:rPr>
          <w:highlight w:val="white"/>
        </w:rPr>
      </w:pPr>
      <w:r w:rsidRPr="00903DBA">
        <w:rPr>
          <w:highlight w:val="white"/>
        </w:rPr>
        <w:t xml:space="preserve">If both the source type and target type is signed, we need to preserve the signed status throught the </w:t>
      </w:r>
      <w:r w:rsidR="004153E4" w:rsidRPr="00903DBA">
        <w:rPr>
          <w:highlight w:val="white"/>
        </w:rPr>
        <w:t xml:space="preserve">conversion process. </w:t>
      </w:r>
      <w:r w:rsidR="00E02924" w:rsidRPr="00903DBA">
        <w:rPr>
          <w:highlight w:val="white"/>
        </w:rPr>
        <w:t xml:space="preserve">If the </w:t>
      </w:r>
      <w:r w:rsidR="0004293F" w:rsidRPr="00903DBA">
        <w:rPr>
          <w:highlight w:val="white"/>
        </w:rPr>
        <w:t xml:space="preserve">value is negative, the top-most bit is set to one. Since the source size does not equals the target size, </w:t>
      </w:r>
      <w:r w:rsidR="006C3B0E" w:rsidRPr="00903DBA">
        <w:rPr>
          <w:highlight w:val="white"/>
        </w:rPr>
        <w:t xml:space="preserve">the top-most bits differ between the values. Therefore, if the value is negative, we need to </w:t>
      </w:r>
      <w:r w:rsidR="00AF7DB1" w:rsidRPr="00903DBA">
        <w:rPr>
          <w:highlight w:val="white"/>
        </w:rPr>
        <w:t>change it to a positive value with the source size and change it back to a negative value with the target size. In this way, the signed status will be preserved.</w:t>
      </w:r>
      <w:r w:rsidR="001A4153" w:rsidRPr="00903DBA">
        <w:rPr>
          <w:highlight w:val="white"/>
        </w:rPr>
        <w:t xml:space="preserve"> However, if the value is non-negative</w:t>
      </w:r>
      <w:r w:rsidR="00116411" w:rsidRPr="00903DBA">
        <w:rPr>
          <w:highlight w:val="white"/>
        </w:rPr>
        <w:t xml:space="preserve"> (zero or positive), we do nothing. We just add to the track map that the values holds a new size.</w:t>
      </w:r>
    </w:p>
    <w:p w14:paraId="6FF4ED4F" w14:textId="66DFB52A" w:rsidR="00530CE4" w:rsidRPr="00903DBA" w:rsidRDefault="00530CE4" w:rsidP="00530CE4">
      <w:pPr>
        <w:pStyle w:val="Code"/>
        <w:rPr>
          <w:highlight w:val="white"/>
        </w:rPr>
      </w:pPr>
      <w:r w:rsidRPr="00903DBA">
        <w:rPr>
          <w:highlight w:val="white"/>
        </w:rPr>
        <w:t xml:space="preserve">        if (</w:t>
      </w:r>
      <w:r w:rsidR="00A17FA1" w:rsidRPr="00903DBA">
        <w:rPr>
          <w:highlight w:val="white"/>
        </w:rPr>
        <w:t>sourceType</w:t>
      </w:r>
      <w:r w:rsidRPr="00903DBA">
        <w:rPr>
          <w:highlight w:val="white"/>
        </w:rPr>
        <w:t xml:space="preserve">.IsSigned() &amp;&amp; </w:t>
      </w:r>
      <w:r w:rsidR="00A17FA1" w:rsidRPr="00903DBA">
        <w:rPr>
          <w:highlight w:val="white"/>
        </w:rPr>
        <w:t>target</w:t>
      </w:r>
      <w:r w:rsidRPr="00903DBA">
        <w:rPr>
          <w:highlight w:val="white"/>
        </w:rPr>
        <w:t>Type.IsSigned()) {</w:t>
      </w:r>
    </w:p>
    <w:p w14:paraId="2240E929" w14:textId="4424C398"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r.set_track_size,</w:t>
      </w:r>
    </w:p>
    <w:p w14:paraId="2F3D8E4E" w14:textId="04BD643C" w:rsidR="00530CE4" w:rsidRPr="00903DBA" w:rsidRDefault="00530CE4" w:rsidP="00530CE4">
      <w:pPr>
        <w:pStyle w:val="Code"/>
        <w:rPr>
          <w:highlight w:val="white"/>
        </w:rPr>
      </w:pPr>
      <w:r w:rsidRPr="00903DBA">
        <w:rPr>
          <w:highlight w:val="white"/>
        </w:rPr>
        <w:t xml:space="preserve">                          </w:t>
      </w:r>
      <w:r w:rsidR="00A17FA1" w:rsidRPr="00903DBA">
        <w:rPr>
          <w:highlight w:val="white"/>
        </w:rPr>
        <w:t>source</w:t>
      </w:r>
      <w:r w:rsidRPr="00903DBA">
        <w:rPr>
          <w:highlight w:val="white"/>
        </w:rPr>
        <w:t xml:space="preserve">Track, </w:t>
      </w:r>
      <w:r w:rsidR="00A17FA1" w:rsidRPr="00903DBA">
        <w:rPr>
          <w:highlight w:val="white"/>
        </w:rPr>
        <w:t>source</w:t>
      </w:r>
      <w:r w:rsidRPr="00903DBA">
        <w:rPr>
          <w:highlight w:val="white"/>
        </w:rPr>
        <w:t>Size);</w:t>
      </w:r>
    </w:p>
    <w:p w14:paraId="20DD4690" w14:textId="77777777" w:rsidR="00060A58"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r.cmp, </w:t>
      </w:r>
      <w:r w:rsidR="00A17FA1" w:rsidRPr="00903DBA">
        <w:rPr>
          <w:highlight w:val="white"/>
        </w:rPr>
        <w:t>source</w:t>
      </w:r>
      <w:r w:rsidRPr="00903DBA">
        <w:rPr>
          <w:highlight w:val="white"/>
        </w:rPr>
        <w:t>Track,</w:t>
      </w:r>
    </w:p>
    <w:p w14:paraId="678919F4" w14:textId="42165C2C" w:rsidR="00530CE4" w:rsidRPr="00903DBA" w:rsidRDefault="00060A58" w:rsidP="00530CE4">
      <w:pPr>
        <w:pStyle w:val="Code"/>
        <w:rPr>
          <w:highlight w:val="white"/>
        </w:rPr>
      </w:pPr>
      <w:r w:rsidRPr="00903DBA">
        <w:rPr>
          <w:highlight w:val="white"/>
        </w:rPr>
        <w:t xml:space="preserve">                         </w:t>
      </w:r>
      <w:r w:rsidR="00530CE4" w:rsidRPr="00903DBA">
        <w:rPr>
          <w:highlight w:val="white"/>
        </w:rPr>
        <w:t xml:space="preserve"> BigInteger.Zero);</w:t>
      </w:r>
    </w:p>
    <w:p w14:paraId="11B59AC2" w14:textId="491D3880"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r.jge, null, null, index + 1);</w:t>
      </w:r>
    </w:p>
    <w:p w14:paraId="7EFEB447" w14:textId="7BB99E4E"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r.neg, </w:t>
      </w:r>
      <w:r w:rsidR="00A17FA1" w:rsidRPr="00903DBA">
        <w:rPr>
          <w:highlight w:val="white"/>
        </w:rPr>
        <w:t>source</w:t>
      </w:r>
      <w:r w:rsidRPr="00903DBA">
        <w:rPr>
          <w:highlight w:val="white"/>
        </w:rPr>
        <w:t>Track);</w:t>
      </w:r>
    </w:p>
    <w:p w14:paraId="14DE7EB2" w14:textId="77777777" w:rsidR="00060A58"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r.set_track_size,</w:t>
      </w:r>
    </w:p>
    <w:p w14:paraId="0C5703A7" w14:textId="6AF967CF" w:rsidR="00530CE4" w:rsidRPr="00903DBA" w:rsidRDefault="00060A58" w:rsidP="00530CE4">
      <w:pPr>
        <w:pStyle w:val="Code"/>
        <w:rPr>
          <w:highlight w:val="white"/>
        </w:rPr>
      </w:pPr>
      <w:r w:rsidRPr="00903DBA">
        <w:rPr>
          <w:highlight w:val="white"/>
        </w:rPr>
        <w:t xml:space="preserve">                          </w:t>
      </w:r>
      <w:r w:rsidR="00A17FA1" w:rsidRPr="00903DBA">
        <w:rPr>
          <w:highlight w:val="white"/>
        </w:rPr>
        <w:t>source</w:t>
      </w:r>
      <w:r w:rsidR="00530CE4" w:rsidRPr="00903DBA">
        <w:rPr>
          <w:highlight w:val="white"/>
        </w:rPr>
        <w:t xml:space="preserve">Track, </w:t>
      </w:r>
      <w:r w:rsidR="00A17FA1" w:rsidRPr="00903DBA">
        <w:rPr>
          <w:highlight w:val="white"/>
        </w:rPr>
        <w:t>target</w:t>
      </w:r>
      <w:r w:rsidR="00530CE4" w:rsidRPr="00903DBA">
        <w:rPr>
          <w:highlight w:val="white"/>
        </w:rPr>
        <w:t>Size);</w:t>
      </w:r>
    </w:p>
    <w:p w14:paraId="0133DAE3" w14:textId="5C5DA283"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r.neg, </w:t>
      </w:r>
      <w:r w:rsidR="00A17FA1" w:rsidRPr="00903DBA">
        <w:rPr>
          <w:highlight w:val="white"/>
        </w:rPr>
        <w:t>source</w:t>
      </w:r>
      <w:r w:rsidRPr="00903DBA">
        <w:rPr>
          <w:highlight w:val="white"/>
        </w:rPr>
        <w:t>Track);</w:t>
      </w:r>
    </w:p>
    <w:p w14:paraId="3D60F94D" w14:textId="77777777" w:rsidR="00530CE4" w:rsidRPr="00903DBA" w:rsidRDefault="00530CE4" w:rsidP="00530CE4">
      <w:pPr>
        <w:pStyle w:val="Code"/>
        <w:rPr>
          <w:highlight w:val="white"/>
        </w:rPr>
      </w:pPr>
      <w:r w:rsidRPr="00903DBA">
        <w:rPr>
          <w:highlight w:val="white"/>
        </w:rPr>
        <w:t xml:space="preserve">        }</w:t>
      </w:r>
    </w:p>
    <w:p w14:paraId="4C48D9B6" w14:textId="77777777" w:rsidR="00530CE4" w:rsidRPr="00903DBA" w:rsidRDefault="00530CE4" w:rsidP="00530CE4">
      <w:pPr>
        <w:pStyle w:val="Code"/>
        <w:rPr>
          <w:highlight w:val="white"/>
        </w:rPr>
      </w:pPr>
      <w:r w:rsidRPr="00903DBA">
        <w:rPr>
          <w:highlight w:val="white"/>
        </w:rPr>
        <w:t xml:space="preserve">      }</w:t>
      </w:r>
    </w:p>
    <w:p w14:paraId="21D4FF26" w14:textId="176893A4" w:rsidR="00530CE4" w:rsidRPr="00903DBA" w:rsidRDefault="00022679" w:rsidP="003C0424">
      <w:pPr>
        <w:rPr>
          <w:highlight w:val="white"/>
        </w:rPr>
      </w:pPr>
      <w:r w:rsidRPr="00903DBA">
        <w:rPr>
          <w:highlight w:val="white"/>
        </w:rPr>
        <w:t xml:space="preserve">If the </w:t>
      </w:r>
      <w:r w:rsidR="00364F45" w:rsidRPr="00903DBA">
        <w:rPr>
          <w:highlight w:val="white"/>
        </w:rPr>
        <w:t>target</w:t>
      </w:r>
      <w:r w:rsidR="003C0424" w:rsidRPr="00903DBA">
        <w:rPr>
          <w:highlight w:val="white"/>
        </w:rPr>
        <w:t xml:space="preserve"> type and </w:t>
      </w:r>
      <w:r w:rsidR="00364F45" w:rsidRPr="00903DBA">
        <w:rPr>
          <w:highlight w:val="white"/>
        </w:rPr>
        <w:t>source</w:t>
      </w:r>
      <w:r w:rsidR="003C0424" w:rsidRPr="00903DBA">
        <w:rPr>
          <w:highlight w:val="white"/>
        </w:rPr>
        <w:t xml:space="preserve"> type ha</w:t>
      </w:r>
      <w:r w:rsidR="00C03733" w:rsidRPr="00903DBA">
        <w:rPr>
          <w:highlight w:val="white"/>
        </w:rPr>
        <w:t>ve</w:t>
      </w:r>
      <w:r w:rsidR="003C0424" w:rsidRPr="00903DBA">
        <w:rPr>
          <w:highlight w:val="white"/>
        </w:rPr>
        <w:t xml:space="preserve"> the same size, we only add the </w:t>
      </w:r>
      <w:r w:rsidR="00364F45" w:rsidRPr="00903DBA">
        <w:rPr>
          <w:highlight w:val="white"/>
        </w:rPr>
        <w:t>target</w:t>
      </w:r>
      <w:r w:rsidR="003C0424" w:rsidRPr="00903DBA">
        <w:rPr>
          <w:highlight w:val="white"/>
        </w:rPr>
        <w:t xml:space="preserve"> symbol with the </w:t>
      </w:r>
      <w:r w:rsidR="00364F45" w:rsidRPr="00903DBA">
        <w:rPr>
          <w:highlight w:val="white"/>
        </w:rPr>
        <w:t>source</w:t>
      </w:r>
      <w:r w:rsidR="003C0424" w:rsidRPr="00903DBA">
        <w:rPr>
          <w:highlight w:val="white"/>
        </w:rPr>
        <w:t xml:space="preserve"> track in the track map.</w:t>
      </w:r>
    </w:p>
    <w:p w14:paraId="034D1B17" w14:textId="4CBA4997" w:rsidR="00530CE4" w:rsidRPr="00903DBA" w:rsidRDefault="00530CE4" w:rsidP="00530CE4">
      <w:pPr>
        <w:pStyle w:val="Code"/>
        <w:rPr>
          <w:highlight w:val="white"/>
        </w:rPr>
      </w:pPr>
      <w:r w:rsidRPr="00903DBA">
        <w:rPr>
          <w:highlight w:val="white"/>
        </w:rPr>
        <w:t xml:space="preserve">      m_trackMap.Add(</w:t>
      </w:r>
      <w:r w:rsidR="00A17FA1" w:rsidRPr="00903DBA">
        <w:rPr>
          <w:highlight w:val="white"/>
        </w:rPr>
        <w:t>target</w:t>
      </w:r>
      <w:r w:rsidRPr="00903DBA">
        <w:rPr>
          <w:highlight w:val="white"/>
        </w:rPr>
        <w:t xml:space="preserve">Symbol, </w:t>
      </w:r>
      <w:r w:rsidR="00A17FA1" w:rsidRPr="00903DBA">
        <w:rPr>
          <w:highlight w:val="white"/>
        </w:rPr>
        <w:t>source</w:t>
      </w:r>
      <w:r w:rsidRPr="00903DBA">
        <w:rPr>
          <w:highlight w:val="white"/>
        </w:rPr>
        <w:t>Track);</w:t>
      </w:r>
    </w:p>
    <w:p w14:paraId="4015035E" w14:textId="77777777" w:rsidR="00530CE4" w:rsidRPr="00903DBA" w:rsidRDefault="00530CE4" w:rsidP="00530CE4">
      <w:pPr>
        <w:pStyle w:val="Code"/>
        <w:rPr>
          <w:highlight w:val="white"/>
        </w:rPr>
      </w:pPr>
      <w:r w:rsidRPr="00903DBA">
        <w:rPr>
          <w:highlight w:val="white"/>
        </w:rPr>
        <w:t xml:space="preserve">    }</w:t>
      </w:r>
    </w:p>
    <w:p w14:paraId="012F07F8" w14:textId="0D529EAF" w:rsidR="00530CE4" w:rsidRPr="00903DBA" w:rsidRDefault="00116411" w:rsidP="00116411">
      <w:pPr>
        <w:rPr>
          <w:highlight w:val="white"/>
        </w:rPr>
      </w:pPr>
      <w:r w:rsidRPr="00903DBA">
        <w:rPr>
          <w:highlight w:val="white"/>
        </w:rPr>
        <w:t xml:space="preserve">The </w:t>
      </w:r>
      <w:r w:rsidRPr="00903DBA">
        <w:rPr>
          <w:rStyle w:val="KeyWord0"/>
          <w:highlight w:val="white"/>
        </w:rPr>
        <w:t>IntegralToFloating</w:t>
      </w:r>
      <w:r w:rsidRPr="00903DBA">
        <w:rPr>
          <w:highlight w:val="white"/>
        </w:rPr>
        <w:t xml:space="preserve"> and </w:t>
      </w:r>
      <w:r w:rsidRPr="00903DBA">
        <w:rPr>
          <w:rStyle w:val="KeyWord0"/>
          <w:highlight w:val="white"/>
        </w:rPr>
        <w:t>FloatingToIntegral</w:t>
      </w:r>
      <w:r w:rsidRPr="00903DBA">
        <w:rPr>
          <w:highlight w:val="white"/>
        </w:rPr>
        <w:t xml:space="preserve"> </w:t>
      </w:r>
      <w:r w:rsidR="0078711E" w:rsidRPr="00903DBA">
        <w:rPr>
          <w:highlight w:val="white"/>
        </w:rPr>
        <w:t>are quite simple. In the integral</w:t>
      </w:r>
      <w:r w:rsidR="0082298E" w:rsidRPr="00903DBA">
        <w:rPr>
          <w:highlight w:val="white"/>
        </w:rPr>
        <w:t>-</w:t>
      </w:r>
      <w:r w:rsidR="0078711E" w:rsidRPr="00903DBA">
        <w:rPr>
          <w:highlight w:val="white"/>
        </w:rPr>
        <w:t xml:space="preserve">to-floating-case </w:t>
      </w:r>
      <w:r w:rsidR="0082298E" w:rsidRPr="00903DBA">
        <w:rPr>
          <w:highlight w:val="white"/>
        </w:rPr>
        <w:t xml:space="preserve">we push the integral value at the floating-point stack, and in the floating-to-integral case, we pop the value from the stack. Note that there is no floating-to-floating case. </w:t>
      </w:r>
      <w:r w:rsidR="00613923" w:rsidRPr="00903DBA">
        <w:rPr>
          <w:highlight w:val="white"/>
        </w:rPr>
        <w:t xml:space="preserve">In that case, we just keep the value on the stack, the type conversion occurs when the </w:t>
      </w:r>
      <w:r w:rsidR="004312DA" w:rsidRPr="00903DBA">
        <w:rPr>
          <w:highlight w:val="white"/>
        </w:rPr>
        <w:t>value is pushed, popped, or topped.</w:t>
      </w:r>
    </w:p>
    <w:p w14:paraId="04515EE8" w14:textId="77777777" w:rsidR="00530CE4" w:rsidRPr="00903DBA" w:rsidRDefault="00530CE4" w:rsidP="00530CE4">
      <w:pPr>
        <w:pStyle w:val="Code"/>
        <w:rPr>
          <w:highlight w:val="white"/>
        </w:rPr>
      </w:pPr>
      <w:r w:rsidRPr="00903DBA">
        <w:rPr>
          <w:highlight w:val="white"/>
        </w:rPr>
        <w:t xml:space="preserve">    public void IntegralToFloating(MiddleCode middleCode) {</w:t>
      </w:r>
    </w:p>
    <w:p w14:paraId="40B2AB65" w14:textId="77777777" w:rsidR="00530CE4" w:rsidRPr="00903DBA" w:rsidRDefault="00530CE4" w:rsidP="00530CE4">
      <w:pPr>
        <w:pStyle w:val="Code"/>
        <w:rPr>
          <w:highlight w:val="white"/>
        </w:rPr>
      </w:pPr>
      <w:r w:rsidRPr="00903DBA">
        <w:rPr>
          <w:highlight w:val="white"/>
        </w:rPr>
        <w:t xml:space="preserve">      Symbol fromSymbol = (Symbol) middleCode[1];</w:t>
      </w:r>
    </w:p>
    <w:p w14:paraId="2166211C" w14:textId="77777777" w:rsidR="00530CE4" w:rsidRPr="00903DBA" w:rsidRDefault="00530CE4" w:rsidP="00530CE4">
      <w:pPr>
        <w:pStyle w:val="Code"/>
        <w:rPr>
          <w:highlight w:val="white"/>
        </w:rPr>
      </w:pPr>
      <w:r w:rsidRPr="00903DBA">
        <w:rPr>
          <w:highlight w:val="white"/>
        </w:rPr>
        <w:t xml:space="preserve">      PushSymbol(fromSymbol);</w:t>
      </w:r>
    </w:p>
    <w:p w14:paraId="6610FA79" w14:textId="77777777" w:rsidR="00530CE4" w:rsidRPr="00903DBA" w:rsidRDefault="00530CE4" w:rsidP="00530CE4">
      <w:pPr>
        <w:pStyle w:val="Code"/>
        <w:rPr>
          <w:highlight w:val="white"/>
        </w:rPr>
      </w:pPr>
      <w:r w:rsidRPr="00903DBA">
        <w:rPr>
          <w:highlight w:val="white"/>
        </w:rPr>
        <w:t xml:space="preserve">    }</w:t>
      </w:r>
    </w:p>
    <w:p w14:paraId="3465E2DA" w14:textId="77777777" w:rsidR="00530CE4" w:rsidRPr="00903DBA" w:rsidRDefault="00530CE4" w:rsidP="00530CE4">
      <w:pPr>
        <w:pStyle w:val="Code"/>
        <w:rPr>
          <w:highlight w:val="white"/>
        </w:rPr>
      </w:pPr>
      <w:r w:rsidRPr="00903DBA">
        <w:rPr>
          <w:highlight w:val="white"/>
        </w:rPr>
        <w:t xml:space="preserve">  </w:t>
      </w:r>
    </w:p>
    <w:p w14:paraId="43BC9871" w14:textId="77777777" w:rsidR="00530CE4" w:rsidRPr="00903DBA" w:rsidRDefault="00530CE4" w:rsidP="00530CE4">
      <w:pPr>
        <w:pStyle w:val="Code"/>
        <w:rPr>
          <w:highlight w:val="white"/>
        </w:rPr>
      </w:pPr>
      <w:r w:rsidRPr="00903DBA">
        <w:rPr>
          <w:highlight w:val="white"/>
        </w:rPr>
        <w:t xml:space="preserve">    public void FloatingToIntegral(MiddleCode middleCode) {</w:t>
      </w:r>
    </w:p>
    <w:p w14:paraId="3530F953" w14:textId="77777777" w:rsidR="00530CE4" w:rsidRPr="00903DBA" w:rsidRDefault="00530CE4" w:rsidP="00530CE4">
      <w:pPr>
        <w:pStyle w:val="Code"/>
        <w:rPr>
          <w:highlight w:val="white"/>
        </w:rPr>
      </w:pPr>
      <w:r w:rsidRPr="00903DBA">
        <w:rPr>
          <w:highlight w:val="white"/>
        </w:rPr>
        <w:t xml:space="preserve">      Symbol toSymbol = (Symbol) middleCode[0];</w:t>
      </w:r>
    </w:p>
    <w:p w14:paraId="32D9A990" w14:textId="77777777" w:rsidR="00530CE4" w:rsidRPr="00903DBA" w:rsidRDefault="00530CE4" w:rsidP="00530CE4">
      <w:pPr>
        <w:pStyle w:val="Code"/>
        <w:rPr>
          <w:highlight w:val="white"/>
        </w:rPr>
      </w:pPr>
      <w:r w:rsidRPr="00903DBA">
        <w:rPr>
          <w:highlight w:val="white"/>
        </w:rPr>
        <w:t xml:space="preserve">      TopPopSymbol(toSymbol, TopOrPop.Pop);</w:t>
      </w:r>
    </w:p>
    <w:p w14:paraId="634ACCEE" w14:textId="77777777" w:rsidR="00530CE4" w:rsidRPr="00903DBA" w:rsidRDefault="00530CE4" w:rsidP="00530CE4">
      <w:pPr>
        <w:pStyle w:val="Code"/>
        <w:rPr>
          <w:highlight w:val="white"/>
        </w:rPr>
      </w:pPr>
      <w:r w:rsidRPr="00903DBA">
        <w:rPr>
          <w:highlight w:val="white"/>
        </w:rPr>
        <w:lastRenderedPageBreak/>
        <w:t xml:space="preserve">    }</w:t>
      </w:r>
    </w:p>
    <w:p w14:paraId="2E4DE932" w14:textId="213AB8DC" w:rsidR="00D935A0" w:rsidRPr="00903DBA" w:rsidRDefault="009F60A9" w:rsidP="009F60A9">
      <w:pPr>
        <w:pStyle w:val="Rubrik3"/>
        <w:rPr>
          <w:highlight w:val="white"/>
        </w:rPr>
      </w:pPr>
      <w:bookmarkStart w:id="456" w:name="_Toc57656102"/>
      <w:r w:rsidRPr="00903DBA">
        <w:rPr>
          <w:highlight w:val="white"/>
        </w:rPr>
        <w:t>Struct and Union</w:t>
      </w:r>
      <w:bookmarkEnd w:id="456"/>
    </w:p>
    <w:p w14:paraId="64D28C63" w14:textId="10DC007A" w:rsidR="00444674" w:rsidRPr="00903DBA" w:rsidRDefault="00444674" w:rsidP="00444674">
      <w:pPr>
        <w:rPr>
          <w:highlight w:val="white"/>
        </w:rPr>
      </w:pPr>
      <w:r w:rsidRPr="00903DBA">
        <w:rPr>
          <w:highlight w:val="white"/>
        </w:rPr>
        <w:t xml:space="preserve">This section describes the handling of struct and unions, assignment, parameter, </w:t>
      </w:r>
      <w:r w:rsidR="00B158AB" w:rsidRPr="00903DBA">
        <w:rPr>
          <w:highlight w:val="white"/>
        </w:rPr>
        <w:t>and function return value</w:t>
      </w:r>
      <w:r w:rsidRPr="00903DBA">
        <w:rPr>
          <w:highlight w:val="white"/>
        </w:rPr>
        <w:t xml:space="preserve">. Note that </w:t>
      </w:r>
      <w:r w:rsidR="00B158AB" w:rsidRPr="00903DBA">
        <w:rPr>
          <w:highlight w:val="white"/>
        </w:rPr>
        <w:t xml:space="preserve">these methods make no </w:t>
      </w:r>
      <w:r w:rsidRPr="00903DBA">
        <w:rPr>
          <w:highlight w:val="white"/>
        </w:rPr>
        <w:t xml:space="preserve">difference </w:t>
      </w:r>
      <w:r w:rsidR="00B158AB" w:rsidRPr="00903DBA">
        <w:rPr>
          <w:highlight w:val="white"/>
        </w:rPr>
        <w:t xml:space="preserve">between </w:t>
      </w:r>
      <w:r w:rsidR="00B64F63" w:rsidRPr="00903DBA">
        <w:rPr>
          <w:highlight w:val="white"/>
        </w:rPr>
        <w:t xml:space="preserve">struct and unions, in all cases the task is to move </w:t>
      </w:r>
      <w:r w:rsidR="001C7F1D" w:rsidRPr="00903DBA">
        <w:rPr>
          <w:highlight w:val="white"/>
        </w:rPr>
        <w:t xml:space="preserve">the data of </w:t>
      </w:r>
      <w:r w:rsidR="00B64F63" w:rsidRPr="00903DBA">
        <w:rPr>
          <w:highlight w:val="white"/>
        </w:rPr>
        <w:t>a memory block between two addresses.</w:t>
      </w:r>
    </w:p>
    <w:p w14:paraId="0F0A7E15" w14:textId="462360EB" w:rsidR="00DE20A4" w:rsidRPr="00903DBA" w:rsidRDefault="00DE20A4" w:rsidP="00DE20A4">
      <w:pPr>
        <w:rPr>
          <w:highlight w:val="white"/>
        </w:rPr>
      </w:pPr>
      <w:r w:rsidRPr="00903DBA">
        <w:rPr>
          <w:highlight w:val="white"/>
        </w:rPr>
        <w:t xml:space="preserve">The </w:t>
      </w:r>
      <w:r w:rsidRPr="00903DBA">
        <w:rPr>
          <w:rStyle w:val="KeyWord0"/>
          <w:highlight w:val="white"/>
        </w:rPr>
        <w:t>StructUnionAssign</w:t>
      </w:r>
      <w:r w:rsidRPr="00903DBA">
        <w:rPr>
          <w:highlight w:val="white"/>
        </w:rPr>
        <w:t xml:space="preserve"> method</w:t>
      </w:r>
      <w:r w:rsidR="000E5B40" w:rsidRPr="00903DBA">
        <w:rPr>
          <w:highlight w:val="white"/>
        </w:rPr>
        <w:t xml:space="preserve"> copies the data from the address of the target symbol to address of the source symbol by calling </w:t>
      </w:r>
      <w:r w:rsidR="000E5B40" w:rsidRPr="00903DBA">
        <w:rPr>
          <w:rStyle w:val="KeyWord0"/>
          <w:highlight w:val="white"/>
        </w:rPr>
        <w:t>MemoryCopy</w:t>
      </w:r>
      <w:r w:rsidR="000E5B40" w:rsidRPr="00903DBA">
        <w:rPr>
          <w:highlight w:val="white"/>
        </w:rPr>
        <w:t>.</w:t>
      </w:r>
    </w:p>
    <w:p w14:paraId="61CE9321" w14:textId="77777777" w:rsidR="005B3B4D" w:rsidRPr="00903DBA" w:rsidRDefault="005B3B4D" w:rsidP="005B3B4D">
      <w:pPr>
        <w:pStyle w:val="Code"/>
        <w:rPr>
          <w:highlight w:val="white"/>
        </w:rPr>
      </w:pPr>
      <w:r w:rsidRPr="00903DBA">
        <w:rPr>
          <w:highlight w:val="white"/>
        </w:rPr>
        <w:t xml:space="preserve">    public void StructUnionAssignInit(MiddleCode middleCode) {</w:t>
      </w:r>
    </w:p>
    <w:p w14:paraId="4CEF4449" w14:textId="77777777" w:rsidR="005B3B4D" w:rsidRPr="00903DBA" w:rsidRDefault="005B3B4D" w:rsidP="005B3B4D">
      <w:pPr>
        <w:pStyle w:val="Code"/>
        <w:rPr>
          <w:highlight w:val="white"/>
        </w:rPr>
      </w:pPr>
      <w:r w:rsidRPr="00903DBA">
        <w:rPr>
          <w:highlight w:val="white"/>
        </w:rPr>
        <w:t xml:space="preserve">      Symbol targetSymbol = (Symbol)middleCode[0],</w:t>
      </w:r>
    </w:p>
    <w:p w14:paraId="121B828F" w14:textId="77777777" w:rsidR="005B3B4D" w:rsidRPr="00903DBA" w:rsidRDefault="005B3B4D" w:rsidP="005B3B4D">
      <w:pPr>
        <w:pStyle w:val="Code"/>
        <w:rPr>
          <w:highlight w:val="white"/>
        </w:rPr>
      </w:pPr>
      <w:r w:rsidRPr="00903DBA">
        <w:rPr>
          <w:highlight w:val="white"/>
        </w:rPr>
        <w:t xml:space="preserve">             sourceSymbol = (Symbol)middleCode[1];</w:t>
      </w:r>
    </w:p>
    <w:p w14:paraId="446C59DA" w14:textId="02E90648" w:rsidR="005B3B4D" w:rsidRPr="00903DBA" w:rsidRDefault="005B3B4D" w:rsidP="005B3B4D">
      <w:pPr>
        <w:pStyle w:val="Code"/>
        <w:rPr>
          <w:highlight w:val="white"/>
        </w:rPr>
      </w:pPr>
      <w:r w:rsidRPr="00903DBA">
        <w:rPr>
          <w:highlight w:val="white"/>
        </w:rPr>
        <w:t xml:space="preserve">      </w:t>
      </w:r>
      <w:r w:rsidR="00D0099B" w:rsidRPr="00903DBA">
        <w:rPr>
          <w:highlight w:val="white"/>
        </w:rPr>
        <w:t>MemoryCopyInit</w:t>
      </w:r>
      <w:r w:rsidRPr="00903DBA">
        <w:rPr>
          <w:highlight w:val="white"/>
        </w:rPr>
        <w:t>(targetSymbol, sourceSymbol);</w:t>
      </w:r>
    </w:p>
    <w:p w14:paraId="0BBFD8FD" w14:textId="77777777" w:rsidR="005B3B4D" w:rsidRPr="00903DBA" w:rsidRDefault="005B3B4D" w:rsidP="005B3B4D">
      <w:pPr>
        <w:pStyle w:val="Code"/>
        <w:rPr>
          <w:highlight w:val="white"/>
        </w:rPr>
      </w:pPr>
      <w:r w:rsidRPr="00903DBA">
        <w:rPr>
          <w:highlight w:val="white"/>
        </w:rPr>
        <w:t xml:space="preserve">    }</w:t>
      </w:r>
    </w:p>
    <w:p w14:paraId="59F41EC0" w14:textId="77777777" w:rsidR="005B3B4D" w:rsidRPr="00903DBA" w:rsidRDefault="005B3B4D" w:rsidP="005B3B4D">
      <w:pPr>
        <w:pStyle w:val="Code"/>
        <w:rPr>
          <w:highlight w:val="white"/>
        </w:rPr>
      </w:pPr>
    </w:p>
    <w:p w14:paraId="054C987A" w14:textId="77777777" w:rsidR="005B3B4D" w:rsidRPr="00903DBA" w:rsidRDefault="005B3B4D" w:rsidP="005B3B4D">
      <w:pPr>
        <w:pStyle w:val="Code"/>
        <w:rPr>
          <w:highlight w:val="white"/>
        </w:rPr>
      </w:pPr>
      <w:r w:rsidRPr="00903DBA">
        <w:rPr>
          <w:highlight w:val="white"/>
        </w:rPr>
        <w:t xml:space="preserve">    public void StructUnionAssign(MiddleCode middleCode, int middleIndex) {</w:t>
      </w:r>
    </w:p>
    <w:p w14:paraId="668222EF" w14:textId="77777777" w:rsidR="005B3B4D" w:rsidRPr="00903DBA" w:rsidRDefault="005B3B4D" w:rsidP="005B3B4D">
      <w:pPr>
        <w:pStyle w:val="Code"/>
        <w:rPr>
          <w:highlight w:val="white"/>
        </w:rPr>
      </w:pPr>
      <w:r w:rsidRPr="00903DBA">
        <w:rPr>
          <w:highlight w:val="white"/>
        </w:rPr>
        <w:t xml:space="preserve">      MemoryCopyLoop(middleIndex);</w:t>
      </w:r>
    </w:p>
    <w:p w14:paraId="298327E2" w14:textId="77777777" w:rsidR="005B3B4D" w:rsidRPr="00903DBA" w:rsidRDefault="005B3B4D" w:rsidP="005B3B4D">
      <w:pPr>
        <w:pStyle w:val="Code"/>
        <w:rPr>
          <w:highlight w:val="white"/>
        </w:rPr>
      </w:pPr>
      <w:r w:rsidRPr="00903DBA">
        <w:rPr>
          <w:highlight w:val="white"/>
        </w:rPr>
        <w:t xml:space="preserve">    }</w:t>
      </w:r>
    </w:p>
    <w:p w14:paraId="35771245" w14:textId="674C6B11" w:rsidR="00655B7D" w:rsidRPr="00903DBA" w:rsidRDefault="00195B92" w:rsidP="00195B92">
      <w:pPr>
        <w:rPr>
          <w:highlight w:val="white"/>
        </w:rPr>
      </w:pPr>
      <w:r w:rsidRPr="00903DBA">
        <w:rPr>
          <w:highlight w:val="white"/>
        </w:rPr>
        <w:t xml:space="preserve">The </w:t>
      </w:r>
      <w:r w:rsidRPr="00903DBA">
        <w:rPr>
          <w:rStyle w:val="KeyWord0"/>
          <w:highlight w:val="white"/>
        </w:rPr>
        <w:t>StructUnionParameter</w:t>
      </w:r>
      <w:r w:rsidRPr="00903DBA">
        <w:rPr>
          <w:highlight w:val="white"/>
        </w:rPr>
        <w:t xml:space="preserve"> copies the data from the address of the parameter symbol to the address </w:t>
      </w:r>
      <w:r w:rsidR="002D38C0" w:rsidRPr="00903DBA">
        <w:rPr>
          <w:highlight w:val="white"/>
        </w:rPr>
        <w:t xml:space="preserve">on the </w:t>
      </w:r>
      <w:r w:rsidR="00084BE4" w:rsidRPr="00903DBA">
        <w:rPr>
          <w:highlight w:val="white"/>
        </w:rPr>
        <w:t xml:space="preserve">activation record by calling </w:t>
      </w:r>
      <w:r w:rsidR="00084BE4" w:rsidRPr="00903DBA">
        <w:rPr>
          <w:rStyle w:val="KeyWord0"/>
          <w:highlight w:val="white"/>
        </w:rPr>
        <w:t>MemoryCopy</w:t>
      </w:r>
      <w:r w:rsidR="00084BE4" w:rsidRPr="00903DBA">
        <w:rPr>
          <w:highlight w:val="white"/>
        </w:rPr>
        <w:t>.</w:t>
      </w:r>
      <w:r w:rsidRPr="00903DBA">
        <w:rPr>
          <w:highlight w:val="white"/>
        </w:rPr>
        <w:t xml:space="preserve"> </w:t>
      </w:r>
    </w:p>
    <w:p w14:paraId="2B9C9536" w14:textId="77777777" w:rsidR="00C25B4C" w:rsidRPr="00903DBA" w:rsidRDefault="00C25B4C" w:rsidP="00C25B4C">
      <w:pPr>
        <w:pStyle w:val="Code"/>
        <w:rPr>
          <w:highlight w:val="white"/>
        </w:rPr>
      </w:pPr>
      <w:r w:rsidRPr="00903DBA">
        <w:rPr>
          <w:highlight w:val="white"/>
        </w:rPr>
        <w:t xml:space="preserve">    public void StructUnionParameterInit(MiddleCode middleCode) {</w:t>
      </w:r>
    </w:p>
    <w:p w14:paraId="3115142E" w14:textId="77777777" w:rsidR="00C25B4C" w:rsidRPr="00903DBA" w:rsidRDefault="00C25B4C" w:rsidP="00C25B4C">
      <w:pPr>
        <w:pStyle w:val="Code"/>
        <w:rPr>
          <w:highlight w:val="white"/>
        </w:rPr>
      </w:pPr>
      <w:r w:rsidRPr="00903DBA">
        <w:rPr>
          <w:highlight w:val="white"/>
        </w:rPr>
        <w:t xml:space="preserve">      int paramOffset = (int) middleCode[0];</w:t>
      </w:r>
    </w:p>
    <w:p w14:paraId="10B40134" w14:textId="77777777" w:rsidR="00C25B4C" w:rsidRPr="00903DBA" w:rsidRDefault="00C25B4C" w:rsidP="00C25B4C">
      <w:pPr>
        <w:pStyle w:val="Code"/>
        <w:rPr>
          <w:highlight w:val="white"/>
        </w:rPr>
      </w:pPr>
      <w:r w:rsidRPr="00903DBA">
        <w:rPr>
          <w:highlight w:val="white"/>
        </w:rPr>
        <w:t xml:space="preserve">      Symbol sourceSymbol = (Symbol) middleCode[2];</w:t>
      </w:r>
    </w:p>
    <w:p w14:paraId="649EEF38" w14:textId="77777777" w:rsidR="00C25B4C" w:rsidRPr="00903DBA" w:rsidRDefault="00C25B4C" w:rsidP="00C25B4C">
      <w:pPr>
        <w:pStyle w:val="Code"/>
        <w:rPr>
          <w:highlight w:val="white"/>
        </w:rPr>
      </w:pPr>
      <w:r w:rsidRPr="00903DBA">
        <w:rPr>
          <w:highlight w:val="white"/>
        </w:rPr>
        <w:t xml:space="preserve">      Symbol targetSymbol = new Symbol(Type.IntegerPointerType);</w:t>
      </w:r>
    </w:p>
    <w:p w14:paraId="404C348D" w14:textId="77777777" w:rsidR="00C25B4C" w:rsidRPr="00903DBA" w:rsidRDefault="00C25B4C" w:rsidP="00C25B4C">
      <w:pPr>
        <w:pStyle w:val="Code"/>
        <w:rPr>
          <w:highlight w:val="white"/>
        </w:rPr>
      </w:pPr>
      <w:r w:rsidRPr="00903DBA">
        <w:rPr>
          <w:highlight w:val="white"/>
        </w:rPr>
        <w:t xml:space="preserve">      targetSymbol.Offset = m_totalExtraSize + paramOffset;</w:t>
      </w:r>
    </w:p>
    <w:p w14:paraId="4688CCB4" w14:textId="77777777" w:rsidR="00C25B4C" w:rsidRPr="00903DBA" w:rsidRDefault="00C25B4C" w:rsidP="00C25B4C">
      <w:pPr>
        <w:pStyle w:val="Code"/>
        <w:rPr>
          <w:highlight w:val="white"/>
        </w:rPr>
      </w:pPr>
      <w:r w:rsidRPr="00903DBA">
        <w:rPr>
          <w:highlight w:val="white"/>
        </w:rPr>
        <w:t xml:space="preserve">      MemoryCopyInit(targetSymbol, sourceSymbol);</w:t>
      </w:r>
    </w:p>
    <w:p w14:paraId="0921FA2C" w14:textId="77777777" w:rsidR="00C25B4C" w:rsidRPr="00903DBA" w:rsidRDefault="00C25B4C" w:rsidP="00C25B4C">
      <w:pPr>
        <w:pStyle w:val="Code"/>
        <w:rPr>
          <w:highlight w:val="white"/>
        </w:rPr>
      </w:pPr>
      <w:r w:rsidRPr="00903DBA">
        <w:rPr>
          <w:highlight w:val="white"/>
        </w:rPr>
        <w:t xml:space="preserve">    }</w:t>
      </w:r>
    </w:p>
    <w:p w14:paraId="6C3AE6AA" w14:textId="77777777" w:rsidR="005B3B4D" w:rsidRPr="00903DBA" w:rsidRDefault="005B3B4D" w:rsidP="00C25B4C">
      <w:pPr>
        <w:pStyle w:val="Code"/>
        <w:rPr>
          <w:highlight w:val="white"/>
        </w:rPr>
      </w:pPr>
    </w:p>
    <w:p w14:paraId="2AB0068A" w14:textId="77777777" w:rsidR="005B3B4D" w:rsidRPr="00903DBA" w:rsidRDefault="005B3B4D" w:rsidP="005B3B4D">
      <w:pPr>
        <w:pStyle w:val="Code"/>
        <w:rPr>
          <w:highlight w:val="white"/>
        </w:rPr>
      </w:pPr>
      <w:r w:rsidRPr="00903DBA">
        <w:rPr>
          <w:highlight w:val="white"/>
        </w:rPr>
        <w:t xml:space="preserve">    public void StructUnionParameter(MiddleCode middleCode, int middleIndex) {</w:t>
      </w:r>
    </w:p>
    <w:p w14:paraId="3DF79C7F" w14:textId="77777777" w:rsidR="005B3B4D" w:rsidRPr="00903DBA" w:rsidRDefault="005B3B4D" w:rsidP="005B3B4D">
      <w:pPr>
        <w:pStyle w:val="Code"/>
        <w:rPr>
          <w:highlight w:val="white"/>
        </w:rPr>
      </w:pPr>
      <w:r w:rsidRPr="00903DBA">
        <w:rPr>
          <w:highlight w:val="white"/>
        </w:rPr>
        <w:t xml:space="preserve">      MemoryCopyLoop(middleIndex);</w:t>
      </w:r>
    </w:p>
    <w:p w14:paraId="5F3B8F19" w14:textId="77777777" w:rsidR="005B3B4D" w:rsidRPr="00903DBA" w:rsidRDefault="005B3B4D" w:rsidP="005B3B4D">
      <w:pPr>
        <w:pStyle w:val="Code"/>
        <w:rPr>
          <w:highlight w:val="white"/>
        </w:rPr>
      </w:pPr>
      <w:r w:rsidRPr="00903DBA">
        <w:rPr>
          <w:highlight w:val="white"/>
        </w:rPr>
        <w:t xml:space="preserve">    }</w:t>
      </w:r>
    </w:p>
    <w:p w14:paraId="1E371798" w14:textId="464F8E9C" w:rsidR="00655B7D" w:rsidRPr="00903DBA" w:rsidRDefault="00084BE4" w:rsidP="00084BE4">
      <w:pPr>
        <w:rPr>
          <w:highlight w:val="white"/>
        </w:rPr>
      </w:pPr>
      <w:r w:rsidRPr="00903DBA">
        <w:rPr>
          <w:highlight w:val="white"/>
        </w:rPr>
        <w:t xml:space="preserve">The </w:t>
      </w:r>
      <w:r w:rsidRPr="00903DBA">
        <w:rPr>
          <w:rStyle w:val="KeyWord0"/>
          <w:highlight w:val="white"/>
        </w:rPr>
        <w:t>StructUnionGetReturnValue</w:t>
      </w:r>
      <w:r w:rsidRPr="00903DBA">
        <w:rPr>
          <w:highlight w:val="white"/>
        </w:rPr>
        <w:t xml:space="preserve"> </w:t>
      </w:r>
      <w:r w:rsidR="00E1687B" w:rsidRPr="00903DBA">
        <w:rPr>
          <w:highlight w:val="white"/>
        </w:rPr>
        <w:t xml:space="preserve">loads the address </w:t>
      </w:r>
      <w:r w:rsidR="0054237E" w:rsidRPr="00903DBA">
        <w:rPr>
          <w:highlight w:val="white"/>
        </w:rPr>
        <w:t xml:space="preserve">symbol </w:t>
      </w:r>
      <w:r w:rsidR="00E1687B" w:rsidRPr="00903DBA">
        <w:rPr>
          <w:highlight w:val="white"/>
        </w:rPr>
        <w:t>of the symbol</w:t>
      </w:r>
      <w:r w:rsidR="00953741" w:rsidRPr="00903DBA">
        <w:rPr>
          <w:highlight w:val="white"/>
        </w:rPr>
        <w:t xml:space="preserve"> into the return pointer register, which is then added to the track map. </w:t>
      </w:r>
      <w:r w:rsidR="008801EC" w:rsidRPr="00903DBA">
        <w:rPr>
          <w:highlight w:val="white"/>
        </w:rPr>
        <w:t xml:space="preserve">In this way, is the value of the address symbol of the struct or union stored in the </w:t>
      </w:r>
      <w:r w:rsidR="009278B7" w:rsidRPr="00903DBA">
        <w:rPr>
          <w:highlight w:val="white"/>
        </w:rPr>
        <w:t>track and</w:t>
      </w:r>
      <w:r w:rsidR="008801EC" w:rsidRPr="00903DBA">
        <w:rPr>
          <w:highlight w:val="white"/>
        </w:rPr>
        <w:t xml:space="preserve"> will be used in later operations.</w:t>
      </w:r>
    </w:p>
    <w:p w14:paraId="4290EF05" w14:textId="77777777" w:rsidR="00655B7D" w:rsidRPr="00903DBA" w:rsidRDefault="00655B7D" w:rsidP="00655B7D">
      <w:pPr>
        <w:pStyle w:val="Code"/>
        <w:rPr>
          <w:highlight w:val="white"/>
        </w:rPr>
      </w:pPr>
      <w:r w:rsidRPr="00903DBA">
        <w:rPr>
          <w:highlight w:val="white"/>
        </w:rPr>
        <w:t xml:space="preserve">    public void StructUnionGetReturnValue(MiddleCode middleCode) {</w:t>
      </w:r>
    </w:p>
    <w:p w14:paraId="4D2E73A0" w14:textId="77777777" w:rsidR="00655B7D" w:rsidRPr="00903DBA" w:rsidRDefault="00655B7D" w:rsidP="00655B7D">
      <w:pPr>
        <w:pStyle w:val="Code"/>
        <w:rPr>
          <w:highlight w:val="white"/>
        </w:rPr>
      </w:pPr>
      <w:r w:rsidRPr="00903DBA">
        <w:rPr>
          <w:highlight w:val="white"/>
        </w:rPr>
        <w:t xml:space="preserve">      Symbol targetSymbol = (Symbol) middleCode[0];</w:t>
      </w:r>
    </w:p>
    <w:p w14:paraId="0A168EAE" w14:textId="77777777" w:rsidR="00655B7D" w:rsidRPr="00903DBA" w:rsidRDefault="00655B7D" w:rsidP="00655B7D">
      <w:pPr>
        <w:pStyle w:val="Code"/>
        <w:rPr>
          <w:highlight w:val="white"/>
        </w:rPr>
      </w:pPr>
      <w:r w:rsidRPr="00903DBA">
        <w:rPr>
          <w:highlight w:val="white"/>
        </w:rPr>
        <w:t xml:space="preserve">      CheckRegister(targetSymbol, AssemblyCode.ReturnPointerRegister);</w:t>
      </w:r>
    </w:p>
    <w:p w14:paraId="1E6C5C9D" w14:textId="77777777" w:rsidR="00655B7D" w:rsidRPr="00903DBA" w:rsidRDefault="00655B7D" w:rsidP="00655B7D">
      <w:pPr>
        <w:pStyle w:val="Code"/>
        <w:rPr>
          <w:highlight w:val="white"/>
        </w:rPr>
      </w:pPr>
      <w:r w:rsidRPr="00903DBA">
        <w:rPr>
          <w:highlight w:val="white"/>
        </w:rPr>
        <w:t xml:space="preserve">      Track targetAddressTrack =</w:t>
      </w:r>
    </w:p>
    <w:p w14:paraId="3E29BDBD" w14:textId="77777777" w:rsidR="00655B7D" w:rsidRPr="00903DBA" w:rsidRDefault="00655B7D" w:rsidP="00655B7D">
      <w:pPr>
        <w:pStyle w:val="Code"/>
        <w:rPr>
          <w:highlight w:val="white"/>
        </w:rPr>
      </w:pPr>
      <w:r w:rsidRPr="00903DBA">
        <w:rPr>
          <w:highlight w:val="white"/>
        </w:rPr>
        <w:t xml:space="preserve">        new Track(targetSymbol.AddressSymbol, </w:t>
      </w:r>
    </w:p>
    <w:p w14:paraId="6260D92B" w14:textId="77777777" w:rsidR="00655B7D" w:rsidRPr="00903DBA" w:rsidRDefault="00655B7D" w:rsidP="00655B7D">
      <w:pPr>
        <w:pStyle w:val="Code"/>
        <w:rPr>
          <w:highlight w:val="white"/>
        </w:rPr>
      </w:pPr>
      <w:r w:rsidRPr="00903DBA">
        <w:rPr>
          <w:highlight w:val="white"/>
        </w:rPr>
        <w:t xml:space="preserve">                  AssemblyCode.ReturnPointerRegister);</w:t>
      </w:r>
    </w:p>
    <w:p w14:paraId="38783AD6" w14:textId="77777777" w:rsidR="00655B7D" w:rsidRPr="00903DBA" w:rsidRDefault="00655B7D" w:rsidP="00655B7D">
      <w:pPr>
        <w:pStyle w:val="Code"/>
        <w:rPr>
          <w:highlight w:val="white"/>
        </w:rPr>
      </w:pPr>
      <w:r w:rsidRPr="00903DBA">
        <w:rPr>
          <w:highlight w:val="white"/>
        </w:rPr>
        <w:t xml:space="preserve">      m_trackMap.Add(targetSymbol.AddressSymbol, targetAddressTrack);</w:t>
      </w:r>
    </w:p>
    <w:p w14:paraId="7775F303" w14:textId="77777777" w:rsidR="00655B7D" w:rsidRPr="00903DBA" w:rsidRDefault="00655B7D" w:rsidP="00655B7D">
      <w:pPr>
        <w:pStyle w:val="Code"/>
        <w:rPr>
          <w:highlight w:val="white"/>
        </w:rPr>
      </w:pPr>
      <w:r w:rsidRPr="00903DBA">
        <w:rPr>
          <w:highlight w:val="white"/>
        </w:rPr>
        <w:t xml:space="preserve">    }</w:t>
      </w:r>
    </w:p>
    <w:p w14:paraId="02F8C10A" w14:textId="3BBB5314" w:rsidR="00655B7D" w:rsidRPr="00903DBA" w:rsidRDefault="00E1687B" w:rsidP="00E1687B">
      <w:pPr>
        <w:rPr>
          <w:highlight w:val="white"/>
        </w:rPr>
      </w:pPr>
      <w:r w:rsidRPr="00903DBA">
        <w:rPr>
          <w:highlight w:val="white"/>
        </w:rPr>
        <w:t xml:space="preserve">The </w:t>
      </w:r>
      <w:r w:rsidRPr="00903DBA">
        <w:rPr>
          <w:rStyle w:val="KeyWord0"/>
          <w:highlight w:val="white"/>
        </w:rPr>
        <w:t>StructUnionSetReturnValue</w:t>
      </w:r>
      <w:r w:rsidRPr="00903DBA">
        <w:rPr>
          <w:highlight w:val="white"/>
        </w:rPr>
        <w:t xml:space="preserve"> method </w:t>
      </w:r>
    </w:p>
    <w:p w14:paraId="1C12555B" w14:textId="77777777" w:rsidR="00655B7D" w:rsidRPr="00903DBA" w:rsidRDefault="00655B7D" w:rsidP="00655B7D">
      <w:pPr>
        <w:pStyle w:val="Code"/>
        <w:rPr>
          <w:highlight w:val="white"/>
        </w:rPr>
      </w:pPr>
      <w:r w:rsidRPr="00903DBA">
        <w:rPr>
          <w:highlight w:val="white"/>
        </w:rPr>
        <w:t xml:space="preserve">    public void StructUnionSetReturnValue(MiddleCode middleCode) {</w:t>
      </w:r>
    </w:p>
    <w:p w14:paraId="06614ACC" w14:textId="77777777" w:rsidR="00655B7D" w:rsidRPr="00903DBA" w:rsidRDefault="00655B7D" w:rsidP="00655B7D">
      <w:pPr>
        <w:pStyle w:val="Code"/>
        <w:rPr>
          <w:highlight w:val="white"/>
        </w:rPr>
      </w:pPr>
      <w:r w:rsidRPr="00903DBA">
        <w:rPr>
          <w:highlight w:val="white"/>
        </w:rPr>
        <w:t xml:space="preserve">      Symbol returnSymbol = (Symbol) middleCode[1];</w:t>
      </w:r>
    </w:p>
    <w:p w14:paraId="5D7F2A35" w14:textId="77777777" w:rsidR="00655B7D" w:rsidRPr="00903DBA" w:rsidRDefault="00655B7D" w:rsidP="00655B7D">
      <w:pPr>
        <w:pStyle w:val="Code"/>
        <w:rPr>
          <w:highlight w:val="white"/>
        </w:rPr>
      </w:pPr>
      <w:r w:rsidRPr="00903DBA">
        <w:rPr>
          <w:highlight w:val="white"/>
        </w:rPr>
        <w:t xml:space="preserve">      LoadAddressToRegister(returnSymbol, AssemblyCode.ReturnPointerRegister);</w:t>
      </w:r>
    </w:p>
    <w:p w14:paraId="728312A3" w14:textId="77777777" w:rsidR="00655B7D" w:rsidRPr="00903DBA" w:rsidRDefault="00655B7D" w:rsidP="00655B7D">
      <w:pPr>
        <w:pStyle w:val="Code"/>
        <w:rPr>
          <w:highlight w:val="white"/>
        </w:rPr>
      </w:pPr>
      <w:r w:rsidRPr="00903DBA">
        <w:rPr>
          <w:highlight w:val="white"/>
        </w:rPr>
        <w:t xml:space="preserve">    }</w:t>
      </w:r>
    </w:p>
    <w:p w14:paraId="296ED9D2" w14:textId="562BBAD8" w:rsidR="00655B7D" w:rsidRPr="00903DBA" w:rsidRDefault="003944DA" w:rsidP="0072264B">
      <w:pPr>
        <w:rPr>
          <w:highlight w:val="white"/>
        </w:rPr>
      </w:pPr>
      <w:r w:rsidRPr="00903DBA">
        <w:rPr>
          <w:highlight w:val="white"/>
        </w:rPr>
        <w:t xml:space="preserve">The </w:t>
      </w:r>
      <w:r w:rsidRPr="00903DBA">
        <w:rPr>
          <w:rStyle w:val="KeyWord0"/>
          <w:highlight w:val="white"/>
        </w:rPr>
        <w:t>m_labelCount</w:t>
      </w:r>
      <w:r w:rsidRPr="00903DBA">
        <w:rPr>
          <w:highlight w:val="white"/>
        </w:rPr>
        <w:t xml:space="preserve"> field is used by </w:t>
      </w:r>
      <w:r w:rsidRPr="00903DBA">
        <w:rPr>
          <w:rStyle w:val="KeyWord0"/>
          <w:highlight w:val="white"/>
        </w:rPr>
        <w:t>MemoryCop</w:t>
      </w:r>
      <w:r w:rsidR="0072264B" w:rsidRPr="00903DBA">
        <w:rPr>
          <w:rStyle w:val="KeyWord0"/>
          <w:highlight w:val="white"/>
        </w:rPr>
        <w:t>y</w:t>
      </w:r>
      <w:r w:rsidRPr="00903DBA">
        <w:rPr>
          <w:highlight w:val="white"/>
        </w:rPr>
        <w:t xml:space="preserve"> to </w:t>
      </w:r>
      <w:r w:rsidR="004E1BF3" w:rsidRPr="00903DBA">
        <w:rPr>
          <w:highlight w:val="white"/>
        </w:rPr>
        <w:t>generate a new label for each copy process.</w:t>
      </w:r>
    </w:p>
    <w:p w14:paraId="67F42D95" w14:textId="77777777" w:rsidR="00B74A96" w:rsidRPr="00903DBA" w:rsidRDefault="00B74A96" w:rsidP="00B74A96">
      <w:pPr>
        <w:pStyle w:val="Code"/>
        <w:rPr>
          <w:highlight w:val="white"/>
        </w:rPr>
      </w:pPr>
      <w:r w:rsidRPr="00903DBA">
        <w:rPr>
          <w:highlight w:val="white"/>
        </w:rPr>
        <w:t xml:space="preserve">    private Track m_targetAddressTrack = null, m_sourceAddressTrack = null;</w:t>
      </w:r>
    </w:p>
    <w:p w14:paraId="1D859D26" w14:textId="77777777" w:rsidR="00B74A96" w:rsidRPr="00903DBA" w:rsidRDefault="00B74A96" w:rsidP="00B74A96">
      <w:pPr>
        <w:pStyle w:val="Code"/>
        <w:rPr>
          <w:highlight w:val="white"/>
        </w:rPr>
      </w:pPr>
      <w:r w:rsidRPr="00903DBA">
        <w:rPr>
          <w:highlight w:val="white"/>
        </w:rPr>
        <w:lastRenderedPageBreak/>
        <w:t xml:space="preserve">    private static Track m_countTrack = null;</w:t>
      </w:r>
    </w:p>
    <w:p w14:paraId="77F44B12" w14:textId="33E7A35B" w:rsidR="00BB5595" w:rsidRPr="00903DBA" w:rsidRDefault="004E1BF3" w:rsidP="004E1BF3">
      <w:pPr>
        <w:rPr>
          <w:highlight w:val="white"/>
        </w:rPr>
      </w:pPr>
      <w:r w:rsidRPr="00903DBA">
        <w:rPr>
          <w:highlight w:val="white"/>
        </w:rPr>
        <w:t xml:space="preserve">The </w:t>
      </w:r>
      <w:r w:rsidRPr="00903DBA">
        <w:rPr>
          <w:rStyle w:val="KeyWord0"/>
          <w:highlight w:val="white"/>
        </w:rPr>
        <w:t>MemoryCopy</w:t>
      </w:r>
      <w:r w:rsidRPr="00903DBA">
        <w:rPr>
          <w:highlight w:val="white"/>
        </w:rPr>
        <w:t xml:space="preserve"> method </w:t>
      </w:r>
      <w:r w:rsidR="001C7F1D" w:rsidRPr="00903DBA">
        <w:rPr>
          <w:highlight w:val="white"/>
        </w:rPr>
        <w:t xml:space="preserve">adds code to copy the data of a memory block </w:t>
      </w:r>
      <w:r w:rsidR="0066115E" w:rsidRPr="00903DBA">
        <w:rPr>
          <w:highlight w:val="white"/>
        </w:rPr>
        <w:t>between two memory addresses.</w:t>
      </w:r>
    </w:p>
    <w:p w14:paraId="1A5CE430" w14:textId="77777777" w:rsidR="00B74A96" w:rsidRPr="00903DBA" w:rsidRDefault="00B74A96" w:rsidP="00B74A96">
      <w:pPr>
        <w:pStyle w:val="Code"/>
        <w:rPr>
          <w:highlight w:val="white"/>
        </w:rPr>
      </w:pPr>
      <w:r w:rsidRPr="00903DBA">
        <w:rPr>
          <w:highlight w:val="white"/>
        </w:rPr>
        <w:t xml:space="preserve">    private void MemoryCopyInit(Symbol targetSymbol, Symbol sourceSymbol) {</w:t>
      </w:r>
    </w:p>
    <w:p w14:paraId="78AAB8FC" w14:textId="77777777" w:rsidR="00B74A96" w:rsidRPr="00903DBA" w:rsidRDefault="00B74A96" w:rsidP="00B74A96">
      <w:pPr>
        <w:pStyle w:val="Code"/>
        <w:rPr>
          <w:highlight w:val="white"/>
        </w:rPr>
      </w:pPr>
      <w:r w:rsidRPr="00903DBA">
        <w:rPr>
          <w:highlight w:val="white"/>
        </w:rPr>
        <w:t xml:space="preserve">      m_targetAddressTrack = LoadAddressToRegister(targetSymbol);</w:t>
      </w:r>
    </w:p>
    <w:p w14:paraId="48879A8D" w14:textId="77777777" w:rsidR="00B74A96" w:rsidRPr="00903DBA" w:rsidRDefault="00B74A96" w:rsidP="00B74A96">
      <w:pPr>
        <w:pStyle w:val="Code"/>
        <w:rPr>
          <w:highlight w:val="white"/>
        </w:rPr>
      </w:pPr>
      <w:r w:rsidRPr="00903DBA">
        <w:rPr>
          <w:highlight w:val="white"/>
        </w:rPr>
        <w:t xml:space="preserve">      m_sourceAddressTrack = LoadAddressToRegister(sourceSymbol);</w:t>
      </w:r>
    </w:p>
    <w:p w14:paraId="68AF08EF" w14:textId="20A5D6F1" w:rsidR="00C31A0F" w:rsidRPr="00903DBA" w:rsidRDefault="006E5A4D" w:rsidP="006E5A4D">
      <w:pPr>
        <w:rPr>
          <w:highlight w:val="white"/>
        </w:rPr>
      </w:pPr>
      <w:r w:rsidRPr="00903DBA">
        <w:rPr>
          <w:highlight w:val="white"/>
        </w:rPr>
        <w:t xml:space="preserve">We create tracks for the </w:t>
      </w:r>
      <w:r w:rsidR="00C31A0F" w:rsidRPr="00903DBA">
        <w:rPr>
          <w:highlight w:val="white"/>
        </w:rPr>
        <w:t xml:space="preserve">register to </w:t>
      </w:r>
      <w:r w:rsidRPr="00903DBA">
        <w:rPr>
          <w:highlight w:val="white"/>
        </w:rPr>
        <w:t>count of the data block and</w:t>
      </w:r>
      <w:r w:rsidR="00C31A0F" w:rsidRPr="00903DBA">
        <w:rPr>
          <w:highlight w:val="white"/>
        </w:rPr>
        <w:t xml:space="preserve"> the value being copied. If the size of the </w:t>
      </w:r>
      <w:r w:rsidR="00F85D1B" w:rsidRPr="00903DBA">
        <w:rPr>
          <w:highlight w:val="white"/>
        </w:rPr>
        <w:t>data</w:t>
      </w:r>
      <w:r w:rsidR="00C31A0F" w:rsidRPr="00903DBA">
        <w:rPr>
          <w:highlight w:val="white"/>
        </w:rPr>
        <w:t xml:space="preserve"> block is less than 256</w:t>
      </w:r>
      <w:r w:rsidR="00F3192C" w:rsidRPr="00903DBA">
        <w:rPr>
          <w:highlight w:val="white"/>
        </w:rPr>
        <w:t>, we use the character types (</w:t>
      </w:r>
      <w:r w:rsidR="00B95009" w:rsidRPr="00903DBA">
        <w:rPr>
          <w:highlight w:val="white"/>
        </w:rPr>
        <w:t>one</w:t>
      </w:r>
      <w:r w:rsidR="00F3192C" w:rsidRPr="00903DBA">
        <w:rPr>
          <w:highlight w:val="white"/>
        </w:rPr>
        <w:t xml:space="preserve"> byte)</w:t>
      </w:r>
      <w:r w:rsidR="002E5628" w:rsidRPr="00903DBA">
        <w:rPr>
          <w:highlight w:val="white"/>
        </w:rPr>
        <w:t xml:space="preserve"> for the count register, otherwise we use the integer type (</w:t>
      </w:r>
      <w:r w:rsidR="00C54051" w:rsidRPr="00903DBA">
        <w:rPr>
          <w:highlight w:val="white"/>
        </w:rPr>
        <w:t>four bytes for Linux, two bytes for Windows</w:t>
      </w:r>
      <w:r w:rsidR="002E5628" w:rsidRPr="00903DBA">
        <w:rPr>
          <w:highlight w:val="white"/>
        </w:rPr>
        <w:t>)</w:t>
      </w:r>
      <w:r w:rsidR="00C54051" w:rsidRPr="00903DBA">
        <w:rPr>
          <w:highlight w:val="white"/>
        </w:rPr>
        <w:t>.</w:t>
      </w:r>
    </w:p>
    <w:p w14:paraId="5FBDE852" w14:textId="77777777" w:rsidR="00B74A96" w:rsidRPr="00903DBA" w:rsidRDefault="00B74A96" w:rsidP="00B74A96">
      <w:pPr>
        <w:pStyle w:val="Code"/>
        <w:rPr>
          <w:highlight w:val="white"/>
        </w:rPr>
      </w:pPr>
      <w:r w:rsidRPr="00903DBA">
        <w:rPr>
          <w:highlight w:val="white"/>
        </w:rPr>
        <w:t xml:space="preserve">      int size = sourceSymbol.Type.Size();</w:t>
      </w:r>
    </w:p>
    <w:p w14:paraId="138675BF" w14:textId="77777777" w:rsidR="00B74A96" w:rsidRPr="00903DBA" w:rsidRDefault="00B74A96" w:rsidP="00B74A96">
      <w:pPr>
        <w:pStyle w:val="Code"/>
        <w:rPr>
          <w:highlight w:val="white"/>
        </w:rPr>
      </w:pPr>
      <w:r w:rsidRPr="00903DBA">
        <w:rPr>
          <w:highlight w:val="white"/>
        </w:rPr>
        <w:t xml:space="preserve">      Type countType = (size &lt; 256) ? Type.UnsignedCharType</w:t>
      </w:r>
    </w:p>
    <w:p w14:paraId="285FDFB4" w14:textId="77777777" w:rsidR="00B74A96" w:rsidRPr="00903DBA" w:rsidRDefault="00B74A96" w:rsidP="00B74A96">
      <w:pPr>
        <w:pStyle w:val="Code"/>
        <w:rPr>
          <w:highlight w:val="white"/>
        </w:rPr>
      </w:pPr>
      <w:r w:rsidRPr="00903DBA">
        <w:rPr>
          <w:highlight w:val="white"/>
        </w:rPr>
        <w:t xml:space="preserve">                                    : Type.UnsignedIntegerType;</w:t>
      </w:r>
    </w:p>
    <w:p w14:paraId="4B9E16A9" w14:textId="758092F8" w:rsidR="00BB5595" w:rsidRPr="00903DBA" w:rsidRDefault="00F85D1B" w:rsidP="00F85D1B">
      <w:pPr>
        <w:rPr>
          <w:highlight w:val="white"/>
        </w:rPr>
      </w:pPr>
      <w:r w:rsidRPr="00903DBA">
        <w:rPr>
          <w:highlight w:val="white"/>
        </w:rPr>
        <w:t>We start by loading the size of the data block into the count register, the loop continues until it reaches zero.</w:t>
      </w:r>
    </w:p>
    <w:p w14:paraId="4983C787" w14:textId="77777777" w:rsidR="00B74A96" w:rsidRPr="00903DBA" w:rsidRDefault="00B74A96" w:rsidP="00B74A96">
      <w:pPr>
        <w:pStyle w:val="Code"/>
        <w:rPr>
          <w:highlight w:val="white"/>
        </w:rPr>
      </w:pPr>
      <w:r w:rsidRPr="00903DBA">
        <w:rPr>
          <w:highlight w:val="white"/>
        </w:rPr>
        <w:t xml:space="preserve">      m_countTrack = new Track(countType);</w:t>
      </w:r>
    </w:p>
    <w:p w14:paraId="5F8A5491" w14:textId="19430384" w:rsidR="00B74A96" w:rsidRPr="00903DBA" w:rsidRDefault="00B74A96" w:rsidP="00B74A96">
      <w:pPr>
        <w:pStyle w:val="Code"/>
        <w:rPr>
          <w:highlight w:val="white"/>
        </w:rPr>
      </w:pPr>
      <w:r w:rsidRPr="00903DBA">
        <w:rPr>
          <w:highlight w:val="white"/>
        </w:rPr>
        <w:t xml:space="preserve">      AddAssemblyCode(AssemblyOperator.mov, m_countTrack, (BigInteger) size);</w:t>
      </w:r>
    </w:p>
    <w:p w14:paraId="3AEA93A1" w14:textId="27367B58" w:rsidR="00B74A96" w:rsidRPr="00903DBA" w:rsidRDefault="00B74A96" w:rsidP="00B74A96">
      <w:pPr>
        <w:pStyle w:val="Code"/>
        <w:rPr>
          <w:highlight w:val="white"/>
        </w:rPr>
      </w:pPr>
      <w:r w:rsidRPr="00903DBA">
        <w:rPr>
          <w:highlight w:val="white"/>
        </w:rPr>
        <w:t xml:space="preserve">    }</w:t>
      </w:r>
    </w:p>
    <w:p w14:paraId="35DD98A3" w14:textId="3D321116" w:rsidR="00F85D1B" w:rsidRPr="00903DBA" w:rsidRDefault="00F46C23" w:rsidP="00F46C23">
      <w:pPr>
        <w:rPr>
          <w:highlight w:val="white"/>
        </w:rPr>
      </w:pPr>
      <w:r w:rsidRPr="00903DBA">
        <w:rPr>
          <w:highlight w:val="white"/>
        </w:rPr>
        <w:t xml:space="preserve">Then the loop begins, we use a label that is unique in the assembly file with the </w:t>
      </w:r>
      <w:r w:rsidRPr="00903DBA">
        <w:rPr>
          <w:rStyle w:val="KeyWord0"/>
          <w:highlight w:val="white"/>
        </w:rPr>
        <w:t>m_labelCount</w:t>
      </w:r>
      <w:r w:rsidRPr="00903DBA">
        <w:rPr>
          <w:highlight w:val="white"/>
        </w:rPr>
        <w:t xml:space="preserve"> field.</w:t>
      </w:r>
    </w:p>
    <w:p w14:paraId="1858F134" w14:textId="3CC27E3F" w:rsidR="00B74A96" w:rsidRPr="00903DBA" w:rsidRDefault="00B74A96" w:rsidP="00972775">
      <w:pPr>
        <w:pStyle w:val="Code"/>
        <w:rPr>
          <w:highlight w:val="white"/>
        </w:rPr>
      </w:pPr>
      <w:r w:rsidRPr="00903DBA">
        <w:rPr>
          <w:highlight w:val="white"/>
        </w:rPr>
        <w:t xml:space="preserve">    private void MemoryCopyLoop(int middleIndex) {</w:t>
      </w:r>
    </w:p>
    <w:p w14:paraId="34CD91A1" w14:textId="77777777" w:rsidR="00972775" w:rsidRPr="00903DBA" w:rsidRDefault="00972775" w:rsidP="00972775">
      <w:pPr>
        <w:pStyle w:val="Code"/>
        <w:rPr>
          <w:highlight w:val="white"/>
        </w:rPr>
      </w:pPr>
      <w:r w:rsidRPr="00903DBA">
        <w:rPr>
          <w:highlight w:val="white"/>
        </w:rPr>
        <w:t xml:space="preserve">      Track valueTrack = new Track(Type.UnsignedCharType);</w:t>
      </w:r>
    </w:p>
    <w:p w14:paraId="28DA07E3" w14:textId="2D12BABD" w:rsidR="006E5A84" w:rsidRPr="00903DBA" w:rsidRDefault="006E5A84" w:rsidP="006E5A84">
      <w:pPr>
        <w:rPr>
          <w:highlight w:val="white"/>
        </w:rPr>
      </w:pPr>
      <w:r w:rsidRPr="00903DBA">
        <w:rPr>
          <w:highlight w:val="white"/>
        </w:rPr>
        <w:t>We move a value from the source address to the target address.</w:t>
      </w:r>
    </w:p>
    <w:p w14:paraId="0BC19384" w14:textId="77777777" w:rsidR="00972775" w:rsidRPr="00903DBA" w:rsidRDefault="00972775" w:rsidP="00972775">
      <w:pPr>
        <w:pStyle w:val="Code"/>
        <w:rPr>
          <w:highlight w:val="white"/>
        </w:rPr>
      </w:pPr>
      <w:r w:rsidRPr="00903DBA">
        <w:rPr>
          <w:highlight w:val="white"/>
        </w:rPr>
        <w:t xml:space="preserve">      AddAssemblyCode(AssemblyOperator.mov, valueTrack,</w:t>
      </w:r>
    </w:p>
    <w:p w14:paraId="1C44D312" w14:textId="77777777" w:rsidR="00972775" w:rsidRPr="00903DBA" w:rsidRDefault="00972775" w:rsidP="00972775">
      <w:pPr>
        <w:pStyle w:val="Code"/>
        <w:rPr>
          <w:highlight w:val="white"/>
        </w:rPr>
      </w:pPr>
      <w:r w:rsidRPr="00903DBA">
        <w:rPr>
          <w:highlight w:val="white"/>
        </w:rPr>
        <w:t xml:space="preserve">                      m_sourceAddressTrack, 0);</w:t>
      </w:r>
    </w:p>
    <w:p w14:paraId="17622226" w14:textId="77777777" w:rsidR="00972775" w:rsidRPr="00903DBA" w:rsidRDefault="00972775" w:rsidP="00972775">
      <w:pPr>
        <w:pStyle w:val="Code"/>
        <w:rPr>
          <w:highlight w:val="white"/>
        </w:rPr>
      </w:pPr>
      <w:r w:rsidRPr="00903DBA">
        <w:rPr>
          <w:highlight w:val="white"/>
        </w:rPr>
        <w:t xml:space="preserve">      AddAssemblyCode(AssemblyOperator.mov, m_targetAddressTrack,</w:t>
      </w:r>
    </w:p>
    <w:p w14:paraId="2AC4BFA8" w14:textId="77777777" w:rsidR="00972775" w:rsidRPr="00903DBA" w:rsidRDefault="00972775" w:rsidP="00972775">
      <w:pPr>
        <w:pStyle w:val="Code"/>
        <w:rPr>
          <w:highlight w:val="white"/>
        </w:rPr>
      </w:pPr>
      <w:r w:rsidRPr="00903DBA">
        <w:rPr>
          <w:highlight w:val="white"/>
        </w:rPr>
        <w:t xml:space="preserve">                      0, valueTrack);</w:t>
      </w:r>
    </w:p>
    <w:p w14:paraId="0E6756EE" w14:textId="5A34F743" w:rsidR="006E5A84" w:rsidRPr="00903DBA" w:rsidRDefault="006E5A84" w:rsidP="006E5A84">
      <w:pPr>
        <w:rPr>
          <w:highlight w:val="white"/>
        </w:rPr>
      </w:pPr>
      <w:r w:rsidRPr="00903DBA">
        <w:rPr>
          <w:highlight w:val="white"/>
        </w:rPr>
        <w:t>We increment the source and target address.</w:t>
      </w:r>
    </w:p>
    <w:p w14:paraId="26EC1924" w14:textId="77777777" w:rsidR="00972775" w:rsidRPr="00903DBA" w:rsidRDefault="00972775" w:rsidP="00972775">
      <w:pPr>
        <w:pStyle w:val="Code"/>
        <w:rPr>
          <w:highlight w:val="white"/>
        </w:rPr>
      </w:pPr>
      <w:r w:rsidRPr="00903DBA">
        <w:rPr>
          <w:highlight w:val="white"/>
        </w:rPr>
        <w:t xml:space="preserve">      AddAssemblyCode(AssemblyOperator.inc, m_sourceAddressTrack);</w:t>
      </w:r>
    </w:p>
    <w:p w14:paraId="4A8D40CF" w14:textId="77777777" w:rsidR="00972775" w:rsidRPr="00903DBA" w:rsidRDefault="00972775" w:rsidP="00972775">
      <w:pPr>
        <w:pStyle w:val="Code"/>
        <w:rPr>
          <w:highlight w:val="white"/>
        </w:rPr>
      </w:pPr>
      <w:r w:rsidRPr="00903DBA">
        <w:rPr>
          <w:highlight w:val="white"/>
        </w:rPr>
        <w:t xml:space="preserve">      AddAssemblyCode(AssemblyOperator.inc, m_targetAddressTrack);</w:t>
      </w:r>
    </w:p>
    <w:p w14:paraId="1114B381" w14:textId="2C498945" w:rsidR="006E5A84" w:rsidRPr="00903DBA" w:rsidRDefault="006E5A84" w:rsidP="006E5A84">
      <w:pPr>
        <w:rPr>
          <w:highlight w:val="white"/>
        </w:rPr>
      </w:pPr>
      <w:r w:rsidRPr="00903DBA">
        <w:rPr>
          <w:highlight w:val="white"/>
        </w:rPr>
        <w:t>We decrement the count register.</w:t>
      </w:r>
    </w:p>
    <w:p w14:paraId="3B22D776" w14:textId="77777777" w:rsidR="00972775" w:rsidRPr="00903DBA" w:rsidRDefault="00972775" w:rsidP="00972775">
      <w:pPr>
        <w:pStyle w:val="Code"/>
        <w:rPr>
          <w:highlight w:val="white"/>
        </w:rPr>
      </w:pPr>
      <w:r w:rsidRPr="00903DBA">
        <w:rPr>
          <w:highlight w:val="white"/>
        </w:rPr>
        <w:t xml:space="preserve">      AddAssemblyCode(AssemblyOperator.dec, m_countTrack);</w:t>
      </w:r>
    </w:p>
    <w:p w14:paraId="276D3BAF" w14:textId="27DC3896" w:rsidR="006E5A84" w:rsidRPr="00903DBA" w:rsidRDefault="006E5A84" w:rsidP="006E5A84">
      <w:pPr>
        <w:rPr>
          <w:highlight w:val="white"/>
        </w:rPr>
      </w:pPr>
      <w:r w:rsidRPr="00903DBA">
        <w:rPr>
          <w:highlight w:val="white"/>
        </w:rPr>
        <w:t xml:space="preserve">If the count register does not </w:t>
      </w:r>
      <w:r w:rsidR="00995B7B" w:rsidRPr="00903DBA">
        <w:rPr>
          <w:highlight w:val="white"/>
        </w:rPr>
        <w:t>equal</w:t>
      </w:r>
      <w:r w:rsidRPr="00903DBA">
        <w:rPr>
          <w:highlight w:val="white"/>
        </w:rPr>
        <w:t xml:space="preserve"> zero, we jump to the label.</w:t>
      </w:r>
      <w:r w:rsidR="00775434" w:rsidRPr="00903DBA">
        <w:rPr>
          <w:highlight w:val="white"/>
        </w:rPr>
        <w:t xml:space="preserve"> If it does equal zero, the copy process is done.</w:t>
      </w:r>
    </w:p>
    <w:p w14:paraId="255C2932" w14:textId="77777777" w:rsidR="00972775" w:rsidRPr="00903DBA" w:rsidRDefault="00972775" w:rsidP="00972775">
      <w:pPr>
        <w:pStyle w:val="Code"/>
        <w:rPr>
          <w:highlight w:val="white"/>
        </w:rPr>
      </w:pPr>
      <w:r w:rsidRPr="00903DBA">
        <w:rPr>
          <w:highlight w:val="white"/>
        </w:rPr>
        <w:t xml:space="preserve">      AddAssemblyCode(AssemblyOperator.cmp, m_countTrack, BigInteger.Zero);</w:t>
      </w:r>
    </w:p>
    <w:p w14:paraId="5BA51EBB" w14:textId="5774A2B3" w:rsidR="00972775" w:rsidRPr="00903DBA" w:rsidRDefault="00972775" w:rsidP="00972775">
      <w:pPr>
        <w:pStyle w:val="Code"/>
        <w:rPr>
          <w:highlight w:val="white"/>
        </w:rPr>
      </w:pPr>
      <w:r w:rsidRPr="00903DBA">
        <w:rPr>
          <w:highlight w:val="white"/>
        </w:rPr>
        <w:t xml:space="preserve">      AddAssemblyCode(AssemblyOperator.jne, null, null, middleIndex);</w:t>
      </w:r>
    </w:p>
    <w:p w14:paraId="3092A271" w14:textId="0BF2061A" w:rsidR="00972775" w:rsidRPr="00903DBA" w:rsidRDefault="00972775" w:rsidP="00972775">
      <w:pPr>
        <w:pStyle w:val="Code"/>
        <w:rPr>
          <w:highlight w:val="white"/>
        </w:rPr>
      </w:pPr>
      <w:r w:rsidRPr="00903DBA">
        <w:rPr>
          <w:highlight w:val="white"/>
        </w:rPr>
        <w:t xml:space="preserve">    }</w:t>
      </w:r>
    </w:p>
    <w:p w14:paraId="6A2742AC" w14:textId="01BDF9E0" w:rsidR="00D935A0" w:rsidRPr="00903DBA" w:rsidRDefault="00CC29C4" w:rsidP="00B84658">
      <w:pPr>
        <w:pStyle w:val="Rubrik3"/>
        <w:rPr>
          <w:highlight w:val="white"/>
        </w:rPr>
      </w:pPr>
      <w:bookmarkStart w:id="457" w:name="_Toc57656103"/>
      <w:r w:rsidRPr="00903DBA">
        <w:rPr>
          <w:highlight w:val="white"/>
        </w:rPr>
        <w:t>Initialization Code</w:t>
      </w:r>
      <w:bookmarkEnd w:id="457"/>
    </w:p>
    <w:p w14:paraId="4A5AAFA6" w14:textId="0C5C9A9B" w:rsidR="001C492E" w:rsidRPr="00903DBA" w:rsidRDefault="00510899" w:rsidP="00B70491">
      <w:pPr>
        <w:rPr>
          <w:highlight w:val="white"/>
        </w:rPr>
      </w:pPr>
      <w:r w:rsidRPr="00903DBA">
        <w:rPr>
          <w:highlight w:val="white"/>
        </w:rPr>
        <w:t xml:space="preserve">The initialization of data blocks differs between the Linux and </w:t>
      </w:r>
      <w:r w:rsidR="00721ABF">
        <w:rPr>
          <w:highlight w:val="white"/>
        </w:rPr>
        <w:t>The Windows environment</w:t>
      </w:r>
      <w:r w:rsidRPr="00903DBA">
        <w:rPr>
          <w:highlight w:val="white"/>
        </w:rPr>
        <w:t>.</w:t>
      </w:r>
      <w:r w:rsidR="00995B7B" w:rsidRPr="00903DBA">
        <w:rPr>
          <w:highlight w:val="white"/>
        </w:rPr>
        <w:t xml:space="preserve"> In this section we look into the Linux environment</w:t>
      </w:r>
      <w:r w:rsidR="00BA5FFA" w:rsidRPr="00903DBA">
        <w:rPr>
          <w:highlight w:val="white"/>
        </w:rPr>
        <w:t xml:space="preserve">, </w:t>
      </w:r>
      <w:r w:rsidR="00721ABF">
        <w:rPr>
          <w:highlight w:val="white"/>
        </w:rPr>
        <w:t>the Windows environment</w:t>
      </w:r>
      <w:r w:rsidR="00995B7B" w:rsidRPr="00903DBA">
        <w:rPr>
          <w:highlight w:val="white"/>
        </w:rPr>
        <w:t xml:space="preserve"> is described in </w:t>
      </w:r>
      <w:r w:rsidR="00BA5FFA" w:rsidRPr="00903DBA">
        <w:rPr>
          <w:highlight w:val="white"/>
        </w:rPr>
        <w:t>C</w:t>
      </w:r>
      <w:r w:rsidR="00FB0A98" w:rsidRPr="00903DBA">
        <w:rPr>
          <w:highlight w:val="white"/>
        </w:rPr>
        <w:t>hapter</w:t>
      </w:r>
      <w:r w:rsidR="00995B7B" w:rsidRPr="00903DBA">
        <w:rPr>
          <w:highlight w:val="white"/>
        </w:rPr>
        <w:t xml:space="preserve"> </w:t>
      </w:r>
      <w:r w:rsidR="00076546" w:rsidRPr="00903DBA">
        <w:fldChar w:fldCharType="begin"/>
      </w:r>
      <w:r w:rsidR="00076546" w:rsidRPr="00903DBA">
        <w:instrText xml:space="preserve"> REF _Ref54009755 \r \h </w:instrText>
      </w:r>
      <w:r w:rsidR="00076546" w:rsidRPr="00903DBA">
        <w:fldChar w:fldCharType="separate"/>
      </w:r>
      <w:r w:rsidR="00392B3E">
        <w:t>13</w:t>
      </w:r>
      <w:r w:rsidR="00076546" w:rsidRPr="00903DBA">
        <w:fldChar w:fldCharType="end"/>
      </w:r>
      <w:r w:rsidR="00995B7B" w:rsidRPr="00903DBA">
        <w:rPr>
          <w:highlight w:val="white"/>
        </w:rPr>
        <w:t>.</w:t>
      </w:r>
    </w:p>
    <w:p w14:paraId="4FCC748A" w14:textId="696A3127" w:rsidR="00B84346" w:rsidRPr="00903DBA" w:rsidRDefault="001C492E" w:rsidP="001C492E">
      <w:pPr>
        <w:pStyle w:val="CodeHeader"/>
        <w:rPr>
          <w:highlight w:val="white"/>
        </w:rPr>
      </w:pPr>
      <w:r w:rsidRPr="00903DBA">
        <w:rPr>
          <w:highlight w:val="white"/>
        </w:rPr>
        <w:t>AssemblyCodeGenerator.cs</w:t>
      </w:r>
    </w:p>
    <w:p w14:paraId="7AE9206A" w14:textId="0816FAD4" w:rsidR="00BA61C9" w:rsidRPr="00903DBA" w:rsidRDefault="00BA61C9" w:rsidP="00BA61C9">
      <w:pPr>
        <w:pStyle w:val="Code"/>
        <w:rPr>
          <w:highlight w:val="white"/>
        </w:rPr>
      </w:pPr>
      <w:r w:rsidRPr="00903DBA">
        <w:rPr>
          <w:highlight w:val="white"/>
        </w:rPr>
        <w:t xml:space="preserve">    public static void </w:t>
      </w:r>
      <w:r w:rsidR="00B92C63" w:rsidRPr="00903DBA">
        <w:rPr>
          <w:highlight w:val="white"/>
        </w:rPr>
        <w:t>Initialization</w:t>
      </w:r>
      <w:r w:rsidRPr="00903DBA">
        <w:rPr>
          <w:highlight w:val="white"/>
        </w:rPr>
        <w:t>CodeList() {</w:t>
      </w:r>
    </w:p>
    <w:p w14:paraId="5C8D8841" w14:textId="77777777" w:rsidR="00BA61C9" w:rsidRPr="00903DBA" w:rsidRDefault="00BA61C9" w:rsidP="00BA61C9">
      <w:pPr>
        <w:pStyle w:val="Code"/>
        <w:rPr>
          <w:highlight w:val="white"/>
        </w:rPr>
      </w:pPr>
      <w:r w:rsidRPr="00903DBA">
        <w:rPr>
          <w:highlight w:val="white"/>
        </w:rPr>
        <w:t xml:space="preserve">      List&lt;AssemblyCode&gt; assemblyCodeList = new List&lt;AssemblyCode&gt;();</w:t>
      </w:r>
    </w:p>
    <w:p w14:paraId="1476F554" w14:textId="77777777" w:rsidR="0024310F" w:rsidRPr="00903DBA" w:rsidRDefault="0024310F" w:rsidP="0024310F">
      <w:pPr>
        <w:pStyle w:val="Code"/>
        <w:rPr>
          <w:highlight w:val="white"/>
        </w:rPr>
      </w:pPr>
      <w:r w:rsidRPr="00903DBA">
        <w:rPr>
          <w:highlight w:val="white"/>
        </w:rPr>
        <w:t xml:space="preserve">      AddAssemblyCode(assemblyCodeList, AssemblyOperator.label, "_start");</w:t>
      </w:r>
    </w:p>
    <w:p w14:paraId="3CB1084B" w14:textId="77777777" w:rsidR="00BA61C9" w:rsidRPr="00903DBA" w:rsidRDefault="00BA61C9" w:rsidP="00BA61C9">
      <w:pPr>
        <w:pStyle w:val="Code"/>
        <w:rPr>
          <w:highlight w:val="white"/>
        </w:rPr>
      </w:pPr>
      <w:r w:rsidRPr="00903DBA">
        <w:rPr>
          <w:highlight w:val="white"/>
        </w:rPr>
        <w:t xml:space="preserve">      AddAssemblyCode(assemblyCodeList, AssemblyOperator.comment,</w:t>
      </w:r>
    </w:p>
    <w:p w14:paraId="6E98078D" w14:textId="77777777" w:rsidR="00BA61C9" w:rsidRPr="00903DBA" w:rsidRDefault="00BA61C9" w:rsidP="00BA61C9">
      <w:pPr>
        <w:pStyle w:val="Code"/>
        <w:rPr>
          <w:highlight w:val="white"/>
        </w:rPr>
      </w:pPr>
      <w:r w:rsidRPr="00903DBA">
        <w:rPr>
          <w:highlight w:val="white"/>
        </w:rPr>
        <w:t xml:space="preserve">                      "Initializerialize Stack Pointer");</w:t>
      </w:r>
    </w:p>
    <w:p w14:paraId="5966920D" w14:textId="10996422" w:rsidR="00BA61C9" w:rsidRPr="00903DBA" w:rsidRDefault="00FB433F" w:rsidP="00FB433F">
      <w:pPr>
        <w:rPr>
          <w:highlight w:val="white"/>
        </w:rPr>
      </w:pPr>
      <w:r w:rsidRPr="00903DBA">
        <w:rPr>
          <w:highlight w:val="white"/>
        </w:rPr>
        <w:lastRenderedPageBreak/>
        <w:t xml:space="preserve">We begin by </w:t>
      </w:r>
      <w:r w:rsidR="007C21DA" w:rsidRPr="00903DBA">
        <w:rPr>
          <w:highlight w:val="white"/>
        </w:rPr>
        <w:t>initializ</w:t>
      </w:r>
      <w:r w:rsidR="00F12254" w:rsidRPr="00903DBA">
        <w:rPr>
          <w:highlight w:val="white"/>
        </w:rPr>
        <w:t>e</w:t>
      </w:r>
      <w:r w:rsidRPr="00903DBA">
        <w:rPr>
          <w:highlight w:val="white"/>
        </w:rPr>
        <w:t xml:space="preserve"> the frame pointer</w:t>
      </w:r>
      <w:r w:rsidR="007C21DA" w:rsidRPr="00903DBA">
        <w:rPr>
          <w:highlight w:val="white"/>
        </w:rPr>
        <w:t>. It set to the address of the stack</w:t>
      </w:r>
      <w:r w:rsidR="00F12254" w:rsidRPr="00903DBA">
        <w:rPr>
          <w:highlight w:val="white"/>
        </w:rPr>
        <w:t xml:space="preserve">, which is the address directly after the code and static data. We do not need to set the </w:t>
      </w:r>
      <w:r w:rsidR="00D47EB7">
        <w:rPr>
          <w:highlight w:val="white"/>
        </w:rPr>
        <w:t>variadic</w:t>
      </w:r>
      <w:r w:rsidR="00F12254" w:rsidRPr="00903DBA">
        <w:rPr>
          <w:highlight w:val="white"/>
        </w:rPr>
        <w:t xml:space="preserve"> pointer, since the main function is not </w:t>
      </w:r>
      <w:r w:rsidR="004A5B68">
        <w:rPr>
          <w:highlight w:val="white"/>
        </w:rPr>
        <w:t>variadic</w:t>
      </w:r>
      <w:r w:rsidR="00F12254" w:rsidRPr="00903DBA">
        <w:rPr>
          <w:highlight w:val="white"/>
        </w:rPr>
        <w:t>.</w:t>
      </w:r>
    </w:p>
    <w:p w14:paraId="4EFDD0DE" w14:textId="77777777" w:rsidR="00BA61C9" w:rsidRPr="00903DBA" w:rsidRDefault="00BA61C9" w:rsidP="00BA61C9">
      <w:pPr>
        <w:pStyle w:val="Code"/>
        <w:rPr>
          <w:highlight w:val="white"/>
        </w:rPr>
      </w:pPr>
      <w:r w:rsidRPr="00903DBA">
        <w:rPr>
          <w:highlight w:val="white"/>
        </w:rPr>
        <w:t xml:space="preserve">      AddAssemblyCode(assemblyCodeList, AssemblyOperator.mov,</w:t>
      </w:r>
    </w:p>
    <w:p w14:paraId="7A42ADCF" w14:textId="6E70DCAF" w:rsidR="00BA61C9" w:rsidRPr="00903DBA" w:rsidRDefault="00BA61C9" w:rsidP="00BA61C9">
      <w:pPr>
        <w:pStyle w:val="Code"/>
        <w:rPr>
          <w:highlight w:val="white"/>
        </w:rPr>
      </w:pPr>
      <w:r w:rsidRPr="00903DBA">
        <w:rPr>
          <w:highlight w:val="white"/>
        </w:rPr>
        <w:t xml:space="preserve">                      AssemblyCode.FrameRegister, Linker.</w:t>
      </w:r>
      <w:r w:rsidR="00601724" w:rsidRPr="00903DBA">
        <w:rPr>
          <w:highlight w:val="white"/>
        </w:rPr>
        <w:t>CallStackStart</w:t>
      </w:r>
      <w:r w:rsidRPr="00903DBA">
        <w:rPr>
          <w:highlight w:val="white"/>
        </w:rPr>
        <w:t>);</w:t>
      </w:r>
    </w:p>
    <w:p w14:paraId="6B12E43E" w14:textId="209DA3C8" w:rsidR="00BA61C9" w:rsidRPr="00903DBA" w:rsidRDefault="008A1E65" w:rsidP="002B05B1">
      <w:pPr>
        <w:rPr>
          <w:highlight w:val="white"/>
        </w:rPr>
      </w:pPr>
      <w:r w:rsidRPr="00903DBA">
        <w:rPr>
          <w:highlight w:val="white"/>
        </w:rPr>
        <w:t>We initialize the heap to 64 kilobytes (65536 bytes)</w:t>
      </w:r>
      <w:r w:rsidR="001627E4" w:rsidRPr="00903DBA">
        <w:rPr>
          <w:highlight w:val="white"/>
        </w:rPr>
        <w:t xml:space="preserve"> and set the heap pointer at address 65534 to zero, since the heap is empty at the beginning of the execution.</w:t>
      </w:r>
    </w:p>
    <w:p w14:paraId="4ECB1D14" w14:textId="77777777" w:rsidR="00BA61C9" w:rsidRPr="00903DBA" w:rsidRDefault="00BA61C9" w:rsidP="00BA61C9">
      <w:pPr>
        <w:pStyle w:val="Code"/>
        <w:rPr>
          <w:highlight w:val="white"/>
        </w:rPr>
      </w:pPr>
      <w:r w:rsidRPr="00903DBA">
        <w:rPr>
          <w:highlight w:val="white"/>
        </w:rPr>
        <w:t xml:space="preserve">      if (Start.Linux) {</w:t>
      </w:r>
    </w:p>
    <w:p w14:paraId="61275A29" w14:textId="77777777" w:rsidR="00BA61C9" w:rsidRPr="00903DBA" w:rsidRDefault="00BA61C9" w:rsidP="00BA61C9">
      <w:pPr>
        <w:pStyle w:val="Code"/>
        <w:rPr>
          <w:highlight w:val="white"/>
        </w:rPr>
      </w:pPr>
      <w:r w:rsidRPr="00903DBA">
        <w:rPr>
          <w:highlight w:val="white"/>
        </w:rPr>
        <w:t xml:space="preserve">        AddAssemblyCode(assemblyCodeList, AssemblyOperator.comment,</w:t>
      </w:r>
    </w:p>
    <w:p w14:paraId="3DBAC530" w14:textId="77777777" w:rsidR="00BA61C9" w:rsidRPr="00903DBA" w:rsidRDefault="00BA61C9" w:rsidP="00BA61C9">
      <w:pPr>
        <w:pStyle w:val="Code"/>
        <w:rPr>
          <w:highlight w:val="white"/>
        </w:rPr>
      </w:pPr>
      <w:r w:rsidRPr="00903DBA">
        <w:rPr>
          <w:highlight w:val="white"/>
        </w:rPr>
        <w:t xml:space="preserve">                        "Initializerialize Heap Pointer");</w:t>
      </w:r>
    </w:p>
    <w:p w14:paraId="412BAAAA" w14:textId="77777777" w:rsidR="00BA61C9" w:rsidRPr="00903DBA" w:rsidRDefault="00BA61C9" w:rsidP="00BA61C9">
      <w:pPr>
        <w:pStyle w:val="Code"/>
        <w:rPr>
          <w:highlight w:val="white"/>
        </w:rPr>
      </w:pPr>
      <w:r w:rsidRPr="00903DBA">
        <w:rPr>
          <w:highlight w:val="white"/>
        </w:rPr>
        <w:t xml:space="preserve">        AddAssemblyCode(assemblyCodeList, AssemblyOperator.mov_dword,</w:t>
      </w:r>
    </w:p>
    <w:p w14:paraId="433F08A2" w14:textId="738AE76B" w:rsidR="00BA61C9" w:rsidRPr="00903DBA" w:rsidRDefault="00BA61C9" w:rsidP="00BA61C9">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 65534,</w:t>
      </w:r>
    </w:p>
    <w:p w14:paraId="643B16A0" w14:textId="625B4556" w:rsidR="00BA61C9" w:rsidRPr="00903DBA" w:rsidRDefault="00BA61C9" w:rsidP="00BA61C9">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w:t>
      </w:r>
    </w:p>
    <w:p w14:paraId="49DFE7EB" w14:textId="77777777" w:rsidR="00BA61C9" w:rsidRPr="00903DBA" w:rsidRDefault="00BA61C9" w:rsidP="00BA61C9">
      <w:pPr>
        <w:pStyle w:val="Code"/>
        <w:rPr>
          <w:highlight w:val="white"/>
        </w:rPr>
      </w:pPr>
      <w:r w:rsidRPr="00903DBA">
        <w:rPr>
          <w:highlight w:val="white"/>
        </w:rPr>
        <w:t xml:space="preserve">        AddAssemblyCode(assemblyCodeList, AssemblyOperator.add_dword,</w:t>
      </w:r>
    </w:p>
    <w:p w14:paraId="2DD0FC83" w14:textId="5E92D076" w:rsidR="00BA61C9" w:rsidRPr="00903DBA" w:rsidRDefault="00BA61C9" w:rsidP="00BA61C9">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 65534,</w:t>
      </w:r>
    </w:p>
    <w:p w14:paraId="4573F4C6" w14:textId="5AA0E707" w:rsidR="00BA61C9" w:rsidRPr="00903DBA" w:rsidRDefault="00BA61C9" w:rsidP="00BA61C9">
      <w:pPr>
        <w:pStyle w:val="Code"/>
        <w:rPr>
          <w:highlight w:val="white"/>
        </w:rPr>
      </w:pPr>
      <w:r w:rsidRPr="00903DBA">
        <w:rPr>
          <w:highlight w:val="white"/>
        </w:rPr>
        <w:t xml:space="preserve">                        (BigInteger) 65534);</w:t>
      </w:r>
    </w:p>
    <w:p w14:paraId="69CBDA4C" w14:textId="78FC6EF7" w:rsidR="001627E4" w:rsidRPr="00903DBA" w:rsidRDefault="00E37FF7" w:rsidP="00E37FF7">
      <w:pPr>
        <w:rPr>
          <w:highlight w:val="white"/>
        </w:rPr>
      </w:pPr>
      <w:r w:rsidRPr="00903DBA">
        <w:rPr>
          <w:highlight w:val="white"/>
        </w:rPr>
        <w:t xml:space="preserve">We also need to </w:t>
      </w:r>
      <w:r w:rsidR="00FC07A4" w:rsidRPr="00903DBA">
        <w:rPr>
          <w:highlight w:val="white"/>
        </w:rPr>
        <w:t>initialize the floating-point unit control word so that floating point operations truncates.</w:t>
      </w:r>
    </w:p>
    <w:p w14:paraId="0C8218D7" w14:textId="77777777" w:rsidR="00BA61C9" w:rsidRPr="00903DBA" w:rsidRDefault="00BA61C9" w:rsidP="00BA61C9">
      <w:pPr>
        <w:pStyle w:val="Code"/>
        <w:rPr>
          <w:highlight w:val="white"/>
        </w:rPr>
      </w:pPr>
      <w:r w:rsidRPr="00903DBA">
        <w:rPr>
          <w:highlight w:val="white"/>
        </w:rPr>
        <w:t xml:space="preserve">        AddAssemblyCode(assemblyCodeList, AssemblyOperator.comment,</w:t>
      </w:r>
    </w:p>
    <w:p w14:paraId="75FF9977" w14:textId="77777777" w:rsidR="00BA61C9" w:rsidRPr="00903DBA" w:rsidRDefault="00BA61C9" w:rsidP="00BA61C9">
      <w:pPr>
        <w:pStyle w:val="Code"/>
        <w:rPr>
          <w:highlight w:val="white"/>
        </w:rPr>
      </w:pPr>
      <w:r w:rsidRPr="00903DBA">
        <w:rPr>
          <w:highlight w:val="white"/>
        </w:rPr>
        <w:t xml:space="preserve">                        "Initializerialize FPU Control Word, truncate mode " +</w:t>
      </w:r>
    </w:p>
    <w:p w14:paraId="69AF4E42" w14:textId="77777777" w:rsidR="00BA61C9" w:rsidRPr="00903DBA" w:rsidRDefault="00BA61C9" w:rsidP="00BA61C9">
      <w:pPr>
        <w:pStyle w:val="Code"/>
        <w:rPr>
          <w:highlight w:val="white"/>
        </w:rPr>
      </w:pPr>
      <w:r w:rsidRPr="00903DBA">
        <w:rPr>
          <w:highlight w:val="white"/>
        </w:rPr>
        <w:t xml:space="preserve">                        "=&gt; set bit 10 and 11.");</w:t>
      </w:r>
    </w:p>
    <w:p w14:paraId="055A26B4" w14:textId="77777777" w:rsidR="00BA61C9" w:rsidRPr="00903DBA" w:rsidRDefault="00BA61C9" w:rsidP="00BA61C9">
      <w:pPr>
        <w:pStyle w:val="Code"/>
        <w:rPr>
          <w:highlight w:val="white"/>
        </w:rPr>
      </w:pPr>
      <w:r w:rsidRPr="00903DBA">
        <w:rPr>
          <w:highlight w:val="white"/>
        </w:rPr>
        <w:t xml:space="preserve">        AddAssemblyCode(assemblyCodeList, AssemblyOperator.fstcw,</w:t>
      </w:r>
    </w:p>
    <w:p w14:paraId="6E8B6A01" w14:textId="77777777" w:rsidR="00BA61C9" w:rsidRPr="00903DBA" w:rsidRDefault="00BA61C9" w:rsidP="00BA61C9">
      <w:pPr>
        <w:pStyle w:val="Code"/>
        <w:rPr>
          <w:highlight w:val="white"/>
        </w:rPr>
      </w:pPr>
      <w:r w:rsidRPr="00903DBA">
        <w:rPr>
          <w:highlight w:val="white"/>
        </w:rPr>
        <w:t xml:space="preserve">                        AssemblyCode.FrameRegister, 0);</w:t>
      </w:r>
    </w:p>
    <w:p w14:paraId="756EA56A" w14:textId="77777777" w:rsidR="00BA61C9" w:rsidRPr="00903DBA" w:rsidRDefault="00BA61C9" w:rsidP="00BA61C9">
      <w:pPr>
        <w:pStyle w:val="Code"/>
        <w:rPr>
          <w:highlight w:val="white"/>
        </w:rPr>
      </w:pPr>
      <w:r w:rsidRPr="00903DBA">
        <w:rPr>
          <w:highlight w:val="white"/>
        </w:rPr>
        <w:t xml:space="preserve">        AddAssemblyCode(assemblyCodeList, AssemblyOperator.or_word,</w:t>
      </w:r>
    </w:p>
    <w:p w14:paraId="30CCD9DB" w14:textId="77777777" w:rsidR="00BA61C9" w:rsidRPr="00903DBA" w:rsidRDefault="00BA61C9" w:rsidP="00BA61C9">
      <w:pPr>
        <w:pStyle w:val="Code"/>
        <w:rPr>
          <w:highlight w:val="white"/>
        </w:rPr>
      </w:pPr>
      <w:r w:rsidRPr="00903DBA">
        <w:rPr>
          <w:highlight w:val="white"/>
        </w:rPr>
        <w:t xml:space="preserve">                        AssemblyCode.FrameRegister, 0, (BigInteger) 0x0C00);</w:t>
      </w:r>
    </w:p>
    <w:p w14:paraId="3DCE7442" w14:textId="77777777" w:rsidR="00BA61C9" w:rsidRPr="00903DBA" w:rsidRDefault="00BA61C9" w:rsidP="00BA61C9">
      <w:pPr>
        <w:pStyle w:val="Code"/>
        <w:rPr>
          <w:highlight w:val="white"/>
        </w:rPr>
      </w:pPr>
      <w:r w:rsidRPr="00903DBA">
        <w:rPr>
          <w:highlight w:val="white"/>
        </w:rPr>
        <w:t xml:space="preserve">        AddAssemblyCode(assemblyCodeList, AssemblyOperator.fldcw,</w:t>
      </w:r>
    </w:p>
    <w:p w14:paraId="344EEFAE" w14:textId="77777777" w:rsidR="00BA61C9" w:rsidRPr="00903DBA" w:rsidRDefault="00BA61C9" w:rsidP="00BA61C9">
      <w:pPr>
        <w:pStyle w:val="Code"/>
        <w:rPr>
          <w:highlight w:val="white"/>
        </w:rPr>
      </w:pPr>
      <w:r w:rsidRPr="00903DBA">
        <w:rPr>
          <w:highlight w:val="white"/>
        </w:rPr>
        <w:t xml:space="preserve">                        AssemblyCode.FrameRegister, 0);</w:t>
      </w:r>
    </w:p>
    <w:p w14:paraId="534DA8AC" w14:textId="77777777" w:rsidR="00BA61C9" w:rsidRPr="00903DBA" w:rsidRDefault="00BA61C9" w:rsidP="00BA61C9">
      <w:pPr>
        <w:pStyle w:val="Code"/>
        <w:rPr>
          <w:highlight w:val="white"/>
        </w:rPr>
      </w:pPr>
      <w:r w:rsidRPr="00903DBA">
        <w:rPr>
          <w:highlight w:val="white"/>
        </w:rPr>
        <w:t xml:space="preserve">        AddAssemblyCode(assemblyCodeList, AssemblyOperator.mov,</w:t>
      </w:r>
    </w:p>
    <w:p w14:paraId="174A2222" w14:textId="5275873A" w:rsidR="008E3DC4" w:rsidRPr="00903DBA" w:rsidRDefault="00BA61C9" w:rsidP="00BA61C9">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 0, BigInteger.Zero,</w:t>
      </w:r>
    </w:p>
    <w:p w14:paraId="654CACBE" w14:textId="76114030" w:rsidR="00BA61C9" w:rsidRPr="00903DBA" w:rsidRDefault="008E3DC4" w:rsidP="00BA61C9">
      <w:pPr>
        <w:pStyle w:val="Code"/>
        <w:rPr>
          <w:highlight w:val="white"/>
        </w:rPr>
      </w:pPr>
      <w:r w:rsidRPr="00903DBA">
        <w:rPr>
          <w:highlight w:val="white"/>
        </w:rPr>
        <w:t xml:space="preserve">                       </w:t>
      </w:r>
      <w:r w:rsidR="00BA61C9" w:rsidRPr="00903DBA">
        <w:rPr>
          <w:highlight w:val="white"/>
        </w:rPr>
        <w:t xml:space="preserve"> TypeSize.PointerSize);</w:t>
      </w:r>
    </w:p>
    <w:p w14:paraId="498BE232" w14:textId="77777777" w:rsidR="00BA61C9" w:rsidRPr="00903DBA" w:rsidRDefault="00BA61C9" w:rsidP="00BA61C9">
      <w:pPr>
        <w:pStyle w:val="Code"/>
        <w:rPr>
          <w:highlight w:val="white"/>
        </w:rPr>
      </w:pPr>
    </w:p>
    <w:p w14:paraId="16716498" w14:textId="77777777" w:rsidR="00BA61C9" w:rsidRPr="00903DBA" w:rsidRDefault="00BA61C9" w:rsidP="00BA61C9">
      <w:pPr>
        <w:pStyle w:val="Code"/>
        <w:rPr>
          <w:highlight w:val="white"/>
        </w:rPr>
      </w:pPr>
      <w:r w:rsidRPr="00903DBA">
        <w:rPr>
          <w:highlight w:val="white"/>
        </w:rPr>
        <w:t xml:space="preserve">        List&lt;string&gt; textList = new List&lt;string&gt;();</w:t>
      </w:r>
    </w:p>
    <w:p w14:paraId="6CD34263" w14:textId="77777777" w:rsidR="00742B96" w:rsidRPr="00903DBA" w:rsidRDefault="00742B96" w:rsidP="00742B96">
      <w:pPr>
        <w:pStyle w:val="Code"/>
        <w:rPr>
          <w:highlight w:val="white"/>
        </w:rPr>
      </w:pPr>
      <w:r w:rsidRPr="00903DBA">
        <w:rPr>
          <w:highlight w:val="white"/>
        </w:rPr>
        <w:t xml:space="preserve">        textList.Add("section .text");</w:t>
      </w:r>
    </w:p>
    <w:p w14:paraId="172CD930" w14:textId="77777777" w:rsidR="00BA61C9" w:rsidRPr="00903DBA" w:rsidRDefault="00BA61C9" w:rsidP="00BA61C9">
      <w:pPr>
        <w:pStyle w:val="Code"/>
        <w:rPr>
          <w:highlight w:val="white"/>
        </w:rPr>
      </w:pPr>
      <w:r w:rsidRPr="00903DBA">
        <w:rPr>
          <w:highlight w:val="white"/>
        </w:rPr>
        <w:t xml:space="preserve">        ISet&lt;string&gt; externSet = new HashSet&lt;string&gt;();</w:t>
      </w:r>
    </w:p>
    <w:p w14:paraId="2E94C23B" w14:textId="77777777" w:rsidR="00BA61C9" w:rsidRPr="00903DBA" w:rsidRDefault="00BA61C9" w:rsidP="00BA61C9">
      <w:pPr>
        <w:pStyle w:val="Code"/>
        <w:rPr>
          <w:highlight w:val="white"/>
        </w:rPr>
      </w:pPr>
      <w:r w:rsidRPr="00903DBA">
        <w:rPr>
          <w:highlight w:val="white"/>
        </w:rPr>
        <w:t xml:space="preserve">        AssemblyCodeGenerator.LinuxTextList(assemblyCodeList, textList,</w:t>
      </w:r>
    </w:p>
    <w:p w14:paraId="1BEC2954" w14:textId="77777777" w:rsidR="00BA61C9" w:rsidRPr="00903DBA" w:rsidRDefault="00BA61C9" w:rsidP="00BA61C9">
      <w:pPr>
        <w:pStyle w:val="Code"/>
        <w:rPr>
          <w:highlight w:val="white"/>
        </w:rPr>
      </w:pPr>
      <w:r w:rsidRPr="00903DBA">
        <w:rPr>
          <w:highlight w:val="white"/>
        </w:rPr>
        <w:t xml:space="preserve">                                            externSet);</w:t>
      </w:r>
    </w:p>
    <w:p w14:paraId="1BE18CDD" w14:textId="77777777" w:rsidR="000D3056" w:rsidRPr="00903DBA" w:rsidRDefault="00BA61C9" w:rsidP="00BA61C9">
      <w:pPr>
        <w:pStyle w:val="Code"/>
        <w:rPr>
          <w:highlight w:val="white"/>
        </w:rPr>
      </w:pPr>
      <w:r w:rsidRPr="00903DBA">
        <w:rPr>
          <w:highlight w:val="white"/>
        </w:rPr>
        <w:t xml:space="preserve">        SymbolTable.</w:t>
      </w:r>
      <w:r w:rsidR="000D3056" w:rsidRPr="00903DBA">
        <w:rPr>
          <w:highlight w:val="white"/>
        </w:rPr>
        <w:t>InitSymbol =</w:t>
      </w:r>
    </w:p>
    <w:p w14:paraId="1BE2DF0A" w14:textId="77777777" w:rsidR="000D3056" w:rsidRPr="00903DBA" w:rsidRDefault="000D3056" w:rsidP="00742B96">
      <w:pPr>
        <w:pStyle w:val="Code"/>
        <w:rPr>
          <w:highlight w:val="white"/>
        </w:rPr>
      </w:pPr>
      <w:r w:rsidRPr="00903DBA">
        <w:rPr>
          <w:highlight w:val="white"/>
        </w:rPr>
        <w:t xml:space="preserve">          </w:t>
      </w:r>
      <w:r w:rsidR="00BA61C9" w:rsidRPr="00903DBA">
        <w:rPr>
          <w:highlight w:val="white"/>
        </w:rPr>
        <w:t>new StaticSymbolLinux(AssemblyCodeGenerator.InitializerName,</w:t>
      </w:r>
    </w:p>
    <w:p w14:paraId="008A9EB3" w14:textId="145EF18D" w:rsidR="00BA61C9" w:rsidRPr="00903DBA" w:rsidRDefault="000D3056" w:rsidP="00742B96">
      <w:pPr>
        <w:pStyle w:val="Code"/>
        <w:rPr>
          <w:highlight w:val="white"/>
        </w:rPr>
      </w:pPr>
      <w:r w:rsidRPr="00903DBA">
        <w:rPr>
          <w:highlight w:val="white"/>
        </w:rPr>
        <w:t xml:space="preserve">                               </w:t>
      </w:r>
      <w:r w:rsidR="00BA61C9" w:rsidRPr="00903DBA">
        <w:rPr>
          <w:highlight w:val="white"/>
        </w:rPr>
        <w:t xml:space="preserve"> textList, externSet);</w:t>
      </w:r>
    </w:p>
    <w:p w14:paraId="60F6ED40" w14:textId="77777777" w:rsidR="00BA61C9" w:rsidRPr="00903DBA" w:rsidRDefault="00BA61C9" w:rsidP="00BA61C9">
      <w:pPr>
        <w:pStyle w:val="Code"/>
        <w:rPr>
          <w:highlight w:val="white"/>
        </w:rPr>
      </w:pPr>
      <w:r w:rsidRPr="00903DBA">
        <w:rPr>
          <w:highlight w:val="white"/>
        </w:rPr>
        <w:t xml:space="preserve">      }</w:t>
      </w:r>
    </w:p>
    <w:p w14:paraId="7BF8A13D" w14:textId="77777777" w:rsidR="00BA61C9" w:rsidRPr="00903DBA" w:rsidRDefault="00BA61C9" w:rsidP="00BA61C9">
      <w:pPr>
        <w:pStyle w:val="Code"/>
        <w:rPr>
          <w:highlight w:val="white"/>
        </w:rPr>
      </w:pPr>
    </w:p>
    <w:p w14:paraId="0C4EA988" w14:textId="04EF01F4" w:rsidR="00BA61C9" w:rsidRPr="00903DBA" w:rsidRDefault="00BA61C9" w:rsidP="00BA61C9">
      <w:pPr>
        <w:pStyle w:val="Code"/>
        <w:rPr>
          <w:highlight w:val="white"/>
        </w:rPr>
      </w:pPr>
      <w:r w:rsidRPr="00903DBA">
        <w:rPr>
          <w:highlight w:val="white"/>
        </w:rPr>
        <w:t xml:space="preserve">      if (Start.Windows) {</w:t>
      </w:r>
    </w:p>
    <w:p w14:paraId="602A9EF1" w14:textId="4DFE9F1C" w:rsidR="0041373F" w:rsidRPr="00903DBA" w:rsidRDefault="0041373F" w:rsidP="00BA61C9">
      <w:pPr>
        <w:pStyle w:val="Code"/>
        <w:rPr>
          <w:highlight w:val="white"/>
        </w:rPr>
      </w:pPr>
      <w:r w:rsidRPr="00903DBA">
        <w:rPr>
          <w:highlight w:val="white"/>
        </w:rPr>
        <w:t xml:space="preserve">        // ...</w:t>
      </w:r>
    </w:p>
    <w:p w14:paraId="3C4ECA5D" w14:textId="77777777" w:rsidR="00BA61C9" w:rsidRPr="00903DBA" w:rsidRDefault="00BA61C9" w:rsidP="00BA61C9">
      <w:pPr>
        <w:pStyle w:val="Code"/>
        <w:rPr>
          <w:highlight w:val="white"/>
        </w:rPr>
      </w:pPr>
      <w:r w:rsidRPr="00903DBA">
        <w:rPr>
          <w:highlight w:val="white"/>
        </w:rPr>
        <w:t xml:space="preserve">      }</w:t>
      </w:r>
    </w:p>
    <w:p w14:paraId="35B63092" w14:textId="77777777" w:rsidR="00BA61C9" w:rsidRPr="00903DBA" w:rsidRDefault="00BA61C9" w:rsidP="00BA61C9">
      <w:pPr>
        <w:pStyle w:val="Code"/>
        <w:rPr>
          <w:highlight w:val="white"/>
        </w:rPr>
      </w:pPr>
      <w:r w:rsidRPr="00903DBA">
        <w:rPr>
          <w:highlight w:val="white"/>
        </w:rPr>
        <w:t xml:space="preserve">    }</w:t>
      </w:r>
    </w:p>
    <w:p w14:paraId="2C64163B" w14:textId="2D177E88" w:rsidR="00D935A0" w:rsidRPr="00903DBA" w:rsidRDefault="00B84658" w:rsidP="00B84658">
      <w:pPr>
        <w:pStyle w:val="Rubrik3"/>
        <w:rPr>
          <w:highlight w:val="white"/>
        </w:rPr>
      </w:pPr>
      <w:bookmarkStart w:id="458" w:name="_Toc57656104"/>
      <w:r w:rsidRPr="00903DBA">
        <w:rPr>
          <w:highlight w:val="white"/>
        </w:rPr>
        <w:t>Command Line Arguments</w:t>
      </w:r>
      <w:bookmarkEnd w:id="458"/>
    </w:p>
    <w:p w14:paraId="55A537A4" w14:textId="77777777" w:rsidR="00B70491" w:rsidRPr="00903DBA" w:rsidRDefault="00B70491" w:rsidP="00B70491">
      <w:pPr>
        <w:rPr>
          <w:highlight w:val="white"/>
        </w:rPr>
      </w:pPr>
      <w:r w:rsidRPr="00903DBA">
        <w:rPr>
          <w:highlight w:val="white"/>
        </w:rPr>
        <w:t xml:space="preserve">Assuming that the </w:t>
      </w:r>
      <w:r w:rsidRPr="00903DBA">
        <w:rPr>
          <w:rStyle w:val="KeyWord0"/>
          <w:highlight w:val="white"/>
        </w:rPr>
        <w:t>main</w:t>
      </w:r>
      <w:r w:rsidRPr="00903DBA">
        <w:rPr>
          <w:highlight w:val="white"/>
        </w:rPr>
        <w:t xml:space="preserve"> function is declared as </w:t>
      </w:r>
      <w:r w:rsidRPr="00903DBA">
        <w:rPr>
          <w:rStyle w:val="KeyWord0"/>
          <w:highlight w:val="white"/>
        </w:rPr>
        <w:t>void main(int argc, char* argv[]);</w:t>
      </w:r>
      <w:r w:rsidRPr="00903DBA">
        <w:rPr>
          <w:highlight w:val="white"/>
        </w:rPr>
        <w:t xml:space="preserve"> and that we start the execution with the command line </w:t>
      </w:r>
      <w:r w:rsidRPr="00903DBA">
        <w:rPr>
          <w:rStyle w:val="KeyWord0"/>
          <w:highlight w:val="white"/>
        </w:rPr>
        <w:t>main Hello World</w:t>
      </w:r>
      <w:r w:rsidRPr="00903DBA">
        <w:rPr>
          <w:highlight w:val="white"/>
        </w:rPr>
        <w:t xml:space="preserve"> the following structure becomes generated:</w:t>
      </w:r>
    </w:p>
    <w:p w14:paraId="1CE18C3F" w14:textId="77777777" w:rsidR="002436D9" w:rsidRPr="00903DBA" w:rsidRDefault="00B70491" w:rsidP="00B70491">
      <w:pPr>
        <w:rPr>
          <w:highlight w:val="white"/>
        </w:rPr>
      </w:pPr>
      <w:r w:rsidRPr="00903DBA">
        <w:rPr>
          <w:noProof/>
        </w:rPr>
        <w:lastRenderedPageBreak/>
        <mc:AlternateContent>
          <mc:Choice Requires="wpc">
            <w:drawing>
              <wp:inline distT="0" distB="0" distL="0" distR="0" wp14:anchorId="11570633" wp14:editId="2E13768A">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150034" w:rsidRPr="00DF14A9" w:rsidRDefault="00150034" w:rsidP="00B70491">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150034" w:rsidRPr="00490BCB" w:rsidRDefault="00150034"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150034" w:rsidRPr="00490BCB" w:rsidRDefault="00150034"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150034" w:rsidRPr="00490BCB" w:rsidRDefault="00150034" w:rsidP="00B70491">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150034" w:rsidRPr="00490BCB" w:rsidRDefault="00150034"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150034" w:rsidRPr="00490BCB" w:rsidRDefault="00150034"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150034" w:rsidRPr="00490BCB" w:rsidRDefault="00150034"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150034" w:rsidRPr="00490BCB" w:rsidRDefault="00150034"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150034" w:rsidRPr="00490BCB" w:rsidRDefault="00150034"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150034" w:rsidRPr="00490BCB" w:rsidRDefault="00150034"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150034" w:rsidRPr="00490BCB" w:rsidRDefault="00150034"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150034" w:rsidRPr="00490BCB" w:rsidRDefault="00150034"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150034" w:rsidRPr="00490BCB" w:rsidRDefault="00150034"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150034" w:rsidRPr="00490BCB" w:rsidRDefault="00150034"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150034" w:rsidRPr="00490BCB" w:rsidRDefault="00150034"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150034" w:rsidRPr="00490BCB" w:rsidRDefault="00150034"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150034" w:rsidRPr="00490BCB" w:rsidRDefault="00150034"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150034" w:rsidRPr="00490BCB" w:rsidRDefault="00150034"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150034" w:rsidRPr="00090144" w:rsidRDefault="00150034" w:rsidP="00B70491">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150034" w:rsidRPr="00090144" w:rsidRDefault="00150034" w:rsidP="00B70491">
                              <w:pPr>
                                <w:spacing w:before="0" w:after="0" w:line="240" w:lineRule="auto"/>
                                <w:rPr>
                                  <w:rFonts w:eastAsia="Calibri"/>
                                  <w:color w:val="000000"/>
                                </w:rPr>
                              </w:pPr>
                              <w:r w:rsidRPr="00090144">
                                <w:rPr>
                                  <w:rFonts w:eastAsia="Calibri"/>
                                  <w:color w:val="000000"/>
                                </w:rPr>
                                <w:t>Frame pointer of</w:t>
                              </w:r>
                            </w:p>
                            <w:p w14:paraId="77E191A3" w14:textId="77777777" w:rsidR="00150034" w:rsidRPr="00090144" w:rsidRDefault="00150034"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150034" w:rsidRPr="00090144" w:rsidRDefault="00150034"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150034" w:rsidRPr="00090144" w:rsidRDefault="00150034" w:rsidP="00B70491">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150034" w:rsidRPr="00090144" w:rsidRDefault="00150034" w:rsidP="00B70491">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150034" w:rsidRPr="00090144" w:rsidRDefault="00150034" w:rsidP="00B70491">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150034" w:rsidRDefault="00150034"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150034" w:rsidRDefault="00150034"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150034" w:rsidRDefault="00150034"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150034" w:rsidRDefault="00150034"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61"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">
                <v:shape id="_x0000_s1162" type="#_x0000_t75" style="position:absolute;width:55905;height:45085;visibility:visible;mso-wrap-style:square" filled="t">
                  <v:fill o:detectmouseclick="t"/>
                  <v:path o:connecttype="none"/>
                </v:shape>
                <v:shape id="Textruta 21" o:spid="_x0000_s1163"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150034" w:rsidRPr="00DF14A9" w:rsidRDefault="00150034" w:rsidP="00B70491">
                        <w:pPr>
                          <w:spacing w:before="40" w:after="0" w:line="257" w:lineRule="auto"/>
                          <w:jc w:val="right"/>
                          <w:rPr>
                            <w:lang w:val="sv-SE"/>
                          </w:rPr>
                        </w:pPr>
                        <w:r w:rsidRPr="00DF14A9">
                          <w:rPr>
                            <w:rFonts w:eastAsia="Calibri"/>
                            <w:color w:val="000000"/>
                            <w:lang w:val="sv-SE"/>
                          </w:rPr>
                          <w:t>main</w:t>
                        </w:r>
                      </w:p>
                    </w:txbxContent>
                  </v:textbox>
                </v:shape>
                <v:shape id="Textruta 495" o:spid="_x0000_s1164"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150034" w:rsidRPr="00490BCB" w:rsidRDefault="00150034"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65"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150034" w:rsidRPr="00490BCB" w:rsidRDefault="00150034"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66"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150034" w:rsidRPr="00490BCB" w:rsidRDefault="00150034" w:rsidP="00B70491">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167"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150034" w:rsidRPr="00490BCB" w:rsidRDefault="00150034"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68"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150034" w:rsidRPr="00490BCB" w:rsidRDefault="00150034"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69"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150034" w:rsidRPr="00490BCB" w:rsidRDefault="00150034"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70"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150034" w:rsidRPr="00490BCB" w:rsidRDefault="00150034"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71"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150034" w:rsidRPr="00490BCB" w:rsidRDefault="00150034"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2"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150034" w:rsidRPr="00490BCB" w:rsidRDefault="00150034"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3"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150034" w:rsidRPr="00490BCB" w:rsidRDefault="00150034"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4"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150034" w:rsidRPr="00490BCB" w:rsidRDefault="00150034"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75"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150034" w:rsidRPr="00490BCB" w:rsidRDefault="00150034"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76"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150034" w:rsidRPr="00490BCB" w:rsidRDefault="00150034"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7"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150034" w:rsidRPr="00490BCB" w:rsidRDefault="00150034"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78"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150034" w:rsidRPr="00490BCB" w:rsidRDefault="00150034"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9"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150034" w:rsidRPr="00490BCB" w:rsidRDefault="00150034"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80"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150034" w:rsidRPr="00490BCB" w:rsidRDefault="00150034"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1"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150034" w:rsidRPr="00090144" w:rsidRDefault="00150034" w:rsidP="00B70491">
                        <w:pPr>
                          <w:spacing w:before="0" w:after="0" w:line="240" w:lineRule="auto"/>
                          <w:rPr>
                            <w:lang w:val="sv-SE"/>
                          </w:rPr>
                        </w:pPr>
                        <w:r w:rsidRPr="00090144">
                          <w:rPr>
                            <w:lang w:val="sv-SE"/>
                          </w:rPr>
                          <w:t>Return address: 0</w:t>
                        </w:r>
                      </w:p>
                    </w:txbxContent>
                  </v:textbox>
                </v:shape>
                <v:shape id="Textruta 449" o:spid="_x0000_s1182"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150034" w:rsidRPr="00090144" w:rsidRDefault="00150034" w:rsidP="00B70491">
                        <w:pPr>
                          <w:spacing w:before="0" w:after="0" w:line="240" w:lineRule="auto"/>
                          <w:rPr>
                            <w:rFonts w:eastAsia="Calibri"/>
                            <w:color w:val="000000"/>
                          </w:rPr>
                        </w:pPr>
                        <w:r w:rsidRPr="00090144">
                          <w:rPr>
                            <w:rFonts w:eastAsia="Calibri"/>
                            <w:color w:val="000000"/>
                          </w:rPr>
                          <w:t>Frame pointer of</w:t>
                        </w:r>
                      </w:p>
                      <w:p w14:paraId="77E191A3" w14:textId="77777777" w:rsidR="00150034" w:rsidRPr="00090144" w:rsidRDefault="00150034" w:rsidP="00B70491">
                        <w:pPr>
                          <w:spacing w:before="0" w:after="0" w:line="240" w:lineRule="auto"/>
                        </w:pPr>
                        <w:r w:rsidRPr="00090144">
                          <w:rPr>
                            <w:rFonts w:eastAsia="Calibri"/>
                            <w:color w:val="000000"/>
                          </w:rPr>
                          <w:t>calling function</w:t>
                        </w:r>
                      </w:p>
                    </w:txbxContent>
                  </v:textbox>
                </v:shape>
                <v:shape id="Textruta 449" o:spid="_x0000_s1183"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150034" w:rsidRPr="00090144" w:rsidRDefault="00150034"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150034" w:rsidRPr="00090144" w:rsidRDefault="00150034" w:rsidP="00B70491">
                        <w:pPr>
                          <w:spacing w:before="0" w:after="0" w:line="240" w:lineRule="auto"/>
                          <w:rPr>
                            <w:lang w:val="sv-SE"/>
                          </w:rPr>
                        </w:pPr>
                        <w:r w:rsidRPr="00090144">
                          <w:rPr>
                            <w:rFonts w:eastAsia="Calibri"/>
                            <w:color w:val="000000"/>
                            <w:lang w:val="sv-SE"/>
                          </w:rPr>
                          <w:t>calling function</w:t>
                        </w:r>
                      </w:p>
                    </w:txbxContent>
                  </v:textbox>
                </v:shape>
                <v:shape id="Textruta 449" o:spid="_x0000_s1184"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150034" w:rsidRPr="00090144" w:rsidRDefault="00150034" w:rsidP="00B70491">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185"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150034" w:rsidRPr="00090144" w:rsidRDefault="00150034" w:rsidP="00B70491">
                        <w:pPr>
                          <w:spacing w:before="60" w:line="252" w:lineRule="auto"/>
                          <w:rPr>
                            <w:lang w:val="sv-SE"/>
                          </w:rPr>
                        </w:pPr>
                        <w:r w:rsidRPr="00090144">
                          <w:rPr>
                            <w:rFonts w:eastAsia="Calibri"/>
                            <w:color w:val="000000"/>
                          </w:rPr>
                          <w:t>argv</w:t>
                        </w:r>
                      </w:p>
                    </w:txbxContent>
                  </v:textbox>
                </v:shape>
                <v:line id="Rak koppling 719" o:spid="_x0000_s1186"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187"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188"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189"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150034" w:rsidRDefault="00150034" w:rsidP="00B70491">
                        <w:pPr>
                          <w:spacing w:line="256" w:lineRule="auto"/>
                          <w:jc w:val="center"/>
                          <w:rPr>
                            <w:sz w:val="24"/>
                            <w:szCs w:val="24"/>
                          </w:rPr>
                        </w:pPr>
                      </w:p>
                    </w:txbxContent>
                  </v:textbox>
                </v:shape>
                <v:shape id="Textruta 449" o:spid="_x0000_s1190"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150034" w:rsidRDefault="00150034" w:rsidP="00B70491">
                        <w:pPr>
                          <w:spacing w:line="254" w:lineRule="auto"/>
                          <w:jc w:val="center"/>
                          <w:rPr>
                            <w:sz w:val="24"/>
                            <w:szCs w:val="24"/>
                          </w:rPr>
                        </w:pPr>
                      </w:p>
                    </w:txbxContent>
                  </v:textbox>
                </v:shape>
                <v:shape id="Textruta 449" o:spid="_x0000_s1191"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150034" w:rsidRDefault="00150034" w:rsidP="00B70491">
                        <w:pPr>
                          <w:spacing w:line="252" w:lineRule="auto"/>
                          <w:jc w:val="center"/>
                          <w:rPr>
                            <w:sz w:val="24"/>
                            <w:szCs w:val="24"/>
                          </w:rPr>
                        </w:pPr>
                      </w:p>
                    </w:txbxContent>
                  </v:textbox>
                </v:shape>
                <v:shape id="Rak pilkoppling 725" o:spid="_x0000_s1192"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193"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194"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195"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150034" w:rsidRDefault="00150034" w:rsidP="00B70491">
                        <w:pPr>
                          <w:spacing w:before="60" w:line="252" w:lineRule="auto"/>
                          <w:jc w:val="center"/>
                          <w:rPr>
                            <w:sz w:val="24"/>
                            <w:szCs w:val="24"/>
                          </w:rPr>
                        </w:pPr>
                        <w:r>
                          <w:rPr>
                            <w:rFonts w:eastAsia="Calibri"/>
                            <w:color w:val="000000"/>
                          </w:rPr>
                          <w:t>null </w:t>
                        </w:r>
                      </w:p>
                    </w:txbxContent>
                  </v:textbox>
                </v:shape>
                <v:line id="Rak koppling 729" o:spid="_x0000_s1196"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197"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198"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199"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36AB7D5A" w:rsidR="00B70491" w:rsidRPr="00903DBA" w:rsidRDefault="00B70491" w:rsidP="00B70491">
      <w:pPr>
        <w:rPr>
          <w:highlight w:val="white"/>
        </w:rPr>
      </w:pPr>
      <w:r w:rsidRPr="00903DBA">
        <w:rPr>
          <w:highlight w:val="white"/>
        </w:rPr>
        <w:t xml:space="preserve">The initialization code looks as follows. We begin by popping the system stack to </w:t>
      </w:r>
      <w:r w:rsidRPr="00903DBA">
        <w:rPr>
          <w:rStyle w:val="KeyWord0"/>
          <w:highlight w:val="white"/>
        </w:rPr>
        <w:t>rbx</w:t>
      </w:r>
      <w:r w:rsidRPr="00903DBA">
        <w:rPr>
          <w:highlight w:val="white"/>
        </w:rPr>
        <w:t xml:space="preserve"> to obtain the number of arguments, which is three in the example above. We also copy the value to </w:t>
      </w:r>
      <w:r w:rsidRPr="00903DBA">
        <w:rPr>
          <w:rStyle w:val="KeyWord0"/>
          <w:highlight w:val="white"/>
        </w:rPr>
        <w:t>rax</w:t>
      </w:r>
      <w:r w:rsidRPr="00903DBA">
        <w:rPr>
          <w:highlight w:val="white"/>
        </w:rPr>
        <w:t xml:space="preserve">. We will use </w:t>
      </w:r>
      <w:r w:rsidRPr="00903DBA">
        <w:rPr>
          <w:rStyle w:val="KeyWord0"/>
          <w:highlight w:val="white"/>
        </w:rPr>
        <w:t>rbx</w:t>
      </w:r>
      <w:r w:rsidRPr="00903DBA">
        <w:rPr>
          <w:highlight w:val="white"/>
        </w:rPr>
        <w:t xml:space="preserve"> to count down the number or arguments, and </w:t>
      </w:r>
      <w:r w:rsidRPr="00903DBA">
        <w:rPr>
          <w:rStyle w:val="KeyWord0"/>
          <w:highlight w:val="white"/>
        </w:rPr>
        <w:t>rax</w:t>
      </w:r>
      <w:r w:rsidRPr="00903DBA">
        <w:rPr>
          <w:highlight w:val="white"/>
        </w:rPr>
        <w:t xml:space="preserve"> to store the number on the activation record. Moreover, we use </w:t>
      </w:r>
      <w:r w:rsidRPr="00903DBA">
        <w:rPr>
          <w:rStyle w:val="KeyWord0"/>
          <w:highlight w:val="white"/>
        </w:rPr>
        <w:t>rbp</w:t>
      </w:r>
      <w:r w:rsidRPr="00903DBA">
        <w:rPr>
          <w:highlight w:val="white"/>
        </w:rPr>
        <w:t xml:space="preserve"> as the frame pointer and copy its value in </w:t>
      </w:r>
      <w:r w:rsidRPr="00903DBA">
        <w:rPr>
          <w:rStyle w:val="KeyWord0"/>
          <w:highlight w:val="white"/>
        </w:rPr>
        <w:t>rdx</w:t>
      </w:r>
      <w:r w:rsidRPr="00903DBA">
        <w:rPr>
          <w:highlight w:val="white"/>
        </w:rPr>
        <w:t xml:space="preserve">. We will put the pointer to the argument directly above the code and data part of the code, and directly below the activation record for the first </w:t>
      </w:r>
      <w:r w:rsidRPr="00903DBA">
        <w:rPr>
          <w:rStyle w:val="KeyWord0"/>
          <w:highlight w:val="white"/>
        </w:rPr>
        <w:t>main</w:t>
      </w:r>
      <w:r w:rsidRPr="00903DBA">
        <w:rPr>
          <w:highlight w:val="white"/>
        </w:rPr>
        <w:t xml:space="preserve"> call.</w:t>
      </w:r>
    </w:p>
    <w:p w14:paraId="06102B8E" w14:textId="77777777" w:rsidR="00B70491" w:rsidRPr="00903DBA" w:rsidRDefault="00B70491" w:rsidP="00B70491">
      <w:pPr>
        <w:pStyle w:val="Code"/>
        <w:rPr>
          <w:highlight w:val="white"/>
        </w:rPr>
      </w:pPr>
      <w:r w:rsidRPr="00903DBA">
        <w:rPr>
          <w:highlight w:val="white"/>
        </w:rPr>
        <w:tab/>
        <w:t>pop rbx</w:t>
      </w:r>
    </w:p>
    <w:p w14:paraId="3563A8C0" w14:textId="77777777" w:rsidR="00B70491" w:rsidRPr="00903DBA" w:rsidRDefault="00B70491" w:rsidP="00B70491">
      <w:pPr>
        <w:pStyle w:val="Code"/>
        <w:rPr>
          <w:highlight w:val="white"/>
        </w:rPr>
      </w:pPr>
      <w:r w:rsidRPr="00903DBA">
        <w:rPr>
          <w:highlight w:val="white"/>
        </w:rPr>
        <w:tab/>
        <w:t>mov rax, rbx</w:t>
      </w:r>
    </w:p>
    <w:p w14:paraId="4B4D9023" w14:textId="77777777" w:rsidR="00B70491" w:rsidRPr="00903DBA" w:rsidRDefault="00B70491" w:rsidP="00B70491">
      <w:pPr>
        <w:pStyle w:val="Code"/>
        <w:rPr>
          <w:highlight w:val="white"/>
        </w:rPr>
      </w:pPr>
      <w:r w:rsidRPr="00903DBA">
        <w:rPr>
          <w:highlight w:val="white"/>
        </w:rPr>
        <w:tab/>
        <w:t>mov rdx, rbp</w:t>
      </w:r>
    </w:p>
    <w:p w14:paraId="799F6601" w14:textId="77777777" w:rsidR="00B70491" w:rsidRPr="00903DBA" w:rsidRDefault="00B70491" w:rsidP="00B70491">
      <w:pPr>
        <w:rPr>
          <w:highlight w:val="white"/>
        </w:rPr>
      </w:pPr>
      <w:r w:rsidRPr="00903DBA">
        <w:rPr>
          <w:highlight w:val="white"/>
        </w:rPr>
        <w:t xml:space="preserve">We count down the number of arguments in </w:t>
      </w:r>
      <w:r w:rsidRPr="00903DBA">
        <w:rPr>
          <w:rStyle w:val="KeyWord0"/>
          <w:highlight w:val="white"/>
        </w:rPr>
        <w:t>rbx</w:t>
      </w:r>
      <w:r w:rsidRPr="00903DBA">
        <w:rPr>
          <w:highlight w:val="white"/>
        </w:rPr>
        <w:t xml:space="preserve">. When it has reached zero, we quit the loop. Each pointer to e new argument is popped from the system stack, added to memory with </w:t>
      </w:r>
      <w:r w:rsidRPr="00903DBA">
        <w:rPr>
          <w:rStyle w:val="KeyWord0"/>
          <w:highlight w:val="white"/>
        </w:rPr>
        <w:t>rbp</w:t>
      </w:r>
      <w:r w:rsidRPr="00903DBA">
        <w:rPr>
          <w:highlight w:val="white"/>
        </w:rPr>
        <w:t xml:space="preserve">. The </w:t>
      </w:r>
      <w:r w:rsidRPr="00903DBA">
        <w:rPr>
          <w:rStyle w:val="KeyWord0"/>
          <w:highlight w:val="white"/>
        </w:rPr>
        <w:t>rbp</w:t>
      </w:r>
      <w:r w:rsidRPr="00903DBA">
        <w:rPr>
          <w:highlight w:val="white"/>
        </w:rPr>
        <w:t xml:space="preserve"> is increased by eight bytes, and </w:t>
      </w:r>
      <w:r w:rsidRPr="00903DBA">
        <w:rPr>
          <w:rStyle w:val="KeyWord0"/>
          <w:highlight w:val="white"/>
        </w:rPr>
        <w:t>rbx</w:t>
      </w:r>
      <w:r w:rsidRPr="00903DBA">
        <w:rPr>
          <w:highlight w:val="white"/>
        </w:rPr>
        <w:t xml:space="preserve"> is decreased by one. </w:t>
      </w:r>
    </w:p>
    <w:p w14:paraId="731925A7" w14:textId="77777777" w:rsidR="00B70491" w:rsidRPr="00903DBA" w:rsidRDefault="00B70491" w:rsidP="00B70491">
      <w:pPr>
        <w:pStyle w:val="Code"/>
        <w:rPr>
          <w:highlight w:val="white"/>
        </w:rPr>
      </w:pPr>
      <w:r w:rsidRPr="00903DBA">
        <w:rPr>
          <w:highlight w:val="white"/>
        </w:rPr>
        <w:t xml:space="preserve"> $args$loop:</w:t>
      </w:r>
    </w:p>
    <w:p w14:paraId="26C66A16" w14:textId="77777777" w:rsidR="00B70491" w:rsidRPr="00903DBA" w:rsidRDefault="00B70491" w:rsidP="00B70491">
      <w:pPr>
        <w:pStyle w:val="Code"/>
        <w:rPr>
          <w:highlight w:val="white"/>
        </w:rPr>
      </w:pPr>
      <w:r w:rsidRPr="00903DBA">
        <w:rPr>
          <w:highlight w:val="white"/>
        </w:rPr>
        <w:tab/>
        <w:t>cmp rbx, 0</w:t>
      </w:r>
    </w:p>
    <w:p w14:paraId="24E08F8E" w14:textId="77777777" w:rsidR="00B70491" w:rsidRPr="00903DBA" w:rsidRDefault="00B70491" w:rsidP="00B70491">
      <w:pPr>
        <w:pStyle w:val="Code"/>
        <w:rPr>
          <w:highlight w:val="white"/>
        </w:rPr>
      </w:pPr>
      <w:r w:rsidRPr="00903DBA">
        <w:rPr>
          <w:highlight w:val="white"/>
        </w:rPr>
        <w:tab/>
        <w:t>je $args$exit</w:t>
      </w:r>
    </w:p>
    <w:p w14:paraId="55F011F4" w14:textId="77777777" w:rsidR="00B70491" w:rsidRPr="00903DBA" w:rsidRDefault="00B70491" w:rsidP="00B70491">
      <w:pPr>
        <w:pStyle w:val="Code"/>
        <w:rPr>
          <w:highlight w:val="white"/>
        </w:rPr>
      </w:pPr>
      <w:r w:rsidRPr="00903DBA">
        <w:rPr>
          <w:highlight w:val="white"/>
        </w:rPr>
        <w:tab/>
        <w:t>pop rsi</w:t>
      </w:r>
    </w:p>
    <w:p w14:paraId="75ED8F89" w14:textId="77777777" w:rsidR="00B70491" w:rsidRPr="00903DBA" w:rsidRDefault="00B70491" w:rsidP="00B70491">
      <w:pPr>
        <w:pStyle w:val="Code"/>
        <w:rPr>
          <w:highlight w:val="white"/>
        </w:rPr>
      </w:pPr>
      <w:r w:rsidRPr="00903DBA">
        <w:rPr>
          <w:highlight w:val="white"/>
        </w:rPr>
        <w:tab/>
        <w:t>mov [rbp], rsi</w:t>
      </w:r>
    </w:p>
    <w:p w14:paraId="35A86911" w14:textId="77777777" w:rsidR="00B70491" w:rsidRPr="00903DBA" w:rsidRDefault="00B70491" w:rsidP="00B70491">
      <w:pPr>
        <w:pStyle w:val="Code"/>
        <w:rPr>
          <w:highlight w:val="white"/>
        </w:rPr>
      </w:pPr>
      <w:r w:rsidRPr="00903DBA">
        <w:rPr>
          <w:highlight w:val="white"/>
        </w:rPr>
        <w:tab/>
        <w:t>add rbp, 8</w:t>
      </w:r>
    </w:p>
    <w:p w14:paraId="18D3730A" w14:textId="77777777" w:rsidR="00B70491" w:rsidRPr="00903DBA" w:rsidRDefault="00B70491" w:rsidP="00B70491">
      <w:pPr>
        <w:pStyle w:val="Code"/>
        <w:rPr>
          <w:highlight w:val="white"/>
        </w:rPr>
      </w:pPr>
      <w:r w:rsidRPr="00903DBA">
        <w:rPr>
          <w:highlight w:val="white"/>
        </w:rPr>
        <w:tab/>
        <w:t>dec rbx</w:t>
      </w:r>
    </w:p>
    <w:p w14:paraId="02F11383" w14:textId="77777777" w:rsidR="00B70491" w:rsidRPr="00903DBA" w:rsidRDefault="00B70491" w:rsidP="00B70491">
      <w:pPr>
        <w:pStyle w:val="Code"/>
        <w:rPr>
          <w:highlight w:val="white"/>
        </w:rPr>
      </w:pPr>
      <w:r w:rsidRPr="00903DBA">
        <w:rPr>
          <w:highlight w:val="white"/>
        </w:rPr>
        <w:tab/>
        <w:t>jmp $args$loop</w:t>
      </w:r>
    </w:p>
    <w:p w14:paraId="75864A00" w14:textId="77777777" w:rsidR="00B70491" w:rsidRPr="00903DBA" w:rsidRDefault="00B70491" w:rsidP="00B70491">
      <w:pPr>
        <w:rPr>
          <w:highlight w:val="white"/>
        </w:rPr>
      </w:pPr>
      <w:r w:rsidRPr="00903DBA">
        <w:rPr>
          <w:highlight w:val="white"/>
        </w:rPr>
        <w:t xml:space="preserve">When all argument pointers have been added, we add the final null pointer and increase </w:t>
      </w:r>
      <w:r w:rsidRPr="00903DBA">
        <w:rPr>
          <w:rStyle w:val="KeyWord0"/>
          <w:highlight w:val="white"/>
        </w:rPr>
        <w:t>rbp</w:t>
      </w:r>
      <w:r w:rsidRPr="00903DBA">
        <w:rPr>
          <w:highlight w:val="white"/>
        </w:rPr>
        <w:t>. By then the argument list has been properly added to the memory.</w:t>
      </w:r>
    </w:p>
    <w:p w14:paraId="3BD1D1CC" w14:textId="77777777" w:rsidR="00B70491" w:rsidRPr="00903DBA" w:rsidRDefault="00B70491" w:rsidP="00B70491">
      <w:pPr>
        <w:pStyle w:val="Code"/>
        <w:rPr>
          <w:highlight w:val="white"/>
        </w:rPr>
      </w:pPr>
      <w:r w:rsidRPr="00903DBA">
        <w:rPr>
          <w:highlight w:val="white"/>
        </w:rPr>
        <w:lastRenderedPageBreak/>
        <w:t xml:space="preserve"> $args$exit:</w:t>
      </w:r>
    </w:p>
    <w:p w14:paraId="7B6A49F6" w14:textId="77777777" w:rsidR="00B70491" w:rsidRPr="00903DBA" w:rsidRDefault="00B70491" w:rsidP="00B70491">
      <w:pPr>
        <w:pStyle w:val="Code"/>
        <w:rPr>
          <w:highlight w:val="white"/>
        </w:rPr>
      </w:pPr>
      <w:r w:rsidRPr="00903DBA">
        <w:rPr>
          <w:highlight w:val="white"/>
        </w:rPr>
        <w:tab/>
        <w:t>mov qword [rbp], 0</w:t>
      </w:r>
    </w:p>
    <w:p w14:paraId="37A44DD1" w14:textId="77777777" w:rsidR="00B70491" w:rsidRPr="00903DBA" w:rsidRDefault="00B70491" w:rsidP="00B70491">
      <w:pPr>
        <w:pStyle w:val="Code"/>
        <w:rPr>
          <w:highlight w:val="white"/>
        </w:rPr>
      </w:pPr>
      <w:r w:rsidRPr="00903DBA">
        <w:rPr>
          <w:highlight w:val="white"/>
        </w:rPr>
        <w:tab/>
        <w:t>add rbp, 8</w:t>
      </w:r>
    </w:p>
    <w:p w14:paraId="354A10AF" w14:textId="77777777" w:rsidR="00B70491" w:rsidRPr="00903DBA" w:rsidRDefault="00B70491" w:rsidP="00B70491">
      <w:pPr>
        <w:rPr>
          <w:highlight w:val="white"/>
        </w:rPr>
      </w:pPr>
      <w:r w:rsidRPr="00903DBA">
        <w:rPr>
          <w:highlight w:val="white"/>
        </w:rPr>
        <w:t xml:space="preserve">The </w:t>
      </w:r>
      <w:r w:rsidRPr="00903DBA">
        <w:rPr>
          <w:rStyle w:val="KeyWord0"/>
          <w:highlight w:val="white"/>
        </w:rPr>
        <w:t>rbp</w:t>
      </w:r>
      <w:r w:rsidRPr="00903DBA">
        <w:rPr>
          <w:highlight w:val="white"/>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903DBA">
        <w:rPr>
          <w:rStyle w:val="KeyWord0"/>
          <w:highlight w:val="white"/>
        </w:rPr>
        <w:t>argc</w:t>
      </w:r>
      <w:r w:rsidRPr="00903DBA">
        <w:rPr>
          <w:highlight w:val="white"/>
        </w:rPr>
        <w:t xml:space="preserve"> parameter (at offset 24) to the value </w:t>
      </w:r>
      <w:r w:rsidRPr="00903DBA">
        <w:rPr>
          <w:rStyle w:val="KeyWord0"/>
          <w:highlight w:val="white"/>
        </w:rPr>
        <w:t>eax</w:t>
      </w:r>
      <w:r w:rsidRPr="00903DBA">
        <w:rPr>
          <w:highlight w:val="white"/>
        </w:rPr>
        <w:t xml:space="preserve">, holding the number of arguments, and the </w:t>
      </w:r>
      <w:r w:rsidRPr="00903DBA">
        <w:rPr>
          <w:rStyle w:val="KeyWord0"/>
          <w:highlight w:val="white"/>
        </w:rPr>
        <w:t>argv</w:t>
      </w:r>
      <w:r w:rsidRPr="00903DBA">
        <w:rPr>
          <w:highlight w:val="white"/>
        </w:rPr>
        <w:t xml:space="preserve"> parameter (at offset 28) the value of </w:t>
      </w:r>
      <w:r w:rsidRPr="00903DBA">
        <w:rPr>
          <w:rStyle w:val="KeyWord0"/>
          <w:highlight w:val="white"/>
        </w:rPr>
        <w:t>rdx</w:t>
      </w:r>
      <w:r w:rsidRPr="00903DBA">
        <w:rPr>
          <w:highlight w:val="white"/>
        </w:rPr>
        <w:t>, holding the value of the first argument pointer.</w:t>
      </w:r>
    </w:p>
    <w:p w14:paraId="43A650F1" w14:textId="77777777" w:rsidR="00E17F5D" w:rsidRPr="00903DBA" w:rsidRDefault="00E17F5D" w:rsidP="00E17F5D">
      <w:pPr>
        <w:pStyle w:val="Code"/>
        <w:rPr>
          <w:highlight w:val="white"/>
        </w:rPr>
      </w:pPr>
      <w:r w:rsidRPr="00903DBA">
        <w:rPr>
          <w:highlight w:val="white"/>
        </w:rPr>
        <w:tab/>
        <w:t>mov qword [rbp], 0</w:t>
      </w:r>
    </w:p>
    <w:p w14:paraId="3AB54411" w14:textId="77777777" w:rsidR="00B70491" w:rsidRPr="00903DBA" w:rsidRDefault="00B70491" w:rsidP="00B70491">
      <w:pPr>
        <w:pStyle w:val="Code"/>
        <w:rPr>
          <w:highlight w:val="white"/>
        </w:rPr>
      </w:pPr>
      <w:r w:rsidRPr="00903DBA">
        <w:rPr>
          <w:highlight w:val="white"/>
        </w:rPr>
        <w:tab/>
        <w:t>mov [rbp + 24], eax</w:t>
      </w:r>
    </w:p>
    <w:p w14:paraId="57011D29" w14:textId="77777777" w:rsidR="00B70491" w:rsidRPr="00903DBA" w:rsidRDefault="00B70491" w:rsidP="00B70491">
      <w:pPr>
        <w:pStyle w:val="Code"/>
        <w:rPr>
          <w:highlight w:val="white"/>
        </w:rPr>
      </w:pPr>
      <w:r w:rsidRPr="00903DBA">
        <w:rPr>
          <w:highlight w:val="white"/>
        </w:rPr>
        <w:tab/>
        <w:t>mov [rbp + 28], rdx</w:t>
      </w:r>
    </w:p>
    <w:p w14:paraId="795DF434" w14:textId="44B955E3" w:rsidR="00172946" w:rsidRPr="00903DBA" w:rsidRDefault="00172946" w:rsidP="00172946">
      <w:pPr>
        <w:rPr>
          <w:highlight w:val="white"/>
        </w:rPr>
      </w:pPr>
      <w:r w:rsidRPr="00903DBA">
        <w:rPr>
          <w:highlight w:val="white"/>
        </w:rPr>
        <w:t>The code for obtaining the command line arguments differs</w:t>
      </w:r>
      <w:r w:rsidR="008610D2" w:rsidRPr="00903DBA">
        <w:rPr>
          <w:highlight w:val="white"/>
        </w:rPr>
        <w:t xml:space="preserve"> between the Linux and </w:t>
      </w:r>
      <w:r w:rsidR="00721ABF">
        <w:rPr>
          <w:highlight w:val="white"/>
        </w:rPr>
        <w:t>The Windows environment</w:t>
      </w:r>
      <w:r w:rsidR="008610D2" w:rsidRPr="00903DBA">
        <w:rPr>
          <w:highlight w:val="white"/>
        </w:rPr>
        <w:t>.</w:t>
      </w:r>
    </w:p>
    <w:p w14:paraId="548A447B" w14:textId="77777777" w:rsidR="00CC34B1" w:rsidRPr="00903DBA" w:rsidRDefault="00CC34B1" w:rsidP="00CC34B1">
      <w:pPr>
        <w:pStyle w:val="Code"/>
        <w:rPr>
          <w:highlight w:val="white"/>
        </w:rPr>
      </w:pPr>
      <w:r w:rsidRPr="00903DBA">
        <w:rPr>
          <w:highlight w:val="white"/>
        </w:rPr>
        <w:t xml:space="preserve">    public static void ArgumentCodeList() {</w:t>
      </w:r>
    </w:p>
    <w:p w14:paraId="57720870" w14:textId="77777777" w:rsidR="00CC34B1" w:rsidRPr="00903DBA" w:rsidRDefault="00CC34B1" w:rsidP="00CC34B1">
      <w:pPr>
        <w:pStyle w:val="Code"/>
        <w:rPr>
          <w:highlight w:val="white"/>
        </w:rPr>
      </w:pPr>
      <w:r w:rsidRPr="00903DBA">
        <w:rPr>
          <w:highlight w:val="white"/>
        </w:rPr>
        <w:t xml:space="preserve">      List&lt;AssemblyCode&gt; assemblyCodeList = new List&lt;AssemblyCode&gt;();</w:t>
      </w:r>
    </w:p>
    <w:p w14:paraId="39925318" w14:textId="78162591" w:rsidR="00B4734E" w:rsidRPr="00903DBA" w:rsidRDefault="006326FE" w:rsidP="00901C05">
      <w:pPr>
        <w:rPr>
          <w:highlight w:val="white"/>
        </w:rPr>
      </w:pPr>
      <w:r w:rsidRPr="00903DBA">
        <w:rPr>
          <w:highlight w:val="white"/>
        </w:rPr>
        <w:t>When to execution starts, the</w:t>
      </w:r>
      <w:r w:rsidR="00341CBF" w:rsidRPr="00903DBA">
        <w:rPr>
          <w:highlight w:val="white"/>
        </w:rPr>
        <w:t xml:space="preserve"> system</w:t>
      </w:r>
      <w:r w:rsidRPr="00903DBA">
        <w:rPr>
          <w:highlight w:val="white"/>
        </w:rPr>
        <w:t xml:space="preserve"> stack is loaded with values corresponding to the command line arguments. </w:t>
      </w:r>
      <w:r w:rsidR="00065A43" w:rsidRPr="00903DBA">
        <w:rPr>
          <w:highlight w:val="white"/>
        </w:rPr>
        <w:t xml:space="preserve">We pop the stack </w:t>
      </w:r>
      <w:r w:rsidR="00E30148" w:rsidRPr="00903DBA">
        <w:rPr>
          <w:highlight w:val="white"/>
        </w:rPr>
        <w:t xml:space="preserve">to the </w:t>
      </w:r>
      <w:r w:rsidR="00E30148" w:rsidRPr="00903DBA">
        <w:rPr>
          <w:rStyle w:val="KeyWord0"/>
          <w:highlight w:val="white"/>
        </w:rPr>
        <w:t>rbx</w:t>
      </w:r>
      <w:r w:rsidR="00E30148" w:rsidRPr="00903DBA">
        <w:rPr>
          <w:highlight w:val="white"/>
        </w:rPr>
        <w:t xml:space="preserve"> register</w:t>
      </w:r>
      <w:r w:rsidR="00065A43" w:rsidRPr="00903DBA">
        <w:rPr>
          <w:highlight w:val="white"/>
        </w:rPr>
        <w:t xml:space="preserve"> to obtain the number of </w:t>
      </w:r>
      <w:r w:rsidR="00DA2000" w:rsidRPr="00903DBA">
        <w:rPr>
          <w:highlight w:val="white"/>
        </w:rPr>
        <w:t>arguments</w:t>
      </w:r>
      <w:r w:rsidR="00E30148" w:rsidRPr="00903DBA">
        <w:rPr>
          <w:highlight w:val="white"/>
        </w:rPr>
        <w:t>.</w:t>
      </w:r>
    </w:p>
    <w:p w14:paraId="2B807893" w14:textId="77777777" w:rsidR="00CC34B1" w:rsidRPr="00903DBA" w:rsidRDefault="00CC34B1" w:rsidP="00CC34B1">
      <w:pPr>
        <w:pStyle w:val="Code"/>
        <w:rPr>
          <w:highlight w:val="white"/>
        </w:rPr>
      </w:pPr>
      <w:r w:rsidRPr="00903DBA">
        <w:rPr>
          <w:highlight w:val="white"/>
        </w:rPr>
        <w:t xml:space="preserve">      if (Start.Linux) {</w:t>
      </w:r>
    </w:p>
    <w:p w14:paraId="67830C1A" w14:textId="7C8E5797" w:rsidR="00A629D5" w:rsidRPr="00903DBA" w:rsidRDefault="00A629D5" w:rsidP="00A629D5">
      <w:pPr>
        <w:pStyle w:val="Code"/>
        <w:rPr>
          <w:highlight w:val="white"/>
        </w:rPr>
      </w:pPr>
      <w:r w:rsidRPr="00903DBA">
        <w:rPr>
          <w:highlight w:val="white"/>
        </w:rPr>
        <w:t xml:space="preserve">        /*</w:t>
      </w:r>
      <w:r w:rsidR="00C3664E" w:rsidRPr="00903DBA">
        <w:rPr>
          <w:highlight w:val="white"/>
        </w:rPr>
        <w:t xml:space="preserve">  </w:t>
      </w:r>
      <w:r w:rsidRPr="00903DBA">
        <w:rPr>
          <w:highlight w:val="white"/>
        </w:rPr>
        <w:t>pop rbx</w:t>
      </w:r>
    </w:p>
    <w:p w14:paraId="297435BC" w14:textId="63122C01" w:rsidR="00A629D5" w:rsidRPr="00903DBA" w:rsidRDefault="00A629D5" w:rsidP="00A629D5">
      <w:pPr>
        <w:pStyle w:val="Code"/>
        <w:rPr>
          <w:highlight w:val="white"/>
        </w:rPr>
      </w:pPr>
      <w:r w:rsidRPr="00903DBA">
        <w:rPr>
          <w:highlight w:val="white"/>
        </w:rPr>
        <w:t xml:space="preserve">            mov rax, rbx</w:t>
      </w:r>
    </w:p>
    <w:p w14:paraId="6A3E4389" w14:textId="7BC348DE" w:rsidR="00A629D5" w:rsidRPr="00903DBA" w:rsidRDefault="00A629D5" w:rsidP="00A629D5">
      <w:pPr>
        <w:pStyle w:val="Code"/>
        <w:rPr>
          <w:highlight w:val="white"/>
        </w:rPr>
      </w:pPr>
      <w:r w:rsidRPr="00903DBA">
        <w:rPr>
          <w:highlight w:val="white"/>
        </w:rPr>
        <w:t xml:space="preserve">            mov rdx, rbp */</w:t>
      </w:r>
    </w:p>
    <w:p w14:paraId="0DCF6729" w14:textId="77777777" w:rsidR="00C3664E" w:rsidRPr="00903DBA" w:rsidRDefault="00C3664E" w:rsidP="00A629D5">
      <w:pPr>
        <w:pStyle w:val="Code"/>
        <w:rPr>
          <w:highlight w:val="white"/>
        </w:rPr>
      </w:pPr>
    </w:p>
    <w:p w14:paraId="7A9E7903" w14:textId="71B1E197" w:rsidR="00CC34B1" w:rsidRPr="00903DBA" w:rsidRDefault="00CC34B1" w:rsidP="00CC34B1">
      <w:pPr>
        <w:pStyle w:val="Code"/>
        <w:rPr>
          <w:highlight w:val="white"/>
        </w:rPr>
      </w:pPr>
      <w:r w:rsidRPr="00903DBA">
        <w:rPr>
          <w:highlight w:val="white"/>
        </w:rPr>
        <w:t xml:space="preserve">        AddAssemblyCode(assemblyCodeList, AssemblyOperator.comment,</w:t>
      </w:r>
    </w:p>
    <w:p w14:paraId="2C957196" w14:textId="206F9CDD" w:rsidR="00CC34B1" w:rsidRPr="00903DBA" w:rsidRDefault="00CC34B1" w:rsidP="00CC34B1">
      <w:pPr>
        <w:pStyle w:val="Code"/>
        <w:rPr>
          <w:highlight w:val="white"/>
        </w:rPr>
      </w:pPr>
      <w:r w:rsidRPr="00903DBA">
        <w:rPr>
          <w:highlight w:val="white"/>
        </w:rPr>
        <w:t xml:space="preserve">                        "</w:t>
      </w:r>
      <w:r w:rsidR="00631D4D" w:rsidRPr="00903DBA">
        <w:rPr>
          <w:highlight w:val="white"/>
        </w:rPr>
        <w:t>Initialize</w:t>
      </w:r>
      <w:r w:rsidRPr="00903DBA">
        <w:rPr>
          <w:highlight w:val="white"/>
        </w:rPr>
        <w:t xml:space="preserve"> Command Line Arguments");</w:t>
      </w:r>
    </w:p>
    <w:p w14:paraId="7C3346F4" w14:textId="77777777" w:rsidR="00CC34B1" w:rsidRPr="00903DBA" w:rsidRDefault="00CC34B1" w:rsidP="00CC34B1">
      <w:pPr>
        <w:pStyle w:val="Code"/>
        <w:rPr>
          <w:highlight w:val="white"/>
        </w:rPr>
      </w:pPr>
      <w:r w:rsidRPr="00903DBA">
        <w:rPr>
          <w:highlight w:val="white"/>
        </w:rPr>
        <w:t xml:space="preserve">        AddAssemblyCode(assemblyCodeList, AssemblyOperator.pop, Register.rbx);</w:t>
      </w:r>
    </w:p>
    <w:p w14:paraId="5635F913" w14:textId="77777777" w:rsidR="00CC34B1" w:rsidRPr="00903DBA" w:rsidRDefault="00CC34B1" w:rsidP="00CC34B1">
      <w:pPr>
        <w:pStyle w:val="Code"/>
        <w:rPr>
          <w:highlight w:val="white"/>
        </w:rPr>
      </w:pPr>
      <w:r w:rsidRPr="00903DBA">
        <w:rPr>
          <w:highlight w:val="white"/>
        </w:rPr>
        <w:t xml:space="preserve">        AddAssemblyCode(assemblyCodeList, AssemblyOperator.mov,</w:t>
      </w:r>
    </w:p>
    <w:p w14:paraId="6FA1203F" w14:textId="77777777" w:rsidR="00CC34B1" w:rsidRPr="00903DBA" w:rsidRDefault="00CC34B1" w:rsidP="00CC34B1">
      <w:pPr>
        <w:pStyle w:val="Code"/>
        <w:rPr>
          <w:highlight w:val="white"/>
        </w:rPr>
      </w:pPr>
      <w:r w:rsidRPr="00903DBA">
        <w:rPr>
          <w:highlight w:val="white"/>
        </w:rPr>
        <w:t xml:space="preserve">                        Register.rax, Register.rbx);</w:t>
      </w:r>
    </w:p>
    <w:p w14:paraId="135F02A2" w14:textId="77777777" w:rsidR="00CC34B1" w:rsidRPr="00903DBA" w:rsidRDefault="00CC34B1" w:rsidP="00CC34B1">
      <w:pPr>
        <w:pStyle w:val="Code"/>
        <w:rPr>
          <w:highlight w:val="white"/>
        </w:rPr>
      </w:pPr>
      <w:r w:rsidRPr="00903DBA">
        <w:rPr>
          <w:highlight w:val="white"/>
        </w:rPr>
        <w:t xml:space="preserve">        AddAssemblyCode(assemblyCodeList, AssemblyOperator.mov,</w:t>
      </w:r>
    </w:p>
    <w:p w14:paraId="3EF4AA23" w14:textId="77777777" w:rsidR="00CC34B1" w:rsidRPr="00903DBA" w:rsidRDefault="00CC34B1" w:rsidP="00CC34B1">
      <w:pPr>
        <w:pStyle w:val="Code"/>
        <w:rPr>
          <w:highlight w:val="white"/>
        </w:rPr>
      </w:pPr>
      <w:r w:rsidRPr="00903DBA">
        <w:rPr>
          <w:highlight w:val="white"/>
        </w:rPr>
        <w:t xml:space="preserve">                        Register.rdx, Register.rbp);</w:t>
      </w:r>
    </w:p>
    <w:p w14:paraId="4B2FDDC7" w14:textId="493691E7" w:rsidR="00CC34B1" w:rsidRPr="00903DBA" w:rsidRDefault="00CC34B1" w:rsidP="00CC34B1">
      <w:pPr>
        <w:pStyle w:val="Code"/>
        <w:rPr>
          <w:highlight w:val="white"/>
        </w:rPr>
      </w:pPr>
    </w:p>
    <w:p w14:paraId="7BFF6C3F" w14:textId="0FAEBC97" w:rsidR="00F27D7C" w:rsidRPr="00903DBA" w:rsidRDefault="000A26DD" w:rsidP="00F27D7C">
      <w:pPr>
        <w:pStyle w:val="Code"/>
        <w:rPr>
          <w:highlight w:val="white"/>
        </w:rPr>
      </w:pPr>
      <w:r w:rsidRPr="00903DBA">
        <w:rPr>
          <w:highlight w:val="white"/>
        </w:rPr>
        <w:t xml:space="preserve">        /* </w:t>
      </w:r>
      <w:r w:rsidR="00F27D7C" w:rsidRPr="00903DBA">
        <w:rPr>
          <w:highlight w:val="white"/>
        </w:rPr>
        <w:t>$args$loop:</w:t>
      </w:r>
    </w:p>
    <w:p w14:paraId="10E8B123" w14:textId="40495F8E" w:rsidR="00F27D7C" w:rsidRPr="00903DBA" w:rsidRDefault="000A26DD" w:rsidP="00F27D7C">
      <w:pPr>
        <w:pStyle w:val="Code"/>
        <w:rPr>
          <w:highlight w:val="white"/>
        </w:rPr>
      </w:pPr>
      <w:r w:rsidRPr="00903DBA">
        <w:rPr>
          <w:highlight w:val="white"/>
        </w:rPr>
        <w:t xml:space="preserve">             </w:t>
      </w:r>
      <w:r w:rsidR="00F27D7C" w:rsidRPr="00903DBA">
        <w:rPr>
          <w:highlight w:val="white"/>
        </w:rPr>
        <w:t>cmp rbx, 0</w:t>
      </w:r>
    </w:p>
    <w:p w14:paraId="49E0561E" w14:textId="50CDEE20" w:rsidR="00F27D7C" w:rsidRPr="00903DBA" w:rsidRDefault="000A26DD" w:rsidP="00F27D7C">
      <w:pPr>
        <w:pStyle w:val="Code"/>
        <w:rPr>
          <w:highlight w:val="white"/>
        </w:rPr>
      </w:pPr>
      <w:r w:rsidRPr="00903DBA">
        <w:rPr>
          <w:highlight w:val="white"/>
        </w:rPr>
        <w:t xml:space="preserve">             </w:t>
      </w:r>
      <w:r w:rsidR="00F27D7C" w:rsidRPr="00903DBA">
        <w:rPr>
          <w:highlight w:val="white"/>
        </w:rPr>
        <w:t>je $args$exit</w:t>
      </w:r>
    </w:p>
    <w:p w14:paraId="3E54A4E6" w14:textId="33BA05C7" w:rsidR="00F27D7C" w:rsidRPr="00903DBA" w:rsidRDefault="000A26DD" w:rsidP="00F27D7C">
      <w:pPr>
        <w:pStyle w:val="Code"/>
        <w:rPr>
          <w:highlight w:val="white"/>
        </w:rPr>
      </w:pPr>
      <w:r w:rsidRPr="00903DBA">
        <w:rPr>
          <w:highlight w:val="white"/>
        </w:rPr>
        <w:t xml:space="preserve">             </w:t>
      </w:r>
      <w:r w:rsidR="00F27D7C" w:rsidRPr="00903DBA">
        <w:rPr>
          <w:highlight w:val="white"/>
        </w:rPr>
        <w:t>pop rsi</w:t>
      </w:r>
    </w:p>
    <w:p w14:paraId="5046E9E4" w14:textId="6D2CD1BB" w:rsidR="00F27D7C" w:rsidRPr="00903DBA" w:rsidRDefault="000A26DD" w:rsidP="00F27D7C">
      <w:pPr>
        <w:pStyle w:val="Code"/>
        <w:rPr>
          <w:highlight w:val="white"/>
        </w:rPr>
      </w:pPr>
      <w:r w:rsidRPr="00903DBA">
        <w:rPr>
          <w:highlight w:val="white"/>
        </w:rPr>
        <w:t xml:space="preserve">             </w:t>
      </w:r>
      <w:r w:rsidR="00F27D7C" w:rsidRPr="00903DBA">
        <w:rPr>
          <w:highlight w:val="white"/>
        </w:rPr>
        <w:t>mov [rbp], rsi</w:t>
      </w:r>
    </w:p>
    <w:p w14:paraId="4B879D9A" w14:textId="571338CC" w:rsidR="00F27D7C" w:rsidRPr="00903DBA" w:rsidRDefault="000A26DD" w:rsidP="00F27D7C">
      <w:pPr>
        <w:pStyle w:val="Code"/>
        <w:rPr>
          <w:highlight w:val="white"/>
        </w:rPr>
      </w:pPr>
      <w:r w:rsidRPr="00903DBA">
        <w:rPr>
          <w:highlight w:val="white"/>
        </w:rPr>
        <w:t xml:space="preserve">             </w:t>
      </w:r>
      <w:r w:rsidR="00F27D7C" w:rsidRPr="00903DBA">
        <w:rPr>
          <w:highlight w:val="white"/>
        </w:rPr>
        <w:t>add rbp, 8</w:t>
      </w:r>
    </w:p>
    <w:p w14:paraId="2CB60B9E" w14:textId="2190DB1A" w:rsidR="00F27D7C" w:rsidRPr="00903DBA" w:rsidRDefault="000A26DD" w:rsidP="00F27D7C">
      <w:pPr>
        <w:pStyle w:val="Code"/>
        <w:rPr>
          <w:highlight w:val="white"/>
        </w:rPr>
      </w:pPr>
      <w:r w:rsidRPr="00903DBA">
        <w:rPr>
          <w:highlight w:val="white"/>
        </w:rPr>
        <w:t xml:space="preserve">             </w:t>
      </w:r>
      <w:r w:rsidR="00F27D7C" w:rsidRPr="00903DBA">
        <w:rPr>
          <w:highlight w:val="white"/>
        </w:rPr>
        <w:t>dec rbx</w:t>
      </w:r>
    </w:p>
    <w:p w14:paraId="5EE86ABD" w14:textId="0D1A3F90" w:rsidR="00F27D7C" w:rsidRPr="00903DBA" w:rsidRDefault="000A26DD" w:rsidP="00F27D7C">
      <w:pPr>
        <w:pStyle w:val="Code"/>
        <w:rPr>
          <w:highlight w:val="white"/>
        </w:rPr>
      </w:pPr>
      <w:r w:rsidRPr="00903DBA">
        <w:rPr>
          <w:highlight w:val="white"/>
        </w:rPr>
        <w:t xml:space="preserve">             </w:t>
      </w:r>
      <w:r w:rsidR="00F27D7C" w:rsidRPr="00903DBA">
        <w:rPr>
          <w:highlight w:val="white"/>
        </w:rPr>
        <w:t>jmp $args$loop</w:t>
      </w:r>
      <w:r w:rsidRPr="00903DBA">
        <w:rPr>
          <w:highlight w:val="white"/>
        </w:rPr>
        <w:t xml:space="preserve"> */</w:t>
      </w:r>
    </w:p>
    <w:p w14:paraId="4D882BA6" w14:textId="77777777" w:rsidR="00F27D7C" w:rsidRPr="00903DBA" w:rsidRDefault="00F27D7C" w:rsidP="00CC34B1">
      <w:pPr>
        <w:pStyle w:val="Code"/>
        <w:rPr>
          <w:highlight w:val="white"/>
        </w:rPr>
      </w:pPr>
    </w:p>
    <w:p w14:paraId="796089C3" w14:textId="77777777" w:rsidR="00825462" w:rsidRPr="00903DBA" w:rsidRDefault="00CC34B1" w:rsidP="00CC34B1">
      <w:pPr>
        <w:pStyle w:val="Code"/>
        <w:rPr>
          <w:highlight w:val="white"/>
        </w:rPr>
      </w:pPr>
      <w:r w:rsidRPr="00903DBA">
        <w:rPr>
          <w:highlight w:val="white"/>
        </w:rPr>
        <w:t xml:space="preserve">        AddAssemblyCode(assemblyCodeList, AssemblyOperator.label,</w:t>
      </w:r>
    </w:p>
    <w:p w14:paraId="065BE5B3" w14:textId="27D0E2F7" w:rsidR="00CC34B1" w:rsidRPr="00903DBA" w:rsidRDefault="00825462" w:rsidP="00CC34B1">
      <w:pPr>
        <w:pStyle w:val="Code"/>
        <w:rPr>
          <w:highlight w:val="white"/>
        </w:rPr>
      </w:pPr>
      <w:r w:rsidRPr="00903DBA">
        <w:rPr>
          <w:highlight w:val="white"/>
        </w:rPr>
        <w:t xml:space="preserve">                       </w:t>
      </w:r>
      <w:r w:rsidR="00CC34B1" w:rsidRPr="00903DBA">
        <w:rPr>
          <w:highlight w:val="white"/>
        </w:rPr>
        <w:t xml:space="preserve"> "$args$loop");</w:t>
      </w:r>
    </w:p>
    <w:p w14:paraId="0E87C5AB" w14:textId="77777777" w:rsidR="00CC34B1" w:rsidRPr="00903DBA" w:rsidRDefault="00CC34B1" w:rsidP="00CC34B1">
      <w:pPr>
        <w:pStyle w:val="Code"/>
        <w:rPr>
          <w:highlight w:val="white"/>
        </w:rPr>
      </w:pPr>
      <w:r w:rsidRPr="00903DBA">
        <w:rPr>
          <w:highlight w:val="white"/>
        </w:rPr>
        <w:t xml:space="preserve">        AddAssemblyCode(assemblyCodeList, AssemblyOperator.cmp,</w:t>
      </w:r>
    </w:p>
    <w:p w14:paraId="09B6E919" w14:textId="77777777" w:rsidR="00CC34B1" w:rsidRPr="00903DBA" w:rsidRDefault="00CC34B1" w:rsidP="00CC34B1">
      <w:pPr>
        <w:pStyle w:val="Code"/>
        <w:rPr>
          <w:highlight w:val="white"/>
        </w:rPr>
      </w:pPr>
      <w:r w:rsidRPr="00903DBA">
        <w:rPr>
          <w:highlight w:val="white"/>
        </w:rPr>
        <w:t xml:space="preserve">                        Register.rbx, BigInteger.Zero);</w:t>
      </w:r>
    </w:p>
    <w:p w14:paraId="49190B7E" w14:textId="77777777" w:rsidR="00CC34B1" w:rsidRPr="00903DBA" w:rsidRDefault="00CC34B1" w:rsidP="00CC34B1">
      <w:pPr>
        <w:pStyle w:val="Code"/>
        <w:rPr>
          <w:highlight w:val="white"/>
        </w:rPr>
      </w:pPr>
      <w:r w:rsidRPr="00903DBA">
        <w:rPr>
          <w:highlight w:val="white"/>
        </w:rPr>
        <w:t xml:space="preserve">        AddAssemblyCode(assemblyCodeList, AssemblyOperator.je,</w:t>
      </w:r>
    </w:p>
    <w:p w14:paraId="60DACF71" w14:textId="77777777" w:rsidR="00CC34B1" w:rsidRPr="00903DBA" w:rsidRDefault="00CC34B1" w:rsidP="00CC34B1">
      <w:pPr>
        <w:pStyle w:val="Code"/>
        <w:rPr>
          <w:highlight w:val="white"/>
        </w:rPr>
      </w:pPr>
      <w:r w:rsidRPr="00903DBA">
        <w:rPr>
          <w:highlight w:val="white"/>
        </w:rPr>
        <w:t xml:space="preserve">                        null, null, "$args$exit");</w:t>
      </w:r>
    </w:p>
    <w:p w14:paraId="69F0F8BF" w14:textId="77777777" w:rsidR="00CC34B1" w:rsidRPr="00903DBA" w:rsidRDefault="00CC34B1" w:rsidP="00CC34B1">
      <w:pPr>
        <w:pStyle w:val="Code"/>
        <w:rPr>
          <w:highlight w:val="white"/>
        </w:rPr>
      </w:pPr>
      <w:r w:rsidRPr="00903DBA">
        <w:rPr>
          <w:highlight w:val="white"/>
        </w:rPr>
        <w:t xml:space="preserve">        AddAssemblyCode(assemblyCodeList, AssemblyOperator.pop, Register.rsi);</w:t>
      </w:r>
    </w:p>
    <w:p w14:paraId="5C83A109" w14:textId="77777777" w:rsidR="00CC34B1" w:rsidRPr="00903DBA" w:rsidRDefault="00CC34B1" w:rsidP="00CC34B1">
      <w:pPr>
        <w:pStyle w:val="Code"/>
        <w:rPr>
          <w:highlight w:val="white"/>
        </w:rPr>
      </w:pPr>
      <w:r w:rsidRPr="00903DBA">
        <w:rPr>
          <w:highlight w:val="white"/>
        </w:rPr>
        <w:t xml:space="preserve">        AddAssemblyCode(assemblyCodeList, AssemblyOperator.mov,</w:t>
      </w:r>
    </w:p>
    <w:p w14:paraId="40C5B474" w14:textId="77777777" w:rsidR="00CC34B1" w:rsidRPr="00903DBA" w:rsidRDefault="00CC34B1" w:rsidP="00CC34B1">
      <w:pPr>
        <w:pStyle w:val="Code"/>
        <w:rPr>
          <w:highlight w:val="white"/>
        </w:rPr>
      </w:pPr>
      <w:r w:rsidRPr="00903DBA">
        <w:rPr>
          <w:highlight w:val="white"/>
        </w:rPr>
        <w:t xml:space="preserve">                        Register.rbp, 0, Register.rsi);</w:t>
      </w:r>
    </w:p>
    <w:p w14:paraId="7BA8AC57" w14:textId="77777777" w:rsidR="00CC34B1" w:rsidRPr="00903DBA" w:rsidRDefault="00CC34B1" w:rsidP="00CC34B1">
      <w:pPr>
        <w:pStyle w:val="Code"/>
        <w:rPr>
          <w:highlight w:val="white"/>
        </w:rPr>
      </w:pPr>
      <w:r w:rsidRPr="00903DBA">
        <w:rPr>
          <w:highlight w:val="white"/>
        </w:rPr>
        <w:t xml:space="preserve">        AddAssemblyCode(assemblyCodeList, AssemblyOperator.add, Register.rbp,</w:t>
      </w:r>
    </w:p>
    <w:p w14:paraId="10E87C85" w14:textId="77777777" w:rsidR="00CC34B1" w:rsidRPr="00903DBA" w:rsidRDefault="00CC34B1" w:rsidP="00CC34B1">
      <w:pPr>
        <w:pStyle w:val="Code"/>
        <w:rPr>
          <w:highlight w:val="white"/>
        </w:rPr>
      </w:pPr>
      <w:r w:rsidRPr="00903DBA">
        <w:rPr>
          <w:highlight w:val="white"/>
        </w:rPr>
        <w:t xml:space="preserve">                        (BigInteger) TypeSize.PointerSize);</w:t>
      </w:r>
    </w:p>
    <w:p w14:paraId="41FDB7FC" w14:textId="77777777" w:rsidR="00CC34B1" w:rsidRPr="00903DBA" w:rsidRDefault="00CC34B1" w:rsidP="00CC34B1">
      <w:pPr>
        <w:pStyle w:val="Code"/>
        <w:rPr>
          <w:highlight w:val="white"/>
        </w:rPr>
      </w:pPr>
      <w:r w:rsidRPr="00903DBA">
        <w:rPr>
          <w:highlight w:val="white"/>
        </w:rPr>
        <w:t xml:space="preserve">        AddAssemblyCode(assemblyCodeList, AssemblyOperator.dec, Register.rbx);</w:t>
      </w:r>
    </w:p>
    <w:p w14:paraId="3D8804D5" w14:textId="77777777" w:rsidR="00CC34B1" w:rsidRPr="00903DBA" w:rsidRDefault="00CC34B1" w:rsidP="00CC34B1">
      <w:pPr>
        <w:pStyle w:val="Code"/>
        <w:rPr>
          <w:highlight w:val="white"/>
        </w:rPr>
      </w:pPr>
      <w:r w:rsidRPr="00903DBA">
        <w:rPr>
          <w:highlight w:val="white"/>
        </w:rPr>
        <w:t xml:space="preserve">        AddAssemblyCode(assemblyCodeList, AssemblyOperator.jmp,</w:t>
      </w:r>
    </w:p>
    <w:p w14:paraId="262E2165" w14:textId="77777777" w:rsidR="00CC34B1" w:rsidRPr="00903DBA" w:rsidRDefault="00CC34B1" w:rsidP="00CC34B1">
      <w:pPr>
        <w:pStyle w:val="Code"/>
        <w:rPr>
          <w:highlight w:val="white"/>
        </w:rPr>
      </w:pPr>
      <w:r w:rsidRPr="00903DBA">
        <w:rPr>
          <w:highlight w:val="white"/>
        </w:rPr>
        <w:lastRenderedPageBreak/>
        <w:t xml:space="preserve">                        null, null, "$args$loop");</w:t>
      </w:r>
    </w:p>
    <w:p w14:paraId="52C3D424" w14:textId="77777777" w:rsidR="00CC34B1" w:rsidRPr="00903DBA" w:rsidRDefault="00CC34B1" w:rsidP="00CC34B1">
      <w:pPr>
        <w:pStyle w:val="Code"/>
        <w:rPr>
          <w:highlight w:val="white"/>
        </w:rPr>
      </w:pPr>
    </w:p>
    <w:p w14:paraId="3DAE489D" w14:textId="77777777" w:rsidR="00CC34B1" w:rsidRPr="00903DBA" w:rsidRDefault="00CC34B1" w:rsidP="00CC34B1">
      <w:pPr>
        <w:pStyle w:val="Code"/>
        <w:rPr>
          <w:highlight w:val="white"/>
        </w:rPr>
      </w:pPr>
      <w:r w:rsidRPr="00903DBA">
        <w:rPr>
          <w:highlight w:val="white"/>
        </w:rPr>
        <w:t xml:space="preserve">        AddAssemblyCode(assemblyCodeList, AssemblyOperator.label,</w:t>
      </w:r>
    </w:p>
    <w:p w14:paraId="62247936" w14:textId="77777777" w:rsidR="00CC34B1" w:rsidRPr="00903DBA" w:rsidRDefault="00CC34B1" w:rsidP="00CC34B1">
      <w:pPr>
        <w:pStyle w:val="Code"/>
        <w:rPr>
          <w:highlight w:val="white"/>
        </w:rPr>
      </w:pPr>
      <w:r w:rsidRPr="00903DBA">
        <w:rPr>
          <w:highlight w:val="white"/>
        </w:rPr>
        <w:t xml:space="preserve">                        "$args$exit");</w:t>
      </w:r>
    </w:p>
    <w:p w14:paraId="2C4B0614" w14:textId="77777777" w:rsidR="00CC34B1" w:rsidRPr="00903DBA" w:rsidRDefault="00CC34B1" w:rsidP="00CC34B1">
      <w:pPr>
        <w:pStyle w:val="Code"/>
        <w:rPr>
          <w:highlight w:val="white"/>
        </w:rPr>
      </w:pPr>
      <w:r w:rsidRPr="00903DBA">
        <w:rPr>
          <w:highlight w:val="white"/>
        </w:rPr>
        <w:t xml:space="preserve">        AddAssemblyCode(assemblyCodeList, AssemblyOperator.mov_qword,</w:t>
      </w:r>
    </w:p>
    <w:p w14:paraId="5534F199" w14:textId="77777777" w:rsidR="00CC34B1" w:rsidRPr="00903DBA" w:rsidRDefault="00CC34B1" w:rsidP="00CC34B1">
      <w:pPr>
        <w:pStyle w:val="Code"/>
        <w:rPr>
          <w:highlight w:val="white"/>
        </w:rPr>
      </w:pPr>
      <w:r w:rsidRPr="00903DBA">
        <w:rPr>
          <w:highlight w:val="white"/>
        </w:rPr>
        <w:t xml:space="preserve">                        Register.rbp, 0, BigInteger.Zero);</w:t>
      </w:r>
    </w:p>
    <w:p w14:paraId="6B256D98" w14:textId="77777777" w:rsidR="00CC34B1" w:rsidRPr="00903DBA" w:rsidRDefault="00CC34B1" w:rsidP="00CC34B1">
      <w:pPr>
        <w:pStyle w:val="Code"/>
        <w:rPr>
          <w:highlight w:val="white"/>
        </w:rPr>
      </w:pPr>
      <w:r w:rsidRPr="00903DBA">
        <w:rPr>
          <w:highlight w:val="white"/>
        </w:rPr>
        <w:t xml:space="preserve">        AddAssemblyCode(assemblyCodeList, AssemblyOperator.add, Register.rbp,</w:t>
      </w:r>
    </w:p>
    <w:p w14:paraId="15EA5975" w14:textId="77777777" w:rsidR="00CC34B1" w:rsidRPr="00903DBA" w:rsidRDefault="00CC34B1" w:rsidP="00CC34B1">
      <w:pPr>
        <w:pStyle w:val="Code"/>
        <w:rPr>
          <w:highlight w:val="white"/>
        </w:rPr>
      </w:pPr>
      <w:r w:rsidRPr="00903DBA">
        <w:rPr>
          <w:highlight w:val="white"/>
        </w:rPr>
        <w:t xml:space="preserve">                        (BigInteger) TypeSize.PointerSize);</w:t>
      </w:r>
    </w:p>
    <w:p w14:paraId="779F0B65" w14:textId="77777777" w:rsidR="00382797" w:rsidRPr="00903DBA" w:rsidRDefault="007A03A1" w:rsidP="00970D66">
      <w:pPr>
        <w:pStyle w:val="Code"/>
        <w:rPr>
          <w:highlight w:val="white"/>
        </w:rPr>
      </w:pPr>
      <w:r w:rsidRPr="00903DBA">
        <w:rPr>
          <w:highlight w:val="white"/>
        </w:rPr>
        <w:t xml:space="preserve">        AddAssemblyCode(assemblyCodeList, AssemblyOperator.mov,</w:t>
      </w:r>
    </w:p>
    <w:p w14:paraId="63FEB4A5" w14:textId="6CAF5B6A" w:rsidR="007A03A1" w:rsidRPr="00903DBA" w:rsidRDefault="00382797" w:rsidP="00382797">
      <w:pPr>
        <w:pStyle w:val="Code"/>
        <w:rPr>
          <w:highlight w:val="white"/>
        </w:rPr>
      </w:pPr>
      <w:r w:rsidRPr="00903DBA">
        <w:rPr>
          <w:highlight w:val="white"/>
        </w:rPr>
        <w:t xml:space="preserve">                        </w:t>
      </w:r>
      <w:r w:rsidR="007A03A1" w:rsidRPr="00903DBA">
        <w:rPr>
          <w:highlight w:val="white"/>
        </w:rPr>
        <w:t>Register.rbp,</w:t>
      </w:r>
      <w:r w:rsidR="00970D66" w:rsidRPr="00903DBA">
        <w:rPr>
          <w:highlight w:val="white"/>
        </w:rPr>
        <w:t>0,</w:t>
      </w:r>
      <w:r w:rsidR="00FC178C" w:rsidRPr="00903DBA">
        <w:rPr>
          <w:highlight w:val="white"/>
        </w:rPr>
        <w:t xml:space="preserve"> </w:t>
      </w:r>
      <w:r w:rsidRPr="00903DBA">
        <w:rPr>
          <w:highlight w:val="white"/>
        </w:rPr>
        <w:t>BigInteger.Zero</w:t>
      </w:r>
      <w:r w:rsidR="00FC178C" w:rsidRPr="00903DBA">
        <w:rPr>
          <w:highlight w:val="white"/>
        </w:rPr>
        <w:t>,TypeSize.PointerSize</w:t>
      </w:r>
      <w:r w:rsidR="00970D66" w:rsidRPr="00903DBA">
        <w:rPr>
          <w:highlight w:val="white"/>
        </w:rPr>
        <w:t>);</w:t>
      </w:r>
    </w:p>
    <w:p w14:paraId="5A768D15" w14:textId="77777777" w:rsidR="00CC34B1" w:rsidRPr="00903DBA" w:rsidRDefault="00CC34B1" w:rsidP="00CC34B1">
      <w:pPr>
        <w:pStyle w:val="Code"/>
        <w:rPr>
          <w:highlight w:val="white"/>
        </w:rPr>
      </w:pPr>
      <w:r w:rsidRPr="00903DBA">
        <w:rPr>
          <w:highlight w:val="white"/>
        </w:rPr>
        <w:t xml:space="preserve">        AddAssemblyCode(assemblyCodeList, AssemblyOperator.mov, Register.rbp,</w:t>
      </w:r>
    </w:p>
    <w:p w14:paraId="110F4595" w14:textId="77777777" w:rsidR="00CC34B1" w:rsidRPr="00903DBA" w:rsidRDefault="00CC34B1" w:rsidP="00CC34B1">
      <w:pPr>
        <w:pStyle w:val="Code"/>
        <w:rPr>
          <w:highlight w:val="white"/>
        </w:rPr>
      </w:pPr>
      <w:r w:rsidRPr="00903DBA">
        <w:rPr>
          <w:highlight w:val="white"/>
        </w:rPr>
        <w:t xml:space="preserve">                        SymbolTable.FunctionHeaderSize, Register.eax);</w:t>
      </w:r>
    </w:p>
    <w:p w14:paraId="11ED2EA3" w14:textId="77777777" w:rsidR="00CC34B1" w:rsidRPr="00903DBA" w:rsidRDefault="00CC34B1" w:rsidP="00CC34B1">
      <w:pPr>
        <w:pStyle w:val="Code"/>
        <w:rPr>
          <w:highlight w:val="white"/>
        </w:rPr>
      </w:pPr>
      <w:r w:rsidRPr="00903DBA">
        <w:rPr>
          <w:highlight w:val="white"/>
        </w:rPr>
        <w:t xml:space="preserve">        AddAssemblyCode(assemblyCodeList, AssemblyOperator.mov, Register.rbp,</w:t>
      </w:r>
    </w:p>
    <w:p w14:paraId="5322DDF5" w14:textId="77777777" w:rsidR="00CC34B1" w:rsidRPr="00903DBA" w:rsidRDefault="00CC34B1" w:rsidP="00CC34B1">
      <w:pPr>
        <w:pStyle w:val="Code"/>
        <w:rPr>
          <w:highlight w:val="white"/>
        </w:rPr>
      </w:pPr>
      <w:r w:rsidRPr="00903DBA">
        <w:rPr>
          <w:highlight w:val="white"/>
        </w:rPr>
        <w:t xml:space="preserve">                        SymbolTable.FunctionHeaderSize +</w:t>
      </w:r>
    </w:p>
    <w:p w14:paraId="7BA9E96D" w14:textId="77777777" w:rsidR="00CC34B1" w:rsidRPr="00903DBA" w:rsidRDefault="00CC34B1" w:rsidP="00CC34B1">
      <w:pPr>
        <w:pStyle w:val="Code"/>
        <w:rPr>
          <w:highlight w:val="white"/>
        </w:rPr>
      </w:pPr>
      <w:r w:rsidRPr="00903DBA">
        <w:rPr>
          <w:highlight w:val="white"/>
        </w:rPr>
        <w:t xml:space="preserve">                        TypeSize.SignedIntegerSize, Register.rdx);</w:t>
      </w:r>
    </w:p>
    <w:p w14:paraId="406CEA3E" w14:textId="7D52ED53" w:rsidR="00CC34B1" w:rsidRPr="00903DBA" w:rsidRDefault="00CC34B1" w:rsidP="00CC34B1">
      <w:pPr>
        <w:pStyle w:val="Code"/>
        <w:rPr>
          <w:highlight w:val="white"/>
        </w:rPr>
      </w:pPr>
    </w:p>
    <w:p w14:paraId="2B1324FC" w14:textId="637E3836" w:rsidR="00F27D7C" w:rsidRPr="00903DBA" w:rsidRDefault="00F27D7C" w:rsidP="00F27D7C">
      <w:pPr>
        <w:pStyle w:val="Code"/>
        <w:rPr>
          <w:highlight w:val="white"/>
        </w:rPr>
      </w:pPr>
      <w:r w:rsidRPr="00903DBA">
        <w:rPr>
          <w:highlight w:val="white"/>
        </w:rPr>
        <w:t xml:space="preserve">        /* $args$exit:</w:t>
      </w:r>
    </w:p>
    <w:p w14:paraId="73259CC1" w14:textId="77777777" w:rsidR="00F27D7C" w:rsidRPr="00903DBA" w:rsidRDefault="00F27D7C" w:rsidP="00F27D7C">
      <w:pPr>
        <w:pStyle w:val="Code"/>
        <w:rPr>
          <w:highlight w:val="white"/>
        </w:rPr>
      </w:pPr>
      <w:r w:rsidRPr="00903DBA">
        <w:rPr>
          <w:highlight w:val="white"/>
        </w:rPr>
        <w:t xml:space="preserve">             mov qword [rbp], 0</w:t>
      </w:r>
    </w:p>
    <w:p w14:paraId="4B96A09B" w14:textId="5D145F86" w:rsidR="00F27D7C" w:rsidRPr="00903DBA" w:rsidRDefault="00F27D7C" w:rsidP="00F27D7C">
      <w:pPr>
        <w:pStyle w:val="Code"/>
        <w:rPr>
          <w:highlight w:val="white"/>
        </w:rPr>
      </w:pPr>
      <w:r w:rsidRPr="00903DBA">
        <w:rPr>
          <w:highlight w:val="white"/>
        </w:rPr>
        <w:t xml:space="preserve">             add rbp, 8 */</w:t>
      </w:r>
    </w:p>
    <w:p w14:paraId="716782D5" w14:textId="77777777" w:rsidR="00F27D7C" w:rsidRPr="00903DBA" w:rsidRDefault="00F27D7C" w:rsidP="00CC34B1">
      <w:pPr>
        <w:pStyle w:val="Code"/>
        <w:rPr>
          <w:highlight w:val="white"/>
        </w:rPr>
      </w:pPr>
    </w:p>
    <w:p w14:paraId="2D6318E0" w14:textId="77777777" w:rsidR="00CC34B1" w:rsidRPr="00903DBA" w:rsidRDefault="00CC34B1" w:rsidP="00CC34B1">
      <w:pPr>
        <w:pStyle w:val="Code"/>
        <w:rPr>
          <w:highlight w:val="white"/>
        </w:rPr>
      </w:pPr>
      <w:r w:rsidRPr="00903DBA">
        <w:rPr>
          <w:highlight w:val="white"/>
        </w:rPr>
        <w:t xml:space="preserve">        List&lt;string&gt; textList = new List&lt;string&gt;();</w:t>
      </w:r>
    </w:p>
    <w:p w14:paraId="4DBE26BC" w14:textId="77777777" w:rsidR="00CC34B1" w:rsidRPr="00903DBA" w:rsidRDefault="00CC34B1" w:rsidP="00CC34B1">
      <w:pPr>
        <w:pStyle w:val="Code"/>
        <w:rPr>
          <w:highlight w:val="white"/>
        </w:rPr>
      </w:pPr>
      <w:r w:rsidRPr="00903DBA">
        <w:rPr>
          <w:highlight w:val="white"/>
        </w:rPr>
        <w:t xml:space="preserve">        ISet&lt;string&gt; externSet = new HashSet&lt;string&gt;();</w:t>
      </w:r>
    </w:p>
    <w:p w14:paraId="12E0E094" w14:textId="77777777" w:rsidR="00CC34B1" w:rsidRPr="00903DBA" w:rsidRDefault="00CC34B1" w:rsidP="00CC34B1">
      <w:pPr>
        <w:pStyle w:val="Code"/>
        <w:rPr>
          <w:highlight w:val="white"/>
        </w:rPr>
      </w:pPr>
      <w:r w:rsidRPr="00903DBA">
        <w:rPr>
          <w:highlight w:val="white"/>
        </w:rPr>
        <w:t xml:space="preserve">        AssemblyCodeGenerator.LinuxTextList(assemblyCodeList, textList,</w:t>
      </w:r>
    </w:p>
    <w:p w14:paraId="58143EEB" w14:textId="63CB09D7" w:rsidR="00CC34B1" w:rsidRPr="00903DBA" w:rsidRDefault="00CC34B1" w:rsidP="00CC34B1">
      <w:pPr>
        <w:pStyle w:val="Code"/>
        <w:rPr>
          <w:highlight w:val="white"/>
        </w:rPr>
      </w:pPr>
      <w:r w:rsidRPr="00903DBA">
        <w:rPr>
          <w:highlight w:val="white"/>
        </w:rPr>
        <w:t xml:space="preserve">    </w:t>
      </w:r>
      <w:r w:rsidR="00075FCE" w:rsidRPr="00903DBA">
        <w:rPr>
          <w:highlight w:val="white"/>
        </w:rPr>
        <w:t xml:space="preserve">            </w:t>
      </w:r>
      <w:r w:rsidRPr="00903DBA">
        <w:rPr>
          <w:highlight w:val="white"/>
        </w:rPr>
        <w:t xml:space="preserve">                            externSet);</w:t>
      </w:r>
    </w:p>
    <w:p w14:paraId="719E1BCA" w14:textId="77777777" w:rsidR="000D3056" w:rsidRPr="00903DBA" w:rsidRDefault="00CC34B1" w:rsidP="000D3056">
      <w:pPr>
        <w:pStyle w:val="Code"/>
        <w:rPr>
          <w:highlight w:val="white"/>
        </w:rPr>
      </w:pPr>
      <w:r w:rsidRPr="00903DBA">
        <w:rPr>
          <w:highlight w:val="white"/>
        </w:rPr>
        <w:t xml:space="preserve">        SymbolTable.</w:t>
      </w:r>
      <w:r w:rsidR="000D3056" w:rsidRPr="00903DBA">
        <w:rPr>
          <w:highlight w:val="white"/>
        </w:rPr>
        <w:t xml:space="preserve">ArgsSymbol = </w:t>
      </w:r>
    </w:p>
    <w:p w14:paraId="0DC25600" w14:textId="77777777" w:rsidR="000D3056" w:rsidRPr="00903DBA" w:rsidRDefault="000D3056" w:rsidP="00CC34B1">
      <w:pPr>
        <w:pStyle w:val="Code"/>
        <w:rPr>
          <w:highlight w:val="white"/>
        </w:rPr>
      </w:pPr>
      <w:r w:rsidRPr="00903DBA">
        <w:rPr>
          <w:highlight w:val="white"/>
        </w:rPr>
        <w:t xml:space="preserve">          </w:t>
      </w:r>
      <w:r w:rsidR="00CC34B1" w:rsidRPr="00903DBA">
        <w:rPr>
          <w:highlight w:val="white"/>
        </w:rPr>
        <w:t>new StaticSymbolLinux(AssemblyCodeGenerator.ArgsName,</w:t>
      </w:r>
    </w:p>
    <w:p w14:paraId="29673B87" w14:textId="02E2BECC" w:rsidR="00CC34B1" w:rsidRPr="00903DBA" w:rsidRDefault="000D3056" w:rsidP="00CC34B1">
      <w:pPr>
        <w:pStyle w:val="Code"/>
        <w:rPr>
          <w:highlight w:val="white"/>
        </w:rPr>
      </w:pPr>
      <w:r w:rsidRPr="00903DBA">
        <w:rPr>
          <w:highlight w:val="white"/>
        </w:rPr>
        <w:t xml:space="preserve">   </w:t>
      </w:r>
      <w:r w:rsidR="00742B96" w:rsidRPr="00903DBA">
        <w:rPr>
          <w:highlight w:val="white"/>
        </w:rPr>
        <w:t xml:space="preserve">                            </w:t>
      </w:r>
      <w:r w:rsidR="00CC34B1" w:rsidRPr="00903DBA">
        <w:rPr>
          <w:highlight w:val="white"/>
        </w:rPr>
        <w:t xml:space="preserve"> textList, externSet);</w:t>
      </w:r>
    </w:p>
    <w:p w14:paraId="78636FF3" w14:textId="77E01B38" w:rsidR="00CC34B1" w:rsidRPr="00903DBA" w:rsidRDefault="00CC34B1" w:rsidP="00CC34B1">
      <w:pPr>
        <w:pStyle w:val="Code"/>
        <w:rPr>
          <w:highlight w:val="white"/>
        </w:rPr>
      </w:pPr>
      <w:r w:rsidRPr="00903DBA">
        <w:rPr>
          <w:highlight w:val="white"/>
        </w:rPr>
        <w:t xml:space="preserve">      }</w:t>
      </w:r>
    </w:p>
    <w:p w14:paraId="546A2D36" w14:textId="77777777" w:rsidR="0000392B" w:rsidRPr="00903DBA" w:rsidRDefault="0000392B" w:rsidP="0000392B">
      <w:pPr>
        <w:pStyle w:val="Code"/>
        <w:rPr>
          <w:highlight w:val="white"/>
        </w:rPr>
      </w:pPr>
    </w:p>
    <w:p w14:paraId="08555B65" w14:textId="77777777" w:rsidR="0000392B" w:rsidRPr="00903DBA" w:rsidRDefault="0000392B" w:rsidP="0000392B">
      <w:pPr>
        <w:pStyle w:val="Code"/>
        <w:rPr>
          <w:highlight w:val="white"/>
        </w:rPr>
      </w:pPr>
      <w:r w:rsidRPr="00903DBA">
        <w:rPr>
          <w:highlight w:val="white"/>
        </w:rPr>
        <w:t xml:space="preserve">      if (Start.Windows) {</w:t>
      </w:r>
    </w:p>
    <w:p w14:paraId="4D9FDEF3" w14:textId="77777777" w:rsidR="0000392B" w:rsidRPr="00903DBA" w:rsidRDefault="0000392B" w:rsidP="0000392B">
      <w:pPr>
        <w:pStyle w:val="Code"/>
        <w:rPr>
          <w:highlight w:val="white"/>
        </w:rPr>
      </w:pPr>
      <w:r w:rsidRPr="00903DBA">
        <w:rPr>
          <w:highlight w:val="white"/>
        </w:rPr>
        <w:t xml:space="preserve">        // ...</w:t>
      </w:r>
    </w:p>
    <w:p w14:paraId="6B8124B5" w14:textId="65D0E5B5" w:rsidR="0000392B" w:rsidRPr="00903DBA" w:rsidRDefault="0000392B" w:rsidP="00CC34B1">
      <w:pPr>
        <w:pStyle w:val="Code"/>
        <w:rPr>
          <w:highlight w:val="white"/>
        </w:rPr>
      </w:pPr>
      <w:r w:rsidRPr="00903DBA">
        <w:rPr>
          <w:highlight w:val="white"/>
        </w:rPr>
        <w:t xml:space="preserve">      }</w:t>
      </w:r>
    </w:p>
    <w:p w14:paraId="4303E2BF" w14:textId="77777777" w:rsidR="00CC34B1" w:rsidRPr="00903DBA" w:rsidRDefault="00CC34B1" w:rsidP="00CC34B1">
      <w:pPr>
        <w:pStyle w:val="Code"/>
        <w:rPr>
          <w:highlight w:val="white"/>
        </w:rPr>
      </w:pPr>
      <w:r w:rsidRPr="00903DBA">
        <w:rPr>
          <w:highlight w:val="white"/>
        </w:rPr>
        <w:t xml:space="preserve">    }</w:t>
      </w:r>
    </w:p>
    <w:p w14:paraId="160C648D" w14:textId="0731E164" w:rsidR="003C15D9" w:rsidRPr="00903DBA" w:rsidRDefault="003C15D9" w:rsidP="003C15D9">
      <w:pPr>
        <w:pStyle w:val="Rubrik3"/>
        <w:numPr>
          <w:ilvl w:val="2"/>
          <w:numId w:val="139"/>
        </w:numPr>
        <w:rPr>
          <w:highlight w:val="white"/>
        </w:rPr>
      </w:pPr>
      <w:bookmarkStart w:id="459" w:name="_Toc57656105"/>
      <w:r w:rsidRPr="00903DBA">
        <w:rPr>
          <w:highlight w:val="white"/>
        </w:rPr>
        <w:t>Text List</w:t>
      </w:r>
      <w:bookmarkEnd w:id="459"/>
    </w:p>
    <w:p w14:paraId="3945A52B" w14:textId="432ACA2C" w:rsidR="001A1639" w:rsidRPr="00903DBA" w:rsidRDefault="001A1639" w:rsidP="001A1639">
      <w:pPr>
        <w:rPr>
          <w:highlight w:val="white"/>
        </w:rPr>
      </w:pPr>
      <w:r w:rsidRPr="00903DBA">
        <w:rPr>
          <w:highlight w:val="white"/>
        </w:rPr>
        <w:t xml:space="preserve">When the assembly code has been generated, </w:t>
      </w:r>
      <w:r w:rsidR="001F2B2C" w:rsidRPr="00903DBA">
        <w:rPr>
          <w:highlight w:val="white"/>
        </w:rPr>
        <w:t>we</w:t>
      </w:r>
      <w:r w:rsidRPr="00903DBA">
        <w:rPr>
          <w:highlight w:val="white"/>
        </w:rPr>
        <w:t xml:space="preserve"> need to be </w:t>
      </w:r>
      <w:r w:rsidR="00AA1F95" w:rsidRPr="00903DBA">
        <w:rPr>
          <w:highlight w:val="white"/>
        </w:rPr>
        <w:t>written</w:t>
      </w:r>
      <w:r w:rsidR="0095458E" w:rsidRPr="00903DBA">
        <w:rPr>
          <w:highlight w:val="white"/>
        </w:rPr>
        <w:t xml:space="preserve"> as a text file, which is the task of </w:t>
      </w:r>
      <w:r w:rsidR="0095458E" w:rsidRPr="00903DBA">
        <w:rPr>
          <w:rStyle w:val="KeyWord0"/>
          <w:highlight w:val="white"/>
        </w:rPr>
        <w:t>LinuxTextList</w:t>
      </w:r>
      <w:r w:rsidR="0095458E" w:rsidRPr="00903DBA">
        <w:rPr>
          <w:highlight w:val="white"/>
        </w:rPr>
        <w:t xml:space="preserve">. It iterates through the assembly code list and </w:t>
      </w:r>
      <w:r w:rsidR="00DD61D3" w:rsidRPr="00903DBA">
        <w:rPr>
          <w:highlight w:val="white"/>
        </w:rPr>
        <w:t xml:space="preserve">writes the assembly code instruction at one line each by calling </w:t>
      </w:r>
      <w:r w:rsidR="00DD61D3" w:rsidRPr="00903DBA">
        <w:rPr>
          <w:rStyle w:val="KeyWord0"/>
          <w:highlight w:val="white"/>
        </w:rPr>
        <w:t>ToString</w:t>
      </w:r>
      <w:r w:rsidR="00DD61D3" w:rsidRPr="00903DBA">
        <w:rPr>
          <w:highlight w:val="white"/>
        </w:rPr>
        <w:t xml:space="preserve"> in </w:t>
      </w:r>
      <w:r w:rsidR="00DD61D3" w:rsidRPr="00903DBA">
        <w:rPr>
          <w:rStyle w:val="KeyWord0"/>
          <w:highlight w:val="white"/>
        </w:rPr>
        <w:t>AssemblyCode</w:t>
      </w:r>
      <w:r w:rsidR="00DD61D3" w:rsidRPr="00903DBA">
        <w:rPr>
          <w:highlight w:val="white"/>
        </w:rPr>
        <w:t xml:space="preserve">. It also adds names add the </w:t>
      </w:r>
      <w:r w:rsidR="00DD61D3" w:rsidRPr="00903DBA">
        <w:rPr>
          <w:rStyle w:val="KeyWord0"/>
          <w:highlight w:val="white"/>
        </w:rPr>
        <w:t>externSet</w:t>
      </w:r>
      <w:r w:rsidR="00DD61D3" w:rsidRPr="00903DBA">
        <w:rPr>
          <w:highlight w:val="white"/>
        </w:rPr>
        <w:t xml:space="preserve"> parameter</w:t>
      </w:r>
      <w:r w:rsidR="00906A9B" w:rsidRPr="00903DBA">
        <w:rPr>
          <w:highlight w:val="white"/>
        </w:rPr>
        <w:t xml:space="preserve"> for each name in the instructions.</w:t>
      </w:r>
    </w:p>
    <w:p w14:paraId="747A343C" w14:textId="77777777" w:rsidR="003C15D9" w:rsidRPr="00903DBA" w:rsidRDefault="003C15D9" w:rsidP="003C15D9">
      <w:pPr>
        <w:pStyle w:val="Code"/>
        <w:rPr>
          <w:highlight w:val="white"/>
        </w:rPr>
      </w:pPr>
      <w:r w:rsidRPr="00903DBA">
        <w:rPr>
          <w:highlight w:val="white"/>
        </w:rPr>
        <w:t xml:space="preserve">    public static void LinuxTextList(IList&lt;AssemblyCode&gt; assemblyCodeList,</w:t>
      </w:r>
    </w:p>
    <w:p w14:paraId="0F32D8C9" w14:textId="77777777" w:rsidR="003C15D9" w:rsidRPr="00903DBA" w:rsidRDefault="003C15D9" w:rsidP="003C15D9">
      <w:pPr>
        <w:pStyle w:val="Code"/>
        <w:rPr>
          <w:highlight w:val="white"/>
        </w:rPr>
      </w:pPr>
      <w:r w:rsidRPr="00903DBA">
        <w:rPr>
          <w:highlight w:val="white"/>
        </w:rPr>
        <w:t xml:space="preserve">                                     IList&lt;string&gt; textList,</w:t>
      </w:r>
    </w:p>
    <w:p w14:paraId="2CB35B95" w14:textId="77777777" w:rsidR="003C15D9" w:rsidRPr="00903DBA" w:rsidRDefault="003C15D9" w:rsidP="003C15D9">
      <w:pPr>
        <w:pStyle w:val="Code"/>
        <w:rPr>
          <w:highlight w:val="white"/>
        </w:rPr>
      </w:pPr>
      <w:r w:rsidRPr="00903DBA">
        <w:rPr>
          <w:highlight w:val="white"/>
        </w:rPr>
        <w:t xml:space="preserve">                                     ISet&lt;string&gt; externSet) {</w:t>
      </w:r>
    </w:p>
    <w:p w14:paraId="77CD1E52" w14:textId="77777777" w:rsidR="003C15D9" w:rsidRPr="00903DBA" w:rsidRDefault="003C15D9" w:rsidP="003C15D9">
      <w:pPr>
        <w:pStyle w:val="Code"/>
        <w:rPr>
          <w:highlight w:val="white"/>
        </w:rPr>
      </w:pPr>
      <w:r w:rsidRPr="00903DBA">
        <w:rPr>
          <w:highlight w:val="white"/>
        </w:rPr>
        <w:t xml:space="preserve">      foreach (AssemblyCode assemblyCode in assemblyCodeList) {</w:t>
      </w:r>
    </w:p>
    <w:p w14:paraId="13111CAA" w14:textId="77777777" w:rsidR="003C15D9" w:rsidRPr="00903DBA" w:rsidRDefault="003C15D9" w:rsidP="003C15D9">
      <w:pPr>
        <w:pStyle w:val="Code"/>
        <w:rPr>
          <w:highlight w:val="white"/>
        </w:rPr>
      </w:pPr>
      <w:r w:rsidRPr="00903DBA">
        <w:rPr>
          <w:highlight w:val="white"/>
        </w:rPr>
        <w:t xml:space="preserve">        AssemblyOperator assemblyOperator = assemblyCode.Operator;</w:t>
      </w:r>
    </w:p>
    <w:p w14:paraId="12855664" w14:textId="77777777" w:rsidR="003C15D9" w:rsidRPr="00903DBA" w:rsidRDefault="003C15D9" w:rsidP="003C15D9">
      <w:pPr>
        <w:pStyle w:val="Code"/>
        <w:rPr>
          <w:highlight w:val="white"/>
        </w:rPr>
      </w:pPr>
      <w:r w:rsidRPr="00903DBA">
        <w:rPr>
          <w:highlight w:val="white"/>
        </w:rPr>
        <w:t xml:space="preserve">        object operand0 = assemblyCode[0],</w:t>
      </w:r>
    </w:p>
    <w:p w14:paraId="204FE963" w14:textId="77777777" w:rsidR="003C15D9" w:rsidRPr="00903DBA" w:rsidRDefault="003C15D9" w:rsidP="003C15D9">
      <w:pPr>
        <w:pStyle w:val="Code"/>
        <w:rPr>
          <w:highlight w:val="white"/>
        </w:rPr>
      </w:pPr>
      <w:r w:rsidRPr="00903DBA">
        <w:rPr>
          <w:highlight w:val="white"/>
        </w:rPr>
        <w:t xml:space="preserve">               operand1 = assemblyCode[1],</w:t>
      </w:r>
    </w:p>
    <w:p w14:paraId="34B93124" w14:textId="77777777" w:rsidR="003C15D9" w:rsidRPr="00903DBA" w:rsidRDefault="003C15D9" w:rsidP="003C15D9">
      <w:pPr>
        <w:pStyle w:val="Code"/>
        <w:rPr>
          <w:highlight w:val="white"/>
        </w:rPr>
      </w:pPr>
      <w:r w:rsidRPr="00903DBA">
        <w:rPr>
          <w:highlight w:val="white"/>
        </w:rPr>
        <w:t xml:space="preserve">               operand2 = assemblyCode[2];</w:t>
      </w:r>
    </w:p>
    <w:p w14:paraId="3F9EF211" w14:textId="77777777" w:rsidR="003C15D9" w:rsidRPr="00903DBA" w:rsidRDefault="003C15D9" w:rsidP="003C15D9">
      <w:pPr>
        <w:pStyle w:val="Code"/>
        <w:rPr>
          <w:highlight w:val="white"/>
        </w:rPr>
      </w:pPr>
    </w:p>
    <w:p w14:paraId="4FB954A9" w14:textId="77777777" w:rsidR="003C15D9" w:rsidRPr="00903DBA" w:rsidRDefault="003C15D9" w:rsidP="003C15D9">
      <w:pPr>
        <w:pStyle w:val="Code"/>
        <w:rPr>
          <w:highlight w:val="white"/>
        </w:rPr>
      </w:pPr>
      <w:r w:rsidRPr="00903DBA">
        <w:rPr>
          <w:highlight w:val="white"/>
        </w:rPr>
        <w:t xml:space="preserve">        if (assemblyOperator == AssemblyOperator.define_value) {</w:t>
      </w:r>
    </w:p>
    <w:p w14:paraId="13F1B31C" w14:textId="77777777" w:rsidR="003C15D9" w:rsidRPr="00903DBA" w:rsidRDefault="003C15D9" w:rsidP="003C15D9">
      <w:pPr>
        <w:pStyle w:val="Code"/>
        <w:rPr>
          <w:highlight w:val="white"/>
        </w:rPr>
      </w:pPr>
      <w:r w:rsidRPr="00903DBA">
        <w:rPr>
          <w:highlight w:val="white"/>
        </w:rPr>
        <w:t xml:space="preserve">          Sort sort = (Sort) operand0;</w:t>
      </w:r>
    </w:p>
    <w:p w14:paraId="3A70F93C" w14:textId="77777777" w:rsidR="003C15D9" w:rsidRPr="00903DBA" w:rsidRDefault="003C15D9" w:rsidP="003C15D9">
      <w:pPr>
        <w:pStyle w:val="Code"/>
        <w:rPr>
          <w:highlight w:val="white"/>
        </w:rPr>
      </w:pPr>
    </w:p>
    <w:p w14:paraId="1B165841" w14:textId="77777777" w:rsidR="003C15D9" w:rsidRPr="00903DBA" w:rsidRDefault="003C15D9" w:rsidP="003C15D9">
      <w:pPr>
        <w:pStyle w:val="Code"/>
        <w:rPr>
          <w:highlight w:val="white"/>
        </w:rPr>
      </w:pPr>
      <w:r w:rsidRPr="00903DBA">
        <w:rPr>
          <w:highlight w:val="white"/>
        </w:rPr>
        <w:t xml:space="preserve">          if ((sort != Sort.String) &amp;&amp; (operand1 is string)) {</w:t>
      </w:r>
    </w:p>
    <w:p w14:paraId="434466D7" w14:textId="77777777" w:rsidR="003C15D9" w:rsidRPr="00903DBA" w:rsidRDefault="003C15D9" w:rsidP="003C15D9">
      <w:pPr>
        <w:pStyle w:val="Code"/>
        <w:rPr>
          <w:highlight w:val="white"/>
        </w:rPr>
      </w:pPr>
      <w:r w:rsidRPr="00903DBA">
        <w:rPr>
          <w:highlight w:val="white"/>
        </w:rPr>
        <w:t xml:space="preserve">            string name1 = (string) operand1;</w:t>
      </w:r>
    </w:p>
    <w:p w14:paraId="322A2CE9" w14:textId="77777777" w:rsidR="003C15D9" w:rsidRPr="00903DBA" w:rsidRDefault="003C15D9" w:rsidP="003C15D9">
      <w:pPr>
        <w:pStyle w:val="Code"/>
        <w:rPr>
          <w:highlight w:val="white"/>
        </w:rPr>
      </w:pPr>
      <w:r w:rsidRPr="00903DBA">
        <w:rPr>
          <w:highlight w:val="white"/>
        </w:rPr>
        <w:t xml:space="preserve">               </w:t>
      </w:r>
    </w:p>
    <w:p w14:paraId="1709A237" w14:textId="77777777" w:rsidR="003C15D9" w:rsidRPr="00903DBA" w:rsidRDefault="003C15D9" w:rsidP="003C15D9">
      <w:pPr>
        <w:pStyle w:val="Code"/>
        <w:rPr>
          <w:highlight w:val="white"/>
        </w:rPr>
      </w:pPr>
      <w:r w:rsidRPr="00903DBA">
        <w:rPr>
          <w:highlight w:val="white"/>
        </w:rPr>
        <w:t xml:space="preserve">            if (!name1.Contains(Symbol.SeparatorId)) {</w:t>
      </w:r>
    </w:p>
    <w:p w14:paraId="67A0DAF7" w14:textId="77777777" w:rsidR="003C15D9" w:rsidRPr="00903DBA" w:rsidRDefault="003C15D9" w:rsidP="003C15D9">
      <w:pPr>
        <w:pStyle w:val="Code"/>
        <w:rPr>
          <w:highlight w:val="white"/>
        </w:rPr>
      </w:pPr>
      <w:r w:rsidRPr="00903DBA">
        <w:rPr>
          <w:highlight w:val="white"/>
        </w:rPr>
        <w:lastRenderedPageBreak/>
        <w:t xml:space="preserve">              externSet.Add(name1);</w:t>
      </w:r>
    </w:p>
    <w:p w14:paraId="20FD1E68" w14:textId="77777777" w:rsidR="003C15D9" w:rsidRPr="00903DBA" w:rsidRDefault="003C15D9" w:rsidP="003C15D9">
      <w:pPr>
        <w:pStyle w:val="Code"/>
        <w:rPr>
          <w:highlight w:val="white"/>
        </w:rPr>
      </w:pPr>
      <w:r w:rsidRPr="00903DBA">
        <w:rPr>
          <w:highlight w:val="white"/>
        </w:rPr>
        <w:t xml:space="preserve">            }</w:t>
      </w:r>
    </w:p>
    <w:p w14:paraId="29844C1B" w14:textId="77777777" w:rsidR="003C15D9" w:rsidRPr="00903DBA" w:rsidRDefault="003C15D9" w:rsidP="003C15D9">
      <w:pPr>
        <w:pStyle w:val="Code"/>
        <w:rPr>
          <w:highlight w:val="white"/>
        </w:rPr>
      </w:pPr>
      <w:r w:rsidRPr="00903DBA">
        <w:rPr>
          <w:highlight w:val="white"/>
        </w:rPr>
        <w:t xml:space="preserve">          }</w:t>
      </w:r>
    </w:p>
    <w:p w14:paraId="536876DB" w14:textId="77777777" w:rsidR="003C15D9" w:rsidRPr="00903DBA" w:rsidRDefault="003C15D9" w:rsidP="003C15D9">
      <w:pPr>
        <w:pStyle w:val="Code"/>
        <w:rPr>
          <w:highlight w:val="white"/>
        </w:rPr>
      </w:pPr>
      <w:r w:rsidRPr="00903DBA">
        <w:rPr>
          <w:highlight w:val="white"/>
        </w:rPr>
        <w:t xml:space="preserve">        }</w:t>
      </w:r>
    </w:p>
    <w:p w14:paraId="69A4A199" w14:textId="77777777" w:rsidR="003C15D9" w:rsidRPr="00903DBA" w:rsidRDefault="003C15D9" w:rsidP="003C15D9">
      <w:pPr>
        <w:pStyle w:val="Code"/>
        <w:rPr>
          <w:highlight w:val="white"/>
        </w:rPr>
      </w:pPr>
      <w:r w:rsidRPr="00903DBA">
        <w:rPr>
          <w:highlight w:val="white"/>
        </w:rPr>
        <w:t xml:space="preserve">        else if ((assemblyOperator != AssemblyOperator.label) &amp;&amp;</w:t>
      </w:r>
    </w:p>
    <w:p w14:paraId="6BD855F4" w14:textId="77777777" w:rsidR="003C15D9" w:rsidRPr="00903DBA" w:rsidRDefault="003C15D9" w:rsidP="003C15D9">
      <w:pPr>
        <w:pStyle w:val="Code"/>
        <w:rPr>
          <w:highlight w:val="white"/>
        </w:rPr>
      </w:pPr>
      <w:r w:rsidRPr="00903DBA">
        <w:rPr>
          <w:highlight w:val="white"/>
        </w:rPr>
        <w:t xml:space="preserve">                 (assemblyOperator != AssemblyOperator.comment)) {</w:t>
      </w:r>
    </w:p>
    <w:p w14:paraId="656656A4" w14:textId="77777777" w:rsidR="003C15D9" w:rsidRPr="00903DBA" w:rsidRDefault="003C15D9" w:rsidP="003C15D9">
      <w:pPr>
        <w:pStyle w:val="Code"/>
        <w:rPr>
          <w:highlight w:val="white"/>
        </w:rPr>
      </w:pPr>
      <w:r w:rsidRPr="00903DBA">
        <w:rPr>
          <w:highlight w:val="white"/>
        </w:rPr>
        <w:t xml:space="preserve">          if (operand0 is string) {</w:t>
      </w:r>
    </w:p>
    <w:p w14:paraId="2216CC17" w14:textId="77777777" w:rsidR="003C15D9" w:rsidRPr="00903DBA" w:rsidRDefault="003C15D9" w:rsidP="003C15D9">
      <w:pPr>
        <w:pStyle w:val="Code"/>
        <w:rPr>
          <w:highlight w:val="white"/>
        </w:rPr>
      </w:pPr>
      <w:r w:rsidRPr="00903DBA">
        <w:rPr>
          <w:highlight w:val="white"/>
        </w:rPr>
        <w:t xml:space="preserve">            string name0 = (string) operand0;</w:t>
      </w:r>
    </w:p>
    <w:p w14:paraId="5FA04128" w14:textId="77777777" w:rsidR="003C15D9" w:rsidRPr="00903DBA" w:rsidRDefault="003C15D9" w:rsidP="003C15D9">
      <w:pPr>
        <w:pStyle w:val="Code"/>
        <w:rPr>
          <w:highlight w:val="white"/>
        </w:rPr>
      </w:pPr>
      <w:r w:rsidRPr="00903DBA">
        <w:rPr>
          <w:highlight w:val="white"/>
        </w:rPr>
        <w:t xml:space="preserve">               </w:t>
      </w:r>
    </w:p>
    <w:p w14:paraId="21F07B38" w14:textId="77777777" w:rsidR="003C15D9" w:rsidRPr="00903DBA" w:rsidRDefault="003C15D9" w:rsidP="003C15D9">
      <w:pPr>
        <w:pStyle w:val="Code"/>
        <w:rPr>
          <w:highlight w:val="white"/>
        </w:rPr>
      </w:pPr>
      <w:r w:rsidRPr="00903DBA">
        <w:rPr>
          <w:highlight w:val="white"/>
        </w:rPr>
        <w:t xml:space="preserve">            if (!name0.Contains(Symbol.SeparatorId)) {</w:t>
      </w:r>
    </w:p>
    <w:p w14:paraId="21B3C519" w14:textId="77777777" w:rsidR="003C15D9" w:rsidRPr="00903DBA" w:rsidRDefault="003C15D9" w:rsidP="003C15D9">
      <w:pPr>
        <w:pStyle w:val="Code"/>
        <w:rPr>
          <w:highlight w:val="white"/>
        </w:rPr>
      </w:pPr>
      <w:r w:rsidRPr="00903DBA">
        <w:rPr>
          <w:highlight w:val="white"/>
        </w:rPr>
        <w:t xml:space="preserve">              externSet.Add(name0);</w:t>
      </w:r>
    </w:p>
    <w:p w14:paraId="089D1AF0" w14:textId="77777777" w:rsidR="003C15D9" w:rsidRPr="00903DBA" w:rsidRDefault="003C15D9" w:rsidP="003C15D9">
      <w:pPr>
        <w:pStyle w:val="Code"/>
        <w:rPr>
          <w:highlight w:val="white"/>
        </w:rPr>
      </w:pPr>
      <w:r w:rsidRPr="00903DBA">
        <w:rPr>
          <w:highlight w:val="white"/>
        </w:rPr>
        <w:t xml:space="preserve">            }</w:t>
      </w:r>
    </w:p>
    <w:p w14:paraId="0E1F2E46" w14:textId="77777777" w:rsidR="003C15D9" w:rsidRPr="00903DBA" w:rsidRDefault="003C15D9" w:rsidP="003C15D9">
      <w:pPr>
        <w:pStyle w:val="Code"/>
        <w:rPr>
          <w:highlight w:val="white"/>
        </w:rPr>
      </w:pPr>
      <w:r w:rsidRPr="00903DBA">
        <w:rPr>
          <w:highlight w:val="white"/>
        </w:rPr>
        <w:t xml:space="preserve">          }</w:t>
      </w:r>
    </w:p>
    <w:p w14:paraId="5D3EF909" w14:textId="77777777" w:rsidR="003C15D9" w:rsidRPr="00903DBA" w:rsidRDefault="003C15D9" w:rsidP="003C15D9">
      <w:pPr>
        <w:pStyle w:val="Code"/>
        <w:rPr>
          <w:highlight w:val="white"/>
        </w:rPr>
      </w:pPr>
    </w:p>
    <w:p w14:paraId="53E4C4A8" w14:textId="77777777" w:rsidR="003C15D9" w:rsidRPr="00903DBA" w:rsidRDefault="003C15D9" w:rsidP="003C15D9">
      <w:pPr>
        <w:pStyle w:val="Code"/>
        <w:rPr>
          <w:highlight w:val="white"/>
        </w:rPr>
      </w:pPr>
      <w:r w:rsidRPr="00903DBA">
        <w:rPr>
          <w:highlight w:val="white"/>
        </w:rPr>
        <w:t xml:space="preserve">          if (operand1 is string) {</w:t>
      </w:r>
    </w:p>
    <w:p w14:paraId="0A593A93" w14:textId="77777777" w:rsidR="003C15D9" w:rsidRPr="00903DBA" w:rsidRDefault="003C15D9" w:rsidP="003C15D9">
      <w:pPr>
        <w:pStyle w:val="Code"/>
        <w:rPr>
          <w:highlight w:val="white"/>
        </w:rPr>
      </w:pPr>
      <w:r w:rsidRPr="00903DBA">
        <w:rPr>
          <w:highlight w:val="white"/>
        </w:rPr>
        <w:t xml:space="preserve">            string name1 = (string) operand1;</w:t>
      </w:r>
    </w:p>
    <w:p w14:paraId="1C28CF34" w14:textId="77777777" w:rsidR="003C15D9" w:rsidRPr="00903DBA" w:rsidRDefault="003C15D9" w:rsidP="003C15D9">
      <w:pPr>
        <w:pStyle w:val="Code"/>
        <w:rPr>
          <w:highlight w:val="white"/>
        </w:rPr>
      </w:pPr>
      <w:r w:rsidRPr="00903DBA">
        <w:rPr>
          <w:highlight w:val="white"/>
        </w:rPr>
        <w:t xml:space="preserve">               </w:t>
      </w:r>
    </w:p>
    <w:p w14:paraId="64A1C166" w14:textId="77777777" w:rsidR="003C15D9" w:rsidRPr="00903DBA" w:rsidRDefault="003C15D9" w:rsidP="003C15D9">
      <w:pPr>
        <w:pStyle w:val="Code"/>
        <w:rPr>
          <w:highlight w:val="white"/>
        </w:rPr>
      </w:pPr>
      <w:r w:rsidRPr="00903DBA">
        <w:rPr>
          <w:highlight w:val="white"/>
        </w:rPr>
        <w:t xml:space="preserve">            if (!name1.Contains(Symbol.SeparatorId)) {</w:t>
      </w:r>
    </w:p>
    <w:p w14:paraId="2C855925" w14:textId="77777777" w:rsidR="003C15D9" w:rsidRPr="00903DBA" w:rsidRDefault="003C15D9" w:rsidP="003C15D9">
      <w:pPr>
        <w:pStyle w:val="Code"/>
        <w:rPr>
          <w:highlight w:val="white"/>
        </w:rPr>
      </w:pPr>
      <w:r w:rsidRPr="00903DBA">
        <w:rPr>
          <w:highlight w:val="white"/>
        </w:rPr>
        <w:t xml:space="preserve">              externSet.Add(name1);</w:t>
      </w:r>
    </w:p>
    <w:p w14:paraId="12B9BA49" w14:textId="77777777" w:rsidR="003C15D9" w:rsidRPr="00903DBA" w:rsidRDefault="003C15D9" w:rsidP="003C15D9">
      <w:pPr>
        <w:pStyle w:val="Code"/>
        <w:rPr>
          <w:highlight w:val="white"/>
        </w:rPr>
      </w:pPr>
      <w:r w:rsidRPr="00903DBA">
        <w:rPr>
          <w:highlight w:val="white"/>
        </w:rPr>
        <w:t xml:space="preserve">            }</w:t>
      </w:r>
    </w:p>
    <w:p w14:paraId="7A2C2DD3" w14:textId="77777777" w:rsidR="003C15D9" w:rsidRPr="00903DBA" w:rsidRDefault="003C15D9" w:rsidP="003C15D9">
      <w:pPr>
        <w:pStyle w:val="Code"/>
        <w:rPr>
          <w:highlight w:val="white"/>
        </w:rPr>
      </w:pPr>
      <w:r w:rsidRPr="00903DBA">
        <w:rPr>
          <w:highlight w:val="white"/>
        </w:rPr>
        <w:t xml:space="preserve">          }</w:t>
      </w:r>
    </w:p>
    <w:p w14:paraId="0BE6F769" w14:textId="77777777" w:rsidR="003C15D9" w:rsidRPr="00903DBA" w:rsidRDefault="003C15D9" w:rsidP="003C15D9">
      <w:pPr>
        <w:pStyle w:val="Code"/>
        <w:rPr>
          <w:highlight w:val="white"/>
        </w:rPr>
      </w:pPr>
    </w:p>
    <w:p w14:paraId="36AE1F15" w14:textId="77777777" w:rsidR="003C15D9" w:rsidRPr="00903DBA" w:rsidRDefault="003C15D9" w:rsidP="003C15D9">
      <w:pPr>
        <w:pStyle w:val="Code"/>
        <w:rPr>
          <w:highlight w:val="white"/>
        </w:rPr>
      </w:pPr>
      <w:r w:rsidRPr="00903DBA">
        <w:rPr>
          <w:highlight w:val="white"/>
        </w:rPr>
        <w:t xml:space="preserve">          if (operand2 is string) {</w:t>
      </w:r>
    </w:p>
    <w:p w14:paraId="50EB3B59" w14:textId="77777777" w:rsidR="003C15D9" w:rsidRPr="00903DBA" w:rsidRDefault="003C15D9" w:rsidP="003C15D9">
      <w:pPr>
        <w:pStyle w:val="Code"/>
        <w:rPr>
          <w:highlight w:val="white"/>
        </w:rPr>
      </w:pPr>
      <w:r w:rsidRPr="00903DBA">
        <w:rPr>
          <w:highlight w:val="white"/>
        </w:rPr>
        <w:t xml:space="preserve">            string name2 = (string) operand2;</w:t>
      </w:r>
    </w:p>
    <w:p w14:paraId="6B50B38D" w14:textId="77777777" w:rsidR="003C15D9" w:rsidRPr="00903DBA" w:rsidRDefault="003C15D9" w:rsidP="003C15D9">
      <w:pPr>
        <w:pStyle w:val="Code"/>
        <w:rPr>
          <w:highlight w:val="white"/>
        </w:rPr>
      </w:pPr>
      <w:r w:rsidRPr="00903DBA">
        <w:rPr>
          <w:highlight w:val="white"/>
        </w:rPr>
        <w:t xml:space="preserve">               </w:t>
      </w:r>
    </w:p>
    <w:p w14:paraId="1205097C" w14:textId="77777777" w:rsidR="003C15D9" w:rsidRPr="00903DBA" w:rsidRDefault="003C15D9" w:rsidP="003C15D9">
      <w:pPr>
        <w:pStyle w:val="Code"/>
        <w:rPr>
          <w:highlight w:val="white"/>
        </w:rPr>
      </w:pPr>
      <w:r w:rsidRPr="00903DBA">
        <w:rPr>
          <w:highlight w:val="white"/>
        </w:rPr>
        <w:t xml:space="preserve">            if (!name2.Contains(Symbol.SeparatorId)) {</w:t>
      </w:r>
    </w:p>
    <w:p w14:paraId="664984D4" w14:textId="77777777" w:rsidR="003C15D9" w:rsidRPr="00903DBA" w:rsidRDefault="003C15D9" w:rsidP="003C15D9">
      <w:pPr>
        <w:pStyle w:val="Code"/>
        <w:rPr>
          <w:highlight w:val="white"/>
        </w:rPr>
      </w:pPr>
      <w:r w:rsidRPr="00903DBA">
        <w:rPr>
          <w:highlight w:val="white"/>
        </w:rPr>
        <w:t xml:space="preserve">              externSet.Add(name2);</w:t>
      </w:r>
    </w:p>
    <w:p w14:paraId="2D79AE5B" w14:textId="77777777" w:rsidR="003C15D9" w:rsidRPr="00903DBA" w:rsidRDefault="003C15D9" w:rsidP="003C15D9">
      <w:pPr>
        <w:pStyle w:val="Code"/>
        <w:rPr>
          <w:highlight w:val="white"/>
        </w:rPr>
      </w:pPr>
      <w:r w:rsidRPr="00903DBA">
        <w:rPr>
          <w:highlight w:val="white"/>
        </w:rPr>
        <w:t xml:space="preserve">            }</w:t>
      </w:r>
    </w:p>
    <w:p w14:paraId="30229DC5" w14:textId="77777777" w:rsidR="003C15D9" w:rsidRPr="00903DBA" w:rsidRDefault="003C15D9" w:rsidP="003C15D9">
      <w:pPr>
        <w:pStyle w:val="Code"/>
        <w:rPr>
          <w:highlight w:val="white"/>
        </w:rPr>
      </w:pPr>
      <w:r w:rsidRPr="00903DBA">
        <w:rPr>
          <w:highlight w:val="white"/>
        </w:rPr>
        <w:t xml:space="preserve">          }</w:t>
      </w:r>
    </w:p>
    <w:p w14:paraId="3B0B57B2" w14:textId="77777777" w:rsidR="003C15D9" w:rsidRPr="00903DBA" w:rsidRDefault="003C15D9" w:rsidP="003C15D9">
      <w:pPr>
        <w:pStyle w:val="Code"/>
        <w:rPr>
          <w:highlight w:val="white"/>
        </w:rPr>
      </w:pPr>
      <w:r w:rsidRPr="00903DBA">
        <w:rPr>
          <w:highlight w:val="white"/>
        </w:rPr>
        <w:t xml:space="preserve">        }</w:t>
      </w:r>
    </w:p>
    <w:p w14:paraId="3D302C4B" w14:textId="77777777" w:rsidR="003C15D9" w:rsidRPr="00903DBA" w:rsidRDefault="003C15D9" w:rsidP="003C15D9">
      <w:pPr>
        <w:pStyle w:val="Code"/>
        <w:rPr>
          <w:highlight w:val="white"/>
        </w:rPr>
      </w:pPr>
    </w:p>
    <w:p w14:paraId="7C2010E9" w14:textId="77777777" w:rsidR="003C15D9" w:rsidRPr="00903DBA" w:rsidRDefault="003C15D9" w:rsidP="003C15D9">
      <w:pPr>
        <w:pStyle w:val="Code"/>
        <w:rPr>
          <w:highlight w:val="white"/>
        </w:rPr>
      </w:pPr>
      <w:r w:rsidRPr="00903DBA">
        <w:rPr>
          <w:highlight w:val="white"/>
        </w:rPr>
        <w:t xml:space="preserve">        string text = assemblyCode.ToString();</w:t>
      </w:r>
    </w:p>
    <w:p w14:paraId="7535A869" w14:textId="77777777" w:rsidR="003C15D9" w:rsidRPr="00903DBA" w:rsidRDefault="003C15D9" w:rsidP="003C15D9">
      <w:pPr>
        <w:pStyle w:val="Code"/>
        <w:rPr>
          <w:highlight w:val="white"/>
        </w:rPr>
      </w:pPr>
      <w:r w:rsidRPr="00903DBA">
        <w:rPr>
          <w:highlight w:val="white"/>
        </w:rPr>
        <w:t xml:space="preserve">        if (text != null) {</w:t>
      </w:r>
    </w:p>
    <w:p w14:paraId="268AC865" w14:textId="77777777" w:rsidR="003C15D9" w:rsidRPr="00903DBA" w:rsidRDefault="003C15D9" w:rsidP="003C15D9">
      <w:pPr>
        <w:pStyle w:val="Code"/>
        <w:rPr>
          <w:highlight w:val="white"/>
        </w:rPr>
      </w:pPr>
      <w:r w:rsidRPr="00903DBA">
        <w:rPr>
          <w:highlight w:val="white"/>
        </w:rPr>
        <w:t xml:space="preserve">          textList.Add(text);</w:t>
      </w:r>
    </w:p>
    <w:p w14:paraId="35369519" w14:textId="77777777" w:rsidR="003C15D9" w:rsidRPr="00903DBA" w:rsidRDefault="003C15D9" w:rsidP="003C15D9">
      <w:pPr>
        <w:pStyle w:val="Code"/>
        <w:rPr>
          <w:highlight w:val="white"/>
        </w:rPr>
      </w:pPr>
      <w:r w:rsidRPr="00903DBA">
        <w:rPr>
          <w:highlight w:val="white"/>
        </w:rPr>
        <w:t xml:space="preserve">        }</w:t>
      </w:r>
    </w:p>
    <w:p w14:paraId="0A02A1B9" w14:textId="77777777" w:rsidR="003C15D9" w:rsidRPr="00903DBA" w:rsidRDefault="003C15D9" w:rsidP="003C15D9">
      <w:pPr>
        <w:pStyle w:val="Code"/>
        <w:rPr>
          <w:highlight w:val="white"/>
        </w:rPr>
      </w:pPr>
      <w:r w:rsidRPr="00903DBA">
        <w:rPr>
          <w:highlight w:val="white"/>
        </w:rPr>
        <w:t xml:space="preserve">      }</w:t>
      </w:r>
    </w:p>
    <w:p w14:paraId="5FE951CD" w14:textId="232709F4" w:rsidR="007F292F" w:rsidRPr="00903DBA" w:rsidRDefault="003C15D9" w:rsidP="007F292F">
      <w:pPr>
        <w:pStyle w:val="Code"/>
        <w:rPr>
          <w:highlight w:val="white"/>
        </w:rPr>
      </w:pPr>
      <w:r w:rsidRPr="00903DBA">
        <w:rPr>
          <w:highlight w:val="white"/>
        </w:rPr>
        <w:t xml:space="preserve">    }</w:t>
      </w:r>
    </w:p>
    <w:p w14:paraId="66ADD6F5" w14:textId="670EA4F3" w:rsidR="008C2C53" w:rsidRPr="00903DBA" w:rsidRDefault="008C2C53" w:rsidP="00AD7B52">
      <w:pPr>
        <w:pStyle w:val="Rubrik1"/>
      </w:pPr>
      <w:bookmarkStart w:id="460" w:name="_Ref54009755"/>
      <w:bookmarkStart w:id="461" w:name="_Toc57656106"/>
      <w:bookmarkStart w:id="462" w:name="_Ref420874022"/>
      <w:r w:rsidRPr="00903DBA">
        <w:lastRenderedPageBreak/>
        <w:t>Executable Code Generation</w:t>
      </w:r>
      <w:bookmarkEnd w:id="460"/>
      <w:bookmarkEnd w:id="461"/>
    </w:p>
    <w:p w14:paraId="37DAF005" w14:textId="37FCA278" w:rsidR="008C2C53" w:rsidRPr="00903DBA" w:rsidRDefault="0033098A" w:rsidP="008C2C53">
      <w:r w:rsidRPr="00903DBA">
        <w:t>So far i</w:t>
      </w:r>
      <w:r w:rsidR="00DF3D11" w:rsidRPr="00903DBA">
        <w:t xml:space="preserve">n this book, the </w:t>
      </w:r>
      <w:r w:rsidRPr="00903DBA">
        <w:t xml:space="preserve">compiler has generated </w:t>
      </w:r>
      <w:r w:rsidR="00DF3D11" w:rsidRPr="00903DBA">
        <w:t xml:space="preserve">assembly code </w:t>
      </w:r>
      <w:r w:rsidRPr="00903DBA">
        <w:t>files and a make file.</w:t>
      </w:r>
      <w:r w:rsidR="00DF3D11" w:rsidRPr="00903DBA">
        <w:t xml:space="preserve"> </w:t>
      </w:r>
      <w:r w:rsidR="00F1702D" w:rsidRPr="00903DBA">
        <w:t>I</w:t>
      </w:r>
      <w:r w:rsidR="00DF3D11" w:rsidRPr="00903DBA">
        <w:t>n this chapter</w:t>
      </w:r>
      <w:r w:rsidRPr="00903DBA">
        <w:t xml:space="preserve">, the compiler </w:t>
      </w:r>
      <w:r w:rsidR="00E14164" w:rsidRPr="00903DBA">
        <w:t>instead</w:t>
      </w:r>
      <w:r w:rsidR="00DF3D11" w:rsidRPr="00903DBA">
        <w:t xml:space="preserve"> </w:t>
      </w:r>
      <w:r w:rsidR="000839DC" w:rsidRPr="00903DBA">
        <w:t>generate</w:t>
      </w:r>
      <w:r w:rsidRPr="00903DBA">
        <w:t>s</w:t>
      </w:r>
      <w:r w:rsidR="000839DC" w:rsidRPr="00903DBA">
        <w:t xml:space="preserve"> </w:t>
      </w:r>
      <w:r w:rsidRPr="00903DBA">
        <w:t xml:space="preserve">an </w:t>
      </w:r>
      <w:r w:rsidR="000839DC" w:rsidRPr="00903DBA">
        <w:t xml:space="preserve">executable file. I have chosen the 16-bit .com format, which is a simple file format. </w:t>
      </w:r>
      <w:r w:rsidR="004702AD" w:rsidRPr="00903DBA">
        <w:t xml:space="preserve">Unfortunately, the format is no longer supported by Windows. Therefore, we need </w:t>
      </w:r>
      <w:r w:rsidR="00414C9B">
        <w:t xml:space="preserve">to </w:t>
      </w:r>
      <w:r w:rsidR="00AA2195" w:rsidRPr="00903DBA">
        <w:t xml:space="preserve">use a </w:t>
      </w:r>
      <w:r w:rsidR="00C14D7C" w:rsidRPr="00903DBA">
        <w:t xml:space="preserve">simulator the supports the format. </w:t>
      </w:r>
      <w:r w:rsidR="00AA2195" w:rsidRPr="00903DBA">
        <w:t xml:space="preserve">I have chosen </w:t>
      </w:r>
      <w:r w:rsidR="00942E51" w:rsidRPr="00903DBA">
        <w:rPr>
          <w:rStyle w:val="KeyWord0"/>
        </w:rPr>
        <w:t>DosBox</w:t>
      </w:r>
      <w:r w:rsidR="00C14D7C" w:rsidRPr="00903DBA">
        <w:t>, which is a simple simulator</w:t>
      </w:r>
      <w:r w:rsidR="00B30073" w:rsidRPr="00903DBA">
        <w:t xml:space="preserve"> capable of executing files in the </w:t>
      </w:r>
      <w:r w:rsidR="00942E51" w:rsidRPr="00903DBA">
        <w:rPr>
          <w:rStyle w:val="KeyWord0"/>
        </w:rPr>
        <w:t>.com</w:t>
      </w:r>
      <w:r w:rsidR="00942E51" w:rsidRPr="00903DBA">
        <w:t xml:space="preserve"> </w:t>
      </w:r>
      <w:r w:rsidR="00B30073" w:rsidRPr="00903DBA">
        <w:t>format.</w:t>
      </w:r>
    </w:p>
    <w:p w14:paraId="26FE0DEB" w14:textId="4F8B89F7" w:rsidR="009D716B" w:rsidRPr="00903DBA" w:rsidRDefault="00721ABF" w:rsidP="009D716B">
      <w:pPr>
        <w:pStyle w:val="Rubrik2"/>
      </w:pPr>
      <w:r>
        <w:t>The Windows environment</w:t>
      </w:r>
    </w:p>
    <w:p w14:paraId="58367745" w14:textId="37137E23" w:rsidR="00C14D7C" w:rsidRPr="00903DBA" w:rsidRDefault="00786AFE" w:rsidP="008C2C53">
      <w:r w:rsidRPr="00903DBA">
        <w:t xml:space="preserve">In the book so far, we have </w:t>
      </w:r>
      <w:r w:rsidR="007F767B" w:rsidRPr="00903DBA">
        <w:t>regarded</w:t>
      </w:r>
      <w:r w:rsidRPr="00903DBA">
        <w:t xml:space="preserve"> the </w:t>
      </w:r>
      <w:r w:rsidRPr="00903DBA">
        <w:rPr>
          <w:rStyle w:val="KeyWord0"/>
        </w:rPr>
        <w:t>Start.Linux</w:t>
      </w:r>
      <w:r w:rsidRPr="00903DBA">
        <w:t xml:space="preserve"> condition on several occasion</w:t>
      </w:r>
      <w:r w:rsidR="00C97215" w:rsidRPr="00903DBA">
        <w:t xml:space="preserve">s, indicating code specific for the Linux target machine. </w:t>
      </w:r>
      <w:r w:rsidR="007F767B" w:rsidRPr="00903DBA">
        <w:t xml:space="preserve">In this chapter we go the outer way around and regard the </w:t>
      </w:r>
      <w:r w:rsidR="007F767B" w:rsidRPr="00903DBA">
        <w:rPr>
          <w:rStyle w:val="KeyWord0"/>
        </w:rPr>
        <w:t>Start.Windows</w:t>
      </w:r>
      <w:r w:rsidR="007F767B" w:rsidRPr="00903DBA">
        <w:t xml:space="preserve"> condition, which indicates </w:t>
      </w:r>
      <w:r w:rsidR="00CC21E0" w:rsidRPr="00903DBA">
        <w:t>code specific for the Windows target machine</w:t>
      </w:r>
      <w:r w:rsidR="007F767B" w:rsidRPr="00903DBA">
        <w:t>.</w:t>
      </w:r>
    </w:p>
    <w:p w14:paraId="01DAC66E" w14:textId="15B58AB3" w:rsidR="00065716" w:rsidRPr="00903DBA" w:rsidRDefault="00065716" w:rsidP="008C2C53">
      <w:r w:rsidRPr="00903DBA">
        <w:t>The difference between</w:t>
      </w:r>
      <w:r w:rsidR="004F0912">
        <w:t xml:space="preserve"> </w:t>
      </w:r>
      <w:r w:rsidR="00721ABF">
        <w:t>the Windows environment</w:t>
      </w:r>
      <w:r w:rsidR="004F0912">
        <w:t xml:space="preserve">, compared to the </w:t>
      </w:r>
      <w:r w:rsidRPr="00903DBA">
        <w:t>Linu</w:t>
      </w:r>
      <w:r w:rsidR="004F0912">
        <w:t>x environment, is:</w:t>
      </w:r>
      <w:r w:rsidRPr="00903DBA">
        <w:t xml:space="preserve"> </w:t>
      </w:r>
    </w:p>
    <w:p w14:paraId="7C072229" w14:textId="7C630569" w:rsidR="00D5337C" w:rsidRPr="00903DBA" w:rsidRDefault="00D5337C" w:rsidP="008F261A">
      <w:pPr>
        <w:pStyle w:val="Liststycke"/>
        <w:numPr>
          <w:ilvl w:val="0"/>
          <w:numId w:val="184"/>
        </w:numPr>
      </w:pPr>
      <w:r w:rsidRPr="00903DBA">
        <w:t xml:space="preserve">The types </w:t>
      </w:r>
      <w:r w:rsidR="00415A13" w:rsidRPr="00903DBA">
        <w:t>hold</w:t>
      </w:r>
      <w:r w:rsidRPr="00903DBA">
        <w:t xml:space="preserve"> different sizes.</w:t>
      </w:r>
    </w:p>
    <w:p w14:paraId="57F48727" w14:textId="5E93BF0A" w:rsidR="00D5337C" w:rsidRPr="00903DBA" w:rsidRDefault="00256A4B" w:rsidP="008F261A">
      <w:pPr>
        <w:pStyle w:val="Liststycke"/>
        <w:numPr>
          <w:ilvl w:val="0"/>
          <w:numId w:val="184"/>
        </w:numPr>
      </w:pPr>
      <w:r w:rsidRPr="00903DBA">
        <w:t>A s</w:t>
      </w:r>
      <w:r w:rsidR="00CE106F" w:rsidRPr="00903DBA">
        <w:t xml:space="preserve">tatic value </w:t>
      </w:r>
      <w:r w:rsidRPr="00903DBA">
        <w:t>is</w:t>
      </w:r>
      <w:r w:rsidR="00CE106F" w:rsidRPr="00903DBA">
        <w:t xml:space="preserve"> stored as </w:t>
      </w:r>
      <w:r w:rsidRPr="00903DBA">
        <w:t xml:space="preserve">a </w:t>
      </w:r>
      <w:r w:rsidR="00354D48" w:rsidRPr="00903DBA">
        <w:t xml:space="preserve">byte list rather than </w:t>
      </w:r>
      <w:r w:rsidRPr="00903DBA">
        <w:t xml:space="preserve">a </w:t>
      </w:r>
      <w:r w:rsidR="00354D48" w:rsidRPr="00903DBA">
        <w:t>text list</w:t>
      </w:r>
      <w:r w:rsidRPr="00903DBA">
        <w:t xml:space="preserve">, with </w:t>
      </w:r>
      <w:r w:rsidR="009B515E" w:rsidRPr="00903DBA">
        <w:t>an access map</w:t>
      </w:r>
      <w:r w:rsidR="0044096F" w:rsidRPr="00903DBA">
        <w:t xml:space="preserve"> that keep</w:t>
      </w:r>
      <w:r w:rsidR="00A808FF">
        <w:t>s</w:t>
      </w:r>
      <w:r w:rsidR="0044096F" w:rsidRPr="00903DBA">
        <w:t xml:space="preserve"> track of </w:t>
      </w:r>
      <w:r w:rsidR="00A71679" w:rsidRPr="00903DBA">
        <w:t>the accesses of other static values.</w:t>
      </w:r>
    </w:p>
    <w:p w14:paraId="624CE661" w14:textId="6514C04B" w:rsidR="00A71679" w:rsidRPr="00903DBA" w:rsidRDefault="00256A4B" w:rsidP="008F261A">
      <w:pPr>
        <w:pStyle w:val="Liststycke"/>
        <w:numPr>
          <w:ilvl w:val="0"/>
          <w:numId w:val="184"/>
        </w:numPr>
      </w:pPr>
      <w:r w:rsidRPr="00903DBA">
        <w:t>A f</w:t>
      </w:r>
      <w:r w:rsidR="00A71679" w:rsidRPr="00903DBA">
        <w:t>unction</w:t>
      </w:r>
      <w:r w:rsidRPr="00903DBA">
        <w:t xml:space="preserve"> is</w:t>
      </w:r>
      <w:r w:rsidR="00A71679" w:rsidRPr="00903DBA">
        <w:t xml:space="preserve"> stored as</w:t>
      </w:r>
      <w:r w:rsidRPr="00903DBA">
        <w:t xml:space="preserve"> a</w:t>
      </w:r>
      <w:r w:rsidR="00A71679" w:rsidRPr="00903DBA">
        <w:t xml:space="preserve"> byte list</w:t>
      </w:r>
      <w:r w:rsidR="00C239B6" w:rsidRPr="00903DBA">
        <w:t>, w</w:t>
      </w:r>
      <w:r w:rsidRPr="00903DBA">
        <w:t>ith an access map</w:t>
      </w:r>
      <w:r w:rsidR="00C239B6" w:rsidRPr="00903DBA">
        <w:t>.</w:t>
      </w:r>
      <w:r w:rsidR="00094066" w:rsidRPr="00903DBA">
        <w:t xml:space="preserve"> A function also holds a call map to keep track </w:t>
      </w:r>
      <w:r w:rsidR="00730E52" w:rsidRPr="00903DBA">
        <w:t>of functions calls and a return set to keep track of the return addresses of the calls.</w:t>
      </w:r>
    </w:p>
    <w:p w14:paraId="7D1D8947" w14:textId="2FF1EF8E" w:rsidR="009835FC" w:rsidRPr="00903DBA" w:rsidRDefault="009835FC" w:rsidP="008F261A">
      <w:pPr>
        <w:pStyle w:val="Liststycke"/>
        <w:numPr>
          <w:ilvl w:val="0"/>
          <w:numId w:val="184"/>
        </w:numPr>
      </w:pPr>
      <w:r w:rsidRPr="00903DBA">
        <w:t>To exit the execution</w:t>
      </w:r>
      <w:r w:rsidR="00A05B2C" w:rsidRPr="00903DBA">
        <w:t>,</w:t>
      </w:r>
      <w:r w:rsidRPr="00903DBA">
        <w:t xml:space="preserve"> we perform an </w:t>
      </w:r>
      <w:r w:rsidR="00E94939" w:rsidRPr="00903DBA">
        <w:t>interrupt call rather than a system call.</w:t>
      </w:r>
    </w:p>
    <w:p w14:paraId="2EC26C4E" w14:textId="77777777" w:rsidR="00A808FF" w:rsidRDefault="00A05B2C" w:rsidP="008F261A">
      <w:pPr>
        <w:pStyle w:val="Liststycke"/>
        <w:numPr>
          <w:ilvl w:val="0"/>
          <w:numId w:val="184"/>
        </w:numPr>
      </w:pPr>
      <w:r w:rsidRPr="00903DBA">
        <w:t>The initialization code is different</w:t>
      </w:r>
      <w:r w:rsidR="003766CF" w:rsidRPr="00903DBA">
        <w:t>.</w:t>
      </w:r>
    </w:p>
    <w:p w14:paraId="148E0B13" w14:textId="172CDB77" w:rsidR="003766CF" w:rsidRPr="00903DBA" w:rsidRDefault="006A35C6" w:rsidP="008F261A">
      <w:pPr>
        <w:pStyle w:val="Liststycke"/>
        <w:numPr>
          <w:ilvl w:val="0"/>
          <w:numId w:val="184"/>
        </w:numPr>
      </w:pPr>
      <w:r w:rsidRPr="00903DBA">
        <w:t>The command line arguments</w:t>
      </w:r>
      <w:r w:rsidR="00A36C5C" w:rsidRPr="00903DBA">
        <w:t xml:space="preserve"> code</w:t>
      </w:r>
      <w:r w:rsidRPr="00903DBA">
        <w:t xml:space="preserve"> is also different. </w:t>
      </w:r>
      <w:r w:rsidR="00092F20" w:rsidRPr="00903DBA">
        <w:t>The command line is stored in the first 256 bytes of the segment.</w:t>
      </w:r>
    </w:p>
    <w:p w14:paraId="6D0505CB" w14:textId="77777777" w:rsidR="00EA65D7" w:rsidRPr="00903DBA" w:rsidRDefault="00EA65D7" w:rsidP="00EA65D7">
      <w:pPr>
        <w:pStyle w:val="Liststycke"/>
        <w:numPr>
          <w:ilvl w:val="0"/>
          <w:numId w:val="184"/>
        </w:numPr>
      </w:pPr>
      <w:r w:rsidRPr="00903DBA">
        <w:t>The total code, including code, static values, call stack and heap, is stored in 64 kilobytes.</w:t>
      </w:r>
    </w:p>
    <w:p w14:paraId="0FA7813B" w14:textId="1114E9D3" w:rsidR="00B70AD4" w:rsidRPr="00903DBA" w:rsidRDefault="00B70AD4" w:rsidP="008F261A">
      <w:pPr>
        <w:pStyle w:val="Liststycke"/>
        <w:numPr>
          <w:ilvl w:val="0"/>
          <w:numId w:val="184"/>
        </w:numPr>
      </w:pPr>
      <w:r w:rsidRPr="00903DBA">
        <w:t>In the standard library, we use interrupts instead of system calls to access the surrounding operating system.</w:t>
      </w:r>
    </w:p>
    <w:p w14:paraId="238B12A8" w14:textId="38E88D3A" w:rsidR="00730E52" w:rsidRPr="00903DBA" w:rsidRDefault="00730E52" w:rsidP="00BA3773">
      <w:pPr>
        <w:jc w:val="left"/>
      </w:pPr>
      <w:r w:rsidRPr="00903DBA">
        <w:t>The access</w:t>
      </w:r>
      <w:r w:rsidR="00EE238A">
        <w:t>es</w:t>
      </w:r>
      <w:r w:rsidRPr="00903DBA">
        <w:t xml:space="preserve"> and calls are stored with their unique names</w:t>
      </w:r>
      <w:r w:rsidR="00C55029" w:rsidRPr="00903DBA">
        <w:t xml:space="preserve">, </w:t>
      </w:r>
      <w:r w:rsidR="00EE238A">
        <w:t xml:space="preserve">and </w:t>
      </w:r>
      <w:r w:rsidR="00C55029" w:rsidRPr="00903DBA">
        <w:t xml:space="preserve">replaced by proper address by the linker in the next step. </w:t>
      </w:r>
      <w:r w:rsidR="004B7A67" w:rsidRPr="00903DBA">
        <w:t xml:space="preserve">The return addresses are stored as the address relative the beginning of the function and </w:t>
      </w:r>
      <w:r w:rsidR="00EE238A">
        <w:t xml:space="preserve">is </w:t>
      </w:r>
      <w:r w:rsidR="004B7A67" w:rsidRPr="00903DBA">
        <w:t>replaced by the corresponding global address by the linker.</w:t>
      </w:r>
      <w:r w:rsidRPr="00903DBA">
        <w:t xml:space="preserve"> </w:t>
      </w:r>
      <w:r w:rsidR="004B7A67" w:rsidRPr="00903DBA">
        <w:t>The reason we keep the access</w:t>
      </w:r>
      <w:r w:rsidR="00EE238A">
        <w:t>es</w:t>
      </w:r>
      <w:r w:rsidR="004B7A67" w:rsidRPr="00903DBA">
        <w:t xml:space="preserve"> an</w:t>
      </w:r>
      <w:r w:rsidR="00FE01E2" w:rsidRPr="00903DBA">
        <w:t>d</w:t>
      </w:r>
      <w:r w:rsidR="004B7A67" w:rsidRPr="00903DBA">
        <w:t xml:space="preserve"> calls in separate maps is </w:t>
      </w:r>
      <w:r w:rsidR="00D72ED6" w:rsidRPr="00903DBA">
        <w:t>that</w:t>
      </w:r>
      <w:r w:rsidR="00EE238A">
        <w:t xml:space="preserve"> </w:t>
      </w:r>
      <w:r w:rsidR="00FE01E2" w:rsidRPr="00903DBA">
        <w:t>access</w:t>
      </w:r>
      <w:r w:rsidR="00EE238A">
        <w:t>es</w:t>
      </w:r>
      <w:r w:rsidR="00FE01E2" w:rsidRPr="00903DBA">
        <w:t xml:space="preserve"> </w:t>
      </w:r>
      <w:r w:rsidR="00EE238A">
        <w:t>are</w:t>
      </w:r>
      <w:r w:rsidR="00FE01E2" w:rsidRPr="00903DBA">
        <w:t xml:space="preserve"> replaced by</w:t>
      </w:r>
      <w:r w:rsidR="009835FC" w:rsidRPr="00903DBA">
        <w:t xml:space="preserve"> </w:t>
      </w:r>
      <w:r w:rsidR="00FE01E2" w:rsidRPr="00903DBA">
        <w:t xml:space="preserve">absolute </w:t>
      </w:r>
      <w:r w:rsidR="00D72ED6" w:rsidRPr="00903DBA">
        <w:t>global address</w:t>
      </w:r>
      <w:r w:rsidR="00EE238A">
        <w:t>es</w:t>
      </w:r>
      <w:r w:rsidR="00D72ED6" w:rsidRPr="00903DBA">
        <w:t xml:space="preserve"> while call</w:t>
      </w:r>
      <w:r w:rsidR="00EE238A">
        <w:t>s are</w:t>
      </w:r>
      <w:r w:rsidR="00D72ED6" w:rsidRPr="00903DBA">
        <w:t xml:space="preserve"> replaced by address</w:t>
      </w:r>
      <w:r w:rsidR="00EE238A">
        <w:t>es</w:t>
      </w:r>
      <w:r w:rsidR="00D72ED6" w:rsidRPr="00903DBA">
        <w:t xml:space="preserve"> relative </w:t>
      </w:r>
      <w:r w:rsidR="000F61FC" w:rsidRPr="00903DBA">
        <w:t xml:space="preserve">to </w:t>
      </w:r>
      <w:r w:rsidR="00D72ED6" w:rsidRPr="00903DBA">
        <w:t>the call.</w:t>
      </w:r>
    </w:p>
    <w:p w14:paraId="7F9BCDFE" w14:textId="173A8DE6" w:rsidR="00F65204" w:rsidRPr="00903DBA" w:rsidRDefault="00F65204" w:rsidP="00571855">
      <w:pPr>
        <w:pStyle w:val="Rubrik3"/>
        <w:numPr>
          <w:ilvl w:val="2"/>
          <w:numId w:val="156"/>
        </w:numPr>
        <w:rPr>
          <w:highlight w:val="white"/>
        </w:rPr>
      </w:pPr>
      <w:bookmarkStart w:id="463" w:name="_Toc57656108"/>
      <w:r w:rsidRPr="00903DBA">
        <w:rPr>
          <w:highlight w:val="white"/>
        </w:rPr>
        <w:t>Main</w:t>
      </w:r>
      <w:bookmarkEnd w:id="463"/>
    </w:p>
    <w:p w14:paraId="3C627783" w14:textId="6CE6492F" w:rsidR="00F65204" w:rsidRPr="00903DBA" w:rsidRDefault="00F65204" w:rsidP="00F65204">
      <w:pPr>
        <w:pStyle w:val="CodeHeader"/>
        <w:rPr>
          <w:highlight w:val="white"/>
        </w:rPr>
      </w:pPr>
      <w:r w:rsidRPr="00903DBA">
        <w:rPr>
          <w:highlight w:val="white"/>
        </w:rPr>
        <w:t>Main.cs</w:t>
      </w:r>
    </w:p>
    <w:p w14:paraId="5888865B" w14:textId="77777777" w:rsidR="00F65204" w:rsidRPr="00903DBA" w:rsidRDefault="00F65204" w:rsidP="00F65204">
      <w:pPr>
        <w:pStyle w:val="Code"/>
        <w:rPr>
          <w:highlight w:val="white"/>
        </w:rPr>
      </w:pPr>
      <w:r w:rsidRPr="00903DBA">
        <w:rPr>
          <w:highlight w:val="white"/>
        </w:rPr>
        <w:t>using System;</w:t>
      </w:r>
    </w:p>
    <w:p w14:paraId="08972D26" w14:textId="77777777" w:rsidR="00F65204" w:rsidRPr="00903DBA" w:rsidRDefault="00F65204" w:rsidP="00F65204">
      <w:pPr>
        <w:pStyle w:val="Code"/>
        <w:rPr>
          <w:highlight w:val="white"/>
        </w:rPr>
      </w:pPr>
      <w:r w:rsidRPr="00903DBA">
        <w:rPr>
          <w:highlight w:val="white"/>
        </w:rPr>
        <w:t>using System.IO;</w:t>
      </w:r>
    </w:p>
    <w:p w14:paraId="2AABC759" w14:textId="77777777" w:rsidR="00F65204" w:rsidRPr="00903DBA" w:rsidRDefault="00F65204" w:rsidP="00F65204">
      <w:pPr>
        <w:pStyle w:val="Code"/>
        <w:rPr>
          <w:highlight w:val="white"/>
        </w:rPr>
      </w:pPr>
      <w:r w:rsidRPr="00903DBA">
        <w:rPr>
          <w:highlight w:val="white"/>
        </w:rPr>
        <w:t>using System.Text;</w:t>
      </w:r>
    </w:p>
    <w:p w14:paraId="1B0B722F" w14:textId="77777777" w:rsidR="00F65204" w:rsidRPr="00903DBA" w:rsidRDefault="00F65204" w:rsidP="00F65204">
      <w:pPr>
        <w:pStyle w:val="Code"/>
        <w:rPr>
          <w:highlight w:val="white"/>
        </w:rPr>
      </w:pPr>
      <w:r w:rsidRPr="00903DBA">
        <w:rPr>
          <w:highlight w:val="white"/>
        </w:rPr>
        <w:t>using System.Globalization;</w:t>
      </w:r>
    </w:p>
    <w:p w14:paraId="2128282D" w14:textId="77777777" w:rsidR="00F65204" w:rsidRPr="00903DBA" w:rsidRDefault="00F65204" w:rsidP="00F65204">
      <w:pPr>
        <w:pStyle w:val="Code"/>
        <w:rPr>
          <w:highlight w:val="white"/>
        </w:rPr>
      </w:pPr>
      <w:r w:rsidRPr="00903DBA">
        <w:rPr>
          <w:highlight w:val="white"/>
        </w:rPr>
        <w:t>using System.Collections.Generic;</w:t>
      </w:r>
    </w:p>
    <w:p w14:paraId="1C9A1B8B" w14:textId="77777777" w:rsidR="00F65204" w:rsidRPr="00903DBA" w:rsidRDefault="00F65204" w:rsidP="00F65204">
      <w:pPr>
        <w:pStyle w:val="Code"/>
        <w:rPr>
          <w:highlight w:val="white"/>
        </w:rPr>
      </w:pPr>
    </w:p>
    <w:p w14:paraId="5F1F6B20" w14:textId="77777777" w:rsidR="00F65204" w:rsidRPr="00903DBA" w:rsidRDefault="00F65204" w:rsidP="00F65204">
      <w:pPr>
        <w:pStyle w:val="Code"/>
        <w:rPr>
          <w:highlight w:val="white"/>
        </w:rPr>
      </w:pPr>
      <w:r w:rsidRPr="00903DBA">
        <w:rPr>
          <w:highlight w:val="white"/>
        </w:rPr>
        <w:t>namespace CCompiler {</w:t>
      </w:r>
    </w:p>
    <w:p w14:paraId="535D9D57" w14:textId="699F07B0" w:rsidR="00F65204" w:rsidRPr="00903DBA" w:rsidRDefault="00F65204" w:rsidP="00F65204">
      <w:pPr>
        <w:pStyle w:val="Code"/>
        <w:rPr>
          <w:highlight w:val="white"/>
        </w:rPr>
      </w:pPr>
      <w:r w:rsidRPr="00903DBA">
        <w:rPr>
          <w:highlight w:val="white"/>
        </w:rPr>
        <w:t xml:space="preserve">  public class Start {</w:t>
      </w:r>
    </w:p>
    <w:p w14:paraId="14F6DE7B" w14:textId="131229A1" w:rsidR="00F65204" w:rsidRPr="00903DBA" w:rsidRDefault="00F65204" w:rsidP="00F65204">
      <w:pPr>
        <w:pStyle w:val="Code"/>
        <w:rPr>
          <w:highlight w:val="white"/>
        </w:rPr>
      </w:pPr>
      <w:r w:rsidRPr="00903DBA">
        <w:rPr>
          <w:highlight w:val="white"/>
        </w:rPr>
        <w:t xml:space="preserve">    // ...</w:t>
      </w:r>
    </w:p>
    <w:p w14:paraId="5CB7CE7A" w14:textId="77777777" w:rsidR="00F65204" w:rsidRPr="00903DBA" w:rsidRDefault="00F65204" w:rsidP="00F65204">
      <w:pPr>
        <w:pStyle w:val="Code"/>
        <w:rPr>
          <w:highlight w:val="white"/>
        </w:rPr>
      </w:pPr>
    </w:p>
    <w:p w14:paraId="4BA53DAC" w14:textId="77777777" w:rsidR="00F65204" w:rsidRPr="00903DBA" w:rsidRDefault="00F65204" w:rsidP="00F65204">
      <w:pPr>
        <w:pStyle w:val="Code"/>
        <w:rPr>
          <w:highlight w:val="white"/>
        </w:rPr>
      </w:pPr>
      <w:r w:rsidRPr="00903DBA">
        <w:rPr>
          <w:highlight w:val="white"/>
        </w:rPr>
        <w:t xml:space="preserve">    public static void Main(string[] args){</w:t>
      </w:r>
    </w:p>
    <w:p w14:paraId="1D3610F0" w14:textId="29CB0582" w:rsidR="00F65204" w:rsidRPr="00903DBA" w:rsidRDefault="00F65204" w:rsidP="00F65204">
      <w:pPr>
        <w:pStyle w:val="Code"/>
        <w:rPr>
          <w:highlight w:val="white"/>
        </w:rPr>
      </w:pPr>
      <w:r w:rsidRPr="00903DBA">
        <w:rPr>
          <w:highlight w:val="white"/>
        </w:rPr>
        <w:t xml:space="preserve">      // ...</w:t>
      </w:r>
    </w:p>
    <w:p w14:paraId="6C9F1175" w14:textId="77777777" w:rsidR="00F65204" w:rsidRPr="00903DBA" w:rsidRDefault="00F65204" w:rsidP="00F65204">
      <w:pPr>
        <w:pStyle w:val="Code"/>
        <w:rPr>
          <w:highlight w:val="white"/>
        </w:rPr>
      </w:pPr>
    </w:p>
    <w:p w14:paraId="3143F9C9" w14:textId="5E51FA87" w:rsidR="00F65204" w:rsidRPr="00903DBA" w:rsidRDefault="00F65204" w:rsidP="00C92EA6">
      <w:pPr>
        <w:pStyle w:val="Code"/>
        <w:rPr>
          <w:highlight w:val="white"/>
        </w:rPr>
      </w:pPr>
      <w:r w:rsidRPr="00903DBA">
        <w:rPr>
          <w:highlight w:val="white"/>
        </w:rPr>
        <w:lastRenderedPageBreak/>
        <w:t xml:space="preserve">      if (</w:t>
      </w:r>
      <w:r w:rsidR="00731647" w:rsidRPr="00903DBA">
        <w:rPr>
          <w:highlight w:val="white"/>
        </w:rPr>
        <w:t>Start.Windows</w:t>
      </w:r>
      <w:r w:rsidRPr="00903DBA">
        <w:rPr>
          <w:highlight w:val="white"/>
        </w:rPr>
        <w:t>) {</w:t>
      </w:r>
    </w:p>
    <w:p w14:paraId="17D25416" w14:textId="77777777" w:rsidR="00F65204" w:rsidRPr="00903DBA" w:rsidRDefault="00F65204" w:rsidP="00C92EA6">
      <w:pPr>
        <w:pStyle w:val="Code"/>
        <w:rPr>
          <w:highlight w:val="white"/>
        </w:rPr>
      </w:pPr>
      <w:r w:rsidRPr="00903DBA">
        <w:rPr>
          <w:highlight w:val="white"/>
        </w:rPr>
        <w:t xml:space="preserve">        ObjectCodeTable.Initializer();</w:t>
      </w:r>
    </w:p>
    <w:p w14:paraId="7AF08F14" w14:textId="0A46F32A" w:rsidR="00F65204" w:rsidRPr="00903DBA" w:rsidRDefault="00F65204" w:rsidP="00C92EA6">
      <w:pPr>
        <w:pStyle w:val="Code"/>
        <w:rPr>
          <w:highlight w:val="white"/>
        </w:rPr>
      </w:pPr>
      <w:r w:rsidRPr="00903DBA">
        <w:rPr>
          <w:highlight w:val="white"/>
        </w:rPr>
        <w:t xml:space="preserve">      }</w:t>
      </w:r>
    </w:p>
    <w:p w14:paraId="5EEB4ECC" w14:textId="043ADF53" w:rsidR="00C92EA6" w:rsidRPr="00903DBA" w:rsidRDefault="00C92EA6" w:rsidP="00C92EA6">
      <w:pPr>
        <w:pStyle w:val="Code"/>
        <w:rPr>
          <w:highlight w:val="white"/>
        </w:rPr>
      </w:pPr>
    </w:p>
    <w:p w14:paraId="61962640" w14:textId="29A54F35" w:rsidR="00C92EA6" w:rsidRPr="00903DBA" w:rsidRDefault="00C92EA6" w:rsidP="00C92EA6">
      <w:pPr>
        <w:pStyle w:val="Code"/>
        <w:rPr>
          <w:highlight w:val="white"/>
        </w:rPr>
      </w:pPr>
      <w:r w:rsidRPr="00903DBA">
        <w:rPr>
          <w:highlight w:val="white"/>
        </w:rPr>
        <w:t xml:space="preserve">      // ...</w:t>
      </w:r>
    </w:p>
    <w:p w14:paraId="45DC7B52" w14:textId="3673D52D" w:rsidR="00C92EA6" w:rsidRPr="00903DBA" w:rsidRDefault="00C92EA6" w:rsidP="00C92EA6">
      <w:pPr>
        <w:pStyle w:val="Code"/>
        <w:rPr>
          <w:highlight w:val="white"/>
        </w:rPr>
      </w:pPr>
    </w:p>
    <w:p w14:paraId="63EF3D5D" w14:textId="5AC99DCA" w:rsidR="00F65204" w:rsidRPr="00903DBA" w:rsidRDefault="00C92EA6" w:rsidP="00C92EA6">
      <w:pPr>
        <w:pStyle w:val="Code"/>
        <w:rPr>
          <w:highlight w:val="white"/>
        </w:rPr>
      </w:pPr>
      <w:r w:rsidRPr="00903DBA">
        <w:rPr>
          <w:highlight w:val="white"/>
        </w:rPr>
        <w:t xml:space="preserve">      try {</w:t>
      </w:r>
    </w:p>
    <w:p w14:paraId="03B723CE" w14:textId="74580844" w:rsidR="00C92EA6" w:rsidRPr="00903DBA" w:rsidRDefault="00C92EA6" w:rsidP="00C92EA6">
      <w:pPr>
        <w:pStyle w:val="Code"/>
        <w:rPr>
          <w:highlight w:val="white"/>
        </w:rPr>
      </w:pPr>
      <w:r w:rsidRPr="00903DBA">
        <w:rPr>
          <w:highlight w:val="white"/>
        </w:rPr>
        <w:t xml:space="preserve">        // ...</w:t>
      </w:r>
    </w:p>
    <w:p w14:paraId="70420D4B" w14:textId="77777777" w:rsidR="00C92EA6" w:rsidRPr="00903DBA" w:rsidRDefault="00C92EA6" w:rsidP="00C92EA6">
      <w:pPr>
        <w:pStyle w:val="Code"/>
        <w:rPr>
          <w:highlight w:val="white"/>
        </w:rPr>
      </w:pPr>
    </w:p>
    <w:p w14:paraId="7EC11114" w14:textId="466700EB" w:rsidR="00C92EA6" w:rsidRPr="00903DBA" w:rsidRDefault="00C92EA6" w:rsidP="00C92EA6">
      <w:pPr>
        <w:pStyle w:val="Code"/>
        <w:rPr>
          <w:highlight w:val="white"/>
        </w:rPr>
      </w:pPr>
      <w:r w:rsidRPr="00903DBA">
        <w:rPr>
          <w:highlight w:val="white"/>
        </w:rPr>
        <w:t xml:space="preserve">        if (</w:t>
      </w:r>
      <w:r w:rsidR="00731647" w:rsidRPr="00903DBA">
        <w:rPr>
          <w:highlight w:val="white"/>
        </w:rPr>
        <w:t>Start.Linux</w:t>
      </w:r>
      <w:r w:rsidRPr="00903DBA">
        <w:rPr>
          <w:highlight w:val="white"/>
        </w:rPr>
        <w:t>) {</w:t>
      </w:r>
    </w:p>
    <w:p w14:paraId="1C3421C2" w14:textId="2FC9074D" w:rsidR="00C92EA6" w:rsidRPr="00903DBA" w:rsidRDefault="00C92EA6" w:rsidP="00C92EA6">
      <w:pPr>
        <w:pStyle w:val="Code"/>
        <w:rPr>
          <w:highlight w:val="white"/>
        </w:rPr>
      </w:pPr>
      <w:r w:rsidRPr="00903DBA">
        <w:rPr>
          <w:highlight w:val="white"/>
        </w:rPr>
        <w:t xml:space="preserve">          // ...</w:t>
      </w:r>
    </w:p>
    <w:p w14:paraId="3034986C" w14:textId="77777777" w:rsidR="00C92EA6" w:rsidRPr="00903DBA" w:rsidRDefault="00C92EA6" w:rsidP="00C92EA6">
      <w:pPr>
        <w:pStyle w:val="Code"/>
        <w:rPr>
          <w:highlight w:val="white"/>
        </w:rPr>
      </w:pPr>
      <w:r w:rsidRPr="00903DBA">
        <w:rPr>
          <w:highlight w:val="white"/>
        </w:rPr>
        <w:t xml:space="preserve">        }</w:t>
      </w:r>
    </w:p>
    <w:p w14:paraId="6CC826D9" w14:textId="482B4CE5" w:rsidR="00C92EA6" w:rsidRPr="00903DBA" w:rsidRDefault="009117EB" w:rsidP="009117EB">
      <w:pPr>
        <w:rPr>
          <w:highlight w:val="white"/>
        </w:rPr>
      </w:pPr>
      <w:r w:rsidRPr="00903DBA">
        <w:rPr>
          <w:highlight w:val="white"/>
        </w:rPr>
        <w:t xml:space="preserve">We iterate through the command line arguments in the same way as in Chapter </w:t>
      </w:r>
      <w:r w:rsidR="00115AE9" w:rsidRPr="00903DBA">
        <w:rPr>
          <w:highlight w:val="white"/>
        </w:rPr>
        <w:fldChar w:fldCharType="begin"/>
      </w:r>
      <w:r w:rsidR="00115AE9" w:rsidRPr="00903DBA">
        <w:rPr>
          <w:highlight w:val="white"/>
        </w:rPr>
        <w:instrText xml:space="preserve"> REF _Ref54016688 \r \h </w:instrText>
      </w:r>
      <w:r w:rsidR="00115AE9" w:rsidRPr="00903DBA">
        <w:rPr>
          <w:highlight w:val="white"/>
        </w:rPr>
      </w:r>
      <w:r w:rsidR="00115AE9" w:rsidRPr="00903DBA">
        <w:rPr>
          <w:highlight w:val="white"/>
        </w:rPr>
        <w:fldChar w:fldCharType="separate"/>
      </w:r>
      <w:r w:rsidR="00392B3E">
        <w:rPr>
          <w:highlight w:val="white"/>
        </w:rPr>
        <w:t>12</w:t>
      </w:r>
      <w:r w:rsidR="00115AE9" w:rsidRPr="00903DBA">
        <w:rPr>
          <w:highlight w:val="white"/>
        </w:rPr>
        <w:fldChar w:fldCharType="end"/>
      </w:r>
      <w:r w:rsidRPr="00903DBA">
        <w:rPr>
          <w:highlight w:val="white"/>
        </w:rPr>
        <w:t xml:space="preserve">. However, </w:t>
      </w:r>
      <w:r w:rsidR="007F5ED1" w:rsidRPr="00903DBA">
        <w:rPr>
          <w:highlight w:val="white"/>
        </w:rPr>
        <w:t>w</w:t>
      </w:r>
      <w:r w:rsidRPr="00903DBA">
        <w:rPr>
          <w:highlight w:val="white"/>
        </w:rPr>
        <w:t xml:space="preserve">e add the </w:t>
      </w:r>
      <w:r w:rsidRPr="00903DBA">
        <w:rPr>
          <w:rStyle w:val="KeyWord0"/>
          <w:highlight w:val="white"/>
        </w:rPr>
        <w:t>doLink</w:t>
      </w:r>
      <w:r w:rsidRPr="00903DBA">
        <w:rPr>
          <w:highlight w:val="white"/>
        </w:rPr>
        <w:t xml:space="preserve"> variable that is set to true if at least one </w:t>
      </w:r>
      <w:r w:rsidR="00253885" w:rsidRPr="00903DBA">
        <w:rPr>
          <w:highlight w:val="white"/>
        </w:rPr>
        <w:t xml:space="preserve">source file becomes </w:t>
      </w:r>
      <w:r w:rsidR="007F5ED1" w:rsidRPr="00903DBA">
        <w:rPr>
          <w:highlight w:val="white"/>
        </w:rPr>
        <w:t>recompiled and we thereby shall link the files into an executable file.</w:t>
      </w:r>
      <w:r w:rsidR="001603C3" w:rsidRPr="00903DBA">
        <w:rPr>
          <w:highlight w:val="white"/>
        </w:rPr>
        <w:t xml:space="preserve"> We also state the file suffix as “.obj” rather than “.asm”.</w:t>
      </w:r>
    </w:p>
    <w:p w14:paraId="558734D6" w14:textId="63C37982" w:rsidR="00C92EA6" w:rsidRPr="00903DBA" w:rsidRDefault="00C92EA6" w:rsidP="00C92EA6">
      <w:pPr>
        <w:pStyle w:val="Code"/>
        <w:rPr>
          <w:highlight w:val="white"/>
        </w:rPr>
      </w:pPr>
      <w:r w:rsidRPr="00903DBA">
        <w:rPr>
          <w:highlight w:val="white"/>
        </w:rPr>
        <w:t xml:space="preserve">        if (</w:t>
      </w:r>
      <w:r w:rsidR="00731647" w:rsidRPr="00903DBA">
        <w:rPr>
          <w:highlight w:val="white"/>
        </w:rPr>
        <w:t>Start.Windows</w:t>
      </w:r>
      <w:r w:rsidRPr="00903DBA">
        <w:rPr>
          <w:highlight w:val="white"/>
        </w:rPr>
        <w:t>) {</w:t>
      </w:r>
    </w:p>
    <w:p w14:paraId="24824B9D" w14:textId="77777777" w:rsidR="009F5ECB" w:rsidRPr="00903DBA" w:rsidRDefault="009F5ECB" w:rsidP="009F5ECB">
      <w:pPr>
        <w:pStyle w:val="Code"/>
        <w:rPr>
          <w:highlight w:val="white"/>
        </w:rPr>
      </w:pPr>
      <w:r w:rsidRPr="00903DBA">
        <w:rPr>
          <w:highlight w:val="white"/>
        </w:rPr>
        <w:t xml:space="preserve">          bool doLink = false;</w:t>
      </w:r>
    </w:p>
    <w:p w14:paraId="359B9CF4" w14:textId="77777777" w:rsidR="009F5ECB" w:rsidRPr="00903DBA" w:rsidRDefault="009F5ECB" w:rsidP="009F5ECB">
      <w:pPr>
        <w:pStyle w:val="Code"/>
        <w:rPr>
          <w:highlight w:val="white"/>
        </w:rPr>
      </w:pPr>
    </w:p>
    <w:p w14:paraId="2DE10B18" w14:textId="77777777" w:rsidR="009F5ECB" w:rsidRPr="00903DBA" w:rsidRDefault="009F5ECB" w:rsidP="009F5ECB">
      <w:pPr>
        <w:pStyle w:val="Code"/>
        <w:rPr>
          <w:highlight w:val="white"/>
        </w:rPr>
      </w:pPr>
      <w:r w:rsidRPr="00903DBA">
        <w:rPr>
          <w:highlight w:val="white"/>
        </w:rPr>
        <w:t xml:space="preserve">          foreach (string arg in argList) {</w:t>
      </w:r>
    </w:p>
    <w:p w14:paraId="2D735204" w14:textId="77777777" w:rsidR="009F5ECB" w:rsidRPr="00903DBA" w:rsidRDefault="009F5ECB" w:rsidP="009F5ECB">
      <w:pPr>
        <w:pStyle w:val="Code"/>
        <w:rPr>
          <w:highlight w:val="white"/>
        </w:rPr>
      </w:pPr>
      <w:r w:rsidRPr="00903DBA">
        <w:rPr>
          <w:highlight w:val="white"/>
        </w:rPr>
        <w:t xml:space="preserve">            FileInfo file = new FileInfo(SourcePath + arg);</w:t>
      </w:r>
    </w:p>
    <w:p w14:paraId="2B30D4B1" w14:textId="77777777" w:rsidR="001603C3" w:rsidRPr="00903DBA" w:rsidRDefault="001603C3" w:rsidP="009F5ECB">
      <w:pPr>
        <w:pStyle w:val="Code"/>
        <w:rPr>
          <w:highlight w:val="white"/>
        </w:rPr>
      </w:pPr>
    </w:p>
    <w:p w14:paraId="6B34252E" w14:textId="7F093AE6" w:rsidR="009F5ECB" w:rsidRPr="00903DBA" w:rsidRDefault="009F5ECB" w:rsidP="009F5ECB">
      <w:pPr>
        <w:pStyle w:val="Code"/>
        <w:rPr>
          <w:highlight w:val="white"/>
        </w:rPr>
      </w:pPr>
      <w:r w:rsidRPr="00903DBA">
        <w:rPr>
          <w:highlight w:val="white"/>
        </w:rPr>
        <w:t xml:space="preserve">            if (rebuild || !</w:t>
      </w:r>
      <w:r w:rsidR="008E74E1" w:rsidRPr="00903DBA">
        <w:rPr>
          <w:highlight w:val="white"/>
        </w:rPr>
        <w:t>IsGeneratedFile</w:t>
      </w:r>
      <w:r w:rsidR="00FA5797" w:rsidRPr="00903DBA">
        <w:rPr>
          <w:highlight w:val="white"/>
        </w:rPr>
        <w:t>Fresh</w:t>
      </w:r>
      <w:r w:rsidRPr="00903DBA">
        <w:rPr>
          <w:highlight w:val="white"/>
        </w:rPr>
        <w:t>(file, ".</w:t>
      </w:r>
      <w:r w:rsidR="00791F52" w:rsidRPr="00903DBA">
        <w:rPr>
          <w:highlight w:val="white"/>
        </w:rPr>
        <w:t>obj</w:t>
      </w:r>
      <w:r w:rsidRPr="00903DBA">
        <w:rPr>
          <w:highlight w:val="white"/>
        </w:rPr>
        <w:t>")) {</w:t>
      </w:r>
    </w:p>
    <w:p w14:paraId="4A834607" w14:textId="77777777" w:rsidR="009F5ECB" w:rsidRPr="00903DBA" w:rsidRDefault="009F5ECB" w:rsidP="009F5ECB">
      <w:pPr>
        <w:pStyle w:val="Code"/>
        <w:rPr>
          <w:highlight w:val="white"/>
        </w:rPr>
      </w:pPr>
      <w:r w:rsidRPr="00903DBA">
        <w:rPr>
          <w:highlight w:val="white"/>
        </w:rPr>
        <w:t xml:space="preserve">              if (print) {</w:t>
      </w:r>
    </w:p>
    <w:p w14:paraId="29225F2C" w14:textId="77777777" w:rsidR="009F5ECB" w:rsidRPr="00903DBA" w:rsidRDefault="009F5ECB" w:rsidP="009F5ECB">
      <w:pPr>
        <w:pStyle w:val="Code"/>
        <w:rPr>
          <w:highlight w:val="white"/>
        </w:rPr>
      </w:pPr>
      <w:r w:rsidRPr="00903DBA">
        <w:rPr>
          <w:highlight w:val="white"/>
        </w:rPr>
        <w:t xml:space="preserve">                Console.Out.WriteLine("Compiling \"" +</w:t>
      </w:r>
    </w:p>
    <w:p w14:paraId="26A9F2A7" w14:textId="77777777" w:rsidR="009F5ECB" w:rsidRPr="00903DBA" w:rsidRDefault="009F5ECB" w:rsidP="009F5ECB">
      <w:pPr>
        <w:pStyle w:val="Code"/>
        <w:rPr>
          <w:highlight w:val="white"/>
        </w:rPr>
      </w:pPr>
      <w:r w:rsidRPr="00903DBA">
        <w:rPr>
          <w:highlight w:val="white"/>
        </w:rPr>
        <w:t xml:space="preserve">                                      file.FullName + ".c\".");  </w:t>
      </w:r>
    </w:p>
    <w:p w14:paraId="60CEB813" w14:textId="77777777" w:rsidR="009F5ECB" w:rsidRPr="00903DBA" w:rsidRDefault="009F5ECB" w:rsidP="009F5ECB">
      <w:pPr>
        <w:pStyle w:val="Code"/>
        <w:rPr>
          <w:highlight w:val="white"/>
        </w:rPr>
      </w:pPr>
      <w:r w:rsidRPr="00903DBA">
        <w:rPr>
          <w:highlight w:val="white"/>
        </w:rPr>
        <w:t xml:space="preserve">              }</w:t>
      </w:r>
    </w:p>
    <w:p w14:paraId="75788EB6" w14:textId="77777777" w:rsidR="009F5ECB" w:rsidRPr="00903DBA" w:rsidRDefault="009F5ECB" w:rsidP="009F5ECB">
      <w:pPr>
        <w:pStyle w:val="Code"/>
        <w:rPr>
          <w:highlight w:val="white"/>
        </w:rPr>
      </w:pPr>
    </w:p>
    <w:p w14:paraId="2D07C5D8" w14:textId="77777777" w:rsidR="009F5ECB" w:rsidRPr="00903DBA" w:rsidRDefault="009F5ECB" w:rsidP="009F5ECB">
      <w:pPr>
        <w:pStyle w:val="Code"/>
        <w:rPr>
          <w:highlight w:val="white"/>
        </w:rPr>
      </w:pPr>
      <w:r w:rsidRPr="00903DBA">
        <w:rPr>
          <w:highlight w:val="white"/>
        </w:rPr>
        <w:t xml:space="preserve">              CompileSourceFile(file);</w:t>
      </w:r>
    </w:p>
    <w:p w14:paraId="3F55DBEE" w14:textId="77777777" w:rsidR="009F5ECB" w:rsidRPr="00903DBA" w:rsidRDefault="009F5ECB" w:rsidP="009F5ECB">
      <w:pPr>
        <w:pStyle w:val="Code"/>
        <w:rPr>
          <w:highlight w:val="white"/>
        </w:rPr>
      </w:pPr>
      <w:r w:rsidRPr="00903DBA">
        <w:rPr>
          <w:highlight w:val="white"/>
        </w:rPr>
        <w:t xml:space="preserve">              doLink = true;</w:t>
      </w:r>
    </w:p>
    <w:p w14:paraId="5BE30643" w14:textId="62604ABF" w:rsidR="009F5ECB" w:rsidRPr="00903DBA" w:rsidRDefault="009F5ECB" w:rsidP="009F5ECB">
      <w:pPr>
        <w:pStyle w:val="Code"/>
        <w:rPr>
          <w:highlight w:val="white"/>
        </w:rPr>
      </w:pPr>
      <w:r w:rsidRPr="00903DBA">
        <w:rPr>
          <w:highlight w:val="white"/>
        </w:rPr>
        <w:t xml:space="preserve">            }</w:t>
      </w:r>
    </w:p>
    <w:p w14:paraId="23205EF9" w14:textId="2DDA7ED7" w:rsidR="00731647" w:rsidRPr="00903DBA" w:rsidRDefault="00731647" w:rsidP="009F5ECB">
      <w:pPr>
        <w:pStyle w:val="Code"/>
        <w:rPr>
          <w:highlight w:val="white"/>
        </w:rPr>
      </w:pPr>
      <w:r w:rsidRPr="00903DBA">
        <w:rPr>
          <w:highlight w:val="white"/>
        </w:rPr>
        <w:t xml:space="preserve">          }</w:t>
      </w:r>
    </w:p>
    <w:p w14:paraId="7A8CC8E5" w14:textId="77777777" w:rsidR="00731647" w:rsidRPr="00903DBA" w:rsidRDefault="00731647" w:rsidP="00C92EA6">
      <w:pPr>
        <w:pStyle w:val="Code"/>
        <w:rPr>
          <w:highlight w:val="white"/>
        </w:rPr>
      </w:pPr>
    </w:p>
    <w:p w14:paraId="3F02E60F" w14:textId="3240C9DC" w:rsidR="00C92EA6" w:rsidRPr="00903DBA" w:rsidRDefault="00C92EA6" w:rsidP="00C92EA6">
      <w:pPr>
        <w:pStyle w:val="Code"/>
        <w:rPr>
          <w:highlight w:val="white"/>
        </w:rPr>
      </w:pPr>
      <w:r w:rsidRPr="00903DBA">
        <w:rPr>
          <w:highlight w:val="white"/>
        </w:rPr>
        <w:t xml:space="preserve">          if (doLink) {</w:t>
      </w:r>
    </w:p>
    <w:p w14:paraId="6D40B200" w14:textId="77777777" w:rsidR="00C92EA6" w:rsidRPr="00903DBA" w:rsidRDefault="00C92EA6" w:rsidP="00C92EA6">
      <w:pPr>
        <w:pStyle w:val="Code"/>
        <w:rPr>
          <w:highlight w:val="white"/>
        </w:rPr>
      </w:pPr>
      <w:r w:rsidRPr="00903DBA">
        <w:rPr>
          <w:highlight w:val="white"/>
        </w:rPr>
        <w:t xml:space="preserve">            FileInfo targetFile =</w:t>
      </w:r>
    </w:p>
    <w:p w14:paraId="65F9A10F" w14:textId="77777777" w:rsidR="00C92EA6" w:rsidRPr="00903DBA" w:rsidRDefault="00C92EA6" w:rsidP="00C92EA6">
      <w:pPr>
        <w:pStyle w:val="Code"/>
        <w:rPr>
          <w:highlight w:val="white"/>
        </w:rPr>
      </w:pPr>
      <w:r w:rsidRPr="00903DBA">
        <w:rPr>
          <w:highlight w:val="white"/>
        </w:rPr>
        <w:t xml:space="preserve">              new FileInfo(TargetPath + argList[0] + ".com");</w:t>
      </w:r>
    </w:p>
    <w:p w14:paraId="34A4AE6B" w14:textId="77777777" w:rsidR="00C92EA6" w:rsidRPr="00903DBA" w:rsidRDefault="00C92EA6" w:rsidP="00C92EA6">
      <w:pPr>
        <w:pStyle w:val="Code"/>
        <w:rPr>
          <w:highlight w:val="white"/>
        </w:rPr>
      </w:pPr>
      <w:r w:rsidRPr="00903DBA">
        <w:rPr>
          <w:highlight w:val="white"/>
        </w:rPr>
        <w:t xml:space="preserve">            Linker linker = new Linker();</w:t>
      </w:r>
    </w:p>
    <w:p w14:paraId="2CC3FCEA" w14:textId="77777777" w:rsidR="00C92EA6" w:rsidRPr="00903DBA" w:rsidRDefault="00C92EA6" w:rsidP="00C92EA6">
      <w:pPr>
        <w:pStyle w:val="Code"/>
        <w:rPr>
          <w:highlight w:val="white"/>
        </w:rPr>
      </w:pPr>
    </w:p>
    <w:p w14:paraId="75CA5FC4" w14:textId="77777777" w:rsidR="00C92EA6" w:rsidRPr="00903DBA" w:rsidRDefault="00C92EA6" w:rsidP="00C92EA6">
      <w:pPr>
        <w:pStyle w:val="Code"/>
        <w:rPr>
          <w:highlight w:val="white"/>
        </w:rPr>
      </w:pPr>
      <w:r w:rsidRPr="00903DBA">
        <w:rPr>
          <w:highlight w:val="white"/>
        </w:rPr>
        <w:t xml:space="preserve">            CCompiler_Main.Scanner.Path = null;</w:t>
      </w:r>
    </w:p>
    <w:p w14:paraId="6FC8DC55" w14:textId="77777777" w:rsidR="00C92EA6" w:rsidRPr="00903DBA" w:rsidRDefault="00C92EA6" w:rsidP="00C92EA6">
      <w:pPr>
        <w:pStyle w:val="Code"/>
        <w:rPr>
          <w:highlight w:val="white"/>
        </w:rPr>
      </w:pPr>
      <w:r w:rsidRPr="00903DBA">
        <w:rPr>
          <w:highlight w:val="white"/>
        </w:rPr>
        <w:t xml:space="preserve">            foreach (string arg in argList) {</w:t>
      </w:r>
    </w:p>
    <w:p w14:paraId="07B9AC15" w14:textId="77777777" w:rsidR="00C92EA6" w:rsidRPr="00903DBA" w:rsidRDefault="00C92EA6" w:rsidP="00C92EA6">
      <w:pPr>
        <w:pStyle w:val="Code"/>
        <w:rPr>
          <w:highlight w:val="white"/>
        </w:rPr>
      </w:pPr>
      <w:r w:rsidRPr="00903DBA">
        <w:rPr>
          <w:highlight w:val="white"/>
        </w:rPr>
        <w:t xml:space="preserve">              FileInfo file = new FileInfo(SourcePath + arg);</w:t>
      </w:r>
    </w:p>
    <w:p w14:paraId="790B5733" w14:textId="77777777" w:rsidR="00C92EA6" w:rsidRPr="00903DBA" w:rsidRDefault="00C92EA6" w:rsidP="00C92EA6">
      <w:pPr>
        <w:pStyle w:val="Code"/>
        <w:rPr>
          <w:highlight w:val="white"/>
        </w:rPr>
      </w:pPr>
    </w:p>
    <w:p w14:paraId="431D3ADC" w14:textId="77777777" w:rsidR="00C92EA6" w:rsidRPr="00903DBA" w:rsidRDefault="00C92EA6" w:rsidP="00C92EA6">
      <w:pPr>
        <w:pStyle w:val="Code"/>
        <w:rPr>
          <w:highlight w:val="white"/>
        </w:rPr>
      </w:pPr>
      <w:r w:rsidRPr="00903DBA">
        <w:rPr>
          <w:highlight w:val="white"/>
        </w:rPr>
        <w:t xml:space="preserve">              if (print) {</w:t>
      </w:r>
    </w:p>
    <w:p w14:paraId="5367E329" w14:textId="77777777" w:rsidR="00C92EA6" w:rsidRPr="00903DBA" w:rsidRDefault="00C92EA6" w:rsidP="00C92EA6">
      <w:pPr>
        <w:pStyle w:val="Code"/>
        <w:rPr>
          <w:highlight w:val="white"/>
        </w:rPr>
      </w:pPr>
      <w:r w:rsidRPr="00903DBA">
        <w:rPr>
          <w:highlight w:val="white"/>
        </w:rPr>
        <w:t xml:space="preserve">                Console.Out.WriteLine("Loading \"" + file.FullName +</w:t>
      </w:r>
    </w:p>
    <w:p w14:paraId="5382828C" w14:textId="4733CD48" w:rsidR="00C92EA6" w:rsidRPr="00903DBA" w:rsidRDefault="00C92EA6" w:rsidP="00C92EA6">
      <w:pPr>
        <w:pStyle w:val="Code"/>
        <w:rPr>
          <w:highlight w:val="white"/>
        </w:rPr>
      </w:pPr>
      <w:r w:rsidRPr="00903DBA">
        <w:rPr>
          <w:highlight w:val="white"/>
        </w:rPr>
        <w:t xml:space="preserve">                                      ".o</w:t>
      </w:r>
      <w:r w:rsidR="00FF114A" w:rsidRPr="00903DBA">
        <w:rPr>
          <w:highlight w:val="white"/>
        </w:rPr>
        <w:t>bj</w:t>
      </w:r>
      <w:r w:rsidRPr="00903DBA">
        <w:rPr>
          <w:highlight w:val="white"/>
        </w:rPr>
        <w:t xml:space="preserve">\".");  </w:t>
      </w:r>
    </w:p>
    <w:p w14:paraId="50D708DA" w14:textId="77777777" w:rsidR="00C92EA6" w:rsidRPr="00903DBA" w:rsidRDefault="00C92EA6" w:rsidP="00C92EA6">
      <w:pPr>
        <w:pStyle w:val="Code"/>
        <w:rPr>
          <w:highlight w:val="white"/>
        </w:rPr>
      </w:pPr>
      <w:r w:rsidRPr="00903DBA">
        <w:rPr>
          <w:highlight w:val="white"/>
        </w:rPr>
        <w:t xml:space="preserve">              }</w:t>
      </w:r>
    </w:p>
    <w:p w14:paraId="647B84C9" w14:textId="77777777" w:rsidR="00C92EA6" w:rsidRPr="00903DBA" w:rsidRDefault="00C92EA6" w:rsidP="00C92EA6">
      <w:pPr>
        <w:pStyle w:val="Code"/>
        <w:rPr>
          <w:highlight w:val="white"/>
        </w:rPr>
      </w:pPr>
      <w:r w:rsidRPr="00903DBA">
        <w:rPr>
          <w:highlight w:val="white"/>
        </w:rPr>
        <w:t xml:space="preserve">          </w:t>
      </w:r>
    </w:p>
    <w:p w14:paraId="71A1FAF1" w14:textId="77777777" w:rsidR="00C92EA6" w:rsidRPr="00903DBA" w:rsidRDefault="00C92EA6" w:rsidP="00C92EA6">
      <w:pPr>
        <w:pStyle w:val="Code"/>
        <w:rPr>
          <w:highlight w:val="white"/>
        </w:rPr>
      </w:pPr>
      <w:r w:rsidRPr="00903DBA">
        <w:rPr>
          <w:highlight w:val="white"/>
        </w:rPr>
        <w:t xml:space="preserve">              ReadObjectFile(file, linker);</w:t>
      </w:r>
    </w:p>
    <w:p w14:paraId="6E24ED47" w14:textId="77777777" w:rsidR="00C92EA6" w:rsidRPr="00903DBA" w:rsidRDefault="00C92EA6" w:rsidP="00C92EA6">
      <w:pPr>
        <w:pStyle w:val="Code"/>
        <w:rPr>
          <w:highlight w:val="white"/>
        </w:rPr>
      </w:pPr>
      <w:r w:rsidRPr="00903DBA">
        <w:rPr>
          <w:highlight w:val="white"/>
        </w:rPr>
        <w:t xml:space="preserve">            }</w:t>
      </w:r>
    </w:p>
    <w:p w14:paraId="19AFB535" w14:textId="77777777" w:rsidR="00C92EA6" w:rsidRPr="00903DBA" w:rsidRDefault="00C92EA6" w:rsidP="00C92EA6">
      <w:pPr>
        <w:pStyle w:val="Code"/>
        <w:rPr>
          <w:highlight w:val="white"/>
        </w:rPr>
      </w:pPr>
    </w:p>
    <w:p w14:paraId="04C761D6" w14:textId="77777777" w:rsidR="00C92EA6" w:rsidRPr="00903DBA" w:rsidRDefault="00C92EA6" w:rsidP="00C92EA6">
      <w:pPr>
        <w:pStyle w:val="Code"/>
        <w:rPr>
          <w:highlight w:val="white"/>
        </w:rPr>
      </w:pPr>
      <w:r w:rsidRPr="00903DBA">
        <w:rPr>
          <w:highlight w:val="white"/>
        </w:rPr>
        <w:t xml:space="preserve">            linker.Generate(targetFile);</w:t>
      </w:r>
    </w:p>
    <w:p w14:paraId="70010F54" w14:textId="77777777" w:rsidR="00C92EA6" w:rsidRPr="00903DBA" w:rsidRDefault="00C92EA6" w:rsidP="00C92EA6">
      <w:pPr>
        <w:pStyle w:val="Code"/>
        <w:rPr>
          <w:highlight w:val="white"/>
        </w:rPr>
      </w:pPr>
      <w:r w:rsidRPr="00903DBA">
        <w:rPr>
          <w:highlight w:val="white"/>
        </w:rPr>
        <w:t xml:space="preserve">          }</w:t>
      </w:r>
    </w:p>
    <w:p w14:paraId="73B5F961" w14:textId="77777777" w:rsidR="00C92EA6" w:rsidRPr="00903DBA" w:rsidRDefault="00C92EA6" w:rsidP="00C92EA6">
      <w:pPr>
        <w:pStyle w:val="Code"/>
        <w:rPr>
          <w:highlight w:val="white"/>
        </w:rPr>
      </w:pPr>
      <w:r w:rsidRPr="00903DBA">
        <w:rPr>
          <w:highlight w:val="white"/>
        </w:rPr>
        <w:t xml:space="preserve">          else if (print) {</w:t>
      </w:r>
    </w:p>
    <w:p w14:paraId="272D05C9" w14:textId="77777777" w:rsidR="00C92EA6" w:rsidRPr="00903DBA" w:rsidRDefault="00C92EA6" w:rsidP="00C92EA6">
      <w:pPr>
        <w:pStyle w:val="Code"/>
        <w:rPr>
          <w:highlight w:val="white"/>
        </w:rPr>
      </w:pPr>
      <w:r w:rsidRPr="00903DBA">
        <w:rPr>
          <w:highlight w:val="white"/>
        </w:rPr>
        <w:t xml:space="preserve">            Console.Out.WriteLine(SourcePath + argList[0] +</w:t>
      </w:r>
    </w:p>
    <w:p w14:paraId="0543BA21" w14:textId="77777777" w:rsidR="00C92EA6" w:rsidRPr="00903DBA" w:rsidRDefault="00C92EA6" w:rsidP="00C92EA6">
      <w:pPr>
        <w:pStyle w:val="Code"/>
        <w:rPr>
          <w:highlight w:val="white"/>
        </w:rPr>
      </w:pPr>
      <w:r w:rsidRPr="00903DBA">
        <w:rPr>
          <w:highlight w:val="white"/>
        </w:rPr>
        <w:t xml:space="preserve">                                  ".com is up-to-date.");</w:t>
      </w:r>
    </w:p>
    <w:p w14:paraId="124829C1" w14:textId="77777777" w:rsidR="00C92EA6" w:rsidRPr="00903DBA" w:rsidRDefault="00C92EA6" w:rsidP="00C92EA6">
      <w:pPr>
        <w:pStyle w:val="Code"/>
        <w:rPr>
          <w:highlight w:val="white"/>
        </w:rPr>
      </w:pPr>
      <w:r w:rsidRPr="00903DBA">
        <w:rPr>
          <w:highlight w:val="white"/>
        </w:rPr>
        <w:t xml:space="preserve">          }</w:t>
      </w:r>
    </w:p>
    <w:p w14:paraId="75769991" w14:textId="3104D914" w:rsidR="00C92EA6" w:rsidRPr="00903DBA" w:rsidRDefault="00C92EA6" w:rsidP="00C92EA6">
      <w:pPr>
        <w:pStyle w:val="Code"/>
        <w:rPr>
          <w:highlight w:val="white"/>
        </w:rPr>
      </w:pPr>
      <w:r w:rsidRPr="00903DBA">
        <w:rPr>
          <w:highlight w:val="white"/>
        </w:rPr>
        <w:lastRenderedPageBreak/>
        <w:t xml:space="preserve">        }</w:t>
      </w:r>
    </w:p>
    <w:p w14:paraId="22089E39" w14:textId="3FAAAEE6" w:rsidR="00C92EA6" w:rsidRPr="00903DBA" w:rsidRDefault="00C92EA6" w:rsidP="00C92EA6">
      <w:pPr>
        <w:pStyle w:val="Code"/>
        <w:rPr>
          <w:highlight w:val="white"/>
        </w:rPr>
      </w:pPr>
    </w:p>
    <w:p w14:paraId="12047E41" w14:textId="612F4FBB" w:rsidR="00C92EA6" w:rsidRPr="00903DBA" w:rsidRDefault="00C92EA6" w:rsidP="00C92EA6">
      <w:pPr>
        <w:pStyle w:val="Code"/>
        <w:rPr>
          <w:highlight w:val="white"/>
        </w:rPr>
      </w:pPr>
      <w:r w:rsidRPr="00903DBA">
        <w:rPr>
          <w:highlight w:val="white"/>
        </w:rPr>
        <w:t xml:space="preserve">        // ...</w:t>
      </w:r>
    </w:p>
    <w:p w14:paraId="6F129458" w14:textId="3B70C3F1" w:rsidR="00C92EA6" w:rsidRPr="00903DBA" w:rsidRDefault="00C92EA6" w:rsidP="00C92EA6">
      <w:pPr>
        <w:pStyle w:val="Code"/>
        <w:rPr>
          <w:highlight w:val="white"/>
        </w:rPr>
      </w:pPr>
      <w:r w:rsidRPr="00903DBA">
        <w:rPr>
          <w:highlight w:val="white"/>
        </w:rPr>
        <w:t xml:space="preserve">      }</w:t>
      </w:r>
    </w:p>
    <w:p w14:paraId="02B74397" w14:textId="69B40BAC" w:rsidR="00F65204" w:rsidRPr="00903DBA" w:rsidRDefault="00F65204" w:rsidP="00C92EA6">
      <w:pPr>
        <w:pStyle w:val="Code"/>
        <w:rPr>
          <w:highlight w:val="white"/>
        </w:rPr>
      </w:pPr>
      <w:r w:rsidRPr="00903DBA">
        <w:rPr>
          <w:highlight w:val="white"/>
        </w:rPr>
        <w:t xml:space="preserve">    }</w:t>
      </w:r>
    </w:p>
    <w:p w14:paraId="3B30C1F1" w14:textId="2B18E513" w:rsidR="00F01798" w:rsidRPr="00903DBA" w:rsidRDefault="00F01798" w:rsidP="00F01798">
      <w:pPr>
        <w:pStyle w:val="Code"/>
        <w:rPr>
          <w:highlight w:val="white"/>
        </w:rPr>
      </w:pPr>
    </w:p>
    <w:p w14:paraId="7518E563" w14:textId="7DC02A6C" w:rsidR="00F01798" w:rsidRPr="00903DBA" w:rsidRDefault="00F01798" w:rsidP="00F01798">
      <w:pPr>
        <w:pStyle w:val="Code"/>
        <w:rPr>
          <w:highlight w:val="white"/>
        </w:rPr>
      </w:pPr>
      <w:r w:rsidRPr="00903DBA">
        <w:rPr>
          <w:highlight w:val="white"/>
        </w:rPr>
        <w:t xml:space="preserve">    // ...</w:t>
      </w:r>
    </w:p>
    <w:p w14:paraId="50285C88" w14:textId="77777777" w:rsidR="00F01798" w:rsidRPr="00903DBA" w:rsidRDefault="00F01798" w:rsidP="00F01798">
      <w:pPr>
        <w:pStyle w:val="Code"/>
        <w:rPr>
          <w:highlight w:val="white"/>
        </w:rPr>
      </w:pPr>
    </w:p>
    <w:p w14:paraId="750E69D4" w14:textId="77777777" w:rsidR="00F01798" w:rsidRPr="00903DBA" w:rsidRDefault="00F01798" w:rsidP="00F01798">
      <w:pPr>
        <w:pStyle w:val="Code"/>
        <w:rPr>
          <w:highlight w:val="white"/>
        </w:rPr>
      </w:pPr>
      <w:r w:rsidRPr="00903DBA">
        <w:rPr>
          <w:highlight w:val="white"/>
        </w:rPr>
        <w:t xml:space="preserve">    public static void CompileSourceFile(FileInfo file) {</w:t>
      </w:r>
    </w:p>
    <w:p w14:paraId="29DAC6E2" w14:textId="77777777" w:rsidR="00F01798" w:rsidRPr="00903DBA" w:rsidRDefault="00F01798" w:rsidP="00F01798">
      <w:pPr>
        <w:pStyle w:val="Code"/>
        <w:rPr>
          <w:highlight w:val="white"/>
        </w:rPr>
      </w:pPr>
      <w:r w:rsidRPr="00903DBA">
        <w:rPr>
          <w:highlight w:val="white"/>
        </w:rPr>
        <w:t xml:space="preserve">      // ...</w:t>
      </w:r>
    </w:p>
    <w:p w14:paraId="3E801C41" w14:textId="7B1FF81F" w:rsidR="00F01798" w:rsidRPr="00903DBA" w:rsidRDefault="00F01798" w:rsidP="00F01798">
      <w:pPr>
        <w:pStyle w:val="Code"/>
        <w:rPr>
          <w:highlight w:val="white"/>
        </w:rPr>
      </w:pPr>
    </w:p>
    <w:p w14:paraId="4D6B340E" w14:textId="34D0446E" w:rsidR="00F86C24" w:rsidRPr="00903DBA" w:rsidRDefault="00F86C24" w:rsidP="00F86C24">
      <w:pPr>
        <w:pStyle w:val="Code"/>
        <w:rPr>
          <w:highlight w:val="white"/>
        </w:rPr>
      </w:pPr>
      <w:r w:rsidRPr="00903DBA">
        <w:rPr>
          <w:highlight w:val="white"/>
        </w:rPr>
        <w:t xml:space="preserve">      if (</w:t>
      </w:r>
      <w:r w:rsidR="00731647" w:rsidRPr="00903DBA">
        <w:rPr>
          <w:highlight w:val="white"/>
        </w:rPr>
        <w:t>Start.Linux</w:t>
      </w:r>
      <w:r w:rsidRPr="00903DBA">
        <w:rPr>
          <w:highlight w:val="white"/>
        </w:rPr>
        <w:t>) {</w:t>
      </w:r>
    </w:p>
    <w:p w14:paraId="42731BF2" w14:textId="5A77DC0E" w:rsidR="00F86C24" w:rsidRPr="00903DBA" w:rsidRDefault="00F86C24" w:rsidP="00F86C24">
      <w:pPr>
        <w:pStyle w:val="Code"/>
        <w:rPr>
          <w:highlight w:val="white"/>
        </w:rPr>
      </w:pPr>
      <w:r w:rsidRPr="00903DBA">
        <w:rPr>
          <w:highlight w:val="white"/>
        </w:rPr>
        <w:t xml:space="preserve">        // ...</w:t>
      </w:r>
    </w:p>
    <w:p w14:paraId="147EC1AA" w14:textId="474FD1DC" w:rsidR="00F86C24" w:rsidRPr="00903DBA" w:rsidRDefault="00F86C24" w:rsidP="00F86C24">
      <w:pPr>
        <w:pStyle w:val="Code"/>
        <w:rPr>
          <w:highlight w:val="white"/>
        </w:rPr>
      </w:pPr>
      <w:r w:rsidRPr="00903DBA">
        <w:rPr>
          <w:highlight w:val="white"/>
        </w:rPr>
        <w:t xml:space="preserve">      }</w:t>
      </w:r>
    </w:p>
    <w:p w14:paraId="5C32B000" w14:textId="1F96C9FE" w:rsidR="00F86C24" w:rsidRPr="00903DBA" w:rsidRDefault="00F86C24" w:rsidP="00F86C24">
      <w:pPr>
        <w:pStyle w:val="Code"/>
        <w:rPr>
          <w:highlight w:val="white"/>
        </w:rPr>
      </w:pPr>
    </w:p>
    <w:p w14:paraId="76CFCE84" w14:textId="472FE698" w:rsidR="00F86C24" w:rsidRPr="00903DBA" w:rsidRDefault="00F86C24" w:rsidP="00F86C24">
      <w:pPr>
        <w:pStyle w:val="Code"/>
        <w:rPr>
          <w:highlight w:val="white"/>
        </w:rPr>
      </w:pPr>
      <w:r w:rsidRPr="00903DBA">
        <w:rPr>
          <w:highlight w:val="white"/>
        </w:rPr>
        <w:t xml:space="preserve">      // ...</w:t>
      </w:r>
    </w:p>
    <w:p w14:paraId="13AE2279" w14:textId="77777777" w:rsidR="00F86C24" w:rsidRPr="00903DBA" w:rsidRDefault="00F86C24" w:rsidP="00F86C24">
      <w:pPr>
        <w:pStyle w:val="Code"/>
        <w:rPr>
          <w:highlight w:val="white"/>
        </w:rPr>
      </w:pPr>
    </w:p>
    <w:p w14:paraId="3BBDDC84" w14:textId="7ECA414D" w:rsidR="00F86C24" w:rsidRPr="00903DBA" w:rsidRDefault="00F86C24" w:rsidP="00F86C24">
      <w:pPr>
        <w:pStyle w:val="Code"/>
        <w:rPr>
          <w:highlight w:val="white"/>
        </w:rPr>
      </w:pPr>
      <w:r w:rsidRPr="00903DBA">
        <w:rPr>
          <w:highlight w:val="white"/>
        </w:rPr>
        <w:t xml:space="preserve">      if (</w:t>
      </w:r>
      <w:r w:rsidR="00731647" w:rsidRPr="00903DBA">
        <w:rPr>
          <w:highlight w:val="white"/>
        </w:rPr>
        <w:t>Start.Windows</w:t>
      </w:r>
      <w:r w:rsidRPr="00903DBA">
        <w:rPr>
          <w:highlight w:val="white"/>
        </w:rPr>
        <w:t>) {</w:t>
      </w:r>
    </w:p>
    <w:p w14:paraId="7DC188FE" w14:textId="77777777" w:rsidR="00F86C24" w:rsidRPr="00903DBA" w:rsidRDefault="00F86C24" w:rsidP="00F86C24">
      <w:pPr>
        <w:pStyle w:val="Code"/>
        <w:rPr>
          <w:highlight w:val="white"/>
        </w:rPr>
      </w:pPr>
      <w:r w:rsidRPr="00903DBA">
        <w:rPr>
          <w:highlight w:val="white"/>
        </w:rPr>
        <w:t xml:space="preserve">        FileInfo objectFile = new FileInfo(file.FullName + ".obj");</w:t>
      </w:r>
    </w:p>
    <w:p w14:paraId="04B17EB3" w14:textId="77777777" w:rsidR="00F86C24" w:rsidRPr="00903DBA" w:rsidRDefault="00F86C24" w:rsidP="00F86C24">
      <w:pPr>
        <w:pStyle w:val="Code"/>
        <w:rPr>
          <w:highlight w:val="white"/>
        </w:rPr>
      </w:pPr>
      <w:r w:rsidRPr="00903DBA">
        <w:rPr>
          <w:highlight w:val="white"/>
        </w:rPr>
        <w:t xml:space="preserve">        BinaryWriter binaryWriter =</w:t>
      </w:r>
    </w:p>
    <w:p w14:paraId="28564769" w14:textId="77777777" w:rsidR="00F86C24" w:rsidRPr="00903DBA" w:rsidRDefault="00F86C24" w:rsidP="00F86C24">
      <w:pPr>
        <w:pStyle w:val="Code"/>
        <w:rPr>
          <w:highlight w:val="white"/>
        </w:rPr>
      </w:pPr>
      <w:r w:rsidRPr="00903DBA">
        <w:rPr>
          <w:highlight w:val="white"/>
        </w:rPr>
        <w:t xml:space="preserve">          new BinaryWriter(File.Open(objectFile.FullName, FileMode.Create));</w:t>
      </w:r>
    </w:p>
    <w:p w14:paraId="10FE4B55" w14:textId="77777777" w:rsidR="00F86C24" w:rsidRPr="00903DBA" w:rsidRDefault="00F86C24" w:rsidP="00F86C24">
      <w:pPr>
        <w:pStyle w:val="Code"/>
        <w:rPr>
          <w:highlight w:val="white"/>
        </w:rPr>
      </w:pPr>
    </w:p>
    <w:p w14:paraId="069CBA99" w14:textId="22CB7E0E" w:rsidR="00F86C24" w:rsidRPr="00903DBA" w:rsidRDefault="00F86C24" w:rsidP="00F86C24">
      <w:pPr>
        <w:pStyle w:val="Code"/>
        <w:rPr>
          <w:highlight w:val="white"/>
        </w:rPr>
      </w:pPr>
      <w:r w:rsidRPr="00903DBA">
        <w:rPr>
          <w:highlight w:val="white"/>
        </w:rPr>
        <w:t xml:space="preserve">        binaryWriter.Write(</w:t>
      </w:r>
      <w:r w:rsidR="005E3B60" w:rsidRPr="00903DBA">
        <w:rPr>
          <w:highlight w:val="white"/>
        </w:rPr>
        <w:t>SymbolTable.StaticSet.</w:t>
      </w:r>
      <w:r w:rsidRPr="00903DBA">
        <w:rPr>
          <w:highlight w:val="white"/>
        </w:rPr>
        <w:t xml:space="preserve">Count);    </w:t>
      </w:r>
    </w:p>
    <w:p w14:paraId="45AF3455" w14:textId="34C06B5E" w:rsidR="00F86C24" w:rsidRPr="00903DBA" w:rsidRDefault="00F86C24" w:rsidP="00F86C24">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6D7775EC" w14:textId="50D41516" w:rsidR="00F86C24" w:rsidRPr="00903DBA" w:rsidRDefault="00F86C24" w:rsidP="00F86C24">
      <w:pPr>
        <w:pStyle w:val="Code"/>
        <w:rPr>
          <w:highlight w:val="white"/>
        </w:rPr>
      </w:pPr>
      <w:r w:rsidRPr="00903DBA">
        <w:rPr>
          <w:highlight w:val="white"/>
        </w:rPr>
        <w:t xml:space="preserve">          staticSymbol.</w:t>
      </w:r>
      <w:r w:rsidR="00697ECC" w:rsidRPr="00903DBA">
        <w:rPr>
          <w:highlight w:val="white"/>
        </w:rPr>
        <w:t>Write</w:t>
      </w:r>
      <w:r w:rsidRPr="00903DBA">
        <w:rPr>
          <w:highlight w:val="white"/>
        </w:rPr>
        <w:t>(binaryWriter);</w:t>
      </w:r>
    </w:p>
    <w:p w14:paraId="1AF3BECC" w14:textId="77777777" w:rsidR="00F86C24" w:rsidRPr="00903DBA" w:rsidRDefault="00F86C24" w:rsidP="00F86C24">
      <w:pPr>
        <w:pStyle w:val="Code"/>
        <w:rPr>
          <w:highlight w:val="white"/>
        </w:rPr>
      </w:pPr>
      <w:r w:rsidRPr="00903DBA">
        <w:rPr>
          <w:highlight w:val="white"/>
        </w:rPr>
        <w:t xml:space="preserve">        }</w:t>
      </w:r>
    </w:p>
    <w:p w14:paraId="13EB467E" w14:textId="77777777" w:rsidR="00F86C24" w:rsidRPr="00903DBA" w:rsidRDefault="00F86C24" w:rsidP="00F86C24">
      <w:pPr>
        <w:pStyle w:val="Code"/>
        <w:rPr>
          <w:highlight w:val="white"/>
        </w:rPr>
      </w:pPr>
    </w:p>
    <w:p w14:paraId="43FC13F5" w14:textId="77777777" w:rsidR="00F86C24" w:rsidRPr="00903DBA" w:rsidRDefault="00F86C24" w:rsidP="00F86C24">
      <w:pPr>
        <w:pStyle w:val="Code"/>
        <w:rPr>
          <w:highlight w:val="white"/>
        </w:rPr>
      </w:pPr>
      <w:r w:rsidRPr="00903DBA">
        <w:rPr>
          <w:highlight w:val="white"/>
        </w:rPr>
        <w:t xml:space="preserve">        binaryWriter.Close();</w:t>
      </w:r>
    </w:p>
    <w:p w14:paraId="38968315" w14:textId="77777777" w:rsidR="00F86C24" w:rsidRPr="00903DBA" w:rsidRDefault="00F86C24" w:rsidP="00F86C24">
      <w:pPr>
        <w:pStyle w:val="Code"/>
        <w:rPr>
          <w:highlight w:val="white"/>
        </w:rPr>
      </w:pPr>
      <w:r w:rsidRPr="00903DBA">
        <w:rPr>
          <w:highlight w:val="white"/>
        </w:rPr>
        <w:t xml:space="preserve">      }</w:t>
      </w:r>
    </w:p>
    <w:p w14:paraId="35A20587" w14:textId="4120CBFA" w:rsidR="00F01798" w:rsidRPr="00903DBA" w:rsidRDefault="00F01798" w:rsidP="00C92EA6">
      <w:pPr>
        <w:pStyle w:val="Code"/>
        <w:rPr>
          <w:highlight w:val="white"/>
        </w:rPr>
      </w:pPr>
      <w:r w:rsidRPr="00903DBA">
        <w:rPr>
          <w:highlight w:val="white"/>
        </w:rPr>
        <w:t xml:space="preserve">    }</w:t>
      </w:r>
    </w:p>
    <w:p w14:paraId="2C57EFB4" w14:textId="5487B89F" w:rsidR="00F65204" w:rsidRPr="00903DBA" w:rsidRDefault="00F65204" w:rsidP="00C92EA6">
      <w:pPr>
        <w:pStyle w:val="Code"/>
        <w:rPr>
          <w:highlight w:val="white"/>
        </w:rPr>
      </w:pPr>
      <w:r w:rsidRPr="00903DBA">
        <w:rPr>
          <w:highlight w:val="white"/>
        </w:rPr>
        <w:t xml:space="preserve">  }</w:t>
      </w:r>
    </w:p>
    <w:p w14:paraId="5992949F" w14:textId="78D8FB58" w:rsidR="00F65204" w:rsidRPr="00903DBA" w:rsidRDefault="00F65204" w:rsidP="00F65204">
      <w:pPr>
        <w:pStyle w:val="Code"/>
        <w:rPr>
          <w:highlight w:val="white"/>
        </w:rPr>
      </w:pPr>
      <w:r w:rsidRPr="00903DBA">
        <w:rPr>
          <w:highlight w:val="white"/>
        </w:rPr>
        <w:t>}</w:t>
      </w:r>
    </w:p>
    <w:p w14:paraId="5383C72A" w14:textId="5190B1B7" w:rsidR="00CF7245" w:rsidRPr="00903DBA" w:rsidRDefault="00CF7245" w:rsidP="00CF7245">
      <w:pPr>
        <w:rPr>
          <w:highlight w:val="white"/>
        </w:rPr>
      </w:pPr>
      <w:r w:rsidRPr="00903DBA">
        <w:rPr>
          <w:highlight w:val="white"/>
        </w:rPr>
        <w:t xml:space="preserve">The </w:t>
      </w:r>
      <w:r w:rsidRPr="00903DBA">
        <w:rPr>
          <w:rStyle w:val="KeyWord0"/>
          <w:highlight w:val="white"/>
        </w:rPr>
        <w:t>ReadObjectFile</w:t>
      </w:r>
      <w:r w:rsidRPr="00903DBA">
        <w:rPr>
          <w:highlight w:val="white"/>
        </w:rPr>
        <w:t xml:space="preserve"> method is called for reading an object file when it is not necessary to recompile the source file. An object file is made up by static object, and we read </w:t>
      </w:r>
      <w:r w:rsidR="00F72D22" w:rsidRPr="00903DBA">
        <w:rPr>
          <w:highlight w:val="white"/>
        </w:rPr>
        <w:t>the object and add them to the linker.</w:t>
      </w:r>
      <w:r w:rsidRPr="00903DBA">
        <w:rPr>
          <w:highlight w:val="white"/>
        </w:rPr>
        <w:t xml:space="preserve"> </w:t>
      </w:r>
    </w:p>
    <w:p w14:paraId="017C847B" w14:textId="77777777" w:rsidR="00CF7245" w:rsidRPr="00903DBA" w:rsidRDefault="00CF7245" w:rsidP="00CF7245">
      <w:pPr>
        <w:pStyle w:val="Code"/>
        <w:rPr>
          <w:highlight w:val="white"/>
        </w:rPr>
      </w:pPr>
      <w:r w:rsidRPr="00903DBA">
        <w:rPr>
          <w:highlight w:val="white"/>
        </w:rPr>
        <w:t xml:space="preserve">    public static void ReadObjectFile(FileInfo file, Linker linker) {</w:t>
      </w:r>
    </w:p>
    <w:p w14:paraId="20F31D94" w14:textId="77777777" w:rsidR="00CF7245" w:rsidRPr="00903DBA" w:rsidRDefault="00CF7245" w:rsidP="00CF7245">
      <w:pPr>
        <w:pStyle w:val="Code"/>
        <w:rPr>
          <w:highlight w:val="white"/>
        </w:rPr>
      </w:pPr>
      <w:r w:rsidRPr="00903DBA">
        <w:rPr>
          <w:highlight w:val="white"/>
        </w:rPr>
        <w:t xml:space="preserve">      FileInfo objectFile = new FileInfo(file.FullName + ".obj");</w:t>
      </w:r>
    </w:p>
    <w:p w14:paraId="29C287C4" w14:textId="77777777" w:rsidR="00CF7245" w:rsidRPr="00903DBA" w:rsidRDefault="00CF7245" w:rsidP="00CF7245">
      <w:pPr>
        <w:pStyle w:val="Code"/>
        <w:rPr>
          <w:highlight w:val="white"/>
        </w:rPr>
      </w:pPr>
    </w:p>
    <w:p w14:paraId="26DF36BF" w14:textId="77777777" w:rsidR="00CF7245" w:rsidRPr="00903DBA" w:rsidRDefault="00CF7245" w:rsidP="00CF7245">
      <w:pPr>
        <w:pStyle w:val="Code"/>
        <w:rPr>
          <w:highlight w:val="white"/>
        </w:rPr>
      </w:pPr>
      <w:r w:rsidRPr="00903DBA">
        <w:rPr>
          <w:highlight w:val="white"/>
        </w:rPr>
        <w:t xml:space="preserve">      try {</w:t>
      </w:r>
    </w:p>
    <w:p w14:paraId="5C43F29F" w14:textId="77777777" w:rsidR="00CF7245" w:rsidRPr="00903DBA" w:rsidRDefault="00CF7245" w:rsidP="00CF7245">
      <w:pPr>
        <w:pStyle w:val="Code"/>
        <w:rPr>
          <w:highlight w:val="white"/>
        </w:rPr>
      </w:pPr>
      <w:r w:rsidRPr="00903DBA">
        <w:rPr>
          <w:highlight w:val="white"/>
        </w:rPr>
        <w:t xml:space="preserve">        BinaryReader dataInputStream =</w:t>
      </w:r>
    </w:p>
    <w:p w14:paraId="35BFACEB" w14:textId="77777777" w:rsidR="00CF7245" w:rsidRPr="00903DBA" w:rsidRDefault="00CF7245" w:rsidP="00CF7245">
      <w:pPr>
        <w:pStyle w:val="Code"/>
        <w:rPr>
          <w:highlight w:val="white"/>
        </w:rPr>
      </w:pPr>
      <w:r w:rsidRPr="00903DBA">
        <w:rPr>
          <w:highlight w:val="white"/>
        </w:rPr>
        <w:t xml:space="preserve">          new BinaryReader(File.OpenRead(objectFile.FullName));</w:t>
      </w:r>
    </w:p>
    <w:p w14:paraId="15598BCA" w14:textId="2304488F" w:rsidR="00CF7245" w:rsidRPr="00903DBA" w:rsidRDefault="00FE60F5" w:rsidP="00483C26">
      <w:pPr>
        <w:rPr>
          <w:highlight w:val="white"/>
        </w:rPr>
      </w:pPr>
      <w:r w:rsidRPr="00903DBA">
        <w:rPr>
          <w:highlight w:val="white"/>
        </w:rPr>
        <w:t>The first value of the file is the number of static objects.</w:t>
      </w:r>
      <w:r w:rsidR="001454D4" w:rsidRPr="00903DBA">
        <w:rPr>
          <w:highlight w:val="white"/>
        </w:rPr>
        <w:t xml:space="preserve"> For each object we call the </w:t>
      </w:r>
      <w:r w:rsidR="001454D4" w:rsidRPr="00483C26">
        <w:rPr>
          <w:rStyle w:val="KeyWord0"/>
          <w:highlight w:val="white"/>
        </w:rPr>
        <w:t>Load</w:t>
      </w:r>
      <w:r w:rsidR="001454D4" w:rsidRPr="00903DBA">
        <w:rPr>
          <w:highlight w:val="white"/>
        </w:rPr>
        <w:t xml:space="preserve"> method of the </w:t>
      </w:r>
      <w:r w:rsidR="001454D4" w:rsidRPr="00903DBA">
        <w:rPr>
          <w:rStyle w:val="KeyWord0"/>
          <w:highlight w:val="white"/>
        </w:rPr>
        <w:t>StaticSymbolWindows</w:t>
      </w:r>
      <w:r w:rsidR="001454D4" w:rsidRPr="00903DBA">
        <w:rPr>
          <w:highlight w:val="white"/>
        </w:rPr>
        <w:t xml:space="preserve"> class and the </w:t>
      </w:r>
      <w:r w:rsidR="001454D4" w:rsidRPr="00903DBA">
        <w:rPr>
          <w:rStyle w:val="KeyWord0"/>
          <w:highlight w:val="white"/>
        </w:rPr>
        <w:t>Add</w:t>
      </w:r>
      <w:r w:rsidR="001454D4" w:rsidRPr="00903DBA">
        <w:rPr>
          <w:highlight w:val="white"/>
        </w:rPr>
        <w:t xml:space="preserve"> method of the </w:t>
      </w:r>
      <w:r w:rsidR="001454D4" w:rsidRPr="00903DBA">
        <w:rPr>
          <w:rStyle w:val="KeyWord0"/>
          <w:highlight w:val="white"/>
        </w:rPr>
        <w:t>Linker</w:t>
      </w:r>
      <w:r w:rsidR="001454D4" w:rsidRPr="00903DBA">
        <w:rPr>
          <w:highlight w:val="white"/>
        </w:rPr>
        <w:t xml:space="preserve"> class.</w:t>
      </w:r>
    </w:p>
    <w:p w14:paraId="275484C0" w14:textId="77777777" w:rsidR="00CF7245" w:rsidRPr="00903DBA" w:rsidRDefault="00CF7245" w:rsidP="00CF7245">
      <w:pPr>
        <w:pStyle w:val="Code"/>
        <w:rPr>
          <w:highlight w:val="white"/>
        </w:rPr>
      </w:pPr>
      <w:r w:rsidRPr="00903DBA">
        <w:rPr>
          <w:highlight w:val="white"/>
        </w:rPr>
        <w:t xml:space="preserve">        int linkerSetSize = dataInputStream.ReadInt32();</w:t>
      </w:r>
    </w:p>
    <w:p w14:paraId="70756E59" w14:textId="77777777" w:rsidR="00CF7245" w:rsidRPr="00903DBA" w:rsidRDefault="00CF7245" w:rsidP="00CF7245">
      <w:pPr>
        <w:pStyle w:val="Code"/>
        <w:rPr>
          <w:highlight w:val="white"/>
        </w:rPr>
      </w:pPr>
      <w:r w:rsidRPr="00903DBA">
        <w:rPr>
          <w:highlight w:val="white"/>
        </w:rPr>
        <w:t xml:space="preserve">        for (int count = 0; count &lt; linkerSetSize; ++count) {</w:t>
      </w:r>
    </w:p>
    <w:p w14:paraId="641739CD" w14:textId="77777777" w:rsidR="00CF7245" w:rsidRPr="00903DBA" w:rsidRDefault="00CF7245" w:rsidP="00CF7245">
      <w:pPr>
        <w:pStyle w:val="Code"/>
        <w:rPr>
          <w:highlight w:val="white"/>
        </w:rPr>
      </w:pPr>
      <w:r w:rsidRPr="00903DBA">
        <w:rPr>
          <w:highlight w:val="white"/>
        </w:rPr>
        <w:t xml:space="preserve">          StaticSymbolWindows staticSymbol = new StaticSymbolWindows();</w:t>
      </w:r>
    </w:p>
    <w:p w14:paraId="6A1155D8" w14:textId="2E5E5074" w:rsidR="00CF7245" w:rsidRPr="00903DBA" w:rsidRDefault="00CF7245" w:rsidP="00CF7245">
      <w:pPr>
        <w:pStyle w:val="Code"/>
        <w:rPr>
          <w:highlight w:val="white"/>
        </w:rPr>
      </w:pPr>
      <w:r w:rsidRPr="00903DBA">
        <w:rPr>
          <w:highlight w:val="white"/>
        </w:rPr>
        <w:t xml:space="preserve">          staticSymbol.</w:t>
      </w:r>
      <w:r w:rsidR="00081B8C" w:rsidRPr="00903DBA">
        <w:rPr>
          <w:highlight w:val="white"/>
        </w:rPr>
        <w:t>Read</w:t>
      </w:r>
      <w:r w:rsidRPr="00903DBA">
        <w:rPr>
          <w:highlight w:val="white"/>
        </w:rPr>
        <w:t>(dataInputStream);</w:t>
      </w:r>
    </w:p>
    <w:p w14:paraId="361740A5" w14:textId="77777777" w:rsidR="00CF7245" w:rsidRPr="00903DBA" w:rsidRDefault="00CF7245" w:rsidP="00CF7245">
      <w:pPr>
        <w:pStyle w:val="Code"/>
        <w:rPr>
          <w:highlight w:val="white"/>
        </w:rPr>
      </w:pPr>
      <w:r w:rsidRPr="00903DBA">
        <w:rPr>
          <w:highlight w:val="white"/>
        </w:rPr>
        <w:t xml:space="preserve">          linker.Add(staticSymbol);</w:t>
      </w:r>
    </w:p>
    <w:p w14:paraId="3517D97A" w14:textId="77777777" w:rsidR="00CF7245" w:rsidRPr="00903DBA" w:rsidRDefault="00CF7245" w:rsidP="00CF7245">
      <w:pPr>
        <w:pStyle w:val="Code"/>
        <w:rPr>
          <w:highlight w:val="white"/>
        </w:rPr>
      </w:pPr>
      <w:r w:rsidRPr="00903DBA">
        <w:rPr>
          <w:highlight w:val="white"/>
        </w:rPr>
        <w:t xml:space="preserve">        }</w:t>
      </w:r>
    </w:p>
    <w:p w14:paraId="6EFEE77F" w14:textId="77777777" w:rsidR="00CF7245" w:rsidRPr="00903DBA" w:rsidRDefault="00CF7245" w:rsidP="00CF7245">
      <w:pPr>
        <w:pStyle w:val="Code"/>
        <w:rPr>
          <w:highlight w:val="white"/>
        </w:rPr>
      </w:pPr>
    </w:p>
    <w:p w14:paraId="4403EC98" w14:textId="77777777" w:rsidR="00CF7245" w:rsidRPr="00903DBA" w:rsidRDefault="00CF7245" w:rsidP="00CF7245">
      <w:pPr>
        <w:pStyle w:val="Code"/>
        <w:rPr>
          <w:highlight w:val="white"/>
        </w:rPr>
      </w:pPr>
      <w:r w:rsidRPr="00903DBA">
        <w:rPr>
          <w:highlight w:val="white"/>
        </w:rPr>
        <w:t xml:space="preserve">        dataInputStream.Close();</w:t>
      </w:r>
    </w:p>
    <w:p w14:paraId="65986DFD" w14:textId="77777777" w:rsidR="00CF7245" w:rsidRPr="00903DBA" w:rsidRDefault="00CF7245" w:rsidP="00CF7245">
      <w:pPr>
        <w:pStyle w:val="Code"/>
        <w:rPr>
          <w:highlight w:val="white"/>
        </w:rPr>
      </w:pPr>
      <w:r w:rsidRPr="00903DBA">
        <w:rPr>
          <w:highlight w:val="white"/>
        </w:rPr>
        <w:t xml:space="preserve">      }</w:t>
      </w:r>
    </w:p>
    <w:p w14:paraId="23C07CE5" w14:textId="77777777" w:rsidR="00CF7245" w:rsidRPr="00903DBA" w:rsidRDefault="00CF7245" w:rsidP="00CF7245">
      <w:pPr>
        <w:pStyle w:val="Code"/>
        <w:rPr>
          <w:highlight w:val="white"/>
        </w:rPr>
      </w:pPr>
      <w:r w:rsidRPr="00903DBA">
        <w:rPr>
          <w:highlight w:val="white"/>
        </w:rPr>
        <w:t xml:space="preserve">      catch (Exception exception) {</w:t>
      </w:r>
    </w:p>
    <w:p w14:paraId="2A842BF1" w14:textId="77777777" w:rsidR="00CF7245" w:rsidRPr="00903DBA" w:rsidRDefault="00CF7245" w:rsidP="00CF7245">
      <w:pPr>
        <w:pStyle w:val="Code"/>
        <w:rPr>
          <w:highlight w:val="white"/>
        </w:rPr>
      </w:pPr>
      <w:r w:rsidRPr="00903DBA">
        <w:rPr>
          <w:highlight w:val="white"/>
        </w:rPr>
        <w:t xml:space="preserve">        Console.Out.WriteLine(exception.StackTrace);</w:t>
      </w:r>
    </w:p>
    <w:p w14:paraId="2B9692B8" w14:textId="77777777" w:rsidR="00CF7245" w:rsidRPr="00903DBA" w:rsidRDefault="00CF7245" w:rsidP="00CF7245">
      <w:pPr>
        <w:pStyle w:val="Code"/>
        <w:rPr>
          <w:highlight w:val="white"/>
        </w:rPr>
      </w:pPr>
      <w:r w:rsidRPr="00903DBA">
        <w:rPr>
          <w:highlight w:val="white"/>
        </w:rPr>
        <w:t xml:space="preserve">        Assert.Error(exception.Message);</w:t>
      </w:r>
    </w:p>
    <w:p w14:paraId="4A877256" w14:textId="77777777" w:rsidR="00CF7245" w:rsidRPr="00903DBA" w:rsidRDefault="00CF7245" w:rsidP="00CF7245">
      <w:pPr>
        <w:pStyle w:val="Code"/>
        <w:rPr>
          <w:highlight w:val="white"/>
        </w:rPr>
      </w:pPr>
      <w:r w:rsidRPr="00903DBA">
        <w:rPr>
          <w:highlight w:val="white"/>
        </w:rPr>
        <w:lastRenderedPageBreak/>
        <w:t xml:space="preserve">      }</w:t>
      </w:r>
    </w:p>
    <w:p w14:paraId="493A30BF" w14:textId="77777777" w:rsidR="00CF7245" w:rsidRPr="00903DBA" w:rsidRDefault="00CF7245" w:rsidP="00CF7245">
      <w:pPr>
        <w:pStyle w:val="Code"/>
        <w:rPr>
          <w:highlight w:val="white"/>
        </w:rPr>
      </w:pPr>
      <w:r w:rsidRPr="00903DBA">
        <w:rPr>
          <w:highlight w:val="white"/>
        </w:rPr>
        <w:t xml:space="preserve">    }</w:t>
      </w:r>
    </w:p>
    <w:p w14:paraId="1305426C" w14:textId="48444F1C" w:rsidR="000C4DBF" w:rsidRPr="00903DBA" w:rsidRDefault="000C4DBF" w:rsidP="00571855">
      <w:pPr>
        <w:pStyle w:val="Rubrik3"/>
        <w:numPr>
          <w:ilvl w:val="2"/>
          <w:numId w:val="156"/>
        </w:numPr>
        <w:rPr>
          <w:highlight w:val="white"/>
        </w:rPr>
      </w:pPr>
      <w:bookmarkStart w:id="464" w:name="_Toc57656109"/>
      <w:r w:rsidRPr="00903DBA">
        <w:rPr>
          <w:highlight w:val="white"/>
        </w:rPr>
        <w:t>Type Size</w:t>
      </w:r>
      <w:bookmarkEnd w:id="464"/>
    </w:p>
    <w:p w14:paraId="67CDE55A" w14:textId="09E99F81" w:rsidR="004568A2" w:rsidRPr="00903DBA" w:rsidRDefault="004568A2" w:rsidP="004568A2">
      <w:pPr>
        <w:rPr>
          <w:highlight w:val="white"/>
        </w:rPr>
      </w:pPr>
      <w:r w:rsidRPr="00903DBA">
        <w:rPr>
          <w:highlight w:val="white"/>
        </w:rPr>
        <w:t xml:space="preserve">To begin with, </w:t>
      </w:r>
      <w:r w:rsidR="00436D32" w:rsidRPr="00903DBA">
        <w:rPr>
          <w:highlight w:val="white"/>
        </w:rPr>
        <w:t xml:space="preserve">we need new type sizes for </w:t>
      </w:r>
      <w:r w:rsidR="00721ABF">
        <w:rPr>
          <w:highlight w:val="white"/>
        </w:rPr>
        <w:t>The Windows environment</w:t>
      </w:r>
      <w:r w:rsidR="00436D32" w:rsidRPr="00903DBA">
        <w:rPr>
          <w:highlight w:val="white"/>
        </w:rPr>
        <w:t>. A character is, as always, one byte</w:t>
      </w:r>
      <w:r w:rsidR="007F65F7" w:rsidRPr="00903DBA">
        <w:rPr>
          <w:highlight w:val="white"/>
        </w:rPr>
        <w:t xml:space="preserve">. A short is one byte, an integer or a pointer is two bytes, and a long is four bytes. Note that an integer and a pointer have equal sizes in </w:t>
      </w:r>
      <w:r w:rsidR="00721ABF">
        <w:rPr>
          <w:highlight w:val="white"/>
        </w:rPr>
        <w:t>The Windows environment, as opposed to the Linux environment.</w:t>
      </w:r>
    </w:p>
    <w:p w14:paraId="4BD1E361" w14:textId="77777777" w:rsidR="000C4DBF" w:rsidRPr="00903DBA" w:rsidRDefault="000C4DBF" w:rsidP="000C4DBF">
      <w:pPr>
        <w:pStyle w:val="CodeHeader"/>
      </w:pPr>
      <w:r w:rsidRPr="00903DBA">
        <w:t>TypeSize.cs</w:t>
      </w:r>
    </w:p>
    <w:p w14:paraId="3316A343" w14:textId="7BA50C50" w:rsidR="000C4DBF" w:rsidRPr="00903DBA" w:rsidRDefault="000C4DBF" w:rsidP="000C4DBF">
      <w:pPr>
        <w:pStyle w:val="Code"/>
        <w:rPr>
          <w:highlight w:val="white"/>
        </w:rPr>
      </w:pPr>
      <w:r w:rsidRPr="00903DBA">
        <w:rPr>
          <w:highlight w:val="white"/>
        </w:rPr>
        <w:t xml:space="preserve">    static TypeSize() {</w:t>
      </w:r>
    </w:p>
    <w:p w14:paraId="05D64D35" w14:textId="633788CF" w:rsidR="000C4DBF" w:rsidRPr="00903DBA" w:rsidRDefault="000C4DBF" w:rsidP="000C4DBF">
      <w:pPr>
        <w:pStyle w:val="Code"/>
        <w:rPr>
          <w:highlight w:val="white"/>
        </w:rPr>
      </w:pPr>
      <w:r w:rsidRPr="00903DBA">
        <w:rPr>
          <w:highlight w:val="white"/>
        </w:rPr>
        <w:t xml:space="preserve">      // ...</w:t>
      </w:r>
    </w:p>
    <w:p w14:paraId="6597FBC7" w14:textId="77777777" w:rsidR="00DC1E70" w:rsidRPr="00903DBA" w:rsidRDefault="00DC1E70" w:rsidP="00DC1E70">
      <w:pPr>
        <w:pStyle w:val="Code"/>
        <w:rPr>
          <w:highlight w:val="white"/>
        </w:rPr>
      </w:pPr>
      <w:r w:rsidRPr="00903DBA">
        <w:rPr>
          <w:highlight w:val="white"/>
        </w:rPr>
        <w:t xml:space="preserve">      </w:t>
      </w:r>
    </w:p>
    <w:p w14:paraId="12A2EC12" w14:textId="77777777" w:rsidR="00DC1E70" w:rsidRPr="00903DBA" w:rsidRDefault="00DC1E70" w:rsidP="00DC1E70">
      <w:pPr>
        <w:pStyle w:val="Code"/>
        <w:rPr>
          <w:highlight w:val="white"/>
        </w:rPr>
      </w:pPr>
      <w:r w:rsidRPr="00903DBA">
        <w:rPr>
          <w:highlight w:val="white"/>
        </w:rPr>
        <w:t xml:space="preserve">      if (Start.Linux) {</w:t>
      </w:r>
    </w:p>
    <w:p w14:paraId="0F471BCD" w14:textId="77777777" w:rsidR="00DC1E70" w:rsidRPr="00903DBA" w:rsidRDefault="00DC1E70" w:rsidP="00DC1E70">
      <w:pPr>
        <w:pStyle w:val="Code"/>
        <w:rPr>
          <w:highlight w:val="white"/>
        </w:rPr>
      </w:pPr>
      <w:r w:rsidRPr="00903DBA">
        <w:rPr>
          <w:highlight w:val="white"/>
        </w:rPr>
        <w:t xml:space="preserve">        // ...</w:t>
      </w:r>
    </w:p>
    <w:p w14:paraId="36022FDC" w14:textId="77777777" w:rsidR="00DC1E70" w:rsidRPr="00903DBA" w:rsidRDefault="00DC1E70" w:rsidP="00DC1E70">
      <w:pPr>
        <w:pStyle w:val="Code"/>
        <w:rPr>
          <w:highlight w:val="white"/>
        </w:rPr>
      </w:pPr>
      <w:r w:rsidRPr="00903DBA">
        <w:rPr>
          <w:highlight w:val="white"/>
        </w:rPr>
        <w:t xml:space="preserve">      }</w:t>
      </w:r>
    </w:p>
    <w:p w14:paraId="5CB204D9" w14:textId="77777777" w:rsidR="00DC1E70" w:rsidRPr="00903DBA" w:rsidRDefault="00DC1E70" w:rsidP="000C4DBF">
      <w:pPr>
        <w:pStyle w:val="Code"/>
        <w:rPr>
          <w:highlight w:val="white"/>
        </w:rPr>
      </w:pPr>
    </w:p>
    <w:p w14:paraId="39E1057D" w14:textId="0CF2E118" w:rsidR="000C4DBF" w:rsidRPr="00903DBA" w:rsidRDefault="000C4DBF" w:rsidP="000C4DBF">
      <w:pPr>
        <w:pStyle w:val="Code"/>
        <w:rPr>
          <w:highlight w:val="white"/>
        </w:rPr>
      </w:pPr>
      <w:r w:rsidRPr="00903DBA">
        <w:rPr>
          <w:highlight w:val="white"/>
        </w:rPr>
        <w:t xml:space="preserve">      if (Start.Windows) {</w:t>
      </w:r>
    </w:p>
    <w:p w14:paraId="089C667A" w14:textId="77777777" w:rsidR="000C4DBF" w:rsidRPr="00903DBA" w:rsidRDefault="000C4DBF" w:rsidP="000C4DBF">
      <w:pPr>
        <w:pStyle w:val="Code"/>
        <w:rPr>
          <w:highlight w:val="white"/>
        </w:rPr>
      </w:pPr>
      <w:r w:rsidRPr="00903DBA">
        <w:rPr>
          <w:highlight w:val="white"/>
        </w:rPr>
        <w:t xml:space="preserve">        PointerSize = 2;</w:t>
      </w:r>
    </w:p>
    <w:p w14:paraId="73141688" w14:textId="77777777" w:rsidR="000C4DBF" w:rsidRPr="00903DBA" w:rsidRDefault="000C4DBF" w:rsidP="000C4DBF">
      <w:pPr>
        <w:pStyle w:val="Code"/>
        <w:rPr>
          <w:highlight w:val="white"/>
        </w:rPr>
      </w:pPr>
      <w:r w:rsidRPr="00903DBA">
        <w:rPr>
          <w:highlight w:val="white"/>
        </w:rPr>
        <w:t xml:space="preserve">        SignedIntegerSize = 2;</w:t>
      </w:r>
    </w:p>
    <w:p w14:paraId="64B152CB" w14:textId="77777777" w:rsidR="000C4DBF" w:rsidRPr="00903DBA" w:rsidRDefault="000C4DBF" w:rsidP="000C4DBF">
      <w:pPr>
        <w:pStyle w:val="Code"/>
        <w:rPr>
          <w:highlight w:val="white"/>
        </w:rPr>
      </w:pPr>
    </w:p>
    <w:p w14:paraId="01C22B76" w14:textId="77777777" w:rsidR="000C4DBF" w:rsidRPr="00903DBA" w:rsidRDefault="000C4DBF" w:rsidP="000C4DBF">
      <w:pPr>
        <w:pStyle w:val="Code"/>
        <w:rPr>
          <w:highlight w:val="white"/>
        </w:rPr>
      </w:pPr>
      <w:r w:rsidRPr="00903DBA">
        <w:rPr>
          <w:highlight w:val="white"/>
        </w:rPr>
        <w:t xml:space="preserve">        m_sizeMap.Add(Sort.Void, 0);</w:t>
      </w:r>
    </w:p>
    <w:p w14:paraId="110A0F0F" w14:textId="77777777" w:rsidR="000C4DBF" w:rsidRPr="00903DBA" w:rsidRDefault="000C4DBF" w:rsidP="000C4DBF">
      <w:pPr>
        <w:pStyle w:val="Code"/>
        <w:rPr>
          <w:highlight w:val="white"/>
        </w:rPr>
      </w:pPr>
      <w:r w:rsidRPr="00903DBA">
        <w:rPr>
          <w:highlight w:val="white"/>
        </w:rPr>
        <w:t xml:space="preserve">        m_sizeMap.Add(Sort.Function, 0);</w:t>
      </w:r>
    </w:p>
    <w:p w14:paraId="49F066FA" w14:textId="77777777" w:rsidR="000C4DBF" w:rsidRPr="00903DBA" w:rsidRDefault="000C4DBF" w:rsidP="000C4DBF">
      <w:pPr>
        <w:pStyle w:val="Code"/>
        <w:rPr>
          <w:highlight w:val="white"/>
        </w:rPr>
      </w:pPr>
      <w:r w:rsidRPr="00903DBA">
        <w:rPr>
          <w:highlight w:val="white"/>
        </w:rPr>
        <w:t xml:space="preserve">        m_sizeMap.Add(Sort.Logical, 1);</w:t>
      </w:r>
    </w:p>
    <w:p w14:paraId="26AB5BF7" w14:textId="77777777" w:rsidR="000C4DBF" w:rsidRPr="00903DBA" w:rsidRDefault="000C4DBF" w:rsidP="000C4DBF">
      <w:pPr>
        <w:pStyle w:val="Code"/>
        <w:rPr>
          <w:highlight w:val="white"/>
        </w:rPr>
      </w:pPr>
      <w:r w:rsidRPr="00903DBA">
        <w:rPr>
          <w:highlight w:val="white"/>
        </w:rPr>
        <w:t xml:space="preserve">        m_sizeMap.Add(Sort.Array, 2);</w:t>
      </w:r>
    </w:p>
    <w:p w14:paraId="16F3CFBA" w14:textId="77777777" w:rsidR="000C4DBF" w:rsidRPr="00903DBA" w:rsidRDefault="000C4DBF" w:rsidP="000C4DBF">
      <w:pPr>
        <w:pStyle w:val="Code"/>
        <w:rPr>
          <w:highlight w:val="white"/>
        </w:rPr>
      </w:pPr>
      <w:r w:rsidRPr="00903DBA">
        <w:rPr>
          <w:highlight w:val="white"/>
        </w:rPr>
        <w:t xml:space="preserve">        m_sizeMap.Add(Sort.Pointer, 2);</w:t>
      </w:r>
    </w:p>
    <w:p w14:paraId="2274C081" w14:textId="77777777" w:rsidR="000C4DBF" w:rsidRPr="00903DBA" w:rsidRDefault="000C4DBF" w:rsidP="000C4DBF">
      <w:pPr>
        <w:pStyle w:val="Code"/>
        <w:rPr>
          <w:highlight w:val="white"/>
        </w:rPr>
      </w:pPr>
      <w:r w:rsidRPr="00903DBA">
        <w:rPr>
          <w:highlight w:val="white"/>
        </w:rPr>
        <w:t xml:space="preserve">        m_sizeMap.Add(Sort.String, 2);</w:t>
      </w:r>
    </w:p>
    <w:p w14:paraId="7409D599" w14:textId="208D1979"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SignedChar</w:t>
      </w:r>
      <w:r w:rsidRPr="00903DBA">
        <w:rPr>
          <w:highlight w:val="white"/>
        </w:rPr>
        <w:t>, 1);</w:t>
      </w:r>
    </w:p>
    <w:p w14:paraId="38544C63" w14:textId="56046FCC"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UnsignedChar</w:t>
      </w:r>
      <w:r w:rsidRPr="00903DBA">
        <w:rPr>
          <w:highlight w:val="white"/>
        </w:rPr>
        <w:t>, 1);</w:t>
      </w:r>
    </w:p>
    <w:p w14:paraId="15034AE8" w14:textId="3C00A45A"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SignedShortInt</w:t>
      </w:r>
      <w:r w:rsidRPr="00903DBA">
        <w:rPr>
          <w:highlight w:val="white"/>
        </w:rPr>
        <w:t>, 1);</w:t>
      </w:r>
    </w:p>
    <w:p w14:paraId="3A5D710F" w14:textId="3D0EA2EC"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UnsignedShortInt</w:t>
      </w:r>
      <w:r w:rsidRPr="00903DBA">
        <w:rPr>
          <w:highlight w:val="white"/>
        </w:rPr>
        <w:t>, 1);</w:t>
      </w:r>
    </w:p>
    <w:p w14:paraId="2DC730EE" w14:textId="5ED1E364"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SignedInt</w:t>
      </w:r>
      <w:r w:rsidRPr="00903DBA">
        <w:rPr>
          <w:highlight w:val="white"/>
        </w:rPr>
        <w:t>, 2);</w:t>
      </w:r>
    </w:p>
    <w:p w14:paraId="4DACE431" w14:textId="7AD5512C"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UnsignedInt</w:t>
      </w:r>
      <w:r w:rsidRPr="00903DBA">
        <w:rPr>
          <w:highlight w:val="white"/>
        </w:rPr>
        <w:t>, 2);</w:t>
      </w:r>
    </w:p>
    <w:p w14:paraId="7CBAFB72" w14:textId="131BC044"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SignedLongInt</w:t>
      </w:r>
      <w:r w:rsidRPr="00903DBA">
        <w:rPr>
          <w:highlight w:val="white"/>
        </w:rPr>
        <w:t>, 4);</w:t>
      </w:r>
    </w:p>
    <w:p w14:paraId="2C4D47D7" w14:textId="44D26C10"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UnsignedLongInt</w:t>
      </w:r>
      <w:r w:rsidRPr="00903DBA">
        <w:rPr>
          <w:highlight w:val="white"/>
        </w:rPr>
        <w:t>, 4);</w:t>
      </w:r>
    </w:p>
    <w:p w14:paraId="2BC9CDA9" w14:textId="77777777" w:rsidR="000C4DBF" w:rsidRPr="00903DBA" w:rsidRDefault="000C4DBF" w:rsidP="000C4DBF">
      <w:pPr>
        <w:pStyle w:val="Code"/>
        <w:rPr>
          <w:highlight w:val="white"/>
        </w:rPr>
      </w:pPr>
      <w:r w:rsidRPr="00903DBA">
        <w:rPr>
          <w:highlight w:val="white"/>
        </w:rPr>
        <w:t xml:space="preserve">        m_sizeMap.Add(Sort.Float, 4);</w:t>
      </w:r>
    </w:p>
    <w:p w14:paraId="77E39BF7" w14:textId="77777777" w:rsidR="000C4DBF" w:rsidRPr="00903DBA" w:rsidRDefault="000C4DBF" w:rsidP="000C4DBF">
      <w:pPr>
        <w:pStyle w:val="Code"/>
        <w:rPr>
          <w:highlight w:val="white"/>
        </w:rPr>
      </w:pPr>
      <w:r w:rsidRPr="00903DBA">
        <w:rPr>
          <w:highlight w:val="white"/>
        </w:rPr>
        <w:t xml:space="preserve">        m_sizeMap.Add(Sort.Double, 8);</w:t>
      </w:r>
    </w:p>
    <w:p w14:paraId="71E34F2F" w14:textId="4A9D2641" w:rsidR="000C4DBF" w:rsidRPr="00903DBA" w:rsidRDefault="000C4DBF" w:rsidP="000C4DBF">
      <w:pPr>
        <w:pStyle w:val="Code"/>
        <w:rPr>
          <w:highlight w:val="white"/>
        </w:rPr>
      </w:pPr>
      <w:r w:rsidRPr="00903DBA">
        <w:rPr>
          <w:highlight w:val="white"/>
        </w:rPr>
        <w:t xml:space="preserve">        m_sizeMap.Add(Sort.</w:t>
      </w:r>
      <w:r w:rsidR="001220BA" w:rsidRPr="00903DBA">
        <w:rPr>
          <w:highlight w:val="white"/>
        </w:rPr>
        <w:t>LongDouble</w:t>
      </w:r>
      <w:r w:rsidRPr="00903DBA">
        <w:rPr>
          <w:highlight w:val="white"/>
        </w:rPr>
        <w:t>, 8);</w:t>
      </w:r>
    </w:p>
    <w:p w14:paraId="3861B30A" w14:textId="77777777" w:rsidR="000C4DBF" w:rsidRPr="00903DBA" w:rsidRDefault="000C4DBF" w:rsidP="00A33D64">
      <w:pPr>
        <w:pStyle w:val="Code"/>
        <w:rPr>
          <w:highlight w:val="white"/>
        </w:rPr>
      </w:pPr>
    </w:p>
    <w:p w14:paraId="1CA13448" w14:textId="6AE75917" w:rsidR="00A33D64" w:rsidRPr="00903DBA" w:rsidRDefault="00A33D64" w:rsidP="00A33D64">
      <w:pPr>
        <w:pStyle w:val="Code"/>
        <w:rPr>
          <w:highlight w:val="white"/>
        </w:rPr>
      </w:pPr>
      <w:r w:rsidRPr="00903DBA">
        <w:rPr>
          <w:highlight w:val="white"/>
        </w:rPr>
        <w:t xml:space="preserve">        m_signedMap.Add(1, Sort.</w:t>
      </w:r>
      <w:r w:rsidR="005D4E81" w:rsidRPr="00903DBA">
        <w:rPr>
          <w:highlight w:val="white"/>
        </w:rPr>
        <w:t>SignedChar</w:t>
      </w:r>
      <w:r w:rsidRPr="00903DBA">
        <w:rPr>
          <w:highlight w:val="white"/>
        </w:rPr>
        <w:t>);</w:t>
      </w:r>
    </w:p>
    <w:p w14:paraId="6F5F7E67" w14:textId="5E0511DF" w:rsidR="00A33D64" w:rsidRPr="00903DBA" w:rsidRDefault="00A33D64" w:rsidP="00A33D64">
      <w:pPr>
        <w:pStyle w:val="Code"/>
        <w:rPr>
          <w:highlight w:val="white"/>
        </w:rPr>
      </w:pPr>
      <w:r w:rsidRPr="00903DBA">
        <w:rPr>
          <w:highlight w:val="white"/>
        </w:rPr>
        <w:t xml:space="preserve">        m_signedMap.Add(2, Sort.</w:t>
      </w:r>
      <w:r w:rsidR="005D4E81" w:rsidRPr="00903DBA">
        <w:rPr>
          <w:highlight w:val="white"/>
        </w:rPr>
        <w:t>SignedInt</w:t>
      </w:r>
      <w:r w:rsidRPr="00903DBA">
        <w:rPr>
          <w:highlight w:val="white"/>
        </w:rPr>
        <w:t>);</w:t>
      </w:r>
    </w:p>
    <w:p w14:paraId="3D8123DD" w14:textId="19D9BB71" w:rsidR="00A33D64" w:rsidRPr="00903DBA" w:rsidRDefault="00A33D64" w:rsidP="00A33D64">
      <w:pPr>
        <w:pStyle w:val="Code"/>
        <w:rPr>
          <w:highlight w:val="white"/>
        </w:rPr>
      </w:pPr>
      <w:r w:rsidRPr="00903DBA">
        <w:rPr>
          <w:highlight w:val="white"/>
        </w:rPr>
        <w:t xml:space="preserve">        m_signedMap.Add(4, Sort.</w:t>
      </w:r>
      <w:r w:rsidR="005D4E81" w:rsidRPr="00903DBA">
        <w:rPr>
          <w:highlight w:val="white"/>
        </w:rPr>
        <w:t>SignedLongInt</w:t>
      </w:r>
      <w:r w:rsidRPr="00903DBA">
        <w:rPr>
          <w:highlight w:val="white"/>
        </w:rPr>
        <w:t>);</w:t>
      </w:r>
    </w:p>
    <w:p w14:paraId="1E49A53C" w14:textId="77777777" w:rsidR="00A33D64" w:rsidRPr="00903DBA" w:rsidRDefault="00A33D64" w:rsidP="00A33D64">
      <w:pPr>
        <w:pStyle w:val="Code"/>
        <w:rPr>
          <w:highlight w:val="white"/>
        </w:rPr>
      </w:pPr>
    </w:p>
    <w:p w14:paraId="0A54C15F" w14:textId="0FEA980D" w:rsidR="00A33D64" w:rsidRPr="00903DBA" w:rsidRDefault="00A33D64" w:rsidP="00A33D64">
      <w:pPr>
        <w:pStyle w:val="Code"/>
        <w:rPr>
          <w:highlight w:val="white"/>
        </w:rPr>
      </w:pPr>
      <w:r w:rsidRPr="00903DBA">
        <w:rPr>
          <w:highlight w:val="white"/>
        </w:rPr>
        <w:t xml:space="preserve">        m_unsignedMap.Add(1, Sort.</w:t>
      </w:r>
      <w:r w:rsidR="005D4E81" w:rsidRPr="00903DBA">
        <w:rPr>
          <w:highlight w:val="white"/>
        </w:rPr>
        <w:t>UnsignedChar</w:t>
      </w:r>
      <w:r w:rsidRPr="00903DBA">
        <w:rPr>
          <w:highlight w:val="white"/>
        </w:rPr>
        <w:t>);</w:t>
      </w:r>
    </w:p>
    <w:p w14:paraId="708B136E" w14:textId="34A4AFDC" w:rsidR="00A33D64" w:rsidRPr="00903DBA" w:rsidRDefault="00A33D64" w:rsidP="00A33D64">
      <w:pPr>
        <w:pStyle w:val="Code"/>
        <w:rPr>
          <w:highlight w:val="white"/>
        </w:rPr>
      </w:pPr>
      <w:r w:rsidRPr="00903DBA">
        <w:rPr>
          <w:highlight w:val="white"/>
        </w:rPr>
        <w:t xml:space="preserve">        m_unsignedMap.Add(2, Sort.</w:t>
      </w:r>
      <w:r w:rsidR="005D4E81" w:rsidRPr="00903DBA">
        <w:rPr>
          <w:highlight w:val="white"/>
        </w:rPr>
        <w:t>UnsignedInt</w:t>
      </w:r>
      <w:r w:rsidRPr="00903DBA">
        <w:rPr>
          <w:highlight w:val="white"/>
        </w:rPr>
        <w:t>);</w:t>
      </w:r>
    </w:p>
    <w:p w14:paraId="22754C76" w14:textId="2A8F37C0" w:rsidR="00A33D64" w:rsidRPr="00903DBA" w:rsidRDefault="00A33D64" w:rsidP="00A33D64">
      <w:pPr>
        <w:pStyle w:val="Code"/>
        <w:rPr>
          <w:highlight w:val="white"/>
        </w:rPr>
      </w:pPr>
      <w:r w:rsidRPr="00903DBA">
        <w:rPr>
          <w:highlight w:val="white"/>
        </w:rPr>
        <w:t xml:space="preserve">        m_unsignedMap.Add(4, Sort.</w:t>
      </w:r>
      <w:r w:rsidR="005D4E81" w:rsidRPr="00903DBA">
        <w:rPr>
          <w:highlight w:val="white"/>
        </w:rPr>
        <w:t>UnsignedLongInt</w:t>
      </w:r>
      <w:r w:rsidRPr="00903DBA">
        <w:rPr>
          <w:highlight w:val="white"/>
        </w:rPr>
        <w:t>);</w:t>
      </w:r>
    </w:p>
    <w:p w14:paraId="1C479D8E" w14:textId="77777777" w:rsidR="000C4DBF" w:rsidRPr="00903DBA" w:rsidRDefault="000C4DBF" w:rsidP="00A33D64">
      <w:pPr>
        <w:pStyle w:val="Code"/>
        <w:rPr>
          <w:highlight w:val="white"/>
        </w:rPr>
      </w:pPr>
    </w:p>
    <w:p w14:paraId="02740AA9" w14:textId="77777777" w:rsidR="000C4DBF" w:rsidRPr="00903DBA" w:rsidRDefault="000C4DBF" w:rsidP="000C4DBF">
      <w:pPr>
        <w:pStyle w:val="Code"/>
        <w:rPr>
          <w:highlight w:val="white"/>
        </w:rPr>
      </w:pPr>
      <w:r w:rsidRPr="00903DBA">
        <w:rPr>
          <w:highlight w:val="white"/>
        </w:rPr>
        <w:t xml:space="preserve">        m_minValueMap.Add(Sort.Logical, 0);</w:t>
      </w:r>
    </w:p>
    <w:p w14:paraId="38C9A01B" w14:textId="00DDD341"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SignedChar</w:t>
      </w:r>
      <w:r w:rsidRPr="00903DBA">
        <w:rPr>
          <w:highlight w:val="white"/>
        </w:rPr>
        <w:t>, -128);</w:t>
      </w:r>
    </w:p>
    <w:p w14:paraId="2A0FF3D2" w14:textId="3682670C"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UnsignedChar</w:t>
      </w:r>
      <w:r w:rsidRPr="00903DBA">
        <w:rPr>
          <w:highlight w:val="white"/>
        </w:rPr>
        <w:t>, 0);</w:t>
      </w:r>
    </w:p>
    <w:p w14:paraId="410978C2" w14:textId="4E2DD9E4"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SignedShortInt</w:t>
      </w:r>
      <w:r w:rsidRPr="00903DBA">
        <w:rPr>
          <w:highlight w:val="white"/>
        </w:rPr>
        <w:t>, -128);</w:t>
      </w:r>
    </w:p>
    <w:p w14:paraId="236A9088" w14:textId="412157FA"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UnsignedShortInt</w:t>
      </w:r>
      <w:r w:rsidRPr="00903DBA">
        <w:rPr>
          <w:highlight w:val="white"/>
        </w:rPr>
        <w:t>, 0);</w:t>
      </w:r>
    </w:p>
    <w:p w14:paraId="4A377404" w14:textId="1BF117F3"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SignedInt</w:t>
      </w:r>
      <w:r w:rsidRPr="00903DBA">
        <w:rPr>
          <w:highlight w:val="white"/>
        </w:rPr>
        <w:t>, -32768);</w:t>
      </w:r>
    </w:p>
    <w:p w14:paraId="4C6AA9A6" w14:textId="443E3409"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UnsignedInt</w:t>
      </w:r>
      <w:r w:rsidRPr="00903DBA">
        <w:rPr>
          <w:highlight w:val="white"/>
        </w:rPr>
        <w:t>, 0);</w:t>
      </w:r>
    </w:p>
    <w:p w14:paraId="32FB2A3C" w14:textId="77777777" w:rsidR="000C4DBF" w:rsidRPr="00903DBA" w:rsidRDefault="000C4DBF" w:rsidP="000C4DBF">
      <w:pPr>
        <w:pStyle w:val="Code"/>
        <w:rPr>
          <w:highlight w:val="white"/>
        </w:rPr>
      </w:pPr>
      <w:r w:rsidRPr="00903DBA">
        <w:rPr>
          <w:highlight w:val="white"/>
        </w:rPr>
        <w:t xml:space="preserve">        m_minValueMap.Add(Sort.Array, 0);</w:t>
      </w:r>
    </w:p>
    <w:p w14:paraId="68900CF9" w14:textId="77777777" w:rsidR="000C4DBF" w:rsidRPr="00903DBA" w:rsidRDefault="000C4DBF" w:rsidP="000C4DBF">
      <w:pPr>
        <w:pStyle w:val="Code"/>
        <w:rPr>
          <w:highlight w:val="white"/>
        </w:rPr>
      </w:pPr>
      <w:r w:rsidRPr="00903DBA">
        <w:rPr>
          <w:highlight w:val="white"/>
        </w:rPr>
        <w:t xml:space="preserve">        m_minValueMap.Add(Sort.Pointer, 0);</w:t>
      </w:r>
    </w:p>
    <w:p w14:paraId="794E89BD" w14:textId="6AEB1A1A"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SignedLongInt</w:t>
      </w:r>
      <w:r w:rsidRPr="00903DBA">
        <w:rPr>
          <w:highlight w:val="white"/>
        </w:rPr>
        <w:t>, -2147483648);</w:t>
      </w:r>
    </w:p>
    <w:p w14:paraId="55071D55" w14:textId="51BC14A3" w:rsidR="000C4DBF" w:rsidRPr="00903DBA" w:rsidRDefault="000C4DBF" w:rsidP="000C4DBF">
      <w:pPr>
        <w:pStyle w:val="Code"/>
        <w:rPr>
          <w:highlight w:val="white"/>
        </w:rPr>
      </w:pPr>
      <w:r w:rsidRPr="00903DBA">
        <w:rPr>
          <w:highlight w:val="white"/>
        </w:rPr>
        <w:lastRenderedPageBreak/>
        <w:t xml:space="preserve">        m_minValueMap.Add(Sort.</w:t>
      </w:r>
      <w:r w:rsidR="005D4E81" w:rsidRPr="00903DBA">
        <w:rPr>
          <w:highlight w:val="white"/>
        </w:rPr>
        <w:t>UnsignedLongInt</w:t>
      </w:r>
      <w:r w:rsidRPr="00903DBA">
        <w:rPr>
          <w:highlight w:val="white"/>
        </w:rPr>
        <w:t>, 0);</w:t>
      </w:r>
    </w:p>
    <w:p w14:paraId="0CFD2185" w14:textId="77777777" w:rsidR="000C4DBF" w:rsidRPr="00903DBA" w:rsidRDefault="000C4DBF" w:rsidP="000C4DBF">
      <w:pPr>
        <w:pStyle w:val="Code"/>
        <w:rPr>
          <w:highlight w:val="white"/>
        </w:rPr>
      </w:pPr>
    </w:p>
    <w:p w14:paraId="65FBA469" w14:textId="77777777" w:rsidR="000C4DBF" w:rsidRPr="00903DBA" w:rsidRDefault="000C4DBF" w:rsidP="000C4DBF">
      <w:pPr>
        <w:pStyle w:val="Code"/>
        <w:rPr>
          <w:highlight w:val="white"/>
        </w:rPr>
      </w:pPr>
      <w:r w:rsidRPr="00903DBA">
        <w:rPr>
          <w:highlight w:val="white"/>
        </w:rPr>
        <w:t xml:space="preserve">        m_maxValueMap.Add(Sort.Logical, 1);</w:t>
      </w:r>
    </w:p>
    <w:p w14:paraId="01DF39B9" w14:textId="26C99DB6"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SignedChar</w:t>
      </w:r>
      <w:r w:rsidRPr="00903DBA">
        <w:rPr>
          <w:highlight w:val="white"/>
        </w:rPr>
        <w:t>, 127);</w:t>
      </w:r>
    </w:p>
    <w:p w14:paraId="6BB61F0F" w14:textId="057BDA18"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UnsignedChar</w:t>
      </w:r>
      <w:r w:rsidRPr="00903DBA">
        <w:rPr>
          <w:highlight w:val="white"/>
        </w:rPr>
        <w:t>, 255);</w:t>
      </w:r>
    </w:p>
    <w:p w14:paraId="44D26CC6" w14:textId="16525A74"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SignedShortInt</w:t>
      </w:r>
      <w:r w:rsidRPr="00903DBA">
        <w:rPr>
          <w:highlight w:val="white"/>
        </w:rPr>
        <w:t>, 127);</w:t>
      </w:r>
    </w:p>
    <w:p w14:paraId="57A3CF1B" w14:textId="1F537172"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UnsignedShortInt</w:t>
      </w:r>
      <w:r w:rsidRPr="00903DBA">
        <w:rPr>
          <w:highlight w:val="white"/>
        </w:rPr>
        <w:t>, 255);</w:t>
      </w:r>
    </w:p>
    <w:p w14:paraId="424D1D38" w14:textId="6097B320"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SignedInt</w:t>
      </w:r>
      <w:r w:rsidRPr="00903DBA">
        <w:rPr>
          <w:highlight w:val="white"/>
        </w:rPr>
        <w:t>, 32767);</w:t>
      </w:r>
    </w:p>
    <w:p w14:paraId="2366C217" w14:textId="59ACEBD5"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UnsignedInt</w:t>
      </w:r>
      <w:r w:rsidRPr="00903DBA">
        <w:rPr>
          <w:highlight w:val="white"/>
        </w:rPr>
        <w:t>, 65535);</w:t>
      </w:r>
    </w:p>
    <w:p w14:paraId="3830B08B" w14:textId="77777777" w:rsidR="000C4DBF" w:rsidRPr="00903DBA" w:rsidRDefault="000C4DBF" w:rsidP="000C4DBF">
      <w:pPr>
        <w:pStyle w:val="Code"/>
        <w:rPr>
          <w:highlight w:val="white"/>
        </w:rPr>
      </w:pPr>
      <w:r w:rsidRPr="00903DBA">
        <w:rPr>
          <w:highlight w:val="white"/>
        </w:rPr>
        <w:t xml:space="preserve">        m_maxValueMap.Add(Sort.Array, 65535);</w:t>
      </w:r>
    </w:p>
    <w:p w14:paraId="3EF18336" w14:textId="77777777" w:rsidR="000C4DBF" w:rsidRPr="00903DBA" w:rsidRDefault="000C4DBF" w:rsidP="000C4DBF">
      <w:pPr>
        <w:pStyle w:val="Code"/>
        <w:rPr>
          <w:highlight w:val="white"/>
        </w:rPr>
      </w:pPr>
      <w:r w:rsidRPr="00903DBA">
        <w:rPr>
          <w:highlight w:val="white"/>
        </w:rPr>
        <w:t xml:space="preserve">        m_maxValueMap.Add(Sort.Pointer, 65535);</w:t>
      </w:r>
    </w:p>
    <w:p w14:paraId="524389BB" w14:textId="59199AC7"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SignedLongInt</w:t>
      </w:r>
      <w:r w:rsidRPr="00903DBA">
        <w:rPr>
          <w:highlight w:val="white"/>
        </w:rPr>
        <w:t>, 2147483647);</w:t>
      </w:r>
    </w:p>
    <w:p w14:paraId="04079FFB" w14:textId="7348AD1E"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UnsignedLongInt</w:t>
      </w:r>
      <w:r w:rsidRPr="00903DBA">
        <w:rPr>
          <w:highlight w:val="white"/>
        </w:rPr>
        <w:t>, 4294967295);</w:t>
      </w:r>
    </w:p>
    <w:p w14:paraId="339119E1" w14:textId="77777777" w:rsidR="000C4DBF" w:rsidRPr="00903DBA" w:rsidRDefault="000C4DBF" w:rsidP="000C4DBF">
      <w:pPr>
        <w:pStyle w:val="Code"/>
        <w:rPr>
          <w:highlight w:val="white"/>
        </w:rPr>
      </w:pPr>
      <w:r w:rsidRPr="00903DBA">
        <w:rPr>
          <w:highlight w:val="white"/>
        </w:rPr>
        <w:t xml:space="preserve">      }</w:t>
      </w:r>
    </w:p>
    <w:p w14:paraId="4752B66C" w14:textId="250303A3" w:rsidR="000C4DBF" w:rsidRPr="00903DBA" w:rsidRDefault="000C4DBF" w:rsidP="000C4DBF">
      <w:pPr>
        <w:pStyle w:val="Code"/>
        <w:rPr>
          <w:color w:val="000000"/>
          <w:highlight w:val="white"/>
        </w:rPr>
      </w:pPr>
      <w:r w:rsidRPr="00903DBA">
        <w:rPr>
          <w:color w:val="000000"/>
          <w:highlight w:val="white"/>
        </w:rPr>
        <w:t xml:space="preserve">    }</w:t>
      </w:r>
    </w:p>
    <w:p w14:paraId="1BF0B038" w14:textId="77777777" w:rsidR="000C4DBF" w:rsidRPr="00903DBA" w:rsidRDefault="000C4DBF" w:rsidP="000C4DBF">
      <w:pPr>
        <w:pStyle w:val="Code"/>
        <w:rPr>
          <w:color w:val="000000"/>
          <w:highlight w:val="white"/>
        </w:rPr>
      </w:pPr>
    </w:p>
    <w:p w14:paraId="131F9459" w14:textId="42E35B04" w:rsidR="00303C4E" w:rsidRDefault="00303C4E" w:rsidP="004568A2">
      <w:pPr>
        <w:pStyle w:val="Rubrik3"/>
        <w:numPr>
          <w:ilvl w:val="2"/>
          <w:numId w:val="157"/>
        </w:numPr>
        <w:rPr>
          <w:highlight w:val="white"/>
        </w:rPr>
      </w:pPr>
      <w:bookmarkStart w:id="465" w:name="_Toc57656110"/>
      <w:r w:rsidRPr="00903DBA">
        <w:rPr>
          <w:highlight w:val="white"/>
        </w:rPr>
        <w:t>Static Symbol</w:t>
      </w:r>
      <w:bookmarkEnd w:id="465"/>
    </w:p>
    <w:p w14:paraId="2727885D" w14:textId="4F4E9F5B" w:rsidR="0076067B" w:rsidRPr="0076067B" w:rsidRDefault="0076067B" w:rsidP="0076067B">
      <w:pPr>
        <w:rPr>
          <w:highlight w:val="white"/>
        </w:rPr>
      </w:pPr>
      <w:r>
        <w:rPr>
          <w:highlight w:val="white"/>
        </w:rPr>
        <w:t xml:space="preserve">The </w:t>
      </w:r>
      <w:r w:rsidRPr="005400D2">
        <w:rPr>
          <w:rStyle w:val="KeyWord0"/>
          <w:highlight w:val="white"/>
        </w:rPr>
        <w:t>StaticSymbolWindows</w:t>
      </w:r>
      <w:r>
        <w:rPr>
          <w:highlight w:val="white"/>
        </w:rPr>
        <w:t xml:space="preserve"> class is a sub class </w:t>
      </w:r>
      <w:r w:rsidR="005400D2">
        <w:rPr>
          <w:highlight w:val="white"/>
        </w:rPr>
        <w:t>o</w:t>
      </w:r>
      <w:r>
        <w:rPr>
          <w:highlight w:val="white"/>
        </w:rPr>
        <w:t xml:space="preserve">f </w:t>
      </w:r>
      <w:r w:rsidRPr="005400D2">
        <w:rPr>
          <w:rStyle w:val="KeyWord0"/>
          <w:highlight w:val="white"/>
        </w:rPr>
        <w:t>StaticSymbol</w:t>
      </w:r>
      <w:r w:rsidR="00F84F49">
        <w:rPr>
          <w:highlight w:val="white"/>
        </w:rPr>
        <w:t xml:space="preserve"> in Section </w:t>
      </w:r>
      <w:r w:rsidR="00F84F49">
        <w:rPr>
          <w:highlight w:val="white"/>
        </w:rPr>
        <w:fldChar w:fldCharType="begin"/>
      </w:r>
      <w:r w:rsidR="00F84F49">
        <w:rPr>
          <w:highlight w:val="white"/>
        </w:rPr>
        <w:instrText xml:space="preserve"> REF _Ref58962643 \r \h </w:instrText>
      </w:r>
      <w:r w:rsidR="00F84F49">
        <w:rPr>
          <w:highlight w:val="white"/>
        </w:rPr>
      </w:r>
      <w:r w:rsidR="00F84F49">
        <w:rPr>
          <w:highlight w:val="white"/>
        </w:rPr>
        <w:fldChar w:fldCharType="separate"/>
      </w:r>
      <w:r w:rsidR="00392B3E">
        <w:rPr>
          <w:highlight w:val="white"/>
        </w:rPr>
        <w:t>6.2</w:t>
      </w:r>
      <w:r w:rsidR="00F84F49">
        <w:rPr>
          <w:highlight w:val="white"/>
        </w:rPr>
        <w:fldChar w:fldCharType="end"/>
      </w:r>
      <w:r w:rsidR="00F84F49">
        <w:rPr>
          <w:highlight w:val="white"/>
        </w:rPr>
        <w:t>.</w:t>
      </w:r>
    </w:p>
    <w:p w14:paraId="0A053B40" w14:textId="404E0AEE" w:rsidR="00303C4E" w:rsidRPr="00903DBA" w:rsidRDefault="00303C4E" w:rsidP="00303C4E">
      <w:pPr>
        <w:pStyle w:val="CodeHeader"/>
        <w:rPr>
          <w:highlight w:val="white"/>
        </w:rPr>
      </w:pPr>
      <w:r w:rsidRPr="00903DBA">
        <w:rPr>
          <w:highlight w:val="white"/>
        </w:rPr>
        <w:t>StaticSymbolWindows.cs</w:t>
      </w:r>
    </w:p>
    <w:p w14:paraId="1B9B5D21" w14:textId="77777777" w:rsidR="00303C4E" w:rsidRPr="00903DBA" w:rsidRDefault="00303C4E" w:rsidP="00303C4E">
      <w:pPr>
        <w:pStyle w:val="Code"/>
        <w:rPr>
          <w:highlight w:val="white"/>
        </w:rPr>
      </w:pPr>
      <w:r w:rsidRPr="00903DBA">
        <w:rPr>
          <w:highlight w:val="white"/>
        </w:rPr>
        <w:t>using System;</w:t>
      </w:r>
    </w:p>
    <w:p w14:paraId="32508312" w14:textId="77777777" w:rsidR="00303C4E" w:rsidRPr="00903DBA" w:rsidRDefault="00303C4E" w:rsidP="00303C4E">
      <w:pPr>
        <w:pStyle w:val="Code"/>
        <w:rPr>
          <w:highlight w:val="white"/>
        </w:rPr>
      </w:pPr>
      <w:r w:rsidRPr="00903DBA">
        <w:rPr>
          <w:highlight w:val="white"/>
        </w:rPr>
        <w:t>using System.IO;</w:t>
      </w:r>
    </w:p>
    <w:p w14:paraId="55C11956" w14:textId="77777777" w:rsidR="00303C4E" w:rsidRPr="00903DBA" w:rsidRDefault="00303C4E" w:rsidP="00303C4E">
      <w:pPr>
        <w:pStyle w:val="Code"/>
        <w:rPr>
          <w:highlight w:val="white"/>
        </w:rPr>
      </w:pPr>
      <w:r w:rsidRPr="00903DBA">
        <w:rPr>
          <w:highlight w:val="white"/>
        </w:rPr>
        <w:t>using System.Text;</w:t>
      </w:r>
    </w:p>
    <w:p w14:paraId="6BF5E33D" w14:textId="77777777" w:rsidR="00303C4E" w:rsidRPr="00903DBA" w:rsidRDefault="00303C4E" w:rsidP="00303C4E">
      <w:pPr>
        <w:pStyle w:val="Code"/>
        <w:rPr>
          <w:highlight w:val="white"/>
        </w:rPr>
      </w:pPr>
      <w:r w:rsidRPr="00903DBA">
        <w:rPr>
          <w:highlight w:val="white"/>
        </w:rPr>
        <w:t>using System.Globalization;</w:t>
      </w:r>
    </w:p>
    <w:p w14:paraId="531B83AF" w14:textId="77777777" w:rsidR="00303C4E" w:rsidRPr="00903DBA" w:rsidRDefault="00303C4E" w:rsidP="00303C4E">
      <w:pPr>
        <w:pStyle w:val="Code"/>
        <w:rPr>
          <w:highlight w:val="white"/>
        </w:rPr>
      </w:pPr>
      <w:r w:rsidRPr="00903DBA">
        <w:rPr>
          <w:highlight w:val="white"/>
        </w:rPr>
        <w:t>using System.Collections.Generic;</w:t>
      </w:r>
    </w:p>
    <w:p w14:paraId="6197B966" w14:textId="77777777" w:rsidR="00303C4E" w:rsidRPr="00903DBA" w:rsidRDefault="00303C4E" w:rsidP="00303C4E">
      <w:pPr>
        <w:pStyle w:val="Code"/>
        <w:rPr>
          <w:highlight w:val="white"/>
        </w:rPr>
      </w:pPr>
    </w:p>
    <w:p w14:paraId="14B05C51" w14:textId="77777777" w:rsidR="00303C4E" w:rsidRPr="00903DBA" w:rsidRDefault="00303C4E" w:rsidP="00303C4E">
      <w:pPr>
        <w:pStyle w:val="Code"/>
        <w:rPr>
          <w:highlight w:val="white"/>
        </w:rPr>
      </w:pPr>
      <w:r w:rsidRPr="00903DBA">
        <w:rPr>
          <w:highlight w:val="white"/>
        </w:rPr>
        <w:t>namespace CCompiler {</w:t>
      </w:r>
    </w:p>
    <w:p w14:paraId="4CD2563C" w14:textId="77777777" w:rsidR="00303C4E" w:rsidRPr="00903DBA" w:rsidRDefault="00303C4E" w:rsidP="00303C4E">
      <w:pPr>
        <w:pStyle w:val="Code"/>
        <w:rPr>
          <w:highlight w:val="white"/>
        </w:rPr>
      </w:pPr>
      <w:r w:rsidRPr="00903DBA">
        <w:rPr>
          <w:highlight w:val="white"/>
        </w:rPr>
        <w:t xml:space="preserve">  public class StaticSymbolWindows : StaticSymbol {</w:t>
      </w:r>
    </w:p>
    <w:p w14:paraId="2213E1E3" w14:textId="334EF802" w:rsidR="009A3E5B" w:rsidRDefault="009A3E5B" w:rsidP="009A3E5B">
      <w:pPr>
        <w:rPr>
          <w:highlight w:val="white"/>
        </w:rPr>
      </w:pPr>
      <w:r>
        <w:rPr>
          <w:highlight w:val="white"/>
        </w:rPr>
        <w:t xml:space="preserve">The resulting code of each function definition and </w:t>
      </w:r>
      <w:r w:rsidR="00E21CC1">
        <w:rPr>
          <w:highlight w:val="white"/>
        </w:rPr>
        <w:t xml:space="preserve">static variable and constant are stored in </w:t>
      </w:r>
      <w:r w:rsidR="00E21CC1" w:rsidRPr="00E21CC1">
        <w:rPr>
          <w:rStyle w:val="KeyWord0"/>
          <w:highlight w:val="white"/>
        </w:rPr>
        <w:t>m_byteList</w:t>
      </w:r>
      <w:r w:rsidR="00E21CC1">
        <w:rPr>
          <w:highlight w:val="white"/>
        </w:rPr>
        <w:t>.</w:t>
      </w:r>
    </w:p>
    <w:p w14:paraId="3C430839" w14:textId="778D27DC" w:rsidR="00303C4E" w:rsidRDefault="00303C4E" w:rsidP="00303C4E">
      <w:pPr>
        <w:pStyle w:val="Code"/>
        <w:rPr>
          <w:highlight w:val="white"/>
        </w:rPr>
      </w:pPr>
      <w:r w:rsidRPr="00903DBA">
        <w:rPr>
          <w:highlight w:val="white"/>
        </w:rPr>
        <w:t xml:space="preserve">    private List&lt;byte&gt; m_byteList;</w:t>
      </w:r>
    </w:p>
    <w:p w14:paraId="7B03AEF0" w14:textId="11199BAA" w:rsidR="00E80CB2" w:rsidRDefault="006F2960" w:rsidP="00E80CB2">
      <w:pPr>
        <w:rPr>
          <w:highlight w:val="white"/>
        </w:rPr>
      </w:pPr>
      <w:r>
        <w:rPr>
          <w:highlight w:val="white"/>
        </w:rPr>
        <w:t xml:space="preserve">A static variable or constant may </w:t>
      </w:r>
      <w:r w:rsidR="003F38DE">
        <w:rPr>
          <w:highlight w:val="white"/>
        </w:rPr>
        <w:t xml:space="preserve">access other static variables or constant, we store the </w:t>
      </w:r>
      <w:r w:rsidR="00831FF2">
        <w:rPr>
          <w:highlight w:val="white"/>
        </w:rPr>
        <w:t xml:space="preserve">addresses of the </w:t>
      </w:r>
      <w:r w:rsidR="003F38DE">
        <w:rPr>
          <w:highlight w:val="white"/>
        </w:rPr>
        <w:t xml:space="preserve">accesses in </w:t>
      </w:r>
      <w:r w:rsidR="003F38DE" w:rsidRPr="003F38DE">
        <w:rPr>
          <w:rStyle w:val="KeyWord0"/>
          <w:highlight w:val="white"/>
        </w:rPr>
        <w:t>m_accessMap</w:t>
      </w:r>
      <w:r w:rsidR="003F38DE">
        <w:rPr>
          <w:highlight w:val="white"/>
        </w:rPr>
        <w:t xml:space="preserve">. Moreover, a function may call other functions, we store the </w:t>
      </w:r>
      <w:r w:rsidR="00831FF2">
        <w:rPr>
          <w:highlight w:val="white"/>
        </w:rPr>
        <w:t xml:space="preserve">addresses of the </w:t>
      </w:r>
      <w:r w:rsidR="003F38DE">
        <w:rPr>
          <w:highlight w:val="white"/>
        </w:rPr>
        <w:t xml:space="preserve">calls in </w:t>
      </w:r>
      <w:r w:rsidR="003F38DE" w:rsidRPr="003F38DE">
        <w:rPr>
          <w:rStyle w:val="KeyWord0"/>
          <w:highlight w:val="white"/>
        </w:rPr>
        <w:t>m_callMap</w:t>
      </w:r>
      <w:r w:rsidR="003F38DE">
        <w:rPr>
          <w:highlight w:val="white"/>
        </w:rPr>
        <w:t>.</w:t>
      </w:r>
      <w:r w:rsidR="00831FF2">
        <w:rPr>
          <w:highlight w:val="white"/>
        </w:rPr>
        <w:t xml:space="preserve"> The addresses are relative the beginning of the function or static object</w:t>
      </w:r>
      <w:r w:rsidR="00503ED2">
        <w:rPr>
          <w:highlight w:val="white"/>
        </w:rPr>
        <w:t xml:space="preserve">. They are later </w:t>
      </w:r>
      <w:r w:rsidR="00831FF2">
        <w:rPr>
          <w:highlight w:val="white"/>
        </w:rPr>
        <w:t>replaced by proper addresses by the linker.</w:t>
      </w:r>
      <w:r w:rsidR="00ED0B8B">
        <w:rPr>
          <w:highlight w:val="white"/>
        </w:rPr>
        <w:t xml:space="preserve"> The difference between the addresses of the final accesses and calls is that the access addresses are absolute while the call addresses are relative the address of the call.</w:t>
      </w:r>
    </w:p>
    <w:p w14:paraId="729F5709" w14:textId="708CB384" w:rsidR="00303C4E" w:rsidRDefault="00303C4E" w:rsidP="00303C4E">
      <w:pPr>
        <w:pStyle w:val="Code"/>
        <w:rPr>
          <w:highlight w:val="white"/>
        </w:rPr>
      </w:pPr>
      <w:r w:rsidRPr="00903DBA">
        <w:rPr>
          <w:highlight w:val="white"/>
        </w:rPr>
        <w:t xml:space="preserve">    private IDictionary&lt;int,string&gt; m_accessMap, m_callMap;</w:t>
      </w:r>
    </w:p>
    <w:p w14:paraId="60CFB29B" w14:textId="7408ACFC" w:rsidR="003F38DE" w:rsidRPr="00903DBA" w:rsidRDefault="00B074C9" w:rsidP="003F38DE">
      <w:pPr>
        <w:rPr>
          <w:highlight w:val="white"/>
        </w:rPr>
      </w:pPr>
      <w:r>
        <w:rPr>
          <w:highlight w:val="white"/>
        </w:rPr>
        <w:t xml:space="preserve">When a </w:t>
      </w:r>
      <w:r w:rsidR="00BC6A07">
        <w:rPr>
          <w:highlight w:val="white"/>
        </w:rPr>
        <w:t xml:space="preserve">called </w:t>
      </w:r>
      <w:r>
        <w:rPr>
          <w:highlight w:val="white"/>
        </w:rPr>
        <w:t xml:space="preserve">function </w:t>
      </w:r>
      <w:r w:rsidR="00BC6A07">
        <w:rPr>
          <w:highlight w:val="white"/>
        </w:rPr>
        <w:t xml:space="preserve">returns to the calling </w:t>
      </w:r>
      <w:r>
        <w:rPr>
          <w:highlight w:val="white"/>
        </w:rPr>
        <w:t>is</w:t>
      </w:r>
      <w:r w:rsidR="00BC6A07">
        <w:rPr>
          <w:highlight w:val="white"/>
        </w:rPr>
        <w:t xml:space="preserve">, we store the return address in </w:t>
      </w:r>
      <w:r w:rsidR="00BC6A07" w:rsidRPr="00B72940">
        <w:rPr>
          <w:rStyle w:val="KeyWord0"/>
          <w:highlight w:val="white"/>
        </w:rPr>
        <w:t>m_returnSet</w:t>
      </w:r>
      <w:r w:rsidR="00BC6A07">
        <w:rPr>
          <w:highlight w:val="white"/>
        </w:rPr>
        <w:t>. The address</w:t>
      </w:r>
      <w:r w:rsidR="00503ED2">
        <w:rPr>
          <w:highlight w:val="white"/>
        </w:rPr>
        <w:t xml:space="preserve">es are </w:t>
      </w:r>
      <w:r w:rsidR="00BC6A07">
        <w:rPr>
          <w:highlight w:val="white"/>
        </w:rPr>
        <w:t xml:space="preserve">relative the </w:t>
      </w:r>
      <w:r w:rsidR="00B72940">
        <w:rPr>
          <w:highlight w:val="white"/>
        </w:rPr>
        <w:t>address of the function call in the calling function</w:t>
      </w:r>
      <w:r w:rsidR="00503ED2">
        <w:rPr>
          <w:highlight w:val="white"/>
        </w:rPr>
        <w:t xml:space="preserve">. It is later </w:t>
      </w:r>
      <w:r w:rsidR="00B72940">
        <w:rPr>
          <w:highlight w:val="white"/>
        </w:rPr>
        <w:t xml:space="preserve">replaced by a proper </w:t>
      </w:r>
      <w:r w:rsidR="00503ED2">
        <w:rPr>
          <w:highlight w:val="white"/>
        </w:rPr>
        <w:t>address</w:t>
      </w:r>
      <w:r w:rsidR="00B72940">
        <w:rPr>
          <w:highlight w:val="white"/>
        </w:rPr>
        <w:t xml:space="preserve"> by the linker.</w:t>
      </w:r>
    </w:p>
    <w:p w14:paraId="65DAD66C" w14:textId="77777777" w:rsidR="00303C4E" w:rsidRPr="00903DBA" w:rsidRDefault="00303C4E" w:rsidP="00303C4E">
      <w:pPr>
        <w:pStyle w:val="Code"/>
        <w:rPr>
          <w:highlight w:val="white"/>
        </w:rPr>
      </w:pPr>
      <w:r w:rsidRPr="00903DBA">
        <w:rPr>
          <w:highlight w:val="white"/>
        </w:rPr>
        <w:t xml:space="preserve">    private ISet&lt;int&gt; m_returnSet;</w:t>
      </w:r>
    </w:p>
    <w:p w14:paraId="1760EBA4" w14:textId="027DA47E" w:rsidR="00303C4E" w:rsidRPr="00903DBA" w:rsidRDefault="00503ED2" w:rsidP="00503ED2">
      <w:pPr>
        <w:rPr>
          <w:highlight w:val="white"/>
        </w:rPr>
      </w:pPr>
      <w:r>
        <w:rPr>
          <w:highlight w:val="white"/>
        </w:rPr>
        <w:t xml:space="preserve">We need </w:t>
      </w:r>
      <w:r w:rsidR="00E3143D">
        <w:rPr>
          <w:highlight w:val="white"/>
        </w:rPr>
        <w:t>the</w:t>
      </w:r>
      <w:r>
        <w:rPr>
          <w:highlight w:val="white"/>
        </w:rPr>
        <w:t xml:space="preserve"> default constructor</w:t>
      </w:r>
      <w:r w:rsidR="00E3143D">
        <w:rPr>
          <w:highlight w:val="white"/>
        </w:rPr>
        <w:t xml:space="preserve"> when </w:t>
      </w:r>
      <w:r w:rsidR="001F051C">
        <w:rPr>
          <w:highlight w:val="white"/>
        </w:rPr>
        <w:t>loading object of the class from a file.</w:t>
      </w:r>
    </w:p>
    <w:p w14:paraId="7C3CB676" w14:textId="77777777" w:rsidR="00303C4E" w:rsidRPr="00903DBA" w:rsidRDefault="00303C4E" w:rsidP="00303C4E">
      <w:pPr>
        <w:pStyle w:val="Code"/>
        <w:rPr>
          <w:highlight w:val="white"/>
        </w:rPr>
      </w:pPr>
      <w:r w:rsidRPr="00903DBA">
        <w:rPr>
          <w:highlight w:val="white"/>
        </w:rPr>
        <w:t xml:space="preserve">    public StaticSymbolWindows() {</w:t>
      </w:r>
    </w:p>
    <w:p w14:paraId="4030BC70" w14:textId="77777777" w:rsidR="00303C4E" w:rsidRPr="00903DBA" w:rsidRDefault="00303C4E" w:rsidP="00303C4E">
      <w:pPr>
        <w:pStyle w:val="Code"/>
        <w:rPr>
          <w:highlight w:val="white"/>
        </w:rPr>
      </w:pPr>
      <w:r w:rsidRPr="00903DBA">
        <w:rPr>
          <w:highlight w:val="white"/>
        </w:rPr>
        <w:t xml:space="preserve">      // Empty.</w:t>
      </w:r>
    </w:p>
    <w:p w14:paraId="28B9D9FF" w14:textId="77777777" w:rsidR="00303C4E" w:rsidRPr="00903DBA" w:rsidRDefault="00303C4E" w:rsidP="00303C4E">
      <w:pPr>
        <w:pStyle w:val="Code"/>
        <w:rPr>
          <w:highlight w:val="white"/>
        </w:rPr>
      </w:pPr>
      <w:r w:rsidRPr="00903DBA">
        <w:rPr>
          <w:highlight w:val="white"/>
        </w:rPr>
        <w:t xml:space="preserve">    }</w:t>
      </w:r>
    </w:p>
    <w:p w14:paraId="258E1C9F" w14:textId="4698BE89" w:rsidR="009A3E5B" w:rsidRPr="00903DBA" w:rsidRDefault="00944DE0" w:rsidP="009A3E5B">
      <w:pPr>
        <w:rPr>
          <w:highlight w:val="white"/>
        </w:rPr>
      </w:pPr>
      <w:r>
        <w:rPr>
          <w:highlight w:val="white"/>
        </w:rPr>
        <w:t xml:space="preserve">The </w:t>
      </w:r>
      <w:r w:rsidR="001F051C">
        <w:rPr>
          <w:highlight w:val="white"/>
        </w:rPr>
        <w:t>second</w:t>
      </w:r>
      <w:r w:rsidR="009A3E5B">
        <w:rPr>
          <w:highlight w:val="white"/>
        </w:rPr>
        <w:t xml:space="preserve"> </w:t>
      </w:r>
      <w:r>
        <w:rPr>
          <w:highlight w:val="white"/>
        </w:rPr>
        <w:t xml:space="preserve">constructor takes </w:t>
      </w:r>
      <w:r w:rsidR="000E4122">
        <w:rPr>
          <w:highlight w:val="white"/>
        </w:rPr>
        <w:t>a</w:t>
      </w:r>
      <w:r w:rsidR="009A3E5B">
        <w:rPr>
          <w:highlight w:val="white"/>
        </w:rPr>
        <w:t xml:space="preserve"> unique</w:t>
      </w:r>
      <w:r w:rsidR="000E4122">
        <w:rPr>
          <w:highlight w:val="white"/>
        </w:rPr>
        <w:t xml:space="preserve"> </w:t>
      </w:r>
      <w:r>
        <w:rPr>
          <w:highlight w:val="white"/>
        </w:rPr>
        <w:t xml:space="preserve">name, a byte list, and an access map. </w:t>
      </w:r>
      <w:r w:rsidR="009A3E5B">
        <w:rPr>
          <w:highlight w:val="white"/>
        </w:rPr>
        <w:t xml:space="preserve">This constructor is intended for static variables and constants. </w:t>
      </w:r>
    </w:p>
    <w:p w14:paraId="274629D4" w14:textId="0809A6B4" w:rsidR="00303C4E" w:rsidRPr="00903DBA" w:rsidRDefault="00303C4E" w:rsidP="00303C4E">
      <w:pPr>
        <w:pStyle w:val="Code"/>
        <w:rPr>
          <w:highlight w:val="white"/>
        </w:rPr>
      </w:pPr>
      <w:r w:rsidRPr="00903DBA">
        <w:rPr>
          <w:highlight w:val="white"/>
        </w:rPr>
        <w:t xml:space="preserve">    public StaticSymbolWindows(string uniqueName, List&lt;byte&gt; byteList = null, </w:t>
      </w:r>
    </w:p>
    <w:p w14:paraId="49BF84C1" w14:textId="00C91D64" w:rsidR="00303C4E" w:rsidRPr="00903DBA" w:rsidRDefault="00303C4E" w:rsidP="00303C4E">
      <w:pPr>
        <w:pStyle w:val="Code"/>
        <w:rPr>
          <w:highlight w:val="white"/>
        </w:rPr>
      </w:pPr>
      <w:r w:rsidRPr="00903DBA">
        <w:rPr>
          <w:highlight w:val="white"/>
        </w:rPr>
        <w:lastRenderedPageBreak/>
        <w:t xml:space="preserve">                  </w:t>
      </w:r>
      <w:r w:rsidR="000D7F45">
        <w:rPr>
          <w:highlight w:val="white"/>
        </w:rPr>
        <w:t xml:space="preserve">       </w:t>
      </w:r>
      <w:r w:rsidRPr="00903DBA">
        <w:rPr>
          <w:highlight w:val="white"/>
        </w:rPr>
        <w:t xml:space="preserve">      IDictionary&lt;int,string&gt; accessMap = null)</w:t>
      </w:r>
    </w:p>
    <w:p w14:paraId="5354B8AD" w14:textId="77777777" w:rsidR="00303C4E" w:rsidRPr="00903DBA" w:rsidRDefault="00303C4E" w:rsidP="00303C4E">
      <w:pPr>
        <w:pStyle w:val="Code"/>
        <w:rPr>
          <w:highlight w:val="white"/>
        </w:rPr>
      </w:pPr>
      <w:r w:rsidRPr="00903DBA">
        <w:rPr>
          <w:highlight w:val="white"/>
        </w:rPr>
        <w:t xml:space="preserve">     :base(uniqueName) {</w:t>
      </w:r>
    </w:p>
    <w:p w14:paraId="743DB982" w14:textId="77777777" w:rsidR="00303C4E" w:rsidRPr="00903DBA" w:rsidRDefault="00303C4E" w:rsidP="00303C4E">
      <w:pPr>
        <w:pStyle w:val="Code"/>
        <w:rPr>
          <w:highlight w:val="white"/>
        </w:rPr>
      </w:pPr>
      <w:r w:rsidRPr="00903DBA">
        <w:rPr>
          <w:highlight w:val="white"/>
        </w:rPr>
        <w:t xml:space="preserve">      m_byteList = (byteList != null) ? byteList : (new List&lt;byte&gt;());</w:t>
      </w:r>
    </w:p>
    <w:p w14:paraId="23977B76" w14:textId="77777777" w:rsidR="00AA6D97" w:rsidRDefault="00303C4E" w:rsidP="00303C4E">
      <w:pPr>
        <w:pStyle w:val="Code"/>
        <w:rPr>
          <w:highlight w:val="white"/>
        </w:rPr>
      </w:pPr>
      <w:r w:rsidRPr="00903DBA">
        <w:rPr>
          <w:highlight w:val="white"/>
        </w:rPr>
        <w:t xml:space="preserve">      m_accessMap = (accessMap != null) ? accessMap</w:t>
      </w:r>
    </w:p>
    <w:p w14:paraId="7F02A94F" w14:textId="7BF3326A" w:rsidR="00303C4E" w:rsidRPr="00903DBA" w:rsidRDefault="00AA6D97" w:rsidP="00303C4E">
      <w:pPr>
        <w:pStyle w:val="Code"/>
        <w:rPr>
          <w:highlight w:val="white"/>
        </w:rPr>
      </w:pPr>
      <w:r>
        <w:rPr>
          <w:highlight w:val="white"/>
        </w:rPr>
        <w:t xml:space="preserve">                                       </w:t>
      </w:r>
      <w:r w:rsidR="00303C4E" w:rsidRPr="00903DBA">
        <w:rPr>
          <w:highlight w:val="white"/>
        </w:rPr>
        <w:t xml:space="preserve"> : (new Dictionary&lt;int,string&gt;());</w:t>
      </w:r>
    </w:p>
    <w:p w14:paraId="242629EC" w14:textId="77777777" w:rsidR="00303C4E" w:rsidRPr="00903DBA" w:rsidRDefault="00303C4E" w:rsidP="00303C4E">
      <w:pPr>
        <w:pStyle w:val="Code"/>
        <w:rPr>
          <w:highlight w:val="white"/>
        </w:rPr>
      </w:pPr>
      <w:r w:rsidRPr="00903DBA">
        <w:rPr>
          <w:highlight w:val="white"/>
        </w:rPr>
        <w:t xml:space="preserve">      m_callMap = new Dictionary&lt;int,string&gt;();</w:t>
      </w:r>
    </w:p>
    <w:p w14:paraId="6722FDB3" w14:textId="77777777" w:rsidR="00303C4E" w:rsidRPr="00903DBA" w:rsidRDefault="00303C4E" w:rsidP="00303C4E">
      <w:pPr>
        <w:pStyle w:val="Code"/>
        <w:rPr>
          <w:highlight w:val="white"/>
        </w:rPr>
      </w:pPr>
      <w:r w:rsidRPr="00903DBA">
        <w:rPr>
          <w:highlight w:val="white"/>
        </w:rPr>
        <w:t xml:space="preserve">      m_returnSet = new HashSet&lt;int&gt;();</w:t>
      </w:r>
    </w:p>
    <w:p w14:paraId="446BBA5B" w14:textId="77777777" w:rsidR="00303C4E" w:rsidRPr="00903DBA" w:rsidRDefault="00303C4E" w:rsidP="00303C4E">
      <w:pPr>
        <w:pStyle w:val="Code"/>
        <w:rPr>
          <w:highlight w:val="white"/>
        </w:rPr>
      </w:pPr>
      <w:r w:rsidRPr="00903DBA">
        <w:rPr>
          <w:highlight w:val="white"/>
        </w:rPr>
        <w:t xml:space="preserve">    }</w:t>
      </w:r>
    </w:p>
    <w:p w14:paraId="73D91856" w14:textId="1204109A" w:rsidR="00303C4E" w:rsidRPr="00903DBA" w:rsidRDefault="009A3E5B" w:rsidP="009A3E5B">
      <w:pPr>
        <w:rPr>
          <w:highlight w:val="white"/>
        </w:rPr>
      </w:pPr>
      <w:r>
        <w:rPr>
          <w:highlight w:val="white"/>
        </w:rPr>
        <w:t xml:space="preserve">The </w:t>
      </w:r>
      <w:r w:rsidR="001F051C">
        <w:rPr>
          <w:highlight w:val="white"/>
        </w:rPr>
        <w:t>third</w:t>
      </w:r>
      <w:r>
        <w:rPr>
          <w:highlight w:val="white"/>
        </w:rPr>
        <w:t xml:space="preserve"> constructor takes a unique name, a byte list, and an access map, a call map, and a return set. This constructor is intended for function definitions. </w:t>
      </w:r>
    </w:p>
    <w:p w14:paraId="6A878EEE" w14:textId="546BA087" w:rsidR="00303C4E" w:rsidRPr="00903DBA" w:rsidRDefault="00303C4E" w:rsidP="00303C4E">
      <w:pPr>
        <w:pStyle w:val="Code"/>
        <w:rPr>
          <w:highlight w:val="white"/>
        </w:rPr>
      </w:pPr>
      <w:r w:rsidRPr="00903DBA">
        <w:rPr>
          <w:highlight w:val="white"/>
        </w:rPr>
        <w:t xml:space="preserve">    public StaticSymbolWindows(string uniqueName, List&lt;byte&gt; byteList,</w:t>
      </w:r>
    </w:p>
    <w:p w14:paraId="6D832BAE" w14:textId="577ABE98" w:rsidR="00303C4E" w:rsidRPr="00903DBA" w:rsidRDefault="00CF6C70" w:rsidP="00303C4E">
      <w:pPr>
        <w:pStyle w:val="Code"/>
        <w:rPr>
          <w:highlight w:val="white"/>
        </w:rPr>
      </w:pPr>
      <w:r>
        <w:rPr>
          <w:highlight w:val="white"/>
        </w:rPr>
        <w:t xml:space="preserve">       </w:t>
      </w:r>
      <w:r w:rsidR="00303C4E" w:rsidRPr="00903DBA">
        <w:rPr>
          <w:highlight w:val="white"/>
        </w:rPr>
        <w:t xml:space="preserve">                        IDictionary&lt;int,string&gt; accessMap,</w:t>
      </w:r>
    </w:p>
    <w:p w14:paraId="5C2FAFA4" w14:textId="47E647FE" w:rsidR="00303C4E" w:rsidRPr="00903DBA" w:rsidRDefault="00303C4E" w:rsidP="00303C4E">
      <w:pPr>
        <w:pStyle w:val="Code"/>
        <w:rPr>
          <w:highlight w:val="white"/>
        </w:rPr>
      </w:pPr>
      <w:r w:rsidRPr="00903DBA">
        <w:rPr>
          <w:highlight w:val="white"/>
        </w:rPr>
        <w:t xml:space="preserve">       </w:t>
      </w:r>
      <w:r w:rsidR="00CF6C70">
        <w:rPr>
          <w:highlight w:val="white"/>
        </w:rPr>
        <w:t xml:space="preserve">       </w:t>
      </w:r>
      <w:r w:rsidRPr="00903DBA">
        <w:rPr>
          <w:highlight w:val="white"/>
        </w:rPr>
        <w:t xml:space="preserve">         IDictionary&lt;int,string&gt; callMap, ISet&lt;int&gt; returnSet)</w:t>
      </w:r>
    </w:p>
    <w:p w14:paraId="2C72031E" w14:textId="77777777" w:rsidR="00303C4E" w:rsidRPr="00903DBA" w:rsidRDefault="00303C4E" w:rsidP="00303C4E">
      <w:pPr>
        <w:pStyle w:val="Code"/>
        <w:rPr>
          <w:highlight w:val="white"/>
        </w:rPr>
      </w:pPr>
      <w:r w:rsidRPr="00903DBA">
        <w:rPr>
          <w:highlight w:val="white"/>
        </w:rPr>
        <w:t xml:space="preserve">     :base(uniqueName) {</w:t>
      </w:r>
    </w:p>
    <w:p w14:paraId="2CEE55E4" w14:textId="77777777" w:rsidR="00303C4E" w:rsidRPr="00903DBA" w:rsidRDefault="00303C4E" w:rsidP="00303C4E">
      <w:pPr>
        <w:pStyle w:val="Code"/>
        <w:rPr>
          <w:highlight w:val="white"/>
        </w:rPr>
      </w:pPr>
      <w:r w:rsidRPr="00903DBA">
        <w:rPr>
          <w:highlight w:val="white"/>
        </w:rPr>
        <w:t xml:space="preserve">      m_byteList = byteList;</w:t>
      </w:r>
    </w:p>
    <w:p w14:paraId="4E61C3F3" w14:textId="77777777" w:rsidR="00303C4E" w:rsidRPr="00903DBA" w:rsidRDefault="00303C4E" w:rsidP="00303C4E">
      <w:pPr>
        <w:pStyle w:val="Code"/>
        <w:rPr>
          <w:highlight w:val="white"/>
        </w:rPr>
      </w:pPr>
      <w:r w:rsidRPr="00903DBA">
        <w:rPr>
          <w:highlight w:val="white"/>
        </w:rPr>
        <w:t xml:space="preserve">      m_accessMap = accessMap;</w:t>
      </w:r>
    </w:p>
    <w:p w14:paraId="17A71CFE" w14:textId="77777777" w:rsidR="00303C4E" w:rsidRPr="00903DBA" w:rsidRDefault="00303C4E" w:rsidP="00303C4E">
      <w:pPr>
        <w:pStyle w:val="Code"/>
        <w:rPr>
          <w:highlight w:val="white"/>
        </w:rPr>
      </w:pPr>
      <w:r w:rsidRPr="00903DBA">
        <w:rPr>
          <w:highlight w:val="white"/>
        </w:rPr>
        <w:t xml:space="preserve">      m_callMap = callMap;</w:t>
      </w:r>
    </w:p>
    <w:p w14:paraId="010FFC57" w14:textId="77777777" w:rsidR="00303C4E" w:rsidRPr="00903DBA" w:rsidRDefault="00303C4E" w:rsidP="00303C4E">
      <w:pPr>
        <w:pStyle w:val="Code"/>
        <w:rPr>
          <w:highlight w:val="white"/>
        </w:rPr>
      </w:pPr>
      <w:r w:rsidRPr="00903DBA">
        <w:rPr>
          <w:highlight w:val="white"/>
        </w:rPr>
        <w:t xml:space="preserve">      m_returnSet = returnSet;</w:t>
      </w:r>
    </w:p>
    <w:p w14:paraId="5D5054B2" w14:textId="77777777" w:rsidR="00303C4E" w:rsidRPr="00903DBA" w:rsidRDefault="00303C4E" w:rsidP="00303C4E">
      <w:pPr>
        <w:pStyle w:val="Code"/>
        <w:rPr>
          <w:highlight w:val="white"/>
        </w:rPr>
      </w:pPr>
      <w:r w:rsidRPr="00903DBA">
        <w:rPr>
          <w:highlight w:val="white"/>
        </w:rPr>
        <w:t xml:space="preserve">    }</w:t>
      </w:r>
    </w:p>
    <w:p w14:paraId="154190FA" w14:textId="77777777" w:rsidR="00142A8E" w:rsidRDefault="00142A8E" w:rsidP="00303C4E">
      <w:pPr>
        <w:pStyle w:val="Code"/>
        <w:rPr>
          <w:highlight w:val="white"/>
        </w:rPr>
      </w:pPr>
    </w:p>
    <w:p w14:paraId="141F97E2" w14:textId="7F2A4FBA" w:rsidR="00303C4E" w:rsidRPr="00903DBA" w:rsidRDefault="00303C4E" w:rsidP="00303C4E">
      <w:pPr>
        <w:pStyle w:val="Code"/>
        <w:rPr>
          <w:highlight w:val="white"/>
        </w:rPr>
      </w:pPr>
      <w:r w:rsidRPr="00903DBA">
        <w:rPr>
          <w:highlight w:val="white"/>
        </w:rPr>
        <w:t xml:space="preserve">    public List&lt;byte&gt; ByteList {</w:t>
      </w:r>
    </w:p>
    <w:p w14:paraId="1B126CBB" w14:textId="77777777" w:rsidR="00303C4E" w:rsidRPr="00903DBA" w:rsidRDefault="00303C4E" w:rsidP="00303C4E">
      <w:pPr>
        <w:pStyle w:val="Code"/>
        <w:rPr>
          <w:highlight w:val="white"/>
        </w:rPr>
      </w:pPr>
      <w:r w:rsidRPr="00903DBA">
        <w:rPr>
          <w:highlight w:val="white"/>
        </w:rPr>
        <w:t xml:space="preserve">      get { return m_byteList; }</w:t>
      </w:r>
    </w:p>
    <w:p w14:paraId="2CE1FB2E" w14:textId="77777777" w:rsidR="00303C4E" w:rsidRPr="00903DBA" w:rsidRDefault="00303C4E" w:rsidP="00303C4E">
      <w:pPr>
        <w:pStyle w:val="Code"/>
        <w:rPr>
          <w:highlight w:val="white"/>
        </w:rPr>
      </w:pPr>
      <w:r w:rsidRPr="00903DBA">
        <w:rPr>
          <w:highlight w:val="white"/>
        </w:rPr>
        <w:t xml:space="preserve">    }</w:t>
      </w:r>
    </w:p>
    <w:p w14:paraId="746DE4DB" w14:textId="77777777" w:rsidR="00303C4E" w:rsidRPr="00903DBA" w:rsidRDefault="00303C4E" w:rsidP="00303C4E">
      <w:pPr>
        <w:pStyle w:val="Code"/>
        <w:rPr>
          <w:highlight w:val="white"/>
        </w:rPr>
      </w:pPr>
      <w:r w:rsidRPr="00903DBA">
        <w:rPr>
          <w:highlight w:val="white"/>
        </w:rPr>
        <w:t xml:space="preserve">  </w:t>
      </w:r>
    </w:p>
    <w:p w14:paraId="36F19AE6" w14:textId="77777777" w:rsidR="00303C4E" w:rsidRPr="00903DBA" w:rsidRDefault="00303C4E" w:rsidP="00303C4E">
      <w:pPr>
        <w:pStyle w:val="Code"/>
        <w:rPr>
          <w:highlight w:val="white"/>
        </w:rPr>
      </w:pPr>
      <w:r w:rsidRPr="00903DBA">
        <w:rPr>
          <w:highlight w:val="white"/>
        </w:rPr>
        <w:t xml:space="preserve">    public IDictionary&lt;int,string&gt; AccessMap {</w:t>
      </w:r>
    </w:p>
    <w:p w14:paraId="6DD02E69" w14:textId="77777777" w:rsidR="00303C4E" w:rsidRPr="00903DBA" w:rsidRDefault="00303C4E" w:rsidP="00303C4E">
      <w:pPr>
        <w:pStyle w:val="Code"/>
        <w:rPr>
          <w:highlight w:val="white"/>
        </w:rPr>
      </w:pPr>
      <w:r w:rsidRPr="00903DBA">
        <w:rPr>
          <w:highlight w:val="white"/>
        </w:rPr>
        <w:t xml:space="preserve">      get { return m_accessMap; }</w:t>
      </w:r>
    </w:p>
    <w:p w14:paraId="66916F93" w14:textId="77777777" w:rsidR="00303C4E" w:rsidRPr="00903DBA" w:rsidRDefault="00303C4E" w:rsidP="00303C4E">
      <w:pPr>
        <w:pStyle w:val="Code"/>
        <w:rPr>
          <w:highlight w:val="white"/>
        </w:rPr>
      </w:pPr>
      <w:r w:rsidRPr="00903DBA">
        <w:rPr>
          <w:highlight w:val="white"/>
        </w:rPr>
        <w:t xml:space="preserve">    }</w:t>
      </w:r>
    </w:p>
    <w:p w14:paraId="747236F0" w14:textId="77777777" w:rsidR="00303C4E" w:rsidRPr="00903DBA" w:rsidRDefault="00303C4E" w:rsidP="00303C4E">
      <w:pPr>
        <w:pStyle w:val="Code"/>
        <w:rPr>
          <w:highlight w:val="white"/>
        </w:rPr>
      </w:pPr>
      <w:r w:rsidRPr="00903DBA">
        <w:rPr>
          <w:highlight w:val="white"/>
        </w:rPr>
        <w:t xml:space="preserve">  </w:t>
      </w:r>
    </w:p>
    <w:p w14:paraId="5CB27B8A" w14:textId="77777777" w:rsidR="00303C4E" w:rsidRPr="00903DBA" w:rsidRDefault="00303C4E" w:rsidP="00303C4E">
      <w:pPr>
        <w:pStyle w:val="Code"/>
        <w:rPr>
          <w:highlight w:val="white"/>
        </w:rPr>
      </w:pPr>
      <w:r w:rsidRPr="00903DBA">
        <w:rPr>
          <w:highlight w:val="white"/>
        </w:rPr>
        <w:t xml:space="preserve">    public IDictionary&lt;int,string&gt; CallMap {</w:t>
      </w:r>
    </w:p>
    <w:p w14:paraId="463A3BC4" w14:textId="77777777" w:rsidR="00303C4E" w:rsidRPr="00903DBA" w:rsidRDefault="00303C4E" w:rsidP="00303C4E">
      <w:pPr>
        <w:pStyle w:val="Code"/>
        <w:rPr>
          <w:highlight w:val="white"/>
        </w:rPr>
      </w:pPr>
      <w:r w:rsidRPr="00903DBA">
        <w:rPr>
          <w:highlight w:val="white"/>
        </w:rPr>
        <w:t xml:space="preserve">      get { return m_callMap; }</w:t>
      </w:r>
    </w:p>
    <w:p w14:paraId="4313B7DA" w14:textId="77777777" w:rsidR="00303C4E" w:rsidRPr="00903DBA" w:rsidRDefault="00303C4E" w:rsidP="00303C4E">
      <w:pPr>
        <w:pStyle w:val="Code"/>
        <w:rPr>
          <w:highlight w:val="white"/>
        </w:rPr>
      </w:pPr>
      <w:r w:rsidRPr="00903DBA">
        <w:rPr>
          <w:highlight w:val="white"/>
        </w:rPr>
        <w:t xml:space="preserve">    }  </w:t>
      </w:r>
    </w:p>
    <w:p w14:paraId="66810461" w14:textId="77777777" w:rsidR="00303C4E" w:rsidRPr="00903DBA" w:rsidRDefault="00303C4E" w:rsidP="00303C4E">
      <w:pPr>
        <w:pStyle w:val="Code"/>
        <w:rPr>
          <w:highlight w:val="white"/>
        </w:rPr>
      </w:pPr>
      <w:r w:rsidRPr="00903DBA">
        <w:rPr>
          <w:highlight w:val="white"/>
        </w:rPr>
        <w:t xml:space="preserve">  </w:t>
      </w:r>
    </w:p>
    <w:p w14:paraId="7E91E370" w14:textId="77777777" w:rsidR="00303C4E" w:rsidRPr="00903DBA" w:rsidRDefault="00303C4E" w:rsidP="00303C4E">
      <w:pPr>
        <w:pStyle w:val="Code"/>
        <w:rPr>
          <w:highlight w:val="white"/>
        </w:rPr>
      </w:pPr>
      <w:r w:rsidRPr="00903DBA">
        <w:rPr>
          <w:highlight w:val="white"/>
        </w:rPr>
        <w:t xml:space="preserve">    public ISet&lt;int&gt; ReturnSet {</w:t>
      </w:r>
    </w:p>
    <w:p w14:paraId="3DCF3699" w14:textId="77777777" w:rsidR="00303C4E" w:rsidRPr="00903DBA" w:rsidRDefault="00303C4E" w:rsidP="00303C4E">
      <w:pPr>
        <w:pStyle w:val="Code"/>
        <w:rPr>
          <w:highlight w:val="white"/>
        </w:rPr>
      </w:pPr>
      <w:r w:rsidRPr="00903DBA">
        <w:rPr>
          <w:highlight w:val="white"/>
        </w:rPr>
        <w:t xml:space="preserve">      get { return m_returnSet; }</w:t>
      </w:r>
    </w:p>
    <w:p w14:paraId="516E6F9C" w14:textId="77777777" w:rsidR="00303C4E" w:rsidRPr="00903DBA" w:rsidRDefault="00303C4E" w:rsidP="00303C4E">
      <w:pPr>
        <w:pStyle w:val="Code"/>
        <w:rPr>
          <w:highlight w:val="white"/>
        </w:rPr>
      </w:pPr>
      <w:r w:rsidRPr="00903DBA">
        <w:rPr>
          <w:highlight w:val="white"/>
        </w:rPr>
        <w:t xml:space="preserve">    }</w:t>
      </w:r>
    </w:p>
    <w:p w14:paraId="14BCA052" w14:textId="2197B666" w:rsidR="00303C4E" w:rsidRPr="00903DBA" w:rsidRDefault="00E2787A" w:rsidP="00E2787A">
      <w:pPr>
        <w:rPr>
          <w:highlight w:val="white"/>
        </w:rPr>
      </w:pPr>
      <w:r>
        <w:rPr>
          <w:highlight w:val="white"/>
        </w:rPr>
        <w:t xml:space="preserve">The </w:t>
      </w:r>
      <w:r w:rsidRPr="005776DD">
        <w:rPr>
          <w:rStyle w:val="KeyWord0"/>
          <w:highlight w:val="white"/>
        </w:rPr>
        <w:t>Write</w:t>
      </w:r>
      <w:r>
        <w:rPr>
          <w:highlight w:val="white"/>
        </w:rPr>
        <w:t xml:space="preserve"> method</w:t>
      </w:r>
      <w:r w:rsidR="005776DD">
        <w:rPr>
          <w:highlight w:val="white"/>
        </w:rPr>
        <w:t xml:space="preserve"> </w:t>
      </w:r>
      <w:r w:rsidR="00CB6C56">
        <w:rPr>
          <w:highlight w:val="white"/>
        </w:rPr>
        <w:t>writes the byte list, access map, call map, and return set to the file.</w:t>
      </w:r>
      <w:r w:rsidR="00427080">
        <w:rPr>
          <w:highlight w:val="white"/>
        </w:rPr>
        <w:t xml:space="preserve"> We call </w:t>
      </w:r>
      <w:r w:rsidR="00427080" w:rsidRPr="00427080">
        <w:rPr>
          <w:rStyle w:val="KeyWord0"/>
          <w:highlight w:val="white"/>
        </w:rPr>
        <w:t>base</w:t>
      </w:r>
      <w:r w:rsidR="00427080">
        <w:rPr>
          <w:highlight w:val="white"/>
        </w:rPr>
        <w:t xml:space="preserve"> to</w:t>
      </w:r>
      <w:r w:rsidR="009D50B1">
        <w:rPr>
          <w:highlight w:val="white"/>
        </w:rPr>
        <w:t xml:space="preserve"> write the unique name of the object.</w:t>
      </w:r>
    </w:p>
    <w:p w14:paraId="235F2BCE" w14:textId="27EFAA5B" w:rsidR="00303C4E" w:rsidRPr="00903DBA" w:rsidRDefault="00303C4E" w:rsidP="00303C4E">
      <w:pPr>
        <w:pStyle w:val="Code"/>
        <w:rPr>
          <w:highlight w:val="white"/>
        </w:rPr>
      </w:pPr>
      <w:r w:rsidRPr="00903DBA">
        <w:rPr>
          <w:highlight w:val="white"/>
        </w:rPr>
        <w:t xml:space="preserve">    public override void </w:t>
      </w:r>
      <w:r w:rsidR="002C2AFE" w:rsidRPr="00903DBA">
        <w:rPr>
          <w:highlight w:val="white"/>
        </w:rPr>
        <w:t>Write</w:t>
      </w:r>
      <w:r w:rsidRPr="00903DBA">
        <w:rPr>
          <w:highlight w:val="white"/>
        </w:rPr>
        <w:t>(BinaryWriter outStream) {</w:t>
      </w:r>
    </w:p>
    <w:p w14:paraId="1520324A" w14:textId="7EF40820" w:rsidR="00303C4E" w:rsidRPr="00903DBA" w:rsidRDefault="00303C4E" w:rsidP="00303C4E">
      <w:pPr>
        <w:pStyle w:val="Code"/>
        <w:rPr>
          <w:highlight w:val="white"/>
        </w:rPr>
      </w:pPr>
      <w:r w:rsidRPr="00903DBA">
        <w:rPr>
          <w:highlight w:val="white"/>
        </w:rPr>
        <w:t xml:space="preserve">      base.</w:t>
      </w:r>
      <w:r w:rsidR="002C2AFE" w:rsidRPr="00903DBA">
        <w:rPr>
          <w:highlight w:val="white"/>
        </w:rPr>
        <w:t>Write</w:t>
      </w:r>
      <w:r w:rsidRPr="00903DBA">
        <w:rPr>
          <w:highlight w:val="white"/>
        </w:rPr>
        <w:t>(outStream);</w:t>
      </w:r>
    </w:p>
    <w:p w14:paraId="0F35FA0E" w14:textId="2669200A" w:rsidR="00303C4E" w:rsidRPr="00903DBA" w:rsidRDefault="00CB6C56" w:rsidP="00CB6C56">
      <w:pPr>
        <w:rPr>
          <w:highlight w:val="white"/>
        </w:rPr>
      </w:pPr>
      <w:r>
        <w:rPr>
          <w:highlight w:val="white"/>
        </w:rPr>
        <w:t xml:space="preserve">We first write the size (number of bytes) of the byte list, then we write </w:t>
      </w:r>
      <w:r w:rsidR="00427080">
        <w:rPr>
          <w:highlight w:val="white"/>
        </w:rPr>
        <w:t xml:space="preserve">its </w:t>
      </w:r>
      <w:r>
        <w:rPr>
          <w:highlight w:val="white"/>
        </w:rPr>
        <w:t>bytes</w:t>
      </w:r>
      <w:r w:rsidR="00427080">
        <w:rPr>
          <w:highlight w:val="white"/>
        </w:rPr>
        <w:t>.</w:t>
      </w:r>
    </w:p>
    <w:p w14:paraId="5C14D95C" w14:textId="77777777" w:rsidR="00796803" w:rsidRPr="00796803" w:rsidRDefault="00796803" w:rsidP="00796803">
      <w:pPr>
        <w:pStyle w:val="Code"/>
        <w:rPr>
          <w:highlight w:val="white"/>
        </w:rPr>
      </w:pPr>
      <w:r w:rsidRPr="00796803">
        <w:rPr>
          <w:highlight w:val="white"/>
        </w:rPr>
        <w:t xml:space="preserve">      outStream.Write(m_byteList.Count);</w:t>
      </w:r>
    </w:p>
    <w:p w14:paraId="26E37F15" w14:textId="77777777" w:rsidR="00796803" w:rsidRPr="00796803" w:rsidRDefault="00796803" w:rsidP="00796803">
      <w:pPr>
        <w:pStyle w:val="Code"/>
        <w:rPr>
          <w:highlight w:val="white"/>
        </w:rPr>
      </w:pPr>
      <w:r w:rsidRPr="00796803">
        <w:rPr>
          <w:highlight w:val="white"/>
        </w:rPr>
        <w:t xml:space="preserve">      foreach (sbyte b in m_byteList) {</w:t>
      </w:r>
    </w:p>
    <w:p w14:paraId="008F083F" w14:textId="77777777" w:rsidR="00796803" w:rsidRPr="00796803" w:rsidRDefault="00796803" w:rsidP="00796803">
      <w:pPr>
        <w:pStyle w:val="Code"/>
        <w:rPr>
          <w:highlight w:val="white"/>
        </w:rPr>
      </w:pPr>
      <w:r w:rsidRPr="00796803">
        <w:rPr>
          <w:highlight w:val="white"/>
        </w:rPr>
        <w:t xml:space="preserve">        outStream.Write(b);</w:t>
      </w:r>
    </w:p>
    <w:p w14:paraId="0A3C1489" w14:textId="77777777" w:rsidR="00796803" w:rsidRPr="00796803" w:rsidRDefault="00796803" w:rsidP="00796803">
      <w:pPr>
        <w:pStyle w:val="Code"/>
        <w:rPr>
          <w:highlight w:val="white"/>
        </w:rPr>
      </w:pPr>
      <w:r w:rsidRPr="00796803">
        <w:rPr>
          <w:highlight w:val="white"/>
        </w:rPr>
        <w:t xml:space="preserve">      }</w:t>
      </w:r>
    </w:p>
    <w:p w14:paraId="3DEC6F5D" w14:textId="4C016864" w:rsidR="00796803" w:rsidRPr="00796803" w:rsidRDefault="004B564C" w:rsidP="004B564C">
      <w:pPr>
        <w:rPr>
          <w:highlight w:val="white"/>
        </w:rPr>
      </w:pPr>
      <w:r>
        <w:rPr>
          <w:highlight w:val="white"/>
        </w:rPr>
        <w:t xml:space="preserve">In the same way, we </w:t>
      </w:r>
      <w:r w:rsidR="00427080">
        <w:rPr>
          <w:highlight w:val="white"/>
        </w:rPr>
        <w:t>write the size of the access map, and the then its key-value pairs.</w:t>
      </w:r>
    </w:p>
    <w:p w14:paraId="32790C7A" w14:textId="77777777" w:rsidR="00796803" w:rsidRPr="00796803" w:rsidRDefault="00796803" w:rsidP="00796803">
      <w:pPr>
        <w:pStyle w:val="Code"/>
        <w:rPr>
          <w:highlight w:val="white"/>
        </w:rPr>
      </w:pPr>
      <w:r w:rsidRPr="00796803">
        <w:rPr>
          <w:highlight w:val="white"/>
        </w:rPr>
        <w:t xml:space="preserve">      outStream.Write(m_accessMap.Count);</w:t>
      </w:r>
    </w:p>
    <w:p w14:paraId="68E083A0" w14:textId="77777777" w:rsidR="00796803" w:rsidRPr="00796803" w:rsidRDefault="00796803" w:rsidP="00796803">
      <w:pPr>
        <w:pStyle w:val="Code"/>
        <w:rPr>
          <w:highlight w:val="white"/>
        </w:rPr>
      </w:pPr>
      <w:r w:rsidRPr="00796803">
        <w:rPr>
          <w:highlight w:val="white"/>
        </w:rPr>
        <w:t xml:space="preserve">      foreach (KeyValuePair&lt;int,string&gt; entry in m_accessMap) {</w:t>
      </w:r>
    </w:p>
    <w:p w14:paraId="08269321" w14:textId="77777777" w:rsidR="00796803" w:rsidRPr="00796803" w:rsidRDefault="00796803" w:rsidP="00796803">
      <w:pPr>
        <w:pStyle w:val="Code"/>
        <w:rPr>
          <w:highlight w:val="white"/>
        </w:rPr>
      </w:pPr>
      <w:r w:rsidRPr="00796803">
        <w:rPr>
          <w:highlight w:val="white"/>
        </w:rPr>
        <w:t xml:space="preserve">        outStream.Write(entry.Key);</w:t>
      </w:r>
    </w:p>
    <w:p w14:paraId="4AE71215" w14:textId="77777777" w:rsidR="00796803" w:rsidRPr="00796803" w:rsidRDefault="00796803" w:rsidP="00796803">
      <w:pPr>
        <w:pStyle w:val="Code"/>
        <w:rPr>
          <w:highlight w:val="white"/>
        </w:rPr>
      </w:pPr>
      <w:r w:rsidRPr="00796803">
        <w:rPr>
          <w:highlight w:val="white"/>
        </w:rPr>
        <w:t xml:space="preserve">        outStream.Write(entry.Value);</w:t>
      </w:r>
    </w:p>
    <w:p w14:paraId="1DAD9935" w14:textId="77777777" w:rsidR="00796803" w:rsidRPr="00796803" w:rsidRDefault="00796803" w:rsidP="00796803">
      <w:pPr>
        <w:pStyle w:val="Code"/>
        <w:rPr>
          <w:highlight w:val="white"/>
        </w:rPr>
      </w:pPr>
      <w:r w:rsidRPr="00796803">
        <w:rPr>
          <w:highlight w:val="white"/>
        </w:rPr>
        <w:t xml:space="preserve">      }</w:t>
      </w:r>
    </w:p>
    <w:p w14:paraId="27DB371C" w14:textId="77777777" w:rsidR="00796803" w:rsidRPr="00796803" w:rsidRDefault="00796803" w:rsidP="00796803">
      <w:pPr>
        <w:pStyle w:val="Code"/>
        <w:rPr>
          <w:highlight w:val="white"/>
        </w:rPr>
      </w:pPr>
      <w:r w:rsidRPr="00796803">
        <w:rPr>
          <w:highlight w:val="white"/>
        </w:rPr>
        <w:t xml:space="preserve">    </w:t>
      </w:r>
    </w:p>
    <w:p w14:paraId="1FDDF122" w14:textId="77777777" w:rsidR="00796803" w:rsidRPr="00796803" w:rsidRDefault="00796803" w:rsidP="00796803">
      <w:pPr>
        <w:pStyle w:val="Code"/>
        <w:rPr>
          <w:highlight w:val="white"/>
        </w:rPr>
      </w:pPr>
      <w:r w:rsidRPr="00796803">
        <w:rPr>
          <w:highlight w:val="white"/>
        </w:rPr>
        <w:lastRenderedPageBreak/>
        <w:t xml:space="preserve">      outStream.Write(m_callMap.Count);</w:t>
      </w:r>
    </w:p>
    <w:p w14:paraId="20787587" w14:textId="77777777" w:rsidR="00796803" w:rsidRPr="00796803" w:rsidRDefault="00796803" w:rsidP="00796803">
      <w:pPr>
        <w:pStyle w:val="Code"/>
        <w:rPr>
          <w:highlight w:val="white"/>
        </w:rPr>
      </w:pPr>
      <w:r w:rsidRPr="00796803">
        <w:rPr>
          <w:highlight w:val="white"/>
        </w:rPr>
        <w:t xml:space="preserve">      foreach (KeyValuePair&lt;int,string&gt; entry in m_callMap) {</w:t>
      </w:r>
    </w:p>
    <w:p w14:paraId="48417D28" w14:textId="77777777" w:rsidR="00796803" w:rsidRPr="00796803" w:rsidRDefault="00796803" w:rsidP="00796803">
      <w:pPr>
        <w:pStyle w:val="Code"/>
        <w:rPr>
          <w:highlight w:val="white"/>
        </w:rPr>
      </w:pPr>
      <w:r w:rsidRPr="00796803">
        <w:rPr>
          <w:highlight w:val="white"/>
        </w:rPr>
        <w:t xml:space="preserve">        outStream.Write(entry.Key);</w:t>
      </w:r>
    </w:p>
    <w:p w14:paraId="136B3B74" w14:textId="77777777" w:rsidR="00796803" w:rsidRPr="00796803" w:rsidRDefault="00796803" w:rsidP="00796803">
      <w:pPr>
        <w:pStyle w:val="Code"/>
        <w:rPr>
          <w:highlight w:val="white"/>
        </w:rPr>
      </w:pPr>
      <w:r w:rsidRPr="00796803">
        <w:rPr>
          <w:highlight w:val="white"/>
        </w:rPr>
        <w:t xml:space="preserve">        outStream.Write(entry.Value);</w:t>
      </w:r>
    </w:p>
    <w:p w14:paraId="13D49567" w14:textId="77777777" w:rsidR="00796803" w:rsidRPr="00796803" w:rsidRDefault="00796803" w:rsidP="00796803">
      <w:pPr>
        <w:pStyle w:val="Code"/>
        <w:rPr>
          <w:highlight w:val="white"/>
        </w:rPr>
      </w:pPr>
      <w:r w:rsidRPr="00796803">
        <w:rPr>
          <w:highlight w:val="white"/>
        </w:rPr>
        <w:t xml:space="preserve">      }</w:t>
      </w:r>
    </w:p>
    <w:p w14:paraId="5D74561A" w14:textId="77777777" w:rsidR="00796803" w:rsidRPr="00796803" w:rsidRDefault="00796803" w:rsidP="00796803">
      <w:pPr>
        <w:pStyle w:val="Code"/>
        <w:rPr>
          <w:highlight w:val="white"/>
        </w:rPr>
      </w:pPr>
    </w:p>
    <w:p w14:paraId="5317FA70" w14:textId="77777777" w:rsidR="00796803" w:rsidRPr="00796803" w:rsidRDefault="00796803" w:rsidP="00796803">
      <w:pPr>
        <w:pStyle w:val="Code"/>
        <w:rPr>
          <w:highlight w:val="white"/>
        </w:rPr>
      </w:pPr>
      <w:r w:rsidRPr="00796803">
        <w:rPr>
          <w:highlight w:val="white"/>
        </w:rPr>
        <w:t xml:space="preserve">      outStream.Write(m_returnSet.Count);</w:t>
      </w:r>
    </w:p>
    <w:p w14:paraId="59EF701B" w14:textId="77777777" w:rsidR="00796803" w:rsidRPr="00796803" w:rsidRDefault="00796803" w:rsidP="00796803">
      <w:pPr>
        <w:pStyle w:val="Code"/>
        <w:rPr>
          <w:highlight w:val="white"/>
        </w:rPr>
      </w:pPr>
      <w:r w:rsidRPr="00796803">
        <w:rPr>
          <w:highlight w:val="white"/>
        </w:rPr>
        <w:t xml:space="preserve">      foreach (int address in m_returnSet) {</w:t>
      </w:r>
    </w:p>
    <w:p w14:paraId="51AC9858" w14:textId="77777777" w:rsidR="00796803" w:rsidRPr="00796803" w:rsidRDefault="00796803" w:rsidP="00796803">
      <w:pPr>
        <w:pStyle w:val="Code"/>
        <w:rPr>
          <w:highlight w:val="white"/>
        </w:rPr>
      </w:pPr>
      <w:r w:rsidRPr="00796803">
        <w:rPr>
          <w:highlight w:val="white"/>
        </w:rPr>
        <w:t xml:space="preserve">        outStream.Write(address);</w:t>
      </w:r>
    </w:p>
    <w:p w14:paraId="655D4E52" w14:textId="77777777" w:rsidR="00796803" w:rsidRPr="00796803" w:rsidRDefault="00796803" w:rsidP="00796803">
      <w:pPr>
        <w:pStyle w:val="Code"/>
        <w:rPr>
          <w:highlight w:val="white"/>
        </w:rPr>
      </w:pPr>
      <w:r w:rsidRPr="00796803">
        <w:rPr>
          <w:highlight w:val="white"/>
        </w:rPr>
        <w:t xml:space="preserve">      }</w:t>
      </w:r>
    </w:p>
    <w:p w14:paraId="1AC78C3D" w14:textId="77777777" w:rsidR="00303C4E" w:rsidRPr="00903DBA" w:rsidRDefault="00303C4E" w:rsidP="00303C4E">
      <w:pPr>
        <w:pStyle w:val="Code"/>
        <w:rPr>
          <w:highlight w:val="white"/>
        </w:rPr>
      </w:pPr>
      <w:r w:rsidRPr="00903DBA">
        <w:rPr>
          <w:highlight w:val="white"/>
        </w:rPr>
        <w:t xml:space="preserve">    }</w:t>
      </w:r>
    </w:p>
    <w:p w14:paraId="745BCEAF" w14:textId="3B2B0B94" w:rsidR="00303C4E" w:rsidRPr="00903DBA" w:rsidRDefault="00140085" w:rsidP="00C61DB4">
      <w:pPr>
        <w:rPr>
          <w:highlight w:val="white"/>
        </w:rPr>
      </w:pPr>
      <w:r>
        <w:rPr>
          <w:highlight w:val="white"/>
        </w:rPr>
        <w:t xml:space="preserve">The </w:t>
      </w:r>
      <w:r w:rsidR="00C61DB4">
        <w:rPr>
          <w:highlight w:val="white"/>
        </w:rPr>
        <w:t xml:space="preserve">Read method mirrors the Write method above. We read the </w:t>
      </w:r>
      <w:r w:rsidR="00DC2D9B">
        <w:rPr>
          <w:highlight w:val="white"/>
        </w:rPr>
        <w:t>unique name, byte list, access map, call map, and return set of the object.</w:t>
      </w:r>
    </w:p>
    <w:p w14:paraId="01150E35" w14:textId="6AB288E6" w:rsidR="00303C4E" w:rsidRPr="00903DBA" w:rsidRDefault="00303C4E" w:rsidP="00303C4E">
      <w:pPr>
        <w:pStyle w:val="Code"/>
        <w:rPr>
          <w:highlight w:val="white"/>
        </w:rPr>
      </w:pPr>
      <w:r w:rsidRPr="00903DBA">
        <w:rPr>
          <w:highlight w:val="white"/>
        </w:rPr>
        <w:t xml:space="preserve">    public override void </w:t>
      </w:r>
      <w:r w:rsidR="002C2AFE" w:rsidRPr="00903DBA">
        <w:rPr>
          <w:highlight w:val="white"/>
        </w:rPr>
        <w:t>Read</w:t>
      </w:r>
      <w:r w:rsidRPr="00903DBA">
        <w:rPr>
          <w:highlight w:val="white"/>
        </w:rPr>
        <w:t>(BinaryReader inStream) {</w:t>
      </w:r>
    </w:p>
    <w:p w14:paraId="1FCEB9D5" w14:textId="11E0BB96" w:rsidR="00303C4E" w:rsidRPr="00903DBA" w:rsidRDefault="00303C4E" w:rsidP="00303C4E">
      <w:pPr>
        <w:pStyle w:val="Code"/>
        <w:rPr>
          <w:highlight w:val="white"/>
        </w:rPr>
      </w:pPr>
      <w:r w:rsidRPr="00903DBA">
        <w:rPr>
          <w:highlight w:val="white"/>
        </w:rPr>
        <w:t xml:space="preserve">      base.</w:t>
      </w:r>
      <w:r w:rsidR="002C2AFE" w:rsidRPr="00903DBA">
        <w:rPr>
          <w:highlight w:val="white"/>
        </w:rPr>
        <w:t>Read</w:t>
      </w:r>
      <w:r w:rsidRPr="00903DBA">
        <w:rPr>
          <w:highlight w:val="white"/>
        </w:rPr>
        <w:t>(inStream);</w:t>
      </w:r>
    </w:p>
    <w:p w14:paraId="58BBEB28" w14:textId="4CB6F9A5" w:rsidR="00303C4E" w:rsidRPr="00903DBA" w:rsidRDefault="00DC2D9B" w:rsidP="00DC2D9B">
      <w:pPr>
        <w:rPr>
          <w:highlight w:val="white"/>
        </w:rPr>
      </w:pPr>
      <w:r>
        <w:rPr>
          <w:highlight w:val="white"/>
        </w:rPr>
        <w:t>First, we read the size of the byte list, and then its bytes.</w:t>
      </w:r>
    </w:p>
    <w:p w14:paraId="3C394D83" w14:textId="77777777" w:rsidR="00303C4E" w:rsidRPr="00903DBA" w:rsidRDefault="00303C4E" w:rsidP="00303C4E">
      <w:pPr>
        <w:pStyle w:val="Code"/>
        <w:rPr>
          <w:highlight w:val="white"/>
        </w:rPr>
      </w:pPr>
      <w:r w:rsidRPr="00903DBA">
        <w:rPr>
          <w:highlight w:val="white"/>
        </w:rPr>
        <w:t xml:space="preserve">      { m_byteList = new List&lt;byte&gt;();</w:t>
      </w:r>
    </w:p>
    <w:p w14:paraId="7D5F7300" w14:textId="77777777" w:rsidR="00303C4E" w:rsidRPr="00903DBA" w:rsidRDefault="00303C4E" w:rsidP="00303C4E">
      <w:pPr>
        <w:pStyle w:val="Code"/>
        <w:rPr>
          <w:highlight w:val="white"/>
        </w:rPr>
      </w:pPr>
      <w:r w:rsidRPr="00903DBA">
        <w:rPr>
          <w:highlight w:val="white"/>
        </w:rPr>
        <w:t xml:space="preserve">        int byteListSize = inStream.ReadInt32();</w:t>
      </w:r>
    </w:p>
    <w:p w14:paraId="51CBD417" w14:textId="77777777" w:rsidR="00303C4E" w:rsidRPr="00903DBA" w:rsidRDefault="00303C4E" w:rsidP="00303C4E">
      <w:pPr>
        <w:pStyle w:val="Code"/>
        <w:rPr>
          <w:highlight w:val="white"/>
        </w:rPr>
      </w:pPr>
    </w:p>
    <w:p w14:paraId="13945165" w14:textId="77777777" w:rsidR="00303C4E" w:rsidRPr="00903DBA" w:rsidRDefault="00303C4E" w:rsidP="00303C4E">
      <w:pPr>
        <w:pStyle w:val="Code"/>
        <w:rPr>
          <w:highlight w:val="white"/>
        </w:rPr>
      </w:pPr>
      <w:r w:rsidRPr="00903DBA">
        <w:rPr>
          <w:highlight w:val="white"/>
        </w:rPr>
        <w:t xml:space="preserve">        for (int index = 0; index &lt; byteListSize; ++index) {</w:t>
      </w:r>
    </w:p>
    <w:p w14:paraId="3C035DC4" w14:textId="77777777" w:rsidR="00303C4E" w:rsidRPr="00903DBA" w:rsidRDefault="00303C4E" w:rsidP="00303C4E">
      <w:pPr>
        <w:pStyle w:val="Code"/>
        <w:rPr>
          <w:highlight w:val="white"/>
        </w:rPr>
      </w:pPr>
      <w:r w:rsidRPr="00903DBA">
        <w:rPr>
          <w:highlight w:val="white"/>
        </w:rPr>
        <w:t xml:space="preserve">          byte b = inStream.ReadByte();</w:t>
      </w:r>
    </w:p>
    <w:p w14:paraId="68310C61" w14:textId="77777777" w:rsidR="00303C4E" w:rsidRPr="00903DBA" w:rsidRDefault="00303C4E" w:rsidP="00303C4E">
      <w:pPr>
        <w:pStyle w:val="Code"/>
        <w:rPr>
          <w:highlight w:val="white"/>
        </w:rPr>
      </w:pPr>
      <w:r w:rsidRPr="00903DBA">
        <w:rPr>
          <w:highlight w:val="white"/>
        </w:rPr>
        <w:t xml:space="preserve">          m_byteList.Add(b);</w:t>
      </w:r>
    </w:p>
    <w:p w14:paraId="3CB4DFD2" w14:textId="77777777" w:rsidR="00303C4E" w:rsidRPr="00903DBA" w:rsidRDefault="00303C4E" w:rsidP="00303C4E">
      <w:pPr>
        <w:pStyle w:val="Code"/>
        <w:rPr>
          <w:highlight w:val="white"/>
        </w:rPr>
      </w:pPr>
      <w:r w:rsidRPr="00903DBA">
        <w:rPr>
          <w:highlight w:val="white"/>
        </w:rPr>
        <w:t xml:space="preserve">        }</w:t>
      </w:r>
    </w:p>
    <w:p w14:paraId="01FB5B6D" w14:textId="77777777" w:rsidR="00303C4E" w:rsidRPr="00903DBA" w:rsidRDefault="00303C4E" w:rsidP="00303C4E">
      <w:pPr>
        <w:pStyle w:val="Code"/>
        <w:rPr>
          <w:highlight w:val="white"/>
        </w:rPr>
      </w:pPr>
      <w:r w:rsidRPr="00903DBA">
        <w:rPr>
          <w:highlight w:val="white"/>
        </w:rPr>
        <w:t xml:space="preserve">      }</w:t>
      </w:r>
    </w:p>
    <w:p w14:paraId="32E512AD" w14:textId="1E05F363" w:rsidR="000618A4" w:rsidRPr="00903DBA" w:rsidRDefault="00C126D0" w:rsidP="000618A4">
      <w:pPr>
        <w:rPr>
          <w:highlight w:val="white"/>
        </w:rPr>
      </w:pPr>
      <w:r>
        <w:rPr>
          <w:highlight w:val="white"/>
        </w:rPr>
        <w:t>In the same way, we read the size of the access map, and then its key-value pairs.</w:t>
      </w:r>
    </w:p>
    <w:p w14:paraId="49BD7F9A" w14:textId="77777777" w:rsidR="00303C4E" w:rsidRPr="00903DBA" w:rsidRDefault="00303C4E" w:rsidP="00303C4E">
      <w:pPr>
        <w:pStyle w:val="Code"/>
        <w:rPr>
          <w:highlight w:val="white"/>
        </w:rPr>
      </w:pPr>
      <w:r w:rsidRPr="00903DBA">
        <w:rPr>
          <w:highlight w:val="white"/>
        </w:rPr>
        <w:t xml:space="preserve">      { m_accessMap = new Dictionary&lt;int,string&gt;();</w:t>
      </w:r>
    </w:p>
    <w:p w14:paraId="05D51549" w14:textId="77777777" w:rsidR="00303C4E" w:rsidRPr="00903DBA" w:rsidRDefault="00303C4E" w:rsidP="00303C4E">
      <w:pPr>
        <w:pStyle w:val="Code"/>
        <w:rPr>
          <w:highlight w:val="white"/>
        </w:rPr>
      </w:pPr>
      <w:r w:rsidRPr="00903DBA">
        <w:rPr>
          <w:highlight w:val="white"/>
        </w:rPr>
        <w:t xml:space="preserve">        int accessMapSize = inStream.ReadInt32();</w:t>
      </w:r>
    </w:p>
    <w:p w14:paraId="5A9E38EE" w14:textId="77777777" w:rsidR="00303C4E" w:rsidRPr="00903DBA" w:rsidRDefault="00303C4E" w:rsidP="00303C4E">
      <w:pPr>
        <w:pStyle w:val="Code"/>
        <w:rPr>
          <w:highlight w:val="white"/>
        </w:rPr>
      </w:pPr>
      <w:r w:rsidRPr="00903DBA">
        <w:rPr>
          <w:highlight w:val="white"/>
        </w:rPr>
        <w:t xml:space="preserve">        for (int index = 0; index &lt; accessMapSize; ++index) {</w:t>
      </w:r>
    </w:p>
    <w:p w14:paraId="02FAF122" w14:textId="77777777" w:rsidR="00303C4E" w:rsidRPr="00903DBA" w:rsidRDefault="00303C4E" w:rsidP="00303C4E">
      <w:pPr>
        <w:pStyle w:val="Code"/>
        <w:rPr>
          <w:highlight w:val="white"/>
        </w:rPr>
      </w:pPr>
      <w:r w:rsidRPr="00903DBA">
        <w:rPr>
          <w:highlight w:val="white"/>
        </w:rPr>
        <w:t xml:space="preserve">          int address = inStream.ReadInt32();</w:t>
      </w:r>
    </w:p>
    <w:p w14:paraId="700163B0" w14:textId="77777777" w:rsidR="00303C4E" w:rsidRPr="00903DBA" w:rsidRDefault="00303C4E" w:rsidP="00303C4E">
      <w:pPr>
        <w:pStyle w:val="Code"/>
        <w:rPr>
          <w:highlight w:val="white"/>
        </w:rPr>
      </w:pPr>
      <w:r w:rsidRPr="00903DBA">
        <w:rPr>
          <w:highlight w:val="white"/>
        </w:rPr>
        <w:t xml:space="preserve">          string name = inStream.ReadString();</w:t>
      </w:r>
    </w:p>
    <w:p w14:paraId="005A5BF1" w14:textId="77777777" w:rsidR="00303C4E" w:rsidRPr="00903DBA" w:rsidRDefault="00303C4E" w:rsidP="00303C4E">
      <w:pPr>
        <w:pStyle w:val="Code"/>
        <w:rPr>
          <w:highlight w:val="white"/>
        </w:rPr>
      </w:pPr>
      <w:r w:rsidRPr="00903DBA">
        <w:rPr>
          <w:highlight w:val="white"/>
        </w:rPr>
        <w:t xml:space="preserve">          m_accessMap.Add(address, name);</w:t>
      </w:r>
    </w:p>
    <w:p w14:paraId="2585E07A" w14:textId="77777777" w:rsidR="00303C4E" w:rsidRPr="00903DBA" w:rsidRDefault="00303C4E" w:rsidP="00303C4E">
      <w:pPr>
        <w:pStyle w:val="Code"/>
        <w:rPr>
          <w:highlight w:val="white"/>
        </w:rPr>
      </w:pPr>
      <w:r w:rsidRPr="00903DBA">
        <w:rPr>
          <w:highlight w:val="white"/>
        </w:rPr>
        <w:t xml:space="preserve">        }</w:t>
      </w:r>
    </w:p>
    <w:p w14:paraId="1C017D71" w14:textId="77777777" w:rsidR="00303C4E" w:rsidRPr="00903DBA" w:rsidRDefault="00303C4E" w:rsidP="00303C4E">
      <w:pPr>
        <w:pStyle w:val="Code"/>
        <w:rPr>
          <w:highlight w:val="white"/>
        </w:rPr>
      </w:pPr>
      <w:r w:rsidRPr="00903DBA">
        <w:rPr>
          <w:highlight w:val="white"/>
        </w:rPr>
        <w:t xml:space="preserve">      }</w:t>
      </w:r>
    </w:p>
    <w:p w14:paraId="0036271B" w14:textId="77777777" w:rsidR="00303C4E" w:rsidRPr="00903DBA" w:rsidRDefault="00303C4E" w:rsidP="00303C4E">
      <w:pPr>
        <w:pStyle w:val="Code"/>
        <w:rPr>
          <w:highlight w:val="white"/>
        </w:rPr>
      </w:pPr>
      <w:r w:rsidRPr="00903DBA">
        <w:rPr>
          <w:highlight w:val="white"/>
        </w:rPr>
        <w:t xml:space="preserve">    </w:t>
      </w:r>
    </w:p>
    <w:p w14:paraId="3886DC20" w14:textId="77777777" w:rsidR="00303C4E" w:rsidRPr="00903DBA" w:rsidRDefault="00303C4E" w:rsidP="00303C4E">
      <w:pPr>
        <w:pStyle w:val="Code"/>
        <w:rPr>
          <w:highlight w:val="white"/>
        </w:rPr>
      </w:pPr>
      <w:r w:rsidRPr="00903DBA">
        <w:rPr>
          <w:highlight w:val="white"/>
        </w:rPr>
        <w:t xml:space="preserve">      { m_callMap = new Dictionary&lt;int,string&gt;();</w:t>
      </w:r>
    </w:p>
    <w:p w14:paraId="28B77CA3" w14:textId="77777777" w:rsidR="00303C4E" w:rsidRPr="00903DBA" w:rsidRDefault="00303C4E" w:rsidP="00303C4E">
      <w:pPr>
        <w:pStyle w:val="Code"/>
        <w:rPr>
          <w:highlight w:val="white"/>
        </w:rPr>
      </w:pPr>
      <w:r w:rsidRPr="00903DBA">
        <w:rPr>
          <w:highlight w:val="white"/>
        </w:rPr>
        <w:t xml:space="preserve">        int callMapSize = inStream.ReadInt32();</w:t>
      </w:r>
    </w:p>
    <w:p w14:paraId="2235463E" w14:textId="77777777" w:rsidR="00303C4E" w:rsidRPr="00903DBA" w:rsidRDefault="00303C4E" w:rsidP="00303C4E">
      <w:pPr>
        <w:pStyle w:val="Code"/>
        <w:rPr>
          <w:highlight w:val="white"/>
        </w:rPr>
      </w:pPr>
      <w:r w:rsidRPr="00903DBA">
        <w:rPr>
          <w:highlight w:val="white"/>
        </w:rPr>
        <w:t xml:space="preserve">        for (int index = 0; index &lt; callMapSize; ++index) {</w:t>
      </w:r>
    </w:p>
    <w:p w14:paraId="70D487DF" w14:textId="77777777" w:rsidR="00303C4E" w:rsidRPr="00903DBA" w:rsidRDefault="00303C4E" w:rsidP="00303C4E">
      <w:pPr>
        <w:pStyle w:val="Code"/>
        <w:rPr>
          <w:highlight w:val="white"/>
        </w:rPr>
      </w:pPr>
      <w:r w:rsidRPr="00903DBA">
        <w:rPr>
          <w:highlight w:val="white"/>
        </w:rPr>
        <w:t xml:space="preserve">          int address = inStream.ReadInt32();</w:t>
      </w:r>
    </w:p>
    <w:p w14:paraId="246D5D91" w14:textId="77777777" w:rsidR="00303C4E" w:rsidRPr="00903DBA" w:rsidRDefault="00303C4E" w:rsidP="00303C4E">
      <w:pPr>
        <w:pStyle w:val="Code"/>
        <w:rPr>
          <w:highlight w:val="white"/>
        </w:rPr>
      </w:pPr>
      <w:r w:rsidRPr="00903DBA">
        <w:rPr>
          <w:highlight w:val="white"/>
        </w:rPr>
        <w:t xml:space="preserve">          string name = inStream.ReadString();</w:t>
      </w:r>
    </w:p>
    <w:p w14:paraId="12AB385A" w14:textId="77777777" w:rsidR="00303C4E" w:rsidRPr="00903DBA" w:rsidRDefault="00303C4E" w:rsidP="00303C4E">
      <w:pPr>
        <w:pStyle w:val="Code"/>
        <w:rPr>
          <w:highlight w:val="white"/>
        </w:rPr>
      </w:pPr>
      <w:r w:rsidRPr="00903DBA">
        <w:rPr>
          <w:highlight w:val="white"/>
        </w:rPr>
        <w:t xml:space="preserve">          m_callMap.Add(address, name);</w:t>
      </w:r>
    </w:p>
    <w:p w14:paraId="4D9DA2C5" w14:textId="77777777" w:rsidR="00303C4E" w:rsidRPr="00903DBA" w:rsidRDefault="00303C4E" w:rsidP="00303C4E">
      <w:pPr>
        <w:pStyle w:val="Code"/>
        <w:rPr>
          <w:highlight w:val="white"/>
        </w:rPr>
      </w:pPr>
      <w:r w:rsidRPr="00903DBA">
        <w:rPr>
          <w:highlight w:val="white"/>
        </w:rPr>
        <w:t xml:space="preserve">        }</w:t>
      </w:r>
    </w:p>
    <w:p w14:paraId="337A43BF" w14:textId="77777777" w:rsidR="00303C4E" w:rsidRPr="00903DBA" w:rsidRDefault="00303C4E" w:rsidP="00303C4E">
      <w:pPr>
        <w:pStyle w:val="Code"/>
        <w:rPr>
          <w:highlight w:val="white"/>
        </w:rPr>
      </w:pPr>
      <w:r w:rsidRPr="00903DBA">
        <w:rPr>
          <w:highlight w:val="white"/>
        </w:rPr>
        <w:t xml:space="preserve">      }</w:t>
      </w:r>
    </w:p>
    <w:p w14:paraId="7485CA9A" w14:textId="77777777" w:rsidR="00303C4E" w:rsidRPr="00903DBA" w:rsidRDefault="00303C4E" w:rsidP="00303C4E">
      <w:pPr>
        <w:pStyle w:val="Code"/>
        <w:rPr>
          <w:highlight w:val="white"/>
        </w:rPr>
      </w:pPr>
      <w:r w:rsidRPr="00903DBA">
        <w:rPr>
          <w:highlight w:val="white"/>
        </w:rPr>
        <w:t xml:space="preserve">    </w:t>
      </w:r>
    </w:p>
    <w:p w14:paraId="4BBA7C71" w14:textId="77777777" w:rsidR="00303C4E" w:rsidRPr="00903DBA" w:rsidRDefault="00303C4E" w:rsidP="00303C4E">
      <w:pPr>
        <w:pStyle w:val="Code"/>
        <w:rPr>
          <w:highlight w:val="white"/>
        </w:rPr>
      </w:pPr>
      <w:r w:rsidRPr="00903DBA">
        <w:rPr>
          <w:highlight w:val="white"/>
        </w:rPr>
        <w:t xml:space="preserve">      { m_returnSet = new HashSet&lt;int&gt;();</w:t>
      </w:r>
    </w:p>
    <w:p w14:paraId="4C44D6B0" w14:textId="77777777" w:rsidR="00303C4E" w:rsidRPr="00903DBA" w:rsidRDefault="00303C4E" w:rsidP="00303C4E">
      <w:pPr>
        <w:pStyle w:val="Code"/>
        <w:rPr>
          <w:highlight w:val="white"/>
        </w:rPr>
      </w:pPr>
      <w:r w:rsidRPr="00903DBA">
        <w:rPr>
          <w:highlight w:val="white"/>
        </w:rPr>
        <w:t xml:space="preserve">        int returnSetSize = inStream.ReadInt32();</w:t>
      </w:r>
    </w:p>
    <w:p w14:paraId="07ECFD66" w14:textId="77777777" w:rsidR="00303C4E" w:rsidRPr="00903DBA" w:rsidRDefault="00303C4E" w:rsidP="00303C4E">
      <w:pPr>
        <w:pStyle w:val="Code"/>
        <w:rPr>
          <w:highlight w:val="white"/>
        </w:rPr>
      </w:pPr>
      <w:r w:rsidRPr="00903DBA">
        <w:rPr>
          <w:highlight w:val="white"/>
        </w:rPr>
        <w:t xml:space="preserve">        for (int index = 0; index &lt; returnSetSize; ++index) {</w:t>
      </w:r>
    </w:p>
    <w:p w14:paraId="29C1F544" w14:textId="77777777" w:rsidR="00303C4E" w:rsidRPr="00903DBA" w:rsidRDefault="00303C4E" w:rsidP="00303C4E">
      <w:pPr>
        <w:pStyle w:val="Code"/>
        <w:rPr>
          <w:highlight w:val="white"/>
        </w:rPr>
      </w:pPr>
      <w:r w:rsidRPr="00903DBA">
        <w:rPr>
          <w:highlight w:val="white"/>
        </w:rPr>
        <w:t xml:space="preserve">          int address = inStream.ReadInt32();</w:t>
      </w:r>
    </w:p>
    <w:p w14:paraId="10EB08EC" w14:textId="77777777" w:rsidR="00303C4E" w:rsidRPr="00903DBA" w:rsidRDefault="00303C4E" w:rsidP="00303C4E">
      <w:pPr>
        <w:pStyle w:val="Code"/>
        <w:rPr>
          <w:highlight w:val="white"/>
        </w:rPr>
      </w:pPr>
      <w:r w:rsidRPr="00903DBA">
        <w:rPr>
          <w:highlight w:val="white"/>
        </w:rPr>
        <w:t xml:space="preserve">          m_returnSet.Add(address);</w:t>
      </w:r>
    </w:p>
    <w:p w14:paraId="23C209B2" w14:textId="77777777" w:rsidR="00303C4E" w:rsidRPr="00903DBA" w:rsidRDefault="00303C4E" w:rsidP="00303C4E">
      <w:pPr>
        <w:pStyle w:val="Code"/>
        <w:rPr>
          <w:highlight w:val="white"/>
        </w:rPr>
      </w:pPr>
      <w:r w:rsidRPr="00903DBA">
        <w:rPr>
          <w:highlight w:val="white"/>
        </w:rPr>
        <w:t xml:space="preserve">        }</w:t>
      </w:r>
    </w:p>
    <w:p w14:paraId="65FAC1D6" w14:textId="77777777" w:rsidR="00303C4E" w:rsidRPr="00903DBA" w:rsidRDefault="00303C4E" w:rsidP="00303C4E">
      <w:pPr>
        <w:pStyle w:val="Code"/>
        <w:rPr>
          <w:highlight w:val="white"/>
        </w:rPr>
      </w:pPr>
      <w:r w:rsidRPr="00903DBA">
        <w:rPr>
          <w:highlight w:val="white"/>
        </w:rPr>
        <w:t xml:space="preserve">      }</w:t>
      </w:r>
    </w:p>
    <w:p w14:paraId="5FEB1637" w14:textId="77777777" w:rsidR="00303C4E" w:rsidRPr="00903DBA" w:rsidRDefault="00303C4E" w:rsidP="00303C4E">
      <w:pPr>
        <w:pStyle w:val="Code"/>
        <w:rPr>
          <w:highlight w:val="white"/>
        </w:rPr>
      </w:pPr>
      <w:r w:rsidRPr="00903DBA">
        <w:rPr>
          <w:highlight w:val="white"/>
        </w:rPr>
        <w:t xml:space="preserve">    }</w:t>
      </w:r>
    </w:p>
    <w:p w14:paraId="58C03643" w14:textId="77777777" w:rsidR="00303C4E" w:rsidRPr="00903DBA" w:rsidRDefault="00303C4E" w:rsidP="00303C4E">
      <w:pPr>
        <w:pStyle w:val="Code"/>
        <w:rPr>
          <w:highlight w:val="white"/>
        </w:rPr>
      </w:pPr>
      <w:r w:rsidRPr="00903DBA">
        <w:rPr>
          <w:highlight w:val="white"/>
        </w:rPr>
        <w:t xml:space="preserve">  }</w:t>
      </w:r>
    </w:p>
    <w:p w14:paraId="60EE92F6" w14:textId="77777777" w:rsidR="00303C4E" w:rsidRPr="00903DBA" w:rsidRDefault="00303C4E" w:rsidP="00303C4E">
      <w:pPr>
        <w:pStyle w:val="Code"/>
        <w:rPr>
          <w:highlight w:val="white"/>
        </w:rPr>
      </w:pPr>
      <w:r w:rsidRPr="00903DBA">
        <w:rPr>
          <w:highlight w:val="white"/>
        </w:rPr>
        <w:t>}</w:t>
      </w:r>
    </w:p>
    <w:p w14:paraId="0D062B66" w14:textId="77777777" w:rsidR="00303C4E" w:rsidRPr="00903DBA" w:rsidRDefault="00303C4E" w:rsidP="00303C4E">
      <w:pPr>
        <w:pStyle w:val="Code"/>
        <w:rPr>
          <w:highlight w:val="white"/>
        </w:rPr>
      </w:pPr>
    </w:p>
    <w:p w14:paraId="4DC6DAFD" w14:textId="492E5FD7" w:rsidR="004568A2" w:rsidRPr="00903DBA" w:rsidRDefault="00847141" w:rsidP="004568A2">
      <w:pPr>
        <w:pStyle w:val="Rubrik3"/>
        <w:numPr>
          <w:ilvl w:val="2"/>
          <w:numId w:val="157"/>
        </w:numPr>
        <w:rPr>
          <w:highlight w:val="white"/>
        </w:rPr>
      </w:pPr>
      <w:bookmarkStart w:id="466" w:name="_Toc57656111"/>
      <w:r w:rsidRPr="00903DBA">
        <w:rPr>
          <w:highlight w:val="white"/>
        </w:rPr>
        <w:t>Static Value</w:t>
      </w:r>
      <w:bookmarkEnd w:id="466"/>
    </w:p>
    <w:p w14:paraId="1CF984F8" w14:textId="478AC283" w:rsidR="00B523C4" w:rsidRPr="00903DBA" w:rsidRDefault="00B523C4" w:rsidP="00B523C4">
      <w:pPr>
        <w:rPr>
          <w:highlight w:val="white"/>
        </w:rPr>
      </w:pPr>
      <w:r w:rsidRPr="00903DBA">
        <w:rPr>
          <w:highlight w:val="white"/>
        </w:rPr>
        <w:t xml:space="preserve">When creating a static value in </w:t>
      </w:r>
      <w:r w:rsidR="00181DA6">
        <w:rPr>
          <w:highlight w:val="white"/>
        </w:rPr>
        <w:t>t</w:t>
      </w:r>
      <w:r w:rsidR="00721ABF">
        <w:rPr>
          <w:highlight w:val="white"/>
        </w:rPr>
        <w:t>he Windows environment</w:t>
      </w:r>
      <w:r w:rsidRPr="00903DBA">
        <w:rPr>
          <w:highlight w:val="white"/>
        </w:rPr>
        <w:t xml:space="preserve">, </w:t>
      </w:r>
      <w:r w:rsidR="008D3024">
        <w:rPr>
          <w:highlight w:val="white"/>
        </w:rPr>
        <w:t xml:space="preserve">the </w:t>
      </w:r>
      <w:r w:rsidRPr="00903DBA">
        <w:rPr>
          <w:highlight w:val="white"/>
        </w:rPr>
        <w:t>executable code is stored in a list of bytes. Moreover, we also need an access map to keep track of the accesses of the value. For instance, a pointer may point to another static value.</w:t>
      </w:r>
    </w:p>
    <w:p w14:paraId="60CC0B54" w14:textId="77777777" w:rsidR="004568A2" w:rsidRPr="00903DBA" w:rsidRDefault="004568A2" w:rsidP="004568A2">
      <w:pPr>
        <w:pStyle w:val="CodeHeader"/>
        <w:rPr>
          <w:highlight w:val="white"/>
        </w:rPr>
      </w:pPr>
      <w:r w:rsidRPr="00903DBA">
        <w:rPr>
          <w:highlight w:val="white"/>
        </w:rPr>
        <w:t>ConstantExpression.cs</w:t>
      </w:r>
    </w:p>
    <w:p w14:paraId="0EDB732E" w14:textId="77777777" w:rsidR="004568A2" w:rsidRPr="00903DBA" w:rsidRDefault="004568A2" w:rsidP="004568A2">
      <w:pPr>
        <w:pStyle w:val="Code"/>
        <w:rPr>
          <w:highlight w:val="white"/>
        </w:rPr>
      </w:pPr>
      <w:r w:rsidRPr="00903DBA">
        <w:rPr>
          <w:highlight w:val="white"/>
        </w:rPr>
        <w:t xml:space="preserve">    public static StaticSymbol Value(string uniqueName, Type type,</w:t>
      </w:r>
    </w:p>
    <w:p w14:paraId="13DE6123" w14:textId="77777777" w:rsidR="004568A2" w:rsidRPr="00903DBA" w:rsidRDefault="004568A2" w:rsidP="004568A2">
      <w:pPr>
        <w:pStyle w:val="Code"/>
        <w:rPr>
          <w:highlight w:val="white"/>
        </w:rPr>
      </w:pPr>
      <w:r w:rsidRPr="00903DBA">
        <w:rPr>
          <w:highlight w:val="white"/>
        </w:rPr>
        <w:t xml:space="preserve">                                     object value) {</w:t>
      </w:r>
    </w:p>
    <w:p w14:paraId="554142BF" w14:textId="77777777" w:rsidR="004568A2" w:rsidRPr="00903DBA" w:rsidRDefault="004568A2" w:rsidP="004568A2">
      <w:pPr>
        <w:pStyle w:val="Code"/>
        <w:rPr>
          <w:highlight w:val="white"/>
        </w:rPr>
      </w:pPr>
      <w:r w:rsidRPr="00903DBA">
        <w:rPr>
          <w:highlight w:val="white"/>
        </w:rPr>
        <w:t xml:space="preserve">      // ...</w:t>
      </w:r>
    </w:p>
    <w:p w14:paraId="43AA7AB8" w14:textId="77777777" w:rsidR="004568A2" w:rsidRPr="00903DBA" w:rsidRDefault="004568A2" w:rsidP="004568A2">
      <w:pPr>
        <w:pStyle w:val="Code"/>
        <w:rPr>
          <w:highlight w:val="white"/>
        </w:rPr>
      </w:pPr>
    </w:p>
    <w:p w14:paraId="7E32BCCE" w14:textId="77777777" w:rsidR="004568A2" w:rsidRPr="00903DBA" w:rsidRDefault="004568A2" w:rsidP="004568A2">
      <w:pPr>
        <w:pStyle w:val="Code"/>
        <w:rPr>
          <w:highlight w:val="white"/>
        </w:rPr>
      </w:pPr>
      <w:r w:rsidRPr="00903DBA">
        <w:rPr>
          <w:highlight w:val="white"/>
        </w:rPr>
        <w:t xml:space="preserve">      if (Start.Linux) {</w:t>
      </w:r>
    </w:p>
    <w:p w14:paraId="7B82347A" w14:textId="77777777" w:rsidR="004568A2" w:rsidRPr="00903DBA" w:rsidRDefault="004568A2" w:rsidP="004568A2">
      <w:pPr>
        <w:pStyle w:val="Code"/>
        <w:rPr>
          <w:highlight w:val="white"/>
        </w:rPr>
      </w:pPr>
      <w:r w:rsidRPr="00903DBA">
        <w:rPr>
          <w:highlight w:val="white"/>
        </w:rPr>
        <w:t xml:space="preserve">        // ...</w:t>
      </w:r>
    </w:p>
    <w:p w14:paraId="4D242016" w14:textId="77777777" w:rsidR="004568A2" w:rsidRPr="00903DBA" w:rsidRDefault="004568A2" w:rsidP="004568A2">
      <w:pPr>
        <w:pStyle w:val="Code"/>
        <w:rPr>
          <w:highlight w:val="white"/>
        </w:rPr>
      </w:pPr>
      <w:r w:rsidRPr="00903DBA">
        <w:rPr>
          <w:highlight w:val="white"/>
        </w:rPr>
        <w:t xml:space="preserve">      }</w:t>
      </w:r>
    </w:p>
    <w:p w14:paraId="5B8BCB0C" w14:textId="77777777" w:rsidR="00B523C4" w:rsidRPr="00903DBA" w:rsidRDefault="00B523C4" w:rsidP="004568A2">
      <w:pPr>
        <w:pStyle w:val="Code"/>
        <w:rPr>
          <w:highlight w:val="white"/>
        </w:rPr>
      </w:pPr>
    </w:p>
    <w:p w14:paraId="706EA61A" w14:textId="349F3A49" w:rsidR="004568A2" w:rsidRPr="00903DBA" w:rsidRDefault="004568A2" w:rsidP="004568A2">
      <w:pPr>
        <w:pStyle w:val="Code"/>
        <w:rPr>
          <w:highlight w:val="white"/>
        </w:rPr>
      </w:pPr>
      <w:r w:rsidRPr="00903DBA">
        <w:rPr>
          <w:highlight w:val="white"/>
        </w:rPr>
        <w:t xml:space="preserve">      if (Start.Windows) {</w:t>
      </w:r>
    </w:p>
    <w:p w14:paraId="5FE73272" w14:textId="77777777" w:rsidR="004568A2" w:rsidRPr="00903DBA" w:rsidRDefault="004568A2" w:rsidP="004568A2">
      <w:pPr>
        <w:pStyle w:val="Code"/>
        <w:rPr>
          <w:highlight w:val="white"/>
        </w:rPr>
      </w:pPr>
      <w:r w:rsidRPr="00903DBA">
        <w:rPr>
          <w:highlight w:val="white"/>
        </w:rPr>
        <w:t xml:space="preserve">        List&lt;byte&gt; byteList = new List&lt;byte&gt;();</w:t>
      </w:r>
    </w:p>
    <w:p w14:paraId="43873B1F" w14:textId="77777777" w:rsidR="004568A2" w:rsidRPr="00903DBA" w:rsidRDefault="004568A2" w:rsidP="004568A2">
      <w:pPr>
        <w:pStyle w:val="Code"/>
        <w:rPr>
          <w:highlight w:val="white"/>
        </w:rPr>
      </w:pPr>
      <w:r w:rsidRPr="00903DBA">
        <w:rPr>
          <w:highlight w:val="white"/>
        </w:rPr>
        <w:t xml:space="preserve">        IDictionary&lt;int,string&gt; accessMap = new Dictionary&lt;int,string&gt;();</w:t>
      </w:r>
    </w:p>
    <w:p w14:paraId="35F3E9D5" w14:textId="77777777" w:rsidR="004568A2" w:rsidRPr="00903DBA" w:rsidRDefault="004568A2" w:rsidP="004568A2">
      <w:pPr>
        <w:pStyle w:val="Code"/>
        <w:rPr>
          <w:highlight w:val="white"/>
        </w:rPr>
      </w:pPr>
      <w:r w:rsidRPr="00903DBA">
        <w:rPr>
          <w:highlight w:val="white"/>
        </w:rPr>
        <w:t xml:space="preserve">        AssemblyCodeGenerator.</w:t>
      </w:r>
    </w:p>
    <w:p w14:paraId="695E547D" w14:textId="77777777" w:rsidR="004568A2" w:rsidRPr="00903DBA" w:rsidRDefault="004568A2" w:rsidP="004568A2">
      <w:pPr>
        <w:pStyle w:val="Code"/>
        <w:rPr>
          <w:highlight w:val="white"/>
        </w:rPr>
      </w:pPr>
      <w:r w:rsidRPr="00903DBA">
        <w:rPr>
          <w:highlight w:val="white"/>
        </w:rPr>
        <w:t xml:space="preserve">          GenerateTargetWindows(assemblyCodeList, byteList,</w:t>
      </w:r>
    </w:p>
    <w:p w14:paraId="62DC1D85" w14:textId="77777777" w:rsidR="004568A2" w:rsidRPr="00903DBA" w:rsidRDefault="004568A2" w:rsidP="004568A2">
      <w:pPr>
        <w:pStyle w:val="Code"/>
        <w:rPr>
          <w:highlight w:val="white"/>
        </w:rPr>
      </w:pPr>
      <w:r w:rsidRPr="00903DBA">
        <w:rPr>
          <w:highlight w:val="white"/>
        </w:rPr>
        <w:t xml:space="preserve">                                accessMap, null, null);</w:t>
      </w:r>
    </w:p>
    <w:p w14:paraId="3165568D" w14:textId="77777777" w:rsidR="004568A2" w:rsidRPr="00903DBA" w:rsidRDefault="004568A2" w:rsidP="004568A2">
      <w:pPr>
        <w:pStyle w:val="Code"/>
        <w:rPr>
          <w:highlight w:val="white"/>
        </w:rPr>
      </w:pPr>
      <w:r w:rsidRPr="00903DBA">
        <w:rPr>
          <w:highlight w:val="white"/>
        </w:rPr>
        <w:t xml:space="preserve">        return (new StaticSymbolWindows(uniqueName, byteList, accessMap));</w:t>
      </w:r>
    </w:p>
    <w:p w14:paraId="17B633E5" w14:textId="77777777" w:rsidR="004568A2" w:rsidRPr="00903DBA" w:rsidRDefault="004568A2" w:rsidP="004568A2">
      <w:pPr>
        <w:pStyle w:val="Code"/>
        <w:rPr>
          <w:highlight w:val="white"/>
        </w:rPr>
      </w:pPr>
      <w:r w:rsidRPr="00903DBA">
        <w:rPr>
          <w:highlight w:val="white"/>
        </w:rPr>
        <w:t xml:space="preserve">      }</w:t>
      </w:r>
    </w:p>
    <w:p w14:paraId="43F19568" w14:textId="77777777" w:rsidR="004568A2" w:rsidRPr="00903DBA" w:rsidRDefault="004568A2" w:rsidP="004568A2">
      <w:pPr>
        <w:pStyle w:val="Code"/>
        <w:rPr>
          <w:highlight w:val="white"/>
        </w:rPr>
      </w:pPr>
      <w:r w:rsidRPr="00903DBA">
        <w:rPr>
          <w:highlight w:val="white"/>
        </w:rPr>
        <w:t xml:space="preserve">      </w:t>
      </w:r>
    </w:p>
    <w:p w14:paraId="25FD9FFC" w14:textId="77777777" w:rsidR="004568A2" w:rsidRPr="00903DBA" w:rsidRDefault="004568A2" w:rsidP="004568A2">
      <w:pPr>
        <w:pStyle w:val="Code"/>
        <w:rPr>
          <w:highlight w:val="white"/>
        </w:rPr>
      </w:pPr>
      <w:r w:rsidRPr="00903DBA">
        <w:rPr>
          <w:highlight w:val="white"/>
        </w:rPr>
        <w:t xml:space="preserve">      // ...</w:t>
      </w:r>
    </w:p>
    <w:p w14:paraId="0DEF3AED" w14:textId="77777777" w:rsidR="004568A2" w:rsidRPr="00903DBA" w:rsidRDefault="004568A2" w:rsidP="004568A2">
      <w:pPr>
        <w:pStyle w:val="Code"/>
        <w:rPr>
          <w:highlight w:val="white"/>
        </w:rPr>
      </w:pPr>
      <w:r w:rsidRPr="00903DBA">
        <w:rPr>
          <w:highlight w:val="white"/>
        </w:rPr>
        <w:t xml:space="preserve">    }</w:t>
      </w:r>
    </w:p>
    <w:p w14:paraId="2DB4484D" w14:textId="77777777" w:rsidR="004568A2" w:rsidRPr="00903DBA" w:rsidRDefault="004568A2" w:rsidP="004568A2">
      <w:pPr>
        <w:pStyle w:val="Code"/>
        <w:rPr>
          <w:highlight w:val="white"/>
        </w:rPr>
      </w:pPr>
      <w:r w:rsidRPr="00903DBA">
        <w:rPr>
          <w:highlight w:val="white"/>
        </w:rPr>
        <w:t xml:space="preserve">  }</w:t>
      </w:r>
    </w:p>
    <w:p w14:paraId="78468045" w14:textId="77777777" w:rsidR="004568A2" w:rsidRPr="00903DBA" w:rsidRDefault="004568A2" w:rsidP="004568A2">
      <w:pPr>
        <w:pStyle w:val="Code"/>
        <w:rPr>
          <w:highlight w:val="white"/>
        </w:rPr>
      </w:pPr>
      <w:r w:rsidRPr="00903DBA">
        <w:rPr>
          <w:highlight w:val="white"/>
        </w:rPr>
        <w:t>}</w:t>
      </w:r>
    </w:p>
    <w:p w14:paraId="02A22232" w14:textId="5B883279" w:rsidR="00AB1196" w:rsidRPr="00903DBA" w:rsidRDefault="00AB1196" w:rsidP="00A44596">
      <w:pPr>
        <w:pStyle w:val="Rubrik3"/>
        <w:rPr>
          <w:highlight w:val="white"/>
        </w:rPr>
      </w:pPr>
      <w:bookmarkStart w:id="467" w:name="_Toc57656112"/>
      <w:r w:rsidRPr="00903DBA">
        <w:rPr>
          <w:highlight w:val="white"/>
        </w:rPr>
        <w:t>Function End</w:t>
      </w:r>
      <w:bookmarkEnd w:id="467"/>
    </w:p>
    <w:p w14:paraId="439B0D61" w14:textId="6FB54E53" w:rsidR="00022F16" w:rsidRPr="00903DBA" w:rsidRDefault="007F65F7" w:rsidP="007F65F7">
      <w:pPr>
        <w:rPr>
          <w:highlight w:val="white"/>
        </w:rPr>
      </w:pPr>
      <w:r w:rsidRPr="00903DBA">
        <w:rPr>
          <w:highlight w:val="white"/>
        </w:rPr>
        <w:t xml:space="preserve">When creating a function in </w:t>
      </w:r>
      <w:r w:rsidR="00721ABF">
        <w:rPr>
          <w:highlight w:val="white"/>
        </w:rPr>
        <w:t>The Windows environment</w:t>
      </w:r>
      <w:r w:rsidRPr="00903DBA">
        <w:rPr>
          <w:highlight w:val="white"/>
        </w:rPr>
        <w:t xml:space="preserve">, we need the byte list and access map </w:t>
      </w:r>
      <w:r w:rsidR="00022F16" w:rsidRPr="00903DBA">
        <w:rPr>
          <w:highlight w:val="white"/>
        </w:rPr>
        <w:t>as in the static value case above.</w:t>
      </w:r>
      <w:r w:rsidR="001C591A" w:rsidRPr="00903DBA">
        <w:rPr>
          <w:highlight w:val="white"/>
        </w:rPr>
        <w:t xml:space="preserve"> However, we also need a call map and a return set to keep track of the </w:t>
      </w:r>
      <w:r w:rsidR="002738B4" w:rsidRPr="00903DBA">
        <w:rPr>
          <w:highlight w:val="white"/>
        </w:rPr>
        <w:t>function calls and the return addresses of those calls.</w:t>
      </w:r>
    </w:p>
    <w:p w14:paraId="427EBFE7" w14:textId="70C14C82" w:rsidR="00B03395" w:rsidRPr="00903DBA" w:rsidRDefault="00B03395" w:rsidP="00B03395">
      <w:pPr>
        <w:pStyle w:val="CodeHeader"/>
        <w:rPr>
          <w:highlight w:val="white"/>
        </w:rPr>
      </w:pPr>
      <w:r w:rsidRPr="00903DBA">
        <w:rPr>
          <w:highlight w:val="white"/>
        </w:rPr>
        <w:t>MiddleCodeGenerator.cs</w:t>
      </w:r>
    </w:p>
    <w:p w14:paraId="20452BEA" w14:textId="06DC3638" w:rsidR="00AB1196" w:rsidRPr="00903DBA" w:rsidRDefault="00AB1196" w:rsidP="00AB1196">
      <w:pPr>
        <w:pStyle w:val="Code"/>
        <w:rPr>
          <w:highlight w:val="white"/>
        </w:rPr>
      </w:pPr>
      <w:r w:rsidRPr="00903DBA">
        <w:rPr>
          <w:highlight w:val="white"/>
        </w:rPr>
        <w:t xml:space="preserve">    public static void FunctionEnd(Statement statement) {</w:t>
      </w:r>
    </w:p>
    <w:p w14:paraId="71AF732F" w14:textId="77777777" w:rsidR="00AB1196" w:rsidRPr="00903DBA" w:rsidRDefault="00AB1196" w:rsidP="00AB1196">
      <w:pPr>
        <w:pStyle w:val="Code"/>
        <w:rPr>
          <w:highlight w:val="white"/>
        </w:rPr>
      </w:pPr>
    </w:p>
    <w:p w14:paraId="4918C15C" w14:textId="1D8425EB" w:rsidR="00AB1196" w:rsidRPr="00903DBA" w:rsidRDefault="00AB1196" w:rsidP="00AB1196">
      <w:pPr>
        <w:pStyle w:val="Code"/>
        <w:rPr>
          <w:highlight w:val="white"/>
        </w:rPr>
      </w:pPr>
      <w:r w:rsidRPr="00903DBA">
        <w:rPr>
          <w:highlight w:val="white"/>
        </w:rPr>
        <w:t xml:space="preserve">      // ...</w:t>
      </w:r>
    </w:p>
    <w:p w14:paraId="01E7B83C" w14:textId="77777777" w:rsidR="00AB1196" w:rsidRPr="00903DBA" w:rsidRDefault="00AB1196" w:rsidP="00AB1196">
      <w:pPr>
        <w:pStyle w:val="Code"/>
        <w:rPr>
          <w:highlight w:val="white"/>
        </w:rPr>
      </w:pPr>
    </w:p>
    <w:p w14:paraId="78668806" w14:textId="31939603" w:rsidR="00AB1196" w:rsidRPr="00903DBA" w:rsidRDefault="00AB1196" w:rsidP="00AB1196">
      <w:pPr>
        <w:pStyle w:val="Code"/>
        <w:rPr>
          <w:highlight w:val="white"/>
        </w:rPr>
      </w:pPr>
      <w:r w:rsidRPr="00903DBA">
        <w:rPr>
          <w:highlight w:val="white"/>
        </w:rPr>
        <w:t xml:space="preserve">      if (Start.Linux) {</w:t>
      </w:r>
    </w:p>
    <w:p w14:paraId="05EEBE1F" w14:textId="5F81A86D" w:rsidR="00AB1196" w:rsidRPr="00903DBA" w:rsidRDefault="00AB1196" w:rsidP="00AB1196">
      <w:pPr>
        <w:pStyle w:val="Code"/>
        <w:rPr>
          <w:highlight w:val="white"/>
        </w:rPr>
      </w:pPr>
      <w:r w:rsidRPr="00903DBA">
        <w:rPr>
          <w:highlight w:val="white"/>
        </w:rPr>
        <w:t xml:space="preserve">        // ...</w:t>
      </w:r>
    </w:p>
    <w:p w14:paraId="4D57F316" w14:textId="77777777" w:rsidR="00AB1196" w:rsidRPr="00903DBA" w:rsidRDefault="00AB1196" w:rsidP="00AB1196">
      <w:pPr>
        <w:pStyle w:val="Code"/>
        <w:rPr>
          <w:highlight w:val="white"/>
        </w:rPr>
      </w:pPr>
      <w:r w:rsidRPr="00903DBA">
        <w:rPr>
          <w:highlight w:val="white"/>
        </w:rPr>
        <w:t xml:space="preserve">      }</w:t>
      </w:r>
    </w:p>
    <w:p w14:paraId="42156929" w14:textId="77777777" w:rsidR="00AB1196" w:rsidRPr="00903DBA" w:rsidRDefault="00AB1196" w:rsidP="00AB1196">
      <w:pPr>
        <w:pStyle w:val="Code"/>
        <w:rPr>
          <w:highlight w:val="white"/>
        </w:rPr>
      </w:pPr>
    </w:p>
    <w:p w14:paraId="4A701F63" w14:textId="77777777" w:rsidR="00AB1196" w:rsidRPr="00903DBA" w:rsidRDefault="00AB1196" w:rsidP="00AB1196">
      <w:pPr>
        <w:pStyle w:val="Code"/>
        <w:rPr>
          <w:highlight w:val="white"/>
        </w:rPr>
      </w:pPr>
      <w:r w:rsidRPr="00903DBA">
        <w:rPr>
          <w:highlight w:val="white"/>
        </w:rPr>
        <w:t xml:space="preserve">      if (Start.Windows) {</w:t>
      </w:r>
    </w:p>
    <w:p w14:paraId="67111FDC" w14:textId="77777777" w:rsidR="00AB1196" w:rsidRPr="00903DBA" w:rsidRDefault="00AB1196" w:rsidP="00AB1196">
      <w:pPr>
        <w:pStyle w:val="Code"/>
        <w:rPr>
          <w:highlight w:val="white"/>
        </w:rPr>
      </w:pPr>
      <w:r w:rsidRPr="00903DBA">
        <w:rPr>
          <w:highlight w:val="white"/>
        </w:rPr>
        <w:t xml:space="preserve">        List&lt;byte&gt; byteList = new List&lt;byte&gt;();</w:t>
      </w:r>
    </w:p>
    <w:p w14:paraId="17003176" w14:textId="77777777" w:rsidR="00AB1196" w:rsidRPr="00903DBA" w:rsidRDefault="00AB1196" w:rsidP="00AB1196">
      <w:pPr>
        <w:pStyle w:val="Code"/>
        <w:rPr>
          <w:highlight w:val="white"/>
        </w:rPr>
      </w:pPr>
      <w:r w:rsidRPr="00903DBA">
        <w:rPr>
          <w:highlight w:val="white"/>
        </w:rPr>
        <w:t xml:space="preserve">        IDictionary&lt;int,string&gt; accessMap = new Dictionary&lt;int,string&gt;();</w:t>
      </w:r>
    </w:p>
    <w:p w14:paraId="7D763CFA" w14:textId="77777777" w:rsidR="00AB1196" w:rsidRPr="00903DBA" w:rsidRDefault="00AB1196" w:rsidP="00AB1196">
      <w:pPr>
        <w:pStyle w:val="Code"/>
        <w:rPr>
          <w:highlight w:val="white"/>
        </w:rPr>
      </w:pPr>
      <w:r w:rsidRPr="00903DBA">
        <w:rPr>
          <w:highlight w:val="white"/>
        </w:rPr>
        <w:t xml:space="preserve">        IDictionary&lt;int,string&gt; callMap = new Dictionary&lt;int,string&gt;();</w:t>
      </w:r>
    </w:p>
    <w:p w14:paraId="3C0E3D1B" w14:textId="77777777" w:rsidR="00AB1196" w:rsidRPr="00903DBA" w:rsidRDefault="00AB1196" w:rsidP="00AB1196">
      <w:pPr>
        <w:pStyle w:val="Code"/>
        <w:rPr>
          <w:highlight w:val="white"/>
        </w:rPr>
      </w:pPr>
      <w:r w:rsidRPr="00903DBA">
        <w:rPr>
          <w:highlight w:val="white"/>
        </w:rPr>
        <w:t xml:space="preserve">        ISet&lt;int&gt; returnSet = new HashSet&lt;int&gt;();</w:t>
      </w:r>
    </w:p>
    <w:p w14:paraId="548F43C1" w14:textId="77777777" w:rsidR="00AB1196" w:rsidRPr="00903DBA" w:rsidRDefault="00AB1196" w:rsidP="00AB1196">
      <w:pPr>
        <w:pStyle w:val="Code"/>
        <w:rPr>
          <w:highlight w:val="white"/>
        </w:rPr>
      </w:pPr>
      <w:r w:rsidRPr="00903DBA">
        <w:rPr>
          <w:highlight w:val="white"/>
        </w:rPr>
        <w:t xml:space="preserve">        AssemblyCodeGenerator.GenerateTargetWindows</w:t>
      </w:r>
    </w:p>
    <w:p w14:paraId="094AF912" w14:textId="73A71E03" w:rsidR="00AB1196" w:rsidRPr="00903DBA" w:rsidRDefault="00AB1196" w:rsidP="00AB1196">
      <w:pPr>
        <w:pStyle w:val="Code"/>
        <w:rPr>
          <w:highlight w:val="white"/>
        </w:rPr>
      </w:pPr>
      <w:r w:rsidRPr="00903DBA">
        <w:rPr>
          <w:highlight w:val="white"/>
        </w:rPr>
        <w:t xml:space="preserve">          (assemblyCodeList, byteList, accessMap, callMap, returnSet);</w:t>
      </w:r>
    </w:p>
    <w:p w14:paraId="61A97706" w14:textId="77777777" w:rsidR="00AB1196" w:rsidRPr="00903DBA" w:rsidRDefault="00AB1196" w:rsidP="00AB1196">
      <w:pPr>
        <w:pStyle w:val="Code"/>
        <w:rPr>
          <w:highlight w:val="white"/>
        </w:rPr>
      </w:pPr>
      <w:r w:rsidRPr="00903DBA">
        <w:rPr>
          <w:highlight w:val="white"/>
        </w:rPr>
        <w:t xml:space="preserve">        StaticSymbol staticSymbol =</w:t>
      </w:r>
    </w:p>
    <w:p w14:paraId="1C41ED3A" w14:textId="22EBF729" w:rsidR="00AB1196" w:rsidRPr="00903DBA" w:rsidRDefault="00AB1196" w:rsidP="00AB1196">
      <w:pPr>
        <w:pStyle w:val="Code"/>
        <w:rPr>
          <w:highlight w:val="white"/>
        </w:rPr>
      </w:pPr>
      <w:r w:rsidRPr="00903DBA">
        <w:rPr>
          <w:highlight w:val="white"/>
        </w:rPr>
        <w:t xml:space="preserve">          new StaticSymbolWindows(SymbolTable.CurrentFunction.UniqueName,</w:t>
      </w:r>
    </w:p>
    <w:p w14:paraId="28367AB3" w14:textId="38B16EDB" w:rsidR="00AB1196" w:rsidRPr="00903DBA" w:rsidRDefault="00AB1196" w:rsidP="00AB1196">
      <w:pPr>
        <w:pStyle w:val="Code"/>
        <w:rPr>
          <w:highlight w:val="white"/>
        </w:rPr>
      </w:pPr>
      <w:r w:rsidRPr="00903DBA">
        <w:rPr>
          <w:highlight w:val="white"/>
        </w:rPr>
        <w:t xml:space="preserve">                                  byteList, accessMap, callMap, returnSet);</w:t>
      </w:r>
    </w:p>
    <w:p w14:paraId="4D0DFA72" w14:textId="344B30D1" w:rsidR="00AB1196" w:rsidRPr="00903DBA" w:rsidRDefault="00AB1196" w:rsidP="00AB1196">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Add(staticSymbol);</w:t>
      </w:r>
    </w:p>
    <w:p w14:paraId="6B9269D3" w14:textId="77777777" w:rsidR="00AB1196" w:rsidRPr="00903DBA" w:rsidRDefault="00AB1196" w:rsidP="00AB1196">
      <w:pPr>
        <w:pStyle w:val="Code"/>
        <w:rPr>
          <w:highlight w:val="white"/>
        </w:rPr>
      </w:pPr>
      <w:r w:rsidRPr="00903DBA">
        <w:rPr>
          <w:highlight w:val="white"/>
        </w:rPr>
        <w:lastRenderedPageBreak/>
        <w:t xml:space="preserve">      }</w:t>
      </w:r>
    </w:p>
    <w:p w14:paraId="2E1FBD28" w14:textId="50873E27" w:rsidR="00AB1196" w:rsidRPr="00903DBA" w:rsidRDefault="00AB1196" w:rsidP="00AB1196">
      <w:pPr>
        <w:pStyle w:val="Code"/>
        <w:rPr>
          <w:highlight w:val="white"/>
        </w:rPr>
      </w:pPr>
    </w:p>
    <w:p w14:paraId="6F6851B4" w14:textId="492FE4EB" w:rsidR="00C10718" w:rsidRPr="00903DBA" w:rsidRDefault="00C10718" w:rsidP="00AB1196">
      <w:pPr>
        <w:pStyle w:val="Code"/>
        <w:rPr>
          <w:highlight w:val="white"/>
        </w:rPr>
      </w:pPr>
      <w:r w:rsidRPr="00903DBA">
        <w:rPr>
          <w:highlight w:val="white"/>
        </w:rPr>
        <w:t xml:space="preserve">      // ...</w:t>
      </w:r>
    </w:p>
    <w:p w14:paraId="06A32E9F" w14:textId="7D7EDC73" w:rsidR="00AB1196" w:rsidRPr="00903DBA" w:rsidRDefault="00AB1196" w:rsidP="00AB1196">
      <w:pPr>
        <w:pStyle w:val="Code"/>
        <w:rPr>
          <w:highlight w:val="white"/>
        </w:rPr>
      </w:pPr>
      <w:r w:rsidRPr="00903DBA">
        <w:rPr>
          <w:highlight w:val="white"/>
        </w:rPr>
        <w:t xml:space="preserve">    }</w:t>
      </w:r>
    </w:p>
    <w:p w14:paraId="2185FD9C" w14:textId="0002E35D" w:rsidR="005D66F3" w:rsidRPr="00903DBA" w:rsidRDefault="005D66F3" w:rsidP="00A44596">
      <w:pPr>
        <w:pStyle w:val="Rubrik3"/>
        <w:rPr>
          <w:highlight w:val="white"/>
        </w:rPr>
      </w:pPr>
      <w:bookmarkStart w:id="468" w:name="_Toc57656113"/>
      <w:r w:rsidRPr="00903DBA">
        <w:rPr>
          <w:highlight w:val="white"/>
        </w:rPr>
        <w:t>Target Code Generation</w:t>
      </w:r>
      <w:bookmarkEnd w:id="468"/>
    </w:p>
    <w:p w14:paraId="5428169E" w14:textId="77777777" w:rsidR="005D66F3" w:rsidRPr="00903DBA" w:rsidRDefault="005D66F3" w:rsidP="005D66F3">
      <w:pPr>
        <w:pStyle w:val="Code"/>
        <w:rPr>
          <w:highlight w:val="white"/>
        </w:rPr>
      </w:pPr>
      <w:r w:rsidRPr="00903DBA">
        <w:rPr>
          <w:highlight w:val="white"/>
        </w:rPr>
        <w:t xml:space="preserve">    public static void GenerateTargetWindows</w:t>
      </w:r>
    </w:p>
    <w:p w14:paraId="20F88863" w14:textId="77777777" w:rsidR="005D66F3" w:rsidRPr="00903DBA" w:rsidRDefault="005D66F3" w:rsidP="005D66F3">
      <w:pPr>
        <w:pStyle w:val="Code"/>
        <w:rPr>
          <w:highlight w:val="white"/>
        </w:rPr>
      </w:pPr>
      <w:r w:rsidRPr="00903DBA">
        <w:rPr>
          <w:highlight w:val="white"/>
        </w:rPr>
        <w:t xml:space="preserve">      (List&lt;AssemblyCode&gt; assemblyCodeList, List&lt;byte&gt; byteList,</w:t>
      </w:r>
    </w:p>
    <w:p w14:paraId="79950166" w14:textId="77777777" w:rsidR="005D66F3" w:rsidRPr="00903DBA" w:rsidRDefault="005D66F3" w:rsidP="005D66F3">
      <w:pPr>
        <w:pStyle w:val="Code"/>
        <w:rPr>
          <w:highlight w:val="white"/>
        </w:rPr>
      </w:pPr>
      <w:r w:rsidRPr="00903DBA">
        <w:rPr>
          <w:highlight w:val="white"/>
        </w:rPr>
        <w:t xml:space="preserve">       IDictionary&lt;int,string&gt; accessMap, IDictionary&lt;int,string&gt; callMap,</w:t>
      </w:r>
    </w:p>
    <w:p w14:paraId="6463922D" w14:textId="77777777" w:rsidR="005D66F3" w:rsidRPr="00903DBA" w:rsidRDefault="005D66F3" w:rsidP="005D66F3">
      <w:pPr>
        <w:pStyle w:val="Code"/>
        <w:rPr>
          <w:highlight w:val="white"/>
        </w:rPr>
      </w:pPr>
      <w:r w:rsidRPr="00903DBA">
        <w:rPr>
          <w:highlight w:val="white"/>
        </w:rPr>
        <w:t xml:space="preserve">       ISet&lt;int&gt; returnSet) {</w:t>
      </w:r>
    </w:p>
    <w:p w14:paraId="5AEBA662" w14:textId="77777777" w:rsidR="005D66F3" w:rsidRPr="00903DBA" w:rsidRDefault="005D66F3" w:rsidP="005D66F3">
      <w:pPr>
        <w:pStyle w:val="Code"/>
        <w:rPr>
          <w:highlight w:val="white"/>
        </w:rPr>
      </w:pPr>
      <w:r w:rsidRPr="00903DBA">
        <w:rPr>
          <w:highlight w:val="white"/>
        </w:rPr>
        <w:t xml:space="preserve">      AssemblyCodeGenerator objectCodeGenerator =</w:t>
      </w:r>
    </w:p>
    <w:p w14:paraId="1D5AD5DF" w14:textId="77777777" w:rsidR="005D66F3" w:rsidRPr="00903DBA" w:rsidRDefault="005D66F3" w:rsidP="005D66F3">
      <w:pPr>
        <w:pStyle w:val="Code"/>
        <w:rPr>
          <w:highlight w:val="white"/>
        </w:rPr>
      </w:pPr>
      <w:r w:rsidRPr="00903DBA">
        <w:rPr>
          <w:highlight w:val="white"/>
        </w:rPr>
        <w:t xml:space="preserve">        new AssemblyCodeGenerator(assemblyCodeList);</w:t>
      </w:r>
    </w:p>
    <w:p w14:paraId="40CB7E70" w14:textId="77777777" w:rsidR="005D66F3" w:rsidRPr="00903DBA" w:rsidRDefault="005D66F3" w:rsidP="005D66F3">
      <w:pPr>
        <w:pStyle w:val="Code"/>
        <w:rPr>
          <w:highlight w:val="white"/>
        </w:rPr>
      </w:pPr>
      <w:r w:rsidRPr="00903DBA">
        <w:rPr>
          <w:highlight w:val="white"/>
        </w:rPr>
        <w:t xml:space="preserve">      objectCodeGenerator.WindowsJumpInfo();</w:t>
      </w:r>
    </w:p>
    <w:p w14:paraId="59BE71E4" w14:textId="77777777" w:rsidR="005D66F3" w:rsidRPr="00903DBA" w:rsidRDefault="005D66F3" w:rsidP="005D66F3">
      <w:pPr>
        <w:pStyle w:val="Code"/>
        <w:rPr>
          <w:highlight w:val="white"/>
        </w:rPr>
      </w:pPr>
      <w:r w:rsidRPr="00903DBA">
        <w:rPr>
          <w:highlight w:val="white"/>
        </w:rPr>
        <w:t xml:space="preserve">      objectCodeGenerator.WindowsByteList</w:t>
      </w:r>
    </w:p>
    <w:p w14:paraId="7A24248C" w14:textId="77777777" w:rsidR="005D66F3" w:rsidRPr="00903DBA" w:rsidRDefault="005D66F3" w:rsidP="005D66F3">
      <w:pPr>
        <w:pStyle w:val="Code"/>
        <w:rPr>
          <w:highlight w:val="white"/>
        </w:rPr>
      </w:pPr>
      <w:r w:rsidRPr="00903DBA">
        <w:rPr>
          <w:highlight w:val="white"/>
        </w:rPr>
        <w:t xml:space="preserve">                          (byteList, accessMap, callMap, returnSet);</w:t>
      </w:r>
    </w:p>
    <w:p w14:paraId="582D1268" w14:textId="7016E7BB" w:rsidR="005D66F3" w:rsidRPr="00903DBA" w:rsidRDefault="005D66F3" w:rsidP="005D66F3">
      <w:pPr>
        <w:pStyle w:val="Code"/>
        <w:rPr>
          <w:highlight w:val="white"/>
        </w:rPr>
      </w:pPr>
      <w:r w:rsidRPr="00903DBA">
        <w:rPr>
          <w:highlight w:val="white"/>
        </w:rPr>
        <w:t xml:space="preserve">    }</w:t>
      </w:r>
    </w:p>
    <w:p w14:paraId="73E9C98E" w14:textId="667E9779" w:rsidR="00A44596" w:rsidRPr="00903DBA" w:rsidRDefault="00A44596" w:rsidP="00A44596">
      <w:pPr>
        <w:pStyle w:val="Rubrik3"/>
        <w:rPr>
          <w:highlight w:val="white"/>
        </w:rPr>
      </w:pPr>
      <w:bookmarkStart w:id="469" w:name="_Toc57656114"/>
      <w:r w:rsidRPr="00903DBA">
        <w:rPr>
          <w:highlight w:val="white"/>
        </w:rPr>
        <w:t>Exit</w:t>
      </w:r>
      <w:bookmarkEnd w:id="469"/>
    </w:p>
    <w:p w14:paraId="7BCD1BC3" w14:textId="7A44B5AF" w:rsidR="00266FC0" w:rsidRPr="00903DBA" w:rsidRDefault="00266FC0" w:rsidP="00A44596">
      <w:pPr>
        <w:rPr>
          <w:highlight w:val="white"/>
        </w:rPr>
      </w:pPr>
      <w:r w:rsidRPr="00903DBA">
        <w:rPr>
          <w:highlight w:val="white"/>
        </w:rPr>
        <w:t xml:space="preserve">To exit the </w:t>
      </w:r>
      <w:r w:rsidR="008A6754" w:rsidRPr="00903DBA">
        <w:rPr>
          <w:highlight w:val="white"/>
        </w:rPr>
        <w:t xml:space="preserve">execution and return control to the surrounding operating system in </w:t>
      </w:r>
      <w:r w:rsidR="00721ABF">
        <w:rPr>
          <w:highlight w:val="white"/>
        </w:rPr>
        <w:t>The Windows environment</w:t>
      </w:r>
      <w:r w:rsidR="008A6754" w:rsidRPr="00903DBA">
        <w:rPr>
          <w:highlight w:val="white"/>
        </w:rPr>
        <w:t xml:space="preserve">, </w:t>
      </w:r>
      <w:r w:rsidR="00F4396D" w:rsidRPr="00903DBA">
        <w:rPr>
          <w:highlight w:val="white"/>
        </w:rPr>
        <w:t xml:space="preserve">we perform an interrupt 33 system call, with the value 76 in the </w:t>
      </w:r>
      <w:r w:rsidR="00F4396D" w:rsidRPr="00903DBA">
        <w:rPr>
          <w:rStyle w:val="KeyWord0"/>
          <w:highlight w:val="white"/>
        </w:rPr>
        <w:t>ah</w:t>
      </w:r>
      <w:r w:rsidR="00F4396D" w:rsidRPr="00903DBA">
        <w:rPr>
          <w:highlight w:val="white"/>
        </w:rPr>
        <w:t xml:space="preserve"> register. We store the return value in the </w:t>
      </w:r>
      <w:r w:rsidR="00F4396D" w:rsidRPr="00903DBA">
        <w:rPr>
          <w:rStyle w:val="KeyWord0"/>
          <w:highlight w:val="white"/>
        </w:rPr>
        <w:t>al</w:t>
      </w:r>
      <w:r w:rsidR="00F4396D" w:rsidRPr="00903DBA">
        <w:rPr>
          <w:highlight w:val="white"/>
        </w:rPr>
        <w:t xml:space="preserve"> register. If there is no return value, we store zero in </w:t>
      </w:r>
      <w:r w:rsidR="00F4396D" w:rsidRPr="00903DBA">
        <w:rPr>
          <w:rStyle w:val="KeyWord0"/>
          <w:highlight w:val="white"/>
        </w:rPr>
        <w:t>al</w:t>
      </w:r>
      <w:r w:rsidR="00F4396D" w:rsidRPr="00903DBA">
        <w:rPr>
          <w:highlight w:val="white"/>
        </w:rPr>
        <w:t>.</w:t>
      </w:r>
    </w:p>
    <w:p w14:paraId="42524533" w14:textId="6CBD718F" w:rsidR="00FD152A" w:rsidRPr="00903DBA" w:rsidRDefault="00FD152A" w:rsidP="00FD152A">
      <w:pPr>
        <w:pStyle w:val="CodeHeader"/>
        <w:rPr>
          <w:highlight w:val="white"/>
        </w:rPr>
      </w:pPr>
      <w:r w:rsidRPr="00903DBA">
        <w:rPr>
          <w:highlight w:val="white"/>
        </w:rPr>
        <w:t>AssemblyCodeGenerator.cs</w:t>
      </w:r>
    </w:p>
    <w:p w14:paraId="1FE335B8" w14:textId="77777777" w:rsidR="00A44596" w:rsidRPr="00903DBA" w:rsidRDefault="00A44596" w:rsidP="00A44596">
      <w:pPr>
        <w:pStyle w:val="Code"/>
        <w:rPr>
          <w:highlight w:val="white"/>
        </w:rPr>
      </w:pPr>
      <w:r w:rsidRPr="00903DBA">
        <w:rPr>
          <w:highlight w:val="white"/>
        </w:rPr>
        <w:t xml:space="preserve">    public void Exit(MiddleCode middleCode) {</w:t>
      </w:r>
    </w:p>
    <w:p w14:paraId="6A90939B" w14:textId="77777777" w:rsidR="00A44596" w:rsidRPr="00903DBA" w:rsidRDefault="00A44596" w:rsidP="00A44596">
      <w:pPr>
        <w:pStyle w:val="Code"/>
        <w:rPr>
          <w:highlight w:val="white"/>
        </w:rPr>
      </w:pPr>
      <w:r w:rsidRPr="00903DBA">
        <w:rPr>
          <w:highlight w:val="white"/>
        </w:rPr>
        <w:t xml:space="preserve">      Symbol exitSymbol = (Symbol) middleCode[0];</w:t>
      </w:r>
    </w:p>
    <w:p w14:paraId="477B9140" w14:textId="77777777" w:rsidR="00A44596" w:rsidRPr="00903DBA" w:rsidRDefault="00A44596" w:rsidP="00A44596">
      <w:pPr>
        <w:pStyle w:val="Code"/>
        <w:rPr>
          <w:highlight w:val="white"/>
        </w:rPr>
      </w:pPr>
    </w:p>
    <w:p w14:paraId="6A802C53" w14:textId="77777777" w:rsidR="00A44596" w:rsidRPr="00903DBA" w:rsidRDefault="00A44596" w:rsidP="00A44596">
      <w:pPr>
        <w:pStyle w:val="Code"/>
        <w:rPr>
          <w:highlight w:val="white"/>
        </w:rPr>
      </w:pPr>
      <w:r w:rsidRPr="00903DBA">
        <w:rPr>
          <w:highlight w:val="white"/>
        </w:rPr>
        <w:t xml:space="preserve">      if (Start.Linux) {</w:t>
      </w:r>
    </w:p>
    <w:p w14:paraId="52315174" w14:textId="77777777" w:rsidR="00A44596" w:rsidRPr="00903DBA" w:rsidRDefault="00A44596" w:rsidP="00A44596">
      <w:pPr>
        <w:pStyle w:val="Code"/>
        <w:rPr>
          <w:highlight w:val="white"/>
        </w:rPr>
      </w:pPr>
      <w:r w:rsidRPr="00903DBA">
        <w:rPr>
          <w:highlight w:val="white"/>
        </w:rPr>
        <w:t xml:space="preserve">        // ...</w:t>
      </w:r>
    </w:p>
    <w:p w14:paraId="490EBF28" w14:textId="77777777" w:rsidR="00A44596" w:rsidRPr="00903DBA" w:rsidRDefault="00A44596" w:rsidP="00A44596">
      <w:pPr>
        <w:pStyle w:val="Code"/>
        <w:rPr>
          <w:highlight w:val="white"/>
        </w:rPr>
      </w:pPr>
      <w:r w:rsidRPr="00903DBA">
        <w:rPr>
          <w:highlight w:val="white"/>
        </w:rPr>
        <w:t xml:space="preserve">      }</w:t>
      </w:r>
    </w:p>
    <w:p w14:paraId="55C85093" w14:textId="77777777" w:rsidR="00A44596" w:rsidRPr="00903DBA" w:rsidRDefault="00A44596" w:rsidP="00A44596">
      <w:pPr>
        <w:pStyle w:val="Code"/>
        <w:rPr>
          <w:highlight w:val="white"/>
        </w:rPr>
      </w:pPr>
    </w:p>
    <w:p w14:paraId="00C7F897" w14:textId="77777777" w:rsidR="00A44596" w:rsidRPr="00903DBA" w:rsidRDefault="00A44596" w:rsidP="00A44596">
      <w:pPr>
        <w:pStyle w:val="Code"/>
        <w:rPr>
          <w:highlight w:val="white"/>
        </w:rPr>
      </w:pPr>
      <w:r w:rsidRPr="00903DBA">
        <w:rPr>
          <w:highlight w:val="white"/>
        </w:rPr>
        <w:t xml:space="preserve">      if (Start.Windows) {        </w:t>
      </w:r>
    </w:p>
    <w:p w14:paraId="12985C86" w14:textId="77777777" w:rsidR="00A44596" w:rsidRPr="00903DBA" w:rsidRDefault="00A44596" w:rsidP="00A44596">
      <w:pPr>
        <w:pStyle w:val="Code"/>
        <w:rPr>
          <w:highlight w:val="white"/>
        </w:rPr>
      </w:pPr>
      <w:r w:rsidRPr="00903DBA">
        <w:rPr>
          <w:highlight w:val="white"/>
        </w:rPr>
        <w:t xml:space="preserve">        if (exitSymbol != null) {</w:t>
      </w:r>
    </w:p>
    <w:p w14:paraId="7A2245D6" w14:textId="77777777" w:rsidR="00A44596" w:rsidRPr="00903DBA" w:rsidRDefault="00A44596" w:rsidP="00A44596">
      <w:pPr>
        <w:pStyle w:val="Code"/>
        <w:rPr>
          <w:highlight w:val="white"/>
        </w:rPr>
      </w:pPr>
      <w:r w:rsidRPr="00903DBA">
        <w:rPr>
          <w:highlight w:val="white"/>
        </w:rPr>
        <w:t xml:space="preserve">          LoadValueToRegister(exitSymbol, Register.al);</w:t>
      </w:r>
    </w:p>
    <w:p w14:paraId="0FDE2130" w14:textId="77777777" w:rsidR="00A44596" w:rsidRPr="00903DBA" w:rsidRDefault="00A44596" w:rsidP="00A44596">
      <w:pPr>
        <w:pStyle w:val="Code"/>
        <w:rPr>
          <w:highlight w:val="white"/>
        </w:rPr>
      </w:pPr>
      <w:r w:rsidRPr="00903DBA">
        <w:rPr>
          <w:highlight w:val="white"/>
        </w:rPr>
        <w:t xml:space="preserve">        }</w:t>
      </w:r>
    </w:p>
    <w:p w14:paraId="57ABE2A9" w14:textId="77777777" w:rsidR="00A44596" w:rsidRPr="00903DBA" w:rsidRDefault="00A44596" w:rsidP="00A44596">
      <w:pPr>
        <w:pStyle w:val="Code"/>
        <w:rPr>
          <w:highlight w:val="white"/>
        </w:rPr>
      </w:pPr>
      <w:r w:rsidRPr="00903DBA">
        <w:rPr>
          <w:highlight w:val="white"/>
        </w:rPr>
        <w:t xml:space="preserve">        else {</w:t>
      </w:r>
    </w:p>
    <w:p w14:paraId="78235E62" w14:textId="77777777" w:rsidR="00A44596" w:rsidRPr="00903DBA" w:rsidRDefault="00A44596" w:rsidP="00A44596">
      <w:pPr>
        <w:pStyle w:val="Code"/>
        <w:rPr>
          <w:highlight w:val="white"/>
        </w:rPr>
      </w:pPr>
      <w:r w:rsidRPr="00903DBA">
        <w:rPr>
          <w:highlight w:val="white"/>
        </w:rPr>
        <w:t xml:space="preserve">          AddAssemblyCode(AssemblyOperator.mov, Register.al,</w:t>
      </w:r>
    </w:p>
    <w:p w14:paraId="7FE8D281" w14:textId="77777777" w:rsidR="00A44596" w:rsidRPr="00903DBA" w:rsidRDefault="00A44596" w:rsidP="00A44596">
      <w:pPr>
        <w:pStyle w:val="Code"/>
        <w:rPr>
          <w:highlight w:val="white"/>
        </w:rPr>
      </w:pPr>
      <w:r w:rsidRPr="00903DBA">
        <w:rPr>
          <w:highlight w:val="white"/>
        </w:rPr>
        <w:t xml:space="preserve">                          BigInteger.Zero);</w:t>
      </w:r>
    </w:p>
    <w:p w14:paraId="21E09746" w14:textId="77777777" w:rsidR="00A44596" w:rsidRPr="00903DBA" w:rsidRDefault="00A44596" w:rsidP="00A44596">
      <w:pPr>
        <w:pStyle w:val="Code"/>
        <w:rPr>
          <w:highlight w:val="white"/>
        </w:rPr>
      </w:pPr>
      <w:r w:rsidRPr="00903DBA">
        <w:rPr>
          <w:highlight w:val="white"/>
        </w:rPr>
        <w:t xml:space="preserve">        }</w:t>
      </w:r>
    </w:p>
    <w:p w14:paraId="1DCAD74B" w14:textId="77777777" w:rsidR="00597838" w:rsidRPr="00903DBA" w:rsidRDefault="00597838" w:rsidP="00A44596">
      <w:pPr>
        <w:pStyle w:val="Code"/>
        <w:rPr>
          <w:highlight w:val="white"/>
        </w:rPr>
      </w:pPr>
    </w:p>
    <w:p w14:paraId="7AB7D976" w14:textId="4C135C5A" w:rsidR="00A44596" w:rsidRPr="00903DBA" w:rsidRDefault="00A44596" w:rsidP="00A44596">
      <w:pPr>
        <w:pStyle w:val="Code"/>
        <w:rPr>
          <w:highlight w:val="white"/>
        </w:rPr>
      </w:pPr>
      <w:r w:rsidRPr="00903DBA">
        <w:rPr>
          <w:highlight w:val="white"/>
        </w:rPr>
        <w:t xml:space="preserve">        AddAssemblyCode(AssemblyOperator.mov, Register.ah,</w:t>
      </w:r>
    </w:p>
    <w:p w14:paraId="7A1E73BB" w14:textId="77777777" w:rsidR="00A44596" w:rsidRPr="00903DBA" w:rsidRDefault="00A44596" w:rsidP="00A44596">
      <w:pPr>
        <w:pStyle w:val="Code"/>
        <w:rPr>
          <w:highlight w:val="white"/>
        </w:rPr>
      </w:pPr>
      <w:r w:rsidRPr="00903DBA">
        <w:rPr>
          <w:highlight w:val="white"/>
        </w:rPr>
        <w:t xml:space="preserve">                        (BigInteger) 76); // 0x4C</w:t>
      </w:r>
    </w:p>
    <w:p w14:paraId="7D4AD47A" w14:textId="77777777" w:rsidR="00A44596" w:rsidRPr="00903DBA" w:rsidRDefault="00A44596" w:rsidP="00A44596">
      <w:pPr>
        <w:pStyle w:val="Code"/>
        <w:rPr>
          <w:highlight w:val="white"/>
        </w:rPr>
      </w:pPr>
      <w:r w:rsidRPr="00903DBA">
        <w:rPr>
          <w:highlight w:val="white"/>
        </w:rPr>
        <w:t xml:space="preserve">        AddAssemblyCode(AssemblyOperator.interrupt, (BigInteger) 33); // 0x21</w:t>
      </w:r>
    </w:p>
    <w:p w14:paraId="3AC63CCA" w14:textId="77777777" w:rsidR="00A44596" w:rsidRPr="00903DBA" w:rsidRDefault="00A44596" w:rsidP="00A44596">
      <w:pPr>
        <w:pStyle w:val="Code"/>
        <w:rPr>
          <w:highlight w:val="white"/>
        </w:rPr>
      </w:pPr>
      <w:r w:rsidRPr="00903DBA">
        <w:rPr>
          <w:highlight w:val="white"/>
        </w:rPr>
        <w:t xml:space="preserve">      }</w:t>
      </w:r>
    </w:p>
    <w:p w14:paraId="6216DD95" w14:textId="77777777" w:rsidR="00A44596" w:rsidRPr="00903DBA" w:rsidRDefault="00A44596" w:rsidP="00A44596">
      <w:pPr>
        <w:pStyle w:val="Code"/>
        <w:rPr>
          <w:highlight w:val="white"/>
        </w:rPr>
      </w:pPr>
      <w:r w:rsidRPr="00903DBA">
        <w:rPr>
          <w:highlight w:val="white"/>
        </w:rPr>
        <w:t xml:space="preserve">    }</w:t>
      </w:r>
    </w:p>
    <w:p w14:paraId="4E97CA59" w14:textId="77777777" w:rsidR="003D2653" w:rsidRPr="00903DBA" w:rsidRDefault="003D2653" w:rsidP="003D2653">
      <w:pPr>
        <w:pStyle w:val="Rubrik3"/>
        <w:rPr>
          <w:highlight w:val="white"/>
        </w:rPr>
      </w:pPr>
      <w:bookmarkStart w:id="470" w:name="_Toc57656115"/>
      <w:r w:rsidRPr="00903DBA">
        <w:rPr>
          <w:highlight w:val="white"/>
        </w:rPr>
        <w:t>Initialization Code</w:t>
      </w:r>
      <w:bookmarkEnd w:id="470"/>
    </w:p>
    <w:p w14:paraId="303A93D2" w14:textId="0E9BDFAB" w:rsidR="003D2653" w:rsidRPr="00903DBA" w:rsidRDefault="003D2653" w:rsidP="003D2653">
      <w:pPr>
        <w:rPr>
          <w:highlight w:val="white"/>
        </w:rPr>
      </w:pPr>
      <w:r w:rsidRPr="00903DBA">
        <w:rPr>
          <w:highlight w:val="white"/>
        </w:rPr>
        <w:t xml:space="preserve">The initialization of data blocks differs between the Linux and </w:t>
      </w:r>
      <w:r w:rsidR="00721ABF">
        <w:rPr>
          <w:highlight w:val="white"/>
        </w:rPr>
        <w:t>The Windows environment</w:t>
      </w:r>
      <w:r w:rsidRPr="00903DBA">
        <w:rPr>
          <w:highlight w:val="white"/>
        </w:rPr>
        <w:t>.</w:t>
      </w:r>
    </w:p>
    <w:p w14:paraId="2909FD7D" w14:textId="77777777" w:rsidR="000103FB" w:rsidRPr="00903DBA" w:rsidRDefault="000103FB" w:rsidP="000103FB">
      <w:pPr>
        <w:pStyle w:val="CodeHeader"/>
        <w:rPr>
          <w:highlight w:val="white"/>
        </w:rPr>
      </w:pPr>
      <w:r w:rsidRPr="00903DBA">
        <w:rPr>
          <w:highlight w:val="white"/>
        </w:rPr>
        <w:t>AssemblyCodeGenerator.cs</w:t>
      </w:r>
    </w:p>
    <w:p w14:paraId="64EACDC7" w14:textId="725C2146" w:rsidR="008E3DC4" w:rsidRPr="00903DBA" w:rsidRDefault="008E3DC4" w:rsidP="008E3DC4">
      <w:pPr>
        <w:pStyle w:val="Code"/>
        <w:rPr>
          <w:highlight w:val="white"/>
        </w:rPr>
      </w:pPr>
      <w:r w:rsidRPr="00903DBA">
        <w:rPr>
          <w:highlight w:val="white"/>
        </w:rPr>
        <w:t xml:space="preserve">    public static void </w:t>
      </w:r>
      <w:r w:rsidR="00B92C63" w:rsidRPr="00903DBA">
        <w:rPr>
          <w:highlight w:val="white"/>
        </w:rPr>
        <w:t>Initialization</w:t>
      </w:r>
      <w:r w:rsidRPr="00903DBA">
        <w:rPr>
          <w:highlight w:val="white"/>
        </w:rPr>
        <w:t>CodeList() {</w:t>
      </w:r>
    </w:p>
    <w:p w14:paraId="1EE52FD9" w14:textId="77777777" w:rsidR="008E3DC4" w:rsidRPr="00903DBA" w:rsidRDefault="008E3DC4" w:rsidP="008E3DC4">
      <w:pPr>
        <w:pStyle w:val="Code"/>
        <w:rPr>
          <w:highlight w:val="white"/>
        </w:rPr>
      </w:pPr>
      <w:r w:rsidRPr="00903DBA">
        <w:rPr>
          <w:highlight w:val="white"/>
        </w:rPr>
        <w:t xml:space="preserve">      List&lt;AssemblyCode&gt; assemblyCodeList = new List&lt;AssemblyCode&gt;();</w:t>
      </w:r>
    </w:p>
    <w:p w14:paraId="59696887" w14:textId="77777777" w:rsidR="008E3DC4" w:rsidRPr="00903DBA" w:rsidRDefault="008E3DC4" w:rsidP="008E3DC4">
      <w:pPr>
        <w:pStyle w:val="Code"/>
        <w:rPr>
          <w:highlight w:val="white"/>
        </w:rPr>
      </w:pPr>
      <w:r w:rsidRPr="00903DBA">
        <w:rPr>
          <w:highlight w:val="white"/>
        </w:rPr>
        <w:t xml:space="preserve">      AddAssemblyCode(assemblyCodeList, AssemblyOperator.comment,</w:t>
      </w:r>
    </w:p>
    <w:p w14:paraId="3BDBF4EF" w14:textId="77777777" w:rsidR="008E3DC4" w:rsidRPr="00903DBA" w:rsidRDefault="008E3DC4" w:rsidP="008E3DC4">
      <w:pPr>
        <w:pStyle w:val="Code"/>
        <w:rPr>
          <w:highlight w:val="white"/>
        </w:rPr>
      </w:pPr>
      <w:r w:rsidRPr="00903DBA">
        <w:rPr>
          <w:highlight w:val="white"/>
        </w:rPr>
        <w:t xml:space="preserve">                      "Initializerialize Stack Pointer");</w:t>
      </w:r>
    </w:p>
    <w:p w14:paraId="00505244" w14:textId="77777777" w:rsidR="008E3DC4" w:rsidRPr="00903DBA" w:rsidRDefault="008E3DC4" w:rsidP="008E3DC4">
      <w:pPr>
        <w:pStyle w:val="Code"/>
        <w:rPr>
          <w:highlight w:val="white"/>
        </w:rPr>
      </w:pPr>
    </w:p>
    <w:p w14:paraId="24709B39" w14:textId="77777777" w:rsidR="008E3DC4" w:rsidRPr="00903DBA" w:rsidRDefault="008E3DC4" w:rsidP="008E3DC4">
      <w:pPr>
        <w:pStyle w:val="Code"/>
        <w:rPr>
          <w:highlight w:val="white"/>
        </w:rPr>
      </w:pPr>
      <w:r w:rsidRPr="00903DBA">
        <w:rPr>
          <w:highlight w:val="white"/>
        </w:rPr>
        <w:t xml:space="preserve">      AddAssemblyCode(assemblyCodeList, AssemblyOperator.mov,</w:t>
      </w:r>
    </w:p>
    <w:p w14:paraId="0EFFAD1B" w14:textId="615F7295" w:rsidR="008E3DC4" w:rsidRPr="00903DBA" w:rsidRDefault="008E3DC4" w:rsidP="008E3DC4">
      <w:pPr>
        <w:pStyle w:val="Code"/>
        <w:rPr>
          <w:highlight w:val="white"/>
        </w:rPr>
      </w:pPr>
      <w:r w:rsidRPr="00903DBA">
        <w:rPr>
          <w:highlight w:val="white"/>
        </w:rPr>
        <w:lastRenderedPageBreak/>
        <w:t xml:space="preserve">                      AssemblyCode.FrameRegister, Linker.</w:t>
      </w:r>
      <w:r w:rsidR="00601724" w:rsidRPr="00903DBA">
        <w:rPr>
          <w:highlight w:val="white"/>
        </w:rPr>
        <w:t>CallStackStart</w:t>
      </w:r>
      <w:r w:rsidRPr="00903DBA">
        <w:rPr>
          <w:highlight w:val="white"/>
        </w:rPr>
        <w:t>);</w:t>
      </w:r>
    </w:p>
    <w:p w14:paraId="01A0AD0B" w14:textId="77777777" w:rsidR="008E3DC4" w:rsidRPr="00903DBA" w:rsidRDefault="008E3DC4" w:rsidP="008E3DC4">
      <w:pPr>
        <w:pStyle w:val="Code"/>
        <w:rPr>
          <w:highlight w:val="white"/>
        </w:rPr>
      </w:pPr>
    </w:p>
    <w:p w14:paraId="0C1B365F" w14:textId="06FE6B8B" w:rsidR="008E3DC4" w:rsidRPr="00903DBA" w:rsidRDefault="008E3DC4" w:rsidP="008E3DC4">
      <w:pPr>
        <w:pStyle w:val="Code"/>
        <w:rPr>
          <w:highlight w:val="white"/>
        </w:rPr>
      </w:pPr>
      <w:r w:rsidRPr="00903DBA">
        <w:rPr>
          <w:highlight w:val="white"/>
        </w:rPr>
        <w:t xml:space="preserve">      if (Start.Linux) {</w:t>
      </w:r>
    </w:p>
    <w:p w14:paraId="6970750E" w14:textId="59BE724B" w:rsidR="008E3DC4" w:rsidRPr="00903DBA" w:rsidRDefault="008E3DC4" w:rsidP="008E3DC4">
      <w:pPr>
        <w:pStyle w:val="Code"/>
        <w:rPr>
          <w:highlight w:val="white"/>
        </w:rPr>
      </w:pPr>
      <w:r w:rsidRPr="00903DBA">
        <w:rPr>
          <w:highlight w:val="white"/>
        </w:rPr>
        <w:t xml:space="preserve">        // ...</w:t>
      </w:r>
    </w:p>
    <w:p w14:paraId="5706FC90" w14:textId="77777777" w:rsidR="008E3DC4" w:rsidRPr="00903DBA" w:rsidRDefault="008E3DC4" w:rsidP="008E3DC4">
      <w:pPr>
        <w:pStyle w:val="Code"/>
        <w:rPr>
          <w:highlight w:val="white"/>
        </w:rPr>
      </w:pPr>
      <w:r w:rsidRPr="00903DBA">
        <w:rPr>
          <w:highlight w:val="white"/>
        </w:rPr>
        <w:t xml:space="preserve">      }</w:t>
      </w:r>
    </w:p>
    <w:p w14:paraId="4213F6DB" w14:textId="77777777" w:rsidR="008E3DC4" w:rsidRPr="00903DBA" w:rsidRDefault="008E3DC4" w:rsidP="008E3DC4">
      <w:pPr>
        <w:pStyle w:val="Code"/>
        <w:rPr>
          <w:highlight w:val="white"/>
        </w:rPr>
      </w:pPr>
    </w:p>
    <w:p w14:paraId="12F20189" w14:textId="77777777" w:rsidR="008E3DC4" w:rsidRPr="00903DBA" w:rsidRDefault="008E3DC4" w:rsidP="008E3DC4">
      <w:pPr>
        <w:pStyle w:val="Code"/>
        <w:rPr>
          <w:highlight w:val="white"/>
        </w:rPr>
      </w:pPr>
      <w:r w:rsidRPr="00903DBA">
        <w:rPr>
          <w:highlight w:val="white"/>
        </w:rPr>
        <w:t xml:space="preserve">      if (Start.Windows) {</w:t>
      </w:r>
    </w:p>
    <w:p w14:paraId="69318D4E" w14:textId="77777777" w:rsidR="008E3DC4" w:rsidRPr="00903DBA" w:rsidRDefault="008E3DC4" w:rsidP="008E3DC4">
      <w:pPr>
        <w:pStyle w:val="Code"/>
        <w:rPr>
          <w:highlight w:val="white"/>
        </w:rPr>
      </w:pPr>
      <w:r w:rsidRPr="00903DBA">
        <w:rPr>
          <w:highlight w:val="white"/>
        </w:rPr>
        <w:t xml:space="preserve">        AddAssemblyCode(assemblyCodeList, AssemblyOperator.mov_word,</w:t>
      </w:r>
    </w:p>
    <w:p w14:paraId="2D06CD71" w14:textId="77777777" w:rsidR="008E3DC4" w:rsidRPr="00903DBA" w:rsidRDefault="008E3DC4" w:rsidP="008E3DC4">
      <w:pPr>
        <w:pStyle w:val="Code"/>
        <w:rPr>
          <w:highlight w:val="white"/>
        </w:rPr>
      </w:pPr>
      <w:r w:rsidRPr="00903DBA">
        <w:rPr>
          <w:highlight w:val="white"/>
        </w:rPr>
        <w:t xml:space="preserve">                        null, 65534, (BigInteger)65534);</w:t>
      </w:r>
    </w:p>
    <w:p w14:paraId="7904354C" w14:textId="77777777" w:rsidR="008E3DC4" w:rsidRPr="00903DBA" w:rsidRDefault="008E3DC4" w:rsidP="008E3DC4">
      <w:pPr>
        <w:pStyle w:val="Code"/>
        <w:rPr>
          <w:highlight w:val="white"/>
        </w:rPr>
      </w:pPr>
      <w:r w:rsidRPr="00903DBA">
        <w:rPr>
          <w:highlight w:val="white"/>
        </w:rPr>
        <w:t xml:space="preserve">        AddAssemblyCode(assemblyCodeList, AssemblyOperator.fstcw,</w:t>
      </w:r>
    </w:p>
    <w:p w14:paraId="317DAF3A" w14:textId="77777777" w:rsidR="008E3DC4" w:rsidRPr="00903DBA" w:rsidRDefault="008E3DC4" w:rsidP="008E3DC4">
      <w:pPr>
        <w:pStyle w:val="Code"/>
        <w:rPr>
          <w:highlight w:val="white"/>
        </w:rPr>
      </w:pPr>
      <w:r w:rsidRPr="00903DBA">
        <w:rPr>
          <w:highlight w:val="white"/>
        </w:rPr>
        <w:t xml:space="preserve">                        AssemblyCode.FrameRegister, 0);</w:t>
      </w:r>
    </w:p>
    <w:p w14:paraId="3DB81F69" w14:textId="77777777" w:rsidR="008E3DC4" w:rsidRPr="00903DBA" w:rsidRDefault="008E3DC4" w:rsidP="008E3DC4">
      <w:pPr>
        <w:pStyle w:val="Code"/>
        <w:rPr>
          <w:highlight w:val="white"/>
        </w:rPr>
      </w:pPr>
      <w:r w:rsidRPr="00903DBA">
        <w:rPr>
          <w:highlight w:val="white"/>
        </w:rPr>
        <w:t xml:space="preserve">        AddAssemblyCode(assemblyCodeList, AssemblyOperator.or_word,</w:t>
      </w:r>
    </w:p>
    <w:p w14:paraId="5B99C2BA" w14:textId="77777777" w:rsidR="008E3DC4" w:rsidRPr="00903DBA" w:rsidRDefault="008E3DC4" w:rsidP="008E3DC4">
      <w:pPr>
        <w:pStyle w:val="Code"/>
        <w:rPr>
          <w:highlight w:val="white"/>
        </w:rPr>
      </w:pPr>
      <w:r w:rsidRPr="00903DBA">
        <w:rPr>
          <w:highlight w:val="white"/>
        </w:rPr>
        <w:t xml:space="preserve">                        AssemblyCode.FrameRegister, 0, (BigInteger) 0x0C00);</w:t>
      </w:r>
    </w:p>
    <w:p w14:paraId="34D053A1" w14:textId="77777777" w:rsidR="008E3DC4" w:rsidRPr="00903DBA" w:rsidRDefault="008E3DC4" w:rsidP="008E3DC4">
      <w:pPr>
        <w:pStyle w:val="Code"/>
        <w:rPr>
          <w:highlight w:val="white"/>
        </w:rPr>
      </w:pPr>
      <w:r w:rsidRPr="00903DBA">
        <w:rPr>
          <w:highlight w:val="white"/>
        </w:rPr>
        <w:t xml:space="preserve">        AddAssemblyCode(assemblyCodeList, AssemblyOperator.fldcw,</w:t>
      </w:r>
    </w:p>
    <w:p w14:paraId="37251D35" w14:textId="77777777" w:rsidR="008E3DC4" w:rsidRPr="00903DBA" w:rsidRDefault="008E3DC4" w:rsidP="008E3DC4">
      <w:pPr>
        <w:pStyle w:val="Code"/>
        <w:rPr>
          <w:highlight w:val="white"/>
        </w:rPr>
      </w:pPr>
      <w:r w:rsidRPr="00903DBA">
        <w:rPr>
          <w:highlight w:val="white"/>
        </w:rPr>
        <w:t xml:space="preserve">                        AssemblyCode.FrameRegister, 0);</w:t>
      </w:r>
    </w:p>
    <w:p w14:paraId="25DE4C4D" w14:textId="77777777" w:rsidR="008E3DC4" w:rsidRPr="00903DBA" w:rsidRDefault="008E3DC4" w:rsidP="008E3DC4">
      <w:pPr>
        <w:pStyle w:val="Code"/>
        <w:rPr>
          <w:highlight w:val="white"/>
        </w:rPr>
      </w:pPr>
      <w:r w:rsidRPr="00903DBA">
        <w:rPr>
          <w:highlight w:val="white"/>
        </w:rPr>
        <w:t xml:space="preserve">        AddAssemblyCode(assemblyCodeList, AssemblyOperator.mov,</w:t>
      </w:r>
    </w:p>
    <w:p w14:paraId="5C21FBD7" w14:textId="292C48FC" w:rsidR="008E3DC4" w:rsidRPr="00903DBA" w:rsidRDefault="008E3DC4" w:rsidP="008E3DC4">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 0, BigInteger.Zero,</w:t>
      </w:r>
    </w:p>
    <w:p w14:paraId="1EC74717" w14:textId="77777777" w:rsidR="008E3DC4" w:rsidRPr="00903DBA" w:rsidRDefault="008E3DC4" w:rsidP="008E3DC4">
      <w:pPr>
        <w:pStyle w:val="Code"/>
        <w:rPr>
          <w:highlight w:val="white"/>
        </w:rPr>
      </w:pPr>
      <w:r w:rsidRPr="00903DBA">
        <w:rPr>
          <w:highlight w:val="white"/>
        </w:rPr>
        <w:t xml:space="preserve">                        TypeSize.PointerSize);</w:t>
      </w:r>
    </w:p>
    <w:p w14:paraId="5DFF0AFB" w14:textId="77777777" w:rsidR="008E3DC4" w:rsidRPr="00903DBA" w:rsidRDefault="008E3DC4" w:rsidP="008E3DC4">
      <w:pPr>
        <w:pStyle w:val="Code"/>
        <w:rPr>
          <w:highlight w:val="white"/>
        </w:rPr>
      </w:pPr>
    </w:p>
    <w:p w14:paraId="1C551FEB" w14:textId="77777777" w:rsidR="008E3DC4" w:rsidRPr="00903DBA" w:rsidRDefault="008E3DC4" w:rsidP="008E3DC4">
      <w:pPr>
        <w:pStyle w:val="Code"/>
        <w:rPr>
          <w:highlight w:val="white"/>
        </w:rPr>
      </w:pPr>
      <w:r w:rsidRPr="00903DBA">
        <w:rPr>
          <w:highlight w:val="white"/>
        </w:rPr>
        <w:t xml:space="preserve">        List&lt;byte&gt; byteList = new List&lt;byte&gt;();</w:t>
      </w:r>
    </w:p>
    <w:p w14:paraId="08B640F5" w14:textId="77777777" w:rsidR="008E3DC4" w:rsidRPr="00903DBA" w:rsidRDefault="008E3DC4" w:rsidP="008E3DC4">
      <w:pPr>
        <w:pStyle w:val="Code"/>
        <w:rPr>
          <w:highlight w:val="white"/>
        </w:rPr>
      </w:pPr>
      <w:r w:rsidRPr="00903DBA">
        <w:rPr>
          <w:highlight w:val="white"/>
        </w:rPr>
        <w:t xml:space="preserve">        IDictionary&lt;int, string&gt; accessMap = new Dictionary&lt;int, string&gt;();</w:t>
      </w:r>
    </w:p>
    <w:p w14:paraId="52E6AE86" w14:textId="77777777" w:rsidR="008E3DC4" w:rsidRPr="00903DBA" w:rsidRDefault="008E3DC4" w:rsidP="008E3DC4">
      <w:pPr>
        <w:pStyle w:val="Code"/>
        <w:rPr>
          <w:highlight w:val="white"/>
        </w:rPr>
      </w:pPr>
      <w:r w:rsidRPr="00903DBA">
        <w:rPr>
          <w:highlight w:val="white"/>
        </w:rPr>
        <w:t xml:space="preserve">        IDictionary&lt;int, string&gt; callMap = new Dictionary&lt;int, string&gt;();</w:t>
      </w:r>
    </w:p>
    <w:p w14:paraId="76C23B5E" w14:textId="77777777" w:rsidR="008E3DC4" w:rsidRPr="00903DBA" w:rsidRDefault="008E3DC4" w:rsidP="008E3DC4">
      <w:pPr>
        <w:pStyle w:val="Code"/>
        <w:rPr>
          <w:highlight w:val="white"/>
        </w:rPr>
      </w:pPr>
      <w:r w:rsidRPr="00903DBA">
        <w:rPr>
          <w:highlight w:val="white"/>
        </w:rPr>
        <w:t xml:space="preserve">        ISet&lt;int&gt; returnSet = new HashSet&lt;int&gt;();</w:t>
      </w:r>
    </w:p>
    <w:p w14:paraId="146C8C8C" w14:textId="77777777" w:rsidR="008E3DC4" w:rsidRPr="00903DBA" w:rsidRDefault="008E3DC4" w:rsidP="008E3DC4">
      <w:pPr>
        <w:pStyle w:val="Code"/>
        <w:rPr>
          <w:highlight w:val="white"/>
        </w:rPr>
      </w:pPr>
      <w:r w:rsidRPr="00903DBA">
        <w:rPr>
          <w:highlight w:val="white"/>
        </w:rPr>
        <w:t xml:space="preserve">        AssemblyCodeGenerator.GenerateTargetWindows(assemblyCodeList,</w:t>
      </w:r>
    </w:p>
    <w:p w14:paraId="23589307" w14:textId="77777777" w:rsidR="008E3DC4" w:rsidRPr="00903DBA" w:rsidRDefault="008E3DC4" w:rsidP="008E3DC4">
      <w:pPr>
        <w:pStyle w:val="Code"/>
        <w:rPr>
          <w:highlight w:val="white"/>
        </w:rPr>
      </w:pPr>
      <w:r w:rsidRPr="00903DBA">
        <w:rPr>
          <w:highlight w:val="white"/>
        </w:rPr>
        <w:t xml:space="preserve">                              byteList, accessMap, callMap, returnSet);</w:t>
      </w:r>
    </w:p>
    <w:p w14:paraId="180D47EA" w14:textId="77777777" w:rsidR="008E3DC4" w:rsidRPr="00903DBA" w:rsidRDefault="008E3DC4" w:rsidP="008E3DC4">
      <w:pPr>
        <w:pStyle w:val="Code"/>
        <w:rPr>
          <w:highlight w:val="white"/>
        </w:rPr>
      </w:pPr>
      <w:r w:rsidRPr="00903DBA">
        <w:rPr>
          <w:highlight w:val="white"/>
        </w:rPr>
        <w:t xml:space="preserve">        StaticSymbol staticSymbol =</w:t>
      </w:r>
    </w:p>
    <w:p w14:paraId="508CA3B7" w14:textId="77777777" w:rsidR="008E3DC4" w:rsidRPr="00903DBA" w:rsidRDefault="008E3DC4" w:rsidP="008E3DC4">
      <w:pPr>
        <w:pStyle w:val="Code"/>
        <w:rPr>
          <w:highlight w:val="white"/>
        </w:rPr>
      </w:pPr>
      <w:r w:rsidRPr="00903DBA">
        <w:rPr>
          <w:highlight w:val="white"/>
        </w:rPr>
        <w:t xml:space="preserve">          new StaticSymbolWindows(AssemblyCodeGenerator.InitializerName,</w:t>
      </w:r>
    </w:p>
    <w:p w14:paraId="3E7176CD" w14:textId="77777777" w:rsidR="008E3DC4" w:rsidRPr="00903DBA" w:rsidRDefault="008E3DC4" w:rsidP="008E3DC4">
      <w:pPr>
        <w:pStyle w:val="Code"/>
        <w:rPr>
          <w:highlight w:val="white"/>
        </w:rPr>
      </w:pPr>
      <w:r w:rsidRPr="00903DBA">
        <w:rPr>
          <w:highlight w:val="white"/>
        </w:rPr>
        <w:t xml:space="preserve">                                  byteList, accessMap, callMap, returnSet);</w:t>
      </w:r>
    </w:p>
    <w:p w14:paraId="21E76FB7" w14:textId="6AA5F926" w:rsidR="008E3DC4" w:rsidRPr="00903DBA" w:rsidRDefault="008E3DC4" w:rsidP="008E3DC4">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Add(staticSymbol);</w:t>
      </w:r>
    </w:p>
    <w:p w14:paraId="46B57FC5" w14:textId="77777777" w:rsidR="008E3DC4" w:rsidRPr="00903DBA" w:rsidRDefault="008E3DC4" w:rsidP="008E3DC4">
      <w:pPr>
        <w:pStyle w:val="Code"/>
        <w:rPr>
          <w:highlight w:val="white"/>
        </w:rPr>
      </w:pPr>
      <w:r w:rsidRPr="00903DBA">
        <w:rPr>
          <w:highlight w:val="white"/>
        </w:rPr>
        <w:t xml:space="preserve">      }</w:t>
      </w:r>
    </w:p>
    <w:p w14:paraId="3BF37C90" w14:textId="77777777" w:rsidR="008E3DC4" w:rsidRPr="00903DBA" w:rsidRDefault="008E3DC4" w:rsidP="008E3DC4">
      <w:pPr>
        <w:pStyle w:val="Code"/>
        <w:rPr>
          <w:highlight w:val="white"/>
        </w:rPr>
      </w:pPr>
      <w:r w:rsidRPr="00903DBA">
        <w:rPr>
          <w:highlight w:val="white"/>
        </w:rPr>
        <w:t xml:space="preserve">    }</w:t>
      </w:r>
    </w:p>
    <w:p w14:paraId="44D2B088" w14:textId="77777777" w:rsidR="00825462" w:rsidRPr="00903DBA" w:rsidRDefault="00825462" w:rsidP="00825462">
      <w:pPr>
        <w:pStyle w:val="Rubrik3"/>
        <w:rPr>
          <w:highlight w:val="white"/>
        </w:rPr>
      </w:pPr>
      <w:bookmarkStart w:id="471" w:name="_Toc57656116"/>
      <w:r w:rsidRPr="00903DBA">
        <w:rPr>
          <w:highlight w:val="white"/>
        </w:rPr>
        <w:t>Command Line Arguments</w:t>
      </w:r>
      <w:bookmarkEnd w:id="471"/>
    </w:p>
    <w:p w14:paraId="61CB3429" w14:textId="41BC09D2" w:rsidR="00825462" w:rsidRPr="00903DBA" w:rsidRDefault="00825462" w:rsidP="00825462">
      <w:pPr>
        <w:rPr>
          <w:highlight w:val="white"/>
        </w:rPr>
      </w:pPr>
      <w:r w:rsidRPr="00903DBA">
        <w:rPr>
          <w:highlight w:val="white"/>
        </w:rPr>
        <w:t xml:space="preserve">The code for obtaining the command line arguments differs between the Linux </w:t>
      </w:r>
      <w:r w:rsidR="00BF0A63" w:rsidRPr="00903DBA">
        <w:rPr>
          <w:highlight w:val="white"/>
        </w:rPr>
        <w:t xml:space="preserve">code in </w:t>
      </w:r>
      <w:r w:rsidR="006818B4" w:rsidRPr="00903DBA">
        <w:rPr>
          <w:highlight w:val="white"/>
        </w:rPr>
        <w:t>Chapter</w:t>
      </w:r>
      <w:r w:rsidR="00BF0A63" w:rsidRPr="00903DBA">
        <w:rPr>
          <w:highlight w:val="white"/>
        </w:rPr>
        <w:t xml:space="preserve"> XXX. </w:t>
      </w:r>
      <w:r w:rsidR="00096772" w:rsidRPr="00903DBA">
        <w:rPr>
          <w:highlight w:val="white"/>
        </w:rPr>
        <w:t>The main difference is the arguments (excluding the file name) is stored at address 129,</w:t>
      </w:r>
      <w:r w:rsidR="001C722C" w:rsidRPr="00903DBA">
        <w:rPr>
          <w:highlight w:val="white"/>
        </w:rPr>
        <w:t xml:space="preserve"> each word may begin with one or several spaces,</w:t>
      </w:r>
      <w:r w:rsidR="00096772" w:rsidRPr="00903DBA">
        <w:rPr>
          <w:highlight w:val="white"/>
        </w:rPr>
        <w:t xml:space="preserve"> and that the list is finished by </w:t>
      </w:r>
      <w:r w:rsidR="00235D86" w:rsidRPr="00903DBA">
        <w:rPr>
          <w:highlight w:val="white"/>
        </w:rPr>
        <w:t xml:space="preserve">a return </w:t>
      </w:r>
      <w:r w:rsidR="00096772" w:rsidRPr="00903DBA">
        <w:rPr>
          <w:highlight w:val="white"/>
        </w:rPr>
        <w:t xml:space="preserve">character. The file name is unfortunately not stored, why we </w:t>
      </w:r>
      <w:r w:rsidR="009B53D4" w:rsidRPr="00903DBA">
        <w:rPr>
          <w:highlight w:val="white"/>
        </w:rPr>
        <w:t xml:space="preserve">instead </w:t>
      </w:r>
      <w:r w:rsidR="00096772" w:rsidRPr="00903DBA">
        <w:rPr>
          <w:highlight w:val="white"/>
        </w:rPr>
        <w:t>let the linker stored the name of the final executable file</w:t>
      </w:r>
      <w:r w:rsidR="004B3D19" w:rsidRPr="00903DBA">
        <w:rPr>
          <w:highlight w:val="white"/>
        </w:rPr>
        <w:t xml:space="preserve"> with the </w:t>
      </w:r>
      <w:r w:rsidR="004B3D19" w:rsidRPr="00903DBA">
        <w:rPr>
          <w:rStyle w:val="KeyWord0"/>
          <w:highlight w:val="white"/>
        </w:rPr>
        <w:t>$Path</w:t>
      </w:r>
      <w:r w:rsidR="004B3D19" w:rsidRPr="00903DBA">
        <w:rPr>
          <w:highlight w:val="white"/>
        </w:rPr>
        <w:t xml:space="preserve"> name</w:t>
      </w:r>
    </w:p>
    <w:p w14:paraId="5D468E0C" w14:textId="66B590F5" w:rsidR="00605AE9" w:rsidRPr="00903DBA" w:rsidRDefault="00605AE9" w:rsidP="00825462">
      <w:pPr>
        <w:rPr>
          <w:highlight w:val="white"/>
        </w:rPr>
      </w:pPr>
      <w:r w:rsidRPr="00903DBA">
        <w:rPr>
          <w:noProof/>
        </w:rPr>
        <w:lastRenderedPageBreak/>
        <mc:AlternateContent>
          <mc:Choice Requires="wpc">
            <w:drawing>
              <wp:inline distT="0" distB="0" distL="0" distR="0" wp14:anchorId="5E86E82F" wp14:editId="33E1F411">
                <wp:extent cx="5590540" cy="7123430"/>
                <wp:effectExtent l="0" t="0" r="0" b="127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150034" w:rsidRPr="00DF14A9" w:rsidRDefault="00150034" w:rsidP="00605AE9">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150034" w:rsidRPr="00490BCB" w:rsidRDefault="00150034"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150034" w:rsidRPr="00490BCB" w:rsidRDefault="00150034" w:rsidP="00605AE9">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150034" w:rsidRPr="00490BCB" w:rsidRDefault="00150034"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150034" w:rsidRPr="00490BCB" w:rsidRDefault="00150034"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1172210" y="5049520"/>
                            <a:ext cx="360680" cy="270510"/>
                          </a:xfrm>
                          <a:prstGeom prst="rect">
                            <a:avLst/>
                          </a:prstGeom>
                          <a:solidFill>
                            <a:schemeClr val="lt1"/>
                          </a:solidFill>
                          <a:ln w="6350">
                            <a:solidFill>
                              <a:prstClr val="black"/>
                            </a:solidFill>
                          </a:ln>
                        </wps:spPr>
                        <wps:txbx>
                          <w:txbxContent>
                            <w:p w14:paraId="72873676" w14:textId="77777777" w:rsidR="00150034" w:rsidRPr="00490BCB" w:rsidRDefault="00150034"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1532890" y="5049520"/>
                            <a:ext cx="360680" cy="270510"/>
                          </a:xfrm>
                          <a:prstGeom prst="rect">
                            <a:avLst/>
                          </a:prstGeom>
                          <a:solidFill>
                            <a:schemeClr val="lt1"/>
                          </a:solidFill>
                          <a:ln w="6350">
                            <a:solidFill>
                              <a:prstClr val="black"/>
                            </a:solidFill>
                          </a:ln>
                        </wps:spPr>
                        <wps:txbx>
                          <w:txbxContent>
                            <w:p w14:paraId="484141E8" w14:textId="77777777" w:rsidR="00150034" w:rsidRPr="00490BCB" w:rsidRDefault="00150034"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893570" y="5049520"/>
                            <a:ext cx="360680" cy="270510"/>
                          </a:xfrm>
                          <a:prstGeom prst="rect">
                            <a:avLst/>
                          </a:prstGeom>
                          <a:solidFill>
                            <a:schemeClr val="lt1"/>
                          </a:solidFill>
                          <a:ln w="6350">
                            <a:solidFill>
                              <a:prstClr val="black"/>
                            </a:solidFill>
                          </a:ln>
                        </wps:spPr>
                        <wps:txbx>
                          <w:txbxContent>
                            <w:p w14:paraId="0A8A30A2" w14:textId="77777777" w:rsidR="00150034" w:rsidRPr="00490BCB" w:rsidRDefault="00150034"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2254250" y="5049520"/>
                            <a:ext cx="360680" cy="270510"/>
                          </a:xfrm>
                          <a:prstGeom prst="rect">
                            <a:avLst/>
                          </a:prstGeom>
                          <a:solidFill>
                            <a:schemeClr val="lt1"/>
                          </a:solidFill>
                          <a:ln w="6350">
                            <a:solidFill>
                              <a:prstClr val="black"/>
                            </a:solidFill>
                          </a:ln>
                        </wps:spPr>
                        <wps:txbx>
                          <w:txbxContent>
                            <w:p w14:paraId="72787809" w14:textId="77777777" w:rsidR="00150034" w:rsidRPr="00490BCB" w:rsidRDefault="00150034"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450850" y="5049520"/>
                            <a:ext cx="360680" cy="270510"/>
                          </a:xfrm>
                          <a:prstGeom prst="rect">
                            <a:avLst/>
                          </a:prstGeom>
                          <a:solidFill>
                            <a:schemeClr val="lt1"/>
                          </a:solidFill>
                          <a:ln w="6350">
                            <a:solidFill>
                              <a:prstClr val="black"/>
                            </a:solidFill>
                          </a:ln>
                        </wps:spPr>
                        <wps:txbx>
                          <w:txbxContent>
                            <w:p w14:paraId="12A1F286" w14:textId="6EA85800" w:rsidR="00150034" w:rsidRPr="00490BCB" w:rsidRDefault="00150034"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3336290" y="5049520"/>
                            <a:ext cx="360680" cy="270510"/>
                          </a:xfrm>
                          <a:prstGeom prst="rect">
                            <a:avLst/>
                          </a:prstGeom>
                          <a:solidFill>
                            <a:schemeClr val="lt1"/>
                          </a:solidFill>
                          <a:ln w="6350">
                            <a:solidFill>
                              <a:prstClr val="black"/>
                            </a:solidFill>
                          </a:ln>
                        </wps:spPr>
                        <wps:txbx>
                          <w:txbxContent>
                            <w:p w14:paraId="69E1BEE4" w14:textId="77777777" w:rsidR="00150034" w:rsidRPr="00490BCB" w:rsidRDefault="00150034"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3696970" y="5049520"/>
                            <a:ext cx="360680" cy="270510"/>
                          </a:xfrm>
                          <a:prstGeom prst="rect">
                            <a:avLst/>
                          </a:prstGeom>
                          <a:solidFill>
                            <a:schemeClr val="lt1"/>
                          </a:solidFill>
                          <a:ln w="6350">
                            <a:solidFill>
                              <a:prstClr val="black"/>
                            </a:solidFill>
                          </a:ln>
                        </wps:spPr>
                        <wps:txbx>
                          <w:txbxContent>
                            <w:p w14:paraId="14652438" w14:textId="77777777" w:rsidR="00150034" w:rsidRPr="00490BCB" w:rsidRDefault="00150034"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4057650" y="5049520"/>
                            <a:ext cx="360680" cy="270510"/>
                          </a:xfrm>
                          <a:prstGeom prst="rect">
                            <a:avLst/>
                          </a:prstGeom>
                          <a:solidFill>
                            <a:schemeClr val="lt1"/>
                          </a:solidFill>
                          <a:ln w="6350">
                            <a:solidFill>
                              <a:prstClr val="black"/>
                            </a:solidFill>
                          </a:ln>
                        </wps:spPr>
                        <wps:txbx>
                          <w:txbxContent>
                            <w:p w14:paraId="072B47B2" w14:textId="77777777" w:rsidR="00150034" w:rsidRPr="00490BCB" w:rsidRDefault="00150034"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4418330" y="5049520"/>
                            <a:ext cx="360045" cy="270510"/>
                          </a:xfrm>
                          <a:prstGeom prst="rect">
                            <a:avLst/>
                          </a:prstGeom>
                          <a:solidFill>
                            <a:schemeClr val="lt1"/>
                          </a:solidFill>
                          <a:ln w="6350">
                            <a:solidFill>
                              <a:prstClr val="black"/>
                            </a:solidFill>
                          </a:ln>
                        </wps:spPr>
                        <wps:txbx>
                          <w:txbxContent>
                            <w:p w14:paraId="226A38DB" w14:textId="77777777" w:rsidR="00150034" w:rsidRPr="00490BCB" w:rsidRDefault="00150034"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4779010" y="5049520"/>
                            <a:ext cx="360680" cy="270510"/>
                          </a:xfrm>
                          <a:prstGeom prst="rect">
                            <a:avLst/>
                          </a:prstGeom>
                          <a:solidFill>
                            <a:schemeClr val="lt1"/>
                          </a:solidFill>
                          <a:ln w="6350">
                            <a:solidFill>
                              <a:prstClr val="black"/>
                            </a:solidFill>
                          </a:ln>
                        </wps:spPr>
                        <wps:txbx>
                          <w:txbxContent>
                            <w:p w14:paraId="6013DE15" w14:textId="77777777" w:rsidR="00150034" w:rsidRPr="00490BCB" w:rsidRDefault="00150034"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2975610" y="5049520"/>
                            <a:ext cx="360680" cy="270510"/>
                          </a:xfrm>
                          <a:prstGeom prst="rect">
                            <a:avLst/>
                          </a:prstGeom>
                          <a:solidFill>
                            <a:schemeClr val="lt1"/>
                          </a:solidFill>
                          <a:ln w="6350">
                            <a:solidFill>
                              <a:prstClr val="black"/>
                            </a:solidFill>
                          </a:ln>
                        </wps:spPr>
                        <wps:txbx>
                          <w:txbxContent>
                            <w:p w14:paraId="753BB221" w14:textId="328EDD9C" w:rsidR="00150034" w:rsidRPr="00490BCB" w:rsidRDefault="00150034"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150034" w:rsidRPr="00090144" w:rsidRDefault="00150034" w:rsidP="00605AE9">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150034" w:rsidRPr="00090144" w:rsidRDefault="00150034" w:rsidP="00605AE9">
                              <w:pPr>
                                <w:spacing w:before="0" w:after="0" w:line="240" w:lineRule="auto"/>
                                <w:rPr>
                                  <w:rFonts w:eastAsia="Calibri"/>
                                  <w:color w:val="000000"/>
                                </w:rPr>
                              </w:pPr>
                              <w:r w:rsidRPr="00090144">
                                <w:rPr>
                                  <w:rFonts w:eastAsia="Calibri"/>
                                  <w:color w:val="000000"/>
                                </w:rPr>
                                <w:t>Frame pointer of</w:t>
                              </w:r>
                            </w:p>
                            <w:p w14:paraId="68E90914" w14:textId="77777777" w:rsidR="00150034" w:rsidRPr="00090144" w:rsidRDefault="00150034"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150034" w:rsidRPr="00090144" w:rsidRDefault="00150034"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150034" w:rsidRPr="00090144" w:rsidRDefault="00150034" w:rsidP="00605AE9">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150034" w:rsidRPr="00090144" w:rsidRDefault="00150034" w:rsidP="00605AE9">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150034" w:rsidRPr="00090144" w:rsidRDefault="00150034" w:rsidP="00605AE9">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991870" y="432816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150034" w:rsidRDefault="00150034"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150034" w:rsidRDefault="00150034"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150034" w:rsidRDefault="00150034"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99187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351663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150034" w:rsidRDefault="00150034"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5139690" y="5049520"/>
                            <a:ext cx="360680" cy="269875"/>
                          </a:xfrm>
                          <a:prstGeom prst="rect">
                            <a:avLst/>
                          </a:prstGeom>
                          <a:solidFill>
                            <a:schemeClr val="lt1"/>
                          </a:solidFill>
                          <a:ln w="6350">
                            <a:solidFill>
                              <a:prstClr val="black"/>
                            </a:solidFill>
                          </a:ln>
                        </wps:spPr>
                        <wps:txbx>
                          <w:txbxContent>
                            <w:p w14:paraId="4A74E668" w14:textId="7EAA5107" w:rsidR="00150034" w:rsidRDefault="00150034"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59CA2461" w:rsidR="00150034" w:rsidRDefault="00150034"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150034" w:rsidRPr="00582B75" w:rsidRDefault="00150034"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150034" w:rsidRPr="00490BCB" w:rsidRDefault="00150034"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811530" y="5049520"/>
                            <a:ext cx="360680" cy="270510"/>
                          </a:xfrm>
                          <a:prstGeom prst="rect">
                            <a:avLst/>
                          </a:prstGeom>
                          <a:solidFill>
                            <a:schemeClr val="lt1"/>
                          </a:solidFill>
                          <a:ln w="6350">
                            <a:solidFill>
                              <a:prstClr val="black"/>
                            </a:solidFill>
                          </a:ln>
                        </wps:spPr>
                        <wps:txbx>
                          <w:txbxContent>
                            <w:p w14:paraId="24231FC9" w14:textId="77777777" w:rsidR="00150034" w:rsidRPr="00490BCB" w:rsidRDefault="00150034"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3516630" y="4688840"/>
                            <a:ext cx="721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150034" w:rsidRDefault="00150034"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5B762837" w:rsidR="00150034" w:rsidRPr="00E55D4A" w:rsidRDefault="00150034" w:rsidP="00E55D4A">
                              <w:pPr>
                                <w:spacing w:before="100" w:line="257" w:lineRule="auto"/>
                                <w:jc w:val="center"/>
                                <w:rPr>
                                  <w:sz w:val="24"/>
                                  <w:szCs w:val="24"/>
                                  <w:lang w:val="sv-SE"/>
                                </w:rPr>
                              </w:pPr>
                              <w:r>
                                <w:rPr>
                                  <w:rFonts w:eastAsia="Calibri"/>
                                  <w:color w:val="000000"/>
                                  <w:sz w:val="16"/>
                                  <w:szCs w:val="16"/>
                                  <w:lang w:val="sv-SE"/>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ruta 449"/>
                        <wps:cNvSpPr txBox="1"/>
                        <wps:spPr>
                          <a:xfrm>
                            <a:off x="2614930" y="5049520"/>
                            <a:ext cx="360680" cy="270510"/>
                          </a:xfrm>
                          <a:prstGeom prst="rect">
                            <a:avLst/>
                          </a:prstGeom>
                          <a:solidFill>
                            <a:schemeClr val="lt1"/>
                          </a:solidFill>
                          <a:ln w="6350">
                            <a:solidFill>
                              <a:prstClr val="black"/>
                            </a:solidFill>
                          </a:ln>
                        </wps:spPr>
                        <wps:txbx>
                          <w:txbxContent>
                            <w:p w14:paraId="73D5515D" w14:textId="39190C4E" w:rsidR="00150034" w:rsidRDefault="00150034" w:rsidP="00417B4F">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ruta 449"/>
                        <wps:cNvSpPr txBox="1"/>
                        <wps:spPr>
                          <a:xfrm>
                            <a:off x="90170" y="5049520"/>
                            <a:ext cx="360680" cy="270510"/>
                          </a:xfrm>
                          <a:prstGeom prst="rect">
                            <a:avLst/>
                          </a:prstGeom>
                          <a:solidFill>
                            <a:schemeClr val="lt1"/>
                          </a:solidFill>
                          <a:ln w="6350">
                            <a:solidFill>
                              <a:prstClr val="black"/>
                            </a:solidFill>
                          </a:ln>
                        </wps:spPr>
                        <wps:txbx>
                          <w:txbxContent>
                            <w:p w14:paraId="50F095F3" w14:textId="77777777" w:rsidR="00150034" w:rsidRDefault="00150034" w:rsidP="008A4FDE">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Textruta 449"/>
                        <wps:cNvSpPr txBox="1"/>
                        <wps:spPr>
                          <a:xfrm>
                            <a:off x="1172210" y="6582410"/>
                            <a:ext cx="360680" cy="270510"/>
                          </a:xfrm>
                          <a:prstGeom prst="rect">
                            <a:avLst/>
                          </a:prstGeom>
                          <a:solidFill>
                            <a:schemeClr val="lt1"/>
                          </a:solidFill>
                          <a:ln w="6350">
                            <a:solidFill>
                              <a:prstClr val="black"/>
                            </a:solidFill>
                          </a:ln>
                        </wps:spPr>
                        <wps:txbx>
                          <w:txbxContent>
                            <w:p w14:paraId="2E4A588B" w14:textId="77777777" w:rsidR="00150034" w:rsidRDefault="00150034" w:rsidP="009F24A4">
                              <w:pPr>
                                <w:spacing w:before="48" w:line="252" w:lineRule="auto"/>
                                <w:jc w:val="center"/>
                                <w:rPr>
                                  <w:sz w:val="24"/>
                                  <w:szCs w:val="24"/>
                                </w:rPr>
                              </w:pPr>
                              <w:r>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8" name="Textruta 449"/>
                        <wps:cNvSpPr txBox="1"/>
                        <wps:spPr>
                          <a:xfrm>
                            <a:off x="1532890" y="6582410"/>
                            <a:ext cx="360680" cy="270510"/>
                          </a:xfrm>
                          <a:prstGeom prst="rect">
                            <a:avLst/>
                          </a:prstGeom>
                          <a:solidFill>
                            <a:schemeClr val="lt1"/>
                          </a:solidFill>
                          <a:ln w="6350">
                            <a:solidFill>
                              <a:prstClr val="black"/>
                            </a:solidFill>
                          </a:ln>
                        </wps:spPr>
                        <wps:txbx>
                          <w:txbxContent>
                            <w:p w14:paraId="1C8F2363" w14:textId="77777777" w:rsidR="00150034" w:rsidRDefault="00150034"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Textruta 449"/>
                        <wps:cNvSpPr txBox="1"/>
                        <wps:spPr>
                          <a:xfrm>
                            <a:off x="1893570" y="6582410"/>
                            <a:ext cx="360680" cy="270510"/>
                          </a:xfrm>
                          <a:prstGeom prst="rect">
                            <a:avLst/>
                          </a:prstGeom>
                          <a:solidFill>
                            <a:schemeClr val="lt1"/>
                          </a:solidFill>
                          <a:ln w="6350">
                            <a:solidFill>
                              <a:prstClr val="black"/>
                            </a:solidFill>
                          </a:ln>
                        </wps:spPr>
                        <wps:txbx>
                          <w:txbxContent>
                            <w:p w14:paraId="13D7BFFD" w14:textId="77777777" w:rsidR="00150034" w:rsidRDefault="00150034"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Textruta 449"/>
                        <wps:cNvSpPr txBox="1"/>
                        <wps:spPr>
                          <a:xfrm>
                            <a:off x="2254250" y="6582410"/>
                            <a:ext cx="360680" cy="270510"/>
                          </a:xfrm>
                          <a:prstGeom prst="rect">
                            <a:avLst/>
                          </a:prstGeom>
                          <a:solidFill>
                            <a:schemeClr val="lt1"/>
                          </a:solidFill>
                          <a:ln w="6350">
                            <a:solidFill>
                              <a:prstClr val="black"/>
                            </a:solidFill>
                          </a:ln>
                        </wps:spPr>
                        <wps:txbx>
                          <w:txbxContent>
                            <w:p w14:paraId="4B9F7F85" w14:textId="77777777" w:rsidR="00150034" w:rsidRDefault="00150034"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ruta 449"/>
                        <wps:cNvSpPr txBox="1"/>
                        <wps:spPr>
                          <a:xfrm>
                            <a:off x="450850" y="6582410"/>
                            <a:ext cx="360680" cy="270510"/>
                          </a:xfrm>
                          <a:prstGeom prst="rect">
                            <a:avLst/>
                          </a:prstGeom>
                          <a:solidFill>
                            <a:schemeClr val="lt1"/>
                          </a:solidFill>
                          <a:ln w="6350">
                            <a:solidFill>
                              <a:prstClr val="black"/>
                            </a:solidFill>
                          </a:ln>
                        </wps:spPr>
                        <wps:txbx>
                          <w:txbxContent>
                            <w:p w14:paraId="6A08CFC1" w14:textId="77777777" w:rsidR="00150034" w:rsidRDefault="00150034"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6" name="Textruta 449"/>
                        <wps:cNvSpPr txBox="1"/>
                        <wps:spPr>
                          <a:xfrm>
                            <a:off x="3336290" y="6582410"/>
                            <a:ext cx="360680" cy="270510"/>
                          </a:xfrm>
                          <a:prstGeom prst="rect">
                            <a:avLst/>
                          </a:prstGeom>
                          <a:solidFill>
                            <a:schemeClr val="lt1"/>
                          </a:solidFill>
                          <a:ln w="6350">
                            <a:solidFill>
                              <a:prstClr val="black"/>
                            </a:solidFill>
                          </a:ln>
                        </wps:spPr>
                        <wps:txbx>
                          <w:txbxContent>
                            <w:p w14:paraId="6A23DDFF" w14:textId="77777777" w:rsidR="00150034" w:rsidRDefault="00150034" w:rsidP="009F24A4">
                              <w:pPr>
                                <w:spacing w:before="48" w:line="252" w:lineRule="auto"/>
                                <w:jc w:val="center"/>
                                <w:rPr>
                                  <w:sz w:val="24"/>
                                  <w:szCs w:val="24"/>
                                </w:rPr>
                              </w:pPr>
                              <w:r>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ruta 449"/>
                        <wps:cNvSpPr txBox="1"/>
                        <wps:spPr>
                          <a:xfrm>
                            <a:off x="3696970" y="6582410"/>
                            <a:ext cx="360680" cy="270510"/>
                          </a:xfrm>
                          <a:prstGeom prst="rect">
                            <a:avLst/>
                          </a:prstGeom>
                          <a:solidFill>
                            <a:schemeClr val="lt1"/>
                          </a:solidFill>
                          <a:ln w="6350">
                            <a:solidFill>
                              <a:prstClr val="black"/>
                            </a:solidFill>
                          </a:ln>
                        </wps:spPr>
                        <wps:txbx>
                          <w:txbxContent>
                            <w:p w14:paraId="5B00553A" w14:textId="77777777" w:rsidR="00150034" w:rsidRDefault="00150034"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ruta 449"/>
                        <wps:cNvSpPr txBox="1"/>
                        <wps:spPr>
                          <a:xfrm>
                            <a:off x="4057650" y="6582410"/>
                            <a:ext cx="360680" cy="270510"/>
                          </a:xfrm>
                          <a:prstGeom prst="rect">
                            <a:avLst/>
                          </a:prstGeom>
                          <a:solidFill>
                            <a:schemeClr val="lt1"/>
                          </a:solidFill>
                          <a:ln w="6350">
                            <a:solidFill>
                              <a:prstClr val="black"/>
                            </a:solidFill>
                          </a:ln>
                        </wps:spPr>
                        <wps:txbx>
                          <w:txbxContent>
                            <w:p w14:paraId="42562A07" w14:textId="77777777" w:rsidR="00150034" w:rsidRDefault="00150034" w:rsidP="009F24A4">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0" name="Textruta 449"/>
                        <wps:cNvSpPr txBox="1"/>
                        <wps:spPr>
                          <a:xfrm>
                            <a:off x="4418330" y="6582410"/>
                            <a:ext cx="360045" cy="270510"/>
                          </a:xfrm>
                          <a:prstGeom prst="rect">
                            <a:avLst/>
                          </a:prstGeom>
                          <a:solidFill>
                            <a:schemeClr val="lt1"/>
                          </a:solidFill>
                          <a:ln w="6350">
                            <a:solidFill>
                              <a:prstClr val="black"/>
                            </a:solidFill>
                          </a:ln>
                        </wps:spPr>
                        <wps:txbx>
                          <w:txbxContent>
                            <w:p w14:paraId="571445C7" w14:textId="77777777" w:rsidR="00150034" w:rsidRDefault="00150034"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1" name="Textruta 449"/>
                        <wps:cNvSpPr txBox="1"/>
                        <wps:spPr>
                          <a:xfrm>
                            <a:off x="4779010" y="6582410"/>
                            <a:ext cx="360680" cy="270510"/>
                          </a:xfrm>
                          <a:prstGeom prst="rect">
                            <a:avLst/>
                          </a:prstGeom>
                          <a:solidFill>
                            <a:schemeClr val="lt1"/>
                          </a:solidFill>
                          <a:ln w="6350">
                            <a:solidFill>
                              <a:prstClr val="black"/>
                            </a:solidFill>
                          </a:ln>
                        </wps:spPr>
                        <wps:txbx>
                          <w:txbxContent>
                            <w:p w14:paraId="681CB35D" w14:textId="77777777" w:rsidR="00150034" w:rsidRDefault="00150034" w:rsidP="009F24A4">
                              <w:pPr>
                                <w:spacing w:before="48" w:line="252" w:lineRule="auto"/>
                                <w:jc w:val="center"/>
                                <w:rPr>
                                  <w:sz w:val="24"/>
                                  <w:szCs w:val="24"/>
                                </w:rPr>
                              </w:pPr>
                              <w:r>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2" name="Textruta 449"/>
                        <wps:cNvSpPr txBox="1"/>
                        <wps:spPr>
                          <a:xfrm>
                            <a:off x="2975610" y="6582410"/>
                            <a:ext cx="360680" cy="270510"/>
                          </a:xfrm>
                          <a:prstGeom prst="rect">
                            <a:avLst/>
                          </a:prstGeom>
                          <a:solidFill>
                            <a:schemeClr val="lt1"/>
                          </a:solidFill>
                          <a:ln w="6350">
                            <a:solidFill>
                              <a:prstClr val="black"/>
                            </a:solidFill>
                          </a:ln>
                        </wps:spPr>
                        <wps:txbx>
                          <w:txbxContent>
                            <w:p w14:paraId="69D1E573" w14:textId="77777777" w:rsidR="00150034" w:rsidRDefault="00150034"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8" name="Textruta 449"/>
                        <wps:cNvSpPr txBox="1"/>
                        <wps:spPr>
                          <a:xfrm>
                            <a:off x="5139690" y="6582410"/>
                            <a:ext cx="360680" cy="269875"/>
                          </a:xfrm>
                          <a:prstGeom prst="rect">
                            <a:avLst/>
                          </a:prstGeom>
                          <a:solidFill>
                            <a:schemeClr val="lt1"/>
                          </a:solidFill>
                          <a:ln w="6350">
                            <a:solidFill>
                              <a:prstClr val="black"/>
                            </a:solidFill>
                          </a:ln>
                        </wps:spPr>
                        <wps:txbx>
                          <w:txbxContent>
                            <w:p w14:paraId="3A11B079" w14:textId="546F66B3" w:rsidR="00150034" w:rsidRDefault="00150034"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Textruta 449"/>
                        <wps:cNvSpPr txBox="1"/>
                        <wps:spPr>
                          <a:xfrm>
                            <a:off x="90170" y="6852920"/>
                            <a:ext cx="360680" cy="270510"/>
                          </a:xfrm>
                          <a:prstGeom prst="rect">
                            <a:avLst/>
                          </a:prstGeom>
                          <a:solidFill>
                            <a:schemeClr val="lt1"/>
                          </a:solidFill>
                          <a:ln w="6350">
                            <a:noFill/>
                          </a:ln>
                        </wps:spPr>
                        <wps:txbx>
                          <w:txbxContent>
                            <w:p w14:paraId="5BD610A9" w14:textId="77777777" w:rsidR="00150034" w:rsidRDefault="00150034" w:rsidP="00496983">
                              <w:pPr>
                                <w:spacing w:before="0" w:line="257" w:lineRule="auto"/>
                                <w:jc w:val="center"/>
                                <w:rPr>
                                  <w:sz w:val="24"/>
                                  <w:szCs w:val="24"/>
                                </w:rPr>
                              </w:pPr>
                              <w:r>
                                <w:rPr>
                                  <w:rFonts w:eastAsia="Calibri"/>
                                  <w:color w:val="000000"/>
                                  <w:sz w:val="16"/>
                                  <w:szCs w:val="16"/>
                                </w:rPr>
                                <w:t>129</w:t>
                              </w:r>
                            </w:p>
                            <w:p w14:paraId="3E4A06D3" w14:textId="77777777" w:rsidR="00150034" w:rsidRDefault="00150034" w:rsidP="009F24A4">
                              <w:pPr>
                                <w:spacing w:before="48" w:line="254" w:lineRule="auto"/>
                                <w:jc w:val="center"/>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0" name="Textruta 449"/>
                        <wps:cNvSpPr txBox="1"/>
                        <wps:spPr>
                          <a:xfrm>
                            <a:off x="811530" y="6582410"/>
                            <a:ext cx="360680" cy="270510"/>
                          </a:xfrm>
                          <a:prstGeom prst="rect">
                            <a:avLst/>
                          </a:prstGeom>
                          <a:solidFill>
                            <a:schemeClr val="lt1"/>
                          </a:solidFill>
                          <a:ln w="6350">
                            <a:solidFill>
                              <a:prstClr val="black"/>
                            </a:solidFill>
                          </a:ln>
                        </wps:spPr>
                        <wps:txbx>
                          <w:txbxContent>
                            <w:p w14:paraId="0A1227BB" w14:textId="77777777" w:rsidR="00150034" w:rsidRDefault="00150034" w:rsidP="009F24A4">
                              <w:pPr>
                                <w:spacing w:before="48" w:line="254" w:lineRule="auto"/>
                                <w:jc w:val="center"/>
                                <w:rPr>
                                  <w:sz w:val="24"/>
                                  <w:szCs w:val="24"/>
                                </w:rPr>
                              </w:pPr>
                              <w:r>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3" name="Textruta 449"/>
                        <wps:cNvSpPr txBox="1"/>
                        <wps:spPr>
                          <a:xfrm>
                            <a:off x="2614930" y="6582410"/>
                            <a:ext cx="360680" cy="270510"/>
                          </a:xfrm>
                          <a:prstGeom prst="rect">
                            <a:avLst/>
                          </a:prstGeom>
                          <a:solidFill>
                            <a:schemeClr val="lt1"/>
                          </a:solidFill>
                          <a:ln w="6350">
                            <a:solidFill>
                              <a:prstClr val="black"/>
                            </a:solidFill>
                          </a:ln>
                        </wps:spPr>
                        <wps:txbx>
                          <w:txbxContent>
                            <w:p w14:paraId="49599706" w14:textId="490505C1" w:rsidR="00150034" w:rsidRDefault="00150034"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4" name="Textruta 449"/>
                        <wps:cNvSpPr txBox="1"/>
                        <wps:spPr>
                          <a:xfrm>
                            <a:off x="90170" y="6582410"/>
                            <a:ext cx="360680" cy="270510"/>
                          </a:xfrm>
                          <a:prstGeom prst="rect">
                            <a:avLst/>
                          </a:prstGeom>
                          <a:solidFill>
                            <a:schemeClr val="lt1"/>
                          </a:solidFill>
                          <a:ln w="6350">
                            <a:solidFill>
                              <a:prstClr val="black"/>
                            </a:solidFill>
                          </a:ln>
                        </wps:spPr>
                        <wps:txbx>
                          <w:txbxContent>
                            <w:p w14:paraId="13F3E220" w14:textId="77777777" w:rsidR="00150034" w:rsidRDefault="00150034"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4" name="Textruta 449"/>
                        <wps:cNvSpPr txBox="1"/>
                        <wps:spPr>
                          <a:xfrm>
                            <a:off x="90170" y="5500370"/>
                            <a:ext cx="541020" cy="360680"/>
                          </a:xfrm>
                          <a:prstGeom prst="rect">
                            <a:avLst/>
                          </a:prstGeom>
                          <a:solidFill>
                            <a:schemeClr val="lt1"/>
                          </a:solidFill>
                          <a:ln w="6350">
                            <a:noFill/>
                          </a:ln>
                        </wps:spPr>
                        <wps:txbx>
                          <w:txbxContent>
                            <w:p w14:paraId="16523720" w14:textId="31D58642" w:rsidR="00150034" w:rsidRDefault="00150034" w:rsidP="006A7496">
                              <w:pPr>
                                <w:spacing w:before="100" w:line="257" w:lineRule="auto"/>
                                <w:jc w:val="left"/>
                                <w:rPr>
                                  <w:sz w:val="24"/>
                                  <w:szCs w:val="24"/>
                                </w:rPr>
                              </w:pPr>
                              <w:r>
                                <w:rPr>
                                  <w:rFonts w:eastAsia="Calibri"/>
                                  <w:color w:val="000000"/>
                                  <w:sz w:val="16"/>
                                  <w:szCs w:val="16"/>
                                </w:rPr>
                                <w:t>Before</w:t>
                              </w:r>
                            </w:p>
                            <w:p w14:paraId="6B197F32" w14:textId="77777777" w:rsidR="00150034" w:rsidRDefault="00150034" w:rsidP="006A7496">
                              <w:pPr>
                                <w:spacing w:before="100" w:line="254" w:lineRule="auto"/>
                                <w:jc w:val="left"/>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5" name="Rak pilkoppling 695"/>
                        <wps:cNvCnPr>
                          <a:endCxn id="622" idx="2"/>
                        </wps:cNvCnPr>
                        <wps:spPr>
                          <a:xfrm flipV="1">
                            <a:off x="279527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 name="Rak pilkoppling 696"/>
                        <wps:cNvCnPr/>
                        <wps:spPr>
                          <a:xfrm flipV="1">
                            <a:off x="532003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Rak koppling 373"/>
                        <wps:cNvCnPr/>
                        <wps:spPr>
                          <a:xfrm>
                            <a:off x="541020" y="5680710"/>
                            <a:ext cx="477901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Textruta 449"/>
                        <wps:cNvSpPr txBox="1"/>
                        <wps:spPr>
                          <a:xfrm>
                            <a:off x="90170" y="6041390"/>
                            <a:ext cx="541020" cy="360680"/>
                          </a:xfrm>
                          <a:prstGeom prst="rect">
                            <a:avLst/>
                          </a:prstGeom>
                          <a:solidFill>
                            <a:schemeClr val="lt1"/>
                          </a:solidFill>
                          <a:ln w="6350">
                            <a:noFill/>
                          </a:ln>
                        </wps:spPr>
                        <wps:txbx>
                          <w:txbxContent>
                            <w:p w14:paraId="3D97A913" w14:textId="600ADBF5" w:rsidR="00150034" w:rsidRDefault="00150034" w:rsidP="006A7496">
                              <w:pPr>
                                <w:spacing w:before="100" w:line="256" w:lineRule="auto"/>
                                <w:rPr>
                                  <w:sz w:val="24"/>
                                  <w:szCs w:val="24"/>
                                </w:rPr>
                              </w:pPr>
                              <w:r>
                                <w:rPr>
                                  <w:rFonts w:eastAsia="Calibri"/>
                                  <w:color w:val="000000"/>
                                  <w:sz w:val="16"/>
                                  <w:szCs w:val="16"/>
                                </w:rPr>
                                <w:t>After</w:t>
                              </w:r>
                            </w:p>
                            <w:p w14:paraId="7E3E04C8" w14:textId="77777777" w:rsidR="00150034" w:rsidRDefault="00150034" w:rsidP="006A7496">
                              <w:pPr>
                                <w:spacing w:before="100" w:line="252" w:lineRule="auto"/>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9" name="Rak pilkoppling 699"/>
                        <wps:cNvCnPr/>
                        <wps:spPr>
                          <a:xfrm>
                            <a:off x="279527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Rak pilkoppling 700"/>
                        <wps:cNvCnPr>
                          <a:endCxn id="648" idx="0"/>
                        </wps:cNvCnPr>
                        <wps:spPr>
                          <a:xfrm>
                            <a:off x="532003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1" name="Rak koppling 701"/>
                        <wps:cNvCnPr/>
                        <wps:spPr>
                          <a:xfrm>
                            <a:off x="541020" y="6221730"/>
                            <a:ext cx="47790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00" editas="canvas" style="width:440.2pt;height:560.9pt;mso-position-horizontal-relative:char;mso-position-vertical-relative:line" coordsize="55905,7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">
                <v:shape id="_x0000_s1201" type="#_x0000_t75" style="position:absolute;width:55905;height:71234;visibility:visible;mso-wrap-style:square" filled="t">
                  <v:fill o:detectmouseclick="t"/>
                  <v:path o:connecttype="none"/>
                </v:shape>
                <v:shape id="Textruta 21" o:spid="_x0000_s1202"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150034" w:rsidRPr="00DF14A9" w:rsidRDefault="00150034" w:rsidP="00605AE9">
                        <w:pPr>
                          <w:spacing w:before="40" w:after="0" w:line="257" w:lineRule="auto"/>
                          <w:jc w:val="right"/>
                          <w:rPr>
                            <w:lang w:val="sv-SE"/>
                          </w:rPr>
                        </w:pPr>
                        <w:r w:rsidRPr="00DF14A9">
                          <w:rPr>
                            <w:rFonts w:eastAsia="Calibri"/>
                            <w:color w:val="000000"/>
                            <w:lang w:val="sv-SE"/>
                          </w:rPr>
                          <w:t>main</w:t>
                        </w:r>
                      </w:p>
                    </w:txbxContent>
                  </v:textbox>
                </v:shape>
                <v:shape id="Textruta 449" o:spid="_x0000_s1203"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150034" w:rsidRPr="00490BCB" w:rsidRDefault="00150034"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04"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150034" w:rsidRPr="00490BCB" w:rsidRDefault="00150034" w:rsidP="00605AE9">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205"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150034" w:rsidRPr="00490BCB" w:rsidRDefault="00150034"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06"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150034" w:rsidRPr="00490BCB" w:rsidRDefault="00150034"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07"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150034" w:rsidRPr="00490BCB" w:rsidRDefault="00150034"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08"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150034" w:rsidRPr="00490BCB" w:rsidRDefault="00150034"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09"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150034" w:rsidRPr="00490BCB" w:rsidRDefault="00150034"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0"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150034" w:rsidRPr="00490BCB" w:rsidRDefault="00150034"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1"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6EA85800" w:rsidR="00150034" w:rsidRPr="00490BCB" w:rsidRDefault="00150034"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2" type="#_x0000_t202" style="position:absolute;left:3336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150034" w:rsidRPr="00490BCB" w:rsidRDefault="00150034"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13"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150034" w:rsidRPr="00490BCB" w:rsidRDefault="00150034"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4"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150034" w:rsidRPr="00490BCB" w:rsidRDefault="00150034"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15" type="#_x0000_t202" style="position:absolute;left:44183;top:50495;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150034" w:rsidRPr="00490BCB" w:rsidRDefault="00150034"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6" type="#_x0000_t202" style="position:absolute;left:47790;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150034" w:rsidRPr="00490BCB" w:rsidRDefault="00150034"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17"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328EDD9C" w:rsidR="00150034" w:rsidRPr="00490BCB" w:rsidRDefault="00150034"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8"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150034" w:rsidRPr="00090144" w:rsidRDefault="00150034" w:rsidP="00605AE9">
                        <w:pPr>
                          <w:spacing w:before="0" w:after="0" w:line="240" w:lineRule="auto"/>
                          <w:rPr>
                            <w:lang w:val="sv-SE"/>
                          </w:rPr>
                        </w:pPr>
                        <w:r w:rsidRPr="00090144">
                          <w:rPr>
                            <w:lang w:val="sv-SE"/>
                          </w:rPr>
                          <w:t>Return address: 0</w:t>
                        </w:r>
                      </w:p>
                    </w:txbxContent>
                  </v:textbox>
                </v:shape>
                <v:shape id="Textruta 449" o:spid="_x0000_s1219"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150034" w:rsidRPr="00090144" w:rsidRDefault="00150034" w:rsidP="00605AE9">
                        <w:pPr>
                          <w:spacing w:before="0" w:after="0" w:line="240" w:lineRule="auto"/>
                          <w:rPr>
                            <w:rFonts w:eastAsia="Calibri"/>
                            <w:color w:val="000000"/>
                          </w:rPr>
                        </w:pPr>
                        <w:r w:rsidRPr="00090144">
                          <w:rPr>
                            <w:rFonts w:eastAsia="Calibri"/>
                            <w:color w:val="000000"/>
                          </w:rPr>
                          <w:t>Frame pointer of</w:t>
                        </w:r>
                      </w:p>
                      <w:p w14:paraId="68E90914" w14:textId="77777777" w:rsidR="00150034" w:rsidRPr="00090144" w:rsidRDefault="00150034" w:rsidP="00605AE9">
                        <w:pPr>
                          <w:spacing w:before="0" w:after="0" w:line="240" w:lineRule="auto"/>
                        </w:pPr>
                        <w:r w:rsidRPr="00090144">
                          <w:rPr>
                            <w:rFonts w:eastAsia="Calibri"/>
                            <w:color w:val="000000"/>
                          </w:rPr>
                          <w:t>calling function</w:t>
                        </w:r>
                      </w:p>
                    </w:txbxContent>
                  </v:textbox>
                </v:shape>
                <v:shape id="Textruta 449" o:spid="_x0000_s1220"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150034" w:rsidRPr="00090144" w:rsidRDefault="00150034"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150034" w:rsidRPr="00090144" w:rsidRDefault="00150034" w:rsidP="00605AE9">
                        <w:pPr>
                          <w:spacing w:before="0" w:after="0" w:line="240" w:lineRule="auto"/>
                          <w:rPr>
                            <w:lang w:val="sv-SE"/>
                          </w:rPr>
                        </w:pPr>
                        <w:r w:rsidRPr="00090144">
                          <w:rPr>
                            <w:rFonts w:eastAsia="Calibri"/>
                            <w:color w:val="000000"/>
                            <w:lang w:val="sv-SE"/>
                          </w:rPr>
                          <w:t>calling function</w:t>
                        </w:r>
                      </w:p>
                    </w:txbxContent>
                  </v:textbox>
                </v:shape>
                <v:shape id="Textruta 449" o:spid="_x0000_s1221"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150034" w:rsidRPr="00090144" w:rsidRDefault="00150034" w:rsidP="00605AE9">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22"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150034" w:rsidRPr="00090144" w:rsidRDefault="00150034" w:rsidP="00605AE9">
                        <w:pPr>
                          <w:spacing w:before="60" w:line="252" w:lineRule="auto"/>
                          <w:rPr>
                            <w:lang w:val="sv-SE"/>
                          </w:rPr>
                        </w:pPr>
                        <w:r w:rsidRPr="00090144">
                          <w:rPr>
                            <w:rFonts w:eastAsia="Calibri"/>
                            <w:color w:val="000000"/>
                          </w:rPr>
                          <w:t>argv</w:t>
                        </w:r>
                      </w:p>
                    </w:txbxContent>
                  </v:textbox>
                </v:shape>
                <v:line id="Rak koppling 460" o:spid="_x0000_s1223"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24"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25" style="position:absolute;visibility:visible;mso-wrap-style:square" from="9918,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26"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150034" w:rsidRDefault="00150034" w:rsidP="00605AE9">
                        <w:pPr>
                          <w:spacing w:line="256" w:lineRule="auto"/>
                          <w:jc w:val="center"/>
                          <w:rPr>
                            <w:sz w:val="24"/>
                            <w:szCs w:val="24"/>
                          </w:rPr>
                        </w:pPr>
                      </w:p>
                    </w:txbxContent>
                  </v:textbox>
                </v:shape>
                <v:shape id="Textruta 449" o:spid="_x0000_s1227"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150034" w:rsidRDefault="00150034" w:rsidP="00605AE9">
                        <w:pPr>
                          <w:spacing w:line="254" w:lineRule="auto"/>
                          <w:jc w:val="center"/>
                          <w:rPr>
                            <w:sz w:val="24"/>
                            <w:szCs w:val="24"/>
                          </w:rPr>
                        </w:pPr>
                      </w:p>
                    </w:txbxContent>
                  </v:textbox>
                </v:shape>
                <v:shape id="Textruta 449" o:spid="_x0000_s1228"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150034" w:rsidRDefault="00150034" w:rsidP="00605AE9">
                        <w:pPr>
                          <w:spacing w:line="252" w:lineRule="auto"/>
                          <w:jc w:val="center"/>
                          <w:rPr>
                            <w:sz w:val="24"/>
                            <w:szCs w:val="24"/>
                          </w:rPr>
                        </w:pPr>
                      </w:p>
                    </w:txbxContent>
                  </v:textbox>
                </v:shape>
                <v:shape id="Rak pilkoppling 478" o:spid="_x0000_s1229"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30" type="#_x0000_t32" style="position:absolute;left:9918;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31" type="#_x0000_t32" style="position:absolute;left:35166;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32"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150034" w:rsidRDefault="00150034" w:rsidP="00605AE9">
                        <w:pPr>
                          <w:spacing w:before="60" w:line="252" w:lineRule="auto"/>
                          <w:jc w:val="center"/>
                          <w:rPr>
                            <w:sz w:val="24"/>
                            <w:szCs w:val="24"/>
                          </w:rPr>
                        </w:pPr>
                        <w:r>
                          <w:rPr>
                            <w:rFonts w:eastAsia="Calibri"/>
                            <w:color w:val="000000"/>
                          </w:rPr>
                          <w:t>null </w:t>
                        </w:r>
                      </w:p>
                    </w:txbxContent>
                  </v:textbox>
                </v:shape>
                <v:line id="Rak koppling 643" o:spid="_x0000_s1233"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34"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35" type="#_x0000_t202" style="position:absolute;left:51396;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150034" w:rsidRDefault="00150034" w:rsidP="00605AE9">
                        <w:pPr>
                          <w:spacing w:before="48" w:line="252" w:lineRule="auto"/>
                          <w:jc w:val="center"/>
                          <w:rPr>
                            <w:sz w:val="24"/>
                            <w:szCs w:val="24"/>
                          </w:rPr>
                        </w:pPr>
                        <w:r>
                          <w:rPr>
                            <w:rFonts w:eastAsia="Calibri"/>
                            <w:color w:val="000000"/>
                            <w:sz w:val="16"/>
                            <w:szCs w:val="16"/>
                          </w:rPr>
                          <w:t>’\r’</w:t>
                        </w:r>
                      </w:p>
                    </w:txbxContent>
                  </v:textbox>
                </v:shape>
                <v:shape id="Textruta 449" o:spid="_x0000_s1236"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59CA2461" w:rsidR="00150034" w:rsidRDefault="00150034"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150034" w:rsidRPr="00582B75" w:rsidRDefault="00150034" w:rsidP="00582B75">
                        <w:pPr>
                          <w:spacing w:before="48" w:line="256" w:lineRule="auto"/>
                          <w:jc w:val="center"/>
                          <w:rPr>
                            <w:sz w:val="24"/>
                            <w:szCs w:val="24"/>
                            <w:lang w:val="sv-SE"/>
                          </w:rPr>
                        </w:pPr>
                      </w:p>
                    </w:txbxContent>
                  </v:textbox>
                </v:shape>
                <v:shape id="Textruta 449" o:spid="_x0000_s1237"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150034" w:rsidRPr="00490BCB" w:rsidRDefault="00150034"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38"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150034" w:rsidRPr="00490BCB" w:rsidRDefault="00150034"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39" style="position:absolute;visibility:visible;mso-wrap-style:square" from="35166,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40"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41"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150034" w:rsidRDefault="00150034" w:rsidP="000D39B2">
                        <w:pPr>
                          <w:spacing w:before="48" w:line="256" w:lineRule="auto"/>
                          <w:jc w:val="center"/>
                          <w:rPr>
                            <w:sz w:val="24"/>
                            <w:szCs w:val="24"/>
                          </w:rPr>
                        </w:pPr>
                      </w:p>
                    </w:txbxContent>
                  </v:textbox>
                </v:shape>
                <v:shape id="Textruta 449" o:spid="_x0000_s1242"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5B762837" w:rsidR="00150034" w:rsidRPr="00E55D4A" w:rsidRDefault="00150034" w:rsidP="00E55D4A">
                        <w:pPr>
                          <w:spacing w:before="100" w:line="257" w:lineRule="auto"/>
                          <w:jc w:val="center"/>
                          <w:rPr>
                            <w:sz w:val="24"/>
                            <w:szCs w:val="24"/>
                            <w:lang w:val="sv-SE"/>
                          </w:rPr>
                        </w:pPr>
                        <w:r>
                          <w:rPr>
                            <w:rFonts w:eastAsia="Calibri"/>
                            <w:color w:val="000000"/>
                            <w:sz w:val="16"/>
                            <w:szCs w:val="16"/>
                            <w:lang w:val="sv-SE"/>
                          </w:rPr>
                          <w:t>$Path</w:t>
                        </w:r>
                      </w:p>
                    </w:txbxContent>
                  </v:textbox>
                </v:shape>
                <v:line id="Rak koppling 680" o:spid="_x0000_s1243"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44" type="#_x0000_t32" style="position:absolute;left:3606;top:30657;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Textruta 449" o:spid="_x0000_s1245"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" fillcolor="white [3201]" strokeweight=".5pt">
                  <v:textbox>
                    <w:txbxContent>
                      <w:p w14:paraId="73D5515D" w14:textId="39190C4E" w:rsidR="00150034" w:rsidRDefault="00150034" w:rsidP="00417B4F">
                        <w:pPr>
                          <w:spacing w:before="48" w:line="252" w:lineRule="auto"/>
                          <w:jc w:val="center"/>
                          <w:rPr>
                            <w:sz w:val="24"/>
                            <w:szCs w:val="24"/>
                          </w:rPr>
                        </w:pPr>
                        <w:r>
                          <w:rPr>
                            <w:rFonts w:eastAsia="Calibri"/>
                            <w:color w:val="000000"/>
                            <w:sz w:val="16"/>
                            <w:szCs w:val="16"/>
                          </w:rPr>
                          <w:t>’ ’</w:t>
                        </w:r>
                      </w:p>
                    </w:txbxContent>
                  </v:textbox>
                </v:shape>
                <v:shape id="Textruta 449" o:spid="_x0000_s1246"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hXwwAAANwAAAAPAAAAZHJzL2Rvd25yZXYueG1sRI9BawIx&#10;FITvhf6H8Aq91Wyl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6yMYV8MAAADcAAAADwAA&#10;AAAAAAAAAAAAAAAHAgAAZHJzL2Rvd25yZXYueG1sUEsFBgAAAAADAAMAtwAAAPcCAAAAAA==&#10;" fillcolor="white [3201]" strokeweight=".5pt">
                  <v:textbox>
                    <w:txbxContent>
                      <w:p w14:paraId="50F095F3" w14:textId="77777777" w:rsidR="00150034" w:rsidRDefault="00150034" w:rsidP="008A4FDE">
                        <w:pPr>
                          <w:spacing w:before="48" w:line="252" w:lineRule="auto"/>
                          <w:jc w:val="center"/>
                          <w:rPr>
                            <w:sz w:val="24"/>
                            <w:szCs w:val="24"/>
                          </w:rPr>
                        </w:pPr>
                        <w:r>
                          <w:rPr>
                            <w:rFonts w:eastAsia="Calibri"/>
                            <w:color w:val="000000"/>
                            <w:sz w:val="16"/>
                            <w:szCs w:val="16"/>
                          </w:rPr>
                          <w:t>’ ’</w:t>
                        </w:r>
                      </w:p>
                    </w:txbxContent>
                  </v:textbox>
                </v:shape>
                <v:shape id="Textruta 449" o:spid="_x0000_s1247" type="#_x0000_t202" style="position:absolute;left:11722;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3MwwAAANwAAAAPAAAAZHJzL2Rvd25yZXYueG1sRI9BawIx&#10;FITvhf6H8Aq91WyFyn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hG+9zMMAAADcAAAADwAA&#10;AAAAAAAAAAAAAAAHAgAAZHJzL2Rvd25yZXYueG1sUEsFBgAAAAADAAMAtwAAAPcCAAAAAA==&#10;" fillcolor="white [3201]" strokeweight=".5pt">
                  <v:textbox>
                    <w:txbxContent>
                      <w:p w14:paraId="2E4A588B" w14:textId="77777777" w:rsidR="00150034" w:rsidRDefault="00150034" w:rsidP="009F24A4">
                        <w:pPr>
                          <w:spacing w:before="48" w:line="252" w:lineRule="auto"/>
                          <w:jc w:val="center"/>
                          <w:rPr>
                            <w:sz w:val="24"/>
                            <w:szCs w:val="24"/>
                          </w:rPr>
                        </w:pPr>
                        <w:r>
                          <w:rPr>
                            <w:rFonts w:eastAsia="Calibri"/>
                            <w:color w:val="000000"/>
                            <w:sz w:val="16"/>
                            <w:szCs w:val="16"/>
                          </w:rPr>
                          <w:t>’e’</w:t>
                        </w:r>
                      </w:p>
                    </w:txbxContent>
                  </v:textbox>
                </v:shape>
                <v:shape id="Textruta 449" o:spid="_x0000_s1248" type="#_x0000_t202" style="position:absolute;left:1532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" fillcolor="white [3201]" strokeweight=".5pt">
                  <v:textbox>
                    <w:txbxContent>
                      <w:p w14:paraId="1C8F2363" w14:textId="77777777" w:rsidR="00150034" w:rsidRDefault="00150034" w:rsidP="009F24A4">
                        <w:pPr>
                          <w:spacing w:before="48" w:line="252" w:lineRule="auto"/>
                          <w:jc w:val="center"/>
                          <w:rPr>
                            <w:sz w:val="24"/>
                            <w:szCs w:val="24"/>
                          </w:rPr>
                        </w:pPr>
                        <w:r>
                          <w:rPr>
                            <w:rFonts w:eastAsia="Calibri"/>
                            <w:color w:val="000000"/>
                            <w:sz w:val="16"/>
                            <w:szCs w:val="16"/>
                          </w:rPr>
                          <w:t>’l’</w:t>
                        </w:r>
                      </w:p>
                    </w:txbxContent>
                  </v:textbox>
                </v:shape>
                <v:shape id="Textruta 449" o:spid="_x0000_s1249" type="#_x0000_t202" style="position:absolute;left:1893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iJwAAAANwAAAAPAAAAZHJzL2Rvd25yZXYueG1sRE9NawIx&#10;EL0X+h/CFLzVbC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EcGIicAAAADcAAAADwAAAAAA&#10;AAAAAAAAAAAHAgAAZHJzL2Rvd25yZXYueG1sUEsFBgAAAAADAAMAtwAAAPQCAAAAAA==&#10;" fillcolor="white [3201]" strokeweight=".5pt">
                  <v:textbox>
                    <w:txbxContent>
                      <w:p w14:paraId="13D7BFFD" w14:textId="77777777" w:rsidR="00150034" w:rsidRDefault="00150034" w:rsidP="009F24A4">
                        <w:pPr>
                          <w:spacing w:before="48" w:line="252" w:lineRule="auto"/>
                          <w:jc w:val="center"/>
                          <w:rPr>
                            <w:sz w:val="24"/>
                            <w:szCs w:val="24"/>
                          </w:rPr>
                        </w:pPr>
                        <w:r>
                          <w:rPr>
                            <w:rFonts w:eastAsia="Calibri"/>
                            <w:color w:val="000000"/>
                            <w:sz w:val="16"/>
                            <w:szCs w:val="16"/>
                          </w:rPr>
                          <w:t>’l’</w:t>
                        </w:r>
                      </w:p>
                    </w:txbxContent>
                  </v:textbox>
                </v:shape>
                <v:shape id="Textruta 449" o:spid="_x0000_s1250" type="#_x0000_t202" style="position:absolute;left:2254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wwAAANwAAAAPAAAAZHJzL2Rvd25yZXYueG1sRI9BawIx&#10;FITvQv9DeAVvmrUF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fo0tEsMAAADcAAAADwAA&#10;AAAAAAAAAAAAAAAHAgAAZHJzL2Rvd25yZXYueG1sUEsFBgAAAAADAAMAtwAAAPcCAAAAAA==&#10;" fillcolor="white [3201]" strokeweight=".5pt">
                  <v:textbox>
                    <w:txbxContent>
                      <w:p w14:paraId="4B9F7F85" w14:textId="77777777" w:rsidR="00150034" w:rsidRDefault="00150034" w:rsidP="009F24A4">
                        <w:pPr>
                          <w:spacing w:before="48" w:line="252" w:lineRule="auto"/>
                          <w:jc w:val="center"/>
                          <w:rPr>
                            <w:sz w:val="24"/>
                            <w:szCs w:val="24"/>
                          </w:rPr>
                        </w:pPr>
                        <w:r>
                          <w:rPr>
                            <w:rFonts w:eastAsia="Calibri"/>
                            <w:color w:val="000000"/>
                            <w:sz w:val="16"/>
                            <w:szCs w:val="16"/>
                          </w:rPr>
                          <w:t>’o’</w:t>
                        </w:r>
                      </w:p>
                    </w:txbxContent>
                  </v:textbox>
                </v:shape>
                <v:shape id="Textruta 449" o:spid="_x0000_s1251" type="#_x0000_t202" style="position:absolute;left:450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NlwwAAANwAAAAPAAAAZHJzL2Rvd25yZXYueG1sRI9BawIx&#10;FITvhf6H8Aq91Wwt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jl+zZcMAAADcAAAADwAA&#10;AAAAAAAAAAAAAAAHAgAAZHJzL2Rvd25yZXYueG1sUEsFBgAAAAADAAMAtwAAAPcCAAAAAA==&#10;" fillcolor="white [3201]" strokeweight=".5pt">
                  <v:textbox>
                    <w:txbxContent>
                      <w:p w14:paraId="6A08CFC1" w14:textId="77777777" w:rsidR="00150034" w:rsidRDefault="00150034" w:rsidP="009F24A4">
                        <w:pPr>
                          <w:spacing w:before="48" w:line="252" w:lineRule="auto"/>
                          <w:jc w:val="center"/>
                          <w:rPr>
                            <w:sz w:val="24"/>
                            <w:szCs w:val="24"/>
                          </w:rPr>
                        </w:pPr>
                        <w:r>
                          <w:rPr>
                            <w:rFonts w:eastAsia="Calibri"/>
                            <w:color w:val="000000"/>
                            <w:sz w:val="16"/>
                            <w:szCs w:val="16"/>
                          </w:rPr>
                          <w:t>’ ’</w:t>
                        </w:r>
                      </w:p>
                    </w:txbxContent>
                  </v:textbox>
                </v:shape>
                <v:shape id="Textruta 449" o:spid="_x0000_s1252" type="#_x0000_t202" style="position:absolute;left:3336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VmwgAAANwAAAAPAAAAZHJzL2Rvd25yZXYueG1sRI9BSwMx&#10;FITvgv8hPKE3m1Vh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DxZLVmwgAAANwAAAAPAAAA&#10;AAAAAAAAAAAAAAcCAABkcnMvZG93bnJldi54bWxQSwUGAAAAAAMAAwC3AAAA9gIAAAAA&#10;" fillcolor="white [3201]" strokeweight=".5pt">
                  <v:textbox>
                    <w:txbxContent>
                      <w:p w14:paraId="6A23DDFF" w14:textId="77777777" w:rsidR="00150034" w:rsidRDefault="00150034" w:rsidP="009F24A4">
                        <w:pPr>
                          <w:spacing w:before="48" w:line="252" w:lineRule="auto"/>
                          <w:jc w:val="center"/>
                          <w:rPr>
                            <w:sz w:val="24"/>
                            <w:szCs w:val="24"/>
                          </w:rPr>
                        </w:pPr>
                        <w:r>
                          <w:rPr>
                            <w:rFonts w:eastAsia="Calibri"/>
                            <w:color w:val="000000"/>
                            <w:sz w:val="16"/>
                            <w:szCs w:val="16"/>
                          </w:rPr>
                          <w:t>’W’</w:t>
                        </w:r>
                      </w:p>
                    </w:txbxContent>
                  </v:textbox>
                </v:shape>
                <v:shape id="Textruta 449" o:spid="_x0000_s1253" type="#_x0000_t202" style="position:absolute;left:3696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D9wwAAANwAAAAPAAAAZHJzL2Rvd25yZXYueG1sRI9BSwMx&#10;FITvgv8hPMGbzVqh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nigQ/cMAAADcAAAADwAA&#10;AAAAAAAAAAAAAAAHAgAAZHJzL2Rvd25yZXYueG1sUEsFBgAAAAADAAMAtwAAAPcCAAAAAA==&#10;" fillcolor="white [3201]" strokeweight=".5pt">
                  <v:textbox>
                    <w:txbxContent>
                      <w:p w14:paraId="5B00553A" w14:textId="77777777" w:rsidR="00150034" w:rsidRDefault="00150034" w:rsidP="009F24A4">
                        <w:pPr>
                          <w:spacing w:before="48" w:line="252" w:lineRule="auto"/>
                          <w:jc w:val="center"/>
                          <w:rPr>
                            <w:sz w:val="24"/>
                            <w:szCs w:val="24"/>
                          </w:rPr>
                        </w:pPr>
                        <w:r>
                          <w:rPr>
                            <w:rFonts w:eastAsia="Calibri"/>
                            <w:color w:val="000000"/>
                            <w:sz w:val="16"/>
                            <w:szCs w:val="16"/>
                          </w:rPr>
                          <w:t>’o’</w:t>
                        </w:r>
                      </w:p>
                    </w:txbxContent>
                  </v:textbox>
                </v:shape>
                <v:shape id="Textruta 449" o:spid="_x0000_s1254" type="#_x0000_t202" style="position:absolute;left:40576;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SPwAAAANwAAAAPAAAAZHJzL2Rvd25yZXYueG1sRE9NawIx&#10;EL0X+h/CFLzVbC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77eEj8AAAADcAAAADwAAAAAA&#10;AAAAAAAAAAAHAgAAZHJzL2Rvd25yZXYueG1sUEsFBgAAAAADAAMAtwAAAPQCAAAAAA==&#10;" fillcolor="white [3201]" strokeweight=".5pt">
                  <v:textbox>
                    <w:txbxContent>
                      <w:p w14:paraId="42562A07" w14:textId="77777777" w:rsidR="00150034" w:rsidRDefault="00150034" w:rsidP="009F24A4">
                        <w:pPr>
                          <w:spacing w:before="48" w:line="252" w:lineRule="auto"/>
                          <w:jc w:val="center"/>
                          <w:rPr>
                            <w:sz w:val="24"/>
                            <w:szCs w:val="24"/>
                          </w:rPr>
                        </w:pPr>
                        <w:r>
                          <w:rPr>
                            <w:rFonts w:eastAsia="Calibri"/>
                            <w:color w:val="000000"/>
                            <w:sz w:val="16"/>
                            <w:szCs w:val="16"/>
                          </w:rPr>
                          <w:t>’r’</w:t>
                        </w:r>
                      </w:p>
                    </w:txbxContent>
                  </v:textbox>
                </v:shape>
                <v:shape id="Textruta 449" o:spid="_x0000_s1255" type="#_x0000_t202" style="position:absolute;left:44183;top:65824;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0wAAAANwAAAAPAAAAZHJzL2Rvd25yZXYueG1sRE9NawIx&#10;EL0X+h/CFLzVbI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Scf79MAAAADcAAAADwAAAAAA&#10;AAAAAAAAAAAHAgAAZHJzL2Rvd25yZXYueG1sUEsFBgAAAAADAAMAtwAAAPQCAAAAAA==&#10;" fillcolor="white [3201]" strokeweight=".5pt">
                  <v:textbox>
                    <w:txbxContent>
                      <w:p w14:paraId="571445C7" w14:textId="77777777" w:rsidR="00150034" w:rsidRDefault="00150034" w:rsidP="009F24A4">
                        <w:pPr>
                          <w:spacing w:before="48" w:line="252" w:lineRule="auto"/>
                          <w:jc w:val="center"/>
                          <w:rPr>
                            <w:sz w:val="24"/>
                            <w:szCs w:val="24"/>
                          </w:rPr>
                        </w:pPr>
                        <w:r>
                          <w:rPr>
                            <w:rFonts w:eastAsia="Calibri"/>
                            <w:color w:val="000000"/>
                            <w:sz w:val="16"/>
                            <w:szCs w:val="16"/>
                          </w:rPr>
                          <w:t>’l’</w:t>
                        </w:r>
                      </w:p>
                    </w:txbxContent>
                  </v:textbox>
                </v:shape>
                <v:shape id="Textruta 449" o:spid="_x0000_s1256" type="#_x0000_t202" style="position:absolute;left:47790;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5vwwAAANwAAAAPAAAAZHJzL2Rvd25yZXYueG1sRI9BawIx&#10;FITvQv9DeAVvmrUU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Joteb8MAAADcAAAADwAA&#10;AAAAAAAAAAAAAAAHAgAAZHJzL2Rvd25yZXYueG1sUEsFBgAAAAADAAMAtwAAAPcCAAAAAA==&#10;" fillcolor="white [3201]" strokeweight=".5pt">
                  <v:textbox>
                    <w:txbxContent>
                      <w:p w14:paraId="681CB35D" w14:textId="77777777" w:rsidR="00150034" w:rsidRDefault="00150034" w:rsidP="009F24A4">
                        <w:pPr>
                          <w:spacing w:before="48" w:line="252" w:lineRule="auto"/>
                          <w:jc w:val="center"/>
                          <w:rPr>
                            <w:sz w:val="24"/>
                            <w:szCs w:val="24"/>
                          </w:rPr>
                        </w:pPr>
                        <w:r>
                          <w:rPr>
                            <w:rFonts w:eastAsia="Calibri"/>
                            <w:color w:val="000000"/>
                            <w:sz w:val="16"/>
                            <w:szCs w:val="16"/>
                          </w:rPr>
                          <w:t>’d’</w:t>
                        </w:r>
                      </w:p>
                    </w:txbxContent>
                  </v:textbox>
                </v:shape>
                <v:shape id="Textruta 449" o:spid="_x0000_s1257" type="#_x0000_t202" style="position:absolute;left:29756;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AYwwAAANwAAAAPAAAAZHJzL2Rvd25yZXYueG1sRI9BawIx&#10;FITvhf6H8Aq91Wyl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1lnAGMMAAADcAAAADwAA&#10;AAAAAAAAAAAAAAAHAgAAZHJzL2Rvd25yZXYueG1sUEsFBgAAAAADAAMAtwAAAPcCAAAAAA==&#10;" fillcolor="white [3201]" strokeweight=".5pt">
                  <v:textbox>
                    <w:txbxContent>
                      <w:p w14:paraId="69D1E573" w14:textId="77777777" w:rsidR="00150034" w:rsidRDefault="00150034" w:rsidP="009F24A4">
                        <w:pPr>
                          <w:spacing w:before="48" w:line="252" w:lineRule="auto"/>
                          <w:jc w:val="center"/>
                          <w:rPr>
                            <w:sz w:val="24"/>
                            <w:szCs w:val="24"/>
                          </w:rPr>
                        </w:pPr>
                        <w:r>
                          <w:rPr>
                            <w:rFonts w:eastAsia="Calibri"/>
                            <w:color w:val="000000"/>
                            <w:sz w:val="16"/>
                            <w:szCs w:val="16"/>
                          </w:rPr>
                          <w:t>’ ’</w:t>
                        </w:r>
                      </w:p>
                    </w:txbxContent>
                  </v:textbox>
                </v:shape>
                <v:shape id="Textruta 449" o:spid="_x0000_s1258" type="#_x0000_t202" style="position:absolute;left:51396;top:65824;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fywAAAANwAAAAPAAAAZHJzL2Rvd25yZXYueG1sRE9NawIx&#10;EL0X+h/CFLzVbI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t7H38sAAAADcAAAADwAAAAAA&#10;AAAAAAAAAAAHAgAAZHJzL2Rvd25yZXYueG1sUEsFBgAAAAADAAMAtwAAAPQCAAAAAA==&#10;" fillcolor="white [3201]" strokeweight=".5pt">
                  <v:textbox>
                    <w:txbxContent>
                      <w:p w14:paraId="3A11B079" w14:textId="546F66B3" w:rsidR="00150034" w:rsidRDefault="00150034" w:rsidP="009F24A4">
                        <w:pPr>
                          <w:spacing w:before="48" w:line="252" w:lineRule="auto"/>
                          <w:jc w:val="center"/>
                          <w:rPr>
                            <w:sz w:val="24"/>
                            <w:szCs w:val="24"/>
                          </w:rPr>
                        </w:pPr>
                        <w:r>
                          <w:rPr>
                            <w:rFonts w:eastAsia="Calibri"/>
                            <w:color w:val="000000"/>
                            <w:sz w:val="16"/>
                            <w:szCs w:val="16"/>
                          </w:rPr>
                          <w:t>’\0’</w:t>
                        </w:r>
                      </w:p>
                    </w:txbxContent>
                  </v:textbox>
                </v:shape>
                <v:shape id="Textruta 449" o:spid="_x0000_s1259" type="#_x0000_t202" style="position:absolute;left:901;top:68529;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" fillcolor="white [3201]" stroked="f" strokeweight=".5pt">
                  <v:textbox>
                    <w:txbxContent>
                      <w:p w14:paraId="5BD610A9" w14:textId="77777777" w:rsidR="00150034" w:rsidRDefault="00150034" w:rsidP="00496983">
                        <w:pPr>
                          <w:spacing w:before="0" w:line="257" w:lineRule="auto"/>
                          <w:jc w:val="center"/>
                          <w:rPr>
                            <w:sz w:val="24"/>
                            <w:szCs w:val="24"/>
                          </w:rPr>
                        </w:pPr>
                        <w:r>
                          <w:rPr>
                            <w:rFonts w:eastAsia="Calibri"/>
                            <w:color w:val="000000"/>
                            <w:sz w:val="16"/>
                            <w:szCs w:val="16"/>
                          </w:rPr>
                          <w:t>129</w:t>
                        </w:r>
                      </w:p>
                      <w:p w14:paraId="3E4A06D3" w14:textId="77777777" w:rsidR="00150034" w:rsidRDefault="00150034" w:rsidP="009F24A4">
                        <w:pPr>
                          <w:spacing w:before="48" w:line="254" w:lineRule="auto"/>
                          <w:jc w:val="center"/>
                        </w:pPr>
                        <w:r>
                          <w:rPr>
                            <w:rFonts w:eastAsia="Calibri"/>
                            <w:color w:val="000000"/>
                          </w:rPr>
                          <w:t> </w:t>
                        </w:r>
                      </w:p>
                    </w:txbxContent>
                  </v:textbox>
                </v:shape>
                <v:shape id="Textruta 449" o:spid="_x0000_s1260" type="#_x0000_t202" style="position:absolute;left:811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0pwAAAANwAAAAPAAAAZHJzL2Rvd25yZXYueG1sRE9NawIx&#10;EL0X+h/CFLzVbAvK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zB5tKcAAAADcAAAADwAAAAAA&#10;AAAAAAAAAAAHAgAAZHJzL2Rvd25yZXYueG1sUEsFBgAAAAADAAMAtwAAAPQCAAAAAA==&#10;" fillcolor="white [3201]" strokeweight=".5pt">
                  <v:textbox>
                    <w:txbxContent>
                      <w:p w14:paraId="0A1227BB" w14:textId="77777777" w:rsidR="00150034" w:rsidRDefault="00150034" w:rsidP="009F24A4">
                        <w:pPr>
                          <w:spacing w:before="48" w:line="254" w:lineRule="auto"/>
                          <w:jc w:val="center"/>
                          <w:rPr>
                            <w:sz w:val="24"/>
                            <w:szCs w:val="24"/>
                          </w:rPr>
                        </w:pPr>
                        <w:r>
                          <w:rPr>
                            <w:rFonts w:eastAsia="Calibri"/>
                            <w:color w:val="000000"/>
                            <w:sz w:val="16"/>
                            <w:szCs w:val="16"/>
                          </w:rPr>
                          <w:t>’H’</w:t>
                        </w:r>
                      </w:p>
                    </w:txbxContent>
                  </v:textbox>
                </v:shape>
                <v:shape id="Textruta 449" o:spid="_x0000_s1261" type="#_x0000_t202" style="position:absolute;left:2614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NewwAAANwAAAAPAAAAZHJzL2Rvd25yZXYueG1sRI9BSwMx&#10;FITvgv8hPMGbzaq0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PMzzXsMAAADcAAAADwAA&#10;AAAAAAAAAAAAAAAHAgAAZHJzL2Rvd25yZXYueG1sUEsFBgAAAAADAAMAtwAAAPcCAAAAAA==&#10;" fillcolor="white [3201]" strokeweight=".5pt">
                  <v:textbox>
                    <w:txbxContent>
                      <w:p w14:paraId="49599706" w14:textId="490505C1" w:rsidR="00150034" w:rsidRDefault="00150034" w:rsidP="009F24A4">
                        <w:pPr>
                          <w:spacing w:before="48" w:line="252" w:lineRule="auto"/>
                          <w:jc w:val="center"/>
                          <w:rPr>
                            <w:sz w:val="24"/>
                            <w:szCs w:val="24"/>
                          </w:rPr>
                        </w:pPr>
                        <w:r>
                          <w:rPr>
                            <w:rFonts w:eastAsia="Calibri"/>
                            <w:color w:val="000000"/>
                            <w:sz w:val="16"/>
                            <w:szCs w:val="16"/>
                          </w:rPr>
                          <w:t>’\0’</w:t>
                        </w:r>
                      </w:p>
                    </w:txbxContent>
                  </v:textbox>
                </v:shape>
                <v:shape id="Textruta 449" o:spid="_x0000_s1262" type="#_x0000_t202" style="position:absolute;left:901;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sqwwAAANwAAAAPAAAAZHJzL2Rvd25yZXYueG1sRI9BSwMx&#10;FITvgv8hPMGbzSq2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syVrKsMAAADcAAAADwAA&#10;AAAAAAAAAAAAAAAHAgAAZHJzL2Rvd25yZXYueG1sUEsFBgAAAAADAAMAtwAAAPcCAAAAAA==&#10;" fillcolor="white [3201]" strokeweight=".5pt">
                  <v:textbox>
                    <w:txbxContent>
                      <w:p w14:paraId="13F3E220" w14:textId="77777777" w:rsidR="00150034" w:rsidRDefault="00150034" w:rsidP="009F24A4">
                        <w:pPr>
                          <w:spacing w:before="48" w:line="252" w:lineRule="auto"/>
                          <w:jc w:val="center"/>
                          <w:rPr>
                            <w:sz w:val="24"/>
                            <w:szCs w:val="24"/>
                          </w:rPr>
                        </w:pPr>
                        <w:r>
                          <w:rPr>
                            <w:rFonts w:eastAsia="Calibri"/>
                            <w:color w:val="000000"/>
                            <w:sz w:val="16"/>
                            <w:szCs w:val="16"/>
                          </w:rPr>
                          <w:t>’ ’</w:t>
                        </w:r>
                      </w:p>
                    </w:txbxContent>
                  </v:textbox>
                </v:shape>
                <v:shape id="Textruta 449" o:spid="_x0000_s1263" type="#_x0000_t202" style="position:absolute;left:901;top:550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6523720" w14:textId="31D58642" w:rsidR="00150034" w:rsidRDefault="00150034" w:rsidP="006A7496">
                        <w:pPr>
                          <w:spacing w:before="100" w:line="257" w:lineRule="auto"/>
                          <w:jc w:val="left"/>
                          <w:rPr>
                            <w:sz w:val="24"/>
                            <w:szCs w:val="24"/>
                          </w:rPr>
                        </w:pPr>
                        <w:r>
                          <w:rPr>
                            <w:rFonts w:eastAsia="Calibri"/>
                            <w:color w:val="000000"/>
                            <w:sz w:val="16"/>
                            <w:szCs w:val="16"/>
                          </w:rPr>
                          <w:t>Before</w:t>
                        </w:r>
                      </w:p>
                      <w:p w14:paraId="6B197F32" w14:textId="77777777" w:rsidR="00150034" w:rsidRDefault="00150034" w:rsidP="006A7496">
                        <w:pPr>
                          <w:spacing w:before="100" w:line="254" w:lineRule="auto"/>
                          <w:jc w:val="left"/>
                        </w:pPr>
                        <w:r>
                          <w:rPr>
                            <w:rFonts w:eastAsia="Calibri"/>
                            <w:color w:val="000000"/>
                          </w:rPr>
                          <w:t> </w:t>
                        </w:r>
                      </w:p>
                    </w:txbxContent>
                  </v:textbox>
                </v:shape>
                <v:shape id="Rak pilkoppling 695" o:spid="_x0000_s1264" type="#_x0000_t32" style="position:absolute;left:27952;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" strokecolor="black [3213]" strokeweight=".5pt">
                  <v:stroke endarrow="block" joinstyle="miter"/>
                </v:shape>
                <v:shape id="Rak pilkoppling 696" o:spid="_x0000_s1265" type="#_x0000_t32" style="position:absolute;left:53200;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" strokecolor="black [3213]" strokeweight=".5pt">
                  <v:stroke endarrow="block" joinstyle="miter"/>
                </v:shape>
                <v:line id="Rak koppling 373" o:spid="_x0000_s1266" style="position:absolute;visibility:visible;mso-wrap-style:square" from="5410,56807" to="53200,5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" strokecolor="black [3213]" strokeweight=".5pt">
                  <v:stroke joinstyle="miter"/>
                </v:line>
                <v:shape id="Textruta 449" o:spid="_x0000_s1267" type="#_x0000_t202" style="position:absolute;left:901;top:6041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" fillcolor="white [3201]" stroked="f" strokeweight=".5pt">
                  <v:textbox>
                    <w:txbxContent>
                      <w:p w14:paraId="3D97A913" w14:textId="600ADBF5" w:rsidR="00150034" w:rsidRDefault="00150034" w:rsidP="006A7496">
                        <w:pPr>
                          <w:spacing w:before="100" w:line="256" w:lineRule="auto"/>
                          <w:rPr>
                            <w:sz w:val="24"/>
                            <w:szCs w:val="24"/>
                          </w:rPr>
                        </w:pPr>
                        <w:r>
                          <w:rPr>
                            <w:rFonts w:eastAsia="Calibri"/>
                            <w:color w:val="000000"/>
                            <w:sz w:val="16"/>
                            <w:szCs w:val="16"/>
                          </w:rPr>
                          <w:t>After</w:t>
                        </w:r>
                      </w:p>
                      <w:p w14:paraId="7E3E04C8" w14:textId="77777777" w:rsidR="00150034" w:rsidRDefault="00150034" w:rsidP="006A7496">
                        <w:pPr>
                          <w:spacing w:before="100" w:line="252" w:lineRule="auto"/>
                        </w:pPr>
                        <w:r>
                          <w:rPr>
                            <w:rFonts w:eastAsia="Calibri"/>
                            <w:color w:val="000000"/>
                          </w:rPr>
                          <w:t> </w:t>
                        </w:r>
                      </w:p>
                    </w:txbxContent>
                  </v:textbox>
                </v:shape>
                <v:shape id="Rak pilkoppling 699" o:spid="_x0000_s1268" type="#_x0000_t32" style="position:absolute;left:27952;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" strokecolor="black [3213]" strokeweight=".5pt">
                  <v:stroke endarrow="block" joinstyle="miter"/>
                </v:shape>
                <v:shape id="Rak pilkoppling 700" o:spid="_x0000_s1269" type="#_x0000_t32" style="position:absolute;left:53200;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" strokecolor="black [3213]" strokeweight=".5pt">
                  <v:stroke endarrow="block" joinstyle="miter"/>
                </v:shape>
                <v:line id="Rak koppling 701" o:spid="_x0000_s1270" style="position:absolute;visibility:visible;mso-wrap-style:square" from="5410,62217" to="53200,6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" strokecolor="black [3213]" strokeweight=".5pt">
                  <v:stroke joinstyle="miter"/>
                </v:line>
                <w10:anchorlock/>
              </v:group>
            </w:pict>
          </mc:Fallback>
        </mc:AlternateContent>
      </w:r>
    </w:p>
    <w:p w14:paraId="433BE448" w14:textId="77777777" w:rsidR="000F0E26" w:rsidRPr="00903DBA" w:rsidRDefault="000F0E26" w:rsidP="009F406A">
      <w:pPr>
        <w:pStyle w:val="Code"/>
        <w:rPr>
          <w:highlight w:val="white"/>
        </w:rPr>
      </w:pPr>
    </w:p>
    <w:p w14:paraId="1038DBA0" w14:textId="77777777" w:rsidR="000F0E26" w:rsidRPr="00903DBA" w:rsidRDefault="000F0E26" w:rsidP="009F406A">
      <w:pPr>
        <w:pStyle w:val="Code"/>
        <w:rPr>
          <w:highlight w:val="white"/>
        </w:rPr>
      </w:pPr>
    </w:p>
    <w:p w14:paraId="058BA535" w14:textId="77777777" w:rsidR="000F0E26" w:rsidRPr="00903DBA" w:rsidRDefault="000F0E26" w:rsidP="009F406A">
      <w:pPr>
        <w:pStyle w:val="Code"/>
        <w:rPr>
          <w:highlight w:val="white"/>
        </w:rPr>
      </w:pPr>
    </w:p>
    <w:p w14:paraId="0E9E8DD1" w14:textId="77777777" w:rsidR="000F0E26" w:rsidRPr="00903DBA" w:rsidRDefault="000F0E26" w:rsidP="009F406A">
      <w:pPr>
        <w:pStyle w:val="Code"/>
        <w:rPr>
          <w:highlight w:val="white"/>
        </w:rPr>
      </w:pPr>
    </w:p>
    <w:p w14:paraId="41E8DF00" w14:textId="77777777" w:rsidR="000F0E26" w:rsidRPr="00903DBA" w:rsidRDefault="000F0E26" w:rsidP="009F406A">
      <w:pPr>
        <w:pStyle w:val="Code"/>
        <w:rPr>
          <w:highlight w:val="white"/>
        </w:rPr>
      </w:pPr>
    </w:p>
    <w:p w14:paraId="62BC0A78" w14:textId="77777777" w:rsidR="000F0E26" w:rsidRPr="00903DBA" w:rsidRDefault="000F0E26" w:rsidP="009F406A">
      <w:pPr>
        <w:pStyle w:val="Code"/>
        <w:rPr>
          <w:highlight w:val="white"/>
        </w:rPr>
      </w:pPr>
    </w:p>
    <w:p w14:paraId="58F7635B" w14:textId="77777777" w:rsidR="000F0E26" w:rsidRPr="00903DBA" w:rsidRDefault="000F0E26" w:rsidP="009F406A">
      <w:pPr>
        <w:pStyle w:val="Code"/>
        <w:rPr>
          <w:highlight w:val="white"/>
        </w:rPr>
      </w:pPr>
    </w:p>
    <w:p w14:paraId="3F617B04" w14:textId="77777777" w:rsidR="000F0E26" w:rsidRPr="00903DBA" w:rsidRDefault="000F0E26" w:rsidP="009F406A">
      <w:pPr>
        <w:pStyle w:val="Code"/>
        <w:rPr>
          <w:highlight w:val="white"/>
        </w:rPr>
      </w:pPr>
    </w:p>
    <w:p w14:paraId="70879058" w14:textId="77777777" w:rsidR="000F0E26" w:rsidRPr="00903DBA" w:rsidRDefault="000F0E26" w:rsidP="009F406A">
      <w:pPr>
        <w:pStyle w:val="Code"/>
        <w:rPr>
          <w:highlight w:val="white"/>
        </w:rPr>
      </w:pPr>
    </w:p>
    <w:p w14:paraId="340A05AB" w14:textId="77777777" w:rsidR="000F0E26" w:rsidRPr="00903DBA" w:rsidRDefault="000F0E26" w:rsidP="009F406A">
      <w:pPr>
        <w:pStyle w:val="Code"/>
        <w:rPr>
          <w:highlight w:val="white"/>
        </w:rPr>
      </w:pPr>
    </w:p>
    <w:p w14:paraId="2715DA8E" w14:textId="77777777" w:rsidR="000F0E26" w:rsidRPr="00903DBA" w:rsidRDefault="000F0E26" w:rsidP="009F406A">
      <w:pPr>
        <w:pStyle w:val="Code"/>
        <w:rPr>
          <w:highlight w:val="white"/>
        </w:rPr>
      </w:pPr>
    </w:p>
    <w:p w14:paraId="7C7B312F" w14:textId="77777777" w:rsidR="000F0E26" w:rsidRPr="00903DBA" w:rsidRDefault="000F0E26" w:rsidP="009F406A">
      <w:pPr>
        <w:pStyle w:val="Code"/>
        <w:rPr>
          <w:highlight w:val="white"/>
        </w:rPr>
      </w:pPr>
    </w:p>
    <w:p w14:paraId="29DC6E0F" w14:textId="77777777" w:rsidR="000F0E26" w:rsidRPr="00903DBA" w:rsidRDefault="000F0E26" w:rsidP="009F406A">
      <w:pPr>
        <w:pStyle w:val="Code"/>
        <w:rPr>
          <w:highlight w:val="white"/>
        </w:rPr>
      </w:pPr>
    </w:p>
    <w:p w14:paraId="58451611" w14:textId="77777777" w:rsidR="000F0E26" w:rsidRPr="00903DBA" w:rsidRDefault="000F0E26" w:rsidP="009F406A">
      <w:pPr>
        <w:pStyle w:val="Code"/>
        <w:rPr>
          <w:highlight w:val="white"/>
        </w:rPr>
      </w:pPr>
    </w:p>
    <w:p w14:paraId="72541E7A" w14:textId="77777777" w:rsidR="000F0E26" w:rsidRPr="00903DBA" w:rsidRDefault="000F0E26" w:rsidP="009F406A">
      <w:pPr>
        <w:pStyle w:val="Code"/>
        <w:rPr>
          <w:highlight w:val="white"/>
        </w:rPr>
      </w:pPr>
    </w:p>
    <w:p w14:paraId="573AC0A3" w14:textId="77777777" w:rsidR="000F0E26" w:rsidRPr="00903DBA" w:rsidRDefault="000F0E26" w:rsidP="009F406A">
      <w:pPr>
        <w:pStyle w:val="Code"/>
        <w:rPr>
          <w:highlight w:val="white"/>
        </w:rPr>
      </w:pPr>
    </w:p>
    <w:p w14:paraId="1E718556" w14:textId="4DBA4657" w:rsidR="000F0E26" w:rsidRPr="00903DBA" w:rsidRDefault="00DE7E2B" w:rsidP="00DE7E2B">
      <w:pPr>
        <w:rPr>
          <w:highlight w:val="white"/>
        </w:rPr>
      </w:pPr>
      <w:r w:rsidRPr="00903DBA">
        <w:rPr>
          <w:highlight w:val="white"/>
        </w:rPr>
        <w:t xml:space="preserve">We start by </w:t>
      </w:r>
      <w:r w:rsidR="00412C0D" w:rsidRPr="00903DBA">
        <w:rPr>
          <w:highlight w:val="white"/>
        </w:rPr>
        <w:t xml:space="preserve">saving the current value of </w:t>
      </w:r>
      <w:r w:rsidR="00412C0D" w:rsidRPr="00903DBA">
        <w:rPr>
          <w:rStyle w:val="KeyWord0"/>
          <w:highlight w:val="white"/>
        </w:rPr>
        <w:t>bp</w:t>
      </w:r>
      <w:r w:rsidR="00412C0D" w:rsidRPr="00903DBA">
        <w:rPr>
          <w:highlight w:val="white"/>
        </w:rPr>
        <w:t xml:space="preserve"> in </w:t>
      </w:r>
      <w:r w:rsidR="00412C0D" w:rsidRPr="00903DBA">
        <w:rPr>
          <w:rStyle w:val="KeyWord0"/>
          <w:highlight w:val="white"/>
        </w:rPr>
        <w:t>si</w:t>
      </w:r>
      <w:r w:rsidR="00412C0D" w:rsidRPr="00903DBA">
        <w:rPr>
          <w:highlight w:val="white"/>
        </w:rPr>
        <w:t xml:space="preserve">, we will need it when we set the </w:t>
      </w:r>
      <w:r w:rsidR="00412C0D" w:rsidRPr="00903DBA">
        <w:rPr>
          <w:rStyle w:val="KeyWord0"/>
          <w:highlight w:val="white"/>
        </w:rPr>
        <w:t>main</w:t>
      </w:r>
      <w:r w:rsidR="00412C0D" w:rsidRPr="00903DBA">
        <w:rPr>
          <w:highlight w:val="white"/>
        </w:rPr>
        <w:t xml:space="preserve"> parameter list at the end. We then move to </w:t>
      </w:r>
      <w:r w:rsidR="00412C0D" w:rsidRPr="00903DBA">
        <w:rPr>
          <w:rStyle w:val="KeyWord0"/>
          <w:highlight w:val="white"/>
        </w:rPr>
        <w:t>$Path</w:t>
      </w:r>
      <w:r w:rsidR="00412C0D" w:rsidRPr="00903DBA">
        <w:rPr>
          <w:highlight w:val="white"/>
        </w:rPr>
        <w:t xml:space="preserve"> address to the current address of </w:t>
      </w:r>
      <w:r w:rsidR="00412C0D" w:rsidRPr="00903DBA">
        <w:rPr>
          <w:rStyle w:val="KeyWord0"/>
          <w:highlight w:val="white"/>
        </w:rPr>
        <w:t>bp</w:t>
      </w:r>
      <w:r w:rsidR="003C054C" w:rsidRPr="00903DBA">
        <w:rPr>
          <w:highlight w:val="white"/>
        </w:rPr>
        <w:t xml:space="preserve"> </w:t>
      </w:r>
      <w:r w:rsidR="007E505F" w:rsidRPr="00903DBA">
        <w:rPr>
          <w:highlight w:val="white"/>
        </w:rPr>
        <w:t>and increase it value by two bytes</w:t>
      </w:r>
      <w:r w:rsidR="003C054C" w:rsidRPr="00903DBA">
        <w:rPr>
          <w:highlight w:val="white"/>
        </w:rPr>
        <w:t xml:space="preserve"> (a pointer in </w:t>
      </w:r>
      <w:r w:rsidR="00721ABF">
        <w:rPr>
          <w:highlight w:val="white"/>
        </w:rPr>
        <w:t>the Windows environment</w:t>
      </w:r>
      <w:r w:rsidR="003C054C" w:rsidRPr="00903DBA">
        <w:rPr>
          <w:highlight w:val="white"/>
        </w:rPr>
        <w:t xml:space="preserve"> is bytes long)</w:t>
      </w:r>
      <w:r w:rsidR="007E505F" w:rsidRPr="00903DBA">
        <w:rPr>
          <w:highlight w:val="white"/>
        </w:rPr>
        <w:t>. By now we have the name of the execution file stored at the beginning of the array.</w:t>
      </w:r>
    </w:p>
    <w:p w14:paraId="7C047847" w14:textId="0414F4FC" w:rsidR="009F406A" w:rsidRPr="00903DBA" w:rsidRDefault="009F406A" w:rsidP="009F406A">
      <w:pPr>
        <w:pStyle w:val="Code"/>
        <w:rPr>
          <w:highlight w:val="white"/>
        </w:rPr>
      </w:pPr>
      <w:r w:rsidRPr="00903DBA">
        <w:rPr>
          <w:highlight w:val="white"/>
        </w:rPr>
        <w:t xml:space="preserve">    mov si, bp</w:t>
      </w:r>
    </w:p>
    <w:p w14:paraId="52873148" w14:textId="1424E7CE" w:rsidR="009F406A" w:rsidRPr="00903DBA" w:rsidRDefault="009F406A" w:rsidP="009F406A">
      <w:pPr>
        <w:pStyle w:val="Code"/>
        <w:rPr>
          <w:highlight w:val="white"/>
        </w:rPr>
      </w:pPr>
      <w:r w:rsidRPr="00903DBA">
        <w:rPr>
          <w:highlight w:val="white"/>
        </w:rPr>
        <w:t xml:space="preserve">    mov word [bp], </w:t>
      </w:r>
      <w:r w:rsidR="00E40EED" w:rsidRPr="00903DBA">
        <w:rPr>
          <w:highlight w:val="white"/>
        </w:rPr>
        <w:t>$</w:t>
      </w:r>
      <w:r w:rsidR="004B3D19" w:rsidRPr="00903DBA">
        <w:rPr>
          <w:highlight w:val="white"/>
        </w:rPr>
        <w:t>P</w:t>
      </w:r>
      <w:r w:rsidRPr="00903DBA">
        <w:rPr>
          <w:highlight w:val="white"/>
        </w:rPr>
        <w:t>ath</w:t>
      </w:r>
    </w:p>
    <w:p w14:paraId="277A69CE" w14:textId="7B60A7DA" w:rsidR="009F406A" w:rsidRPr="00903DBA" w:rsidRDefault="009F406A" w:rsidP="009F406A">
      <w:pPr>
        <w:pStyle w:val="Code"/>
        <w:rPr>
          <w:highlight w:val="white"/>
        </w:rPr>
      </w:pPr>
      <w:r w:rsidRPr="00903DBA">
        <w:rPr>
          <w:highlight w:val="white"/>
        </w:rPr>
        <w:t xml:space="preserve">    add bp, 2</w:t>
      </w:r>
    </w:p>
    <w:p w14:paraId="46144743" w14:textId="35195780" w:rsidR="007E505F" w:rsidRPr="00903DBA" w:rsidRDefault="007E505F" w:rsidP="00EF4340">
      <w:pPr>
        <w:rPr>
          <w:highlight w:val="white"/>
        </w:rPr>
      </w:pPr>
      <w:r w:rsidRPr="00903DBA">
        <w:rPr>
          <w:highlight w:val="white"/>
        </w:rPr>
        <w:t xml:space="preserve">We let ax hold the number of arguments, which is one to begin with since we </w:t>
      </w:r>
      <w:r w:rsidR="00EE5D0C" w:rsidRPr="00903DBA">
        <w:rPr>
          <w:highlight w:val="white"/>
        </w:rPr>
        <w:t xml:space="preserve">have already </w:t>
      </w:r>
      <w:r w:rsidR="00EF4340" w:rsidRPr="00903DBA">
        <w:rPr>
          <w:highlight w:val="white"/>
        </w:rPr>
        <w:t>include</w:t>
      </w:r>
      <w:r w:rsidR="00EE5D0C" w:rsidRPr="00903DBA">
        <w:rPr>
          <w:highlight w:val="white"/>
        </w:rPr>
        <w:t>d</w:t>
      </w:r>
      <w:r w:rsidR="00EF4340" w:rsidRPr="00903DBA">
        <w:rPr>
          <w:highlight w:val="white"/>
        </w:rPr>
        <w:t xml:space="preserve"> the</w:t>
      </w:r>
      <w:r w:rsidR="00EE5D0C" w:rsidRPr="00903DBA">
        <w:rPr>
          <w:highlight w:val="white"/>
        </w:rPr>
        <w:t xml:space="preserve"> execution file name. We let </w:t>
      </w:r>
      <w:r w:rsidR="00EE5D0C" w:rsidRPr="00903DBA">
        <w:rPr>
          <w:rStyle w:val="KeyWord0"/>
          <w:highlight w:val="white"/>
        </w:rPr>
        <w:t>bx</w:t>
      </w:r>
      <w:r w:rsidR="00EE5D0C" w:rsidRPr="00903DBA">
        <w:rPr>
          <w:highlight w:val="white"/>
        </w:rPr>
        <w:t xml:space="preserve"> hold the current address of the characters in the command line, which starts at address 129. We begin by checking the special case where we have no arguments at all. In that case, address 129 hold the return character (</w:t>
      </w:r>
      <w:r w:rsidR="009358AA" w:rsidRPr="00903DBA">
        <w:rPr>
          <w:highlight w:val="white"/>
        </w:rPr>
        <w:t xml:space="preserve">with ASCII value 13) and we jump to </w:t>
      </w:r>
      <w:r w:rsidR="009358AA" w:rsidRPr="00903DBA">
        <w:rPr>
          <w:rStyle w:val="KeyWord0"/>
          <w:highlight w:val="white"/>
        </w:rPr>
        <w:t>ListDone</w:t>
      </w:r>
      <w:r w:rsidR="009358AA" w:rsidRPr="00903DBA">
        <w:rPr>
          <w:highlight w:val="white"/>
        </w:rPr>
        <w:t>.</w:t>
      </w:r>
    </w:p>
    <w:p w14:paraId="1E39C4BA" w14:textId="0676FECC" w:rsidR="009F406A" w:rsidRPr="00903DBA" w:rsidRDefault="009F406A" w:rsidP="009F406A">
      <w:pPr>
        <w:pStyle w:val="Code"/>
        <w:rPr>
          <w:highlight w:val="white"/>
        </w:rPr>
      </w:pPr>
      <w:r w:rsidRPr="00903DBA">
        <w:rPr>
          <w:highlight w:val="white"/>
        </w:rPr>
        <w:t xml:space="preserve">    mov ax, 1</w:t>
      </w:r>
    </w:p>
    <w:p w14:paraId="293CD296" w14:textId="4BB64808" w:rsidR="009F406A" w:rsidRPr="00903DBA" w:rsidRDefault="009F406A" w:rsidP="009F406A">
      <w:pPr>
        <w:pStyle w:val="Code"/>
        <w:rPr>
          <w:highlight w:val="white"/>
        </w:rPr>
      </w:pPr>
      <w:r w:rsidRPr="00903DBA">
        <w:rPr>
          <w:highlight w:val="white"/>
        </w:rPr>
        <w:t xml:space="preserve">    mov bx, 12</w:t>
      </w:r>
      <w:r w:rsidR="001C722C" w:rsidRPr="00903DBA">
        <w:rPr>
          <w:highlight w:val="white"/>
        </w:rPr>
        <w:t>9</w:t>
      </w:r>
    </w:p>
    <w:p w14:paraId="1EC6125A" w14:textId="77777777" w:rsidR="003A5744" w:rsidRPr="00903DBA" w:rsidRDefault="003A5744" w:rsidP="003A5744">
      <w:pPr>
        <w:pStyle w:val="Code"/>
        <w:rPr>
          <w:highlight w:val="white"/>
        </w:rPr>
      </w:pPr>
      <w:r w:rsidRPr="00903DBA">
        <w:rPr>
          <w:highlight w:val="white"/>
        </w:rPr>
        <w:t xml:space="preserve">    cmp byte [bx], 13</w:t>
      </w:r>
    </w:p>
    <w:p w14:paraId="1D67951E" w14:textId="29CCD86D" w:rsidR="009F406A" w:rsidRPr="00903DBA" w:rsidRDefault="003A5744" w:rsidP="009F406A">
      <w:pPr>
        <w:pStyle w:val="Code"/>
        <w:rPr>
          <w:highlight w:val="white"/>
        </w:rPr>
      </w:pPr>
      <w:r w:rsidRPr="00903DBA">
        <w:rPr>
          <w:highlight w:val="white"/>
        </w:rPr>
        <w:t xml:space="preserve">    je ListDone</w:t>
      </w:r>
    </w:p>
    <w:p w14:paraId="2E416B81" w14:textId="0F9A1A82" w:rsidR="003A5744" w:rsidRPr="00903DBA" w:rsidRDefault="009358AA" w:rsidP="009358AA">
      <w:pPr>
        <w:rPr>
          <w:highlight w:val="white"/>
        </w:rPr>
      </w:pPr>
      <w:r w:rsidRPr="00903DBA">
        <w:rPr>
          <w:highlight w:val="white"/>
        </w:rPr>
        <w:t xml:space="preserve">If the argument list is not empty, we start by </w:t>
      </w:r>
      <w:r w:rsidR="00BE1302" w:rsidRPr="00903DBA">
        <w:rPr>
          <w:highlight w:val="white"/>
        </w:rPr>
        <w:t>iterating through the looping through the potential initial space characters.</w:t>
      </w:r>
      <w:r w:rsidR="00C37BFB" w:rsidRPr="00903DBA">
        <w:rPr>
          <w:highlight w:val="white"/>
        </w:rPr>
        <w:t xml:space="preserve"> They shall not be included in the argument word.</w:t>
      </w:r>
      <w:r w:rsidR="00FC5FFE" w:rsidRPr="00903DBA">
        <w:rPr>
          <w:highlight w:val="white"/>
        </w:rPr>
        <w:t xml:space="preserve"> </w:t>
      </w:r>
      <w:r w:rsidR="00A42E4E" w:rsidRPr="00903DBA">
        <w:rPr>
          <w:highlight w:val="white"/>
        </w:rPr>
        <w:t xml:space="preserve">We continue to increase </w:t>
      </w:r>
      <w:r w:rsidR="00A42E4E" w:rsidRPr="00903DBA">
        <w:rPr>
          <w:rStyle w:val="KeyWord0"/>
          <w:highlight w:val="white"/>
        </w:rPr>
        <w:t>bx</w:t>
      </w:r>
      <w:r w:rsidR="00A42E4E" w:rsidRPr="00903DBA">
        <w:rPr>
          <w:highlight w:val="white"/>
        </w:rPr>
        <w:t xml:space="preserve"> and jump back to </w:t>
      </w:r>
      <w:r w:rsidR="00A42E4E" w:rsidRPr="00903DBA">
        <w:rPr>
          <w:rStyle w:val="KeyWord0"/>
          <w:highlight w:val="white"/>
        </w:rPr>
        <w:t>SpaceLoop</w:t>
      </w:r>
      <w:r w:rsidR="00A42E4E" w:rsidRPr="00903DBA">
        <w:rPr>
          <w:highlight w:val="white"/>
        </w:rPr>
        <w:t xml:space="preserve"> an long as we encounter space</w:t>
      </w:r>
      <w:r w:rsidR="00E86472" w:rsidRPr="00903DBA">
        <w:rPr>
          <w:highlight w:val="white"/>
        </w:rPr>
        <w:t xml:space="preserve"> character</w:t>
      </w:r>
      <w:r w:rsidR="00A42E4E" w:rsidRPr="00903DBA">
        <w:rPr>
          <w:highlight w:val="white"/>
        </w:rPr>
        <w:t xml:space="preserve">s. </w:t>
      </w:r>
      <w:r w:rsidR="00FC5FFE" w:rsidRPr="00903DBA">
        <w:rPr>
          <w:highlight w:val="white"/>
        </w:rPr>
        <w:t>Note that we cannot encounter a return character since they only occur after the last argument word. The case without any arguments words</w:t>
      </w:r>
      <w:r w:rsidR="00AC6D12" w:rsidRPr="00903DBA">
        <w:rPr>
          <w:highlight w:val="white"/>
        </w:rPr>
        <w:t xml:space="preserve">, where the list only holds one single return character, </w:t>
      </w:r>
      <w:r w:rsidR="00FC5FFE" w:rsidRPr="00903DBA">
        <w:rPr>
          <w:highlight w:val="white"/>
        </w:rPr>
        <w:t>we have dealt with above.</w:t>
      </w:r>
    </w:p>
    <w:p w14:paraId="774D4292" w14:textId="77777777" w:rsidR="0020252C" w:rsidRPr="00903DBA" w:rsidRDefault="0020252C" w:rsidP="0020252C">
      <w:pPr>
        <w:pStyle w:val="Code"/>
        <w:rPr>
          <w:highlight w:val="white"/>
        </w:rPr>
      </w:pPr>
      <w:r w:rsidRPr="00903DBA">
        <w:rPr>
          <w:highlight w:val="white"/>
        </w:rPr>
        <w:t>SpaceLoop:</w:t>
      </w:r>
    </w:p>
    <w:p w14:paraId="16746603" w14:textId="77777777" w:rsidR="00E857B8" w:rsidRPr="00903DBA" w:rsidRDefault="00E857B8" w:rsidP="00E857B8">
      <w:pPr>
        <w:pStyle w:val="Code"/>
        <w:rPr>
          <w:highlight w:val="white"/>
        </w:rPr>
      </w:pPr>
      <w:r w:rsidRPr="00903DBA">
        <w:rPr>
          <w:highlight w:val="white"/>
        </w:rPr>
        <w:t xml:space="preserve">    cmp byte [bx], 32</w:t>
      </w:r>
    </w:p>
    <w:p w14:paraId="0A7A4727" w14:textId="75CA7DE5" w:rsidR="00E857B8" w:rsidRPr="00903DBA" w:rsidRDefault="00E857B8" w:rsidP="00E857B8">
      <w:pPr>
        <w:pStyle w:val="Code"/>
        <w:rPr>
          <w:highlight w:val="white"/>
        </w:rPr>
      </w:pPr>
      <w:r w:rsidRPr="00903DBA">
        <w:rPr>
          <w:highlight w:val="white"/>
        </w:rPr>
        <w:t xml:space="preserve">    j</w:t>
      </w:r>
      <w:r w:rsidR="00A31E74" w:rsidRPr="00903DBA">
        <w:rPr>
          <w:highlight w:val="white"/>
        </w:rPr>
        <w:t>n</w:t>
      </w:r>
      <w:r w:rsidRPr="00903DBA">
        <w:rPr>
          <w:highlight w:val="white"/>
        </w:rPr>
        <w:t>e WordStart</w:t>
      </w:r>
    </w:p>
    <w:p w14:paraId="1227EB6F" w14:textId="77777777" w:rsidR="0020252C" w:rsidRPr="00903DBA" w:rsidRDefault="0020252C" w:rsidP="0020252C">
      <w:pPr>
        <w:pStyle w:val="Code"/>
        <w:rPr>
          <w:highlight w:val="white"/>
        </w:rPr>
      </w:pPr>
      <w:r w:rsidRPr="00903DBA">
        <w:rPr>
          <w:highlight w:val="white"/>
        </w:rPr>
        <w:t xml:space="preserve">    inc bx</w:t>
      </w:r>
    </w:p>
    <w:p w14:paraId="053C234B" w14:textId="6B77ABD1" w:rsidR="0020252C" w:rsidRPr="00903DBA" w:rsidRDefault="0020252C" w:rsidP="0020252C">
      <w:pPr>
        <w:pStyle w:val="Code"/>
        <w:rPr>
          <w:highlight w:val="white"/>
        </w:rPr>
      </w:pPr>
      <w:r w:rsidRPr="00903DBA">
        <w:rPr>
          <w:highlight w:val="white"/>
        </w:rPr>
        <w:t xml:space="preserve">    </w:t>
      </w:r>
      <w:r w:rsidR="00B12981" w:rsidRPr="00903DBA">
        <w:rPr>
          <w:highlight w:val="white"/>
        </w:rPr>
        <w:t>jmp</w:t>
      </w:r>
      <w:r w:rsidRPr="00903DBA">
        <w:rPr>
          <w:highlight w:val="white"/>
        </w:rPr>
        <w:t xml:space="preserve"> SpaceLoop</w:t>
      </w:r>
    </w:p>
    <w:p w14:paraId="0D629E88" w14:textId="6A775905" w:rsidR="006732B6" w:rsidRPr="00903DBA" w:rsidRDefault="00C37BFB" w:rsidP="00C37BFB">
      <w:pPr>
        <w:rPr>
          <w:highlight w:val="white"/>
        </w:rPr>
      </w:pPr>
      <w:r w:rsidRPr="00903DBA">
        <w:rPr>
          <w:highlight w:val="white"/>
        </w:rPr>
        <w:t>When we encounter a word different from space, we have found the beg</w:t>
      </w:r>
      <w:r w:rsidR="0056696E" w:rsidRPr="00903DBA">
        <w:rPr>
          <w:highlight w:val="white"/>
        </w:rPr>
        <w:t>in</w:t>
      </w:r>
      <w:r w:rsidRPr="00903DBA">
        <w:rPr>
          <w:highlight w:val="white"/>
        </w:rPr>
        <w:t>ning a new argument word.</w:t>
      </w:r>
      <w:r w:rsidR="0056696E" w:rsidRPr="00903DBA">
        <w:rPr>
          <w:highlight w:val="white"/>
        </w:rPr>
        <w:t xml:space="preserve"> We increment </w:t>
      </w:r>
      <w:r w:rsidR="0056696E" w:rsidRPr="00903DBA">
        <w:rPr>
          <w:rStyle w:val="KeyWord0"/>
          <w:highlight w:val="white"/>
        </w:rPr>
        <w:t>ax</w:t>
      </w:r>
      <w:r w:rsidR="0056696E" w:rsidRPr="00903DBA">
        <w:rPr>
          <w:highlight w:val="white"/>
        </w:rPr>
        <w:t xml:space="preserve">, </w:t>
      </w:r>
      <w:r w:rsidR="00051BB6" w:rsidRPr="00903DBA">
        <w:rPr>
          <w:highlight w:val="white"/>
        </w:rPr>
        <w:t xml:space="preserve">holding </w:t>
      </w:r>
      <w:r w:rsidR="0056696E" w:rsidRPr="00903DBA">
        <w:rPr>
          <w:highlight w:val="white"/>
        </w:rPr>
        <w:t>the number of arguments, with one.</w:t>
      </w:r>
      <w:r w:rsidR="00B93D1D" w:rsidRPr="00903DBA">
        <w:rPr>
          <w:highlight w:val="white"/>
        </w:rPr>
        <w:t xml:space="preserve"> We also store the </w:t>
      </w:r>
      <w:r w:rsidR="00AC6D12" w:rsidRPr="00903DBA">
        <w:rPr>
          <w:highlight w:val="white"/>
        </w:rPr>
        <w:t xml:space="preserve">address of the first character in the word and the array pointed at by </w:t>
      </w:r>
      <w:r w:rsidR="00AC6D12" w:rsidRPr="00903DBA">
        <w:rPr>
          <w:rStyle w:val="KeyWord0"/>
          <w:highlight w:val="white"/>
        </w:rPr>
        <w:t>bp</w:t>
      </w:r>
      <w:r w:rsidR="00AC6D12" w:rsidRPr="00903DBA">
        <w:rPr>
          <w:highlight w:val="white"/>
        </w:rPr>
        <w:t xml:space="preserve"> and increase bp with two bytes.</w:t>
      </w:r>
    </w:p>
    <w:p w14:paraId="3F7D7C18" w14:textId="288D85E7" w:rsidR="00A31E74" w:rsidRPr="00903DBA" w:rsidRDefault="00A31E74" w:rsidP="009F406A">
      <w:pPr>
        <w:pStyle w:val="Code"/>
        <w:rPr>
          <w:highlight w:val="white"/>
        </w:rPr>
      </w:pPr>
      <w:r w:rsidRPr="00903DBA">
        <w:rPr>
          <w:highlight w:val="white"/>
        </w:rPr>
        <w:t>WordStart:</w:t>
      </w:r>
    </w:p>
    <w:p w14:paraId="4B0B6C7E" w14:textId="19CDB776" w:rsidR="007E7115" w:rsidRPr="00903DBA" w:rsidRDefault="007E7115" w:rsidP="009F406A">
      <w:pPr>
        <w:pStyle w:val="Code"/>
        <w:rPr>
          <w:highlight w:val="white"/>
        </w:rPr>
      </w:pPr>
      <w:r w:rsidRPr="00903DBA">
        <w:rPr>
          <w:highlight w:val="white"/>
        </w:rPr>
        <w:t xml:space="preserve">    inc ax</w:t>
      </w:r>
    </w:p>
    <w:p w14:paraId="5856B44D" w14:textId="45A60B6E" w:rsidR="00A31E74" w:rsidRPr="00903DBA" w:rsidRDefault="00A31E74" w:rsidP="009F406A">
      <w:pPr>
        <w:pStyle w:val="Code"/>
        <w:rPr>
          <w:highlight w:val="white"/>
        </w:rPr>
      </w:pPr>
      <w:r w:rsidRPr="00903DBA">
        <w:rPr>
          <w:highlight w:val="white"/>
        </w:rPr>
        <w:t xml:space="preserve">    </w:t>
      </w:r>
      <w:r w:rsidR="007E7115" w:rsidRPr="00903DBA">
        <w:rPr>
          <w:highlight w:val="white"/>
        </w:rPr>
        <w:t>mov word [bp], bx</w:t>
      </w:r>
    </w:p>
    <w:p w14:paraId="0E115E65" w14:textId="43C41280" w:rsidR="007E7115" w:rsidRPr="00903DBA" w:rsidRDefault="007E7115" w:rsidP="009F406A">
      <w:pPr>
        <w:pStyle w:val="Code"/>
        <w:rPr>
          <w:highlight w:val="white"/>
        </w:rPr>
      </w:pPr>
      <w:r w:rsidRPr="00903DBA">
        <w:rPr>
          <w:highlight w:val="white"/>
        </w:rPr>
        <w:t xml:space="preserve">    add b</w:t>
      </w:r>
      <w:r w:rsidR="002A645C" w:rsidRPr="00903DBA">
        <w:rPr>
          <w:highlight w:val="white"/>
        </w:rPr>
        <w:t>p</w:t>
      </w:r>
      <w:r w:rsidRPr="00903DBA">
        <w:rPr>
          <w:highlight w:val="white"/>
        </w:rPr>
        <w:t>, 2</w:t>
      </w:r>
    </w:p>
    <w:p w14:paraId="1B2CE5E8" w14:textId="6B8CBCF7" w:rsidR="007E7115" w:rsidRPr="00903DBA" w:rsidRDefault="00111AE3" w:rsidP="00111AE3">
      <w:pPr>
        <w:rPr>
          <w:highlight w:val="white"/>
        </w:rPr>
      </w:pPr>
      <w:r w:rsidRPr="00903DBA">
        <w:rPr>
          <w:highlight w:val="white"/>
        </w:rPr>
        <w:t>Then we iterate the argument word, until we encounter a space (ASCII value 32) of a return (ASCII value 13).</w:t>
      </w:r>
      <w:r w:rsidR="004F756F" w:rsidRPr="00903DBA">
        <w:rPr>
          <w:highlight w:val="white"/>
        </w:rPr>
        <w:t xml:space="preserve"> In case of a space</w:t>
      </w:r>
      <w:r w:rsidR="00E86472" w:rsidRPr="00903DBA">
        <w:rPr>
          <w:highlight w:val="white"/>
        </w:rPr>
        <w:t xml:space="preserve"> character</w:t>
      </w:r>
      <w:r w:rsidR="004F756F" w:rsidRPr="00903DBA">
        <w:rPr>
          <w:highlight w:val="white"/>
        </w:rPr>
        <w:t xml:space="preserve">, the current word is done and we jump to </w:t>
      </w:r>
      <w:r w:rsidR="004F756F" w:rsidRPr="00903DBA">
        <w:rPr>
          <w:rStyle w:val="KeyWord0"/>
          <w:highlight w:val="white"/>
        </w:rPr>
        <w:t>WordDone</w:t>
      </w:r>
      <w:r w:rsidR="004F756F" w:rsidRPr="00903DBA">
        <w:rPr>
          <w:highlight w:val="white"/>
        </w:rPr>
        <w:t xml:space="preserve"> to address the next word. In case of a return</w:t>
      </w:r>
      <w:r w:rsidR="00E86472" w:rsidRPr="00903DBA">
        <w:rPr>
          <w:highlight w:val="white"/>
        </w:rPr>
        <w:t xml:space="preserve"> character</w:t>
      </w:r>
      <w:r w:rsidR="004F756F" w:rsidRPr="00903DBA">
        <w:rPr>
          <w:highlight w:val="white"/>
        </w:rPr>
        <w:t xml:space="preserve">, the list </w:t>
      </w:r>
      <w:r w:rsidR="001B15BC" w:rsidRPr="00903DBA">
        <w:rPr>
          <w:highlight w:val="white"/>
        </w:rPr>
        <w:t xml:space="preserve">is done and we jump to </w:t>
      </w:r>
      <w:r w:rsidR="001B15BC" w:rsidRPr="00903DBA">
        <w:rPr>
          <w:rStyle w:val="KeyWord0"/>
          <w:highlight w:val="white"/>
        </w:rPr>
        <w:t>ListDone</w:t>
      </w:r>
      <w:r w:rsidR="001B15BC" w:rsidRPr="00903DBA">
        <w:rPr>
          <w:highlight w:val="white"/>
        </w:rPr>
        <w:t xml:space="preserve">. If none of those cases apply, we increase </w:t>
      </w:r>
      <w:r w:rsidR="001B15BC" w:rsidRPr="00903DBA">
        <w:rPr>
          <w:rStyle w:val="KeyWord0"/>
          <w:highlight w:val="white"/>
        </w:rPr>
        <w:t>bx</w:t>
      </w:r>
      <w:r w:rsidR="001B15BC" w:rsidRPr="00903DBA">
        <w:rPr>
          <w:highlight w:val="white"/>
        </w:rPr>
        <w:t xml:space="preserve"> and jump back to </w:t>
      </w:r>
      <w:r w:rsidR="001B15BC" w:rsidRPr="00903DBA">
        <w:rPr>
          <w:rStyle w:val="KeyWord0"/>
          <w:highlight w:val="white"/>
        </w:rPr>
        <w:t>WordLoop</w:t>
      </w:r>
      <w:r w:rsidR="001B15BC" w:rsidRPr="00903DBA">
        <w:rPr>
          <w:highlight w:val="white"/>
        </w:rPr>
        <w:t xml:space="preserve"> to handle the next character of the word.</w:t>
      </w:r>
    </w:p>
    <w:p w14:paraId="11C92714" w14:textId="674A9158" w:rsidR="006732B6" w:rsidRPr="00903DBA" w:rsidRDefault="006732B6" w:rsidP="009F406A">
      <w:pPr>
        <w:pStyle w:val="Code"/>
        <w:rPr>
          <w:highlight w:val="white"/>
        </w:rPr>
      </w:pPr>
      <w:r w:rsidRPr="00903DBA">
        <w:rPr>
          <w:highlight w:val="white"/>
        </w:rPr>
        <w:t>WordLoop:</w:t>
      </w:r>
    </w:p>
    <w:p w14:paraId="3AAABE10" w14:textId="4BFC494D" w:rsidR="009F406A" w:rsidRPr="00903DBA" w:rsidRDefault="009F406A" w:rsidP="009F406A">
      <w:pPr>
        <w:pStyle w:val="Code"/>
        <w:rPr>
          <w:highlight w:val="white"/>
        </w:rPr>
      </w:pPr>
      <w:r w:rsidRPr="00903DBA">
        <w:rPr>
          <w:highlight w:val="white"/>
        </w:rPr>
        <w:t xml:space="preserve">    cmp byte [bx], </w:t>
      </w:r>
      <w:r w:rsidR="00B452D2" w:rsidRPr="00903DBA">
        <w:rPr>
          <w:highlight w:val="white"/>
        </w:rPr>
        <w:t>32</w:t>
      </w:r>
    </w:p>
    <w:p w14:paraId="434A3252" w14:textId="015C212A" w:rsidR="009F406A" w:rsidRPr="00903DBA" w:rsidRDefault="009F406A" w:rsidP="009F406A">
      <w:pPr>
        <w:pStyle w:val="Code"/>
        <w:rPr>
          <w:highlight w:val="white"/>
        </w:rPr>
      </w:pPr>
      <w:r w:rsidRPr="00903DBA">
        <w:rPr>
          <w:highlight w:val="white"/>
        </w:rPr>
        <w:lastRenderedPageBreak/>
        <w:t xml:space="preserve">    je </w:t>
      </w:r>
      <w:r w:rsidR="005F4D5D" w:rsidRPr="00903DBA">
        <w:rPr>
          <w:highlight w:val="white"/>
        </w:rPr>
        <w:t>WordDone</w:t>
      </w:r>
    </w:p>
    <w:p w14:paraId="10794AB6" w14:textId="35061962" w:rsidR="009F406A" w:rsidRPr="00903DBA" w:rsidRDefault="009F406A" w:rsidP="009F406A">
      <w:pPr>
        <w:pStyle w:val="Code"/>
        <w:rPr>
          <w:highlight w:val="white"/>
        </w:rPr>
      </w:pPr>
      <w:r w:rsidRPr="00903DBA">
        <w:rPr>
          <w:highlight w:val="white"/>
        </w:rPr>
        <w:t xml:space="preserve">    cmp byte [bx], 13</w:t>
      </w:r>
    </w:p>
    <w:p w14:paraId="1833D035" w14:textId="2B01012C" w:rsidR="009F406A" w:rsidRPr="00903DBA" w:rsidRDefault="009F406A" w:rsidP="009F406A">
      <w:pPr>
        <w:pStyle w:val="Code"/>
        <w:rPr>
          <w:highlight w:val="white"/>
        </w:rPr>
      </w:pPr>
      <w:r w:rsidRPr="00903DBA">
        <w:rPr>
          <w:highlight w:val="white"/>
        </w:rPr>
        <w:t xml:space="preserve">    je </w:t>
      </w:r>
      <w:r w:rsidR="00F817FA" w:rsidRPr="00903DBA">
        <w:rPr>
          <w:highlight w:val="white"/>
        </w:rPr>
        <w:t>ListDone</w:t>
      </w:r>
    </w:p>
    <w:p w14:paraId="16C73B8D" w14:textId="530F4E18" w:rsidR="009F406A" w:rsidRPr="00903DBA" w:rsidRDefault="009F406A" w:rsidP="009F406A">
      <w:pPr>
        <w:pStyle w:val="Code"/>
        <w:rPr>
          <w:highlight w:val="white"/>
        </w:rPr>
      </w:pPr>
      <w:r w:rsidRPr="00903DBA">
        <w:rPr>
          <w:highlight w:val="white"/>
        </w:rPr>
        <w:t xml:space="preserve">    inc bx</w:t>
      </w:r>
    </w:p>
    <w:p w14:paraId="74444FD5" w14:textId="67B8A6BA" w:rsidR="009F406A" w:rsidRPr="00903DBA" w:rsidRDefault="009F406A" w:rsidP="009F406A">
      <w:pPr>
        <w:pStyle w:val="Code"/>
        <w:rPr>
          <w:highlight w:val="white"/>
        </w:rPr>
      </w:pPr>
      <w:r w:rsidRPr="00903DBA">
        <w:rPr>
          <w:highlight w:val="white"/>
        </w:rPr>
        <w:t xml:space="preserve">    jmp </w:t>
      </w:r>
      <w:r w:rsidR="000F0E26" w:rsidRPr="00903DBA">
        <w:rPr>
          <w:highlight w:val="white"/>
        </w:rPr>
        <w:t>WordLoop</w:t>
      </w:r>
    </w:p>
    <w:p w14:paraId="7BB7A6BF" w14:textId="4BDBB69C" w:rsidR="009F406A" w:rsidRPr="00903DBA" w:rsidRDefault="00A42E4E" w:rsidP="00A42E4E">
      <w:pPr>
        <w:rPr>
          <w:highlight w:val="white"/>
        </w:rPr>
      </w:pPr>
      <w:r w:rsidRPr="00903DBA">
        <w:rPr>
          <w:highlight w:val="white"/>
        </w:rPr>
        <w:t xml:space="preserve">When we are finish with a word, we replace its </w:t>
      </w:r>
      <w:r w:rsidR="00E86472" w:rsidRPr="00903DBA">
        <w:rPr>
          <w:highlight w:val="white"/>
        </w:rPr>
        <w:t>finishing</w:t>
      </w:r>
      <w:r w:rsidRPr="00903DBA">
        <w:rPr>
          <w:highlight w:val="white"/>
        </w:rPr>
        <w:t xml:space="preserve"> space with a zero character. </w:t>
      </w:r>
      <w:r w:rsidR="003B202A" w:rsidRPr="00903DBA">
        <w:rPr>
          <w:highlight w:val="white"/>
        </w:rPr>
        <w:t>We also i</w:t>
      </w:r>
      <w:r w:rsidR="00E86472" w:rsidRPr="00903DBA">
        <w:rPr>
          <w:highlight w:val="white"/>
        </w:rPr>
        <w:t xml:space="preserve">ncrease </w:t>
      </w:r>
      <w:r w:rsidR="00E86472" w:rsidRPr="00903DBA">
        <w:rPr>
          <w:rStyle w:val="KeyWord0"/>
          <w:highlight w:val="white"/>
        </w:rPr>
        <w:t>bx</w:t>
      </w:r>
      <w:r w:rsidR="00E86472" w:rsidRPr="00903DBA">
        <w:rPr>
          <w:highlight w:val="white"/>
        </w:rPr>
        <w:t xml:space="preserve"> to </w:t>
      </w:r>
      <w:r w:rsidR="003B202A" w:rsidRPr="00903DBA">
        <w:rPr>
          <w:highlight w:val="white"/>
        </w:rPr>
        <w:t xml:space="preserve">let it point at the character following the word, and jump back to </w:t>
      </w:r>
      <w:r w:rsidR="003B202A" w:rsidRPr="00903DBA">
        <w:rPr>
          <w:rStyle w:val="KeyWord0"/>
          <w:highlight w:val="white"/>
        </w:rPr>
        <w:t>SpaceLoop</w:t>
      </w:r>
      <w:r w:rsidR="003B202A" w:rsidRPr="00903DBA">
        <w:rPr>
          <w:highlight w:val="white"/>
        </w:rPr>
        <w:t xml:space="preserve"> to find the next word in the list.</w:t>
      </w:r>
    </w:p>
    <w:p w14:paraId="76A73647" w14:textId="78FF00E7" w:rsidR="005F4D5D" w:rsidRPr="00903DBA" w:rsidRDefault="005F4D5D" w:rsidP="009F406A">
      <w:pPr>
        <w:pStyle w:val="Code"/>
        <w:rPr>
          <w:highlight w:val="white"/>
        </w:rPr>
      </w:pPr>
      <w:r w:rsidRPr="00903DBA">
        <w:rPr>
          <w:highlight w:val="white"/>
        </w:rPr>
        <w:t>WordDone:</w:t>
      </w:r>
    </w:p>
    <w:p w14:paraId="69D298A6" w14:textId="50B46DF5" w:rsidR="00B452D2" w:rsidRPr="00903DBA" w:rsidRDefault="00B452D2" w:rsidP="009F406A">
      <w:pPr>
        <w:pStyle w:val="Code"/>
        <w:rPr>
          <w:highlight w:val="white"/>
        </w:rPr>
      </w:pPr>
      <w:r w:rsidRPr="00903DBA">
        <w:rPr>
          <w:highlight w:val="white"/>
        </w:rPr>
        <w:t xml:space="preserve">    mov</w:t>
      </w:r>
      <w:r w:rsidR="00816F23" w:rsidRPr="00903DBA">
        <w:rPr>
          <w:highlight w:val="white"/>
        </w:rPr>
        <w:t xml:space="preserve"> byte</w:t>
      </w:r>
      <w:r w:rsidRPr="00903DBA">
        <w:rPr>
          <w:highlight w:val="white"/>
        </w:rPr>
        <w:t xml:space="preserve"> [b</w:t>
      </w:r>
      <w:r w:rsidR="003476E7" w:rsidRPr="00903DBA">
        <w:rPr>
          <w:highlight w:val="white"/>
        </w:rPr>
        <w:t>x</w:t>
      </w:r>
      <w:r w:rsidRPr="00903DBA">
        <w:rPr>
          <w:highlight w:val="white"/>
        </w:rPr>
        <w:t>], 0</w:t>
      </w:r>
    </w:p>
    <w:p w14:paraId="3121D585" w14:textId="34EB298B" w:rsidR="005F4D5D" w:rsidRPr="00903DBA" w:rsidRDefault="005F4D5D" w:rsidP="009F406A">
      <w:pPr>
        <w:pStyle w:val="Code"/>
        <w:rPr>
          <w:highlight w:val="white"/>
        </w:rPr>
      </w:pPr>
      <w:r w:rsidRPr="00903DBA">
        <w:rPr>
          <w:highlight w:val="white"/>
        </w:rPr>
        <w:t xml:space="preserve">    inc bx</w:t>
      </w:r>
    </w:p>
    <w:p w14:paraId="0B651394" w14:textId="4A465ABD" w:rsidR="005F4D5D" w:rsidRPr="00903DBA" w:rsidRDefault="005F4D5D" w:rsidP="009F406A">
      <w:pPr>
        <w:pStyle w:val="Code"/>
        <w:rPr>
          <w:highlight w:val="white"/>
        </w:rPr>
      </w:pPr>
      <w:r w:rsidRPr="00903DBA">
        <w:rPr>
          <w:highlight w:val="white"/>
        </w:rPr>
        <w:t xml:space="preserve">    jmp SpaceLoop</w:t>
      </w:r>
    </w:p>
    <w:p w14:paraId="10E23E8F" w14:textId="776D87AE" w:rsidR="005F4D5D" w:rsidRPr="00903DBA" w:rsidRDefault="00AB5864" w:rsidP="00AB5864">
      <w:pPr>
        <w:rPr>
          <w:highlight w:val="white"/>
        </w:rPr>
      </w:pPr>
      <w:r w:rsidRPr="00903DBA">
        <w:rPr>
          <w:highlight w:val="white"/>
        </w:rPr>
        <w:t>When we have iterated through the whole list, there are som finishing up to do.</w:t>
      </w:r>
      <w:r w:rsidR="005D1364" w:rsidRPr="00903DBA">
        <w:rPr>
          <w:highlight w:val="white"/>
        </w:rPr>
        <w:t xml:space="preserve"> Just as when we encountered a space character at the end of a word, we need to change the last character to a zero character also when we encounter a return character. We also add a zero to the array</w:t>
      </w:r>
      <w:r w:rsidR="00C3735D" w:rsidRPr="00903DBA">
        <w:rPr>
          <w:highlight w:val="white"/>
        </w:rPr>
        <w:t xml:space="preserve">, </w:t>
      </w:r>
      <w:r w:rsidR="005D1364" w:rsidRPr="00903DBA">
        <w:rPr>
          <w:highlight w:val="white"/>
        </w:rPr>
        <w:t xml:space="preserve">since the last entry in the argument array shall be a null pointer. Finally, we increase </w:t>
      </w:r>
      <w:r w:rsidR="005D1364" w:rsidRPr="00903DBA">
        <w:rPr>
          <w:rStyle w:val="KeyWord0"/>
          <w:highlight w:val="white"/>
        </w:rPr>
        <w:t>bx</w:t>
      </w:r>
      <w:r w:rsidR="005D1364" w:rsidRPr="00903DBA">
        <w:rPr>
          <w:highlight w:val="white"/>
        </w:rPr>
        <w:t xml:space="preserve"> with two.</w:t>
      </w:r>
    </w:p>
    <w:p w14:paraId="5620E2E7" w14:textId="19D528D4" w:rsidR="00A52E66" w:rsidRPr="00903DBA" w:rsidRDefault="00A52E66" w:rsidP="00A52E66">
      <w:pPr>
        <w:pStyle w:val="Code"/>
        <w:rPr>
          <w:highlight w:val="white"/>
        </w:rPr>
      </w:pPr>
      <w:r w:rsidRPr="00903DBA">
        <w:rPr>
          <w:highlight w:val="white"/>
        </w:rPr>
        <w:t>Li</w:t>
      </w:r>
      <w:r w:rsidR="000011FF" w:rsidRPr="00903DBA">
        <w:rPr>
          <w:highlight w:val="white"/>
        </w:rPr>
        <w:t>st</w:t>
      </w:r>
      <w:r w:rsidRPr="00903DBA">
        <w:rPr>
          <w:highlight w:val="white"/>
        </w:rPr>
        <w:t>Done:</w:t>
      </w:r>
    </w:p>
    <w:p w14:paraId="46ADAC95" w14:textId="7185BA31" w:rsidR="00A52E66" w:rsidRPr="00903DBA" w:rsidRDefault="00A52E66" w:rsidP="00A52E66">
      <w:pPr>
        <w:pStyle w:val="Code"/>
        <w:rPr>
          <w:highlight w:val="white"/>
        </w:rPr>
      </w:pPr>
      <w:r w:rsidRPr="00903DBA">
        <w:rPr>
          <w:highlight w:val="white"/>
        </w:rPr>
        <w:t xml:space="preserve">    mov byte [bx], 0</w:t>
      </w:r>
    </w:p>
    <w:p w14:paraId="0FC2A2DA" w14:textId="1B6BD7DB" w:rsidR="00A52E66" w:rsidRPr="00903DBA" w:rsidRDefault="00A52E66" w:rsidP="00A52E66">
      <w:pPr>
        <w:pStyle w:val="Code"/>
        <w:rPr>
          <w:highlight w:val="white"/>
        </w:rPr>
      </w:pPr>
      <w:r w:rsidRPr="00903DBA">
        <w:rPr>
          <w:highlight w:val="white"/>
        </w:rPr>
        <w:t xml:space="preserve">    mov word [bp], 0</w:t>
      </w:r>
    </w:p>
    <w:p w14:paraId="38EE4D0D" w14:textId="20A7432B" w:rsidR="00A52E66" w:rsidRPr="00903DBA" w:rsidRDefault="00A52E66" w:rsidP="00A52E66">
      <w:pPr>
        <w:pStyle w:val="Code"/>
        <w:rPr>
          <w:highlight w:val="white"/>
        </w:rPr>
      </w:pPr>
      <w:r w:rsidRPr="00903DBA">
        <w:rPr>
          <w:highlight w:val="white"/>
        </w:rPr>
        <w:t xml:space="preserve">    add bp, 2</w:t>
      </w:r>
    </w:p>
    <w:p w14:paraId="4BC89C77" w14:textId="042BF431" w:rsidR="00C3735D" w:rsidRPr="00903DBA" w:rsidRDefault="00C3735D" w:rsidP="00C3735D">
      <w:pPr>
        <w:rPr>
          <w:highlight w:val="white"/>
        </w:rPr>
      </w:pPr>
      <w:r w:rsidRPr="00903DBA">
        <w:rPr>
          <w:highlight w:val="white"/>
        </w:rPr>
        <w:t xml:space="preserve">By now, </w:t>
      </w:r>
      <w:r w:rsidRPr="00903DBA">
        <w:rPr>
          <w:rStyle w:val="KeyWord0"/>
          <w:highlight w:val="white"/>
        </w:rPr>
        <w:t>bx</w:t>
      </w:r>
      <w:r w:rsidRPr="00903DBA">
        <w:rPr>
          <w:highlight w:val="white"/>
        </w:rPr>
        <w:t xml:space="preserve"> points at the beginning of the first activation record</w:t>
      </w:r>
      <w:r w:rsidR="00E80B96" w:rsidRPr="00903DBA">
        <w:rPr>
          <w:highlight w:val="white"/>
        </w:rPr>
        <w:t xml:space="preserve">, for the initial call to </w:t>
      </w:r>
      <w:r w:rsidR="00E80B96" w:rsidRPr="00903DBA">
        <w:rPr>
          <w:rStyle w:val="KeyWord0"/>
          <w:highlight w:val="white"/>
        </w:rPr>
        <w:t>main</w:t>
      </w:r>
      <w:r w:rsidR="00E80B96" w:rsidRPr="00903DBA">
        <w:rPr>
          <w:highlight w:val="white"/>
        </w:rPr>
        <w:t>.</w:t>
      </w:r>
      <w:r w:rsidR="0053320F" w:rsidRPr="00903DBA">
        <w:rPr>
          <w:highlight w:val="white"/>
        </w:rPr>
        <w:t xml:space="preserve"> We need to set its return address (offset zero) to zero, for the return statement to exit the execution, and the </w:t>
      </w:r>
      <w:r w:rsidR="0053320F" w:rsidRPr="00903DBA">
        <w:rPr>
          <w:rStyle w:val="KeyWord0"/>
          <w:highlight w:val="white"/>
        </w:rPr>
        <w:t>argc</w:t>
      </w:r>
      <w:r w:rsidR="0053320F" w:rsidRPr="00903DBA">
        <w:rPr>
          <w:highlight w:val="white"/>
        </w:rPr>
        <w:t xml:space="preserve"> and </w:t>
      </w:r>
      <w:r w:rsidR="0053320F" w:rsidRPr="00903DBA">
        <w:rPr>
          <w:rStyle w:val="KeyWord0"/>
          <w:highlight w:val="white"/>
        </w:rPr>
        <w:t>argv</w:t>
      </w:r>
      <w:r w:rsidR="0053320F" w:rsidRPr="00903DBA">
        <w:rPr>
          <w:highlight w:val="white"/>
        </w:rPr>
        <w:t xml:space="preserve"> parameters.</w:t>
      </w:r>
      <w:r w:rsidR="00336E39" w:rsidRPr="00903DBA">
        <w:rPr>
          <w:highlight w:val="white"/>
        </w:rPr>
        <w:t xml:space="preserve"> We mov the number of arguments (</w:t>
      </w:r>
      <w:r w:rsidR="00336E39" w:rsidRPr="00903DBA">
        <w:rPr>
          <w:rStyle w:val="KeyWord0"/>
          <w:highlight w:val="white"/>
        </w:rPr>
        <w:t>ax</w:t>
      </w:r>
      <w:r w:rsidR="00336E39" w:rsidRPr="00903DBA">
        <w:rPr>
          <w:highlight w:val="white"/>
        </w:rPr>
        <w:t xml:space="preserve">) to </w:t>
      </w:r>
      <w:r w:rsidR="00336E39" w:rsidRPr="00903DBA">
        <w:rPr>
          <w:rStyle w:val="KeyWord0"/>
          <w:highlight w:val="white"/>
        </w:rPr>
        <w:t>argc</w:t>
      </w:r>
      <w:r w:rsidR="00336E39" w:rsidRPr="00903DBA">
        <w:rPr>
          <w:highlight w:val="white"/>
        </w:rPr>
        <w:t xml:space="preserve"> (offset six), and the beginning of the argument list (</w:t>
      </w:r>
      <w:r w:rsidR="00336E39" w:rsidRPr="00903DBA">
        <w:rPr>
          <w:rStyle w:val="KeyWord0"/>
          <w:highlight w:val="white"/>
        </w:rPr>
        <w:t>si</w:t>
      </w:r>
      <w:r w:rsidR="00336E39" w:rsidRPr="00903DBA">
        <w:rPr>
          <w:highlight w:val="white"/>
        </w:rPr>
        <w:t xml:space="preserve">) to </w:t>
      </w:r>
      <w:r w:rsidR="00336E39" w:rsidRPr="00903DBA">
        <w:rPr>
          <w:rStyle w:val="KeyWord0"/>
          <w:highlight w:val="white"/>
        </w:rPr>
        <w:t>argv</w:t>
      </w:r>
      <w:r w:rsidR="00336E39" w:rsidRPr="00903DBA">
        <w:rPr>
          <w:highlight w:val="white"/>
        </w:rPr>
        <w:t xml:space="preserve"> (offset eight).</w:t>
      </w:r>
    </w:p>
    <w:p w14:paraId="1E76A631" w14:textId="63F2A5FD" w:rsidR="00F32DBC" w:rsidRPr="00903DBA" w:rsidRDefault="00F32DBC" w:rsidP="00F32DBC">
      <w:pPr>
        <w:pStyle w:val="Code"/>
        <w:rPr>
          <w:highlight w:val="white"/>
        </w:rPr>
      </w:pPr>
      <w:r w:rsidRPr="00903DBA">
        <w:rPr>
          <w:highlight w:val="white"/>
        </w:rPr>
        <w:t xml:space="preserve">    mov </w:t>
      </w:r>
      <w:r w:rsidR="0015331B" w:rsidRPr="00903DBA">
        <w:rPr>
          <w:highlight w:val="white"/>
        </w:rPr>
        <w:t xml:space="preserve">word </w:t>
      </w:r>
      <w:r w:rsidRPr="00903DBA">
        <w:rPr>
          <w:highlight w:val="white"/>
        </w:rPr>
        <w:t>[bp], 0</w:t>
      </w:r>
    </w:p>
    <w:p w14:paraId="48D26AE2" w14:textId="77777777" w:rsidR="00F32DBC" w:rsidRPr="00903DBA" w:rsidRDefault="00F32DBC" w:rsidP="00F32DBC">
      <w:pPr>
        <w:pStyle w:val="Code"/>
        <w:rPr>
          <w:highlight w:val="white"/>
        </w:rPr>
      </w:pPr>
      <w:r w:rsidRPr="00903DBA">
        <w:rPr>
          <w:highlight w:val="white"/>
        </w:rPr>
        <w:t xml:space="preserve">    mov [bp + 6], ax</w:t>
      </w:r>
    </w:p>
    <w:p w14:paraId="569D9A19" w14:textId="37DA8A2F" w:rsidR="00A52E66" w:rsidRPr="00903DBA" w:rsidRDefault="00A52E66" w:rsidP="00A52E66">
      <w:pPr>
        <w:pStyle w:val="Code"/>
        <w:rPr>
          <w:highlight w:val="white"/>
        </w:rPr>
      </w:pPr>
      <w:r w:rsidRPr="00903DBA">
        <w:rPr>
          <w:highlight w:val="white"/>
        </w:rPr>
        <w:t xml:space="preserve">    mov [bp + 8], si</w:t>
      </w:r>
    </w:p>
    <w:p w14:paraId="3AEFC702" w14:textId="177E3D3A" w:rsidR="00083509" w:rsidRPr="00903DBA" w:rsidRDefault="00083509" w:rsidP="00083509">
      <w:pPr>
        <w:rPr>
          <w:highlight w:val="white"/>
        </w:rPr>
      </w:pPr>
      <w:r w:rsidRPr="00903DBA">
        <w:rPr>
          <w:highlight w:val="white"/>
        </w:rPr>
        <w:t>Below follows the code that generates the argument list code.</w:t>
      </w:r>
    </w:p>
    <w:p w14:paraId="7F4E70E9" w14:textId="6AD2FAE3" w:rsidR="000103FB" w:rsidRPr="00903DBA" w:rsidRDefault="000103FB" w:rsidP="000103FB">
      <w:pPr>
        <w:pStyle w:val="CodeHeader"/>
        <w:rPr>
          <w:highlight w:val="white"/>
        </w:rPr>
      </w:pPr>
      <w:r w:rsidRPr="00903DBA">
        <w:rPr>
          <w:highlight w:val="white"/>
        </w:rPr>
        <w:t>AssemblyCodeGenerator.cs</w:t>
      </w:r>
    </w:p>
    <w:p w14:paraId="4B9CF22B" w14:textId="77777777" w:rsidR="00825462" w:rsidRPr="00903DBA" w:rsidRDefault="00825462" w:rsidP="00825462">
      <w:pPr>
        <w:pStyle w:val="Code"/>
        <w:rPr>
          <w:highlight w:val="white"/>
        </w:rPr>
      </w:pPr>
      <w:r w:rsidRPr="00903DBA">
        <w:rPr>
          <w:highlight w:val="white"/>
        </w:rPr>
        <w:t xml:space="preserve">    public static void ArgumentCodeList() {</w:t>
      </w:r>
    </w:p>
    <w:p w14:paraId="5F033D53" w14:textId="77777777" w:rsidR="00825462" w:rsidRPr="00903DBA" w:rsidRDefault="00825462" w:rsidP="00825462">
      <w:pPr>
        <w:pStyle w:val="Code"/>
        <w:rPr>
          <w:highlight w:val="white"/>
        </w:rPr>
      </w:pPr>
      <w:r w:rsidRPr="00903DBA">
        <w:rPr>
          <w:highlight w:val="white"/>
        </w:rPr>
        <w:t xml:space="preserve">      List&lt;AssemblyCode&gt; assemblyCodeList = new List&lt;AssemblyCode&gt;();</w:t>
      </w:r>
    </w:p>
    <w:p w14:paraId="1F853D35" w14:textId="77777777" w:rsidR="00825462" w:rsidRPr="00903DBA" w:rsidRDefault="00825462" w:rsidP="00825462">
      <w:pPr>
        <w:pStyle w:val="Code"/>
        <w:rPr>
          <w:highlight w:val="white"/>
        </w:rPr>
      </w:pPr>
    </w:p>
    <w:p w14:paraId="5E5AEE32" w14:textId="77777777" w:rsidR="00DA7B37" w:rsidRPr="00903DBA" w:rsidRDefault="00DA7B37" w:rsidP="00DA7B37">
      <w:pPr>
        <w:pStyle w:val="Code"/>
        <w:rPr>
          <w:highlight w:val="white"/>
        </w:rPr>
      </w:pPr>
      <w:r w:rsidRPr="00903DBA">
        <w:rPr>
          <w:highlight w:val="white"/>
        </w:rPr>
        <w:t xml:space="preserve">      if (Start.Linux) {</w:t>
      </w:r>
    </w:p>
    <w:p w14:paraId="6170E7B4" w14:textId="77777777" w:rsidR="00DA7B37" w:rsidRPr="00903DBA" w:rsidRDefault="00DA7B37" w:rsidP="00DA7B37">
      <w:pPr>
        <w:pStyle w:val="Code"/>
        <w:rPr>
          <w:highlight w:val="white"/>
        </w:rPr>
      </w:pPr>
      <w:r w:rsidRPr="00903DBA">
        <w:rPr>
          <w:highlight w:val="white"/>
        </w:rPr>
        <w:t xml:space="preserve">        // ...</w:t>
      </w:r>
    </w:p>
    <w:p w14:paraId="4375C1AD" w14:textId="77777777" w:rsidR="00DA7B37" w:rsidRPr="00903DBA" w:rsidRDefault="00DA7B37" w:rsidP="00DA7B37">
      <w:pPr>
        <w:pStyle w:val="Code"/>
        <w:rPr>
          <w:highlight w:val="white"/>
        </w:rPr>
      </w:pPr>
      <w:r w:rsidRPr="00903DBA">
        <w:rPr>
          <w:highlight w:val="white"/>
        </w:rPr>
        <w:t xml:space="preserve">      }</w:t>
      </w:r>
    </w:p>
    <w:p w14:paraId="25583192" w14:textId="77777777" w:rsidR="00825462" w:rsidRPr="00903DBA" w:rsidRDefault="00825462" w:rsidP="00AF5631">
      <w:pPr>
        <w:pStyle w:val="Code"/>
        <w:rPr>
          <w:highlight w:val="white"/>
        </w:rPr>
      </w:pPr>
    </w:p>
    <w:p w14:paraId="4C95F7A1" w14:textId="77777777" w:rsidR="00AF5631" w:rsidRPr="00903DBA" w:rsidRDefault="00AF5631" w:rsidP="00AF5631">
      <w:pPr>
        <w:pStyle w:val="Code"/>
        <w:rPr>
          <w:highlight w:val="white"/>
        </w:rPr>
      </w:pPr>
      <w:r w:rsidRPr="00903DBA">
        <w:rPr>
          <w:highlight w:val="white"/>
        </w:rPr>
        <w:t xml:space="preserve">      if (Start.Windows) {</w:t>
      </w:r>
    </w:p>
    <w:p w14:paraId="3049AEE2" w14:textId="3DA73819" w:rsidR="00AF5631" w:rsidRPr="00903DBA" w:rsidRDefault="00AF5631" w:rsidP="00AF5631">
      <w:pPr>
        <w:pStyle w:val="Code"/>
        <w:rPr>
          <w:highlight w:val="white"/>
        </w:rPr>
      </w:pPr>
      <w:r w:rsidRPr="00903DBA">
        <w:rPr>
          <w:highlight w:val="white"/>
        </w:rPr>
        <w:t xml:space="preserve">        /*    mov si, bp</w:t>
      </w:r>
    </w:p>
    <w:p w14:paraId="15C6F450" w14:textId="0A8A297F" w:rsidR="00AF5631" w:rsidRPr="00903DBA" w:rsidRDefault="00AF5631" w:rsidP="00AF5631">
      <w:pPr>
        <w:pStyle w:val="Code"/>
        <w:rPr>
          <w:highlight w:val="white"/>
        </w:rPr>
      </w:pPr>
      <w:r w:rsidRPr="00903DBA">
        <w:rPr>
          <w:highlight w:val="white"/>
        </w:rPr>
        <w:t xml:space="preserve">              mov word [bp], $Path</w:t>
      </w:r>
    </w:p>
    <w:p w14:paraId="0C975D3C" w14:textId="0B48E066" w:rsidR="00AF5631" w:rsidRPr="00903DBA" w:rsidRDefault="00AF5631" w:rsidP="00AF5631">
      <w:pPr>
        <w:pStyle w:val="Code"/>
        <w:rPr>
          <w:highlight w:val="white"/>
        </w:rPr>
      </w:pPr>
      <w:r w:rsidRPr="00903DBA">
        <w:rPr>
          <w:highlight w:val="white"/>
        </w:rPr>
        <w:t xml:space="preserve">              add bp, 2</w:t>
      </w:r>
    </w:p>
    <w:p w14:paraId="25E074CE" w14:textId="6420AC87" w:rsidR="00AF5631" w:rsidRPr="00903DBA" w:rsidRDefault="00AF5631" w:rsidP="00AF5631">
      <w:pPr>
        <w:pStyle w:val="Code"/>
        <w:rPr>
          <w:highlight w:val="white"/>
        </w:rPr>
      </w:pPr>
      <w:r w:rsidRPr="00903DBA">
        <w:rPr>
          <w:highlight w:val="white"/>
        </w:rPr>
        <w:t xml:space="preserve">              mov ax, 1</w:t>
      </w:r>
    </w:p>
    <w:p w14:paraId="2EEDCA8B" w14:textId="70B9B52B" w:rsidR="00AF5631" w:rsidRPr="00903DBA" w:rsidRDefault="00AF5631" w:rsidP="00AF5631">
      <w:pPr>
        <w:pStyle w:val="Code"/>
        <w:rPr>
          <w:highlight w:val="white"/>
        </w:rPr>
      </w:pPr>
      <w:r w:rsidRPr="00903DBA">
        <w:rPr>
          <w:highlight w:val="white"/>
        </w:rPr>
        <w:t xml:space="preserve">              mov bx, 129</w:t>
      </w:r>
    </w:p>
    <w:p w14:paraId="738009D0" w14:textId="76BB50B7" w:rsidR="00AF5631" w:rsidRPr="00903DBA" w:rsidRDefault="00AF5631" w:rsidP="00AF5631">
      <w:pPr>
        <w:pStyle w:val="Code"/>
        <w:rPr>
          <w:highlight w:val="white"/>
        </w:rPr>
      </w:pPr>
      <w:r w:rsidRPr="00903DBA">
        <w:rPr>
          <w:highlight w:val="white"/>
        </w:rPr>
        <w:t xml:space="preserve">              cmp byte [bx], 13</w:t>
      </w:r>
    </w:p>
    <w:p w14:paraId="1205702B" w14:textId="27E6E69A" w:rsidR="00AF5631" w:rsidRPr="00903DBA" w:rsidRDefault="00AF5631" w:rsidP="00AF5631">
      <w:pPr>
        <w:pStyle w:val="Code"/>
        <w:rPr>
          <w:highlight w:val="white"/>
        </w:rPr>
      </w:pPr>
      <w:r w:rsidRPr="00903DBA">
        <w:rPr>
          <w:highlight w:val="white"/>
        </w:rPr>
        <w:t xml:space="preserve">              je ListDone */</w:t>
      </w:r>
    </w:p>
    <w:p w14:paraId="75ACE1FB" w14:textId="77777777" w:rsidR="00AF5631" w:rsidRPr="00903DBA" w:rsidRDefault="00AF5631" w:rsidP="00AF5631">
      <w:pPr>
        <w:pStyle w:val="Code"/>
        <w:rPr>
          <w:highlight w:val="white"/>
        </w:rPr>
      </w:pPr>
    </w:p>
    <w:p w14:paraId="04665B84"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65D177D8" w14:textId="77777777" w:rsidR="00AF5631" w:rsidRPr="00903DBA" w:rsidRDefault="00AF5631" w:rsidP="00AF5631">
      <w:pPr>
        <w:pStyle w:val="Code"/>
        <w:rPr>
          <w:highlight w:val="white"/>
        </w:rPr>
      </w:pPr>
      <w:r w:rsidRPr="00903DBA">
        <w:rPr>
          <w:highlight w:val="white"/>
        </w:rPr>
        <w:t xml:space="preserve">                        Register.si, Register.bp);</w:t>
      </w:r>
    </w:p>
    <w:p w14:paraId="2FEF8FB5" w14:textId="77777777" w:rsidR="00AF5631" w:rsidRPr="00903DBA" w:rsidRDefault="00AF5631" w:rsidP="00AF5631">
      <w:pPr>
        <w:pStyle w:val="Code"/>
        <w:rPr>
          <w:highlight w:val="white"/>
        </w:rPr>
      </w:pPr>
      <w:r w:rsidRPr="00903DBA">
        <w:rPr>
          <w:highlight w:val="white"/>
        </w:rPr>
        <w:t xml:space="preserve">        AddAssemblyCode(assemblyCodeList, AssemblyOperator.mov_word,</w:t>
      </w:r>
    </w:p>
    <w:p w14:paraId="1468DE5C" w14:textId="77777777" w:rsidR="00AF5631" w:rsidRPr="00903DBA" w:rsidRDefault="00AF5631" w:rsidP="00AF5631">
      <w:pPr>
        <w:pStyle w:val="Code"/>
        <w:rPr>
          <w:highlight w:val="white"/>
        </w:rPr>
      </w:pPr>
      <w:r w:rsidRPr="00903DBA">
        <w:rPr>
          <w:highlight w:val="white"/>
        </w:rPr>
        <w:t xml:space="preserve">                        Register.bp, 0, AssemblyCodeGenerator.PathName);</w:t>
      </w:r>
    </w:p>
    <w:p w14:paraId="16272D77" w14:textId="77777777" w:rsidR="00AF5631" w:rsidRPr="00903DBA" w:rsidRDefault="00AF5631" w:rsidP="00AF5631">
      <w:pPr>
        <w:pStyle w:val="Code"/>
        <w:rPr>
          <w:highlight w:val="white"/>
        </w:rPr>
      </w:pPr>
      <w:r w:rsidRPr="00903DBA">
        <w:rPr>
          <w:highlight w:val="white"/>
        </w:rPr>
        <w:t xml:space="preserve">        AddAssemblyCode(assemblyCodeList, AssemblyOperator.add,</w:t>
      </w:r>
    </w:p>
    <w:p w14:paraId="7807F0FD" w14:textId="77777777" w:rsidR="00AF5631" w:rsidRPr="00903DBA" w:rsidRDefault="00AF5631" w:rsidP="00AF5631">
      <w:pPr>
        <w:pStyle w:val="Code"/>
        <w:rPr>
          <w:highlight w:val="white"/>
        </w:rPr>
      </w:pPr>
      <w:r w:rsidRPr="00903DBA">
        <w:rPr>
          <w:highlight w:val="white"/>
        </w:rPr>
        <w:lastRenderedPageBreak/>
        <w:t xml:space="preserve">                        Register.bp, (BigInteger) 2);</w:t>
      </w:r>
    </w:p>
    <w:p w14:paraId="63B5140B"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34CEC6D5" w14:textId="77777777" w:rsidR="00AF5631" w:rsidRPr="00903DBA" w:rsidRDefault="00AF5631" w:rsidP="00AF5631">
      <w:pPr>
        <w:pStyle w:val="Code"/>
        <w:rPr>
          <w:highlight w:val="white"/>
        </w:rPr>
      </w:pPr>
      <w:r w:rsidRPr="00903DBA">
        <w:rPr>
          <w:highlight w:val="white"/>
        </w:rPr>
        <w:t xml:space="preserve">                        Register.ax, BigInteger.One);</w:t>
      </w:r>
    </w:p>
    <w:p w14:paraId="7BAEB53D"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786BD985" w14:textId="77777777" w:rsidR="00AF5631" w:rsidRPr="00903DBA" w:rsidRDefault="00AF5631" w:rsidP="00AF5631">
      <w:pPr>
        <w:pStyle w:val="Code"/>
        <w:rPr>
          <w:highlight w:val="white"/>
        </w:rPr>
      </w:pPr>
      <w:r w:rsidRPr="00903DBA">
        <w:rPr>
          <w:highlight w:val="white"/>
        </w:rPr>
        <w:t xml:space="preserve">                        Register.bx, (BigInteger) 129);</w:t>
      </w:r>
    </w:p>
    <w:p w14:paraId="5C84C6F7" w14:textId="77777777" w:rsidR="00AF5631" w:rsidRPr="00903DBA" w:rsidRDefault="00AF5631" w:rsidP="00AF5631">
      <w:pPr>
        <w:pStyle w:val="Code"/>
        <w:rPr>
          <w:highlight w:val="white"/>
        </w:rPr>
      </w:pPr>
      <w:r w:rsidRPr="00903DBA">
        <w:rPr>
          <w:highlight w:val="white"/>
        </w:rPr>
        <w:t xml:space="preserve">        AddAssemblyCode(assemblyCodeList, AssemblyOperator.cmp_byte,</w:t>
      </w:r>
    </w:p>
    <w:p w14:paraId="6CD1D11D" w14:textId="77777777" w:rsidR="00AF5631" w:rsidRPr="00903DBA" w:rsidRDefault="00AF5631" w:rsidP="00AF5631">
      <w:pPr>
        <w:pStyle w:val="Code"/>
        <w:rPr>
          <w:highlight w:val="white"/>
        </w:rPr>
      </w:pPr>
      <w:r w:rsidRPr="00903DBA">
        <w:rPr>
          <w:highlight w:val="white"/>
        </w:rPr>
        <w:t xml:space="preserve">                        Register.bx, 0, (BigInteger) 13);</w:t>
      </w:r>
    </w:p>
    <w:p w14:paraId="48502824" w14:textId="77777777" w:rsidR="00AF5631" w:rsidRPr="00903DBA" w:rsidRDefault="00AF5631" w:rsidP="00AF5631">
      <w:pPr>
        <w:pStyle w:val="Code"/>
        <w:rPr>
          <w:highlight w:val="white"/>
        </w:rPr>
      </w:pPr>
      <w:r w:rsidRPr="00903DBA">
        <w:rPr>
          <w:highlight w:val="white"/>
        </w:rPr>
        <w:t xml:space="preserve">        AddAssemblyCode(assemblyCodeList, AssemblyOperator.je,</w:t>
      </w:r>
    </w:p>
    <w:p w14:paraId="4620C86A" w14:textId="77777777" w:rsidR="00AF5631" w:rsidRPr="00903DBA" w:rsidRDefault="00AF5631" w:rsidP="00AF5631">
      <w:pPr>
        <w:pStyle w:val="Code"/>
        <w:rPr>
          <w:highlight w:val="white"/>
        </w:rPr>
      </w:pPr>
      <w:r w:rsidRPr="00903DBA">
        <w:rPr>
          <w:highlight w:val="white"/>
        </w:rPr>
        <w:t xml:space="preserve">                        null, assemblyCodeList.Count + 17);</w:t>
      </w:r>
    </w:p>
    <w:p w14:paraId="72B57474" w14:textId="77777777" w:rsidR="00AF5631" w:rsidRPr="00903DBA" w:rsidRDefault="00AF5631" w:rsidP="00AF5631">
      <w:pPr>
        <w:pStyle w:val="Code"/>
        <w:rPr>
          <w:highlight w:val="white"/>
        </w:rPr>
      </w:pPr>
    </w:p>
    <w:p w14:paraId="36418033" w14:textId="77777777" w:rsidR="00AF5631" w:rsidRPr="00903DBA" w:rsidRDefault="00AF5631" w:rsidP="00AF5631">
      <w:pPr>
        <w:pStyle w:val="Code"/>
        <w:rPr>
          <w:highlight w:val="white"/>
        </w:rPr>
      </w:pPr>
      <w:r w:rsidRPr="00903DBA">
        <w:rPr>
          <w:highlight w:val="white"/>
        </w:rPr>
        <w:t xml:space="preserve">        /* SpaceLoop:</w:t>
      </w:r>
    </w:p>
    <w:p w14:paraId="09DFFA53" w14:textId="2FF7DCCA" w:rsidR="00AF5631" w:rsidRPr="00903DBA" w:rsidRDefault="00AF5631" w:rsidP="00AF5631">
      <w:pPr>
        <w:pStyle w:val="Code"/>
        <w:rPr>
          <w:highlight w:val="white"/>
        </w:rPr>
      </w:pPr>
      <w:r w:rsidRPr="00903DBA">
        <w:rPr>
          <w:highlight w:val="white"/>
        </w:rPr>
        <w:t xml:space="preserve">             cmp byte [bx], 32</w:t>
      </w:r>
    </w:p>
    <w:p w14:paraId="7092F4CD" w14:textId="2C4A30E8" w:rsidR="00AF5631" w:rsidRPr="00903DBA" w:rsidRDefault="00AF5631" w:rsidP="00AF5631">
      <w:pPr>
        <w:pStyle w:val="Code"/>
        <w:rPr>
          <w:highlight w:val="white"/>
        </w:rPr>
      </w:pPr>
      <w:r w:rsidRPr="00903DBA">
        <w:rPr>
          <w:highlight w:val="white"/>
        </w:rPr>
        <w:t xml:space="preserve">             jne WordStart</w:t>
      </w:r>
    </w:p>
    <w:p w14:paraId="50C65495" w14:textId="64685C23" w:rsidR="00AF5631" w:rsidRPr="00903DBA" w:rsidRDefault="00AF5631" w:rsidP="00AF5631">
      <w:pPr>
        <w:pStyle w:val="Code"/>
        <w:rPr>
          <w:highlight w:val="white"/>
        </w:rPr>
      </w:pPr>
      <w:r w:rsidRPr="00903DBA">
        <w:rPr>
          <w:highlight w:val="white"/>
        </w:rPr>
        <w:t xml:space="preserve">             inc bx</w:t>
      </w:r>
    </w:p>
    <w:p w14:paraId="63A7B88F" w14:textId="27436033" w:rsidR="00AF5631" w:rsidRPr="00903DBA" w:rsidRDefault="00AF5631" w:rsidP="00AF5631">
      <w:pPr>
        <w:pStyle w:val="Code"/>
        <w:rPr>
          <w:highlight w:val="white"/>
        </w:rPr>
      </w:pPr>
      <w:r w:rsidRPr="00903DBA">
        <w:rPr>
          <w:highlight w:val="white"/>
        </w:rPr>
        <w:t xml:space="preserve">             jmp SpaceLoop */</w:t>
      </w:r>
    </w:p>
    <w:p w14:paraId="34603D63" w14:textId="77777777" w:rsidR="00AF5631" w:rsidRPr="00903DBA" w:rsidRDefault="00AF5631" w:rsidP="00AF5631">
      <w:pPr>
        <w:pStyle w:val="Code"/>
        <w:rPr>
          <w:highlight w:val="white"/>
        </w:rPr>
      </w:pPr>
    </w:p>
    <w:p w14:paraId="6B1FC6F8" w14:textId="77777777" w:rsidR="00AF5631" w:rsidRPr="00903DBA" w:rsidRDefault="00AF5631" w:rsidP="00AF5631">
      <w:pPr>
        <w:pStyle w:val="Code"/>
        <w:rPr>
          <w:highlight w:val="white"/>
        </w:rPr>
      </w:pPr>
      <w:r w:rsidRPr="00903DBA">
        <w:rPr>
          <w:highlight w:val="white"/>
        </w:rPr>
        <w:t xml:space="preserve">        AddAssemblyCode(assemblyCodeList, AssemblyOperator.cmp_byte,</w:t>
      </w:r>
    </w:p>
    <w:p w14:paraId="3D21074A" w14:textId="77777777" w:rsidR="00AF5631" w:rsidRPr="00903DBA" w:rsidRDefault="00AF5631" w:rsidP="00AF5631">
      <w:pPr>
        <w:pStyle w:val="Code"/>
        <w:rPr>
          <w:highlight w:val="white"/>
        </w:rPr>
      </w:pPr>
      <w:r w:rsidRPr="00903DBA">
        <w:rPr>
          <w:highlight w:val="white"/>
        </w:rPr>
        <w:t xml:space="preserve">                        Register.bx, 0, (BigInteger) 32);</w:t>
      </w:r>
    </w:p>
    <w:p w14:paraId="37216AA4" w14:textId="77777777" w:rsidR="00AF5631" w:rsidRPr="00903DBA" w:rsidRDefault="00AF5631" w:rsidP="00AF5631">
      <w:pPr>
        <w:pStyle w:val="Code"/>
        <w:rPr>
          <w:highlight w:val="white"/>
        </w:rPr>
      </w:pPr>
      <w:r w:rsidRPr="00903DBA">
        <w:rPr>
          <w:highlight w:val="white"/>
        </w:rPr>
        <w:t xml:space="preserve">        AddAssemblyCode(assemblyCodeList, AssemblyOperator.jne,</w:t>
      </w:r>
    </w:p>
    <w:p w14:paraId="1804D75E" w14:textId="77777777" w:rsidR="00AF5631" w:rsidRPr="00903DBA" w:rsidRDefault="00AF5631" w:rsidP="00AF5631">
      <w:pPr>
        <w:pStyle w:val="Code"/>
        <w:rPr>
          <w:highlight w:val="white"/>
        </w:rPr>
      </w:pPr>
      <w:r w:rsidRPr="00903DBA">
        <w:rPr>
          <w:highlight w:val="white"/>
        </w:rPr>
        <w:t xml:space="preserve">                        null, assemblyCodeList.Count + 3);</w:t>
      </w:r>
    </w:p>
    <w:p w14:paraId="0CC6F70F" w14:textId="77777777" w:rsidR="00AF5631" w:rsidRPr="00903DBA" w:rsidRDefault="00AF5631" w:rsidP="00AF5631">
      <w:pPr>
        <w:pStyle w:val="Code"/>
        <w:rPr>
          <w:highlight w:val="white"/>
        </w:rPr>
      </w:pPr>
      <w:r w:rsidRPr="00903DBA">
        <w:rPr>
          <w:highlight w:val="white"/>
        </w:rPr>
        <w:t xml:space="preserve">        AddAssemblyCode(assemblyCodeList, AssemblyOperator.inc, Register.bx);</w:t>
      </w:r>
    </w:p>
    <w:p w14:paraId="4800BFFC" w14:textId="77777777" w:rsidR="00AF5631" w:rsidRPr="00903DBA" w:rsidRDefault="00AF5631" w:rsidP="00AF5631">
      <w:pPr>
        <w:pStyle w:val="Code"/>
        <w:rPr>
          <w:highlight w:val="white"/>
        </w:rPr>
      </w:pPr>
      <w:r w:rsidRPr="00903DBA">
        <w:rPr>
          <w:highlight w:val="white"/>
        </w:rPr>
        <w:t xml:space="preserve">        AddAssemblyCode(assemblyCodeList, AssemblyOperator.jmp,</w:t>
      </w:r>
    </w:p>
    <w:p w14:paraId="5FD1EF9A" w14:textId="77777777" w:rsidR="00AF5631" w:rsidRPr="00903DBA" w:rsidRDefault="00AF5631" w:rsidP="00AF5631">
      <w:pPr>
        <w:pStyle w:val="Code"/>
        <w:rPr>
          <w:highlight w:val="white"/>
        </w:rPr>
      </w:pPr>
      <w:r w:rsidRPr="00903DBA">
        <w:rPr>
          <w:highlight w:val="white"/>
        </w:rPr>
        <w:t xml:space="preserve">                        null, assemblyCodeList.Count - 3);</w:t>
      </w:r>
    </w:p>
    <w:p w14:paraId="13E1C49C" w14:textId="77777777" w:rsidR="00AF5631" w:rsidRPr="00903DBA" w:rsidRDefault="00AF5631" w:rsidP="00AF5631">
      <w:pPr>
        <w:pStyle w:val="Code"/>
        <w:rPr>
          <w:highlight w:val="white"/>
        </w:rPr>
      </w:pPr>
    </w:p>
    <w:p w14:paraId="57404A18" w14:textId="77777777" w:rsidR="00AF5631" w:rsidRPr="00903DBA" w:rsidRDefault="00AF5631" w:rsidP="00AF5631">
      <w:pPr>
        <w:pStyle w:val="Code"/>
        <w:rPr>
          <w:highlight w:val="white"/>
        </w:rPr>
      </w:pPr>
      <w:r w:rsidRPr="00903DBA">
        <w:rPr>
          <w:highlight w:val="white"/>
        </w:rPr>
        <w:t xml:space="preserve">        /* WordStart:</w:t>
      </w:r>
    </w:p>
    <w:p w14:paraId="5867681D" w14:textId="291366DB" w:rsidR="00AF5631" w:rsidRPr="00903DBA" w:rsidRDefault="00AF5631" w:rsidP="00AF5631">
      <w:pPr>
        <w:pStyle w:val="Code"/>
        <w:rPr>
          <w:highlight w:val="white"/>
        </w:rPr>
      </w:pPr>
      <w:r w:rsidRPr="00903DBA">
        <w:rPr>
          <w:highlight w:val="white"/>
        </w:rPr>
        <w:t xml:space="preserve">             inc ax</w:t>
      </w:r>
    </w:p>
    <w:p w14:paraId="121201DF" w14:textId="6AF25A04" w:rsidR="00AF5631" w:rsidRPr="00903DBA" w:rsidRDefault="00AF5631" w:rsidP="00AF5631">
      <w:pPr>
        <w:pStyle w:val="Code"/>
        <w:rPr>
          <w:highlight w:val="white"/>
        </w:rPr>
      </w:pPr>
      <w:r w:rsidRPr="00903DBA">
        <w:rPr>
          <w:highlight w:val="white"/>
        </w:rPr>
        <w:t xml:space="preserve">             mov word [bp], bx</w:t>
      </w:r>
    </w:p>
    <w:p w14:paraId="57DE799D" w14:textId="7971186F" w:rsidR="00AF5631" w:rsidRPr="00903DBA" w:rsidRDefault="00AF5631" w:rsidP="00AF5631">
      <w:pPr>
        <w:pStyle w:val="Code"/>
        <w:rPr>
          <w:highlight w:val="white"/>
        </w:rPr>
      </w:pPr>
      <w:r w:rsidRPr="00903DBA">
        <w:rPr>
          <w:highlight w:val="white"/>
        </w:rPr>
        <w:t xml:space="preserve">             add bp, 2 */</w:t>
      </w:r>
    </w:p>
    <w:p w14:paraId="0CEC5F52" w14:textId="77777777" w:rsidR="00AF5631" w:rsidRPr="00903DBA" w:rsidRDefault="00AF5631" w:rsidP="00AF5631">
      <w:pPr>
        <w:pStyle w:val="Code"/>
        <w:rPr>
          <w:highlight w:val="white"/>
        </w:rPr>
      </w:pPr>
    </w:p>
    <w:p w14:paraId="631173C0" w14:textId="77777777" w:rsidR="00AF5631" w:rsidRPr="00903DBA" w:rsidRDefault="00AF5631" w:rsidP="00AF5631">
      <w:pPr>
        <w:pStyle w:val="Code"/>
        <w:rPr>
          <w:highlight w:val="white"/>
        </w:rPr>
      </w:pPr>
      <w:r w:rsidRPr="00903DBA">
        <w:rPr>
          <w:highlight w:val="white"/>
        </w:rPr>
        <w:t xml:space="preserve">        AddAssemblyCode(assemblyCodeList, AssemblyOperator.inc, Register.ax);</w:t>
      </w:r>
    </w:p>
    <w:p w14:paraId="2F9277F9"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21116287" w14:textId="77777777" w:rsidR="00AF5631" w:rsidRPr="00903DBA" w:rsidRDefault="00AF5631" w:rsidP="00AF5631">
      <w:pPr>
        <w:pStyle w:val="Code"/>
        <w:rPr>
          <w:highlight w:val="white"/>
        </w:rPr>
      </w:pPr>
      <w:r w:rsidRPr="00903DBA">
        <w:rPr>
          <w:highlight w:val="white"/>
        </w:rPr>
        <w:t xml:space="preserve">                        Register.bp, 0, Register.bx);</w:t>
      </w:r>
    </w:p>
    <w:p w14:paraId="32FD8B11" w14:textId="77777777" w:rsidR="00AF5631" w:rsidRPr="00903DBA" w:rsidRDefault="00AF5631" w:rsidP="00AF5631">
      <w:pPr>
        <w:pStyle w:val="Code"/>
        <w:rPr>
          <w:highlight w:val="white"/>
        </w:rPr>
      </w:pPr>
      <w:r w:rsidRPr="00903DBA">
        <w:rPr>
          <w:highlight w:val="white"/>
        </w:rPr>
        <w:t xml:space="preserve">        AddAssemblyCode(assemblyCodeList, AssemblyOperator.add,</w:t>
      </w:r>
    </w:p>
    <w:p w14:paraId="43CCE397" w14:textId="77777777" w:rsidR="00AF5631" w:rsidRPr="00903DBA" w:rsidRDefault="00AF5631" w:rsidP="00AF5631">
      <w:pPr>
        <w:pStyle w:val="Code"/>
        <w:rPr>
          <w:highlight w:val="white"/>
        </w:rPr>
      </w:pPr>
      <w:r w:rsidRPr="00903DBA">
        <w:rPr>
          <w:highlight w:val="white"/>
        </w:rPr>
        <w:t xml:space="preserve">                        Register.bp, (BigInteger) 2);</w:t>
      </w:r>
    </w:p>
    <w:p w14:paraId="2643FE96" w14:textId="77777777" w:rsidR="00AF5631" w:rsidRPr="00903DBA" w:rsidRDefault="00AF5631" w:rsidP="00AF5631">
      <w:pPr>
        <w:pStyle w:val="Code"/>
        <w:rPr>
          <w:highlight w:val="white"/>
        </w:rPr>
      </w:pPr>
    </w:p>
    <w:p w14:paraId="198A7518" w14:textId="77777777" w:rsidR="00AF5631" w:rsidRPr="00903DBA" w:rsidRDefault="00AF5631" w:rsidP="00AF5631">
      <w:pPr>
        <w:pStyle w:val="Code"/>
        <w:rPr>
          <w:highlight w:val="white"/>
        </w:rPr>
      </w:pPr>
      <w:r w:rsidRPr="00903DBA">
        <w:rPr>
          <w:highlight w:val="white"/>
        </w:rPr>
        <w:t xml:space="preserve">        /* WordLoop:</w:t>
      </w:r>
    </w:p>
    <w:p w14:paraId="6FBAE0D3" w14:textId="7044D78E" w:rsidR="00AF5631" w:rsidRPr="00903DBA" w:rsidRDefault="00AF5631" w:rsidP="00AF5631">
      <w:pPr>
        <w:pStyle w:val="Code"/>
        <w:rPr>
          <w:highlight w:val="white"/>
        </w:rPr>
      </w:pPr>
      <w:r w:rsidRPr="00903DBA">
        <w:rPr>
          <w:highlight w:val="white"/>
        </w:rPr>
        <w:t xml:space="preserve">             cmp byte [bx], 32</w:t>
      </w:r>
    </w:p>
    <w:p w14:paraId="6F4FE6F3" w14:textId="6D6F8275" w:rsidR="00AF5631" w:rsidRPr="00903DBA" w:rsidRDefault="00AF5631" w:rsidP="00AF5631">
      <w:pPr>
        <w:pStyle w:val="Code"/>
        <w:rPr>
          <w:highlight w:val="white"/>
        </w:rPr>
      </w:pPr>
      <w:r w:rsidRPr="00903DBA">
        <w:rPr>
          <w:highlight w:val="white"/>
        </w:rPr>
        <w:t xml:space="preserve">             je WordDone</w:t>
      </w:r>
    </w:p>
    <w:p w14:paraId="675BF27C" w14:textId="38756844" w:rsidR="00AF5631" w:rsidRPr="00903DBA" w:rsidRDefault="00AF5631" w:rsidP="00AF5631">
      <w:pPr>
        <w:pStyle w:val="Code"/>
        <w:rPr>
          <w:highlight w:val="white"/>
        </w:rPr>
      </w:pPr>
      <w:r w:rsidRPr="00903DBA">
        <w:rPr>
          <w:highlight w:val="white"/>
        </w:rPr>
        <w:t xml:space="preserve">             cmp byte [bx], 13</w:t>
      </w:r>
    </w:p>
    <w:p w14:paraId="4D7262C7" w14:textId="779F93EA" w:rsidR="00AF5631" w:rsidRPr="00903DBA" w:rsidRDefault="00AF5631" w:rsidP="00AF5631">
      <w:pPr>
        <w:pStyle w:val="Code"/>
        <w:rPr>
          <w:highlight w:val="white"/>
        </w:rPr>
      </w:pPr>
      <w:r w:rsidRPr="00903DBA">
        <w:rPr>
          <w:highlight w:val="white"/>
        </w:rPr>
        <w:t xml:space="preserve">             je ListDone</w:t>
      </w:r>
    </w:p>
    <w:p w14:paraId="38443D11" w14:textId="077ADA70" w:rsidR="00AF5631" w:rsidRPr="00903DBA" w:rsidRDefault="00AF5631" w:rsidP="00AF5631">
      <w:pPr>
        <w:pStyle w:val="Code"/>
        <w:rPr>
          <w:highlight w:val="white"/>
        </w:rPr>
      </w:pPr>
      <w:r w:rsidRPr="00903DBA">
        <w:rPr>
          <w:highlight w:val="white"/>
        </w:rPr>
        <w:t xml:space="preserve">             inc bx</w:t>
      </w:r>
    </w:p>
    <w:p w14:paraId="2CE787AC" w14:textId="44AB4005" w:rsidR="00AF5631" w:rsidRPr="00903DBA" w:rsidRDefault="00AF5631" w:rsidP="00AF5631">
      <w:pPr>
        <w:pStyle w:val="Code"/>
        <w:rPr>
          <w:highlight w:val="white"/>
        </w:rPr>
      </w:pPr>
      <w:r w:rsidRPr="00903DBA">
        <w:rPr>
          <w:highlight w:val="white"/>
        </w:rPr>
        <w:t xml:space="preserve">             jmp WordLoop */</w:t>
      </w:r>
    </w:p>
    <w:p w14:paraId="494CAACC" w14:textId="77777777" w:rsidR="00AF5631" w:rsidRPr="00903DBA" w:rsidRDefault="00AF5631" w:rsidP="00AF5631">
      <w:pPr>
        <w:pStyle w:val="Code"/>
        <w:rPr>
          <w:highlight w:val="white"/>
        </w:rPr>
      </w:pPr>
    </w:p>
    <w:p w14:paraId="1D4141BB" w14:textId="77777777" w:rsidR="00AF5631" w:rsidRPr="00903DBA" w:rsidRDefault="00AF5631" w:rsidP="00AF5631">
      <w:pPr>
        <w:pStyle w:val="Code"/>
        <w:rPr>
          <w:highlight w:val="white"/>
        </w:rPr>
      </w:pPr>
      <w:r w:rsidRPr="00903DBA">
        <w:rPr>
          <w:highlight w:val="white"/>
        </w:rPr>
        <w:t xml:space="preserve">        AddAssemblyCode(assemblyCodeList, AssemblyOperator.cmp_byte,</w:t>
      </w:r>
    </w:p>
    <w:p w14:paraId="6B8372CE" w14:textId="77777777" w:rsidR="00AF5631" w:rsidRPr="00903DBA" w:rsidRDefault="00AF5631" w:rsidP="00AF5631">
      <w:pPr>
        <w:pStyle w:val="Code"/>
        <w:rPr>
          <w:highlight w:val="white"/>
        </w:rPr>
      </w:pPr>
      <w:r w:rsidRPr="00903DBA">
        <w:rPr>
          <w:highlight w:val="white"/>
        </w:rPr>
        <w:t xml:space="preserve">                        Register.bx, 0, (BigInteger) 32);</w:t>
      </w:r>
    </w:p>
    <w:p w14:paraId="2CD83ACE" w14:textId="77777777" w:rsidR="00AF5631" w:rsidRPr="00903DBA" w:rsidRDefault="00AF5631" w:rsidP="00AF5631">
      <w:pPr>
        <w:pStyle w:val="Code"/>
        <w:rPr>
          <w:highlight w:val="white"/>
        </w:rPr>
      </w:pPr>
      <w:r w:rsidRPr="00903DBA">
        <w:rPr>
          <w:highlight w:val="white"/>
        </w:rPr>
        <w:t xml:space="preserve">        AddAssemblyCode(assemblyCodeList, AssemblyOperator.je,</w:t>
      </w:r>
    </w:p>
    <w:p w14:paraId="7E54AEF3" w14:textId="77777777" w:rsidR="00AF5631" w:rsidRPr="00903DBA" w:rsidRDefault="00AF5631" w:rsidP="00AF5631">
      <w:pPr>
        <w:pStyle w:val="Code"/>
        <w:rPr>
          <w:highlight w:val="white"/>
        </w:rPr>
      </w:pPr>
      <w:r w:rsidRPr="00903DBA">
        <w:rPr>
          <w:highlight w:val="white"/>
        </w:rPr>
        <w:t xml:space="preserve">                        null, assemblyCodeList.Count + 5);</w:t>
      </w:r>
    </w:p>
    <w:p w14:paraId="11C89060" w14:textId="77777777" w:rsidR="00AF5631" w:rsidRPr="00903DBA" w:rsidRDefault="00AF5631" w:rsidP="00AF5631">
      <w:pPr>
        <w:pStyle w:val="Code"/>
        <w:rPr>
          <w:highlight w:val="white"/>
        </w:rPr>
      </w:pPr>
      <w:r w:rsidRPr="00903DBA">
        <w:rPr>
          <w:highlight w:val="white"/>
        </w:rPr>
        <w:t xml:space="preserve">        AddAssemblyCode(assemblyCodeList, AssemblyOperator.cmp_byte,</w:t>
      </w:r>
    </w:p>
    <w:p w14:paraId="56575C29" w14:textId="77777777" w:rsidR="00AF5631" w:rsidRPr="00903DBA" w:rsidRDefault="00AF5631" w:rsidP="00AF5631">
      <w:pPr>
        <w:pStyle w:val="Code"/>
        <w:rPr>
          <w:highlight w:val="white"/>
        </w:rPr>
      </w:pPr>
      <w:r w:rsidRPr="00903DBA">
        <w:rPr>
          <w:highlight w:val="white"/>
        </w:rPr>
        <w:t xml:space="preserve">                        Register.bx, 0, (BigInteger) 13);</w:t>
      </w:r>
    </w:p>
    <w:p w14:paraId="70776DF4" w14:textId="77777777" w:rsidR="00AF5631" w:rsidRPr="00903DBA" w:rsidRDefault="00AF5631" w:rsidP="00AF5631">
      <w:pPr>
        <w:pStyle w:val="Code"/>
        <w:rPr>
          <w:highlight w:val="white"/>
        </w:rPr>
      </w:pPr>
      <w:r w:rsidRPr="00903DBA">
        <w:rPr>
          <w:highlight w:val="white"/>
        </w:rPr>
        <w:t xml:space="preserve">        AddAssemblyCode(assemblyCodeList, AssemblyOperator.je,</w:t>
      </w:r>
    </w:p>
    <w:p w14:paraId="30C21A69" w14:textId="77777777" w:rsidR="00AF5631" w:rsidRPr="00903DBA" w:rsidRDefault="00AF5631" w:rsidP="00AF5631">
      <w:pPr>
        <w:pStyle w:val="Code"/>
        <w:rPr>
          <w:highlight w:val="white"/>
        </w:rPr>
      </w:pPr>
      <w:r w:rsidRPr="00903DBA">
        <w:rPr>
          <w:highlight w:val="white"/>
        </w:rPr>
        <w:t xml:space="preserve">                        null, assemblyCodeList.Count + 6);</w:t>
      </w:r>
    </w:p>
    <w:p w14:paraId="217BEFDC" w14:textId="77777777" w:rsidR="00AF5631" w:rsidRPr="00903DBA" w:rsidRDefault="00AF5631" w:rsidP="00AF5631">
      <w:pPr>
        <w:pStyle w:val="Code"/>
        <w:rPr>
          <w:highlight w:val="white"/>
        </w:rPr>
      </w:pPr>
      <w:r w:rsidRPr="00903DBA">
        <w:rPr>
          <w:highlight w:val="white"/>
        </w:rPr>
        <w:t xml:space="preserve">        AddAssemblyCode(assemblyCodeList, AssemblyOperator.inc, Register.bx);</w:t>
      </w:r>
    </w:p>
    <w:p w14:paraId="2AAD89DD" w14:textId="77777777" w:rsidR="00AF5631" w:rsidRPr="00903DBA" w:rsidRDefault="00AF5631" w:rsidP="00AF5631">
      <w:pPr>
        <w:pStyle w:val="Code"/>
        <w:rPr>
          <w:highlight w:val="white"/>
        </w:rPr>
      </w:pPr>
      <w:r w:rsidRPr="00903DBA">
        <w:rPr>
          <w:highlight w:val="white"/>
        </w:rPr>
        <w:t xml:space="preserve">        AddAssemblyCode(assemblyCodeList, AssemblyOperator.jmp,</w:t>
      </w:r>
    </w:p>
    <w:p w14:paraId="5E8EACF0" w14:textId="77777777" w:rsidR="00AF5631" w:rsidRPr="00903DBA" w:rsidRDefault="00AF5631" w:rsidP="00AF5631">
      <w:pPr>
        <w:pStyle w:val="Code"/>
        <w:rPr>
          <w:highlight w:val="white"/>
        </w:rPr>
      </w:pPr>
      <w:r w:rsidRPr="00903DBA">
        <w:rPr>
          <w:highlight w:val="white"/>
        </w:rPr>
        <w:t xml:space="preserve">                        null, assemblyCodeList.Count - 5);</w:t>
      </w:r>
    </w:p>
    <w:p w14:paraId="228D623C" w14:textId="77777777" w:rsidR="00AF5631" w:rsidRPr="00903DBA" w:rsidRDefault="00AF5631" w:rsidP="00AF5631">
      <w:pPr>
        <w:pStyle w:val="Code"/>
        <w:rPr>
          <w:highlight w:val="white"/>
        </w:rPr>
      </w:pPr>
      <w:r w:rsidRPr="00903DBA">
        <w:rPr>
          <w:highlight w:val="white"/>
        </w:rPr>
        <w:t xml:space="preserve">    </w:t>
      </w:r>
    </w:p>
    <w:p w14:paraId="24FE529E" w14:textId="77777777" w:rsidR="00AF5631" w:rsidRPr="00903DBA" w:rsidRDefault="00AF5631" w:rsidP="00AF5631">
      <w:pPr>
        <w:pStyle w:val="Code"/>
        <w:rPr>
          <w:highlight w:val="white"/>
        </w:rPr>
      </w:pPr>
      <w:r w:rsidRPr="00903DBA">
        <w:rPr>
          <w:highlight w:val="white"/>
        </w:rPr>
        <w:t xml:space="preserve">        /* WordDone:</w:t>
      </w:r>
    </w:p>
    <w:p w14:paraId="4BB4416D" w14:textId="47EE79A2" w:rsidR="00AF5631" w:rsidRPr="00903DBA" w:rsidRDefault="00AF5631" w:rsidP="00AF5631">
      <w:pPr>
        <w:pStyle w:val="Code"/>
        <w:rPr>
          <w:highlight w:val="white"/>
        </w:rPr>
      </w:pPr>
      <w:r w:rsidRPr="00903DBA">
        <w:rPr>
          <w:highlight w:val="white"/>
        </w:rPr>
        <w:t xml:space="preserve">             mov byte [bx], 0</w:t>
      </w:r>
    </w:p>
    <w:p w14:paraId="5D3EDE1E" w14:textId="60FF9470" w:rsidR="00AF5631" w:rsidRPr="00903DBA" w:rsidRDefault="00AF5631" w:rsidP="00AF5631">
      <w:pPr>
        <w:pStyle w:val="Code"/>
        <w:rPr>
          <w:highlight w:val="white"/>
        </w:rPr>
      </w:pPr>
      <w:r w:rsidRPr="00903DBA">
        <w:rPr>
          <w:highlight w:val="white"/>
        </w:rPr>
        <w:lastRenderedPageBreak/>
        <w:t xml:space="preserve">             inc bx</w:t>
      </w:r>
    </w:p>
    <w:p w14:paraId="4FDC17D6" w14:textId="724AB96F" w:rsidR="00AF5631" w:rsidRPr="00903DBA" w:rsidRDefault="00AF5631" w:rsidP="00AF5631">
      <w:pPr>
        <w:pStyle w:val="Code"/>
        <w:rPr>
          <w:highlight w:val="white"/>
        </w:rPr>
      </w:pPr>
      <w:r w:rsidRPr="00903DBA">
        <w:rPr>
          <w:highlight w:val="white"/>
        </w:rPr>
        <w:t xml:space="preserve">             jmp SpaceLoop */</w:t>
      </w:r>
    </w:p>
    <w:p w14:paraId="498B5F02" w14:textId="77777777" w:rsidR="00AF5631" w:rsidRPr="00903DBA" w:rsidRDefault="00AF5631" w:rsidP="00AF5631">
      <w:pPr>
        <w:pStyle w:val="Code"/>
        <w:rPr>
          <w:highlight w:val="white"/>
        </w:rPr>
      </w:pPr>
    </w:p>
    <w:p w14:paraId="02C8A9A5" w14:textId="77777777" w:rsidR="00AF5631" w:rsidRPr="00903DBA" w:rsidRDefault="00AF5631" w:rsidP="00AF5631">
      <w:pPr>
        <w:pStyle w:val="Code"/>
        <w:rPr>
          <w:highlight w:val="white"/>
        </w:rPr>
      </w:pPr>
      <w:r w:rsidRPr="00903DBA">
        <w:rPr>
          <w:highlight w:val="white"/>
        </w:rPr>
        <w:t xml:space="preserve">        AddAssemblyCode(assemblyCodeList, AssemblyOperator.mov_byte,</w:t>
      </w:r>
    </w:p>
    <w:p w14:paraId="6720D137" w14:textId="77777777" w:rsidR="00AF5631" w:rsidRPr="00903DBA" w:rsidRDefault="00AF5631" w:rsidP="00AF5631">
      <w:pPr>
        <w:pStyle w:val="Code"/>
        <w:rPr>
          <w:highlight w:val="white"/>
        </w:rPr>
      </w:pPr>
      <w:r w:rsidRPr="00903DBA">
        <w:rPr>
          <w:highlight w:val="white"/>
        </w:rPr>
        <w:t xml:space="preserve">                        Register.bx, 0, BigInteger.Zero);</w:t>
      </w:r>
    </w:p>
    <w:p w14:paraId="7107269D" w14:textId="77777777" w:rsidR="00AF5631" w:rsidRPr="00903DBA" w:rsidRDefault="00AF5631" w:rsidP="00AF5631">
      <w:pPr>
        <w:pStyle w:val="Code"/>
        <w:rPr>
          <w:highlight w:val="white"/>
        </w:rPr>
      </w:pPr>
      <w:r w:rsidRPr="00903DBA">
        <w:rPr>
          <w:highlight w:val="white"/>
        </w:rPr>
        <w:t xml:space="preserve">        AddAssemblyCode(assemblyCodeList, AssemblyOperator.inc, Register.bx);</w:t>
      </w:r>
    </w:p>
    <w:p w14:paraId="3A613AA3" w14:textId="77777777" w:rsidR="00AF5631" w:rsidRPr="00903DBA" w:rsidRDefault="00AF5631" w:rsidP="00AF5631">
      <w:pPr>
        <w:pStyle w:val="Code"/>
        <w:rPr>
          <w:highlight w:val="white"/>
        </w:rPr>
      </w:pPr>
      <w:r w:rsidRPr="00903DBA">
        <w:rPr>
          <w:highlight w:val="white"/>
        </w:rPr>
        <w:t xml:space="preserve">        AddAssemblyCode(assemblyCodeList, AssemblyOperator.jmp,</w:t>
      </w:r>
    </w:p>
    <w:p w14:paraId="3F1364BE" w14:textId="77777777" w:rsidR="00AF5631" w:rsidRPr="00903DBA" w:rsidRDefault="00AF5631" w:rsidP="00AF5631">
      <w:pPr>
        <w:pStyle w:val="Code"/>
        <w:rPr>
          <w:highlight w:val="white"/>
        </w:rPr>
      </w:pPr>
      <w:r w:rsidRPr="00903DBA">
        <w:rPr>
          <w:highlight w:val="white"/>
        </w:rPr>
        <w:t xml:space="preserve">                        null, assemblyCodeList.Count - 15);</w:t>
      </w:r>
    </w:p>
    <w:p w14:paraId="660CAB95" w14:textId="77777777" w:rsidR="00AF5631" w:rsidRPr="00903DBA" w:rsidRDefault="00AF5631" w:rsidP="00AF5631">
      <w:pPr>
        <w:pStyle w:val="Code"/>
        <w:rPr>
          <w:highlight w:val="white"/>
        </w:rPr>
      </w:pPr>
    </w:p>
    <w:p w14:paraId="0F1F55D0" w14:textId="77777777" w:rsidR="00AF5631" w:rsidRPr="00903DBA" w:rsidRDefault="00AF5631" w:rsidP="00AF5631">
      <w:pPr>
        <w:pStyle w:val="Code"/>
        <w:rPr>
          <w:highlight w:val="white"/>
        </w:rPr>
      </w:pPr>
      <w:r w:rsidRPr="00903DBA">
        <w:rPr>
          <w:highlight w:val="white"/>
        </w:rPr>
        <w:t xml:space="preserve">        /* ListDone:</w:t>
      </w:r>
    </w:p>
    <w:p w14:paraId="402BC881" w14:textId="22BD19BD" w:rsidR="00AF5631" w:rsidRPr="00903DBA" w:rsidRDefault="00AF5631" w:rsidP="00AF5631">
      <w:pPr>
        <w:pStyle w:val="Code"/>
        <w:rPr>
          <w:highlight w:val="white"/>
        </w:rPr>
      </w:pPr>
      <w:r w:rsidRPr="00903DBA">
        <w:rPr>
          <w:highlight w:val="white"/>
        </w:rPr>
        <w:t xml:space="preserve">             mov byte [bx], 0</w:t>
      </w:r>
    </w:p>
    <w:p w14:paraId="6AB7E2B0" w14:textId="0B344953" w:rsidR="00AF5631" w:rsidRPr="00903DBA" w:rsidRDefault="00AF5631" w:rsidP="00AF5631">
      <w:pPr>
        <w:pStyle w:val="Code"/>
        <w:rPr>
          <w:highlight w:val="white"/>
        </w:rPr>
      </w:pPr>
      <w:r w:rsidRPr="00903DBA">
        <w:rPr>
          <w:highlight w:val="white"/>
        </w:rPr>
        <w:t xml:space="preserve">             mov word [bp], 0</w:t>
      </w:r>
    </w:p>
    <w:p w14:paraId="2B80745F" w14:textId="0BBE566A" w:rsidR="00AF5631" w:rsidRPr="00903DBA" w:rsidRDefault="00AF5631" w:rsidP="00AF5631">
      <w:pPr>
        <w:pStyle w:val="Code"/>
        <w:rPr>
          <w:highlight w:val="white"/>
        </w:rPr>
      </w:pPr>
      <w:r w:rsidRPr="00903DBA">
        <w:rPr>
          <w:highlight w:val="white"/>
        </w:rPr>
        <w:t xml:space="preserve">             add bp, 2</w:t>
      </w:r>
    </w:p>
    <w:p w14:paraId="79FD32B4" w14:textId="19EA4480" w:rsidR="00AF5631" w:rsidRPr="00903DBA" w:rsidRDefault="00AF5631" w:rsidP="00AF5631">
      <w:pPr>
        <w:pStyle w:val="Code"/>
        <w:rPr>
          <w:highlight w:val="white"/>
        </w:rPr>
      </w:pPr>
      <w:r w:rsidRPr="00903DBA">
        <w:rPr>
          <w:highlight w:val="white"/>
        </w:rPr>
        <w:t xml:space="preserve">             mov word [bp], 0</w:t>
      </w:r>
    </w:p>
    <w:p w14:paraId="018F2D90" w14:textId="3987328C" w:rsidR="00AF5631" w:rsidRPr="00903DBA" w:rsidRDefault="00AF5631" w:rsidP="00AF5631">
      <w:pPr>
        <w:pStyle w:val="Code"/>
        <w:rPr>
          <w:highlight w:val="white"/>
        </w:rPr>
      </w:pPr>
      <w:r w:rsidRPr="00903DBA">
        <w:rPr>
          <w:highlight w:val="white"/>
        </w:rPr>
        <w:t xml:space="preserve">             mov [bp + 6], ax</w:t>
      </w:r>
    </w:p>
    <w:p w14:paraId="6CD39EB0" w14:textId="42258B4A" w:rsidR="00AF5631" w:rsidRPr="00903DBA" w:rsidRDefault="00AF5631" w:rsidP="00AF5631">
      <w:pPr>
        <w:pStyle w:val="Code"/>
        <w:rPr>
          <w:highlight w:val="white"/>
        </w:rPr>
      </w:pPr>
      <w:r w:rsidRPr="00903DBA">
        <w:rPr>
          <w:highlight w:val="white"/>
        </w:rPr>
        <w:t xml:space="preserve">             mov [bp + 8], si */</w:t>
      </w:r>
    </w:p>
    <w:p w14:paraId="0D7BBAAE" w14:textId="77777777" w:rsidR="00AF5631" w:rsidRPr="00903DBA" w:rsidRDefault="00AF5631" w:rsidP="00AF5631">
      <w:pPr>
        <w:pStyle w:val="Code"/>
        <w:rPr>
          <w:highlight w:val="white"/>
        </w:rPr>
      </w:pPr>
    </w:p>
    <w:p w14:paraId="5EB56413" w14:textId="77777777" w:rsidR="00AF5631" w:rsidRPr="00903DBA" w:rsidRDefault="00AF5631" w:rsidP="00AF5631">
      <w:pPr>
        <w:pStyle w:val="Code"/>
        <w:rPr>
          <w:highlight w:val="white"/>
        </w:rPr>
      </w:pPr>
      <w:r w:rsidRPr="00903DBA">
        <w:rPr>
          <w:highlight w:val="white"/>
        </w:rPr>
        <w:t xml:space="preserve">        AddAssemblyCode(assemblyCodeList, AssemblyOperator.mov_byte,</w:t>
      </w:r>
    </w:p>
    <w:p w14:paraId="6FCD15F3" w14:textId="77777777" w:rsidR="00AF5631" w:rsidRPr="00903DBA" w:rsidRDefault="00AF5631" w:rsidP="00AF5631">
      <w:pPr>
        <w:pStyle w:val="Code"/>
        <w:rPr>
          <w:highlight w:val="white"/>
        </w:rPr>
      </w:pPr>
      <w:r w:rsidRPr="00903DBA">
        <w:rPr>
          <w:highlight w:val="white"/>
        </w:rPr>
        <w:t xml:space="preserve">                        Register.bx, 0, BigInteger.Zero);</w:t>
      </w:r>
    </w:p>
    <w:p w14:paraId="29CFFE72" w14:textId="77777777" w:rsidR="00AF5631" w:rsidRPr="00903DBA" w:rsidRDefault="00AF5631" w:rsidP="00AF5631">
      <w:pPr>
        <w:pStyle w:val="Code"/>
        <w:rPr>
          <w:highlight w:val="white"/>
        </w:rPr>
      </w:pPr>
      <w:r w:rsidRPr="00903DBA">
        <w:rPr>
          <w:highlight w:val="white"/>
        </w:rPr>
        <w:t xml:space="preserve">        AddAssemblyCode(assemblyCodeList, AssemblyOperator.mov_word,</w:t>
      </w:r>
    </w:p>
    <w:p w14:paraId="2B6115EF" w14:textId="77777777" w:rsidR="00AF5631" w:rsidRPr="00903DBA" w:rsidRDefault="00AF5631" w:rsidP="00AF5631">
      <w:pPr>
        <w:pStyle w:val="Code"/>
        <w:rPr>
          <w:highlight w:val="white"/>
        </w:rPr>
      </w:pPr>
      <w:r w:rsidRPr="00903DBA">
        <w:rPr>
          <w:highlight w:val="white"/>
        </w:rPr>
        <w:t xml:space="preserve">                        Register.bp, 0, BigInteger.Zero);</w:t>
      </w:r>
    </w:p>
    <w:p w14:paraId="46934658" w14:textId="77777777" w:rsidR="00AF5631" w:rsidRPr="00903DBA" w:rsidRDefault="00AF5631" w:rsidP="00AF5631">
      <w:pPr>
        <w:pStyle w:val="Code"/>
        <w:rPr>
          <w:highlight w:val="white"/>
        </w:rPr>
      </w:pPr>
      <w:r w:rsidRPr="00903DBA">
        <w:rPr>
          <w:highlight w:val="white"/>
        </w:rPr>
        <w:t xml:space="preserve">        AddAssemblyCode(assemblyCodeList, AssemblyOperator.add,</w:t>
      </w:r>
    </w:p>
    <w:p w14:paraId="1AFE739D" w14:textId="77777777" w:rsidR="00AF5631" w:rsidRPr="00903DBA" w:rsidRDefault="00AF5631" w:rsidP="00AF5631">
      <w:pPr>
        <w:pStyle w:val="Code"/>
        <w:rPr>
          <w:highlight w:val="white"/>
        </w:rPr>
      </w:pPr>
      <w:r w:rsidRPr="00903DBA">
        <w:rPr>
          <w:highlight w:val="white"/>
        </w:rPr>
        <w:t xml:space="preserve">                        Register.bp, (BigInteger) 2);</w:t>
      </w:r>
    </w:p>
    <w:p w14:paraId="2EA6191D" w14:textId="77777777" w:rsidR="00AF5631" w:rsidRPr="00903DBA" w:rsidRDefault="00AF5631" w:rsidP="00AF5631">
      <w:pPr>
        <w:pStyle w:val="Code"/>
        <w:rPr>
          <w:highlight w:val="white"/>
        </w:rPr>
      </w:pPr>
      <w:r w:rsidRPr="00903DBA">
        <w:rPr>
          <w:highlight w:val="white"/>
        </w:rPr>
        <w:t xml:space="preserve">        AddAssemblyCode(assemblyCodeList, AssemblyOperator.mov_word,</w:t>
      </w:r>
    </w:p>
    <w:p w14:paraId="351E4786" w14:textId="77777777" w:rsidR="00AF5631" w:rsidRPr="00903DBA" w:rsidRDefault="00AF5631" w:rsidP="00AF5631">
      <w:pPr>
        <w:pStyle w:val="Code"/>
        <w:rPr>
          <w:highlight w:val="white"/>
        </w:rPr>
      </w:pPr>
      <w:r w:rsidRPr="00903DBA">
        <w:rPr>
          <w:highlight w:val="white"/>
        </w:rPr>
        <w:t xml:space="preserve">                        Register.bp, 0, BigInteger.Zero);</w:t>
      </w:r>
    </w:p>
    <w:p w14:paraId="65AABF49"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62794B07" w14:textId="77777777" w:rsidR="00AF5631" w:rsidRPr="00903DBA" w:rsidRDefault="00AF5631" w:rsidP="00AF5631">
      <w:pPr>
        <w:pStyle w:val="Code"/>
        <w:rPr>
          <w:highlight w:val="white"/>
        </w:rPr>
      </w:pPr>
      <w:r w:rsidRPr="00903DBA">
        <w:rPr>
          <w:highlight w:val="white"/>
        </w:rPr>
        <w:t xml:space="preserve">                        Register.bp, 6, Register.ax);</w:t>
      </w:r>
    </w:p>
    <w:p w14:paraId="624040E1"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5605E2CF" w14:textId="77777777" w:rsidR="00AF5631" w:rsidRPr="00903DBA" w:rsidRDefault="00AF5631" w:rsidP="00AF5631">
      <w:pPr>
        <w:pStyle w:val="Code"/>
        <w:rPr>
          <w:highlight w:val="white"/>
        </w:rPr>
      </w:pPr>
      <w:r w:rsidRPr="00903DBA">
        <w:rPr>
          <w:highlight w:val="white"/>
        </w:rPr>
        <w:t xml:space="preserve">                        Register.bp, 8, Register.si);</w:t>
      </w:r>
    </w:p>
    <w:p w14:paraId="3ADB0EB1" w14:textId="77777777" w:rsidR="00AF5631" w:rsidRPr="00903DBA" w:rsidRDefault="00AF5631" w:rsidP="00AF5631">
      <w:pPr>
        <w:pStyle w:val="Code"/>
        <w:rPr>
          <w:highlight w:val="white"/>
        </w:rPr>
      </w:pPr>
    </w:p>
    <w:p w14:paraId="00CF80EF" w14:textId="77777777" w:rsidR="00AF5631" w:rsidRPr="00903DBA" w:rsidRDefault="00AF5631" w:rsidP="00AF5631">
      <w:pPr>
        <w:pStyle w:val="Code"/>
        <w:rPr>
          <w:highlight w:val="white"/>
        </w:rPr>
      </w:pPr>
      <w:r w:rsidRPr="00903DBA">
        <w:rPr>
          <w:highlight w:val="white"/>
        </w:rPr>
        <w:t xml:space="preserve">        List&lt;byte&gt; byteList = new List&lt;byte&gt;();</w:t>
      </w:r>
    </w:p>
    <w:p w14:paraId="33920221" w14:textId="77777777" w:rsidR="00AF5631" w:rsidRPr="00903DBA" w:rsidRDefault="00AF5631" w:rsidP="00AF5631">
      <w:pPr>
        <w:pStyle w:val="Code"/>
        <w:rPr>
          <w:highlight w:val="white"/>
        </w:rPr>
      </w:pPr>
      <w:r w:rsidRPr="00903DBA">
        <w:rPr>
          <w:highlight w:val="white"/>
        </w:rPr>
        <w:t xml:space="preserve">        IDictionary&lt;int, string&gt; accessMap = new Dictionary&lt;int, string&gt;();</w:t>
      </w:r>
    </w:p>
    <w:p w14:paraId="03687366" w14:textId="77777777" w:rsidR="00AF5631" w:rsidRPr="00903DBA" w:rsidRDefault="00AF5631" w:rsidP="00AF5631">
      <w:pPr>
        <w:pStyle w:val="Code"/>
        <w:rPr>
          <w:highlight w:val="white"/>
        </w:rPr>
      </w:pPr>
      <w:r w:rsidRPr="00903DBA">
        <w:rPr>
          <w:highlight w:val="white"/>
        </w:rPr>
        <w:t xml:space="preserve">        IDictionary&lt;int, string&gt; callMap = new Dictionary&lt;int, string&gt;();</w:t>
      </w:r>
    </w:p>
    <w:p w14:paraId="591FD300" w14:textId="77777777" w:rsidR="00AF5631" w:rsidRPr="00903DBA" w:rsidRDefault="00AF5631" w:rsidP="00AF5631">
      <w:pPr>
        <w:pStyle w:val="Code"/>
        <w:rPr>
          <w:highlight w:val="white"/>
        </w:rPr>
      </w:pPr>
      <w:r w:rsidRPr="00903DBA">
        <w:rPr>
          <w:highlight w:val="white"/>
        </w:rPr>
        <w:t xml:space="preserve">        ISet&lt;int&gt; returnSet = new HashSet&lt;int&gt;();</w:t>
      </w:r>
    </w:p>
    <w:p w14:paraId="34EE9F60" w14:textId="77777777" w:rsidR="00AF5631" w:rsidRPr="00903DBA" w:rsidRDefault="00AF5631" w:rsidP="00AF5631">
      <w:pPr>
        <w:pStyle w:val="Code"/>
        <w:rPr>
          <w:highlight w:val="white"/>
        </w:rPr>
      </w:pPr>
      <w:r w:rsidRPr="00903DBA">
        <w:rPr>
          <w:highlight w:val="white"/>
        </w:rPr>
        <w:t xml:space="preserve">        AssemblyCodeGenerator.</w:t>
      </w:r>
    </w:p>
    <w:p w14:paraId="4164E51D" w14:textId="77777777" w:rsidR="00AF5631" w:rsidRPr="00903DBA" w:rsidRDefault="00AF5631" w:rsidP="00AF5631">
      <w:pPr>
        <w:pStyle w:val="Code"/>
        <w:rPr>
          <w:highlight w:val="white"/>
        </w:rPr>
      </w:pPr>
      <w:r w:rsidRPr="00903DBA">
        <w:rPr>
          <w:highlight w:val="white"/>
        </w:rPr>
        <w:t xml:space="preserve">          GenerateTargetWindows(assemblyCodeList, byteList,</w:t>
      </w:r>
    </w:p>
    <w:p w14:paraId="56B66F10" w14:textId="77777777" w:rsidR="00AF5631" w:rsidRPr="00903DBA" w:rsidRDefault="00AF5631" w:rsidP="00AF5631">
      <w:pPr>
        <w:pStyle w:val="Code"/>
        <w:rPr>
          <w:highlight w:val="white"/>
        </w:rPr>
      </w:pPr>
      <w:r w:rsidRPr="00903DBA">
        <w:rPr>
          <w:highlight w:val="white"/>
        </w:rPr>
        <w:t xml:space="preserve">                                accessMap, callMap, returnSet);</w:t>
      </w:r>
    </w:p>
    <w:p w14:paraId="2FCF9760" w14:textId="77777777" w:rsidR="00AF5631" w:rsidRPr="00903DBA" w:rsidRDefault="00AF5631" w:rsidP="00AF5631">
      <w:pPr>
        <w:pStyle w:val="Code"/>
        <w:rPr>
          <w:highlight w:val="white"/>
        </w:rPr>
      </w:pPr>
      <w:r w:rsidRPr="00903DBA">
        <w:rPr>
          <w:highlight w:val="white"/>
        </w:rPr>
        <w:t xml:space="preserve">        StaticSymbol staticSymbol =</w:t>
      </w:r>
    </w:p>
    <w:p w14:paraId="49EEFA31" w14:textId="77777777" w:rsidR="00AF5631" w:rsidRPr="00903DBA" w:rsidRDefault="00AF5631" w:rsidP="00AF5631">
      <w:pPr>
        <w:pStyle w:val="Code"/>
        <w:rPr>
          <w:highlight w:val="white"/>
        </w:rPr>
      </w:pPr>
      <w:r w:rsidRPr="00903DBA">
        <w:rPr>
          <w:highlight w:val="white"/>
        </w:rPr>
        <w:t xml:space="preserve">          new StaticSymbolWindows(AssemblyCodeGenerator.ArgsName, byteList,</w:t>
      </w:r>
    </w:p>
    <w:p w14:paraId="70010C1B" w14:textId="77777777" w:rsidR="00AF5631" w:rsidRPr="00903DBA" w:rsidRDefault="00AF5631" w:rsidP="00AF5631">
      <w:pPr>
        <w:pStyle w:val="Code"/>
        <w:rPr>
          <w:highlight w:val="white"/>
        </w:rPr>
      </w:pPr>
      <w:r w:rsidRPr="00903DBA">
        <w:rPr>
          <w:highlight w:val="white"/>
        </w:rPr>
        <w:t xml:space="preserve">                                  accessMap, callMap, returnSet);</w:t>
      </w:r>
    </w:p>
    <w:p w14:paraId="733A4DA2" w14:textId="3FF9B0F9" w:rsidR="00AF5631" w:rsidRPr="00903DBA" w:rsidRDefault="00AF5631" w:rsidP="00AF5631">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Add(staticSymbol);</w:t>
      </w:r>
    </w:p>
    <w:p w14:paraId="75E8B4A9" w14:textId="47A21678" w:rsidR="00AF5631" w:rsidRPr="00903DBA" w:rsidRDefault="00AF5631" w:rsidP="00AF5631">
      <w:pPr>
        <w:pStyle w:val="Code"/>
        <w:rPr>
          <w:highlight w:val="white"/>
        </w:rPr>
      </w:pPr>
      <w:r w:rsidRPr="00903DBA">
        <w:rPr>
          <w:highlight w:val="white"/>
        </w:rPr>
        <w:t xml:space="preserve">      }</w:t>
      </w:r>
    </w:p>
    <w:p w14:paraId="77BC834B" w14:textId="5D81B585" w:rsidR="00825462" w:rsidRPr="00903DBA" w:rsidRDefault="00825462" w:rsidP="00825462">
      <w:pPr>
        <w:pStyle w:val="Code"/>
        <w:rPr>
          <w:highlight w:val="white"/>
        </w:rPr>
      </w:pPr>
      <w:r w:rsidRPr="00903DBA">
        <w:rPr>
          <w:highlight w:val="white"/>
        </w:rPr>
        <w:t xml:space="preserve">    }</w:t>
      </w:r>
    </w:p>
    <w:p w14:paraId="2BB5A61D" w14:textId="77777777" w:rsidR="00614EB1" w:rsidRPr="00903DBA" w:rsidRDefault="00614EB1" w:rsidP="00614EB1">
      <w:pPr>
        <w:pStyle w:val="Rubrik3"/>
        <w:numPr>
          <w:ilvl w:val="2"/>
          <w:numId w:val="158"/>
        </w:numPr>
        <w:rPr>
          <w:highlight w:val="white"/>
        </w:rPr>
      </w:pPr>
      <w:bookmarkStart w:id="472" w:name="_Toc57656117"/>
      <w:r w:rsidRPr="00903DBA">
        <w:rPr>
          <w:highlight w:val="white"/>
        </w:rPr>
        <w:t>Windows Jump Info</w:t>
      </w:r>
      <w:bookmarkEnd w:id="472"/>
    </w:p>
    <w:p w14:paraId="72B28385" w14:textId="05916C9E" w:rsidR="00614EB1" w:rsidRPr="00903DBA" w:rsidRDefault="00614EB1" w:rsidP="00614EB1">
      <w:pPr>
        <w:rPr>
          <w:highlight w:val="white"/>
        </w:rPr>
      </w:pPr>
      <w:r w:rsidRPr="00903DBA">
        <w:rPr>
          <w:highlight w:val="white"/>
        </w:rPr>
        <w:t xml:space="preserve">The </w:t>
      </w:r>
      <w:r w:rsidRPr="00903DBA">
        <w:rPr>
          <w:rStyle w:val="KeyWord0"/>
          <w:highlight w:val="white"/>
        </w:rPr>
        <w:t>WindowsJumpInfo</w:t>
      </w:r>
      <w:r w:rsidRPr="00903DBA">
        <w:rPr>
          <w:highlight w:val="white"/>
        </w:rPr>
        <w:t xml:space="preserve"> method </w:t>
      </w:r>
      <w:r w:rsidR="00C221C4">
        <w:rPr>
          <w:highlight w:val="white"/>
        </w:rPr>
        <w:t xml:space="preserve">first </w:t>
      </w:r>
      <w:r w:rsidRPr="00903DBA">
        <w:rPr>
          <w:highlight w:val="white"/>
        </w:rPr>
        <w:t xml:space="preserve">changes the jump addresses from middle code line numbers to assembly code line numbers, and then to relative byte size addresses. To begin with we need the </w:t>
      </w:r>
      <w:r w:rsidRPr="00903DBA">
        <w:rPr>
          <w:rStyle w:val="KeyWord0"/>
          <w:highlight w:val="white"/>
        </w:rPr>
        <w:t>middleToAssemblyMap</w:t>
      </w:r>
      <w:r w:rsidRPr="00903DBA">
        <w:rPr>
          <w:highlight w:val="white"/>
        </w:rPr>
        <w:t xml:space="preserve"> map to keep track of the assembly code addresses.</w:t>
      </w:r>
    </w:p>
    <w:p w14:paraId="18034316" w14:textId="77777777" w:rsidR="009A15FB" w:rsidRPr="00903DBA" w:rsidRDefault="009A15FB" w:rsidP="009A15FB">
      <w:pPr>
        <w:pStyle w:val="CodeHeader"/>
        <w:rPr>
          <w:highlight w:val="white"/>
        </w:rPr>
      </w:pPr>
      <w:r w:rsidRPr="00903DBA">
        <w:rPr>
          <w:highlight w:val="white"/>
        </w:rPr>
        <w:t>AssemblyCodeGenerator.cs</w:t>
      </w:r>
    </w:p>
    <w:p w14:paraId="456C6F1D" w14:textId="77777777" w:rsidR="00614EB1" w:rsidRPr="00903DBA" w:rsidRDefault="00614EB1" w:rsidP="00614EB1">
      <w:pPr>
        <w:pStyle w:val="Code"/>
        <w:rPr>
          <w:highlight w:val="white"/>
        </w:rPr>
      </w:pPr>
      <w:r w:rsidRPr="00903DBA">
        <w:rPr>
          <w:highlight w:val="white"/>
        </w:rPr>
        <w:t xml:space="preserve">    private void WindowsJumpInfo() {</w:t>
      </w:r>
    </w:p>
    <w:p w14:paraId="6BEF97A8" w14:textId="77777777" w:rsidR="00614EB1" w:rsidRPr="00903DBA" w:rsidRDefault="00614EB1" w:rsidP="00614EB1">
      <w:pPr>
        <w:pStyle w:val="Code"/>
        <w:rPr>
          <w:highlight w:val="white"/>
        </w:rPr>
      </w:pPr>
      <w:r w:rsidRPr="00903DBA">
        <w:rPr>
          <w:highlight w:val="white"/>
        </w:rPr>
        <w:t xml:space="preserve">      IDictionary&lt;int,int&gt; middleToAssemblyMap = new Dictionary&lt;int,int&gt;();</w:t>
      </w:r>
    </w:p>
    <w:p w14:paraId="6199E5FD" w14:textId="2D3A978D" w:rsidR="00614EB1" w:rsidRPr="00903DBA" w:rsidRDefault="00614EB1" w:rsidP="00614EB1">
      <w:pPr>
        <w:rPr>
          <w:highlight w:val="white"/>
        </w:rPr>
      </w:pPr>
      <w:r w:rsidRPr="00903DBA">
        <w:rPr>
          <w:highlight w:val="white"/>
        </w:rPr>
        <w:t xml:space="preserve">We iterate through the assembly code list and add the assembly code line number each time we encounter a new-middle-code instruction. We really need just the line numbers of first of the assembly line that corresponds to a middle code instruction, since all jumps are to those addresses. </w:t>
      </w:r>
    </w:p>
    <w:p w14:paraId="681912B8" w14:textId="77777777" w:rsidR="00614EB1" w:rsidRPr="00903DBA" w:rsidRDefault="00614EB1" w:rsidP="00614EB1">
      <w:pPr>
        <w:pStyle w:val="Code"/>
        <w:rPr>
          <w:highlight w:val="white"/>
        </w:rPr>
      </w:pPr>
      <w:r w:rsidRPr="00903DBA">
        <w:rPr>
          <w:highlight w:val="white"/>
        </w:rPr>
        <w:lastRenderedPageBreak/>
        <w:t xml:space="preserve">      for (int assemblyIndex = 0;</w:t>
      </w:r>
    </w:p>
    <w:p w14:paraId="24F007B2" w14:textId="77777777" w:rsidR="00614EB1" w:rsidRPr="00903DBA" w:rsidRDefault="00614EB1" w:rsidP="00614EB1">
      <w:pPr>
        <w:pStyle w:val="Code"/>
        <w:rPr>
          <w:highlight w:val="white"/>
        </w:rPr>
      </w:pPr>
      <w:r w:rsidRPr="00903DBA">
        <w:rPr>
          <w:highlight w:val="white"/>
        </w:rPr>
        <w:t xml:space="preserve">           assemblyIndex &lt; m_assemblyCodeList.Count; ++assemblyIndex) {</w:t>
      </w:r>
    </w:p>
    <w:p w14:paraId="2763EBE4" w14:textId="77777777" w:rsidR="00614EB1" w:rsidRPr="00903DBA" w:rsidRDefault="00614EB1" w:rsidP="00614EB1">
      <w:pPr>
        <w:pStyle w:val="Code"/>
        <w:rPr>
          <w:highlight w:val="white"/>
        </w:rPr>
      </w:pPr>
      <w:r w:rsidRPr="00903DBA">
        <w:rPr>
          <w:highlight w:val="white"/>
        </w:rPr>
        <w:t xml:space="preserve">        AssemblyCode assemblyCode = m_assemblyCodeList[assemblyIndex];</w:t>
      </w:r>
    </w:p>
    <w:p w14:paraId="3F5D5475" w14:textId="77777777" w:rsidR="00614EB1" w:rsidRPr="00903DBA" w:rsidRDefault="00614EB1" w:rsidP="00614EB1">
      <w:pPr>
        <w:pStyle w:val="Code"/>
        <w:rPr>
          <w:highlight w:val="white"/>
        </w:rPr>
      </w:pPr>
    </w:p>
    <w:p w14:paraId="7A7DE30B" w14:textId="77777777" w:rsidR="00614EB1" w:rsidRPr="00903DBA" w:rsidRDefault="00614EB1" w:rsidP="00614EB1">
      <w:pPr>
        <w:pStyle w:val="Code"/>
        <w:rPr>
          <w:highlight w:val="white"/>
        </w:rPr>
      </w:pPr>
      <w:r w:rsidRPr="00903DBA">
        <w:rPr>
          <w:highlight w:val="white"/>
        </w:rPr>
        <w:t xml:space="preserve">        if (assemblyCode.Operator == AssemblyOperator.new_middle_code) {</w:t>
      </w:r>
    </w:p>
    <w:p w14:paraId="4A7C1555" w14:textId="77777777" w:rsidR="00614EB1" w:rsidRPr="00903DBA" w:rsidRDefault="00614EB1" w:rsidP="00614EB1">
      <w:pPr>
        <w:pStyle w:val="Code"/>
        <w:rPr>
          <w:highlight w:val="white"/>
        </w:rPr>
      </w:pPr>
      <w:r w:rsidRPr="00903DBA">
        <w:rPr>
          <w:highlight w:val="white"/>
        </w:rPr>
        <w:t xml:space="preserve">          int middleIndex = (int) assemblyCode[0];</w:t>
      </w:r>
    </w:p>
    <w:p w14:paraId="154B2CEE" w14:textId="77777777" w:rsidR="00614EB1" w:rsidRPr="00903DBA" w:rsidRDefault="00614EB1" w:rsidP="00614EB1">
      <w:pPr>
        <w:pStyle w:val="Code"/>
        <w:rPr>
          <w:highlight w:val="white"/>
        </w:rPr>
      </w:pPr>
      <w:r w:rsidRPr="00903DBA">
        <w:rPr>
          <w:highlight w:val="white"/>
        </w:rPr>
        <w:t xml:space="preserve">          middleToAssemblyMap.Add(middleIndex, assemblyIndex);</w:t>
      </w:r>
    </w:p>
    <w:p w14:paraId="00077225" w14:textId="77777777" w:rsidR="00614EB1" w:rsidRPr="00903DBA" w:rsidRDefault="00614EB1" w:rsidP="00614EB1">
      <w:pPr>
        <w:pStyle w:val="Code"/>
        <w:rPr>
          <w:highlight w:val="white"/>
        </w:rPr>
      </w:pPr>
      <w:r w:rsidRPr="00903DBA">
        <w:rPr>
          <w:highlight w:val="white"/>
        </w:rPr>
        <w:t xml:space="preserve">          assemblyCode.Operator = AssemblyOperator.empty;</w:t>
      </w:r>
    </w:p>
    <w:p w14:paraId="38B29416" w14:textId="77777777" w:rsidR="00614EB1" w:rsidRPr="00903DBA" w:rsidRDefault="00614EB1" w:rsidP="00614EB1">
      <w:pPr>
        <w:pStyle w:val="Code"/>
        <w:rPr>
          <w:highlight w:val="white"/>
        </w:rPr>
      </w:pPr>
      <w:r w:rsidRPr="00903DBA">
        <w:rPr>
          <w:highlight w:val="white"/>
        </w:rPr>
        <w:t xml:space="preserve">        }</w:t>
      </w:r>
    </w:p>
    <w:p w14:paraId="35E7F4FF" w14:textId="77777777" w:rsidR="00614EB1" w:rsidRPr="00903DBA" w:rsidRDefault="00614EB1" w:rsidP="00614EB1">
      <w:pPr>
        <w:pStyle w:val="Code"/>
        <w:rPr>
          <w:highlight w:val="white"/>
        </w:rPr>
      </w:pPr>
      <w:r w:rsidRPr="00903DBA">
        <w:rPr>
          <w:highlight w:val="white"/>
        </w:rPr>
        <w:t xml:space="preserve">      }</w:t>
      </w:r>
    </w:p>
    <w:p w14:paraId="1EAEBC6C" w14:textId="77777777" w:rsidR="00614EB1" w:rsidRPr="00903DBA" w:rsidRDefault="00614EB1" w:rsidP="00614EB1">
      <w:pPr>
        <w:rPr>
          <w:highlight w:val="white"/>
        </w:rPr>
      </w:pPr>
      <w:r w:rsidRPr="00903DBA">
        <w:rPr>
          <w:highlight w:val="white"/>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903DBA" w:rsidRDefault="00614EB1" w:rsidP="00614EB1">
      <w:pPr>
        <w:pStyle w:val="Code"/>
        <w:rPr>
          <w:highlight w:val="white"/>
        </w:rPr>
      </w:pPr>
      <w:r w:rsidRPr="00903DBA">
        <w:rPr>
          <w:highlight w:val="white"/>
        </w:rPr>
        <w:t xml:space="preserve">      for (int line = 0; line &lt; m_assemblyCodeList.Count; ++line) {</w:t>
      </w:r>
    </w:p>
    <w:p w14:paraId="1A6C2B13" w14:textId="77777777" w:rsidR="00614EB1" w:rsidRPr="00903DBA" w:rsidRDefault="00614EB1" w:rsidP="00614EB1">
      <w:pPr>
        <w:pStyle w:val="Code"/>
        <w:rPr>
          <w:highlight w:val="white"/>
        </w:rPr>
      </w:pPr>
      <w:r w:rsidRPr="00903DBA">
        <w:rPr>
          <w:highlight w:val="white"/>
        </w:rPr>
        <w:t xml:space="preserve">        AssemblyCode assemblyCode = m_assemblyCodeList[line];</w:t>
      </w:r>
    </w:p>
    <w:p w14:paraId="42BD477A" w14:textId="77777777" w:rsidR="00614EB1" w:rsidRPr="00903DBA" w:rsidRDefault="00614EB1" w:rsidP="0078288A">
      <w:pPr>
        <w:pStyle w:val="Code"/>
        <w:rPr>
          <w:highlight w:val="white"/>
        </w:rPr>
      </w:pPr>
    </w:p>
    <w:p w14:paraId="1E9BE102" w14:textId="56C925CE" w:rsidR="006F0ABE" w:rsidRPr="00903DBA" w:rsidRDefault="0078288A" w:rsidP="0078288A">
      <w:pPr>
        <w:pStyle w:val="Code"/>
        <w:rPr>
          <w:highlight w:val="white"/>
        </w:rPr>
      </w:pPr>
      <w:r w:rsidRPr="00903DBA">
        <w:rPr>
          <w:highlight w:val="white"/>
        </w:rPr>
        <w:t xml:space="preserve">        if (</w:t>
      </w:r>
      <w:r w:rsidR="00E1527F" w:rsidRPr="00903DBA">
        <w:rPr>
          <w:highlight w:val="white"/>
        </w:rPr>
        <w:t>/*</w:t>
      </w:r>
      <w:r w:rsidRPr="00903DBA">
        <w:rPr>
          <w:highlight w:val="white"/>
        </w:rPr>
        <w:t>(assemblyCode[0] == null) &amp;&amp;</w:t>
      </w:r>
      <w:r w:rsidR="00E1527F" w:rsidRPr="00903DBA">
        <w:rPr>
          <w:highlight w:val="white"/>
        </w:rPr>
        <w:t>*/</w:t>
      </w:r>
      <w:r w:rsidR="006F0ABE" w:rsidRPr="00903DBA">
        <w:rPr>
          <w:highlight w:val="white"/>
        </w:rPr>
        <w:t xml:space="preserve"> !(assemblyCode[1] is int) &amp;&amp;</w:t>
      </w:r>
    </w:p>
    <w:p w14:paraId="4E80EA33" w14:textId="77777777" w:rsidR="0078288A" w:rsidRPr="00903DBA" w:rsidRDefault="0078288A" w:rsidP="0078288A">
      <w:pPr>
        <w:pStyle w:val="Code"/>
        <w:rPr>
          <w:highlight w:val="white"/>
        </w:rPr>
      </w:pPr>
      <w:r w:rsidRPr="00903DBA">
        <w:rPr>
          <w:highlight w:val="white"/>
        </w:rPr>
        <w:t xml:space="preserve">            (assemblyCode.IsRelationNotRegister() ||</w:t>
      </w:r>
    </w:p>
    <w:p w14:paraId="42A598B8" w14:textId="77777777" w:rsidR="0078288A" w:rsidRPr="00903DBA" w:rsidRDefault="0078288A" w:rsidP="0078288A">
      <w:pPr>
        <w:pStyle w:val="Code"/>
        <w:rPr>
          <w:highlight w:val="white"/>
        </w:rPr>
      </w:pPr>
      <w:r w:rsidRPr="00903DBA">
        <w:rPr>
          <w:highlight w:val="white"/>
        </w:rPr>
        <w:t xml:space="preserve">             assemblyCode.IsJumpNotRegister())) {</w:t>
      </w:r>
    </w:p>
    <w:p w14:paraId="75122B24" w14:textId="15942F4C" w:rsidR="0078288A" w:rsidRPr="00903DBA" w:rsidRDefault="0078288A" w:rsidP="0078288A">
      <w:pPr>
        <w:pStyle w:val="Code"/>
        <w:rPr>
          <w:highlight w:val="white"/>
        </w:rPr>
      </w:pPr>
      <w:r w:rsidRPr="00903DBA">
        <w:rPr>
          <w:highlight w:val="white"/>
        </w:rPr>
        <w:t xml:space="preserve">          int middleTarget = (int) assemblyCode[2];</w:t>
      </w:r>
    </w:p>
    <w:p w14:paraId="550DFF56" w14:textId="6F8B5C8F" w:rsidR="0078288A" w:rsidRPr="00903DBA" w:rsidRDefault="0078288A" w:rsidP="0078288A">
      <w:pPr>
        <w:pStyle w:val="Code"/>
        <w:rPr>
          <w:highlight w:val="white"/>
        </w:rPr>
      </w:pPr>
      <w:r w:rsidRPr="00903DBA">
        <w:rPr>
          <w:highlight w:val="white"/>
        </w:rPr>
        <w:t xml:space="preserve">          assemblyCode[1] = middleToAssemblyMap[middleTarget];</w:t>
      </w:r>
    </w:p>
    <w:p w14:paraId="2292A47E" w14:textId="77777777" w:rsidR="0078288A" w:rsidRPr="00903DBA" w:rsidRDefault="0078288A" w:rsidP="0078288A">
      <w:pPr>
        <w:pStyle w:val="Code"/>
        <w:rPr>
          <w:highlight w:val="white"/>
        </w:rPr>
      </w:pPr>
      <w:r w:rsidRPr="00903DBA">
        <w:rPr>
          <w:highlight w:val="white"/>
        </w:rPr>
        <w:t xml:space="preserve">        }</w:t>
      </w:r>
    </w:p>
    <w:p w14:paraId="076A829E" w14:textId="77777777" w:rsidR="00614EB1" w:rsidRPr="00903DBA" w:rsidRDefault="00614EB1" w:rsidP="00614EB1">
      <w:pPr>
        <w:pStyle w:val="Code"/>
        <w:rPr>
          <w:highlight w:val="white"/>
        </w:rPr>
      </w:pPr>
      <w:r w:rsidRPr="00903DBA">
        <w:rPr>
          <w:highlight w:val="white"/>
        </w:rPr>
        <w:t xml:space="preserve">      }</w:t>
      </w:r>
    </w:p>
    <w:p w14:paraId="1C21A152" w14:textId="77777777" w:rsidR="00614EB1" w:rsidRPr="00903DBA" w:rsidRDefault="00614EB1" w:rsidP="00614EB1">
      <w:pPr>
        <w:rPr>
          <w:highlight w:val="white"/>
        </w:rPr>
      </w:pPr>
      <w:r w:rsidRPr="00903DBA">
        <w:rPr>
          <w:highlight w:val="white"/>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4CBC7FA1" w:rsidR="00614EB1" w:rsidRPr="00903DBA" w:rsidRDefault="00614EB1" w:rsidP="00614EB1">
      <w:pPr>
        <w:rPr>
          <w:highlight w:val="white"/>
        </w:rPr>
      </w:pPr>
      <w:r w:rsidRPr="00903DBA">
        <w:rPr>
          <w:highlight w:val="white"/>
        </w:rPr>
        <w:t xml:space="preserve">First, we need the </w:t>
      </w:r>
      <w:r w:rsidRPr="00903DBA">
        <w:rPr>
          <w:rStyle w:val="KeyWord0"/>
          <w:highlight w:val="white"/>
        </w:rPr>
        <w:t>assemblyToByteMap</w:t>
      </w:r>
      <w:r w:rsidRPr="00903DBA">
        <w:rPr>
          <w:highlight w:val="white"/>
        </w:rPr>
        <w:t xml:space="preserve"> map to keep track of the address of each assembly code instruction, counted in bytes from the beginning of the code. Then we iterate through the assembly code list and add the byte address</w:t>
      </w:r>
      <w:r w:rsidR="006F3B85">
        <w:rPr>
          <w:highlight w:val="white"/>
        </w:rPr>
        <w:t xml:space="preserve"> of</w:t>
      </w:r>
      <w:r w:rsidRPr="00903DBA">
        <w:rPr>
          <w:highlight w:val="white"/>
        </w:rPr>
        <w:t xml:space="preserve"> each instruction. At the moment, all jump instruction</w:t>
      </w:r>
      <w:r w:rsidR="006F3B85">
        <w:rPr>
          <w:highlight w:val="white"/>
        </w:rPr>
        <w:t>s</w:t>
      </w:r>
      <w:r w:rsidRPr="00903DBA">
        <w:rPr>
          <w:highlight w:val="white"/>
        </w:rPr>
        <w:t xml:space="preserve"> are equally large (in bytes), but that may change later on.</w:t>
      </w:r>
    </w:p>
    <w:p w14:paraId="34561959" w14:textId="77777777" w:rsidR="00614EB1" w:rsidRPr="00903DBA" w:rsidRDefault="00614EB1" w:rsidP="00614EB1">
      <w:pPr>
        <w:pStyle w:val="Code"/>
        <w:rPr>
          <w:highlight w:val="white"/>
        </w:rPr>
      </w:pPr>
      <w:r w:rsidRPr="00903DBA">
        <w:rPr>
          <w:highlight w:val="white"/>
        </w:rPr>
        <w:t xml:space="preserve">      IDictionary&lt;int,int&gt; assemblyToByteMap = new Dictionary&lt;int,int&gt;();</w:t>
      </w:r>
    </w:p>
    <w:p w14:paraId="66173369" w14:textId="77777777" w:rsidR="00614EB1" w:rsidRPr="00903DBA" w:rsidRDefault="00614EB1" w:rsidP="00614EB1">
      <w:pPr>
        <w:pStyle w:val="Code"/>
        <w:rPr>
          <w:highlight w:val="white"/>
        </w:rPr>
      </w:pPr>
    </w:p>
    <w:p w14:paraId="231C394F" w14:textId="77777777" w:rsidR="00614EB1" w:rsidRPr="00903DBA" w:rsidRDefault="00614EB1" w:rsidP="00614EB1">
      <w:pPr>
        <w:pStyle w:val="Code"/>
        <w:rPr>
          <w:highlight w:val="white"/>
        </w:rPr>
      </w:pPr>
      <w:r w:rsidRPr="00903DBA">
        <w:rPr>
          <w:highlight w:val="white"/>
        </w:rPr>
        <w:t xml:space="preserve">      { int byteSize = 0, line = 0;</w:t>
      </w:r>
    </w:p>
    <w:p w14:paraId="0CCF5056" w14:textId="77777777" w:rsidR="00614EB1" w:rsidRPr="00903DBA" w:rsidRDefault="00614EB1" w:rsidP="00614EB1">
      <w:pPr>
        <w:pStyle w:val="Code"/>
        <w:rPr>
          <w:highlight w:val="white"/>
        </w:rPr>
      </w:pPr>
      <w:r w:rsidRPr="00903DBA">
        <w:rPr>
          <w:highlight w:val="white"/>
        </w:rPr>
        <w:t xml:space="preserve">        foreach (AssemblyCode assemblyCode in m_assemblyCodeList) {</w:t>
      </w:r>
    </w:p>
    <w:p w14:paraId="0849B568" w14:textId="77777777" w:rsidR="00614EB1" w:rsidRPr="00903DBA" w:rsidRDefault="00614EB1" w:rsidP="00614EB1">
      <w:pPr>
        <w:pStyle w:val="Code"/>
        <w:rPr>
          <w:highlight w:val="white"/>
        </w:rPr>
      </w:pPr>
      <w:r w:rsidRPr="00903DBA">
        <w:rPr>
          <w:highlight w:val="white"/>
        </w:rPr>
        <w:t xml:space="preserve">          assemblyToByteMap.Add(line++, byteSize);</w:t>
      </w:r>
    </w:p>
    <w:p w14:paraId="0EC1192C" w14:textId="77777777" w:rsidR="00614EB1" w:rsidRPr="00903DBA" w:rsidRDefault="00614EB1" w:rsidP="00614EB1">
      <w:pPr>
        <w:pStyle w:val="Code"/>
        <w:rPr>
          <w:highlight w:val="white"/>
        </w:rPr>
      </w:pPr>
      <w:r w:rsidRPr="00903DBA">
        <w:rPr>
          <w:highlight w:val="white"/>
        </w:rPr>
        <w:t xml:space="preserve">  </w:t>
      </w:r>
    </w:p>
    <w:p w14:paraId="20EF5DEA" w14:textId="77777777" w:rsidR="00614EB1" w:rsidRPr="00903DBA" w:rsidRDefault="00614EB1" w:rsidP="00614EB1">
      <w:pPr>
        <w:pStyle w:val="Code"/>
        <w:rPr>
          <w:highlight w:val="white"/>
        </w:rPr>
      </w:pPr>
      <w:r w:rsidRPr="00903DBA">
        <w:rPr>
          <w:highlight w:val="white"/>
        </w:rPr>
        <w:t xml:space="preserve">          if (!(assemblyCode.IsRelationNotRegister() ||</w:t>
      </w:r>
    </w:p>
    <w:p w14:paraId="19F2A4F0" w14:textId="77777777" w:rsidR="00614EB1" w:rsidRPr="00903DBA" w:rsidRDefault="00614EB1" w:rsidP="00614EB1">
      <w:pPr>
        <w:pStyle w:val="Code"/>
        <w:rPr>
          <w:highlight w:val="white"/>
        </w:rPr>
      </w:pPr>
      <w:r w:rsidRPr="00903DBA">
        <w:rPr>
          <w:highlight w:val="white"/>
        </w:rPr>
        <w:t xml:space="preserve">                assemblyCode.IsJumpNotRegister())) {</w:t>
      </w:r>
    </w:p>
    <w:p w14:paraId="0CAE573E" w14:textId="77777777" w:rsidR="00614EB1" w:rsidRPr="00903DBA" w:rsidRDefault="00614EB1" w:rsidP="00614EB1">
      <w:pPr>
        <w:pStyle w:val="Code"/>
        <w:rPr>
          <w:highlight w:val="white"/>
        </w:rPr>
      </w:pPr>
      <w:r w:rsidRPr="00903DBA">
        <w:rPr>
          <w:highlight w:val="white"/>
        </w:rPr>
        <w:t xml:space="preserve">            byteSize += assemblyCode.ByteList().Count;</w:t>
      </w:r>
    </w:p>
    <w:p w14:paraId="1755A703" w14:textId="77777777" w:rsidR="00614EB1" w:rsidRPr="00903DBA" w:rsidRDefault="00614EB1" w:rsidP="00614EB1">
      <w:pPr>
        <w:pStyle w:val="Code"/>
        <w:rPr>
          <w:highlight w:val="white"/>
        </w:rPr>
      </w:pPr>
      <w:r w:rsidRPr="00903DBA">
        <w:rPr>
          <w:highlight w:val="white"/>
        </w:rPr>
        <w:t xml:space="preserve">          }</w:t>
      </w:r>
    </w:p>
    <w:p w14:paraId="4BF4EE7D" w14:textId="77777777" w:rsidR="00614EB1" w:rsidRPr="00903DBA" w:rsidRDefault="00614EB1" w:rsidP="00614EB1">
      <w:pPr>
        <w:pStyle w:val="Code"/>
        <w:rPr>
          <w:highlight w:val="white"/>
        </w:rPr>
      </w:pPr>
      <w:r w:rsidRPr="00903DBA">
        <w:rPr>
          <w:highlight w:val="white"/>
        </w:rPr>
        <w:t xml:space="preserve">        }</w:t>
      </w:r>
    </w:p>
    <w:p w14:paraId="0E6E076E" w14:textId="77777777" w:rsidR="00614EB1" w:rsidRPr="00903DBA" w:rsidRDefault="00614EB1" w:rsidP="00614EB1">
      <w:pPr>
        <w:pStyle w:val="Code"/>
        <w:rPr>
          <w:highlight w:val="white"/>
        </w:rPr>
      </w:pPr>
      <w:r w:rsidRPr="00903DBA">
        <w:rPr>
          <w:highlight w:val="white"/>
        </w:rPr>
        <w:t xml:space="preserve">        assemblyToByteMap.Add(m_assemblyCodeList.Count, byteSize);</w:t>
      </w:r>
    </w:p>
    <w:p w14:paraId="2E1FCE85" w14:textId="77777777" w:rsidR="00614EB1" w:rsidRPr="00903DBA" w:rsidRDefault="00614EB1" w:rsidP="00614EB1">
      <w:pPr>
        <w:pStyle w:val="Code"/>
        <w:rPr>
          <w:highlight w:val="white"/>
        </w:rPr>
      </w:pPr>
      <w:r w:rsidRPr="00903DBA">
        <w:rPr>
          <w:highlight w:val="white"/>
        </w:rPr>
        <w:t xml:space="preserve">      }</w:t>
      </w:r>
    </w:p>
    <w:p w14:paraId="154289B4" w14:textId="77777777" w:rsidR="00614EB1" w:rsidRPr="00903DBA" w:rsidRDefault="00614EB1" w:rsidP="00614EB1">
      <w:pPr>
        <w:rPr>
          <w:highlight w:val="white"/>
        </w:rPr>
      </w:pPr>
      <w:r w:rsidRPr="00903DBA">
        <w:rPr>
          <w:highlight w:val="white"/>
        </w:rPr>
        <w:t>When we change the assembly code targets to relative byte targets, we may have to iterate several times because short jumps (between -128 and 127, inclusive) instructions are smaller than long jumps instructions. At the beginning, all jumps are long jumps, but some of them may be changed to short jump during the iteration.</w:t>
      </w:r>
    </w:p>
    <w:p w14:paraId="34A97983" w14:textId="77777777" w:rsidR="00614EB1" w:rsidRPr="00903DBA" w:rsidRDefault="00614EB1" w:rsidP="00614EB1">
      <w:pPr>
        <w:pStyle w:val="Code"/>
        <w:rPr>
          <w:highlight w:val="white"/>
        </w:rPr>
      </w:pPr>
      <w:r w:rsidRPr="00903DBA">
        <w:rPr>
          <w:highlight w:val="white"/>
        </w:rPr>
        <w:t xml:space="preserve">      while (true) {</w:t>
      </w:r>
    </w:p>
    <w:p w14:paraId="64A75621" w14:textId="77777777" w:rsidR="00614EB1" w:rsidRPr="00903DBA" w:rsidRDefault="00614EB1" w:rsidP="00614EB1">
      <w:pPr>
        <w:pStyle w:val="Code"/>
        <w:rPr>
          <w:highlight w:val="white"/>
        </w:rPr>
      </w:pPr>
      <w:r w:rsidRPr="00903DBA">
        <w:rPr>
          <w:highlight w:val="white"/>
        </w:rPr>
        <w:t xml:space="preserve">        for (int line = 0; line &lt; (m_assemblyCodeList.Count - 1); ++line) {</w:t>
      </w:r>
    </w:p>
    <w:p w14:paraId="02A00B08" w14:textId="77777777" w:rsidR="00614EB1" w:rsidRPr="00903DBA" w:rsidRDefault="00614EB1" w:rsidP="00614EB1">
      <w:pPr>
        <w:pStyle w:val="Code"/>
        <w:rPr>
          <w:highlight w:val="white"/>
        </w:rPr>
      </w:pPr>
      <w:r w:rsidRPr="00903DBA">
        <w:rPr>
          <w:highlight w:val="white"/>
        </w:rPr>
        <w:lastRenderedPageBreak/>
        <w:t xml:space="preserve">          AssemblyCode thisCode = m_assemblyCodeList[line],</w:t>
      </w:r>
    </w:p>
    <w:p w14:paraId="50D3D99E" w14:textId="77777777" w:rsidR="00614EB1" w:rsidRPr="00903DBA" w:rsidRDefault="00614EB1" w:rsidP="00614EB1">
      <w:pPr>
        <w:pStyle w:val="Code"/>
        <w:rPr>
          <w:highlight w:val="white"/>
        </w:rPr>
      </w:pPr>
      <w:r w:rsidRPr="00903DBA">
        <w:rPr>
          <w:highlight w:val="white"/>
        </w:rPr>
        <w:t xml:space="preserve">                       nextCode = m_assemblyCodeList[line + 1];</w:t>
      </w:r>
    </w:p>
    <w:p w14:paraId="6A506694" w14:textId="77777777" w:rsidR="00614EB1" w:rsidRPr="00903DBA" w:rsidRDefault="00614EB1" w:rsidP="006466C4">
      <w:pPr>
        <w:pStyle w:val="Code"/>
        <w:rPr>
          <w:highlight w:val="white"/>
        </w:rPr>
      </w:pPr>
    </w:p>
    <w:p w14:paraId="5AE01809" w14:textId="3FCE3526" w:rsidR="006466C4" w:rsidRPr="00903DBA" w:rsidRDefault="006466C4" w:rsidP="006466C4">
      <w:pPr>
        <w:pStyle w:val="Code"/>
        <w:rPr>
          <w:highlight w:val="white"/>
        </w:rPr>
      </w:pPr>
      <w:r w:rsidRPr="00903DBA">
        <w:rPr>
          <w:highlight w:val="white"/>
        </w:rPr>
        <w:t xml:space="preserve">          if (</w:t>
      </w:r>
      <w:r w:rsidR="00E1527F" w:rsidRPr="00903DBA">
        <w:rPr>
          <w:highlight w:val="white"/>
        </w:rPr>
        <w:t>/*</w:t>
      </w:r>
      <w:r w:rsidRPr="00903DBA">
        <w:rPr>
          <w:highlight w:val="white"/>
        </w:rPr>
        <w:t>(thisCode[0] == null) &amp;&amp;</w:t>
      </w:r>
      <w:r w:rsidR="00F34CEB" w:rsidRPr="00903DBA">
        <w:rPr>
          <w:highlight w:val="white"/>
        </w:rPr>
        <w:t xml:space="preserve"> */</w:t>
      </w:r>
    </w:p>
    <w:p w14:paraId="6206E8C9" w14:textId="77777777" w:rsidR="006466C4" w:rsidRPr="00903DBA" w:rsidRDefault="006466C4" w:rsidP="006466C4">
      <w:pPr>
        <w:pStyle w:val="Code"/>
        <w:rPr>
          <w:highlight w:val="white"/>
        </w:rPr>
      </w:pPr>
      <w:r w:rsidRPr="00903DBA">
        <w:rPr>
          <w:highlight w:val="white"/>
        </w:rPr>
        <w:t xml:space="preserve">              (thisCode.IsRelationNotRegister() ||</w:t>
      </w:r>
    </w:p>
    <w:p w14:paraId="3E1D46DA" w14:textId="3A76F641" w:rsidR="006466C4" w:rsidRPr="00903DBA" w:rsidRDefault="006466C4" w:rsidP="006466C4">
      <w:pPr>
        <w:pStyle w:val="Code"/>
        <w:rPr>
          <w:highlight w:val="white"/>
        </w:rPr>
      </w:pPr>
      <w:r w:rsidRPr="00903DBA">
        <w:rPr>
          <w:highlight w:val="white"/>
        </w:rPr>
        <w:t xml:space="preserve">               thisCode.IsJumpNotRegister())) {</w:t>
      </w:r>
    </w:p>
    <w:p w14:paraId="19A9E936" w14:textId="77777777" w:rsidR="00614EB1" w:rsidRPr="00903DBA" w:rsidRDefault="00614EB1" w:rsidP="00614EB1">
      <w:pPr>
        <w:pStyle w:val="Code"/>
        <w:rPr>
          <w:highlight w:val="white"/>
        </w:rPr>
      </w:pPr>
      <w:r w:rsidRPr="00903DBA">
        <w:rPr>
          <w:highlight w:val="white"/>
        </w:rPr>
        <w:t xml:space="preserve">            int assemblyTarget = (int) thisCode[1];</w:t>
      </w:r>
    </w:p>
    <w:p w14:paraId="26646EAC" w14:textId="77777777" w:rsidR="00614EB1" w:rsidRPr="00903DBA" w:rsidRDefault="00614EB1" w:rsidP="00614EB1">
      <w:pPr>
        <w:rPr>
          <w:highlight w:val="white"/>
        </w:rPr>
      </w:pPr>
      <w:r w:rsidRPr="00903DBA">
        <w:rPr>
          <w:highlight w:val="white"/>
        </w:rPr>
        <w:t xml:space="preserve">The </w:t>
      </w:r>
      <w:r w:rsidRPr="00903DBA">
        <w:rPr>
          <w:rStyle w:val="KeyWord0"/>
          <w:highlight w:val="white"/>
        </w:rPr>
        <w:t>byteSource</w:t>
      </w:r>
      <w:r w:rsidRPr="00903DBA">
        <w:rPr>
          <w:highlight w:val="white"/>
        </w:rPr>
        <w:t xml:space="preserve"> variable is the byte address of the target assembly instruction following the current instruction, </w:t>
      </w:r>
      <w:r w:rsidRPr="00903DBA">
        <w:rPr>
          <w:rStyle w:val="KeyWord0"/>
          <w:highlight w:val="white"/>
        </w:rPr>
        <w:t>byteTarget</w:t>
      </w:r>
      <w:r w:rsidRPr="00903DBA">
        <w:rPr>
          <w:highlight w:val="white"/>
        </w:rPr>
        <w:t xml:space="preserve"> is the byte address of the target instruction, and </w:t>
      </w:r>
      <w:r w:rsidRPr="00903DBA">
        <w:rPr>
          <w:rStyle w:val="KeyWord0"/>
          <w:highlight w:val="white"/>
        </w:rPr>
        <w:t>byteDistance</w:t>
      </w:r>
      <w:r w:rsidRPr="00903DBA">
        <w:rPr>
          <w:highlight w:val="white"/>
        </w:rPr>
        <w:t xml:space="preserve"> is difference between </w:t>
      </w:r>
      <w:r w:rsidRPr="00903DBA">
        <w:rPr>
          <w:rStyle w:val="KeyWord0"/>
          <w:highlight w:val="white"/>
        </w:rPr>
        <w:t>byteTarget</w:t>
      </w:r>
      <w:r w:rsidRPr="00903DBA">
        <w:rPr>
          <w:highlight w:val="white"/>
        </w:rPr>
        <w:t xml:space="preserve"> and </w:t>
      </w:r>
      <w:r w:rsidRPr="00903DBA">
        <w:rPr>
          <w:rStyle w:val="KeyWord0"/>
          <w:highlight w:val="white"/>
        </w:rPr>
        <w:t>byteSource</w:t>
      </w:r>
      <w:r w:rsidRPr="00903DBA">
        <w:rPr>
          <w:highlight w:val="white"/>
        </w:rPr>
        <w:t>, which becomes the final target address.</w:t>
      </w:r>
    </w:p>
    <w:p w14:paraId="75F67CD8" w14:textId="77777777" w:rsidR="00614EB1" w:rsidRPr="00903DBA" w:rsidRDefault="00614EB1" w:rsidP="00614EB1">
      <w:pPr>
        <w:pStyle w:val="Code"/>
        <w:rPr>
          <w:highlight w:val="white"/>
        </w:rPr>
      </w:pPr>
      <w:r w:rsidRPr="00903DBA">
        <w:rPr>
          <w:highlight w:val="white"/>
        </w:rPr>
        <w:t xml:space="preserve">            int byteSource = assemblyToByteMap[line + 1],</w:t>
      </w:r>
    </w:p>
    <w:p w14:paraId="0C206BCC" w14:textId="77777777" w:rsidR="00614EB1" w:rsidRPr="00903DBA" w:rsidRDefault="00614EB1" w:rsidP="00614EB1">
      <w:pPr>
        <w:pStyle w:val="Code"/>
        <w:rPr>
          <w:highlight w:val="white"/>
        </w:rPr>
      </w:pPr>
      <w:r w:rsidRPr="00903DBA">
        <w:rPr>
          <w:highlight w:val="white"/>
        </w:rPr>
        <w:t xml:space="preserve">                byteTarget = assemblyToByteMap[assemblyTarget];</w:t>
      </w:r>
    </w:p>
    <w:p w14:paraId="52D4385E" w14:textId="77777777" w:rsidR="00614EB1" w:rsidRPr="00903DBA" w:rsidRDefault="00614EB1" w:rsidP="00614EB1">
      <w:pPr>
        <w:pStyle w:val="Code"/>
        <w:rPr>
          <w:highlight w:val="white"/>
        </w:rPr>
      </w:pPr>
      <w:r w:rsidRPr="00903DBA">
        <w:rPr>
          <w:highlight w:val="white"/>
        </w:rPr>
        <w:t xml:space="preserve">            int byteDistance = byteTarget - byteSource;</w:t>
      </w:r>
    </w:p>
    <w:p w14:paraId="32833E06" w14:textId="77777777" w:rsidR="00614EB1" w:rsidRPr="00903DBA" w:rsidRDefault="00614EB1" w:rsidP="00614EB1">
      <w:pPr>
        <w:pStyle w:val="Code"/>
        <w:rPr>
          <w:highlight w:val="white"/>
        </w:rPr>
      </w:pPr>
      <w:r w:rsidRPr="00903DBA">
        <w:rPr>
          <w:highlight w:val="white"/>
        </w:rPr>
        <w:t xml:space="preserve">            Assert.ErrorXXX(byteDistance != 0);</w:t>
      </w:r>
    </w:p>
    <w:p w14:paraId="6FEF37C8" w14:textId="77777777" w:rsidR="00614EB1" w:rsidRPr="00903DBA" w:rsidRDefault="00614EB1" w:rsidP="00614EB1">
      <w:pPr>
        <w:pStyle w:val="Code"/>
        <w:rPr>
          <w:highlight w:val="white"/>
        </w:rPr>
      </w:pPr>
      <w:r w:rsidRPr="00903DBA">
        <w:rPr>
          <w:highlight w:val="white"/>
        </w:rPr>
        <w:t xml:space="preserve">            thisCode[0] = byteDistance;</w:t>
      </w:r>
    </w:p>
    <w:p w14:paraId="473BD80F" w14:textId="77777777" w:rsidR="00614EB1" w:rsidRPr="00903DBA" w:rsidRDefault="00614EB1" w:rsidP="00614EB1">
      <w:pPr>
        <w:pStyle w:val="Code"/>
        <w:rPr>
          <w:highlight w:val="white"/>
        </w:rPr>
      </w:pPr>
      <w:r w:rsidRPr="00903DBA">
        <w:rPr>
          <w:highlight w:val="white"/>
        </w:rPr>
        <w:t xml:space="preserve">          }</w:t>
      </w:r>
    </w:p>
    <w:p w14:paraId="5DDCA092" w14:textId="77777777" w:rsidR="00614EB1" w:rsidRPr="00903DBA" w:rsidRDefault="00614EB1" w:rsidP="00614EB1">
      <w:pPr>
        <w:pStyle w:val="Code"/>
        <w:rPr>
          <w:highlight w:val="white"/>
        </w:rPr>
      </w:pPr>
      <w:r w:rsidRPr="00903DBA">
        <w:rPr>
          <w:highlight w:val="white"/>
        </w:rPr>
        <w:t xml:space="preserve">        }</w:t>
      </w:r>
    </w:p>
    <w:p w14:paraId="7408FB2B" w14:textId="77777777" w:rsidR="00614EB1" w:rsidRPr="00903DBA" w:rsidRDefault="00614EB1" w:rsidP="00614EB1">
      <w:pPr>
        <w:rPr>
          <w:highlight w:val="white"/>
        </w:rPr>
      </w:pPr>
      <w:r w:rsidRPr="00903DBA">
        <w:rPr>
          <w:highlight w:val="white"/>
        </w:rPr>
        <w:t xml:space="preserve">When the jump instruction has been given proper target address, we iterate through the assembly list and update the </w:t>
      </w:r>
      <w:r w:rsidRPr="00903DBA">
        <w:rPr>
          <w:rStyle w:val="KeyWord0"/>
          <w:highlight w:val="white"/>
        </w:rPr>
        <w:t>assemblyToByteMap</w:t>
      </w:r>
      <w:r w:rsidRPr="00903DBA">
        <w:rPr>
          <w:highlight w:val="white"/>
        </w:rPr>
        <w:t xml:space="preserve">. Some byte address may have been changed because some long jump instructions have been changed to short jump instructions. If any address has been changed, </w:t>
      </w:r>
      <w:r w:rsidRPr="00903DBA">
        <w:rPr>
          <w:rStyle w:val="KeyWord0"/>
          <w:highlight w:val="white"/>
        </w:rPr>
        <w:t>update</w:t>
      </w:r>
      <w:r w:rsidRPr="00903DBA">
        <w:rPr>
          <w:highlight w:val="white"/>
        </w:rPr>
        <w:t xml:space="preserve"> is set to true and the overall loop will perform another iteration.</w:t>
      </w:r>
    </w:p>
    <w:p w14:paraId="1798A3AC" w14:textId="77777777" w:rsidR="00614EB1" w:rsidRPr="00903DBA" w:rsidRDefault="00614EB1" w:rsidP="00614EB1">
      <w:pPr>
        <w:pStyle w:val="Code"/>
        <w:rPr>
          <w:highlight w:val="white"/>
        </w:rPr>
      </w:pPr>
      <w:r w:rsidRPr="00903DBA">
        <w:rPr>
          <w:highlight w:val="white"/>
        </w:rPr>
        <w:t xml:space="preserve">        bool update = false;</w:t>
      </w:r>
    </w:p>
    <w:p w14:paraId="55CBCB7C" w14:textId="77777777" w:rsidR="00614EB1" w:rsidRPr="00903DBA" w:rsidRDefault="00614EB1" w:rsidP="00614EB1">
      <w:pPr>
        <w:pStyle w:val="Code"/>
        <w:rPr>
          <w:highlight w:val="white"/>
        </w:rPr>
      </w:pPr>
      <w:r w:rsidRPr="00903DBA">
        <w:rPr>
          <w:highlight w:val="white"/>
        </w:rPr>
        <w:t xml:space="preserve">        { int byteSize = 0, line = 0;</w:t>
      </w:r>
    </w:p>
    <w:p w14:paraId="064A3143" w14:textId="77777777" w:rsidR="00614EB1" w:rsidRPr="00903DBA" w:rsidRDefault="00614EB1" w:rsidP="00614EB1">
      <w:pPr>
        <w:pStyle w:val="Code"/>
        <w:rPr>
          <w:highlight w:val="white"/>
        </w:rPr>
      </w:pPr>
      <w:r w:rsidRPr="00903DBA">
        <w:rPr>
          <w:highlight w:val="white"/>
        </w:rPr>
        <w:t xml:space="preserve">          foreach (AssemblyCode objectCode in m_assemblyCodeList) {</w:t>
      </w:r>
    </w:p>
    <w:p w14:paraId="67508951" w14:textId="77777777" w:rsidR="00614EB1" w:rsidRPr="00903DBA" w:rsidRDefault="00614EB1" w:rsidP="00614EB1">
      <w:pPr>
        <w:pStyle w:val="Code"/>
        <w:rPr>
          <w:highlight w:val="white"/>
        </w:rPr>
      </w:pPr>
      <w:r w:rsidRPr="00903DBA">
        <w:rPr>
          <w:highlight w:val="white"/>
        </w:rPr>
        <w:t xml:space="preserve">            if (assemblyToByteMap[line] != byteSize) {</w:t>
      </w:r>
    </w:p>
    <w:p w14:paraId="17B0C830" w14:textId="77777777" w:rsidR="00614EB1" w:rsidRPr="00903DBA" w:rsidRDefault="00614EB1" w:rsidP="00614EB1">
      <w:pPr>
        <w:pStyle w:val="Code"/>
        <w:rPr>
          <w:highlight w:val="white"/>
        </w:rPr>
      </w:pPr>
      <w:r w:rsidRPr="00903DBA">
        <w:rPr>
          <w:highlight w:val="white"/>
        </w:rPr>
        <w:t xml:space="preserve">              assemblyToByteMap[line] = byteSize;</w:t>
      </w:r>
    </w:p>
    <w:p w14:paraId="73FC9228" w14:textId="77777777" w:rsidR="00614EB1" w:rsidRPr="00903DBA" w:rsidRDefault="00614EB1" w:rsidP="00614EB1">
      <w:pPr>
        <w:pStyle w:val="Code"/>
        <w:rPr>
          <w:highlight w:val="white"/>
        </w:rPr>
      </w:pPr>
      <w:r w:rsidRPr="00903DBA">
        <w:rPr>
          <w:highlight w:val="white"/>
        </w:rPr>
        <w:t xml:space="preserve">              update = true;</w:t>
      </w:r>
    </w:p>
    <w:p w14:paraId="3B7FF5A1" w14:textId="77777777" w:rsidR="00614EB1" w:rsidRPr="00903DBA" w:rsidRDefault="00614EB1" w:rsidP="00614EB1">
      <w:pPr>
        <w:pStyle w:val="Code"/>
        <w:rPr>
          <w:highlight w:val="white"/>
        </w:rPr>
      </w:pPr>
      <w:r w:rsidRPr="00903DBA">
        <w:rPr>
          <w:highlight w:val="white"/>
        </w:rPr>
        <w:t xml:space="preserve">            }</w:t>
      </w:r>
    </w:p>
    <w:p w14:paraId="36FEE6F3" w14:textId="77777777" w:rsidR="00614EB1" w:rsidRPr="00903DBA" w:rsidRDefault="00614EB1" w:rsidP="00614EB1">
      <w:pPr>
        <w:pStyle w:val="Code"/>
        <w:rPr>
          <w:highlight w:val="white"/>
        </w:rPr>
      </w:pPr>
      <w:r w:rsidRPr="00903DBA">
        <w:rPr>
          <w:highlight w:val="white"/>
        </w:rPr>
        <w:t xml:space="preserve">            </w:t>
      </w:r>
    </w:p>
    <w:p w14:paraId="6BEEBA5D" w14:textId="77777777" w:rsidR="00614EB1" w:rsidRPr="00903DBA" w:rsidRDefault="00614EB1" w:rsidP="00614EB1">
      <w:pPr>
        <w:pStyle w:val="Code"/>
        <w:rPr>
          <w:highlight w:val="white"/>
        </w:rPr>
      </w:pPr>
      <w:r w:rsidRPr="00903DBA">
        <w:rPr>
          <w:highlight w:val="white"/>
        </w:rPr>
        <w:t xml:space="preserve">            byteSize += objectCode.ByteList().Count;</w:t>
      </w:r>
    </w:p>
    <w:p w14:paraId="40706391" w14:textId="77777777" w:rsidR="00614EB1" w:rsidRPr="00903DBA" w:rsidRDefault="00614EB1" w:rsidP="00614EB1">
      <w:pPr>
        <w:pStyle w:val="Code"/>
        <w:rPr>
          <w:highlight w:val="white"/>
        </w:rPr>
      </w:pPr>
      <w:r w:rsidRPr="00903DBA">
        <w:rPr>
          <w:highlight w:val="white"/>
        </w:rPr>
        <w:t xml:space="preserve">            ++line;</w:t>
      </w:r>
    </w:p>
    <w:p w14:paraId="32A88D2A" w14:textId="77777777" w:rsidR="00614EB1" w:rsidRPr="00903DBA" w:rsidRDefault="00614EB1" w:rsidP="00614EB1">
      <w:pPr>
        <w:pStyle w:val="Code"/>
        <w:rPr>
          <w:highlight w:val="white"/>
        </w:rPr>
      </w:pPr>
      <w:r w:rsidRPr="00903DBA">
        <w:rPr>
          <w:highlight w:val="white"/>
        </w:rPr>
        <w:t xml:space="preserve">          }</w:t>
      </w:r>
    </w:p>
    <w:p w14:paraId="073C55C9" w14:textId="77777777" w:rsidR="00614EB1" w:rsidRPr="00903DBA" w:rsidRDefault="00614EB1" w:rsidP="00614EB1">
      <w:pPr>
        <w:pStyle w:val="Code"/>
        <w:rPr>
          <w:highlight w:val="white"/>
        </w:rPr>
      </w:pPr>
      <w:r w:rsidRPr="00903DBA">
        <w:rPr>
          <w:highlight w:val="white"/>
        </w:rPr>
        <w:t xml:space="preserve">        }</w:t>
      </w:r>
    </w:p>
    <w:p w14:paraId="30B3A51C" w14:textId="19C180AC" w:rsidR="00614EB1" w:rsidRPr="00903DBA" w:rsidRDefault="00614EB1" w:rsidP="00614EB1">
      <w:pPr>
        <w:rPr>
          <w:highlight w:val="white"/>
        </w:rPr>
      </w:pPr>
      <w:r w:rsidRPr="00903DBA">
        <w:rPr>
          <w:highlight w:val="white"/>
        </w:rPr>
        <w:t xml:space="preserve">If nothing has been changed from the previous iteration, every assembly jump instruction holds the correct target </w:t>
      </w:r>
      <w:r w:rsidR="006F3B85" w:rsidRPr="00903DBA">
        <w:rPr>
          <w:highlight w:val="white"/>
        </w:rPr>
        <w:t>address,</w:t>
      </w:r>
      <w:r w:rsidRPr="00903DBA">
        <w:rPr>
          <w:highlight w:val="white"/>
        </w:rPr>
        <w:t xml:space="preserve"> and we break the loop.</w:t>
      </w:r>
    </w:p>
    <w:p w14:paraId="76D1F9A3" w14:textId="77777777" w:rsidR="00614EB1" w:rsidRPr="00903DBA" w:rsidRDefault="00614EB1" w:rsidP="00614EB1">
      <w:pPr>
        <w:pStyle w:val="Code"/>
        <w:rPr>
          <w:highlight w:val="white"/>
        </w:rPr>
      </w:pPr>
      <w:r w:rsidRPr="00903DBA">
        <w:rPr>
          <w:highlight w:val="white"/>
        </w:rPr>
        <w:t xml:space="preserve">        if (!update) {</w:t>
      </w:r>
    </w:p>
    <w:p w14:paraId="7062D394" w14:textId="77777777" w:rsidR="00614EB1" w:rsidRPr="00903DBA" w:rsidRDefault="00614EB1" w:rsidP="00614EB1">
      <w:pPr>
        <w:pStyle w:val="Code"/>
        <w:rPr>
          <w:highlight w:val="white"/>
        </w:rPr>
      </w:pPr>
      <w:r w:rsidRPr="00903DBA">
        <w:rPr>
          <w:highlight w:val="white"/>
        </w:rPr>
        <w:t xml:space="preserve">          break;</w:t>
      </w:r>
    </w:p>
    <w:p w14:paraId="1A5BCE3A" w14:textId="77777777" w:rsidR="00614EB1" w:rsidRPr="00903DBA" w:rsidRDefault="00614EB1" w:rsidP="00614EB1">
      <w:pPr>
        <w:pStyle w:val="Code"/>
        <w:rPr>
          <w:highlight w:val="white"/>
        </w:rPr>
      </w:pPr>
      <w:r w:rsidRPr="00903DBA">
        <w:rPr>
          <w:highlight w:val="white"/>
        </w:rPr>
        <w:t xml:space="preserve">        }</w:t>
      </w:r>
    </w:p>
    <w:p w14:paraId="4F034B7B" w14:textId="77777777" w:rsidR="00614EB1" w:rsidRPr="00903DBA" w:rsidRDefault="00614EB1" w:rsidP="00614EB1">
      <w:pPr>
        <w:pStyle w:val="Code"/>
        <w:rPr>
          <w:highlight w:val="white"/>
        </w:rPr>
      </w:pPr>
      <w:r w:rsidRPr="00903DBA">
        <w:rPr>
          <w:highlight w:val="white"/>
        </w:rPr>
        <w:t xml:space="preserve">      }</w:t>
      </w:r>
    </w:p>
    <w:p w14:paraId="4C73814E" w14:textId="77777777" w:rsidR="00614EB1" w:rsidRPr="00903DBA" w:rsidRDefault="00614EB1" w:rsidP="00614EB1">
      <w:pPr>
        <w:rPr>
          <w:highlight w:val="white"/>
        </w:rPr>
      </w:pPr>
      <w:r w:rsidRPr="00903DBA">
        <w:rPr>
          <w:highlight w:val="white"/>
        </w:rPr>
        <w:t xml:space="preserve">Finally, we need to iterate through the assembly code list, and change the return addresses in the same way as the byte target addresses above. </w:t>
      </w:r>
    </w:p>
    <w:p w14:paraId="06345C17" w14:textId="77777777" w:rsidR="00614EB1" w:rsidRPr="00903DBA" w:rsidRDefault="00614EB1" w:rsidP="00614EB1">
      <w:pPr>
        <w:pStyle w:val="Code"/>
        <w:rPr>
          <w:highlight w:val="white"/>
        </w:rPr>
      </w:pPr>
      <w:r w:rsidRPr="00903DBA">
        <w:rPr>
          <w:highlight w:val="white"/>
        </w:rPr>
        <w:t xml:space="preserve">      for (int line = 0; line &lt; m_assemblyCodeList.Count; ++line) {        </w:t>
      </w:r>
    </w:p>
    <w:p w14:paraId="21BD8E29" w14:textId="77777777" w:rsidR="00614EB1" w:rsidRPr="00903DBA" w:rsidRDefault="00614EB1" w:rsidP="00614EB1">
      <w:pPr>
        <w:pStyle w:val="Code"/>
        <w:rPr>
          <w:highlight w:val="white"/>
        </w:rPr>
      </w:pPr>
      <w:r w:rsidRPr="00903DBA">
        <w:rPr>
          <w:highlight w:val="white"/>
        </w:rPr>
        <w:t xml:space="preserve">        AssemblyCode assemblyCode = m_assemblyCodeList[line];</w:t>
      </w:r>
    </w:p>
    <w:p w14:paraId="00039064" w14:textId="77777777" w:rsidR="00614EB1" w:rsidRPr="00903DBA" w:rsidRDefault="00614EB1" w:rsidP="00614EB1">
      <w:pPr>
        <w:pStyle w:val="Code"/>
        <w:rPr>
          <w:highlight w:val="white"/>
        </w:rPr>
      </w:pPr>
    </w:p>
    <w:p w14:paraId="23C70979" w14:textId="77777777" w:rsidR="00614EB1" w:rsidRPr="00903DBA" w:rsidRDefault="00614EB1" w:rsidP="00614EB1">
      <w:pPr>
        <w:pStyle w:val="Code"/>
        <w:rPr>
          <w:highlight w:val="white"/>
        </w:rPr>
      </w:pPr>
      <w:r w:rsidRPr="00903DBA">
        <w:rPr>
          <w:highlight w:val="white"/>
        </w:rPr>
        <w:t xml:space="preserve">        if (assemblyCode.Operator == AssemblyOperator.return_address) {</w:t>
      </w:r>
    </w:p>
    <w:p w14:paraId="25C322D4" w14:textId="77777777" w:rsidR="00614EB1" w:rsidRPr="00903DBA" w:rsidRDefault="00614EB1" w:rsidP="00614EB1">
      <w:pPr>
        <w:pStyle w:val="Code"/>
        <w:rPr>
          <w:highlight w:val="white"/>
        </w:rPr>
      </w:pPr>
      <w:r w:rsidRPr="00903DBA">
        <w:rPr>
          <w:highlight w:val="white"/>
        </w:rPr>
        <w:t xml:space="preserve">          int middleAddress = (int) ((BigInteger) assemblyCode[2]);</w:t>
      </w:r>
    </w:p>
    <w:p w14:paraId="4A1BE556" w14:textId="77777777" w:rsidR="00614EB1" w:rsidRPr="00903DBA" w:rsidRDefault="00614EB1" w:rsidP="00614EB1">
      <w:pPr>
        <w:pStyle w:val="Code"/>
        <w:rPr>
          <w:highlight w:val="white"/>
        </w:rPr>
      </w:pPr>
      <w:r w:rsidRPr="00903DBA">
        <w:rPr>
          <w:highlight w:val="white"/>
        </w:rPr>
        <w:t xml:space="preserve">          int assemblyAddress = middleToAssemblyMap[middleAddress];</w:t>
      </w:r>
    </w:p>
    <w:p w14:paraId="2B39ECEC" w14:textId="77777777" w:rsidR="00614EB1" w:rsidRPr="00903DBA" w:rsidRDefault="00614EB1" w:rsidP="00614EB1">
      <w:pPr>
        <w:pStyle w:val="Code"/>
        <w:rPr>
          <w:highlight w:val="white"/>
        </w:rPr>
      </w:pPr>
      <w:r w:rsidRPr="00903DBA">
        <w:rPr>
          <w:highlight w:val="white"/>
        </w:rPr>
        <w:t xml:space="preserve">          int byteAddress = assemblyToByteMap[assemblyAddress];</w:t>
      </w:r>
    </w:p>
    <w:p w14:paraId="6842DF44" w14:textId="77777777" w:rsidR="00614EB1" w:rsidRPr="00903DBA" w:rsidRDefault="00614EB1" w:rsidP="00614EB1">
      <w:pPr>
        <w:pStyle w:val="Code"/>
        <w:rPr>
          <w:highlight w:val="white"/>
        </w:rPr>
      </w:pPr>
      <w:r w:rsidRPr="00903DBA">
        <w:rPr>
          <w:highlight w:val="white"/>
        </w:rPr>
        <w:t xml:space="preserve">          assemblyCode[2] = (BigInteger) byteAddress;</w:t>
      </w:r>
    </w:p>
    <w:p w14:paraId="687C231F" w14:textId="77777777" w:rsidR="00614EB1" w:rsidRPr="00903DBA" w:rsidRDefault="00614EB1" w:rsidP="00614EB1">
      <w:pPr>
        <w:pStyle w:val="Code"/>
        <w:rPr>
          <w:highlight w:val="white"/>
        </w:rPr>
      </w:pPr>
      <w:r w:rsidRPr="00903DBA">
        <w:rPr>
          <w:highlight w:val="white"/>
        </w:rPr>
        <w:t xml:space="preserve">        }</w:t>
      </w:r>
    </w:p>
    <w:p w14:paraId="7D5C39EB" w14:textId="77777777" w:rsidR="00614EB1" w:rsidRPr="00903DBA" w:rsidRDefault="00614EB1" w:rsidP="00614EB1">
      <w:pPr>
        <w:pStyle w:val="Code"/>
        <w:rPr>
          <w:highlight w:val="white"/>
        </w:rPr>
      </w:pPr>
      <w:r w:rsidRPr="00903DBA">
        <w:rPr>
          <w:highlight w:val="white"/>
        </w:rPr>
        <w:lastRenderedPageBreak/>
        <w:t xml:space="preserve">      }</w:t>
      </w:r>
    </w:p>
    <w:p w14:paraId="5626EE85" w14:textId="77777777" w:rsidR="00614EB1" w:rsidRPr="00903DBA" w:rsidRDefault="00614EB1" w:rsidP="00614EB1">
      <w:pPr>
        <w:pStyle w:val="Code"/>
        <w:rPr>
          <w:highlight w:val="white"/>
        </w:rPr>
      </w:pPr>
      <w:r w:rsidRPr="00903DBA">
        <w:rPr>
          <w:highlight w:val="white"/>
        </w:rPr>
        <w:t xml:space="preserve">    }</w:t>
      </w:r>
    </w:p>
    <w:p w14:paraId="2E9951CA" w14:textId="77777777" w:rsidR="00614EB1" w:rsidRPr="00903DBA" w:rsidRDefault="00614EB1" w:rsidP="00614EB1">
      <w:pPr>
        <w:pStyle w:val="Rubrik3"/>
        <w:rPr>
          <w:highlight w:val="white"/>
        </w:rPr>
      </w:pPr>
      <w:bookmarkStart w:id="473" w:name="_Toc57656118"/>
      <w:r w:rsidRPr="00903DBA">
        <w:rPr>
          <w:highlight w:val="white"/>
        </w:rPr>
        <w:t>Windows Byte List</w:t>
      </w:r>
      <w:bookmarkEnd w:id="473"/>
    </w:p>
    <w:p w14:paraId="4AE37452" w14:textId="683EBE19" w:rsidR="00614EB1" w:rsidRPr="00903DBA" w:rsidRDefault="00614EB1" w:rsidP="00614EB1">
      <w:pPr>
        <w:rPr>
          <w:highlight w:val="white"/>
        </w:rPr>
      </w:pPr>
      <w:r w:rsidRPr="00903DBA">
        <w:rPr>
          <w:highlight w:val="white"/>
        </w:rPr>
        <w:t xml:space="preserve">The </w:t>
      </w:r>
      <w:r w:rsidRPr="00903DBA">
        <w:rPr>
          <w:rStyle w:val="KeyWord0"/>
          <w:highlight w:val="white"/>
        </w:rPr>
        <w:t>WindowsByteList</w:t>
      </w:r>
      <w:r w:rsidRPr="00903DBA">
        <w:rPr>
          <w:highlight w:val="white"/>
        </w:rPr>
        <w:t xml:space="preserve"> method iterates through the assembly code list and generates the byte list for each instruction by calling </w:t>
      </w:r>
      <w:r w:rsidRPr="00903DBA">
        <w:rPr>
          <w:rStyle w:val="KeyWord0"/>
          <w:highlight w:val="white"/>
        </w:rPr>
        <w:t>ByteList</w:t>
      </w:r>
      <w:r w:rsidRPr="00903DBA">
        <w:rPr>
          <w:highlight w:val="white"/>
        </w:rPr>
        <w:t xml:space="preserve"> in </w:t>
      </w:r>
      <w:r w:rsidRPr="00903DBA">
        <w:rPr>
          <w:rStyle w:val="KeyWord0"/>
          <w:highlight w:val="white"/>
        </w:rPr>
        <w:t>AssemblyCode</w:t>
      </w:r>
      <w:r w:rsidRPr="00903DBA">
        <w:rPr>
          <w:highlight w:val="white"/>
        </w:rPr>
        <w:t xml:space="preserve">. It also adds names to the </w:t>
      </w:r>
      <w:r w:rsidRPr="00903DBA">
        <w:rPr>
          <w:rStyle w:val="KeyWord0"/>
          <w:highlight w:val="white"/>
        </w:rPr>
        <w:t>accessMap</w:t>
      </w:r>
      <w:r w:rsidRPr="00903DBA">
        <w:rPr>
          <w:highlight w:val="white"/>
        </w:rPr>
        <w:t xml:space="preserve">, </w:t>
      </w:r>
      <w:r w:rsidRPr="00903DBA">
        <w:rPr>
          <w:rStyle w:val="KeyWord0"/>
          <w:highlight w:val="white"/>
        </w:rPr>
        <w:t>callMap</w:t>
      </w:r>
      <w:r w:rsidRPr="00903DBA">
        <w:rPr>
          <w:highlight w:val="white"/>
        </w:rPr>
        <w:t xml:space="preserve">, and </w:t>
      </w:r>
      <w:r w:rsidRPr="00903DBA">
        <w:rPr>
          <w:rStyle w:val="KeyWord0"/>
          <w:highlight w:val="white"/>
        </w:rPr>
        <w:t>returnSet</w:t>
      </w:r>
      <w:r w:rsidRPr="00903DBA">
        <w:rPr>
          <w:highlight w:val="white"/>
        </w:rPr>
        <w:t xml:space="preserve"> parameters.</w:t>
      </w:r>
    </w:p>
    <w:p w14:paraId="4A0FA61D" w14:textId="3DDBBBD2" w:rsidR="00614EB1" w:rsidRPr="00903DBA" w:rsidRDefault="00614EB1" w:rsidP="00614EB1">
      <w:pPr>
        <w:pStyle w:val="CodeHeader"/>
        <w:rPr>
          <w:highlight w:val="white"/>
        </w:rPr>
      </w:pPr>
      <w:r w:rsidRPr="00903DBA">
        <w:rPr>
          <w:highlight w:val="white"/>
        </w:rPr>
        <w:t>AssemblyCodeGenerator.cs</w:t>
      </w:r>
    </w:p>
    <w:p w14:paraId="12F241A3" w14:textId="77777777" w:rsidR="00614EB1" w:rsidRPr="00903DBA" w:rsidRDefault="00614EB1" w:rsidP="00614EB1">
      <w:pPr>
        <w:pStyle w:val="Code"/>
        <w:rPr>
          <w:highlight w:val="white"/>
        </w:rPr>
      </w:pPr>
      <w:r w:rsidRPr="00903DBA">
        <w:rPr>
          <w:highlight w:val="white"/>
        </w:rPr>
        <w:t xml:space="preserve">    private void </w:t>
      </w:r>
      <w:bookmarkStart w:id="474" w:name="_Hlk51314142"/>
      <w:r w:rsidRPr="00903DBA">
        <w:rPr>
          <w:highlight w:val="white"/>
        </w:rPr>
        <w:t>WindowsByteList</w:t>
      </w:r>
      <w:bookmarkEnd w:id="474"/>
      <w:r w:rsidRPr="00903DBA">
        <w:rPr>
          <w:highlight w:val="white"/>
        </w:rPr>
        <w:t>(List&lt;byte&gt; byteList,</w:t>
      </w:r>
    </w:p>
    <w:p w14:paraId="72CCC781" w14:textId="77777777" w:rsidR="00614EB1" w:rsidRPr="00903DBA" w:rsidRDefault="00614EB1" w:rsidP="00614EB1">
      <w:pPr>
        <w:pStyle w:val="Code"/>
        <w:rPr>
          <w:highlight w:val="white"/>
        </w:rPr>
      </w:pPr>
      <w:r w:rsidRPr="00903DBA">
        <w:rPr>
          <w:highlight w:val="white"/>
        </w:rPr>
        <w:t xml:space="preserve">                                 IDictionary&lt;int,string&gt; accessMap,</w:t>
      </w:r>
    </w:p>
    <w:p w14:paraId="350E9008" w14:textId="77777777" w:rsidR="00614EB1" w:rsidRPr="00903DBA" w:rsidRDefault="00614EB1" w:rsidP="00614EB1">
      <w:pPr>
        <w:pStyle w:val="Code"/>
        <w:rPr>
          <w:highlight w:val="white"/>
        </w:rPr>
      </w:pPr>
      <w:r w:rsidRPr="00903DBA">
        <w:rPr>
          <w:highlight w:val="white"/>
        </w:rPr>
        <w:t xml:space="preserve">                                 IDictionary&lt;int,string&gt; callMap,</w:t>
      </w:r>
    </w:p>
    <w:p w14:paraId="0AB8599A" w14:textId="77777777" w:rsidR="00614EB1" w:rsidRPr="00903DBA" w:rsidRDefault="00614EB1" w:rsidP="00614EB1">
      <w:pPr>
        <w:pStyle w:val="Code"/>
        <w:rPr>
          <w:highlight w:val="white"/>
        </w:rPr>
      </w:pPr>
      <w:r w:rsidRPr="00903DBA">
        <w:rPr>
          <w:highlight w:val="white"/>
        </w:rPr>
        <w:t xml:space="preserve">                                 ISet&lt;int&gt; returnSet) {</w:t>
      </w:r>
    </w:p>
    <w:p w14:paraId="5D52227D" w14:textId="77777777" w:rsidR="00614EB1" w:rsidRPr="00903DBA" w:rsidRDefault="00614EB1" w:rsidP="00614EB1">
      <w:pPr>
        <w:pStyle w:val="Code"/>
        <w:rPr>
          <w:highlight w:val="white"/>
        </w:rPr>
      </w:pPr>
      <w:r w:rsidRPr="00903DBA">
        <w:rPr>
          <w:highlight w:val="white"/>
        </w:rPr>
        <w:t xml:space="preserve">      foreach (AssemblyCode assemblyCode in m_assemblyCodeList) {</w:t>
      </w:r>
    </w:p>
    <w:p w14:paraId="3302026F" w14:textId="77777777" w:rsidR="00614EB1" w:rsidRPr="00903DBA" w:rsidRDefault="00614EB1" w:rsidP="00614EB1">
      <w:pPr>
        <w:rPr>
          <w:highlight w:val="white"/>
        </w:rPr>
      </w:pPr>
      <w:r w:rsidRPr="00903DBA">
        <w:rPr>
          <w:highlight w:val="white"/>
        </w:rPr>
        <w:t>We add the byte list of the instruction to the byte list parameter.</w:t>
      </w:r>
    </w:p>
    <w:p w14:paraId="6F241AD0" w14:textId="77777777" w:rsidR="00614EB1" w:rsidRPr="00903DBA" w:rsidRDefault="00614EB1" w:rsidP="00614EB1">
      <w:pPr>
        <w:pStyle w:val="Code"/>
        <w:rPr>
          <w:highlight w:val="white"/>
        </w:rPr>
      </w:pPr>
      <w:r w:rsidRPr="00903DBA">
        <w:rPr>
          <w:highlight w:val="white"/>
        </w:rPr>
        <w:t xml:space="preserve">        byteList.AddRange(assemblyCode.ByteList());</w:t>
      </w:r>
    </w:p>
    <w:p w14:paraId="57258A22" w14:textId="77777777" w:rsidR="00614EB1" w:rsidRPr="00903DBA" w:rsidRDefault="00614EB1" w:rsidP="00614EB1">
      <w:pPr>
        <w:rPr>
          <w:highlight w:val="white"/>
        </w:rPr>
      </w:pPr>
      <w:r w:rsidRPr="00903DBA">
        <w:rPr>
          <w:highlight w:val="white"/>
        </w:rPr>
        <w:t>Unless the instruction is a label, comment, or zero sequence, we check whether there are any names in the code that shall be added to the access map or the call map, or the return set.</w:t>
      </w:r>
    </w:p>
    <w:p w14:paraId="56311BD5" w14:textId="77777777" w:rsidR="00614EB1" w:rsidRPr="00903DBA" w:rsidRDefault="00614EB1" w:rsidP="00614EB1">
      <w:pPr>
        <w:pStyle w:val="Code"/>
        <w:rPr>
          <w:highlight w:val="white"/>
        </w:rPr>
      </w:pPr>
      <w:r w:rsidRPr="00903DBA">
        <w:rPr>
          <w:highlight w:val="white"/>
        </w:rPr>
        <w:t xml:space="preserve">        if ((assemblyCode.Operator != AssemblyOperator.label) &amp;&amp;</w:t>
      </w:r>
    </w:p>
    <w:p w14:paraId="3505A048" w14:textId="77777777" w:rsidR="00614EB1" w:rsidRPr="00903DBA" w:rsidRDefault="00614EB1" w:rsidP="00614EB1">
      <w:pPr>
        <w:pStyle w:val="Code"/>
        <w:rPr>
          <w:highlight w:val="white"/>
        </w:rPr>
      </w:pPr>
      <w:r w:rsidRPr="00903DBA">
        <w:rPr>
          <w:highlight w:val="white"/>
        </w:rPr>
        <w:t xml:space="preserve">            (assemblyCode.Operator != AssemblyOperator.comment) &amp;&amp;</w:t>
      </w:r>
    </w:p>
    <w:p w14:paraId="33E2C532" w14:textId="77777777" w:rsidR="00614EB1" w:rsidRPr="00903DBA" w:rsidRDefault="00614EB1" w:rsidP="00614EB1">
      <w:pPr>
        <w:pStyle w:val="Code"/>
        <w:rPr>
          <w:highlight w:val="white"/>
        </w:rPr>
      </w:pPr>
      <w:r w:rsidRPr="00903DBA">
        <w:rPr>
          <w:highlight w:val="white"/>
        </w:rPr>
        <w:t xml:space="preserve">            (assemblyCode.Operator != AssemblyOperator.define_zero_sequence)){</w:t>
      </w:r>
    </w:p>
    <w:p w14:paraId="1DB3DD3E" w14:textId="77777777" w:rsidR="00614EB1" w:rsidRPr="00903DBA" w:rsidRDefault="00614EB1" w:rsidP="00614EB1">
      <w:pPr>
        <w:rPr>
          <w:highlight w:val="white"/>
        </w:rPr>
      </w:pPr>
      <w:r w:rsidRPr="00903DBA">
        <w:rPr>
          <w:highlight w:val="white"/>
        </w:rPr>
        <w:t>If the instruction is an address definition, we add its name to the access map.</w:t>
      </w:r>
    </w:p>
    <w:p w14:paraId="183B5158" w14:textId="77777777" w:rsidR="00614EB1" w:rsidRPr="00903DBA" w:rsidRDefault="00614EB1" w:rsidP="00614EB1">
      <w:pPr>
        <w:pStyle w:val="Code"/>
        <w:rPr>
          <w:highlight w:val="white"/>
        </w:rPr>
      </w:pPr>
      <w:r w:rsidRPr="00903DBA">
        <w:rPr>
          <w:highlight w:val="white"/>
        </w:rPr>
        <w:t xml:space="preserve">          if (assemblyCode.Operator == AssemblyOperator.define_address) {</w:t>
      </w:r>
    </w:p>
    <w:p w14:paraId="36AC4AD3" w14:textId="77777777" w:rsidR="00614EB1" w:rsidRPr="00903DBA" w:rsidRDefault="00614EB1" w:rsidP="00614EB1">
      <w:pPr>
        <w:pStyle w:val="Code"/>
        <w:rPr>
          <w:highlight w:val="white"/>
        </w:rPr>
      </w:pPr>
      <w:r w:rsidRPr="00903DBA">
        <w:rPr>
          <w:highlight w:val="white"/>
        </w:rPr>
        <w:t xml:space="preserve">            string name = (string) assemblyCode[0];</w:t>
      </w:r>
    </w:p>
    <w:p w14:paraId="0ABF60CA" w14:textId="77777777" w:rsidR="00614EB1" w:rsidRPr="00903DBA" w:rsidRDefault="00614EB1" w:rsidP="00614EB1">
      <w:pPr>
        <w:pStyle w:val="Code"/>
        <w:rPr>
          <w:highlight w:val="white"/>
        </w:rPr>
      </w:pPr>
      <w:r w:rsidRPr="00903DBA">
        <w:rPr>
          <w:highlight w:val="white"/>
        </w:rPr>
        <w:t xml:space="preserve">            accessMap.Add(byteList.Count - TypeSize.PointerSize, name);</w:t>
      </w:r>
    </w:p>
    <w:p w14:paraId="6AF0DA94" w14:textId="77777777" w:rsidR="00614EB1" w:rsidRPr="00903DBA" w:rsidRDefault="00614EB1" w:rsidP="00614EB1">
      <w:pPr>
        <w:pStyle w:val="Code"/>
        <w:rPr>
          <w:highlight w:val="white"/>
        </w:rPr>
      </w:pPr>
      <w:r w:rsidRPr="00903DBA">
        <w:rPr>
          <w:highlight w:val="white"/>
        </w:rPr>
        <w:t xml:space="preserve">          }</w:t>
      </w:r>
    </w:p>
    <w:p w14:paraId="34FE5E9F" w14:textId="77777777" w:rsidR="00614EB1" w:rsidRPr="00903DBA" w:rsidRDefault="00614EB1" w:rsidP="00614EB1">
      <w:pPr>
        <w:rPr>
          <w:highlight w:val="white"/>
        </w:rPr>
      </w:pPr>
      <w:r w:rsidRPr="00903DBA">
        <w:rPr>
          <w:highlight w:val="white"/>
        </w:rPr>
        <w:t>If the instruction is a value definition, we need to look into its sort. If it is a pointer or a static address, we add its name.</w:t>
      </w:r>
    </w:p>
    <w:p w14:paraId="1D80C12C" w14:textId="77777777" w:rsidR="00614EB1" w:rsidRPr="00903DBA" w:rsidRDefault="00614EB1" w:rsidP="00614EB1">
      <w:pPr>
        <w:pStyle w:val="Code"/>
        <w:rPr>
          <w:highlight w:val="white"/>
        </w:rPr>
      </w:pPr>
      <w:r w:rsidRPr="00903DBA">
        <w:rPr>
          <w:highlight w:val="white"/>
        </w:rPr>
        <w:t xml:space="preserve">          else if (assemblyCode.Operator == AssemblyOperator.define_value) {</w:t>
      </w:r>
    </w:p>
    <w:p w14:paraId="6F7F6C6E" w14:textId="77777777" w:rsidR="00614EB1" w:rsidRPr="00903DBA" w:rsidRDefault="00614EB1" w:rsidP="00614EB1">
      <w:pPr>
        <w:pStyle w:val="Code"/>
        <w:rPr>
          <w:highlight w:val="white"/>
        </w:rPr>
      </w:pPr>
      <w:r w:rsidRPr="00903DBA">
        <w:rPr>
          <w:highlight w:val="white"/>
        </w:rPr>
        <w:t xml:space="preserve">            Sort sort = (Sort) assemblyCode[0];</w:t>
      </w:r>
    </w:p>
    <w:p w14:paraId="066FA1B0" w14:textId="77777777" w:rsidR="00614EB1" w:rsidRPr="00903DBA" w:rsidRDefault="00614EB1" w:rsidP="00614EB1">
      <w:pPr>
        <w:pStyle w:val="Code"/>
        <w:rPr>
          <w:highlight w:val="white"/>
        </w:rPr>
      </w:pPr>
      <w:r w:rsidRPr="00903DBA">
        <w:rPr>
          <w:highlight w:val="white"/>
        </w:rPr>
        <w:t xml:space="preserve">            object value = assemblyCode[1];</w:t>
      </w:r>
    </w:p>
    <w:p w14:paraId="039A9BCE" w14:textId="77777777" w:rsidR="00614EB1" w:rsidRPr="00903DBA" w:rsidRDefault="00614EB1" w:rsidP="00614EB1">
      <w:pPr>
        <w:pStyle w:val="Code"/>
        <w:rPr>
          <w:highlight w:val="white"/>
        </w:rPr>
      </w:pPr>
    </w:p>
    <w:p w14:paraId="5D57F085" w14:textId="77777777" w:rsidR="00614EB1" w:rsidRPr="00903DBA" w:rsidRDefault="00614EB1" w:rsidP="00614EB1">
      <w:pPr>
        <w:pStyle w:val="Code"/>
        <w:rPr>
          <w:highlight w:val="white"/>
        </w:rPr>
      </w:pPr>
      <w:r w:rsidRPr="00903DBA">
        <w:rPr>
          <w:highlight w:val="white"/>
        </w:rPr>
        <w:t xml:space="preserve">            if (sort == Sort.Pointer) {</w:t>
      </w:r>
    </w:p>
    <w:p w14:paraId="11B3117C" w14:textId="77777777" w:rsidR="00614EB1" w:rsidRPr="00903DBA" w:rsidRDefault="00614EB1" w:rsidP="00614EB1">
      <w:pPr>
        <w:pStyle w:val="Code"/>
        <w:rPr>
          <w:highlight w:val="white"/>
        </w:rPr>
      </w:pPr>
      <w:r w:rsidRPr="00903DBA">
        <w:rPr>
          <w:highlight w:val="white"/>
        </w:rPr>
        <w:t xml:space="preserve">              if (value is string) {</w:t>
      </w:r>
    </w:p>
    <w:p w14:paraId="1DB27C7E" w14:textId="77777777" w:rsidR="00614EB1" w:rsidRPr="00903DBA" w:rsidRDefault="00614EB1" w:rsidP="00614EB1">
      <w:pPr>
        <w:pStyle w:val="Code"/>
        <w:rPr>
          <w:highlight w:val="white"/>
        </w:rPr>
      </w:pPr>
      <w:r w:rsidRPr="00903DBA">
        <w:rPr>
          <w:highlight w:val="white"/>
        </w:rPr>
        <w:t xml:space="preserve">                accessMap.Add(byteList.Count - TypeSize.PointerSize,</w:t>
      </w:r>
    </w:p>
    <w:p w14:paraId="635EBB53" w14:textId="77777777" w:rsidR="00614EB1" w:rsidRPr="00903DBA" w:rsidRDefault="00614EB1" w:rsidP="00614EB1">
      <w:pPr>
        <w:pStyle w:val="Code"/>
        <w:rPr>
          <w:highlight w:val="white"/>
        </w:rPr>
      </w:pPr>
      <w:r w:rsidRPr="00903DBA">
        <w:rPr>
          <w:highlight w:val="white"/>
        </w:rPr>
        <w:t xml:space="preserve">                              (string) value);</w:t>
      </w:r>
    </w:p>
    <w:p w14:paraId="444538EB" w14:textId="77777777" w:rsidR="00614EB1" w:rsidRPr="00903DBA" w:rsidRDefault="00614EB1" w:rsidP="00614EB1">
      <w:pPr>
        <w:pStyle w:val="Code"/>
        <w:rPr>
          <w:highlight w:val="white"/>
        </w:rPr>
      </w:pPr>
      <w:r w:rsidRPr="00903DBA">
        <w:rPr>
          <w:highlight w:val="white"/>
        </w:rPr>
        <w:t xml:space="preserve">              }</w:t>
      </w:r>
    </w:p>
    <w:p w14:paraId="2EA55A13" w14:textId="77777777" w:rsidR="00614EB1" w:rsidRPr="00903DBA" w:rsidRDefault="00614EB1" w:rsidP="00614EB1">
      <w:pPr>
        <w:pStyle w:val="Code"/>
        <w:rPr>
          <w:highlight w:val="white"/>
        </w:rPr>
      </w:pPr>
      <w:r w:rsidRPr="00903DBA">
        <w:rPr>
          <w:highlight w:val="white"/>
        </w:rPr>
        <w:t xml:space="preserve">              else if (value is StaticAddress) {</w:t>
      </w:r>
    </w:p>
    <w:p w14:paraId="187D686A" w14:textId="77777777" w:rsidR="00614EB1" w:rsidRPr="00903DBA" w:rsidRDefault="00614EB1" w:rsidP="00614EB1">
      <w:pPr>
        <w:pStyle w:val="Code"/>
        <w:rPr>
          <w:highlight w:val="white"/>
        </w:rPr>
      </w:pPr>
      <w:r w:rsidRPr="00903DBA">
        <w:rPr>
          <w:highlight w:val="white"/>
        </w:rPr>
        <w:t xml:space="preserve">                StaticAddress staticAddress = (StaticAddress) value;</w:t>
      </w:r>
    </w:p>
    <w:p w14:paraId="1E1B785C" w14:textId="77777777" w:rsidR="00614EB1" w:rsidRPr="00903DBA" w:rsidRDefault="00614EB1" w:rsidP="00614EB1">
      <w:pPr>
        <w:pStyle w:val="Code"/>
        <w:rPr>
          <w:highlight w:val="white"/>
        </w:rPr>
      </w:pPr>
      <w:r w:rsidRPr="00903DBA">
        <w:rPr>
          <w:highlight w:val="white"/>
        </w:rPr>
        <w:t xml:space="preserve">                accessMap.Add(byteList.Count - TypeSize.PointerSize,</w:t>
      </w:r>
    </w:p>
    <w:p w14:paraId="1EE530B3" w14:textId="77777777" w:rsidR="00614EB1" w:rsidRPr="00903DBA" w:rsidRDefault="00614EB1" w:rsidP="00614EB1">
      <w:pPr>
        <w:pStyle w:val="Code"/>
        <w:rPr>
          <w:highlight w:val="white"/>
        </w:rPr>
      </w:pPr>
      <w:r w:rsidRPr="00903DBA">
        <w:rPr>
          <w:highlight w:val="white"/>
        </w:rPr>
        <w:t xml:space="preserve">                              staticAddress.UniqueName);</w:t>
      </w:r>
    </w:p>
    <w:p w14:paraId="5989FD3F" w14:textId="77777777" w:rsidR="00614EB1" w:rsidRPr="00903DBA" w:rsidRDefault="00614EB1" w:rsidP="00614EB1">
      <w:pPr>
        <w:pStyle w:val="Code"/>
        <w:rPr>
          <w:highlight w:val="white"/>
        </w:rPr>
      </w:pPr>
      <w:r w:rsidRPr="00903DBA">
        <w:rPr>
          <w:highlight w:val="white"/>
        </w:rPr>
        <w:t xml:space="preserve">              }</w:t>
      </w:r>
    </w:p>
    <w:p w14:paraId="1DC538E6" w14:textId="77777777" w:rsidR="00614EB1" w:rsidRPr="00903DBA" w:rsidRDefault="00614EB1" w:rsidP="00614EB1">
      <w:pPr>
        <w:pStyle w:val="Code"/>
        <w:rPr>
          <w:highlight w:val="white"/>
        </w:rPr>
      </w:pPr>
      <w:r w:rsidRPr="00903DBA">
        <w:rPr>
          <w:highlight w:val="white"/>
        </w:rPr>
        <w:t xml:space="preserve">            }</w:t>
      </w:r>
    </w:p>
    <w:p w14:paraId="32248F52" w14:textId="77777777" w:rsidR="00614EB1" w:rsidRPr="00903DBA" w:rsidRDefault="00614EB1" w:rsidP="00614EB1">
      <w:pPr>
        <w:pStyle w:val="Code"/>
        <w:rPr>
          <w:highlight w:val="white"/>
        </w:rPr>
      </w:pPr>
      <w:r w:rsidRPr="00903DBA">
        <w:rPr>
          <w:highlight w:val="white"/>
        </w:rPr>
        <w:t xml:space="preserve">          }</w:t>
      </w:r>
    </w:p>
    <w:p w14:paraId="3F9B065E" w14:textId="77777777" w:rsidR="00614EB1" w:rsidRPr="00903DBA" w:rsidRDefault="00614EB1" w:rsidP="00614EB1">
      <w:pPr>
        <w:rPr>
          <w:highlight w:val="white"/>
        </w:rPr>
      </w:pPr>
      <w:r w:rsidRPr="00903DBA">
        <w:rPr>
          <w:highlight w:val="white"/>
        </w:rPr>
        <w:t>In case of a function call, add the name of the function to be called to the call map.</w:t>
      </w:r>
    </w:p>
    <w:p w14:paraId="39502C39" w14:textId="77777777" w:rsidR="00614EB1" w:rsidRPr="00903DBA" w:rsidRDefault="00614EB1" w:rsidP="00614EB1">
      <w:pPr>
        <w:pStyle w:val="Code"/>
        <w:rPr>
          <w:highlight w:val="white"/>
        </w:rPr>
      </w:pPr>
      <w:r w:rsidRPr="00903DBA">
        <w:rPr>
          <w:highlight w:val="white"/>
        </w:rPr>
        <w:t xml:space="preserve">          else if ((assemblyCode.Operator == AssemblyOperator.call) &amp;&amp;</w:t>
      </w:r>
    </w:p>
    <w:p w14:paraId="53BD6C02" w14:textId="77777777" w:rsidR="00614EB1" w:rsidRPr="00903DBA" w:rsidRDefault="00614EB1" w:rsidP="00614EB1">
      <w:pPr>
        <w:pStyle w:val="Code"/>
        <w:rPr>
          <w:highlight w:val="white"/>
        </w:rPr>
      </w:pPr>
      <w:r w:rsidRPr="00903DBA">
        <w:rPr>
          <w:highlight w:val="white"/>
        </w:rPr>
        <w:t xml:space="preserve">                   (assemblyCode[0] is string)) {</w:t>
      </w:r>
    </w:p>
    <w:p w14:paraId="24E578BF" w14:textId="77777777" w:rsidR="00614EB1" w:rsidRPr="00903DBA" w:rsidRDefault="00614EB1" w:rsidP="00614EB1">
      <w:pPr>
        <w:pStyle w:val="Code"/>
        <w:rPr>
          <w:highlight w:val="white"/>
        </w:rPr>
      </w:pPr>
      <w:r w:rsidRPr="00903DBA">
        <w:rPr>
          <w:highlight w:val="white"/>
        </w:rPr>
        <w:t xml:space="preserve">            string calleeName = (string) assemblyCode[0];</w:t>
      </w:r>
    </w:p>
    <w:p w14:paraId="12560012"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084D6D5D" w14:textId="77777777" w:rsidR="00614EB1" w:rsidRPr="00903DBA" w:rsidRDefault="00614EB1" w:rsidP="00614EB1">
      <w:pPr>
        <w:pStyle w:val="Code"/>
        <w:rPr>
          <w:highlight w:val="white"/>
        </w:rPr>
      </w:pPr>
      <w:r w:rsidRPr="00903DBA">
        <w:rPr>
          <w:highlight w:val="white"/>
        </w:rPr>
        <w:lastRenderedPageBreak/>
        <w:t xml:space="preserve">            callMap.Add(address, calleeName);</w:t>
      </w:r>
    </w:p>
    <w:p w14:paraId="1D692C74" w14:textId="77777777" w:rsidR="00614EB1" w:rsidRPr="00903DBA" w:rsidRDefault="00614EB1" w:rsidP="00614EB1">
      <w:pPr>
        <w:pStyle w:val="Code"/>
        <w:rPr>
          <w:highlight w:val="white"/>
        </w:rPr>
      </w:pPr>
      <w:r w:rsidRPr="00903DBA">
        <w:rPr>
          <w:highlight w:val="white"/>
        </w:rPr>
        <w:t xml:space="preserve">          }</w:t>
      </w:r>
    </w:p>
    <w:p w14:paraId="66DB234C" w14:textId="77777777" w:rsidR="00614EB1" w:rsidRPr="00903DBA" w:rsidRDefault="00614EB1" w:rsidP="00614EB1">
      <w:pPr>
        <w:rPr>
          <w:highlight w:val="white"/>
        </w:rPr>
      </w:pPr>
      <w:r w:rsidRPr="00903DBA">
        <w:rPr>
          <w:highlight w:val="white"/>
        </w:rPr>
        <w:t>In case of a function return, we add the address the return set.</w:t>
      </w:r>
    </w:p>
    <w:p w14:paraId="7FE60D8C" w14:textId="77777777" w:rsidR="00614EB1" w:rsidRPr="00903DBA" w:rsidRDefault="00614EB1" w:rsidP="00614EB1">
      <w:pPr>
        <w:pStyle w:val="Code"/>
        <w:rPr>
          <w:highlight w:val="white"/>
        </w:rPr>
      </w:pPr>
      <w:r w:rsidRPr="00903DBA">
        <w:rPr>
          <w:highlight w:val="white"/>
        </w:rPr>
        <w:t xml:space="preserve">          else if (assemblyCode.Operator == AssemblyOperator.return_address) {</w:t>
      </w:r>
    </w:p>
    <w:p w14:paraId="37A2A620"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75CBF39C" w14:textId="77777777" w:rsidR="00614EB1" w:rsidRPr="00903DBA" w:rsidRDefault="00614EB1" w:rsidP="00614EB1">
      <w:pPr>
        <w:pStyle w:val="Code"/>
        <w:rPr>
          <w:highlight w:val="white"/>
        </w:rPr>
      </w:pPr>
      <w:r w:rsidRPr="00903DBA">
        <w:rPr>
          <w:highlight w:val="white"/>
        </w:rPr>
        <w:t xml:space="preserve">            returnSet.Add(address);</w:t>
      </w:r>
    </w:p>
    <w:p w14:paraId="2C4DADA5" w14:textId="77777777" w:rsidR="00614EB1" w:rsidRPr="00903DBA" w:rsidRDefault="00614EB1" w:rsidP="00614EB1">
      <w:pPr>
        <w:pStyle w:val="Code"/>
        <w:rPr>
          <w:highlight w:val="white"/>
        </w:rPr>
      </w:pPr>
      <w:r w:rsidRPr="00903DBA">
        <w:rPr>
          <w:highlight w:val="white"/>
        </w:rPr>
        <w:t xml:space="preserve">          }</w:t>
      </w:r>
    </w:p>
    <w:p w14:paraId="3B0B6417" w14:textId="77777777" w:rsidR="00614EB1" w:rsidRPr="00903DBA" w:rsidRDefault="00614EB1" w:rsidP="00614EB1">
      <w:pPr>
        <w:rPr>
          <w:highlight w:val="white"/>
        </w:rPr>
      </w:pPr>
      <w:r w:rsidRPr="00903DBA">
        <w:rPr>
          <w:highlight w:val="white"/>
        </w:rPr>
        <w:t xml:space="preserve">If the first operand is a string, we have two cases: if the third operand is a value of </w:t>
      </w:r>
      <w:r w:rsidRPr="00903DBA">
        <w:rPr>
          <w:rStyle w:val="KeyWord0"/>
          <w:highlight w:val="white"/>
        </w:rPr>
        <w:t>BigInteger</w:t>
      </w:r>
      <w:r w:rsidRPr="00903DBA">
        <w:rPr>
          <w:highlight w:val="white"/>
        </w:rPr>
        <w:t>, we need decrease the address with its size and with the size of a pointer. Otherwise, we just decrease the address with the pointer size.</w:t>
      </w:r>
    </w:p>
    <w:p w14:paraId="3F0B9555" w14:textId="77777777" w:rsidR="00614EB1" w:rsidRPr="00903DBA" w:rsidRDefault="00614EB1" w:rsidP="00614EB1">
      <w:pPr>
        <w:pStyle w:val="Code"/>
        <w:rPr>
          <w:highlight w:val="white"/>
        </w:rPr>
      </w:pPr>
      <w:r w:rsidRPr="00903DBA">
        <w:rPr>
          <w:highlight w:val="white"/>
        </w:rPr>
        <w:t xml:space="preserve">          else if (assemblyCode[0] is string) { // Add [g + 1], 2</w:t>
      </w:r>
    </w:p>
    <w:p w14:paraId="3A6CA297" w14:textId="77777777" w:rsidR="00614EB1" w:rsidRPr="00903DBA" w:rsidRDefault="00614EB1" w:rsidP="00614EB1">
      <w:pPr>
        <w:pStyle w:val="Code"/>
        <w:rPr>
          <w:highlight w:val="white"/>
        </w:rPr>
      </w:pPr>
      <w:r w:rsidRPr="00903DBA">
        <w:rPr>
          <w:highlight w:val="white"/>
        </w:rPr>
        <w:t xml:space="preserve">            if (assemblyCode[2] is BigInteger) {</w:t>
      </w:r>
    </w:p>
    <w:p w14:paraId="74A643FC" w14:textId="77777777" w:rsidR="00614EB1" w:rsidRPr="00903DBA" w:rsidRDefault="00614EB1" w:rsidP="00614EB1">
      <w:pPr>
        <w:pStyle w:val="Code"/>
        <w:rPr>
          <w:highlight w:val="white"/>
        </w:rPr>
      </w:pPr>
      <w:r w:rsidRPr="00903DBA">
        <w:rPr>
          <w:highlight w:val="white"/>
        </w:rPr>
        <w:t xml:space="preserve">              int size = AssemblyCode.SizeOfValue((BigInteger)assemblyCode[2],</w:t>
      </w:r>
    </w:p>
    <w:p w14:paraId="298AFF2D" w14:textId="77777777" w:rsidR="00614EB1" w:rsidRPr="00903DBA" w:rsidRDefault="00614EB1" w:rsidP="00614EB1">
      <w:pPr>
        <w:pStyle w:val="Code"/>
        <w:rPr>
          <w:highlight w:val="white"/>
        </w:rPr>
      </w:pPr>
      <w:r w:rsidRPr="00903DBA">
        <w:rPr>
          <w:highlight w:val="white"/>
        </w:rPr>
        <w:t xml:space="preserve">                                                  assemblyCode.Operator);</w:t>
      </w:r>
    </w:p>
    <w:p w14:paraId="546C3916" w14:textId="77777777" w:rsidR="00614EB1" w:rsidRPr="00903DBA" w:rsidRDefault="00614EB1" w:rsidP="00614EB1">
      <w:pPr>
        <w:pStyle w:val="Code"/>
        <w:rPr>
          <w:highlight w:val="white"/>
        </w:rPr>
      </w:pPr>
      <w:r w:rsidRPr="00903DBA">
        <w:rPr>
          <w:highlight w:val="white"/>
        </w:rPr>
        <w:t xml:space="preserve">              int address = byteList.Count - TypeSize.PointerSize - size;</w:t>
      </w:r>
    </w:p>
    <w:p w14:paraId="56D6F5BB" w14:textId="77777777" w:rsidR="00614EB1" w:rsidRPr="00903DBA" w:rsidRDefault="00614EB1" w:rsidP="00614EB1">
      <w:pPr>
        <w:pStyle w:val="Code"/>
        <w:rPr>
          <w:highlight w:val="white"/>
        </w:rPr>
      </w:pPr>
      <w:r w:rsidRPr="00903DBA">
        <w:rPr>
          <w:highlight w:val="white"/>
        </w:rPr>
        <w:t xml:space="preserve">              accessMap.Add(address, (string) assemblyCode[0]);</w:t>
      </w:r>
    </w:p>
    <w:p w14:paraId="0F9DE0A0" w14:textId="77777777" w:rsidR="00614EB1" w:rsidRPr="00903DBA" w:rsidRDefault="00614EB1" w:rsidP="00614EB1">
      <w:pPr>
        <w:pStyle w:val="Code"/>
        <w:rPr>
          <w:highlight w:val="white"/>
        </w:rPr>
      </w:pPr>
      <w:r w:rsidRPr="00903DBA">
        <w:rPr>
          <w:highlight w:val="white"/>
        </w:rPr>
        <w:t xml:space="preserve">            }</w:t>
      </w:r>
    </w:p>
    <w:p w14:paraId="36BF1DDC" w14:textId="77777777" w:rsidR="00614EB1" w:rsidRPr="00903DBA" w:rsidRDefault="00614EB1" w:rsidP="00614EB1">
      <w:pPr>
        <w:pStyle w:val="Code"/>
        <w:rPr>
          <w:highlight w:val="white"/>
        </w:rPr>
      </w:pPr>
      <w:r w:rsidRPr="00903DBA">
        <w:rPr>
          <w:highlight w:val="white"/>
        </w:rPr>
        <w:t xml:space="preserve">            else {</w:t>
      </w:r>
    </w:p>
    <w:p w14:paraId="5CE9628D"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0076AF11" w14:textId="77777777" w:rsidR="00614EB1" w:rsidRPr="00903DBA" w:rsidRDefault="00614EB1" w:rsidP="00614EB1">
      <w:pPr>
        <w:pStyle w:val="Code"/>
        <w:rPr>
          <w:highlight w:val="white"/>
        </w:rPr>
      </w:pPr>
      <w:r w:rsidRPr="00903DBA">
        <w:rPr>
          <w:highlight w:val="white"/>
        </w:rPr>
        <w:t xml:space="preserve">              accessMap.Add(address, (string) assemblyCode[0]);</w:t>
      </w:r>
    </w:p>
    <w:p w14:paraId="6426CB9B" w14:textId="77777777" w:rsidR="00614EB1" w:rsidRPr="00903DBA" w:rsidRDefault="00614EB1" w:rsidP="00614EB1">
      <w:pPr>
        <w:pStyle w:val="Code"/>
        <w:rPr>
          <w:highlight w:val="white"/>
        </w:rPr>
      </w:pPr>
      <w:r w:rsidRPr="00903DBA">
        <w:rPr>
          <w:highlight w:val="white"/>
        </w:rPr>
        <w:t xml:space="preserve">            }</w:t>
      </w:r>
    </w:p>
    <w:p w14:paraId="3F5DEE7F" w14:textId="77777777" w:rsidR="00614EB1" w:rsidRPr="00903DBA" w:rsidRDefault="00614EB1" w:rsidP="00614EB1">
      <w:pPr>
        <w:pStyle w:val="Code"/>
        <w:rPr>
          <w:highlight w:val="white"/>
        </w:rPr>
      </w:pPr>
      <w:r w:rsidRPr="00903DBA">
        <w:rPr>
          <w:highlight w:val="white"/>
        </w:rPr>
        <w:t xml:space="preserve">          }</w:t>
      </w:r>
    </w:p>
    <w:p w14:paraId="119366BD" w14:textId="118B1B13" w:rsidR="00614EB1" w:rsidRPr="00903DBA" w:rsidRDefault="00614EB1" w:rsidP="00614EB1">
      <w:pPr>
        <w:rPr>
          <w:highlight w:val="white"/>
        </w:rPr>
      </w:pPr>
      <w:r w:rsidRPr="00903DBA">
        <w:rPr>
          <w:highlight w:val="white"/>
        </w:rPr>
        <w:t xml:space="preserve">If the second or third operand is a string, we add its name </w:t>
      </w:r>
      <w:r w:rsidR="00721ABF">
        <w:rPr>
          <w:highlight w:val="white"/>
        </w:rPr>
        <w:t>the</w:t>
      </w:r>
      <w:r w:rsidRPr="00903DBA">
        <w:rPr>
          <w:highlight w:val="white"/>
        </w:rPr>
        <w:t xml:space="preserve"> address, which is the size of the instruction minus the pointer size.</w:t>
      </w:r>
    </w:p>
    <w:p w14:paraId="5ED92A03" w14:textId="77777777" w:rsidR="00614EB1" w:rsidRPr="00903DBA" w:rsidRDefault="00614EB1" w:rsidP="00614EB1">
      <w:pPr>
        <w:pStyle w:val="Code"/>
        <w:rPr>
          <w:highlight w:val="white"/>
        </w:rPr>
      </w:pPr>
      <w:r w:rsidRPr="00903DBA">
        <w:rPr>
          <w:highlight w:val="white"/>
        </w:rPr>
        <w:t xml:space="preserve">          else if (assemblyCode[1] is string) { // mov ax, [g + 1]; mov ax, g</w:t>
      </w:r>
    </w:p>
    <w:p w14:paraId="4C2DAEA0"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0F90FB6E" w14:textId="77777777" w:rsidR="00614EB1" w:rsidRPr="00903DBA" w:rsidRDefault="00614EB1" w:rsidP="00614EB1">
      <w:pPr>
        <w:pStyle w:val="Code"/>
        <w:rPr>
          <w:highlight w:val="white"/>
        </w:rPr>
      </w:pPr>
      <w:r w:rsidRPr="00903DBA">
        <w:rPr>
          <w:highlight w:val="white"/>
        </w:rPr>
        <w:t xml:space="preserve">            accessMap.Add(address, (string) assemblyCode[1]);</w:t>
      </w:r>
    </w:p>
    <w:p w14:paraId="480A737E" w14:textId="77777777" w:rsidR="00614EB1" w:rsidRPr="00903DBA" w:rsidRDefault="00614EB1" w:rsidP="00614EB1">
      <w:pPr>
        <w:pStyle w:val="Code"/>
        <w:rPr>
          <w:highlight w:val="white"/>
        </w:rPr>
      </w:pPr>
      <w:r w:rsidRPr="00903DBA">
        <w:rPr>
          <w:highlight w:val="white"/>
        </w:rPr>
        <w:t xml:space="preserve">          }</w:t>
      </w:r>
    </w:p>
    <w:p w14:paraId="53FD7C05" w14:textId="77777777" w:rsidR="00614EB1" w:rsidRPr="00903DBA" w:rsidRDefault="00614EB1" w:rsidP="00614EB1">
      <w:pPr>
        <w:pStyle w:val="Code"/>
        <w:rPr>
          <w:highlight w:val="white"/>
        </w:rPr>
      </w:pPr>
      <w:r w:rsidRPr="00903DBA">
        <w:rPr>
          <w:highlight w:val="white"/>
        </w:rPr>
        <w:t xml:space="preserve">          else if (assemblyCode[2] is string) { // Add [bp + 2], g</w:t>
      </w:r>
    </w:p>
    <w:p w14:paraId="3E8B9E17"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0D3C9CC5" w14:textId="77777777" w:rsidR="00614EB1" w:rsidRPr="00903DBA" w:rsidRDefault="00614EB1" w:rsidP="00614EB1">
      <w:pPr>
        <w:pStyle w:val="Code"/>
        <w:rPr>
          <w:highlight w:val="white"/>
        </w:rPr>
      </w:pPr>
      <w:r w:rsidRPr="00903DBA">
        <w:rPr>
          <w:highlight w:val="white"/>
        </w:rPr>
        <w:t xml:space="preserve">            accessMap.Add(address, (string) assemblyCode[2]);</w:t>
      </w:r>
    </w:p>
    <w:p w14:paraId="6956DED2" w14:textId="77777777" w:rsidR="00614EB1" w:rsidRPr="00903DBA" w:rsidRDefault="00614EB1" w:rsidP="00614EB1">
      <w:pPr>
        <w:pStyle w:val="Code"/>
        <w:rPr>
          <w:highlight w:val="white"/>
        </w:rPr>
      </w:pPr>
      <w:r w:rsidRPr="00903DBA">
        <w:rPr>
          <w:highlight w:val="white"/>
        </w:rPr>
        <w:t xml:space="preserve">          }</w:t>
      </w:r>
    </w:p>
    <w:p w14:paraId="44AF1367" w14:textId="77777777" w:rsidR="00614EB1" w:rsidRPr="00903DBA" w:rsidRDefault="00614EB1" w:rsidP="00614EB1">
      <w:pPr>
        <w:pStyle w:val="Code"/>
        <w:rPr>
          <w:highlight w:val="white"/>
        </w:rPr>
      </w:pPr>
      <w:r w:rsidRPr="00903DBA">
        <w:rPr>
          <w:highlight w:val="white"/>
        </w:rPr>
        <w:t xml:space="preserve">        }</w:t>
      </w:r>
    </w:p>
    <w:p w14:paraId="0B882C97" w14:textId="77777777" w:rsidR="00614EB1" w:rsidRPr="00903DBA" w:rsidRDefault="00614EB1" w:rsidP="00614EB1">
      <w:pPr>
        <w:pStyle w:val="Code"/>
        <w:rPr>
          <w:highlight w:val="white"/>
        </w:rPr>
      </w:pPr>
      <w:r w:rsidRPr="00903DBA">
        <w:rPr>
          <w:highlight w:val="white"/>
        </w:rPr>
        <w:t xml:space="preserve">      }</w:t>
      </w:r>
    </w:p>
    <w:p w14:paraId="02234BFD" w14:textId="77777777" w:rsidR="00614EB1" w:rsidRPr="00903DBA" w:rsidRDefault="00614EB1" w:rsidP="00614EB1">
      <w:pPr>
        <w:pStyle w:val="Code"/>
        <w:rPr>
          <w:highlight w:val="white"/>
        </w:rPr>
      </w:pPr>
      <w:r w:rsidRPr="00903DBA">
        <w:rPr>
          <w:highlight w:val="white"/>
        </w:rPr>
        <w:t xml:space="preserve">    }</w:t>
      </w:r>
    </w:p>
    <w:p w14:paraId="1F26E60E" w14:textId="77777777" w:rsidR="00614EB1" w:rsidRPr="00903DBA" w:rsidRDefault="00614EB1" w:rsidP="00614EB1">
      <w:pPr>
        <w:pStyle w:val="Code"/>
        <w:rPr>
          <w:highlight w:val="white"/>
        </w:rPr>
      </w:pPr>
      <w:r w:rsidRPr="00903DBA">
        <w:rPr>
          <w:highlight w:val="white"/>
        </w:rPr>
        <w:t xml:space="preserve">  }</w:t>
      </w:r>
    </w:p>
    <w:p w14:paraId="5A5A36DC" w14:textId="77777777" w:rsidR="00614EB1" w:rsidRPr="00903DBA" w:rsidRDefault="00614EB1" w:rsidP="00614EB1">
      <w:pPr>
        <w:pStyle w:val="Code"/>
        <w:rPr>
          <w:highlight w:val="white"/>
        </w:rPr>
      </w:pPr>
      <w:r w:rsidRPr="00903DBA">
        <w:rPr>
          <w:highlight w:val="white"/>
        </w:rPr>
        <w:t>}</w:t>
      </w:r>
    </w:p>
    <w:p w14:paraId="25F20BAC" w14:textId="3E5EEA95" w:rsidR="008C2FC7" w:rsidRPr="00903DBA" w:rsidRDefault="008C2FC7" w:rsidP="00614EB1">
      <w:pPr>
        <w:pStyle w:val="Rubrik3"/>
        <w:rPr>
          <w:highlight w:val="white"/>
        </w:rPr>
      </w:pPr>
      <w:bookmarkStart w:id="475" w:name="_Toc57656119"/>
      <w:r w:rsidRPr="00903DBA">
        <w:rPr>
          <w:highlight w:val="white"/>
        </w:rPr>
        <w:t>Byte</w:t>
      </w:r>
      <w:r w:rsidR="00D33B22" w:rsidRPr="00903DBA">
        <w:rPr>
          <w:highlight w:val="white"/>
        </w:rPr>
        <w:t xml:space="preserve"> </w:t>
      </w:r>
      <w:r w:rsidRPr="00903DBA">
        <w:rPr>
          <w:highlight w:val="white"/>
        </w:rPr>
        <w:t>List</w:t>
      </w:r>
      <w:bookmarkEnd w:id="475"/>
    </w:p>
    <w:p w14:paraId="51B69A74" w14:textId="3F59272A" w:rsidR="008C2FC7" w:rsidRPr="00903DBA" w:rsidRDefault="008C2FC7" w:rsidP="008C2FC7">
      <w:pPr>
        <w:rPr>
          <w:highlight w:val="white"/>
        </w:rPr>
      </w:pPr>
      <w:r w:rsidRPr="00903DBA">
        <w:rPr>
          <w:highlight w:val="white"/>
        </w:rPr>
        <w:t xml:space="preserve">The </w:t>
      </w:r>
      <w:r w:rsidRPr="00903DBA">
        <w:rPr>
          <w:rStyle w:val="KeyWord0"/>
          <w:highlight w:val="white"/>
        </w:rPr>
        <w:t>ByteList</w:t>
      </w:r>
      <w:r w:rsidRPr="00903DBA">
        <w:rPr>
          <w:highlight w:val="white"/>
        </w:rPr>
        <w:t xml:space="preserve"> method return the assembly code instruction converted to a list of bytes.</w:t>
      </w:r>
    </w:p>
    <w:p w14:paraId="5A40574A" w14:textId="641E8A19" w:rsidR="008C2FC7" w:rsidRPr="00903DBA" w:rsidRDefault="008C2FC7" w:rsidP="008C2FC7">
      <w:pPr>
        <w:pStyle w:val="CodeHeader"/>
        <w:rPr>
          <w:highlight w:val="white"/>
        </w:rPr>
      </w:pPr>
      <w:r w:rsidRPr="00903DBA">
        <w:rPr>
          <w:highlight w:val="white"/>
        </w:rPr>
        <w:t>AssemblyCode.cs</w:t>
      </w:r>
    </w:p>
    <w:p w14:paraId="65502D3A" w14:textId="77777777" w:rsidR="008C2FC7" w:rsidRPr="00903DBA" w:rsidRDefault="008C2FC7" w:rsidP="008C2FC7">
      <w:pPr>
        <w:pStyle w:val="Code"/>
        <w:rPr>
          <w:highlight w:val="white"/>
        </w:rPr>
      </w:pPr>
      <w:r w:rsidRPr="00903DBA">
        <w:rPr>
          <w:highlight w:val="white"/>
        </w:rPr>
        <w:t xml:space="preserve">    public List&lt;byte&gt; ByteList() {</w:t>
      </w:r>
    </w:p>
    <w:p w14:paraId="4FE40926" w14:textId="77777777" w:rsidR="008C2FC7" w:rsidRPr="00903DBA" w:rsidRDefault="008C2FC7" w:rsidP="008C2FC7">
      <w:pPr>
        <w:pStyle w:val="Code"/>
        <w:rPr>
          <w:highlight w:val="white"/>
        </w:rPr>
      </w:pPr>
      <w:r w:rsidRPr="00903DBA">
        <w:rPr>
          <w:highlight w:val="white"/>
        </w:rPr>
        <w:t xml:space="preserve">      object operand0 = m_operandArray[0],</w:t>
      </w:r>
    </w:p>
    <w:p w14:paraId="7A3FD30A" w14:textId="77777777" w:rsidR="008C2FC7" w:rsidRPr="00903DBA" w:rsidRDefault="008C2FC7" w:rsidP="008C2FC7">
      <w:pPr>
        <w:pStyle w:val="Code"/>
        <w:rPr>
          <w:highlight w:val="white"/>
        </w:rPr>
      </w:pPr>
      <w:r w:rsidRPr="00903DBA">
        <w:rPr>
          <w:highlight w:val="white"/>
        </w:rPr>
        <w:t xml:space="preserve">             operand1 = m_operandArray[1],</w:t>
      </w:r>
    </w:p>
    <w:p w14:paraId="7D901779" w14:textId="77777777" w:rsidR="008C2FC7" w:rsidRPr="00903DBA" w:rsidRDefault="008C2FC7" w:rsidP="008C2FC7">
      <w:pPr>
        <w:pStyle w:val="Code"/>
        <w:rPr>
          <w:highlight w:val="white"/>
        </w:rPr>
      </w:pPr>
      <w:r w:rsidRPr="00903DBA">
        <w:rPr>
          <w:highlight w:val="white"/>
        </w:rPr>
        <w:t xml:space="preserve">             operand2 = m_operandArray[2];</w:t>
      </w:r>
    </w:p>
    <w:p w14:paraId="1BE16C14" w14:textId="77777777" w:rsidR="008C2FC7" w:rsidRPr="00903DBA" w:rsidRDefault="008C2FC7" w:rsidP="008C2FC7">
      <w:pPr>
        <w:rPr>
          <w:highlight w:val="white"/>
        </w:rPr>
      </w:pPr>
      <w:r w:rsidRPr="00903DBA">
        <w:rPr>
          <w:highlight w:val="white"/>
        </w:rPr>
        <w:t>For empty instruction, or for a label or comment instruction we just return an empty list.</w:t>
      </w:r>
    </w:p>
    <w:p w14:paraId="31FBFD21" w14:textId="77777777" w:rsidR="008C2FC7" w:rsidRPr="00903DBA" w:rsidRDefault="008C2FC7" w:rsidP="008C2FC7">
      <w:pPr>
        <w:pStyle w:val="Code"/>
        <w:rPr>
          <w:highlight w:val="white"/>
        </w:rPr>
      </w:pPr>
      <w:r w:rsidRPr="00903DBA">
        <w:rPr>
          <w:highlight w:val="white"/>
        </w:rPr>
        <w:t xml:space="preserve">      if ((Operator == AssemblyOperator.empty) ||</w:t>
      </w:r>
    </w:p>
    <w:p w14:paraId="2B2AA7DE" w14:textId="77777777" w:rsidR="008C2FC7" w:rsidRPr="00903DBA" w:rsidRDefault="008C2FC7" w:rsidP="008C2FC7">
      <w:pPr>
        <w:pStyle w:val="Code"/>
        <w:rPr>
          <w:highlight w:val="white"/>
        </w:rPr>
      </w:pPr>
      <w:r w:rsidRPr="00903DBA">
        <w:rPr>
          <w:highlight w:val="white"/>
        </w:rPr>
        <w:t xml:space="preserve">          (Operator == AssemblyOperator.label) ||</w:t>
      </w:r>
    </w:p>
    <w:p w14:paraId="1E76B110" w14:textId="77777777" w:rsidR="008C2FC7" w:rsidRPr="00903DBA" w:rsidRDefault="008C2FC7" w:rsidP="008C2FC7">
      <w:pPr>
        <w:pStyle w:val="Code"/>
        <w:rPr>
          <w:highlight w:val="white"/>
        </w:rPr>
      </w:pPr>
      <w:r w:rsidRPr="00903DBA">
        <w:rPr>
          <w:highlight w:val="white"/>
        </w:rPr>
        <w:t xml:space="preserve">          (Operator == AssemblyOperator.comment)) {</w:t>
      </w:r>
    </w:p>
    <w:p w14:paraId="4A737C3E" w14:textId="77777777" w:rsidR="008C2FC7" w:rsidRPr="00903DBA" w:rsidRDefault="008C2FC7" w:rsidP="008C2FC7">
      <w:pPr>
        <w:pStyle w:val="Code"/>
        <w:rPr>
          <w:highlight w:val="white"/>
        </w:rPr>
      </w:pPr>
      <w:r w:rsidRPr="00903DBA">
        <w:rPr>
          <w:highlight w:val="white"/>
        </w:rPr>
        <w:t xml:space="preserve">        return (new List&lt;byte&gt;());</w:t>
      </w:r>
    </w:p>
    <w:p w14:paraId="4B7230A9" w14:textId="77777777" w:rsidR="008C2FC7" w:rsidRPr="00903DBA" w:rsidRDefault="008C2FC7" w:rsidP="008C2FC7">
      <w:pPr>
        <w:pStyle w:val="Code"/>
        <w:rPr>
          <w:highlight w:val="white"/>
        </w:rPr>
      </w:pPr>
      <w:r w:rsidRPr="00903DBA">
        <w:rPr>
          <w:highlight w:val="white"/>
        </w:rPr>
        <w:lastRenderedPageBreak/>
        <w:t xml:space="preserve">      }</w:t>
      </w:r>
    </w:p>
    <w:p w14:paraId="76C1B0F0" w14:textId="77777777" w:rsidR="008C2FC7" w:rsidRPr="00903DBA" w:rsidRDefault="008C2FC7" w:rsidP="008C2FC7">
      <w:pPr>
        <w:rPr>
          <w:highlight w:val="white"/>
        </w:rPr>
      </w:pPr>
      <w:r w:rsidRPr="00903DBA">
        <w:rPr>
          <w:highlight w:val="white"/>
        </w:rPr>
        <w:t>For the definition of an address, we add the offset to the byte list.</w:t>
      </w:r>
    </w:p>
    <w:p w14:paraId="7FADD674" w14:textId="77777777" w:rsidR="008C2FC7" w:rsidRPr="00903DBA" w:rsidRDefault="008C2FC7" w:rsidP="008C2FC7">
      <w:pPr>
        <w:pStyle w:val="Code"/>
        <w:rPr>
          <w:highlight w:val="white"/>
        </w:rPr>
      </w:pPr>
      <w:r w:rsidRPr="00903DBA">
        <w:rPr>
          <w:highlight w:val="white"/>
        </w:rPr>
        <w:t xml:space="preserve">      else if (Operator == AssemblyOperator.define_address) {</w:t>
      </w:r>
    </w:p>
    <w:p w14:paraId="4B09164D" w14:textId="77777777" w:rsidR="008C2FC7" w:rsidRPr="00903DBA" w:rsidRDefault="008C2FC7" w:rsidP="008C2FC7">
      <w:pPr>
        <w:pStyle w:val="Code"/>
        <w:rPr>
          <w:highlight w:val="white"/>
        </w:rPr>
      </w:pPr>
      <w:r w:rsidRPr="00903DBA">
        <w:rPr>
          <w:highlight w:val="white"/>
        </w:rPr>
        <w:t xml:space="preserve">        int offset = (int) operand1;</w:t>
      </w:r>
    </w:p>
    <w:p w14:paraId="36A9730C" w14:textId="77777777" w:rsidR="008C2FC7" w:rsidRPr="00903DBA" w:rsidRDefault="008C2FC7" w:rsidP="008C2FC7">
      <w:pPr>
        <w:pStyle w:val="Code"/>
        <w:rPr>
          <w:highlight w:val="white"/>
        </w:rPr>
      </w:pPr>
      <w:r w:rsidRPr="00903DBA">
        <w:rPr>
          <w:highlight w:val="white"/>
        </w:rPr>
        <w:t xml:space="preserve">        List&lt;byte&gt; byteList = new List&lt;byte&gt;(new byte[TypeSize.PointerSize]);</w:t>
      </w:r>
    </w:p>
    <w:p w14:paraId="1DAF5C7E" w14:textId="77777777" w:rsidR="008C2FC7" w:rsidRPr="00903DBA" w:rsidRDefault="008C2FC7" w:rsidP="008C2FC7">
      <w:pPr>
        <w:pStyle w:val="Code"/>
        <w:rPr>
          <w:highlight w:val="white"/>
        </w:rPr>
      </w:pPr>
      <w:r w:rsidRPr="00903DBA">
        <w:rPr>
          <w:highlight w:val="white"/>
        </w:rPr>
        <w:t xml:space="preserve">        LoadByteList(byteList, 0, TypeSize.PointerSize, (BigInteger) offset);</w:t>
      </w:r>
    </w:p>
    <w:p w14:paraId="6B7C0C09" w14:textId="77777777" w:rsidR="008C2FC7" w:rsidRPr="00903DBA" w:rsidRDefault="008C2FC7" w:rsidP="008C2FC7">
      <w:pPr>
        <w:pStyle w:val="Code"/>
        <w:rPr>
          <w:highlight w:val="white"/>
        </w:rPr>
      </w:pPr>
      <w:r w:rsidRPr="00903DBA">
        <w:rPr>
          <w:highlight w:val="white"/>
        </w:rPr>
        <w:t xml:space="preserve">        return byteList;</w:t>
      </w:r>
    </w:p>
    <w:p w14:paraId="10E6B34D" w14:textId="77777777" w:rsidR="008C2FC7" w:rsidRPr="00903DBA" w:rsidRDefault="008C2FC7" w:rsidP="008C2FC7">
      <w:pPr>
        <w:pStyle w:val="Code"/>
        <w:rPr>
          <w:highlight w:val="white"/>
        </w:rPr>
      </w:pPr>
      <w:r w:rsidRPr="00903DBA">
        <w:rPr>
          <w:highlight w:val="white"/>
        </w:rPr>
        <w:t xml:space="preserve">      }</w:t>
      </w:r>
    </w:p>
    <w:p w14:paraId="7D795887" w14:textId="77777777" w:rsidR="008C2FC7" w:rsidRPr="00903DBA" w:rsidRDefault="008C2FC7" w:rsidP="008C2FC7">
      <w:pPr>
        <w:rPr>
          <w:highlight w:val="white"/>
        </w:rPr>
      </w:pPr>
      <w:r w:rsidRPr="00903DBA">
        <w:rPr>
          <w:highlight w:val="white"/>
        </w:rPr>
        <w:t>For a zero value, we just return a list of zeros.</w:t>
      </w:r>
    </w:p>
    <w:p w14:paraId="33461ECA" w14:textId="77777777" w:rsidR="008C2FC7" w:rsidRPr="00903DBA" w:rsidRDefault="008C2FC7" w:rsidP="008C2FC7">
      <w:pPr>
        <w:pStyle w:val="Code"/>
        <w:rPr>
          <w:highlight w:val="white"/>
        </w:rPr>
      </w:pPr>
      <w:r w:rsidRPr="00903DBA">
        <w:rPr>
          <w:highlight w:val="white"/>
        </w:rPr>
        <w:t xml:space="preserve">      else if (Operator == AssemblyOperator.define_zero_sequence) {</w:t>
      </w:r>
    </w:p>
    <w:p w14:paraId="24180D04" w14:textId="77777777" w:rsidR="008C2FC7" w:rsidRPr="00903DBA" w:rsidRDefault="008C2FC7" w:rsidP="008C2FC7">
      <w:pPr>
        <w:pStyle w:val="Code"/>
        <w:rPr>
          <w:highlight w:val="white"/>
        </w:rPr>
      </w:pPr>
      <w:r w:rsidRPr="00903DBA">
        <w:rPr>
          <w:highlight w:val="white"/>
        </w:rPr>
        <w:t xml:space="preserve">        int size = (int) operand0;</w:t>
      </w:r>
    </w:p>
    <w:p w14:paraId="49B81FEE" w14:textId="77777777" w:rsidR="008C2FC7" w:rsidRPr="00903DBA" w:rsidRDefault="008C2FC7" w:rsidP="008C2FC7">
      <w:pPr>
        <w:pStyle w:val="Code"/>
        <w:rPr>
          <w:highlight w:val="white"/>
        </w:rPr>
      </w:pPr>
      <w:r w:rsidRPr="00903DBA">
        <w:rPr>
          <w:highlight w:val="white"/>
        </w:rPr>
        <w:t xml:space="preserve">        return (new List&lt;byte&gt;(new byte[size]));</w:t>
      </w:r>
    </w:p>
    <w:p w14:paraId="37ADC042" w14:textId="77777777" w:rsidR="008C2FC7" w:rsidRPr="00903DBA" w:rsidRDefault="008C2FC7" w:rsidP="008C2FC7">
      <w:pPr>
        <w:pStyle w:val="Code"/>
        <w:rPr>
          <w:highlight w:val="white"/>
        </w:rPr>
      </w:pPr>
      <w:r w:rsidRPr="00903DBA">
        <w:rPr>
          <w:highlight w:val="white"/>
        </w:rPr>
        <w:t xml:space="preserve">      }</w:t>
      </w:r>
    </w:p>
    <w:p w14:paraId="1FB572CE" w14:textId="2E495DE9" w:rsidR="008C2FC7" w:rsidRPr="00903DBA" w:rsidRDefault="008C2FC7" w:rsidP="008C2FC7">
      <w:pPr>
        <w:rPr>
          <w:highlight w:val="white"/>
        </w:rPr>
      </w:pPr>
      <w:r w:rsidRPr="00903DBA">
        <w:rPr>
          <w:highlight w:val="white"/>
        </w:rPr>
        <w:t>A value can be a floating value, a string, a static address, a pointer</w:t>
      </w:r>
      <w:r w:rsidR="00A22EB9">
        <w:rPr>
          <w:highlight w:val="white"/>
        </w:rPr>
        <w:t>,</w:t>
      </w:r>
      <w:r w:rsidRPr="00903DBA">
        <w:rPr>
          <w:highlight w:val="white"/>
        </w:rPr>
        <w:t xml:space="preserve"> or an integral value.</w:t>
      </w:r>
    </w:p>
    <w:p w14:paraId="0F01FF9D" w14:textId="77777777" w:rsidR="008C2FC7" w:rsidRPr="00903DBA" w:rsidRDefault="008C2FC7" w:rsidP="008C2FC7">
      <w:pPr>
        <w:pStyle w:val="Code"/>
        <w:rPr>
          <w:highlight w:val="white"/>
        </w:rPr>
      </w:pPr>
      <w:r w:rsidRPr="00903DBA">
        <w:rPr>
          <w:highlight w:val="white"/>
        </w:rPr>
        <w:t xml:space="preserve">      else if (Operator == AssemblyOperator.define_value) {</w:t>
      </w:r>
    </w:p>
    <w:p w14:paraId="5AB7D50B" w14:textId="77777777" w:rsidR="008C2FC7" w:rsidRPr="00903DBA" w:rsidRDefault="008C2FC7" w:rsidP="008C2FC7">
      <w:pPr>
        <w:pStyle w:val="Code"/>
        <w:rPr>
          <w:highlight w:val="white"/>
        </w:rPr>
      </w:pPr>
      <w:r w:rsidRPr="00903DBA">
        <w:rPr>
          <w:highlight w:val="white"/>
        </w:rPr>
        <w:t xml:space="preserve">        Sort sort = (Sort) operand0;</w:t>
      </w:r>
    </w:p>
    <w:p w14:paraId="5974EAE0" w14:textId="77777777" w:rsidR="008C2FC7" w:rsidRPr="00903DBA" w:rsidRDefault="008C2FC7" w:rsidP="008C2FC7">
      <w:pPr>
        <w:pStyle w:val="Code"/>
        <w:rPr>
          <w:highlight w:val="white"/>
        </w:rPr>
      </w:pPr>
      <w:r w:rsidRPr="00903DBA">
        <w:rPr>
          <w:highlight w:val="white"/>
        </w:rPr>
        <w:t xml:space="preserve">        object value = operand1;</w:t>
      </w:r>
    </w:p>
    <w:p w14:paraId="75637215" w14:textId="77777777" w:rsidR="008C2FC7" w:rsidRPr="00903DBA" w:rsidRDefault="008C2FC7" w:rsidP="008C2FC7">
      <w:pPr>
        <w:pStyle w:val="Code"/>
        <w:rPr>
          <w:highlight w:val="white"/>
        </w:rPr>
      </w:pPr>
      <w:r w:rsidRPr="00903DBA">
        <w:rPr>
          <w:highlight w:val="white"/>
        </w:rPr>
        <w:t xml:space="preserve">        List&lt;byte&gt; byteList;</w:t>
      </w:r>
    </w:p>
    <w:p w14:paraId="031C8040" w14:textId="48204242" w:rsidR="008C2FC7" w:rsidRPr="00903DBA" w:rsidRDefault="008C2FC7" w:rsidP="008C2FC7">
      <w:pPr>
        <w:rPr>
          <w:highlight w:val="white"/>
        </w:rPr>
      </w:pPr>
      <w:r w:rsidRPr="00903DBA">
        <w:rPr>
          <w:highlight w:val="white"/>
        </w:rPr>
        <w:t>In case of float, double, or lon</w:t>
      </w:r>
      <w:r w:rsidR="00A22EB9">
        <w:rPr>
          <w:highlight w:val="white"/>
        </w:rPr>
        <w:t>g</w:t>
      </w:r>
      <w:r w:rsidRPr="00903DBA">
        <w:rPr>
          <w:highlight w:val="white"/>
        </w:rPr>
        <w:t xml:space="preserve"> double, we call </w:t>
      </w:r>
      <w:r w:rsidRPr="00903DBA">
        <w:rPr>
          <w:rStyle w:val="KeyWord0"/>
          <w:highlight w:val="white"/>
        </w:rPr>
        <w:t>GetBytes</w:t>
      </w:r>
      <w:r w:rsidRPr="00903DBA">
        <w:rPr>
          <w:highlight w:val="white"/>
        </w:rPr>
        <w:t xml:space="preserve"> in the standard library </w:t>
      </w:r>
      <w:r w:rsidRPr="00903DBA">
        <w:rPr>
          <w:rStyle w:val="KeyWord0"/>
          <w:highlight w:val="white"/>
        </w:rPr>
        <w:t>BitConverter</w:t>
      </w:r>
      <w:r w:rsidRPr="00903DBA">
        <w:rPr>
          <w:highlight w:val="white"/>
        </w:rPr>
        <w:t xml:space="preserve"> class.</w:t>
      </w:r>
    </w:p>
    <w:p w14:paraId="7770CB06" w14:textId="77777777" w:rsidR="008C2FC7" w:rsidRPr="00903DBA" w:rsidRDefault="008C2FC7" w:rsidP="008C2FC7">
      <w:pPr>
        <w:pStyle w:val="Code"/>
        <w:rPr>
          <w:highlight w:val="white"/>
        </w:rPr>
      </w:pPr>
      <w:r w:rsidRPr="00903DBA">
        <w:rPr>
          <w:highlight w:val="white"/>
        </w:rPr>
        <w:t xml:space="preserve">        if (sort == Sort.Float) {</w:t>
      </w:r>
    </w:p>
    <w:p w14:paraId="3D2992BA" w14:textId="77777777" w:rsidR="008C2FC7" w:rsidRPr="00903DBA" w:rsidRDefault="008C2FC7" w:rsidP="008C2FC7">
      <w:pPr>
        <w:pStyle w:val="Code"/>
        <w:rPr>
          <w:highlight w:val="white"/>
        </w:rPr>
      </w:pPr>
      <w:r w:rsidRPr="00903DBA">
        <w:rPr>
          <w:highlight w:val="white"/>
        </w:rPr>
        <w:t xml:space="preserve">          float floatValue = (float) ((decimal) operand0);</w:t>
      </w:r>
    </w:p>
    <w:p w14:paraId="7EEEC98D" w14:textId="77777777" w:rsidR="008C2FC7" w:rsidRPr="00903DBA" w:rsidRDefault="008C2FC7" w:rsidP="008C2FC7">
      <w:pPr>
        <w:pStyle w:val="Code"/>
        <w:rPr>
          <w:highlight w:val="white"/>
        </w:rPr>
      </w:pPr>
      <w:r w:rsidRPr="00903DBA">
        <w:rPr>
          <w:highlight w:val="white"/>
        </w:rPr>
        <w:t xml:space="preserve">          byteList =  new List&lt;byte&gt;(BitConverter.GetBytes(floatValue));</w:t>
      </w:r>
    </w:p>
    <w:p w14:paraId="29B71A37" w14:textId="77777777" w:rsidR="008C2FC7" w:rsidRPr="00903DBA" w:rsidRDefault="008C2FC7" w:rsidP="008C2FC7">
      <w:pPr>
        <w:pStyle w:val="Code"/>
        <w:rPr>
          <w:highlight w:val="white"/>
        </w:rPr>
      </w:pPr>
      <w:r w:rsidRPr="00903DBA">
        <w:rPr>
          <w:highlight w:val="white"/>
        </w:rPr>
        <w:t xml:space="preserve">        }</w:t>
      </w:r>
    </w:p>
    <w:p w14:paraId="70756A59" w14:textId="431C4E92" w:rsidR="008C2FC7" w:rsidRPr="00903DBA" w:rsidRDefault="008C2FC7" w:rsidP="008C2FC7">
      <w:pPr>
        <w:pStyle w:val="Code"/>
        <w:rPr>
          <w:highlight w:val="white"/>
        </w:rPr>
      </w:pPr>
      <w:r w:rsidRPr="00903DBA">
        <w:rPr>
          <w:highlight w:val="white"/>
        </w:rPr>
        <w:t xml:space="preserve">        else if ((sort == Sort.Double) || (sort == Sort.</w:t>
      </w:r>
      <w:r w:rsidR="001220BA" w:rsidRPr="00903DBA">
        <w:rPr>
          <w:highlight w:val="white"/>
        </w:rPr>
        <w:t>LongDouble</w:t>
      </w:r>
      <w:r w:rsidRPr="00903DBA">
        <w:rPr>
          <w:highlight w:val="white"/>
        </w:rPr>
        <w:t>)) {</w:t>
      </w:r>
    </w:p>
    <w:p w14:paraId="637DC547" w14:textId="77777777" w:rsidR="008C2FC7" w:rsidRPr="00903DBA" w:rsidRDefault="008C2FC7" w:rsidP="008C2FC7">
      <w:pPr>
        <w:pStyle w:val="Code"/>
        <w:rPr>
          <w:highlight w:val="white"/>
        </w:rPr>
      </w:pPr>
      <w:r w:rsidRPr="00903DBA">
        <w:rPr>
          <w:highlight w:val="white"/>
        </w:rPr>
        <w:t xml:space="preserve">          double doubleValue = (double) ((decimal) value);</w:t>
      </w:r>
    </w:p>
    <w:p w14:paraId="6B0612D3" w14:textId="77777777" w:rsidR="008C2FC7" w:rsidRPr="00903DBA" w:rsidRDefault="008C2FC7" w:rsidP="008C2FC7">
      <w:pPr>
        <w:pStyle w:val="Code"/>
        <w:rPr>
          <w:highlight w:val="white"/>
        </w:rPr>
      </w:pPr>
      <w:r w:rsidRPr="00903DBA">
        <w:rPr>
          <w:highlight w:val="white"/>
        </w:rPr>
        <w:t xml:space="preserve">          byteList = new List&lt;byte&gt;(BitConverter.GetBytes(doubleValue));</w:t>
      </w:r>
    </w:p>
    <w:p w14:paraId="630D2748" w14:textId="77777777" w:rsidR="008C2FC7" w:rsidRPr="00903DBA" w:rsidRDefault="008C2FC7" w:rsidP="008C2FC7">
      <w:pPr>
        <w:pStyle w:val="Code"/>
        <w:rPr>
          <w:highlight w:val="white"/>
        </w:rPr>
      </w:pPr>
      <w:r w:rsidRPr="00903DBA">
        <w:rPr>
          <w:highlight w:val="white"/>
        </w:rPr>
        <w:t xml:space="preserve">        }</w:t>
      </w:r>
    </w:p>
    <w:p w14:paraId="0AA8CE1A" w14:textId="77777777" w:rsidR="008C2FC7" w:rsidRPr="00903DBA" w:rsidRDefault="008C2FC7" w:rsidP="008C2FC7">
      <w:pPr>
        <w:rPr>
          <w:highlight w:val="white"/>
        </w:rPr>
      </w:pPr>
      <w:r w:rsidRPr="00903DBA">
        <w:rPr>
          <w:highlight w:val="white"/>
        </w:rPr>
        <w:t>In case of string we fill the byte list with the characters of the string and add the terminating zero character.</w:t>
      </w:r>
    </w:p>
    <w:p w14:paraId="08F75FDD" w14:textId="77777777" w:rsidR="008C2FC7" w:rsidRPr="00903DBA" w:rsidRDefault="008C2FC7" w:rsidP="008C2FC7">
      <w:pPr>
        <w:pStyle w:val="Code"/>
        <w:rPr>
          <w:highlight w:val="white"/>
        </w:rPr>
      </w:pPr>
      <w:r w:rsidRPr="00903DBA">
        <w:rPr>
          <w:highlight w:val="white"/>
        </w:rPr>
        <w:t xml:space="preserve">        else if (sort == Sort.String) {</w:t>
      </w:r>
    </w:p>
    <w:p w14:paraId="15255F67" w14:textId="77777777" w:rsidR="008C2FC7" w:rsidRPr="00903DBA" w:rsidRDefault="008C2FC7" w:rsidP="008C2FC7">
      <w:pPr>
        <w:pStyle w:val="Code"/>
        <w:rPr>
          <w:highlight w:val="white"/>
        </w:rPr>
      </w:pPr>
      <w:r w:rsidRPr="00903DBA">
        <w:rPr>
          <w:highlight w:val="white"/>
        </w:rPr>
        <w:t xml:space="preserve">          string text = (string) value;</w:t>
      </w:r>
    </w:p>
    <w:p w14:paraId="55C9BC25" w14:textId="77777777" w:rsidR="008C2FC7" w:rsidRPr="00903DBA" w:rsidRDefault="008C2FC7" w:rsidP="008C2FC7">
      <w:pPr>
        <w:pStyle w:val="Code"/>
        <w:rPr>
          <w:highlight w:val="white"/>
        </w:rPr>
      </w:pPr>
      <w:r w:rsidRPr="00903DBA">
        <w:rPr>
          <w:highlight w:val="white"/>
        </w:rPr>
        <w:t xml:space="preserve">          byteList = new List&lt;byte&gt;();</w:t>
      </w:r>
    </w:p>
    <w:p w14:paraId="3743CD74" w14:textId="77777777" w:rsidR="008C2FC7" w:rsidRPr="00903DBA" w:rsidRDefault="008C2FC7" w:rsidP="008C2FC7">
      <w:pPr>
        <w:pStyle w:val="Code"/>
        <w:rPr>
          <w:highlight w:val="white"/>
        </w:rPr>
      </w:pPr>
    </w:p>
    <w:p w14:paraId="3F2DB834" w14:textId="77777777" w:rsidR="008C2FC7" w:rsidRPr="00903DBA" w:rsidRDefault="008C2FC7" w:rsidP="008C2FC7">
      <w:pPr>
        <w:pStyle w:val="Code"/>
        <w:rPr>
          <w:highlight w:val="white"/>
        </w:rPr>
      </w:pPr>
      <w:r w:rsidRPr="00903DBA">
        <w:rPr>
          <w:highlight w:val="white"/>
        </w:rPr>
        <w:t xml:space="preserve">          foreach (char c in text) {</w:t>
      </w:r>
    </w:p>
    <w:p w14:paraId="58006D4B" w14:textId="77777777" w:rsidR="008C2FC7" w:rsidRPr="00903DBA" w:rsidRDefault="008C2FC7" w:rsidP="008C2FC7">
      <w:pPr>
        <w:pStyle w:val="Code"/>
        <w:rPr>
          <w:highlight w:val="white"/>
        </w:rPr>
      </w:pPr>
      <w:r w:rsidRPr="00903DBA">
        <w:rPr>
          <w:highlight w:val="white"/>
        </w:rPr>
        <w:t xml:space="preserve">            byteList.Add((byte) c);</w:t>
      </w:r>
    </w:p>
    <w:p w14:paraId="236DBE40" w14:textId="77777777" w:rsidR="008C2FC7" w:rsidRPr="00903DBA" w:rsidRDefault="008C2FC7" w:rsidP="008C2FC7">
      <w:pPr>
        <w:pStyle w:val="Code"/>
        <w:rPr>
          <w:highlight w:val="white"/>
        </w:rPr>
      </w:pPr>
      <w:r w:rsidRPr="00903DBA">
        <w:rPr>
          <w:highlight w:val="white"/>
        </w:rPr>
        <w:t xml:space="preserve">          }</w:t>
      </w:r>
    </w:p>
    <w:p w14:paraId="44285539" w14:textId="77777777" w:rsidR="008C2FC7" w:rsidRPr="00903DBA" w:rsidRDefault="008C2FC7" w:rsidP="008C2FC7">
      <w:pPr>
        <w:pStyle w:val="Code"/>
        <w:rPr>
          <w:highlight w:val="white"/>
        </w:rPr>
      </w:pPr>
    </w:p>
    <w:p w14:paraId="5A5A397B" w14:textId="77777777" w:rsidR="008C2FC7" w:rsidRPr="00903DBA" w:rsidRDefault="008C2FC7" w:rsidP="008C2FC7">
      <w:pPr>
        <w:pStyle w:val="Code"/>
        <w:rPr>
          <w:highlight w:val="white"/>
        </w:rPr>
      </w:pPr>
      <w:r w:rsidRPr="00903DBA">
        <w:rPr>
          <w:highlight w:val="white"/>
        </w:rPr>
        <w:t xml:space="preserve">          byteList.Add((byte) 0);</w:t>
      </w:r>
    </w:p>
    <w:p w14:paraId="525C125A" w14:textId="77777777" w:rsidR="008C2FC7" w:rsidRPr="00903DBA" w:rsidRDefault="008C2FC7" w:rsidP="008C2FC7">
      <w:pPr>
        <w:pStyle w:val="Code"/>
        <w:rPr>
          <w:highlight w:val="white"/>
        </w:rPr>
      </w:pPr>
      <w:r w:rsidRPr="00903DBA">
        <w:rPr>
          <w:highlight w:val="white"/>
        </w:rPr>
        <w:t xml:space="preserve">        }</w:t>
      </w:r>
    </w:p>
    <w:p w14:paraId="3138EB66" w14:textId="77777777" w:rsidR="008C2FC7" w:rsidRPr="00903DBA" w:rsidRDefault="008C2FC7" w:rsidP="008C2FC7">
      <w:pPr>
        <w:rPr>
          <w:highlight w:val="white"/>
        </w:rPr>
      </w:pPr>
      <w:r w:rsidRPr="00903DBA">
        <w:rPr>
          <w:highlight w:val="white"/>
        </w:rPr>
        <w:t>Otherwise, we have an integral of pointer value. If the value is a static address, we load its offset into the byte list. The address itself will be added by the linker later on. If the value is not a static address, we just load it into the byte list.</w:t>
      </w:r>
    </w:p>
    <w:p w14:paraId="6FAB86B0" w14:textId="77777777" w:rsidR="008C2FC7" w:rsidRPr="00903DBA" w:rsidRDefault="008C2FC7" w:rsidP="008C2FC7">
      <w:pPr>
        <w:pStyle w:val="Code"/>
        <w:rPr>
          <w:highlight w:val="white"/>
        </w:rPr>
      </w:pPr>
      <w:r w:rsidRPr="00903DBA">
        <w:rPr>
          <w:highlight w:val="white"/>
        </w:rPr>
        <w:t xml:space="preserve">        else {</w:t>
      </w:r>
    </w:p>
    <w:p w14:paraId="225AF797" w14:textId="77777777" w:rsidR="008C2FC7" w:rsidRPr="00903DBA" w:rsidRDefault="008C2FC7" w:rsidP="008C2FC7">
      <w:pPr>
        <w:pStyle w:val="Code"/>
        <w:rPr>
          <w:highlight w:val="white"/>
        </w:rPr>
      </w:pPr>
      <w:r w:rsidRPr="00903DBA">
        <w:rPr>
          <w:highlight w:val="white"/>
        </w:rPr>
        <w:t xml:space="preserve">          int size = TypeSize.Size(sort);</w:t>
      </w:r>
    </w:p>
    <w:p w14:paraId="16D913D4" w14:textId="77777777" w:rsidR="008C2FC7" w:rsidRPr="00903DBA" w:rsidRDefault="008C2FC7" w:rsidP="008C2FC7">
      <w:pPr>
        <w:pStyle w:val="Code"/>
        <w:rPr>
          <w:highlight w:val="white"/>
        </w:rPr>
      </w:pPr>
      <w:r w:rsidRPr="00903DBA">
        <w:rPr>
          <w:highlight w:val="white"/>
        </w:rPr>
        <w:t xml:space="preserve">          byteList = new List&lt;byte&gt;(new byte[size]);</w:t>
      </w:r>
    </w:p>
    <w:p w14:paraId="20DA79CB" w14:textId="77777777" w:rsidR="008C2FC7" w:rsidRPr="00903DBA" w:rsidRDefault="008C2FC7" w:rsidP="008C2FC7">
      <w:pPr>
        <w:pStyle w:val="Code"/>
        <w:rPr>
          <w:highlight w:val="white"/>
        </w:rPr>
      </w:pPr>
      <w:r w:rsidRPr="00903DBA">
        <w:rPr>
          <w:highlight w:val="white"/>
        </w:rPr>
        <w:t xml:space="preserve">          </w:t>
      </w:r>
    </w:p>
    <w:p w14:paraId="787F290C" w14:textId="77777777" w:rsidR="008C2FC7" w:rsidRPr="00903DBA" w:rsidRDefault="008C2FC7" w:rsidP="008C2FC7">
      <w:pPr>
        <w:pStyle w:val="Code"/>
        <w:rPr>
          <w:highlight w:val="white"/>
        </w:rPr>
      </w:pPr>
      <w:r w:rsidRPr="00903DBA">
        <w:rPr>
          <w:highlight w:val="white"/>
        </w:rPr>
        <w:t xml:space="preserve">          if (value is StaticAddress) {</w:t>
      </w:r>
    </w:p>
    <w:p w14:paraId="4156BC6D" w14:textId="77777777" w:rsidR="008C2FC7" w:rsidRPr="00903DBA" w:rsidRDefault="008C2FC7" w:rsidP="008C2FC7">
      <w:pPr>
        <w:pStyle w:val="Code"/>
        <w:rPr>
          <w:highlight w:val="white"/>
        </w:rPr>
      </w:pPr>
      <w:r w:rsidRPr="00903DBA">
        <w:rPr>
          <w:highlight w:val="white"/>
        </w:rPr>
        <w:t xml:space="preserve">            StaticAddress staticAddress = (StaticAddress) value;</w:t>
      </w:r>
    </w:p>
    <w:p w14:paraId="3787803C" w14:textId="77777777" w:rsidR="008C2FC7" w:rsidRPr="00903DBA" w:rsidRDefault="008C2FC7" w:rsidP="008C2FC7">
      <w:pPr>
        <w:pStyle w:val="Code"/>
        <w:rPr>
          <w:highlight w:val="white"/>
        </w:rPr>
      </w:pPr>
      <w:r w:rsidRPr="00903DBA">
        <w:rPr>
          <w:highlight w:val="white"/>
        </w:rPr>
        <w:t xml:space="preserve">            LoadByteList(byteList, 0, size,</w:t>
      </w:r>
    </w:p>
    <w:p w14:paraId="644F4115" w14:textId="77777777" w:rsidR="008C2FC7" w:rsidRPr="00903DBA" w:rsidRDefault="008C2FC7" w:rsidP="008C2FC7">
      <w:pPr>
        <w:pStyle w:val="Code"/>
        <w:rPr>
          <w:highlight w:val="white"/>
        </w:rPr>
      </w:pPr>
      <w:r w:rsidRPr="00903DBA">
        <w:rPr>
          <w:highlight w:val="white"/>
        </w:rPr>
        <w:t xml:space="preserve">                         (BigInteger) staticAddress.Offset);</w:t>
      </w:r>
    </w:p>
    <w:p w14:paraId="4F80A0D0" w14:textId="77777777" w:rsidR="008C2FC7" w:rsidRPr="00903DBA" w:rsidRDefault="008C2FC7" w:rsidP="008C2FC7">
      <w:pPr>
        <w:pStyle w:val="Code"/>
        <w:rPr>
          <w:highlight w:val="white"/>
        </w:rPr>
      </w:pPr>
      <w:r w:rsidRPr="00903DBA">
        <w:rPr>
          <w:highlight w:val="white"/>
        </w:rPr>
        <w:lastRenderedPageBreak/>
        <w:t xml:space="preserve">          }</w:t>
      </w:r>
    </w:p>
    <w:p w14:paraId="14A631C5" w14:textId="77777777" w:rsidR="008C2FC7" w:rsidRPr="00903DBA" w:rsidRDefault="008C2FC7" w:rsidP="008C2FC7">
      <w:pPr>
        <w:pStyle w:val="Code"/>
        <w:rPr>
          <w:highlight w:val="white"/>
        </w:rPr>
      </w:pPr>
      <w:r w:rsidRPr="00903DBA">
        <w:rPr>
          <w:highlight w:val="white"/>
        </w:rPr>
        <w:t xml:space="preserve">          else {</w:t>
      </w:r>
    </w:p>
    <w:p w14:paraId="46CFFCC0" w14:textId="77777777" w:rsidR="008C2FC7" w:rsidRPr="00903DBA" w:rsidRDefault="008C2FC7" w:rsidP="008C2FC7">
      <w:pPr>
        <w:pStyle w:val="Code"/>
        <w:rPr>
          <w:highlight w:val="white"/>
        </w:rPr>
      </w:pPr>
      <w:r w:rsidRPr="00903DBA">
        <w:rPr>
          <w:highlight w:val="white"/>
        </w:rPr>
        <w:t xml:space="preserve">            LoadByteList(byteList, 0, size, (BigInteger) value);         </w:t>
      </w:r>
    </w:p>
    <w:p w14:paraId="342035B5" w14:textId="77777777" w:rsidR="008C2FC7" w:rsidRPr="00903DBA" w:rsidRDefault="008C2FC7" w:rsidP="008C2FC7">
      <w:pPr>
        <w:pStyle w:val="Code"/>
        <w:rPr>
          <w:highlight w:val="white"/>
        </w:rPr>
      </w:pPr>
      <w:r w:rsidRPr="00903DBA">
        <w:rPr>
          <w:highlight w:val="white"/>
        </w:rPr>
        <w:t xml:space="preserve">          }</w:t>
      </w:r>
    </w:p>
    <w:p w14:paraId="52B92011" w14:textId="77777777" w:rsidR="008C2FC7" w:rsidRPr="00903DBA" w:rsidRDefault="008C2FC7" w:rsidP="008C2FC7">
      <w:pPr>
        <w:pStyle w:val="Code"/>
        <w:rPr>
          <w:highlight w:val="white"/>
        </w:rPr>
      </w:pPr>
      <w:r w:rsidRPr="00903DBA">
        <w:rPr>
          <w:highlight w:val="white"/>
        </w:rPr>
        <w:t xml:space="preserve">        }</w:t>
      </w:r>
    </w:p>
    <w:p w14:paraId="231018AD" w14:textId="77777777" w:rsidR="008C2FC7" w:rsidRPr="00903DBA" w:rsidRDefault="008C2FC7" w:rsidP="008C2FC7">
      <w:pPr>
        <w:pStyle w:val="Code"/>
        <w:rPr>
          <w:highlight w:val="white"/>
        </w:rPr>
      </w:pPr>
    </w:p>
    <w:p w14:paraId="3B8F58EC" w14:textId="77777777" w:rsidR="008C2FC7" w:rsidRPr="00903DBA" w:rsidRDefault="008C2FC7" w:rsidP="008C2FC7">
      <w:pPr>
        <w:pStyle w:val="Code"/>
        <w:rPr>
          <w:highlight w:val="white"/>
        </w:rPr>
      </w:pPr>
      <w:r w:rsidRPr="00903DBA">
        <w:rPr>
          <w:highlight w:val="white"/>
        </w:rPr>
        <w:t xml:space="preserve">        return byteList;</w:t>
      </w:r>
    </w:p>
    <w:p w14:paraId="055338CB" w14:textId="77777777" w:rsidR="008C2FC7" w:rsidRPr="00903DBA" w:rsidRDefault="008C2FC7" w:rsidP="008C2FC7">
      <w:pPr>
        <w:pStyle w:val="Code"/>
        <w:rPr>
          <w:highlight w:val="white"/>
        </w:rPr>
      </w:pPr>
      <w:r w:rsidRPr="00903DBA">
        <w:rPr>
          <w:highlight w:val="white"/>
        </w:rPr>
        <w:t xml:space="preserve">      }</w:t>
      </w:r>
    </w:p>
    <w:p w14:paraId="64B67C2A" w14:textId="77777777" w:rsidR="008C2FC7" w:rsidRPr="00903DBA" w:rsidRDefault="008C2FC7" w:rsidP="008C2FC7">
      <w:pPr>
        <w:rPr>
          <w:highlight w:val="white"/>
        </w:rPr>
      </w:pPr>
      <w:r w:rsidRPr="00903DBA">
        <w:rPr>
          <w:highlight w:val="white"/>
        </w:rPr>
        <w:t>Next, we have a jump or a call to a register; that is, a jump of call to an address stored in a register.</w:t>
      </w:r>
    </w:p>
    <w:p w14:paraId="47C64ED8" w14:textId="77777777" w:rsidR="008C2FC7" w:rsidRPr="00903DBA" w:rsidRDefault="008C2FC7" w:rsidP="008C2FC7">
      <w:pPr>
        <w:pStyle w:val="Code"/>
        <w:rPr>
          <w:highlight w:val="white"/>
        </w:rPr>
      </w:pPr>
      <w:r w:rsidRPr="00903DBA">
        <w:rPr>
          <w:highlight w:val="white"/>
        </w:rPr>
        <w:t xml:space="preserve">      else if (IsJumpRegister() || IsCallRegister()) {</w:t>
      </w:r>
    </w:p>
    <w:p w14:paraId="1DCB8A6A" w14:textId="77777777" w:rsidR="008C2FC7" w:rsidRPr="00903DBA" w:rsidRDefault="008C2FC7" w:rsidP="008C2FC7">
      <w:pPr>
        <w:pStyle w:val="Code"/>
        <w:rPr>
          <w:highlight w:val="white"/>
        </w:rPr>
      </w:pPr>
      <w:r w:rsidRPr="00903DBA">
        <w:rPr>
          <w:highlight w:val="white"/>
        </w:rPr>
        <w:t xml:space="preserve">        Register register = (Register) operand0;</w:t>
      </w:r>
    </w:p>
    <w:p w14:paraId="2489C519" w14:textId="77777777" w:rsidR="008C2FC7" w:rsidRPr="00903DBA" w:rsidRDefault="008C2FC7" w:rsidP="008C2FC7">
      <w:pPr>
        <w:pStyle w:val="Code"/>
        <w:rPr>
          <w:highlight w:val="white"/>
        </w:rPr>
      </w:pPr>
      <w:r w:rsidRPr="00903DBA">
        <w:rPr>
          <w:highlight w:val="white"/>
        </w:rPr>
        <w:t xml:space="preserve">        return LookupByteArray(AssemblyOperator.jmp, register);</w:t>
      </w:r>
    </w:p>
    <w:p w14:paraId="545B1996" w14:textId="77777777" w:rsidR="008C2FC7" w:rsidRPr="00903DBA" w:rsidRDefault="008C2FC7" w:rsidP="008C2FC7">
      <w:pPr>
        <w:pStyle w:val="Code"/>
        <w:rPr>
          <w:highlight w:val="white"/>
        </w:rPr>
      </w:pPr>
      <w:r w:rsidRPr="00903DBA">
        <w:rPr>
          <w:highlight w:val="white"/>
        </w:rPr>
        <w:t xml:space="preserve">      }</w:t>
      </w:r>
    </w:p>
    <w:p w14:paraId="45F17099" w14:textId="77777777" w:rsidR="008C2FC7" w:rsidRPr="00903DBA" w:rsidRDefault="008C2FC7" w:rsidP="008C2FC7">
      <w:pPr>
        <w:rPr>
          <w:highlight w:val="white"/>
        </w:rPr>
      </w:pPr>
      <w:r w:rsidRPr="00903DBA">
        <w:rPr>
          <w:highlight w:val="white"/>
        </w:rPr>
        <w:t>A regular function call is equivalent with a long jump. The actual address of the called function will be set by the linker later on.</w:t>
      </w:r>
    </w:p>
    <w:p w14:paraId="5A798701" w14:textId="77777777" w:rsidR="008C2FC7" w:rsidRPr="00903DBA" w:rsidRDefault="008C2FC7" w:rsidP="008C2FC7">
      <w:pPr>
        <w:pStyle w:val="Code"/>
        <w:rPr>
          <w:highlight w:val="white"/>
        </w:rPr>
      </w:pPr>
      <w:r w:rsidRPr="00903DBA">
        <w:rPr>
          <w:highlight w:val="white"/>
        </w:rPr>
        <w:t xml:space="preserve">      else if (IsCallNotRegister()) {</w:t>
      </w:r>
    </w:p>
    <w:p w14:paraId="033D2103" w14:textId="77777777" w:rsidR="008C2FC7" w:rsidRPr="00903DBA" w:rsidRDefault="008C2FC7" w:rsidP="008C2FC7">
      <w:pPr>
        <w:pStyle w:val="Code"/>
        <w:rPr>
          <w:highlight w:val="white"/>
        </w:rPr>
      </w:pPr>
      <w:r w:rsidRPr="00903DBA">
        <w:rPr>
          <w:highlight w:val="white"/>
        </w:rPr>
        <w:t xml:space="preserve">        return LookupByteArray(AssemblyOperator.jmp, TypeSize.PointerSize);</w:t>
      </w:r>
    </w:p>
    <w:p w14:paraId="5B2815ED" w14:textId="77777777" w:rsidR="008C2FC7" w:rsidRPr="00903DBA" w:rsidRDefault="008C2FC7" w:rsidP="008C2FC7">
      <w:pPr>
        <w:pStyle w:val="Code"/>
        <w:rPr>
          <w:highlight w:val="white"/>
        </w:rPr>
      </w:pPr>
      <w:r w:rsidRPr="00903DBA">
        <w:rPr>
          <w:highlight w:val="white"/>
        </w:rPr>
        <w:t xml:space="preserve">      }</w:t>
      </w:r>
    </w:p>
    <w:p w14:paraId="2BDE1AE4" w14:textId="77777777" w:rsidR="008C2FC7" w:rsidRPr="00903DBA" w:rsidRDefault="008C2FC7" w:rsidP="008C2FC7">
      <w:pPr>
        <w:pStyle w:val="Code"/>
        <w:rPr>
          <w:highlight w:val="white"/>
        </w:rPr>
      </w:pPr>
    </w:p>
    <w:p w14:paraId="02BA55A1" w14:textId="77777777" w:rsidR="008C2FC7" w:rsidRPr="00903DBA" w:rsidRDefault="008C2FC7" w:rsidP="008C2FC7">
      <w:pPr>
        <w:pStyle w:val="Code"/>
        <w:rPr>
          <w:highlight w:val="white"/>
        </w:rPr>
      </w:pPr>
      <w:r w:rsidRPr="00903DBA">
        <w:rPr>
          <w:highlight w:val="white"/>
        </w:rPr>
        <w:t xml:space="preserve">      else if (Operator == AssemblyOperator.return_address) {</w:t>
      </w:r>
    </w:p>
    <w:p w14:paraId="4173A8D3" w14:textId="77777777" w:rsidR="008C2FC7" w:rsidRPr="00903DBA" w:rsidRDefault="008C2FC7" w:rsidP="008C2FC7">
      <w:pPr>
        <w:pStyle w:val="Code"/>
        <w:rPr>
          <w:highlight w:val="white"/>
        </w:rPr>
      </w:pPr>
      <w:r w:rsidRPr="00903DBA">
        <w:rPr>
          <w:highlight w:val="white"/>
        </w:rPr>
        <w:t xml:space="preserve">        Register register = (Register) operand0;</w:t>
      </w:r>
    </w:p>
    <w:p w14:paraId="0D208E5C" w14:textId="77777777" w:rsidR="008C2FC7" w:rsidRPr="00903DBA" w:rsidRDefault="008C2FC7" w:rsidP="008C2FC7">
      <w:pPr>
        <w:pStyle w:val="Code"/>
        <w:rPr>
          <w:highlight w:val="white"/>
        </w:rPr>
      </w:pPr>
      <w:r w:rsidRPr="00903DBA">
        <w:rPr>
          <w:highlight w:val="white"/>
        </w:rPr>
        <w:t xml:space="preserve">        int offset = (int) operand1;</w:t>
      </w:r>
    </w:p>
    <w:p w14:paraId="35021286" w14:textId="77777777" w:rsidR="008C2FC7" w:rsidRPr="00903DBA" w:rsidRDefault="008C2FC7" w:rsidP="008C2FC7">
      <w:pPr>
        <w:pStyle w:val="Code"/>
        <w:rPr>
          <w:highlight w:val="white"/>
        </w:rPr>
      </w:pPr>
      <w:r w:rsidRPr="00903DBA">
        <w:rPr>
          <w:highlight w:val="white"/>
        </w:rPr>
        <w:t xml:space="preserve">        int size = SizeOfValue(offset);</w:t>
      </w:r>
    </w:p>
    <w:p w14:paraId="2B8D73E0" w14:textId="77777777" w:rsidR="008C2FC7" w:rsidRPr="00903DBA" w:rsidRDefault="008C2FC7" w:rsidP="008C2FC7">
      <w:pPr>
        <w:pStyle w:val="Code"/>
        <w:rPr>
          <w:highlight w:val="white"/>
        </w:rPr>
      </w:pPr>
      <w:r w:rsidRPr="00903DBA">
        <w:rPr>
          <w:highlight w:val="white"/>
        </w:rPr>
        <w:t xml:space="preserve">        int address = (int)((BigInteger)operand2);</w:t>
      </w:r>
    </w:p>
    <w:p w14:paraId="6CA32001" w14:textId="77777777" w:rsidR="008C2FC7" w:rsidRPr="00903DBA" w:rsidRDefault="008C2FC7" w:rsidP="008C2FC7">
      <w:pPr>
        <w:pStyle w:val="Code"/>
        <w:rPr>
          <w:highlight w:val="white"/>
        </w:rPr>
      </w:pPr>
      <w:r w:rsidRPr="00903DBA">
        <w:rPr>
          <w:highlight w:val="white"/>
        </w:rPr>
        <w:t xml:space="preserve">        List&lt;byte&gt; byteList =</w:t>
      </w:r>
    </w:p>
    <w:p w14:paraId="490FB914" w14:textId="77777777" w:rsidR="008C2FC7" w:rsidRPr="00903DBA" w:rsidRDefault="008C2FC7" w:rsidP="008C2FC7">
      <w:pPr>
        <w:pStyle w:val="Code"/>
        <w:rPr>
          <w:highlight w:val="white"/>
        </w:rPr>
      </w:pPr>
      <w:r w:rsidRPr="00903DBA">
        <w:rPr>
          <w:highlight w:val="white"/>
        </w:rPr>
        <w:t xml:space="preserve">          LookupByteArray(AssemblyOperator.mov_word, register,</w:t>
      </w:r>
    </w:p>
    <w:p w14:paraId="7B3C11B3" w14:textId="77777777" w:rsidR="008C2FC7" w:rsidRPr="00903DBA" w:rsidRDefault="008C2FC7" w:rsidP="008C2FC7">
      <w:pPr>
        <w:pStyle w:val="Code"/>
        <w:rPr>
          <w:highlight w:val="white"/>
        </w:rPr>
      </w:pPr>
      <w:r w:rsidRPr="00903DBA">
        <w:rPr>
          <w:highlight w:val="white"/>
        </w:rPr>
        <w:t xml:space="preserve">                          size, TypeSize.PointerSize);</w:t>
      </w:r>
    </w:p>
    <w:p w14:paraId="4A7FED46" w14:textId="77777777" w:rsidR="008C2FC7" w:rsidRPr="00903DBA" w:rsidRDefault="008C2FC7" w:rsidP="008C2FC7">
      <w:pPr>
        <w:pStyle w:val="Code"/>
        <w:rPr>
          <w:highlight w:val="white"/>
        </w:rPr>
      </w:pPr>
      <w:r w:rsidRPr="00903DBA">
        <w:rPr>
          <w:highlight w:val="white"/>
        </w:rPr>
        <w:t xml:space="preserve">        LoadByteList(byteList, byteList.Count - (size + TypeSize.PointerSize),</w:t>
      </w:r>
    </w:p>
    <w:p w14:paraId="28BE69FA" w14:textId="77777777" w:rsidR="008C2FC7" w:rsidRPr="00903DBA" w:rsidRDefault="008C2FC7" w:rsidP="008C2FC7">
      <w:pPr>
        <w:pStyle w:val="Code"/>
        <w:rPr>
          <w:highlight w:val="white"/>
        </w:rPr>
      </w:pPr>
      <w:r w:rsidRPr="00903DBA">
        <w:rPr>
          <w:highlight w:val="white"/>
        </w:rPr>
        <w:t xml:space="preserve">                     size, offset);</w:t>
      </w:r>
    </w:p>
    <w:p w14:paraId="2BF4639A" w14:textId="77777777" w:rsidR="008C2FC7" w:rsidRPr="00903DBA" w:rsidRDefault="008C2FC7" w:rsidP="008C2FC7">
      <w:pPr>
        <w:pStyle w:val="Code"/>
        <w:rPr>
          <w:highlight w:val="white"/>
        </w:rPr>
      </w:pPr>
      <w:r w:rsidRPr="00903DBA">
        <w:rPr>
          <w:highlight w:val="white"/>
        </w:rPr>
        <w:t xml:space="preserve">        LoadByteList(byteList, byteList.Count - TypeSize.PointerSize,</w:t>
      </w:r>
    </w:p>
    <w:p w14:paraId="599DE53C" w14:textId="77777777" w:rsidR="008C2FC7" w:rsidRPr="00903DBA" w:rsidRDefault="008C2FC7" w:rsidP="008C2FC7">
      <w:pPr>
        <w:pStyle w:val="Code"/>
        <w:rPr>
          <w:highlight w:val="white"/>
        </w:rPr>
      </w:pPr>
      <w:r w:rsidRPr="00903DBA">
        <w:rPr>
          <w:highlight w:val="white"/>
        </w:rPr>
        <w:t xml:space="preserve">                     TypeSize.PointerSize, address);</w:t>
      </w:r>
    </w:p>
    <w:p w14:paraId="197003EB" w14:textId="77777777" w:rsidR="008C2FC7" w:rsidRPr="00903DBA" w:rsidRDefault="008C2FC7" w:rsidP="008C2FC7">
      <w:pPr>
        <w:pStyle w:val="Code"/>
        <w:rPr>
          <w:highlight w:val="white"/>
        </w:rPr>
      </w:pPr>
      <w:r w:rsidRPr="00903DBA">
        <w:rPr>
          <w:highlight w:val="white"/>
        </w:rPr>
        <w:t xml:space="preserve">        return byteList;</w:t>
      </w:r>
    </w:p>
    <w:p w14:paraId="79530F08" w14:textId="77777777" w:rsidR="008C2FC7" w:rsidRPr="00903DBA" w:rsidRDefault="008C2FC7" w:rsidP="008C2FC7">
      <w:pPr>
        <w:pStyle w:val="Code"/>
        <w:rPr>
          <w:highlight w:val="white"/>
        </w:rPr>
      </w:pPr>
      <w:r w:rsidRPr="00903DBA">
        <w:rPr>
          <w:highlight w:val="white"/>
        </w:rPr>
        <w:t xml:space="preserve">      }</w:t>
      </w:r>
    </w:p>
    <w:p w14:paraId="02749CBF" w14:textId="77777777" w:rsidR="008C2FC7" w:rsidRPr="00903DBA" w:rsidRDefault="008C2FC7" w:rsidP="008C2FC7">
      <w:pPr>
        <w:rPr>
          <w:highlight w:val="white"/>
        </w:rPr>
      </w:pPr>
      <w:r w:rsidRPr="00903DBA">
        <w:rPr>
          <w:highlight w:val="white"/>
        </w:rPr>
        <w:t>The size of the address is either one (short jump) or two (long jump), which we load into the byte list.</w:t>
      </w:r>
    </w:p>
    <w:p w14:paraId="4EAE0229" w14:textId="77777777" w:rsidR="008C2FC7" w:rsidRPr="00903DBA" w:rsidRDefault="008C2FC7" w:rsidP="008C2FC7">
      <w:pPr>
        <w:pStyle w:val="Code"/>
        <w:rPr>
          <w:highlight w:val="white"/>
        </w:rPr>
      </w:pPr>
      <w:r w:rsidRPr="00903DBA">
        <w:rPr>
          <w:highlight w:val="white"/>
        </w:rPr>
        <w:t xml:space="preserve">      else if (IsRelationNotRegister() || IsJumpNotRegister()) {</w:t>
      </w:r>
    </w:p>
    <w:p w14:paraId="0495B046" w14:textId="77777777" w:rsidR="008C2FC7" w:rsidRPr="00903DBA" w:rsidRDefault="008C2FC7" w:rsidP="008C2FC7">
      <w:pPr>
        <w:pStyle w:val="Code"/>
        <w:rPr>
          <w:highlight w:val="white"/>
        </w:rPr>
      </w:pPr>
      <w:r w:rsidRPr="00903DBA">
        <w:rPr>
          <w:highlight w:val="white"/>
        </w:rPr>
        <w:t xml:space="preserve">        int address = (int) operand0;</w:t>
      </w:r>
    </w:p>
    <w:p w14:paraId="7D981B95" w14:textId="402FF968" w:rsidR="008C2FC7" w:rsidRPr="00903DBA" w:rsidRDefault="008C2FC7" w:rsidP="008C2FC7">
      <w:pPr>
        <w:pStyle w:val="Code"/>
        <w:rPr>
          <w:highlight w:val="white"/>
        </w:rPr>
      </w:pPr>
      <w:r w:rsidRPr="00903DBA">
        <w:rPr>
          <w:highlight w:val="white"/>
        </w:rPr>
        <w:t xml:space="preserve">        int size = SizeOfValue(address);</w:t>
      </w:r>
    </w:p>
    <w:p w14:paraId="0602A0D4" w14:textId="77777777" w:rsidR="00F86279" w:rsidRPr="00903DBA" w:rsidRDefault="00F86279" w:rsidP="00F86279">
      <w:pPr>
        <w:pStyle w:val="Code"/>
        <w:rPr>
          <w:highlight w:val="white"/>
        </w:rPr>
      </w:pPr>
    </w:p>
    <w:p w14:paraId="2DE085B0" w14:textId="4EAA495D" w:rsidR="00F86279" w:rsidRPr="00903DBA" w:rsidRDefault="00F86279" w:rsidP="00F86279">
      <w:pPr>
        <w:pStyle w:val="Code"/>
        <w:rPr>
          <w:highlight w:val="white"/>
        </w:rPr>
      </w:pPr>
      <w:r w:rsidRPr="00903DBA">
        <w:rPr>
          <w:highlight w:val="white"/>
        </w:rPr>
        <w:t xml:space="preserve">        if (address == 127) {</w:t>
      </w:r>
      <w:r w:rsidR="0031745A" w:rsidRPr="00903DBA">
        <w:rPr>
          <w:highlight w:val="white"/>
        </w:rPr>
        <w:t xml:space="preserve"> // XXX</w:t>
      </w:r>
    </w:p>
    <w:p w14:paraId="19756BE9" w14:textId="77777777" w:rsidR="00F86279" w:rsidRPr="00903DBA" w:rsidRDefault="00F86279" w:rsidP="00F86279">
      <w:pPr>
        <w:pStyle w:val="Code"/>
        <w:rPr>
          <w:highlight w:val="white"/>
        </w:rPr>
      </w:pPr>
      <w:r w:rsidRPr="00903DBA">
        <w:rPr>
          <w:highlight w:val="white"/>
        </w:rPr>
        <w:t xml:space="preserve">          size = 2;</w:t>
      </w:r>
    </w:p>
    <w:p w14:paraId="48B97B3F" w14:textId="77777777" w:rsidR="00F86279" w:rsidRPr="00903DBA" w:rsidRDefault="00F86279" w:rsidP="00F86279">
      <w:pPr>
        <w:pStyle w:val="Code"/>
        <w:rPr>
          <w:highlight w:val="white"/>
        </w:rPr>
      </w:pPr>
      <w:r w:rsidRPr="00903DBA">
        <w:rPr>
          <w:highlight w:val="white"/>
        </w:rPr>
        <w:t xml:space="preserve">        }</w:t>
      </w:r>
    </w:p>
    <w:p w14:paraId="0EBA032C" w14:textId="77777777" w:rsidR="00F86279" w:rsidRPr="00903DBA" w:rsidRDefault="00F86279" w:rsidP="00F86279">
      <w:pPr>
        <w:pStyle w:val="Code"/>
        <w:rPr>
          <w:highlight w:val="white"/>
        </w:rPr>
      </w:pPr>
    </w:p>
    <w:p w14:paraId="4F671F22" w14:textId="77777777" w:rsidR="008C2FC7" w:rsidRPr="00903DBA" w:rsidRDefault="008C2FC7" w:rsidP="008C2FC7">
      <w:pPr>
        <w:pStyle w:val="Code"/>
        <w:rPr>
          <w:highlight w:val="white"/>
        </w:rPr>
      </w:pPr>
      <w:r w:rsidRPr="00903DBA">
        <w:rPr>
          <w:highlight w:val="white"/>
        </w:rPr>
        <w:t xml:space="preserve">        List&lt;byte&gt; byteList = LookupByteArray(Operator, size);</w:t>
      </w:r>
    </w:p>
    <w:p w14:paraId="42224CDE" w14:textId="77777777" w:rsidR="008C2FC7" w:rsidRPr="00903DBA" w:rsidRDefault="008C2FC7" w:rsidP="008C2FC7">
      <w:pPr>
        <w:pStyle w:val="Code"/>
        <w:rPr>
          <w:highlight w:val="white"/>
        </w:rPr>
      </w:pPr>
      <w:r w:rsidRPr="00903DBA">
        <w:rPr>
          <w:highlight w:val="white"/>
        </w:rPr>
        <w:t xml:space="preserve">        LoadByteList(byteList, byteList.Count - size, size, address);</w:t>
      </w:r>
    </w:p>
    <w:p w14:paraId="38EBC19B" w14:textId="77777777" w:rsidR="008C2FC7" w:rsidRPr="00903DBA" w:rsidRDefault="008C2FC7" w:rsidP="008C2FC7">
      <w:pPr>
        <w:pStyle w:val="Code"/>
        <w:rPr>
          <w:highlight w:val="white"/>
        </w:rPr>
      </w:pPr>
      <w:r w:rsidRPr="00903DBA">
        <w:rPr>
          <w:highlight w:val="white"/>
        </w:rPr>
        <w:t xml:space="preserve">        return byteList;</w:t>
      </w:r>
    </w:p>
    <w:p w14:paraId="476F32CC" w14:textId="77777777" w:rsidR="008C2FC7" w:rsidRPr="00903DBA" w:rsidRDefault="008C2FC7" w:rsidP="008C2FC7">
      <w:pPr>
        <w:pStyle w:val="Code"/>
        <w:rPr>
          <w:highlight w:val="white"/>
        </w:rPr>
      </w:pPr>
      <w:r w:rsidRPr="00903DBA">
        <w:rPr>
          <w:highlight w:val="white"/>
        </w:rPr>
        <w:t xml:space="preserve">      }</w:t>
      </w:r>
    </w:p>
    <w:p w14:paraId="0FFC8DA2" w14:textId="77777777" w:rsidR="008C2FC7" w:rsidRPr="00903DBA" w:rsidRDefault="008C2FC7" w:rsidP="008C2FC7">
      <w:pPr>
        <w:rPr>
          <w:highlight w:val="white"/>
        </w:rPr>
      </w:pPr>
      <w:r w:rsidRPr="00903DBA">
        <w:rPr>
          <w:highlight w:val="white"/>
        </w:rPr>
        <w:t xml:space="preserve">Let us continue with the operations that perform computations and let us start with the nullary operators; that is, operators that take no operands. For instance: </w:t>
      </w:r>
      <w:r w:rsidRPr="00903DBA">
        <w:rPr>
          <w:rStyle w:val="KeyWord0"/>
          <w:highlight w:val="white"/>
        </w:rPr>
        <w:t>lahf</w:t>
      </w:r>
      <w:r w:rsidRPr="00903DBA">
        <w:rPr>
          <w:highlight w:val="white"/>
        </w:rPr>
        <w:t xml:space="preserve">. We call </w:t>
      </w:r>
      <w:r w:rsidRPr="00903DBA">
        <w:rPr>
          <w:rStyle w:val="KeyWord0"/>
          <w:highlight w:val="white"/>
        </w:rPr>
        <w:t>LookupByteArray</w:t>
      </w:r>
      <w:r w:rsidRPr="00903DBA">
        <w:rPr>
          <w:highlight w:val="white"/>
        </w:rPr>
        <w:t xml:space="preserve"> with the operator as argument to obtain and return the assay of bytes corresponding to the assembly instruction.</w:t>
      </w:r>
    </w:p>
    <w:p w14:paraId="66D24B4D" w14:textId="77777777" w:rsidR="008C2FC7" w:rsidRPr="00903DBA" w:rsidRDefault="008C2FC7" w:rsidP="008C2FC7">
      <w:pPr>
        <w:pStyle w:val="Code"/>
        <w:rPr>
          <w:highlight w:val="white"/>
        </w:rPr>
      </w:pPr>
      <w:r w:rsidRPr="00903DBA">
        <w:rPr>
          <w:highlight w:val="white"/>
        </w:rPr>
        <w:t xml:space="preserve">      else if ((operand0 == null) &amp;&amp; (operand1 == null) &amp;&amp;</w:t>
      </w:r>
    </w:p>
    <w:p w14:paraId="2C9FC5CE" w14:textId="77777777" w:rsidR="008C2FC7" w:rsidRPr="00903DBA" w:rsidRDefault="008C2FC7" w:rsidP="008C2FC7">
      <w:pPr>
        <w:pStyle w:val="Code"/>
        <w:rPr>
          <w:highlight w:val="white"/>
        </w:rPr>
      </w:pPr>
      <w:r w:rsidRPr="00903DBA">
        <w:rPr>
          <w:highlight w:val="white"/>
        </w:rPr>
        <w:t xml:space="preserve">               (operand2 == null)) {</w:t>
      </w:r>
    </w:p>
    <w:p w14:paraId="08743AD8" w14:textId="77777777" w:rsidR="008C2FC7" w:rsidRPr="00903DBA" w:rsidRDefault="008C2FC7" w:rsidP="008C2FC7">
      <w:pPr>
        <w:pStyle w:val="Code"/>
        <w:rPr>
          <w:highlight w:val="white"/>
        </w:rPr>
      </w:pPr>
      <w:r w:rsidRPr="00903DBA">
        <w:rPr>
          <w:highlight w:val="white"/>
        </w:rPr>
        <w:lastRenderedPageBreak/>
        <w:t xml:space="preserve">        return LookupByteArray(Operator);</w:t>
      </w:r>
    </w:p>
    <w:p w14:paraId="6E021D20" w14:textId="77777777" w:rsidR="008C2FC7" w:rsidRPr="00903DBA" w:rsidRDefault="008C2FC7" w:rsidP="008C2FC7">
      <w:pPr>
        <w:pStyle w:val="Code"/>
        <w:rPr>
          <w:highlight w:val="white"/>
        </w:rPr>
      </w:pPr>
      <w:r w:rsidRPr="00903DBA">
        <w:rPr>
          <w:highlight w:val="white"/>
        </w:rPr>
        <w:t xml:space="preserve">      }</w:t>
      </w:r>
    </w:p>
    <w:p w14:paraId="6224385A" w14:textId="77777777" w:rsidR="008C2FC7" w:rsidRPr="00903DBA" w:rsidRDefault="008C2FC7" w:rsidP="008C2FC7">
      <w:pPr>
        <w:rPr>
          <w:highlight w:val="white"/>
        </w:rPr>
      </w:pPr>
      <w:r w:rsidRPr="00903DBA">
        <w:rPr>
          <w:highlight w:val="white"/>
        </w:rPr>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rsidRPr="00903DBA" w14:paraId="6F2B7BD5" w14:textId="77777777" w:rsidTr="003D2653">
        <w:tc>
          <w:tcPr>
            <w:tcW w:w="1271" w:type="dxa"/>
          </w:tcPr>
          <w:p w14:paraId="2292CBE9" w14:textId="77777777" w:rsidR="008C2FC7" w:rsidRPr="00903DBA" w:rsidRDefault="008C2FC7" w:rsidP="003D2653">
            <w:pPr>
              <w:spacing w:before="0" w:after="40"/>
              <w:rPr>
                <w:highlight w:val="white"/>
              </w:rPr>
            </w:pPr>
            <w:r w:rsidRPr="00903DBA">
              <w:rPr>
                <w:b/>
                <w:bCs/>
                <w:highlight w:val="white"/>
              </w:rPr>
              <w:t>Category</w:t>
            </w:r>
          </w:p>
        </w:tc>
        <w:tc>
          <w:tcPr>
            <w:tcW w:w="5245" w:type="dxa"/>
          </w:tcPr>
          <w:p w14:paraId="74A55CBE" w14:textId="77777777" w:rsidR="008C2FC7" w:rsidRPr="00903DBA" w:rsidRDefault="008C2FC7" w:rsidP="003D2653">
            <w:pPr>
              <w:spacing w:before="0" w:after="40"/>
            </w:pPr>
            <w:r w:rsidRPr="00903DBA">
              <w:rPr>
                <w:b/>
                <w:bCs/>
                <w:highlight w:val="white"/>
              </w:rPr>
              <w:t>Description</w:t>
            </w:r>
          </w:p>
        </w:tc>
        <w:tc>
          <w:tcPr>
            <w:tcW w:w="2834" w:type="dxa"/>
          </w:tcPr>
          <w:p w14:paraId="06E3E096" w14:textId="77777777" w:rsidR="008C2FC7" w:rsidRPr="00903DBA" w:rsidRDefault="008C2FC7" w:rsidP="003D2653">
            <w:pPr>
              <w:spacing w:before="0" w:after="40"/>
              <w:rPr>
                <w:highlight w:val="white"/>
              </w:rPr>
            </w:pPr>
            <w:r w:rsidRPr="00903DBA">
              <w:rPr>
                <w:b/>
                <w:bCs/>
                <w:highlight w:val="white"/>
              </w:rPr>
              <w:t>Examples</w:t>
            </w:r>
          </w:p>
        </w:tc>
      </w:tr>
      <w:tr w:rsidR="008C2FC7" w:rsidRPr="00903DBA" w14:paraId="1FF946BE" w14:textId="77777777" w:rsidTr="003D2653">
        <w:tc>
          <w:tcPr>
            <w:tcW w:w="1271" w:type="dxa"/>
          </w:tcPr>
          <w:p w14:paraId="723A940F" w14:textId="77777777" w:rsidR="008C2FC7" w:rsidRPr="00903DBA" w:rsidRDefault="008C2FC7" w:rsidP="003D2653">
            <w:pPr>
              <w:spacing w:before="0" w:after="40"/>
              <w:rPr>
                <w:highlight w:val="white"/>
              </w:rPr>
            </w:pPr>
            <w:r w:rsidRPr="00903DBA">
              <w:rPr>
                <w:highlight w:val="white"/>
              </w:rPr>
              <w:t>1</w:t>
            </w:r>
          </w:p>
        </w:tc>
        <w:tc>
          <w:tcPr>
            <w:tcW w:w="5245" w:type="dxa"/>
          </w:tcPr>
          <w:p w14:paraId="4C4F030D" w14:textId="77777777" w:rsidR="008C2FC7" w:rsidRPr="00903DBA" w:rsidRDefault="008C2FC7" w:rsidP="003D2653">
            <w:pPr>
              <w:spacing w:before="0" w:after="40"/>
            </w:pPr>
            <w:r w:rsidRPr="00903DBA">
              <w:t>unary operator register</w:t>
            </w:r>
          </w:p>
        </w:tc>
        <w:tc>
          <w:tcPr>
            <w:tcW w:w="2834" w:type="dxa"/>
          </w:tcPr>
          <w:p w14:paraId="0E34F074" w14:textId="77777777" w:rsidR="008C2FC7" w:rsidRPr="00903DBA" w:rsidRDefault="008C2FC7" w:rsidP="003D2653">
            <w:pPr>
              <w:spacing w:before="0" w:after="40"/>
              <w:rPr>
                <w:highlight w:val="white"/>
              </w:rPr>
            </w:pPr>
            <w:r w:rsidRPr="00903DBA">
              <w:rPr>
                <w:highlight w:val="white"/>
              </w:rPr>
              <w:t>inc ax</w:t>
            </w:r>
          </w:p>
        </w:tc>
      </w:tr>
      <w:tr w:rsidR="008C2FC7" w:rsidRPr="00903DBA" w14:paraId="3C05554D" w14:textId="77777777" w:rsidTr="003D2653">
        <w:tc>
          <w:tcPr>
            <w:tcW w:w="1271" w:type="dxa"/>
          </w:tcPr>
          <w:p w14:paraId="391BAE22" w14:textId="77777777" w:rsidR="008C2FC7" w:rsidRPr="00903DBA" w:rsidRDefault="008C2FC7" w:rsidP="003D2653">
            <w:pPr>
              <w:spacing w:before="0" w:after="40"/>
              <w:rPr>
                <w:highlight w:val="white"/>
              </w:rPr>
            </w:pPr>
            <w:r w:rsidRPr="00903DBA">
              <w:rPr>
                <w:highlight w:val="white"/>
              </w:rPr>
              <w:t>2</w:t>
            </w:r>
          </w:p>
        </w:tc>
        <w:tc>
          <w:tcPr>
            <w:tcW w:w="5245" w:type="dxa"/>
          </w:tcPr>
          <w:p w14:paraId="75F41049" w14:textId="77777777" w:rsidR="008C2FC7" w:rsidRPr="00903DBA" w:rsidRDefault="008C2FC7" w:rsidP="003D2653">
            <w:pPr>
              <w:spacing w:before="0" w:after="40"/>
              <w:rPr>
                <w:highlight w:val="white"/>
              </w:rPr>
            </w:pPr>
            <w:r w:rsidRPr="00903DBA">
              <w:t>unary operator integer value</w:t>
            </w:r>
          </w:p>
        </w:tc>
        <w:tc>
          <w:tcPr>
            <w:tcW w:w="2834" w:type="dxa"/>
          </w:tcPr>
          <w:p w14:paraId="2F21BABB" w14:textId="77777777" w:rsidR="008C2FC7" w:rsidRPr="00903DBA" w:rsidRDefault="008C2FC7" w:rsidP="003D2653">
            <w:pPr>
              <w:spacing w:before="0" w:after="40"/>
              <w:rPr>
                <w:highlight w:val="white"/>
              </w:rPr>
            </w:pPr>
            <w:r w:rsidRPr="00903DBA">
              <w:rPr>
                <w:highlight w:val="white"/>
              </w:rPr>
              <w:t>int 33</w:t>
            </w:r>
          </w:p>
        </w:tc>
      </w:tr>
      <w:tr w:rsidR="008C2FC7" w:rsidRPr="00903DBA" w14:paraId="25DFA9C3" w14:textId="77777777" w:rsidTr="003D2653">
        <w:tc>
          <w:tcPr>
            <w:tcW w:w="1271" w:type="dxa"/>
          </w:tcPr>
          <w:p w14:paraId="33A63BBF" w14:textId="77777777" w:rsidR="008C2FC7" w:rsidRPr="00903DBA" w:rsidRDefault="008C2FC7" w:rsidP="003D2653">
            <w:pPr>
              <w:spacing w:before="0" w:after="40"/>
              <w:rPr>
                <w:highlight w:val="white"/>
              </w:rPr>
            </w:pPr>
            <w:r w:rsidRPr="00903DBA">
              <w:rPr>
                <w:highlight w:val="white"/>
              </w:rPr>
              <w:t>3</w:t>
            </w:r>
          </w:p>
        </w:tc>
        <w:tc>
          <w:tcPr>
            <w:tcW w:w="5245" w:type="dxa"/>
          </w:tcPr>
          <w:p w14:paraId="0B4EE0E3" w14:textId="77777777" w:rsidR="008C2FC7" w:rsidRPr="00903DBA" w:rsidRDefault="008C2FC7" w:rsidP="003D2653">
            <w:pPr>
              <w:tabs>
                <w:tab w:val="left" w:pos="3653"/>
              </w:tabs>
              <w:spacing w:before="0" w:after="40"/>
            </w:pPr>
            <w:r w:rsidRPr="00903DBA">
              <w:t>unary operator [register + offset]</w:t>
            </w:r>
          </w:p>
          <w:p w14:paraId="6C16176A" w14:textId="77777777" w:rsidR="008C2FC7" w:rsidRPr="00903DBA" w:rsidRDefault="008C2FC7" w:rsidP="003D2653">
            <w:pPr>
              <w:tabs>
                <w:tab w:val="left" w:pos="3653"/>
              </w:tabs>
              <w:spacing w:before="0" w:after="40"/>
            </w:pPr>
            <w:r w:rsidRPr="00903DBA">
              <w:t>unary operator [static name + offset]</w:t>
            </w:r>
          </w:p>
        </w:tc>
        <w:tc>
          <w:tcPr>
            <w:tcW w:w="2834" w:type="dxa"/>
          </w:tcPr>
          <w:p w14:paraId="268D2B21" w14:textId="77777777" w:rsidR="008C2FC7" w:rsidRPr="00903DBA" w:rsidRDefault="008C2FC7" w:rsidP="003D2653">
            <w:pPr>
              <w:spacing w:before="0" w:after="40"/>
              <w:rPr>
                <w:highlight w:val="white"/>
              </w:rPr>
            </w:pPr>
            <w:r w:rsidRPr="00903DBA">
              <w:rPr>
                <w:highlight w:val="white"/>
              </w:rPr>
              <w:t>neg word [bp + 2]</w:t>
            </w:r>
          </w:p>
          <w:p w14:paraId="10BC60F1" w14:textId="77777777" w:rsidR="008C2FC7" w:rsidRPr="00903DBA" w:rsidRDefault="008C2FC7" w:rsidP="003D2653">
            <w:pPr>
              <w:spacing w:before="0" w:after="40"/>
              <w:rPr>
                <w:highlight w:val="white"/>
              </w:rPr>
            </w:pPr>
            <w:r w:rsidRPr="00903DBA">
              <w:rPr>
                <w:highlight w:val="white"/>
              </w:rPr>
              <w:t>not word [stdin + 4]</w:t>
            </w:r>
          </w:p>
        </w:tc>
      </w:tr>
    </w:tbl>
    <w:p w14:paraId="108057C3" w14:textId="77777777" w:rsidR="008C2FC7" w:rsidRPr="00903DBA" w:rsidRDefault="008C2FC7" w:rsidP="008C2FC7">
      <w:pPr>
        <w:rPr>
          <w:highlight w:val="white"/>
        </w:rPr>
      </w:pPr>
      <w:r w:rsidRPr="00903DBA">
        <w:rPr>
          <w:highlight w:val="white"/>
        </w:rPr>
        <w:t xml:space="preserve">The operators of the first category take a register as operand. We call </w:t>
      </w:r>
      <w:r w:rsidRPr="00903DBA">
        <w:rPr>
          <w:rStyle w:val="KeyWord0"/>
          <w:highlight w:val="white"/>
        </w:rPr>
        <w:t>LookupByteArray</w:t>
      </w:r>
      <w:r w:rsidRPr="00903DBA">
        <w:rPr>
          <w:highlight w:val="white"/>
        </w:rPr>
        <w:t xml:space="preserve"> with the operator and register.</w:t>
      </w:r>
    </w:p>
    <w:p w14:paraId="26B396FA" w14:textId="77777777" w:rsidR="008C2FC7" w:rsidRPr="00903DBA" w:rsidRDefault="008C2FC7" w:rsidP="008C2FC7">
      <w:pPr>
        <w:pStyle w:val="Code"/>
        <w:rPr>
          <w:color w:val="000000"/>
          <w:highlight w:val="white"/>
        </w:rPr>
      </w:pPr>
      <w:r w:rsidRPr="00903DBA">
        <w:rPr>
          <w:color w:val="000000"/>
          <w:highlight w:val="white"/>
        </w:rPr>
        <w:t xml:space="preserve">      </w:t>
      </w:r>
      <w:r w:rsidRPr="00903DBA">
        <w:rPr>
          <w:highlight w:val="white"/>
        </w:rPr>
        <w:t>// inc ax</w:t>
      </w:r>
    </w:p>
    <w:p w14:paraId="52B3C511" w14:textId="77777777" w:rsidR="008C2FC7" w:rsidRPr="00903DBA" w:rsidRDefault="008C2FC7" w:rsidP="008C2FC7">
      <w:pPr>
        <w:pStyle w:val="Code"/>
        <w:rPr>
          <w:highlight w:val="white"/>
        </w:rPr>
      </w:pPr>
      <w:r w:rsidRPr="00903DBA">
        <w:rPr>
          <w:highlight w:val="white"/>
        </w:rPr>
        <w:t xml:space="preserve">      else if ((operand0 is Register) &amp;&amp; (operand1 == null) &amp;&amp;</w:t>
      </w:r>
    </w:p>
    <w:p w14:paraId="559C0B9E" w14:textId="77777777" w:rsidR="008C2FC7" w:rsidRPr="00903DBA" w:rsidRDefault="008C2FC7" w:rsidP="008C2FC7">
      <w:pPr>
        <w:pStyle w:val="Code"/>
        <w:rPr>
          <w:highlight w:val="white"/>
        </w:rPr>
      </w:pPr>
      <w:r w:rsidRPr="00903DBA">
        <w:rPr>
          <w:highlight w:val="white"/>
        </w:rPr>
        <w:t xml:space="preserve">               (operand2 == null)) {</w:t>
      </w:r>
    </w:p>
    <w:p w14:paraId="5E76A28F" w14:textId="77777777" w:rsidR="008C2FC7" w:rsidRPr="00903DBA" w:rsidRDefault="008C2FC7" w:rsidP="008C2FC7">
      <w:pPr>
        <w:pStyle w:val="Code"/>
        <w:rPr>
          <w:highlight w:val="white"/>
        </w:rPr>
      </w:pPr>
      <w:r w:rsidRPr="00903DBA">
        <w:rPr>
          <w:highlight w:val="white"/>
        </w:rPr>
        <w:t xml:space="preserve">        Register register = (Register) operand0;</w:t>
      </w:r>
    </w:p>
    <w:p w14:paraId="084732F3" w14:textId="77777777" w:rsidR="008C2FC7" w:rsidRPr="00903DBA" w:rsidRDefault="008C2FC7" w:rsidP="008C2FC7">
      <w:pPr>
        <w:pStyle w:val="Code"/>
        <w:rPr>
          <w:highlight w:val="white"/>
        </w:rPr>
      </w:pPr>
      <w:r w:rsidRPr="00903DBA">
        <w:rPr>
          <w:highlight w:val="white"/>
        </w:rPr>
        <w:t xml:space="preserve">        return LookupByteArray(Operator, register);</w:t>
      </w:r>
    </w:p>
    <w:p w14:paraId="2E7A5671" w14:textId="77777777" w:rsidR="008C2FC7" w:rsidRPr="00903DBA" w:rsidRDefault="008C2FC7" w:rsidP="008C2FC7">
      <w:pPr>
        <w:pStyle w:val="Code"/>
        <w:rPr>
          <w:highlight w:val="white"/>
        </w:rPr>
      </w:pPr>
      <w:r w:rsidRPr="00903DBA">
        <w:rPr>
          <w:highlight w:val="white"/>
        </w:rPr>
        <w:t xml:space="preserve">      }</w:t>
      </w:r>
    </w:p>
    <w:p w14:paraId="2652EF70" w14:textId="77777777" w:rsidR="008C2FC7" w:rsidRPr="00903DBA" w:rsidRDefault="008C2FC7" w:rsidP="008C2FC7">
      <w:pPr>
        <w:rPr>
          <w:highlight w:val="white"/>
        </w:rPr>
      </w:pPr>
      <w:r w:rsidRPr="00903DBA">
        <w:rPr>
          <w:highlight w:val="white"/>
        </w:rPr>
        <w:t xml:space="preserve">The operators of the second category take an integer value as operand. For instance: </w:t>
      </w:r>
      <w:r w:rsidRPr="00903DBA">
        <w:rPr>
          <w:rStyle w:val="KeyWord0"/>
          <w:highlight w:val="white"/>
        </w:rPr>
        <w:t>int</w:t>
      </w:r>
      <w:r w:rsidRPr="00903DBA">
        <w:rPr>
          <w:highlight w:val="white"/>
        </w:rPr>
        <w:t xml:space="preserve"> </w:t>
      </w:r>
      <w:r w:rsidRPr="00903DBA">
        <w:rPr>
          <w:rStyle w:val="KeyWord0"/>
          <w:highlight w:val="white"/>
        </w:rPr>
        <w:t>33</w:t>
      </w:r>
      <w:r w:rsidRPr="00903DBA">
        <w:rPr>
          <w:highlight w:val="white"/>
        </w:rPr>
        <w:t xml:space="preserve">. We call </w:t>
      </w:r>
      <w:r w:rsidRPr="00903DBA">
        <w:rPr>
          <w:rStyle w:val="KeyWord0"/>
          <w:highlight w:val="white"/>
        </w:rPr>
        <w:t>LookupByteArray</w:t>
      </w:r>
      <w:r w:rsidRPr="00903DBA">
        <w:rPr>
          <w:highlight w:val="white"/>
        </w:rPr>
        <w:t xml:space="preserve"> just like in the previous cases. But we must also load the array with the integer value of the operation, which we do by calling </w:t>
      </w:r>
      <w:r w:rsidRPr="00903DBA">
        <w:rPr>
          <w:rStyle w:val="KeyWord0"/>
          <w:highlight w:val="white"/>
        </w:rPr>
        <w:t>LoadByteList</w:t>
      </w:r>
      <w:r w:rsidRPr="00903DBA">
        <w:rPr>
          <w:highlight w:val="white"/>
        </w:rPr>
        <w:t xml:space="preserve"> with the value and its size. We determine the size of the value by calling </w:t>
      </w:r>
      <w:r w:rsidRPr="00903DBA">
        <w:rPr>
          <w:rStyle w:val="KeyWord0"/>
          <w:highlight w:val="white"/>
        </w:rPr>
        <w:t>SizeOfValue</w:t>
      </w:r>
      <w:r w:rsidRPr="00903DBA">
        <w:rPr>
          <w:highlight w:val="white"/>
        </w:rPr>
        <w:t xml:space="preserve">. Note that we have to subtract the size of the value from the size of the byte list to obtain the location to insert the value in the byte list. Integer values are always </w:t>
      </w:r>
      <w:r w:rsidRPr="00903DBA">
        <w:rPr>
          <w:rStyle w:val="KeyWord0"/>
          <w:highlight w:val="white"/>
        </w:rPr>
        <w:t>BigInteger</w:t>
      </w:r>
      <w:r w:rsidRPr="00903DBA">
        <w:rPr>
          <w:highlight w:val="white"/>
        </w:rPr>
        <w:t xml:space="preserve"> objects.</w:t>
      </w:r>
    </w:p>
    <w:p w14:paraId="56B872FA" w14:textId="77777777" w:rsidR="008C2FC7" w:rsidRPr="00903DBA" w:rsidRDefault="008C2FC7" w:rsidP="008C2FC7">
      <w:pPr>
        <w:pStyle w:val="Code"/>
        <w:rPr>
          <w:highlight w:val="white"/>
        </w:rPr>
      </w:pPr>
      <w:r w:rsidRPr="00903DBA">
        <w:rPr>
          <w:highlight w:val="white"/>
        </w:rPr>
        <w:t xml:space="preserve">      // int 33</w:t>
      </w:r>
    </w:p>
    <w:p w14:paraId="7D1FD21C" w14:textId="77777777" w:rsidR="008C2FC7" w:rsidRPr="00903DBA" w:rsidRDefault="008C2FC7" w:rsidP="008C2FC7">
      <w:pPr>
        <w:pStyle w:val="Code"/>
        <w:rPr>
          <w:highlight w:val="white"/>
        </w:rPr>
      </w:pPr>
      <w:r w:rsidRPr="00903DBA">
        <w:rPr>
          <w:highlight w:val="white"/>
        </w:rPr>
        <w:t xml:space="preserve">      else if ((operand0 is BigInteger) &amp;&amp; (operand1 == null) &amp;&amp;</w:t>
      </w:r>
    </w:p>
    <w:p w14:paraId="48CC6E96" w14:textId="77777777" w:rsidR="008C2FC7" w:rsidRPr="00903DBA" w:rsidRDefault="008C2FC7" w:rsidP="008C2FC7">
      <w:pPr>
        <w:pStyle w:val="Code"/>
        <w:rPr>
          <w:highlight w:val="white"/>
        </w:rPr>
      </w:pPr>
      <w:r w:rsidRPr="00903DBA">
        <w:rPr>
          <w:highlight w:val="white"/>
        </w:rPr>
        <w:t xml:space="preserve">               (operand2 == null)) {</w:t>
      </w:r>
    </w:p>
    <w:p w14:paraId="65BB586A" w14:textId="77777777" w:rsidR="008C2FC7" w:rsidRPr="00903DBA" w:rsidRDefault="008C2FC7" w:rsidP="008C2FC7">
      <w:pPr>
        <w:pStyle w:val="Code"/>
        <w:rPr>
          <w:highlight w:val="white"/>
        </w:rPr>
      </w:pPr>
      <w:r w:rsidRPr="00903DBA">
        <w:rPr>
          <w:highlight w:val="white"/>
        </w:rPr>
        <w:t xml:space="preserve">        BigInteger value = (BigInteger) operand0;</w:t>
      </w:r>
    </w:p>
    <w:p w14:paraId="5F3BD83C" w14:textId="77777777" w:rsidR="008C2FC7" w:rsidRPr="00903DBA" w:rsidRDefault="008C2FC7" w:rsidP="008C2FC7">
      <w:pPr>
        <w:pStyle w:val="Code"/>
        <w:rPr>
          <w:highlight w:val="white"/>
        </w:rPr>
      </w:pPr>
      <w:r w:rsidRPr="00903DBA">
        <w:rPr>
          <w:highlight w:val="white"/>
        </w:rPr>
        <w:t xml:space="preserve">        int size = SizeOfValue(value);</w:t>
      </w:r>
    </w:p>
    <w:p w14:paraId="15E36E0F" w14:textId="77777777" w:rsidR="008C2FC7" w:rsidRPr="00903DBA" w:rsidRDefault="008C2FC7" w:rsidP="008C2FC7">
      <w:pPr>
        <w:pStyle w:val="Code"/>
        <w:rPr>
          <w:highlight w:val="white"/>
        </w:rPr>
      </w:pPr>
      <w:r w:rsidRPr="00903DBA">
        <w:rPr>
          <w:highlight w:val="white"/>
        </w:rPr>
        <w:t xml:space="preserve">        List&lt;byte&gt; byteList = LookupByteArray(Operator, size);</w:t>
      </w:r>
    </w:p>
    <w:p w14:paraId="5101FD61" w14:textId="77777777" w:rsidR="008C2FC7" w:rsidRPr="00903DBA" w:rsidRDefault="008C2FC7" w:rsidP="008C2FC7">
      <w:pPr>
        <w:pStyle w:val="Code"/>
        <w:rPr>
          <w:highlight w:val="white"/>
        </w:rPr>
      </w:pPr>
      <w:r w:rsidRPr="00903DBA">
        <w:rPr>
          <w:highlight w:val="white"/>
        </w:rPr>
        <w:t xml:space="preserve">        LoadByteList(byteList, byteList.Count - size, size, value);</w:t>
      </w:r>
    </w:p>
    <w:p w14:paraId="54625A76" w14:textId="77777777" w:rsidR="008C2FC7" w:rsidRPr="00903DBA" w:rsidRDefault="008C2FC7" w:rsidP="008C2FC7">
      <w:pPr>
        <w:pStyle w:val="Code"/>
        <w:rPr>
          <w:highlight w:val="white"/>
        </w:rPr>
      </w:pPr>
      <w:r w:rsidRPr="00903DBA">
        <w:rPr>
          <w:highlight w:val="white"/>
        </w:rPr>
        <w:t xml:space="preserve">        return byteList;</w:t>
      </w:r>
    </w:p>
    <w:p w14:paraId="5C35541B" w14:textId="77777777" w:rsidR="008C2FC7" w:rsidRPr="00903DBA" w:rsidRDefault="008C2FC7" w:rsidP="008C2FC7">
      <w:pPr>
        <w:pStyle w:val="Code"/>
        <w:rPr>
          <w:highlight w:val="white"/>
        </w:rPr>
      </w:pPr>
      <w:r w:rsidRPr="00903DBA">
        <w:rPr>
          <w:highlight w:val="white"/>
        </w:rPr>
        <w:t xml:space="preserve">      }</w:t>
      </w:r>
    </w:p>
    <w:p w14:paraId="04E87797" w14:textId="77777777" w:rsidR="008C2FC7" w:rsidRPr="00903DBA" w:rsidRDefault="008C2FC7" w:rsidP="008C2FC7">
      <w:pPr>
        <w:rPr>
          <w:highlight w:val="white"/>
        </w:rPr>
      </w:pPr>
      <w:r w:rsidRPr="00903DBA">
        <w:rPr>
          <w:highlight w:val="white"/>
        </w:rPr>
        <w:t xml:space="preserve">In the third category of the unary operations the operand is an address, made up by a register and an offset or a static variable and an offset. For instance: </w:t>
      </w:r>
      <w:r w:rsidRPr="00903DBA">
        <w:rPr>
          <w:rStyle w:val="KeyWord0"/>
          <w:highlight w:val="white"/>
        </w:rPr>
        <w:t>inc</w:t>
      </w:r>
      <w:r w:rsidRPr="00903DBA">
        <w:rPr>
          <w:highlight w:val="white"/>
        </w:rPr>
        <w:t xml:space="preserve"> </w:t>
      </w:r>
      <w:r w:rsidRPr="00903DBA">
        <w:rPr>
          <w:rStyle w:val="KeyWord0"/>
          <w:highlight w:val="white"/>
        </w:rPr>
        <w:t>[bp</w:t>
      </w:r>
      <w:r w:rsidRPr="00903DBA">
        <w:rPr>
          <w:highlight w:val="white"/>
        </w:rPr>
        <w:t xml:space="preserve"> </w:t>
      </w:r>
      <w:r w:rsidRPr="00903DBA">
        <w:rPr>
          <w:rStyle w:val="KeyWord0"/>
          <w:highlight w:val="white"/>
        </w:rPr>
        <w:t>+</w:t>
      </w:r>
      <w:r w:rsidRPr="00903DBA">
        <w:rPr>
          <w:highlight w:val="white"/>
        </w:rPr>
        <w:t xml:space="preserve"> </w:t>
      </w:r>
      <w:r w:rsidRPr="00903DBA">
        <w:rPr>
          <w:rStyle w:val="KeyWord0"/>
          <w:highlight w:val="white"/>
        </w:rPr>
        <w:t>2]</w:t>
      </w:r>
      <w:r w:rsidRPr="00903DBA">
        <w:rPr>
          <w:highlight w:val="white"/>
        </w:rPr>
        <w:t xml:space="preserve"> or </w:t>
      </w:r>
      <w:r w:rsidRPr="00903DBA">
        <w:rPr>
          <w:rStyle w:val="KeyWord0"/>
          <w:highlight w:val="white"/>
        </w:rPr>
        <w:t>inc</w:t>
      </w:r>
      <w:r w:rsidRPr="00903DBA">
        <w:rPr>
          <w:highlight w:val="white"/>
        </w:rPr>
        <w:t xml:space="preserve"> </w:t>
      </w:r>
      <w:r w:rsidRPr="00903DBA">
        <w:rPr>
          <w:rStyle w:val="KeyWord0"/>
          <w:highlight w:val="white"/>
        </w:rPr>
        <w:t>[global</w:t>
      </w:r>
      <w:r w:rsidRPr="00903DBA">
        <w:rPr>
          <w:highlight w:val="white"/>
        </w:rPr>
        <w:t xml:space="preserve"> </w:t>
      </w:r>
      <w:r w:rsidRPr="00903DBA">
        <w:rPr>
          <w:rStyle w:val="KeyWord0"/>
          <w:highlight w:val="white"/>
        </w:rPr>
        <w:t>+</w:t>
      </w:r>
      <w:r w:rsidRPr="00903DBA">
        <w:rPr>
          <w:highlight w:val="white"/>
        </w:rPr>
        <w:t xml:space="preserve"> </w:t>
      </w:r>
      <w:r w:rsidRPr="00903DBA">
        <w:rPr>
          <w:rStyle w:val="KeyWord0"/>
          <w:highlight w:val="white"/>
        </w:rPr>
        <w:t>4]</w:t>
      </w:r>
      <w:r w:rsidRPr="00903DBA">
        <w:rPr>
          <w:highlight w:val="white"/>
        </w:rPr>
        <w:t xml:space="preserve">. Note that offsets are always </w:t>
      </w:r>
      <w:r w:rsidRPr="00903DBA">
        <w:rPr>
          <w:rStyle w:val="KeyWord0"/>
          <w:highlight w:val="white"/>
        </w:rPr>
        <w:t>int</w:t>
      </w:r>
      <w:r w:rsidRPr="00903DBA">
        <w:rPr>
          <w:highlight w:val="white"/>
        </w:rPr>
        <w:t xml:space="preserve"> values. If the address includes a register, the size of the offset is determined by calling </w:t>
      </w:r>
      <w:r w:rsidRPr="00903DBA">
        <w:rPr>
          <w:rStyle w:val="KeyWord0"/>
          <w:highlight w:val="white"/>
        </w:rPr>
        <w:t>SizeOfValue</w:t>
      </w:r>
      <w:r w:rsidRPr="00903DBA">
        <w:rPr>
          <w:highlight w:val="white"/>
        </w:rPr>
        <w:t>. If the address instead includes a static variable, the offset size is always the size of a pointer.</w:t>
      </w:r>
    </w:p>
    <w:p w14:paraId="65407EEC" w14:textId="77777777" w:rsidR="008C2FC7" w:rsidRPr="00903DBA" w:rsidRDefault="008C2FC7" w:rsidP="008C2FC7">
      <w:pPr>
        <w:pStyle w:val="Code"/>
        <w:rPr>
          <w:highlight w:val="white"/>
        </w:rPr>
      </w:pPr>
      <w:r w:rsidRPr="00903DBA">
        <w:rPr>
          <w:highlight w:val="white"/>
        </w:rPr>
        <w:t xml:space="preserve">      // inc [bp + 2]; inc [global + 4]</w:t>
      </w:r>
    </w:p>
    <w:p w14:paraId="7651FDDF" w14:textId="77777777" w:rsidR="008C2FC7" w:rsidRPr="00903DBA" w:rsidRDefault="008C2FC7" w:rsidP="008C2FC7">
      <w:pPr>
        <w:pStyle w:val="Code"/>
        <w:rPr>
          <w:highlight w:val="white"/>
        </w:rPr>
      </w:pPr>
      <w:r w:rsidRPr="00903DBA">
        <w:rPr>
          <w:highlight w:val="white"/>
        </w:rPr>
        <w:t xml:space="preserve">      else if (((operand0 is Register) || (operand0 is string)) &amp;&amp;</w:t>
      </w:r>
    </w:p>
    <w:p w14:paraId="4285418F" w14:textId="77777777" w:rsidR="008C2FC7" w:rsidRPr="00903DBA" w:rsidRDefault="008C2FC7" w:rsidP="008C2FC7">
      <w:pPr>
        <w:pStyle w:val="Code"/>
        <w:rPr>
          <w:highlight w:val="white"/>
        </w:rPr>
      </w:pPr>
      <w:r w:rsidRPr="00903DBA">
        <w:rPr>
          <w:highlight w:val="white"/>
        </w:rPr>
        <w:t xml:space="preserve">               (operand1 is int) &amp;&amp; (operand2 == null)) {</w:t>
      </w:r>
    </w:p>
    <w:p w14:paraId="0D30D402" w14:textId="77777777" w:rsidR="008C2FC7" w:rsidRPr="00903DBA" w:rsidRDefault="008C2FC7" w:rsidP="008C2FC7">
      <w:pPr>
        <w:pStyle w:val="Code"/>
        <w:rPr>
          <w:highlight w:val="white"/>
        </w:rPr>
      </w:pPr>
      <w:r w:rsidRPr="00903DBA">
        <w:rPr>
          <w:highlight w:val="white"/>
        </w:rPr>
        <w:t xml:space="preserve">        int offset = (int) operand1;</w:t>
      </w:r>
    </w:p>
    <w:p w14:paraId="25420807" w14:textId="77777777" w:rsidR="008C2FC7" w:rsidRPr="00903DBA" w:rsidRDefault="008C2FC7" w:rsidP="008C2FC7">
      <w:pPr>
        <w:pStyle w:val="Code"/>
        <w:rPr>
          <w:highlight w:val="white"/>
        </w:rPr>
      </w:pPr>
      <w:r w:rsidRPr="00903DBA">
        <w:rPr>
          <w:highlight w:val="white"/>
        </w:rPr>
        <w:t xml:space="preserve">        int size = (operand0 is Register) ? SizeOfValue(offset)</w:t>
      </w:r>
    </w:p>
    <w:p w14:paraId="713AA9F7" w14:textId="77777777" w:rsidR="008C2FC7" w:rsidRPr="00903DBA" w:rsidRDefault="008C2FC7" w:rsidP="008C2FC7">
      <w:pPr>
        <w:pStyle w:val="Code"/>
        <w:rPr>
          <w:highlight w:val="white"/>
        </w:rPr>
      </w:pPr>
      <w:r w:rsidRPr="00903DBA">
        <w:rPr>
          <w:highlight w:val="white"/>
        </w:rPr>
        <w:t xml:space="preserve">                                          : TypeSize.PointerSize;</w:t>
      </w:r>
    </w:p>
    <w:p w14:paraId="7297561F" w14:textId="77777777" w:rsidR="008C2FC7" w:rsidRPr="00903DBA" w:rsidRDefault="008C2FC7" w:rsidP="008C2FC7">
      <w:pPr>
        <w:pStyle w:val="Code"/>
        <w:rPr>
          <w:highlight w:val="white"/>
        </w:rPr>
      </w:pPr>
      <w:r w:rsidRPr="00903DBA">
        <w:rPr>
          <w:highlight w:val="white"/>
        </w:rPr>
        <w:t xml:space="preserve">        List&lt;byte&gt; byteList = LookupByteArray(Operator, operand0, size);</w:t>
      </w:r>
    </w:p>
    <w:p w14:paraId="32CFEAF5" w14:textId="77777777" w:rsidR="008C2FC7" w:rsidRPr="00903DBA" w:rsidRDefault="008C2FC7" w:rsidP="008C2FC7">
      <w:pPr>
        <w:pStyle w:val="Code"/>
        <w:rPr>
          <w:highlight w:val="white"/>
        </w:rPr>
      </w:pPr>
      <w:r w:rsidRPr="00903DBA">
        <w:rPr>
          <w:highlight w:val="white"/>
        </w:rPr>
        <w:t xml:space="preserve">        LoadByteList(byteList, byteList.Count - size, size, offset);</w:t>
      </w:r>
    </w:p>
    <w:p w14:paraId="6D75910B" w14:textId="77777777" w:rsidR="008C2FC7" w:rsidRPr="00903DBA" w:rsidRDefault="008C2FC7" w:rsidP="008C2FC7">
      <w:pPr>
        <w:pStyle w:val="Code"/>
        <w:rPr>
          <w:highlight w:val="white"/>
        </w:rPr>
      </w:pPr>
      <w:r w:rsidRPr="00903DBA">
        <w:rPr>
          <w:highlight w:val="white"/>
        </w:rPr>
        <w:t xml:space="preserve">        return byteList;</w:t>
      </w:r>
    </w:p>
    <w:p w14:paraId="524A3D3E" w14:textId="77777777" w:rsidR="008C2FC7" w:rsidRPr="00903DBA" w:rsidRDefault="008C2FC7" w:rsidP="008C2FC7">
      <w:pPr>
        <w:pStyle w:val="Code"/>
        <w:rPr>
          <w:highlight w:val="white"/>
        </w:rPr>
      </w:pPr>
      <w:r w:rsidRPr="00903DBA">
        <w:rPr>
          <w:highlight w:val="white"/>
        </w:rPr>
        <w:t xml:space="preserve">      }</w:t>
      </w:r>
    </w:p>
    <w:p w14:paraId="051C633F" w14:textId="77777777" w:rsidR="008C2FC7" w:rsidRPr="00903DBA" w:rsidRDefault="008C2FC7" w:rsidP="008C2FC7">
      <w:pPr>
        <w:rPr>
          <w:highlight w:val="white"/>
        </w:rPr>
      </w:pPr>
      <w:r w:rsidRPr="00903DBA">
        <w:rPr>
          <w:highlight w:val="white"/>
        </w:rPr>
        <w:lastRenderedPageBreak/>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903DBA" w14:paraId="51258A5F" w14:textId="77777777" w:rsidTr="003D2653">
        <w:tc>
          <w:tcPr>
            <w:tcW w:w="1271" w:type="dxa"/>
          </w:tcPr>
          <w:p w14:paraId="2D1814B2" w14:textId="77777777" w:rsidR="008C2FC7" w:rsidRPr="00903DBA" w:rsidRDefault="008C2FC7" w:rsidP="003D2653">
            <w:pPr>
              <w:spacing w:before="0" w:after="40"/>
              <w:rPr>
                <w:b/>
                <w:bCs/>
                <w:highlight w:val="white"/>
              </w:rPr>
            </w:pPr>
            <w:bookmarkStart w:id="476" w:name="_Hlk50202926"/>
            <w:r w:rsidRPr="00903DBA">
              <w:rPr>
                <w:b/>
                <w:bCs/>
                <w:highlight w:val="white"/>
              </w:rPr>
              <w:t>Category</w:t>
            </w:r>
          </w:p>
        </w:tc>
        <w:tc>
          <w:tcPr>
            <w:tcW w:w="5245" w:type="dxa"/>
          </w:tcPr>
          <w:p w14:paraId="0FDEBBF8" w14:textId="77777777" w:rsidR="008C2FC7" w:rsidRPr="00903DBA" w:rsidRDefault="008C2FC7" w:rsidP="003D2653">
            <w:pPr>
              <w:spacing w:before="0" w:after="40"/>
              <w:rPr>
                <w:b/>
                <w:bCs/>
                <w:highlight w:val="white"/>
              </w:rPr>
            </w:pPr>
            <w:r w:rsidRPr="00903DBA">
              <w:rPr>
                <w:b/>
                <w:bCs/>
                <w:highlight w:val="white"/>
              </w:rPr>
              <w:t>Description</w:t>
            </w:r>
          </w:p>
        </w:tc>
        <w:tc>
          <w:tcPr>
            <w:tcW w:w="2834" w:type="dxa"/>
          </w:tcPr>
          <w:p w14:paraId="6EDDE19F" w14:textId="77777777" w:rsidR="008C2FC7" w:rsidRPr="00903DBA" w:rsidRDefault="008C2FC7" w:rsidP="003D2653">
            <w:pPr>
              <w:spacing w:before="0" w:after="40"/>
              <w:rPr>
                <w:b/>
                <w:bCs/>
                <w:highlight w:val="white"/>
              </w:rPr>
            </w:pPr>
            <w:r w:rsidRPr="00903DBA">
              <w:rPr>
                <w:b/>
                <w:bCs/>
                <w:highlight w:val="white"/>
              </w:rPr>
              <w:t>Examples</w:t>
            </w:r>
          </w:p>
        </w:tc>
      </w:tr>
      <w:tr w:rsidR="008C2FC7" w:rsidRPr="00903DBA" w14:paraId="7BB55114" w14:textId="77777777" w:rsidTr="003D2653">
        <w:tc>
          <w:tcPr>
            <w:tcW w:w="1271" w:type="dxa"/>
          </w:tcPr>
          <w:p w14:paraId="283A30DC" w14:textId="77777777" w:rsidR="008C2FC7" w:rsidRPr="00903DBA" w:rsidRDefault="008C2FC7" w:rsidP="003D2653">
            <w:pPr>
              <w:spacing w:before="0" w:after="40"/>
              <w:rPr>
                <w:highlight w:val="white"/>
              </w:rPr>
            </w:pPr>
            <w:r w:rsidRPr="00903DBA">
              <w:rPr>
                <w:highlight w:val="white"/>
              </w:rPr>
              <w:t>1</w:t>
            </w:r>
          </w:p>
        </w:tc>
        <w:tc>
          <w:tcPr>
            <w:tcW w:w="5245" w:type="dxa"/>
          </w:tcPr>
          <w:p w14:paraId="5B71334C" w14:textId="77777777" w:rsidR="008C2FC7" w:rsidRPr="00903DBA" w:rsidRDefault="008C2FC7" w:rsidP="003D2653">
            <w:pPr>
              <w:spacing w:before="0" w:after="40"/>
            </w:pPr>
            <w:r w:rsidRPr="00903DBA">
              <w:t>binary operator register, register</w:t>
            </w:r>
          </w:p>
        </w:tc>
        <w:tc>
          <w:tcPr>
            <w:tcW w:w="2834" w:type="dxa"/>
          </w:tcPr>
          <w:p w14:paraId="20C9E079" w14:textId="77777777" w:rsidR="008C2FC7" w:rsidRPr="00903DBA" w:rsidRDefault="008C2FC7" w:rsidP="003D2653">
            <w:pPr>
              <w:spacing w:before="0" w:after="40"/>
              <w:rPr>
                <w:highlight w:val="white"/>
              </w:rPr>
            </w:pPr>
            <w:r w:rsidRPr="00903DBA">
              <w:rPr>
                <w:highlight w:val="white"/>
              </w:rPr>
              <w:t>mov ax, bx</w:t>
            </w:r>
          </w:p>
        </w:tc>
      </w:tr>
      <w:tr w:rsidR="008C2FC7" w:rsidRPr="00903DBA" w14:paraId="5144503D" w14:textId="77777777" w:rsidTr="003D2653">
        <w:tc>
          <w:tcPr>
            <w:tcW w:w="1271" w:type="dxa"/>
          </w:tcPr>
          <w:p w14:paraId="75F46546" w14:textId="77777777" w:rsidR="008C2FC7" w:rsidRPr="00903DBA" w:rsidRDefault="008C2FC7" w:rsidP="003D2653">
            <w:pPr>
              <w:spacing w:before="0" w:after="40"/>
              <w:rPr>
                <w:highlight w:val="white"/>
              </w:rPr>
            </w:pPr>
            <w:r w:rsidRPr="00903DBA">
              <w:rPr>
                <w:highlight w:val="white"/>
              </w:rPr>
              <w:t>2</w:t>
            </w:r>
          </w:p>
        </w:tc>
        <w:tc>
          <w:tcPr>
            <w:tcW w:w="5245" w:type="dxa"/>
          </w:tcPr>
          <w:p w14:paraId="3BDE15C2" w14:textId="77777777" w:rsidR="008C2FC7" w:rsidRPr="00903DBA" w:rsidRDefault="008C2FC7" w:rsidP="003D2653">
            <w:pPr>
              <w:spacing w:before="0" w:after="40"/>
            </w:pPr>
            <w:r w:rsidRPr="00903DBA">
              <w:t>binary operator register, static name</w:t>
            </w:r>
          </w:p>
        </w:tc>
        <w:tc>
          <w:tcPr>
            <w:tcW w:w="2834" w:type="dxa"/>
          </w:tcPr>
          <w:p w14:paraId="51F57989" w14:textId="77777777" w:rsidR="008C2FC7" w:rsidRPr="00903DBA" w:rsidRDefault="008C2FC7" w:rsidP="003D2653">
            <w:pPr>
              <w:spacing w:before="0" w:after="40"/>
              <w:rPr>
                <w:highlight w:val="white"/>
              </w:rPr>
            </w:pPr>
            <w:r w:rsidRPr="00903DBA">
              <w:rPr>
                <w:highlight w:val="white"/>
              </w:rPr>
              <w:t>add ax, stdin</w:t>
            </w:r>
          </w:p>
        </w:tc>
      </w:tr>
      <w:tr w:rsidR="008C2FC7" w:rsidRPr="00903DBA" w14:paraId="061045B2" w14:textId="77777777" w:rsidTr="003D2653">
        <w:tc>
          <w:tcPr>
            <w:tcW w:w="1271" w:type="dxa"/>
          </w:tcPr>
          <w:p w14:paraId="44C71B56" w14:textId="77777777" w:rsidR="008C2FC7" w:rsidRPr="00903DBA" w:rsidRDefault="008C2FC7" w:rsidP="003D2653">
            <w:pPr>
              <w:spacing w:before="0" w:after="40"/>
              <w:rPr>
                <w:highlight w:val="white"/>
              </w:rPr>
            </w:pPr>
            <w:r w:rsidRPr="00903DBA">
              <w:rPr>
                <w:highlight w:val="white"/>
              </w:rPr>
              <w:t>3</w:t>
            </w:r>
          </w:p>
        </w:tc>
        <w:tc>
          <w:tcPr>
            <w:tcW w:w="5245" w:type="dxa"/>
          </w:tcPr>
          <w:p w14:paraId="257090A7" w14:textId="77777777" w:rsidR="008C2FC7" w:rsidRPr="00903DBA" w:rsidRDefault="008C2FC7" w:rsidP="003D2653">
            <w:pPr>
              <w:spacing w:before="0" w:after="40"/>
            </w:pPr>
            <w:r w:rsidRPr="00903DBA">
              <w:t>binary operator register, integer value</w:t>
            </w:r>
          </w:p>
        </w:tc>
        <w:tc>
          <w:tcPr>
            <w:tcW w:w="2834" w:type="dxa"/>
          </w:tcPr>
          <w:p w14:paraId="6A6A2B69" w14:textId="77777777" w:rsidR="008C2FC7" w:rsidRPr="00903DBA" w:rsidRDefault="008C2FC7" w:rsidP="003D2653">
            <w:pPr>
              <w:spacing w:before="0" w:after="40"/>
              <w:rPr>
                <w:highlight w:val="white"/>
              </w:rPr>
            </w:pPr>
            <w:r w:rsidRPr="00903DBA">
              <w:rPr>
                <w:highlight w:val="white"/>
              </w:rPr>
              <w:t>sub ax, 123</w:t>
            </w:r>
          </w:p>
        </w:tc>
      </w:tr>
      <w:tr w:rsidR="008C2FC7" w:rsidRPr="00903DBA" w14:paraId="7C7A1709" w14:textId="77777777" w:rsidTr="003D2653">
        <w:tc>
          <w:tcPr>
            <w:tcW w:w="1271" w:type="dxa"/>
          </w:tcPr>
          <w:p w14:paraId="394E7C61" w14:textId="77777777" w:rsidR="008C2FC7" w:rsidRPr="00903DBA" w:rsidRDefault="008C2FC7" w:rsidP="003D2653">
            <w:pPr>
              <w:spacing w:before="0" w:after="40"/>
              <w:rPr>
                <w:highlight w:val="white"/>
              </w:rPr>
            </w:pPr>
            <w:r w:rsidRPr="00903DBA">
              <w:rPr>
                <w:highlight w:val="white"/>
              </w:rPr>
              <w:t>4</w:t>
            </w:r>
          </w:p>
        </w:tc>
        <w:tc>
          <w:tcPr>
            <w:tcW w:w="5245" w:type="dxa"/>
          </w:tcPr>
          <w:p w14:paraId="1306705B" w14:textId="77777777" w:rsidR="008C2FC7" w:rsidRPr="00903DBA" w:rsidRDefault="008C2FC7" w:rsidP="003D2653">
            <w:pPr>
              <w:spacing w:before="0" w:after="40"/>
            </w:pPr>
            <w:r w:rsidRPr="00903DBA">
              <w:t>binary operator [register + offset], register</w:t>
            </w:r>
          </w:p>
          <w:p w14:paraId="791101BC" w14:textId="77777777" w:rsidR="008C2FC7" w:rsidRPr="00903DBA" w:rsidRDefault="008C2FC7" w:rsidP="003D2653">
            <w:pPr>
              <w:spacing w:before="0" w:after="40"/>
            </w:pPr>
            <w:r w:rsidRPr="00903DBA">
              <w:t>binary operator [static name + offset], register</w:t>
            </w:r>
          </w:p>
        </w:tc>
        <w:tc>
          <w:tcPr>
            <w:tcW w:w="2834" w:type="dxa"/>
          </w:tcPr>
          <w:p w14:paraId="1C7C8FB9" w14:textId="77777777" w:rsidR="008C2FC7" w:rsidRPr="00903DBA" w:rsidRDefault="008C2FC7" w:rsidP="003D2653">
            <w:pPr>
              <w:spacing w:before="0" w:after="40"/>
              <w:rPr>
                <w:highlight w:val="white"/>
              </w:rPr>
            </w:pPr>
            <w:r w:rsidRPr="00903DBA">
              <w:rPr>
                <w:highlight w:val="white"/>
              </w:rPr>
              <w:t>mov [bp + 2], bx</w:t>
            </w:r>
          </w:p>
          <w:p w14:paraId="71A25A96" w14:textId="77777777" w:rsidR="008C2FC7" w:rsidRPr="00903DBA" w:rsidRDefault="008C2FC7" w:rsidP="003D2653">
            <w:pPr>
              <w:spacing w:before="0" w:after="40"/>
              <w:rPr>
                <w:highlight w:val="white"/>
              </w:rPr>
            </w:pPr>
            <w:r w:rsidRPr="00903DBA">
              <w:rPr>
                <w:highlight w:val="white"/>
              </w:rPr>
              <w:t>mov [stdin + 4], bx</w:t>
            </w:r>
          </w:p>
        </w:tc>
      </w:tr>
      <w:tr w:rsidR="008C2FC7" w:rsidRPr="00903DBA" w14:paraId="50D8C660" w14:textId="77777777" w:rsidTr="003D2653">
        <w:tc>
          <w:tcPr>
            <w:tcW w:w="1271" w:type="dxa"/>
          </w:tcPr>
          <w:p w14:paraId="72D2BFDC" w14:textId="77777777" w:rsidR="008C2FC7" w:rsidRPr="00903DBA" w:rsidRDefault="008C2FC7" w:rsidP="003D2653">
            <w:pPr>
              <w:spacing w:before="0" w:after="40"/>
              <w:rPr>
                <w:highlight w:val="white"/>
              </w:rPr>
            </w:pPr>
            <w:r w:rsidRPr="00903DBA">
              <w:rPr>
                <w:highlight w:val="white"/>
              </w:rPr>
              <w:t>5</w:t>
            </w:r>
          </w:p>
        </w:tc>
        <w:tc>
          <w:tcPr>
            <w:tcW w:w="5245" w:type="dxa"/>
          </w:tcPr>
          <w:p w14:paraId="1A17440D" w14:textId="77777777" w:rsidR="008C2FC7" w:rsidRPr="00903DBA" w:rsidRDefault="008C2FC7" w:rsidP="003D2653">
            <w:pPr>
              <w:spacing w:before="0" w:after="40"/>
            </w:pPr>
            <w:r w:rsidRPr="00903DBA">
              <w:t>binary operator [register + offset], static name</w:t>
            </w:r>
          </w:p>
          <w:p w14:paraId="099A5435" w14:textId="77777777" w:rsidR="008C2FC7" w:rsidRPr="00903DBA" w:rsidRDefault="008C2FC7" w:rsidP="003D2653">
            <w:pPr>
              <w:spacing w:before="0" w:after="40"/>
            </w:pPr>
            <w:r w:rsidRPr="00903DBA">
              <w:t>binary operator [static name + offset], static name</w:t>
            </w:r>
          </w:p>
        </w:tc>
        <w:tc>
          <w:tcPr>
            <w:tcW w:w="2834" w:type="dxa"/>
          </w:tcPr>
          <w:p w14:paraId="009D328D" w14:textId="77777777" w:rsidR="008C2FC7" w:rsidRPr="00903DBA" w:rsidRDefault="008C2FC7" w:rsidP="003D2653">
            <w:pPr>
              <w:spacing w:before="0" w:after="40"/>
              <w:rPr>
                <w:highlight w:val="white"/>
              </w:rPr>
            </w:pPr>
            <w:r w:rsidRPr="00903DBA">
              <w:rPr>
                <w:highlight w:val="white"/>
              </w:rPr>
              <w:t>add word [bp + 2], stdin</w:t>
            </w:r>
          </w:p>
          <w:p w14:paraId="29A8EEAA" w14:textId="77777777" w:rsidR="008C2FC7" w:rsidRPr="00903DBA" w:rsidRDefault="008C2FC7" w:rsidP="003D2653">
            <w:pPr>
              <w:spacing w:before="0" w:after="40"/>
              <w:rPr>
                <w:highlight w:val="white"/>
              </w:rPr>
            </w:pPr>
            <w:r w:rsidRPr="00903DBA">
              <w:rPr>
                <w:highlight w:val="white"/>
              </w:rPr>
              <w:t>add word [stdin + 4], stdin</w:t>
            </w:r>
          </w:p>
        </w:tc>
      </w:tr>
      <w:tr w:rsidR="008C2FC7" w:rsidRPr="00903DBA" w14:paraId="35819C1D" w14:textId="77777777" w:rsidTr="003D2653">
        <w:tc>
          <w:tcPr>
            <w:tcW w:w="1271" w:type="dxa"/>
          </w:tcPr>
          <w:p w14:paraId="273F3551" w14:textId="77777777" w:rsidR="008C2FC7" w:rsidRPr="00903DBA" w:rsidRDefault="008C2FC7" w:rsidP="003D2653">
            <w:pPr>
              <w:spacing w:before="0" w:after="40"/>
              <w:rPr>
                <w:highlight w:val="white"/>
              </w:rPr>
            </w:pPr>
            <w:r w:rsidRPr="00903DBA">
              <w:rPr>
                <w:highlight w:val="white"/>
              </w:rPr>
              <w:t>6</w:t>
            </w:r>
          </w:p>
        </w:tc>
        <w:tc>
          <w:tcPr>
            <w:tcW w:w="5245" w:type="dxa"/>
          </w:tcPr>
          <w:p w14:paraId="3EED3DE4" w14:textId="77777777" w:rsidR="008C2FC7" w:rsidRPr="00903DBA" w:rsidRDefault="008C2FC7" w:rsidP="003D2653">
            <w:pPr>
              <w:spacing w:before="0" w:after="40"/>
            </w:pPr>
            <w:r w:rsidRPr="00903DBA">
              <w:t>binary operator [register + offset], integer value</w:t>
            </w:r>
          </w:p>
          <w:p w14:paraId="2E6C2906" w14:textId="77777777" w:rsidR="008C2FC7" w:rsidRPr="00903DBA" w:rsidRDefault="008C2FC7" w:rsidP="003D2653">
            <w:pPr>
              <w:spacing w:before="0" w:after="40"/>
            </w:pPr>
            <w:r w:rsidRPr="00903DBA">
              <w:t>binary operator [static name + offset], integer value</w:t>
            </w:r>
          </w:p>
          <w:p w14:paraId="066E92D1" w14:textId="77777777" w:rsidR="008C2FC7" w:rsidRPr="00903DBA" w:rsidRDefault="008C2FC7" w:rsidP="003D2653">
            <w:pPr>
              <w:spacing w:before="0" w:after="40"/>
            </w:pPr>
            <w:r w:rsidRPr="00903DBA">
              <w:t>binary operator [offset], integer value</w:t>
            </w:r>
          </w:p>
        </w:tc>
        <w:tc>
          <w:tcPr>
            <w:tcW w:w="2834" w:type="dxa"/>
          </w:tcPr>
          <w:p w14:paraId="5B0301EA" w14:textId="77777777" w:rsidR="008C2FC7" w:rsidRPr="00903DBA" w:rsidRDefault="008C2FC7" w:rsidP="003D2653">
            <w:pPr>
              <w:spacing w:before="0" w:after="40"/>
              <w:rPr>
                <w:highlight w:val="white"/>
              </w:rPr>
            </w:pPr>
            <w:r w:rsidRPr="00903DBA">
              <w:rPr>
                <w:highlight w:val="white"/>
              </w:rPr>
              <w:t>sub word [bp + 2], 123</w:t>
            </w:r>
          </w:p>
          <w:p w14:paraId="1D6D4B5F" w14:textId="77777777" w:rsidR="008C2FC7" w:rsidRPr="00903DBA" w:rsidRDefault="008C2FC7" w:rsidP="003D2653">
            <w:pPr>
              <w:spacing w:before="0" w:after="40"/>
              <w:rPr>
                <w:highlight w:val="white"/>
              </w:rPr>
            </w:pPr>
            <w:r w:rsidRPr="00903DBA">
              <w:rPr>
                <w:highlight w:val="white"/>
              </w:rPr>
              <w:t>sub word [stdin + 4], 123</w:t>
            </w:r>
          </w:p>
          <w:p w14:paraId="04F13B6E" w14:textId="77777777" w:rsidR="008C2FC7" w:rsidRPr="00903DBA" w:rsidRDefault="008C2FC7" w:rsidP="003D2653">
            <w:pPr>
              <w:spacing w:before="0" w:after="0"/>
              <w:rPr>
                <w:highlight w:val="white"/>
              </w:rPr>
            </w:pPr>
            <w:r w:rsidRPr="00903DBA">
              <w:rPr>
                <w:highlight w:val="white"/>
              </w:rPr>
              <w:t>mov word [65534], 65534</w:t>
            </w:r>
          </w:p>
        </w:tc>
      </w:tr>
      <w:tr w:rsidR="008C2FC7" w:rsidRPr="00903DBA" w14:paraId="5EE33C65" w14:textId="77777777" w:rsidTr="003D2653">
        <w:tc>
          <w:tcPr>
            <w:tcW w:w="1271" w:type="dxa"/>
          </w:tcPr>
          <w:p w14:paraId="484EE45E" w14:textId="77777777" w:rsidR="008C2FC7" w:rsidRPr="00903DBA" w:rsidRDefault="008C2FC7" w:rsidP="003D2653">
            <w:pPr>
              <w:spacing w:before="0" w:after="40"/>
              <w:rPr>
                <w:highlight w:val="white"/>
              </w:rPr>
            </w:pPr>
            <w:r w:rsidRPr="00903DBA">
              <w:rPr>
                <w:highlight w:val="white"/>
              </w:rPr>
              <w:t>7</w:t>
            </w:r>
          </w:p>
        </w:tc>
        <w:tc>
          <w:tcPr>
            <w:tcW w:w="5245" w:type="dxa"/>
          </w:tcPr>
          <w:p w14:paraId="159BD034" w14:textId="77777777" w:rsidR="008C2FC7" w:rsidRPr="00903DBA" w:rsidRDefault="008C2FC7" w:rsidP="003D2653">
            <w:pPr>
              <w:spacing w:before="0" w:after="40"/>
            </w:pPr>
            <w:r w:rsidRPr="00903DBA">
              <w:t>binary operator register, [register + offset]</w:t>
            </w:r>
          </w:p>
          <w:p w14:paraId="158F1D81" w14:textId="77777777" w:rsidR="008C2FC7" w:rsidRPr="00903DBA" w:rsidRDefault="008C2FC7" w:rsidP="003D2653">
            <w:pPr>
              <w:spacing w:before="0" w:after="40"/>
            </w:pPr>
            <w:r w:rsidRPr="00903DBA">
              <w:t>binary operator register, [static name + offset]</w:t>
            </w:r>
          </w:p>
        </w:tc>
        <w:tc>
          <w:tcPr>
            <w:tcW w:w="2834" w:type="dxa"/>
          </w:tcPr>
          <w:p w14:paraId="2E6BA3B3" w14:textId="77777777" w:rsidR="008C2FC7" w:rsidRPr="00903DBA" w:rsidRDefault="008C2FC7" w:rsidP="003D2653">
            <w:pPr>
              <w:spacing w:before="0" w:after="40"/>
              <w:rPr>
                <w:highlight w:val="white"/>
              </w:rPr>
            </w:pPr>
            <w:r w:rsidRPr="00903DBA">
              <w:rPr>
                <w:highlight w:val="white"/>
              </w:rPr>
              <w:t>mov ax, [bp + 2]</w:t>
            </w:r>
          </w:p>
          <w:p w14:paraId="7273C897" w14:textId="77777777" w:rsidR="008C2FC7" w:rsidRPr="00903DBA" w:rsidRDefault="008C2FC7" w:rsidP="003D2653">
            <w:pPr>
              <w:spacing w:before="0" w:after="40"/>
              <w:rPr>
                <w:highlight w:val="white"/>
              </w:rPr>
            </w:pPr>
            <w:r w:rsidRPr="00903DBA">
              <w:rPr>
                <w:highlight w:val="white"/>
              </w:rPr>
              <w:t>add ax, [stdin +4]</w:t>
            </w:r>
          </w:p>
        </w:tc>
      </w:tr>
    </w:tbl>
    <w:bookmarkEnd w:id="476"/>
    <w:p w14:paraId="4E90CC20" w14:textId="77777777" w:rsidR="008C2FC7" w:rsidRPr="00903DBA" w:rsidRDefault="008C2FC7" w:rsidP="008C2FC7">
      <w:pPr>
        <w:rPr>
          <w:highlight w:val="white"/>
        </w:rPr>
      </w:pPr>
      <w:r w:rsidRPr="00903DBA">
        <w:rPr>
          <w:highlight w:val="white"/>
        </w:rPr>
        <w:t>In category one, we assign a register the value of another register.</w:t>
      </w:r>
    </w:p>
    <w:p w14:paraId="23F3D4DF" w14:textId="77777777" w:rsidR="008C2FC7" w:rsidRPr="00903DBA" w:rsidRDefault="008C2FC7" w:rsidP="008C2FC7">
      <w:pPr>
        <w:pStyle w:val="Code"/>
        <w:rPr>
          <w:highlight w:val="white"/>
        </w:rPr>
      </w:pPr>
      <w:r w:rsidRPr="00903DBA">
        <w:rPr>
          <w:highlight w:val="white"/>
        </w:rPr>
        <w:t xml:space="preserve">      // 1: mov ax, bx</w:t>
      </w:r>
    </w:p>
    <w:p w14:paraId="5C3A4268" w14:textId="77777777" w:rsidR="008C2FC7" w:rsidRPr="00903DBA" w:rsidRDefault="008C2FC7" w:rsidP="008C2FC7">
      <w:pPr>
        <w:pStyle w:val="Code"/>
        <w:rPr>
          <w:highlight w:val="white"/>
        </w:rPr>
      </w:pPr>
      <w:r w:rsidRPr="00903DBA">
        <w:rPr>
          <w:highlight w:val="white"/>
        </w:rPr>
        <w:t xml:space="preserve">      else if ((operand0 is Register) &amp;&amp; (operand1 is Register) &amp;&amp;</w:t>
      </w:r>
    </w:p>
    <w:p w14:paraId="42126FFD" w14:textId="77777777" w:rsidR="008C2FC7" w:rsidRPr="00903DBA" w:rsidRDefault="008C2FC7" w:rsidP="008C2FC7">
      <w:pPr>
        <w:pStyle w:val="Code"/>
        <w:rPr>
          <w:highlight w:val="white"/>
        </w:rPr>
      </w:pPr>
      <w:r w:rsidRPr="00903DBA">
        <w:rPr>
          <w:highlight w:val="white"/>
        </w:rPr>
        <w:t xml:space="preserve">               (operand2 == null)) {</w:t>
      </w:r>
    </w:p>
    <w:p w14:paraId="585F1F71" w14:textId="77777777" w:rsidR="008C2FC7" w:rsidRPr="00903DBA" w:rsidRDefault="008C2FC7" w:rsidP="008C2FC7">
      <w:pPr>
        <w:pStyle w:val="Code"/>
        <w:rPr>
          <w:highlight w:val="white"/>
        </w:rPr>
      </w:pPr>
      <w:r w:rsidRPr="00903DBA">
        <w:rPr>
          <w:highlight w:val="white"/>
        </w:rPr>
        <w:t xml:space="preserve">        Register toRegister = (Register) operand0,</w:t>
      </w:r>
    </w:p>
    <w:p w14:paraId="5446066B" w14:textId="77777777" w:rsidR="008C2FC7" w:rsidRPr="00903DBA" w:rsidRDefault="008C2FC7" w:rsidP="008C2FC7">
      <w:pPr>
        <w:pStyle w:val="Code"/>
        <w:rPr>
          <w:highlight w:val="white"/>
        </w:rPr>
      </w:pPr>
      <w:r w:rsidRPr="00903DBA">
        <w:rPr>
          <w:highlight w:val="white"/>
        </w:rPr>
        <w:t xml:space="preserve">                 fromRegister = (Register) operand1;</w:t>
      </w:r>
    </w:p>
    <w:p w14:paraId="1D7124F1" w14:textId="77777777" w:rsidR="008C2FC7" w:rsidRPr="00903DBA" w:rsidRDefault="008C2FC7" w:rsidP="008C2FC7">
      <w:pPr>
        <w:pStyle w:val="Code"/>
        <w:rPr>
          <w:highlight w:val="white"/>
        </w:rPr>
      </w:pPr>
      <w:r w:rsidRPr="00903DBA">
        <w:rPr>
          <w:highlight w:val="white"/>
        </w:rPr>
        <w:t xml:space="preserve">        return LookupByteArray(Operator, toRegister, fromRegister);</w:t>
      </w:r>
    </w:p>
    <w:p w14:paraId="18A304E0" w14:textId="77777777" w:rsidR="008C2FC7" w:rsidRPr="00903DBA" w:rsidRDefault="008C2FC7" w:rsidP="008C2FC7">
      <w:pPr>
        <w:pStyle w:val="Code"/>
        <w:rPr>
          <w:highlight w:val="white"/>
        </w:rPr>
      </w:pPr>
      <w:r w:rsidRPr="00903DBA">
        <w:rPr>
          <w:highlight w:val="white"/>
        </w:rPr>
        <w:t xml:space="preserve">      }</w:t>
      </w:r>
    </w:p>
    <w:p w14:paraId="40FEB840" w14:textId="77777777" w:rsidR="008C2FC7" w:rsidRPr="00903DBA" w:rsidRDefault="008C2FC7" w:rsidP="008C2FC7">
      <w:pPr>
        <w:rPr>
          <w:highlight w:val="white"/>
        </w:rPr>
      </w:pPr>
      <w:r w:rsidRPr="00903DBA">
        <w:rPr>
          <w:highlight w:val="white"/>
        </w:rPr>
        <w:t>In category two, we assign a register the address a static variable. We have to load the zero value into the byte list, to mark that there is not offset. The linker will add the actual address of the variable later on.</w:t>
      </w:r>
    </w:p>
    <w:p w14:paraId="06EF55E8" w14:textId="77777777" w:rsidR="008C2FC7" w:rsidRPr="00903DBA" w:rsidRDefault="008C2FC7" w:rsidP="008C2FC7">
      <w:pPr>
        <w:pStyle w:val="Code"/>
        <w:rPr>
          <w:highlight w:val="white"/>
        </w:rPr>
      </w:pPr>
      <w:r w:rsidRPr="00903DBA">
        <w:rPr>
          <w:highlight w:val="white"/>
        </w:rPr>
        <w:t xml:space="preserve">      // 2: mov ax, global</w:t>
      </w:r>
    </w:p>
    <w:p w14:paraId="26BF52EA" w14:textId="77777777" w:rsidR="008C2FC7" w:rsidRPr="00903DBA" w:rsidRDefault="008C2FC7" w:rsidP="008C2FC7">
      <w:pPr>
        <w:pStyle w:val="Code"/>
        <w:rPr>
          <w:highlight w:val="white"/>
        </w:rPr>
      </w:pPr>
      <w:r w:rsidRPr="00903DBA">
        <w:rPr>
          <w:highlight w:val="white"/>
        </w:rPr>
        <w:t xml:space="preserve">      else if ((operand0 is Register) &amp;&amp; (operand1 is string) &amp;&amp;</w:t>
      </w:r>
    </w:p>
    <w:p w14:paraId="14DCA63D" w14:textId="77777777" w:rsidR="008C2FC7" w:rsidRPr="00903DBA" w:rsidRDefault="008C2FC7" w:rsidP="008C2FC7">
      <w:pPr>
        <w:pStyle w:val="Code"/>
        <w:rPr>
          <w:highlight w:val="white"/>
        </w:rPr>
      </w:pPr>
      <w:r w:rsidRPr="00903DBA">
        <w:rPr>
          <w:highlight w:val="white"/>
        </w:rPr>
        <w:t xml:space="preserve">               (operand2 == null)) {</w:t>
      </w:r>
    </w:p>
    <w:p w14:paraId="6FE233B8" w14:textId="77777777" w:rsidR="008C2FC7" w:rsidRPr="00903DBA" w:rsidRDefault="008C2FC7" w:rsidP="008C2FC7">
      <w:pPr>
        <w:pStyle w:val="Code"/>
        <w:rPr>
          <w:highlight w:val="white"/>
        </w:rPr>
      </w:pPr>
      <w:r w:rsidRPr="00903DBA">
        <w:rPr>
          <w:highlight w:val="white"/>
        </w:rPr>
        <w:t xml:space="preserve">        Register register = (Register) operand0;</w:t>
      </w:r>
    </w:p>
    <w:p w14:paraId="53E71793" w14:textId="77777777" w:rsidR="008C2FC7" w:rsidRPr="00903DBA" w:rsidRDefault="008C2FC7" w:rsidP="008C2FC7">
      <w:pPr>
        <w:pStyle w:val="Code"/>
        <w:rPr>
          <w:highlight w:val="white"/>
        </w:rPr>
      </w:pPr>
      <w:r w:rsidRPr="00903DBA">
        <w:rPr>
          <w:highlight w:val="white"/>
        </w:rPr>
        <w:t xml:space="preserve">        List&lt;byte&gt; byteList =</w:t>
      </w:r>
    </w:p>
    <w:p w14:paraId="63803472" w14:textId="77777777" w:rsidR="008C2FC7" w:rsidRPr="00903DBA" w:rsidRDefault="008C2FC7" w:rsidP="008C2FC7">
      <w:pPr>
        <w:pStyle w:val="Code"/>
        <w:rPr>
          <w:highlight w:val="white"/>
        </w:rPr>
      </w:pPr>
      <w:r w:rsidRPr="00903DBA">
        <w:rPr>
          <w:highlight w:val="white"/>
        </w:rPr>
        <w:t xml:space="preserve">          LookupByteArray(Operator, register, TypeSize.PointerSize);</w:t>
      </w:r>
    </w:p>
    <w:p w14:paraId="4868F5A5" w14:textId="77777777" w:rsidR="008C2FC7" w:rsidRPr="00903DBA" w:rsidRDefault="008C2FC7" w:rsidP="008C2FC7">
      <w:pPr>
        <w:pStyle w:val="Code"/>
        <w:rPr>
          <w:highlight w:val="white"/>
        </w:rPr>
      </w:pPr>
      <w:r w:rsidRPr="00903DBA">
        <w:rPr>
          <w:highlight w:val="white"/>
        </w:rPr>
        <w:t xml:space="preserve">        LoadByteList(byteList, byteList.Count - TypeSize.PointerSize,</w:t>
      </w:r>
    </w:p>
    <w:p w14:paraId="7DA49AEC" w14:textId="77777777" w:rsidR="008C2FC7" w:rsidRPr="00903DBA" w:rsidRDefault="008C2FC7" w:rsidP="008C2FC7">
      <w:pPr>
        <w:pStyle w:val="Code"/>
        <w:rPr>
          <w:highlight w:val="white"/>
        </w:rPr>
      </w:pPr>
      <w:r w:rsidRPr="00903DBA">
        <w:rPr>
          <w:highlight w:val="white"/>
        </w:rPr>
        <w:t xml:space="preserve">                     TypeSize.PointerSize, 0);</w:t>
      </w:r>
    </w:p>
    <w:p w14:paraId="2ED843BA" w14:textId="77777777" w:rsidR="008C2FC7" w:rsidRPr="00903DBA" w:rsidRDefault="008C2FC7" w:rsidP="008C2FC7">
      <w:pPr>
        <w:pStyle w:val="Code"/>
        <w:rPr>
          <w:highlight w:val="white"/>
        </w:rPr>
      </w:pPr>
      <w:r w:rsidRPr="00903DBA">
        <w:rPr>
          <w:highlight w:val="white"/>
        </w:rPr>
        <w:t xml:space="preserve">        return byteList;</w:t>
      </w:r>
    </w:p>
    <w:p w14:paraId="39AAF0F1" w14:textId="77777777" w:rsidR="008C2FC7" w:rsidRPr="00903DBA" w:rsidRDefault="008C2FC7" w:rsidP="008C2FC7">
      <w:pPr>
        <w:pStyle w:val="Code"/>
        <w:rPr>
          <w:highlight w:val="white"/>
        </w:rPr>
      </w:pPr>
      <w:r w:rsidRPr="00903DBA">
        <w:rPr>
          <w:highlight w:val="white"/>
        </w:rPr>
        <w:t xml:space="preserve">      }</w:t>
      </w:r>
    </w:p>
    <w:p w14:paraId="6DEA1421" w14:textId="77777777" w:rsidR="008C2FC7" w:rsidRPr="00903DBA" w:rsidRDefault="008C2FC7" w:rsidP="008C2FC7">
      <w:pPr>
        <w:rPr>
          <w:highlight w:val="white"/>
        </w:rPr>
      </w:pPr>
      <w:r w:rsidRPr="00903DBA">
        <w:rPr>
          <w:highlight w:val="white"/>
        </w:rPr>
        <w:t xml:space="preserve">In category three, we load an integral value into a register. We must check the operator, in case of </w:t>
      </w:r>
      <w:r w:rsidRPr="00903DBA">
        <w:rPr>
          <w:rStyle w:val="KeyWord0"/>
          <w:highlight w:val="white"/>
        </w:rPr>
        <w:t>mov</w:t>
      </w:r>
      <w:r w:rsidRPr="00903DBA">
        <w:rPr>
          <w:highlight w:val="white"/>
        </w:rPr>
        <w:t xml:space="preserve"> or </w:t>
      </w:r>
      <w:r w:rsidRPr="00903DBA">
        <w:rPr>
          <w:rStyle w:val="KeyWord0"/>
          <w:highlight w:val="white"/>
        </w:rPr>
        <w:t>and</w:t>
      </w:r>
      <w:r w:rsidRPr="00903DBA">
        <w:rPr>
          <w:highlight w:val="white"/>
        </w:rPr>
        <w:t>, the size of the value is given by the register. Otherwise, the size is given by the value.</w:t>
      </w:r>
    </w:p>
    <w:p w14:paraId="48133A3D" w14:textId="77777777" w:rsidR="008C2FC7" w:rsidRPr="00903DBA" w:rsidRDefault="008C2FC7" w:rsidP="008C2FC7">
      <w:pPr>
        <w:pStyle w:val="Code"/>
        <w:rPr>
          <w:highlight w:val="white"/>
        </w:rPr>
      </w:pPr>
      <w:r w:rsidRPr="00903DBA">
        <w:rPr>
          <w:highlight w:val="white"/>
        </w:rPr>
        <w:t xml:space="preserve">      // 3: mov ax, 123</w:t>
      </w:r>
    </w:p>
    <w:p w14:paraId="24AE0091" w14:textId="77777777" w:rsidR="008C2FC7" w:rsidRPr="00903DBA" w:rsidRDefault="008C2FC7" w:rsidP="008C2FC7">
      <w:pPr>
        <w:pStyle w:val="Code"/>
        <w:rPr>
          <w:highlight w:val="white"/>
        </w:rPr>
      </w:pPr>
      <w:r w:rsidRPr="00903DBA">
        <w:rPr>
          <w:highlight w:val="white"/>
        </w:rPr>
        <w:t xml:space="preserve">      else if ((operand0 is Register) &amp;&amp; (operand1 is BigInteger) &amp;&amp;</w:t>
      </w:r>
    </w:p>
    <w:p w14:paraId="42587C50" w14:textId="77777777" w:rsidR="008C2FC7" w:rsidRPr="00903DBA" w:rsidRDefault="008C2FC7" w:rsidP="008C2FC7">
      <w:pPr>
        <w:pStyle w:val="Code"/>
        <w:rPr>
          <w:highlight w:val="white"/>
        </w:rPr>
      </w:pPr>
      <w:r w:rsidRPr="00903DBA">
        <w:rPr>
          <w:highlight w:val="white"/>
        </w:rPr>
        <w:t xml:space="preserve">               (operand2 == null)) {</w:t>
      </w:r>
    </w:p>
    <w:p w14:paraId="57A5E765" w14:textId="77777777" w:rsidR="008C2FC7" w:rsidRPr="00903DBA" w:rsidRDefault="008C2FC7" w:rsidP="008C2FC7">
      <w:pPr>
        <w:pStyle w:val="Code"/>
        <w:rPr>
          <w:highlight w:val="white"/>
        </w:rPr>
      </w:pPr>
      <w:r w:rsidRPr="00903DBA">
        <w:rPr>
          <w:highlight w:val="white"/>
        </w:rPr>
        <w:t xml:space="preserve">        Register register = (Register) operand0;</w:t>
      </w:r>
    </w:p>
    <w:p w14:paraId="12AB01D5" w14:textId="77777777" w:rsidR="008C2FC7" w:rsidRPr="00903DBA" w:rsidRDefault="008C2FC7" w:rsidP="008C2FC7">
      <w:pPr>
        <w:pStyle w:val="Code"/>
        <w:rPr>
          <w:highlight w:val="white"/>
        </w:rPr>
      </w:pPr>
      <w:r w:rsidRPr="00903DBA">
        <w:rPr>
          <w:highlight w:val="white"/>
        </w:rPr>
        <w:t xml:space="preserve">        BigInteger value = (BigInteger) operand1;</w:t>
      </w:r>
    </w:p>
    <w:p w14:paraId="457210AF" w14:textId="77777777" w:rsidR="008C2FC7" w:rsidRPr="00903DBA" w:rsidRDefault="008C2FC7" w:rsidP="008C2FC7">
      <w:pPr>
        <w:pStyle w:val="Code"/>
        <w:rPr>
          <w:highlight w:val="white"/>
        </w:rPr>
      </w:pPr>
      <w:r w:rsidRPr="00903DBA">
        <w:rPr>
          <w:highlight w:val="white"/>
        </w:rPr>
        <w:t xml:space="preserve">        int size = ((Operator == AssemblyOperator.mov) ||</w:t>
      </w:r>
    </w:p>
    <w:p w14:paraId="43F6EE47" w14:textId="77777777" w:rsidR="008C2FC7" w:rsidRPr="00903DBA" w:rsidRDefault="008C2FC7" w:rsidP="008C2FC7">
      <w:pPr>
        <w:pStyle w:val="Code"/>
        <w:rPr>
          <w:highlight w:val="white"/>
        </w:rPr>
      </w:pPr>
      <w:r w:rsidRPr="00903DBA">
        <w:rPr>
          <w:highlight w:val="white"/>
        </w:rPr>
        <w:t xml:space="preserve">                    (Operator == AssemblyOperator.and))</w:t>
      </w:r>
    </w:p>
    <w:p w14:paraId="731FF86D" w14:textId="77777777" w:rsidR="008C2FC7" w:rsidRPr="00903DBA" w:rsidRDefault="008C2FC7" w:rsidP="008C2FC7">
      <w:pPr>
        <w:pStyle w:val="Code"/>
        <w:rPr>
          <w:highlight w:val="white"/>
        </w:rPr>
      </w:pPr>
      <w:r w:rsidRPr="00903DBA">
        <w:rPr>
          <w:highlight w:val="white"/>
        </w:rPr>
        <w:t xml:space="preserve">                   ? SizeOfRegister(register) : SizeOfValue(value);</w:t>
      </w:r>
    </w:p>
    <w:p w14:paraId="2C8A5740" w14:textId="77777777" w:rsidR="008C2FC7" w:rsidRPr="00903DBA" w:rsidRDefault="008C2FC7" w:rsidP="008C2FC7">
      <w:pPr>
        <w:pStyle w:val="Code"/>
        <w:rPr>
          <w:highlight w:val="white"/>
        </w:rPr>
      </w:pPr>
      <w:r w:rsidRPr="00903DBA">
        <w:rPr>
          <w:highlight w:val="white"/>
        </w:rPr>
        <w:t xml:space="preserve">        List&lt;byte&gt; byteList = LookupByteArray(Operator, register, size);</w:t>
      </w:r>
    </w:p>
    <w:p w14:paraId="5241EA38" w14:textId="77777777" w:rsidR="008C2FC7" w:rsidRPr="00903DBA" w:rsidRDefault="008C2FC7" w:rsidP="008C2FC7">
      <w:pPr>
        <w:pStyle w:val="Code"/>
        <w:rPr>
          <w:highlight w:val="white"/>
        </w:rPr>
      </w:pPr>
      <w:r w:rsidRPr="00903DBA">
        <w:rPr>
          <w:highlight w:val="white"/>
        </w:rPr>
        <w:lastRenderedPageBreak/>
        <w:t xml:space="preserve">        LoadByteList(byteList, byteList.Count - size, size, value);</w:t>
      </w:r>
    </w:p>
    <w:p w14:paraId="45C35A7C" w14:textId="77777777" w:rsidR="008C2FC7" w:rsidRPr="00903DBA" w:rsidRDefault="008C2FC7" w:rsidP="008C2FC7">
      <w:pPr>
        <w:pStyle w:val="Code"/>
        <w:rPr>
          <w:highlight w:val="white"/>
        </w:rPr>
      </w:pPr>
      <w:r w:rsidRPr="00903DBA">
        <w:rPr>
          <w:highlight w:val="white"/>
        </w:rPr>
        <w:t xml:space="preserve">        return byteList;</w:t>
      </w:r>
    </w:p>
    <w:p w14:paraId="72730F5A" w14:textId="77777777" w:rsidR="008C2FC7" w:rsidRPr="00903DBA" w:rsidRDefault="008C2FC7" w:rsidP="008C2FC7">
      <w:pPr>
        <w:pStyle w:val="Code"/>
        <w:rPr>
          <w:highlight w:val="white"/>
        </w:rPr>
      </w:pPr>
      <w:r w:rsidRPr="00903DBA">
        <w:rPr>
          <w:highlight w:val="white"/>
        </w:rPr>
        <w:t xml:space="preserve">      }</w:t>
      </w:r>
    </w:p>
    <w:p w14:paraId="4320D466" w14:textId="77777777" w:rsidR="008C2FC7" w:rsidRPr="00903DBA" w:rsidRDefault="008C2FC7" w:rsidP="008C2FC7">
      <w:pPr>
        <w:rPr>
          <w:highlight w:val="white"/>
        </w:rPr>
      </w:pPr>
      <w:r w:rsidRPr="00903DBA">
        <w:rPr>
          <w:highlight w:val="white"/>
        </w:rPr>
        <w:t xml:space="preserve">In category four, we assign the value of a register to an address, defined by a register and an offset or a static variable and an offset. Also in this case, we need to obtain the size of the offset. Its is given by </w:t>
      </w:r>
      <w:r w:rsidRPr="00903DBA">
        <w:rPr>
          <w:rStyle w:val="KeyWord0"/>
          <w:highlight w:val="white"/>
        </w:rPr>
        <w:t>SizeOfValue</w:t>
      </w:r>
      <w:r w:rsidRPr="00903DBA">
        <w:rPr>
          <w:highlight w:val="white"/>
        </w:rPr>
        <w:t xml:space="preserve"> in case of a register address. In case of a static variable address, the size is always the size of a pointer.</w:t>
      </w:r>
    </w:p>
    <w:p w14:paraId="5D812BB0" w14:textId="77777777" w:rsidR="008C2FC7" w:rsidRPr="00903DBA" w:rsidRDefault="008C2FC7" w:rsidP="008C2FC7">
      <w:pPr>
        <w:pStyle w:val="Code"/>
        <w:rPr>
          <w:highlight w:val="white"/>
        </w:rPr>
      </w:pPr>
      <w:r w:rsidRPr="00903DBA">
        <w:rPr>
          <w:highlight w:val="white"/>
        </w:rPr>
        <w:t xml:space="preserve">      // 4: mov [bp + 2], ax; mov [global + 4], ax</w:t>
      </w:r>
    </w:p>
    <w:p w14:paraId="3F75E896" w14:textId="77777777" w:rsidR="008C2FC7" w:rsidRPr="00903DBA" w:rsidRDefault="008C2FC7" w:rsidP="008C2FC7">
      <w:pPr>
        <w:pStyle w:val="Code"/>
        <w:rPr>
          <w:highlight w:val="white"/>
        </w:rPr>
      </w:pPr>
      <w:r w:rsidRPr="00903DBA">
        <w:rPr>
          <w:highlight w:val="white"/>
        </w:rPr>
        <w:t xml:space="preserve">      else if (((operand0 is Register) || (operand0 is string)) &amp;&amp;</w:t>
      </w:r>
    </w:p>
    <w:p w14:paraId="2968A0AE" w14:textId="77777777" w:rsidR="008C2FC7" w:rsidRPr="00903DBA" w:rsidRDefault="008C2FC7" w:rsidP="008C2FC7">
      <w:pPr>
        <w:pStyle w:val="Code"/>
        <w:rPr>
          <w:highlight w:val="white"/>
        </w:rPr>
      </w:pPr>
      <w:r w:rsidRPr="00903DBA">
        <w:rPr>
          <w:highlight w:val="white"/>
        </w:rPr>
        <w:t xml:space="preserve">               (operand1 is int) &amp;&amp; (operand2 is Register)) {</w:t>
      </w:r>
    </w:p>
    <w:p w14:paraId="2DE8F30D" w14:textId="77777777" w:rsidR="008C2FC7" w:rsidRPr="00903DBA" w:rsidRDefault="008C2FC7" w:rsidP="008C2FC7">
      <w:pPr>
        <w:pStyle w:val="Code"/>
        <w:rPr>
          <w:highlight w:val="white"/>
        </w:rPr>
      </w:pPr>
      <w:r w:rsidRPr="00903DBA">
        <w:rPr>
          <w:highlight w:val="white"/>
        </w:rPr>
        <w:t xml:space="preserve">        Register register = (Register) operand2;</w:t>
      </w:r>
    </w:p>
    <w:p w14:paraId="5CC10A45" w14:textId="77777777" w:rsidR="008C2FC7" w:rsidRPr="00903DBA" w:rsidRDefault="008C2FC7" w:rsidP="008C2FC7">
      <w:pPr>
        <w:pStyle w:val="Code"/>
        <w:rPr>
          <w:highlight w:val="white"/>
        </w:rPr>
      </w:pPr>
      <w:r w:rsidRPr="00903DBA">
        <w:rPr>
          <w:highlight w:val="white"/>
        </w:rPr>
        <w:t xml:space="preserve">        int offset = (int) operand1;</w:t>
      </w:r>
    </w:p>
    <w:p w14:paraId="74B3DD05" w14:textId="77777777" w:rsidR="008C2FC7" w:rsidRPr="00903DBA" w:rsidRDefault="008C2FC7" w:rsidP="008C2FC7">
      <w:pPr>
        <w:pStyle w:val="Code"/>
        <w:rPr>
          <w:highlight w:val="white"/>
        </w:rPr>
      </w:pPr>
      <w:r w:rsidRPr="00903DBA">
        <w:rPr>
          <w:highlight w:val="white"/>
        </w:rPr>
        <w:t xml:space="preserve">        int size = (operand0 is Register) ? SizeOfValue(offset)</w:t>
      </w:r>
    </w:p>
    <w:p w14:paraId="3332EE7F" w14:textId="77777777" w:rsidR="008C2FC7" w:rsidRPr="00903DBA" w:rsidRDefault="008C2FC7" w:rsidP="008C2FC7">
      <w:pPr>
        <w:pStyle w:val="Code"/>
        <w:rPr>
          <w:highlight w:val="white"/>
        </w:rPr>
      </w:pPr>
      <w:r w:rsidRPr="00903DBA">
        <w:rPr>
          <w:highlight w:val="white"/>
        </w:rPr>
        <w:t xml:space="preserve">                                          : TypeSize.PointerSize;</w:t>
      </w:r>
    </w:p>
    <w:p w14:paraId="43F44458" w14:textId="77777777" w:rsidR="008C2FC7" w:rsidRPr="00903DBA" w:rsidRDefault="008C2FC7" w:rsidP="008C2FC7">
      <w:pPr>
        <w:pStyle w:val="Code"/>
        <w:rPr>
          <w:highlight w:val="white"/>
        </w:rPr>
      </w:pPr>
      <w:r w:rsidRPr="00903DBA">
        <w:rPr>
          <w:highlight w:val="white"/>
        </w:rPr>
        <w:t xml:space="preserve">        List&lt;byte&gt; byteList =</w:t>
      </w:r>
    </w:p>
    <w:p w14:paraId="0CEEC561" w14:textId="77777777" w:rsidR="008C2FC7" w:rsidRPr="00903DBA" w:rsidRDefault="008C2FC7" w:rsidP="008C2FC7">
      <w:pPr>
        <w:pStyle w:val="Code"/>
        <w:rPr>
          <w:highlight w:val="white"/>
        </w:rPr>
      </w:pPr>
      <w:r w:rsidRPr="00903DBA">
        <w:rPr>
          <w:highlight w:val="white"/>
        </w:rPr>
        <w:t xml:space="preserve">          LookupByteArray(Operator, operand0, size, register);</w:t>
      </w:r>
    </w:p>
    <w:p w14:paraId="3F16D2CF" w14:textId="77777777" w:rsidR="008C2FC7" w:rsidRPr="00903DBA" w:rsidRDefault="008C2FC7" w:rsidP="008C2FC7">
      <w:pPr>
        <w:pStyle w:val="Code"/>
        <w:rPr>
          <w:highlight w:val="white"/>
        </w:rPr>
      </w:pPr>
      <w:r w:rsidRPr="00903DBA">
        <w:rPr>
          <w:highlight w:val="white"/>
        </w:rPr>
        <w:t xml:space="preserve">        LoadByteList(byteList, byteList.Count - size, size, offset);</w:t>
      </w:r>
    </w:p>
    <w:p w14:paraId="69A22E5B" w14:textId="77777777" w:rsidR="008C2FC7" w:rsidRPr="00903DBA" w:rsidRDefault="008C2FC7" w:rsidP="008C2FC7">
      <w:pPr>
        <w:pStyle w:val="Code"/>
        <w:rPr>
          <w:highlight w:val="white"/>
        </w:rPr>
      </w:pPr>
      <w:r w:rsidRPr="00903DBA">
        <w:rPr>
          <w:highlight w:val="white"/>
        </w:rPr>
        <w:t xml:space="preserve">        return byteList; </w:t>
      </w:r>
    </w:p>
    <w:p w14:paraId="0DD94D20" w14:textId="77777777" w:rsidR="008C2FC7" w:rsidRPr="00903DBA" w:rsidRDefault="008C2FC7" w:rsidP="008C2FC7">
      <w:pPr>
        <w:pStyle w:val="Code"/>
        <w:rPr>
          <w:highlight w:val="white"/>
        </w:rPr>
      </w:pPr>
      <w:r w:rsidRPr="00903DBA">
        <w:rPr>
          <w:highlight w:val="white"/>
        </w:rPr>
        <w:t xml:space="preserve">      }</w:t>
      </w:r>
    </w:p>
    <w:p w14:paraId="647085F6" w14:textId="77777777" w:rsidR="008C2FC7" w:rsidRPr="00903DBA" w:rsidRDefault="008C2FC7" w:rsidP="008C2FC7">
      <w:pPr>
        <w:rPr>
          <w:highlight w:val="white"/>
        </w:rPr>
      </w:pPr>
      <w:r w:rsidRPr="00903DBA">
        <w:rPr>
          <w:highlight w:val="white"/>
        </w:rPr>
        <w:t>In category five, we assign the address of a static variable to an address, given by a register and an offset or a static variable and an offset. We load the offset into the byte list. However, we also need to load the zero value to the byte list, to mark that the address is zero at the moment. The linker will add the actual address of the variable later on.</w:t>
      </w:r>
    </w:p>
    <w:p w14:paraId="4BD01731" w14:textId="77777777" w:rsidR="008C2FC7" w:rsidRPr="00903DBA" w:rsidRDefault="008C2FC7" w:rsidP="008C2FC7">
      <w:pPr>
        <w:pStyle w:val="Code"/>
        <w:rPr>
          <w:highlight w:val="white"/>
        </w:rPr>
      </w:pPr>
      <w:r w:rsidRPr="00903DBA">
        <w:rPr>
          <w:highlight w:val="white"/>
        </w:rPr>
        <w:t xml:space="preserve">      // 5: mov [bp + 2], global; mov [global + 4], global</w:t>
      </w:r>
    </w:p>
    <w:p w14:paraId="09169110" w14:textId="77777777" w:rsidR="008C2FC7" w:rsidRPr="00903DBA" w:rsidRDefault="008C2FC7" w:rsidP="008C2FC7">
      <w:pPr>
        <w:pStyle w:val="Code"/>
        <w:rPr>
          <w:highlight w:val="white"/>
        </w:rPr>
      </w:pPr>
      <w:r w:rsidRPr="00903DBA">
        <w:rPr>
          <w:highlight w:val="white"/>
        </w:rPr>
        <w:t xml:space="preserve">      else if (((operand0 is Register) || (operand0 is string)) &amp;&amp;</w:t>
      </w:r>
    </w:p>
    <w:p w14:paraId="41C7D99F" w14:textId="77777777" w:rsidR="008C2FC7" w:rsidRPr="00903DBA" w:rsidRDefault="008C2FC7" w:rsidP="008C2FC7">
      <w:pPr>
        <w:pStyle w:val="Code"/>
        <w:rPr>
          <w:highlight w:val="white"/>
        </w:rPr>
      </w:pPr>
      <w:r w:rsidRPr="00903DBA">
        <w:rPr>
          <w:highlight w:val="white"/>
        </w:rPr>
        <w:t xml:space="preserve">               (operand1 is int) &amp;&amp; (operand2 is string)) {</w:t>
      </w:r>
    </w:p>
    <w:p w14:paraId="2AF47531" w14:textId="77777777" w:rsidR="008C2FC7" w:rsidRPr="00903DBA" w:rsidRDefault="008C2FC7" w:rsidP="008C2FC7">
      <w:pPr>
        <w:pStyle w:val="Code"/>
        <w:rPr>
          <w:highlight w:val="white"/>
        </w:rPr>
      </w:pPr>
      <w:r w:rsidRPr="00903DBA">
        <w:rPr>
          <w:highlight w:val="white"/>
        </w:rPr>
        <w:t xml:space="preserve">        int offset = (int) operand1;</w:t>
      </w:r>
    </w:p>
    <w:p w14:paraId="7F4096C3" w14:textId="77777777" w:rsidR="008C2FC7" w:rsidRPr="00903DBA" w:rsidRDefault="008C2FC7" w:rsidP="008C2FC7">
      <w:pPr>
        <w:pStyle w:val="Code"/>
        <w:rPr>
          <w:highlight w:val="white"/>
        </w:rPr>
      </w:pPr>
      <w:r w:rsidRPr="00903DBA">
        <w:rPr>
          <w:highlight w:val="white"/>
        </w:rPr>
        <w:t xml:space="preserve">        int size = (operand0 is Register) ? SizeOfValue(offset)</w:t>
      </w:r>
    </w:p>
    <w:p w14:paraId="6BE4BF5B" w14:textId="77777777" w:rsidR="008C2FC7" w:rsidRPr="00903DBA" w:rsidRDefault="008C2FC7" w:rsidP="008C2FC7">
      <w:pPr>
        <w:pStyle w:val="Code"/>
        <w:rPr>
          <w:highlight w:val="white"/>
        </w:rPr>
      </w:pPr>
      <w:r w:rsidRPr="00903DBA">
        <w:rPr>
          <w:highlight w:val="white"/>
        </w:rPr>
        <w:t xml:space="preserve">                                          : TypeSize.PointerSize;</w:t>
      </w:r>
    </w:p>
    <w:p w14:paraId="418E0476" w14:textId="77777777" w:rsidR="008C2FC7" w:rsidRPr="00903DBA" w:rsidRDefault="008C2FC7" w:rsidP="008C2FC7">
      <w:pPr>
        <w:pStyle w:val="Code"/>
        <w:rPr>
          <w:highlight w:val="white"/>
        </w:rPr>
      </w:pPr>
      <w:r w:rsidRPr="00903DBA">
        <w:rPr>
          <w:highlight w:val="white"/>
        </w:rPr>
        <w:t xml:space="preserve">        List&lt;byte&gt; byteList = LookupByteArray(Operator, operand0,</w:t>
      </w:r>
    </w:p>
    <w:p w14:paraId="004E0D32" w14:textId="77777777" w:rsidR="008C2FC7" w:rsidRPr="00903DBA" w:rsidRDefault="008C2FC7" w:rsidP="008C2FC7">
      <w:pPr>
        <w:pStyle w:val="Code"/>
        <w:rPr>
          <w:highlight w:val="white"/>
        </w:rPr>
      </w:pPr>
      <w:r w:rsidRPr="00903DBA">
        <w:rPr>
          <w:highlight w:val="white"/>
        </w:rPr>
        <w:t xml:space="preserve">                                              size, TypeSize.PointerSize);</w:t>
      </w:r>
    </w:p>
    <w:p w14:paraId="4D5CE0F9" w14:textId="77777777" w:rsidR="008C2FC7" w:rsidRPr="00903DBA" w:rsidRDefault="008C2FC7" w:rsidP="008C2FC7">
      <w:pPr>
        <w:pStyle w:val="Code"/>
        <w:rPr>
          <w:highlight w:val="white"/>
        </w:rPr>
      </w:pPr>
      <w:r w:rsidRPr="00903DBA">
        <w:rPr>
          <w:highlight w:val="white"/>
        </w:rPr>
        <w:t xml:space="preserve">        LoadByteList(byteList, byteList.Count -</w:t>
      </w:r>
    </w:p>
    <w:p w14:paraId="7F2F97EE" w14:textId="77777777" w:rsidR="008C2FC7" w:rsidRPr="00903DBA" w:rsidRDefault="008C2FC7" w:rsidP="008C2FC7">
      <w:pPr>
        <w:pStyle w:val="Code"/>
        <w:rPr>
          <w:highlight w:val="white"/>
        </w:rPr>
      </w:pPr>
      <w:r w:rsidRPr="00903DBA">
        <w:rPr>
          <w:highlight w:val="white"/>
        </w:rPr>
        <w:t xml:space="preserve">                    (size + TypeSize.PointerSize), size, offset);</w:t>
      </w:r>
    </w:p>
    <w:p w14:paraId="5FE48E21" w14:textId="77777777" w:rsidR="008C2FC7" w:rsidRPr="00903DBA" w:rsidRDefault="008C2FC7" w:rsidP="008C2FC7">
      <w:pPr>
        <w:pStyle w:val="Code"/>
        <w:rPr>
          <w:highlight w:val="white"/>
        </w:rPr>
      </w:pPr>
      <w:r w:rsidRPr="00903DBA">
        <w:rPr>
          <w:highlight w:val="white"/>
        </w:rPr>
        <w:t xml:space="preserve">        LoadByteList(byteList, byteList.Count - TypeSize.PointerSize,</w:t>
      </w:r>
    </w:p>
    <w:p w14:paraId="5E2D6DD0" w14:textId="77777777" w:rsidR="008C2FC7" w:rsidRPr="00903DBA" w:rsidRDefault="008C2FC7" w:rsidP="008C2FC7">
      <w:pPr>
        <w:pStyle w:val="Code"/>
        <w:rPr>
          <w:highlight w:val="white"/>
        </w:rPr>
      </w:pPr>
      <w:r w:rsidRPr="00903DBA">
        <w:rPr>
          <w:highlight w:val="white"/>
        </w:rPr>
        <w:t xml:space="preserve">                     TypeSize.PointerSize, 0);</w:t>
      </w:r>
    </w:p>
    <w:p w14:paraId="0FDABF00" w14:textId="77777777" w:rsidR="008C2FC7" w:rsidRPr="00903DBA" w:rsidRDefault="008C2FC7" w:rsidP="008C2FC7">
      <w:pPr>
        <w:pStyle w:val="Code"/>
        <w:rPr>
          <w:highlight w:val="white"/>
        </w:rPr>
      </w:pPr>
      <w:r w:rsidRPr="00903DBA">
        <w:rPr>
          <w:highlight w:val="white"/>
        </w:rPr>
        <w:t xml:space="preserve">        return byteList; </w:t>
      </w:r>
    </w:p>
    <w:p w14:paraId="55DE0ED5" w14:textId="77777777" w:rsidR="008C2FC7" w:rsidRPr="00903DBA" w:rsidRDefault="008C2FC7" w:rsidP="008C2FC7">
      <w:pPr>
        <w:pStyle w:val="Code"/>
        <w:rPr>
          <w:highlight w:val="white"/>
        </w:rPr>
      </w:pPr>
      <w:r w:rsidRPr="00903DBA">
        <w:rPr>
          <w:highlight w:val="white"/>
        </w:rPr>
        <w:t xml:space="preserve">      }</w:t>
      </w:r>
    </w:p>
    <w:p w14:paraId="42EBE52F" w14:textId="77777777" w:rsidR="008C2FC7" w:rsidRPr="00903DBA" w:rsidRDefault="008C2FC7" w:rsidP="008C2FC7">
      <w:pPr>
        <w:rPr>
          <w:highlight w:val="white"/>
        </w:rPr>
      </w:pPr>
      <w:r w:rsidRPr="00903DBA">
        <w:rPr>
          <w:highlight w:val="white"/>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of the code, such as </w:t>
      </w:r>
      <w:r w:rsidRPr="00903DBA">
        <w:rPr>
          <w:rStyle w:val="KeyWord0"/>
          <w:highlight w:val="white"/>
        </w:rPr>
        <w:t>mov</w:t>
      </w:r>
      <w:r w:rsidRPr="00903DBA">
        <w:rPr>
          <w:highlight w:val="white"/>
        </w:rPr>
        <w:t xml:space="preserve"> </w:t>
      </w:r>
      <w:r w:rsidRPr="00903DBA">
        <w:rPr>
          <w:rStyle w:val="KeyWord0"/>
          <w:highlight w:val="white"/>
        </w:rPr>
        <w:t>word</w:t>
      </w:r>
      <w:r w:rsidRPr="00903DBA">
        <w:rPr>
          <w:highlight w:val="white"/>
        </w:rPr>
        <w:t xml:space="preserve"> </w:t>
      </w:r>
      <w:r w:rsidRPr="00903DBA">
        <w:rPr>
          <w:rStyle w:val="KeyWord0"/>
          <w:highlight w:val="white"/>
        </w:rPr>
        <w:t>[65534],</w:t>
      </w:r>
      <w:r w:rsidRPr="00903DBA">
        <w:rPr>
          <w:highlight w:val="white"/>
        </w:rPr>
        <w:t xml:space="preserve"> </w:t>
      </w:r>
      <w:r w:rsidRPr="00903DBA">
        <w:rPr>
          <w:rStyle w:val="KeyWord0"/>
          <w:highlight w:val="white"/>
        </w:rPr>
        <w:t>65534</w:t>
      </w:r>
      <w:r w:rsidRPr="00903DBA">
        <w:rPr>
          <w:highlight w:val="white"/>
        </w:rPr>
        <w:t>.</w:t>
      </w:r>
    </w:p>
    <w:p w14:paraId="6EC413D0" w14:textId="77777777" w:rsidR="008C2FC7" w:rsidRPr="00903DBA" w:rsidRDefault="008C2FC7" w:rsidP="008C2FC7">
      <w:pPr>
        <w:pStyle w:val="Code"/>
        <w:rPr>
          <w:highlight w:val="white"/>
        </w:rPr>
      </w:pPr>
      <w:r w:rsidRPr="00903DBA">
        <w:rPr>
          <w:highlight w:val="white"/>
        </w:rPr>
        <w:t xml:space="preserve">      // 6: mov [bp + 2], 123; mov [global + 4], 123</w:t>
      </w:r>
    </w:p>
    <w:p w14:paraId="7339074C" w14:textId="77777777" w:rsidR="008C2FC7" w:rsidRPr="00903DBA" w:rsidRDefault="008C2FC7" w:rsidP="008C2FC7">
      <w:pPr>
        <w:pStyle w:val="Code"/>
        <w:rPr>
          <w:highlight w:val="white"/>
        </w:rPr>
      </w:pPr>
      <w:r w:rsidRPr="00903DBA">
        <w:rPr>
          <w:highlight w:val="white"/>
        </w:rPr>
        <w:t xml:space="preserve">      // mov [null + 4], 123; Special case</w:t>
      </w:r>
    </w:p>
    <w:p w14:paraId="6DD9EECF" w14:textId="77777777" w:rsidR="008C2FC7" w:rsidRPr="00903DBA" w:rsidRDefault="008C2FC7" w:rsidP="008C2FC7">
      <w:pPr>
        <w:pStyle w:val="Code"/>
        <w:rPr>
          <w:highlight w:val="white"/>
        </w:rPr>
      </w:pPr>
      <w:r w:rsidRPr="00903DBA">
        <w:rPr>
          <w:highlight w:val="white"/>
        </w:rPr>
        <w:t xml:space="preserve">      else if (((operand0 is Register) || (operand0 is string) ||</w:t>
      </w:r>
    </w:p>
    <w:p w14:paraId="5CAB734F" w14:textId="77777777" w:rsidR="008C2FC7" w:rsidRPr="00903DBA" w:rsidRDefault="008C2FC7" w:rsidP="008C2FC7">
      <w:pPr>
        <w:pStyle w:val="Code"/>
        <w:rPr>
          <w:highlight w:val="white"/>
        </w:rPr>
      </w:pPr>
      <w:r w:rsidRPr="00903DBA">
        <w:rPr>
          <w:highlight w:val="white"/>
        </w:rPr>
        <w:t xml:space="preserve">                (operand0 == null)) &amp;&amp; (operand1 is int) &amp;&amp;</w:t>
      </w:r>
    </w:p>
    <w:p w14:paraId="38737E22" w14:textId="77777777" w:rsidR="008C2FC7" w:rsidRPr="00903DBA" w:rsidRDefault="008C2FC7" w:rsidP="008C2FC7">
      <w:pPr>
        <w:pStyle w:val="Code"/>
        <w:rPr>
          <w:highlight w:val="white"/>
        </w:rPr>
      </w:pPr>
      <w:r w:rsidRPr="00903DBA">
        <w:rPr>
          <w:highlight w:val="white"/>
        </w:rPr>
        <w:t xml:space="preserve">               (operand2 is BigInteger)) {</w:t>
      </w:r>
    </w:p>
    <w:p w14:paraId="41BAAF6D" w14:textId="77777777" w:rsidR="008C2FC7" w:rsidRPr="00903DBA" w:rsidRDefault="008C2FC7" w:rsidP="008C2FC7">
      <w:pPr>
        <w:pStyle w:val="Code"/>
        <w:rPr>
          <w:highlight w:val="white"/>
        </w:rPr>
      </w:pPr>
      <w:r w:rsidRPr="00903DBA">
        <w:rPr>
          <w:highlight w:val="white"/>
        </w:rPr>
        <w:t xml:space="preserve">        int offset = (int) operand1;</w:t>
      </w:r>
    </w:p>
    <w:p w14:paraId="31E8B09B" w14:textId="77777777" w:rsidR="008C2FC7" w:rsidRPr="00903DBA" w:rsidRDefault="008C2FC7" w:rsidP="008C2FC7">
      <w:pPr>
        <w:pStyle w:val="Code"/>
        <w:rPr>
          <w:highlight w:val="white"/>
        </w:rPr>
      </w:pPr>
      <w:r w:rsidRPr="00903DBA">
        <w:rPr>
          <w:highlight w:val="white"/>
        </w:rPr>
        <w:t xml:space="preserve">        BigInteger value = (BigInteger) operand2;</w:t>
      </w:r>
    </w:p>
    <w:p w14:paraId="46CBF324" w14:textId="77777777" w:rsidR="008C2FC7" w:rsidRPr="00903DBA" w:rsidRDefault="008C2FC7" w:rsidP="008C2FC7">
      <w:pPr>
        <w:pStyle w:val="Code"/>
        <w:rPr>
          <w:highlight w:val="white"/>
        </w:rPr>
      </w:pPr>
      <w:r w:rsidRPr="00903DBA">
        <w:rPr>
          <w:highlight w:val="white"/>
        </w:rPr>
        <w:t xml:space="preserve">        int offsetSize = (operand0 is Register) ? SizeOfValue(offset)</w:t>
      </w:r>
    </w:p>
    <w:p w14:paraId="193B74D6" w14:textId="77777777" w:rsidR="008C2FC7" w:rsidRPr="00903DBA" w:rsidRDefault="008C2FC7" w:rsidP="008C2FC7">
      <w:pPr>
        <w:pStyle w:val="Code"/>
        <w:rPr>
          <w:highlight w:val="white"/>
        </w:rPr>
      </w:pPr>
      <w:r w:rsidRPr="00903DBA">
        <w:rPr>
          <w:highlight w:val="white"/>
        </w:rPr>
        <w:t xml:space="preserve">                                                : TypeSize.PointerSize,</w:t>
      </w:r>
    </w:p>
    <w:p w14:paraId="18FDF788" w14:textId="77777777" w:rsidR="008C2FC7" w:rsidRPr="00903DBA" w:rsidRDefault="008C2FC7" w:rsidP="008C2FC7">
      <w:pPr>
        <w:pStyle w:val="Code"/>
        <w:rPr>
          <w:highlight w:val="white"/>
        </w:rPr>
      </w:pPr>
      <w:r w:rsidRPr="00903DBA">
        <w:rPr>
          <w:highlight w:val="white"/>
        </w:rPr>
        <w:t xml:space="preserve">            valueSize = SizeOfValue(value, Operator);</w:t>
      </w:r>
    </w:p>
    <w:p w14:paraId="620DE250" w14:textId="77777777" w:rsidR="008C2FC7" w:rsidRPr="00903DBA" w:rsidRDefault="008C2FC7" w:rsidP="008C2FC7">
      <w:pPr>
        <w:pStyle w:val="Code"/>
        <w:rPr>
          <w:highlight w:val="white"/>
        </w:rPr>
      </w:pPr>
      <w:r w:rsidRPr="00903DBA">
        <w:rPr>
          <w:highlight w:val="white"/>
        </w:rPr>
        <w:lastRenderedPageBreak/>
        <w:t xml:space="preserve">        List&lt;byte&gt; byteList =</w:t>
      </w:r>
    </w:p>
    <w:p w14:paraId="49B002F5" w14:textId="77777777" w:rsidR="008C2FC7" w:rsidRPr="00903DBA" w:rsidRDefault="008C2FC7" w:rsidP="008C2FC7">
      <w:pPr>
        <w:pStyle w:val="Code"/>
        <w:rPr>
          <w:highlight w:val="white"/>
        </w:rPr>
      </w:pPr>
      <w:r w:rsidRPr="00903DBA">
        <w:rPr>
          <w:highlight w:val="white"/>
        </w:rPr>
        <w:t xml:space="preserve">          LookupByteArray(Operator, operand0, offsetSize, valueSize);</w:t>
      </w:r>
    </w:p>
    <w:p w14:paraId="006E606D" w14:textId="77777777" w:rsidR="008C2FC7" w:rsidRPr="00903DBA" w:rsidRDefault="008C2FC7" w:rsidP="008C2FC7">
      <w:pPr>
        <w:pStyle w:val="Code"/>
        <w:rPr>
          <w:highlight w:val="white"/>
        </w:rPr>
      </w:pPr>
      <w:r w:rsidRPr="00903DBA">
        <w:rPr>
          <w:highlight w:val="white"/>
        </w:rPr>
        <w:t xml:space="preserve">        LoadByteList(byteList, byteList.Count - (offsetSize + valueSize),</w:t>
      </w:r>
    </w:p>
    <w:p w14:paraId="2575ECE6" w14:textId="77777777" w:rsidR="008C2FC7" w:rsidRPr="00903DBA" w:rsidRDefault="008C2FC7" w:rsidP="008C2FC7">
      <w:pPr>
        <w:pStyle w:val="Code"/>
        <w:rPr>
          <w:highlight w:val="white"/>
        </w:rPr>
      </w:pPr>
      <w:r w:rsidRPr="00903DBA">
        <w:rPr>
          <w:highlight w:val="white"/>
        </w:rPr>
        <w:t xml:space="preserve">                     offsetSize, offset);</w:t>
      </w:r>
    </w:p>
    <w:p w14:paraId="380DE8FB" w14:textId="77777777" w:rsidR="008C2FC7" w:rsidRPr="00903DBA" w:rsidRDefault="008C2FC7" w:rsidP="008C2FC7">
      <w:pPr>
        <w:pStyle w:val="Code"/>
        <w:rPr>
          <w:highlight w:val="white"/>
        </w:rPr>
      </w:pPr>
      <w:r w:rsidRPr="00903DBA">
        <w:rPr>
          <w:highlight w:val="white"/>
        </w:rPr>
        <w:t xml:space="preserve">        LoadByteList(byteList, byteList.Count - valueSize,</w:t>
      </w:r>
    </w:p>
    <w:p w14:paraId="08AFB7B9" w14:textId="77777777" w:rsidR="008C2FC7" w:rsidRPr="00903DBA" w:rsidRDefault="008C2FC7" w:rsidP="008C2FC7">
      <w:pPr>
        <w:pStyle w:val="Code"/>
        <w:rPr>
          <w:highlight w:val="white"/>
        </w:rPr>
      </w:pPr>
      <w:r w:rsidRPr="00903DBA">
        <w:rPr>
          <w:highlight w:val="white"/>
        </w:rPr>
        <w:t xml:space="preserve">                     valueSize, value);</w:t>
      </w:r>
    </w:p>
    <w:p w14:paraId="5827D76C" w14:textId="77777777" w:rsidR="008C2FC7" w:rsidRPr="00903DBA" w:rsidRDefault="008C2FC7" w:rsidP="008C2FC7">
      <w:pPr>
        <w:pStyle w:val="Code"/>
        <w:rPr>
          <w:highlight w:val="white"/>
        </w:rPr>
      </w:pPr>
      <w:r w:rsidRPr="00903DBA">
        <w:rPr>
          <w:highlight w:val="white"/>
        </w:rPr>
        <w:t xml:space="preserve">        return byteList;</w:t>
      </w:r>
    </w:p>
    <w:p w14:paraId="0B803250" w14:textId="77777777" w:rsidR="008C2FC7" w:rsidRPr="00903DBA" w:rsidRDefault="008C2FC7" w:rsidP="008C2FC7">
      <w:pPr>
        <w:pStyle w:val="Code"/>
        <w:rPr>
          <w:highlight w:val="white"/>
        </w:rPr>
      </w:pPr>
      <w:r w:rsidRPr="00903DBA">
        <w:rPr>
          <w:highlight w:val="white"/>
        </w:rPr>
        <w:t xml:space="preserve">      }</w:t>
      </w:r>
    </w:p>
    <w:p w14:paraId="5016E600" w14:textId="77777777" w:rsidR="008C2FC7" w:rsidRPr="00903DBA" w:rsidRDefault="008C2FC7" w:rsidP="008C2FC7">
      <w:pPr>
        <w:rPr>
          <w:highlight w:val="white"/>
        </w:rPr>
      </w:pPr>
      <w:r w:rsidRPr="00903DBA">
        <w:rPr>
          <w:highlight w:val="white"/>
        </w:rPr>
        <w:t>In category seven, we assign a register the value stored on an address, defined by a register and an offset or a static variable and an offset.</w:t>
      </w:r>
    </w:p>
    <w:p w14:paraId="19827E05" w14:textId="77777777" w:rsidR="008C2FC7" w:rsidRPr="00903DBA" w:rsidRDefault="008C2FC7" w:rsidP="008C2FC7">
      <w:pPr>
        <w:pStyle w:val="Code"/>
        <w:rPr>
          <w:highlight w:val="white"/>
        </w:rPr>
      </w:pPr>
      <w:r w:rsidRPr="00903DBA">
        <w:rPr>
          <w:highlight w:val="white"/>
        </w:rPr>
        <w:t xml:space="preserve">      // 7: mov ax, [bp + 2]; mov ax, [global + 4]</w:t>
      </w:r>
    </w:p>
    <w:p w14:paraId="3E294E7F" w14:textId="77777777" w:rsidR="008C2FC7" w:rsidRPr="00903DBA" w:rsidRDefault="008C2FC7" w:rsidP="008C2FC7">
      <w:pPr>
        <w:pStyle w:val="Code"/>
        <w:rPr>
          <w:highlight w:val="white"/>
        </w:rPr>
      </w:pPr>
      <w:r w:rsidRPr="00903DBA">
        <w:rPr>
          <w:highlight w:val="white"/>
        </w:rPr>
        <w:t xml:space="preserve">      else if ((operand0 is Register) &amp;&amp; ((operand1 is Register) ||</w:t>
      </w:r>
    </w:p>
    <w:p w14:paraId="51B53F51" w14:textId="77777777" w:rsidR="008C2FC7" w:rsidRPr="00903DBA" w:rsidRDefault="008C2FC7" w:rsidP="008C2FC7">
      <w:pPr>
        <w:pStyle w:val="Code"/>
        <w:rPr>
          <w:highlight w:val="white"/>
        </w:rPr>
      </w:pPr>
      <w:r w:rsidRPr="00903DBA">
        <w:rPr>
          <w:highlight w:val="white"/>
        </w:rPr>
        <w:t xml:space="preserve">               (operand1 is string)) &amp;&amp; (operand2 is int)) {</w:t>
      </w:r>
    </w:p>
    <w:p w14:paraId="314AF6D2" w14:textId="77777777" w:rsidR="008C2FC7" w:rsidRPr="00903DBA" w:rsidRDefault="008C2FC7" w:rsidP="008C2FC7">
      <w:pPr>
        <w:pStyle w:val="Code"/>
        <w:rPr>
          <w:highlight w:val="white"/>
        </w:rPr>
      </w:pPr>
      <w:r w:rsidRPr="00903DBA">
        <w:rPr>
          <w:highlight w:val="white"/>
        </w:rPr>
        <w:t xml:space="preserve">        Register register = (Register) operand0;</w:t>
      </w:r>
    </w:p>
    <w:p w14:paraId="23EB9B73" w14:textId="77777777" w:rsidR="008C2FC7" w:rsidRPr="00903DBA" w:rsidRDefault="008C2FC7" w:rsidP="008C2FC7">
      <w:pPr>
        <w:pStyle w:val="Code"/>
        <w:rPr>
          <w:highlight w:val="white"/>
        </w:rPr>
      </w:pPr>
      <w:r w:rsidRPr="00903DBA">
        <w:rPr>
          <w:highlight w:val="white"/>
        </w:rPr>
        <w:t xml:space="preserve">        int offset = (int) operand2;</w:t>
      </w:r>
    </w:p>
    <w:p w14:paraId="20B7575B" w14:textId="77777777" w:rsidR="008C2FC7" w:rsidRPr="00903DBA" w:rsidRDefault="008C2FC7" w:rsidP="008C2FC7">
      <w:pPr>
        <w:pStyle w:val="Code"/>
        <w:rPr>
          <w:highlight w:val="white"/>
        </w:rPr>
      </w:pPr>
      <w:r w:rsidRPr="00903DBA">
        <w:rPr>
          <w:highlight w:val="white"/>
        </w:rPr>
        <w:t xml:space="preserve">        int size = (operand1 is Register) ? SizeOfValue(offset)</w:t>
      </w:r>
    </w:p>
    <w:p w14:paraId="349F09F6" w14:textId="77777777" w:rsidR="008C2FC7" w:rsidRPr="00903DBA" w:rsidRDefault="008C2FC7" w:rsidP="008C2FC7">
      <w:pPr>
        <w:pStyle w:val="Code"/>
        <w:rPr>
          <w:highlight w:val="white"/>
        </w:rPr>
      </w:pPr>
      <w:r w:rsidRPr="00903DBA">
        <w:rPr>
          <w:highlight w:val="white"/>
        </w:rPr>
        <w:t xml:space="preserve">                                          : TypeSize.PointerSize;</w:t>
      </w:r>
    </w:p>
    <w:p w14:paraId="544DFC48" w14:textId="77777777" w:rsidR="008C2FC7" w:rsidRPr="00903DBA" w:rsidRDefault="008C2FC7" w:rsidP="008C2FC7">
      <w:pPr>
        <w:pStyle w:val="Code"/>
        <w:rPr>
          <w:highlight w:val="white"/>
        </w:rPr>
      </w:pPr>
      <w:r w:rsidRPr="00903DBA">
        <w:rPr>
          <w:highlight w:val="white"/>
        </w:rPr>
        <w:t xml:space="preserve">        List&lt;byte&gt; byteList =</w:t>
      </w:r>
    </w:p>
    <w:p w14:paraId="4ED42ECC" w14:textId="77777777" w:rsidR="008C2FC7" w:rsidRPr="00903DBA" w:rsidRDefault="008C2FC7" w:rsidP="008C2FC7">
      <w:pPr>
        <w:pStyle w:val="Code"/>
        <w:rPr>
          <w:highlight w:val="white"/>
        </w:rPr>
      </w:pPr>
      <w:r w:rsidRPr="00903DBA">
        <w:rPr>
          <w:highlight w:val="white"/>
        </w:rPr>
        <w:t xml:space="preserve">          LookupByteArray(Operator, register, operand1, size);</w:t>
      </w:r>
    </w:p>
    <w:p w14:paraId="3D141D61" w14:textId="77777777" w:rsidR="008C2FC7" w:rsidRPr="00903DBA" w:rsidRDefault="008C2FC7" w:rsidP="008C2FC7">
      <w:pPr>
        <w:pStyle w:val="Code"/>
        <w:rPr>
          <w:highlight w:val="white"/>
        </w:rPr>
      </w:pPr>
      <w:r w:rsidRPr="00903DBA">
        <w:rPr>
          <w:highlight w:val="white"/>
        </w:rPr>
        <w:t xml:space="preserve">        LoadByteList(byteList, byteList.Count - size, size, offset);</w:t>
      </w:r>
    </w:p>
    <w:p w14:paraId="47B7E0D7" w14:textId="77777777" w:rsidR="008C2FC7" w:rsidRPr="00903DBA" w:rsidRDefault="008C2FC7" w:rsidP="008C2FC7">
      <w:pPr>
        <w:pStyle w:val="Code"/>
        <w:rPr>
          <w:highlight w:val="white"/>
        </w:rPr>
      </w:pPr>
      <w:r w:rsidRPr="00903DBA">
        <w:rPr>
          <w:highlight w:val="white"/>
        </w:rPr>
        <w:t xml:space="preserve">        return byteList; </w:t>
      </w:r>
    </w:p>
    <w:p w14:paraId="74396055" w14:textId="77777777" w:rsidR="008C2FC7" w:rsidRPr="00903DBA" w:rsidRDefault="008C2FC7" w:rsidP="008C2FC7">
      <w:pPr>
        <w:pStyle w:val="Code"/>
        <w:rPr>
          <w:highlight w:val="white"/>
        </w:rPr>
      </w:pPr>
      <w:r w:rsidRPr="00903DBA">
        <w:rPr>
          <w:highlight w:val="white"/>
        </w:rPr>
        <w:t xml:space="preserve">      }</w:t>
      </w:r>
    </w:p>
    <w:p w14:paraId="5831A0FA" w14:textId="77777777" w:rsidR="008C2FC7" w:rsidRPr="00903DBA" w:rsidRDefault="008C2FC7" w:rsidP="008C2FC7">
      <w:pPr>
        <w:pStyle w:val="Code"/>
        <w:rPr>
          <w:highlight w:val="white"/>
        </w:rPr>
      </w:pPr>
      <w:r w:rsidRPr="00903DBA">
        <w:rPr>
          <w:highlight w:val="white"/>
        </w:rPr>
        <w:t xml:space="preserve">    }</w:t>
      </w:r>
    </w:p>
    <w:p w14:paraId="02F979A8" w14:textId="77777777" w:rsidR="008C2FC7" w:rsidRPr="00903DBA" w:rsidRDefault="008C2FC7" w:rsidP="008C2FC7">
      <w:pPr>
        <w:rPr>
          <w:highlight w:val="white"/>
        </w:rPr>
      </w:pPr>
      <w:r w:rsidRPr="00903DBA">
        <w:rPr>
          <w:highlight w:val="white"/>
        </w:rPr>
        <w:t xml:space="preserve">The </w:t>
      </w:r>
      <w:r w:rsidRPr="00903DBA">
        <w:rPr>
          <w:rStyle w:val="KeyWord0"/>
          <w:highlight w:val="white"/>
        </w:rPr>
        <w:t>LoadByteList</w:t>
      </w:r>
      <w:r w:rsidRPr="00903DBA">
        <w:rPr>
          <w:highlight w:val="white"/>
        </w:rPr>
        <w:t xml:space="preserve"> method load the byte list with a value.</w:t>
      </w:r>
    </w:p>
    <w:p w14:paraId="37BCC58C" w14:textId="77777777" w:rsidR="008C2FC7" w:rsidRPr="00903DBA" w:rsidRDefault="008C2FC7" w:rsidP="008C2FC7">
      <w:pPr>
        <w:pStyle w:val="Code"/>
        <w:rPr>
          <w:highlight w:val="white"/>
        </w:rPr>
      </w:pPr>
      <w:r w:rsidRPr="00903DBA">
        <w:rPr>
          <w:highlight w:val="white"/>
        </w:rPr>
        <w:t xml:space="preserve">    public static void LoadByteList(IList&lt;byte&gt; byteList, int index,</w:t>
      </w:r>
    </w:p>
    <w:p w14:paraId="5FF36972" w14:textId="77777777" w:rsidR="008C2FC7" w:rsidRPr="00903DBA" w:rsidRDefault="008C2FC7" w:rsidP="008C2FC7">
      <w:pPr>
        <w:pStyle w:val="Code"/>
        <w:rPr>
          <w:highlight w:val="white"/>
        </w:rPr>
      </w:pPr>
      <w:r w:rsidRPr="00903DBA">
        <w:rPr>
          <w:highlight w:val="white"/>
        </w:rPr>
        <w:t xml:space="preserve">                                    int size, BigInteger value) {</w:t>
      </w:r>
    </w:p>
    <w:p w14:paraId="1821263D" w14:textId="77777777" w:rsidR="008C2FC7" w:rsidRPr="00903DBA" w:rsidRDefault="008C2FC7" w:rsidP="008C2FC7">
      <w:pPr>
        <w:pStyle w:val="Code"/>
        <w:rPr>
          <w:highlight w:val="white"/>
        </w:rPr>
      </w:pPr>
      <w:r w:rsidRPr="00903DBA">
        <w:rPr>
          <w:highlight w:val="white"/>
        </w:rPr>
        <w:t xml:space="preserve">      switch (size) {</w:t>
      </w:r>
    </w:p>
    <w:p w14:paraId="4AC4B43F" w14:textId="77777777" w:rsidR="008C2FC7" w:rsidRPr="00903DBA" w:rsidRDefault="008C2FC7" w:rsidP="008C2FC7">
      <w:pPr>
        <w:pStyle w:val="Code"/>
        <w:rPr>
          <w:highlight w:val="white"/>
        </w:rPr>
      </w:pPr>
      <w:r w:rsidRPr="00903DBA">
        <w:rPr>
          <w:highlight w:val="white"/>
        </w:rPr>
        <w:t xml:space="preserve">        case 1: {</w:t>
      </w:r>
    </w:p>
    <w:p w14:paraId="7743B6AA" w14:textId="77777777" w:rsidR="008C2FC7" w:rsidRPr="00903DBA" w:rsidRDefault="008C2FC7" w:rsidP="008C2FC7">
      <w:pPr>
        <w:pStyle w:val="Code"/>
        <w:rPr>
          <w:highlight w:val="white"/>
        </w:rPr>
      </w:pPr>
      <w:r w:rsidRPr="00903DBA">
        <w:rPr>
          <w:highlight w:val="white"/>
        </w:rPr>
        <w:t xml:space="preserve">            if (value &lt; 0) {</w:t>
      </w:r>
    </w:p>
    <w:p w14:paraId="7BC39988" w14:textId="77777777" w:rsidR="008C2FC7" w:rsidRPr="00903DBA" w:rsidRDefault="008C2FC7" w:rsidP="008C2FC7">
      <w:pPr>
        <w:pStyle w:val="Code"/>
        <w:rPr>
          <w:highlight w:val="white"/>
        </w:rPr>
      </w:pPr>
      <w:r w:rsidRPr="00903DBA">
        <w:rPr>
          <w:highlight w:val="white"/>
        </w:rPr>
        <w:t xml:space="preserve">              byteList[index] = (byte) ((sbyte) value);</w:t>
      </w:r>
    </w:p>
    <w:p w14:paraId="19E5E753" w14:textId="77777777" w:rsidR="008C2FC7" w:rsidRPr="00903DBA" w:rsidRDefault="008C2FC7" w:rsidP="008C2FC7">
      <w:pPr>
        <w:pStyle w:val="Code"/>
        <w:rPr>
          <w:highlight w:val="white"/>
        </w:rPr>
      </w:pPr>
      <w:r w:rsidRPr="00903DBA">
        <w:rPr>
          <w:highlight w:val="white"/>
        </w:rPr>
        <w:t xml:space="preserve">            }</w:t>
      </w:r>
    </w:p>
    <w:p w14:paraId="23E82ACE" w14:textId="77777777" w:rsidR="008C2FC7" w:rsidRPr="00903DBA" w:rsidRDefault="008C2FC7" w:rsidP="008C2FC7">
      <w:pPr>
        <w:pStyle w:val="Code"/>
        <w:rPr>
          <w:highlight w:val="white"/>
        </w:rPr>
      </w:pPr>
      <w:r w:rsidRPr="00903DBA">
        <w:rPr>
          <w:highlight w:val="white"/>
        </w:rPr>
        <w:t xml:space="preserve">            else {</w:t>
      </w:r>
    </w:p>
    <w:p w14:paraId="1CBED789" w14:textId="77777777" w:rsidR="008C2FC7" w:rsidRPr="00903DBA" w:rsidRDefault="008C2FC7" w:rsidP="008C2FC7">
      <w:pPr>
        <w:pStyle w:val="Code"/>
        <w:rPr>
          <w:highlight w:val="white"/>
        </w:rPr>
      </w:pPr>
      <w:r w:rsidRPr="00903DBA">
        <w:rPr>
          <w:highlight w:val="white"/>
        </w:rPr>
        <w:t xml:space="preserve">              byteList[index] = (byte) value;</w:t>
      </w:r>
    </w:p>
    <w:p w14:paraId="605F6D2C" w14:textId="77777777" w:rsidR="008C2FC7" w:rsidRPr="00903DBA" w:rsidRDefault="008C2FC7" w:rsidP="008C2FC7">
      <w:pPr>
        <w:pStyle w:val="Code"/>
        <w:rPr>
          <w:highlight w:val="white"/>
        </w:rPr>
      </w:pPr>
      <w:r w:rsidRPr="00903DBA">
        <w:rPr>
          <w:highlight w:val="white"/>
        </w:rPr>
        <w:t xml:space="preserve">            }</w:t>
      </w:r>
    </w:p>
    <w:p w14:paraId="47EC18FC" w14:textId="77777777" w:rsidR="008C2FC7" w:rsidRPr="00903DBA" w:rsidRDefault="008C2FC7" w:rsidP="008C2FC7">
      <w:pPr>
        <w:pStyle w:val="Code"/>
        <w:rPr>
          <w:highlight w:val="white"/>
        </w:rPr>
      </w:pPr>
      <w:r w:rsidRPr="00903DBA">
        <w:rPr>
          <w:highlight w:val="white"/>
        </w:rPr>
        <w:t xml:space="preserve">          }</w:t>
      </w:r>
    </w:p>
    <w:p w14:paraId="478759E2" w14:textId="77777777" w:rsidR="008C2FC7" w:rsidRPr="00903DBA" w:rsidRDefault="008C2FC7" w:rsidP="008C2FC7">
      <w:pPr>
        <w:pStyle w:val="Code"/>
        <w:rPr>
          <w:highlight w:val="white"/>
        </w:rPr>
      </w:pPr>
      <w:r w:rsidRPr="00903DBA">
        <w:rPr>
          <w:highlight w:val="white"/>
        </w:rPr>
        <w:t xml:space="preserve">          break;</w:t>
      </w:r>
    </w:p>
    <w:p w14:paraId="2E9000E1" w14:textId="77777777" w:rsidR="008C2FC7" w:rsidRPr="00903DBA" w:rsidRDefault="008C2FC7" w:rsidP="008C2FC7">
      <w:pPr>
        <w:pStyle w:val="Code"/>
        <w:rPr>
          <w:highlight w:val="white"/>
        </w:rPr>
      </w:pPr>
    </w:p>
    <w:p w14:paraId="657E800B" w14:textId="77777777" w:rsidR="008C2FC7" w:rsidRPr="00903DBA" w:rsidRDefault="008C2FC7" w:rsidP="008C2FC7">
      <w:pPr>
        <w:pStyle w:val="Code"/>
        <w:rPr>
          <w:highlight w:val="white"/>
        </w:rPr>
      </w:pPr>
      <w:r w:rsidRPr="00903DBA">
        <w:rPr>
          <w:highlight w:val="white"/>
        </w:rPr>
        <w:t xml:space="preserve">        case 2: {</w:t>
      </w:r>
    </w:p>
    <w:p w14:paraId="41030AB3" w14:textId="77777777" w:rsidR="008C2FC7" w:rsidRPr="00903DBA" w:rsidRDefault="008C2FC7" w:rsidP="008C2FC7">
      <w:pPr>
        <w:pStyle w:val="Code"/>
        <w:rPr>
          <w:highlight w:val="white"/>
        </w:rPr>
      </w:pPr>
      <w:r w:rsidRPr="00903DBA">
        <w:rPr>
          <w:highlight w:val="white"/>
        </w:rPr>
        <w:t xml:space="preserve">            if (value &lt; 0) {</w:t>
      </w:r>
    </w:p>
    <w:p w14:paraId="2CBE53AA" w14:textId="77777777" w:rsidR="008C2FC7" w:rsidRPr="00903DBA" w:rsidRDefault="008C2FC7" w:rsidP="008C2FC7">
      <w:pPr>
        <w:pStyle w:val="Code"/>
        <w:rPr>
          <w:highlight w:val="white"/>
        </w:rPr>
      </w:pPr>
      <w:r w:rsidRPr="00903DBA">
        <w:rPr>
          <w:highlight w:val="white"/>
        </w:rPr>
        <w:t xml:space="preserve">              short shortValue = (short) value; </w:t>
      </w:r>
    </w:p>
    <w:p w14:paraId="1C9C640C" w14:textId="77777777" w:rsidR="008C2FC7" w:rsidRPr="00903DBA" w:rsidRDefault="008C2FC7" w:rsidP="008C2FC7">
      <w:pPr>
        <w:pStyle w:val="Code"/>
        <w:rPr>
          <w:highlight w:val="white"/>
        </w:rPr>
      </w:pPr>
      <w:r w:rsidRPr="00903DBA">
        <w:rPr>
          <w:highlight w:val="white"/>
        </w:rPr>
        <w:t xml:space="preserve">              byteList[index] = (byte) ((sbyte) shortValue);</w:t>
      </w:r>
    </w:p>
    <w:p w14:paraId="36B6D82F" w14:textId="77777777" w:rsidR="008C2FC7" w:rsidRPr="00903DBA" w:rsidRDefault="008C2FC7" w:rsidP="008C2FC7">
      <w:pPr>
        <w:pStyle w:val="Code"/>
        <w:rPr>
          <w:highlight w:val="white"/>
        </w:rPr>
      </w:pPr>
      <w:r w:rsidRPr="00903DBA">
        <w:rPr>
          <w:highlight w:val="white"/>
        </w:rPr>
        <w:t xml:space="preserve">              byteList[index + 1] = (byte) ((sbyte) (shortValue &gt;&gt; 8));</w:t>
      </w:r>
    </w:p>
    <w:p w14:paraId="1F9042EA" w14:textId="77777777" w:rsidR="008C2FC7" w:rsidRPr="00903DBA" w:rsidRDefault="008C2FC7" w:rsidP="008C2FC7">
      <w:pPr>
        <w:pStyle w:val="Code"/>
        <w:rPr>
          <w:highlight w:val="white"/>
        </w:rPr>
      </w:pPr>
      <w:r w:rsidRPr="00903DBA">
        <w:rPr>
          <w:highlight w:val="white"/>
        </w:rPr>
        <w:t xml:space="preserve">            }</w:t>
      </w:r>
    </w:p>
    <w:p w14:paraId="7C63DB8D" w14:textId="77777777" w:rsidR="008C2FC7" w:rsidRPr="00903DBA" w:rsidRDefault="008C2FC7" w:rsidP="008C2FC7">
      <w:pPr>
        <w:pStyle w:val="Code"/>
        <w:rPr>
          <w:highlight w:val="white"/>
        </w:rPr>
      </w:pPr>
      <w:r w:rsidRPr="00903DBA">
        <w:rPr>
          <w:highlight w:val="white"/>
        </w:rPr>
        <w:t xml:space="preserve">            else {</w:t>
      </w:r>
    </w:p>
    <w:p w14:paraId="1DEABA8B" w14:textId="77777777" w:rsidR="008C2FC7" w:rsidRPr="00903DBA" w:rsidRDefault="008C2FC7" w:rsidP="008C2FC7">
      <w:pPr>
        <w:pStyle w:val="Code"/>
        <w:rPr>
          <w:highlight w:val="white"/>
        </w:rPr>
      </w:pPr>
      <w:r w:rsidRPr="00903DBA">
        <w:rPr>
          <w:highlight w:val="white"/>
        </w:rPr>
        <w:t xml:space="preserve">              ushort ushortValue = (ushort) value; </w:t>
      </w:r>
    </w:p>
    <w:p w14:paraId="510325F6" w14:textId="77777777" w:rsidR="008C2FC7" w:rsidRPr="00903DBA" w:rsidRDefault="008C2FC7" w:rsidP="008C2FC7">
      <w:pPr>
        <w:pStyle w:val="Code"/>
        <w:rPr>
          <w:highlight w:val="white"/>
        </w:rPr>
      </w:pPr>
      <w:r w:rsidRPr="00903DBA">
        <w:rPr>
          <w:highlight w:val="white"/>
        </w:rPr>
        <w:t xml:space="preserve">              byteList[index] = (byte) ushortValue;</w:t>
      </w:r>
    </w:p>
    <w:p w14:paraId="00D42271" w14:textId="77777777" w:rsidR="008C2FC7" w:rsidRPr="00903DBA" w:rsidRDefault="008C2FC7" w:rsidP="008C2FC7">
      <w:pPr>
        <w:pStyle w:val="Code"/>
        <w:rPr>
          <w:highlight w:val="white"/>
        </w:rPr>
      </w:pPr>
      <w:r w:rsidRPr="00903DBA">
        <w:rPr>
          <w:highlight w:val="white"/>
        </w:rPr>
        <w:t xml:space="preserve">              byteList[index + 1] = (byte) (ushortValue &gt;&gt; 8);</w:t>
      </w:r>
    </w:p>
    <w:p w14:paraId="6539F4E2" w14:textId="77777777" w:rsidR="008C2FC7" w:rsidRPr="00903DBA" w:rsidRDefault="008C2FC7" w:rsidP="008C2FC7">
      <w:pPr>
        <w:pStyle w:val="Code"/>
        <w:rPr>
          <w:highlight w:val="white"/>
        </w:rPr>
      </w:pPr>
      <w:r w:rsidRPr="00903DBA">
        <w:rPr>
          <w:highlight w:val="white"/>
        </w:rPr>
        <w:t xml:space="preserve">            }</w:t>
      </w:r>
    </w:p>
    <w:p w14:paraId="7B7465E7" w14:textId="77777777" w:rsidR="008C2FC7" w:rsidRPr="00903DBA" w:rsidRDefault="008C2FC7" w:rsidP="008C2FC7">
      <w:pPr>
        <w:pStyle w:val="Code"/>
        <w:rPr>
          <w:highlight w:val="white"/>
        </w:rPr>
      </w:pPr>
      <w:r w:rsidRPr="00903DBA">
        <w:rPr>
          <w:highlight w:val="white"/>
        </w:rPr>
        <w:t xml:space="preserve">          }</w:t>
      </w:r>
    </w:p>
    <w:p w14:paraId="3B76587D" w14:textId="77777777" w:rsidR="008C2FC7" w:rsidRPr="00903DBA" w:rsidRDefault="008C2FC7" w:rsidP="008C2FC7">
      <w:pPr>
        <w:pStyle w:val="Code"/>
        <w:rPr>
          <w:highlight w:val="white"/>
        </w:rPr>
      </w:pPr>
      <w:r w:rsidRPr="00903DBA">
        <w:rPr>
          <w:highlight w:val="white"/>
        </w:rPr>
        <w:t xml:space="preserve">          break;</w:t>
      </w:r>
    </w:p>
    <w:p w14:paraId="462D79C5" w14:textId="77777777" w:rsidR="008C2FC7" w:rsidRPr="00903DBA" w:rsidRDefault="008C2FC7" w:rsidP="008C2FC7">
      <w:pPr>
        <w:pStyle w:val="Code"/>
        <w:rPr>
          <w:highlight w:val="white"/>
        </w:rPr>
      </w:pPr>
    </w:p>
    <w:p w14:paraId="59A5438C" w14:textId="77777777" w:rsidR="008C2FC7" w:rsidRPr="00903DBA" w:rsidRDefault="008C2FC7" w:rsidP="008C2FC7">
      <w:pPr>
        <w:pStyle w:val="Code"/>
        <w:rPr>
          <w:highlight w:val="white"/>
        </w:rPr>
      </w:pPr>
      <w:r w:rsidRPr="00903DBA">
        <w:rPr>
          <w:highlight w:val="white"/>
        </w:rPr>
        <w:t xml:space="preserve">        case 4: {</w:t>
      </w:r>
    </w:p>
    <w:p w14:paraId="341D288D" w14:textId="77777777" w:rsidR="008C2FC7" w:rsidRPr="00903DBA" w:rsidRDefault="008C2FC7" w:rsidP="008C2FC7">
      <w:pPr>
        <w:pStyle w:val="Code"/>
        <w:rPr>
          <w:highlight w:val="white"/>
        </w:rPr>
      </w:pPr>
      <w:r w:rsidRPr="00903DBA">
        <w:rPr>
          <w:highlight w:val="white"/>
        </w:rPr>
        <w:t xml:space="preserve">            if (value &lt; 0) {</w:t>
      </w:r>
    </w:p>
    <w:p w14:paraId="5DA98921" w14:textId="77777777" w:rsidR="008C2FC7" w:rsidRPr="00903DBA" w:rsidRDefault="008C2FC7" w:rsidP="008C2FC7">
      <w:pPr>
        <w:pStyle w:val="Code"/>
        <w:rPr>
          <w:highlight w:val="white"/>
        </w:rPr>
      </w:pPr>
      <w:r w:rsidRPr="00903DBA">
        <w:rPr>
          <w:highlight w:val="white"/>
        </w:rPr>
        <w:t xml:space="preserve">              int intValue = (int) value; </w:t>
      </w:r>
    </w:p>
    <w:p w14:paraId="4BFEA402" w14:textId="77777777" w:rsidR="008C2FC7" w:rsidRPr="00903DBA" w:rsidRDefault="008C2FC7" w:rsidP="008C2FC7">
      <w:pPr>
        <w:pStyle w:val="Code"/>
        <w:rPr>
          <w:highlight w:val="white"/>
        </w:rPr>
      </w:pPr>
      <w:r w:rsidRPr="00903DBA">
        <w:rPr>
          <w:highlight w:val="white"/>
        </w:rPr>
        <w:lastRenderedPageBreak/>
        <w:t xml:space="preserve">              byteList[index] = (byte) ((sbyte) intValue);</w:t>
      </w:r>
    </w:p>
    <w:p w14:paraId="02E6C596" w14:textId="77777777" w:rsidR="008C2FC7" w:rsidRPr="00903DBA" w:rsidRDefault="008C2FC7" w:rsidP="008C2FC7">
      <w:pPr>
        <w:pStyle w:val="Code"/>
        <w:rPr>
          <w:highlight w:val="white"/>
        </w:rPr>
      </w:pPr>
      <w:r w:rsidRPr="00903DBA">
        <w:rPr>
          <w:highlight w:val="white"/>
        </w:rPr>
        <w:t xml:space="preserve">              byteList[index + 1] = (byte) ((sbyte) (intValue &gt;&gt; 8));</w:t>
      </w:r>
    </w:p>
    <w:p w14:paraId="6A36AB56" w14:textId="77777777" w:rsidR="008C2FC7" w:rsidRPr="00903DBA" w:rsidRDefault="008C2FC7" w:rsidP="008C2FC7">
      <w:pPr>
        <w:pStyle w:val="Code"/>
        <w:rPr>
          <w:highlight w:val="white"/>
        </w:rPr>
      </w:pPr>
      <w:r w:rsidRPr="00903DBA">
        <w:rPr>
          <w:highlight w:val="white"/>
        </w:rPr>
        <w:t xml:space="preserve">              byteList[index + 2] = (byte) ((sbyte) (intValue &gt;&gt; 16));</w:t>
      </w:r>
    </w:p>
    <w:p w14:paraId="4E57E3A7" w14:textId="77777777" w:rsidR="008C2FC7" w:rsidRPr="00903DBA" w:rsidRDefault="008C2FC7" w:rsidP="008C2FC7">
      <w:pPr>
        <w:pStyle w:val="Code"/>
        <w:rPr>
          <w:highlight w:val="white"/>
        </w:rPr>
      </w:pPr>
      <w:r w:rsidRPr="00903DBA">
        <w:rPr>
          <w:highlight w:val="white"/>
        </w:rPr>
        <w:t xml:space="preserve">              byteList[index + 3] = (byte) ((sbyte) (intValue &gt;&gt; 24));</w:t>
      </w:r>
    </w:p>
    <w:p w14:paraId="1CC54D3F" w14:textId="77777777" w:rsidR="008C2FC7" w:rsidRPr="00903DBA" w:rsidRDefault="008C2FC7" w:rsidP="008C2FC7">
      <w:pPr>
        <w:pStyle w:val="Code"/>
        <w:rPr>
          <w:highlight w:val="white"/>
        </w:rPr>
      </w:pPr>
      <w:r w:rsidRPr="00903DBA">
        <w:rPr>
          <w:highlight w:val="white"/>
        </w:rPr>
        <w:t xml:space="preserve">            }</w:t>
      </w:r>
    </w:p>
    <w:p w14:paraId="5831199D" w14:textId="77777777" w:rsidR="008C2FC7" w:rsidRPr="00903DBA" w:rsidRDefault="008C2FC7" w:rsidP="008C2FC7">
      <w:pPr>
        <w:pStyle w:val="Code"/>
        <w:rPr>
          <w:highlight w:val="white"/>
        </w:rPr>
      </w:pPr>
      <w:r w:rsidRPr="00903DBA">
        <w:rPr>
          <w:highlight w:val="white"/>
        </w:rPr>
        <w:t xml:space="preserve">            else {</w:t>
      </w:r>
    </w:p>
    <w:p w14:paraId="6EB090EC" w14:textId="77777777" w:rsidR="008C2FC7" w:rsidRPr="00903DBA" w:rsidRDefault="008C2FC7" w:rsidP="008C2FC7">
      <w:pPr>
        <w:pStyle w:val="Code"/>
        <w:rPr>
          <w:highlight w:val="white"/>
        </w:rPr>
      </w:pPr>
      <w:r w:rsidRPr="00903DBA">
        <w:rPr>
          <w:highlight w:val="white"/>
        </w:rPr>
        <w:t xml:space="preserve">              uint uintValue = (uint) value; </w:t>
      </w:r>
    </w:p>
    <w:p w14:paraId="06B4955D" w14:textId="77777777" w:rsidR="008C2FC7" w:rsidRPr="00903DBA" w:rsidRDefault="008C2FC7" w:rsidP="008C2FC7">
      <w:pPr>
        <w:pStyle w:val="Code"/>
        <w:rPr>
          <w:highlight w:val="white"/>
        </w:rPr>
      </w:pPr>
      <w:r w:rsidRPr="00903DBA">
        <w:rPr>
          <w:highlight w:val="white"/>
        </w:rPr>
        <w:t xml:space="preserve">              byteList[index] = (byte) uintValue;</w:t>
      </w:r>
    </w:p>
    <w:p w14:paraId="58D2CC5A" w14:textId="77777777" w:rsidR="008C2FC7" w:rsidRPr="00903DBA" w:rsidRDefault="008C2FC7" w:rsidP="008C2FC7">
      <w:pPr>
        <w:pStyle w:val="Code"/>
        <w:rPr>
          <w:highlight w:val="white"/>
        </w:rPr>
      </w:pPr>
      <w:r w:rsidRPr="00903DBA">
        <w:rPr>
          <w:highlight w:val="white"/>
        </w:rPr>
        <w:t xml:space="preserve">              byteList[index + 1] = (byte) (uintValue &gt;&gt; 8);</w:t>
      </w:r>
    </w:p>
    <w:p w14:paraId="29F6820C" w14:textId="77777777" w:rsidR="008C2FC7" w:rsidRPr="00903DBA" w:rsidRDefault="008C2FC7" w:rsidP="008C2FC7">
      <w:pPr>
        <w:pStyle w:val="Code"/>
        <w:rPr>
          <w:highlight w:val="white"/>
        </w:rPr>
      </w:pPr>
      <w:r w:rsidRPr="00903DBA">
        <w:rPr>
          <w:highlight w:val="white"/>
        </w:rPr>
        <w:t xml:space="preserve">              byteList[index + 2] = (byte) (uintValue &gt;&gt; 16);</w:t>
      </w:r>
    </w:p>
    <w:p w14:paraId="70E7C8AB" w14:textId="77777777" w:rsidR="008C2FC7" w:rsidRPr="00903DBA" w:rsidRDefault="008C2FC7" w:rsidP="008C2FC7">
      <w:pPr>
        <w:pStyle w:val="Code"/>
        <w:rPr>
          <w:highlight w:val="white"/>
        </w:rPr>
      </w:pPr>
      <w:r w:rsidRPr="00903DBA">
        <w:rPr>
          <w:highlight w:val="white"/>
        </w:rPr>
        <w:t xml:space="preserve">              byteList[index + 3] = (byte) (uintValue &gt;&gt; 24);</w:t>
      </w:r>
    </w:p>
    <w:p w14:paraId="070A3ED0" w14:textId="77777777" w:rsidR="008C2FC7" w:rsidRPr="00903DBA" w:rsidRDefault="008C2FC7" w:rsidP="008C2FC7">
      <w:pPr>
        <w:pStyle w:val="Code"/>
        <w:rPr>
          <w:highlight w:val="white"/>
        </w:rPr>
      </w:pPr>
      <w:r w:rsidRPr="00903DBA">
        <w:rPr>
          <w:highlight w:val="white"/>
        </w:rPr>
        <w:t xml:space="preserve">            }</w:t>
      </w:r>
    </w:p>
    <w:p w14:paraId="2F185A40" w14:textId="77777777" w:rsidR="008C2FC7" w:rsidRPr="00903DBA" w:rsidRDefault="008C2FC7" w:rsidP="008C2FC7">
      <w:pPr>
        <w:pStyle w:val="Code"/>
        <w:rPr>
          <w:highlight w:val="white"/>
        </w:rPr>
      </w:pPr>
      <w:r w:rsidRPr="00903DBA">
        <w:rPr>
          <w:highlight w:val="white"/>
        </w:rPr>
        <w:t xml:space="preserve">          }</w:t>
      </w:r>
    </w:p>
    <w:p w14:paraId="544B14ED" w14:textId="77777777" w:rsidR="008C2FC7" w:rsidRPr="00903DBA" w:rsidRDefault="008C2FC7" w:rsidP="008C2FC7">
      <w:pPr>
        <w:pStyle w:val="Code"/>
        <w:rPr>
          <w:highlight w:val="white"/>
        </w:rPr>
      </w:pPr>
      <w:r w:rsidRPr="00903DBA">
        <w:rPr>
          <w:highlight w:val="white"/>
        </w:rPr>
        <w:t xml:space="preserve">          break;</w:t>
      </w:r>
    </w:p>
    <w:p w14:paraId="5F6EB378" w14:textId="77777777" w:rsidR="008C2FC7" w:rsidRPr="00903DBA" w:rsidRDefault="008C2FC7" w:rsidP="008C2FC7">
      <w:pPr>
        <w:pStyle w:val="Code"/>
        <w:rPr>
          <w:highlight w:val="white"/>
        </w:rPr>
      </w:pPr>
      <w:r w:rsidRPr="00903DBA">
        <w:rPr>
          <w:highlight w:val="white"/>
        </w:rPr>
        <w:t xml:space="preserve">      }</w:t>
      </w:r>
    </w:p>
    <w:p w14:paraId="34E7E799" w14:textId="77777777" w:rsidR="008C2FC7" w:rsidRPr="00903DBA" w:rsidRDefault="008C2FC7" w:rsidP="008C2FC7">
      <w:pPr>
        <w:pStyle w:val="Code"/>
        <w:rPr>
          <w:highlight w:val="white"/>
        </w:rPr>
      </w:pPr>
      <w:r w:rsidRPr="00903DBA">
        <w:rPr>
          <w:highlight w:val="white"/>
        </w:rPr>
        <w:t xml:space="preserve">    }</w:t>
      </w:r>
    </w:p>
    <w:p w14:paraId="3FACACBA" w14:textId="77777777" w:rsidR="008C2FC7" w:rsidRPr="00903DBA" w:rsidRDefault="008C2FC7" w:rsidP="008C2FC7">
      <w:pPr>
        <w:rPr>
          <w:highlight w:val="white"/>
        </w:rPr>
      </w:pPr>
      <w:r w:rsidRPr="00903DBA">
        <w:rPr>
          <w:highlight w:val="white"/>
        </w:rPr>
        <w:t xml:space="preserve">The </w:t>
      </w:r>
      <w:r w:rsidRPr="00903DBA">
        <w:rPr>
          <w:rStyle w:val="KeyWord0"/>
          <w:highlight w:val="white"/>
        </w:rPr>
        <w:t>LookupByteArray</w:t>
      </w:r>
      <w:r w:rsidRPr="00903DBA">
        <w:rPr>
          <w:highlight w:val="white"/>
        </w:rPr>
        <w:t xml:space="preserve"> method looks up the assembly code instruction in the </w:t>
      </w:r>
      <w:r w:rsidRPr="00903DBA">
        <w:rPr>
          <w:rStyle w:val="KeyWord0"/>
          <w:highlight w:val="white"/>
        </w:rPr>
        <w:t>MainArrayMap</w:t>
      </w:r>
      <w:r w:rsidRPr="00903DBA">
        <w:rPr>
          <w:highlight w:val="white"/>
        </w:rPr>
        <w:t xml:space="preserve"> map in </w:t>
      </w:r>
      <w:r w:rsidRPr="00903DBA">
        <w:rPr>
          <w:rStyle w:val="KeyWord0"/>
          <w:highlight w:val="white"/>
        </w:rPr>
        <w:t>ObjectCodeTable</w:t>
      </w:r>
      <w:r w:rsidRPr="00903DBA">
        <w:rPr>
          <w:highlight w:val="white"/>
        </w:rPr>
        <w:t>.</w:t>
      </w:r>
    </w:p>
    <w:p w14:paraId="5E6B34BC" w14:textId="77777777" w:rsidR="008C2FC7" w:rsidRPr="00903DBA" w:rsidRDefault="008C2FC7" w:rsidP="008C2FC7">
      <w:pPr>
        <w:pStyle w:val="Code"/>
        <w:rPr>
          <w:highlight w:val="white"/>
        </w:rPr>
      </w:pPr>
      <w:r w:rsidRPr="00903DBA">
        <w:rPr>
          <w:highlight w:val="white"/>
        </w:rPr>
        <w:t xml:space="preserve">    public static List&lt;byte&gt; LookupByteArray(AssemblyOperator objectOp,</w:t>
      </w:r>
    </w:p>
    <w:p w14:paraId="51D2EFFB" w14:textId="77777777" w:rsidR="008C2FC7" w:rsidRPr="00903DBA" w:rsidRDefault="008C2FC7" w:rsidP="008C2FC7">
      <w:pPr>
        <w:pStyle w:val="Code"/>
        <w:rPr>
          <w:highlight w:val="white"/>
        </w:rPr>
      </w:pPr>
      <w:r w:rsidRPr="00903DBA">
        <w:rPr>
          <w:highlight w:val="white"/>
        </w:rPr>
        <w:t xml:space="preserve">                      object operand1 = null, object operand2 = null,</w:t>
      </w:r>
    </w:p>
    <w:p w14:paraId="244D484D" w14:textId="77777777" w:rsidR="008C2FC7" w:rsidRPr="00903DBA" w:rsidRDefault="008C2FC7" w:rsidP="008C2FC7">
      <w:pPr>
        <w:pStyle w:val="Code"/>
        <w:rPr>
          <w:highlight w:val="white"/>
        </w:rPr>
      </w:pPr>
      <w:r w:rsidRPr="00903DBA">
        <w:rPr>
          <w:highlight w:val="white"/>
        </w:rPr>
        <w:t xml:space="preserve">                      object operand3 = null) {</w:t>
      </w:r>
    </w:p>
    <w:p w14:paraId="43DB7CD3" w14:textId="77777777" w:rsidR="008C2FC7" w:rsidRPr="00903DBA" w:rsidRDefault="008C2FC7" w:rsidP="008C2FC7">
      <w:pPr>
        <w:pStyle w:val="Code"/>
        <w:rPr>
          <w:highlight w:val="white"/>
        </w:rPr>
      </w:pPr>
      <w:r w:rsidRPr="00903DBA">
        <w:rPr>
          <w:highlight w:val="white"/>
        </w:rPr>
        <w:t xml:space="preserve">      if ((objectOp == AssemblyOperator.shl) ||</w:t>
      </w:r>
    </w:p>
    <w:p w14:paraId="56509619" w14:textId="77777777" w:rsidR="008C2FC7" w:rsidRPr="00903DBA" w:rsidRDefault="008C2FC7" w:rsidP="008C2FC7">
      <w:pPr>
        <w:pStyle w:val="Code"/>
        <w:rPr>
          <w:highlight w:val="white"/>
        </w:rPr>
      </w:pPr>
      <w:r w:rsidRPr="00903DBA">
        <w:rPr>
          <w:highlight w:val="white"/>
        </w:rPr>
        <w:t xml:space="preserve">          (objectOp == AssemblyOperator.shr)) {</w:t>
      </w:r>
    </w:p>
    <w:p w14:paraId="6C9B290D" w14:textId="77777777" w:rsidR="008C2FC7" w:rsidRPr="00903DBA" w:rsidRDefault="008C2FC7" w:rsidP="008C2FC7">
      <w:pPr>
        <w:pStyle w:val="Code"/>
        <w:rPr>
          <w:highlight w:val="white"/>
        </w:rPr>
      </w:pPr>
      <w:r w:rsidRPr="00903DBA">
        <w:rPr>
          <w:highlight w:val="white"/>
        </w:rPr>
        <w:t xml:space="preserve">        operand1 = (operand1 is BigInteger) ? 0L : operand1;</w:t>
      </w:r>
    </w:p>
    <w:p w14:paraId="1782CE1D" w14:textId="77777777" w:rsidR="008C2FC7" w:rsidRPr="00903DBA" w:rsidRDefault="008C2FC7" w:rsidP="008C2FC7">
      <w:pPr>
        <w:pStyle w:val="Code"/>
        <w:rPr>
          <w:highlight w:val="white"/>
        </w:rPr>
      </w:pPr>
      <w:r w:rsidRPr="00903DBA">
        <w:rPr>
          <w:highlight w:val="white"/>
        </w:rPr>
        <w:t xml:space="preserve">        operand2 = (operand2 is BigInteger) ? 0L : operand2;</w:t>
      </w:r>
    </w:p>
    <w:p w14:paraId="1029E1B7" w14:textId="77777777" w:rsidR="008C2FC7" w:rsidRPr="00903DBA" w:rsidRDefault="008C2FC7" w:rsidP="008C2FC7">
      <w:pPr>
        <w:pStyle w:val="Code"/>
        <w:rPr>
          <w:highlight w:val="white"/>
        </w:rPr>
      </w:pPr>
      <w:r w:rsidRPr="00903DBA">
        <w:rPr>
          <w:highlight w:val="white"/>
        </w:rPr>
        <w:t xml:space="preserve">        operand3 = (operand3 is BigInteger) ? 0L : operand3;</w:t>
      </w:r>
    </w:p>
    <w:p w14:paraId="31C4DF48" w14:textId="77777777" w:rsidR="008C2FC7" w:rsidRPr="00903DBA" w:rsidRDefault="008C2FC7" w:rsidP="008C2FC7">
      <w:pPr>
        <w:pStyle w:val="Code"/>
        <w:rPr>
          <w:highlight w:val="white"/>
        </w:rPr>
      </w:pPr>
      <w:r w:rsidRPr="00903DBA">
        <w:rPr>
          <w:highlight w:val="white"/>
        </w:rPr>
        <w:t xml:space="preserve">      }</w:t>
      </w:r>
    </w:p>
    <w:p w14:paraId="68B690AA" w14:textId="6B5BDCEC" w:rsidR="008C2FC7" w:rsidRPr="00903DBA" w:rsidRDefault="008C2FC7" w:rsidP="008C2FC7">
      <w:pPr>
        <w:rPr>
          <w:highlight w:val="white"/>
        </w:rPr>
      </w:pPr>
      <w:r w:rsidRPr="00903DBA">
        <w:rPr>
          <w:highlight w:val="white"/>
        </w:rPr>
        <w:t>If any of the operands is a string, it shall be changed to null.</w:t>
      </w:r>
    </w:p>
    <w:p w14:paraId="3ED8BCD9" w14:textId="77777777" w:rsidR="008C2FC7" w:rsidRPr="00903DBA" w:rsidRDefault="008C2FC7" w:rsidP="008C2FC7">
      <w:pPr>
        <w:pStyle w:val="Code"/>
        <w:rPr>
          <w:highlight w:val="white"/>
        </w:rPr>
      </w:pPr>
      <w:r w:rsidRPr="00903DBA">
        <w:rPr>
          <w:highlight w:val="white"/>
        </w:rPr>
        <w:t xml:space="preserve">      operand0 = (operand0 is string) ? null : operand0;</w:t>
      </w:r>
    </w:p>
    <w:p w14:paraId="1BD1AAAC" w14:textId="77777777" w:rsidR="008C2FC7" w:rsidRPr="00903DBA" w:rsidRDefault="008C2FC7" w:rsidP="008C2FC7">
      <w:pPr>
        <w:pStyle w:val="Code"/>
        <w:rPr>
          <w:highlight w:val="white"/>
        </w:rPr>
      </w:pPr>
      <w:r w:rsidRPr="00903DBA">
        <w:rPr>
          <w:highlight w:val="white"/>
        </w:rPr>
        <w:t xml:space="preserve">      operand1 = (operand1 is string) ? null : operand1;</w:t>
      </w:r>
    </w:p>
    <w:p w14:paraId="558D5A28" w14:textId="77777777" w:rsidR="008C2FC7" w:rsidRPr="00903DBA" w:rsidRDefault="008C2FC7" w:rsidP="008C2FC7">
      <w:pPr>
        <w:pStyle w:val="Code"/>
        <w:rPr>
          <w:highlight w:val="white"/>
        </w:rPr>
      </w:pPr>
      <w:r w:rsidRPr="00903DBA">
        <w:rPr>
          <w:highlight w:val="white"/>
        </w:rPr>
        <w:t xml:space="preserve">      operand2 = (operand2 is string) ? null : operand2;</w:t>
      </w:r>
    </w:p>
    <w:p w14:paraId="2AC889EC" w14:textId="77777777" w:rsidR="008C2FC7" w:rsidRPr="00903DBA" w:rsidRDefault="008C2FC7" w:rsidP="008C2FC7">
      <w:pPr>
        <w:pStyle w:val="Code"/>
        <w:rPr>
          <w:highlight w:val="white"/>
        </w:rPr>
      </w:pPr>
    </w:p>
    <w:p w14:paraId="6A5FF0F5" w14:textId="77777777" w:rsidR="008C2FC7" w:rsidRPr="00903DBA" w:rsidRDefault="008C2FC7" w:rsidP="008C2FC7">
      <w:pPr>
        <w:pStyle w:val="Code"/>
        <w:rPr>
          <w:highlight w:val="white"/>
        </w:rPr>
      </w:pPr>
      <w:r w:rsidRPr="00903DBA">
        <w:rPr>
          <w:highlight w:val="white"/>
        </w:rPr>
        <w:t xml:space="preserve">      ObjectCodeInfo info =</w:t>
      </w:r>
    </w:p>
    <w:p w14:paraId="7DABD91E" w14:textId="77777777" w:rsidR="008C2FC7" w:rsidRPr="00903DBA" w:rsidRDefault="008C2FC7" w:rsidP="008C2FC7">
      <w:pPr>
        <w:pStyle w:val="Code"/>
        <w:rPr>
          <w:highlight w:val="white"/>
        </w:rPr>
      </w:pPr>
      <w:r w:rsidRPr="00903DBA">
        <w:rPr>
          <w:highlight w:val="white"/>
        </w:rPr>
        <w:t xml:space="preserve">        new ObjectCodeInfo(objectOp, operand1, operand2, operand3);</w:t>
      </w:r>
    </w:p>
    <w:p w14:paraId="44B5463D" w14:textId="77777777" w:rsidR="008C2FC7" w:rsidRPr="00903DBA" w:rsidRDefault="008C2FC7" w:rsidP="008C2FC7">
      <w:pPr>
        <w:pStyle w:val="Code"/>
        <w:rPr>
          <w:highlight w:val="white"/>
        </w:rPr>
      </w:pPr>
      <w:r w:rsidRPr="00903DBA">
        <w:rPr>
          <w:highlight w:val="white"/>
        </w:rPr>
        <w:t xml:space="preserve">      byte[] byteArray = ObjectCodeTable.MainArrayMap[info];</w:t>
      </w:r>
    </w:p>
    <w:p w14:paraId="79547330" w14:textId="77777777" w:rsidR="008C2FC7" w:rsidRPr="00903DBA" w:rsidRDefault="008C2FC7" w:rsidP="008C2FC7">
      <w:pPr>
        <w:pStyle w:val="Code"/>
        <w:rPr>
          <w:highlight w:val="white"/>
        </w:rPr>
      </w:pPr>
      <w:r w:rsidRPr="00903DBA">
        <w:rPr>
          <w:highlight w:val="white"/>
        </w:rPr>
        <w:t xml:space="preserve">      Assert.ErrorXXX(byteArray != null);</w:t>
      </w:r>
    </w:p>
    <w:p w14:paraId="37D40142" w14:textId="77777777" w:rsidR="008C2FC7" w:rsidRPr="00903DBA" w:rsidRDefault="008C2FC7" w:rsidP="008C2FC7">
      <w:pPr>
        <w:pStyle w:val="Code"/>
        <w:rPr>
          <w:highlight w:val="white"/>
        </w:rPr>
      </w:pPr>
      <w:r w:rsidRPr="00903DBA">
        <w:rPr>
          <w:highlight w:val="white"/>
        </w:rPr>
        <w:t xml:space="preserve">      List&lt;byte&gt; byteList = new List&lt;byte&gt;();</w:t>
      </w:r>
    </w:p>
    <w:p w14:paraId="5B410E87" w14:textId="77777777" w:rsidR="008C2FC7" w:rsidRPr="00903DBA" w:rsidRDefault="008C2FC7" w:rsidP="008C2FC7">
      <w:pPr>
        <w:pStyle w:val="Code"/>
        <w:rPr>
          <w:highlight w:val="white"/>
        </w:rPr>
      </w:pPr>
    </w:p>
    <w:p w14:paraId="69D72ACE" w14:textId="77777777" w:rsidR="008C2FC7" w:rsidRPr="00903DBA" w:rsidRDefault="008C2FC7" w:rsidP="008C2FC7">
      <w:pPr>
        <w:pStyle w:val="Code"/>
        <w:rPr>
          <w:highlight w:val="white"/>
        </w:rPr>
      </w:pPr>
      <w:r w:rsidRPr="00903DBA">
        <w:rPr>
          <w:highlight w:val="white"/>
        </w:rPr>
        <w:t xml:space="preserve">      foreach (byte b in byteArray) {</w:t>
      </w:r>
    </w:p>
    <w:p w14:paraId="7E9211E6" w14:textId="77777777" w:rsidR="008C2FC7" w:rsidRPr="00903DBA" w:rsidRDefault="008C2FC7" w:rsidP="008C2FC7">
      <w:pPr>
        <w:pStyle w:val="Code"/>
        <w:rPr>
          <w:highlight w:val="white"/>
        </w:rPr>
      </w:pPr>
      <w:r w:rsidRPr="00903DBA">
        <w:rPr>
          <w:highlight w:val="white"/>
        </w:rPr>
        <w:t xml:space="preserve">        byteList.Add(b);</w:t>
      </w:r>
    </w:p>
    <w:p w14:paraId="44C5A86E" w14:textId="77777777" w:rsidR="008C2FC7" w:rsidRPr="00903DBA" w:rsidRDefault="008C2FC7" w:rsidP="008C2FC7">
      <w:pPr>
        <w:pStyle w:val="Code"/>
        <w:rPr>
          <w:highlight w:val="white"/>
        </w:rPr>
      </w:pPr>
      <w:r w:rsidRPr="00903DBA">
        <w:rPr>
          <w:highlight w:val="white"/>
        </w:rPr>
        <w:t xml:space="preserve">      }</w:t>
      </w:r>
    </w:p>
    <w:p w14:paraId="6DDB51CF" w14:textId="77777777" w:rsidR="008C2FC7" w:rsidRPr="00903DBA" w:rsidRDefault="008C2FC7" w:rsidP="008C2FC7">
      <w:pPr>
        <w:pStyle w:val="Code"/>
        <w:rPr>
          <w:highlight w:val="white"/>
        </w:rPr>
      </w:pPr>
    </w:p>
    <w:p w14:paraId="11DE67D7" w14:textId="77777777" w:rsidR="008C2FC7" w:rsidRPr="00903DBA" w:rsidRDefault="008C2FC7" w:rsidP="008C2FC7">
      <w:pPr>
        <w:pStyle w:val="Code"/>
        <w:rPr>
          <w:highlight w:val="white"/>
        </w:rPr>
      </w:pPr>
      <w:r w:rsidRPr="00903DBA">
        <w:rPr>
          <w:highlight w:val="white"/>
        </w:rPr>
        <w:t xml:space="preserve">      return byteList;</w:t>
      </w:r>
    </w:p>
    <w:p w14:paraId="238A5906" w14:textId="3908D7E7" w:rsidR="00CC21E0" w:rsidRPr="00903DBA" w:rsidRDefault="008C2FC7" w:rsidP="008C2FC7">
      <w:pPr>
        <w:pStyle w:val="Code"/>
        <w:rPr>
          <w:highlight w:val="white"/>
        </w:rPr>
      </w:pPr>
      <w:r w:rsidRPr="00903DBA">
        <w:rPr>
          <w:highlight w:val="white"/>
        </w:rPr>
        <w:t xml:space="preserve">    }</w:t>
      </w:r>
    </w:p>
    <w:p w14:paraId="2A558C14" w14:textId="74DED918" w:rsidR="00BF5F11" w:rsidRPr="00903DBA" w:rsidRDefault="00BF5F11" w:rsidP="00BF5F11">
      <w:pPr>
        <w:pStyle w:val="Rubrik2"/>
      </w:pPr>
      <w:bookmarkStart w:id="477" w:name="_Ref419646553"/>
      <w:bookmarkStart w:id="478" w:name="_Toc57656120"/>
      <w:r w:rsidRPr="00903DBA">
        <w:t>Linking</w:t>
      </w:r>
      <w:bookmarkEnd w:id="477"/>
      <w:bookmarkEnd w:id="478"/>
    </w:p>
    <w:bookmarkEnd w:id="462"/>
    <w:p w14:paraId="1D942E16" w14:textId="5CE06595" w:rsidR="0040618B" w:rsidRPr="00903DBA" w:rsidRDefault="0040618B" w:rsidP="0040618B">
      <w:r w:rsidRPr="00903DBA">
        <w:t>The linker if the final part of the compilation process. Its merges together the compiled files and generates an executable file.</w:t>
      </w:r>
      <w:r w:rsidR="00092532" w:rsidRPr="00903DBA">
        <w:t xml:space="preserve"> To be more exact, it has the following tasks:</w:t>
      </w:r>
    </w:p>
    <w:p w14:paraId="27A5EF61" w14:textId="4A8EF2A3" w:rsidR="00092532" w:rsidRPr="00903DBA" w:rsidRDefault="00092532" w:rsidP="00693BCF">
      <w:pPr>
        <w:pStyle w:val="Liststycke"/>
        <w:numPr>
          <w:ilvl w:val="0"/>
          <w:numId w:val="185"/>
        </w:numPr>
      </w:pPr>
      <w:r w:rsidRPr="00903DBA">
        <w:t>To resolve access to static symbols</w:t>
      </w:r>
    </w:p>
    <w:p w14:paraId="68FF425C" w14:textId="69E3A1D9" w:rsidR="00092532" w:rsidRPr="00903DBA" w:rsidRDefault="00092532" w:rsidP="00693BCF">
      <w:pPr>
        <w:pStyle w:val="Liststycke"/>
        <w:numPr>
          <w:ilvl w:val="0"/>
          <w:numId w:val="185"/>
        </w:numPr>
      </w:pPr>
      <w:r w:rsidRPr="00903DBA">
        <w:t>To resolve function calls.</w:t>
      </w:r>
    </w:p>
    <w:p w14:paraId="5CC5045B" w14:textId="4484476A" w:rsidR="00092532" w:rsidRPr="00903DBA" w:rsidRDefault="00092532" w:rsidP="00693BCF">
      <w:pPr>
        <w:pStyle w:val="Liststycke"/>
        <w:numPr>
          <w:ilvl w:val="0"/>
          <w:numId w:val="185"/>
        </w:numPr>
      </w:pPr>
      <w:r w:rsidRPr="00903DBA">
        <w:t>To resolve return addresses.</w:t>
      </w:r>
    </w:p>
    <w:p w14:paraId="21B495BC" w14:textId="13578280" w:rsidR="00EE4EC9" w:rsidRPr="00903DBA" w:rsidRDefault="00EE4EC9" w:rsidP="00EE4EC9">
      <w:pPr>
        <w:pStyle w:val="Rubrik3"/>
      </w:pPr>
      <w:bookmarkStart w:id="479" w:name="_Toc57656121"/>
      <w:r w:rsidRPr="00903DBA">
        <w:lastRenderedPageBreak/>
        <w:t>The Linker Class</w:t>
      </w:r>
      <w:bookmarkEnd w:id="479"/>
    </w:p>
    <w:p w14:paraId="6E403FB9" w14:textId="7D798A20" w:rsidR="007503AC" w:rsidRPr="00903DBA" w:rsidRDefault="007503AC" w:rsidP="007503AC">
      <w:r w:rsidRPr="00903DBA">
        <w:t xml:space="preserve">The </w:t>
      </w:r>
      <w:r w:rsidRPr="00903DBA">
        <w:rPr>
          <w:rStyle w:val="CodeInText"/>
        </w:rPr>
        <w:t>LinkerInfo</w:t>
      </w:r>
      <w:r w:rsidRPr="00903DBA">
        <w:t xml:space="preserve"> class holds the information of a function </w:t>
      </w:r>
      <w:r w:rsidR="00C37108" w:rsidRPr="00903DBA">
        <w:t>definition</w:t>
      </w:r>
      <w:r w:rsidRPr="00903DBA">
        <w:t xml:space="preserve"> or a static variable:</w:t>
      </w:r>
    </w:p>
    <w:p w14:paraId="31D9A09B" w14:textId="77777777" w:rsidR="00E61F62" w:rsidRPr="00903DBA" w:rsidRDefault="008B7D09" w:rsidP="00693BCF">
      <w:pPr>
        <w:pStyle w:val="Liststycke"/>
        <w:numPr>
          <w:ilvl w:val="0"/>
          <w:numId w:val="186"/>
        </w:numPr>
      </w:pPr>
      <w:r w:rsidRPr="00903DBA">
        <w:rPr>
          <w:rStyle w:val="CodeInText"/>
        </w:rPr>
        <w:t>m</w:t>
      </w:r>
      <w:r w:rsidR="00D21DFD" w:rsidRPr="00903DBA">
        <w:rPr>
          <w:rStyle w:val="CodeInText"/>
        </w:rPr>
        <w:t>_fullName</w:t>
      </w:r>
      <w:r w:rsidR="00C90584" w:rsidRPr="00903DBA">
        <w:t>: t</w:t>
      </w:r>
      <w:r w:rsidR="00A4082A" w:rsidRPr="00903DBA">
        <w:t xml:space="preserve">he full name of the </w:t>
      </w:r>
      <w:r w:rsidR="00AB21C4" w:rsidRPr="00903DBA">
        <w:t>function or static variable.</w:t>
      </w:r>
      <w:r w:rsidR="000101FD" w:rsidRPr="00903DBA">
        <w:t xml:space="preserve"> The full name of a function or global variable with external linkage is just its regular name, while the full name of </w:t>
      </w:r>
    </w:p>
    <w:p w14:paraId="04F332A7" w14:textId="25EC89DA" w:rsidR="00E61F62" w:rsidRPr="00903DBA" w:rsidRDefault="006B074A" w:rsidP="00693BCF">
      <w:pPr>
        <w:pStyle w:val="Liststycke"/>
        <w:numPr>
          <w:ilvl w:val="0"/>
          <w:numId w:val="186"/>
        </w:numPr>
      </w:pPr>
      <w:r w:rsidRPr="00903DBA">
        <w:rPr>
          <w:rStyle w:val="CodeInText"/>
        </w:rPr>
        <w:t>m_entryPoint</w:t>
      </w:r>
      <w:r w:rsidR="00C90584" w:rsidRPr="00903DBA">
        <w:t>: t</w:t>
      </w:r>
      <w:r w:rsidR="00E61F62" w:rsidRPr="00903DBA">
        <w:t xml:space="preserve">he function </w:t>
      </w:r>
      <w:r w:rsidR="00650DC1" w:rsidRPr="00903DBA">
        <w:t>call entry point</w:t>
      </w:r>
      <w:r w:rsidR="00E61F62" w:rsidRPr="00903DBA">
        <w:t>, which may differ</w:t>
      </w:r>
      <w:r w:rsidR="00650DC1" w:rsidRPr="00903DBA">
        <w:t xml:space="preserve"> from the start address of the function</w:t>
      </w:r>
      <w:r w:rsidR="006A5F1A" w:rsidRPr="00903DBA">
        <w:t>.</w:t>
      </w:r>
      <w:r w:rsidR="00835721" w:rsidRPr="00903DBA">
        <w:t xml:space="preserve"> Actually, a function’s start address and its the entry point differs in one case only: when </w:t>
      </w:r>
      <w:r w:rsidR="00835721" w:rsidRPr="00903DBA">
        <w:rPr>
          <w:rStyle w:val="CodeInText"/>
        </w:rPr>
        <w:t>main</w:t>
      </w:r>
      <w:r w:rsidR="00835721" w:rsidRPr="00903DBA">
        <w:t xml:space="preserve"> is defined with the </w:t>
      </w:r>
      <w:r w:rsidR="00835721" w:rsidRPr="00903DBA">
        <w:rPr>
          <w:rStyle w:val="CodeInText"/>
        </w:rPr>
        <w:t>argc</w:t>
      </w:r>
      <w:r w:rsidR="00835721" w:rsidRPr="00903DBA">
        <w:t xml:space="preserve"> and </w:t>
      </w:r>
      <w:r w:rsidR="00835721" w:rsidRPr="00903DBA">
        <w:rPr>
          <w:rStyle w:val="CodeInText"/>
        </w:rPr>
        <w:t>argv</w:t>
      </w:r>
      <w:r w:rsidR="00835721" w:rsidRPr="00903DBA">
        <w:t xml:space="preserve"> parameters and is called recursively, which is allowed in the C standard. In that case, the first part of the main function holds code for initializing </w:t>
      </w:r>
      <w:r w:rsidR="00835721" w:rsidRPr="00903DBA">
        <w:rPr>
          <w:rStyle w:val="CodeInText"/>
        </w:rPr>
        <w:t>argc</w:t>
      </w:r>
      <w:r w:rsidR="00835721" w:rsidRPr="00903DBA">
        <w:t xml:space="preserve"> and </w:t>
      </w:r>
      <w:r w:rsidR="00835721" w:rsidRPr="00903DBA">
        <w:rPr>
          <w:rStyle w:val="CodeInText"/>
        </w:rPr>
        <w:t>argv</w:t>
      </w:r>
      <w:r w:rsidR="00835721" w:rsidRPr="00903DBA">
        <w:t>, which shall not be executed in a recursive call.</w:t>
      </w:r>
    </w:p>
    <w:p w14:paraId="00EAEA11" w14:textId="77777777" w:rsidR="006B074A" w:rsidRPr="00903DBA" w:rsidRDefault="006B074A" w:rsidP="00693BCF">
      <w:pPr>
        <w:pStyle w:val="Liststycke"/>
        <w:numPr>
          <w:ilvl w:val="0"/>
          <w:numId w:val="186"/>
        </w:numPr>
      </w:pPr>
      <w:r w:rsidRPr="00903DBA">
        <w:rPr>
          <w:rStyle w:val="CodeInText"/>
        </w:rPr>
        <w:t>m_accessMap</w:t>
      </w:r>
      <w:r w:rsidR="00C90584" w:rsidRPr="00903DBA">
        <w:t xml:space="preserve">: </w:t>
      </w:r>
      <w:r w:rsidR="00344BE1" w:rsidRPr="00903DBA">
        <w:t>the map of all accesses of function or static variables.</w:t>
      </w:r>
    </w:p>
    <w:p w14:paraId="4F2246E5" w14:textId="77777777" w:rsidR="006B074A" w:rsidRPr="00903DBA" w:rsidRDefault="006B074A" w:rsidP="00693BCF">
      <w:pPr>
        <w:pStyle w:val="Liststycke"/>
        <w:numPr>
          <w:ilvl w:val="0"/>
          <w:numId w:val="186"/>
        </w:numPr>
      </w:pPr>
      <w:r w:rsidRPr="00903DBA">
        <w:rPr>
          <w:rStyle w:val="CodeInText"/>
        </w:rPr>
        <w:t>m_</w:t>
      </w:r>
      <w:r w:rsidR="00BC5E1E" w:rsidRPr="00903DBA">
        <w:rPr>
          <w:rStyle w:val="CodeInText"/>
        </w:rPr>
        <w:t>callMap</w:t>
      </w:r>
      <w:r w:rsidR="00BC5E1E" w:rsidRPr="00903DBA">
        <w:t>:</w:t>
      </w:r>
      <w:r w:rsidR="00344BE1" w:rsidRPr="00903DBA">
        <w:t xml:space="preserve"> the map of all function calls. The reason we </w:t>
      </w:r>
      <w:r w:rsidR="00FF63D6" w:rsidRPr="00903DBA">
        <w:t>distinguish</w:t>
      </w:r>
      <w:r w:rsidR="00344BE1" w:rsidRPr="00903DBA">
        <w:t xml:space="preserve"> between </w:t>
      </w:r>
      <w:r w:rsidR="00344BE1" w:rsidRPr="00903DBA">
        <w:rPr>
          <w:rStyle w:val="CodeInText"/>
        </w:rPr>
        <w:t>m_accessMap</w:t>
      </w:r>
      <w:r w:rsidR="00344BE1" w:rsidRPr="00903DBA">
        <w:t xml:space="preserve"> and </w:t>
      </w:r>
      <w:r w:rsidR="00344BE1" w:rsidRPr="00903DBA">
        <w:rPr>
          <w:rStyle w:val="CodeInText"/>
        </w:rPr>
        <w:t>m_callMap</w:t>
      </w:r>
      <w:r w:rsidR="00344BE1" w:rsidRPr="00903DBA">
        <w:t xml:space="preserve"> is that accesses are </w:t>
      </w:r>
      <w:r w:rsidR="00A37C7B" w:rsidRPr="00903DBA">
        <w:t>absolute</w:t>
      </w:r>
      <w:r w:rsidR="00344BE1" w:rsidRPr="00903DBA">
        <w:t xml:space="preserve"> while function calls are relative.</w:t>
      </w:r>
    </w:p>
    <w:p w14:paraId="7106AC49" w14:textId="77777777" w:rsidR="006B074A" w:rsidRPr="00903DBA" w:rsidRDefault="006B074A" w:rsidP="00693BCF">
      <w:pPr>
        <w:pStyle w:val="Liststycke"/>
        <w:numPr>
          <w:ilvl w:val="0"/>
          <w:numId w:val="186"/>
        </w:numPr>
      </w:pPr>
      <w:r w:rsidRPr="00903DBA">
        <w:rPr>
          <w:rStyle w:val="CodeInText"/>
        </w:rPr>
        <w:t>m_</w:t>
      </w:r>
      <w:r w:rsidR="00BC5E1E" w:rsidRPr="00903DBA">
        <w:rPr>
          <w:rStyle w:val="CodeInText"/>
        </w:rPr>
        <w:t>returnSet</w:t>
      </w:r>
      <w:r w:rsidR="00BC5E1E" w:rsidRPr="00903DBA">
        <w:t>:</w:t>
      </w:r>
      <w:r w:rsidR="00FF63D6" w:rsidRPr="00903DBA">
        <w:t xml:space="preserve"> the set o</w:t>
      </w:r>
      <w:r w:rsidR="008B097B" w:rsidRPr="00903DBA">
        <w:t>f all return address assignments.</w:t>
      </w:r>
    </w:p>
    <w:p w14:paraId="280C63CF" w14:textId="3BAEE149" w:rsidR="006B074A" w:rsidRPr="00903DBA" w:rsidRDefault="006B074A" w:rsidP="00693BCF">
      <w:pPr>
        <w:pStyle w:val="Liststycke"/>
        <w:numPr>
          <w:ilvl w:val="0"/>
          <w:numId w:val="186"/>
        </w:numPr>
      </w:pPr>
      <w:r w:rsidRPr="00903DBA">
        <w:rPr>
          <w:rStyle w:val="CodeInText"/>
        </w:rPr>
        <w:t>m_</w:t>
      </w:r>
      <w:r w:rsidR="00BC5E1E" w:rsidRPr="00903DBA">
        <w:rPr>
          <w:rStyle w:val="CodeInText"/>
        </w:rPr>
        <w:t>byteList</w:t>
      </w:r>
      <w:r w:rsidR="00BC5E1E" w:rsidRPr="00903DBA">
        <w:t>:</w:t>
      </w:r>
      <w:r w:rsidR="008B097B" w:rsidRPr="00903DBA">
        <w:t xml:space="preserve"> the actual code of the function or </w:t>
      </w:r>
      <w:r w:rsidR="00F4217C" w:rsidRPr="00903DBA">
        <w:t>initialization</w:t>
      </w:r>
      <w:r w:rsidR="00A37C7B" w:rsidRPr="00903DBA">
        <w:t xml:space="preserve"> </w:t>
      </w:r>
      <w:r w:rsidR="008B097B" w:rsidRPr="00903DBA">
        <w:t>data of the static variable.</w:t>
      </w:r>
      <w:r w:rsidR="007D0024" w:rsidRPr="00903DBA">
        <w:t xml:space="preserve"> If the static variable is un</w:t>
      </w:r>
      <w:r w:rsidR="00266D64" w:rsidRPr="00903DBA">
        <w:t>initialized</w:t>
      </w:r>
      <w:r w:rsidR="007D0024" w:rsidRPr="00903DBA">
        <w:t>, all data is zero.</w:t>
      </w:r>
    </w:p>
    <w:p w14:paraId="0A827FC9" w14:textId="77777777" w:rsidR="00F6417F" w:rsidRPr="00903DBA" w:rsidRDefault="004E4EB0" w:rsidP="004E4EB0">
      <w:r w:rsidRPr="00903DBA">
        <w:t xml:space="preserve">The </w:t>
      </w:r>
      <w:r w:rsidRPr="00903DBA">
        <w:rPr>
          <w:rStyle w:val="CodeInText"/>
        </w:rPr>
        <w:t>Linker</w:t>
      </w:r>
      <w:r w:rsidRPr="00903DBA">
        <w:t xml:space="preserve"> class</w:t>
      </w:r>
      <w:r w:rsidR="005B486C" w:rsidRPr="00903DBA">
        <w:t xml:space="preserve"> merge </w:t>
      </w:r>
      <w:r w:rsidR="00D000C7" w:rsidRPr="00903DBA">
        <w:t>code of the object files and modifies the global accesses, function call</w:t>
      </w:r>
      <w:r w:rsidR="0003716F" w:rsidRPr="00903DBA">
        <w:t>s</w:t>
      </w:r>
      <w:r w:rsidR="00D000C7" w:rsidRPr="00903DBA">
        <w:t>,</w:t>
      </w:r>
      <w:r w:rsidR="00D70339" w:rsidRPr="00903DBA">
        <w:t xml:space="preserve"> and</w:t>
      </w:r>
      <w:r w:rsidR="00D000C7" w:rsidRPr="00903DBA">
        <w:t xml:space="preserve"> return </w:t>
      </w:r>
      <w:r w:rsidR="0003716F" w:rsidRPr="00903DBA">
        <w:t>assignments</w:t>
      </w:r>
      <w:r w:rsidR="001D5527" w:rsidRPr="00903DBA">
        <w:t xml:space="preserve"> and save</w:t>
      </w:r>
      <w:r w:rsidR="00013B7A" w:rsidRPr="00903DBA">
        <w:t>s the final code in a com-file, which is executable in 16-bits Windows</w:t>
      </w:r>
      <w:r w:rsidR="00072191" w:rsidRPr="00903DBA">
        <w:t>.</w:t>
      </w:r>
      <w:r w:rsidR="00F6417F" w:rsidRPr="00903DBA">
        <w:t xml:space="preserve"> More specific, the linker has the following tasks:</w:t>
      </w:r>
    </w:p>
    <w:p w14:paraId="4B6D03E2" w14:textId="77777777" w:rsidR="00F6417F" w:rsidRPr="00903DBA" w:rsidRDefault="005064F2" w:rsidP="00693BCF">
      <w:pPr>
        <w:pStyle w:val="Liststycke"/>
        <w:numPr>
          <w:ilvl w:val="0"/>
          <w:numId w:val="188"/>
        </w:numPr>
      </w:pPr>
      <w:r w:rsidRPr="00903DBA">
        <w:t xml:space="preserve">First we </w:t>
      </w:r>
      <w:r w:rsidR="008B5778" w:rsidRPr="00903DBA">
        <w:t xml:space="preserve">load all function and static variables from all the object files and </w:t>
      </w:r>
      <w:r w:rsidR="00917942" w:rsidRPr="00903DBA">
        <w:t xml:space="preserve">to </w:t>
      </w:r>
      <w:r w:rsidR="008B5778" w:rsidRPr="00903DBA">
        <w:t xml:space="preserve">make sure </w:t>
      </w:r>
      <w:r w:rsidR="006F4B5A" w:rsidRPr="00903DBA">
        <w:t xml:space="preserve">that </w:t>
      </w:r>
      <w:r w:rsidR="008B5778" w:rsidRPr="00903DBA">
        <w:t xml:space="preserve">two elements </w:t>
      </w:r>
      <w:r w:rsidR="00296128" w:rsidRPr="00903DBA">
        <w:t xml:space="preserve">do not </w:t>
      </w:r>
      <w:r w:rsidR="008B5778" w:rsidRPr="00903DBA">
        <w:t>share the same name.</w:t>
      </w:r>
    </w:p>
    <w:p w14:paraId="303AC1FB" w14:textId="77777777" w:rsidR="00296128" w:rsidRPr="00903DBA" w:rsidRDefault="005064F2" w:rsidP="00693BCF">
      <w:pPr>
        <w:pStyle w:val="Liststycke"/>
        <w:numPr>
          <w:ilvl w:val="0"/>
          <w:numId w:val="188"/>
        </w:numPr>
      </w:pPr>
      <w:r w:rsidRPr="00903DBA">
        <w:t xml:space="preserve">The we </w:t>
      </w:r>
      <w:r w:rsidR="00293565" w:rsidRPr="00903DBA">
        <w:t>i</w:t>
      </w:r>
      <w:r w:rsidR="00296128" w:rsidRPr="00903DBA">
        <w:t xml:space="preserve">dentify the </w:t>
      </w:r>
      <w:r w:rsidR="00296128" w:rsidRPr="00903DBA">
        <w:rPr>
          <w:rStyle w:val="CodeInText"/>
        </w:rPr>
        <w:t>main</w:t>
      </w:r>
      <w:r w:rsidR="00296128" w:rsidRPr="00903DBA">
        <w:t xml:space="preserve"> function and trace all functions and global variables reachable from </w:t>
      </w:r>
      <w:r w:rsidR="00296128" w:rsidRPr="00903DBA">
        <w:rPr>
          <w:rStyle w:val="CodeInText"/>
        </w:rPr>
        <w:t>main</w:t>
      </w:r>
      <w:r w:rsidR="00296128" w:rsidRPr="00903DBA">
        <w:t xml:space="preserve">. All elements not reachable from </w:t>
      </w:r>
      <w:r w:rsidR="00296128" w:rsidRPr="00903DBA">
        <w:rPr>
          <w:rStyle w:val="CodeInText"/>
        </w:rPr>
        <w:t>main</w:t>
      </w:r>
      <w:r w:rsidR="00296128" w:rsidRPr="00903DBA">
        <w:t xml:space="preserve"> are discarded.</w:t>
      </w:r>
    </w:p>
    <w:p w14:paraId="59307B98" w14:textId="77777777" w:rsidR="007B5A8B" w:rsidRPr="00903DBA" w:rsidRDefault="00AE77D6" w:rsidP="00693BCF">
      <w:pPr>
        <w:pStyle w:val="Liststycke"/>
        <w:numPr>
          <w:ilvl w:val="0"/>
          <w:numId w:val="188"/>
        </w:numPr>
      </w:pPr>
      <w:r w:rsidRPr="00903DBA">
        <w:t xml:space="preserve">For each function or </w:t>
      </w:r>
      <w:r w:rsidR="00B50D7B" w:rsidRPr="00903DBA">
        <w:t>global variable we modifies all accesses, and for each function we modify all calls and return assignments.</w:t>
      </w:r>
    </w:p>
    <w:p w14:paraId="34026603" w14:textId="77777777" w:rsidR="00293565" w:rsidRPr="00903DBA" w:rsidRDefault="00B65949" w:rsidP="00693BCF">
      <w:pPr>
        <w:pStyle w:val="Liststycke"/>
        <w:numPr>
          <w:ilvl w:val="0"/>
          <w:numId w:val="188"/>
        </w:numPr>
      </w:pPr>
      <w:r w:rsidRPr="00903DBA">
        <w:t xml:space="preserve">Finally, we save the code and data for all elements reachable from </w:t>
      </w:r>
      <w:r w:rsidRPr="00903DBA">
        <w:rPr>
          <w:rStyle w:val="CodeInText"/>
        </w:rPr>
        <w:t>main</w:t>
      </w:r>
      <w:r w:rsidRPr="00903DBA">
        <w:t xml:space="preserve"> in the com-file.</w:t>
      </w:r>
    </w:p>
    <w:p w14:paraId="5B105B3A" w14:textId="77777777" w:rsidR="00D70339" w:rsidRPr="00903DBA" w:rsidRDefault="001B717F" w:rsidP="004E4EB0">
      <w:r w:rsidRPr="00903DBA">
        <w:t>There are several maps:</w:t>
      </w:r>
    </w:p>
    <w:p w14:paraId="1D88AD9E" w14:textId="77777777" w:rsidR="00431169" w:rsidRPr="00903DBA" w:rsidRDefault="00396672" w:rsidP="00693BCF">
      <w:pPr>
        <w:pStyle w:val="Liststycke"/>
        <w:numPr>
          <w:ilvl w:val="0"/>
          <w:numId w:val="189"/>
        </w:numPr>
      </w:pPr>
      <w:r w:rsidRPr="00903DBA">
        <w:rPr>
          <w:rStyle w:val="CodeInText"/>
        </w:rPr>
        <w:t>m_globalMap</w:t>
      </w:r>
      <w:r w:rsidR="001B717F" w:rsidRPr="00903DBA">
        <w:rPr>
          <w:rStyle w:val="CodeInText"/>
        </w:rPr>
        <w:t>:</w:t>
      </w:r>
      <w:r w:rsidRPr="00903DBA">
        <w:t xml:space="preserve"> </w:t>
      </w:r>
      <w:r w:rsidR="0023128A" w:rsidRPr="00903DBA">
        <w:t>holds all functions and static variables of all object files.</w:t>
      </w:r>
      <w:r w:rsidRPr="00903DBA">
        <w:t xml:space="preserve"> </w:t>
      </w:r>
    </w:p>
    <w:p w14:paraId="1F794F4E" w14:textId="77777777" w:rsidR="00431169" w:rsidRPr="00903DBA" w:rsidRDefault="00396672" w:rsidP="00693BCF">
      <w:pPr>
        <w:pStyle w:val="Liststycke"/>
        <w:numPr>
          <w:ilvl w:val="0"/>
          <w:numId w:val="189"/>
        </w:numPr>
      </w:pPr>
      <w:r w:rsidRPr="00903DBA">
        <w:rPr>
          <w:rStyle w:val="CodeInText"/>
        </w:rPr>
        <w:t>m_globalList</w:t>
      </w:r>
      <w:r w:rsidR="00431169" w:rsidRPr="00903DBA">
        <w:rPr>
          <w:rStyle w:val="CodeInText"/>
        </w:rPr>
        <w:t>:</w:t>
      </w:r>
      <w:r w:rsidRPr="00903DBA">
        <w:t xml:space="preserve"> holds all </w:t>
      </w:r>
      <w:r w:rsidR="0023128A" w:rsidRPr="00903DBA">
        <w:t>functions and static variables r</w:t>
      </w:r>
      <w:r w:rsidRPr="00903DBA">
        <w:t xml:space="preserve">eachable from </w:t>
      </w:r>
      <w:r w:rsidRPr="00903DBA">
        <w:rPr>
          <w:rStyle w:val="CodeInText"/>
        </w:rPr>
        <w:t>main</w:t>
      </w:r>
      <w:r w:rsidRPr="00903DBA">
        <w:t xml:space="preserve">, where </w:t>
      </w:r>
      <w:r w:rsidRPr="00903DBA">
        <w:rPr>
          <w:rStyle w:val="CodeInText"/>
        </w:rPr>
        <w:t>main</w:t>
      </w:r>
      <w:r w:rsidRPr="00903DBA">
        <w:t xml:space="preserve"> is always placed first.</w:t>
      </w:r>
    </w:p>
    <w:p w14:paraId="0BE43310" w14:textId="77777777" w:rsidR="00431169" w:rsidRPr="00903DBA" w:rsidRDefault="00396672" w:rsidP="00693BCF">
      <w:pPr>
        <w:pStyle w:val="Liststycke"/>
        <w:numPr>
          <w:ilvl w:val="0"/>
          <w:numId w:val="189"/>
        </w:numPr>
      </w:pPr>
      <w:r w:rsidRPr="00903DBA">
        <w:rPr>
          <w:rStyle w:val="CodeInText"/>
        </w:rPr>
        <w:t>m_addressMap</w:t>
      </w:r>
      <w:r w:rsidRPr="00903DBA">
        <w:t xml:space="preserve"> holds the beginning of </w:t>
      </w:r>
      <w:r w:rsidR="00602D3F" w:rsidRPr="00903DBA">
        <w:t xml:space="preserve">each </w:t>
      </w:r>
      <w:r w:rsidR="0001265B" w:rsidRPr="00903DBA">
        <w:t>function or static variables</w:t>
      </w:r>
      <w:r w:rsidR="00725125" w:rsidRPr="00903DBA">
        <w:t xml:space="preserve"> in the final code.</w:t>
      </w:r>
    </w:p>
    <w:p w14:paraId="4C87AA7A" w14:textId="00F89073" w:rsidR="00237A20" w:rsidRPr="00903DBA" w:rsidRDefault="004C5083" w:rsidP="00693BCF">
      <w:pPr>
        <w:pStyle w:val="Liststycke"/>
        <w:numPr>
          <w:ilvl w:val="0"/>
          <w:numId w:val="189"/>
        </w:numPr>
      </w:pPr>
      <w:r w:rsidRPr="00903DBA">
        <w:rPr>
          <w:rStyle w:val="CodeInText"/>
        </w:rPr>
        <w:t>m_entryMap</w:t>
      </w:r>
      <w:r w:rsidRPr="00903DBA">
        <w:t xml:space="preserve"> holds the entry point of each function.</w:t>
      </w:r>
      <w:r w:rsidR="00835721" w:rsidRPr="00903DBA">
        <w:t xml:space="preserve"> As mention in Section </w:t>
      </w:r>
      <w:r w:rsidR="00835721" w:rsidRPr="00903DBA">
        <w:fldChar w:fldCharType="begin"/>
      </w:r>
      <w:r w:rsidR="00835721" w:rsidRPr="00903DBA">
        <w:instrText xml:space="preserve"> REF _Ref419646553 \r \h </w:instrText>
      </w:r>
      <w:r w:rsidR="00835721" w:rsidRPr="00903DBA">
        <w:fldChar w:fldCharType="separate"/>
      </w:r>
      <w:r w:rsidR="00392B3E">
        <w:t>13.2</w:t>
      </w:r>
      <w:r w:rsidR="00835721" w:rsidRPr="00903DBA">
        <w:fldChar w:fldCharType="end"/>
      </w:r>
      <w:r w:rsidR="00835721" w:rsidRPr="00903DBA">
        <w:t xml:space="preserve">, a function’s start address and its the entry point differs only when </w:t>
      </w:r>
      <w:r w:rsidR="00835721" w:rsidRPr="00903DBA">
        <w:rPr>
          <w:rStyle w:val="CodeInText"/>
        </w:rPr>
        <w:t>main</w:t>
      </w:r>
      <w:r w:rsidR="00835721" w:rsidRPr="00903DBA">
        <w:t xml:space="preserve"> is defined with the </w:t>
      </w:r>
      <w:r w:rsidR="00835721" w:rsidRPr="00903DBA">
        <w:rPr>
          <w:rStyle w:val="CodeInText"/>
        </w:rPr>
        <w:t>argc</w:t>
      </w:r>
      <w:r w:rsidR="00835721" w:rsidRPr="00903DBA">
        <w:t xml:space="preserve"> and </w:t>
      </w:r>
      <w:r w:rsidR="00835721" w:rsidRPr="00903DBA">
        <w:rPr>
          <w:rStyle w:val="CodeInText"/>
        </w:rPr>
        <w:t>argv</w:t>
      </w:r>
      <w:r w:rsidR="00835721" w:rsidRPr="00903DBA">
        <w:t xml:space="preserve"> parameters and is called recursively.</w:t>
      </w:r>
    </w:p>
    <w:p w14:paraId="0BA3F6F8" w14:textId="1A5FBB4F" w:rsidR="001D1BEE" w:rsidRPr="00903DBA" w:rsidRDefault="001D1BEE" w:rsidP="00666E2F">
      <w:pPr>
        <w:pStyle w:val="CodeHeader"/>
      </w:pPr>
      <w:r w:rsidRPr="00903DBA">
        <w:t>Linker.</w:t>
      </w:r>
      <w:r w:rsidR="00E1579E" w:rsidRPr="00903DBA">
        <w:t>cs</w:t>
      </w:r>
    </w:p>
    <w:p w14:paraId="2A5EB8BD" w14:textId="77777777" w:rsidR="00E1579E" w:rsidRPr="00903DBA" w:rsidRDefault="00E1579E" w:rsidP="00FD0C59">
      <w:pPr>
        <w:pStyle w:val="Code"/>
        <w:rPr>
          <w:highlight w:val="white"/>
        </w:rPr>
      </w:pPr>
      <w:r w:rsidRPr="00903DBA">
        <w:rPr>
          <w:highlight w:val="white"/>
        </w:rPr>
        <w:t>using System;</w:t>
      </w:r>
    </w:p>
    <w:p w14:paraId="0EE1F179" w14:textId="77777777" w:rsidR="00E1579E" w:rsidRPr="00903DBA" w:rsidRDefault="00E1579E" w:rsidP="00FD0C59">
      <w:pPr>
        <w:pStyle w:val="Code"/>
        <w:rPr>
          <w:highlight w:val="white"/>
        </w:rPr>
      </w:pPr>
      <w:r w:rsidRPr="00903DBA">
        <w:rPr>
          <w:highlight w:val="white"/>
        </w:rPr>
        <w:t>using System.IO;</w:t>
      </w:r>
    </w:p>
    <w:p w14:paraId="0CF95506" w14:textId="77777777" w:rsidR="00E1579E" w:rsidRPr="00903DBA" w:rsidRDefault="00E1579E" w:rsidP="00FD0C59">
      <w:pPr>
        <w:pStyle w:val="Code"/>
        <w:rPr>
          <w:highlight w:val="white"/>
        </w:rPr>
      </w:pPr>
      <w:r w:rsidRPr="00903DBA">
        <w:rPr>
          <w:highlight w:val="white"/>
        </w:rPr>
        <w:t>using System.Collections.Generic;</w:t>
      </w:r>
    </w:p>
    <w:p w14:paraId="543F8525" w14:textId="77777777" w:rsidR="00E1579E" w:rsidRPr="00903DBA" w:rsidRDefault="00E1579E" w:rsidP="00FD0C59">
      <w:pPr>
        <w:pStyle w:val="Code"/>
        <w:rPr>
          <w:highlight w:val="white"/>
        </w:rPr>
      </w:pPr>
    </w:p>
    <w:p w14:paraId="23E3BE99" w14:textId="77777777" w:rsidR="00E1579E" w:rsidRPr="00903DBA" w:rsidRDefault="00E1579E" w:rsidP="00FD0C59">
      <w:pPr>
        <w:pStyle w:val="Code"/>
        <w:rPr>
          <w:highlight w:val="white"/>
        </w:rPr>
      </w:pPr>
      <w:r w:rsidRPr="00903DBA">
        <w:rPr>
          <w:highlight w:val="white"/>
        </w:rPr>
        <w:t>namespace CCompiler {</w:t>
      </w:r>
    </w:p>
    <w:p w14:paraId="7313CB78" w14:textId="0530195C" w:rsidR="00E1579E" w:rsidRPr="00903DBA" w:rsidRDefault="00E1579E" w:rsidP="00FD0C59">
      <w:pPr>
        <w:pStyle w:val="Code"/>
        <w:rPr>
          <w:highlight w:val="white"/>
        </w:rPr>
      </w:pPr>
      <w:r w:rsidRPr="00903DBA">
        <w:rPr>
          <w:highlight w:val="white"/>
        </w:rPr>
        <w:t xml:space="preserve">  public class Linker {</w:t>
      </w:r>
    </w:p>
    <w:p w14:paraId="5EB744D1" w14:textId="0CEF0516" w:rsidR="000732E3" w:rsidRPr="00903DBA" w:rsidRDefault="000732E3" w:rsidP="000732E3">
      <w:pPr>
        <w:rPr>
          <w:highlight w:val="white"/>
        </w:rPr>
      </w:pPr>
      <w:r w:rsidRPr="00903DBA">
        <w:rPr>
          <w:highlight w:val="white"/>
        </w:rPr>
        <w:t xml:space="preserve">The </w:t>
      </w:r>
      <w:r w:rsidRPr="00903DBA">
        <w:rPr>
          <w:rStyle w:val="KeyWord0"/>
          <w:highlight w:val="white"/>
        </w:rPr>
        <w:t>m_globalMap</w:t>
      </w:r>
      <w:r w:rsidRPr="00903DBA">
        <w:rPr>
          <w:highlight w:val="white"/>
        </w:rPr>
        <w:t xml:space="preserve"> map </w:t>
      </w:r>
      <w:r w:rsidR="00B03863" w:rsidRPr="00903DBA">
        <w:rPr>
          <w:highlight w:val="white"/>
        </w:rPr>
        <w:t xml:space="preserve">holds all the static symbols of the source code, while </w:t>
      </w:r>
      <w:r w:rsidR="00B03863" w:rsidRPr="00903DBA">
        <w:rPr>
          <w:rStyle w:val="KeyWord0"/>
          <w:highlight w:val="white"/>
        </w:rPr>
        <w:t>m_globalList</w:t>
      </w:r>
      <w:r w:rsidR="00B03863" w:rsidRPr="00903DBA">
        <w:rPr>
          <w:highlight w:val="white"/>
        </w:rPr>
        <w:t xml:space="preserve"> holds only the symbols that are reachable (directly or indirectly) from the </w:t>
      </w:r>
      <w:r w:rsidR="00B03863" w:rsidRPr="00903DBA">
        <w:rPr>
          <w:rStyle w:val="KeyWord0"/>
          <w:highlight w:val="white"/>
        </w:rPr>
        <w:t>main</w:t>
      </w:r>
      <w:r w:rsidR="00B03863" w:rsidRPr="00903DBA">
        <w:rPr>
          <w:highlight w:val="white"/>
        </w:rPr>
        <w:t xml:space="preserve"> function. The final code </w:t>
      </w:r>
      <w:r w:rsidR="008A4F5C" w:rsidRPr="00903DBA">
        <w:rPr>
          <w:highlight w:val="white"/>
        </w:rPr>
        <w:t>is</w:t>
      </w:r>
      <w:r w:rsidR="00B03863" w:rsidRPr="00903DBA">
        <w:rPr>
          <w:highlight w:val="white"/>
        </w:rPr>
        <w:t xml:space="preserve"> generated from the symbols of </w:t>
      </w:r>
      <w:r w:rsidR="00B03863" w:rsidRPr="00903DBA">
        <w:rPr>
          <w:rStyle w:val="KeyWord0"/>
          <w:highlight w:val="white"/>
        </w:rPr>
        <w:t>m_globalList</w:t>
      </w:r>
      <w:r w:rsidR="009A7E19" w:rsidRPr="00903DBA">
        <w:rPr>
          <w:highlight w:val="white"/>
        </w:rPr>
        <w:t>, the other symbols are omitted from the final code.</w:t>
      </w:r>
      <w:r w:rsidR="00B03863" w:rsidRPr="00903DBA">
        <w:rPr>
          <w:highlight w:val="white"/>
        </w:rPr>
        <w:t xml:space="preserve"> </w:t>
      </w:r>
      <w:r w:rsidR="0050618D" w:rsidRPr="00903DBA">
        <w:rPr>
          <w:highlight w:val="white"/>
        </w:rPr>
        <w:t xml:space="preserve">The </w:t>
      </w:r>
      <w:r w:rsidR="0050618D" w:rsidRPr="00903DBA">
        <w:rPr>
          <w:rStyle w:val="KeyWord0"/>
          <w:highlight w:val="white"/>
        </w:rPr>
        <w:t>m_addressMap</w:t>
      </w:r>
      <w:r w:rsidR="0050618D" w:rsidRPr="00903DBA">
        <w:rPr>
          <w:highlight w:val="white"/>
        </w:rPr>
        <w:t xml:space="preserve"> holds </w:t>
      </w:r>
      <w:r w:rsidR="0050618D" w:rsidRPr="00903DBA">
        <w:rPr>
          <w:highlight w:val="white"/>
        </w:rPr>
        <w:lastRenderedPageBreak/>
        <w:t xml:space="preserve">the address of each symbol in </w:t>
      </w:r>
      <w:r w:rsidR="0050618D" w:rsidRPr="00903DBA">
        <w:rPr>
          <w:rStyle w:val="KeyWord0"/>
          <w:highlight w:val="white"/>
        </w:rPr>
        <w:t>m_globalList</w:t>
      </w:r>
      <w:r w:rsidR="0050618D" w:rsidRPr="00903DBA">
        <w:rPr>
          <w:highlight w:val="white"/>
        </w:rPr>
        <w:t xml:space="preserve">. </w:t>
      </w:r>
      <w:r w:rsidR="009A7E19" w:rsidRPr="00903DBA">
        <w:rPr>
          <w:highlight w:val="white"/>
        </w:rPr>
        <w:t xml:space="preserve">Finally, </w:t>
      </w:r>
      <w:r w:rsidR="009A7E19" w:rsidRPr="00903DBA">
        <w:rPr>
          <w:rStyle w:val="KeyWord0"/>
          <w:highlight w:val="white"/>
        </w:rPr>
        <w:t>m_totalSize</w:t>
      </w:r>
      <w:r w:rsidR="009A7E19" w:rsidRPr="00903DBA">
        <w:rPr>
          <w:highlight w:val="white"/>
        </w:rPr>
        <w:t xml:space="preserve"> holds the current total size of the symbols of </w:t>
      </w:r>
      <w:r w:rsidR="009A7E19" w:rsidRPr="00903DBA">
        <w:rPr>
          <w:rStyle w:val="KeyWord0"/>
          <w:highlight w:val="white"/>
        </w:rPr>
        <w:t>m_globalList</w:t>
      </w:r>
      <w:r w:rsidR="009A7E19" w:rsidRPr="00903DBA">
        <w:rPr>
          <w:highlight w:val="white"/>
        </w:rPr>
        <w:t xml:space="preserve"> and is used to add the positions of the symbols to </w:t>
      </w:r>
      <w:r w:rsidR="009A7E19" w:rsidRPr="00903DBA">
        <w:rPr>
          <w:rStyle w:val="KeyWord0"/>
          <w:highlight w:val="white"/>
        </w:rPr>
        <w:t>m_addressMap</w:t>
      </w:r>
      <w:r w:rsidR="009A7E19" w:rsidRPr="00903DBA">
        <w:rPr>
          <w:highlight w:val="white"/>
        </w:rPr>
        <w:t>.</w:t>
      </w:r>
    </w:p>
    <w:p w14:paraId="5971BD44" w14:textId="77777777" w:rsidR="00E1579E" w:rsidRPr="00903DBA" w:rsidRDefault="00E1579E" w:rsidP="00FD0C59">
      <w:pPr>
        <w:pStyle w:val="Code"/>
        <w:rPr>
          <w:highlight w:val="white"/>
        </w:rPr>
      </w:pPr>
      <w:r w:rsidRPr="00903DBA">
        <w:rPr>
          <w:highlight w:val="white"/>
        </w:rPr>
        <w:t xml:space="preserve">    private IDictionary&lt;string,StaticSymbolWindows&gt; m_globalMap =</w:t>
      </w:r>
    </w:p>
    <w:p w14:paraId="7B76D183" w14:textId="77777777" w:rsidR="00E1579E" w:rsidRPr="00903DBA" w:rsidRDefault="00E1579E" w:rsidP="00FD0C59">
      <w:pPr>
        <w:pStyle w:val="Code"/>
        <w:rPr>
          <w:highlight w:val="white"/>
        </w:rPr>
      </w:pPr>
      <w:r w:rsidRPr="00903DBA">
        <w:rPr>
          <w:highlight w:val="white"/>
        </w:rPr>
        <w:t xml:space="preserve">      new Dictionary&lt;string,StaticSymbolWindows&gt;();</w:t>
      </w:r>
    </w:p>
    <w:p w14:paraId="18507971" w14:textId="77777777" w:rsidR="00E1579E" w:rsidRPr="00903DBA" w:rsidRDefault="00E1579E" w:rsidP="00FD0C59">
      <w:pPr>
        <w:pStyle w:val="Code"/>
        <w:rPr>
          <w:highlight w:val="white"/>
        </w:rPr>
      </w:pPr>
      <w:r w:rsidRPr="00903DBA">
        <w:rPr>
          <w:highlight w:val="white"/>
        </w:rPr>
        <w:t xml:space="preserve">    private List&lt;StaticSymbolWindows&gt; m_globalList =</w:t>
      </w:r>
    </w:p>
    <w:p w14:paraId="624F986D" w14:textId="77777777" w:rsidR="00E1579E" w:rsidRPr="00903DBA" w:rsidRDefault="00E1579E" w:rsidP="00FD0C59">
      <w:pPr>
        <w:pStyle w:val="Code"/>
        <w:rPr>
          <w:highlight w:val="white"/>
        </w:rPr>
      </w:pPr>
      <w:r w:rsidRPr="00903DBA">
        <w:rPr>
          <w:highlight w:val="white"/>
        </w:rPr>
        <w:t xml:space="preserve">      new List&lt;StaticSymbolWindows&gt;();</w:t>
      </w:r>
    </w:p>
    <w:p w14:paraId="2297662A" w14:textId="77777777" w:rsidR="00E1579E" w:rsidRPr="00903DBA" w:rsidRDefault="00E1579E" w:rsidP="00FD0C59">
      <w:pPr>
        <w:pStyle w:val="Code"/>
        <w:rPr>
          <w:highlight w:val="white"/>
        </w:rPr>
      </w:pPr>
      <w:r w:rsidRPr="00903DBA">
        <w:rPr>
          <w:highlight w:val="white"/>
        </w:rPr>
        <w:t xml:space="preserve">    private IDictionary&lt;string,int&gt; m_addressMap =</w:t>
      </w:r>
    </w:p>
    <w:p w14:paraId="2537278F" w14:textId="77777777" w:rsidR="00E1579E" w:rsidRPr="00903DBA" w:rsidRDefault="00E1579E" w:rsidP="00FD0C59">
      <w:pPr>
        <w:pStyle w:val="Code"/>
        <w:rPr>
          <w:highlight w:val="white"/>
        </w:rPr>
      </w:pPr>
      <w:r w:rsidRPr="00903DBA">
        <w:rPr>
          <w:highlight w:val="white"/>
        </w:rPr>
        <w:t xml:space="preserve">      new Dictionary&lt;string,int&gt;();</w:t>
      </w:r>
    </w:p>
    <w:p w14:paraId="4FF56BAB" w14:textId="77777777" w:rsidR="00E1579E" w:rsidRPr="00903DBA" w:rsidRDefault="00E1579E" w:rsidP="00FD0C59">
      <w:pPr>
        <w:pStyle w:val="Code"/>
        <w:rPr>
          <w:highlight w:val="white"/>
        </w:rPr>
      </w:pPr>
      <w:r w:rsidRPr="00903DBA">
        <w:rPr>
          <w:highlight w:val="white"/>
        </w:rPr>
        <w:t xml:space="preserve">    private int m_totalSize = 256;</w:t>
      </w:r>
    </w:p>
    <w:p w14:paraId="15306D58" w14:textId="09FE55AA" w:rsidR="00E1579E" w:rsidRPr="00903DBA" w:rsidRDefault="007A1CC9" w:rsidP="007A1CC9">
      <w:pPr>
        <w:rPr>
          <w:highlight w:val="white"/>
        </w:rPr>
      </w:pPr>
      <w:r w:rsidRPr="00903DBA">
        <w:rPr>
          <w:highlight w:val="white"/>
        </w:rPr>
        <w:t xml:space="preserve">The </w:t>
      </w:r>
      <w:r w:rsidRPr="00903DBA">
        <w:rPr>
          <w:rStyle w:val="KeyWord0"/>
          <w:highlight w:val="white"/>
        </w:rPr>
        <w:t>Add</w:t>
      </w:r>
      <w:r w:rsidRPr="00903DBA">
        <w:rPr>
          <w:highlight w:val="white"/>
        </w:rPr>
        <w:t xml:space="preserve"> method is called for each static symbol of the source code.</w:t>
      </w:r>
      <w:r w:rsidR="00E53C08" w:rsidRPr="00903DBA">
        <w:rPr>
          <w:highlight w:val="white"/>
        </w:rPr>
        <w:t xml:space="preserve"> If two symbols have the same unique name</w:t>
      </w:r>
      <w:r w:rsidR="00055201" w:rsidRPr="00903DBA">
        <w:rPr>
          <w:highlight w:val="white"/>
        </w:rPr>
        <w:t>, that does not end with the number identification character (‘#’), we have two symbols with external linkage, which is not allowed. However,</w:t>
      </w:r>
      <w:r w:rsidR="002F57B1" w:rsidRPr="00903DBA">
        <w:rPr>
          <w:highlight w:val="white"/>
        </w:rPr>
        <w:t xml:space="preserve"> if the name ends with the </w:t>
      </w:r>
      <w:r w:rsidR="003D7A51" w:rsidRPr="00903DBA">
        <w:rPr>
          <w:highlight w:val="white"/>
        </w:rPr>
        <w:t>identification</w:t>
      </w:r>
      <w:r w:rsidR="002F57B1" w:rsidRPr="00903DBA">
        <w:rPr>
          <w:highlight w:val="white"/>
        </w:rPr>
        <w:t xml:space="preserve"> character, it only means that two numerical constants with the same value is present in two different files, with is allowed. We simply </w:t>
      </w:r>
      <w:r w:rsidR="003D7A51" w:rsidRPr="00903DBA">
        <w:rPr>
          <w:highlight w:val="white"/>
        </w:rPr>
        <w:t>refrain from adding the second symbol to the map.</w:t>
      </w:r>
      <w:r w:rsidR="002F57B1" w:rsidRPr="00903DBA">
        <w:rPr>
          <w:highlight w:val="white"/>
        </w:rPr>
        <w:t xml:space="preserve"> </w:t>
      </w:r>
    </w:p>
    <w:p w14:paraId="7DDF83DC" w14:textId="77777777" w:rsidR="00E1579E" w:rsidRPr="00903DBA" w:rsidRDefault="00E1579E" w:rsidP="00FD0C59">
      <w:pPr>
        <w:pStyle w:val="Code"/>
        <w:rPr>
          <w:highlight w:val="white"/>
        </w:rPr>
      </w:pPr>
      <w:r w:rsidRPr="00903DBA">
        <w:rPr>
          <w:highlight w:val="white"/>
        </w:rPr>
        <w:t xml:space="preserve">    public void Add(StaticSymbolWindows staticSymbol) {</w:t>
      </w:r>
    </w:p>
    <w:p w14:paraId="02D28649" w14:textId="77777777" w:rsidR="00E1579E" w:rsidRPr="00903DBA" w:rsidRDefault="00E1579E" w:rsidP="00FD0C59">
      <w:pPr>
        <w:pStyle w:val="Code"/>
        <w:rPr>
          <w:highlight w:val="white"/>
        </w:rPr>
      </w:pPr>
      <w:r w:rsidRPr="00903DBA">
        <w:rPr>
          <w:highlight w:val="white"/>
        </w:rPr>
        <w:t xml:space="preserve">      string uniqueName = staticSymbol.UniqueName;</w:t>
      </w:r>
    </w:p>
    <w:p w14:paraId="61765FA1" w14:textId="77777777" w:rsidR="00E1579E" w:rsidRPr="00903DBA" w:rsidRDefault="00E1579E" w:rsidP="00FD0C59">
      <w:pPr>
        <w:pStyle w:val="Code"/>
        <w:rPr>
          <w:highlight w:val="white"/>
        </w:rPr>
      </w:pPr>
    </w:p>
    <w:p w14:paraId="153F9DC7" w14:textId="77777777" w:rsidR="00E1579E" w:rsidRPr="00903DBA" w:rsidRDefault="00E1579E" w:rsidP="00FD0C59">
      <w:pPr>
        <w:pStyle w:val="Code"/>
        <w:rPr>
          <w:highlight w:val="white"/>
        </w:rPr>
      </w:pPr>
      <w:r w:rsidRPr="00903DBA">
        <w:rPr>
          <w:highlight w:val="white"/>
        </w:rPr>
        <w:t xml:space="preserve">      if (!m_globalMap.ContainsKey(uniqueName)) {</w:t>
      </w:r>
    </w:p>
    <w:p w14:paraId="44949031" w14:textId="77777777" w:rsidR="00E1579E" w:rsidRPr="00903DBA" w:rsidRDefault="00E1579E" w:rsidP="00FD0C59">
      <w:pPr>
        <w:pStyle w:val="Code"/>
        <w:rPr>
          <w:highlight w:val="white"/>
        </w:rPr>
      </w:pPr>
      <w:r w:rsidRPr="00903DBA">
        <w:rPr>
          <w:highlight w:val="white"/>
        </w:rPr>
        <w:t xml:space="preserve">        m_globalMap.Add(uniqueName, staticSymbol);</w:t>
      </w:r>
    </w:p>
    <w:p w14:paraId="126C8AC9" w14:textId="77777777" w:rsidR="00E1579E" w:rsidRPr="00903DBA" w:rsidRDefault="00E1579E" w:rsidP="00FD0C59">
      <w:pPr>
        <w:pStyle w:val="Code"/>
        <w:rPr>
          <w:highlight w:val="white"/>
        </w:rPr>
      </w:pPr>
      <w:r w:rsidRPr="00903DBA">
        <w:rPr>
          <w:highlight w:val="white"/>
        </w:rPr>
        <w:t xml:space="preserve">      }</w:t>
      </w:r>
    </w:p>
    <w:p w14:paraId="6914F278" w14:textId="77777777" w:rsidR="00E1579E" w:rsidRPr="00903DBA" w:rsidRDefault="00E1579E" w:rsidP="00FD0C59">
      <w:pPr>
        <w:pStyle w:val="Code"/>
        <w:rPr>
          <w:highlight w:val="white"/>
        </w:rPr>
      </w:pPr>
      <w:r w:rsidRPr="00903DBA">
        <w:rPr>
          <w:highlight w:val="white"/>
        </w:rPr>
        <w:t xml:space="preserve">      else {</w:t>
      </w:r>
    </w:p>
    <w:p w14:paraId="63A6E14C" w14:textId="77777777" w:rsidR="00E1579E" w:rsidRPr="00903DBA" w:rsidRDefault="00E1579E" w:rsidP="00FD0C59">
      <w:pPr>
        <w:pStyle w:val="Code"/>
        <w:rPr>
          <w:highlight w:val="white"/>
        </w:rPr>
      </w:pPr>
      <w:r w:rsidRPr="00903DBA">
        <w:rPr>
          <w:highlight w:val="white"/>
        </w:rPr>
        <w:t xml:space="preserve">        Assert.Error(uniqueName.EndsWith(Symbol.NumberId),</w:t>
      </w:r>
    </w:p>
    <w:p w14:paraId="141E1C8B" w14:textId="77777777" w:rsidR="00E1579E" w:rsidRPr="00903DBA" w:rsidRDefault="00E1579E" w:rsidP="00FD0C59">
      <w:pPr>
        <w:pStyle w:val="Code"/>
        <w:rPr>
          <w:highlight w:val="white"/>
        </w:rPr>
      </w:pPr>
      <w:r w:rsidRPr="00903DBA">
        <w:rPr>
          <w:highlight w:val="white"/>
        </w:rPr>
        <w:t xml:space="preserve">                     SimpleName(uniqueName), Message.Duplicate_global_name);</w:t>
      </w:r>
    </w:p>
    <w:p w14:paraId="6239C49B" w14:textId="77777777" w:rsidR="00E1579E" w:rsidRPr="00903DBA" w:rsidRDefault="00E1579E" w:rsidP="00FD0C59">
      <w:pPr>
        <w:pStyle w:val="Code"/>
        <w:rPr>
          <w:highlight w:val="white"/>
        </w:rPr>
      </w:pPr>
      <w:r w:rsidRPr="00903DBA">
        <w:rPr>
          <w:highlight w:val="white"/>
        </w:rPr>
        <w:t xml:space="preserve">      }</w:t>
      </w:r>
    </w:p>
    <w:p w14:paraId="1B3E3916" w14:textId="2DC377D8" w:rsidR="00E440D4" w:rsidRPr="00903DBA" w:rsidRDefault="00E1579E" w:rsidP="00E440D4">
      <w:pPr>
        <w:pStyle w:val="Code"/>
        <w:rPr>
          <w:highlight w:val="white"/>
        </w:rPr>
      </w:pPr>
      <w:r w:rsidRPr="00903DBA">
        <w:rPr>
          <w:highlight w:val="white"/>
        </w:rPr>
        <w:t xml:space="preserve">    }</w:t>
      </w:r>
      <w:bookmarkStart w:id="480" w:name="_Hlk48420241"/>
    </w:p>
    <w:p w14:paraId="58D689F6" w14:textId="77777777" w:rsidR="003475AA" w:rsidRPr="00903DBA" w:rsidRDefault="003D7A51" w:rsidP="003475AA">
      <w:pPr>
        <w:rPr>
          <w:highlight w:val="white"/>
        </w:rPr>
      </w:pPr>
      <w:r w:rsidRPr="00903DBA">
        <w:rPr>
          <w:highlight w:val="white"/>
        </w:rPr>
        <w:t xml:space="preserve">The </w:t>
      </w:r>
      <w:r w:rsidRPr="00903DBA">
        <w:rPr>
          <w:rStyle w:val="KeyWord0"/>
          <w:highlight w:val="white"/>
        </w:rPr>
        <w:t>Generate</w:t>
      </w:r>
      <w:r w:rsidRPr="00903DBA">
        <w:rPr>
          <w:highlight w:val="white"/>
        </w:rPr>
        <w:t xml:space="preserve"> method writes the final executable code to the target file.</w:t>
      </w:r>
      <w:r w:rsidR="003F1CD8" w:rsidRPr="00903DBA">
        <w:rPr>
          <w:highlight w:val="white"/>
        </w:rPr>
        <w:t xml:space="preserve"> Its task is to identify the symbols reachable from the </w:t>
      </w:r>
      <w:r w:rsidR="003F1CD8" w:rsidRPr="00903DBA">
        <w:rPr>
          <w:rStyle w:val="KeyWord0"/>
          <w:highlight w:val="white"/>
        </w:rPr>
        <w:t>main</w:t>
      </w:r>
      <w:r w:rsidR="003F1CD8" w:rsidRPr="00903DBA">
        <w:rPr>
          <w:highlight w:val="white"/>
        </w:rPr>
        <w:t xml:space="preserve"> function, and to replace the names of accessed symbols with called functions with proper addresses as well as to replace the function returns addresses with proper addresses. </w:t>
      </w:r>
      <w:r w:rsidR="003475AA" w:rsidRPr="00903DBA">
        <w:rPr>
          <w:highlight w:val="white"/>
        </w:rPr>
        <w:t xml:space="preserve">However, we need to start by including the code for the initialization execution code and, optionally, the code for handling the command line arguments. </w:t>
      </w:r>
    </w:p>
    <w:p w14:paraId="3450D47B" w14:textId="77777777" w:rsidR="00E1579E" w:rsidRPr="00903DBA" w:rsidRDefault="00E1579E" w:rsidP="00A1282B">
      <w:pPr>
        <w:pStyle w:val="Code"/>
        <w:rPr>
          <w:highlight w:val="white"/>
        </w:rPr>
      </w:pPr>
      <w:r w:rsidRPr="00903DBA">
        <w:rPr>
          <w:highlight w:val="white"/>
        </w:rPr>
        <w:t xml:space="preserve">    public void Generate(FileInfo targetFile) {</w:t>
      </w:r>
    </w:p>
    <w:bookmarkEnd w:id="480"/>
    <w:p w14:paraId="4046E1C2" w14:textId="29F087D2" w:rsidR="003475AA" w:rsidRPr="00903DBA" w:rsidRDefault="003475AA" w:rsidP="003475AA">
      <w:pPr>
        <w:rPr>
          <w:highlight w:val="white"/>
        </w:rPr>
      </w:pPr>
      <w:r w:rsidRPr="00903DBA">
        <w:rPr>
          <w:highlight w:val="white"/>
        </w:rPr>
        <w:t xml:space="preserve">The code for initialization shall </w:t>
      </w:r>
      <w:r w:rsidR="00605CA1" w:rsidRPr="00903DBA">
        <w:rPr>
          <w:highlight w:val="white"/>
        </w:rPr>
        <w:t xml:space="preserve">be added to the code at the beginning, before the </w:t>
      </w:r>
      <w:r w:rsidR="00605CA1" w:rsidRPr="00903DBA">
        <w:rPr>
          <w:rStyle w:val="KeyWord0"/>
          <w:highlight w:val="white"/>
        </w:rPr>
        <w:t>main</w:t>
      </w:r>
      <w:r w:rsidR="00605CA1" w:rsidRPr="00903DBA">
        <w:rPr>
          <w:highlight w:val="white"/>
        </w:rPr>
        <w:t xml:space="preserve"> function</w:t>
      </w:r>
    </w:p>
    <w:p w14:paraId="71B7A591" w14:textId="425B3682" w:rsidR="00FD0C59"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StaticSymbolWindows initializerInfo =</w:t>
      </w:r>
    </w:p>
    <w:p w14:paraId="01DE73C2" w14:textId="33C5A454" w:rsidR="00E1579E" w:rsidRPr="00903DBA" w:rsidRDefault="00FD0C59" w:rsidP="00FD0C59">
      <w:pPr>
        <w:pStyle w:val="Code"/>
        <w:rPr>
          <w:highlight w:val="white"/>
        </w:rPr>
      </w:pPr>
      <w:r w:rsidRPr="00903DBA">
        <w:rPr>
          <w:highlight w:val="white"/>
        </w:rPr>
        <w:t xml:space="preserve">       </w:t>
      </w:r>
      <w:r w:rsidR="00E1579E" w:rsidRPr="00903DBA">
        <w:rPr>
          <w:highlight w:val="white"/>
        </w:rPr>
        <w:t xml:space="preserve"> </w:t>
      </w:r>
      <w:r w:rsidR="00551CC2" w:rsidRPr="00903DBA">
        <w:rPr>
          <w:highlight w:val="white"/>
        </w:rPr>
        <w:t xml:space="preserve">  </w:t>
      </w:r>
      <w:r w:rsidR="00E1579E" w:rsidRPr="00903DBA">
        <w:rPr>
          <w:highlight w:val="white"/>
        </w:rPr>
        <w:t>m_globalMap[AssemblyCodeGenerator.InitializerName];</w:t>
      </w:r>
    </w:p>
    <w:p w14:paraId="4E0B8DDA" w14:textId="243D1FA0" w:rsidR="00E1579E" w:rsidRPr="00903DBA" w:rsidRDefault="00551CC2" w:rsidP="00FD0C59">
      <w:pPr>
        <w:pStyle w:val="Code"/>
        <w:rPr>
          <w:highlight w:val="white"/>
        </w:rPr>
      </w:pPr>
      <w:r w:rsidRPr="00903DBA">
        <w:rPr>
          <w:highlight w:val="white"/>
        </w:rPr>
        <w:t xml:space="preserve">  </w:t>
      </w:r>
      <w:r w:rsidR="00E1579E" w:rsidRPr="00903DBA">
        <w:rPr>
          <w:highlight w:val="white"/>
        </w:rPr>
        <w:t xml:space="preserve">      m_globalList.Add(initializerInfo);</w:t>
      </w:r>
    </w:p>
    <w:p w14:paraId="2C4DBCC4" w14:textId="1E07F57D"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m_totalSize += initializerInfo.ByteList.Count;</w:t>
      </w:r>
    </w:p>
    <w:p w14:paraId="3D4F6A25" w14:textId="641E8ECF"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m_addressMap.Add(AssemblyCodeGenerator.InitializerName, 0);</w:t>
      </w:r>
    </w:p>
    <w:p w14:paraId="2AA7D719" w14:textId="1D080E7C" w:rsidR="00E1579E" w:rsidRPr="00903DBA" w:rsidRDefault="00E1579E" w:rsidP="00FD0C59">
      <w:pPr>
        <w:pStyle w:val="Code"/>
        <w:rPr>
          <w:highlight w:val="white"/>
        </w:rPr>
      </w:pPr>
      <w:r w:rsidRPr="00903DBA">
        <w:rPr>
          <w:highlight w:val="white"/>
        </w:rPr>
        <w:t xml:space="preserve">      </w:t>
      </w:r>
      <w:r w:rsidR="00551CC2" w:rsidRPr="00903DBA">
        <w:rPr>
          <w:highlight w:val="white"/>
        </w:rPr>
        <w:t>}</w:t>
      </w:r>
    </w:p>
    <w:p w14:paraId="59206770" w14:textId="660C9CDC" w:rsidR="00551CC2" w:rsidRPr="00903DBA" w:rsidRDefault="009709E9" w:rsidP="009144DE">
      <w:pPr>
        <w:rPr>
          <w:highlight w:val="white"/>
        </w:rPr>
      </w:pPr>
      <w:r w:rsidRPr="00903DBA">
        <w:rPr>
          <w:highlight w:val="white"/>
        </w:rPr>
        <w:t xml:space="preserve">In case of command line arguments, we add </w:t>
      </w:r>
      <w:r w:rsidR="009144DE" w:rsidRPr="00903DBA">
        <w:rPr>
          <w:highlight w:val="white"/>
        </w:rPr>
        <w:t>its symbol</w:t>
      </w:r>
      <w:r w:rsidR="00EB6159" w:rsidRPr="00903DBA">
        <w:rPr>
          <w:highlight w:val="white"/>
        </w:rPr>
        <w:t xml:space="preserve"> after the initialization code symbol and before the </w:t>
      </w:r>
      <w:r w:rsidR="00EB6159" w:rsidRPr="00903DBA">
        <w:rPr>
          <w:rStyle w:val="KeyWord0"/>
          <w:highlight w:val="white"/>
        </w:rPr>
        <w:t>main</w:t>
      </w:r>
      <w:r w:rsidR="00EB6159" w:rsidRPr="00903DBA">
        <w:rPr>
          <w:highlight w:val="white"/>
        </w:rPr>
        <w:t xml:space="preserve"> function code.</w:t>
      </w:r>
    </w:p>
    <w:p w14:paraId="03F3A2C4" w14:textId="77777777" w:rsidR="00E1579E" w:rsidRPr="00903DBA" w:rsidRDefault="00E1579E" w:rsidP="00FD0C59">
      <w:pPr>
        <w:pStyle w:val="Code"/>
        <w:rPr>
          <w:highlight w:val="white"/>
        </w:rPr>
      </w:pPr>
      <w:r w:rsidRPr="00903DBA">
        <w:rPr>
          <w:highlight w:val="white"/>
        </w:rPr>
        <w:t xml:space="preserve">      StaticSymbolWindows pathNameSymbol = null;</w:t>
      </w:r>
    </w:p>
    <w:p w14:paraId="34B7F406" w14:textId="77777777" w:rsidR="00E1579E" w:rsidRPr="00903DBA" w:rsidRDefault="00E1579E" w:rsidP="00FD0C59">
      <w:pPr>
        <w:pStyle w:val="Code"/>
        <w:rPr>
          <w:highlight w:val="white"/>
        </w:rPr>
      </w:pPr>
      <w:r w:rsidRPr="00903DBA">
        <w:rPr>
          <w:highlight w:val="white"/>
        </w:rPr>
        <w:t xml:space="preserve">      if (m_globalMap.ContainsKey(AssemblyCodeGenerator.ArgsName)) {</w:t>
      </w:r>
    </w:p>
    <w:p w14:paraId="1E025CF9" w14:textId="470C75B6" w:rsidR="00FD0C59"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StaticSymbolWindows argsInfo =</w:t>
      </w:r>
    </w:p>
    <w:p w14:paraId="10195436" w14:textId="34EC18A4" w:rsidR="00E1579E" w:rsidRPr="00903DBA" w:rsidRDefault="00551CC2" w:rsidP="00FD0C59">
      <w:pPr>
        <w:pStyle w:val="Code"/>
        <w:rPr>
          <w:highlight w:val="white"/>
        </w:rPr>
      </w:pPr>
      <w:r w:rsidRPr="00903DBA">
        <w:rPr>
          <w:highlight w:val="white"/>
        </w:rPr>
        <w:t xml:space="preserve">  </w:t>
      </w:r>
      <w:r w:rsidR="00FD0C59" w:rsidRPr="00903DBA">
        <w:rPr>
          <w:highlight w:val="white"/>
        </w:rPr>
        <w:t xml:space="preserve">         </w:t>
      </w:r>
      <w:r w:rsidR="00E1579E" w:rsidRPr="00903DBA">
        <w:rPr>
          <w:highlight w:val="white"/>
        </w:rPr>
        <w:t xml:space="preserve"> m_globalMap[AssemblyCodeGenerator.ArgsName];</w:t>
      </w:r>
    </w:p>
    <w:p w14:paraId="36C060C7" w14:textId="4711A187"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m_globalList.Add(argsInfo);</w:t>
      </w:r>
    </w:p>
    <w:p w14:paraId="0D4D7EE0" w14:textId="504F4C38"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m_totalSize += argsInfo.ByteList.Count;</w:t>
      </w:r>
    </w:p>
    <w:p w14:paraId="7108FCE9" w14:textId="67BCBEF7"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m_addressMap.Add(AssemblyCodeGenerator.ArgsName, 0);</w:t>
      </w:r>
    </w:p>
    <w:p w14:paraId="00DB76ED" w14:textId="75986F41" w:rsidR="00E1579E" w:rsidRPr="00903DBA" w:rsidRDefault="00E1579E" w:rsidP="00FD0C59">
      <w:pPr>
        <w:pStyle w:val="Code"/>
        <w:rPr>
          <w:highlight w:val="white"/>
        </w:rPr>
      </w:pPr>
      <w:r w:rsidRPr="00903DBA">
        <w:rPr>
          <w:highlight w:val="white"/>
        </w:rPr>
        <w:t xml:space="preserve">        </w:t>
      </w:r>
      <w:r w:rsidR="00551CC2" w:rsidRPr="00903DBA">
        <w:rPr>
          <w:highlight w:val="white"/>
        </w:rPr>
        <w:t>}</w:t>
      </w:r>
    </w:p>
    <w:p w14:paraId="73F0FB15" w14:textId="244DDD45" w:rsidR="00551CC2" w:rsidRPr="00903DBA" w:rsidRDefault="00EB6159" w:rsidP="00605CA1">
      <w:pPr>
        <w:rPr>
          <w:highlight w:val="white"/>
        </w:rPr>
      </w:pPr>
      <w:r w:rsidRPr="00903DBA">
        <w:rPr>
          <w:highlight w:val="white"/>
        </w:rPr>
        <w:lastRenderedPageBreak/>
        <w:t xml:space="preserve">We </w:t>
      </w:r>
      <w:r w:rsidR="00605CA1" w:rsidRPr="00903DBA">
        <w:rPr>
          <w:highlight w:val="white"/>
        </w:rPr>
        <w:t>also need to add the path name of final executable file.</w:t>
      </w:r>
    </w:p>
    <w:p w14:paraId="7E6E145F" w14:textId="0CB2F9A1"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List&lt;byte&gt; byteList = new List&lt;byte&gt;();</w:t>
      </w:r>
    </w:p>
    <w:p w14:paraId="60107C25" w14:textId="4FE8C148" w:rsidR="00E1579E" w:rsidRPr="00903DBA" w:rsidRDefault="00551CC2" w:rsidP="00FD0C59">
      <w:pPr>
        <w:pStyle w:val="Code"/>
        <w:rPr>
          <w:highlight w:val="white"/>
        </w:rPr>
      </w:pPr>
      <w:r w:rsidRPr="00903DBA">
        <w:rPr>
          <w:highlight w:val="white"/>
        </w:rPr>
        <w:t xml:space="preserve">  </w:t>
      </w:r>
      <w:r w:rsidR="00E1579E" w:rsidRPr="00903DBA">
        <w:rPr>
          <w:highlight w:val="white"/>
        </w:rPr>
        <w:t xml:space="preserve">        IDictionary&lt;int, string&gt; accessMap = new Dictionary&lt;int, string&gt;();</w:t>
      </w:r>
    </w:p>
    <w:p w14:paraId="2CA5924D" w14:textId="096E3A58" w:rsidR="00FD0C59"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pathNameSymbol = (StaticSymbolWindows)</w:t>
      </w:r>
    </w:p>
    <w:p w14:paraId="574149EE" w14:textId="5BCE0E7A" w:rsidR="00FD0C59" w:rsidRPr="00903DBA" w:rsidRDefault="00FD0C59" w:rsidP="00724315">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w:t>
      </w:r>
      <w:r w:rsidR="00E1579E" w:rsidRPr="00903DBA">
        <w:rPr>
          <w:highlight w:val="white"/>
        </w:rPr>
        <w:t xml:space="preserve"> ConstantExpression.Value(AssemblyCodeGenerator.PathName,</w:t>
      </w:r>
    </w:p>
    <w:p w14:paraId="73777194" w14:textId="3FAF1EFA" w:rsidR="00E1579E" w:rsidRPr="00903DBA" w:rsidRDefault="00FD0C59" w:rsidP="00724315">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w:t>
      </w:r>
      <w:r w:rsidR="00E1579E" w:rsidRPr="00903DBA">
        <w:rPr>
          <w:highlight w:val="white"/>
        </w:rPr>
        <w:t xml:space="preserve"> Type.StringType, </w:t>
      </w:r>
      <w:r w:rsidR="00724315" w:rsidRPr="00903DBA">
        <w:rPr>
          <w:highlight w:val="white"/>
        </w:rPr>
        <w:t>targetFile.FullName</w:t>
      </w:r>
      <w:r w:rsidR="00E1579E" w:rsidRPr="00903DBA">
        <w:rPr>
          <w:highlight w:val="white"/>
        </w:rPr>
        <w:t>);</w:t>
      </w:r>
    </w:p>
    <w:p w14:paraId="484D2850" w14:textId="585E3EF6" w:rsidR="00E1579E" w:rsidRPr="00903DBA" w:rsidRDefault="00E1579E" w:rsidP="00724315">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m_globalMap.Add(AssemblyCodeGenerator.PathName, pathNameSymbol);</w:t>
      </w:r>
    </w:p>
    <w:p w14:paraId="32A23C88" w14:textId="2E07F9B9" w:rsidR="00551CC2" w:rsidRPr="00903DBA" w:rsidRDefault="00551CC2" w:rsidP="00724315">
      <w:pPr>
        <w:pStyle w:val="Code"/>
        <w:rPr>
          <w:highlight w:val="white"/>
        </w:rPr>
      </w:pPr>
      <w:r w:rsidRPr="00903DBA">
        <w:rPr>
          <w:highlight w:val="white"/>
        </w:rPr>
        <w:t xml:space="preserve">        }</w:t>
      </w:r>
    </w:p>
    <w:p w14:paraId="53104E1E" w14:textId="77777777" w:rsidR="00E1579E" w:rsidRPr="00903DBA" w:rsidRDefault="00E1579E" w:rsidP="00FD0C59">
      <w:pPr>
        <w:pStyle w:val="Code"/>
        <w:rPr>
          <w:highlight w:val="white"/>
        </w:rPr>
      </w:pPr>
      <w:r w:rsidRPr="00903DBA">
        <w:rPr>
          <w:highlight w:val="white"/>
        </w:rPr>
        <w:t xml:space="preserve">      }</w:t>
      </w:r>
    </w:p>
    <w:p w14:paraId="3391B28F" w14:textId="717A557B" w:rsidR="00E1579E" w:rsidRPr="00903DBA" w:rsidRDefault="00785D68" w:rsidP="00EB6159">
      <w:pPr>
        <w:rPr>
          <w:highlight w:val="white"/>
        </w:rPr>
      </w:pPr>
      <w:r w:rsidRPr="00903DBA">
        <w:rPr>
          <w:highlight w:val="white"/>
        </w:rPr>
        <w:t>W</w:t>
      </w:r>
      <w:r w:rsidR="00EB6159" w:rsidRPr="00903DBA">
        <w:rPr>
          <w:highlight w:val="white"/>
        </w:rPr>
        <w:t>e look up the main function symbol and report an error if it is not present. I</w:t>
      </w:r>
      <w:r w:rsidR="009D7007" w:rsidRPr="00903DBA">
        <w:rPr>
          <w:highlight w:val="white"/>
        </w:rPr>
        <w:t>f</w:t>
      </w:r>
      <w:r w:rsidR="00EB6159" w:rsidRPr="00903DBA">
        <w:rPr>
          <w:highlight w:val="white"/>
        </w:rPr>
        <w:t xml:space="preserve"> it is present</w:t>
      </w:r>
      <w:r w:rsidR="009D7007" w:rsidRPr="00903DBA">
        <w:rPr>
          <w:highlight w:val="white"/>
        </w:rPr>
        <w:t>,</w:t>
      </w:r>
      <w:r w:rsidR="00EB6159" w:rsidRPr="00903DBA">
        <w:rPr>
          <w:highlight w:val="white"/>
        </w:rPr>
        <w:t xml:space="preserve"> we add it after the </w:t>
      </w:r>
      <w:r w:rsidR="009D7007" w:rsidRPr="00903DBA">
        <w:rPr>
          <w:highlight w:val="white"/>
        </w:rPr>
        <w:t>initiation symbol and potential command line symbol.</w:t>
      </w:r>
      <w:r w:rsidRPr="00903DBA">
        <w:rPr>
          <w:highlight w:val="white"/>
        </w:rPr>
        <w:t xml:space="preserve"> Then we call </w:t>
      </w:r>
      <w:r w:rsidRPr="00903DBA">
        <w:rPr>
          <w:rStyle w:val="KeyWord0"/>
          <w:highlight w:val="white"/>
        </w:rPr>
        <w:t>GenerateTrace</w:t>
      </w:r>
      <w:r w:rsidRPr="00903DBA">
        <w:rPr>
          <w:highlight w:val="white"/>
        </w:rPr>
        <w:t xml:space="preserve">, which traces all symbols reachable from the main function, and adds them to </w:t>
      </w:r>
      <w:r w:rsidRPr="00903DBA">
        <w:rPr>
          <w:rStyle w:val="KeyWord0"/>
          <w:highlight w:val="white"/>
        </w:rPr>
        <w:t>m_globalList</w:t>
      </w:r>
      <w:r w:rsidRPr="00903DBA">
        <w:rPr>
          <w:highlight w:val="white"/>
        </w:rPr>
        <w:t xml:space="preserve"> and </w:t>
      </w:r>
      <w:r w:rsidRPr="00903DBA">
        <w:rPr>
          <w:rStyle w:val="KeyWord0"/>
          <w:highlight w:val="white"/>
        </w:rPr>
        <w:t>m_addressMap</w:t>
      </w:r>
      <w:r w:rsidRPr="00903DBA">
        <w:rPr>
          <w:highlight w:val="white"/>
        </w:rPr>
        <w:t>.</w:t>
      </w:r>
    </w:p>
    <w:p w14:paraId="777BF3BC" w14:textId="77777777" w:rsidR="00E1579E" w:rsidRPr="00903DBA" w:rsidRDefault="00E1579E" w:rsidP="00FD0C59">
      <w:pPr>
        <w:pStyle w:val="Code"/>
        <w:rPr>
          <w:highlight w:val="white"/>
        </w:rPr>
      </w:pPr>
      <w:r w:rsidRPr="00903DBA">
        <w:rPr>
          <w:highlight w:val="white"/>
        </w:rPr>
        <w:t xml:space="preserve">      StaticSymbolWindows mainInfo;</w:t>
      </w:r>
    </w:p>
    <w:p w14:paraId="1199ED20" w14:textId="77777777" w:rsidR="00034B05" w:rsidRPr="00903DBA" w:rsidRDefault="00E1579E" w:rsidP="00FD0C59">
      <w:pPr>
        <w:pStyle w:val="Code"/>
        <w:rPr>
          <w:highlight w:val="white"/>
        </w:rPr>
      </w:pPr>
      <w:r w:rsidRPr="00903DBA">
        <w:rPr>
          <w:highlight w:val="white"/>
        </w:rPr>
        <w:t xml:space="preserve">      Assert.Error(m_globalMap.TryGetValue(AssemblyCodeGenerator.MainName,</w:t>
      </w:r>
    </w:p>
    <w:p w14:paraId="4BA169E6" w14:textId="77777777" w:rsidR="00034B05" w:rsidRPr="00903DBA" w:rsidRDefault="00034B05" w:rsidP="00FD0C59">
      <w:pPr>
        <w:pStyle w:val="Code"/>
        <w:rPr>
          <w:highlight w:val="white"/>
        </w:rPr>
      </w:pPr>
      <w:r w:rsidRPr="00903DBA">
        <w:rPr>
          <w:highlight w:val="white"/>
        </w:rPr>
        <w:t xml:space="preserve">                  </w:t>
      </w:r>
      <w:r w:rsidR="00E1579E" w:rsidRPr="00903DBA">
        <w:rPr>
          <w:highlight w:val="white"/>
        </w:rPr>
        <w:t xml:space="preserve"> out mainInfo),</w:t>
      </w:r>
      <w:r w:rsidRPr="00903DBA">
        <w:rPr>
          <w:highlight w:val="white"/>
        </w:rPr>
        <w:t xml:space="preserve"> </w:t>
      </w:r>
      <w:r w:rsidR="00E1579E" w:rsidRPr="00903DBA">
        <w:rPr>
          <w:highlight w:val="white"/>
        </w:rPr>
        <w:t>"non-static main",</w:t>
      </w:r>
    </w:p>
    <w:p w14:paraId="328447A2" w14:textId="2A2DD9C8" w:rsidR="00E1579E" w:rsidRPr="00903DBA" w:rsidRDefault="00034B05" w:rsidP="00FD0C59">
      <w:pPr>
        <w:pStyle w:val="Code"/>
        <w:rPr>
          <w:highlight w:val="white"/>
        </w:rPr>
      </w:pPr>
      <w:r w:rsidRPr="00903DBA">
        <w:rPr>
          <w:highlight w:val="white"/>
        </w:rPr>
        <w:t xml:space="preserve">                  </w:t>
      </w:r>
      <w:r w:rsidR="00E1579E" w:rsidRPr="00903DBA">
        <w:rPr>
          <w:highlight w:val="white"/>
        </w:rPr>
        <w:t xml:space="preserve"> Message.Function_missing);</w:t>
      </w:r>
    </w:p>
    <w:p w14:paraId="17BCE9D2" w14:textId="77777777" w:rsidR="00E1579E" w:rsidRPr="00903DBA" w:rsidRDefault="00E1579E" w:rsidP="00FD0C59">
      <w:pPr>
        <w:pStyle w:val="Code"/>
        <w:rPr>
          <w:highlight w:val="white"/>
        </w:rPr>
      </w:pPr>
      <w:r w:rsidRPr="00903DBA">
        <w:rPr>
          <w:highlight w:val="white"/>
        </w:rPr>
        <w:t xml:space="preserve">      GenerateTrace(mainInfo);</w:t>
      </w:r>
    </w:p>
    <w:p w14:paraId="4562DA35" w14:textId="1FA9CECB" w:rsidR="00E1579E" w:rsidRPr="00903DBA" w:rsidRDefault="009D7007" w:rsidP="009D7007">
      <w:pPr>
        <w:rPr>
          <w:highlight w:val="white"/>
        </w:rPr>
      </w:pPr>
      <w:r w:rsidRPr="00903DBA">
        <w:rPr>
          <w:highlight w:val="white"/>
        </w:rPr>
        <w:t>In case of comman</w:t>
      </w:r>
      <w:r w:rsidR="00AF13F6" w:rsidRPr="00903DBA">
        <w:rPr>
          <w:highlight w:val="white"/>
        </w:rPr>
        <w:t>d</w:t>
      </w:r>
      <w:r w:rsidRPr="00903DBA">
        <w:rPr>
          <w:highlight w:val="white"/>
        </w:rPr>
        <w:t xml:space="preserve"> line arguments</w:t>
      </w:r>
      <w:r w:rsidR="00AF13F6" w:rsidRPr="00903DBA">
        <w:rPr>
          <w:highlight w:val="white"/>
        </w:rPr>
        <w:t xml:space="preserve">, </w:t>
      </w:r>
      <w:r w:rsidR="00785D68" w:rsidRPr="00903DBA">
        <w:rPr>
          <w:highlight w:val="white"/>
        </w:rPr>
        <w:t xml:space="preserve">we add </w:t>
      </w:r>
      <w:r w:rsidR="00FA3AE3" w:rsidRPr="00903DBA">
        <w:rPr>
          <w:highlight w:val="white"/>
        </w:rPr>
        <w:t xml:space="preserve">the symbol for the executable file path name to </w:t>
      </w:r>
      <w:r w:rsidR="00FA3AE3" w:rsidRPr="00903DBA">
        <w:rPr>
          <w:rStyle w:val="KeyWord0"/>
          <w:highlight w:val="white"/>
        </w:rPr>
        <w:t>m_globalList</w:t>
      </w:r>
      <w:r w:rsidR="00FA3AE3" w:rsidRPr="00903DBA">
        <w:rPr>
          <w:highlight w:val="white"/>
        </w:rPr>
        <w:t xml:space="preserve"> and </w:t>
      </w:r>
      <w:r w:rsidR="00FA3AE3" w:rsidRPr="00903DBA">
        <w:rPr>
          <w:rStyle w:val="KeyWord0"/>
          <w:highlight w:val="white"/>
        </w:rPr>
        <w:t>m_addressMap</w:t>
      </w:r>
      <w:r w:rsidR="00FA3AE3" w:rsidRPr="00903DBA">
        <w:rPr>
          <w:highlight w:val="white"/>
        </w:rPr>
        <w:t>.</w:t>
      </w:r>
    </w:p>
    <w:p w14:paraId="7C59F094" w14:textId="77777777" w:rsidR="00E1579E" w:rsidRPr="00903DBA" w:rsidRDefault="00E1579E" w:rsidP="00FD0C59">
      <w:pPr>
        <w:pStyle w:val="Code"/>
        <w:rPr>
          <w:highlight w:val="white"/>
        </w:rPr>
      </w:pPr>
      <w:r w:rsidRPr="00903DBA">
        <w:rPr>
          <w:highlight w:val="white"/>
        </w:rPr>
        <w:t xml:space="preserve">      if (pathNameSymbol != null) {</w:t>
      </w:r>
    </w:p>
    <w:p w14:paraId="216F48FD" w14:textId="77777777" w:rsidR="00E1579E" w:rsidRPr="00903DBA" w:rsidRDefault="00E1579E" w:rsidP="00FD0C59">
      <w:pPr>
        <w:pStyle w:val="Code"/>
        <w:rPr>
          <w:highlight w:val="white"/>
        </w:rPr>
      </w:pPr>
      <w:r w:rsidRPr="00903DBA">
        <w:rPr>
          <w:highlight w:val="white"/>
        </w:rPr>
        <w:t xml:space="preserve">        Assert.ErrorXXX(!m_globalList.Contains(pathNameSymbol));</w:t>
      </w:r>
    </w:p>
    <w:p w14:paraId="454FE90D" w14:textId="77777777" w:rsidR="00E1579E" w:rsidRPr="00903DBA" w:rsidRDefault="00E1579E" w:rsidP="00FD0C59">
      <w:pPr>
        <w:pStyle w:val="Code"/>
        <w:rPr>
          <w:highlight w:val="white"/>
        </w:rPr>
      </w:pPr>
      <w:r w:rsidRPr="00903DBA">
        <w:rPr>
          <w:highlight w:val="white"/>
        </w:rPr>
        <w:t xml:space="preserve">        m_globalList.Add(pathNameSymbol);</w:t>
      </w:r>
    </w:p>
    <w:p w14:paraId="25AC7B14" w14:textId="77777777" w:rsidR="00E1579E" w:rsidRPr="00903DBA" w:rsidRDefault="00E1579E" w:rsidP="00FD0C59">
      <w:pPr>
        <w:pStyle w:val="Code"/>
        <w:rPr>
          <w:highlight w:val="white"/>
        </w:rPr>
      </w:pPr>
      <w:r w:rsidRPr="00903DBA">
        <w:rPr>
          <w:highlight w:val="white"/>
        </w:rPr>
        <w:t xml:space="preserve">        m_addressMap.Add(pathNameSymbol.UniqueName, m_totalSize);</w:t>
      </w:r>
    </w:p>
    <w:p w14:paraId="64FA828F" w14:textId="77777777" w:rsidR="00E1579E" w:rsidRPr="00903DBA" w:rsidRDefault="00E1579E" w:rsidP="00FD0C59">
      <w:pPr>
        <w:pStyle w:val="Code"/>
        <w:rPr>
          <w:highlight w:val="white"/>
        </w:rPr>
      </w:pPr>
      <w:r w:rsidRPr="00903DBA">
        <w:rPr>
          <w:highlight w:val="white"/>
        </w:rPr>
        <w:t xml:space="preserve">        m_totalSize += (int) pathNameSymbol.ByteList.Count;</w:t>
      </w:r>
    </w:p>
    <w:p w14:paraId="796F8F0C" w14:textId="77777777" w:rsidR="00E1579E" w:rsidRPr="00903DBA" w:rsidRDefault="00E1579E" w:rsidP="00FD0C59">
      <w:pPr>
        <w:pStyle w:val="Code"/>
        <w:rPr>
          <w:highlight w:val="white"/>
        </w:rPr>
      </w:pPr>
      <w:r w:rsidRPr="00903DBA">
        <w:rPr>
          <w:highlight w:val="white"/>
        </w:rPr>
        <w:t xml:space="preserve">      }</w:t>
      </w:r>
    </w:p>
    <w:p w14:paraId="47CFBD2A" w14:textId="7095E61B" w:rsidR="00E1579E" w:rsidRPr="00903DBA" w:rsidRDefault="00FA3AE3" w:rsidP="00FA3AE3">
      <w:pPr>
        <w:rPr>
          <w:highlight w:val="white"/>
        </w:rPr>
      </w:pPr>
      <w:r w:rsidRPr="00903DBA">
        <w:rPr>
          <w:highlight w:val="white"/>
        </w:rPr>
        <w:t xml:space="preserve">Finally, we add the stack top name, which </w:t>
      </w:r>
      <w:r w:rsidR="00EE72B0" w:rsidRPr="00903DBA">
        <w:rPr>
          <w:highlight w:val="white"/>
        </w:rPr>
        <w:t xml:space="preserve">will be the address of the activation record of the </w:t>
      </w:r>
      <w:r w:rsidR="00EE72B0" w:rsidRPr="00903DBA">
        <w:rPr>
          <w:rStyle w:val="KeyWord0"/>
          <w:highlight w:val="white"/>
        </w:rPr>
        <w:t>main</w:t>
      </w:r>
      <w:r w:rsidR="00EE72B0" w:rsidRPr="00903DBA">
        <w:rPr>
          <w:highlight w:val="white"/>
        </w:rPr>
        <w:t xml:space="preserve"> function.</w:t>
      </w:r>
    </w:p>
    <w:p w14:paraId="0798CD34" w14:textId="6CD50E87" w:rsidR="00E1579E" w:rsidRPr="00903DBA" w:rsidRDefault="00E1579E" w:rsidP="00FD0C59">
      <w:pPr>
        <w:pStyle w:val="Code"/>
        <w:rPr>
          <w:highlight w:val="white"/>
        </w:rPr>
      </w:pPr>
      <w:r w:rsidRPr="00903DBA">
        <w:rPr>
          <w:highlight w:val="white"/>
        </w:rPr>
        <w:t xml:space="preserve">      m_addressMap.Add(AssemblyCodeGenerator.</w:t>
      </w:r>
      <w:r w:rsidR="00601724" w:rsidRPr="00903DBA">
        <w:rPr>
          <w:highlight w:val="white"/>
        </w:rPr>
        <w:t>CallStackStart</w:t>
      </w:r>
      <w:r w:rsidRPr="00903DBA">
        <w:rPr>
          <w:highlight w:val="white"/>
        </w:rPr>
        <w:t>, m_totalSize);</w:t>
      </w:r>
    </w:p>
    <w:p w14:paraId="0C04E84F" w14:textId="2B1D11E1" w:rsidR="00E1579E" w:rsidRPr="00903DBA" w:rsidRDefault="00726384" w:rsidP="00DC41EF">
      <w:pPr>
        <w:rPr>
          <w:highlight w:val="white"/>
        </w:rPr>
      </w:pPr>
      <w:r w:rsidRPr="00903DBA">
        <w:rPr>
          <w:highlight w:val="white"/>
        </w:rPr>
        <w:t xml:space="preserve">We iterate through the </w:t>
      </w:r>
      <w:r w:rsidR="00DC41EF" w:rsidRPr="00903DBA">
        <w:rPr>
          <w:highlight w:val="white"/>
        </w:rPr>
        <w:t xml:space="preserve">global list and, for each of its symbols, we call </w:t>
      </w:r>
      <w:r w:rsidR="00DC41EF" w:rsidRPr="00903DBA">
        <w:rPr>
          <w:rStyle w:val="KeyWord0"/>
          <w:highlight w:val="white"/>
        </w:rPr>
        <w:t>GenerateAccess</w:t>
      </w:r>
      <w:r w:rsidR="00DC41EF" w:rsidRPr="00903DBA">
        <w:rPr>
          <w:highlight w:val="white"/>
        </w:rPr>
        <w:t xml:space="preserve">, </w:t>
      </w:r>
      <w:r w:rsidR="00DC41EF" w:rsidRPr="00903DBA">
        <w:rPr>
          <w:rStyle w:val="KeyWord0"/>
          <w:highlight w:val="white"/>
        </w:rPr>
        <w:t>GenerateCall</w:t>
      </w:r>
      <w:r w:rsidR="00DC41EF" w:rsidRPr="00903DBA">
        <w:rPr>
          <w:highlight w:val="white"/>
        </w:rPr>
        <w:t xml:space="preserve">, </w:t>
      </w:r>
      <w:r w:rsidR="00DC41EF" w:rsidRPr="00903DBA">
        <w:rPr>
          <w:rStyle w:val="KeyWord0"/>
          <w:highlight w:val="white"/>
        </w:rPr>
        <w:t>GenerateReturn</w:t>
      </w:r>
      <w:r w:rsidR="00DC41EF" w:rsidRPr="00903DBA">
        <w:rPr>
          <w:highlight w:val="white"/>
        </w:rPr>
        <w:t xml:space="preserve">, which </w:t>
      </w:r>
      <w:r w:rsidR="006742F0" w:rsidRPr="00903DBA">
        <w:rPr>
          <w:highlight w:val="white"/>
        </w:rPr>
        <w:t>replace the names of accessed static symbols and called functions as well as return addresses with proper addresses.</w:t>
      </w:r>
    </w:p>
    <w:p w14:paraId="3350DCD1" w14:textId="77777777" w:rsidR="00E1579E" w:rsidRPr="00903DBA" w:rsidRDefault="00E1579E" w:rsidP="00FD0C59">
      <w:pPr>
        <w:pStyle w:val="Code"/>
        <w:rPr>
          <w:highlight w:val="white"/>
        </w:rPr>
      </w:pPr>
      <w:r w:rsidRPr="00903DBA">
        <w:rPr>
          <w:highlight w:val="white"/>
        </w:rPr>
        <w:t xml:space="preserve">      foreach (StaticSymbolWindows staticSymbol in m_globalList) {</w:t>
      </w:r>
    </w:p>
    <w:p w14:paraId="403407A8" w14:textId="77777777" w:rsidR="00E1579E" w:rsidRPr="00903DBA" w:rsidRDefault="00E1579E" w:rsidP="00FD0C59">
      <w:pPr>
        <w:pStyle w:val="Code"/>
        <w:rPr>
          <w:highlight w:val="white"/>
        </w:rPr>
      </w:pPr>
      <w:r w:rsidRPr="00903DBA">
        <w:rPr>
          <w:highlight w:val="white"/>
        </w:rPr>
        <w:t xml:space="preserve">        List&lt;byte&gt; byteList = staticSymbol.ByteList;</w:t>
      </w:r>
    </w:p>
    <w:p w14:paraId="271687AF" w14:textId="77777777" w:rsidR="00E1579E" w:rsidRPr="00903DBA" w:rsidRDefault="00E1579E" w:rsidP="00FD0C59">
      <w:pPr>
        <w:pStyle w:val="Code"/>
        <w:rPr>
          <w:highlight w:val="white"/>
        </w:rPr>
      </w:pPr>
      <w:r w:rsidRPr="00903DBA">
        <w:rPr>
          <w:highlight w:val="white"/>
        </w:rPr>
        <w:t xml:space="preserve">        int startAddress = m_addressMap[staticSymbol.UniqueName];</w:t>
      </w:r>
    </w:p>
    <w:p w14:paraId="265FFB46" w14:textId="77777777" w:rsidR="00E1579E" w:rsidRPr="00903DBA" w:rsidRDefault="00E1579E" w:rsidP="00FD0C59">
      <w:pPr>
        <w:pStyle w:val="Code"/>
        <w:rPr>
          <w:highlight w:val="white"/>
        </w:rPr>
      </w:pPr>
      <w:r w:rsidRPr="00903DBA">
        <w:rPr>
          <w:highlight w:val="white"/>
        </w:rPr>
        <w:t xml:space="preserve">        GenerateAccess(staticSymbol.AccessMap, byteList);</w:t>
      </w:r>
    </w:p>
    <w:p w14:paraId="4B3776D5" w14:textId="77777777" w:rsidR="00E1579E" w:rsidRPr="00903DBA" w:rsidRDefault="00E1579E" w:rsidP="00FD0C59">
      <w:pPr>
        <w:pStyle w:val="Code"/>
        <w:rPr>
          <w:highlight w:val="white"/>
        </w:rPr>
      </w:pPr>
      <w:r w:rsidRPr="00903DBA">
        <w:rPr>
          <w:highlight w:val="white"/>
        </w:rPr>
        <w:t xml:space="preserve">        GenerateCall(startAddress, staticSymbol.CallMap, byteList);</w:t>
      </w:r>
    </w:p>
    <w:p w14:paraId="29D6B162" w14:textId="77777777" w:rsidR="00E1579E" w:rsidRPr="00903DBA" w:rsidRDefault="00E1579E" w:rsidP="00FD0C59">
      <w:pPr>
        <w:pStyle w:val="Code"/>
        <w:rPr>
          <w:highlight w:val="white"/>
        </w:rPr>
      </w:pPr>
      <w:r w:rsidRPr="00903DBA">
        <w:rPr>
          <w:highlight w:val="white"/>
        </w:rPr>
        <w:t xml:space="preserve">        GenerateReturn(startAddress, staticSymbol.ReturnSet, byteList);</w:t>
      </w:r>
    </w:p>
    <w:p w14:paraId="2C5FB493" w14:textId="77777777" w:rsidR="00E1579E" w:rsidRPr="00903DBA" w:rsidRDefault="00E1579E" w:rsidP="00FD0C59">
      <w:pPr>
        <w:pStyle w:val="Code"/>
        <w:rPr>
          <w:highlight w:val="white"/>
        </w:rPr>
      </w:pPr>
      <w:r w:rsidRPr="00903DBA">
        <w:rPr>
          <w:highlight w:val="white"/>
        </w:rPr>
        <w:t xml:space="preserve">      }</w:t>
      </w:r>
    </w:p>
    <w:p w14:paraId="6E9F392D" w14:textId="3C9DE866" w:rsidR="00E1579E" w:rsidRPr="00903DBA" w:rsidRDefault="006742F0" w:rsidP="006742F0">
      <w:pPr>
        <w:rPr>
          <w:highlight w:val="white"/>
        </w:rPr>
      </w:pPr>
      <w:r w:rsidRPr="00903DBA">
        <w:rPr>
          <w:highlight w:val="white"/>
        </w:rPr>
        <w:t xml:space="preserve">Finally, we </w:t>
      </w:r>
      <w:r w:rsidR="00103389" w:rsidRPr="00903DBA">
        <w:rPr>
          <w:highlight w:val="white"/>
        </w:rPr>
        <w:t>write the byte list of each symbol in the global list to the target file.</w:t>
      </w:r>
    </w:p>
    <w:p w14:paraId="6D616204" w14:textId="77777777" w:rsidR="00E1579E" w:rsidRPr="00903DBA" w:rsidRDefault="00E1579E" w:rsidP="00FD0C59">
      <w:pPr>
        <w:pStyle w:val="Code"/>
        <w:rPr>
          <w:highlight w:val="white"/>
        </w:rPr>
      </w:pPr>
      <w:r w:rsidRPr="00903DBA">
        <w:rPr>
          <w:highlight w:val="white"/>
        </w:rPr>
        <w:t xml:space="preserve">      { Console.Out.WriteLine("Generating \"" + targetFile.FullName + "\".");</w:t>
      </w:r>
    </w:p>
    <w:p w14:paraId="4BFA183B" w14:textId="77777777" w:rsidR="00E1579E" w:rsidRPr="00903DBA" w:rsidRDefault="00E1579E" w:rsidP="00FD0C59">
      <w:pPr>
        <w:pStyle w:val="Code"/>
        <w:rPr>
          <w:highlight w:val="white"/>
        </w:rPr>
      </w:pPr>
      <w:r w:rsidRPr="00903DBA">
        <w:rPr>
          <w:highlight w:val="white"/>
        </w:rPr>
        <w:t xml:space="preserve">        targetFile.Delete();</w:t>
      </w:r>
    </w:p>
    <w:p w14:paraId="336A80AC" w14:textId="77777777" w:rsidR="00034B05" w:rsidRPr="00903DBA" w:rsidRDefault="00E1579E" w:rsidP="00FD0C59">
      <w:pPr>
        <w:pStyle w:val="Code"/>
        <w:rPr>
          <w:highlight w:val="white"/>
        </w:rPr>
      </w:pPr>
      <w:r w:rsidRPr="00903DBA">
        <w:rPr>
          <w:highlight w:val="white"/>
        </w:rPr>
        <w:t xml:space="preserve">        BinaryWriter targetStream =</w:t>
      </w:r>
    </w:p>
    <w:p w14:paraId="5480751C" w14:textId="594CFB53" w:rsidR="00E1579E" w:rsidRPr="00903DBA" w:rsidRDefault="00034B05" w:rsidP="00FD0C59">
      <w:pPr>
        <w:pStyle w:val="Code"/>
        <w:rPr>
          <w:highlight w:val="white"/>
        </w:rPr>
      </w:pPr>
      <w:r w:rsidRPr="00903DBA">
        <w:rPr>
          <w:highlight w:val="white"/>
        </w:rPr>
        <w:t xml:space="preserve">         </w:t>
      </w:r>
      <w:r w:rsidR="00E1579E" w:rsidRPr="00903DBA">
        <w:rPr>
          <w:highlight w:val="white"/>
        </w:rPr>
        <w:t xml:space="preserve"> new BinaryWriter(File.OpenWrite(targetFile.FullName));</w:t>
      </w:r>
    </w:p>
    <w:p w14:paraId="5F199FAB" w14:textId="77777777" w:rsidR="00E1579E" w:rsidRPr="00903DBA" w:rsidRDefault="00E1579E" w:rsidP="00FD0C59">
      <w:pPr>
        <w:pStyle w:val="Code"/>
        <w:rPr>
          <w:highlight w:val="white"/>
        </w:rPr>
      </w:pPr>
    </w:p>
    <w:p w14:paraId="750F3D8E" w14:textId="77777777" w:rsidR="00E1579E" w:rsidRPr="00903DBA" w:rsidRDefault="00E1579E" w:rsidP="00E1579E">
      <w:pPr>
        <w:pStyle w:val="Code"/>
        <w:rPr>
          <w:highlight w:val="white"/>
        </w:rPr>
      </w:pPr>
      <w:r w:rsidRPr="00903DBA">
        <w:rPr>
          <w:highlight w:val="white"/>
        </w:rPr>
        <w:t xml:space="preserve">        foreach (StaticSymbolWindows staticSymbol in m_globalList) {</w:t>
      </w:r>
    </w:p>
    <w:p w14:paraId="64B97A01" w14:textId="77777777" w:rsidR="00E1579E" w:rsidRPr="00903DBA" w:rsidRDefault="00E1579E" w:rsidP="00E1579E">
      <w:pPr>
        <w:pStyle w:val="Code"/>
        <w:rPr>
          <w:highlight w:val="white"/>
        </w:rPr>
      </w:pPr>
      <w:r w:rsidRPr="00903DBA">
        <w:rPr>
          <w:highlight w:val="white"/>
        </w:rPr>
        <w:t xml:space="preserve">          foreach (sbyte b in staticSymbol.ByteList) {</w:t>
      </w:r>
    </w:p>
    <w:p w14:paraId="3A8A574C" w14:textId="77777777" w:rsidR="00E1579E" w:rsidRPr="00903DBA" w:rsidRDefault="00E1579E" w:rsidP="00E1579E">
      <w:pPr>
        <w:pStyle w:val="Code"/>
        <w:rPr>
          <w:highlight w:val="white"/>
        </w:rPr>
      </w:pPr>
      <w:r w:rsidRPr="00903DBA">
        <w:rPr>
          <w:highlight w:val="white"/>
        </w:rPr>
        <w:t xml:space="preserve">            targetStream.Write(b);</w:t>
      </w:r>
    </w:p>
    <w:p w14:paraId="6843DDC4" w14:textId="77777777" w:rsidR="00E1579E" w:rsidRPr="00903DBA" w:rsidRDefault="00E1579E" w:rsidP="00E1579E">
      <w:pPr>
        <w:pStyle w:val="Code"/>
        <w:rPr>
          <w:highlight w:val="white"/>
        </w:rPr>
      </w:pPr>
      <w:r w:rsidRPr="00903DBA">
        <w:rPr>
          <w:highlight w:val="white"/>
        </w:rPr>
        <w:t xml:space="preserve">          }</w:t>
      </w:r>
    </w:p>
    <w:p w14:paraId="0E9F9C45" w14:textId="77777777" w:rsidR="00E1579E" w:rsidRPr="00903DBA" w:rsidRDefault="00E1579E" w:rsidP="00E1579E">
      <w:pPr>
        <w:pStyle w:val="Code"/>
        <w:rPr>
          <w:highlight w:val="white"/>
        </w:rPr>
      </w:pPr>
      <w:r w:rsidRPr="00903DBA">
        <w:rPr>
          <w:highlight w:val="white"/>
        </w:rPr>
        <w:t xml:space="preserve">        }</w:t>
      </w:r>
    </w:p>
    <w:p w14:paraId="1C3AC468" w14:textId="77777777" w:rsidR="00E1579E" w:rsidRPr="00903DBA" w:rsidRDefault="00E1579E" w:rsidP="00E1579E">
      <w:pPr>
        <w:pStyle w:val="Code"/>
        <w:rPr>
          <w:highlight w:val="white"/>
        </w:rPr>
      </w:pPr>
    </w:p>
    <w:p w14:paraId="158D8C3F" w14:textId="77777777" w:rsidR="00E1579E" w:rsidRPr="00903DBA" w:rsidRDefault="00E1579E" w:rsidP="00E1579E">
      <w:pPr>
        <w:pStyle w:val="Code"/>
        <w:rPr>
          <w:highlight w:val="white"/>
        </w:rPr>
      </w:pPr>
      <w:r w:rsidRPr="00903DBA">
        <w:rPr>
          <w:highlight w:val="white"/>
        </w:rPr>
        <w:lastRenderedPageBreak/>
        <w:t xml:space="preserve">        targetStream.Close();</w:t>
      </w:r>
    </w:p>
    <w:p w14:paraId="724A04C8" w14:textId="77777777" w:rsidR="00E1579E" w:rsidRPr="00903DBA" w:rsidRDefault="00E1579E" w:rsidP="00E1579E">
      <w:pPr>
        <w:pStyle w:val="Code"/>
        <w:rPr>
          <w:highlight w:val="white"/>
        </w:rPr>
      </w:pPr>
      <w:r w:rsidRPr="00903DBA">
        <w:rPr>
          <w:highlight w:val="white"/>
        </w:rPr>
        <w:t xml:space="preserve">      }</w:t>
      </w:r>
    </w:p>
    <w:p w14:paraId="1CA659D4" w14:textId="77777777" w:rsidR="00E1579E" w:rsidRPr="00903DBA" w:rsidRDefault="00E1579E" w:rsidP="00E1579E">
      <w:pPr>
        <w:pStyle w:val="Code"/>
        <w:rPr>
          <w:highlight w:val="white"/>
        </w:rPr>
      </w:pPr>
      <w:r w:rsidRPr="00903DBA">
        <w:rPr>
          <w:highlight w:val="white"/>
        </w:rPr>
        <w:t xml:space="preserve">    }</w:t>
      </w:r>
    </w:p>
    <w:p w14:paraId="34D0E685" w14:textId="6BD88B87" w:rsidR="00E1579E" w:rsidRPr="00903DBA" w:rsidRDefault="00A14DBA" w:rsidP="00A14DBA">
      <w:pPr>
        <w:rPr>
          <w:highlight w:val="white"/>
        </w:rPr>
      </w:pPr>
      <w:r w:rsidRPr="00903DBA">
        <w:rPr>
          <w:highlight w:val="white"/>
        </w:rPr>
        <w:t xml:space="preserve">The </w:t>
      </w:r>
      <w:r w:rsidRPr="00903DBA">
        <w:rPr>
          <w:rStyle w:val="KeyWord0"/>
          <w:highlight w:val="white"/>
        </w:rPr>
        <w:t>GenerateTrace</w:t>
      </w:r>
      <w:r w:rsidRPr="00903DBA">
        <w:rPr>
          <w:highlight w:val="white"/>
        </w:rPr>
        <w:t xml:space="preserve"> method</w:t>
      </w:r>
      <w:r w:rsidR="008E063F" w:rsidRPr="00903DBA">
        <w:rPr>
          <w:highlight w:val="white"/>
        </w:rPr>
        <w:t xml:space="preserve"> adds the symbol to the </w:t>
      </w:r>
      <w:r w:rsidR="008E063F" w:rsidRPr="00903DBA">
        <w:rPr>
          <w:rStyle w:val="KeyWord0"/>
          <w:highlight w:val="white"/>
        </w:rPr>
        <w:t>m_globalList</w:t>
      </w:r>
      <w:r w:rsidRPr="00903DBA">
        <w:rPr>
          <w:highlight w:val="white"/>
        </w:rPr>
        <w:t xml:space="preserve"> </w:t>
      </w:r>
      <w:r w:rsidR="0072024D" w:rsidRPr="00903DBA">
        <w:rPr>
          <w:highlight w:val="white"/>
        </w:rPr>
        <w:t xml:space="preserve">iterates through the </w:t>
      </w:r>
      <w:r w:rsidR="008E063F" w:rsidRPr="00903DBA">
        <w:rPr>
          <w:highlight w:val="white"/>
        </w:rPr>
        <w:t xml:space="preserve">names of </w:t>
      </w:r>
      <w:r w:rsidR="0072024D" w:rsidRPr="00903DBA">
        <w:rPr>
          <w:highlight w:val="white"/>
        </w:rPr>
        <w:t>access name set and function call name set</w:t>
      </w:r>
      <w:r w:rsidR="008433E2" w:rsidRPr="00903DBA">
        <w:rPr>
          <w:highlight w:val="white"/>
        </w:rPr>
        <w:t xml:space="preserve"> and calls </w:t>
      </w:r>
      <w:r w:rsidR="008433E2" w:rsidRPr="00903DBA">
        <w:rPr>
          <w:rStyle w:val="KeyWord0"/>
          <w:highlight w:val="white"/>
        </w:rPr>
        <w:t>GenerateTrace</w:t>
      </w:r>
      <w:r w:rsidR="008433E2" w:rsidRPr="00903DBA">
        <w:rPr>
          <w:highlight w:val="white"/>
        </w:rPr>
        <w:t xml:space="preserve"> recursively for each symbol</w:t>
      </w:r>
      <w:r w:rsidR="00D40F0E" w:rsidRPr="00903DBA">
        <w:rPr>
          <w:highlight w:val="white"/>
        </w:rPr>
        <w:t xml:space="preserve"> not yet present in the </w:t>
      </w:r>
      <w:r w:rsidR="00D40F0E" w:rsidRPr="00903DBA">
        <w:rPr>
          <w:rStyle w:val="KeyWord0"/>
          <w:highlight w:val="white"/>
        </w:rPr>
        <w:t>m_globalList</w:t>
      </w:r>
      <w:r w:rsidR="00D40F0E" w:rsidRPr="00903DBA">
        <w:rPr>
          <w:highlight w:val="white"/>
        </w:rPr>
        <w:t>.</w:t>
      </w:r>
    </w:p>
    <w:p w14:paraId="4D284140" w14:textId="77777777" w:rsidR="00E1579E" w:rsidRPr="00903DBA" w:rsidRDefault="00E1579E" w:rsidP="00E1579E">
      <w:pPr>
        <w:pStyle w:val="Code"/>
        <w:rPr>
          <w:highlight w:val="white"/>
        </w:rPr>
      </w:pPr>
      <w:r w:rsidRPr="00903DBA">
        <w:rPr>
          <w:highlight w:val="white"/>
        </w:rPr>
        <w:t xml:space="preserve">    private void GenerateTrace(StaticSymbolWindows staticSymbol) {</w:t>
      </w:r>
    </w:p>
    <w:p w14:paraId="1C5C124A" w14:textId="77777777" w:rsidR="00E1579E" w:rsidRPr="00903DBA" w:rsidRDefault="00E1579E" w:rsidP="00E1579E">
      <w:pPr>
        <w:pStyle w:val="Code"/>
        <w:rPr>
          <w:highlight w:val="white"/>
        </w:rPr>
      </w:pPr>
      <w:r w:rsidRPr="00903DBA">
        <w:rPr>
          <w:highlight w:val="white"/>
        </w:rPr>
        <w:t xml:space="preserve">      if (!m_globalList.Contains(staticSymbol)) {</w:t>
      </w:r>
    </w:p>
    <w:p w14:paraId="133652CA" w14:textId="77777777" w:rsidR="00E1579E" w:rsidRPr="00903DBA" w:rsidRDefault="00E1579E" w:rsidP="00E1579E">
      <w:pPr>
        <w:pStyle w:val="Code"/>
        <w:rPr>
          <w:highlight w:val="white"/>
        </w:rPr>
      </w:pPr>
      <w:r w:rsidRPr="00903DBA">
        <w:rPr>
          <w:highlight w:val="white"/>
        </w:rPr>
        <w:t xml:space="preserve">        m_globalList.Add(staticSymbol);</w:t>
      </w:r>
    </w:p>
    <w:p w14:paraId="2612C1D0" w14:textId="77777777" w:rsidR="00E1579E" w:rsidRPr="00903DBA" w:rsidRDefault="00E1579E" w:rsidP="00E1579E">
      <w:pPr>
        <w:pStyle w:val="Code"/>
        <w:rPr>
          <w:highlight w:val="white"/>
        </w:rPr>
      </w:pPr>
      <w:r w:rsidRPr="00903DBA">
        <w:rPr>
          <w:highlight w:val="white"/>
        </w:rPr>
        <w:t xml:space="preserve">        m_addressMap.Add(staticSymbol.UniqueName, m_totalSize);</w:t>
      </w:r>
    </w:p>
    <w:p w14:paraId="38A20568" w14:textId="77777777" w:rsidR="00E1579E" w:rsidRPr="00903DBA" w:rsidRDefault="00E1579E" w:rsidP="00E1579E">
      <w:pPr>
        <w:pStyle w:val="Code"/>
        <w:rPr>
          <w:highlight w:val="white"/>
        </w:rPr>
      </w:pPr>
      <w:r w:rsidRPr="00903DBA">
        <w:rPr>
          <w:highlight w:val="white"/>
        </w:rPr>
        <w:t xml:space="preserve">        m_totalSize += (int) staticSymbol.ByteList.Count;</w:t>
      </w:r>
    </w:p>
    <w:p w14:paraId="3AB62D24" w14:textId="77777777" w:rsidR="00E1579E" w:rsidRPr="00903DBA" w:rsidRDefault="00E1579E" w:rsidP="00E1579E">
      <w:pPr>
        <w:pStyle w:val="Code"/>
        <w:rPr>
          <w:highlight w:val="white"/>
        </w:rPr>
      </w:pPr>
      <w:r w:rsidRPr="00903DBA">
        <w:rPr>
          <w:highlight w:val="white"/>
        </w:rPr>
        <w:t xml:space="preserve">      </w:t>
      </w:r>
    </w:p>
    <w:p w14:paraId="6E1AA15F" w14:textId="77777777" w:rsidR="00034B05" w:rsidRPr="00903DBA" w:rsidRDefault="00E1579E" w:rsidP="00E1579E">
      <w:pPr>
        <w:pStyle w:val="Code"/>
        <w:rPr>
          <w:highlight w:val="white"/>
        </w:rPr>
      </w:pPr>
      <w:r w:rsidRPr="00903DBA">
        <w:rPr>
          <w:highlight w:val="white"/>
        </w:rPr>
        <w:t xml:space="preserve">        ISet&lt;string&gt; accessNameSet =</w:t>
      </w:r>
    </w:p>
    <w:p w14:paraId="79EE870E" w14:textId="344BC11C" w:rsidR="00E1579E" w:rsidRPr="00903DBA" w:rsidRDefault="00034B05" w:rsidP="00E1579E">
      <w:pPr>
        <w:pStyle w:val="Code"/>
        <w:rPr>
          <w:highlight w:val="white"/>
        </w:rPr>
      </w:pPr>
      <w:r w:rsidRPr="00903DBA">
        <w:rPr>
          <w:highlight w:val="white"/>
        </w:rPr>
        <w:t xml:space="preserve">         </w:t>
      </w:r>
      <w:r w:rsidR="00E1579E" w:rsidRPr="00903DBA">
        <w:rPr>
          <w:highlight w:val="white"/>
        </w:rPr>
        <w:t xml:space="preserve"> new HashSet&lt;string&gt;(staticSymbol.AccessMap.Values);</w:t>
      </w:r>
    </w:p>
    <w:p w14:paraId="4EC02124" w14:textId="77777777" w:rsidR="00E1579E" w:rsidRPr="00903DBA" w:rsidRDefault="00E1579E" w:rsidP="00E1579E">
      <w:pPr>
        <w:pStyle w:val="Code"/>
        <w:rPr>
          <w:highlight w:val="white"/>
        </w:rPr>
      </w:pPr>
      <w:r w:rsidRPr="00903DBA">
        <w:rPr>
          <w:highlight w:val="white"/>
        </w:rPr>
        <w:t xml:space="preserve">        foreach (string accessName in accessNameSet) {</w:t>
      </w:r>
    </w:p>
    <w:p w14:paraId="3BC44210" w14:textId="77777777" w:rsidR="00E1579E" w:rsidRPr="00903DBA" w:rsidRDefault="00E1579E" w:rsidP="00E1579E">
      <w:pPr>
        <w:pStyle w:val="Code"/>
        <w:rPr>
          <w:highlight w:val="white"/>
        </w:rPr>
      </w:pPr>
      <w:r w:rsidRPr="00903DBA">
        <w:rPr>
          <w:highlight w:val="white"/>
        </w:rPr>
        <w:t xml:space="preserve">          StaticSymbolWindows accessSymbol;</w:t>
      </w:r>
    </w:p>
    <w:p w14:paraId="73272D6F" w14:textId="77777777" w:rsidR="00E1579E" w:rsidRPr="00903DBA" w:rsidRDefault="00E1579E" w:rsidP="00E1579E">
      <w:pPr>
        <w:pStyle w:val="Code"/>
        <w:rPr>
          <w:highlight w:val="white"/>
        </w:rPr>
      </w:pPr>
      <w:r w:rsidRPr="00903DBA">
        <w:rPr>
          <w:highlight w:val="white"/>
        </w:rPr>
        <w:t xml:space="preserve">          Assert.Error(m_globalMap.TryGetValue(accessName, out accessSymbol),</w:t>
      </w:r>
    </w:p>
    <w:p w14:paraId="4107026C" w14:textId="77777777" w:rsidR="00E1579E" w:rsidRPr="00903DBA" w:rsidRDefault="00E1579E" w:rsidP="00E1579E">
      <w:pPr>
        <w:pStyle w:val="Code"/>
        <w:rPr>
          <w:highlight w:val="white"/>
        </w:rPr>
      </w:pPr>
      <w:r w:rsidRPr="00903DBA">
        <w:rPr>
          <w:highlight w:val="white"/>
        </w:rPr>
        <w:t xml:space="preserve">                       accessName, Message.Object_missing_in_linking);</w:t>
      </w:r>
    </w:p>
    <w:p w14:paraId="44F4AFE4" w14:textId="77777777" w:rsidR="00E1579E" w:rsidRPr="00903DBA" w:rsidRDefault="00E1579E" w:rsidP="00E1579E">
      <w:pPr>
        <w:pStyle w:val="Code"/>
        <w:rPr>
          <w:highlight w:val="white"/>
        </w:rPr>
      </w:pPr>
      <w:r w:rsidRPr="00903DBA">
        <w:rPr>
          <w:highlight w:val="white"/>
        </w:rPr>
        <w:t xml:space="preserve">          Assert.ErrorXXX(accessSymbol != null);</w:t>
      </w:r>
    </w:p>
    <w:p w14:paraId="7A0CA2AE" w14:textId="77777777" w:rsidR="00E1579E" w:rsidRPr="00903DBA" w:rsidRDefault="00E1579E" w:rsidP="00E1579E">
      <w:pPr>
        <w:pStyle w:val="Code"/>
        <w:rPr>
          <w:highlight w:val="white"/>
        </w:rPr>
      </w:pPr>
      <w:r w:rsidRPr="00903DBA">
        <w:rPr>
          <w:highlight w:val="white"/>
        </w:rPr>
        <w:t xml:space="preserve">          GenerateTrace(accessSymbol);</w:t>
      </w:r>
    </w:p>
    <w:p w14:paraId="51C9D9C8" w14:textId="77777777" w:rsidR="00E1579E" w:rsidRPr="00903DBA" w:rsidRDefault="00E1579E" w:rsidP="00E1579E">
      <w:pPr>
        <w:pStyle w:val="Code"/>
        <w:rPr>
          <w:highlight w:val="white"/>
        </w:rPr>
      </w:pPr>
      <w:r w:rsidRPr="00903DBA">
        <w:rPr>
          <w:highlight w:val="white"/>
        </w:rPr>
        <w:t xml:space="preserve">        }</w:t>
      </w:r>
    </w:p>
    <w:p w14:paraId="47B4AF23" w14:textId="77777777" w:rsidR="00E1579E" w:rsidRPr="00903DBA" w:rsidRDefault="00E1579E" w:rsidP="00E1579E">
      <w:pPr>
        <w:pStyle w:val="Code"/>
        <w:rPr>
          <w:highlight w:val="white"/>
        </w:rPr>
      </w:pPr>
    </w:p>
    <w:p w14:paraId="71188B20" w14:textId="77777777" w:rsidR="00034B05" w:rsidRPr="00903DBA" w:rsidRDefault="00E1579E" w:rsidP="00E1579E">
      <w:pPr>
        <w:pStyle w:val="Code"/>
        <w:rPr>
          <w:highlight w:val="white"/>
        </w:rPr>
      </w:pPr>
      <w:r w:rsidRPr="00903DBA">
        <w:rPr>
          <w:highlight w:val="white"/>
        </w:rPr>
        <w:t xml:space="preserve">        ISet&lt;string&gt; callNameSet =</w:t>
      </w:r>
    </w:p>
    <w:p w14:paraId="79AFB79D" w14:textId="479C594C" w:rsidR="00E1579E" w:rsidRPr="00903DBA" w:rsidRDefault="00034B05" w:rsidP="00E1579E">
      <w:pPr>
        <w:pStyle w:val="Code"/>
        <w:rPr>
          <w:highlight w:val="white"/>
        </w:rPr>
      </w:pPr>
      <w:r w:rsidRPr="00903DBA">
        <w:rPr>
          <w:highlight w:val="white"/>
        </w:rPr>
        <w:t xml:space="preserve">         </w:t>
      </w:r>
      <w:r w:rsidR="00E1579E" w:rsidRPr="00903DBA">
        <w:rPr>
          <w:highlight w:val="white"/>
        </w:rPr>
        <w:t xml:space="preserve"> new HashSet&lt;string&gt;(staticSymbol.CallMap.Values);</w:t>
      </w:r>
    </w:p>
    <w:p w14:paraId="6524036F" w14:textId="77777777" w:rsidR="00E1579E" w:rsidRPr="00903DBA" w:rsidRDefault="00E1579E" w:rsidP="00E1579E">
      <w:pPr>
        <w:pStyle w:val="Code"/>
        <w:rPr>
          <w:highlight w:val="white"/>
        </w:rPr>
      </w:pPr>
      <w:r w:rsidRPr="00903DBA">
        <w:rPr>
          <w:highlight w:val="white"/>
        </w:rPr>
        <w:t xml:space="preserve">        foreach (string callName in callNameSet) {</w:t>
      </w:r>
    </w:p>
    <w:p w14:paraId="31A4ADD7" w14:textId="77777777" w:rsidR="00E1579E" w:rsidRPr="00903DBA" w:rsidRDefault="00E1579E" w:rsidP="00E1579E">
      <w:pPr>
        <w:pStyle w:val="Code"/>
        <w:rPr>
          <w:highlight w:val="white"/>
        </w:rPr>
      </w:pPr>
      <w:r w:rsidRPr="00903DBA">
        <w:rPr>
          <w:highlight w:val="white"/>
        </w:rPr>
        <w:t xml:space="preserve">          StaticSymbolWindows funcSymbol;</w:t>
      </w:r>
    </w:p>
    <w:p w14:paraId="19770E2B" w14:textId="77777777" w:rsidR="00034B05" w:rsidRPr="00903DBA" w:rsidRDefault="00E1579E" w:rsidP="00E1579E">
      <w:pPr>
        <w:pStyle w:val="Code"/>
        <w:rPr>
          <w:highlight w:val="white"/>
        </w:rPr>
      </w:pPr>
      <w:r w:rsidRPr="00903DBA">
        <w:rPr>
          <w:highlight w:val="white"/>
        </w:rPr>
        <w:t xml:space="preserve">          Assert.Error(m_globalMap.TryGetValue(callName, out funcSymbol),</w:t>
      </w:r>
    </w:p>
    <w:p w14:paraId="15ADD5E4" w14:textId="0D61CCF2" w:rsidR="00E1579E" w:rsidRPr="00903DBA" w:rsidRDefault="00034B05" w:rsidP="00E1579E">
      <w:pPr>
        <w:pStyle w:val="Code"/>
        <w:rPr>
          <w:highlight w:val="white"/>
        </w:rPr>
      </w:pPr>
      <w:r w:rsidRPr="00903DBA">
        <w:rPr>
          <w:highlight w:val="white"/>
        </w:rPr>
        <w:t xml:space="preserve">                      </w:t>
      </w:r>
      <w:r w:rsidR="00E1579E" w:rsidRPr="00903DBA">
        <w:rPr>
          <w:highlight w:val="white"/>
        </w:rPr>
        <w:t xml:space="preserve"> callName, Message.Function_missing_in_linking);</w:t>
      </w:r>
    </w:p>
    <w:p w14:paraId="48F35BED" w14:textId="77777777" w:rsidR="00E1579E" w:rsidRPr="00903DBA" w:rsidRDefault="00E1579E" w:rsidP="00E1579E">
      <w:pPr>
        <w:pStyle w:val="Code"/>
        <w:rPr>
          <w:highlight w:val="white"/>
        </w:rPr>
      </w:pPr>
      <w:r w:rsidRPr="00903DBA">
        <w:rPr>
          <w:highlight w:val="white"/>
        </w:rPr>
        <w:t xml:space="preserve">          Assert.Error(funcSymbol != null, SimpleName(callName), </w:t>
      </w:r>
    </w:p>
    <w:p w14:paraId="3B1A739B" w14:textId="77777777" w:rsidR="00E1579E" w:rsidRPr="00903DBA" w:rsidRDefault="00E1579E" w:rsidP="00E1579E">
      <w:pPr>
        <w:pStyle w:val="Code"/>
        <w:rPr>
          <w:highlight w:val="white"/>
        </w:rPr>
      </w:pPr>
      <w:r w:rsidRPr="00903DBA">
        <w:rPr>
          <w:highlight w:val="white"/>
        </w:rPr>
        <w:t xml:space="preserve">                         Message.Missing_external_function);</w:t>
      </w:r>
    </w:p>
    <w:p w14:paraId="00D1D95B" w14:textId="77777777" w:rsidR="00E1579E" w:rsidRPr="00903DBA" w:rsidRDefault="00E1579E" w:rsidP="00E1579E">
      <w:pPr>
        <w:pStyle w:val="Code"/>
        <w:rPr>
          <w:highlight w:val="white"/>
        </w:rPr>
      </w:pPr>
      <w:r w:rsidRPr="00903DBA">
        <w:rPr>
          <w:highlight w:val="white"/>
        </w:rPr>
        <w:t xml:space="preserve">          GenerateTrace(funcSymbol);</w:t>
      </w:r>
    </w:p>
    <w:p w14:paraId="0D8C1595" w14:textId="77777777" w:rsidR="00E1579E" w:rsidRPr="00903DBA" w:rsidRDefault="00E1579E" w:rsidP="00E1579E">
      <w:pPr>
        <w:pStyle w:val="Code"/>
        <w:rPr>
          <w:highlight w:val="white"/>
        </w:rPr>
      </w:pPr>
      <w:r w:rsidRPr="00903DBA">
        <w:rPr>
          <w:highlight w:val="white"/>
        </w:rPr>
        <w:t xml:space="preserve">        }      </w:t>
      </w:r>
    </w:p>
    <w:p w14:paraId="5224BE56" w14:textId="77777777" w:rsidR="00E1579E" w:rsidRPr="00903DBA" w:rsidRDefault="00E1579E" w:rsidP="00E1579E">
      <w:pPr>
        <w:pStyle w:val="Code"/>
        <w:rPr>
          <w:highlight w:val="white"/>
        </w:rPr>
      </w:pPr>
      <w:r w:rsidRPr="00903DBA">
        <w:rPr>
          <w:highlight w:val="white"/>
        </w:rPr>
        <w:t xml:space="preserve">      }</w:t>
      </w:r>
    </w:p>
    <w:p w14:paraId="66A6B9FA" w14:textId="77777777" w:rsidR="00E1579E" w:rsidRPr="00903DBA" w:rsidRDefault="00E1579E" w:rsidP="00E1579E">
      <w:pPr>
        <w:pStyle w:val="Code"/>
        <w:rPr>
          <w:highlight w:val="white"/>
        </w:rPr>
      </w:pPr>
      <w:r w:rsidRPr="00903DBA">
        <w:rPr>
          <w:highlight w:val="white"/>
        </w:rPr>
        <w:t xml:space="preserve">    }</w:t>
      </w:r>
    </w:p>
    <w:p w14:paraId="25398DFA" w14:textId="095EAEA2" w:rsidR="00E1579E" w:rsidRPr="00903DBA" w:rsidRDefault="003045D3" w:rsidP="003045D3">
      <w:pPr>
        <w:rPr>
          <w:highlight w:val="white"/>
        </w:rPr>
      </w:pPr>
      <w:r w:rsidRPr="00903DBA">
        <w:rPr>
          <w:highlight w:val="white"/>
        </w:rPr>
        <w:t xml:space="preserve">The </w:t>
      </w:r>
      <w:r w:rsidRPr="00903DBA">
        <w:rPr>
          <w:rStyle w:val="KeyWord0"/>
          <w:highlight w:val="white"/>
        </w:rPr>
        <w:t>GenerateAccess</w:t>
      </w:r>
      <w:r w:rsidRPr="00903DBA">
        <w:rPr>
          <w:highlight w:val="white"/>
        </w:rPr>
        <w:t xml:space="preserve"> </w:t>
      </w:r>
      <w:r w:rsidR="009A0FCE" w:rsidRPr="00903DBA">
        <w:rPr>
          <w:highlight w:val="white"/>
        </w:rPr>
        <w:t>methods iterators through</w:t>
      </w:r>
      <w:r w:rsidR="005A135F" w:rsidRPr="00903DBA">
        <w:rPr>
          <w:highlight w:val="white"/>
        </w:rPr>
        <w:t xml:space="preserve"> the access map and </w:t>
      </w:r>
      <w:r w:rsidR="00C94223" w:rsidRPr="00903DBA">
        <w:rPr>
          <w:highlight w:val="white"/>
        </w:rPr>
        <w:t>modifies the addresses.</w:t>
      </w:r>
    </w:p>
    <w:p w14:paraId="0984CBC7" w14:textId="7D8C9C1B" w:rsidR="00187D3B" w:rsidRPr="00903DBA" w:rsidRDefault="00187D3B" w:rsidP="00187D3B">
      <w:r w:rsidRPr="00903DBA">
        <w:t xml:space="preserve">For each element, reachable from </w:t>
      </w:r>
      <w:r w:rsidRPr="00903DBA">
        <w:rPr>
          <w:rStyle w:val="KeyWord0"/>
        </w:rPr>
        <w:t>main</w:t>
      </w:r>
      <w:r w:rsidRPr="00903DBA">
        <w:t xml:space="preserve">, we need to modify its </w:t>
      </w:r>
      <w:r w:rsidR="00065634" w:rsidRPr="00903DBA">
        <w:t xml:space="preserve">static </w:t>
      </w:r>
      <w:r w:rsidRPr="00903DBA">
        <w:t>accesses, function calls and return assignment</w:t>
      </w:r>
      <w:r w:rsidR="00065634" w:rsidRPr="00903DBA">
        <w:t>s</w:t>
      </w:r>
      <w:r w:rsidR="00FC0187" w:rsidRPr="00903DBA">
        <w:t xml:space="preserve"> (f</w:t>
      </w:r>
      <w:r w:rsidRPr="00903DBA">
        <w:t>or a global variable the call map and return set are empty</w:t>
      </w:r>
      <w:r w:rsidR="00FC0187" w:rsidRPr="00903DBA">
        <w:t>)</w:t>
      </w:r>
      <w:r w:rsidRPr="00903DBA">
        <w:t xml:space="preserve"> by calling </w:t>
      </w:r>
      <w:r w:rsidR="00065634" w:rsidRPr="00903DBA">
        <w:rPr>
          <w:rStyle w:val="KeyWord0"/>
        </w:rPr>
        <w:t>G</w:t>
      </w:r>
      <w:r w:rsidRPr="00903DBA">
        <w:rPr>
          <w:rStyle w:val="KeyWord0"/>
        </w:rPr>
        <w:t>enerateAccess</w:t>
      </w:r>
      <w:r w:rsidRPr="00903DBA">
        <w:t xml:space="preserve">, </w:t>
      </w:r>
      <w:r w:rsidR="00065634" w:rsidRPr="00903DBA">
        <w:rPr>
          <w:rStyle w:val="KeyWord0"/>
        </w:rPr>
        <w:t>G</w:t>
      </w:r>
      <w:r w:rsidRPr="00903DBA">
        <w:rPr>
          <w:rStyle w:val="KeyWord0"/>
        </w:rPr>
        <w:t>enerateCall</w:t>
      </w:r>
      <w:r w:rsidRPr="00903DBA">
        <w:t xml:space="preserve">, and </w:t>
      </w:r>
      <w:r w:rsidR="00065634" w:rsidRPr="00903DBA">
        <w:rPr>
          <w:rStyle w:val="KeyWord0"/>
        </w:rPr>
        <w:t>G</w:t>
      </w:r>
      <w:r w:rsidRPr="00903DBA">
        <w:rPr>
          <w:rStyle w:val="KeyWord0"/>
        </w:rPr>
        <w:t>enerateReturn</w:t>
      </w:r>
      <w:r w:rsidR="00065634" w:rsidRPr="00903DBA">
        <w:t>.</w:t>
      </w:r>
    </w:p>
    <w:p w14:paraId="2C0887B6" w14:textId="77777777" w:rsidR="00E1579E" w:rsidRPr="00903DBA" w:rsidRDefault="00E1579E" w:rsidP="00E1579E">
      <w:pPr>
        <w:pStyle w:val="Code"/>
        <w:rPr>
          <w:highlight w:val="white"/>
        </w:rPr>
      </w:pPr>
      <w:r w:rsidRPr="00903DBA">
        <w:rPr>
          <w:highlight w:val="white"/>
        </w:rPr>
        <w:t xml:space="preserve">    private void GenerateAccess(IDictionary&lt;int,string&gt; accessMap,</w:t>
      </w:r>
    </w:p>
    <w:p w14:paraId="5E4B2D6D" w14:textId="77777777" w:rsidR="00E1579E" w:rsidRPr="00903DBA" w:rsidRDefault="00E1579E" w:rsidP="00E1579E">
      <w:pPr>
        <w:pStyle w:val="Code"/>
        <w:rPr>
          <w:highlight w:val="white"/>
        </w:rPr>
      </w:pPr>
      <w:r w:rsidRPr="00903DBA">
        <w:rPr>
          <w:highlight w:val="white"/>
        </w:rPr>
        <w:t xml:space="preserve">                                List&lt;byte&gt; byteList) {</w:t>
      </w:r>
    </w:p>
    <w:p w14:paraId="051AA669" w14:textId="77777777" w:rsidR="00E1579E" w:rsidRPr="00903DBA" w:rsidRDefault="00E1579E" w:rsidP="00E1579E">
      <w:pPr>
        <w:pStyle w:val="Code"/>
        <w:rPr>
          <w:highlight w:val="white"/>
        </w:rPr>
      </w:pPr>
      <w:r w:rsidRPr="00903DBA">
        <w:rPr>
          <w:highlight w:val="white"/>
        </w:rPr>
        <w:t xml:space="preserve">      foreach (KeyValuePair&lt;int,string&gt; entry in accessMap) {</w:t>
      </w:r>
    </w:p>
    <w:p w14:paraId="6A6ECEA0" w14:textId="4AFDEFD2" w:rsidR="00E1579E" w:rsidRPr="00903DBA" w:rsidRDefault="00E1579E" w:rsidP="00E1579E">
      <w:pPr>
        <w:pStyle w:val="Code"/>
        <w:rPr>
          <w:highlight w:val="white"/>
        </w:rPr>
      </w:pPr>
      <w:r w:rsidRPr="00903DBA">
        <w:rPr>
          <w:highlight w:val="white"/>
        </w:rPr>
        <w:t xml:space="preserve">        int </w:t>
      </w:r>
      <w:r w:rsidR="007F1ED9" w:rsidRPr="00903DBA">
        <w:rPr>
          <w:highlight w:val="white"/>
        </w:rPr>
        <w:t>sourceAddress</w:t>
      </w:r>
      <w:r w:rsidRPr="00903DBA">
        <w:rPr>
          <w:highlight w:val="white"/>
        </w:rPr>
        <w:t xml:space="preserve"> = entry.Key;</w:t>
      </w:r>
    </w:p>
    <w:p w14:paraId="37F9D114" w14:textId="4B2591FA" w:rsidR="00E1579E" w:rsidRPr="00903DBA" w:rsidRDefault="00E1579E" w:rsidP="00E1579E">
      <w:pPr>
        <w:pStyle w:val="Code"/>
        <w:rPr>
          <w:highlight w:val="white"/>
        </w:rPr>
      </w:pPr>
      <w:r w:rsidRPr="00903DBA">
        <w:rPr>
          <w:highlight w:val="white"/>
        </w:rPr>
        <w:t xml:space="preserve">        string </w:t>
      </w:r>
      <w:r w:rsidR="00E52B24" w:rsidRPr="00903DBA">
        <w:rPr>
          <w:highlight w:val="white"/>
        </w:rPr>
        <w:t>targetN</w:t>
      </w:r>
      <w:r w:rsidRPr="00903DBA">
        <w:rPr>
          <w:highlight w:val="white"/>
        </w:rPr>
        <w:t>ame = entry.Value;</w:t>
      </w:r>
    </w:p>
    <w:p w14:paraId="2D09D929" w14:textId="3D6698E6" w:rsidR="00C94223" w:rsidRPr="00903DBA" w:rsidRDefault="007F1B64" w:rsidP="007F1B64">
      <w:pPr>
        <w:rPr>
          <w:highlight w:val="white"/>
        </w:rPr>
      </w:pPr>
      <w:r w:rsidRPr="00903DBA">
        <w:rPr>
          <w:highlight w:val="white"/>
        </w:rPr>
        <w:t xml:space="preserve">We obtain the </w:t>
      </w:r>
      <w:r w:rsidR="007F1ED9" w:rsidRPr="00903DBA">
        <w:rPr>
          <w:highlight w:val="white"/>
        </w:rPr>
        <w:t>target address</w:t>
      </w:r>
      <w:r w:rsidRPr="00903DBA">
        <w:rPr>
          <w:highlight w:val="white"/>
        </w:rPr>
        <w:t xml:space="preserve"> from the low and hig</w:t>
      </w:r>
      <w:r w:rsidR="005B3053" w:rsidRPr="00903DBA">
        <w:rPr>
          <w:highlight w:val="white"/>
        </w:rPr>
        <w:t>h</w:t>
      </w:r>
      <w:r w:rsidRPr="00903DBA">
        <w:rPr>
          <w:highlight w:val="white"/>
        </w:rPr>
        <w:t xml:space="preserve"> byte of the </w:t>
      </w:r>
      <w:r w:rsidR="007F1ED9" w:rsidRPr="00903DBA">
        <w:rPr>
          <w:highlight w:val="white"/>
        </w:rPr>
        <w:t>source address</w:t>
      </w:r>
      <w:r w:rsidRPr="00903DBA">
        <w:rPr>
          <w:highlight w:val="white"/>
        </w:rPr>
        <w:t>.</w:t>
      </w:r>
      <w:r w:rsidR="00870C36" w:rsidRPr="00903DBA">
        <w:rPr>
          <w:highlight w:val="white"/>
        </w:rPr>
        <w:t xml:space="preserve"> Note that the </w:t>
      </w:r>
      <w:r w:rsidR="007F1ED9" w:rsidRPr="00903DBA">
        <w:rPr>
          <w:highlight w:val="white"/>
        </w:rPr>
        <w:t>target address</w:t>
      </w:r>
      <w:r w:rsidR="00870C36" w:rsidRPr="00903DBA">
        <w:rPr>
          <w:highlight w:val="white"/>
        </w:rPr>
        <w:t xml:space="preserve"> does not need to be zero</w:t>
      </w:r>
      <w:r w:rsidR="00C42881" w:rsidRPr="00903DBA">
        <w:rPr>
          <w:highlight w:val="white"/>
        </w:rPr>
        <w:t>, it may hold an offset. F</w:t>
      </w:r>
      <w:r w:rsidR="00FB0E68" w:rsidRPr="00903DBA">
        <w:rPr>
          <w:highlight w:val="white"/>
        </w:rPr>
        <w:t xml:space="preserve">or instance, the </w:t>
      </w:r>
      <w:r w:rsidR="007F1ED9" w:rsidRPr="00903DBA">
        <w:rPr>
          <w:highlight w:val="white"/>
        </w:rPr>
        <w:t>target address</w:t>
      </w:r>
      <w:r w:rsidR="00FB0E68" w:rsidRPr="00903DBA">
        <w:rPr>
          <w:highlight w:val="white"/>
        </w:rPr>
        <w:t xml:space="preserve"> may be a pointer to a value in an array of a non-zero index, in which case </w:t>
      </w:r>
      <w:r w:rsidR="00C42881" w:rsidRPr="00903DBA">
        <w:rPr>
          <w:highlight w:val="white"/>
        </w:rPr>
        <w:t xml:space="preserve">its offset </w:t>
      </w:r>
      <w:r w:rsidR="00FB0E68" w:rsidRPr="00903DBA">
        <w:rPr>
          <w:highlight w:val="white"/>
        </w:rPr>
        <w:t>is non-zero.</w:t>
      </w:r>
    </w:p>
    <w:p w14:paraId="05D6B6E6" w14:textId="1902CF0E" w:rsidR="00E1579E" w:rsidRPr="00903DBA" w:rsidRDefault="00E1579E" w:rsidP="00E1579E">
      <w:pPr>
        <w:pStyle w:val="Code"/>
        <w:rPr>
          <w:highlight w:val="white"/>
        </w:rPr>
      </w:pPr>
      <w:r w:rsidRPr="00903DBA">
        <w:rPr>
          <w:highlight w:val="white"/>
        </w:rPr>
        <w:t xml:space="preserve">        byte </w:t>
      </w:r>
      <w:r w:rsidR="00E4675D" w:rsidRPr="00903DBA">
        <w:rPr>
          <w:highlight w:val="white"/>
        </w:rPr>
        <w:t>l</w:t>
      </w:r>
      <w:r w:rsidRPr="00903DBA">
        <w:rPr>
          <w:highlight w:val="white"/>
        </w:rPr>
        <w:t>owByte = byteList[</w:t>
      </w:r>
      <w:r w:rsidR="007F1ED9" w:rsidRPr="00903DBA">
        <w:rPr>
          <w:highlight w:val="white"/>
        </w:rPr>
        <w:t>sourceAddress</w:t>
      </w:r>
      <w:r w:rsidRPr="00903DBA">
        <w:rPr>
          <w:highlight w:val="white"/>
        </w:rPr>
        <w:t>],</w:t>
      </w:r>
    </w:p>
    <w:p w14:paraId="193345BC" w14:textId="492E04D8" w:rsidR="00E1579E" w:rsidRPr="00903DBA" w:rsidRDefault="00E1579E" w:rsidP="00E1579E">
      <w:pPr>
        <w:pStyle w:val="Code"/>
        <w:rPr>
          <w:highlight w:val="white"/>
        </w:rPr>
      </w:pPr>
      <w:r w:rsidRPr="00903DBA">
        <w:rPr>
          <w:highlight w:val="white"/>
        </w:rPr>
        <w:t xml:space="preserve">             </w:t>
      </w:r>
      <w:r w:rsidR="00E4675D" w:rsidRPr="00903DBA">
        <w:rPr>
          <w:highlight w:val="white"/>
        </w:rPr>
        <w:t>h</w:t>
      </w:r>
      <w:r w:rsidRPr="00903DBA">
        <w:rPr>
          <w:highlight w:val="white"/>
        </w:rPr>
        <w:t>ighByte = byteList[</w:t>
      </w:r>
      <w:r w:rsidR="007F1ED9" w:rsidRPr="00903DBA">
        <w:rPr>
          <w:highlight w:val="white"/>
        </w:rPr>
        <w:t>sourceAddress</w:t>
      </w:r>
      <w:r w:rsidRPr="00903DBA">
        <w:rPr>
          <w:highlight w:val="white"/>
        </w:rPr>
        <w:t xml:space="preserve"> + 1];</w:t>
      </w:r>
    </w:p>
    <w:p w14:paraId="5F070F44" w14:textId="592CC9EB" w:rsidR="00E1579E" w:rsidRPr="00903DBA" w:rsidRDefault="00E1579E" w:rsidP="00E1579E">
      <w:pPr>
        <w:pStyle w:val="Code"/>
        <w:rPr>
          <w:highlight w:val="white"/>
        </w:rPr>
      </w:pPr>
      <w:r w:rsidRPr="00903DBA">
        <w:rPr>
          <w:highlight w:val="white"/>
        </w:rPr>
        <w:t xml:space="preserve">        int </w:t>
      </w:r>
      <w:r w:rsidR="007F1ED9" w:rsidRPr="00903DBA">
        <w:rPr>
          <w:highlight w:val="white"/>
        </w:rPr>
        <w:t>targetAddress</w:t>
      </w:r>
      <w:r w:rsidRPr="00903DBA">
        <w:rPr>
          <w:highlight w:val="white"/>
        </w:rPr>
        <w:t xml:space="preserve"> = ((int) </w:t>
      </w:r>
      <w:r w:rsidR="00E4675D" w:rsidRPr="00903DBA">
        <w:rPr>
          <w:highlight w:val="white"/>
        </w:rPr>
        <w:t>h</w:t>
      </w:r>
      <w:r w:rsidRPr="00903DBA">
        <w:rPr>
          <w:highlight w:val="white"/>
        </w:rPr>
        <w:t xml:space="preserve">ighByte &lt;&lt; 8) + </w:t>
      </w:r>
      <w:r w:rsidR="00E4675D" w:rsidRPr="00903DBA">
        <w:rPr>
          <w:highlight w:val="white"/>
        </w:rPr>
        <w:t>l</w:t>
      </w:r>
      <w:r w:rsidRPr="00903DBA">
        <w:rPr>
          <w:highlight w:val="white"/>
        </w:rPr>
        <w:t>owByte;</w:t>
      </w:r>
    </w:p>
    <w:p w14:paraId="4E1F1A0D" w14:textId="53AA015A" w:rsidR="007F1B64" w:rsidRPr="00903DBA" w:rsidRDefault="00870C36" w:rsidP="000121DD">
      <w:pPr>
        <w:rPr>
          <w:b/>
          <w:bCs/>
          <w:highlight w:val="white"/>
        </w:rPr>
      </w:pPr>
      <w:r w:rsidRPr="00903DBA">
        <w:rPr>
          <w:highlight w:val="white"/>
        </w:rPr>
        <w:lastRenderedPageBreak/>
        <w:t xml:space="preserve">We modify the </w:t>
      </w:r>
      <w:r w:rsidR="007F1ED9" w:rsidRPr="00903DBA">
        <w:rPr>
          <w:highlight w:val="white"/>
        </w:rPr>
        <w:t>target address</w:t>
      </w:r>
      <w:r w:rsidRPr="00903DBA">
        <w:rPr>
          <w:highlight w:val="white"/>
        </w:rPr>
        <w:t xml:space="preserve"> by</w:t>
      </w:r>
      <w:r w:rsidR="00907C44" w:rsidRPr="00903DBA">
        <w:rPr>
          <w:highlight w:val="white"/>
        </w:rPr>
        <w:t xml:space="preserve"> adding the address of </w:t>
      </w:r>
      <w:r w:rsidR="001934F7" w:rsidRPr="00903DBA">
        <w:rPr>
          <w:highlight w:val="white"/>
        </w:rPr>
        <w:t xml:space="preserve">the </w:t>
      </w:r>
      <w:r w:rsidR="00F85B99" w:rsidRPr="00903DBA">
        <w:rPr>
          <w:highlight w:val="white"/>
        </w:rPr>
        <w:t xml:space="preserve">name to </w:t>
      </w:r>
      <w:r w:rsidR="007F1ED9" w:rsidRPr="00903DBA">
        <w:rPr>
          <w:highlight w:val="white"/>
        </w:rPr>
        <w:t xml:space="preserve">target address, which we </w:t>
      </w:r>
      <w:r w:rsidR="001934F7" w:rsidRPr="00903DBA">
        <w:rPr>
          <w:highlight w:val="white"/>
        </w:rPr>
        <w:t>restore to the source address.</w:t>
      </w:r>
    </w:p>
    <w:p w14:paraId="2CE198F8" w14:textId="49FD2A62" w:rsidR="00E1579E" w:rsidRPr="00903DBA" w:rsidRDefault="00E1579E" w:rsidP="00E1579E">
      <w:pPr>
        <w:pStyle w:val="Code"/>
        <w:rPr>
          <w:highlight w:val="white"/>
        </w:rPr>
      </w:pPr>
      <w:r w:rsidRPr="00903DBA">
        <w:rPr>
          <w:highlight w:val="white"/>
        </w:rPr>
        <w:t xml:space="preserve">        </w:t>
      </w:r>
      <w:r w:rsidR="007F1ED9" w:rsidRPr="00903DBA">
        <w:rPr>
          <w:highlight w:val="white"/>
        </w:rPr>
        <w:t>targetAddress</w:t>
      </w:r>
      <w:r w:rsidRPr="00903DBA">
        <w:rPr>
          <w:highlight w:val="white"/>
        </w:rPr>
        <w:t xml:space="preserve"> </w:t>
      </w:r>
      <w:r w:rsidR="00E4675D" w:rsidRPr="00903DBA">
        <w:rPr>
          <w:highlight w:val="white"/>
        </w:rPr>
        <w:t>+</w:t>
      </w:r>
      <w:r w:rsidRPr="00903DBA">
        <w:rPr>
          <w:highlight w:val="white"/>
        </w:rPr>
        <w:t>= m_</w:t>
      </w:r>
      <w:r w:rsidR="007F1ED9" w:rsidRPr="00903DBA">
        <w:rPr>
          <w:highlight w:val="white"/>
        </w:rPr>
        <w:t>address</w:t>
      </w:r>
      <w:r w:rsidRPr="00903DBA">
        <w:rPr>
          <w:highlight w:val="white"/>
        </w:rPr>
        <w:t>Map[</w:t>
      </w:r>
      <w:r w:rsidR="00317998" w:rsidRPr="00903DBA">
        <w:rPr>
          <w:highlight w:val="white"/>
        </w:rPr>
        <w:t>targetName</w:t>
      </w:r>
      <w:r w:rsidRPr="00903DBA">
        <w:rPr>
          <w:highlight w:val="white"/>
        </w:rPr>
        <w:t>];</w:t>
      </w:r>
    </w:p>
    <w:p w14:paraId="65B61FD5" w14:textId="1D52813C" w:rsidR="00E1579E" w:rsidRPr="00903DBA" w:rsidRDefault="00E1579E" w:rsidP="00E1579E">
      <w:pPr>
        <w:pStyle w:val="Code"/>
        <w:rPr>
          <w:highlight w:val="white"/>
        </w:rPr>
      </w:pPr>
      <w:r w:rsidRPr="00903DBA">
        <w:rPr>
          <w:highlight w:val="white"/>
        </w:rPr>
        <w:t xml:space="preserve">        byteList[</w:t>
      </w:r>
      <w:r w:rsidR="007F1ED9" w:rsidRPr="00903DBA">
        <w:rPr>
          <w:highlight w:val="white"/>
        </w:rPr>
        <w:t>sourceAddress</w:t>
      </w:r>
      <w:r w:rsidRPr="00903DBA">
        <w:rPr>
          <w:highlight w:val="white"/>
        </w:rPr>
        <w:t xml:space="preserve">] = (byte) </w:t>
      </w:r>
      <w:r w:rsidR="007F1ED9" w:rsidRPr="00903DBA">
        <w:rPr>
          <w:highlight w:val="white"/>
        </w:rPr>
        <w:t>targetAddress</w:t>
      </w:r>
      <w:r w:rsidRPr="00903DBA">
        <w:rPr>
          <w:highlight w:val="white"/>
        </w:rPr>
        <w:t>;</w:t>
      </w:r>
    </w:p>
    <w:p w14:paraId="16F021FF" w14:textId="58822241" w:rsidR="00E1579E" w:rsidRPr="00903DBA" w:rsidRDefault="00E1579E" w:rsidP="00E1579E">
      <w:pPr>
        <w:pStyle w:val="Code"/>
        <w:rPr>
          <w:highlight w:val="white"/>
        </w:rPr>
      </w:pPr>
      <w:r w:rsidRPr="00903DBA">
        <w:rPr>
          <w:highlight w:val="white"/>
        </w:rPr>
        <w:t xml:space="preserve">        byteList[</w:t>
      </w:r>
      <w:r w:rsidR="007F1ED9" w:rsidRPr="00903DBA">
        <w:rPr>
          <w:highlight w:val="white"/>
        </w:rPr>
        <w:t>sourceAddress</w:t>
      </w:r>
      <w:r w:rsidRPr="00903DBA">
        <w:rPr>
          <w:highlight w:val="white"/>
        </w:rPr>
        <w:t xml:space="preserve"> + 1] = (byte) (</w:t>
      </w:r>
      <w:r w:rsidR="007F1ED9" w:rsidRPr="00903DBA">
        <w:rPr>
          <w:highlight w:val="white"/>
        </w:rPr>
        <w:t>targetAddress</w:t>
      </w:r>
      <w:r w:rsidRPr="00903DBA">
        <w:rPr>
          <w:highlight w:val="white"/>
        </w:rPr>
        <w:t xml:space="preserve"> &gt;&gt; 8);</w:t>
      </w:r>
    </w:p>
    <w:p w14:paraId="1554F188" w14:textId="77777777" w:rsidR="00E1579E" w:rsidRPr="00903DBA" w:rsidRDefault="00E1579E" w:rsidP="00E1579E">
      <w:pPr>
        <w:pStyle w:val="Code"/>
        <w:rPr>
          <w:highlight w:val="white"/>
        </w:rPr>
      </w:pPr>
      <w:r w:rsidRPr="00903DBA">
        <w:rPr>
          <w:highlight w:val="white"/>
        </w:rPr>
        <w:t xml:space="preserve">      }</w:t>
      </w:r>
    </w:p>
    <w:p w14:paraId="76C2A33A" w14:textId="77777777" w:rsidR="00E1579E" w:rsidRPr="00903DBA" w:rsidRDefault="00E1579E" w:rsidP="00E1579E">
      <w:pPr>
        <w:pStyle w:val="Code"/>
        <w:rPr>
          <w:highlight w:val="white"/>
        </w:rPr>
      </w:pPr>
      <w:r w:rsidRPr="00903DBA">
        <w:rPr>
          <w:highlight w:val="white"/>
        </w:rPr>
        <w:t xml:space="preserve">    }</w:t>
      </w:r>
    </w:p>
    <w:p w14:paraId="23FCEA73" w14:textId="01AC27B3" w:rsidR="00E1579E" w:rsidRPr="00903DBA" w:rsidRDefault="00B07640" w:rsidP="00E16F6A">
      <w:pPr>
        <w:rPr>
          <w:highlight w:val="white"/>
        </w:rPr>
      </w:pPr>
      <w:r w:rsidRPr="00903DBA">
        <w:rPr>
          <w:highlight w:val="white"/>
        </w:rPr>
        <w:t xml:space="preserve">The </w:t>
      </w:r>
      <w:r w:rsidRPr="00903DBA">
        <w:rPr>
          <w:rStyle w:val="KeyWord0"/>
          <w:highlight w:val="white"/>
        </w:rPr>
        <w:t>GenerateCall</w:t>
      </w:r>
      <w:r w:rsidRPr="00903DBA">
        <w:rPr>
          <w:highlight w:val="white"/>
        </w:rPr>
        <w:t xml:space="preserve"> method</w:t>
      </w:r>
      <w:r w:rsidR="00DD3E21" w:rsidRPr="00903DBA">
        <w:rPr>
          <w:highlight w:val="white"/>
        </w:rPr>
        <w:t xml:space="preserve"> </w:t>
      </w:r>
      <w:r w:rsidR="00FA5691" w:rsidRPr="00903DBA">
        <w:rPr>
          <w:highlight w:val="white"/>
        </w:rPr>
        <w:t>iterates through the</w:t>
      </w:r>
      <w:r w:rsidR="00E52B24" w:rsidRPr="00903DBA">
        <w:rPr>
          <w:highlight w:val="white"/>
        </w:rPr>
        <w:t xml:space="preserve"> </w:t>
      </w:r>
      <w:r w:rsidR="00E6689C" w:rsidRPr="00903DBA">
        <w:rPr>
          <w:highlight w:val="white"/>
        </w:rPr>
        <w:t xml:space="preserve">names of the functions to called. There are two differences between this method and </w:t>
      </w:r>
      <w:r w:rsidR="00E6689C" w:rsidRPr="00903DBA">
        <w:rPr>
          <w:rStyle w:val="KeyWord0"/>
          <w:highlight w:val="white"/>
        </w:rPr>
        <w:t>GenerateAccess</w:t>
      </w:r>
      <w:r w:rsidR="00E16F6A" w:rsidRPr="00903DBA">
        <w:rPr>
          <w:highlight w:val="white"/>
        </w:rPr>
        <w:t xml:space="preserve"> above</w:t>
      </w:r>
      <w:r w:rsidR="008F2431" w:rsidRPr="00903DBA">
        <w:rPr>
          <w:highlight w:val="white"/>
        </w:rPr>
        <w:t xml:space="preserve">. First, we do not need to take </w:t>
      </w:r>
      <w:r w:rsidR="005912E1" w:rsidRPr="00903DBA">
        <w:rPr>
          <w:highlight w:val="white"/>
        </w:rPr>
        <w:t xml:space="preserve">inspect </w:t>
      </w:r>
      <w:r w:rsidR="0015781E" w:rsidRPr="00903DBA">
        <w:rPr>
          <w:highlight w:val="white"/>
        </w:rPr>
        <w:t xml:space="preserve">the </w:t>
      </w:r>
      <w:r w:rsidR="00067F4A" w:rsidRPr="00903DBA">
        <w:rPr>
          <w:highlight w:val="white"/>
        </w:rPr>
        <w:t xml:space="preserve">original </w:t>
      </w:r>
      <w:r w:rsidR="008F2431" w:rsidRPr="00903DBA">
        <w:rPr>
          <w:highlight w:val="white"/>
        </w:rPr>
        <w:t>address of the function</w:t>
      </w:r>
      <w:r w:rsidR="00067F4A" w:rsidRPr="00903DBA">
        <w:rPr>
          <w:highlight w:val="white"/>
        </w:rPr>
        <w:t xml:space="preserve">. It is always </w:t>
      </w:r>
      <w:r w:rsidR="00BB6AC9" w:rsidRPr="00903DBA">
        <w:rPr>
          <w:highlight w:val="white"/>
        </w:rPr>
        <w:t>zero since</w:t>
      </w:r>
      <w:r w:rsidR="008F2431" w:rsidRPr="00903DBA">
        <w:rPr>
          <w:highlight w:val="white"/>
        </w:rPr>
        <w:t xml:space="preserve"> it is not possible to </w:t>
      </w:r>
      <w:r w:rsidR="00EB4BEC" w:rsidRPr="00903DBA">
        <w:rPr>
          <w:highlight w:val="white"/>
        </w:rPr>
        <w:t xml:space="preserve">add an offset to a function call. Second, the address of the call is </w:t>
      </w:r>
      <w:r w:rsidR="00067F4A" w:rsidRPr="00903DBA">
        <w:rPr>
          <w:highlight w:val="white"/>
        </w:rPr>
        <w:t xml:space="preserve">not absolute, it is </w:t>
      </w:r>
      <w:r w:rsidR="00EB4BEC" w:rsidRPr="00903DBA">
        <w:rPr>
          <w:highlight w:val="white"/>
        </w:rPr>
        <w:t>relative the next assembly code instruction</w:t>
      </w:r>
      <w:r w:rsidR="00775C28" w:rsidRPr="00903DBA">
        <w:rPr>
          <w:highlight w:val="white"/>
        </w:rPr>
        <w:t>.</w:t>
      </w:r>
    </w:p>
    <w:p w14:paraId="380528A6" w14:textId="651987CB" w:rsidR="00B513F2" w:rsidRPr="00903DBA" w:rsidRDefault="00B513F2" w:rsidP="00B513F2">
      <w:r w:rsidRPr="00903DBA">
        <w:t xml:space="preserve">We could </w:t>
      </w:r>
      <w:r w:rsidR="005618F9" w:rsidRPr="00903DBA">
        <w:t xml:space="preserve">change the calls where the address is eight bytes </w:t>
      </w:r>
      <w:r w:rsidR="003B46D3" w:rsidRPr="00903DBA">
        <w:t xml:space="preserve">from long jump </w:t>
      </w:r>
      <w:r w:rsidR="005618F9" w:rsidRPr="00903DBA">
        <w:t xml:space="preserve">to short jumps. However, </w:t>
      </w:r>
      <w:r w:rsidR="00067F4A" w:rsidRPr="00903DBA">
        <w:t>this may cause local jumps</w:t>
      </w:r>
      <w:r w:rsidR="003B46D3" w:rsidRPr="00903DBA">
        <w:t xml:space="preserve"> in the function</w:t>
      </w:r>
      <w:r w:rsidR="00067F4A" w:rsidRPr="00903DBA">
        <w:t xml:space="preserve"> to be changed from short </w:t>
      </w:r>
      <w:r w:rsidR="003B46D3" w:rsidRPr="00903DBA">
        <w:t xml:space="preserve">jumps </w:t>
      </w:r>
      <w:r w:rsidR="00067F4A" w:rsidRPr="00903DBA">
        <w:t>to long jumps.</w:t>
      </w:r>
    </w:p>
    <w:p w14:paraId="2B02E8D8" w14:textId="37544C70" w:rsidR="00034B05" w:rsidRPr="00903DBA" w:rsidRDefault="00E1579E" w:rsidP="00E1579E">
      <w:pPr>
        <w:pStyle w:val="Code"/>
        <w:rPr>
          <w:highlight w:val="white"/>
        </w:rPr>
      </w:pPr>
      <w:r w:rsidRPr="00903DBA">
        <w:rPr>
          <w:highlight w:val="white"/>
        </w:rPr>
        <w:t xml:space="preserve">    private void GenerateCall(int </w:t>
      </w:r>
      <w:r w:rsidR="00D95327" w:rsidRPr="00903DBA">
        <w:rPr>
          <w:highlight w:val="white"/>
        </w:rPr>
        <w:t>callerS</w:t>
      </w:r>
      <w:r w:rsidRPr="00903DBA">
        <w:rPr>
          <w:highlight w:val="white"/>
        </w:rPr>
        <w:t>tartAddress,</w:t>
      </w:r>
    </w:p>
    <w:p w14:paraId="38BAF35A" w14:textId="6D131FD0" w:rsidR="00E1579E" w:rsidRPr="00903DBA" w:rsidRDefault="00034B05" w:rsidP="00E1579E">
      <w:pPr>
        <w:pStyle w:val="Code"/>
        <w:rPr>
          <w:highlight w:val="white"/>
        </w:rPr>
      </w:pPr>
      <w:r w:rsidRPr="00903DBA">
        <w:rPr>
          <w:highlight w:val="white"/>
        </w:rPr>
        <w:t xml:space="preserve">                             </w:t>
      </w:r>
      <w:r w:rsidR="00E1579E" w:rsidRPr="00903DBA">
        <w:rPr>
          <w:highlight w:val="white"/>
        </w:rPr>
        <w:t xml:space="preserve"> IDictionary&lt;int,string&gt; callMap,</w:t>
      </w:r>
    </w:p>
    <w:p w14:paraId="771698A9" w14:textId="77777777" w:rsidR="00E1579E" w:rsidRPr="00903DBA" w:rsidRDefault="00E1579E" w:rsidP="00E1579E">
      <w:pPr>
        <w:pStyle w:val="Code"/>
        <w:rPr>
          <w:highlight w:val="white"/>
        </w:rPr>
      </w:pPr>
      <w:r w:rsidRPr="00903DBA">
        <w:rPr>
          <w:highlight w:val="white"/>
        </w:rPr>
        <w:t xml:space="preserve">                              List&lt;byte&gt; byteList) {</w:t>
      </w:r>
    </w:p>
    <w:p w14:paraId="38EB8AD9" w14:textId="77777777" w:rsidR="00E1579E" w:rsidRPr="00903DBA" w:rsidRDefault="00E1579E" w:rsidP="00E1579E">
      <w:pPr>
        <w:pStyle w:val="Code"/>
        <w:rPr>
          <w:highlight w:val="white"/>
        </w:rPr>
      </w:pPr>
      <w:r w:rsidRPr="00903DBA">
        <w:rPr>
          <w:highlight w:val="white"/>
        </w:rPr>
        <w:t xml:space="preserve">      foreach (KeyValuePair&lt;int,string&gt; entry in callMap) {</w:t>
      </w:r>
    </w:p>
    <w:p w14:paraId="3F3A7F9F" w14:textId="104FC9F2" w:rsidR="00E1579E" w:rsidRPr="00903DBA" w:rsidRDefault="00E1579E" w:rsidP="00E1579E">
      <w:pPr>
        <w:pStyle w:val="Code"/>
        <w:rPr>
          <w:highlight w:val="white"/>
        </w:rPr>
      </w:pPr>
      <w:r w:rsidRPr="00903DBA">
        <w:rPr>
          <w:highlight w:val="white"/>
        </w:rPr>
        <w:t xml:space="preserve">        int </w:t>
      </w:r>
      <w:r w:rsidR="00DD3E21" w:rsidRPr="00903DBA">
        <w:rPr>
          <w:highlight w:val="white"/>
        </w:rPr>
        <w:t>sourceA</w:t>
      </w:r>
      <w:r w:rsidRPr="00903DBA">
        <w:rPr>
          <w:highlight w:val="white"/>
        </w:rPr>
        <w:t>ddress = entry.Key;</w:t>
      </w:r>
    </w:p>
    <w:p w14:paraId="6003024F" w14:textId="6F9DF040" w:rsidR="00317998" w:rsidRPr="00903DBA" w:rsidRDefault="00317998" w:rsidP="00E1579E">
      <w:pPr>
        <w:pStyle w:val="Code"/>
        <w:rPr>
          <w:highlight w:val="white"/>
        </w:rPr>
      </w:pPr>
      <w:r w:rsidRPr="00903DBA">
        <w:rPr>
          <w:highlight w:val="white"/>
        </w:rPr>
        <w:t xml:space="preserve">        string sourceName = entry.Value;</w:t>
      </w:r>
    </w:p>
    <w:p w14:paraId="1916BD14" w14:textId="446FD0E7" w:rsidR="00800186" w:rsidRPr="00903DBA" w:rsidRDefault="00800186" w:rsidP="00800186">
      <w:pPr>
        <w:rPr>
          <w:highlight w:val="white"/>
        </w:rPr>
      </w:pPr>
      <w:r w:rsidRPr="00903DBA">
        <w:rPr>
          <w:highlight w:val="white"/>
        </w:rPr>
        <w:t>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in order to make the address relative the whole executable file.</w:t>
      </w:r>
    </w:p>
    <w:p w14:paraId="641C52EF" w14:textId="1D4294C0" w:rsidR="00C22711" w:rsidRPr="00903DBA" w:rsidRDefault="00C22711" w:rsidP="00C22711">
      <w:pPr>
        <w:pStyle w:val="Code"/>
        <w:rPr>
          <w:highlight w:val="white"/>
        </w:rPr>
      </w:pPr>
      <w:r w:rsidRPr="00903DBA">
        <w:rPr>
          <w:highlight w:val="white"/>
        </w:rPr>
        <w:t xml:space="preserve">        int </w:t>
      </w:r>
      <w:r w:rsidR="0061063E" w:rsidRPr="00903DBA">
        <w:rPr>
          <w:highlight w:val="white"/>
        </w:rPr>
        <w:t>next</w:t>
      </w:r>
      <w:r w:rsidRPr="00903DBA">
        <w:rPr>
          <w:highlight w:val="white"/>
        </w:rPr>
        <w:t>Address = (sourceAddress + 2) + callerStartAddress;</w:t>
      </w:r>
    </w:p>
    <w:p w14:paraId="4197AEA7" w14:textId="7F313409" w:rsidR="0061063E" w:rsidRPr="00903DBA" w:rsidRDefault="00E1579E" w:rsidP="00E1579E">
      <w:pPr>
        <w:pStyle w:val="Code"/>
        <w:rPr>
          <w:highlight w:val="white"/>
        </w:rPr>
      </w:pPr>
      <w:r w:rsidRPr="00903DBA">
        <w:rPr>
          <w:highlight w:val="white"/>
        </w:rPr>
        <w:t xml:space="preserve">        int calleeAddress = m_addressMap[</w:t>
      </w:r>
      <w:r w:rsidR="000342A7" w:rsidRPr="00903DBA">
        <w:rPr>
          <w:highlight w:val="white"/>
        </w:rPr>
        <w:t>sourceName</w:t>
      </w:r>
      <w:r w:rsidRPr="00903DBA">
        <w:rPr>
          <w:highlight w:val="white"/>
        </w:rPr>
        <w:t>];</w:t>
      </w:r>
    </w:p>
    <w:p w14:paraId="1DA62BA4" w14:textId="31DADAB1" w:rsidR="0061063E" w:rsidRPr="00903DBA" w:rsidRDefault="0061063E" w:rsidP="00EE2D29">
      <w:pPr>
        <w:rPr>
          <w:highlight w:val="white"/>
        </w:rPr>
      </w:pPr>
      <w:r w:rsidRPr="00903DBA">
        <w:rPr>
          <w:highlight w:val="white"/>
        </w:rPr>
        <w:t>The relative address of the call is the difference of the address of the callee function and the next</w:t>
      </w:r>
      <w:r w:rsidR="00EE2D29" w:rsidRPr="00903DBA">
        <w:rPr>
          <w:highlight w:val="white"/>
        </w:rPr>
        <w:t xml:space="preserve"> instruction (the address of the instruction following the call).</w:t>
      </w:r>
    </w:p>
    <w:p w14:paraId="366FBC1F" w14:textId="5058F163" w:rsidR="00E1579E" w:rsidRPr="00903DBA" w:rsidRDefault="00E1579E" w:rsidP="00E1579E">
      <w:pPr>
        <w:pStyle w:val="Code"/>
        <w:rPr>
          <w:highlight w:val="white"/>
        </w:rPr>
      </w:pPr>
      <w:r w:rsidRPr="00903DBA">
        <w:rPr>
          <w:highlight w:val="white"/>
        </w:rPr>
        <w:t xml:space="preserve">        int relativeAddress = calleeAddress - </w:t>
      </w:r>
      <w:r w:rsidR="0061063E" w:rsidRPr="00903DBA">
        <w:rPr>
          <w:highlight w:val="white"/>
        </w:rPr>
        <w:t>nextAddress</w:t>
      </w:r>
      <w:r w:rsidRPr="00903DBA">
        <w:rPr>
          <w:highlight w:val="white"/>
        </w:rPr>
        <w:t>;</w:t>
      </w:r>
    </w:p>
    <w:p w14:paraId="7790C7F4" w14:textId="2AD8B7B3" w:rsidR="00E1579E" w:rsidRPr="00903DBA" w:rsidRDefault="00E1579E" w:rsidP="00E1579E">
      <w:pPr>
        <w:pStyle w:val="Code"/>
        <w:rPr>
          <w:highlight w:val="white"/>
        </w:rPr>
      </w:pPr>
      <w:r w:rsidRPr="00903DBA">
        <w:rPr>
          <w:highlight w:val="white"/>
        </w:rPr>
        <w:t xml:space="preserve">        byteList[</w:t>
      </w:r>
      <w:r w:rsidR="00B20082" w:rsidRPr="00903DBA">
        <w:rPr>
          <w:highlight w:val="white"/>
        </w:rPr>
        <w:t>sourceAddress</w:t>
      </w:r>
      <w:r w:rsidRPr="00903DBA">
        <w:rPr>
          <w:highlight w:val="white"/>
        </w:rPr>
        <w:t>] = (byte) ((sbyte) relativeAddress);</w:t>
      </w:r>
    </w:p>
    <w:p w14:paraId="0853C9F0" w14:textId="08D25C48" w:rsidR="00E1579E" w:rsidRPr="00903DBA" w:rsidRDefault="00E1579E" w:rsidP="00E1579E">
      <w:pPr>
        <w:pStyle w:val="Code"/>
        <w:rPr>
          <w:highlight w:val="white"/>
        </w:rPr>
      </w:pPr>
      <w:r w:rsidRPr="00903DBA">
        <w:rPr>
          <w:highlight w:val="white"/>
        </w:rPr>
        <w:t xml:space="preserve">        byteList[</w:t>
      </w:r>
      <w:r w:rsidR="00B20082" w:rsidRPr="00903DBA">
        <w:rPr>
          <w:highlight w:val="white"/>
        </w:rPr>
        <w:t xml:space="preserve">sourceAddress </w:t>
      </w:r>
      <w:r w:rsidRPr="00903DBA">
        <w:rPr>
          <w:highlight w:val="white"/>
        </w:rPr>
        <w:t>+ 1] = (byte) ((sbyte) (relativeAddress &gt;&gt; 8));</w:t>
      </w:r>
    </w:p>
    <w:p w14:paraId="1176BE0D" w14:textId="77777777" w:rsidR="00E1579E" w:rsidRPr="00903DBA" w:rsidRDefault="00E1579E" w:rsidP="00E1579E">
      <w:pPr>
        <w:pStyle w:val="Code"/>
        <w:rPr>
          <w:highlight w:val="white"/>
        </w:rPr>
      </w:pPr>
      <w:r w:rsidRPr="00903DBA">
        <w:rPr>
          <w:highlight w:val="white"/>
        </w:rPr>
        <w:t xml:space="preserve">      }</w:t>
      </w:r>
    </w:p>
    <w:p w14:paraId="1365C59A" w14:textId="77777777" w:rsidR="00E1579E" w:rsidRPr="00903DBA" w:rsidRDefault="00E1579E" w:rsidP="00E1579E">
      <w:pPr>
        <w:pStyle w:val="Code"/>
        <w:rPr>
          <w:highlight w:val="white"/>
        </w:rPr>
      </w:pPr>
      <w:r w:rsidRPr="00903DBA">
        <w:rPr>
          <w:highlight w:val="white"/>
        </w:rPr>
        <w:t xml:space="preserve">    }</w:t>
      </w:r>
    </w:p>
    <w:p w14:paraId="425A665C" w14:textId="7F4FF9A6" w:rsidR="00E1579E" w:rsidRPr="00903DBA" w:rsidRDefault="00BB1986" w:rsidP="00BB1986">
      <w:pPr>
        <w:rPr>
          <w:highlight w:val="white"/>
        </w:rPr>
      </w:pPr>
      <w:r w:rsidRPr="00903DBA">
        <w:rPr>
          <w:highlight w:val="white"/>
        </w:rPr>
        <w:t xml:space="preserve">The </w:t>
      </w:r>
      <w:r w:rsidRPr="00903DBA">
        <w:rPr>
          <w:rStyle w:val="KeyWord0"/>
          <w:highlight w:val="white"/>
        </w:rPr>
        <w:t>GenerateReturn</w:t>
      </w:r>
      <w:r w:rsidRPr="00903DBA">
        <w:rPr>
          <w:highlight w:val="white"/>
        </w:rPr>
        <w:t xml:space="preserve"> method</w:t>
      </w:r>
      <w:r w:rsidR="00670599" w:rsidRPr="00903DBA">
        <w:rPr>
          <w:highlight w:val="white"/>
        </w:rPr>
        <w:t xml:space="preserve"> changes the return address </w:t>
      </w:r>
      <w:r w:rsidR="008341B9" w:rsidRPr="00903DBA">
        <w:rPr>
          <w:highlight w:val="white"/>
        </w:rPr>
        <w:t>from</w:t>
      </w:r>
      <w:r w:rsidR="00670599" w:rsidRPr="00903DBA">
        <w:rPr>
          <w:highlight w:val="white"/>
        </w:rPr>
        <w:t xml:space="preserve"> the address relative</w:t>
      </w:r>
      <w:r w:rsidR="00B01423" w:rsidRPr="00903DBA">
        <w:rPr>
          <w:highlight w:val="white"/>
        </w:rPr>
        <w:t xml:space="preserve"> the beginning of the function</w:t>
      </w:r>
      <w:r w:rsidR="008341B9" w:rsidRPr="00903DBA">
        <w:rPr>
          <w:highlight w:val="white"/>
        </w:rPr>
        <w:t xml:space="preserve"> to the address relative the beginning of the executable code.</w:t>
      </w:r>
      <w:r w:rsidR="007C214D" w:rsidRPr="00903DBA">
        <w:rPr>
          <w:highlight w:val="white"/>
        </w:rPr>
        <w:t xml:space="preserve"> Similar to the </w:t>
      </w:r>
      <w:r w:rsidR="007C214D" w:rsidRPr="00903DBA">
        <w:rPr>
          <w:rStyle w:val="KeyWord0"/>
          <w:highlight w:val="white"/>
        </w:rPr>
        <w:t>GenerateAccess</w:t>
      </w:r>
      <w:r w:rsidR="007C214D" w:rsidRPr="00903DBA">
        <w:rPr>
          <w:highlight w:val="white"/>
        </w:rPr>
        <w:t xml:space="preserve"> case above, we need to inspect the original address, and add the address of the beginning function.</w:t>
      </w:r>
    </w:p>
    <w:p w14:paraId="3AC9E52D" w14:textId="77777777" w:rsidR="00F4455B" w:rsidRPr="00903DBA" w:rsidRDefault="00F4455B" w:rsidP="00F4455B">
      <w:pPr>
        <w:pStyle w:val="Code"/>
        <w:rPr>
          <w:highlight w:val="white"/>
        </w:rPr>
      </w:pPr>
      <w:r w:rsidRPr="00903DBA">
        <w:rPr>
          <w:highlight w:val="white"/>
        </w:rPr>
        <w:t xml:space="preserve">    private void GenerateReturn(int functionStartAddress, ISet&lt;int&gt; returnSet,</w:t>
      </w:r>
    </w:p>
    <w:p w14:paraId="6E69C776" w14:textId="77777777" w:rsidR="00F4455B" w:rsidRPr="00903DBA" w:rsidRDefault="00F4455B" w:rsidP="00F4455B">
      <w:pPr>
        <w:pStyle w:val="Code"/>
        <w:rPr>
          <w:highlight w:val="white"/>
        </w:rPr>
      </w:pPr>
      <w:r w:rsidRPr="00903DBA">
        <w:rPr>
          <w:highlight w:val="white"/>
        </w:rPr>
        <w:t xml:space="preserve">                                List&lt;byte&gt; byteList) {</w:t>
      </w:r>
    </w:p>
    <w:p w14:paraId="6B15EB15" w14:textId="77777777" w:rsidR="00F4455B" w:rsidRPr="00903DBA" w:rsidRDefault="00F4455B" w:rsidP="00F4455B">
      <w:pPr>
        <w:pStyle w:val="Code"/>
        <w:rPr>
          <w:highlight w:val="white"/>
        </w:rPr>
      </w:pPr>
      <w:r w:rsidRPr="00903DBA">
        <w:rPr>
          <w:highlight w:val="white"/>
        </w:rPr>
        <w:t xml:space="preserve">      foreach (int sourceAddress in returnSet) {</w:t>
      </w:r>
    </w:p>
    <w:p w14:paraId="42E87027" w14:textId="77777777" w:rsidR="00F4455B" w:rsidRPr="00903DBA" w:rsidRDefault="00F4455B" w:rsidP="00F4455B">
      <w:pPr>
        <w:pStyle w:val="Code"/>
        <w:rPr>
          <w:highlight w:val="white"/>
        </w:rPr>
      </w:pPr>
      <w:r w:rsidRPr="00903DBA">
        <w:rPr>
          <w:highlight w:val="white"/>
        </w:rPr>
        <w:t xml:space="preserve">        int lowByte = byteList[sourceAddress],</w:t>
      </w:r>
    </w:p>
    <w:p w14:paraId="6A2354D1" w14:textId="77777777" w:rsidR="00F4455B" w:rsidRPr="00903DBA" w:rsidRDefault="00F4455B" w:rsidP="00F4455B">
      <w:pPr>
        <w:pStyle w:val="Code"/>
        <w:rPr>
          <w:highlight w:val="white"/>
        </w:rPr>
      </w:pPr>
      <w:r w:rsidRPr="00903DBA">
        <w:rPr>
          <w:highlight w:val="white"/>
        </w:rPr>
        <w:t xml:space="preserve">            highByte = byteList[sourceAddress + 1];</w:t>
      </w:r>
    </w:p>
    <w:p w14:paraId="6879CF28" w14:textId="77777777" w:rsidR="00F4455B" w:rsidRPr="00903DBA" w:rsidRDefault="00F4455B" w:rsidP="00F4455B">
      <w:pPr>
        <w:pStyle w:val="Code"/>
        <w:rPr>
          <w:highlight w:val="white"/>
        </w:rPr>
      </w:pPr>
      <w:r w:rsidRPr="00903DBA">
        <w:rPr>
          <w:highlight w:val="white"/>
        </w:rPr>
        <w:t xml:space="preserve">        int targetAddress = (highByte &lt;&lt; 8) + lowByte;</w:t>
      </w:r>
    </w:p>
    <w:p w14:paraId="240D2DB1" w14:textId="77777777" w:rsidR="00F4455B" w:rsidRPr="00903DBA" w:rsidRDefault="00F4455B" w:rsidP="00F4455B">
      <w:pPr>
        <w:pStyle w:val="Code"/>
        <w:rPr>
          <w:highlight w:val="white"/>
        </w:rPr>
      </w:pPr>
      <w:r w:rsidRPr="00903DBA">
        <w:rPr>
          <w:highlight w:val="white"/>
        </w:rPr>
        <w:t xml:space="preserve">        targetAddress += functionStartAddress;</w:t>
      </w:r>
    </w:p>
    <w:p w14:paraId="289E91F4" w14:textId="77777777" w:rsidR="00F4455B" w:rsidRPr="00903DBA" w:rsidRDefault="00F4455B" w:rsidP="00F4455B">
      <w:pPr>
        <w:pStyle w:val="Code"/>
        <w:rPr>
          <w:highlight w:val="white"/>
        </w:rPr>
      </w:pPr>
      <w:r w:rsidRPr="00903DBA">
        <w:rPr>
          <w:highlight w:val="white"/>
        </w:rPr>
        <w:t xml:space="preserve">        byteList[sourceAddress] = (byte) targetAddress;</w:t>
      </w:r>
    </w:p>
    <w:p w14:paraId="66520F63" w14:textId="77777777" w:rsidR="00F4455B" w:rsidRPr="00903DBA" w:rsidRDefault="00F4455B" w:rsidP="00F4455B">
      <w:pPr>
        <w:pStyle w:val="Code"/>
        <w:rPr>
          <w:highlight w:val="white"/>
        </w:rPr>
      </w:pPr>
      <w:r w:rsidRPr="00903DBA">
        <w:rPr>
          <w:highlight w:val="white"/>
        </w:rPr>
        <w:t xml:space="preserve">        byteList[sourceAddress + 1] = (byte) (targetAddress &gt;&gt; 8);</w:t>
      </w:r>
    </w:p>
    <w:p w14:paraId="75252952" w14:textId="77777777" w:rsidR="00F4455B" w:rsidRPr="00903DBA" w:rsidRDefault="00F4455B" w:rsidP="00F4455B">
      <w:pPr>
        <w:pStyle w:val="Code"/>
        <w:rPr>
          <w:highlight w:val="white"/>
        </w:rPr>
      </w:pPr>
      <w:r w:rsidRPr="00903DBA">
        <w:rPr>
          <w:highlight w:val="white"/>
        </w:rPr>
        <w:t xml:space="preserve">      }</w:t>
      </w:r>
    </w:p>
    <w:p w14:paraId="324EF32E" w14:textId="303C9C49" w:rsidR="00F4455B" w:rsidRPr="00903DBA" w:rsidRDefault="00F4455B" w:rsidP="00F4455B">
      <w:pPr>
        <w:pStyle w:val="Code"/>
        <w:rPr>
          <w:highlight w:val="white"/>
        </w:rPr>
      </w:pPr>
      <w:r w:rsidRPr="00903DBA">
        <w:rPr>
          <w:highlight w:val="white"/>
        </w:rPr>
        <w:t xml:space="preserve">    }</w:t>
      </w:r>
    </w:p>
    <w:p w14:paraId="73F2B3E5" w14:textId="00729748" w:rsidR="00E1579E" w:rsidRPr="00903DBA" w:rsidRDefault="00B01423" w:rsidP="00B01423">
      <w:pPr>
        <w:rPr>
          <w:highlight w:val="white"/>
        </w:rPr>
      </w:pPr>
      <w:r w:rsidRPr="00903DBA">
        <w:rPr>
          <w:highlight w:val="white"/>
        </w:rPr>
        <w:lastRenderedPageBreak/>
        <w:t xml:space="preserve">The </w:t>
      </w:r>
      <w:r w:rsidRPr="00903DBA">
        <w:rPr>
          <w:rStyle w:val="KeyWord0"/>
          <w:highlight w:val="white"/>
        </w:rPr>
        <w:t>SimpleName</w:t>
      </w:r>
      <w:r w:rsidRPr="00903DBA">
        <w:rPr>
          <w:highlight w:val="white"/>
        </w:rPr>
        <w:t xml:space="preserve"> method returns the </w:t>
      </w:r>
      <w:r w:rsidR="008341B9" w:rsidRPr="00903DBA">
        <w:rPr>
          <w:highlight w:val="white"/>
        </w:rPr>
        <w:t xml:space="preserve">part to the left of the </w:t>
      </w:r>
      <w:r w:rsidRPr="00903DBA">
        <w:rPr>
          <w:highlight w:val="white"/>
        </w:rPr>
        <w:t>left</w:t>
      </w:r>
      <w:r w:rsidR="008341B9" w:rsidRPr="00903DBA">
        <w:rPr>
          <w:highlight w:val="white"/>
        </w:rPr>
        <w:t>most</w:t>
      </w:r>
      <w:r w:rsidRPr="00903DBA">
        <w:rPr>
          <w:highlight w:val="white"/>
        </w:rPr>
        <w:t xml:space="preserve"> separator identity character</w:t>
      </w:r>
      <w:r w:rsidR="008341B9" w:rsidRPr="00903DBA">
        <w:rPr>
          <w:highlight w:val="white"/>
        </w:rPr>
        <w:t>s</w:t>
      </w:r>
      <w:r w:rsidRPr="00903DBA">
        <w:rPr>
          <w:highlight w:val="white"/>
        </w:rPr>
        <w:t xml:space="preserve"> (‘$’)</w:t>
      </w:r>
      <w:r w:rsidR="00482740" w:rsidRPr="00903DBA">
        <w:rPr>
          <w:highlight w:val="white"/>
        </w:rPr>
        <w:t>, if present. Otherwise, the whole string is returned.</w:t>
      </w:r>
    </w:p>
    <w:p w14:paraId="40EC510D" w14:textId="77777777" w:rsidR="00E1579E" w:rsidRPr="00903DBA" w:rsidRDefault="00E1579E" w:rsidP="00E1579E">
      <w:pPr>
        <w:pStyle w:val="Code"/>
        <w:rPr>
          <w:highlight w:val="white"/>
        </w:rPr>
      </w:pPr>
      <w:r w:rsidRPr="00903DBA">
        <w:rPr>
          <w:highlight w:val="white"/>
        </w:rPr>
        <w:t xml:space="preserve">    public static string SimpleName(string name) {</w:t>
      </w:r>
    </w:p>
    <w:p w14:paraId="44EE391D" w14:textId="77777777" w:rsidR="00E1579E" w:rsidRPr="00903DBA" w:rsidRDefault="00E1579E" w:rsidP="00E1579E">
      <w:pPr>
        <w:pStyle w:val="Code"/>
        <w:rPr>
          <w:highlight w:val="white"/>
        </w:rPr>
      </w:pPr>
      <w:r w:rsidRPr="00903DBA">
        <w:rPr>
          <w:highlight w:val="white"/>
        </w:rPr>
        <w:t xml:space="preserve">      int index = name.LastIndexOf(Symbol.SeparatorId);</w:t>
      </w:r>
    </w:p>
    <w:p w14:paraId="0211DBC4" w14:textId="77777777" w:rsidR="00E1579E" w:rsidRPr="00903DBA" w:rsidRDefault="00E1579E" w:rsidP="00E1579E">
      <w:pPr>
        <w:pStyle w:val="Code"/>
        <w:rPr>
          <w:highlight w:val="white"/>
        </w:rPr>
      </w:pPr>
      <w:r w:rsidRPr="00903DBA">
        <w:rPr>
          <w:highlight w:val="white"/>
        </w:rPr>
        <w:t xml:space="preserve">      return (index != -1) ? name.Substring(0, index) : name;</w:t>
      </w:r>
    </w:p>
    <w:p w14:paraId="02289399" w14:textId="77777777" w:rsidR="00E1579E" w:rsidRPr="00903DBA" w:rsidRDefault="00E1579E" w:rsidP="00E1579E">
      <w:pPr>
        <w:pStyle w:val="Code"/>
        <w:rPr>
          <w:highlight w:val="white"/>
        </w:rPr>
      </w:pPr>
      <w:r w:rsidRPr="00903DBA">
        <w:rPr>
          <w:highlight w:val="white"/>
        </w:rPr>
        <w:t xml:space="preserve">    }  </w:t>
      </w:r>
    </w:p>
    <w:p w14:paraId="69B2FA32" w14:textId="77777777" w:rsidR="00E1579E" w:rsidRPr="00903DBA" w:rsidRDefault="00E1579E" w:rsidP="00E1579E">
      <w:pPr>
        <w:pStyle w:val="Code"/>
        <w:rPr>
          <w:highlight w:val="white"/>
        </w:rPr>
      </w:pPr>
      <w:r w:rsidRPr="00903DBA">
        <w:rPr>
          <w:highlight w:val="white"/>
        </w:rPr>
        <w:t xml:space="preserve">  }</w:t>
      </w:r>
    </w:p>
    <w:p w14:paraId="4FED1F55" w14:textId="75F4BDE0" w:rsidR="00C65C7A" w:rsidRPr="00903DBA" w:rsidRDefault="00E1579E" w:rsidP="00B21BB5">
      <w:pPr>
        <w:pStyle w:val="Code"/>
        <w:rPr>
          <w:highlight w:val="white"/>
        </w:rPr>
      </w:pPr>
      <w:r w:rsidRPr="00903DBA">
        <w:rPr>
          <w:highlight w:val="white"/>
        </w:rPr>
        <w:t>}</w:t>
      </w:r>
    </w:p>
    <w:p w14:paraId="3CC66250" w14:textId="3ED47AB7" w:rsidR="00AD7B52" w:rsidRDefault="006A31DF" w:rsidP="00536BFB">
      <w:pPr>
        <w:pStyle w:val="Rubrik1"/>
      </w:pPr>
      <w:bookmarkStart w:id="481" w:name="_Toc57656122"/>
      <w:bookmarkStart w:id="482" w:name="_Ref58175578"/>
      <w:r w:rsidRPr="00903DBA">
        <w:lastRenderedPageBreak/>
        <w:t xml:space="preserve">The </w:t>
      </w:r>
      <w:r w:rsidR="002554E1" w:rsidRPr="00903DBA">
        <w:t>Standard Library</w:t>
      </w:r>
      <w:bookmarkEnd w:id="481"/>
      <w:bookmarkEnd w:id="482"/>
    </w:p>
    <w:p w14:paraId="78748C54" w14:textId="22FD68CC" w:rsidR="004773EA" w:rsidRPr="004773EA" w:rsidRDefault="004773EA" w:rsidP="004773EA">
      <w:r>
        <w:t xml:space="preserve">In the </w:t>
      </w:r>
      <w:r w:rsidR="00392B3E" w:rsidRPr="00392B3E">
        <w:rPr>
          <w:rStyle w:val="KeyWord0"/>
        </w:rPr>
        <w:t>limits</w:t>
      </w:r>
      <w:r w:rsidR="00392B3E">
        <w:t xml:space="preserve">, </w:t>
      </w:r>
      <w:r w:rsidR="00392B3E" w:rsidRPr="00392B3E">
        <w:rPr>
          <w:rStyle w:val="KeyWord0"/>
        </w:rPr>
        <w:t>setjmp</w:t>
      </w:r>
      <w:r w:rsidR="00392B3E">
        <w:t xml:space="preserve">, </w:t>
      </w:r>
      <w:r w:rsidR="00392B3E" w:rsidRPr="00392B3E">
        <w:rPr>
          <w:rStyle w:val="KeyWord0"/>
        </w:rPr>
        <w:t>stdio</w:t>
      </w:r>
      <w:r w:rsidR="00392B3E">
        <w:t xml:space="preserve">, </w:t>
      </w:r>
      <w:r w:rsidR="00392B3E" w:rsidRPr="00392B3E">
        <w:rPr>
          <w:rStyle w:val="KeyWord0"/>
        </w:rPr>
        <w:t>stdlib</w:t>
      </w:r>
      <w:r w:rsidR="00392B3E">
        <w:t xml:space="preserve">, and </w:t>
      </w:r>
      <w:r w:rsidR="00392B3E" w:rsidRPr="00392B3E">
        <w:rPr>
          <w:rStyle w:val="KeyWord0"/>
        </w:rPr>
        <w:t>time</w:t>
      </w:r>
      <w:r w:rsidR="00392B3E">
        <w:t xml:space="preserve"> </w:t>
      </w:r>
      <w:r w:rsidR="005D185E">
        <w:t>standard librar</w:t>
      </w:r>
      <w:r w:rsidR="00392B3E">
        <w:t>ies</w:t>
      </w:r>
      <w:r w:rsidR="005D185E">
        <w:t xml:space="preserve"> there is different C code for the Linux and Windows environment.</w:t>
      </w:r>
      <w:r w:rsidR="00150034">
        <w:t xml:space="preserve"> We use the __LINUX__ and __WINDOWS__ macros to distinguish </w:t>
      </w:r>
      <w:r w:rsidR="00F75977">
        <w:t xml:space="preserve">the code </w:t>
      </w:r>
      <w:r w:rsidR="00150034">
        <w:t>between them.</w:t>
      </w:r>
    </w:p>
    <w:p w14:paraId="21B660CB" w14:textId="0EAC07D4" w:rsidR="00EE220E" w:rsidRPr="00903DBA" w:rsidRDefault="00503728" w:rsidP="00265BDF">
      <w:pPr>
        <w:pStyle w:val="Rubrik2"/>
      </w:pPr>
      <w:bookmarkStart w:id="483" w:name="_Toc57656123"/>
      <w:r w:rsidRPr="00903DBA">
        <w:t>Integral and Floating Limits</w:t>
      </w:r>
      <w:bookmarkEnd w:id="483"/>
    </w:p>
    <w:p w14:paraId="1F710058" w14:textId="110261E4" w:rsidR="007800D6" w:rsidRPr="00903DBA" w:rsidRDefault="007800D6" w:rsidP="007800D6">
      <w:pPr>
        <w:rPr>
          <w:highlight w:val="white"/>
        </w:rPr>
      </w:pPr>
      <w:r w:rsidRPr="00903DBA">
        <w:rPr>
          <w:highlight w:val="white"/>
        </w:rPr>
        <w:t xml:space="preserve">The file limits.h holds limits for integral values for the Linux and </w:t>
      </w:r>
      <w:r w:rsidR="00721ABF">
        <w:rPr>
          <w:highlight w:val="white"/>
        </w:rPr>
        <w:t>The Windows environment</w:t>
      </w:r>
      <w:r w:rsidRPr="00903DBA">
        <w:rPr>
          <w:highlight w:val="white"/>
        </w:rPr>
        <w:t>.</w:t>
      </w:r>
    </w:p>
    <w:p w14:paraId="2F6FA423" w14:textId="6AFA7B16" w:rsidR="003D1398" w:rsidRPr="00903DBA" w:rsidRDefault="008D6750" w:rsidP="00E65FE6">
      <w:pPr>
        <w:pStyle w:val="CodeHeader"/>
        <w:rPr>
          <w:highlight w:val="white"/>
        </w:rPr>
      </w:pPr>
      <w:r w:rsidRPr="00903DBA">
        <w:rPr>
          <w:highlight w:val="white"/>
        </w:rPr>
        <w:t>l</w:t>
      </w:r>
      <w:r w:rsidR="003D1398" w:rsidRPr="00903DBA">
        <w:rPr>
          <w:highlight w:val="white"/>
        </w:rPr>
        <w:t>imits.h</w:t>
      </w:r>
    </w:p>
    <w:p w14:paraId="723515CD" w14:textId="77777777" w:rsidR="001B4955" w:rsidRPr="00903DBA" w:rsidRDefault="001B4955" w:rsidP="001B4955">
      <w:pPr>
        <w:pStyle w:val="Code"/>
        <w:rPr>
          <w:highlight w:val="white"/>
        </w:rPr>
      </w:pPr>
      <w:r w:rsidRPr="00903DBA">
        <w:rPr>
          <w:highlight w:val="white"/>
        </w:rPr>
        <w:t>#ifndef __LIMITS_H__</w:t>
      </w:r>
    </w:p>
    <w:p w14:paraId="79925CAB" w14:textId="77777777" w:rsidR="001B4955" w:rsidRPr="00903DBA" w:rsidRDefault="001B4955" w:rsidP="001B4955">
      <w:pPr>
        <w:pStyle w:val="Code"/>
        <w:rPr>
          <w:highlight w:val="white"/>
        </w:rPr>
      </w:pPr>
      <w:r w:rsidRPr="00903DBA">
        <w:rPr>
          <w:highlight w:val="white"/>
        </w:rPr>
        <w:t>#define __LIMITS_H__</w:t>
      </w:r>
    </w:p>
    <w:p w14:paraId="7EFA0E6B" w14:textId="77777777" w:rsidR="001B4955" w:rsidRPr="00903DBA" w:rsidRDefault="001B4955" w:rsidP="001B4955">
      <w:pPr>
        <w:pStyle w:val="Code"/>
        <w:rPr>
          <w:highlight w:val="white"/>
        </w:rPr>
      </w:pPr>
    </w:p>
    <w:p w14:paraId="5A081A47" w14:textId="77777777" w:rsidR="001B4955" w:rsidRPr="00903DBA" w:rsidRDefault="001B4955" w:rsidP="001B4955">
      <w:pPr>
        <w:pStyle w:val="Code"/>
        <w:rPr>
          <w:highlight w:val="white"/>
        </w:rPr>
      </w:pPr>
      <w:r w:rsidRPr="00903DBA">
        <w:rPr>
          <w:highlight w:val="white"/>
        </w:rPr>
        <w:t>#ifdef __WINDOWS__</w:t>
      </w:r>
    </w:p>
    <w:p w14:paraId="03E4F5EE" w14:textId="77777777" w:rsidR="001B4955" w:rsidRPr="00903DBA" w:rsidRDefault="001B4955" w:rsidP="001B4955">
      <w:pPr>
        <w:pStyle w:val="Code"/>
        <w:rPr>
          <w:highlight w:val="white"/>
        </w:rPr>
      </w:pPr>
      <w:r w:rsidRPr="00903DBA">
        <w:rPr>
          <w:highlight w:val="white"/>
        </w:rPr>
        <w:t xml:space="preserve">  #define CHAR_BIT 8</w:t>
      </w:r>
    </w:p>
    <w:p w14:paraId="01BB60AA" w14:textId="77777777" w:rsidR="001B4955" w:rsidRPr="00903DBA" w:rsidRDefault="001B4955" w:rsidP="001B4955">
      <w:pPr>
        <w:pStyle w:val="Code"/>
        <w:rPr>
          <w:highlight w:val="white"/>
        </w:rPr>
      </w:pPr>
    </w:p>
    <w:p w14:paraId="0C780BE3" w14:textId="77777777" w:rsidR="001B4955" w:rsidRPr="00903DBA" w:rsidRDefault="001B4955" w:rsidP="001B4955">
      <w:pPr>
        <w:pStyle w:val="Code"/>
        <w:rPr>
          <w:highlight w:val="white"/>
        </w:rPr>
      </w:pPr>
      <w:r w:rsidRPr="00903DBA">
        <w:rPr>
          <w:highlight w:val="white"/>
        </w:rPr>
        <w:t xml:space="preserve">  #define CHAR_MIN -128S</w:t>
      </w:r>
    </w:p>
    <w:p w14:paraId="746CCACC" w14:textId="77777777" w:rsidR="001B4955" w:rsidRPr="00903DBA" w:rsidRDefault="001B4955" w:rsidP="001B4955">
      <w:pPr>
        <w:pStyle w:val="Code"/>
        <w:rPr>
          <w:highlight w:val="white"/>
        </w:rPr>
      </w:pPr>
      <w:r w:rsidRPr="00903DBA">
        <w:rPr>
          <w:highlight w:val="white"/>
        </w:rPr>
        <w:t xml:space="preserve">  #define CHAR_MAX 127S</w:t>
      </w:r>
    </w:p>
    <w:p w14:paraId="0CACE1F3" w14:textId="77777777" w:rsidR="001B4955" w:rsidRPr="00903DBA" w:rsidRDefault="001B4955" w:rsidP="001B4955">
      <w:pPr>
        <w:pStyle w:val="Code"/>
        <w:rPr>
          <w:highlight w:val="white"/>
        </w:rPr>
      </w:pPr>
      <w:r w:rsidRPr="00903DBA">
        <w:rPr>
          <w:highlight w:val="white"/>
        </w:rPr>
        <w:t xml:space="preserve">  #define UCHAR_MAX 255US</w:t>
      </w:r>
    </w:p>
    <w:p w14:paraId="5F64D68E" w14:textId="77777777" w:rsidR="001B4955" w:rsidRPr="00903DBA" w:rsidRDefault="001B4955" w:rsidP="001B4955">
      <w:pPr>
        <w:pStyle w:val="Code"/>
        <w:rPr>
          <w:highlight w:val="white"/>
        </w:rPr>
      </w:pPr>
    </w:p>
    <w:p w14:paraId="3A87F707" w14:textId="77777777" w:rsidR="001B4955" w:rsidRPr="00903DBA" w:rsidRDefault="001B4955" w:rsidP="001B4955">
      <w:pPr>
        <w:pStyle w:val="Code"/>
        <w:rPr>
          <w:highlight w:val="white"/>
        </w:rPr>
      </w:pPr>
      <w:r w:rsidRPr="00903DBA">
        <w:rPr>
          <w:highlight w:val="white"/>
        </w:rPr>
        <w:t xml:space="preserve">  #define SHRT_MIN -128S</w:t>
      </w:r>
    </w:p>
    <w:p w14:paraId="0D1CA189" w14:textId="77777777" w:rsidR="001B4955" w:rsidRPr="00903DBA" w:rsidRDefault="001B4955" w:rsidP="001B4955">
      <w:pPr>
        <w:pStyle w:val="Code"/>
        <w:rPr>
          <w:highlight w:val="white"/>
        </w:rPr>
      </w:pPr>
      <w:r w:rsidRPr="00903DBA">
        <w:rPr>
          <w:highlight w:val="white"/>
        </w:rPr>
        <w:t xml:space="preserve">  #define SHRT_MAX 127S</w:t>
      </w:r>
    </w:p>
    <w:p w14:paraId="1E6DBE04" w14:textId="77777777" w:rsidR="001B4955" w:rsidRPr="00903DBA" w:rsidRDefault="001B4955" w:rsidP="001B4955">
      <w:pPr>
        <w:pStyle w:val="Code"/>
        <w:rPr>
          <w:highlight w:val="white"/>
        </w:rPr>
      </w:pPr>
      <w:r w:rsidRPr="00903DBA">
        <w:rPr>
          <w:highlight w:val="white"/>
        </w:rPr>
        <w:t xml:space="preserve">  #define USHRT_MAX 255US</w:t>
      </w:r>
    </w:p>
    <w:p w14:paraId="731F7099" w14:textId="77777777" w:rsidR="001B4955" w:rsidRPr="00903DBA" w:rsidRDefault="001B4955" w:rsidP="001B4955">
      <w:pPr>
        <w:pStyle w:val="Code"/>
        <w:rPr>
          <w:highlight w:val="white"/>
        </w:rPr>
      </w:pPr>
    </w:p>
    <w:p w14:paraId="182F92EC" w14:textId="77777777" w:rsidR="001B4955" w:rsidRPr="00903DBA" w:rsidRDefault="001B4955" w:rsidP="001B4955">
      <w:pPr>
        <w:pStyle w:val="Code"/>
        <w:rPr>
          <w:highlight w:val="white"/>
        </w:rPr>
      </w:pPr>
      <w:r w:rsidRPr="00903DBA">
        <w:rPr>
          <w:highlight w:val="white"/>
        </w:rPr>
        <w:t xml:space="preserve">  #define INT_MIN -32768</w:t>
      </w:r>
    </w:p>
    <w:p w14:paraId="74242C97" w14:textId="77777777" w:rsidR="001B4955" w:rsidRPr="00903DBA" w:rsidRDefault="001B4955" w:rsidP="001B4955">
      <w:pPr>
        <w:pStyle w:val="Code"/>
        <w:rPr>
          <w:highlight w:val="white"/>
        </w:rPr>
      </w:pPr>
      <w:r w:rsidRPr="00903DBA">
        <w:rPr>
          <w:highlight w:val="white"/>
        </w:rPr>
        <w:t xml:space="preserve">  #define INT_MAX 32767</w:t>
      </w:r>
    </w:p>
    <w:p w14:paraId="2ACF9A49" w14:textId="77777777" w:rsidR="001B4955" w:rsidRPr="00903DBA" w:rsidRDefault="001B4955" w:rsidP="001B4955">
      <w:pPr>
        <w:pStyle w:val="Code"/>
        <w:rPr>
          <w:highlight w:val="white"/>
        </w:rPr>
      </w:pPr>
      <w:r w:rsidRPr="00903DBA">
        <w:rPr>
          <w:highlight w:val="white"/>
        </w:rPr>
        <w:t xml:space="preserve">  #define UINT_MAX 65535U</w:t>
      </w:r>
    </w:p>
    <w:p w14:paraId="795EBF0E" w14:textId="77777777" w:rsidR="001B4955" w:rsidRPr="00903DBA" w:rsidRDefault="001B4955" w:rsidP="001B4955">
      <w:pPr>
        <w:pStyle w:val="Code"/>
        <w:rPr>
          <w:highlight w:val="white"/>
        </w:rPr>
      </w:pPr>
    </w:p>
    <w:p w14:paraId="42D46270" w14:textId="77777777" w:rsidR="001B4955" w:rsidRPr="00903DBA" w:rsidRDefault="001B4955" w:rsidP="001B4955">
      <w:pPr>
        <w:pStyle w:val="Code"/>
        <w:rPr>
          <w:highlight w:val="white"/>
        </w:rPr>
      </w:pPr>
      <w:r w:rsidRPr="00903DBA">
        <w:rPr>
          <w:highlight w:val="white"/>
        </w:rPr>
        <w:t xml:space="preserve">  #define LONG_MIN -2147483648L</w:t>
      </w:r>
    </w:p>
    <w:p w14:paraId="68D14152" w14:textId="77777777" w:rsidR="001B4955" w:rsidRPr="00903DBA" w:rsidRDefault="001B4955" w:rsidP="001B4955">
      <w:pPr>
        <w:pStyle w:val="Code"/>
        <w:rPr>
          <w:highlight w:val="white"/>
        </w:rPr>
      </w:pPr>
      <w:r w:rsidRPr="00903DBA">
        <w:rPr>
          <w:highlight w:val="white"/>
        </w:rPr>
        <w:t xml:space="preserve">  #define LONG_MAX 2147483647L</w:t>
      </w:r>
    </w:p>
    <w:p w14:paraId="3EC3D070" w14:textId="77777777" w:rsidR="001B4955" w:rsidRPr="00903DBA" w:rsidRDefault="001B4955" w:rsidP="001B4955">
      <w:pPr>
        <w:pStyle w:val="Code"/>
        <w:rPr>
          <w:highlight w:val="white"/>
        </w:rPr>
      </w:pPr>
      <w:r w:rsidRPr="00903DBA">
        <w:rPr>
          <w:highlight w:val="white"/>
        </w:rPr>
        <w:t xml:space="preserve">  #define ULONG_MAX 4294967295UL</w:t>
      </w:r>
    </w:p>
    <w:p w14:paraId="792036DF" w14:textId="77777777" w:rsidR="001B4955" w:rsidRPr="00903DBA" w:rsidRDefault="001B4955" w:rsidP="001B4955">
      <w:pPr>
        <w:pStyle w:val="Code"/>
        <w:rPr>
          <w:highlight w:val="white"/>
        </w:rPr>
      </w:pPr>
      <w:r w:rsidRPr="00903DBA">
        <w:rPr>
          <w:highlight w:val="white"/>
        </w:rPr>
        <w:t>#endif</w:t>
      </w:r>
    </w:p>
    <w:p w14:paraId="63E5EF36" w14:textId="77777777" w:rsidR="001B4955" w:rsidRPr="00903DBA" w:rsidRDefault="001B4955" w:rsidP="001B4955">
      <w:pPr>
        <w:pStyle w:val="Code"/>
        <w:rPr>
          <w:highlight w:val="white"/>
        </w:rPr>
      </w:pPr>
    </w:p>
    <w:p w14:paraId="0716E188" w14:textId="77777777" w:rsidR="001B4955" w:rsidRPr="00903DBA" w:rsidRDefault="001B4955" w:rsidP="001B4955">
      <w:pPr>
        <w:pStyle w:val="Code"/>
        <w:rPr>
          <w:highlight w:val="white"/>
        </w:rPr>
      </w:pPr>
      <w:r w:rsidRPr="00903DBA">
        <w:rPr>
          <w:highlight w:val="white"/>
        </w:rPr>
        <w:t>#ifdef __LINUX__</w:t>
      </w:r>
    </w:p>
    <w:p w14:paraId="13D6DC00" w14:textId="77777777" w:rsidR="001B4955" w:rsidRPr="00903DBA" w:rsidRDefault="001B4955" w:rsidP="001B4955">
      <w:pPr>
        <w:pStyle w:val="Code"/>
        <w:rPr>
          <w:highlight w:val="white"/>
        </w:rPr>
      </w:pPr>
      <w:r w:rsidRPr="00903DBA">
        <w:rPr>
          <w:highlight w:val="white"/>
        </w:rPr>
        <w:t xml:space="preserve">  #define CHAR_BIT 8</w:t>
      </w:r>
    </w:p>
    <w:p w14:paraId="34C2AB51" w14:textId="77777777" w:rsidR="001B4955" w:rsidRPr="00903DBA" w:rsidRDefault="001B4955" w:rsidP="001B4955">
      <w:pPr>
        <w:pStyle w:val="Code"/>
        <w:rPr>
          <w:highlight w:val="white"/>
        </w:rPr>
      </w:pPr>
    </w:p>
    <w:p w14:paraId="2B33088F" w14:textId="77777777" w:rsidR="001B4955" w:rsidRPr="00903DBA" w:rsidRDefault="001B4955" w:rsidP="001B4955">
      <w:pPr>
        <w:pStyle w:val="Code"/>
        <w:rPr>
          <w:highlight w:val="white"/>
        </w:rPr>
      </w:pPr>
      <w:r w:rsidRPr="00903DBA">
        <w:rPr>
          <w:highlight w:val="white"/>
        </w:rPr>
        <w:t xml:space="preserve">  #define CHAR_MIN -128S</w:t>
      </w:r>
    </w:p>
    <w:p w14:paraId="5FDC3063" w14:textId="77777777" w:rsidR="001B4955" w:rsidRPr="00903DBA" w:rsidRDefault="001B4955" w:rsidP="001B4955">
      <w:pPr>
        <w:pStyle w:val="Code"/>
        <w:rPr>
          <w:highlight w:val="white"/>
        </w:rPr>
      </w:pPr>
      <w:r w:rsidRPr="00903DBA">
        <w:rPr>
          <w:highlight w:val="white"/>
        </w:rPr>
        <w:t xml:space="preserve">  #define CHAR_MAX 127S</w:t>
      </w:r>
    </w:p>
    <w:p w14:paraId="1D392906" w14:textId="77777777" w:rsidR="001B4955" w:rsidRPr="00903DBA" w:rsidRDefault="001B4955" w:rsidP="001B4955">
      <w:pPr>
        <w:pStyle w:val="Code"/>
        <w:rPr>
          <w:highlight w:val="white"/>
        </w:rPr>
      </w:pPr>
      <w:r w:rsidRPr="00903DBA">
        <w:rPr>
          <w:highlight w:val="white"/>
        </w:rPr>
        <w:t xml:space="preserve">  #define UCHAR_MAX 255US</w:t>
      </w:r>
    </w:p>
    <w:p w14:paraId="34E7839A" w14:textId="77777777" w:rsidR="001B4955" w:rsidRPr="00903DBA" w:rsidRDefault="001B4955" w:rsidP="001B4955">
      <w:pPr>
        <w:pStyle w:val="Code"/>
        <w:rPr>
          <w:highlight w:val="white"/>
        </w:rPr>
      </w:pPr>
    </w:p>
    <w:p w14:paraId="30B07C2B" w14:textId="77777777" w:rsidR="001B4955" w:rsidRPr="00903DBA" w:rsidRDefault="001B4955" w:rsidP="001B4955">
      <w:pPr>
        <w:pStyle w:val="Code"/>
        <w:rPr>
          <w:highlight w:val="white"/>
        </w:rPr>
      </w:pPr>
      <w:r w:rsidRPr="00903DBA">
        <w:rPr>
          <w:highlight w:val="white"/>
        </w:rPr>
        <w:t xml:space="preserve">  #define SHRT_MIN -32768S</w:t>
      </w:r>
    </w:p>
    <w:p w14:paraId="7D98538F" w14:textId="77777777" w:rsidR="001B4955" w:rsidRPr="00903DBA" w:rsidRDefault="001B4955" w:rsidP="001B4955">
      <w:pPr>
        <w:pStyle w:val="Code"/>
        <w:rPr>
          <w:highlight w:val="white"/>
        </w:rPr>
      </w:pPr>
      <w:r w:rsidRPr="00903DBA">
        <w:rPr>
          <w:highlight w:val="white"/>
        </w:rPr>
        <w:t xml:space="preserve">  #define SHRT_MAX 32767S</w:t>
      </w:r>
    </w:p>
    <w:p w14:paraId="57CAA243" w14:textId="77777777" w:rsidR="001B4955" w:rsidRPr="00903DBA" w:rsidRDefault="001B4955" w:rsidP="001B4955">
      <w:pPr>
        <w:pStyle w:val="Code"/>
        <w:rPr>
          <w:highlight w:val="white"/>
        </w:rPr>
      </w:pPr>
      <w:r w:rsidRPr="00903DBA">
        <w:rPr>
          <w:highlight w:val="white"/>
        </w:rPr>
        <w:t xml:space="preserve">  #define USHRT_MAX 65535US</w:t>
      </w:r>
    </w:p>
    <w:p w14:paraId="13BFD45C" w14:textId="77777777" w:rsidR="001B4955" w:rsidRPr="00903DBA" w:rsidRDefault="001B4955" w:rsidP="001B4955">
      <w:pPr>
        <w:pStyle w:val="Code"/>
        <w:rPr>
          <w:highlight w:val="white"/>
        </w:rPr>
      </w:pPr>
    </w:p>
    <w:p w14:paraId="4142961A" w14:textId="77777777" w:rsidR="001B4955" w:rsidRPr="00903DBA" w:rsidRDefault="001B4955" w:rsidP="001B4955">
      <w:pPr>
        <w:pStyle w:val="Code"/>
        <w:rPr>
          <w:highlight w:val="white"/>
        </w:rPr>
      </w:pPr>
      <w:r w:rsidRPr="00903DBA">
        <w:rPr>
          <w:highlight w:val="white"/>
        </w:rPr>
        <w:t xml:space="preserve">  #define INT_MIN -2147483648</w:t>
      </w:r>
    </w:p>
    <w:p w14:paraId="328544A1" w14:textId="77777777" w:rsidR="001B4955" w:rsidRPr="00903DBA" w:rsidRDefault="001B4955" w:rsidP="001B4955">
      <w:pPr>
        <w:pStyle w:val="Code"/>
        <w:rPr>
          <w:highlight w:val="white"/>
        </w:rPr>
      </w:pPr>
      <w:r w:rsidRPr="00903DBA">
        <w:rPr>
          <w:highlight w:val="white"/>
        </w:rPr>
        <w:t xml:space="preserve">  #define INT_MAX 2147483647</w:t>
      </w:r>
    </w:p>
    <w:p w14:paraId="3DA69E85" w14:textId="77777777" w:rsidR="001B4955" w:rsidRPr="00903DBA" w:rsidRDefault="001B4955" w:rsidP="001B4955">
      <w:pPr>
        <w:pStyle w:val="Code"/>
        <w:rPr>
          <w:highlight w:val="white"/>
        </w:rPr>
      </w:pPr>
      <w:r w:rsidRPr="00903DBA">
        <w:rPr>
          <w:highlight w:val="white"/>
        </w:rPr>
        <w:t xml:space="preserve">  #define UINT_MAX 4294967295U</w:t>
      </w:r>
    </w:p>
    <w:p w14:paraId="3C1C197A" w14:textId="77777777" w:rsidR="001B4955" w:rsidRPr="00903DBA" w:rsidRDefault="001B4955" w:rsidP="001B4955">
      <w:pPr>
        <w:pStyle w:val="Code"/>
        <w:rPr>
          <w:highlight w:val="white"/>
        </w:rPr>
      </w:pPr>
    </w:p>
    <w:p w14:paraId="1D0A29E6" w14:textId="77777777" w:rsidR="001B4955" w:rsidRPr="00903DBA" w:rsidRDefault="001B4955" w:rsidP="001B4955">
      <w:pPr>
        <w:pStyle w:val="Code"/>
        <w:rPr>
          <w:highlight w:val="white"/>
        </w:rPr>
      </w:pPr>
      <w:r w:rsidRPr="00903DBA">
        <w:rPr>
          <w:highlight w:val="white"/>
        </w:rPr>
        <w:t xml:space="preserve">  #define LONG_MIN -9223372036854775808L</w:t>
      </w:r>
    </w:p>
    <w:p w14:paraId="29F62875" w14:textId="77777777" w:rsidR="001B4955" w:rsidRPr="00903DBA" w:rsidRDefault="001B4955" w:rsidP="001B4955">
      <w:pPr>
        <w:pStyle w:val="Code"/>
        <w:rPr>
          <w:highlight w:val="white"/>
        </w:rPr>
      </w:pPr>
      <w:r w:rsidRPr="00903DBA">
        <w:rPr>
          <w:highlight w:val="white"/>
        </w:rPr>
        <w:t xml:space="preserve">  #define LONG_MAX 9223372036854775807L</w:t>
      </w:r>
    </w:p>
    <w:p w14:paraId="637AEA6B" w14:textId="77777777" w:rsidR="001B4955" w:rsidRPr="00903DBA" w:rsidRDefault="001B4955" w:rsidP="001B4955">
      <w:pPr>
        <w:pStyle w:val="Code"/>
        <w:rPr>
          <w:highlight w:val="white"/>
        </w:rPr>
      </w:pPr>
      <w:r w:rsidRPr="00903DBA">
        <w:rPr>
          <w:highlight w:val="white"/>
        </w:rPr>
        <w:t xml:space="preserve">  #define ULONG_MAX 0xFFFFFFFFFFFFFFFFUL</w:t>
      </w:r>
    </w:p>
    <w:p w14:paraId="7D7FE382" w14:textId="0BC817CE" w:rsidR="001B4955" w:rsidRPr="00903DBA" w:rsidRDefault="001B4955" w:rsidP="001B4955">
      <w:pPr>
        <w:pStyle w:val="Code"/>
        <w:rPr>
          <w:highlight w:val="white"/>
        </w:rPr>
      </w:pPr>
      <w:r w:rsidRPr="00903DBA">
        <w:rPr>
          <w:highlight w:val="white"/>
        </w:rPr>
        <w:t xml:space="preserve">  #define ULONG_MAX 18446744073709551615UL</w:t>
      </w:r>
    </w:p>
    <w:p w14:paraId="2E47EDDC" w14:textId="77777777" w:rsidR="001B4955" w:rsidRPr="00903DBA" w:rsidRDefault="001B4955" w:rsidP="001B4955">
      <w:pPr>
        <w:pStyle w:val="Code"/>
        <w:rPr>
          <w:highlight w:val="white"/>
        </w:rPr>
      </w:pPr>
      <w:r w:rsidRPr="00903DBA">
        <w:rPr>
          <w:highlight w:val="white"/>
        </w:rPr>
        <w:t>#endif</w:t>
      </w:r>
    </w:p>
    <w:p w14:paraId="187CDFAD" w14:textId="77777777" w:rsidR="001B4955" w:rsidRPr="00903DBA" w:rsidRDefault="001B4955" w:rsidP="001B4955">
      <w:pPr>
        <w:pStyle w:val="Code"/>
        <w:rPr>
          <w:highlight w:val="white"/>
        </w:rPr>
      </w:pPr>
    </w:p>
    <w:p w14:paraId="099D9FA8" w14:textId="20052D75" w:rsidR="001B4955" w:rsidRPr="00903DBA" w:rsidRDefault="001B4955" w:rsidP="001B4955">
      <w:pPr>
        <w:pStyle w:val="Code"/>
        <w:rPr>
          <w:highlight w:val="white"/>
        </w:rPr>
      </w:pPr>
      <w:r w:rsidRPr="00903DBA">
        <w:rPr>
          <w:highlight w:val="white"/>
        </w:rPr>
        <w:t>#endif</w:t>
      </w:r>
    </w:p>
    <w:p w14:paraId="01ADB0EF" w14:textId="6CEFE119" w:rsidR="001A5879" w:rsidRPr="00903DBA" w:rsidRDefault="001A5879" w:rsidP="001A5879">
      <w:pPr>
        <w:rPr>
          <w:highlight w:val="white"/>
        </w:rPr>
      </w:pPr>
      <w:r w:rsidRPr="00903DBA">
        <w:rPr>
          <w:highlight w:val="white"/>
        </w:rPr>
        <w:lastRenderedPageBreak/>
        <w:t xml:space="preserve">The file float.h holds limits for floating-point values. Note that there is no difference between the Linux and </w:t>
      </w:r>
      <w:r w:rsidR="00721ABF">
        <w:rPr>
          <w:highlight w:val="white"/>
        </w:rPr>
        <w:t>The Windows environment</w:t>
      </w:r>
      <w:r w:rsidRPr="00903DBA">
        <w:rPr>
          <w:highlight w:val="white"/>
        </w:rPr>
        <w:t>.</w:t>
      </w:r>
    </w:p>
    <w:p w14:paraId="2576C6FA" w14:textId="54BF9F51" w:rsidR="003D1398" w:rsidRPr="00903DBA" w:rsidRDefault="008D6750" w:rsidP="00E65FE6">
      <w:pPr>
        <w:pStyle w:val="CodeHeader"/>
      </w:pPr>
      <w:r w:rsidRPr="00903DBA">
        <w:t>f</w:t>
      </w:r>
      <w:r w:rsidR="003D1398" w:rsidRPr="00903DBA">
        <w:t>loat.h</w:t>
      </w:r>
    </w:p>
    <w:p w14:paraId="658C0A26" w14:textId="77777777" w:rsidR="001B4955" w:rsidRPr="00903DBA" w:rsidRDefault="001B4955" w:rsidP="001B4955">
      <w:pPr>
        <w:pStyle w:val="Code"/>
        <w:rPr>
          <w:highlight w:val="white"/>
        </w:rPr>
      </w:pPr>
      <w:r w:rsidRPr="00903DBA">
        <w:rPr>
          <w:highlight w:val="white"/>
        </w:rPr>
        <w:t>#ifndef __FLOAT_H__</w:t>
      </w:r>
    </w:p>
    <w:p w14:paraId="486E44A6" w14:textId="77777777" w:rsidR="001B4955" w:rsidRPr="00903DBA" w:rsidRDefault="001B4955" w:rsidP="001B4955">
      <w:pPr>
        <w:pStyle w:val="Code"/>
        <w:rPr>
          <w:highlight w:val="white"/>
        </w:rPr>
      </w:pPr>
      <w:r w:rsidRPr="00903DBA">
        <w:rPr>
          <w:highlight w:val="white"/>
        </w:rPr>
        <w:t>#define __FLOAT_H__</w:t>
      </w:r>
    </w:p>
    <w:p w14:paraId="494C5CE9" w14:textId="77777777" w:rsidR="001B4955" w:rsidRPr="00903DBA" w:rsidRDefault="001B4955" w:rsidP="001B4955">
      <w:pPr>
        <w:pStyle w:val="Code"/>
        <w:rPr>
          <w:highlight w:val="white"/>
        </w:rPr>
      </w:pPr>
    </w:p>
    <w:p w14:paraId="119530DD" w14:textId="77777777" w:rsidR="001B4955" w:rsidRPr="00903DBA" w:rsidRDefault="001B4955" w:rsidP="001B4955">
      <w:pPr>
        <w:pStyle w:val="Code"/>
        <w:rPr>
          <w:highlight w:val="white"/>
        </w:rPr>
      </w:pPr>
      <w:r w:rsidRPr="00903DBA">
        <w:rPr>
          <w:highlight w:val="white"/>
        </w:rPr>
        <w:t>#define FLT_ROUNDS 1</w:t>
      </w:r>
    </w:p>
    <w:p w14:paraId="23803613" w14:textId="77777777" w:rsidR="001B4955" w:rsidRPr="00903DBA" w:rsidRDefault="001B4955" w:rsidP="001B4955">
      <w:pPr>
        <w:pStyle w:val="Code"/>
        <w:rPr>
          <w:highlight w:val="white"/>
        </w:rPr>
      </w:pPr>
      <w:r w:rsidRPr="00903DBA">
        <w:rPr>
          <w:highlight w:val="white"/>
        </w:rPr>
        <w:t>#define FLT_RADIX  2</w:t>
      </w:r>
    </w:p>
    <w:p w14:paraId="08A73BB1" w14:textId="77777777" w:rsidR="001B4955" w:rsidRPr="00903DBA" w:rsidRDefault="001B4955" w:rsidP="001B4955">
      <w:pPr>
        <w:pStyle w:val="Code"/>
        <w:rPr>
          <w:highlight w:val="white"/>
        </w:rPr>
      </w:pPr>
    </w:p>
    <w:p w14:paraId="12A99F0A" w14:textId="77777777" w:rsidR="001B4955" w:rsidRPr="00903DBA" w:rsidRDefault="001B4955" w:rsidP="001B4955">
      <w:pPr>
        <w:pStyle w:val="Code"/>
        <w:rPr>
          <w:highlight w:val="white"/>
        </w:rPr>
      </w:pPr>
      <w:r w:rsidRPr="00903DBA">
        <w:rPr>
          <w:highlight w:val="white"/>
        </w:rPr>
        <w:t>#define FLT_MANT_DIG 2</w:t>
      </w:r>
    </w:p>
    <w:p w14:paraId="1046FCC8" w14:textId="77777777" w:rsidR="001B4955" w:rsidRPr="00903DBA" w:rsidRDefault="001B4955" w:rsidP="001B4955">
      <w:pPr>
        <w:pStyle w:val="Code"/>
        <w:rPr>
          <w:highlight w:val="white"/>
        </w:rPr>
      </w:pPr>
      <w:r w:rsidRPr="00903DBA">
        <w:rPr>
          <w:highlight w:val="white"/>
        </w:rPr>
        <w:t>#define DBL_MANT_DIG 2</w:t>
      </w:r>
    </w:p>
    <w:p w14:paraId="0E5C3656" w14:textId="77777777" w:rsidR="001B4955" w:rsidRPr="00903DBA" w:rsidRDefault="001B4955" w:rsidP="001B4955">
      <w:pPr>
        <w:pStyle w:val="Code"/>
        <w:rPr>
          <w:highlight w:val="white"/>
        </w:rPr>
      </w:pPr>
      <w:r w:rsidRPr="00903DBA">
        <w:rPr>
          <w:highlight w:val="white"/>
        </w:rPr>
        <w:t>#define LDBL_MANT_DIG 2</w:t>
      </w:r>
    </w:p>
    <w:p w14:paraId="029D4522" w14:textId="77777777" w:rsidR="001B4955" w:rsidRPr="00903DBA" w:rsidRDefault="001B4955" w:rsidP="001B4955">
      <w:pPr>
        <w:pStyle w:val="Code"/>
        <w:rPr>
          <w:highlight w:val="white"/>
        </w:rPr>
      </w:pPr>
    </w:p>
    <w:p w14:paraId="6671CC31" w14:textId="77777777" w:rsidR="001B4955" w:rsidRPr="00903DBA" w:rsidRDefault="001B4955" w:rsidP="001B4955">
      <w:pPr>
        <w:pStyle w:val="Code"/>
        <w:rPr>
          <w:highlight w:val="white"/>
        </w:rPr>
      </w:pPr>
      <w:r w:rsidRPr="00903DBA">
        <w:rPr>
          <w:highlight w:val="white"/>
        </w:rPr>
        <w:t>#define FLT_DIG      6</w:t>
      </w:r>
    </w:p>
    <w:p w14:paraId="36B35F67" w14:textId="77777777" w:rsidR="001B4955" w:rsidRPr="00903DBA" w:rsidRDefault="001B4955" w:rsidP="001B4955">
      <w:pPr>
        <w:pStyle w:val="Code"/>
        <w:rPr>
          <w:highlight w:val="white"/>
        </w:rPr>
      </w:pPr>
      <w:r w:rsidRPr="00903DBA">
        <w:rPr>
          <w:highlight w:val="white"/>
        </w:rPr>
        <w:t>#define FLT_EPSILON  1e-6</w:t>
      </w:r>
    </w:p>
    <w:p w14:paraId="1A5FB69B" w14:textId="77777777" w:rsidR="001B4955" w:rsidRPr="00903DBA" w:rsidRDefault="001B4955" w:rsidP="001B4955">
      <w:pPr>
        <w:pStyle w:val="Code"/>
        <w:rPr>
          <w:highlight w:val="white"/>
        </w:rPr>
      </w:pPr>
      <w:r w:rsidRPr="00903DBA">
        <w:rPr>
          <w:highlight w:val="white"/>
        </w:rPr>
        <w:t>#define FLT_MIN_EXP  -38</w:t>
      </w:r>
    </w:p>
    <w:p w14:paraId="64ED1706" w14:textId="77777777" w:rsidR="001B4955" w:rsidRPr="00903DBA" w:rsidRDefault="001B4955" w:rsidP="001B4955">
      <w:pPr>
        <w:pStyle w:val="Code"/>
        <w:rPr>
          <w:highlight w:val="white"/>
        </w:rPr>
      </w:pPr>
      <w:r w:rsidRPr="00903DBA">
        <w:rPr>
          <w:highlight w:val="white"/>
        </w:rPr>
        <w:t>#define FLT_MIN      1.2E-38</w:t>
      </w:r>
    </w:p>
    <w:p w14:paraId="76991C4A" w14:textId="77777777" w:rsidR="001B4955" w:rsidRPr="00903DBA" w:rsidRDefault="001B4955" w:rsidP="001B4955">
      <w:pPr>
        <w:pStyle w:val="Code"/>
        <w:rPr>
          <w:highlight w:val="white"/>
        </w:rPr>
      </w:pPr>
      <w:r w:rsidRPr="00903DBA">
        <w:rPr>
          <w:highlight w:val="white"/>
        </w:rPr>
        <w:t>#define FLT_MAX_EXP  38</w:t>
      </w:r>
    </w:p>
    <w:p w14:paraId="6ADF3E4A" w14:textId="77777777" w:rsidR="001B4955" w:rsidRPr="00903DBA" w:rsidRDefault="001B4955" w:rsidP="001B4955">
      <w:pPr>
        <w:pStyle w:val="Code"/>
        <w:rPr>
          <w:highlight w:val="white"/>
        </w:rPr>
      </w:pPr>
      <w:r w:rsidRPr="00903DBA">
        <w:rPr>
          <w:highlight w:val="white"/>
        </w:rPr>
        <w:t>#define FLT_MAX      3.4E+38</w:t>
      </w:r>
    </w:p>
    <w:p w14:paraId="11657D05" w14:textId="77777777" w:rsidR="001B4955" w:rsidRPr="00903DBA" w:rsidRDefault="001B4955" w:rsidP="001B4955">
      <w:pPr>
        <w:pStyle w:val="Code"/>
        <w:rPr>
          <w:highlight w:val="white"/>
        </w:rPr>
      </w:pPr>
    </w:p>
    <w:p w14:paraId="7D79DE16" w14:textId="77777777" w:rsidR="001B4955" w:rsidRPr="00903DBA" w:rsidRDefault="001B4955" w:rsidP="001B4955">
      <w:pPr>
        <w:pStyle w:val="Code"/>
        <w:rPr>
          <w:highlight w:val="white"/>
        </w:rPr>
      </w:pPr>
      <w:r w:rsidRPr="00903DBA">
        <w:rPr>
          <w:highlight w:val="white"/>
        </w:rPr>
        <w:t>#define DBL_DIG      6</w:t>
      </w:r>
    </w:p>
    <w:p w14:paraId="4749F7D0" w14:textId="77777777" w:rsidR="001B4955" w:rsidRPr="00903DBA" w:rsidRDefault="001B4955" w:rsidP="001B4955">
      <w:pPr>
        <w:pStyle w:val="Code"/>
        <w:rPr>
          <w:highlight w:val="white"/>
        </w:rPr>
      </w:pPr>
      <w:r w:rsidRPr="00903DBA">
        <w:rPr>
          <w:highlight w:val="white"/>
        </w:rPr>
        <w:t>#define DBL_EPSILON  1e-6</w:t>
      </w:r>
    </w:p>
    <w:p w14:paraId="7BB4D048" w14:textId="77777777" w:rsidR="001B4955" w:rsidRPr="00903DBA" w:rsidRDefault="001B4955" w:rsidP="001B4955">
      <w:pPr>
        <w:pStyle w:val="Code"/>
        <w:rPr>
          <w:highlight w:val="white"/>
        </w:rPr>
      </w:pPr>
      <w:r w:rsidRPr="00903DBA">
        <w:rPr>
          <w:highlight w:val="white"/>
        </w:rPr>
        <w:t>#define DBL_MANT_DIG 2</w:t>
      </w:r>
    </w:p>
    <w:p w14:paraId="62A765AC" w14:textId="77777777" w:rsidR="001B4955" w:rsidRPr="00903DBA" w:rsidRDefault="001B4955" w:rsidP="001B4955">
      <w:pPr>
        <w:pStyle w:val="Code"/>
        <w:rPr>
          <w:highlight w:val="white"/>
        </w:rPr>
      </w:pPr>
      <w:r w:rsidRPr="00903DBA">
        <w:rPr>
          <w:highlight w:val="white"/>
        </w:rPr>
        <w:t>#define DBL_MIN_EXP  -308</w:t>
      </w:r>
    </w:p>
    <w:p w14:paraId="4AF459B7" w14:textId="77777777" w:rsidR="001B4955" w:rsidRPr="00903DBA" w:rsidRDefault="001B4955" w:rsidP="001B4955">
      <w:pPr>
        <w:pStyle w:val="Code"/>
        <w:rPr>
          <w:highlight w:val="white"/>
        </w:rPr>
      </w:pPr>
      <w:r w:rsidRPr="00903DBA">
        <w:rPr>
          <w:highlight w:val="white"/>
        </w:rPr>
        <w:t>#define DBL_MIN      2.3E-308</w:t>
      </w:r>
    </w:p>
    <w:p w14:paraId="1B22A058" w14:textId="77777777" w:rsidR="001B4955" w:rsidRPr="00903DBA" w:rsidRDefault="001B4955" w:rsidP="001B4955">
      <w:pPr>
        <w:pStyle w:val="Code"/>
        <w:rPr>
          <w:highlight w:val="white"/>
        </w:rPr>
      </w:pPr>
      <w:r w:rsidRPr="00903DBA">
        <w:rPr>
          <w:highlight w:val="white"/>
        </w:rPr>
        <w:t>#define DBL_MAX_EXP  308</w:t>
      </w:r>
    </w:p>
    <w:p w14:paraId="1A6E01CC" w14:textId="77777777" w:rsidR="001B4955" w:rsidRPr="00903DBA" w:rsidRDefault="001B4955" w:rsidP="001B4955">
      <w:pPr>
        <w:pStyle w:val="Code"/>
        <w:rPr>
          <w:highlight w:val="white"/>
        </w:rPr>
      </w:pPr>
      <w:r w:rsidRPr="00903DBA">
        <w:rPr>
          <w:highlight w:val="white"/>
        </w:rPr>
        <w:t>#define DBL_MAX      1.7E+308</w:t>
      </w:r>
    </w:p>
    <w:p w14:paraId="0947C0EF" w14:textId="77777777" w:rsidR="001B4955" w:rsidRPr="00903DBA" w:rsidRDefault="001B4955" w:rsidP="001B4955">
      <w:pPr>
        <w:pStyle w:val="Code"/>
        <w:rPr>
          <w:highlight w:val="white"/>
        </w:rPr>
      </w:pPr>
    </w:p>
    <w:p w14:paraId="20C151CA" w14:textId="77777777" w:rsidR="001B4955" w:rsidRPr="00903DBA" w:rsidRDefault="001B4955" w:rsidP="001B4955">
      <w:pPr>
        <w:pStyle w:val="Code"/>
        <w:rPr>
          <w:highlight w:val="white"/>
        </w:rPr>
      </w:pPr>
      <w:r w:rsidRPr="00903DBA">
        <w:rPr>
          <w:highlight w:val="white"/>
        </w:rPr>
        <w:t>#endif</w:t>
      </w:r>
    </w:p>
    <w:p w14:paraId="6CAC1B64" w14:textId="34E6C206" w:rsidR="00EE220E" w:rsidRPr="00903DBA" w:rsidRDefault="00CA0D69" w:rsidP="00265BDF">
      <w:pPr>
        <w:pStyle w:val="Rubrik2"/>
      </w:pPr>
      <w:bookmarkStart w:id="484" w:name="_Toc57656124"/>
      <w:r w:rsidRPr="00903DBA">
        <w:t xml:space="preserve">The </w:t>
      </w:r>
      <w:r w:rsidR="000E7301" w:rsidRPr="00903DBA">
        <w:t>a</w:t>
      </w:r>
      <w:r w:rsidR="00EE220E" w:rsidRPr="00903DBA">
        <w:t>sser</w:t>
      </w:r>
      <w:r w:rsidR="008E5D1A" w:rsidRPr="00903DBA">
        <w:t>t</w:t>
      </w:r>
      <w:r w:rsidRPr="00903DBA">
        <w:t xml:space="preserve"> Macro</w:t>
      </w:r>
      <w:bookmarkEnd w:id="484"/>
    </w:p>
    <w:p w14:paraId="78813112" w14:textId="76229F9B" w:rsidR="000E7301" w:rsidRPr="00903DBA" w:rsidRDefault="000E7301" w:rsidP="000E7301">
      <w:r w:rsidRPr="00903DBA">
        <w:t>The assert</w:t>
      </w:r>
      <w:r w:rsidR="00A71CBE" w:rsidRPr="00903DBA">
        <w:t xml:space="preserve"> </w:t>
      </w:r>
      <w:r w:rsidR="00F26349" w:rsidRPr="00903DBA">
        <w:t xml:space="preserve">macro </w:t>
      </w:r>
      <w:r w:rsidR="00A71CBE" w:rsidRPr="00903DBA">
        <w:t>abort</w:t>
      </w:r>
      <w:r w:rsidR="00F26349" w:rsidRPr="00903DBA">
        <w:t>s</w:t>
      </w:r>
      <w:r w:rsidR="00A71CBE" w:rsidRPr="00903DBA">
        <w:t xml:space="preserve"> the execution with an error message if the expression is false.</w:t>
      </w:r>
      <w:r w:rsidR="00DB2BFF" w:rsidRPr="00903DBA">
        <w:t xml:space="preserve"> We use the </w:t>
      </w:r>
      <w:r w:rsidR="00DB2BFF" w:rsidRPr="00903DBA">
        <w:rPr>
          <w:rStyle w:val="KeyWord0"/>
        </w:rPr>
        <w:t>__FILE__</w:t>
      </w:r>
      <w:r w:rsidR="00DB2BFF" w:rsidRPr="00903DBA">
        <w:t xml:space="preserve"> and </w:t>
      </w:r>
      <w:r w:rsidR="00DB2BFF" w:rsidRPr="00903DBA">
        <w:rPr>
          <w:rStyle w:val="KeyWord0"/>
        </w:rPr>
        <w:t>__LINE__</w:t>
      </w:r>
      <w:r w:rsidR="00DB2BFF" w:rsidRPr="00903DBA">
        <w:t xml:space="preserve"> predefined macros to obtain the current file name and line number.</w:t>
      </w:r>
      <w:r w:rsidR="000D48DE" w:rsidRPr="00903DBA">
        <w:t xml:space="preserve"> The use</w:t>
      </w:r>
      <w:r w:rsidR="008728BE" w:rsidRPr="00903DBA">
        <w:t>r</w:t>
      </w:r>
      <w:r w:rsidR="000D48DE" w:rsidRPr="00903DBA">
        <w:t xml:space="preserve"> can explicitly set the </w:t>
      </w:r>
      <w:r w:rsidR="000D48DE" w:rsidRPr="00903DBA">
        <w:rPr>
          <w:rStyle w:val="KeyWord0"/>
        </w:rPr>
        <w:t>NDEBUG</w:t>
      </w:r>
      <w:r w:rsidR="000D48DE" w:rsidRPr="00903DBA">
        <w:t xml:space="preserve"> macro to shorten the definition of the </w:t>
      </w:r>
      <w:r w:rsidR="008728BE" w:rsidRPr="00903DBA">
        <w:rPr>
          <w:rStyle w:val="KeyWord0"/>
        </w:rPr>
        <w:t>assert</w:t>
      </w:r>
      <w:r w:rsidR="008728BE" w:rsidRPr="00903DBA">
        <w:t xml:space="preserve"> </w:t>
      </w:r>
      <w:r w:rsidR="000D48DE" w:rsidRPr="00903DBA">
        <w:t>macro.</w:t>
      </w:r>
    </w:p>
    <w:p w14:paraId="492C07C6" w14:textId="55099267" w:rsidR="00F65771" w:rsidRPr="00903DBA" w:rsidRDefault="008D6750" w:rsidP="00E65FE6">
      <w:pPr>
        <w:pStyle w:val="CodeHeader"/>
      </w:pPr>
      <w:r w:rsidRPr="00903DBA">
        <w:t>a</w:t>
      </w:r>
      <w:r w:rsidR="00F65771" w:rsidRPr="00903DBA">
        <w:t>ssert.h</w:t>
      </w:r>
    </w:p>
    <w:p w14:paraId="10DE0101" w14:textId="77777777" w:rsidR="001B4955" w:rsidRPr="00903DBA" w:rsidRDefault="001B4955" w:rsidP="001B4955">
      <w:pPr>
        <w:pStyle w:val="Code"/>
        <w:rPr>
          <w:highlight w:val="white"/>
        </w:rPr>
      </w:pPr>
      <w:r w:rsidRPr="00903DBA">
        <w:rPr>
          <w:highlight w:val="white"/>
        </w:rPr>
        <w:t>#ifndef __ASSERT_H__</w:t>
      </w:r>
    </w:p>
    <w:p w14:paraId="2FD9503E" w14:textId="77777777" w:rsidR="001B4955" w:rsidRPr="00903DBA" w:rsidRDefault="001B4955" w:rsidP="001B4955">
      <w:pPr>
        <w:pStyle w:val="Code"/>
        <w:rPr>
          <w:highlight w:val="white"/>
        </w:rPr>
      </w:pPr>
      <w:r w:rsidRPr="00903DBA">
        <w:rPr>
          <w:highlight w:val="white"/>
        </w:rPr>
        <w:t>#define __ASSERT_H__</w:t>
      </w:r>
    </w:p>
    <w:p w14:paraId="3EE81BF0" w14:textId="77777777" w:rsidR="001B4955" w:rsidRPr="00903DBA" w:rsidRDefault="001B4955" w:rsidP="001B4955">
      <w:pPr>
        <w:pStyle w:val="Code"/>
        <w:rPr>
          <w:highlight w:val="white"/>
        </w:rPr>
      </w:pPr>
    </w:p>
    <w:p w14:paraId="69848F9D" w14:textId="77777777" w:rsidR="001B4955" w:rsidRPr="00903DBA" w:rsidRDefault="001B4955" w:rsidP="001B4955">
      <w:pPr>
        <w:pStyle w:val="Code"/>
        <w:rPr>
          <w:highlight w:val="white"/>
        </w:rPr>
      </w:pPr>
      <w:r w:rsidRPr="00903DBA">
        <w:rPr>
          <w:highlight w:val="white"/>
        </w:rPr>
        <w:t>#ifndef NDEBUG</w:t>
      </w:r>
    </w:p>
    <w:p w14:paraId="1D867A8A" w14:textId="77777777" w:rsidR="001B4955" w:rsidRPr="00903DBA" w:rsidRDefault="001B4955" w:rsidP="001B4955">
      <w:pPr>
        <w:pStyle w:val="Code"/>
        <w:rPr>
          <w:highlight w:val="white"/>
        </w:rPr>
      </w:pPr>
      <w:r w:rsidRPr="00903DBA">
        <w:rPr>
          <w:highlight w:val="white"/>
        </w:rPr>
        <w:t xml:space="preserve">  #include &lt;stdio.h&gt;</w:t>
      </w:r>
    </w:p>
    <w:p w14:paraId="4B17C750" w14:textId="77777777" w:rsidR="001B4955" w:rsidRPr="00903DBA" w:rsidRDefault="001B4955" w:rsidP="001B4955">
      <w:pPr>
        <w:pStyle w:val="Code"/>
        <w:rPr>
          <w:highlight w:val="white"/>
        </w:rPr>
      </w:pPr>
      <w:r w:rsidRPr="00903DBA">
        <w:rPr>
          <w:highlight w:val="white"/>
        </w:rPr>
        <w:t xml:space="preserve">  #include &lt;stdlib.h&gt;</w:t>
      </w:r>
    </w:p>
    <w:p w14:paraId="6A463754" w14:textId="77777777" w:rsidR="001B4955" w:rsidRPr="00903DBA" w:rsidRDefault="001B4955" w:rsidP="001B4955">
      <w:pPr>
        <w:pStyle w:val="Code"/>
        <w:rPr>
          <w:highlight w:val="white"/>
        </w:rPr>
      </w:pPr>
      <w:r w:rsidRPr="00903DBA">
        <w:rPr>
          <w:highlight w:val="white"/>
        </w:rPr>
        <w:t xml:space="preserve">  #define assert(expression) if (!(expression)) { \</w:t>
      </w:r>
    </w:p>
    <w:p w14:paraId="22C5879B" w14:textId="77777777" w:rsidR="001B4955" w:rsidRPr="00903DBA" w:rsidRDefault="001B4955" w:rsidP="001B4955">
      <w:pPr>
        <w:pStyle w:val="Code"/>
        <w:rPr>
          <w:highlight w:val="white"/>
        </w:rPr>
      </w:pPr>
      <w:r w:rsidRPr="00903DBA">
        <w:rPr>
          <w:highlight w:val="white"/>
        </w:rPr>
        <w:t xml:space="preserve">    fprintf(stderr, "Assertion failed: \"%s\" in file %s at line %i\n", \</w:t>
      </w:r>
    </w:p>
    <w:p w14:paraId="0EF002FA" w14:textId="77777777" w:rsidR="001B4955" w:rsidRPr="00903DBA" w:rsidRDefault="001B4955" w:rsidP="001B4955">
      <w:pPr>
        <w:pStyle w:val="Code"/>
        <w:rPr>
          <w:highlight w:val="white"/>
        </w:rPr>
      </w:pPr>
      <w:r w:rsidRPr="00903DBA">
        <w:rPr>
          <w:highlight w:val="white"/>
        </w:rPr>
        <w:t xml:space="preserve">    #expression, __FILE__, __LINE__); abort(); }</w:t>
      </w:r>
    </w:p>
    <w:p w14:paraId="28AEF71B" w14:textId="77777777" w:rsidR="001B4955" w:rsidRPr="00903DBA" w:rsidRDefault="001B4955" w:rsidP="001B4955">
      <w:pPr>
        <w:pStyle w:val="Code"/>
        <w:rPr>
          <w:highlight w:val="white"/>
        </w:rPr>
      </w:pPr>
      <w:r w:rsidRPr="00903DBA">
        <w:rPr>
          <w:highlight w:val="white"/>
        </w:rPr>
        <w:t>#else</w:t>
      </w:r>
    </w:p>
    <w:p w14:paraId="5B4A88D2" w14:textId="77777777" w:rsidR="001B4955" w:rsidRPr="00903DBA" w:rsidRDefault="001B4955" w:rsidP="001B4955">
      <w:pPr>
        <w:pStyle w:val="Code"/>
        <w:rPr>
          <w:highlight w:val="white"/>
        </w:rPr>
      </w:pPr>
      <w:r w:rsidRPr="00903DBA">
        <w:rPr>
          <w:highlight w:val="white"/>
        </w:rPr>
        <w:t xml:space="preserve">  #define assert(expression)</w:t>
      </w:r>
    </w:p>
    <w:p w14:paraId="556FBB1A" w14:textId="77777777" w:rsidR="001B4955" w:rsidRPr="00903DBA" w:rsidRDefault="001B4955" w:rsidP="001B4955">
      <w:pPr>
        <w:pStyle w:val="Code"/>
        <w:rPr>
          <w:highlight w:val="white"/>
        </w:rPr>
      </w:pPr>
      <w:r w:rsidRPr="00903DBA">
        <w:rPr>
          <w:highlight w:val="white"/>
        </w:rPr>
        <w:t>#endif</w:t>
      </w:r>
    </w:p>
    <w:p w14:paraId="3A69B3FB" w14:textId="77777777" w:rsidR="001B4955" w:rsidRPr="00903DBA" w:rsidRDefault="001B4955" w:rsidP="001B4955">
      <w:pPr>
        <w:pStyle w:val="Code"/>
        <w:rPr>
          <w:highlight w:val="white"/>
        </w:rPr>
      </w:pPr>
    </w:p>
    <w:p w14:paraId="042A6E5E" w14:textId="77777777" w:rsidR="001B4955" w:rsidRPr="00903DBA" w:rsidRDefault="001B4955" w:rsidP="001B4955">
      <w:pPr>
        <w:pStyle w:val="Code"/>
        <w:rPr>
          <w:highlight w:val="white"/>
        </w:rPr>
      </w:pPr>
      <w:r w:rsidRPr="00903DBA">
        <w:rPr>
          <w:highlight w:val="white"/>
        </w:rPr>
        <w:t>#endif</w:t>
      </w:r>
    </w:p>
    <w:p w14:paraId="14D666FB" w14:textId="41E76B33" w:rsidR="0062113D" w:rsidRPr="00903DBA" w:rsidRDefault="0062113D" w:rsidP="00E94004">
      <w:pPr>
        <w:pStyle w:val="Rubrik2"/>
      </w:pPr>
      <w:bookmarkStart w:id="485" w:name="_Ref55664393"/>
      <w:bookmarkStart w:id="486" w:name="_Toc57656125"/>
      <w:r w:rsidRPr="00903DBA">
        <w:t>Locale Data</w:t>
      </w:r>
      <w:bookmarkEnd w:id="485"/>
      <w:bookmarkEnd w:id="486"/>
    </w:p>
    <w:p w14:paraId="6608641C" w14:textId="170A00B4" w:rsidR="00B72EC1" w:rsidRPr="00903DBA" w:rsidRDefault="00B72EC1" w:rsidP="00B72EC1">
      <w:r w:rsidRPr="00903DBA">
        <w:t>The file local</w:t>
      </w:r>
      <w:r w:rsidR="00094277" w:rsidRPr="00903DBA">
        <w:t>e library holds functions for locale data.</w:t>
      </w:r>
      <w:r w:rsidRPr="00903DBA">
        <w:t xml:space="preserve"> </w:t>
      </w:r>
    </w:p>
    <w:p w14:paraId="21A3CEC1" w14:textId="6B63F26E" w:rsidR="00265BDF" w:rsidRPr="00903DBA" w:rsidRDefault="008D6750" w:rsidP="00E65FE6">
      <w:pPr>
        <w:pStyle w:val="CodeHeader"/>
      </w:pPr>
      <w:r w:rsidRPr="00903DBA">
        <w:lastRenderedPageBreak/>
        <w:t>l</w:t>
      </w:r>
      <w:r w:rsidR="00265BDF" w:rsidRPr="00903DBA">
        <w:t>ocale.h</w:t>
      </w:r>
    </w:p>
    <w:p w14:paraId="2FEA7EF3" w14:textId="77777777" w:rsidR="0076222C" w:rsidRPr="00903DBA" w:rsidRDefault="0076222C" w:rsidP="0076222C">
      <w:pPr>
        <w:pStyle w:val="Code"/>
        <w:rPr>
          <w:highlight w:val="white"/>
        </w:rPr>
      </w:pPr>
      <w:r w:rsidRPr="00903DBA">
        <w:rPr>
          <w:highlight w:val="white"/>
        </w:rPr>
        <w:t>#ifndef __LOCALE_H__</w:t>
      </w:r>
    </w:p>
    <w:p w14:paraId="5214F848" w14:textId="77777777" w:rsidR="0076222C" w:rsidRPr="00903DBA" w:rsidRDefault="0076222C" w:rsidP="0076222C">
      <w:pPr>
        <w:pStyle w:val="Code"/>
        <w:rPr>
          <w:highlight w:val="white"/>
        </w:rPr>
      </w:pPr>
      <w:r w:rsidRPr="00903DBA">
        <w:rPr>
          <w:highlight w:val="white"/>
        </w:rPr>
        <w:t>#define __LOCALE_H__</w:t>
      </w:r>
    </w:p>
    <w:p w14:paraId="0985D15A" w14:textId="77777777" w:rsidR="0076222C" w:rsidRPr="00903DBA" w:rsidRDefault="0076222C" w:rsidP="0076222C">
      <w:pPr>
        <w:pStyle w:val="Code"/>
        <w:rPr>
          <w:highlight w:val="white"/>
        </w:rPr>
      </w:pPr>
    </w:p>
    <w:p w14:paraId="6DBD3273" w14:textId="77777777" w:rsidR="0076222C" w:rsidRPr="00903DBA" w:rsidRDefault="0076222C" w:rsidP="0076222C">
      <w:pPr>
        <w:pStyle w:val="Code"/>
        <w:rPr>
          <w:highlight w:val="white"/>
        </w:rPr>
      </w:pPr>
      <w:r w:rsidRPr="00903DBA">
        <w:rPr>
          <w:highlight w:val="white"/>
        </w:rPr>
        <w:t>#define LC_COLLATE  0x01</w:t>
      </w:r>
    </w:p>
    <w:p w14:paraId="0E454DEE" w14:textId="77777777" w:rsidR="0076222C" w:rsidRPr="00903DBA" w:rsidRDefault="0076222C" w:rsidP="0076222C">
      <w:pPr>
        <w:pStyle w:val="Code"/>
        <w:rPr>
          <w:highlight w:val="white"/>
        </w:rPr>
      </w:pPr>
      <w:r w:rsidRPr="00903DBA">
        <w:rPr>
          <w:highlight w:val="white"/>
        </w:rPr>
        <w:t>#define LC_CTYPE    0x02</w:t>
      </w:r>
    </w:p>
    <w:p w14:paraId="13CB6986" w14:textId="77777777" w:rsidR="0076222C" w:rsidRPr="00903DBA" w:rsidRDefault="0076222C" w:rsidP="0076222C">
      <w:pPr>
        <w:pStyle w:val="Code"/>
        <w:rPr>
          <w:highlight w:val="white"/>
        </w:rPr>
      </w:pPr>
      <w:r w:rsidRPr="00903DBA">
        <w:rPr>
          <w:highlight w:val="white"/>
        </w:rPr>
        <w:t>#define LC_MONETARY 0x04</w:t>
      </w:r>
    </w:p>
    <w:p w14:paraId="7D9BE6C8" w14:textId="77777777" w:rsidR="0076222C" w:rsidRPr="00903DBA" w:rsidRDefault="0076222C" w:rsidP="0076222C">
      <w:pPr>
        <w:pStyle w:val="Code"/>
        <w:rPr>
          <w:highlight w:val="white"/>
        </w:rPr>
      </w:pPr>
      <w:r w:rsidRPr="00903DBA">
        <w:rPr>
          <w:highlight w:val="white"/>
        </w:rPr>
        <w:t>#define LC_NUMERIC  0x08</w:t>
      </w:r>
    </w:p>
    <w:p w14:paraId="60F19432" w14:textId="77777777" w:rsidR="0076222C" w:rsidRPr="00903DBA" w:rsidRDefault="0076222C" w:rsidP="0076222C">
      <w:pPr>
        <w:pStyle w:val="Code"/>
        <w:rPr>
          <w:highlight w:val="white"/>
        </w:rPr>
      </w:pPr>
      <w:r w:rsidRPr="00903DBA">
        <w:rPr>
          <w:highlight w:val="white"/>
        </w:rPr>
        <w:t>#define LC_TIME     0x10</w:t>
      </w:r>
    </w:p>
    <w:p w14:paraId="2ECF20A6" w14:textId="77777777" w:rsidR="0076222C" w:rsidRPr="00903DBA" w:rsidRDefault="0076222C" w:rsidP="0076222C">
      <w:pPr>
        <w:pStyle w:val="Code"/>
        <w:rPr>
          <w:highlight w:val="white"/>
        </w:rPr>
      </w:pPr>
      <w:r w:rsidRPr="00903DBA">
        <w:rPr>
          <w:highlight w:val="white"/>
        </w:rPr>
        <w:t>#define LC_ALL      0x1F</w:t>
      </w:r>
    </w:p>
    <w:p w14:paraId="5B245C04" w14:textId="77777777" w:rsidR="0076222C" w:rsidRPr="00903DBA" w:rsidRDefault="0076222C" w:rsidP="0076222C">
      <w:pPr>
        <w:pStyle w:val="Code"/>
        <w:rPr>
          <w:highlight w:val="white"/>
        </w:rPr>
      </w:pPr>
    </w:p>
    <w:p w14:paraId="1CEAEBE2" w14:textId="77777777" w:rsidR="0076222C" w:rsidRPr="00903DBA" w:rsidRDefault="0076222C" w:rsidP="0076222C">
      <w:pPr>
        <w:pStyle w:val="Code"/>
        <w:rPr>
          <w:highlight w:val="white"/>
        </w:rPr>
      </w:pPr>
      <w:r w:rsidRPr="00903DBA">
        <w:rPr>
          <w:highlight w:val="white"/>
        </w:rPr>
        <w:t>struct lconv {</w:t>
      </w:r>
    </w:p>
    <w:p w14:paraId="7B67FC30" w14:textId="77777777" w:rsidR="0076222C" w:rsidRPr="00903DBA" w:rsidRDefault="0076222C" w:rsidP="0076222C">
      <w:pPr>
        <w:pStyle w:val="Code"/>
        <w:rPr>
          <w:highlight w:val="white"/>
        </w:rPr>
      </w:pPr>
      <w:r w:rsidRPr="00903DBA">
        <w:rPr>
          <w:highlight w:val="white"/>
        </w:rPr>
        <w:t xml:space="preserve">  int summerTimeZone, winterTimeZone;</w:t>
      </w:r>
    </w:p>
    <w:p w14:paraId="5F42BB64" w14:textId="77777777" w:rsidR="0076222C" w:rsidRPr="00903DBA" w:rsidRDefault="0076222C" w:rsidP="0076222C">
      <w:pPr>
        <w:pStyle w:val="Code"/>
        <w:rPr>
          <w:highlight w:val="white"/>
        </w:rPr>
      </w:pPr>
      <w:r w:rsidRPr="00903DBA">
        <w:rPr>
          <w:highlight w:val="white"/>
        </w:rPr>
        <w:t xml:space="preserve">  char **shortDayList;</w:t>
      </w:r>
    </w:p>
    <w:p w14:paraId="1E1BD235" w14:textId="77777777" w:rsidR="0076222C" w:rsidRPr="00903DBA" w:rsidRDefault="0076222C" w:rsidP="0076222C">
      <w:pPr>
        <w:pStyle w:val="Code"/>
        <w:rPr>
          <w:highlight w:val="white"/>
        </w:rPr>
      </w:pPr>
      <w:r w:rsidRPr="00903DBA">
        <w:rPr>
          <w:highlight w:val="white"/>
        </w:rPr>
        <w:t xml:space="preserve">  char **longDayList;</w:t>
      </w:r>
    </w:p>
    <w:p w14:paraId="2C5BFDCB" w14:textId="77777777" w:rsidR="0076222C" w:rsidRPr="00903DBA" w:rsidRDefault="0076222C" w:rsidP="0076222C">
      <w:pPr>
        <w:pStyle w:val="Code"/>
        <w:rPr>
          <w:highlight w:val="white"/>
        </w:rPr>
      </w:pPr>
      <w:r w:rsidRPr="00903DBA">
        <w:rPr>
          <w:highlight w:val="white"/>
        </w:rPr>
        <w:t xml:space="preserve">  char **shortMonthList;</w:t>
      </w:r>
    </w:p>
    <w:p w14:paraId="6024139C" w14:textId="77777777" w:rsidR="0076222C" w:rsidRPr="00903DBA" w:rsidRDefault="0076222C" w:rsidP="0076222C">
      <w:pPr>
        <w:pStyle w:val="Code"/>
        <w:rPr>
          <w:highlight w:val="white"/>
        </w:rPr>
      </w:pPr>
      <w:r w:rsidRPr="00903DBA">
        <w:rPr>
          <w:highlight w:val="white"/>
        </w:rPr>
        <w:t xml:space="preserve">  char **longMonthList;</w:t>
      </w:r>
    </w:p>
    <w:p w14:paraId="631130B8" w14:textId="77777777" w:rsidR="0076222C" w:rsidRPr="00903DBA" w:rsidRDefault="0076222C" w:rsidP="0076222C">
      <w:pPr>
        <w:pStyle w:val="Code"/>
        <w:rPr>
          <w:highlight w:val="white"/>
        </w:rPr>
      </w:pPr>
      <w:r w:rsidRPr="00903DBA">
        <w:rPr>
          <w:highlight w:val="white"/>
        </w:rPr>
        <w:t xml:space="preserve">  char *lowerCase;</w:t>
      </w:r>
    </w:p>
    <w:p w14:paraId="2586F603" w14:textId="77777777" w:rsidR="0076222C" w:rsidRPr="00903DBA" w:rsidRDefault="0076222C" w:rsidP="0076222C">
      <w:pPr>
        <w:pStyle w:val="Code"/>
        <w:rPr>
          <w:highlight w:val="white"/>
        </w:rPr>
      </w:pPr>
      <w:r w:rsidRPr="00903DBA">
        <w:rPr>
          <w:highlight w:val="white"/>
        </w:rPr>
        <w:t xml:space="preserve">  char *upperCase;</w:t>
      </w:r>
    </w:p>
    <w:p w14:paraId="45988B89" w14:textId="77777777" w:rsidR="0076222C" w:rsidRPr="00903DBA" w:rsidRDefault="0076222C" w:rsidP="0076222C">
      <w:pPr>
        <w:pStyle w:val="Code"/>
        <w:rPr>
          <w:highlight w:val="white"/>
        </w:rPr>
      </w:pPr>
      <w:r w:rsidRPr="00903DBA">
        <w:rPr>
          <w:highlight w:val="white"/>
        </w:rPr>
        <w:t xml:space="preserve">  char **messageList;</w:t>
      </w:r>
    </w:p>
    <w:p w14:paraId="082DD453" w14:textId="77777777" w:rsidR="0076222C" w:rsidRPr="00903DBA" w:rsidRDefault="0076222C" w:rsidP="0076222C">
      <w:pPr>
        <w:pStyle w:val="Code"/>
        <w:rPr>
          <w:highlight w:val="white"/>
        </w:rPr>
      </w:pPr>
      <w:r w:rsidRPr="00903DBA">
        <w:rPr>
          <w:highlight w:val="white"/>
        </w:rPr>
        <w:t>};</w:t>
      </w:r>
    </w:p>
    <w:p w14:paraId="6137278D" w14:textId="77777777" w:rsidR="0076222C" w:rsidRPr="00903DBA" w:rsidRDefault="0076222C" w:rsidP="0076222C">
      <w:pPr>
        <w:pStyle w:val="Code"/>
        <w:rPr>
          <w:highlight w:val="white"/>
        </w:rPr>
      </w:pPr>
    </w:p>
    <w:p w14:paraId="1BF53D4B" w14:textId="77777777" w:rsidR="0076222C" w:rsidRPr="00903DBA" w:rsidRDefault="0076222C" w:rsidP="0076222C">
      <w:pPr>
        <w:pStyle w:val="Code"/>
        <w:rPr>
          <w:highlight w:val="white"/>
        </w:rPr>
      </w:pPr>
      <w:r w:rsidRPr="00903DBA">
        <w:rPr>
          <w:highlight w:val="white"/>
        </w:rPr>
        <w:t>extern char* enMessageList[];</w:t>
      </w:r>
    </w:p>
    <w:p w14:paraId="2A3D1D65" w14:textId="77777777" w:rsidR="0076222C" w:rsidRPr="00903DBA" w:rsidRDefault="0076222C" w:rsidP="0076222C">
      <w:pPr>
        <w:pStyle w:val="Code"/>
        <w:rPr>
          <w:highlight w:val="white"/>
        </w:rPr>
      </w:pPr>
      <w:r w:rsidRPr="00903DBA">
        <w:rPr>
          <w:highlight w:val="white"/>
        </w:rPr>
        <w:t>extern char* setlocale(int flag, char* name);</w:t>
      </w:r>
    </w:p>
    <w:p w14:paraId="059D798C" w14:textId="77777777" w:rsidR="0076222C" w:rsidRPr="00903DBA" w:rsidRDefault="0076222C" w:rsidP="0076222C">
      <w:pPr>
        <w:pStyle w:val="Code"/>
        <w:rPr>
          <w:highlight w:val="white"/>
        </w:rPr>
      </w:pPr>
      <w:r w:rsidRPr="00903DBA">
        <w:rPr>
          <w:highlight w:val="white"/>
        </w:rPr>
        <w:t>extern struct lconv *localeconv(void);</w:t>
      </w:r>
    </w:p>
    <w:p w14:paraId="054C98C6" w14:textId="77777777" w:rsidR="0076222C" w:rsidRPr="00903DBA" w:rsidRDefault="0076222C" w:rsidP="0076222C">
      <w:pPr>
        <w:pStyle w:val="Code"/>
        <w:rPr>
          <w:highlight w:val="white"/>
        </w:rPr>
      </w:pPr>
    </w:p>
    <w:p w14:paraId="668D9E26" w14:textId="77777777" w:rsidR="0076222C" w:rsidRPr="00903DBA" w:rsidRDefault="0076222C" w:rsidP="0076222C">
      <w:pPr>
        <w:pStyle w:val="Code"/>
        <w:rPr>
          <w:highlight w:val="white"/>
        </w:rPr>
      </w:pPr>
      <w:r w:rsidRPr="00903DBA">
        <w:rPr>
          <w:highlight w:val="white"/>
        </w:rPr>
        <w:t>#endif</w:t>
      </w:r>
    </w:p>
    <w:p w14:paraId="5E65F48B" w14:textId="7B7A0BDA" w:rsidR="0062113D" w:rsidRPr="00903DBA" w:rsidRDefault="008D6750" w:rsidP="00E65FE6">
      <w:pPr>
        <w:pStyle w:val="CodeHeader"/>
      </w:pPr>
      <w:r w:rsidRPr="00903DBA">
        <w:t>l</w:t>
      </w:r>
      <w:r w:rsidR="0062113D" w:rsidRPr="00903DBA">
        <w:t>ocale.c</w:t>
      </w:r>
    </w:p>
    <w:p w14:paraId="4D3E8459" w14:textId="77777777" w:rsidR="0076222C" w:rsidRPr="00903DBA" w:rsidRDefault="0076222C" w:rsidP="001B29FE">
      <w:pPr>
        <w:pStyle w:val="Code"/>
        <w:rPr>
          <w:highlight w:val="white"/>
        </w:rPr>
      </w:pPr>
      <w:r w:rsidRPr="00903DBA">
        <w:rPr>
          <w:highlight w:val="white"/>
        </w:rPr>
        <w:t>#include &lt;stdio.h&gt;</w:t>
      </w:r>
    </w:p>
    <w:p w14:paraId="72681A5A" w14:textId="77777777" w:rsidR="0076222C" w:rsidRPr="00903DBA" w:rsidRDefault="0076222C" w:rsidP="001B29FE">
      <w:pPr>
        <w:pStyle w:val="Code"/>
        <w:rPr>
          <w:highlight w:val="white"/>
        </w:rPr>
      </w:pPr>
      <w:r w:rsidRPr="00903DBA">
        <w:rPr>
          <w:highlight w:val="white"/>
        </w:rPr>
        <w:t>#include &lt;stdlib.h&gt;</w:t>
      </w:r>
    </w:p>
    <w:p w14:paraId="1EC7EE9A" w14:textId="77777777" w:rsidR="0076222C" w:rsidRPr="00903DBA" w:rsidRDefault="0076222C" w:rsidP="001B29FE">
      <w:pPr>
        <w:pStyle w:val="Code"/>
        <w:rPr>
          <w:highlight w:val="white"/>
        </w:rPr>
      </w:pPr>
      <w:r w:rsidRPr="00903DBA">
        <w:rPr>
          <w:highlight w:val="white"/>
        </w:rPr>
        <w:t>#include &lt;string.h&gt;</w:t>
      </w:r>
    </w:p>
    <w:p w14:paraId="77193FD1" w14:textId="77777777" w:rsidR="0076222C" w:rsidRPr="00903DBA" w:rsidRDefault="0076222C" w:rsidP="001B29FE">
      <w:pPr>
        <w:pStyle w:val="Code"/>
        <w:rPr>
          <w:highlight w:val="white"/>
        </w:rPr>
      </w:pPr>
      <w:r w:rsidRPr="00903DBA">
        <w:rPr>
          <w:highlight w:val="white"/>
        </w:rPr>
        <w:t>#include &lt;locale.h&gt;</w:t>
      </w:r>
    </w:p>
    <w:p w14:paraId="1EB225C5" w14:textId="77777777" w:rsidR="0076222C" w:rsidRPr="00903DBA" w:rsidRDefault="0076222C" w:rsidP="001B29FE">
      <w:pPr>
        <w:pStyle w:val="Code"/>
        <w:rPr>
          <w:highlight w:val="white"/>
        </w:rPr>
      </w:pPr>
    </w:p>
    <w:p w14:paraId="0BBB4986" w14:textId="35AEAE09" w:rsidR="001B29FE" w:rsidRPr="00903DBA" w:rsidRDefault="0076222C" w:rsidP="001B29FE">
      <w:pPr>
        <w:pStyle w:val="Code"/>
        <w:rPr>
          <w:highlight w:val="white"/>
        </w:rPr>
      </w:pPr>
      <w:r w:rsidRPr="00903DBA">
        <w:rPr>
          <w:highlight w:val="white"/>
        </w:rPr>
        <w:t>static char* enShortDayList[] =</w:t>
      </w:r>
      <w:r w:rsidR="001B29FE" w:rsidRPr="00903DBA">
        <w:rPr>
          <w:highlight w:val="white"/>
        </w:rPr>
        <w:t xml:space="preserve"> </w:t>
      </w:r>
      <w:r w:rsidRPr="00903DBA">
        <w:rPr>
          <w:highlight w:val="white"/>
        </w:rPr>
        <w:t>{"Sun", "Mon", "Tue", "Wed",</w:t>
      </w:r>
    </w:p>
    <w:p w14:paraId="335FBF53" w14:textId="4A4C938A" w:rsidR="0076222C" w:rsidRPr="00903DBA" w:rsidRDefault="001B29FE" w:rsidP="001B29FE">
      <w:pPr>
        <w:pStyle w:val="Code"/>
        <w:rPr>
          <w:highlight w:val="white"/>
        </w:rPr>
      </w:pPr>
      <w:r w:rsidRPr="00903DBA">
        <w:rPr>
          <w:highlight w:val="white"/>
        </w:rPr>
        <w:t xml:space="preserve">                                </w:t>
      </w:r>
      <w:r w:rsidR="0076222C" w:rsidRPr="00903DBA">
        <w:rPr>
          <w:highlight w:val="white"/>
        </w:rPr>
        <w:t xml:space="preserve"> "Thu", "Fri", "Sat"};</w:t>
      </w:r>
    </w:p>
    <w:p w14:paraId="1E56DBB0" w14:textId="73135B33" w:rsidR="001B29FE" w:rsidRPr="00903DBA" w:rsidRDefault="0076222C" w:rsidP="001B29FE">
      <w:pPr>
        <w:pStyle w:val="Code"/>
        <w:rPr>
          <w:highlight w:val="white"/>
        </w:rPr>
      </w:pPr>
      <w:r w:rsidRPr="00903DBA">
        <w:rPr>
          <w:highlight w:val="white"/>
        </w:rPr>
        <w:t>static char* enLongDayList[] ={"Sunday", "Monday", "Tuesday", "Wednesday",</w:t>
      </w:r>
    </w:p>
    <w:p w14:paraId="7B3B94F0" w14:textId="76C50393" w:rsidR="0076222C" w:rsidRPr="00903DBA" w:rsidRDefault="001B29FE" w:rsidP="001B29FE">
      <w:pPr>
        <w:pStyle w:val="Code"/>
        <w:rPr>
          <w:highlight w:val="white"/>
        </w:rPr>
      </w:pPr>
      <w:r w:rsidRPr="00903DBA">
        <w:rPr>
          <w:highlight w:val="white"/>
        </w:rPr>
        <w:t xml:space="preserve">                              </w:t>
      </w:r>
      <w:r w:rsidR="0076222C" w:rsidRPr="00903DBA">
        <w:rPr>
          <w:highlight w:val="white"/>
        </w:rPr>
        <w:t xml:space="preserve"> "Thursday", "Friday", "Saturday"};</w:t>
      </w:r>
    </w:p>
    <w:p w14:paraId="375C5E70" w14:textId="77777777" w:rsidR="001B29FE" w:rsidRPr="00903DBA" w:rsidRDefault="001B29FE" w:rsidP="001B29FE">
      <w:pPr>
        <w:pStyle w:val="Code"/>
        <w:rPr>
          <w:highlight w:val="white"/>
        </w:rPr>
      </w:pPr>
    </w:p>
    <w:p w14:paraId="194CC363" w14:textId="77777777" w:rsidR="00E6246A" w:rsidRPr="00903DBA" w:rsidRDefault="0076222C" w:rsidP="001B29FE">
      <w:pPr>
        <w:pStyle w:val="Code"/>
        <w:rPr>
          <w:highlight w:val="white"/>
        </w:rPr>
      </w:pPr>
      <w:r w:rsidRPr="00903DBA">
        <w:rPr>
          <w:highlight w:val="white"/>
        </w:rPr>
        <w:t>static char* enShortMonthList[] = {"Jan", "Feb", "Mar", "Apr", "May", "Jun",</w:t>
      </w:r>
    </w:p>
    <w:p w14:paraId="37CDA776" w14:textId="2227D6D8"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"Jul", "Aug", "Sep", "Oct", "Nov", "Dec"};</w:t>
      </w:r>
    </w:p>
    <w:p w14:paraId="55E7D4A1" w14:textId="77777777" w:rsidR="00E6246A" w:rsidRPr="00903DBA" w:rsidRDefault="0076222C" w:rsidP="001B29FE">
      <w:pPr>
        <w:pStyle w:val="Code"/>
        <w:rPr>
          <w:highlight w:val="white"/>
        </w:rPr>
      </w:pPr>
      <w:r w:rsidRPr="00903DBA">
        <w:rPr>
          <w:highlight w:val="white"/>
        </w:rPr>
        <w:t>static char* enLongMonthList[] = {"January", "February", "March", "April",</w:t>
      </w:r>
      <w:r w:rsidR="00E6246A" w:rsidRPr="00903DBA">
        <w:rPr>
          <w:highlight w:val="white"/>
        </w:rPr>
        <w:t xml:space="preserve"> </w:t>
      </w:r>
    </w:p>
    <w:p w14:paraId="7230176A" w14:textId="448FBF09" w:rsidR="00E6246A" w:rsidRPr="00903DBA" w:rsidRDefault="00E6246A" w:rsidP="001B29FE">
      <w:pPr>
        <w:pStyle w:val="Code"/>
        <w:rPr>
          <w:highlight w:val="white"/>
        </w:rPr>
      </w:pPr>
      <w:r w:rsidRPr="00903DBA">
        <w:rPr>
          <w:highlight w:val="white"/>
        </w:rPr>
        <w:t xml:space="preserve">                                </w:t>
      </w:r>
      <w:r w:rsidR="0076222C" w:rsidRPr="00903DBA">
        <w:rPr>
          <w:highlight w:val="white"/>
        </w:rPr>
        <w:t>"May", "June",</w:t>
      </w:r>
      <w:r w:rsidRPr="00903DBA">
        <w:rPr>
          <w:highlight w:val="white"/>
        </w:rPr>
        <w:t xml:space="preserve"> </w:t>
      </w:r>
      <w:r w:rsidR="0076222C" w:rsidRPr="00903DBA">
        <w:rPr>
          <w:highlight w:val="white"/>
        </w:rPr>
        <w:t>"July", "August",</w:t>
      </w:r>
    </w:p>
    <w:p w14:paraId="382A5B58" w14:textId="62E161F6"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"September", "October", "November", "December"};</w:t>
      </w:r>
    </w:p>
    <w:p w14:paraId="4BFF1882" w14:textId="77777777" w:rsidR="0076222C" w:rsidRPr="00903DBA" w:rsidRDefault="0076222C" w:rsidP="001B29FE">
      <w:pPr>
        <w:pStyle w:val="Code"/>
        <w:rPr>
          <w:highlight w:val="white"/>
        </w:rPr>
      </w:pPr>
    </w:p>
    <w:p w14:paraId="032F64E1" w14:textId="77777777" w:rsidR="00E6246A" w:rsidRPr="00903DBA" w:rsidRDefault="0076222C" w:rsidP="001B29FE">
      <w:pPr>
        <w:pStyle w:val="Code"/>
        <w:rPr>
          <w:highlight w:val="white"/>
        </w:rPr>
      </w:pPr>
      <w:r w:rsidRPr="00903DBA">
        <w:rPr>
          <w:highlight w:val="white"/>
        </w:rPr>
        <w:t>extern enum {NO_ERROR, NO_FUNCTION, NO_FILE, NO_PATH, NO_HANDLE, NO_ACCESS,</w:t>
      </w:r>
    </w:p>
    <w:p w14:paraId="5DF3D6CD" w14:textId="649CC64E"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EDOM,</w:t>
      </w:r>
      <w:r w:rsidRPr="00903DBA">
        <w:rPr>
          <w:highlight w:val="white"/>
        </w:rPr>
        <w:t xml:space="preserve"> </w:t>
      </w:r>
      <w:r w:rsidR="0076222C" w:rsidRPr="00903DBA">
        <w:rPr>
          <w:highlight w:val="white"/>
        </w:rPr>
        <w:t>ERANGE, EILSEQ, FOPEN, FFLUSH, FCLOSE, NO_MODE, FWRITE,</w:t>
      </w:r>
    </w:p>
    <w:p w14:paraId="36F62ED5" w14:textId="71919A86"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FREAD, FSEEK, FTELL, FSIZE, FREMOVE, FRENAME,</w:t>
      </w:r>
      <w:r w:rsidRPr="00903DBA">
        <w:rPr>
          <w:highlight w:val="white"/>
        </w:rPr>
        <w:t xml:space="preserve"> </w:t>
      </w:r>
      <w:r w:rsidR="0076222C" w:rsidRPr="00903DBA">
        <w:rPr>
          <w:highlight w:val="white"/>
        </w:rPr>
        <w:t>FTEMPNAME, FTEMPFILE};</w:t>
      </w:r>
    </w:p>
    <w:p w14:paraId="1D6F7B38" w14:textId="77777777" w:rsidR="0076222C" w:rsidRPr="00903DBA" w:rsidRDefault="0076222C" w:rsidP="001B29FE">
      <w:pPr>
        <w:pStyle w:val="Code"/>
        <w:rPr>
          <w:highlight w:val="white"/>
        </w:rPr>
      </w:pPr>
      <w:r w:rsidRPr="00903DBA">
        <w:rPr>
          <w:highlight w:val="white"/>
        </w:rPr>
        <w:t>char* enMessageList[] = {"no error", "function number invalid",</w:t>
      </w:r>
    </w:p>
    <w:p w14:paraId="6C8E3C1C" w14:textId="77777777" w:rsidR="00E6246A" w:rsidRPr="00903DBA" w:rsidRDefault="0076222C" w:rsidP="001B29FE">
      <w:pPr>
        <w:pStyle w:val="Code"/>
        <w:rPr>
          <w:highlight w:val="white"/>
        </w:rPr>
      </w:pPr>
      <w:r w:rsidRPr="00903DBA">
        <w:rPr>
          <w:highlight w:val="white"/>
        </w:rPr>
        <w:t xml:space="preserve">                         "file not found", "path not found",</w:t>
      </w:r>
    </w:p>
    <w:p w14:paraId="58D6E504" w14:textId="567AB76C"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"no handle available", "access denied",</w:t>
      </w:r>
    </w:p>
    <w:p w14:paraId="22A5FB14" w14:textId="77777777" w:rsidR="00E6246A" w:rsidRPr="00903DBA" w:rsidRDefault="0076222C" w:rsidP="001B29FE">
      <w:pPr>
        <w:pStyle w:val="Code"/>
        <w:rPr>
          <w:highlight w:val="white"/>
        </w:rPr>
      </w:pPr>
      <w:r w:rsidRPr="00903DBA">
        <w:rPr>
          <w:highlight w:val="white"/>
        </w:rPr>
        <w:t xml:space="preserve">                         "out of domain", "out of range",</w:t>
      </w:r>
    </w:p>
    <w:p w14:paraId="0663D76B" w14:textId="7E9EA114" w:rsidR="00E6246A" w:rsidRPr="00903DBA" w:rsidRDefault="00E6246A" w:rsidP="001B29FE">
      <w:pPr>
        <w:pStyle w:val="Code"/>
        <w:rPr>
          <w:highlight w:val="white"/>
        </w:rPr>
      </w:pPr>
      <w:r w:rsidRPr="00903DBA">
        <w:rPr>
          <w:highlight w:val="white"/>
        </w:rPr>
        <w:t xml:space="preserve">                         </w:t>
      </w:r>
      <w:r w:rsidR="0076222C" w:rsidRPr="00903DBA">
        <w:rPr>
          <w:highlight w:val="white"/>
        </w:rPr>
        <w:t>"invalid multibyte sequence",</w:t>
      </w:r>
      <w:r w:rsidRPr="00903DBA">
        <w:rPr>
          <w:highlight w:val="white"/>
        </w:rPr>
        <w:t xml:space="preserve"> </w:t>
      </w:r>
      <w:r w:rsidR="0076222C" w:rsidRPr="00903DBA">
        <w:rPr>
          <w:highlight w:val="white"/>
        </w:rPr>
        <w:t>"error while opening",</w:t>
      </w:r>
    </w:p>
    <w:p w14:paraId="781A4905"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"error while flushing",</w:t>
      </w:r>
      <w:r w:rsidRPr="00903DBA">
        <w:rPr>
          <w:highlight w:val="white"/>
        </w:rPr>
        <w:t xml:space="preserve"> </w:t>
      </w:r>
      <w:r w:rsidR="0076222C" w:rsidRPr="00903DBA">
        <w:rPr>
          <w:highlight w:val="white"/>
        </w:rPr>
        <w:t>"error while closing",</w:t>
      </w:r>
    </w:p>
    <w:p w14:paraId="77933CF3"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"open mode invalid",</w:t>
      </w:r>
      <w:r w:rsidRPr="00903DBA">
        <w:rPr>
          <w:highlight w:val="white"/>
        </w:rPr>
        <w:t xml:space="preserve"> </w:t>
      </w:r>
      <w:r w:rsidR="0076222C" w:rsidRPr="00903DBA">
        <w:rPr>
          <w:highlight w:val="white"/>
        </w:rPr>
        <w:t>"error while writing",</w:t>
      </w:r>
    </w:p>
    <w:p w14:paraId="45EB6F6B" w14:textId="25F66544"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"error while reading",</w:t>
      </w:r>
      <w:r w:rsidRPr="00903DBA">
        <w:rPr>
          <w:highlight w:val="white"/>
        </w:rPr>
        <w:t xml:space="preserve"> </w:t>
      </w:r>
      <w:r w:rsidR="0076222C" w:rsidRPr="00903DBA">
        <w:rPr>
          <w:highlight w:val="white"/>
        </w:rPr>
        <w:t>"error while seeking",</w:t>
      </w:r>
    </w:p>
    <w:p w14:paraId="6CC3DA8A" w14:textId="77777777" w:rsidR="00E6246A" w:rsidRPr="00903DBA" w:rsidRDefault="0076222C" w:rsidP="001B29FE">
      <w:pPr>
        <w:pStyle w:val="Code"/>
        <w:rPr>
          <w:highlight w:val="white"/>
        </w:rPr>
      </w:pPr>
      <w:r w:rsidRPr="00903DBA">
        <w:rPr>
          <w:highlight w:val="white"/>
        </w:rPr>
        <w:t xml:space="preserve">                         "error while telling", "error while sizing",</w:t>
      </w:r>
    </w:p>
    <w:p w14:paraId="7A05939F"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"error while removing file",</w:t>
      </w:r>
    </w:p>
    <w:p w14:paraId="741E27D8" w14:textId="22DBEF9F"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"error while renaming file" };</w:t>
      </w:r>
    </w:p>
    <w:p w14:paraId="43EB90B7" w14:textId="77777777" w:rsidR="0076222C" w:rsidRPr="00903DBA" w:rsidRDefault="0076222C" w:rsidP="001B29FE">
      <w:pPr>
        <w:pStyle w:val="Code"/>
        <w:rPr>
          <w:highlight w:val="white"/>
        </w:rPr>
      </w:pPr>
    </w:p>
    <w:p w14:paraId="73FF36E3" w14:textId="77777777" w:rsidR="00E6246A" w:rsidRPr="00903DBA" w:rsidRDefault="0076222C" w:rsidP="001B29FE">
      <w:pPr>
        <w:pStyle w:val="Code"/>
        <w:rPr>
          <w:highlight w:val="white"/>
        </w:rPr>
      </w:pPr>
      <w:r w:rsidRPr="00903DBA">
        <w:rPr>
          <w:highlight w:val="white"/>
        </w:rPr>
        <w:t>static struct lconv en_US_utf8 = {-5, -4, enShortDayList, enLongDayList,</w:t>
      </w:r>
    </w:p>
    <w:p w14:paraId="3F1B9113" w14:textId="33BE5130"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enShortMonthList, enLongMonthList,</w:t>
      </w:r>
    </w:p>
    <w:p w14:paraId="7CE2C5F6" w14:textId="77777777" w:rsidR="00E6246A" w:rsidRPr="00903DBA" w:rsidRDefault="0076222C" w:rsidP="001B29FE">
      <w:pPr>
        <w:pStyle w:val="Code"/>
        <w:rPr>
          <w:highlight w:val="white"/>
        </w:rPr>
      </w:pPr>
      <w:r w:rsidRPr="00903DBA">
        <w:rPr>
          <w:highlight w:val="white"/>
        </w:rPr>
        <w:t xml:space="preserve">                                  "abcdefghijklmnopqrstuvwxyz",</w:t>
      </w:r>
    </w:p>
    <w:p w14:paraId="3B3C6EB6"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"ABCDEFGHIJKLMNOPQRSTUVWXYZ",</w:t>
      </w:r>
    </w:p>
    <w:p w14:paraId="1F996284" w14:textId="7EC3BD83"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enMessageList};</w:t>
      </w:r>
    </w:p>
    <w:p w14:paraId="5A6528E9" w14:textId="77777777" w:rsidR="0076222C" w:rsidRPr="00903DBA" w:rsidRDefault="0076222C" w:rsidP="001B29FE">
      <w:pPr>
        <w:pStyle w:val="Code"/>
        <w:rPr>
          <w:highlight w:val="white"/>
        </w:rPr>
      </w:pPr>
    </w:p>
    <w:p w14:paraId="59A2F0D2" w14:textId="77777777" w:rsidR="00E6246A" w:rsidRPr="00903DBA" w:rsidRDefault="0076222C" w:rsidP="001B29FE">
      <w:pPr>
        <w:pStyle w:val="Code"/>
        <w:rPr>
          <w:highlight w:val="white"/>
        </w:rPr>
      </w:pPr>
      <w:r w:rsidRPr="00903DBA">
        <w:rPr>
          <w:highlight w:val="white"/>
        </w:rPr>
        <w:t>static char* swShortDayList[] = {"Son", "Man", "Tis", "Ons",</w:t>
      </w:r>
    </w:p>
    <w:p w14:paraId="75DF4D01" w14:textId="4064D807"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"Tor", "Fre", "Lor"};</w:t>
      </w:r>
    </w:p>
    <w:p w14:paraId="26DB2AD7" w14:textId="77777777" w:rsidR="00E6246A" w:rsidRPr="00903DBA" w:rsidRDefault="0076222C" w:rsidP="001B29FE">
      <w:pPr>
        <w:pStyle w:val="Code"/>
        <w:rPr>
          <w:highlight w:val="white"/>
        </w:rPr>
      </w:pPr>
      <w:r w:rsidRPr="00903DBA">
        <w:rPr>
          <w:highlight w:val="white"/>
        </w:rPr>
        <w:t>static char* swLongDayList[] = {"Sondag", "Mandag", "Tisdag", "Onsdag",</w:t>
      </w:r>
    </w:p>
    <w:p w14:paraId="129A21D1" w14:textId="2E6DF9D3"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"Torsdag", "Fredag", "Lordag"};</w:t>
      </w:r>
    </w:p>
    <w:p w14:paraId="7F8714FA" w14:textId="77777777" w:rsidR="00E6246A" w:rsidRPr="00903DBA" w:rsidRDefault="0076222C" w:rsidP="001B29FE">
      <w:pPr>
        <w:pStyle w:val="Code"/>
        <w:rPr>
          <w:highlight w:val="white"/>
        </w:rPr>
      </w:pPr>
      <w:r w:rsidRPr="00903DBA">
        <w:rPr>
          <w:highlight w:val="white"/>
        </w:rPr>
        <w:t>static char* swShortMonthList[] = {"Jan", "Feb", "Mar", "Apr", "Maj", "Jun",</w:t>
      </w:r>
    </w:p>
    <w:p w14:paraId="3E100B8B" w14:textId="6F301187"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"Jul", "Aug", "Sep", "Okt", "Nov", "Dec"};</w:t>
      </w:r>
    </w:p>
    <w:p w14:paraId="5C4F14FA" w14:textId="77777777" w:rsidR="00E6246A" w:rsidRPr="00903DBA" w:rsidRDefault="0076222C" w:rsidP="001B29FE">
      <w:pPr>
        <w:pStyle w:val="Code"/>
        <w:rPr>
          <w:highlight w:val="white"/>
        </w:rPr>
      </w:pPr>
      <w:r w:rsidRPr="00903DBA">
        <w:rPr>
          <w:highlight w:val="white"/>
        </w:rPr>
        <w:t>static char* swLongMonthList[] = {"Januari", "Februari", "Mars", "April",</w:t>
      </w:r>
    </w:p>
    <w:p w14:paraId="283F84D8"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"Maj", "Juni", "Juli", "Augusit",</w:t>
      </w:r>
    </w:p>
    <w:p w14:paraId="0897AB51" w14:textId="549443D9"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"September", "Oktober", "November", "December"};</w:t>
      </w:r>
    </w:p>
    <w:p w14:paraId="3D93F168" w14:textId="77777777" w:rsidR="0076222C" w:rsidRPr="00903DBA" w:rsidRDefault="0076222C" w:rsidP="001B29FE">
      <w:pPr>
        <w:pStyle w:val="Code"/>
        <w:rPr>
          <w:highlight w:val="white"/>
        </w:rPr>
      </w:pPr>
      <w:r w:rsidRPr="00903DBA">
        <w:rPr>
          <w:highlight w:val="white"/>
        </w:rPr>
        <w:t>static char* swMessageList[] = {"inga fel", "felaktigt functionsnummer",</w:t>
      </w:r>
    </w:p>
    <w:p w14:paraId="10BA8191" w14:textId="77777777" w:rsidR="00E6246A" w:rsidRPr="00903DBA" w:rsidRDefault="0076222C" w:rsidP="001B29FE">
      <w:pPr>
        <w:pStyle w:val="Code"/>
        <w:rPr>
          <w:highlight w:val="white"/>
        </w:rPr>
      </w:pPr>
      <w:r w:rsidRPr="00903DBA">
        <w:rPr>
          <w:highlight w:val="white"/>
        </w:rPr>
        <w:t xml:space="preserve">                                "hittar ej filen", "hittar ej sokvagen",</w:t>
      </w:r>
    </w:p>
    <w:p w14:paraId="6FA0F859" w14:textId="74114FF7"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"inget handtag tillgangligt", "atkomst nekad",</w:t>
      </w:r>
    </w:p>
    <w:p w14:paraId="42F6FDBA" w14:textId="77777777" w:rsidR="00E6246A" w:rsidRPr="00903DBA" w:rsidRDefault="0076222C" w:rsidP="001B29FE">
      <w:pPr>
        <w:pStyle w:val="Code"/>
        <w:rPr>
          <w:highlight w:val="white"/>
        </w:rPr>
      </w:pPr>
      <w:r w:rsidRPr="00903DBA">
        <w:rPr>
          <w:highlight w:val="white"/>
        </w:rPr>
        <w:t xml:space="preserve">                                "utanfor doman", "utanfor range",</w:t>
      </w:r>
    </w:p>
    <w:p w14:paraId="0D6458CF" w14:textId="2705D8C9"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"felaktig multibyte-sekvens",</w:t>
      </w:r>
    </w:p>
    <w:p w14:paraId="7227CD73" w14:textId="77777777" w:rsidR="00E6246A" w:rsidRPr="00903DBA" w:rsidRDefault="0076222C" w:rsidP="001B29FE">
      <w:pPr>
        <w:pStyle w:val="Code"/>
        <w:rPr>
          <w:highlight w:val="white"/>
        </w:rPr>
      </w:pPr>
      <w:r w:rsidRPr="00903DBA">
        <w:rPr>
          <w:highlight w:val="white"/>
        </w:rPr>
        <w:t xml:space="preserve">                                "fel vid oppning", "fel vid flushing",</w:t>
      </w:r>
    </w:p>
    <w:p w14:paraId="5DAFB505" w14:textId="1199DF4A"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"fel vid stangning", "fel oppningslage",</w:t>
      </w:r>
    </w:p>
    <w:p w14:paraId="49365CAF" w14:textId="77777777" w:rsidR="00E6246A" w:rsidRPr="00903DBA" w:rsidRDefault="0076222C" w:rsidP="001B29FE">
      <w:pPr>
        <w:pStyle w:val="Code"/>
        <w:rPr>
          <w:highlight w:val="white"/>
        </w:rPr>
      </w:pPr>
      <w:r w:rsidRPr="00903DBA">
        <w:rPr>
          <w:highlight w:val="white"/>
        </w:rPr>
        <w:t xml:space="preserve">                                "fel vid skrivning", "fel vid lasning",</w:t>
      </w:r>
    </w:p>
    <w:p w14:paraId="1D9AF885"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"fel vid sokning", "fel vid telling",</w:t>
      </w:r>
    </w:p>
    <w:p w14:paraId="4617EC32"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"fel vid borttagning av fil",</w:t>
      </w:r>
    </w:p>
    <w:p w14:paraId="483CFB5D" w14:textId="5BA6D0B9"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"fel vid namnbyte av fil"};</w:t>
      </w:r>
    </w:p>
    <w:p w14:paraId="4B865C46" w14:textId="77777777" w:rsidR="00E6246A" w:rsidRPr="00903DBA" w:rsidRDefault="0076222C" w:rsidP="001B29FE">
      <w:pPr>
        <w:pStyle w:val="Code"/>
        <w:rPr>
          <w:highlight w:val="white"/>
        </w:rPr>
      </w:pPr>
      <w:r w:rsidRPr="00903DBA">
        <w:rPr>
          <w:highlight w:val="white"/>
        </w:rPr>
        <w:t>static struct lconv sw_EN_utf8 = {1, 2, swShortDayList, swLongDayList,</w:t>
      </w:r>
    </w:p>
    <w:p w14:paraId="668402BD" w14:textId="7685F134"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enShortMonthList, swLongMonthList,</w:t>
      </w:r>
    </w:p>
    <w:p w14:paraId="48058BFB" w14:textId="77777777" w:rsidR="00E6246A" w:rsidRPr="00903DBA" w:rsidRDefault="0076222C" w:rsidP="001B29FE">
      <w:pPr>
        <w:pStyle w:val="Code"/>
        <w:rPr>
          <w:highlight w:val="white"/>
        </w:rPr>
      </w:pPr>
      <w:r w:rsidRPr="00903DBA">
        <w:rPr>
          <w:highlight w:val="white"/>
        </w:rPr>
        <w:t xml:space="preserve">                                  "abcdefghijklmnopqrstuvwxyz",</w:t>
      </w:r>
    </w:p>
    <w:p w14:paraId="22DCF4B1"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"ABCDEFGHIJKLMNOPQRSTUVWXYZ",</w:t>
      </w:r>
    </w:p>
    <w:p w14:paraId="7169F256" w14:textId="035D395B"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swMessageList};</w:t>
      </w:r>
    </w:p>
    <w:p w14:paraId="0882B9BE" w14:textId="77777777" w:rsidR="0076222C" w:rsidRPr="00903DBA" w:rsidRDefault="0076222C" w:rsidP="001B29FE">
      <w:pPr>
        <w:pStyle w:val="Code"/>
        <w:rPr>
          <w:highlight w:val="white"/>
        </w:rPr>
      </w:pPr>
    </w:p>
    <w:p w14:paraId="1A1C621A" w14:textId="77777777" w:rsidR="0076222C" w:rsidRPr="00903DBA" w:rsidRDefault="0076222C" w:rsidP="001B29FE">
      <w:pPr>
        <w:pStyle w:val="Code"/>
        <w:rPr>
          <w:highlight w:val="white"/>
        </w:rPr>
      </w:pPr>
      <w:r w:rsidRPr="00903DBA">
        <w:rPr>
          <w:highlight w:val="white"/>
        </w:rPr>
        <w:t>static struct _s {</w:t>
      </w:r>
    </w:p>
    <w:p w14:paraId="4DEC3C23" w14:textId="77777777" w:rsidR="0076222C" w:rsidRPr="00903DBA" w:rsidRDefault="0076222C" w:rsidP="001B29FE">
      <w:pPr>
        <w:pStyle w:val="Code"/>
        <w:rPr>
          <w:highlight w:val="white"/>
        </w:rPr>
      </w:pPr>
      <w:r w:rsidRPr="00903DBA">
        <w:rPr>
          <w:highlight w:val="white"/>
        </w:rPr>
        <w:t xml:space="preserve">  char* name;</w:t>
      </w:r>
    </w:p>
    <w:p w14:paraId="7ACBE97F" w14:textId="77777777" w:rsidR="0076222C" w:rsidRPr="00903DBA" w:rsidRDefault="0076222C" w:rsidP="001B29FE">
      <w:pPr>
        <w:pStyle w:val="Code"/>
        <w:rPr>
          <w:highlight w:val="white"/>
        </w:rPr>
      </w:pPr>
      <w:r w:rsidRPr="00903DBA">
        <w:rPr>
          <w:highlight w:val="white"/>
        </w:rPr>
        <w:t xml:space="preserve">  struct lconv* localePtr;</w:t>
      </w:r>
    </w:p>
    <w:p w14:paraId="7BC9A4B8" w14:textId="77777777" w:rsidR="0076222C" w:rsidRPr="00903DBA" w:rsidRDefault="0076222C" w:rsidP="001B29FE">
      <w:pPr>
        <w:pStyle w:val="Code"/>
        <w:rPr>
          <w:highlight w:val="white"/>
        </w:rPr>
      </w:pPr>
      <w:r w:rsidRPr="00903DBA">
        <w:rPr>
          <w:highlight w:val="white"/>
        </w:rPr>
        <w:t>} sArray[] = {{"", &amp;sw_EN_utf8}, {"C", &amp;en_US_utf8}, {"US", &amp;en_US_utf8}, {"SE", &amp;sw_EN_utf8}};</w:t>
      </w:r>
    </w:p>
    <w:p w14:paraId="01C12327" w14:textId="77777777" w:rsidR="0076222C" w:rsidRPr="00903DBA" w:rsidRDefault="0076222C" w:rsidP="001B29FE">
      <w:pPr>
        <w:pStyle w:val="Code"/>
        <w:rPr>
          <w:highlight w:val="white"/>
        </w:rPr>
      </w:pPr>
    </w:p>
    <w:p w14:paraId="696E4FD4" w14:textId="77777777" w:rsidR="0076222C" w:rsidRPr="00903DBA" w:rsidRDefault="0076222C" w:rsidP="001B29FE">
      <w:pPr>
        <w:pStyle w:val="Code"/>
        <w:rPr>
          <w:highlight w:val="white"/>
        </w:rPr>
      </w:pPr>
      <w:r w:rsidRPr="00903DBA">
        <w:rPr>
          <w:highlight w:val="white"/>
        </w:rPr>
        <w:t>static int sSize = (sizeof sArray) / (sizeof sArray[0]);</w:t>
      </w:r>
    </w:p>
    <w:p w14:paraId="47F96EDB" w14:textId="77777777" w:rsidR="0076222C" w:rsidRPr="00903DBA" w:rsidRDefault="0076222C" w:rsidP="001B29FE">
      <w:pPr>
        <w:pStyle w:val="Code"/>
        <w:rPr>
          <w:highlight w:val="white"/>
        </w:rPr>
      </w:pPr>
      <w:r w:rsidRPr="00903DBA">
        <w:rPr>
          <w:highlight w:val="white"/>
        </w:rPr>
        <w:t>static struct _s* g_currStructPtr = &amp;sArray[0];</w:t>
      </w:r>
    </w:p>
    <w:p w14:paraId="471E952F" w14:textId="77777777" w:rsidR="0076222C" w:rsidRPr="00903DBA" w:rsidRDefault="0076222C" w:rsidP="001B29FE">
      <w:pPr>
        <w:pStyle w:val="Code"/>
        <w:rPr>
          <w:highlight w:val="white"/>
        </w:rPr>
      </w:pPr>
    </w:p>
    <w:p w14:paraId="7B4E0CCE" w14:textId="77777777" w:rsidR="0076222C" w:rsidRPr="00903DBA" w:rsidRDefault="0076222C" w:rsidP="001B29FE">
      <w:pPr>
        <w:pStyle w:val="Code"/>
        <w:rPr>
          <w:highlight w:val="white"/>
        </w:rPr>
      </w:pPr>
      <w:r w:rsidRPr="00903DBA">
        <w:rPr>
          <w:highlight w:val="white"/>
        </w:rPr>
        <w:t>#define PRINT(x,y) { printf(#x " = &lt;%" #y "&gt;\n", (x)); }</w:t>
      </w:r>
    </w:p>
    <w:p w14:paraId="7C4E27C7" w14:textId="77777777" w:rsidR="0076222C" w:rsidRPr="00903DBA" w:rsidRDefault="0076222C" w:rsidP="001B29FE">
      <w:pPr>
        <w:pStyle w:val="Code"/>
        <w:rPr>
          <w:highlight w:val="white"/>
        </w:rPr>
      </w:pPr>
    </w:p>
    <w:p w14:paraId="5D5901B1" w14:textId="77777777" w:rsidR="0076222C" w:rsidRPr="00903DBA" w:rsidRDefault="0076222C" w:rsidP="001B29FE">
      <w:pPr>
        <w:pStyle w:val="Code"/>
        <w:rPr>
          <w:highlight w:val="white"/>
        </w:rPr>
      </w:pPr>
      <w:r w:rsidRPr="00903DBA">
        <w:rPr>
          <w:highlight w:val="white"/>
        </w:rPr>
        <w:t>char* setlocale(int /*flag*/, char* newName) {</w:t>
      </w:r>
    </w:p>
    <w:p w14:paraId="3AA2BBA4" w14:textId="77777777" w:rsidR="0076222C" w:rsidRPr="00903DBA" w:rsidRDefault="0076222C" w:rsidP="0076222C">
      <w:pPr>
        <w:pStyle w:val="Code"/>
        <w:rPr>
          <w:highlight w:val="white"/>
        </w:rPr>
      </w:pPr>
      <w:r w:rsidRPr="00903DBA">
        <w:rPr>
          <w:highlight w:val="white"/>
        </w:rPr>
        <w:t xml:space="preserve">  int index;</w:t>
      </w:r>
    </w:p>
    <w:p w14:paraId="10056257" w14:textId="77777777" w:rsidR="0076222C" w:rsidRPr="00903DBA" w:rsidRDefault="0076222C" w:rsidP="0076222C">
      <w:pPr>
        <w:pStyle w:val="Code"/>
        <w:rPr>
          <w:highlight w:val="white"/>
        </w:rPr>
      </w:pPr>
      <w:r w:rsidRPr="00903DBA">
        <w:rPr>
          <w:highlight w:val="white"/>
        </w:rPr>
        <w:t xml:space="preserve">  char *oldName = (g_currStructPtr != NULL) ? g_currStructPtr-&gt;name : NULL;</w:t>
      </w:r>
    </w:p>
    <w:p w14:paraId="399A5C54" w14:textId="77777777" w:rsidR="0076222C" w:rsidRPr="00903DBA" w:rsidRDefault="0076222C" w:rsidP="0076222C">
      <w:pPr>
        <w:pStyle w:val="Code"/>
        <w:rPr>
          <w:highlight w:val="white"/>
        </w:rPr>
      </w:pPr>
      <w:r w:rsidRPr="00903DBA">
        <w:rPr>
          <w:highlight w:val="white"/>
        </w:rPr>
        <w:t xml:space="preserve">  g_currStructPtr = NULL;</w:t>
      </w:r>
    </w:p>
    <w:p w14:paraId="71D4C93F" w14:textId="77777777" w:rsidR="0076222C" w:rsidRPr="00903DBA" w:rsidRDefault="0076222C" w:rsidP="0076222C">
      <w:pPr>
        <w:pStyle w:val="Code"/>
        <w:rPr>
          <w:highlight w:val="white"/>
        </w:rPr>
      </w:pPr>
    </w:p>
    <w:p w14:paraId="0B3961B6" w14:textId="77777777" w:rsidR="0076222C" w:rsidRPr="00903DBA" w:rsidRDefault="0076222C" w:rsidP="0076222C">
      <w:pPr>
        <w:pStyle w:val="Code"/>
        <w:rPr>
          <w:highlight w:val="white"/>
        </w:rPr>
      </w:pPr>
      <w:r w:rsidRPr="00903DBA">
        <w:rPr>
          <w:highlight w:val="white"/>
        </w:rPr>
        <w:t xml:space="preserve">  if (newName != NULL) {</w:t>
      </w:r>
    </w:p>
    <w:p w14:paraId="33664548" w14:textId="77777777" w:rsidR="0076222C" w:rsidRPr="00903DBA" w:rsidRDefault="0076222C" w:rsidP="0076222C">
      <w:pPr>
        <w:pStyle w:val="Code"/>
        <w:rPr>
          <w:highlight w:val="white"/>
        </w:rPr>
      </w:pPr>
      <w:r w:rsidRPr="00903DBA">
        <w:rPr>
          <w:highlight w:val="white"/>
        </w:rPr>
        <w:t xml:space="preserve">    for (index = 0; index &lt; sSize; ++index) {</w:t>
      </w:r>
    </w:p>
    <w:p w14:paraId="757C9D8A" w14:textId="77777777" w:rsidR="0076222C" w:rsidRPr="00903DBA" w:rsidRDefault="0076222C" w:rsidP="0076222C">
      <w:pPr>
        <w:pStyle w:val="Code"/>
        <w:rPr>
          <w:highlight w:val="white"/>
        </w:rPr>
      </w:pPr>
      <w:r w:rsidRPr="00903DBA">
        <w:rPr>
          <w:highlight w:val="white"/>
        </w:rPr>
        <w:t xml:space="preserve">      if (strcmp(newName, sArray[index].name) == 0) {</w:t>
      </w:r>
    </w:p>
    <w:p w14:paraId="48B4B4CA" w14:textId="77777777" w:rsidR="0076222C" w:rsidRPr="00903DBA" w:rsidRDefault="0076222C" w:rsidP="0076222C">
      <w:pPr>
        <w:pStyle w:val="Code"/>
        <w:rPr>
          <w:highlight w:val="white"/>
        </w:rPr>
      </w:pPr>
      <w:r w:rsidRPr="00903DBA">
        <w:rPr>
          <w:highlight w:val="white"/>
        </w:rPr>
        <w:t xml:space="preserve">        g_currStructPtr = &amp;sArray[index];</w:t>
      </w:r>
    </w:p>
    <w:p w14:paraId="57887463" w14:textId="77777777" w:rsidR="0076222C" w:rsidRPr="00903DBA" w:rsidRDefault="0076222C" w:rsidP="0076222C">
      <w:pPr>
        <w:pStyle w:val="Code"/>
        <w:rPr>
          <w:highlight w:val="white"/>
        </w:rPr>
      </w:pPr>
      <w:r w:rsidRPr="00903DBA">
        <w:rPr>
          <w:highlight w:val="white"/>
        </w:rPr>
        <w:t xml:space="preserve">        break;</w:t>
      </w:r>
    </w:p>
    <w:p w14:paraId="28E5CCFD" w14:textId="77777777" w:rsidR="0076222C" w:rsidRPr="00903DBA" w:rsidRDefault="0076222C" w:rsidP="0076222C">
      <w:pPr>
        <w:pStyle w:val="Code"/>
        <w:rPr>
          <w:highlight w:val="white"/>
        </w:rPr>
      </w:pPr>
      <w:r w:rsidRPr="00903DBA">
        <w:rPr>
          <w:highlight w:val="white"/>
        </w:rPr>
        <w:t xml:space="preserve">      }</w:t>
      </w:r>
    </w:p>
    <w:p w14:paraId="12F5C348" w14:textId="77777777" w:rsidR="0076222C" w:rsidRPr="00903DBA" w:rsidRDefault="0076222C" w:rsidP="0076222C">
      <w:pPr>
        <w:pStyle w:val="Code"/>
        <w:rPr>
          <w:highlight w:val="white"/>
        </w:rPr>
      </w:pPr>
      <w:r w:rsidRPr="00903DBA">
        <w:rPr>
          <w:highlight w:val="white"/>
        </w:rPr>
        <w:t xml:space="preserve">    }</w:t>
      </w:r>
    </w:p>
    <w:p w14:paraId="79514B90" w14:textId="77777777" w:rsidR="0076222C" w:rsidRPr="00903DBA" w:rsidRDefault="0076222C" w:rsidP="0076222C">
      <w:pPr>
        <w:pStyle w:val="Code"/>
        <w:rPr>
          <w:highlight w:val="white"/>
        </w:rPr>
      </w:pPr>
      <w:r w:rsidRPr="00903DBA">
        <w:rPr>
          <w:highlight w:val="white"/>
        </w:rPr>
        <w:t xml:space="preserve">  }</w:t>
      </w:r>
    </w:p>
    <w:p w14:paraId="3ECCCC2C" w14:textId="77777777" w:rsidR="0076222C" w:rsidRPr="00903DBA" w:rsidRDefault="0076222C" w:rsidP="0076222C">
      <w:pPr>
        <w:pStyle w:val="Code"/>
        <w:rPr>
          <w:highlight w:val="white"/>
        </w:rPr>
      </w:pPr>
    </w:p>
    <w:p w14:paraId="51C18D60" w14:textId="77777777" w:rsidR="0076222C" w:rsidRPr="00903DBA" w:rsidRDefault="0076222C" w:rsidP="0076222C">
      <w:pPr>
        <w:pStyle w:val="Code"/>
        <w:rPr>
          <w:highlight w:val="white"/>
        </w:rPr>
      </w:pPr>
      <w:r w:rsidRPr="00903DBA">
        <w:rPr>
          <w:highlight w:val="white"/>
        </w:rPr>
        <w:t xml:space="preserve">  return oldName;</w:t>
      </w:r>
    </w:p>
    <w:p w14:paraId="09596A1B" w14:textId="77777777" w:rsidR="0076222C" w:rsidRPr="00903DBA" w:rsidRDefault="0076222C" w:rsidP="0076222C">
      <w:pPr>
        <w:pStyle w:val="Code"/>
        <w:rPr>
          <w:highlight w:val="white"/>
        </w:rPr>
      </w:pPr>
      <w:r w:rsidRPr="00903DBA">
        <w:rPr>
          <w:highlight w:val="white"/>
        </w:rPr>
        <w:t>}</w:t>
      </w:r>
    </w:p>
    <w:p w14:paraId="46483333" w14:textId="77777777" w:rsidR="0076222C" w:rsidRPr="00903DBA" w:rsidRDefault="0076222C" w:rsidP="0076222C">
      <w:pPr>
        <w:pStyle w:val="Code"/>
        <w:rPr>
          <w:highlight w:val="white"/>
        </w:rPr>
      </w:pPr>
    </w:p>
    <w:p w14:paraId="5AE0F781" w14:textId="77777777" w:rsidR="0076222C" w:rsidRPr="00903DBA" w:rsidRDefault="0076222C" w:rsidP="0076222C">
      <w:pPr>
        <w:pStyle w:val="Code"/>
        <w:rPr>
          <w:highlight w:val="white"/>
        </w:rPr>
      </w:pPr>
      <w:r w:rsidRPr="00903DBA">
        <w:rPr>
          <w:highlight w:val="white"/>
        </w:rPr>
        <w:t>struct lconv* localeconv(void) {</w:t>
      </w:r>
    </w:p>
    <w:p w14:paraId="0383F0C0" w14:textId="77777777" w:rsidR="0076222C" w:rsidRPr="00903DBA" w:rsidRDefault="0076222C" w:rsidP="0076222C">
      <w:pPr>
        <w:pStyle w:val="Code"/>
        <w:rPr>
          <w:highlight w:val="white"/>
        </w:rPr>
      </w:pPr>
      <w:r w:rsidRPr="00903DBA">
        <w:rPr>
          <w:highlight w:val="white"/>
        </w:rPr>
        <w:t xml:space="preserve">  return (g_currStructPtr != NULL) ? g_currStructPtr-&gt;localePtr : NULL;</w:t>
      </w:r>
    </w:p>
    <w:p w14:paraId="47122573" w14:textId="719F7B34" w:rsidR="0062113D" w:rsidRPr="00903DBA" w:rsidRDefault="0076222C" w:rsidP="0076222C">
      <w:pPr>
        <w:pStyle w:val="Code"/>
        <w:rPr>
          <w:highlight w:val="white"/>
        </w:rPr>
      </w:pPr>
      <w:r w:rsidRPr="00903DBA">
        <w:rPr>
          <w:highlight w:val="white"/>
        </w:rPr>
        <w:t>}</w:t>
      </w:r>
    </w:p>
    <w:p w14:paraId="49ABB85A" w14:textId="524B24AD" w:rsidR="00B15CBB" w:rsidRPr="00903DBA" w:rsidRDefault="00B15CBB" w:rsidP="00265BDF">
      <w:pPr>
        <w:pStyle w:val="Rubrik2"/>
      </w:pPr>
      <w:bookmarkStart w:id="487" w:name="_Toc57656126"/>
      <w:r w:rsidRPr="00903DBA">
        <w:t>Character Types</w:t>
      </w:r>
      <w:bookmarkEnd w:id="487"/>
    </w:p>
    <w:p w14:paraId="27CAECD2" w14:textId="462BEC2A" w:rsidR="003203CF" w:rsidRPr="00903DBA" w:rsidRDefault="003203CF" w:rsidP="003203CF">
      <w:r w:rsidRPr="00903DBA">
        <w:t>The ctype.h and ctyp.c files hold a set functions that test certain character conditions.</w:t>
      </w:r>
    </w:p>
    <w:p w14:paraId="243F8CAB" w14:textId="3B82911E" w:rsidR="00EE220E" w:rsidRPr="00903DBA" w:rsidRDefault="008D6750" w:rsidP="00E65FE6">
      <w:pPr>
        <w:pStyle w:val="CodeHeader"/>
      </w:pPr>
      <w:r w:rsidRPr="00903DBA">
        <w:t>ct</w:t>
      </w:r>
      <w:r w:rsidR="00EE220E" w:rsidRPr="00903DBA">
        <w:t>ype.h</w:t>
      </w:r>
    </w:p>
    <w:p w14:paraId="2BF1D367" w14:textId="77777777" w:rsidR="0012107B" w:rsidRPr="00903DBA" w:rsidRDefault="0012107B" w:rsidP="0012107B">
      <w:pPr>
        <w:pStyle w:val="Code"/>
        <w:rPr>
          <w:highlight w:val="white"/>
        </w:rPr>
      </w:pPr>
      <w:r w:rsidRPr="00903DBA">
        <w:rPr>
          <w:highlight w:val="white"/>
        </w:rPr>
        <w:t>#ifndef __CTYPE_H__</w:t>
      </w:r>
    </w:p>
    <w:p w14:paraId="7747DC06" w14:textId="77777777" w:rsidR="0012107B" w:rsidRPr="00903DBA" w:rsidRDefault="0012107B" w:rsidP="0012107B">
      <w:pPr>
        <w:pStyle w:val="Code"/>
        <w:rPr>
          <w:highlight w:val="white"/>
        </w:rPr>
      </w:pPr>
      <w:r w:rsidRPr="00903DBA">
        <w:rPr>
          <w:highlight w:val="white"/>
        </w:rPr>
        <w:t>#define __CTYPE_H__</w:t>
      </w:r>
    </w:p>
    <w:p w14:paraId="1AD0C892" w14:textId="77777777" w:rsidR="0012107B" w:rsidRPr="00903DBA" w:rsidRDefault="0012107B" w:rsidP="0012107B">
      <w:pPr>
        <w:pStyle w:val="Code"/>
        <w:rPr>
          <w:highlight w:val="white"/>
        </w:rPr>
      </w:pPr>
    </w:p>
    <w:p w14:paraId="56AB3C37" w14:textId="77777777" w:rsidR="0012107B" w:rsidRPr="00903DBA" w:rsidRDefault="0012107B" w:rsidP="0012107B">
      <w:pPr>
        <w:pStyle w:val="Code"/>
        <w:rPr>
          <w:highlight w:val="white"/>
        </w:rPr>
      </w:pPr>
      <w:r w:rsidRPr="00903DBA">
        <w:rPr>
          <w:highlight w:val="white"/>
        </w:rPr>
        <w:t>extern int islower(int c);</w:t>
      </w:r>
    </w:p>
    <w:p w14:paraId="0231E625" w14:textId="77777777" w:rsidR="0012107B" w:rsidRPr="00903DBA" w:rsidRDefault="0012107B" w:rsidP="0012107B">
      <w:pPr>
        <w:pStyle w:val="Code"/>
        <w:rPr>
          <w:highlight w:val="white"/>
        </w:rPr>
      </w:pPr>
      <w:r w:rsidRPr="00903DBA">
        <w:rPr>
          <w:highlight w:val="white"/>
        </w:rPr>
        <w:t>extern int isupper(int c);</w:t>
      </w:r>
    </w:p>
    <w:p w14:paraId="4F56DCF4" w14:textId="77777777" w:rsidR="0012107B" w:rsidRPr="00903DBA" w:rsidRDefault="0012107B" w:rsidP="0012107B">
      <w:pPr>
        <w:pStyle w:val="Code"/>
        <w:rPr>
          <w:highlight w:val="white"/>
        </w:rPr>
      </w:pPr>
      <w:r w:rsidRPr="00903DBA">
        <w:rPr>
          <w:highlight w:val="white"/>
        </w:rPr>
        <w:t>extern int isalpha(int c);</w:t>
      </w:r>
    </w:p>
    <w:p w14:paraId="5267495E" w14:textId="77777777" w:rsidR="0012107B" w:rsidRPr="00903DBA" w:rsidRDefault="0012107B" w:rsidP="0012107B">
      <w:pPr>
        <w:pStyle w:val="Code"/>
        <w:rPr>
          <w:highlight w:val="white"/>
        </w:rPr>
      </w:pPr>
      <w:r w:rsidRPr="00903DBA">
        <w:rPr>
          <w:highlight w:val="white"/>
        </w:rPr>
        <w:t>extern int isdigit(int c);</w:t>
      </w:r>
    </w:p>
    <w:p w14:paraId="5F768BFD" w14:textId="77777777" w:rsidR="0012107B" w:rsidRPr="00903DBA" w:rsidRDefault="0012107B" w:rsidP="0012107B">
      <w:pPr>
        <w:pStyle w:val="Code"/>
        <w:rPr>
          <w:highlight w:val="white"/>
        </w:rPr>
      </w:pPr>
      <w:r w:rsidRPr="00903DBA">
        <w:rPr>
          <w:highlight w:val="white"/>
        </w:rPr>
        <w:t>extern int isalnum(int c);</w:t>
      </w:r>
    </w:p>
    <w:p w14:paraId="61E557E1" w14:textId="77777777" w:rsidR="0012107B" w:rsidRPr="00903DBA" w:rsidRDefault="0012107B" w:rsidP="0012107B">
      <w:pPr>
        <w:pStyle w:val="Code"/>
        <w:rPr>
          <w:highlight w:val="white"/>
        </w:rPr>
      </w:pPr>
      <w:r w:rsidRPr="00903DBA">
        <w:rPr>
          <w:highlight w:val="white"/>
        </w:rPr>
        <w:t>extern int isxdigit(int c);</w:t>
      </w:r>
    </w:p>
    <w:p w14:paraId="36692CF4" w14:textId="77777777" w:rsidR="0012107B" w:rsidRPr="00903DBA" w:rsidRDefault="0012107B" w:rsidP="0012107B">
      <w:pPr>
        <w:pStyle w:val="Code"/>
        <w:rPr>
          <w:highlight w:val="white"/>
        </w:rPr>
      </w:pPr>
      <w:r w:rsidRPr="00903DBA">
        <w:rPr>
          <w:highlight w:val="white"/>
        </w:rPr>
        <w:t>extern int isgraph(int c);</w:t>
      </w:r>
    </w:p>
    <w:p w14:paraId="7BEE5ACA" w14:textId="77777777" w:rsidR="0012107B" w:rsidRPr="00903DBA" w:rsidRDefault="0012107B" w:rsidP="0012107B">
      <w:pPr>
        <w:pStyle w:val="Code"/>
        <w:rPr>
          <w:highlight w:val="white"/>
        </w:rPr>
      </w:pPr>
      <w:r w:rsidRPr="00903DBA">
        <w:rPr>
          <w:highlight w:val="white"/>
        </w:rPr>
        <w:t>extern int isprint(int c);</w:t>
      </w:r>
    </w:p>
    <w:p w14:paraId="021DE289" w14:textId="77777777" w:rsidR="0012107B" w:rsidRPr="00903DBA" w:rsidRDefault="0012107B" w:rsidP="0012107B">
      <w:pPr>
        <w:pStyle w:val="Code"/>
        <w:rPr>
          <w:highlight w:val="white"/>
        </w:rPr>
      </w:pPr>
      <w:r w:rsidRPr="00903DBA">
        <w:rPr>
          <w:highlight w:val="white"/>
        </w:rPr>
        <w:t>extern int ispunct(int c);</w:t>
      </w:r>
    </w:p>
    <w:p w14:paraId="4F884BA7" w14:textId="77777777" w:rsidR="0012107B" w:rsidRPr="00903DBA" w:rsidRDefault="0012107B" w:rsidP="0012107B">
      <w:pPr>
        <w:pStyle w:val="Code"/>
        <w:rPr>
          <w:highlight w:val="white"/>
        </w:rPr>
      </w:pPr>
      <w:r w:rsidRPr="00903DBA">
        <w:rPr>
          <w:highlight w:val="white"/>
        </w:rPr>
        <w:t>extern int iscntrl(int c);</w:t>
      </w:r>
    </w:p>
    <w:p w14:paraId="3ACB341E" w14:textId="77777777" w:rsidR="0012107B" w:rsidRPr="00903DBA" w:rsidRDefault="0012107B" w:rsidP="0012107B">
      <w:pPr>
        <w:pStyle w:val="Code"/>
        <w:rPr>
          <w:highlight w:val="white"/>
        </w:rPr>
      </w:pPr>
      <w:r w:rsidRPr="00903DBA">
        <w:rPr>
          <w:highlight w:val="white"/>
        </w:rPr>
        <w:t>extern int isspace(int c);</w:t>
      </w:r>
    </w:p>
    <w:p w14:paraId="209B2357" w14:textId="77777777" w:rsidR="0012107B" w:rsidRPr="00903DBA" w:rsidRDefault="0012107B" w:rsidP="0012107B">
      <w:pPr>
        <w:pStyle w:val="Code"/>
        <w:rPr>
          <w:highlight w:val="white"/>
        </w:rPr>
      </w:pPr>
      <w:r w:rsidRPr="00903DBA">
        <w:rPr>
          <w:highlight w:val="white"/>
        </w:rPr>
        <w:t>extern int tolower(int c);</w:t>
      </w:r>
    </w:p>
    <w:p w14:paraId="7AA77C2C" w14:textId="77777777" w:rsidR="0012107B" w:rsidRPr="00903DBA" w:rsidRDefault="0012107B" w:rsidP="0012107B">
      <w:pPr>
        <w:pStyle w:val="Code"/>
        <w:rPr>
          <w:highlight w:val="white"/>
        </w:rPr>
      </w:pPr>
      <w:r w:rsidRPr="00903DBA">
        <w:rPr>
          <w:highlight w:val="white"/>
        </w:rPr>
        <w:t>extern int toupper(int c);</w:t>
      </w:r>
    </w:p>
    <w:p w14:paraId="06538D56" w14:textId="77777777" w:rsidR="0012107B" w:rsidRPr="00903DBA" w:rsidRDefault="0012107B" w:rsidP="0012107B">
      <w:pPr>
        <w:pStyle w:val="Code"/>
        <w:rPr>
          <w:highlight w:val="white"/>
        </w:rPr>
      </w:pPr>
    </w:p>
    <w:p w14:paraId="4E61DEB4" w14:textId="77777777" w:rsidR="0012107B" w:rsidRPr="00903DBA" w:rsidRDefault="0012107B" w:rsidP="0012107B">
      <w:pPr>
        <w:pStyle w:val="Code"/>
        <w:rPr>
          <w:highlight w:val="white"/>
        </w:rPr>
      </w:pPr>
      <w:r w:rsidRPr="00903DBA">
        <w:rPr>
          <w:highlight w:val="white"/>
        </w:rPr>
        <w:t>#endif</w:t>
      </w:r>
    </w:p>
    <w:p w14:paraId="5C5AF2B0" w14:textId="39D5C0AD" w:rsidR="00FD2002" w:rsidRPr="00903DBA" w:rsidRDefault="008D6750" w:rsidP="00E65FE6">
      <w:pPr>
        <w:pStyle w:val="CodeHeader"/>
      </w:pPr>
      <w:r w:rsidRPr="00903DBA">
        <w:t>ct</w:t>
      </w:r>
      <w:r w:rsidR="00FD2002" w:rsidRPr="00903DBA">
        <w:t>ype.c</w:t>
      </w:r>
    </w:p>
    <w:p w14:paraId="3A22DBAC" w14:textId="77777777" w:rsidR="0012107B" w:rsidRPr="00903DBA" w:rsidRDefault="0012107B" w:rsidP="0012107B">
      <w:pPr>
        <w:pStyle w:val="Code"/>
        <w:rPr>
          <w:highlight w:val="white"/>
        </w:rPr>
      </w:pPr>
      <w:r w:rsidRPr="00903DBA">
        <w:rPr>
          <w:highlight w:val="white"/>
        </w:rPr>
        <w:t>#include &lt;ctype.h&gt;</w:t>
      </w:r>
    </w:p>
    <w:p w14:paraId="66522701" w14:textId="77777777" w:rsidR="0012107B" w:rsidRPr="00903DBA" w:rsidRDefault="0012107B" w:rsidP="0012107B">
      <w:pPr>
        <w:pStyle w:val="Code"/>
        <w:rPr>
          <w:highlight w:val="white"/>
        </w:rPr>
      </w:pPr>
      <w:r w:rsidRPr="00903DBA">
        <w:rPr>
          <w:highlight w:val="white"/>
        </w:rPr>
        <w:t>#include &lt;stdio.h&gt;</w:t>
      </w:r>
    </w:p>
    <w:p w14:paraId="78AF432D" w14:textId="77777777" w:rsidR="0012107B" w:rsidRPr="00903DBA" w:rsidRDefault="0012107B" w:rsidP="0012107B">
      <w:pPr>
        <w:pStyle w:val="Code"/>
        <w:rPr>
          <w:highlight w:val="white"/>
        </w:rPr>
      </w:pPr>
      <w:r w:rsidRPr="00903DBA">
        <w:rPr>
          <w:highlight w:val="white"/>
        </w:rPr>
        <w:t>#include &lt;locale.h&gt;</w:t>
      </w:r>
    </w:p>
    <w:p w14:paraId="76B1122D" w14:textId="77777777" w:rsidR="0012107B" w:rsidRPr="00903DBA" w:rsidRDefault="0012107B" w:rsidP="0012107B">
      <w:pPr>
        <w:pStyle w:val="Code"/>
        <w:rPr>
          <w:highlight w:val="white"/>
        </w:rPr>
      </w:pPr>
      <w:r w:rsidRPr="00903DBA">
        <w:rPr>
          <w:highlight w:val="white"/>
        </w:rPr>
        <w:t>#include &lt;string.h&gt;</w:t>
      </w:r>
    </w:p>
    <w:p w14:paraId="021339DE" w14:textId="77777777" w:rsidR="0012107B" w:rsidRPr="00903DBA" w:rsidRDefault="0012107B" w:rsidP="0012107B">
      <w:pPr>
        <w:pStyle w:val="Code"/>
        <w:rPr>
          <w:highlight w:val="white"/>
        </w:rPr>
      </w:pPr>
      <w:r w:rsidRPr="00903DBA">
        <w:rPr>
          <w:highlight w:val="white"/>
        </w:rPr>
        <w:t>#include &lt;stddef.h&gt;</w:t>
      </w:r>
    </w:p>
    <w:p w14:paraId="369FB451" w14:textId="1931E895" w:rsidR="0012107B" w:rsidRPr="00903DBA" w:rsidRDefault="003203CF" w:rsidP="003203CF">
      <w:pPr>
        <w:rPr>
          <w:highlight w:val="white"/>
        </w:rPr>
      </w:pPr>
      <w:r w:rsidRPr="00903DBA">
        <w:rPr>
          <w:highlight w:val="white"/>
        </w:rPr>
        <w:t xml:space="preserve">The </w:t>
      </w:r>
      <w:r w:rsidRPr="00903DBA">
        <w:rPr>
          <w:rStyle w:val="KeyWord0"/>
          <w:highlight w:val="white"/>
        </w:rPr>
        <w:t>islower</w:t>
      </w:r>
      <w:r w:rsidRPr="00903DBA">
        <w:rPr>
          <w:highlight w:val="white"/>
        </w:rPr>
        <w:t xml:space="preserve"> function tests whether the character is a lowercase character. If there is a locale convention defined (see Section </w:t>
      </w:r>
      <w:r w:rsidRPr="00903DBA">
        <w:rPr>
          <w:highlight w:val="white"/>
        </w:rPr>
        <w:fldChar w:fldCharType="begin"/>
      </w:r>
      <w:r w:rsidRPr="00903DBA">
        <w:rPr>
          <w:highlight w:val="white"/>
        </w:rPr>
        <w:instrText xml:space="preserve"> REF _Ref55664393 \r \h </w:instrText>
      </w:r>
      <w:r w:rsidRPr="00903DBA">
        <w:rPr>
          <w:highlight w:val="white"/>
        </w:rPr>
      </w:r>
      <w:r w:rsidRPr="00903DBA">
        <w:rPr>
          <w:highlight w:val="white"/>
        </w:rPr>
        <w:fldChar w:fldCharType="separate"/>
      </w:r>
      <w:r w:rsidR="00392B3E">
        <w:rPr>
          <w:highlight w:val="white"/>
        </w:rPr>
        <w:t>14.3</w:t>
      </w:r>
      <w:r w:rsidRPr="00903DBA">
        <w:rPr>
          <w:highlight w:val="white"/>
        </w:rPr>
        <w:fldChar w:fldCharType="end"/>
      </w:r>
      <w:r w:rsidRPr="00903DBA">
        <w:rPr>
          <w:highlight w:val="white"/>
        </w:rPr>
        <w:t xml:space="preserve">) available, we use it. </w:t>
      </w:r>
      <w:r w:rsidR="005C6D99" w:rsidRPr="00903DBA">
        <w:rPr>
          <w:highlight w:val="white"/>
        </w:rPr>
        <w:t>Otherwise</w:t>
      </w:r>
      <w:r w:rsidRPr="00903DBA">
        <w:rPr>
          <w:highlight w:val="white"/>
        </w:rPr>
        <w:t xml:space="preserve">, we regard a character to be lowercase if its ASCII value is between the ASCII values for </w:t>
      </w:r>
      <w:r w:rsidR="005C6D99" w:rsidRPr="00903DBA">
        <w:rPr>
          <w:highlight w:val="white"/>
        </w:rPr>
        <w:t xml:space="preserve">the </w:t>
      </w:r>
      <w:r w:rsidRPr="00903DBA">
        <w:rPr>
          <w:highlight w:val="white"/>
        </w:rPr>
        <w:t>‘a’ and ‘z’</w:t>
      </w:r>
      <w:r w:rsidR="005C6D99" w:rsidRPr="00903DBA">
        <w:rPr>
          <w:highlight w:val="white"/>
        </w:rPr>
        <w:t xml:space="preserve"> character</w:t>
      </w:r>
      <w:r w:rsidRPr="00903DBA">
        <w:rPr>
          <w:highlight w:val="white"/>
        </w:rPr>
        <w:t>, inclusive.</w:t>
      </w:r>
    </w:p>
    <w:p w14:paraId="27D569E3" w14:textId="77777777" w:rsidR="0012107B" w:rsidRPr="00903DBA" w:rsidRDefault="0012107B" w:rsidP="0012107B">
      <w:pPr>
        <w:pStyle w:val="Code"/>
        <w:rPr>
          <w:highlight w:val="white"/>
        </w:rPr>
      </w:pPr>
      <w:r w:rsidRPr="00903DBA">
        <w:rPr>
          <w:highlight w:val="white"/>
        </w:rPr>
        <w:t>int islower(int c) {</w:t>
      </w:r>
    </w:p>
    <w:p w14:paraId="414BE781" w14:textId="77777777" w:rsidR="0012107B" w:rsidRPr="00903DBA" w:rsidRDefault="0012107B" w:rsidP="0012107B">
      <w:pPr>
        <w:pStyle w:val="Code"/>
        <w:rPr>
          <w:highlight w:val="white"/>
        </w:rPr>
      </w:pPr>
      <w:r w:rsidRPr="00903DBA">
        <w:rPr>
          <w:highlight w:val="white"/>
        </w:rPr>
        <w:t xml:space="preserve">  struct lconv* localeConvPtr = localeconv();</w:t>
      </w:r>
    </w:p>
    <w:p w14:paraId="17FD28FE" w14:textId="77777777" w:rsidR="0012107B" w:rsidRPr="00903DBA" w:rsidRDefault="0012107B" w:rsidP="0012107B">
      <w:pPr>
        <w:pStyle w:val="Code"/>
        <w:rPr>
          <w:highlight w:val="white"/>
        </w:rPr>
      </w:pPr>
    </w:p>
    <w:p w14:paraId="661A45AE" w14:textId="77777777" w:rsidR="0012107B" w:rsidRPr="00903DBA" w:rsidRDefault="0012107B" w:rsidP="0012107B">
      <w:pPr>
        <w:pStyle w:val="Code"/>
        <w:rPr>
          <w:highlight w:val="white"/>
        </w:rPr>
      </w:pPr>
      <w:r w:rsidRPr="00903DBA">
        <w:rPr>
          <w:highlight w:val="white"/>
        </w:rPr>
        <w:t xml:space="preserve">  if (localeConvPtr != NULL) {</w:t>
      </w:r>
    </w:p>
    <w:p w14:paraId="18F000E6" w14:textId="77777777" w:rsidR="0012107B" w:rsidRPr="00903DBA" w:rsidRDefault="0012107B" w:rsidP="0012107B">
      <w:pPr>
        <w:pStyle w:val="Code"/>
        <w:rPr>
          <w:highlight w:val="white"/>
        </w:rPr>
      </w:pPr>
      <w:r w:rsidRPr="00903DBA">
        <w:rPr>
          <w:highlight w:val="white"/>
        </w:rPr>
        <w:t xml:space="preserve">    return (strchr(localeConvPtr-&gt;lowerCase, c) != NULL);</w:t>
      </w:r>
    </w:p>
    <w:p w14:paraId="4A5F457B" w14:textId="77777777" w:rsidR="0012107B" w:rsidRPr="00903DBA" w:rsidRDefault="0012107B" w:rsidP="0012107B">
      <w:pPr>
        <w:pStyle w:val="Code"/>
        <w:rPr>
          <w:highlight w:val="white"/>
        </w:rPr>
      </w:pPr>
      <w:r w:rsidRPr="00903DBA">
        <w:rPr>
          <w:highlight w:val="white"/>
        </w:rPr>
        <w:t xml:space="preserve">  }</w:t>
      </w:r>
    </w:p>
    <w:p w14:paraId="43F955ED" w14:textId="77777777" w:rsidR="0012107B" w:rsidRPr="00903DBA" w:rsidRDefault="0012107B" w:rsidP="0012107B">
      <w:pPr>
        <w:pStyle w:val="Code"/>
        <w:rPr>
          <w:highlight w:val="white"/>
        </w:rPr>
      </w:pPr>
      <w:r w:rsidRPr="00903DBA">
        <w:rPr>
          <w:highlight w:val="white"/>
        </w:rPr>
        <w:t xml:space="preserve">  else {</w:t>
      </w:r>
    </w:p>
    <w:p w14:paraId="4F62418F" w14:textId="77777777" w:rsidR="0012107B" w:rsidRPr="00903DBA" w:rsidRDefault="0012107B" w:rsidP="0012107B">
      <w:pPr>
        <w:pStyle w:val="Code"/>
        <w:rPr>
          <w:highlight w:val="white"/>
        </w:rPr>
      </w:pPr>
      <w:r w:rsidRPr="00903DBA">
        <w:rPr>
          <w:highlight w:val="white"/>
        </w:rPr>
        <w:t xml:space="preserve">    return ((c &gt;= 'a') &amp;&amp; (c &lt;= 'z'));</w:t>
      </w:r>
    </w:p>
    <w:p w14:paraId="0779EA56" w14:textId="77777777" w:rsidR="0012107B" w:rsidRPr="00903DBA" w:rsidRDefault="0012107B" w:rsidP="0012107B">
      <w:pPr>
        <w:pStyle w:val="Code"/>
        <w:rPr>
          <w:highlight w:val="white"/>
        </w:rPr>
      </w:pPr>
      <w:r w:rsidRPr="00903DBA">
        <w:rPr>
          <w:highlight w:val="white"/>
        </w:rPr>
        <w:t xml:space="preserve">  }</w:t>
      </w:r>
    </w:p>
    <w:p w14:paraId="6B1FA17B" w14:textId="77777777" w:rsidR="0012107B" w:rsidRPr="00903DBA" w:rsidRDefault="0012107B" w:rsidP="0012107B">
      <w:pPr>
        <w:pStyle w:val="Code"/>
        <w:rPr>
          <w:highlight w:val="white"/>
        </w:rPr>
      </w:pPr>
      <w:r w:rsidRPr="00903DBA">
        <w:rPr>
          <w:highlight w:val="white"/>
        </w:rPr>
        <w:t>}</w:t>
      </w:r>
    </w:p>
    <w:p w14:paraId="0D6CD455" w14:textId="5DCC7738" w:rsidR="003203CF" w:rsidRPr="00903DBA" w:rsidRDefault="003203CF" w:rsidP="003203CF">
      <w:pPr>
        <w:rPr>
          <w:highlight w:val="white"/>
        </w:rPr>
      </w:pPr>
      <w:r w:rsidRPr="00903DBA">
        <w:rPr>
          <w:highlight w:val="white"/>
        </w:rPr>
        <w:t xml:space="preserve">The </w:t>
      </w:r>
      <w:r w:rsidRPr="00903DBA">
        <w:rPr>
          <w:rStyle w:val="KeyWord0"/>
          <w:highlight w:val="white"/>
        </w:rPr>
        <w:t>isupper</w:t>
      </w:r>
      <w:r w:rsidRPr="00903DBA">
        <w:rPr>
          <w:highlight w:val="white"/>
        </w:rPr>
        <w:t xml:space="preserve"> function tests whether the character is a uppercase character in the same way as </w:t>
      </w:r>
      <w:r w:rsidRPr="00903DBA">
        <w:rPr>
          <w:rStyle w:val="KeyWord0"/>
          <w:highlight w:val="white"/>
        </w:rPr>
        <w:t>islower</w:t>
      </w:r>
      <w:r w:rsidRPr="00903DBA">
        <w:rPr>
          <w:highlight w:val="white"/>
        </w:rPr>
        <w:t xml:space="preserve"> above. If there is a locale convention defined</w:t>
      </w:r>
      <w:r w:rsidR="005C6D99" w:rsidRPr="00903DBA">
        <w:rPr>
          <w:highlight w:val="white"/>
        </w:rPr>
        <w:t xml:space="preserve"> </w:t>
      </w:r>
      <w:r w:rsidRPr="00903DBA">
        <w:rPr>
          <w:highlight w:val="white"/>
        </w:rPr>
        <w:t>available, we use it.</w:t>
      </w:r>
      <w:r w:rsidR="005C6D99" w:rsidRPr="00903DBA">
        <w:rPr>
          <w:highlight w:val="white"/>
        </w:rPr>
        <w:t xml:space="preserve"> Otherwise, we regard a character to be lowercase if its ASCII value is between the ASCII values for the ‘A’ and ‘Z’ character, inclusive.</w:t>
      </w:r>
    </w:p>
    <w:p w14:paraId="34D9B2A0" w14:textId="77777777" w:rsidR="0012107B" w:rsidRPr="00903DBA" w:rsidRDefault="0012107B" w:rsidP="0012107B">
      <w:pPr>
        <w:pStyle w:val="Code"/>
        <w:rPr>
          <w:highlight w:val="white"/>
        </w:rPr>
      </w:pPr>
      <w:r w:rsidRPr="00903DBA">
        <w:rPr>
          <w:highlight w:val="white"/>
        </w:rPr>
        <w:t>int isupper(int c) {</w:t>
      </w:r>
    </w:p>
    <w:p w14:paraId="1EA67ECA" w14:textId="77777777" w:rsidR="0012107B" w:rsidRPr="00903DBA" w:rsidRDefault="0012107B" w:rsidP="0012107B">
      <w:pPr>
        <w:pStyle w:val="Code"/>
        <w:rPr>
          <w:highlight w:val="white"/>
        </w:rPr>
      </w:pPr>
      <w:r w:rsidRPr="00903DBA">
        <w:rPr>
          <w:highlight w:val="white"/>
        </w:rPr>
        <w:t xml:space="preserve">  struct lconv* localeConvPtr = localeconv();</w:t>
      </w:r>
    </w:p>
    <w:p w14:paraId="745ADCFA" w14:textId="77777777" w:rsidR="0012107B" w:rsidRPr="00903DBA" w:rsidRDefault="0012107B" w:rsidP="0012107B">
      <w:pPr>
        <w:pStyle w:val="Code"/>
        <w:rPr>
          <w:highlight w:val="white"/>
        </w:rPr>
      </w:pPr>
    </w:p>
    <w:p w14:paraId="5CDC5B9A" w14:textId="77777777" w:rsidR="0012107B" w:rsidRPr="00903DBA" w:rsidRDefault="0012107B" w:rsidP="0012107B">
      <w:pPr>
        <w:pStyle w:val="Code"/>
        <w:rPr>
          <w:highlight w:val="white"/>
        </w:rPr>
      </w:pPr>
      <w:r w:rsidRPr="00903DBA">
        <w:rPr>
          <w:highlight w:val="white"/>
        </w:rPr>
        <w:t xml:space="preserve">  if (localeConvPtr != NULL) {</w:t>
      </w:r>
    </w:p>
    <w:p w14:paraId="0CB31BA9" w14:textId="77777777" w:rsidR="0012107B" w:rsidRPr="00903DBA" w:rsidRDefault="0012107B" w:rsidP="0012107B">
      <w:pPr>
        <w:pStyle w:val="Code"/>
        <w:rPr>
          <w:highlight w:val="white"/>
        </w:rPr>
      </w:pPr>
      <w:r w:rsidRPr="00903DBA">
        <w:rPr>
          <w:highlight w:val="white"/>
        </w:rPr>
        <w:t xml:space="preserve">    return (strchr(localeConvPtr-&gt;upperCase, c) != NULL);</w:t>
      </w:r>
    </w:p>
    <w:p w14:paraId="4E38C769" w14:textId="77777777" w:rsidR="0012107B" w:rsidRPr="00903DBA" w:rsidRDefault="0012107B" w:rsidP="0012107B">
      <w:pPr>
        <w:pStyle w:val="Code"/>
        <w:rPr>
          <w:highlight w:val="white"/>
        </w:rPr>
      </w:pPr>
      <w:r w:rsidRPr="00903DBA">
        <w:rPr>
          <w:highlight w:val="white"/>
        </w:rPr>
        <w:t xml:space="preserve">  }</w:t>
      </w:r>
    </w:p>
    <w:p w14:paraId="7346D6A4" w14:textId="77777777" w:rsidR="0012107B" w:rsidRPr="00903DBA" w:rsidRDefault="0012107B" w:rsidP="0012107B">
      <w:pPr>
        <w:pStyle w:val="Code"/>
        <w:rPr>
          <w:highlight w:val="white"/>
        </w:rPr>
      </w:pPr>
      <w:r w:rsidRPr="00903DBA">
        <w:rPr>
          <w:highlight w:val="white"/>
        </w:rPr>
        <w:t xml:space="preserve">  else {</w:t>
      </w:r>
    </w:p>
    <w:p w14:paraId="7FA54710" w14:textId="77777777" w:rsidR="0012107B" w:rsidRPr="00903DBA" w:rsidRDefault="0012107B" w:rsidP="0012107B">
      <w:pPr>
        <w:pStyle w:val="Code"/>
        <w:rPr>
          <w:highlight w:val="white"/>
        </w:rPr>
      </w:pPr>
      <w:r w:rsidRPr="00903DBA">
        <w:rPr>
          <w:highlight w:val="white"/>
        </w:rPr>
        <w:t xml:space="preserve">    return ((c &gt;= 'A') &amp;&amp; (c &lt;= 'Z'));</w:t>
      </w:r>
    </w:p>
    <w:p w14:paraId="02A429D3" w14:textId="77777777" w:rsidR="0012107B" w:rsidRPr="00903DBA" w:rsidRDefault="0012107B" w:rsidP="0012107B">
      <w:pPr>
        <w:pStyle w:val="Code"/>
        <w:rPr>
          <w:highlight w:val="white"/>
        </w:rPr>
      </w:pPr>
      <w:r w:rsidRPr="00903DBA">
        <w:rPr>
          <w:highlight w:val="white"/>
        </w:rPr>
        <w:t xml:space="preserve">  }</w:t>
      </w:r>
    </w:p>
    <w:p w14:paraId="6EE5449D" w14:textId="77777777" w:rsidR="0012107B" w:rsidRPr="00903DBA" w:rsidRDefault="0012107B" w:rsidP="0012107B">
      <w:pPr>
        <w:pStyle w:val="Code"/>
        <w:rPr>
          <w:highlight w:val="white"/>
        </w:rPr>
      </w:pPr>
      <w:r w:rsidRPr="00903DBA">
        <w:rPr>
          <w:highlight w:val="white"/>
        </w:rPr>
        <w:t>}</w:t>
      </w:r>
    </w:p>
    <w:p w14:paraId="6C862762" w14:textId="2E899A28" w:rsidR="0012107B" w:rsidRPr="00903DBA" w:rsidRDefault="005C6D99" w:rsidP="005C6D99">
      <w:pPr>
        <w:rPr>
          <w:highlight w:val="white"/>
        </w:rPr>
      </w:pPr>
      <w:r w:rsidRPr="00903DBA">
        <w:rPr>
          <w:highlight w:val="white"/>
        </w:rPr>
        <w:t xml:space="preserve">The </w:t>
      </w:r>
      <w:r w:rsidRPr="00903DBA">
        <w:rPr>
          <w:rStyle w:val="KeyWord0"/>
          <w:highlight w:val="white"/>
        </w:rPr>
        <w:t>isalpha</w:t>
      </w:r>
      <w:r w:rsidRPr="00903DBA">
        <w:rPr>
          <w:highlight w:val="white"/>
        </w:rPr>
        <w:t xml:space="preserve"> function test whether the character is a letter; that is, a lowercase </w:t>
      </w:r>
      <w:r w:rsidR="001F6F83">
        <w:rPr>
          <w:highlight w:val="white"/>
        </w:rPr>
        <w:t>or an uppercase</w:t>
      </w:r>
      <w:r w:rsidRPr="00903DBA">
        <w:rPr>
          <w:highlight w:val="white"/>
        </w:rPr>
        <w:t xml:space="preserve"> character.</w:t>
      </w:r>
    </w:p>
    <w:p w14:paraId="71A1BE2E" w14:textId="77777777" w:rsidR="0012107B" w:rsidRPr="00903DBA" w:rsidRDefault="0012107B" w:rsidP="0012107B">
      <w:pPr>
        <w:pStyle w:val="Code"/>
        <w:rPr>
          <w:highlight w:val="white"/>
        </w:rPr>
      </w:pPr>
      <w:r w:rsidRPr="00903DBA">
        <w:rPr>
          <w:highlight w:val="white"/>
        </w:rPr>
        <w:t>int isalpha(int c) {</w:t>
      </w:r>
    </w:p>
    <w:p w14:paraId="6509D3FC" w14:textId="77777777" w:rsidR="0012107B" w:rsidRPr="00903DBA" w:rsidRDefault="0012107B" w:rsidP="0012107B">
      <w:pPr>
        <w:pStyle w:val="Code"/>
        <w:rPr>
          <w:highlight w:val="white"/>
        </w:rPr>
      </w:pPr>
      <w:r w:rsidRPr="00903DBA">
        <w:rPr>
          <w:highlight w:val="white"/>
        </w:rPr>
        <w:t xml:space="preserve">  return islower(c) || isupper(c);</w:t>
      </w:r>
    </w:p>
    <w:p w14:paraId="45164C54" w14:textId="77777777" w:rsidR="0012107B" w:rsidRPr="00903DBA" w:rsidRDefault="0012107B" w:rsidP="0012107B">
      <w:pPr>
        <w:pStyle w:val="Code"/>
        <w:rPr>
          <w:highlight w:val="white"/>
        </w:rPr>
      </w:pPr>
      <w:r w:rsidRPr="00903DBA">
        <w:rPr>
          <w:highlight w:val="white"/>
        </w:rPr>
        <w:t>}</w:t>
      </w:r>
    </w:p>
    <w:p w14:paraId="037B0DEF" w14:textId="3542574C" w:rsidR="0012107B" w:rsidRPr="00903DBA" w:rsidRDefault="00720D0E" w:rsidP="00720D0E">
      <w:pPr>
        <w:rPr>
          <w:highlight w:val="white"/>
        </w:rPr>
      </w:pPr>
      <w:r w:rsidRPr="00903DBA">
        <w:rPr>
          <w:highlight w:val="white"/>
        </w:rPr>
        <w:t xml:space="preserve">The </w:t>
      </w:r>
      <w:r w:rsidRPr="00903DBA">
        <w:rPr>
          <w:rStyle w:val="KeyWord0"/>
          <w:highlight w:val="white"/>
        </w:rPr>
        <w:t>isdigit</w:t>
      </w:r>
      <w:r w:rsidRPr="00903DBA">
        <w:rPr>
          <w:highlight w:val="white"/>
        </w:rPr>
        <w:t xml:space="preserve"> function test whether the character is a digit. In this case, we do not use a potential </w:t>
      </w:r>
      <w:bookmarkStart w:id="488" w:name="_Hlk55664765"/>
      <w:r w:rsidRPr="00903DBA">
        <w:rPr>
          <w:highlight w:val="white"/>
        </w:rPr>
        <w:t>locale convention</w:t>
      </w:r>
      <w:bookmarkEnd w:id="488"/>
      <w:r w:rsidRPr="00903DBA">
        <w:rPr>
          <w:highlight w:val="white"/>
        </w:rPr>
        <w:t>; we just test whether the ASCII value for the character is between the ASCII values of the ‘0’ and ‘9’ characters, inclusive.</w:t>
      </w:r>
      <w:r w:rsidR="003C11F7" w:rsidRPr="00903DBA">
        <w:rPr>
          <w:highlight w:val="white"/>
        </w:rPr>
        <w:t xml:space="preserve"> Note that we test against the ASCII value of the ‘0’ character, which is not the same as the zero-character (‘\0’) that has the ASCII value zero.</w:t>
      </w:r>
    </w:p>
    <w:p w14:paraId="22D22E04" w14:textId="77777777" w:rsidR="0012107B" w:rsidRPr="00903DBA" w:rsidRDefault="0012107B" w:rsidP="0012107B">
      <w:pPr>
        <w:pStyle w:val="Code"/>
        <w:rPr>
          <w:highlight w:val="white"/>
        </w:rPr>
      </w:pPr>
      <w:r w:rsidRPr="00903DBA">
        <w:rPr>
          <w:highlight w:val="white"/>
        </w:rPr>
        <w:t>int isdigit(int c) {</w:t>
      </w:r>
    </w:p>
    <w:p w14:paraId="743C1F06" w14:textId="77777777" w:rsidR="0012107B" w:rsidRPr="00903DBA" w:rsidRDefault="0012107B" w:rsidP="0012107B">
      <w:pPr>
        <w:pStyle w:val="Code"/>
        <w:rPr>
          <w:highlight w:val="white"/>
        </w:rPr>
      </w:pPr>
      <w:r w:rsidRPr="00903DBA">
        <w:rPr>
          <w:highlight w:val="white"/>
        </w:rPr>
        <w:t xml:space="preserve">  return (c &gt;= '0') &amp;&amp; (c &lt;= '9');</w:t>
      </w:r>
    </w:p>
    <w:p w14:paraId="417F25A3" w14:textId="77777777" w:rsidR="0012107B" w:rsidRPr="00903DBA" w:rsidRDefault="0012107B" w:rsidP="0012107B">
      <w:pPr>
        <w:pStyle w:val="Code"/>
        <w:rPr>
          <w:highlight w:val="white"/>
        </w:rPr>
      </w:pPr>
      <w:r w:rsidRPr="00903DBA">
        <w:rPr>
          <w:highlight w:val="white"/>
        </w:rPr>
        <w:t>}</w:t>
      </w:r>
    </w:p>
    <w:p w14:paraId="45D3ACD1" w14:textId="43A59159" w:rsidR="0012107B" w:rsidRPr="00903DBA" w:rsidRDefault="008B7F86" w:rsidP="008B7F86">
      <w:pPr>
        <w:rPr>
          <w:highlight w:val="white"/>
        </w:rPr>
      </w:pPr>
      <w:r w:rsidRPr="00903DBA">
        <w:rPr>
          <w:highlight w:val="white"/>
        </w:rPr>
        <w:t xml:space="preserve">The </w:t>
      </w:r>
      <w:r w:rsidRPr="00903DBA">
        <w:rPr>
          <w:rStyle w:val="KeyWord0"/>
          <w:highlight w:val="white"/>
        </w:rPr>
        <w:t>isalnum</w:t>
      </w:r>
      <w:r w:rsidRPr="00903DBA">
        <w:rPr>
          <w:highlight w:val="white"/>
        </w:rPr>
        <w:t xml:space="preserve">function test whether the character is an alphanumerical character; that is, a lowercase </w:t>
      </w:r>
      <w:r w:rsidR="001F6F83">
        <w:rPr>
          <w:highlight w:val="white"/>
        </w:rPr>
        <w:t>or an uppercase</w:t>
      </w:r>
      <w:r w:rsidRPr="00903DBA">
        <w:rPr>
          <w:highlight w:val="white"/>
        </w:rPr>
        <w:t xml:space="preserve"> character, or a digit.</w:t>
      </w:r>
    </w:p>
    <w:p w14:paraId="64999628" w14:textId="77777777" w:rsidR="0012107B" w:rsidRPr="00903DBA" w:rsidRDefault="0012107B" w:rsidP="0012107B">
      <w:pPr>
        <w:pStyle w:val="Code"/>
        <w:rPr>
          <w:highlight w:val="white"/>
        </w:rPr>
      </w:pPr>
      <w:r w:rsidRPr="00903DBA">
        <w:rPr>
          <w:highlight w:val="white"/>
        </w:rPr>
        <w:t>int isalnum(int c) {</w:t>
      </w:r>
    </w:p>
    <w:p w14:paraId="73225A44" w14:textId="77777777" w:rsidR="0012107B" w:rsidRPr="00903DBA" w:rsidRDefault="0012107B" w:rsidP="0012107B">
      <w:pPr>
        <w:pStyle w:val="Code"/>
        <w:rPr>
          <w:highlight w:val="white"/>
        </w:rPr>
      </w:pPr>
      <w:r w:rsidRPr="00903DBA">
        <w:rPr>
          <w:highlight w:val="white"/>
        </w:rPr>
        <w:t xml:space="preserve">  return isalpha(c) || isdigit(c);</w:t>
      </w:r>
    </w:p>
    <w:p w14:paraId="07EDC576" w14:textId="77777777" w:rsidR="0012107B" w:rsidRPr="00903DBA" w:rsidRDefault="0012107B" w:rsidP="0012107B">
      <w:pPr>
        <w:pStyle w:val="Code"/>
        <w:rPr>
          <w:highlight w:val="white"/>
        </w:rPr>
      </w:pPr>
      <w:r w:rsidRPr="00903DBA">
        <w:rPr>
          <w:highlight w:val="white"/>
        </w:rPr>
        <w:t>}</w:t>
      </w:r>
    </w:p>
    <w:p w14:paraId="47BD02EE" w14:textId="23DE5C92" w:rsidR="0012107B" w:rsidRPr="00903DBA" w:rsidRDefault="008B7F86" w:rsidP="008B7F86">
      <w:pPr>
        <w:rPr>
          <w:highlight w:val="white"/>
        </w:rPr>
      </w:pPr>
      <w:r w:rsidRPr="00903DBA">
        <w:rPr>
          <w:highlight w:val="white"/>
        </w:rPr>
        <w:t xml:space="preserve">The </w:t>
      </w:r>
      <w:r w:rsidRPr="00903DBA">
        <w:rPr>
          <w:rStyle w:val="KeyWord0"/>
          <w:highlight w:val="white"/>
        </w:rPr>
        <w:t>isxdigit</w:t>
      </w:r>
      <w:r w:rsidRPr="00903DBA">
        <w:rPr>
          <w:highlight w:val="white"/>
        </w:rPr>
        <w:t xml:space="preserve"> function test whether the character is a hexadecimal digit. Both lowercase and uppercase letters are allowed</w:t>
      </w:r>
      <w:r w:rsidR="00271699" w:rsidRPr="00903DBA">
        <w:rPr>
          <w:highlight w:val="white"/>
        </w:rPr>
        <w:t>.</w:t>
      </w:r>
    </w:p>
    <w:p w14:paraId="39262DBE" w14:textId="77777777" w:rsidR="0012107B" w:rsidRPr="00903DBA" w:rsidRDefault="0012107B" w:rsidP="0012107B">
      <w:pPr>
        <w:pStyle w:val="Code"/>
        <w:rPr>
          <w:highlight w:val="white"/>
        </w:rPr>
      </w:pPr>
      <w:r w:rsidRPr="00903DBA">
        <w:rPr>
          <w:highlight w:val="white"/>
        </w:rPr>
        <w:t>int isxdigit(int c) {</w:t>
      </w:r>
    </w:p>
    <w:p w14:paraId="08B59E3B" w14:textId="77777777" w:rsidR="0012107B" w:rsidRPr="00903DBA" w:rsidRDefault="0012107B" w:rsidP="0012107B">
      <w:pPr>
        <w:pStyle w:val="Code"/>
        <w:rPr>
          <w:highlight w:val="white"/>
        </w:rPr>
      </w:pPr>
      <w:r w:rsidRPr="00903DBA">
        <w:rPr>
          <w:highlight w:val="white"/>
        </w:rPr>
        <w:t xml:space="preserve">  return isdigit(c) || ((c &gt;= 'a') &amp;&amp; (c &lt;= 'f'))</w:t>
      </w:r>
    </w:p>
    <w:p w14:paraId="3A83E67F" w14:textId="77777777" w:rsidR="0012107B" w:rsidRPr="00903DBA" w:rsidRDefault="0012107B" w:rsidP="0012107B">
      <w:pPr>
        <w:pStyle w:val="Code"/>
        <w:rPr>
          <w:highlight w:val="white"/>
        </w:rPr>
      </w:pPr>
      <w:r w:rsidRPr="00903DBA">
        <w:rPr>
          <w:highlight w:val="white"/>
        </w:rPr>
        <w:t xml:space="preserve">                    || ((c &gt;= 'A') &amp;&amp; (c &lt;= 'F'));</w:t>
      </w:r>
    </w:p>
    <w:p w14:paraId="712E5E4A" w14:textId="77777777" w:rsidR="0012107B" w:rsidRPr="00903DBA" w:rsidRDefault="0012107B" w:rsidP="0012107B">
      <w:pPr>
        <w:pStyle w:val="Code"/>
        <w:rPr>
          <w:highlight w:val="white"/>
        </w:rPr>
      </w:pPr>
      <w:r w:rsidRPr="00903DBA">
        <w:rPr>
          <w:highlight w:val="white"/>
        </w:rPr>
        <w:t>}</w:t>
      </w:r>
    </w:p>
    <w:p w14:paraId="63D14B82" w14:textId="23A8D218" w:rsidR="008B7F86" w:rsidRPr="00903DBA" w:rsidRDefault="008B7F86" w:rsidP="008B7F86">
      <w:pPr>
        <w:rPr>
          <w:highlight w:val="white"/>
        </w:rPr>
      </w:pPr>
      <w:r w:rsidRPr="00903DBA">
        <w:rPr>
          <w:highlight w:val="white"/>
        </w:rPr>
        <w:t xml:space="preserve">The </w:t>
      </w:r>
      <w:r w:rsidRPr="00903DBA">
        <w:rPr>
          <w:rStyle w:val="KeyWord0"/>
          <w:highlight w:val="white"/>
        </w:rPr>
        <w:t>isgraph</w:t>
      </w:r>
      <w:r w:rsidRPr="00903DBA">
        <w:rPr>
          <w:highlight w:val="white"/>
        </w:rPr>
        <w:t xml:space="preserve"> function test whether the character is a graphical character; that is, a character </w:t>
      </w:r>
      <w:r w:rsidR="00094E46" w:rsidRPr="00903DBA">
        <w:rPr>
          <w:highlight w:val="white"/>
        </w:rPr>
        <w:t>visible when printed (including space).</w:t>
      </w:r>
    </w:p>
    <w:p w14:paraId="40926C1E" w14:textId="77777777" w:rsidR="0012107B" w:rsidRPr="00903DBA" w:rsidRDefault="0012107B" w:rsidP="0012107B">
      <w:pPr>
        <w:pStyle w:val="Code"/>
        <w:rPr>
          <w:highlight w:val="white"/>
        </w:rPr>
      </w:pPr>
      <w:r w:rsidRPr="00903DBA">
        <w:rPr>
          <w:highlight w:val="white"/>
        </w:rPr>
        <w:t>int isgraph(int c) {</w:t>
      </w:r>
    </w:p>
    <w:p w14:paraId="4C4A8B5F" w14:textId="77777777" w:rsidR="0012107B" w:rsidRPr="00903DBA" w:rsidRDefault="0012107B" w:rsidP="0012107B">
      <w:pPr>
        <w:pStyle w:val="Code"/>
        <w:rPr>
          <w:highlight w:val="white"/>
        </w:rPr>
      </w:pPr>
      <w:r w:rsidRPr="00903DBA">
        <w:rPr>
          <w:highlight w:val="white"/>
        </w:rPr>
        <w:t xml:space="preserve">  return (c &gt;= 32) &amp;&amp; (c &lt;= 126);</w:t>
      </w:r>
    </w:p>
    <w:p w14:paraId="62D1987F" w14:textId="77777777" w:rsidR="0012107B" w:rsidRPr="00903DBA" w:rsidRDefault="0012107B" w:rsidP="0012107B">
      <w:pPr>
        <w:pStyle w:val="Code"/>
        <w:rPr>
          <w:highlight w:val="white"/>
        </w:rPr>
      </w:pPr>
      <w:r w:rsidRPr="00903DBA">
        <w:rPr>
          <w:highlight w:val="white"/>
        </w:rPr>
        <w:t>}</w:t>
      </w:r>
    </w:p>
    <w:p w14:paraId="762B52AD" w14:textId="690F0B5D" w:rsidR="00094E46" w:rsidRPr="00903DBA" w:rsidRDefault="00094E46" w:rsidP="00094E46">
      <w:pPr>
        <w:rPr>
          <w:highlight w:val="white"/>
        </w:rPr>
      </w:pPr>
      <w:r w:rsidRPr="00903DBA">
        <w:rPr>
          <w:highlight w:val="white"/>
        </w:rPr>
        <w:t xml:space="preserve">The </w:t>
      </w:r>
      <w:r w:rsidRPr="00903DBA">
        <w:rPr>
          <w:rStyle w:val="KeyWord0"/>
          <w:highlight w:val="white"/>
        </w:rPr>
        <w:t>isprint</w:t>
      </w:r>
      <w:r w:rsidRPr="00903DBA">
        <w:rPr>
          <w:highlight w:val="white"/>
        </w:rPr>
        <w:t xml:space="preserve"> function test whether the character is a printable character; that is, a character visible when printed (</w:t>
      </w:r>
      <w:r w:rsidR="009E055A" w:rsidRPr="00903DBA">
        <w:rPr>
          <w:highlight w:val="white"/>
        </w:rPr>
        <w:t>excluding</w:t>
      </w:r>
      <w:r w:rsidRPr="00903DBA">
        <w:rPr>
          <w:highlight w:val="white"/>
        </w:rPr>
        <w:t xml:space="preserve"> space).</w:t>
      </w:r>
    </w:p>
    <w:p w14:paraId="6F59A1F1" w14:textId="77777777" w:rsidR="0012107B" w:rsidRPr="00903DBA" w:rsidRDefault="0012107B" w:rsidP="0012107B">
      <w:pPr>
        <w:pStyle w:val="Code"/>
        <w:rPr>
          <w:highlight w:val="white"/>
        </w:rPr>
      </w:pPr>
      <w:r w:rsidRPr="00903DBA">
        <w:rPr>
          <w:highlight w:val="white"/>
        </w:rPr>
        <w:t>int isprint(int c) {</w:t>
      </w:r>
    </w:p>
    <w:p w14:paraId="5CA69EDF" w14:textId="77777777" w:rsidR="0012107B" w:rsidRPr="00903DBA" w:rsidRDefault="0012107B" w:rsidP="0012107B">
      <w:pPr>
        <w:pStyle w:val="Code"/>
        <w:rPr>
          <w:highlight w:val="white"/>
        </w:rPr>
      </w:pPr>
      <w:r w:rsidRPr="00903DBA">
        <w:rPr>
          <w:highlight w:val="white"/>
        </w:rPr>
        <w:t xml:space="preserve">  return (isgraph(c) != 0) &amp;&amp; (c != ' ');</w:t>
      </w:r>
    </w:p>
    <w:p w14:paraId="7F29C8D2" w14:textId="77777777" w:rsidR="0012107B" w:rsidRPr="00903DBA" w:rsidRDefault="0012107B" w:rsidP="0012107B">
      <w:pPr>
        <w:pStyle w:val="Code"/>
        <w:rPr>
          <w:highlight w:val="white"/>
        </w:rPr>
      </w:pPr>
      <w:r w:rsidRPr="00903DBA">
        <w:rPr>
          <w:highlight w:val="white"/>
        </w:rPr>
        <w:t>}</w:t>
      </w:r>
    </w:p>
    <w:p w14:paraId="0D6A0B1E" w14:textId="665E9798" w:rsidR="003F34C8" w:rsidRPr="00903DBA" w:rsidRDefault="003F34C8" w:rsidP="003F34C8">
      <w:pPr>
        <w:rPr>
          <w:highlight w:val="white"/>
        </w:rPr>
      </w:pPr>
      <w:r w:rsidRPr="00903DBA">
        <w:rPr>
          <w:highlight w:val="white"/>
        </w:rPr>
        <w:t xml:space="preserve">The </w:t>
      </w:r>
      <w:r w:rsidRPr="00903DBA">
        <w:rPr>
          <w:rStyle w:val="KeyWord0"/>
          <w:highlight w:val="white"/>
        </w:rPr>
        <w:t>ispunct</w:t>
      </w:r>
      <w:r w:rsidRPr="00903DBA">
        <w:rPr>
          <w:highlight w:val="white"/>
        </w:rPr>
        <w:t xml:space="preserve"> function test whether the character is a </w:t>
      </w:r>
      <w:r w:rsidR="000F35B6" w:rsidRPr="00903DBA">
        <w:rPr>
          <w:highlight w:val="white"/>
        </w:rPr>
        <w:t xml:space="preserve">punctation </w:t>
      </w:r>
      <w:r w:rsidRPr="00903DBA">
        <w:rPr>
          <w:highlight w:val="white"/>
        </w:rPr>
        <w:t xml:space="preserve">character; that is, a character </w:t>
      </w:r>
      <w:r w:rsidR="000F35B6" w:rsidRPr="00903DBA">
        <w:rPr>
          <w:highlight w:val="white"/>
        </w:rPr>
        <w:t>that is graphical but no alphanumerical</w:t>
      </w:r>
      <w:r w:rsidR="005A278B" w:rsidRPr="00903DBA">
        <w:rPr>
          <w:highlight w:val="white"/>
        </w:rPr>
        <w:t xml:space="preserve">, resulting is all </w:t>
      </w:r>
      <w:r w:rsidR="00C96AE2" w:rsidRPr="00903DBA">
        <w:rPr>
          <w:highlight w:val="white"/>
        </w:rPr>
        <w:t xml:space="preserve">visible </w:t>
      </w:r>
      <w:r w:rsidR="005A278B" w:rsidRPr="00903DBA">
        <w:rPr>
          <w:highlight w:val="white"/>
        </w:rPr>
        <w:t xml:space="preserve">characters </w:t>
      </w:r>
      <w:r w:rsidR="00C96AE2" w:rsidRPr="00903DBA">
        <w:rPr>
          <w:highlight w:val="white"/>
        </w:rPr>
        <w:t>that are not letters or digits.</w:t>
      </w:r>
    </w:p>
    <w:p w14:paraId="795A1873" w14:textId="77777777" w:rsidR="0012107B" w:rsidRPr="00903DBA" w:rsidRDefault="0012107B" w:rsidP="0012107B">
      <w:pPr>
        <w:pStyle w:val="Code"/>
        <w:rPr>
          <w:highlight w:val="white"/>
        </w:rPr>
      </w:pPr>
      <w:r w:rsidRPr="00903DBA">
        <w:rPr>
          <w:highlight w:val="white"/>
        </w:rPr>
        <w:t>int ispunct(int c) {</w:t>
      </w:r>
    </w:p>
    <w:p w14:paraId="3FF4653A" w14:textId="77777777" w:rsidR="004D61C7" w:rsidRPr="00903DBA" w:rsidRDefault="004D61C7" w:rsidP="004D61C7">
      <w:pPr>
        <w:pStyle w:val="Code"/>
        <w:rPr>
          <w:highlight w:val="white"/>
        </w:rPr>
      </w:pPr>
      <w:r w:rsidRPr="00903DBA">
        <w:rPr>
          <w:highlight w:val="white"/>
        </w:rPr>
        <w:t xml:space="preserve">  return (isgraph(c) &amp;&amp; !isalnum(c));</w:t>
      </w:r>
    </w:p>
    <w:p w14:paraId="2533E398" w14:textId="77777777" w:rsidR="0012107B" w:rsidRPr="00903DBA" w:rsidRDefault="0012107B" w:rsidP="0012107B">
      <w:pPr>
        <w:pStyle w:val="Code"/>
        <w:rPr>
          <w:highlight w:val="white"/>
        </w:rPr>
      </w:pPr>
      <w:r w:rsidRPr="00903DBA">
        <w:rPr>
          <w:highlight w:val="white"/>
        </w:rPr>
        <w:t>}</w:t>
      </w:r>
    </w:p>
    <w:p w14:paraId="52AF0FE4" w14:textId="1634CC17" w:rsidR="0012107B" w:rsidRPr="00903DBA" w:rsidRDefault="00885832" w:rsidP="00885832">
      <w:pPr>
        <w:rPr>
          <w:highlight w:val="white"/>
        </w:rPr>
      </w:pPr>
      <w:r w:rsidRPr="00903DBA">
        <w:rPr>
          <w:highlight w:val="white"/>
        </w:rPr>
        <w:t xml:space="preserve">The </w:t>
      </w:r>
      <w:r w:rsidRPr="00903DBA">
        <w:rPr>
          <w:rStyle w:val="KeyWord0"/>
          <w:highlight w:val="white"/>
        </w:rPr>
        <w:t>is</w:t>
      </w:r>
      <w:r w:rsidR="00916784" w:rsidRPr="00903DBA">
        <w:rPr>
          <w:rStyle w:val="KeyWord0"/>
          <w:highlight w:val="white"/>
        </w:rPr>
        <w:t>cntrl</w:t>
      </w:r>
      <w:r w:rsidRPr="00903DBA">
        <w:rPr>
          <w:highlight w:val="white"/>
        </w:rPr>
        <w:t xml:space="preserve"> function test whether the character is a </w:t>
      </w:r>
      <w:r w:rsidR="00916784" w:rsidRPr="00903DBA">
        <w:rPr>
          <w:highlight w:val="white"/>
        </w:rPr>
        <w:t xml:space="preserve">control </w:t>
      </w:r>
      <w:r w:rsidRPr="00903DBA">
        <w:rPr>
          <w:highlight w:val="white"/>
        </w:rPr>
        <w:t>character</w:t>
      </w:r>
      <w:r w:rsidR="00916784" w:rsidRPr="00903DBA">
        <w:rPr>
          <w:highlight w:val="white"/>
        </w:rPr>
        <w:t>, which is all non-printable characters. Note that space is a control character.</w:t>
      </w:r>
    </w:p>
    <w:p w14:paraId="21017738" w14:textId="77777777" w:rsidR="0012107B" w:rsidRPr="00903DBA" w:rsidRDefault="0012107B" w:rsidP="0012107B">
      <w:pPr>
        <w:pStyle w:val="Code"/>
        <w:rPr>
          <w:highlight w:val="white"/>
        </w:rPr>
      </w:pPr>
      <w:r w:rsidRPr="00903DBA">
        <w:rPr>
          <w:highlight w:val="white"/>
        </w:rPr>
        <w:t>int iscntrl(int c) {</w:t>
      </w:r>
    </w:p>
    <w:p w14:paraId="50476D91" w14:textId="77777777" w:rsidR="0012107B" w:rsidRPr="00903DBA" w:rsidRDefault="0012107B" w:rsidP="0012107B">
      <w:pPr>
        <w:pStyle w:val="Code"/>
        <w:rPr>
          <w:highlight w:val="white"/>
        </w:rPr>
      </w:pPr>
      <w:r w:rsidRPr="00903DBA">
        <w:rPr>
          <w:highlight w:val="white"/>
        </w:rPr>
        <w:t xml:space="preserve">  return !isprint(c);</w:t>
      </w:r>
    </w:p>
    <w:p w14:paraId="5F4345CA" w14:textId="77777777" w:rsidR="0012107B" w:rsidRPr="00903DBA" w:rsidRDefault="0012107B" w:rsidP="0012107B">
      <w:pPr>
        <w:pStyle w:val="Code"/>
        <w:rPr>
          <w:highlight w:val="white"/>
        </w:rPr>
      </w:pPr>
      <w:r w:rsidRPr="00903DBA">
        <w:rPr>
          <w:highlight w:val="white"/>
        </w:rPr>
        <w:t>}</w:t>
      </w:r>
    </w:p>
    <w:p w14:paraId="4E689EF4" w14:textId="6467E8B3" w:rsidR="00A56302" w:rsidRPr="00903DBA" w:rsidRDefault="00A56302" w:rsidP="00A56302">
      <w:pPr>
        <w:rPr>
          <w:highlight w:val="white"/>
        </w:rPr>
      </w:pPr>
      <w:r w:rsidRPr="00903DBA">
        <w:rPr>
          <w:highlight w:val="white"/>
        </w:rPr>
        <w:t xml:space="preserve">The </w:t>
      </w:r>
      <w:r w:rsidRPr="00903DBA">
        <w:rPr>
          <w:rStyle w:val="KeyWord0"/>
          <w:highlight w:val="white"/>
        </w:rPr>
        <w:t>isspace</w:t>
      </w:r>
      <w:r w:rsidRPr="00903DBA">
        <w:rPr>
          <w:highlight w:val="white"/>
        </w:rPr>
        <w:t xml:space="preserve"> function test whether the character is a white-space character; that is, a space, form feed, new line, return, horizontal tabulator, or vertical tabulator.</w:t>
      </w:r>
    </w:p>
    <w:p w14:paraId="54C7C217" w14:textId="77777777" w:rsidR="0012107B" w:rsidRPr="00903DBA" w:rsidRDefault="0012107B" w:rsidP="0012107B">
      <w:pPr>
        <w:pStyle w:val="Code"/>
        <w:rPr>
          <w:highlight w:val="white"/>
        </w:rPr>
      </w:pPr>
      <w:r w:rsidRPr="00903DBA">
        <w:rPr>
          <w:highlight w:val="white"/>
        </w:rPr>
        <w:t>int isspace(int c) {</w:t>
      </w:r>
    </w:p>
    <w:p w14:paraId="0E6DC0E1" w14:textId="77777777" w:rsidR="0012107B" w:rsidRPr="00903DBA" w:rsidRDefault="0012107B" w:rsidP="0012107B">
      <w:pPr>
        <w:pStyle w:val="Code"/>
        <w:rPr>
          <w:highlight w:val="white"/>
        </w:rPr>
      </w:pPr>
      <w:r w:rsidRPr="00903DBA">
        <w:rPr>
          <w:highlight w:val="white"/>
        </w:rPr>
        <w:t xml:space="preserve">  return (c == ' ') || (c == '\f') || (c == '\n') || </w:t>
      </w:r>
    </w:p>
    <w:p w14:paraId="238D2705" w14:textId="77777777" w:rsidR="0012107B" w:rsidRPr="00903DBA" w:rsidRDefault="0012107B" w:rsidP="0012107B">
      <w:pPr>
        <w:pStyle w:val="Code"/>
        <w:rPr>
          <w:highlight w:val="white"/>
        </w:rPr>
      </w:pPr>
      <w:r w:rsidRPr="00903DBA">
        <w:rPr>
          <w:highlight w:val="white"/>
        </w:rPr>
        <w:t xml:space="preserve">         (c == '\r') || (c == '\t') || (c == '\v');</w:t>
      </w:r>
    </w:p>
    <w:p w14:paraId="791EB5E4" w14:textId="77777777" w:rsidR="0012107B" w:rsidRPr="00903DBA" w:rsidRDefault="0012107B" w:rsidP="0012107B">
      <w:pPr>
        <w:pStyle w:val="Code"/>
        <w:rPr>
          <w:highlight w:val="white"/>
        </w:rPr>
      </w:pPr>
      <w:r w:rsidRPr="00903DBA">
        <w:rPr>
          <w:highlight w:val="white"/>
        </w:rPr>
        <w:t>}</w:t>
      </w:r>
    </w:p>
    <w:p w14:paraId="2A34EC2F" w14:textId="1A6C18AC" w:rsidR="0012107B" w:rsidRPr="00903DBA" w:rsidRDefault="00AC3FD3" w:rsidP="00AC3FD3">
      <w:pPr>
        <w:rPr>
          <w:highlight w:val="white"/>
        </w:rPr>
      </w:pPr>
      <w:r w:rsidRPr="00903DBA">
        <w:rPr>
          <w:highlight w:val="white"/>
        </w:rPr>
        <w:t xml:space="preserve">The </w:t>
      </w:r>
      <w:r w:rsidRPr="00903DBA">
        <w:rPr>
          <w:rStyle w:val="KeyWord0"/>
          <w:highlight w:val="white"/>
        </w:rPr>
        <w:t>tolower</w:t>
      </w:r>
      <w:r w:rsidRPr="00903DBA">
        <w:rPr>
          <w:highlight w:val="white"/>
        </w:rPr>
        <w:t xml:space="preserve"> function returns the character converted to uppercase if it is a lowercase character. We </w:t>
      </w:r>
      <w:r w:rsidR="00F73F5B" w:rsidRPr="00903DBA">
        <w:rPr>
          <w:highlight w:val="white"/>
        </w:rPr>
        <w:t xml:space="preserve">use </w:t>
      </w:r>
      <w:r w:rsidR="005F488A" w:rsidRPr="00903DBA">
        <w:rPr>
          <w:highlight w:val="white"/>
        </w:rPr>
        <w:t>a locale conversion</w:t>
      </w:r>
      <w:r w:rsidR="00F73F5B" w:rsidRPr="00903DBA">
        <w:rPr>
          <w:highlight w:val="white"/>
        </w:rPr>
        <w:t xml:space="preserve">, is available, to locate the lowercase and uppercase character </w:t>
      </w:r>
      <w:r w:rsidR="002803B9" w:rsidRPr="00903DBA">
        <w:rPr>
          <w:highlight w:val="white"/>
        </w:rPr>
        <w:t>strings</w:t>
      </w:r>
      <w:r w:rsidR="00F73F5B" w:rsidRPr="00903DBA">
        <w:rPr>
          <w:highlight w:val="white"/>
        </w:rPr>
        <w:t>.</w:t>
      </w:r>
    </w:p>
    <w:p w14:paraId="4B558065" w14:textId="77777777" w:rsidR="0012107B" w:rsidRPr="00903DBA" w:rsidRDefault="0012107B" w:rsidP="0012107B">
      <w:pPr>
        <w:pStyle w:val="Code"/>
        <w:rPr>
          <w:highlight w:val="white"/>
        </w:rPr>
      </w:pPr>
      <w:r w:rsidRPr="00903DBA">
        <w:rPr>
          <w:highlight w:val="white"/>
        </w:rPr>
        <w:t>int tolower(int c) {</w:t>
      </w:r>
    </w:p>
    <w:p w14:paraId="2A2B7ACF" w14:textId="77777777" w:rsidR="0012107B" w:rsidRPr="00903DBA" w:rsidRDefault="0012107B" w:rsidP="0012107B">
      <w:pPr>
        <w:pStyle w:val="Code"/>
        <w:rPr>
          <w:highlight w:val="white"/>
        </w:rPr>
      </w:pPr>
      <w:r w:rsidRPr="00903DBA">
        <w:rPr>
          <w:highlight w:val="white"/>
        </w:rPr>
        <w:t xml:space="preserve">  if (isupper(c)) {</w:t>
      </w:r>
    </w:p>
    <w:p w14:paraId="6113220D" w14:textId="77777777" w:rsidR="0012107B" w:rsidRPr="00903DBA" w:rsidRDefault="0012107B" w:rsidP="0012107B">
      <w:pPr>
        <w:pStyle w:val="Code"/>
        <w:rPr>
          <w:highlight w:val="white"/>
        </w:rPr>
      </w:pPr>
      <w:r w:rsidRPr="00903DBA">
        <w:rPr>
          <w:highlight w:val="white"/>
        </w:rPr>
        <w:t xml:space="preserve">    struct lconv* localeConvPtr = localeconv();</w:t>
      </w:r>
    </w:p>
    <w:p w14:paraId="360E382C" w14:textId="7F90D853" w:rsidR="0012107B" w:rsidRPr="00903DBA" w:rsidRDefault="00A32AFC" w:rsidP="00A32AFC">
      <w:pPr>
        <w:rPr>
          <w:highlight w:val="white"/>
        </w:rPr>
      </w:pPr>
      <w:r w:rsidRPr="00903DBA">
        <w:rPr>
          <w:highlight w:val="white"/>
        </w:rPr>
        <w:t>We</w:t>
      </w:r>
      <w:r w:rsidR="00B50B50" w:rsidRPr="00903DBA">
        <w:rPr>
          <w:highlight w:val="white"/>
        </w:rPr>
        <w:t xml:space="preserve"> </w:t>
      </w:r>
      <w:r w:rsidR="00FF5631" w:rsidRPr="00903DBA">
        <w:rPr>
          <w:highlight w:val="white"/>
        </w:rPr>
        <w:t xml:space="preserve">obtain the </w:t>
      </w:r>
      <w:r w:rsidR="00190B45" w:rsidRPr="00903DBA">
        <w:rPr>
          <w:highlight w:val="white"/>
        </w:rPr>
        <w:t xml:space="preserve">strings </w:t>
      </w:r>
      <w:r w:rsidR="00FF5631" w:rsidRPr="00903DBA">
        <w:rPr>
          <w:highlight w:val="white"/>
        </w:rPr>
        <w:t xml:space="preserve">of lowercase and uppercase characters from the </w:t>
      </w:r>
      <w:r w:rsidR="00145D12" w:rsidRPr="00903DBA">
        <w:rPr>
          <w:highlight w:val="white"/>
        </w:rPr>
        <w:t xml:space="preserve">locale conversion, </w:t>
      </w:r>
      <w:r w:rsidR="00190B45" w:rsidRPr="00903DBA">
        <w:rPr>
          <w:highlight w:val="white"/>
        </w:rPr>
        <w:t xml:space="preserve">look up the index of the character in question by in the </w:t>
      </w:r>
      <w:r w:rsidR="00F0368E" w:rsidRPr="00903DBA">
        <w:rPr>
          <w:highlight w:val="white"/>
        </w:rPr>
        <w:t>upper</w:t>
      </w:r>
      <w:r w:rsidR="00190B45" w:rsidRPr="00903DBA">
        <w:rPr>
          <w:highlight w:val="white"/>
        </w:rPr>
        <w:t xml:space="preserve">case string by calling </w:t>
      </w:r>
      <w:r w:rsidR="00190B45" w:rsidRPr="00903DBA">
        <w:rPr>
          <w:rStyle w:val="KeyWord0"/>
          <w:highlight w:val="white"/>
        </w:rPr>
        <w:t>strchr</w:t>
      </w:r>
      <w:r w:rsidR="00190B45" w:rsidRPr="00903DBA">
        <w:rPr>
          <w:highlight w:val="white"/>
        </w:rPr>
        <w:t xml:space="preserve">, </w:t>
      </w:r>
      <w:r w:rsidR="00F0368E" w:rsidRPr="00903DBA">
        <w:rPr>
          <w:highlight w:val="white"/>
        </w:rPr>
        <w:t>and return the lowercase character at the same index in the lowercase string.</w:t>
      </w:r>
    </w:p>
    <w:p w14:paraId="5A8DB597" w14:textId="77777777" w:rsidR="0012107B" w:rsidRPr="00903DBA" w:rsidRDefault="0012107B" w:rsidP="0012107B">
      <w:pPr>
        <w:pStyle w:val="Code"/>
        <w:rPr>
          <w:highlight w:val="white"/>
        </w:rPr>
      </w:pPr>
      <w:r w:rsidRPr="00903DBA">
        <w:rPr>
          <w:highlight w:val="white"/>
        </w:rPr>
        <w:t xml:space="preserve">    if (localeConvPtr != NULL) {</w:t>
      </w:r>
    </w:p>
    <w:p w14:paraId="0557DCA3" w14:textId="77777777" w:rsidR="00A56302" w:rsidRPr="00903DBA" w:rsidRDefault="0012107B" w:rsidP="0012107B">
      <w:pPr>
        <w:pStyle w:val="Code"/>
        <w:rPr>
          <w:highlight w:val="white"/>
        </w:rPr>
      </w:pPr>
      <w:r w:rsidRPr="00903DBA">
        <w:rPr>
          <w:highlight w:val="white"/>
        </w:rPr>
        <w:t xml:space="preserve">      char *lowerCase = localeConvPtr-&gt;lowerCase,</w:t>
      </w:r>
    </w:p>
    <w:p w14:paraId="097C583F" w14:textId="19D5ABEE" w:rsidR="0012107B" w:rsidRPr="00903DBA" w:rsidRDefault="00A56302" w:rsidP="0012107B">
      <w:pPr>
        <w:pStyle w:val="Code"/>
        <w:rPr>
          <w:highlight w:val="white"/>
        </w:rPr>
      </w:pPr>
      <w:r w:rsidRPr="00903DBA">
        <w:rPr>
          <w:highlight w:val="white"/>
        </w:rPr>
        <w:t xml:space="preserve">          </w:t>
      </w:r>
      <w:r w:rsidR="0012107B" w:rsidRPr="00903DBA">
        <w:rPr>
          <w:highlight w:val="white"/>
        </w:rPr>
        <w:t xml:space="preserve"> *upperCase = localeConvPtr-&gt;upperCase;</w:t>
      </w:r>
    </w:p>
    <w:p w14:paraId="02521C11" w14:textId="77777777" w:rsidR="0012107B" w:rsidRPr="00903DBA" w:rsidRDefault="0012107B" w:rsidP="0012107B">
      <w:pPr>
        <w:pStyle w:val="Code"/>
        <w:rPr>
          <w:highlight w:val="white"/>
        </w:rPr>
      </w:pPr>
      <w:r w:rsidRPr="00903DBA">
        <w:rPr>
          <w:highlight w:val="white"/>
        </w:rPr>
        <w:t xml:space="preserve">      int index = (strchr(upperCase, c) - upperCase);</w:t>
      </w:r>
    </w:p>
    <w:p w14:paraId="230B6DFA" w14:textId="77777777" w:rsidR="0012107B" w:rsidRPr="00903DBA" w:rsidRDefault="0012107B" w:rsidP="0012107B">
      <w:pPr>
        <w:pStyle w:val="Code"/>
        <w:rPr>
          <w:highlight w:val="white"/>
        </w:rPr>
      </w:pPr>
      <w:r w:rsidRPr="00903DBA">
        <w:rPr>
          <w:highlight w:val="white"/>
        </w:rPr>
        <w:t xml:space="preserve">      return ((int) lowerCase[index]);</w:t>
      </w:r>
    </w:p>
    <w:p w14:paraId="0886D356" w14:textId="6DC98F6A" w:rsidR="0012107B" w:rsidRPr="00903DBA" w:rsidRDefault="0012107B" w:rsidP="0012107B">
      <w:pPr>
        <w:pStyle w:val="Code"/>
        <w:rPr>
          <w:highlight w:val="white"/>
        </w:rPr>
      </w:pPr>
      <w:r w:rsidRPr="00903DBA">
        <w:rPr>
          <w:highlight w:val="white"/>
        </w:rPr>
        <w:t xml:space="preserve">    }</w:t>
      </w:r>
    </w:p>
    <w:p w14:paraId="688FC3F3" w14:textId="33FD0859" w:rsidR="00601575" w:rsidRPr="00903DBA" w:rsidRDefault="00601575" w:rsidP="00601575">
      <w:pPr>
        <w:rPr>
          <w:highlight w:val="white"/>
        </w:rPr>
      </w:pPr>
      <w:r w:rsidRPr="00903DBA">
        <w:rPr>
          <w:highlight w:val="white"/>
        </w:rPr>
        <w:t xml:space="preserve">If there is no locale convention available, </w:t>
      </w:r>
      <w:r w:rsidR="003F4DCB" w:rsidRPr="00903DBA">
        <w:rPr>
          <w:highlight w:val="white"/>
        </w:rPr>
        <w:t>we return the character with ASCII value</w:t>
      </w:r>
      <w:r w:rsidR="00F86BCF" w:rsidRPr="00903DBA">
        <w:rPr>
          <w:highlight w:val="white"/>
        </w:rPr>
        <w:t xml:space="preserve"> plus</w:t>
      </w:r>
      <w:r w:rsidR="003F4DCB" w:rsidRPr="00903DBA">
        <w:rPr>
          <w:highlight w:val="white"/>
        </w:rPr>
        <w:t xml:space="preserve"> 32</w:t>
      </w:r>
      <w:r w:rsidR="00F86BCF" w:rsidRPr="00903DBA">
        <w:rPr>
          <w:highlight w:val="white"/>
        </w:rPr>
        <w:t>, since the lowercase value are located on values 32 above the uppercase values in the ASCII table.</w:t>
      </w:r>
    </w:p>
    <w:p w14:paraId="3766479C" w14:textId="77777777" w:rsidR="0012107B" w:rsidRPr="00903DBA" w:rsidRDefault="0012107B" w:rsidP="0012107B">
      <w:pPr>
        <w:pStyle w:val="Code"/>
        <w:rPr>
          <w:highlight w:val="white"/>
        </w:rPr>
      </w:pPr>
      <w:r w:rsidRPr="00903DBA">
        <w:rPr>
          <w:highlight w:val="white"/>
        </w:rPr>
        <w:t xml:space="preserve">    else {</w:t>
      </w:r>
    </w:p>
    <w:p w14:paraId="69D5FC71" w14:textId="77777777" w:rsidR="0012107B" w:rsidRPr="00903DBA" w:rsidRDefault="0012107B" w:rsidP="0012107B">
      <w:pPr>
        <w:pStyle w:val="Code"/>
        <w:rPr>
          <w:highlight w:val="white"/>
        </w:rPr>
      </w:pPr>
      <w:r w:rsidRPr="00903DBA">
        <w:rPr>
          <w:highlight w:val="white"/>
        </w:rPr>
        <w:t xml:space="preserve">      return (c + 32);</w:t>
      </w:r>
    </w:p>
    <w:p w14:paraId="514273E9" w14:textId="77777777" w:rsidR="0012107B" w:rsidRPr="00903DBA" w:rsidRDefault="0012107B" w:rsidP="0012107B">
      <w:pPr>
        <w:pStyle w:val="Code"/>
        <w:rPr>
          <w:highlight w:val="white"/>
        </w:rPr>
      </w:pPr>
      <w:r w:rsidRPr="00903DBA">
        <w:rPr>
          <w:highlight w:val="white"/>
        </w:rPr>
        <w:t xml:space="preserve">    }</w:t>
      </w:r>
    </w:p>
    <w:p w14:paraId="7D658AF5" w14:textId="52411905" w:rsidR="0012107B" w:rsidRPr="00903DBA" w:rsidRDefault="0012107B" w:rsidP="0012107B">
      <w:pPr>
        <w:pStyle w:val="Code"/>
        <w:rPr>
          <w:highlight w:val="white"/>
        </w:rPr>
      </w:pPr>
      <w:r w:rsidRPr="00903DBA">
        <w:rPr>
          <w:highlight w:val="white"/>
        </w:rPr>
        <w:t xml:space="preserve">  }</w:t>
      </w:r>
    </w:p>
    <w:p w14:paraId="2669AF08" w14:textId="3954DD96" w:rsidR="007A09A6" w:rsidRPr="00903DBA" w:rsidRDefault="007A09A6" w:rsidP="007358C8">
      <w:pPr>
        <w:rPr>
          <w:highlight w:val="white"/>
        </w:rPr>
      </w:pPr>
      <w:r w:rsidRPr="00903DBA">
        <w:rPr>
          <w:highlight w:val="white"/>
        </w:rPr>
        <w:t xml:space="preserve">If the character is </w:t>
      </w:r>
      <w:r w:rsidR="007358C8" w:rsidRPr="00903DBA">
        <w:rPr>
          <w:highlight w:val="white"/>
        </w:rPr>
        <w:t>not an uppercase character, we simply return it.</w:t>
      </w:r>
    </w:p>
    <w:p w14:paraId="3B90C6A0" w14:textId="77777777" w:rsidR="0012107B" w:rsidRPr="00903DBA" w:rsidRDefault="0012107B" w:rsidP="0012107B">
      <w:pPr>
        <w:pStyle w:val="Code"/>
        <w:rPr>
          <w:highlight w:val="white"/>
        </w:rPr>
      </w:pPr>
      <w:r w:rsidRPr="00903DBA">
        <w:rPr>
          <w:highlight w:val="white"/>
        </w:rPr>
        <w:t xml:space="preserve">  else {</w:t>
      </w:r>
    </w:p>
    <w:p w14:paraId="3C20B813" w14:textId="77777777" w:rsidR="0012107B" w:rsidRPr="00903DBA" w:rsidRDefault="0012107B" w:rsidP="0012107B">
      <w:pPr>
        <w:pStyle w:val="Code"/>
        <w:rPr>
          <w:highlight w:val="white"/>
        </w:rPr>
      </w:pPr>
      <w:r w:rsidRPr="00903DBA">
        <w:rPr>
          <w:highlight w:val="white"/>
        </w:rPr>
        <w:t xml:space="preserve">    return c;</w:t>
      </w:r>
    </w:p>
    <w:p w14:paraId="4E428379" w14:textId="77777777" w:rsidR="0012107B" w:rsidRPr="00903DBA" w:rsidRDefault="0012107B" w:rsidP="0012107B">
      <w:pPr>
        <w:pStyle w:val="Code"/>
        <w:rPr>
          <w:highlight w:val="white"/>
        </w:rPr>
      </w:pPr>
      <w:r w:rsidRPr="00903DBA">
        <w:rPr>
          <w:highlight w:val="white"/>
        </w:rPr>
        <w:t xml:space="preserve">  }</w:t>
      </w:r>
    </w:p>
    <w:p w14:paraId="68BA993D" w14:textId="77777777" w:rsidR="0012107B" w:rsidRPr="00903DBA" w:rsidRDefault="0012107B" w:rsidP="0012107B">
      <w:pPr>
        <w:pStyle w:val="Code"/>
        <w:rPr>
          <w:highlight w:val="white"/>
        </w:rPr>
      </w:pPr>
      <w:r w:rsidRPr="00903DBA">
        <w:rPr>
          <w:highlight w:val="white"/>
        </w:rPr>
        <w:t>}</w:t>
      </w:r>
    </w:p>
    <w:p w14:paraId="7710607F" w14:textId="4709B620" w:rsidR="00F0368E" w:rsidRPr="00903DBA" w:rsidRDefault="00F0368E" w:rsidP="00F0368E">
      <w:pPr>
        <w:rPr>
          <w:highlight w:val="white"/>
        </w:rPr>
      </w:pPr>
      <w:r w:rsidRPr="00903DBA">
        <w:rPr>
          <w:highlight w:val="white"/>
        </w:rPr>
        <w:t xml:space="preserve">The </w:t>
      </w:r>
      <w:r w:rsidRPr="00903DBA">
        <w:rPr>
          <w:rStyle w:val="KeyWord0"/>
          <w:highlight w:val="white"/>
        </w:rPr>
        <w:t>toupper</w:t>
      </w:r>
      <w:r w:rsidRPr="00903DBA">
        <w:rPr>
          <w:highlight w:val="white"/>
        </w:rPr>
        <w:t xml:space="preserve"> function returns the character converted to lowercase if it is an uppercase character in the same way as </w:t>
      </w:r>
      <w:r w:rsidRPr="00903DBA">
        <w:rPr>
          <w:rStyle w:val="KeyWord0"/>
          <w:highlight w:val="white"/>
        </w:rPr>
        <w:t>tolower</w:t>
      </w:r>
      <w:r w:rsidRPr="00903DBA">
        <w:rPr>
          <w:highlight w:val="white"/>
        </w:rPr>
        <w:t xml:space="preserve"> above. Again, we use a locale conversion, is available, to locate the lowercase and uppercase character </w:t>
      </w:r>
      <w:r w:rsidR="002803B9" w:rsidRPr="00903DBA">
        <w:rPr>
          <w:highlight w:val="white"/>
        </w:rPr>
        <w:t>string, look up the index  of character in the lowercase string and return the character at the same index in the uppercase string.</w:t>
      </w:r>
    </w:p>
    <w:p w14:paraId="5C8DFDA4" w14:textId="77777777" w:rsidR="0012107B" w:rsidRPr="00903DBA" w:rsidRDefault="0012107B" w:rsidP="0012107B">
      <w:pPr>
        <w:pStyle w:val="Code"/>
        <w:rPr>
          <w:highlight w:val="white"/>
        </w:rPr>
      </w:pPr>
      <w:r w:rsidRPr="00903DBA">
        <w:rPr>
          <w:highlight w:val="white"/>
        </w:rPr>
        <w:t>int toupper(int c) {</w:t>
      </w:r>
    </w:p>
    <w:p w14:paraId="4E486B06" w14:textId="77777777" w:rsidR="0012107B" w:rsidRPr="00903DBA" w:rsidRDefault="0012107B" w:rsidP="0012107B">
      <w:pPr>
        <w:pStyle w:val="Code"/>
        <w:rPr>
          <w:highlight w:val="white"/>
        </w:rPr>
      </w:pPr>
      <w:r w:rsidRPr="00903DBA">
        <w:rPr>
          <w:highlight w:val="white"/>
        </w:rPr>
        <w:t xml:space="preserve">  if (islower(c)) {</w:t>
      </w:r>
    </w:p>
    <w:p w14:paraId="4B3E94FA" w14:textId="77777777" w:rsidR="0012107B" w:rsidRPr="00903DBA" w:rsidRDefault="0012107B" w:rsidP="0012107B">
      <w:pPr>
        <w:pStyle w:val="Code"/>
        <w:rPr>
          <w:highlight w:val="white"/>
        </w:rPr>
      </w:pPr>
      <w:r w:rsidRPr="00903DBA">
        <w:rPr>
          <w:highlight w:val="white"/>
        </w:rPr>
        <w:t xml:space="preserve">    struct lconv* localeConvPtr = localeconv();</w:t>
      </w:r>
    </w:p>
    <w:p w14:paraId="3AE625D2" w14:textId="77777777" w:rsidR="0012107B" w:rsidRPr="00903DBA" w:rsidRDefault="0012107B" w:rsidP="0012107B">
      <w:pPr>
        <w:pStyle w:val="Code"/>
        <w:rPr>
          <w:highlight w:val="white"/>
        </w:rPr>
      </w:pPr>
    </w:p>
    <w:p w14:paraId="2A45AB74" w14:textId="77777777" w:rsidR="0012107B" w:rsidRPr="00903DBA" w:rsidRDefault="0012107B" w:rsidP="0012107B">
      <w:pPr>
        <w:pStyle w:val="Code"/>
        <w:rPr>
          <w:highlight w:val="white"/>
        </w:rPr>
      </w:pPr>
      <w:r w:rsidRPr="00903DBA">
        <w:rPr>
          <w:highlight w:val="white"/>
        </w:rPr>
        <w:t xml:space="preserve">    if (localeConvPtr != NULL) {</w:t>
      </w:r>
    </w:p>
    <w:p w14:paraId="4DCF4387" w14:textId="77777777" w:rsidR="0012107B" w:rsidRPr="00903DBA" w:rsidRDefault="0012107B" w:rsidP="0012107B">
      <w:pPr>
        <w:pStyle w:val="Code"/>
        <w:rPr>
          <w:highlight w:val="white"/>
        </w:rPr>
      </w:pPr>
      <w:r w:rsidRPr="00903DBA">
        <w:rPr>
          <w:highlight w:val="white"/>
        </w:rPr>
        <w:t xml:space="preserve">      char *lowerCase = localeConvPtr-&gt;lowerCase,</w:t>
      </w:r>
    </w:p>
    <w:p w14:paraId="235E6956" w14:textId="77777777" w:rsidR="0012107B" w:rsidRPr="00903DBA" w:rsidRDefault="0012107B" w:rsidP="0012107B">
      <w:pPr>
        <w:pStyle w:val="Code"/>
        <w:rPr>
          <w:highlight w:val="white"/>
        </w:rPr>
      </w:pPr>
      <w:r w:rsidRPr="00903DBA">
        <w:rPr>
          <w:highlight w:val="white"/>
        </w:rPr>
        <w:t xml:space="preserve">           *upperCase = localeConvPtr-&gt;upperCase;</w:t>
      </w:r>
    </w:p>
    <w:p w14:paraId="77FBD32B" w14:textId="77777777" w:rsidR="0012107B" w:rsidRPr="00903DBA" w:rsidRDefault="0012107B" w:rsidP="0012107B">
      <w:pPr>
        <w:pStyle w:val="Code"/>
        <w:rPr>
          <w:highlight w:val="white"/>
        </w:rPr>
      </w:pPr>
      <w:r w:rsidRPr="00903DBA">
        <w:rPr>
          <w:highlight w:val="white"/>
        </w:rPr>
        <w:t xml:space="preserve">      int index = (strchr(lowerCase, c) - lowerCase);</w:t>
      </w:r>
    </w:p>
    <w:p w14:paraId="12E10B0A" w14:textId="77777777" w:rsidR="0012107B" w:rsidRPr="00903DBA" w:rsidRDefault="0012107B" w:rsidP="0012107B">
      <w:pPr>
        <w:pStyle w:val="Code"/>
        <w:rPr>
          <w:highlight w:val="white"/>
        </w:rPr>
      </w:pPr>
      <w:r w:rsidRPr="00903DBA">
        <w:rPr>
          <w:highlight w:val="white"/>
        </w:rPr>
        <w:t xml:space="preserve">      return ((int) upperCase[index]);</w:t>
      </w:r>
    </w:p>
    <w:p w14:paraId="5E714032" w14:textId="77777777" w:rsidR="0012107B" w:rsidRPr="00903DBA" w:rsidRDefault="0012107B" w:rsidP="0012107B">
      <w:pPr>
        <w:pStyle w:val="Code"/>
        <w:rPr>
          <w:highlight w:val="white"/>
        </w:rPr>
      </w:pPr>
      <w:r w:rsidRPr="00903DBA">
        <w:rPr>
          <w:highlight w:val="white"/>
        </w:rPr>
        <w:t xml:space="preserve">    }</w:t>
      </w:r>
    </w:p>
    <w:p w14:paraId="7D4CF075" w14:textId="0E11A000" w:rsidR="00241069" w:rsidRPr="00903DBA" w:rsidRDefault="00241069" w:rsidP="00241069">
      <w:pPr>
        <w:rPr>
          <w:highlight w:val="white"/>
        </w:rPr>
      </w:pPr>
      <w:r w:rsidRPr="00903DBA">
        <w:rPr>
          <w:highlight w:val="white"/>
        </w:rPr>
        <w:t>If there is no locale convention available, we return the character with ASCII value minus 32, since the uppercase value are located on values 32 below the lowercase values in the ASCII table.</w:t>
      </w:r>
    </w:p>
    <w:p w14:paraId="39B89588" w14:textId="77777777" w:rsidR="0012107B" w:rsidRPr="00903DBA" w:rsidRDefault="0012107B" w:rsidP="0012107B">
      <w:pPr>
        <w:pStyle w:val="Code"/>
        <w:rPr>
          <w:highlight w:val="white"/>
        </w:rPr>
      </w:pPr>
      <w:r w:rsidRPr="00903DBA">
        <w:rPr>
          <w:highlight w:val="white"/>
        </w:rPr>
        <w:t xml:space="preserve">    else {</w:t>
      </w:r>
    </w:p>
    <w:p w14:paraId="794D544D" w14:textId="77777777" w:rsidR="0012107B" w:rsidRPr="00903DBA" w:rsidRDefault="0012107B" w:rsidP="0012107B">
      <w:pPr>
        <w:pStyle w:val="Code"/>
        <w:rPr>
          <w:highlight w:val="white"/>
        </w:rPr>
      </w:pPr>
      <w:r w:rsidRPr="00903DBA">
        <w:rPr>
          <w:highlight w:val="white"/>
        </w:rPr>
        <w:t xml:space="preserve">      return (c - 32);</w:t>
      </w:r>
    </w:p>
    <w:p w14:paraId="26A7FC45" w14:textId="77777777" w:rsidR="0012107B" w:rsidRPr="00903DBA" w:rsidRDefault="0012107B" w:rsidP="0012107B">
      <w:pPr>
        <w:pStyle w:val="Code"/>
        <w:rPr>
          <w:highlight w:val="white"/>
        </w:rPr>
      </w:pPr>
      <w:r w:rsidRPr="00903DBA">
        <w:rPr>
          <w:highlight w:val="white"/>
        </w:rPr>
        <w:t xml:space="preserve">    }</w:t>
      </w:r>
    </w:p>
    <w:p w14:paraId="1585A4EE" w14:textId="38C796AD" w:rsidR="0012107B" w:rsidRPr="00903DBA" w:rsidRDefault="0012107B" w:rsidP="0012107B">
      <w:pPr>
        <w:pStyle w:val="Code"/>
        <w:rPr>
          <w:highlight w:val="white"/>
        </w:rPr>
      </w:pPr>
      <w:r w:rsidRPr="00903DBA">
        <w:rPr>
          <w:highlight w:val="white"/>
        </w:rPr>
        <w:t xml:space="preserve">  }</w:t>
      </w:r>
    </w:p>
    <w:p w14:paraId="07C5A833" w14:textId="0295EB98" w:rsidR="007358C8" w:rsidRPr="00903DBA" w:rsidRDefault="007358C8" w:rsidP="007358C8">
      <w:pPr>
        <w:rPr>
          <w:highlight w:val="white"/>
        </w:rPr>
      </w:pPr>
      <w:r w:rsidRPr="00903DBA">
        <w:rPr>
          <w:highlight w:val="white"/>
        </w:rPr>
        <w:t>If the character is not a lowercase character, we simply return it.</w:t>
      </w:r>
    </w:p>
    <w:p w14:paraId="43150B56" w14:textId="77777777" w:rsidR="0012107B" w:rsidRPr="00903DBA" w:rsidRDefault="0012107B" w:rsidP="0012107B">
      <w:pPr>
        <w:pStyle w:val="Code"/>
        <w:rPr>
          <w:highlight w:val="white"/>
        </w:rPr>
      </w:pPr>
      <w:r w:rsidRPr="00903DBA">
        <w:rPr>
          <w:highlight w:val="white"/>
        </w:rPr>
        <w:t xml:space="preserve">  else {</w:t>
      </w:r>
    </w:p>
    <w:p w14:paraId="1960CA05" w14:textId="77777777" w:rsidR="0012107B" w:rsidRPr="00903DBA" w:rsidRDefault="0012107B" w:rsidP="0012107B">
      <w:pPr>
        <w:pStyle w:val="Code"/>
        <w:rPr>
          <w:highlight w:val="white"/>
        </w:rPr>
      </w:pPr>
      <w:r w:rsidRPr="00903DBA">
        <w:rPr>
          <w:highlight w:val="white"/>
        </w:rPr>
        <w:t xml:space="preserve">    return c;</w:t>
      </w:r>
    </w:p>
    <w:p w14:paraId="3132EB3F" w14:textId="77777777" w:rsidR="0012107B" w:rsidRPr="00903DBA" w:rsidRDefault="0012107B" w:rsidP="0012107B">
      <w:pPr>
        <w:pStyle w:val="Code"/>
        <w:rPr>
          <w:highlight w:val="white"/>
        </w:rPr>
      </w:pPr>
      <w:r w:rsidRPr="00903DBA">
        <w:rPr>
          <w:highlight w:val="white"/>
        </w:rPr>
        <w:t xml:space="preserve">  }</w:t>
      </w:r>
    </w:p>
    <w:p w14:paraId="584D8E67" w14:textId="2B9C1D0C" w:rsidR="0012107B" w:rsidRPr="00903DBA" w:rsidRDefault="0012107B" w:rsidP="0012107B">
      <w:pPr>
        <w:pStyle w:val="Code"/>
        <w:rPr>
          <w:highlight w:val="white"/>
        </w:rPr>
      </w:pPr>
      <w:r w:rsidRPr="00903DBA">
        <w:rPr>
          <w:highlight w:val="white"/>
        </w:rPr>
        <w:t>}</w:t>
      </w:r>
    </w:p>
    <w:p w14:paraId="35044BB2" w14:textId="129FDC99" w:rsidR="00EE220E" w:rsidRPr="00903DBA" w:rsidRDefault="0078214F" w:rsidP="00265BDF">
      <w:pPr>
        <w:pStyle w:val="Rubrik2"/>
      </w:pPr>
      <w:bookmarkStart w:id="489" w:name="_Toc57656127"/>
      <w:r w:rsidRPr="00903DBA">
        <w:t>S</w:t>
      </w:r>
      <w:r w:rsidR="00EE220E" w:rsidRPr="00903DBA">
        <w:t>tring</w:t>
      </w:r>
      <w:r w:rsidRPr="00903DBA">
        <w:t>s</w:t>
      </w:r>
      <w:bookmarkEnd w:id="489"/>
    </w:p>
    <w:p w14:paraId="14ACCA1E" w14:textId="235BEECD" w:rsidR="0078214F" w:rsidRPr="00903DBA" w:rsidRDefault="008D6750" w:rsidP="00E65FE6">
      <w:pPr>
        <w:pStyle w:val="CodeHeader"/>
      </w:pPr>
      <w:r w:rsidRPr="00903DBA">
        <w:t>s</w:t>
      </w:r>
      <w:r w:rsidR="0078214F" w:rsidRPr="00903DBA">
        <w:t>tring.h</w:t>
      </w:r>
    </w:p>
    <w:p w14:paraId="190EFC48" w14:textId="77777777" w:rsidR="007965E2" w:rsidRPr="00903DBA" w:rsidRDefault="007965E2" w:rsidP="007965E2">
      <w:pPr>
        <w:pStyle w:val="Code"/>
        <w:rPr>
          <w:highlight w:val="white"/>
        </w:rPr>
      </w:pPr>
      <w:r w:rsidRPr="00903DBA">
        <w:rPr>
          <w:highlight w:val="white"/>
        </w:rPr>
        <w:t>#ifndef __STRING_H__</w:t>
      </w:r>
    </w:p>
    <w:p w14:paraId="6EF10B34" w14:textId="77777777" w:rsidR="007965E2" w:rsidRPr="00903DBA" w:rsidRDefault="007965E2" w:rsidP="007965E2">
      <w:pPr>
        <w:pStyle w:val="Code"/>
        <w:rPr>
          <w:highlight w:val="white"/>
        </w:rPr>
      </w:pPr>
      <w:r w:rsidRPr="00903DBA">
        <w:rPr>
          <w:highlight w:val="white"/>
        </w:rPr>
        <w:t>#define __STRING_H__</w:t>
      </w:r>
    </w:p>
    <w:p w14:paraId="3047BACF" w14:textId="77777777" w:rsidR="007965E2" w:rsidRPr="00903DBA" w:rsidRDefault="007965E2" w:rsidP="007965E2">
      <w:pPr>
        <w:pStyle w:val="Code"/>
        <w:rPr>
          <w:highlight w:val="white"/>
        </w:rPr>
      </w:pPr>
    </w:p>
    <w:p w14:paraId="4AD666D9" w14:textId="77777777" w:rsidR="007965E2" w:rsidRPr="00903DBA" w:rsidRDefault="007965E2" w:rsidP="007965E2">
      <w:pPr>
        <w:pStyle w:val="Code"/>
        <w:rPr>
          <w:highlight w:val="white"/>
        </w:rPr>
      </w:pPr>
      <w:r w:rsidRPr="00903DBA">
        <w:rPr>
          <w:highlight w:val="white"/>
        </w:rPr>
        <w:t>#define size_t int</w:t>
      </w:r>
    </w:p>
    <w:p w14:paraId="1E346FE5" w14:textId="77777777" w:rsidR="007965E2" w:rsidRPr="00903DBA" w:rsidRDefault="007965E2" w:rsidP="007965E2">
      <w:pPr>
        <w:pStyle w:val="Code"/>
        <w:rPr>
          <w:highlight w:val="white"/>
        </w:rPr>
      </w:pPr>
    </w:p>
    <w:p w14:paraId="5CB56E98" w14:textId="77777777" w:rsidR="007965E2" w:rsidRPr="00903DBA" w:rsidRDefault="007965E2" w:rsidP="007965E2">
      <w:pPr>
        <w:pStyle w:val="Code"/>
        <w:rPr>
          <w:highlight w:val="white"/>
        </w:rPr>
      </w:pPr>
      <w:r w:rsidRPr="00903DBA">
        <w:rPr>
          <w:highlight w:val="white"/>
        </w:rPr>
        <w:t>extern char* strcpy(char* target, const char* source);</w:t>
      </w:r>
    </w:p>
    <w:p w14:paraId="3760A538" w14:textId="77777777" w:rsidR="007965E2" w:rsidRPr="00903DBA" w:rsidRDefault="007965E2" w:rsidP="007965E2">
      <w:pPr>
        <w:pStyle w:val="Code"/>
        <w:rPr>
          <w:highlight w:val="white"/>
        </w:rPr>
      </w:pPr>
      <w:r w:rsidRPr="00903DBA">
        <w:rPr>
          <w:highlight w:val="white"/>
        </w:rPr>
        <w:t>extern char* strncpy(char* target, const char* source, size_t size);</w:t>
      </w:r>
    </w:p>
    <w:p w14:paraId="11AF33AE" w14:textId="77777777" w:rsidR="007965E2" w:rsidRPr="00903DBA" w:rsidRDefault="007965E2" w:rsidP="007965E2">
      <w:pPr>
        <w:pStyle w:val="Code"/>
        <w:rPr>
          <w:highlight w:val="white"/>
        </w:rPr>
      </w:pPr>
      <w:r w:rsidRPr="00903DBA">
        <w:rPr>
          <w:highlight w:val="white"/>
        </w:rPr>
        <w:t>extern char* strcat(char* target, const char* source);</w:t>
      </w:r>
    </w:p>
    <w:p w14:paraId="095E67FD" w14:textId="77777777" w:rsidR="007965E2" w:rsidRPr="00903DBA" w:rsidRDefault="007965E2" w:rsidP="007965E2">
      <w:pPr>
        <w:pStyle w:val="Code"/>
        <w:rPr>
          <w:highlight w:val="white"/>
        </w:rPr>
      </w:pPr>
      <w:r w:rsidRPr="00903DBA">
        <w:rPr>
          <w:highlight w:val="white"/>
        </w:rPr>
        <w:t>extern char* strncat(char* target, const char* source, size_t size);</w:t>
      </w:r>
    </w:p>
    <w:p w14:paraId="05C81D38" w14:textId="77777777" w:rsidR="007965E2" w:rsidRPr="00903DBA" w:rsidRDefault="007965E2" w:rsidP="007965E2">
      <w:pPr>
        <w:pStyle w:val="Code"/>
        <w:rPr>
          <w:highlight w:val="white"/>
        </w:rPr>
      </w:pPr>
      <w:r w:rsidRPr="00903DBA">
        <w:rPr>
          <w:highlight w:val="white"/>
        </w:rPr>
        <w:t>extern int strcmp(const char* left, const char* right);</w:t>
      </w:r>
    </w:p>
    <w:p w14:paraId="6915ABAF" w14:textId="77777777" w:rsidR="007965E2" w:rsidRPr="00903DBA" w:rsidRDefault="007965E2" w:rsidP="007965E2">
      <w:pPr>
        <w:pStyle w:val="Code"/>
        <w:rPr>
          <w:highlight w:val="white"/>
        </w:rPr>
      </w:pPr>
      <w:r w:rsidRPr="00903DBA">
        <w:rPr>
          <w:highlight w:val="white"/>
        </w:rPr>
        <w:t>extern int strncmp(const char* left, const char* right, size_t size);</w:t>
      </w:r>
    </w:p>
    <w:p w14:paraId="7F683735" w14:textId="77777777" w:rsidR="007965E2" w:rsidRPr="00903DBA" w:rsidRDefault="007965E2" w:rsidP="007965E2">
      <w:pPr>
        <w:pStyle w:val="Code"/>
        <w:rPr>
          <w:highlight w:val="white"/>
        </w:rPr>
      </w:pPr>
      <w:r w:rsidRPr="00903DBA">
        <w:rPr>
          <w:highlight w:val="white"/>
        </w:rPr>
        <w:t>extern char* strchr(const char* text, int i);</w:t>
      </w:r>
    </w:p>
    <w:p w14:paraId="5C1AD5E7" w14:textId="77777777" w:rsidR="007965E2" w:rsidRPr="00903DBA" w:rsidRDefault="007965E2" w:rsidP="007965E2">
      <w:pPr>
        <w:pStyle w:val="Code"/>
        <w:rPr>
          <w:highlight w:val="white"/>
        </w:rPr>
      </w:pPr>
      <w:r w:rsidRPr="00903DBA">
        <w:rPr>
          <w:highlight w:val="white"/>
        </w:rPr>
        <w:t>extern char* strrchr(const char* text, int i);</w:t>
      </w:r>
    </w:p>
    <w:p w14:paraId="0C8CDD42" w14:textId="77777777" w:rsidR="007965E2" w:rsidRPr="00903DBA" w:rsidRDefault="007965E2" w:rsidP="007965E2">
      <w:pPr>
        <w:pStyle w:val="Code"/>
        <w:rPr>
          <w:highlight w:val="white"/>
        </w:rPr>
      </w:pPr>
      <w:r w:rsidRPr="00903DBA">
        <w:rPr>
          <w:highlight w:val="white"/>
        </w:rPr>
        <w:t>extern size_t strspn(const char* mainString, const char* charSet);</w:t>
      </w:r>
    </w:p>
    <w:p w14:paraId="1310D464" w14:textId="77777777" w:rsidR="007965E2" w:rsidRPr="00903DBA" w:rsidRDefault="007965E2" w:rsidP="007965E2">
      <w:pPr>
        <w:pStyle w:val="Code"/>
        <w:rPr>
          <w:highlight w:val="white"/>
        </w:rPr>
      </w:pPr>
      <w:r w:rsidRPr="00903DBA">
        <w:rPr>
          <w:highlight w:val="white"/>
        </w:rPr>
        <w:t>extern size_t strcspn(const char* mainString, const char* charSet);</w:t>
      </w:r>
    </w:p>
    <w:p w14:paraId="07B0C8A3" w14:textId="77777777" w:rsidR="007965E2" w:rsidRPr="00903DBA" w:rsidRDefault="007965E2" w:rsidP="007965E2">
      <w:pPr>
        <w:pStyle w:val="Code"/>
        <w:rPr>
          <w:highlight w:val="white"/>
        </w:rPr>
      </w:pPr>
      <w:r w:rsidRPr="00903DBA">
        <w:rPr>
          <w:highlight w:val="white"/>
        </w:rPr>
        <w:t>extern char* strpbrk(const char* mainString, const char* charSet);</w:t>
      </w:r>
    </w:p>
    <w:p w14:paraId="240DD38F" w14:textId="77777777" w:rsidR="007965E2" w:rsidRPr="00903DBA" w:rsidRDefault="007965E2" w:rsidP="007965E2">
      <w:pPr>
        <w:pStyle w:val="Code"/>
        <w:rPr>
          <w:highlight w:val="white"/>
        </w:rPr>
      </w:pPr>
      <w:r w:rsidRPr="00903DBA">
        <w:rPr>
          <w:highlight w:val="white"/>
        </w:rPr>
        <w:t>extern char* strstr(const char* mainString, const char* subString);</w:t>
      </w:r>
    </w:p>
    <w:p w14:paraId="4179CD38" w14:textId="77777777" w:rsidR="007965E2" w:rsidRPr="00903DBA" w:rsidRDefault="007965E2" w:rsidP="007965E2">
      <w:pPr>
        <w:pStyle w:val="Code"/>
        <w:rPr>
          <w:highlight w:val="white"/>
        </w:rPr>
      </w:pPr>
      <w:r w:rsidRPr="00903DBA">
        <w:rPr>
          <w:highlight w:val="white"/>
        </w:rPr>
        <w:t>extern size_t strlen(const char* string);</w:t>
      </w:r>
    </w:p>
    <w:p w14:paraId="78C2C6FD" w14:textId="77777777" w:rsidR="007965E2" w:rsidRPr="00903DBA" w:rsidRDefault="007965E2" w:rsidP="007965E2">
      <w:pPr>
        <w:pStyle w:val="Code"/>
        <w:rPr>
          <w:highlight w:val="white"/>
        </w:rPr>
      </w:pPr>
      <w:r w:rsidRPr="00903DBA">
        <w:rPr>
          <w:highlight w:val="white"/>
        </w:rPr>
        <w:t>extern char* strerror(int error);</w:t>
      </w:r>
    </w:p>
    <w:p w14:paraId="6358DC75" w14:textId="77777777" w:rsidR="007965E2" w:rsidRPr="00903DBA" w:rsidRDefault="007965E2" w:rsidP="007965E2">
      <w:pPr>
        <w:pStyle w:val="Code"/>
        <w:rPr>
          <w:highlight w:val="white"/>
        </w:rPr>
      </w:pPr>
      <w:r w:rsidRPr="00903DBA">
        <w:rPr>
          <w:highlight w:val="white"/>
        </w:rPr>
        <w:t>extern char* strtok(char* string, const char* charSet);</w:t>
      </w:r>
    </w:p>
    <w:p w14:paraId="630E5AC7" w14:textId="2DF3B555" w:rsidR="007965E2" w:rsidRPr="00903DBA" w:rsidRDefault="007965E2" w:rsidP="007965E2">
      <w:pPr>
        <w:pStyle w:val="Code"/>
        <w:rPr>
          <w:highlight w:val="white"/>
        </w:rPr>
      </w:pPr>
      <w:r w:rsidRPr="00903DBA">
        <w:rPr>
          <w:highlight w:val="white"/>
        </w:rPr>
        <w:t xml:space="preserve">extern </w:t>
      </w:r>
      <w:r w:rsidR="00900943" w:rsidRPr="00903DBA">
        <w:rPr>
          <w:highlight w:val="white"/>
        </w:rPr>
        <w:t>char</w:t>
      </w:r>
      <w:r w:rsidRPr="00903DBA">
        <w:rPr>
          <w:highlight w:val="white"/>
        </w:rPr>
        <w:t>* memcpy(</w:t>
      </w:r>
      <w:r w:rsidR="00900943" w:rsidRPr="00903DBA">
        <w:rPr>
          <w:highlight w:val="white"/>
        </w:rPr>
        <w:t>char</w:t>
      </w:r>
      <w:r w:rsidRPr="00903DBA">
        <w:rPr>
          <w:highlight w:val="white"/>
        </w:rPr>
        <w:t xml:space="preserve">* target, const </w:t>
      </w:r>
      <w:r w:rsidR="00900943" w:rsidRPr="00903DBA">
        <w:rPr>
          <w:highlight w:val="white"/>
        </w:rPr>
        <w:t>char</w:t>
      </w:r>
      <w:r w:rsidRPr="00903DBA">
        <w:rPr>
          <w:highlight w:val="white"/>
        </w:rPr>
        <w:t>* source, size_t size);</w:t>
      </w:r>
    </w:p>
    <w:p w14:paraId="38BD822C" w14:textId="05619E92" w:rsidR="007965E2" w:rsidRPr="00903DBA" w:rsidRDefault="007965E2" w:rsidP="007965E2">
      <w:pPr>
        <w:pStyle w:val="Code"/>
        <w:rPr>
          <w:highlight w:val="white"/>
        </w:rPr>
      </w:pPr>
      <w:r w:rsidRPr="00903DBA">
        <w:rPr>
          <w:highlight w:val="white"/>
        </w:rPr>
        <w:t xml:space="preserve">extern </w:t>
      </w:r>
      <w:r w:rsidR="00900943" w:rsidRPr="00903DBA">
        <w:rPr>
          <w:highlight w:val="white"/>
        </w:rPr>
        <w:t>char</w:t>
      </w:r>
      <w:r w:rsidRPr="00903DBA">
        <w:rPr>
          <w:highlight w:val="white"/>
        </w:rPr>
        <w:t>* memmove(</w:t>
      </w:r>
      <w:r w:rsidR="00900943" w:rsidRPr="00903DBA">
        <w:rPr>
          <w:highlight w:val="white"/>
        </w:rPr>
        <w:t>char</w:t>
      </w:r>
      <w:r w:rsidRPr="00903DBA">
        <w:rPr>
          <w:highlight w:val="white"/>
        </w:rPr>
        <w:t xml:space="preserve">* target, const </w:t>
      </w:r>
      <w:r w:rsidR="00900943" w:rsidRPr="00903DBA">
        <w:rPr>
          <w:highlight w:val="white"/>
        </w:rPr>
        <w:t>char</w:t>
      </w:r>
      <w:r w:rsidRPr="00903DBA">
        <w:rPr>
          <w:highlight w:val="white"/>
        </w:rPr>
        <w:t>* source, size_t size);</w:t>
      </w:r>
    </w:p>
    <w:p w14:paraId="5937B1D1" w14:textId="1ECE0433" w:rsidR="007965E2" w:rsidRPr="00903DBA" w:rsidRDefault="007965E2" w:rsidP="007965E2">
      <w:pPr>
        <w:pStyle w:val="Code"/>
        <w:rPr>
          <w:highlight w:val="white"/>
        </w:rPr>
      </w:pPr>
      <w:r w:rsidRPr="00903DBA">
        <w:rPr>
          <w:highlight w:val="white"/>
        </w:rPr>
        <w:t xml:space="preserve">extern int memcmp(const </w:t>
      </w:r>
      <w:r w:rsidR="00900943" w:rsidRPr="00903DBA">
        <w:rPr>
          <w:highlight w:val="white"/>
        </w:rPr>
        <w:t>char</w:t>
      </w:r>
      <w:r w:rsidRPr="00903DBA">
        <w:rPr>
          <w:highlight w:val="white"/>
        </w:rPr>
        <w:t xml:space="preserve">* left, const </w:t>
      </w:r>
      <w:r w:rsidR="00900943" w:rsidRPr="00903DBA">
        <w:rPr>
          <w:highlight w:val="white"/>
        </w:rPr>
        <w:t>char</w:t>
      </w:r>
      <w:r w:rsidRPr="00903DBA">
        <w:rPr>
          <w:highlight w:val="white"/>
        </w:rPr>
        <w:t>* right, size_t size);</w:t>
      </w:r>
    </w:p>
    <w:p w14:paraId="48AD84FA" w14:textId="5CDC3ED8" w:rsidR="007965E2" w:rsidRPr="00903DBA" w:rsidRDefault="007965E2" w:rsidP="007965E2">
      <w:pPr>
        <w:pStyle w:val="Code"/>
        <w:rPr>
          <w:highlight w:val="white"/>
        </w:rPr>
      </w:pPr>
      <w:r w:rsidRPr="00903DBA">
        <w:rPr>
          <w:highlight w:val="white"/>
        </w:rPr>
        <w:t xml:space="preserve">extern </w:t>
      </w:r>
      <w:r w:rsidR="00900943" w:rsidRPr="00903DBA">
        <w:rPr>
          <w:highlight w:val="white"/>
        </w:rPr>
        <w:t>char</w:t>
      </w:r>
      <w:r w:rsidRPr="00903DBA">
        <w:rPr>
          <w:highlight w:val="white"/>
        </w:rPr>
        <w:t xml:space="preserve">* memchr(const </w:t>
      </w:r>
      <w:r w:rsidR="00900943" w:rsidRPr="00903DBA">
        <w:rPr>
          <w:highlight w:val="white"/>
        </w:rPr>
        <w:t>char</w:t>
      </w:r>
      <w:r w:rsidRPr="00903DBA">
        <w:rPr>
          <w:highlight w:val="white"/>
        </w:rPr>
        <w:t>* block, int i, size_t size);</w:t>
      </w:r>
    </w:p>
    <w:p w14:paraId="43D353CC" w14:textId="78688D43" w:rsidR="007965E2" w:rsidRPr="00903DBA" w:rsidRDefault="007965E2" w:rsidP="007965E2">
      <w:pPr>
        <w:pStyle w:val="Code"/>
        <w:rPr>
          <w:highlight w:val="white"/>
        </w:rPr>
      </w:pPr>
      <w:r w:rsidRPr="00903DBA">
        <w:rPr>
          <w:highlight w:val="white"/>
        </w:rPr>
        <w:t xml:space="preserve">extern </w:t>
      </w:r>
      <w:r w:rsidR="00900943" w:rsidRPr="00903DBA">
        <w:rPr>
          <w:highlight w:val="white"/>
        </w:rPr>
        <w:t>char</w:t>
      </w:r>
      <w:r w:rsidRPr="00903DBA">
        <w:rPr>
          <w:highlight w:val="white"/>
        </w:rPr>
        <w:t>* memset(</w:t>
      </w:r>
      <w:r w:rsidR="001F4BEC" w:rsidRPr="00903DBA">
        <w:rPr>
          <w:highlight w:val="white"/>
        </w:rPr>
        <w:t>char</w:t>
      </w:r>
      <w:r w:rsidRPr="00903DBA">
        <w:rPr>
          <w:highlight w:val="white"/>
        </w:rPr>
        <w:t>* block, int i, size_t size);</w:t>
      </w:r>
    </w:p>
    <w:p w14:paraId="1D427EF2" w14:textId="77777777" w:rsidR="007965E2" w:rsidRPr="00903DBA" w:rsidRDefault="007965E2" w:rsidP="007965E2">
      <w:pPr>
        <w:pStyle w:val="Code"/>
        <w:rPr>
          <w:highlight w:val="white"/>
        </w:rPr>
      </w:pPr>
    </w:p>
    <w:p w14:paraId="1B0CC87B" w14:textId="77777777" w:rsidR="007965E2" w:rsidRPr="00903DBA" w:rsidRDefault="007965E2" w:rsidP="007965E2">
      <w:pPr>
        <w:pStyle w:val="Code"/>
        <w:rPr>
          <w:highlight w:val="white"/>
        </w:rPr>
      </w:pPr>
      <w:r w:rsidRPr="00903DBA">
        <w:rPr>
          <w:highlight w:val="white"/>
        </w:rPr>
        <w:t>#endif</w:t>
      </w:r>
    </w:p>
    <w:p w14:paraId="1AF0BFE4" w14:textId="15AC931E" w:rsidR="0078214F" w:rsidRPr="00903DBA" w:rsidRDefault="008D6750" w:rsidP="00E65FE6">
      <w:pPr>
        <w:pStyle w:val="CodeHeader"/>
      </w:pPr>
      <w:r w:rsidRPr="00903DBA">
        <w:t>s</w:t>
      </w:r>
      <w:r w:rsidR="0078214F" w:rsidRPr="00903DBA">
        <w:t>tring.c</w:t>
      </w:r>
    </w:p>
    <w:p w14:paraId="6C053C9E" w14:textId="7267510C" w:rsidR="007965E2" w:rsidRPr="00903DBA" w:rsidRDefault="007965E2" w:rsidP="007965E2">
      <w:pPr>
        <w:pStyle w:val="Code"/>
        <w:rPr>
          <w:highlight w:val="white"/>
        </w:rPr>
      </w:pPr>
      <w:r w:rsidRPr="00903DBA">
        <w:rPr>
          <w:highlight w:val="white"/>
        </w:rPr>
        <w:t>#include &lt;errno.h&gt;</w:t>
      </w:r>
    </w:p>
    <w:p w14:paraId="1FF36992" w14:textId="77777777" w:rsidR="007965E2" w:rsidRPr="00903DBA" w:rsidRDefault="007965E2" w:rsidP="007965E2">
      <w:pPr>
        <w:pStyle w:val="Code"/>
        <w:rPr>
          <w:highlight w:val="white"/>
        </w:rPr>
      </w:pPr>
      <w:r w:rsidRPr="00903DBA">
        <w:rPr>
          <w:highlight w:val="white"/>
        </w:rPr>
        <w:t>#include &lt;stdio.h&gt;</w:t>
      </w:r>
    </w:p>
    <w:p w14:paraId="5825B65E" w14:textId="77777777" w:rsidR="007965E2" w:rsidRPr="00903DBA" w:rsidRDefault="007965E2" w:rsidP="007965E2">
      <w:pPr>
        <w:pStyle w:val="Code"/>
        <w:rPr>
          <w:highlight w:val="white"/>
        </w:rPr>
      </w:pPr>
      <w:r w:rsidRPr="00903DBA">
        <w:rPr>
          <w:highlight w:val="white"/>
        </w:rPr>
        <w:t>#include &lt;stddef.h&gt;</w:t>
      </w:r>
    </w:p>
    <w:p w14:paraId="39D2140F" w14:textId="2BA4B067" w:rsidR="007965E2" w:rsidRPr="00903DBA" w:rsidRDefault="007965E2" w:rsidP="007965E2">
      <w:pPr>
        <w:pStyle w:val="Code"/>
        <w:rPr>
          <w:highlight w:val="white"/>
        </w:rPr>
      </w:pPr>
      <w:r w:rsidRPr="00903DBA">
        <w:rPr>
          <w:highlight w:val="white"/>
        </w:rPr>
        <w:t>#include &lt;string.h&gt;</w:t>
      </w:r>
    </w:p>
    <w:p w14:paraId="4B584A1B" w14:textId="4E32BB86" w:rsidR="007965E2" w:rsidRPr="00903DBA" w:rsidRDefault="007965E2" w:rsidP="007965E2">
      <w:pPr>
        <w:pStyle w:val="Code"/>
        <w:rPr>
          <w:highlight w:val="white"/>
        </w:rPr>
      </w:pPr>
      <w:r w:rsidRPr="00903DBA">
        <w:rPr>
          <w:highlight w:val="white"/>
        </w:rPr>
        <w:t>#include &lt;locale.h&gt;</w:t>
      </w:r>
    </w:p>
    <w:p w14:paraId="151FD2AA" w14:textId="77777777" w:rsidR="007965E2" w:rsidRPr="00903DBA" w:rsidRDefault="007965E2" w:rsidP="007965E2">
      <w:pPr>
        <w:pStyle w:val="Code"/>
        <w:rPr>
          <w:highlight w:val="white"/>
        </w:rPr>
      </w:pPr>
    </w:p>
    <w:p w14:paraId="00E189F8" w14:textId="77777777" w:rsidR="007965E2" w:rsidRPr="00903DBA" w:rsidRDefault="007965E2" w:rsidP="007965E2">
      <w:pPr>
        <w:pStyle w:val="Code"/>
        <w:rPr>
          <w:highlight w:val="white"/>
        </w:rPr>
      </w:pPr>
      <w:r w:rsidRPr="00903DBA">
        <w:rPr>
          <w:highlight w:val="white"/>
        </w:rPr>
        <w:t>char* strcpy(char* target, const char* source) {</w:t>
      </w:r>
    </w:p>
    <w:p w14:paraId="6776AA23" w14:textId="41C67585"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4E69DFA6" w14:textId="77777777" w:rsidR="007965E2" w:rsidRPr="00903DBA" w:rsidRDefault="007965E2" w:rsidP="007965E2">
      <w:pPr>
        <w:pStyle w:val="Code"/>
        <w:rPr>
          <w:highlight w:val="white"/>
        </w:rPr>
      </w:pPr>
    </w:p>
    <w:p w14:paraId="4EB5CDED" w14:textId="77777777" w:rsidR="007965E2" w:rsidRPr="00903DBA" w:rsidRDefault="007965E2" w:rsidP="007965E2">
      <w:pPr>
        <w:pStyle w:val="Code"/>
        <w:rPr>
          <w:highlight w:val="white"/>
        </w:rPr>
      </w:pPr>
      <w:r w:rsidRPr="00903DBA">
        <w:rPr>
          <w:highlight w:val="white"/>
        </w:rPr>
        <w:t xml:space="preserve">  for (index = 0; source[index] != '\0'; ++index) {</w:t>
      </w:r>
    </w:p>
    <w:p w14:paraId="2FA9E925" w14:textId="77777777" w:rsidR="007965E2" w:rsidRPr="00903DBA" w:rsidRDefault="007965E2" w:rsidP="007965E2">
      <w:pPr>
        <w:pStyle w:val="Code"/>
        <w:rPr>
          <w:highlight w:val="white"/>
        </w:rPr>
      </w:pPr>
      <w:r w:rsidRPr="00903DBA">
        <w:rPr>
          <w:highlight w:val="white"/>
        </w:rPr>
        <w:t xml:space="preserve">    target[index] = source[index];</w:t>
      </w:r>
    </w:p>
    <w:p w14:paraId="2462076F" w14:textId="77777777" w:rsidR="007965E2" w:rsidRPr="00903DBA" w:rsidRDefault="007965E2" w:rsidP="007965E2">
      <w:pPr>
        <w:pStyle w:val="Code"/>
        <w:rPr>
          <w:highlight w:val="white"/>
        </w:rPr>
      </w:pPr>
      <w:r w:rsidRPr="00903DBA">
        <w:rPr>
          <w:highlight w:val="white"/>
        </w:rPr>
        <w:t xml:space="preserve">  }</w:t>
      </w:r>
    </w:p>
    <w:p w14:paraId="5FC402BE" w14:textId="77777777" w:rsidR="007965E2" w:rsidRPr="00903DBA" w:rsidRDefault="007965E2" w:rsidP="007965E2">
      <w:pPr>
        <w:pStyle w:val="Code"/>
        <w:rPr>
          <w:highlight w:val="white"/>
        </w:rPr>
      </w:pPr>
    </w:p>
    <w:p w14:paraId="7DAA0F8E" w14:textId="77777777" w:rsidR="007965E2" w:rsidRPr="00903DBA" w:rsidRDefault="007965E2" w:rsidP="007965E2">
      <w:pPr>
        <w:pStyle w:val="Code"/>
        <w:rPr>
          <w:highlight w:val="white"/>
        </w:rPr>
      </w:pPr>
      <w:r w:rsidRPr="00903DBA">
        <w:rPr>
          <w:highlight w:val="white"/>
        </w:rPr>
        <w:t xml:space="preserve">  target[index] = '\0';</w:t>
      </w:r>
    </w:p>
    <w:p w14:paraId="0023C74E" w14:textId="77777777" w:rsidR="007965E2" w:rsidRPr="00903DBA" w:rsidRDefault="007965E2" w:rsidP="007965E2">
      <w:pPr>
        <w:pStyle w:val="Code"/>
        <w:rPr>
          <w:highlight w:val="white"/>
        </w:rPr>
      </w:pPr>
      <w:r w:rsidRPr="00903DBA">
        <w:rPr>
          <w:highlight w:val="white"/>
        </w:rPr>
        <w:t xml:space="preserve">  return target;</w:t>
      </w:r>
    </w:p>
    <w:p w14:paraId="77A1B39B" w14:textId="77777777" w:rsidR="007965E2" w:rsidRPr="00903DBA" w:rsidRDefault="007965E2" w:rsidP="007965E2">
      <w:pPr>
        <w:pStyle w:val="Code"/>
        <w:rPr>
          <w:highlight w:val="white"/>
        </w:rPr>
      </w:pPr>
      <w:r w:rsidRPr="00903DBA">
        <w:rPr>
          <w:highlight w:val="white"/>
        </w:rPr>
        <w:t>}</w:t>
      </w:r>
    </w:p>
    <w:p w14:paraId="11742AF6" w14:textId="77777777" w:rsidR="007965E2" w:rsidRPr="00903DBA" w:rsidRDefault="007965E2" w:rsidP="007965E2">
      <w:pPr>
        <w:pStyle w:val="Code"/>
        <w:rPr>
          <w:highlight w:val="white"/>
        </w:rPr>
      </w:pPr>
    </w:p>
    <w:p w14:paraId="30A0E594" w14:textId="77777777" w:rsidR="007965E2" w:rsidRPr="00903DBA" w:rsidRDefault="007965E2" w:rsidP="007965E2">
      <w:pPr>
        <w:pStyle w:val="Code"/>
        <w:rPr>
          <w:highlight w:val="white"/>
        </w:rPr>
      </w:pPr>
      <w:r w:rsidRPr="00903DBA">
        <w:rPr>
          <w:highlight w:val="white"/>
        </w:rPr>
        <w:t>char* strncpy(char* target, const char* source, size_t size) {</w:t>
      </w:r>
    </w:p>
    <w:p w14:paraId="279419D0" w14:textId="47DB7555"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77AEF921" w14:textId="77777777" w:rsidR="007965E2" w:rsidRPr="00903DBA" w:rsidRDefault="007965E2" w:rsidP="007965E2">
      <w:pPr>
        <w:pStyle w:val="Code"/>
        <w:rPr>
          <w:highlight w:val="white"/>
        </w:rPr>
      </w:pPr>
    </w:p>
    <w:p w14:paraId="0E986C84" w14:textId="77777777" w:rsidR="007965E2" w:rsidRPr="00903DBA" w:rsidRDefault="007965E2" w:rsidP="007965E2">
      <w:pPr>
        <w:pStyle w:val="Code"/>
        <w:rPr>
          <w:highlight w:val="white"/>
        </w:rPr>
      </w:pPr>
      <w:r w:rsidRPr="00903DBA">
        <w:rPr>
          <w:highlight w:val="white"/>
        </w:rPr>
        <w:t xml:space="preserve">  for (index = 0; (index &lt; size) &amp;&amp; (source[index] != '\0'); ++index) {</w:t>
      </w:r>
    </w:p>
    <w:p w14:paraId="0887AB72" w14:textId="77777777" w:rsidR="007965E2" w:rsidRPr="00903DBA" w:rsidRDefault="007965E2" w:rsidP="007965E2">
      <w:pPr>
        <w:pStyle w:val="Code"/>
        <w:rPr>
          <w:highlight w:val="white"/>
        </w:rPr>
      </w:pPr>
      <w:r w:rsidRPr="00903DBA">
        <w:rPr>
          <w:highlight w:val="white"/>
        </w:rPr>
        <w:t xml:space="preserve">    target[index] = source[index];</w:t>
      </w:r>
    </w:p>
    <w:p w14:paraId="57C8DD53" w14:textId="77777777" w:rsidR="007965E2" w:rsidRPr="00903DBA" w:rsidRDefault="007965E2" w:rsidP="007965E2">
      <w:pPr>
        <w:pStyle w:val="Code"/>
        <w:rPr>
          <w:highlight w:val="white"/>
        </w:rPr>
      </w:pPr>
      <w:r w:rsidRPr="00903DBA">
        <w:rPr>
          <w:highlight w:val="white"/>
        </w:rPr>
        <w:t xml:space="preserve">  }</w:t>
      </w:r>
    </w:p>
    <w:p w14:paraId="4FDF99BC" w14:textId="77777777" w:rsidR="007965E2" w:rsidRPr="00903DBA" w:rsidRDefault="007965E2" w:rsidP="007965E2">
      <w:pPr>
        <w:pStyle w:val="Code"/>
        <w:rPr>
          <w:highlight w:val="white"/>
        </w:rPr>
      </w:pPr>
    </w:p>
    <w:p w14:paraId="5019A04E" w14:textId="77777777" w:rsidR="007965E2" w:rsidRPr="00903DBA" w:rsidRDefault="007965E2" w:rsidP="007965E2">
      <w:pPr>
        <w:pStyle w:val="Code"/>
        <w:rPr>
          <w:highlight w:val="white"/>
        </w:rPr>
      </w:pPr>
      <w:r w:rsidRPr="00903DBA">
        <w:rPr>
          <w:highlight w:val="white"/>
        </w:rPr>
        <w:t xml:space="preserve">  for (; index &lt; size; ++index) {</w:t>
      </w:r>
    </w:p>
    <w:p w14:paraId="0227B678" w14:textId="77777777" w:rsidR="007965E2" w:rsidRPr="00903DBA" w:rsidRDefault="007965E2" w:rsidP="007965E2">
      <w:pPr>
        <w:pStyle w:val="Code"/>
        <w:rPr>
          <w:highlight w:val="white"/>
        </w:rPr>
      </w:pPr>
      <w:r w:rsidRPr="00903DBA">
        <w:rPr>
          <w:highlight w:val="white"/>
        </w:rPr>
        <w:t xml:space="preserve">    target[index] = '\0';</w:t>
      </w:r>
    </w:p>
    <w:p w14:paraId="488FBCCF" w14:textId="77777777" w:rsidR="007965E2" w:rsidRPr="00903DBA" w:rsidRDefault="007965E2" w:rsidP="007965E2">
      <w:pPr>
        <w:pStyle w:val="Code"/>
        <w:rPr>
          <w:highlight w:val="white"/>
        </w:rPr>
      </w:pPr>
      <w:r w:rsidRPr="00903DBA">
        <w:rPr>
          <w:highlight w:val="white"/>
        </w:rPr>
        <w:t xml:space="preserve">  }</w:t>
      </w:r>
    </w:p>
    <w:p w14:paraId="4D4B3947" w14:textId="77777777" w:rsidR="007965E2" w:rsidRPr="00903DBA" w:rsidRDefault="007965E2" w:rsidP="007965E2">
      <w:pPr>
        <w:pStyle w:val="Code"/>
        <w:rPr>
          <w:highlight w:val="white"/>
        </w:rPr>
      </w:pPr>
    </w:p>
    <w:p w14:paraId="59E12EBC" w14:textId="77777777" w:rsidR="007965E2" w:rsidRPr="00903DBA" w:rsidRDefault="007965E2" w:rsidP="007965E2">
      <w:pPr>
        <w:pStyle w:val="Code"/>
        <w:rPr>
          <w:highlight w:val="white"/>
        </w:rPr>
      </w:pPr>
      <w:r w:rsidRPr="00903DBA">
        <w:rPr>
          <w:highlight w:val="white"/>
        </w:rPr>
        <w:t xml:space="preserve">  return target;</w:t>
      </w:r>
    </w:p>
    <w:p w14:paraId="2ECAC940" w14:textId="77777777" w:rsidR="007965E2" w:rsidRPr="00903DBA" w:rsidRDefault="007965E2" w:rsidP="007965E2">
      <w:pPr>
        <w:pStyle w:val="Code"/>
        <w:rPr>
          <w:highlight w:val="white"/>
        </w:rPr>
      </w:pPr>
      <w:r w:rsidRPr="00903DBA">
        <w:rPr>
          <w:highlight w:val="white"/>
        </w:rPr>
        <w:t>}</w:t>
      </w:r>
    </w:p>
    <w:p w14:paraId="349765C1" w14:textId="77777777" w:rsidR="007965E2" w:rsidRPr="00903DBA" w:rsidRDefault="007965E2" w:rsidP="007965E2">
      <w:pPr>
        <w:pStyle w:val="Code"/>
        <w:rPr>
          <w:highlight w:val="white"/>
        </w:rPr>
      </w:pPr>
    </w:p>
    <w:p w14:paraId="2F277E39" w14:textId="77777777" w:rsidR="007965E2" w:rsidRPr="00903DBA" w:rsidRDefault="007965E2" w:rsidP="007965E2">
      <w:pPr>
        <w:pStyle w:val="Code"/>
        <w:rPr>
          <w:highlight w:val="white"/>
        </w:rPr>
      </w:pPr>
      <w:r w:rsidRPr="00903DBA">
        <w:rPr>
          <w:highlight w:val="white"/>
        </w:rPr>
        <w:t>char* strcat(char* target, const char* source) {</w:t>
      </w:r>
    </w:p>
    <w:p w14:paraId="4B5D35D9" w14:textId="406B1213"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r w:rsidR="00213D5B" w:rsidRPr="00903DBA">
        <w:rPr>
          <w:highlight w:val="white"/>
        </w:rPr>
        <w:t xml:space="preserve">, </w:t>
      </w:r>
      <w:r w:rsidRPr="00903DBA">
        <w:rPr>
          <w:highlight w:val="white"/>
        </w:rPr>
        <w:t>targetLength = strlen(target);</w:t>
      </w:r>
    </w:p>
    <w:p w14:paraId="51E79209" w14:textId="77777777" w:rsidR="007965E2" w:rsidRPr="00903DBA" w:rsidRDefault="007965E2" w:rsidP="007965E2">
      <w:pPr>
        <w:pStyle w:val="Code"/>
        <w:rPr>
          <w:highlight w:val="white"/>
        </w:rPr>
      </w:pPr>
    </w:p>
    <w:p w14:paraId="3BDA32B2" w14:textId="77777777" w:rsidR="007965E2" w:rsidRPr="00903DBA" w:rsidRDefault="007965E2" w:rsidP="007965E2">
      <w:pPr>
        <w:pStyle w:val="Code"/>
        <w:rPr>
          <w:highlight w:val="white"/>
        </w:rPr>
      </w:pPr>
      <w:r w:rsidRPr="00903DBA">
        <w:rPr>
          <w:highlight w:val="white"/>
        </w:rPr>
        <w:t xml:space="preserve">  for (index = 0; source[index] != '\0'; ++index) {</w:t>
      </w:r>
    </w:p>
    <w:p w14:paraId="3CD79ED2" w14:textId="77777777" w:rsidR="007965E2" w:rsidRPr="00903DBA" w:rsidRDefault="007965E2" w:rsidP="007965E2">
      <w:pPr>
        <w:pStyle w:val="Code"/>
        <w:rPr>
          <w:highlight w:val="white"/>
        </w:rPr>
      </w:pPr>
      <w:r w:rsidRPr="00903DBA">
        <w:rPr>
          <w:highlight w:val="white"/>
        </w:rPr>
        <w:t xml:space="preserve">    target[targetLength + index] = source[index];</w:t>
      </w:r>
    </w:p>
    <w:p w14:paraId="36F4B50F" w14:textId="77777777" w:rsidR="007965E2" w:rsidRPr="00903DBA" w:rsidRDefault="007965E2" w:rsidP="007965E2">
      <w:pPr>
        <w:pStyle w:val="Code"/>
        <w:rPr>
          <w:highlight w:val="white"/>
        </w:rPr>
      </w:pPr>
      <w:r w:rsidRPr="00903DBA">
        <w:rPr>
          <w:highlight w:val="white"/>
        </w:rPr>
        <w:t xml:space="preserve">  }</w:t>
      </w:r>
    </w:p>
    <w:p w14:paraId="64D2C0F6" w14:textId="77777777" w:rsidR="007965E2" w:rsidRPr="00903DBA" w:rsidRDefault="007965E2" w:rsidP="007965E2">
      <w:pPr>
        <w:pStyle w:val="Code"/>
        <w:rPr>
          <w:highlight w:val="white"/>
        </w:rPr>
      </w:pPr>
    </w:p>
    <w:p w14:paraId="04418645" w14:textId="77777777" w:rsidR="007965E2" w:rsidRPr="00903DBA" w:rsidRDefault="007965E2" w:rsidP="007965E2">
      <w:pPr>
        <w:pStyle w:val="Code"/>
        <w:rPr>
          <w:highlight w:val="white"/>
        </w:rPr>
      </w:pPr>
      <w:r w:rsidRPr="00903DBA">
        <w:rPr>
          <w:highlight w:val="white"/>
        </w:rPr>
        <w:t xml:space="preserve">  target[targetLength + index] = '\0';</w:t>
      </w:r>
    </w:p>
    <w:p w14:paraId="60C8C3EE" w14:textId="77777777" w:rsidR="007965E2" w:rsidRPr="00903DBA" w:rsidRDefault="007965E2" w:rsidP="007965E2">
      <w:pPr>
        <w:pStyle w:val="Code"/>
        <w:rPr>
          <w:highlight w:val="white"/>
        </w:rPr>
      </w:pPr>
      <w:r w:rsidRPr="00903DBA">
        <w:rPr>
          <w:highlight w:val="white"/>
        </w:rPr>
        <w:t xml:space="preserve">  return target;</w:t>
      </w:r>
    </w:p>
    <w:p w14:paraId="11116A83" w14:textId="77777777" w:rsidR="007965E2" w:rsidRPr="00903DBA" w:rsidRDefault="007965E2" w:rsidP="007965E2">
      <w:pPr>
        <w:pStyle w:val="Code"/>
        <w:rPr>
          <w:highlight w:val="white"/>
        </w:rPr>
      </w:pPr>
      <w:r w:rsidRPr="00903DBA">
        <w:rPr>
          <w:highlight w:val="white"/>
        </w:rPr>
        <w:t>}</w:t>
      </w:r>
    </w:p>
    <w:p w14:paraId="642FF064" w14:textId="77777777" w:rsidR="007965E2" w:rsidRPr="00903DBA" w:rsidRDefault="007965E2" w:rsidP="007965E2">
      <w:pPr>
        <w:pStyle w:val="Code"/>
        <w:rPr>
          <w:highlight w:val="white"/>
        </w:rPr>
      </w:pPr>
    </w:p>
    <w:p w14:paraId="1E260D23" w14:textId="77777777" w:rsidR="007965E2" w:rsidRPr="00903DBA" w:rsidRDefault="007965E2" w:rsidP="007965E2">
      <w:pPr>
        <w:pStyle w:val="Code"/>
        <w:rPr>
          <w:highlight w:val="white"/>
        </w:rPr>
      </w:pPr>
      <w:r w:rsidRPr="00903DBA">
        <w:rPr>
          <w:highlight w:val="white"/>
        </w:rPr>
        <w:t>char* strncat(char* target, const char* source, size_t size) {</w:t>
      </w:r>
    </w:p>
    <w:p w14:paraId="14E69B78" w14:textId="31097ED7"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r w:rsidR="00213D5B" w:rsidRPr="00903DBA">
        <w:rPr>
          <w:highlight w:val="white"/>
        </w:rPr>
        <w:t xml:space="preserve">, </w:t>
      </w:r>
      <w:r w:rsidRPr="00903DBA">
        <w:rPr>
          <w:highlight w:val="white"/>
        </w:rPr>
        <w:t>targetLength = strlen(target);</w:t>
      </w:r>
    </w:p>
    <w:p w14:paraId="6DE7154B" w14:textId="77777777" w:rsidR="007965E2" w:rsidRPr="00903DBA" w:rsidRDefault="007965E2" w:rsidP="007965E2">
      <w:pPr>
        <w:pStyle w:val="Code"/>
        <w:rPr>
          <w:highlight w:val="white"/>
        </w:rPr>
      </w:pPr>
    </w:p>
    <w:p w14:paraId="5528E21E" w14:textId="77777777" w:rsidR="007965E2" w:rsidRPr="00903DBA" w:rsidRDefault="007965E2" w:rsidP="007965E2">
      <w:pPr>
        <w:pStyle w:val="Code"/>
        <w:rPr>
          <w:highlight w:val="white"/>
        </w:rPr>
      </w:pPr>
      <w:r w:rsidRPr="00903DBA">
        <w:rPr>
          <w:highlight w:val="white"/>
        </w:rPr>
        <w:t xml:space="preserve">  for (index = 0; (index &lt; (size - 1)) &amp;&amp; (source[index] != '\0'); ++index) {</w:t>
      </w:r>
    </w:p>
    <w:p w14:paraId="1C778D1D" w14:textId="77777777" w:rsidR="007965E2" w:rsidRPr="00903DBA" w:rsidRDefault="007965E2" w:rsidP="007965E2">
      <w:pPr>
        <w:pStyle w:val="Code"/>
        <w:rPr>
          <w:highlight w:val="white"/>
        </w:rPr>
      </w:pPr>
      <w:r w:rsidRPr="00903DBA">
        <w:rPr>
          <w:highlight w:val="white"/>
        </w:rPr>
        <w:t xml:space="preserve">    target[targetLength + index] = source[index];</w:t>
      </w:r>
    </w:p>
    <w:p w14:paraId="316D60CF" w14:textId="77777777" w:rsidR="007965E2" w:rsidRPr="00903DBA" w:rsidRDefault="007965E2" w:rsidP="007965E2">
      <w:pPr>
        <w:pStyle w:val="Code"/>
        <w:rPr>
          <w:highlight w:val="white"/>
        </w:rPr>
      </w:pPr>
      <w:r w:rsidRPr="00903DBA">
        <w:rPr>
          <w:highlight w:val="white"/>
        </w:rPr>
        <w:t xml:space="preserve">  }</w:t>
      </w:r>
    </w:p>
    <w:p w14:paraId="4C27C5C8" w14:textId="77777777" w:rsidR="007965E2" w:rsidRPr="00903DBA" w:rsidRDefault="007965E2" w:rsidP="007965E2">
      <w:pPr>
        <w:pStyle w:val="Code"/>
        <w:rPr>
          <w:highlight w:val="white"/>
        </w:rPr>
      </w:pPr>
    </w:p>
    <w:p w14:paraId="2CDB68AB" w14:textId="77777777" w:rsidR="007965E2" w:rsidRPr="00903DBA" w:rsidRDefault="007965E2" w:rsidP="007965E2">
      <w:pPr>
        <w:pStyle w:val="Code"/>
        <w:rPr>
          <w:highlight w:val="white"/>
        </w:rPr>
      </w:pPr>
      <w:r w:rsidRPr="00903DBA">
        <w:rPr>
          <w:highlight w:val="white"/>
        </w:rPr>
        <w:t xml:space="preserve">  target[targetLength + size - 1] = '\0';</w:t>
      </w:r>
    </w:p>
    <w:p w14:paraId="784B27E2" w14:textId="77777777" w:rsidR="007965E2" w:rsidRPr="00903DBA" w:rsidRDefault="007965E2" w:rsidP="007965E2">
      <w:pPr>
        <w:pStyle w:val="Code"/>
        <w:rPr>
          <w:highlight w:val="white"/>
        </w:rPr>
      </w:pPr>
      <w:r w:rsidRPr="00903DBA">
        <w:rPr>
          <w:highlight w:val="white"/>
        </w:rPr>
        <w:t xml:space="preserve">  return target;</w:t>
      </w:r>
    </w:p>
    <w:p w14:paraId="7645F90B" w14:textId="77777777" w:rsidR="007965E2" w:rsidRPr="00903DBA" w:rsidRDefault="007965E2" w:rsidP="007965E2">
      <w:pPr>
        <w:pStyle w:val="Code"/>
        <w:rPr>
          <w:highlight w:val="white"/>
        </w:rPr>
      </w:pPr>
      <w:r w:rsidRPr="00903DBA">
        <w:rPr>
          <w:highlight w:val="white"/>
        </w:rPr>
        <w:t>}</w:t>
      </w:r>
    </w:p>
    <w:p w14:paraId="75700338" w14:textId="77777777" w:rsidR="007965E2" w:rsidRPr="00903DBA" w:rsidRDefault="007965E2" w:rsidP="007965E2">
      <w:pPr>
        <w:pStyle w:val="Code"/>
        <w:rPr>
          <w:highlight w:val="white"/>
        </w:rPr>
      </w:pPr>
    </w:p>
    <w:p w14:paraId="65386EA8" w14:textId="77777777" w:rsidR="007965E2" w:rsidRPr="00903DBA" w:rsidRDefault="007965E2" w:rsidP="007965E2">
      <w:pPr>
        <w:pStyle w:val="Code"/>
        <w:rPr>
          <w:highlight w:val="white"/>
        </w:rPr>
      </w:pPr>
      <w:r w:rsidRPr="00903DBA">
        <w:rPr>
          <w:highlight w:val="white"/>
        </w:rPr>
        <w:t>int strcmp(const char* left, const char* right) {</w:t>
      </w:r>
    </w:p>
    <w:p w14:paraId="40FA11DA" w14:textId="168985B7"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548BA479" w14:textId="77777777" w:rsidR="007965E2" w:rsidRPr="00903DBA" w:rsidRDefault="007965E2" w:rsidP="007965E2">
      <w:pPr>
        <w:pStyle w:val="Code"/>
        <w:rPr>
          <w:highlight w:val="white"/>
        </w:rPr>
      </w:pPr>
    </w:p>
    <w:p w14:paraId="0C318C5A" w14:textId="77777777" w:rsidR="007965E2" w:rsidRPr="00903DBA" w:rsidRDefault="007965E2" w:rsidP="007965E2">
      <w:pPr>
        <w:pStyle w:val="Code"/>
        <w:rPr>
          <w:highlight w:val="white"/>
        </w:rPr>
      </w:pPr>
      <w:r w:rsidRPr="00903DBA">
        <w:rPr>
          <w:highlight w:val="white"/>
        </w:rPr>
        <w:t xml:space="preserve">  for (index = 0; TRUE; ++index) {</w:t>
      </w:r>
    </w:p>
    <w:p w14:paraId="63E21CBA" w14:textId="77777777" w:rsidR="007965E2" w:rsidRPr="00903DBA" w:rsidRDefault="007965E2" w:rsidP="007965E2">
      <w:pPr>
        <w:pStyle w:val="Code"/>
        <w:rPr>
          <w:highlight w:val="white"/>
        </w:rPr>
      </w:pPr>
      <w:r w:rsidRPr="00903DBA">
        <w:rPr>
          <w:highlight w:val="white"/>
        </w:rPr>
        <w:t xml:space="preserve">    if ((left[index] == '\0') &amp;&amp; (right[index] == '\0')) {</w:t>
      </w:r>
    </w:p>
    <w:p w14:paraId="74750913" w14:textId="77777777" w:rsidR="007965E2" w:rsidRPr="00903DBA" w:rsidRDefault="007965E2" w:rsidP="007965E2">
      <w:pPr>
        <w:pStyle w:val="Code"/>
        <w:rPr>
          <w:highlight w:val="white"/>
        </w:rPr>
      </w:pPr>
      <w:r w:rsidRPr="00903DBA">
        <w:rPr>
          <w:highlight w:val="white"/>
        </w:rPr>
        <w:t xml:space="preserve">      return 0;</w:t>
      </w:r>
    </w:p>
    <w:p w14:paraId="48EA0142" w14:textId="77777777" w:rsidR="007965E2" w:rsidRPr="00903DBA" w:rsidRDefault="007965E2" w:rsidP="007965E2">
      <w:pPr>
        <w:pStyle w:val="Code"/>
        <w:rPr>
          <w:highlight w:val="white"/>
        </w:rPr>
      </w:pPr>
      <w:r w:rsidRPr="00903DBA">
        <w:rPr>
          <w:highlight w:val="white"/>
        </w:rPr>
        <w:t xml:space="preserve">    }</w:t>
      </w:r>
    </w:p>
    <w:p w14:paraId="543F156B" w14:textId="77777777" w:rsidR="007965E2" w:rsidRPr="00903DBA" w:rsidRDefault="007965E2" w:rsidP="007965E2">
      <w:pPr>
        <w:pStyle w:val="Code"/>
        <w:rPr>
          <w:highlight w:val="white"/>
        </w:rPr>
      </w:pPr>
      <w:r w:rsidRPr="00903DBA">
        <w:rPr>
          <w:highlight w:val="white"/>
        </w:rPr>
        <w:t xml:space="preserve">    else if (left[index] == '\0') {</w:t>
      </w:r>
    </w:p>
    <w:p w14:paraId="13259EEA" w14:textId="77777777" w:rsidR="007965E2" w:rsidRPr="00903DBA" w:rsidRDefault="007965E2" w:rsidP="007965E2">
      <w:pPr>
        <w:pStyle w:val="Code"/>
        <w:rPr>
          <w:highlight w:val="white"/>
        </w:rPr>
      </w:pPr>
      <w:r w:rsidRPr="00903DBA">
        <w:rPr>
          <w:highlight w:val="white"/>
        </w:rPr>
        <w:t xml:space="preserve">      return -1;</w:t>
      </w:r>
    </w:p>
    <w:p w14:paraId="254E1FD8" w14:textId="77777777" w:rsidR="007965E2" w:rsidRPr="00903DBA" w:rsidRDefault="007965E2" w:rsidP="007965E2">
      <w:pPr>
        <w:pStyle w:val="Code"/>
        <w:rPr>
          <w:highlight w:val="white"/>
        </w:rPr>
      </w:pPr>
      <w:r w:rsidRPr="00903DBA">
        <w:rPr>
          <w:highlight w:val="white"/>
        </w:rPr>
        <w:t xml:space="preserve">    }</w:t>
      </w:r>
    </w:p>
    <w:p w14:paraId="41287B15" w14:textId="77777777" w:rsidR="007965E2" w:rsidRPr="00903DBA" w:rsidRDefault="007965E2" w:rsidP="007965E2">
      <w:pPr>
        <w:pStyle w:val="Code"/>
        <w:rPr>
          <w:highlight w:val="white"/>
        </w:rPr>
      </w:pPr>
      <w:r w:rsidRPr="00903DBA">
        <w:rPr>
          <w:highlight w:val="white"/>
        </w:rPr>
        <w:t xml:space="preserve">    else if (right[index] == '\0') {</w:t>
      </w:r>
    </w:p>
    <w:p w14:paraId="4906B7C2" w14:textId="77777777" w:rsidR="007965E2" w:rsidRPr="00903DBA" w:rsidRDefault="007965E2" w:rsidP="007965E2">
      <w:pPr>
        <w:pStyle w:val="Code"/>
        <w:rPr>
          <w:highlight w:val="white"/>
        </w:rPr>
      </w:pPr>
      <w:r w:rsidRPr="00903DBA">
        <w:rPr>
          <w:highlight w:val="white"/>
        </w:rPr>
        <w:t xml:space="preserve">      return 1;</w:t>
      </w:r>
    </w:p>
    <w:p w14:paraId="21C4733B" w14:textId="77777777" w:rsidR="007965E2" w:rsidRPr="00903DBA" w:rsidRDefault="007965E2" w:rsidP="007965E2">
      <w:pPr>
        <w:pStyle w:val="Code"/>
        <w:rPr>
          <w:highlight w:val="white"/>
        </w:rPr>
      </w:pPr>
      <w:r w:rsidRPr="00903DBA">
        <w:rPr>
          <w:highlight w:val="white"/>
        </w:rPr>
        <w:t xml:space="preserve">    }</w:t>
      </w:r>
    </w:p>
    <w:p w14:paraId="08856B8A" w14:textId="77777777" w:rsidR="007965E2" w:rsidRPr="00903DBA" w:rsidRDefault="007965E2" w:rsidP="007965E2">
      <w:pPr>
        <w:pStyle w:val="Code"/>
        <w:rPr>
          <w:highlight w:val="white"/>
        </w:rPr>
      </w:pPr>
      <w:r w:rsidRPr="00903DBA">
        <w:rPr>
          <w:highlight w:val="white"/>
        </w:rPr>
        <w:t xml:space="preserve">    else if (left[index] &lt; right[index]) {</w:t>
      </w:r>
    </w:p>
    <w:p w14:paraId="017B3D17" w14:textId="77777777" w:rsidR="007965E2" w:rsidRPr="00903DBA" w:rsidRDefault="007965E2" w:rsidP="007965E2">
      <w:pPr>
        <w:pStyle w:val="Code"/>
        <w:rPr>
          <w:highlight w:val="white"/>
        </w:rPr>
      </w:pPr>
      <w:r w:rsidRPr="00903DBA">
        <w:rPr>
          <w:highlight w:val="white"/>
        </w:rPr>
        <w:t xml:space="preserve">      return -1;</w:t>
      </w:r>
    </w:p>
    <w:p w14:paraId="6FE3586B" w14:textId="77777777" w:rsidR="007965E2" w:rsidRPr="00903DBA" w:rsidRDefault="007965E2" w:rsidP="007965E2">
      <w:pPr>
        <w:pStyle w:val="Code"/>
        <w:rPr>
          <w:highlight w:val="white"/>
        </w:rPr>
      </w:pPr>
      <w:r w:rsidRPr="00903DBA">
        <w:rPr>
          <w:highlight w:val="white"/>
        </w:rPr>
        <w:t xml:space="preserve">    }</w:t>
      </w:r>
    </w:p>
    <w:p w14:paraId="7FC4027F" w14:textId="77777777" w:rsidR="007965E2" w:rsidRPr="00903DBA" w:rsidRDefault="007965E2" w:rsidP="007965E2">
      <w:pPr>
        <w:pStyle w:val="Code"/>
        <w:rPr>
          <w:highlight w:val="white"/>
        </w:rPr>
      </w:pPr>
      <w:r w:rsidRPr="00903DBA">
        <w:rPr>
          <w:highlight w:val="white"/>
        </w:rPr>
        <w:t xml:space="preserve">    else if (left[index] &gt; right[index]) {</w:t>
      </w:r>
    </w:p>
    <w:p w14:paraId="1DA0B0A9" w14:textId="77777777" w:rsidR="007965E2" w:rsidRPr="00903DBA" w:rsidRDefault="007965E2" w:rsidP="007965E2">
      <w:pPr>
        <w:pStyle w:val="Code"/>
        <w:rPr>
          <w:highlight w:val="white"/>
        </w:rPr>
      </w:pPr>
      <w:r w:rsidRPr="00903DBA">
        <w:rPr>
          <w:highlight w:val="white"/>
        </w:rPr>
        <w:t xml:space="preserve">      return 1;</w:t>
      </w:r>
    </w:p>
    <w:p w14:paraId="38A5F3E0" w14:textId="77777777" w:rsidR="007965E2" w:rsidRPr="00903DBA" w:rsidRDefault="007965E2" w:rsidP="007965E2">
      <w:pPr>
        <w:pStyle w:val="Code"/>
        <w:rPr>
          <w:highlight w:val="white"/>
        </w:rPr>
      </w:pPr>
      <w:r w:rsidRPr="00903DBA">
        <w:rPr>
          <w:highlight w:val="white"/>
        </w:rPr>
        <w:t xml:space="preserve">    }</w:t>
      </w:r>
    </w:p>
    <w:p w14:paraId="51899FDB" w14:textId="77777777" w:rsidR="007965E2" w:rsidRPr="00903DBA" w:rsidRDefault="007965E2" w:rsidP="007965E2">
      <w:pPr>
        <w:pStyle w:val="Code"/>
        <w:rPr>
          <w:highlight w:val="white"/>
        </w:rPr>
      </w:pPr>
      <w:r w:rsidRPr="00903DBA">
        <w:rPr>
          <w:highlight w:val="white"/>
        </w:rPr>
        <w:t xml:space="preserve">  }</w:t>
      </w:r>
    </w:p>
    <w:p w14:paraId="27C67957" w14:textId="77777777" w:rsidR="007965E2" w:rsidRPr="00903DBA" w:rsidRDefault="007965E2" w:rsidP="007965E2">
      <w:pPr>
        <w:pStyle w:val="Code"/>
        <w:rPr>
          <w:highlight w:val="white"/>
        </w:rPr>
      </w:pPr>
      <w:r w:rsidRPr="00903DBA">
        <w:rPr>
          <w:highlight w:val="white"/>
        </w:rPr>
        <w:t>}</w:t>
      </w:r>
    </w:p>
    <w:p w14:paraId="0429BDD9" w14:textId="77777777" w:rsidR="007965E2" w:rsidRPr="00903DBA" w:rsidRDefault="007965E2" w:rsidP="007965E2">
      <w:pPr>
        <w:pStyle w:val="Code"/>
        <w:rPr>
          <w:highlight w:val="white"/>
        </w:rPr>
      </w:pPr>
    </w:p>
    <w:p w14:paraId="5064ECFF" w14:textId="77777777" w:rsidR="007965E2" w:rsidRPr="00903DBA" w:rsidRDefault="007965E2" w:rsidP="007965E2">
      <w:pPr>
        <w:pStyle w:val="Code"/>
        <w:rPr>
          <w:highlight w:val="white"/>
        </w:rPr>
      </w:pPr>
      <w:r w:rsidRPr="00903DBA">
        <w:rPr>
          <w:highlight w:val="white"/>
        </w:rPr>
        <w:t>int strncmp(const char* left, const char* right, size_t size) {</w:t>
      </w:r>
    </w:p>
    <w:p w14:paraId="4AE4D132" w14:textId="6186672C"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473A4DD8" w14:textId="77777777" w:rsidR="007965E2" w:rsidRPr="00903DBA" w:rsidRDefault="007965E2" w:rsidP="007965E2">
      <w:pPr>
        <w:pStyle w:val="Code"/>
        <w:rPr>
          <w:highlight w:val="white"/>
        </w:rPr>
      </w:pPr>
    </w:p>
    <w:p w14:paraId="22C939C7" w14:textId="77777777" w:rsidR="007965E2" w:rsidRPr="00903DBA" w:rsidRDefault="007965E2" w:rsidP="007965E2">
      <w:pPr>
        <w:pStyle w:val="Code"/>
        <w:rPr>
          <w:highlight w:val="white"/>
        </w:rPr>
      </w:pPr>
      <w:r w:rsidRPr="00903DBA">
        <w:rPr>
          <w:highlight w:val="white"/>
        </w:rPr>
        <w:t xml:space="preserve">  for (index = 0; index &lt; size; ++index) {</w:t>
      </w:r>
    </w:p>
    <w:p w14:paraId="1CBA46C2" w14:textId="77777777" w:rsidR="007965E2" w:rsidRPr="00903DBA" w:rsidRDefault="007965E2" w:rsidP="007965E2">
      <w:pPr>
        <w:pStyle w:val="Code"/>
        <w:rPr>
          <w:highlight w:val="white"/>
        </w:rPr>
      </w:pPr>
      <w:r w:rsidRPr="00903DBA">
        <w:rPr>
          <w:highlight w:val="white"/>
        </w:rPr>
        <w:t xml:space="preserve">    if ((left[index] == '\0') &amp;&amp; (right[index] == '\0')) {</w:t>
      </w:r>
    </w:p>
    <w:p w14:paraId="3139548C" w14:textId="77777777" w:rsidR="007965E2" w:rsidRPr="00903DBA" w:rsidRDefault="007965E2" w:rsidP="007965E2">
      <w:pPr>
        <w:pStyle w:val="Code"/>
        <w:rPr>
          <w:highlight w:val="white"/>
        </w:rPr>
      </w:pPr>
      <w:r w:rsidRPr="00903DBA">
        <w:rPr>
          <w:highlight w:val="white"/>
        </w:rPr>
        <w:t xml:space="preserve">      return 0;</w:t>
      </w:r>
    </w:p>
    <w:p w14:paraId="7F6D510D" w14:textId="77777777" w:rsidR="007965E2" w:rsidRPr="00903DBA" w:rsidRDefault="007965E2" w:rsidP="007965E2">
      <w:pPr>
        <w:pStyle w:val="Code"/>
        <w:rPr>
          <w:highlight w:val="white"/>
        </w:rPr>
      </w:pPr>
      <w:r w:rsidRPr="00903DBA">
        <w:rPr>
          <w:highlight w:val="white"/>
        </w:rPr>
        <w:t xml:space="preserve">    }</w:t>
      </w:r>
    </w:p>
    <w:p w14:paraId="1FCB69E5" w14:textId="77777777" w:rsidR="007965E2" w:rsidRPr="00903DBA" w:rsidRDefault="007965E2" w:rsidP="007965E2">
      <w:pPr>
        <w:pStyle w:val="Code"/>
        <w:rPr>
          <w:highlight w:val="white"/>
        </w:rPr>
      </w:pPr>
      <w:r w:rsidRPr="00903DBA">
        <w:rPr>
          <w:highlight w:val="white"/>
        </w:rPr>
        <w:t xml:space="preserve">    else if (left[index] == '\0') {</w:t>
      </w:r>
    </w:p>
    <w:p w14:paraId="59AA2791" w14:textId="77777777" w:rsidR="007965E2" w:rsidRPr="00903DBA" w:rsidRDefault="007965E2" w:rsidP="007965E2">
      <w:pPr>
        <w:pStyle w:val="Code"/>
        <w:rPr>
          <w:highlight w:val="white"/>
        </w:rPr>
      </w:pPr>
      <w:r w:rsidRPr="00903DBA">
        <w:rPr>
          <w:highlight w:val="white"/>
        </w:rPr>
        <w:t xml:space="preserve">      return -1;</w:t>
      </w:r>
    </w:p>
    <w:p w14:paraId="6FBCDA69" w14:textId="77777777" w:rsidR="007965E2" w:rsidRPr="00903DBA" w:rsidRDefault="007965E2" w:rsidP="007965E2">
      <w:pPr>
        <w:pStyle w:val="Code"/>
        <w:rPr>
          <w:highlight w:val="white"/>
        </w:rPr>
      </w:pPr>
      <w:r w:rsidRPr="00903DBA">
        <w:rPr>
          <w:highlight w:val="white"/>
        </w:rPr>
        <w:t xml:space="preserve">    }</w:t>
      </w:r>
    </w:p>
    <w:p w14:paraId="3B13EE33" w14:textId="77777777" w:rsidR="007965E2" w:rsidRPr="00903DBA" w:rsidRDefault="007965E2" w:rsidP="007965E2">
      <w:pPr>
        <w:pStyle w:val="Code"/>
        <w:rPr>
          <w:highlight w:val="white"/>
        </w:rPr>
      </w:pPr>
      <w:r w:rsidRPr="00903DBA">
        <w:rPr>
          <w:highlight w:val="white"/>
        </w:rPr>
        <w:t xml:space="preserve">    else if (right[index] == '\0') {</w:t>
      </w:r>
    </w:p>
    <w:p w14:paraId="06A5DE57" w14:textId="77777777" w:rsidR="007965E2" w:rsidRPr="00903DBA" w:rsidRDefault="007965E2" w:rsidP="007965E2">
      <w:pPr>
        <w:pStyle w:val="Code"/>
        <w:rPr>
          <w:highlight w:val="white"/>
        </w:rPr>
      </w:pPr>
      <w:r w:rsidRPr="00903DBA">
        <w:rPr>
          <w:highlight w:val="white"/>
        </w:rPr>
        <w:t xml:space="preserve">      return 1;</w:t>
      </w:r>
    </w:p>
    <w:p w14:paraId="244F71D8" w14:textId="77777777" w:rsidR="007965E2" w:rsidRPr="00903DBA" w:rsidRDefault="007965E2" w:rsidP="007965E2">
      <w:pPr>
        <w:pStyle w:val="Code"/>
        <w:rPr>
          <w:highlight w:val="white"/>
        </w:rPr>
      </w:pPr>
      <w:r w:rsidRPr="00903DBA">
        <w:rPr>
          <w:highlight w:val="white"/>
        </w:rPr>
        <w:t xml:space="preserve">    }</w:t>
      </w:r>
    </w:p>
    <w:p w14:paraId="16CF34D4" w14:textId="77777777" w:rsidR="007965E2" w:rsidRPr="00903DBA" w:rsidRDefault="007965E2" w:rsidP="007965E2">
      <w:pPr>
        <w:pStyle w:val="Code"/>
        <w:rPr>
          <w:highlight w:val="white"/>
        </w:rPr>
      </w:pPr>
      <w:r w:rsidRPr="00903DBA">
        <w:rPr>
          <w:highlight w:val="white"/>
        </w:rPr>
        <w:t xml:space="preserve">    else if (left[index] &lt; right[index]) {</w:t>
      </w:r>
    </w:p>
    <w:p w14:paraId="262A55D3" w14:textId="77777777" w:rsidR="007965E2" w:rsidRPr="00903DBA" w:rsidRDefault="007965E2" w:rsidP="007965E2">
      <w:pPr>
        <w:pStyle w:val="Code"/>
        <w:rPr>
          <w:highlight w:val="white"/>
        </w:rPr>
      </w:pPr>
      <w:r w:rsidRPr="00903DBA">
        <w:rPr>
          <w:highlight w:val="white"/>
        </w:rPr>
        <w:t xml:space="preserve">      return -1;</w:t>
      </w:r>
    </w:p>
    <w:p w14:paraId="412B4AF5" w14:textId="77777777" w:rsidR="007965E2" w:rsidRPr="00903DBA" w:rsidRDefault="007965E2" w:rsidP="007965E2">
      <w:pPr>
        <w:pStyle w:val="Code"/>
        <w:rPr>
          <w:highlight w:val="white"/>
        </w:rPr>
      </w:pPr>
      <w:r w:rsidRPr="00903DBA">
        <w:rPr>
          <w:highlight w:val="white"/>
        </w:rPr>
        <w:t xml:space="preserve">    }</w:t>
      </w:r>
    </w:p>
    <w:p w14:paraId="34E76189" w14:textId="77777777" w:rsidR="007965E2" w:rsidRPr="00903DBA" w:rsidRDefault="007965E2" w:rsidP="007965E2">
      <w:pPr>
        <w:pStyle w:val="Code"/>
        <w:rPr>
          <w:highlight w:val="white"/>
        </w:rPr>
      </w:pPr>
      <w:r w:rsidRPr="00903DBA">
        <w:rPr>
          <w:highlight w:val="white"/>
        </w:rPr>
        <w:t xml:space="preserve">    else if (left[index] &gt; right[index]) {</w:t>
      </w:r>
    </w:p>
    <w:p w14:paraId="2B959804" w14:textId="77777777" w:rsidR="007965E2" w:rsidRPr="00903DBA" w:rsidRDefault="007965E2" w:rsidP="007965E2">
      <w:pPr>
        <w:pStyle w:val="Code"/>
        <w:rPr>
          <w:highlight w:val="white"/>
        </w:rPr>
      </w:pPr>
      <w:r w:rsidRPr="00903DBA">
        <w:rPr>
          <w:highlight w:val="white"/>
        </w:rPr>
        <w:t xml:space="preserve">      return 1;</w:t>
      </w:r>
    </w:p>
    <w:p w14:paraId="24F5A3BA" w14:textId="77777777" w:rsidR="007965E2" w:rsidRPr="00903DBA" w:rsidRDefault="007965E2" w:rsidP="007965E2">
      <w:pPr>
        <w:pStyle w:val="Code"/>
        <w:rPr>
          <w:highlight w:val="white"/>
        </w:rPr>
      </w:pPr>
      <w:r w:rsidRPr="00903DBA">
        <w:rPr>
          <w:highlight w:val="white"/>
        </w:rPr>
        <w:t xml:space="preserve">    }</w:t>
      </w:r>
    </w:p>
    <w:p w14:paraId="7E96DAFA" w14:textId="77777777" w:rsidR="007965E2" w:rsidRPr="00903DBA" w:rsidRDefault="007965E2" w:rsidP="007965E2">
      <w:pPr>
        <w:pStyle w:val="Code"/>
        <w:rPr>
          <w:highlight w:val="white"/>
        </w:rPr>
      </w:pPr>
      <w:r w:rsidRPr="00903DBA">
        <w:rPr>
          <w:highlight w:val="white"/>
        </w:rPr>
        <w:t xml:space="preserve">  }</w:t>
      </w:r>
    </w:p>
    <w:p w14:paraId="7C5BA2CD" w14:textId="77777777" w:rsidR="007965E2" w:rsidRPr="00903DBA" w:rsidRDefault="007965E2" w:rsidP="007965E2">
      <w:pPr>
        <w:pStyle w:val="Code"/>
        <w:rPr>
          <w:highlight w:val="white"/>
        </w:rPr>
      </w:pPr>
    </w:p>
    <w:p w14:paraId="62818795" w14:textId="77777777" w:rsidR="007965E2" w:rsidRPr="00903DBA" w:rsidRDefault="007965E2" w:rsidP="007965E2">
      <w:pPr>
        <w:pStyle w:val="Code"/>
        <w:rPr>
          <w:highlight w:val="white"/>
        </w:rPr>
      </w:pPr>
      <w:r w:rsidRPr="00903DBA">
        <w:rPr>
          <w:highlight w:val="white"/>
        </w:rPr>
        <w:t xml:space="preserve">  return 0;</w:t>
      </w:r>
    </w:p>
    <w:p w14:paraId="1E3B5BBD" w14:textId="77777777" w:rsidR="007965E2" w:rsidRPr="00903DBA" w:rsidRDefault="007965E2" w:rsidP="007965E2">
      <w:pPr>
        <w:pStyle w:val="Code"/>
        <w:rPr>
          <w:highlight w:val="white"/>
        </w:rPr>
      </w:pPr>
      <w:r w:rsidRPr="00903DBA">
        <w:rPr>
          <w:highlight w:val="white"/>
        </w:rPr>
        <w:t>}</w:t>
      </w:r>
    </w:p>
    <w:p w14:paraId="663B17C2" w14:textId="77777777" w:rsidR="007965E2" w:rsidRPr="00903DBA" w:rsidRDefault="007965E2" w:rsidP="007965E2">
      <w:pPr>
        <w:pStyle w:val="Code"/>
        <w:rPr>
          <w:highlight w:val="white"/>
        </w:rPr>
      </w:pPr>
    </w:p>
    <w:p w14:paraId="040B4CDD" w14:textId="77777777" w:rsidR="007965E2" w:rsidRPr="00903DBA" w:rsidRDefault="007965E2" w:rsidP="007965E2">
      <w:pPr>
        <w:pStyle w:val="Code"/>
        <w:rPr>
          <w:highlight w:val="white"/>
        </w:rPr>
      </w:pPr>
      <w:r w:rsidRPr="00903DBA">
        <w:rPr>
          <w:highlight w:val="white"/>
        </w:rPr>
        <w:t>char* strchr(const char* text, int i) {</w:t>
      </w:r>
    </w:p>
    <w:p w14:paraId="40907687" w14:textId="7A9710AE"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011FF462" w14:textId="77777777" w:rsidR="007965E2" w:rsidRPr="00903DBA" w:rsidRDefault="007965E2" w:rsidP="007965E2">
      <w:pPr>
        <w:pStyle w:val="Code"/>
        <w:rPr>
          <w:highlight w:val="white"/>
        </w:rPr>
      </w:pPr>
      <w:r w:rsidRPr="00903DBA">
        <w:rPr>
          <w:highlight w:val="white"/>
        </w:rPr>
        <w:t xml:space="preserve">  char c = (char) i;</w:t>
      </w:r>
    </w:p>
    <w:p w14:paraId="41EF1730" w14:textId="77777777" w:rsidR="007965E2" w:rsidRPr="00903DBA" w:rsidRDefault="007965E2" w:rsidP="007965E2">
      <w:pPr>
        <w:pStyle w:val="Code"/>
        <w:rPr>
          <w:highlight w:val="white"/>
        </w:rPr>
      </w:pPr>
    </w:p>
    <w:p w14:paraId="0C596023" w14:textId="77777777" w:rsidR="007965E2" w:rsidRPr="00903DBA" w:rsidRDefault="007965E2" w:rsidP="007965E2">
      <w:pPr>
        <w:pStyle w:val="Code"/>
        <w:rPr>
          <w:highlight w:val="white"/>
        </w:rPr>
      </w:pPr>
      <w:r w:rsidRPr="00903DBA">
        <w:rPr>
          <w:highlight w:val="white"/>
        </w:rPr>
        <w:t xml:space="preserve">  for (index = 0; text[index] != '\0'; ++index) {</w:t>
      </w:r>
    </w:p>
    <w:p w14:paraId="5BC9D988" w14:textId="77777777" w:rsidR="007965E2" w:rsidRPr="00903DBA" w:rsidRDefault="007965E2" w:rsidP="007965E2">
      <w:pPr>
        <w:pStyle w:val="Code"/>
        <w:rPr>
          <w:highlight w:val="white"/>
        </w:rPr>
      </w:pPr>
      <w:r w:rsidRPr="00903DBA">
        <w:rPr>
          <w:highlight w:val="white"/>
        </w:rPr>
        <w:t xml:space="preserve">    if (text[index] == c) {</w:t>
      </w:r>
    </w:p>
    <w:p w14:paraId="69AB26CC" w14:textId="77777777" w:rsidR="007965E2" w:rsidRPr="00903DBA" w:rsidRDefault="007965E2" w:rsidP="007965E2">
      <w:pPr>
        <w:pStyle w:val="Code"/>
        <w:rPr>
          <w:highlight w:val="white"/>
        </w:rPr>
      </w:pPr>
      <w:r w:rsidRPr="00903DBA">
        <w:rPr>
          <w:highlight w:val="white"/>
        </w:rPr>
        <w:t xml:space="preserve">      return &amp;text[index];</w:t>
      </w:r>
    </w:p>
    <w:p w14:paraId="65FC4BA1" w14:textId="77777777" w:rsidR="007965E2" w:rsidRPr="00903DBA" w:rsidRDefault="007965E2" w:rsidP="007965E2">
      <w:pPr>
        <w:pStyle w:val="Code"/>
        <w:rPr>
          <w:highlight w:val="white"/>
        </w:rPr>
      </w:pPr>
      <w:r w:rsidRPr="00903DBA">
        <w:rPr>
          <w:highlight w:val="white"/>
        </w:rPr>
        <w:t xml:space="preserve">    }</w:t>
      </w:r>
    </w:p>
    <w:p w14:paraId="1AEE526E" w14:textId="77777777" w:rsidR="007965E2" w:rsidRPr="00903DBA" w:rsidRDefault="007965E2" w:rsidP="007965E2">
      <w:pPr>
        <w:pStyle w:val="Code"/>
        <w:rPr>
          <w:highlight w:val="white"/>
        </w:rPr>
      </w:pPr>
      <w:r w:rsidRPr="00903DBA">
        <w:rPr>
          <w:highlight w:val="white"/>
        </w:rPr>
        <w:t xml:space="preserve">  }</w:t>
      </w:r>
    </w:p>
    <w:p w14:paraId="43DD11DD" w14:textId="77777777" w:rsidR="007965E2" w:rsidRPr="00903DBA" w:rsidRDefault="007965E2" w:rsidP="007965E2">
      <w:pPr>
        <w:pStyle w:val="Code"/>
        <w:rPr>
          <w:highlight w:val="white"/>
        </w:rPr>
      </w:pPr>
    </w:p>
    <w:p w14:paraId="13032534" w14:textId="77777777" w:rsidR="007965E2" w:rsidRPr="00903DBA" w:rsidRDefault="007965E2" w:rsidP="007965E2">
      <w:pPr>
        <w:pStyle w:val="Code"/>
        <w:rPr>
          <w:highlight w:val="white"/>
        </w:rPr>
      </w:pPr>
      <w:r w:rsidRPr="00903DBA">
        <w:rPr>
          <w:highlight w:val="white"/>
        </w:rPr>
        <w:t xml:space="preserve">  return NULL;</w:t>
      </w:r>
    </w:p>
    <w:p w14:paraId="7AB6EE2A" w14:textId="77777777" w:rsidR="007965E2" w:rsidRPr="00903DBA" w:rsidRDefault="007965E2" w:rsidP="007965E2">
      <w:pPr>
        <w:pStyle w:val="Code"/>
        <w:rPr>
          <w:highlight w:val="white"/>
        </w:rPr>
      </w:pPr>
      <w:r w:rsidRPr="00903DBA">
        <w:rPr>
          <w:highlight w:val="white"/>
        </w:rPr>
        <w:t>}</w:t>
      </w:r>
    </w:p>
    <w:p w14:paraId="56DBBCE3" w14:textId="77777777" w:rsidR="007965E2" w:rsidRPr="00903DBA" w:rsidRDefault="007965E2" w:rsidP="007965E2">
      <w:pPr>
        <w:pStyle w:val="Code"/>
        <w:rPr>
          <w:highlight w:val="white"/>
        </w:rPr>
      </w:pPr>
    </w:p>
    <w:p w14:paraId="46EA4594" w14:textId="77777777" w:rsidR="007965E2" w:rsidRPr="00903DBA" w:rsidRDefault="007965E2" w:rsidP="007965E2">
      <w:pPr>
        <w:pStyle w:val="Code"/>
        <w:rPr>
          <w:highlight w:val="white"/>
        </w:rPr>
      </w:pPr>
      <w:r w:rsidRPr="00903DBA">
        <w:rPr>
          <w:highlight w:val="white"/>
        </w:rPr>
        <w:t>char* strrchr(const char* text, int i) {</w:t>
      </w:r>
    </w:p>
    <w:p w14:paraId="247C14EF" w14:textId="7E63960B"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473BEA51" w14:textId="77777777" w:rsidR="007965E2" w:rsidRPr="00903DBA" w:rsidRDefault="007965E2" w:rsidP="007965E2">
      <w:pPr>
        <w:pStyle w:val="Code"/>
        <w:rPr>
          <w:highlight w:val="white"/>
        </w:rPr>
      </w:pPr>
      <w:r w:rsidRPr="00903DBA">
        <w:rPr>
          <w:highlight w:val="white"/>
        </w:rPr>
        <w:t xml:space="preserve">  char* result = NULL;</w:t>
      </w:r>
    </w:p>
    <w:p w14:paraId="609908EE" w14:textId="77777777" w:rsidR="007965E2" w:rsidRPr="00903DBA" w:rsidRDefault="007965E2" w:rsidP="007965E2">
      <w:pPr>
        <w:pStyle w:val="Code"/>
        <w:rPr>
          <w:highlight w:val="white"/>
        </w:rPr>
      </w:pPr>
      <w:r w:rsidRPr="00903DBA">
        <w:rPr>
          <w:highlight w:val="white"/>
        </w:rPr>
        <w:t xml:space="preserve">  char c = (char) i;</w:t>
      </w:r>
    </w:p>
    <w:p w14:paraId="69F874B1" w14:textId="77777777" w:rsidR="007965E2" w:rsidRPr="00903DBA" w:rsidRDefault="007965E2" w:rsidP="007965E2">
      <w:pPr>
        <w:pStyle w:val="Code"/>
        <w:rPr>
          <w:highlight w:val="white"/>
        </w:rPr>
      </w:pPr>
    </w:p>
    <w:p w14:paraId="7BA18928" w14:textId="77777777" w:rsidR="007965E2" w:rsidRPr="00903DBA" w:rsidRDefault="007965E2" w:rsidP="007965E2">
      <w:pPr>
        <w:pStyle w:val="Code"/>
        <w:rPr>
          <w:highlight w:val="white"/>
        </w:rPr>
      </w:pPr>
      <w:r w:rsidRPr="00903DBA">
        <w:rPr>
          <w:highlight w:val="white"/>
        </w:rPr>
        <w:t xml:space="preserve">  for (index = 0; text[index] != '\0'; ++index)  {</w:t>
      </w:r>
    </w:p>
    <w:p w14:paraId="7F17C215" w14:textId="77777777" w:rsidR="007965E2" w:rsidRPr="00903DBA" w:rsidRDefault="007965E2" w:rsidP="007965E2">
      <w:pPr>
        <w:pStyle w:val="Code"/>
        <w:rPr>
          <w:highlight w:val="white"/>
        </w:rPr>
      </w:pPr>
      <w:r w:rsidRPr="00903DBA">
        <w:rPr>
          <w:highlight w:val="white"/>
        </w:rPr>
        <w:t xml:space="preserve">    if (text[index] == c) {</w:t>
      </w:r>
    </w:p>
    <w:p w14:paraId="4D7D97E3" w14:textId="77777777" w:rsidR="007965E2" w:rsidRPr="00903DBA" w:rsidRDefault="007965E2" w:rsidP="007965E2">
      <w:pPr>
        <w:pStyle w:val="Code"/>
        <w:rPr>
          <w:highlight w:val="white"/>
        </w:rPr>
      </w:pPr>
      <w:r w:rsidRPr="00903DBA">
        <w:rPr>
          <w:highlight w:val="white"/>
        </w:rPr>
        <w:t xml:space="preserve">      result = &amp;text[index];</w:t>
      </w:r>
    </w:p>
    <w:p w14:paraId="6638CDD5" w14:textId="77777777" w:rsidR="007965E2" w:rsidRPr="00903DBA" w:rsidRDefault="007965E2" w:rsidP="007965E2">
      <w:pPr>
        <w:pStyle w:val="Code"/>
        <w:rPr>
          <w:highlight w:val="white"/>
        </w:rPr>
      </w:pPr>
      <w:r w:rsidRPr="00903DBA">
        <w:rPr>
          <w:highlight w:val="white"/>
        </w:rPr>
        <w:t xml:space="preserve">    }</w:t>
      </w:r>
    </w:p>
    <w:p w14:paraId="2C3D5393" w14:textId="77777777" w:rsidR="007965E2" w:rsidRPr="00903DBA" w:rsidRDefault="007965E2" w:rsidP="007965E2">
      <w:pPr>
        <w:pStyle w:val="Code"/>
        <w:rPr>
          <w:highlight w:val="white"/>
        </w:rPr>
      </w:pPr>
      <w:r w:rsidRPr="00903DBA">
        <w:rPr>
          <w:highlight w:val="white"/>
        </w:rPr>
        <w:t xml:space="preserve">  }</w:t>
      </w:r>
    </w:p>
    <w:p w14:paraId="47BBF728" w14:textId="77777777" w:rsidR="007965E2" w:rsidRPr="00903DBA" w:rsidRDefault="007965E2" w:rsidP="007965E2">
      <w:pPr>
        <w:pStyle w:val="Code"/>
        <w:rPr>
          <w:highlight w:val="white"/>
        </w:rPr>
      </w:pPr>
    </w:p>
    <w:p w14:paraId="1105A1AF" w14:textId="77777777" w:rsidR="007965E2" w:rsidRPr="00903DBA" w:rsidRDefault="007965E2" w:rsidP="007965E2">
      <w:pPr>
        <w:pStyle w:val="Code"/>
        <w:rPr>
          <w:highlight w:val="white"/>
        </w:rPr>
      </w:pPr>
      <w:r w:rsidRPr="00903DBA">
        <w:rPr>
          <w:highlight w:val="white"/>
        </w:rPr>
        <w:t xml:space="preserve">  return result;</w:t>
      </w:r>
    </w:p>
    <w:p w14:paraId="20187C7C" w14:textId="77777777" w:rsidR="007965E2" w:rsidRPr="00903DBA" w:rsidRDefault="007965E2" w:rsidP="007965E2">
      <w:pPr>
        <w:pStyle w:val="Code"/>
        <w:rPr>
          <w:highlight w:val="white"/>
        </w:rPr>
      </w:pPr>
      <w:r w:rsidRPr="00903DBA">
        <w:rPr>
          <w:highlight w:val="white"/>
        </w:rPr>
        <w:t>}</w:t>
      </w:r>
    </w:p>
    <w:p w14:paraId="666C6694" w14:textId="77777777" w:rsidR="007965E2" w:rsidRPr="00903DBA" w:rsidRDefault="007965E2" w:rsidP="007965E2">
      <w:pPr>
        <w:pStyle w:val="Code"/>
        <w:rPr>
          <w:highlight w:val="white"/>
        </w:rPr>
      </w:pPr>
    </w:p>
    <w:p w14:paraId="67A82B2F" w14:textId="77777777" w:rsidR="007965E2" w:rsidRPr="00903DBA" w:rsidRDefault="007965E2" w:rsidP="007965E2">
      <w:pPr>
        <w:pStyle w:val="Code"/>
        <w:rPr>
          <w:highlight w:val="white"/>
        </w:rPr>
      </w:pPr>
      <w:r w:rsidRPr="00903DBA">
        <w:rPr>
          <w:highlight w:val="white"/>
        </w:rPr>
        <w:t>size_t strspn(const char* mainString, const char* charSet) {</w:t>
      </w:r>
    </w:p>
    <w:p w14:paraId="398D87BC" w14:textId="456747F7"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059D1317" w14:textId="77777777" w:rsidR="007965E2" w:rsidRPr="00903DBA" w:rsidRDefault="007965E2" w:rsidP="007965E2">
      <w:pPr>
        <w:pStyle w:val="Code"/>
        <w:rPr>
          <w:highlight w:val="white"/>
        </w:rPr>
      </w:pPr>
    </w:p>
    <w:p w14:paraId="75F1FA05" w14:textId="77777777" w:rsidR="007965E2" w:rsidRPr="00903DBA" w:rsidRDefault="007965E2" w:rsidP="007965E2">
      <w:pPr>
        <w:pStyle w:val="Code"/>
        <w:rPr>
          <w:highlight w:val="white"/>
        </w:rPr>
      </w:pPr>
      <w:r w:rsidRPr="00903DBA">
        <w:rPr>
          <w:highlight w:val="white"/>
        </w:rPr>
        <w:t xml:space="preserve">  for (index = 0; mainString[index] != '\0'; ++index) {</w:t>
      </w:r>
    </w:p>
    <w:p w14:paraId="5F119983" w14:textId="77777777" w:rsidR="007965E2" w:rsidRPr="00903DBA" w:rsidRDefault="007965E2" w:rsidP="007965E2">
      <w:pPr>
        <w:pStyle w:val="Code"/>
        <w:rPr>
          <w:highlight w:val="white"/>
        </w:rPr>
      </w:pPr>
      <w:r w:rsidRPr="00903DBA">
        <w:rPr>
          <w:highlight w:val="white"/>
        </w:rPr>
        <w:t xml:space="preserve">    if (strchr(charSet, mainString[index]) == NULL) {</w:t>
      </w:r>
    </w:p>
    <w:p w14:paraId="413B0EA1" w14:textId="77777777" w:rsidR="007965E2" w:rsidRPr="00903DBA" w:rsidRDefault="007965E2" w:rsidP="007965E2">
      <w:pPr>
        <w:pStyle w:val="Code"/>
        <w:rPr>
          <w:highlight w:val="white"/>
        </w:rPr>
      </w:pPr>
      <w:r w:rsidRPr="00903DBA">
        <w:rPr>
          <w:highlight w:val="white"/>
        </w:rPr>
        <w:t xml:space="preserve">      return index;</w:t>
      </w:r>
    </w:p>
    <w:p w14:paraId="11AD20BD" w14:textId="77777777" w:rsidR="007965E2" w:rsidRPr="00903DBA" w:rsidRDefault="007965E2" w:rsidP="007965E2">
      <w:pPr>
        <w:pStyle w:val="Code"/>
        <w:rPr>
          <w:highlight w:val="white"/>
        </w:rPr>
      </w:pPr>
      <w:r w:rsidRPr="00903DBA">
        <w:rPr>
          <w:highlight w:val="white"/>
        </w:rPr>
        <w:t xml:space="preserve">    }</w:t>
      </w:r>
    </w:p>
    <w:p w14:paraId="39CDBBDE" w14:textId="77777777" w:rsidR="007965E2" w:rsidRPr="00903DBA" w:rsidRDefault="007965E2" w:rsidP="007965E2">
      <w:pPr>
        <w:pStyle w:val="Code"/>
        <w:rPr>
          <w:highlight w:val="white"/>
        </w:rPr>
      </w:pPr>
      <w:r w:rsidRPr="00903DBA">
        <w:rPr>
          <w:highlight w:val="white"/>
        </w:rPr>
        <w:t xml:space="preserve">  }</w:t>
      </w:r>
    </w:p>
    <w:p w14:paraId="24ACF8E2" w14:textId="77777777" w:rsidR="007965E2" w:rsidRPr="00903DBA" w:rsidRDefault="007965E2" w:rsidP="007965E2">
      <w:pPr>
        <w:pStyle w:val="Code"/>
        <w:rPr>
          <w:highlight w:val="white"/>
        </w:rPr>
      </w:pPr>
    </w:p>
    <w:p w14:paraId="1AD4C9A6" w14:textId="77777777" w:rsidR="007965E2" w:rsidRPr="00903DBA" w:rsidRDefault="007965E2" w:rsidP="007965E2">
      <w:pPr>
        <w:pStyle w:val="Code"/>
        <w:rPr>
          <w:highlight w:val="white"/>
        </w:rPr>
      </w:pPr>
      <w:r w:rsidRPr="00903DBA">
        <w:rPr>
          <w:highlight w:val="white"/>
        </w:rPr>
        <w:t xml:space="preserve">  return -1;</w:t>
      </w:r>
    </w:p>
    <w:p w14:paraId="7048AD15" w14:textId="77777777" w:rsidR="007965E2" w:rsidRPr="00903DBA" w:rsidRDefault="007965E2" w:rsidP="007965E2">
      <w:pPr>
        <w:pStyle w:val="Code"/>
        <w:rPr>
          <w:highlight w:val="white"/>
        </w:rPr>
      </w:pPr>
      <w:r w:rsidRPr="00903DBA">
        <w:rPr>
          <w:highlight w:val="white"/>
        </w:rPr>
        <w:t>}</w:t>
      </w:r>
    </w:p>
    <w:p w14:paraId="2F24FF48" w14:textId="77777777" w:rsidR="007965E2" w:rsidRPr="00903DBA" w:rsidRDefault="007965E2" w:rsidP="007965E2">
      <w:pPr>
        <w:pStyle w:val="Code"/>
        <w:rPr>
          <w:highlight w:val="white"/>
        </w:rPr>
      </w:pPr>
    </w:p>
    <w:p w14:paraId="3962425A" w14:textId="77777777" w:rsidR="007965E2" w:rsidRPr="00903DBA" w:rsidRDefault="007965E2" w:rsidP="007965E2">
      <w:pPr>
        <w:pStyle w:val="Code"/>
        <w:rPr>
          <w:highlight w:val="white"/>
        </w:rPr>
      </w:pPr>
      <w:r w:rsidRPr="00903DBA">
        <w:rPr>
          <w:highlight w:val="white"/>
        </w:rPr>
        <w:t>size_t strcspn(const char* mainString, const char* charSet) {</w:t>
      </w:r>
    </w:p>
    <w:p w14:paraId="09983E55" w14:textId="1947DDF2"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309BE8DE" w14:textId="77777777" w:rsidR="007965E2" w:rsidRPr="00903DBA" w:rsidRDefault="007965E2" w:rsidP="007965E2">
      <w:pPr>
        <w:pStyle w:val="Code"/>
        <w:rPr>
          <w:highlight w:val="white"/>
        </w:rPr>
      </w:pPr>
    </w:p>
    <w:p w14:paraId="68416A02" w14:textId="77777777" w:rsidR="007965E2" w:rsidRPr="00903DBA" w:rsidRDefault="007965E2" w:rsidP="007965E2">
      <w:pPr>
        <w:pStyle w:val="Code"/>
        <w:rPr>
          <w:highlight w:val="white"/>
        </w:rPr>
      </w:pPr>
      <w:r w:rsidRPr="00903DBA">
        <w:rPr>
          <w:highlight w:val="white"/>
        </w:rPr>
        <w:t xml:space="preserve">  for (index = 0; mainString[index] != '\0'; ++index) {</w:t>
      </w:r>
    </w:p>
    <w:p w14:paraId="308CB501" w14:textId="77777777" w:rsidR="007965E2" w:rsidRPr="00903DBA" w:rsidRDefault="007965E2" w:rsidP="007965E2">
      <w:pPr>
        <w:pStyle w:val="Code"/>
        <w:rPr>
          <w:highlight w:val="white"/>
        </w:rPr>
      </w:pPr>
      <w:r w:rsidRPr="00903DBA">
        <w:rPr>
          <w:highlight w:val="white"/>
        </w:rPr>
        <w:t xml:space="preserve">    if (strchr(charSet, mainString[index]) != NULL) {</w:t>
      </w:r>
    </w:p>
    <w:p w14:paraId="2108BEE2" w14:textId="77777777" w:rsidR="007965E2" w:rsidRPr="00903DBA" w:rsidRDefault="007965E2" w:rsidP="007965E2">
      <w:pPr>
        <w:pStyle w:val="Code"/>
        <w:rPr>
          <w:highlight w:val="white"/>
        </w:rPr>
      </w:pPr>
      <w:r w:rsidRPr="00903DBA">
        <w:rPr>
          <w:highlight w:val="white"/>
        </w:rPr>
        <w:t xml:space="preserve">      return index;</w:t>
      </w:r>
    </w:p>
    <w:p w14:paraId="678F9D92" w14:textId="77777777" w:rsidR="007965E2" w:rsidRPr="00903DBA" w:rsidRDefault="007965E2" w:rsidP="007965E2">
      <w:pPr>
        <w:pStyle w:val="Code"/>
        <w:rPr>
          <w:highlight w:val="white"/>
        </w:rPr>
      </w:pPr>
      <w:r w:rsidRPr="00903DBA">
        <w:rPr>
          <w:highlight w:val="white"/>
        </w:rPr>
        <w:t xml:space="preserve">    }</w:t>
      </w:r>
    </w:p>
    <w:p w14:paraId="0B9CD018" w14:textId="77777777" w:rsidR="007965E2" w:rsidRPr="00903DBA" w:rsidRDefault="007965E2" w:rsidP="007965E2">
      <w:pPr>
        <w:pStyle w:val="Code"/>
        <w:rPr>
          <w:highlight w:val="white"/>
        </w:rPr>
      </w:pPr>
      <w:r w:rsidRPr="00903DBA">
        <w:rPr>
          <w:highlight w:val="white"/>
        </w:rPr>
        <w:t xml:space="preserve">  }</w:t>
      </w:r>
    </w:p>
    <w:p w14:paraId="19E7EB55" w14:textId="77777777" w:rsidR="007965E2" w:rsidRPr="00903DBA" w:rsidRDefault="007965E2" w:rsidP="007965E2">
      <w:pPr>
        <w:pStyle w:val="Code"/>
        <w:rPr>
          <w:highlight w:val="white"/>
        </w:rPr>
      </w:pPr>
    </w:p>
    <w:p w14:paraId="713BE1B6" w14:textId="77777777" w:rsidR="007965E2" w:rsidRPr="00903DBA" w:rsidRDefault="007965E2" w:rsidP="007965E2">
      <w:pPr>
        <w:pStyle w:val="Code"/>
        <w:rPr>
          <w:highlight w:val="white"/>
        </w:rPr>
      </w:pPr>
      <w:r w:rsidRPr="00903DBA">
        <w:rPr>
          <w:highlight w:val="white"/>
        </w:rPr>
        <w:t xml:space="preserve">  return -1;</w:t>
      </w:r>
    </w:p>
    <w:p w14:paraId="214EE80C" w14:textId="77777777" w:rsidR="007965E2" w:rsidRPr="00903DBA" w:rsidRDefault="007965E2" w:rsidP="007965E2">
      <w:pPr>
        <w:pStyle w:val="Code"/>
        <w:rPr>
          <w:highlight w:val="white"/>
        </w:rPr>
      </w:pPr>
      <w:r w:rsidRPr="00903DBA">
        <w:rPr>
          <w:highlight w:val="white"/>
        </w:rPr>
        <w:t>}</w:t>
      </w:r>
    </w:p>
    <w:p w14:paraId="6B28E19C" w14:textId="77777777" w:rsidR="007965E2" w:rsidRPr="00903DBA" w:rsidRDefault="007965E2" w:rsidP="007965E2">
      <w:pPr>
        <w:pStyle w:val="Code"/>
        <w:rPr>
          <w:highlight w:val="white"/>
        </w:rPr>
      </w:pPr>
    </w:p>
    <w:p w14:paraId="1A6401EE" w14:textId="77777777" w:rsidR="007965E2" w:rsidRPr="00903DBA" w:rsidRDefault="007965E2" w:rsidP="007965E2">
      <w:pPr>
        <w:pStyle w:val="Code"/>
        <w:rPr>
          <w:highlight w:val="white"/>
        </w:rPr>
      </w:pPr>
      <w:r w:rsidRPr="00903DBA">
        <w:rPr>
          <w:highlight w:val="white"/>
        </w:rPr>
        <w:t>char* strpbrk(const char* mainString, const char* charSet) {</w:t>
      </w:r>
    </w:p>
    <w:p w14:paraId="09AABC70" w14:textId="0F04C163"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760BD845" w14:textId="77777777" w:rsidR="007965E2" w:rsidRPr="00903DBA" w:rsidRDefault="007965E2" w:rsidP="007965E2">
      <w:pPr>
        <w:pStyle w:val="Code"/>
        <w:rPr>
          <w:highlight w:val="white"/>
        </w:rPr>
      </w:pPr>
    </w:p>
    <w:p w14:paraId="3F74C920" w14:textId="77777777" w:rsidR="007965E2" w:rsidRPr="00903DBA" w:rsidRDefault="007965E2" w:rsidP="007965E2">
      <w:pPr>
        <w:pStyle w:val="Code"/>
        <w:rPr>
          <w:highlight w:val="white"/>
        </w:rPr>
      </w:pPr>
      <w:r w:rsidRPr="00903DBA">
        <w:rPr>
          <w:highlight w:val="white"/>
        </w:rPr>
        <w:t xml:space="preserve">  for (index = 0; mainString[index] != '\0'; ++index) {</w:t>
      </w:r>
    </w:p>
    <w:p w14:paraId="7E54A66A" w14:textId="77777777" w:rsidR="007965E2" w:rsidRPr="00903DBA" w:rsidRDefault="007965E2" w:rsidP="007965E2">
      <w:pPr>
        <w:pStyle w:val="Code"/>
        <w:rPr>
          <w:highlight w:val="white"/>
        </w:rPr>
      </w:pPr>
      <w:r w:rsidRPr="00903DBA">
        <w:rPr>
          <w:highlight w:val="white"/>
        </w:rPr>
        <w:t xml:space="preserve">    if (strchr(charSet, mainString[index]) != NULL) {</w:t>
      </w:r>
    </w:p>
    <w:p w14:paraId="10812FE4" w14:textId="77777777" w:rsidR="007965E2" w:rsidRPr="00903DBA" w:rsidRDefault="007965E2" w:rsidP="007965E2">
      <w:pPr>
        <w:pStyle w:val="Code"/>
        <w:rPr>
          <w:highlight w:val="white"/>
        </w:rPr>
      </w:pPr>
      <w:r w:rsidRPr="00903DBA">
        <w:rPr>
          <w:highlight w:val="white"/>
        </w:rPr>
        <w:t xml:space="preserve">      return &amp;mainString[index];</w:t>
      </w:r>
    </w:p>
    <w:p w14:paraId="4716E936" w14:textId="77777777" w:rsidR="007965E2" w:rsidRPr="00903DBA" w:rsidRDefault="007965E2" w:rsidP="007965E2">
      <w:pPr>
        <w:pStyle w:val="Code"/>
        <w:rPr>
          <w:highlight w:val="white"/>
        </w:rPr>
      </w:pPr>
      <w:r w:rsidRPr="00903DBA">
        <w:rPr>
          <w:highlight w:val="white"/>
        </w:rPr>
        <w:t xml:space="preserve">    }</w:t>
      </w:r>
    </w:p>
    <w:p w14:paraId="54FD9CF9" w14:textId="77777777" w:rsidR="007965E2" w:rsidRPr="00903DBA" w:rsidRDefault="007965E2" w:rsidP="007965E2">
      <w:pPr>
        <w:pStyle w:val="Code"/>
        <w:rPr>
          <w:highlight w:val="white"/>
        </w:rPr>
      </w:pPr>
      <w:r w:rsidRPr="00903DBA">
        <w:rPr>
          <w:highlight w:val="white"/>
        </w:rPr>
        <w:t xml:space="preserve">  }</w:t>
      </w:r>
    </w:p>
    <w:p w14:paraId="207BECED" w14:textId="77777777" w:rsidR="007965E2" w:rsidRPr="00903DBA" w:rsidRDefault="007965E2" w:rsidP="007965E2">
      <w:pPr>
        <w:pStyle w:val="Code"/>
        <w:rPr>
          <w:highlight w:val="white"/>
        </w:rPr>
      </w:pPr>
    </w:p>
    <w:p w14:paraId="4D3D0C39" w14:textId="77777777" w:rsidR="007965E2" w:rsidRPr="00903DBA" w:rsidRDefault="007965E2" w:rsidP="007965E2">
      <w:pPr>
        <w:pStyle w:val="Code"/>
        <w:rPr>
          <w:highlight w:val="white"/>
        </w:rPr>
      </w:pPr>
      <w:r w:rsidRPr="00903DBA">
        <w:rPr>
          <w:highlight w:val="white"/>
        </w:rPr>
        <w:t xml:space="preserve">  return NULL;</w:t>
      </w:r>
    </w:p>
    <w:p w14:paraId="3A0AD587" w14:textId="77777777" w:rsidR="007965E2" w:rsidRPr="00903DBA" w:rsidRDefault="007965E2" w:rsidP="007965E2">
      <w:pPr>
        <w:pStyle w:val="Code"/>
        <w:rPr>
          <w:highlight w:val="white"/>
        </w:rPr>
      </w:pPr>
      <w:r w:rsidRPr="00903DBA">
        <w:rPr>
          <w:highlight w:val="white"/>
        </w:rPr>
        <w:t>}</w:t>
      </w:r>
    </w:p>
    <w:p w14:paraId="4CAE6852" w14:textId="77777777" w:rsidR="007965E2" w:rsidRPr="00903DBA" w:rsidRDefault="007965E2" w:rsidP="007965E2">
      <w:pPr>
        <w:pStyle w:val="Code"/>
        <w:rPr>
          <w:highlight w:val="white"/>
        </w:rPr>
      </w:pPr>
    </w:p>
    <w:p w14:paraId="59E4E82E" w14:textId="77777777" w:rsidR="007965E2" w:rsidRPr="00903DBA" w:rsidRDefault="007965E2" w:rsidP="007965E2">
      <w:pPr>
        <w:pStyle w:val="Code"/>
        <w:rPr>
          <w:highlight w:val="white"/>
        </w:rPr>
      </w:pPr>
      <w:r w:rsidRPr="00903DBA">
        <w:rPr>
          <w:highlight w:val="white"/>
        </w:rPr>
        <w:t>char* strstr(const char* mainString, const char* subString) {</w:t>
      </w:r>
    </w:p>
    <w:p w14:paraId="3DAC171C" w14:textId="56459361"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0DFF6451" w14:textId="77777777" w:rsidR="007965E2" w:rsidRPr="00903DBA" w:rsidRDefault="007965E2" w:rsidP="007965E2">
      <w:pPr>
        <w:pStyle w:val="Code"/>
        <w:rPr>
          <w:highlight w:val="white"/>
        </w:rPr>
      </w:pPr>
    </w:p>
    <w:p w14:paraId="19B8346C" w14:textId="77777777" w:rsidR="007965E2" w:rsidRPr="00903DBA" w:rsidRDefault="007965E2" w:rsidP="007965E2">
      <w:pPr>
        <w:pStyle w:val="Code"/>
        <w:rPr>
          <w:highlight w:val="white"/>
        </w:rPr>
      </w:pPr>
      <w:r w:rsidRPr="00903DBA">
        <w:rPr>
          <w:highlight w:val="white"/>
        </w:rPr>
        <w:t xml:space="preserve">  for (index = 0; mainString[index] != '\0'; ++index) {</w:t>
      </w:r>
    </w:p>
    <w:p w14:paraId="4ABFC12A" w14:textId="77777777" w:rsidR="007965E2" w:rsidRPr="00903DBA" w:rsidRDefault="007965E2" w:rsidP="007965E2">
      <w:pPr>
        <w:pStyle w:val="Code"/>
        <w:rPr>
          <w:highlight w:val="white"/>
        </w:rPr>
      </w:pPr>
      <w:r w:rsidRPr="00903DBA">
        <w:rPr>
          <w:highlight w:val="white"/>
        </w:rPr>
        <w:t xml:space="preserve">    if (strcmp(mainString + index, subString) == 0) {</w:t>
      </w:r>
    </w:p>
    <w:p w14:paraId="39624F5C" w14:textId="77777777" w:rsidR="007965E2" w:rsidRPr="00903DBA" w:rsidRDefault="007965E2" w:rsidP="007965E2">
      <w:pPr>
        <w:pStyle w:val="Code"/>
        <w:rPr>
          <w:highlight w:val="white"/>
        </w:rPr>
      </w:pPr>
      <w:r w:rsidRPr="00903DBA">
        <w:rPr>
          <w:highlight w:val="white"/>
        </w:rPr>
        <w:t xml:space="preserve">      return &amp;mainString[index];</w:t>
      </w:r>
    </w:p>
    <w:p w14:paraId="0B8B53DE" w14:textId="77777777" w:rsidR="007965E2" w:rsidRPr="00903DBA" w:rsidRDefault="007965E2" w:rsidP="007965E2">
      <w:pPr>
        <w:pStyle w:val="Code"/>
        <w:rPr>
          <w:highlight w:val="white"/>
        </w:rPr>
      </w:pPr>
      <w:r w:rsidRPr="00903DBA">
        <w:rPr>
          <w:highlight w:val="white"/>
        </w:rPr>
        <w:t xml:space="preserve">    }</w:t>
      </w:r>
    </w:p>
    <w:p w14:paraId="7B1D1E26" w14:textId="77777777" w:rsidR="007965E2" w:rsidRPr="00903DBA" w:rsidRDefault="007965E2" w:rsidP="007965E2">
      <w:pPr>
        <w:pStyle w:val="Code"/>
        <w:rPr>
          <w:highlight w:val="white"/>
        </w:rPr>
      </w:pPr>
      <w:r w:rsidRPr="00903DBA">
        <w:rPr>
          <w:highlight w:val="white"/>
        </w:rPr>
        <w:t xml:space="preserve">  }</w:t>
      </w:r>
    </w:p>
    <w:p w14:paraId="271A81FB" w14:textId="77777777" w:rsidR="007965E2" w:rsidRPr="00903DBA" w:rsidRDefault="007965E2" w:rsidP="007965E2">
      <w:pPr>
        <w:pStyle w:val="Code"/>
        <w:rPr>
          <w:highlight w:val="white"/>
        </w:rPr>
      </w:pPr>
    </w:p>
    <w:p w14:paraId="3EF93C7F" w14:textId="77777777" w:rsidR="007965E2" w:rsidRPr="00903DBA" w:rsidRDefault="007965E2" w:rsidP="007965E2">
      <w:pPr>
        <w:pStyle w:val="Code"/>
        <w:rPr>
          <w:highlight w:val="white"/>
        </w:rPr>
      </w:pPr>
      <w:r w:rsidRPr="00903DBA">
        <w:rPr>
          <w:highlight w:val="white"/>
        </w:rPr>
        <w:t xml:space="preserve">  return NULL;</w:t>
      </w:r>
    </w:p>
    <w:p w14:paraId="7A92A475" w14:textId="77777777" w:rsidR="007965E2" w:rsidRPr="00903DBA" w:rsidRDefault="007965E2" w:rsidP="007965E2">
      <w:pPr>
        <w:pStyle w:val="Code"/>
        <w:rPr>
          <w:highlight w:val="white"/>
        </w:rPr>
      </w:pPr>
      <w:r w:rsidRPr="00903DBA">
        <w:rPr>
          <w:highlight w:val="white"/>
        </w:rPr>
        <w:t>}</w:t>
      </w:r>
    </w:p>
    <w:p w14:paraId="66BC11EA" w14:textId="77777777" w:rsidR="007965E2" w:rsidRPr="00903DBA" w:rsidRDefault="007965E2" w:rsidP="007965E2">
      <w:pPr>
        <w:pStyle w:val="Code"/>
        <w:rPr>
          <w:highlight w:val="white"/>
        </w:rPr>
      </w:pPr>
    </w:p>
    <w:p w14:paraId="5808301F" w14:textId="77777777" w:rsidR="007965E2" w:rsidRPr="00903DBA" w:rsidRDefault="007965E2" w:rsidP="007965E2">
      <w:pPr>
        <w:pStyle w:val="Code"/>
        <w:rPr>
          <w:highlight w:val="white"/>
        </w:rPr>
      </w:pPr>
      <w:r w:rsidRPr="00903DBA">
        <w:rPr>
          <w:highlight w:val="white"/>
        </w:rPr>
        <w:t>size_t strlen(const char* string) {</w:t>
      </w:r>
    </w:p>
    <w:p w14:paraId="4D2B079A" w14:textId="77777777" w:rsidR="007965E2" w:rsidRPr="00903DBA" w:rsidRDefault="007965E2" w:rsidP="007965E2">
      <w:pPr>
        <w:pStyle w:val="Code"/>
        <w:rPr>
          <w:highlight w:val="white"/>
        </w:rPr>
      </w:pPr>
      <w:r w:rsidRPr="00903DBA">
        <w:rPr>
          <w:highlight w:val="white"/>
        </w:rPr>
        <w:t xml:space="preserve">  int index;</w:t>
      </w:r>
    </w:p>
    <w:p w14:paraId="06CF7FD5" w14:textId="77777777" w:rsidR="007965E2" w:rsidRPr="00903DBA" w:rsidRDefault="007965E2" w:rsidP="007965E2">
      <w:pPr>
        <w:pStyle w:val="Code"/>
        <w:rPr>
          <w:highlight w:val="white"/>
        </w:rPr>
      </w:pPr>
    </w:p>
    <w:p w14:paraId="6167BC88" w14:textId="77777777" w:rsidR="007965E2" w:rsidRPr="00903DBA" w:rsidRDefault="007965E2" w:rsidP="007965E2">
      <w:pPr>
        <w:pStyle w:val="Code"/>
        <w:rPr>
          <w:highlight w:val="white"/>
        </w:rPr>
      </w:pPr>
      <w:r w:rsidRPr="00903DBA">
        <w:rPr>
          <w:highlight w:val="white"/>
        </w:rPr>
        <w:t xml:space="preserve">  for (index = 0; string[index] != '\0'; ++index) {</w:t>
      </w:r>
    </w:p>
    <w:p w14:paraId="63B8A969" w14:textId="77777777" w:rsidR="007965E2" w:rsidRPr="00903DBA" w:rsidRDefault="007965E2" w:rsidP="007965E2">
      <w:pPr>
        <w:pStyle w:val="Code"/>
        <w:rPr>
          <w:highlight w:val="white"/>
        </w:rPr>
      </w:pPr>
      <w:r w:rsidRPr="00903DBA">
        <w:rPr>
          <w:highlight w:val="white"/>
        </w:rPr>
        <w:t xml:space="preserve">    // Empty.</w:t>
      </w:r>
    </w:p>
    <w:p w14:paraId="3E481296" w14:textId="77777777" w:rsidR="007965E2" w:rsidRPr="00903DBA" w:rsidRDefault="007965E2" w:rsidP="007965E2">
      <w:pPr>
        <w:pStyle w:val="Code"/>
        <w:rPr>
          <w:highlight w:val="white"/>
        </w:rPr>
      </w:pPr>
      <w:r w:rsidRPr="00903DBA">
        <w:rPr>
          <w:highlight w:val="white"/>
        </w:rPr>
        <w:t xml:space="preserve">  }</w:t>
      </w:r>
    </w:p>
    <w:p w14:paraId="6DFDDE7B" w14:textId="77777777" w:rsidR="007965E2" w:rsidRPr="00903DBA" w:rsidRDefault="007965E2" w:rsidP="007965E2">
      <w:pPr>
        <w:pStyle w:val="Code"/>
        <w:rPr>
          <w:highlight w:val="white"/>
        </w:rPr>
      </w:pPr>
    </w:p>
    <w:p w14:paraId="3F4CF44B" w14:textId="77777777" w:rsidR="007965E2" w:rsidRPr="00903DBA" w:rsidRDefault="007965E2" w:rsidP="007965E2">
      <w:pPr>
        <w:pStyle w:val="Code"/>
        <w:rPr>
          <w:highlight w:val="white"/>
        </w:rPr>
      </w:pPr>
      <w:r w:rsidRPr="00903DBA">
        <w:rPr>
          <w:highlight w:val="white"/>
        </w:rPr>
        <w:t xml:space="preserve">  return index;</w:t>
      </w:r>
    </w:p>
    <w:p w14:paraId="0644B266" w14:textId="77777777" w:rsidR="007965E2" w:rsidRPr="00903DBA" w:rsidRDefault="007965E2" w:rsidP="007965E2">
      <w:pPr>
        <w:pStyle w:val="Code"/>
        <w:rPr>
          <w:highlight w:val="white"/>
        </w:rPr>
      </w:pPr>
      <w:r w:rsidRPr="00903DBA">
        <w:rPr>
          <w:highlight w:val="white"/>
        </w:rPr>
        <w:t>}</w:t>
      </w:r>
    </w:p>
    <w:p w14:paraId="147C9BAB" w14:textId="77777777" w:rsidR="007965E2" w:rsidRPr="00903DBA" w:rsidRDefault="007965E2" w:rsidP="007965E2">
      <w:pPr>
        <w:pStyle w:val="Code"/>
        <w:rPr>
          <w:highlight w:val="white"/>
        </w:rPr>
      </w:pPr>
    </w:p>
    <w:p w14:paraId="0B6CB3D5" w14:textId="77777777" w:rsidR="007965E2" w:rsidRPr="00903DBA" w:rsidRDefault="007965E2" w:rsidP="007965E2">
      <w:pPr>
        <w:pStyle w:val="Code"/>
        <w:rPr>
          <w:highlight w:val="white"/>
        </w:rPr>
      </w:pPr>
      <w:r w:rsidRPr="00903DBA">
        <w:rPr>
          <w:highlight w:val="white"/>
        </w:rPr>
        <w:t>extern char* enMessageList[];</w:t>
      </w:r>
    </w:p>
    <w:p w14:paraId="643BBB82" w14:textId="77777777" w:rsidR="007965E2" w:rsidRPr="00903DBA" w:rsidRDefault="007965E2" w:rsidP="007965E2">
      <w:pPr>
        <w:pStyle w:val="Code"/>
        <w:rPr>
          <w:highlight w:val="white"/>
        </w:rPr>
      </w:pPr>
    </w:p>
    <w:p w14:paraId="62954EDA" w14:textId="77777777" w:rsidR="007965E2" w:rsidRPr="00903DBA" w:rsidRDefault="007965E2" w:rsidP="007965E2">
      <w:pPr>
        <w:pStyle w:val="Code"/>
        <w:rPr>
          <w:highlight w:val="white"/>
        </w:rPr>
      </w:pPr>
      <w:r w:rsidRPr="00903DBA">
        <w:rPr>
          <w:highlight w:val="white"/>
        </w:rPr>
        <w:t>char* strerror(int errno) {</w:t>
      </w:r>
    </w:p>
    <w:p w14:paraId="14FEFF3A" w14:textId="77777777" w:rsidR="007965E2" w:rsidRPr="00903DBA" w:rsidRDefault="007965E2" w:rsidP="007965E2">
      <w:pPr>
        <w:pStyle w:val="Code"/>
        <w:rPr>
          <w:highlight w:val="white"/>
        </w:rPr>
      </w:pPr>
      <w:r w:rsidRPr="00903DBA">
        <w:rPr>
          <w:highlight w:val="white"/>
        </w:rPr>
        <w:t xml:space="preserve">  struct lconv* localeConvPtr = localeconv();</w:t>
      </w:r>
    </w:p>
    <w:p w14:paraId="15921B7B" w14:textId="77777777" w:rsidR="007965E2" w:rsidRPr="00903DBA" w:rsidRDefault="007965E2" w:rsidP="007965E2">
      <w:pPr>
        <w:pStyle w:val="Code"/>
        <w:rPr>
          <w:highlight w:val="white"/>
        </w:rPr>
      </w:pPr>
      <w:r w:rsidRPr="00903DBA">
        <w:rPr>
          <w:highlight w:val="white"/>
        </w:rPr>
        <w:t xml:space="preserve">  char** messageList = (localeConvPtr != NULL) ? localeConvPtr-&gt;messageList : NULL;</w:t>
      </w:r>
    </w:p>
    <w:p w14:paraId="2134F522" w14:textId="77777777" w:rsidR="007965E2" w:rsidRPr="00903DBA" w:rsidRDefault="007965E2" w:rsidP="007965E2">
      <w:pPr>
        <w:pStyle w:val="Code"/>
        <w:rPr>
          <w:highlight w:val="white"/>
        </w:rPr>
      </w:pPr>
      <w:r w:rsidRPr="00903DBA">
        <w:rPr>
          <w:highlight w:val="white"/>
        </w:rPr>
        <w:t xml:space="preserve">  messageList = (messageList != NULL) ? messageList : enMessageList;</w:t>
      </w:r>
    </w:p>
    <w:p w14:paraId="07ACDCB7" w14:textId="77777777" w:rsidR="007965E2" w:rsidRPr="00903DBA" w:rsidRDefault="007965E2" w:rsidP="007965E2">
      <w:pPr>
        <w:pStyle w:val="Code"/>
        <w:rPr>
          <w:highlight w:val="white"/>
        </w:rPr>
      </w:pPr>
      <w:r w:rsidRPr="00903DBA">
        <w:rPr>
          <w:highlight w:val="white"/>
        </w:rPr>
        <w:t xml:space="preserve">  return messageList[errno];</w:t>
      </w:r>
    </w:p>
    <w:p w14:paraId="0D9C1746" w14:textId="77777777" w:rsidR="007965E2" w:rsidRPr="00903DBA" w:rsidRDefault="007965E2" w:rsidP="007965E2">
      <w:pPr>
        <w:pStyle w:val="Code"/>
        <w:rPr>
          <w:highlight w:val="white"/>
        </w:rPr>
      </w:pPr>
      <w:r w:rsidRPr="00903DBA">
        <w:rPr>
          <w:highlight w:val="white"/>
        </w:rPr>
        <w:t>}</w:t>
      </w:r>
    </w:p>
    <w:p w14:paraId="38359426" w14:textId="77777777" w:rsidR="007965E2" w:rsidRPr="00903DBA" w:rsidRDefault="007965E2" w:rsidP="007965E2">
      <w:pPr>
        <w:pStyle w:val="Code"/>
        <w:rPr>
          <w:highlight w:val="white"/>
        </w:rPr>
      </w:pPr>
    </w:p>
    <w:p w14:paraId="7A8146B9" w14:textId="77777777" w:rsidR="007965E2" w:rsidRPr="00903DBA" w:rsidRDefault="007965E2" w:rsidP="007965E2">
      <w:pPr>
        <w:pStyle w:val="Code"/>
        <w:rPr>
          <w:highlight w:val="white"/>
        </w:rPr>
      </w:pPr>
      <w:r w:rsidRPr="00903DBA">
        <w:rPr>
          <w:highlight w:val="white"/>
        </w:rPr>
        <w:t>char* token = NULL;</w:t>
      </w:r>
    </w:p>
    <w:p w14:paraId="4C832E01" w14:textId="77777777" w:rsidR="007965E2" w:rsidRPr="00903DBA" w:rsidRDefault="007965E2" w:rsidP="007965E2">
      <w:pPr>
        <w:pStyle w:val="Code"/>
        <w:rPr>
          <w:highlight w:val="white"/>
        </w:rPr>
      </w:pPr>
    </w:p>
    <w:p w14:paraId="5F88AD82" w14:textId="77777777" w:rsidR="007965E2" w:rsidRPr="00903DBA" w:rsidRDefault="007965E2" w:rsidP="007965E2">
      <w:pPr>
        <w:pStyle w:val="Code"/>
        <w:rPr>
          <w:highlight w:val="white"/>
        </w:rPr>
      </w:pPr>
      <w:r w:rsidRPr="00903DBA">
        <w:rPr>
          <w:highlight w:val="white"/>
        </w:rPr>
        <w:t>char* strtok(char* string, const char* charSet) {</w:t>
      </w:r>
    </w:p>
    <w:p w14:paraId="19754991" w14:textId="77777777" w:rsidR="007965E2" w:rsidRPr="00903DBA" w:rsidRDefault="007965E2" w:rsidP="007965E2">
      <w:pPr>
        <w:pStyle w:val="Code"/>
        <w:rPr>
          <w:highlight w:val="white"/>
        </w:rPr>
      </w:pPr>
      <w:r w:rsidRPr="00903DBA">
        <w:rPr>
          <w:highlight w:val="white"/>
        </w:rPr>
        <w:t xml:space="preserve">  int index;</w:t>
      </w:r>
    </w:p>
    <w:p w14:paraId="43940463" w14:textId="77777777" w:rsidR="007965E2" w:rsidRPr="00903DBA" w:rsidRDefault="007965E2" w:rsidP="007965E2">
      <w:pPr>
        <w:pStyle w:val="Code"/>
        <w:rPr>
          <w:highlight w:val="white"/>
        </w:rPr>
      </w:pPr>
      <w:r w:rsidRPr="00903DBA">
        <w:rPr>
          <w:highlight w:val="white"/>
        </w:rPr>
        <w:t xml:space="preserve">  char* tokenStart;</w:t>
      </w:r>
    </w:p>
    <w:p w14:paraId="20791319" w14:textId="77777777" w:rsidR="007965E2" w:rsidRPr="00903DBA" w:rsidRDefault="007965E2" w:rsidP="007965E2">
      <w:pPr>
        <w:pStyle w:val="Code"/>
        <w:rPr>
          <w:highlight w:val="white"/>
        </w:rPr>
      </w:pPr>
    </w:p>
    <w:p w14:paraId="5FDE6459" w14:textId="77777777" w:rsidR="007965E2" w:rsidRPr="00903DBA" w:rsidRDefault="007965E2" w:rsidP="007965E2">
      <w:pPr>
        <w:pStyle w:val="Code"/>
        <w:rPr>
          <w:highlight w:val="white"/>
        </w:rPr>
      </w:pPr>
      <w:r w:rsidRPr="00903DBA">
        <w:rPr>
          <w:highlight w:val="white"/>
        </w:rPr>
        <w:t xml:space="preserve">  if (string != NULL) {</w:t>
      </w:r>
    </w:p>
    <w:p w14:paraId="71BC81FF" w14:textId="77777777" w:rsidR="007965E2" w:rsidRPr="00903DBA" w:rsidRDefault="007965E2" w:rsidP="007965E2">
      <w:pPr>
        <w:pStyle w:val="Code"/>
        <w:rPr>
          <w:highlight w:val="white"/>
        </w:rPr>
      </w:pPr>
      <w:r w:rsidRPr="00903DBA">
        <w:rPr>
          <w:highlight w:val="white"/>
        </w:rPr>
        <w:t xml:space="preserve">    if (string[0] == '\0') {</w:t>
      </w:r>
    </w:p>
    <w:p w14:paraId="67D40168" w14:textId="77777777" w:rsidR="007965E2" w:rsidRPr="00903DBA" w:rsidRDefault="007965E2" w:rsidP="007965E2">
      <w:pPr>
        <w:pStyle w:val="Code"/>
        <w:rPr>
          <w:highlight w:val="white"/>
        </w:rPr>
      </w:pPr>
      <w:r w:rsidRPr="00903DBA">
        <w:rPr>
          <w:highlight w:val="white"/>
        </w:rPr>
        <w:t xml:space="preserve">      return NULL;</w:t>
      </w:r>
    </w:p>
    <w:p w14:paraId="4B46D0AB" w14:textId="77777777" w:rsidR="007965E2" w:rsidRPr="00903DBA" w:rsidRDefault="007965E2" w:rsidP="007965E2">
      <w:pPr>
        <w:pStyle w:val="Code"/>
        <w:rPr>
          <w:highlight w:val="white"/>
        </w:rPr>
      </w:pPr>
      <w:r w:rsidRPr="00903DBA">
        <w:rPr>
          <w:highlight w:val="white"/>
        </w:rPr>
        <w:t xml:space="preserve">    }</w:t>
      </w:r>
    </w:p>
    <w:p w14:paraId="76BFFA72" w14:textId="77777777" w:rsidR="007965E2" w:rsidRPr="00903DBA" w:rsidRDefault="007965E2" w:rsidP="007965E2">
      <w:pPr>
        <w:pStyle w:val="Code"/>
        <w:rPr>
          <w:highlight w:val="white"/>
        </w:rPr>
      </w:pPr>
    </w:p>
    <w:p w14:paraId="3DF7EECF" w14:textId="77777777" w:rsidR="007965E2" w:rsidRPr="00903DBA" w:rsidRDefault="007965E2" w:rsidP="007965E2">
      <w:pPr>
        <w:pStyle w:val="Code"/>
        <w:rPr>
          <w:highlight w:val="white"/>
        </w:rPr>
      </w:pPr>
      <w:r w:rsidRPr="00903DBA">
        <w:rPr>
          <w:highlight w:val="white"/>
        </w:rPr>
        <w:t xml:space="preserve">    for (index = 0; string[index] != '\0'; ++index) {</w:t>
      </w:r>
    </w:p>
    <w:p w14:paraId="6B915DBA" w14:textId="77777777" w:rsidR="007965E2" w:rsidRPr="00903DBA" w:rsidRDefault="007965E2" w:rsidP="007965E2">
      <w:pPr>
        <w:pStyle w:val="Code"/>
        <w:rPr>
          <w:highlight w:val="white"/>
        </w:rPr>
      </w:pPr>
      <w:r w:rsidRPr="00903DBA">
        <w:rPr>
          <w:highlight w:val="white"/>
        </w:rPr>
        <w:t xml:space="preserve">      if (strchr(charSet, string[index]) != NULL) {</w:t>
      </w:r>
    </w:p>
    <w:p w14:paraId="42C5A34E" w14:textId="77777777" w:rsidR="007965E2" w:rsidRPr="00903DBA" w:rsidRDefault="007965E2" w:rsidP="007965E2">
      <w:pPr>
        <w:pStyle w:val="Code"/>
        <w:rPr>
          <w:highlight w:val="white"/>
        </w:rPr>
      </w:pPr>
      <w:r w:rsidRPr="00903DBA">
        <w:rPr>
          <w:highlight w:val="white"/>
        </w:rPr>
        <w:t xml:space="preserve">        string[index] = '\0';</w:t>
      </w:r>
    </w:p>
    <w:p w14:paraId="3316AF31" w14:textId="77777777" w:rsidR="007965E2" w:rsidRPr="00903DBA" w:rsidRDefault="007965E2" w:rsidP="007965E2">
      <w:pPr>
        <w:pStyle w:val="Code"/>
        <w:rPr>
          <w:highlight w:val="white"/>
        </w:rPr>
      </w:pPr>
      <w:r w:rsidRPr="00903DBA">
        <w:rPr>
          <w:highlight w:val="white"/>
        </w:rPr>
        <w:t xml:space="preserve">        token = &amp;string[index + 1];</w:t>
      </w:r>
    </w:p>
    <w:p w14:paraId="084BCC10" w14:textId="77777777" w:rsidR="007965E2" w:rsidRPr="00903DBA" w:rsidRDefault="007965E2" w:rsidP="007965E2">
      <w:pPr>
        <w:pStyle w:val="Code"/>
        <w:rPr>
          <w:highlight w:val="white"/>
        </w:rPr>
      </w:pPr>
      <w:r w:rsidRPr="00903DBA">
        <w:rPr>
          <w:highlight w:val="white"/>
        </w:rPr>
        <w:t xml:space="preserve">        return string;</w:t>
      </w:r>
    </w:p>
    <w:p w14:paraId="5EE02C72" w14:textId="77777777" w:rsidR="007965E2" w:rsidRPr="00903DBA" w:rsidRDefault="007965E2" w:rsidP="007965E2">
      <w:pPr>
        <w:pStyle w:val="Code"/>
        <w:rPr>
          <w:highlight w:val="white"/>
        </w:rPr>
      </w:pPr>
      <w:r w:rsidRPr="00903DBA">
        <w:rPr>
          <w:highlight w:val="white"/>
        </w:rPr>
        <w:t xml:space="preserve">      }</w:t>
      </w:r>
    </w:p>
    <w:p w14:paraId="5915F8D0" w14:textId="77777777" w:rsidR="007965E2" w:rsidRPr="00903DBA" w:rsidRDefault="007965E2" w:rsidP="007965E2">
      <w:pPr>
        <w:pStyle w:val="Code"/>
        <w:rPr>
          <w:highlight w:val="white"/>
        </w:rPr>
      </w:pPr>
      <w:r w:rsidRPr="00903DBA">
        <w:rPr>
          <w:highlight w:val="white"/>
        </w:rPr>
        <w:t xml:space="preserve">    }</w:t>
      </w:r>
    </w:p>
    <w:p w14:paraId="3AF736E1" w14:textId="77777777" w:rsidR="007965E2" w:rsidRPr="00903DBA" w:rsidRDefault="007965E2" w:rsidP="007965E2">
      <w:pPr>
        <w:pStyle w:val="Code"/>
        <w:rPr>
          <w:highlight w:val="white"/>
        </w:rPr>
      </w:pPr>
    </w:p>
    <w:p w14:paraId="39011E1F" w14:textId="77777777" w:rsidR="007965E2" w:rsidRPr="00903DBA" w:rsidRDefault="007965E2" w:rsidP="007965E2">
      <w:pPr>
        <w:pStyle w:val="Code"/>
        <w:rPr>
          <w:highlight w:val="white"/>
        </w:rPr>
      </w:pPr>
      <w:r w:rsidRPr="00903DBA">
        <w:rPr>
          <w:highlight w:val="white"/>
        </w:rPr>
        <w:t xml:space="preserve">    token = &amp;string[index];</w:t>
      </w:r>
    </w:p>
    <w:p w14:paraId="7AED5091" w14:textId="77777777" w:rsidR="007965E2" w:rsidRPr="00903DBA" w:rsidRDefault="007965E2" w:rsidP="007965E2">
      <w:pPr>
        <w:pStyle w:val="Code"/>
        <w:rPr>
          <w:highlight w:val="white"/>
        </w:rPr>
      </w:pPr>
      <w:r w:rsidRPr="00903DBA">
        <w:rPr>
          <w:highlight w:val="white"/>
        </w:rPr>
        <w:t xml:space="preserve">    return string;</w:t>
      </w:r>
    </w:p>
    <w:p w14:paraId="7D38CB8D" w14:textId="77777777" w:rsidR="007965E2" w:rsidRPr="00903DBA" w:rsidRDefault="007965E2" w:rsidP="007965E2">
      <w:pPr>
        <w:pStyle w:val="Code"/>
        <w:rPr>
          <w:highlight w:val="white"/>
        </w:rPr>
      </w:pPr>
      <w:r w:rsidRPr="00903DBA">
        <w:rPr>
          <w:highlight w:val="white"/>
        </w:rPr>
        <w:t xml:space="preserve">  }</w:t>
      </w:r>
    </w:p>
    <w:p w14:paraId="06E5CA40" w14:textId="77777777" w:rsidR="007965E2" w:rsidRPr="00903DBA" w:rsidRDefault="007965E2" w:rsidP="007965E2">
      <w:pPr>
        <w:pStyle w:val="Code"/>
        <w:rPr>
          <w:highlight w:val="white"/>
        </w:rPr>
      </w:pPr>
      <w:r w:rsidRPr="00903DBA">
        <w:rPr>
          <w:highlight w:val="white"/>
        </w:rPr>
        <w:t xml:space="preserve">  else if (token == NULL) {</w:t>
      </w:r>
    </w:p>
    <w:p w14:paraId="388CADA0" w14:textId="77777777" w:rsidR="007965E2" w:rsidRPr="00903DBA" w:rsidRDefault="007965E2" w:rsidP="007965E2">
      <w:pPr>
        <w:pStyle w:val="Code"/>
        <w:rPr>
          <w:highlight w:val="white"/>
        </w:rPr>
      </w:pPr>
      <w:r w:rsidRPr="00903DBA">
        <w:rPr>
          <w:highlight w:val="white"/>
        </w:rPr>
        <w:t xml:space="preserve">    return NULL;</w:t>
      </w:r>
    </w:p>
    <w:p w14:paraId="07EDABB2" w14:textId="77777777" w:rsidR="007965E2" w:rsidRPr="00903DBA" w:rsidRDefault="007965E2" w:rsidP="007965E2">
      <w:pPr>
        <w:pStyle w:val="Code"/>
        <w:rPr>
          <w:highlight w:val="white"/>
        </w:rPr>
      </w:pPr>
      <w:r w:rsidRPr="00903DBA">
        <w:rPr>
          <w:highlight w:val="white"/>
        </w:rPr>
        <w:t xml:space="preserve">  }</w:t>
      </w:r>
    </w:p>
    <w:p w14:paraId="43E0739A" w14:textId="77777777" w:rsidR="007965E2" w:rsidRPr="00903DBA" w:rsidRDefault="007965E2" w:rsidP="007965E2">
      <w:pPr>
        <w:pStyle w:val="Code"/>
        <w:rPr>
          <w:highlight w:val="white"/>
        </w:rPr>
      </w:pPr>
      <w:r w:rsidRPr="00903DBA">
        <w:rPr>
          <w:highlight w:val="white"/>
        </w:rPr>
        <w:t xml:space="preserve">  else {</w:t>
      </w:r>
    </w:p>
    <w:p w14:paraId="14BFADAB" w14:textId="77777777" w:rsidR="007965E2" w:rsidRPr="00903DBA" w:rsidRDefault="007965E2" w:rsidP="007965E2">
      <w:pPr>
        <w:pStyle w:val="Code"/>
        <w:rPr>
          <w:highlight w:val="white"/>
        </w:rPr>
      </w:pPr>
      <w:r w:rsidRPr="00903DBA">
        <w:rPr>
          <w:highlight w:val="white"/>
        </w:rPr>
        <w:t xml:space="preserve">    if (token[0] == '\0') {</w:t>
      </w:r>
    </w:p>
    <w:p w14:paraId="187640FB" w14:textId="77777777" w:rsidR="007965E2" w:rsidRPr="00903DBA" w:rsidRDefault="007965E2" w:rsidP="007965E2">
      <w:pPr>
        <w:pStyle w:val="Code"/>
        <w:rPr>
          <w:highlight w:val="white"/>
        </w:rPr>
      </w:pPr>
      <w:r w:rsidRPr="00903DBA">
        <w:rPr>
          <w:highlight w:val="white"/>
        </w:rPr>
        <w:t xml:space="preserve">      return NULL;</w:t>
      </w:r>
    </w:p>
    <w:p w14:paraId="0BA79815" w14:textId="77777777" w:rsidR="007965E2" w:rsidRPr="00903DBA" w:rsidRDefault="007965E2" w:rsidP="007965E2">
      <w:pPr>
        <w:pStyle w:val="Code"/>
        <w:rPr>
          <w:highlight w:val="white"/>
        </w:rPr>
      </w:pPr>
      <w:r w:rsidRPr="00903DBA">
        <w:rPr>
          <w:highlight w:val="white"/>
        </w:rPr>
        <w:t xml:space="preserve">    }</w:t>
      </w:r>
    </w:p>
    <w:p w14:paraId="37820844" w14:textId="77777777" w:rsidR="007965E2" w:rsidRPr="00903DBA" w:rsidRDefault="007965E2" w:rsidP="007965E2">
      <w:pPr>
        <w:pStyle w:val="Code"/>
        <w:rPr>
          <w:highlight w:val="white"/>
        </w:rPr>
      </w:pPr>
    </w:p>
    <w:p w14:paraId="1283D9BE" w14:textId="77777777" w:rsidR="007965E2" w:rsidRPr="00903DBA" w:rsidRDefault="007965E2" w:rsidP="007965E2">
      <w:pPr>
        <w:pStyle w:val="Code"/>
        <w:rPr>
          <w:highlight w:val="white"/>
        </w:rPr>
      </w:pPr>
      <w:r w:rsidRPr="00903DBA">
        <w:rPr>
          <w:highlight w:val="white"/>
        </w:rPr>
        <w:t xml:space="preserve">    for (index = 0; token[index] != '\0'; ++index) {</w:t>
      </w:r>
    </w:p>
    <w:p w14:paraId="67451AF9" w14:textId="77777777" w:rsidR="007965E2" w:rsidRPr="00903DBA" w:rsidRDefault="007965E2" w:rsidP="007965E2">
      <w:pPr>
        <w:pStyle w:val="Code"/>
        <w:rPr>
          <w:highlight w:val="white"/>
        </w:rPr>
      </w:pPr>
      <w:r w:rsidRPr="00903DBA">
        <w:rPr>
          <w:highlight w:val="white"/>
        </w:rPr>
        <w:t xml:space="preserve">      if (strchr(charSet, token[index]) != NULL) {</w:t>
      </w:r>
    </w:p>
    <w:p w14:paraId="6128B133" w14:textId="77777777" w:rsidR="007965E2" w:rsidRPr="00903DBA" w:rsidRDefault="007965E2" w:rsidP="007965E2">
      <w:pPr>
        <w:pStyle w:val="Code"/>
        <w:rPr>
          <w:highlight w:val="white"/>
        </w:rPr>
      </w:pPr>
      <w:r w:rsidRPr="00903DBA">
        <w:rPr>
          <w:highlight w:val="white"/>
        </w:rPr>
        <w:t xml:space="preserve">        char* tokenStart2 = token;</w:t>
      </w:r>
    </w:p>
    <w:p w14:paraId="7122DD32" w14:textId="77777777" w:rsidR="007965E2" w:rsidRPr="00903DBA" w:rsidRDefault="007965E2" w:rsidP="007965E2">
      <w:pPr>
        <w:pStyle w:val="Code"/>
        <w:rPr>
          <w:highlight w:val="white"/>
        </w:rPr>
      </w:pPr>
      <w:r w:rsidRPr="00903DBA">
        <w:rPr>
          <w:highlight w:val="white"/>
        </w:rPr>
        <w:t xml:space="preserve">        token[index] = '\0';</w:t>
      </w:r>
    </w:p>
    <w:p w14:paraId="618CC80A" w14:textId="77777777" w:rsidR="007965E2" w:rsidRPr="00903DBA" w:rsidRDefault="007965E2" w:rsidP="007965E2">
      <w:pPr>
        <w:pStyle w:val="Code"/>
        <w:rPr>
          <w:highlight w:val="white"/>
        </w:rPr>
      </w:pPr>
      <w:r w:rsidRPr="00903DBA">
        <w:rPr>
          <w:highlight w:val="white"/>
        </w:rPr>
        <w:t xml:space="preserve">        token = &amp;token[index + 1];</w:t>
      </w:r>
    </w:p>
    <w:p w14:paraId="70E311A7" w14:textId="77777777" w:rsidR="007965E2" w:rsidRPr="00903DBA" w:rsidRDefault="007965E2" w:rsidP="007965E2">
      <w:pPr>
        <w:pStyle w:val="Code"/>
        <w:rPr>
          <w:highlight w:val="white"/>
        </w:rPr>
      </w:pPr>
      <w:r w:rsidRPr="00903DBA">
        <w:rPr>
          <w:highlight w:val="white"/>
        </w:rPr>
        <w:t xml:space="preserve">        return tokenStart2;</w:t>
      </w:r>
    </w:p>
    <w:p w14:paraId="522934B2" w14:textId="77777777" w:rsidR="007965E2" w:rsidRPr="00903DBA" w:rsidRDefault="007965E2" w:rsidP="007965E2">
      <w:pPr>
        <w:pStyle w:val="Code"/>
        <w:rPr>
          <w:highlight w:val="white"/>
        </w:rPr>
      </w:pPr>
      <w:r w:rsidRPr="00903DBA">
        <w:rPr>
          <w:highlight w:val="white"/>
        </w:rPr>
        <w:t xml:space="preserve">      }</w:t>
      </w:r>
    </w:p>
    <w:p w14:paraId="11D7626A" w14:textId="77777777" w:rsidR="007965E2" w:rsidRPr="00903DBA" w:rsidRDefault="007965E2" w:rsidP="007965E2">
      <w:pPr>
        <w:pStyle w:val="Code"/>
        <w:rPr>
          <w:highlight w:val="white"/>
        </w:rPr>
      </w:pPr>
      <w:r w:rsidRPr="00903DBA">
        <w:rPr>
          <w:highlight w:val="white"/>
        </w:rPr>
        <w:t xml:space="preserve">    }</w:t>
      </w:r>
    </w:p>
    <w:p w14:paraId="0EE73681" w14:textId="77777777" w:rsidR="007965E2" w:rsidRPr="00903DBA" w:rsidRDefault="007965E2" w:rsidP="007965E2">
      <w:pPr>
        <w:pStyle w:val="Code"/>
        <w:rPr>
          <w:highlight w:val="white"/>
        </w:rPr>
      </w:pPr>
    </w:p>
    <w:p w14:paraId="5722BCF7" w14:textId="77777777" w:rsidR="007965E2" w:rsidRPr="00903DBA" w:rsidRDefault="007965E2" w:rsidP="007965E2">
      <w:pPr>
        <w:pStyle w:val="Code"/>
        <w:rPr>
          <w:highlight w:val="white"/>
        </w:rPr>
      </w:pPr>
      <w:r w:rsidRPr="00903DBA">
        <w:rPr>
          <w:highlight w:val="white"/>
        </w:rPr>
        <w:t xml:space="preserve">    tokenStart = token;</w:t>
      </w:r>
    </w:p>
    <w:p w14:paraId="6AB84238" w14:textId="77777777" w:rsidR="007965E2" w:rsidRPr="00903DBA" w:rsidRDefault="007965E2" w:rsidP="007965E2">
      <w:pPr>
        <w:pStyle w:val="Code"/>
        <w:rPr>
          <w:highlight w:val="white"/>
        </w:rPr>
      </w:pPr>
      <w:r w:rsidRPr="00903DBA">
        <w:rPr>
          <w:highlight w:val="white"/>
        </w:rPr>
        <w:t xml:space="preserve">    token = &amp;token[index];</w:t>
      </w:r>
    </w:p>
    <w:p w14:paraId="39D14D2A" w14:textId="77777777" w:rsidR="007965E2" w:rsidRPr="00903DBA" w:rsidRDefault="007965E2" w:rsidP="007965E2">
      <w:pPr>
        <w:pStyle w:val="Code"/>
        <w:rPr>
          <w:highlight w:val="white"/>
        </w:rPr>
      </w:pPr>
      <w:r w:rsidRPr="00903DBA">
        <w:rPr>
          <w:highlight w:val="white"/>
        </w:rPr>
        <w:t xml:space="preserve">    return tokenStart;</w:t>
      </w:r>
    </w:p>
    <w:p w14:paraId="2D8A1089" w14:textId="77777777" w:rsidR="007965E2" w:rsidRPr="00903DBA" w:rsidRDefault="007965E2" w:rsidP="007965E2">
      <w:pPr>
        <w:pStyle w:val="Code"/>
        <w:rPr>
          <w:highlight w:val="white"/>
        </w:rPr>
      </w:pPr>
      <w:r w:rsidRPr="00903DBA">
        <w:rPr>
          <w:highlight w:val="white"/>
        </w:rPr>
        <w:t xml:space="preserve">  }</w:t>
      </w:r>
    </w:p>
    <w:p w14:paraId="24A92E2A" w14:textId="77777777" w:rsidR="007965E2" w:rsidRPr="00903DBA" w:rsidRDefault="007965E2" w:rsidP="007965E2">
      <w:pPr>
        <w:pStyle w:val="Code"/>
        <w:rPr>
          <w:highlight w:val="white"/>
        </w:rPr>
      </w:pPr>
      <w:r w:rsidRPr="00903DBA">
        <w:rPr>
          <w:highlight w:val="white"/>
        </w:rPr>
        <w:t>}</w:t>
      </w:r>
    </w:p>
    <w:p w14:paraId="095CC54C" w14:textId="77777777" w:rsidR="007965E2" w:rsidRPr="00903DBA" w:rsidRDefault="007965E2" w:rsidP="007965E2">
      <w:pPr>
        <w:pStyle w:val="Code"/>
        <w:rPr>
          <w:highlight w:val="white"/>
        </w:rPr>
      </w:pPr>
    </w:p>
    <w:p w14:paraId="4709A563" w14:textId="77777777" w:rsidR="007965E2" w:rsidRPr="00903DBA" w:rsidRDefault="007965E2" w:rsidP="007965E2">
      <w:pPr>
        <w:pStyle w:val="Code"/>
        <w:rPr>
          <w:highlight w:val="white"/>
        </w:rPr>
      </w:pPr>
      <w:r w:rsidRPr="00903DBA">
        <w:rPr>
          <w:highlight w:val="white"/>
        </w:rPr>
        <w:t>void* memcpy(void* target, const void* source, size_t size) {</w:t>
      </w:r>
    </w:p>
    <w:p w14:paraId="581AAA52" w14:textId="77777777" w:rsidR="007965E2" w:rsidRPr="00903DBA" w:rsidRDefault="007965E2" w:rsidP="007965E2">
      <w:pPr>
        <w:pStyle w:val="Code"/>
        <w:rPr>
          <w:highlight w:val="white"/>
        </w:rPr>
      </w:pPr>
      <w:r w:rsidRPr="00903DBA">
        <w:rPr>
          <w:highlight w:val="white"/>
        </w:rPr>
        <w:t xml:space="preserve">  char* charTarget = (char*) target;</w:t>
      </w:r>
    </w:p>
    <w:p w14:paraId="1204E016" w14:textId="77777777" w:rsidR="007965E2" w:rsidRPr="00903DBA" w:rsidRDefault="007965E2" w:rsidP="007965E2">
      <w:pPr>
        <w:pStyle w:val="Code"/>
        <w:rPr>
          <w:highlight w:val="white"/>
        </w:rPr>
      </w:pPr>
      <w:r w:rsidRPr="00903DBA">
        <w:rPr>
          <w:highlight w:val="white"/>
        </w:rPr>
        <w:t xml:space="preserve">  const char* charSource = (const char*) source;</w:t>
      </w:r>
    </w:p>
    <w:p w14:paraId="60156CBB" w14:textId="77777777" w:rsidR="007965E2" w:rsidRPr="00903DBA" w:rsidRDefault="007965E2" w:rsidP="007965E2">
      <w:pPr>
        <w:pStyle w:val="Code"/>
        <w:rPr>
          <w:highlight w:val="white"/>
        </w:rPr>
      </w:pPr>
    </w:p>
    <w:p w14:paraId="30F91960" w14:textId="4B077C82"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5F4F50BD" w14:textId="77777777" w:rsidR="007965E2" w:rsidRPr="00903DBA" w:rsidRDefault="007965E2" w:rsidP="007965E2">
      <w:pPr>
        <w:pStyle w:val="Code"/>
        <w:rPr>
          <w:highlight w:val="white"/>
        </w:rPr>
      </w:pPr>
      <w:r w:rsidRPr="00903DBA">
        <w:rPr>
          <w:highlight w:val="white"/>
        </w:rPr>
        <w:t xml:space="preserve">  for (index = 0; index &lt; size; ++index) {</w:t>
      </w:r>
    </w:p>
    <w:p w14:paraId="00D94CD6" w14:textId="77777777" w:rsidR="007965E2" w:rsidRPr="00903DBA" w:rsidRDefault="007965E2" w:rsidP="007965E2">
      <w:pPr>
        <w:pStyle w:val="Code"/>
        <w:rPr>
          <w:highlight w:val="white"/>
        </w:rPr>
      </w:pPr>
      <w:r w:rsidRPr="00903DBA">
        <w:rPr>
          <w:highlight w:val="white"/>
        </w:rPr>
        <w:t xml:space="preserve">    charTarget[index] = charSource[index];</w:t>
      </w:r>
    </w:p>
    <w:p w14:paraId="2B656FFB" w14:textId="77777777" w:rsidR="007965E2" w:rsidRPr="00903DBA" w:rsidRDefault="007965E2" w:rsidP="007965E2">
      <w:pPr>
        <w:pStyle w:val="Code"/>
        <w:rPr>
          <w:highlight w:val="white"/>
        </w:rPr>
      </w:pPr>
      <w:r w:rsidRPr="00903DBA">
        <w:rPr>
          <w:highlight w:val="white"/>
        </w:rPr>
        <w:t xml:space="preserve">  }</w:t>
      </w:r>
    </w:p>
    <w:p w14:paraId="6D85B98A" w14:textId="77777777" w:rsidR="007965E2" w:rsidRPr="00903DBA" w:rsidRDefault="007965E2" w:rsidP="007965E2">
      <w:pPr>
        <w:pStyle w:val="Code"/>
        <w:rPr>
          <w:highlight w:val="white"/>
        </w:rPr>
      </w:pPr>
    </w:p>
    <w:p w14:paraId="3E2BC1CE" w14:textId="0EE83F7B" w:rsidR="007965E2" w:rsidRPr="00903DBA" w:rsidRDefault="00E068AC" w:rsidP="007965E2">
      <w:pPr>
        <w:pStyle w:val="Code"/>
        <w:rPr>
          <w:highlight w:val="white"/>
        </w:rPr>
      </w:pPr>
      <w:r w:rsidRPr="00903DBA">
        <w:rPr>
          <w:highlight w:val="white"/>
        </w:rPr>
        <w:t xml:space="preserve">  return ((void*) target);</w:t>
      </w:r>
    </w:p>
    <w:p w14:paraId="2FB6D5D3" w14:textId="77777777" w:rsidR="007965E2" w:rsidRPr="00903DBA" w:rsidRDefault="007965E2" w:rsidP="007965E2">
      <w:pPr>
        <w:pStyle w:val="Code"/>
        <w:rPr>
          <w:highlight w:val="white"/>
        </w:rPr>
      </w:pPr>
      <w:r w:rsidRPr="00903DBA">
        <w:rPr>
          <w:highlight w:val="white"/>
        </w:rPr>
        <w:t>}</w:t>
      </w:r>
    </w:p>
    <w:p w14:paraId="1435DF44" w14:textId="77777777" w:rsidR="007965E2" w:rsidRPr="00903DBA" w:rsidRDefault="007965E2" w:rsidP="007965E2">
      <w:pPr>
        <w:pStyle w:val="Code"/>
        <w:rPr>
          <w:highlight w:val="white"/>
        </w:rPr>
      </w:pPr>
    </w:p>
    <w:p w14:paraId="71C2DE7C" w14:textId="77777777" w:rsidR="007965E2" w:rsidRPr="00903DBA" w:rsidRDefault="007965E2" w:rsidP="007965E2">
      <w:pPr>
        <w:pStyle w:val="Code"/>
        <w:rPr>
          <w:highlight w:val="white"/>
        </w:rPr>
      </w:pPr>
      <w:r w:rsidRPr="00903DBA">
        <w:rPr>
          <w:highlight w:val="white"/>
        </w:rPr>
        <w:t>void* memmove(void* target, const void* source, size_t size) {</w:t>
      </w:r>
    </w:p>
    <w:p w14:paraId="5BDE3062" w14:textId="77777777" w:rsidR="007965E2" w:rsidRPr="00903DBA" w:rsidRDefault="007965E2" w:rsidP="007965E2">
      <w:pPr>
        <w:pStyle w:val="Code"/>
        <w:rPr>
          <w:highlight w:val="white"/>
        </w:rPr>
      </w:pPr>
      <w:r w:rsidRPr="00903DBA">
        <w:rPr>
          <w:highlight w:val="white"/>
        </w:rPr>
        <w:t xml:space="preserve">  char* charTarget = (char*) target;</w:t>
      </w:r>
    </w:p>
    <w:p w14:paraId="75F30AD2" w14:textId="77777777" w:rsidR="007965E2" w:rsidRPr="00903DBA" w:rsidRDefault="007965E2" w:rsidP="007965E2">
      <w:pPr>
        <w:pStyle w:val="Code"/>
        <w:rPr>
          <w:highlight w:val="white"/>
        </w:rPr>
      </w:pPr>
      <w:r w:rsidRPr="00903DBA">
        <w:rPr>
          <w:highlight w:val="white"/>
        </w:rPr>
        <w:t xml:space="preserve">  const char* charSource = (const char*) source;</w:t>
      </w:r>
    </w:p>
    <w:p w14:paraId="07F317B9" w14:textId="77777777" w:rsidR="007965E2" w:rsidRPr="00903DBA" w:rsidRDefault="007965E2" w:rsidP="007965E2">
      <w:pPr>
        <w:pStyle w:val="Code"/>
        <w:rPr>
          <w:highlight w:val="white"/>
        </w:rPr>
      </w:pPr>
    </w:p>
    <w:p w14:paraId="13E1CA62" w14:textId="357C9EFD"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581DD197" w14:textId="77777777" w:rsidR="007965E2" w:rsidRPr="00903DBA" w:rsidRDefault="007965E2" w:rsidP="007965E2">
      <w:pPr>
        <w:pStyle w:val="Code"/>
        <w:rPr>
          <w:highlight w:val="white"/>
        </w:rPr>
      </w:pPr>
      <w:r w:rsidRPr="00903DBA">
        <w:rPr>
          <w:highlight w:val="white"/>
        </w:rPr>
        <w:t xml:space="preserve">  if (source &lt; target) {</w:t>
      </w:r>
    </w:p>
    <w:p w14:paraId="0AFE6C58" w14:textId="77777777" w:rsidR="007965E2" w:rsidRPr="00903DBA" w:rsidRDefault="007965E2" w:rsidP="007965E2">
      <w:pPr>
        <w:pStyle w:val="Code"/>
        <w:rPr>
          <w:highlight w:val="white"/>
        </w:rPr>
      </w:pPr>
      <w:r w:rsidRPr="00903DBA">
        <w:rPr>
          <w:highlight w:val="white"/>
        </w:rPr>
        <w:t xml:space="preserve">    for (index = (size - 1); index &gt;= 0; --index) {</w:t>
      </w:r>
    </w:p>
    <w:p w14:paraId="5D8F2151" w14:textId="77777777" w:rsidR="007965E2" w:rsidRPr="00903DBA" w:rsidRDefault="007965E2" w:rsidP="007965E2">
      <w:pPr>
        <w:pStyle w:val="Code"/>
        <w:rPr>
          <w:highlight w:val="white"/>
        </w:rPr>
      </w:pPr>
      <w:r w:rsidRPr="00903DBA">
        <w:rPr>
          <w:highlight w:val="white"/>
        </w:rPr>
        <w:t xml:space="preserve">      charTarget[index] = charSource[index];</w:t>
      </w:r>
    </w:p>
    <w:p w14:paraId="56FE06DA" w14:textId="77777777" w:rsidR="007965E2" w:rsidRPr="00903DBA" w:rsidRDefault="007965E2" w:rsidP="007965E2">
      <w:pPr>
        <w:pStyle w:val="Code"/>
        <w:rPr>
          <w:highlight w:val="white"/>
        </w:rPr>
      </w:pPr>
      <w:r w:rsidRPr="00903DBA">
        <w:rPr>
          <w:highlight w:val="white"/>
        </w:rPr>
        <w:t xml:space="preserve">    }</w:t>
      </w:r>
    </w:p>
    <w:p w14:paraId="6A59BEA5" w14:textId="77777777" w:rsidR="007965E2" w:rsidRPr="00903DBA" w:rsidRDefault="007965E2" w:rsidP="007965E2">
      <w:pPr>
        <w:pStyle w:val="Code"/>
        <w:rPr>
          <w:highlight w:val="white"/>
        </w:rPr>
      </w:pPr>
      <w:r w:rsidRPr="00903DBA">
        <w:rPr>
          <w:highlight w:val="white"/>
        </w:rPr>
        <w:t xml:space="preserve">  }</w:t>
      </w:r>
    </w:p>
    <w:p w14:paraId="0FF3BDE6" w14:textId="77777777" w:rsidR="007965E2" w:rsidRPr="00903DBA" w:rsidRDefault="007965E2" w:rsidP="007965E2">
      <w:pPr>
        <w:pStyle w:val="Code"/>
        <w:rPr>
          <w:highlight w:val="white"/>
        </w:rPr>
      </w:pPr>
      <w:r w:rsidRPr="00903DBA">
        <w:rPr>
          <w:highlight w:val="white"/>
        </w:rPr>
        <w:t xml:space="preserve">  else {</w:t>
      </w:r>
    </w:p>
    <w:p w14:paraId="14C8E0FF" w14:textId="77777777" w:rsidR="007965E2" w:rsidRPr="00903DBA" w:rsidRDefault="007965E2" w:rsidP="007965E2">
      <w:pPr>
        <w:pStyle w:val="Code"/>
        <w:rPr>
          <w:highlight w:val="white"/>
        </w:rPr>
      </w:pPr>
      <w:r w:rsidRPr="00903DBA">
        <w:rPr>
          <w:highlight w:val="white"/>
        </w:rPr>
        <w:t xml:space="preserve">    for (index = 0; index &lt; size; ++index) {</w:t>
      </w:r>
    </w:p>
    <w:p w14:paraId="796C5234" w14:textId="77777777" w:rsidR="007965E2" w:rsidRPr="00903DBA" w:rsidRDefault="007965E2" w:rsidP="007965E2">
      <w:pPr>
        <w:pStyle w:val="Code"/>
        <w:rPr>
          <w:highlight w:val="white"/>
        </w:rPr>
      </w:pPr>
      <w:r w:rsidRPr="00903DBA">
        <w:rPr>
          <w:highlight w:val="white"/>
        </w:rPr>
        <w:t xml:space="preserve">      charTarget[index] = charSource[index];</w:t>
      </w:r>
    </w:p>
    <w:p w14:paraId="4B9A7E3D" w14:textId="77777777" w:rsidR="007965E2" w:rsidRPr="00903DBA" w:rsidRDefault="007965E2" w:rsidP="007965E2">
      <w:pPr>
        <w:pStyle w:val="Code"/>
        <w:rPr>
          <w:highlight w:val="white"/>
        </w:rPr>
      </w:pPr>
      <w:r w:rsidRPr="00903DBA">
        <w:rPr>
          <w:highlight w:val="white"/>
        </w:rPr>
        <w:t xml:space="preserve">    }</w:t>
      </w:r>
    </w:p>
    <w:p w14:paraId="00E9D2FD" w14:textId="77777777" w:rsidR="007965E2" w:rsidRPr="00903DBA" w:rsidRDefault="007965E2" w:rsidP="007965E2">
      <w:pPr>
        <w:pStyle w:val="Code"/>
        <w:rPr>
          <w:highlight w:val="white"/>
        </w:rPr>
      </w:pPr>
      <w:r w:rsidRPr="00903DBA">
        <w:rPr>
          <w:highlight w:val="white"/>
        </w:rPr>
        <w:t xml:space="preserve">  }</w:t>
      </w:r>
    </w:p>
    <w:p w14:paraId="254FEBCF" w14:textId="77777777" w:rsidR="007965E2" w:rsidRPr="00903DBA" w:rsidRDefault="007965E2" w:rsidP="007965E2">
      <w:pPr>
        <w:pStyle w:val="Code"/>
        <w:rPr>
          <w:highlight w:val="white"/>
        </w:rPr>
      </w:pPr>
    </w:p>
    <w:p w14:paraId="06162B03" w14:textId="43B1C061" w:rsidR="007965E2" w:rsidRPr="00903DBA" w:rsidRDefault="00E068AC" w:rsidP="007965E2">
      <w:pPr>
        <w:pStyle w:val="Code"/>
        <w:rPr>
          <w:highlight w:val="white"/>
        </w:rPr>
      </w:pPr>
      <w:r w:rsidRPr="00903DBA">
        <w:rPr>
          <w:highlight w:val="white"/>
        </w:rPr>
        <w:t xml:space="preserve">  return ((void*) target);</w:t>
      </w:r>
    </w:p>
    <w:p w14:paraId="1B7CC3A8" w14:textId="77777777" w:rsidR="007965E2" w:rsidRPr="00903DBA" w:rsidRDefault="007965E2" w:rsidP="007965E2">
      <w:pPr>
        <w:pStyle w:val="Code"/>
        <w:rPr>
          <w:highlight w:val="white"/>
        </w:rPr>
      </w:pPr>
      <w:r w:rsidRPr="00903DBA">
        <w:rPr>
          <w:highlight w:val="white"/>
        </w:rPr>
        <w:t>}</w:t>
      </w:r>
    </w:p>
    <w:p w14:paraId="1C6AD0A6" w14:textId="77777777" w:rsidR="007965E2" w:rsidRPr="00903DBA" w:rsidRDefault="007965E2" w:rsidP="007965E2">
      <w:pPr>
        <w:pStyle w:val="Code"/>
        <w:rPr>
          <w:highlight w:val="white"/>
        </w:rPr>
      </w:pPr>
    </w:p>
    <w:p w14:paraId="48D32C82" w14:textId="77777777" w:rsidR="007965E2" w:rsidRPr="00903DBA" w:rsidRDefault="007965E2" w:rsidP="007965E2">
      <w:pPr>
        <w:pStyle w:val="Code"/>
        <w:rPr>
          <w:highlight w:val="white"/>
        </w:rPr>
      </w:pPr>
      <w:r w:rsidRPr="00903DBA">
        <w:rPr>
          <w:highlight w:val="white"/>
        </w:rPr>
        <w:t>int memcmp(const void* left, const void* right, size_t size) {</w:t>
      </w:r>
    </w:p>
    <w:p w14:paraId="685F6242" w14:textId="77777777" w:rsidR="007965E2" w:rsidRPr="00903DBA" w:rsidRDefault="007965E2" w:rsidP="007965E2">
      <w:pPr>
        <w:pStyle w:val="Code"/>
        <w:rPr>
          <w:highlight w:val="white"/>
        </w:rPr>
      </w:pPr>
      <w:r w:rsidRPr="00903DBA">
        <w:rPr>
          <w:highlight w:val="white"/>
        </w:rPr>
        <w:t xml:space="preserve">  const char* charLeft = (const char*) left;</w:t>
      </w:r>
    </w:p>
    <w:p w14:paraId="2E497D35" w14:textId="77777777" w:rsidR="007965E2" w:rsidRPr="00903DBA" w:rsidRDefault="007965E2" w:rsidP="007965E2">
      <w:pPr>
        <w:pStyle w:val="Code"/>
        <w:rPr>
          <w:highlight w:val="white"/>
        </w:rPr>
      </w:pPr>
      <w:r w:rsidRPr="00903DBA">
        <w:rPr>
          <w:highlight w:val="white"/>
        </w:rPr>
        <w:t xml:space="preserve">  const char* charRight = (const char*) right;</w:t>
      </w:r>
    </w:p>
    <w:p w14:paraId="54551E10" w14:textId="77777777" w:rsidR="007965E2" w:rsidRPr="00903DBA" w:rsidRDefault="007965E2" w:rsidP="007965E2">
      <w:pPr>
        <w:pStyle w:val="Code"/>
        <w:rPr>
          <w:highlight w:val="white"/>
        </w:rPr>
      </w:pPr>
    </w:p>
    <w:p w14:paraId="606F3469" w14:textId="63C3222F"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253A8FDD" w14:textId="77777777" w:rsidR="007965E2" w:rsidRPr="00903DBA" w:rsidRDefault="007965E2" w:rsidP="007965E2">
      <w:pPr>
        <w:pStyle w:val="Code"/>
        <w:rPr>
          <w:highlight w:val="white"/>
        </w:rPr>
      </w:pPr>
      <w:r w:rsidRPr="00903DBA">
        <w:rPr>
          <w:highlight w:val="white"/>
        </w:rPr>
        <w:t xml:space="preserve">  for (index = 0; index &lt; size; ++index) {</w:t>
      </w:r>
    </w:p>
    <w:p w14:paraId="52ADE474" w14:textId="77777777" w:rsidR="007965E2" w:rsidRPr="00903DBA" w:rsidRDefault="007965E2" w:rsidP="007965E2">
      <w:pPr>
        <w:pStyle w:val="Code"/>
        <w:rPr>
          <w:highlight w:val="white"/>
        </w:rPr>
      </w:pPr>
      <w:r w:rsidRPr="00903DBA">
        <w:rPr>
          <w:highlight w:val="white"/>
        </w:rPr>
        <w:t xml:space="preserve">    if (charLeft[index] &lt; charRight[index]) {</w:t>
      </w:r>
    </w:p>
    <w:p w14:paraId="742227CE" w14:textId="77777777" w:rsidR="007965E2" w:rsidRPr="00903DBA" w:rsidRDefault="007965E2" w:rsidP="007965E2">
      <w:pPr>
        <w:pStyle w:val="Code"/>
        <w:rPr>
          <w:highlight w:val="white"/>
        </w:rPr>
      </w:pPr>
      <w:r w:rsidRPr="00903DBA">
        <w:rPr>
          <w:highlight w:val="white"/>
        </w:rPr>
        <w:t xml:space="preserve">      return -1;</w:t>
      </w:r>
    </w:p>
    <w:p w14:paraId="5D5DF8BA" w14:textId="77777777" w:rsidR="007965E2" w:rsidRPr="00903DBA" w:rsidRDefault="007965E2" w:rsidP="007965E2">
      <w:pPr>
        <w:pStyle w:val="Code"/>
        <w:rPr>
          <w:highlight w:val="white"/>
        </w:rPr>
      </w:pPr>
      <w:r w:rsidRPr="00903DBA">
        <w:rPr>
          <w:highlight w:val="white"/>
        </w:rPr>
        <w:t xml:space="preserve">    }</w:t>
      </w:r>
    </w:p>
    <w:p w14:paraId="791BF12D" w14:textId="77777777" w:rsidR="007965E2" w:rsidRPr="00903DBA" w:rsidRDefault="007965E2" w:rsidP="007965E2">
      <w:pPr>
        <w:pStyle w:val="Code"/>
        <w:rPr>
          <w:highlight w:val="white"/>
        </w:rPr>
      </w:pPr>
      <w:r w:rsidRPr="00903DBA">
        <w:rPr>
          <w:highlight w:val="white"/>
        </w:rPr>
        <w:t xml:space="preserve">    else if (charLeft[index] &gt; charRight[index]) {</w:t>
      </w:r>
    </w:p>
    <w:p w14:paraId="400043FC" w14:textId="77777777" w:rsidR="007965E2" w:rsidRPr="00903DBA" w:rsidRDefault="007965E2" w:rsidP="007965E2">
      <w:pPr>
        <w:pStyle w:val="Code"/>
        <w:rPr>
          <w:highlight w:val="white"/>
        </w:rPr>
      </w:pPr>
      <w:r w:rsidRPr="00903DBA">
        <w:rPr>
          <w:highlight w:val="white"/>
        </w:rPr>
        <w:t xml:space="preserve">      return 1;</w:t>
      </w:r>
    </w:p>
    <w:p w14:paraId="653CDF1B" w14:textId="77777777" w:rsidR="007965E2" w:rsidRPr="00903DBA" w:rsidRDefault="007965E2" w:rsidP="007965E2">
      <w:pPr>
        <w:pStyle w:val="Code"/>
        <w:rPr>
          <w:highlight w:val="white"/>
        </w:rPr>
      </w:pPr>
      <w:r w:rsidRPr="00903DBA">
        <w:rPr>
          <w:highlight w:val="white"/>
        </w:rPr>
        <w:t xml:space="preserve">    }    </w:t>
      </w:r>
    </w:p>
    <w:p w14:paraId="6B47F05D" w14:textId="77777777" w:rsidR="007965E2" w:rsidRPr="00903DBA" w:rsidRDefault="007965E2" w:rsidP="007965E2">
      <w:pPr>
        <w:pStyle w:val="Code"/>
        <w:rPr>
          <w:highlight w:val="white"/>
        </w:rPr>
      </w:pPr>
      <w:r w:rsidRPr="00903DBA">
        <w:rPr>
          <w:highlight w:val="white"/>
        </w:rPr>
        <w:t xml:space="preserve">  }</w:t>
      </w:r>
    </w:p>
    <w:p w14:paraId="41DD0CA8" w14:textId="77777777" w:rsidR="007965E2" w:rsidRPr="00903DBA" w:rsidRDefault="007965E2" w:rsidP="007965E2">
      <w:pPr>
        <w:pStyle w:val="Code"/>
        <w:rPr>
          <w:highlight w:val="white"/>
        </w:rPr>
      </w:pPr>
    </w:p>
    <w:p w14:paraId="583B6006" w14:textId="77777777" w:rsidR="007965E2" w:rsidRPr="00903DBA" w:rsidRDefault="007965E2" w:rsidP="007965E2">
      <w:pPr>
        <w:pStyle w:val="Code"/>
        <w:rPr>
          <w:highlight w:val="white"/>
        </w:rPr>
      </w:pPr>
      <w:r w:rsidRPr="00903DBA">
        <w:rPr>
          <w:highlight w:val="white"/>
        </w:rPr>
        <w:t xml:space="preserve">  return 0;</w:t>
      </w:r>
    </w:p>
    <w:p w14:paraId="78DF9B98" w14:textId="77777777" w:rsidR="007965E2" w:rsidRPr="00903DBA" w:rsidRDefault="007965E2" w:rsidP="007965E2">
      <w:pPr>
        <w:pStyle w:val="Code"/>
        <w:rPr>
          <w:highlight w:val="white"/>
        </w:rPr>
      </w:pPr>
      <w:r w:rsidRPr="00903DBA">
        <w:rPr>
          <w:highlight w:val="white"/>
        </w:rPr>
        <w:t>}</w:t>
      </w:r>
    </w:p>
    <w:p w14:paraId="3561191F" w14:textId="77777777" w:rsidR="007965E2" w:rsidRPr="00903DBA" w:rsidRDefault="007965E2" w:rsidP="007965E2">
      <w:pPr>
        <w:pStyle w:val="Code"/>
        <w:rPr>
          <w:highlight w:val="white"/>
        </w:rPr>
      </w:pPr>
    </w:p>
    <w:p w14:paraId="690D7A53" w14:textId="77777777" w:rsidR="007965E2" w:rsidRPr="00903DBA" w:rsidRDefault="007965E2" w:rsidP="007965E2">
      <w:pPr>
        <w:pStyle w:val="Code"/>
        <w:rPr>
          <w:highlight w:val="white"/>
        </w:rPr>
      </w:pPr>
      <w:r w:rsidRPr="00903DBA">
        <w:rPr>
          <w:highlight w:val="white"/>
        </w:rPr>
        <w:t>void* memchr(const void* block, int i, size_t size) {</w:t>
      </w:r>
    </w:p>
    <w:p w14:paraId="451AA79B" w14:textId="299C9125"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2A9CBCE7" w14:textId="33D3306A" w:rsidR="007965E2" w:rsidRPr="00903DBA" w:rsidRDefault="007965E2" w:rsidP="007965E2">
      <w:pPr>
        <w:pStyle w:val="Code"/>
        <w:rPr>
          <w:highlight w:val="white"/>
        </w:rPr>
      </w:pPr>
      <w:r w:rsidRPr="00903DBA">
        <w:rPr>
          <w:highlight w:val="white"/>
        </w:rPr>
        <w:t xml:space="preserve"> </w:t>
      </w:r>
      <w:r w:rsidR="00A05131" w:rsidRPr="00903DBA">
        <w:rPr>
          <w:highlight w:val="white"/>
        </w:rPr>
        <w:t xml:space="preserve"> </w:t>
      </w:r>
      <w:r w:rsidR="00D06677" w:rsidRPr="00903DBA">
        <w:rPr>
          <w:highlight w:val="white"/>
        </w:rPr>
        <w:t xml:space="preserve">const </w:t>
      </w:r>
      <w:r w:rsidRPr="00903DBA">
        <w:rPr>
          <w:highlight w:val="white"/>
        </w:rPr>
        <w:t>char* charBlock = (</w:t>
      </w:r>
      <w:r w:rsidR="00D06677" w:rsidRPr="00903DBA">
        <w:rPr>
          <w:highlight w:val="white"/>
        </w:rPr>
        <w:t xml:space="preserve">const </w:t>
      </w:r>
      <w:r w:rsidRPr="00903DBA">
        <w:rPr>
          <w:highlight w:val="white"/>
        </w:rPr>
        <w:t>char*) block;</w:t>
      </w:r>
    </w:p>
    <w:p w14:paraId="5A07AA5B" w14:textId="77777777" w:rsidR="007965E2" w:rsidRPr="00903DBA" w:rsidRDefault="007965E2" w:rsidP="007965E2">
      <w:pPr>
        <w:pStyle w:val="Code"/>
        <w:rPr>
          <w:highlight w:val="white"/>
        </w:rPr>
      </w:pPr>
      <w:r w:rsidRPr="00903DBA">
        <w:rPr>
          <w:highlight w:val="white"/>
        </w:rPr>
        <w:t xml:space="preserve">  char c = (char) i;</w:t>
      </w:r>
    </w:p>
    <w:p w14:paraId="731F46FD" w14:textId="77777777" w:rsidR="007965E2" w:rsidRPr="00903DBA" w:rsidRDefault="007965E2" w:rsidP="007965E2">
      <w:pPr>
        <w:pStyle w:val="Code"/>
        <w:rPr>
          <w:highlight w:val="white"/>
        </w:rPr>
      </w:pPr>
    </w:p>
    <w:p w14:paraId="11F34143" w14:textId="77777777" w:rsidR="007965E2" w:rsidRPr="00903DBA" w:rsidRDefault="007965E2" w:rsidP="007965E2">
      <w:pPr>
        <w:pStyle w:val="Code"/>
        <w:rPr>
          <w:highlight w:val="white"/>
        </w:rPr>
      </w:pPr>
      <w:r w:rsidRPr="00903DBA">
        <w:rPr>
          <w:highlight w:val="white"/>
        </w:rPr>
        <w:t xml:space="preserve">  for (index = 0; index &lt; size; ++index) {</w:t>
      </w:r>
    </w:p>
    <w:p w14:paraId="3C1B69CD" w14:textId="77777777" w:rsidR="007965E2" w:rsidRPr="00903DBA" w:rsidRDefault="007965E2" w:rsidP="007965E2">
      <w:pPr>
        <w:pStyle w:val="Code"/>
        <w:rPr>
          <w:highlight w:val="white"/>
        </w:rPr>
      </w:pPr>
      <w:r w:rsidRPr="00903DBA">
        <w:rPr>
          <w:highlight w:val="white"/>
        </w:rPr>
        <w:t xml:space="preserve">    if (charBlock[index] == c) {</w:t>
      </w:r>
    </w:p>
    <w:p w14:paraId="02B6BBBD" w14:textId="77777777" w:rsidR="007965E2" w:rsidRPr="00903DBA" w:rsidRDefault="007965E2" w:rsidP="007965E2">
      <w:pPr>
        <w:pStyle w:val="Code"/>
        <w:rPr>
          <w:highlight w:val="white"/>
        </w:rPr>
      </w:pPr>
      <w:r w:rsidRPr="00903DBA">
        <w:rPr>
          <w:highlight w:val="white"/>
        </w:rPr>
        <w:t xml:space="preserve">      return (void*) &amp;charBlock[index];</w:t>
      </w:r>
    </w:p>
    <w:p w14:paraId="374CE21B" w14:textId="77777777" w:rsidR="007965E2" w:rsidRPr="00903DBA" w:rsidRDefault="007965E2" w:rsidP="007965E2">
      <w:pPr>
        <w:pStyle w:val="Code"/>
        <w:rPr>
          <w:highlight w:val="white"/>
        </w:rPr>
      </w:pPr>
      <w:r w:rsidRPr="00903DBA">
        <w:rPr>
          <w:highlight w:val="white"/>
        </w:rPr>
        <w:t xml:space="preserve">    }</w:t>
      </w:r>
    </w:p>
    <w:p w14:paraId="1B8AF23E" w14:textId="77777777" w:rsidR="007965E2" w:rsidRPr="00903DBA" w:rsidRDefault="007965E2" w:rsidP="007965E2">
      <w:pPr>
        <w:pStyle w:val="Code"/>
        <w:rPr>
          <w:highlight w:val="white"/>
        </w:rPr>
      </w:pPr>
      <w:r w:rsidRPr="00903DBA">
        <w:rPr>
          <w:highlight w:val="white"/>
        </w:rPr>
        <w:t xml:space="preserve">  }</w:t>
      </w:r>
    </w:p>
    <w:p w14:paraId="3C7BE321" w14:textId="77777777" w:rsidR="007965E2" w:rsidRPr="00903DBA" w:rsidRDefault="007965E2" w:rsidP="007965E2">
      <w:pPr>
        <w:pStyle w:val="Code"/>
        <w:rPr>
          <w:highlight w:val="white"/>
        </w:rPr>
      </w:pPr>
    </w:p>
    <w:p w14:paraId="77C54213" w14:textId="77777777" w:rsidR="007965E2" w:rsidRPr="00903DBA" w:rsidRDefault="007965E2" w:rsidP="007965E2">
      <w:pPr>
        <w:pStyle w:val="Code"/>
        <w:rPr>
          <w:highlight w:val="white"/>
        </w:rPr>
      </w:pPr>
      <w:r w:rsidRPr="00903DBA">
        <w:rPr>
          <w:highlight w:val="white"/>
        </w:rPr>
        <w:t xml:space="preserve">  return NULL;</w:t>
      </w:r>
    </w:p>
    <w:p w14:paraId="6584D1FB" w14:textId="77777777" w:rsidR="007965E2" w:rsidRPr="00903DBA" w:rsidRDefault="007965E2" w:rsidP="007965E2">
      <w:pPr>
        <w:pStyle w:val="Code"/>
        <w:rPr>
          <w:highlight w:val="white"/>
        </w:rPr>
      </w:pPr>
      <w:r w:rsidRPr="00903DBA">
        <w:rPr>
          <w:highlight w:val="white"/>
        </w:rPr>
        <w:t>}</w:t>
      </w:r>
    </w:p>
    <w:p w14:paraId="3378666C" w14:textId="77777777" w:rsidR="007965E2" w:rsidRPr="00903DBA" w:rsidRDefault="007965E2" w:rsidP="007965E2">
      <w:pPr>
        <w:pStyle w:val="Code"/>
        <w:rPr>
          <w:highlight w:val="white"/>
        </w:rPr>
      </w:pPr>
    </w:p>
    <w:p w14:paraId="2CFE07B7" w14:textId="77777777" w:rsidR="007965E2" w:rsidRPr="00903DBA" w:rsidRDefault="007965E2" w:rsidP="007965E2">
      <w:pPr>
        <w:pStyle w:val="Code"/>
        <w:rPr>
          <w:highlight w:val="white"/>
        </w:rPr>
      </w:pPr>
      <w:r w:rsidRPr="00903DBA">
        <w:rPr>
          <w:highlight w:val="white"/>
        </w:rPr>
        <w:t>void* memset(void* block, int i, size_t size) {</w:t>
      </w:r>
    </w:p>
    <w:p w14:paraId="287AC016" w14:textId="77777777" w:rsidR="007965E2" w:rsidRPr="00903DBA" w:rsidRDefault="007965E2" w:rsidP="007965E2">
      <w:pPr>
        <w:pStyle w:val="Code"/>
        <w:rPr>
          <w:highlight w:val="white"/>
        </w:rPr>
      </w:pPr>
      <w:r w:rsidRPr="00903DBA">
        <w:rPr>
          <w:highlight w:val="white"/>
        </w:rPr>
        <w:t xml:space="preserve">  char* charBlock = (char*) block;</w:t>
      </w:r>
    </w:p>
    <w:p w14:paraId="0827E636" w14:textId="77777777" w:rsidR="007965E2" w:rsidRPr="00903DBA" w:rsidRDefault="007965E2" w:rsidP="007965E2">
      <w:pPr>
        <w:pStyle w:val="Code"/>
        <w:rPr>
          <w:highlight w:val="white"/>
        </w:rPr>
      </w:pPr>
      <w:r w:rsidRPr="00903DBA">
        <w:rPr>
          <w:highlight w:val="white"/>
        </w:rPr>
        <w:t xml:space="preserve">  char c = (char) i;</w:t>
      </w:r>
    </w:p>
    <w:p w14:paraId="7DB74D67" w14:textId="77777777" w:rsidR="007965E2" w:rsidRPr="00903DBA" w:rsidRDefault="007965E2" w:rsidP="007965E2">
      <w:pPr>
        <w:pStyle w:val="Code"/>
        <w:rPr>
          <w:highlight w:val="white"/>
        </w:rPr>
      </w:pPr>
    </w:p>
    <w:p w14:paraId="7C215390" w14:textId="1A834B14"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258FB1ED" w14:textId="77777777" w:rsidR="007965E2" w:rsidRPr="00903DBA" w:rsidRDefault="007965E2" w:rsidP="007965E2">
      <w:pPr>
        <w:pStyle w:val="Code"/>
        <w:rPr>
          <w:highlight w:val="white"/>
        </w:rPr>
      </w:pPr>
      <w:r w:rsidRPr="00903DBA">
        <w:rPr>
          <w:highlight w:val="white"/>
        </w:rPr>
        <w:t xml:space="preserve">  for (index = 0; index &lt; size; ++index) {</w:t>
      </w:r>
    </w:p>
    <w:p w14:paraId="14A99942" w14:textId="77777777" w:rsidR="007965E2" w:rsidRPr="00903DBA" w:rsidRDefault="007965E2" w:rsidP="007965E2">
      <w:pPr>
        <w:pStyle w:val="Code"/>
        <w:rPr>
          <w:highlight w:val="white"/>
        </w:rPr>
      </w:pPr>
      <w:r w:rsidRPr="00903DBA">
        <w:rPr>
          <w:highlight w:val="white"/>
        </w:rPr>
        <w:t xml:space="preserve">    charBlock[index] = c;</w:t>
      </w:r>
    </w:p>
    <w:p w14:paraId="49692961" w14:textId="77777777" w:rsidR="007965E2" w:rsidRPr="00903DBA" w:rsidRDefault="007965E2" w:rsidP="007965E2">
      <w:pPr>
        <w:pStyle w:val="Code"/>
        <w:rPr>
          <w:highlight w:val="white"/>
        </w:rPr>
      </w:pPr>
      <w:r w:rsidRPr="00903DBA">
        <w:rPr>
          <w:highlight w:val="white"/>
        </w:rPr>
        <w:t xml:space="preserve">  }</w:t>
      </w:r>
    </w:p>
    <w:p w14:paraId="6265551D" w14:textId="77777777" w:rsidR="007965E2" w:rsidRPr="00903DBA" w:rsidRDefault="007965E2" w:rsidP="007965E2">
      <w:pPr>
        <w:pStyle w:val="Code"/>
        <w:rPr>
          <w:highlight w:val="white"/>
        </w:rPr>
      </w:pPr>
    </w:p>
    <w:p w14:paraId="647F226F" w14:textId="77777777" w:rsidR="007965E2" w:rsidRPr="00903DBA" w:rsidRDefault="007965E2" w:rsidP="007965E2">
      <w:pPr>
        <w:pStyle w:val="Code"/>
        <w:rPr>
          <w:highlight w:val="white"/>
        </w:rPr>
      </w:pPr>
      <w:r w:rsidRPr="00903DBA">
        <w:rPr>
          <w:highlight w:val="white"/>
        </w:rPr>
        <w:t xml:space="preserve">  return block;</w:t>
      </w:r>
    </w:p>
    <w:p w14:paraId="1894A01F" w14:textId="1D2D990F" w:rsidR="007965E2" w:rsidRPr="00903DBA" w:rsidRDefault="007965E2" w:rsidP="007965E2">
      <w:pPr>
        <w:pStyle w:val="Code"/>
        <w:rPr>
          <w:highlight w:val="white"/>
        </w:rPr>
      </w:pPr>
      <w:r w:rsidRPr="00903DBA">
        <w:rPr>
          <w:highlight w:val="white"/>
        </w:rPr>
        <w:t>}</w:t>
      </w:r>
    </w:p>
    <w:p w14:paraId="3A2D40AA" w14:textId="3EFC4328" w:rsidR="0004451D" w:rsidRPr="00903DBA" w:rsidRDefault="0004451D" w:rsidP="00265BDF">
      <w:pPr>
        <w:pStyle w:val="Rubrik2"/>
      </w:pPr>
      <w:bookmarkStart w:id="490" w:name="_Toc57656128"/>
      <w:r w:rsidRPr="00903DBA">
        <w:t>Long Jumps</w:t>
      </w:r>
      <w:bookmarkEnd w:id="490"/>
    </w:p>
    <w:p w14:paraId="6EA92421" w14:textId="46314C73" w:rsidR="00104383" w:rsidRPr="00903DBA" w:rsidRDefault="00104383" w:rsidP="00104383">
      <w:r w:rsidRPr="00903DBA">
        <w:t xml:space="preserve">The setjmp.h and setjmp.c files hold functions for </w:t>
      </w:r>
      <w:r w:rsidR="00E025E9" w:rsidRPr="00903DBA">
        <w:t>preparing and performing long jumps; that is, jumps through a function call chain.</w:t>
      </w:r>
    </w:p>
    <w:p w14:paraId="00D8C1C3" w14:textId="741F579B" w:rsidR="00D62A8B" w:rsidRPr="00903DBA" w:rsidRDefault="004D52EF" w:rsidP="00E65FE6">
      <w:pPr>
        <w:pStyle w:val="CodeHeader"/>
      </w:pPr>
      <w:r w:rsidRPr="00903DBA">
        <w:t>setjmp.h</w:t>
      </w:r>
    </w:p>
    <w:p w14:paraId="231CF266" w14:textId="77777777" w:rsidR="002B38CD" w:rsidRPr="00903DBA" w:rsidRDefault="002B38CD" w:rsidP="002B38CD">
      <w:pPr>
        <w:pStyle w:val="Code"/>
        <w:rPr>
          <w:highlight w:val="white"/>
        </w:rPr>
      </w:pPr>
      <w:r w:rsidRPr="00903DBA">
        <w:rPr>
          <w:highlight w:val="white"/>
        </w:rPr>
        <w:t>typedef void* jmp_buf[3];</w:t>
      </w:r>
    </w:p>
    <w:p w14:paraId="288BF0DF" w14:textId="77777777" w:rsidR="002B38CD" w:rsidRPr="00903DBA" w:rsidRDefault="002B38CD" w:rsidP="002B38CD">
      <w:pPr>
        <w:pStyle w:val="Code"/>
        <w:rPr>
          <w:highlight w:val="white"/>
        </w:rPr>
      </w:pPr>
      <w:r w:rsidRPr="00903DBA">
        <w:rPr>
          <w:highlight w:val="white"/>
        </w:rPr>
        <w:t>int setjmp(jmp_buf env);</w:t>
      </w:r>
    </w:p>
    <w:p w14:paraId="1BA46F3C" w14:textId="77777777" w:rsidR="002B38CD" w:rsidRPr="00903DBA" w:rsidRDefault="002B38CD" w:rsidP="002B38CD">
      <w:pPr>
        <w:pStyle w:val="Code"/>
        <w:rPr>
          <w:highlight w:val="white"/>
        </w:rPr>
      </w:pPr>
      <w:r w:rsidRPr="00903DBA">
        <w:rPr>
          <w:highlight w:val="white"/>
        </w:rPr>
        <w:t>void longjmp(jmp_buf env, int value);</w:t>
      </w:r>
    </w:p>
    <w:p w14:paraId="6EF22EF8" w14:textId="6644CD40" w:rsidR="0004451D" w:rsidRPr="00903DBA" w:rsidRDefault="008D6750" w:rsidP="00E65FE6">
      <w:pPr>
        <w:pStyle w:val="CodeHeader"/>
      </w:pPr>
      <w:r w:rsidRPr="00903DBA">
        <w:t>s</w:t>
      </w:r>
      <w:r w:rsidR="0004451D" w:rsidRPr="00903DBA">
        <w:t>et</w:t>
      </w:r>
      <w:r w:rsidRPr="00903DBA">
        <w:t>j</w:t>
      </w:r>
      <w:r w:rsidR="0004451D" w:rsidRPr="00903DBA">
        <w:t>mp.c</w:t>
      </w:r>
    </w:p>
    <w:p w14:paraId="672157B5" w14:textId="77777777" w:rsidR="00972057" w:rsidRPr="00903DBA" w:rsidRDefault="00972057" w:rsidP="00972057">
      <w:pPr>
        <w:pStyle w:val="Code"/>
        <w:rPr>
          <w:highlight w:val="white"/>
        </w:rPr>
      </w:pPr>
      <w:r w:rsidRPr="00903DBA">
        <w:rPr>
          <w:highlight w:val="white"/>
        </w:rPr>
        <w:t>#include &lt;setjmp.h&gt;</w:t>
      </w:r>
    </w:p>
    <w:p w14:paraId="052EB005" w14:textId="6561400E" w:rsidR="00972057" w:rsidRPr="00903DBA" w:rsidRDefault="00D15946" w:rsidP="00D15946">
      <w:pPr>
        <w:rPr>
          <w:highlight w:val="white"/>
        </w:rPr>
      </w:pPr>
      <w:r w:rsidRPr="00903DBA">
        <w:rPr>
          <w:highlight w:val="white"/>
        </w:rPr>
        <w:t xml:space="preserve">The </w:t>
      </w:r>
      <w:r w:rsidRPr="00903DBA">
        <w:rPr>
          <w:rStyle w:val="KeyWord0"/>
          <w:highlight w:val="white"/>
        </w:rPr>
        <w:t>setjmp</w:t>
      </w:r>
      <w:r w:rsidRPr="00903DBA">
        <w:rPr>
          <w:highlight w:val="white"/>
        </w:rPr>
        <w:t xml:space="preserve"> function </w:t>
      </w:r>
      <w:r w:rsidR="000465AA" w:rsidRPr="00903DBA">
        <w:rPr>
          <w:highlight w:val="white"/>
        </w:rPr>
        <w:t xml:space="preserve">stores the return address, regular frame pointer, and </w:t>
      </w:r>
      <w:r w:rsidR="0016674F">
        <w:rPr>
          <w:highlight w:val="white"/>
        </w:rPr>
        <w:t>variadic frame pointer</w:t>
      </w:r>
      <w:r w:rsidR="000465AA" w:rsidRPr="00903DBA">
        <w:rPr>
          <w:highlight w:val="white"/>
        </w:rPr>
        <w:t xml:space="preserve"> in the </w:t>
      </w:r>
      <w:r w:rsidR="000465AA" w:rsidRPr="00903DBA">
        <w:rPr>
          <w:rStyle w:val="KeyWord0"/>
          <w:highlight w:val="white"/>
        </w:rPr>
        <w:t>buf</w:t>
      </w:r>
      <w:r w:rsidR="000465AA" w:rsidRPr="00903DBA">
        <w:rPr>
          <w:highlight w:val="white"/>
        </w:rPr>
        <w:t xml:space="preserve"> static variable</w:t>
      </w:r>
      <w:r w:rsidR="00B077DC" w:rsidRPr="00903DBA">
        <w:rPr>
          <w:highlight w:val="white"/>
        </w:rPr>
        <w:t>.</w:t>
      </w:r>
    </w:p>
    <w:p w14:paraId="44A1D7B6" w14:textId="77777777" w:rsidR="002B38CD" w:rsidRPr="00903DBA" w:rsidRDefault="002B38CD" w:rsidP="002B38CD">
      <w:pPr>
        <w:pStyle w:val="Code"/>
        <w:rPr>
          <w:highlight w:val="white"/>
        </w:rPr>
      </w:pPr>
      <w:r w:rsidRPr="00903DBA">
        <w:rPr>
          <w:highlight w:val="white"/>
        </w:rPr>
        <w:t>#ifdef __LINUX__</w:t>
      </w:r>
    </w:p>
    <w:p w14:paraId="0FDD411B" w14:textId="77777777" w:rsidR="002B38CD" w:rsidRPr="00903DBA" w:rsidRDefault="002B38CD" w:rsidP="002B38CD">
      <w:pPr>
        <w:pStyle w:val="Code"/>
        <w:rPr>
          <w:highlight w:val="white"/>
        </w:rPr>
      </w:pPr>
      <w:r w:rsidRPr="00903DBA">
        <w:rPr>
          <w:highlight w:val="white"/>
        </w:rPr>
        <w:t xml:space="preserve">  int setjmp(jmp_buf buf) {</w:t>
      </w:r>
    </w:p>
    <w:p w14:paraId="36175012" w14:textId="77777777" w:rsidR="002B38CD" w:rsidRPr="00903DBA" w:rsidRDefault="002B38CD" w:rsidP="002B38CD">
      <w:pPr>
        <w:pStyle w:val="Code"/>
        <w:rPr>
          <w:highlight w:val="white"/>
        </w:rPr>
      </w:pPr>
      <w:r w:rsidRPr="00903DBA">
        <w:rPr>
          <w:highlight w:val="white"/>
        </w:rPr>
        <w:t xml:space="preserve">    void** rbp_pointer = register_rbp;</w:t>
      </w:r>
    </w:p>
    <w:p w14:paraId="3767A346" w14:textId="77777777" w:rsidR="002B38CD" w:rsidRPr="00903DBA" w:rsidRDefault="002B38CD" w:rsidP="002B38CD">
      <w:pPr>
        <w:pStyle w:val="Code"/>
        <w:rPr>
          <w:highlight w:val="white"/>
        </w:rPr>
      </w:pPr>
      <w:r w:rsidRPr="00903DBA">
        <w:rPr>
          <w:highlight w:val="white"/>
        </w:rPr>
        <w:t xml:space="preserve">    buf[0] = rbp_pointer[0];</w:t>
      </w:r>
    </w:p>
    <w:p w14:paraId="1DEF7B04" w14:textId="77777777" w:rsidR="002B38CD" w:rsidRPr="00903DBA" w:rsidRDefault="002B38CD" w:rsidP="002B38CD">
      <w:pPr>
        <w:pStyle w:val="Code"/>
        <w:rPr>
          <w:highlight w:val="white"/>
        </w:rPr>
      </w:pPr>
      <w:r w:rsidRPr="00903DBA">
        <w:rPr>
          <w:highlight w:val="white"/>
        </w:rPr>
        <w:t xml:space="preserve">    buf[1] = rbp_pointer[1];</w:t>
      </w:r>
    </w:p>
    <w:p w14:paraId="074EFFFB" w14:textId="77777777" w:rsidR="002B38CD" w:rsidRPr="00903DBA" w:rsidRDefault="002B38CD" w:rsidP="002B38CD">
      <w:pPr>
        <w:pStyle w:val="Code"/>
        <w:rPr>
          <w:highlight w:val="white"/>
        </w:rPr>
      </w:pPr>
      <w:r w:rsidRPr="00903DBA">
        <w:rPr>
          <w:highlight w:val="white"/>
        </w:rPr>
        <w:t xml:space="preserve">    buf[2] = rbp_pointer[2];</w:t>
      </w:r>
    </w:p>
    <w:p w14:paraId="7CBEE425" w14:textId="77777777" w:rsidR="002B38CD" w:rsidRPr="00903DBA" w:rsidRDefault="002B38CD" w:rsidP="002B38CD">
      <w:pPr>
        <w:pStyle w:val="Code"/>
        <w:rPr>
          <w:highlight w:val="white"/>
        </w:rPr>
      </w:pPr>
      <w:r w:rsidRPr="00903DBA">
        <w:rPr>
          <w:highlight w:val="white"/>
        </w:rPr>
        <w:t xml:space="preserve">    return 0;</w:t>
      </w:r>
    </w:p>
    <w:p w14:paraId="424366D6" w14:textId="77777777" w:rsidR="002B38CD" w:rsidRPr="00903DBA" w:rsidRDefault="002B38CD" w:rsidP="002B38CD">
      <w:pPr>
        <w:pStyle w:val="Code"/>
        <w:rPr>
          <w:highlight w:val="white"/>
        </w:rPr>
      </w:pPr>
      <w:r w:rsidRPr="00903DBA">
        <w:rPr>
          <w:highlight w:val="white"/>
        </w:rPr>
        <w:t xml:space="preserve">  }</w:t>
      </w:r>
    </w:p>
    <w:p w14:paraId="3726A403" w14:textId="4EC92CE3" w:rsidR="00EC7A73" w:rsidRPr="00903DBA" w:rsidRDefault="003D3A96" w:rsidP="003D3A96">
      <w:pPr>
        <w:rPr>
          <w:highlight w:val="white"/>
        </w:rPr>
      </w:pPr>
      <w:r w:rsidRPr="00903DBA">
        <w:rPr>
          <w:highlight w:val="white"/>
        </w:rPr>
        <w:t xml:space="preserve">The </w:t>
      </w:r>
      <w:r w:rsidRPr="00903DBA">
        <w:rPr>
          <w:rStyle w:val="KeyWord0"/>
          <w:highlight w:val="white"/>
        </w:rPr>
        <w:t>longjmp</w:t>
      </w:r>
      <w:r w:rsidRPr="00903DBA">
        <w:rPr>
          <w:highlight w:val="white"/>
        </w:rPr>
        <w:t xml:space="preserve"> function </w:t>
      </w:r>
      <w:r w:rsidR="00CF7244" w:rsidRPr="00903DBA">
        <w:rPr>
          <w:highlight w:val="white"/>
        </w:rPr>
        <w:t xml:space="preserve">resets </w:t>
      </w:r>
      <w:r w:rsidRPr="00903DBA">
        <w:rPr>
          <w:highlight w:val="white"/>
        </w:rPr>
        <w:t xml:space="preserve">the return address, regular frame pointer, and </w:t>
      </w:r>
      <w:r w:rsidR="0016674F">
        <w:rPr>
          <w:highlight w:val="white"/>
        </w:rPr>
        <w:t>variadic frame pointer</w:t>
      </w:r>
      <w:r w:rsidRPr="00903DBA">
        <w:rPr>
          <w:highlight w:val="white"/>
        </w:rPr>
        <w:t xml:space="preserve"> </w:t>
      </w:r>
      <w:r w:rsidR="00CF7244" w:rsidRPr="00903DBA">
        <w:rPr>
          <w:highlight w:val="white"/>
        </w:rPr>
        <w:t xml:space="preserve">by looking up their values from </w:t>
      </w:r>
      <w:r w:rsidRPr="00903DBA">
        <w:rPr>
          <w:highlight w:val="white"/>
        </w:rPr>
        <w:t xml:space="preserve">the </w:t>
      </w:r>
      <w:r w:rsidRPr="00903DBA">
        <w:rPr>
          <w:rStyle w:val="KeyWord0"/>
          <w:highlight w:val="white"/>
        </w:rPr>
        <w:t>buf</w:t>
      </w:r>
      <w:r w:rsidRPr="00903DBA">
        <w:rPr>
          <w:highlight w:val="white"/>
        </w:rPr>
        <w:t xml:space="preserve"> static variable by </w:t>
      </w:r>
      <w:r w:rsidRPr="00903DBA">
        <w:rPr>
          <w:rStyle w:val="KeyWord0"/>
          <w:highlight w:val="white"/>
        </w:rPr>
        <w:t>setjmp</w:t>
      </w:r>
      <w:r w:rsidRPr="00903DBA">
        <w:rPr>
          <w:highlight w:val="white"/>
        </w:rPr>
        <w:t xml:space="preserve"> above</w:t>
      </w:r>
      <w:r w:rsidR="00CF7244" w:rsidRPr="00903DBA">
        <w:rPr>
          <w:highlight w:val="white"/>
        </w:rPr>
        <w:t>.</w:t>
      </w:r>
      <w:r w:rsidR="00EC7A73" w:rsidRPr="00903DBA">
        <w:rPr>
          <w:highlight w:val="white"/>
        </w:rPr>
        <w:t xml:space="preserve"> The last line jumps back to the return address of the previous </w:t>
      </w:r>
      <w:r w:rsidR="00EC7A73" w:rsidRPr="00903DBA">
        <w:rPr>
          <w:rStyle w:val="KeyWord0"/>
          <w:highlight w:val="white"/>
        </w:rPr>
        <w:t>setjmp</w:t>
      </w:r>
      <w:r w:rsidR="00EC7A73" w:rsidRPr="00903DBA">
        <w:rPr>
          <w:highlight w:val="white"/>
        </w:rPr>
        <w:t xml:space="preserve"> call, with the return value given as a parameter to </w:t>
      </w:r>
      <w:r w:rsidR="00EC7A73" w:rsidRPr="00903DBA">
        <w:rPr>
          <w:rStyle w:val="KeyWord0"/>
          <w:highlight w:val="white"/>
        </w:rPr>
        <w:t>longjmp</w:t>
      </w:r>
      <w:r w:rsidR="00EC7A73" w:rsidRPr="00903DBA">
        <w:rPr>
          <w:highlight w:val="white"/>
        </w:rPr>
        <w:t xml:space="preserve">. </w:t>
      </w:r>
      <w:r w:rsidR="00CC045B" w:rsidRPr="00903DBA">
        <w:rPr>
          <w:highlight w:val="white"/>
        </w:rPr>
        <w:t xml:space="preserve">In this way </w:t>
      </w:r>
      <w:r w:rsidR="00EC7A73" w:rsidRPr="00903DBA">
        <w:rPr>
          <w:highlight w:val="white"/>
        </w:rPr>
        <w:t xml:space="preserve">the previous </w:t>
      </w:r>
      <w:r w:rsidR="00EC7A73" w:rsidRPr="00903DBA">
        <w:rPr>
          <w:rStyle w:val="KeyWord0"/>
          <w:highlight w:val="white"/>
        </w:rPr>
        <w:t>setjmp</w:t>
      </w:r>
      <w:r w:rsidR="00EC7A73" w:rsidRPr="00903DBA">
        <w:rPr>
          <w:highlight w:val="white"/>
        </w:rPr>
        <w:t xml:space="preserve"> call return zero and the following </w:t>
      </w:r>
      <w:r w:rsidR="00EC7A73" w:rsidRPr="00903DBA">
        <w:rPr>
          <w:rStyle w:val="KeyWord0"/>
          <w:highlight w:val="white"/>
        </w:rPr>
        <w:t>longjmp</w:t>
      </w:r>
      <w:r w:rsidR="00EC7A73" w:rsidRPr="00903DBA">
        <w:rPr>
          <w:highlight w:val="white"/>
        </w:rPr>
        <w:t xml:space="preserve"> call returns the (presumably non-zero) value of its parameter.</w:t>
      </w:r>
    </w:p>
    <w:p w14:paraId="09DD0BCD" w14:textId="77777777" w:rsidR="002B38CD" w:rsidRPr="00903DBA" w:rsidRDefault="002B38CD" w:rsidP="002B38CD">
      <w:pPr>
        <w:pStyle w:val="Code"/>
        <w:rPr>
          <w:highlight w:val="white"/>
        </w:rPr>
      </w:pPr>
      <w:r w:rsidRPr="00903DBA">
        <w:rPr>
          <w:highlight w:val="white"/>
        </w:rPr>
        <w:t xml:space="preserve">  void longjmp(jmp_buf buf, int return_value) {</w:t>
      </w:r>
    </w:p>
    <w:p w14:paraId="001A7F2F" w14:textId="77777777" w:rsidR="002B38CD" w:rsidRPr="00903DBA" w:rsidRDefault="002B38CD" w:rsidP="002B38CD">
      <w:pPr>
        <w:pStyle w:val="Code"/>
        <w:rPr>
          <w:highlight w:val="white"/>
        </w:rPr>
      </w:pPr>
      <w:r w:rsidRPr="00903DBA">
        <w:rPr>
          <w:highlight w:val="white"/>
        </w:rPr>
        <w:t xml:space="preserve">    register_ebx = return_value;</w:t>
      </w:r>
    </w:p>
    <w:p w14:paraId="138DDB09" w14:textId="77777777" w:rsidR="002B38CD" w:rsidRPr="00903DBA" w:rsidRDefault="002B38CD" w:rsidP="002B38CD">
      <w:pPr>
        <w:pStyle w:val="Code"/>
        <w:rPr>
          <w:highlight w:val="white"/>
        </w:rPr>
      </w:pPr>
      <w:r w:rsidRPr="00903DBA">
        <w:rPr>
          <w:highlight w:val="white"/>
        </w:rPr>
        <w:t xml:space="preserve">    register_rcx = buf[0];</w:t>
      </w:r>
    </w:p>
    <w:p w14:paraId="44189B26" w14:textId="77777777" w:rsidR="002B38CD" w:rsidRPr="00903DBA" w:rsidRDefault="002B38CD" w:rsidP="002B38CD">
      <w:pPr>
        <w:pStyle w:val="Code"/>
        <w:rPr>
          <w:highlight w:val="white"/>
        </w:rPr>
      </w:pPr>
      <w:r w:rsidRPr="00903DBA">
        <w:rPr>
          <w:highlight w:val="white"/>
        </w:rPr>
        <w:t xml:space="preserve">    register_rdi = buf[2];</w:t>
      </w:r>
    </w:p>
    <w:p w14:paraId="7F04CF75" w14:textId="77777777" w:rsidR="002B38CD" w:rsidRPr="00903DBA" w:rsidRDefault="002B38CD" w:rsidP="002B38CD">
      <w:pPr>
        <w:pStyle w:val="Code"/>
        <w:rPr>
          <w:highlight w:val="white"/>
        </w:rPr>
      </w:pPr>
      <w:r w:rsidRPr="00903DBA">
        <w:rPr>
          <w:highlight w:val="white"/>
        </w:rPr>
        <w:t xml:space="preserve">    register_rbp = buf[1];</w:t>
      </w:r>
    </w:p>
    <w:p w14:paraId="7697B8EE" w14:textId="77777777" w:rsidR="002B38CD" w:rsidRPr="00903DBA" w:rsidRDefault="002B38CD" w:rsidP="002B38CD">
      <w:pPr>
        <w:pStyle w:val="Code"/>
        <w:rPr>
          <w:highlight w:val="white"/>
        </w:rPr>
      </w:pPr>
      <w:r w:rsidRPr="00903DBA">
        <w:rPr>
          <w:highlight w:val="white"/>
        </w:rPr>
        <w:t xml:space="preserve">    jump_register(register_rcx);</w:t>
      </w:r>
    </w:p>
    <w:p w14:paraId="359E855D" w14:textId="77777777" w:rsidR="002B38CD" w:rsidRPr="00903DBA" w:rsidRDefault="002B38CD" w:rsidP="002B38CD">
      <w:pPr>
        <w:pStyle w:val="Code"/>
        <w:rPr>
          <w:highlight w:val="white"/>
        </w:rPr>
      </w:pPr>
      <w:r w:rsidRPr="00903DBA">
        <w:rPr>
          <w:highlight w:val="white"/>
        </w:rPr>
        <w:t xml:space="preserve">  }</w:t>
      </w:r>
    </w:p>
    <w:p w14:paraId="1D6F00DA" w14:textId="77777777" w:rsidR="002B38CD" w:rsidRPr="00903DBA" w:rsidRDefault="002B38CD" w:rsidP="002B38CD">
      <w:pPr>
        <w:pStyle w:val="Code"/>
        <w:rPr>
          <w:highlight w:val="white"/>
        </w:rPr>
      </w:pPr>
      <w:r w:rsidRPr="00903DBA">
        <w:rPr>
          <w:highlight w:val="white"/>
        </w:rPr>
        <w:t>#endif</w:t>
      </w:r>
    </w:p>
    <w:p w14:paraId="46806A49" w14:textId="1DC8B40A" w:rsidR="002B38CD" w:rsidRPr="00903DBA" w:rsidRDefault="00D27DE7" w:rsidP="00D27DE7">
      <w:pPr>
        <w:rPr>
          <w:highlight w:val="white"/>
        </w:rPr>
      </w:pPr>
      <w:r w:rsidRPr="00903DBA">
        <w:rPr>
          <w:highlight w:val="white"/>
        </w:rPr>
        <w:t xml:space="preserve">The code for </w:t>
      </w:r>
      <w:r w:rsidR="00721ABF">
        <w:rPr>
          <w:highlight w:val="white"/>
        </w:rPr>
        <w:t>the Windows environment</w:t>
      </w:r>
      <w:r w:rsidRPr="00903DBA">
        <w:rPr>
          <w:highlight w:val="white"/>
        </w:rPr>
        <w:t xml:space="preserve"> is similar to the Linux environment. The difference is that we use 16-bit registers rather than 32-bit and 64-bit registers.</w:t>
      </w:r>
    </w:p>
    <w:p w14:paraId="477A4A1C" w14:textId="77777777" w:rsidR="002B38CD" w:rsidRPr="00903DBA" w:rsidRDefault="002B38CD" w:rsidP="002B38CD">
      <w:pPr>
        <w:pStyle w:val="Code"/>
        <w:rPr>
          <w:highlight w:val="white"/>
        </w:rPr>
      </w:pPr>
      <w:r w:rsidRPr="00903DBA">
        <w:rPr>
          <w:highlight w:val="white"/>
        </w:rPr>
        <w:t>#ifdef __WINDOWS__</w:t>
      </w:r>
    </w:p>
    <w:p w14:paraId="3979FAF9" w14:textId="77777777" w:rsidR="002B38CD" w:rsidRPr="00903DBA" w:rsidRDefault="002B38CD" w:rsidP="002B38CD">
      <w:pPr>
        <w:pStyle w:val="Code"/>
        <w:rPr>
          <w:highlight w:val="white"/>
        </w:rPr>
      </w:pPr>
      <w:r w:rsidRPr="00903DBA">
        <w:rPr>
          <w:highlight w:val="white"/>
        </w:rPr>
        <w:t xml:space="preserve">  int setjmp(jmp_buf buf) {</w:t>
      </w:r>
    </w:p>
    <w:p w14:paraId="179E0464" w14:textId="77777777" w:rsidR="002B38CD" w:rsidRPr="00903DBA" w:rsidRDefault="002B38CD" w:rsidP="002B38CD">
      <w:pPr>
        <w:pStyle w:val="Code"/>
        <w:rPr>
          <w:highlight w:val="white"/>
        </w:rPr>
      </w:pPr>
      <w:r w:rsidRPr="00903DBA">
        <w:rPr>
          <w:highlight w:val="white"/>
        </w:rPr>
        <w:t xml:space="preserve">    void** bp_pointer = register_bp;</w:t>
      </w:r>
    </w:p>
    <w:p w14:paraId="241B3351" w14:textId="77777777" w:rsidR="002B38CD" w:rsidRPr="00903DBA" w:rsidRDefault="002B38CD" w:rsidP="002B38CD">
      <w:pPr>
        <w:pStyle w:val="Code"/>
        <w:rPr>
          <w:highlight w:val="white"/>
        </w:rPr>
      </w:pPr>
      <w:r w:rsidRPr="00903DBA">
        <w:rPr>
          <w:highlight w:val="white"/>
        </w:rPr>
        <w:t xml:space="preserve">    buf[0] = bp_pointer[0];</w:t>
      </w:r>
    </w:p>
    <w:p w14:paraId="428C6CBD" w14:textId="77777777" w:rsidR="002B38CD" w:rsidRPr="00903DBA" w:rsidRDefault="002B38CD" w:rsidP="002B38CD">
      <w:pPr>
        <w:pStyle w:val="Code"/>
        <w:rPr>
          <w:highlight w:val="white"/>
        </w:rPr>
      </w:pPr>
      <w:r w:rsidRPr="00903DBA">
        <w:rPr>
          <w:highlight w:val="white"/>
        </w:rPr>
        <w:t xml:space="preserve">    buf[1] = bp_pointer[1];</w:t>
      </w:r>
    </w:p>
    <w:p w14:paraId="20345EFC" w14:textId="77777777" w:rsidR="002B38CD" w:rsidRPr="00903DBA" w:rsidRDefault="002B38CD" w:rsidP="002B38CD">
      <w:pPr>
        <w:pStyle w:val="Code"/>
        <w:rPr>
          <w:highlight w:val="white"/>
        </w:rPr>
      </w:pPr>
      <w:r w:rsidRPr="00903DBA">
        <w:rPr>
          <w:highlight w:val="white"/>
        </w:rPr>
        <w:t xml:space="preserve">    buf[2] = bp_pointer[2];</w:t>
      </w:r>
    </w:p>
    <w:p w14:paraId="142CB899" w14:textId="77777777" w:rsidR="002B38CD" w:rsidRPr="00903DBA" w:rsidRDefault="002B38CD" w:rsidP="002B38CD">
      <w:pPr>
        <w:pStyle w:val="Code"/>
        <w:rPr>
          <w:highlight w:val="white"/>
        </w:rPr>
      </w:pPr>
      <w:r w:rsidRPr="00903DBA">
        <w:rPr>
          <w:highlight w:val="white"/>
        </w:rPr>
        <w:t xml:space="preserve">    return 0;</w:t>
      </w:r>
    </w:p>
    <w:p w14:paraId="12B29143" w14:textId="77777777" w:rsidR="002B38CD" w:rsidRPr="00903DBA" w:rsidRDefault="002B38CD" w:rsidP="002B38CD">
      <w:pPr>
        <w:pStyle w:val="Code"/>
        <w:rPr>
          <w:highlight w:val="white"/>
        </w:rPr>
      </w:pPr>
      <w:r w:rsidRPr="00903DBA">
        <w:rPr>
          <w:highlight w:val="white"/>
        </w:rPr>
        <w:t xml:space="preserve">  }</w:t>
      </w:r>
    </w:p>
    <w:p w14:paraId="677B7C59" w14:textId="77777777" w:rsidR="002B38CD" w:rsidRPr="00903DBA" w:rsidRDefault="002B38CD" w:rsidP="002B38CD">
      <w:pPr>
        <w:pStyle w:val="Code"/>
        <w:rPr>
          <w:highlight w:val="white"/>
        </w:rPr>
      </w:pPr>
    </w:p>
    <w:p w14:paraId="075E4757" w14:textId="77777777" w:rsidR="002B38CD" w:rsidRPr="00903DBA" w:rsidRDefault="002B38CD" w:rsidP="002B38CD">
      <w:pPr>
        <w:pStyle w:val="Code"/>
        <w:rPr>
          <w:highlight w:val="white"/>
        </w:rPr>
      </w:pPr>
      <w:r w:rsidRPr="00903DBA">
        <w:rPr>
          <w:highlight w:val="white"/>
        </w:rPr>
        <w:t xml:space="preserve">  void longjmp(jmp_buf buf, int return_value) {</w:t>
      </w:r>
    </w:p>
    <w:p w14:paraId="46E38263" w14:textId="77777777" w:rsidR="002B38CD" w:rsidRPr="00903DBA" w:rsidRDefault="002B38CD" w:rsidP="002B38CD">
      <w:pPr>
        <w:pStyle w:val="Code"/>
        <w:rPr>
          <w:highlight w:val="white"/>
        </w:rPr>
      </w:pPr>
      <w:r w:rsidRPr="00903DBA">
        <w:rPr>
          <w:highlight w:val="white"/>
        </w:rPr>
        <w:t xml:space="preserve">    register_bx = return_value;</w:t>
      </w:r>
    </w:p>
    <w:p w14:paraId="210DE922" w14:textId="77777777" w:rsidR="002B38CD" w:rsidRPr="00903DBA" w:rsidRDefault="002B38CD" w:rsidP="002B38CD">
      <w:pPr>
        <w:pStyle w:val="Code"/>
        <w:rPr>
          <w:highlight w:val="white"/>
        </w:rPr>
      </w:pPr>
      <w:r w:rsidRPr="00903DBA">
        <w:rPr>
          <w:highlight w:val="white"/>
        </w:rPr>
        <w:t xml:space="preserve">    register_cx = buf[0];</w:t>
      </w:r>
    </w:p>
    <w:p w14:paraId="2DB576AC" w14:textId="77777777" w:rsidR="002B38CD" w:rsidRPr="00903DBA" w:rsidRDefault="002B38CD" w:rsidP="002B38CD">
      <w:pPr>
        <w:pStyle w:val="Code"/>
        <w:rPr>
          <w:highlight w:val="white"/>
        </w:rPr>
      </w:pPr>
      <w:r w:rsidRPr="00903DBA">
        <w:rPr>
          <w:highlight w:val="white"/>
        </w:rPr>
        <w:t xml:space="preserve">    register_di = buf[2];</w:t>
      </w:r>
    </w:p>
    <w:p w14:paraId="25967C9A" w14:textId="77777777" w:rsidR="002B38CD" w:rsidRPr="00903DBA" w:rsidRDefault="002B38CD" w:rsidP="002B38CD">
      <w:pPr>
        <w:pStyle w:val="Code"/>
        <w:rPr>
          <w:highlight w:val="white"/>
        </w:rPr>
      </w:pPr>
      <w:r w:rsidRPr="00903DBA">
        <w:rPr>
          <w:highlight w:val="white"/>
        </w:rPr>
        <w:t xml:space="preserve">    register_bp = buf[1];</w:t>
      </w:r>
    </w:p>
    <w:p w14:paraId="1936EACD" w14:textId="77777777" w:rsidR="002B38CD" w:rsidRPr="00903DBA" w:rsidRDefault="002B38CD" w:rsidP="002B38CD">
      <w:pPr>
        <w:pStyle w:val="Code"/>
        <w:rPr>
          <w:highlight w:val="white"/>
        </w:rPr>
      </w:pPr>
      <w:r w:rsidRPr="00903DBA">
        <w:rPr>
          <w:highlight w:val="white"/>
        </w:rPr>
        <w:t xml:space="preserve">    jump_register(register_cx);</w:t>
      </w:r>
    </w:p>
    <w:p w14:paraId="6ADA7F8E" w14:textId="77777777" w:rsidR="002B38CD" w:rsidRPr="00903DBA" w:rsidRDefault="002B38CD" w:rsidP="002B38CD">
      <w:pPr>
        <w:pStyle w:val="Code"/>
        <w:rPr>
          <w:highlight w:val="white"/>
        </w:rPr>
      </w:pPr>
      <w:r w:rsidRPr="00903DBA">
        <w:rPr>
          <w:highlight w:val="white"/>
        </w:rPr>
        <w:t xml:space="preserve">  }</w:t>
      </w:r>
    </w:p>
    <w:p w14:paraId="19A7F9B1" w14:textId="711093BE" w:rsidR="002B38CD" w:rsidRPr="00903DBA" w:rsidRDefault="002B38CD" w:rsidP="002B38CD">
      <w:pPr>
        <w:pStyle w:val="Code"/>
      </w:pPr>
      <w:r w:rsidRPr="00903DBA">
        <w:rPr>
          <w:highlight w:val="white"/>
        </w:rPr>
        <w:t>#endif</w:t>
      </w:r>
    </w:p>
    <w:p w14:paraId="2400D297" w14:textId="5225B5C3" w:rsidR="004C7BD5" w:rsidRPr="00903DBA" w:rsidRDefault="004C7BD5" w:rsidP="004C7BD5">
      <w:r w:rsidRPr="00903DBA">
        <w:t xml:space="preserve">The following code demonstrates how </w:t>
      </w:r>
      <w:r w:rsidRPr="00903DBA">
        <w:rPr>
          <w:rStyle w:val="KeyWord0"/>
        </w:rPr>
        <w:t>setjmp</w:t>
      </w:r>
      <w:r w:rsidRPr="00903DBA">
        <w:t xml:space="preserve"> and </w:t>
      </w:r>
      <w:r w:rsidRPr="00903DBA">
        <w:rPr>
          <w:rStyle w:val="KeyWord0"/>
        </w:rPr>
        <w:t>longjmp</w:t>
      </w:r>
      <w:r w:rsidRPr="00903DBA">
        <w:t xml:space="preserve"> can be used </w:t>
      </w:r>
      <w:r w:rsidR="00D142B8" w:rsidRPr="00903DBA">
        <w:t>by</w:t>
      </w:r>
      <w:r w:rsidRPr="00903DBA">
        <w:t xml:space="preserve"> jump</w:t>
      </w:r>
      <w:r w:rsidR="00D142B8" w:rsidRPr="00903DBA">
        <w:t>ing</w:t>
      </w:r>
      <w:r w:rsidRPr="00903DBA">
        <w:t xml:space="preserve"> back through a function call chain.</w:t>
      </w:r>
    </w:p>
    <w:p w14:paraId="124E9738" w14:textId="233E0A29" w:rsidR="004C7BD5" w:rsidRPr="00903DBA" w:rsidRDefault="004C7BD5" w:rsidP="004C7BD5">
      <w:pPr>
        <w:pStyle w:val="CodeHeader"/>
      </w:pPr>
      <w:r w:rsidRPr="00903DBA">
        <w:t>setjmptest.c</w:t>
      </w:r>
    </w:p>
    <w:p w14:paraId="02422ECE" w14:textId="77777777" w:rsidR="004219A2" w:rsidRPr="00903DBA" w:rsidRDefault="004219A2" w:rsidP="004219A2">
      <w:pPr>
        <w:pStyle w:val="Code"/>
        <w:rPr>
          <w:highlight w:val="white"/>
        </w:rPr>
      </w:pPr>
      <w:r w:rsidRPr="00903DBA">
        <w:rPr>
          <w:highlight w:val="white"/>
        </w:rPr>
        <w:t>#include &lt;stdio.h&gt;</w:t>
      </w:r>
    </w:p>
    <w:p w14:paraId="400A55F3" w14:textId="77777777" w:rsidR="004219A2" w:rsidRPr="00903DBA" w:rsidRDefault="004219A2" w:rsidP="004219A2">
      <w:pPr>
        <w:pStyle w:val="Code"/>
        <w:rPr>
          <w:highlight w:val="white"/>
        </w:rPr>
      </w:pPr>
      <w:r w:rsidRPr="00903DBA">
        <w:rPr>
          <w:highlight w:val="white"/>
        </w:rPr>
        <w:t>#include &lt;setjmp.h&gt;</w:t>
      </w:r>
    </w:p>
    <w:p w14:paraId="67901F33" w14:textId="77777777" w:rsidR="004219A2" w:rsidRPr="00903DBA" w:rsidRDefault="004219A2" w:rsidP="004219A2">
      <w:pPr>
        <w:pStyle w:val="Code"/>
        <w:rPr>
          <w:highlight w:val="white"/>
        </w:rPr>
      </w:pPr>
    </w:p>
    <w:p w14:paraId="1F09C2CB" w14:textId="77777777" w:rsidR="004219A2" w:rsidRPr="00903DBA" w:rsidRDefault="004219A2" w:rsidP="004219A2">
      <w:pPr>
        <w:pStyle w:val="Code"/>
        <w:rPr>
          <w:highlight w:val="white"/>
        </w:rPr>
      </w:pPr>
      <w:r w:rsidRPr="00903DBA">
        <w:rPr>
          <w:highlight w:val="white"/>
        </w:rPr>
        <w:t>jmp_buf buffer;</w:t>
      </w:r>
    </w:p>
    <w:p w14:paraId="5482A25D" w14:textId="77777777" w:rsidR="004219A2" w:rsidRPr="00903DBA" w:rsidRDefault="004219A2" w:rsidP="004219A2">
      <w:pPr>
        <w:pStyle w:val="Code"/>
        <w:rPr>
          <w:highlight w:val="white"/>
        </w:rPr>
      </w:pPr>
    </w:p>
    <w:p w14:paraId="329BA19A" w14:textId="77777777" w:rsidR="004219A2" w:rsidRPr="00903DBA" w:rsidRDefault="004219A2" w:rsidP="004219A2">
      <w:pPr>
        <w:pStyle w:val="Code"/>
        <w:rPr>
          <w:highlight w:val="white"/>
        </w:rPr>
      </w:pPr>
      <w:r w:rsidRPr="00903DBA">
        <w:rPr>
          <w:highlight w:val="white"/>
        </w:rPr>
        <w:t>double inverse(double x);</w:t>
      </w:r>
    </w:p>
    <w:p w14:paraId="1793664B" w14:textId="77777777" w:rsidR="004219A2" w:rsidRPr="00903DBA" w:rsidRDefault="004219A2" w:rsidP="004219A2">
      <w:pPr>
        <w:pStyle w:val="Code"/>
        <w:rPr>
          <w:highlight w:val="white"/>
        </w:rPr>
      </w:pPr>
      <w:r w:rsidRPr="00903DBA">
        <w:rPr>
          <w:highlight w:val="white"/>
        </w:rPr>
        <w:t>double divide(double x, double y);</w:t>
      </w:r>
    </w:p>
    <w:p w14:paraId="0CC7FA74" w14:textId="77777777" w:rsidR="004219A2" w:rsidRPr="00903DBA" w:rsidRDefault="004219A2" w:rsidP="004219A2">
      <w:pPr>
        <w:pStyle w:val="Code"/>
        <w:rPr>
          <w:highlight w:val="white"/>
        </w:rPr>
      </w:pPr>
    </w:p>
    <w:p w14:paraId="6EDFF83F" w14:textId="77777777" w:rsidR="004219A2" w:rsidRPr="00903DBA" w:rsidRDefault="004219A2" w:rsidP="004219A2">
      <w:pPr>
        <w:pStyle w:val="Code"/>
        <w:rPr>
          <w:highlight w:val="white"/>
        </w:rPr>
      </w:pPr>
      <w:r w:rsidRPr="00903DBA">
        <w:rPr>
          <w:highlight w:val="white"/>
        </w:rPr>
        <w:t>void main() {</w:t>
      </w:r>
    </w:p>
    <w:p w14:paraId="21438D5D" w14:textId="77777777" w:rsidR="004219A2" w:rsidRPr="00903DBA" w:rsidRDefault="004219A2" w:rsidP="004219A2">
      <w:pPr>
        <w:pStyle w:val="Code"/>
        <w:rPr>
          <w:highlight w:val="white"/>
        </w:rPr>
      </w:pPr>
      <w:r w:rsidRPr="00903DBA">
        <w:rPr>
          <w:highlight w:val="white"/>
        </w:rPr>
        <w:t xml:space="preserve">  char* message;</w:t>
      </w:r>
    </w:p>
    <w:p w14:paraId="3792E1A8" w14:textId="77777777" w:rsidR="004219A2" w:rsidRPr="00903DBA" w:rsidRDefault="004219A2" w:rsidP="004219A2">
      <w:pPr>
        <w:pStyle w:val="Code"/>
        <w:rPr>
          <w:highlight w:val="white"/>
        </w:rPr>
      </w:pPr>
      <w:r w:rsidRPr="00903DBA">
        <w:rPr>
          <w:highlight w:val="white"/>
        </w:rPr>
        <w:t xml:space="preserve">  double x;</w:t>
      </w:r>
    </w:p>
    <w:p w14:paraId="18E7BEB4" w14:textId="77777777" w:rsidR="004219A2" w:rsidRPr="00903DBA" w:rsidRDefault="004219A2" w:rsidP="004219A2">
      <w:pPr>
        <w:pStyle w:val="Code"/>
        <w:rPr>
          <w:highlight w:val="white"/>
        </w:rPr>
      </w:pPr>
    </w:p>
    <w:p w14:paraId="0D8BBC9C" w14:textId="77777777" w:rsidR="004219A2" w:rsidRPr="00903DBA" w:rsidRDefault="004219A2" w:rsidP="004219A2">
      <w:pPr>
        <w:pStyle w:val="Code"/>
        <w:rPr>
          <w:highlight w:val="white"/>
        </w:rPr>
      </w:pPr>
      <w:r w:rsidRPr="00903DBA">
        <w:rPr>
          <w:highlight w:val="white"/>
        </w:rPr>
        <w:t xml:space="preserve">  printf("Please input a value: ");</w:t>
      </w:r>
    </w:p>
    <w:p w14:paraId="44CF6F82" w14:textId="77777777" w:rsidR="004219A2" w:rsidRPr="00903DBA" w:rsidRDefault="004219A2" w:rsidP="004219A2">
      <w:pPr>
        <w:pStyle w:val="Code"/>
        <w:rPr>
          <w:highlight w:val="white"/>
        </w:rPr>
      </w:pPr>
      <w:r w:rsidRPr="00903DBA">
        <w:rPr>
          <w:highlight w:val="white"/>
        </w:rPr>
        <w:t xml:space="preserve">  scanf("%lf", &amp;x);</w:t>
      </w:r>
    </w:p>
    <w:p w14:paraId="64F5A8F6" w14:textId="77777777" w:rsidR="004219A2" w:rsidRPr="00903DBA" w:rsidRDefault="004219A2" w:rsidP="004219A2">
      <w:pPr>
        <w:pStyle w:val="Code"/>
        <w:rPr>
          <w:highlight w:val="white"/>
        </w:rPr>
      </w:pPr>
    </w:p>
    <w:p w14:paraId="3F5FE44C" w14:textId="77777777" w:rsidR="004219A2" w:rsidRPr="00903DBA" w:rsidRDefault="004219A2" w:rsidP="004219A2">
      <w:pPr>
        <w:pStyle w:val="Code"/>
        <w:rPr>
          <w:highlight w:val="white"/>
        </w:rPr>
      </w:pPr>
      <w:r w:rsidRPr="00903DBA">
        <w:rPr>
          <w:highlight w:val="white"/>
        </w:rPr>
        <w:t xml:space="preserve">  if ((message = setjmp(buffer)) == 0) {</w:t>
      </w:r>
    </w:p>
    <w:p w14:paraId="5CC605E8" w14:textId="77777777" w:rsidR="004219A2" w:rsidRPr="00903DBA" w:rsidRDefault="004219A2" w:rsidP="004219A2">
      <w:pPr>
        <w:pStyle w:val="Code"/>
        <w:rPr>
          <w:highlight w:val="white"/>
        </w:rPr>
      </w:pPr>
      <w:r w:rsidRPr="00903DBA">
        <w:rPr>
          <w:highlight w:val="white"/>
        </w:rPr>
        <w:t xml:space="preserve">    printf("1.0 / %f = %f\n", x, inverse(x));</w:t>
      </w:r>
    </w:p>
    <w:p w14:paraId="33DD8E5E" w14:textId="77777777" w:rsidR="004219A2" w:rsidRPr="00903DBA" w:rsidRDefault="004219A2" w:rsidP="004219A2">
      <w:pPr>
        <w:pStyle w:val="Code"/>
        <w:rPr>
          <w:highlight w:val="white"/>
        </w:rPr>
      </w:pPr>
      <w:r w:rsidRPr="00903DBA">
        <w:rPr>
          <w:highlight w:val="white"/>
        </w:rPr>
        <w:t xml:space="preserve">  }</w:t>
      </w:r>
    </w:p>
    <w:p w14:paraId="55AB7401" w14:textId="77777777" w:rsidR="004219A2" w:rsidRPr="00903DBA" w:rsidRDefault="004219A2" w:rsidP="004219A2">
      <w:pPr>
        <w:pStyle w:val="Code"/>
        <w:rPr>
          <w:highlight w:val="white"/>
        </w:rPr>
      </w:pPr>
      <w:r w:rsidRPr="00903DBA">
        <w:rPr>
          <w:highlight w:val="white"/>
        </w:rPr>
        <w:t xml:space="preserve">  else {</w:t>
      </w:r>
    </w:p>
    <w:p w14:paraId="2D8E2B9F" w14:textId="77777777" w:rsidR="004219A2" w:rsidRPr="00903DBA" w:rsidRDefault="004219A2" w:rsidP="004219A2">
      <w:pPr>
        <w:pStyle w:val="Code"/>
        <w:rPr>
          <w:highlight w:val="white"/>
        </w:rPr>
      </w:pPr>
      <w:r w:rsidRPr="00903DBA">
        <w:rPr>
          <w:highlight w:val="white"/>
        </w:rPr>
        <w:t xml:space="preserve">    printf("%s\n", message);</w:t>
      </w:r>
    </w:p>
    <w:p w14:paraId="422C43C2" w14:textId="77777777" w:rsidR="004219A2" w:rsidRPr="00903DBA" w:rsidRDefault="004219A2" w:rsidP="004219A2">
      <w:pPr>
        <w:pStyle w:val="Code"/>
        <w:rPr>
          <w:highlight w:val="white"/>
        </w:rPr>
      </w:pPr>
      <w:r w:rsidRPr="00903DBA">
        <w:rPr>
          <w:highlight w:val="white"/>
        </w:rPr>
        <w:t xml:space="preserve">  }</w:t>
      </w:r>
    </w:p>
    <w:p w14:paraId="373050E1" w14:textId="77777777" w:rsidR="004219A2" w:rsidRPr="00903DBA" w:rsidRDefault="004219A2" w:rsidP="004219A2">
      <w:pPr>
        <w:pStyle w:val="Code"/>
        <w:rPr>
          <w:highlight w:val="white"/>
        </w:rPr>
      </w:pPr>
      <w:r w:rsidRPr="00903DBA">
        <w:rPr>
          <w:highlight w:val="white"/>
        </w:rPr>
        <w:t>}</w:t>
      </w:r>
    </w:p>
    <w:p w14:paraId="539B94B0" w14:textId="77777777" w:rsidR="004219A2" w:rsidRPr="00903DBA" w:rsidRDefault="004219A2" w:rsidP="004219A2">
      <w:pPr>
        <w:pStyle w:val="Code"/>
        <w:rPr>
          <w:highlight w:val="white"/>
        </w:rPr>
      </w:pPr>
    </w:p>
    <w:p w14:paraId="12A412AF" w14:textId="77777777" w:rsidR="004219A2" w:rsidRPr="00903DBA" w:rsidRDefault="004219A2" w:rsidP="004219A2">
      <w:pPr>
        <w:pStyle w:val="Code"/>
        <w:rPr>
          <w:highlight w:val="white"/>
        </w:rPr>
      </w:pPr>
      <w:r w:rsidRPr="00903DBA">
        <w:rPr>
          <w:highlight w:val="white"/>
        </w:rPr>
        <w:t>double inverse(double x) {</w:t>
      </w:r>
    </w:p>
    <w:p w14:paraId="3B6D88E2" w14:textId="77777777" w:rsidR="004219A2" w:rsidRPr="00903DBA" w:rsidRDefault="004219A2" w:rsidP="004219A2">
      <w:pPr>
        <w:pStyle w:val="Code"/>
        <w:rPr>
          <w:highlight w:val="white"/>
        </w:rPr>
      </w:pPr>
      <w:r w:rsidRPr="00903DBA">
        <w:rPr>
          <w:highlight w:val="white"/>
        </w:rPr>
        <w:t xml:space="preserve">  return divide(1, x);</w:t>
      </w:r>
    </w:p>
    <w:p w14:paraId="7429209D" w14:textId="77777777" w:rsidR="004219A2" w:rsidRPr="00903DBA" w:rsidRDefault="004219A2" w:rsidP="004219A2">
      <w:pPr>
        <w:pStyle w:val="Code"/>
        <w:rPr>
          <w:highlight w:val="white"/>
        </w:rPr>
      </w:pPr>
      <w:r w:rsidRPr="00903DBA">
        <w:rPr>
          <w:highlight w:val="white"/>
        </w:rPr>
        <w:t>}</w:t>
      </w:r>
    </w:p>
    <w:p w14:paraId="68D5110E" w14:textId="595A6AD7" w:rsidR="004219A2" w:rsidRPr="00903DBA" w:rsidRDefault="00007DB4" w:rsidP="00007DB4">
      <w:pPr>
        <w:rPr>
          <w:highlight w:val="white"/>
        </w:rPr>
      </w:pPr>
      <w:r w:rsidRPr="00903DBA">
        <w:rPr>
          <w:highlight w:val="white"/>
        </w:rPr>
        <w:t>In case of a non-zero denom</w:t>
      </w:r>
      <w:r w:rsidR="005F6427" w:rsidRPr="00903DBA">
        <w:rPr>
          <w:highlight w:val="white"/>
        </w:rPr>
        <w:t>in</w:t>
      </w:r>
      <w:r w:rsidRPr="00903DBA">
        <w:rPr>
          <w:highlight w:val="white"/>
        </w:rPr>
        <w:t>ator, we return the quitent in a normal way</w:t>
      </w:r>
      <w:r w:rsidR="005F6427" w:rsidRPr="00903DBA">
        <w:rPr>
          <w:highlight w:val="white"/>
        </w:rPr>
        <w:t xml:space="preserve"> and </w:t>
      </w:r>
      <w:r w:rsidR="005F6427" w:rsidRPr="00903DBA">
        <w:rPr>
          <w:rStyle w:val="KeyWord0"/>
          <w:highlight w:val="white"/>
        </w:rPr>
        <w:t>setjmp</w:t>
      </w:r>
      <w:r w:rsidR="005F6427" w:rsidRPr="00903DBA">
        <w:rPr>
          <w:highlight w:val="white"/>
        </w:rPr>
        <w:t xml:space="preserve"> returns zero</w:t>
      </w:r>
      <w:r w:rsidRPr="00903DBA">
        <w:rPr>
          <w:highlight w:val="white"/>
        </w:rPr>
        <w:t xml:space="preserve">. In case of a </w:t>
      </w:r>
      <w:r w:rsidR="005F6427" w:rsidRPr="00903DBA">
        <w:rPr>
          <w:highlight w:val="white"/>
        </w:rPr>
        <w:t xml:space="preserve">zero denominator, we call </w:t>
      </w:r>
      <w:r w:rsidR="005F6427" w:rsidRPr="00903DBA">
        <w:rPr>
          <w:rStyle w:val="KeyWord0"/>
          <w:highlight w:val="white"/>
        </w:rPr>
        <w:t>longjmp</w:t>
      </w:r>
      <w:r w:rsidR="005F6427" w:rsidRPr="00903DBA">
        <w:rPr>
          <w:highlight w:val="white"/>
        </w:rPr>
        <w:t xml:space="preserve"> with an error message. The address of the error message is then be returned by the call to </w:t>
      </w:r>
      <w:r w:rsidR="005F6427" w:rsidRPr="00903DBA">
        <w:rPr>
          <w:rStyle w:val="KeyWord0"/>
          <w:highlight w:val="white"/>
        </w:rPr>
        <w:t>setjmp</w:t>
      </w:r>
      <w:r w:rsidR="005F6427" w:rsidRPr="00903DBA">
        <w:rPr>
          <w:highlight w:val="white"/>
        </w:rPr>
        <w:t>, instead of zero.</w:t>
      </w:r>
    </w:p>
    <w:p w14:paraId="50FC4730" w14:textId="77777777" w:rsidR="004219A2" w:rsidRPr="00903DBA" w:rsidRDefault="004219A2" w:rsidP="004219A2">
      <w:pPr>
        <w:pStyle w:val="Code"/>
        <w:rPr>
          <w:highlight w:val="white"/>
        </w:rPr>
      </w:pPr>
      <w:r w:rsidRPr="00903DBA">
        <w:rPr>
          <w:highlight w:val="white"/>
        </w:rPr>
        <w:t>double divide(double x, double y) {</w:t>
      </w:r>
    </w:p>
    <w:p w14:paraId="7943D500" w14:textId="77777777" w:rsidR="004219A2" w:rsidRPr="00903DBA" w:rsidRDefault="004219A2" w:rsidP="004219A2">
      <w:pPr>
        <w:pStyle w:val="Code"/>
        <w:rPr>
          <w:highlight w:val="white"/>
        </w:rPr>
      </w:pPr>
      <w:r w:rsidRPr="00903DBA">
        <w:rPr>
          <w:highlight w:val="white"/>
        </w:rPr>
        <w:t xml:space="preserve">  if (y != 0) {</w:t>
      </w:r>
    </w:p>
    <w:p w14:paraId="3A4F55AA" w14:textId="77777777" w:rsidR="004219A2" w:rsidRPr="00903DBA" w:rsidRDefault="004219A2" w:rsidP="004219A2">
      <w:pPr>
        <w:pStyle w:val="Code"/>
        <w:rPr>
          <w:highlight w:val="white"/>
        </w:rPr>
      </w:pPr>
      <w:r w:rsidRPr="00903DBA">
        <w:rPr>
          <w:highlight w:val="white"/>
        </w:rPr>
        <w:t xml:space="preserve">    return x / y;</w:t>
      </w:r>
    </w:p>
    <w:p w14:paraId="10962D8F" w14:textId="77777777" w:rsidR="004219A2" w:rsidRPr="00903DBA" w:rsidRDefault="004219A2" w:rsidP="004219A2">
      <w:pPr>
        <w:pStyle w:val="Code"/>
        <w:rPr>
          <w:highlight w:val="white"/>
        </w:rPr>
      </w:pPr>
      <w:r w:rsidRPr="00903DBA">
        <w:rPr>
          <w:highlight w:val="white"/>
        </w:rPr>
        <w:t xml:space="preserve">  }</w:t>
      </w:r>
    </w:p>
    <w:p w14:paraId="6C5E6F68" w14:textId="77777777" w:rsidR="004219A2" w:rsidRPr="00903DBA" w:rsidRDefault="004219A2" w:rsidP="004219A2">
      <w:pPr>
        <w:pStyle w:val="Code"/>
        <w:rPr>
          <w:highlight w:val="white"/>
        </w:rPr>
      </w:pPr>
      <w:r w:rsidRPr="00903DBA">
        <w:rPr>
          <w:highlight w:val="white"/>
        </w:rPr>
        <w:t xml:space="preserve">  else {</w:t>
      </w:r>
    </w:p>
    <w:p w14:paraId="7DE4EC47" w14:textId="77777777" w:rsidR="004219A2" w:rsidRPr="00903DBA" w:rsidRDefault="004219A2" w:rsidP="004219A2">
      <w:pPr>
        <w:pStyle w:val="Code"/>
        <w:rPr>
          <w:highlight w:val="white"/>
        </w:rPr>
      </w:pPr>
      <w:r w:rsidRPr="00903DBA">
        <w:rPr>
          <w:highlight w:val="white"/>
        </w:rPr>
        <w:t xml:space="preserve">    longjmp(buffer, "Division by Zero.");</w:t>
      </w:r>
    </w:p>
    <w:p w14:paraId="5249579A" w14:textId="77777777" w:rsidR="004219A2" w:rsidRPr="00903DBA" w:rsidRDefault="004219A2" w:rsidP="004219A2">
      <w:pPr>
        <w:pStyle w:val="Code"/>
        <w:rPr>
          <w:highlight w:val="white"/>
        </w:rPr>
      </w:pPr>
      <w:r w:rsidRPr="00903DBA">
        <w:rPr>
          <w:highlight w:val="white"/>
        </w:rPr>
        <w:t xml:space="preserve">    return 0;</w:t>
      </w:r>
    </w:p>
    <w:p w14:paraId="62B299DE" w14:textId="77777777" w:rsidR="004219A2" w:rsidRPr="00903DBA" w:rsidRDefault="004219A2" w:rsidP="004219A2">
      <w:pPr>
        <w:pStyle w:val="Code"/>
        <w:rPr>
          <w:highlight w:val="white"/>
        </w:rPr>
      </w:pPr>
      <w:r w:rsidRPr="00903DBA">
        <w:rPr>
          <w:highlight w:val="white"/>
        </w:rPr>
        <w:t xml:space="preserve">  }</w:t>
      </w:r>
    </w:p>
    <w:p w14:paraId="1E188217" w14:textId="460189CC" w:rsidR="004C7BD5" w:rsidRPr="00903DBA" w:rsidRDefault="004219A2" w:rsidP="004219A2">
      <w:pPr>
        <w:pStyle w:val="Code"/>
        <w:rPr>
          <w:highlight w:val="white"/>
        </w:rPr>
      </w:pPr>
      <w:r w:rsidRPr="00903DBA">
        <w:rPr>
          <w:highlight w:val="white"/>
        </w:rPr>
        <w:t>}</w:t>
      </w:r>
    </w:p>
    <w:p w14:paraId="6EE6955C" w14:textId="42B0F4B1" w:rsidR="00555D55" w:rsidRPr="00903DBA" w:rsidRDefault="00555D55" w:rsidP="002B38CD">
      <w:pPr>
        <w:pStyle w:val="Rubrik2"/>
      </w:pPr>
      <w:bookmarkStart w:id="491" w:name="_Toc57656129"/>
      <w:r w:rsidRPr="00903DBA">
        <w:t>Mathematical Functions</w:t>
      </w:r>
      <w:bookmarkEnd w:id="491"/>
    </w:p>
    <w:p w14:paraId="4E9C5A9B" w14:textId="51224D20" w:rsidR="00730299" w:rsidRPr="00903DBA" w:rsidRDefault="00730299" w:rsidP="00730299">
      <w:r w:rsidRPr="00903DBA">
        <w:t>The mathematical function</w:t>
      </w:r>
      <w:r w:rsidR="00292E97" w:rsidRPr="00903DBA">
        <w:t>s are</w:t>
      </w:r>
      <w:r w:rsidRPr="00903DBA">
        <w:t xml:space="preserve"> implemented </w:t>
      </w:r>
      <w:r w:rsidR="00292E97" w:rsidRPr="00903DBA">
        <w:t xml:space="preserve">completely </w:t>
      </w:r>
      <w:r w:rsidRPr="00903DBA">
        <w:t>in C, they do not make system calls.</w:t>
      </w:r>
    </w:p>
    <w:p w14:paraId="168DFE01" w14:textId="5D1C6542" w:rsidR="00D62A8B" w:rsidRPr="00903DBA" w:rsidRDefault="008D6750" w:rsidP="00E65FE6">
      <w:pPr>
        <w:pStyle w:val="CodeHeader"/>
      </w:pPr>
      <w:r w:rsidRPr="00903DBA">
        <w:t>m</w:t>
      </w:r>
      <w:r w:rsidR="00D62A8B" w:rsidRPr="00903DBA">
        <w:t>ath.h</w:t>
      </w:r>
    </w:p>
    <w:p w14:paraId="73D8D9F2" w14:textId="77777777" w:rsidR="00161EFE" w:rsidRPr="00903DBA" w:rsidRDefault="00161EFE" w:rsidP="00161EFE">
      <w:pPr>
        <w:pStyle w:val="Code"/>
        <w:rPr>
          <w:highlight w:val="white"/>
        </w:rPr>
      </w:pPr>
      <w:r w:rsidRPr="00903DBA">
        <w:rPr>
          <w:highlight w:val="white"/>
        </w:rPr>
        <w:t>#ifndef __MATH_H__</w:t>
      </w:r>
    </w:p>
    <w:p w14:paraId="612E0DE0" w14:textId="77777777" w:rsidR="00161EFE" w:rsidRPr="00903DBA" w:rsidRDefault="00161EFE" w:rsidP="00161EFE">
      <w:pPr>
        <w:pStyle w:val="Code"/>
        <w:rPr>
          <w:highlight w:val="white"/>
        </w:rPr>
      </w:pPr>
      <w:r w:rsidRPr="00903DBA">
        <w:rPr>
          <w:highlight w:val="white"/>
        </w:rPr>
        <w:t>#define __MATH_H__</w:t>
      </w:r>
    </w:p>
    <w:p w14:paraId="3ED7390B" w14:textId="77777777" w:rsidR="00161EFE" w:rsidRPr="00903DBA" w:rsidRDefault="00161EFE" w:rsidP="00161EFE">
      <w:pPr>
        <w:pStyle w:val="Code"/>
        <w:rPr>
          <w:highlight w:val="white"/>
        </w:rPr>
      </w:pPr>
    </w:p>
    <w:p w14:paraId="61B43FB3" w14:textId="77777777" w:rsidR="00161EFE" w:rsidRPr="00903DBA" w:rsidRDefault="00161EFE" w:rsidP="00161EFE">
      <w:pPr>
        <w:pStyle w:val="Code"/>
        <w:rPr>
          <w:highlight w:val="white"/>
        </w:rPr>
      </w:pPr>
      <w:r w:rsidRPr="00903DBA">
        <w:rPr>
          <w:highlight w:val="white"/>
        </w:rPr>
        <w:t>#define PI 3.1415926535897932384626433</w:t>
      </w:r>
    </w:p>
    <w:p w14:paraId="5AFC94A9" w14:textId="77777777" w:rsidR="00161EFE" w:rsidRPr="00903DBA" w:rsidRDefault="00161EFE" w:rsidP="00161EFE">
      <w:pPr>
        <w:pStyle w:val="Code"/>
        <w:rPr>
          <w:highlight w:val="white"/>
        </w:rPr>
      </w:pPr>
      <w:r w:rsidRPr="00903DBA">
        <w:rPr>
          <w:highlight w:val="white"/>
        </w:rPr>
        <w:t>#define E  2.7182818284590452353602874</w:t>
      </w:r>
    </w:p>
    <w:p w14:paraId="26E0010C" w14:textId="77777777" w:rsidR="00161EFE" w:rsidRPr="00903DBA" w:rsidRDefault="00161EFE" w:rsidP="00161EFE">
      <w:pPr>
        <w:pStyle w:val="Code"/>
        <w:rPr>
          <w:highlight w:val="white"/>
        </w:rPr>
      </w:pPr>
    </w:p>
    <w:p w14:paraId="7A94E12D" w14:textId="77777777" w:rsidR="00161EFE" w:rsidRPr="00903DBA" w:rsidRDefault="00161EFE" w:rsidP="00161EFE">
      <w:pPr>
        <w:pStyle w:val="Code"/>
        <w:rPr>
          <w:highlight w:val="white"/>
        </w:rPr>
      </w:pPr>
      <w:r w:rsidRPr="00903DBA">
        <w:rPr>
          <w:highlight w:val="white"/>
        </w:rPr>
        <w:t>extern double exp(double x);</w:t>
      </w:r>
    </w:p>
    <w:p w14:paraId="3C8F87EA" w14:textId="77777777" w:rsidR="00161EFE" w:rsidRPr="00903DBA" w:rsidRDefault="00161EFE" w:rsidP="00161EFE">
      <w:pPr>
        <w:pStyle w:val="Code"/>
        <w:rPr>
          <w:highlight w:val="white"/>
        </w:rPr>
      </w:pPr>
      <w:r w:rsidRPr="00903DBA">
        <w:rPr>
          <w:highlight w:val="white"/>
        </w:rPr>
        <w:t>extern double log(double x);</w:t>
      </w:r>
    </w:p>
    <w:p w14:paraId="695DEC8E" w14:textId="77777777" w:rsidR="00161EFE" w:rsidRPr="00903DBA" w:rsidRDefault="00161EFE" w:rsidP="00161EFE">
      <w:pPr>
        <w:pStyle w:val="Code"/>
        <w:rPr>
          <w:highlight w:val="white"/>
        </w:rPr>
      </w:pPr>
      <w:r w:rsidRPr="00903DBA">
        <w:rPr>
          <w:highlight w:val="white"/>
        </w:rPr>
        <w:t>extern double log10(double x);</w:t>
      </w:r>
    </w:p>
    <w:p w14:paraId="5348E78A" w14:textId="77777777" w:rsidR="00161EFE" w:rsidRPr="00903DBA" w:rsidRDefault="00161EFE" w:rsidP="00161EFE">
      <w:pPr>
        <w:pStyle w:val="Code"/>
        <w:rPr>
          <w:highlight w:val="white"/>
        </w:rPr>
      </w:pPr>
    </w:p>
    <w:p w14:paraId="2EE77ED0" w14:textId="77777777" w:rsidR="00161EFE" w:rsidRPr="00903DBA" w:rsidRDefault="00161EFE" w:rsidP="00161EFE">
      <w:pPr>
        <w:pStyle w:val="Code"/>
        <w:rPr>
          <w:highlight w:val="white"/>
        </w:rPr>
      </w:pPr>
      <w:r w:rsidRPr="00903DBA">
        <w:rPr>
          <w:highlight w:val="white"/>
        </w:rPr>
        <w:t>extern double pow(double x, double y);</w:t>
      </w:r>
    </w:p>
    <w:p w14:paraId="01F8B7B3" w14:textId="77777777" w:rsidR="00161EFE" w:rsidRPr="00903DBA" w:rsidRDefault="00161EFE" w:rsidP="00161EFE">
      <w:pPr>
        <w:pStyle w:val="Code"/>
        <w:rPr>
          <w:highlight w:val="white"/>
        </w:rPr>
      </w:pPr>
      <w:r w:rsidRPr="00903DBA">
        <w:rPr>
          <w:highlight w:val="white"/>
        </w:rPr>
        <w:t>extern double ldexp(double x, int exponent);</w:t>
      </w:r>
    </w:p>
    <w:p w14:paraId="3DAC021A" w14:textId="77777777" w:rsidR="00161EFE" w:rsidRPr="00903DBA" w:rsidRDefault="00161EFE" w:rsidP="00161EFE">
      <w:pPr>
        <w:pStyle w:val="Code"/>
        <w:rPr>
          <w:highlight w:val="white"/>
        </w:rPr>
      </w:pPr>
      <w:r w:rsidRPr="00903DBA">
        <w:rPr>
          <w:highlight w:val="white"/>
        </w:rPr>
        <w:t>extern double frexp(double x, int* exponent);</w:t>
      </w:r>
    </w:p>
    <w:p w14:paraId="0AD98282" w14:textId="77777777" w:rsidR="00161EFE" w:rsidRPr="00903DBA" w:rsidRDefault="00161EFE" w:rsidP="00161EFE">
      <w:pPr>
        <w:pStyle w:val="Code"/>
        <w:rPr>
          <w:highlight w:val="white"/>
        </w:rPr>
      </w:pPr>
    </w:p>
    <w:p w14:paraId="55705E49" w14:textId="77777777" w:rsidR="00161EFE" w:rsidRPr="00903DBA" w:rsidRDefault="00161EFE" w:rsidP="00161EFE">
      <w:pPr>
        <w:pStyle w:val="Code"/>
        <w:rPr>
          <w:highlight w:val="white"/>
        </w:rPr>
      </w:pPr>
      <w:r w:rsidRPr="00903DBA">
        <w:rPr>
          <w:highlight w:val="white"/>
        </w:rPr>
        <w:t>extern double sqrt(double x);</w:t>
      </w:r>
    </w:p>
    <w:p w14:paraId="52DE050A" w14:textId="77777777" w:rsidR="00161EFE" w:rsidRPr="00903DBA" w:rsidRDefault="00161EFE" w:rsidP="00161EFE">
      <w:pPr>
        <w:pStyle w:val="Code"/>
        <w:rPr>
          <w:highlight w:val="white"/>
        </w:rPr>
      </w:pPr>
      <w:r w:rsidRPr="00903DBA">
        <w:rPr>
          <w:highlight w:val="white"/>
        </w:rPr>
        <w:t>extern double modf(double x, double* integral);</w:t>
      </w:r>
    </w:p>
    <w:p w14:paraId="2A742767" w14:textId="77777777" w:rsidR="00161EFE" w:rsidRPr="00903DBA" w:rsidRDefault="00161EFE" w:rsidP="00161EFE">
      <w:pPr>
        <w:pStyle w:val="Code"/>
        <w:rPr>
          <w:highlight w:val="white"/>
        </w:rPr>
      </w:pPr>
      <w:r w:rsidRPr="00903DBA">
        <w:rPr>
          <w:highlight w:val="white"/>
        </w:rPr>
        <w:t>extern double fmod(double x, double y);</w:t>
      </w:r>
    </w:p>
    <w:p w14:paraId="45185AEE" w14:textId="77777777" w:rsidR="00161EFE" w:rsidRPr="00903DBA" w:rsidRDefault="00161EFE" w:rsidP="00161EFE">
      <w:pPr>
        <w:pStyle w:val="Code"/>
        <w:rPr>
          <w:highlight w:val="white"/>
        </w:rPr>
      </w:pPr>
    </w:p>
    <w:p w14:paraId="5265455C" w14:textId="77777777" w:rsidR="00161EFE" w:rsidRPr="00903DBA" w:rsidRDefault="00161EFE" w:rsidP="00161EFE">
      <w:pPr>
        <w:pStyle w:val="Code"/>
        <w:rPr>
          <w:highlight w:val="white"/>
        </w:rPr>
      </w:pPr>
      <w:r w:rsidRPr="00903DBA">
        <w:rPr>
          <w:highlight w:val="white"/>
        </w:rPr>
        <w:t>extern double sin(double x);</w:t>
      </w:r>
    </w:p>
    <w:p w14:paraId="1222BFA7" w14:textId="77777777" w:rsidR="00161EFE" w:rsidRPr="00903DBA" w:rsidRDefault="00161EFE" w:rsidP="00161EFE">
      <w:pPr>
        <w:pStyle w:val="Code"/>
        <w:rPr>
          <w:highlight w:val="white"/>
        </w:rPr>
      </w:pPr>
      <w:r w:rsidRPr="00903DBA">
        <w:rPr>
          <w:highlight w:val="white"/>
        </w:rPr>
        <w:t>extern double cos(double x);</w:t>
      </w:r>
    </w:p>
    <w:p w14:paraId="5A1F2C5A" w14:textId="77777777" w:rsidR="00161EFE" w:rsidRPr="00903DBA" w:rsidRDefault="00161EFE" w:rsidP="00161EFE">
      <w:pPr>
        <w:pStyle w:val="Code"/>
        <w:rPr>
          <w:highlight w:val="white"/>
        </w:rPr>
      </w:pPr>
      <w:r w:rsidRPr="00903DBA">
        <w:rPr>
          <w:highlight w:val="white"/>
        </w:rPr>
        <w:t>extern double tan(double x);</w:t>
      </w:r>
    </w:p>
    <w:p w14:paraId="78F56BDB" w14:textId="77777777" w:rsidR="00161EFE" w:rsidRPr="00903DBA" w:rsidRDefault="00161EFE" w:rsidP="00161EFE">
      <w:pPr>
        <w:pStyle w:val="Code"/>
        <w:rPr>
          <w:highlight w:val="white"/>
        </w:rPr>
      </w:pPr>
    </w:p>
    <w:p w14:paraId="7A37B7BA" w14:textId="77777777" w:rsidR="00161EFE" w:rsidRPr="00903DBA" w:rsidRDefault="00161EFE" w:rsidP="00161EFE">
      <w:pPr>
        <w:pStyle w:val="Code"/>
        <w:rPr>
          <w:highlight w:val="white"/>
        </w:rPr>
      </w:pPr>
      <w:r w:rsidRPr="00903DBA">
        <w:rPr>
          <w:highlight w:val="white"/>
        </w:rPr>
        <w:t>extern double sinh(double x);</w:t>
      </w:r>
    </w:p>
    <w:p w14:paraId="46904E7C" w14:textId="77777777" w:rsidR="00161EFE" w:rsidRPr="00903DBA" w:rsidRDefault="00161EFE" w:rsidP="00161EFE">
      <w:pPr>
        <w:pStyle w:val="Code"/>
        <w:rPr>
          <w:highlight w:val="white"/>
        </w:rPr>
      </w:pPr>
      <w:r w:rsidRPr="00903DBA">
        <w:rPr>
          <w:highlight w:val="white"/>
        </w:rPr>
        <w:t>extern double cosh(double x);</w:t>
      </w:r>
    </w:p>
    <w:p w14:paraId="291FC4E3" w14:textId="77777777" w:rsidR="00161EFE" w:rsidRPr="00903DBA" w:rsidRDefault="00161EFE" w:rsidP="00161EFE">
      <w:pPr>
        <w:pStyle w:val="Code"/>
        <w:rPr>
          <w:highlight w:val="white"/>
        </w:rPr>
      </w:pPr>
      <w:r w:rsidRPr="00903DBA">
        <w:rPr>
          <w:highlight w:val="white"/>
        </w:rPr>
        <w:t>extern double tanh(double x);</w:t>
      </w:r>
    </w:p>
    <w:p w14:paraId="42D10A23" w14:textId="77777777" w:rsidR="00161EFE" w:rsidRPr="00903DBA" w:rsidRDefault="00161EFE" w:rsidP="00161EFE">
      <w:pPr>
        <w:pStyle w:val="Code"/>
        <w:rPr>
          <w:highlight w:val="white"/>
        </w:rPr>
      </w:pPr>
    </w:p>
    <w:p w14:paraId="687EBA1A" w14:textId="77777777" w:rsidR="00161EFE" w:rsidRPr="00903DBA" w:rsidRDefault="00161EFE" w:rsidP="00161EFE">
      <w:pPr>
        <w:pStyle w:val="Code"/>
        <w:rPr>
          <w:highlight w:val="white"/>
        </w:rPr>
      </w:pPr>
      <w:r w:rsidRPr="00903DBA">
        <w:rPr>
          <w:highlight w:val="white"/>
        </w:rPr>
        <w:t>extern double asin(double x);</w:t>
      </w:r>
    </w:p>
    <w:p w14:paraId="60B66C08" w14:textId="77777777" w:rsidR="00161EFE" w:rsidRPr="00903DBA" w:rsidRDefault="00161EFE" w:rsidP="00161EFE">
      <w:pPr>
        <w:pStyle w:val="Code"/>
        <w:rPr>
          <w:highlight w:val="white"/>
        </w:rPr>
      </w:pPr>
      <w:r w:rsidRPr="00903DBA">
        <w:rPr>
          <w:highlight w:val="white"/>
        </w:rPr>
        <w:t>extern double acos(double x);</w:t>
      </w:r>
    </w:p>
    <w:p w14:paraId="515B6105" w14:textId="77777777" w:rsidR="00161EFE" w:rsidRPr="00903DBA" w:rsidRDefault="00161EFE" w:rsidP="00161EFE">
      <w:pPr>
        <w:pStyle w:val="Code"/>
        <w:rPr>
          <w:highlight w:val="white"/>
        </w:rPr>
      </w:pPr>
      <w:r w:rsidRPr="00903DBA">
        <w:rPr>
          <w:highlight w:val="white"/>
        </w:rPr>
        <w:t>extern double atan(double x);</w:t>
      </w:r>
    </w:p>
    <w:p w14:paraId="39A5EF28" w14:textId="77777777" w:rsidR="00161EFE" w:rsidRPr="00903DBA" w:rsidRDefault="00161EFE" w:rsidP="00161EFE">
      <w:pPr>
        <w:pStyle w:val="Code"/>
        <w:rPr>
          <w:highlight w:val="white"/>
        </w:rPr>
      </w:pPr>
      <w:r w:rsidRPr="00903DBA">
        <w:rPr>
          <w:highlight w:val="white"/>
        </w:rPr>
        <w:t>extern double atan2(double x, double y);</w:t>
      </w:r>
    </w:p>
    <w:p w14:paraId="2DD4B26A" w14:textId="77777777" w:rsidR="00161EFE" w:rsidRPr="00903DBA" w:rsidRDefault="00161EFE" w:rsidP="00161EFE">
      <w:pPr>
        <w:pStyle w:val="Code"/>
        <w:rPr>
          <w:highlight w:val="white"/>
        </w:rPr>
      </w:pPr>
    </w:p>
    <w:p w14:paraId="53CD6107" w14:textId="77777777" w:rsidR="00161EFE" w:rsidRPr="00903DBA" w:rsidRDefault="00161EFE" w:rsidP="00161EFE">
      <w:pPr>
        <w:pStyle w:val="Code"/>
        <w:rPr>
          <w:highlight w:val="white"/>
        </w:rPr>
      </w:pPr>
      <w:r w:rsidRPr="00903DBA">
        <w:rPr>
          <w:highlight w:val="white"/>
        </w:rPr>
        <w:t>extern double floor(double x);</w:t>
      </w:r>
    </w:p>
    <w:p w14:paraId="09101F31" w14:textId="77777777" w:rsidR="00161EFE" w:rsidRPr="00903DBA" w:rsidRDefault="00161EFE" w:rsidP="00161EFE">
      <w:pPr>
        <w:pStyle w:val="Code"/>
        <w:rPr>
          <w:highlight w:val="white"/>
        </w:rPr>
      </w:pPr>
      <w:r w:rsidRPr="00903DBA">
        <w:rPr>
          <w:highlight w:val="white"/>
        </w:rPr>
        <w:t>extern double ceil(double x);</w:t>
      </w:r>
    </w:p>
    <w:p w14:paraId="4A893F84" w14:textId="77777777" w:rsidR="00161EFE" w:rsidRPr="00903DBA" w:rsidRDefault="00161EFE" w:rsidP="00161EFE">
      <w:pPr>
        <w:pStyle w:val="Code"/>
        <w:rPr>
          <w:highlight w:val="white"/>
        </w:rPr>
      </w:pPr>
      <w:r w:rsidRPr="00903DBA">
        <w:rPr>
          <w:highlight w:val="white"/>
        </w:rPr>
        <w:t>extern double round(double x);</w:t>
      </w:r>
    </w:p>
    <w:p w14:paraId="0E5684F2" w14:textId="77777777" w:rsidR="00161EFE" w:rsidRPr="00903DBA" w:rsidRDefault="00161EFE" w:rsidP="00161EFE">
      <w:pPr>
        <w:pStyle w:val="Code"/>
        <w:rPr>
          <w:highlight w:val="white"/>
        </w:rPr>
      </w:pPr>
      <w:r w:rsidRPr="00903DBA">
        <w:rPr>
          <w:highlight w:val="white"/>
        </w:rPr>
        <w:t>extern double fabs(double x);</w:t>
      </w:r>
    </w:p>
    <w:p w14:paraId="2836F129" w14:textId="77777777" w:rsidR="00161EFE" w:rsidRPr="00903DBA" w:rsidRDefault="00161EFE" w:rsidP="00161EFE">
      <w:pPr>
        <w:pStyle w:val="Code"/>
        <w:rPr>
          <w:highlight w:val="white"/>
        </w:rPr>
      </w:pPr>
    </w:p>
    <w:p w14:paraId="5ECE830A" w14:textId="77777777" w:rsidR="00161EFE" w:rsidRPr="00903DBA" w:rsidRDefault="00161EFE" w:rsidP="00161EFE">
      <w:pPr>
        <w:pStyle w:val="Code"/>
        <w:rPr>
          <w:highlight w:val="white"/>
        </w:rPr>
      </w:pPr>
      <w:r w:rsidRPr="00903DBA">
        <w:rPr>
          <w:highlight w:val="white"/>
        </w:rPr>
        <w:t>#endif</w:t>
      </w:r>
    </w:p>
    <w:p w14:paraId="57A031A1" w14:textId="2E6E0826" w:rsidR="001016CA" w:rsidRPr="00903DBA" w:rsidRDefault="001016CA" w:rsidP="001016CA">
      <w:pPr>
        <w:pStyle w:val="Rubrik3"/>
        <w:rPr>
          <w:highlight w:val="white"/>
        </w:rPr>
      </w:pPr>
      <w:bookmarkStart w:id="492" w:name="_Toc57656130"/>
      <w:r w:rsidRPr="00903DBA">
        <w:rPr>
          <w:highlight w:val="white"/>
        </w:rPr>
        <w:t>Exponent and Logarit</w:t>
      </w:r>
      <w:r w:rsidR="00EC7C48" w:rsidRPr="00903DBA">
        <w:rPr>
          <w:highlight w:val="white"/>
        </w:rPr>
        <w:t>h</w:t>
      </w:r>
      <w:r w:rsidRPr="00903DBA">
        <w:rPr>
          <w:highlight w:val="white"/>
        </w:rPr>
        <w:t>m</w:t>
      </w:r>
      <w:r w:rsidR="0083365C" w:rsidRPr="00903DBA">
        <w:rPr>
          <w:highlight w:val="white"/>
        </w:rPr>
        <w:t xml:space="preserve"> Functions</w:t>
      </w:r>
      <w:bookmarkEnd w:id="492"/>
    </w:p>
    <w:p w14:paraId="24B0B75A" w14:textId="3AEF6D77" w:rsidR="00674408" w:rsidRPr="00903DBA" w:rsidRDefault="00AA1B1E" w:rsidP="00674408">
      <w:pPr>
        <w:rPr>
          <w:highlight w:val="white"/>
        </w:rPr>
      </w:pPr>
      <w:r w:rsidRPr="00903DBA">
        <w:rPr>
          <w:highlight w:val="white"/>
        </w:rPr>
        <w:t>T</w:t>
      </w:r>
      <w:r w:rsidR="00674408" w:rsidRPr="00903DBA">
        <w:rPr>
          <w:highlight w:val="white"/>
        </w:rPr>
        <w:t>he Sine, Cosine, Exponent, and Logarith</w:t>
      </w:r>
      <w:r w:rsidR="00EC7C48" w:rsidRPr="00903DBA">
        <w:rPr>
          <w:highlight w:val="white"/>
        </w:rPr>
        <w:t>m</w:t>
      </w:r>
      <w:r w:rsidR="00674408" w:rsidRPr="00903DBA">
        <w:rPr>
          <w:highlight w:val="white"/>
        </w:rPr>
        <w:t xml:space="preserve"> functions are calculated by iterative methods</w:t>
      </w:r>
      <w:r w:rsidRPr="00903DBA">
        <w:rPr>
          <w:highlight w:val="white"/>
        </w:rPr>
        <w:t>, and the rest of the functions call these functions.</w:t>
      </w:r>
    </w:p>
    <w:p w14:paraId="19AB52E8" w14:textId="40A96A77" w:rsidR="00555D55" w:rsidRPr="00903DBA" w:rsidRDefault="008D6750" w:rsidP="00E65FE6">
      <w:pPr>
        <w:pStyle w:val="CodeHeader"/>
        <w:rPr>
          <w:highlight w:val="white"/>
        </w:rPr>
      </w:pPr>
      <w:r w:rsidRPr="00903DBA">
        <w:rPr>
          <w:highlight w:val="white"/>
        </w:rPr>
        <w:t>m</w:t>
      </w:r>
      <w:r w:rsidR="00555D55" w:rsidRPr="00903DBA">
        <w:rPr>
          <w:highlight w:val="white"/>
        </w:rPr>
        <w:t>ath.c</w:t>
      </w:r>
    </w:p>
    <w:p w14:paraId="493BE0AC" w14:textId="77777777" w:rsidR="00A262CB" w:rsidRPr="00903DBA" w:rsidRDefault="00A262CB" w:rsidP="00A262CB">
      <w:pPr>
        <w:pStyle w:val="Code"/>
        <w:rPr>
          <w:highlight w:val="white"/>
        </w:rPr>
      </w:pPr>
      <w:r w:rsidRPr="00903DBA">
        <w:rPr>
          <w:highlight w:val="white"/>
        </w:rPr>
        <w:t>#include &lt;math.h&gt;</w:t>
      </w:r>
    </w:p>
    <w:p w14:paraId="19271322" w14:textId="77777777" w:rsidR="00A262CB" w:rsidRPr="00903DBA" w:rsidRDefault="00A262CB" w:rsidP="00A262CB">
      <w:pPr>
        <w:pStyle w:val="Code"/>
        <w:rPr>
          <w:highlight w:val="white"/>
        </w:rPr>
      </w:pPr>
      <w:r w:rsidRPr="00903DBA">
        <w:rPr>
          <w:highlight w:val="white"/>
        </w:rPr>
        <w:t>#include &lt;errno.h&gt;</w:t>
      </w:r>
    </w:p>
    <w:p w14:paraId="0B15C15E" w14:textId="77777777" w:rsidR="00A262CB" w:rsidRPr="00903DBA" w:rsidRDefault="00A262CB" w:rsidP="00A262CB">
      <w:pPr>
        <w:pStyle w:val="Code"/>
        <w:rPr>
          <w:highlight w:val="white"/>
        </w:rPr>
      </w:pPr>
      <w:r w:rsidRPr="00903DBA">
        <w:rPr>
          <w:highlight w:val="white"/>
        </w:rPr>
        <w:t>#include &lt;stdio.h&gt;</w:t>
      </w:r>
    </w:p>
    <w:p w14:paraId="5CA7E799" w14:textId="77777777" w:rsidR="00A262CB" w:rsidRPr="00903DBA" w:rsidRDefault="00A262CB" w:rsidP="00A262CB">
      <w:pPr>
        <w:pStyle w:val="Code"/>
        <w:rPr>
          <w:highlight w:val="white"/>
        </w:rPr>
      </w:pPr>
      <w:r w:rsidRPr="00903DBA">
        <w:rPr>
          <w:highlight w:val="white"/>
        </w:rPr>
        <w:t>#include &lt;stddef.h&gt;</w:t>
      </w:r>
    </w:p>
    <w:p w14:paraId="306CB81E" w14:textId="77777777" w:rsidR="00A262CB" w:rsidRPr="00903DBA" w:rsidRDefault="00A262CB" w:rsidP="00A262CB">
      <w:pPr>
        <w:pStyle w:val="Code"/>
        <w:rPr>
          <w:highlight w:val="white"/>
        </w:rPr>
      </w:pPr>
      <w:r w:rsidRPr="00903DBA">
        <w:rPr>
          <w:highlight w:val="white"/>
        </w:rPr>
        <w:t>#include &lt;stdlib.h&gt;</w:t>
      </w:r>
    </w:p>
    <w:p w14:paraId="20885423" w14:textId="7715607C" w:rsidR="006B438B" w:rsidRPr="00903DBA" w:rsidRDefault="006B438B" w:rsidP="006B438B">
      <w:pPr>
        <w:rPr>
          <w:highlight w:val="white"/>
        </w:rPr>
      </w:pPr>
      <w:r w:rsidRPr="00903DBA">
        <w:rPr>
          <w:highlight w:val="white"/>
        </w:rPr>
        <w:t xml:space="preserve">The exponent function can be calculated be the following </w:t>
      </w:r>
      <w:r w:rsidR="00157542" w:rsidRPr="00903DBA">
        <w:rPr>
          <w:highlight w:val="white"/>
        </w:rPr>
        <w:t xml:space="preserve">iterative </w:t>
      </w:r>
      <w:r w:rsidRPr="00903DBA">
        <w:rPr>
          <w:highlight w:val="white"/>
        </w:rPr>
        <w:t>formula for any values</w:t>
      </w:r>
      <w:r w:rsidR="00E27696" w:rsidRPr="00903DBA">
        <w:rPr>
          <w:highlight w:val="white"/>
        </w:rPr>
        <w:t xml:space="preserve"> of</w:t>
      </w:r>
      <w:r w:rsidRPr="00903DBA">
        <w:rPr>
          <w:highlight w:val="white"/>
        </w:rPr>
        <w:t xml:space="preserve"> </w:t>
      </w:r>
      <m:oMath>
        <m:r>
          <w:rPr>
            <w:rFonts w:ascii="Cambria Math" w:hAnsi="Cambria Math"/>
          </w:rPr>
          <m:t>x</m:t>
        </m:r>
      </m:oMath>
      <w:r w:rsidRPr="00903DBA">
        <w:rPr>
          <w:rFonts w:eastAsiaTheme="minorEastAsia"/>
        </w:rPr>
        <w:t>.</w:t>
      </w:r>
    </w:p>
    <w:p w14:paraId="3596DEA4" w14:textId="5E993878" w:rsidR="00730299" w:rsidRPr="00903DBA" w:rsidRDefault="004773EA" w:rsidP="00730299">
      <w:pPr>
        <w:rPr>
          <w:highlight w:val="white"/>
        </w:rPr>
      </w:pPr>
      <m:oMathPara>
        <m:oMath>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i</m:t>
                      </m:r>
                    </m:sup>
                  </m:sSup>
                </m:num>
                <m:den>
                  <m:r>
                    <w:rPr>
                      <w:rFonts w:ascii="Cambria Math" w:hAnsi="Cambria Math"/>
                    </w:rPr>
                    <m:t>i!</m:t>
                  </m:r>
                </m:den>
              </m:f>
            </m:e>
          </m:nary>
          <m:r>
            <w:rPr>
              <w:rFonts w:ascii="Cambria Math" w:hAnsi="Cambria Math"/>
              <w:highlight w:val="white"/>
            </w:rPr>
            <m:t>=</m:t>
          </m:r>
          <m:r>
            <w:rPr>
              <w:rFonts w:ascii="Cambria Math" w:hAnsi="Cambria Math"/>
            </w:rPr>
            <m:t>1+</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i</m:t>
                      </m:r>
                    </m:sup>
                  </m:sSup>
                </m:num>
                <m:den>
                  <m:r>
                    <w:rPr>
                      <w:rFonts w:ascii="Cambria Math" w:hAnsi="Cambria Math"/>
                    </w:rPr>
                    <m:t>i!</m:t>
                  </m:r>
                </m:den>
              </m:f>
            </m:e>
          </m:nary>
        </m:oMath>
      </m:oMathPara>
    </w:p>
    <w:p w14:paraId="09BE1362" w14:textId="1806F640" w:rsidR="00157542" w:rsidRPr="00903DBA" w:rsidRDefault="00157542" w:rsidP="00157542">
      <w:pPr>
        <w:rPr>
          <w:highlight w:val="white"/>
        </w:rPr>
      </w:pPr>
      <w:r w:rsidRPr="00903DBA">
        <w:rPr>
          <w:highlight w:val="white"/>
        </w:rPr>
        <w:t xml:space="preserve">Naturally, we cannot iterate </w:t>
      </w:r>
      <w:r w:rsidR="003C51C2" w:rsidRPr="00903DBA">
        <w:rPr>
          <w:highlight w:val="white"/>
        </w:rPr>
        <w:t>indefinitely</w:t>
      </w:r>
      <w:r w:rsidRPr="00903DBA">
        <w:rPr>
          <w:highlight w:val="white"/>
        </w:rPr>
        <w:t xml:space="preserve"> in the code. Instead, we break the iteration when the term is smaller th</w:t>
      </w:r>
      <w:r w:rsidR="00F93C69" w:rsidRPr="00903DBA">
        <w:rPr>
          <w:highlight w:val="white"/>
        </w:rPr>
        <w:t>a</w:t>
      </w:r>
      <w:r w:rsidRPr="00903DBA">
        <w:rPr>
          <w:highlight w:val="white"/>
        </w:rPr>
        <w:t>n the EPSILON constant.</w:t>
      </w:r>
    </w:p>
    <w:p w14:paraId="0CEDB62F" w14:textId="77777777" w:rsidR="00FD5C38" w:rsidRPr="00903DBA" w:rsidRDefault="00FD5C38" w:rsidP="00FD5C38">
      <w:pPr>
        <w:pStyle w:val="Code"/>
        <w:rPr>
          <w:highlight w:val="white"/>
        </w:rPr>
      </w:pPr>
      <w:r w:rsidRPr="00903DBA">
        <w:rPr>
          <w:highlight w:val="white"/>
        </w:rPr>
        <w:t>#define EPSILON   1e-9</w:t>
      </w:r>
    </w:p>
    <w:p w14:paraId="50DFAF3F" w14:textId="77777777" w:rsidR="00FD5C38" w:rsidRPr="00903DBA" w:rsidRDefault="00FD5C38" w:rsidP="00A262CB">
      <w:pPr>
        <w:pStyle w:val="Code"/>
        <w:rPr>
          <w:highlight w:val="white"/>
        </w:rPr>
      </w:pPr>
    </w:p>
    <w:p w14:paraId="656056D2" w14:textId="1672E59F" w:rsidR="00A262CB" w:rsidRPr="00903DBA" w:rsidRDefault="00A262CB" w:rsidP="00A262CB">
      <w:pPr>
        <w:pStyle w:val="Code"/>
        <w:rPr>
          <w:highlight w:val="white"/>
        </w:rPr>
      </w:pPr>
      <w:r w:rsidRPr="00903DBA">
        <w:rPr>
          <w:highlight w:val="white"/>
        </w:rPr>
        <w:t>double exp(double x) {</w:t>
      </w:r>
    </w:p>
    <w:p w14:paraId="3BEF9FF0" w14:textId="77777777" w:rsidR="00A262CB" w:rsidRPr="00903DBA" w:rsidRDefault="00A262CB" w:rsidP="00A262CB">
      <w:pPr>
        <w:pStyle w:val="Code"/>
        <w:rPr>
          <w:highlight w:val="white"/>
        </w:rPr>
      </w:pPr>
      <w:r w:rsidRPr="00903DBA">
        <w:rPr>
          <w:highlight w:val="white"/>
        </w:rPr>
        <w:t xml:space="preserve">  double index = 1, term, sum = 1, faculty = 1, power = x;</w:t>
      </w:r>
    </w:p>
    <w:p w14:paraId="72D7985F" w14:textId="77777777" w:rsidR="00A262CB" w:rsidRPr="00903DBA" w:rsidRDefault="00A262CB" w:rsidP="00A262CB">
      <w:pPr>
        <w:pStyle w:val="Code"/>
        <w:rPr>
          <w:highlight w:val="white"/>
        </w:rPr>
      </w:pPr>
    </w:p>
    <w:p w14:paraId="53FD5AB7" w14:textId="77777777" w:rsidR="00A262CB" w:rsidRPr="00903DBA" w:rsidRDefault="00A262CB" w:rsidP="00A262CB">
      <w:pPr>
        <w:pStyle w:val="Code"/>
        <w:rPr>
          <w:highlight w:val="white"/>
        </w:rPr>
      </w:pPr>
      <w:r w:rsidRPr="00903DBA">
        <w:rPr>
          <w:highlight w:val="white"/>
        </w:rPr>
        <w:t xml:space="preserve">  do {</w:t>
      </w:r>
    </w:p>
    <w:p w14:paraId="398DEF07" w14:textId="77777777" w:rsidR="00A262CB" w:rsidRPr="00903DBA" w:rsidRDefault="00A262CB" w:rsidP="00A262CB">
      <w:pPr>
        <w:pStyle w:val="Code"/>
        <w:rPr>
          <w:highlight w:val="white"/>
        </w:rPr>
      </w:pPr>
      <w:r w:rsidRPr="00903DBA">
        <w:rPr>
          <w:highlight w:val="white"/>
        </w:rPr>
        <w:t xml:space="preserve">    term = power / faculty;</w:t>
      </w:r>
    </w:p>
    <w:p w14:paraId="1517C380" w14:textId="77777777" w:rsidR="00A262CB" w:rsidRPr="00903DBA" w:rsidRDefault="00A262CB" w:rsidP="00A262CB">
      <w:pPr>
        <w:pStyle w:val="Code"/>
        <w:rPr>
          <w:highlight w:val="white"/>
        </w:rPr>
      </w:pPr>
      <w:r w:rsidRPr="00903DBA">
        <w:rPr>
          <w:highlight w:val="white"/>
        </w:rPr>
        <w:t xml:space="preserve">    sum += term;</w:t>
      </w:r>
    </w:p>
    <w:p w14:paraId="4BB3C4D0" w14:textId="77777777" w:rsidR="00A262CB" w:rsidRPr="00903DBA" w:rsidRDefault="00A262CB" w:rsidP="00A262CB">
      <w:pPr>
        <w:pStyle w:val="Code"/>
        <w:rPr>
          <w:highlight w:val="white"/>
        </w:rPr>
      </w:pPr>
      <w:r w:rsidRPr="00903DBA">
        <w:rPr>
          <w:highlight w:val="white"/>
        </w:rPr>
        <w:t xml:space="preserve">    power *= x;</w:t>
      </w:r>
    </w:p>
    <w:p w14:paraId="4A924C0F" w14:textId="77777777" w:rsidR="00A262CB" w:rsidRPr="00903DBA" w:rsidRDefault="00A262CB" w:rsidP="00A262CB">
      <w:pPr>
        <w:pStyle w:val="Code"/>
        <w:rPr>
          <w:highlight w:val="white"/>
        </w:rPr>
      </w:pPr>
      <w:r w:rsidRPr="00903DBA">
        <w:rPr>
          <w:highlight w:val="white"/>
        </w:rPr>
        <w:t xml:space="preserve">    faculty *= ++index;</w:t>
      </w:r>
    </w:p>
    <w:p w14:paraId="697CB5E3" w14:textId="77777777" w:rsidR="00A262CB" w:rsidRPr="00903DBA" w:rsidRDefault="00A262CB" w:rsidP="00A262CB">
      <w:pPr>
        <w:pStyle w:val="Code"/>
        <w:rPr>
          <w:highlight w:val="white"/>
        </w:rPr>
      </w:pPr>
      <w:r w:rsidRPr="00903DBA">
        <w:rPr>
          <w:highlight w:val="white"/>
        </w:rPr>
        <w:t xml:space="preserve">  } while (fabs(term) &gt;= EPSILON);</w:t>
      </w:r>
    </w:p>
    <w:p w14:paraId="705AA884" w14:textId="77777777" w:rsidR="00A262CB" w:rsidRPr="00903DBA" w:rsidRDefault="00A262CB" w:rsidP="00A262CB">
      <w:pPr>
        <w:pStyle w:val="Code"/>
        <w:rPr>
          <w:highlight w:val="white"/>
        </w:rPr>
      </w:pPr>
    </w:p>
    <w:p w14:paraId="60FFD519" w14:textId="77777777" w:rsidR="00A262CB" w:rsidRPr="00903DBA" w:rsidRDefault="00A262CB" w:rsidP="00A262CB">
      <w:pPr>
        <w:pStyle w:val="Code"/>
        <w:rPr>
          <w:highlight w:val="white"/>
        </w:rPr>
      </w:pPr>
      <w:r w:rsidRPr="00903DBA">
        <w:rPr>
          <w:highlight w:val="white"/>
        </w:rPr>
        <w:t xml:space="preserve">  return sum;</w:t>
      </w:r>
    </w:p>
    <w:p w14:paraId="519F17BE" w14:textId="77777777" w:rsidR="00A262CB" w:rsidRPr="00903DBA" w:rsidRDefault="00A262CB" w:rsidP="00A262CB">
      <w:pPr>
        <w:pStyle w:val="Code"/>
        <w:rPr>
          <w:highlight w:val="white"/>
        </w:rPr>
      </w:pPr>
      <w:r w:rsidRPr="00903DBA">
        <w:rPr>
          <w:highlight w:val="white"/>
        </w:rPr>
        <w:t>}</w:t>
      </w:r>
    </w:p>
    <w:p w14:paraId="2426B86A" w14:textId="1E7ED6DF" w:rsidR="000E527D" w:rsidRPr="00903DBA" w:rsidRDefault="000E527D" w:rsidP="000E527D">
      <w:pPr>
        <w:rPr>
          <w:highlight w:val="white"/>
        </w:rPr>
      </w:pPr>
      <w:r w:rsidRPr="00903DBA">
        <w:rPr>
          <w:highlight w:val="white"/>
        </w:rPr>
        <w:t>The logarit</w:t>
      </w:r>
      <w:r w:rsidR="006B438B" w:rsidRPr="00903DBA">
        <w:rPr>
          <w:highlight w:val="white"/>
        </w:rPr>
        <w:t>h</w:t>
      </w:r>
      <w:r w:rsidRPr="00903DBA">
        <w:rPr>
          <w:highlight w:val="white"/>
        </w:rPr>
        <w:t xml:space="preserve">m function can be calculated be the following formula for any values </w:t>
      </w:r>
      <m:oMath>
        <m:r>
          <w:rPr>
            <w:rFonts w:ascii="Cambria Math" w:hAnsi="Cambria Math"/>
          </w:rPr>
          <m:t>0&lt;x&lt;2</m:t>
        </m:r>
      </m:oMath>
      <w:r w:rsidR="001A0B43" w:rsidRPr="00903DBA">
        <w:rPr>
          <w:rFonts w:eastAsiaTheme="minorEastAsia"/>
        </w:rPr>
        <w:t xml:space="preserve">, which gives </w:t>
      </w:r>
      <m:oMath>
        <m:r>
          <w:rPr>
            <w:rFonts w:ascii="Cambria Math" w:eastAsiaTheme="minorEastAsia" w:hAnsi="Cambria Math"/>
          </w:rPr>
          <m:t>-1&lt;</m:t>
        </m:r>
        <m:d>
          <m:dPr>
            <m:ctrlPr>
              <w:rPr>
                <w:rFonts w:ascii="Cambria Math" w:eastAsiaTheme="minorEastAsia" w:hAnsi="Cambria Math"/>
                <w:i/>
              </w:rPr>
            </m:ctrlPr>
          </m:dPr>
          <m:e>
            <m:r>
              <w:rPr>
                <w:rFonts w:ascii="Cambria Math" w:eastAsiaTheme="minorEastAsia" w:hAnsi="Cambria Math"/>
              </w:rPr>
              <m:t>x-1</m:t>
            </m:r>
          </m:e>
        </m:d>
        <m:r>
          <w:rPr>
            <w:rFonts w:ascii="Cambria Math" w:eastAsiaTheme="minorEastAsia" w:hAnsi="Cambria Math"/>
          </w:rPr>
          <m:t>&lt;1</m:t>
        </m:r>
      </m:oMath>
      <w:r w:rsidR="001A0B43" w:rsidRPr="00903DBA">
        <w:rPr>
          <w:rFonts w:eastAsiaTheme="minorEastAsia"/>
        </w:rPr>
        <w:t>.</w:t>
      </w:r>
    </w:p>
    <w:p w14:paraId="52BC3740" w14:textId="37B147FA" w:rsidR="00414FF7" w:rsidRPr="00903DBA" w:rsidRDefault="004773EA" w:rsidP="00414FF7">
      <w:pPr>
        <w:rPr>
          <w:highlight w:val="white"/>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ln</m:t>
              </m:r>
              <m:ctrlPr>
                <w:rPr>
                  <w:rFonts w:ascii="Cambria Math" w:eastAsiaTheme="minorEastAsia" w:hAnsi="Cambria Math"/>
                  <w:i/>
                  <w:noProof/>
                  <w:highlight w:val="white"/>
                </w:rPr>
              </m:ctrlPr>
            </m:fName>
            <m:e>
              <m:r>
                <w:rPr>
                  <w:rFonts w:ascii="Cambria Math" w:eastAsiaTheme="minorEastAsia" w:hAnsi="Cambria Math"/>
                  <w:noProof/>
                </w:rPr>
                <m:t>x</m:t>
              </m:r>
            </m:e>
          </m:func>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i+1</m:t>
                      </m:r>
                    </m:sup>
                  </m:sSup>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i</m:t>
                      </m:r>
                    </m:sup>
                  </m:sSup>
                </m:num>
                <m:den>
                  <m:r>
                    <w:rPr>
                      <w:rFonts w:ascii="Cambria Math" w:hAnsi="Cambria Math"/>
                    </w:rPr>
                    <m:t>i</m:t>
                  </m:r>
                </m:den>
              </m:f>
            </m:e>
          </m:nary>
        </m:oMath>
      </m:oMathPara>
    </w:p>
    <w:p w14:paraId="3ECEA4A0" w14:textId="7297F942" w:rsidR="00555D55" w:rsidRPr="00903DBA" w:rsidRDefault="00555D55" w:rsidP="00555D55">
      <w:pPr>
        <w:pStyle w:val="Code"/>
        <w:rPr>
          <w:highlight w:val="white"/>
        </w:rPr>
      </w:pPr>
    </w:p>
    <w:p w14:paraId="4B423F1A" w14:textId="7DA9C4C2" w:rsidR="00493008" w:rsidRPr="00903DBA" w:rsidRDefault="00493008" w:rsidP="007B6A43">
      <w:pPr>
        <w:rPr>
          <w:rFonts w:eastAsiaTheme="minorEastAsia"/>
        </w:rPr>
      </w:pPr>
      <w:r w:rsidRPr="00903DBA">
        <w:rPr>
          <w:highlight w:val="white"/>
        </w:rPr>
        <w:t xml:space="preserve">To begin with, we must make sure that the input value is </w:t>
      </w:r>
      <w:r w:rsidR="009E5D1C" w:rsidRPr="00903DBA">
        <w:rPr>
          <w:highlight w:val="white"/>
        </w:rPr>
        <w:t xml:space="preserve">more than zero and </w:t>
      </w:r>
      <w:r w:rsidRPr="00903DBA">
        <w:rPr>
          <w:highlight w:val="white"/>
        </w:rPr>
        <w:t xml:space="preserve">less than </w:t>
      </w:r>
      <w:r w:rsidR="009E5D1C" w:rsidRPr="00903DBA">
        <w:rPr>
          <w:highlight w:val="white"/>
        </w:rPr>
        <w:t>two</w:t>
      </w:r>
      <w:r w:rsidRPr="00903DBA">
        <w:rPr>
          <w:highlight w:val="white"/>
        </w:rPr>
        <w:t>.</w:t>
      </w:r>
      <w:r w:rsidR="007B6A43" w:rsidRPr="00903DBA">
        <w:rPr>
          <w:highlight w:val="white"/>
        </w:rPr>
        <w:t xml:space="preserve"> </w:t>
      </w:r>
      <w:r w:rsidR="00F6212C" w:rsidRPr="00903DBA">
        <w:rPr>
          <w:highlight w:val="white"/>
        </w:rPr>
        <w:t xml:space="preserve">Moreover, in order to keep the number of iterations </w:t>
      </w:r>
      <w:r w:rsidR="005E61B9" w:rsidRPr="00903DBA">
        <w:rPr>
          <w:highlight w:val="white"/>
        </w:rPr>
        <w:t>down</w:t>
      </w:r>
      <w:r w:rsidR="00F6212C" w:rsidRPr="00903DBA">
        <w:rPr>
          <w:highlight w:val="white"/>
        </w:rPr>
        <w:t>, the value shall not be too close to</w:t>
      </w:r>
      <w:r w:rsidR="009E5D1C" w:rsidRPr="00903DBA">
        <w:rPr>
          <w:highlight w:val="white"/>
        </w:rPr>
        <w:t xml:space="preserve"> either </w:t>
      </w:r>
      <w:r w:rsidR="00F6212C" w:rsidRPr="00903DBA">
        <w:rPr>
          <w:highlight w:val="white"/>
        </w:rPr>
        <w:t>zero</w:t>
      </w:r>
      <w:r w:rsidR="009E5D1C" w:rsidRPr="00903DBA">
        <w:rPr>
          <w:highlight w:val="white"/>
        </w:rPr>
        <w:t xml:space="preserve"> or two</w:t>
      </w:r>
      <w:r w:rsidR="00F6212C" w:rsidRPr="00903DBA">
        <w:rPr>
          <w:highlight w:val="white"/>
        </w:rPr>
        <w:t xml:space="preserve">. Therefore, we make sure the value holds the interval </w:t>
      </w:r>
      <m:oMath>
        <m:func>
          <m:funcPr>
            <m:ctrlPr>
              <w:rPr>
                <w:rFonts w:ascii="Cambria Math" w:eastAsiaTheme="minorEastAsia" w:hAnsi="Cambria Math"/>
                <w:i/>
                <w:noProof/>
              </w:rPr>
            </m:ctrlPr>
          </m:funcPr>
          <m:fName>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e</m:t>
                </m:r>
              </m:den>
            </m:f>
            <m:r>
              <m:rPr>
                <m:sty m:val="p"/>
              </m:rPr>
              <w:rPr>
                <w:rFonts w:ascii="Cambria Math" w:eastAsiaTheme="minorEastAsia" w:hAnsi="Cambria Math"/>
                <w:noProof/>
                <w:highlight w:val="white"/>
              </w:rPr>
              <m:t>&lt;</m:t>
            </m:r>
            <m:ctrlPr>
              <w:rPr>
                <w:rFonts w:ascii="Cambria Math" w:eastAsiaTheme="minorEastAsia" w:hAnsi="Cambria Math"/>
                <w:i/>
                <w:noProof/>
                <w:highlight w:val="white"/>
              </w:rPr>
            </m:ctrlPr>
          </m:fName>
          <m:e>
            <m:r>
              <w:rPr>
                <w:rFonts w:ascii="Cambria Math" w:eastAsiaTheme="minorEastAsia" w:hAnsi="Cambria Math"/>
                <w:noProof/>
              </w:rPr>
              <m:t>x&lt;1</m:t>
            </m:r>
          </m:e>
        </m:func>
      </m:oMath>
      <w:r w:rsidR="00F6212C" w:rsidRPr="00903DBA">
        <w:rPr>
          <w:rFonts w:eastAsiaTheme="minorEastAsia"/>
          <w:highlight w:val="white"/>
        </w:rPr>
        <w:t xml:space="preserve">. We can do that by multiply or divide by </w:t>
      </w:r>
      <m:oMath>
        <m:r>
          <w:rPr>
            <w:rFonts w:ascii="Cambria Math" w:eastAsiaTheme="minorEastAsia" w:hAnsi="Cambria Math"/>
          </w:rPr>
          <m:t>e</m:t>
        </m:r>
      </m:oMath>
      <w:r w:rsidR="00F6212C" w:rsidRPr="00903DBA">
        <w:rPr>
          <w:rFonts w:eastAsiaTheme="minorEastAsia"/>
        </w:rPr>
        <w:t>, and use the fact</w:t>
      </w:r>
      <w:r w:rsidR="009E5D1C" w:rsidRPr="00903DBA">
        <w:rPr>
          <w:rFonts w:eastAsiaTheme="minorEastAsia"/>
        </w:rPr>
        <w:t>s</w:t>
      </w:r>
      <w:r w:rsidR="00F6212C" w:rsidRPr="00903DBA">
        <w:rPr>
          <w:rFonts w:eastAsiaTheme="minorEastAsia"/>
        </w:rPr>
        <w:t xml:space="preserve"> that </w:t>
      </w:r>
    </w:p>
    <w:p w14:paraId="58C0445B" w14:textId="36663366" w:rsidR="00F6212C" w:rsidRPr="00903DBA" w:rsidRDefault="004773EA" w:rsidP="00F6212C">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highlight w:val="white"/>
            </w:rPr>
            <m:t>+</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highlight w:val="white"/>
            </w:rPr>
            <m:t>+</m:t>
          </m:r>
          <m:r>
            <w:rPr>
              <w:rFonts w:ascii="Cambria Math" w:hAnsi="Cambria Math"/>
            </w:rPr>
            <m:t>n</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r>
                <w:rPr>
                  <w:rFonts w:ascii="Cambria Math" w:eastAsiaTheme="minorEastAsia" w:hAnsi="Cambria Math"/>
                  <w:noProof/>
                </w:rPr>
                <m:t>e</m:t>
              </m:r>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highlight w:val="white"/>
            </w:rPr>
            <m:t>+</m:t>
          </m:r>
          <m:r>
            <w:rPr>
              <w:rFonts w:ascii="Cambria Math" w:hAnsi="Cambria Math"/>
            </w:rPr>
            <m:t>n∙1</m:t>
          </m:r>
          <m:r>
            <w:rPr>
              <w:rFonts w:ascii="Cambria Math" w:hAnsi="Cambria Math"/>
              <w:highlight w:val="white"/>
            </w:rPr>
            <m:t>=</m:t>
          </m:r>
          <m:func>
            <m:funcPr>
              <m:ctrlPr>
                <w:rPr>
                  <w:rFonts w:ascii="Cambria Math" w:eastAsiaTheme="minorEastAsia" w:hAnsi="Cambria Math"/>
                  <w:i/>
                </w:rPr>
              </m:ctrlPr>
            </m:funcPr>
            <m:fName>
              <m:r>
                <m:rPr>
                  <m:sty m:val="p"/>
                </m:rPr>
                <w:rPr>
                  <w:rFonts w:ascii="Cambria Math" w:eastAsiaTheme="minorEastAsia" w:hAnsi="Cambria Math"/>
                  <w:highlight w:val="white"/>
                </w:rPr>
                <m:t>ln</m:t>
              </m:r>
              <m:ctrlPr>
                <w:rPr>
                  <w:rFonts w:ascii="Cambria Math" w:eastAsiaTheme="minorEastAsia" w:hAnsi="Cambria Math"/>
                  <w:i/>
                  <w:highlight w:val="white"/>
                </w:rPr>
              </m:ctrlPr>
            </m:fName>
            <m:e>
              <m:r>
                <w:rPr>
                  <w:rFonts w:ascii="Cambria Math" w:eastAsiaTheme="minorEastAsia" w:hAnsi="Cambria Math"/>
                </w:rPr>
                <m:t>x+n</m:t>
              </m:r>
            </m:e>
          </m:func>
        </m:oMath>
      </m:oMathPara>
    </w:p>
    <w:p w14:paraId="09CEABFF" w14:textId="1C093AC1" w:rsidR="00A301BD" w:rsidRPr="00903DBA" w:rsidRDefault="00A301BD" w:rsidP="00A301BD">
      <w:pPr>
        <w:jc w:val="center"/>
        <w:rPr>
          <w:rFonts w:eastAsiaTheme="minorEastAsia"/>
        </w:rPr>
      </w:pPr>
      <w:r w:rsidRPr="00903DBA">
        <w:rPr>
          <w:rFonts w:eastAsiaTheme="minorEastAsia"/>
        </w:rPr>
        <w:t>and</w:t>
      </w:r>
    </w:p>
    <w:p w14:paraId="5CF3811E" w14:textId="6DA036E0" w:rsidR="00383787" w:rsidRPr="00903DBA" w:rsidRDefault="004773EA" w:rsidP="00383787">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rad>
                <m:radPr>
                  <m:ctrlPr>
                    <w:rPr>
                      <w:rFonts w:ascii="Cambria Math" w:eastAsiaTheme="minorEastAsia" w:hAnsi="Cambria Math"/>
                      <w:i/>
                      <w:noProof/>
                    </w:rPr>
                  </m:ctrlPr>
                </m:radPr>
                <m:deg>
                  <m:r>
                    <w:rPr>
                      <w:rFonts w:ascii="Cambria Math" w:eastAsiaTheme="minorEastAsia" w:hAnsi="Cambria Math"/>
                      <w:noProof/>
                    </w:rPr>
                    <m:t>n</m:t>
                  </m:r>
                </m:deg>
                <m:e>
                  <m:r>
                    <w:rPr>
                      <w:rFonts w:ascii="Cambria Math" w:eastAsiaTheme="minorEastAsia" w:hAnsi="Cambria Math"/>
                      <w:noProof/>
                    </w:rPr>
                    <m:t>e</m:t>
                  </m:r>
                </m:e>
              </m:rad>
            </m:e>
          </m:func>
          <m:r>
            <w:rPr>
              <w:rFonts w:ascii="Cambria Math" w:hAnsi="Cambria Math"/>
              <w:highlight w:val="white"/>
            </w:rPr>
            <m:t>=</m:t>
          </m:r>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highlight w:val="white"/>
            </w:rPr>
            <m:t>+</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rPr>
            <m:t>-</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rPr>
            <m:t>-n</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r>
                <w:rPr>
                  <w:rFonts w:ascii="Cambria Math" w:eastAsiaTheme="minorEastAsia" w:hAnsi="Cambria Math"/>
                  <w:noProof/>
                </w:rPr>
                <m:t>e</m:t>
              </m:r>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rPr>
            <m:t>-n∙1</m:t>
          </m:r>
          <m:r>
            <w:rPr>
              <w:rFonts w:ascii="Cambria Math" w:hAnsi="Cambria Math"/>
              <w:highlight w:val="white"/>
            </w:rPr>
            <m:t>=</m:t>
          </m:r>
          <m:func>
            <m:funcPr>
              <m:ctrlPr>
                <w:rPr>
                  <w:rFonts w:ascii="Cambria Math" w:eastAsiaTheme="minorEastAsia" w:hAnsi="Cambria Math"/>
                  <w:i/>
                </w:rPr>
              </m:ctrlPr>
            </m:funcPr>
            <m:fName>
              <m:r>
                <m:rPr>
                  <m:sty m:val="p"/>
                </m:rPr>
                <w:rPr>
                  <w:rFonts w:ascii="Cambria Math" w:eastAsiaTheme="minorEastAsia" w:hAnsi="Cambria Math"/>
                  <w:highlight w:val="white"/>
                </w:rPr>
                <m:t>ln</m:t>
              </m:r>
              <m:ctrlPr>
                <w:rPr>
                  <w:rFonts w:ascii="Cambria Math" w:eastAsiaTheme="minorEastAsia" w:hAnsi="Cambria Math"/>
                  <w:i/>
                  <w:highlight w:val="white"/>
                </w:rPr>
              </m:ctrlPr>
            </m:fName>
            <m:e>
              <m:r>
                <w:rPr>
                  <w:rFonts w:ascii="Cambria Math" w:eastAsiaTheme="minorEastAsia" w:hAnsi="Cambria Math"/>
                </w:rPr>
                <m:t>x-n</m:t>
              </m:r>
            </m:e>
          </m:func>
        </m:oMath>
      </m:oMathPara>
    </w:p>
    <w:p w14:paraId="7831AABA" w14:textId="7202532C" w:rsidR="007F7AFB" w:rsidRPr="00903DBA" w:rsidRDefault="007F7AFB" w:rsidP="006E43E5">
      <w:pPr>
        <w:rPr>
          <w:highlight w:val="white"/>
        </w:rPr>
      </w:pPr>
      <w:r w:rsidRPr="00903DBA">
        <w:rPr>
          <w:highlight w:val="white"/>
        </w:rPr>
        <w:t xml:space="preserve">This gives that we can divide </w:t>
      </w:r>
      <m:oMath>
        <m:r>
          <w:rPr>
            <w:rFonts w:ascii="Cambria Math" w:eastAsiaTheme="minorEastAsia" w:hAnsi="Cambria Math"/>
            <w:noProof/>
          </w:rPr>
          <m:t>x</m:t>
        </m:r>
      </m:oMath>
      <w:r w:rsidR="00DA44B4" w:rsidRPr="00903DBA">
        <w:rPr>
          <w:rFonts w:eastAsiaTheme="minorEastAsia"/>
        </w:rPr>
        <w:t xml:space="preserve"> with </w:t>
      </w:r>
      <m:oMath>
        <m:r>
          <w:rPr>
            <w:rFonts w:ascii="Cambria Math" w:eastAsiaTheme="minorEastAsia" w:hAnsi="Cambria Math"/>
          </w:rPr>
          <m:t>e</m:t>
        </m:r>
      </m:oMath>
      <w:r w:rsidR="00DA44B4" w:rsidRPr="00903DBA">
        <w:rPr>
          <w:rFonts w:eastAsiaTheme="minorEastAsia"/>
        </w:rPr>
        <w:t xml:space="preserve"> until </w:t>
      </w:r>
      <m:oMath>
        <m:r>
          <w:rPr>
            <w:rFonts w:ascii="Cambria Math" w:eastAsiaTheme="minorEastAsia" w:hAnsi="Cambria Math"/>
          </w:rPr>
          <m:t>x&lt;1</m:t>
        </m:r>
      </m:oMath>
      <w:r w:rsidR="00CE4E08" w:rsidRPr="00903DBA">
        <w:rPr>
          <w:rFonts w:eastAsiaTheme="minorEastAsia"/>
        </w:rPr>
        <w:t>, and we</w:t>
      </w:r>
      <w:r w:rsidR="00DA44B4" w:rsidRPr="00903DBA">
        <w:rPr>
          <w:rFonts w:eastAsiaTheme="minorEastAsia"/>
        </w:rPr>
        <w:t xml:space="preserve"> can multiply </w:t>
      </w:r>
      <m:oMath>
        <m:r>
          <w:rPr>
            <w:rFonts w:ascii="Cambria Math" w:eastAsiaTheme="minorEastAsia" w:hAnsi="Cambria Math"/>
            <w:noProof/>
          </w:rPr>
          <m:t>x</m:t>
        </m:r>
      </m:oMath>
      <w:r w:rsidR="00DA44B4" w:rsidRPr="00903DBA">
        <w:rPr>
          <w:rFonts w:eastAsiaTheme="minorEastAsia"/>
        </w:rPr>
        <w:t xml:space="preserve"> with </w:t>
      </w:r>
      <m:oMath>
        <m:r>
          <w:rPr>
            <w:rFonts w:ascii="Cambria Math" w:eastAsiaTheme="minorEastAsia" w:hAnsi="Cambria Math"/>
            <w:noProof/>
          </w:rPr>
          <m:t>e</m:t>
        </m:r>
      </m:oMath>
      <w:r w:rsidR="00CE4E08" w:rsidRPr="00903DBA">
        <w:rPr>
          <w:rFonts w:eastAsiaTheme="minorEastAsia"/>
        </w:rPr>
        <w:t xml:space="preserve"> until </w:t>
      </w:r>
      <m:oMath>
        <m:r>
          <w:rPr>
            <w:rFonts w:ascii="Cambria Math" w:eastAsiaTheme="minorEastAsia" w:hAnsi="Cambria Math"/>
            <w:noProof/>
          </w:rPr>
          <m:t xml:space="preserve">x&gt; </m:t>
        </m:r>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e</m:t>
            </m:r>
          </m:den>
        </m:f>
      </m:oMath>
      <w:r w:rsidR="00ED7563" w:rsidRPr="00903DBA">
        <w:rPr>
          <w:rFonts w:eastAsiaTheme="minorEastAsia"/>
        </w:rPr>
        <w:t>, as long as we keep track of the number of divisions and multiplications.</w:t>
      </w:r>
    </w:p>
    <w:p w14:paraId="795483D0" w14:textId="77777777" w:rsidR="00FD5C38" w:rsidRPr="00903DBA" w:rsidRDefault="00FD5C38" w:rsidP="00FD5C38">
      <w:pPr>
        <w:pStyle w:val="Code"/>
        <w:rPr>
          <w:highlight w:val="white"/>
        </w:rPr>
      </w:pPr>
      <w:r w:rsidRPr="00903DBA">
        <w:rPr>
          <w:highlight w:val="white"/>
        </w:rPr>
        <w:t>#define E_INVERSE (1 / E)</w:t>
      </w:r>
    </w:p>
    <w:p w14:paraId="6F6736FA" w14:textId="77777777" w:rsidR="00FD5C38" w:rsidRPr="00903DBA" w:rsidRDefault="00FD5C38" w:rsidP="00A262CB">
      <w:pPr>
        <w:pStyle w:val="Code"/>
        <w:rPr>
          <w:highlight w:val="white"/>
        </w:rPr>
      </w:pPr>
    </w:p>
    <w:p w14:paraId="3D5E5562" w14:textId="3A51CE61" w:rsidR="00A262CB" w:rsidRPr="00903DBA" w:rsidRDefault="00A262CB" w:rsidP="00A262CB">
      <w:pPr>
        <w:pStyle w:val="Code"/>
        <w:rPr>
          <w:highlight w:val="white"/>
        </w:rPr>
      </w:pPr>
      <w:r w:rsidRPr="00903DBA">
        <w:rPr>
          <w:highlight w:val="white"/>
        </w:rPr>
        <w:t>double log(double x) {</w:t>
      </w:r>
    </w:p>
    <w:p w14:paraId="66FE621F" w14:textId="77777777" w:rsidR="00A262CB" w:rsidRPr="00903DBA" w:rsidRDefault="00A262CB" w:rsidP="00A262CB">
      <w:pPr>
        <w:pStyle w:val="Code"/>
        <w:rPr>
          <w:highlight w:val="white"/>
        </w:rPr>
      </w:pPr>
      <w:r w:rsidRPr="00903DBA">
        <w:rPr>
          <w:highlight w:val="white"/>
        </w:rPr>
        <w:t xml:space="preserve">  if (x &gt; 0) {</w:t>
      </w:r>
    </w:p>
    <w:p w14:paraId="48073114" w14:textId="77777777" w:rsidR="00A262CB" w:rsidRPr="00903DBA" w:rsidRDefault="00A262CB" w:rsidP="00A262CB">
      <w:pPr>
        <w:pStyle w:val="Code"/>
        <w:rPr>
          <w:highlight w:val="white"/>
        </w:rPr>
      </w:pPr>
      <w:r w:rsidRPr="00903DBA">
        <w:rPr>
          <w:highlight w:val="white"/>
        </w:rPr>
        <w:t xml:space="preserve">    int n = 0;</w:t>
      </w:r>
    </w:p>
    <w:p w14:paraId="34ACA552" w14:textId="41D8B372" w:rsidR="000367B7" w:rsidRPr="00903DBA" w:rsidRDefault="00CE4E08" w:rsidP="00804518">
      <w:pPr>
        <w:rPr>
          <w:highlight w:val="white"/>
        </w:rPr>
      </w:pPr>
      <w:r w:rsidRPr="00903DBA">
        <w:rPr>
          <w:highlight w:val="white"/>
        </w:rPr>
        <w:t xml:space="preserve">If </w:t>
      </w:r>
      <m:oMath>
        <m:r>
          <w:rPr>
            <w:rFonts w:ascii="Cambria Math" w:eastAsiaTheme="minorEastAsia" w:hAnsi="Cambria Math"/>
            <w:noProof/>
          </w:rPr>
          <m:t>x</m:t>
        </m:r>
      </m:oMath>
      <w:r w:rsidR="00804518" w:rsidRPr="00903DBA">
        <w:rPr>
          <w:rFonts w:eastAsiaTheme="minorEastAsia"/>
        </w:rPr>
        <w:t xml:space="preserve"> is more than zero and not exact one, we test whether x is more tha</w:t>
      </w:r>
      <w:r w:rsidR="00B473CF" w:rsidRPr="00903DBA">
        <w:rPr>
          <w:rFonts w:eastAsiaTheme="minorEastAsia"/>
        </w:rPr>
        <w:t>n</w:t>
      </w:r>
      <w:r w:rsidR="00804518" w:rsidRPr="00903DBA">
        <w:rPr>
          <w:rFonts w:eastAsiaTheme="minorEastAsia"/>
        </w:rPr>
        <w:t xml:space="preserve"> one. If it is, we divide </w:t>
      </w:r>
      <m:oMath>
        <m:r>
          <w:rPr>
            <w:rFonts w:ascii="Cambria Math" w:eastAsiaTheme="minorEastAsia" w:hAnsi="Cambria Math"/>
            <w:noProof/>
          </w:rPr>
          <m:t>x</m:t>
        </m:r>
      </m:oMath>
      <w:r w:rsidR="007811A2" w:rsidRPr="00903DBA">
        <w:rPr>
          <w:rFonts w:eastAsiaTheme="minorEastAsia"/>
        </w:rPr>
        <w:t xml:space="preserve"> with </w:t>
      </w:r>
      <m:oMath>
        <m:r>
          <w:rPr>
            <w:rFonts w:ascii="Cambria Math" w:eastAsiaTheme="minorEastAsia" w:hAnsi="Cambria Math"/>
          </w:rPr>
          <m:t>e</m:t>
        </m:r>
      </m:oMath>
      <w:r w:rsidR="007811A2" w:rsidRPr="00903DBA">
        <w:rPr>
          <w:rFonts w:eastAsiaTheme="minorEastAsia"/>
        </w:rPr>
        <w:t xml:space="preserve"> </w:t>
      </w:r>
      <w:r w:rsidR="00804518" w:rsidRPr="00903DBA">
        <w:rPr>
          <w:rFonts w:eastAsiaTheme="minorEastAsia"/>
        </w:rPr>
        <w:t xml:space="preserve">until </w:t>
      </w:r>
      <m:oMath>
        <m:r>
          <w:rPr>
            <w:rFonts w:ascii="Cambria Math" w:eastAsiaTheme="minorEastAsia" w:hAnsi="Cambria Math"/>
            <w:noProof/>
          </w:rPr>
          <m:t>x</m:t>
        </m:r>
      </m:oMath>
      <w:r w:rsidR="00804518" w:rsidRPr="00903DBA">
        <w:rPr>
          <w:rFonts w:eastAsiaTheme="minorEastAsia"/>
        </w:rPr>
        <w:t xml:space="preserve"> is less than one.</w:t>
      </w:r>
    </w:p>
    <w:p w14:paraId="03210866" w14:textId="77777777" w:rsidR="00A262CB" w:rsidRPr="00903DBA" w:rsidRDefault="00A262CB" w:rsidP="00A262CB">
      <w:pPr>
        <w:pStyle w:val="Code"/>
        <w:rPr>
          <w:highlight w:val="white"/>
        </w:rPr>
      </w:pPr>
      <w:r w:rsidRPr="00903DBA">
        <w:rPr>
          <w:highlight w:val="white"/>
        </w:rPr>
        <w:t xml:space="preserve">    if (x &gt; 1) {</w:t>
      </w:r>
    </w:p>
    <w:p w14:paraId="254BD6AC" w14:textId="77777777" w:rsidR="00A262CB" w:rsidRPr="00903DBA" w:rsidRDefault="00A262CB" w:rsidP="00A262CB">
      <w:pPr>
        <w:pStyle w:val="Code"/>
        <w:rPr>
          <w:highlight w:val="white"/>
        </w:rPr>
      </w:pPr>
      <w:r w:rsidRPr="00903DBA">
        <w:rPr>
          <w:highlight w:val="white"/>
        </w:rPr>
        <w:t xml:space="preserve">      while (x &gt; 1) {</w:t>
      </w:r>
    </w:p>
    <w:p w14:paraId="69773F01" w14:textId="77777777" w:rsidR="00A262CB" w:rsidRPr="00903DBA" w:rsidRDefault="00A262CB" w:rsidP="00A262CB">
      <w:pPr>
        <w:pStyle w:val="Code"/>
        <w:rPr>
          <w:highlight w:val="white"/>
        </w:rPr>
      </w:pPr>
      <w:r w:rsidRPr="00903DBA">
        <w:rPr>
          <w:highlight w:val="white"/>
        </w:rPr>
        <w:t xml:space="preserve">        x /= E;</w:t>
      </w:r>
    </w:p>
    <w:p w14:paraId="1EB8F4E3" w14:textId="77777777" w:rsidR="00A262CB" w:rsidRPr="00903DBA" w:rsidRDefault="00A262CB" w:rsidP="00A262CB">
      <w:pPr>
        <w:pStyle w:val="Code"/>
        <w:rPr>
          <w:highlight w:val="white"/>
        </w:rPr>
      </w:pPr>
      <w:r w:rsidRPr="00903DBA">
        <w:rPr>
          <w:highlight w:val="white"/>
        </w:rPr>
        <w:t xml:space="preserve">        ++n;</w:t>
      </w:r>
    </w:p>
    <w:p w14:paraId="3897750B" w14:textId="77777777" w:rsidR="00A262CB" w:rsidRPr="00903DBA" w:rsidRDefault="00A262CB" w:rsidP="00A262CB">
      <w:pPr>
        <w:pStyle w:val="Code"/>
        <w:rPr>
          <w:highlight w:val="white"/>
        </w:rPr>
      </w:pPr>
      <w:r w:rsidRPr="00903DBA">
        <w:rPr>
          <w:highlight w:val="white"/>
        </w:rPr>
        <w:t xml:space="preserve">      }</w:t>
      </w:r>
    </w:p>
    <w:p w14:paraId="2571F2E7" w14:textId="77777777" w:rsidR="00A262CB" w:rsidRPr="00903DBA" w:rsidRDefault="00A262CB" w:rsidP="00A262CB">
      <w:pPr>
        <w:pStyle w:val="Code"/>
        <w:rPr>
          <w:highlight w:val="white"/>
        </w:rPr>
      </w:pPr>
      <w:r w:rsidRPr="00903DBA">
        <w:rPr>
          <w:highlight w:val="white"/>
        </w:rPr>
        <w:t xml:space="preserve">    }</w:t>
      </w:r>
    </w:p>
    <w:p w14:paraId="61890446" w14:textId="6881B01E" w:rsidR="00B473CF" w:rsidRPr="00903DBA" w:rsidRDefault="007811A2" w:rsidP="007811A2">
      <w:pPr>
        <w:rPr>
          <w:rFonts w:eastAsiaTheme="minorEastAsia"/>
        </w:rPr>
      </w:pPr>
      <w:r w:rsidRPr="00903DBA">
        <w:rPr>
          <w:highlight w:val="white"/>
        </w:rPr>
        <w:t xml:space="preserve">If </w:t>
      </w:r>
      <m:oMath>
        <m:r>
          <w:rPr>
            <w:rFonts w:ascii="Cambria Math" w:eastAsiaTheme="minorEastAsia" w:hAnsi="Cambria Math"/>
            <w:noProof/>
          </w:rPr>
          <m:t>x</m:t>
        </m:r>
      </m:oMath>
      <w:r w:rsidRPr="00903DBA">
        <w:rPr>
          <w:rFonts w:eastAsiaTheme="minorEastAsia"/>
        </w:rPr>
        <w:t xml:space="preserve"> is less than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m:t>
            </m:r>
          </m:den>
        </m:f>
      </m:oMath>
      <w:r w:rsidRPr="00903DBA">
        <w:rPr>
          <w:rFonts w:eastAsiaTheme="minorEastAsia"/>
        </w:rPr>
        <w:t>, we multipl</w:t>
      </w:r>
      <w:r w:rsidR="00B473CF" w:rsidRPr="00903DBA">
        <w:rPr>
          <w:rFonts w:eastAsiaTheme="minorEastAsia"/>
        </w:rPr>
        <w:t xml:space="preserve">e </w:t>
      </w:r>
      <m:oMath>
        <m:r>
          <w:rPr>
            <w:rFonts w:ascii="Cambria Math" w:eastAsiaTheme="minorEastAsia" w:hAnsi="Cambria Math"/>
          </w:rPr>
          <m:t>e</m:t>
        </m:r>
      </m:oMath>
      <w:r w:rsidR="00B473CF" w:rsidRPr="00903DBA">
        <w:rPr>
          <w:rFonts w:eastAsiaTheme="minorEastAsia"/>
        </w:rPr>
        <w:t xml:space="preserve"> with </w:t>
      </w:r>
      <m:oMath>
        <m:r>
          <w:rPr>
            <w:rFonts w:ascii="Cambria Math" w:eastAsiaTheme="minorEastAsia" w:hAnsi="Cambria Math"/>
          </w:rPr>
          <m:t>e</m:t>
        </m:r>
      </m:oMath>
      <w:r w:rsidR="00B473CF" w:rsidRPr="00903DBA">
        <w:rPr>
          <w:rFonts w:eastAsiaTheme="minorEastAsia"/>
        </w:rPr>
        <w:t xml:space="preserve"> until it is more than </w:t>
      </w:r>
      <w:r w:rsidRPr="00903DBA">
        <w:rPr>
          <w:rFonts w:eastAsiaTheme="minorEastAsia"/>
        </w:rPr>
        <w:t xml:space="preserve">more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m:t>
            </m:r>
          </m:den>
        </m:f>
      </m:oMath>
      <w:r w:rsidR="00B473CF" w:rsidRPr="00903DBA">
        <w:rPr>
          <w:rFonts w:eastAsiaTheme="minorEastAsia"/>
        </w:rPr>
        <w:t xml:space="preserve">. In both cases we keep track of the number of divisions and multiplications by updating </w:t>
      </w:r>
      <m:oMath>
        <m:r>
          <w:rPr>
            <w:rFonts w:ascii="Cambria Math" w:eastAsiaTheme="minorEastAsia" w:hAnsi="Cambria Math"/>
          </w:rPr>
          <m:t>n</m:t>
        </m:r>
      </m:oMath>
      <w:r w:rsidR="00B473CF" w:rsidRPr="00903DBA">
        <w:rPr>
          <w:rFonts w:eastAsiaTheme="minorEastAsia"/>
        </w:rPr>
        <w:t>.</w:t>
      </w:r>
    </w:p>
    <w:p w14:paraId="6FEAF3FB" w14:textId="77777777" w:rsidR="00A262CB" w:rsidRPr="00903DBA" w:rsidRDefault="00A262CB" w:rsidP="00A262CB">
      <w:pPr>
        <w:pStyle w:val="Code"/>
        <w:rPr>
          <w:highlight w:val="white"/>
        </w:rPr>
      </w:pPr>
      <w:r w:rsidRPr="00903DBA">
        <w:rPr>
          <w:highlight w:val="white"/>
        </w:rPr>
        <w:t xml:space="preserve">    else if (x &lt; E_INVERSE) {</w:t>
      </w:r>
    </w:p>
    <w:p w14:paraId="239EC644" w14:textId="77777777" w:rsidR="00A262CB" w:rsidRPr="00903DBA" w:rsidRDefault="00A262CB" w:rsidP="00A262CB">
      <w:pPr>
        <w:pStyle w:val="Code"/>
        <w:rPr>
          <w:highlight w:val="white"/>
        </w:rPr>
      </w:pPr>
      <w:r w:rsidRPr="00903DBA">
        <w:rPr>
          <w:highlight w:val="white"/>
        </w:rPr>
        <w:t xml:space="preserve">      while (x &lt; E_INVERSE) {</w:t>
      </w:r>
    </w:p>
    <w:p w14:paraId="1D28EFB4" w14:textId="77777777" w:rsidR="00A262CB" w:rsidRPr="00903DBA" w:rsidRDefault="00A262CB" w:rsidP="00A262CB">
      <w:pPr>
        <w:pStyle w:val="Code"/>
        <w:rPr>
          <w:highlight w:val="white"/>
        </w:rPr>
      </w:pPr>
      <w:r w:rsidRPr="00903DBA">
        <w:rPr>
          <w:highlight w:val="white"/>
        </w:rPr>
        <w:t xml:space="preserve">        x *= E;</w:t>
      </w:r>
    </w:p>
    <w:p w14:paraId="46808D6E" w14:textId="77777777" w:rsidR="00A262CB" w:rsidRPr="00903DBA" w:rsidRDefault="00A262CB" w:rsidP="00A262CB">
      <w:pPr>
        <w:pStyle w:val="Code"/>
        <w:rPr>
          <w:highlight w:val="white"/>
        </w:rPr>
      </w:pPr>
      <w:r w:rsidRPr="00903DBA">
        <w:rPr>
          <w:highlight w:val="white"/>
        </w:rPr>
        <w:t xml:space="preserve">        --n;</w:t>
      </w:r>
    </w:p>
    <w:p w14:paraId="4CBE81E9" w14:textId="77777777" w:rsidR="00A262CB" w:rsidRPr="00903DBA" w:rsidRDefault="00A262CB" w:rsidP="00A262CB">
      <w:pPr>
        <w:pStyle w:val="Code"/>
        <w:rPr>
          <w:highlight w:val="white"/>
        </w:rPr>
      </w:pPr>
      <w:r w:rsidRPr="00903DBA">
        <w:rPr>
          <w:highlight w:val="white"/>
        </w:rPr>
        <w:t xml:space="preserve">      }</w:t>
      </w:r>
    </w:p>
    <w:p w14:paraId="438AB663" w14:textId="77777777" w:rsidR="00A262CB" w:rsidRPr="00903DBA" w:rsidRDefault="00A262CB" w:rsidP="00A262CB">
      <w:pPr>
        <w:pStyle w:val="Code"/>
        <w:rPr>
          <w:highlight w:val="white"/>
        </w:rPr>
      </w:pPr>
      <w:r w:rsidRPr="00903DBA">
        <w:rPr>
          <w:highlight w:val="white"/>
        </w:rPr>
        <w:t xml:space="preserve">    }</w:t>
      </w:r>
    </w:p>
    <w:p w14:paraId="0391CEBA" w14:textId="6186D527" w:rsidR="0046152E" w:rsidRPr="00903DBA" w:rsidRDefault="00B473CF" w:rsidP="0046152E">
      <w:pPr>
        <w:rPr>
          <w:highlight w:val="white"/>
        </w:rPr>
      </w:pPr>
      <w:r w:rsidRPr="00903DBA">
        <w:rPr>
          <w:highlight w:val="white"/>
        </w:rPr>
        <w:t xml:space="preserve">When we have made sure that </w:t>
      </w:r>
      <m:oMath>
        <m:func>
          <m:funcPr>
            <m:ctrlPr>
              <w:rPr>
                <w:rFonts w:ascii="Cambria Math" w:eastAsiaTheme="minorEastAsia" w:hAnsi="Cambria Math"/>
                <w:i/>
                <w:noProof/>
              </w:rPr>
            </m:ctrlPr>
          </m:funcPr>
          <m:fName>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e</m:t>
                </m:r>
              </m:den>
            </m:f>
            <m:r>
              <m:rPr>
                <m:sty m:val="p"/>
              </m:rPr>
              <w:rPr>
                <w:rFonts w:ascii="Cambria Math" w:eastAsiaTheme="minorEastAsia" w:hAnsi="Cambria Math"/>
                <w:noProof/>
                <w:highlight w:val="white"/>
              </w:rPr>
              <m:t>&lt;</m:t>
            </m:r>
            <m:ctrlPr>
              <w:rPr>
                <w:rFonts w:ascii="Cambria Math" w:eastAsiaTheme="minorEastAsia" w:hAnsi="Cambria Math"/>
                <w:i/>
                <w:noProof/>
                <w:highlight w:val="white"/>
              </w:rPr>
            </m:ctrlPr>
          </m:fName>
          <m:e>
            <m:r>
              <w:rPr>
                <w:rFonts w:ascii="Cambria Math" w:eastAsiaTheme="minorEastAsia" w:hAnsi="Cambria Math"/>
                <w:noProof/>
              </w:rPr>
              <m:t>x&lt;1</m:t>
            </m:r>
          </m:e>
        </m:func>
      </m:oMath>
      <w:r w:rsidR="00980A18" w:rsidRPr="00903DBA">
        <w:rPr>
          <w:rFonts w:eastAsiaTheme="minorEastAsia"/>
        </w:rPr>
        <w:t xml:space="preserve">, we </w:t>
      </w:r>
      <w:r w:rsidR="0046152E" w:rsidRPr="00903DBA">
        <w:rPr>
          <w:rFonts w:eastAsiaTheme="minorEastAsia"/>
        </w:rPr>
        <w:t>iterate with the</w:t>
      </w:r>
      <w:r w:rsidR="00845132" w:rsidRPr="00903DBA">
        <w:rPr>
          <w:rFonts w:eastAsiaTheme="minorEastAsia"/>
        </w:rPr>
        <w:t xml:space="preserve"> formula</w:t>
      </w:r>
      <w:r w:rsidR="0046152E" w:rsidRPr="00903DBA">
        <w:rPr>
          <w:rFonts w:eastAsiaTheme="minorEastAsia"/>
        </w:rPr>
        <w:t xml:space="preserve"> </w:t>
      </w:r>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ln</m:t>
            </m:r>
            <m:ctrlPr>
              <w:rPr>
                <w:rFonts w:ascii="Cambria Math" w:eastAsiaTheme="minorEastAsia" w:hAnsi="Cambria Math"/>
                <w:i/>
                <w:noProof/>
                <w:highlight w:val="white"/>
              </w:rPr>
            </m:ctrlPr>
          </m:fName>
          <m:e>
            <m:r>
              <w:rPr>
                <w:rFonts w:ascii="Cambria Math" w:eastAsiaTheme="minorEastAsia" w:hAnsi="Cambria Math"/>
                <w:noProof/>
              </w:rPr>
              <m:t>x</m:t>
            </m:r>
          </m:e>
        </m:func>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i+1</m:t>
                    </m:r>
                  </m:sup>
                </m:sSup>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i</m:t>
                    </m:r>
                  </m:sup>
                </m:sSup>
              </m:num>
              <m:den>
                <m:r>
                  <w:rPr>
                    <w:rFonts w:ascii="Cambria Math" w:hAnsi="Cambria Math"/>
                  </w:rPr>
                  <m:t>i</m:t>
                </m:r>
              </m:den>
            </m:f>
          </m:e>
        </m:nary>
      </m:oMath>
      <w:r w:rsidR="0046152E" w:rsidRPr="00903DBA">
        <w:rPr>
          <w:rFonts w:eastAsiaTheme="minorEastAsia"/>
        </w:rPr>
        <w:t>.</w:t>
      </w:r>
    </w:p>
    <w:p w14:paraId="632AE408" w14:textId="77777777" w:rsidR="00A71095" w:rsidRPr="00903DBA" w:rsidRDefault="00A71095" w:rsidP="00A71095">
      <w:pPr>
        <w:pStyle w:val="Code"/>
        <w:rPr>
          <w:highlight w:val="white"/>
        </w:rPr>
      </w:pPr>
      <w:r w:rsidRPr="00903DBA">
        <w:rPr>
          <w:highlight w:val="white"/>
        </w:rPr>
        <w:t xml:space="preserve">    { double index = 1, term, sum = 0, sign = 1,</w:t>
      </w:r>
    </w:p>
    <w:p w14:paraId="7F7AE65D" w14:textId="77777777" w:rsidR="00A71095" w:rsidRPr="00903DBA" w:rsidRDefault="00A71095" w:rsidP="00A71095">
      <w:pPr>
        <w:pStyle w:val="Code"/>
        <w:rPr>
          <w:highlight w:val="white"/>
        </w:rPr>
      </w:pPr>
      <w:r w:rsidRPr="00903DBA">
        <w:rPr>
          <w:highlight w:val="white"/>
        </w:rPr>
        <w:t xml:space="preserve">             x_minus_1 = x - 1, power = x_minus_1;</w:t>
      </w:r>
    </w:p>
    <w:p w14:paraId="28E4675C" w14:textId="77777777" w:rsidR="00A71095" w:rsidRPr="00903DBA" w:rsidRDefault="00A71095" w:rsidP="00A71095">
      <w:pPr>
        <w:pStyle w:val="Code"/>
        <w:rPr>
          <w:highlight w:val="white"/>
        </w:rPr>
      </w:pPr>
    </w:p>
    <w:p w14:paraId="5D5E0BB6" w14:textId="77777777" w:rsidR="00A71095" w:rsidRPr="00903DBA" w:rsidRDefault="00A71095" w:rsidP="00A71095">
      <w:pPr>
        <w:pStyle w:val="Code"/>
        <w:rPr>
          <w:highlight w:val="white"/>
        </w:rPr>
      </w:pPr>
      <w:r w:rsidRPr="00903DBA">
        <w:rPr>
          <w:highlight w:val="white"/>
        </w:rPr>
        <w:t xml:space="preserve">      do {</w:t>
      </w:r>
    </w:p>
    <w:p w14:paraId="7BF43668" w14:textId="77777777" w:rsidR="00A71095" w:rsidRPr="00903DBA" w:rsidRDefault="00A71095" w:rsidP="00A71095">
      <w:pPr>
        <w:pStyle w:val="Code"/>
        <w:rPr>
          <w:highlight w:val="white"/>
        </w:rPr>
      </w:pPr>
      <w:r w:rsidRPr="00903DBA">
        <w:rPr>
          <w:highlight w:val="white"/>
        </w:rPr>
        <w:t xml:space="preserve">        term = sign * power / index++;</w:t>
      </w:r>
    </w:p>
    <w:p w14:paraId="62D82632" w14:textId="77777777" w:rsidR="00A71095" w:rsidRPr="00903DBA" w:rsidRDefault="00A71095" w:rsidP="00A71095">
      <w:pPr>
        <w:pStyle w:val="Code"/>
        <w:rPr>
          <w:highlight w:val="white"/>
        </w:rPr>
      </w:pPr>
      <w:r w:rsidRPr="00903DBA">
        <w:rPr>
          <w:highlight w:val="white"/>
        </w:rPr>
        <w:t xml:space="preserve">        sum += term;</w:t>
      </w:r>
    </w:p>
    <w:p w14:paraId="193E3418" w14:textId="77777777" w:rsidR="00A71095" w:rsidRPr="00903DBA" w:rsidRDefault="00A71095" w:rsidP="00A71095">
      <w:pPr>
        <w:pStyle w:val="Code"/>
        <w:rPr>
          <w:highlight w:val="white"/>
        </w:rPr>
      </w:pPr>
      <w:r w:rsidRPr="00903DBA">
        <w:rPr>
          <w:highlight w:val="white"/>
        </w:rPr>
        <w:t xml:space="preserve">        power *= x_minus_1;</w:t>
      </w:r>
    </w:p>
    <w:p w14:paraId="02612DBA" w14:textId="77777777" w:rsidR="00A71095" w:rsidRPr="00903DBA" w:rsidRDefault="00A71095" w:rsidP="00A71095">
      <w:pPr>
        <w:pStyle w:val="Code"/>
        <w:rPr>
          <w:highlight w:val="white"/>
        </w:rPr>
      </w:pPr>
      <w:r w:rsidRPr="00903DBA">
        <w:rPr>
          <w:highlight w:val="white"/>
        </w:rPr>
        <w:t xml:space="preserve">        sign *= -1.0;</w:t>
      </w:r>
    </w:p>
    <w:p w14:paraId="6523E41A" w14:textId="77777777" w:rsidR="00A71095" w:rsidRPr="00903DBA" w:rsidRDefault="00A71095" w:rsidP="00A71095">
      <w:pPr>
        <w:pStyle w:val="Code"/>
        <w:rPr>
          <w:highlight w:val="white"/>
        </w:rPr>
      </w:pPr>
      <w:r w:rsidRPr="00903DBA">
        <w:rPr>
          <w:highlight w:val="white"/>
        </w:rPr>
        <w:t xml:space="preserve">      } while (fabs(term) &gt;= EPSILON);</w:t>
      </w:r>
    </w:p>
    <w:p w14:paraId="0E181B90" w14:textId="44D42567" w:rsidR="00555D55" w:rsidRPr="00903DBA" w:rsidRDefault="004D1943" w:rsidP="004D1943">
      <w:pPr>
        <w:rPr>
          <w:highlight w:val="white"/>
        </w:rPr>
      </w:pPr>
      <w:r w:rsidRPr="00903DBA">
        <w:rPr>
          <w:highlight w:val="white"/>
        </w:rPr>
        <w:t xml:space="preserve">The result is the sum of the iteration plus the number of division and multiplication </w:t>
      </w:r>
      <w:r w:rsidR="0046152E" w:rsidRPr="00903DBA">
        <w:rPr>
          <w:highlight w:val="white"/>
        </w:rPr>
        <w:t>(</w:t>
      </w:r>
      <m:oMath>
        <m:r>
          <w:rPr>
            <w:rFonts w:ascii="Cambria Math" w:eastAsiaTheme="minorEastAsia" w:hAnsi="Cambria Math"/>
            <w:noProof/>
          </w:rPr>
          <m:t>n</m:t>
        </m:r>
      </m:oMath>
      <w:r w:rsidR="0046152E" w:rsidRPr="00903DBA">
        <w:rPr>
          <w:highlight w:val="white"/>
        </w:rPr>
        <w:t>)</w:t>
      </w:r>
      <w:r w:rsidR="006844B0" w:rsidRPr="00903DBA">
        <w:rPr>
          <w:highlight w:val="white"/>
        </w:rPr>
        <w:t xml:space="preserve"> </w:t>
      </w:r>
      <w:r w:rsidRPr="00903DBA">
        <w:rPr>
          <w:highlight w:val="white"/>
        </w:rPr>
        <w:t>before the iteration.</w:t>
      </w:r>
    </w:p>
    <w:p w14:paraId="6AABAF9F" w14:textId="77777777" w:rsidR="00A71095" w:rsidRPr="00903DBA" w:rsidRDefault="00A71095" w:rsidP="00A71095">
      <w:pPr>
        <w:pStyle w:val="Code"/>
        <w:rPr>
          <w:highlight w:val="white"/>
        </w:rPr>
      </w:pPr>
      <w:r w:rsidRPr="00903DBA">
        <w:rPr>
          <w:highlight w:val="white"/>
        </w:rPr>
        <w:t xml:space="preserve">      return sum + n;</w:t>
      </w:r>
    </w:p>
    <w:p w14:paraId="577D6504" w14:textId="77777777" w:rsidR="00A71095" w:rsidRPr="00903DBA" w:rsidRDefault="00A71095" w:rsidP="00A71095">
      <w:pPr>
        <w:pStyle w:val="Code"/>
        <w:rPr>
          <w:highlight w:val="white"/>
        </w:rPr>
      </w:pPr>
      <w:r w:rsidRPr="00903DBA">
        <w:rPr>
          <w:highlight w:val="white"/>
        </w:rPr>
        <w:t xml:space="preserve">    }</w:t>
      </w:r>
    </w:p>
    <w:p w14:paraId="009926C5" w14:textId="77777777" w:rsidR="00A71095" w:rsidRPr="00903DBA" w:rsidRDefault="00A71095" w:rsidP="00A71095">
      <w:pPr>
        <w:pStyle w:val="Code"/>
        <w:rPr>
          <w:highlight w:val="white"/>
        </w:rPr>
      </w:pPr>
      <w:r w:rsidRPr="00903DBA">
        <w:rPr>
          <w:highlight w:val="white"/>
        </w:rPr>
        <w:t xml:space="preserve">  }</w:t>
      </w:r>
    </w:p>
    <w:p w14:paraId="60AD0C10" w14:textId="65C7DFAF" w:rsidR="004D1943" w:rsidRPr="00903DBA" w:rsidRDefault="004D1943" w:rsidP="004D1943">
      <w:pPr>
        <w:rPr>
          <w:highlight w:val="white"/>
        </w:rPr>
      </w:pPr>
      <w:r w:rsidRPr="00903DBA">
        <w:rPr>
          <w:highlight w:val="white"/>
        </w:rPr>
        <w:t xml:space="preserve">If </w:t>
      </w:r>
      <m:oMath>
        <m:r>
          <w:rPr>
            <w:rFonts w:ascii="Cambria Math" w:hAnsi="Cambria Math"/>
            <w:highlight w:val="white"/>
          </w:rPr>
          <m:t>x</m:t>
        </m:r>
      </m:oMath>
      <w:r w:rsidRPr="00903DBA">
        <w:t xml:space="preserve"> is less than zero, we report an error by setting </w:t>
      </w:r>
      <w:r w:rsidRPr="00903DBA">
        <w:rPr>
          <w:rStyle w:val="KeyWord0"/>
        </w:rPr>
        <w:t>errno</w:t>
      </w:r>
      <w:r w:rsidRPr="00903DBA">
        <w:t xml:space="preserve"> </w:t>
      </w:r>
      <w:r w:rsidR="00FB3D09" w:rsidRPr="00903DBA">
        <w:t xml:space="preserve">domain error </w:t>
      </w:r>
      <w:r w:rsidRPr="00903DBA">
        <w:t>and return zero.</w:t>
      </w:r>
    </w:p>
    <w:p w14:paraId="6C2A348C" w14:textId="77777777" w:rsidR="00A262CB" w:rsidRPr="00903DBA" w:rsidRDefault="00A262CB" w:rsidP="00A262CB">
      <w:pPr>
        <w:pStyle w:val="Code"/>
        <w:rPr>
          <w:highlight w:val="white"/>
        </w:rPr>
      </w:pPr>
      <w:r w:rsidRPr="00903DBA">
        <w:rPr>
          <w:highlight w:val="white"/>
        </w:rPr>
        <w:t xml:space="preserve">  else {</w:t>
      </w:r>
    </w:p>
    <w:p w14:paraId="2A2ED4CC" w14:textId="77777777" w:rsidR="00A262CB" w:rsidRPr="00903DBA" w:rsidRDefault="00A262CB" w:rsidP="00A262CB">
      <w:pPr>
        <w:pStyle w:val="Code"/>
        <w:rPr>
          <w:highlight w:val="white"/>
        </w:rPr>
      </w:pPr>
      <w:r w:rsidRPr="00903DBA">
        <w:rPr>
          <w:highlight w:val="white"/>
        </w:rPr>
        <w:t xml:space="preserve">    errno = EDOM;</w:t>
      </w:r>
    </w:p>
    <w:p w14:paraId="61A66C5A" w14:textId="77777777" w:rsidR="00A262CB" w:rsidRPr="00903DBA" w:rsidRDefault="00A262CB" w:rsidP="00A262CB">
      <w:pPr>
        <w:pStyle w:val="Code"/>
        <w:rPr>
          <w:highlight w:val="white"/>
        </w:rPr>
      </w:pPr>
      <w:r w:rsidRPr="00903DBA">
        <w:rPr>
          <w:highlight w:val="white"/>
        </w:rPr>
        <w:t xml:space="preserve">    return 0;</w:t>
      </w:r>
    </w:p>
    <w:p w14:paraId="48979528" w14:textId="77777777" w:rsidR="00A262CB" w:rsidRPr="00903DBA" w:rsidRDefault="00A262CB" w:rsidP="00A262CB">
      <w:pPr>
        <w:pStyle w:val="Code"/>
        <w:rPr>
          <w:highlight w:val="white"/>
        </w:rPr>
      </w:pPr>
      <w:r w:rsidRPr="00903DBA">
        <w:rPr>
          <w:highlight w:val="white"/>
        </w:rPr>
        <w:t xml:space="preserve">  }</w:t>
      </w:r>
    </w:p>
    <w:p w14:paraId="7A41FEE9" w14:textId="77777777" w:rsidR="00A262CB" w:rsidRPr="00903DBA" w:rsidRDefault="00A262CB" w:rsidP="00A262CB">
      <w:pPr>
        <w:pStyle w:val="Code"/>
        <w:rPr>
          <w:highlight w:val="white"/>
        </w:rPr>
      </w:pPr>
      <w:r w:rsidRPr="00903DBA">
        <w:rPr>
          <w:highlight w:val="white"/>
        </w:rPr>
        <w:t>}</w:t>
      </w:r>
    </w:p>
    <w:p w14:paraId="7172ECB2" w14:textId="2C5D634F" w:rsidR="00BC6989" w:rsidRPr="00903DBA" w:rsidRDefault="00BC6989" w:rsidP="00BC6989">
      <w:pPr>
        <w:rPr>
          <w:highlight w:val="white"/>
        </w:rPr>
      </w:pPr>
      <w:r w:rsidRPr="00903DBA">
        <w:rPr>
          <w:highlight w:val="white"/>
        </w:rPr>
        <w:t xml:space="preserve">The </w:t>
      </w:r>
      <w:r w:rsidR="00FA3167" w:rsidRPr="00903DBA">
        <w:rPr>
          <w:highlight w:val="white"/>
        </w:rPr>
        <w:t xml:space="preserve">common </w:t>
      </w:r>
      <w:r w:rsidRPr="00903DBA">
        <w:rPr>
          <w:highlight w:val="white"/>
        </w:rPr>
        <w:t>logarithm</w:t>
      </w:r>
      <w:r w:rsidR="00FA3167" w:rsidRPr="00903DBA">
        <w:rPr>
          <w:highlight w:val="white"/>
        </w:rPr>
        <w:t>, with base 10, is define</w:t>
      </w:r>
      <w:r w:rsidR="00A0575F" w:rsidRPr="00903DBA">
        <w:rPr>
          <w:highlight w:val="white"/>
        </w:rPr>
        <w:t>d</w:t>
      </w:r>
      <w:r w:rsidR="00FA3167" w:rsidRPr="00903DBA">
        <w:rPr>
          <w:highlight w:val="white"/>
        </w:rPr>
        <w:t xml:space="preserve"> as follows:</w:t>
      </w:r>
    </w:p>
    <w:p w14:paraId="42C23826" w14:textId="777648DE" w:rsidR="00555D55" w:rsidRPr="00903DBA" w:rsidRDefault="004773EA" w:rsidP="00B92E77">
      <w:pPr>
        <w:pStyle w:val="Code"/>
        <w:rPr>
          <w:highlight w:val="white"/>
        </w:rPr>
      </w:pPr>
      <m:oMathPara>
        <m:oMath>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10</m:t>
                  </m:r>
                </m:sub>
              </m:sSub>
              <m:ctrlPr>
                <w:rPr>
                  <w:rFonts w:ascii="Cambria Math" w:hAnsi="Cambria Math"/>
                  <w:i/>
                  <w:highlight w:val="white"/>
                </w:rPr>
              </m:ctrlPr>
            </m:fName>
            <m:e>
              <m:r>
                <w:rPr>
                  <w:rFonts w:ascii="Cambria Math" w:hAnsi="Cambria Math"/>
                </w:rPr>
                <m:t>x=</m:t>
              </m:r>
            </m:e>
          </m:func>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num>
            <m:den>
              <m:func>
                <m:funcPr>
                  <m:ctrlPr>
                    <w:rPr>
                      <w:rFonts w:ascii="Cambria Math" w:hAnsi="Cambria Math"/>
                      <w:i/>
                    </w:rPr>
                  </m:ctrlPr>
                </m:funcPr>
                <m:fName>
                  <m:r>
                    <m:rPr>
                      <m:sty m:val="p"/>
                    </m:rPr>
                    <w:rPr>
                      <w:rFonts w:ascii="Cambria Math" w:hAnsi="Cambria Math"/>
                    </w:rPr>
                    <m:t>ln</m:t>
                  </m:r>
                </m:fName>
                <m:e>
                  <m:r>
                    <w:rPr>
                      <w:rFonts w:ascii="Cambria Math" w:hAnsi="Cambria Math"/>
                    </w:rPr>
                    <m:t>10</m:t>
                  </m:r>
                </m:e>
              </m:func>
            </m:den>
          </m:f>
        </m:oMath>
      </m:oMathPara>
    </w:p>
    <w:p w14:paraId="3C904187" w14:textId="77777777" w:rsidR="00296887" w:rsidRPr="00903DBA" w:rsidRDefault="00296887" w:rsidP="00296887">
      <w:pPr>
        <w:pStyle w:val="Code"/>
      </w:pPr>
    </w:p>
    <w:p w14:paraId="2EE08FC4" w14:textId="45B7ACAF" w:rsidR="00FD5F1C" w:rsidRPr="00903DBA" w:rsidRDefault="00FD5F1C" w:rsidP="00FD5F1C">
      <w:r w:rsidRPr="00903DBA">
        <w:t xml:space="preserve">We define a constant value for </w:t>
      </w:r>
      <m:oMath>
        <m:func>
          <m:funcPr>
            <m:ctrlPr>
              <w:rPr>
                <w:rFonts w:ascii="Cambria Math" w:hAnsi="Cambria Math"/>
                <w:i/>
              </w:rPr>
            </m:ctrlPr>
          </m:funcPr>
          <m:fName>
            <m:r>
              <m:rPr>
                <m:sty m:val="p"/>
              </m:rPr>
              <w:rPr>
                <w:rFonts w:ascii="Cambria Math" w:hAnsi="Cambria Math"/>
              </w:rPr>
              <m:t>ln</m:t>
            </m:r>
          </m:fName>
          <m:e>
            <m:r>
              <w:rPr>
                <w:rFonts w:ascii="Cambria Math" w:hAnsi="Cambria Math"/>
              </w:rPr>
              <m:t>10</m:t>
            </m:r>
          </m:e>
        </m:func>
      </m:oMath>
      <w:r w:rsidR="002E36A3" w:rsidRPr="00903DBA">
        <w:rPr>
          <w:rFonts w:eastAsiaTheme="minorEastAsia"/>
        </w:rPr>
        <w:t xml:space="preserve">, which we divide </w:t>
      </w:r>
      <m:oMath>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oMath>
      <w:r w:rsidR="002E36A3" w:rsidRPr="00903DBA">
        <w:rPr>
          <w:rFonts w:eastAsiaTheme="minorEastAsia"/>
        </w:rPr>
        <w:t xml:space="preserve"> with.</w:t>
      </w:r>
    </w:p>
    <w:p w14:paraId="16501FA5" w14:textId="77777777" w:rsidR="00F14B05" w:rsidRPr="00903DBA" w:rsidRDefault="00F14B05" w:rsidP="00F14B05">
      <w:pPr>
        <w:pStyle w:val="Code"/>
        <w:rPr>
          <w:highlight w:val="white"/>
        </w:rPr>
      </w:pPr>
      <w:r w:rsidRPr="00903DBA">
        <w:rPr>
          <w:highlight w:val="white"/>
        </w:rPr>
        <w:t>#define LN_10 2.3025850929940456840179914</w:t>
      </w:r>
    </w:p>
    <w:p w14:paraId="1ADAC70C" w14:textId="77777777" w:rsidR="00F14B05" w:rsidRPr="00903DBA" w:rsidRDefault="00F14B05" w:rsidP="00F14B05">
      <w:pPr>
        <w:pStyle w:val="Code"/>
        <w:rPr>
          <w:highlight w:val="white"/>
        </w:rPr>
      </w:pPr>
    </w:p>
    <w:p w14:paraId="5612E37C" w14:textId="77777777" w:rsidR="00F14B05" w:rsidRPr="00903DBA" w:rsidRDefault="00F14B05" w:rsidP="00F14B05">
      <w:pPr>
        <w:pStyle w:val="Code"/>
        <w:rPr>
          <w:highlight w:val="white"/>
        </w:rPr>
      </w:pPr>
      <w:r w:rsidRPr="00903DBA">
        <w:rPr>
          <w:highlight w:val="white"/>
        </w:rPr>
        <w:t>double log10(double x) {</w:t>
      </w:r>
    </w:p>
    <w:p w14:paraId="2DADFADE" w14:textId="77777777" w:rsidR="00F14B05" w:rsidRPr="00903DBA" w:rsidRDefault="00F14B05" w:rsidP="00F14B05">
      <w:pPr>
        <w:pStyle w:val="Code"/>
        <w:rPr>
          <w:highlight w:val="white"/>
        </w:rPr>
      </w:pPr>
      <w:r w:rsidRPr="00903DBA">
        <w:rPr>
          <w:highlight w:val="white"/>
        </w:rPr>
        <w:t xml:space="preserve">  return log(x) / LN_10;</w:t>
      </w:r>
    </w:p>
    <w:p w14:paraId="067DE2EE" w14:textId="77777777" w:rsidR="00F14B05" w:rsidRPr="00903DBA" w:rsidRDefault="00F14B05" w:rsidP="00F14B05">
      <w:pPr>
        <w:pStyle w:val="Code"/>
        <w:rPr>
          <w:highlight w:val="white"/>
        </w:rPr>
      </w:pPr>
      <w:r w:rsidRPr="00903DBA">
        <w:rPr>
          <w:highlight w:val="white"/>
        </w:rPr>
        <w:t>}</w:t>
      </w:r>
    </w:p>
    <w:p w14:paraId="450940FD" w14:textId="4E3B6B7A" w:rsidR="00F635B9" w:rsidRPr="00903DBA" w:rsidRDefault="00B63C3B" w:rsidP="00B63C3B">
      <w:pPr>
        <w:pStyle w:val="Rubrik3"/>
        <w:rPr>
          <w:highlight w:val="white"/>
        </w:rPr>
      </w:pPr>
      <w:bookmarkStart w:id="493" w:name="_Toc57656131"/>
      <w:r w:rsidRPr="00903DBA">
        <w:rPr>
          <w:highlight w:val="white"/>
        </w:rPr>
        <w:t>Power</w:t>
      </w:r>
      <w:r w:rsidR="0083365C" w:rsidRPr="00903DBA">
        <w:rPr>
          <w:highlight w:val="white"/>
        </w:rPr>
        <w:t xml:space="preserve"> Functions</w:t>
      </w:r>
      <w:bookmarkEnd w:id="493"/>
    </w:p>
    <w:p w14:paraId="310DE0CA" w14:textId="01B82CD2" w:rsidR="00BD0C45" w:rsidRPr="00903DBA" w:rsidRDefault="00BD0C45" w:rsidP="009C769E">
      <w:pPr>
        <w:rPr>
          <w:highlight w:val="white"/>
        </w:rPr>
      </w:pPr>
      <w:r w:rsidRPr="00903DBA">
        <w:rPr>
          <w:highlight w:val="white"/>
        </w:rPr>
        <w:t xml:space="preserve">The power function </w:t>
      </w:r>
      <m:oMath>
        <m:sSup>
          <m:sSupPr>
            <m:ctrlPr>
              <w:rPr>
                <w:rFonts w:ascii="Cambria Math" w:hAnsi="Cambria Math"/>
                <w:i/>
                <w:noProof/>
              </w:rPr>
            </m:ctrlPr>
          </m:sSupPr>
          <m:e>
            <m:r>
              <w:rPr>
                <w:rFonts w:ascii="Cambria Math" w:hAnsi="Cambria Math"/>
              </w:rPr>
              <m:t>x</m:t>
            </m:r>
          </m:e>
          <m:sup>
            <m:r>
              <w:rPr>
                <w:rFonts w:ascii="Cambria Math" w:hAnsi="Cambria Math"/>
              </w:rPr>
              <m:t>y</m:t>
            </m:r>
          </m:sup>
        </m:sSup>
      </m:oMath>
      <w:r w:rsidRPr="00903DBA">
        <w:t xml:space="preserve"> is defined </w:t>
      </w:r>
      <w:r w:rsidR="002254A9" w:rsidRPr="00903DBA">
        <w:t>for all</w:t>
      </w:r>
      <w:r w:rsidR="005213F3" w:rsidRPr="00903DBA">
        <w:t xml:space="preserve"> real values</w:t>
      </w:r>
      <w:r w:rsidR="002254A9" w:rsidRPr="00903DBA">
        <w:t xml:space="preserve"> </w:t>
      </w:r>
      <m:oMath>
        <m:r>
          <w:rPr>
            <w:rFonts w:ascii="Cambria Math" w:hAnsi="Cambria Math"/>
            <w:noProof/>
          </w:rPr>
          <m:t>x&gt;0</m:t>
        </m:r>
      </m:oMath>
      <w:r w:rsidR="002254A9" w:rsidRPr="00903DBA">
        <w:t xml:space="preserve"> </w:t>
      </w:r>
      <w:r w:rsidRPr="00903DBA">
        <w:t>as</w:t>
      </w:r>
      <w:r w:rsidR="00F904C2" w:rsidRPr="00903DBA">
        <w:t xml:space="preserve"> follows:</w:t>
      </w:r>
    </w:p>
    <w:p w14:paraId="7F062F15" w14:textId="25CBD313" w:rsidR="00E52E7A" w:rsidRPr="00903DBA" w:rsidRDefault="004773EA" w:rsidP="008B6297">
      <w:pPr>
        <w:pStyle w:val="Code"/>
        <w:rPr>
          <w:rFonts w:ascii="Times New Roman" w:eastAsiaTheme="minorEastAsia" w:hAnsi="Times New Roman"/>
          <w:noProof w:val="0"/>
        </w:rPr>
      </w:pPr>
      <m:oMathPara>
        <m:oMath>
          <m:sSup>
            <m:sSupPr>
              <m:ctrlPr>
                <w:rPr>
                  <w:rFonts w:ascii="Cambria Math" w:hAnsi="Cambria Math"/>
                  <w:i/>
                </w:rPr>
              </m:ctrlPr>
            </m:sSupPr>
            <m:e>
              <m:r>
                <w:rPr>
                  <w:rFonts w:ascii="Cambria Math" w:hAnsi="Cambria Math"/>
                </w:rPr>
                <m:t>x</m:t>
              </m:r>
            </m:e>
            <m:sup>
              <m:r>
                <w:rPr>
                  <w:rFonts w:ascii="Cambria Math" w:hAnsi="Cambria Math"/>
                </w:rPr>
                <m:t>y</m:t>
              </m:r>
            </m:sup>
          </m:sSup>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e</m:t>
                        </m:r>
                      </m:e>
                      <m:sup>
                        <m:r>
                          <w:rPr>
                            <w:rFonts w:ascii="Cambria Math" w:hAnsi="Cambria Math"/>
                          </w:rPr>
                          <m:t>y</m:t>
                        </m:r>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sup>
                    </m:sSup>
                  </m:e>
                  <m:e>
                    <m:r>
                      <w:rPr>
                        <w:rFonts w:ascii="Cambria Math" w:hAnsi="Cambria Math"/>
                      </w:rPr>
                      <m:t>if x&gt;0</m:t>
                    </m:r>
                  </m:e>
                </m:mr>
                <m:mr>
                  <m:e>
                    <m:r>
                      <w:rPr>
                        <w:rFonts w:ascii="Cambria Math" w:hAnsi="Cambria Math"/>
                      </w:rPr>
                      <m:t>1</m:t>
                    </m:r>
                  </m:e>
                  <m:e>
                    <m:r>
                      <w:rPr>
                        <w:rFonts w:ascii="Cambria Math" w:hAnsi="Cambria Math"/>
                      </w:rPr>
                      <m:t>if x=0 and y=0</m:t>
                    </m:r>
                  </m:e>
                </m:mr>
                <m:mr>
                  <m:e>
                    <m:r>
                      <w:rPr>
                        <w:rFonts w:ascii="Cambria Math" w:hAnsi="Cambria Math"/>
                      </w:rPr>
                      <m:t>0</m:t>
                    </m:r>
                  </m:e>
                  <m:e>
                    <m:r>
                      <w:rPr>
                        <w:rFonts w:ascii="Cambria Math" w:hAnsi="Cambria Math"/>
                      </w:rPr>
                      <m:t>if x=0 and y&gt;0</m:t>
                    </m:r>
                  </m:e>
                </m:mr>
              </m:m>
            </m:e>
          </m:d>
        </m:oMath>
      </m:oMathPara>
    </w:p>
    <w:p w14:paraId="4E557C6E" w14:textId="3CBD4C40" w:rsidR="00971A46" w:rsidRPr="00903DBA" w:rsidRDefault="00971A46" w:rsidP="009C769E">
      <w:r w:rsidRPr="00903DBA">
        <w:t xml:space="preserve">If </w:t>
      </w:r>
      <m:oMath>
        <m:r>
          <w:rPr>
            <w:rFonts w:ascii="Cambria Math" w:hAnsi="Cambria Math"/>
          </w:rPr>
          <m:t>x&lt;0</m:t>
        </m:r>
      </m:oMath>
      <w:r w:rsidR="00A673E6" w:rsidRPr="00903DBA">
        <w:t xml:space="preserve"> </w:t>
      </w:r>
      <w:r w:rsidRPr="00903DBA">
        <w:t xml:space="preserve">and </w:t>
      </w:r>
      <m:oMath>
        <m:r>
          <w:rPr>
            <w:rFonts w:ascii="Cambria Math" w:hAnsi="Cambria Math"/>
          </w:rPr>
          <m:t>y</m:t>
        </m:r>
      </m:oMath>
      <w:r w:rsidRPr="00903DBA">
        <w:t xml:space="preserve"> is an integer value, then</w:t>
      </w:r>
    </w:p>
    <w:p w14:paraId="26D8B206" w14:textId="6D67F5EC" w:rsidR="00971A46" w:rsidRPr="00903DBA" w:rsidRDefault="004773EA" w:rsidP="00971A46">
      <w:pPr>
        <w:pStyle w:val="Code"/>
        <w:rPr>
          <w:rFonts w:ascii="Times New Roman" w:eastAsiaTheme="minorEastAsia" w:hAnsi="Times New Roman"/>
          <w:noProof w:val="0"/>
        </w:rPr>
      </w:pPr>
      <m:oMathPara>
        <m:oMath>
          <m:sSup>
            <m:sSupPr>
              <m:ctrlPr>
                <w:rPr>
                  <w:rFonts w:ascii="Cambria Math" w:hAnsi="Cambria Math"/>
                  <w:i/>
                </w:rPr>
              </m:ctrlPr>
            </m:sSupPr>
            <m:e>
              <m:r>
                <w:rPr>
                  <w:rFonts w:ascii="Cambria Math" w:hAnsi="Cambria Math"/>
                </w:rPr>
                <m:t>x</m:t>
              </m:r>
            </m:e>
            <m:sup>
              <m:r>
                <w:rPr>
                  <w:rFonts w:ascii="Cambria Math" w:hAnsi="Cambria Math"/>
                </w:rPr>
                <m:t>y</m:t>
              </m:r>
            </m:sup>
          </m:sSup>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e</m:t>
                        </m:r>
                      </m:e>
                      <m:sup>
                        <m:r>
                          <w:rPr>
                            <w:rFonts w:ascii="Cambria Math" w:hAnsi="Cambria Math"/>
                          </w:rPr>
                          <m:t>y</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-x</m:t>
                                </m:r>
                              </m:e>
                            </m:d>
                          </m:e>
                        </m:func>
                      </m:sup>
                    </m:sSup>
                  </m:e>
                  <m:e>
                    <m:r>
                      <w:rPr>
                        <w:rFonts w:ascii="Cambria Math" w:hAnsi="Cambria Math"/>
                      </w:rPr>
                      <m:t xml:space="preserve">if y </m:t>
                    </m:r>
                    <m:r>
                      <m:rPr>
                        <m:sty m:val="p"/>
                      </m:rPr>
                      <w:rPr>
                        <w:rFonts w:ascii="Cambria Math" w:hAnsi="Cambria Math"/>
                      </w:rPr>
                      <m:t>is even</m:t>
                    </m:r>
                  </m:e>
                </m:mr>
                <m:mr>
                  <m:e>
                    <m:sSup>
                      <m:sSupPr>
                        <m:ctrlPr>
                          <w:rPr>
                            <w:rFonts w:ascii="Cambria Math" w:hAnsi="Cambria Math"/>
                            <w:i/>
                          </w:rPr>
                        </m:ctrlPr>
                      </m:sSupPr>
                      <m:e>
                        <m:r>
                          <w:rPr>
                            <w:rFonts w:ascii="Cambria Math" w:hAnsi="Cambria Math"/>
                          </w:rPr>
                          <m:t>-e</m:t>
                        </m:r>
                      </m:e>
                      <m:sup>
                        <m:r>
                          <w:rPr>
                            <w:rFonts w:ascii="Cambria Math" w:hAnsi="Cambria Math"/>
                          </w:rPr>
                          <m:t>y</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-x</m:t>
                                </m:r>
                              </m:e>
                            </m:d>
                          </m:e>
                        </m:func>
                      </m:sup>
                    </m:sSup>
                  </m:e>
                  <m:e>
                    <m:r>
                      <w:rPr>
                        <w:rFonts w:ascii="Cambria Math" w:hAnsi="Cambria Math"/>
                      </w:rPr>
                      <m:t xml:space="preserve">if y </m:t>
                    </m:r>
                    <m:r>
                      <m:rPr>
                        <m:sty m:val="p"/>
                      </m:rPr>
                      <w:rPr>
                        <w:rFonts w:ascii="Cambria Math" w:hAnsi="Cambria Math"/>
                      </w:rPr>
                      <m:t xml:space="preserve">is odd  </m:t>
                    </m:r>
                  </m:e>
                </m:mr>
              </m:m>
            </m:e>
          </m:d>
        </m:oMath>
      </m:oMathPara>
    </w:p>
    <w:p w14:paraId="4131CDB0" w14:textId="77777777" w:rsidR="00F14B05" w:rsidRPr="00903DBA" w:rsidRDefault="00F14B05" w:rsidP="00F14B05">
      <w:pPr>
        <w:pStyle w:val="Code"/>
        <w:rPr>
          <w:highlight w:val="white"/>
        </w:rPr>
      </w:pPr>
    </w:p>
    <w:p w14:paraId="30FDFDC0" w14:textId="1A621E51" w:rsidR="00F14B05" w:rsidRPr="00903DBA" w:rsidRDefault="00F14B05" w:rsidP="00F14B05">
      <w:pPr>
        <w:pStyle w:val="Code"/>
        <w:rPr>
          <w:highlight w:val="white"/>
        </w:rPr>
      </w:pPr>
      <w:r w:rsidRPr="00903DBA">
        <w:rPr>
          <w:highlight w:val="white"/>
        </w:rPr>
        <w:t>double pow(double x, double y) {</w:t>
      </w:r>
    </w:p>
    <w:p w14:paraId="1AFC8A77" w14:textId="77777777" w:rsidR="00F14B05" w:rsidRPr="00903DBA" w:rsidRDefault="00F14B05" w:rsidP="00F14B05">
      <w:pPr>
        <w:pStyle w:val="Code"/>
        <w:rPr>
          <w:highlight w:val="white"/>
        </w:rPr>
      </w:pPr>
      <w:r w:rsidRPr="00903DBA">
        <w:rPr>
          <w:highlight w:val="white"/>
        </w:rPr>
        <w:t xml:space="preserve">  if (x &gt; 0)  {</w:t>
      </w:r>
    </w:p>
    <w:p w14:paraId="6558B74B" w14:textId="77777777" w:rsidR="00F14B05" w:rsidRPr="00903DBA" w:rsidRDefault="00F14B05" w:rsidP="00F14B05">
      <w:pPr>
        <w:pStyle w:val="Code"/>
        <w:rPr>
          <w:highlight w:val="white"/>
        </w:rPr>
      </w:pPr>
      <w:r w:rsidRPr="00903DBA">
        <w:rPr>
          <w:highlight w:val="white"/>
        </w:rPr>
        <w:t xml:space="preserve">    return exp(y * log(x));</w:t>
      </w:r>
    </w:p>
    <w:p w14:paraId="177C9DB4" w14:textId="77777777" w:rsidR="00F14B05" w:rsidRPr="00903DBA" w:rsidRDefault="00F14B05" w:rsidP="00F14B05">
      <w:pPr>
        <w:pStyle w:val="Code"/>
        <w:rPr>
          <w:highlight w:val="white"/>
        </w:rPr>
      </w:pPr>
      <w:r w:rsidRPr="00903DBA">
        <w:rPr>
          <w:highlight w:val="white"/>
        </w:rPr>
        <w:t xml:space="preserve">  }</w:t>
      </w:r>
    </w:p>
    <w:p w14:paraId="22BAB39F" w14:textId="77777777" w:rsidR="00F14B05" w:rsidRPr="00903DBA" w:rsidRDefault="00F14B05" w:rsidP="00F14B05">
      <w:pPr>
        <w:pStyle w:val="Code"/>
        <w:rPr>
          <w:highlight w:val="white"/>
        </w:rPr>
      </w:pPr>
      <w:r w:rsidRPr="00903DBA">
        <w:rPr>
          <w:highlight w:val="white"/>
        </w:rPr>
        <w:t xml:space="preserve">  else if ((x == 0) &amp;&amp; (y == 0)) {</w:t>
      </w:r>
    </w:p>
    <w:p w14:paraId="6F899B33" w14:textId="77777777" w:rsidR="00F14B05" w:rsidRPr="00903DBA" w:rsidRDefault="00F14B05" w:rsidP="00F14B05">
      <w:pPr>
        <w:pStyle w:val="Code"/>
        <w:rPr>
          <w:highlight w:val="white"/>
        </w:rPr>
      </w:pPr>
      <w:r w:rsidRPr="00903DBA">
        <w:rPr>
          <w:highlight w:val="white"/>
        </w:rPr>
        <w:t xml:space="preserve">    return 1;</w:t>
      </w:r>
    </w:p>
    <w:p w14:paraId="0D13D576" w14:textId="77777777" w:rsidR="00F14B05" w:rsidRPr="00903DBA" w:rsidRDefault="00F14B05" w:rsidP="00F14B05">
      <w:pPr>
        <w:pStyle w:val="Code"/>
        <w:rPr>
          <w:highlight w:val="white"/>
        </w:rPr>
      </w:pPr>
      <w:r w:rsidRPr="00903DBA">
        <w:rPr>
          <w:highlight w:val="white"/>
        </w:rPr>
        <w:t xml:space="preserve">  }</w:t>
      </w:r>
    </w:p>
    <w:p w14:paraId="4CF0D2ED" w14:textId="77777777" w:rsidR="00F14B05" w:rsidRPr="00903DBA" w:rsidRDefault="00F14B05" w:rsidP="00F14B05">
      <w:pPr>
        <w:pStyle w:val="Code"/>
        <w:rPr>
          <w:highlight w:val="white"/>
        </w:rPr>
      </w:pPr>
      <w:r w:rsidRPr="00903DBA">
        <w:rPr>
          <w:highlight w:val="white"/>
        </w:rPr>
        <w:t xml:space="preserve">  else if ((x == 0) &amp;&amp; (y &gt; 0)) {</w:t>
      </w:r>
    </w:p>
    <w:p w14:paraId="4DD8BDBE" w14:textId="77777777" w:rsidR="00F14B05" w:rsidRPr="00903DBA" w:rsidRDefault="00F14B05" w:rsidP="00F14B05">
      <w:pPr>
        <w:pStyle w:val="Code"/>
        <w:rPr>
          <w:highlight w:val="white"/>
        </w:rPr>
      </w:pPr>
      <w:r w:rsidRPr="00903DBA">
        <w:rPr>
          <w:highlight w:val="white"/>
        </w:rPr>
        <w:t xml:space="preserve">    return 0;</w:t>
      </w:r>
    </w:p>
    <w:p w14:paraId="0EF3EE3B" w14:textId="77777777" w:rsidR="00F14B05" w:rsidRPr="00903DBA" w:rsidRDefault="00F14B05" w:rsidP="00F14B05">
      <w:pPr>
        <w:pStyle w:val="Code"/>
        <w:rPr>
          <w:highlight w:val="white"/>
        </w:rPr>
      </w:pPr>
      <w:r w:rsidRPr="00903DBA">
        <w:rPr>
          <w:highlight w:val="white"/>
        </w:rPr>
        <w:t xml:space="preserve">  }</w:t>
      </w:r>
    </w:p>
    <w:p w14:paraId="011D5A21" w14:textId="6285DBDD" w:rsidR="009C39E5" w:rsidRPr="00903DBA" w:rsidRDefault="009C39E5" w:rsidP="009C39E5">
      <w:pPr>
        <w:rPr>
          <w:highlight w:val="white"/>
        </w:rPr>
      </w:pPr>
      <w:r w:rsidRPr="00903DBA">
        <w:rPr>
          <w:highlight w:val="white"/>
        </w:rPr>
        <w:t xml:space="preserve">We test if </w:t>
      </w:r>
      <m:oMath>
        <m:r>
          <w:rPr>
            <w:rFonts w:ascii="Cambria Math" w:hAnsi="Cambria Math"/>
          </w:rPr>
          <m:t>y</m:t>
        </m:r>
      </m:oMath>
      <w:r w:rsidRPr="00903DBA">
        <w:rPr>
          <w:highlight w:val="white"/>
        </w:rPr>
        <w:t xml:space="preserve"> is an integer value by com</w:t>
      </w:r>
      <w:r w:rsidR="0009404F" w:rsidRPr="00903DBA">
        <w:rPr>
          <w:highlight w:val="white"/>
        </w:rPr>
        <w:t>pa</w:t>
      </w:r>
      <w:r w:rsidRPr="00903DBA">
        <w:rPr>
          <w:highlight w:val="white"/>
        </w:rPr>
        <w:t>ring its floor and ceiling values.</w:t>
      </w:r>
      <w:r w:rsidR="0009404F" w:rsidRPr="00903DBA">
        <w:rPr>
          <w:highlight w:val="white"/>
        </w:rPr>
        <w:t xml:space="preserve"> If they are equal, the value is an integer.</w:t>
      </w:r>
    </w:p>
    <w:p w14:paraId="36B4DBA2" w14:textId="77777777" w:rsidR="00F14B05" w:rsidRPr="00903DBA" w:rsidRDefault="00F14B05" w:rsidP="00F14B05">
      <w:pPr>
        <w:pStyle w:val="Code"/>
        <w:rPr>
          <w:highlight w:val="white"/>
        </w:rPr>
      </w:pPr>
      <w:r w:rsidRPr="00903DBA">
        <w:rPr>
          <w:highlight w:val="white"/>
        </w:rPr>
        <w:t xml:space="preserve">  else if ((x &lt; 0) &amp;&amp; (floor(y) == ceil(y))) {</w:t>
      </w:r>
    </w:p>
    <w:p w14:paraId="535A94B7" w14:textId="77777777" w:rsidR="00F14B05" w:rsidRPr="00903DBA" w:rsidRDefault="00F14B05" w:rsidP="00F14B05">
      <w:pPr>
        <w:pStyle w:val="Code"/>
        <w:rPr>
          <w:highlight w:val="white"/>
        </w:rPr>
      </w:pPr>
      <w:r w:rsidRPr="00903DBA">
        <w:rPr>
          <w:highlight w:val="white"/>
        </w:rPr>
        <w:t xml:space="preserve">    long long_y = (long) y;</w:t>
      </w:r>
    </w:p>
    <w:p w14:paraId="7078F407" w14:textId="68E3C8E9" w:rsidR="00977FB5" w:rsidRPr="00903DBA" w:rsidRDefault="00D07DA5" w:rsidP="00D07DA5">
      <w:pPr>
        <w:rPr>
          <w:highlight w:val="white"/>
        </w:rPr>
      </w:pPr>
      <w:r w:rsidRPr="00903DBA">
        <w:rPr>
          <w:highlight w:val="white"/>
        </w:rPr>
        <w:t xml:space="preserve">If the integer value of </w:t>
      </w:r>
      <m:oMath>
        <m:r>
          <w:rPr>
            <w:rFonts w:ascii="Cambria Math" w:hAnsi="Cambria Math"/>
          </w:rPr>
          <m:t>y</m:t>
        </m:r>
      </m:oMath>
      <w:r w:rsidR="00EC3B49" w:rsidRPr="00903DBA">
        <w:rPr>
          <w:highlight w:val="white"/>
        </w:rPr>
        <w:t xml:space="preserve"> </w:t>
      </w:r>
      <w:r w:rsidRPr="00903DBA">
        <w:rPr>
          <w:highlight w:val="white"/>
        </w:rPr>
        <w:t>modulo two is zero, it is even. Otherwise, it is odd.</w:t>
      </w:r>
    </w:p>
    <w:p w14:paraId="0D75FC89" w14:textId="77777777" w:rsidR="00F14B05" w:rsidRPr="00903DBA" w:rsidRDefault="00F14B05" w:rsidP="00F14B05">
      <w:pPr>
        <w:pStyle w:val="Code"/>
        <w:rPr>
          <w:highlight w:val="white"/>
        </w:rPr>
      </w:pPr>
      <w:r w:rsidRPr="00903DBA">
        <w:rPr>
          <w:highlight w:val="white"/>
        </w:rPr>
        <w:t xml:space="preserve">    if ((long_y % 2) == 0) {</w:t>
      </w:r>
    </w:p>
    <w:p w14:paraId="0265BE08" w14:textId="77777777" w:rsidR="00F14B05" w:rsidRPr="00903DBA" w:rsidRDefault="00F14B05" w:rsidP="00F14B05">
      <w:pPr>
        <w:pStyle w:val="Code"/>
        <w:rPr>
          <w:highlight w:val="white"/>
        </w:rPr>
      </w:pPr>
      <w:r w:rsidRPr="00903DBA">
        <w:rPr>
          <w:highlight w:val="white"/>
        </w:rPr>
        <w:t xml:space="preserve">      return exp(y * log(-x));</w:t>
      </w:r>
    </w:p>
    <w:p w14:paraId="1437FD78" w14:textId="77777777" w:rsidR="00F14B05" w:rsidRPr="00903DBA" w:rsidRDefault="00F14B05" w:rsidP="00F14B05">
      <w:pPr>
        <w:pStyle w:val="Code"/>
        <w:rPr>
          <w:highlight w:val="white"/>
        </w:rPr>
      </w:pPr>
      <w:r w:rsidRPr="00903DBA">
        <w:rPr>
          <w:highlight w:val="white"/>
        </w:rPr>
        <w:t xml:space="preserve">    }</w:t>
      </w:r>
    </w:p>
    <w:p w14:paraId="43039FCA" w14:textId="77777777" w:rsidR="00F14B05" w:rsidRPr="00903DBA" w:rsidRDefault="00F14B05" w:rsidP="00F14B05">
      <w:pPr>
        <w:pStyle w:val="Code"/>
        <w:rPr>
          <w:highlight w:val="white"/>
        </w:rPr>
      </w:pPr>
      <w:r w:rsidRPr="00903DBA">
        <w:rPr>
          <w:highlight w:val="white"/>
        </w:rPr>
        <w:t xml:space="preserve">    else {</w:t>
      </w:r>
    </w:p>
    <w:p w14:paraId="7D15E5E4" w14:textId="77777777" w:rsidR="00F14B05" w:rsidRPr="00903DBA" w:rsidRDefault="00F14B05" w:rsidP="00F14B05">
      <w:pPr>
        <w:pStyle w:val="Code"/>
        <w:rPr>
          <w:highlight w:val="white"/>
        </w:rPr>
      </w:pPr>
      <w:r w:rsidRPr="00903DBA">
        <w:rPr>
          <w:highlight w:val="white"/>
        </w:rPr>
        <w:t xml:space="preserve">      return -exp(y * log(-x));</w:t>
      </w:r>
    </w:p>
    <w:p w14:paraId="4C21500B" w14:textId="77777777" w:rsidR="00F14B05" w:rsidRPr="00903DBA" w:rsidRDefault="00F14B05" w:rsidP="00F14B05">
      <w:pPr>
        <w:pStyle w:val="Code"/>
        <w:rPr>
          <w:highlight w:val="white"/>
        </w:rPr>
      </w:pPr>
      <w:r w:rsidRPr="00903DBA">
        <w:rPr>
          <w:highlight w:val="white"/>
        </w:rPr>
        <w:t xml:space="preserve">    }</w:t>
      </w:r>
    </w:p>
    <w:p w14:paraId="35088559" w14:textId="77777777" w:rsidR="00F14B05" w:rsidRPr="00903DBA" w:rsidRDefault="00F14B05" w:rsidP="00F14B05">
      <w:pPr>
        <w:pStyle w:val="Code"/>
        <w:rPr>
          <w:highlight w:val="white"/>
        </w:rPr>
      </w:pPr>
      <w:r w:rsidRPr="00903DBA">
        <w:rPr>
          <w:highlight w:val="white"/>
        </w:rPr>
        <w:t xml:space="preserve">  }</w:t>
      </w:r>
    </w:p>
    <w:p w14:paraId="22F06886" w14:textId="77777777" w:rsidR="00F14B05" w:rsidRPr="00903DBA" w:rsidRDefault="00F14B05" w:rsidP="00F14B05">
      <w:pPr>
        <w:pStyle w:val="Code"/>
        <w:rPr>
          <w:highlight w:val="white"/>
        </w:rPr>
      </w:pPr>
      <w:r w:rsidRPr="00903DBA">
        <w:rPr>
          <w:highlight w:val="white"/>
        </w:rPr>
        <w:t xml:space="preserve">  else {</w:t>
      </w:r>
    </w:p>
    <w:p w14:paraId="7BE69133" w14:textId="77777777" w:rsidR="00F14B05" w:rsidRPr="00903DBA" w:rsidRDefault="00F14B05" w:rsidP="00F14B05">
      <w:pPr>
        <w:pStyle w:val="Code"/>
        <w:rPr>
          <w:highlight w:val="white"/>
        </w:rPr>
      </w:pPr>
      <w:r w:rsidRPr="00903DBA">
        <w:rPr>
          <w:highlight w:val="white"/>
        </w:rPr>
        <w:t xml:space="preserve">    errno = EDOM;</w:t>
      </w:r>
    </w:p>
    <w:p w14:paraId="575D5E64" w14:textId="77777777" w:rsidR="00F14B05" w:rsidRPr="00903DBA" w:rsidRDefault="00F14B05" w:rsidP="00F14B05">
      <w:pPr>
        <w:pStyle w:val="Code"/>
        <w:rPr>
          <w:highlight w:val="white"/>
        </w:rPr>
      </w:pPr>
      <w:r w:rsidRPr="00903DBA">
        <w:rPr>
          <w:highlight w:val="white"/>
        </w:rPr>
        <w:t xml:space="preserve">    return 0;</w:t>
      </w:r>
    </w:p>
    <w:p w14:paraId="33FB0EC0" w14:textId="77777777" w:rsidR="00F14B05" w:rsidRPr="00903DBA" w:rsidRDefault="00F14B05" w:rsidP="00F14B05">
      <w:pPr>
        <w:pStyle w:val="Code"/>
        <w:rPr>
          <w:highlight w:val="white"/>
        </w:rPr>
      </w:pPr>
      <w:r w:rsidRPr="00903DBA">
        <w:rPr>
          <w:highlight w:val="white"/>
        </w:rPr>
        <w:t xml:space="preserve">  }</w:t>
      </w:r>
    </w:p>
    <w:p w14:paraId="4171AF38" w14:textId="77777777" w:rsidR="00F14B05" w:rsidRPr="00903DBA" w:rsidRDefault="00F14B05" w:rsidP="00F14B05">
      <w:pPr>
        <w:pStyle w:val="Code"/>
        <w:rPr>
          <w:highlight w:val="white"/>
        </w:rPr>
      </w:pPr>
      <w:r w:rsidRPr="00903DBA">
        <w:rPr>
          <w:highlight w:val="white"/>
        </w:rPr>
        <w:t>}</w:t>
      </w:r>
    </w:p>
    <w:p w14:paraId="63C5332C" w14:textId="5E81F67A" w:rsidR="00E60EDF" w:rsidRPr="00903DBA" w:rsidRDefault="00B3231E" w:rsidP="001B0FE5">
      <w:pPr>
        <w:rPr>
          <w:highlight w:val="white"/>
        </w:rPr>
      </w:pPr>
      <w:r w:rsidRPr="00903DBA">
        <w:rPr>
          <w:highlight w:val="white"/>
        </w:rPr>
        <w:t>The function</w:t>
      </w:r>
      <w:r w:rsidR="001B0FE5" w:rsidRPr="00903DBA">
        <w:rPr>
          <w:highlight w:val="white"/>
        </w:rPr>
        <w:t xml:space="preserve"> </w:t>
      </w:r>
      <w:r w:rsidR="001B0FE5" w:rsidRPr="00903DBA">
        <w:rPr>
          <w:rStyle w:val="KeyWord0"/>
          <w:highlight w:val="white"/>
        </w:rPr>
        <w:t>ldexp</w:t>
      </w:r>
      <w:r w:rsidR="001B0FE5" w:rsidRPr="00903DBA">
        <w:t xml:space="preserve"> </w:t>
      </w:r>
      <w:r w:rsidRPr="00903DBA">
        <w:rPr>
          <w:rFonts w:eastAsiaTheme="minorEastAsia"/>
        </w:rPr>
        <w:t>is defined as</w:t>
      </w:r>
      <w:r w:rsidR="00442B51" w:rsidRPr="00903DBA">
        <w:rPr>
          <w:rFonts w:eastAsiaTheme="minorEastAsia"/>
        </w:rPr>
        <w:t xml:space="preserve"> </w:t>
      </w:r>
      <m:oMath>
        <m:r>
          <m:rPr>
            <m:sty m:val="p"/>
          </m:rPr>
          <w:rPr>
            <w:rFonts w:ascii="Cambria Math" w:hAnsi="Cambria Math"/>
            <w:noProof/>
          </w:rPr>
          <m:t>ldexp</m:t>
        </m:r>
        <m:r>
          <w:rPr>
            <w:rFonts w:ascii="Cambria Math" w:hAnsi="Cambria Math"/>
            <w:noProof/>
          </w:rPr>
          <m:t xml:space="preserve"> (x, n)=x∙</m:t>
        </m:r>
        <m:sSup>
          <m:sSupPr>
            <m:ctrlPr>
              <w:rPr>
                <w:rFonts w:ascii="Cambria Math" w:hAnsi="Cambria Math"/>
                <w:i/>
                <w:noProof/>
              </w:rPr>
            </m:ctrlPr>
          </m:sSupPr>
          <m:e>
            <m:r>
              <w:rPr>
                <w:rFonts w:ascii="Cambria Math" w:hAnsi="Cambria Math"/>
                <w:noProof/>
              </w:rPr>
              <m:t>2</m:t>
            </m:r>
          </m:e>
          <m:sup>
            <m:r>
              <w:rPr>
                <w:rFonts w:ascii="Cambria Math" w:hAnsi="Cambria Math"/>
                <w:noProof/>
              </w:rPr>
              <m:t>n</m:t>
            </m:r>
          </m:sup>
        </m:sSup>
      </m:oMath>
      <w:r w:rsidR="001B0FE5" w:rsidRPr="00903DBA">
        <w:rPr>
          <w:rFonts w:eastAsiaTheme="minorEastAsia"/>
        </w:rPr>
        <w:t>.</w:t>
      </w:r>
    </w:p>
    <w:p w14:paraId="620CEAF1" w14:textId="77777777" w:rsidR="00F14B05" w:rsidRPr="00903DBA" w:rsidRDefault="00F14B05" w:rsidP="00F14B05">
      <w:pPr>
        <w:pStyle w:val="Code"/>
        <w:rPr>
          <w:highlight w:val="white"/>
        </w:rPr>
      </w:pPr>
      <w:r w:rsidRPr="00903DBA">
        <w:rPr>
          <w:highlight w:val="white"/>
        </w:rPr>
        <w:t>double ldexp(double x, int n) {</w:t>
      </w:r>
    </w:p>
    <w:p w14:paraId="249E05E8" w14:textId="77777777" w:rsidR="00F14B05" w:rsidRPr="00903DBA" w:rsidRDefault="00F14B05" w:rsidP="00F14B05">
      <w:pPr>
        <w:pStyle w:val="Code"/>
        <w:rPr>
          <w:highlight w:val="white"/>
        </w:rPr>
      </w:pPr>
      <w:r w:rsidRPr="00903DBA">
        <w:rPr>
          <w:highlight w:val="white"/>
        </w:rPr>
        <w:t xml:space="preserve">  return x * pow(2, n);</w:t>
      </w:r>
    </w:p>
    <w:p w14:paraId="5D554D67" w14:textId="77777777" w:rsidR="00F14B05" w:rsidRPr="00903DBA" w:rsidRDefault="00F14B05" w:rsidP="00F14B05">
      <w:pPr>
        <w:pStyle w:val="Code"/>
        <w:rPr>
          <w:highlight w:val="white"/>
        </w:rPr>
      </w:pPr>
      <w:r w:rsidRPr="00903DBA">
        <w:rPr>
          <w:highlight w:val="white"/>
        </w:rPr>
        <w:t>}</w:t>
      </w:r>
    </w:p>
    <w:p w14:paraId="6BE8F18B" w14:textId="733295CF" w:rsidR="00555D55" w:rsidRPr="00903DBA" w:rsidRDefault="00574C06" w:rsidP="00574C06">
      <w:pPr>
        <w:rPr>
          <w:highlight w:val="white"/>
        </w:rPr>
      </w:pPr>
      <w:r w:rsidRPr="00903DBA">
        <w:rPr>
          <w:highlight w:val="white"/>
        </w:rPr>
        <w:t xml:space="preserve">The function </w:t>
      </w:r>
      <w:r w:rsidRPr="00903DBA">
        <w:rPr>
          <w:rStyle w:val="KeyWord0"/>
          <w:highlight w:val="white"/>
        </w:rPr>
        <w:t>frexp</w:t>
      </w:r>
      <w:r w:rsidRPr="00903DBA">
        <w:rPr>
          <w:highlight w:val="white"/>
        </w:rPr>
        <w:t xml:space="preserve"> </w:t>
      </w:r>
      <w:r w:rsidR="00D033CF" w:rsidRPr="00903DBA">
        <w:rPr>
          <w:highlight w:val="white"/>
        </w:rPr>
        <w:t xml:space="preserve">splits </w:t>
      </w:r>
      <w:r w:rsidR="00D033CF" w:rsidRPr="00903DBA">
        <w:rPr>
          <w:rStyle w:val="KeyWord0"/>
          <w:highlight w:val="white"/>
        </w:rPr>
        <w:t>x</w:t>
      </w:r>
      <w:r w:rsidR="00D033CF" w:rsidRPr="00903DBA">
        <w:rPr>
          <w:highlight w:val="white"/>
        </w:rPr>
        <w:t xml:space="preserve"> into </w:t>
      </w:r>
      <w:r w:rsidR="00A557EC" w:rsidRPr="00903DBA">
        <w:rPr>
          <w:highlight w:val="white"/>
        </w:rPr>
        <w:t xml:space="preserve">normalized fraction of </w:t>
      </w:r>
      <w:r w:rsidR="00A557EC" w:rsidRPr="00903DBA">
        <w:rPr>
          <w:rStyle w:val="KeyWord0"/>
          <w:highlight w:val="white"/>
        </w:rPr>
        <w:t>x</w:t>
      </w:r>
      <w:r w:rsidR="00C92FF8" w:rsidRPr="00903DBA">
        <w:rPr>
          <w:highlight w:val="white"/>
        </w:rPr>
        <w:t xml:space="preserve">. </w:t>
      </w:r>
      <w:r w:rsidR="003E714E" w:rsidRPr="00903DBA">
        <w:rPr>
          <w:highlight w:val="white"/>
        </w:rPr>
        <w:t>The r</w:t>
      </w:r>
      <w:r w:rsidR="00C92FF8" w:rsidRPr="00903DBA">
        <w:rPr>
          <w:highlight w:val="white"/>
        </w:rPr>
        <w:t>eturn</w:t>
      </w:r>
      <w:r w:rsidR="00F15F9C" w:rsidRPr="00903DBA">
        <w:rPr>
          <w:highlight w:val="white"/>
        </w:rPr>
        <w:t xml:space="preserve"> value</w:t>
      </w:r>
      <w:r w:rsidR="00C92FF8" w:rsidRPr="00903DBA">
        <w:rPr>
          <w:highlight w:val="white"/>
        </w:rPr>
        <w:t xml:space="preserve"> </w:t>
      </w:r>
      <w:r w:rsidR="003E714E" w:rsidRPr="00903DBA">
        <w:rPr>
          <w:highlight w:val="white"/>
        </w:rPr>
        <w:t>is within the interval from 0.5, inclusive, to 1, exclusive.</w:t>
      </w:r>
    </w:p>
    <w:p w14:paraId="17B14890" w14:textId="77777777" w:rsidR="002D4602" w:rsidRPr="00903DBA" w:rsidRDefault="002D4602" w:rsidP="002D4602">
      <w:pPr>
        <w:pStyle w:val="Code"/>
        <w:rPr>
          <w:highlight w:val="white"/>
        </w:rPr>
      </w:pPr>
      <w:r w:rsidRPr="00903DBA">
        <w:rPr>
          <w:highlight w:val="white"/>
        </w:rPr>
        <w:t>#define LN_2 0.6931471805599453094172321</w:t>
      </w:r>
    </w:p>
    <w:p w14:paraId="073979AF" w14:textId="77777777" w:rsidR="002D4602" w:rsidRPr="00903DBA" w:rsidRDefault="002D4602" w:rsidP="002D4602">
      <w:pPr>
        <w:pStyle w:val="Code"/>
        <w:rPr>
          <w:highlight w:val="white"/>
        </w:rPr>
      </w:pPr>
    </w:p>
    <w:p w14:paraId="42FDD8FC" w14:textId="77777777" w:rsidR="002D4602" w:rsidRPr="00903DBA" w:rsidRDefault="002D4602" w:rsidP="002D4602">
      <w:pPr>
        <w:pStyle w:val="Code"/>
        <w:rPr>
          <w:highlight w:val="white"/>
        </w:rPr>
      </w:pPr>
      <w:r w:rsidRPr="00903DBA">
        <w:rPr>
          <w:highlight w:val="white"/>
        </w:rPr>
        <w:t>static log2(double x) {</w:t>
      </w:r>
    </w:p>
    <w:p w14:paraId="1F7A0E0C" w14:textId="77777777" w:rsidR="002D4602" w:rsidRPr="00903DBA" w:rsidRDefault="002D4602" w:rsidP="002D4602">
      <w:pPr>
        <w:pStyle w:val="Code"/>
        <w:rPr>
          <w:highlight w:val="white"/>
        </w:rPr>
      </w:pPr>
      <w:r w:rsidRPr="00903DBA">
        <w:rPr>
          <w:highlight w:val="white"/>
        </w:rPr>
        <w:t xml:space="preserve">  return log(x) / LN_2;</w:t>
      </w:r>
    </w:p>
    <w:p w14:paraId="28799550" w14:textId="77777777" w:rsidR="002D4602" w:rsidRPr="00903DBA" w:rsidRDefault="002D4602" w:rsidP="002D4602">
      <w:pPr>
        <w:pStyle w:val="Code"/>
        <w:rPr>
          <w:highlight w:val="white"/>
        </w:rPr>
      </w:pPr>
      <w:r w:rsidRPr="00903DBA">
        <w:rPr>
          <w:highlight w:val="white"/>
        </w:rPr>
        <w:t>}</w:t>
      </w:r>
    </w:p>
    <w:p w14:paraId="5B61E551" w14:textId="77777777" w:rsidR="002D4602" w:rsidRPr="00903DBA" w:rsidRDefault="002D4602" w:rsidP="002D4602">
      <w:pPr>
        <w:pStyle w:val="Code"/>
        <w:rPr>
          <w:highlight w:val="white"/>
        </w:rPr>
      </w:pPr>
    </w:p>
    <w:p w14:paraId="55A74AA9" w14:textId="77777777" w:rsidR="002D4602" w:rsidRPr="00903DBA" w:rsidRDefault="002D4602" w:rsidP="002D4602">
      <w:pPr>
        <w:pStyle w:val="Code"/>
        <w:rPr>
          <w:highlight w:val="white"/>
        </w:rPr>
      </w:pPr>
      <w:r w:rsidRPr="00903DBA">
        <w:rPr>
          <w:highlight w:val="white"/>
        </w:rPr>
        <w:t>double frexp(double x, int* p) {</w:t>
      </w:r>
    </w:p>
    <w:p w14:paraId="0DE8275D" w14:textId="77777777" w:rsidR="002D4602" w:rsidRPr="00903DBA" w:rsidRDefault="002D4602" w:rsidP="002D4602">
      <w:pPr>
        <w:pStyle w:val="Code"/>
        <w:rPr>
          <w:highlight w:val="white"/>
        </w:rPr>
      </w:pPr>
      <w:r w:rsidRPr="00903DBA">
        <w:rPr>
          <w:highlight w:val="white"/>
        </w:rPr>
        <w:t xml:space="preserve">  if (x != 0)  {</w:t>
      </w:r>
    </w:p>
    <w:p w14:paraId="1E3AD8D4" w14:textId="77777777" w:rsidR="002D4602" w:rsidRPr="00903DBA" w:rsidRDefault="002D4602" w:rsidP="002D4602">
      <w:pPr>
        <w:pStyle w:val="Code"/>
        <w:rPr>
          <w:highlight w:val="white"/>
        </w:rPr>
      </w:pPr>
      <w:r w:rsidRPr="00903DBA">
        <w:rPr>
          <w:highlight w:val="white"/>
        </w:rPr>
        <w:t xml:space="preserve">    int exponent = (int) log2(fabs(x));</w:t>
      </w:r>
    </w:p>
    <w:p w14:paraId="529CFFC7" w14:textId="77777777" w:rsidR="002D4602" w:rsidRPr="00903DBA" w:rsidRDefault="002D4602" w:rsidP="002D4602">
      <w:pPr>
        <w:pStyle w:val="Code"/>
        <w:rPr>
          <w:highlight w:val="white"/>
        </w:rPr>
      </w:pPr>
    </w:p>
    <w:p w14:paraId="6C0D490F" w14:textId="77777777" w:rsidR="002D4602" w:rsidRPr="00903DBA" w:rsidRDefault="002D4602" w:rsidP="002D4602">
      <w:pPr>
        <w:pStyle w:val="Code"/>
        <w:rPr>
          <w:highlight w:val="white"/>
        </w:rPr>
      </w:pPr>
      <w:r w:rsidRPr="00903DBA">
        <w:rPr>
          <w:highlight w:val="white"/>
        </w:rPr>
        <w:t xml:space="preserve">    if (pow(2, exponent) &lt; x) {</w:t>
      </w:r>
    </w:p>
    <w:p w14:paraId="54B8C77F" w14:textId="77777777" w:rsidR="002D4602" w:rsidRPr="00903DBA" w:rsidRDefault="002D4602" w:rsidP="002D4602">
      <w:pPr>
        <w:pStyle w:val="Code"/>
        <w:rPr>
          <w:highlight w:val="white"/>
        </w:rPr>
      </w:pPr>
      <w:r w:rsidRPr="00903DBA">
        <w:rPr>
          <w:highlight w:val="white"/>
        </w:rPr>
        <w:t xml:space="preserve">      ++exponent;</w:t>
      </w:r>
    </w:p>
    <w:p w14:paraId="4FCA4780" w14:textId="77777777" w:rsidR="002D4602" w:rsidRPr="00903DBA" w:rsidRDefault="002D4602" w:rsidP="002D4602">
      <w:pPr>
        <w:pStyle w:val="Code"/>
        <w:rPr>
          <w:highlight w:val="white"/>
        </w:rPr>
      </w:pPr>
      <w:r w:rsidRPr="00903DBA">
        <w:rPr>
          <w:highlight w:val="white"/>
        </w:rPr>
        <w:t xml:space="preserve">    }</w:t>
      </w:r>
    </w:p>
    <w:p w14:paraId="1E25D6B7" w14:textId="77777777" w:rsidR="002D4602" w:rsidRPr="00903DBA" w:rsidRDefault="002D4602" w:rsidP="002D4602">
      <w:pPr>
        <w:pStyle w:val="Code"/>
        <w:rPr>
          <w:highlight w:val="white"/>
        </w:rPr>
      </w:pPr>
    </w:p>
    <w:p w14:paraId="2CAADC76" w14:textId="77777777" w:rsidR="002D4602" w:rsidRPr="00903DBA" w:rsidRDefault="002D4602" w:rsidP="002D4602">
      <w:pPr>
        <w:pStyle w:val="Code"/>
        <w:rPr>
          <w:highlight w:val="white"/>
        </w:rPr>
      </w:pPr>
      <w:r w:rsidRPr="00903DBA">
        <w:rPr>
          <w:highlight w:val="white"/>
        </w:rPr>
        <w:t xml:space="preserve">    if (p != NULL) {</w:t>
      </w:r>
    </w:p>
    <w:p w14:paraId="31D85443" w14:textId="77777777" w:rsidR="002D4602" w:rsidRPr="00903DBA" w:rsidRDefault="002D4602" w:rsidP="002D4602">
      <w:pPr>
        <w:pStyle w:val="Code"/>
        <w:rPr>
          <w:highlight w:val="white"/>
        </w:rPr>
      </w:pPr>
      <w:r w:rsidRPr="00903DBA">
        <w:rPr>
          <w:highlight w:val="white"/>
        </w:rPr>
        <w:t xml:space="preserve">      *p = exponent;</w:t>
      </w:r>
    </w:p>
    <w:p w14:paraId="53256D6C" w14:textId="77777777" w:rsidR="002D4602" w:rsidRPr="00903DBA" w:rsidRDefault="002D4602" w:rsidP="002D4602">
      <w:pPr>
        <w:pStyle w:val="Code"/>
        <w:rPr>
          <w:highlight w:val="white"/>
        </w:rPr>
      </w:pPr>
      <w:r w:rsidRPr="00903DBA">
        <w:rPr>
          <w:highlight w:val="white"/>
        </w:rPr>
        <w:t xml:space="preserve">    }</w:t>
      </w:r>
    </w:p>
    <w:p w14:paraId="5DE3B554" w14:textId="77777777" w:rsidR="002D4602" w:rsidRPr="00903DBA" w:rsidRDefault="002D4602" w:rsidP="002D4602">
      <w:pPr>
        <w:pStyle w:val="Code"/>
        <w:rPr>
          <w:highlight w:val="white"/>
        </w:rPr>
      </w:pPr>
    </w:p>
    <w:p w14:paraId="03B04357" w14:textId="77777777" w:rsidR="002D4602" w:rsidRPr="00903DBA" w:rsidRDefault="002D4602" w:rsidP="002D4602">
      <w:pPr>
        <w:pStyle w:val="Code"/>
        <w:rPr>
          <w:highlight w:val="white"/>
        </w:rPr>
      </w:pPr>
      <w:r w:rsidRPr="00903DBA">
        <w:rPr>
          <w:highlight w:val="white"/>
        </w:rPr>
        <w:t xml:space="preserve">    return (x / pow(2, exponent));</w:t>
      </w:r>
    </w:p>
    <w:p w14:paraId="1C1422B2" w14:textId="77777777" w:rsidR="002D4602" w:rsidRPr="00903DBA" w:rsidRDefault="002D4602" w:rsidP="002D4602">
      <w:pPr>
        <w:pStyle w:val="Code"/>
        <w:rPr>
          <w:highlight w:val="white"/>
        </w:rPr>
      </w:pPr>
      <w:r w:rsidRPr="00903DBA">
        <w:rPr>
          <w:highlight w:val="white"/>
        </w:rPr>
        <w:t xml:space="preserve">  }</w:t>
      </w:r>
    </w:p>
    <w:p w14:paraId="4B83C215" w14:textId="77777777" w:rsidR="002D4602" w:rsidRPr="00903DBA" w:rsidRDefault="002D4602" w:rsidP="002D4602">
      <w:pPr>
        <w:pStyle w:val="Code"/>
        <w:rPr>
          <w:highlight w:val="white"/>
        </w:rPr>
      </w:pPr>
      <w:r w:rsidRPr="00903DBA">
        <w:rPr>
          <w:highlight w:val="white"/>
        </w:rPr>
        <w:t xml:space="preserve">  else {</w:t>
      </w:r>
    </w:p>
    <w:p w14:paraId="18B97B0B" w14:textId="77777777" w:rsidR="002D4602" w:rsidRPr="00903DBA" w:rsidRDefault="002D4602" w:rsidP="002D4602">
      <w:pPr>
        <w:pStyle w:val="Code"/>
        <w:rPr>
          <w:highlight w:val="white"/>
        </w:rPr>
      </w:pPr>
      <w:r w:rsidRPr="00903DBA">
        <w:rPr>
          <w:highlight w:val="white"/>
        </w:rPr>
        <w:t xml:space="preserve">    if (p != NULL) {</w:t>
      </w:r>
    </w:p>
    <w:p w14:paraId="1EB21F8D" w14:textId="77777777" w:rsidR="002D4602" w:rsidRPr="00903DBA" w:rsidRDefault="002D4602" w:rsidP="002D4602">
      <w:pPr>
        <w:pStyle w:val="Code"/>
        <w:rPr>
          <w:highlight w:val="white"/>
        </w:rPr>
      </w:pPr>
      <w:r w:rsidRPr="00903DBA">
        <w:rPr>
          <w:highlight w:val="white"/>
        </w:rPr>
        <w:t xml:space="preserve">      *p = 0;</w:t>
      </w:r>
    </w:p>
    <w:p w14:paraId="327133CC" w14:textId="77777777" w:rsidR="002D4602" w:rsidRPr="00903DBA" w:rsidRDefault="002D4602" w:rsidP="002D4602">
      <w:pPr>
        <w:pStyle w:val="Code"/>
        <w:rPr>
          <w:highlight w:val="white"/>
        </w:rPr>
      </w:pPr>
      <w:r w:rsidRPr="00903DBA">
        <w:rPr>
          <w:highlight w:val="white"/>
        </w:rPr>
        <w:t xml:space="preserve">    }</w:t>
      </w:r>
    </w:p>
    <w:p w14:paraId="3BDCEF34" w14:textId="77777777" w:rsidR="002D4602" w:rsidRPr="00903DBA" w:rsidRDefault="002D4602" w:rsidP="002D4602">
      <w:pPr>
        <w:pStyle w:val="Code"/>
        <w:rPr>
          <w:highlight w:val="white"/>
        </w:rPr>
      </w:pPr>
    </w:p>
    <w:p w14:paraId="25D16C6B" w14:textId="77777777" w:rsidR="002D4602" w:rsidRPr="00903DBA" w:rsidRDefault="002D4602" w:rsidP="002D4602">
      <w:pPr>
        <w:pStyle w:val="Code"/>
        <w:rPr>
          <w:highlight w:val="white"/>
        </w:rPr>
      </w:pPr>
      <w:r w:rsidRPr="00903DBA">
        <w:rPr>
          <w:highlight w:val="white"/>
        </w:rPr>
        <w:t xml:space="preserve">    return 0;</w:t>
      </w:r>
    </w:p>
    <w:p w14:paraId="6E390622" w14:textId="77777777" w:rsidR="002D4602" w:rsidRPr="00903DBA" w:rsidRDefault="002D4602" w:rsidP="002D4602">
      <w:pPr>
        <w:pStyle w:val="Code"/>
        <w:rPr>
          <w:highlight w:val="white"/>
        </w:rPr>
      </w:pPr>
      <w:r w:rsidRPr="00903DBA">
        <w:rPr>
          <w:highlight w:val="white"/>
        </w:rPr>
        <w:t xml:space="preserve">  }</w:t>
      </w:r>
    </w:p>
    <w:p w14:paraId="1CAD2836" w14:textId="77777777" w:rsidR="002D4602" w:rsidRPr="00903DBA" w:rsidRDefault="002D4602" w:rsidP="002D4602">
      <w:pPr>
        <w:pStyle w:val="Code"/>
        <w:rPr>
          <w:highlight w:val="white"/>
        </w:rPr>
      </w:pPr>
      <w:r w:rsidRPr="00903DBA">
        <w:rPr>
          <w:highlight w:val="white"/>
        </w:rPr>
        <w:t>}</w:t>
      </w:r>
    </w:p>
    <w:p w14:paraId="6121B73D" w14:textId="77777777" w:rsidR="007730D0" w:rsidRPr="00903DBA" w:rsidRDefault="007730D0" w:rsidP="007730D0">
      <w:pPr>
        <w:pStyle w:val="Rubrik3"/>
        <w:numPr>
          <w:ilvl w:val="2"/>
          <w:numId w:val="174"/>
        </w:numPr>
        <w:rPr>
          <w:highlight w:val="white"/>
        </w:rPr>
      </w:pPr>
      <w:bookmarkStart w:id="494" w:name="_Toc57656132"/>
      <w:r w:rsidRPr="00903DBA">
        <w:rPr>
          <w:highlight w:val="white"/>
        </w:rPr>
        <w:t>Square Root</w:t>
      </w:r>
      <w:bookmarkEnd w:id="494"/>
    </w:p>
    <w:p w14:paraId="657F84FC" w14:textId="77777777" w:rsidR="007730D0" w:rsidRPr="00903DBA" w:rsidRDefault="007730D0" w:rsidP="007730D0">
      <w:pPr>
        <w:rPr>
          <w:highlight w:val="white"/>
        </w:rPr>
      </w:pPr>
      <w:r w:rsidRPr="00903DBA">
        <w:rPr>
          <w:highlight w:val="white"/>
        </w:rPr>
        <w:t xml:space="preserve">The square root </w:t>
      </w:r>
      <m:oMath>
        <m:r>
          <w:rPr>
            <w:rFonts w:ascii="Cambria Math" w:hAnsi="Cambria Math"/>
          </w:rPr>
          <m:t>r</m:t>
        </m:r>
      </m:oMath>
      <w:r w:rsidRPr="00903DBA">
        <w:rPr>
          <w:highlight w:val="white"/>
        </w:rPr>
        <w:t xml:space="preserve"> of </w:t>
      </w:r>
      <m:oMath>
        <m:r>
          <w:rPr>
            <w:rFonts w:ascii="Cambria Math" w:hAnsi="Cambria Math"/>
          </w:rPr>
          <m:t>x</m:t>
        </m:r>
      </m:oMath>
      <w:r w:rsidRPr="00903DBA">
        <w:rPr>
          <w:highlight w:val="white"/>
        </w:rPr>
        <w:t xml:space="preserve"> is for all </w:t>
      </w:r>
      <m:oMath>
        <m:r>
          <w:rPr>
            <w:rFonts w:ascii="Cambria Math" w:hAnsi="Cambria Math"/>
          </w:rPr>
          <m:t>x</m:t>
        </m:r>
        <m:r>
          <w:rPr>
            <w:rFonts w:ascii="Cambria Math" w:eastAsiaTheme="minorEastAsia" w:hAnsi="Cambria Math"/>
          </w:rPr>
          <m:t>&gt;0</m:t>
        </m:r>
      </m:oMath>
      <w:r w:rsidRPr="00903DBA">
        <w:rPr>
          <w:highlight w:val="white"/>
        </w:rPr>
        <w:t xml:space="preserve"> is iterative defined as:</w:t>
      </w:r>
    </w:p>
    <w:p w14:paraId="681DB1FA" w14:textId="77777777" w:rsidR="007730D0" w:rsidRPr="00903DBA" w:rsidRDefault="004773EA" w:rsidP="007730D0">
      <w:pPr>
        <w:rPr>
          <w:rFonts w:eastAsiaTheme="minorEastAsia"/>
          <w:highlight w:val="white"/>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=1</m:t>
                  </m:r>
                </m:e>
                <m:e>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x</m:t>
                          </m:r>
                        </m:num>
                        <m:den>
                          <m:sSub>
                            <m:sSubPr>
                              <m:ctrlPr>
                                <w:rPr>
                                  <w:rFonts w:ascii="Cambria Math" w:hAnsi="Cambria Math"/>
                                  <w:i/>
                                </w:rPr>
                              </m:ctrlPr>
                            </m:sSubPr>
                            <m:e>
                              <m:r>
                                <w:rPr>
                                  <w:rFonts w:ascii="Cambria Math" w:hAnsi="Cambria Math"/>
                                </w:rPr>
                                <m:t>r</m:t>
                              </m:r>
                            </m:e>
                            <m:sub>
                              <m:r>
                                <w:rPr>
                                  <w:rFonts w:ascii="Cambria Math" w:hAnsi="Cambria Math"/>
                                </w:rPr>
                                <m:t>i</m:t>
                              </m:r>
                            </m:sub>
                          </m:sSub>
                        </m:den>
                      </m:f>
                    </m:num>
                    <m:den>
                      <m:r>
                        <w:rPr>
                          <w:rFonts w:ascii="Cambria Math" w:hAnsi="Cambria Math"/>
                        </w:rPr>
                        <m:t>2</m:t>
                      </m:r>
                    </m:den>
                  </m:f>
                </m:e>
              </m:eqArr>
            </m:e>
          </m:d>
        </m:oMath>
      </m:oMathPara>
    </w:p>
    <w:p w14:paraId="168ABCA1" w14:textId="77777777" w:rsidR="002D4602" w:rsidRPr="00903DBA" w:rsidRDefault="002D4602" w:rsidP="002D4602">
      <w:pPr>
        <w:pStyle w:val="Code"/>
        <w:rPr>
          <w:highlight w:val="white"/>
        </w:rPr>
      </w:pPr>
      <w:r w:rsidRPr="00903DBA">
        <w:rPr>
          <w:highlight w:val="white"/>
        </w:rPr>
        <w:t>double sqrt(double x) {</w:t>
      </w:r>
    </w:p>
    <w:p w14:paraId="63732B20" w14:textId="77777777" w:rsidR="002D4602" w:rsidRPr="00903DBA" w:rsidRDefault="002D4602" w:rsidP="002D4602">
      <w:pPr>
        <w:pStyle w:val="Code"/>
        <w:rPr>
          <w:highlight w:val="white"/>
        </w:rPr>
      </w:pPr>
      <w:r w:rsidRPr="00903DBA">
        <w:rPr>
          <w:highlight w:val="white"/>
        </w:rPr>
        <w:t xml:space="preserve">  if (x &gt;= 0) {</w:t>
      </w:r>
    </w:p>
    <w:p w14:paraId="544A6522" w14:textId="77777777" w:rsidR="002D4602" w:rsidRPr="00903DBA" w:rsidRDefault="002D4602" w:rsidP="002D4602">
      <w:pPr>
        <w:pStyle w:val="Code"/>
        <w:rPr>
          <w:highlight w:val="white"/>
        </w:rPr>
      </w:pPr>
      <w:r w:rsidRPr="00903DBA">
        <w:rPr>
          <w:highlight w:val="white"/>
        </w:rPr>
        <w:t xml:space="preserve">    double root_i, root_i_plus_1 = 1;</w:t>
      </w:r>
    </w:p>
    <w:p w14:paraId="4516A284" w14:textId="77777777" w:rsidR="002D4602" w:rsidRPr="00903DBA" w:rsidRDefault="002D4602" w:rsidP="002D4602">
      <w:pPr>
        <w:pStyle w:val="Code"/>
        <w:rPr>
          <w:highlight w:val="white"/>
        </w:rPr>
      </w:pPr>
    </w:p>
    <w:p w14:paraId="106581A4" w14:textId="77777777" w:rsidR="002D4602" w:rsidRPr="00903DBA" w:rsidRDefault="002D4602" w:rsidP="002D4602">
      <w:pPr>
        <w:pStyle w:val="Code"/>
        <w:rPr>
          <w:highlight w:val="white"/>
        </w:rPr>
      </w:pPr>
      <w:r w:rsidRPr="00903DBA">
        <w:rPr>
          <w:highlight w:val="white"/>
        </w:rPr>
        <w:t xml:space="preserve">    do {</w:t>
      </w:r>
    </w:p>
    <w:p w14:paraId="212B2255" w14:textId="77777777" w:rsidR="002D4602" w:rsidRPr="00903DBA" w:rsidRDefault="002D4602" w:rsidP="002D4602">
      <w:pPr>
        <w:pStyle w:val="Code"/>
        <w:rPr>
          <w:highlight w:val="white"/>
        </w:rPr>
      </w:pPr>
      <w:r w:rsidRPr="00903DBA">
        <w:rPr>
          <w:highlight w:val="white"/>
        </w:rPr>
        <w:t xml:space="preserve">      root_i = root_i_plus_1;</w:t>
      </w:r>
    </w:p>
    <w:p w14:paraId="0ED0E1BC" w14:textId="77777777" w:rsidR="002D4602" w:rsidRPr="00903DBA" w:rsidRDefault="002D4602" w:rsidP="002D4602">
      <w:pPr>
        <w:pStyle w:val="Code"/>
        <w:rPr>
          <w:highlight w:val="white"/>
        </w:rPr>
      </w:pPr>
      <w:r w:rsidRPr="00903DBA">
        <w:rPr>
          <w:highlight w:val="white"/>
        </w:rPr>
        <w:t xml:space="preserve">      root_i_plus_1 = (root_i + (x / root_i)) / 2;</w:t>
      </w:r>
    </w:p>
    <w:p w14:paraId="7E70AE61" w14:textId="77777777" w:rsidR="002D4602" w:rsidRPr="00903DBA" w:rsidRDefault="002D4602" w:rsidP="002D4602">
      <w:pPr>
        <w:pStyle w:val="Code"/>
        <w:rPr>
          <w:highlight w:val="white"/>
        </w:rPr>
      </w:pPr>
      <w:r w:rsidRPr="00903DBA">
        <w:rPr>
          <w:highlight w:val="white"/>
        </w:rPr>
        <w:t xml:space="preserve">    } while (fabs(root_i_plus_1 - root_i) &gt;= EPSILON);</w:t>
      </w:r>
    </w:p>
    <w:p w14:paraId="43DEAB36" w14:textId="77777777" w:rsidR="002D4602" w:rsidRPr="00903DBA" w:rsidRDefault="002D4602" w:rsidP="002D4602">
      <w:pPr>
        <w:pStyle w:val="Code"/>
        <w:rPr>
          <w:highlight w:val="white"/>
        </w:rPr>
      </w:pPr>
    </w:p>
    <w:p w14:paraId="505B06B7" w14:textId="77777777" w:rsidR="002D4602" w:rsidRPr="00903DBA" w:rsidRDefault="002D4602" w:rsidP="002D4602">
      <w:pPr>
        <w:pStyle w:val="Code"/>
        <w:rPr>
          <w:highlight w:val="white"/>
        </w:rPr>
      </w:pPr>
      <w:r w:rsidRPr="00903DBA">
        <w:rPr>
          <w:highlight w:val="white"/>
        </w:rPr>
        <w:t xml:space="preserve">    return root_i_plus_1;</w:t>
      </w:r>
    </w:p>
    <w:p w14:paraId="4F1D7AFD" w14:textId="77777777" w:rsidR="002D4602" w:rsidRPr="00903DBA" w:rsidRDefault="002D4602" w:rsidP="002D4602">
      <w:pPr>
        <w:pStyle w:val="Code"/>
        <w:rPr>
          <w:highlight w:val="white"/>
        </w:rPr>
      </w:pPr>
      <w:r w:rsidRPr="00903DBA">
        <w:rPr>
          <w:highlight w:val="white"/>
        </w:rPr>
        <w:t xml:space="preserve">  }</w:t>
      </w:r>
    </w:p>
    <w:p w14:paraId="390413F4" w14:textId="77777777" w:rsidR="002D4602" w:rsidRPr="00903DBA" w:rsidRDefault="002D4602" w:rsidP="002D4602">
      <w:pPr>
        <w:pStyle w:val="Code"/>
        <w:rPr>
          <w:highlight w:val="white"/>
        </w:rPr>
      </w:pPr>
      <w:r w:rsidRPr="00903DBA">
        <w:rPr>
          <w:highlight w:val="white"/>
        </w:rPr>
        <w:t xml:space="preserve">  else {</w:t>
      </w:r>
    </w:p>
    <w:p w14:paraId="6C7E3B86" w14:textId="77777777" w:rsidR="002D4602" w:rsidRPr="00903DBA" w:rsidRDefault="002D4602" w:rsidP="002D4602">
      <w:pPr>
        <w:pStyle w:val="Code"/>
        <w:rPr>
          <w:highlight w:val="white"/>
        </w:rPr>
      </w:pPr>
      <w:r w:rsidRPr="00903DBA">
        <w:rPr>
          <w:highlight w:val="white"/>
        </w:rPr>
        <w:t xml:space="preserve">    errno = EDOM;</w:t>
      </w:r>
    </w:p>
    <w:p w14:paraId="41BE7340" w14:textId="77777777" w:rsidR="002D4602" w:rsidRPr="00903DBA" w:rsidRDefault="002D4602" w:rsidP="002D4602">
      <w:pPr>
        <w:pStyle w:val="Code"/>
        <w:rPr>
          <w:highlight w:val="white"/>
        </w:rPr>
      </w:pPr>
      <w:r w:rsidRPr="00903DBA">
        <w:rPr>
          <w:highlight w:val="white"/>
        </w:rPr>
        <w:t xml:space="preserve">    return 0;</w:t>
      </w:r>
    </w:p>
    <w:p w14:paraId="4258238F" w14:textId="77777777" w:rsidR="002D4602" w:rsidRPr="00903DBA" w:rsidRDefault="002D4602" w:rsidP="002D4602">
      <w:pPr>
        <w:pStyle w:val="Code"/>
        <w:rPr>
          <w:highlight w:val="white"/>
        </w:rPr>
      </w:pPr>
      <w:r w:rsidRPr="00903DBA">
        <w:rPr>
          <w:highlight w:val="white"/>
        </w:rPr>
        <w:t xml:space="preserve">  }</w:t>
      </w:r>
    </w:p>
    <w:p w14:paraId="4A58FF76" w14:textId="77777777" w:rsidR="002D4602" w:rsidRPr="00903DBA" w:rsidRDefault="002D4602" w:rsidP="002D4602">
      <w:pPr>
        <w:pStyle w:val="Code"/>
        <w:rPr>
          <w:highlight w:val="white"/>
        </w:rPr>
      </w:pPr>
      <w:r w:rsidRPr="00903DBA">
        <w:rPr>
          <w:highlight w:val="white"/>
        </w:rPr>
        <w:t>}</w:t>
      </w:r>
    </w:p>
    <w:p w14:paraId="4B8F8002" w14:textId="77777777" w:rsidR="00E538AD" w:rsidRPr="00903DBA" w:rsidRDefault="00E538AD" w:rsidP="00E538AD">
      <w:pPr>
        <w:pStyle w:val="Rubrik3"/>
        <w:numPr>
          <w:ilvl w:val="2"/>
          <w:numId w:val="173"/>
        </w:numPr>
        <w:rPr>
          <w:highlight w:val="white"/>
        </w:rPr>
      </w:pPr>
      <w:bookmarkStart w:id="495" w:name="_Toc57656133"/>
      <w:r w:rsidRPr="00903DBA">
        <w:rPr>
          <w:highlight w:val="white"/>
        </w:rPr>
        <w:t>Modulo Functions</w:t>
      </w:r>
      <w:bookmarkEnd w:id="495"/>
    </w:p>
    <w:p w14:paraId="5B2EA31E" w14:textId="77777777" w:rsidR="00E538AD" w:rsidRPr="00903DBA" w:rsidRDefault="00E538AD" w:rsidP="00E538AD">
      <w:pPr>
        <w:rPr>
          <w:highlight w:val="white"/>
        </w:rPr>
      </w:pPr>
      <w:r w:rsidRPr="00903DBA">
        <w:rPr>
          <w:highlight w:val="white"/>
        </w:rPr>
        <w:t xml:space="preserve">The </w:t>
      </w:r>
      <w:r w:rsidRPr="00903DBA">
        <w:rPr>
          <w:rStyle w:val="KeyWord0"/>
          <w:highlight w:val="white"/>
        </w:rPr>
        <w:t>modf</w:t>
      </w:r>
      <w:r w:rsidRPr="00903DBA">
        <w:rPr>
          <w:highlight w:val="white"/>
        </w:rPr>
        <w:t xml:space="preserve"> function split </w:t>
      </w:r>
      <w:r w:rsidRPr="00903DBA">
        <w:rPr>
          <w:rStyle w:val="KeyWord0"/>
          <w:highlight w:val="white"/>
        </w:rPr>
        <w:t>x</w:t>
      </w:r>
      <w:r w:rsidRPr="00903DBA">
        <w:rPr>
          <w:highlight w:val="white"/>
        </w:rPr>
        <w:t xml:space="preserve"> into a integral and fractional part. The integral is returned, and the fractional part is assigned the value that </w:t>
      </w:r>
      <w:r w:rsidRPr="00903DBA">
        <w:rPr>
          <w:rStyle w:val="KeyWord0"/>
          <w:highlight w:val="white"/>
        </w:rPr>
        <w:t>p</w:t>
      </w:r>
      <w:r w:rsidRPr="00903DBA">
        <w:rPr>
          <w:highlight w:val="white"/>
        </w:rPr>
        <w:t xml:space="preserve"> points at, if it is not null. The integral and fractional values hold the same sign as the original value.</w:t>
      </w:r>
    </w:p>
    <w:p w14:paraId="78638B24" w14:textId="77777777" w:rsidR="002D4602" w:rsidRPr="00903DBA" w:rsidRDefault="002D4602" w:rsidP="002D4602">
      <w:pPr>
        <w:pStyle w:val="Code"/>
        <w:rPr>
          <w:highlight w:val="white"/>
        </w:rPr>
      </w:pPr>
      <w:r w:rsidRPr="00903DBA">
        <w:rPr>
          <w:highlight w:val="white"/>
        </w:rPr>
        <w:t>double modf(double x, double* p) {</w:t>
      </w:r>
    </w:p>
    <w:p w14:paraId="1DDDD0F4" w14:textId="77777777" w:rsidR="002D4602" w:rsidRPr="00903DBA" w:rsidRDefault="002D4602" w:rsidP="002D4602">
      <w:pPr>
        <w:pStyle w:val="Code"/>
        <w:rPr>
          <w:highlight w:val="white"/>
        </w:rPr>
      </w:pPr>
      <w:r w:rsidRPr="00903DBA">
        <w:rPr>
          <w:highlight w:val="white"/>
        </w:rPr>
        <w:t xml:space="preserve">  double abs_x = fabs(x),</w:t>
      </w:r>
    </w:p>
    <w:p w14:paraId="61A5D144" w14:textId="2D26ACAF" w:rsidR="002D4602" w:rsidRPr="00903DBA" w:rsidRDefault="002D4602" w:rsidP="002D4602">
      <w:pPr>
        <w:pStyle w:val="Code"/>
        <w:rPr>
          <w:highlight w:val="white"/>
        </w:rPr>
      </w:pPr>
      <w:r w:rsidRPr="00903DBA">
        <w:rPr>
          <w:highlight w:val="white"/>
        </w:rPr>
        <w:t xml:space="preserve">  integral = (double) ((long) abs_x),</w:t>
      </w:r>
    </w:p>
    <w:p w14:paraId="315A197C" w14:textId="15521708" w:rsidR="002D4602" w:rsidRPr="00903DBA" w:rsidRDefault="002D4602" w:rsidP="002D4602">
      <w:pPr>
        <w:pStyle w:val="Code"/>
        <w:rPr>
          <w:highlight w:val="white"/>
        </w:rPr>
      </w:pPr>
      <w:r w:rsidRPr="00903DBA">
        <w:rPr>
          <w:highlight w:val="white"/>
        </w:rPr>
        <w:t xml:space="preserve">  fractional = abs_x - integral;</w:t>
      </w:r>
    </w:p>
    <w:p w14:paraId="68908695" w14:textId="77777777" w:rsidR="002D4602" w:rsidRPr="00903DBA" w:rsidRDefault="002D4602" w:rsidP="002D4602">
      <w:pPr>
        <w:pStyle w:val="Code"/>
        <w:rPr>
          <w:highlight w:val="white"/>
        </w:rPr>
      </w:pPr>
    </w:p>
    <w:p w14:paraId="0B87E87C" w14:textId="77777777" w:rsidR="002D4602" w:rsidRPr="00903DBA" w:rsidRDefault="002D4602" w:rsidP="002D4602">
      <w:pPr>
        <w:pStyle w:val="Code"/>
        <w:rPr>
          <w:highlight w:val="white"/>
        </w:rPr>
      </w:pPr>
      <w:r w:rsidRPr="00903DBA">
        <w:rPr>
          <w:highlight w:val="white"/>
        </w:rPr>
        <w:t xml:space="preserve">  if (p != NULL)  {</w:t>
      </w:r>
    </w:p>
    <w:p w14:paraId="77EE952A" w14:textId="77777777" w:rsidR="002D4602" w:rsidRPr="00903DBA" w:rsidRDefault="002D4602" w:rsidP="002D4602">
      <w:pPr>
        <w:pStyle w:val="Code"/>
        <w:rPr>
          <w:highlight w:val="white"/>
        </w:rPr>
      </w:pPr>
      <w:r w:rsidRPr="00903DBA">
        <w:rPr>
          <w:highlight w:val="white"/>
        </w:rPr>
        <w:t xml:space="preserve">    *p = (x &gt; 0) ? integral : -integral;</w:t>
      </w:r>
    </w:p>
    <w:p w14:paraId="16DD6E56" w14:textId="77777777" w:rsidR="002D4602" w:rsidRPr="00903DBA" w:rsidRDefault="002D4602" w:rsidP="002D4602">
      <w:pPr>
        <w:pStyle w:val="Code"/>
        <w:rPr>
          <w:highlight w:val="white"/>
        </w:rPr>
      </w:pPr>
      <w:r w:rsidRPr="00903DBA">
        <w:rPr>
          <w:highlight w:val="white"/>
        </w:rPr>
        <w:t xml:space="preserve">  }</w:t>
      </w:r>
    </w:p>
    <w:p w14:paraId="47DE994E" w14:textId="77777777" w:rsidR="002D4602" w:rsidRPr="00903DBA" w:rsidRDefault="002D4602" w:rsidP="002D4602">
      <w:pPr>
        <w:pStyle w:val="Code"/>
        <w:rPr>
          <w:highlight w:val="white"/>
        </w:rPr>
      </w:pPr>
    </w:p>
    <w:p w14:paraId="41AC2ACA" w14:textId="77777777" w:rsidR="002D4602" w:rsidRPr="00903DBA" w:rsidRDefault="002D4602" w:rsidP="002D4602">
      <w:pPr>
        <w:pStyle w:val="Code"/>
        <w:rPr>
          <w:highlight w:val="white"/>
        </w:rPr>
      </w:pPr>
      <w:r w:rsidRPr="00903DBA">
        <w:rPr>
          <w:highlight w:val="white"/>
        </w:rPr>
        <w:t xml:space="preserve">  return (x &gt; 0) ? fractional : -fractional; </w:t>
      </w:r>
    </w:p>
    <w:p w14:paraId="04F25EFA" w14:textId="77777777" w:rsidR="002D4602" w:rsidRPr="00903DBA" w:rsidRDefault="002D4602" w:rsidP="002D4602">
      <w:pPr>
        <w:pStyle w:val="Code"/>
        <w:rPr>
          <w:highlight w:val="white"/>
        </w:rPr>
      </w:pPr>
      <w:r w:rsidRPr="00903DBA">
        <w:rPr>
          <w:highlight w:val="white"/>
        </w:rPr>
        <w:t>}</w:t>
      </w:r>
    </w:p>
    <w:p w14:paraId="3FB4F286" w14:textId="77777777" w:rsidR="00E538AD" w:rsidRPr="00903DBA" w:rsidRDefault="00E538AD" w:rsidP="00E538AD">
      <w:pPr>
        <w:rPr>
          <w:highlight w:val="white"/>
        </w:rPr>
      </w:pPr>
      <w:r w:rsidRPr="00903DBA">
        <w:rPr>
          <w:highlight w:val="white"/>
        </w:rPr>
        <w:t xml:space="preserve">The </w:t>
      </w:r>
      <w:r w:rsidRPr="00903DBA">
        <w:rPr>
          <w:rStyle w:val="KeyWord0"/>
          <w:highlight w:val="white"/>
        </w:rPr>
        <w:t>fmod</w:t>
      </w:r>
      <w:r w:rsidRPr="00903DBA">
        <w:rPr>
          <w:highlight w:val="white"/>
        </w:rPr>
        <w:t xml:space="preserve"> function returns the floating-point remainder of </w:t>
      </w:r>
      <w:r w:rsidRPr="00903DBA">
        <w:rPr>
          <w:rStyle w:val="KeyWord0"/>
          <w:highlight w:val="white"/>
        </w:rPr>
        <w:t>x</w:t>
      </w:r>
      <w:r w:rsidRPr="00903DBA">
        <w:rPr>
          <w:highlight w:val="white"/>
        </w:rPr>
        <w:t xml:space="preserve"> / </w:t>
      </w:r>
      <w:r w:rsidRPr="00903DBA">
        <w:rPr>
          <w:rStyle w:val="KeyWord0"/>
          <w:highlight w:val="white"/>
        </w:rPr>
        <w:t>y</w:t>
      </w:r>
      <w:r w:rsidRPr="00903DBA">
        <w:rPr>
          <w:highlight w:val="white"/>
        </w:rPr>
        <w:t xml:space="preserve">, with the same sign as </w:t>
      </w:r>
      <w:r w:rsidRPr="00903DBA">
        <w:rPr>
          <w:rStyle w:val="KeyWord0"/>
          <w:highlight w:val="white"/>
        </w:rPr>
        <w:t>x</w:t>
      </w:r>
      <w:r w:rsidRPr="00903DBA">
        <w:rPr>
          <w:highlight w:val="white"/>
        </w:rPr>
        <w:t>.</w:t>
      </w:r>
    </w:p>
    <w:p w14:paraId="65702A57" w14:textId="77777777" w:rsidR="002D4602" w:rsidRPr="00903DBA" w:rsidRDefault="002D4602" w:rsidP="002D4602">
      <w:pPr>
        <w:pStyle w:val="Code"/>
        <w:rPr>
          <w:highlight w:val="white"/>
        </w:rPr>
      </w:pPr>
      <w:r w:rsidRPr="00903DBA">
        <w:rPr>
          <w:highlight w:val="white"/>
        </w:rPr>
        <w:t>double fmod(double x, double y) {</w:t>
      </w:r>
    </w:p>
    <w:p w14:paraId="1B15278C" w14:textId="77777777" w:rsidR="002D4602" w:rsidRPr="00903DBA" w:rsidRDefault="002D4602" w:rsidP="002D4602">
      <w:pPr>
        <w:pStyle w:val="Code"/>
        <w:rPr>
          <w:highlight w:val="white"/>
        </w:rPr>
      </w:pPr>
      <w:r w:rsidRPr="00903DBA">
        <w:rPr>
          <w:highlight w:val="white"/>
        </w:rPr>
        <w:t xml:space="preserve">  if (y != 0) {</w:t>
      </w:r>
    </w:p>
    <w:p w14:paraId="159AD478" w14:textId="77777777" w:rsidR="002D4602" w:rsidRPr="00903DBA" w:rsidRDefault="002D4602" w:rsidP="002D4602">
      <w:pPr>
        <w:pStyle w:val="Code"/>
        <w:rPr>
          <w:highlight w:val="white"/>
        </w:rPr>
      </w:pPr>
      <w:r w:rsidRPr="00903DBA">
        <w:rPr>
          <w:highlight w:val="white"/>
        </w:rPr>
        <w:t xml:space="preserve">    double remainder = fabs(x - (y * ((int) (x / y))));</w:t>
      </w:r>
    </w:p>
    <w:p w14:paraId="6FD5B251" w14:textId="77777777" w:rsidR="002D4602" w:rsidRPr="00903DBA" w:rsidRDefault="002D4602" w:rsidP="002D4602">
      <w:pPr>
        <w:pStyle w:val="Code"/>
        <w:rPr>
          <w:highlight w:val="white"/>
        </w:rPr>
      </w:pPr>
      <w:r w:rsidRPr="00903DBA">
        <w:rPr>
          <w:highlight w:val="white"/>
        </w:rPr>
        <w:t xml:space="preserve">    return (x &gt; 0) ? remainder : -remainder;</w:t>
      </w:r>
    </w:p>
    <w:p w14:paraId="7426CC80" w14:textId="77777777" w:rsidR="002D4602" w:rsidRPr="00903DBA" w:rsidRDefault="002D4602" w:rsidP="002D4602">
      <w:pPr>
        <w:pStyle w:val="Code"/>
        <w:rPr>
          <w:highlight w:val="white"/>
        </w:rPr>
      </w:pPr>
      <w:r w:rsidRPr="00903DBA">
        <w:rPr>
          <w:highlight w:val="white"/>
        </w:rPr>
        <w:t xml:space="preserve">  }</w:t>
      </w:r>
    </w:p>
    <w:p w14:paraId="6B76BEC4" w14:textId="77777777" w:rsidR="00E538AD" w:rsidRPr="00903DBA" w:rsidRDefault="00E538AD" w:rsidP="00E538AD">
      <w:pPr>
        <w:rPr>
          <w:highlight w:val="white"/>
        </w:rPr>
      </w:pPr>
      <w:r w:rsidRPr="00903DBA">
        <w:rPr>
          <w:highlight w:val="white"/>
        </w:rPr>
        <w:t xml:space="preserve">If </w:t>
      </w:r>
      <w:r w:rsidRPr="00903DBA">
        <w:rPr>
          <w:rStyle w:val="KeyWord0"/>
          <w:highlight w:val="white"/>
        </w:rPr>
        <w:t>y</w:t>
      </w:r>
      <w:r w:rsidRPr="00903DBA">
        <w:rPr>
          <w:highlight w:val="white"/>
        </w:rPr>
        <w:t xml:space="preserve"> is zero, we have division by zero, we report a domain error and return zero.</w:t>
      </w:r>
    </w:p>
    <w:p w14:paraId="0807C5D3" w14:textId="77777777" w:rsidR="002D4602" w:rsidRPr="00903DBA" w:rsidRDefault="002D4602" w:rsidP="002D4602">
      <w:pPr>
        <w:pStyle w:val="Code"/>
        <w:rPr>
          <w:highlight w:val="white"/>
        </w:rPr>
      </w:pPr>
      <w:r w:rsidRPr="00903DBA">
        <w:rPr>
          <w:highlight w:val="white"/>
        </w:rPr>
        <w:t xml:space="preserve">  else {</w:t>
      </w:r>
    </w:p>
    <w:p w14:paraId="2D3CF75C" w14:textId="77777777" w:rsidR="002D4602" w:rsidRPr="00903DBA" w:rsidRDefault="002D4602" w:rsidP="002D4602">
      <w:pPr>
        <w:pStyle w:val="Code"/>
        <w:rPr>
          <w:highlight w:val="white"/>
        </w:rPr>
      </w:pPr>
      <w:r w:rsidRPr="00903DBA">
        <w:rPr>
          <w:highlight w:val="white"/>
        </w:rPr>
        <w:t xml:space="preserve">    errno = EDOM;</w:t>
      </w:r>
    </w:p>
    <w:p w14:paraId="16EA57BF" w14:textId="77777777" w:rsidR="002D4602" w:rsidRPr="00903DBA" w:rsidRDefault="002D4602" w:rsidP="002D4602">
      <w:pPr>
        <w:pStyle w:val="Code"/>
        <w:rPr>
          <w:highlight w:val="white"/>
        </w:rPr>
      </w:pPr>
      <w:r w:rsidRPr="00903DBA">
        <w:rPr>
          <w:highlight w:val="white"/>
        </w:rPr>
        <w:t xml:space="preserve">    return 0;</w:t>
      </w:r>
    </w:p>
    <w:p w14:paraId="3734ED44" w14:textId="77777777" w:rsidR="002D4602" w:rsidRPr="00903DBA" w:rsidRDefault="002D4602" w:rsidP="002D4602">
      <w:pPr>
        <w:pStyle w:val="Code"/>
        <w:rPr>
          <w:highlight w:val="white"/>
        </w:rPr>
      </w:pPr>
      <w:r w:rsidRPr="00903DBA">
        <w:rPr>
          <w:highlight w:val="white"/>
        </w:rPr>
        <w:t xml:space="preserve">  }</w:t>
      </w:r>
    </w:p>
    <w:p w14:paraId="047F09FF" w14:textId="77777777" w:rsidR="002D4602" w:rsidRPr="00903DBA" w:rsidRDefault="002D4602" w:rsidP="002D4602">
      <w:pPr>
        <w:pStyle w:val="Code"/>
        <w:rPr>
          <w:highlight w:val="white"/>
        </w:rPr>
      </w:pPr>
      <w:r w:rsidRPr="00903DBA">
        <w:rPr>
          <w:highlight w:val="white"/>
        </w:rPr>
        <w:t>}</w:t>
      </w:r>
    </w:p>
    <w:p w14:paraId="71C916F1" w14:textId="418E3804" w:rsidR="00E538AD" w:rsidRPr="00903DBA" w:rsidRDefault="00E538AD" w:rsidP="00E538AD">
      <w:pPr>
        <w:pStyle w:val="Code"/>
        <w:rPr>
          <w:highlight w:val="white"/>
        </w:rPr>
      </w:pPr>
    </w:p>
    <w:p w14:paraId="609F4504" w14:textId="03E240DD" w:rsidR="00B63C3B" w:rsidRPr="00903DBA" w:rsidRDefault="00B63C3B" w:rsidP="00B63C3B">
      <w:pPr>
        <w:pStyle w:val="Rubrik3"/>
        <w:rPr>
          <w:highlight w:val="white"/>
        </w:rPr>
      </w:pPr>
      <w:bookmarkStart w:id="496" w:name="_Toc57656134"/>
      <w:r w:rsidRPr="00903DBA">
        <w:rPr>
          <w:highlight w:val="white"/>
        </w:rPr>
        <w:t>Trigonometric Functions</w:t>
      </w:r>
      <w:bookmarkEnd w:id="496"/>
    </w:p>
    <w:p w14:paraId="5A3BF2D0" w14:textId="77777777" w:rsidR="007B0AD1" w:rsidRPr="00903DBA" w:rsidRDefault="00C918B6" w:rsidP="007B0AD1">
      <w:pPr>
        <w:rPr>
          <w:highlight w:val="white"/>
        </w:rPr>
      </w:pPr>
      <w:r w:rsidRPr="00903DBA">
        <w:rPr>
          <w:highlight w:val="white"/>
        </w:rPr>
        <w:t xml:space="preserve">The sine function </w:t>
      </w:r>
      <w:r w:rsidR="00AF0BF4" w:rsidRPr="00903DBA">
        <w:rPr>
          <w:highlight w:val="white"/>
        </w:rPr>
        <w:t xml:space="preserve">is defined </w:t>
      </w:r>
      <w:r w:rsidR="00B63C3B" w:rsidRPr="00903DBA">
        <w:rPr>
          <w:highlight w:val="white"/>
        </w:rPr>
        <w:t xml:space="preserve">for all </w:t>
      </w:r>
      <m:oMath>
        <m:r>
          <w:rPr>
            <w:rFonts w:ascii="Cambria Math" w:hAnsi="Cambria Math"/>
            <w:highlight w:val="white"/>
          </w:rPr>
          <m:t>x</m:t>
        </m:r>
      </m:oMath>
      <w:r w:rsidR="00B63C3B" w:rsidRPr="00903DBA">
        <w:rPr>
          <w:rFonts w:eastAsiaTheme="minorEastAsia"/>
          <w:highlight w:val="white"/>
        </w:rPr>
        <w:t xml:space="preserve"> </w:t>
      </w:r>
      <w:r w:rsidR="00AF0BF4" w:rsidRPr="00903DBA">
        <w:rPr>
          <w:highlight w:val="white"/>
        </w:rPr>
        <w:t>as follows:</w:t>
      </w:r>
    </w:p>
    <w:p w14:paraId="5237834B" w14:textId="4621A856" w:rsidR="00555D55" w:rsidRPr="00903DBA" w:rsidRDefault="004773EA" w:rsidP="007B0AD1">
      <w:pPr>
        <w:rPr>
          <w:highlight w:val="white"/>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sin</m:t>
              </m:r>
              <m:ctrlPr>
                <w:rPr>
                  <w:rFonts w:ascii="Cambria Math" w:eastAsiaTheme="minorEastAsia" w:hAnsi="Cambria Math"/>
                  <w:i/>
                  <w:noProof/>
                  <w:highlight w:val="white"/>
                </w:rPr>
              </m:ctrlP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r>
                  <m:rPr>
                    <m:sty m:val="p"/>
                  </m:rPr>
                  <w:rPr>
                    <w:rFonts w:ascii="Cambria Math" w:hAnsi="Cambria Math"/>
                  </w:rPr>
                  <m:t>sin⁡</m:t>
                </m:r>
                <m:d>
                  <m:dPr>
                    <m:ctrlPr>
                      <w:rPr>
                        <w:rFonts w:ascii="Cambria Math" w:hAnsi="Cambria Math"/>
                        <w:i/>
                      </w:rPr>
                    </m:ctrlPr>
                  </m:dPr>
                  <m:e>
                    <m:r>
                      <w:rPr>
                        <w:rFonts w:ascii="Cambria Math" w:hAnsi="Cambria Math"/>
                      </w:rPr>
                      <m:t>x+2πn</m:t>
                    </m:r>
                  </m:e>
                </m:d>
              </m:e>
              <m:e>
                <m:r>
                  <w:rPr>
                    <w:rFonts w:ascii="Cambria Math" w:hAnsi="Cambria Math"/>
                  </w:rPr>
                  <m:t>n</m:t>
                </m:r>
                <m:r>
                  <m:rPr>
                    <m:scr m:val="double-struck"/>
                  </m:rPr>
                  <w:rPr>
                    <w:rFonts w:ascii="Cambria Math" w:hAnsi="Cambria Math"/>
                  </w:rPr>
                  <m:t>∈Z</m:t>
                </m:r>
              </m:e>
            </m:mr>
          </m:m>
        </m:oMath>
      </m:oMathPara>
    </w:p>
    <w:p w14:paraId="45037035" w14:textId="285B26CC" w:rsidR="00F361B9" w:rsidRPr="00903DBA" w:rsidRDefault="004773EA" w:rsidP="00F361B9">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sin</m:t>
              </m:r>
              <m:ctrlPr>
                <w:rPr>
                  <w:rFonts w:ascii="Cambria Math" w:eastAsiaTheme="minorEastAsia" w:hAnsi="Cambria Math"/>
                  <w:i/>
                  <w:noProof/>
                  <w:highlight w:val="white"/>
                </w:rPr>
              </m:ctrlPr>
            </m:fName>
            <m:e>
              <m:r>
                <w:rPr>
                  <w:rFonts w:ascii="Cambria Math" w:eastAsiaTheme="minorEastAsia" w:hAnsi="Cambria Math"/>
                  <w:noProof/>
                </w:rPr>
                <m:t>x</m:t>
              </m:r>
            </m:e>
          </m:func>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2i+1</m:t>
                      </m:r>
                    </m:sup>
                  </m:sSup>
                </m:num>
                <m:den>
                  <m:d>
                    <m:dPr>
                      <m:ctrlPr>
                        <w:rPr>
                          <w:rFonts w:ascii="Cambria Math" w:hAnsi="Cambria Math"/>
                          <w:i/>
                        </w:rPr>
                      </m:ctrlPr>
                    </m:dPr>
                    <m:e>
                      <m:r>
                        <w:rPr>
                          <w:rFonts w:ascii="Cambria Math" w:hAnsi="Cambria Math"/>
                        </w:rPr>
                        <m:t>2i+1</m:t>
                      </m:r>
                    </m:e>
                  </m:d>
                  <m:r>
                    <w:rPr>
                      <w:rFonts w:ascii="Cambria Math" w:hAnsi="Cambria Math"/>
                    </w:rPr>
                    <m:t>!</m:t>
                  </m:r>
                </m:den>
              </m:f>
            </m:e>
          </m:nary>
        </m:oMath>
      </m:oMathPara>
    </w:p>
    <w:p w14:paraId="7BB3442B" w14:textId="77777777" w:rsidR="00CF1637" w:rsidRPr="00903DBA" w:rsidRDefault="00CF1637" w:rsidP="00CF1637">
      <w:pPr>
        <w:pStyle w:val="Code"/>
        <w:rPr>
          <w:highlight w:val="white"/>
        </w:rPr>
      </w:pPr>
      <w:r w:rsidRPr="00903DBA">
        <w:rPr>
          <w:highlight w:val="white"/>
        </w:rPr>
        <w:t>double sin(double x) {</w:t>
      </w:r>
    </w:p>
    <w:p w14:paraId="274B0DC6" w14:textId="77777777" w:rsidR="00CF1637" w:rsidRPr="00903DBA" w:rsidRDefault="00CF1637" w:rsidP="00CF1637">
      <w:pPr>
        <w:pStyle w:val="Code"/>
        <w:rPr>
          <w:highlight w:val="white"/>
        </w:rPr>
      </w:pPr>
      <w:r w:rsidRPr="00903DBA">
        <w:rPr>
          <w:highlight w:val="white"/>
        </w:rPr>
        <w:t xml:space="preserve">  if (fabs(x) &gt; (2 * PI)) {</w:t>
      </w:r>
    </w:p>
    <w:p w14:paraId="055C2AFE" w14:textId="77777777" w:rsidR="00CF1637" w:rsidRPr="00903DBA" w:rsidRDefault="00CF1637" w:rsidP="00CF1637">
      <w:pPr>
        <w:pStyle w:val="Code"/>
        <w:rPr>
          <w:highlight w:val="white"/>
        </w:rPr>
      </w:pPr>
      <w:r w:rsidRPr="00903DBA">
        <w:rPr>
          <w:highlight w:val="white"/>
        </w:rPr>
        <w:t xml:space="preserve">    x = fmod(x, 2 * PI);</w:t>
      </w:r>
    </w:p>
    <w:p w14:paraId="3BE9FF61" w14:textId="77777777" w:rsidR="00CF1637" w:rsidRPr="00903DBA" w:rsidRDefault="00CF1637" w:rsidP="00CF1637">
      <w:pPr>
        <w:pStyle w:val="Code"/>
        <w:rPr>
          <w:highlight w:val="white"/>
        </w:rPr>
      </w:pPr>
      <w:r w:rsidRPr="00903DBA">
        <w:rPr>
          <w:highlight w:val="white"/>
        </w:rPr>
        <w:t xml:space="preserve">  }</w:t>
      </w:r>
    </w:p>
    <w:p w14:paraId="1AF7136B" w14:textId="77777777" w:rsidR="00CF1637" w:rsidRPr="00903DBA" w:rsidRDefault="00CF1637" w:rsidP="00CF1637">
      <w:pPr>
        <w:pStyle w:val="Code"/>
        <w:rPr>
          <w:highlight w:val="white"/>
        </w:rPr>
      </w:pPr>
    </w:p>
    <w:p w14:paraId="13B0A7EC" w14:textId="77777777" w:rsidR="00CF1637" w:rsidRPr="00903DBA" w:rsidRDefault="00CF1637" w:rsidP="00CF1637">
      <w:pPr>
        <w:pStyle w:val="Code"/>
        <w:rPr>
          <w:highlight w:val="white"/>
        </w:rPr>
      </w:pPr>
      <w:r w:rsidRPr="00903DBA">
        <w:rPr>
          <w:highlight w:val="white"/>
        </w:rPr>
        <w:t xml:space="preserve">  { double index = 1, term, sum = 0, sign = 1, power = x, faculty = 1;</w:t>
      </w:r>
    </w:p>
    <w:p w14:paraId="7B26B71D" w14:textId="77777777" w:rsidR="00CF1637" w:rsidRPr="00903DBA" w:rsidRDefault="00CF1637" w:rsidP="00CF1637">
      <w:pPr>
        <w:pStyle w:val="Code"/>
        <w:rPr>
          <w:highlight w:val="white"/>
        </w:rPr>
      </w:pPr>
    </w:p>
    <w:p w14:paraId="174BBE16" w14:textId="77777777" w:rsidR="00CF1637" w:rsidRPr="00903DBA" w:rsidRDefault="00CF1637" w:rsidP="00CF1637">
      <w:pPr>
        <w:pStyle w:val="Code"/>
        <w:rPr>
          <w:highlight w:val="white"/>
        </w:rPr>
      </w:pPr>
      <w:r w:rsidRPr="00903DBA">
        <w:rPr>
          <w:highlight w:val="white"/>
        </w:rPr>
        <w:t xml:space="preserve">    do {</w:t>
      </w:r>
    </w:p>
    <w:p w14:paraId="4FC810DB" w14:textId="77777777" w:rsidR="00CF1637" w:rsidRPr="00903DBA" w:rsidRDefault="00CF1637" w:rsidP="00CF1637">
      <w:pPr>
        <w:pStyle w:val="Code"/>
        <w:rPr>
          <w:highlight w:val="white"/>
        </w:rPr>
      </w:pPr>
      <w:r w:rsidRPr="00903DBA">
        <w:rPr>
          <w:highlight w:val="white"/>
        </w:rPr>
        <w:t xml:space="preserve">      term = sign * power / faculty;</w:t>
      </w:r>
    </w:p>
    <w:p w14:paraId="493B8A9C" w14:textId="77777777" w:rsidR="00CF1637" w:rsidRPr="00903DBA" w:rsidRDefault="00CF1637" w:rsidP="00CF1637">
      <w:pPr>
        <w:pStyle w:val="Code"/>
        <w:rPr>
          <w:highlight w:val="white"/>
        </w:rPr>
      </w:pPr>
      <w:r w:rsidRPr="00903DBA">
        <w:rPr>
          <w:highlight w:val="white"/>
        </w:rPr>
        <w:t xml:space="preserve">      sum += term;</w:t>
      </w:r>
    </w:p>
    <w:p w14:paraId="0C414F7A" w14:textId="77777777" w:rsidR="00CF1637" w:rsidRPr="00903DBA" w:rsidRDefault="00CF1637" w:rsidP="00CF1637">
      <w:pPr>
        <w:pStyle w:val="Code"/>
        <w:rPr>
          <w:highlight w:val="white"/>
        </w:rPr>
      </w:pPr>
      <w:r w:rsidRPr="00903DBA">
        <w:rPr>
          <w:highlight w:val="white"/>
        </w:rPr>
        <w:t xml:space="preserve">      sign *= -1;</w:t>
      </w:r>
    </w:p>
    <w:p w14:paraId="4092B5C4" w14:textId="77777777" w:rsidR="00CF1637" w:rsidRPr="00903DBA" w:rsidRDefault="00CF1637" w:rsidP="00CF1637">
      <w:pPr>
        <w:pStyle w:val="Code"/>
        <w:rPr>
          <w:highlight w:val="white"/>
        </w:rPr>
      </w:pPr>
      <w:r w:rsidRPr="00903DBA">
        <w:rPr>
          <w:highlight w:val="white"/>
        </w:rPr>
        <w:t xml:space="preserve">      power *= x * x;</w:t>
      </w:r>
    </w:p>
    <w:p w14:paraId="5753EDC1" w14:textId="77777777" w:rsidR="00CF1637" w:rsidRPr="00903DBA" w:rsidRDefault="00CF1637" w:rsidP="00CF1637">
      <w:pPr>
        <w:pStyle w:val="Code"/>
        <w:rPr>
          <w:highlight w:val="white"/>
        </w:rPr>
      </w:pPr>
      <w:r w:rsidRPr="00903DBA">
        <w:rPr>
          <w:highlight w:val="white"/>
        </w:rPr>
        <w:t xml:space="preserve">      faculty *= ++index * ++index;</w:t>
      </w:r>
    </w:p>
    <w:p w14:paraId="49D4DEE1" w14:textId="77777777" w:rsidR="00CF1637" w:rsidRPr="00903DBA" w:rsidRDefault="00CF1637" w:rsidP="00CF1637">
      <w:pPr>
        <w:pStyle w:val="Code"/>
        <w:rPr>
          <w:highlight w:val="white"/>
        </w:rPr>
      </w:pPr>
      <w:r w:rsidRPr="00903DBA">
        <w:rPr>
          <w:highlight w:val="white"/>
        </w:rPr>
        <w:t xml:space="preserve">    } while (fabs(term) &gt;= EPSILON);</w:t>
      </w:r>
    </w:p>
    <w:p w14:paraId="06772872" w14:textId="77777777" w:rsidR="00CF1637" w:rsidRPr="00903DBA" w:rsidRDefault="00CF1637" w:rsidP="00CF1637">
      <w:pPr>
        <w:pStyle w:val="Code"/>
        <w:rPr>
          <w:highlight w:val="white"/>
        </w:rPr>
      </w:pPr>
    </w:p>
    <w:p w14:paraId="24575490" w14:textId="77777777" w:rsidR="00CF1637" w:rsidRPr="00903DBA" w:rsidRDefault="00CF1637" w:rsidP="00CF1637">
      <w:pPr>
        <w:pStyle w:val="Code"/>
        <w:rPr>
          <w:highlight w:val="white"/>
        </w:rPr>
      </w:pPr>
      <w:r w:rsidRPr="00903DBA">
        <w:rPr>
          <w:highlight w:val="white"/>
        </w:rPr>
        <w:t xml:space="preserve">    return sum;</w:t>
      </w:r>
    </w:p>
    <w:p w14:paraId="4553E62A" w14:textId="77777777" w:rsidR="00CF1637" w:rsidRPr="00903DBA" w:rsidRDefault="00CF1637" w:rsidP="00CF1637">
      <w:pPr>
        <w:pStyle w:val="Code"/>
        <w:rPr>
          <w:highlight w:val="white"/>
        </w:rPr>
      </w:pPr>
      <w:r w:rsidRPr="00903DBA">
        <w:rPr>
          <w:highlight w:val="white"/>
        </w:rPr>
        <w:t xml:space="preserve">  }</w:t>
      </w:r>
    </w:p>
    <w:p w14:paraId="3EB1A888" w14:textId="77777777" w:rsidR="00CF1637" w:rsidRPr="00903DBA" w:rsidRDefault="00CF1637" w:rsidP="00CF1637">
      <w:pPr>
        <w:pStyle w:val="Code"/>
        <w:rPr>
          <w:highlight w:val="white"/>
        </w:rPr>
      </w:pPr>
      <w:r w:rsidRPr="00903DBA">
        <w:rPr>
          <w:highlight w:val="white"/>
        </w:rPr>
        <w:t>}</w:t>
      </w:r>
    </w:p>
    <w:p w14:paraId="4DD97649" w14:textId="6A740459" w:rsidR="0031159D" w:rsidRPr="00903DBA" w:rsidRDefault="0031159D" w:rsidP="0031159D">
      <w:pPr>
        <w:rPr>
          <w:highlight w:val="white"/>
        </w:rPr>
      </w:pPr>
      <w:r w:rsidRPr="00903DBA">
        <w:rPr>
          <w:highlight w:val="white"/>
        </w:rPr>
        <w:t xml:space="preserve">The cosine function is defined </w:t>
      </w:r>
      <w:r w:rsidR="00C44F4B" w:rsidRPr="00903DBA">
        <w:rPr>
          <w:highlight w:val="white"/>
        </w:rPr>
        <w:t xml:space="preserve">for all </w:t>
      </w:r>
      <m:oMath>
        <m:r>
          <w:rPr>
            <w:rFonts w:ascii="Cambria Math" w:hAnsi="Cambria Math"/>
            <w:highlight w:val="white"/>
          </w:rPr>
          <m:t>x</m:t>
        </m:r>
      </m:oMath>
      <w:r w:rsidR="00C44F4B" w:rsidRPr="00903DBA">
        <w:rPr>
          <w:rFonts w:eastAsiaTheme="minorEastAsia"/>
          <w:highlight w:val="white"/>
        </w:rPr>
        <w:t xml:space="preserve"> </w:t>
      </w:r>
      <w:r w:rsidRPr="00903DBA">
        <w:rPr>
          <w:highlight w:val="white"/>
        </w:rPr>
        <w:t>as follows:</w:t>
      </w:r>
    </w:p>
    <w:p w14:paraId="7FD7AF68" w14:textId="56EAB219" w:rsidR="00FB5158" w:rsidRPr="00903DBA" w:rsidRDefault="004773EA" w:rsidP="0031159D">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cos</m:t>
              </m:r>
              <m:ctrlPr>
                <w:rPr>
                  <w:rFonts w:ascii="Cambria Math" w:eastAsiaTheme="minorEastAsia" w:hAnsi="Cambria Math"/>
                  <w:i/>
                  <w:noProof/>
                  <w:highlight w:val="white"/>
                </w:rPr>
              </m:ctrlP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r>
                  <m:rPr>
                    <m:sty m:val="p"/>
                  </m:rPr>
                  <w:rPr>
                    <w:rFonts w:ascii="Cambria Math" w:hAnsi="Cambria Math"/>
                  </w:rPr>
                  <m:t>cos⁡</m:t>
                </m:r>
                <m:d>
                  <m:dPr>
                    <m:ctrlPr>
                      <w:rPr>
                        <w:rFonts w:ascii="Cambria Math" w:hAnsi="Cambria Math"/>
                        <w:i/>
                      </w:rPr>
                    </m:ctrlPr>
                  </m:dPr>
                  <m:e>
                    <m:r>
                      <w:rPr>
                        <w:rFonts w:ascii="Cambria Math" w:hAnsi="Cambria Math"/>
                      </w:rPr>
                      <m:t>x+2πn</m:t>
                    </m:r>
                  </m:e>
                </m:d>
              </m:e>
              <m:e>
                <m:r>
                  <w:rPr>
                    <w:rFonts w:ascii="Cambria Math" w:hAnsi="Cambria Math"/>
                  </w:rPr>
                  <m:t>n</m:t>
                </m:r>
                <m:r>
                  <m:rPr>
                    <m:scr m:val="double-struck"/>
                  </m:rPr>
                  <w:rPr>
                    <w:rFonts w:ascii="Cambria Math" w:hAnsi="Cambria Math"/>
                  </w:rPr>
                  <m:t>∈Z</m:t>
                </m:r>
              </m:e>
            </m:mr>
          </m:m>
        </m:oMath>
      </m:oMathPara>
    </w:p>
    <w:p w14:paraId="36D2D01B" w14:textId="1FC18CA2" w:rsidR="00555D55" w:rsidRPr="00903DBA" w:rsidRDefault="004773EA" w:rsidP="0031159D">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cos</m:t>
              </m:r>
              <m:ctrlPr>
                <w:rPr>
                  <w:rFonts w:ascii="Cambria Math" w:eastAsiaTheme="minorEastAsia" w:hAnsi="Cambria Math"/>
                  <w:i/>
                  <w:noProof/>
                  <w:highlight w:val="white"/>
                </w:rPr>
              </m:ctrlPr>
            </m:fName>
            <m:e>
              <m:d>
                <m:dPr>
                  <m:ctrlPr>
                    <w:rPr>
                      <w:rFonts w:ascii="Cambria Math" w:hAnsi="Cambria Math"/>
                      <w:i/>
                    </w:rPr>
                  </m:ctrlPr>
                </m:dPr>
                <m:e>
                  <m:r>
                    <w:rPr>
                      <w:rFonts w:ascii="Cambria Math" w:hAnsi="Cambria Math"/>
                    </w:rPr>
                    <m:t>x</m:t>
                  </m:r>
                </m:e>
              </m:d>
            </m:e>
          </m:func>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2i</m:t>
                      </m:r>
                    </m:sup>
                  </m:sSup>
                </m:num>
                <m:den>
                  <m:d>
                    <m:dPr>
                      <m:ctrlPr>
                        <w:rPr>
                          <w:rFonts w:ascii="Cambria Math" w:hAnsi="Cambria Math"/>
                          <w:i/>
                        </w:rPr>
                      </m:ctrlPr>
                    </m:dPr>
                    <m:e>
                      <m:r>
                        <w:rPr>
                          <w:rFonts w:ascii="Cambria Math" w:hAnsi="Cambria Math"/>
                        </w:rPr>
                        <m:t>2i</m:t>
                      </m:r>
                    </m:e>
                  </m:d>
                  <m:r>
                    <w:rPr>
                      <w:rFonts w:ascii="Cambria Math" w:hAnsi="Cambria Math"/>
                    </w:rPr>
                    <m:t>!</m:t>
                  </m:r>
                </m:den>
              </m:f>
            </m:e>
          </m:nary>
        </m:oMath>
      </m:oMathPara>
    </w:p>
    <w:p w14:paraId="1476844A" w14:textId="77777777" w:rsidR="00CF1637" w:rsidRPr="00903DBA" w:rsidRDefault="00CF1637" w:rsidP="00CF1637">
      <w:pPr>
        <w:pStyle w:val="Code"/>
        <w:rPr>
          <w:highlight w:val="white"/>
        </w:rPr>
      </w:pPr>
      <w:r w:rsidRPr="00903DBA">
        <w:rPr>
          <w:highlight w:val="white"/>
        </w:rPr>
        <w:t>double cos(double x) {</w:t>
      </w:r>
    </w:p>
    <w:p w14:paraId="21BDB97E" w14:textId="77777777" w:rsidR="00CF1637" w:rsidRPr="00903DBA" w:rsidRDefault="00CF1637" w:rsidP="00CF1637">
      <w:pPr>
        <w:pStyle w:val="Code"/>
        <w:rPr>
          <w:highlight w:val="white"/>
        </w:rPr>
      </w:pPr>
      <w:r w:rsidRPr="00903DBA">
        <w:rPr>
          <w:highlight w:val="white"/>
        </w:rPr>
        <w:t xml:space="preserve">  if (fabs(x) &gt; (2 * PI)) {</w:t>
      </w:r>
    </w:p>
    <w:p w14:paraId="0681C981" w14:textId="77777777" w:rsidR="00CF1637" w:rsidRPr="00903DBA" w:rsidRDefault="00CF1637" w:rsidP="00CF1637">
      <w:pPr>
        <w:pStyle w:val="Code"/>
        <w:rPr>
          <w:highlight w:val="white"/>
        </w:rPr>
      </w:pPr>
      <w:r w:rsidRPr="00903DBA">
        <w:rPr>
          <w:highlight w:val="white"/>
        </w:rPr>
        <w:t xml:space="preserve">    x = fmod(x, 2 * PI);</w:t>
      </w:r>
    </w:p>
    <w:p w14:paraId="3C1C0C37" w14:textId="77777777" w:rsidR="00CF1637" w:rsidRPr="00903DBA" w:rsidRDefault="00CF1637" w:rsidP="00CF1637">
      <w:pPr>
        <w:pStyle w:val="Code"/>
        <w:rPr>
          <w:highlight w:val="white"/>
        </w:rPr>
      </w:pPr>
      <w:r w:rsidRPr="00903DBA">
        <w:rPr>
          <w:highlight w:val="white"/>
        </w:rPr>
        <w:t xml:space="preserve">  }</w:t>
      </w:r>
    </w:p>
    <w:p w14:paraId="1B0D7638" w14:textId="77777777" w:rsidR="00CF1637" w:rsidRPr="00903DBA" w:rsidRDefault="00CF1637" w:rsidP="00CF1637">
      <w:pPr>
        <w:pStyle w:val="Code"/>
        <w:rPr>
          <w:highlight w:val="white"/>
        </w:rPr>
      </w:pPr>
    </w:p>
    <w:p w14:paraId="6E7D0CD2" w14:textId="77777777" w:rsidR="00CF1637" w:rsidRPr="00903DBA" w:rsidRDefault="00CF1637" w:rsidP="00CF1637">
      <w:pPr>
        <w:pStyle w:val="Code"/>
        <w:rPr>
          <w:highlight w:val="white"/>
        </w:rPr>
      </w:pPr>
      <w:r w:rsidRPr="00903DBA">
        <w:rPr>
          <w:highlight w:val="white"/>
        </w:rPr>
        <w:t xml:space="preserve">  { double index = 0, term, sum = 0, sign = 1, power = 1, faculty = 1;</w:t>
      </w:r>
    </w:p>
    <w:p w14:paraId="4E61C342" w14:textId="77777777" w:rsidR="00CF1637" w:rsidRPr="00903DBA" w:rsidRDefault="00CF1637" w:rsidP="00CF1637">
      <w:pPr>
        <w:pStyle w:val="Code"/>
        <w:rPr>
          <w:highlight w:val="white"/>
        </w:rPr>
      </w:pPr>
    </w:p>
    <w:p w14:paraId="178C9545" w14:textId="77777777" w:rsidR="00CF1637" w:rsidRPr="00903DBA" w:rsidRDefault="00CF1637" w:rsidP="00CF1637">
      <w:pPr>
        <w:pStyle w:val="Code"/>
        <w:rPr>
          <w:highlight w:val="white"/>
        </w:rPr>
      </w:pPr>
      <w:r w:rsidRPr="00903DBA">
        <w:rPr>
          <w:highlight w:val="white"/>
        </w:rPr>
        <w:t xml:space="preserve">    do {</w:t>
      </w:r>
    </w:p>
    <w:p w14:paraId="074726D3" w14:textId="77777777" w:rsidR="00CF1637" w:rsidRPr="00903DBA" w:rsidRDefault="00CF1637" w:rsidP="00CF1637">
      <w:pPr>
        <w:pStyle w:val="Code"/>
        <w:rPr>
          <w:highlight w:val="white"/>
        </w:rPr>
      </w:pPr>
      <w:r w:rsidRPr="00903DBA">
        <w:rPr>
          <w:highlight w:val="white"/>
        </w:rPr>
        <w:t xml:space="preserve">      term = sign * power / faculty;</w:t>
      </w:r>
    </w:p>
    <w:p w14:paraId="4FA92D51" w14:textId="77777777" w:rsidR="00CF1637" w:rsidRPr="00903DBA" w:rsidRDefault="00CF1637" w:rsidP="00CF1637">
      <w:pPr>
        <w:pStyle w:val="Code"/>
        <w:rPr>
          <w:highlight w:val="white"/>
        </w:rPr>
      </w:pPr>
      <w:r w:rsidRPr="00903DBA">
        <w:rPr>
          <w:highlight w:val="white"/>
        </w:rPr>
        <w:t xml:space="preserve">      sum += term;</w:t>
      </w:r>
    </w:p>
    <w:p w14:paraId="283C4CE7" w14:textId="77777777" w:rsidR="00CF1637" w:rsidRPr="00903DBA" w:rsidRDefault="00CF1637" w:rsidP="00CF1637">
      <w:pPr>
        <w:pStyle w:val="Code"/>
        <w:rPr>
          <w:highlight w:val="white"/>
        </w:rPr>
      </w:pPr>
      <w:r w:rsidRPr="00903DBA">
        <w:rPr>
          <w:highlight w:val="white"/>
        </w:rPr>
        <w:t xml:space="preserve">      sign *= -1;</w:t>
      </w:r>
    </w:p>
    <w:p w14:paraId="2C5EF08B" w14:textId="77777777" w:rsidR="00CF1637" w:rsidRPr="00903DBA" w:rsidRDefault="00CF1637" w:rsidP="00CF1637">
      <w:pPr>
        <w:pStyle w:val="Code"/>
        <w:rPr>
          <w:highlight w:val="white"/>
        </w:rPr>
      </w:pPr>
      <w:r w:rsidRPr="00903DBA">
        <w:rPr>
          <w:highlight w:val="white"/>
        </w:rPr>
        <w:t xml:space="preserve">      power *= x * x;</w:t>
      </w:r>
    </w:p>
    <w:p w14:paraId="513EC7EE" w14:textId="77777777" w:rsidR="00CF1637" w:rsidRPr="00903DBA" w:rsidRDefault="00CF1637" w:rsidP="00CF1637">
      <w:pPr>
        <w:pStyle w:val="Code"/>
        <w:rPr>
          <w:highlight w:val="white"/>
        </w:rPr>
      </w:pPr>
      <w:r w:rsidRPr="00903DBA">
        <w:rPr>
          <w:highlight w:val="white"/>
        </w:rPr>
        <w:t xml:space="preserve">      faculty *= ++index * ++index;</w:t>
      </w:r>
    </w:p>
    <w:p w14:paraId="7088E194" w14:textId="77777777" w:rsidR="00CF1637" w:rsidRPr="00903DBA" w:rsidRDefault="00CF1637" w:rsidP="00CF1637">
      <w:pPr>
        <w:pStyle w:val="Code"/>
        <w:rPr>
          <w:highlight w:val="white"/>
        </w:rPr>
      </w:pPr>
      <w:r w:rsidRPr="00903DBA">
        <w:rPr>
          <w:highlight w:val="white"/>
        </w:rPr>
        <w:t xml:space="preserve">    } while (fabs(term) &gt;= EPSILON);</w:t>
      </w:r>
    </w:p>
    <w:p w14:paraId="4E42EF17" w14:textId="77777777" w:rsidR="00CF1637" w:rsidRPr="00903DBA" w:rsidRDefault="00CF1637" w:rsidP="00CF1637">
      <w:pPr>
        <w:pStyle w:val="Code"/>
        <w:rPr>
          <w:highlight w:val="white"/>
        </w:rPr>
      </w:pPr>
    </w:p>
    <w:p w14:paraId="78DB16CD" w14:textId="77777777" w:rsidR="00CF1637" w:rsidRPr="00903DBA" w:rsidRDefault="00CF1637" w:rsidP="00CF1637">
      <w:pPr>
        <w:pStyle w:val="Code"/>
        <w:rPr>
          <w:highlight w:val="white"/>
        </w:rPr>
      </w:pPr>
      <w:r w:rsidRPr="00903DBA">
        <w:rPr>
          <w:highlight w:val="white"/>
        </w:rPr>
        <w:t xml:space="preserve">    return sum;</w:t>
      </w:r>
    </w:p>
    <w:p w14:paraId="0806A153" w14:textId="77777777" w:rsidR="00CF1637" w:rsidRPr="00903DBA" w:rsidRDefault="00CF1637" w:rsidP="00CF1637">
      <w:pPr>
        <w:pStyle w:val="Code"/>
        <w:rPr>
          <w:highlight w:val="white"/>
        </w:rPr>
      </w:pPr>
      <w:r w:rsidRPr="00903DBA">
        <w:rPr>
          <w:highlight w:val="white"/>
        </w:rPr>
        <w:t xml:space="preserve">  }</w:t>
      </w:r>
    </w:p>
    <w:p w14:paraId="0167A188" w14:textId="77777777" w:rsidR="00CF1637" w:rsidRPr="00903DBA" w:rsidRDefault="00CF1637" w:rsidP="00CF1637">
      <w:pPr>
        <w:pStyle w:val="Code"/>
        <w:rPr>
          <w:color w:val="000000"/>
          <w:highlight w:val="white"/>
        </w:rPr>
      </w:pPr>
      <w:r w:rsidRPr="00903DBA">
        <w:rPr>
          <w:highlight w:val="white"/>
        </w:rPr>
        <w:t>}</w:t>
      </w:r>
    </w:p>
    <w:p w14:paraId="16B80756" w14:textId="0666F519" w:rsidR="006916DE" w:rsidRPr="00903DBA" w:rsidRDefault="006916DE" w:rsidP="006916DE">
      <w:pPr>
        <w:rPr>
          <w:highlight w:val="white"/>
        </w:rPr>
      </w:pPr>
      <w:r w:rsidRPr="00903DBA">
        <w:rPr>
          <w:highlight w:val="white"/>
        </w:rPr>
        <w:t xml:space="preserve">The tangent function is defined </w:t>
      </w:r>
      <w:r w:rsidR="008B29B3" w:rsidRPr="00903DBA">
        <w:rPr>
          <w:highlight w:val="white"/>
        </w:rPr>
        <w:t>as</w:t>
      </w:r>
      <w:r w:rsidR="008B29B3" w:rsidRPr="00903DBA">
        <w:t xml:space="preserve"> </w:t>
      </w:r>
      <m:oMath>
        <m:func>
          <m:funcPr>
            <m:ctrlPr>
              <w:rPr>
                <w:rFonts w:ascii="Cambria Math" w:hAnsi="Cambria Math"/>
                <w:i/>
                <w:iCs/>
                <w:noProof/>
                <w:color w:val="0D0D0D" w:themeColor="text1" w:themeTint="F2"/>
                <w:sz w:val="20"/>
              </w:rPr>
            </m:ctrlPr>
          </m:funcPr>
          <m:fName>
            <m:r>
              <m:rPr>
                <m:sty m:val="p"/>
              </m:rPr>
              <w:rPr>
                <w:rFonts w:ascii="Cambria Math" w:hAnsi="Cambria Math"/>
                <w:noProof/>
                <w:color w:val="0D0D0D" w:themeColor="text1" w:themeTint="F2"/>
                <w:sz w:val="20"/>
              </w:rPr>
              <m:t>tan</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m:t>
        </m:r>
        <m:f>
          <m:fPr>
            <m:ctrlPr>
              <w:rPr>
                <w:rFonts w:ascii="Cambria Math" w:hAnsi="Cambria Math"/>
                <w:i/>
                <w:noProof/>
                <w:color w:val="0D0D0D" w:themeColor="text1" w:themeTint="F2"/>
                <w:sz w:val="20"/>
              </w:rPr>
            </m:ctrlPr>
          </m:fPr>
          <m:num>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sin</m:t>
                </m:r>
              </m:fName>
              <m:e>
                <m:r>
                  <w:rPr>
                    <w:rFonts w:ascii="Cambria Math" w:hAnsi="Cambria Math"/>
                    <w:noProof/>
                    <w:color w:val="0D0D0D" w:themeColor="text1" w:themeTint="F2"/>
                    <w:sz w:val="20"/>
                  </w:rPr>
                  <m:t>x</m:t>
                </m:r>
              </m:e>
            </m:func>
          </m:num>
          <m:den>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cos</m:t>
                </m:r>
              </m:fName>
              <m:e>
                <m:r>
                  <w:rPr>
                    <w:rFonts w:ascii="Cambria Math" w:hAnsi="Cambria Math"/>
                    <w:noProof/>
                    <w:color w:val="0D0D0D" w:themeColor="text1" w:themeTint="F2"/>
                    <w:sz w:val="20"/>
                  </w:rPr>
                  <m:t>x</m:t>
                </m:r>
              </m:e>
            </m:func>
          </m:den>
        </m:f>
      </m:oMath>
      <w:r w:rsidR="008B29B3" w:rsidRPr="00903DBA">
        <w:rPr>
          <w:highlight w:val="white"/>
        </w:rPr>
        <w:t xml:space="preserve"> </w:t>
      </w:r>
      <w:r w:rsidRPr="00903DBA">
        <w:rPr>
          <w:highlight w:val="white"/>
        </w:rPr>
        <w:t xml:space="preserve">for all </w:t>
      </w:r>
      <m:oMath>
        <m:r>
          <w:rPr>
            <w:rFonts w:ascii="Cambria Math" w:hAnsi="Cambria Math"/>
            <w:highlight w:val="white"/>
          </w:rPr>
          <m:t>x</m:t>
        </m:r>
      </m:oMath>
      <w:r w:rsidRPr="00903DBA">
        <w:rPr>
          <w:rFonts w:eastAsiaTheme="minorEastAsia"/>
          <w:highlight w:val="white"/>
        </w:rPr>
        <w:t xml:space="preserve"> </w:t>
      </w:r>
      <w:r w:rsidR="007F7807" w:rsidRPr="00903DBA">
        <w:rPr>
          <w:rFonts w:eastAsiaTheme="minorEastAsia"/>
          <w:highlight w:val="white"/>
        </w:rPr>
        <w:t xml:space="preserve">such as </w:t>
      </w:r>
      <m:oMath>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cos</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≠0</m:t>
        </m:r>
      </m:oMath>
      <w:r w:rsidR="007F7807" w:rsidRPr="00903DBA">
        <w:rPr>
          <w:rFonts w:eastAsiaTheme="minorEastAsia"/>
          <w:color w:val="0D0D0D" w:themeColor="text1" w:themeTint="F2"/>
          <w:sz w:val="20"/>
        </w:rPr>
        <w:t>.</w:t>
      </w:r>
    </w:p>
    <w:p w14:paraId="54F61D9C" w14:textId="77777777" w:rsidR="0056774A" w:rsidRPr="00903DBA" w:rsidRDefault="0056774A" w:rsidP="0056774A">
      <w:pPr>
        <w:pStyle w:val="Code"/>
        <w:rPr>
          <w:highlight w:val="white"/>
        </w:rPr>
      </w:pPr>
      <w:r w:rsidRPr="00903DBA">
        <w:rPr>
          <w:highlight w:val="white"/>
        </w:rPr>
        <w:t>double tan(double x) {</w:t>
      </w:r>
    </w:p>
    <w:p w14:paraId="00DAD6B2" w14:textId="77777777" w:rsidR="0056774A" w:rsidRPr="00903DBA" w:rsidRDefault="0056774A" w:rsidP="0056774A">
      <w:pPr>
        <w:pStyle w:val="Code"/>
        <w:rPr>
          <w:highlight w:val="white"/>
        </w:rPr>
      </w:pPr>
      <w:r w:rsidRPr="00903DBA">
        <w:rPr>
          <w:highlight w:val="white"/>
        </w:rPr>
        <w:t xml:space="preserve">  double cos_of_x = cos(x);</w:t>
      </w:r>
    </w:p>
    <w:p w14:paraId="666B2927" w14:textId="77777777" w:rsidR="0056774A" w:rsidRPr="00903DBA" w:rsidRDefault="0056774A" w:rsidP="0056774A">
      <w:pPr>
        <w:pStyle w:val="Code"/>
        <w:rPr>
          <w:highlight w:val="white"/>
        </w:rPr>
      </w:pPr>
      <w:r w:rsidRPr="00903DBA">
        <w:rPr>
          <w:highlight w:val="white"/>
        </w:rPr>
        <w:t xml:space="preserve">  printf("cos(%f) = %f\n", x, cos(x));</w:t>
      </w:r>
    </w:p>
    <w:p w14:paraId="3816A9BE" w14:textId="77777777" w:rsidR="0056774A" w:rsidRPr="00903DBA" w:rsidRDefault="0056774A" w:rsidP="0056774A">
      <w:pPr>
        <w:pStyle w:val="Code"/>
        <w:rPr>
          <w:highlight w:val="white"/>
        </w:rPr>
      </w:pPr>
    </w:p>
    <w:p w14:paraId="587AA488" w14:textId="77777777" w:rsidR="0056774A" w:rsidRPr="00903DBA" w:rsidRDefault="0056774A" w:rsidP="0056774A">
      <w:pPr>
        <w:pStyle w:val="Code"/>
        <w:rPr>
          <w:highlight w:val="white"/>
        </w:rPr>
      </w:pPr>
      <w:r w:rsidRPr="00903DBA">
        <w:rPr>
          <w:highlight w:val="white"/>
        </w:rPr>
        <w:t xml:space="preserve">  if (cos_of_x != 0) {</w:t>
      </w:r>
    </w:p>
    <w:p w14:paraId="7406CC52" w14:textId="77777777" w:rsidR="0056774A" w:rsidRPr="00903DBA" w:rsidRDefault="0056774A" w:rsidP="0056774A">
      <w:pPr>
        <w:pStyle w:val="Code"/>
        <w:rPr>
          <w:highlight w:val="white"/>
        </w:rPr>
      </w:pPr>
      <w:r w:rsidRPr="00903DBA">
        <w:rPr>
          <w:highlight w:val="white"/>
        </w:rPr>
        <w:t xml:space="preserve">    return (sin(x) / cos_of_x);</w:t>
      </w:r>
    </w:p>
    <w:p w14:paraId="43D95A9A" w14:textId="77777777" w:rsidR="0056774A" w:rsidRPr="00903DBA" w:rsidRDefault="0056774A" w:rsidP="0056774A">
      <w:pPr>
        <w:pStyle w:val="Code"/>
        <w:rPr>
          <w:highlight w:val="white"/>
        </w:rPr>
      </w:pPr>
      <w:r w:rsidRPr="00903DBA">
        <w:rPr>
          <w:highlight w:val="white"/>
        </w:rPr>
        <w:t xml:space="preserve">  }</w:t>
      </w:r>
    </w:p>
    <w:p w14:paraId="0475A6AF" w14:textId="77777777" w:rsidR="0056774A" w:rsidRPr="00903DBA" w:rsidRDefault="0056774A" w:rsidP="0056774A">
      <w:pPr>
        <w:pStyle w:val="Code"/>
        <w:rPr>
          <w:highlight w:val="white"/>
        </w:rPr>
      </w:pPr>
      <w:r w:rsidRPr="00903DBA">
        <w:rPr>
          <w:highlight w:val="white"/>
        </w:rPr>
        <w:t xml:space="preserve">  else {</w:t>
      </w:r>
    </w:p>
    <w:p w14:paraId="308827CB" w14:textId="77777777" w:rsidR="0056774A" w:rsidRPr="00903DBA" w:rsidRDefault="0056774A" w:rsidP="0056774A">
      <w:pPr>
        <w:pStyle w:val="Code"/>
        <w:rPr>
          <w:highlight w:val="white"/>
        </w:rPr>
      </w:pPr>
      <w:r w:rsidRPr="00903DBA">
        <w:rPr>
          <w:highlight w:val="white"/>
        </w:rPr>
        <w:t xml:space="preserve">    errno = EDOM;</w:t>
      </w:r>
    </w:p>
    <w:p w14:paraId="726B74A1" w14:textId="77777777" w:rsidR="0056774A" w:rsidRPr="00903DBA" w:rsidRDefault="0056774A" w:rsidP="0056774A">
      <w:pPr>
        <w:pStyle w:val="Code"/>
        <w:rPr>
          <w:highlight w:val="white"/>
        </w:rPr>
      </w:pPr>
      <w:r w:rsidRPr="00903DBA">
        <w:rPr>
          <w:highlight w:val="white"/>
        </w:rPr>
        <w:t xml:space="preserve">    return 0;</w:t>
      </w:r>
    </w:p>
    <w:p w14:paraId="1F66352F" w14:textId="77777777" w:rsidR="0056774A" w:rsidRPr="00903DBA" w:rsidRDefault="0056774A" w:rsidP="0056774A">
      <w:pPr>
        <w:pStyle w:val="Code"/>
        <w:rPr>
          <w:highlight w:val="white"/>
        </w:rPr>
      </w:pPr>
      <w:r w:rsidRPr="00903DBA">
        <w:rPr>
          <w:highlight w:val="white"/>
        </w:rPr>
        <w:t xml:space="preserve">  }</w:t>
      </w:r>
    </w:p>
    <w:p w14:paraId="2F1306BF" w14:textId="77777777" w:rsidR="0056774A" w:rsidRPr="00903DBA" w:rsidRDefault="0056774A" w:rsidP="0056774A">
      <w:pPr>
        <w:pStyle w:val="Code"/>
        <w:rPr>
          <w:highlight w:val="white"/>
        </w:rPr>
      </w:pPr>
      <w:r w:rsidRPr="00903DBA">
        <w:rPr>
          <w:highlight w:val="white"/>
        </w:rPr>
        <w:t>}</w:t>
      </w:r>
    </w:p>
    <w:p w14:paraId="24DB4BEB" w14:textId="62882B08" w:rsidR="00FD34B4" w:rsidRPr="00903DBA" w:rsidRDefault="00DB2DAB" w:rsidP="00FD34B4">
      <w:pPr>
        <w:pStyle w:val="Rubrik3"/>
        <w:rPr>
          <w:highlight w:val="white"/>
        </w:rPr>
      </w:pPr>
      <w:bookmarkStart w:id="497" w:name="_Toc57656135"/>
      <w:r w:rsidRPr="00903DBA">
        <w:rPr>
          <w:highlight w:val="white"/>
        </w:rPr>
        <w:t xml:space="preserve">Inverted </w:t>
      </w:r>
      <w:r w:rsidR="00FA1FC8" w:rsidRPr="00903DBA">
        <w:rPr>
          <w:highlight w:val="white"/>
        </w:rPr>
        <w:t xml:space="preserve">Trigonometric </w:t>
      </w:r>
      <w:r w:rsidRPr="00903DBA">
        <w:rPr>
          <w:highlight w:val="white"/>
        </w:rPr>
        <w:t>F</w:t>
      </w:r>
      <w:r w:rsidR="00FD34B4" w:rsidRPr="00903DBA">
        <w:rPr>
          <w:highlight w:val="white"/>
        </w:rPr>
        <w:t>unctions</w:t>
      </w:r>
      <w:bookmarkEnd w:id="497"/>
    </w:p>
    <w:p w14:paraId="499C6D59" w14:textId="2CD845AA" w:rsidR="00D22A9A" w:rsidRPr="00903DBA" w:rsidRDefault="00F7762D" w:rsidP="00D22A9A">
      <w:pPr>
        <w:rPr>
          <w:rFonts w:eastAsiaTheme="minorEastAsia"/>
        </w:rPr>
      </w:pPr>
      <w:r w:rsidRPr="00903DBA">
        <w:rPr>
          <w:highlight w:val="white"/>
        </w:rPr>
        <w:t>The arcsine function is defined for all</w:t>
      </w:r>
      <m:oMath>
        <m:r>
          <w:rPr>
            <w:rFonts w:ascii="Cambria Math" w:hAnsi="Cambria Math"/>
          </w:rPr>
          <m:t xml:space="preserve"> x</m:t>
        </m:r>
      </m:oMath>
      <w:r w:rsidR="00F6704B" w:rsidRPr="00903DBA">
        <w:rPr>
          <w:rFonts w:eastAsiaTheme="minorEastAsia"/>
        </w:rPr>
        <w:t xml:space="preserve"> such as</w:t>
      </w:r>
      <w:r w:rsidRPr="00903DBA">
        <w:rPr>
          <w:highlight w:val="white"/>
        </w:rPr>
        <w:t xml:space="preserve"> </w:t>
      </w:r>
      <m:oMath>
        <m:d>
          <m:dPr>
            <m:begChr m:val="|"/>
            <m:endChr m:val="|"/>
            <m:ctrlPr>
              <w:rPr>
                <w:rFonts w:ascii="Cambria Math" w:hAnsi="Cambria Math"/>
                <w:i/>
              </w:rPr>
            </m:ctrlPr>
          </m:dPr>
          <m:e>
            <m:r>
              <w:rPr>
                <w:rFonts w:ascii="Cambria Math" w:hAnsi="Cambria Math"/>
              </w:rPr>
              <m:t>x</m:t>
            </m:r>
          </m:e>
        </m:d>
        <m:r>
          <w:rPr>
            <w:rFonts w:ascii="Cambria Math" w:hAnsi="Cambria Math"/>
          </w:rPr>
          <m:t>≤1</m:t>
        </m:r>
      </m:oMath>
      <w:r w:rsidR="00F6704B" w:rsidRPr="00903DBA">
        <w:rPr>
          <w:rFonts w:eastAsiaTheme="minorEastAsia"/>
        </w:rPr>
        <w:t xml:space="preserve"> </w:t>
      </w:r>
      <w:r w:rsidRPr="00903DBA">
        <w:rPr>
          <w:rFonts w:eastAsiaTheme="minorEastAsia"/>
        </w:rPr>
        <w:t>as follows</w:t>
      </w:r>
      <w:r w:rsidR="001F47A5" w:rsidRPr="00903DBA">
        <w:rPr>
          <w:rFonts w:eastAsiaTheme="minorEastAsia"/>
        </w:rPr>
        <w:t>:</w:t>
      </w:r>
    </w:p>
    <w:p w14:paraId="75408DC9" w14:textId="77777777" w:rsidR="002A0F5A" w:rsidRPr="00903DBA" w:rsidRDefault="004773EA" w:rsidP="0056774A">
      <w:pPr>
        <w:pStyle w:val="Code"/>
        <w:rPr>
          <w:rFonts w:ascii="Times New Roman" w:eastAsiaTheme="minorEastAsia" w:hAnsi="Times New Roman"/>
          <w:noProof w:val="0"/>
        </w:rPr>
      </w:pPr>
      <m:oMathPara>
        <m:oMath>
          <m:eqArr>
            <m:eqArrPr>
              <m:ctrlPr>
                <w:rPr>
                  <w:rFonts w:ascii="Cambria Math" w:hAnsi="Cambria Math"/>
                  <w:i/>
                </w:rPr>
              </m:ctrlPr>
            </m:eqArrPr>
            <m:e>
              <m:func>
                <m:funcPr>
                  <m:ctrlPr>
                    <w:rPr>
                      <w:rFonts w:ascii="Cambria Math" w:hAnsi="Cambria Math"/>
                      <w:i/>
                    </w:rPr>
                  </m:ctrlPr>
                </m:funcPr>
                <m:fName>
                  <m:r>
                    <m:rPr>
                      <m:sty m:val="p"/>
                    </m:rPr>
                    <w:rPr>
                      <w:rFonts w:ascii="Cambria Math" w:hAnsi="Cambria Math"/>
                      <w:highlight w:val="white"/>
                    </w:rPr>
                    <m:t>asin</m:t>
                  </m:r>
                  <m:ctrlPr>
                    <w:rPr>
                      <w:rFonts w:ascii="Cambria Math" w:hAnsi="Cambria Math"/>
                      <w:i/>
                      <w:highlight w:val="white"/>
                    </w:rPr>
                  </m:ctrlPr>
                </m:fName>
                <m:e>
                  <m:d>
                    <m:dPr>
                      <m:ctrlPr>
                        <w:rPr>
                          <w:rFonts w:ascii="Cambria Math" w:hAnsi="Cambria Math"/>
                          <w:i/>
                        </w:rPr>
                      </m:ctrlPr>
                    </m:dPr>
                    <m:e>
                      <m:r>
                        <w:rPr>
                          <w:rFonts w:ascii="Cambria Math" w:hAnsi="Cambria Math"/>
                        </w:rPr>
                        <m:t>1</m:t>
                      </m:r>
                    </m:e>
                  </m:d>
                  <m:r>
                    <w:rPr>
                      <w:rFonts w:ascii="Cambria Math" w:hAnsi="Cambria Math"/>
                    </w:rPr>
                    <m:t>=</m:t>
                  </m:r>
                </m:e>
              </m:func>
              <m:f>
                <m:fPr>
                  <m:ctrlPr>
                    <w:rPr>
                      <w:rFonts w:ascii="Cambria Math" w:hAnsi="Cambria Math"/>
                      <w:i/>
                    </w:rPr>
                  </m:ctrlPr>
                </m:fPr>
                <m:num>
                  <m:r>
                    <w:rPr>
                      <w:rFonts w:ascii="Cambria Math" w:hAnsi="Cambria Math"/>
                    </w:rPr>
                    <m:t>π</m:t>
                  </m:r>
                </m:num>
                <m:den>
                  <m:r>
                    <w:rPr>
                      <w:rFonts w:ascii="Cambria Math" w:hAnsi="Cambria Math"/>
                    </w:rPr>
                    <m:t>2</m:t>
                  </m:r>
                </m:den>
              </m:f>
            </m:e>
            <m:e>
              <m:func>
                <m:funcPr>
                  <m:ctrlPr>
                    <w:rPr>
                      <w:rFonts w:ascii="Cambria Math" w:hAnsi="Cambria Math"/>
                      <w:i/>
                    </w:rPr>
                  </m:ctrlPr>
                </m:funcPr>
                <m:fName>
                  <m:r>
                    <m:rPr>
                      <m:sty m:val="p"/>
                    </m:rPr>
                    <w:rPr>
                      <w:rFonts w:ascii="Cambria Math" w:hAnsi="Cambria Math"/>
                      <w:highlight w:val="white"/>
                    </w:rPr>
                    <m:t>asin</m:t>
                  </m:r>
                  <m:ctrlPr>
                    <w:rPr>
                      <w:rFonts w:ascii="Cambria Math" w:hAnsi="Cambria Math"/>
                      <w:i/>
                      <w:highlight w:val="white"/>
                    </w:rPr>
                  </m:ctrlPr>
                </m:fName>
                <m:e>
                  <m:d>
                    <m:dPr>
                      <m:ctrlPr>
                        <w:rPr>
                          <w:rFonts w:ascii="Cambria Math" w:hAnsi="Cambria Math"/>
                          <w:i/>
                        </w:rPr>
                      </m:ctrlPr>
                    </m:dPr>
                    <m:e>
                      <m:r>
                        <w:rPr>
                          <w:rFonts w:ascii="Cambria Math" w:hAnsi="Cambria Math"/>
                        </w:rPr>
                        <m:t>-x</m:t>
                      </m:r>
                    </m:e>
                  </m:d>
                  <m:r>
                    <w:rPr>
                      <w:rFonts w:ascii="Cambria Math" w:hAnsi="Cambria Math"/>
                    </w:rPr>
                    <m:t>=</m:t>
                  </m:r>
                </m:e>
              </m:func>
              <m:r>
                <w:rPr>
                  <w:rFonts w:ascii="Cambria Math" w:hAnsi="Cambria Math"/>
                </w:rPr>
                <m:t>-</m:t>
              </m:r>
              <m:r>
                <m:rPr>
                  <m:sty m:val="p"/>
                </m:rPr>
                <w:rPr>
                  <w:rFonts w:ascii="Cambria Math" w:hAnsi="Cambria Math"/>
                </w:rPr>
                <m:t>asin</m:t>
              </m:r>
              <m:d>
                <m:dPr>
                  <m:ctrlPr>
                    <w:rPr>
                      <w:rFonts w:ascii="Cambria Math" w:hAnsi="Cambria Math"/>
                      <w:i/>
                    </w:rPr>
                  </m:ctrlPr>
                </m:dPr>
                <m:e>
                  <m:r>
                    <w:rPr>
                      <w:rFonts w:ascii="Cambria Math" w:hAnsi="Cambria Math"/>
                    </w:rPr>
                    <m:t>x</m:t>
                  </m:r>
                </m:e>
              </m:d>
            </m:e>
            <m:e>
              <m:func>
                <m:funcPr>
                  <m:ctrlPr>
                    <w:rPr>
                      <w:rFonts w:ascii="Cambria Math" w:hAnsi="Cambria Math"/>
                      <w:i/>
                    </w:rPr>
                  </m:ctrlPr>
                </m:funcPr>
                <m:fName>
                  <m:r>
                    <m:rPr>
                      <m:sty m:val="p"/>
                    </m:rPr>
                    <w:rPr>
                      <w:rFonts w:ascii="Cambria Math" w:hAnsi="Cambria Math"/>
                      <w:highlight w:val="white"/>
                    </w:rPr>
                    <m:t>asin</m:t>
                  </m:r>
                  <m:ctrlPr>
                    <w:rPr>
                      <w:rFonts w:ascii="Cambria Math" w:hAnsi="Cambria Math"/>
                      <w:i/>
                      <w:highlight w:val="white"/>
                    </w:rPr>
                  </m:ctrlPr>
                </m:fName>
                <m:e>
                  <m:d>
                    <m:dPr>
                      <m:ctrlPr>
                        <w:rPr>
                          <w:rFonts w:ascii="Cambria Math" w:hAnsi="Cambria Math"/>
                          <w:i/>
                        </w:rPr>
                      </m:ctrlPr>
                    </m:dPr>
                    <m:e>
                      <m:r>
                        <w:rPr>
                          <w:rFonts w:ascii="Cambria Math" w:hAnsi="Cambria Math"/>
                        </w:rPr>
                        <m:t>x</m:t>
                      </m:r>
                    </m:e>
                  </m:d>
                  <m:r>
                    <w:rPr>
                      <w:rFonts w:ascii="Cambria Math" w:hAnsi="Cambria Math"/>
                    </w:rPr>
                    <m:t>=</m:t>
                  </m:r>
                </m:e>
              </m:func>
              <m:m>
                <m:mPr>
                  <m:mcs>
                    <m:mc>
                      <m:mcPr>
                        <m:count m:val="2"/>
                        <m:mcJc m:val="center"/>
                      </m:mcPr>
                    </m:mc>
                  </m:mcs>
                  <m:ctrlPr>
                    <w:rPr>
                      <w:rFonts w:ascii="Cambria Math" w:eastAsiaTheme="minorEastAsia" w:hAnsi="Cambria Math"/>
                      <w:i/>
                    </w:rPr>
                  </m:ctrlPr>
                </m:mPr>
                <m:mr>
                  <m:e>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f>
                              <m:fPr>
                                <m:ctrlPr>
                                  <w:rPr>
                                    <w:rFonts w:ascii="Cambria Math" w:hAnsi="Cambria Math"/>
                                    <w:i/>
                                  </w:rPr>
                                </m:ctrlPr>
                              </m:fPr>
                              <m:num>
                                <m:r>
                                  <w:rPr>
                                    <w:rFonts w:ascii="Cambria Math" w:hAnsi="Cambria Math"/>
                                  </w:rPr>
                                  <m:t>x</m:t>
                                </m:r>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2</m:t>
                                        </m:r>
                                      </m:sup>
                                    </m:sSup>
                                  </m:e>
                                </m:rad>
                              </m:den>
                            </m:f>
                          </m:e>
                        </m:d>
                      </m:e>
                    </m:func>
                  </m:e>
                  <m:e>
                    <m:r>
                      <w:rPr>
                        <w:rFonts w:ascii="Cambria Math" w:eastAsiaTheme="minorEastAsia" w:hAnsi="Cambria Math"/>
                      </w:rPr>
                      <m:t xml:space="preserve">if </m:t>
                    </m:r>
                    <m:r>
                      <m:rPr>
                        <m:sty m:val="p"/>
                      </m:rPr>
                      <w:rPr>
                        <w:rFonts w:ascii="Cambria Math" w:hAnsi="Cambria Math"/>
                        <w:highlight w:val="white"/>
                      </w:rPr>
                      <m:t xml:space="preserve"> </m:t>
                    </m:r>
                    <m:d>
                      <m:dPr>
                        <m:begChr m:val="|"/>
                        <m:endChr m:val="|"/>
                        <m:ctrlPr>
                          <w:rPr>
                            <w:rFonts w:ascii="Cambria Math" w:hAnsi="Cambria Math"/>
                            <w:i/>
                          </w:rPr>
                        </m:ctrlPr>
                      </m:dPr>
                      <m:e>
                        <m:r>
                          <w:rPr>
                            <w:rFonts w:ascii="Cambria Math" w:hAnsi="Cambria Math"/>
                          </w:rPr>
                          <m:t>x</m:t>
                        </m:r>
                      </m:e>
                    </m:d>
                  </m:e>
                </m:mr>
              </m:m>
              <m:r>
                <w:rPr>
                  <w:rFonts w:ascii="Cambria Math" w:eastAsiaTheme="minorEastAsia" w:hAnsi="Cambria Math"/>
                </w:rPr>
                <m:t>&lt;1</m:t>
              </m:r>
            </m:e>
          </m:eqArr>
        </m:oMath>
      </m:oMathPara>
    </w:p>
    <w:p w14:paraId="046B42B2" w14:textId="526E8712" w:rsidR="0056774A" w:rsidRPr="00903DBA" w:rsidRDefault="0056774A" w:rsidP="0056774A">
      <w:pPr>
        <w:pStyle w:val="Code"/>
        <w:rPr>
          <w:rFonts w:ascii="Times New Roman" w:eastAsiaTheme="minorEastAsia" w:hAnsi="Times New Roman"/>
          <w:noProof w:val="0"/>
          <w:highlight w:val="white"/>
        </w:rPr>
      </w:pPr>
      <w:r w:rsidRPr="00903DBA">
        <w:rPr>
          <w:highlight w:val="white"/>
        </w:rPr>
        <w:t>double asin(double x) {</w:t>
      </w:r>
    </w:p>
    <w:p w14:paraId="21EA4EC1" w14:textId="77777777" w:rsidR="0056774A" w:rsidRPr="00903DBA" w:rsidRDefault="0056774A" w:rsidP="0056774A">
      <w:pPr>
        <w:pStyle w:val="Code"/>
        <w:rPr>
          <w:highlight w:val="white"/>
        </w:rPr>
      </w:pPr>
      <w:r w:rsidRPr="00903DBA">
        <w:rPr>
          <w:highlight w:val="white"/>
        </w:rPr>
        <w:t xml:space="preserve">  if (x == 1) {</w:t>
      </w:r>
    </w:p>
    <w:p w14:paraId="34DBFC69" w14:textId="77777777" w:rsidR="0056774A" w:rsidRPr="00903DBA" w:rsidRDefault="0056774A" w:rsidP="0056774A">
      <w:pPr>
        <w:pStyle w:val="Code"/>
        <w:rPr>
          <w:highlight w:val="white"/>
        </w:rPr>
      </w:pPr>
      <w:r w:rsidRPr="00903DBA">
        <w:rPr>
          <w:highlight w:val="white"/>
        </w:rPr>
        <w:t xml:space="preserve">    return PI / 2;</w:t>
      </w:r>
    </w:p>
    <w:p w14:paraId="766F07C1" w14:textId="77777777" w:rsidR="0056774A" w:rsidRPr="00903DBA" w:rsidRDefault="0056774A" w:rsidP="0056774A">
      <w:pPr>
        <w:pStyle w:val="Code"/>
        <w:rPr>
          <w:highlight w:val="white"/>
        </w:rPr>
      </w:pPr>
      <w:r w:rsidRPr="00903DBA">
        <w:rPr>
          <w:highlight w:val="white"/>
        </w:rPr>
        <w:t xml:space="preserve">  }</w:t>
      </w:r>
    </w:p>
    <w:p w14:paraId="1C897F7C" w14:textId="77777777" w:rsidR="0056774A" w:rsidRPr="00903DBA" w:rsidRDefault="0056774A" w:rsidP="0056774A">
      <w:pPr>
        <w:pStyle w:val="Code"/>
        <w:rPr>
          <w:highlight w:val="white"/>
        </w:rPr>
      </w:pPr>
      <w:r w:rsidRPr="00903DBA">
        <w:rPr>
          <w:highlight w:val="white"/>
        </w:rPr>
        <w:t xml:space="preserve">  else if (x &lt; 0) {</w:t>
      </w:r>
    </w:p>
    <w:p w14:paraId="61EC8200" w14:textId="77777777" w:rsidR="0056774A" w:rsidRPr="00903DBA" w:rsidRDefault="0056774A" w:rsidP="0056774A">
      <w:pPr>
        <w:pStyle w:val="Code"/>
        <w:rPr>
          <w:highlight w:val="white"/>
        </w:rPr>
      </w:pPr>
      <w:r w:rsidRPr="00903DBA">
        <w:rPr>
          <w:highlight w:val="white"/>
        </w:rPr>
        <w:t xml:space="preserve">    return -asin(-x);</w:t>
      </w:r>
    </w:p>
    <w:p w14:paraId="49441E8E" w14:textId="77777777" w:rsidR="0056774A" w:rsidRPr="00903DBA" w:rsidRDefault="0056774A" w:rsidP="0056774A">
      <w:pPr>
        <w:pStyle w:val="Code"/>
        <w:rPr>
          <w:highlight w:val="white"/>
        </w:rPr>
      </w:pPr>
      <w:r w:rsidRPr="00903DBA">
        <w:rPr>
          <w:highlight w:val="white"/>
        </w:rPr>
        <w:t xml:space="preserve">  }</w:t>
      </w:r>
    </w:p>
    <w:p w14:paraId="5554FE48" w14:textId="77777777" w:rsidR="0056774A" w:rsidRPr="00903DBA" w:rsidRDefault="0056774A" w:rsidP="0056774A">
      <w:pPr>
        <w:pStyle w:val="Code"/>
        <w:rPr>
          <w:highlight w:val="white"/>
        </w:rPr>
      </w:pPr>
      <w:r w:rsidRPr="00903DBA">
        <w:rPr>
          <w:highlight w:val="white"/>
        </w:rPr>
        <w:t xml:space="preserve">  else if (x &lt; 1) {</w:t>
      </w:r>
    </w:p>
    <w:p w14:paraId="38AC020C" w14:textId="77777777" w:rsidR="0056774A" w:rsidRPr="00903DBA" w:rsidRDefault="0056774A" w:rsidP="0056774A">
      <w:pPr>
        <w:pStyle w:val="Code"/>
        <w:rPr>
          <w:highlight w:val="white"/>
        </w:rPr>
      </w:pPr>
      <w:r w:rsidRPr="00903DBA">
        <w:rPr>
          <w:highlight w:val="white"/>
        </w:rPr>
        <w:t xml:space="preserve">    return atan(x / sqrt(1 - (x * x)));</w:t>
      </w:r>
    </w:p>
    <w:p w14:paraId="39D763CC" w14:textId="77777777" w:rsidR="0056774A" w:rsidRPr="00903DBA" w:rsidRDefault="0056774A" w:rsidP="0056774A">
      <w:pPr>
        <w:pStyle w:val="Code"/>
        <w:rPr>
          <w:highlight w:val="white"/>
        </w:rPr>
      </w:pPr>
      <w:r w:rsidRPr="00903DBA">
        <w:rPr>
          <w:highlight w:val="white"/>
        </w:rPr>
        <w:t xml:space="preserve">  }</w:t>
      </w:r>
    </w:p>
    <w:p w14:paraId="171C4FFF" w14:textId="77777777" w:rsidR="0056774A" w:rsidRPr="00903DBA" w:rsidRDefault="0056774A" w:rsidP="0056774A">
      <w:pPr>
        <w:pStyle w:val="Code"/>
        <w:rPr>
          <w:highlight w:val="white"/>
        </w:rPr>
      </w:pPr>
      <w:r w:rsidRPr="00903DBA">
        <w:rPr>
          <w:highlight w:val="white"/>
        </w:rPr>
        <w:t xml:space="preserve">  else {</w:t>
      </w:r>
    </w:p>
    <w:p w14:paraId="343596AB" w14:textId="77777777" w:rsidR="0056774A" w:rsidRPr="00903DBA" w:rsidRDefault="0056774A" w:rsidP="0056774A">
      <w:pPr>
        <w:pStyle w:val="Code"/>
        <w:rPr>
          <w:highlight w:val="white"/>
        </w:rPr>
      </w:pPr>
      <w:r w:rsidRPr="00903DBA">
        <w:rPr>
          <w:highlight w:val="white"/>
        </w:rPr>
        <w:t xml:space="preserve">    errno = EDOM;</w:t>
      </w:r>
    </w:p>
    <w:p w14:paraId="06E1FE55" w14:textId="77777777" w:rsidR="0056774A" w:rsidRPr="00903DBA" w:rsidRDefault="0056774A" w:rsidP="0056774A">
      <w:pPr>
        <w:pStyle w:val="Code"/>
        <w:rPr>
          <w:highlight w:val="white"/>
        </w:rPr>
      </w:pPr>
      <w:r w:rsidRPr="00903DBA">
        <w:rPr>
          <w:highlight w:val="white"/>
        </w:rPr>
        <w:t xml:space="preserve">    return 0;</w:t>
      </w:r>
    </w:p>
    <w:p w14:paraId="26E6BF0C" w14:textId="77777777" w:rsidR="0056774A" w:rsidRPr="00903DBA" w:rsidRDefault="0056774A" w:rsidP="0056774A">
      <w:pPr>
        <w:pStyle w:val="Code"/>
        <w:rPr>
          <w:highlight w:val="white"/>
        </w:rPr>
      </w:pPr>
      <w:r w:rsidRPr="00903DBA">
        <w:rPr>
          <w:highlight w:val="white"/>
        </w:rPr>
        <w:t xml:space="preserve">  }</w:t>
      </w:r>
    </w:p>
    <w:p w14:paraId="7D3C03BA" w14:textId="77777777" w:rsidR="0056774A" w:rsidRPr="00903DBA" w:rsidRDefault="0056774A" w:rsidP="0056774A">
      <w:pPr>
        <w:pStyle w:val="Code"/>
        <w:rPr>
          <w:highlight w:val="white"/>
        </w:rPr>
      </w:pPr>
      <w:r w:rsidRPr="00903DBA">
        <w:rPr>
          <w:highlight w:val="white"/>
        </w:rPr>
        <w:t>}</w:t>
      </w:r>
    </w:p>
    <w:p w14:paraId="1832BAC7" w14:textId="635CC355" w:rsidR="00B759A5" w:rsidRPr="00903DBA" w:rsidRDefault="00B759A5" w:rsidP="00B759A5">
      <w:pPr>
        <w:rPr>
          <w:rFonts w:eastAsiaTheme="minorEastAsia"/>
        </w:rPr>
      </w:pPr>
      <w:r w:rsidRPr="00903DBA">
        <w:rPr>
          <w:highlight w:val="white"/>
        </w:rPr>
        <w:t>The arccosine function is defined for all</w:t>
      </w:r>
      <m:oMath>
        <m:r>
          <w:rPr>
            <w:rFonts w:ascii="Cambria Math" w:hAnsi="Cambria Math"/>
          </w:rPr>
          <m:t xml:space="preserve"> x</m:t>
        </m:r>
      </m:oMath>
      <w:r w:rsidRPr="00903DBA">
        <w:rPr>
          <w:rFonts w:eastAsiaTheme="minorEastAsia"/>
        </w:rPr>
        <w:t xml:space="preserve"> such as</w:t>
      </w:r>
      <w:r w:rsidRPr="00903DBA">
        <w:rPr>
          <w:highlight w:val="white"/>
        </w:rPr>
        <w:t xml:space="preserve"> </w:t>
      </w:r>
      <m:oMath>
        <m:d>
          <m:dPr>
            <m:begChr m:val="|"/>
            <m:endChr m:val="|"/>
            <m:ctrlPr>
              <w:rPr>
                <w:rFonts w:ascii="Cambria Math" w:hAnsi="Cambria Math"/>
                <w:i/>
              </w:rPr>
            </m:ctrlPr>
          </m:dPr>
          <m:e>
            <m:r>
              <w:rPr>
                <w:rFonts w:ascii="Cambria Math" w:hAnsi="Cambria Math"/>
              </w:rPr>
              <m:t>x</m:t>
            </m:r>
          </m:e>
        </m:d>
        <m:r>
          <w:rPr>
            <w:rFonts w:ascii="Cambria Math" w:hAnsi="Cambria Math"/>
          </w:rPr>
          <m:t>≤1</m:t>
        </m:r>
      </m:oMath>
      <w:r w:rsidRPr="00903DBA">
        <w:rPr>
          <w:rFonts w:eastAsiaTheme="minorEastAsia"/>
        </w:rPr>
        <w:t xml:space="preserve"> as follows:</w:t>
      </w:r>
    </w:p>
    <w:p w14:paraId="06CD36F6" w14:textId="77777777" w:rsidR="002A0F5A" w:rsidRPr="00903DBA" w:rsidRDefault="004773EA" w:rsidP="0056774A">
      <w:pPr>
        <w:pStyle w:val="Code"/>
        <w:rPr>
          <w:rFonts w:ascii="Times New Roman" w:eastAsiaTheme="minorEastAsia" w:hAnsi="Times New Roman"/>
          <w:noProof w:val="0"/>
        </w:rPr>
      </w:pPr>
      <m:oMathPara>
        <m:oMath>
          <m:eqArr>
            <m:eqArrPr>
              <m:ctrlPr>
                <w:rPr>
                  <w:rFonts w:ascii="Cambria Math" w:eastAsiaTheme="minorEastAsia" w:hAnsi="Cambria Math"/>
                  <w:i/>
                </w:rPr>
              </m:ctrlPr>
            </m:eqArrPr>
            <m:e>
              <m:func>
                <m:funcPr>
                  <m:ctrlPr>
                    <w:rPr>
                      <w:rFonts w:ascii="Cambria Math" w:hAnsi="Cambria Math"/>
                      <w:i/>
                    </w:rPr>
                  </m:ctrlPr>
                </m:funcPr>
                <m:fName>
                  <m:r>
                    <m:rPr>
                      <m:sty m:val="p"/>
                    </m:rPr>
                    <w:rPr>
                      <w:rFonts w:ascii="Cambria Math" w:hAnsi="Cambria Math"/>
                      <w:highlight w:val="white"/>
                    </w:rPr>
                    <m:t>acos</m:t>
                  </m:r>
                  <m:ctrlPr>
                    <w:rPr>
                      <w:rFonts w:ascii="Cambria Math" w:hAnsi="Cambria Math"/>
                      <w:i/>
                      <w:highlight w:val="white"/>
                    </w:rPr>
                  </m:ctrlPr>
                </m:fName>
                <m:e>
                  <m:d>
                    <m:dPr>
                      <m:ctrlPr>
                        <w:rPr>
                          <w:rFonts w:ascii="Cambria Math" w:hAnsi="Cambria Math"/>
                          <w:i/>
                        </w:rPr>
                      </m:ctrlPr>
                    </m:dPr>
                    <m:e>
                      <m:r>
                        <w:rPr>
                          <w:rFonts w:ascii="Cambria Math" w:hAnsi="Cambria Math"/>
                        </w:rPr>
                        <m:t>0</m:t>
                      </m:r>
                    </m:e>
                  </m:d>
                  <m:r>
                    <w:rPr>
                      <w:rFonts w:ascii="Cambria Math" w:hAnsi="Cambria Math"/>
                    </w:rPr>
                    <m:t>=</m:t>
                  </m:r>
                </m:e>
              </m:func>
              <m:f>
                <m:fPr>
                  <m:ctrlPr>
                    <w:rPr>
                      <w:rFonts w:ascii="Cambria Math" w:hAnsi="Cambria Math"/>
                      <w:i/>
                    </w:rPr>
                  </m:ctrlPr>
                </m:fPr>
                <m:num>
                  <m:r>
                    <w:rPr>
                      <w:rFonts w:ascii="Cambria Math" w:hAnsi="Cambria Math"/>
                    </w:rPr>
                    <m:t>π</m:t>
                  </m:r>
                </m:num>
                <m:den>
                  <m:r>
                    <w:rPr>
                      <w:rFonts w:ascii="Cambria Math" w:hAnsi="Cambria Math"/>
                    </w:rPr>
                    <m:t>2</m:t>
                  </m:r>
                </m:den>
              </m:f>
            </m:e>
            <m:e>
              <m:func>
                <m:funcPr>
                  <m:ctrlPr>
                    <w:rPr>
                      <w:rFonts w:ascii="Cambria Math" w:eastAsiaTheme="minorEastAsia" w:hAnsi="Cambria Math"/>
                    </w:rPr>
                  </m:ctrlPr>
                </m:funcPr>
                <m:fName>
                  <m:r>
                    <m:rPr>
                      <m:sty m:val="p"/>
                    </m:rPr>
                    <w:rPr>
                      <w:rFonts w:ascii="Cambria Math" w:eastAsiaTheme="minorEastAsia" w:hAnsi="Cambria Math"/>
                    </w:rPr>
                    <m:t>acos</m:t>
                  </m: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=π-acos</m:t>
              </m:r>
              <m:d>
                <m:dPr>
                  <m:ctrlPr>
                    <w:rPr>
                      <w:rFonts w:ascii="Cambria Math" w:eastAsiaTheme="minorEastAsia" w:hAnsi="Cambria Math"/>
                      <w:i/>
                    </w:rPr>
                  </m:ctrlPr>
                </m:dPr>
                <m:e>
                  <m:r>
                    <w:rPr>
                      <w:rFonts w:ascii="Cambria Math" w:eastAsiaTheme="minorEastAsia" w:hAnsi="Cambria Math"/>
                    </w:rPr>
                    <m:t>x</m:t>
                  </m:r>
                </m:e>
              </m:d>
            </m:e>
            <m:e>
              <m:m>
                <m:mPr>
                  <m:mcs>
                    <m:mc>
                      <m:mcPr>
                        <m:count m:val="2"/>
                        <m:mcJc m:val="center"/>
                      </m:mcPr>
                    </m:mc>
                  </m:mcs>
                  <m:ctrlPr>
                    <w:rPr>
                      <w:rFonts w:ascii="Cambria Math" w:eastAsiaTheme="minorEastAsia" w:hAnsi="Cambria Math"/>
                      <w:i/>
                    </w:rPr>
                  </m:ctrlPr>
                </m:mPr>
                <m:mr>
                  <m:e>
                    <m:func>
                      <m:funcPr>
                        <m:ctrlPr>
                          <w:rPr>
                            <w:rFonts w:ascii="Cambria Math" w:hAnsi="Cambria Math"/>
                            <w:i/>
                          </w:rPr>
                        </m:ctrlPr>
                      </m:funcPr>
                      <m:fName>
                        <m:r>
                          <m:rPr>
                            <m:sty m:val="p"/>
                          </m:rPr>
                          <w:rPr>
                            <w:rFonts w:ascii="Cambria Math" w:hAnsi="Cambria Math"/>
                            <w:highlight w:val="white"/>
                          </w:rPr>
                          <m:t>acos</m:t>
                        </m:r>
                        <m:ctrlPr>
                          <w:rPr>
                            <w:rFonts w:ascii="Cambria Math" w:hAnsi="Cambria Math"/>
                            <w:i/>
                            <w:highlight w:val="white"/>
                          </w:rPr>
                        </m:ctrlPr>
                      </m:fName>
                      <m:e>
                        <m:d>
                          <m:dPr>
                            <m:ctrlPr>
                              <w:rPr>
                                <w:rFonts w:ascii="Cambria Math" w:hAnsi="Cambria Math"/>
                                <w:i/>
                              </w:rPr>
                            </m:ctrlPr>
                          </m:dPr>
                          <m:e>
                            <m:r>
                              <w:rPr>
                                <w:rFonts w:ascii="Cambria Math" w:hAnsi="Cambria Math"/>
                              </w:rPr>
                              <m:t>x</m:t>
                            </m:r>
                          </m:e>
                        </m:d>
                        <m:r>
                          <w:rPr>
                            <w:rFonts w:ascii="Cambria Math" w:hAnsi="Cambria Math"/>
                          </w:rPr>
                          <m:t>=</m:t>
                        </m:r>
                      </m:e>
                    </m:func>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2</m:t>
                                        </m:r>
                                      </m:sup>
                                    </m:sSup>
                                  </m:e>
                                </m:rad>
                              </m:num>
                              <m:den>
                                <m:r>
                                  <w:rPr>
                                    <w:rFonts w:ascii="Cambria Math" w:hAnsi="Cambria Math"/>
                                  </w:rPr>
                                  <m:t>x</m:t>
                                </m:r>
                              </m:den>
                            </m:f>
                          </m:e>
                        </m:d>
                      </m:e>
                    </m:func>
                  </m:e>
                  <m:e>
                    <m:r>
                      <w:rPr>
                        <w:rFonts w:ascii="Cambria Math" w:eastAsiaTheme="minorEastAsia" w:hAnsi="Cambria Math"/>
                      </w:rPr>
                      <m:t>if 0&lt;</m:t>
                    </m:r>
                    <m:d>
                      <m:dPr>
                        <m:begChr m:val="|"/>
                        <m:endChr m:val="|"/>
                        <m:ctrlPr>
                          <w:rPr>
                            <w:rFonts w:ascii="Cambria Math" w:hAnsi="Cambria Math"/>
                            <w:i/>
                          </w:rPr>
                        </m:ctrlPr>
                      </m:dPr>
                      <m:e>
                        <m:r>
                          <w:rPr>
                            <w:rFonts w:ascii="Cambria Math" w:hAnsi="Cambria Math"/>
                          </w:rPr>
                          <m:t>x</m:t>
                        </m:r>
                      </m:e>
                    </m:d>
                  </m:e>
                </m:mr>
              </m:m>
              <m:r>
                <w:rPr>
                  <w:rFonts w:ascii="Cambria Math" w:eastAsiaTheme="minorEastAsia" w:hAnsi="Cambria Math"/>
                </w:rPr>
                <m:t>≤1</m:t>
              </m:r>
            </m:e>
          </m:eqArr>
        </m:oMath>
      </m:oMathPara>
    </w:p>
    <w:p w14:paraId="746C5DB2" w14:textId="35BBF5B0" w:rsidR="0056774A" w:rsidRPr="00903DBA" w:rsidRDefault="0056774A" w:rsidP="0056774A">
      <w:pPr>
        <w:pStyle w:val="Code"/>
        <w:rPr>
          <w:rFonts w:ascii="Times New Roman" w:eastAsiaTheme="minorEastAsia" w:hAnsi="Times New Roman"/>
          <w:noProof w:val="0"/>
          <w:highlight w:val="white"/>
        </w:rPr>
      </w:pPr>
      <w:r w:rsidRPr="00903DBA">
        <w:rPr>
          <w:highlight w:val="white"/>
        </w:rPr>
        <w:t>double acos(double x) {</w:t>
      </w:r>
    </w:p>
    <w:p w14:paraId="7C535CFD" w14:textId="77777777" w:rsidR="0056774A" w:rsidRPr="00903DBA" w:rsidRDefault="0056774A" w:rsidP="0056774A">
      <w:pPr>
        <w:pStyle w:val="Code"/>
        <w:rPr>
          <w:highlight w:val="white"/>
        </w:rPr>
      </w:pPr>
      <w:r w:rsidRPr="00903DBA">
        <w:rPr>
          <w:highlight w:val="white"/>
        </w:rPr>
        <w:t xml:space="preserve">  if (x == 0) {</w:t>
      </w:r>
    </w:p>
    <w:p w14:paraId="25234255" w14:textId="77777777" w:rsidR="0056774A" w:rsidRPr="00903DBA" w:rsidRDefault="0056774A" w:rsidP="0056774A">
      <w:pPr>
        <w:pStyle w:val="Code"/>
        <w:rPr>
          <w:highlight w:val="white"/>
        </w:rPr>
      </w:pPr>
      <w:r w:rsidRPr="00903DBA">
        <w:rPr>
          <w:highlight w:val="white"/>
        </w:rPr>
        <w:t xml:space="preserve">    return PI / 2;</w:t>
      </w:r>
    </w:p>
    <w:p w14:paraId="54B48A6C" w14:textId="77777777" w:rsidR="0056774A" w:rsidRPr="00903DBA" w:rsidRDefault="0056774A" w:rsidP="0056774A">
      <w:pPr>
        <w:pStyle w:val="Code"/>
        <w:rPr>
          <w:highlight w:val="white"/>
        </w:rPr>
      </w:pPr>
      <w:r w:rsidRPr="00903DBA">
        <w:rPr>
          <w:highlight w:val="white"/>
        </w:rPr>
        <w:t xml:space="preserve">  }</w:t>
      </w:r>
    </w:p>
    <w:p w14:paraId="2D2F3F61" w14:textId="77777777" w:rsidR="0056774A" w:rsidRPr="00903DBA" w:rsidRDefault="0056774A" w:rsidP="0056774A">
      <w:pPr>
        <w:pStyle w:val="Code"/>
        <w:rPr>
          <w:highlight w:val="white"/>
        </w:rPr>
      </w:pPr>
      <w:r w:rsidRPr="00903DBA">
        <w:rPr>
          <w:highlight w:val="white"/>
        </w:rPr>
        <w:t xml:space="preserve">  else if (x &lt; 0) {</w:t>
      </w:r>
    </w:p>
    <w:p w14:paraId="089F4688" w14:textId="77777777" w:rsidR="0056774A" w:rsidRPr="00903DBA" w:rsidRDefault="0056774A" w:rsidP="0056774A">
      <w:pPr>
        <w:pStyle w:val="Code"/>
        <w:rPr>
          <w:highlight w:val="white"/>
        </w:rPr>
      </w:pPr>
      <w:r w:rsidRPr="00903DBA">
        <w:rPr>
          <w:highlight w:val="white"/>
        </w:rPr>
        <w:t xml:space="preserve">    return PI - acos(-x);</w:t>
      </w:r>
    </w:p>
    <w:p w14:paraId="61617E29" w14:textId="77777777" w:rsidR="0056774A" w:rsidRPr="00903DBA" w:rsidRDefault="0056774A" w:rsidP="0056774A">
      <w:pPr>
        <w:pStyle w:val="Code"/>
        <w:rPr>
          <w:highlight w:val="white"/>
        </w:rPr>
      </w:pPr>
      <w:r w:rsidRPr="00903DBA">
        <w:rPr>
          <w:highlight w:val="white"/>
        </w:rPr>
        <w:t xml:space="preserve">  }</w:t>
      </w:r>
    </w:p>
    <w:p w14:paraId="7431D1EB" w14:textId="77777777" w:rsidR="0056774A" w:rsidRPr="00903DBA" w:rsidRDefault="0056774A" w:rsidP="0056774A">
      <w:pPr>
        <w:pStyle w:val="Code"/>
        <w:rPr>
          <w:highlight w:val="white"/>
        </w:rPr>
      </w:pPr>
      <w:r w:rsidRPr="00903DBA">
        <w:rPr>
          <w:highlight w:val="white"/>
        </w:rPr>
        <w:t xml:space="preserve">  else if (x &lt;= 1) {</w:t>
      </w:r>
    </w:p>
    <w:p w14:paraId="364F1B35" w14:textId="77777777" w:rsidR="0056774A" w:rsidRPr="00903DBA" w:rsidRDefault="0056774A" w:rsidP="0056774A">
      <w:pPr>
        <w:pStyle w:val="Code"/>
        <w:rPr>
          <w:highlight w:val="white"/>
        </w:rPr>
      </w:pPr>
      <w:r w:rsidRPr="00903DBA">
        <w:rPr>
          <w:highlight w:val="white"/>
        </w:rPr>
        <w:t xml:space="preserve">    return atan(sqrt(1 - (x * x)) / x);</w:t>
      </w:r>
    </w:p>
    <w:p w14:paraId="13D39D65" w14:textId="77777777" w:rsidR="0056774A" w:rsidRPr="00903DBA" w:rsidRDefault="0056774A" w:rsidP="0056774A">
      <w:pPr>
        <w:pStyle w:val="Code"/>
        <w:rPr>
          <w:highlight w:val="white"/>
        </w:rPr>
      </w:pPr>
      <w:r w:rsidRPr="00903DBA">
        <w:rPr>
          <w:highlight w:val="white"/>
        </w:rPr>
        <w:t xml:space="preserve">  }</w:t>
      </w:r>
    </w:p>
    <w:p w14:paraId="3849D6B3" w14:textId="77777777" w:rsidR="0056774A" w:rsidRPr="00903DBA" w:rsidRDefault="0056774A" w:rsidP="0056774A">
      <w:pPr>
        <w:pStyle w:val="Code"/>
        <w:rPr>
          <w:highlight w:val="white"/>
        </w:rPr>
      </w:pPr>
      <w:r w:rsidRPr="00903DBA">
        <w:rPr>
          <w:highlight w:val="white"/>
        </w:rPr>
        <w:t xml:space="preserve">  else {</w:t>
      </w:r>
    </w:p>
    <w:p w14:paraId="03BE74E9" w14:textId="77777777" w:rsidR="0056774A" w:rsidRPr="00903DBA" w:rsidRDefault="0056774A" w:rsidP="0056774A">
      <w:pPr>
        <w:pStyle w:val="Code"/>
        <w:rPr>
          <w:highlight w:val="white"/>
        </w:rPr>
      </w:pPr>
      <w:r w:rsidRPr="00903DBA">
        <w:rPr>
          <w:highlight w:val="white"/>
        </w:rPr>
        <w:t xml:space="preserve">    errno = EDOM;</w:t>
      </w:r>
    </w:p>
    <w:p w14:paraId="3C97C6FE" w14:textId="77777777" w:rsidR="0056774A" w:rsidRPr="00903DBA" w:rsidRDefault="0056774A" w:rsidP="0056774A">
      <w:pPr>
        <w:pStyle w:val="Code"/>
        <w:rPr>
          <w:highlight w:val="white"/>
        </w:rPr>
      </w:pPr>
      <w:r w:rsidRPr="00903DBA">
        <w:rPr>
          <w:highlight w:val="white"/>
        </w:rPr>
        <w:t xml:space="preserve">    return 0;</w:t>
      </w:r>
    </w:p>
    <w:p w14:paraId="25B9C888" w14:textId="77777777" w:rsidR="0056774A" w:rsidRPr="00903DBA" w:rsidRDefault="0056774A" w:rsidP="0056774A">
      <w:pPr>
        <w:pStyle w:val="Code"/>
        <w:rPr>
          <w:highlight w:val="white"/>
        </w:rPr>
      </w:pPr>
      <w:r w:rsidRPr="00903DBA">
        <w:rPr>
          <w:highlight w:val="white"/>
        </w:rPr>
        <w:t xml:space="preserve">  }</w:t>
      </w:r>
    </w:p>
    <w:p w14:paraId="634EBD1B" w14:textId="77777777" w:rsidR="0056774A" w:rsidRPr="00903DBA" w:rsidRDefault="0056774A" w:rsidP="0056774A">
      <w:pPr>
        <w:pStyle w:val="Code"/>
        <w:rPr>
          <w:highlight w:val="white"/>
        </w:rPr>
      </w:pPr>
      <w:r w:rsidRPr="00903DBA">
        <w:rPr>
          <w:highlight w:val="white"/>
        </w:rPr>
        <w:t>}</w:t>
      </w:r>
    </w:p>
    <w:p w14:paraId="5CA38B2D" w14:textId="77777777" w:rsidR="00873A1D" w:rsidRPr="00903DBA" w:rsidRDefault="00873A1D" w:rsidP="00873A1D">
      <w:pPr>
        <w:rPr>
          <w:highlight w:val="white"/>
        </w:rPr>
      </w:pPr>
      <w:r w:rsidRPr="00903DBA">
        <w:rPr>
          <w:highlight w:val="white"/>
        </w:rPr>
        <w:t xml:space="preserve">The arctangent function is defined for all </w:t>
      </w:r>
      <m:oMath>
        <m:r>
          <w:rPr>
            <w:rFonts w:ascii="Cambria Math" w:hAnsi="Cambria Math"/>
          </w:rPr>
          <m:t>-1</m:t>
        </m:r>
        <m:r>
          <w:rPr>
            <w:rFonts w:ascii="Cambria Math" w:hAnsi="Cambria Math"/>
            <w:highlight w:val="white"/>
          </w:rPr>
          <m:t>≤</m:t>
        </m:r>
        <m:r>
          <w:rPr>
            <w:rFonts w:ascii="Cambria Math" w:hAnsi="Cambria Math"/>
          </w:rPr>
          <m:t>x</m:t>
        </m:r>
        <m:r>
          <w:rPr>
            <w:rFonts w:ascii="Cambria Math" w:hAnsi="Cambria Math"/>
            <w:highlight w:val="white"/>
          </w:rPr>
          <m:t>≤</m:t>
        </m:r>
        <m:r>
          <w:rPr>
            <w:rFonts w:ascii="Cambria Math" w:hAnsi="Cambria Math"/>
          </w:rPr>
          <m:t>1</m:t>
        </m:r>
      </m:oMath>
      <w:r w:rsidRPr="00903DBA">
        <w:rPr>
          <w:rFonts w:eastAsiaTheme="minorEastAsia"/>
        </w:rPr>
        <w:t xml:space="preserve"> as follows:</w:t>
      </w:r>
    </w:p>
    <w:p w14:paraId="091F2607" w14:textId="77777777" w:rsidR="00873A1D" w:rsidRPr="00903DBA" w:rsidRDefault="004773EA" w:rsidP="00873A1D">
      <w:pPr>
        <w:rPr>
          <w:highlight w:val="white"/>
        </w:rPr>
      </w:pPr>
      <m:oMathPara>
        <m:oMath>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r>
                  <m:rPr>
                    <m:sty m:val="p"/>
                  </m:rPr>
                  <w:rPr>
                    <w:rFonts w:ascii="Cambria Math" w:hAnsi="Cambria Math"/>
                  </w:rPr>
                  <m:t>-atan⁡</m:t>
                </m:r>
                <m:d>
                  <m:dPr>
                    <m:ctrlPr>
                      <w:rPr>
                        <w:rFonts w:ascii="Cambria Math" w:hAnsi="Cambria Math"/>
                        <w:i/>
                      </w:rPr>
                    </m:ctrlPr>
                  </m:dPr>
                  <m:e>
                    <m:r>
                      <w:rPr>
                        <w:rFonts w:ascii="Cambria Math" w:hAnsi="Cambria Math"/>
                      </w:rPr>
                      <m:t>-x</m:t>
                    </m:r>
                  </m:e>
                </m:d>
              </m:e>
              <m:e>
                <m:r>
                  <w:rPr>
                    <w:rFonts w:ascii="Cambria Math" w:hAnsi="Cambria Math"/>
                  </w:rPr>
                  <m:t>for all x</m:t>
                </m:r>
              </m:e>
            </m:mr>
          </m:m>
        </m:oMath>
      </m:oMathPara>
    </w:p>
    <w:p w14:paraId="0B028482" w14:textId="77777777" w:rsidR="00873A1D" w:rsidRPr="00903DBA" w:rsidRDefault="004773EA" w:rsidP="00873A1D">
      <w:pPr>
        <w:rPr>
          <w:highlight w:val="white"/>
        </w:rPr>
      </w:pPr>
      <m:oMathPara>
        <m:oMath>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π</m:t>
                    </m:r>
                  </m:num>
                  <m:den>
                    <m:r>
                      <w:rPr>
                        <w:rFonts w:ascii="Cambria Math" w:hAnsi="Cambria Math"/>
                      </w:rPr>
                      <m:t>2</m:t>
                    </m:r>
                  </m:den>
                </m:f>
                <m:r>
                  <m:rPr>
                    <m:sty m:val="p"/>
                  </m:rPr>
                  <w:rPr>
                    <w:rFonts w:ascii="Cambria Math" w:hAnsi="Cambria Math"/>
                  </w:rPr>
                  <m:t>-atan⁡</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x</m:t>
                        </m:r>
                      </m:den>
                    </m:f>
                  </m:e>
                </m:d>
              </m:e>
              <m:e>
                <m:r>
                  <w:rPr>
                    <w:rFonts w:ascii="Cambria Math" w:hAnsi="Cambria Math"/>
                  </w:rPr>
                  <m:t>if x&gt;0</m:t>
                </m:r>
              </m:e>
            </m:mr>
          </m:m>
        </m:oMath>
      </m:oMathPara>
    </w:p>
    <w:p w14:paraId="7AA217E9" w14:textId="062BFE90" w:rsidR="00873A1D" w:rsidRPr="00903DBA" w:rsidRDefault="004773EA" w:rsidP="00873A1D">
      <w:pPr>
        <w:rPr>
          <w:highlight w:val="white"/>
        </w:rPr>
      </w:pPr>
      <m:oMathPara>
        <m:oMath>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2i+1</m:t>
                            </m:r>
                          </m:sup>
                        </m:sSup>
                      </m:num>
                      <m:den>
                        <m:r>
                          <w:rPr>
                            <w:rFonts w:ascii="Cambria Math" w:hAnsi="Cambria Math"/>
                          </w:rPr>
                          <m:t>2i+1</m:t>
                        </m:r>
                      </m:den>
                    </m:f>
                  </m:e>
                </m:nary>
              </m:e>
              <m:e>
                <m:r>
                  <w:rPr>
                    <w:rFonts w:ascii="Cambria Math" w:hAnsi="Cambria Math"/>
                  </w:rPr>
                  <m:t>if 0≤x&lt;1</m:t>
                </m:r>
              </m:e>
            </m:mr>
          </m:m>
          <m:r>
            <w:rPr>
              <w:rFonts w:ascii="Cambria Math" w:hAnsi="Cambria Math"/>
            </w:rPr>
            <m:t xml:space="preserve"> </m:t>
          </m:r>
        </m:oMath>
      </m:oMathPara>
    </w:p>
    <w:p w14:paraId="500DF166" w14:textId="77777777" w:rsidR="0056774A" w:rsidRPr="00903DBA" w:rsidRDefault="0056774A" w:rsidP="0056774A">
      <w:pPr>
        <w:pStyle w:val="Code"/>
        <w:rPr>
          <w:highlight w:val="white"/>
        </w:rPr>
      </w:pPr>
      <w:r w:rsidRPr="00903DBA">
        <w:rPr>
          <w:highlight w:val="white"/>
        </w:rPr>
        <w:t>double atan(double x) {</w:t>
      </w:r>
    </w:p>
    <w:p w14:paraId="41F2C71F" w14:textId="77777777" w:rsidR="0056774A" w:rsidRPr="00903DBA" w:rsidRDefault="0056774A" w:rsidP="0056774A">
      <w:pPr>
        <w:pStyle w:val="Code"/>
        <w:rPr>
          <w:highlight w:val="white"/>
        </w:rPr>
      </w:pPr>
      <w:r w:rsidRPr="00903DBA">
        <w:rPr>
          <w:highlight w:val="white"/>
        </w:rPr>
        <w:t xml:space="preserve">  if (x &lt; 0) {</w:t>
      </w:r>
    </w:p>
    <w:p w14:paraId="19CDCDC6" w14:textId="77777777" w:rsidR="0056774A" w:rsidRPr="00903DBA" w:rsidRDefault="0056774A" w:rsidP="0056774A">
      <w:pPr>
        <w:pStyle w:val="Code"/>
        <w:rPr>
          <w:highlight w:val="white"/>
        </w:rPr>
      </w:pPr>
      <w:r w:rsidRPr="00903DBA">
        <w:rPr>
          <w:highlight w:val="white"/>
        </w:rPr>
        <w:t xml:space="preserve">    return -atan(-x);</w:t>
      </w:r>
    </w:p>
    <w:p w14:paraId="075BF2C9" w14:textId="77777777" w:rsidR="0056774A" w:rsidRPr="00903DBA" w:rsidRDefault="0056774A" w:rsidP="0056774A">
      <w:pPr>
        <w:pStyle w:val="Code"/>
        <w:rPr>
          <w:highlight w:val="white"/>
        </w:rPr>
      </w:pPr>
      <w:r w:rsidRPr="00903DBA">
        <w:rPr>
          <w:highlight w:val="white"/>
        </w:rPr>
        <w:t xml:space="preserve">  }</w:t>
      </w:r>
    </w:p>
    <w:p w14:paraId="6D7DB1EE" w14:textId="77777777" w:rsidR="0056774A" w:rsidRPr="00903DBA" w:rsidRDefault="0056774A" w:rsidP="0056774A">
      <w:pPr>
        <w:pStyle w:val="Code"/>
        <w:rPr>
          <w:highlight w:val="white"/>
        </w:rPr>
      </w:pPr>
      <w:r w:rsidRPr="00903DBA">
        <w:rPr>
          <w:highlight w:val="white"/>
        </w:rPr>
        <w:t xml:space="preserve">  else if (x &gt; 1) {</w:t>
      </w:r>
    </w:p>
    <w:p w14:paraId="0A1FD80C" w14:textId="77777777" w:rsidR="0056774A" w:rsidRPr="00903DBA" w:rsidRDefault="0056774A" w:rsidP="0056774A">
      <w:pPr>
        <w:pStyle w:val="Code"/>
        <w:rPr>
          <w:highlight w:val="white"/>
        </w:rPr>
      </w:pPr>
      <w:r w:rsidRPr="00903DBA">
        <w:rPr>
          <w:highlight w:val="white"/>
        </w:rPr>
        <w:t xml:space="preserve">    return PI / 2 - atan(1 / x);</w:t>
      </w:r>
    </w:p>
    <w:p w14:paraId="02AFFD16" w14:textId="77777777" w:rsidR="0056774A" w:rsidRPr="00903DBA" w:rsidRDefault="0056774A" w:rsidP="0056774A">
      <w:pPr>
        <w:pStyle w:val="Code"/>
        <w:rPr>
          <w:highlight w:val="white"/>
        </w:rPr>
      </w:pPr>
      <w:r w:rsidRPr="00903DBA">
        <w:rPr>
          <w:highlight w:val="white"/>
        </w:rPr>
        <w:t xml:space="preserve">  }</w:t>
      </w:r>
    </w:p>
    <w:p w14:paraId="11486ABF" w14:textId="3244BEB3" w:rsidR="007D7C8E" w:rsidRPr="00903DBA" w:rsidRDefault="007D7C8E" w:rsidP="007D7C8E">
      <w:pPr>
        <w:rPr>
          <w:rFonts w:eastAsiaTheme="minorEastAsia"/>
        </w:rPr>
      </w:pPr>
      <w:r w:rsidRPr="00903DBA">
        <w:rPr>
          <w:highlight w:val="white"/>
        </w:rPr>
        <w:t>The number of iteration</w:t>
      </w:r>
      <w:r w:rsidR="00DF6CAA" w:rsidRPr="00903DBA">
        <w:rPr>
          <w:highlight w:val="white"/>
        </w:rPr>
        <w:t>s</w:t>
      </w:r>
      <w:r w:rsidRPr="00903DBA">
        <w:rPr>
          <w:highlight w:val="white"/>
        </w:rPr>
        <w:t xml:space="preserve"> of the formula above is ve</w:t>
      </w:r>
      <w:r w:rsidR="006B629C" w:rsidRPr="00903DBA">
        <w:rPr>
          <w:highlight w:val="white"/>
        </w:rPr>
        <w:t>r</w:t>
      </w:r>
      <w:r w:rsidRPr="00903DBA">
        <w:rPr>
          <w:highlight w:val="white"/>
        </w:rPr>
        <w:t xml:space="preserve">y high for values close to one. Therefore, we use the following formula for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hAnsi="Cambria Math"/>
          </w:rPr>
          <m:t>&lt;x≤1.</m:t>
        </m:r>
      </m:oMath>
      <w:r w:rsidR="00C35224" w:rsidRPr="00903DBA">
        <w:rPr>
          <w:rFonts w:eastAsiaTheme="minorEastAsia"/>
        </w:rPr>
        <w:t xml:space="preserve"> The function argument of the </w:t>
      </w:r>
      <w:r w:rsidR="00B12D65" w:rsidRPr="00903DBA">
        <w:rPr>
          <w:rFonts w:eastAsiaTheme="minorEastAsia"/>
        </w:rPr>
        <w:t>right-hand</w:t>
      </w:r>
      <w:r w:rsidR="00C35224" w:rsidRPr="00903DBA">
        <w:rPr>
          <w:rFonts w:eastAsiaTheme="minorEastAsia"/>
        </w:rPr>
        <w:t xml:space="preserve"> call is always less than</w:t>
      </w:r>
      <w:r w:rsidR="00C024B8" w:rsidRPr="00903DBA">
        <w:rPr>
          <w:rFonts w:eastAsiaTheme="minorEastAsia"/>
        </w:rPr>
        <w:t xml:space="preserve"> or equal to</w:t>
      </w:r>
      <w:r w:rsidR="00C35224" w:rsidRPr="00903DBA">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sidR="005B032F" w:rsidRPr="00903DBA">
        <w:rPr>
          <w:rFonts w:eastAsiaTheme="minorEastAsia"/>
        </w:rPr>
        <w:t>, since the numerator is at most one and the denominator is at least two.</w:t>
      </w:r>
    </w:p>
    <w:p w14:paraId="27A9899B" w14:textId="5D8C80BC" w:rsidR="004B4399" w:rsidRPr="00903DBA" w:rsidRDefault="004773EA" w:rsidP="007D7C8E">
      <w:pPr>
        <w:rPr>
          <w:rFonts w:eastAsiaTheme="minorEastAsia"/>
          <w:highlight w:val="white"/>
        </w:rPr>
      </w:pPr>
      <m:oMathPara>
        <m:oMath>
          <m:func>
            <m:funcPr>
              <m:ctrlPr>
                <w:rPr>
                  <w:rFonts w:ascii="Cambria Math" w:eastAsiaTheme="minorEastAsia" w:hAnsi="Cambria Math"/>
                </w:rPr>
              </m:ctrlPr>
            </m:funcPr>
            <m:fName>
              <m:r>
                <m:rPr>
                  <m:sty m:val="p"/>
                </m:rPr>
                <w:rPr>
                  <w:rFonts w:ascii="Cambria Math" w:eastAsiaTheme="minorEastAsia" w:hAnsi="Cambria Math"/>
                </w:rPr>
                <m:t>atan</m:t>
              </m: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=2</m:t>
          </m:r>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1+</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2</m:t>
                              </m:r>
                            </m:sup>
                          </m:sSup>
                        </m:e>
                      </m:rad>
                    </m:den>
                  </m:f>
                </m:e>
              </m:d>
            </m:e>
          </m:func>
        </m:oMath>
      </m:oMathPara>
    </w:p>
    <w:p w14:paraId="4EBED534" w14:textId="77777777" w:rsidR="0056774A" w:rsidRPr="00903DBA" w:rsidRDefault="0056774A" w:rsidP="0056774A">
      <w:pPr>
        <w:pStyle w:val="Code"/>
        <w:rPr>
          <w:highlight w:val="white"/>
        </w:rPr>
      </w:pPr>
      <w:r w:rsidRPr="00903DBA">
        <w:rPr>
          <w:highlight w:val="white"/>
        </w:rPr>
        <w:t xml:space="preserve">  else if (x &gt; 0.5) {</w:t>
      </w:r>
    </w:p>
    <w:p w14:paraId="0A061ADD" w14:textId="77777777" w:rsidR="0056774A" w:rsidRPr="00903DBA" w:rsidRDefault="0056774A" w:rsidP="0056774A">
      <w:pPr>
        <w:pStyle w:val="Code"/>
        <w:rPr>
          <w:highlight w:val="white"/>
        </w:rPr>
      </w:pPr>
      <w:r w:rsidRPr="00903DBA">
        <w:rPr>
          <w:highlight w:val="white"/>
        </w:rPr>
        <w:t xml:space="preserve">    return 2 * atan(x / (1 + sqrt(1 + (x * x))));</w:t>
      </w:r>
    </w:p>
    <w:p w14:paraId="27414423" w14:textId="77777777" w:rsidR="0056774A" w:rsidRPr="00903DBA" w:rsidRDefault="0056774A" w:rsidP="0056774A">
      <w:pPr>
        <w:pStyle w:val="Code"/>
        <w:rPr>
          <w:highlight w:val="white"/>
        </w:rPr>
      </w:pPr>
      <w:r w:rsidRPr="00903DBA">
        <w:rPr>
          <w:highlight w:val="white"/>
        </w:rPr>
        <w:t xml:space="preserve">  }</w:t>
      </w:r>
    </w:p>
    <w:p w14:paraId="33379A7A" w14:textId="548475A8" w:rsidR="00C35224" w:rsidRPr="00903DBA" w:rsidRDefault="00C35224" w:rsidP="00C35224">
      <w:pPr>
        <w:rPr>
          <w:rFonts w:eastAsiaTheme="minorEastAsia"/>
        </w:rPr>
      </w:pPr>
      <w:r w:rsidRPr="00903DBA">
        <w:rPr>
          <w:highlight w:val="white"/>
        </w:rPr>
        <w:t>We have finally reached the iterative formula. There is a</w:t>
      </w:r>
      <w:r w:rsidR="00BE2EF8" w:rsidRPr="00903DBA">
        <w:rPr>
          <w:highlight w:val="white"/>
        </w:rPr>
        <w:t>t most</w:t>
      </w:r>
      <w:r w:rsidRPr="00903DBA">
        <w:rPr>
          <w:highlight w:val="white"/>
        </w:rPr>
        <w:t xml:space="preserve"> 30 iterations for values close to </w:t>
      </w:r>
      <m:oMath>
        <m:r>
          <w:rPr>
            <w:rFonts w:ascii="Cambria Math" w:eastAsiaTheme="minorEastAsia" w:hAnsi="Cambria Math"/>
          </w:rPr>
          <m:t>1/2</m:t>
        </m:r>
      </m:oMath>
      <w:r w:rsidRPr="00903DBA">
        <w:rPr>
          <w:rFonts w:eastAsiaTheme="minorEastAsia"/>
        </w:rPr>
        <w:t xml:space="preserve">, and less iteration for values </w:t>
      </w:r>
      <w:r w:rsidR="00BE2EF8" w:rsidRPr="00903DBA">
        <w:rPr>
          <w:rFonts w:eastAsiaTheme="minorEastAsia"/>
        </w:rPr>
        <w:t>closer to zero.</w:t>
      </w:r>
    </w:p>
    <w:p w14:paraId="125C787C" w14:textId="77777777" w:rsidR="00C024B8" w:rsidRPr="00903DBA" w:rsidRDefault="004773EA" w:rsidP="00C024B8">
      <w:pPr>
        <w:rPr>
          <w:highlight w:val="white"/>
        </w:rPr>
      </w:pPr>
      <m:oMathPara>
        <m:oMath>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2i+1</m:t>
                            </m:r>
                          </m:sup>
                        </m:sSup>
                      </m:num>
                      <m:den>
                        <m:r>
                          <w:rPr>
                            <w:rFonts w:ascii="Cambria Math" w:hAnsi="Cambria Math"/>
                          </w:rPr>
                          <m:t>2i+1</m:t>
                        </m:r>
                      </m:den>
                    </m:f>
                  </m:e>
                </m:nary>
              </m:e>
              <m:e>
                <m:r>
                  <w:rPr>
                    <w:rFonts w:ascii="Cambria Math" w:hAnsi="Cambria Math"/>
                  </w:rPr>
                  <m:t>if 0≤x&lt;1</m:t>
                </m:r>
              </m:e>
            </m:mr>
          </m:m>
          <m:r>
            <w:rPr>
              <w:rFonts w:ascii="Cambria Math" w:hAnsi="Cambria Math"/>
            </w:rPr>
            <m:t xml:space="preserve"> </m:t>
          </m:r>
        </m:oMath>
      </m:oMathPara>
    </w:p>
    <w:p w14:paraId="3E84226F" w14:textId="77777777" w:rsidR="001307F7" w:rsidRPr="00903DBA" w:rsidRDefault="001307F7" w:rsidP="001307F7">
      <w:pPr>
        <w:pStyle w:val="Code"/>
        <w:rPr>
          <w:highlight w:val="white"/>
        </w:rPr>
      </w:pPr>
      <w:r w:rsidRPr="00903DBA">
        <w:rPr>
          <w:highlight w:val="white"/>
        </w:rPr>
        <w:t xml:space="preserve">  else {</w:t>
      </w:r>
    </w:p>
    <w:p w14:paraId="6E29CBBF" w14:textId="77777777" w:rsidR="001307F7" w:rsidRPr="00903DBA" w:rsidRDefault="001307F7" w:rsidP="001307F7">
      <w:pPr>
        <w:pStyle w:val="Code"/>
        <w:rPr>
          <w:highlight w:val="white"/>
        </w:rPr>
      </w:pPr>
      <w:r w:rsidRPr="00903DBA">
        <w:rPr>
          <w:highlight w:val="white"/>
        </w:rPr>
        <w:t xml:space="preserve">    double term, sum = 0, sign = 1, denominator = 1, product = x;</w:t>
      </w:r>
    </w:p>
    <w:p w14:paraId="547A4CE8" w14:textId="77777777" w:rsidR="001307F7" w:rsidRPr="00903DBA" w:rsidRDefault="001307F7" w:rsidP="001307F7">
      <w:pPr>
        <w:pStyle w:val="Code"/>
        <w:rPr>
          <w:highlight w:val="white"/>
        </w:rPr>
      </w:pPr>
    </w:p>
    <w:p w14:paraId="72E5371F" w14:textId="77777777" w:rsidR="001307F7" w:rsidRPr="00903DBA" w:rsidRDefault="001307F7" w:rsidP="001307F7">
      <w:pPr>
        <w:pStyle w:val="Code"/>
        <w:rPr>
          <w:highlight w:val="white"/>
        </w:rPr>
      </w:pPr>
      <w:r w:rsidRPr="00903DBA">
        <w:rPr>
          <w:highlight w:val="white"/>
        </w:rPr>
        <w:t xml:space="preserve">    do {</w:t>
      </w:r>
    </w:p>
    <w:p w14:paraId="5E808E1B" w14:textId="77777777" w:rsidR="001307F7" w:rsidRPr="00903DBA" w:rsidRDefault="001307F7" w:rsidP="001307F7">
      <w:pPr>
        <w:pStyle w:val="Code"/>
        <w:rPr>
          <w:highlight w:val="white"/>
        </w:rPr>
      </w:pPr>
      <w:r w:rsidRPr="00903DBA">
        <w:rPr>
          <w:highlight w:val="white"/>
        </w:rPr>
        <w:t xml:space="preserve">      term = sign * product / denominator;</w:t>
      </w:r>
    </w:p>
    <w:p w14:paraId="04D886BE" w14:textId="77777777" w:rsidR="001307F7" w:rsidRPr="00903DBA" w:rsidRDefault="001307F7" w:rsidP="001307F7">
      <w:pPr>
        <w:pStyle w:val="Code"/>
        <w:rPr>
          <w:highlight w:val="white"/>
        </w:rPr>
      </w:pPr>
      <w:r w:rsidRPr="00903DBA">
        <w:rPr>
          <w:highlight w:val="white"/>
        </w:rPr>
        <w:t xml:space="preserve">      sum += term;</w:t>
      </w:r>
    </w:p>
    <w:p w14:paraId="01B5CDD7" w14:textId="77777777" w:rsidR="001307F7" w:rsidRPr="00903DBA" w:rsidRDefault="001307F7" w:rsidP="001307F7">
      <w:pPr>
        <w:pStyle w:val="Code"/>
        <w:rPr>
          <w:highlight w:val="white"/>
        </w:rPr>
      </w:pPr>
      <w:r w:rsidRPr="00903DBA">
        <w:rPr>
          <w:highlight w:val="white"/>
        </w:rPr>
        <w:t xml:space="preserve">      sign = -sign;</w:t>
      </w:r>
    </w:p>
    <w:p w14:paraId="36A66807" w14:textId="77777777" w:rsidR="001307F7" w:rsidRPr="00903DBA" w:rsidRDefault="001307F7" w:rsidP="001307F7">
      <w:pPr>
        <w:pStyle w:val="Code"/>
        <w:rPr>
          <w:highlight w:val="white"/>
        </w:rPr>
      </w:pPr>
      <w:r w:rsidRPr="00903DBA">
        <w:rPr>
          <w:highlight w:val="white"/>
        </w:rPr>
        <w:t xml:space="preserve">      product *= x * x;</w:t>
      </w:r>
    </w:p>
    <w:p w14:paraId="28F1B3DB" w14:textId="77777777" w:rsidR="001307F7" w:rsidRPr="00903DBA" w:rsidRDefault="001307F7" w:rsidP="001307F7">
      <w:pPr>
        <w:pStyle w:val="Code"/>
        <w:rPr>
          <w:highlight w:val="white"/>
        </w:rPr>
      </w:pPr>
      <w:r w:rsidRPr="00903DBA">
        <w:rPr>
          <w:highlight w:val="white"/>
        </w:rPr>
        <w:t xml:space="preserve">      denominator += 2;</w:t>
      </w:r>
    </w:p>
    <w:p w14:paraId="5B8DA4D6" w14:textId="77777777" w:rsidR="001307F7" w:rsidRPr="00903DBA" w:rsidRDefault="001307F7" w:rsidP="001307F7">
      <w:pPr>
        <w:pStyle w:val="Code"/>
        <w:rPr>
          <w:highlight w:val="white"/>
        </w:rPr>
      </w:pPr>
      <w:r w:rsidRPr="00903DBA">
        <w:rPr>
          <w:highlight w:val="white"/>
        </w:rPr>
        <w:t xml:space="preserve">    } while (fabs(term) &gt;= EPSILON);</w:t>
      </w:r>
    </w:p>
    <w:p w14:paraId="63F97C22" w14:textId="77777777" w:rsidR="001307F7" w:rsidRPr="00903DBA" w:rsidRDefault="001307F7" w:rsidP="001307F7">
      <w:pPr>
        <w:pStyle w:val="Code"/>
        <w:rPr>
          <w:highlight w:val="white"/>
        </w:rPr>
      </w:pPr>
    </w:p>
    <w:p w14:paraId="751C0EBF" w14:textId="77777777" w:rsidR="001307F7" w:rsidRPr="00903DBA" w:rsidRDefault="001307F7" w:rsidP="001307F7">
      <w:pPr>
        <w:pStyle w:val="Code"/>
        <w:rPr>
          <w:highlight w:val="white"/>
        </w:rPr>
      </w:pPr>
      <w:r w:rsidRPr="00903DBA">
        <w:rPr>
          <w:highlight w:val="white"/>
        </w:rPr>
        <w:t xml:space="preserve">    return sum;</w:t>
      </w:r>
    </w:p>
    <w:p w14:paraId="506EB2E4" w14:textId="77777777" w:rsidR="001307F7" w:rsidRPr="00903DBA" w:rsidRDefault="001307F7" w:rsidP="001307F7">
      <w:pPr>
        <w:pStyle w:val="Code"/>
        <w:rPr>
          <w:highlight w:val="white"/>
        </w:rPr>
      </w:pPr>
      <w:r w:rsidRPr="00903DBA">
        <w:rPr>
          <w:highlight w:val="white"/>
        </w:rPr>
        <w:t xml:space="preserve">  }</w:t>
      </w:r>
    </w:p>
    <w:p w14:paraId="41D1B842" w14:textId="77777777" w:rsidR="001307F7" w:rsidRPr="00903DBA" w:rsidRDefault="001307F7" w:rsidP="001307F7">
      <w:pPr>
        <w:pStyle w:val="Code"/>
        <w:rPr>
          <w:highlight w:val="white"/>
        </w:rPr>
      </w:pPr>
      <w:r w:rsidRPr="00903DBA">
        <w:rPr>
          <w:highlight w:val="white"/>
        </w:rPr>
        <w:t>}</w:t>
      </w:r>
    </w:p>
    <w:p w14:paraId="1DBFE7E0" w14:textId="2900F9C1" w:rsidR="006368FB" w:rsidRPr="00903DBA" w:rsidRDefault="002A6DFF" w:rsidP="002A6DFF">
      <w:pPr>
        <w:rPr>
          <w:highlight w:val="white"/>
        </w:rPr>
      </w:pPr>
      <w:r w:rsidRPr="00903DBA">
        <w:rPr>
          <w:highlight w:val="white"/>
        </w:rPr>
        <w:t xml:space="preserve">The second arctangent function return </w:t>
      </w:r>
      <w:r w:rsidR="00D570AA" w:rsidRPr="00903DBA">
        <w:rPr>
          <w:highlight w:val="white"/>
        </w:rPr>
        <w:t xml:space="preserve">arctangent of </w:t>
      </w:r>
      <m:oMath>
        <m:f>
          <m:fPr>
            <m:ctrlPr>
              <w:rPr>
                <w:rFonts w:ascii="Cambria Math" w:hAnsi="Cambria Math"/>
                <w:i/>
                <w:noProof/>
                <w:color w:val="0D0D0D" w:themeColor="text1" w:themeTint="F2"/>
                <w:sz w:val="20"/>
              </w:rPr>
            </m:ctrlPr>
          </m:fPr>
          <m:num>
            <m:r>
              <w:rPr>
                <w:rFonts w:ascii="Cambria Math" w:hAnsi="Cambria Math"/>
                <w:noProof/>
                <w:color w:val="0D0D0D" w:themeColor="text1" w:themeTint="F2"/>
                <w:sz w:val="20"/>
              </w:rPr>
              <m:t>x</m:t>
            </m:r>
          </m:num>
          <m:den>
            <m:r>
              <w:rPr>
                <w:rFonts w:ascii="Cambria Math" w:hAnsi="Cambria Math"/>
                <w:noProof/>
                <w:color w:val="0D0D0D" w:themeColor="text1" w:themeTint="F2"/>
                <w:sz w:val="20"/>
              </w:rPr>
              <m:t>y</m:t>
            </m:r>
          </m:den>
        </m:f>
      </m:oMath>
      <w:r w:rsidR="00C33CD6" w:rsidRPr="00903DBA">
        <w:rPr>
          <w:rFonts w:eastAsiaTheme="minorEastAsia"/>
          <w:color w:val="0D0D0D" w:themeColor="text1" w:themeTint="F2"/>
          <w:sz w:val="20"/>
        </w:rPr>
        <w:t xml:space="preserve">, if </w:t>
      </w:r>
      <m:oMath>
        <m:r>
          <w:rPr>
            <w:rFonts w:ascii="Cambria Math" w:eastAsiaTheme="minorEastAsia" w:hAnsi="Cambria Math"/>
            <w:color w:val="0D0D0D" w:themeColor="text1" w:themeTint="F2"/>
            <w:sz w:val="20"/>
          </w:rPr>
          <m:t>y≠0</m:t>
        </m:r>
      </m:oMath>
      <w:r w:rsidR="00C33CD6" w:rsidRPr="00903DBA">
        <w:rPr>
          <w:rFonts w:eastAsiaTheme="minorEastAsia"/>
          <w:color w:val="0D0D0D" w:themeColor="text1" w:themeTint="F2"/>
          <w:sz w:val="20"/>
        </w:rPr>
        <w:t>.</w:t>
      </w:r>
    </w:p>
    <w:p w14:paraId="4780A03F" w14:textId="77777777" w:rsidR="001307F7" w:rsidRPr="00903DBA" w:rsidRDefault="001307F7" w:rsidP="001307F7">
      <w:pPr>
        <w:pStyle w:val="Code"/>
        <w:rPr>
          <w:highlight w:val="white"/>
        </w:rPr>
      </w:pPr>
      <w:r w:rsidRPr="00903DBA">
        <w:rPr>
          <w:highlight w:val="white"/>
        </w:rPr>
        <w:t>double atan2(double x, double y) {</w:t>
      </w:r>
    </w:p>
    <w:p w14:paraId="2C9075E4" w14:textId="77777777" w:rsidR="001307F7" w:rsidRPr="00903DBA" w:rsidRDefault="001307F7" w:rsidP="001307F7">
      <w:pPr>
        <w:pStyle w:val="Code"/>
        <w:rPr>
          <w:highlight w:val="white"/>
        </w:rPr>
      </w:pPr>
      <w:r w:rsidRPr="00903DBA">
        <w:rPr>
          <w:highlight w:val="white"/>
        </w:rPr>
        <w:t xml:space="preserve">  if (y &gt; 0) {</w:t>
      </w:r>
    </w:p>
    <w:p w14:paraId="3D077FF9" w14:textId="77777777" w:rsidR="001307F7" w:rsidRPr="00903DBA" w:rsidRDefault="001307F7" w:rsidP="001307F7">
      <w:pPr>
        <w:pStyle w:val="Code"/>
        <w:rPr>
          <w:highlight w:val="white"/>
        </w:rPr>
      </w:pPr>
      <w:r w:rsidRPr="00903DBA">
        <w:rPr>
          <w:highlight w:val="white"/>
        </w:rPr>
        <w:t xml:space="preserve">    return atan(x / y);</w:t>
      </w:r>
    </w:p>
    <w:p w14:paraId="63C54C9F" w14:textId="77777777" w:rsidR="001307F7" w:rsidRPr="00903DBA" w:rsidRDefault="001307F7" w:rsidP="001307F7">
      <w:pPr>
        <w:pStyle w:val="Code"/>
        <w:rPr>
          <w:highlight w:val="white"/>
        </w:rPr>
      </w:pPr>
      <w:r w:rsidRPr="00903DBA">
        <w:rPr>
          <w:highlight w:val="white"/>
        </w:rPr>
        <w:t xml:space="preserve">  }</w:t>
      </w:r>
    </w:p>
    <w:p w14:paraId="23194F72" w14:textId="77777777" w:rsidR="001307F7" w:rsidRPr="00903DBA" w:rsidRDefault="001307F7" w:rsidP="001307F7">
      <w:pPr>
        <w:pStyle w:val="Code"/>
        <w:rPr>
          <w:highlight w:val="white"/>
        </w:rPr>
      </w:pPr>
      <w:r w:rsidRPr="00903DBA">
        <w:rPr>
          <w:highlight w:val="white"/>
        </w:rPr>
        <w:t xml:space="preserve">  else if ((x &gt;= 0) &amp;&amp; (y &lt; 0))  {</w:t>
      </w:r>
    </w:p>
    <w:p w14:paraId="1D09A088" w14:textId="77777777" w:rsidR="001307F7" w:rsidRPr="00903DBA" w:rsidRDefault="001307F7" w:rsidP="001307F7">
      <w:pPr>
        <w:pStyle w:val="Code"/>
        <w:rPr>
          <w:highlight w:val="white"/>
        </w:rPr>
      </w:pPr>
      <w:r w:rsidRPr="00903DBA">
        <w:rPr>
          <w:highlight w:val="white"/>
        </w:rPr>
        <w:t xml:space="preserve">    return PI + atan(x / y);</w:t>
      </w:r>
    </w:p>
    <w:p w14:paraId="15604C43" w14:textId="77777777" w:rsidR="001307F7" w:rsidRPr="00903DBA" w:rsidRDefault="001307F7" w:rsidP="001307F7">
      <w:pPr>
        <w:pStyle w:val="Code"/>
        <w:rPr>
          <w:highlight w:val="white"/>
        </w:rPr>
      </w:pPr>
      <w:r w:rsidRPr="00903DBA">
        <w:rPr>
          <w:highlight w:val="white"/>
        </w:rPr>
        <w:t xml:space="preserve">  }</w:t>
      </w:r>
    </w:p>
    <w:p w14:paraId="2A5A6B6D" w14:textId="77777777" w:rsidR="001307F7" w:rsidRPr="00903DBA" w:rsidRDefault="001307F7" w:rsidP="001307F7">
      <w:pPr>
        <w:pStyle w:val="Code"/>
        <w:rPr>
          <w:highlight w:val="white"/>
        </w:rPr>
      </w:pPr>
      <w:r w:rsidRPr="00903DBA">
        <w:rPr>
          <w:highlight w:val="white"/>
        </w:rPr>
        <w:t xml:space="preserve">  else if ((x &lt; 0) &amp;&amp; (y &lt; 0)) {</w:t>
      </w:r>
    </w:p>
    <w:p w14:paraId="69D7FA34" w14:textId="77777777" w:rsidR="001307F7" w:rsidRPr="00903DBA" w:rsidRDefault="001307F7" w:rsidP="001307F7">
      <w:pPr>
        <w:pStyle w:val="Code"/>
        <w:rPr>
          <w:highlight w:val="white"/>
        </w:rPr>
      </w:pPr>
      <w:r w:rsidRPr="00903DBA">
        <w:rPr>
          <w:highlight w:val="white"/>
        </w:rPr>
        <w:t xml:space="preserve">    return (-PI) + atan(x / y);</w:t>
      </w:r>
    </w:p>
    <w:p w14:paraId="1DA69348" w14:textId="77777777" w:rsidR="001307F7" w:rsidRPr="00903DBA" w:rsidRDefault="001307F7" w:rsidP="001307F7">
      <w:pPr>
        <w:pStyle w:val="Code"/>
        <w:rPr>
          <w:highlight w:val="white"/>
        </w:rPr>
      </w:pPr>
      <w:r w:rsidRPr="00903DBA">
        <w:rPr>
          <w:highlight w:val="white"/>
        </w:rPr>
        <w:t xml:space="preserve">  }</w:t>
      </w:r>
    </w:p>
    <w:p w14:paraId="1A6CE456" w14:textId="77777777" w:rsidR="001307F7" w:rsidRPr="00903DBA" w:rsidRDefault="001307F7" w:rsidP="001307F7">
      <w:pPr>
        <w:pStyle w:val="Code"/>
        <w:rPr>
          <w:highlight w:val="white"/>
        </w:rPr>
      </w:pPr>
      <w:r w:rsidRPr="00903DBA">
        <w:rPr>
          <w:highlight w:val="white"/>
        </w:rPr>
        <w:t xml:space="preserve">  else if ((x &gt; 0) &amp;&amp; (y == 0))  {</w:t>
      </w:r>
    </w:p>
    <w:p w14:paraId="5E806D0A" w14:textId="77777777" w:rsidR="001307F7" w:rsidRPr="00903DBA" w:rsidRDefault="001307F7" w:rsidP="001307F7">
      <w:pPr>
        <w:pStyle w:val="Code"/>
        <w:rPr>
          <w:highlight w:val="white"/>
        </w:rPr>
      </w:pPr>
      <w:r w:rsidRPr="00903DBA">
        <w:rPr>
          <w:highlight w:val="white"/>
        </w:rPr>
        <w:t xml:space="preserve">    return PI / 2;</w:t>
      </w:r>
    </w:p>
    <w:p w14:paraId="7FE40281" w14:textId="77777777" w:rsidR="001307F7" w:rsidRPr="00903DBA" w:rsidRDefault="001307F7" w:rsidP="001307F7">
      <w:pPr>
        <w:pStyle w:val="Code"/>
        <w:rPr>
          <w:highlight w:val="white"/>
        </w:rPr>
      </w:pPr>
      <w:r w:rsidRPr="00903DBA">
        <w:rPr>
          <w:highlight w:val="white"/>
        </w:rPr>
        <w:t xml:space="preserve">  }</w:t>
      </w:r>
    </w:p>
    <w:p w14:paraId="694101F3" w14:textId="77777777" w:rsidR="001307F7" w:rsidRPr="00903DBA" w:rsidRDefault="001307F7" w:rsidP="001307F7">
      <w:pPr>
        <w:pStyle w:val="Code"/>
        <w:rPr>
          <w:highlight w:val="white"/>
        </w:rPr>
      </w:pPr>
      <w:r w:rsidRPr="00903DBA">
        <w:rPr>
          <w:highlight w:val="white"/>
        </w:rPr>
        <w:t xml:space="preserve">  else if ((x &lt; 0) &amp;&amp; (y == 0))  {</w:t>
      </w:r>
    </w:p>
    <w:p w14:paraId="7DF4C77A" w14:textId="77777777" w:rsidR="001307F7" w:rsidRPr="00903DBA" w:rsidRDefault="001307F7" w:rsidP="001307F7">
      <w:pPr>
        <w:pStyle w:val="Code"/>
        <w:rPr>
          <w:highlight w:val="white"/>
        </w:rPr>
      </w:pPr>
      <w:r w:rsidRPr="00903DBA">
        <w:rPr>
          <w:highlight w:val="white"/>
        </w:rPr>
        <w:t xml:space="preserve">    return (-PI) / 2;</w:t>
      </w:r>
    </w:p>
    <w:p w14:paraId="32958B5B" w14:textId="77777777" w:rsidR="001307F7" w:rsidRPr="00903DBA" w:rsidRDefault="001307F7" w:rsidP="001307F7">
      <w:pPr>
        <w:pStyle w:val="Code"/>
        <w:rPr>
          <w:highlight w:val="white"/>
        </w:rPr>
      </w:pPr>
      <w:r w:rsidRPr="00903DBA">
        <w:rPr>
          <w:highlight w:val="white"/>
        </w:rPr>
        <w:t xml:space="preserve">  }</w:t>
      </w:r>
    </w:p>
    <w:p w14:paraId="2E0FFB99" w14:textId="77777777" w:rsidR="001307F7" w:rsidRPr="00903DBA" w:rsidRDefault="001307F7" w:rsidP="001307F7">
      <w:pPr>
        <w:pStyle w:val="Code"/>
        <w:rPr>
          <w:highlight w:val="white"/>
        </w:rPr>
      </w:pPr>
      <w:r w:rsidRPr="00903DBA">
        <w:rPr>
          <w:highlight w:val="white"/>
        </w:rPr>
        <w:t xml:space="preserve">  else {</w:t>
      </w:r>
    </w:p>
    <w:p w14:paraId="3633F8BF" w14:textId="77777777" w:rsidR="001307F7" w:rsidRPr="00903DBA" w:rsidRDefault="001307F7" w:rsidP="001307F7">
      <w:pPr>
        <w:pStyle w:val="Code"/>
        <w:rPr>
          <w:highlight w:val="white"/>
        </w:rPr>
      </w:pPr>
      <w:r w:rsidRPr="00903DBA">
        <w:rPr>
          <w:highlight w:val="white"/>
        </w:rPr>
        <w:t xml:space="preserve">    errno = EDOM;</w:t>
      </w:r>
    </w:p>
    <w:p w14:paraId="02DA7AE7" w14:textId="77777777" w:rsidR="001307F7" w:rsidRPr="00903DBA" w:rsidRDefault="001307F7" w:rsidP="001307F7">
      <w:pPr>
        <w:pStyle w:val="Code"/>
        <w:rPr>
          <w:highlight w:val="white"/>
        </w:rPr>
      </w:pPr>
      <w:r w:rsidRPr="00903DBA">
        <w:rPr>
          <w:highlight w:val="white"/>
        </w:rPr>
        <w:t xml:space="preserve">    return 0;</w:t>
      </w:r>
    </w:p>
    <w:p w14:paraId="12A99649" w14:textId="77777777" w:rsidR="001307F7" w:rsidRPr="00903DBA" w:rsidRDefault="001307F7" w:rsidP="001307F7">
      <w:pPr>
        <w:pStyle w:val="Code"/>
        <w:rPr>
          <w:highlight w:val="white"/>
        </w:rPr>
      </w:pPr>
      <w:r w:rsidRPr="00903DBA">
        <w:rPr>
          <w:highlight w:val="white"/>
        </w:rPr>
        <w:t xml:space="preserve">  }</w:t>
      </w:r>
    </w:p>
    <w:p w14:paraId="0EF72200" w14:textId="77777777" w:rsidR="001307F7" w:rsidRPr="00903DBA" w:rsidRDefault="001307F7" w:rsidP="001307F7">
      <w:pPr>
        <w:pStyle w:val="Code"/>
        <w:rPr>
          <w:highlight w:val="white"/>
        </w:rPr>
      </w:pPr>
      <w:r w:rsidRPr="00903DBA">
        <w:rPr>
          <w:highlight w:val="white"/>
        </w:rPr>
        <w:t>}</w:t>
      </w:r>
    </w:p>
    <w:p w14:paraId="0351ACBC" w14:textId="6530FDB7" w:rsidR="006368FB" w:rsidRPr="00903DBA" w:rsidRDefault="006368FB" w:rsidP="006368FB">
      <w:pPr>
        <w:pStyle w:val="Rubrik3"/>
        <w:rPr>
          <w:highlight w:val="white"/>
        </w:rPr>
      </w:pPr>
      <w:bookmarkStart w:id="498" w:name="_Toc57656136"/>
      <w:r w:rsidRPr="00903DBA">
        <w:rPr>
          <w:shd w:val="clear" w:color="auto" w:fill="FFFFFF"/>
        </w:rPr>
        <w:t>Hyperbolic Trigonometric Functions</w:t>
      </w:r>
      <w:bookmarkEnd w:id="498"/>
    </w:p>
    <w:p w14:paraId="395C47F3" w14:textId="0FF57521" w:rsidR="00555D55" w:rsidRPr="00903DBA" w:rsidRDefault="00E60EDF" w:rsidP="00E60EDF">
      <w:pPr>
        <w:rPr>
          <w:shd w:val="clear" w:color="auto" w:fill="FFFFFF"/>
        </w:rPr>
      </w:pPr>
      <w:r w:rsidRPr="00903DBA">
        <w:rPr>
          <w:shd w:val="clear" w:color="auto" w:fill="FFFFFF"/>
        </w:rPr>
        <w:t xml:space="preserve">The hyperbolic sine function is defined </w:t>
      </w:r>
      <w:r w:rsidR="00950DF0" w:rsidRPr="00903DBA">
        <w:rPr>
          <w:highlight w:val="white"/>
        </w:rPr>
        <w:t xml:space="preserve">for all </w:t>
      </w:r>
      <m:oMath>
        <m:r>
          <w:rPr>
            <w:rFonts w:ascii="Cambria Math" w:hAnsi="Cambria Math"/>
            <w:highlight w:val="white"/>
          </w:rPr>
          <m:t>x</m:t>
        </m:r>
      </m:oMath>
      <w:r w:rsidR="00950DF0" w:rsidRPr="00903DBA">
        <w:rPr>
          <w:rFonts w:eastAsiaTheme="minorEastAsia"/>
          <w:highlight w:val="white"/>
        </w:rPr>
        <w:t xml:space="preserve"> </w:t>
      </w:r>
      <w:r w:rsidRPr="00903DBA">
        <w:rPr>
          <w:shd w:val="clear" w:color="auto" w:fill="FFFFFF"/>
        </w:rPr>
        <w:t>as</w:t>
      </w:r>
      <w:r w:rsidR="00950DF0" w:rsidRPr="00903DBA">
        <w:rPr>
          <w:shd w:val="clear" w:color="auto" w:fill="FFFFFF"/>
        </w:rPr>
        <w:t xml:space="preserve"> follows:</w:t>
      </w:r>
    </w:p>
    <w:p w14:paraId="6BFE27A1" w14:textId="0A90B2C2" w:rsidR="00E60EDF" w:rsidRPr="00903DBA" w:rsidRDefault="004773EA" w:rsidP="00E60EDF">
      <w:pPr>
        <w:rPr>
          <w:highlight w:val="white"/>
        </w:rPr>
      </w:pPr>
      <m:oMathPara>
        <m:oMath>
          <m:func>
            <m:funcPr>
              <m:ctrlPr>
                <w:rPr>
                  <w:rFonts w:ascii="Cambria Math" w:hAnsi="Cambria Math"/>
                  <w:iCs/>
                  <w:noProof/>
                  <w:color w:val="0D0D0D" w:themeColor="text1" w:themeTint="F2"/>
                  <w:sz w:val="20"/>
                </w:rPr>
              </m:ctrlPr>
            </m:funcPr>
            <m:fName>
              <m:r>
                <m:rPr>
                  <m:sty m:val="p"/>
                </m:rPr>
                <w:rPr>
                  <w:rFonts w:ascii="Cambria Math" w:hAnsi="Cambria Math"/>
                  <w:noProof/>
                  <w:color w:val="0D0D0D" w:themeColor="text1" w:themeTint="F2"/>
                  <w:sz w:val="20"/>
                </w:rPr>
                <m:t>sinh</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m:t>
          </m:r>
          <m:f>
            <m:fPr>
              <m:ctrlPr>
                <w:rPr>
                  <w:rFonts w:ascii="Cambria Math" w:hAnsi="Cambria Math"/>
                  <w:i/>
                  <w:noProof/>
                  <w:color w:val="0D0D0D" w:themeColor="text1" w:themeTint="F2"/>
                  <w:sz w:val="20"/>
                </w:rPr>
              </m:ctrlPr>
            </m:fPr>
            <m:num>
              <m:sSup>
                <m:sSupPr>
                  <m:ctrlPr>
                    <w:rPr>
                      <w:rFonts w:ascii="Cambria Math" w:hAnsi="Cambria Math"/>
                      <w:i/>
                      <w:noProof/>
                      <w:color w:val="0D0D0D" w:themeColor="text1" w:themeTint="F2"/>
                      <w:sz w:val="20"/>
                    </w:rPr>
                  </m:ctrlPr>
                </m:sSupPr>
                <m:e>
                  <m:r>
                    <w:rPr>
                      <w:rFonts w:ascii="Cambria Math" w:hAnsi="Cambria Math"/>
                      <w:noProof/>
                      <w:color w:val="0D0D0D" w:themeColor="text1" w:themeTint="F2"/>
                      <w:sz w:val="20"/>
                    </w:rPr>
                    <m:t>e</m:t>
                  </m:r>
                </m:e>
                <m:sup>
                  <m:r>
                    <w:rPr>
                      <w:rFonts w:ascii="Cambria Math" w:hAnsi="Cambria Math"/>
                      <w:noProof/>
                      <w:color w:val="0D0D0D" w:themeColor="text1" w:themeTint="F2"/>
                      <w:sz w:val="20"/>
                    </w:rPr>
                    <m:t>x</m:t>
                  </m:r>
                </m:sup>
              </m:sSup>
              <m:r>
                <w:rPr>
                  <w:rFonts w:ascii="Cambria Math" w:hAnsi="Cambria Math"/>
                  <w:noProof/>
                  <w:color w:val="0D0D0D" w:themeColor="text1" w:themeTint="F2"/>
                  <w:sz w:val="20"/>
                </w:rPr>
                <m:t>-</m:t>
              </m:r>
              <m:sSup>
                <m:sSupPr>
                  <m:ctrlPr>
                    <w:rPr>
                      <w:rFonts w:ascii="Cambria Math" w:hAnsi="Cambria Math"/>
                      <w:i/>
                      <w:noProof/>
                      <w:color w:val="0D0D0D" w:themeColor="text1" w:themeTint="F2"/>
                      <w:sz w:val="20"/>
                    </w:rPr>
                  </m:ctrlPr>
                </m:sSupPr>
                <m:e>
                  <m:r>
                    <w:rPr>
                      <w:rFonts w:ascii="Cambria Math" w:hAnsi="Cambria Math"/>
                      <w:noProof/>
                      <w:color w:val="0D0D0D" w:themeColor="text1" w:themeTint="F2"/>
                      <w:sz w:val="20"/>
                    </w:rPr>
                    <m:t>e</m:t>
                  </m:r>
                </m:e>
                <m:sup>
                  <m:r>
                    <w:rPr>
                      <w:rFonts w:ascii="Cambria Math" w:hAnsi="Cambria Math"/>
                      <w:noProof/>
                      <w:color w:val="0D0D0D" w:themeColor="text1" w:themeTint="F2"/>
                      <w:sz w:val="20"/>
                    </w:rPr>
                    <m:t>-x</m:t>
                  </m:r>
                </m:sup>
              </m:sSup>
            </m:num>
            <m:den>
              <m:r>
                <w:rPr>
                  <w:rFonts w:ascii="Cambria Math" w:hAnsi="Cambria Math"/>
                  <w:noProof/>
                  <w:color w:val="0D0D0D" w:themeColor="text1" w:themeTint="F2"/>
                  <w:sz w:val="20"/>
                </w:rPr>
                <m:t>2</m:t>
              </m:r>
            </m:den>
          </m:f>
        </m:oMath>
      </m:oMathPara>
    </w:p>
    <w:p w14:paraId="2FEBB9E9" w14:textId="77777777" w:rsidR="001307F7" w:rsidRPr="00903DBA" w:rsidRDefault="001307F7" w:rsidP="001307F7">
      <w:pPr>
        <w:pStyle w:val="Code"/>
        <w:rPr>
          <w:highlight w:val="white"/>
        </w:rPr>
      </w:pPr>
      <w:r w:rsidRPr="00903DBA">
        <w:rPr>
          <w:highlight w:val="white"/>
        </w:rPr>
        <w:t>double sinh(double x) {</w:t>
      </w:r>
    </w:p>
    <w:p w14:paraId="0147F4D8" w14:textId="77777777" w:rsidR="001307F7" w:rsidRPr="00903DBA" w:rsidRDefault="001307F7" w:rsidP="001307F7">
      <w:pPr>
        <w:pStyle w:val="Code"/>
        <w:rPr>
          <w:highlight w:val="white"/>
        </w:rPr>
      </w:pPr>
      <w:r w:rsidRPr="00903DBA">
        <w:rPr>
          <w:highlight w:val="white"/>
        </w:rPr>
        <w:t xml:space="preserve">  return (exp(x) - exp(-x)) / 2;</w:t>
      </w:r>
    </w:p>
    <w:p w14:paraId="4088A3BD" w14:textId="77777777" w:rsidR="001307F7" w:rsidRPr="00903DBA" w:rsidRDefault="001307F7" w:rsidP="001307F7">
      <w:pPr>
        <w:pStyle w:val="Code"/>
        <w:rPr>
          <w:highlight w:val="white"/>
        </w:rPr>
      </w:pPr>
      <w:r w:rsidRPr="00903DBA">
        <w:rPr>
          <w:highlight w:val="white"/>
        </w:rPr>
        <w:t>}</w:t>
      </w:r>
    </w:p>
    <w:p w14:paraId="3ECC4312" w14:textId="11F0638B" w:rsidR="00C77C85" w:rsidRPr="00903DBA" w:rsidRDefault="00C77C85" w:rsidP="00C77C85">
      <w:pPr>
        <w:rPr>
          <w:shd w:val="clear" w:color="auto" w:fill="FFFFFF"/>
        </w:rPr>
      </w:pPr>
      <w:r w:rsidRPr="00903DBA">
        <w:rPr>
          <w:shd w:val="clear" w:color="auto" w:fill="FFFFFF"/>
        </w:rPr>
        <w:t>The hyperbolic cosine function is defined as</w:t>
      </w:r>
      <w:r w:rsidR="00950DF0" w:rsidRPr="00903DBA">
        <w:rPr>
          <w:shd w:val="clear" w:color="auto" w:fill="FFFFFF"/>
        </w:rPr>
        <w:t xml:space="preserve"> follows:</w:t>
      </w:r>
    </w:p>
    <w:p w14:paraId="3D35E687" w14:textId="0F1D396A" w:rsidR="00C77C85" w:rsidRPr="00903DBA" w:rsidRDefault="004773EA" w:rsidP="00C77C85">
      <w:pPr>
        <w:rPr>
          <w:highlight w:val="white"/>
        </w:rPr>
      </w:pPr>
      <m:oMathPara>
        <m:oMath>
          <m:func>
            <m:funcPr>
              <m:ctrlPr>
                <w:rPr>
                  <w:rFonts w:ascii="Cambria Math" w:hAnsi="Cambria Math"/>
                  <w:iCs/>
                  <w:noProof/>
                  <w:color w:val="0D0D0D" w:themeColor="text1" w:themeTint="F2"/>
                  <w:sz w:val="20"/>
                </w:rPr>
              </m:ctrlPr>
            </m:funcPr>
            <m:fName>
              <m:r>
                <m:rPr>
                  <m:sty m:val="p"/>
                </m:rPr>
                <w:rPr>
                  <w:rFonts w:ascii="Cambria Math" w:hAnsi="Cambria Math"/>
                  <w:noProof/>
                  <w:color w:val="0D0D0D" w:themeColor="text1" w:themeTint="F2"/>
                  <w:sz w:val="20"/>
                </w:rPr>
                <m:t>cosh</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m:t>
          </m:r>
          <m:f>
            <m:fPr>
              <m:ctrlPr>
                <w:rPr>
                  <w:rFonts w:ascii="Cambria Math" w:hAnsi="Cambria Math"/>
                  <w:i/>
                  <w:noProof/>
                  <w:color w:val="0D0D0D" w:themeColor="text1" w:themeTint="F2"/>
                  <w:sz w:val="20"/>
                </w:rPr>
              </m:ctrlPr>
            </m:fPr>
            <m:num>
              <m:sSup>
                <m:sSupPr>
                  <m:ctrlPr>
                    <w:rPr>
                      <w:rFonts w:ascii="Cambria Math" w:hAnsi="Cambria Math"/>
                      <w:i/>
                      <w:noProof/>
                      <w:color w:val="0D0D0D" w:themeColor="text1" w:themeTint="F2"/>
                      <w:sz w:val="20"/>
                    </w:rPr>
                  </m:ctrlPr>
                </m:sSupPr>
                <m:e>
                  <m:r>
                    <w:rPr>
                      <w:rFonts w:ascii="Cambria Math" w:hAnsi="Cambria Math"/>
                      <w:noProof/>
                      <w:color w:val="0D0D0D" w:themeColor="text1" w:themeTint="F2"/>
                      <w:sz w:val="20"/>
                    </w:rPr>
                    <m:t>e</m:t>
                  </m:r>
                </m:e>
                <m:sup>
                  <m:r>
                    <w:rPr>
                      <w:rFonts w:ascii="Cambria Math" w:hAnsi="Cambria Math"/>
                      <w:noProof/>
                      <w:color w:val="0D0D0D" w:themeColor="text1" w:themeTint="F2"/>
                      <w:sz w:val="20"/>
                    </w:rPr>
                    <m:t>x</m:t>
                  </m:r>
                </m:sup>
              </m:sSup>
              <m:r>
                <w:rPr>
                  <w:rFonts w:ascii="Cambria Math" w:hAnsi="Cambria Math"/>
                  <w:noProof/>
                  <w:color w:val="0D0D0D" w:themeColor="text1" w:themeTint="F2"/>
                  <w:sz w:val="20"/>
                </w:rPr>
                <m:t>+</m:t>
              </m:r>
              <m:sSup>
                <m:sSupPr>
                  <m:ctrlPr>
                    <w:rPr>
                      <w:rFonts w:ascii="Cambria Math" w:hAnsi="Cambria Math"/>
                      <w:i/>
                      <w:noProof/>
                      <w:color w:val="0D0D0D" w:themeColor="text1" w:themeTint="F2"/>
                      <w:sz w:val="20"/>
                    </w:rPr>
                  </m:ctrlPr>
                </m:sSupPr>
                <m:e>
                  <m:r>
                    <w:rPr>
                      <w:rFonts w:ascii="Cambria Math" w:hAnsi="Cambria Math"/>
                      <w:noProof/>
                      <w:color w:val="0D0D0D" w:themeColor="text1" w:themeTint="F2"/>
                      <w:sz w:val="20"/>
                    </w:rPr>
                    <m:t>e</m:t>
                  </m:r>
                </m:e>
                <m:sup>
                  <m:r>
                    <w:rPr>
                      <w:rFonts w:ascii="Cambria Math" w:hAnsi="Cambria Math"/>
                      <w:noProof/>
                      <w:color w:val="0D0D0D" w:themeColor="text1" w:themeTint="F2"/>
                      <w:sz w:val="20"/>
                    </w:rPr>
                    <m:t>-x</m:t>
                  </m:r>
                </m:sup>
              </m:sSup>
            </m:num>
            <m:den>
              <m:r>
                <w:rPr>
                  <w:rFonts w:ascii="Cambria Math" w:hAnsi="Cambria Math"/>
                  <w:noProof/>
                  <w:color w:val="0D0D0D" w:themeColor="text1" w:themeTint="F2"/>
                  <w:sz w:val="20"/>
                </w:rPr>
                <m:t>2</m:t>
              </m:r>
            </m:den>
          </m:f>
        </m:oMath>
      </m:oMathPara>
    </w:p>
    <w:p w14:paraId="0D29BECE" w14:textId="77777777" w:rsidR="001307F7" w:rsidRPr="00903DBA" w:rsidRDefault="001307F7" w:rsidP="001307F7">
      <w:pPr>
        <w:pStyle w:val="Code"/>
        <w:rPr>
          <w:highlight w:val="white"/>
        </w:rPr>
      </w:pPr>
      <w:r w:rsidRPr="00903DBA">
        <w:rPr>
          <w:highlight w:val="white"/>
        </w:rPr>
        <w:t>double cosh(double x) {</w:t>
      </w:r>
    </w:p>
    <w:p w14:paraId="1589A0A2" w14:textId="77777777" w:rsidR="001307F7" w:rsidRPr="00903DBA" w:rsidRDefault="001307F7" w:rsidP="001307F7">
      <w:pPr>
        <w:pStyle w:val="Code"/>
        <w:rPr>
          <w:highlight w:val="white"/>
        </w:rPr>
      </w:pPr>
      <w:r w:rsidRPr="00903DBA">
        <w:rPr>
          <w:highlight w:val="white"/>
        </w:rPr>
        <w:t xml:space="preserve">  return (exp(x) + exp(-x)) / 2;</w:t>
      </w:r>
    </w:p>
    <w:p w14:paraId="5BE41861" w14:textId="77777777" w:rsidR="001307F7" w:rsidRPr="00903DBA" w:rsidRDefault="001307F7" w:rsidP="001307F7">
      <w:pPr>
        <w:pStyle w:val="Code"/>
        <w:rPr>
          <w:highlight w:val="white"/>
        </w:rPr>
      </w:pPr>
      <w:r w:rsidRPr="00903DBA">
        <w:rPr>
          <w:highlight w:val="white"/>
        </w:rPr>
        <w:t>}</w:t>
      </w:r>
    </w:p>
    <w:p w14:paraId="45BEDBBA" w14:textId="75C513C8" w:rsidR="00992FBE" w:rsidRPr="00903DBA" w:rsidRDefault="00992FBE" w:rsidP="00992FBE">
      <w:pPr>
        <w:rPr>
          <w:shd w:val="clear" w:color="auto" w:fill="FFFFFF"/>
        </w:rPr>
      </w:pPr>
      <w:r w:rsidRPr="00903DBA">
        <w:rPr>
          <w:shd w:val="clear" w:color="auto" w:fill="FFFFFF"/>
        </w:rPr>
        <w:t xml:space="preserve">The hyperbolic tangent function is defined </w:t>
      </w:r>
      <w:r w:rsidR="00172FC5" w:rsidRPr="00903DBA">
        <w:rPr>
          <w:highlight w:val="white"/>
        </w:rPr>
        <w:t xml:space="preserve">for all </w:t>
      </w:r>
      <m:oMath>
        <m:r>
          <w:rPr>
            <w:rFonts w:ascii="Cambria Math" w:hAnsi="Cambria Math"/>
            <w:highlight w:val="white"/>
          </w:rPr>
          <m:t>x</m:t>
        </m:r>
      </m:oMath>
      <w:r w:rsidR="00172FC5" w:rsidRPr="00903DBA">
        <w:rPr>
          <w:rFonts w:eastAsiaTheme="minorEastAsia"/>
          <w:highlight w:val="white"/>
        </w:rPr>
        <w:t xml:space="preserve"> </w:t>
      </w:r>
      <w:r w:rsidRPr="00903DBA">
        <w:rPr>
          <w:shd w:val="clear" w:color="auto" w:fill="FFFFFF"/>
        </w:rPr>
        <w:t>as</w:t>
      </w:r>
      <w:r w:rsidR="00172FC5" w:rsidRPr="00903DBA">
        <w:rPr>
          <w:shd w:val="clear" w:color="auto" w:fill="FFFFFF"/>
        </w:rPr>
        <w:t xml:space="preserve"> follows:</w:t>
      </w:r>
    </w:p>
    <w:p w14:paraId="46005945" w14:textId="3C43C998" w:rsidR="00992FBE" w:rsidRPr="00903DBA" w:rsidRDefault="004773EA" w:rsidP="00992FBE">
      <w:pPr>
        <w:rPr>
          <w:highlight w:val="white"/>
        </w:rPr>
      </w:pPr>
      <m:oMathPara>
        <m:oMath>
          <m:func>
            <m:funcPr>
              <m:ctrlPr>
                <w:rPr>
                  <w:rFonts w:ascii="Cambria Math" w:hAnsi="Cambria Math"/>
                  <w:i/>
                  <w:iCs/>
                  <w:noProof/>
                  <w:color w:val="0D0D0D" w:themeColor="text1" w:themeTint="F2"/>
                  <w:sz w:val="20"/>
                </w:rPr>
              </m:ctrlPr>
            </m:funcPr>
            <m:fName>
              <m:r>
                <m:rPr>
                  <m:sty m:val="p"/>
                </m:rPr>
                <w:rPr>
                  <w:rFonts w:ascii="Cambria Math" w:hAnsi="Cambria Math"/>
                  <w:noProof/>
                  <w:color w:val="0D0D0D" w:themeColor="text1" w:themeTint="F2"/>
                  <w:sz w:val="20"/>
                </w:rPr>
                <m:t>tanh</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m:t>
          </m:r>
          <m:f>
            <m:fPr>
              <m:ctrlPr>
                <w:rPr>
                  <w:rFonts w:ascii="Cambria Math" w:hAnsi="Cambria Math"/>
                  <w:i/>
                  <w:noProof/>
                  <w:color w:val="0D0D0D" w:themeColor="text1" w:themeTint="F2"/>
                  <w:sz w:val="20"/>
                </w:rPr>
              </m:ctrlPr>
            </m:fPr>
            <m:num>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sinh</m:t>
                  </m:r>
                </m:fName>
                <m:e>
                  <m:r>
                    <w:rPr>
                      <w:rFonts w:ascii="Cambria Math" w:hAnsi="Cambria Math"/>
                      <w:noProof/>
                      <w:color w:val="0D0D0D" w:themeColor="text1" w:themeTint="F2"/>
                      <w:sz w:val="20"/>
                    </w:rPr>
                    <m:t>x</m:t>
                  </m:r>
                </m:e>
              </m:func>
            </m:num>
            <m:den>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cosh</m:t>
                  </m:r>
                </m:fName>
                <m:e>
                  <m:r>
                    <w:rPr>
                      <w:rFonts w:ascii="Cambria Math" w:hAnsi="Cambria Math"/>
                      <w:noProof/>
                      <w:color w:val="0D0D0D" w:themeColor="text1" w:themeTint="F2"/>
                      <w:sz w:val="20"/>
                    </w:rPr>
                    <m:t>x</m:t>
                  </m:r>
                </m:e>
              </m:func>
            </m:den>
          </m:f>
        </m:oMath>
      </m:oMathPara>
    </w:p>
    <w:p w14:paraId="1E9E88FB" w14:textId="1208CA07" w:rsidR="00172FC5" w:rsidRPr="00903DBA" w:rsidRDefault="00172FC5" w:rsidP="00172FC5">
      <w:pPr>
        <w:rPr>
          <w:highlight w:val="white"/>
        </w:rPr>
      </w:pPr>
      <w:r w:rsidRPr="00903DBA">
        <w:rPr>
          <w:highlight w:val="white"/>
        </w:rPr>
        <w:t xml:space="preserve">Not that we do not have to check for division by zero in this case, since </w:t>
      </w:r>
      <m:oMath>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cosh</m:t>
            </m:r>
          </m:fName>
          <m:e>
            <m:r>
              <w:rPr>
                <w:rFonts w:ascii="Cambria Math" w:hAnsi="Cambria Math"/>
                <w:noProof/>
                <w:color w:val="0D0D0D" w:themeColor="text1" w:themeTint="F2"/>
                <w:sz w:val="20"/>
              </w:rPr>
              <m:t>x</m:t>
            </m:r>
          </m:e>
        </m:func>
      </m:oMath>
      <w:r w:rsidR="00DC62B4" w:rsidRPr="00903DBA">
        <w:rPr>
          <w:rFonts w:eastAsiaTheme="minorEastAsia"/>
          <w:color w:val="0D0D0D" w:themeColor="text1" w:themeTint="F2"/>
          <w:sz w:val="20"/>
        </w:rPr>
        <w:t xml:space="preserve"> cannot be zero.</w:t>
      </w:r>
    </w:p>
    <w:p w14:paraId="74932A36" w14:textId="77777777" w:rsidR="001307F7" w:rsidRPr="00903DBA" w:rsidRDefault="001307F7" w:rsidP="001307F7">
      <w:pPr>
        <w:pStyle w:val="Code"/>
        <w:rPr>
          <w:highlight w:val="white"/>
        </w:rPr>
      </w:pPr>
      <w:r w:rsidRPr="00903DBA">
        <w:rPr>
          <w:highlight w:val="white"/>
        </w:rPr>
        <w:t>double tanh(double x) {</w:t>
      </w:r>
    </w:p>
    <w:p w14:paraId="4CC752B3" w14:textId="77777777" w:rsidR="001307F7" w:rsidRPr="00903DBA" w:rsidRDefault="001307F7" w:rsidP="001307F7">
      <w:pPr>
        <w:pStyle w:val="Code"/>
        <w:rPr>
          <w:highlight w:val="white"/>
        </w:rPr>
      </w:pPr>
      <w:r w:rsidRPr="00903DBA">
        <w:rPr>
          <w:highlight w:val="white"/>
        </w:rPr>
        <w:t xml:space="preserve">  return sinh(x) / cosh(x);</w:t>
      </w:r>
    </w:p>
    <w:p w14:paraId="15BC8B40" w14:textId="77777777" w:rsidR="001307F7" w:rsidRPr="00903DBA" w:rsidRDefault="001307F7" w:rsidP="001307F7">
      <w:pPr>
        <w:pStyle w:val="Code"/>
        <w:rPr>
          <w:highlight w:val="white"/>
        </w:rPr>
      </w:pPr>
      <w:r w:rsidRPr="00903DBA">
        <w:rPr>
          <w:highlight w:val="white"/>
        </w:rPr>
        <w:t>}</w:t>
      </w:r>
    </w:p>
    <w:p w14:paraId="6AF166D1" w14:textId="587ECD9F" w:rsidR="00B92E77" w:rsidRPr="00903DBA" w:rsidRDefault="00FD34B4" w:rsidP="00FD34B4">
      <w:pPr>
        <w:pStyle w:val="Rubrik3"/>
        <w:rPr>
          <w:highlight w:val="white"/>
        </w:rPr>
      </w:pPr>
      <w:bookmarkStart w:id="499" w:name="_Toc57656137"/>
      <w:r w:rsidRPr="00903DBA">
        <w:rPr>
          <w:highlight w:val="white"/>
        </w:rPr>
        <w:t>Floor, Ceiling, Absolute, and Rounding</w:t>
      </w:r>
      <w:r w:rsidR="0083365C" w:rsidRPr="00903DBA">
        <w:rPr>
          <w:highlight w:val="white"/>
        </w:rPr>
        <w:t xml:space="preserve"> Functions</w:t>
      </w:r>
      <w:bookmarkEnd w:id="499"/>
    </w:p>
    <w:p w14:paraId="080C7E2C" w14:textId="70ACF785" w:rsidR="002D62F0" w:rsidRPr="00903DBA" w:rsidRDefault="002D62F0" w:rsidP="002D62F0">
      <w:pPr>
        <w:rPr>
          <w:highlight w:val="white"/>
        </w:rPr>
      </w:pPr>
      <w:r w:rsidRPr="00903DBA">
        <w:rPr>
          <w:highlight w:val="white"/>
        </w:rPr>
        <w:t xml:space="preserve">The </w:t>
      </w:r>
      <w:r w:rsidRPr="00903DBA">
        <w:rPr>
          <w:rStyle w:val="KeyWord0"/>
          <w:highlight w:val="white"/>
        </w:rPr>
        <w:t>floor</w:t>
      </w:r>
      <w:r w:rsidRPr="00903DBA">
        <w:rPr>
          <w:highlight w:val="white"/>
        </w:rPr>
        <w:t xml:space="preserve"> function returns the integer value closer to zero.</w:t>
      </w:r>
    </w:p>
    <w:p w14:paraId="266EF799" w14:textId="77777777" w:rsidR="001307F7" w:rsidRPr="00903DBA" w:rsidRDefault="001307F7" w:rsidP="001307F7">
      <w:pPr>
        <w:pStyle w:val="Code"/>
        <w:rPr>
          <w:highlight w:val="white"/>
        </w:rPr>
      </w:pPr>
      <w:r w:rsidRPr="00903DBA">
        <w:rPr>
          <w:highlight w:val="white"/>
        </w:rPr>
        <w:t>double floor(double x) {</w:t>
      </w:r>
    </w:p>
    <w:p w14:paraId="0A1D7B62" w14:textId="77777777" w:rsidR="001307F7" w:rsidRPr="00903DBA" w:rsidRDefault="001307F7" w:rsidP="001307F7">
      <w:pPr>
        <w:pStyle w:val="Code"/>
        <w:rPr>
          <w:highlight w:val="white"/>
        </w:rPr>
      </w:pPr>
      <w:r w:rsidRPr="00903DBA">
        <w:rPr>
          <w:highlight w:val="white"/>
        </w:rPr>
        <w:t xml:space="preserve">  if (x &lt; 0) {</w:t>
      </w:r>
    </w:p>
    <w:p w14:paraId="28130711" w14:textId="77777777" w:rsidR="001307F7" w:rsidRPr="00903DBA" w:rsidRDefault="001307F7" w:rsidP="001307F7">
      <w:pPr>
        <w:pStyle w:val="Code"/>
        <w:rPr>
          <w:highlight w:val="white"/>
        </w:rPr>
      </w:pPr>
      <w:r w:rsidRPr="00903DBA">
        <w:rPr>
          <w:highlight w:val="white"/>
        </w:rPr>
        <w:t xml:space="preserve">    return -ceil(-x);</w:t>
      </w:r>
    </w:p>
    <w:p w14:paraId="7D02CDF2" w14:textId="77777777" w:rsidR="001307F7" w:rsidRPr="00903DBA" w:rsidRDefault="001307F7" w:rsidP="001307F7">
      <w:pPr>
        <w:pStyle w:val="Code"/>
        <w:rPr>
          <w:highlight w:val="white"/>
        </w:rPr>
      </w:pPr>
      <w:r w:rsidRPr="00903DBA">
        <w:rPr>
          <w:highlight w:val="white"/>
        </w:rPr>
        <w:t xml:space="preserve">  }</w:t>
      </w:r>
    </w:p>
    <w:p w14:paraId="6FA3B4A6" w14:textId="77777777" w:rsidR="001307F7" w:rsidRPr="00903DBA" w:rsidRDefault="001307F7" w:rsidP="001307F7">
      <w:pPr>
        <w:pStyle w:val="Code"/>
        <w:rPr>
          <w:highlight w:val="white"/>
        </w:rPr>
      </w:pPr>
    </w:p>
    <w:p w14:paraId="76562855" w14:textId="77777777" w:rsidR="001307F7" w:rsidRPr="00903DBA" w:rsidRDefault="001307F7" w:rsidP="001307F7">
      <w:pPr>
        <w:pStyle w:val="Code"/>
        <w:rPr>
          <w:highlight w:val="white"/>
        </w:rPr>
      </w:pPr>
      <w:r w:rsidRPr="00903DBA">
        <w:rPr>
          <w:highlight w:val="white"/>
        </w:rPr>
        <w:t xml:space="preserve">  return (double) ((long) x);</w:t>
      </w:r>
    </w:p>
    <w:p w14:paraId="62563199" w14:textId="77777777" w:rsidR="001307F7" w:rsidRPr="00903DBA" w:rsidRDefault="001307F7" w:rsidP="001307F7">
      <w:pPr>
        <w:pStyle w:val="Code"/>
        <w:rPr>
          <w:highlight w:val="white"/>
        </w:rPr>
      </w:pPr>
      <w:r w:rsidRPr="00903DBA">
        <w:rPr>
          <w:highlight w:val="white"/>
        </w:rPr>
        <w:t>}</w:t>
      </w:r>
    </w:p>
    <w:p w14:paraId="1FB9AA01" w14:textId="77777777" w:rsidR="001307F7" w:rsidRPr="00903DBA" w:rsidRDefault="001307F7" w:rsidP="001307F7">
      <w:pPr>
        <w:pStyle w:val="Code"/>
        <w:rPr>
          <w:highlight w:val="white"/>
        </w:rPr>
      </w:pPr>
    </w:p>
    <w:p w14:paraId="30BB9FA9" w14:textId="77777777" w:rsidR="001307F7" w:rsidRPr="00903DBA" w:rsidRDefault="001307F7" w:rsidP="001307F7">
      <w:pPr>
        <w:pStyle w:val="Code"/>
        <w:rPr>
          <w:highlight w:val="white"/>
        </w:rPr>
      </w:pPr>
      <w:r w:rsidRPr="00903DBA">
        <w:rPr>
          <w:highlight w:val="white"/>
        </w:rPr>
        <w:t>double ceil(double x) {</w:t>
      </w:r>
    </w:p>
    <w:p w14:paraId="28E8F22F" w14:textId="77777777" w:rsidR="001307F7" w:rsidRPr="00903DBA" w:rsidRDefault="001307F7" w:rsidP="001307F7">
      <w:pPr>
        <w:pStyle w:val="Code"/>
        <w:rPr>
          <w:highlight w:val="white"/>
        </w:rPr>
      </w:pPr>
      <w:r w:rsidRPr="00903DBA">
        <w:rPr>
          <w:highlight w:val="white"/>
        </w:rPr>
        <w:t xml:space="preserve">  if (x &lt; 0) {</w:t>
      </w:r>
    </w:p>
    <w:p w14:paraId="0B9FBC1C" w14:textId="77777777" w:rsidR="001307F7" w:rsidRPr="00903DBA" w:rsidRDefault="001307F7" w:rsidP="001307F7">
      <w:pPr>
        <w:pStyle w:val="Code"/>
        <w:rPr>
          <w:highlight w:val="white"/>
        </w:rPr>
      </w:pPr>
      <w:r w:rsidRPr="00903DBA">
        <w:rPr>
          <w:highlight w:val="white"/>
        </w:rPr>
        <w:t xml:space="preserve">    return -floor(-x);</w:t>
      </w:r>
    </w:p>
    <w:p w14:paraId="0A003925" w14:textId="77777777" w:rsidR="001307F7" w:rsidRPr="00903DBA" w:rsidRDefault="001307F7" w:rsidP="001307F7">
      <w:pPr>
        <w:pStyle w:val="Code"/>
        <w:rPr>
          <w:highlight w:val="white"/>
        </w:rPr>
      </w:pPr>
      <w:r w:rsidRPr="00903DBA">
        <w:rPr>
          <w:highlight w:val="white"/>
        </w:rPr>
        <w:t xml:space="preserve">  }</w:t>
      </w:r>
    </w:p>
    <w:p w14:paraId="459CF20B" w14:textId="77777777" w:rsidR="001307F7" w:rsidRPr="00903DBA" w:rsidRDefault="001307F7" w:rsidP="001307F7">
      <w:pPr>
        <w:pStyle w:val="Code"/>
        <w:rPr>
          <w:highlight w:val="white"/>
        </w:rPr>
      </w:pPr>
    </w:p>
    <w:p w14:paraId="30FE7347" w14:textId="77777777" w:rsidR="001307F7" w:rsidRPr="00903DBA" w:rsidRDefault="001307F7" w:rsidP="001307F7">
      <w:pPr>
        <w:pStyle w:val="Code"/>
        <w:rPr>
          <w:highlight w:val="white"/>
        </w:rPr>
      </w:pPr>
      <w:r w:rsidRPr="00903DBA">
        <w:rPr>
          <w:highlight w:val="white"/>
        </w:rPr>
        <w:t xml:space="preserve">  return (double) ((long) (x + 0.999999999999));</w:t>
      </w:r>
    </w:p>
    <w:p w14:paraId="2C99381F" w14:textId="77777777" w:rsidR="001307F7" w:rsidRPr="00903DBA" w:rsidRDefault="001307F7" w:rsidP="001307F7">
      <w:pPr>
        <w:pStyle w:val="Code"/>
        <w:rPr>
          <w:highlight w:val="white"/>
        </w:rPr>
      </w:pPr>
      <w:r w:rsidRPr="00903DBA">
        <w:rPr>
          <w:highlight w:val="white"/>
        </w:rPr>
        <w:t>}</w:t>
      </w:r>
    </w:p>
    <w:p w14:paraId="0D0AC220" w14:textId="77777777" w:rsidR="001307F7" w:rsidRPr="00903DBA" w:rsidRDefault="001307F7" w:rsidP="001307F7">
      <w:pPr>
        <w:pStyle w:val="Code"/>
        <w:rPr>
          <w:highlight w:val="white"/>
        </w:rPr>
      </w:pPr>
    </w:p>
    <w:p w14:paraId="70C5F653" w14:textId="77777777" w:rsidR="001307F7" w:rsidRPr="00903DBA" w:rsidRDefault="001307F7" w:rsidP="001307F7">
      <w:pPr>
        <w:pStyle w:val="Code"/>
        <w:rPr>
          <w:highlight w:val="white"/>
        </w:rPr>
      </w:pPr>
      <w:r w:rsidRPr="00903DBA">
        <w:rPr>
          <w:highlight w:val="white"/>
        </w:rPr>
        <w:t>double round(double x) {</w:t>
      </w:r>
    </w:p>
    <w:p w14:paraId="7587D0E6" w14:textId="77777777" w:rsidR="001307F7" w:rsidRPr="00903DBA" w:rsidRDefault="001307F7" w:rsidP="001307F7">
      <w:pPr>
        <w:pStyle w:val="Code"/>
        <w:rPr>
          <w:highlight w:val="white"/>
        </w:rPr>
      </w:pPr>
      <w:r w:rsidRPr="00903DBA">
        <w:rPr>
          <w:highlight w:val="white"/>
        </w:rPr>
        <w:t xml:space="preserve">  return (double) ((long) ((x &lt; 0) ? (x - 0.5) : (x + 0.5)));</w:t>
      </w:r>
    </w:p>
    <w:p w14:paraId="76660668" w14:textId="77777777" w:rsidR="001307F7" w:rsidRPr="00903DBA" w:rsidRDefault="001307F7" w:rsidP="001307F7">
      <w:pPr>
        <w:pStyle w:val="Code"/>
        <w:rPr>
          <w:highlight w:val="white"/>
        </w:rPr>
      </w:pPr>
      <w:r w:rsidRPr="00903DBA">
        <w:rPr>
          <w:highlight w:val="white"/>
        </w:rPr>
        <w:t>}</w:t>
      </w:r>
    </w:p>
    <w:p w14:paraId="2972668E" w14:textId="5BCC1813" w:rsidR="00204AAF" w:rsidRPr="00903DBA" w:rsidRDefault="004773EA" w:rsidP="00204AAF">
      <w:pPr>
        <w:rPr>
          <w:rFonts w:eastAsiaTheme="minorEastAsia"/>
          <w:highlight w:val="white"/>
        </w:rPr>
      </w:pPr>
      <m:oMathPara>
        <m:oMath>
          <m:d>
            <m:dPr>
              <m:begChr m:val="|"/>
              <m:endChr m:val="|"/>
              <m:ctrlPr>
                <w:rPr>
                  <w:rFonts w:ascii="Cambria Math" w:eastAsiaTheme="minorEastAsia" w:hAnsi="Cambria Math"/>
                  <w:i/>
                  <w:noProof/>
                </w:rPr>
              </m:ctrlPr>
            </m:dPr>
            <m:e>
              <m:r>
                <w:rPr>
                  <w:rFonts w:ascii="Cambria Math" w:eastAsiaTheme="minorEastAsia" w:hAnsi="Cambria Math"/>
                  <w:noProof/>
                </w:rPr>
                <m:t>x</m:t>
              </m:r>
            </m:e>
          </m:d>
          <m:r>
            <w:rPr>
              <w:rFonts w:ascii="Cambria Math" w:eastAsiaTheme="minorEastAsia" w:hAnsi="Cambria Math"/>
              <w:noProof/>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-x</m:t>
                    </m:r>
                  </m:e>
                  <m:e>
                    <m:r>
                      <w:rPr>
                        <w:rFonts w:ascii="Cambria Math" w:eastAsiaTheme="minorEastAsia" w:hAnsi="Cambria Math"/>
                      </w:rPr>
                      <m:t>if x&lt;0</m:t>
                    </m:r>
                  </m:e>
                </m:mr>
                <m:mr>
                  <m:e>
                    <m:r>
                      <w:rPr>
                        <w:rFonts w:ascii="Cambria Math" w:eastAsiaTheme="minorEastAsia" w:hAnsi="Cambria Math"/>
                      </w:rPr>
                      <m:t>x</m:t>
                    </m:r>
                  </m:e>
                  <m:e>
                    <m:r>
                      <w:rPr>
                        <w:rFonts w:ascii="Cambria Math" w:eastAsiaTheme="minorEastAsia" w:hAnsi="Cambria Math"/>
                      </w:rPr>
                      <m:t>if x≥0</m:t>
                    </m:r>
                  </m:e>
                </m:mr>
              </m:m>
            </m:e>
          </m:d>
        </m:oMath>
      </m:oMathPara>
    </w:p>
    <w:p w14:paraId="621C0EDC" w14:textId="77777777" w:rsidR="001307F7" w:rsidRPr="00903DBA" w:rsidRDefault="001307F7" w:rsidP="001307F7">
      <w:pPr>
        <w:pStyle w:val="Code"/>
        <w:rPr>
          <w:highlight w:val="white"/>
        </w:rPr>
      </w:pPr>
      <w:r w:rsidRPr="00903DBA">
        <w:rPr>
          <w:highlight w:val="white"/>
        </w:rPr>
        <w:t>double fabs(double x) {</w:t>
      </w:r>
    </w:p>
    <w:p w14:paraId="697301AF" w14:textId="77777777" w:rsidR="001307F7" w:rsidRPr="00903DBA" w:rsidRDefault="001307F7" w:rsidP="001307F7">
      <w:pPr>
        <w:pStyle w:val="Code"/>
        <w:rPr>
          <w:highlight w:val="white"/>
        </w:rPr>
      </w:pPr>
      <w:r w:rsidRPr="00903DBA">
        <w:rPr>
          <w:highlight w:val="white"/>
        </w:rPr>
        <w:t xml:space="preserve">  return (x &lt; 0) ? -x : x;</w:t>
      </w:r>
    </w:p>
    <w:p w14:paraId="30F6900D" w14:textId="77777777" w:rsidR="001307F7" w:rsidRPr="00903DBA" w:rsidRDefault="001307F7" w:rsidP="001307F7">
      <w:pPr>
        <w:pStyle w:val="Code"/>
      </w:pPr>
      <w:r w:rsidRPr="00903DBA">
        <w:rPr>
          <w:highlight w:val="white"/>
        </w:rPr>
        <w:t>}</w:t>
      </w:r>
    </w:p>
    <w:p w14:paraId="5BDA7AE4" w14:textId="09A8EF72" w:rsidR="00CE2940" w:rsidRPr="00903DBA" w:rsidRDefault="00CE2940" w:rsidP="001307F7">
      <w:pPr>
        <w:pStyle w:val="Rubrik2"/>
      </w:pPr>
      <w:bookmarkStart w:id="500" w:name="_Toc57656138"/>
      <w:bookmarkStart w:id="501" w:name="_Hlk55231095"/>
      <w:r w:rsidRPr="00903DBA">
        <w:t>Standard Input/Output</w:t>
      </w:r>
      <w:bookmarkEnd w:id="500"/>
    </w:p>
    <w:bookmarkEnd w:id="501"/>
    <w:p w14:paraId="3C220EF3" w14:textId="1124625B" w:rsidR="00F67D04" w:rsidRPr="00903DBA" w:rsidRDefault="008D6750" w:rsidP="00E65FE6">
      <w:pPr>
        <w:pStyle w:val="CodeHeader"/>
      </w:pPr>
      <w:r w:rsidRPr="00903DBA">
        <w:t>s</w:t>
      </w:r>
      <w:r w:rsidR="00F67D04" w:rsidRPr="00903DBA">
        <w:t>td</w:t>
      </w:r>
      <w:r w:rsidRPr="00903DBA">
        <w:t>io</w:t>
      </w:r>
      <w:r w:rsidR="00F67D04" w:rsidRPr="00903DBA">
        <w:t>.h</w:t>
      </w:r>
    </w:p>
    <w:p w14:paraId="19B5B572" w14:textId="77777777" w:rsidR="00A31981" w:rsidRPr="00903DBA" w:rsidRDefault="00A31981" w:rsidP="00A31981">
      <w:pPr>
        <w:pStyle w:val="Code"/>
        <w:rPr>
          <w:highlight w:val="white"/>
        </w:rPr>
      </w:pPr>
      <w:r w:rsidRPr="00903DBA">
        <w:rPr>
          <w:highlight w:val="white"/>
        </w:rPr>
        <w:t>#ifndef __STDIO_H__</w:t>
      </w:r>
    </w:p>
    <w:p w14:paraId="6AFE8EAF" w14:textId="77777777" w:rsidR="00A31981" w:rsidRPr="00903DBA" w:rsidRDefault="00A31981" w:rsidP="00A31981">
      <w:pPr>
        <w:pStyle w:val="Code"/>
        <w:rPr>
          <w:highlight w:val="white"/>
        </w:rPr>
      </w:pPr>
      <w:r w:rsidRPr="00903DBA">
        <w:rPr>
          <w:highlight w:val="white"/>
        </w:rPr>
        <w:t>#define __STDIO_H__</w:t>
      </w:r>
    </w:p>
    <w:p w14:paraId="42B4B939" w14:textId="77777777" w:rsidR="00A31981" w:rsidRPr="00903DBA" w:rsidRDefault="00A31981" w:rsidP="00A31981">
      <w:pPr>
        <w:pStyle w:val="Code"/>
        <w:rPr>
          <w:highlight w:val="white"/>
        </w:rPr>
      </w:pPr>
    </w:p>
    <w:p w14:paraId="2A329E0B" w14:textId="77777777" w:rsidR="00A31981" w:rsidRPr="00903DBA" w:rsidRDefault="00A31981" w:rsidP="00A31981">
      <w:pPr>
        <w:pStyle w:val="Code"/>
        <w:rPr>
          <w:highlight w:val="white"/>
        </w:rPr>
      </w:pPr>
      <w:r w:rsidRPr="00903DBA">
        <w:rPr>
          <w:highlight w:val="white"/>
        </w:rPr>
        <w:t>#include &lt;math.h&gt;</w:t>
      </w:r>
    </w:p>
    <w:p w14:paraId="72E5D9C5" w14:textId="77777777" w:rsidR="00A31981" w:rsidRPr="00903DBA" w:rsidRDefault="00A31981" w:rsidP="00A31981">
      <w:pPr>
        <w:pStyle w:val="Code"/>
        <w:rPr>
          <w:highlight w:val="white"/>
        </w:rPr>
      </w:pPr>
      <w:r w:rsidRPr="00903DBA">
        <w:rPr>
          <w:highlight w:val="white"/>
        </w:rPr>
        <w:t>#include &lt;ctype.h&gt;</w:t>
      </w:r>
    </w:p>
    <w:p w14:paraId="76E0493C" w14:textId="77777777" w:rsidR="00A31981" w:rsidRPr="00903DBA" w:rsidRDefault="00A31981" w:rsidP="00A31981">
      <w:pPr>
        <w:pStyle w:val="Code"/>
        <w:rPr>
          <w:highlight w:val="white"/>
        </w:rPr>
      </w:pPr>
      <w:r w:rsidRPr="00903DBA">
        <w:rPr>
          <w:highlight w:val="white"/>
        </w:rPr>
        <w:t>#include &lt;stdarg.h&gt;</w:t>
      </w:r>
    </w:p>
    <w:p w14:paraId="15666794" w14:textId="77777777" w:rsidR="00A31981" w:rsidRPr="00903DBA" w:rsidRDefault="00A31981" w:rsidP="00A31981">
      <w:pPr>
        <w:pStyle w:val="Code"/>
        <w:rPr>
          <w:highlight w:val="white"/>
        </w:rPr>
      </w:pPr>
      <w:r w:rsidRPr="00903DBA">
        <w:rPr>
          <w:highlight w:val="white"/>
        </w:rPr>
        <w:t>#include &lt;stddef.h&gt;</w:t>
      </w:r>
    </w:p>
    <w:p w14:paraId="14A05815" w14:textId="77777777" w:rsidR="00A31981" w:rsidRPr="00903DBA" w:rsidRDefault="00A31981" w:rsidP="00A31981">
      <w:pPr>
        <w:pStyle w:val="Code"/>
        <w:rPr>
          <w:highlight w:val="white"/>
        </w:rPr>
      </w:pPr>
      <w:r w:rsidRPr="00903DBA">
        <w:rPr>
          <w:highlight w:val="white"/>
        </w:rPr>
        <w:t>#include &lt;file.h&gt;</w:t>
      </w:r>
    </w:p>
    <w:p w14:paraId="665FE3C3" w14:textId="77777777" w:rsidR="00A31981" w:rsidRPr="00903DBA" w:rsidRDefault="00A31981" w:rsidP="00A31981">
      <w:pPr>
        <w:pStyle w:val="Code"/>
        <w:rPr>
          <w:highlight w:val="white"/>
        </w:rPr>
      </w:pPr>
      <w:r w:rsidRPr="00903DBA">
        <w:rPr>
          <w:highlight w:val="white"/>
        </w:rPr>
        <w:t>#include &lt;temp.h&gt;</w:t>
      </w:r>
    </w:p>
    <w:p w14:paraId="07B18A48" w14:textId="77777777" w:rsidR="00A31981" w:rsidRPr="00903DBA" w:rsidRDefault="00A31981" w:rsidP="00A31981">
      <w:pPr>
        <w:pStyle w:val="Code"/>
        <w:rPr>
          <w:highlight w:val="white"/>
        </w:rPr>
      </w:pPr>
      <w:r w:rsidRPr="00903DBA">
        <w:rPr>
          <w:highlight w:val="white"/>
        </w:rPr>
        <w:t>#include &lt;scanf.h&gt;</w:t>
      </w:r>
    </w:p>
    <w:p w14:paraId="4112A8D9" w14:textId="77777777" w:rsidR="00A31981" w:rsidRPr="00903DBA" w:rsidRDefault="00A31981" w:rsidP="00A31981">
      <w:pPr>
        <w:pStyle w:val="Code"/>
        <w:rPr>
          <w:highlight w:val="white"/>
        </w:rPr>
      </w:pPr>
      <w:r w:rsidRPr="00903DBA">
        <w:rPr>
          <w:highlight w:val="white"/>
        </w:rPr>
        <w:t>#include &lt;printf.h&gt;</w:t>
      </w:r>
    </w:p>
    <w:p w14:paraId="03E46B9F" w14:textId="77777777" w:rsidR="00A31981" w:rsidRPr="00903DBA" w:rsidRDefault="00A31981" w:rsidP="00A31981">
      <w:pPr>
        <w:pStyle w:val="Code"/>
        <w:rPr>
          <w:highlight w:val="white"/>
        </w:rPr>
      </w:pPr>
    </w:p>
    <w:p w14:paraId="3BDDF5A1" w14:textId="3415BB58" w:rsidR="00A31981" w:rsidRPr="00903DBA" w:rsidRDefault="00A31981" w:rsidP="00A31981">
      <w:pPr>
        <w:pStyle w:val="Code"/>
        <w:rPr>
          <w:highlight w:val="white"/>
        </w:rPr>
      </w:pPr>
      <w:r w:rsidRPr="00903DBA">
        <w:rPr>
          <w:highlight w:val="white"/>
        </w:rPr>
        <w:t>#endif</w:t>
      </w:r>
    </w:p>
    <w:p w14:paraId="6521407B" w14:textId="3EA255DB" w:rsidR="00265BDF" w:rsidRPr="00903DBA" w:rsidRDefault="004007C3" w:rsidP="00265BDF">
      <w:pPr>
        <w:pStyle w:val="Rubrik3"/>
      </w:pPr>
      <w:bookmarkStart w:id="502" w:name="_Toc57656139"/>
      <w:r w:rsidRPr="00903DBA">
        <w:t>Printing</w:t>
      </w:r>
      <w:bookmarkEnd w:id="502"/>
    </w:p>
    <w:p w14:paraId="07321D9D" w14:textId="007993F5" w:rsidR="00F67D04" w:rsidRPr="00903DBA" w:rsidRDefault="008D6750" w:rsidP="00E65FE6">
      <w:pPr>
        <w:pStyle w:val="CodeHeader"/>
      </w:pPr>
      <w:r w:rsidRPr="00903DBA">
        <w:t>p</w:t>
      </w:r>
      <w:r w:rsidR="00957919" w:rsidRPr="00903DBA">
        <w:t>rintf.h</w:t>
      </w:r>
    </w:p>
    <w:p w14:paraId="399C01FF" w14:textId="77777777" w:rsidR="00A31981" w:rsidRPr="00903DBA" w:rsidRDefault="00A31981" w:rsidP="00A31981">
      <w:pPr>
        <w:pStyle w:val="Code"/>
        <w:rPr>
          <w:highlight w:val="white"/>
        </w:rPr>
      </w:pPr>
      <w:r w:rsidRPr="00903DBA">
        <w:rPr>
          <w:highlight w:val="white"/>
        </w:rPr>
        <w:t>#ifndef __PRINTF_H__</w:t>
      </w:r>
    </w:p>
    <w:p w14:paraId="31055427" w14:textId="77777777" w:rsidR="00A31981" w:rsidRPr="00903DBA" w:rsidRDefault="00A31981" w:rsidP="00A31981">
      <w:pPr>
        <w:pStyle w:val="Code"/>
        <w:rPr>
          <w:highlight w:val="white"/>
        </w:rPr>
      </w:pPr>
      <w:r w:rsidRPr="00903DBA">
        <w:rPr>
          <w:highlight w:val="white"/>
        </w:rPr>
        <w:t>#define __PRINTF_H__</w:t>
      </w:r>
    </w:p>
    <w:p w14:paraId="347A1EB5" w14:textId="77777777" w:rsidR="00A31981" w:rsidRPr="00903DBA" w:rsidRDefault="00A31981" w:rsidP="00A31981">
      <w:pPr>
        <w:pStyle w:val="Code"/>
        <w:rPr>
          <w:highlight w:val="white"/>
        </w:rPr>
      </w:pPr>
    </w:p>
    <w:p w14:paraId="4BF8C49E" w14:textId="77777777" w:rsidR="00A31981" w:rsidRPr="00903DBA" w:rsidRDefault="00A31981" w:rsidP="00A31981">
      <w:pPr>
        <w:pStyle w:val="Code"/>
        <w:rPr>
          <w:highlight w:val="white"/>
        </w:rPr>
      </w:pPr>
      <w:r w:rsidRPr="00903DBA">
        <w:rPr>
          <w:highlight w:val="white"/>
        </w:rPr>
        <w:t>#define DEVICE 0</w:t>
      </w:r>
    </w:p>
    <w:p w14:paraId="219BCA73" w14:textId="77777777" w:rsidR="00A31981" w:rsidRPr="00903DBA" w:rsidRDefault="00A31981" w:rsidP="00A31981">
      <w:pPr>
        <w:pStyle w:val="Code"/>
        <w:rPr>
          <w:highlight w:val="white"/>
        </w:rPr>
      </w:pPr>
      <w:r w:rsidRPr="00903DBA">
        <w:rPr>
          <w:highlight w:val="white"/>
        </w:rPr>
        <w:t>#define STRING 1</w:t>
      </w:r>
    </w:p>
    <w:p w14:paraId="70B26A94" w14:textId="77777777" w:rsidR="00A31981" w:rsidRPr="00903DBA" w:rsidRDefault="00A31981" w:rsidP="00A31981">
      <w:pPr>
        <w:pStyle w:val="Code"/>
        <w:rPr>
          <w:highlight w:val="white"/>
        </w:rPr>
      </w:pPr>
    </w:p>
    <w:p w14:paraId="07AF9094" w14:textId="77777777" w:rsidR="00A31981" w:rsidRPr="00903DBA" w:rsidRDefault="00A31981" w:rsidP="00A31981">
      <w:pPr>
        <w:pStyle w:val="Code"/>
        <w:rPr>
          <w:highlight w:val="white"/>
        </w:rPr>
      </w:pPr>
      <w:r w:rsidRPr="00903DBA">
        <w:rPr>
          <w:highlight w:val="white"/>
        </w:rPr>
        <w:t>extern int g_outStatus, g_charCount;</w:t>
      </w:r>
    </w:p>
    <w:p w14:paraId="754A24F3" w14:textId="77777777" w:rsidR="00A31981" w:rsidRPr="00903DBA" w:rsidRDefault="00A31981" w:rsidP="00A31981">
      <w:pPr>
        <w:pStyle w:val="Code"/>
        <w:rPr>
          <w:highlight w:val="white"/>
        </w:rPr>
      </w:pPr>
      <w:r w:rsidRPr="00903DBA">
        <w:rPr>
          <w:highlight w:val="white"/>
        </w:rPr>
        <w:t>extern void* g_outDevice;</w:t>
      </w:r>
    </w:p>
    <w:p w14:paraId="38787E68" w14:textId="77777777" w:rsidR="00A31981" w:rsidRPr="00903DBA" w:rsidRDefault="00A31981" w:rsidP="00A31981">
      <w:pPr>
        <w:pStyle w:val="Code"/>
        <w:rPr>
          <w:highlight w:val="white"/>
        </w:rPr>
      </w:pPr>
    </w:p>
    <w:p w14:paraId="019626A4" w14:textId="77777777" w:rsidR="00A31981" w:rsidRPr="00903DBA" w:rsidRDefault="00A31981" w:rsidP="00A31981">
      <w:pPr>
        <w:pStyle w:val="Code"/>
        <w:rPr>
          <w:highlight w:val="white"/>
        </w:rPr>
      </w:pPr>
      <w:r w:rsidRPr="00903DBA">
        <w:rPr>
          <w:highlight w:val="white"/>
        </w:rPr>
        <w:t>int putc(int c, FILE* stream);</w:t>
      </w:r>
    </w:p>
    <w:p w14:paraId="7855004C" w14:textId="77777777" w:rsidR="00A31981" w:rsidRPr="00903DBA" w:rsidRDefault="00A31981" w:rsidP="00A31981">
      <w:pPr>
        <w:pStyle w:val="Code"/>
        <w:rPr>
          <w:highlight w:val="white"/>
        </w:rPr>
      </w:pPr>
      <w:r w:rsidRPr="00903DBA">
        <w:rPr>
          <w:highlight w:val="white"/>
        </w:rPr>
        <w:t>int fputc(int c, FILE* stream);</w:t>
      </w:r>
    </w:p>
    <w:p w14:paraId="6FF94F94" w14:textId="77777777" w:rsidR="00A31981" w:rsidRPr="00903DBA" w:rsidRDefault="00A31981" w:rsidP="00A31981">
      <w:pPr>
        <w:pStyle w:val="Code"/>
        <w:rPr>
          <w:highlight w:val="white"/>
        </w:rPr>
      </w:pPr>
      <w:r w:rsidRPr="00903DBA">
        <w:rPr>
          <w:highlight w:val="white"/>
        </w:rPr>
        <w:t>int putchar(int c);</w:t>
      </w:r>
    </w:p>
    <w:p w14:paraId="4A6EE2C4" w14:textId="77777777" w:rsidR="00A31981" w:rsidRPr="00903DBA" w:rsidRDefault="00A31981" w:rsidP="00A31981">
      <w:pPr>
        <w:pStyle w:val="Code"/>
        <w:rPr>
          <w:highlight w:val="white"/>
        </w:rPr>
      </w:pPr>
    </w:p>
    <w:p w14:paraId="4FD81894" w14:textId="213E47EC" w:rsidR="00A31981" w:rsidRPr="00903DBA" w:rsidRDefault="00A31981" w:rsidP="00A31981">
      <w:pPr>
        <w:pStyle w:val="Code"/>
        <w:rPr>
          <w:highlight w:val="white"/>
        </w:rPr>
      </w:pPr>
      <w:r w:rsidRPr="00903DBA">
        <w:rPr>
          <w:highlight w:val="white"/>
        </w:rPr>
        <w:t>int printf(</w:t>
      </w:r>
      <w:r w:rsidR="000E17D1" w:rsidRPr="00903DBA">
        <w:rPr>
          <w:highlight w:val="white"/>
        </w:rPr>
        <w:t xml:space="preserve">const </w:t>
      </w:r>
      <w:r w:rsidRPr="00903DBA">
        <w:rPr>
          <w:highlight w:val="white"/>
        </w:rPr>
        <w:t>char* format, ...);</w:t>
      </w:r>
    </w:p>
    <w:p w14:paraId="3033D4BC" w14:textId="442D6F86" w:rsidR="00A31981" w:rsidRPr="00903DBA" w:rsidRDefault="00A31981" w:rsidP="00A31981">
      <w:pPr>
        <w:pStyle w:val="Code"/>
        <w:rPr>
          <w:highlight w:val="white"/>
        </w:rPr>
      </w:pPr>
      <w:r w:rsidRPr="00903DBA">
        <w:rPr>
          <w:highlight w:val="white"/>
        </w:rPr>
        <w:t>int vprintf(</w:t>
      </w:r>
      <w:r w:rsidR="00AF786A" w:rsidRPr="00903DBA">
        <w:rPr>
          <w:highlight w:val="white"/>
        </w:rPr>
        <w:t xml:space="preserve">const </w:t>
      </w:r>
      <w:r w:rsidRPr="00903DBA">
        <w:rPr>
          <w:highlight w:val="white"/>
        </w:rPr>
        <w:t>char* format, va_list arg_list);</w:t>
      </w:r>
    </w:p>
    <w:p w14:paraId="4F750A83" w14:textId="708C2C2A" w:rsidR="00A31981" w:rsidRPr="00903DBA" w:rsidRDefault="00A31981" w:rsidP="00A31981">
      <w:pPr>
        <w:pStyle w:val="Code"/>
        <w:rPr>
          <w:highlight w:val="white"/>
        </w:rPr>
      </w:pPr>
      <w:r w:rsidRPr="00903DBA">
        <w:rPr>
          <w:highlight w:val="white"/>
        </w:rPr>
        <w:t xml:space="preserve">int fprintf(FILE* outStream, </w:t>
      </w:r>
      <w:r w:rsidR="000E17D1" w:rsidRPr="00903DBA">
        <w:rPr>
          <w:highlight w:val="white"/>
        </w:rPr>
        <w:t xml:space="preserve">const </w:t>
      </w:r>
      <w:r w:rsidRPr="00903DBA">
        <w:rPr>
          <w:highlight w:val="white"/>
        </w:rPr>
        <w:t>char* format, ...);</w:t>
      </w:r>
    </w:p>
    <w:p w14:paraId="582111BD" w14:textId="1E1C2EA4" w:rsidR="00A31981" w:rsidRPr="00903DBA" w:rsidRDefault="00A31981" w:rsidP="00A31981">
      <w:pPr>
        <w:pStyle w:val="Code"/>
        <w:rPr>
          <w:highlight w:val="white"/>
        </w:rPr>
      </w:pPr>
      <w:r w:rsidRPr="00903DBA">
        <w:rPr>
          <w:highlight w:val="white"/>
        </w:rPr>
        <w:t xml:space="preserve">int vfprintf(FILE* outStream, </w:t>
      </w:r>
      <w:r w:rsidR="00AF786A" w:rsidRPr="00903DBA">
        <w:rPr>
          <w:highlight w:val="white"/>
        </w:rPr>
        <w:t xml:space="preserve">const </w:t>
      </w:r>
      <w:r w:rsidRPr="00903DBA">
        <w:rPr>
          <w:highlight w:val="white"/>
        </w:rPr>
        <w:t>char* format, va_list arg_list);</w:t>
      </w:r>
    </w:p>
    <w:p w14:paraId="07B26AD0" w14:textId="3A35FD94" w:rsidR="00A31981" w:rsidRPr="00903DBA" w:rsidRDefault="00A31981" w:rsidP="00A31981">
      <w:pPr>
        <w:pStyle w:val="Code"/>
        <w:rPr>
          <w:highlight w:val="white"/>
        </w:rPr>
      </w:pPr>
      <w:r w:rsidRPr="00903DBA">
        <w:rPr>
          <w:highlight w:val="white"/>
        </w:rPr>
        <w:t xml:space="preserve">int sprintf(char* outString, </w:t>
      </w:r>
      <w:r w:rsidR="00AF786A" w:rsidRPr="00903DBA">
        <w:rPr>
          <w:highlight w:val="white"/>
        </w:rPr>
        <w:t xml:space="preserve">const </w:t>
      </w:r>
      <w:r w:rsidRPr="00903DBA">
        <w:rPr>
          <w:highlight w:val="white"/>
        </w:rPr>
        <w:t>char* format, ...);</w:t>
      </w:r>
    </w:p>
    <w:p w14:paraId="62B8574C" w14:textId="444DF2DA" w:rsidR="00A31981" w:rsidRPr="00903DBA" w:rsidRDefault="00A31981" w:rsidP="00A31981">
      <w:pPr>
        <w:pStyle w:val="Code"/>
        <w:rPr>
          <w:highlight w:val="white"/>
        </w:rPr>
      </w:pPr>
      <w:r w:rsidRPr="00903DBA">
        <w:rPr>
          <w:highlight w:val="white"/>
        </w:rPr>
        <w:t xml:space="preserve">int vsprintf(char* outString, </w:t>
      </w:r>
      <w:r w:rsidR="00AF786A" w:rsidRPr="00903DBA">
        <w:rPr>
          <w:highlight w:val="white"/>
        </w:rPr>
        <w:t xml:space="preserve">const </w:t>
      </w:r>
      <w:r w:rsidRPr="00903DBA">
        <w:rPr>
          <w:highlight w:val="white"/>
        </w:rPr>
        <w:t>char* format, va_list arg_list);</w:t>
      </w:r>
    </w:p>
    <w:p w14:paraId="54F9DF1E" w14:textId="77777777" w:rsidR="00A31981" w:rsidRPr="00903DBA" w:rsidRDefault="00A31981" w:rsidP="00A31981">
      <w:pPr>
        <w:pStyle w:val="Code"/>
        <w:rPr>
          <w:highlight w:val="white"/>
        </w:rPr>
      </w:pPr>
    </w:p>
    <w:p w14:paraId="10F159F1" w14:textId="77777777" w:rsidR="00A31981" w:rsidRPr="00903DBA" w:rsidRDefault="00A31981" w:rsidP="00A31981">
      <w:pPr>
        <w:pStyle w:val="Code"/>
        <w:rPr>
          <w:highlight w:val="white"/>
        </w:rPr>
      </w:pPr>
      <w:r w:rsidRPr="00903DBA">
        <w:rPr>
          <w:highlight w:val="white"/>
        </w:rPr>
        <w:t>#endif</w:t>
      </w:r>
    </w:p>
    <w:p w14:paraId="7119D829" w14:textId="494213D2" w:rsidR="00BC589D" w:rsidRPr="00903DBA" w:rsidRDefault="008D6750" w:rsidP="00E65FE6">
      <w:pPr>
        <w:pStyle w:val="CodeHeader"/>
      </w:pPr>
      <w:r w:rsidRPr="00903DBA">
        <w:t>p</w:t>
      </w:r>
      <w:r w:rsidR="006048AF" w:rsidRPr="00903DBA">
        <w:t>rintf.c</w:t>
      </w:r>
    </w:p>
    <w:p w14:paraId="4513B8E6" w14:textId="77777777" w:rsidR="00442030" w:rsidRPr="00903DBA" w:rsidRDefault="00442030" w:rsidP="00442030">
      <w:pPr>
        <w:pStyle w:val="Code"/>
        <w:rPr>
          <w:highlight w:val="white"/>
        </w:rPr>
      </w:pPr>
      <w:r w:rsidRPr="00903DBA">
        <w:rPr>
          <w:highlight w:val="white"/>
        </w:rPr>
        <w:t>#include &lt;math.h&gt;</w:t>
      </w:r>
    </w:p>
    <w:p w14:paraId="20A924C0" w14:textId="77777777" w:rsidR="00442030" w:rsidRPr="00903DBA" w:rsidRDefault="00442030" w:rsidP="00442030">
      <w:pPr>
        <w:pStyle w:val="Code"/>
        <w:rPr>
          <w:highlight w:val="white"/>
        </w:rPr>
      </w:pPr>
      <w:r w:rsidRPr="00903DBA">
        <w:rPr>
          <w:highlight w:val="white"/>
        </w:rPr>
        <w:t>#include &lt;ctype.h&gt;</w:t>
      </w:r>
    </w:p>
    <w:p w14:paraId="13F3A162" w14:textId="77777777" w:rsidR="00442030" w:rsidRPr="00903DBA" w:rsidRDefault="00442030" w:rsidP="00442030">
      <w:pPr>
        <w:pStyle w:val="Code"/>
        <w:rPr>
          <w:highlight w:val="white"/>
        </w:rPr>
      </w:pPr>
      <w:r w:rsidRPr="00903DBA">
        <w:rPr>
          <w:highlight w:val="white"/>
        </w:rPr>
        <w:t>#include &lt;stdio.h&gt;</w:t>
      </w:r>
    </w:p>
    <w:p w14:paraId="0482F8F5" w14:textId="77777777" w:rsidR="00442030" w:rsidRPr="00903DBA" w:rsidRDefault="00442030" w:rsidP="00442030">
      <w:pPr>
        <w:pStyle w:val="Code"/>
        <w:rPr>
          <w:highlight w:val="white"/>
        </w:rPr>
      </w:pPr>
      <w:r w:rsidRPr="00903DBA">
        <w:rPr>
          <w:highlight w:val="white"/>
        </w:rPr>
        <w:t>#include &lt;stddef.h&gt;</w:t>
      </w:r>
    </w:p>
    <w:p w14:paraId="2F958601" w14:textId="77777777" w:rsidR="00442030" w:rsidRPr="00903DBA" w:rsidRDefault="00442030" w:rsidP="00442030">
      <w:pPr>
        <w:pStyle w:val="Code"/>
        <w:rPr>
          <w:highlight w:val="white"/>
        </w:rPr>
      </w:pPr>
      <w:r w:rsidRPr="00903DBA">
        <w:rPr>
          <w:highlight w:val="white"/>
        </w:rPr>
        <w:t>#include &lt;stdarg.h&gt;</w:t>
      </w:r>
    </w:p>
    <w:p w14:paraId="16429448" w14:textId="77777777" w:rsidR="00442030" w:rsidRPr="00903DBA" w:rsidRDefault="00442030" w:rsidP="00442030">
      <w:pPr>
        <w:pStyle w:val="Code"/>
        <w:rPr>
          <w:highlight w:val="white"/>
        </w:rPr>
      </w:pPr>
      <w:r w:rsidRPr="00903DBA">
        <w:rPr>
          <w:highlight w:val="white"/>
        </w:rPr>
        <w:t>#include &lt;stdlib.h&gt;</w:t>
      </w:r>
    </w:p>
    <w:p w14:paraId="133F3F50" w14:textId="77777777" w:rsidR="00442030" w:rsidRPr="00903DBA" w:rsidRDefault="00442030" w:rsidP="00442030">
      <w:pPr>
        <w:pStyle w:val="Code"/>
        <w:rPr>
          <w:highlight w:val="white"/>
        </w:rPr>
      </w:pPr>
      <w:r w:rsidRPr="00903DBA">
        <w:rPr>
          <w:highlight w:val="white"/>
        </w:rPr>
        <w:t>#include &lt;scanf.h&gt;</w:t>
      </w:r>
    </w:p>
    <w:p w14:paraId="7C6C9987" w14:textId="77777777" w:rsidR="00442030" w:rsidRPr="00903DBA" w:rsidRDefault="00442030" w:rsidP="00442030">
      <w:pPr>
        <w:pStyle w:val="Code"/>
        <w:rPr>
          <w:highlight w:val="white"/>
        </w:rPr>
      </w:pPr>
      <w:r w:rsidRPr="00903DBA">
        <w:rPr>
          <w:highlight w:val="white"/>
        </w:rPr>
        <w:t>#include &lt;printf.h&gt;</w:t>
      </w:r>
    </w:p>
    <w:p w14:paraId="6D4ADC75" w14:textId="77777777" w:rsidR="00442030" w:rsidRPr="00903DBA" w:rsidRDefault="00442030" w:rsidP="00442030">
      <w:pPr>
        <w:pStyle w:val="Code"/>
        <w:rPr>
          <w:highlight w:val="white"/>
        </w:rPr>
      </w:pPr>
    </w:p>
    <w:p w14:paraId="6BF85DA0" w14:textId="77777777" w:rsidR="00442030" w:rsidRPr="00903DBA" w:rsidRDefault="00442030" w:rsidP="00442030">
      <w:pPr>
        <w:pStyle w:val="Code"/>
        <w:rPr>
          <w:highlight w:val="white"/>
        </w:rPr>
      </w:pPr>
      <w:r w:rsidRPr="00903DBA">
        <w:rPr>
          <w:highlight w:val="white"/>
        </w:rPr>
        <w:t>#define DEVICE 0</w:t>
      </w:r>
    </w:p>
    <w:p w14:paraId="322CBD56" w14:textId="77777777" w:rsidR="00442030" w:rsidRPr="00903DBA" w:rsidRDefault="00442030" w:rsidP="00442030">
      <w:pPr>
        <w:pStyle w:val="Code"/>
        <w:rPr>
          <w:highlight w:val="white"/>
        </w:rPr>
      </w:pPr>
      <w:r w:rsidRPr="00903DBA">
        <w:rPr>
          <w:highlight w:val="white"/>
        </w:rPr>
        <w:t>#define STRING 1</w:t>
      </w:r>
    </w:p>
    <w:p w14:paraId="7968499B" w14:textId="77777777" w:rsidR="00442030" w:rsidRPr="00903DBA" w:rsidRDefault="00442030" w:rsidP="00442030">
      <w:pPr>
        <w:pStyle w:val="Code"/>
        <w:rPr>
          <w:highlight w:val="white"/>
        </w:rPr>
      </w:pPr>
      <w:r w:rsidRPr="00903DBA">
        <w:rPr>
          <w:highlight w:val="white"/>
        </w:rPr>
        <w:t>#define BLANK  2</w:t>
      </w:r>
    </w:p>
    <w:p w14:paraId="30DCB672" w14:textId="77777777" w:rsidR="00442030" w:rsidRPr="00903DBA" w:rsidRDefault="00442030" w:rsidP="00442030">
      <w:pPr>
        <w:pStyle w:val="Code"/>
        <w:rPr>
          <w:highlight w:val="white"/>
        </w:rPr>
      </w:pPr>
    </w:p>
    <w:p w14:paraId="1E500610" w14:textId="77777777" w:rsidR="00442030" w:rsidRPr="00903DBA" w:rsidRDefault="00442030" w:rsidP="00442030">
      <w:pPr>
        <w:pStyle w:val="Code"/>
        <w:rPr>
          <w:highlight w:val="white"/>
        </w:rPr>
      </w:pPr>
      <w:r w:rsidRPr="00903DBA">
        <w:rPr>
          <w:highlight w:val="white"/>
        </w:rPr>
        <w:t>#define PRINT(x,y) { printf(#x " = &lt;%" #y "&gt;\n", (x)); }</w:t>
      </w:r>
    </w:p>
    <w:p w14:paraId="7F0554B2" w14:textId="77777777" w:rsidR="00442030" w:rsidRPr="00903DBA" w:rsidRDefault="00442030" w:rsidP="00442030">
      <w:pPr>
        <w:pStyle w:val="Code"/>
        <w:rPr>
          <w:highlight w:val="white"/>
        </w:rPr>
      </w:pPr>
    </w:p>
    <w:p w14:paraId="0A8F3C69" w14:textId="77777777" w:rsidR="00442030" w:rsidRPr="00903DBA" w:rsidRDefault="00442030" w:rsidP="00442030">
      <w:pPr>
        <w:pStyle w:val="Code"/>
        <w:rPr>
          <w:highlight w:val="white"/>
        </w:rPr>
      </w:pPr>
      <w:r w:rsidRPr="00903DBA">
        <w:rPr>
          <w:highlight w:val="white"/>
        </w:rPr>
        <w:t>int g_outStatus, g_outChars;</w:t>
      </w:r>
    </w:p>
    <w:p w14:paraId="340D327B" w14:textId="77777777" w:rsidR="00442030" w:rsidRPr="00903DBA" w:rsidRDefault="00442030" w:rsidP="00442030">
      <w:pPr>
        <w:pStyle w:val="Code"/>
        <w:rPr>
          <w:highlight w:val="white"/>
        </w:rPr>
      </w:pPr>
      <w:r w:rsidRPr="00903DBA">
        <w:rPr>
          <w:highlight w:val="white"/>
        </w:rPr>
        <w:t>void* g_outDevice;</w:t>
      </w:r>
    </w:p>
    <w:p w14:paraId="79566435" w14:textId="77777777" w:rsidR="00442030" w:rsidRPr="00903DBA" w:rsidRDefault="00442030" w:rsidP="00442030">
      <w:pPr>
        <w:pStyle w:val="Code"/>
        <w:rPr>
          <w:highlight w:val="white"/>
        </w:rPr>
      </w:pPr>
    </w:p>
    <w:p w14:paraId="024F490F" w14:textId="77777777" w:rsidR="00442030" w:rsidRPr="00903DBA" w:rsidRDefault="00442030" w:rsidP="00442030">
      <w:pPr>
        <w:pStyle w:val="Code"/>
        <w:rPr>
          <w:highlight w:val="white"/>
        </w:rPr>
      </w:pPr>
      <w:r w:rsidRPr="00903DBA">
        <w:rPr>
          <w:highlight w:val="white"/>
        </w:rPr>
        <w:t>#define DEFAULT_PRECISION 6</w:t>
      </w:r>
    </w:p>
    <w:p w14:paraId="36B2650B" w14:textId="77777777" w:rsidR="00442030" w:rsidRPr="00903DBA" w:rsidRDefault="00442030" w:rsidP="00442030">
      <w:pPr>
        <w:pStyle w:val="Code"/>
        <w:rPr>
          <w:highlight w:val="white"/>
        </w:rPr>
      </w:pPr>
    </w:p>
    <w:p w14:paraId="74DB315C" w14:textId="77777777" w:rsidR="00442030" w:rsidRPr="00903DBA" w:rsidRDefault="00442030" w:rsidP="00442030">
      <w:pPr>
        <w:pStyle w:val="Code"/>
        <w:rPr>
          <w:highlight w:val="white"/>
        </w:rPr>
      </w:pPr>
      <w:r w:rsidRPr="00903DBA">
        <w:rPr>
          <w:highlight w:val="white"/>
        </w:rPr>
        <w:t>int putc(int i, FILE* stream) {</w:t>
      </w:r>
    </w:p>
    <w:p w14:paraId="18018984" w14:textId="77777777" w:rsidR="00442030" w:rsidRPr="00903DBA" w:rsidRDefault="00442030" w:rsidP="00442030">
      <w:pPr>
        <w:pStyle w:val="Code"/>
        <w:rPr>
          <w:highlight w:val="white"/>
        </w:rPr>
      </w:pPr>
      <w:r w:rsidRPr="00903DBA">
        <w:rPr>
          <w:highlight w:val="white"/>
        </w:rPr>
        <w:t xml:space="preserve">  g_outStatus = DEVICE;</w:t>
      </w:r>
    </w:p>
    <w:p w14:paraId="0E05406F" w14:textId="77777777" w:rsidR="00442030" w:rsidRPr="00903DBA" w:rsidRDefault="00442030" w:rsidP="00442030">
      <w:pPr>
        <w:pStyle w:val="Code"/>
        <w:rPr>
          <w:highlight w:val="white"/>
        </w:rPr>
      </w:pPr>
      <w:r w:rsidRPr="00903DBA">
        <w:rPr>
          <w:highlight w:val="white"/>
        </w:rPr>
        <w:t xml:space="preserve">  g_outDevice = (void*) stream;</w:t>
      </w:r>
    </w:p>
    <w:p w14:paraId="7A858DA1" w14:textId="77777777" w:rsidR="00442030" w:rsidRPr="00903DBA" w:rsidRDefault="00442030" w:rsidP="00442030">
      <w:pPr>
        <w:pStyle w:val="Code"/>
        <w:rPr>
          <w:highlight w:val="white"/>
        </w:rPr>
      </w:pPr>
      <w:r w:rsidRPr="00903DBA">
        <w:rPr>
          <w:highlight w:val="white"/>
        </w:rPr>
        <w:t xml:space="preserve">  printChar((char) i);</w:t>
      </w:r>
    </w:p>
    <w:p w14:paraId="7097593D" w14:textId="77777777" w:rsidR="00442030" w:rsidRPr="00903DBA" w:rsidRDefault="00442030" w:rsidP="00442030">
      <w:pPr>
        <w:pStyle w:val="Code"/>
        <w:rPr>
          <w:highlight w:val="white"/>
        </w:rPr>
      </w:pPr>
      <w:r w:rsidRPr="00903DBA">
        <w:rPr>
          <w:highlight w:val="white"/>
        </w:rPr>
        <w:t xml:space="preserve">  return 1;</w:t>
      </w:r>
    </w:p>
    <w:p w14:paraId="79476DD2" w14:textId="77777777" w:rsidR="00442030" w:rsidRPr="00903DBA" w:rsidRDefault="00442030" w:rsidP="00442030">
      <w:pPr>
        <w:pStyle w:val="Code"/>
        <w:rPr>
          <w:highlight w:val="white"/>
        </w:rPr>
      </w:pPr>
      <w:r w:rsidRPr="00903DBA">
        <w:rPr>
          <w:highlight w:val="white"/>
        </w:rPr>
        <w:t>}</w:t>
      </w:r>
    </w:p>
    <w:p w14:paraId="444D0A73" w14:textId="77777777" w:rsidR="00442030" w:rsidRPr="00903DBA" w:rsidRDefault="00442030" w:rsidP="00442030">
      <w:pPr>
        <w:pStyle w:val="Code"/>
        <w:rPr>
          <w:highlight w:val="white"/>
        </w:rPr>
      </w:pPr>
      <w:r w:rsidRPr="00903DBA">
        <w:rPr>
          <w:highlight w:val="white"/>
        </w:rPr>
        <w:t xml:space="preserve">  </w:t>
      </w:r>
    </w:p>
    <w:p w14:paraId="5A96ACAD" w14:textId="77777777" w:rsidR="00442030" w:rsidRPr="00903DBA" w:rsidRDefault="00442030" w:rsidP="00442030">
      <w:pPr>
        <w:pStyle w:val="Code"/>
        <w:rPr>
          <w:highlight w:val="white"/>
        </w:rPr>
      </w:pPr>
      <w:r w:rsidRPr="00903DBA">
        <w:rPr>
          <w:highlight w:val="white"/>
        </w:rPr>
        <w:t>int fputc(int i, FILE* stream) {</w:t>
      </w:r>
    </w:p>
    <w:p w14:paraId="616B4CF3" w14:textId="77777777" w:rsidR="00442030" w:rsidRPr="00903DBA" w:rsidRDefault="00442030" w:rsidP="00442030">
      <w:pPr>
        <w:pStyle w:val="Code"/>
        <w:rPr>
          <w:highlight w:val="white"/>
        </w:rPr>
      </w:pPr>
      <w:r w:rsidRPr="00903DBA">
        <w:rPr>
          <w:highlight w:val="white"/>
        </w:rPr>
        <w:t xml:space="preserve">  g_outStatus = DEVICE;</w:t>
      </w:r>
    </w:p>
    <w:p w14:paraId="6C73F9E4" w14:textId="77777777" w:rsidR="00442030" w:rsidRPr="00903DBA" w:rsidRDefault="00442030" w:rsidP="00442030">
      <w:pPr>
        <w:pStyle w:val="Code"/>
        <w:rPr>
          <w:highlight w:val="white"/>
        </w:rPr>
      </w:pPr>
      <w:r w:rsidRPr="00903DBA">
        <w:rPr>
          <w:highlight w:val="white"/>
        </w:rPr>
        <w:t xml:space="preserve">  g_outDevice = (void*) stream;</w:t>
      </w:r>
    </w:p>
    <w:p w14:paraId="38468415" w14:textId="77777777" w:rsidR="00442030" w:rsidRPr="00903DBA" w:rsidRDefault="00442030" w:rsidP="00442030">
      <w:pPr>
        <w:pStyle w:val="Code"/>
        <w:rPr>
          <w:highlight w:val="white"/>
        </w:rPr>
      </w:pPr>
      <w:r w:rsidRPr="00903DBA">
        <w:rPr>
          <w:highlight w:val="white"/>
        </w:rPr>
        <w:t xml:space="preserve">  printChar((char) i);</w:t>
      </w:r>
    </w:p>
    <w:p w14:paraId="0445F4F8" w14:textId="77777777" w:rsidR="00442030" w:rsidRPr="00903DBA" w:rsidRDefault="00442030" w:rsidP="00442030">
      <w:pPr>
        <w:pStyle w:val="Code"/>
        <w:rPr>
          <w:highlight w:val="white"/>
        </w:rPr>
      </w:pPr>
      <w:r w:rsidRPr="00903DBA">
        <w:rPr>
          <w:highlight w:val="white"/>
        </w:rPr>
        <w:t xml:space="preserve">  return 1;</w:t>
      </w:r>
    </w:p>
    <w:p w14:paraId="0AD391AF" w14:textId="77777777" w:rsidR="00442030" w:rsidRPr="00903DBA" w:rsidRDefault="00442030" w:rsidP="00442030">
      <w:pPr>
        <w:pStyle w:val="Code"/>
        <w:rPr>
          <w:highlight w:val="white"/>
        </w:rPr>
      </w:pPr>
      <w:r w:rsidRPr="00903DBA">
        <w:rPr>
          <w:highlight w:val="white"/>
        </w:rPr>
        <w:t>}</w:t>
      </w:r>
    </w:p>
    <w:p w14:paraId="718893E7" w14:textId="77777777" w:rsidR="00442030" w:rsidRPr="00903DBA" w:rsidRDefault="00442030" w:rsidP="00442030">
      <w:pPr>
        <w:pStyle w:val="Code"/>
        <w:rPr>
          <w:highlight w:val="white"/>
        </w:rPr>
      </w:pPr>
    </w:p>
    <w:p w14:paraId="1F9F0100" w14:textId="77777777" w:rsidR="00442030" w:rsidRPr="00903DBA" w:rsidRDefault="00442030" w:rsidP="00442030">
      <w:pPr>
        <w:pStyle w:val="Code"/>
        <w:rPr>
          <w:highlight w:val="white"/>
        </w:rPr>
      </w:pPr>
      <w:r w:rsidRPr="00903DBA">
        <w:rPr>
          <w:highlight w:val="white"/>
        </w:rPr>
        <w:t>int putchar(int i) {</w:t>
      </w:r>
    </w:p>
    <w:p w14:paraId="31F62F0C" w14:textId="77777777" w:rsidR="00442030" w:rsidRPr="00903DBA" w:rsidRDefault="00442030" w:rsidP="00442030">
      <w:pPr>
        <w:pStyle w:val="Code"/>
        <w:rPr>
          <w:highlight w:val="white"/>
        </w:rPr>
      </w:pPr>
      <w:r w:rsidRPr="00903DBA">
        <w:rPr>
          <w:highlight w:val="white"/>
        </w:rPr>
        <w:t xml:space="preserve">  g_outStatus = DEVICE;</w:t>
      </w:r>
    </w:p>
    <w:p w14:paraId="4C77B53A" w14:textId="77777777" w:rsidR="00442030" w:rsidRPr="00903DBA" w:rsidRDefault="00442030" w:rsidP="00442030">
      <w:pPr>
        <w:pStyle w:val="Code"/>
        <w:rPr>
          <w:highlight w:val="white"/>
        </w:rPr>
      </w:pPr>
      <w:r w:rsidRPr="00903DBA">
        <w:rPr>
          <w:highlight w:val="white"/>
        </w:rPr>
        <w:t xml:space="preserve">  g_outDevice = (void*) stdout;</w:t>
      </w:r>
    </w:p>
    <w:p w14:paraId="2770520E" w14:textId="77777777" w:rsidR="00442030" w:rsidRPr="00903DBA" w:rsidRDefault="00442030" w:rsidP="00442030">
      <w:pPr>
        <w:pStyle w:val="Code"/>
        <w:rPr>
          <w:highlight w:val="white"/>
        </w:rPr>
      </w:pPr>
      <w:r w:rsidRPr="00903DBA">
        <w:rPr>
          <w:highlight w:val="white"/>
        </w:rPr>
        <w:t xml:space="preserve">  printChar((char) i);</w:t>
      </w:r>
    </w:p>
    <w:p w14:paraId="1B08B0B7" w14:textId="77777777" w:rsidR="00442030" w:rsidRPr="00903DBA" w:rsidRDefault="00442030" w:rsidP="00442030">
      <w:pPr>
        <w:pStyle w:val="Code"/>
        <w:rPr>
          <w:highlight w:val="white"/>
        </w:rPr>
      </w:pPr>
      <w:r w:rsidRPr="00903DBA">
        <w:rPr>
          <w:highlight w:val="white"/>
        </w:rPr>
        <w:t xml:space="preserve">  return 1;</w:t>
      </w:r>
    </w:p>
    <w:p w14:paraId="377016DA" w14:textId="77777777" w:rsidR="00442030" w:rsidRPr="00903DBA" w:rsidRDefault="00442030" w:rsidP="00442030">
      <w:pPr>
        <w:pStyle w:val="Code"/>
        <w:rPr>
          <w:highlight w:val="white"/>
        </w:rPr>
      </w:pPr>
      <w:r w:rsidRPr="00903DBA">
        <w:rPr>
          <w:highlight w:val="white"/>
        </w:rPr>
        <w:t>}</w:t>
      </w:r>
    </w:p>
    <w:p w14:paraId="62296FC7" w14:textId="77777777" w:rsidR="00442030" w:rsidRPr="00903DBA" w:rsidRDefault="00442030" w:rsidP="00442030">
      <w:pPr>
        <w:pStyle w:val="Code"/>
        <w:rPr>
          <w:highlight w:val="white"/>
        </w:rPr>
      </w:pPr>
    </w:p>
    <w:p w14:paraId="6AB2032D" w14:textId="77777777" w:rsidR="00442030" w:rsidRPr="00903DBA" w:rsidRDefault="00442030" w:rsidP="00442030">
      <w:pPr>
        <w:pStyle w:val="Code"/>
        <w:rPr>
          <w:highlight w:val="white"/>
        </w:rPr>
      </w:pPr>
      <w:r w:rsidRPr="00903DBA">
        <w:rPr>
          <w:highlight w:val="white"/>
        </w:rPr>
        <w:t>void printChar(char c) {</w:t>
      </w:r>
    </w:p>
    <w:p w14:paraId="4A30C60A" w14:textId="77777777" w:rsidR="00442030" w:rsidRPr="00903DBA" w:rsidRDefault="00442030" w:rsidP="00442030">
      <w:pPr>
        <w:pStyle w:val="Code"/>
        <w:rPr>
          <w:highlight w:val="white"/>
        </w:rPr>
      </w:pPr>
      <w:r w:rsidRPr="00903DBA">
        <w:rPr>
          <w:highlight w:val="white"/>
        </w:rPr>
        <w:t xml:space="preserve">  int handle;</w:t>
      </w:r>
    </w:p>
    <w:p w14:paraId="4C2A4EAA" w14:textId="77777777" w:rsidR="00442030" w:rsidRPr="00903DBA" w:rsidRDefault="00442030" w:rsidP="00442030">
      <w:pPr>
        <w:pStyle w:val="Code"/>
        <w:rPr>
          <w:highlight w:val="white"/>
        </w:rPr>
      </w:pPr>
      <w:r w:rsidRPr="00903DBA">
        <w:rPr>
          <w:highlight w:val="white"/>
        </w:rPr>
        <w:t xml:space="preserve">  char* outString;</w:t>
      </w:r>
    </w:p>
    <w:p w14:paraId="0E18B238" w14:textId="77777777" w:rsidR="00442030" w:rsidRPr="00903DBA" w:rsidRDefault="00442030" w:rsidP="00442030">
      <w:pPr>
        <w:pStyle w:val="Code"/>
        <w:rPr>
          <w:highlight w:val="white"/>
        </w:rPr>
      </w:pPr>
    </w:p>
    <w:p w14:paraId="6479B561" w14:textId="77777777" w:rsidR="00442030" w:rsidRPr="00903DBA" w:rsidRDefault="00442030" w:rsidP="00442030">
      <w:pPr>
        <w:pStyle w:val="Code"/>
        <w:rPr>
          <w:highlight w:val="white"/>
        </w:rPr>
      </w:pPr>
      <w:r w:rsidRPr="00903DBA">
        <w:rPr>
          <w:highlight w:val="white"/>
        </w:rPr>
        <w:t xml:space="preserve">  switch (g_outStatus) {</w:t>
      </w:r>
    </w:p>
    <w:p w14:paraId="2C303C6E" w14:textId="77777777" w:rsidR="00442030" w:rsidRPr="00903DBA" w:rsidRDefault="00442030" w:rsidP="00442030">
      <w:pPr>
        <w:pStyle w:val="Code"/>
        <w:rPr>
          <w:highlight w:val="white"/>
        </w:rPr>
      </w:pPr>
      <w:r w:rsidRPr="00903DBA">
        <w:rPr>
          <w:highlight w:val="white"/>
        </w:rPr>
        <w:t xml:space="preserve">    case DEVICE: {</w:t>
      </w:r>
    </w:p>
    <w:p w14:paraId="518B1AE8" w14:textId="77777777" w:rsidR="00442030" w:rsidRPr="00903DBA" w:rsidRDefault="00442030" w:rsidP="00442030">
      <w:pPr>
        <w:pStyle w:val="Code"/>
        <w:rPr>
          <w:highlight w:val="white"/>
        </w:rPr>
      </w:pPr>
      <w:r w:rsidRPr="00903DBA">
        <w:rPr>
          <w:highlight w:val="white"/>
        </w:rPr>
        <w:t xml:space="preserve">        FILE* stream = (FILE*) g_outDevice;</w:t>
      </w:r>
    </w:p>
    <w:p w14:paraId="6094130A" w14:textId="77777777" w:rsidR="00442030" w:rsidRPr="00903DBA" w:rsidRDefault="00442030" w:rsidP="00442030">
      <w:pPr>
        <w:pStyle w:val="Code"/>
        <w:rPr>
          <w:highlight w:val="white"/>
        </w:rPr>
      </w:pPr>
    </w:p>
    <w:p w14:paraId="2BAB61E4" w14:textId="77777777" w:rsidR="00442030" w:rsidRPr="00903DBA" w:rsidRDefault="00442030" w:rsidP="00442030">
      <w:pPr>
        <w:pStyle w:val="Code"/>
        <w:rPr>
          <w:highlight w:val="white"/>
        </w:rPr>
      </w:pPr>
      <w:r w:rsidRPr="00903DBA">
        <w:rPr>
          <w:highlight w:val="white"/>
        </w:rPr>
        <w:t>#ifdef __WINDOWS__</w:t>
      </w:r>
    </w:p>
    <w:p w14:paraId="68D739F3" w14:textId="6D99D858" w:rsidR="00442030" w:rsidRPr="00903DBA" w:rsidRDefault="00442030" w:rsidP="00442030">
      <w:pPr>
        <w:pStyle w:val="Code"/>
        <w:rPr>
          <w:highlight w:val="white"/>
        </w:rPr>
      </w:pPr>
      <w:r w:rsidRPr="00903DBA">
        <w:rPr>
          <w:highlight w:val="white"/>
        </w:rPr>
        <w:t xml:space="preserve">        register_ah = 0x40;</w:t>
      </w:r>
    </w:p>
    <w:p w14:paraId="23D6FC1E" w14:textId="77777777" w:rsidR="00442030" w:rsidRPr="00903DBA" w:rsidRDefault="00442030" w:rsidP="00442030">
      <w:pPr>
        <w:pStyle w:val="Code"/>
        <w:rPr>
          <w:highlight w:val="white"/>
        </w:rPr>
      </w:pPr>
      <w:r w:rsidRPr="00903DBA">
        <w:rPr>
          <w:highlight w:val="white"/>
        </w:rPr>
        <w:t xml:space="preserve">        register_bx = stream-&gt;handle;</w:t>
      </w:r>
    </w:p>
    <w:p w14:paraId="0992C067" w14:textId="77777777" w:rsidR="00442030" w:rsidRPr="00903DBA" w:rsidRDefault="00442030" w:rsidP="00442030">
      <w:pPr>
        <w:pStyle w:val="Code"/>
        <w:rPr>
          <w:highlight w:val="white"/>
        </w:rPr>
      </w:pPr>
      <w:r w:rsidRPr="00903DBA">
        <w:rPr>
          <w:highlight w:val="white"/>
        </w:rPr>
        <w:t xml:space="preserve">        register_cx = 1;</w:t>
      </w:r>
    </w:p>
    <w:p w14:paraId="5DEBD70E" w14:textId="77777777" w:rsidR="00442030" w:rsidRPr="00903DBA" w:rsidRDefault="00442030" w:rsidP="00442030">
      <w:pPr>
        <w:pStyle w:val="Code"/>
        <w:rPr>
          <w:highlight w:val="white"/>
        </w:rPr>
      </w:pPr>
      <w:r w:rsidRPr="00903DBA">
        <w:rPr>
          <w:highlight w:val="white"/>
        </w:rPr>
        <w:t xml:space="preserve">        register_dx = &amp;c;</w:t>
      </w:r>
    </w:p>
    <w:p w14:paraId="3BA6114C" w14:textId="77777777" w:rsidR="00442030" w:rsidRPr="00903DBA" w:rsidRDefault="00442030" w:rsidP="00442030">
      <w:pPr>
        <w:pStyle w:val="Code"/>
        <w:rPr>
          <w:highlight w:val="white"/>
        </w:rPr>
      </w:pPr>
      <w:r w:rsidRPr="00903DBA">
        <w:rPr>
          <w:highlight w:val="white"/>
        </w:rPr>
        <w:t xml:space="preserve">        interrupt(0x21s);</w:t>
      </w:r>
    </w:p>
    <w:p w14:paraId="6CF268F3" w14:textId="77777777" w:rsidR="00442030" w:rsidRPr="00903DBA" w:rsidRDefault="00442030" w:rsidP="00442030">
      <w:pPr>
        <w:pStyle w:val="Code"/>
        <w:rPr>
          <w:highlight w:val="white"/>
        </w:rPr>
      </w:pPr>
      <w:r w:rsidRPr="00903DBA">
        <w:rPr>
          <w:highlight w:val="white"/>
        </w:rPr>
        <w:t>#endif</w:t>
      </w:r>
    </w:p>
    <w:p w14:paraId="2AB1120A" w14:textId="77777777" w:rsidR="00442030" w:rsidRPr="00903DBA" w:rsidRDefault="00442030" w:rsidP="00442030">
      <w:pPr>
        <w:pStyle w:val="Code"/>
        <w:rPr>
          <w:highlight w:val="white"/>
        </w:rPr>
      </w:pPr>
    </w:p>
    <w:p w14:paraId="660DC280" w14:textId="77777777" w:rsidR="00442030" w:rsidRPr="00903DBA" w:rsidRDefault="00442030" w:rsidP="00442030">
      <w:pPr>
        <w:pStyle w:val="Code"/>
        <w:rPr>
          <w:highlight w:val="white"/>
        </w:rPr>
      </w:pPr>
      <w:r w:rsidRPr="00903DBA">
        <w:rPr>
          <w:highlight w:val="white"/>
        </w:rPr>
        <w:t>#ifdef __LINUX__</w:t>
      </w:r>
    </w:p>
    <w:p w14:paraId="38EBA388" w14:textId="0296C896" w:rsidR="00442030" w:rsidRPr="00903DBA" w:rsidRDefault="00442030" w:rsidP="00442030">
      <w:pPr>
        <w:pStyle w:val="Code"/>
        <w:rPr>
          <w:highlight w:val="white"/>
        </w:rPr>
      </w:pPr>
      <w:r w:rsidRPr="00903DBA">
        <w:rPr>
          <w:highlight w:val="white"/>
        </w:rPr>
        <w:t xml:space="preserve">        register_rax = 0x01;</w:t>
      </w:r>
    </w:p>
    <w:p w14:paraId="42ED7BFC" w14:textId="77777777" w:rsidR="00442030" w:rsidRPr="00903DBA" w:rsidRDefault="00442030" w:rsidP="00442030">
      <w:pPr>
        <w:pStyle w:val="Code"/>
        <w:rPr>
          <w:highlight w:val="white"/>
        </w:rPr>
      </w:pPr>
      <w:r w:rsidRPr="00903DBA">
        <w:rPr>
          <w:highlight w:val="white"/>
        </w:rPr>
        <w:t xml:space="preserve">        register_rdi = (unsigned long) stream-&gt;handle;</w:t>
      </w:r>
    </w:p>
    <w:p w14:paraId="2BBA5BBF" w14:textId="77777777" w:rsidR="00442030" w:rsidRPr="00903DBA" w:rsidRDefault="00442030" w:rsidP="00442030">
      <w:pPr>
        <w:pStyle w:val="Code"/>
        <w:rPr>
          <w:highlight w:val="white"/>
        </w:rPr>
      </w:pPr>
      <w:r w:rsidRPr="00903DBA">
        <w:rPr>
          <w:highlight w:val="white"/>
        </w:rPr>
        <w:t xml:space="preserve">        register_rsi = (unsigned long) &amp;c;</w:t>
      </w:r>
    </w:p>
    <w:p w14:paraId="275E8920" w14:textId="77777777" w:rsidR="00442030" w:rsidRPr="00903DBA" w:rsidRDefault="00442030" w:rsidP="00442030">
      <w:pPr>
        <w:pStyle w:val="Code"/>
        <w:rPr>
          <w:highlight w:val="white"/>
        </w:rPr>
      </w:pPr>
      <w:r w:rsidRPr="00903DBA">
        <w:rPr>
          <w:highlight w:val="white"/>
        </w:rPr>
        <w:t xml:space="preserve">        register_rdx = 1L;</w:t>
      </w:r>
    </w:p>
    <w:p w14:paraId="70BF6930" w14:textId="77777777" w:rsidR="00442030" w:rsidRPr="00903DBA" w:rsidRDefault="00442030" w:rsidP="00442030">
      <w:pPr>
        <w:pStyle w:val="Code"/>
        <w:rPr>
          <w:highlight w:val="white"/>
        </w:rPr>
      </w:pPr>
      <w:r w:rsidRPr="00903DBA">
        <w:rPr>
          <w:highlight w:val="white"/>
        </w:rPr>
        <w:t xml:space="preserve">        syscall();</w:t>
      </w:r>
    </w:p>
    <w:p w14:paraId="7A334B19" w14:textId="77777777" w:rsidR="00442030" w:rsidRPr="00903DBA" w:rsidRDefault="00442030" w:rsidP="00442030">
      <w:pPr>
        <w:pStyle w:val="Code"/>
        <w:rPr>
          <w:highlight w:val="white"/>
        </w:rPr>
      </w:pPr>
      <w:r w:rsidRPr="00903DBA">
        <w:rPr>
          <w:highlight w:val="white"/>
        </w:rPr>
        <w:t>#endif</w:t>
      </w:r>
    </w:p>
    <w:p w14:paraId="1CD4F73E" w14:textId="77777777" w:rsidR="00442030" w:rsidRPr="00903DBA" w:rsidRDefault="00442030" w:rsidP="00442030">
      <w:pPr>
        <w:pStyle w:val="Code"/>
        <w:rPr>
          <w:highlight w:val="white"/>
        </w:rPr>
      </w:pPr>
      <w:r w:rsidRPr="00903DBA">
        <w:rPr>
          <w:highlight w:val="white"/>
        </w:rPr>
        <w:t xml:space="preserve">        ++g_outChars;</w:t>
      </w:r>
    </w:p>
    <w:p w14:paraId="311DD46D" w14:textId="77777777" w:rsidR="00442030" w:rsidRPr="00903DBA" w:rsidRDefault="00442030" w:rsidP="00442030">
      <w:pPr>
        <w:pStyle w:val="Code"/>
        <w:rPr>
          <w:highlight w:val="white"/>
        </w:rPr>
      </w:pPr>
      <w:r w:rsidRPr="00903DBA">
        <w:rPr>
          <w:highlight w:val="white"/>
        </w:rPr>
        <w:t xml:space="preserve">        break;</w:t>
      </w:r>
    </w:p>
    <w:p w14:paraId="606B1756" w14:textId="77777777" w:rsidR="00442030" w:rsidRPr="00903DBA" w:rsidRDefault="00442030" w:rsidP="00442030">
      <w:pPr>
        <w:pStyle w:val="Code"/>
        <w:rPr>
          <w:highlight w:val="white"/>
        </w:rPr>
      </w:pPr>
      <w:r w:rsidRPr="00903DBA">
        <w:rPr>
          <w:highlight w:val="white"/>
        </w:rPr>
        <w:t xml:space="preserve">      }</w:t>
      </w:r>
    </w:p>
    <w:p w14:paraId="076B31DC" w14:textId="77777777" w:rsidR="00442030" w:rsidRPr="00903DBA" w:rsidRDefault="00442030" w:rsidP="00442030">
      <w:pPr>
        <w:pStyle w:val="Code"/>
        <w:rPr>
          <w:highlight w:val="white"/>
        </w:rPr>
      </w:pPr>
    </w:p>
    <w:p w14:paraId="366482D0" w14:textId="77777777" w:rsidR="00442030" w:rsidRPr="00903DBA" w:rsidRDefault="00442030" w:rsidP="00442030">
      <w:pPr>
        <w:pStyle w:val="Code"/>
        <w:rPr>
          <w:highlight w:val="white"/>
        </w:rPr>
      </w:pPr>
      <w:r w:rsidRPr="00903DBA">
        <w:rPr>
          <w:highlight w:val="white"/>
        </w:rPr>
        <w:t xml:space="preserve">    case STRING: {</w:t>
      </w:r>
    </w:p>
    <w:p w14:paraId="48FB40C0" w14:textId="77777777" w:rsidR="00442030" w:rsidRPr="00903DBA" w:rsidRDefault="00442030" w:rsidP="00442030">
      <w:pPr>
        <w:pStyle w:val="Code"/>
        <w:rPr>
          <w:highlight w:val="white"/>
        </w:rPr>
      </w:pPr>
      <w:r w:rsidRPr="00903DBA">
        <w:rPr>
          <w:highlight w:val="white"/>
        </w:rPr>
        <w:t xml:space="preserve">        outString = (char*) g_outDevice;</w:t>
      </w:r>
    </w:p>
    <w:p w14:paraId="69EFE1C2" w14:textId="77777777" w:rsidR="00442030" w:rsidRPr="00903DBA" w:rsidRDefault="00442030" w:rsidP="00442030">
      <w:pPr>
        <w:pStyle w:val="Code"/>
        <w:rPr>
          <w:highlight w:val="white"/>
        </w:rPr>
      </w:pPr>
      <w:r w:rsidRPr="00903DBA">
        <w:rPr>
          <w:highlight w:val="white"/>
        </w:rPr>
        <w:t xml:space="preserve">        outString[g_outChars++] = c;</w:t>
      </w:r>
    </w:p>
    <w:p w14:paraId="32B4D1C7" w14:textId="77777777" w:rsidR="00442030" w:rsidRPr="00903DBA" w:rsidRDefault="00442030" w:rsidP="00442030">
      <w:pPr>
        <w:pStyle w:val="Code"/>
        <w:rPr>
          <w:highlight w:val="white"/>
        </w:rPr>
      </w:pPr>
      <w:r w:rsidRPr="00903DBA">
        <w:rPr>
          <w:highlight w:val="white"/>
        </w:rPr>
        <w:t xml:space="preserve">      }</w:t>
      </w:r>
    </w:p>
    <w:p w14:paraId="5DE09443" w14:textId="77777777" w:rsidR="00442030" w:rsidRPr="00903DBA" w:rsidRDefault="00442030" w:rsidP="00442030">
      <w:pPr>
        <w:pStyle w:val="Code"/>
        <w:rPr>
          <w:highlight w:val="white"/>
        </w:rPr>
      </w:pPr>
      <w:r w:rsidRPr="00903DBA">
        <w:rPr>
          <w:highlight w:val="white"/>
        </w:rPr>
        <w:t xml:space="preserve">      break;</w:t>
      </w:r>
    </w:p>
    <w:p w14:paraId="0BA4A76F" w14:textId="77777777" w:rsidR="00442030" w:rsidRPr="00903DBA" w:rsidRDefault="00442030" w:rsidP="00442030">
      <w:pPr>
        <w:pStyle w:val="Code"/>
        <w:rPr>
          <w:highlight w:val="white"/>
        </w:rPr>
      </w:pPr>
    </w:p>
    <w:p w14:paraId="46B7FFAD" w14:textId="77777777" w:rsidR="00442030" w:rsidRPr="00903DBA" w:rsidRDefault="00442030" w:rsidP="00442030">
      <w:pPr>
        <w:pStyle w:val="Code"/>
        <w:rPr>
          <w:highlight w:val="white"/>
        </w:rPr>
      </w:pPr>
      <w:r w:rsidRPr="00903DBA">
        <w:rPr>
          <w:highlight w:val="white"/>
        </w:rPr>
        <w:t xml:space="preserve">    case BLANK:</w:t>
      </w:r>
    </w:p>
    <w:p w14:paraId="1BD86C16" w14:textId="77777777" w:rsidR="00442030" w:rsidRPr="00903DBA" w:rsidRDefault="00442030" w:rsidP="00442030">
      <w:pPr>
        <w:pStyle w:val="Code"/>
        <w:rPr>
          <w:highlight w:val="white"/>
        </w:rPr>
      </w:pPr>
      <w:r w:rsidRPr="00903DBA">
        <w:rPr>
          <w:highlight w:val="white"/>
        </w:rPr>
        <w:t xml:space="preserve">      g_outChars++;</w:t>
      </w:r>
    </w:p>
    <w:p w14:paraId="58B75278" w14:textId="77777777" w:rsidR="00442030" w:rsidRPr="00903DBA" w:rsidRDefault="00442030" w:rsidP="00442030">
      <w:pPr>
        <w:pStyle w:val="Code"/>
        <w:rPr>
          <w:highlight w:val="white"/>
        </w:rPr>
      </w:pPr>
      <w:r w:rsidRPr="00903DBA">
        <w:rPr>
          <w:highlight w:val="white"/>
        </w:rPr>
        <w:t xml:space="preserve">      break;</w:t>
      </w:r>
    </w:p>
    <w:p w14:paraId="0BE3B491" w14:textId="77777777" w:rsidR="00442030" w:rsidRPr="00903DBA" w:rsidRDefault="00442030" w:rsidP="00442030">
      <w:pPr>
        <w:pStyle w:val="Code"/>
        <w:rPr>
          <w:highlight w:val="white"/>
        </w:rPr>
      </w:pPr>
      <w:r w:rsidRPr="00903DBA">
        <w:rPr>
          <w:highlight w:val="white"/>
        </w:rPr>
        <w:t xml:space="preserve">  }</w:t>
      </w:r>
    </w:p>
    <w:p w14:paraId="3992D287" w14:textId="77777777" w:rsidR="00442030" w:rsidRPr="00903DBA" w:rsidRDefault="00442030" w:rsidP="00442030">
      <w:pPr>
        <w:pStyle w:val="Code"/>
        <w:rPr>
          <w:highlight w:val="white"/>
        </w:rPr>
      </w:pPr>
      <w:r w:rsidRPr="00903DBA">
        <w:rPr>
          <w:highlight w:val="white"/>
        </w:rPr>
        <w:t>}</w:t>
      </w:r>
    </w:p>
    <w:p w14:paraId="50A35331" w14:textId="77777777" w:rsidR="00442030" w:rsidRPr="00903DBA" w:rsidRDefault="00442030" w:rsidP="00442030">
      <w:pPr>
        <w:pStyle w:val="Code"/>
        <w:rPr>
          <w:highlight w:val="white"/>
        </w:rPr>
      </w:pPr>
    </w:p>
    <w:p w14:paraId="24BB69F3" w14:textId="285F023F" w:rsidR="00442030" w:rsidRPr="00903DBA" w:rsidRDefault="00442030" w:rsidP="00442030">
      <w:pPr>
        <w:pStyle w:val="Code"/>
        <w:rPr>
          <w:highlight w:val="white"/>
        </w:rPr>
      </w:pPr>
      <w:r w:rsidRPr="00903DBA">
        <w:rPr>
          <w:highlight w:val="white"/>
        </w:rPr>
        <w:t>void printString(</w:t>
      </w:r>
      <w:r w:rsidR="00FE2217" w:rsidRPr="00903DBA">
        <w:rPr>
          <w:highlight w:val="white"/>
        </w:rPr>
        <w:t xml:space="preserve">const </w:t>
      </w:r>
      <w:r w:rsidRPr="00903DBA">
        <w:rPr>
          <w:highlight w:val="white"/>
        </w:rPr>
        <w:t>char* s, int precision) {</w:t>
      </w:r>
    </w:p>
    <w:p w14:paraId="44DC5F60" w14:textId="77777777" w:rsidR="00442030" w:rsidRPr="00903DBA" w:rsidRDefault="00442030" w:rsidP="00442030">
      <w:pPr>
        <w:pStyle w:val="Code"/>
        <w:rPr>
          <w:highlight w:val="white"/>
        </w:rPr>
      </w:pPr>
      <w:r w:rsidRPr="00903DBA">
        <w:rPr>
          <w:highlight w:val="white"/>
        </w:rPr>
        <w:t xml:space="preserve">  if (s != NULL) {</w:t>
      </w:r>
    </w:p>
    <w:p w14:paraId="5543C662" w14:textId="77777777" w:rsidR="00442030" w:rsidRPr="00903DBA" w:rsidRDefault="00442030" w:rsidP="00442030">
      <w:pPr>
        <w:pStyle w:val="Code"/>
        <w:rPr>
          <w:highlight w:val="white"/>
        </w:rPr>
      </w:pPr>
      <w:r w:rsidRPr="00903DBA">
        <w:rPr>
          <w:highlight w:val="white"/>
        </w:rPr>
        <w:t xml:space="preserve">    int index;</w:t>
      </w:r>
    </w:p>
    <w:p w14:paraId="241E75A5" w14:textId="77777777" w:rsidR="00442030" w:rsidRPr="00903DBA" w:rsidRDefault="00442030" w:rsidP="00442030">
      <w:pPr>
        <w:pStyle w:val="Code"/>
        <w:rPr>
          <w:highlight w:val="white"/>
        </w:rPr>
      </w:pPr>
    </w:p>
    <w:p w14:paraId="3F93FED4" w14:textId="77777777" w:rsidR="00442030" w:rsidRPr="00903DBA" w:rsidRDefault="00442030" w:rsidP="00442030">
      <w:pPr>
        <w:pStyle w:val="Code"/>
        <w:rPr>
          <w:highlight w:val="white"/>
        </w:rPr>
      </w:pPr>
      <w:r w:rsidRPr="00903DBA">
        <w:rPr>
          <w:highlight w:val="white"/>
        </w:rPr>
        <w:t xml:space="preserve">    if (precision == 0) {</w:t>
      </w:r>
    </w:p>
    <w:p w14:paraId="2BA3D439" w14:textId="77777777" w:rsidR="00442030" w:rsidRPr="00903DBA" w:rsidRDefault="00442030" w:rsidP="00442030">
      <w:pPr>
        <w:pStyle w:val="Code"/>
        <w:rPr>
          <w:highlight w:val="white"/>
        </w:rPr>
      </w:pPr>
      <w:r w:rsidRPr="00903DBA">
        <w:rPr>
          <w:highlight w:val="white"/>
        </w:rPr>
        <w:t xml:space="preserve">      for (index = 0; s[index] != '\0'; ++index) {</w:t>
      </w:r>
    </w:p>
    <w:p w14:paraId="471153F1" w14:textId="77777777" w:rsidR="00442030" w:rsidRPr="00903DBA" w:rsidRDefault="00442030" w:rsidP="00442030">
      <w:pPr>
        <w:pStyle w:val="Code"/>
        <w:rPr>
          <w:highlight w:val="white"/>
        </w:rPr>
      </w:pPr>
      <w:r w:rsidRPr="00903DBA">
        <w:rPr>
          <w:highlight w:val="white"/>
        </w:rPr>
        <w:t xml:space="preserve">        printChar(s[index]);</w:t>
      </w:r>
    </w:p>
    <w:p w14:paraId="7ECE1818" w14:textId="77777777" w:rsidR="00442030" w:rsidRPr="00903DBA" w:rsidRDefault="00442030" w:rsidP="00442030">
      <w:pPr>
        <w:pStyle w:val="Code"/>
        <w:rPr>
          <w:highlight w:val="white"/>
        </w:rPr>
      </w:pPr>
      <w:r w:rsidRPr="00903DBA">
        <w:rPr>
          <w:highlight w:val="white"/>
        </w:rPr>
        <w:t xml:space="preserve">      }</w:t>
      </w:r>
    </w:p>
    <w:p w14:paraId="437F3EDD" w14:textId="77777777" w:rsidR="00442030" w:rsidRPr="00903DBA" w:rsidRDefault="00442030" w:rsidP="00442030">
      <w:pPr>
        <w:pStyle w:val="Code"/>
        <w:rPr>
          <w:highlight w:val="white"/>
        </w:rPr>
      </w:pPr>
      <w:r w:rsidRPr="00903DBA">
        <w:rPr>
          <w:highlight w:val="white"/>
        </w:rPr>
        <w:t xml:space="preserve">    }</w:t>
      </w:r>
    </w:p>
    <w:p w14:paraId="039B7EBA" w14:textId="77777777" w:rsidR="00442030" w:rsidRPr="00903DBA" w:rsidRDefault="00442030" w:rsidP="00442030">
      <w:pPr>
        <w:pStyle w:val="Code"/>
        <w:rPr>
          <w:highlight w:val="white"/>
        </w:rPr>
      </w:pPr>
      <w:r w:rsidRPr="00903DBA">
        <w:rPr>
          <w:highlight w:val="white"/>
        </w:rPr>
        <w:t xml:space="preserve">    else {</w:t>
      </w:r>
    </w:p>
    <w:p w14:paraId="7F596242" w14:textId="77777777" w:rsidR="00442030" w:rsidRPr="00903DBA" w:rsidRDefault="00442030" w:rsidP="00442030">
      <w:pPr>
        <w:pStyle w:val="Code"/>
        <w:rPr>
          <w:highlight w:val="white"/>
        </w:rPr>
      </w:pPr>
      <w:r w:rsidRPr="00903DBA">
        <w:rPr>
          <w:highlight w:val="white"/>
        </w:rPr>
        <w:t xml:space="preserve">      for (index = 0; (precision-- &gt; 0) &amp;&amp; (s[index] != '\0'); ++index) {</w:t>
      </w:r>
    </w:p>
    <w:p w14:paraId="231B8320" w14:textId="77777777" w:rsidR="00442030" w:rsidRPr="00903DBA" w:rsidRDefault="00442030" w:rsidP="00442030">
      <w:pPr>
        <w:pStyle w:val="Code"/>
        <w:rPr>
          <w:highlight w:val="white"/>
        </w:rPr>
      </w:pPr>
      <w:r w:rsidRPr="00903DBA">
        <w:rPr>
          <w:highlight w:val="white"/>
        </w:rPr>
        <w:t xml:space="preserve">        printChar(s[index]);</w:t>
      </w:r>
    </w:p>
    <w:p w14:paraId="718233EB" w14:textId="77777777" w:rsidR="00442030" w:rsidRPr="00903DBA" w:rsidRDefault="00442030" w:rsidP="00442030">
      <w:pPr>
        <w:pStyle w:val="Code"/>
        <w:rPr>
          <w:highlight w:val="white"/>
        </w:rPr>
      </w:pPr>
      <w:r w:rsidRPr="00903DBA">
        <w:rPr>
          <w:highlight w:val="white"/>
        </w:rPr>
        <w:t xml:space="preserve">      }</w:t>
      </w:r>
    </w:p>
    <w:p w14:paraId="2B0EC1A6" w14:textId="77777777" w:rsidR="00442030" w:rsidRPr="00903DBA" w:rsidRDefault="00442030" w:rsidP="00442030">
      <w:pPr>
        <w:pStyle w:val="Code"/>
        <w:rPr>
          <w:highlight w:val="white"/>
        </w:rPr>
      </w:pPr>
      <w:r w:rsidRPr="00903DBA">
        <w:rPr>
          <w:highlight w:val="white"/>
        </w:rPr>
        <w:t xml:space="preserve">    }</w:t>
      </w:r>
    </w:p>
    <w:p w14:paraId="7027B9C5" w14:textId="77777777" w:rsidR="00442030" w:rsidRPr="00903DBA" w:rsidRDefault="00442030" w:rsidP="00442030">
      <w:pPr>
        <w:pStyle w:val="Code"/>
        <w:rPr>
          <w:highlight w:val="white"/>
        </w:rPr>
      </w:pPr>
      <w:r w:rsidRPr="00903DBA">
        <w:rPr>
          <w:highlight w:val="white"/>
        </w:rPr>
        <w:t xml:space="preserve">  }</w:t>
      </w:r>
    </w:p>
    <w:p w14:paraId="3F0EAACF" w14:textId="77777777" w:rsidR="00442030" w:rsidRPr="00903DBA" w:rsidRDefault="00442030" w:rsidP="00442030">
      <w:pPr>
        <w:pStyle w:val="Code"/>
        <w:rPr>
          <w:highlight w:val="white"/>
        </w:rPr>
      </w:pPr>
      <w:r w:rsidRPr="00903DBA">
        <w:rPr>
          <w:highlight w:val="white"/>
        </w:rPr>
        <w:t xml:space="preserve">  else {</w:t>
      </w:r>
    </w:p>
    <w:p w14:paraId="30BBA4F0" w14:textId="77777777" w:rsidR="00442030" w:rsidRPr="00903DBA" w:rsidRDefault="00442030" w:rsidP="00442030">
      <w:pPr>
        <w:pStyle w:val="Code"/>
        <w:rPr>
          <w:highlight w:val="white"/>
        </w:rPr>
      </w:pPr>
      <w:r w:rsidRPr="00903DBA">
        <w:rPr>
          <w:highlight w:val="white"/>
        </w:rPr>
        <w:t xml:space="preserve">    printChar('&lt;');</w:t>
      </w:r>
    </w:p>
    <w:p w14:paraId="29B34795" w14:textId="77777777" w:rsidR="00442030" w:rsidRPr="00903DBA" w:rsidRDefault="00442030" w:rsidP="00442030">
      <w:pPr>
        <w:pStyle w:val="Code"/>
        <w:rPr>
          <w:highlight w:val="white"/>
        </w:rPr>
      </w:pPr>
      <w:r w:rsidRPr="00903DBA">
        <w:rPr>
          <w:highlight w:val="white"/>
        </w:rPr>
        <w:t xml:space="preserve">    printChar('N');</w:t>
      </w:r>
    </w:p>
    <w:p w14:paraId="5DCDE20A" w14:textId="77777777" w:rsidR="00442030" w:rsidRPr="00903DBA" w:rsidRDefault="00442030" w:rsidP="00442030">
      <w:pPr>
        <w:pStyle w:val="Code"/>
        <w:rPr>
          <w:highlight w:val="white"/>
        </w:rPr>
      </w:pPr>
      <w:r w:rsidRPr="00903DBA">
        <w:rPr>
          <w:highlight w:val="white"/>
        </w:rPr>
        <w:t xml:space="preserve">    printChar('U');</w:t>
      </w:r>
    </w:p>
    <w:p w14:paraId="3E657B57" w14:textId="77777777" w:rsidR="00442030" w:rsidRPr="00903DBA" w:rsidRDefault="00442030" w:rsidP="00442030">
      <w:pPr>
        <w:pStyle w:val="Code"/>
        <w:rPr>
          <w:highlight w:val="white"/>
        </w:rPr>
      </w:pPr>
      <w:r w:rsidRPr="00903DBA">
        <w:rPr>
          <w:highlight w:val="white"/>
        </w:rPr>
        <w:t xml:space="preserve">    printChar('L');</w:t>
      </w:r>
    </w:p>
    <w:p w14:paraId="56398D0C" w14:textId="77777777" w:rsidR="00442030" w:rsidRPr="00903DBA" w:rsidRDefault="00442030" w:rsidP="00442030">
      <w:pPr>
        <w:pStyle w:val="Code"/>
        <w:rPr>
          <w:highlight w:val="white"/>
        </w:rPr>
      </w:pPr>
      <w:r w:rsidRPr="00903DBA">
        <w:rPr>
          <w:highlight w:val="white"/>
        </w:rPr>
        <w:t xml:space="preserve">    printChar('L');</w:t>
      </w:r>
    </w:p>
    <w:p w14:paraId="78E4FA65" w14:textId="77777777" w:rsidR="00442030" w:rsidRPr="00903DBA" w:rsidRDefault="00442030" w:rsidP="00442030">
      <w:pPr>
        <w:pStyle w:val="Code"/>
        <w:rPr>
          <w:highlight w:val="white"/>
        </w:rPr>
      </w:pPr>
      <w:r w:rsidRPr="00903DBA">
        <w:rPr>
          <w:highlight w:val="white"/>
        </w:rPr>
        <w:t xml:space="preserve">    printChar('&gt;');</w:t>
      </w:r>
    </w:p>
    <w:p w14:paraId="0366EA42" w14:textId="77777777" w:rsidR="00442030" w:rsidRPr="00903DBA" w:rsidRDefault="00442030" w:rsidP="00442030">
      <w:pPr>
        <w:pStyle w:val="Code"/>
        <w:rPr>
          <w:highlight w:val="white"/>
        </w:rPr>
      </w:pPr>
      <w:r w:rsidRPr="00903DBA">
        <w:rPr>
          <w:highlight w:val="white"/>
        </w:rPr>
        <w:t xml:space="preserve">  }</w:t>
      </w:r>
    </w:p>
    <w:p w14:paraId="1E35994E" w14:textId="77777777" w:rsidR="00442030" w:rsidRPr="00903DBA" w:rsidRDefault="00442030" w:rsidP="00442030">
      <w:pPr>
        <w:pStyle w:val="Code"/>
        <w:rPr>
          <w:highlight w:val="white"/>
        </w:rPr>
      </w:pPr>
      <w:r w:rsidRPr="00903DBA">
        <w:rPr>
          <w:highlight w:val="white"/>
        </w:rPr>
        <w:t>}</w:t>
      </w:r>
    </w:p>
    <w:p w14:paraId="09470913" w14:textId="77777777" w:rsidR="00442030" w:rsidRPr="00903DBA" w:rsidRDefault="00442030" w:rsidP="00442030">
      <w:pPr>
        <w:pStyle w:val="Code"/>
        <w:rPr>
          <w:highlight w:val="white"/>
        </w:rPr>
      </w:pPr>
    </w:p>
    <w:p w14:paraId="0533D92D" w14:textId="77777777" w:rsidR="00442030" w:rsidRPr="00903DBA" w:rsidRDefault="00442030" w:rsidP="00442030">
      <w:pPr>
        <w:pStyle w:val="Code"/>
        <w:rPr>
          <w:highlight w:val="white"/>
        </w:rPr>
      </w:pPr>
      <w:r w:rsidRPr="00903DBA">
        <w:rPr>
          <w:highlight w:val="white"/>
        </w:rPr>
        <w:t>void printLongIntRec(long longValue) {</w:t>
      </w:r>
    </w:p>
    <w:p w14:paraId="311F3A76" w14:textId="77777777" w:rsidR="00442030" w:rsidRPr="00903DBA" w:rsidRDefault="00442030" w:rsidP="00442030">
      <w:pPr>
        <w:pStyle w:val="Code"/>
        <w:rPr>
          <w:highlight w:val="white"/>
        </w:rPr>
      </w:pPr>
      <w:r w:rsidRPr="00903DBA">
        <w:rPr>
          <w:highlight w:val="white"/>
        </w:rPr>
        <w:t xml:space="preserve">  if (longValue != 0) {</w:t>
      </w:r>
    </w:p>
    <w:p w14:paraId="161293AA" w14:textId="77777777" w:rsidR="00442030" w:rsidRPr="00903DBA" w:rsidRDefault="00442030" w:rsidP="00442030">
      <w:pPr>
        <w:pStyle w:val="Code"/>
        <w:rPr>
          <w:highlight w:val="white"/>
        </w:rPr>
      </w:pPr>
      <w:r w:rsidRPr="00903DBA">
        <w:rPr>
          <w:highlight w:val="white"/>
        </w:rPr>
        <w:t xml:space="preserve">    int digit = (int) (longValue % 10L);</w:t>
      </w:r>
    </w:p>
    <w:p w14:paraId="61B7AF95" w14:textId="77777777" w:rsidR="00442030" w:rsidRPr="00903DBA" w:rsidRDefault="00442030" w:rsidP="00442030">
      <w:pPr>
        <w:pStyle w:val="Code"/>
        <w:rPr>
          <w:highlight w:val="white"/>
        </w:rPr>
      </w:pPr>
      <w:r w:rsidRPr="00903DBA">
        <w:rPr>
          <w:highlight w:val="white"/>
        </w:rPr>
        <w:t xml:space="preserve">    printLongIntRec(longValue / 10L);</w:t>
      </w:r>
    </w:p>
    <w:p w14:paraId="5ED7C443" w14:textId="77777777" w:rsidR="00442030" w:rsidRPr="00903DBA" w:rsidRDefault="00442030" w:rsidP="00442030">
      <w:pPr>
        <w:pStyle w:val="Code"/>
        <w:rPr>
          <w:highlight w:val="white"/>
        </w:rPr>
      </w:pPr>
      <w:r w:rsidRPr="00903DBA">
        <w:rPr>
          <w:highlight w:val="white"/>
        </w:rPr>
        <w:t xml:space="preserve">    printChar((char)(digit + '0'));</w:t>
      </w:r>
    </w:p>
    <w:p w14:paraId="16913614" w14:textId="77777777" w:rsidR="00442030" w:rsidRPr="00903DBA" w:rsidRDefault="00442030" w:rsidP="00442030">
      <w:pPr>
        <w:pStyle w:val="Code"/>
        <w:rPr>
          <w:highlight w:val="white"/>
        </w:rPr>
      </w:pPr>
      <w:r w:rsidRPr="00903DBA">
        <w:rPr>
          <w:highlight w:val="white"/>
        </w:rPr>
        <w:t xml:space="preserve">  }</w:t>
      </w:r>
    </w:p>
    <w:p w14:paraId="5BD45AC8" w14:textId="77777777" w:rsidR="00442030" w:rsidRPr="00903DBA" w:rsidRDefault="00442030" w:rsidP="00442030">
      <w:pPr>
        <w:pStyle w:val="Code"/>
        <w:rPr>
          <w:highlight w:val="white"/>
        </w:rPr>
      </w:pPr>
      <w:r w:rsidRPr="00903DBA">
        <w:rPr>
          <w:highlight w:val="white"/>
        </w:rPr>
        <w:t>}</w:t>
      </w:r>
    </w:p>
    <w:p w14:paraId="7CAB895D" w14:textId="77777777" w:rsidR="00442030" w:rsidRPr="00903DBA" w:rsidRDefault="00442030" w:rsidP="00442030">
      <w:pPr>
        <w:pStyle w:val="Code"/>
        <w:rPr>
          <w:highlight w:val="white"/>
        </w:rPr>
      </w:pPr>
    </w:p>
    <w:p w14:paraId="5BC1A567" w14:textId="77777777" w:rsidR="00442030" w:rsidRPr="00903DBA" w:rsidRDefault="00442030" w:rsidP="00442030">
      <w:pPr>
        <w:pStyle w:val="Code"/>
        <w:rPr>
          <w:highlight w:val="white"/>
        </w:rPr>
      </w:pPr>
      <w:r w:rsidRPr="00903DBA">
        <w:rPr>
          <w:highlight w:val="white"/>
        </w:rPr>
        <w:t>void printLongInt(long longValue, BOOL plus, BOOL space) {</w:t>
      </w:r>
    </w:p>
    <w:p w14:paraId="2EF33A8F" w14:textId="77777777" w:rsidR="00442030" w:rsidRPr="00903DBA" w:rsidRDefault="00442030" w:rsidP="00442030">
      <w:pPr>
        <w:pStyle w:val="Code"/>
        <w:rPr>
          <w:highlight w:val="white"/>
        </w:rPr>
      </w:pPr>
      <w:r w:rsidRPr="00903DBA">
        <w:rPr>
          <w:highlight w:val="white"/>
        </w:rPr>
        <w:t xml:space="preserve">  if (longValue &lt; 0L) {</w:t>
      </w:r>
    </w:p>
    <w:p w14:paraId="441A4722" w14:textId="77777777" w:rsidR="00442030" w:rsidRPr="00903DBA" w:rsidRDefault="00442030" w:rsidP="00442030">
      <w:pPr>
        <w:pStyle w:val="Code"/>
        <w:rPr>
          <w:highlight w:val="white"/>
        </w:rPr>
      </w:pPr>
      <w:r w:rsidRPr="00903DBA">
        <w:rPr>
          <w:highlight w:val="white"/>
        </w:rPr>
        <w:t xml:space="preserve">    longValue = -longValue;</w:t>
      </w:r>
    </w:p>
    <w:p w14:paraId="3F27AC42" w14:textId="77777777" w:rsidR="00442030" w:rsidRPr="00903DBA" w:rsidRDefault="00442030" w:rsidP="00442030">
      <w:pPr>
        <w:pStyle w:val="Code"/>
        <w:rPr>
          <w:highlight w:val="white"/>
        </w:rPr>
      </w:pPr>
      <w:r w:rsidRPr="00903DBA">
        <w:rPr>
          <w:highlight w:val="white"/>
        </w:rPr>
        <w:t xml:space="preserve">    printChar('-');</w:t>
      </w:r>
    </w:p>
    <w:p w14:paraId="70082FB3" w14:textId="77777777" w:rsidR="00442030" w:rsidRPr="00903DBA" w:rsidRDefault="00442030" w:rsidP="00442030">
      <w:pPr>
        <w:pStyle w:val="Code"/>
        <w:rPr>
          <w:highlight w:val="white"/>
        </w:rPr>
      </w:pPr>
      <w:r w:rsidRPr="00903DBA">
        <w:rPr>
          <w:highlight w:val="white"/>
        </w:rPr>
        <w:t xml:space="preserve">  }</w:t>
      </w:r>
    </w:p>
    <w:p w14:paraId="051ACA0F" w14:textId="77777777" w:rsidR="00442030" w:rsidRPr="00903DBA" w:rsidRDefault="00442030" w:rsidP="00442030">
      <w:pPr>
        <w:pStyle w:val="Code"/>
        <w:rPr>
          <w:highlight w:val="white"/>
        </w:rPr>
      </w:pPr>
      <w:r w:rsidRPr="00903DBA">
        <w:rPr>
          <w:highlight w:val="white"/>
        </w:rPr>
        <w:t xml:space="preserve">  else if (space) {</w:t>
      </w:r>
    </w:p>
    <w:p w14:paraId="6FC667CE" w14:textId="77777777" w:rsidR="00442030" w:rsidRPr="00903DBA" w:rsidRDefault="00442030" w:rsidP="00442030">
      <w:pPr>
        <w:pStyle w:val="Code"/>
        <w:rPr>
          <w:highlight w:val="white"/>
        </w:rPr>
      </w:pPr>
      <w:r w:rsidRPr="00903DBA">
        <w:rPr>
          <w:highlight w:val="white"/>
        </w:rPr>
        <w:t xml:space="preserve">    printChar(' ');</w:t>
      </w:r>
    </w:p>
    <w:p w14:paraId="2989392E" w14:textId="77777777" w:rsidR="00442030" w:rsidRPr="00903DBA" w:rsidRDefault="00442030" w:rsidP="00442030">
      <w:pPr>
        <w:pStyle w:val="Code"/>
        <w:rPr>
          <w:highlight w:val="white"/>
        </w:rPr>
      </w:pPr>
      <w:r w:rsidRPr="00903DBA">
        <w:rPr>
          <w:highlight w:val="white"/>
        </w:rPr>
        <w:t xml:space="preserve">  }</w:t>
      </w:r>
    </w:p>
    <w:p w14:paraId="1063708E" w14:textId="77777777" w:rsidR="00442030" w:rsidRPr="00903DBA" w:rsidRDefault="00442030" w:rsidP="00442030">
      <w:pPr>
        <w:pStyle w:val="Code"/>
        <w:rPr>
          <w:highlight w:val="white"/>
        </w:rPr>
      </w:pPr>
      <w:r w:rsidRPr="00903DBA">
        <w:rPr>
          <w:highlight w:val="white"/>
        </w:rPr>
        <w:t xml:space="preserve">  else if (plus) {</w:t>
      </w:r>
    </w:p>
    <w:p w14:paraId="51E1BF11" w14:textId="77777777" w:rsidR="00442030" w:rsidRPr="00903DBA" w:rsidRDefault="00442030" w:rsidP="00442030">
      <w:pPr>
        <w:pStyle w:val="Code"/>
        <w:rPr>
          <w:highlight w:val="white"/>
        </w:rPr>
      </w:pPr>
      <w:r w:rsidRPr="00903DBA">
        <w:rPr>
          <w:highlight w:val="white"/>
        </w:rPr>
        <w:t xml:space="preserve">    printChar('+');</w:t>
      </w:r>
    </w:p>
    <w:p w14:paraId="5C6BD3F4" w14:textId="77777777" w:rsidR="00442030" w:rsidRPr="00903DBA" w:rsidRDefault="00442030" w:rsidP="00442030">
      <w:pPr>
        <w:pStyle w:val="Code"/>
        <w:rPr>
          <w:highlight w:val="white"/>
        </w:rPr>
      </w:pPr>
      <w:r w:rsidRPr="00903DBA">
        <w:rPr>
          <w:highlight w:val="white"/>
        </w:rPr>
        <w:t xml:space="preserve">  }</w:t>
      </w:r>
    </w:p>
    <w:p w14:paraId="2FAF1D3F" w14:textId="77777777" w:rsidR="00442030" w:rsidRPr="00903DBA" w:rsidRDefault="00442030" w:rsidP="00442030">
      <w:pPr>
        <w:pStyle w:val="Code"/>
        <w:rPr>
          <w:highlight w:val="white"/>
        </w:rPr>
      </w:pPr>
    </w:p>
    <w:p w14:paraId="6C01B90D" w14:textId="77777777" w:rsidR="00442030" w:rsidRPr="00903DBA" w:rsidRDefault="00442030" w:rsidP="00442030">
      <w:pPr>
        <w:pStyle w:val="Code"/>
        <w:rPr>
          <w:highlight w:val="white"/>
        </w:rPr>
      </w:pPr>
      <w:r w:rsidRPr="00903DBA">
        <w:rPr>
          <w:highlight w:val="white"/>
        </w:rPr>
        <w:t xml:space="preserve">  if (longValue == 0L) {</w:t>
      </w:r>
    </w:p>
    <w:p w14:paraId="19250649" w14:textId="77777777" w:rsidR="00442030" w:rsidRPr="00903DBA" w:rsidRDefault="00442030" w:rsidP="00442030">
      <w:pPr>
        <w:pStyle w:val="Code"/>
        <w:rPr>
          <w:highlight w:val="white"/>
        </w:rPr>
      </w:pPr>
      <w:r w:rsidRPr="00903DBA">
        <w:rPr>
          <w:highlight w:val="white"/>
        </w:rPr>
        <w:t xml:space="preserve">    printChar('0');</w:t>
      </w:r>
    </w:p>
    <w:p w14:paraId="3C6EDAFD" w14:textId="77777777" w:rsidR="00442030" w:rsidRPr="00903DBA" w:rsidRDefault="00442030" w:rsidP="00442030">
      <w:pPr>
        <w:pStyle w:val="Code"/>
        <w:rPr>
          <w:highlight w:val="white"/>
        </w:rPr>
      </w:pPr>
      <w:r w:rsidRPr="00903DBA">
        <w:rPr>
          <w:highlight w:val="white"/>
        </w:rPr>
        <w:t xml:space="preserve">  }</w:t>
      </w:r>
    </w:p>
    <w:p w14:paraId="03D3E5CB" w14:textId="77777777" w:rsidR="00442030" w:rsidRPr="00903DBA" w:rsidRDefault="00442030" w:rsidP="00442030">
      <w:pPr>
        <w:pStyle w:val="Code"/>
        <w:rPr>
          <w:highlight w:val="white"/>
        </w:rPr>
      </w:pPr>
      <w:r w:rsidRPr="00903DBA">
        <w:rPr>
          <w:highlight w:val="white"/>
        </w:rPr>
        <w:t xml:space="preserve">  else {</w:t>
      </w:r>
    </w:p>
    <w:p w14:paraId="732353F7" w14:textId="77777777" w:rsidR="00442030" w:rsidRPr="00903DBA" w:rsidRDefault="00442030" w:rsidP="00442030">
      <w:pPr>
        <w:pStyle w:val="Code"/>
        <w:rPr>
          <w:highlight w:val="white"/>
        </w:rPr>
      </w:pPr>
      <w:r w:rsidRPr="00903DBA">
        <w:rPr>
          <w:highlight w:val="white"/>
        </w:rPr>
        <w:t xml:space="preserve">    printLongIntRec(longValue);</w:t>
      </w:r>
    </w:p>
    <w:p w14:paraId="2D5925EA" w14:textId="77777777" w:rsidR="00442030" w:rsidRPr="00903DBA" w:rsidRDefault="00442030" w:rsidP="00442030">
      <w:pPr>
        <w:pStyle w:val="Code"/>
        <w:rPr>
          <w:highlight w:val="white"/>
        </w:rPr>
      </w:pPr>
      <w:r w:rsidRPr="00903DBA">
        <w:rPr>
          <w:highlight w:val="white"/>
        </w:rPr>
        <w:t xml:space="preserve">  }</w:t>
      </w:r>
    </w:p>
    <w:p w14:paraId="50104D29" w14:textId="77777777" w:rsidR="00442030" w:rsidRPr="00903DBA" w:rsidRDefault="00442030" w:rsidP="00442030">
      <w:pPr>
        <w:pStyle w:val="Code"/>
        <w:rPr>
          <w:highlight w:val="white"/>
        </w:rPr>
      </w:pPr>
      <w:r w:rsidRPr="00903DBA">
        <w:rPr>
          <w:highlight w:val="white"/>
        </w:rPr>
        <w:t>}</w:t>
      </w:r>
    </w:p>
    <w:p w14:paraId="1C6CFEDB" w14:textId="77777777" w:rsidR="00442030" w:rsidRPr="00903DBA" w:rsidRDefault="00442030" w:rsidP="00442030">
      <w:pPr>
        <w:pStyle w:val="Code"/>
        <w:rPr>
          <w:highlight w:val="white"/>
        </w:rPr>
      </w:pPr>
    </w:p>
    <w:p w14:paraId="1C79CCAF" w14:textId="77777777" w:rsidR="00442030" w:rsidRPr="00903DBA" w:rsidRDefault="00442030" w:rsidP="00442030">
      <w:pPr>
        <w:pStyle w:val="Code"/>
        <w:rPr>
          <w:highlight w:val="white"/>
        </w:rPr>
      </w:pPr>
      <w:r w:rsidRPr="00903DBA">
        <w:rPr>
          <w:highlight w:val="white"/>
        </w:rPr>
        <w:t>char digitToChar(int digit, BOOL capital) {</w:t>
      </w:r>
    </w:p>
    <w:p w14:paraId="07AE271A" w14:textId="77777777" w:rsidR="00442030" w:rsidRPr="00903DBA" w:rsidRDefault="00442030" w:rsidP="00442030">
      <w:pPr>
        <w:pStyle w:val="Code"/>
        <w:rPr>
          <w:highlight w:val="white"/>
        </w:rPr>
      </w:pPr>
      <w:r w:rsidRPr="00903DBA">
        <w:rPr>
          <w:highlight w:val="white"/>
        </w:rPr>
        <w:t xml:space="preserve">  if (digit &lt; 10) {</w:t>
      </w:r>
    </w:p>
    <w:p w14:paraId="3F1EB589" w14:textId="77777777" w:rsidR="00442030" w:rsidRPr="00903DBA" w:rsidRDefault="00442030" w:rsidP="00442030">
      <w:pPr>
        <w:pStyle w:val="Code"/>
        <w:rPr>
          <w:highlight w:val="white"/>
        </w:rPr>
      </w:pPr>
      <w:r w:rsidRPr="00903DBA">
        <w:rPr>
          <w:highlight w:val="white"/>
        </w:rPr>
        <w:t xml:space="preserve">    return ((char) ('0' + digit));</w:t>
      </w:r>
    </w:p>
    <w:p w14:paraId="18271F3D" w14:textId="77777777" w:rsidR="00442030" w:rsidRPr="00903DBA" w:rsidRDefault="00442030" w:rsidP="00442030">
      <w:pPr>
        <w:pStyle w:val="Code"/>
        <w:rPr>
          <w:highlight w:val="white"/>
        </w:rPr>
      </w:pPr>
      <w:r w:rsidRPr="00903DBA">
        <w:rPr>
          <w:highlight w:val="white"/>
        </w:rPr>
        <w:t xml:space="preserve">  }</w:t>
      </w:r>
    </w:p>
    <w:p w14:paraId="2FE6322A" w14:textId="77777777" w:rsidR="00442030" w:rsidRPr="00903DBA" w:rsidRDefault="00442030" w:rsidP="00442030">
      <w:pPr>
        <w:pStyle w:val="Code"/>
        <w:rPr>
          <w:highlight w:val="white"/>
        </w:rPr>
      </w:pPr>
      <w:r w:rsidRPr="00903DBA">
        <w:rPr>
          <w:highlight w:val="white"/>
        </w:rPr>
        <w:t xml:space="preserve">  else if (capital) {</w:t>
      </w:r>
    </w:p>
    <w:p w14:paraId="2D1F4848" w14:textId="77777777" w:rsidR="00442030" w:rsidRPr="00903DBA" w:rsidRDefault="00442030" w:rsidP="00442030">
      <w:pPr>
        <w:pStyle w:val="Code"/>
        <w:rPr>
          <w:highlight w:val="white"/>
        </w:rPr>
      </w:pPr>
      <w:r w:rsidRPr="00903DBA">
        <w:rPr>
          <w:highlight w:val="white"/>
        </w:rPr>
        <w:t xml:space="preserve">    return ((char) ('A' + (digit - 10)));</w:t>
      </w:r>
    </w:p>
    <w:p w14:paraId="2424AF86" w14:textId="77777777" w:rsidR="00442030" w:rsidRPr="00903DBA" w:rsidRDefault="00442030" w:rsidP="00442030">
      <w:pPr>
        <w:pStyle w:val="Code"/>
        <w:rPr>
          <w:highlight w:val="white"/>
        </w:rPr>
      </w:pPr>
      <w:r w:rsidRPr="00903DBA">
        <w:rPr>
          <w:highlight w:val="white"/>
        </w:rPr>
        <w:t xml:space="preserve">  }</w:t>
      </w:r>
    </w:p>
    <w:p w14:paraId="2E6E7874" w14:textId="77777777" w:rsidR="00442030" w:rsidRPr="00903DBA" w:rsidRDefault="00442030" w:rsidP="00442030">
      <w:pPr>
        <w:pStyle w:val="Code"/>
        <w:rPr>
          <w:highlight w:val="white"/>
        </w:rPr>
      </w:pPr>
      <w:r w:rsidRPr="00903DBA">
        <w:rPr>
          <w:highlight w:val="white"/>
        </w:rPr>
        <w:t xml:space="preserve">  else {</w:t>
      </w:r>
    </w:p>
    <w:p w14:paraId="5F0FCCA3" w14:textId="77777777" w:rsidR="00442030" w:rsidRPr="00903DBA" w:rsidRDefault="00442030" w:rsidP="00442030">
      <w:pPr>
        <w:pStyle w:val="Code"/>
        <w:rPr>
          <w:highlight w:val="white"/>
        </w:rPr>
      </w:pPr>
      <w:r w:rsidRPr="00903DBA">
        <w:rPr>
          <w:highlight w:val="white"/>
        </w:rPr>
        <w:t xml:space="preserve">    return ((char) ('a' + (digit - 10)));</w:t>
      </w:r>
    </w:p>
    <w:p w14:paraId="7C2A6287" w14:textId="77777777" w:rsidR="00442030" w:rsidRPr="00903DBA" w:rsidRDefault="00442030" w:rsidP="00442030">
      <w:pPr>
        <w:pStyle w:val="Code"/>
        <w:rPr>
          <w:highlight w:val="white"/>
        </w:rPr>
      </w:pPr>
      <w:r w:rsidRPr="00903DBA">
        <w:rPr>
          <w:highlight w:val="white"/>
        </w:rPr>
        <w:t xml:space="preserve">  }</w:t>
      </w:r>
    </w:p>
    <w:p w14:paraId="0112C2AB" w14:textId="77777777" w:rsidR="00442030" w:rsidRPr="00903DBA" w:rsidRDefault="00442030" w:rsidP="00442030">
      <w:pPr>
        <w:pStyle w:val="Code"/>
        <w:rPr>
          <w:highlight w:val="white"/>
        </w:rPr>
      </w:pPr>
      <w:r w:rsidRPr="00903DBA">
        <w:rPr>
          <w:highlight w:val="white"/>
        </w:rPr>
        <w:t>}</w:t>
      </w:r>
    </w:p>
    <w:p w14:paraId="47C2C3B5" w14:textId="77777777" w:rsidR="00442030" w:rsidRPr="00903DBA" w:rsidRDefault="00442030" w:rsidP="00442030">
      <w:pPr>
        <w:pStyle w:val="Code"/>
        <w:rPr>
          <w:highlight w:val="white"/>
        </w:rPr>
      </w:pPr>
    </w:p>
    <w:p w14:paraId="15DAC954" w14:textId="77777777" w:rsidR="00442030" w:rsidRPr="00903DBA" w:rsidRDefault="00442030" w:rsidP="00442030">
      <w:pPr>
        <w:pStyle w:val="Code"/>
        <w:rPr>
          <w:highlight w:val="white"/>
        </w:rPr>
      </w:pPr>
      <w:r w:rsidRPr="00903DBA">
        <w:rPr>
          <w:highlight w:val="white"/>
        </w:rPr>
        <w:t>void printUnsignedLongRec(unsigned long unsignedValue,</w:t>
      </w:r>
    </w:p>
    <w:p w14:paraId="056A60E7" w14:textId="77777777" w:rsidR="00442030" w:rsidRPr="00903DBA" w:rsidRDefault="00442030" w:rsidP="00442030">
      <w:pPr>
        <w:pStyle w:val="Code"/>
        <w:rPr>
          <w:highlight w:val="white"/>
        </w:rPr>
      </w:pPr>
      <w:r w:rsidRPr="00903DBA">
        <w:rPr>
          <w:highlight w:val="white"/>
        </w:rPr>
        <w:t xml:space="preserve">                          unsigned long base, BOOL capital) {</w:t>
      </w:r>
    </w:p>
    <w:p w14:paraId="5D143909" w14:textId="77777777" w:rsidR="00442030" w:rsidRPr="00903DBA" w:rsidRDefault="00442030" w:rsidP="00442030">
      <w:pPr>
        <w:pStyle w:val="Code"/>
        <w:rPr>
          <w:highlight w:val="white"/>
        </w:rPr>
      </w:pPr>
      <w:r w:rsidRPr="00903DBA">
        <w:rPr>
          <w:highlight w:val="white"/>
        </w:rPr>
        <w:t xml:space="preserve">  if (unsignedValue &gt; 0ul) {</w:t>
      </w:r>
    </w:p>
    <w:p w14:paraId="6BDCF42B" w14:textId="77777777" w:rsidR="00442030" w:rsidRPr="00903DBA" w:rsidRDefault="00442030" w:rsidP="00442030">
      <w:pPr>
        <w:pStyle w:val="Code"/>
        <w:rPr>
          <w:highlight w:val="white"/>
        </w:rPr>
      </w:pPr>
      <w:r w:rsidRPr="00903DBA">
        <w:rPr>
          <w:highlight w:val="white"/>
        </w:rPr>
        <w:t xml:space="preserve">    int digit = (int) (unsignedValue % base);</w:t>
      </w:r>
    </w:p>
    <w:p w14:paraId="16901706" w14:textId="77777777" w:rsidR="00442030" w:rsidRPr="00903DBA" w:rsidRDefault="00442030" w:rsidP="00442030">
      <w:pPr>
        <w:pStyle w:val="Code"/>
        <w:rPr>
          <w:highlight w:val="white"/>
        </w:rPr>
      </w:pPr>
      <w:r w:rsidRPr="00903DBA">
        <w:rPr>
          <w:highlight w:val="white"/>
        </w:rPr>
        <w:t xml:space="preserve">    printUnsignedLongRec(unsignedValue / base, base, capital);</w:t>
      </w:r>
    </w:p>
    <w:p w14:paraId="30D00F55" w14:textId="77777777" w:rsidR="00442030" w:rsidRPr="00903DBA" w:rsidRDefault="00442030" w:rsidP="00442030">
      <w:pPr>
        <w:pStyle w:val="Code"/>
        <w:rPr>
          <w:highlight w:val="white"/>
        </w:rPr>
      </w:pPr>
    </w:p>
    <w:p w14:paraId="38E8F4AA" w14:textId="77777777" w:rsidR="00442030" w:rsidRPr="00903DBA" w:rsidRDefault="00442030" w:rsidP="00442030">
      <w:pPr>
        <w:pStyle w:val="Code"/>
        <w:rPr>
          <w:highlight w:val="white"/>
        </w:rPr>
      </w:pPr>
      <w:r w:rsidRPr="00903DBA">
        <w:rPr>
          <w:highlight w:val="white"/>
        </w:rPr>
        <w:t xml:space="preserve">    { char c = digitToChar(digit, capital);</w:t>
      </w:r>
    </w:p>
    <w:p w14:paraId="5BFEEDDB" w14:textId="77777777" w:rsidR="00442030" w:rsidRPr="00903DBA" w:rsidRDefault="00442030" w:rsidP="00442030">
      <w:pPr>
        <w:pStyle w:val="Code"/>
        <w:rPr>
          <w:highlight w:val="white"/>
        </w:rPr>
      </w:pPr>
      <w:r w:rsidRPr="00903DBA">
        <w:rPr>
          <w:highlight w:val="white"/>
        </w:rPr>
        <w:t xml:space="preserve">      printChar(c);</w:t>
      </w:r>
    </w:p>
    <w:p w14:paraId="5DF7CB11" w14:textId="77777777" w:rsidR="00442030" w:rsidRPr="00903DBA" w:rsidRDefault="00442030" w:rsidP="00442030">
      <w:pPr>
        <w:pStyle w:val="Code"/>
        <w:rPr>
          <w:highlight w:val="white"/>
        </w:rPr>
      </w:pPr>
      <w:r w:rsidRPr="00903DBA">
        <w:rPr>
          <w:highlight w:val="white"/>
        </w:rPr>
        <w:t xml:space="preserve">    }</w:t>
      </w:r>
    </w:p>
    <w:p w14:paraId="06362338" w14:textId="77777777" w:rsidR="00442030" w:rsidRPr="00903DBA" w:rsidRDefault="00442030" w:rsidP="00442030">
      <w:pPr>
        <w:pStyle w:val="Code"/>
        <w:rPr>
          <w:highlight w:val="white"/>
        </w:rPr>
      </w:pPr>
      <w:r w:rsidRPr="00903DBA">
        <w:rPr>
          <w:highlight w:val="white"/>
        </w:rPr>
        <w:t xml:space="preserve">  }</w:t>
      </w:r>
    </w:p>
    <w:p w14:paraId="65F1DF3A" w14:textId="77777777" w:rsidR="00442030" w:rsidRPr="00903DBA" w:rsidRDefault="00442030" w:rsidP="00442030">
      <w:pPr>
        <w:pStyle w:val="Code"/>
        <w:rPr>
          <w:highlight w:val="white"/>
        </w:rPr>
      </w:pPr>
      <w:r w:rsidRPr="00903DBA">
        <w:rPr>
          <w:highlight w:val="white"/>
        </w:rPr>
        <w:t>}</w:t>
      </w:r>
    </w:p>
    <w:p w14:paraId="0B0DA3A4" w14:textId="77777777" w:rsidR="00442030" w:rsidRPr="00903DBA" w:rsidRDefault="00442030" w:rsidP="00442030">
      <w:pPr>
        <w:pStyle w:val="Code"/>
        <w:rPr>
          <w:highlight w:val="white"/>
        </w:rPr>
      </w:pPr>
    </w:p>
    <w:p w14:paraId="254B8FD0" w14:textId="77777777" w:rsidR="00442030" w:rsidRPr="00903DBA" w:rsidRDefault="00442030" w:rsidP="00442030">
      <w:pPr>
        <w:pStyle w:val="Code"/>
        <w:rPr>
          <w:highlight w:val="white"/>
        </w:rPr>
      </w:pPr>
      <w:r w:rsidRPr="00903DBA">
        <w:rPr>
          <w:highlight w:val="white"/>
        </w:rPr>
        <w:t>void printUnsignedLong(unsigned long unsignedValue, BOOL plus, BOOL space,</w:t>
      </w:r>
    </w:p>
    <w:p w14:paraId="5ED8F21B" w14:textId="77777777" w:rsidR="00442030" w:rsidRPr="00903DBA" w:rsidRDefault="00442030" w:rsidP="00442030">
      <w:pPr>
        <w:pStyle w:val="Code"/>
        <w:rPr>
          <w:highlight w:val="white"/>
        </w:rPr>
      </w:pPr>
      <w:r w:rsidRPr="00903DBA">
        <w:rPr>
          <w:highlight w:val="white"/>
        </w:rPr>
        <w:t xml:space="preserve">                       BOOL grid, unsigned long base, BOOL capital) {</w:t>
      </w:r>
    </w:p>
    <w:p w14:paraId="43CCE3F4" w14:textId="77777777" w:rsidR="00442030" w:rsidRPr="00903DBA" w:rsidRDefault="00442030" w:rsidP="00442030">
      <w:pPr>
        <w:pStyle w:val="Code"/>
        <w:rPr>
          <w:highlight w:val="white"/>
        </w:rPr>
      </w:pPr>
      <w:r w:rsidRPr="00903DBA">
        <w:rPr>
          <w:highlight w:val="white"/>
        </w:rPr>
        <w:t xml:space="preserve">  if (plus) {</w:t>
      </w:r>
    </w:p>
    <w:p w14:paraId="2651E1EE" w14:textId="77777777" w:rsidR="00442030" w:rsidRPr="00903DBA" w:rsidRDefault="00442030" w:rsidP="00442030">
      <w:pPr>
        <w:pStyle w:val="Code"/>
        <w:rPr>
          <w:highlight w:val="white"/>
        </w:rPr>
      </w:pPr>
      <w:r w:rsidRPr="00903DBA">
        <w:rPr>
          <w:highlight w:val="white"/>
        </w:rPr>
        <w:t xml:space="preserve">    printChar('+');</w:t>
      </w:r>
    </w:p>
    <w:p w14:paraId="2E553C95" w14:textId="77777777" w:rsidR="00442030" w:rsidRPr="00903DBA" w:rsidRDefault="00442030" w:rsidP="00442030">
      <w:pPr>
        <w:pStyle w:val="Code"/>
        <w:rPr>
          <w:highlight w:val="white"/>
        </w:rPr>
      </w:pPr>
      <w:r w:rsidRPr="00903DBA">
        <w:rPr>
          <w:highlight w:val="white"/>
        </w:rPr>
        <w:t xml:space="preserve">  }</w:t>
      </w:r>
    </w:p>
    <w:p w14:paraId="1701E0CB" w14:textId="77777777" w:rsidR="00442030" w:rsidRPr="00903DBA" w:rsidRDefault="00442030" w:rsidP="00442030">
      <w:pPr>
        <w:pStyle w:val="Code"/>
        <w:rPr>
          <w:highlight w:val="white"/>
        </w:rPr>
      </w:pPr>
      <w:r w:rsidRPr="00903DBA">
        <w:rPr>
          <w:highlight w:val="white"/>
        </w:rPr>
        <w:t xml:space="preserve">  </w:t>
      </w:r>
    </w:p>
    <w:p w14:paraId="3E199C38" w14:textId="77777777" w:rsidR="00442030" w:rsidRPr="00903DBA" w:rsidRDefault="00442030" w:rsidP="00442030">
      <w:pPr>
        <w:pStyle w:val="Code"/>
        <w:rPr>
          <w:highlight w:val="white"/>
        </w:rPr>
      </w:pPr>
      <w:r w:rsidRPr="00903DBA">
        <w:rPr>
          <w:highlight w:val="white"/>
        </w:rPr>
        <w:t xml:space="preserve">  if (space) {</w:t>
      </w:r>
    </w:p>
    <w:p w14:paraId="778AED54" w14:textId="77777777" w:rsidR="00442030" w:rsidRPr="00903DBA" w:rsidRDefault="00442030" w:rsidP="00442030">
      <w:pPr>
        <w:pStyle w:val="Code"/>
        <w:rPr>
          <w:highlight w:val="white"/>
        </w:rPr>
      </w:pPr>
      <w:r w:rsidRPr="00903DBA">
        <w:rPr>
          <w:highlight w:val="white"/>
        </w:rPr>
        <w:t xml:space="preserve">    printChar(' ');</w:t>
      </w:r>
    </w:p>
    <w:p w14:paraId="27BF9951" w14:textId="77777777" w:rsidR="00442030" w:rsidRPr="00903DBA" w:rsidRDefault="00442030" w:rsidP="00442030">
      <w:pPr>
        <w:pStyle w:val="Code"/>
        <w:rPr>
          <w:highlight w:val="white"/>
        </w:rPr>
      </w:pPr>
      <w:r w:rsidRPr="00903DBA">
        <w:rPr>
          <w:highlight w:val="white"/>
        </w:rPr>
        <w:t xml:space="preserve">  }</w:t>
      </w:r>
    </w:p>
    <w:p w14:paraId="7C697E2E" w14:textId="77777777" w:rsidR="00442030" w:rsidRPr="00903DBA" w:rsidRDefault="00442030" w:rsidP="00442030">
      <w:pPr>
        <w:pStyle w:val="Code"/>
        <w:rPr>
          <w:highlight w:val="white"/>
        </w:rPr>
      </w:pPr>
    </w:p>
    <w:p w14:paraId="761AAF08" w14:textId="77777777" w:rsidR="00442030" w:rsidRPr="00903DBA" w:rsidRDefault="00442030" w:rsidP="00442030">
      <w:pPr>
        <w:pStyle w:val="Code"/>
        <w:rPr>
          <w:highlight w:val="white"/>
        </w:rPr>
      </w:pPr>
      <w:r w:rsidRPr="00903DBA">
        <w:rPr>
          <w:highlight w:val="white"/>
        </w:rPr>
        <w:t xml:space="preserve">  if (grid) {</w:t>
      </w:r>
    </w:p>
    <w:p w14:paraId="78B9BDB7" w14:textId="77777777" w:rsidR="00442030" w:rsidRPr="00903DBA" w:rsidRDefault="00442030" w:rsidP="00442030">
      <w:pPr>
        <w:pStyle w:val="Code"/>
        <w:rPr>
          <w:highlight w:val="white"/>
        </w:rPr>
      </w:pPr>
      <w:r w:rsidRPr="00903DBA">
        <w:rPr>
          <w:highlight w:val="white"/>
        </w:rPr>
        <w:t xml:space="preserve">    if (base == 8ul) {</w:t>
      </w:r>
    </w:p>
    <w:p w14:paraId="08B00068" w14:textId="77777777" w:rsidR="00442030" w:rsidRPr="00903DBA" w:rsidRDefault="00442030" w:rsidP="00442030">
      <w:pPr>
        <w:pStyle w:val="Code"/>
        <w:rPr>
          <w:highlight w:val="white"/>
        </w:rPr>
      </w:pPr>
      <w:r w:rsidRPr="00903DBA">
        <w:rPr>
          <w:highlight w:val="white"/>
        </w:rPr>
        <w:t xml:space="preserve">      printChar('0');</w:t>
      </w:r>
    </w:p>
    <w:p w14:paraId="630C510C" w14:textId="77777777" w:rsidR="00442030" w:rsidRPr="00903DBA" w:rsidRDefault="00442030" w:rsidP="00442030">
      <w:pPr>
        <w:pStyle w:val="Code"/>
        <w:rPr>
          <w:highlight w:val="white"/>
        </w:rPr>
      </w:pPr>
      <w:r w:rsidRPr="00903DBA">
        <w:rPr>
          <w:highlight w:val="white"/>
        </w:rPr>
        <w:t xml:space="preserve">    }</w:t>
      </w:r>
    </w:p>
    <w:p w14:paraId="6A8E2D32" w14:textId="77777777" w:rsidR="00442030" w:rsidRPr="00903DBA" w:rsidRDefault="00442030" w:rsidP="00442030">
      <w:pPr>
        <w:pStyle w:val="Code"/>
        <w:rPr>
          <w:highlight w:val="white"/>
        </w:rPr>
      </w:pPr>
    </w:p>
    <w:p w14:paraId="6B68D052" w14:textId="77777777" w:rsidR="00442030" w:rsidRPr="00903DBA" w:rsidRDefault="00442030" w:rsidP="00442030">
      <w:pPr>
        <w:pStyle w:val="Code"/>
        <w:rPr>
          <w:highlight w:val="white"/>
        </w:rPr>
      </w:pPr>
      <w:r w:rsidRPr="00903DBA">
        <w:rPr>
          <w:highlight w:val="white"/>
        </w:rPr>
        <w:t xml:space="preserve">    if (base == 16ul) {</w:t>
      </w:r>
    </w:p>
    <w:p w14:paraId="2F0CCEFA" w14:textId="77777777" w:rsidR="00442030" w:rsidRPr="00903DBA" w:rsidRDefault="00442030" w:rsidP="00442030">
      <w:pPr>
        <w:pStyle w:val="Code"/>
        <w:rPr>
          <w:highlight w:val="white"/>
        </w:rPr>
      </w:pPr>
      <w:r w:rsidRPr="00903DBA">
        <w:rPr>
          <w:highlight w:val="white"/>
        </w:rPr>
        <w:t xml:space="preserve">      printChar('0');</w:t>
      </w:r>
    </w:p>
    <w:p w14:paraId="196D29F5" w14:textId="77777777" w:rsidR="00442030" w:rsidRPr="00903DBA" w:rsidRDefault="00442030" w:rsidP="00442030">
      <w:pPr>
        <w:pStyle w:val="Code"/>
        <w:rPr>
          <w:highlight w:val="white"/>
        </w:rPr>
      </w:pPr>
      <w:r w:rsidRPr="00903DBA">
        <w:rPr>
          <w:highlight w:val="white"/>
        </w:rPr>
        <w:t xml:space="preserve">      printChar(capital ? 'X' : 'x');</w:t>
      </w:r>
    </w:p>
    <w:p w14:paraId="0BEF6D61" w14:textId="77777777" w:rsidR="00442030" w:rsidRPr="00903DBA" w:rsidRDefault="00442030" w:rsidP="00442030">
      <w:pPr>
        <w:pStyle w:val="Code"/>
        <w:rPr>
          <w:highlight w:val="white"/>
        </w:rPr>
      </w:pPr>
      <w:r w:rsidRPr="00903DBA">
        <w:rPr>
          <w:highlight w:val="white"/>
        </w:rPr>
        <w:t xml:space="preserve">    }</w:t>
      </w:r>
    </w:p>
    <w:p w14:paraId="7B43DFC0" w14:textId="77777777" w:rsidR="00442030" w:rsidRPr="00903DBA" w:rsidRDefault="00442030" w:rsidP="00442030">
      <w:pPr>
        <w:pStyle w:val="Code"/>
        <w:rPr>
          <w:highlight w:val="white"/>
        </w:rPr>
      </w:pPr>
      <w:r w:rsidRPr="00903DBA">
        <w:rPr>
          <w:highlight w:val="white"/>
        </w:rPr>
        <w:t xml:space="preserve">  }</w:t>
      </w:r>
    </w:p>
    <w:p w14:paraId="75EBCDD2" w14:textId="77777777" w:rsidR="00442030" w:rsidRPr="00903DBA" w:rsidRDefault="00442030" w:rsidP="00442030">
      <w:pPr>
        <w:pStyle w:val="Code"/>
        <w:rPr>
          <w:highlight w:val="white"/>
        </w:rPr>
      </w:pPr>
    </w:p>
    <w:p w14:paraId="7243E1E7" w14:textId="77777777" w:rsidR="00442030" w:rsidRPr="00903DBA" w:rsidRDefault="00442030" w:rsidP="00442030">
      <w:pPr>
        <w:pStyle w:val="Code"/>
        <w:rPr>
          <w:highlight w:val="white"/>
        </w:rPr>
      </w:pPr>
      <w:r w:rsidRPr="00903DBA">
        <w:rPr>
          <w:highlight w:val="white"/>
        </w:rPr>
        <w:t xml:space="preserve">  if (unsignedValue == 0ul) {</w:t>
      </w:r>
    </w:p>
    <w:p w14:paraId="313E5B6C" w14:textId="77777777" w:rsidR="00442030" w:rsidRPr="00903DBA" w:rsidRDefault="00442030" w:rsidP="00442030">
      <w:pPr>
        <w:pStyle w:val="Code"/>
        <w:rPr>
          <w:highlight w:val="white"/>
        </w:rPr>
      </w:pPr>
      <w:r w:rsidRPr="00903DBA">
        <w:rPr>
          <w:highlight w:val="white"/>
        </w:rPr>
        <w:t xml:space="preserve">    printChar('0');</w:t>
      </w:r>
    </w:p>
    <w:p w14:paraId="4046057E" w14:textId="77777777" w:rsidR="00442030" w:rsidRPr="00903DBA" w:rsidRDefault="00442030" w:rsidP="00442030">
      <w:pPr>
        <w:pStyle w:val="Code"/>
        <w:rPr>
          <w:highlight w:val="white"/>
        </w:rPr>
      </w:pPr>
      <w:r w:rsidRPr="00903DBA">
        <w:rPr>
          <w:highlight w:val="white"/>
        </w:rPr>
        <w:t xml:space="preserve">  }</w:t>
      </w:r>
    </w:p>
    <w:p w14:paraId="594D82A5" w14:textId="77777777" w:rsidR="00442030" w:rsidRPr="00903DBA" w:rsidRDefault="00442030" w:rsidP="00442030">
      <w:pPr>
        <w:pStyle w:val="Code"/>
        <w:rPr>
          <w:highlight w:val="white"/>
        </w:rPr>
      </w:pPr>
      <w:r w:rsidRPr="00903DBA">
        <w:rPr>
          <w:highlight w:val="white"/>
        </w:rPr>
        <w:t xml:space="preserve">  else {</w:t>
      </w:r>
    </w:p>
    <w:p w14:paraId="0D99E5E9" w14:textId="77777777" w:rsidR="00442030" w:rsidRPr="00903DBA" w:rsidRDefault="00442030" w:rsidP="00442030">
      <w:pPr>
        <w:pStyle w:val="Code"/>
        <w:rPr>
          <w:highlight w:val="white"/>
        </w:rPr>
      </w:pPr>
      <w:r w:rsidRPr="00903DBA">
        <w:rPr>
          <w:highlight w:val="white"/>
        </w:rPr>
        <w:t xml:space="preserve">    printUnsignedLongRec(unsignedValue, base, capital);</w:t>
      </w:r>
    </w:p>
    <w:p w14:paraId="6415D9AF" w14:textId="77777777" w:rsidR="00442030" w:rsidRPr="00903DBA" w:rsidRDefault="00442030" w:rsidP="00442030">
      <w:pPr>
        <w:pStyle w:val="Code"/>
        <w:rPr>
          <w:highlight w:val="white"/>
        </w:rPr>
      </w:pPr>
      <w:r w:rsidRPr="00903DBA">
        <w:rPr>
          <w:highlight w:val="white"/>
        </w:rPr>
        <w:t xml:space="preserve">  }</w:t>
      </w:r>
    </w:p>
    <w:p w14:paraId="354CF7B3" w14:textId="77777777" w:rsidR="00442030" w:rsidRPr="00903DBA" w:rsidRDefault="00442030" w:rsidP="00442030">
      <w:pPr>
        <w:pStyle w:val="Code"/>
        <w:rPr>
          <w:highlight w:val="white"/>
        </w:rPr>
      </w:pPr>
      <w:r w:rsidRPr="00903DBA">
        <w:rPr>
          <w:highlight w:val="white"/>
        </w:rPr>
        <w:t>}</w:t>
      </w:r>
    </w:p>
    <w:p w14:paraId="64C761CC" w14:textId="77777777" w:rsidR="00442030" w:rsidRPr="00903DBA" w:rsidRDefault="00442030" w:rsidP="00442030">
      <w:pPr>
        <w:pStyle w:val="Code"/>
        <w:rPr>
          <w:highlight w:val="white"/>
        </w:rPr>
      </w:pPr>
    </w:p>
    <w:p w14:paraId="4FFFABCC" w14:textId="77777777" w:rsidR="00442030" w:rsidRPr="00903DBA" w:rsidRDefault="00442030" w:rsidP="00442030">
      <w:pPr>
        <w:pStyle w:val="Code"/>
        <w:rPr>
          <w:highlight w:val="white"/>
        </w:rPr>
      </w:pPr>
      <w:r w:rsidRPr="00903DBA">
        <w:rPr>
          <w:highlight w:val="white"/>
        </w:rPr>
        <w:t>void printLongDoubleFraction(long double longDoubleValue,</w:t>
      </w:r>
    </w:p>
    <w:p w14:paraId="1E6E7F0A" w14:textId="77777777" w:rsidR="00442030" w:rsidRPr="00903DBA" w:rsidRDefault="00442030" w:rsidP="00442030">
      <w:pPr>
        <w:pStyle w:val="Code"/>
        <w:rPr>
          <w:highlight w:val="white"/>
        </w:rPr>
      </w:pPr>
      <w:r w:rsidRPr="00903DBA">
        <w:rPr>
          <w:highlight w:val="white"/>
        </w:rPr>
        <w:t xml:space="preserve">                             BOOL grid, int precision) {</w:t>
      </w:r>
    </w:p>
    <w:p w14:paraId="100C5284" w14:textId="77777777" w:rsidR="00442030" w:rsidRPr="00903DBA" w:rsidRDefault="00442030" w:rsidP="00442030">
      <w:pPr>
        <w:pStyle w:val="Code"/>
        <w:rPr>
          <w:highlight w:val="white"/>
        </w:rPr>
      </w:pPr>
      <w:r w:rsidRPr="00903DBA">
        <w:rPr>
          <w:highlight w:val="white"/>
        </w:rPr>
        <w:t xml:space="preserve">  longDoubleValue -= (long) longDoubleValue;</w:t>
      </w:r>
    </w:p>
    <w:p w14:paraId="43C6480D" w14:textId="77777777" w:rsidR="00442030" w:rsidRPr="00903DBA" w:rsidRDefault="00442030" w:rsidP="00442030">
      <w:pPr>
        <w:pStyle w:val="Code"/>
        <w:rPr>
          <w:highlight w:val="white"/>
        </w:rPr>
      </w:pPr>
    </w:p>
    <w:p w14:paraId="28C6FA1C" w14:textId="77777777" w:rsidR="00442030" w:rsidRPr="00903DBA" w:rsidRDefault="00442030" w:rsidP="00442030">
      <w:pPr>
        <w:pStyle w:val="Code"/>
        <w:rPr>
          <w:highlight w:val="white"/>
        </w:rPr>
      </w:pPr>
      <w:r w:rsidRPr="00903DBA">
        <w:rPr>
          <w:highlight w:val="white"/>
        </w:rPr>
        <w:t xml:space="preserve">  if (precision == 0) {</w:t>
      </w:r>
    </w:p>
    <w:p w14:paraId="7475C069" w14:textId="77777777" w:rsidR="00442030" w:rsidRPr="00903DBA" w:rsidRDefault="00442030" w:rsidP="00442030">
      <w:pPr>
        <w:pStyle w:val="Code"/>
        <w:rPr>
          <w:highlight w:val="white"/>
        </w:rPr>
      </w:pPr>
      <w:r w:rsidRPr="00903DBA">
        <w:rPr>
          <w:highlight w:val="white"/>
        </w:rPr>
        <w:t xml:space="preserve">    precision = DEFAULT_PRECISION;</w:t>
      </w:r>
    </w:p>
    <w:p w14:paraId="64637DD8" w14:textId="77777777" w:rsidR="00442030" w:rsidRPr="00903DBA" w:rsidRDefault="00442030" w:rsidP="00442030">
      <w:pPr>
        <w:pStyle w:val="Code"/>
        <w:rPr>
          <w:highlight w:val="white"/>
        </w:rPr>
      </w:pPr>
      <w:r w:rsidRPr="00903DBA">
        <w:rPr>
          <w:highlight w:val="white"/>
        </w:rPr>
        <w:t xml:space="preserve">  }</w:t>
      </w:r>
    </w:p>
    <w:p w14:paraId="57DFB17E" w14:textId="77777777" w:rsidR="00442030" w:rsidRPr="00903DBA" w:rsidRDefault="00442030" w:rsidP="00442030">
      <w:pPr>
        <w:pStyle w:val="Code"/>
        <w:rPr>
          <w:highlight w:val="white"/>
        </w:rPr>
      </w:pPr>
      <w:r w:rsidRPr="00903DBA">
        <w:rPr>
          <w:highlight w:val="white"/>
        </w:rPr>
        <w:t xml:space="preserve">  </w:t>
      </w:r>
    </w:p>
    <w:p w14:paraId="3BA90970" w14:textId="77777777" w:rsidR="00442030" w:rsidRPr="00903DBA" w:rsidRDefault="00442030" w:rsidP="00442030">
      <w:pPr>
        <w:pStyle w:val="Code"/>
        <w:rPr>
          <w:highlight w:val="white"/>
        </w:rPr>
      </w:pPr>
      <w:r w:rsidRPr="00903DBA">
        <w:rPr>
          <w:highlight w:val="white"/>
        </w:rPr>
        <w:t xml:space="preserve">  if (grid || (precision &gt; 0)) {</w:t>
      </w:r>
    </w:p>
    <w:p w14:paraId="5EDBDF48" w14:textId="77777777" w:rsidR="00442030" w:rsidRPr="00903DBA" w:rsidRDefault="00442030" w:rsidP="00442030">
      <w:pPr>
        <w:pStyle w:val="Code"/>
        <w:rPr>
          <w:highlight w:val="white"/>
        </w:rPr>
      </w:pPr>
      <w:r w:rsidRPr="00903DBA">
        <w:rPr>
          <w:highlight w:val="white"/>
        </w:rPr>
        <w:t xml:space="preserve">    printChar('.');</w:t>
      </w:r>
    </w:p>
    <w:p w14:paraId="3411C5F1" w14:textId="77777777" w:rsidR="00442030" w:rsidRPr="00903DBA" w:rsidRDefault="00442030" w:rsidP="00442030">
      <w:pPr>
        <w:pStyle w:val="Code"/>
        <w:rPr>
          <w:highlight w:val="white"/>
        </w:rPr>
      </w:pPr>
      <w:r w:rsidRPr="00903DBA">
        <w:rPr>
          <w:highlight w:val="white"/>
        </w:rPr>
        <w:t xml:space="preserve">  }</w:t>
      </w:r>
    </w:p>
    <w:p w14:paraId="28E380E6" w14:textId="77777777" w:rsidR="00442030" w:rsidRPr="00903DBA" w:rsidRDefault="00442030" w:rsidP="00442030">
      <w:pPr>
        <w:pStyle w:val="Code"/>
        <w:rPr>
          <w:highlight w:val="white"/>
        </w:rPr>
      </w:pPr>
    </w:p>
    <w:p w14:paraId="3AD4C2EF" w14:textId="77777777" w:rsidR="00442030" w:rsidRPr="00903DBA" w:rsidRDefault="00442030" w:rsidP="00442030">
      <w:pPr>
        <w:pStyle w:val="Code"/>
        <w:rPr>
          <w:highlight w:val="white"/>
        </w:rPr>
      </w:pPr>
      <w:r w:rsidRPr="00903DBA">
        <w:rPr>
          <w:highlight w:val="white"/>
        </w:rPr>
        <w:t xml:space="preserve">  while (precision-- &gt; 0) {</w:t>
      </w:r>
    </w:p>
    <w:p w14:paraId="0F471A54" w14:textId="77777777" w:rsidR="00442030" w:rsidRPr="00903DBA" w:rsidRDefault="00442030" w:rsidP="00442030">
      <w:pPr>
        <w:pStyle w:val="Code"/>
        <w:rPr>
          <w:highlight w:val="white"/>
        </w:rPr>
      </w:pPr>
      <w:r w:rsidRPr="00903DBA">
        <w:rPr>
          <w:highlight w:val="white"/>
        </w:rPr>
        <w:t xml:space="preserve">    long double longDoubleValue10 = 10.0L * longDoubleValue;</w:t>
      </w:r>
    </w:p>
    <w:p w14:paraId="35C9B147" w14:textId="77777777" w:rsidR="00442030" w:rsidRPr="00903DBA" w:rsidRDefault="00442030" w:rsidP="00442030">
      <w:pPr>
        <w:pStyle w:val="Code"/>
        <w:rPr>
          <w:highlight w:val="white"/>
        </w:rPr>
      </w:pPr>
      <w:r w:rsidRPr="00903DBA">
        <w:rPr>
          <w:highlight w:val="white"/>
        </w:rPr>
        <w:t xml:space="preserve">    int digitValue = (int) longDoubleValue10;</w:t>
      </w:r>
    </w:p>
    <w:p w14:paraId="15A2C371" w14:textId="77777777" w:rsidR="00442030" w:rsidRPr="00903DBA" w:rsidRDefault="00442030" w:rsidP="00442030">
      <w:pPr>
        <w:pStyle w:val="Code"/>
        <w:rPr>
          <w:highlight w:val="white"/>
        </w:rPr>
      </w:pPr>
      <w:r w:rsidRPr="00903DBA">
        <w:rPr>
          <w:highlight w:val="white"/>
        </w:rPr>
        <w:t xml:space="preserve">    printChar((char) (digitValue + '0'));</w:t>
      </w:r>
    </w:p>
    <w:p w14:paraId="203086F1" w14:textId="77777777" w:rsidR="00442030" w:rsidRPr="00903DBA" w:rsidRDefault="00442030" w:rsidP="00442030">
      <w:pPr>
        <w:pStyle w:val="Code"/>
        <w:rPr>
          <w:highlight w:val="white"/>
        </w:rPr>
      </w:pPr>
      <w:r w:rsidRPr="00903DBA">
        <w:rPr>
          <w:highlight w:val="white"/>
        </w:rPr>
        <w:t xml:space="preserve">    longDoubleValue = longDoubleValue10 - ((long double) digitValue);</w:t>
      </w:r>
    </w:p>
    <w:p w14:paraId="00B58A92" w14:textId="77777777" w:rsidR="00442030" w:rsidRPr="00903DBA" w:rsidRDefault="00442030" w:rsidP="00442030">
      <w:pPr>
        <w:pStyle w:val="Code"/>
        <w:rPr>
          <w:highlight w:val="white"/>
        </w:rPr>
      </w:pPr>
      <w:r w:rsidRPr="00903DBA">
        <w:rPr>
          <w:highlight w:val="white"/>
        </w:rPr>
        <w:t xml:space="preserve">  }</w:t>
      </w:r>
    </w:p>
    <w:p w14:paraId="4F91AD4C" w14:textId="77777777" w:rsidR="00442030" w:rsidRPr="00903DBA" w:rsidRDefault="00442030" w:rsidP="00442030">
      <w:pPr>
        <w:pStyle w:val="Code"/>
        <w:rPr>
          <w:highlight w:val="white"/>
        </w:rPr>
      </w:pPr>
      <w:r w:rsidRPr="00903DBA">
        <w:rPr>
          <w:highlight w:val="white"/>
        </w:rPr>
        <w:t>}</w:t>
      </w:r>
    </w:p>
    <w:p w14:paraId="22B22789" w14:textId="77777777" w:rsidR="00442030" w:rsidRPr="00903DBA" w:rsidRDefault="00442030" w:rsidP="00442030">
      <w:pPr>
        <w:pStyle w:val="Code"/>
        <w:rPr>
          <w:highlight w:val="white"/>
        </w:rPr>
      </w:pPr>
    </w:p>
    <w:p w14:paraId="27A3796E" w14:textId="77777777" w:rsidR="00442030" w:rsidRPr="00903DBA" w:rsidRDefault="00442030" w:rsidP="00442030">
      <w:pPr>
        <w:pStyle w:val="Code"/>
        <w:rPr>
          <w:highlight w:val="white"/>
        </w:rPr>
      </w:pPr>
      <w:r w:rsidRPr="00903DBA">
        <w:rPr>
          <w:highlight w:val="white"/>
        </w:rPr>
        <w:t>void printLongDoublePlain(long double longDoubleValue, BOOL plus,</w:t>
      </w:r>
    </w:p>
    <w:p w14:paraId="45762F73" w14:textId="77777777" w:rsidR="00442030" w:rsidRPr="00903DBA" w:rsidRDefault="00442030" w:rsidP="00442030">
      <w:pPr>
        <w:pStyle w:val="Code"/>
        <w:rPr>
          <w:highlight w:val="white"/>
        </w:rPr>
      </w:pPr>
      <w:r w:rsidRPr="00903DBA">
        <w:rPr>
          <w:highlight w:val="white"/>
        </w:rPr>
        <w:t xml:space="preserve">                          BOOL space, BOOL grid, int precision) {</w:t>
      </w:r>
    </w:p>
    <w:p w14:paraId="62073B59" w14:textId="77777777" w:rsidR="00442030" w:rsidRPr="00903DBA" w:rsidRDefault="00442030" w:rsidP="00442030">
      <w:pPr>
        <w:pStyle w:val="Code"/>
        <w:rPr>
          <w:highlight w:val="white"/>
        </w:rPr>
      </w:pPr>
      <w:r w:rsidRPr="00903DBA">
        <w:rPr>
          <w:highlight w:val="white"/>
        </w:rPr>
        <w:t xml:space="preserve">  if (longDoubleValue &lt; 0.0L) {</w:t>
      </w:r>
    </w:p>
    <w:p w14:paraId="4A7CA6BD" w14:textId="77777777" w:rsidR="00442030" w:rsidRPr="00903DBA" w:rsidRDefault="00442030" w:rsidP="00442030">
      <w:pPr>
        <w:pStyle w:val="Code"/>
        <w:rPr>
          <w:highlight w:val="white"/>
        </w:rPr>
      </w:pPr>
      <w:r w:rsidRPr="00903DBA">
        <w:rPr>
          <w:highlight w:val="white"/>
        </w:rPr>
        <w:t xml:space="preserve">    printChar('-');</w:t>
      </w:r>
    </w:p>
    <w:p w14:paraId="2B157F99" w14:textId="77777777" w:rsidR="00442030" w:rsidRPr="00903DBA" w:rsidRDefault="00442030" w:rsidP="00442030">
      <w:pPr>
        <w:pStyle w:val="Code"/>
        <w:rPr>
          <w:highlight w:val="white"/>
        </w:rPr>
      </w:pPr>
      <w:r w:rsidRPr="00903DBA">
        <w:rPr>
          <w:highlight w:val="white"/>
        </w:rPr>
        <w:t xml:space="preserve">    longDoubleValue = -longDoubleValue;</w:t>
      </w:r>
    </w:p>
    <w:p w14:paraId="72CCC960" w14:textId="77777777" w:rsidR="00442030" w:rsidRPr="00903DBA" w:rsidRDefault="00442030" w:rsidP="00442030">
      <w:pPr>
        <w:pStyle w:val="Code"/>
        <w:rPr>
          <w:highlight w:val="white"/>
        </w:rPr>
      </w:pPr>
      <w:r w:rsidRPr="00903DBA">
        <w:rPr>
          <w:highlight w:val="white"/>
        </w:rPr>
        <w:t xml:space="preserve">    plus = FALSE;</w:t>
      </w:r>
    </w:p>
    <w:p w14:paraId="35565BF1" w14:textId="77777777" w:rsidR="00442030" w:rsidRPr="00903DBA" w:rsidRDefault="00442030" w:rsidP="00442030">
      <w:pPr>
        <w:pStyle w:val="Code"/>
        <w:rPr>
          <w:highlight w:val="white"/>
        </w:rPr>
      </w:pPr>
      <w:r w:rsidRPr="00903DBA">
        <w:rPr>
          <w:highlight w:val="white"/>
        </w:rPr>
        <w:t xml:space="preserve">    space = FALSE;</w:t>
      </w:r>
    </w:p>
    <w:p w14:paraId="4D11EDF6" w14:textId="77777777" w:rsidR="00442030" w:rsidRPr="00903DBA" w:rsidRDefault="00442030" w:rsidP="00442030">
      <w:pPr>
        <w:pStyle w:val="Code"/>
        <w:rPr>
          <w:highlight w:val="white"/>
        </w:rPr>
      </w:pPr>
      <w:r w:rsidRPr="00903DBA">
        <w:rPr>
          <w:highlight w:val="white"/>
        </w:rPr>
        <w:t xml:space="preserve">  }</w:t>
      </w:r>
    </w:p>
    <w:p w14:paraId="43E2E629" w14:textId="77777777" w:rsidR="00442030" w:rsidRPr="00903DBA" w:rsidRDefault="00442030" w:rsidP="00442030">
      <w:pPr>
        <w:pStyle w:val="Code"/>
        <w:rPr>
          <w:highlight w:val="white"/>
        </w:rPr>
      </w:pPr>
    </w:p>
    <w:p w14:paraId="72A48D08" w14:textId="77777777" w:rsidR="00442030" w:rsidRPr="00903DBA" w:rsidRDefault="00442030" w:rsidP="00442030">
      <w:pPr>
        <w:pStyle w:val="Code"/>
        <w:rPr>
          <w:highlight w:val="white"/>
        </w:rPr>
      </w:pPr>
      <w:r w:rsidRPr="00903DBA">
        <w:rPr>
          <w:highlight w:val="white"/>
        </w:rPr>
        <w:t xml:space="preserve">  { long longValue = (long) longDoubleValue;</w:t>
      </w:r>
    </w:p>
    <w:p w14:paraId="2DC35974" w14:textId="77777777" w:rsidR="00442030" w:rsidRPr="00903DBA" w:rsidRDefault="00442030" w:rsidP="00442030">
      <w:pPr>
        <w:pStyle w:val="Code"/>
        <w:rPr>
          <w:highlight w:val="white"/>
        </w:rPr>
      </w:pPr>
      <w:r w:rsidRPr="00903DBA">
        <w:rPr>
          <w:highlight w:val="white"/>
        </w:rPr>
        <w:t xml:space="preserve">    printLongInt(longValue, plus, space);</w:t>
      </w:r>
    </w:p>
    <w:p w14:paraId="3A4B8032" w14:textId="77777777" w:rsidR="00442030" w:rsidRPr="00903DBA" w:rsidRDefault="00442030" w:rsidP="00442030">
      <w:pPr>
        <w:pStyle w:val="Code"/>
        <w:rPr>
          <w:highlight w:val="white"/>
        </w:rPr>
      </w:pPr>
      <w:r w:rsidRPr="00903DBA">
        <w:rPr>
          <w:highlight w:val="white"/>
        </w:rPr>
        <w:t xml:space="preserve">    longDoubleValue -= (long double) longValue;</w:t>
      </w:r>
    </w:p>
    <w:p w14:paraId="7D81DBD2" w14:textId="77777777" w:rsidR="00442030" w:rsidRPr="00903DBA" w:rsidRDefault="00442030" w:rsidP="00442030">
      <w:pPr>
        <w:pStyle w:val="Code"/>
        <w:rPr>
          <w:highlight w:val="white"/>
        </w:rPr>
      </w:pPr>
      <w:r w:rsidRPr="00903DBA">
        <w:rPr>
          <w:highlight w:val="white"/>
        </w:rPr>
        <w:t xml:space="preserve">    printLongDoubleFraction(longDoubleValue, grid, precision);</w:t>
      </w:r>
    </w:p>
    <w:p w14:paraId="79DB0970" w14:textId="77777777" w:rsidR="00442030" w:rsidRPr="00903DBA" w:rsidRDefault="00442030" w:rsidP="00442030">
      <w:pPr>
        <w:pStyle w:val="Code"/>
        <w:rPr>
          <w:highlight w:val="white"/>
        </w:rPr>
      </w:pPr>
      <w:r w:rsidRPr="00903DBA">
        <w:rPr>
          <w:highlight w:val="white"/>
        </w:rPr>
        <w:t xml:space="preserve">  }</w:t>
      </w:r>
    </w:p>
    <w:p w14:paraId="6305FB28" w14:textId="77777777" w:rsidR="00442030" w:rsidRPr="00903DBA" w:rsidRDefault="00442030" w:rsidP="00442030">
      <w:pPr>
        <w:pStyle w:val="Code"/>
        <w:rPr>
          <w:highlight w:val="white"/>
        </w:rPr>
      </w:pPr>
      <w:r w:rsidRPr="00903DBA">
        <w:rPr>
          <w:highlight w:val="white"/>
        </w:rPr>
        <w:t>}</w:t>
      </w:r>
    </w:p>
    <w:p w14:paraId="778115E7" w14:textId="77777777" w:rsidR="00442030" w:rsidRPr="00903DBA" w:rsidRDefault="00442030" w:rsidP="00442030">
      <w:pPr>
        <w:pStyle w:val="Code"/>
        <w:rPr>
          <w:highlight w:val="white"/>
        </w:rPr>
      </w:pPr>
    </w:p>
    <w:p w14:paraId="2E324019" w14:textId="77777777" w:rsidR="00442030" w:rsidRPr="00903DBA" w:rsidRDefault="00442030" w:rsidP="00442030">
      <w:pPr>
        <w:pStyle w:val="Code"/>
        <w:rPr>
          <w:highlight w:val="white"/>
        </w:rPr>
      </w:pPr>
      <w:r w:rsidRPr="00903DBA">
        <w:rPr>
          <w:highlight w:val="white"/>
        </w:rPr>
        <w:t>void printLongDoubleExpo(long double value, BOOL plus, BOOL space,</w:t>
      </w:r>
    </w:p>
    <w:p w14:paraId="58D1B840" w14:textId="77777777" w:rsidR="00442030" w:rsidRPr="00903DBA" w:rsidRDefault="00442030" w:rsidP="00442030">
      <w:pPr>
        <w:pStyle w:val="Code"/>
        <w:rPr>
          <w:highlight w:val="white"/>
        </w:rPr>
      </w:pPr>
      <w:r w:rsidRPr="00903DBA">
        <w:rPr>
          <w:highlight w:val="white"/>
        </w:rPr>
        <w:t xml:space="preserve">                         BOOL grid, int precision, BOOL capital) {</w:t>
      </w:r>
    </w:p>
    <w:p w14:paraId="00965FCC" w14:textId="77777777" w:rsidR="00442030" w:rsidRPr="00903DBA" w:rsidRDefault="00442030" w:rsidP="00442030">
      <w:pPr>
        <w:pStyle w:val="Code"/>
        <w:rPr>
          <w:highlight w:val="white"/>
        </w:rPr>
      </w:pPr>
      <w:r w:rsidRPr="00903DBA">
        <w:rPr>
          <w:highlight w:val="white"/>
        </w:rPr>
        <w:t xml:space="preserve">  if (value == 0.0L) {</w:t>
      </w:r>
    </w:p>
    <w:p w14:paraId="23E5C1D8" w14:textId="77777777" w:rsidR="00442030" w:rsidRPr="00903DBA" w:rsidRDefault="00442030" w:rsidP="00442030">
      <w:pPr>
        <w:pStyle w:val="Code"/>
        <w:rPr>
          <w:highlight w:val="white"/>
        </w:rPr>
      </w:pPr>
      <w:r w:rsidRPr="00903DBA">
        <w:rPr>
          <w:highlight w:val="white"/>
        </w:rPr>
        <w:t xml:space="preserve">    printChar('0');</w:t>
      </w:r>
    </w:p>
    <w:p w14:paraId="404A3FCE" w14:textId="77777777" w:rsidR="00442030" w:rsidRPr="00903DBA" w:rsidRDefault="00442030" w:rsidP="00442030">
      <w:pPr>
        <w:pStyle w:val="Code"/>
        <w:rPr>
          <w:highlight w:val="white"/>
        </w:rPr>
      </w:pPr>
      <w:r w:rsidRPr="00903DBA">
        <w:rPr>
          <w:highlight w:val="white"/>
        </w:rPr>
        <w:t xml:space="preserve">    printLongDoubleFraction(0.0L, precision, grid);</w:t>
      </w:r>
    </w:p>
    <w:p w14:paraId="7B7E99FC" w14:textId="77777777" w:rsidR="00442030" w:rsidRPr="00903DBA" w:rsidRDefault="00442030" w:rsidP="00442030">
      <w:pPr>
        <w:pStyle w:val="Code"/>
        <w:rPr>
          <w:highlight w:val="white"/>
        </w:rPr>
      </w:pPr>
      <w:r w:rsidRPr="00903DBA">
        <w:rPr>
          <w:highlight w:val="white"/>
        </w:rPr>
        <w:t xml:space="preserve">    printChar(capital ? 'E' : 'e');</w:t>
      </w:r>
    </w:p>
    <w:p w14:paraId="42E66078" w14:textId="77777777" w:rsidR="00442030" w:rsidRPr="00903DBA" w:rsidRDefault="00442030" w:rsidP="00442030">
      <w:pPr>
        <w:pStyle w:val="Code"/>
        <w:rPr>
          <w:highlight w:val="white"/>
        </w:rPr>
      </w:pPr>
      <w:r w:rsidRPr="00903DBA">
        <w:rPr>
          <w:highlight w:val="white"/>
        </w:rPr>
        <w:t xml:space="preserve">    printChar('0');</w:t>
      </w:r>
    </w:p>
    <w:p w14:paraId="1B0FA241" w14:textId="77777777" w:rsidR="00442030" w:rsidRPr="00903DBA" w:rsidRDefault="00442030" w:rsidP="00442030">
      <w:pPr>
        <w:pStyle w:val="Code"/>
        <w:rPr>
          <w:highlight w:val="white"/>
        </w:rPr>
      </w:pPr>
      <w:r w:rsidRPr="00903DBA">
        <w:rPr>
          <w:highlight w:val="white"/>
        </w:rPr>
        <w:t xml:space="preserve">  }</w:t>
      </w:r>
    </w:p>
    <w:p w14:paraId="41D0561B" w14:textId="77777777" w:rsidR="00442030" w:rsidRPr="00903DBA" w:rsidRDefault="00442030" w:rsidP="00442030">
      <w:pPr>
        <w:pStyle w:val="Code"/>
        <w:rPr>
          <w:highlight w:val="white"/>
        </w:rPr>
      </w:pPr>
      <w:r w:rsidRPr="00903DBA">
        <w:rPr>
          <w:highlight w:val="white"/>
        </w:rPr>
        <w:t xml:space="preserve">  else {</w:t>
      </w:r>
    </w:p>
    <w:p w14:paraId="70841004" w14:textId="77777777" w:rsidR="00442030" w:rsidRPr="00903DBA" w:rsidRDefault="00442030" w:rsidP="00442030">
      <w:pPr>
        <w:pStyle w:val="Code"/>
        <w:rPr>
          <w:highlight w:val="white"/>
        </w:rPr>
      </w:pPr>
      <w:r w:rsidRPr="00903DBA">
        <w:rPr>
          <w:highlight w:val="white"/>
        </w:rPr>
        <w:t xml:space="preserve">    if (value &lt; 0.0L) {</w:t>
      </w:r>
    </w:p>
    <w:p w14:paraId="15674ADD" w14:textId="77777777" w:rsidR="00442030" w:rsidRPr="00903DBA" w:rsidRDefault="00442030" w:rsidP="00442030">
      <w:pPr>
        <w:pStyle w:val="Code"/>
        <w:rPr>
          <w:highlight w:val="white"/>
        </w:rPr>
      </w:pPr>
      <w:r w:rsidRPr="00903DBA">
        <w:rPr>
          <w:highlight w:val="white"/>
        </w:rPr>
        <w:t xml:space="preserve">      printChar('-');</w:t>
      </w:r>
    </w:p>
    <w:p w14:paraId="36AFB8DB" w14:textId="77777777" w:rsidR="00442030" w:rsidRPr="00903DBA" w:rsidRDefault="00442030" w:rsidP="00442030">
      <w:pPr>
        <w:pStyle w:val="Code"/>
        <w:rPr>
          <w:highlight w:val="white"/>
        </w:rPr>
      </w:pPr>
      <w:r w:rsidRPr="00903DBA">
        <w:rPr>
          <w:highlight w:val="white"/>
        </w:rPr>
        <w:t xml:space="preserve">      value = -value;</w:t>
      </w:r>
    </w:p>
    <w:p w14:paraId="0E5388B9" w14:textId="77777777" w:rsidR="00442030" w:rsidRPr="00903DBA" w:rsidRDefault="00442030" w:rsidP="00442030">
      <w:pPr>
        <w:pStyle w:val="Code"/>
        <w:rPr>
          <w:highlight w:val="white"/>
        </w:rPr>
      </w:pPr>
      <w:r w:rsidRPr="00903DBA">
        <w:rPr>
          <w:highlight w:val="white"/>
        </w:rPr>
        <w:t xml:space="preserve">    }</w:t>
      </w:r>
    </w:p>
    <w:p w14:paraId="35B0C88C" w14:textId="77777777" w:rsidR="00442030" w:rsidRPr="00903DBA" w:rsidRDefault="00442030" w:rsidP="00442030">
      <w:pPr>
        <w:pStyle w:val="Code"/>
        <w:rPr>
          <w:highlight w:val="white"/>
        </w:rPr>
      </w:pPr>
    </w:p>
    <w:p w14:paraId="5A0A6432" w14:textId="77777777" w:rsidR="00442030" w:rsidRPr="00903DBA" w:rsidRDefault="00442030" w:rsidP="00442030">
      <w:pPr>
        <w:pStyle w:val="Code"/>
        <w:rPr>
          <w:highlight w:val="white"/>
        </w:rPr>
      </w:pPr>
      <w:r w:rsidRPr="00903DBA">
        <w:rPr>
          <w:highlight w:val="white"/>
        </w:rPr>
        <w:t xml:space="preserve">    { int expo = (int) log10(value);</w:t>
      </w:r>
    </w:p>
    <w:p w14:paraId="5BB2BAFD" w14:textId="77777777" w:rsidR="00442030" w:rsidRPr="00903DBA" w:rsidRDefault="00442030" w:rsidP="00442030">
      <w:pPr>
        <w:pStyle w:val="Code"/>
        <w:rPr>
          <w:highlight w:val="white"/>
        </w:rPr>
      </w:pPr>
      <w:r w:rsidRPr="00903DBA">
        <w:rPr>
          <w:highlight w:val="white"/>
        </w:rPr>
        <w:t xml:space="preserve">      value /= pow(10.0, expo);</w:t>
      </w:r>
    </w:p>
    <w:p w14:paraId="72BC5A2B" w14:textId="77777777" w:rsidR="00442030" w:rsidRPr="00903DBA" w:rsidRDefault="00442030" w:rsidP="00442030">
      <w:pPr>
        <w:pStyle w:val="Code"/>
        <w:rPr>
          <w:highlight w:val="white"/>
        </w:rPr>
      </w:pPr>
    </w:p>
    <w:p w14:paraId="3EDC10CB" w14:textId="77777777" w:rsidR="00442030" w:rsidRPr="00903DBA" w:rsidRDefault="00442030" w:rsidP="00442030">
      <w:pPr>
        <w:pStyle w:val="Code"/>
        <w:rPr>
          <w:highlight w:val="white"/>
        </w:rPr>
      </w:pPr>
      <w:r w:rsidRPr="00903DBA">
        <w:rPr>
          <w:highlight w:val="white"/>
        </w:rPr>
        <w:t xml:space="preserve">      printLongDoublePlain(value, plus, space, grid, precision);</w:t>
      </w:r>
    </w:p>
    <w:p w14:paraId="1B7D0840" w14:textId="77777777" w:rsidR="00442030" w:rsidRPr="00903DBA" w:rsidRDefault="00442030" w:rsidP="00442030">
      <w:pPr>
        <w:pStyle w:val="Code"/>
        <w:rPr>
          <w:highlight w:val="white"/>
        </w:rPr>
      </w:pPr>
      <w:r w:rsidRPr="00903DBA">
        <w:rPr>
          <w:highlight w:val="white"/>
        </w:rPr>
        <w:t xml:space="preserve">      printChar(capital ? 'E' : 'e');</w:t>
      </w:r>
    </w:p>
    <w:p w14:paraId="26B24430" w14:textId="77777777" w:rsidR="00442030" w:rsidRPr="00903DBA" w:rsidRDefault="00442030" w:rsidP="00442030">
      <w:pPr>
        <w:pStyle w:val="Code"/>
        <w:rPr>
          <w:highlight w:val="white"/>
        </w:rPr>
      </w:pPr>
      <w:r w:rsidRPr="00903DBA">
        <w:rPr>
          <w:highlight w:val="white"/>
        </w:rPr>
        <w:t xml:space="preserve">      printLongInt(expo, TRUE, FALSE);</w:t>
      </w:r>
    </w:p>
    <w:p w14:paraId="1FEE9D1D" w14:textId="77777777" w:rsidR="00442030" w:rsidRPr="00903DBA" w:rsidRDefault="00442030" w:rsidP="00442030">
      <w:pPr>
        <w:pStyle w:val="Code"/>
        <w:rPr>
          <w:highlight w:val="white"/>
        </w:rPr>
      </w:pPr>
      <w:r w:rsidRPr="00903DBA">
        <w:rPr>
          <w:highlight w:val="white"/>
        </w:rPr>
        <w:t xml:space="preserve">    }</w:t>
      </w:r>
    </w:p>
    <w:p w14:paraId="200E1371" w14:textId="77777777" w:rsidR="00442030" w:rsidRPr="00903DBA" w:rsidRDefault="00442030" w:rsidP="00442030">
      <w:pPr>
        <w:pStyle w:val="Code"/>
        <w:rPr>
          <w:highlight w:val="white"/>
        </w:rPr>
      </w:pPr>
      <w:r w:rsidRPr="00903DBA">
        <w:rPr>
          <w:highlight w:val="white"/>
        </w:rPr>
        <w:t xml:space="preserve">  }</w:t>
      </w:r>
    </w:p>
    <w:p w14:paraId="570C887A" w14:textId="77777777" w:rsidR="00442030" w:rsidRPr="00903DBA" w:rsidRDefault="00442030" w:rsidP="00442030">
      <w:pPr>
        <w:pStyle w:val="Code"/>
        <w:rPr>
          <w:highlight w:val="white"/>
        </w:rPr>
      </w:pPr>
      <w:r w:rsidRPr="00903DBA">
        <w:rPr>
          <w:highlight w:val="white"/>
        </w:rPr>
        <w:t>}</w:t>
      </w:r>
    </w:p>
    <w:p w14:paraId="16DC9387" w14:textId="77777777" w:rsidR="00442030" w:rsidRPr="00903DBA" w:rsidRDefault="00442030" w:rsidP="00442030">
      <w:pPr>
        <w:pStyle w:val="Code"/>
        <w:rPr>
          <w:highlight w:val="white"/>
        </w:rPr>
      </w:pPr>
    </w:p>
    <w:p w14:paraId="27146867" w14:textId="77777777" w:rsidR="00442030" w:rsidRPr="00903DBA" w:rsidRDefault="00442030" w:rsidP="00442030">
      <w:pPr>
        <w:pStyle w:val="Code"/>
        <w:rPr>
          <w:highlight w:val="white"/>
        </w:rPr>
      </w:pPr>
      <w:r w:rsidRPr="00903DBA">
        <w:rPr>
          <w:highlight w:val="white"/>
        </w:rPr>
        <w:t>va_list checkWidthAndPrecision(va_list arg_list, int* widthPtr,</w:t>
      </w:r>
    </w:p>
    <w:p w14:paraId="54F60066" w14:textId="77777777" w:rsidR="00442030" w:rsidRPr="00903DBA" w:rsidRDefault="00442030" w:rsidP="00442030">
      <w:pPr>
        <w:pStyle w:val="Code"/>
        <w:rPr>
          <w:highlight w:val="white"/>
        </w:rPr>
      </w:pPr>
      <w:r w:rsidRPr="00903DBA">
        <w:rPr>
          <w:highlight w:val="white"/>
        </w:rPr>
        <w:t xml:space="preserve">                               int* precisionPtr) {</w:t>
      </w:r>
    </w:p>
    <w:p w14:paraId="7C7A1FBE" w14:textId="77777777" w:rsidR="00442030" w:rsidRPr="00903DBA" w:rsidRDefault="00442030" w:rsidP="00442030">
      <w:pPr>
        <w:pStyle w:val="Code"/>
        <w:rPr>
          <w:highlight w:val="white"/>
        </w:rPr>
      </w:pPr>
      <w:r w:rsidRPr="00903DBA">
        <w:rPr>
          <w:highlight w:val="white"/>
        </w:rPr>
        <w:t xml:space="preserve">  if ((widthPtr != NULL) &amp;&amp; (*widthPtr == -1)) {</w:t>
      </w:r>
    </w:p>
    <w:p w14:paraId="7420C24B" w14:textId="77777777" w:rsidR="00442030" w:rsidRPr="00903DBA" w:rsidRDefault="00442030" w:rsidP="00442030">
      <w:pPr>
        <w:pStyle w:val="Code"/>
        <w:rPr>
          <w:highlight w:val="white"/>
        </w:rPr>
      </w:pPr>
      <w:r w:rsidRPr="00903DBA">
        <w:rPr>
          <w:highlight w:val="white"/>
        </w:rPr>
        <w:t xml:space="preserve">    *widthPtr = va_arg(arg_list, int);</w:t>
      </w:r>
    </w:p>
    <w:p w14:paraId="27CAA445" w14:textId="77777777" w:rsidR="00442030" w:rsidRPr="00903DBA" w:rsidRDefault="00442030" w:rsidP="00442030">
      <w:pPr>
        <w:pStyle w:val="Code"/>
        <w:rPr>
          <w:highlight w:val="white"/>
        </w:rPr>
      </w:pPr>
      <w:r w:rsidRPr="00903DBA">
        <w:rPr>
          <w:highlight w:val="white"/>
        </w:rPr>
        <w:t xml:space="preserve">  }</w:t>
      </w:r>
    </w:p>
    <w:p w14:paraId="240CA9A2" w14:textId="77777777" w:rsidR="00442030" w:rsidRPr="00903DBA" w:rsidRDefault="00442030" w:rsidP="00442030">
      <w:pPr>
        <w:pStyle w:val="Code"/>
        <w:rPr>
          <w:highlight w:val="white"/>
        </w:rPr>
      </w:pPr>
    </w:p>
    <w:p w14:paraId="14D47908" w14:textId="77777777" w:rsidR="00442030" w:rsidRPr="00903DBA" w:rsidRDefault="00442030" w:rsidP="00442030">
      <w:pPr>
        <w:pStyle w:val="Code"/>
        <w:rPr>
          <w:highlight w:val="white"/>
        </w:rPr>
      </w:pPr>
      <w:r w:rsidRPr="00903DBA">
        <w:rPr>
          <w:highlight w:val="white"/>
        </w:rPr>
        <w:t xml:space="preserve">  if ((precisionPtr != NULL) &amp;&amp; (*precisionPtr == -1)) {</w:t>
      </w:r>
    </w:p>
    <w:p w14:paraId="3633DED4" w14:textId="77777777" w:rsidR="00442030" w:rsidRPr="00903DBA" w:rsidRDefault="00442030" w:rsidP="00442030">
      <w:pPr>
        <w:pStyle w:val="Code"/>
        <w:rPr>
          <w:highlight w:val="white"/>
        </w:rPr>
      </w:pPr>
      <w:r w:rsidRPr="00903DBA">
        <w:rPr>
          <w:highlight w:val="white"/>
        </w:rPr>
        <w:t xml:space="preserve">    *precisionPtr = va_arg(arg_list, int);</w:t>
      </w:r>
    </w:p>
    <w:p w14:paraId="7EF84A52" w14:textId="77777777" w:rsidR="00442030" w:rsidRPr="00903DBA" w:rsidRDefault="00442030" w:rsidP="00442030">
      <w:pPr>
        <w:pStyle w:val="Code"/>
        <w:rPr>
          <w:highlight w:val="white"/>
        </w:rPr>
      </w:pPr>
      <w:r w:rsidRPr="00903DBA">
        <w:rPr>
          <w:highlight w:val="white"/>
        </w:rPr>
        <w:t xml:space="preserve">  }</w:t>
      </w:r>
    </w:p>
    <w:p w14:paraId="16482DCB" w14:textId="77777777" w:rsidR="00442030" w:rsidRPr="00903DBA" w:rsidRDefault="00442030" w:rsidP="00442030">
      <w:pPr>
        <w:pStyle w:val="Code"/>
        <w:rPr>
          <w:highlight w:val="white"/>
        </w:rPr>
      </w:pPr>
    </w:p>
    <w:p w14:paraId="6A117DEA" w14:textId="77777777" w:rsidR="00442030" w:rsidRPr="00903DBA" w:rsidRDefault="00442030" w:rsidP="00442030">
      <w:pPr>
        <w:pStyle w:val="Code"/>
        <w:rPr>
          <w:highlight w:val="white"/>
        </w:rPr>
      </w:pPr>
      <w:r w:rsidRPr="00903DBA">
        <w:rPr>
          <w:highlight w:val="white"/>
        </w:rPr>
        <w:t xml:space="preserve">  return arg_list;</w:t>
      </w:r>
    </w:p>
    <w:p w14:paraId="3C186A8D" w14:textId="77777777" w:rsidR="00442030" w:rsidRPr="00903DBA" w:rsidRDefault="00442030" w:rsidP="00442030">
      <w:pPr>
        <w:pStyle w:val="Code"/>
        <w:rPr>
          <w:highlight w:val="white"/>
        </w:rPr>
      </w:pPr>
      <w:r w:rsidRPr="00903DBA">
        <w:rPr>
          <w:highlight w:val="white"/>
        </w:rPr>
        <w:t>}</w:t>
      </w:r>
    </w:p>
    <w:p w14:paraId="0FBC7652" w14:textId="77777777" w:rsidR="00442030" w:rsidRPr="00903DBA" w:rsidRDefault="00442030" w:rsidP="00442030">
      <w:pPr>
        <w:pStyle w:val="Code"/>
        <w:rPr>
          <w:highlight w:val="white"/>
        </w:rPr>
      </w:pPr>
    </w:p>
    <w:p w14:paraId="7EEEF2D7" w14:textId="77777777" w:rsidR="00AE52D1" w:rsidRPr="00903DBA" w:rsidRDefault="00442030" w:rsidP="00442030">
      <w:pPr>
        <w:pStyle w:val="Code"/>
        <w:rPr>
          <w:highlight w:val="white"/>
        </w:rPr>
      </w:pPr>
      <w:r w:rsidRPr="00903DBA">
        <w:rPr>
          <w:highlight w:val="white"/>
        </w:rPr>
        <w:t>va_list printArgument(</w:t>
      </w:r>
      <w:r w:rsidR="00AE52D1" w:rsidRPr="00903DBA">
        <w:rPr>
          <w:highlight w:val="white"/>
        </w:rPr>
        <w:t xml:space="preserve">const </w:t>
      </w:r>
      <w:r w:rsidRPr="00903DBA">
        <w:rPr>
          <w:highlight w:val="white"/>
        </w:rPr>
        <w:t>char* format, va_list arg_list, BOOL plus,</w:t>
      </w:r>
    </w:p>
    <w:p w14:paraId="60ED9854" w14:textId="77777777" w:rsidR="00AE52D1" w:rsidRPr="00903DBA" w:rsidRDefault="00AE52D1" w:rsidP="00442030">
      <w:pPr>
        <w:pStyle w:val="Code"/>
        <w:rPr>
          <w:highlight w:val="white"/>
        </w:rPr>
      </w:pPr>
      <w:r w:rsidRPr="00903DBA">
        <w:rPr>
          <w:highlight w:val="white"/>
        </w:rPr>
        <w:t xml:space="preserve">                     </w:t>
      </w:r>
      <w:r w:rsidR="00442030" w:rsidRPr="00903DBA">
        <w:rPr>
          <w:highlight w:val="white"/>
        </w:rPr>
        <w:t xml:space="preserve"> BOOL space,</w:t>
      </w:r>
      <w:r w:rsidRPr="00903DBA">
        <w:rPr>
          <w:highlight w:val="white"/>
        </w:rPr>
        <w:t xml:space="preserve"> </w:t>
      </w:r>
      <w:r w:rsidR="00442030" w:rsidRPr="00903DBA">
        <w:rPr>
          <w:highlight w:val="white"/>
        </w:rPr>
        <w:t>BOOL grid, int* widthPtr, int precision,</w:t>
      </w:r>
    </w:p>
    <w:p w14:paraId="11EBFAAB" w14:textId="4EB6A093" w:rsidR="00442030" w:rsidRPr="00903DBA" w:rsidRDefault="00AE52D1" w:rsidP="00442030">
      <w:pPr>
        <w:pStyle w:val="Code"/>
        <w:rPr>
          <w:highlight w:val="white"/>
        </w:rPr>
      </w:pPr>
      <w:r w:rsidRPr="00903DBA">
        <w:rPr>
          <w:highlight w:val="white"/>
        </w:rPr>
        <w:t xml:space="preserve">                     </w:t>
      </w:r>
      <w:r w:rsidR="00442030" w:rsidRPr="00903DBA">
        <w:rPr>
          <w:highlight w:val="white"/>
        </w:rPr>
        <w:t xml:space="preserve"> BOOL shortInt,</w:t>
      </w:r>
      <w:r w:rsidRPr="00903DBA">
        <w:rPr>
          <w:highlight w:val="white"/>
        </w:rPr>
        <w:t xml:space="preserve"> </w:t>
      </w:r>
      <w:r w:rsidR="00442030" w:rsidRPr="00903DBA">
        <w:rPr>
          <w:highlight w:val="white"/>
        </w:rPr>
        <w:t>BOOL longInt, BOOL longDouble, BOOL sign,</w:t>
      </w:r>
    </w:p>
    <w:p w14:paraId="24FC218D" w14:textId="77777777" w:rsidR="00442030" w:rsidRPr="00903DBA" w:rsidRDefault="00442030" w:rsidP="00442030">
      <w:pPr>
        <w:pStyle w:val="Code"/>
        <w:rPr>
          <w:highlight w:val="white"/>
        </w:rPr>
      </w:pPr>
      <w:r w:rsidRPr="00903DBA">
        <w:rPr>
          <w:highlight w:val="white"/>
        </w:rPr>
        <w:t xml:space="preserve">                      BOOL* negativePtr) {</w:t>
      </w:r>
    </w:p>
    <w:p w14:paraId="779FF73C" w14:textId="77777777" w:rsidR="00442030" w:rsidRPr="00903DBA" w:rsidRDefault="00442030" w:rsidP="00442030">
      <w:pPr>
        <w:pStyle w:val="Code"/>
        <w:rPr>
          <w:highlight w:val="white"/>
        </w:rPr>
      </w:pPr>
      <w:r w:rsidRPr="00903DBA">
        <w:rPr>
          <w:highlight w:val="white"/>
        </w:rPr>
        <w:t xml:space="preserve">  char c = format[0], charValue;</w:t>
      </w:r>
    </w:p>
    <w:p w14:paraId="4EDCB0E8" w14:textId="77777777" w:rsidR="00442030" w:rsidRPr="00903DBA" w:rsidRDefault="00442030" w:rsidP="00442030">
      <w:pPr>
        <w:pStyle w:val="Code"/>
        <w:rPr>
          <w:highlight w:val="white"/>
        </w:rPr>
      </w:pPr>
      <w:r w:rsidRPr="00903DBA">
        <w:rPr>
          <w:highlight w:val="white"/>
        </w:rPr>
        <w:t xml:space="preserve">  int *intPtr;</w:t>
      </w:r>
    </w:p>
    <w:p w14:paraId="037B94B8" w14:textId="77777777" w:rsidR="00442030" w:rsidRPr="00903DBA" w:rsidRDefault="00442030" w:rsidP="00442030">
      <w:pPr>
        <w:pStyle w:val="Code"/>
        <w:rPr>
          <w:highlight w:val="white"/>
        </w:rPr>
      </w:pPr>
      <w:r w:rsidRPr="00903DBA">
        <w:rPr>
          <w:highlight w:val="white"/>
        </w:rPr>
        <w:t xml:space="preserve">  long double longDoubleValue;</w:t>
      </w:r>
    </w:p>
    <w:p w14:paraId="3705018E" w14:textId="77777777" w:rsidR="00442030" w:rsidRPr="00903DBA" w:rsidRDefault="00442030" w:rsidP="00442030">
      <w:pPr>
        <w:pStyle w:val="Code"/>
        <w:rPr>
          <w:highlight w:val="white"/>
        </w:rPr>
      </w:pPr>
      <w:r w:rsidRPr="00903DBA">
        <w:rPr>
          <w:highlight w:val="white"/>
        </w:rPr>
        <w:t xml:space="preserve">  void* ptrValue;</w:t>
      </w:r>
    </w:p>
    <w:p w14:paraId="56196C97" w14:textId="77777777" w:rsidR="00442030" w:rsidRPr="00903DBA" w:rsidRDefault="00442030" w:rsidP="00442030">
      <w:pPr>
        <w:pStyle w:val="Code"/>
        <w:rPr>
          <w:highlight w:val="white"/>
        </w:rPr>
      </w:pPr>
    </w:p>
    <w:p w14:paraId="2867CC0D" w14:textId="77777777" w:rsidR="00442030" w:rsidRPr="00903DBA" w:rsidRDefault="00442030" w:rsidP="00442030">
      <w:pPr>
        <w:pStyle w:val="Code"/>
        <w:rPr>
          <w:highlight w:val="white"/>
        </w:rPr>
      </w:pPr>
      <w:r w:rsidRPr="00903DBA">
        <w:rPr>
          <w:highlight w:val="white"/>
        </w:rPr>
        <w:t xml:space="preserve">  switch (c) {</w:t>
      </w:r>
    </w:p>
    <w:p w14:paraId="310BD77B" w14:textId="77777777" w:rsidR="00442030" w:rsidRPr="00903DBA" w:rsidRDefault="00442030" w:rsidP="00442030">
      <w:pPr>
        <w:pStyle w:val="Code"/>
        <w:rPr>
          <w:highlight w:val="white"/>
        </w:rPr>
      </w:pPr>
      <w:r w:rsidRPr="00903DBA">
        <w:rPr>
          <w:highlight w:val="white"/>
        </w:rPr>
        <w:t xml:space="preserve">    case 'i':</w:t>
      </w:r>
    </w:p>
    <w:p w14:paraId="2E564B79" w14:textId="77777777" w:rsidR="00442030" w:rsidRPr="00903DBA" w:rsidRDefault="00442030" w:rsidP="00442030">
      <w:pPr>
        <w:pStyle w:val="Code"/>
        <w:rPr>
          <w:highlight w:val="white"/>
        </w:rPr>
      </w:pPr>
      <w:r w:rsidRPr="00903DBA">
        <w:rPr>
          <w:highlight w:val="white"/>
        </w:rPr>
        <w:t xml:space="preserve">    case 'd': {</w:t>
      </w:r>
    </w:p>
    <w:p w14:paraId="3F9A26DE" w14:textId="77777777" w:rsidR="00442030" w:rsidRPr="00903DBA" w:rsidRDefault="00442030" w:rsidP="00442030">
      <w:pPr>
        <w:pStyle w:val="Code"/>
        <w:rPr>
          <w:highlight w:val="white"/>
        </w:rPr>
      </w:pPr>
      <w:r w:rsidRPr="00903DBA">
        <w:rPr>
          <w:highlight w:val="white"/>
        </w:rPr>
        <w:t xml:space="preserve">        long longValue;</w:t>
      </w:r>
    </w:p>
    <w:p w14:paraId="17D1D82F" w14:textId="77777777" w:rsidR="00442030" w:rsidRPr="00903DBA" w:rsidRDefault="00442030" w:rsidP="00442030">
      <w:pPr>
        <w:pStyle w:val="Code"/>
        <w:rPr>
          <w:highlight w:val="white"/>
        </w:rPr>
      </w:pPr>
    </w:p>
    <w:p w14:paraId="685F4C21" w14:textId="77777777" w:rsidR="00442030" w:rsidRPr="00903DBA" w:rsidRDefault="00442030" w:rsidP="00442030">
      <w:pPr>
        <w:pStyle w:val="Code"/>
        <w:rPr>
          <w:highlight w:val="white"/>
        </w:rPr>
      </w:pPr>
      <w:r w:rsidRPr="00903DBA">
        <w:rPr>
          <w:highlight w:val="white"/>
        </w:rPr>
        <w:t xml:space="preserve">        if (shortInt) {</w:t>
      </w:r>
    </w:p>
    <w:p w14:paraId="2AF86BA6" w14:textId="77777777" w:rsidR="00442030" w:rsidRPr="00903DBA" w:rsidRDefault="00442030" w:rsidP="00442030">
      <w:pPr>
        <w:pStyle w:val="Code"/>
        <w:rPr>
          <w:highlight w:val="white"/>
        </w:rPr>
      </w:pPr>
      <w:r w:rsidRPr="00903DBA">
        <w:rPr>
          <w:highlight w:val="white"/>
        </w:rPr>
        <w:t xml:space="preserve">          longValue = (long) (short) va_arg(arg_list, int);</w:t>
      </w:r>
    </w:p>
    <w:p w14:paraId="17469B18" w14:textId="77777777" w:rsidR="00442030" w:rsidRPr="00903DBA" w:rsidRDefault="00442030" w:rsidP="00442030">
      <w:pPr>
        <w:pStyle w:val="Code"/>
        <w:rPr>
          <w:highlight w:val="white"/>
        </w:rPr>
      </w:pPr>
      <w:r w:rsidRPr="00903DBA">
        <w:rPr>
          <w:highlight w:val="white"/>
        </w:rPr>
        <w:t xml:space="preserve">        }</w:t>
      </w:r>
    </w:p>
    <w:p w14:paraId="0AB8AEC1" w14:textId="77777777" w:rsidR="00442030" w:rsidRPr="00903DBA" w:rsidRDefault="00442030" w:rsidP="00442030">
      <w:pPr>
        <w:pStyle w:val="Code"/>
        <w:rPr>
          <w:highlight w:val="white"/>
        </w:rPr>
      </w:pPr>
      <w:r w:rsidRPr="00903DBA">
        <w:rPr>
          <w:highlight w:val="white"/>
        </w:rPr>
        <w:t xml:space="preserve">        else if (longInt) {</w:t>
      </w:r>
    </w:p>
    <w:p w14:paraId="6A14DD14" w14:textId="77777777" w:rsidR="00442030" w:rsidRPr="00903DBA" w:rsidRDefault="00442030" w:rsidP="00442030">
      <w:pPr>
        <w:pStyle w:val="Code"/>
        <w:rPr>
          <w:highlight w:val="white"/>
        </w:rPr>
      </w:pPr>
      <w:r w:rsidRPr="00903DBA">
        <w:rPr>
          <w:highlight w:val="white"/>
        </w:rPr>
        <w:t xml:space="preserve">          longValue = va_arg(arg_list, long);</w:t>
      </w:r>
    </w:p>
    <w:p w14:paraId="3D724698" w14:textId="77777777" w:rsidR="00442030" w:rsidRPr="00903DBA" w:rsidRDefault="00442030" w:rsidP="00442030">
      <w:pPr>
        <w:pStyle w:val="Code"/>
        <w:rPr>
          <w:highlight w:val="white"/>
        </w:rPr>
      </w:pPr>
      <w:r w:rsidRPr="00903DBA">
        <w:rPr>
          <w:highlight w:val="white"/>
        </w:rPr>
        <w:t xml:space="preserve">        }</w:t>
      </w:r>
    </w:p>
    <w:p w14:paraId="640B187F" w14:textId="77777777" w:rsidR="00442030" w:rsidRPr="00903DBA" w:rsidRDefault="00442030" w:rsidP="00442030">
      <w:pPr>
        <w:pStyle w:val="Code"/>
        <w:rPr>
          <w:highlight w:val="white"/>
        </w:rPr>
      </w:pPr>
      <w:r w:rsidRPr="00903DBA">
        <w:rPr>
          <w:highlight w:val="white"/>
        </w:rPr>
        <w:t xml:space="preserve">        else {</w:t>
      </w:r>
    </w:p>
    <w:p w14:paraId="18B7B3D4" w14:textId="77777777" w:rsidR="00442030" w:rsidRPr="00903DBA" w:rsidRDefault="00442030" w:rsidP="00442030">
      <w:pPr>
        <w:pStyle w:val="Code"/>
        <w:rPr>
          <w:highlight w:val="white"/>
        </w:rPr>
      </w:pPr>
      <w:r w:rsidRPr="00903DBA">
        <w:rPr>
          <w:highlight w:val="white"/>
        </w:rPr>
        <w:t xml:space="preserve">          longValue = (long) va_arg(arg_list, int);</w:t>
      </w:r>
    </w:p>
    <w:p w14:paraId="5A7A90E0" w14:textId="77777777" w:rsidR="00442030" w:rsidRPr="00903DBA" w:rsidRDefault="00442030" w:rsidP="00442030">
      <w:pPr>
        <w:pStyle w:val="Code"/>
        <w:rPr>
          <w:highlight w:val="white"/>
        </w:rPr>
      </w:pPr>
      <w:r w:rsidRPr="00903DBA">
        <w:rPr>
          <w:highlight w:val="white"/>
        </w:rPr>
        <w:t xml:space="preserve">        }</w:t>
      </w:r>
    </w:p>
    <w:p w14:paraId="2B14B871" w14:textId="77777777" w:rsidR="00442030" w:rsidRPr="00903DBA" w:rsidRDefault="00442030" w:rsidP="00442030">
      <w:pPr>
        <w:pStyle w:val="Code"/>
        <w:rPr>
          <w:highlight w:val="white"/>
        </w:rPr>
      </w:pPr>
    </w:p>
    <w:p w14:paraId="54F4A370" w14:textId="77777777" w:rsidR="00442030" w:rsidRPr="00903DBA" w:rsidRDefault="00442030" w:rsidP="00442030">
      <w:pPr>
        <w:pStyle w:val="Code"/>
        <w:rPr>
          <w:highlight w:val="white"/>
        </w:rPr>
      </w:pPr>
      <w:r w:rsidRPr="00903DBA">
        <w:rPr>
          <w:highlight w:val="white"/>
        </w:rPr>
        <w:t xml:space="preserve">        if (negativePtr != NULL) {</w:t>
      </w:r>
    </w:p>
    <w:p w14:paraId="482ED81A" w14:textId="77777777" w:rsidR="00442030" w:rsidRPr="00903DBA" w:rsidRDefault="00442030" w:rsidP="00442030">
      <w:pPr>
        <w:pStyle w:val="Code"/>
        <w:rPr>
          <w:highlight w:val="white"/>
        </w:rPr>
      </w:pPr>
      <w:r w:rsidRPr="00903DBA">
        <w:rPr>
          <w:highlight w:val="white"/>
        </w:rPr>
        <w:t xml:space="preserve">          *negativePtr = (longValue &lt; 0);</w:t>
      </w:r>
    </w:p>
    <w:p w14:paraId="4825442C" w14:textId="77777777" w:rsidR="00442030" w:rsidRPr="00903DBA" w:rsidRDefault="00442030" w:rsidP="00442030">
      <w:pPr>
        <w:pStyle w:val="Code"/>
        <w:rPr>
          <w:highlight w:val="white"/>
        </w:rPr>
      </w:pPr>
      <w:r w:rsidRPr="00903DBA">
        <w:rPr>
          <w:highlight w:val="white"/>
        </w:rPr>
        <w:t xml:space="preserve">        }</w:t>
      </w:r>
    </w:p>
    <w:p w14:paraId="58B526F2" w14:textId="77777777" w:rsidR="00442030" w:rsidRPr="00903DBA" w:rsidRDefault="00442030" w:rsidP="00442030">
      <w:pPr>
        <w:pStyle w:val="Code"/>
        <w:rPr>
          <w:highlight w:val="white"/>
        </w:rPr>
      </w:pPr>
    </w:p>
    <w:p w14:paraId="38A3FF63" w14:textId="77777777" w:rsidR="00442030" w:rsidRPr="00903DBA" w:rsidRDefault="00442030" w:rsidP="00442030">
      <w:pPr>
        <w:pStyle w:val="Code"/>
        <w:rPr>
          <w:highlight w:val="white"/>
        </w:rPr>
      </w:pPr>
      <w:r w:rsidRPr="00903DBA">
        <w:rPr>
          <w:highlight w:val="white"/>
        </w:rPr>
        <w:t xml:space="preserve">        if (!sign) {</w:t>
      </w:r>
    </w:p>
    <w:p w14:paraId="06893AE8" w14:textId="77777777" w:rsidR="00442030" w:rsidRPr="00903DBA" w:rsidRDefault="00442030" w:rsidP="00442030">
      <w:pPr>
        <w:pStyle w:val="Code"/>
        <w:rPr>
          <w:highlight w:val="white"/>
        </w:rPr>
      </w:pPr>
      <w:r w:rsidRPr="00903DBA">
        <w:rPr>
          <w:highlight w:val="white"/>
        </w:rPr>
        <w:t xml:space="preserve">          longValue = labs(longValue);</w:t>
      </w:r>
    </w:p>
    <w:p w14:paraId="59A583C3" w14:textId="77777777" w:rsidR="00442030" w:rsidRPr="00903DBA" w:rsidRDefault="00442030" w:rsidP="00442030">
      <w:pPr>
        <w:pStyle w:val="Code"/>
        <w:rPr>
          <w:highlight w:val="white"/>
        </w:rPr>
      </w:pPr>
      <w:r w:rsidRPr="00903DBA">
        <w:rPr>
          <w:highlight w:val="white"/>
        </w:rPr>
        <w:t xml:space="preserve">        }</w:t>
      </w:r>
    </w:p>
    <w:p w14:paraId="3DBCB37F" w14:textId="77777777" w:rsidR="00442030" w:rsidRPr="00903DBA" w:rsidRDefault="00442030" w:rsidP="00442030">
      <w:pPr>
        <w:pStyle w:val="Code"/>
        <w:rPr>
          <w:highlight w:val="white"/>
        </w:rPr>
      </w:pPr>
    </w:p>
    <w:p w14:paraId="0B3ED8F2"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5156C2C" w14:textId="77777777" w:rsidR="00442030" w:rsidRPr="00903DBA" w:rsidRDefault="00442030" w:rsidP="00442030">
      <w:pPr>
        <w:pStyle w:val="Code"/>
        <w:rPr>
          <w:highlight w:val="white"/>
        </w:rPr>
      </w:pPr>
      <w:r w:rsidRPr="00903DBA">
        <w:rPr>
          <w:highlight w:val="white"/>
        </w:rPr>
        <w:t xml:space="preserve">        printLongInt(longValue, plus, space);</w:t>
      </w:r>
    </w:p>
    <w:p w14:paraId="21E38690" w14:textId="77777777" w:rsidR="00442030" w:rsidRPr="00903DBA" w:rsidRDefault="00442030" w:rsidP="00442030">
      <w:pPr>
        <w:pStyle w:val="Code"/>
        <w:rPr>
          <w:highlight w:val="white"/>
        </w:rPr>
      </w:pPr>
      <w:r w:rsidRPr="00903DBA">
        <w:rPr>
          <w:highlight w:val="white"/>
        </w:rPr>
        <w:t xml:space="preserve">      }</w:t>
      </w:r>
    </w:p>
    <w:p w14:paraId="30AE0D18" w14:textId="77777777" w:rsidR="00442030" w:rsidRPr="00903DBA" w:rsidRDefault="00442030" w:rsidP="00442030">
      <w:pPr>
        <w:pStyle w:val="Code"/>
        <w:rPr>
          <w:highlight w:val="white"/>
        </w:rPr>
      </w:pPr>
      <w:r w:rsidRPr="00903DBA">
        <w:rPr>
          <w:highlight w:val="white"/>
        </w:rPr>
        <w:t xml:space="preserve">      break;</w:t>
      </w:r>
    </w:p>
    <w:p w14:paraId="20390FD6" w14:textId="77777777" w:rsidR="00442030" w:rsidRPr="00903DBA" w:rsidRDefault="00442030" w:rsidP="00442030">
      <w:pPr>
        <w:pStyle w:val="Code"/>
        <w:rPr>
          <w:highlight w:val="white"/>
        </w:rPr>
      </w:pPr>
    </w:p>
    <w:p w14:paraId="48214E79" w14:textId="77777777" w:rsidR="00442030" w:rsidRPr="00903DBA" w:rsidRDefault="00442030" w:rsidP="00442030">
      <w:pPr>
        <w:pStyle w:val="Code"/>
        <w:rPr>
          <w:highlight w:val="white"/>
        </w:rPr>
      </w:pPr>
      <w:r w:rsidRPr="00903DBA">
        <w:rPr>
          <w:highlight w:val="white"/>
        </w:rPr>
        <w:t xml:space="preserve">    case 'c':</w:t>
      </w:r>
    </w:p>
    <w:p w14:paraId="40CC479B" w14:textId="77777777" w:rsidR="00442030" w:rsidRPr="00903DBA" w:rsidRDefault="00442030" w:rsidP="00442030">
      <w:pPr>
        <w:pStyle w:val="Code"/>
        <w:rPr>
          <w:highlight w:val="white"/>
        </w:rPr>
      </w:pPr>
      <w:r w:rsidRPr="00903DBA">
        <w:rPr>
          <w:highlight w:val="white"/>
        </w:rPr>
        <w:t xml:space="preserve">      charValue = (char) va_arg(arg_list, int);</w:t>
      </w:r>
    </w:p>
    <w:p w14:paraId="77E3E25E"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7C7020EA" w14:textId="77777777" w:rsidR="00442030" w:rsidRPr="00903DBA" w:rsidRDefault="00442030" w:rsidP="00442030">
      <w:pPr>
        <w:pStyle w:val="Code"/>
        <w:rPr>
          <w:highlight w:val="white"/>
        </w:rPr>
      </w:pPr>
      <w:r w:rsidRPr="00903DBA">
        <w:rPr>
          <w:highlight w:val="white"/>
        </w:rPr>
        <w:t xml:space="preserve">      printChar(charValue);</w:t>
      </w:r>
    </w:p>
    <w:p w14:paraId="74AB9915" w14:textId="77777777" w:rsidR="00442030" w:rsidRPr="00903DBA" w:rsidRDefault="00442030" w:rsidP="00442030">
      <w:pPr>
        <w:pStyle w:val="Code"/>
        <w:rPr>
          <w:highlight w:val="white"/>
        </w:rPr>
      </w:pPr>
      <w:r w:rsidRPr="00903DBA">
        <w:rPr>
          <w:highlight w:val="white"/>
        </w:rPr>
        <w:t xml:space="preserve">      break;</w:t>
      </w:r>
    </w:p>
    <w:p w14:paraId="761CA001" w14:textId="77777777" w:rsidR="00442030" w:rsidRPr="00903DBA" w:rsidRDefault="00442030" w:rsidP="00442030">
      <w:pPr>
        <w:pStyle w:val="Code"/>
        <w:rPr>
          <w:highlight w:val="white"/>
        </w:rPr>
      </w:pPr>
    </w:p>
    <w:p w14:paraId="43333D6D" w14:textId="77777777" w:rsidR="00442030" w:rsidRPr="00903DBA" w:rsidRDefault="00442030" w:rsidP="00442030">
      <w:pPr>
        <w:pStyle w:val="Code"/>
        <w:rPr>
          <w:highlight w:val="white"/>
        </w:rPr>
      </w:pPr>
      <w:r w:rsidRPr="00903DBA">
        <w:rPr>
          <w:highlight w:val="white"/>
        </w:rPr>
        <w:t xml:space="preserve">    case 's': {</w:t>
      </w:r>
    </w:p>
    <w:p w14:paraId="1FC84A34" w14:textId="77777777" w:rsidR="00442030" w:rsidRPr="00903DBA" w:rsidRDefault="00442030" w:rsidP="00442030">
      <w:pPr>
        <w:pStyle w:val="Code"/>
        <w:rPr>
          <w:highlight w:val="white"/>
        </w:rPr>
      </w:pPr>
      <w:r w:rsidRPr="00903DBA">
        <w:rPr>
          <w:highlight w:val="white"/>
        </w:rPr>
        <w:t xml:space="preserve">        char* stringValue = va_arg(arg_list, char*);</w:t>
      </w:r>
    </w:p>
    <w:p w14:paraId="61D36AEE"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6BA1597" w14:textId="77777777" w:rsidR="00442030" w:rsidRPr="00903DBA" w:rsidRDefault="00442030" w:rsidP="00442030">
      <w:pPr>
        <w:pStyle w:val="Code"/>
        <w:rPr>
          <w:highlight w:val="white"/>
        </w:rPr>
      </w:pPr>
      <w:r w:rsidRPr="00903DBA">
        <w:rPr>
          <w:highlight w:val="white"/>
        </w:rPr>
        <w:t xml:space="preserve">        printString(stringValue, precision);</w:t>
      </w:r>
    </w:p>
    <w:p w14:paraId="2BDAEF43" w14:textId="77777777" w:rsidR="00442030" w:rsidRPr="00903DBA" w:rsidRDefault="00442030" w:rsidP="00442030">
      <w:pPr>
        <w:pStyle w:val="Code"/>
        <w:rPr>
          <w:highlight w:val="white"/>
        </w:rPr>
      </w:pPr>
      <w:r w:rsidRPr="00903DBA">
        <w:rPr>
          <w:highlight w:val="white"/>
        </w:rPr>
        <w:t xml:space="preserve">      }</w:t>
      </w:r>
    </w:p>
    <w:p w14:paraId="0919BA08" w14:textId="77777777" w:rsidR="00442030" w:rsidRPr="00903DBA" w:rsidRDefault="00442030" w:rsidP="00442030">
      <w:pPr>
        <w:pStyle w:val="Code"/>
        <w:rPr>
          <w:highlight w:val="white"/>
        </w:rPr>
      </w:pPr>
      <w:r w:rsidRPr="00903DBA">
        <w:rPr>
          <w:highlight w:val="white"/>
        </w:rPr>
        <w:t xml:space="preserve">      break;</w:t>
      </w:r>
    </w:p>
    <w:p w14:paraId="3B026C78" w14:textId="77777777" w:rsidR="00442030" w:rsidRPr="00903DBA" w:rsidRDefault="00442030" w:rsidP="00442030">
      <w:pPr>
        <w:pStyle w:val="Code"/>
        <w:rPr>
          <w:highlight w:val="white"/>
        </w:rPr>
      </w:pPr>
    </w:p>
    <w:p w14:paraId="67080DD6" w14:textId="77777777" w:rsidR="00442030" w:rsidRPr="00903DBA" w:rsidRDefault="00442030" w:rsidP="00442030">
      <w:pPr>
        <w:pStyle w:val="Code"/>
        <w:rPr>
          <w:highlight w:val="white"/>
        </w:rPr>
      </w:pPr>
      <w:r w:rsidRPr="00903DBA">
        <w:rPr>
          <w:highlight w:val="white"/>
        </w:rPr>
        <w:t xml:space="preserve">    case 'u':</w:t>
      </w:r>
    </w:p>
    <w:p w14:paraId="3B07A734" w14:textId="77777777" w:rsidR="00442030" w:rsidRPr="00903DBA" w:rsidRDefault="00442030" w:rsidP="00442030">
      <w:pPr>
        <w:pStyle w:val="Code"/>
        <w:rPr>
          <w:highlight w:val="white"/>
        </w:rPr>
      </w:pPr>
      <w:r w:rsidRPr="00903DBA">
        <w:rPr>
          <w:highlight w:val="white"/>
        </w:rPr>
        <w:t xml:space="preserve">    case 'o':</w:t>
      </w:r>
    </w:p>
    <w:p w14:paraId="2FA65547" w14:textId="77777777" w:rsidR="00442030" w:rsidRPr="00903DBA" w:rsidRDefault="00442030" w:rsidP="00442030">
      <w:pPr>
        <w:pStyle w:val="Code"/>
        <w:rPr>
          <w:highlight w:val="white"/>
        </w:rPr>
      </w:pPr>
      <w:r w:rsidRPr="00903DBA">
        <w:rPr>
          <w:highlight w:val="white"/>
        </w:rPr>
        <w:t xml:space="preserve">    case 'b':</w:t>
      </w:r>
    </w:p>
    <w:p w14:paraId="1B22410A" w14:textId="77777777" w:rsidR="00442030" w:rsidRPr="00903DBA" w:rsidRDefault="00442030" w:rsidP="00442030">
      <w:pPr>
        <w:pStyle w:val="Code"/>
        <w:rPr>
          <w:highlight w:val="white"/>
        </w:rPr>
      </w:pPr>
      <w:r w:rsidRPr="00903DBA">
        <w:rPr>
          <w:highlight w:val="white"/>
        </w:rPr>
        <w:t xml:space="preserve">    case 'x':</w:t>
      </w:r>
    </w:p>
    <w:p w14:paraId="0C25D19C" w14:textId="77777777" w:rsidR="00442030" w:rsidRPr="00903DBA" w:rsidRDefault="00442030" w:rsidP="00442030">
      <w:pPr>
        <w:pStyle w:val="Code"/>
        <w:rPr>
          <w:highlight w:val="white"/>
        </w:rPr>
      </w:pPr>
      <w:r w:rsidRPr="00903DBA">
        <w:rPr>
          <w:highlight w:val="white"/>
        </w:rPr>
        <w:t xml:space="preserve">    case 'X': {</w:t>
      </w:r>
    </w:p>
    <w:p w14:paraId="21E71142" w14:textId="77777777" w:rsidR="00442030" w:rsidRPr="00903DBA" w:rsidRDefault="00442030" w:rsidP="00442030">
      <w:pPr>
        <w:pStyle w:val="Code"/>
        <w:rPr>
          <w:highlight w:val="white"/>
        </w:rPr>
      </w:pPr>
      <w:r w:rsidRPr="00903DBA">
        <w:rPr>
          <w:highlight w:val="white"/>
        </w:rPr>
        <w:t xml:space="preserve">        unsigned long base = ((c == 'u') ? 10ul : ((c == 'o') ? 8ul :</w:t>
      </w:r>
    </w:p>
    <w:p w14:paraId="388DE4AC" w14:textId="77777777" w:rsidR="00442030" w:rsidRPr="00903DBA" w:rsidRDefault="00442030" w:rsidP="00442030">
      <w:pPr>
        <w:pStyle w:val="Code"/>
        <w:rPr>
          <w:highlight w:val="white"/>
        </w:rPr>
      </w:pPr>
      <w:r w:rsidRPr="00903DBA">
        <w:rPr>
          <w:highlight w:val="white"/>
        </w:rPr>
        <w:t xml:space="preserve">                                                  ((c == 'b') ? 2ul : 16ul)));</w:t>
      </w:r>
    </w:p>
    <w:p w14:paraId="368A7034" w14:textId="77777777" w:rsidR="00442030" w:rsidRPr="00903DBA" w:rsidRDefault="00442030" w:rsidP="00442030">
      <w:pPr>
        <w:pStyle w:val="Code"/>
        <w:rPr>
          <w:highlight w:val="white"/>
        </w:rPr>
      </w:pPr>
      <w:r w:rsidRPr="00903DBA">
        <w:rPr>
          <w:highlight w:val="white"/>
        </w:rPr>
        <w:t xml:space="preserve">        unsigned long value;</w:t>
      </w:r>
    </w:p>
    <w:p w14:paraId="77FF4CEF" w14:textId="77777777" w:rsidR="00442030" w:rsidRPr="00903DBA" w:rsidRDefault="00442030" w:rsidP="00442030">
      <w:pPr>
        <w:pStyle w:val="Code"/>
        <w:rPr>
          <w:highlight w:val="white"/>
        </w:rPr>
      </w:pPr>
    </w:p>
    <w:p w14:paraId="1837690F" w14:textId="77777777" w:rsidR="00442030" w:rsidRPr="00903DBA" w:rsidRDefault="00442030" w:rsidP="00442030">
      <w:pPr>
        <w:pStyle w:val="Code"/>
        <w:rPr>
          <w:highlight w:val="white"/>
        </w:rPr>
      </w:pPr>
      <w:r w:rsidRPr="00903DBA">
        <w:rPr>
          <w:highlight w:val="white"/>
        </w:rPr>
        <w:t xml:space="preserve">        if (shortInt) {</w:t>
      </w:r>
    </w:p>
    <w:p w14:paraId="20C61E39" w14:textId="77777777" w:rsidR="00442030" w:rsidRPr="00903DBA" w:rsidRDefault="00442030" w:rsidP="00442030">
      <w:pPr>
        <w:pStyle w:val="Code"/>
        <w:rPr>
          <w:highlight w:val="white"/>
        </w:rPr>
      </w:pPr>
      <w:r w:rsidRPr="00903DBA">
        <w:rPr>
          <w:highlight w:val="white"/>
        </w:rPr>
        <w:t xml:space="preserve">          value = (unsigned long) (unsigned short)</w:t>
      </w:r>
    </w:p>
    <w:p w14:paraId="6B8225E7" w14:textId="77777777" w:rsidR="00442030" w:rsidRPr="00903DBA" w:rsidRDefault="00442030" w:rsidP="00442030">
      <w:pPr>
        <w:pStyle w:val="Code"/>
        <w:rPr>
          <w:highlight w:val="white"/>
        </w:rPr>
      </w:pPr>
      <w:r w:rsidRPr="00903DBA">
        <w:rPr>
          <w:highlight w:val="white"/>
        </w:rPr>
        <w:t xml:space="preserve">                  va_arg(arg_list, unsigned int);</w:t>
      </w:r>
    </w:p>
    <w:p w14:paraId="7AF50DC5" w14:textId="77777777" w:rsidR="00442030" w:rsidRPr="00903DBA" w:rsidRDefault="00442030" w:rsidP="00442030">
      <w:pPr>
        <w:pStyle w:val="Code"/>
        <w:rPr>
          <w:highlight w:val="white"/>
        </w:rPr>
      </w:pPr>
      <w:r w:rsidRPr="00903DBA">
        <w:rPr>
          <w:highlight w:val="white"/>
        </w:rPr>
        <w:t xml:space="preserve">        }</w:t>
      </w:r>
    </w:p>
    <w:p w14:paraId="261E2C57" w14:textId="77777777" w:rsidR="00442030" w:rsidRPr="00903DBA" w:rsidRDefault="00442030" w:rsidP="00442030">
      <w:pPr>
        <w:pStyle w:val="Code"/>
        <w:rPr>
          <w:highlight w:val="white"/>
        </w:rPr>
      </w:pPr>
      <w:r w:rsidRPr="00903DBA">
        <w:rPr>
          <w:highlight w:val="white"/>
        </w:rPr>
        <w:t xml:space="preserve">        else if (longInt) {</w:t>
      </w:r>
    </w:p>
    <w:p w14:paraId="6E97BD20" w14:textId="77777777" w:rsidR="00442030" w:rsidRPr="00903DBA" w:rsidRDefault="00442030" w:rsidP="00442030">
      <w:pPr>
        <w:pStyle w:val="Code"/>
        <w:rPr>
          <w:highlight w:val="white"/>
        </w:rPr>
      </w:pPr>
      <w:r w:rsidRPr="00903DBA">
        <w:rPr>
          <w:highlight w:val="white"/>
        </w:rPr>
        <w:t xml:space="preserve">          value = va_arg(arg_list, unsigned long);</w:t>
      </w:r>
    </w:p>
    <w:p w14:paraId="4E3F6551" w14:textId="77777777" w:rsidR="00442030" w:rsidRPr="00903DBA" w:rsidRDefault="00442030" w:rsidP="00442030">
      <w:pPr>
        <w:pStyle w:val="Code"/>
        <w:rPr>
          <w:highlight w:val="white"/>
        </w:rPr>
      </w:pPr>
      <w:r w:rsidRPr="00903DBA">
        <w:rPr>
          <w:highlight w:val="white"/>
        </w:rPr>
        <w:t xml:space="preserve">        }</w:t>
      </w:r>
    </w:p>
    <w:p w14:paraId="711EB575" w14:textId="77777777" w:rsidR="00442030" w:rsidRPr="00903DBA" w:rsidRDefault="00442030" w:rsidP="00442030">
      <w:pPr>
        <w:pStyle w:val="Code"/>
        <w:rPr>
          <w:highlight w:val="white"/>
        </w:rPr>
      </w:pPr>
      <w:r w:rsidRPr="00903DBA">
        <w:rPr>
          <w:highlight w:val="white"/>
        </w:rPr>
        <w:t xml:space="preserve">        else {</w:t>
      </w:r>
    </w:p>
    <w:p w14:paraId="42242BF6" w14:textId="77777777" w:rsidR="00442030" w:rsidRPr="00903DBA" w:rsidRDefault="00442030" w:rsidP="00442030">
      <w:pPr>
        <w:pStyle w:val="Code"/>
        <w:rPr>
          <w:highlight w:val="white"/>
        </w:rPr>
      </w:pPr>
      <w:r w:rsidRPr="00903DBA">
        <w:rPr>
          <w:highlight w:val="white"/>
        </w:rPr>
        <w:t xml:space="preserve">          value = (unsigned long) va_arg(arg_list, unsigned int);</w:t>
      </w:r>
    </w:p>
    <w:p w14:paraId="00B749EC" w14:textId="77777777" w:rsidR="00442030" w:rsidRPr="00903DBA" w:rsidRDefault="00442030" w:rsidP="00442030">
      <w:pPr>
        <w:pStyle w:val="Code"/>
        <w:rPr>
          <w:highlight w:val="white"/>
        </w:rPr>
      </w:pPr>
      <w:r w:rsidRPr="00903DBA">
        <w:rPr>
          <w:highlight w:val="white"/>
        </w:rPr>
        <w:t xml:space="preserve">        }</w:t>
      </w:r>
    </w:p>
    <w:p w14:paraId="129B9623" w14:textId="77777777" w:rsidR="00442030" w:rsidRPr="00903DBA" w:rsidRDefault="00442030" w:rsidP="00442030">
      <w:pPr>
        <w:pStyle w:val="Code"/>
        <w:rPr>
          <w:highlight w:val="white"/>
        </w:rPr>
      </w:pPr>
    </w:p>
    <w:p w14:paraId="75DB876B"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1E6FCE3" w14:textId="77777777" w:rsidR="00442030" w:rsidRPr="00903DBA" w:rsidRDefault="00442030" w:rsidP="00442030">
      <w:pPr>
        <w:pStyle w:val="Code"/>
        <w:rPr>
          <w:highlight w:val="white"/>
        </w:rPr>
      </w:pPr>
      <w:r w:rsidRPr="00903DBA">
        <w:rPr>
          <w:highlight w:val="white"/>
        </w:rPr>
        <w:t xml:space="preserve">        printUnsignedLong(value, plus, space, grid, base, isupper(c));</w:t>
      </w:r>
    </w:p>
    <w:p w14:paraId="158046A4" w14:textId="77777777" w:rsidR="00442030" w:rsidRPr="00903DBA" w:rsidRDefault="00442030" w:rsidP="00442030">
      <w:pPr>
        <w:pStyle w:val="Code"/>
        <w:rPr>
          <w:highlight w:val="white"/>
        </w:rPr>
      </w:pPr>
      <w:r w:rsidRPr="00903DBA">
        <w:rPr>
          <w:highlight w:val="white"/>
        </w:rPr>
        <w:t xml:space="preserve">      }</w:t>
      </w:r>
    </w:p>
    <w:p w14:paraId="7522C191" w14:textId="77777777" w:rsidR="00442030" w:rsidRPr="00903DBA" w:rsidRDefault="00442030" w:rsidP="00442030">
      <w:pPr>
        <w:pStyle w:val="Code"/>
        <w:rPr>
          <w:highlight w:val="white"/>
        </w:rPr>
      </w:pPr>
      <w:r w:rsidRPr="00903DBA">
        <w:rPr>
          <w:highlight w:val="white"/>
        </w:rPr>
        <w:t xml:space="preserve">      break;</w:t>
      </w:r>
    </w:p>
    <w:p w14:paraId="5168CD2A" w14:textId="77777777" w:rsidR="00442030" w:rsidRPr="00903DBA" w:rsidRDefault="00442030" w:rsidP="00442030">
      <w:pPr>
        <w:pStyle w:val="Code"/>
        <w:rPr>
          <w:highlight w:val="white"/>
        </w:rPr>
      </w:pPr>
    </w:p>
    <w:p w14:paraId="3C9396E7" w14:textId="77777777" w:rsidR="00442030" w:rsidRPr="00903DBA" w:rsidRDefault="00442030" w:rsidP="00442030">
      <w:pPr>
        <w:pStyle w:val="Code"/>
        <w:rPr>
          <w:highlight w:val="white"/>
        </w:rPr>
      </w:pPr>
      <w:r w:rsidRPr="00903DBA">
        <w:rPr>
          <w:highlight w:val="white"/>
        </w:rPr>
        <w:t xml:space="preserve">    case 'f':</w:t>
      </w:r>
    </w:p>
    <w:p w14:paraId="0511032C" w14:textId="77777777" w:rsidR="00442030" w:rsidRPr="00903DBA" w:rsidRDefault="00442030" w:rsidP="00442030">
      <w:pPr>
        <w:pStyle w:val="Code"/>
        <w:rPr>
          <w:highlight w:val="white"/>
        </w:rPr>
      </w:pPr>
      <w:r w:rsidRPr="00903DBA">
        <w:rPr>
          <w:highlight w:val="white"/>
        </w:rPr>
        <w:t xml:space="preserve">    case 'e':</w:t>
      </w:r>
    </w:p>
    <w:p w14:paraId="78B36DFF" w14:textId="77777777" w:rsidR="00442030" w:rsidRPr="00903DBA" w:rsidRDefault="00442030" w:rsidP="00442030">
      <w:pPr>
        <w:pStyle w:val="Code"/>
        <w:rPr>
          <w:highlight w:val="white"/>
        </w:rPr>
      </w:pPr>
      <w:r w:rsidRPr="00903DBA">
        <w:rPr>
          <w:highlight w:val="white"/>
        </w:rPr>
        <w:t xml:space="preserve">    case 'E':</w:t>
      </w:r>
    </w:p>
    <w:p w14:paraId="168FC6A0" w14:textId="77777777" w:rsidR="00442030" w:rsidRPr="00903DBA" w:rsidRDefault="00442030" w:rsidP="00442030">
      <w:pPr>
        <w:pStyle w:val="Code"/>
        <w:rPr>
          <w:highlight w:val="white"/>
        </w:rPr>
      </w:pPr>
      <w:r w:rsidRPr="00903DBA">
        <w:rPr>
          <w:highlight w:val="white"/>
        </w:rPr>
        <w:t xml:space="preserve">    case 'g':</w:t>
      </w:r>
    </w:p>
    <w:p w14:paraId="24C3ACB0" w14:textId="77777777" w:rsidR="00442030" w:rsidRPr="00903DBA" w:rsidRDefault="00442030" w:rsidP="00442030">
      <w:pPr>
        <w:pStyle w:val="Code"/>
        <w:rPr>
          <w:highlight w:val="white"/>
        </w:rPr>
      </w:pPr>
      <w:r w:rsidRPr="00903DBA">
        <w:rPr>
          <w:highlight w:val="white"/>
        </w:rPr>
        <w:t xml:space="preserve">    case 'G':</w:t>
      </w:r>
    </w:p>
    <w:p w14:paraId="01C49723" w14:textId="77777777" w:rsidR="00442030" w:rsidRPr="00903DBA" w:rsidRDefault="00442030" w:rsidP="00442030">
      <w:pPr>
        <w:pStyle w:val="Code"/>
        <w:rPr>
          <w:highlight w:val="white"/>
        </w:rPr>
      </w:pPr>
      <w:r w:rsidRPr="00903DBA">
        <w:rPr>
          <w:highlight w:val="white"/>
        </w:rPr>
        <w:t xml:space="preserve">      if (longDouble) {</w:t>
      </w:r>
    </w:p>
    <w:p w14:paraId="6DE6B9DB" w14:textId="77777777" w:rsidR="00442030" w:rsidRPr="00903DBA" w:rsidRDefault="00442030" w:rsidP="00442030">
      <w:pPr>
        <w:pStyle w:val="Code"/>
        <w:rPr>
          <w:highlight w:val="white"/>
        </w:rPr>
      </w:pPr>
      <w:r w:rsidRPr="00903DBA">
        <w:rPr>
          <w:highlight w:val="white"/>
        </w:rPr>
        <w:t xml:space="preserve">        longDoubleValue = va_arg(arg_list, long double);</w:t>
      </w:r>
    </w:p>
    <w:p w14:paraId="477503D7" w14:textId="77777777" w:rsidR="00442030" w:rsidRPr="00903DBA" w:rsidRDefault="00442030" w:rsidP="00442030">
      <w:pPr>
        <w:pStyle w:val="Code"/>
        <w:rPr>
          <w:highlight w:val="white"/>
        </w:rPr>
      </w:pPr>
      <w:r w:rsidRPr="00903DBA">
        <w:rPr>
          <w:highlight w:val="white"/>
        </w:rPr>
        <w:t xml:space="preserve">        printLongDoublePlain(longDoubleValue, FALSE, FALSE, FALSE, 3);</w:t>
      </w:r>
    </w:p>
    <w:p w14:paraId="6F2134A1" w14:textId="77777777" w:rsidR="00442030" w:rsidRPr="00903DBA" w:rsidRDefault="00442030" w:rsidP="00442030">
      <w:pPr>
        <w:pStyle w:val="Code"/>
        <w:rPr>
          <w:highlight w:val="white"/>
        </w:rPr>
      </w:pPr>
      <w:r w:rsidRPr="00903DBA">
        <w:rPr>
          <w:highlight w:val="white"/>
        </w:rPr>
        <w:t xml:space="preserve">      }</w:t>
      </w:r>
    </w:p>
    <w:p w14:paraId="67ED0969" w14:textId="77777777" w:rsidR="00442030" w:rsidRPr="00903DBA" w:rsidRDefault="00442030" w:rsidP="00442030">
      <w:pPr>
        <w:pStyle w:val="Code"/>
        <w:rPr>
          <w:highlight w:val="white"/>
        </w:rPr>
      </w:pPr>
      <w:r w:rsidRPr="00903DBA">
        <w:rPr>
          <w:highlight w:val="white"/>
        </w:rPr>
        <w:t xml:space="preserve">      else {</w:t>
      </w:r>
    </w:p>
    <w:p w14:paraId="0B8EE3FA" w14:textId="77777777" w:rsidR="00442030" w:rsidRPr="00903DBA" w:rsidRDefault="00442030" w:rsidP="00442030">
      <w:pPr>
        <w:pStyle w:val="Code"/>
        <w:rPr>
          <w:highlight w:val="white"/>
        </w:rPr>
      </w:pPr>
      <w:r w:rsidRPr="00903DBA">
        <w:rPr>
          <w:highlight w:val="white"/>
        </w:rPr>
        <w:t xml:space="preserve">        longDoubleValue = (long double) va_arg(arg_list, double);</w:t>
      </w:r>
    </w:p>
    <w:p w14:paraId="03CCB7B4" w14:textId="77777777" w:rsidR="00442030" w:rsidRPr="00903DBA" w:rsidRDefault="00442030" w:rsidP="00442030">
      <w:pPr>
        <w:pStyle w:val="Code"/>
        <w:rPr>
          <w:highlight w:val="white"/>
        </w:rPr>
      </w:pPr>
      <w:r w:rsidRPr="00903DBA">
        <w:rPr>
          <w:highlight w:val="white"/>
        </w:rPr>
        <w:t xml:space="preserve">      }</w:t>
      </w:r>
    </w:p>
    <w:p w14:paraId="5FB02B9C" w14:textId="77777777" w:rsidR="00442030" w:rsidRPr="00903DBA" w:rsidRDefault="00442030" w:rsidP="00442030">
      <w:pPr>
        <w:pStyle w:val="Code"/>
        <w:rPr>
          <w:highlight w:val="white"/>
        </w:rPr>
      </w:pPr>
    </w:p>
    <w:p w14:paraId="0485FADC" w14:textId="77777777" w:rsidR="00442030" w:rsidRPr="00903DBA" w:rsidRDefault="00442030" w:rsidP="00442030">
      <w:pPr>
        <w:pStyle w:val="Code"/>
        <w:rPr>
          <w:highlight w:val="white"/>
        </w:rPr>
      </w:pPr>
      <w:r w:rsidRPr="00903DBA">
        <w:rPr>
          <w:highlight w:val="white"/>
        </w:rPr>
        <w:t xml:space="preserve">      if (negativePtr != NULL) {</w:t>
      </w:r>
    </w:p>
    <w:p w14:paraId="22F56EB7" w14:textId="77777777" w:rsidR="00442030" w:rsidRPr="00903DBA" w:rsidRDefault="00442030" w:rsidP="00442030">
      <w:pPr>
        <w:pStyle w:val="Code"/>
        <w:rPr>
          <w:highlight w:val="white"/>
        </w:rPr>
      </w:pPr>
      <w:r w:rsidRPr="00903DBA">
        <w:rPr>
          <w:highlight w:val="white"/>
        </w:rPr>
        <w:t xml:space="preserve">        *negativePtr = (longDoubleValue &lt; 0);</w:t>
      </w:r>
    </w:p>
    <w:p w14:paraId="3CA51D13" w14:textId="77777777" w:rsidR="00442030" w:rsidRPr="00903DBA" w:rsidRDefault="00442030" w:rsidP="00442030">
      <w:pPr>
        <w:pStyle w:val="Code"/>
        <w:rPr>
          <w:highlight w:val="white"/>
        </w:rPr>
      </w:pPr>
      <w:r w:rsidRPr="00903DBA">
        <w:rPr>
          <w:highlight w:val="white"/>
        </w:rPr>
        <w:t xml:space="preserve">      }</w:t>
      </w:r>
    </w:p>
    <w:p w14:paraId="25593D64" w14:textId="77777777" w:rsidR="00442030" w:rsidRPr="00903DBA" w:rsidRDefault="00442030" w:rsidP="00442030">
      <w:pPr>
        <w:pStyle w:val="Code"/>
        <w:rPr>
          <w:highlight w:val="white"/>
        </w:rPr>
      </w:pPr>
    </w:p>
    <w:p w14:paraId="6B94F6D9" w14:textId="77777777" w:rsidR="00442030" w:rsidRPr="00903DBA" w:rsidRDefault="00442030" w:rsidP="00442030">
      <w:pPr>
        <w:pStyle w:val="Code"/>
        <w:rPr>
          <w:highlight w:val="white"/>
        </w:rPr>
      </w:pPr>
      <w:r w:rsidRPr="00903DBA">
        <w:rPr>
          <w:highlight w:val="white"/>
        </w:rPr>
        <w:t xml:space="preserve">      if (!sign) {</w:t>
      </w:r>
    </w:p>
    <w:p w14:paraId="4CCED4A6" w14:textId="77777777" w:rsidR="00442030" w:rsidRPr="00903DBA" w:rsidRDefault="00442030" w:rsidP="00442030">
      <w:pPr>
        <w:pStyle w:val="Code"/>
        <w:rPr>
          <w:highlight w:val="white"/>
        </w:rPr>
      </w:pPr>
      <w:r w:rsidRPr="00903DBA">
        <w:rPr>
          <w:highlight w:val="white"/>
        </w:rPr>
        <w:t xml:space="preserve">        longDoubleValue = fabs(longDoubleValue);</w:t>
      </w:r>
    </w:p>
    <w:p w14:paraId="35C0BAD9" w14:textId="77777777" w:rsidR="00442030" w:rsidRPr="00903DBA" w:rsidRDefault="00442030" w:rsidP="00442030">
      <w:pPr>
        <w:pStyle w:val="Code"/>
        <w:rPr>
          <w:highlight w:val="white"/>
        </w:rPr>
      </w:pPr>
      <w:r w:rsidRPr="00903DBA">
        <w:rPr>
          <w:highlight w:val="white"/>
        </w:rPr>
        <w:t xml:space="preserve">      }</w:t>
      </w:r>
    </w:p>
    <w:p w14:paraId="3DCCE8CE" w14:textId="77777777" w:rsidR="00442030" w:rsidRPr="00903DBA" w:rsidRDefault="00442030" w:rsidP="00442030">
      <w:pPr>
        <w:pStyle w:val="Code"/>
        <w:rPr>
          <w:highlight w:val="white"/>
        </w:rPr>
      </w:pPr>
    </w:p>
    <w:p w14:paraId="790BF5BB"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5ADF1166" w14:textId="77777777" w:rsidR="00442030" w:rsidRPr="00903DBA" w:rsidRDefault="00442030" w:rsidP="00442030">
      <w:pPr>
        <w:pStyle w:val="Code"/>
        <w:rPr>
          <w:highlight w:val="white"/>
        </w:rPr>
      </w:pPr>
    </w:p>
    <w:p w14:paraId="3AAB69AB" w14:textId="77777777" w:rsidR="00442030" w:rsidRPr="00903DBA" w:rsidRDefault="00442030" w:rsidP="00442030">
      <w:pPr>
        <w:pStyle w:val="Code"/>
        <w:rPr>
          <w:highlight w:val="white"/>
        </w:rPr>
      </w:pPr>
      <w:r w:rsidRPr="00903DBA">
        <w:rPr>
          <w:highlight w:val="white"/>
        </w:rPr>
        <w:t xml:space="preserve">      if (c == 'f') {</w:t>
      </w:r>
    </w:p>
    <w:p w14:paraId="5D01A960" w14:textId="77777777" w:rsidR="00442030" w:rsidRPr="00903DBA" w:rsidRDefault="00442030" w:rsidP="00442030">
      <w:pPr>
        <w:pStyle w:val="Code"/>
        <w:rPr>
          <w:highlight w:val="white"/>
        </w:rPr>
      </w:pPr>
      <w:r w:rsidRPr="00903DBA">
        <w:rPr>
          <w:highlight w:val="white"/>
        </w:rPr>
        <w:t xml:space="preserve">        printLongDoublePlain(longDoubleValue, plus, space, grid, precision);</w:t>
      </w:r>
    </w:p>
    <w:p w14:paraId="23CBA311" w14:textId="77777777" w:rsidR="00442030" w:rsidRPr="00903DBA" w:rsidRDefault="00442030" w:rsidP="00442030">
      <w:pPr>
        <w:pStyle w:val="Code"/>
        <w:rPr>
          <w:highlight w:val="white"/>
        </w:rPr>
      </w:pPr>
      <w:r w:rsidRPr="00903DBA">
        <w:rPr>
          <w:highlight w:val="white"/>
        </w:rPr>
        <w:t xml:space="preserve">      }</w:t>
      </w:r>
    </w:p>
    <w:p w14:paraId="563B78D3" w14:textId="77777777" w:rsidR="00442030" w:rsidRPr="00903DBA" w:rsidRDefault="00442030" w:rsidP="00442030">
      <w:pPr>
        <w:pStyle w:val="Code"/>
        <w:rPr>
          <w:highlight w:val="white"/>
        </w:rPr>
      </w:pPr>
      <w:r w:rsidRPr="00903DBA">
        <w:rPr>
          <w:highlight w:val="white"/>
        </w:rPr>
        <w:t xml:space="preserve">      else if (tolower(c) == 'e') {</w:t>
      </w:r>
    </w:p>
    <w:p w14:paraId="42971297" w14:textId="77777777" w:rsidR="00442030" w:rsidRPr="00903DBA" w:rsidRDefault="00442030" w:rsidP="00442030">
      <w:pPr>
        <w:pStyle w:val="Code"/>
        <w:rPr>
          <w:highlight w:val="white"/>
        </w:rPr>
      </w:pPr>
      <w:r w:rsidRPr="00903DBA">
        <w:rPr>
          <w:highlight w:val="white"/>
        </w:rPr>
        <w:t xml:space="preserve">        printLongDoubleExpo(longDoubleValue, plus, space,</w:t>
      </w:r>
    </w:p>
    <w:p w14:paraId="38B0FFD3" w14:textId="77777777" w:rsidR="00442030" w:rsidRPr="00903DBA" w:rsidRDefault="00442030" w:rsidP="00442030">
      <w:pPr>
        <w:pStyle w:val="Code"/>
        <w:rPr>
          <w:highlight w:val="white"/>
        </w:rPr>
      </w:pPr>
      <w:r w:rsidRPr="00903DBA">
        <w:rPr>
          <w:highlight w:val="white"/>
        </w:rPr>
        <w:t xml:space="preserve">                            grid, precision, isupper(c));</w:t>
      </w:r>
    </w:p>
    <w:p w14:paraId="79531ABD" w14:textId="77777777" w:rsidR="00442030" w:rsidRPr="00903DBA" w:rsidRDefault="00442030" w:rsidP="00442030">
      <w:pPr>
        <w:pStyle w:val="Code"/>
        <w:rPr>
          <w:highlight w:val="white"/>
        </w:rPr>
      </w:pPr>
      <w:r w:rsidRPr="00903DBA">
        <w:rPr>
          <w:highlight w:val="white"/>
        </w:rPr>
        <w:t xml:space="preserve">      }</w:t>
      </w:r>
    </w:p>
    <w:p w14:paraId="0435C3BE" w14:textId="77777777" w:rsidR="00442030" w:rsidRPr="00903DBA" w:rsidRDefault="00442030" w:rsidP="00442030">
      <w:pPr>
        <w:pStyle w:val="Code"/>
        <w:rPr>
          <w:highlight w:val="white"/>
        </w:rPr>
      </w:pPr>
      <w:r w:rsidRPr="00903DBA">
        <w:rPr>
          <w:highlight w:val="white"/>
        </w:rPr>
        <w:t xml:space="preserve">      else {</w:t>
      </w:r>
    </w:p>
    <w:p w14:paraId="1DA305E6" w14:textId="77777777" w:rsidR="00442030" w:rsidRPr="00903DBA" w:rsidRDefault="00442030" w:rsidP="00442030">
      <w:pPr>
        <w:pStyle w:val="Code"/>
        <w:rPr>
          <w:highlight w:val="white"/>
        </w:rPr>
      </w:pPr>
      <w:r w:rsidRPr="00903DBA">
        <w:rPr>
          <w:highlight w:val="white"/>
        </w:rPr>
        <w:t xml:space="preserve">        int expo = (int) log10(fabs(longDoubleValue));</w:t>
      </w:r>
    </w:p>
    <w:p w14:paraId="12261309" w14:textId="77777777" w:rsidR="00442030" w:rsidRPr="00903DBA" w:rsidRDefault="00442030" w:rsidP="00442030">
      <w:pPr>
        <w:pStyle w:val="Code"/>
        <w:rPr>
          <w:highlight w:val="white"/>
        </w:rPr>
      </w:pPr>
    </w:p>
    <w:p w14:paraId="59B508E0" w14:textId="77777777" w:rsidR="00442030" w:rsidRPr="00903DBA" w:rsidRDefault="00442030" w:rsidP="00442030">
      <w:pPr>
        <w:pStyle w:val="Code"/>
        <w:rPr>
          <w:highlight w:val="white"/>
        </w:rPr>
      </w:pPr>
      <w:r w:rsidRPr="00903DBA">
        <w:rPr>
          <w:highlight w:val="white"/>
        </w:rPr>
        <w:t xml:space="preserve">        if ((expo &gt;= -3) &amp;&amp; (expo &lt;= 2)) {</w:t>
      </w:r>
    </w:p>
    <w:p w14:paraId="11225398" w14:textId="77777777" w:rsidR="00442030" w:rsidRPr="00903DBA" w:rsidRDefault="00442030" w:rsidP="00442030">
      <w:pPr>
        <w:pStyle w:val="Code"/>
        <w:rPr>
          <w:highlight w:val="white"/>
        </w:rPr>
      </w:pPr>
      <w:r w:rsidRPr="00903DBA">
        <w:rPr>
          <w:highlight w:val="white"/>
        </w:rPr>
        <w:t xml:space="preserve">          printLongDoublePlain(longDoubleValue, plus, space, grid, precision);</w:t>
      </w:r>
    </w:p>
    <w:p w14:paraId="6CED9601" w14:textId="77777777" w:rsidR="00442030" w:rsidRPr="00903DBA" w:rsidRDefault="00442030" w:rsidP="00442030">
      <w:pPr>
        <w:pStyle w:val="Code"/>
        <w:rPr>
          <w:highlight w:val="white"/>
        </w:rPr>
      </w:pPr>
      <w:r w:rsidRPr="00903DBA">
        <w:rPr>
          <w:highlight w:val="white"/>
        </w:rPr>
        <w:t xml:space="preserve">        }</w:t>
      </w:r>
    </w:p>
    <w:p w14:paraId="71A08F82" w14:textId="77777777" w:rsidR="00442030" w:rsidRPr="00903DBA" w:rsidRDefault="00442030" w:rsidP="00442030">
      <w:pPr>
        <w:pStyle w:val="Code"/>
        <w:rPr>
          <w:highlight w:val="white"/>
        </w:rPr>
      </w:pPr>
      <w:r w:rsidRPr="00903DBA">
        <w:rPr>
          <w:highlight w:val="white"/>
        </w:rPr>
        <w:t xml:space="preserve">        else {</w:t>
      </w:r>
    </w:p>
    <w:p w14:paraId="37AE64D7" w14:textId="77777777" w:rsidR="00442030" w:rsidRPr="00903DBA" w:rsidRDefault="00442030" w:rsidP="00442030">
      <w:pPr>
        <w:pStyle w:val="Code"/>
        <w:rPr>
          <w:highlight w:val="white"/>
        </w:rPr>
      </w:pPr>
      <w:r w:rsidRPr="00903DBA">
        <w:rPr>
          <w:highlight w:val="white"/>
        </w:rPr>
        <w:t xml:space="preserve">          printLongDoubleExpo(longDoubleValue, plus, space,</w:t>
      </w:r>
    </w:p>
    <w:p w14:paraId="385F5443" w14:textId="77777777" w:rsidR="00442030" w:rsidRPr="00903DBA" w:rsidRDefault="00442030" w:rsidP="00442030">
      <w:pPr>
        <w:pStyle w:val="Code"/>
        <w:rPr>
          <w:highlight w:val="white"/>
        </w:rPr>
      </w:pPr>
      <w:r w:rsidRPr="00903DBA">
        <w:rPr>
          <w:highlight w:val="white"/>
        </w:rPr>
        <w:t xml:space="preserve">                              grid, precision, isupper(c));</w:t>
      </w:r>
    </w:p>
    <w:p w14:paraId="3C30651B" w14:textId="77777777" w:rsidR="00442030" w:rsidRPr="00903DBA" w:rsidRDefault="00442030" w:rsidP="00442030">
      <w:pPr>
        <w:pStyle w:val="Code"/>
        <w:rPr>
          <w:highlight w:val="white"/>
        </w:rPr>
      </w:pPr>
      <w:r w:rsidRPr="00903DBA">
        <w:rPr>
          <w:highlight w:val="white"/>
        </w:rPr>
        <w:t xml:space="preserve">        }</w:t>
      </w:r>
    </w:p>
    <w:p w14:paraId="27A3A3B0" w14:textId="77777777" w:rsidR="00442030" w:rsidRPr="00903DBA" w:rsidRDefault="00442030" w:rsidP="00442030">
      <w:pPr>
        <w:pStyle w:val="Code"/>
        <w:rPr>
          <w:highlight w:val="white"/>
        </w:rPr>
      </w:pPr>
      <w:r w:rsidRPr="00903DBA">
        <w:rPr>
          <w:highlight w:val="white"/>
        </w:rPr>
        <w:t xml:space="preserve">      }</w:t>
      </w:r>
    </w:p>
    <w:p w14:paraId="4BCB5979" w14:textId="77777777" w:rsidR="00442030" w:rsidRPr="00903DBA" w:rsidRDefault="00442030" w:rsidP="00442030">
      <w:pPr>
        <w:pStyle w:val="Code"/>
        <w:rPr>
          <w:highlight w:val="white"/>
        </w:rPr>
      </w:pPr>
      <w:r w:rsidRPr="00903DBA">
        <w:rPr>
          <w:highlight w:val="white"/>
        </w:rPr>
        <w:t xml:space="preserve">      break;</w:t>
      </w:r>
    </w:p>
    <w:p w14:paraId="53345C2F" w14:textId="77777777" w:rsidR="00442030" w:rsidRPr="00903DBA" w:rsidRDefault="00442030" w:rsidP="00442030">
      <w:pPr>
        <w:pStyle w:val="Code"/>
        <w:rPr>
          <w:highlight w:val="white"/>
        </w:rPr>
      </w:pPr>
    </w:p>
    <w:p w14:paraId="1AC16020" w14:textId="77777777" w:rsidR="00442030" w:rsidRPr="00903DBA" w:rsidRDefault="00442030" w:rsidP="00442030">
      <w:pPr>
        <w:pStyle w:val="Code"/>
        <w:rPr>
          <w:highlight w:val="white"/>
        </w:rPr>
      </w:pPr>
      <w:r w:rsidRPr="00903DBA">
        <w:rPr>
          <w:highlight w:val="white"/>
        </w:rPr>
        <w:t xml:space="preserve">    case 'p':</w:t>
      </w:r>
    </w:p>
    <w:p w14:paraId="0791786E" w14:textId="77777777" w:rsidR="00442030" w:rsidRPr="00903DBA" w:rsidRDefault="00442030" w:rsidP="00442030">
      <w:pPr>
        <w:pStyle w:val="Code"/>
        <w:rPr>
          <w:highlight w:val="white"/>
        </w:rPr>
      </w:pPr>
      <w:r w:rsidRPr="00903DBA">
        <w:rPr>
          <w:highlight w:val="white"/>
        </w:rPr>
        <w:t xml:space="preserve">      ptrValue = va_arg(arg_list, void*);</w:t>
      </w:r>
    </w:p>
    <w:p w14:paraId="72C5CE67"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3804BB9" w14:textId="65F68ED5" w:rsidR="00442030" w:rsidRPr="00903DBA" w:rsidRDefault="00442030" w:rsidP="00442030">
      <w:pPr>
        <w:pStyle w:val="Code"/>
        <w:rPr>
          <w:highlight w:val="white"/>
        </w:rPr>
      </w:pPr>
      <w:r w:rsidRPr="00903DBA">
        <w:rPr>
          <w:highlight w:val="white"/>
        </w:rPr>
        <w:t xml:space="preserve">      printUnsignedLong((</w:t>
      </w:r>
      <w:r w:rsidR="00A1512F" w:rsidRPr="00903DBA">
        <w:rPr>
          <w:highlight w:val="white"/>
        </w:rPr>
        <w:t>void*)</w:t>
      </w:r>
      <w:r w:rsidRPr="00903DBA">
        <w:rPr>
          <w:highlight w:val="white"/>
        </w:rPr>
        <w:t xml:space="preserve"> ptrValue, FALSE,</w:t>
      </w:r>
      <w:r w:rsidR="00A1512F" w:rsidRPr="00903DBA">
        <w:rPr>
          <w:highlight w:val="white"/>
        </w:rPr>
        <w:t xml:space="preserve"> </w:t>
      </w:r>
      <w:r w:rsidRPr="00903DBA">
        <w:rPr>
          <w:highlight w:val="white"/>
        </w:rPr>
        <w:t>FALSE, FALSE, 10u, FALSE);</w:t>
      </w:r>
    </w:p>
    <w:p w14:paraId="6BE5A383" w14:textId="77777777" w:rsidR="00442030" w:rsidRPr="00903DBA" w:rsidRDefault="00442030" w:rsidP="00442030">
      <w:pPr>
        <w:pStyle w:val="Code"/>
        <w:rPr>
          <w:highlight w:val="white"/>
        </w:rPr>
      </w:pPr>
      <w:r w:rsidRPr="00903DBA">
        <w:rPr>
          <w:highlight w:val="white"/>
        </w:rPr>
        <w:t xml:space="preserve">      break;</w:t>
      </w:r>
    </w:p>
    <w:p w14:paraId="63BED857" w14:textId="77777777" w:rsidR="00442030" w:rsidRPr="00903DBA" w:rsidRDefault="00442030" w:rsidP="00442030">
      <w:pPr>
        <w:pStyle w:val="Code"/>
        <w:rPr>
          <w:highlight w:val="white"/>
        </w:rPr>
      </w:pPr>
    </w:p>
    <w:p w14:paraId="2B7E7645" w14:textId="77777777" w:rsidR="00442030" w:rsidRPr="00903DBA" w:rsidRDefault="00442030" w:rsidP="00442030">
      <w:pPr>
        <w:pStyle w:val="Code"/>
        <w:rPr>
          <w:highlight w:val="white"/>
        </w:rPr>
      </w:pPr>
      <w:r w:rsidRPr="00903DBA">
        <w:rPr>
          <w:highlight w:val="white"/>
        </w:rPr>
        <w:t xml:space="preserve">    case 'n':</w:t>
      </w:r>
    </w:p>
    <w:p w14:paraId="2D8C07CA" w14:textId="77777777" w:rsidR="00442030" w:rsidRPr="00903DBA" w:rsidRDefault="00442030" w:rsidP="00442030">
      <w:pPr>
        <w:pStyle w:val="Code"/>
        <w:rPr>
          <w:highlight w:val="white"/>
        </w:rPr>
      </w:pPr>
      <w:r w:rsidRPr="00903DBA">
        <w:rPr>
          <w:highlight w:val="white"/>
        </w:rPr>
        <w:t xml:space="preserve">      ptrValue = va_arg(arg_list, void*);</w:t>
      </w:r>
    </w:p>
    <w:p w14:paraId="7013983D" w14:textId="77777777" w:rsidR="00442030" w:rsidRPr="00903DBA" w:rsidRDefault="00442030" w:rsidP="00442030">
      <w:pPr>
        <w:pStyle w:val="Code"/>
        <w:rPr>
          <w:highlight w:val="white"/>
        </w:rPr>
      </w:pPr>
      <w:r w:rsidRPr="00903DBA">
        <w:rPr>
          <w:highlight w:val="white"/>
        </w:rPr>
        <w:t xml:space="preserve">      intPtr = va_arg(arg_list, int*);</w:t>
      </w:r>
    </w:p>
    <w:p w14:paraId="3AC43D6B"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15750305" w14:textId="77777777" w:rsidR="00442030" w:rsidRPr="00903DBA" w:rsidRDefault="00442030" w:rsidP="00442030">
      <w:pPr>
        <w:pStyle w:val="Code"/>
        <w:rPr>
          <w:highlight w:val="white"/>
        </w:rPr>
      </w:pPr>
      <w:r w:rsidRPr="00903DBA">
        <w:rPr>
          <w:highlight w:val="white"/>
        </w:rPr>
        <w:t xml:space="preserve">      *intPtr = g_outChars;</w:t>
      </w:r>
    </w:p>
    <w:p w14:paraId="4501A5CA" w14:textId="77777777" w:rsidR="00442030" w:rsidRPr="00903DBA" w:rsidRDefault="00442030" w:rsidP="00442030">
      <w:pPr>
        <w:pStyle w:val="Code"/>
        <w:rPr>
          <w:highlight w:val="white"/>
        </w:rPr>
      </w:pPr>
      <w:r w:rsidRPr="00903DBA">
        <w:rPr>
          <w:highlight w:val="white"/>
        </w:rPr>
        <w:t xml:space="preserve">      break;</w:t>
      </w:r>
    </w:p>
    <w:p w14:paraId="6B422174" w14:textId="77777777" w:rsidR="00442030" w:rsidRPr="00903DBA" w:rsidRDefault="00442030" w:rsidP="00442030">
      <w:pPr>
        <w:pStyle w:val="Code"/>
        <w:rPr>
          <w:highlight w:val="white"/>
        </w:rPr>
      </w:pPr>
    </w:p>
    <w:p w14:paraId="630A4EA2" w14:textId="77777777" w:rsidR="00442030" w:rsidRPr="00903DBA" w:rsidRDefault="00442030" w:rsidP="00442030">
      <w:pPr>
        <w:pStyle w:val="Code"/>
        <w:rPr>
          <w:highlight w:val="white"/>
        </w:rPr>
      </w:pPr>
      <w:r w:rsidRPr="00903DBA">
        <w:rPr>
          <w:highlight w:val="white"/>
        </w:rPr>
        <w:t xml:space="preserve">    case '%':</w:t>
      </w:r>
    </w:p>
    <w:p w14:paraId="1D77817C"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CAF235A" w14:textId="77777777" w:rsidR="00442030" w:rsidRPr="00903DBA" w:rsidRDefault="00442030" w:rsidP="00442030">
      <w:pPr>
        <w:pStyle w:val="Code"/>
        <w:rPr>
          <w:highlight w:val="white"/>
        </w:rPr>
      </w:pPr>
      <w:r w:rsidRPr="00903DBA">
        <w:rPr>
          <w:highlight w:val="white"/>
        </w:rPr>
        <w:t xml:space="preserve">      printChar('%');</w:t>
      </w:r>
    </w:p>
    <w:p w14:paraId="35EBFB1A" w14:textId="77777777" w:rsidR="00442030" w:rsidRPr="00903DBA" w:rsidRDefault="00442030" w:rsidP="00442030">
      <w:pPr>
        <w:pStyle w:val="Code"/>
        <w:rPr>
          <w:highlight w:val="white"/>
        </w:rPr>
      </w:pPr>
      <w:r w:rsidRPr="00903DBA">
        <w:rPr>
          <w:highlight w:val="white"/>
        </w:rPr>
        <w:t xml:space="preserve">      break;</w:t>
      </w:r>
    </w:p>
    <w:p w14:paraId="390CF242" w14:textId="77777777" w:rsidR="00442030" w:rsidRPr="00903DBA" w:rsidRDefault="00442030" w:rsidP="00442030">
      <w:pPr>
        <w:pStyle w:val="Code"/>
        <w:rPr>
          <w:highlight w:val="white"/>
        </w:rPr>
      </w:pPr>
      <w:r w:rsidRPr="00903DBA">
        <w:rPr>
          <w:highlight w:val="white"/>
        </w:rPr>
        <w:t xml:space="preserve">  }</w:t>
      </w:r>
    </w:p>
    <w:p w14:paraId="40B69156" w14:textId="77777777" w:rsidR="00442030" w:rsidRPr="00903DBA" w:rsidRDefault="00442030" w:rsidP="00442030">
      <w:pPr>
        <w:pStyle w:val="Code"/>
        <w:rPr>
          <w:highlight w:val="white"/>
        </w:rPr>
      </w:pPr>
    </w:p>
    <w:p w14:paraId="36F27565" w14:textId="77777777" w:rsidR="00442030" w:rsidRPr="00903DBA" w:rsidRDefault="00442030" w:rsidP="00442030">
      <w:pPr>
        <w:pStyle w:val="Code"/>
        <w:rPr>
          <w:highlight w:val="white"/>
        </w:rPr>
      </w:pPr>
      <w:r w:rsidRPr="00903DBA">
        <w:rPr>
          <w:highlight w:val="white"/>
        </w:rPr>
        <w:t xml:space="preserve">  return arg_list;</w:t>
      </w:r>
    </w:p>
    <w:p w14:paraId="0E8E85C7" w14:textId="77777777" w:rsidR="00442030" w:rsidRPr="00903DBA" w:rsidRDefault="00442030" w:rsidP="00442030">
      <w:pPr>
        <w:pStyle w:val="Code"/>
        <w:rPr>
          <w:highlight w:val="white"/>
        </w:rPr>
      </w:pPr>
      <w:r w:rsidRPr="00903DBA">
        <w:rPr>
          <w:highlight w:val="white"/>
        </w:rPr>
        <w:t>}</w:t>
      </w:r>
    </w:p>
    <w:p w14:paraId="0CAECDDB" w14:textId="77777777" w:rsidR="00442030" w:rsidRPr="00903DBA" w:rsidRDefault="00442030" w:rsidP="00442030">
      <w:pPr>
        <w:pStyle w:val="Code"/>
        <w:rPr>
          <w:highlight w:val="white"/>
        </w:rPr>
      </w:pPr>
    </w:p>
    <w:p w14:paraId="291C04A1" w14:textId="129E6FCB" w:rsidR="00442030" w:rsidRPr="00903DBA" w:rsidRDefault="00442030" w:rsidP="00442030">
      <w:pPr>
        <w:pStyle w:val="Code"/>
        <w:rPr>
          <w:highlight w:val="white"/>
        </w:rPr>
      </w:pPr>
      <w:r w:rsidRPr="00903DBA">
        <w:rPr>
          <w:highlight w:val="white"/>
        </w:rPr>
        <w:t>int printFormat(</w:t>
      </w:r>
      <w:r w:rsidR="00FE2217" w:rsidRPr="00903DBA">
        <w:rPr>
          <w:highlight w:val="white"/>
        </w:rPr>
        <w:t xml:space="preserve">const </w:t>
      </w:r>
      <w:r w:rsidRPr="00903DBA">
        <w:rPr>
          <w:highlight w:val="white"/>
        </w:rPr>
        <w:t>char* format, va_list arg_list) {</w:t>
      </w:r>
    </w:p>
    <w:p w14:paraId="32EA6590" w14:textId="77777777" w:rsidR="00442030" w:rsidRPr="00903DBA" w:rsidRDefault="00442030" w:rsidP="00442030">
      <w:pPr>
        <w:pStyle w:val="Code"/>
        <w:rPr>
          <w:highlight w:val="white"/>
        </w:rPr>
      </w:pPr>
      <w:r w:rsidRPr="00903DBA">
        <w:rPr>
          <w:highlight w:val="white"/>
        </w:rPr>
        <w:t xml:space="preserve">  int index, width = 0, precision = 0;</w:t>
      </w:r>
    </w:p>
    <w:p w14:paraId="65470D51" w14:textId="77777777" w:rsidR="00442030" w:rsidRPr="00903DBA" w:rsidRDefault="00442030" w:rsidP="00442030">
      <w:pPr>
        <w:pStyle w:val="Code"/>
        <w:rPr>
          <w:highlight w:val="white"/>
        </w:rPr>
      </w:pPr>
      <w:r w:rsidRPr="00903DBA">
        <w:rPr>
          <w:highlight w:val="white"/>
        </w:rPr>
        <w:t xml:space="preserve">  BOOL percent = FALSE, plus = FALSE, minus = FALSE, space = FALSE,</w:t>
      </w:r>
    </w:p>
    <w:p w14:paraId="71D6CB9E" w14:textId="77777777" w:rsidR="00442030" w:rsidRPr="00903DBA" w:rsidRDefault="00442030" w:rsidP="00442030">
      <w:pPr>
        <w:pStyle w:val="Code"/>
        <w:rPr>
          <w:highlight w:val="white"/>
        </w:rPr>
      </w:pPr>
      <w:r w:rsidRPr="00903DBA">
        <w:rPr>
          <w:highlight w:val="white"/>
        </w:rPr>
        <w:t xml:space="preserve">       zero = FALSE, grid = FALSE, widthStar = FALSE,</w:t>
      </w:r>
    </w:p>
    <w:p w14:paraId="584E5B84" w14:textId="77777777" w:rsidR="00442030" w:rsidRPr="00903DBA" w:rsidRDefault="00442030" w:rsidP="00442030">
      <w:pPr>
        <w:pStyle w:val="Code"/>
        <w:rPr>
          <w:highlight w:val="white"/>
        </w:rPr>
      </w:pPr>
      <w:r w:rsidRPr="00903DBA">
        <w:rPr>
          <w:highlight w:val="white"/>
        </w:rPr>
        <w:t xml:space="preserve">       period = FALSE, precisionStar = FALSE,</w:t>
      </w:r>
    </w:p>
    <w:p w14:paraId="5119BF2D" w14:textId="77777777" w:rsidR="00442030" w:rsidRPr="00903DBA" w:rsidRDefault="00442030" w:rsidP="00442030">
      <w:pPr>
        <w:pStyle w:val="Code"/>
        <w:rPr>
          <w:highlight w:val="white"/>
        </w:rPr>
      </w:pPr>
      <w:r w:rsidRPr="00903DBA">
        <w:rPr>
          <w:highlight w:val="white"/>
        </w:rPr>
        <w:t xml:space="preserve">       shortInt = FALSE, longInt = FALSE, longDouble = FALSE;</w:t>
      </w:r>
    </w:p>
    <w:p w14:paraId="63C81496" w14:textId="77777777" w:rsidR="00442030" w:rsidRPr="00903DBA" w:rsidRDefault="00442030" w:rsidP="00442030">
      <w:pPr>
        <w:pStyle w:val="Code"/>
        <w:rPr>
          <w:highlight w:val="white"/>
        </w:rPr>
      </w:pPr>
      <w:r w:rsidRPr="00903DBA">
        <w:rPr>
          <w:highlight w:val="white"/>
        </w:rPr>
        <w:t xml:space="preserve">  g_outChars = 0;</w:t>
      </w:r>
    </w:p>
    <w:p w14:paraId="0DCAA645" w14:textId="77777777" w:rsidR="00442030" w:rsidRPr="00903DBA" w:rsidRDefault="00442030" w:rsidP="00442030">
      <w:pPr>
        <w:pStyle w:val="Code"/>
        <w:rPr>
          <w:highlight w:val="white"/>
        </w:rPr>
      </w:pPr>
    </w:p>
    <w:p w14:paraId="32596E7F" w14:textId="77777777" w:rsidR="00442030" w:rsidRPr="00903DBA" w:rsidRDefault="00442030" w:rsidP="00442030">
      <w:pPr>
        <w:pStyle w:val="Code"/>
        <w:rPr>
          <w:highlight w:val="white"/>
        </w:rPr>
      </w:pPr>
      <w:r w:rsidRPr="00903DBA">
        <w:rPr>
          <w:highlight w:val="white"/>
        </w:rPr>
        <w:t xml:space="preserve">  for (index = 0; format[index] != '\0'; ++index) {</w:t>
      </w:r>
    </w:p>
    <w:p w14:paraId="2BF0D847" w14:textId="77777777" w:rsidR="00442030" w:rsidRPr="00903DBA" w:rsidRDefault="00442030" w:rsidP="00442030">
      <w:pPr>
        <w:pStyle w:val="Code"/>
        <w:rPr>
          <w:highlight w:val="white"/>
        </w:rPr>
      </w:pPr>
      <w:r w:rsidRPr="00903DBA">
        <w:rPr>
          <w:highlight w:val="white"/>
        </w:rPr>
        <w:t xml:space="preserve">    char c = format[index];</w:t>
      </w:r>
    </w:p>
    <w:p w14:paraId="51A5E2F9" w14:textId="77777777" w:rsidR="00442030" w:rsidRPr="00903DBA" w:rsidRDefault="00442030" w:rsidP="00442030">
      <w:pPr>
        <w:pStyle w:val="Code"/>
        <w:rPr>
          <w:highlight w:val="white"/>
        </w:rPr>
      </w:pPr>
    </w:p>
    <w:p w14:paraId="640159B9" w14:textId="77777777" w:rsidR="00442030" w:rsidRPr="00903DBA" w:rsidRDefault="00442030" w:rsidP="00442030">
      <w:pPr>
        <w:pStyle w:val="Code"/>
        <w:rPr>
          <w:highlight w:val="white"/>
        </w:rPr>
      </w:pPr>
      <w:r w:rsidRPr="00903DBA">
        <w:rPr>
          <w:highlight w:val="white"/>
        </w:rPr>
        <w:t xml:space="preserve">    if (percent) {</w:t>
      </w:r>
    </w:p>
    <w:p w14:paraId="22DC044C" w14:textId="77777777" w:rsidR="00442030" w:rsidRPr="00903DBA" w:rsidRDefault="00442030" w:rsidP="00442030">
      <w:pPr>
        <w:pStyle w:val="Code"/>
        <w:rPr>
          <w:highlight w:val="white"/>
        </w:rPr>
      </w:pPr>
      <w:r w:rsidRPr="00903DBA">
        <w:rPr>
          <w:highlight w:val="white"/>
        </w:rPr>
        <w:t xml:space="preserve">      switch (c) {</w:t>
      </w:r>
    </w:p>
    <w:p w14:paraId="6D9D9546" w14:textId="77777777" w:rsidR="00442030" w:rsidRPr="00903DBA" w:rsidRDefault="00442030" w:rsidP="00442030">
      <w:pPr>
        <w:pStyle w:val="Code"/>
        <w:rPr>
          <w:highlight w:val="white"/>
        </w:rPr>
      </w:pPr>
      <w:r w:rsidRPr="00903DBA">
        <w:rPr>
          <w:highlight w:val="white"/>
        </w:rPr>
        <w:t xml:space="preserve">        case '+':</w:t>
      </w:r>
    </w:p>
    <w:p w14:paraId="51748B13" w14:textId="77777777" w:rsidR="00442030" w:rsidRPr="00903DBA" w:rsidRDefault="00442030" w:rsidP="00442030">
      <w:pPr>
        <w:pStyle w:val="Code"/>
        <w:rPr>
          <w:highlight w:val="white"/>
        </w:rPr>
      </w:pPr>
      <w:r w:rsidRPr="00903DBA">
        <w:rPr>
          <w:highlight w:val="white"/>
        </w:rPr>
        <w:t xml:space="preserve">          plus = TRUE;</w:t>
      </w:r>
    </w:p>
    <w:p w14:paraId="7F08406C" w14:textId="77777777" w:rsidR="00442030" w:rsidRPr="00903DBA" w:rsidRDefault="00442030" w:rsidP="00442030">
      <w:pPr>
        <w:pStyle w:val="Code"/>
        <w:rPr>
          <w:highlight w:val="white"/>
        </w:rPr>
      </w:pPr>
      <w:r w:rsidRPr="00903DBA">
        <w:rPr>
          <w:highlight w:val="white"/>
        </w:rPr>
        <w:t xml:space="preserve">          break;</w:t>
      </w:r>
    </w:p>
    <w:p w14:paraId="7A9C7E58" w14:textId="77777777" w:rsidR="00442030" w:rsidRPr="00903DBA" w:rsidRDefault="00442030" w:rsidP="00442030">
      <w:pPr>
        <w:pStyle w:val="Code"/>
        <w:rPr>
          <w:highlight w:val="white"/>
        </w:rPr>
      </w:pPr>
    </w:p>
    <w:p w14:paraId="60A7F3C6" w14:textId="77777777" w:rsidR="00442030" w:rsidRPr="00903DBA" w:rsidRDefault="00442030" w:rsidP="00442030">
      <w:pPr>
        <w:pStyle w:val="Code"/>
        <w:rPr>
          <w:highlight w:val="white"/>
        </w:rPr>
      </w:pPr>
      <w:r w:rsidRPr="00903DBA">
        <w:rPr>
          <w:highlight w:val="white"/>
        </w:rPr>
        <w:t xml:space="preserve">        case '-':</w:t>
      </w:r>
    </w:p>
    <w:p w14:paraId="263FCBDF" w14:textId="77777777" w:rsidR="00442030" w:rsidRPr="00903DBA" w:rsidRDefault="00442030" w:rsidP="00442030">
      <w:pPr>
        <w:pStyle w:val="Code"/>
        <w:rPr>
          <w:highlight w:val="white"/>
        </w:rPr>
      </w:pPr>
      <w:r w:rsidRPr="00903DBA">
        <w:rPr>
          <w:highlight w:val="white"/>
        </w:rPr>
        <w:t xml:space="preserve">          minus = TRUE;</w:t>
      </w:r>
    </w:p>
    <w:p w14:paraId="787CF4C9" w14:textId="77777777" w:rsidR="00442030" w:rsidRPr="00903DBA" w:rsidRDefault="00442030" w:rsidP="00442030">
      <w:pPr>
        <w:pStyle w:val="Code"/>
        <w:rPr>
          <w:highlight w:val="white"/>
        </w:rPr>
      </w:pPr>
      <w:r w:rsidRPr="00903DBA">
        <w:rPr>
          <w:highlight w:val="white"/>
        </w:rPr>
        <w:t xml:space="preserve">          break;</w:t>
      </w:r>
    </w:p>
    <w:p w14:paraId="6CC7CDDC" w14:textId="77777777" w:rsidR="00442030" w:rsidRPr="00903DBA" w:rsidRDefault="00442030" w:rsidP="00442030">
      <w:pPr>
        <w:pStyle w:val="Code"/>
        <w:rPr>
          <w:highlight w:val="white"/>
        </w:rPr>
      </w:pPr>
    </w:p>
    <w:p w14:paraId="48316117" w14:textId="77777777" w:rsidR="00442030" w:rsidRPr="00903DBA" w:rsidRDefault="00442030" w:rsidP="00442030">
      <w:pPr>
        <w:pStyle w:val="Code"/>
        <w:rPr>
          <w:highlight w:val="white"/>
        </w:rPr>
      </w:pPr>
      <w:r w:rsidRPr="00903DBA">
        <w:rPr>
          <w:highlight w:val="white"/>
        </w:rPr>
        <w:t xml:space="preserve">        case ' ':</w:t>
      </w:r>
    </w:p>
    <w:p w14:paraId="2966860D" w14:textId="77777777" w:rsidR="00442030" w:rsidRPr="00903DBA" w:rsidRDefault="00442030" w:rsidP="00442030">
      <w:pPr>
        <w:pStyle w:val="Code"/>
        <w:rPr>
          <w:highlight w:val="white"/>
        </w:rPr>
      </w:pPr>
      <w:r w:rsidRPr="00903DBA">
        <w:rPr>
          <w:highlight w:val="white"/>
        </w:rPr>
        <w:t xml:space="preserve">          space = TRUE;</w:t>
      </w:r>
    </w:p>
    <w:p w14:paraId="5D315A44" w14:textId="77777777" w:rsidR="00442030" w:rsidRPr="00903DBA" w:rsidRDefault="00442030" w:rsidP="00442030">
      <w:pPr>
        <w:pStyle w:val="Code"/>
        <w:rPr>
          <w:highlight w:val="white"/>
        </w:rPr>
      </w:pPr>
      <w:r w:rsidRPr="00903DBA">
        <w:rPr>
          <w:highlight w:val="white"/>
        </w:rPr>
        <w:t xml:space="preserve">          break;</w:t>
      </w:r>
    </w:p>
    <w:p w14:paraId="4960CFB9" w14:textId="77777777" w:rsidR="00442030" w:rsidRPr="00903DBA" w:rsidRDefault="00442030" w:rsidP="00442030">
      <w:pPr>
        <w:pStyle w:val="Code"/>
        <w:rPr>
          <w:highlight w:val="white"/>
        </w:rPr>
      </w:pPr>
    </w:p>
    <w:p w14:paraId="220DD110" w14:textId="77777777" w:rsidR="00442030" w:rsidRPr="00903DBA" w:rsidRDefault="00442030" w:rsidP="00442030">
      <w:pPr>
        <w:pStyle w:val="Code"/>
        <w:rPr>
          <w:highlight w:val="white"/>
        </w:rPr>
      </w:pPr>
      <w:r w:rsidRPr="00903DBA">
        <w:rPr>
          <w:highlight w:val="white"/>
        </w:rPr>
        <w:t xml:space="preserve">        case '0':</w:t>
      </w:r>
    </w:p>
    <w:p w14:paraId="071A1906" w14:textId="77777777" w:rsidR="00442030" w:rsidRPr="00903DBA" w:rsidRDefault="00442030" w:rsidP="00442030">
      <w:pPr>
        <w:pStyle w:val="Code"/>
        <w:rPr>
          <w:highlight w:val="white"/>
        </w:rPr>
      </w:pPr>
      <w:r w:rsidRPr="00903DBA">
        <w:rPr>
          <w:highlight w:val="white"/>
        </w:rPr>
        <w:t xml:space="preserve">          zero = TRUE;</w:t>
      </w:r>
    </w:p>
    <w:p w14:paraId="0F3EB63A" w14:textId="77777777" w:rsidR="00442030" w:rsidRPr="00903DBA" w:rsidRDefault="00442030" w:rsidP="00442030">
      <w:pPr>
        <w:pStyle w:val="Code"/>
        <w:rPr>
          <w:highlight w:val="white"/>
        </w:rPr>
      </w:pPr>
      <w:r w:rsidRPr="00903DBA">
        <w:rPr>
          <w:highlight w:val="white"/>
        </w:rPr>
        <w:t xml:space="preserve">          break;</w:t>
      </w:r>
    </w:p>
    <w:p w14:paraId="73E187A3" w14:textId="77777777" w:rsidR="00442030" w:rsidRPr="00903DBA" w:rsidRDefault="00442030" w:rsidP="00442030">
      <w:pPr>
        <w:pStyle w:val="Code"/>
        <w:rPr>
          <w:highlight w:val="white"/>
        </w:rPr>
      </w:pPr>
    </w:p>
    <w:p w14:paraId="2E1D7DBD" w14:textId="77777777" w:rsidR="00442030" w:rsidRPr="00903DBA" w:rsidRDefault="00442030" w:rsidP="00442030">
      <w:pPr>
        <w:pStyle w:val="Code"/>
        <w:rPr>
          <w:highlight w:val="white"/>
        </w:rPr>
      </w:pPr>
      <w:r w:rsidRPr="00903DBA">
        <w:rPr>
          <w:highlight w:val="white"/>
        </w:rPr>
        <w:t xml:space="preserve">        case '#':</w:t>
      </w:r>
    </w:p>
    <w:p w14:paraId="3C6D8983" w14:textId="77777777" w:rsidR="00442030" w:rsidRPr="00903DBA" w:rsidRDefault="00442030" w:rsidP="00442030">
      <w:pPr>
        <w:pStyle w:val="Code"/>
        <w:rPr>
          <w:highlight w:val="white"/>
        </w:rPr>
      </w:pPr>
      <w:r w:rsidRPr="00903DBA">
        <w:rPr>
          <w:highlight w:val="white"/>
        </w:rPr>
        <w:t xml:space="preserve">          grid = TRUE;</w:t>
      </w:r>
    </w:p>
    <w:p w14:paraId="514135DD" w14:textId="77777777" w:rsidR="00442030" w:rsidRPr="00903DBA" w:rsidRDefault="00442030" w:rsidP="00442030">
      <w:pPr>
        <w:pStyle w:val="Code"/>
        <w:rPr>
          <w:highlight w:val="white"/>
        </w:rPr>
      </w:pPr>
      <w:r w:rsidRPr="00903DBA">
        <w:rPr>
          <w:highlight w:val="white"/>
        </w:rPr>
        <w:t xml:space="preserve">          break;</w:t>
      </w:r>
    </w:p>
    <w:p w14:paraId="4DBC3FDE" w14:textId="77777777" w:rsidR="00442030" w:rsidRPr="00903DBA" w:rsidRDefault="00442030" w:rsidP="00442030">
      <w:pPr>
        <w:pStyle w:val="Code"/>
        <w:rPr>
          <w:highlight w:val="white"/>
        </w:rPr>
      </w:pPr>
    </w:p>
    <w:p w14:paraId="49EB06A8" w14:textId="77777777" w:rsidR="00442030" w:rsidRPr="00903DBA" w:rsidRDefault="00442030" w:rsidP="00442030">
      <w:pPr>
        <w:pStyle w:val="Code"/>
        <w:rPr>
          <w:highlight w:val="white"/>
        </w:rPr>
      </w:pPr>
      <w:r w:rsidRPr="00903DBA">
        <w:rPr>
          <w:highlight w:val="white"/>
        </w:rPr>
        <w:t xml:space="preserve">        case '.':</w:t>
      </w:r>
    </w:p>
    <w:p w14:paraId="586B4128" w14:textId="77777777" w:rsidR="00442030" w:rsidRPr="00903DBA" w:rsidRDefault="00442030" w:rsidP="00442030">
      <w:pPr>
        <w:pStyle w:val="Code"/>
        <w:rPr>
          <w:highlight w:val="white"/>
        </w:rPr>
      </w:pPr>
      <w:r w:rsidRPr="00903DBA">
        <w:rPr>
          <w:highlight w:val="white"/>
        </w:rPr>
        <w:t xml:space="preserve">          period = TRUE;</w:t>
      </w:r>
    </w:p>
    <w:p w14:paraId="25AF8B7A" w14:textId="77777777" w:rsidR="00442030" w:rsidRPr="00903DBA" w:rsidRDefault="00442030" w:rsidP="00442030">
      <w:pPr>
        <w:pStyle w:val="Code"/>
        <w:rPr>
          <w:highlight w:val="white"/>
        </w:rPr>
      </w:pPr>
      <w:r w:rsidRPr="00903DBA">
        <w:rPr>
          <w:highlight w:val="white"/>
        </w:rPr>
        <w:t xml:space="preserve">          break;</w:t>
      </w:r>
    </w:p>
    <w:p w14:paraId="5A868908" w14:textId="77777777" w:rsidR="00442030" w:rsidRPr="00903DBA" w:rsidRDefault="00442030" w:rsidP="00442030">
      <w:pPr>
        <w:pStyle w:val="Code"/>
        <w:rPr>
          <w:highlight w:val="white"/>
        </w:rPr>
      </w:pPr>
    </w:p>
    <w:p w14:paraId="7643DD35" w14:textId="77777777" w:rsidR="00442030" w:rsidRPr="00903DBA" w:rsidRDefault="00442030" w:rsidP="00442030">
      <w:pPr>
        <w:pStyle w:val="Code"/>
        <w:rPr>
          <w:highlight w:val="white"/>
        </w:rPr>
      </w:pPr>
      <w:r w:rsidRPr="00903DBA">
        <w:rPr>
          <w:highlight w:val="white"/>
        </w:rPr>
        <w:t xml:space="preserve">        case '*':</w:t>
      </w:r>
    </w:p>
    <w:p w14:paraId="248A2A46" w14:textId="77777777" w:rsidR="00442030" w:rsidRPr="00903DBA" w:rsidRDefault="00442030" w:rsidP="00442030">
      <w:pPr>
        <w:pStyle w:val="Code"/>
        <w:rPr>
          <w:highlight w:val="white"/>
        </w:rPr>
      </w:pPr>
      <w:r w:rsidRPr="00903DBA">
        <w:rPr>
          <w:highlight w:val="white"/>
        </w:rPr>
        <w:t xml:space="preserve">          if (!period) {</w:t>
      </w:r>
    </w:p>
    <w:p w14:paraId="6384882F" w14:textId="77777777" w:rsidR="00442030" w:rsidRPr="00903DBA" w:rsidRDefault="00442030" w:rsidP="00442030">
      <w:pPr>
        <w:pStyle w:val="Code"/>
        <w:rPr>
          <w:highlight w:val="white"/>
        </w:rPr>
      </w:pPr>
      <w:r w:rsidRPr="00903DBA">
        <w:rPr>
          <w:highlight w:val="white"/>
        </w:rPr>
        <w:t xml:space="preserve">            width = -1;</w:t>
      </w:r>
    </w:p>
    <w:p w14:paraId="6E695B39" w14:textId="77777777" w:rsidR="00442030" w:rsidRPr="00903DBA" w:rsidRDefault="00442030" w:rsidP="00442030">
      <w:pPr>
        <w:pStyle w:val="Code"/>
        <w:rPr>
          <w:highlight w:val="white"/>
        </w:rPr>
      </w:pPr>
      <w:r w:rsidRPr="00903DBA">
        <w:rPr>
          <w:highlight w:val="white"/>
        </w:rPr>
        <w:t xml:space="preserve">          }</w:t>
      </w:r>
    </w:p>
    <w:p w14:paraId="5ADD85FA" w14:textId="77777777" w:rsidR="00442030" w:rsidRPr="00903DBA" w:rsidRDefault="00442030" w:rsidP="00442030">
      <w:pPr>
        <w:pStyle w:val="Code"/>
        <w:rPr>
          <w:highlight w:val="white"/>
        </w:rPr>
      </w:pPr>
      <w:r w:rsidRPr="00903DBA">
        <w:rPr>
          <w:highlight w:val="white"/>
        </w:rPr>
        <w:t xml:space="preserve">          else {</w:t>
      </w:r>
    </w:p>
    <w:p w14:paraId="7F69B3CA" w14:textId="77777777" w:rsidR="00442030" w:rsidRPr="00903DBA" w:rsidRDefault="00442030" w:rsidP="00442030">
      <w:pPr>
        <w:pStyle w:val="Code"/>
        <w:rPr>
          <w:highlight w:val="white"/>
        </w:rPr>
      </w:pPr>
      <w:r w:rsidRPr="00903DBA">
        <w:rPr>
          <w:highlight w:val="white"/>
        </w:rPr>
        <w:t xml:space="preserve">            precision = -1;</w:t>
      </w:r>
    </w:p>
    <w:p w14:paraId="152342C6" w14:textId="77777777" w:rsidR="00442030" w:rsidRPr="00903DBA" w:rsidRDefault="00442030" w:rsidP="00442030">
      <w:pPr>
        <w:pStyle w:val="Code"/>
        <w:rPr>
          <w:highlight w:val="white"/>
        </w:rPr>
      </w:pPr>
      <w:r w:rsidRPr="00903DBA">
        <w:rPr>
          <w:highlight w:val="white"/>
        </w:rPr>
        <w:t xml:space="preserve">          }</w:t>
      </w:r>
    </w:p>
    <w:p w14:paraId="04C5591C" w14:textId="77777777" w:rsidR="00442030" w:rsidRPr="00903DBA" w:rsidRDefault="00442030" w:rsidP="00442030">
      <w:pPr>
        <w:pStyle w:val="Code"/>
        <w:rPr>
          <w:highlight w:val="white"/>
        </w:rPr>
      </w:pPr>
      <w:r w:rsidRPr="00903DBA">
        <w:rPr>
          <w:highlight w:val="white"/>
        </w:rPr>
        <w:t xml:space="preserve">          break;</w:t>
      </w:r>
    </w:p>
    <w:p w14:paraId="21F83CF9" w14:textId="77777777" w:rsidR="00442030" w:rsidRPr="00903DBA" w:rsidRDefault="00442030" w:rsidP="00442030">
      <w:pPr>
        <w:pStyle w:val="Code"/>
        <w:rPr>
          <w:highlight w:val="white"/>
        </w:rPr>
      </w:pPr>
    </w:p>
    <w:p w14:paraId="4B47DFF8" w14:textId="77777777" w:rsidR="00442030" w:rsidRPr="00903DBA" w:rsidRDefault="00442030" w:rsidP="00442030">
      <w:pPr>
        <w:pStyle w:val="Code"/>
        <w:rPr>
          <w:highlight w:val="white"/>
        </w:rPr>
      </w:pPr>
      <w:r w:rsidRPr="00903DBA">
        <w:rPr>
          <w:highlight w:val="white"/>
        </w:rPr>
        <w:t xml:space="preserve">        case 'h':</w:t>
      </w:r>
    </w:p>
    <w:p w14:paraId="1F67F9D3" w14:textId="77777777" w:rsidR="00442030" w:rsidRPr="00903DBA" w:rsidRDefault="00442030" w:rsidP="00442030">
      <w:pPr>
        <w:pStyle w:val="Code"/>
        <w:rPr>
          <w:highlight w:val="white"/>
        </w:rPr>
      </w:pPr>
      <w:r w:rsidRPr="00903DBA">
        <w:rPr>
          <w:highlight w:val="white"/>
        </w:rPr>
        <w:t xml:space="preserve">          shortInt = TRUE;</w:t>
      </w:r>
    </w:p>
    <w:p w14:paraId="72E7C720" w14:textId="77777777" w:rsidR="00442030" w:rsidRPr="00903DBA" w:rsidRDefault="00442030" w:rsidP="00442030">
      <w:pPr>
        <w:pStyle w:val="Code"/>
        <w:rPr>
          <w:highlight w:val="white"/>
        </w:rPr>
      </w:pPr>
      <w:r w:rsidRPr="00903DBA">
        <w:rPr>
          <w:highlight w:val="white"/>
        </w:rPr>
        <w:t xml:space="preserve">          break;</w:t>
      </w:r>
    </w:p>
    <w:p w14:paraId="40CF0EA9" w14:textId="77777777" w:rsidR="00442030" w:rsidRPr="00903DBA" w:rsidRDefault="00442030" w:rsidP="00442030">
      <w:pPr>
        <w:pStyle w:val="Code"/>
        <w:rPr>
          <w:highlight w:val="white"/>
        </w:rPr>
      </w:pPr>
    </w:p>
    <w:p w14:paraId="627242EF" w14:textId="77777777" w:rsidR="00442030" w:rsidRPr="00903DBA" w:rsidRDefault="00442030" w:rsidP="00442030">
      <w:pPr>
        <w:pStyle w:val="Code"/>
        <w:rPr>
          <w:highlight w:val="white"/>
        </w:rPr>
      </w:pPr>
      <w:r w:rsidRPr="00903DBA">
        <w:rPr>
          <w:highlight w:val="white"/>
        </w:rPr>
        <w:t xml:space="preserve">        case 'l':</w:t>
      </w:r>
    </w:p>
    <w:p w14:paraId="547EA6FC" w14:textId="77777777" w:rsidR="00442030" w:rsidRPr="00903DBA" w:rsidRDefault="00442030" w:rsidP="00442030">
      <w:pPr>
        <w:pStyle w:val="Code"/>
        <w:rPr>
          <w:highlight w:val="white"/>
        </w:rPr>
      </w:pPr>
      <w:r w:rsidRPr="00903DBA">
        <w:rPr>
          <w:highlight w:val="white"/>
        </w:rPr>
        <w:t xml:space="preserve">          longInt = TRUE;</w:t>
      </w:r>
    </w:p>
    <w:p w14:paraId="19D8FB6C" w14:textId="77777777" w:rsidR="00442030" w:rsidRPr="00903DBA" w:rsidRDefault="00442030" w:rsidP="00442030">
      <w:pPr>
        <w:pStyle w:val="Code"/>
        <w:rPr>
          <w:highlight w:val="white"/>
        </w:rPr>
      </w:pPr>
      <w:r w:rsidRPr="00903DBA">
        <w:rPr>
          <w:highlight w:val="white"/>
        </w:rPr>
        <w:t xml:space="preserve">          break;</w:t>
      </w:r>
    </w:p>
    <w:p w14:paraId="34322AF6" w14:textId="77777777" w:rsidR="00442030" w:rsidRPr="00903DBA" w:rsidRDefault="00442030" w:rsidP="00442030">
      <w:pPr>
        <w:pStyle w:val="Code"/>
        <w:rPr>
          <w:highlight w:val="white"/>
        </w:rPr>
      </w:pPr>
    </w:p>
    <w:p w14:paraId="03A6F936" w14:textId="77777777" w:rsidR="00442030" w:rsidRPr="00903DBA" w:rsidRDefault="00442030" w:rsidP="00442030">
      <w:pPr>
        <w:pStyle w:val="Code"/>
        <w:rPr>
          <w:highlight w:val="white"/>
        </w:rPr>
      </w:pPr>
      <w:r w:rsidRPr="00903DBA">
        <w:rPr>
          <w:highlight w:val="white"/>
        </w:rPr>
        <w:t xml:space="preserve">        case 'L':</w:t>
      </w:r>
    </w:p>
    <w:p w14:paraId="37B337ED" w14:textId="77777777" w:rsidR="00442030" w:rsidRPr="00903DBA" w:rsidRDefault="00442030" w:rsidP="00442030">
      <w:pPr>
        <w:pStyle w:val="Code"/>
        <w:rPr>
          <w:highlight w:val="white"/>
        </w:rPr>
      </w:pPr>
      <w:r w:rsidRPr="00903DBA">
        <w:rPr>
          <w:highlight w:val="white"/>
        </w:rPr>
        <w:t xml:space="preserve">          longDouble = TRUE;</w:t>
      </w:r>
    </w:p>
    <w:p w14:paraId="7175587C" w14:textId="77777777" w:rsidR="00442030" w:rsidRPr="00903DBA" w:rsidRDefault="00442030" w:rsidP="00442030">
      <w:pPr>
        <w:pStyle w:val="Code"/>
        <w:rPr>
          <w:highlight w:val="white"/>
        </w:rPr>
      </w:pPr>
      <w:r w:rsidRPr="00903DBA">
        <w:rPr>
          <w:highlight w:val="white"/>
        </w:rPr>
        <w:t xml:space="preserve">          break;</w:t>
      </w:r>
    </w:p>
    <w:p w14:paraId="3DD081A3" w14:textId="77777777" w:rsidR="00442030" w:rsidRPr="00903DBA" w:rsidRDefault="00442030" w:rsidP="00442030">
      <w:pPr>
        <w:pStyle w:val="Code"/>
        <w:rPr>
          <w:highlight w:val="white"/>
        </w:rPr>
      </w:pPr>
    </w:p>
    <w:p w14:paraId="030A15F9" w14:textId="77777777" w:rsidR="00442030" w:rsidRPr="00903DBA" w:rsidRDefault="00442030" w:rsidP="00442030">
      <w:pPr>
        <w:pStyle w:val="Code"/>
        <w:rPr>
          <w:highlight w:val="white"/>
        </w:rPr>
      </w:pPr>
      <w:r w:rsidRPr="00903DBA">
        <w:rPr>
          <w:highlight w:val="white"/>
        </w:rPr>
        <w:t xml:space="preserve">        case 'i':</w:t>
      </w:r>
    </w:p>
    <w:p w14:paraId="34F99712" w14:textId="77777777" w:rsidR="00442030" w:rsidRPr="00903DBA" w:rsidRDefault="00442030" w:rsidP="00442030">
      <w:pPr>
        <w:pStyle w:val="Code"/>
        <w:rPr>
          <w:highlight w:val="white"/>
        </w:rPr>
      </w:pPr>
      <w:r w:rsidRPr="00903DBA">
        <w:rPr>
          <w:highlight w:val="white"/>
        </w:rPr>
        <w:t xml:space="preserve">        case 'd':</w:t>
      </w:r>
    </w:p>
    <w:p w14:paraId="66256E6C" w14:textId="77777777" w:rsidR="00442030" w:rsidRPr="00903DBA" w:rsidRDefault="00442030" w:rsidP="00442030">
      <w:pPr>
        <w:pStyle w:val="Code"/>
        <w:rPr>
          <w:highlight w:val="white"/>
        </w:rPr>
      </w:pPr>
      <w:r w:rsidRPr="00903DBA">
        <w:rPr>
          <w:highlight w:val="white"/>
        </w:rPr>
        <w:t xml:space="preserve">        case 'u':</w:t>
      </w:r>
    </w:p>
    <w:p w14:paraId="450A10C2" w14:textId="77777777" w:rsidR="00442030" w:rsidRPr="00903DBA" w:rsidRDefault="00442030" w:rsidP="00442030">
      <w:pPr>
        <w:pStyle w:val="Code"/>
        <w:rPr>
          <w:highlight w:val="white"/>
        </w:rPr>
      </w:pPr>
      <w:r w:rsidRPr="00903DBA">
        <w:rPr>
          <w:highlight w:val="white"/>
        </w:rPr>
        <w:t xml:space="preserve">        case 'b':</w:t>
      </w:r>
    </w:p>
    <w:p w14:paraId="2E31AF0E" w14:textId="77777777" w:rsidR="00442030" w:rsidRPr="00903DBA" w:rsidRDefault="00442030" w:rsidP="00442030">
      <w:pPr>
        <w:pStyle w:val="Code"/>
        <w:rPr>
          <w:highlight w:val="white"/>
        </w:rPr>
      </w:pPr>
      <w:r w:rsidRPr="00903DBA">
        <w:rPr>
          <w:highlight w:val="white"/>
        </w:rPr>
        <w:t xml:space="preserve">        case 'o':</w:t>
      </w:r>
    </w:p>
    <w:p w14:paraId="431577FD" w14:textId="77777777" w:rsidR="00442030" w:rsidRPr="00903DBA" w:rsidRDefault="00442030" w:rsidP="00442030">
      <w:pPr>
        <w:pStyle w:val="Code"/>
        <w:rPr>
          <w:highlight w:val="white"/>
        </w:rPr>
      </w:pPr>
      <w:r w:rsidRPr="00903DBA">
        <w:rPr>
          <w:highlight w:val="white"/>
        </w:rPr>
        <w:t xml:space="preserve">        case 'x':</w:t>
      </w:r>
    </w:p>
    <w:p w14:paraId="29A8FED3" w14:textId="77777777" w:rsidR="00442030" w:rsidRPr="00903DBA" w:rsidRDefault="00442030" w:rsidP="00442030">
      <w:pPr>
        <w:pStyle w:val="Code"/>
        <w:rPr>
          <w:highlight w:val="white"/>
        </w:rPr>
      </w:pPr>
      <w:r w:rsidRPr="00903DBA">
        <w:rPr>
          <w:highlight w:val="white"/>
        </w:rPr>
        <w:t xml:space="preserve">        case 'X':</w:t>
      </w:r>
    </w:p>
    <w:p w14:paraId="5344BD4B" w14:textId="77777777" w:rsidR="00442030" w:rsidRPr="00903DBA" w:rsidRDefault="00442030" w:rsidP="00442030">
      <w:pPr>
        <w:pStyle w:val="Code"/>
        <w:rPr>
          <w:highlight w:val="white"/>
        </w:rPr>
      </w:pPr>
      <w:r w:rsidRPr="00903DBA">
        <w:rPr>
          <w:highlight w:val="white"/>
        </w:rPr>
        <w:t xml:space="preserve">        case 'c':</w:t>
      </w:r>
    </w:p>
    <w:p w14:paraId="0F1EBB85" w14:textId="77777777" w:rsidR="00442030" w:rsidRPr="00903DBA" w:rsidRDefault="00442030" w:rsidP="00442030">
      <w:pPr>
        <w:pStyle w:val="Code"/>
        <w:rPr>
          <w:highlight w:val="white"/>
        </w:rPr>
      </w:pPr>
      <w:r w:rsidRPr="00903DBA">
        <w:rPr>
          <w:highlight w:val="white"/>
        </w:rPr>
        <w:t xml:space="preserve">        case 's':</w:t>
      </w:r>
    </w:p>
    <w:p w14:paraId="290C858E" w14:textId="77777777" w:rsidR="00442030" w:rsidRPr="00903DBA" w:rsidRDefault="00442030" w:rsidP="00442030">
      <w:pPr>
        <w:pStyle w:val="Code"/>
        <w:rPr>
          <w:highlight w:val="white"/>
        </w:rPr>
      </w:pPr>
      <w:r w:rsidRPr="00903DBA">
        <w:rPr>
          <w:highlight w:val="white"/>
        </w:rPr>
        <w:t xml:space="preserve">        case 'f':</w:t>
      </w:r>
    </w:p>
    <w:p w14:paraId="606C60D1" w14:textId="77777777" w:rsidR="00442030" w:rsidRPr="00903DBA" w:rsidRDefault="00442030" w:rsidP="00442030">
      <w:pPr>
        <w:pStyle w:val="Code"/>
        <w:rPr>
          <w:highlight w:val="white"/>
        </w:rPr>
      </w:pPr>
      <w:r w:rsidRPr="00903DBA">
        <w:rPr>
          <w:highlight w:val="white"/>
        </w:rPr>
        <w:t xml:space="preserve">        case 'e':</w:t>
      </w:r>
    </w:p>
    <w:p w14:paraId="38CB0FA9" w14:textId="77777777" w:rsidR="00442030" w:rsidRPr="00903DBA" w:rsidRDefault="00442030" w:rsidP="00442030">
      <w:pPr>
        <w:pStyle w:val="Code"/>
        <w:rPr>
          <w:highlight w:val="white"/>
        </w:rPr>
      </w:pPr>
      <w:r w:rsidRPr="00903DBA">
        <w:rPr>
          <w:highlight w:val="white"/>
        </w:rPr>
        <w:t xml:space="preserve">        case 'E':</w:t>
      </w:r>
    </w:p>
    <w:p w14:paraId="6124A926" w14:textId="77777777" w:rsidR="00442030" w:rsidRPr="00903DBA" w:rsidRDefault="00442030" w:rsidP="00442030">
      <w:pPr>
        <w:pStyle w:val="Code"/>
        <w:rPr>
          <w:highlight w:val="white"/>
        </w:rPr>
      </w:pPr>
      <w:r w:rsidRPr="00903DBA">
        <w:rPr>
          <w:highlight w:val="white"/>
        </w:rPr>
        <w:t xml:space="preserve">        case 'g':</w:t>
      </w:r>
    </w:p>
    <w:p w14:paraId="567A0014" w14:textId="77777777" w:rsidR="00442030" w:rsidRPr="00903DBA" w:rsidRDefault="00442030" w:rsidP="00442030">
      <w:pPr>
        <w:pStyle w:val="Code"/>
        <w:rPr>
          <w:highlight w:val="white"/>
        </w:rPr>
      </w:pPr>
      <w:r w:rsidRPr="00903DBA">
        <w:rPr>
          <w:highlight w:val="white"/>
        </w:rPr>
        <w:t xml:space="preserve">        case 'G':</w:t>
      </w:r>
    </w:p>
    <w:p w14:paraId="2161E0F9" w14:textId="77777777" w:rsidR="00442030" w:rsidRPr="00903DBA" w:rsidRDefault="00442030" w:rsidP="00442030">
      <w:pPr>
        <w:pStyle w:val="Code"/>
        <w:rPr>
          <w:highlight w:val="white"/>
        </w:rPr>
      </w:pPr>
      <w:r w:rsidRPr="00903DBA">
        <w:rPr>
          <w:highlight w:val="white"/>
        </w:rPr>
        <w:t xml:space="preserve">        case 'p':</w:t>
      </w:r>
    </w:p>
    <w:p w14:paraId="430084E7" w14:textId="77777777" w:rsidR="00442030" w:rsidRPr="00903DBA" w:rsidRDefault="00442030" w:rsidP="00442030">
      <w:pPr>
        <w:pStyle w:val="Code"/>
        <w:rPr>
          <w:highlight w:val="white"/>
        </w:rPr>
      </w:pPr>
      <w:r w:rsidRPr="00903DBA">
        <w:rPr>
          <w:highlight w:val="white"/>
        </w:rPr>
        <w:t xml:space="preserve">        case 'n':</w:t>
      </w:r>
    </w:p>
    <w:p w14:paraId="05F76099" w14:textId="77777777" w:rsidR="00442030" w:rsidRPr="00903DBA" w:rsidRDefault="00442030" w:rsidP="00442030">
      <w:pPr>
        <w:pStyle w:val="Code"/>
        <w:rPr>
          <w:highlight w:val="white"/>
        </w:rPr>
      </w:pPr>
      <w:r w:rsidRPr="00903DBA">
        <w:rPr>
          <w:highlight w:val="white"/>
        </w:rPr>
        <w:t xml:space="preserve">        case '%': {</w:t>
      </w:r>
    </w:p>
    <w:p w14:paraId="7E41766A" w14:textId="77777777" w:rsidR="00442030" w:rsidRPr="00903DBA" w:rsidRDefault="00442030" w:rsidP="00442030">
      <w:pPr>
        <w:pStyle w:val="Code"/>
        <w:rPr>
          <w:highlight w:val="white"/>
        </w:rPr>
      </w:pPr>
      <w:r w:rsidRPr="00903DBA">
        <w:rPr>
          <w:highlight w:val="white"/>
        </w:rPr>
        <w:t xml:space="preserve">            if (minus) {</w:t>
      </w:r>
    </w:p>
    <w:p w14:paraId="3068C07D" w14:textId="77777777" w:rsidR="00442030" w:rsidRPr="00903DBA" w:rsidRDefault="00442030" w:rsidP="00442030">
      <w:pPr>
        <w:pStyle w:val="Code"/>
        <w:rPr>
          <w:highlight w:val="white"/>
        </w:rPr>
      </w:pPr>
      <w:r w:rsidRPr="00903DBA">
        <w:rPr>
          <w:highlight w:val="white"/>
        </w:rPr>
        <w:t xml:space="preserve">              int startChars = g_outChars;</w:t>
      </w:r>
    </w:p>
    <w:p w14:paraId="3DAD382D" w14:textId="77777777" w:rsidR="00442030" w:rsidRPr="00903DBA" w:rsidRDefault="00442030" w:rsidP="00442030">
      <w:pPr>
        <w:pStyle w:val="Code"/>
        <w:rPr>
          <w:highlight w:val="white"/>
        </w:rPr>
      </w:pPr>
      <w:r w:rsidRPr="00903DBA">
        <w:rPr>
          <w:highlight w:val="white"/>
        </w:rPr>
        <w:t xml:space="preserve">              arg_list = printArgument(&amp;format[index], arg_list, plus, space,</w:t>
      </w:r>
    </w:p>
    <w:p w14:paraId="3950FC1A" w14:textId="77777777" w:rsidR="00442030" w:rsidRPr="00903DBA" w:rsidRDefault="00442030" w:rsidP="00442030">
      <w:pPr>
        <w:pStyle w:val="Code"/>
        <w:rPr>
          <w:highlight w:val="white"/>
        </w:rPr>
      </w:pPr>
      <w:r w:rsidRPr="00903DBA">
        <w:rPr>
          <w:highlight w:val="white"/>
        </w:rPr>
        <w:t xml:space="preserve">                                       grid, &amp;width, precision, shortInt,</w:t>
      </w:r>
    </w:p>
    <w:p w14:paraId="72E43E8B" w14:textId="77777777" w:rsidR="00442030" w:rsidRPr="00903DBA" w:rsidRDefault="00442030" w:rsidP="00442030">
      <w:pPr>
        <w:pStyle w:val="Code"/>
        <w:rPr>
          <w:highlight w:val="white"/>
        </w:rPr>
      </w:pPr>
      <w:r w:rsidRPr="00903DBA">
        <w:rPr>
          <w:highlight w:val="white"/>
        </w:rPr>
        <w:t xml:space="preserve">                                       longInt, longDouble, TRUE, NULL);</w:t>
      </w:r>
    </w:p>
    <w:p w14:paraId="3940572D" w14:textId="77777777" w:rsidR="00442030" w:rsidRPr="00903DBA" w:rsidRDefault="00442030" w:rsidP="00442030">
      <w:pPr>
        <w:pStyle w:val="Code"/>
        <w:rPr>
          <w:highlight w:val="white"/>
        </w:rPr>
      </w:pPr>
    </w:p>
    <w:p w14:paraId="745D3CC6" w14:textId="77777777" w:rsidR="00442030" w:rsidRPr="00903DBA" w:rsidRDefault="00442030" w:rsidP="00442030">
      <w:pPr>
        <w:pStyle w:val="Code"/>
        <w:rPr>
          <w:highlight w:val="white"/>
        </w:rPr>
      </w:pPr>
      <w:r w:rsidRPr="00903DBA">
        <w:rPr>
          <w:highlight w:val="white"/>
        </w:rPr>
        <w:t xml:space="preserve">              { int field = g_outChars - startChars;</w:t>
      </w:r>
    </w:p>
    <w:p w14:paraId="37F1798E" w14:textId="77777777" w:rsidR="00442030" w:rsidRPr="00903DBA" w:rsidRDefault="00442030" w:rsidP="00442030">
      <w:pPr>
        <w:pStyle w:val="Code"/>
        <w:rPr>
          <w:highlight w:val="white"/>
        </w:rPr>
      </w:pPr>
    </w:p>
    <w:p w14:paraId="45D11FB7" w14:textId="77777777" w:rsidR="00442030" w:rsidRPr="00903DBA" w:rsidRDefault="00442030" w:rsidP="00442030">
      <w:pPr>
        <w:pStyle w:val="Code"/>
        <w:rPr>
          <w:highlight w:val="white"/>
        </w:rPr>
      </w:pPr>
      <w:r w:rsidRPr="00903DBA">
        <w:rPr>
          <w:highlight w:val="white"/>
        </w:rPr>
        <w:t xml:space="preserve">                while (field++ &lt; width) {</w:t>
      </w:r>
    </w:p>
    <w:p w14:paraId="02BA953D" w14:textId="77777777" w:rsidR="00442030" w:rsidRPr="00903DBA" w:rsidRDefault="00442030" w:rsidP="00442030">
      <w:pPr>
        <w:pStyle w:val="Code"/>
        <w:rPr>
          <w:highlight w:val="white"/>
        </w:rPr>
      </w:pPr>
      <w:r w:rsidRPr="00903DBA">
        <w:rPr>
          <w:highlight w:val="white"/>
        </w:rPr>
        <w:t xml:space="preserve">                  printChar(' ');</w:t>
      </w:r>
    </w:p>
    <w:p w14:paraId="4AFBEBE6" w14:textId="77777777" w:rsidR="00442030" w:rsidRPr="00903DBA" w:rsidRDefault="00442030" w:rsidP="00442030">
      <w:pPr>
        <w:pStyle w:val="Code"/>
        <w:rPr>
          <w:highlight w:val="white"/>
        </w:rPr>
      </w:pPr>
      <w:r w:rsidRPr="00903DBA">
        <w:rPr>
          <w:highlight w:val="white"/>
        </w:rPr>
        <w:t xml:space="preserve">                }</w:t>
      </w:r>
    </w:p>
    <w:p w14:paraId="3D95ACE0" w14:textId="77777777" w:rsidR="00442030" w:rsidRPr="00903DBA" w:rsidRDefault="00442030" w:rsidP="00442030">
      <w:pPr>
        <w:pStyle w:val="Code"/>
        <w:rPr>
          <w:highlight w:val="white"/>
        </w:rPr>
      </w:pPr>
      <w:r w:rsidRPr="00903DBA">
        <w:rPr>
          <w:highlight w:val="white"/>
        </w:rPr>
        <w:t xml:space="preserve">              }</w:t>
      </w:r>
    </w:p>
    <w:p w14:paraId="3215E172" w14:textId="77777777" w:rsidR="00442030" w:rsidRPr="00903DBA" w:rsidRDefault="00442030" w:rsidP="00442030">
      <w:pPr>
        <w:pStyle w:val="Code"/>
        <w:rPr>
          <w:highlight w:val="white"/>
        </w:rPr>
      </w:pPr>
      <w:r w:rsidRPr="00903DBA">
        <w:rPr>
          <w:highlight w:val="white"/>
        </w:rPr>
        <w:t xml:space="preserve">            }</w:t>
      </w:r>
    </w:p>
    <w:p w14:paraId="0C76A49D" w14:textId="77777777" w:rsidR="00442030" w:rsidRPr="00903DBA" w:rsidRDefault="00442030" w:rsidP="00442030">
      <w:pPr>
        <w:pStyle w:val="Code"/>
        <w:rPr>
          <w:highlight w:val="white"/>
        </w:rPr>
      </w:pPr>
      <w:r w:rsidRPr="00903DBA">
        <w:rPr>
          <w:highlight w:val="white"/>
        </w:rPr>
        <w:t xml:space="preserve">            else if (zero) {</w:t>
      </w:r>
    </w:p>
    <w:p w14:paraId="3E95D87A" w14:textId="77777777" w:rsidR="00442030" w:rsidRPr="00903DBA" w:rsidRDefault="00442030" w:rsidP="00442030">
      <w:pPr>
        <w:pStyle w:val="Code"/>
        <w:rPr>
          <w:highlight w:val="white"/>
        </w:rPr>
      </w:pPr>
      <w:r w:rsidRPr="00903DBA">
        <w:rPr>
          <w:highlight w:val="white"/>
        </w:rPr>
        <w:t xml:space="preserve">              int startChars = g_outChars, oldOutStatus = g_outStatus;</w:t>
      </w:r>
    </w:p>
    <w:p w14:paraId="159E9810" w14:textId="77777777" w:rsidR="00442030" w:rsidRPr="00903DBA" w:rsidRDefault="00442030" w:rsidP="00442030">
      <w:pPr>
        <w:pStyle w:val="Code"/>
        <w:rPr>
          <w:highlight w:val="white"/>
        </w:rPr>
      </w:pPr>
      <w:r w:rsidRPr="00903DBA">
        <w:rPr>
          <w:highlight w:val="white"/>
        </w:rPr>
        <w:t xml:space="preserve">              BOOL negative = FALSE;</w:t>
      </w:r>
    </w:p>
    <w:p w14:paraId="003C6C31" w14:textId="77777777" w:rsidR="00442030" w:rsidRPr="00903DBA" w:rsidRDefault="00442030" w:rsidP="00442030">
      <w:pPr>
        <w:pStyle w:val="Code"/>
        <w:rPr>
          <w:highlight w:val="white"/>
        </w:rPr>
      </w:pPr>
      <w:r w:rsidRPr="00903DBA">
        <w:rPr>
          <w:highlight w:val="white"/>
        </w:rPr>
        <w:t xml:space="preserve">            </w:t>
      </w:r>
    </w:p>
    <w:p w14:paraId="290F4721" w14:textId="77777777" w:rsidR="00442030" w:rsidRPr="00903DBA" w:rsidRDefault="00442030" w:rsidP="00442030">
      <w:pPr>
        <w:pStyle w:val="Code"/>
        <w:rPr>
          <w:highlight w:val="white"/>
        </w:rPr>
      </w:pPr>
      <w:r w:rsidRPr="00903DBA">
        <w:rPr>
          <w:highlight w:val="white"/>
        </w:rPr>
        <w:t xml:space="preserve">              g_outStatus = BLANK;</w:t>
      </w:r>
    </w:p>
    <w:p w14:paraId="4A2880BA" w14:textId="77777777" w:rsidR="00442030" w:rsidRPr="00903DBA" w:rsidRDefault="00442030" w:rsidP="00442030">
      <w:pPr>
        <w:pStyle w:val="Code"/>
        <w:rPr>
          <w:highlight w:val="white"/>
        </w:rPr>
      </w:pPr>
      <w:r w:rsidRPr="00903DBA">
        <w:rPr>
          <w:highlight w:val="white"/>
        </w:rPr>
        <w:t xml:space="preserve">              printArgument(&amp;format[index], arg_list, FALSE, FALSE, grid,</w:t>
      </w:r>
    </w:p>
    <w:p w14:paraId="0EDF293A" w14:textId="77777777" w:rsidR="00442030" w:rsidRPr="00903DBA" w:rsidRDefault="00442030" w:rsidP="00442030">
      <w:pPr>
        <w:pStyle w:val="Code"/>
        <w:rPr>
          <w:highlight w:val="white"/>
        </w:rPr>
      </w:pPr>
      <w:r w:rsidRPr="00903DBA">
        <w:rPr>
          <w:highlight w:val="white"/>
        </w:rPr>
        <w:t xml:space="preserve">                            &amp;width, precision, shortInt, longInt,</w:t>
      </w:r>
    </w:p>
    <w:p w14:paraId="223D5EC1" w14:textId="77777777" w:rsidR="00442030" w:rsidRPr="00903DBA" w:rsidRDefault="00442030" w:rsidP="00442030">
      <w:pPr>
        <w:pStyle w:val="Code"/>
        <w:rPr>
          <w:highlight w:val="white"/>
        </w:rPr>
      </w:pPr>
      <w:r w:rsidRPr="00903DBA">
        <w:rPr>
          <w:highlight w:val="white"/>
        </w:rPr>
        <w:t xml:space="preserve">                            longDouble, FALSE, &amp;negative);</w:t>
      </w:r>
    </w:p>
    <w:p w14:paraId="2768CCEF" w14:textId="77777777" w:rsidR="00442030" w:rsidRPr="00903DBA" w:rsidRDefault="00442030" w:rsidP="00442030">
      <w:pPr>
        <w:pStyle w:val="Code"/>
        <w:rPr>
          <w:highlight w:val="white"/>
        </w:rPr>
      </w:pPr>
      <w:r w:rsidRPr="00903DBA">
        <w:rPr>
          <w:highlight w:val="white"/>
        </w:rPr>
        <w:t xml:space="preserve">              g_outStatus = oldOutStatus;</w:t>
      </w:r>
    </w:p>
    <w:p w14:paraId="7A8AB6DA" w14:textId="77777777" w:rsidR="00442030" w:rsidRPr="00903DBA" w:rsidRDefault="00442030" w:rsidP="00442030">
      <w:pPr>
        <w:pStyle w:val="Code"/>
        <w:rPr>
          <w:highlight w:val="white"/>
        </w:rPr>
      </w:pPr>
    </w:p>
    <w:p w14:paraId="3695B4B8" w14:textId="77777777" w:rsidR="00442030" w:rsidRPr="00903DBA" w:rsidRDefault="00442030" w:rsidP="00442030">
      <w:pPr>
        <w:pStyle w:val="Code"/>
        <w:rPr>
          <w:highlight w:val="white"/>
        </w:rPr>
      </w:pPr>
      <w:r w:rsidRPr="00903DBA">
        <w:rPr>
          <w:highlight w:val="white"/>
        </w:rPr>
        <w:t xml:space="preserve">              { int field = g_outChars - startChars;</w:t>
      </w:r>
    </w:p>
    <w:p w14:paraId="2842C37F" w14:textId="77777777" w:rsidR="00442030" w:rsidRPr="00903DBA" w:rsidRDefault="00442030" w:rsidP="00442030">
      <w:pPr>
        <w:pStyle w:val="Code"/>
        <w:rPr>
          <w:highlight w:val="white"/>
        </w:rPr>
      </w:pPr>
      <w:r w:rsidRPr="00903DBA">
        <w:rPr>
          <w:highlight w:val="white"/>
        </w:rPr>
        <w:t xml:space="preserve">                g_outChars = startChars;</w:t>
      </w:r>
    </w:p>
    <w:p w14:paraId="2452B202" w14:textId="77777777" w:rsidR="00442030" w:rsidRPr="00903DBA" w:rsidRDefault="00442030" w:rsidP="00442030">
      <w:pPr>
        <w:pStyle w:val="Code"/>
        <w:rPr>
          <w:highlight w:val="white"/>
        </w:rPr>
      </w:pPr>
    </w:p>
    <w:p w14:paraId="1383CC86" w14:textId="77777777" w:rsidR="00442030" w:rsidRPr="00903DBA" w:rsidRDefault="00442030" w:rsidP="00442030">
      <w:pPr>
        <w:pStyle w:val="Code"/>
        <w:rPr>
          <w:highlight w:val="white"/>
        </w:rPr>
      </w:pPr>
      <w:r w:rsidRPr="00903DBA">
        <w:rPr>
          <w:highlight w:val="white"/>
        </w:rPr>
        <w:t xml:space="preserve">                if (negative) {               </w:t>
      </w:r>
    </w:p>
    <w:p w14:paraId="4249E355" w14:textId="77777777" w:rsidR="00442030" w:rsidRPr="00903DBA" w:rsidRDefault="00442030" w:rsidP="00442030">
      <w:pPr>
        <w:pStyle w:val="Code"/>
        <w:rPr>
          <w:highlight w:val="white"/>
        </w:rPr>
      </w:pPr>
      <w:r w:rsidRPr="00903DBA">
        <w:rPr>
          <w:highlight w:val="white"/>
        </w:rPr>
        <w:t xml:space="preserve">                  printChar('X');</w:t>
      </w:r>
    </w:p>
    <w:p w14:paraId="27A305A1" w14:textId="77777777" w:rsidR="00442030" w:rsidRPr="00903DBA" w:rsidRDefault="00442030" w:rsidP="00442030">
      <w:pPr>
        <w:pStyle w:val="Code"/>
        <w:rPr>
          <w:highlight w:val="white"/>
        </w:rPr>
      </w:pPr>
      <w:r w:rsidRPr="00903DBA">
        <w:rPr>
          <w:highlight w:val="white"/>
        </w:rPr>
        <w:t xml:space="preserve">                  printChar('-');</w:t>
      </w:r>
    </w:p>
    <w:p w14:paraId="341BAB7C" w14:textId="77777777" w:rsidR="00442030" w:rsidRPr="00903DBA" w:rsidRDefault="00442030" w:rsidP="00442030">
      <w:pPr>
        <w:pStyle w:val="Code"/>
        <w:rPr>
          <w:highlight w:val="white"/>
        </w:rPr>
      </w:pPr>
      <w:r w:rsidRPr="00903DBA">
        <w:rPr>
          <w:highlight w:val="white"/>
        </w:rPr>
        <w:t xml:space="preserve">                  ++field;</w:t>
      </w:r>
    </w:p>
    <w:p w14:paraId="248E7E27" w14:textId="77777777" w:rsidR="00442030" w:rsidRPr="00903DBA" w:rsidRDefault="00442030" w:rsidP="00442030">
      <w:pPr>
        <w:pStyle w:val="Code"/>
        <w:rPr>
          <w:highlight w:val="white"/>
        </w:rPr>
      </w:pPr>
      <w:r w:rsidRPr="00903DBA">
        <w:rPr>
          <w:highlight w:val="white"/>
        </w:rPr>
        <w:t xml:space="preserve">                }</w:t>
      </w:r>
    </w:p>
    <w:p w14:paraId="098A6A4C" w14:textId="77777777" w:rsidR="00442030" w:rsidRPr="00903DBA" w:rsidRDefault="00442030" w:rsidP="00442030">
      <w:pPr>
        <w:pStyle w:val="Code"/>
        <w:rPr>
          <w:highlight w:val="white"/>
        </w:rPr>
      </w:pPr>
      <w:r w:rsidRPr="00903DBA">
        <w:rPr>
          <w:highlight w:val="white"/>
        </w:rPr>
        <w:t xml:space="preserve">                else if (plus) {</w:t>
      </w:r>
    </w:p>
    <w:p w14:paraId="1E1CAE11" w14:textId="77777777" w:rsidR="00442030" w:rsidRPr="00903DBA" w:rsidRDefault="00442030" w:rsidP="00442030">
      <w:pPr>
        <w:pStyle w:val="Code"/>
        <w:rPr>
          <w:highlight w:val="white"/>
        </w:rPr>
      </w:pPr>
      <w:r w:rsidRPr="00903DBA">
        <w:rPr>
          <w:highlight w:val="white"/>
        </w:rPr>
        <w:t xml:space="preserve">                  printChar('+');</w:t>
      </w:r>
    </w:p>
    <w:p w14:paraId="4D4E8E74" w14:textId="77777777" w:rsidR="00442030" w:rsidRPr="00903DBA" w:rsidRDefault="00442030" w:rsidP="00442030">
      <w:pPr>
        <w:pStyle w:val="Code"/>
        <w:rPr>
          <w:highlight w:val="white"/>
        </w:rPr>
      </w:pPr>
      <w:r w:rsidRPr="00903DBA">
        <w:rPr>
          <w:highlight w:val="white"/>
        </w:rPr>
        <w:t xml:space="preserve">                  ++field;</w:t>
      </w:r>
    </w:p>
    <w:p w14:paraId="59BBCE88" w14:textId="77777777" w:rsidR="00442030" w:rsidRPr="00903DBA" w:rsidRDefault="00442030" w:rsidP="00442030">
      <w:pPr>
        <w:pStyle w:val="Code"/>
        <w:rPr>
          <w:highlight w:val="white"/>
        </w:rPr>
      </w:pPr>
      <w:r w:rsidRPr="00903DBA">
        <w:rPr>
          <w:highlight w:val="white"/>
        </w:rPr>
        <w:t xml:space="preserve">                }</w:t>
      </w:r>
    </w:p>
    <w:p w14:paraId="14EF21CF" w14:textId="77777777" w:rsidR="00442030" w:rsidRPr="00903DBA" w:rsidRDefault="00442030" w:rsidP="00442030">
      <w:pPr>
        <w:pStyle w:val="Code"/>
        <w:rPr>
          <w:highlight w:val="white"/>
        </w:rPr>
      </w:pPr>
      <w:r w:rsidRPr="00903DBA">
        <w:rPr>
          <w:highlight w:val="white"/>
        </w:rPr>
        <w:t xml:space="preserve">                else if (space) {</w:t>
      </w:r>
    </w:p>
    <w:p w14:paraId="34F0B2FB" w14:textId="77777777" w:rsidR="00442030" w:rsidRPr="00903DBA" w:rsidRDefault="00442030" w:rsidP="00442030">
      <w:pPr>
        <w:pStyle w:val="Code"/>
        <w:rPr>
          <w:highlight w:val="white"/>
        </w:rPr>
      </w:pPr>
      <w:r w:rsidRPr="00903DBA">
        <w:rPr>
          <w:highlight w:val="white"/>
        </w:rPr>
        <w:t xml:space="preserve">                  printChar(' ');</w:t>
      </w:r>
    </w:p>
    <w:p w14:paraId="110F042E" w14:textId="77777777" w:rsidR="00442030" w:rsidRPr="00903DBA" w:rsidRDefault="00442030" w:rsidP="00442030">
      <w:pPr>
        <w:pStyle w:val="Code"/>
        <w:rPr>
          <w:highlight w:val="white"/>
        </w:rPr>
      </w:pPr>
      <w:r w:rsidRPr="00903DBA">
        <w:rPr>
          <w:highlight w:val="white"/>
        </w:rPr>
        <w:t xml:space="preserve">                  ++field;</w:t>
      </w:r>
    </w:p>
    <w:p w14:paraId="082006A5" w14:textId="77777777" w:rsidR="00442030" w:rsidRPr="00903DBA" w:rsidRDefault="00442030" w:rsidP="00442030">
      <w:pPr>
        <w:pStyle w:val="Code"/>
        <w:rPr>
          <w:highlight w:val="white"/>
        </w:rPr>
      </w:pPr>
      <w:r w:rsidRPr="00903DBA">
        <w:rPr>
          <w:highlight w:val="white"/>
        </w:rPr>
        <w:t xml:space="preserve">                }</w:t>
      </w:r>
    </w:p>
    <w:p w14:paraId="4FABA8AE" w14:textId="77777777" w:rsidR="00442030" w:rsidRPr="00903DBA" w:rsidRDefault="00442030" w:rsidP="00442030">
      <w:pPr>
        <w:pStyle w:val="Code"/>
        <w:rPr>
          <w:highlight w:val="white"/>
        </w:rPr>
      </w:pPr>
    </w:p>
    <w:p w14:paraId="0772F2A8" w14:textId="77777777" w:rsidR="00442030" w:rsidRPr="00903DBA" w:rsidRDefault="00442030" w:rsidP="00442030">
      <w:pPr>
        <w:pStyle w:val="Code"/>
        <w:rPr>
          <w:highlight w:val="white"/>
        </w:rPr>
      </w:pPr>
      <w:r w:rsidRPr="00903DBA">
        <w:rPr>
          <w:highlight w:val="white"/>
        </w:rPr>
        <w:t xml:space="preserve">                while (field++ &lt; width) {</w:t>
      </w:r>
    </w:p>
    <w:p w14:paraId="5FD3C988" w14:textId="77777777" w:rsidR="00442030" w:rsidRPr="00903DBA" w:rsidRDefault="00442030" w:rsidP="00442030">
      <w:pPr>
        <w:pStyle w:val="Code"/>
        <w:rPr>
          <w:highlight w:val="white"/>
        </w:rPr>
      </w:pPr>
      <w:r w:rsidRPr="00903DBA">
        <w:rPr>
          <w:highlight w:val="white"/>
        </w:rPr>
        <w:t xml:space="preserve">                  printChar('0');</w:t>
      </w:r>
    </w:p>
    <w:p w14:paraId="5AE75094" w14:textId="77777777" w:rsidR="00442030" w:rsidRPr="00903DBA" w:rsidRDefault="00442030" w:rsidP="00442030">
      <w:pPr>
        <w:pStyle w:val="Code"/>
        <w:rPr>
          <w:highlight w:val="white"/>
        </w:rPr>
      </w:pPr>
      <w:r w:rsidRPr="00903DBA">
        <w:rPr>
          <w:highlight w:val="white"/>
        </w:rPr>
        <w:t xml:space="preserve">                }</w:t>
      </w:r>
    </w:p>
    <w:p w14:paraId="770B265D" w14:textId="77777777" w:rsidR="00442030" w:rsidRPr="00903DBA" w:rsidRDefault="00442030" w:rsidP="00442030">
      <w:pPr>
        <w:pStyle w:val="Code"/>
        <w:rPr>
          <w:highlight w:val="white"/>
        </w:rPr>
      </w:pPr>
    </w:p>
    <w:p w14:paraId="01CBAD82" w14:textId="77777777" w:rsidR="00442030" w:rsidRPr="00903DBA" w:rsidRDefault="00442030" w:rsidP="00442030">
      <w:pPr>
        <w:pStyle w:val="Code"/>
        <w:rPr>
          <w:highlight w:val="white"/>
        </w:rPr>
      </w:pPr>
      <w:r w:rsidRPr="00903DBA">
        <w:rPr>
          <w:highlight w:val="white"/>
        </w:rPr>
        <w:t xml:space="preserve">                arg_list = printArgument(&amp;format[index], arg_list, FALSE, FALSE,</w:t>
      </w:r>
    </w:p>
    <w:p w14:paraId="7DCC011B" w14:textId="77777777" w:rsidR="00442030" w:rsidRPr="00903DBA" w:rsidRDefault="00442030" w:rsidP="00442030">
      <w:pPr>
        <w:pStyle w:val="Code"/>
        <w:rPr>
          <w:highlight w:val="white"/>
        </w:rPr>
      </w:pPr>
      <w:r w:rsidRPr="00903DBA">
        <w:rPr>
          <w:highlight w:val="white"/>
        </w:rPr>
        <w:t xml:space="preserve">                                         grid, NULL, precision, shortInt,</w:t>
      </w:r>
    </w:p>
    <w:p w14:paraId="16536173" w14:textId="77777777" w:rsidR="00442030" w:rsidRPr="00903DBA" w:rsidRDefault="00442030" w:rsidP="00442030">
      <w:pPr>
        <w:pStyle w:val="Code"/>
        <w:rPr>
          <w:highlight w:val="white"/>
        </w:rPr>
      </w:pPr>
      <w:r w:rsidRPr="00903DBA">
        <w:rPr>
          <w:highlight w:val="white"/>
        </w:rPr>
        <w:t xml:space="preserve">                                         longInt, longDouble, FALSE, NULL);</w:t>
      </w:r>
    </w:p>
    <w:p w14:paraId="17CE2DE7" w14:textId="77777777" w:rsidR="00442030" w:rsidRPr="00903DBA" w:rsidRDefault="00442030" w:rsidP="00442030">
      <w:pPr>
        <w:pStyle w:val="Code"/>
        <w:rPr>
          <w:highlight w:val="white"/>
        </w:rPr>
      </w:pPr>
      <w:r w:rsidRPr="00903DBA">
        <w:rPr>
          <w:highlight w:val="white"/>
        </w:rPr>
        <w:t xml:space="preserve">              }</w:t>
      </w:r>
    </w:p>
    <w:p w14:paraId="5BC3C870" w14:textId="77777777" w:rsidR="00442030" w:rsidRPr="00903DBA" w:rsidRDefault="00442030" w:rsidP="00442030">
      <w:pPr>
        <w:pStyle w:val="Code"/>
        <w:rPr>
          <w:highlight w:val="white"/>
        </w:rPr>
      </w:pPr>
      <w:r w:rsidRPr="00903DBA">
        <w:rPr>
          <w:highlight w:val="white"/>
        </w:rPr>
        <w:t xml:space="preserve">            }</w:t>
      </w:r>
    </w:p>
    <w:p w14:paraId="00ED6282" w14:textId="77777777" w:rsidR="00442030" w:rsidRPr="00903DBA" w:rsidRDefault="00442030" w:rsidP="00442030">
      <w:pPr>
        <w:pStyle w:val="Code"/>
        <w:rPr>
          <w:highlight w:val="white"/>
        </w:rPr>
      </w:pPr>
      <w:r w:rsidRPr="00903DBA">
        <w:rPr>
          <w:highlight w:val="white"/>
        </w:rPr>
        <w:t xml:space="preserve">            else {</w:t>
      </w:r>
    </w:p>
    <w:p w14:paraId="2DE8C555" w14:textId="77777777" w:rsidR="00442030" w:rsidRPr="00903DBA" w:rsidRDefault="00442030" w:rsidP="00442030">
      <w:pPr>
        <w:pStyle w:val="Code"/>
        <w:rPr>
          <w:highlight w:val="white"/>
        </w:rPr>
      </w:pPr>
      <w:r w:rsidRPr="00903DBA">
        <w:rPr>
          <w:highlight w:val="white"/>
        </w:rPr>
        <w:t xml:space="preserve">              int startChars = g_outChars, oldOutStatus = g_outStatus;</w:t>
      </w:r>
    </w:p>
    <w:p w14:paraId="55E718E2" w14:textId="77777777" w:rsidR="00442030" w:rsidRPr="00903DBA" w:rsidRDefault="00442030" w:rsidP="00442030">
      <w:pPr>
        <w:pStyle w:val="Code"/>
        <w:rPr>
          <w:highlight w:val="white"/>
        </w:rPr>
      </w:pPr>
    </w:p>
    <w:p w14:paraId="1DB274A0" w14:textId="77777777" w:rsidR="00442030" w:rsidRPr="00903DBA" w:rsidRDefault="00442030" w:rsidP="00442030">
      <w:pPr>
        <w:pStyle w:val="Code"/>
        <w:rPr>
          <w:highlight w:val="white"/>
        </w:rPr>
      </w:pPr>
      <w:r w:rsidRPr="00903DBA">
        <w:rPr>
          <w:highlight w:val="white"/>
        </w:rPr>
        <w:t xml:space="preserve">              g_outStatus = BLANK;</w:t>
      </w:r>
    </w:p>
    <w:p w14:paraId="6230EA1A" w14:textId="77777777" w:rsidR="00442030" w:rsidRPr="00903DBA" w:rsidRDefault="00442030" w:rsidP="00442030">
      <w:pPr>
        <w:pStyle w:val="Code"/>
        <w:rPr>
          <w:highlight w:val="white"/>
        </w:rPr>
      </w:pPr>
      <w:r w:rsidRPr="00903DBA">
        <w:rPr>
          <w:highlight w:val="white"/>
        </w:rPr>
        <w:t xml:space="preserve">              printArgument(&amp;format[index], arg_list, plus, space, grid,</w:t>
      </w:r>
    </w:p>
    <w:p w14:paraId="0991C855" w14:textId="77777777" w:rsidR="00442030" w:rsidRPr="00903DBA" w:rsidRDefault="00442030" w:rsidP="00442030">
      <w:pPr>
        <w:pStyle w:val="Code"/>
        <w:rPr>
          <w:highlight w:val="white"/>
        </w:rPr>
      </w:pPr>
      <w:r w:rsidRPr="00903DBA">
        <w:rPr>
          <w:highlight w:val="white"/>
        </w:rPr>
        <w:t xml:space="preserve">                            &amp;width, precision, shortInt, longInt,</w:t>
      </w:r>
    </w:p>
    <w:p w14:paraId="38BF1309" w14:textId="77777777" w:rsidR="00442030" w:rsidRPr="00903DBA" w:rsidRDefault="00442030" w:rsidP="00442030">
      <w:pPr>
        <w:pStyle w:val="Code"/>
        <w:rPr>
          <w:highlight w:val="white"/>
        </w:rPr>
      </w:pPr>
      <w:r w:rsidRPr="00903DBA">
        <w:rPr>
          <w:highlight w:val="white"/>
        </w:rPr>
        <w:t xml:space="preserve">                            longDouble, TRUE, NULL);              </w:t>
      </w:r>
    </w:p>
    <w:p w14:paraId="154A15EA" w14:textId="77777777" w:rsidR="00442030" w:rsidRPr="00903DBA" w:rsidRDefault="00442030" w:rsidP="00442030">
      <w:pPr>
        <w:pStyle w:val="Code"/>
        <w:rPr>
          <w:highlight w:val="white"/>
        </w:rPr>
      </w:pPr>
      <w:r w:rsidRPr="00903DBA">
        <w:rPr>
          <w:highlight w:val="white"/>
        </w:rPr>
        <w:t xml:space="preserve">              g_outStatus = oldOutStatus;</w:t>
      </w:r>
    </w:p>
    <w:p w14:paraId="56377D16" w14:textId="77777777" w:rsidR="00442030" w:rsidRPr="00903DBA" w:rsidRDefault="00442030" w:rsidP="00442030">
      <w:pPr>
        <w:pStyle w:val="Code"/>
        <w:rPr>
          <w:highlight w:val="white"/>
        </w:rPr>
      </w:pPr>
    </w:p>
    <w:p w14:paraId="29C68EFC" w14:textId="77777777" w:rsidR="00442030" w:rsidRPr="00903DBA" w:rsidRDefault="00442030" w:rsidP="00442030">
      <w:pPr>
        <w:pStyle w:val="Code"/>
        <w:rPr>
          <w:highlight w:val="white"/>
        </w:rPr>
      </w:pPr>
      <w:r w:rsidRPr="00903DBA">
        <w:rPr>
          <w:highlight w:val="white"/>
        </w:rPr>
        <w:t xml:space="preserve">              { </w:t>
      </w:r>
      <w:r w:rsidRPr="00903DBA">
        <w:rPr>
          <w:color w:val="0000FF"/>
          <w:highlight w:val="white"/>
        </w:rPr>
        <w:t>int</w:t>
      </w:r>
      <w:r w:rsidRPr="00903DBA">
        <w:rPr>
          <w:highlight w:val="white"/>
        </w:rPr>
        <w:t xml:space="preserve"> field = g_outChars - startChars;</w:t>
      </w:r>
    </w:p>
    <w:p w14:paraId="416812CB" w14:textId="77777777" w:rsidR="00442030" w:rsidRPr="00903DBA" w:rsidRDefault="00442030" w:rsidP="00442030">
      <w:pPr>
        <w:pStyle w:val="Code"/>
        <w:rPr>
          <w:highlight w:val="white"/>
        </w:rPr>
      </w:pPr>
      <w:r w:rsidRPr="00903DBA">
        <w:rPr>
          <w:highlight w:val="white"/>
        </w:rPr>
        <w:t xml:space="preserve">                g_outChars = startChars;</w:t>
      </w:r>
    </w:p>
    <w:p w14:paraId="50A5C6E5" w14:textId="77777777" w:rsidR="00442030" w:rsidRPr="00903DBA" w:rsidRDefault="00442030" w:rsidP="00442030">
      <w:pPr>
        <w:pStyle w:val="Code"/>
        <w:rPr>
          <w:highlight w:val="white"/>
        </w:rPr>
      </w:pPr>
    </w:p>
    <w:p w14:paraId="02CC0E2B"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while</w:t>
      </w:r>
      <w:r w:rsidRPr="00903DBA">
        <w:rPr>
          <w:highlight w:val="white"/>
        </w:rPr>
        <w:t xml:space="preserve"> (field++ &lt; width) {</w:t>
      </w:r>
    </w:p>
    <w:p w14:paraId="69484C54" w14:textId="77777777" w:rsidR="00442030" w:rsidRPr="00903DBA" w:rsidRDefault="00442030" w:rsidP="00442030">
      <w:pPr>
        <w:pStyle w:val="Code"/>
        <w:rPr>
          <w:highlight w:val="white"/>
        </w:rPr>
      </w:pPr>
      <w:r w:rsidRPr="00903DBA">
        <w:rPr>
          <w:highlight w:val="white"/>
        </w:rPr>
        <w:t xml:space="preserve">                  printChar(</w:t>
      </w:r>
      <w:r w:rsidRPr="00903DBA">
        <w:rPr>
          <w:color w:val="A31515"/>
          <w:highlight w:val="white"/>
        </w:rPr>
        <w:t>' '</w:t>
      </w:r>
      <w:r w:rsidRPr="00903DBA">
        <w:rPr>
          <w:highlight w:val="white"/>
        </w:rPr>
        <w:t>);</w:t>
      </w:r>
    </w:p>
    <w:p w14:paraId="15A52204" w14:textId="77777777" w:rsidR="00442030" w:rsidRPr="00903DBA" w:rsidRDefault="00442030" w:rsidP="00442030">
      <w:pPr>
        <w:pStyle w:val="Code"/>
        <w:rPr>
          <w:highlight w:val="white"/>
        </w:rPr>
      </w:pPr>
      <w:r w:rsidRPr="00903DBA">
        <w:rPr>
          <w:highlight w:val="white"/>
        </w:rPr>
        <w:t xml:space="preserve">                }</w:t>
      </w:r>
    </w:p>
    <w:p w14:paraId="7B16A25B" w14:textId="77777777" w:rsidR="00442030" w:rsidRPr="00903DBA" w:rsidRDefault="00442030" w:rsidP="00442030">
      <w:pPr>
        <w:pStyle w:val="Code"/>
        <w:rPr>
          <w:highlight w:val="white"/>
        </w:rPr>
      </w:pPr>
    </w:p>
    <w:p w14:paraId="2E5F7206" w14:textId="77777777" w:rsidR="00442030" w:rsidRPr="00903DBA" w:rsidRDefault="00442030" w:rsidP="00442030">
      <w:pPr>
        <w:pStyle w:val="Code"/>
        <w:rPr>
          <w:highlight w:val="white"/>
        </w:rPr>
      </w:pPr>
      <w:r w:rsidRPr="00903DBA">
        <w:rPr>
          <w:highlight w:val="white"/>
        </w:rPr>
        <w:t xml:space="preserve">                arg_list = printArgument(&amp;format[index], arg_list, plus, space,</w:t>
      </w:r>
    </w:p>
    <w:p w14:paraId="1EA6187D" w14:textId="77777777" w:rsidR="00442030" w:rsidRPr="00903DBA" w:rsidRDefault="00442030" w:rsidP="00442030">
      <w:pPr>
        <w:pStyle w:val="Code"/>
        <w:rPr>
          <w:highlight w:val="white"/>
        </w:rPr>
      </w:pPr>
      <w:r w:rsidRPr="00903DBA">
        <w:rPr>
          <w:highlight w:val="white"/>
        </w:rPr>
        <w:t xml:space="preserve">                                         grid, NULL, precision, shortInt,</w:t>
      </w:r>
    </w:p>
    <w:p w14:paraId="650631C0" w14:textId="77777777" w:rsidR="00442030" w:rsidRPr="00903DBA" w:rsidRDefault="00442030" w:rsidP="00442030">
      <w:pPr>
        <w:pStyle w:val="Code"/>
        <w:rPr>
          <w:highlight w:val="white"/>
        </w:rPr>
      </w:pPr>
      <w:r w:rsidRPr="00903DBA">
        <w:rPr>
          <w:highlight w:val="white"/>
        </w:rPr>
        <w:t xml:space="preserve">                                         longInt, longDouble, TRUE, NULL);</w:t>
      </w:r>
    </w:p>
    <w:p w14:paraId="39AF7163" w14:textId="77777777" w:rsidR="00442030" w:rsidRPr="00903DBA" w:rsidRDefault="00442030" w:rsidP="00442030">
      <w:pPr>
        <w:pStyle w:val="Code"/>
        <w:rPr>
          <w:highlight w:val="white"/>
        </w:rPr>
      </w:pPr>
      <w:r w:rsidRPr="00903DBA">
        <w:rPr>
          <w:highlight w:val="white"/>
        </w:rPr>
        <w:t xml:space="preserve">              }</w:t>
      </w:r>
    </w:p>
    <w:p w14:paraId="1A9DA641" w14:textId="77777777" w:rsidR="00442030" w:rsidRPr="00903DBA" w:rsidRDefault="00442030" w:rsidP="00442030">
      <w:pPr>
        <w:pStyle w:val="Code"/>
        <w:rPr>
          <w:highlight w:val="white"/>
        </w:rPr>
      </w:pPr>
      <w:r w:rsidRPr="00903DBA">
        <w:rPr>
          <w:highlight w:val="white"/>
        </w:rPr>
        <w:t xml:space="preserve">            }</w:t>
      </w:r>
    </w:p>
    <w:p w14:paraId="2CFFC370" w14:textId="77777777" w:rsidR="00442030" w:rsidRPr="00903DBA" w:rsidRDefault="00442030" w:rsidP="00442030">
      <w:pPr>
        <w:pStyle w:val="Code"/>
        <w:rPr>
          <w:highlight w:val="white"/>
        </w:rPr>
      </w:pPr>
    </w:p>
    <w:p w14:paraId="6AF95F86" w14:textId="77777777" w:rsidR="00442030" w:rsidRPr="00903DBA" w:rsidRDefault="00442030" w:rsidP="00442030">
      <w:pPr>
        <w:pStyle w:val="Code"/>
        <w:rPr>
          <w:highlight w:val="white"/>
        </w:rPr>
      </w:pPr>
      <w:r w:rsidRPr="00903DBA">
        <w:rPr>
          <w:highlight w:val="white"/>
        </w:rPr>
        <w:t xml:space="preserve">            percent = FALSE;</w:t>
      </w:r>
    </w:p>
    <w:p w14:paraId="7BD28E96" w14:textId="77777777" w:rsidR="00442030" w:rsidRPr="00903DBA" w:rsidRDefault="00442030" w:rsidP="00442030">
      <w:pPr>
        <w:pStyle w:val="Code"/>
        <w:rPr>
          <w:highlight w:val="white"/>
        </w:rPr>
      </w:pPr>
      <w:r w:rsidRPr="00903DBA">
        <w:rPr>
          <w:highlight w:val="white"/>
        </w:rPr>
        <w:t xml:space="preserve">          }</w:t>
      </w:r>
    </w:p>
    <w:p w14:paraId="57B51AE2"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break</w:t>
      </w:r>
      <w:r w:rsidRPr="00903DBA">
        <w:rPr>
          <w:highlight w:val="white"/>
        </w:rPr>
        <w:t>;</w:t>
      </w:r>
    </w:p>
    <w:p w14:paraId="59D53CD2" w14:textId="77777777" w:rsidR="00442030" w:rsidRPr="00903DBA" w:rsidRDefault="00442030" w:rsidP="00442030">
      <w:pPr>
        <w:pStyle w:val="Code"/>
        <w:rPr>
          <w:highlight w:val="white"/>
        </w:rPr>
      </w:pPr>
    </w:p>
    <w:p w14:paraId="648B33A1"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default</w:t>
      </w:r>
      <w:r w:rsidRPr="00903DBA">
        <w:rPr>
          <w:highlight w:val="white"/>
        </w:rPr>
        <w:t>: {</w:t>
      </w:r>
    </w:p>
    <w:p w14:paraId="4B48A48B"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int</w:t>
      </w:r>
      <w:r w:rsidRPr="00903DBA">
        <w:rPr>
          <w:highlight w:val="white"/>
        </w:rPr>
        <w:t xml:space="preserve"> value = 0;</w:t>
      </w:r>
    </w:p>
    <w:p w14:paraId="3CDD4868"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while</w:t>
      </w:r>
      <w:r w:rsidRPr="00903DBA">
        <w:rPr>
          <w:highlight w:val="white"/>
        </w:rPr>
        <w:t xml:space="preserve"> (isdigit(c)) {</w:t>
      </w:r>
    </w:p>
    <w:p w14:paraId="102F8471" w14:textId="77777777" w:rsidR="00442030" w:rsidRPr="00903DBA" w:rsidRDefault="00442030" w:rsidP="00442030">
      <w:pPr>
        <w:pStyle w:val="Code"/>
        <w:rPr>
          <w:highlight w:val="white"/>
        </w:rPr>
      </w:pPr>
      <w:r w:rsidRPr="00903DBA">
        <w:rPr>
          <w:highlight w:val="white"/>
        </w:rPr>
        <w:t xml:space="preserve">              value = (10 * value) + (c - </w:t>
      </w:r>
      <w:r w:rsidRPr="00903DBA">
        <w:rPr>
          <w:color w:val="A31515"/>
          <w:highlight w:val="white"/>
        </w:rPr>
        <w:t>'0'</w:t>
      </w:r>
      <w:r w:rsidRPr="00903DBA">
        <w:rPr>
          <w:highlight w:val="white"/>
        </w:rPr>
        <w:t>);</w:t>
      </w:r>
    </w:p>
    <w:p w14:paraId="09F8A18B" w14:textId="77777777" w:rsidR="00442030" w:rsidRPr="00903DBA" w:rsidRDefault="00442030" w:rsidP="00442030">
      <w:pPr>
        <w:pStyle w:val="Code"/>
        <w:rPr>
          <w:highlight w:val="white"/>
        </w:rPr>
      </w:pPr>
      <w:r w:rsidRPr="00903DBA">
        <w:rPr>
          <w:highlight w:val="white"/>
        </w:rPr>
        <w:t xml:space="preserve">              c = format[++index];</w:t>
      </w:r>
    </w:p>
    <w:p w14:paraId="225A17B5" w14:textId="77777777" w:rsidR="00442030" w:rsidRPr="00903DBA" w:rsidRDefault="00442030" w:rsidP="00442030">
      <w:pPr>
        <w:pStyle w:val="Code"/>
        <w:rPr>
          <w:highlight w:val="white"/>
        </w:rPr>
      </w:pPr>
      <w:r w:rsidRPr="00903DBA">
        <w:rPr>
          <w:highlight w:val="white"/>
        </w:rPr>
        <w:t xml:space="preserve">            }</w:t>
      </w:r>
    </w:p>
    <w:p w14:paraId="754C35CB" w14:textId="77777777" w:rsidR="00442030" w:rsidRPr="00903DBA" w:rsidRDefault="00442030" w:rsidP="00442030">
      <w:pPr>
        <w:pStyle w:val="Code"/>
        <w:rPr>
          <w:highlight w:val="white"/>
        </w:rPr>
      </w:pPr>
      <w:r w:rsidRPr="00903DBA">
        <w:rPr>
          <w:highlight w:val="white"/>
        </w:rPr>
        <w:t xml:space="preserve">            --index;</w:t>
      </w:r>
    </w:p>
    <w:p w14:paraId="07B8B20C" w14:textId="77777777" w:rsidR="00442030" w:rsidRPr="00903DBA" w:rsidRDefault="00442030" w:rsidP="00442030">
      <w:pPr>
        <w:pStyle w:val="Code"/>
        <w:rPr>
          <w:highlight w:val="white"/>
        </w:rPr>
      </w:pPr>
      <w:r w:rsidRPr="00903DBA">
        <w:rPr>
          <w:highlight w:val="white"/>
        </w:rPr>
        <w:t xml:space="preserve">            </w:t>
      </w:r>
    </w:p>
    <w:p w14:paraId="53932F3B"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if</w:t>
      </w:r>
      <w:r w:rsidRPr="00903DBA">
        <w:rPr>
          <w:highlight w:val="white"/>
        </w:rPr>
        <w:t xml:space="preserve"> (!period) {</w:t>
      </w:r>
    </w:p>
    <w:p w14:paraId="5087BF1A" w14:textId="77777777" w:rsidR="00442030" w:rsidRPr="00903DBA" w:rsidRDefault="00442030" w:rsidP="00442030">
      <w:pPr>
        <w:pStyle w:val="Code"/>
        <w:rPr>
          <w:highlight w:val="white"/>
        </w:rPr>
      </w:pPr>
      <w:r w:rsidRPr="00903DBA">
        <w:rPr>
          <w:highlight w:val="white"/>
        </w:rPr>
        <w:t xml:space="preserve">              width = value;</w:t>
      </w:r>
    </w:p>
    <w:p w14:paraId="02BB2C07" w14:textId="77777777" w:rsidR="00442030" w:rsidRPr="00903DBA" w:rsidRDefault="00442030" w:rsidP="00442030">
      <w:pPr>
        <w:pStyle w:val="Code"/>
        <w:rPr>
          <w:highlight w:val="white"/>
        </w:rPr>
      </w:pPr>
      <w:r w:rsidRPr="00903DBA">
        <w:rPr>
          <w:highlight w:val="white"/>
        </w:rPr>
        <w:t xml:space="preserve">            }</w:t>
      </w:r>
    </w:p>
    <w:p w14:paraId="6194CB61"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else</w:t>
      </w:r>
      <w:r w:rsidRPr="00903DBA">
        <w:rPr>
          <w:highlight w:val="white"/>
        </w:rPr>
        <w:t xml:space="preserve"> {</w:t>
      </w:r>
    </w:p>
    <w:p w14:paraId="244B22FB" w14:textId="77777777" w:rsidR="00442030" w:rsidRPr="00903DBA" w:rsidRDefault="00442030" w:rsidP="00442030">
      <w:pPr>
        <w:pStyle w:val="Code"/>
        <w:rPr>
          <w:highlight w:val="white"/>
        </w:rPr>
      </w:pPr>
      <w:r w:rsidRPr="00903DBA">
        <w:rPr>
          <w:highlight w:val="white"/>
        </w:rPr>
        <w:t xml:space="preserve">              precision = value;</w:t>
      </w:r>
    </w:p>
    <w:p w14:paraId="7189C063" w14:textId="77777777" w:rsidR="00442030" w:rsidRPr="00903DBA" w:rsidRDefault="00442030" w:rsidP="00442030">
      <w:pPr>
        <w:pStyle w:val="Code"/>
        <w:rPr>
          <w:highlight w:val="white"/>
        </w:rPr>
      </w:pPr>
      <w:r w:rsidRPr="00903DBA">
        <w:rPr>
          <w:highlight w:val="white"/>
        </w:rPr>
        <w:t xml:space="preserve">           }</w:t>
      </w:r>
    </w:p>
    <w:p w14:paraId="4CA68190" w14:textId="77777777" w:rsidR="00442030" w:rsidRPr="00903DBA" w:rsidRDefault="00442030" w:rsidP="00442030">
      <w:pPr>
        <w:pStyle w:val="Code"/>
        <w:rPr>
          <w:highlight w:val="white"/>
        </w:rPr>
      </w:pPr>
      <w:r w:rsidRPr="00903DBA">
        <w:rPr>
          <w:highlight w:val="white"/>
        </w:rPr>
        <w:t xml:space="preserve">          }</w:t>
      </w:r>
    </w:p>
    <w:p w14:paraId="2AC544DC"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break</w:t>
      </w:r>
      <w:r w:rsidRPr="00903DBA">
        <w:rPr>
          <w:highlight w:val="white"/>
        </w:rPr>
        <w:t>;</w:t>
      </w:r>
    </w:p>
    <w:p w14:paraId="6CEF73B3" w14:textId="77777777" w:rsidR="00442030" w:rsidRPr="00903DBA" w:rsidRDefault="00442030" w:rsidP="00442030">
      <w:pPr>
        <w:pStyle w:val="Code"/>
        <w:rPr>
          <w:highlight w:val="white"/>
        </w:rPr>
      </w:pPr>
      <w:r w:rsidRPr="00903DBA">
        <w:rPr>
          <w:highlight w:val="white"/>
        </w:rPr>
        <w:t xml:space="preserve">      }</w:t>
      </w:r>
    </w:p>
    <w:p w14:paraId="39369AAE" w14:textId="77777777" w:rsidR="00442030" w:rsidRPr="00903DBA" w:rsidRDefault="00442030" w:rsidP="00442030">
      <w:pPr>
        <w:pStyle w:val="Code"/>
        <w:rPr>
          <w:highlight w:val="white"/>
        </w:rPr>
      </w:pPr>
      <w:r w:rsidRPr="00903DBA">
        <w:rPr>
          <w:highlight w:val="white"/>
        </w:rPr>
        <w:t xml:space="preserve">    }</w:t>
      </w:r>
    </w:p>
    <w:p w14:paraId="7ED8DA67"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else</w:t>
      </w:r>
      <w:r w:rsidRPr="00903DBA">
        <w:rPr>
          <w:highlight w:val="white"/>
        </w:rPr>
        <w:t xml:space="preserve"> {</w:t>
      </w:r>
    </w:p>
    <w:p w14:paraId="603F8F69"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if</w:t>
      </w:r>
      <w:r w:rsidRPr="00903DBA">
        <w:rPr>
          <w:highlight w:val="white"/>
        </w:rPr>
        <w:t xml:space="preserve"> (c == </w:t>
      </w:r>
      <w:r w:rsidRPr="00903DBA">
        <w:rPr>
          <w:color w:val="A31515"/>
          <w:highlight w:val="white"/>
        </w:rPr>
        <w:t>'%'</w:t>
      </w:r>
      <w:r w:rsidRPr="00903DBA">
        <w:rPr>
          <w:highlight w:val="white"/>
        </w:rPr>
        <w:t>) {</w:t>
      </w:r>
    </w:p>
    <w:p w14:paraId="016DA1DD" w14:textId="77777777" w:rsidR="00442030" w:rsidRPr="00903DBA" w:rsidRDefault="00442030" w:rsidP="00442030">
      <w:pPr>
        <w:pStyle w:val="Code"/>
        <w:rPr>
          <w:highlight w:val="white"/>
        </w:rPr>
      </w:pPr>
      <w:r w:rsidRPr="00903DBA">
        <w:rPr>
          <w:highlight w:val="white"/>
        </w:rPr>
        <w:t xml:space="preserve">        percent = TRUE;</w:t>
      </w:r>
    </w:p>
    <w:p w14:paraId="65E75248" w14:textId="77777777" w:rsidR="00442030" w:rsidRPr="00903DBA" w:rsidRDefault="00442030" w:rsidP="00442030">
      <w:pPr>
        <w:pStyle w:val="Code"/>
        <w:rPr>
          <w:highlight w:val="white"/>
        </w:rPr>
      </w:pPr>
      <w:r w:rsidRPr="00903DBA">
        <w:rPr>
          <w:highlight w:val="white"/>
        </w:rPr>
        <w:t xml:space="preserve">        plus = FALSE;</w:t>
      </w:r>
    </w:p>
    <w:p w14:paraId="764C7A6E" w14:textId="77777777" w:rsidR="00442030" w:rsidRPr="00903DBA" w:rsidRDefault="00442030" w:rsidP="00442030">
      <w:pPr>
        <w:pStyle w:val="Code"/>
        <w:rPr>
          <w:highlight w:val="white"/>
        </w:rPr>
      </w:pPr>
      <w:r w:rsidRPr="00903DBA">
        <w:rPr>
          <w:highlight w:val="white"/>
        </w:rPr>
        <w:t xml:space="preserve">        minus = FALSE;</w:t>
      </w:r>
    </w:p>
    <w:p w14:paraId="6F01D74D" w14:textId="77777777" w:rsidR="00442030" w:rsidRPr="00903DBA" w:rsidRDefault="00442030" w:rsidP="00442030">
      <w:pPr>
        <w:pStyle w:val="Code"/>
        <w:rPr>
          <w:highlight w:val="white"/>
        </w:rPr>
      </w:pPr>
      <w:r w:rsidRPr="00903DBA">
        <w:rPr>
          <w:highlight w:val="white"/>
        </w:rPr>
        <w:t xml:space="preserve">        space = FALSE;</w:t>
      </w:r>
    </w:p>
    <w:p w14:paraId="34ADA33A" w14:textId="77777777" w:rsidR="00442030" w:rsidRPr="00903DBA" w:rsidRDefault="00442030" w:rsidP="00442030">
      <w:pPr>
        <w:pStyle w:val="Code"/>
        <w:rPr>
          <w:highlight w:val="white"/>
        </w:rPr>
      </w:pPr>
      <w:r w:rsidRPr="00903DBA">
        <w:rPr>
          <w:highlight w:val="white"/>
        </w:rPr>
        <w:t xml:space="preserve">        zero = FALSE;</w:t>
      </w:r>
    </w:p>
    <w:p w14:paraId="045BC476" w14:textId="77777777" w:rsidR="00442030" w:rsidRPr="00903DBA" w:rsidRDefault="00442030" w:rsidP="00442030">
      <w:pPr>
        <w:pStyle w:val="Code"/>
        <w:rPr>
          <w:highlight w:val="white"/>
        </w:rPr>
      </w:pPr>
      <w:r w:rsidRPr="00903DBA">
        <w:rPr>
          <w:highlight w:val="white"/>
        </w:rPr>
        <w:t xml:space="preserve">        grid = FALSE;</w:t>
      </w:r>
    </w:p>
    <w:p w14:paraId="4F8C94EB" w14:textId="77777777" w:rsidR="00442030" w:rsidRPr="00903DBA" w:rsidRDefault="00442030" w:rsidP="00442030">
      <w:pPr>
        <w:pStyle w:val="Code"/>
        <w:rPr>
          <w:highlight w:val="white"/>
        </w:rPr>
      </w:pPr>
      <w:r w:rsidRPr="00903DBA">
        <w:rPr>
          <w:highlight w:val="white"/>
        </w:rPr>
        <w:t xml:space="preserve">        widthStar = FALSE;</w:t>
      </w:r>
    </w:p>
    <w:p w14:paraId="5F39E219" w14:textId="77777777" w:rsidR="00442030" w:rsidRPr="00903DBA" w:rsidRDefault="00442030" w:rsidP="00442030">
      <w:pPr>
        <w:pStyle w:val="Code"/>
        <w:rPr>
          <w:highlight w:val="white"/>
        </w:rPr>
      </w:pPr>
      <w:r w:rsidRPr="00903DBA">
        <w:rPr>
          <w:highlight w:val="white"/>
        </w:rPr>
        <w:t xml:space="preserve">        period = FALSE;</w:t>
      </w:r>
    </w:p>
    <w:p w14:paraId="4AA3B40B" w14:textId="77777777" w:rsidR="00442030" w:rsidRPr="00903DBA" w:rsidRDefault="00442030" w:rsidP="00442030">
      <w:pPr>
        <w:pStyle w:val="Code"/>
        <w:rPr>
          <w:highlight w:val="white"/>
        </w:rPr>
      </w:pPr>
      <w:r w:rsidRPr="00903DBA">
        <w:rPr>
          <w:highlight w:val="white"/>
        </w:rPr>
        <w:t xml:space="preserve">        precisionStar = FALSE;</w:t>
      </w:r>
    </w:p>
    <w:p w14:paraId="053EF778" w14:textId="77777777" w:rsidR="00442030" w:rsidRPr="00903DBA" w:rsidRDefault="00442030" w:rsidP="00442030">
      <w:pPr>
        <w:pStyle w:val="Code"/>
        <w:rPr>
          <w:highlight w:val="white"/>
        </w:rPr>
      </w:pPr>
      <w:r w:rsidRPr="00903DBA">
        <w:rPr>
          <w:highlight w:val="white"/>
        </w:rPr>
        <w:t xml:space="preserve">        shortInt = FALSE;</w:t>
      </w:r>
    </w:p>
    <w:p w14:paraId="5BA87887" w14:textId="77777777" w:rsidR="00442030" w:rsidRPr="00903DBA" w:rsidRDefault="00442030" w:rsidP="00442030">
      <w:pPr>
        <w:pStyle w:val="Code"/>
        <w:rPr>
          <w:highlight w:val="white"/>
        </w:rPr>
      </w:pPr>
      <w:r w:rsidRPr="00903DBA">
        <w:rPr>
          <w:highlight w:val="white"/>
        </w:rPr>
        <w:t xml:space="preserve">        longInt = FALSE;</w:t>
      </w:r>
    </w:p>
    <w:p w14:paraId="6924CD40" w14:textId="77777777" w:rsidR="00442030" w:rsidRPr="00903DBA" w:rsidRDefault="00442030" w:rsidP="00442030">
      <w:pPr>
        <w:pStyle w:val="Code"/>
        <w:rPr>
          <w:highlight w:val="white"/>
        </w:rPr>
      </w:pPr>
      <w:r w:rsidRPr="00903DBA">
        <w:rPr>
          <w:highlight w:val="white"/>
        </w:rPr>
        <w:t xml:space="preserve">        longDouble = FALSE;</w:t>
      </w:r>
    </w:p>
    <w:p w14:paraId="43E2F3E8" w14:textId="77777777" w:rsidR="00442030" w:rsidRPr="00903DBA" w:rsidRDefault="00442030" w:rsidP="00442030">
      <w:pPr>
        <w:pStyle w:val="Code"/>
        <w:rPr>
          <w:highlight w:val="white"/>
        </w:rPr>
      </w:pPr>
      <w:r w:rsidRPr="00903DBA">
        <w:rPr>
          <w:highlight w:val="white"/>
        </w:rPr>
        <w:t xml:space="preserve">        width = 0;</w:t>
      </w:r>
    </w:p>
    <w:p w14:paraId="74B3D515" w14:textId="77777777" w:rsidR="00442030" w:rsidRPr="00903DBA" w:rsidRDefault="00442030" w:rsidP="00442030">
      <w:pPr>
        <w:pStyle w:val="Code"/>
        <w:rPr>
          <w:highlight w:val="white"/>
        </w:rPr>
      </w:pPr>
      <w:r w:rsidRPr="00903DBA">
        <w:rPr>
          <w:highlight w:val="white"/>
        </w:rPr>
        <w:t xml:space="preserve">        precision = 0;</w:t>
      </w:r>
    </w:p>
    <w:p w14:paraId="3202839C" w14:textId="77777777" w:rsidR="00442030" w:rsidRPr="00903DBA" w:rsidRDefault="00442030" w:rsidP="00442030">
      <w:pPr>
        <w:pStyle w:val="Code"/>
        <w:rPr>
          <w:highlight w:val="white"/>
        </w:rPr>
      </w:pPr>
      <w:r w:rsidRPr="00903DBA">
        <w:rPr>
          <w:highlight w:val="white"/>
        </w:rPr>
        <w:t xml:space="preserve">      }</w:t>
      </w:r>
    </w:p>
    <w:p w14:paraId="257FD09D" w14:textId="77777777" w:rsidR="00442030" w:rsidRPr="00903DBA" w:rsidRDefault="00442030" w:rsidP="00442030">
      <w:pPr>
        <w:pStyle w:val="Code"/>
        <w:rPr>
          <w:highlight w:val="white"/>
        </w:rPr>
      </w:pPr>
      <w:r w:rsidRPr="00903DBA">
        <w:rPr>
          <w:highlight w:val="white"/>
        </w:rPr>
        <w:t xml:space="preserve">      else {</w:t>
      </w:r>
    </w:p>
    <w:p w14:paraId="3372E1D1" w14:textId="77777777" w:rsidR="00442030" w:rsidRPr="00903DBA" w:rsidRDefault="00442030" w:rsidP="00442030">
      <w:pPr>
        <w:pStyle w:val="Code"/>
        <w:rPr>
          <w:highlight w:val="white"/>
        </w:rPr>
      </w:pPr>
      <w:r w:rsidRPr="00903DBA">
        <w:rPr>
          <w:highlight w:val="white"/>
        </w:rPr>
        <w:t xml:space="preserve">        printChar(c);</w:t>
      </w:r>
    </w:p>
    <w:p w14:paraId="594DCD0A" w14:textId="77777777" w:rsidR="00442030" w:rsidRPr="00903DBA" w:rsidRDefault="00442030" w:rsidP="00442030">
      <w:pPr>
        <w:pStyle w:val="Code"/>
        <w:rPr>
          <w:highlight w:val="white"/>
        </w:rPr>
      </w:pPr>
      <w:r w:rsidRPr="00903DBA">
        <w:rPr>
          <w:highlight w:val="white"/>
        </w:rPr>
        <w:t xml:space="preserve">      }</w:t>
      </w:r>
    </w:p>
    <w:p w14:paraId="18BFE8BA" w14:textId="77777777" w:rsidR="00442030" w:rsidRPr="00903DBA" w:rsidRDefault="00442030" w:rsidP="00442030">
      <w:pPr>
        <w:pStyle w:val="Code"/>
        <w:rPr>
          <w:highlight w:val="white"/>
        </w:rPr>
      </w:pPr>
      <w:r w:rsidRPr="00903DBA">
        <w:rPr>
          <w:highlight w:val="white"/>
        </w:rPr>
        <w:t xml:space="preserve">    }</w:t>
      </w:r>
    </w:p>
    <w:p w14:paraId="154FF739" w14:textId="77777777" w:rsidR="00442030" w:rsidRPr="00903DBA" w:rsidRDefault="00442030" w:rsidP="00442030">
      <w:pPr>
        <w:pStyle w:val="Code"/>
        <w:rPr>
          <w:highlight w:val="white"/>
        </w:rPr>
      </w:pPr>
      <w:r w:rsidRPr="00903DBA">
        <w:rPr>
          <w:highlight w:val="white"/>
        </w:rPr>
        <w:t xml:space="preserve">  }</w:t>
      </w:r>
    </w:p>
    <w:p w14:paraId="37CBFC68" w14:textId="77777777" w:rsidR="00442030" w:rsidRPr="00903DBA" w:rsidRDefault="00442030" w:rsidP="00442030">
      <w:pPr>
        <w:pStyle w:val="Code"/>
        <w:rPr>
          <w:highlight w:val="white"/>
        </w:rPr>
      </w:pPr>
    </w:p>
    <w:p w14:paraId="279EEC30" w14:textId="77777777" w:rsidR="00442030" w:rsidRPr="00903DBA" w:rsidRDefault="00442030" w:rsidP="00442030">
      <w:pPr>
        <w:pStyle w:val="Code"/>
        <w:rPr>
          <w:highlight w:val="white"/>
        </w:rPr>
      </w:pPr>
      <w:r w:rsidRPr="00903DBA">
        <w:rPr>
          <w:highlight w:val="white"/>
        </w:rPr>
        <w:t xml:space="preserve">  if (g_outStatus == STRING) {</w:t>
      </w:r>
    </w:p>
    <w:p w14:paraId="16D7AF14" w14:textId="77777777" w:rsidR="00442030" w:rsidRPr="00903DBA" w:rsidRDefault="00442030" w:rsidP="00442030">
      <w:pPr>
        <w:pStyle w:val="Code"/>
        <w:rPr>
          <w:highlight w:val="white"/>
        </w:rPr>
      </w:pPr>
      <w:r w:rsidRPr="00903DBA">
        <w:rPr>
          <w:highlight w:val="white"/>
        </w:rPr>
        <w:t xml:space="preserve">    char* outString = (char*) g_outDevice;</w:t>
      </w:r>
    </w:p>
    <w:p w14:paraId="6B644A3C" w14:textId="77777777" w:rsidR="00442030" w:rsidRPr="00903DBA" w:rsidRDefault="00442030" w:rsidP="00442030">
      <w:pPr>
        <w:pStyle w:val="Code"/>
        <w:rPr>
          <w:highlight w:val="white"/>
        </w:rPr>
      </w:pPr>
      <w:r w:rsidRPr="00903DBA">
        <w:rPr>
          <w:highlight w:val="white"/>
        </w:rPr>
        <w:t xml:space="preserve">    outString[g_outChars] = '\0';</w:t>
      </w:r>
    </w:p>
    <w:p w14:paraId="0180D3F1" w14:textId="77777777" w:rsidR="00442030" w:rsidRPr="00903DBA" w:rsidRDefault="00442030" w:rsidP="00442030">
      <w:pPr>
        <w:pStyle w:val="Code"/>
        <w:rPr>
          <w:highlight w:val="white"/>
        </w:rPr>
      </w:pPr>
      <w:r w:rsidRPr="00903DBA">
        <w:rPr>
          <w:highlight w:val="white"/>
        </w:rPr>
        <w:t xml:space="preserve">  }</w:t>
      </w:r>
    </w:p>
    <w:p w14:paraId="464F66A5" w14:textId="77777777" w:rsidR="00442030" w:rsidRPr="00903DBA" w:rsidRDefault="00442030" w:rsidP="00442030">
      <w:pPr>
        <w:pStyle w:val="Code"/>
        <w:rPr>
          <w:highlight w:val="white"/>
        </w:rPr>
      </w:pPr>
    </w:p>
    <w:p w14:paraId="6F219438" w14:textId="77777777" w:rsidR="00442030" w:rsidRPr="00903DBA" w:rsidRDefault="00442030" w:rsidP="00442030">
      <w:pPr>
        <w:pStyle w:val="Code"/>
        <w:rPr>
          <w:highlight w:val="white"/>
        </w:rPr>
      </w:pPr>
      <w:r w:rsidRPr="00903DBA">
        <w:rPr>
          <w:highlight w:val="white"/>
        </w:rPr>
        <w:t xml:space="preserve">  return g_outChars;</w:t>
      </w:r>
    </w:p>
    <w:p w14:paraId="76400A32" w14:textId="77777777" w:rsidR="00442030" w:rsidRPr="00903DBA" w:rsidRDefault="00442030" w:rsidP="00442030">
      <w:pPr>
        <w:pStyle w:val="Code"/>
        <w:rPr>
          <w:highlight w:val="white"/>
        </w:rPr>
      </w:pPr>
      <w:r w:rsidRPr="00903DBA">
        <w:rPr>
          <w:highlight w:val="white"/>
        </w:rPr>
        <w:t>}</w:t>
      </w:r>
    </w:p>
    <w:p w14:paraId="11D42910" w14:textId="77777777" w:rsidR="00442030" w:rsidRPr="00903DBA" w:rsidRDefault="00442030" w:rsidP="00442030">
      <w:pPr>
        <w:pStyle w:val="Code"/>
        <w:rPr>
          <w:highlight w:val="white"/>
        </w:rPr>
      </w:pPr>
    </w:p>
    <w:p w14:paraId="1337F8E5" w14:textId="77777777" w:rsidR="00442030" w:rsidRPr="00903DBA" w:rsidRDefault="00442030" w:rsidP="00442030">
      <w:pPr>
        <w:pStyle w:val="Code"/>
        <w:rPr>
          <w:highlight w:val="white"/>
        </w:rPr>
      </w:pPr>
      <w:r w:rsidRPr="00903DBA">
        <w:rPr>
          <w:highlight w:val="white"/>
        </w:rPr>
        <w:t>int printf(char* format, ...) {</w:t>
      </w:r>
    </w:p>
    <w:p w14:paraId="655437DD" w14:textId="77777777" w:rsidR="00442030" w:rsidRPr="00903DBA" w:rsidRDefault="00442030" w:rsidP="00442030">
      <w:pPr>
        <w:pStyle w:val="Code"/>
        <w:rPr>
          <w:highlight w:val="white"/>
        </w:rPr>
      </w:pPr>
      <w:r w:rsidRPr="00903DBA">
        <w:rPr>
          <w:highlight w:val="white"/>
        </w:rPr>
        <w:t xml:space="preserve">  va_list arg_list;</w:t>
      </w:r>
    </w:p>
    <w:p w14:paraId="6AF00ED8" w14:textId="77777777" w:rsidR="00442030" w:rsidRPr="00903DBA" w:rsidRDefault="00442030" w:rsidP="00442030">
      <w:pPr>
        <w:pStyle w:val="Code"/>
        <w:rPr>
          <w:highlight w:val="white"/>
        </w:rPr>
      </w:pPr>
      <w:r w:rsidRPr="00903DBA">
        <w:rPr>
          <w:highlight w:val="white"/>
        </w:rPr>
        <w:t xml:space="preserve">  va_start(arg_list, format);</w:t>
      </w:r>
    </w:p>
    <w:p w14:paraId="16767473" w14:textId="77777777" w:rsidR="00442030" w:rsidRPr="00903DBA" w:rsidRDefault="00442030" w:rsidP="00442030">
      <w:pPr>
        <w:pStyle w:val="Code"/>
        <w:rPr>
          <w:highlight w:val="white"/>
        </w:rPr>
      </w:pPr>
      <w:r w:rsidRPr="00903DBA">
        <w:rPr>
          <w:highlight w:val="white"/>
        </w:rPr>
        <w:t xml:space="preserve">  return vprintf(format, arg_list);</w:t>
      </w:r>
    </w:p>
    <w:p w14:paraId="595E1C8B" w14:textId="77777777" w:rsidR="00442030" w:rsidRPr="00903DBA" w:rsidRDefault="00442030" w:rsidP="00442030">
      <w:pPr>
        <w:pStyle w:val="Code"/>
        <w:rPr>
          <w:highlight w:val="white"/>
        </w:rPr>
      </w:pPr>
      <w:r w:rsidRPr="00903DBA">
        <w:rPr>
          <w:highlight w:val="white"/>
        </w:rPr>
        <w:t>}</w:t>
      </w:r>
    </w:p>
    <w:p w14:paraId="0A79E641" w14:textId="77777777" w:rsidR="00442030" w:rsidRPr="00903DBA" w:rsidRDefault="00442030" w:rsidP="00442030">
      <w:pPr>
        <w:pStyle w:val="Code"/>
        <w:rPr>
          <w:highlight w:val="white"/>
        </w:rPr>
      </w:pPr>
    </w:p>
    <w:p w14:paraId="0182F25B" w14:textId="77777777" w:rsidR="00442030" w:rsidRPr="00903DBA" w:rsidRDefault="00442030" w:rsidP="00442030">
      <w:pPr>
        <w:pStyle w:val="Code"/>
        <w:rPr>
          <w:highlight w:val="white"/>
        </w:rPr>
      </w:pPr>
      <w:r w:rsidRPr="00903DBA">
        <w:rPr>
          <w:highlight w:val="white"/>
        </w:rPr>
        <w:t>int vprintf(char* format, va_list arg_list) {</w:t>
      </w:r>
    </w:p>
    <w:p w14:paraId="17983D04" w14:textId="77777777" w:rsidR="00442030" w:rsidRPr="00903DBA" w:rsidRDefault="00442030" w:rsidP="00442030">
      <w:pPr>
        <w:pStyle w:val="Code"/>
        <w:rPr>
          <w:highlight w:val="white"/>
        </w:rPr>
      </w:pPr>
      <w:r w:rsidRPr="00903DBA">
        <w:rPr>
          <w:highlight w:val="white"/>
        </w:rPr>
        <w:t xml:space="preserve">  return vfprintf(stdout, format, arg_list);</w:t>
      </w:r>
    </w:p>
    <w:p w14:paraId="46697F85" w14:textId="77777777" w:rsidR="00442030" w:rsidRPr="00903DBA" w:rsidRDefault="00442030" w:rsidP="00442030">
      <w:pPr>
        <w:pStyle w:val="Code"/>
        <w:rPr>
          <w:highlight w:val="white"/>
        </w:rPr>
      </w:pPr>
      <w:r w:rsidRPr="00903DBA">
        <w:rPr>
          <w:highlight w:val="white"/>
        </w:rPr>
        <w:t>}</w:t>
      </w:r>
    </w:p>
    <w:p w14:paraId="584DF814" w14:textId="77777777" w:rsidR="00442030" w:rsidRPr="00903DBA" w:rsidRDefault="00442030" w:rsidP="00442030">
      <w:pPr>
        <w:pStyle w:val="Code"/>
        <w:rPr>
          <w:highlight w:val="white"/>
        </w:rPr>
      </w:pPr>
    </w:p>
    <w:p w14:paraId="423308DB" w14:textId="77777777" w:rsidR="00442030" w:rsidRPr="00903DBA" w:rsidRDefault="00442030" w:rsidP="00442030">
      <w:pPr>
        <w:pStyle w:val="Code"/>
        <w:rPr>
          <w:highlight w:val="white"/>
        </w:rPr>
      </w:pPr>
      <w:r w:rsidRPr="00903DBA">
        <w:rPr>
          <w:highlight w:val="white"/>
        </w:rPr>
        <w:t>int fprintf(FILE* outStream, char* format, ...) {</w:t>
      </w:r>
    </w:p>
    <w:p w14:paraId="3AE7A17C" w14:textId="77777777" w:rsidR="00442030" w:rsidRPr="00903DBA" w:rsidRDefault="00442030" w:rsidP="00442030">
      <w:pPr>
        <w:pStyle w:val="Code"/>
        <w:rPr>
          <w:highlight w:val="white"/>
        </w:rPr>
      </w:pPr>
      <w:r w:rsidRPr="00903DBA">
        <w:rPr>
          <w:highlight w:val="white"/>
        </w:rPr>
        <w:t xml:space="preserve">  va_list arg_list;</w:t>
      </w:r>
    </w:p>
    <w:p w14:paraId="632AE969" w14:textId="77777777" w:rsidR="00442030" w:rsidRPr="00903DBA" w:rsidRDefault="00442030" w:rsidP="00442030">
      <w:pPr>
        <w:pStyle w:val="Code"/>
        <w:rPr>
          <w:highlight w:val="white"/>
        </w:rPr>
      </w:pPr>
      <w:r w:rsidRPr="00903DBA">
        <w:rPr>
          <w:highlight w:val="white"/>
        </w:rPr>
        <w:t xml:space="preserve">  va_start(arg_list, format);</w:t>
      </w:r>
    </w:p>
    <w:p w14:paraId="00495969" w14:textId="77777777" w:rsidR="00442030" w:rsidRPr="00903DBA" w:rsidRDefault="00442030" w:rsidP="00442030">
      <w:pPr>
        <w:pStyle w:val="Code"/>
        <w:rPr>
          <w:highlight w:val="white"/>
        </w:rPr>
      </w:pPr>
      <w:r w:rsidRPr="00903DBA">
        <w:rPr>
          <w:highlight w:val="white"/>
        </w:rPr>
        <w:t xml:space="preserve">  return vfprintf(outStream, format, arg_list);</w:t>
      </w:r>
    </w:p>
    <w:p w14:paraId="18F7B2B7" w14:textId="77777777" w:rsidR="00442030" w:rsidRPr="00903DBA" w:rsidRDefault="00442030" w:rsidP="00442030">
      <w:pPr>
        <w:pStyle w:val="Code"/>
        <w:rPr>
          <w:highlight w:val="white"/>
        </w:rPr>
      </w:pPr>
      <w:r w:rsidRPr="00903DBA">
        <w:rPr>
          <w:highlight w:val="white"/>
        </w:rPr>
        <w:t>}</w:t>
      </w:r>
    </w:p>
    <w:p w14:paraId="718FD857" w14:textId="77777777" w:rsidR="00442030" w:rsidRPr="00903DBA" w:rsidRDefault="00442030" w:rsidP="00442030">
      <w:pPr>
        <w:pStyle w:val="Code"/>
        <w:rPr>
          <w:highlight w:val="white"/>
        </w:rPr>
      </w:pPr>
    </w:p>
    <w:p w14:paraId="366B8337" w14:textId="77777777" w:rsidR="00442030" w:rsidRPr="00903DBA" w:rsidRDefault="00442030" w:rsidP="00442030">
      <w:pPr>
        <w:pStyle w:val="Code"/>
        <w:rPr>
          <w:highlight w:val="white"/>
        </w:rPr>
      </w:pPr>
      <w:r w:rsidRPr="00903DBA">
        <w:rPr>
          <w:highlight w:val="white"/>
        </w:rPr>
        <w:t>int vfprintf(FILE* outStream, char* format, va_list arg_list) {</w:t>
      </w:r>
    </w:p>
    <w:p w14:paraId="5595998A" w14:textId="77777777" w:rsidR="00442030" w:rsidRPr="00903DBA" w:rsidRDefault="00442030" w:rsidP="00442030">
      <w:pPr>
        <w:pStyle w:val="Code"/>
        <w:rPr>
          <w:highlight w:val="white"/>
        </w:rPr>
      </w:pPr>
      <w:r w:rsidRPr="00903DBA">
        <w:rPr>
          <w:highlight w:val="white"/>
        </w:rPr>
        <w:t xml:space="preserve">  g_outStatus = DEVICE;</w:t>
      </w:r>
    </w:p>
    <w:p w14:paraId="673024B0" w14:textId="77777777" w:rsidR="00442030" w:rsidRPr="00903DBA" w:rsidRDefault="00442030" w:rsidP="00442030">
      <w:pPr>
        <w:pStyle w:val="Code"/>
        <w:rPr>
          <w:highlight w:val="white"/>
        </w:rPr>
      </w:pPr>
      <w:r w:rsidRPr="00903DBA">
        <w:rPr>
          <w:highlight w:val="white"/>
        </w:rPr>
        <w:t xml:space="preserve">  g_outDevice = (void*) outStream;</w:t>
      </w:r>
    </w:p>
    <w:p w14:paraId="3CFC60CF" w14:textId="77777777" w:rsidR="00442030" w:rsidRPr="00903DBA" w:rsidRDefault="00442030" w:rsidP="00442030">
      <w:pPr>
        <w:pStyle w:val="Code"/>
        <w:rPr>
          <w:highlight w:val="white"/>
        </w:rPr>
      </w:pPr>
      <w:r w:rsidRPr="00903DBA">
        <w:rPr>
          <w:highlight w:val="white"/>
        </w:rPr>
        <w:t xml:space="preserve">  return printFormat(format, arg_list);</w:t>
      </w:r>
    </w:p>
    <w:p w14:paraId="391ABC1E" w14:textId="77777777" w:rsidR="00442030" w:rsidRPr="00903DBA" w:rsidRDefault="00442030" w:rsidP="00442030">
      <w:pPr>
        <w:pStyle w:val="Code"/>
        <w:rPr>
          <w:highlight w:val="white"/>
        </w:rPr>
      </w:pPr>
      <w:r w:rsidRPr="00903DBA">
        <w:rPr>
          <w:highlight w:val="white"/>
        </w:rPr>
        <w:t>}</w:t>
      </w:r>
    </w:p>
    <w:p w14:paraId="51AF9959" w14:textId="77777777" w:rsidR="00442030" w:rsidRPr="00903DBA" w:rsidRDefault="00442030" w:rsidP="00442030">
      <w:pPr>
        <w:pStyle w:val="Code"/>
        <w:rPr>
          <w:highlight w:val="white"/>
        </w:rPr>
      </w:pPr>
    </w:p>
    <w:p w14:paraId="589ACBFD" w14:textId="77777777" w:rsidR="00442030" w:rsidRPr="00903DBA" w:rsidRDefault="00442030" w:rsidP="00442030">
      <w:pPr>
        <w:pStyle w:val="Code"/>
        <w:rPr>
          <w:highlight w:val="white"/>
        </w:rPr>
      </w:pPr>
      <w:r w:rsidRPr="00903DBA">
        <w:rPr>
          <w:highlight w:val="white"/>
        </w:rPr>
        <w:t>int sprintf(char* outString, char* format, ...) {</w:t>
      </w:r>
    </w:p>
    <w:p w14:paraId="45908EE3" w14:textId="77777777" w:rsidR="00442030" w:rsidRPr="00903DBA" w:rsidRDefault="00442030" w:rsidP="00442030">
      <w:pPr>
        <w:pStyle w:val="Code"/>
        <w:rPr>
          <w:highlight w:val="white"/>
        </w:rPr>
      </w:pPr>
      <w:r w:rsidRPr="00903DBA">
        <w:rPr>
          <w:highlight w:val="white"/>
        </w:rPr>
        <w:t xml:space="preserve">  va_list arg_list;</w:t>
      </w:r>
    </w:p>
    <w:p w14:paraId="55C67C78" w14:textId="77777777" w:rsidR="00442030" w:rsidRPr="00903DBA" w:rsidRDefault="00442030" w:rsidP="00442030">
      <w:pPr>
        <w:pStyle w:val="Code"/>
        <w:rPr>
          <w:highlight w:val="white"/>
        </w:rPr>
      </w:pPr>
      <w:r w:rsidRPr="00903DBA">
        <w:rPr>
          <w:highlight w:val="white"/>
        </w:rPr>
        <w:t xml:space="preserve">  va_start(arg_list, format);</w:t>
      </w:r>
    </w:p>
    <w:p w14:paraId="3AA1F7E9" w14:textId="77777777" w:rsidR="00442030" w:rsidRPr="00903DBA" w:rsidRDefault="00442030" w:rsidP="00442030">
      <w:pPr>
        <w:pStyle w:val="Code"/>
        <w:rPr>
          <w:highlight w:val="white"/>
        </w:rPr>
      </w:pPr>
      <w:r w:rsidRPr="00903DBA">
        <w:rPr>
          <w:highlight w:val="white"/>
        </w:rPr>
        <w:t xml:space="preserve">  return vsprintf(outString, format, arg_list);</w:t>
      </w:r>
    </w:p>
    <w:p w14:paraId="72B08A32" w14:textId="77777777" w:rsidR="00442030" w:rsidRPr="00903DBA" w:rsidRDefault="00442030" w:rsidP="00442030">
      <w:pPr>
        <w:pStyle w:val="Code"/>
        <w:rPr>
          <w:highlight w:val="white"/>
        </w:rPr>
      </w:pPr>
      <w:r w:rsidRPr="00903DBA">
        <w:rPr>
          <w:highlight w:val="white"/>
        </w:rPr>
        <w:t>}</w:t>
      </w:r>
    </w:p>
    <w:p w14:paraId="79B29739" w14:textId="77777777" w:rsidR="00442030" w:rsidRPr="00903DBA" w:rsidRDefault="00442030" w:rsidP="00442030">
      <w:pPr>
        <w:pStyle w:val="Code"/>
        <w:rPr>
          <w:highlight w:val="white"/>
        </w:rPr>
      </w:pPr>
    </w:p>
    <w:p w14:paraId="536057AC" w14:textId="77777777" w:rsidR="00442030" w:rsidRPr="00903DBA" w:rsidRDefault="00442030" w:rsidP="00442030">
      <w:pPr>
        <w:pStyle w:val="Code"/>
        <w:rPr>
          <w:highlight w:val="white"/>
        </w:rPr>
      </w:pPr>
      <w:r w:rsidRPr="00903DBA">
        <w:rPr>
          <w:highlight w:val="white"/>
        </w:rPr>
        <w:t>int vsprintf(char* outString, char* format, va_list arg_list) {</w:t>
      </w:r>
    </w:p>
    <w:p w14:paraId="321045F7" w14:textId="77777777" w:rsidR="00442030" w:rsidRPr="00903DBA" w:rsidRDefault="00442030" w:rsidP="00442030">
      <w:pPr>
        <w:pStyle w:val="Code"/>
        <w:rPr>
          <w:highlight w:val="white"/>
        </w:rPr>
      </w:pPr>
      <w:r w:rsidRPr="00903DBA">
        <w:rPr>
          <w:highlight w:val="white"/>
        </w:rPr>
        <w:t xml:space="preserve">  g_outStatus = STRING;</w:t>
      </w:r>
    </w:p>
    <w:p w14:paraId="3558DE76" w14:textId="77777777" w:rsidR="00442030" w:rsidRPr="00903DBA" w:rsidRDefault="00442030" w:rsidP="00442030">
      <w:pPr>
        <w:pStyle w:val="Code"/>
        <w:rPr>
          <w:highlight w:val="white"/>
        </w:rPr>
      </w:pPr>
      <w:r w:rsidRPr="00903DBA">
        <w:rPr>
          <w:highlight w:val="white"/>
        </w:rPr>
        <w:t xml:space="preserve">  g_outDevice = (void*) outString;</w:t>
      </w:r>
    </w:p>
    <w:p w14:paraId="2D5B2484" w14:textId="77777777" w:rsidR="00442030" w:rsidRPr="00903DBA" w:rsidRDefault="00442030" w:rsidP="00442030">
      <w:pPr>
        <w:pStyle w:val="Code"/>
        <w:rPr>
          <w:highlight w:val="white"/>
        </w:rPr>
      </w:pPr>
      <w:r w:rsidRPr="00903DBA">
        <w:rPr>
          <w:highlight w:val="white"/>
        </w:rPr>
        <w:t xml:space="preserve">  return printFormat(format, arg_list);</w:t>
      </w:r>
    </w:p>
    <w:p w14:paraId="06FF4DAA" w14:textId="1C94B904" w:rsidR="00442030" w:rsidRPr="00903DBA" w:rsidRDefault="00442030" w:rsidP="00442030">
      <w:pPr>
        <w:pStyle w:val="Code"/>
      </w:pPr>
      <w:r w:rsidRPr="00903DBA">
        <w:rPr>
          <w:highlight w:val="white"/>
        </w:rPr>
        <w:t>}</w:t>
      </w:r>
    </w:p>
    <w:p w14:paraId="47B39FAD" w14:textId="00BDF054" w:rsidR="00265BDF" w:rsidRPr="00903DBA" w:rsidRDefault="004007C3" w:rsidP="00265BDF">
      <w:pPr>
        <w:pStyle w:val="Rubrik3"/>
      </w:pPr>
      <w:bookmarkStart w:id="503" w:name="_Toc57656140"/>
      <w:r w:rsidRPr="00903DBA">
        <w:t>Scanning</w:t>
      </w:r>
      <w:bookmarkEnd w:id="503"/>
    </w:p>
    <w:p w14:paraId="29AFA940" w14:textId="74759390" w:rsidR="00594DB0" w:rsidRPr="00903DBA" w:rsidRDefault="008D6750" w:rsidP="00E65FE6">
      <w:pPr>
        <w:pStyle w:val="CodeHeader"/>
      </w:pPr>
      <w:r w:rsidRPr="00903DBA">
        <w:t>s</w:t>
      </w:r>
      <w:r w:rsidR="00594DB0" w:rsidRPr="00903DBA">
        <w:t>canf.h</w:t>
      </w:r>
    </w:p>
    <w:p w14:paraId="5250E886" w14:textId="77777777" w:rsidR="009D3992" w:rsidRPr="00903DBA" w:rsidRDefault="009D3992" w:rsidP="009D3992">
      <w:pPr>
        <w:pStyle w:val="Code"/>
        <w:rPr>
          <w:highlight w:val="white"/>
        </w:rPr>
      </w:pPr>
      <w:r w:rsidRPr="00903DBA">
        <w:rPr>
          <w:highlight w:val="white"/>
        </w:rPr>
        <w:t>#ifndef __SCANF_H__</w:t>
      </w:r>
    </w:p>
    <w:p w14:paraId="04F539AB" w14:textId="77777777" w:rsidR="009D3992" w:rsidRPr="00903DBA" w:rsidRDefault="009D3992" w:rsidP="009D3992">
      <w:pPr>
        <w:pStyle w:val="Code"/>
        <w:rPr>
          <w:highlight w:val="white"/>
        </w:rPr>
      </w:pPr>
      <w:r w:rsidRPr="00903DBA">
        <w:rPr>
          <w:highlight w:val="white"/>
        </w:rPr>
        <w:t>#define __SCANF_H__</w:t>
      </w:r>
    </w:p>
    <w:p w14:paraId="4EB2188E" w14:textId="77777777" w:rsidR="009D3992" w:rsidRPr="00903DBA" w:rsidRDefault="009D3992" w:rsidP="009D3992">
      <w:pPr>
        <w:pStyle w:val="Code"/>
        <w:rPr>
          <w:highlight w:val="white"/>
        </w:rPr>
      </w:pPr>
    </w:p>
    <w:p w14:paraId="2164EBB6" w14:textId="77777777" w:rsidR="009D3992" w:rsidRPr="00903DBA" w:rsidRDefault="009D3992" w:rsidP="009D3992">
      <w:pPr>
        <w:pStyle w:val="Code"/>
        <w:rPr>
          <w:highlight w:val="white"/>
        </w:rPr>
      </w:pPr>
      <w:r w:rsidRPr="00903DBA">
        <w:rPr>
          <w:highlight w:val="white"/>
        </w:rPr>
        <w:t>#define DEVICE 0</w:t>
      </w:r>
    </w:p>
    <w:p w14:paraId="37B35CB7" w14:textId="77777777" w:rsidR="009D3992" w:rsidRPr="00903DBA" w:rsidRDefault="009D3992" w:rsidP="009D3992">
      <w:pPr>
        <w:pStyle w:val="Code"/>
        <w:rPr>
          <w:highlight w:val="white"/>
        </w:rPr>
      </w:pPr>
      <w:r w:rsidRPr="00903DBA">
        <w:rPr>
          <w:highlight w:val="white"/>
        </w:rPr>
        <w:t>#define STRING 1</w:t>
      </w:r>
    </w:p>
    <w:p w14:paraId="76F8A9C6" w14:textId="77777777" w:rsidR="009D3992" w:rsidRPr="00903DBA" w:rsidRDefault="009D3992" w:rsidP="009D3992">
      <w:pPr>
        <w:pStyle w:val="Code"/>
        <w:rPr>
          <w:highlight w:val="white"/>
        </w:rPr>
      </w:pPr>
    </w:p>
    <w:p w14:paraId="3C961434" w14:textId="77777777" w:rsidR="009D3992" w:rsidRPr="00903DBA" w:rsidRDefault="009D3992" w:rsidP="009D3992">
      <w:pPr>
        <w:pStyle w:val="Code"/>
        <w:rPr>
          <w:highlight w:val="white"/>
        </w:rPr>
      </w:pPr>
      <w:r w:rsidRPr="00903DBA">
        <w:rPr>
          <w:highlight w:val="white"/>
        </w:rPr>
        <w:t>#define EOF -1</w:t>
      </w:r>
    </w:p>
    <w:p w14:paraId="6CBF7795" w14:textId="77777777" w:rsidR="009D3992" w:rsidRPr="00903DBA" w:rsidRDefault="009D3992" w:rsidP="009D3992">
      <w:pPr>
        <w:pStyle w:val="Code"/>
        <w:rPr>
          <w:highlight w:val="white"/>
        </w:rPr>
      </w:pPr>
    </w:p>
    <w:p w14:paraId="085B80A6" w14:textId="77777777" w:rsidR="009D3992" w:rsidRPr="00903DBA" w:rsidRDefault="009D3992" w:rsidP="009D3992">
      <w:pPr>
        <w:pStyle w:val="Code"/>
        <w:rPr>
          <w:highlight w:val="white"/>
        </w:rPr>
      </w:pPr>
      <w:r w:rsidRPr="00903DBA">
        <w:rPr>
          <w:highlight w:val="white"/>
        </w:rPr>
        <w:t>char scanChar(void);</w:t>
      </w:r>
    </w:p>
    <w:p w14:paraId="39632683" w14:textId="77777777" w:rsidR="009D3992" w:rsidRPr="00903DBA" w:rsidRDefault="009D3992" w:rsidP="009D3992">
      <w:pPr>
        <w:pStyle w:val="Code"/>
        <w:rPr>
          <w:highlight w:val="white"/>
        </w:rPr>
      </w:pPr>
      <w:r w:rsidRPr="00903DBA">
        <w:rPr>
          <w:highlight w:val="white"/>
        </w:rPr>
        <w:t>void unscanChar(char c);</w:t>
      </w:r>
    </w:p>
    <w:p w14:paraId="2BC95100" w14:textId="77777777" w:rsidR="009D3992" w:rsidRPr="00903DBA" w:rsidRDefault="009D3992" w:rsidP="009D3992">
      <w:pPr>
        <w:pStyle w:val="Code"/>
        <w:rPr>
          <w:highlight w:val="white"/>
        </w:rPr>
      </w:pPr>
      <w:r w:rsidRPr="00903DBA">
        <w:rPr>
          <w:highlight w:val="white"/>
        </w:rPr>
        <w:t>void scanString(char* string, int precision);</w:t>
      </w:r>
    </w:p>
    <w:p w14:paraId="65352592" w14:textId="63F0825A" w:rsidR="009D3992" w:rsidRPr="00903DBA" w:rsidRDefault="009D3992" w:rsidP="009D3992">
      <w:pPr>
        <w:pStyle w:val="Code"/>
        <w:rPr>
          <w:highlight w:val="white"/>
        </w:rPr>
      </w:pPr>
      <w:r w:rsidRPr="00903DBA">
        <w:rPr>
          <w:highlight w:val="white"/>
        </w:rPr>
        <w:t>long scanLongInt(</w:t>
      </w:r>
      <w:r w:rsidR="00E54766" w:rsidRPr="00903DBA">
        <w:rPr>
          <w:highlight w:val="white"/>
        </w:rPr>
        <w:t>int base</w:t>
      </w:r>
      <w:r w:rsidRPr="00903DBA">
        <w:rPr>
          <w:highlight w:val="white"/>
        </w:rPr>
        <w:t>);</w:t>
      </w:r>
    </w:p>
    <w:p w14:paraId="42EF3133" w14:textId="173DDB30" w:rsidR="009D3992" w:rsidRPr="00903DBA" w:rsidRDefault="009D3992" w:rsidP="009D3992">
      <w:pPr>
        <w:pStyle w:val="Code"/>
        <w:rPr>
          <w:highlight w:val="white"/>
        </w:rPr>
      </w:pPr>
      <w:r w:rsidRPr="00903DBA">
        <w:rPr>
          <w:highlight w:val="white"/>
        </w:rPr>
        <w:t>unsigned long scanUnsignedLongInt(</w:t>
      </w:r>
      <w:r w:rsidR="00E54766" w:rsidRPr="00903DBA">
        <w:rPr>
          <w:highlight w:val="white"/>
        </w:rPr>
        <w:t xml:space="preserve">int </w:t>
      </w:r>
      <w:r w:rsidRPr="00903DBA">
        <w:rPr>
          <w:highlight w:val="white"/>
        </w:rPr>
        <w:t>base);</w:t>
      </w:r>
    </w:p>
    <w:p w14:paraId="6D3F3F3A" w14:textId="77777777" w:rsidR="009D3992" w:rsidRPr="00903DBA" w:rsidRDefault="009D3992" w:rsidP="009D3992">
      <w:pPr>
        <w:pStyle w:val="Code"/>
        <w:rPr>
          <w:highlight w:val="white"/>
        </w:rPr>
      </w:pPr>
      <w:r w:rsidRPr="00903DBA">
        <w:rPr>
          <w:highlight w:val="white"/>
        </w:rPr>
        <w:t>long double scanLongDouble(void);</w:t>
      </w:r>
    </w:p>
    <w:p w14:paraId="2E697BC6" w14:textId="77777777" w:rsidR="009D3992" w:rsidRPr="00903DBA" w:rsidRDefault="009D3992" w:rsidP="009D3992">
      <w:pPr>
        <w:pStyle w:val="Code"/>
        <w:rPr>
          <w:highlight w:val="white"/>
        </w:rPr>
      </w:pPr>
    </w:p>
    <w:p w14:paraId="1FBE1D65" w14:textId="565A42FB" w:rsidR="009D3992" w:rsidRPr="00903DBA" w:rsidRDefault="009D3992" w:rsidP="009D3992">
      <w:pPr>
        <w:pStyle w:val="Code"/>
        <w:rPr>
          <w:highlight w:val="white"/>
        </w:rPr>
      </w:pPr>
      <w:r w:rsidRPr="00903DBA">
        <w:rPr>
          <w:highlight w:val="white"/>
        </w:rPr>
        <w:t>int scanf(</w:t>
      </w:r>
      <w:r w:rsidR="00900943" w:rsidRPr="00903DBA">
        <w:rPr>
          <w:highlight w:val="white"/>
        </w:rPr>
        <w:t>const char* format</w:t>
      </w:r>
      <w:r w:rsidRPr="00903DBA">
        <w:rPr>
          <w:highlight w:val="white"/>
        </w:rPr>
        <w:t>, ...);</w:t>
      </w:r>
    </w:p>
    <w:p w14:paraId="5B7A6396" w14:textId="2748C8FE" w:rsidR="009D3992" w:rsidRPr="00903DBA" w:rsidRDefault="009D3992" w:rsidP="009D3992">
      <w:pPr>
        <w:pStyle w:val="Code"/>
        <w:rPr>
          <w:highlight w:val="white"/>
        </w:rPr>
      </w:pPr>
      <w:r w:rsidRPr="00903DBA">
        <w:rPr>
          <w:highlight w:val="white"/>
        </w:rPr>
        <w:t>int vscanf(</w:t>
      </w:r>
      <w:r w:rsidR="00900943" w:rsidRPr="00903DBA">
        <w:rPr>
          <w:highlight w:val="white"/>
        </w:rPr>
        <w:t>const char* format</w:t>
      </w:r>
      <w:r w:rsidRPr="00903DBA">
        <w:rPr>
          <w:highlight w:val="white"/>
        </w:rPr>
        <w:t>, va_list arg_list);</w:t>
      </w:r>
    </w:p>
    <w:p w14:paraId="014B5EAB" w14:textId="53CC1A3A" w:rsidR="009D3992" w:rsidRPr="00903DBA" w:rsidRDefault="009D3992" w:rsidP="009D3992">
      <w:pPr>
        <w:pStyle w:val="Code"/>
        <w:rPr>
          <w:highlight w:val="white"/>
        </w:rPr>
      </w:pPr>
      <w:r w:rsidRPr="00903DBA">
        <w:rPr>
          <w:highlight w:val="white"/>
        </w:rPr>
        <w:t xml:space="preserve">int fscanf(FILE* inStream, </w:t>
      </w:r>
      <w:r w:rsidR="00900943" w:rsidRPr="00903DBA">
        <w:rPr>
          <w:highlight w:val="white"/>
        </w:rPr>
        <w:t>const char* format</w:t>
      </w:r>
      <w:r w:rsidRPr="00903DBA">
        <w:rPr>
          <w:highlight w:val="white"/>
        </w:rPr>
        <w:t>, ...);</w:t>
      </w:r>
    </w:p>
    <w:p w14:paraId="437B6C2F" w14:textId="0838A28F" w:rsidR="009D3992" w:rsidRPr="00903DBA" w:rsidRDefault="009D3992" w:rsidP="009D3992">
      <w:pPr>
        <w:pStyle w:val="Code"/>
        <w:rPr>
          <w:highlight w:val="white"/>
        </w:rPr>
      </w:pPr>
      <w:r w:rsidRPr="00903DBA">
        <w:rPr>
          <w:highlight w:val="white"/>
        </w:rPr>
        <w:t xml:space="preserve">int vfscanf(FILE* inStream, </w:t>
      </w:r>
      <w:r w:rsidR="00900943" w:rsidRPr="00903DBA">
        <w:rPr>
          <w:highlight w:val="white"/>
        </w:rPr>
        <w:t>const char* format</w:t>
      </w:r>
      <w:r w:rsidRPr="00903DBA">
        <w:rPr>
          <w:highlight w:val="white"/>
        </w:rPr>
        <w:t>, va_list arg_list);</w:t>
      </w:r>
    </w:p>
    <w:p w14:paraId="70F22B67" w14:textId="274CAF5C" w:rsidR="009D3992" w:rsidRPr="00903DBA" w:rsidRDefault="009D3992" w:rsidP="009D3992">
      <w:pPr>
        <w:pStyle w:val="Code"/>
        <w:rPr>
          <w:highlight w:val="white"/>
        </w:rPr>
      </w:pPr>
      <w:r w:rsidRPr="00903DBA">
        <w:rPr>
          <w:highlight w:val="white"/>
        </w:rPr>
        <w:t xml:space="preserve">int sscanf(char* inString, </w:t>
      </w:r>
      <w:r w:rsidR="00900943" w:rsidRPr="00903DBA">
        <w:rPr>
          <w:highlight w:val="white"/>
        </w:rPr>
        <w:t>const char* format</w:t>
      </w:r>
      <w:r w:rsidRPr="00903DBA">
        <w:rPr>
          <w:highlight w:val="white"/>
        </w:rPr>
        <w:t>, ...);</w:t>
      </w:r>
    </w:p>
    <w:p w14:paraId="1577FC0A" w14:textId="70618564" w:rsidR="009D3992" w:rsidRPr="00903DBA" w:rsidRDefault="009D3992" w:rsidP="009D3992">
      <w:pPr>
        <w:pStyle w:val="Code"/>
        <w:rPr>
          <w:highlight w:val="white"/>
        </w:rPr>
      </w:pPr>
      <w:r w:rsidRPr="00903DBA">
        <w:rPr>
          <w:highlight w:val="white"/>
        </w:rPr>
        <w:t xml:space="preserve">int vsscanf(char* inString, </w:t>
      </w:r>
      <w:r w:rsidR="00900943" w:rsidRPr="00903DBA">
        <w:rPr>
          <w:highlight w:val="white"/>
        </w:rPr>
        <w:t>const char* format</w:t>
      </w:r>
      <w:r w:rsidRPr="00903DBA">
        <w:rPr>
          <w:highlight w:val="white"/>
        </w:rPr>
        <w:t>, va_list arg_list);</w:t>
      </w:r>
    </w:p>
    <w:p w14:paraId="370CDB95" w14:textId="77777777" w:rsidR="009D3992" w:rsidRPr="00903DBA" w:rsidRDefault="009D3992" w:rsidP="009D3992">
      <w:pPr>
        <w:pStyle w:val="Code"/>
        <w:rPr>
          <w:highlight w:val="white"/>
        </w:rPr>
      </w:pPr>
    </w:p>
    <w:p w14:paraId="0350B5B4" w14:textId="77777777" w:rsidR="009D3992" w:rsidRPr="00903DBA" w:rsidRDefault="009D3992" w:rsidP="009D3992">
      <w:pPr>
        <w:pStyle w:val="Code"/>
        <w:rPr>
          <w:highlight w:val="white"/>
        </w:rPr>
      </w:pPr>
      <w:r w:rsidRPr="00903DBA">
        <w:rPr>
          <w:highlight w:val="white"/>
        </w:rPr>
        <w:t>#endif</w:t>
      </w:r>
    </w:p>
    <w:p w14:paraId="004673F9" w14:textId="5CD1A7FA" w:rsidR="008361EE" w:rsidRPr="00903DBA" w:rsidRDefault="008D6750" w:rsidP="00E65FE6">
      <w:pPr>
        <w:pStyle w:val="CodeHeader"/>
      </w:pPr>
      <w:r w:rsidRPr="00903DBA">
        <w:t>s</w:t>
      </w:r>
      <w:r w:rsidR="008361EE" w:rsidRPr="00903DBA">
        <w:t>canf.c</w:t>
      </w:r>
    </w:p>
    <w:p w14:paraId="05A36D32" w14:textId="77777777" w:rsidR="00442030" w:rsidRPr="00903DBA" w:rsidRDefault="00442030" w:rsidP="00A15E99">
      <w:pPr>
        <w:pStyle w:val="Code"/>
        <w:rPr>
          <w:highlight w:val="white"/>
        </w:rPr>
      </w:pPr>
      <w:r w:rsidRPr="00903DBA">
        <w:rPr>
          <w:highlight w:val="white"/>
        </w:rPr>
        <w:t>#include &lt;math.h&gt;</w:t>
      </w:r>
    </w:p>
    <w:p w14:paraId="69A0B80E" w14:textId="77777777" w:rsidR="00442030" w:rsidRPr="00903DBA" w:rsidRDefault="00442030" w:rsidP="00A15E99">
      <w:pPr>
        <w:pStyle w:val="Code"/>
        <w:rPr>
          <w:highlight w:val="white"/>
        </w:rPr>
      </w:pPr>
      <w:r w:rsidRPr="00903DBA">
        <w:rPr>
          <w:highlight w:val="white"/>
        </w:rPr>
        <w:t>#include &lt;ctype.h&gt;</w:t>
      </w:r>
    </w:p>
    <w:p w14:paraId="55C1E752" w14:textId="77777777" w:rsidR="00442030" w:rsidRPr="00903DBA" w:rsidRDefault="00442030" w:rsidP="00A15E99">
      <w:pPr>
        <w:pStyle w:val="Code"/>
        <w:rPr>
          <w:highlight w:val="white"/>
        </w:rPr>
      </w:pPr>
      <w:r w:rsidRPr="00903DBA">
        <w:rPr>
          <w:highlight w:val="white"/>
        </w:rPr>
        <w:t>#include &lt;stdio.h&gt;</w:t>
      </w:r>
    </w:p>
    <w:p w14:paraId="0AD426C2" w14:textId="77777777" w:rsidR="00442030" w:rsidRPr="00903DBA" w:rsidRDefault="00442030" w:rsidP="00A15E99">
      <w:pPr>
        <w:pStyle w:val="Code"/>
        <w:rPr>
          <w:highlight w:val="white"/>
        </w:rPr>
      </w:pPr>
      <w:r w:rsidRPr="00903DBA">
        <w:rPr>
          <w:highlight w:val="white"/>
        </w:rPr>
        <w:t>#include &lt;stddef.h&gt;</w:t>
      </w:r>
    </w:p>
    <w:p w14:paraId="07DF9E85" w14:textId="77777777" w:rsidR="00442030" w:rsidRPr="00903DBA" w:rsidRDefault="00442030" w:rsidP="00A15E99">
      <w:pPr>
        <w:pStyle w:val="Code"/>
        <w:rPr>
          <w:highlight w:val="white"/>
        </w:rPr>
      </w:pPr>
      <w:r w:rsidRPr="00903DBA">
        <w:rPr>
          <w:highlight w:val="white"/>
        </w:rPr>
        <w:t>#include &lt;stdarg.h&gt;</w:t>
      </w:r>
    </w:p>
    <w:p w14:paraId="28D11714" w14:textId="77777777" w:rsidR="00442030" w:rsidRPr="00903DBA" w:rsidRDefault="00442030" w:rsidP="00A15E99">
      <w:pPr>
        <w:pStyle w:val="Code"/>
        <w:rPr>
          <w:highlight w:val="white"/>
        </w:rPr>
      </w:pPr>
      <w:r w:rsidRPr="00903DBA">
        <w:rPr>
          <w:highlight w:val="white"/>
        </w:rPr>
        <w:t>#include &lt;String.h&gt;</w:t>
      </w:r>
    </w:p>
    <w:p w14:paraId="786F2E08" w14:textId="77777777" w:rsidR="00442030" w:rsidRPr="00903DBA" w:rsidRDefault="00442030" w:rsidP="00A15E99">
      <w:pPr>
        <w:pStyle w:val="Code"/>
        <w:rPr>
          <w:highlight w:val="white"/>
        </w:rPr>
      </w:pPr>
      <w:r w:rsidRPr="00903DBA">
        <w:rPr>
          <w:highlight w:val="white"/>
        </w:rPr>
        <w:t>#include &lt;scanf.h&gt;</w:t>
      </w:r>
    </w:p>
    <w:p w14:paraId="5C45EBF4" w14:textId="77777777" w:rsidR="00442030" w:rsidRPr="00903DBA" w:rsidRDefault="00442030" w:rsidP="00A15E99">
      <w:pPr>
        <w:pStyle w:val="Code"/>
        <w:rPr>
          <w:highlight w:val="white"/>
        </w:rPr>
      </w:pPr>
      <w:r w:rsidRPr="00903DBA">
        <w:rPr>
          <w:highlight w:val="white"/>
        </w:rPr>
        <w:t>#include &lt;printf.h&gt;</w:t>
      </w:r>
    </w:p>
    <w:p w14:paraId="0179E402" w14:textId="77777777" w:rsidR="00442030" w:rsidRPr="00903DBA" w:rsidRDefault="00442030" w:rsidP="00A15E99">
      <w:pPr>
        <w:pStyle w:val="Code"/>
        <w:rPr>
          <w:highlight w:val="white"/>
        </w:rPr>
      </w:pPr>
    </w:p>
    <w:p w14:paraId="3C2CD793" w14:textId="77777777" w:rsidR="00442030" w:rsidRPr="00903DBA" w:rsidRDefault="00442030" w:rsidP="00A15E99">
      <w:pPr>
        <w:pStyle w:val="Code"/>
        <w:rPr>
          <w:highlight w:val="white"/>
        </w:rPr>
      </w:pPr>
      <w:r w:rsidRPr="00903DBA">
        <w:rPr>
          <w:highlight w:val="white"/>
        </w:rPr>
        <w:t>#define PRINT(x,y) { printf(#x " = &lt;%" #y "&gt;\n", (x)); }</w:t>
      </w:r>
    </w:p>
    <w:p w14:paraId="1F56FABF" w14:textId="77777777" w:rsidR="00442030" w:rsidRPr="00903DBA" w:rsidRDefault="00442030" w:rsidP="00A15E99">
      <w:pPr>
        <w:pStyle w:val="Code"/>
        <w:rPr>
          <w:highlight w:val="white"/>
        </w:rPr>
      </w:pPr>
    </w:p>
    <w:p w14:paraId="66DE363E" w14:textId="77777777" w:rsidR="00442030" w:rsidRPr="00903DBA" w:rsidRDefault="00442030" w:rsidP="00A15E99">
      <w:pPr>
        <w:pStyle w:val="Code"/>
        <w:rPr>
          <w:highlight w:val="white"/>
        </w:rPr>
      </w:pPr>
      <w:r w:rsidRPr="00903DBA">
        <w:rPr>
          <w:highlight w:val="white"/>
        </w:rPr>
        <w:t>int g_inStatus, g_inChars;</w:t>
      </w:r>
    </w:p>
    <w:p w14:paraId="75D3E5F3" w14:textId="77777777" w:rsidR="00442030" w:rsidRPr="00903DBA" w:rsidRDefault="00442030" w:rsidP="00A15E99">
      <w:pPr>
        <w:pStyle w:val="Code"/>
        <w:rPr>
          <w:highlight w:val="white"/>
        </w:rPr>
      </w:pPr>
      <w:r w:rsidRPr="00903DBA">
        <w:rPr>
          <w:highlight w:val="white"/>
        </w:rPr>
        <w:t>void* g_inDevice;</w:t>
      </w:r>
    </w:p>
    <w:p w14:paraId="5D299E07" w14:textId="77777777" w:rsidR="00442030" w:rsidRPr="00903DBA" w:rsidRDefault="00442030" w:rsidP="00A15E99">
      <w:pPr>
        <w:pStyle w:val="Code"/>
        <w:rPr>
          <w:highlight w:val="white"/>
        </w:rPr>
      </w:pPr>
      <w:r w:rsidRPr="00903DBA">
        <w:rPr>
          <w:highlight w:val="white"/>
        </w:rPr>
        <w:t>int g_inCount;</w:t>
      </w:r>
    </w:p>
    <w:p w14:paraId="20A04B09" w14:textId="77777777" w:rsidR="00442030" w:rsidRPr="00903DBA" w:rsidRDefault="00442030" w:rsidP="00A15E99">
      <w:pPr>
        <w:pStyle w:val="Code"/>
        <w:rPr>
          <w:highlight w:val="white"/>
        </w:rPr>
      </w:pPr>
    </w:p>
    <w:p w14:paraId="406B5F9A" w14:textId="77777777" w:rsidR="00442030" w:rsidRPr="00903DBA" w:rsidRDefault="00442030" w:rsidP="00A15E99">
      <w:pPr>
        <w:pStyle w:val="Code"/>
        <w:rPr>
          <w:highlight w:val="white"/>
        </w:rPr>
      </w:pPr>
      <w:r w:rsidRPr="00903DBA">
        <w:rPr>
          <w:highlight w:val="white"/>
        </w:rPr>
        <w:t>char scanChar(void) {</w:t>
      </w:r>
    </w:p>
    <w:p w14:paraId="723F6DC9" w14:textId="77777777" w:rsidR="00442030" w:rsidRPr="00903DBA" w:rsidRDefault="00442030" w:rsidP="00A15E99">
      <w:pPr>
        <w:pStyle w:val="Code"/>
        <w:rPr>
          <w:highlight w:val="white"/>
        </w:rPr>
      </w:pPr>
      <w:r w:rsidRPr="00903DBA">
        <w:rPr>
          <w:highlight w:val="white"/>
        </w:rPr>
        <w:t xml:space="preserve">  char c = '\0';</w:t>
      </w:r>
    </w:p>
    <w:p w14:paraId="0663A5DE" w14:textId="77777777" w:rsidR="00442030" w:rsidRPr="00903DBA" w:rsidRDefault="00442030" w:rsidP="00A15E99">
      <w:pPr>
        <w:pStyle w:val="Code"/>
        <w:rPr>
          <w:highlight w:val="white"/>
        </w:rPr>
      </w:pPr>
      <w:r w:rsidRPr="00903DBA">
        <w:rPr>
          <w:highlight w:val="white"/>
        </w:rPr>
        <w:t xml:space="preserve">  FILE* stream;</w:t>
      </w:r>
    </w:p>
    <w:p w14:paraId="37DEF437" w14:textId="77777777" w:rsidR="00442030" w:rsidRPr="00903DBA" w:rsidRDefault="00442030" w:rsidP="00A15E99">
      <w:pPr>
        <w:pStyle w:val="Code"/>
        <w:rPr>
          <w:highlight w:val="white"/>
        </w:rPr>
      </w:pPr>
      <w:r w:rsidRPr="00903DBA">
        <w:rPr>
          <w:highlight w:val="white"/>
        </w:rPr>
        <w:t xml:space="preserve">  int handle;</w:t>
      </w:r>
    </w:p>
    <w:p w14:paraId="7F4BAF27" w14:textId="77777777" w:rsidR="00442030" w:rsidRPr="00903DBA" w:rsidRDefault="00442030" w:rsidP="00A15E99">
      <w:pPr>
        <w:pStyle w:val="Code"/>
        <w:rPr>
          <w:highlight w:val="white"/>
        </w:rPr>
      </w:pPr>
      <w:r w:rsidRPr="00903DBA">
        <w:rPr>
          <w:highlight w:val="white"/>
        </w:rPr>
        <w:t xml:space="preserve">  char* inString;</w:t>
      </w:r>
    </w:p>
    <w:p w14:paraId="158B6ED2" w14:textId="77777777" w:rsidR="00442030" w:rsidRPr="00903DBA" w:rsidRDefault="00442030" w:rsidP="00A15E99">
      <w:pPr>
        <w:pStyle w:val="Code"/>
        <w:rPr>
          <w:highlight w:val="white"/>
        </w:rPr>
      </w:pPr>
    </w:p>
    <w:p w14:paraId="21272750" w14:textId="77777777" w:rsidR="00442030" w:rsidRPr="00903DBA" w:rsidRDefault="00442030" w:rsidP="00A15E99">
      <w:pPr>
        <w:pStyle w:val="Code"/>
        <w:rPr>
          <w:highlight w:val="white"/>
        </w:rPr>
      </w:pPr>
      <w:r w:rsidRPr="00903DBA">
        <w:rPr>
          <w:highlight w:val="white"/>
        </w:rPr>
        <w:t xml:space="preserve">  switch (g_inStatus) {</w:t>
      </w:r>
    </w:p>
    <w:p w14:paraId="761BE44D" w14:textId="77777777" w:rsidR="00442030" w:rsidRPr="00903DBA" w:rsidRDefault="00442030" w:rsidP="00A15E99">
      <w:pPr>
        <w:pStyle w:val="Code"/>
        <w:rPr>
          <w:highlight w:val="white"/>
        </w:rPr>
      </w:pPr>
      <w:r w:rsidRPr="00903DBA">
        <w:rPr>
          <w:highlight w:val="white"/>
        </w:rPr>
        <w:t xml:space="preserve">    case DEVICE:</w:t>
      </w:r>
    </w:p>
    <w:p w14:paraId="27125FAD" w14:textId="77777777" w:rsidR="00442030" w:rsidRPr="00903DBA" w:rsidRDefault="00442030" w:rsidP="00A15E99">
      <w:pPr>
        <w:pStyle w:val="Code"/>
        <w:rPr>
          <w:highlight w:val="white"/>
        </w:rPr>
      </w:pPr>
      <w:r w:rsidRPr="00903DBA">
        <w:rPr>
          <w:highlight w:val="white"/>
        </w:rPr>
        <w:t xml:space="preserve">      stream = (FILE*) g_inDevice;</w:t>
      </w:r>
    </w:p>
    <w:p w14:paraId="06ED3383" w14:textId="77777777" w:rsidR="00442030" w:rsidRPr="00903DBA" w:rsidRDefault="00442030" w:rsidP="00A15E99">
      <w:pPr>
        <w:pStyle w:val="Code"/>
        <w:rPr>
          <w:highlight w:val="white"/>
        </w:rPr>
      </w:pPr>
      <w:r w:rsidRPr="00903DBA">
        <w:rPr>
          <w:highlight w:val="white"/>
        </w:rPr>
        <w:t xml:space="preserve">      </w:t>
      </w:r>
    </w:p>
    <w:p w14:paraId="54DDDCE4" w14:textId="77777777" w:rsidR="00442030" w:rsidRPr="00903DBA" w:rsidRDefault="00442030" w:rsidP="00A15E99">
      <w:pPr>
        <w:pStyle w:val="Code"/>
        <w:rPr>
          <w:highlight w:val="white"/>
        </w:rPr>
      </w:pPr>
      <w:r w:rsidRPr="00903DBA">
        <w:rPr>
          <w:highlight w:val="white"/>
        </w:rPr>
        <w:t xml:space="preserve">      handle = stream-&gt;handle;</w:t>
      </w:r>
    </w:p>
    <w:p w14:paraId="5E6FE86C" w14:textId="77777777" w:rsidR="00442030" w:rsidRPr="00903DBA" w:rsidRDefault="00442030" w:rsidP="00A15E99">
      <w:pPr>
        <w:pStyle w:val="Code"/>
        <w:rPr>
          <w:highlight w:val="white"/>
        </w:rPr>
      </w:pPr>
      <w:r w:rsidRPr="00903DBA">
        <w:rPr>
          <w:highlight w:val="white"/>
        </w:rPr>
        <w:t>#ifdef __WINDOWS__</w:t>
      </w:r>
    </w:p>
    <w:p w14:paraId="06347006" w14:textId="77777777" w:rsidR="00442030" w:rsidRPr="00903DBA" w:rsidRDefault="00442030" w:rsidP="00A15E99">
      <w:pPr>
        <w:pStyle w:val="Code"/>
        <w:rPr>
          <w:highlight w:val="white"/>
        </w:rPr>
      </w:pPr>
      <w:r w:rsidRPr="00903DBA">
        <w:rPr>
          <w:highlight w:val="white"/>
        </w:rPr>
        <w:t xml:space="preserve">      register_ah = 0x3Fs;</w:t>
      </w:r>
    </w:p>
    <w:p w14:paraId="24BA422A" w14:textId="77777777" w:rsidR="00442030" w:rsidRPr="00903DBA" w:rsidRDefault="00442030" w:rsidP="00A15E99">
      <w:pPr>
        <w:pStyle w:val="Code"/>
        <w:rPr>
          <w:highlight w:val="white"/>
        </w:rPr>
      </w:pPr>
      <w:r w:rsidRPr="00903DBA">
        <w:rPr>
          <w:highlight w:val="white"/>
        </w:rPr>
        <w:t xml:space="preserve">      register_bx = handle;</w:t>
      </w:r>
    </w:p>
    <w:p w14:paraId="188910A3" w14:textId="77777777" w:rsidR="00442030" w:rsidRPr="00903DBA" w:rsidRDefault="00442030" w:rsidP="00A15E99">
      <w:pPr>
        <w:pStyle w:val="Code"/>
        <w:rPr>
          <w:highlight w:val="white"/>
        </w:rPr>
      </w:pPr>
      <w:r w:rsidRPr="00903DBA">
        <w:rPr>
          <w:highlight w:val="white"/>
        </w:rPr>
        <w:t xml:space="preserve">      register_cx = 1;</w:t>
      </w:r>
    </w:p>
    <w:p w14:paraId="5D500CB6" w14:textId="77777777" w:rsidR="00442030" w:rsidRPr="00903DBA" w:rsidRDefault="00442030" w:rsidP="00A15E99">
      <w:pPr>
        <w:pStyle w:val="Code"/>
        <w:rPr>
          <w:highlight w:val="white"/>
        </w:rPr>
      </w:pPr>
      <w:r w:rsidRPr="00903DBA">
        <w:rPr>
          <w:highlight w:val="white"/>
        </w:rPr>
        <w:t xml:space="preserve">      register_dx = &amp;c;</w:t>
      </w:r>
    </w:p>
    <w:p w14:paraId="6304979A" w14:textId="77777777" w:rsidR="00442030" w:rsidRPr="00903DBA" w:rsidRDefault="00442030" w:rsidP="00A15E99">
      <w:pPr>
        <w:pStyle w:val="Code"/>
        <w:rPr>
          <w:highlight w:val="white"/>
        </w:rPr>
      </w:pPr>
      <w:r w:rsidRPr="00903DBA">
        <w:rPr>
          <w:highlight w:val="white"/>
        </w:rPr>
        <w:t xml:space="preserve">      interrupt(0x21s);</w:t>
      </w:r>
    </w:p>
    <w:p w14:paraId="4238E7F4" w14:textId="77777777" w:rsidR="00442030" w:rsidRPr="00903DBA" w:rsidRDefault="00442030" w:rsidP="00A15E99">
      <w:pPr>
        <w:pStyle w:val="Code"/>
        <w:rPr>
          <w:highlight w:val="white"/>
        </w:rPr>
      </w:pPr>
      <w:r w:rsidRPr="00903DBA">
        <w:rPr>
          <w:highlight w:val="white"/>
        </w:rPr>
        <w:t>#endif</w:t>
      </w:r>
    </w:p>
    <w:p w14:paraId="1C2762E5" w14:textId="77777777" w:rsidR="00442030" w:rsidRPr="00903DBA" w:rsidRDefault="00442030" w:rsidP="00A15E99">
      <w:pPr>
        <w:pStyle w:val="Code"/>
        <w:rPr>
          <w:highlight w:val="white"/>
        </w:rPr>
      </w:pPr>
    </w:p>
    <w:p w14:paraId="2E09AA35" w14:textId="77777777" w:rsidR="00442030" w:rsidRPr="00903DBA" w:rsidRDefault="00442030" w:rsidP="00A15E99">
      <w:pPr>
        <w:pStyle w:val="Code"/>
        <w:rPr>
          <w:highlight w:val="white"/>
        </w:rPr>
      </w:pPr>
      <w:r w:rsidRPr="00903DBA">
        <w:rPr>
          <w:highlight w:val="white"/>
        </w:rPr>
        <w:t>#ifdef __LINUX__</w:t>
      </w:r>
    </w:p>
    <w:p w14:paraId="43D383E0" w14:textId="77777777" w:rsidR="00442030" w:rsidRPr="00903DBA" w:rsidRDefault="00442030" w:rsidP="00A15E99">
      <w:pPr>
        <w:pStyle w:val="Code"/>
        <w:rPr>
          <w:highlight w:val="white"/>
        </w:rPr>
      </w:pPr>
      <w:r w:rsidRPr="00903DBA">
        <w:rPr>
          <w:highlight w:val="white"/>
        </w:rPr>
        <w:t xml:space="preserve">      register_rax = 0x00L;</w:t>
      </w:r>
    </w:p>
    <w:p w14:paraId="2477134D" w14:textId="77777777" w:rsidR="00442030" w:rsidRPr="00903DBA" w:rsidRDefault="00442030" w:rsidP="00A15E99">
      <w:pPr>
        <w:pStyle w:val="Code"/>
        <w:rPr>
          <w:highlight w:val="white"/>
        </w:rPr>
      </w:pPr>
      <w:r w:rsidRPr="00903DBA">
        <w:rPr>
          <w:highlight w:val="white"/>
        </w:rPr>
        <w:t xml:space="preserve">      register_rdi = (unsigned long) stream-&gt;handle;</w:t>
      </w:r>
    </w:p>
    <w:p w14:paraId="072C2C2B" w14:textId="77777777" w:rsidR="00442030" w:rsidRPr="00903DBA" w:rsidRDefault="00442030" w:rsidP="00A15E99">
      <w:pPr>
        <w:pStyle w:val="Code"/>
        <w:rPr>
          <w:highlight w:val="white"/>
        </w:rPr>
      </w:pPr>
      <w:r w:rsidRPr="00903DBA">
        <w:rPr>
          <w:highlight w:val="white"/>
        </w:rPr>
        <w:t xml:space="preserve">      register_rsi = (unsigned long) &amp;c;</w:t>
      </w:r>
    </w:p>
    <w:p w14:paraId="44A73421" w14:textId="77777777" w:rsidR="00442030" w:rsidRPr="00903DBA" w:rsidRDefault="00442030" w:rsidP="00A15E99">
      <w:pPr>
        <w:pStyle w:val="Code"/>
        <w:rPr>
          <w:highlight w:val="white"/>
        </w:rPr>
      </w:pPr>
      <w:r w:rsidRPr="00903DBA">
        <w:rPr>
          <w:highlight w:val="white"/>
        </w:rPr>
        <w:t xml:space="preserve">      register_rdx = 1L;</w:t>
      </w:r>
    </w:p>
    <w:p w14:paraId="5D87ACE7" w14:textId="77777777" w:rsidR="00442030" w:rsidRPr="00903DBA" w:rsidRDefault="00442030" w:rsidP="00A15E99">
      <w:pPr>
        <w:pStyle w:val="Code"/>
        <w:rPr>
          <w:highlight w:val="white"/>
        </w:rPr>
      </w:pPr>
      <w:r w:rsidRPr="00903DBA">
        <w:rPr>
          <w:highlight w:val="white"/>
        </w:rPr>
        <w:t xml:space="preserve">      syscall();</w:t>
      </w:r>
    </w:p>
    <w:p w14:paraId="39010EBB" w14:textId="77777777" w:rsidR="00442030" w:rsidRPr="00903DBA" w:rsidRDefault="00442030" w:rsidP="00A15E99">
      <w:pPr>
        <w:pStyle w:val="Code"/>
        <w:rPr>
          <w:highlight w:val="white"/>
        </w:rPr>
      </w:pPr>
      <w:r w:rsidRPr="00903DBA">
        <w:rPr>
          <w:highlight w:val="white"/>
        </w:rPr>
        <w:t>#endif</w:t>
      </w:r>
    </w:p>
    <w:p w14:paraId="789EFC97" w14:textId="77777777" w:rsidR="00442030" w:rsidRPr="00903DBA" w:rsidRDefault="00442030" w:rsidP="00A15E99">
      <w:pPr>
        <w:pStyle w:val="Code"/>
        <w:rPr>
          <w:highlight w:val="white"/>
        </w:rPr>
      </w:pPr>
    </w:p>
    <w:p w14:paraId="064D12D6" w14:textId="77777777" w:rsidR="00442030" w:rsidRPr="00903DBA" w:rsidRDefault="00442030" w:rsidP="00A15E99">
      <w:pPr>
        <w:pStyle w:val="Code"/>
        <w:rPr>
          <w:highlight w:val="white"/>
        </w:rPr>
      </w:pPr>
      <w:r w:rsidRPr="00903DBA">
        <w:rPr>
          <w:highlight w:val="white"/>
        </w:rPr>
        <w:t xml:space="preserve">      ++g_inChars;</w:t>
      </w:r>
    </w:p>
    <w:p w14:paraId="55D85776" w14:textId="77777777" w:rsidR="00442030" w:rsidRPr="00903DBA" w:rsidRDefault="00442030" w:rsidP="00A15E99">
      <w:pPr>
        <w:pStyle w:val="Code"/>
        <w:rPr>
          <w:highlight w:val="white"/>
        </w:rPr>
      </w:pPr>
      <w:r w:rsidRPr="00903DBA">
        <w:rPr>
          <w:highlight w:val="white"/>
        </w:rPr>
        <w:t xml:space="preserve">      return c;</w:t>
      </w:r>
    </w:p>
    <w:p w14:paraId="67A01ACA" w14:textId="77777777" w:rsidR="00442030" w:rsidRPr="00903DBA" w:rsidRDefault="00442030" w:rsidP="00A15E99">
      <w:pPr>
        <w:pStyle w:val="Code"/>
        <w:rPr>
          <w:highlight w:val="white"/>
        </w:rPr>
      </w:pPr>
    </w:p>
    <w:p w14:paraId="043097D2" w14:textId="77777777" w:rsidR="00442030" w:rsidRPr="00903DBA" w:rsidRDefault="00442030" w:rsidP="00A15E99">
      <w:pPr>
        <w:pStyle w:val="Code"/>
        <w:rPr>
          <w:highlight w:val="white"/>
        </w:rPr>
      </w:pPr>
      <w:r w:rsidRPr="00903DBA">
        <w:rPr>
          <w:highlight w:val="white"/>
        </w:rPr>
        <w:t xml:space="preserve">    case STRING:</w:t>
      </w:r>
    </w:p>
    <w:p w14:paraId="573CFDFF" w14:textId="77777777" w:rsidR="00442030" w:rsidRPr="00903DBA" w:rsidRDefault="00442030" w:rsidP="00A15E99">
      <w:pPr>
        <w:pStyle w:val="Code"/>
        <w:rPr>
          <w:highlight w:val="white"/>
        </w:rPr>
      </w:pPr>
      <w:r w:rsidRPr="00903DBA">
        <w:rPr>
          <w:highlight w:val="white"/>
        </w:rPr>
        <w:t xml:space="preserve">      inString = (char*) g_inDevice;</w:t>
      </w:r>
    </w:p>
    <w:p w14:paraId="59E90E01" w14:textId="77777777" w:rsidR="00442030" w:rsidRPr="00903DBA" w:rsidRDefault="00442030" w:rsidP="00A15E99">
      <w:pPr>
        <w:pStyle w:val="Code"/>
        <w:rPr>
          <w:highlight w:val="white"/>
        </w:rPr>
      </w:pPr>
      <w:r w:rsidRPr="00903DBA">
        <w:rPr>
          <w:highlight w:val="white"/>
        </w:rPr>
        <w:t xml:space="preserve">      return inString[g_inChars++];</w:t>
      </w:r>
    </w:p>
    <w:p w14:paraId="5CCB2B8E" w14:textId="77777777" w:rsidR="00442030" w:rsidRPr="00903DBA" w:rsidRDefault="00442030" w:rsidP="00A15E99">
      <w:pPr>
        <w:pStyle w:val="Code"/>
        <w:rPr>
          <w:highlight w:val="white"/>
        </w:rPr>
      </w:pPr>
    </w:p>
    <w:p w14:paraId="7952D5B4" w14:textId="77777777" w:rsidR="00442030" w:rsidRPr="00903DBA" w:rsidRDefault="00442030" w:rsidP="00A15E99">
      <w:pPr>
        <w:pStyle w:val="Code"/>
        <w:rPr>
          <w:highlight w:val="white"/>
        </w:rPr>
      </w:pPr>
      <w:r w:rsidRPr="00903DBA">
        <w:rPr>
          <w:highlight w:val="white"/>
        </w:rPr>
        <w:t xml:space="preserve">    default:</w:t>
      </w:r>
    </w:p>
    <w:p w14:paraId="79DD428A" w14:textId="77777777" w:rsidR="00442030" w:rsidRPr="00903DBA" w:rsidRDefault="00442030" w:rsidP="00A15E99">
      <w:pPr>
        <w:pStyle w:val="Code"/>
        <w:rPr>
          <w:highlight w:val="white"/>
        </w:rPr>
      </w:pPr>
      <w:r w:rsidRPr="00903DBA">
        <w:rPr>
          <w:highlight w:val="white"/>
        </w:rPr>
        <w:t xml:space="preserve">      return '\0';</w:t>
      </w:r>
    </w:p>
    <w:p w14:paraId="384E948E" w14:textId="77777777" w:rsidR="00442030" w:rsidRPr="00903DBA" w:rsidRDefault="00442030" w:rsidP="00A15E99">
      <w:pPr>
        <w:pStyle w:val="Code"/>
        <w:rPr>
          <w:highlight w:val="white"/>
        </w:rPr>
      </w:pPr>
      <w:r w:rsidRPr="00903DBA">
        <w:rPr>
          <w:highlight w:val="white"/>
        </w:rPr>
        <w:t xml:space="preserve">  }</w:t>
      </w:r>
    </w:p>
    <w:p w14:paraId="39A5DF22" w14:textId="77777777" w:rsidR="00442030" w:rsidRPr="00903DBA" w:rsidRDefault="00442030" w:rsidP="00A15E99">
      <w:pPr>
        <w:pStyle w:val="Code"/>
        <w:rPr>
          <w:highlight w:val="white"/>
        </w:rPr>
      </w:pPr>
      <w:r w:rsidRPr="00903DBA">
        <w:rPr>
          <w:highlight w:val="white"/>
        </w:rPr>
        <w:t>}</w:t>
      </w:r>
    </w:p>
    <w:p w14:paraId="2B6DE322" w14:textId="77777777" w:rsidR="00442030" w:rsidRPr="00903DBA" w:rsidRDefault="00442030" w:rsidP="00A15E99">
      <w:pPr>
        <w:pStyle w:val="Code"/>
        <w:rPr>
          <w:highlight w:val="white"/>
        </w:rPr>
      </w:pPr>
    </w:p>
    <w:p w14:paraId="31AF69A4" w14:textId="77777777" w:rsidR="00442030" w:rsidRPr="00903DBA" w:rsidRDefault="00442030" w:rsidP="00A15E99">
      <w:pPr>
        <w:pStyle w:val="Code"/>
        <w:rPr>
          <w:highlight w:val="white"/>
        </w:rPr>
      </w:pPr>
      <w:r w:rsidRPr="00903DBA">
        <w:rPr>
          <w:highlight w:val="white"/>
        </w:rPr>
        <w:t>void unscanChar(char /* c */) {</w:t>
      </w:r>
    </w:p>
    <w:p w14:paraId="31748DB3" w14:textId="77777777" w:rsidR="00442030" w:rsidRPr="00903DBA" w:rsidRDefault="00442030" w:rsidP="00A15E99">
      <w:pPr>
        <w:pStyle w:val="Code"/>
        <w:rPr>
          <w:highlight w:val="white"/>
        </w:rPr>
      </w:pPr>
      <w:r w:rsidRPr="00903DBA">
        <w:rPr>
          <w:highlight w:val="white"/>
        </w:rPr>
        <w:t xml:space="preserve">  switch (g_inStatus) {</w:t>
      </w:r>
    </w:p>
    <w:p w14:paraId="5F6CCCB0" w14:textId="77777777" w:rsidR="00442030" w:rsidRPr="00903DBA" w:rsidRDefault="00442030" w:rsidP="00A15E99">
      <w:pPr>
        <w:pStyle w:val="Code"/>
        <w:rPr>
          <w:highlight w:val="white"/>
        </w:rPr>
      </w:pPr>
      <w:r w:rsidRPr="00903DBA">
        <w:rPr>
          <w:highlight w:val="white"/>
        </w:rPr>
        <w:t xml:space="preserve">    case DEVICE:</w:t>
      </w:r>
    </w:p>
    <w:p w14:paraId="6BF572C5" w14:textId="77777777" w:rsidR="00442030" w:rsidRPr="00903DBA" w:rsidRDefault="00442030" w:rsidP="00A15E99">
      <w:pPr>
        <w:pStyle w:val="Code"/>
        <w:rPr>
          <w:highlight w:val="white"/>
        </w:rPr>
      </w:pPr>
      <w:r w:rsidRPr="00903DBA">
        <w:rPr>
          <w:highlight w:val="white"/>
        </w:rPr>
        <w:t xml:space="preserve">      --g_inChars;</w:t>
      </w:r>
    </w:p>
    <w:p w14:paraId="4240F2EA" w14:textId="77777777" w:rsidR="00442030" w:rsidRPr="00903DBA" w:rsidRDefault="00442030" w:rsidP="00A15E99">
      <w:pPr>
        <w:pStyle w:val="Code"/>
        <w:rPr>
          <w:highlight w:val="white"/>
        </w:rPr>
      </w:pPr>
      <w:r w:rsidRPr="00903DBA">
        <w:rPr>
          <w:highlight w:val="white"/>
        </w:rPr>
        <w:t xml:space="preserve">      break;</w:t>
      </w:r>
    </w:p>
    <w:p w14:paraId="50B3E4E1" w14:textId="77777777" w:rsidR="00442030" w:rsidRPr="00903DBA" w:rsidRDefault="00442030" w:rsidP="00A15E99">
      <w:pPr>
        <w:pStyle w:val="Code"/>
        <w:rPr>
          <w:highlight w:val="white"/>
        </w:rPr>
      </w:pPr>
    </w:p>
    <w:p w14:paraId="20607ED5" w14:textId="77777777" w:rsidR="00442030" w:rsidRPr="00903DBA" w:rsidRDefault="00442030" w:rsidP="00A15E99">
      <w:pPr>
        <w:pStyle w:val="Code"/>
        <w:rPr>
          <w:highlight w:val="white"/>
        </w:rPr>
      </w:pPr>
      <w:r w:rsidRPr="00903DBA">
        <w:rPr>
          <w:highlight w:val="white"/>
        </w:rPr>
        <w:t xml:space="preserve">    case STRING:</w:t>
      </w:r>
    </w:p>
    <w:p w14:paraId="30EE64DB" w14:textId="77777777" w:rsidR="00442030" w:rsidRPr="00903DBA" w:rsidRDefault="00442030" w:rsidP="00A15E99">
      <w:pPr>
        <w:pStyle w:val="Code"/>
        <w:rPr>
          <w:highlight w:val="white"/>
        </w:rPr>
      </w:pPr>
      <w:r w:rsidRPr="00903DBA">
        <w:rPr>
          <w:highlight w:val="white"/>
        </w:rPr>
        <w:t xml:space="preserve">      --g_inChars;</w:t>
      </w:r>
    </w:p>
    <w:p w14:paraId="449FF73B" w14:textId="77777777" w:rsidR="00442030" w:rsidRPr="00903DBA" w:rsidRDefault="00442030" w:rsidP="00A15E99">
      <w:pPr>
        <w:pStyle w:val="Code"/>
        <w:rPr>
          <w:highlight w:val="white"/>
        </w:rPr>
      </w:pPr>
      <w:r w:rsidRPr="00903DBA">
        <w:rPr>
          <w:highlight w:val="white"/>
        </w:rPr>
        <w:t xml:space="preserve">      break;</w:t>
      </w:r>
    </w:p>
    <w:p w14:paraId="47DC6BD3" w14:textId="77777777" w:rsidR="00442030" w:rsidRPr="00903DBA" w:rsidRDefault="00442030" w:rsidP="00A15E99">
      <w:pPr>
        <w:pStyle w:val="Code"/>
        <w:rPr>
          <w:highlight w:val="white"/>
        </w:rPr>
      </w:pPr>
      <w:r w:rsidRPr="00903DBA">
        <w:rPr>
          <w:highlight w:val="white"/>
        </w:rPr>
        <w:t xml:space="preserve">  }</w:t>
      </w:r>
    </w:p>
    <w:p w14:paraId="6E214BE0" w14:textId="77777777" w:rsidR="00442030" w:rsidRPr="00903DBA" w:rsidRDefault="00442030" w:rsidP="00A15E99">
      <w:pPr>
        <w:pStyle w:val="Code"/>
        <w:rPr>
          <w:highlight w:val="white"/>
        </w:rPr>
      </w:pPr>
      <w:r w:rsidRPr="00903DBA">
        <w:rPr>
          <w:highlight w:val="white"/>
        </w:rPr>
        <w:t>}</w:t>
      </w:r>
    </w:p>
    <w:p w14:paraId="0E68C27F" w14:textId="77777777" w:rsidR="00442030" w:rsidRPr="00903DBA" w:rsidRDefault="00442030" w:rsidP="00F113EB">
      <w:pPr>
        <w:pStyle w:val="Code"/>
        <w:rPr>
          <w:highlight w:val="white"/>
        </w:rPr>
      </w:pPr>
    </w:p>
    <w:p w14:paraId="7F490D1C" w14:textId="77777777" w:rsidR="00F113EB" w:rsidRPr="00903DBA" w:rsidRDefault="00F113EB" w:rsidP="00F113EB">
      <w:pPr>
        <w:pStyle w:val="Code"/>
        <w:rPr>
          <w:highlight w:val="white"/>
        </w:rPr>
      </w:pPr>
      <w:r w:rsidRPr="00903DBA">
        <w:rPr>
          <w:highlight w:val="white"/>
        </w:rPr>
        <w:t>static char* strnchr(const char* text, int size, int i) {</w:t>
      </w:r>
    </w:p>
    <w:p w14:paraId="3088D738" w14:textId="17742B1E" w:rsidR="00F113EB" w:rsidRPr="00903DBA" w:rsidRDefault="00F113EB" w:rsidP="00F113EB">
      <w:pPr>
        <w:pStyle w:val="Code"/>
        <w:rPr>
          <w:highlight w:val="white"/>
        </w:rPr>
      </w:pPr>
      <w:r w:rsidRPr="00903DBA">
        <w:rPr>
          <w:highlight w:val="white"/>
        </w:rPr>
        <w:t xml:space="preserve">  </w:t>
      </w:r>
      <w:r w:rsidR="00D06677" w:rsidRPr="00903DBA">
        <w:rPr>
          <w:highlight w:val="white"/>
        </w:rPr>
        <w:t>int index;</w:t>
      </w:r>
    </w:p>
    <w:p w14:paraId="0CB5567D" w14:textId="77777777" w:rsidR="00F113EB" w:rsidRPr="00903DBA" w:rsidRDefault="00F113EB" w:rsidP="00F113EB">
      <w:pPr>
        <w:pStyle w:val="Code"/>
        <w:rPr>
          <w:highlight w:val="white"/>
        </w:rPr>
      </w:pPr>
      <w:r w:rsidRPr="00903DBA">
        <w:rPr>
          <w:highlight w:val="white"/>
        </w:rPr>
        <w:t xml:space="preserve">  char c = (char) i;</w:t>
      </w:r>
    </w:p>
    <w:p w14:paraId="23C3B667" w14:textId="77777777" w:rsidR="00F113EB" w:rsidRPr="00903DBA" w:rsidRDefault="00F113EB" w:rsidP="00F113EB">
      <w:pPr>
        <w:pStyle w:val="Code"/>
        <w:rPr>
          <w:highlight w:val="white"/>
        </w:rPr>
      </w:pPr>
    </w:p>
    <w:p w14:paraId="263961B7" w14:textId="77777777" w:rsidR="00F113EB" w:rsidRPr="00903DBA" w:rsidRDefault="00F113EB" w:rsidP="00F113EB">
      <w:pPr>
        <w:pStyle w:val="Code"/>
        <w:rPr>
          <w:highlight w:val="white"/>
        </w:rPr>
      </w:pPr>
      <w:r w:rsidRPr="00903DBA">
        <w:rPr>
          <w:highlight w:val="white"/>
        </w:rPr>
        <w:t xml:space="preserve">  for (index = 0; index &lt; size; ++index) {</w:t>
      </w:r>
    </w:p>
    <w:p w14:paraId="02666A39" w14:textId="77777777" w:rsidR="00F113EB" w:rsidRPr="00903DBA" w:rsidRDefault="00F113EB" w:rsidP="00F113EB">
      <w:pPr>
        <w:pStyle w:val="Code"/>
        <w:rPr>
          <w:highlight w:val="white"/>
        </w:rPr>
      </w:pPr>
      <w:r w:rsidRPr="00903DBA">
        <w:rPr>
          <w:highlight w:val="white"/>
        </w:rPr>
        <w:t xml:space="preserve">    if (text[index] == c) {</w:t>
      </w:r>
    </w:p>
    <w:p w14:paraId="2E05BDC9" w14:textId="77777777" w:rsidR="00F113EB" w:rsidRPr="00903DBA" w:rsidRDefault="00F113EB" w:rsidP="00F113EB">
      <w:pPr>
        <w:pStyle w:val="Code"/>
        <w:rPr>
          <w:highlight w:val="white"/>
        </w:rPr>
      </w:pPr>
      <w:r w:rsidRPr="00903DBA">
        <w:rPr>
          <w:highlight w:val="white"/>
        </w:rPr>
        <w:t xml:space="preserve">      return &amp;text[index];</w:t>
      </w:r>
    </w:p>
    <w:p w14:paraId="2D4EA0E3" w14:textId="77777777" w:rsidR="00F113EB" w:rsidRPr="00903DBA" w:rsidRDefault="00F113EB" w:rsidP="00F113EB">
      <w:pPr>
        <w:pStyle w:val="Code"/>
        <w:rPr>
          <w:highlight w:val="white"/>
        </w:rPr>
      </w:pPr>
      <w:r w:rsidRPr="00903DBA">
        <w:rPr>
          <w:highlight w:val="white"/>
        </w:rPr>
        <w:t xml:space="preserve">    }</w:t>
      </w:r>
    </w:p>
    <w:p w14:paraId="3C7EFF47" w14:textId="77777777" w:rsidR="00F113EB" w:rsidRPr="00903DBA" w:rsidRDefault="00F113EB" w:rsidP="00F113EB">
      <w:pPr>
        <w:pStyle w:val="Code"/>
        <w:rPr>
          <w:highlight w:val="white"/>
        </w:rPr>
      </w:pPr>
      <w:r w:rsidRPr="00903DBA">
        <w:rPr>
          <w:highlight w:val="white"/>
        </w:rPr>
        <w:t xml:space="preserve">  }</w:t>
      </w:r>
    </w:p>
    <w:p w14:paraId="6F142653" w14:textId="77777777" w:rsidR="00F113EB" w:rsidRPr="00903DBA" w:rsidRDefault="00F113EB" w:rsidP="00F113EB">
      <w:pPr>
        <w:pStyle w:val="Code"/>
        <w:rPr>
          <w:highlight w:val="white"/>
        </w:rPr>
      </w:pPr>
    </w:p>
    <w:p w14:paraId="730F2EB1" w14:textId="77777777" w:rsidR="00F113EB" w:rsidRPr="00903DBA" w:rsidRDefault="00F113EB" w:rsidP="00F113EB">
      <w:pPr>
        <w:pStyle w:val="Code"/>
        <w:rPr>
          <w:highlight w:val="white"/>
        </w:rPr>
      </w:pPr>
      <w:r w:rsidRPr="00903DBA">
        <w:rPr>
          <w:highlight w:val="white"/>
        </w:rPr>
        <w:t xml:space="preserve">  return NULL;</w:t>
      </w:r>
    </w:p>
    <w:p w14:paraId="287F35E9" w14:textId="77777777" w:rsidR="00F113EB" w:rsidRPr="00903DBA" w:rsidRDefault="00F113EB" w:rsidP="00F113EB">
      <w:pPr>
        <w:pStyle w:val="Code"/>
        <w:rPr>
          <w:highlight w:val="white"/>
        </w:rPr>
      </w:pPr>
      <w:r w:rsidRPr="00903DBA">
        <w:rPr>
          <w:highlight w:val="white"/>
        </w:rPr>
        <w:t>}</w:t>
      </w:r>
    </w:p>
    <w:p w14:paraId="3343FDFE" w14:textId="77777777" w:rsidR="00F113EB" w:rsidRPr="00903DBA" w:rsidRDefault="00F113EB" w:rsidP="00F113EB">
      <w:pPr>
        <w:pStyle w:val="Code"/>
        <w:rPr>
          <w:highlight w:val="white"/>
        </w:rPr>
      </w:pPr>
    </w:p>
    <w:p w14:paraId="5273C4A7" w14:textId="77777777" w:rsidR="00F113EB" w:rsidRPr="00903DBA" w:rsidRDefault="00F113EB" w:rsidP="00F113EB">
      <w:pPr>
        <w:pStyle w:val="Code"/>
        <w:rPr>
          <w:highlight w:val="white"/>
        </w:rPr>
      </w:pPr>
      <w:r w:rsidRPr="00903DBA">
        <w:rPr>
          <w:highlight w:val="white"/>
        </w:rPr>
        <w:t>void scanPattern(char* string, char* pattern, int size, BOOL not) {</w:t>
      </w:r>
    </w:p>
    <w:p w14:paraId="3E4C0A2B" w14:textId="77777777" w:rsidR="00F113EB" w:rsidRPr="00903DBA" w:rsidRDefault="00F113EB" w:rsidP="00F113EB">
      <w:pPr>
        <w:pStyle w:val="Code"/>
        <w:rPr>
          <w:highlight w:val="white"/>
        </w:rPr>
      </w:pPr>
      <w:r w:rsidRPr="00903DBA">
        <w:rPr>
          <w:highlight w:val="white"/>
        </w:rPr>
        <w:t xml:space="preserve">  int index = 0;</w:t>
      </w:r>
    </w:p>
    <w:p w14:paraId="062EE2C0" w14:textId="77777777" w:rsidR="00F113EB" w:rsidRPr="00903DBA" w:rsidRDefault="00F113EB" w:rsidP="00F113EB">
      <w:pPr>
        <w:pStyle w:val="Code"/>
        <w:rPr>
          <w:highlight w:val="white"/>
        </w:rPr>
      </w:pPr>
      <w:r w:rsidRPr="00903DBA">
        <w:rPr>
          <w:highlight w:val="white"/>
        </w:rPr>
        <w:t xml:space="preserve">  char input = scanChar();</w:t>
      </w:r>
    </w:p>
    <w:p w14:paraId="4FBD8C08" w14:textId="77777777" w:rsidR="00F113EB" w:rsidRPr="00903DBA" w:rsidRDefault="00F113EB" w:rsidP="00F113EB">
      <w:pPr>
        <w:pStyle w:val="Code"/>
        <w:rPr>
          <w:highlight w:val="white"/>
        </w:rPr>
      </w:pPr>
    </w:p>
    <w:p w14:paraId="35B1F629" w14:textId="77777777" w:rsidR="00F113EB" w:rsidRPr="00903DBA" w:rsidRDefault="00F113EB" w:rsidP="00F113EB">
      <w:pPr>
        <w:pStyle w:val="Code"/>
        <w:rPr>
          <w:highlight w:val="white"/>
        </w:rPr>
      </w:pPr>
      <w:r w:rsidRPr="00903DBA">
        <w:rPr>
          <w:highlight w:val="white"/>
        </w:rPr>
        <w:t xml:space="preserve">  while (isspace(input)) {</w:t>
      </w:r>
    </w:p>
    <w:p w14:paraId="073D41EA" w14:textId="77777777" w:rsidR="00F113EB" w:rsidRPr="00903DBA" w:rsidRDefault="00F113EB" w:rsidP="00F113EB">
      <w:pPr>
        <w:pStyle w:val="Code"/>
        <w:rPr>
          <w:highlight w:val="white"/>
        </w:rPr>
      </w:pPr>
      <w:r w:rsidRPr="00903DBA">
        <w:rPr>
          <w:highlight w:val="white"/>
        </w:rPr>
        <w:t xml:space="preserve">    input = scanChar();</w:t>
      </w:r>
    </w:p>
    <w:p w14:paraId="54165844" w14:textId="77777777" w:rsidR="00F113EB" w:rsidRPr="00903DBA" w:rsidRDefault="00F113EB" w:rsidP="00F113EB">
      <w:pPr>
        <w:pStyle w:val="Code"/>
        <w:rPr>
          <w:highlight w:val="white"/>
        </w:rPr>
      </w:pPr>
      <w:r w:rsidRPr="00903DBA">
        <w:rPr>
          <w:highlight w:val="white"/>
        </w:rPr>
        <w:t xml:space="preserve">  }</w:t>
      </w:r>
    </w:p>
    <w:p w14:paraId="7845139F" w14:textId="77777777" w:rsidR="00F113EB" w:rsidRPr="00903DBA" w:rsidRDefault="00F113EB" w:rsidP="00F113EB">
      <w:pPr>
        <w:pStyle w:val="Code"/>
        <w:rPr>
          <w:highlight w:val="white"/>
        </w:rPr>
      </w:pPr>
    </w:p>
    <w:p w14:paraId="0D0EC2AF" w14:textId="77777777" w:rsidR="00F113EB" w:rsidRPr="00903DBA" w:rsidRDefault="00F113EB" w:rsidP="00F113EB">
      <w:pPr>
        <w:pStyle w:val="Code"/>
        <w:rPr>
          <w:highlight w:val="white"/>
        </w:rPr>
      </w:pPr>
      <w:r w:rsidRPr="00903DBA">
        <w:rPr>
          <w:highlight w:val="white"/>
        </w:rPr>
        <w:t xml:space="preserve">  if (string != NULL) {</w:t>
      </w:r>
    </w:p>
    <w:p w14:paraId="0A4F7A3C" w14:textId="77777777" w:rsidR="00F113EB" w:rsidRPr="00903DBA" w:rsidRDefault="00F113EB" w:rsidP="00F113EB">
      <w:pPr>
        <w:pStyle w:val="Code"/>
        <w:rPr>
          <w:highlight w:val="white"/>
        </w:rPr>
      </w:pPr>
      <w:r w:rsidRPr="00903DBA">
        <w:rPr>
          <w:highlight w:val="white"/>
        </w:rPr>
        <w:t xml:space="preserve">    while ((!not &amp;&amp; strnchr(pattern, size, input)) ||</w:t>
      </w:r>
    </w:p>
    <w:p w14:paraId="26110E4A" w14:textId="77777777" w:rsidR="00F113EB" w:rsidRPr="00903DBA" w:rsidRDefault="00F113EB" w:rsidP="00F113EB">
      <w:pPr>
        <w:pStyle w:val="Code"/>
        <w:rPr>
          <w:highlight w:val="white"/>
        </w:rPr>
      </w:pPr>
      <w:r w:rsidRPr="00903DBA">
        <w:rPr>
          <w:highlight w:val="white"/>
        </w:rPr>
        <w:t xml:space="preserve">           (not &amp;&amp; !strnchr(pattern, size, input))) {</w:t>
      </w:r>
    </w:p>
    <w:p w14:paraId="775DF316" w14:textId="77777777" w:rsidR="00F113EB" w:rsidRPr="00903DBA" w:rsidRDefault="00F113EB" w:rsidP="00F113EB">
      <w:pPr>
        <w:pStyle w:val="Code"/>
        <w:rPr>
          <w:highlight w:val="white"/>
        </w:rPr>
      </w:pPr>
      <w:r w:rsidRPr="00903DBA">
        <w:rPr>
          <w:highlight w:val="white"/>
        </w:rPr>
        <w:t xml:space="preserve">      string[index++] = input;</w:t>
      </w:r>
    </w:p>
    <w:p w14:paraId="6A439AC3" w14:textId="77777777" w:rsidR="00F113EB" w:rsidRPr="00903DBA" w:rsidRDefault="00F113EB" w:rsidP="00F113EB">
      <w:pPr>
        <w:pStyle w:val="Code"/>
        <w:rPr>
          <w:highlight w:val="white"/>
        </w:rPr>
      </w:pPr>
      <w:r w:rsidRPr="00903DBA">
        <w:rPr>
          <w:highlight w:val="white"/>
        </w:rPr>
        <w:t xml:space="preserve">      input = scanChar();</w:t>
      </w:r>
    </w:p>
    <w:p w14:paraId="3E9509C6" w14:textId="77777777" w:rsidR="00F113EB" w:rsidRPr="00903DBA" w:rsidRDefault="00F113EB" w:rsidP="00F113EB">
      <w:pPr>
        <w:pStyle w:val="Code"/>
        <w:rPr>
          <w:highlight w:val="white"/>
        </w:rPr>
      </w:pPr>
      <w:r w:rsidRPr="00903DBA">
        <w:rPr>
          <w:highlight w:val="white"/>
        </w:rPr>
        <w:t xml:space="preserve">    }</w:t>
      </w:r>
    </w:p>
    <w:p w14:paraId="76A4D016" w14:textId="77777777" w:rsidR="00F113EB" w:rsidRPr="00903DBA" w:rsidRDefault="00F113EB" w:rsidP="00F113EB">
      <w:pPr>
        <w:pStyle w:val="Code"/>
        <w:rPr>
          <w:highlight w:val="white"/>
        </w:rPr>
      </w:pPr>
    </w:p>
    <w:p w14:paraId="2BCFD00F" w14:textId="77777777" w:rsidR="00F113EB" w:rsidRPr="00903DBA" w:rsidRDefault="00F113EB" w:rsidP="00F113EB">
      <w:pPr>
        <w:pStyle w:val="Code"/>
        <w:rPr>
          <w:highlight w:val="white"/>
        </w:rPr>
      </w:pPr>
      <w:r w:rsidRPr="00903DBA">
        <w:rPr>
          <w:highlight w:val="white"/>
        </w:rPr>
        <w:t xml:space="preserve">    string[index] = '\0';</w:t>
      </w:r>
    </w:p>
    <w:p w14:paraId="5E6D90DC" w14:textId="77777777" w:rsidR="00F113EB" w:rsidRPr="00903DBA" w:rsidRDefault="00F113EB" w:rsidP="00F113EB">
      <w:pPr>
        <w:pStyle w:val="Code"/>
        <w:rPr>
          <w:highlight w:val="white"/>
        </w:rPr>
      </w:pPr>
      <w:r w:rsidRPr="00903DBA">
        <w:rPr>
          <w:highlight w:val="white"/>
        </w:rPr>
        <w:t xml:space="preserve">  }</w:t>
      </w:r>
    </w:p>
    <w:p w14:paraId="2C5B37B7" w14:textId="77777777" w:rsidR="00F113EB" w:rsidRPr="00903DBA" w:rsidRDefault="00F113EB" w:rsidP="00F113EB">
      <w:pPr>
        <w:pStyle w:val="Code"/>
        <w:rPr>
          <w:highlight w:val="white"/>
        </w:rPr>
      </w:pPr>
      <w:r w:rsidRPr="00903DBA">
        <w:rPr>
          <w:highlight w:val="white"/>
        </w:rPr>
        <w:t xml:space="preserve">  else {</w:t>
      </w:r>
    </w:p>
    <w:p w14:paraId="4275419F" w14:textId="77777777" w:rsidR="00F113EB" w:rsidRPr="00903DBA" w:rsidRDefault="00F113EB" w:rsidP="00F113EB">
      <w:pPr>
        <w:pStyle w:val="Code"/>
        <w:rPr>
          <w:highlight w:val="white"/>
        </w:rPr>
      </w:pPr>
      <w:r w:rsidRPr="00903DBA">
        <w:rPr>
          <w:highlight w:val="white"/>
        </w:rPr>
        <w:t xml:space="preserve">    while ((!not &amp;&amp; strnchr(pattern, size, input)) ||</w:t>
      </w:r>
    </w:p>
    <w:p w14:paraId="276337F2" w14:textId="77777777" w:rsidR="00F113EB" w:rsidRPr="00903DBA" w:rsidRDefault="00F113EB" w:rsidP="00F113EB">
      <w:pPr>
        <w:pStyle w:val="Code"/>
        <w:rPr>
          <w:highlight w:val="white"/>
        </w:rPr>
      </w:pPr>
      <w:r w:rsidRPr="00903DBA">
        <w:rPr>
          <w:highlight w:val="white"/>
        </w:rPr>
        <w:t xml:space="preserve">           (not &amp;&amp; !strnchr(pattern, size, input))) {</w:t>
      </w:r>
    </w:p>
    <w:p w14:paraId="246607D2" w14:textId="77777777" w:rsidR="00F113EB" w:rsidRPr="00903DBA" w:rsidRDefault="00F113EB" w:rsidP="00F113EB">
      <w:pPr>
        <w:pStyle w:val="Code"/>
        <w:rPr>
          <w:highlight w:val="white"/>
        </w:rPr>
      </w:pPr>
      <w:r w:rsidRPr="00903DBA">
        <w:rPr>
          <w:highlight w:val="white"/>
        </w:rPr>
        <w:t xml:space="preserve">      input = scanChar();</w:t>
      </w:r>
    </w:p>
    <w:p w14:paraId="7946D302" w14:textId="77777777" w:rsidR="00F113EB" w:rsidRPr="00903DBA" w:rsidRDefault="00F113EB" w:rsidP="00F113EB">
      <w:pPr>
        <w:pStyle w:val="Code"/>
        <w:rPr>
          <w:highlight w:val="white"/>
        </w:rPr>
      </w:pPr>
      <w:r w:rsidRPr="00903DBA">
        <w:rPr>
          <w:highlight w:val="white"/>
        </w:rPr>
        <w:t xml:space="preserve">    }</w:t>
      </w:r>
    </w:p>
    <w:p w14:paraId="2D19FE1F" w14:textId="77777777" w:rsidR="00F113EB" w:rsidRPr="00903DBA" w:rsidRDefault="00F113EB" w:rsidP="00F113EB">
      <w:pPr>
        <w:pStyle w:val="Code"/>
        <w:rPr>
          <w:highlight w:val="white"/>
        </w:rPr>
      </w:pPr>
      <w:r w:rsidRPr="00903DBA">
        <w:rPr>
          <w:highlight w:val="white"/>
        </w:rPr>
        <w:t xml:space="preserve">  }</w:t>
      </w:r>
    </w:p>
    <w:p w14:paraId="5936B19E" w14:textId="77777777" w:rsidR="00F113EB" w:rsidRPr="00903DBA" w:rsidRDefault="00F113EB" w:rsidP="00F113EB">
      <w:pPr>
        <w:pStyle w:val="Code"/>
        <w:rPr>
          <w:highlight w:val="white"/>
        </w:rPr>
      </w:pPr>
      <w:r w:rsidRPr="00903DBA">
        <w:rPr>
          <w:highlight w:val="white"/>
        </w:rPr>
        <w:t>}</w:t>
      </w:r>
    </w:p>
    <w:p w14:paraId="3352A8ED" w14:textId="77777777" w:rsidR="00442030" w:rsidRPr="00903DBA" w:rsidRDefault="00442030" w:rsidP="00F113EB">
      <w:pPr>
        <w:pStyle w:val="Code"/>
        <w:rPr>
          <w:highlight w:val="white"/>
        </w:rPr>
      </w:pPr>
    </w:p>
    <w:p w14:paraId="0527608C" w14:textId="77777777" w:rsidR="00442030" w:rsidRPr="00903DBA" w:rsidRDefault="00442030" w:rsidP="00A15E99">
      <w:pPr>
        <w:pStyle w:val="Code"/>
        <w:rPr>
          <w:highlight w:val="white"/>
        </w:rPr>
      </w:pPr>
      <w:r w:rsidRPr="00903DBA">
        <w:rPr>
          <w:highlight w:val="white"/>
        </w:rPr>
        <w:t>void scanString(char* string, int precision) {</w:t>
      </w:r>
    </w:p>
    <w:p w14:paraId="52AF832C" w14:textId="77777777" w:rsidR="00442030" w:rsidRPr="00903DBA" w:rsidRDefault="00442030" w:rsidP="00A15E99">
      <w:pPr>
        <w:pStyle w:val="Code"/>
        <w:rPr>
          <w:highlight w:val="white"/>
        </w:rPr>
      </w:pPr>
      <w:r w:rsidRPr="00903DBA">
        <w:rPr>
          <w:highlight w:val="white"/>
        </w:rPr>
        <w:t xml:space="preserve">  int index = 0;</w:t>
      </w:r>
    </w:p>
    <w:p w14:paraId="3247FE2F" w14:textId="77777777" w:rsidR="00442030" w:rsidRPr="00903DBA" w:rsidRDefault="00442030" w:rsidP="00A15E99">
      <w:pPr>
        <w:pStyle w:val="Code"/>
        <w:rPr>
          <w:highlight w:val="white"/>
        </w:rPr>
      </w:pPr>
      <w:r w:rsidRPr="00903DBA">
        <w:rPr>
          <w:highlight w:val="white"/>
        </w:rPr>
        <w:t xml:space="preserve">  char input = scanChar();</w:t>
      </w:r>
    </w:p>
    <w:p w14:paraId="0EEF2AB1" w14:textId="77777777" w:rsidR="00442030" w:rsidRPr="00903DBA" w:rsidRDefault="00442030" w:rsidP="00A15E99">
      <w:pPr>
        <w:pStyle w:val="Code"/>
        <w:rPr>
          <w:highlight w:val="white"/>
        </w:rPr>
      </w:pPr>
      <w:r w:rsidRPr="00903DBA">
        <w:rPr>
          <w:highlight w:val="white"/>
        </w:rPr>
        <w:t xml:space="preserve">  BOOL found = FALSE;</w:t>
      </w:r>
    </w:p>
    <w:p w14:paraId="08458512" w14:textId="77777777" w:rsidR="00442030" w:rsidRPr="00903DBA" w:rsidRDefault="00442030" w:rsidP="00A15E99">
      <w:pPr>
        <w:pStyle w:val="Code"/>
        <w:rPr>
          <w:highlight w:val="white"/>
        </w:rPr>
      </w:pPr>
    </w:p>
    <w:p w14:paraId="6E0EC2ED" w14:textId="77777777" w:rsidR="00442030" w:rsidRPr="00903DBA" w:rsidRDefault="00442030" w:rsidP="00A15E99">
      <w:pPr>
        <w:pStyle w:val="Code"/>
        <w:rPr>
          <w:highlight w:val="white"/>
        </w:rPr>
      </w:pPr>
      <w:r w:rsidRPr="00903DBA">
        <w:rPr>
          <w:highlight w:val="white"/>
        </w:rPr>
        <w:t xml:space="preserve">  while (isspace(input)) {</w:t>
      </w:r>
    </w:p>
    <w:p w14:paraId="4758F190" w14:textId="77777777" w:rsidR="00442030" w:rsidRPr="00903DBA" w:rsidRDefault="00442030" w:rsidP="00A15E99">
      <w:pPr>
        <w:pStyle w:val="Code"/>
        <w:rPr>
          <w:highlight w:val="white"/>
        </w:rPr>
      </w:pPr>
      <w:r w:rsidRPr="00903DBA">
        <w:rPr>
          <w:highlight w:val="white"/>
        </w:rPr>
        <w:t xml:space="preserve">    input = scanChar();</w:t>
      </w:r>
    </w:p>
    <w:p w14:paraId="3A37F7B5" w14:textId="77777777" w:rsidR="00442030" w:rsidRPr="00903DBA" w:rsidRDefault="00442030" w:rsidP="00A15E99">
      <w:pPr>
        <w:pStyle w:val="Code"/>
        <w:rPr>
          <w:highlight w:val="white"/>
        </w:rPr>
      </w:pPr>
      <w:r w:rsidRPr="00903DBA">
        <w:rPr>
          <w:highlight w:val="white"/>
        </w:rPr>
        <w:t xml:space="preserve">  }</w:t>
      </w:r>
    </w:p>
    <w:p w14:paraId="10269ECB" w14:textId="77777777" w:rsidR="00442030" w:rsidRPr="00903DBA" w:rsidRDefault="00442030" w:rsidP="00A15E99">
      <w:pPr>
        <w:pStyle w:val="Code"/>
        <w:rPr>
          <w:highlight w:val="white"/>
        </w:rPr>
      </w:pPr>
    </w:p>
    <w:p w14:paraId="34A68287" w14:textId="77777777" w:rsidR="00442030" w:rsidRPr="00903DBA" w:rsidRDefault="00442030" w:rsidP="00A15E99">
      <w:pPr>
        <w:pStyle w:val="Code"/>
        <w:rPr>
          <w:highlight w:val="white"/>
        </w:rPr>
      </w:pPr>
      <w:r w:rsidRPr="00903DBA">
        <w:rPr>
          <w:highlight w:val="white"/>
        </w:rPr>
        <w:t xml:space="preserve">  if (string != NULL) {</w:t>
      </w:r>
    </w:p>
    <w:p w14:paraId="72EA3208" w14:textId="77777777" w:rsidR="00442030" w:rsidRPr="00903DBA" w:rsidRDefault="00442030" w:rsidP="00A15E99">
      <w:pPr>
        <w:pStyle w:val="Code"/>
        <w:rPr>
          <w:highlight w:val="white"/>
        </w:rPr>
      </w:pPr>
      <w:r w:rsidRPr="00903DBA">
        <w:rPr>
          <w:highlight w:val="white"/>
        </w:rPr>
        <w:t xml:space="preserve">    if (precision == 0) {</w:t>
      </w:r>
    </w:p>
    <w:p w14:paraId="1D8E5791" w14:textId="77777777" w:rsidR="00442030" w:rsidRPr="00903DBA" w:rsidRDefault="00442030" w:rsidP="00A15E99">
      <w:pPr>
        <w:pStyle w:val="Code"/>
        <w:rPr>
          <w:highlight w:val="white"/>
        </w:rPr>
      </w:pPr>
      <w:r w:rsidRPr="00903DBA">
        <w:rPr>
          <w:highlight w:val="white"/>
        </w:rPr>
        <w:t xml:space="preserve">      while (!isspace(input) &amp;&amp; (input != EOF) &amp;&amp; (input != '\n')) {</w:t>
      </w:r>
    </w:p>
    <w:p w14:paraId="78C2167C" w14:textId="77777777" w:rsidR="00442030" w:rsidRPr="00903DBA" w:rsidRDefault="00442030" w:rsidP="00A15E99">
      <w:pPr>
        <w:pStyle w:val="Code"/>
        <w:rPr>
          <w:highlight w:val="white"/>
        </w:rPr>
      </w:pPr>
      <w:r w:rsidRPr="00903DBA">
        <w:rPr>
          <w:highlight w:val="white"/>
        </w:rPr>
        <w:t xml:space="preserve">        string[index++] = input;</w:t>
      </w:r>
    </w:p>
    <w:p w14:paraId="48E597D2" w14:textId="77777777" w:rsidR="00442030" w:rsidRPr="00903DBA" w:rsidRDefault="00442030" w:rsidP="00A15E99">
      <w:pPr>
        <w:pStyle w:val="Code"/>
        <w:rPr>
          <w:highlight w:val="white"/>
        </w:rPr>
      </w:pPr>
      <w:r w:rsidRPr="00903DBA">
        <w:rPr>
          <w:highlight w:val="white"/>
        </w:rPr>
        <w:t xml:space="preserve">        input = scanChar();</w:t>
      </w:r>
    </w:p>
    <w:p w14:paraId="2AFE2809" w14:textId="77777777" w:rsidR="00442030" w:rsidRPr="00903DBA" w:rsidRDefault="00442030" w:rsidP="00A15E99">
      <w:pPr>
        <w:pStyle w:val="Code"/>
        <w:rPr>
          <w:highlight w:val="white"/>
        </w:rPr>
      </w:pPr>
      <w:r w:rsidRPr="00903DBA">
        <w:rPr>
          <w:highlight w:val="white"/>
        </w:rPr>
        <w:t xml:space="preserve">        found = TRUE;</w:t>
      </w:r>
    </w:p>
    <w:p w14:paraId="7352A574" w14:textId="77777777" w:rsidR="00442030" w:rsidRPr="00903DBA" w:rsidRDefault="00442030" w:rsidP="00A15E99">
      <w:pPr>
        <w:pStyle w:val="Code"/>
        <w:rPr>
          <w:highlight w:val="white"/>
        </w:rPr>
      </w:pPr>
      <w:r w:rsidRPr="00903DBA">
        <w:rPr>
          <w:highlight w:val="white"/>
        </w:rPr>
        <w:t xml:space="preserve">        ++g_inChars;</w:t>
      </w:r>
    </w:p>
    <w:p w14:paraId="44A23838" w14:textId="77777777" w:rsidR="00442030" w:rsidRPr="00903DBA" w:rsidRDefault="00442030" w:rsidP="00A15E99">
      <w:pPr>
        <w:pStyle w:val="Code"/>
        <w:rPr>
          <w:highlight w:val="white"/>
        </w:rPr>
      </w:pPr>
      <w:r w:rsidRPr="00903DBA">
        <w:rPr>
          <w:highlight w:val="white"/>
        </w:rPr>
        <w:t xml:space="preserve">      }</w:t>
      </w:r>
    </w:p>
    <w:p w14:paraId="1E539789" w14:textId="77777777" w:rsidR="00442030" w:rsidRPr="00903DBA" w:rsidRDefault="00442030" w:rsidP="00A15E99">
      <w:pPr>
        <w:pStyle w:val="Code"/>
        <w:rPr>
          <w:highlight w:val="white"/>
        </w:rPr>
      </w:pPr>
    </w:p>
    <w:p w14:paraId="07E9186C" w14:textId="77777777" w:rsidR="00442030" w:rsidRPr="00903DBA" w:rsidRDefault="00442030" w:rsidP="00A15E99">
      <w:pPr>
        <w:pStyle w:val="Code"/>
        <w:rPr>
          <w:highlight w:val="white"/>
        </w:rPr>
      </w:pPr>
      <w:r w:rsidRPr="00903DBA">
        <w:rPr>
          <w:highlight w:val="white"/>
        </w:rPr>
        <w:t xml:space="preserve">      string[index] = '\0';</w:t>
      </w:r>
    </w:p>
    <w:p w14:paraId="145A9CD0" w14:textId="77777777" w:rsidR="00442030" w:rsidRPr="00903DBA" w:rsidRDefault="00442030" w:rsidP="00A15E99">
      <w:pPr>
        <w:pStyle w:val="Code"/>
        <w:rPr>
          <w:highlight w:val="white"/>
        </w:rPr>
      </w:pPr>
      <w:r w:rsidRPr="00903DBA">
        <w:rPr>
          <w:highlight w:val="white"/>
        </w:rPr>
        <w:t xml:space="preserve">      ++g_inChars;</w:t>
      </w:r>
    </w:p>
    <w:p w14:paraId="733E862A" w14:textId="77777777" w:rsidR="00442030" w:rsidRPr="00903DBA" w:rsidRDefault="00442030" w:rsidP="00A15E99">
      <w:pPr>
        <w:pStyle w:val="Code"/>
        <w:rPr>
          <w:highlight w:val="white"/>
        </w:rPr>
      </w:pPr>
      <w:r w:rsidRPr="00903DBA">
        <w:rPr>
          <w:highlight w:val="white"/>
        </w:rPr>
        <w:t xml:space="preserve">    }</w:t>
      </w:r>
    </w:p>
    <w:p w14:paraId="40ADF8B6" w14:textId="77777777" w:rsidR="00442030" w:rsidRPr="00903DBA" w:rsidRDefault="00442030" w:rsidP="00A15E99">
      <w:pPr>
        <w:pStyle w:val="Code"/>
        <w:rPr>
          <w:highlight w:val="white"/>
        </w:rPr>
      </w:pPr>
      <w:r w:rsidRPr="00903DBA">
        <w:rPr>
          <w:highlight w:val="white"/>
        </w:rPr>
        <w:t xml:space="preserve">    else {</w:t>
      </w:r>
    </w:p>
    <w:p w14:paraId="6D2B36E8" w14:textId="77777777" w:rsidR="00442030" w:rsidRPr="00903DBA" w:rsidRDefault="00442030" w:rsidP="00A15E99">
      <w:pPr>
        <w:pStyle w:val="Code"/>
        <w:rPr>
          <w:highlight w:val="white"/>
        </w:rPr>
      </w:pPr>
      <w:r w:rsidRPr="00903DBA">
        <w:rPr>
          <w:highlight w:val="white"/>
        </w:rPr>
        <w:t xml:space="preserve">      while ((precision-- &gt; 0) &amp;&amp; (!isspace(input) &amp;&amp;</w:t>
      </w:r>
    </w:p>
    <w:p w14:paraId="2DE6457D" w14:textId="77777777" w:rsidR="00442030" w:rsidRPr="00903DBA" w:rsidRDefault="00442030" w:rsidP="00A15E99">
      <w:pPr>
        <w:pStyle w:val="Code"/>
        <w:rPr>
          <w:highlight w:val="white"/>
        </w:rPr>
      </w:pPr>
      <w:r w:rsidRPr="00903DBA">
        <w:rPr>
          <w:highlight w:val="white"/>
        </w:rPr>
        <w:t xml:space="preserve">             (input != EOF) &amp;&amp; (input != '\n'))) {</w:t>
      </w:r>
    </w:p>
    <w:p w14:paraId="760492C4" w14:textId="77777777" w:rsidR="00442030" w:rsidRPr="00903DBA" w:rsidRDefault="00442030" w:rsidP="00A15E99">
      <w:pPr>
        <w:pStyle w:val="Code"/>
        <w:rPr>
          <w:highlight w:val="white"/>
        </w:rPr>
      </w:pPr>
      <w:r w:rsidRPr="00903DBA">
        <w:rPr>
          <w:highlight w:val="white"/>
        </w:rPr>
        <w:t xml:space="preserve">        string[index++] = input;</w:t>
      </w:r>
    </w:p>
    <w:p w14:paraId="287F588C" w14:textId="77777777" w:rsidR="00442030" w:rsidRPr="00903DBA" w:rsidRDefault="00442030" w:rsidP="00A15E99">
      <w:pPr>
        <w:pStyle w:val="Code"/>
        <w:rPr>
          <w:highlight w:val="white"/>
        </w:rPr>
      </w:pPr>
      <w:r w:rsidRPr="00903DBA">
        <w:rPr>
          <w:highlight w:val="white"/>
        </w:rPr>
        <w:t xml:space="preserve">        input = scanChar();</w:t>
      </w:r>
    </w:p>
    <w:p w14:paraId="3874C9B4" w14:textId="77777777" w:rsidR="00442030" w:rsidRPr="00903DBA" w:rsidRDefault="00442030" w:rsidP="00A15E99">
      <w:pPr>
        <w:pStyle w:val="Code"/>
        <w:rPr>
          <w:highlight w:val="white"/>
        </w:rPr>
      </w:pPr>
      <w:r w:rsidRPr="00903DBA">
        <w:rPr>
          <w:highlight w:val="white"/>
        </w:rPr>
        <w:t xml:space="preserve">        found = TRUE;</w:t>
      </w:r>
    </w:p>
    <w:p w14:paraId="736AC5DF" w14:textId="77777777" w:rsidR="00442030" w:rsidRPr="00903DBA" w:rsidRDefault="00442030" w:rsidP="00A15E99">
      <w:pPr>
        <w:pStyle w:val="Code"/>
        <w:rPr>
          <w:highlight w:val="white"/>
        </w:rPr>
      </w:pPr>
      <w:r w:rsidRPr="00903DBA">
        <w:rPr>
          <w:highlight w:val="white"/>
        </w:rPr>
        <w:t xml:space="preserve">        ++g_inChars;</w:t>
      </w:r>
    </w:p>
    <w:p w14:paraId="6235E0CA" w14:textId="77777777" w:rsidR="00442030" w:rsidRPr="00903DBA" w:rsidRDefault="00442030" w:rsidP="00A15E99">
      <w:pPr>
        <w:pStyle w:val="Code"/>
        <w:rPr>
          <w:highlight w:val="white"/>
        </w:rPr>
      </w:pPr>
      <w:r w:rsidRPr="00903DBA">
        <w:rPr>
          <w:highlight w:val="white"/>
        </w:rPr>
        <w:t xml:space="preserve">      }</w:t>
      </w:r>
    </w:p>
    <w:p w14:paraId="47FD8B0F" w14:textId="77777777" w:rsidR="00442030" w:rsidRPr="00903DBA" w:rsidRDefault="00442030" w:rsidP="00A15E99">
      <w:pPr>
        <w:pStyle w:val="Code"/>
        <w:rPr>
          <w:highlight w:val="white"/>
        </w:rPr>
      </w:pPr>
    </w:p>
    <w:p w14:paraId="64CCAAF2" w14:textId="77777777" w:rsidR="00442030" w:rsidRPr="00903DBA" w:rsidRDefault="00442030" w:rsidP="00A15E99">
      <w:pPr>
        <w:pStyle w:val="Code"/>
        <w:rPr>
          <w:highlight w:val="white"/>
        </w:rPr>
      </w:pPr>
      <w:r w:rsidRPr="00903DBA">
        <w:rPr>
          <w:highlight w:val="white"/>
        </w:rPr>
        <w:t xml:space="preserve">      if (precision &gt; 0) {</w:t>
      </w:r>
    </w:p>
    <w:p w14:paraId="1AC6E05B" w14:textId="77777777" w:rsidR="00442030" w:rsidRPr="00903DBA" w:rsidRDefault="00442030" w:rsidP="00A15E99">
      <w:pPr>
        <w:pStyle w:val="Code"/>
        <w:rPr>
          <w:highlight w:val="white"/>
        </w:rPr>
      </w:pPr>
      <w:r w:rsidRPr="00903DBA">
        <w:rPr>
          <w:highlight w:val="white"/>
        </w:rPr>
        <w:t xml:space="preserve">        string[index] = '\0';</w:t>
      </w:r>
    </w:p>
    <w:p w14:paraId="5A99BFC0" w14:textId="77777777" w:rsidR="00442030" w:rsidRPr="00903DBA" w:rsidRDefault="00442030" w:rsidP="00A15E99">
      <w:pPr>
        <w:pStyle w:val="Code"/>
        <w:rPr>
          <w:highlight w:val="white"/>
        </w:rPr>
      </w:pPr>
      <w:r w:rsidRPr="00903DBA">
        <w:rPr>
          <w:highlight w:val="white"/>
        </w:rPr>
        <w:t xml:space="preserve">        ++g_inChars;</w:t>
      </w:r>
    </w:p>
    <w:p w14:paraId="575E0788" w14:textId="77777777" w:rsidR="00442030" w:rsidRPr="00903DBA" w:rsidRDefault="00442030" w:rsidP="00A15E99">
      <w:pPr>
        <w:pStyle w:val="Code"/>
        <w:rPr>
          <w:highlight w:val="white"/>
        </w:rPr>
      </w:pPr>
      <w:r w:rsidRPr="00903DBA">
        <w:rPr>
          <w:highlight w:val="white"/>
        </w:rPr>
        <w:t xml:space="preserve">      }</w:t>
      </w:r>
    </w:p>
    <w:p w14:paraId="4D53E3FE" w14:textId="77777777" w:rsidR="00442030" w:rsidRPr="00903DBA" w:rsidRDefault="00442030" w:rsidP="00A15E99">
      <w:pPr>
        <w:pStyle w:val="Code"/>
        <w:rPr>
          <w:highlight w:val="white"/>
        </w:rPr>
      </w:pPr>
      <w:r w:rsidRPr="00903DBA">
        <w:rPr>
          <w:highlight w:val="white"/>
        </w:rPr>
        <w:t xml:space="preserve">    }</w:t>
      </w:r>
    </w:p>
    <w:p w14:paraId="265E5D38" w14:textId="77777777" w:rsidR="00442030" w:rsidRPr="00903DBA" w:rsidRDefault="00442030" w:rsidP="00A15E99">
      <w:pPr>
        <w:pStyle w:val="Code"/>
        <w:rPr>
          <w:highlight w:val="white"/>
        </w:rPr>
      </w:pPr>
      <w:r w:rsidRPr="00903DBA">
        <w:rPr>
          <w:highlight w:val="white"/>
        </w:rPr>
        <w:t xml:space="preserve">  }</w:t>
      </w:r>
    </w:p>
    <w:p w14:paraId="0D2AEDEF" w14:textId="77777777" w:rsidR="00442030" w:rsidRPr="00903DBA" w:rsidRDefault="00442030" w:rsidP="00A15E99">
      <w:pPr>
        <w:pStyle w:val="Code"/>
        <w:rPr>
          <w:highlight w:val="white"/>
        </w:rPr>
      </w:pPr>
      <w:r w:rsidRPr="00903DBA">
        <w:rPr>
          <w:highlight w:val="white"/>
        </w:rPr>
        <w:t xml:space="preserve">  else {</w:t>
      </w:r>
    </w:p>
    <w:p w14:paraId="42F6B354" w14:textId="77777777" w:rsidR="00442030" w:rsidRPr="00903DBA" w:rsidRDefault="00442030" w:rsidP="00A15E99">
      <w:pPr>
        <w:pStyle w:val="Code"/>
        <w:rPr>
          <w:highlight w:val="white"/>
        </w:rPr>
      </w:pPr>
      <w:r w:rsidRPr="00903DBA">
        <w:rPr>
          <w:highlight w:val="white"/>
        </w:rPr>
        <w:t xml:space="preserve">    if (precision == 0) {</w:t>
      </w:r>
    </w:p>
    <w:p w14:paraId="0D4A7EA0" w14:textId="77777777" w:rsidR="00442030" w:rsidRPr="00903DBA" w:rsidRDefault="00442030" w:rsidP="00A15E99">
      <w:pPr>
        <w:pStyle w:val="Code"/>
        <w:rPr>
          <w:highlight w:val="white"/>
        </w:rPr>
      </w:pPr>
      <w:r w:rsidRPr="00903DBA">
        <w:rPr>
          <w:highlight w:val="white"/>
        </w:rPr>
        <w:t xml:space="preserve">      while (!isspace(input) &amp;&amp; (input != EOF) &amp;&amp;</w:t>
      </w:r>
    </w:p>
    <w:p w14:paraId="7DE8832F" w14:textId="77777777" w:rsidR="00442030" w:rsidRPr="00903DBA" w:rsidRDefault="00442030" w:rsidP="00A15E99">
      <w:pPr>
        <w:pStyle w:val="Code"/>
        <w:rPr>
          <w:highlight w:val="white"/>
        </w:rPr>
      </w:pPr>
      <w:r w:rsidRPr="00903DBA">
        <w:rPr>
          <w:highlight w:val="white"/>
        </w:rPr>
        <w:t xml:space="preserve">             (input != '\n')) {</w:t>
      </w:r>
    </w:p>
    <w:p w14:paraId="5BFD91B7" w14:textId="77777777" w:rsidR="00442030" w:rsidRPr="00903DBA" w:rsidRDefault="00442030" w:rsidP="00A15E99">
      <w:pPr>
        <w:pStyle w:val="Code"/>
        <w:rPr>
          <w:highlight w:val="white"/>
        </w:rPr>
      </w:pPr>
      <w:r w:rsidRPr="00903DBA">
        <w:rPr>
          <w:highlight w:val="white"/>
        </w:rPr>
        <w:t xml:space="preserve">        input = scanChar();</w:t>
      </w:r>
    </w:p>
    <w:p w14:paraId="29CC0C33" w14:textId="77777777" w:rsidR="00442030" w:rsidRPr="00903DBA" w:rsidRDefault="00442030" w:rsidP="00A15E99">
      <w:pPr>
        <w:pStyle w:val="Code"/>
        <w:rPr>
          <w:highlight w:val="white"/>
        </w:rPr>
      </w:pPr>
      <w:r w:rsidRPr="00903DBA">
        <w:rPr>
          <w:highlight w:val="white"/>
        </w:rPr>
        <w:t xml:space="preserve">        found = TRUE;</w:t>
      </w:r>
    </w:p>
    <w:p w14:paraId="13FCB787" w14:textId="77777777" w:rsidR="00442030" w:rsidRPr="00903DBA" w:rsidRDefault="00442030" w:rsidP="00A15E99">
      <w:pPr>
        <w:pStyle w:val="Code"/>
        <w:rPr>
          <w:highlight w:val="white"/>
        </w:rPr>
      </w:pPr>
      <w:r w:rsidRPr="00903DBA">
        <w:rPr>
          <w:highlight w:val="white"/>
        </w:rPr>
        <w:t xml:space="preserve">        ++g_inChars;</w:t>
      </w:r>
    </w:p>
    <w:p w14:paraId="611975F5" w14:textId="77777777" w:rsidR="00442030" w:rsidRPr="00903DBA" w:rsidRDefault="00442030" w:rsidP="00A15E99">
      <w:pPr>
        <w:pStyle w:val="Code"/>
        <w:rPr>
          <w:highlight w:val="white"/>
        </w:rPr>
      </w:pPr>
      <w:r w:rsidRPr="00903DBA">
        <w:rPr>
          <w:highlight w:val="white"/>
        </w:rPr>
        <w:t xml:space="preserve">      }</w:t>
      </w:r>
    </w:p>
    <w:p w14:paraId="28CF0F86" w14:textId="77777777" w:rsidR="00442030" w:rsidRPr="00903DBA" w:rsidRDefault="00442030" w:rsidP="00A15E99">
      <w:pPr>
        <w:pStyle w:val="Code"/>
        <w:rPr>
          <w:highlight w:val="white"/>
        </w:rPr>
      </w:pPr>
    </w:p>
    <w:p w14:paraId="2A934127" w14:textId="77777777" w:rsidR="00442030" w:rsidRPr="00903DBA" w:rsidRDefault="00442030" w:rsidP="00A15E99">
      <w:pPr>
        <w:pStyle w:val="Code"/>
        <w:rPr>
          <w:highlight w:val="white"/>
        </w:rPr>
      </w:pPr>
      <w:r w:rsidRPr="00903DBA">
        <w:rPr>
          <w:highlight w:val="white"/>
        </w:rPr>
        <w:t xml:space="preserve">      ++g_inChars;</w:t>
      </w:r>
    </w:p>
    <w:p w14:paraId="6E3734DB" w14:textId="77777777" w:rsidR="00442030" w:rsidRPr="00903DBA" w:rsidRDefault="00442030" w:rsidP="00A15E99">
      <w:pPr>
        <w:pStyle w:val="Code"/>
        <w:rPr>
          <w:highlight w:val="white"/>
        </w:rPr>
      </w:pPr>
      <w:r w:rsidRPr="00903DBA">
        <w:rPr>
          <w:highlight w:val="white"/>
        </w:rPr>
        <w:t xml:space="preserve">    }</w:t>
      </w:r>
    </w:p>
    <w:p w14:paraId="56F39E88" w14:textId="77777777" w:rsidR="00442030" w:rsidRPr="00903DBA" w:rsidRDefault="00442030" w:rsidP="00A15E99">
      <w:pPr>
        <w:pStyle w:val="Code"/>
        <w:rPr>
          <w:highlight w:val="white"/>
        </w:rPr>
      </w:pPr>
      <w:r w:rsidRPr="00903DBA">
        <w:rPr>
          <w:highlight w:val="white"/>
        </w:rPr>
        <w:t xml:space="preserve">    else {</w:t>
      </w:r>
    </w:p>
    <w:p w14:paraId="5B15B3AD" w14:textId="77777777" w:rsidR="00442030" w:rsidRPr="00903DBA" w:rsidRDefault="00442030" w:rsidP="00A15E99">
      <w:pPr>
        <w:pStyle w:val="Code"/>
        <w:rPr>
          <w:highlight w:val="white"/>
        </w:rPr>
      </w:pPr>
      <w:r w:rsidRPr="00903DBA">
        <w:rPr>
          <w:highlight w:val="white"/>
        </w:rPr>
        <w:t xml:space="preserve">      while ((precision-- &gt; 0) &amp;&amp; (!isspace(input) &amp;&amp;</w:t>
      </w:r>
    </w:p>
    <w:p w14:paraId="6A9ADFBE" w14:textId="77777777" w:rsidR="00442030" w:rsidRPr="00903DBA" w:rsidRDefault="00442030" w:rsidP="00A15E99">
      <w:pPr>
        <w:pStyle w:val="Code"/>
        <w:rPr>
          <w:highlight w:val="white"/>
        </w:rPr>
      </w:pPr>
      <w:r w:rsidRPr="00903DBA">
        <w:rPr>
          <w:highlight w:val="white"/>
        </w:rPr>
        <w:t xml:space="preserve">             (input != EOF) &amp;&amp; (input != '\n'))) {</w:t>
      </w:r>
    </w:p>
    <w:p w14:paraId="52866B71" w14:textId="77777777" w:rsidR="00442030" w:rsidRPr="00903DBA" w:rsidRDefault="00442030" w:rsidP="00A15E99">
      <w:pPr>
        <w:pStyle w:val="Code"/>
        <w:rPr>
          <w:highlight w:val="white"/>
        </w:rPr>
      </w:pPr>
      <w:r w:rsidRPr="00903DBA">
        <w:rPr>
          <w:highlight w:val="white"/>
        </w:rPr>
        <w:t xml:space="preserve">        input = scanChar();</w:t>
      </w:r>
    </w:p>
    <w:p w14:paraId="09D4ABB7" w14:textId="77777777" w:rsidR="00442030" w:rsidRPr="00903DBA" w:rsidRDefault="00442030" w:rsidP="00A15E99">
      <w:pPr>
        <w:pStyle w:val="Code"/>
        <w:rPr>
          <w:highlight w:val="white"/>
        </w:rPr>
      </w:pPr>
      <w:r w:rsidRPr="00903DBA">
        <w:rPr>
          <w:highlight w:val="white"/>
        </w:rPr>
        <w:t xml:space="preserve">        found = TRUE;</w:t>
      </w:r>
    </w:p>
    <w:p w14:paraId="3ECC40E8" w14:textId="77777777" w:rsidR="00442030" w:rsidRPr="00903DBA" w:rsidRDefault="00442030" w:rsidP="00A15E99">
      <w:pPr>
        <w:pStyle w:val="Code"/>
        <w:rPr>
          <w:highlight w:val="white"/>
        </w:rPr>
      </w:pPr>
      <w:r w:rsidRPr="00903DBA">
        <w:rPr>
          <w:highlight w:val="white"/>
        </w:rPr>
        <w:t xml:space="preserve">        ++g_inChars;</w:t>
      </w:r>
    </w:p>
    <w:p w14:paraId="3CE2CB50" w14:textId="77777777" w:rsidR="00442030" w:rsidRPr="00903DBA" w:rsidRDefault="00442030" w:rsidP="00A15E99">
      <w:pPr>
        <w:pStyle w:val="Code"/>
        <w:rPr>
          <w:highlight w:val="white"/>
        </w:rPr>
      </w:pPr>
      <w:r w:rsidRPr="00903DBA">
        <w:rPr>
          <w:highlight w:val="white"/>
        </w:rPr>
        <w:t xml:space="preserve">      }</w:t>
      </w:r>
    </w:p>
    <w:p w14:paraId="639E9D64" w14:textId="77777777" w:rsidR="00442030" w:rsidRPr="00903DBA" w:rsidRDefault="00442030" w:rsidP="00A15E99">
      <w:pPr>
        <w:pStyle w:val="Code"/>
        <w:rPr>
          <w:highlight w:val="white"/>
        </w:rPr>
      </w:pPr>
    </w:p>
    <w:p w14:paraId="570903A8" w14:textId="77777777" w:rsidR="00442030" w:rsidRPr="00903DBA" w:rsidRDefault="00442030" w:rsidP="00A15E99">
      <w:pPr>
        <w:pStyle w:val="Code"/>
        <w:rPr>
          <w:highlight w:val="white"/>
        </w:rPr>
      </w:pPr>
      <w:r w:rsidRPr="00903DBA">
        <w:rPr>
          <w:highlight w:val="white"/>
        </w:rPr>
        <w:t xml:space="preserve">      if (precision &gt; 0) {</w:t>
      </w:r>
    </w:p>
    <w:p w14:paraId="0FDE2751" w14:textId="77777777" w:rsidR="00442030" w:rsidRPr="00903DBA" w:rsidRDefault="00442030" w:rsidP="00A15E99">
      <w:pPr>
        <w:pStyle w:val="Code"/>
        <w:rPr>
          <w:highlight w:val="white"/>
        </w:rPr>
      </w:pPr>
      <w:r w:rsidRPr="00903DBA">
        <w:rPr>
          <w:highlight w:val="white"/>
        </w:rPr>
        <w:t xml:space="preserve">        ++g_inChars;</w:t>
      </w:r>
    </w:p>
    <w:p w14:paraId="5896F563" w14:textId="77777777" w:rsidR="00442030" w:rsidRPr="00903DBA" w:rsidRDefault="00442030" w:rsidP="00A15E99">
      <w:pPr>
        <w:pStyle w:val="Code"/>
        <w:rPr>
          <w:highlight w:val="white"/>
        </w:rPr>
      </w:pPr>
      <w:r w:rsidRPr="00903DBA">
        <w:rPr>
          <w:highlight w:val="white"/>
        </w:rPr>
        <w:t xml:space="preserve">      }</w:t>
      </w:r>
    </w:p>
    <w:p w14:paraId="3250C230" w14:textId="77777777" w:rsidR="00442030" w:rsidRPr="00903DBA" w:rsidRDefault="00442030" w:rsidP="00A15E99">
      <w:pPr>
        <w:pStyle w:val="Code"/>
        <w:rPr>
          <w:highlight w:val="white"/>
        </w:rPr>
      </w:pPr>
      <w:r w:rsidRPr="00903DBA">
        <w:rPr>
          <w:highlight w:val="white"/>
        </w:rPr>
        <w:t xml:space="preserve">    }</w:t>
      </w:r>
    </w:p>
    <w:p w14:paraId="5F368281" w14:textId="77777777" w:rsidR="00442030" w:rsidRPr="00903DBA" w:rsidRDefault="00442030" w:rsidP="00A15E99">
      <w:pPr>
        <w:pStyle w:val="Code"/>
        <w:rPr>
          <w:highlight w:val="white"/>
        </w:rPr>
      </w:pPr>
      <w:r w:rsidRPr="00903DBA">
        <w:rPr>
          <w:highlight w:val="white"/>
        </w:rPr>
        <w:t xml:space="preserve">  }</w:t>
      </w:r>
    </w:p>
    <w:p w14:paraId="49396B40" w14:textId="77777777" w:rsidR="00442030" w:rsidRPr="00903DBA" w:rsidRDefault="00442030" w:rsidP="00A15E99">
      <w:pPr>
        <w:pStyle w:val="Code"/>
        <w:rPr>
          <w:highlight w:val="white"/>
        </w:rPr>
      </w:pPr>
    </w:p>
    <w:p w14:paraId="3AD44EAB" w14:textId="77777777" w:rsidR="00442030" w:rsidRPr="00903DBA" w:rsidRDefault="00442030" w:rsidP="00A15E99">
      <w:pPr>
        <w:pStyle w:val="Code"/>
        <w:rPr>
          <w:highlight w:val="white"/>
        </w:rPr>
      </w:pPr>
      <w:r w:rsidRPr="00903DBA">
        <w:rPr>
          <w:highlight w:val="white"/>
        </w:rPr>
        <w:t xml:space="preserve">  if (found) {</w:t>
      </w:r>
    </w:p>
    <w:p w14:paraId="7DDAB67B" w14:textId="77777777" w:rsidR="00442030" w:rsidRPr="00903DBA" w:rsidRDefault="00442030" w:rsidP="00A15E99">
      <w:pPr>
        <w:pStyle w:val="Code"/>
        <w:rPr>
          <w:highlight w:val="white"/>
        </w:rPr>
      </w:pPr>
      <w:r w:rsidRPr="00903DBA">
        <w:rPr>
          <w:highlight w:val="white"/>
        </w:rPr>
        <w:t xml:space="preserve">    ++g_inCount;</w:t>
      </w:r>
    </w:p>
    <w:p w14:paraId="4A978E02" w14:textId="77777777" w:rsidR="00442030" w:rsidRPr="00903DBA" w:rsidRDefault="00442030" w:rsidP="00A15E99">
      <w:pPr>
        <w:pStyle w:val="Code"/>
        <w:rPr>
          <w:highlight w:val="white"/>
        </w:rPr>
      </w:pPr>
      <w:r w:rsidRPr="00903DBA">
        <w:rPr>
          <w:highlight w:val="white"/>
        </w:rPr>
        <w:t xml:space="preserve">  }</w:t>
      </w:r>
    </w:p>
    <w:p w14:paraId="332FD059" w14:textId="77777777" w:rsidR="00442030" w:rsidRPr="00903DBA" w:rsidRDefault="00442030" w:rsidP="00A15E99">
      <w:pPr>
        <w:pStyle w:val="Code"/>
        <w:rPr>
          <w:highlight w:val="white"/>
        </w:rPr>
      </w:pPr>
      <w:r w:rsidRPr="00903DBA">
        <w:rPr>
          <w:highlight w:val="white"/>
        </w:rPr>
        <w:t>}</w:t>
      </w:r>
    </w:p>
    <w:p w14:paraId="4C58B635" w14:textId="77777777" w:rsidR="00442030" w:rsidRPr="00903DBA" w:rsidRDefault="00442030" w:rsidP="00A15E99">
      <w:pPr>
        <w:pStyle w:val="Code"/>
        <w:rPr>
          <w:highlight w:val="white"/>
        </w:rPr>
      </w:pPr>
    </w:p>
    <w:p w14:paraId="0252DADC" w14:textId="77777777" w:rsidR="00442030" w:rsidRPr="00903DBA" w:rsidRDefault="00442030" w:rsidP="00A15E99">
      <w:pPr>
        <w:pStyle w:val="Code"/>
        <w:rPr>
          <w:highlight w:val="white"/>
        </w:rPr>
      </w:pPr>
      <w:r w:rsidRPr="00903DBA">
        <w:rPr>
          <w:highlight w:val="white"/>
        </w:rPr>
        <w:t>static BOOL isDigitInBase(char c, int base) {</w:t>
      </w:r>
    </w:p>
    <w:p w14:paraId="3FA2E7F6" w14:textId="77777777" w:rsidR="00442030" w:rsidRPr="00903DBA" w:rsidRDefault="00442030" w:rsidP="00A15E99">
      <w:pPr>
        <w:pStyle w:val="Code"/>
        <w:rPr>
          <w:highlight w:val="white"/>
        </w:rPr>
      </w:pPr>
      <w:r w:rsidRPr="00903DBA">
        <w:rPr>
          <w:highlight w:val="white"/>
        </w:rPr>
        <w:t xml:space="preserve">  if (isdigit(c)) {</w:t>
      </w:r>
    </w:p>
    <w:p w14:paraId="67A9B17E" w14:textId="77777777" w:rsidR="00442030" w:rsidRPr="00903DBA" w:rsidRDefault="00442030" w:rsidP="00A15E99">
      <w:pPr>
        <w:pStyle w:val="Code"/>
        <w:rPr>
          <w:highlight w:val="white"/>
        </w:rPr>
      </w:pPr>
      <w:r w:rsidRPr="00903DBA">
        <w:rPr>
          <w:highlight w:val="white"/>
        </w:rPr>
        <w:t xml:space="preserve">    int value = c - '0';</w:t>
      </w:r>
    </w:p>
    <w:p w14:paraId="740B198B" w14:textId="77777777" w:rsidR="00442030" w:rsidRPr="00903DBA" w:rsidRDefault="00442030" w:rsidP="00A15E99">
      <w:pPr>
        <w:pStyle w:val="Code"/>
        <w:rPr>
          <w:highlight w:val="white"/>
        </w:rPr>
      </w:pPr>
      <w:r w:rsidRPr="00903DBA">
        <w:rPr>
          <w:highlight w:val="white"/>
        </w:rPr>
        <w:t xml:space="preserve">    return ((value &gt;= 0) &amp;&amp; (value &lt; base));</w:t>
      </w:r>
    </w:p>
    <w:p w14:paraId="68DFE37A" w14:textId="77777777" w:rsidR="00442030" w:rsidRPr="00903DBA" w:rsidRDefault="00442030" w:rsidP="00A15E99">
      <w:pPr>
        <w:pStyle w:val="Code"/>
        <w:rPr>
          <w:highlight w:val="white"/>
        </w:rPr>
      </w:pPr>
      <w:r w:rsidRPr="00903DBA">
        <w:rPr>
          <w:highlight w:val="white"/>
        </w:rPr>
        <w:t xml:space="preserve">  }</w:t>
      </w:r>
    </w:p>
    <w:p w14:paraId="7026B46E" w14:textId="77777777" w:rsidR="00442030" w:rsidRPr="00903DBA" w:rsidRDefault="00442030" w:rsidP="00A15E99">
      <w:pPr>
        <w:pStyle w:val="Code"/>
        <w:rPr>
          <w:highlight w:val="white"/>
        </w:rPr>
      </w:pPr>
      <w:r w:rsidRPr="00903DBA">
        <w:rPr>
          <w:highlight w:val="white"/>
        </w:rPr>
        <w:t xml:space="preserve">  else if (islower(c)) {</w:t>
      </w:r>
    </w:p>
    <w:p w14:paraId="17E4DC7F" w14:textId="77777777" w:rsidR="00442030" w:rsidRPr="00903DBA" w:rsidRDefault="00442030" w:rsidP="00A15E99">
      <w:pPr>
        <w:pStyle w:val="Code"/>
        <w:rPr>
          <w:highlight w:val="white"/>
        </w:rPr>
      </w:pPr>
      <w:r w:rsidRPr="00903DBA">
        <w:rPr>
          <w:highlight w:val="white"/>
        </w:rPr>
        <w:t xml:space="preserve">    int value = (c - 'a') + 10;</w:t>
      </w:r>
    </w:p>
    <w:p w14:paraId="41EBA36B" w14:textId="77777777" w:rsidR="00442030" w:rsidRPr="00903DBA" w:rsidRDefault="00442030" w:rsidP="00A15E99">
      <w:pPr>
        <w:pStyle w:val="Code"/>
        <w:rPr>
          <w:highlight w:val="white"/>
        </w:rPr>
      </w:pPr>
      <w:r w:rsidRPr="00903DBA">
        <w:rPr>
          <w:highlight w:val="white"/>
        </w:rPr>
        <w:t xml:space="preserve">    return ((value &gt;= 0) &amp;&amp; (value &lt; base));</w:t>
      </w:r>
    </w:p>
    <w:p w14:paraId="07E90AF4" w14:textId="77777777" w:rsidR="00442030" w:rsidRPr="00903DBA" w:rsidRDefault="00442030" w:rsidP="00A15E99">
      <w:pPr>
        <w:pStyle w:val="Code"/>
        <w:rPr>
          <w:highlight w:val="white"/>
        </w:rPr>
      </w:pPr>
      <w:r w:rsidRPr="00903DBA">
        <w:rPr>
          <w:highlight w:val="white"/>
        </w:rPr>
        <w:t xml:space="preserve">  }</w:t>
      </w:r>
    </w:p>
    <w:p w14:paraId="1255E645" w14:textId="77777777" w:rsidR="00442030" w:rsidRPr="00903DBA" w:rsidRDefault="00442030" w:rsidP="00A15E99">
      <w:pPr>
        <w:pStyle w:val="Code"/>
        <w:rPr>
          <w:highlight w:val="white"/>
        </w:rPr>
      </w:pPr>
      <w:r w:rsidRPr="00903DBA">
        <w:rPr>
          <w:highlight w:val="white"/>
        </w:rPr>
        <w:t xml:space="preserve">  else if (isupper(c)) {</w:t>
      </w:r>
    </w:p>
    <w:p w14:paraId="046F9E51" w14:textId="77777777" w:rsidR="00442030" w:rsidRPr="00903DBA" w:rsidRDefault="00442030" w:rsidP="00A15E99">
      <w:pPr>
        <w:pStyle w:val="Code"/>
        <w:rPr>
          <w:highlight w:val="white"/>
        </w:rPr>
      </w:pPr>
      <w:r w:rsidRPr="00903DBA">
        <w:rPr>
          <w:highlight w:val="white"/>
        </w:rPr>
        <w:t xml:space="preserve">    int value = (c - 'A') + 10;</w:t>
      </w:r>
    </w:p>
    <w:p w14:paraId="49193436" w14:textId="77777777" w:rsidR="00442030" w:rsidRPr="00903DBA" w:rsidRDefault="00442030" w:rsidP="00A15E99">
      <w:pPr>
        <w:pStyle w:val="Code"/>
        <w:rPr>
          <w:highlight w:val="white"/>
        </w:rPr>
      </w:pPr>
      <w:r w:rsidRPr="00903DBA">
        <w:rPr>
          <w:highlight w:val="white"/>
        </w:rPr>
        <w:t xml:space="preserve">    return ((value &gt;= 0) &amp;&amp; (value &lt; base));</w:t>
      </w:r>
    </w:p>
    <w:p w14:paraId="66F4CA97" w14:textId="77777777" w:rsidR="00442030" w:rsidRPr="00903DBA" w:rsidRDefault="00442030" w:rsidP="00A15E99">
      <w:pPr>
        <w:pStyle w:val="Code"/>
        <w:rPr>
          <w:highlight w:val="white"/>
        </w:rPr>
      </w:pPr>
      <w:r w:rsidRPr="00903DBA">
        <w:rPr>
          <w:highlight w:val="white"/>
        </w:rPr>
        <w:t xml:space="preserve">  }</w:t>
      </w:r>
    </w:p>
    <w:p w14:paraId="580CEDED" w14:textId="77777777" w:rsidR="00442030" w:rsidRPr="00903DBA" w:rsidRDefault="00442030" w:rsidP="00A15E99">
      <w:pPr>
        <w:pStyle w:val="Code"/>
        <w:rPr>
          <w:highlight w:val="white"/>
        </w:rPr>
      </w:pPr>
      <w:r w:rsidRPr="00903DBA">
        <w:rPr>
          <w:highlight w:val="white"/>
        </w:rPr>
        <w:t xml:space="preserve">  else {</w:t>
      </w:r>
    </w:p>
    <w:p w14:paraId="03108C98" w14:textId="77777777" w:rsidR="00442030" w:rsidRPr="00903DBA" w:rsidRDefault="00442030" w:rsidP="00A15E99">
      <w:pPr>
        <w:pStyle w:val="Code"/>
        <w:rPr>
          <w:highlight w:val="white"/>
        </w:rPr>
      </w:pPr>
      <w:r w:rsidRPr="00903DBA">
        <w:rPr>
          <w:highlight w:val="white"/>
        </w:rPr>
        <w:t xml:space="preserve">    return FALSE;</w:t>
      </w:r>
    </w:p>
    <w:p w14:paraId="2CEE617C" w14:textId="77777777" w:rsidR="00442030" w:rsidRPr="00903DBA" w:rsidRDefault="00442030" w:rsidP="00A15E99">
      <w:pPr>
        <w:pStyle w:val="Code"/>
        <w:rPr>
          <w:highlight w:val="white"/>
        </w:rPr>
      </w:pPr>
      <w:r w:rsidRPr="00903DBA">
        <w:rPr>
          <w:highlight w:val="white"/>
        </w:rPr>
        <w:t xml:space="preserve">  }</w:t>
      </w:r>
    </w:p>
    <w:p w14:paraId="501EA9B7" w14:textId="77777777" w:rsidR="00442030" w:rsidRPr="00903DBA" w:rsidRDefault="00442030" w:rsidP="00A15E99">
      <w:pPr>
        <w:pStyle w:val="Code"/>
        <w:rPr>
          <w:highlight w:val="white"/>
        </w:rPr>
      </w:pPr>
      <w:r w:rsidRPr="00903DBA">
        <w:rPr>
          <w:highlight w:val="white"/>
        </w:rPr>
        <w:t>}</w:t>
      </w:r>
    </w:p>
    <w:p w14:paraId="4361AFE4" w14:textId="77777777" w:rsidR="00442030" w:rsidRPr="00903DBA" w:rsidRDefault="00442030" w:rsidP="00A15E99">
      <w:pPr>
        <w:pStyle w:val="Code"/>
        <w:rPr>
          <w:highlight w:val="white"/>
        </w:rPr>
      </w:pPr>
    </w:p>
    <w:p w14:paraId="15A59293" w14:textId="77777777" w:rsidR="00442030" w:rsidRPr="00903DBA" w:rsidRDefault="00442030" w:rsidP="00A15E99">
      <w:pPr>
        <w:pStyle w:val="Code"/>
        <w:rPr>
          <w:highlight w:val="white"/>
        </w:rPr>
      </w:pPr>
      <w:r w:rsidRPr="00903DBA">
        <w:rPr>
          <w:highlight w:val="white"/>
        </w:rPr>
        <w:t>static int digitToValue(char c) {</w:t>
      </w:r>
    </w:p>
    <w:p w14:paraId="0BF4D597" w14:textId="77777777" w:rsidR="00442030" w:rsidRPr="00903DBA" w:rsidRDefault="00442030" w:rsidP="00A15E99">
      <w:pPr>
        <w:pStyle w:val="Code"/>
        <w:rPr>
          <w:highlight w:val="white"/>
        </w:rPr>
      </w:pPr>
      <w:r w:rsidRPr="00903DBA">
        <w:rPr>
          <w:highlight w:val="white"/>
        </w:rPr>
        <w:t xml:space="preserve">  if (isdigit(c)) {</w:t>
      </w:r>
    </w:p>
    <w:p w14:paraId="4AB2C092" w14:textId="77777777" w:rsidR="00442030" w:rsidRPr="00903DBA" w:rsidRDefault="00442030" w:rsidP="00A15E99">
      <w:pPr>
        <w:pStyle w:val="Code"/>
        <w:rPr>
          <w:highlight w:val="white"/>
        </w:rPr>
      </w:pPr>
      <w:r w:rsidRPr="00903DBA">
        <w:rPr>
          <w:highlight w:val="white"/>
        </w:rPr>
        <w:t xml:space="preserve">    return (c - '0');</w:t>
      </w:r>
    </w:p>
    <w:p w14:paraId="46927C27" w14:textId="77777777" w:rsidR="00442030" w:rsidRPr="00903DBA" w:rsidRDefault="00442030" w:rsidP="00A15E99">
      <w:pPr>
        <w:pStyle w:val="Code"/>
        <w:rPr>
          <w:highlight w:val="white"/>
        </w:rPr>
      </w:pPr>
      <w:r w:rsidRPr="00903DBA">
        <w:rPr>
          <w:highlight w:val="white"/>
        </w:rPr>
        <w:t xml:space="preserve">  }</w:t>
      </w:r>
    </w:p>
    <w:p w14:paraId="7CB1B935" w14:textId="77777777" w:rsidR="00442030" w:rsidRPr="00903DBA" w:rsidRDefault="00442030" w:rsidP="00A15E99">
      <w:pPr>
        <w:pStyle w:val="Code"/>
        <w:rPr>
          <w:highlight w:val="white"/>
        </w:rPr>
      </w:pPr>
      <w:r w:rsidRPr="00903DBA">
        <w:rPr>
          <w:highlight w:val="white"/>
        </w:rPr>
        <w:t xml:space="preserve">  else if (islower(c)) {</w:t>
      </w:r>
    </w:p>
    <w:p w14:paraId="491B2CAD" w14:textId="77777777" w:rsidR="00442030" w:rsidRPr="00903DBA" w:rsidRDefault="00442030" w:rsidP="00A15E99">
      <w:pPr>
        <w:pStyle w:val="Code"/>
        <w:rPr>
          <w:highlight w:val="white"/>
        </w:rPr>
      </w:pPr>
      <w:r w:rsidRPr="00903DBA">
        <w:rPr>
          <w:highlight w:val="white"/>
        </w:rPr>
        <w:t xml:space="preserve">    return ((c - 'a') + 10);</w:t>
      </w:r>
    </w:p>
    <w:p w14:paraId="328DBD98" w14:textId="77777777" w:rsidR="00442030" w:rsidRPr="00903DBA" w:rsidRDefault="00442030" w:rsidP="00A15E99">
      <w:pPr>
        <w:pStyle w:val="Code"/>
        <w:rPr>
          <w:highlight w:val="white"/>
        </w:rPr>
      </w:pPr>
      <w:r w:rsidRPr="00903DBA">
        <w:rPr>
          <w:highlight w:val="white"/>
        </w:rPr>
        <w:t xml:space="preserve">  }</w:t>
      </w:r>
    </w:p>
    <w:p w14:paraId="02AF3468" w14:textId="77777777" w:rsidR="00442030" w:rsidRPr="00903DBA" w:rsidRDefault="00442030" w:rsidP="00A15E99">
      <w:pPr>
        <w:pStyle w:val="Code"/>
        <w:rPr>
          <w:highlight w:val="white"/>
        </w:rPr>
      </w:pPr>
      <w:r w:rsidRPr="00903DBA">
        <w:rPr>
          <w:highlight w:val="white"/>
        </w:rPr>
        <w:t xml:space="preserve">  else if (isupper(c)) {</w:t>
      </w:r>
    </w:p>
    <w:p w14:paraId="167A3880" w14:textId="77777777" w:rsidR="00442030" w:rsidRPr="00903DBA" w:rsidRDefault="00442030" w:rsidP="00A15E99">
      <w:pPr>
        <w:pStyle w:val="Code"/>
        <w:rPr>
          <w:highlight w:val="white"/>
        </w:rPr>
      </w:pPr>
      <w:r w:rsidRPr="00903DBA">
        <w:rPr>
          <w:highlight w:val="white"/>
        </w:rPr>
        <w:t xml:space="preserve">    return ((c - 'A') + 10);</w:t>
      </w:r>
    </w:p>
    <w:p w14:paraId="69D63B40" w14:textId="77777777" w:rsidR="00442030" w:rsidRPr="00903DBA" w:rsidRDefault="00442030" w:rsidP="00A15E99">
      <w:pPr>
        <w:pStyle w:val="Code"/>
        <w:rPr>
          <w:highlight w:val="white"/>
        </w:rPr>
      </w:pPr>
      <w:r w:rsidRPr="00903DBA">
        <w:rPr>
          <w:highlight w:val="white"/>
        </w:rPr>
        <w:t xml:space="preserve">  }</w:t>
      </w:r>
    </w:p>
    <w:p w14:paraId="5AABF24C" w14:textId="77777777" w:rsidR="00442030" w:rsidRPr="00903DBA" w:rsidRDefault="00442030" w:rsidP="00A15E99">
      <w:pPr>
        <w:pStyle w:val="Code"/>
        <w:rPr>
          <w:highlight w:val="white"/>
        </w:rPr>
      </w:pPr>
      <w:r w:rsidRPr="00903DBA">
        <w:rPr>
          <w:highlight w:val="white"/>
        </w:rPr>
        <w:t xml:space="preserve">  else {</w:t>
      </w:r>
    </w:p>
    <w:p w14:paraId="117B249B" w14:textId="77777777" w:rsidR="00442030" w:rsidRPr="00903DBA" w:rsidRDefault="00442030" w:rsidP="00A15E99">
      <w:pPr>
        <w:pStyle w:val="Code"/>
        <w:rPr>
          <w:highlight w:val="white"/>
        </w:rPr>
      </w:pPr>
      <w:r w:rsidRPr="00903DBA">
        <w:rPr>
          <w:highlight w:val="white"/>
        </w:rPr>
        <w:t xml:space="preserve">    return 0;</w:t>
      </w:r>
    </w:p>
    <w:p w14:paraId="3C37FD5D" w14:textId="77777777" w:rsidR="00442030" w:rsidRPr="00903DBA" w:rsidRDefault="00442030" w:rsidP="00A15E99">
      <w:pPr>
        <w:pStyle w:val="Code"/>
        <w:rPr>
          <w:highlight w:val="white"/>
        </w:rPr>
      </w:pPr>
      <w:r w:rsidRPr="00903DBA">
        <w:rPr>
          <w:highlight w:val="white"/>
        </w:rPr>
        <w:t xml:space="preserve">  }</w:t>
      </w:r>
    </w:p>
    <w:p w14:paraId="4AFFB552" w14:textId="77777777" w:rsidR="00442030" w:rsidRPr="00903DBA" w:rsidRDefault="00442030" w:rsidP="00A15E99">
      <w:pPr>
        <w:pStyle w:val="Code"/>
        <w:rPr>
          <w:highlight w:val="white"/>
        </w:rPr>
      </w:pPr>
      <w:r w:rsidRPr="00903DBA">
        <w:rPr>
          <w:highlight w:val="white"/>
        </w:rPr>
        <w:t>}</w:t>
      </w:r>
    </w:p>
    <w:p w14:paraId="4EDBF124" w14:textId="77777777" w:rsidR="00442030" w:rsidRPr="00903DBA" w:rsidRDefault="00442030" w:rsidP="00A15E99">
      <w:pPr>
        <w:pStyle w:val="Code"/>
        <w:rPr>
          <w:highlight w:val="white"/>
        </w:rPr>
      </w:pPr>
    </w:p>
    <w:p w14:paraId="66BED090" w14:textId="77777777" w:rsidR="00442030" w:rsidRPr="00903DBA" w:rsidRDefault="00442030" w:rsidP="00A15E99">
      <w:pPr>
        <w:pStyle w:val="Code"/>
        <w:rPr>
          <w:highlight w:val="white"/>
        </w:rPr>
      </w:pPr>
      <w:r w:rsidRPr="00903DBA">
        <w:rPr>
          <w:highlight w:val="white"/>
        </w:rPr>
        <w:t>long scanLongInt(int base) {</w:t>
      </w:r>
    </w:p>
    <w:p w14:paraId="41540006" w14:textId="77777777" w:rsidR="00442030" w:rsidRPr="00903DBA" w:rsidRDefault="00442030" w:rsidP="00A15E99">
      <w:pPr>
        <w:pStyle w:val="Code"/>
        <w:rPr>
          <w:highlight w:val="white"/>
        </w:rPr>
      </w:pPr>
      <w:r w:rsidRPr="00903DBA">
        <w:rPr>
          <w:highlight w:val="white"/>
        </w:rPr>
        <w:t xml:space="preserve">  long longValue = 0l;</w:t>
      </w:r>
    </w:p>
    <w:p w14:paraId="4E91CC9B" w14:textId="77777777" w:rsidR="00442030" w:rsidRPr="00903DBA" w:rsidRDefault="00442030" w:rsidP="00A15E99">
      <w:pPr>
        <w:pStyle w:val="Code"/>
        <w:rPr>
          <w:highlight w:val="white"/>
        </w:rPr>
      </w:pPr>
      <w:r w:rsidRPr="00903DBA">
        <w:rPr>
          <w:highlight w:val="white"/>
        </w:rPr>
        <w:t xml:space="preserve">  BOOL minus = FALSE, found = FALSE;</w:t>
      </w:r>
    </w:p>
    <w:p w14:paraId="4A633BC3" w14:textId="77777777" w:rsidR="00442030" w:rsidRPr="00903DBA" w:rsidRDefault="00442030" w:rsidP="00A15E99">
      <w:pPr>
        <w:pStyle w:val="Code"/>
        <w:rPr>
          <w:highlight w:val="white"/>
        </w:rPr>
      </w:pPr>
      <w:r w:rsidRPr="00903DBA">
        <w:rPr>
          <w:highlight w:val="white"/>
        </w:rPr>
        <w:t xml:space="preserve">  char input = scanChar();</w:t>
      </w:r>
    </w:p>
    <w:p w14:paraId="5BF87F6E" w14:textId="77777777" w:rsidR="00442030" w:rsidRPr="00903DBA" w:rsidRDefault="00442030" w:rsidP="00A15E99">
      <w:pPr>
        <w:pStyle w:val="Code"/>
        <w:rPr>
          <w:highlight w:val="white"/>
        </w:rPr>
      </w:pPr>
    </w:p>
    <w:p w14:paraId="673D85C3" w14:textId="77777777" w:rsidR="00442030" w:rsidRPr="00903DBA" w:rsidRDefault="00442030" w:rsidP="00A15E99">
      <w:pPr>
        <w:pStyle w:val="Code"/>
        <w:rPr>
          <w:highlight w:val="white"/>
        </w:rPr>
      </w:pPr>
      <w:r w:rsidRPr="00903DBA">
        <w:rPr>
          <w:highlight w:val="white"/>
        </w:rPr>
        <w:t xml:space="preserve">  while (isspace(input)) {</w:t>
      </w:r>
    </w:p>
    <w:p w14:paraId="3E416BC6" w14:textId="77777777" w:rsidR="00442030" w:rsidRPr="00903DBA" w:rsidRDefault="00442030" w:rsidP="00A15E99">
      <w:pPr>
        <w:pStyle w:val="Code"/>
        <w:rPr>
          <w:highlight w:val="white"/>
        </w:rPr>
      </w:pPr>
      <w:r w:rsidRPr="00903DBA">
        <w:rPr>
          <w:highlight w:val="white"/>
        </w:rPr>
        <w:t xml:space="preserve">    input = scanChar();</w:t>
      </w:r>
    </w:p>
    <w:p w14:paraId="6ED04DEA" w14:textId="77777777" w:rsidR="00442030" w:rsidRPr="00903DBA" w:rsidRDefault="00442030" w:rsidP="00A15E99">
      <w:pPr>
        <w:pStyle w:val="Code"/>
        <w:rPr>
          <w:highlight w:val="white"/>
        </w:rPr>
      </w:pPr>
      <w:r w:rsidRPr="00903DBA">
        <w:rPr>
          <w:highlight w:val="white"/>
        </w:rPr>
        <w:t xml:space="preserve">  }</w:t>
      </w:r>
    </w:p>
    <w:p w14:paraId="4849F2AF" w14:textId="77777777" w:rsidR="00442030" w:rsidRPr="00903DBA" w:rsidRDefault="00442030" w:rsidP="00A15E99">
      <w:pPr>
        <w:pStyle w:val="Code"/>
        <w:rPr>
          <w:highlight w:val="white"/>
        </w:rPr>
      </w:pPr>
    </w:p>
    <w:p w14:paraId="57EFF3F9" w14:textId="77777777" w:rsidR="00442030" w:rsidRPr="00903DBA" w:rsidRDefault="00442030" w:rsidP="00A15E99">
      <w:pPr>
        <w:pStyle w:val="Code"/>
        <w:rPr>
          <w:highlight w:val="white"/>
        </w:rPr>
      </w:pPr>
      <w:r w:rsidRPr="00903DBA">
        <w:rPr>
          <w:highlight w:val="white"/>
        </w:rPr>
        <w:t xml:space="preserve">  if (input == '+') {</w:t>
      </w:r>
    </w:p>
    <w:p w14:paraId="2B6F6D7A" w14:textId="77777777" w:rsidR="00442030" w:rsidRPr="00903DBA" w:rsidRDefault="00442030" w:rsidP="00A15E99">
      <w:pPr>
        <w:pStyle w:val="Code"/>
        <w:rPr>
          <w:highlight w:val="white"/>
        </w:rPr>
      </w:pPr>
      <w:r w:rsidRPr="00903DBA">
        <w:rPr>
          <w:highlight w:val="white"/>
        </w:rPr>
        <w:t xml:space="preserve">    input = scanChar();</w:t>
      </w:r>
    </w:p>
    <w:p w14:paraId="6CC7A8E0" w14:textId="77777777" w:rsidR="00442030" w:rsidRPr="00903DBA" w:rsidRDefault="00442030" w:rsidP="00A15E99">
      <w:pPr>
        <w:pStyle w:val="Code"/>
        <w:rPr>
          <w:highlight w:val="white"/>
        </w:rPr>
      </w:pPr>
      <w:r w:rsidRPr="00903DBA">
        <w:rPr>
          <w:highlight w:val="white"/>
        </w:rPr>
        <w:t xml:space="preserve">  }</w:t>
      </w:r>
    </w:p>
    <w:p w14:paraId="42A6851F" w14:textId="77777777" w:rsidR="00442030" w:rsidRPr="00903DBA" w:rsidRDefault="00442030" w:rsidP="00A15E99">
      <w:pPr>
        <w:pStyle w:val="Code"/>
        <w:rPr>
          <w:highlight w:val="white"/>
        </w:rPr>
      </w:pPr>
      <w:r w:rsidRPr="00903DBA">
        <w:rPr>
          <w:highlight w:val="white"/>
        </w:rPr>
        <w:t xml:space="preserve">  else if (input == '-') {</w:t>
      </w:r>
    </w:p>
    <w:p w14:paraId="094DD7E6" w14:textId="77777777" w:rsidR="00442030" w:rsidRPr="00903DBA" w:rsidRDefault="00442030" w:rsidP="00A15E99">
      <w:pPr>
        <w:pStyle w:val="Code"/>
        <w:rPr>
          <w:highlight w:val="white"/>
        </w:rPr>
      </w:pPr>
      <w:r w:rsidRPr="00903DBA">
        <w:rPr>
          <w:highlight w:val="white"/>
        </w:rPr>
        <w:t xml:space="preserve">    minus = TRUE;</w:t>
      </w:r>
    </w:p>
    <w:p w14:paraId="0A6039AC" w14:textId="77777777" w:rsidR="00442030" w:rsidRPr="00903DBA" w:rsidRDefault="00442030" w:rsidP="00A15E99">
      <w:pPr>
        <w:pStyle w:val="Code"/>
        <w:rPr>
          <w:highlight w:val="white"/>
        </w:rPr>
      </w:pPr>
      <w:r w:rsidRPr="00903DBA">
        <w:rPr>
          <w:highlight w:val="white"/>
        </w:rPr>
        <w:t xml:space="preserve">    input = scanChar();</w:t>
      </w:r>
    </w:p>
    <w:p w14:paraId="289127EB" w14:textId="77777777" w:rsidR="00442030" w:rsidRPr="00903DBA" w:rsidRDefault="00442030" w:rsidP="00A15E99">
      <w:pPr>
        <w:pStyle w:val="Code"/>
        <w:rPr>
          <w:highlight w:val="white"/>
        </w:rPr>
      </w:pPr>
      <w:r w:rsidRPr="00903DBA">
        <w:rPr>
          <w:highlight w:val="white"/>
        </w:rPr>
        <w:t xml:space="preserve">  }</w:t>
      </w:r>
    </w:p>
    <w:p w14:paraId="63B53132" w14:textId="77777777" w:rsidR="00442030" w:rsidRPr="00903DBA" w:rsidRDefault="00442030" w:rsidP="00A15E99">
      <w:pPr>
        <w:pStyle w:val="Code"/>
        <w:rPr>
          <w:highlight w:val="white"/>
        </w:rPr>
      </w:pPr>
    </w:p>
    <w:p w14:paraId="392D284D" w14:textId="77777777" w:rsidR="00442030" w:rsidRPr="00903DBA" w:rsidRDefault="00442030" w:rsidP="00A15E99">
      <w:pPr>
        <w:pStyle w:val="Code"/>
        <w:rPr>
          <w:highlight w:val="white"/>
        </w:rPr>
      </w:pPr>
      <w:r w:rsidRPr="00903DBA">
        <w:rPr>
          <w:highlight w:val="white"/>
        </w:rPr>
        <w:t xml:space="preserve">  if (base == 0) {</w:t>
      </w:r>
    </w:p>
    <w:p w14:paraId="146FE359" w14:textId="77777777" w:rsidR="00442030" w:rsidRPr="00903DBA" w:rsidRDefault="00442030" w:rsidP="00A15E99">
      <w:pPr>
        <w:pStyle w:val="Code"/>
        <w:rPr>
          <w:highlight w:val="white"/>
        </w:rPr>
      </w:pPr>
      <w:r w:rsidRPr="00903DBA">
        <w:rPr>
          <w:highlight w:val="white"/>
        </w:rPr>
        <w:t xml:space="preserve">    if (input == '0') {</w:t>
      </w:r>
    </w:p>
    <w:p w14:paraId="23718ADA" w14:textId="77777777" w:rsidR="00442030" w:rsidRPr="00903DBA" w:rsidRDefault="00442030" w:rsidP="00A15E99">
      <w:pPr>
        <w:pStyle w:val="Code"/>
        <w:rPr>
          <w:highlight w:val="white"/>
        </w:rPr>
      </w:pPr>
      <w:r w:rsidRPr="00903DBA">
        <w:rPr>
          <w:highlight w:val="white"/>
        </w:rPr>
        <w:t xml:space="preserve">      input = scanChar();</w:t>
      </w:r>
    </w:p>
    <w:p w14:paraId="55E8858A" w14:textId="77777777" w:rsidR="00442030" w:rsidRPr="00903DBA" w:rsidRDefault="00442030" w:rsidP="00A15E99">
      <w:pPr>
        <w:pStyle w:val="Code"/>
        <w:rPr>
          <w:highlight w:val="white"/>
        </w:rPr>
      </w:pPr>
    </w:p>
    <w:p w14:paraId="5457EFC0" w14:textId="77777777" w:rsidR="00442030" w:rsidRPr="00903DBA" w:rsidRDefault="00442030" w:rsidP="00A15E99">
      <w:pPr>
        <w:pStyle w:val="Code"/>
        <w:rPr>
          <w:highlight w:val="white"/>
        </w:rPr>
      </w:pPr>
      <w:r w:rsidRPr="00903DBA">
        <w:rPr>
          <w:highlight w:val="white"/>
        </w:rPr>
        <w:t xml:space="preserve">      if (tolower(input) == 'x') {</w:t>
      </w:r>
    </w:p>
    <w:p w14:paraId="4C9572D0" w14:textId="77777777" w:rsidR="00442030" w:rsidRPr="00903DBA" w:rsidRDefault="00442030" w:rsidP="00A15E99">
      <w:pPr>
        <w:pStyle w:val="Code"/>
        <w:rPr>
          <w:highlight w:val="white"/>
        </w:rPr>
      </w:pPr>
      <w:r w:rsidRPr="00903DBA">
        <w:rPr>
          <w:highlight w:val="white"/>
        </w:rPr>
        <w:t xml:space="preserve">        base = 16;</w:t>
      </w:r>
    </w:p>
    <w:p w14:paraId="1C627C24" w14:textId="77777777" w:rsidR="00442030" w:rsidRPr="00903DBA" w:rsidRDefault="00442030" w:rsidP="00A15E99">
      <w:pPr>
        <w:pStyle w:val="Code"/>
        <w:rPr>
          <w:highlight w:val="white"/>
        </w:rPr>
      </w:pPr>
      <w:r w:rsidRPr="00903DBA">
        <w:rPr>
          <w:highlight w:val="white"/>
        </w:rPr>
        <w:t xml:space="preserve">        input = scanChar();</w:t>
      </w:r>
    </w:p>
    <w:p w14:paraId="09413E1C" w14:textId="77777777" w:rsidR="00442030" w:rsidRPr="00903DBA" w:rsidRDefault="00442030" w:rsidP="00A15E99">
      <w:pPr>
        <w:pStyle w:val="Code"/>
        <w:rPr>
          <w:highlight w:val="white"/>
        </w:rPr>
      </w:pPr>
      <w:r w:rsidRPr="00903DBA">
        <w:rPr>
          <w:highlight w:val="white"/>
        </w:rPr>
        <w:t xml:space="preserve">      }</w:t>
      </w:r>
    </w:p>
    <w:p w14:paraId="26F86129" w14:textId="77777777" w:rsidR="00442030" w:rsidRPr="00903DBA" w:rsidRDefault="00442030" w:rsidP="00A15E99">
      <w:pPr>
        <w:pStyle w:val="Code"/>
        <w:rPr>
          <w:highlight w:val="white"/>
        </w:rPr>
      </w:pPr>
      <w:r w:rsidRPr="00903DBA">
        <w:rPr>
          <w:highlight w:val="white"/>
        </w:rPr>
        <w:t xml:space="preserve">      else {</w:t>
      </w:r>
    </w:p>
    <w:p w14:paraId="21B42316" w14:textId="77777777" w:rsidR="00442030" w:rsidRPr="00903DBA" w:rsidRDefault="00442030" w:rsidP="00A15E99">
      <w:pPr>
        <w:pStyle w:val="Code"/>
        <w:rPr>
          <w:highlight w:val="white"/>
        </w:rPr>
      </w:pPr>
      <w:r w:rsidRPr="00903DBA">
        <w:rPr>
          <w:highlight w:val="white"/>
        </w:rPr>
        <w:t xml:space="preserve">        base = 8;</w:t>
      </w:r>
    </w:p>
    <w:p w14:paraId="16B2B785" w14:textId="77777777" w:rsidR="00442030" w:rsidRPr="00903DBA" w:rsidRDefault="00442030" w:rsidP="00A15E99">
      <w:pPr>
        <w:pStyle w:val="Code"/>
        <w:rPr>
          <w:highlight w:val="white"/>
        </w:rPr>
      </w:pPr>
      <w:r w:rsidRPr="00903DBA">
        <w:rPr>
          <w:highlight w:val="white"/>
        </w:rPr>
        <w:t xml:space="preserve">      }</w:t>
      </w:r>
    </w:p>
    <w:p w14:paraId="61372974" w14:textId="77777777" w:rsidR="00442030" w:rsidRPr="00903DBA" w:rsidRDefault="00442030" w:rsidP="00A15E99">
      <w:pPr>
        <w:pStyle w:val="Code"/>
        <w:rPr>
          <w:highlight w:val="white"/>
        </w:rPr>
      </w:pPr>
      <w:r w:rsidRPr="00903DBA">
        <w:rPr>
          <w:highlight w:val="white"/>
        </w:rPr>
        <w:t xml:space="preserve">    }</w:t>
      </w:r>
    </w:p>
    <w:p w14:paraId="1C3E3390" w14:textId="77777777" w:rsidR="00442030" w:rsidRPr="00903DBA" w:rsidRDefault="00442030" w:rsidP="00A15E99">
      <w:pPr>
        <w:pStyle w:val="Code"/>
        <w:rPr>
          <w:highlight w:val="white"/>
        </w:rPr>
      </w:pPr>
      <w:r w:rsidRPr="00903DBA">
        <w:rPr>
          <w:highlight w:val="white"/>
        </w:rPr>
        <w:t xml:space="preserve">    else {</w:t>
      </w:r>
    </w:p>
    <w:p w14:paraId="194CEEC9" w14:textId="77777777" w:rsidR="00442030" w:rsidRPr="00903DBA" w:rsidRDefault="00442030" w:rsidP="00A15E99">
      <w:pPr>
        <w:pStyle w:val="Code"/>
        <w:rPr>
          <w:highlight w:val="white"/>
        </w:rPr>
      </w:pPr>
      <w:r w:rsidRPr="00903DBA">
        <w:rPr>
          <w:highlight w:val="white"/>
        </w:rPr>
        <w:t xml:space="preserve">      base = 10;</w:t>
      </w:r>
    </w:p>
    <w:p w14:paraId="377155D5" w14:textId="77777777" w:rsidR="00442030" w:rsidRPr="00903DBA" w:rsidRDefault="00442030" w:rsidP="00A15E99">
      <w:pPr>
        <w:pStyle w:val="Code"/>
        <w:rPr>
          <w:highlight w:val="white"/>
        </w:rPr>
      </w:pPr>
      <w:r w:rsidRPr="00903DBA">
        <w:rPr>
          <w:highlight w:val="white"/>
        </w:rPr>
        <w:t xml:space="preserve">    }</w:t>
      </w:r>
    </w:p>
    <w:p w14:paraId="11F6AACB" w14:textId="77777777" w:rsidR="00442030" w:rsidRPr="00903DBA" w:rsidRDefault="00442030" w:rsidP="00A15E99">
      <w:pPr>
        <w:pStyle w:val="Code"/>
        <w:rPr>
          <w:highlight w:val="white"/>
        </w:rPr>
      </w:pPr>
      <w:r w:rsidRPr="00903DBA">
        <w:rPr>
          <w:highlight w:val="white"/>
        </w:rPr>
        <w:t xml:space="preserve">  }</w:t>
      </w:r>
    </w:p>
    <w:p w14:paraId="3F02DC21" w14:textId="77777777" w:rsidR="00442030" w:rsidRPr="00903DBA" w:rsidRDefault="00442030" w:rsidP="00A15E99">
      <w:pPr>
        <w:pStyle w:val="Code"/>
        <w:rPr>
          <w:highlight w:val="white"/>
        </w:rPr>
      </w:pPr>
    </w:p>
    <w:p w14:paraId="6BC3A22C" w14:textId="77777777" w:rsidR="00442030" w:rsidRPr="00903DBA" w:rsidRDefault="00442030" w:rsidP="00A15E99">
      <w:pPr>
        <w:pStyle w:val="Code"/>
        <w:rPr>
          <w:highlight w:val="white"/>
        </w:rPr>
      </w:pPr>
      <w:r w:rsidRPr="00903DBA">
        <w:rPr>
          <w:highlight w:val="white"/>
        </w:rPr>
        <w:t xml:space="preserve">  while (isDigitInBase(input, base)) {</w:t>
      </w:r>
    </w:p>
    <w:p w14:paraId="4B315710" w14:textId="77777777" w:rsidR="00442030" w:rsidRPr="00903DBA" w:rsidRDefault="00442030" w:rsidP="00A15E99">
      <w:pPr>
        <w:pStyle w:val="Code"/>
        <w:rPr>
          <w:highlight w:val="white"/>
        </w:rPr>
      </w:pPr>
      <w:r w:rsidRPr="00903DBA">
        <w:rPr>
          <w:highlight w:val="white"/>
        </w:rPr>
        <w:t xml:space="preserve">    longValue *= base;</w:t>
      </w:r>
    </w:p>
    <w:p w14:paraId="3EE5DC00" w14:textId="77777777" w:rsidR="00442030" w:rsidRPr="00903DBA" w:rsidRDefault="00442030" w:rsidP="00A15E99">
      <w:pPr>
        <w:pStyle w:val="Code"/>
        <w:rPr>
          <w:highlight w:val="white"/>
        </w:rPr>
      </w:pPr>
      <w:r w:rsidRPr="00903DBA">
        <w:rPr>
          <w:highlight w:val="white"/>
        </w:rPr>
        <w:t xml:space="preserve">    longValue += digitToValue(input);</w:t>
      </w:r>
    </w:p>
    <w:p w14:paraId="1335C804" w14:textId="77777777" w:rsidR="00442030" w:rsidRPr="00903DBA" w:rsidRDefault="00442030" w:rsidP="00A15E99">
      <w:pPr>
        <w:pStyle w:val="Code"/>
        <w:rPr>
          <w:highlight w:val="white"/>
        </w:rPr>
      </w:pPr>
      <w:r w:rsidRPr="00903DBA">
        <w:rPr>
          <w:highlight w:val="white"/>
        </w:rPr>
        <w:t xml:space="preserve">    input = scanChar();</w:t>
      </w:r>
    </w:p>
    <w:p w14:paraId="1146F708" w14:textId="77777777" w:rsidR="00442030" w:rsidRPr="00903DBA" w:rsidRDefault="00442030" w:rsidP="00A15E99">
      <w:pPr>
        <w:pStyle w:val="Code"/>
        <w:rPr>
          <w:highlight w:val="white"/>
        </w:rPr>
      </w:pPr>
      <w:r w:rsidRPr="00903DBA">
        <w:rPr>
          <w:highlight w:val="white"/>
        </w:rPr>
        <w:t xml:space="preserve">    found = TRUE;</w:t>
      </w:r>
    </w:p>
    <w:p w14:paraId="6A7F9C82" w14:textId="77777777" w:rsidR="00442030" w:rsidRPr="00903DBA" w:rsidRDefault="00442030" w:rsidP="00A15E99">
      <w:pPr>
        <w:pStyle w:val="Code"/>
        <w:rPr>
          <w:highlight w:val="white"/>
        </w:rPr>
      </w:pPr>
      <w:r w:rsidRPr="00903DBA">
        <w:rPr>
          <w:highlight w:val="white"/>
        </w:rPr>
        <w:t xml:space="preserve">  }</w:t>
      </w:r>
    </w:p>
    <w:p w14:paraId="3CA426AE" w14:textId="77777777" w:rsidR="00442030" w:rsidRPr="00903DBA" w:rsidRDefault="00442030" w:rsidP="00A15E99">
      <w:pPr>
        <w:pStyle w:val="Code"/>
        <w:rPr>
          <w:highlight w:val="white"/>
        </w:rPr>
      </w:pPr>
    </w:p>
    <w:p w14:paraId="006CB9EE" w14:textId="77777777" w:rsidR="00442030" w:rsidRPr="00903DBA" w:rsidRDefault="00442030" w:rsidP="00A15E99">
      <w:pPr>
        <w:pStyle w:val="Code"/>
        <w:rPr>
          <w:highlight w:val="white"/>
        </w:rPr>
      </w:pPr>
      <w:r w:rsidRPr="00903DBA">
        <w:rPr>
          <w:highlight w:val="white"/>
        </w:rPr>
        <w:t xml:space="preserve">  if (minus) {</w:t>
      </w:r>
    </w:p>
    <w:p w14:paraId="66259555" w14:textId="77777777" w:rsidR="00442030" w:rsidRPr="00903DBA" w:rsidRDefault="00442030" w:rsidP="00A15E99">
      <w:pPr>
        <w:pStyle w:val="Code"/>
        <w:rPr>
          <w:highlight w:val="white"/>
        </w:rPr>
      </w:pPr>
      <w:r w:rsidRPr="00903DBA">
        <w:rPr>
          <w:highlight w:val="white"/>
        </w:rPr>
        <w:t xml:space="preserve">    longValue = -longValue;</w:t>
      </w:r>
    </w:p>
    <w:p w14:paraId="4ADECEB9" w14:textId="77777777" w:rsidR="00442030" w:rsidRPr="00903DBA" w:rsidRDefault="00442030" w:rsidP="00A15E99">
      <w:pPr>
        <w:pStyle w:val="Code"/>
        <w:rPr>
          <w:highlight w:val="white"/>
        </w:rPr>
      </w:pPr>
      <w:r w:rsidRPr="00903DBA">
        <w:rPr>
          <w:highlight w:val="white"/>
        </w:rPr>
        <w:t xml:space="preserve">  }</w:t>
      </w:r>
    </w:p>
    <w:p w14:paraId="60AD6346" w14:textId="77777777" w:rsidR="00442030" w:rsidRPr="00903DBA" w:rsidRDefault="00442030" w:rsidP="00A15E99">
      <w:pPr>
        <w:pStyle w:val="Code"/>
        <w:rPr>
          <w:highlight w:val="white"/>
        </w:rPr>
      </w:pPr>
    </w:p>
    <w:p w14:paraId="76C66CFC" w14:textId="77777777" w:rsidR="00442030" w:rsidRPr="00903DBA" w:rsidRDefault="00442030" w:rsidP="00A15E99">
      <w:pPr>
        <w:pStyle w:val="Code"/>
        <w:rPr>
          <w:highlight w:val="white"/>
        </w:rPr>
      </w:pPr>
      <w:r w:rsidRPr="00903DBA">
        <w:rPr>
          <w:highlight w:val="white"/>
        </w:rPr>
        <w:t xml:space="preserve">  if (found) {</w:t>
      </w:r>
    </w:p>
    <w:p w14:paraId="355009B7" w14:textId="77777777" w:rsidR="00442030" w:rsidRPr="00903DBA" w:rsidRDefault="00442030" w:rsidP="00A15E99">
      <w:pPr>
        <w:pStyle w:val="Code"/>
        <w:rPr>
          <w:highlight w:val="white"/>
        </w:rPr>
      </w:pPr>
      <w:r w:rsidRPr="00903DBA">
        <w:rPr>
          <w:highlight w:val="white"/>
        </w:rPr>
        <w:t xml:space="preserve">    ++g_inCount;</w:t>
      </w:r>
    </w:p>
    <w:p w14:paraId="5A918938" w14:textId="77777777" w:rsidR="00442030" w:rsidRPr="00903DBA" w:rsidRDefault="00442030" w:rsidP="00A15E99">
      <w:pPr>
        <w:pStyle w:val="Code"/>
        <w:rPr>
          <w:highlight w:val="white"/>
        </w:rPr>
      </w:pPr>
      <w:r w:rsidRPr="00903DBA">
        <w:rPr>
          <w:highlight w:val="white"/>
        </w:rPr>
        <w:t xml:space="preserve">  }</w:t>
      </w:r>
    </w:p>
    <w:p w14:paraId="1C4A1E16" w14:textId="77777777" w:rsidR="00442030" w:rsidRPr="00903DBA" w:rsidRDefault="00442030" w:rsidP="00A15E99">
      <w:pPr>
        <w:pStyle w:val="Code"/>
        <w:rPr>
          <w:highlight w:val="white"/>
        </w:rPr>
      </w:pPr>
    </w:p>
    <w:p w14:paraId="6270E551" w14:textId="77777777" w:rsidR="00442030" w:rsidRPr="00903DBA" w:rsidRDefault="00442030" w:rsidP="00A15E99">
      <w:pPr>
        <w:pStyle w:val="Code"/>
        <w:rPr>
          <w:highlight w:val="white"/>
        </w:rPr>
      </w:pPr>
      <w:r w:rsidRPr="00903DBA">
        <w:rPr>
          <w:highlight w:val="white"/>
        </w:rPr>
        <w:t xml:space="preserve">  unscanChar(input);</w:t>
      </w:r>
    </w:p>
    <w:p w14:paraId="201A3E87" w14:textId="77777777" w:rsidR="00442030" w:rsidRPr="00903DBA" w:rsidRDefault="00442030" w:rsidP="00A15E99">
      <w:pPr>
        <w:pStyle w:val="Code"/>
        <w:rPr>
          <w:highlight w:val="white"/>
        </w:rPr>
      </w:pPr>
      <w:r w:rsidRPr="00903DBA">
        <w:rPr>
          <w:highlight w:val="white"/>
        </w:rPr>
        <w:t xml:space="preserve">  return longValue;</w:t>
      </w:r>
    </w:p>
    <w:p w14:paraId="29DD7C50" w14:textId="77777777" w:rsidR="00442030" w:rsidRPr="00903DBA" w:rsidRDefault="00442030" w:rsidP="00A15E99">
      <w:pPr>
        <w:pStyle w:val="Code"/>
        <w:rPr>
          <w:highlight w:val="white"/>
        </w:rPr>
      </w:pPr>
      <w:r w:rsidRPr="00903DBA">
        <w:rPr>
          <w:highlight w:val="white"/>
        </w:rPr>
        <w:t>}</w:t>
      </w:r>
    </w:p>
    <w:p w14:paraId="30F6D68A" w14:textId="77777777" w:rsidR="00442030" w:rsidRPr="00903DBA" w:rsidRDefault="00442030" w:rsidP="00A15E99">
      <w:pPr>
        <w:pStyle w:val="Code"/>
        <w:rPr>
          <w:highlight w:val="white"/>
        </w:rPr>
      </w:pPr>
    </w:p>
    <w:p w14:paraId="08913EEF" w14:textId="77777777" w:rsidR="00442030" w:rsidRPr="00903DBA" w:rsidRDefault="00442030" w:rsidP="00A15E99">
      <w:pPr>
        <w:pStyle w:val="Code"/>
        <w:rPr>
          <w:highlight w:val="white"/>
        </w:rPr>
      </w:pPr>
      <w:r w:rsidRPr="00903DBA">
        <w:rPr>
          <w:highlight w:val="white"/>
        </w:rPr>
        <w:t>unsigned long scanUnsignedLongInt(int base) {</w:t>
      </w:r>
    </w:p>
    <w:p w14:paraId="4727FF49" w14:textId="77777777" w:rsidR="00442030" w:rsidRPr="00903DBA" w:rsidRDefault="00442030" w:rsidP="00A15E99">
      <w:pPr>
        <w:pStyle w:val="Code"/>
        <w:rPr>
          <w:highlight w:val="white"/>
        </w:rPr>
      </w:pPr>
      <w:r w:rsidRPr="00903DBA">
        <w:rPr>
          <w:highlight w:val="white"/>
        </w:rPr>
        <w:t xml:space="preserve">  unsigned long unsignedLongValue = 0, digit;</w:t>
      </w:r>
    </w:p>
    <w:p w14:paraId="647970A7" w14:textId="77777777" w:rsidR="00442030" w:rsidRPr="00903DBA" w:rsidRDefault="00442030" w:rsidP="00A15E99">
      <w:pPr>
        <w:pStyle w:val="Code"/>
        <w:rPr>
          <w:highlight w:val="white"/>
        </w:rPr>
      </w:pPr>
      <w:r w:rsidRPr="00903DBA">
        <w:rPr>
          <w:highlight w:val="white"/>
        </w:rPr>
        <w:t xml:space="preserve">  char input = scanChar();</w:t>
      </w:r>
    </w:p>
    <w:p w14:paraId="21E3AE68" w14:textId="77777777" w:rsidR="00442030" w:rsidRPr="00903DBA" w:rsidRDefault="00442030" w:rsidP="00A15E99">
      <w:pPr>
        <w:pStyle w:val="Code"/>
        <w:rPr>
          <w:highlight w:val="white"/>
        </w:rPr>
      </w:pPr>
      <w:r w:rsidRPr="00903DBA">
        <w:rPr>
          <w:highlight w:val="white"/>
        </w:rPr>
        <w:t xml:space="preserve">  BOOL found = TRUE;</w:t>
      </w:r>
    </w:p>
    <w:p w14:paraId="36A6894C" w14:textId="77777777" w:rsidR="00442030" w:rsidRPr="00903DBA" w:rsidRDefault="00442030" w:rsidP="00A15E99">
      <w:pPr>
        <w:pStyle w:val="Code"/>
        <w:rPr>
          <w:highlight w:val="white"/>
        </w:rPr>
      </w:pPr>
    </w:p>
    <w:p w14:paraId="2DEE0752" w14:textId="77777777" w:rsidR="00442030" w:rsidRPr="00903DBA" w:rsidRDefault="00442030" w:rsidP="00A15E99">
      <w:pPr>
        <w:pStyle w:val="Code"/>
        <w:rPr>
          <w:highlight w:val="white"/>
        </w:rPr>
      </w:pPr>
      <w:r w:rsidRPr="00903DBA">
        <w:rPr>
          <w:highlight w:val="white"/>
        </w:rPr>
        <w:t xml:space="preserve">  while (isspace(input)) {</w:t>
      </w:r>
    </w:p>
    <w:p w14:paraId="1F9B9F0C" w14:textId="77777777" w:rsidR="00442030" w:rsidRPr="00903DBA" w:rsidRDefault="00442030" w:rsidP="00A15E99">
      <w:pPr>
        <w:pStyle w:val="Code"/>
        <w:rPr>
          <w:highlight w:val="white"/>
        </w:rPr>
      </w:pPr>
      <w:r w:rsidRPr="00903DBA">
        <w:rPr>
          <w:highlight w:val="white"/>
        </w:rPr>
        <w:t xml:space="preserve">    input = scanChar();</w:t>
      </w:r>
    </w:p>
    <w:p w14:paraId="30314310" w14:textId="77777777" w:rsidR="00442030" w:rsidRPr="00903DBA" w:rsidRDefault="00442030" w:rsidP="00A15E99">
      <w:pPr>
        <w:pStyle w:val="Code"/>
        <w:rPr>
          <w:highlight w:val="white"/>
        </w:rPr>
      </w:pPr>
      <w:r w:rsidRPr="00903DBA">
        <w:rPr>
          <w:highlight w:val="white"/>
        </w:rPr>
        <w:t xml:space="preserve">  }</w:t>
      </w:r>
    </w:p>
    <w:p w14:paraId="6CE67D06" w14:textId="77777777" w:rsidR="00442030" w:rsidRPr="00903DBA" w:rsidRDefault="00442030" w:rsidP="00A15E99">
      <w:pPr>
        <w:pStyle w:val="Code"/>
        <w:rPr>
          <w:highlight w:val="white"/>
        </w:rPr>
      </w:pPr>
    </w:p>
    <w:p w14:paraId="61574291" w14:textId="77777777" w:rsidR="00442030" w:rsidRPr="00903DBA" w:rsidRDefault="00442030" w:rsidP="00A15E99">
      <w:pPr>
        <w:pStyle w:val="Code"/>
        <w:rPr>
          <w:highlight w:val="white"/>
        </w:rPr>
      </w:pPr>
      <w:r w:rsidRPr="00903DBA">
        <w:rPr>
          <w:highlight w:val="white"/>
        </w:rPr>
        <w:t xml:space="preserve">  if (input == '+') {</w:t>
      </w:r>
    </w:p>
    <w:p w14:paraId="6BA1AA63" w14:textId="77777777" w:rsidR="00442030" w:rsidRPr="00903DBA" w:rsidRDefault="00442030" w:rsidP="00A15E99">
      <w:pPr>
        <w:pStyle w:val="Code"/>
        <w:rPr>
          <w:highlight w:val="white"/>
        </w:rPr>
      </w:pPr>
      <w:r w:rsidRPr="00903DBA">
        <w:rPr>
          <w:highlight w:val="white"/>
        </w:rPr>
        <w:t xml:space="preserve">    input = scanChar();</w:t>
      </w:r>
    </w:p>
    <w:p w14:paraId="34127F84" w14:textId="77777777" w:rsidR="00442030" w:rsidRPr="00903DBA" w:rsidRDefault="00442030" w:rsidP="00A15E99">
      <w:pPr>
        <w:pStyle w:val="Code"/>
        <w:rPr>
          <w:highlight w:val="white"/>
        </w:rPr>
      </w:pPr>
      <w:r w:rsidRPr="00903DBA">
        <w:rPr>
          <w:highlight w:val="white"/>
        </w:rPr>
        <w:t xml:space="preserve">  }</w:t>
      </w:r>
    </w:p>
    <w:p w14:paraId="44B2C5FE" w14:textId="77777777" w:rsidR="00442030" w:rsidRPr="00903DBA" w:rsidRDefault="00442030" w:rsidP="00A15E99">
      <w:pPr>
        <w:pStyle w:val="Code"/>
        <w:rPr>
          <w:highlight w:val="white"/>
        </w:rPr>
      </w:pPr>
    </w:p>
    <w:p w14:paraId="19626F5A" w14:textId="77777777" w:rsidR="00442030" w:rsidRPr="00903DBA" w:rsidRDefault="00442030" w:rsidP="00A15E99">
      <w:pPr>
        <w:pStyle w:val="Code"/>
        <w:rPr>
          <w:highlight w:val="white"/>
        </w:rPr>
      </w:pPr>
      <w:r w:rsidRPr="00903DBA">
        <w:rPr>
          <w:highlight w:val="white"/>
        </w:rPr>
        <w:t xml:space="preserve">  if (base == 0) {</w:t>
      </w:r>
    </w:p>
    <w:p w14:paraId="70568D82" w14:textId="77777777" w:rsidR="00442030" w:rsidRPr="00903DBA" w:rsidRDefault="00442030" w:rsidP="00A15E99">
      <w:pPr>
        <w:pStyle w:val="Code"/>
        <w:rPr>
          <w:highlight w:val="white"/>
        </w:rPr>
      </w:pPr>
      <w:r w:rsidRPr="00903DBA">
        <w:rPr>
          <w:highlight w:val="white"/>
        </w:rPr>
        <w:t xml:space="preserve">    if (input == '0') {</w:t>
      </w:r>
    </w:p>
    <w:p w14:paraId="437FAECF" w14:textId="77777777" w:rsidR="00442030" w:rsidRPr="00903DBA" w:rsidRDefault="00442030" w:rsidP="00A15E99">
      <w:pPr>
        <w:pStyle w:val="Code"/>
        <w:rPr>
          <w:highlight w:val="white"/>
        </w:rPr>
      </w:pPr>
      <w:r w:rsidRPr="00903DBA">
        <w:rPr>
          <w:highlight w:val="white"/>
        </w:rPr>
        <w:t xml:space="preserve">      input = scanChar();</w:t>
      </w:r>
    </w:p>
    <w:p w14:paraId="14621B56" w14:textId="77777777" w:rsidR="00442030" w:rsidRPr="00903DBA" w:rsidRDefault="00442030" w:rsidP="00A15E99">
      <w:pPr>
        <w:pStyle w:val="Code"/>
        <w:rPr>
          <w:highlight w:val="white"/>
        </w:rPr>
      </w:pPr>
    </w:p>
    <w:p w14:paraId="12BF6772" w14:textId="77777777" w:rsidR="00442030" w:rsidRPr="00903DBA" w:rsidRDefault="00442030" w:rsidP="00A15E99">
      <w:pPr>
        <w:pStyle w:val="Code"/>
        <w:rPr>
          <w:highlight w:val="white"/>
        </w:rPr>
      </w:pPr>
      <w:r w:rsidRPr="00903DBA">
        <w:rPr>
          <w:highlight w:val="white"/>
        </w:rPr>
        <w:t xml:space="preserve">      if (tolower(input) == 'x') {</w:t>
      </w:r>
    </w:p>
    <w:p w14:paraId="53F0328A" w14:textId="77777777" w:rsidR="00442030" w:rsidRPr="00903DBA" w:rsidRDefault="00442030" w:rsidP="00A15E99">
      <w:pPr>
        <w:pStyle w:val="Code"/>
        <w:rPr>
          <w:highlight w:val="white"/>
        </w:rPr>
      </w:pPr>
      <w:r w:rsidRPr="00903DBA">
        <w:rPr>
          <w:highlight w:val="white"/>
        </w:rPr>
        <w:t xml:space="preserve">        base = 16;</w:t>
      </w:r>
    </w:p>
    <w:p w14:paraId="40CFC5D4" w14:textId="77777777" w:rsidR="00442030" w:rsidRPr="00903DBA" w:rsidRDefault="00442030" w:rsidP="00A15E99">
      <w:pPr>
        <w:pStyle w:val="Code"/>
        <w:rPr>
          <w:highlight w:val="white"/>
        </w:rPr>
      </w:pPr>
      <w:r w:rsidRPr="00903DBA">
        <w:rPr>
          <w:highlight w:val="white"/>
        </w:rPr>
        <w:t xml:space="preserve">        input = scanChar();</w:t>
      </w:r>
    </w:p>
    <w:p w14:paraId="7DE52CDB" w14:textId="77777777" w:rsidR="00442030" w:rsidRPr="00903DBA" w:rsidRDefault="00442030" w:rsidP="00A15E99">
      <w:pPr>
        <w:pStyle w:val="Code"/>
        <w:rPr>
          <w:highlight w:val="white"/>
        </w:rPr>
      </w:pPr>
      <w:r w:rsidRPr="00903DBA">
        <w:rPr>
          <w:highlight w:val="white"/>
        </w:rPr>
        <w:t xml:space="preserve">      }</w:t>
      </w:r>
    </w:p>
    <w:p w14:paraId="5BF6BB67" w14:textId="77777777" w:rsidR="00442030" w:rsidRPr="00903DBA" w:rsidRDefault="00442030" w:rsidP="00A15E99">
      <w:pPr>
        <w:pStyle w:val="Code"/>
        <w:rPr>
          <w:highlight w:val="white"/>
        </w:rPr>
      </w:pPr>
      <w:r w:rsidRPr="00903DBA">
        <w:rPr>
          <w:highlight w:val="white"/>
        </w:rPr>
        <w:t xml:space="preserve">      else {</w:t>
      </w:r>
    </w:p>
    <w:p w14:paraId="23804359" w14:textId="77777777" w:rsidR="00442030" w:rsidRPr="00903DBA" w:rsidRDefault="00442030" w:rsidP="00A15E99">
      <w:pPr>
        <w:pStyle w:val="Code"/>
        <w:rPr>
          <w:highlight w:val="white"/>
        </w:rPr>
      </w:pPr>
      <w:r w:rsidRPr="00903DBA">
        <w:rPr>
          <w:highlight w:val="white"/>
        </w:rPr>
        <w:t xml:space="preserve">        base = 8;</w:t>
      </w:r>
    </w:p>
    <w:p w14:paraId="0AA47A83" w14:textId="77777777" w:rsidR="00442030" w:rsidRPr="00903DBA" w:rsidRDefault="00442030" w:rsidP="00A15E99">
      <w:pPr>
        <w:pStyle w:val="Code"/>
        <w:rPr>
          <w:highlight w:val="white"/>
        </w:rPr>
      </w:pPr>
      <w:r w:rsidRPr="00903DBA">
        <w:rPr>
          <w:highlight w:val="white"/>
        </w:rPr>
        <w:t xml:space="preserve">      }</w:t>
      </w:r>
    </w:p>
    <w:p w14:paraId="62FCAA83" w14:textId="77777777" w:rsidR="00442030" w:rsidRPr="00903DBA" w:rsidRDefault="00442030" w:rsidP="00A15E99">
      <w:pPr>
        <w:pStyle w:val="Code"/>
        <w:rPr>
          <w:highlight w:val="white"/>
        </w:rPr>
      </w:pPr>
      <w:r w:rsidRPr="00903DBA">
        <w:rPr>
          <w:highlight w:val="white"/>
        </w:rPr>
        <w:t xml:space="preserve">    }</w:t>
      </w:r>
    </w:p>
    <w:p w14:paraId="122642E7" w14:textId="77777777" w:rsidR="00442030" w:rsidRPr="00903DBA" w:rsidRDefault="00442030" w:rsidP="00A15E99">
      <w:pPr>
        <w:pStyle w:val="Code"/>
        <w:rPr>
          <w:highlight w:val="white"/>
        </w:rPr>
      </w:pPr>
      <w:r w:rsidRPr="00903DBA">
        <w:rPr>
          <w:highlight w:val="white"/>
        </w:rPr>
        <w:t xml:space="preserve">    else {</w:t>
      </w:r>
    </w:p>
    <w:p w14:paraId="60E14D31" w14:textId="77777777" w:rsidR="00442030" w:rsidRPr="00903DBA" w:rsidRDefault="00442030" w:rsidP="00A15E99">
      <w:pPr>
        <w:pStyle w:val="Code"/>
        <w:rPr>
          <w:highlight w:val="white"/>
        </w:rPr>
      </w:pPr>
      <w:r w:rsidRPr="00903DBA">
        <w:rPr>
          <w:highlight w:val="white"/>
        </w:rPr>
        <w:t xml:space="preserve">      base = 10;</w:t>
      </w:r>
    </w:p>
    <w:p w14:paraId="3E5B3043" w14:textId="77777777" w:rsidR="00442030" w:rsidRPr="00903DBA" w:rsidRDefault="00442030" w:rsidP="00A15E99">
      <w:pPr>
        <w:pStyle w:val="Code"/>
        <w:rPr>
          <w:highlight w:val="white"/>
        </w:rPr>
      </w:pPr>
      <w:r w:rsidRPr="00903DBA">
        <w:rPr>
          <w:highlight w:val="white"/>
        </w:rPr>
        <w:t xml:space="preserve">    }</w:t>
      </w:r>
    </w:p>
    <w:p w14:paraId="4B573D8D" w14:textId="77777777" w:rsidR="00442030" w:rsidRPr="00903DBA" w:rsidRDefault="00442030" w:rsidP="00A15E99">
      <w:pPr>
        <w:pStyle w:val="Code"/>
        <w:rPr>
          <w:highlight w:val="white"/>
        </w:rPr>
      </w:pPr>
      <w:r w:rsidRPr="00903DBA">
        <w:rPr>
          <w:highlight w:val="white"/>
        </w:rPr>
        <w:t xml:space="preserve">  }</w:t>
      </w:r>
    </w:p>
    <w:p w14:paraId="6CE12170" w14:textId="77777777" w:rsidR="00442030" w:rsidRPr="00903DBA" w:rsidRDefault="00442030" w:rsidP="00A15E99">
      <w:pPr>
        <w:pStyle w:val="Code"/>
        <w:rPr>
          <w:highlight w:val="white"/>
        </w:rPr>
      </w:pPr>
    </w:p>
    <w:p w14:paraId="13CCB004" w14:textId="77777777" w:rsidR="00442030" w:rsidRPr="00903DBA" w:rsidRDefault="00442030" w:rsidP="00A15E99">
      <w:pPr>
        <w:pStyle w:val="Code"/>
        <w:rPr>
          <w:highlight w:val="white"/>
        </w:rPr>
      </w:pPr>
      <w:r w:rsidRPr="00903DBA">
        <w:rPr>
          <w:highlight w:val="white"/>
        </w:rPr>
        <w:t xml:space="preserve">  while (isDigitInBase(input, base)) {</w:t>
      </w:r>
    </w:p>
    <w:p w14:paraId="2E893357" w14:textId="77777777" w:rsidR="00442030" w:rsidRPr="00903DBA" w:rsidRDefault="00442030" w:rsidP="00A15E99">
      <w:pPr>
        <w:pStyle w:val="Code"/>
        <w:rPr>
          <w:highlight w:val="white"/>
        </w:rPr>
      </w:pPr>
      <w:r w:rsidRPr="00903DBA">
        <w:rPr>
          <w:highlight w:val="white"/>
        </w:rPr>
        <w:t xml:space="preserve">    unsignedLongValue *= base;</w:t>
      </w:r>
    </w:p>
    <w:p w14:paraId="608358AF" w14:textId="77777777" w:rsidR="00442030" w:rsidRPr="00903DBA" w:rsidRDefault="00442030" w:rsidP="00A15E99">
      <w:pPr>
        <w:pStyle w:val="Code"/>
        <w:rPr>
          <w:highlight w:val="white"/>
        </w:rPr>
      </w:pPr>
      <w:r w:rsidRPr="00903DBA">
        <w:rPr>
          <w:highlight w:val="white"/>
        </w:rPr>
        <w:t xml:space="preserve">    unsignedLongValue += digitToValue(input);</w:t>
      </w:r>
    </w:p>
    <w:p w14:paraId="29EE27BD" w14:textId="77777777" w:rsidR="00442030" w:rsidRPr="00903DBA" w:rsidRDefault="00442030" w:rsidP="00A15E99">
      <w:pPr>
        <w:pStyle w:val="Code"/>
        <w:rPr>
          <w:highlight w:val="white"/>
        </w:rPr>
      </w:pPr>
      <w:r w:rsidRPr="00903DBA">
        <w:rPr>
          <w:highlight w:val="white"/>
        </w:rPr>
        <w:t xml:space="preserve">    found = TRUE;</w:t>
      </w:r>
    </w:p>
    <w:p w14:paraId="3077424C" w14:textId="77777777" w:rsidR="00442030" w:rsidRPr="00903DBA" w:rsidRDefault="00442030" w:rsidP="00A15E99">
      <w:pPr>
        <w:pStyle w:val="Code"/>
        <w:rPr>
          <w:highlight w:val="white"/>
        </w:rPr>
      </w:pPr>
      <w:r w:rsidRPr="00903DBA">
        <w:rPr>
          <w:highlight w:val="white"/>
        </w:rPr>
        <w:t xml:space="preserve">    input = scanChar();</w:t>
      </w:r>
    </w:p>
    <w:p w14:paraId="6A371FC5" w14:textId="77777777" w:rsidR="00442030" w:rsidRPr="00903DBA" w:rsidRDefault="00442030" w:rsidP="00A15E99">
      <w:pPr>
        <w:pStyle w:val="Code"/>
        <w:rPr>
          <w:highlight w:val="white"/>
        </w:rPr>
      </w:pPr>
      <w:r w:rsidRPr="00903DBA">
        <w:rPr>
          <w:highlight w:val="white"/>
        </w:rPr>
        <w:t xml:space="preserve">  }</w:t>
      </w:r>
    </w:p>
    <w:p w14:paraId="5FCAB151" w14:textId="77777777" w:rsidR="00442030" w:rsidRPr="00903DBA" w:rsidRDefault="00442030" w:rsidP="00A15E99">
      <w:pPr>
        <w:pStyle w:val="Code"/>
        <w:rPr>
          <w:highlight w:val="white"/>
        </w:rPr>
      </w:pPr>
    </w:p>
    <w:p w14:paraId="7E0147B7" w14:textId="77777777" w:rsidR="00442030" w:rsidRPr="00903DBA" w:rsidRDefault="00442030" w:rsidP="00A15E99">
      <w:pPr>
        <w:pStyle w:val="Code"/>
        <w:rPr>
          <w:highlight w:val="white"/>
        </w:rPr>
      </w:pPr>
      <w:r w:rsidRPr="00903DBA">
        <w:rPr>
          <w:highlight w:val="white"/>
        </w:rPr>
        <w:t xml:space="preserve">  if (found) {</w:t>
      </w:r>
    </w:p>
    <w:p w14:paraId="122928C6" w14:textId="77777777" w:rsidR="00442030" w:rsidRPr="00903DBA" w:rsidRDefault="00442030" w:rsidP="00A15E99">
      <w:pPr>
        <w:pStyle w:val="Code"/>
        <w:rPr>
          <w:highlight w:val="white"/>
        </w:rPr>
      </w:pPr>
      <w:r w:rsidRPr="00903DBA">
        <w:rPr>
          <w:highlight w:val="white"/>
        </w:rPr>
        <w:t xml:space="preserve">    ++g_inCount;</w:t>
      </w:r>
    </w:p>
    <w:p w14:paraId="500DFFFB" w14:textId="77777777" w:rsidR="00442030" w:rsidRPr="00903DBA" w:rsidRDefault="00442030" w:rsidP="00A15E99">
      <w:pPr>
        <w:pStyle w:val="Code"/>
        <w:rPr>
          <w:highlight w:val="white"/>
        </w:rPr>
      </w:pPr>
      <w:r w:rsidRPr="00903DBA">
        <w:rPr>
          <w:highlight w:val="white"/>
        </w:rPr>
        <w:t xml:space="preserve">  }</w:t>
      </w:r>
    </w:p>
    <w:p w14:paraId="44222809" w14:textId="77777777" w:rsidR="00442030" w:rsidRPr="00903DBA" w:rsidRDefault="00442030" w:rsidP="00A15E99">
      <w:pPr>
        <w:pStyle w:val="Code"/>
        <w:rPr>
          <w:highlight w:val="white"/>
        </w:rPr>
      </w:pPr>
    </w:p>
    <w:p w14:paraId="6D66B1AA" w14:textId="77777777" w:rsidR="00442030" w:rsidRPr="00903DBA" w:rsidRDefault="00442030" w:rsidP="00A15E99">
      <w:pPr>
        <w:pStyle w:val="Code"/>
        <w:rPr>
          <w:highlight w:val="white"/>
        </w:rPr>
      </w:pPr>
      <w:r w:rsidRPr="00903DBA">
        <w:rPr>
          <w:highlight w:val="white"/>
        </w:rPr>
        <w:t xml:space="preserve">  unscanChar(input);</w:t>
      </w:r>
    </w:p>
    <w:p w14:paraId="17BAC324" w14:textId="77777777" w:rsidR="00442030" w:rsidRPr="00903DBA" w:rsidRDefault="00442030" w:rsidP="00A15E99">
      <w:pPr>
        <w:pStyle w:val="Code"/>
        <w:rPr>
          <w:highlight w:val="white"/>
        </w:rPr>
      </w:pPr>
      <w:r w:rsidRPr="00903DBA">
        <w:rPr>
          <w:highlight w:val="white"/>
        </w:rPr>
        <w:t xml:space="preserve">  return unsignedLongValue;</w:t>
      </w:r>
    </w:p>
    <w:p w14:paraId="72DD03A2" w14:textId="77777777" w:rsidR="00442030" w:rsidRPr="00903DBA" w:rsidRDefault="00442030" w:rsidP="00A15E99">
      <w:pPr>
        <w:pStyle w:val="Code"/>
        <w:rPr>
          <w:highlight w:val="white"/>
        </w:rPr>
      </w:pPr>
      <w:r w:rsidRPr="00903DBA">
        <w:rPr>
          <w:highlight w:val="white"/>
        </w:rPr>
        <w:t>}</w:t>
      </w:r>
    </w:p>
    <w:p w14:paraId="23E1499A" w14:textId="77777777" w:rsidR="00442030" w:rsidRPr="00903DBA" w:rsidRDefault="00442030" w:rsidP="00A15E99">
      <w:pPr>
        <w:pStyle w:val="Code"/>
        <w:rPr>
          <w:highlight w:val="white"/>
        </w:rPr>
      </w:pPr>
    </w:p>
    <w:p w14:paraId="14D15437" w14:textId="77777777" w:rsidR="00442030" w:rsidRPr="00903DBA" w:rsidRDefault="00442030" w:rsidP="00A15E99">
      <w:pPr>
        <w:pStyle w:val="Code"/>
        <w:rPr>
          <w:highlight w:val="white"/>
        </w:rPr>
      </w:pPr>
      <w:r w:rsidRPr="00903DBA">
        <w:rPr>
          <w:highlight w:val="white"/>
        </w:rPr>
        <w:t>long double scanLongDouble(void) {</w:t>
      </w:r>
    </w:p>
    <w:p w14:paraId="3D988F75" w14:textId="77777777" w:rsidR="00442030" w:rsidRPr="00903DBA" w:rsidRDefault="00442030" w:rsidP="00A15E99">
      <w:pPr>
        <w:pStyle w:val="Code"/>
        <w:rPr>
          <w:highlight w:val="white"/>
        </w:rPr>
      </w:pPr>
      <w:r w:rsidRPr="00903DBA">
        <w:rPr>
          <w:highlight w:val="white"/>
        </w:rPr>
        <w:t xml:space="preserve">  BOOL minus = FALSE, found = FALSE;</w:t>
      </w:r>
    </w:p>
    <w:p w14:paraId="20C44E4D" w14:textId="77777777" w:rsidR="00442030" w:rsidRPr="00903DBA" w:rsidRDefault="00442030" w:rsidP="00A15E99">
      <w:pPr>
        <w:pStyle w:val="Code"/>
        <w:rPr>
          <w:highlight w:val="white"/>
        </w:rPr>
      </w:pPr>
      <w:r w:rsidRPr="00903DBA">
        <w:rPr>
          <w:highlight w:val="white"/>
        </w:rPr>
        <w:t xml:space="preserve">  long double value = 0.0L, factor = 1.0L;</w:t>
      </w:r>
    </w:p>
    <w:p w14:paraId="25FCAECD" w14:textId="77777777" w:rsidR="00442030" w:rsidRPr="00903DBA" w:rsidRDefault="00442030" w:rsidP="00A15E99">
      <w:pPr>
        <w:pStyle w:val="Code"/>
        <w:rPr>
          <w:highlight w:val="white"/>
        </w:rPr>
      </w:pPr>
      <w:r w:rsidRPr="00903DBA">
        <w:rPr>
          <w:highlight w:val="white"/>
        </w:rPr>
        <w:t xml:space="preserve">  char input = scanChar();</w:t>
      </w:r>
    </w:p>
    <w:p w14:paraId="69CAA53E" w14:textId="77777777" w:rsidR="00442030" w:rsidRPr="00903DBA" w:rsidRDefault="00442030" w:rsidP="00A15E99">
      <w:pPr>
        <w:pStyle w:val="Code"/>
        <w:rPr>
          <w:highlight w:val="white"/>
        </w:rPr>
      </w:pPr>
    </w:p>
    <w:p w14:paraId="1E323343" w14:textId="77777777" w:rsidR="00442030" w:rsidRPr="00903DBA" w:rsidRDefault="00442030" w:rsidP="00A15E99">
      <w:pPr>
        <w:pStyle w:val="Code"/>
        <w:rPr>
          <w:highlight w:val="white"/>
        </w:rPr>
      </w:pPr>
      <w:r w:rsidRPr="00903DBA">
        <w:rPr>
          <w:highlight w:val="white"/>
        </w:rPr>
        <w:t xml:space="preserve">  while (isspace(input)) {</w:t>
      </w:r>
    </w:p>
    <w:p w14:paraId="06E54EDC" w14:textId="77777777" w:rsidR="00442030" w:rsidRPr="00903DBA" w:rsidRDefault="00442030" w:rsidP="00A15E99">
      <w:pPr>
        <w:pStyle w:val="Code"/>
        <w:rPr>
          <w:highlight w:val="white"/>
        </w:rPr>
      </w:pPr>
      <w:r w:rsidRPr="00903DBA">
        <w:rPr>
          <w:highlight w:val="white"/>
        </w:rPr>
        <w:t xml:space="preserve">    input = scanChar();</w:t>
      </w:r>
    </w:p>
    <w:p w14:paraId="260F0645" w14:textId="77777777" w:rsidR="00442030" w:rsidRPr="00903DBA" w:rsidRDefault="00442030" w:rsidP="00A15E99">
      <w:pPr>
        <w:pStyle w:val="Code"/>
        <w:rPr>
          <w:highlight w:val="white"/>
        </w:rPr>
      </w:pPr>
      <w:r w:rsidRPr="00903DBA">
        <w:rPr>
          <w:highlight w:val="white"/>
        </w:rPr>
        <w:t xml:space="preserve">  }</w:t>
      </w:r>
    </w:p>
    <w:p w14:paraId="29704F52" w14:textId="77777777" w:rsidR="00442030" w:rsidRPr="00903DBA" w:rsidRDefault="00442030" w:rsidP="00A15E99">
      <w:pPr>
        <w:pStyle w:val="Code"/>
        <w:rPr>
          <w:highlight w:val="white"/>
        </w:rPr>
      </w:pPr>
    </w:p>
    <w:p w14:paraId="549FD6DA" w14:textId="77777777" w:rsidR="00442030" w:rsidRPr="00903DBA" w:rsidRDefault="00442030" w:rsidP="00A15E99">
      <w:pPr>
        <w:pStyle w:val="Code"/>
        <w:rPr>
          <w:highlight w:val="white"/>
        </w:rPr>
      </w:pPr>
      <w:r w:rsidRPr="00903DBA">
        <w:rPr>
          <w:highlight w:val="white"/>
        </w:rPr>
        <w:t xml:space="preserve">  if (input == '+') {</w:t>
      </w:r>
    </w:p>
    <w:p w14:paraId="13024FC6" w14:textId="77777777" w:rsidR="00442030" w:rsidRPr="00903DBA" w:rsidRDefault="00442030" w:rsidP="00A15E99">
      <w:pPr>
        <w:pStyle w:val="Code"/>
        <w:rPr>
          <w:highlight w:val="white"/>
        </w:rPr>
      </w:pPr>
      <w:r w:rsidRPr="00903DBA">
        <w:rPr>
          <w:highlight w:val="white"/>
        </w:rPr>
        <w:t xml:space="preserve">    input = scanChar();</w:t>
      </w:r>
    </w:p>
    <w:p w14:paraId="5ABB2BF4" w14:textId="77777777" w:rsidR="00442030" w:rsidRPr="00903DBA" w:rsidRDefault="00442030" w:rsidP="00A15E99">
      <w:pPr>
        <w:pStyle w:val="Code"/>
        <w:rPr>
          <w:highlight w:val="white"/>
        </w:rPr>
      </w:pPr>
      <w:r w:rsidRPr="00903DBA">
        <w:rPr>
          <w:highlight w:val="white"/>
        </w:rPr>
        <w:t xml:space="preserve">  }</w:t>
      </w:r>
    </w:p>
    <w:p w14:paraId="5992255A" w14:textId="77777777" w:rsidR="00442030" w:rsidRPr="00903DBA" w:rsidRDefault="00442030" w:rsidP="00A15E99">
      <w:pPr>
        <w:pStyle w:val="Code"/>
        <w:rPr>
          <w:highlight w:val="white"/>
        </w:rPr>
      </w:pPr>
      <w:r w:rsidRPr="00903DBA">
        <w:rPr>
          <w:highlight w:val="white"/>
        </w:rPr>
        <w:t xml:space="preserve">  else if (input == '-') {</w:t>
      </w:r>
    </w:p>
    <w:p w14:paraId="56AFD53F" w14:textId="77777777" w:rsidR="00442030" w:rsidRPr="00903DBA" w:rsidRDefault="00442030" w:rsidP="00A15E99">
      <w:pPr>
        <w:pStyle w:val="Code"/>
        <w:rPr>
          <w:highlight w:val="white"/>
        </w:rPr>
      </w:pPr>
      <w:r w:rsidRPr="00903DBA">
        <w:rPr>
          <w:highlight w:val="white"/>
        </w:rPr>
        <w:t xml:space="preserve">    minus = TRUE;</w:t>
      </w:r>
    </w:p>
    <w:p w14:paraId="3294ACC7" w14:textId="77777777" w:rsidR="00442030" w:rsidRPr="00903DBA" w:rsidRDefault="00442030" w:rsidP="00A15E99">
      <w:pPr>
        <w:pStyle w:val="Code"/>
        <w:rPr>
          <w:highlight w:val="white"/>
        </w:rPr>
      </w:pPr>
      <w:r w:rsidRPr="00903DBA">
        <w:rPr>
          <w:highlight w:val="white"/>
        </w:rPr>
        <w:t xml:space="preserve">    input = scanChar();</w:t>
      </w:r>
    </w:p>
    <w:p w14:paraId="0CB50E6F" w14:textId="77777777" w:rsidR="00442030" w:rsidRPr="00903DBA" w:rsidRDefault="00442030" w:rsidP="00A15E99">
      <w:pPr>
        <w:pStyle w:val="Code"/>
        <w:rPr>
          <w:highlight w:val="white"/>
        </w:rPr>
      </w:pPr>
      <w:r w:rsidRPr="00903DBA">
        <w:rPr>
          <w:highlight w:val="white"/>
        </w:rPr>
        <w:t xml:space="preserve">  }</w:t>
      </w:r>
    </w:p>
    <w:p w14:paraId="18F77E63" w14:textId="77777777" w:rsidR="00442030" w:rsidRPr="00903DBA" w:rsidRDefault="00442030" w:rsidP="00A15E99">
      <w:pPr>
        <w:pStyle w:val="Code"/>
        <w:rPr>
          <w:highlight w:val="white"/>
        </w:rPr>
      </w:pPr>
    </w:p>
    <w:p w14:paraId="69B84912" w14:textId="77777777" w:rsidR="00442030" w:rsidRPr="00903DBA" w:rsidRDefault="00442030" w:rsidP="00A15E99">
      <w:pPr>
        <w:pStyle w:val="Code"/>
        <w:rPr>
          <w:highlight w:val="white"/>
        </w:rPr>
      </w:pPr>
      <w:r w:rsidRPr="00903DBA">
        <w:rPr>
          <w:highlight w:val="white"/>
        </w:rPr>
        <w:t xml:space="preserve">  while (isdigit(input)) {</w:t>
      </w:r>
    </w:p>
    <w:p w14:paraId="5DD81EB7" w14:textId="77777777" w:rsidR="00442030" w:rsidRPr="00903DBA" w:rsidRDefault="00442030" w:rsidP="00A15E99">
      <w:pPr>
        <w:pStyle w:val="Code"/>
        <w:rPr>
          <w:highlight w:val="white"/>
        </w:rPr>
      </w:pPr>
      <w:r w:rsidRPr="00903DBA">
        <w:rPr>
          <w:highlight w:val="white"/>
        </w:rPr>
        <w:t xml:space="preserve">    value = (10.0L * value) + ((long double) (input - '0'));</w:t>
      </w:r>
    </w:p>
    <w:p w14:paraId="471F30E4" w14:textId="77777777" w:rsidR="00442030" w:rsidRPr="00903DBA" w:rsidRDefault="00442030" w:rsidP="00A15E99">
      <w:pPr>
        <w:pStyle w:val="Code"/>
        <w:rPr>
          <w:highlight w:val="white"/>
        </w:rPr>
      </w:pPr>
      <w:r w:rsidRPr="00903DBA">
        <w:rPr>
          <w:highlight w:val="white"/>
        </w:rPr>
        <w:t xml:space="preserve">    input = scanChar();</w:t>
      </w:r>
    </w:p>
    <w:p w14:paraId="12A36F93" w14:textId="77777777" w:rsidR="00442030" w:rsidRPr="00903DBA" w:rsidRDefault="00442030" w:rsidP="00A15E99">
      <w:pPr>
        <w:pStyle w:val="Code"/>
        <w:rPr>
          <w:highlight w:val="white"/>
        </w:rPr>
      </w:pPr>
      <w:r w:rsidRPr="00903DBA">
        <w:rPr>
          <w:highlight w:val="white"/>
        </w:rPr>
        <w:t xml:space="preserve">    found = TRUE;</w:t>
      </w:r>
    </w:p>
    <w:p w14:paraId="22FC1E97" w14:textId="77777777" w:rsidR="00442030" w:rsidRPr="00903DBA" w:rsidRDefault="00442030" w:rsidP="00A15E99">
      <w:pPr>
        <w:pStyle w:val="Code"/>
        <w:rPr>
          <w:highlight w:val="white"/>
        </w:rPr>
      </w:pPr>
      <w:r w:rsidRPr="00903DBA">
        <w:rPr>
          <w:highlight w:val="white"/>
        </w:rPr>
        <w:t xml:space="preserve">  }</w:t>
      </w:r>
    </w:p>
    <w:p w14:paraId="3D2E4592" w14:textId="77777777" w:rsidR="00442030" w:rsidRPr="00903DBA" w:rsidRDefault="00442030" w:rsidP="00A15E99">
      <w:pPr>
        <w:pStyle w:val="Code"/>
        <w:rPr>
          <w:highlight w:val="white"/>
        </w:rPr>
      </w:pPr>
    </w:p>
    <w:p w14:paraId="332FCD27" w14:textId="77777777" w:rsidR="00442030" w:rsidRPr="00903DBA" w:rsidRDefault="00442030" w:rsidP="00A15E99">
      <w:pPr>
        <w:pStyle w:val="Code"/>
        <w:rPr>
          <w:highlight w:val="white"/>
        </w:rPr>
      </w:pPr>
      <w:r w:rsidRPr="00903DBA">
        <w:rPr>
          <w:highlight w:val="white"/>
        </w:rPr>
        <w:t xml:space="preserve">  if (input == '.') {</w:t>
      </w:r>
    </w:p>
    <w:p w14:paraId="4BDE2636" w14:textId="77777777" w:rsidR="00442030" w:rsidRPr="00903DBA" w:rsidRDefault="00442030" w:rsidP="00A15E99">
      <w:pPr>
        <w:pStyle w:val="Code"/>
        <w:rPr>
          <w:highlight w:val="white"/>
        </w:rPr>
      </w:pPr>
      <w:r w:rsidRPr="00903DBA">
        <w:rPr>
          <w:highlight w:val="white"/>
        </w:rPr>
        <w:t xml:space="preserve">    input = scanChar();</w:t>
      </w:r>
    </w:p>
    <w:p w14:paraId="246CC5AD" w14:textId="77777777" w:rsidR="00442030" w:rsidRPr="00903DBA" w:rsidRDefault="00442030" w:rsidP="00A15E99">
      <w:pPr>
        <w:pStyle w:val="Code"/>
        <w:rPr>
          <w:highlight w:val="white"/>
        </w:rPr>
      </w:pPr>
    </w:p>
    <w:p w14:paraId="7BE85270" w14:textId="77777777" w:rsidR="00442030" w:rsidRPr="00903DBA" w:rsidRDefault="00442030" w:rsidP="00A15E99">
      <w:pPr>
        <w:pStyle w:val="Code"/>
        <w:rPr>
          <w:highlight w:val="white"/>
        </w:rPr>
      </w:pPr>
      <w:r w:rsidRPr="00903DBA">
        <w:rPr>
          <w:highlight w:val="white"/>
        </w:rPr>
        <w:t xml:space="preserve">    while (isdigit(input)) {</w:t>
      </w:r>
    </w:p>
    <w:p w14:paraId="1AAF95AA" w14:textId="77777777" w:rsidR="00442030" w:rsidRPr="00903DBA" w:rsidRDefault="00442030" w:rsidP="00A15E99">
      <w:pPr>
        <w:pStyle w:val="Code"/>
        <w:rPr>
          <w:highlight w:val="white"/>
        </w:rPr>
      </w:pPr>
      <w:r w:rsidRPr="00903DBA">
        <w:rPr>
          <w:highlight w:val="white"/>
        </w:rPr>
        <w:t xml:space="preserve">      factor /= 10.0L;</w:t>
      </w:r>
    </w:p>
    <w:p w14:paraId="5D0D61B7" w14:textId="77777777" w:rsidR="00442030" w:rsidRPr="00903DBA" w:rsidRDefault="00442030" w:rsidP="00A15E99">
      <w:pPr>
        <w:pStyle w:val="Code"/>
        <w:rPr>
          <w:highlight w:val="white"/>
        </w:rPr>
      </w:pPr>
      <w:r w:rsidRPr="00903DBA">
        <w:rPr>
          <w:highlight w:val="white"/>
        </w:rPr>
        <w:t xml:space="preserve">      value += factor * ((long double) (input - '0'));</w:t>
      </w:r>
    </w:p>
    <w:p w14:paraId="656A83D8" w14:textId="77777777" w:rsidR="00442030" w:rsidRPr="00903DBA" w:rsidRDefault="00442030" w:rsidP="00A15E99">
      <w:pPr>
        <w:pStyle w:val="Code"/>
        <w:rPr>
          <w:highlight w:val="white"/>
        </w:rPr>
      </w:pPr>
      <w:r w:rsidRPr="00903DBA">
        <w:rPr>
          <w:highlight w:val="white"/>
        </w:rPr>
        <w:t xml:space="preserve">      input = scanChar();</w:t>
      </w:r>
    </w:p>
    <w:p w14:paraId="4250D18E" w14:textId="77777777" w:rsidR="00442030" w:rsidRPr="00903DBA" w:rsidRDefault="00442030" w:rsidP="00A15E99">
      <w:pPr>
        <w:pStyle w:val="Code"/>
        <w:rPr>
          <w:highlight w:val="white"/>
        </w:rPr>
      </w:pPr>
      <w:r w:rsidRPr="00903DBA">
        <w:rPr>
          <w:highlight w:val="white"/>
        </w:rPr>
        <w:t xml:space="preserve">      found = TRUE;</w:t>
      </w:r>
    </w:p>
    <w:p w14:paraId="3184177E" w14:textId="77777777" w:rsidR="00442030" w:rsidRPr="00903DBA" w:rsidRDefault="00442030" w:rsidP="00A15E99">
      <w:pPr>
        <w:pStyle w:val="Code"/>
        <w:rPr>
          <w:highlight w:val="white"/>
        </w:rPr>
      </w:pPr>
      <w:r w:rsidRPr="00903DBA">
        <w:rPr>
          <w:highlight w:val="white"/>
        </w:rPr>
        <w:t xml:space="preserve">    }</w:t>
      </w:r>
    </w:p>
    <w:p w14:paraId="33860D9F" w14:textId="77777777" w:rsidR="00442030" w:rsidRPr="00903DBA" w:rsidRDefault="00442030" w:rsidP="00A15E99">
      <w:pPr>
        <w:pStyle w:val="Code"/>
        <w:rPr>
          <w:highlight w:val="white"/>
        </w:rPr>
      </w:pPr>
      <w:r w:rsidRPr="00903DBA">
        <w:rPr>
          <w:highlight w:val="white"/>
        </w:rPr>
        <w:t xml:space="preserve">  }</w:t>
      </w:r>
    </w:p>
    <w:p w14:paraId="38C5663A" w14:textId="77777777" w:rsidR="00442030" w:rsidRPr="00903DBA" w:rsidRDefault="00442030" w:rsidP="00A15E99">
      <w:pPr>
        <w:pStyle w:val="Code"/>
        <w:rPr>
          <w:highlight w:val="white"/>
        </w:rPr>
      </w:pPr>
    </w:p>
    <w:p w14:paraId="07EF9444" w14:textId="77777777" w:rsidR="00442030" w:rsidRPr="00903DBA" w:rsidRDefault="00442030" w:rsidP="00A15E99">
      <w:pPr>
        <w:pStyle w:val="Code"/>
        <w:rPr>
          <w:highlight w:val="white"/>
        </w:rPr>
      </w:pPr>
      <w:r w:rsidRPr="00903DBA">
        <w:rPr>
          <w:highlight w:val="white"/>
        </w:rPr>
        <w:t xml:space="preserve">  if (tolower(input) == 'e') {</w:t>
      </w:r>
    </w:p>
    <w:p w14:paraId="0D17BC57" w14:textId="77777777" w:rsidR="00442030" w:rsidRPr="00903DBA" w:rsidRDefault="00442030" w:rsidP="00A15E99">
      <w:pPr>
        <w:pStyle w:val="Code"/>
        <w:rPr>
          <w:highlight w:val="white"/>
        </w:rPr>
      </w:pPr>
      <w:r w:rsidRPr="00903DBA">
        <w:rPr>
          <w:highlight w:val="white"/>
        </w:rPr>
        <w:t xml:space="preserve">    double exponent = (double) scanLongInt(10);</w:t>
      </w:r>
    </w:p>
    <w:p w14:paraId="62A0FB98" w14:textId="77777777" w:rsidR="00442030" w:rsidRPr="00903DBA" w:rsidRDefault="00442030" w:rsidP="00A15E99">
      <w:pPr>
        <w:pStyle w:val="Code"/>
        <w:rPr>
          <w:highlight w:val="white"/>
        </w:rPr>
      </w:pPr>
      <w:r w:rsidRPr="00903DBA">
        <w:rPr>
          <w:highlight w:val="white"/>
        </w:rPr>
        <w:t xml:space="preserve">    value *= pow(10.0, exponent);</w:t>
      </w:r>
    </w:p>
    <w:p w14:paraId="54E0D394" w14:textId="77777777" w:rsidR="00442030" w:rsidRPr="00903DBA" w:rsidRDefault="00442030" w:rsidP="00A15E99">
      <w:pPr>
        <w:pStyle w:val="Code"/>
        <w:rPr>
          <w:highlight w:val="white"/>
        </w:rPr>
      </w:pPr>
      <w:r w:rsidRPr="00903DBA">
        <w:rPr>
          <w:highlight w:val="white"/>
        </w:rPr>
        <w:t xml:space="preserve">  }</w:t>
      </w:r>
    </w:p>
    <w:p w14:paraId="5021BB0B" w14:textId="77777777" w:rsidR="00442030" w:rsidRPr="00903DBA" w:rsidRDefault="00442030" w:rsidP="00A15E99">
      <w:pPr>
        <w:pStyle w:val="Code"/>
        <w:rPr>
          <w:highlight w:val="white"/>
        </w:rPr>
      </w:pPr>
      <w:r w:rsidRPr="00903DBA">
        <w:rPr>
          <w:highlight w:val="white"/>
        </w:rPr>
        <w:t xml:space="preserve">  else {</w:t>
      </w:r>
    </w:p>
    <w:p w14:paraId="39116C83" w14:textId="77777777" w:rsidR="00442030" w:rsidRPr="00903DBA" w:rsidRDefault="00442030" w:rsidP="00A15E99">
      <w:pPr>
        <w:pStyle w:val="Code"/>
        <w:rPr>
          <w:highlight w:val="white"/>
        </w:rPr>
      </w:pPr>
      <w:r w:rsidRPr="00903DBA">
        <w:rPr>
          <w:highlight w:val="white"/>
        </w:rPr>
        <w:t xml:space="preserve">    unscanChar(input);</w:t>
      </w:r>
    </w:p>
    <w:p w14:paraId="6C7CBD6C" w14:textId="77777777" w:rsidR="00442030" w:rsidRPr="00903DBA" w:rsidRDefault="00442030" w:rsidP="00A15E99">
      <w:pPr>
        <w:pStyle w:val="Code"/>
        <w:rPr>
          <w:highlight w:val="white"/>
        </w:rPr>
      </w:pPr>
      <w:r w:rsidRPr="00903DBA">
        <w:rPr>
          <w:highlight w:val="white"/>
        </w:rPr>
        <w:t xml:space="preserve">  }</w:t>
      </w:r>
    </w:p>
    <w:p w14:paraId="087BBE4A" w14:textId="77777777" w:rsidR="00442030" w:rsidRPr="00903DBA" w:rsidRDefault="00442030" w:rsidP="00A15E99">
      <w:pPr>
        <w:pStyle w:val="Code"/>
        <w:rPr>
          <w:highlight w:val="white"/>
        </w:rPr>
      </w:pPr>
    </w:p>
    <w:p w14:paraId="0E3FDFA6" w14:textId="77777777" w:rsidR="00442030" w:rsidRPr="00903DBA" w:rsidRDefault="00442030" w:rsidP="00A15E99">
      <w:pPr>
        <w:pStyle w:val="Code"/>
        <w:rPr>
          <w:highlight w:val="white"/>
        </w:rPr>
      </w:pPr>
      <w:r w:rsidRPr="00903DBA">
        <w:rPr>
          <w:highlight w:val="white"/>
        </w:rPr>
        <w:t xml:space="preserve">  if (minus) {</w:t>
      </w:r>
    </w:p>
    <w:p w14:paraId="437390B6" w14:textId="77777777" w:rsidR="00442030" w:rsidRPr="00903DBA" w:rsidRDefault="00442030" w:rsidP="00A15E99">
      <w:pPr>
        <w:pStyle w:val="Code"/>
        <w:rPr>
          <w:highlight w:val="white"/>
        </w:rPr>
      </w:pPr>
      <w:r w:rsidRPr="00903DBA">
        <w:rPr>
          <w:highlight w:val="white"/>
        </w:rPr>
        <w:t xml:space="preserve">    value = -value;</w:t>
      </w:r>
    </w:p>
    <w:p w14:paraId="438372CE" w14:textId="77777777" w:rsidR="00442030" w:rsidRPr="00903DBA" w:rsidRDefault="00442030" w:rsidP="00A15E99">
      <w:pPr>
        <w:pStyle w:val="Code"/>
        <w:rPr>
          <w:highlight w:val="white"/>
        </w:rPr>
      </w:pPr>
      <w:r w:rsidRPr="00903DBA">
        <w:rPr>
          <w:highlight w:val="white"/>
        </w:rPr>
        <w:t xml:space="preserve">  }</w:t>
      </w:r>
    </w:p>
    <w:p w14:paraId="24D816C3" w14:textId="77777777" w:rsidR="00442030" w:rsidRPr="00903DBA" w:rsidRDefault="00442030" w:rsidP="00A15E99">
      <w:pPr>
        <w:pStyle w:val="Code"/>
        <w:rPr>
          <w:highlight w:val="white"/>
        </w:rPr>
      </w:pPr>
    </w:p>
    <w:p w14:paraId="10EE0D16" w14:textId="77777777" w:rsidR="00442030" w:rsidRPr="00903DBA" w:rsidRDefault="00442030" w:rsidP="00A15E99">
      <w:pPr>
        <w:pStyle w:val="Code"/>
        <w:rPr>
          <w:highlight w:val="white"/>
        </w:rPr>
      </w:pPr>
      <w:r w:rsidRPr="00903DBA">
        <w:rPr>
          <w:highlight w:val="white"/>
        </w:rPr>
        <w:t xml:space="preserve">  if (found) {</w:t>
      </w:r>
    </w:p>
    <w:p w14:paraId="1778BB18" w14:textId="77777777" w:rsidR="00442030" w:rsidRPr="00903DBA" w:rsidRDefault="00442030" w:rsidP="00A15E99">
      <w:pPr>
        <w:pStyle w:val="Code"/>
        <w:rPr>
          <w:highlight w:val="white"/>
        </w:rPr>
      </w:pPr>
      <w:r w:rsidRPr="00903DBA">
        <w:rPr>
          <w:highlight w:val="white"/>
        </w:rPr>
        <w:t xml:space="preserve">    ++g_inCount;</w:t>
      </w:r>
    </w:p>
    <w:p w14:paraId="0DAE40BE" w14:textId="77777777" w:rsidR="00442030" w:rsidRPr="00903DBA" w:rsidRDefault="00442030" w:rsidP="00A15E99">
      <w:pPr>
        <w:pStyle w:val="Code"/>
        <w:rPr>
          <w:highlight w:val="white"/>
        </w:rPr>
      </w:pPr>
      <w:r w:rsidRPr="00903DBA">
        <w:rPr>
          <w:highlight w:val="white"/>
        </w:rPr>
        <w:t xml:space="preserve">  }</w:t>
      </w:r>
    </w:p>
    <w:p w14:paraId="70F67543" w14:textId="77777777" w:rsidR="00442030" w:rsidRPr="00903DBA" w:rsidRDefault="00442030" w:rsidP="00A15E99">
      <w:pPr>
        <w:pStyle w:val="Code"/>
        <w:rPr>
          <w:highlight w:val="white"/>
        </w:rPr>
      </w:pPr>
    </w:p>
    <w:p w14:paraId="39FD8D0B" w14:textId="77777777" w:rsidR="00442030" w:rsidRPr="00903DBA" w:rsidRDefault="00442030" w:rsidP="00A15E99">
      <w:pPr>
        <w:pStyle w:val="Code"/>
        <w:rPr>
          <w:highlight w:val="white"/>
        </w:rPr>
      </w:pPr>
      <w:r w:rsidRPr="00903DBA">
        <w:rPr>
          <w:highlight w:val="white"/>
        </w:rPr>
        <w:t xml:space="preserve">  return value;</w:t>
      </w:r>
    </w:p>
    <w:p w14:paraId="4F18A2A8" w14:textId="77777777" w:rsidR="00442030" w:rsidRPr="00903DBA" w:rsidRDefault="00442030" w:rsidP="00A15E99">
      <w:pPr>
        <w:pStyle w:val="Code"/>
        <w:rPr>
          <w:highlight w:val="white"/>
        </w:rPr>
      </w:pPr>
      <w:r w:rsidRPr="00903DBA">
        <w:rPr>
          <w:highlight w:val="white"/>
        </w:rPr>
        <w:t>}</w:t>
      </w:r>
    </w:p>
    <w:p w14:paraId="7F24E1B1" w14:textId="77777777" w:rsidR="00442030" w:rsidRPr="00903DBA" w:rsidRDefault="00442030" w:rsidP="00BF42E7">
      <w:pPr>
        <w:pStyle w:val="Code"/>
        <w:rPr>
          <w:highlight w:val="white"/>
        </w:rPr>
      </w:pPr>
    </w:p>
    <w:p w14:paraId="5D6D7F09" w14:textId="77777777" w:rsidR="00BF42E7" w:rsidRPr="00903DBA" w:rsidRDefault="00BF42E7" w:rsidP="00BF42E7">
      <w:pPr>
        <w:pStyle w:val="Code"/>
        <w:rPr>
          <w:highlight w:val="white"/>
        </w:rPr>
      </w:pPr>
      <w:r w:rsidRPr="00903DBA">
        <w:rPr>
          <w:highlight w:val="white"/>
        </w:rPr>
        <w:t>int scanFormat(char* format, va_list arg_list) {</w:t>
      </w:r>
    </w:p>
    <w:p w14:paraId="4CAF556F" w14:textId="77777777" w:rsidR="00BF42E7" w:rsidRPr="00903DBA" w:rsidRDefault="00BF42E7" w:rsidP="00BF42E7">
      <w:pPr>
        <w:pStyle w:val="Code"/>
        <w:rPr>
          <w:highlight w:val="white"/>
        </w:rPr>
      </w:pPr>
      <w:r w:rsidRPr="00903DBA">
        <w:rPr>
          <w:highlight w:val="white"/>
        </w:rPr>
        <w:t xml:space="preserve">  char c, *charPtr;</w:t>
      </w:r>
    </w:p>
    <w:p w14:paraId="7D6D6301" w14:textId="77777777" w:rsidR="00BF42E7" w:rsidRPr="00903DBA" w:rsidRDefault="00BF42E7" w:rsidP="00BF42E7">
      <w:pPr>
        <w:pStyle w:val="Code"/>
        <w:rPr>
          <w:highlight w:val="white"/>
        </w:rPr>
      </w:pPr>
      <w:r w:rsidRPr="00903DBA">
        <w:rPr>
          <w:highlight w:val="white"/>
        </w:rPr>
        <w:t xml:space="preserve">  BOOL percent = FALSE, shortInt = FALSE, longIntOrDouble = FALSE,</w:t>
      </w:r>
    </w:p>
    <w:p w14:paraId="687C1BD7" w14:textId="77777777" w:rsidR="00BF42E7" w:rsidRPr="00903DBA" w:rsidRDefault="00BF42E7" w:rsidP="00BF42E7">
      <w:pPr>
        <w:pStyle w:val="Code"/>
        <w:rPr>
          <w:highlight w:val="white"/>
        </w:rPr>
      </w:pPr>
      <w:r w:rsidRPr="00903DBA">
        <w:rPr>
          <w:highlight w:val="white"/>
        </w:rPr>
        <w:t xml:space="preserve">       longDouble = FALSE, star = FALSE;</w:t>
      </w:r>
    </w:p>
    <w:p w14:paraId="7C44F852" w14:textId="77777777" w:rsidR="00BF42E7" w:rsidRPr="00903DBA" w:rsidRDefault="00BF42E7" w:rsidP="00BF42E7">
      <w:pPr>
        <w:pStyle w:val="Code"/>
        <w:rPr>
          <w:highlight w:val="white"/>
        </w:rPr>
      </w:pPr>
    </w:p>
    <w:p w14:paraId="7CF74D3C" w14:textId="77777777" w:rsidR="00BF42E7" w:rsidRPr="00903DBA" w:rsidRDefault="00BF42E7" w:rsidP="00BF42E7">
      <w:pPr>
        <w:pStyle w:val="Code"/>
        <w:rPr>
          <w:highlight w:val="white"/>
        </w:rPr>
      </w:pPr>
      <w:r w:rsidRPr="00903DBA">
        <w:rPr>
          <w:highlight w:val="white"/>
        </w:rPr>
        <w:t xml:space="preserve">  long longValue, *longPtr;</w:t>
      </w:r>
    </w:p>
    <w:p w14:paraId="365AE2EB" w14:textId="77777777" w:rsidR="00BF42E7" w:rsidRPr="00903DBA" w:rsidRDefault="00BF42E7" w:rsidP="00BF42E7">
      <w:pPr>
        <w:pStyle w:val="Code"/>
        <w:rPr>
          <w:highlight w:val="white"/>
        </w:rPr>
      </w:pPr>
      <w:r w:rsidRPr="00903DBA">
        <w:rPr>
          <w:highlight w:val="white"/>
        </w:rPr>
        <w:t xml:space="preserve">  short* shortPtr;</w:t>
      </w:r>
    </w:p>
    <w:p w14:paraId="57C02F68" w14:textId="77777777" w:rsidR="00BF42E7" w:rsidRPr="00903DBA" w:rsidRDefault="00BF42E7" w:rsidP="00BF42E7">
      <w:pPr>
        <w:pStyle w:val="Code"/>
        <w:rPr>
          <w:highlight w:val="white"/>
        </w:rPr>
      </w:pPr>
      <w:r w:rsidRPr="00903DBA">
        <w:rPr>
          <w:highlight w:val="white"/>
        </w:rPr>
        <w:t xml:space="preserve">  int index, *intPtr, *charsPtr;</w:t>
      </w:r>
    </w:p>
    <w:p w14:paraId="02E7810D" w14:textId="77777777" w:rsidR="00BF42E7" w:rsidRPr="00903DBA" w:rsidRDefault="00BF42E7" w:rsidP="00BF42E7">
      <w:pPr>
        <w:pStyle w:val="Code"/>
        <w:rPr>
          <w:highlight w:val="white"/>
        </w:rPr>
      </w:pPr>
    </w:p>
    <w:p w14:paraId="064E8227" w14:textId="77777777" w:rsidR="00BF42E7" w:rsidRPr="00903DBA" w:rsidRDefault="00BF42E7" w:rsidP="00BF42E7">
      <w:pPr>
        <w:pStyle w:val="Code"/>
        <w:rPr>
          <w:highlight w:val="white"/>
        </w:rPr>
      </w:pPr>
      <w:r w:rsidRPr="00903DBA">
        <w:rPr>
          <w:highlight w:val="white"/>
        </w:rPr>
        <w:t xml:space="preserve">  unsigned long unsignedLongValue, *unsignedLongPtr;</w:t>
      </w:r>
    </w:p>
    <w:p w14:paraId="0CE3CF04" w14:textId="77777777" w:rsidR="00BF42E7" w:rsidRPr="00903DBA" w:rsidRDefault="00BF42E7" w:rsidP="00BF42E7">
      <w:pPr>
        <w:pStyle w:val="Code"/>
        <w:rPr>
          <w:highlight w:val="white"/>
        </w:rPr>
      </w:pPr>
      <w:r w:rsidRPr="00903DBA">
        <w:rPr>
          <w:highlight w:val="white"/>
        </w:rPr>
        <w:t xml:space="preserve">  unsigned short* unsignedShortPtr;</w:t>
      </w:r>
    </w:p>
    <w:p w14:paraId="1A898372" w14:textId="77777777" w:rsidR="00BF42E7" w:rsidRPr="00903DBA" w:rsidRDefault="00BF42E7" w:rsidP="00BF42E7">
      <w:pPr>
        <w:pStyle w:val="Code"/>
        <w:rPr>
          <w:highlight w:val="white"/>
        </w:rPr>
      </w:pPr>
      <w:r w:rsidRPr="00903DBA">
        <w:rPr>
          <w:highlight w:val="white"/>
        </w:rPr>
        <w:t xml:space="preserve">  unsigned int* unsignedIntPtr;</w:t>
      </w:r>
    </w:p>
    <w:p w14:paraId="28845D13" w14:textId="77777777" w:rsidR="00BF42E7" w:rsidRPr="00903DBA" w:rsidRDefault="00BF42E7" w:rsidP="00BF42E7">
      <w:pPr>
        <w:pStyle w:val="Code"/>
        <w:rPr>
          <w:highlight w:val="white"/>
        </w:rPr>
      </w:pPr>
      <w:r w:rsidRPr="00903DBA">
        <w:rPr>
          <w:highlight w:val="white"/>
        </w:rPr>
        <w:t xml:space="preserve">  long double longDoubleValue;</w:t>
      </w:r>
    </w:p>
    <w:p w14:paraId="78F3585F" w14:textId="77777777" w:rsidR="00BF42E7" w:rsidRPr="00903DBA" w:rsidRDefault="00BF42E7" w:rsidP="00BF42E7">
      <w:pPr>
        <w:pStyle w:val="Code"/>
        <w:rPr>
          <w:highlight w:val="white"/>
        </w:rPr>
      </w:pPr>
    </w:p>
    <w:p w14:paraId="2A9236BD" w14:textId="77777777" w:rsidR="00BF42E7" w:rsidRPr="00903DBA" w:rsidRDefault="00BF42E7" w:rsidP="00BF42E7">
      <w:pPr>
        <w:pStyle w:val="Code"/>
        <w:rPr>
          <w:highlight w:val="white"/>
        </w:rPr>
      </w:pPr>
      <w:r w:rsidRPr="00903DBA">
        <w:rPr>
          <w:highlight w:val="white"/>
        </w:rPr>
        <w:t xml:space="preserve">  g_inCount = 0;</w:t>
      </w:r>
    </w:p>
    <w:p w14:paraId="464ABECF" w14:textId="77777777" w:rsidR="00BF42E7" w:rsidRPr="00903DBA" w:rsidRDefault="00BF42E7" w:rsidP="00BF42E7">
      <w:pPr>
        <w:pStyle w:val="Code"/>
        <w:rPr>
          <w:highlight w:val="white"/>
        </w:rPr>
      </w:pPr>
      <w:r w:rsidRPr="00903DBA">
        <w:rPr>
          <w:highlight w:val="white"/>
        </w:rPr>
        <w:t xml:space="preserve">  g_inChars = 0;</w:t>
      </w:r>
    </w:p>
    <w:p w14:paraId="3C86F659" w14:textId="77777777" w:rsidR="00BF42E7" w:rsidRPr="00903DBA" w:rsidRDefault="00BF42E7" w:rsidP="00BF42E7">
      <w:pPr>
        <w:pStyle w:val="Code"/>
        <w:rPr>
          <w:highlight w:val="white"/>
        </w:rPr>
      </w:pPr>
    </w:p>
    <w:p w14:paraId="20A5846F" w14:textId="77777777" w:rsidR="00BF42E7" w:rsidRPr="00903DBA" w:rsidRDefault="00BF42E7" w:rsidP="00BF42E7">
      <w:pPr>
        <w:pStyle w:val="Code"/>
        <w:rPr>
          <w:highlight w:val="white"/>
        </w:rPr>
      </w:pPr>
      <w:r w:rsidRPr="00903DBA">
        <w:rPr>
          <w:highlight w:val="white"/>
        </w:rPr>
        <w:t xml:space="preserve">  for (index = 0; format[index] != '\0'; ++index) {</w:t>
      </w:r>
    </w:p>
    <w:p w14:paraId="08D65079" w14:textId="77777777" w:rsidR="00BF42E7" w:rsidRPr="00903DBA" w:rsidRDefault="00BF42E7" w:rsidP="00BF42E7">
      <w:pPr>
        <w:pStyle w:val="Code"/>
        <w:rPr>
          <w:highlight w:val="white"/>
        </w:rPr>
      </w:pPr>
      <w:r w:rsidRPr="00903DBA">
        <w:rPr>
          <w:highlight w:val="white"/>
        </w:rPr>
        <w:t xml:space="preserve">    c = format[index];</w:t>
      </w:r>
    </w:p>
    <w:p w14:paraId="20D9E3A3" w14:textId="77777777" w:rsidR="00BF42E7" w:rsidRPr="00903DBA" w:rsidRDefault="00BF42E7" w:rsidP="00BF42E7">
      <w:pPr>
        <w:pStyle w:val="Code"/>
        <w:rPr>
          <w:highlight w:val="white"/>
        </w:rPr>
      </w:pPr>
    </w:p>
    <w:p w14:paraId="61FEA819" w14:textId="77777777" w:rsidR="00BF42E7" w:rsidRPr="00903DBA" w:rsidRDefault="00BF42E7" w:rsidP="00BF42E7">
      <w:pPr>
        <w:pStyle w:val="Code"/>
        <w:rPr>
          <w:highlight w:val="white"/>
        </w:rPr>
      </w:pPr>
      <w:r w:rsidRPr="00903DBA">
        <w:rPr>
          <w:highlight w:val="white"/>
        </w:rPr>
        <w:t xml:space="preserve">    { int d = c + 1;</w:t>
      </w:r>
    </w:p>
    <w:p w14:paraId="0183B6A8" w14:textId="77777777" w:rsidR="00BF42E7" w:rsidRPr="00903DBA" w:rsidRDefault="00BF42E7" w:rsidP="00BF42E7">
      <w:pPr>
        <w:pStyle w:val="Code"/>
        <w:rPr>
          <w:highlight w:val="white"/>
        </w:rPr>
      </w:pPr>
      <w:r w:rsidRPr="00903DBA">
        <w:rPr>
          <w:highlight w:val="white"/>
        </w:rPr>
        <w:t xml:space="preserve">      if (percent) {</w:t>
      </w:r>
    </w:p>
    <w:p w14:paraId="3502E9E7" w14:textId="77777777" w:rsidR="00BF42E7" w:rsidRPr="00903DBA" w:rsidRDefault="00BF42E7" w:rsidP="00BF42E7">
      <w:pPr>
        <w:pStyle w:val="Code"/>
        <w:rPr>
          <w:highlight w:val="white"/>
        </w:rPr>
      </w:pPr>
      <w:r w:rsidRPr="00903DBA">
        <w:rPr>
          <w:highlight w:val="white"/>
        </w:rPr>
        <w:t xml:space="preserve">        switch (d - 1) {</w:t>
      </w:r>
    </w:p>
    <w:p w14:paraId="4BD41677" w14:textId="77777777" w:rsidR="00BF42E7" w:rsidRPr="00903DBA" w:rsidRDefault="00BF42E7" w:rsidP="00BF42E7">
      <w:pPr>
        <w:pStyle w:val="Code"/>
        <w:rPr>
          <w:highlight w:val="white"/>
        </w:rPr>
      </w:pPr>
      <w:r w:rsidRPr="00903DBA">
        <w:rPr>
          <w:highlight w:val="white"/>
        </w:rPr>
        <w:t xml:space="preserve">          case 'h':</w:t>
      </w:r>
    </w:p>
    <w:p w14:paraId="226EA684" w14:textId="77777777" w:rsidR="00BF42E7" w:rsidRPr="00903DBA" w:rsidRDefault="00BF42E7" w:rsidP="00BF42E7">
      <w:pPr>
        <w:pStyle w:val="Code"/>
        <w:rPr>
          <w:highlight w:val="white"/>
        </w:rPr>
      </w:pPr>
      <w:r w:rsidRPr="00903DBA">
        <w:rPr>
          <w:highlight w:val="white"/>
        </w:rPr>
        <w:t xml:space="preserve">            shortInt = TRUE;</w:t>
      </w:r>
    </w:p>
    <w:p w14:paraId="09F6D87E" w14:textId="77777777" w:rsidR="00BF42E7" w:rsidRPr="00903DBA" w:rsidRDefault="00BF42E7" w:rsidP="00BF42E7">
      <w:pPr>
        <w:pStyle w:val="Code"/>
        <w:rPr>
          <w:highlight w:val="white"/>
        </w:rPr>
      </w:pPr>
      <w:r w:rsidRPr="00903DBA">
        <w:rPr>
          <w:highlight w:val="white"/>
        </w:rPr>
        <w:t xml:space="preserve">            break;</w:t>
      </w:r>
    </w:p>
    <w:p w14:paraId="5DDC18A3" w14:textId="77777777" w:rsidR="00BF42E7" w:rsidRPr="00903DBA" w:rsidRDefault="00BF42E7" w:rsidP="00BF42E7">
      <w:pPr>
        <w:pStyle w:val="Code"/>
        <w:rPr>
          <w:highlight w:val="white"/>
        </w:rPr>
      </w:pPr>
    </w:p>
    <w:p w14:paraId="5FAA0E43" w14:textId="77777777" w:rsidR="00BF42E7" w:rsidRPr="00903DBA" w:rsidRDefault="00BF42E7" w:rsidP="00BF42E7">
      <w:pPr>
        <w:pStyle w:val="Code"/>
        <w:rPr>
          <w:highlight w:val="white"/>
        </w:rPr>
      </w:pPr>
      <w:r w:rsidRPr="00903DBA">
        <w:rPr>
          <w:highlight w:val="white"/>
        </w:rPr>
        <w:t xml:space="preserve">          case 'l':</w:t>
      </w:r>
    </w:p>
    <w:p w14:paraId="19F21382" w14:textId="77777777" w:rsidR="00BF42E7" w:rsidRPr="00903DBA" w:rsidRDefault="00BF42E7" w:rsidP="00BF42E7">
      <w:pPr>
        <w:pStyle w:val="Code"/>
        <w:rPr>
          <w:highlight w:val="white"/>
        </w:rPr>
      </w:pPr>
      <w:r w:rsidRPr="00903DBA">
        <w:rPr>
          <w:highlight w:val="white"/>
        </w:rPr>
        <w:t xml:space="preserve">            longIntOrDouble = TRUE;</w:t>
      </w:r>
    </w:p>
    <w:p w14:paraId="76E31CAB" w14:textId="77777777" w:rsidR="00BF42E7" w:rsidRPr="00903DBA" w:rsidRDefault="00BF42E7" w:rsidP="00BF42E7">
      <w:pPr>
        <w:pStyle w:val="Code"/>
        <w:rPr>
          <w:highlight w:val="white"/>
        </w:rPr>
      </w:pPr>
      <w:r w:rsidRPr="00903DBA">
        <w:rPr>
          <w:highlight w:val="white"/>
        </w:rPr>
        <w:t xml:space="preserve">            break;</w:t>
      </w:r>
    </w:p>
    <w:p w14:paraId="01CFC00A" w14:textId="77777777" w:rsidR="00BF42E7" w:rsidRPr="00903DBA" w:rsidRDefault="00BF42E7" w:rsidP="00BF42E7">
      <w:pPr>
        <w:pStyle w:val="Code"/>
        <w:rPr>
          <w:highlight w:val="white"/>
        </w:rPr>
      </w:pPr>
    </w:p>
    <w:p w14:paraId="1A06F31C" w14:textId="77777777" w:rsidR="00BF42E7" w:rsidRPr="00903DBA" w:rsidRDefault="00BF42E7" w:rsidP="00BF42E7">
      <w:pPr>
        <w:pStyle w:val="Code"/>
        <w:rPr>
          <w:highlight w:val="white"/>
        </w:rPr>
      </w:pPr>
      <w:r w:rsidRPr="00903DBA">
        <w:rPr>
          <w:highlight w:val="white"/>
        </w:rPr>
        <w:t xml:space="preserve">          case 'L':</w:t>
      </w:r>
    </w:p>
    <w:p w14:paraId="17A94AD9" w14:textId="77777777" w:rsidR="00BF42E7" w:rsidRPr="00903DBA" w:rsidRDefault="00BF42E7" w:rsidP="00BF42E7">
      <w:pPr>
        <w:pStyle w:val="Code"/>
        <w:rPr>
          <w:highlight w:val="white"/>
        </w:rPr>
      </w:pPr>
      <w:r w:rsidRPr="00903DBA">
        <w:rPr>
          <w:highlight w:val="white"/>
        </w:rPr>
        <w:t xml:space="preserve">            longDouble = TRUE;</w:t>
      </w:r>
    </w:p>
    <w:p w14:paraId="54A930DC" w14:textId="77777777" w:rsidR="00BF42E7" w:rsidRPr="00903DBA" w:rsidRDefault="00BF42E7" w:rsidP="00BF42E7">
      <w:pPr>
        <w:pStyle w:val="Code"/>
        <w:rPr>
          <w:highlight w:val="white"/>
        </w:rPr>
      </w:pPr>
      <w:r w:rsidRPr="00903DBA">
        <w:rPr>
          <w:highlight w:val="white"/>
        </w:rPr>
        <w:t xml:space="preserve">            break;</w:t>
      </w:r>
    </w:p>
    <w:p w14:paraId="79C45371" w14:textId="77777777" w:rsidR="00BF42E7" w:rsidRPr="00903DBA" w:rsidRDefault="00BF42E7" w:rsidP="00BF42E7">
      <w:pPr>
        <w:pStyle w:val="Code"/>
        <w:rPr>
          <w:highlight w:val="white"/>
        </w:rPr>
      </w:pPr>
    </w:p>
    <w:p w14:paraId="7BC208FD" w14:textId="77777777" w:rsidR="00BF42E7" w:rsidRPr="00903DBA" w:rsidRDefault="00BF42E7" w:rsidP="00BF42E7">
      <w:pPr>
        <w:pStyle w:val="Code"/>
        <w:rPr>
          <w:highlight w:val="white"/>
        </w:rPr>
      </w:pPr>
      <w:r w:rsidRPr="00903DBA">
        <w:rPr>
          <w:highlight w:val="white"/>
        </w:rPr>
        <w:t xml:space="preserve">          case '*':</w:t>
      </w:r>
    </w:p>
    <w:p w14:paraId="5DDFC453" w14:textId="77777777" w:rsidR="00BF42E7" w:rsidRPr="00903DBA" w:rsidRDefault="00BF42E7" w:rsidP="00BF42E7">
      <w:pPr>
        <w:pStyle w:val="Code"/>
        <w:rPr>
          <w:highlight w:val="white"/>
        </w:rPr>
      </w:pPr>
      <w:r w:rsidRPr="00903DBA">
        <w:rPr>
          <w:highlight w:val="white"/>
        </w:rPr>
        <w:t xml:space="preserve">            star = TRUE;</w:t>
      </w:r>
    </w:p>
    <w:p w14:paraId="6C7B8C13" w14:textId="77777777" w:rsidR="00BF42E7" w:rsidRPr="00903DBA" w:rsidRDefault="00BF42E7" w:rsidP="00BF42E7">
      <w:pPr>
        <w:pStyle w:val="Code"/>
        <w:rPr>
          <w:highlight w:val="white"/>
        </w:rPr>
      </w:pPr>
      <w:r w:rsidRPr="00903DBA">
        <w:rPr>
          <w:highlight w:val="white"/>
        </w:rPr>
        <w:t xml:space="preserve">            break;</w:t>
      </w:r>
    </w:p>
    <w:p w14:paraId="5AB9B2A1" w14:textId="77777777" w:rsidR="00BF42E7" w:rsidRPr="00903DBA" w:rsidRDefault="00BF42E7" w:rsidP="00BF42E7">
      <w:pPr>
        <w:pStyle w:val="Code"/>
        <w:rPr>
          <w:highlight w:val="white"/>
        </w:rPr>
      </w:pPr>
    </w:p>
    <w:p w14:paraId="2106C2E6" w14:textId="77777777" w:rsidR="00BF42E7" w:rsidRPr="00903DBA" w:rsidRDefault="00BF42E7" w:rsidP="00BF42E7">
      <w:pPr>
        <w:pStyle w:val="Code"/>
        <w:rPr>
          <w:highlight w:val="white"/>
        </w:rPr>
      </w:pPr>
      <w:r w:rsidRPr="00903DBA">
        <w:rPr>
          <w:highlight w:val="white"/>
        </w:rPr>
        <w:t xml:space="preserve">          case 'c': {</w:t>
      </w:r>
    </w:p>
    <w:p w14:paraId="1B6FC76D" w14:textId="77777777" w:rsidR="00BF42E7" w:rsidRPr="00903DBA" w:rsidRDefault="00BF42E7" w:rsidP="00BF42E7">
      <w:pPr>
        <w:pStyle w:val="Code"/>
        <w:rPr>
          <w:highlight w:val="white"/>
        </w:rPr>
      </w:pPr>
      <w:r w:rsidRPr="00903DBA">
        <w:rPr>
          <w:highlight w:val="white"/>
        </w:rPr>
        <w:t xml:space="preserve">              char charValue = scanChar();</w:t>
      </w:r>
    </w:p>
    <w:p w14:paraId="2A425A38" w14:textId="77777777" w:rsidR="00BF42E7" w:rsidRPr="00903DBA" w:rsidRDefault="00BF42E7" w:rsidP="00BF42E7">
      <w:pPr>
        <w:pStyle w:val="Code"/>
        <w:rPr>
          <w:highlight w:val="white"/>
        </w:rPr>
      </w:pPr>
    </w:p>
    <w:p w14:paraId="4E8BE3F8" w14:textId="77777777" w:rsidR="00BF42E7" w:rsidRPr="00903DBA" w:rsidRDefault="00BF42E7" w:rsidP="00BF42E7">
      <w:pPr>
        <w:pStyle w:val="Code"/>
        <w:rPr>
          <w:highlight w:val="white"/>
        </w:rPr>
      </w:pPr>
      <w:r w:rsidRPr="00903DBA">
        <w:rPr>
          <w:highlight w:val="white"/>
        </w:rPr>
        <w:t xml:space="preserve">              if (!star) {</w:t>
      </w:r>
    </w:p>
    <w:p w14:paraId="67B581D3" w14:textId="77777777" w:rsidR="00BF42E7" w:rsidRPr="00903DBA" w:rsidRDefault="00BF42E7" w:rsidP="00BF42E7">
      <w:pPr>
        <w:pStyle w:val="Code"/>
        <w:rPr>
          <w:highlight w:val="white"/>
        </w:rPr>
      </w:pPr>
      <w:r w:rsidRPr="00903DBA">
        <w:rPr>
          <w:highlight w:val="white"/>
        </w:rPr>
        <w:t xml:space="preserve">                charPtr = va_arg(arg_list, char*);</w:t>
      </w:r>
    </w:p>
    <w:p w14:paraId="39426899" w14:textId="77777777" w:rsidR="00BF42E7" w:rsidRPr="00903DBA" w:rsidRDefault="00BF42E7" w:rsidP="00BF42E7">
      <w:pPr>
        <w:pStyle w:val="Code"/>
        <w:rPr>
          <w:highlight w:val="white"/>
        </w:rPr>
      </w:pPr>
      <w:r w:rsidRPr="00903DBA">
        <w:rPr>
          <w:highlight w:val="white"/>
        </w:rPr>
        <w:t xml:space="preserve">                *charPtr = charValue;</w:t>
      </w:r>
    </w:p>
    <w:p w14:paraId="43B39378" w14:textId="77777777" w:rsidR="00BF42E7" w:rsidRPr="00903DBA" w:rsidRDefault="00BF42E7" w:rsidP="00BF42E7">
      <w:pPr>
        <w:pStyle w:val="Code"/>
        <w:rPr>
          <w:highlight w:val="white"/>
        </w:rPr>
      </w:pPr>
      <w:r w:rsidRPr="00903DBA">
        <w:rPr>
          <w:highlight w:val="white"/>
        </w:rPr>
        <w:t xml:space="preserve">              }</w:t>
      </w:r>
    </w:p>
    <w:p w14:paraId="5B2D2CEC" w14:textId="77777777" w:rsidR="00BF42E7" w:rsidRPr="00903DBA" w:rsidRDefault="00BF42E7" w:rsidP="00BF42E7">
      <w:pPr>
        <w:pStyle w:val="Code"/>
        <w:rPr>
          <w:highlight w:val="white"/>
        </w:rPr>
      </w:pPr>
    </w:p>
    <w:p w14:paraId="6F213AC4" w14:textId="77777777" w:rsidR="00BF42E7" w:rsidRPr="00903DBA" w:rsidRDefault="00BF42E7" w:rsidP="00BF42E7">
      <w:pPr>
        <w:pStyle w:val="Code"/>
        <w:rPr>
          <w:highlight w:val="white"/>
        </w:rPr>
      </w:pPr>
      <w:r w:rsidRPr="00903DBA">
        <w:rPr>
          <w:highlight w:val="white"/>
        </w:rPr>
        <w:t xml:space="preserve">              percent = FALSE;</w:t>
      </w:r>
    </w:p>
    <w:p w14:paraId="68D853A8" w14:textId="77777777" w:rsidR="00BF42E7" w:rsidRPr="00903DBA" w:rsidRDefault="00BF42E7" w:rsidP="00BF42E7">
      <w:pPr>
        <w:pStyle w:val="Code"/>
        <w:rPr>
          <w:highlight w:val="white"/>
        </w:rPr>
      </w:pPr>
    </w:p>
    <w:p w14:paraId="4E0E47F2" w14:textId="77777777" w:rsidR="00BF42E7" w:rsidRPr="00903DBA" w:rsidRDefault="00BF42E7" w:rsidP="00BF42E7">
      <w:pPr>
        <w:pStyle w:val="Code"/>
        <w:rPr>
          <w:highlight w:val="white"/>
        </w:rPr>
      </w:pPr>
      <w:r w:rsidRPr="00903DBA">
        <w:rPr>
          <w:highlight w:val="white"/>
        </w:rPr>
        <w:t xml:space="preserve">              if (charValue != EOF) {</w:t>
      </w:r>
    </w:p>
    <w:p w14:paraId="14EAE8AE" w14:textId="77777777" w:rsidR="00BF42E7" w:rsidRPr="00903DBA" w:rsidRDefault="00BF42E7" w:rsidP="00BF42E7">
      <w:pPr>
        <w:pStyle w:val="Code"/>
        <w:rPr>
          <w:highlight w:val="white"/>
        </w:rPr>
      </w:pPr>
      <w:r w:rsidRPr="00903DBA">
        <w:rPr>
          <w:highlight w:val="white"/>
        </w:rPr>
        <w:t xml:space="preserve">                ++g_inCount;</w:t>
      </w:r>
    </w:p>
    <w:p w14:paraId="12ED25EB" w14:textId="77777777" w:rsidR="00BF42E7" w:rsidRPr="00903DBA" w:rsidRDefault="00BF42E7" w:rsidP="00BF42E7">
      <w:pPr>
        <w:pStyle w:val="Code"/>
        <w:rPr>
          <w:highlight w:val="white"/>
        </w:rPr>
      </w:pPr>
      <w:r w:rsidRPr="00903DBA">
        <w:rPr>
          <w:highlight w:val="white"/>
        </w:rPr>
        <w:t xml:space="preserve">              }</w:t>
      </w:r>
    </w:p>
    <w:p w14:paraId="2ED45F85" w14:textId="77777777" w:rsidR="00BF42E7" w:rsidRPr="00903DBA" w:rsidRDefault="00BF42E7" w:rsidP="00BF42E7">
      <w:pPr>
        <w:pStyle w:val="Code"/>
        <w:rPr>
          <w:highlight w:val="white"/>
        </w:rPr>
      </w:pPr>
      <w:r w:rsidRPr="00903DBA">
        <w:rPr>
          <w:highlight w:val="white"/>
        </w:rPr>
        <w:t xml:space="preserve">            }</w:t>
      </w:r>
    </w:p>
    <w:p w14:paraId="24613F2B" w14:textId="77777777" w:rsidR="00BF42E7" w:rsidRPr="00903DBA" w:rsidRDefault="00BF42E7" w:rsidP="00BF42E7">
      <w:pPr>
        <w:pStyle w:val="Code"/>
        <w:rPr>
          <w:highlight w:val="white"/>
        </w:rPr>
      </w:pPr>
      <w:r w:rsidRPr="00903DBA">
        <w:rPr>
          <w:highlight w:val="white"/>
        </w:rPr>
        <w:t xml:space="preserve">            break;</w:t>
      </w:r>
    </w:p>
    <w:p w14:paraId="41C123E5" w14:textId="77777777" w:rsidR="00BF42E7" w:rsidRPr="00903DBA" w:rsidRDefault="00BF42E7" w:rsidP="00BF42E7">
      <w:pPr>
        <w:pStyle w:val="Code"/>
        <w:rPr>
          <w:highlight w:val="white"/>
        </w:rPr>
      </w:pPr>
    </w:p>
    <w:p w14:paraId="298AE8C7" w14:textId="77777777" w:rsidR="00BF42E7" w:rsidRPr="00903DBA" w:rsidRDefault="00BF42E7" w:rsidP="00BF42E7">
      <w:pPr>
        <w:pStyle w:val="Code"/>
        <w:rPr>
          <w:highlight w:val="white"/>
        </w:rPr>
      </w:pPr>
      <w:r w:rsidRPr="00903DBA">
        <w:rPr>
          <w:highlight w:val="white"/>
        </w:rPr>
        <w:t xml:space="preserve">          case 's':</w:t>
      </w:r>
    </w:p>
    <w:p w14:paraId="5110D2F0" w14:textId="77777777" w:rsidR="00BF42E7" w:rsidRPr="00903DBA" w:rsidRDefault="00BF42E7" w:rsidP="00BF42E7">
      <w:pPr>
        <w:pStyle w:val="Code"/>
        <w:rPr>
          <w:highlight w:val="white"/>
        </w:rPr>
      </w:pPr>
      <w:r w:rsidRPr="00903DBA">
        <w:rPr>
          <w:highlight w:val="white"/>
        </w:rPr>
        <w:t xml:space="preserve">            if (!star) {</w:t>
      </w:r>
    </w:p>
    <w:p w14:paraId="0D792751" w14:textId="77777777" w:rsidR="00BF42E7" w:rsidRPr="00903DBA" w:rsidRDefault="00BF42E7" w:rsidP="00BF42E7">
      <w:pPr>
        <w:pStyle w:val="Code"/>
        <w:rPr>
          <w:highlight w:val="white"/>
        </w:rPr>
      </w:pPr>
      <w:r w:rsidRPr="00903DBA">
        <w:rPr>
          <w:highlight w:val="white"/>
        </w:rPr>
        <w:t xml:space="preserve">              charPtr = va_arg(arg_list, char*);</w:t>
      </w:r>
    </w:p>
    <w:p w14:paraId="7BE61801" w14:textId="77777777" w:rsidR="00BF42E7" w:rsidRPr="00903DBA" w:rsidRDefault="00BF42E7" w:rsidP="00BF42E7">
      <w:pPr>
        <w:pStyle w:val="Code"/>
        <w:rPr>
          <w:highlight w:val="white"/>
        </w:rPr>
      </w:pPr>
      <w:r w:rsidRPr="00903DBA">
        <w:rPr>
          <w:highlight w:val="white"/>
        </w:rPr>
        <w:t xml:space="preserve">              scanString(charPtr, 0);</w:t>
      </w:r>
    </w:p>
    <w:p w14:paraId="4533C670" w14:textId="77777777" w:rsidR="00BF42E7" w:rsidRPr="00903DBA" w:rsidRDefault="00BF42E7" w:rsidP="00BF42E7">
      <w:pPr>
        <w:pStyle w:val="Code"/>
        <w:rPr>
          <w:highlight w:val="white"/>
        </w:rPr>
      </w:pPr>
      <w:r w:rsidRPr="00903DBA">
        <w:rPr>
          <w:highlight w:val="white"/>
        </w:rPr>
        <w:t xml:space="preserve">            }</w:t>
      </w:r>
    </w:p>
    <w:p w14:paraId="6E509C10" w14:textId="77777777" w:rsidR="00BF42E7" w:rsidRPr="00903DBA" w:rsidRDefault="00BF42E7" w:rsidP="00BF42E7">
      <w:pPr>
        <w:pStyle w:val="Code"/>
        <w:rPr>
          <w:highlight w:val="white"/>
        </w:rPr>
      </w:pPr>
      <w:r w:rsidRPr="00903DBA">
        <w:rPr>
          <w:highlight w:val="white"/>
        </w:rPr>
        <w:t xml:space="preserve">            else {</w:t>
      </w:r>
    </w:p>
    <w:p w14:paraId="258008CD" w14:textId="77777777" w:rsidR="00BF42E7" w:rsidRPr="00903DBA" w:rsidRDefault="00BF42E7" w:rsidP="00BF42E7">
      <w:pPr>
        <w:pStyle w:val="Code"/>
        <w:rPr>
          <w:highlight w:val="white"/>
        </w:rPr>
      </w:pPr>
      <w:r w:rsidRPr="00903DBA">
        <w:rPr>
          <w:highlight w:val="white"/>
        </w:rPr>
        <w:t xml:space="preserve">              scanString(NULL, 0);</w:t>
      </w:r>
    </w:p>
    <w:p w14:paraId="3BDE6508" w14:textId="77777777" w:rsidR="00BF42E7" w:rsidRPr="00903DBA" w:rsidRDefault="00BF42E7" w:rsidP="00BF42E7">
      <w:pPr>
        <w:pStyle w:val="Code"/>
        <w:rPr>
          <w:highlight w:val="white"/>
        </w:rPr>
      </w:pPr>
      <w:r w:rsidRPr="00903DBA">
        <w:rPr>
          <w:highlight w:val="white"/>
        </w:rPr>
        <w:t xml:space="preserve">            }</w:t>
      </w:r>
    </w:p>
    <w:p w14:paraId="5DD6C576" w14:textId="77777777" w:rsidR="00BF42E7" w:rsidRPr="00903DBA" w:rsidRDefault="00BF42E7" w:rsidP="00BF42E7">
      <w:pPr>
        <w:pStyle w:val="Code"/>
        <w:rPr>
          <w:highlight w:val="white"/>
        </w:rPr>
      </w:pPr>
    </w:p>
    <w:p w14:paraId="13622CBE" w14:textId="77777777" w:rsidR="00BF42E7" w:rsidRPr="00903DBA" w:rsidRDefault="00BF42E7" w:rsidP="00BF42E7">
      <w:pPr>
        <w:pStyle w:val="Code"/>
        <w:rPr>
          <w:highlight w:val="white"/>
        </w:rPr>
      </w:pPr>
      <w:r w:rsidRPr="00903DBA">
        <w:rPr>
          <w:highlight w:val="white"/>
        </w:rPr>
        <w:t xml:space="preserve">            percent = FALSE;</w:t>
      </w:r>
    </w:p>
    <w:p w14:paraId="385B2594" w14:textId="77777777" w:rsidR="00BF42E7" w:rsidRPr="00903DBA" w:rsidRDefault="00BF42E7" w:rsidP="00BF42E7">
      <w:pPr>
        <w:pStyle w:val="Code"/>
        <w:rPr>
          <w:highlight w:val="white"/>
        </w:rPr>
      </w:pPr>
      <w:r w:rsidRPr="00903DBA">
        <w:rPr>
          <w:highlight w:val="white"/>
        </w:rPr>
        <w:t xml:space="preserve">            break;</w:t>
      </w:r>
    </w:p>
    <w:p w14:paraId="1BBD6D38" w14:textId="77777777" w:rsidR="00BF42E7" w:rsidRPr="00903DBA" w:rsidRDefault="00BF42E7" w:rsidP="00BF42E7">
      <w:pPr>
        <w:pStyle w:val="Code"/>
        <w:rPr>
          <w:highlight w:val="white"/>
        </w:rPr>
      </w:pPr>
    </w:p>
    <w:p w14:paraId="4D13B7A3" w14:textId="77777777" w:rsidR="00BF42E7" w:rsidRPr="00903DBA" w:rsidRDefault="00BF42E7" w:rsidP="00BF42E7">
      <w:pPr>
        <w:pStyle w:val="Code"/>
        <w:rPr>
          <w:highlight w:val="white"/>
        </w:rPr>
      </w:pPr>
      <w:r w:rsidRPr="00903DBA">
        <w:rPr>
          <w:highlight w:val="white"/>
        </w:rPr>
        <w:t xml:space="preserve">          case 'i':</w:t>
      </w:r>
    </w:p>
    <w:p w14:paraId="0878CE32" w14:textId="77777777" w:rsidR="00BF42E7" w:rsidRPr="00903DBA" w:rsidRDefault="00BF42E7" w:rsidP="00BF42E7">
      <w:pPr>
        <w:pStyle w:val="Code"/>
        <w:rPr>
          <w:highlight w:val="white"/>
        </w:rPr>
      </w:pPr>
      <w:r w:rsidRPr="00903DBA">
        <w:rPr>
          <w:highlight w:val="white"/>
        </w:rPr>
        <w:t xml:space="preserve">          case 'd':</w:t>
      </w:r>
    </w:p>
    <w:p w14:paraId="1D8B0FCF" w14:textId="77777777" w:rsidR="00BF42E7" w:rsidRPr="00903DBA" w:rsidRDefault="00BF42E7" w:rsidP="00BF42E7">
      <w:pPr>
        <w:pStyle w:val="Code"/>
        <w:rPr>
          <w:highlight w:val="white"/>
        </w:rPr>
      </w:pPr>
      <w:r w:rsidRPr="00903DBA">
        <w:rPr>
          <w:highlight w:val="white"/>
        </w:rPr>
        <w:t xml:space="preserve">            longValue = scanLongInt(10);</w:t>
      </w:r>
    </w:p>
    <w:p w14:paraId="7AEA4226" w14:textId="77777777" w:rsidR="00BF42E7" w:rsidRPr="00903DBA" w:rsidRDefault="00BF42E7" w:rsidP="00BF42E7">
      <w:pPr>
        <w:pStyle w:val="Code"/>
        <w:rPr>
          <w:highlight w:val="white"/>
        </w:rPr>
      </w:pPr>
    </w:p>
    <w:p w14:paraId="07F8B6BA" w14:textId="77777777" w:rsidR="00BF42E7" w:rsidRPr="00903DBA" w:rsidRDefault="00BF42E7" w:rsidP="00BF42E7">
      <w:pPr>
        <w:pStyle w:val="Code"/>
        <w:rPr>
          <w:highlight w:val="white"/>
        </w:rPr>
      </w:pPr>
      <w:r w:rsidRPr="00903DBA">
        <w:rPr>
          <w:highlight w:val="white"/>
        </w:rPr>
        <w:t xml:space="preserve">            if (!star) {</w:t>
      </w:r>
    </w:p>
    <w:p w14:paraId="6B86A80D" w14:textId="77777777" w:rsidR="00BF42E7" w:rsidRPr="00903DBA" w:rsidRDefault="00BF42E7" w:rsidP="00BF42E7">
      <w:pPr>
        <w:pStyle w:val="Code"/>
        <w:rPr>
          <w:highlight w:val="white"/>
        </w:rPr>
      </w:pPr>
      <w:r w:rsidRPr="00903DBA">
        <w:rPr>
          <w:highlight w:val="white"/>
        </w:rPr>
        <w:t xml:space="preserve">              if (shortInt) {</w:t>
      </w:r>
    </w:p>
    <w:p w14:paraId="27E9FA8D" w14:textId="77777777" w:rsidR="00BF42E7" w:rsidRPr="00903DBA" w:rsidRDefault="00BF42E7" w:rsidP="00BF42E7">
      <w:pPr>
        <w:pStyle w:val="Code"/>
        <w:rPr>
          <w:highlight w:val="white"/>
        </w:rPr>
      </w:pPr>
      <w:r w:rsidRPr="00903DBA">
        <w:rPr>
          <w:highlight w:val="white"/>
        </w:rPr>
        <w:t xml:space="preserve">                shortPtr = va_arg(arg_list, short*);</w:t>
      </w:r>
    </w:p>
    <w:p w14:paraId="563DC891" w14:textId="77777777" w:rsidR="00BF42E7" w:rsidRPr="00903DBA" w:rsidRDefault="00BF42E7" w:rsidP="00BF42E7">
      <w:pPr>
        <w:pStyle w:val="Code"/>
        <w:rPr>
          <w:highlight w:val="white"/>
        </w:rPr>
      </w:pPr>
      <w:r w:rsidRPr="00903DBA">
        <w:rPr>
          <w:highlight w:val="white"/>
        </w:rPr>
        <w:t xml:space="preserve">                *shortPtr = (short) longValue;</w:t>
      </w:r>
    </w:p>
    <w:p w14:paraId="1B44383F" w14:textId="77777777" w:rsidR="00BF42E7" w:rsidRPr="00903DBA" w:rsidRDefault="00BF42E7" w:rsidP="00BF42E7">
      <w:pPr>
        <w:pStyle w:val="Code"/>
        <w:rPr>
          <w:highlight w:val="white"/>
        </w:rPr>
      </w:pPr>
      <w:r w:rsidRPr="00903DBA">
        <w:rPr>
          <w:highlight w:val="white"/>
        </w:rPr>
        <w:t xml:space="preserve">              }</w:t>
      </w:r>
    </w:p>
    <w:p w14:paraId="232E8D00" w14:textId="77777777" w:rsidR="00BF42E7" w:rsidRPr="00903DBA" w:rsidRDefault="00BF42E7" w:rsidP="00BF42E7">
      <w:pPr>
        <w:pStyle w:val="Code"/>
        <w:rPr>
          <w:highlight w:val="white"/>
        </w:rPr>
      </w:pPr>
      <w:r w:rsidRPr="00903DBA">
        <w:rPr>
          <w:highlight w:val="white"/>
        </w:rPr>
        <w:t xml:space="preserve">              else if (!longIntOrDouble) {</w:t>
      </w:r>
    </w:p>
    <w:p w14:paraId="4BE3F0BF" w14:textId="77777777" w:rsidR="00BF42E7" w:rsidRPr="00903DBA" w:rsidRDefault="00BF42E7" w:rsidP="00BF42E7">
      <w:pPr>
        <w:pStyle w:val="Code"/>
        <w:rPr>
          <w:highlight w:val="white"/>
        </w:rPr>
      </w:pPr>
      <w:r w:rsidRPr="00903DBA">
        <w:rPr>
          <w:highlight w:val="white"/>
        </w:rPr>
        <w:t xml:space="preserve">                intPtr = va_arg(arg_list, int*);</w:t>
      </w:r>
    </w:p>
    <w:p w14:paraId="0297AEA0" w14:textId="77777777" w:rsidR="00BF42E7" w:rsidRPr="00903DBA" w:rsidRDefault="00BF42E7" w:rsidP="00BF42E7">
      <w:pPr>
        <w:pStyle w:val="Code"/>
        <w:rPr>
          <w:highlight w:val="white"/>
        </w:rPr>
      </w:pPr>
      <w:r w:rsidRPr="00903DBA">
        <w:rPr>
          <w:highlight w:val="white"/>
        </w:rPr>
        <w:t xml:space="preserve">                *intPtr = (int) longValue;</w:t>
      </w:r>
    </w:p>
    <w:p w14:paraId="1012DE6F" w14:textId="77777777" w:rsidR="00BF42E7" w:rsidRPr="00903DBA" w:rsidRDefault="00BF42E7" w:rsidP="00BF42E7">
      <w:pPr>
        <w:pStyle w:val="Code"/>
        <w:rPr>
          <w:highlight w:val="white"/>
        </w:rPr>
      </w:pPr>
      <w:r w:rsidRPr="00903DBA">
        <w:rPr>
          <w:highlight w:val="white"/>
        </w:rPr>
        <w:t xml:space="preserve">              }</w:t>
      </w:r>
    </w:p>
    <w:p w14:paraId="3EEC058B" w14:textId="77777777" w:rsidR="00BF42E7" w:rsidRPr="00903DBA" w:rsidRDefault="00BF42E7" w:rsidP="00BF42E7">
      <w:pPr>
        <w:pStyle w:val="Code"/>
        <w:rPr>
          <w:highlight w:val="white"/>
        </w:rPr>
      </w:pPr>
      <w:r w:rsidRPr="00903DBA">
        <w:rPr>
          <w:highlight w:val="white"/>
        </w:rPr>
        <w:t xml:space="preserve">              else {</w:t>
      </w:r>
    </w:p>
    <w:p w14:paraId="7F9D7F55" w14:textId="77777777" w:rsidR="00BF42E7" w:rsidRPr="00903DBA" w:rsidRDefault="00BF42E7" w:rsidP="00BF42E7">
      <w:pPr>
        <w:pStyle w:val="Code"/>
        <w:rPr>
          <w:highlight w:val="white"/>
        </w:rPr>
      </w:pPr>
      <w:r w:rsidRPr="00903DBA">
        <w:rPr>
          <w:highlight w:val="white"/>
        </w:rPr>
        <w:t xml:space="preserve">                longPtr = va_arg(arg_list, long*);</w:t>
      </w:r>
    </w:p>
    <w:p w14:paraId="582AD7EA" w14:textId="77777777" w:rsidR="00BF42E7" w:rsidRPr="00903DBA" w:rsidRDefault="00BF42E7" w:rsidP="00BF42E7">
      <w:pPr>
        <w:pStyle w:val="Code"/>
        <w:rPr>
          <w:highlight w:val="white"/>
        </w:rPr>
      </w:pPr>
      <w:r w:rsidRPr="00903DBA">
        <w:rPr>
          <w:highlight w:val="white"/>
        </w:rPr>
        <w:t xml:space="preserve">                *longPtr = longValue;</w:t>
      </w:r>
    </w:p>
    <w:p w14:paraId="7EAA058B" w14:textId="77777777" w:rsidR="00BF42E7" w:rsidRPr="00903DBA" w:rsidRDefault="00BF42E7" w:rsidP="00BF42E7">
      <w:pPr>
        <w:pStyle w:val="Code"/>
        <w:rPr>
          <w:highlight w:val="white"/>
        </w:rPr>
      </w:pPr>
      <w:r w:rsidRPr="00903DBA">
        <w:rPr>
          <w:highlight w:val="white"/>
        </w:rPr>
        <w:t xml:space="preserve">              }</w:t>
      </w:r>
    </w:p>
    <w:p w14:paraId="5BA3A805" w14:textId="77777777" w:rsidR="00BF42E7" w:rsidRPr="00903DBA" w:rsidRDefault="00BF42E7" w:rsidP="00BF42E7">
      <w:pPr>
        <w:pStyle w:val="Code"/>
        <w:rPr>
          <w:highlight w:val="white"/>
        </w:rPr>
      </w:pPr>
      <w:r w:rsidRPr="00903DBA">
        <w:rPr>
          <w:highlight w:val="white"/>
        </w:rPr>
        <w:t xml:space="preserve">            }</w:t>
      </w:r>
    </w:p>
    <w:p w14:paraId="3071B1D7" w14:textId="77777777" w:rsidR="00BF42E7" w:rsidRPr="00903DBA" w:rsidRDefault="00BF42E7" w:rsidP="00BF42E7">
      <w:pPr>
        <w:pStyle w:val="Code"/>
        <w:rPr>
          <w:highlight w:val="white"/>
        </w:rPr>
      </w:pPr>
    </w:p>
    <w:p w14:paraId="14C05FC6" w14:textId="77777777" w:rsidR="00BF42E7" w:rsidRPr="00903DBA" w:rsidRDefault="00BF42E7" w:rsidP="00BF42E7">
      <w:pPr>
        <w:pStyle w:val="Code"/>
        <w:rPr>
          <w:highlight w:val="white"/>
        </w:rPr>
      </w:pPr>
      <w:r w:rsidRPr="00903DBA">
        <w:rPr>
          <w:highlight w:val="white"/>
        </w:rPr>
        <w:t xml:space="preserve">            percent = FALSE;</w:t>
      </w:r>
    </w:p>
    <w:p w14:paraId="3326DA2A" w14:textId="77777777" w:rsidR="00BF42E7" w:rsidRPr="00903DBA" w:rsidRDefault="00BF42E7" w:rsidP="00BF42E7">
      <w:pPr>
        <w:pStyle w:val="Code"/>
        <w:rPr>
          <w:highlight w:val="white"/>
        </w:rPr>
      </w:pPr>
      <w:r w:rsidRPr="00903DBA">
        <w:rPr>
          <w:highlight w:val="white"/>
        </w:rPr>
        <w:t xml:space="preserve">            break;</w:t>
      </w:r>
    </w:p>
    <w:p w14:paraId="748C4FAD" w14:textId="77777777" w:rsidR="00BF42E7" w:rsidRPr="00903DBA" w:rsidRDefault="00BF42E7" w:rsidP="00BF42E7">
      <w:pPr>
        <w:pStyle w:val="Code"/>
        <w:rPr>
          <w:highlight w:val="white"/>
        </w:rPr>
      </w:pPr>
    </w:p>
    <w:p w14:paraId="45D9988F" w14:textId="77777777" w:rsidR="00BF42E7" w:rsidRPr="00903DBA" w:rsidRDefault="00BF42E7" w:rsidP="00BF42E7">
      <w:pPr>
        <w:pStyle w:val="Code"/>
        <w:rPr>
          <w:highlight w:val="white"/>
        </w:rPr>
      </w:pPr>
      <w:r w:rsidRPr="00903DBA">
        <w:rPr>
          <w:highlight w:val="white"/>
        </w:rPr>
        <w:t xml:space="preserve">          case 'o':</w:t>
      </w:r>
    </w:p>
    <w:p w14:paraId="47BE7167" w14:textId="77777777" w:rsidR="00BF42E7" w:rsidRPr="00903DBA" w:rsidRDefault="00BF42E7" w:rsidP="00BF42E7">
      <w:pPr>
        <w:pStyle w:val="Code"/>
        <w:rPr>
          <w:highlight w:val="white"/>
        </w:rPr>
      </w:pPr>
      <w:r w:rsidRPr="00903DBA">
        <w:rPr>
          <w:highlight w:val="white"/>
        </w:rPr>
        <w:t xml:space="preserve">            unsignedLongValue = scanUnsignedLongInt(8);</w:t>
      </w:r>
    </w:p>
    <w:p w14:paraId="701152E2" w14:textId="77777777" w:rsidR="00BF42E7" w:rsidRPr="00903DBA" w:rsidRDefault="00BF42E7" w:rsidP="00BF42E7">
      <w:pPr>
        <w:pStyle w:val="Code"/>
        <w:rPr>
          <w:highlight w:val="white"/>
        </w:rPr>
      </w:pPr>
    </w:p>
    <w:p w14:paraId="63A59977" w14:textId="77777777" w:rsidR="00BF42E7" w:rsidRPr="00903DBA" w:rsidRDefault="00BF42E7" w:rsidP="00BF42E7">
      <w:pPr>
        <w:pStyle w:val="Code"/>
        <w:rPr>
          <w:highlight w:val="white"/>
        </w:rPr>
      </w:pPr>
      <w:r w:rsidRPr="00903DBA">
        <w:rPr>
          <w:highlight w:val="white"/>
        </w:rPr>
        <w:t xml:space="preserve">            if (!star) {</w:t>
      </w:r>
    </w:p>
    <w:p w14:paraId="62FD63B0" w14:textId="77777777" w:rsidR="00BF42E7" w:rsidRPr="00903DBA" w:rsidRDefault="00BF42E7" w:rsidP="00BF42E7">
      <w:pPr>
        <w:pStyle w:val="Code"/>
        <w:rPr>
          <w:highlight w:val="white"/>
        </w:rPr>
      </w:pPr>
      <w:r w:rsidRPr="00903DBA">
        <w:rPr>
          <w:highlight w:val="white"/>
        </w:rPr>
        <w:t xml:space="preserve">              if (shortInt) {</w:t>
      </w:r>
    </w:p>
    <w:p w14:paraId="2DE641A3" w14:textId="77777777" w:rsidR="00BF42E7" w:rsidRPr="00903DBA" w:rsidRDefault="00BF42E7" w:rsidP="00BF42E7">
      <w:pPr>
        <w:pStyle w:val="Code"/>
        <w:rPr>
          <w:highlight w:val="white"/>
        </w:rPr>
      </w:pPr>
      <w:r w:rsidRPr="00903DBA">
        <w:rPr>
          <w:highlight w:val="white"/>
        </w:rPr>
        <w:t xml:space="preserve">                unsignedShortPtr = va_arg(arg_list, unsigned short*);</w:t>
      </w:r>
    </w:p>
    <w:p w14:paraId="7570D6DD" w14:textId="77777777" w:rsidR="00BF42E7" w:rsidRPr="00903DBA" w:rsidRDefault="00BF42E7" w:rsidP="00BF42E7">
      <w:pPr>
        <w:pStyle w:val="Code"/>
        <w:rPr>
          <w:highlight w:val="white"/>
        </w:rPr>
      </w:pPr>
      <w:r w:rsidRPr="00903DBA">
        <w:rPr>
          <w:highlight w:val="white"/>
        </w:rPr>
        <w:t xml:space="preserve">                *unsignedShortPtr = (short) unsignedLongValue;</w:t>
      </w:r>
    </w:p>
    <w:p w14:paraId="04EFD586" w14:textId="77777777" w:rsidR="00BF42E7" w:rsidRPr="00903DBA" w:rsidRDefault="00BF42E7" w:rsidP="00BF42E7">
      <w:pPr>
        <w:pStyle w:val="Code"/>
        <w:rPr>
          <w:highlight w:val="white"/>
        </w:rPr>
      </w:pPr>
      <w:r w:rsidRPr="00903DBA">
        <w:rPr>
          <w:highlight w:val="white"/>
        </w:rPr>
        <w:t xml:space="preserve">              }</w:t>
      </w:r>
    </w:p>
    <w:p w14:paraId="7FDF2541" w14:textId="77777777" w:rsidR="00BF42E7" w:rsidRPr="00903DBA" w:rsidRDefault="00BF42E7" w:rsidP="00BF42E7">
      <w:pPr>
        <w:pStyle w:val="Code"/>
        <w:rPr>
          <w:highlight w:val="white"/>
        </w:rPr>
      </w:pPr>
      <w:r w:rsidRPr="00903DBA">
        <w:rPr>
          <w:highlight w:val="white"/>
        </w:rPr>
        <w:t xml:space="preserve">              else if (!longIntOrDouble) {</w:t>
      </w:r>
    </w:p>
    <w:p w14:paraId="2EA53BEE" w14:textId="77777777" w:rsidR="00BF42E7" w:rsidRPr="00903DBA" w:rsidRDefault="00BF42E7" w:rsidP="00BF42E7">
      <w:pPr>
        <w:pStyle w:val="Code"/>
        <w:rPr>
          <w:highlight w:val="white"/>
        </w:rPr>
      </w:pPr>
      <w:r w:rsidRPr="00903DBA">
        <w:rPr>
          <w:highlight w:val="white"/>
        </w:rPr>
        <w:t xml:space="preserve">                unsignedIntPtr = va_arg(arg_list, unsigned int*);</w:t>
      </w:r>
    </w:p>
    <w:p w14:paraId="13F8E31E" w14:textId="77777777" w:rsidR="00BF42E7" w:rsidRPr="00903DBA" w:rsidRDefault="00BF42E7" w:rsidP="00BF42E7">
      <w:pPr>
        <w:pStyle w:val="Code"/>
        <w:rPr>
          <w:highlight w:val="white"/>
        </w:rPr>
      </w:pPr>
      <w:r w:rsidRPr="00903DBA">
        <w:rPr>
          <w:highlight w:val="white"/>
        </w:rPr>
        <w:t xml:space="preserve">                *unsignedIntPtr = (int) unsignedLongValue;</w:t>
      </w:r>
    </w:p>
    <w:p w14:paraId="4E2DBE94" w14:textId="77777777" w:rsidR="00BF42E7" w:rsidRPr="00903DBA" w:rsidRDefault="00BF42E7" w:rsidP="00BF42E7">
      <w:pPr>
        <w:pStyle w:val="Code"/>
        <w:rPr>
          <w:highlight w:val="white"/>
        </w:rPr>
      </w:pPr>
      <w:r w:rsidRPr="00903DBA">
        <w:rPr>
          <w:highlight w:val="white"/>
        </w:rPr>
        <w:t xml:space="preserve">              }</w:t>
      </w:r>
    </w:p>
    <w:p w14:paraId="4BF514F2" w14:textId="77777777" w:rsidR="00BF42E7" w:rsidRPr="00903DBA" w:rsidRDefault="00BF42E7" w:rsidP="00BF42E7">
      <w:pPr>
        <w:pStyle w:val="Code"/>
        <w:rPr>
          <w:highlight w:val="white"/>
        </w:rPr>
      </w:pPr>
      <w:r w:rsidRPr="00903DBA">
        <w:rPr>
          <w:highlight w:val="white"/>
        </w:rPr>
        <w:t xml:space="preserve">              else {</w:t>
      </w:r>
    </w:p>
    <w:p w14:paraId="1431784F" w14:textId="77777777" w:rsidR="00BF42E7" w:rsidRPr="00903DBA" w:rsidRDefault="00BF42E7" w:rsidP="00BF42E7">
      <w:pPr>
        <w:pStyle w:val="Code"/>
        <w:rPr>
          <w:highlight w:val="white"/>
        </w:rPr>
      </w:pPr>
      <w:r w:rsidRPr="00903DBA">
        <w:rPr>
          <w:highlight w:val="white"/>
        </w:rPr>
        <w:t xml:space="preserve">                unsignedLongPtr = va_arg(arg_list, unsigned long*);</w:t>
      </w:r>
    </w:p>
    <w:p w14:paraId="48E133DC" w14:textId="77777777" w:rsidR="00BF42E7" w:rsidRPr="00903DBA" w:rsidRDefault="00BF42E7" w:rsidP="00BF42E7">
      <w:pPr>
        <w:pStyle w:val="Code"/>
        <w:rPr>
          <w:highlight w:val="white"/>
        </w:rPr>
      </w:pPr>
      <w:r w:rsidRPr="00903DBA">
        <w:rPr>
          <w:highlight w:val="white"/>
        </w:rPr>
        <w:t xml:space="preserve">                *unsignedLongPtr = unsignedLongValue;</w:t>
      </w:r>
    </w:p>
    <w:p w14:paraId="028F4B81" w14:textId="77777777" w:rsidR="00BF42E7" w:rsidRPr="00903DBA" w:rsidRDefault="00BF42E7" w:rsidP="00BF42E7">
      <w:pPr>
        <w:pStyle w:val="Code"/>
        <w:rPr>
          <w:highlight w:val="white"/>
        </w:rPr>
      </w:pPr>
      <w:r w:rsidRPr="00903DBA">
        <w:rPr>
          <w:highlight w:val="white"/>
        </w:rPr>
        <w:t xml:space="preserve">              }</w:t>
      </w:r>
    </w:p>
    <w:p w14:paraId="4E503967" w14:textId="77777777" w:rsidR="00BF42E7" w:rsidRPr="00903DBA" w:rsidRDefault="00BF42E7" w:rsidP="00BF42E7">
      <w:pPr>
        <w:pStyle w:val="Code"/>
        <w:rPr>
          <w:highlight w:val="white"/>
        </w:rPr>
      </w:pPr>
      <w:r w:rsidRPr="00903DBA">
        <w:rPr>
          <w:highlight w:val="white"/>
        </w:rPr>
        <w:t xml:space="preserve">            }</w:t>
      </w:r>
    </w:p>
    <w:p w14:paraId="76B6FE55" w14:textId="77777777" w:rsidR="00BF42E7" w:rsidRPr="00903DBA" w:rsidRDefault="00BF42E7" w:rsidP="00BF42E7">
      <w:pPr>
        <w:pStyle w:val="Code"/>
        <w:rPr>
          <w:highlight w:val="white"/>
        </w:rPr>
      </w:pPr>
    </w:p>
    <w:p w14:paraId="6547F285" w14:textId="77777777" w:rsidR="00BF42E7" w:rsidRPr="00903DBA" w:rsidRDefault="00BF42E7" w:rsidP="00BF42E7">
      <w:pPr>
        <w:pStyle w:val="Code"/>
        <w:rPr>
          <w:highlight w:val="white"/>
        </w:rPr>
      </w:pPr>
      <w:r w:rsidRPr="00903DBA">
        <w:rPr>
          <w:highlight w:val="white"/>
        </w:rPr>
        <w:t xml:space="preserve">            percent = FALSE;</w:t>
      </w:r>
    </w:p>
    <w:p w14:paraId="142FCB09" w14:textId="77777777" w:rsidR="00BF42E7" w:rsidRPr="00903DBA" w:rsidRDefault="00BF42E7" w:rsidP="00BF42E7">
      <w:pPr>
        <w:pStyle w:val="Code"/>
        <w:rPr>
          <w:highlight w:val="white"/>
        </w:rPr>
      </w:pPr>
      <w:r w:rsidRPr="00903DBA">
        <w:rPr>
          <w:highlight w:val="white"/>
        </w:rPr>
        <w:t xml:space="preserve">            break;</w:t>
      </w:r>
    </w:p>
    <w:p w14:paraId="088CCF45" w14:textId="77777777" w:rsidR="00BF42E7" w:rsidRPr="00903DBA" w:rsidRDefault="00BF42E7" w:rsidP="00BF42E7">
      <w:pPr>
        <w:pStyle w:val="Code"/>
        <w:rPr>
          <w:highlight w:val="white"/>
        </w:rPr>
      </w:pPr>
    </w:p>
    <w:p w14:paraId="1CF849FC" w14:textId="77777777" w:rsidR="00BF42E7" w:rsidRPr="00903DBA" w:rsidRDefault="00BF42E7" w:rsidP="00BF42E7">
      <w:pPr>
        <w:pStyle w:val="Code"/>
        <w:rPr>
          <w:highlight w:val="white"/>
        </w:rPr>
      </w:pPr>
      <w:r w:rsidRPr="00903DBA">
        <w:rPr>
          <w:highlight w:val="white"/>
        </w:rPr>
        <w:t xml:space="preserve">          case 'x':</w:t>
      </w:r>
    </w:p>
    <w:p w14:paraId="7C3AF9B2" w14:textId="77777777" w:rsidR="00BF42E7" w:rsidRPr="00903DBA" w:rsidRDefault="00BF42E7" w:rsidP="00BF42E7">
      <w:pPr>
        <w:pStyle w:val="Code"/>
        <w:rPr>
          <w:highlight w:val="white"/>
        </w:rPr>
      </w:pPr>
      <w:r w:rsidRPr="00903DBA">
        <w:rPr>
          <w:highlight w:val="white"/>
        </w:rPr>
        <w:t xml:space="preserve">            unsignedLongValue = scanUnsignedLongInt(16);</w:t>
      </w:r>
    </w:p>
    <w:p w14:paraId="7D8A27DB" w14:textId="77777777" w:rsidR="00BF42E7" w:rsidRPr="00903DBA" w:rsidRDefault="00BF42E7" w:rsidP="00BF42E7">
      <w:pPr>
        <w:pStyle w:val="Code"/>
        <w:rPr>
          <w:highlight w:val="white"/>
        </w:rPr>
      </w:pPr>
    </w:p>
    <w:p w14:paraId="3828090D" w14:textId="77777777" w:rsidR="00BF42E7" w:rsidRPr="00903DBA" w:rsidRDefault="00BF42E7" w:rsidP="00BF42E7">
      <w:pPr>
        <w:pStyle w:val="Code"/>
        <w:rPr>
          <w:highlight w:val="white"/>
        </w:rPr>
      </w:pPr>
      <w:r w:rsidRPr="00903DBA">
        <w:rPr>
          <w:highlight w:val="white"/>
        </w:rPr>
        <w:t xml:space="preserve">            if (!star) {</w:t>
      </w:r>
    </w:p>
    <w:p w14:paraId="72F00160" w14:textId="77777777" w:rsidR="00BF42E7" w:rsidRPr="00903DBA" w:rsidRDefault="00BF42E7" w:rsidP="00BF42E7">
      <w:pPr>
        <w:pStyle w:val="Code"/>
        <w:rPr>
          <w:highlight w:val="white"/>
        </w:rPr>
      </w:pPr>
      <w:r w:rsidRPr="00903DBA">
        <w:rPr>
          <w:highlight w:val="white"/>
        </w:rPr>
        <w:t xml:space="preserve">              if (shortInt) {</w:t>
      </w:r>
    </w:p>
    <w:p w14:paraId="7C71AEEA" w14:textId="77777777" w:rsidR="00BF42E7" w:rsidRPr="00903DBA" w:rsidRDefault="00BF42E7" w:rsidP="00BF42E7">
      <w:pPr>
        <w:pStyle w:val="Code"/>
        <w:rPr>
          <w:highlight w:val="white"/>
        </w:rPr>
      </w:pPr>
      <w:r w:rsidRPr="00903DBA">
        <w:rPr>
          <w:highlight w:val="white"/>
        </w:rPr>
        <w:t xml:space="preserve">                unsignedShortPtr = va_arg(arg_list, unsigned short*);</w:t>
      </w:r>
    </w:p>
    <w:p w14:paraId="30504EB4" w14:textId="77777777" w:rsidR="00BF42E7" w:rsidRPr="00903DBA" w:rsidRDefault="00BF42E7" w:rsidP="00BF42E7">
      <w:pPr>
        <w:pStyle w:val="Code"/>
        <w:rPr>
          <w:highlight w:val="white"/>
        </w:rPr>
      </w:pPr>
      <w:r w:rsidRPr="00903DBA">
        <w:rPr>
          <w:highlight w:val="white"/>
        </w:rPr>
        <w:t xml:space="preserve">                *unsignedShortPtr = (short) unsignedLongValue;</w:t>
      </w:r>
    </w:p>
    <w:p w14:paraId="13E8276F" w14:textId="77777777" w:rsidR="00BF42E7" w:rsidRPr="00903DBA" w:rsidRDefault="00BF42E7" w:rsidP="00BF42E7">
      <w:pPr>
        <w:pStyle w:val="Code"/>
        <w:rPr>
          <w:highlight w:val="white"/>
        </w:rPr>
      </w:pPr>
      <w:r w:rsidRPr="00903DBA">
        <w:rPr>
          <w:highlight w:val="white"/>
        </w:rPr>
        <w:t xml:space="preserve">              }</w:t>
      </w:r>
    </w:p>
    <w:p w14:paraId="4C3D9135" w14:textId="77777777" w:rsidR="00BF42E7" w:rsidRPr="00903DBA" w:rsidRDefault="00BF42E7" w:rsidP="00BF42E7">
      <w:pPr>
        <w:pStyle w:val="Code"/>
        <w:rPr>
          <w:highlight w:val="white"/>
        </w:rPr>
      </w:pPr>
      <w:r w:rsidRPr="00903DBA">
        <w:rPr>
          <w:highlight w:val="white"/>
        </w:rPr>
        <w:t xml:space="preserve">              else if (!longIntOrDouble) {</w:t>
      </w:r>
    </w:p>
    <w:p w14:paraId="70F88DD2" w14:textId="77777777" w:rsidR="00BF42E7" w:rsidRPr="00903DBA" w:rsidRDefault="00BF42E7" w:rsidP="00BF42E7">
      <w:pPr>
        <w:pStyle w:val="Code"/>
        <w:rPr>
          <w:highlight w:val="white"/>
        </w:rPr>
      </w:pPr>
      <w:r w:rsidRPr="00903DBA">
        <w:rPr>
          <w:highlight w:val="white"/>
        </w:rPr>
        <w:t xml:space="preserve">                unsignedIntPtr = va_arg(arg_list, unsigned int*);</w:t>
      </w:r>
    </w:p>
    <w:p w14:paraId="0A659CE4" w14:textId="77777777" w:rsidR="00BF42E7" w:rsidRPr="00903DBA" w:rsidRDefault="00BF42E7" w:rsidP="00BF42E7">
      <w:pPr>
        <w:pStyle w:val="Code"/>
        <w:rPr>
          <w:highlight w:val="white"/>
        </w:rPr>
      </w:pPr>
      <w:r w:rsidRPr="00903DBA">
        <w:rPr>
          <w:highlight w:val="white"/>
        </w:rPr>
        <w:t xml:space="preserve">                *unsignedIntPtr = (int) unsignedLongValue;</w:t>
      </w:r>
    </w:p>
    <w:p w14:paraId="77408402" w14:textId="77777777" w:rsidR="00BF42E7" w:rsidRPr="00903DBA" w:rsidRDefault="00BF42E7" w:rsidP="00BF42E7">
      <w:pPr>
        <w:pStyle w:val="Code"/>
        <w:rPr>
          <w:highlight w:val="white"/>
        </w:rPr>
      </w:pPr>
      <w:r w:rsidRPr="00903DBA">
        <w:rPr>
          <w:highlight w:val="white"/>
        </w:rPr>
        <w:t xml:space="preserve">              }</w:t>
      </w:r>
    </w:p>
    <w:p w14:paraId="01152EE0" w14:textId="77777777" w:rsidR="00BF42E7" w:rsidRPr="00903DBA" w:rsidRDefault="00BF42E7" w:rsidP="00BF42E7">
      <w:pPr>
        <w:pStyle w:val="Code"/>
        <w:rPr>
          <w:highlight w:val="white"/>
        </w:rPr>
      </w:pPr>
      <w:r w:rsidRPr="00903DBA">
        <w:rPr>
          <w:highlight w:val="white"/>
        </w:rPr>
        <w:t xml:space="preserve">              else {</w:t>
      </w:r>
    </w:p>
    <w:p w14:paraId="24B3FB74" w14:textId="77777777" w:rsidR="00BF42E7" w:rsidRPr="00903DBA" w:rsidRDefault="00BF42E7" w:rsidP="00BF42E7">
      <w:pPr>
        <w:pStyle w:val="Code"/>
        <w:rPr>
          <w:highlight w:val="white"/>
        </w:rPr>
      </w:pPr>
      <w:r w:rsidRPr="00903DBA">
        <w:rPr>
          <w:highlight w:val="white"/>
        </w:rPr>
        <w:t xml:space="preserve">                unsignedLongPtr = va_arg(arg_list, unsigned long*);</w:t>
      </w:r>
    </w:p>
    <w:p w14:paraId="27C24DD6" w14:textId="77777777" w:rsidR="00BF42E7" w:rsidRPr="00903DBA" w:rsidRDefault="00BF42E7" w:rsidP="00BF42E7">
      <w:pPr>
        <w:pStyle w:val="Code"/>
        <w:rPr>
          <w:highlight w:val="white"/>
        </w:rPr>
      </w:pPr>
      <w:r w:rsidRPr="00903DBA">
        <w:rPr>
          <w:highlight w:val="white"/>
        </w:rPr>
        <w:t xml:space="preserve">                *unsignedLongPtr = unsignedLongValue;</w:t>
      </w:r>
    </w:p>
    <w:p w14:paraId="6430CEAA" w14:textId="77777777" w:rsidR="00BF42E7" w:rsidRPr="00903DBA" w:rsidRDefault="00BF42E7" w:rsidP="00BF42E7">
      <w:pPr>
        <w:pStyle w:val="Code"/>
        <w:rPr>
          <w:highlight w:val="white"/>
        </w:rPr>
      </w:pPr>
      <w:r w:rsidRPr="00903DBA">
        <w:rPr>
          <w:highlight w:val="white"/>
        </w:rPr>
        <w:t xml:space="preserve">              }</w:t>
      </w:r>
    </w:p>
    <w:p w14:paraId="3F752FA1" w14:textId="77777777" w:rsidR="00BF42E7" w:rsidRPr="00903DBA" w:rsidRDefault="00BF42E7" w:rsidP="00BF42E7">
      <w:pPr>
        <w:pStyle w:val="Code"/>
        <w:rPr>
          <w:highlight w:val="white"/>
        </w:rPr>
      </w:pPr>
      <w:r w:rsidRPr="00903DBA">
        <w:rPr>
          <w:highlight w:val="white"/>
        </w:rPr>
        <w:t xml:space="preserve">            }</w:t>
      </w:r>
    </w:p>
    <w:p w14:paraId="0DB109CF" w14:textId="77777777" w:rsidR="00BF42E7" w:rsidRPr="00903DBA" w:rsidRDefault="00BF42E7" w:rsidP="00BF42E7">
      <w:pPr>
        <w:pStyle w:val="Code"/>
        <w:rPr>
          <w:highlight w:val="white"/>
        </w:rPr>
      </w:pPr>
    </w:p>
    <w:p w14:paraId="5BD20744" w14:textId="77777777" w:rsidR="00BF42E7" w:rsidRPr="00903DBA" w:rsidRDefault="00BF42E7" w:rsidP="00BF42E7">
      <w:pPr>
        <w:pStyle w:val="Code"/>
        <w:rPr>
          <w:highlight w:val="white"/>
        </w:rPr>
      </w:pPr>
      <w:r w:rsidRPr="00903DBA">
        <w:rPr>
          <w:highlight w:val="white"/>
        </w:rPr>
        <w:t xml:space="preserve">            percent = FALSE;</w:t>
      </w:r>
    </w:p>
    <w:p w14:paraId="236D96F8" w14:textId="77777777" w:rsidR="00BF42E7" w:rsidRPr="00903DBA" w:rsidRDefault="00BF42E7" w:rsidP="00BF42E7">
      <w:pPr>
        <w:pStyle w:val="Code"/>
        <w:rPr>
          <w:highlight w:val="white"/>
        </w:rPr>
      </w:pPr>
      <w:r w:rsidRPr="00903DBA">
        <w:rPr>
          <w:highlight w:val="white"/>
        </w:rPr>
        <w:t xml:space="preserve">            break;</w:t>
      </w:r>
    </w:p>
    <w:p w14:paraId="3E4564B6" w14:textId="77777777" w:rsidR="00BF42E7" w:rsidRPr="00903DBA" w:rsidRDefault="00BF42E7" w:rsidP="00BF42E7">
      <w:pPr>
        <w:pStyle w:val="Code"/>
        <w:rPr>
          <w:highlight w:val="white"/>
        </w:rPr>
      </w:pPr>
    </w:p>
    <w:p w14:paraId="073571F0" w14:textId="77777777" w:rsidR="00BF42E7" w:rsidRPr="00903DBA" w:rsidRDefault="00BF42E7" w:rsidP="00BF42E7">
      <w:pPr>
        <w:pStyle w:val="Code"/>
        <w:rPr>
          <w:highlight w:val="white"/>
        </w:rPr>
      </w:pPr>
      <w:r w:rsidRPr="00903DBA">
        <w:rPr>
          <w:highlight w:val="white"/>
        </w:rPr>
        <w:t xml:space="preserve">          case 'u':</w:t>
      </w:r>
    </w:p>
    <w:p w14:paraId="2860B32B" w14:textId="77777777" w:rsidR="00BF42E7" w:rsidRPr="00903DBA" w:rsidRDefault="00BF42E7" w:rsidP="00BF42E7">
      <w:pPr>
        <w:pStyle w:val="Code"/>
        <w:rPr>
          <w:highlight w:val="white"/>
        </w:rPr>
      </w:pPr>
      <w:r w:rsidRPr="00903DBA">
        <w:rPr>
          <w:highlight w:val="white"/>
        </w:rPr>
        <w:t xml:space="preserve">            unsignedLongValue = scanUnsignedLongInt(0);</w:t>
      </w:r>
    </w:p>
    <w:p w14:paraId="20C64E31" w14:textId="77777777" w:rsidR="00BF42E7" w:rsidRPr="00903DBA" w:rsidRDefault="00BF42E7" w:rsidP="00BF42E7">
      <w:pPr>
        <w:pStyle w:val="Code"/>
        <w:rPr>
          <w:highlight w:val="white"/>
        </w:rPr>
      </w:pPr>
    </w:p>
    <w:p w14:paraId="72B271E8" w14:textId="77777777" w:rsidR="00BF42E7" w:rsidRPr="00903DBA" w:rsidRDefault="00BF42E7" w:rsidP="00BF42E7">
      <w:pPr>
        <w:pStyle w:val="Code"/>
        <w:rPr>
          <w:highlight w:val="white"/>
        </w:rPr>
      </w:pPr>
      <w:r w:rsidRPr="00903DBA">
        <w:rPr>
          <w:highlight w:val="white"/>
        </w:rPr>
        <w:t xml:space="preserve">            if (!star) {</w:t>
      </w:r>
    </w:p>
    <w:p w14:paraId="42C8D5C1" w14:textId="77777777" w:rsidR="00BF42E7" w:rsidRPr="00903DBA" w:rsidRDefault="00BF42E7" w:rsidP="00BF42E7">
      <w:pPr>
        <w:pStyle w:val="Code"/>
        <w:rPr>
          <w:highlight w:val="white"/>
        </w:rPr>
      </w:pPr>
      <w:r w:rsidRPr="00903DBA">
        <w:rPr>
          <w:highlight w:val="white"/>
        </w:rPr>
        <w:t xml:space="preserve">              if (shortInt) {</w:t>
      </w:r>
    </w:p>
    <w:p w14:paraId="2DBD2C59" w14:textId="77777777" w:rsidR="00BF42E7" w:rsidRPr="00903DBA" w:rsidRDefault="00BF42E7" w:rsidP="00BF42E7">
      <w:pPr>
        <w:pStyle w:val="Code"/>
        <w:rPr>
          <w:highlight w:val="white"/>
        </w:rPr>
      </w:pPr>
      <w:r w:rsidRPr="00903DBA">
        <w:rPr>
          <w:highlight w:val="white"/>
        </w:rPr>
        <w:t xml:space="preserve">                unsignedShortPtr = va_arg(arg_list, unsigned short*);</w:t>
      </w:r>
    </w:p>
    <w:p w14:paraId="4D5B2700" w14:textId="77777777" w:rsidR="00BF42E7" w:rsidRPr="00903DBA" w:rsidRDefault="00BF42E7" w:rsidP="00BF42E7">
      <w:pPr>
        <w:pStyle w:val="Code"/>
        <w:rPr>
          <w:highlight w:val="white"/>
        </w:rPr>
      </w:pPr>
      <w:r w:rsidRPr="00903DBA">
        <w:rPr>
          <w:highlight w:val="white"/>
        </w:rPr>
        <w:t xml:space="preserve">                *unsignedShortPtr = (short) unsignedLongValue;</w:t>
      </w:r>
    </w:p>
    <w:p w14:paraId="3CF40E95" w14:textId="77777777" w:rsidR="00BF42E7" w:rsidRPr="00903DBA" w:rsidRDefault="00BF42E7" w:rsidP="00BF42E7">
      <w:pPr>
        <w:pStyle w:val="Code"/>
        <w:rPr>
          <w:highlight w:val="white"/>
        </w:rPr>
      </w:pPr>
      <w:r w:rsidRPr="00903DBA">
        <w:rPr>
          <w:highlight w:val="white"/>
        </w:rPr>
        <w:t xml:space="preserve">              }</w:t>
      </w:r>
    </w:p>
    <w:p w14:paraId="79E02CF6" w14:textId="77777777" w:rsidR="00BF42E7" w:rsidRPr="00903DBA" w:rsidRDefault="00BF42E7" w:rsidP="00BF42E7">
      <w:pPr>
        <w:pStyle w:val="Code"/>
        <w:rPr>
          <w:highlight w:val="white"/>
        </w:rPr>
      </w:pPr>
      <w:r w:rsidRPr="00903DBA">
        <w:rPr>
          <w:highlight w:val="white"/>
        </w:rPr>
        <w:t xml:space="preserve">              else if (!longIntOrDouble) {</w:t>
      </w:r>
    </w:p>
    <w:p w14:paraId="2829DA78" w14:textId="77777777" w:rsidR="00BF42E7" w:rsidRPr="00903DBA" w:rsidRDefault="00BF42E7" w:rsidP="00BF42E7">
      <w:pPr>
        <w:pStyle w:val="Code"/>
        <w:rPr>
          <w:highlight w:val="white"/>
        </w:rPr>
      </w:pPr>
      <w:r w:rsidRPr="00903DBA">
        <w:rPr>
          <w:highlight w:val="white"/>
        </w:rPr>
        <w:t xml:space="preserve">                unsignedIntPtr = va_arg(arg_list, unsigned int*);</w:t>
      </w:r>
    </w:p>
    <w:p w14:paraId="68AF063B" w14:textId="77777777" w:rsidR="00BF42E7" w:rsidRPr="00903DBA" w:rsidRDefault="00BF42E7" w:rsidP="00BF42E7">
      <w:pPr>
        <w:pStyle w:val="Code"/>
        <w:rPr>
          <w:highlight w:val="white"/>
        </w:rPr>
      </w:pPr>
      <w:r w:rsidRPr="00903DBA">
        <w:rPr>
          <w:highlight w:val="white"/>
        </w:rPr>
        <w:t xml:space="preserve">                *unsignedIntPtr = (int) unsignedLongValue;</w:t>
      </w:r>
    </w:p>
    <w:p w14:paraId="1D8F0111" w14:textId="77777777" w:rsidR="00BF42E7" w:rsidRPr="00903DBA" w:rsidRDefault="00BF42E7" w:rsidP="00BF42E7">
      <w:pPr>
        <w:pStyle w:val="Code"/>
        <w:rPr>
          <w:highlight w:val="white"/>
        </w:rPr>
      </w:pPr>
      <w:r w:rsidRPr="00903DBA">
        <w:rPr>
          <w:highlight w:val="white"/>
        </w:rPr>
        <w:t xml:space="preserve">              }</w:t>
      </w:r>
    </w:p>
    <w:p w14:paraId="1228B7C7" w14:textId="77777777" w:rsidR="00BF42E7" w:rsidRPr="00903DBA" w:rsidRDefault="00BF42E7" w:rsidP="00BF42E7">
      <w:pPr>
        <w:pStyle w:val="Code"/>
        <w:rPr>
          <w:highlight w:val="white"/>
        </w:rPr>
      </w:pPr>
      <w:r w:rsidRPr="00903DBA">
        <w:rPr>
          <w:highlight w:val="white"/>
        </w:rPr>
        <w:t xml:space="preserve">              else {</w:t>
      </w:r>
    </w:p>
    <w:p w14:paraId="3F1F1586" w14:textId="77777777" w:rsidR="00BF42E7" w:rsidRPr="00903DBA" w:rsidRDefault="00BF42E7" w:rsidP="00BF42E7">
      <w:pPr>
        <w:pStyle w:val="Code"/>
        <w:rPr>
          <w:highlight w:val="white"/>
        </w:rPr>
      </w:pPr>
      <w:r w:rsidRPr="00903DBA">
        <w:rPr>
          <w:highlight w:val="white"/>
        </w:rPr>
        <w:t xml:space="preserve">                unsignedLongPtr = va_arg(arg_list, unsigned long*);</w:t>
      </w:r>
    </w:p>
    <w:p w14:paraId="2689936B" w14:textId="77777777" w:rsidR="00BF42E7" w:rsidRPr="00903DBA" w:rsidRDefault="00BF42E7" w:rsidP="00BF42E7">
      <w:pPr>
        <w:pStyle w:val="Code"/>
        <w:rPr>
          <w:highlight w:val="white"/>
        </w:rPr>
      </w:pPr>
      <w:r w:rsidRPr="00903DBA">
        <w:rPr>
          <w:highlight w:val="white"/>
        </w:rPr>
        <w:t xml:space="preserve">                *unsignedLongPtr = unsignedLongValue;</w:t>
      </w:r>
    </w:p>
    <w:p w14:paraId="06E92C44" w14:textId="77777777" w:rsidR="00BF42E7" w:rsidRPr="00903DBA" w:rsidRDefault="00BF42E7" w:rsidP="00BF42E7">
      <w:pPr>
        <w:pStyle w:val="Code"/>
        <w:rPr>
          <w:highlight w:val="white"/>
        </w:rPr>
      </w:pPr>
      <w:r w:rsidRPr="00903DBA">
        <w:rPr>
          <w:highlight w:val="white"/>
        </w:rPr>
        <w:t xml:space="preserve">              }</w:t>
      </w:r>
    </w:p>
    <w:p w14:paraId="3A53EF9D" w14:textId="77777777" w:rsidR="00BF42E7" w:rsidRPr="00903DBA" w:rsidRDefault="00BF42E7" w:rsidP="00BF42E7">
      <w:pPr>
        <w:pStyle w:val="Code"/>
        <w:rPr>
          <w:highlight w:val="white"/>
        </w:rPr>
      </w:pPr>
      <w:r w:rsidRPr="00903DBA">
        <w:rPr>
          <w:highlight w:val="white"/>
        </w:rPr>
        <w:t xml:space="preserve">            }</w:t>
      </w:r>
    </w:p>
    <w:p w14:paraId="411C3BBE" w14:textId="77777777" w:rsidR="00BF42E7" w:rsidRPr="00903DBA" w:rsidRDefault="00BF42E7" w:rsidP="00BF42E7">
      <w:pPr>
        <w:pStyle w:val="Code"/>
        <w:rPr>
          <w:highlight w:val="white"/>
        </w:rPr>
      </w:pPr>
    </w:p>
    <w:p w14:paraId="732CBC77" w14:textId="77777777" w:rsidR="00BF42E7" w:rsidRPr="00903DBA" w:rsidRDefault="00BF42E7" w:rsidP="00BF42E7">
      <w:pPr>
        <w:pStyle w:val="Code"/>
        <w:rPr>
          <w:highlight w:val="white"/>
        </w:rPr>
      </w:pPr>
      <w:r w:rsidRPr="00903DBA">
        <w:rPr>
          <w:highlight w:val="white"/>
        </w:rPr>
        <w:t xml:space="preserve">            percent = FALSE;</w:t>
      </w:r>
    </w:p>
    <w:p w14:paraId="16471645" w14:textId="77777777" w:rsidR="00BF42E7" w:rsidRPr="00903DBA" w:rsidRDefault="00BF42E7" w:rsidP="00BF42E7">
      <w:pPr>
        <w:pStyle w:val="Code"/>
        <w:rPr>
          <w:highlight w:val="white"/>
        </w:rPr>
      </w:pPr>
      <w:r w:rsidRPr="00903DBA">
        <w:rPr>
          <w:highlight w:val="white"/>
        </w:rPr>
        <w:t xml:space="preserve">            break;</w:t>
      </w:r>
    </w:p>
    <w:p w14:paraId="402E246A" w14:textId="77777777" w:rsidR="00BF42E7" w:rsidRPr="00903DBA" w:rsidRDefault="00BF42E7" w:rsidP="00BF42E7">
      <w:pPr>
        <w:pStyle w:val="Code"/>
        <w:rPr>
          <w:highlight w:val="white"/>
        </w:rPr>
      </w:pPr>
    </w:p>
    <w:p w14:paraId="4537DE0F" w14:textId="77777777" w:rsidR="00BF42E7" w:rsidRPr="00903DBA" w:rsidRDefault="00BF42E7" w:rsidP="00BF42E7">
      <w:pPr>
        <w:pStyle w:val="Code"/>
        <w:rPr>
          <w:highlight w:val="white"/>
        </w:rPr>
      </w:pPr>
      <w:r w:rsidRPr="00903DBA">
        <w:rPr>
          <w:highlight w:val="white"/>
        </w:rPr>
        <w:t xml:space="preserve">          case 'e':</w:t>
      </w:r>
    </w:p>
    <w:p w14:paraId="0B4EC057" w14:textId="77777777" w:rsidR="00BF42E7" w:rsidRPr="00903DBA" w:rsidRDefault="00BF42E7" w:rsidP="00BF42E7">
      <w:pPr>
        <w:pStyle w:val="Code"/>
        <w:rPr>
          <w:highlight w:val="white"/>
        </w:rPr>
      </w:pPr>
      <w:r w:rsidRPr="00903DBA">
        <w:rPr>
          <w:highlight w:val="white"/>
        </w:rPr>
        <w:t xml:space="preserve">          case 'f':</w:t>
      </w:r>
    </w:p>
    <w:p w14:paraId="673589BE" w14:textId="77777777" w:rsidR="00BF42E7" w:rsidRPr="00903DBA" w:rsidRDefault="00BF42E7" w:rsidP="00BF42E7">
      <w:pPr>
        <w:pStyle w:val="Code"/>
        <w:rPr>
          <w:highlight w:val="white"/>
        </w:rPr>
      </w:pPr>
      <w:r w:rsidRPr="00903DBA">
        <w:rPr>
          <w:highlight w:val="white"/>
        </w:rPr>
        <w:t xml:space="preserve">          case 'g':</w:t>
      </w:r>
    </w:p>
    <w:p w14:paraId="0BF22A73" w14:textId="77777777" w:rsidR="00BF42E7" w:rsidRPr="00903DBA" w:rsidRDefault="00BF42E7" w:rsidP="00BF42E7">
      <w:pPr>
        <w:pStyle w:val="Code"/>
        <w:rPr>
          <w:highlight w:val="white"/>
        </w:rPr>
      </w:pPr>
      <w:r w:rsidRPr="00903DBA">
        <w:rPr>
          <w:highlight w:val="white"/>
        </w:rPr>
        <w:t xml:space="preserve">            longDoubleValue = scanLongDouble();</w:t>
      </w:r>
    </w:p>
    <w:p w14:paraId="64532AE2" w14:textId="77777777" w:rsidR="00BF42E7" w:rsidRPr="00903DBA" w:rsidRDefault="00BF42E7" w:rsidP="00BF42E7">
      <w:pPr>
        <w:pStyle w:val="Code"/>
        <w:rPr>
          <w:highlight w:val="white"/>
        </w:rPr>
      </w:pPr>
    </w:p>
    <w:p w14:paraId="65A10747" w14:textId="77777777" w:rsidR="00BF42E7" w:rsidRPr="00903DBA" w:rsidRDefault="00BF42E7" w:rsidP="00BF42E7">
      <w:pPr>
        <w:pStyle w:val="Code"/>
        <w:rPr>
          <w:highlight w:val="white"/>
        </w:rPr>
      </w:pPr>
      <w:r w:rsidRPr="00903DBA">
        <w:rPr>
          <w:highlight w:val="white"/>
        </w:rPr>
        <w:t xml:space="preserve">            if (!star) {</w:t>
      </w:r>
    </w:p>
    <w:p w14:paraId="6DA10D33" w14:textId="77777777" w:rsidR="00BF42E7" w:rsidRPr="00903DBA" w:rsidRDefault="00BF42E7" w:rsidP="00BF42E7">
      <w:pPr>
        <w:pStyle w:val="Code"/>
        <w:rPr>
          <w:highlight w:val="white"/>
        </w:rPr>
      </w:pPr>
      <w:r w:rsidRPr="00903DBA">
        <w:rPr>
          <w:highlight w:val="white"/>
        </w:rPr>
        <w:t xml:space="preserve">              if (longIntOrDouble) {</w:t>
      </w:r>
    </w:p>
    <w:p w14:paraId="568458A2" w14:textId="77777777" w:rsidR="00BF42E7" w:rsidRPr="00903DBA" w:rsidRDefault="00BF42E7" w:rsidP="00BF42E7">
      <w:pPr>
        <w:pStyle w:val="Code"/>
        <w:rPr>
          <w:highlight w:val="white"/>
        </w:rPr>
      </w:pPr>
      <w:r w:rsidRPr="00903DBA">
        <w:rPr>
          <w:highlight w:val="white"/>
        </w:rPr>
        <w:t xml:space="preserve">                double* doublePtr = va_arg(arg_list, double*);</w:t>
      </w:r>
    </w:p>
    <w:p w14:paraId="2E49297A" w14:textId="77777777" w:rsidR="00BF42E7" w:rsidRPr="00903DBA" w:rsidRDefault="00BF42E7" w:rsidP="00BF42E7">
      <w:pPr>
        <w:pStyle w:val="Code"/>
        <w:rPr>
          <w:highlight w:val="white"/>
        </w:rPr>
      </w:pPr>
      <w:r w:rsidRPr="00903DBA">
        <w:rPr>
          <w:highlight w:val="white"/>
        </w:rPr>
        <w:t xml:space="preserve">                *doublePtr = (double) longDoubleValue;</w:t>
      </w:r>
    </w:p>
    <w:p w14:paraId="47C8F301" w14:textId="77777777" w:rsidR="00BF42E7" w:rsidRPr="00903DBA" w:rsidRDefault="00BF42E7" w:rsidP="00BF42E7">
      <w:pPr>
        <w:pStyle w:val="Code"/>
        <w:rPr>
          <w:highlight w:val="white"/>
        </w:rPr>
      </w:pPr>
      <w:r w:rsidRPr="00903DBA">
        <w:rPr>
          <w:highlight w:val="white"/>
        </w:rPr>
        <w:t xml:space="preserve">              }</w:t>
      </w:r>
    </w:p>
    <w:p w14:paraId="031F445C" w14:textId="77777777" w:rsidR="00BF42E7" w:rsidRPr="00903DBA" w:rsidRDefault="00BF42E7" w:rsidP="00BF42E7">
      <w:pPr>
        <w:pStyle w:val="Code"/>
        <w:rPr>
          <w:highlight w:val="white"/>
        </w:rPr>
      </w:pPr>
      <w:r w:rsidRPr="00903DBA">
        <w:rPr>
          <w:highlight w:val="white"/>
        </w:rPr>
        <w:t xml:space="preserve">              else if (longDouble) {</w:t>
      </w:r>
    </w:p>
    <w:p w14:paraId="618E2C7A" w14:textId="77777777" w:rsidR="00BF42E7" w:rsidRPr="00903DBA" w:rsidRDefault="00BF42E7" w:rsidP="00BF42E7">
      <w:pPr>
        <w:pStyle w:val="Code"/>
        <w:rPr>
          <w:highlight w:val="white"/>
        </w:rPr>
      </w:pPr>
      <w:r w:rsidRPr="00903DBA">
        <w:rPr>
          <w:highlight w:val="white"/>
        </w:rPr>
        <w:t xml:space="preserve">                long double* longDoublePtr = va_arg(arg_list, long double*);</w:t>
      </w:r>
    </w:p>
    <w:p w14:paraId="264D20DC" w14:textId="77777777" w:rsidR="00BF42E7" w:rsidRPr="00903DBA" w:rsidRDefault="00BF42E7" w:rsidP="00BF42E7">
      <w:pPr>
        <w:pStyle w:val="Code"/>
        <w:rPr>
          <w:highlight w:val="white"/>
        </w:rPr>
      </w:pPr>
      <w:r w:rsidRPr="00903DBA">
        <w:rPr>
          <w:highlight w:val="white"/>
        </w:rPr>
        <w:t xml:space="preserve">                *longDoublePtr = longDoubleValue;</w:t>
      </w:r>
    </w:p>
    <w:p w14:paraId="77F26EE9" w14:textId="77777777" w:rsidR="00BF42E7" w:rsidRPr="00903DBA" w:rsidRDefault="00BF42E7" w:rsidP="00BF42E7">
      <w:pPr>
        <w:pStyle w:val="Code"/>
        <w:rPr>
          <w:highlight w:val="white"/>
        </w:rPr>
      </w:pPr>
      <w:r w:rsidRPr="00903DBA">
        <w:rPr>
          <w:highlight w:val="white"/>
        </w:rPr>
        <w:t xml:space="preserve">              }</w:t>
      </w:r>
    </w:p>
    <w:p w14:paraId="2A95DC6D" w14:textId="77777777" w:rsidR="00BF42E7" w:rsidRPr="00903DBA" w:rsidRDefault="00BF42E7" w:rsidP="00BF42E7">
      <w:pPr>
        <w:pStyle w:val="Code"/>
        <w:rPr>
          <w:highlight w:val="white"/>
        </w:rPr>
      </w:pPr>
      <w:r w:rsidRPr="00903DBA">
        <w:rPr>
          <w:highlight w:val="white"/>
        </w:rPr>
        <w:t xml:space="preserve">              else {</w:t>
      </w:r>
    </w:p>
    <w:p w14:paraId="52361E22" w14:textId="77777777" w:rsidR="00BF42E7" w:rsidRPr="00903DBA" w:rsidRDefault="00BF42E7" w:rsidP="00BF42E7">
      <w:pPr>
        <w:pStyle w:val="Code"/>
        <w:rPr>
          <w:highlight w:val="white"/>
        </w:rPr>
      </w:pPr>
      <w:r w:rsidRPr="00903DBA">
        <w:rPr>
          <w:highlight w:val="white"/>
        </w:rPr>
        <w:t xml:space="preserve">                float* floatPtr = va_arg(arg_list, float*);</w:t>
      </w:r>
    </w:p>
    <w:p w14:paraId="012EE4B5" w14:textId="77777777" w:rsidR="00BF42E7" w:rsidRPr="00903DBA" w:rsidRDefault="00BF42E7" w:rsidP="00BF42E7">
      <w:pPr>
        <w:pStyle w:val="Code"/>
        <w:rPr>
          <w:highlight w:val="white"/>
        </w:rPr>
      </w:pPr>
      <w:r w:rsidRPr="00903DBA">
        <w:rPr>
          <w:highlight w:val="white"/>
        </w:rPr>
        <w:t xml:space="preserve">                *floatPtr = (float) longDoubleValue;</w:t>
      </w:r>
    </w:p>
    <w:p w14:paraId="7F08ABDF" w14:textId="77777777" w:rsidR="00BF42E7" w:rsidRPr="00903DBA" w:rsidRDefault="00BF42E7" w:rsidP="00BF42E7">
      <w:pPr>
        <w:pStyle w:val="Code"/>
        <w:rPr>
          <w:highlight w:val="white"/>
        </w:rPr>
      </w:pPr>
      <w:r w:rsidRPr="00903DBA">
        <w:rPr>
          <w:highlight w:val="white"/>
        </w:rPr>
        <w:t xml:space="preserve">              }</w:t>
      </w:r>
    </w:p>
    <w:p w14:paraId="0AB68C18" w14:textId="77777777" w:rsidR="00BF42E7" w:rsidRPr="00903DBA" w:rsidRDefault="00BF42E7" w:rsidP="00BF42E7">
      <w:pPr>
        <w:pStyle w:val="Code"/>
        <w:rPr>
          <w:highlight w:val="white"/>
        </w:rPr>
      </w:pPr>
      <w:r w:rsidRPr="00903DBA">
        <w:rPr>
          <w:highlight w:val="white"/>
        </w:rPr>
        <w:t xml:space="preserve">            }</w:t>
      </w:r>
    </w:p>
    <w:p w14:paraId="182919F6" w14:textId="77777777" w:rsidR="00BF42E7" w:rsidRPr="00903DBA" w:rsidRDefault="00BF42E7" w:rsidP="00BF42E7">
      <w:pPr>
        <w:pStyle w:val="Code"/>
        <w:rPr>
          <w:highlight w:val="white"/>
        </w:rPr>
      </w:pPr>
    </w:p>
    <w:p w14:paraId="7BD5B068" w14:textId="77777777" w:rsidR="00BF42E7" w:rsidRPr="00903DBA" w:rsidRDefault="00BF42E7" w:rsidP="00BF42E7">
      <w:pPr>
        <w:pStyle w:val="Code"/>
        <w:rPr>
          <w:highlight w:val="white"/>
        </w:rPr>
      </w:pPr>
      <w:r w:rsidRPr="00903DBA">
        <w:rPr>
          <w:highlight w:val="white"/>
        </w:rPr>
        <w:t xml:space="preserve">            percent = FALSE;</w:t>
      </w:r>
    </w:p>
    <w:p w14:paraId="4FDD6EE8" w14:textId="77777777" w:rsidR="00BF42E7" w:rsidRPr="00903DBA" w:rsidRDefault="00BF42E7" w:rsidP="00BF42E7">
      <w:pPr>
        <w:pStyle w:val="Code"/>
        <w:rPr>
          <w:highlight w:val="white"/>
        </w:rPr>
      </w:pPr>
      <w:r w:rsidRPr="00903DBA">
        <w:rPr>
          <w:highlight w:val="white"/>
        </w:rPr>
        <w:t xml:space="preserve">            break;</w:t>
      </w:r>
    </w:p>
    <w:p w14:paraId="7CF48E1F" w14:textId="77777777" w:rsidR="00BF42E7" w:rsidRPr="00903DBA" w:rsidRDefault="00BF42E7" w:rsidP="00F113EB">
      <w:pPr>
        <w:pStyle w:val="Code"/>
        <w:rPr>
          <w:highlight w:val="white"/>
        </w:rPr>
      </w:pPr>
    </w:p>
    <w:p w14:paraId="35523469" w14:textId="77777777" w:rsidR="00F113EB" w:rsidRPr="00903DBA" w:rsidRDefault="00F113EB" w:rsidP="00F113EB">
      <w:pPr>
        <w:pStyle w:val="Code"/>
        <w:rPr>
          <w:highlight w:val="white"/>
        </w:rPr>
      </w:pPr>
      <w:r w:rsidRPr="00903DBA">
        <w:rPr>
          <w:highlight w:val="white"/>
        </w:rPr>
        <w:t xml:space="preserve">          case '[': {</w:t>
      </w:r>
    </w:p>
    <w:p w14:paraId="2DB164EE" w14:textId="77777777" w:rsidR="00F113EB" w:rsidRPr="00903DBA" w:rsidRDefault="00F113EB" w:rsidP="00F113EB">
      <w:pPr>
        <w:pStyle w:val="Code"/>
        <w:rPr>
          <w:highlight w:val="white"/>
        </w:rPr>
      </w:pPr>
      <w:r w:rsidRPr="00903DBA">
        <w:rPr>
          <w:highlight w:val="white"/>
        </w:rPr>
        <w:t xml:space="preserve">              BOOL not = FALSE;</w:t>
      </w:r>
    </w:p>
    <w:p w14:paraId="0979CE90" w14:textId="77777777" w:rsidR="00F113EB" w:rsidRPr="00903DBA" w:rsidRDefault="00F113EB" w:rsidP="00F113EB">
      <w:pPr>
        <w:pStyle w:val="Code"/>
        <w:rPr>
          <w:highlight w:val="white"/>
        </w:rPr>
      </w:pPr>
      <w:r w:rsidRPr="00903DBA">
        <w:rPr>
          <w:highlight w:val="white"/>
        </w:rPr>
        <w:t xml:space="preserve">              ++index;</w:t>
      </w:r>
    </w:p>
    <w:p w14:paraId="20F62476" w14:textId="77777777" w:rsidR="00F113EB" w:rsidRPr="00903DBA" w:rsidRDefault="00F113EB" w:rsidP="00F113EB">
      <w:pPr>
        <w:pStyle w:val="Code"/>
        <w:rPr>
          <w:highlight w:val="white"/>
        </w:rPr>
      </w:pPr>
    </w:p>
    <w:p w14:paraId="1DE1748C" w14:textId="77777777" w:rsidR="00F113EB" w:rsidRPr="00903DBA" w:rsidRDefault="00F113EB" w:rsidP="00F113EB">
      <w:pPr>
        <w:pStyle w:val="Code"/>
        <w:rPr>
          <w:highlight w:val="white"/>
        </w:rPr>
      </w:pPr>
      <w:r w:rsidRPr="00903DBA">
        <w:rPr>
          <w:highlight w:val="white"/>
        </w:rPr>
        <w:t xml:space="preserve">              if (format[index] == '^') {</w:t>
      </w:r>
    </w:p>
    <w:p w14:paraId="6D40E2BE" w14:textId="77777777" w:rsidR="00F113EB" w:rsidRPr="00903DBA" w:rsidRDefault="00F113EB" w:rsidP="00F113EB">
      <w:pPr>
        <w:pStyle w:val="Code"/>
        <w:rPr>
          <w:highlight w:val="white"/>
        </w:rPr>
      </w:pPr>
      <w:r w:rsidRPr="00903DBA">
        <w:rPr>
          <w:highlight w:val="white"/>
        </w:rPr>
        <w:t xml:space="preserve">                not = TRUE;</w:t>
      </w:r>
    </w:p>
    <w:p w14:paraId="6D478297" w14:textId="77777777" w:rsidR="00F113EB" w:rsidRPr="00903DBA" w:rsidRDefault="00F113EB" w:rsidP="00F113EB">
      <w:pPr>
        <w:pStyle w:val="Code"/>
        <w:rPr>
          <w:highlight w:val="white"/>
        </w:rPr>
      </w:pPr>
      <w:r w:rsidRPr="00903DBA">
        <w:rPr>
          <w:highlight w:val="white"/>
        </w:rPr>
        <w:t xml:space="preserve">                ++index;</w:t>
      </w:r>
    </w:p>
    <w:p w14:paraId="6B69C686" w14:textId="77777777" w:rsidR="00F113EB" w:rsidRPr="00903DBA" w:rsidRDefault="00F113EB" w:rsidP="00F113EB">
      <w:pPr>
        <w:pStyle w:val="Code"/>
        <w:rPr>
          <w:highlight w:val="white"/>
        </w:rPr>
      </w:pPr>
      <w:r w:rsidRPr="00903DBA">
        <w:rPr>
          <w:highlight w:val="white"/>
        </w:rPr>
        <w:t xml:space="preserve">              }</w:t>
      </w:r>
    </w:p>
    <w:p w14:paraId="53F203A1" w14:textId="77777777" w:rsidR="00F113EB" w:rsidRPr="00903DBA" w:rsidRDefault="00F113EB" w:rsidP="00F113EB">
      <w:pPr>
        <w:pStyle w:val="Code"/>
        <w:rPr>
          <w:highlight w:val="white"/>
        </w:rPr>
      </w:pPr>
    </w:p>
    <w:p w14:paraId="0682288F" w14:textId="77777777" w:rsidR="00F113EB" w:rsidRPr="00903DBA" w:rsidRDefault="00F113EB" w:rsidP="00F113EB">
      <w:pPr>
        <w:pStyle w:val="Code"/>
        <w:rPr>
          <w:highlight w:val="white"/>
        </w:rPr>
      </w:pPr>
      <w:r w:rsidRPr="00903DBA">
        <w:rPr>
          <w:highlight w:val="white"/>
        </w:rPr>
        <w:t xml:space="preserve">              { int startIndex = index;</w:t>
      </w:r>
    </w:p>
    <w:p w14:paraId="4A5AAD19" w14:textId="77777777" w:rsidR="00F113EB" w:rsidRPr="00903DBA" w:rsidRDefault="00F113EB" w:rsidP="00F113EB">
      <w:pPr>
        <w:pStyle w:val="Code"/>
        <w:rPr>
          <w:highlight w:val="white"/>
        </w:rPr>
      </w:pPr>
      <w:r w:rsidRPr="00903DBA">
        <w:rPr>
          <w:highlight w:val="white"/>
        </w:rPr>
        <w:t xml:space="preserve">                </w:t>
      </w:r>
    </w:p>
    <w:p w14:paraId="13AF65F0" w14:textId="77777777" w:rsidR="00F113EB" w:rsidRPr="00903DBA" w:rsidRDefault="00F113EB" w:rsidP="00F113EB">
      <w:pPr>
        <w:pStyle w:val="Code"/>
        <w:rPr>
          <w:highlight w:val="white"/>
        </w:rPr>
      </w:pPr>
      <w:r w:rsidRPr="00903DBA">
        <w:rPr>
          <w:highlight w:val="white"/>
        </w:rPr>
        <w:t xml:space="preserve">                while (format[index] != ']') {</w:t>
      </w:r>
    </w:p>
    <w:p w14:paraId="4AE65119" w14:textId="77777777" w:rsidR="00F113EB" w:rsidRPr="00903DBA" w:rsidRDefault="00F113EB" w:rsidP="00F113EB">
      <w:pPr>
        <w:pStyle w:val="Code"/>
        <w:rPr>
          <w:highlight w:val="white"/>
        </w:rPr>
      </w:pPr>
      <w:r w:rsidRPr="00903DBA">
        <w:rPr>
          <w:highlight w:val="white"/>
        </w:rPr>
        <w:t xml:space="preserve">                  ++index;</w:t>
      </w:r>
    </w:p>
    <w:p w14:paraId="00C20CAB" w14:textId="77777777" w:rsidR="00F113EB" w:rsidRPr="00903DBA" w:rsidRDefault="00F113EB" w:rsidP="00F113EB">
      <w:pPr>
        <w:pStyle w:val="Code"/>
        <w:rPr>
          <w:highlight w:val="white"/>
        </w:rPr>
      </w:pPr>
      <w:r w:rsidRPr="00903DBA">
        <w:rPr>
          <w:highlight w:val="white"/>
        </w:rPr>
        <w:t xml:space="preserve">                }</w:t>
      </w:r>
    </w:p>
    <w:p w14:paraId="2F6CB4C5" w14:textId="77777777" w:rsidR="00F113EB" w:rsidRPr="00903DBA" w:rsidRDefault="00F113EB" w:rsidP="00F113EB">
      <w:pPr>
        <w:pStyle w:val="Code"/>
        <w:rPr>
          <w:highlight w:val="white"/>
        </w:rPr>
      </w:pPr>
    </w:p>
    <w:p w14:paraId="785FA954" w14:textId="76B8ECAF" w:rsidR="00F113EB" w:rsidRPr="00903DBA" w:rsidRDefault="00F113EB" w:rsidP="00F113EB">
      <w:pPr>
        <w:pStyle w:val="Code"/>
        <w:rPr>
          <w:highlight w:val="white"/>
        </w:rPr>
      </w:pPr>
      <w:r w:rsidRPr="00903DBA">
        <w:rPr>
          <w:highlight w:val="white"/>
        </w:rPr>
        <w:t xml:space="preserve">                { int size = index - startIndex;</w:t>
      </w:r>
    </w:p>
    <w:p w14:paraId="08EFF6F7" w14:textId="77777777" w:rsidR="00F113EB" w:rsidRPr="00903DBA" w:rsidRDefault="00F113EB" w:rsidP="00F113EB">
      <w:pPr>
        <w:pStyle w:val="Code"/>
        <w:rPr>
          <w:highlight w:val="white"/>
        </w:rPr>
      </w:pPr>
      <w:r w:rsidRPr="00903DBA">
        <w:rPr>
          <w:highlight w:val="white"/>
        </w:rPr>
        <w:t xml:space="preserve">                  char c = format[index];</w:t>
      </w:r>
    </w:p>
    <w:p w14:paraId="78E20BC3" w14:textId="77777777" w:rsidR="00F113EB" w:rsidRPr="00903DBA" w:rsidRDefault="00F113EB" w:rsidP="00F113EB">
      <w:pPr>
        <w:pStyle w:val="Code"/>
        <w:rPr>
          <w:highlight w:val="white"/>
        </w:rPr>
      </w:pPr>
      <w:r w:rsidRPr="00903DBA">
        <w:rPr>
          <w:highlight w:val="white"/>
        </w:rPr>
        <w:t xml:space="preserve">                  format[index] = '\0';</w:t>
      </w:r>
    </w:p>
    <w:p w14:paraId="12EA3439" w14:textId="77777777" w:rsidR="00F113EB" w:rsidRPr="00903DBA" w:rsidRDefault="00F113EB" w:rsidP="00F113EB">
      <w:pPr>
        <w:pStyle w:val="Code"/>
        <w:rPr>
          <w:highlight w:val="white"/>
        </w:rPr>
      </w:pPr>
    </w:p>
    <w:p w14:paraId="3DE23644" w14:textId="77777777" w:rsidR="00F113EB" w:rsidRPr="00903DBA" w:rsidRDefault="00F113EB" w:rsidP="00F113EB">
      <w:pPr>
        <w:pStyle w:val="Code"/>
        <w:rPr>
          <w:highlight w:val="white"/>
        </w:rPr>
      </w:pPr>
      <w:r w:rsidRPr="00903DBA">
        <w:rPr>
          <w:highlight w:val="white"/>
        </w:rPr>
        <w:t xml:space="preserve">                  if (!star) {</w:t>
      </w:r>
    </w:p>
    <w:p w14:paraId="2A489417" w14:textId="77777777" w:rsidR="00F113EB" w:rsidRPr="00903DBA" w:rsidRDefault="00F113EB" w:rsidP="00F113EB">
      <w:pPr>
        <w:pStyle w:val="Code"/>
        <w:rPr>
          <w:highlight w:val="white"/>
        </w:rPr>
      </w:pPr>
      <w:r w:rsidRPr="00903DBA">
        <w:rPr>
          <w:highlight w:val="white"/>
        </w:rPr>
        <w:t xml:space="preserve">                    char* string = va_arg(arg_list, char*);</w:t>
      </w:r>
    </w:p>
    <w:p w14:paraId="3D65F179" w14:textId="77777777" w:rsidR="00F113EB" w:rsidRPr="00903DBA" w:rsidRDefault="00F113EB" w:rsidP="00F113EB">
      <w:pPr>
        <w:pStyle w:val="Code"/>
        <w:rPr>
          <w:highlight w:val="white"/>
        </w:rPr>
      </w:pPr>
      <w:r w:rsidRPr="00903DBA">
        <w:rPr>
          <w:highlight w:val="white"/>
        </w:rPr>
        <w:t xml:space="preserve">                    scanPattern(string, &amp;format[startIndex], size, not);</w:t>
      </w:r>
    </w:p>
    <w:p w14:paraId="0AED94DD" w14:textId="77777777" w:rsidR="00F113EB" w:rsidRPr="00903DBA" w:rsidRDefault="00F113EB" w:rsidP="00F113EB">
      <w:pPr>
        <w:pStyle w:val="Code"/>
        <w:rPr>
          <w:highlight w:val="white"/>
        </w:rPr>
      </w:pPr>
      <w:r w:rsidRPr="00903DBA">
        <w:rPr>
          <w:highlight w:val="white"/>
        </w:rPr>
        <w:t xml:space="preserve">                  }</w:t>
      </w:r>
    </w:p>
    <w:p w14:paraId="577496F5" w14:textId="77777777" w:rsidR="00F113EB" w:rsidRPr="00903DBA" w:rsidRDefault="00F113EB" w:rsidP="00F113EB">
      <w:pPr>
        <w:pStyle w:val="Code"/>
        <w:rPr>
          <w:highlight w:val="white"/>
        </w:rPr>
      </w:pPr>
      <w:r w:rsidRPr="00903DBA">
        <w:rPr>
          <w:highlight w:val="white"/>
        </w:rPr>
        <w:t xml:space="preserve">                  else {</w:t>
      </w:r>
    </w:p>
    <w:p w14:paraId="2ED02972" w14:textId="77777777" w:rsidR="00F113EB" w:rsidRPr="00903DBA" w:rsidRDefault="00F113EB" w:rsidP="00F113EB">
      <w:pPr>
        <w:pStyle w:val="Code"/>
        <w:rPr>
          <w:highlight w:val="white"/>
        </w:rPr>
      </w:pPr>
      <w:r w:rsidRPr="00903DBA">
        <w:rPr>
          <w:highlight w:val="white"/>
        </w:rPr>
        <w:t xml:space="preserve">                    scanPattern(NULL, &amp;format[startIndex], size, not);</w:t>
      </w:r>
    </w:p>
    <w:p w14:paraId="02D2B83C" w14:textId="77777777" w:rsidR="00F113EB" w:rsidRPr="00903DBA" w:rsidRDefault="00F113EB" w:rsidP="00F113EB">
      <w:pPr>
        <w:pStyle w:val="Code"/>
        <w:rPr>
          <w:highlight w:val="white"/>
        </w:rPr>
      </w:pPr>
      <w:r w:rsidRPr="00903DBA">
        <w:rPr>
          <w:highlight w:val="white"/>
        </w:rPr>
        <w:t xml:space="preserve">                  }</w:t>
      </w:r>
    </w:p>
    <w:p w14:paraId="68F283A7" w14:textId="77777777" w:rsidR="00F113EB" w:rsidRPr="00903DBA" w:rsidRDefault="00F113EB" w:rsidP="00F113EB">
      <w:pPr>
        <w:pStyle w:val="Code"/>
        <w:rPr>
          <w:highlight w:val="white"/>
        </w:rPr>
      </w:pPr>
      <w:r w:rsidRPr="00903DBA">
        <w:rPr>
          <w:highlight w:val="white"/>
        </w:rPr>
        <w:t xml:space="preserve">                   </w:t>
      </w:r>
    </w:p>
    <w:p w14:paraId="3AB17DCE" w14:textId="77777777" w:rsidR="00F113EB" w:rsidRPr="00903DBA" w:rsidRDefault="00F113EB" w:rsidP="00F113EB">
      <w:pPr>
        <w:pStyle w:val="Code"/>
        <w:rPr>
          <w:highlight w:val="white"/>
        </w:rPr>
      </w:pPr>
      <w:r w:rsidRPr="00903DBA">
        <w:rPr>
          <w:highlight w:val="white"/>
        </w:rPr>
        <w:t xml:space="preserve">                  format[index] = c;</w:t>
      </w:r>
    </w:p>
    <w:p w14:paraId="4634140A" w14:textId="77777777" w:rsidR="00F113EB" w:rsidRPr="00903DBA" w:rsidRDefault="00F113EB" w:rsidP="00F113EB">
      <w:pPr>
        <w:pStyle w:val="Code"/>
        <w:rPr>
          <w:highlight w:val="white"/>
        </w:rPr>
      </w:pPr>
      <w:r w:rsidRPr="00903DBA">
        <w:rPr>
          <w:highlight w:val="white"/>
        </w:rPr>
        <w:t xml:space="preserve">                }</w:t>
      </w:r>
    </w:p>
    <w:p w14:paraId="56F1930E" w14:textId="77777777" w:rsidR="00F113EB" w:rsidRPr="00903DBA" w:rsidRDefault="00F113EB" w:rsidP="00F113EB">
      <w:pPr>
        <w:pStyle w:val="Code"/>
        <w:rPr>
          <w:highlight w:val="white"/>
        </w:rPr>
      </w:pPr>
      <w:r w:rsidRPr="00903DBA">
        <w:rPr>
          <w:highlight w:val="white"/>
        </w:rPr>
        <w:t xml:space="preserve">              }</w:t>
      </w:r>
    </w:p>
    <w:p w14:paraId="0CA36E9C" w14:textId="77777777" w:rsidR="00F113EB" w:rsidRPr="00903DBA" w:rsidRDefault="00F113EB" w:rsidP="00F113EB">
      <w:pPr>
        <w:pStyle w:val="Code"/>
        <w:rPr>
          <w:highlight w:val="white"/>
        </w:rPr>
      </w:pPr>
      <w:r w:rsidRPr="00903DBA">
        <w:rPr>
          <w:highlight w:val="white"/>
        </w:rPr>
        <w:t xml:space="preserve">            }</w:t>
      </w:r>
    </w:p>
    <w:p w14:paraId="74D70713" w14:textId="77777777" w:rsidR="00F113EB" w:rsidRPr="00903DBA" w:rsidRDefault="00F113EB" w:rsidP="00F113EB">
      <w:pPr>
        <w:pStyle w:val="Code"/>
        <w:rPr>
          <w:highlight w:val="white"/>
        </w:rPr>
      </w:pPr>
      <w:r w:rsidRPr="00903DBA">
        <w:rPr>
          <w:highlight w:val="white"/>
        </w:rPr>
        <w:t xml:space="preserve">            break;</w:t>
      </w:r>
    </w:p>
    <w:p w14:paraId="30599EE5" w14:textId="77777777" w:rsidR="00BF42E7" w:rsidRPr="00903DBA" w:rsidRDefault="00BF42E7" w:rsidP="00F113EB">
      <w:pPr>
        <w:pStyle w:val="Code"/>
        <w:rPr>
          <w:highlight w:val="white"/>
        </w:rPr>
      </w:pPr>
    </w:p>
    <w:p w14:paraId="79317E5F" w14:textId="77777777" w:rsidR="00BF42E7" w:rsidRPr="00903DBA" w:rsidRDefault="00BF42E7" w:rsidP="00BF42E7">
      <w:pPr>
        <w:pStyle w:val="Code"/>
        <w:rPr>
          <w:highlight w:val="white"/>
        </w:rPr>
      </w:pPr>
      <w:r w:rsidRPr="00903DBA">
        <w:rPr>
          <w:highlight w:val="white"/>
        </w:rPr>
        <w:t xml:space="preserve">          case 'n':</w:t>
      </w:r>
    </w:p>
    <w:p w14:paraId="7AC9F1C7" w14:textId="77777777" w:rsidR="00BF42E7" w:rsidRPr="00903DBA" w:rsidRDefault="00BF42E7" w:rsidP="00BF42E7">
      <w:pPr>
        <w:pStyle w:val="Code"/>
        <w:rPr>
          <w:highlight w:val="white"/>
        </w:rPr>
      </w:pPr>
      <w:r w:rsidRPr="00903DBA">
        <w:rPr>
          <w:highlight w:val="white"/>
        </w:rPr>
        <w:t xml:space="preserve">            charsPtr = va_arg(arg_list, int*);</w:t>
      </w:r>
    </w:p>
    <w:p w14:paraId="304D5575" w14:textId="77777777" w:rsidR="00BF42E7" w:rsidRPr="00903DBA" w:rsidRDefault="00BF42E7" w:rsidP="00BF42E7">
      <w:pPr>
        <w:pStyle w:val="Code"/>
        <w:rPr>
          <w:highlight w:val="white"/>
        </w:rPr>
      </w:pPr>
      <w:r w:rsidRPr="00903DBA">
        <w:rPr>
          <w:highlight w:val="white"/>
        </w:rPr>
        <w:t xml:space="preserve">            *charsPtr = g_inChars;</w:t>
      </w:r>
    </w:p>
    <w:p w14:paraId="21D42E37" w14:textId="77777777" w:rsidR="00BF42E7" w:rsidRPr="00903DBA" w:rsidRDefault="00BF42E7" w:rsidP="00BF42E7">
      <w:pPr>
        <w:pStyle w:val="Code"/>
        <w:rPr>
          <w:highlight w:val="white"/>
        </w:rPr>
      </w:pPr>
      <w:r w:rsidRPr="00903DBA">
        <w:rPr>
          <w:highlight w:val="white"/>
        </w:rPr>
        <w:t xml:space="preserve">            percent = FALSE;</w:t>
      </w:r>
    </w:p>
    <w:p w14:paraId="63FDBD1C" w14:textId="77777777" w:rsidR="00BF42E7" w:rsidRPr="00903DBA" w:rsidRDefault="00BF42E7" w:rsidP="00BF42E7">
      <w:pPr>
        <w:pStyle w:val="Code"/>
        <w:rPr>
          <w:highlight w:val="white"/>
        </w:rPr>
      </w:pPr>
      <w:r w:rsidRPr="00903DBA">
        <w:rPr>
          <w:highlight w:val="white"/>
        </w:rPr>
        <w:t xml:space="preserve">            break;</w:t>
      </w:r>
    </w:p>
    <w:p w14:paraId="184CBFCE" w14:textId="77777777" w:rsidR="00BF42E7" w:rsidRPr="00903DBA" w:rsidRDefault="00BF42E7" w:rsidP="00BF42E7">
      <w:pPr>
        <w:pStyle w:val="Code"/>
        <w:rPr>
          <w:highlight w:val="white"/>
        </w:rPr>
      </w:pPr>
    </w:p>
    <w:p w14:paraId="5366F323" w14:textId="77777777" w:rsidR="00BF42E7" w:rsidRPr="00903DBA" w:rsidRDefault="00BF42E7" w:rsidP="00BF42E7">
      <w:pPr>
        <w:pStyle w:val="Code"/>
        <w:rPr>
          <w:highlight w:val="white"/>
        </w:rPr>
      </w:pPr>
      <w:r w:rsidRPr="00903DBA">
        <w:rPr>
          <w:highlight w:val="white"/>
        </w:rPr>
        <w:t xml:space="preserve">          default:</w:t>
      </w:r>
    </w:p>
    <w:p w14:paraId="2F8A737C" w14:textId="77777777" w:rsidR="00BF42E7" w:rsidRPr="00903DBA" w:rsidRDefault="00BF42E7" w:rsidP="00BF42E7">
      <w:pPr>
        <w:pStyle w:val="Code"/>
        <w:rPr>
          <w:highlight w:val="white"/>
        </w:rPr>
      </w:pPr>
      <w:r w:rsidRPr="00903DBA">
        <w:rPr>
          <w:highlight w:val="white"/>
        </w:rPr>
        <w:t xml:space="preserve">            printf("scanFormat c = '%c'\n", c);</w:t>
      </w:r>
    </w:p>
    <w:p w14:paraId="6D7D39DB" w14:textId="77777777" w:rsidR="00BF42E7" w:rsidRPr="00903DBA" w:rsidRDefault="00BF42E7" w:rsidP="00BF42E7">
      <w:pPr>
        <w:pStyle w:val="Code"/>
        <w:rPr>
          <w:highlight w:val="white"/>
        </w:rPr>
      </w:pPr>
      <w:r w:rsidRPr="00903DBA">
        <w:rPr>
          <w:highlight w:val="white"/>
        </w:rPr>
        <w:t xml:space="preserve">            break;</w:t>
      </w:r>
    </w:p>
    <w:p w14:paraId="78217048" w14:textId="77777777" w:rsidR="00BF42E7" w:rsidRPr="00903DBA" w:rsidRDefault="00BF42E7" w:rsidP="00BF42E7">
      <w:pPr>
        <w:pStyle w:val="Code"/>
        <w:rPr>
          <w:highlight w:val="white"/>
        </w:rPr>
      </w:pPr>
      <w:r w:rsidRPr="00903DBA">
        <w:rPr>
          <w:highlight w:val="white"/>
        </w:rPr>
        <w:t xml:space="preserve">        }</w:t>
      </w:r>
    </w:p>
    <w:p w14:paraId="35DD5F63" w14:textId="77777777" w:rsidR="00BF42E7" w:rsidRPr="00903DBA" w:rsidRDefault="00BF42E7" w:rsidP="00BF42E7">
      <w:pPr>
        <w:pStyle w:val="Code"/>
        <w:rPr>
          <w:highlight w:val="white"/>
        </w:rPr>
      </w:pPr>
      <w:r w:rsidRPr="00903DBA">
        <w:rPr>
          <w:highlight w:val="white"/>
        </w:rPr>
        <w:t xml:space="preserve">      }</w:t>
      </w:r>
    </w:p>
    <w:p w14:paraId="08A11BBB" w14:textId="77777777" w:rsidR="00BF42E7" w:rsidRPr="00903DBA" w:rsidRDefault="00BF42E7" w:rsidP="00BF42E7">
      <w:pPr>
        <w:pStyle w:val="Code"/>
        <w:rPr>
          <w:highlight w:val="white"/>
        </w:rPr>
      </w:pPr>
      <w:r w:rsidRPr="00903DBA">
        <w:rPr>
          <w:highlight w:val="white"/>
        </w:rPr>
        <w:t xml:space="preserve">      else {</w:t>
      </w:r>
    </w:p>
    <w:p w14:paraId="27B18258" w14:textId="77777777" w:rsidR="00BF42E7" w:rsidRPr="00903DBA" w:rsidRDefault="00BF42E7" w:rsidP="00BF42E7">
      <w:pPr>
        <w:pStyle w:val="Code"/>
        <w:rPr>
          <w:highlight w:val="white"/>
        </w:rPr>
      </w:pPr>
      <w:r w:rsidRPr="00903DBA">
        <w:rPr>
          <w:highlight w:val="white"/>
        </w:rPr>
        <w:t xml:space="preserve">        if (c == '%') {</w:t>
      </w:r>
    </w:p>
    <w:p w14:paraId="5FE2204A" w14:textId="77777777" w:rsidR="00BF42E7" w:rsidRPr="00903DBA" w:rsidRDefault="00BF42E7" w:rsidP="00BF42E7">
      <w:pPr>
        <w:pStyle w:val="Code"/>
        <w:rPr>
          <w:highlight w:val="white"/>
        </w:rPr>
      </w:pPr>
      <w:r w:rsidRPr="00903DBA">
        <w:rPr>
          <w:highlight w:val="white"/>
        </w:rPr>
        <w:t xml:space="preserve">          percent = TRUE;</w:t>
      </w:r>
    </w:p>
    <w:p w14:paraId="00FDAB2D" w14:textId="77777777" w:rsidR="00BF42E7" w:rsidRPr="00903DBA" w:rsidRDefault="00BF42E7" w:rsidP="00BF42E7">
      <w:pPr>
        <w:pStyle w:val="Code"/>
        <w:rPr>
          <w:highlight w:val="white"/>
        </w:rPr>
      </w:pPr>
      <w:r w:rsidRPr="00903DBA">
        <w:rPr>
          <w:highlight w:val="white"/>
        </w:rPr>
        <w:t xml:space="preserve">          shortInt = FALSE;</w:t>
      </w:r>
    </w:p>
    <w:p w14:paraId="1E9C8D3B" w14:textId="77777777" w:rsidR="00BF42E7" w:rsidRPr="00903DBA" w:rsidRDefault="00BF42E7" w:rsidP="00BF42E7">
      <w:pPr>
        <w:pStyle w:val="Code"/>
        <w:rPr>
          <w:highlight w:val="white"/>
        </w:rPr>
      </w:pPr>
      <w:r w:rsidRPr="00903DBA">
        <w:rPr>
          <w:highlight w:val="white"/>
        </w:rPr>
        <w:t xml:space="preserve">          longIntOrDouble = FALSE;</w:t>
      </w:r>
    </w:p>
    <w:p w14:paraId="76E2C688" w14:textId="77777777" w:rsidR="00BF42E7" w:rsidRPr="00903DBA" w:rsidRDefault="00BF42E7" w:rsidP="00BF42E7">
      <w:pPr>
        <w:pStyle w:val="Code"/>
        <w:rPr>
          <w:highlight w:val="white"/>
        </w:rPr>
      </w:pPr>
      <w:r w:rsidRPr="00903DBA">
        <w:rPr>
          <w:highlight w:val="white"/>
        </w:rPr>
        <w:t xml:space="preserve">          longDouble = FALSE;</w:t>
      </w:r>
    </w:p>
    <w:p w14:paraId="74E73A4A" w14:textId="77777777" w:rsidR="00BF42E7" w:rsidRPr="00903DBA" w:rsidRDefault="00BF42E7" w:rsidP="00BF42E7">
      <w:pPr>
        <w:pStyle w:val="Code"/>
        <w:rPr>
          <w:highlight w:val="white"/>
        </w:rPr>
      </w:pPr>
      <w:r w:rsidRPr="00903DBA">
        <w:rPr>
          <w:highlight w:val="white"/>
        </w:rPr>
        <w:t xml:space="preserve">          star = FALSE;</w:t>
      </w:r>
    </w:p>
    <w:p w14:paraId="65B41A3F" w14:textId="77777777" w:rsidR="00BF42E7" w:rsidRPr="00903DBA" w:rsidRDefault="00BF42E7" w:rsidP="00BF42E7">
      <w:pPr>
        <w:pStyle w:val="Code"/>
        <w:rPr>
          <w:highlight w:val="white"/>
        </w:rPr>
      </w:pPr>
      <w:r w:rsidRPr="00903DBA">
        <w:rPr>
          <w:highlight w:val="white"/>
        </w:rPr>
        <w:t xml:space="preserve">        }</w:t>
      </w:r>
    </w:p>
    <w:p w14:paraId="495FDC58" w14:textId="77777777" w:rsidR="00BF42E7" w:rsidRPr="00903DBA" w:rsidRDefault="00BF42E7" w:rsidP="00BF42E7">
      <w:pPr>
        <w:pStyle w:val="Code"/>
        <w:rPr>
          <w:highlight w:val="white"/>
        </w:rPr>
      </w:pPr>
      <w:r w:rsidRPr="00903DBA">
        <w:rPr>
          <w:highlight w:val="white"/>
        </w:rPr>
        <w:t xml:space="preserve">      }</w:t>
      </w:r>
    </w:p>
    <w:p w14:paraId="7D9506AA" w14:textId="77777777" w:rsidR="00BF42E7" w:rsidRPr="00903DBA" w:rsidRDefault="00BF42E7" w:rsidP="00BF42E7">
      <w:pPr>
        <w:pStyle w:val="Code"/>
        <w:rPr>
          <w:highlight w:val="white"/>
        </w:rPr>
      </w:pPr>
      <w:r w:rsidRPr="00903DBA">
        <w:rPr>
          <w:highlight w:val="white"/>
        </w:rPr>
        <w:t xml:space="preserve">    }</w:t>
      </w:r>
    </w:p>
    <w:p w14:paraId="592D9AC6" w14:textId="77777777" w:rsidR="00BF42E7" w:rsidRPr="00903DBA" w:rsidRDefault="00BF42E7" w:rsidP="00BF42E7">
      <w:pPr>
        <w:pStyle w:val="Code"/>
        <w:rPr>
          <w:highlight w:val="white"/>
        </w:rPr>
      </w:pPr>
      <w:r w:rsidRPr="00903DBA">
        <w:rPr>
          <w:highlight w:val="white"/>
        </w:rPr>
        <w:t xml:space="preserve">  }</w:t>
      </w:r>
    </w:p>
    <w:p w14:paraId="459770E0" w14:textId="77777777" w:rsidR="00BF42E7" w:rsidRPr="00903DBA" w:rsidRDefault="00BF42E7" w:rsidP="00BF42E7">
      <w:pPr>
        <w:pStyle w:val="Code"/>
        <w:rPr>
          <w:highlight w:val="white"/>
        </w:rPr>
      </w:pPr>
    </w:p>
    <w:p w14:paraId="5DD21E22" w14:textId="77777777" w:rsidR="00BF42E7" w:rsidRPr="00903DBA" w:rsidRDefault="00BF42E7" w:rsidP="00BF42E7">
      <w:pPr>
        <w:pStyle w:val="Code"/>
        <w:rPr>
          <w:highlight w:val="white"/>
        </w:rPr>
      </w:pPr>
      <w:r w:rsidRPr="00903DBA">
        <w:rPr>
          <w:highlight w:val="white"/>
        </w:rPr>
        <w:t xml:space="preserve">  return g_inCount;</w:t>
      </w:r>
    </w:p>
    <w:p w14:paraId="60DAF99B" w14:textId="77777777" w:rsidR="00BF42E7" w:rsidRPr="00903DBA" w:rsidRDefault="00BF42E7" w:rsidP="00BF42E7">
      <w:pPr>
        <w:pStyle w:val="Code"/>
        <w:rPr>
          <w:highlight w:val="white"/>
        </w:rPr>
      </w:pPr>
      <w:r w:rsidRPr="00903DBA">
        <w:rPr>
          <w:highlight w:val="white"/>
        </w:rPr>
        <w:t>}</w:t>
      </w:r>
    </w:p>
    <w:p w14:paraId="14E234AA" w14:textId="77777777" w:rsidR="00442030" w:rsidRPr="00903DBA" w:rsidRDefault="00442030" w:rsidP="00BF42E7">
      <w:pPr>
        <w:pStyle w:val="Code"/>
        <w:rPr>
          <w:highlight w:val="white"/>
        </w:rPr>
      </w:pPr>
    </w:p>
    <w:p w14:paraId="450B088B" w14:textId="6CE69E8B" w:rsidR="00442030" w:rsidRPr="00903DBA" w:rsidRDefault="00442030" w:rsidP="00442030">
      <w:pPr>
        <w:pStyle w:val="Code"/>
        <w:rPr>
          <w:highlight w:val="white"/>
        </w:rPr>
      </w:pPr>
      <w:r w:rsidRPr="00903DBA">
        <w:rPr>
          <w:highlight w:val="white"/>
        </w:rPr>
        <w:t>int scanf(</w:t>
      </w:r>
      <w:r w:rsidR="008B2D5C" w:rsidRPr="00903DBA">
        <w:rPr>
          <w:highlight w:val="white"/>
        </w:rPr>
        <w:t xml:space="preserve">const </w:t>
      </w:r>
      <w:r w:rsidRPr="00903DBA">
        <w:rPr>
          <w:highlight w:val="white"/>
        </w:rPr>
        <w:t>char* format, ...) {</w:t>
      </w:r>
    </w:p>
    <w:p w14:paraId="53538B78" w14:textId="77777777" w:rsidR="00442030" w:rsidRPr="00903DBA" w:rsidRDefault="00442030" w:rsidP="00442030">
      <w:pPr>
        <w:pStyle w:val="Code"/>
        <w:rPr>
          <w:highlight w:val="white"/>
        </w:rPr>
      </w:pPr>
      <w:r w:rsidRPr="00903DBA">
        <w:rPr>
          <w:highlight w:val="white"/>
        </w:rPr>
        <w:t xml:space="preserve">  va_list arg_list;</w:t>
      </w:r>
    </w:p>
    <w:p w14:paraId="471A65AB" w14:textId="77777777" w:rsidR="00442030" w:rsidRPr="00903DBA" w:rsidRDefault="00442030" w:rsidP="00442030">
      <w:pPr>
        <w:pStyle w:val="Code"/>
        <w:rPr>
          <w:highlight w:val="white"/>
        </w:rPr>
      </w:pPr>
      <w:r w:rsidRPr="00903DBA">
        <w:rPr>
          <w:highlight w:val="white"/>
        </w:rPr>
        <w:t xml:space="preserve">  va_start(arg_list, format);</w:t>
      </w:r>
    </w:p>
    <w:p w14:paraId="5ABB1A40" w14:textId="77777777" w:rsidR="00442030" w:rsidRPr="00903DBA" w:rsidRDefault="00442030" w:rsidP="00442030">
      <w:pPr>
        <w:pStyle w:val="Code"/>
        <w:rPr>
          <w:highlight w:val="white"/>
        </w:rPr>
      </w:pPr>
      <w:r w:rsidRPr="00903DBA">
        <w:rPr>
          <w:highlight w:val="white"/>
        </w:rPr>
        <w:t xml:space="preserve">  return vscanf(format, arg_list);</w:t>
      </w:r>
    </w:p>
    <w:p w14:paraId="56EAEDE1" w14:textId="77777777" w:rsidR="00442030" w:rsidRPr="00903DBA" w:rsidRDefault="00442030" w:rsidP="00442030">
      <w:pPr>
        <w:pStyle w:val="Code"/>
        <w:rPr>
          <w:highlight w:val="white"/>
        </w:rPr>
      </w:pPr>
      <w:r w:rsidRPr="00903DBA">
        <w:rPr>
          <w:highlight w:val="white"/>
        </w:rPr>
        <w:t>}</w:t>
      </w:r>
    </w:p>
    <w:p w14:paraId="0DB4A868" w14:textId="77777777" w:rsidR="00442030" w:rsidRPr="00903DBA" w:rsidRDefault="00442030" w:rsidP="00442030">
      <w:pPr>
        <w:pStyle w:val="Code"/>
        <w:rPr>
          <w:highlight w:val="white"/>
        </w:rPr>
      </w:pPr>
    </w:p>
    <w:p w14:paraId="66AD6530" w14:textId="1ECD575E" w:rsidR="00442030" w:rsidRPr="00903DBA" w:rsidRDefault="00442030" w:rsidP="00442030">
      <w:pPr>
        <w:pStyle w:val="Code"/>
        <w:rPr>
          <w:highlight w:val="white"/>
        </w:rPr>
      </w:pPr>
      <w:r w:rsidRPr="00903DBA">
        <w:rPr>
          <w:highlight w:val="white"/>
        </w:rPr>
        <w:t>int vscanf(</w:t>
      </w:r>
      <w:r w:rsidR="008B2D5C" w:rsidRPr="00903DBA">
        <w:rPr>
          <w:highlight w:val="white"/>
        </w:rPr>
        <w:t xml:space="preserve">const </w:t>
      </w:r>
      <w:r w:rsidRPr="00903DBA">
        <w:rPr>
          <w:highlight w:val="white"/>
        </w:rPr>
        <w:t>char* format, va_list arg_list) {</w:t>
      </w:r>
    </w:p>
    <w:p w14:paraId="250FC040" w14:textId="77777777" w:rsidR="00442030" w:rsidRPr="00903DBA" w:rsidRDefault="00442030" w:rsidP="00442030">
      <w:pPr>
        <w:pStyle w:val="Code"/>
        <w:rPr>
          <w:highlight w:val="white"/>
        </w:rPr>
      </w:pPr>
      <w:r w:rsidRPr="00903DBA">
        <w:rPr>
          <w:highlight w:val="white"/>
        </w:rPr>
        <w:t xml:space="preserve">  return vfscanf(stdin, format, arg_list);</w:t>
      </w:r>
    </w:p>
    <w:p w14:paraId="684F1A9C" w14:textId="77777777" w:rsidR="00442030" w:rsidRPr="00903DBA" w:rsidRDefault="00442030" w:rsidP="00442030">
      <w:pPr>
        <w:pStyle w:val="Code"/>
        <w:rPr>
          <w:highlight w:val="white"/>
        </w:rPr>
      </w:pPr>
      <w:r w:rsidRPr="00903DBA">
        <w:rPr>
          <w:highlight w:val="white"/>
        </w:rPr>
        <w:t>}</w:t>
      </w:r>
    </w:p>
    <w:p w14:paraId="3DBCB7D3" w14:textId="77777777" w:rsidR="00442030" w:rsidRPr="00903DBA" w:rsidRDefault="00442030" w:rsidP="00442030">
      <w:pPr>
        <w:pStyle w:val="Code"/>
        <w:rPr>
          <w:highlight w:val="white"/>
        </w:rPr>
      </w:pPr>
    </w:p>
    <w:p w14:paraId="0BE4FBBD" w14:textId="469D6DD7" w:rsidR="00442030" w:rsidRPr="00903DBA" w:rsidRDefault="00442030" w:rsidP="00442030">
      <w:pPr>
        <w:pStyle w:val="Code"/>
        <w:rPr>
          <w:highlight w:val="white"/>
        </w:rPr>
      </w:pPr>
      <w:r w:rsidRPr="00903DBA">
        <w:rPr>
          <w:highlight w:val="white"/>
        </w:rPr>
        <w:t xml:space="preserve">int fscanf(FILE* inStream, </w:t>
      </w:r>
      <w:r w:rsidR="008B2D5C" w:rsidRPr="00903DBA">
        <w:rPr>
          <w:highlight w:val="white"/>
        </w:rPr>
        <w:t xml:space="preserve">const </w:t>
      </w:r>
      <w:r w:rsidRPr="00903DBA">
        <w:rPr>
          <w:highlight w:val="white"/>
        </w:rPr>
        <w:t>char* format, ...) {</w:t>
      </w:r>
    </w:p>
    <w:p w14:paraId="6A9A2C38" w14:textId="77777777" w:rsidR="00442030" w:rsidRPr="00903DBA" w:rsidRDefault="00442030" w:rsidP="00442030">
      <w:pPr>
        <w:pStyle w:val="Code"/>
        <w:rPr>
          <w:highlight w:val="white"/>
        </w:rPr>
      </w:pPr>
      <w:r w:rsidRPr="00903DBA">
        <w:rPr>
          <w:highlight w:val="white"/>
        </w:rPr>
        <w:t xml:space="preserve">  va_list arg_list;</w:t>
      </w:r>
    </w:p>
    <w:p w14:paraId="379F40C7" w14:textId="77777777" w:rsidR="00442030" w:rsidRPr="00903DBA" w:rsidRDefault="00442030" w:rsidP="00442030">
      <w:pPr>
        <w:pStyle w:val="Code"/>
        <w:rPr>
          <w:highlight w:val="white"/>
        </w:rPr>
      </w:pPr>
      <w:r w:rsidRPr="00903DBA">
        <w:rPr>
          <w:highlight w:val="white"/>
        </w:rPr>
        <w:t xml:space="preserve">  va_start(arg_list, format);</w:t>
      </w:r>
    </w:p>
    <w:p w14:paraId="7384E35D" w14:textId="77777777" w:rsidR="00442030" w:rsidRPr="00903DBA" w:rsidRDefault="00442030" w:rsidP="00442030">
      <w:pPr>
        <w:pStyle w:val="Code"/>
        <w:rPr>
          <w:highlight w:val="white"/>
        </w:rPr>
      </w:pPr>
      <w:r w:rsidRPr="00903DBA">
        <w:rPr>
          <w:highlight w:val="white"/>
        </w:rPr>
        <w:t xml:space="preserve">  return vfscanf(inStream, format, arg_list);</w:t>
      </w:r>
    </w:p>
    <w:p w14:paraId="4C135527" w14:textId="77777777" w:rsidR="00442030" w:rsidRPr="00903DBA" w:rsidRDefault="00442030" w:rsidP="00442030">
      <w:pPr>
        <w:pStyle w:val="Code"/>
        <w:rPr>
          <w:highlight w:val="white"/>
        </w:rPr>
      </w:pPr>
      <w:r w:rsidRPr="00903DBA">
        <w:rPr>
          <w:highlight w:val="white"/>
        </w:rPr>
        <w:t>}</w:t>
      </w:r>
    </w:p>
    <w:p w14:paraId="1CB6A870" w14:textId="77777777" w:rsidR="00442030" w:rsidRPr="00903DBA" w:rsidRDefault="00442030" w:rsidP="00442030">
      <w:pPr>
        <w:pStyle w:val="Code"/>
        <w:rPr>
          <w:highlight w:val="white"/>
        </w:rPr>
      </w:pPr>
    </w:p>
    <w:p w14:paraId="2668A06A" w14:textId="208BAFE4" w:rsidR="00442030" w:rsidRPr="00903DBA" w:rsidRDefault="00442030" w:rsidP="00442030">
      <w:pPr>
        <w:pStyle w:val="Code"/>
        <w:rPr>
          <w:highlight w:val="white"/>
        </w:rPr>
      </w:pPr>
      <w:r w:rsidRPr="00903DBA">
        <w:rPr>
          <w:highlight w:val="white"/>
        </w:rPr>
        <w:t xml:space="preserve">int vfscanf(FILE* inStream, </w:t>
      </w:r>
      <w:r w:rsidR="008B2D5C" w:rsidRPr="00903DBA">
        <w:rPr>
          <w:highlight w:val="white"/>
        </w:rPr>
        <w:t xml:space="preserve">const </w:t>
      </w:r>
      <w:r w:rsidRPr="00903DBA">
        <w:rPr>
          <w:highlight w:val="white"/>
        </w:rPr>
        <w:t>char* format, va_list arg_list) {</w:t>
      </w:r>
    </w:p>
    <w:p w14:paraId="16DEC02D" w14:textId="77777777" w:rsidR="00442030" w:rsidRPr="00903DBA" w:rsidRDefault="00442030" w:rsidP="00442030">
      <w:pPr>
        <w:pStyle w:val="Code"/>
        <w:rPr>
          <w:highlight w:val="white"/>
        </w:rPr>
      </w:pPr>
      <w:r w:rsidRPr="00903DBA">
        <w:rPr>
          <w:highlight w:val="white"/>
        </w:rPr>
        <w:t xml:space="preserve">  g_inStatus = DEVICE;</w:t>
      </w:r>
    </w:p>
    <w:p w14:paraId="7A7F44A1" w14:textId="77777777" w:rsidR="00442030" w:rsidRPr="00903DBA" w:rsidRDefault="00442030" w:rsidP="00442030">
      <w:pPr>
        <w:pStyle w:val="Code"/>
        <w:rPr>
          <w:highlight w:val="white"/>
        </w:rPr>
      </w:pPr>
      <w:r w:rsidRPr="00903DBA">
        <w:rPr>
          <w:highlight w:val="white"/>
        </w:rPr>
        <w:t xml:space="preserve">  g_inDevice = (void*) inStream;</w:t>
      </w:r>
    </w:p>
    <w:p w14:paraId="7F78BCDC" w14:textId="77777777" w:rsidR="00442030" w:rsidRPr="00903DBA" w:rsidRDefault="00442030" w:rsidP="00442030">
      <w:pPr>
        <w:pStyle w:val="Code"/>
        <w:rPr>
          <w:highlight w:val="white"/>
        </w:rPr>
      </w:pPr>
      <w:r w:rsidRPr="00903DBA">
        <w:rPr>
          <w:highlight w:val="white"/>
        </w:rPr>
        <w:t xml:space="preserve">  return scanFormat(format, arg_list);</w:t>
      </w:r>
    </w:p>
    <w:p w14:paraId="55F2452C" w14:textId="77777777" w:rsidR="00442030" w:rsidRPr="00903DBA" w:rsidRDefault="00442030" w:rsidP="00442030">
      <w:pPr>
        <w:pStyle w:val="Code"/>
        <w:rPr>
          <w:highlight w:val="white"/>
        </w:rPr>
      </w:pPr>
      <w:r w:rsidRPr="00903DBA">
        <w:rPr>
          <w:highlight w:val="white"/>
        </w:rPr>
        <w:t>}</w:t>
      </w:r>
    </w:p>
    <w:p w14:paraId="4A548F90" w14:textId="77777777" w:rsidR="00442030" w:rsidRPr="00903DBA" w:rsidRDefault="00442030" w:rsidP="00442030">
      <w:pPr>
        <w:pStyle w:val="Code"/>
        <w:rPr>
          <w:highlight w:val="white"/>
        </w:rPr>
      </w:pPr>
    </w:p>
    <w:p w14:paraId="29145457" w14:textId="29E78F0D" w:rsidR="00442030" w:rsidRPr="00903DBA" w:rsidRDefault="00442030" w:rsidP="00442030">
      <w:pPr>
        <w:pStyle w:val="Code"/>
        <w:rPr>
          <w:highlight w:val="white"/>
        </w:rPr>
      </w:pPr>
      <w:r w:rsidRPr="00903DBA">
        <w:rPr>
          <w:highlight w:val="white"/>
        </w:rPr>
        <w:t xml:space="preserve">int sscanf(char* inString, </w:t>
      </w:r>
      <w:r w:rsidR="008B2D5C" w:rsidRPr="00903DBA">
        <w:rPr>
          <w:highlight w:val="white"/>
        </w:rPr>
        <w:t xml:space="preserve">const </w:t>
      </w:r>
      <w:r w:rsidRPr="00903DBA">
        <w:rPr>
          <w:highlight w:val="white"/>
        </w:rPr>
        <w:t>char* format, ...) {</w:t>
      </w:r>
    </w:p>
    <w:p w14:paraId="0BF45CF5" w14:textId="77777777" w:rsidR="00442030" w:rsidRPr="00903DBA" w:rsidRDefault="00442030" w:rsidP="00442030">
      <w:pPr>
        <w:pStyle w:val="Code"/>
        <w:rPr>
          <w:highlight w:val="white"/>
        </w:rPr>
      </w:pPr>
      <w:r w:rsidRPr="00903DBA">
        <w:rPr>
          <w:highlight w:val="white"/>
        </w:rPr>
        <w:t xml:space="preserve">  va_list arg_list;</w:t>
      </w:r>
    </w:p>
    <w:p w14:paraId="389EE431" w14:textId="77777777" w:rsidR="00442030" w:rsidRPr="00903DBA" w:rsidRDefault="00442030" w:rsidP="00442030">
      <w:pPr>
        <w:pStyle w:val="Code"/>
        <w:rPr>
          <w:highlight w:val="white"/>
        </w:rPr>
      </w:pPr>
      <w:r w:rsidRPr="00903DBA">
        <w:rPr>
          <w:highlight w:val="white"/>
        </w:rPr>
        <w:t xml:space="preserve">  va_start(arg_list, format);</w:t>
      </w:r>
    </w:p>
    <w:p w14:paraId="42A506B0" w14:textId="77777777" w:rsidR="00442030" w:rsidRPr="00903DBA" w:rsidRDefault="00442030" w:rsidP="00442030">
      <w:pPr>
        <w:pStyle w:val="Code"/>
        <w:rPr>
          <w:highlight w:val="white"/>
        </w:rPr>
      </w:pPr>
      <w:r w:rsidRPr="00903DBA">
        <w:rPr>
          <w:highlight w:val="white"/>
        </w:rPr>
        <w:t xml:space="preserve">  return vsscanf(inString, format, arg_list);</w:t>
      </w:r>
    </w:p>
    <w:p w14:paraId="4FFE7470" w14:textId="77777777" w:rsidR="00442030" w:rsidRPr="00903DBA" w:rsidRDefault="00442030" w:rsidP="00442030">
      <w:pPr>
        <w:pStyle w:val="Code"/>
        <w:rPr>
          <w:highlight w:val="white"/>
        </w:rPr>
      </w:pPr>
      <w:r w:rsidRPr="00903DBA">
        <w:rPr>
          <w:highlight w:val="white"/>
        </w:rPr>
        <w:t>}</w:t>
      </w:r>
    </w:p>
    <w:p w14:paraId="6FC5D91B" w14:textId="77777777" w:rsidR="00442030" w:rsidRPr="00903DBA" w:rsidRDefault="00442030" w:rsidP="00442030">
      <w:pPr>
        <w:pStyle w:val="Code"/>
        <w:rPr>
          <w:highlight w:val="white"/>
        </w:rPr>
      </w:pPr>
    </w:p>
    <w:p w14:paraId="1426DAA5" w14:textId="3367BBAB" w:rsidR="00442030" w:rsidRPr="00903DBA" w:rsidRDefault="00442030" w:rsidP="00442030">
      <w:pPr>
        <w:pStyle w:val="Code"/>
        <w:rPr>
          <w:highlight w:val="white"/>
        </w:rPr>
      </w:pPr>
      <w:r w:rsidRPr="00903DBA">
        <w:rPr>
          <w:highlight w:val="white"/>
        </w:rPr>
        <w:t xml:space="preserve">int vsscanf(char* inString, </w:t>
      </w:r>
      <w:r w:rsidR="008B2D5C" w:rsidRPr="00903DBA">
        <w:rPr>
          <w:highlight w:val="white"/>
        </w:rPr>
        <w:t xml:space="preserve">const </w:t>
      </w:r>
      <w:r w:rsidRPr="00903DBA">
        <w:rPr>
          <w:highlight w:val="white"/>
        </w:rPr>
        <w:t>char* format, va_list arg_list) {</w:t>
      </w:r>
    </w:p>
    <w:p w14:paraId="319EACE8" w14:textId="77777777" w:rsidR="00442030" w:rsidRPr="00903DBA" w:rsidRDefault="00442030" w:rsidP="00442030">
      <w:pPr>
        <w:pStyle w:val="Code"/>
        <w:rPr>
          <w:highlight w:val="white"/>
        </w:rPr>
      </w:pPr>
      <w:r w:rsidRPr="00903DBA">
        <w:rPr>
          <w:highlight w:val="white"/>
        </w:rPr>
        <w:t xml:space="preserve">  g_inStatus = STRING;</w:t>
      </w:r>
    </w:p>
    <w:p w14:paraId="2F5C0644" w14:textId="77777777" w:rsidR="00442030" w:rsidRPr="00903DBA" w:rsidRDefault="00442030" w:rsidP="00442030">
      <w:pPr>
        <w:pStyle w:val="Code"/>
        <w:rPr>
          <w:highlight w:val="white"/>
        </w:rPr>
      </w:pPr>
      <w:r w:rsidRPr="00903DBA">
        <w:rPr>
          <w:highlight w:val="white"/>
        </w:rPr>
        <w:t xml:space="preserve">  g_inDevice = (void*) inString;</w:t>
      </w:r>
    </w:p>
    <w:p w14:paraId="78692B34" w14:textId="77777777" w:rsidR="00442030" w:rsidRPr="00903DBA" w:rsidRDefault="00442030" w:rsidP="00442030">
      <w:pPr>
        <w:pStyle w:val="Code"/>
        <w:rPr>
          <w:highlight w:val="white"/>
        </w:rPr>
      </w:pPr>
      <w:r w:rsidRPr="00903DBA">
        <w:rPr>
          <w:highlight w:val="white"/>
        </w:rPr>
        <w:t xml:space="preserve">  return scanFormat(format, arg_list);</w:t>
      </w:r>
    </w:p>
    <w:p w14:paraId="7226052C" w14:textId="75AB552F" w:rsidR="00442030" w:rsidRPr="00903DBA" w:rsidRDefault="00442030" w:rsidP="00442030">
      <w:pPr>
        <w:pStyle w:val="Code"/>
      </w:pPr>
      <w:r w:rsidRPr="00903DBA">
        <w:rPr>
          <w:highlight w:val="white"/>
        </w:rPr>
        <w:t>}</w:t>
      </w:r>
    </w:p>
    <w:p w14:paraId="51018664" w14:textId="5CCD879C" w:rsidR="00265BDF" w:rsidRPr="00903DBA" w:rsidRDefault="004007C3" w:rsidP="00265BDF">
      <w:pPr>
        <w:pStyle w:val="Rubrik3"/>
      </w:pPr>
      <w:bookmarkStart w:id="504" w:name="_Toc57656141"/>
      <w:r w:rsidRPr="00903DBA">
        <w:t>F</w:t>
      </w:r>
      <w:r w:rsidR="00AF06D6" w:rsidRPr="00903DBA">
        <w:t xml:space="preserve">ile </w:t>
      </w:r>
      <w:r w:rsidRPr="00903DBA">
        <w:t>H</w:t>
      </w:r>
      <w:r w:rsidR="00AF06D6" w:rsidRPr="00903DBA">
        <w:t>andling</w:t>
      </w:r>
      <w:bookmarkEnd w:id="504"/>
    </w:p>
    <w:p w14:paraId="174C04F8" w14:textId="1B67F95A" w:rsidR="00577582" w:rsidRPr="00903DBA" w:rsidRDefault="008D6750" w:rsidP="00E65FE6">
      <w:pPr>
        <w:pStyle w:val="CodeHeader"/>
      </w:pPr>
      <w:r w:rsidRPr="00903DBA">
        <w:t>f</w:t>
      </w:r>
      <w:r w:rsidR="006217C5" w:rsidRPr="00903DBA">
        <w:t>ile.h</w:t>
      </w:r>
    </w:p>
    <w:p w14:paraId="09EFEDF3" w14:textId="77777777" w:rsidR="00FA7367" w:rsidRPr="00903DBA" w:rsidRDefault="00FA7367" w:rsidP="00FA7367">
      <w:pPr>
        <w:pStyle w:val="Code"/>
        <w:rPr>
          <w:highlight w:val="white"/>
        </w:rPr>
      </w:pPr>
      <w:r w:rsidRPr="00903DBA">
        <w:rPr>
          <w:highlight w:val="white"/>
        </w:rPr>
        <w:t>#ifndef __FILE_H__</w:t>
      </w:r>
    </w:p>
    <w:p w14:paraId="548830C2" w14:textId="77777777" w:rsidR="00FA7367" w:rsidRPr="00903DBA" w:rsidRDefault="00FA7367" w:rsidP="00FA7367">
      <w:pPr>
        <w:pStyle w:val="Code"/>
        <w:rPr>
          <w:highlight w:val="white"/>
        </w:rPr>
      </w:pPr>
      <w:r w:rsidRPr="00903DBA">
        <w:rPr>
          <w:highlight w:val="white"/>
        </w:rPr>
        <w:t>#define __FILE_H__</w:t>
      </w:r>
    </w:p>
    <w:p w14:paraId="07C36623" w14:textId="77777777" w:rsidR="00FA7367" w:rsidRPr="00903DBA" w:rsidRDefault="00FA7367" w:rsidP="00FA7367">
      <w:pPr>
        <w:pStyle w:val="Code"/>
        <w:rPr>
          <w:highlight w:val="white"/>
        </w:rPr>
      </w:pPr>
    </w:p>
    <w:p w14:paraId="6E31F027" w14:textId="77777777" w:rsidR="00FA7367" w:rsidRPr="00903DBA" w:rsidRDefault="00FA7367" w:rsidP="00FA7367">
      <w:pPr>
        <w:pStyle w:val="Code"/>
        <w:rPr>
          <w:highlight w:val="white"/>
        </w:rPr>
      </w:pPr>
      <w:r w:rsidRPr="00903DBA">
        <w:rPr>
          <w:highlight w:val="white"/>
        </w:rPr>
        <w:t>#define FOPEN_MAX 20</w:t>
      </w:r>
    </w:p>
    <w:p w14:paraId="0CD70527" w14:textId="77777777" w:rsidR="00FA7367" w:rsidRPr="00903DBA" w:rsidRDefault="00FA7367" w:rsidP="00FA7367">
      <w:pPr>
        <w:pStyle w:val="Code"/>
        <w:rPr>
          <w:highlight w:val="white"/>
        </w:rPr>
      </w:pPr>
      <w:r w:rsidRPr="00903DBA">
        <w:rPr>
          <w:highlight w:val="white"/>
        </w:rPr>
        <w:t>#define FILENAME_MAX 16</w:t>
      </w:r>
    </w:p>
    <w:p w14:paraId="2FED5BBF" w14:textId="77777777" w:rsidR="00FA7367" w:rsidRPr="00903DBA" w:rsidRDefault="00FA7367" w:rsidP="00FA7367">
      <w:pPr>
        <w:pStyle w:val="Code"/>
        <w:rPr>
          <w:highlight w:val="white"/>
        </w:rPr>
      </w:pPr>
    </w:p>
    <w:p w14:paraId="3FE5792A" w14:textId="77777777" w:rsidR="00FA7367" w:rsidRPr="00903DBA" w:rsidRDefault="00FA7367" w:rsidP="00FA7367">
      <w:pPr>
        <w:pStyle w:val="Code"/>
        <w:rPr>
          <w:highlight w:val="white"/>
        </w:rPr>
      </w:pPr>
      <w:r w:rsidRPr="00903DBA">
        <w:rPr>
          <w:highlight w:val="white"/>
        </w:rPr>
        <w:t>#define fpos_t int</w:t>
      </w:r>
    </w:p>
    <w:p w14:paraId="616624BC" w14:textId="77777777" w:rsidR="00FA7367" w:rsidRPr="00903DBA" w:rsidRDefault="00FA7367" w:rsidP="00FA7367">
      <w:pPr>
        <w:pStyle w:val="Code"/>
        <w:rPr>
          <w:highlight w:val="white"/>
        </w:rPr>
      </w:pPr>
      <w:r w:rsidRPr="00903DBA">
        <w:rPr>
          <w:highlight w:val="white"/>
        </w:rPr>
        <w:t>#define EOF -1</w:t>
      </w:r>
    </w:p>
    <w:p w14:paraId="269C3064" w14:textId="77777777" w:rsidR="00FA7367" w:rsidRPr="00903DBA" w:rsidRDefault="00FA7367" w:rsidP="00FA7367">
      <w:pPr>
        <w:pStyle w:val="Code"/>
        <w:rPr>
          <w:highlight w:val="white"/>
        </w:rPr>
      </w:pPr>
    </w:p>
    <w:p w14:paraId="0E072282" w14:textId="77777777" w:rsidR="00FA7367" w:rsidRPr="00903DBA" w:rsidRDefault="00FA7367" w:rsidP="00FA7367">
      <w:pPr>
        <w:pStyle w:val="Code"/>
        <w:rPr>
          <w:highlight w:val="white"/>
        </w:rPr>
      </w:pPr>
      <w:r w:rsidRPr="00903DBA">
        <w:rPr>
          <w:highlight w:val="white"/>
        </w:rPr>
        <w:t>typedef struct {</w:t>
      </w:r>
    </w:p>
    <w:p w14:paraId="42C396DD" w14:textId="77777777" w:rsidR="00FA7367" w:rsidRPr="00903DBA" w:rsidRDefault="00FA7367" w:rsidP="00FA7367">
      <w:pPr>
        <w:pStyle w:val="Code"/>
        <w:rPr>
          <w:highlight w:val="white"/>
        </w:rPr>
      </w:pPr>
      <w:r w:rsidRPr="00903DBA">
        <w:rPr>
          <w:highlight w:val="white"/>
        </w:rPr>
        <w:t xml:space="preserve">  BOOL open;</w:t>
      </w:r>
    </w:p>
    <w:p w14:paraId="647F7A9E" w14:textId="6B3B6057" w:rsidR="00FA7367" w:rsidRPr="00903DBA" w:rsidRDefault="00FA7367" w:rsidP="00FA7367">
      <w:pPr>
        <w:pStyle w:val="Code"/>
        <w:rPr>
          <w:highlight w:val="white"/>
        </w:rPr>
      </w:pPr>
      <w:r w:rsidRPr="00903DBA">
        <w:rPr>
          <w:highlight w:val="white"/>
        </w:rPr>
        <w:t xml:space="preserve">  </w:t>
      </w:r>
      <w:r w:rsidR="005B35BD" w:rsidRPr="00903DBA">
        <w:rPr>
          <w:highlight w:val="white"/>
        </w:rPr>
        <w:t>unsigned int</w:t>
      </w:r>
      <w:r w:rsidRPr="00903DBA">
        <w:rPr>
          <w:highlight w:val="white"/>
        </w:rPr>
        <w:t xml:space="preserve"> handle;</w:t>
      </w:r>
    </w:p>
    <w:p w14:paraId="098FF38A" w14:textId="77777777" w:rsidR="00FA7367" w:rsidRPr="00903DBA" w:rsidRDefault="00FA7367" w:rsidP="00FA7367">
      <w:pPr>
        <w:pStyle w:val="Code"/>
        <w:rPr>
          <w:highlight w:val="white"/>
        </w:rPr>
      </w:pPr>
      <w:r w:rsidRPr="00903DBA">
        <w:rPr>
          <w:highlight w:val="white"/>
        </w:rPr>
        <w:t xml:space="preserve">  char name[FILENAME_MAX], ungetc;</w:t>
      </w:r>
    </w:p>
    <w:p w14:paraId="727EBD70" w14:textId="77777777" w:rsidR="00FA7367" w:rsidRPr="00903DBA" w:rsidRDefault="00FA7367" w:rsidP="00FA7367">
      <w:pPr>
        <w:pStyle w:val="Code"/>
        <w:rPr>
          <w:highlight w:val="white"/>
        </w:rPr>
      </w:pPr>
      <w:r w:rsidRPr="00903DBA">
        <w:rPr>
          <w:highlight w:val="white"/>
        </w:rPr>
        <w:t xml:space="preserve">  int errno;</w:t>
      </w:r>
    </w:p>
    <w:p w14:paraId="03365665" w14:textId="77777777" w:rsidR="00FA7367" w:rsidRPr="00903DBA" w:rsidRDefault="00FA7367" w:rsidP="00FA7367">
      <w:pPr>
        <w:pStyle w:val="Code"/>
        <w:rPr>
          <w:highlight w:val="white"/>
        </w:rPr>
      </w:pPr>
      <w:r w:rsidRPr="00903DBA">
        <w:rPr>
          <w:highlight w:val="white"/>
        </w:rPr>
        <w:t xml:space="preserve">  unsigned int position, size;</w:t>
      </w:r>
    </w:p>
    <w:p w14:paraId="569D18F6" w14:textId="77777777" w:rsidR="00FA7367" w:rsidRPr="00903DBA" w:rsidRDefault="00FA7367" w:rsidP="00FA7367">
      <w:pPr>
        <w:pStyle w:val="Code"/>
        <w:rPr>
          <w:highlight w:val="white"/>
        </w:rPr>
      </w:pPr>
      <w:r w:rsidRPr="00903DBA">
        <w:rPr>
          <w:highlight w:val="white"/>
        </w:rPr>
        <w:t xml:space="preserve">  BOOL temporary;</w:t>
      </w:r>
    </w:p>
    <w:p w14:paraId="63D37F04" w14:textId="77777777" w:rsidR="00FA7367" w:rsidRPr="00903DBA" w:rsidRDefault="00FA7367" w:rsidP="00FA7367">
      <w:pPr>
        <w:pStyle w:val="Code"/>
        <w:rPr>
          <w:highlight w:val="white"/>
        </w:rPr>
      </w:pPr>
      <w:r w:rsidRPr="00903DBA">
        <w:rPr>
          <w:highlight w:val="white"/>
        </w:rPr>
        <w:t>} FILE;</w:t>
      </w:r>
    </w:p>
    <w:p w14:paraId="43BCB1A4" w14:textId="77777777" w:rsidR="00FA7367" w:rsidRPr="00903DBA" w:rsidRDefault="00FA7367" w:rsidP="00FA7367">
      <w:pPr>
        <w:pStyle w:val="Code"/>
        <w:rPr>
          <w:highlight w:val="white"/>
        </w:rPr>
      </w:pPr>
    </w:p>
    <w:p w14:paraId="38F7BDB7" w14:textId="77777777" w:rsidR="00FA7367" w:rsidRPr="00903DBA" w:rsidRDefault="00FA7367" w:rsidP="00FA7367">
      <w:pPr>
        <w:pStyle w:val="Code"/>
        <w:rPr>
          <w:highlight w:val="white"/>
        </w:rPr>
      </w:pPr>
      <w:r w:rsidRPr="00903DBA">
        <w:rPr>
          <w:highlight w:val="white"/>
        </w:rPr>
        <w:t>extern FILE *stdin, *stdout, *stderr;</w:t>
      </w:r>
    </w:p>
    <w:p w14:paraId="1335E6DB" w14:textId="77777777" w:rsidR="00FA7367" w:rsidRPr="00903DBA" w:rsidRDefault="00FA7367" w:rsidP="00FA7367">
      <w:pPr>
        <w:pStyle w:val="Code"/>
        <w:rPr>
          <w:highlight w:val="white"/>
        </w:rPr>
      </w:pPr>
    </w:p>
    <w:p w14:paraId="15E61D14" w14:textId="77777777" w:rsidR="00FA7367" w:rsidRPr="00903DBA" w:rsidRDefault="00FA7367" w:rsidP="00FA7367">
      <w:pPr>
        <w:pStyle w:val="Code"/>
        <w:rPr>
          <w:highlight w:val="white"/>
        </w:rPr>
      </w:pPr>
      <w:r w:rsidRPr="00903DBA">
        <w:rPr>
          <w:highlight w:val="white"/>
        </w:rPr>
        <w:t>extern enum {EEXIST, ENOENT, EACCES};</w:t>
      </w:r>
    </w:p>
    <w:p w14:paraId="37F6409D" w14:textId="77777777" w:rsidR="00FA7367" w:rsidRPr="00903DBA" w:rsidRDefault="00FA7367" w:rsidP="00FA7367">
      <w:pPr>
        <w:pStyle w:val="Code"/>
        <w:rPr>
          <w:highlight w:val="white"/>
        </w:rPr>
      </w:pPr>
      <w:r w:rsidRPr="00903DBA">
        <w:rPr>
          <w:highlight w:val="white"/>
        </w:rPr>
        <w:t>extern enum {SEEK_SET, SEEK_CUR, SEEK_END};</w:t>
      </w:r>
    </w:p>
    <w:p w14:paraId="7D199149" w14:textId="77777777" w:rsidR="00FA7367" w:rsidRPr="00903DBA" w:rsidRDefault="00FA7367" w:rsidP="00FA7367">
      <w:pPr>
        <w:pStyle w:val="Code"/>
        <w:rPr>
          <w:highlight w:val="white"/>
        </w:rPr>
      </w:pPr>
      <w:r w:rsidRPr="00903DBA">
        <w:rPr>
          <w:highlight w:val="white"/>
        </w:rPr>
        <w:t>extern enum {READ, WRITE, READ_WRITE};</w:t>
      </w:r>
    </w:p>
    <w:p w14:paraId="58E79DF2" w14:textId="77777777" w:rsidR="00FA7367" w:rsidRPr="00903DBA" w:rsidRDefault="00FA7367" w:rsidP="00FA7367">
      <w:pPr>
        <w:pStyle w:val="Code"/>
        <w:rPr>
          <w:highlight w:val="white"/>
        </w:rPr>
      </w:pPr>
    </w:p>
    <w:p w14:paraId="48A333A4" w14:textId="77777777" w:rsidR="00FA7367" w:rsidRPr="00903DBA" w:rsidRDefault="00FA7367" w:rsidP="00FA7367">
      <w:pPr>
        <w:pStyle w:val="Code"/>
        <w:rPr>
          <w:highlight w:val="white"/>
        </w:rPr>
      </w:pPr>
      <w:r w:rsidRPr="00903DBA">
        <w:rPr>
          <w:highlight w:val="white"/>
        </w:rPr>
        <w:t>#ifdef __LINUX__</w:t>
      </w:r>
    </w:p>
    <w:p w14:paraId="3800F58B" w14:textId="77777777" w:rsidR="00FA7367" w:rsidRPr="00903DBA" w:rsidRDefault="00FA7367" w:rsidP="00FA7367">
      <w:pPr>
        <w:pStyle w:val="Code"/>
        <w:rPr>
          <w:highlight w:val="white"/>
        </w:rPr>
      </w:pPr>
      <w:r w:rsidRPr="00903DBA">
        <w:rPr>
          <w:highlight w:val="white"/>
        </w:rPr>
        <w:t xml:space="preserve">  #define O_RDONLY    0x0000L      /* open for reading only */</w:t>
      </w:r>
    </w:p>
    <w:p w14:paraId="17D89C9B" w14:textId="77777777" w:rsidR="00FA7367" w:rsidRPr="00903DBA" w:rsidRDefault="00FA7367" w:rsidP="00FA7367">
      <w:pPr>
        <w:pStyle w:val="Code"/>
        <w:rPr>
          <w:highlight w:val="white"/>
        </w:rPr>
      </w:pPr>
      <w:r w:rsidRPr="00903DBA">
        <w:rPr>
          <w:highlight w:val="white"/>
        </w:rPr>
        <w:t xml:space="preserve">  #define O_WRONLY    0x0001L      /* open for writing only */</w:t>
      </w:r>
    </w:p>
    <w:p w14:paraId="6BFCA83E" w14:textId="77777777" w:rsidR="00FA7367" w:rsidRPr="00903DBA" w:rsidRDefault="00FA7367" w:rsidP="00FA7367">
      <w:pPr>
        <w:pStyle w:val="Code"/>
        <w:rPr>
          <w:highlight w:val="white"/>
        </w:rPr>
      </w:pPr>
      <w:r w:rsidRPr="00903DBA">
        <w:rPr>
          <w:highlight w:val="white"/>
        </w:rPr>
        <w:t xml:space="preserve">  #define O_CREAT     0x0200L      /* create if nonexistant */</w:t>
      </w:r>
    </w:p>
    <w:p w14:paraId="56CF4CBB" w14:textId="77777777" w:rsidR="00FA7367" w:rsidRPr="00903DBA" w:rsidRDefault="00FA7367" w:rsidP="00FA7367">
      <w:pPr>
        <w:pStyle w:val="Code"/>
        <w:rPr>
          <w:highlight w:val="white"/>
        </w:rPr>
      </w:pPr>
      <w:r w:rsidRPr="00903DBA">
        <w:rPr>
          <w:highlight w:val="white"/>
        </w:rPr>
        <w:t xml:space="preserve">  #define O_TRUNC     0x0400L      /* truncate to zero length */</w:t>
      </w:r>
    </w:p>
    <w:p w14:paraId="69BF85A9" w14:textId="77777777" w:rsidR="00FA7367" w:rsidRPr="00903DBA" w:rsidRDefault="00FA7367" w:rsidP="00FA7367">
      <w:pPr>
        <w:pStyle w:val="Code"/>
        <w:rPr>
          <w:highlight w:val="white"/>
        </w:rPr>
      </w:pPr>
    </w:p>
    <w:p w14:paraId="73779B87" w14:textId="77777777" w:rsidR="00FA7367" w:rsidRPr="00903DBA" w:rsidRDefault="00FA7367" w:rsidP="00FA7367">
      <w:pPr>
        <w:pStyle w:val="Code"/>
        <w:rPr>
          <w:highlight w:val="white"/>
        </w:rPr>
      </w:pPr>
      <w:r w:rsidRPr="00903DBA">
        <w:rPr>
          <w:highlight w:val="white"/>
        </w:rPr>
        <w:t xml:space="preserve">  #define FILE_DESC_STDOUT 1</w:t>
      </w:r>
    </w:p>
    <w:p w14:paraId="4E9682E7" w14:textId="77777777" w:rsidR="00FA7367" w:rsidRPr="00903DBA" w:rsidRDefault="00FA7367" w:rsidP="00FA7367">
      <w:pPr>
        <w:pStyle w:val="Code"/>
        <w:rPr>
          <w:highlight w:val="white"/>
        </w:rPr>
      </w:pPr>
    </w:p>
    <w:p w14:paraId="7F28B14E" w14:textId="77777777" w:rsidR="00FA7367" w:rsidRPr="00903DBA" w:rsidRDefault="00FA7367" w:rsidP="00FA7367">
      <w:pPr>
        <w:pStyle w:val="Code"/>
        <w:rPr>
          <w:highlight w:val="white"/>
        </w:rPr>
      </w:pPr>
      <w:r w:rsidRPr="00903DBA">
        <w:rPr>
          <w:highlight w:val="white"/>
        </w:rPr>
        <w:t xml:space="preserve">  #define SYS_EXIT 1</w:t>
      </w:r>
    </w:p>
    <w:p w14:paraId="5726F1EC" w14:textId="77777777" w:rsidR="00FA7367" w:rsidRPr="00903DBA" w:rsidRDefault="00FA7367" w:rsidP="00FA7367">
      <w:pPr>
        <w:pStyle w:val="Code"/>
        <w:rPr>
          <w:highlight w:val="white"/>
        </w:rPr>
      </w:pPr>
      <w:r w:rsidRPr="00903DBA">
        <w:rPr>
          <w:highlight w:val="white"/>
        </w:rPr>
        <w:t xml:space="preserve">  #define SYS_READ 3</w:t>
      </w:r>
    </w:p>
    <w:p w14:paraId="0C1BDCDB" w14:textId="77777777" w:rsidR="00FA7367" w:rsidRPr="00903DBA" w:rsidRDefault="00FA7367" w:rsidP="00FA7367">
      <w:pPr>
        <w:pStyle w:val="Code"/>
        <w:rPr>
          <w:highlight w:val="white"/>
        </w:rPr>
      </w:pPr>
      <w:r w:rsidRPr="00903DBA">
        <w:rPr>
          <w:highlight w:val="white"/>
        </w:rPr>
        <w:t xml:space="preserve">  #define SYS_WRITE 4</w:t>
      </w:r>
    </w:p>
    <w:p w14:paraId="23F4632D" w14:textId="77777777" w:rsidR="00FA7367" w:rsidRPr="00903DBA" w:rsidRDefault="00FA7367" w:rsidP="00FA7367">
      <w:pPr>
        <w:pStyle w:val="Code"/>
        <w:rPr>
          <w:highlight w:val="white"/>
        </w:rPr>
      </w:pPr>
      <w:r w:rsidRPr="00903DBA">
        <w:rPr>
          <w:highlight w:val="white"/>
        </w:rPr>
        <w:t xml:space="preserve">  #define SYS_OPEN 5</w:t>
      </w:r>
    </w:p>
    <w:p w14:paraId="718D6FDD" w14:textId="77777777" w:rsidR="00FA7367" w:rsidRPr="00903DBA" w:rsidRDefault="00FA7367" w:rsidP="00FA7367">
      <w:pPr>
        <w:pStyle w:val="Code"/>
        <w:rPr>
          <w:highlight w:val="white"/>
        </w:rPr>
      </w:pPr>
      <w:r w:rsidRPr="00903DBA">
        <w:rPr>
          <w:highlight w:val="white"/>
        </w:rPr>
        <w:t xml:space="preserve">  #define SYS_CLOSE 6</w:t>
      </w:r>
    </w:p>
    <w:p w14:paraId="5A096C2B" w14:textId="77777777" w:rsidR="00FA7367" w:rsidRPr="00903DBA" w:rsidRDefault="00FA7367" w:rsidP="00FA7367">
      <w:pPr>
        <w:pStyle w:val="Code"/>
        <w:rPr>
          <w:highlight w:val="white"/>
        </w:rPr>
      </w:pPr>
      <w:r w:rsidRPr="00903DBA">
        <w:rPr>
          <w:highlight w:val="white"/>
        </w:rPr>
        <w:t>#endif</w:t>
      </w:r>
    </w:p>
    <w:p w14:paraId="36878344" w14:textId="77777777" w:rsidR="00FA7367" w:rsidRPr="00903DBA" w:rsidRDefault="00FA7367" w:rsidP="00FA7367">
      <w:pPr>
        <w:pStyle w:val="Code"/>
        <w:rPr>
          <w:highlight w:val="white"/>
        </w:rPr>
      </w:pPr>
    </w:p>
    <w:p w14:paraId="07C392C9" w14:textId="77777777" w:rsidR="00FA7367" w:rsidRPr="00903DBA" w:rsidRDefault="00FA7367" w:rsidP="00FA7367">
      <w:pPr>
        <w:pStyle w:val="Code"/>
        <w:rPr>
          <w:highlight w:val="white"/>
        </w:rPr>
      </w:pPr>
      <w:r w:rsidRPr="00903DBA">
        <w:rPr>
          <w:highlight w:val="white"/>
        </w:rPr>
        <w:t>#define getc(stream) fgetc(stream)</w:t>
      </w:r>
    </w:p>
    <w:p w14:paraId="74E2DCA4" w14:textId="77777777" w:rsidR="00FA7367" w:rsidRPr="00903DBA" w:rsidRDefault="00FA7367" w:rsidP="00FA7367">
      <w:pPr>
        <w:pStyle w:val="Code"/>
        <w:rPr>
          <w:highlight w:val="white"/>
        </w:rPr>
      </w:pPr>
    </w:p>
    <w:p w14:paraId="3E37858D" w14:textId="77777777" w:rsidR="00FA7367" w:rsidRPr="00903DBA" w:rsidRDefault="00FA7367" w:rsidP="00FA7367">
      <w:pPr>
        <w:pStyle w:val="Code"/>
        <w:rPr>
          <w:highlight w:val="white"/>
        </w:rPr>
      </w:pPr>
      <w:r w:rsidRPr="00903DBA">
        <w:rPr>
          <w:highlight w:val="white"/>
        </w:rPr>
        <w:t>BOOL fileexists(const char* name);</w:t>
      </w:r>
    </w:p>
    <w:p w14:paraId="730B435E" w14:textId="77777777" w:rsidR="00FA7367" w:rsidRPr="00903DBA" w:rsidRDefault="00FA7367" w:rsidP="00FA7367">
      <w:pPr>
        <w:pStyle w:val="Code"/>
        <w:rPr>
          <w:highlight w:val="white"/>
        </w:rPr>
      </w:pPr>
      <w:r w:rsidRPr="00903DBA">
        <w:rPr>
          <w:highlight w:val="white"/>
        </w:rPr>
        <w:t>FILE* fopen(const char* filename, const char* mode);</w:t>
      </w:r>
    </w:p>
    <w:p w14:paraId="1224627D" w14:textId="77777777" w:rsidR="00FA7367" w:rsidRPr="00903DBA" w:rsidRDefault="00FA7367" w:rsidP="00FA7367">
      <w:pPr>
        <w:pStyle w:val="Code"/>
        <w:rPr>
          <w:highlight w:val="white"/>
        </w:rPr>
      </w:pPr>
      <w:r w:rsidRPr="00903DBA">
        <w:rPr>
          <w:highlight w:val="white"/>
        </w:rPr>
        <w:t>FILE* freopen(const char* filename, const char* mode, FILE* stream);</w:t>
      </w:r>
    </w:p>
    <w:p w14:paraId="18E31A46" w14:textId="77777777" w:rsidR="00FA7367" w:rsidRPr="00903DBA" w:rsidRDefault="00FA7367" w:rsidP="00FA7367">
      <w:pPr>
        <w:pStyle w:val="Code"/>
        <w:rPr>
          <w:highlight w:val="white"/>
        </w:rPr>
      </w:pPr>
      <w:r w:rsidRPr="00903DBA">
        <w:rPr>
          <w:highlight w:val="white"/>
        </w:rPr>
        <w:t>int fflush(FILE* stream);</w:t>
      </w:r>
    </w:p>
    <w:p w14:paraId="5B73A022" w14:textId="77777777" w:rsidR="00FA7367" w:rsidRPr="00903DBA" w:rsidRDefault="00FA7367" w:rsidP="00FA7367">
      <w:pPr>
        <w:pStyle w:val="Code"/>
        <w:rPr>
          <w:highlight w:val="white"/>
        </w:rPr>
      </w:pPr>
      <w:r w:rsidRPr="00903DBA">
        <w:rPr>
          <w:highlight w:val="white"/>
        </w:rPr>
        <w:t>int fclose(FILE* stream);</w:t>
      </w:r>
    </w:p>
    <w:p w14:paraId="7DD314BC" w14:textId="77777777" w:rsidR="00FA7367" w:rsidRPr="00903DBA" w:rsidRDefault="00FA7367" w:rsidP="00FA7367">
      <w:pPr>
        <w:pStyle w:val="Code"/>
        <w:rPr>
          <w:highlight w:val="white"/>
        </w:rPr>
      </w:pPr>
      <w:r w:rsidRPr="00903DBA">
        <w:rPr>
          <w:highlight w:val="white"/>
        </w:rPr>
        <w:t>int remove(const char* name);</w:t>
      </w:r>
    </w:p>
    <w:p w14:paraId="25CF6F14" w14:textId="77777777" w:rsidR="00FA7367" w:rsidRPr="00903DBA" w:rsidRDefault="00FA7367" w:rsidP="00FA7367">
      <w:pPr>
        <w:pStyle w:val="Code"/>
        <w:rPr>
          <w:highlight w:val="white"/>
        </w:rPr>
      </w:pPr>
      <w:r w:rsidRPr="00903DBA">
        <w:rPr>
          <w:highlight w:val="white"/>
        </w:rPr>
        <w:t>int rename(const char* oldName, const char* newName);</w:t>
      </w:r>
    </w:p>
    <w:p w14:paraId="21E512A2" w14:textId="77777777" w:rsidR="00FA7367" w:rsidRPr="00903DBA" w:rsidRDefault="00FA7367" w:rsidP="00FA7367">
      <w:pPr>
        <w:pStyle w:val="Code"/>
        <w:rPr>
          <w:highlight w:val="white"/>
        </w:rPr>
      </w:pPr>
      <w:r w:rsidRPr="00903DBA">
        <w:rPr>
          <w:highlight w:val="white"/>
        </w:rPr>
        <w:t>int setvbuf(FILE* stream, char* buffer, int mode, size_t size);</w:t>
      </w:r>
    </w:p>
    <w:p w14:paraId="6C088573" w14:textId="77777777" w:rsidR="00FA7367" w:rsidRPr="00903DBA" w:rsidRDefault="00FA7367" w:rsidP="00FA7367">
      <w:pPr>
        <w:pStyle w:val="Code"/>
        <w:rPr>
          <w:highlight w:val="white"/>
        </w:rPr>
      </w:pPr>
      <w:r w:rsidRPr="00903DBA">
        <w:rPr>
          <w:highlight w:val="white"/>
        </w:rPr>
        <w:t>void setbuf(FILE* stream, char* buffer);</w:t>
      </w:r>
    </w:p>
    <w:p w14:paraId="1DF47A40" w14:textId="77777777" w:rsidR="00FA7367" w:rsidRPr="00903DBA" w:rsidRDefault="00FA7367" w:rsidP="00FA7367">
      <w:pPr>
        <w:pStyle w:val="Code"/>
        <w:rPr>
          <w:highlight w:val="white"/>
        </w:rPr>
      </w:pPr>
      <w:r w:rsidRPr="00903DBA">
        <w:rPr>
          <w:highlight w:val="white"/>
        </w:rPr>
        <w:t>int fgetc(FILE* stream);</w:t>
      </w:r>
    </w:p>
    <w:p w14:paraId="4702AB43" w14:textId="77777777" w:rsidR="00FA7367" w:rsidRPr="00903DBA" w:rsidRDefault="00FA7367" w:rsidP="00FA7367">
      <w:pPr>
        <w:pStyle w:val="Code"/>
        <w:rPr>
          <w:highlight w:val="white"/>
        </w:rPr>
      </w:pPr>
      <w:r w:rsidRPr="00903DBA">
        <w:rPr>
          <w:highlight w:val="white"/>
        </w:rPr>
        <w:t>char* fgets(char* s, int n, FILE* stream);</w:t>
      </w:r>
    </w:p>
    <w:p w14:paraId="4C710427" w14:textId="77777777" w:rsidR="00FA7367" w:rsidRPr="00903DBA" w:rsidRDefault="00FA7367" w:rsidP="00FA7367">
      <w:pPr>
        <w:pStyle w:val="Code"/>
        <w:rPr>
          <w:highlight w:val="white"/>
        </w:rPr>
      </w:pPr>
      <w:r w:rsidRPr="00903DBA">
        <w:rPr>
          <w:highlight w:val="white"/>
        </w:rPr>
        <w:t>int fputc(int i, FILE* stream);</w:t>
      </w:r>
    </w:p>
    <w:p w14:paraId="26B92BB4" w14:textId="77777777" w:rsidR="00FA7367" w:rsidRPr="00903DBA" w:rsidRDefault="00FA7367" w:rsidP="00FA7367">
      <w:pPr>
        <w:pStyle w:val="Code"/>
        <w:rPr>
          <w:highlight w:val="white"/>
        </w:rPr>
      </w:pPr>
      <w:r w:rsidRPr="00903DBA">
        <w:rPr>
          <w:highlight w:val="white"/>
        </w:rPr>
        <w:t>int fputs(const char* s, FILE* stream);</w:t>
      </w:r>
    </w:p>
    <w:p w14:paraId="28CE6292" w14:textId="77777777" w:rsidR="00FA7367" w:rsidRPr="00903DBA" w:rsidRDefault="00FA7367" w:rsidP="00FA7367">
      <w:pPr>
        <w:pStyle w:val="Code"/>
        <w:rPr>
          <w:highlight w:val="white"/>
        </w:rPr>
      </w:pPr>
      <w:r w:rsidRPr="00903DBA">
        <w:rPr>
          <w:highlight w:val="white"/>
        </w:rPr>
        <w:t>int getchar(void);</w:t>
      </w:r>
    </w:p>
    <w:p w14:paraId="10A84E23" w14:textId="77777777" w:rsidR="00FA7367" w:rsidRPr="00903DBA" w:rsidRDefault="00FA7367" w:rsidP="00FA7367">
      <w:pPr>
        <w:pStyle w:val="Code"/>
        <w:rPr>
          <w:highlight w:val="white"/>
        </w:rPr>
      </w:pPr>
      <w:r w:rsidRPr="00903DBA">
        <w:rPr>
          <w:highlight w:val="white"/>
        </w:rPr>
        <w:t>char* gets(char* s);</w:t>
      </w:r>
    </w:p>
    <w:p w14:paraId="23CA590D" w14:textId="77777777" w:rsidR="00FA7367" w:rsidRPr="00903DBA" w:rsidRDefault="00FA7367" w:rsidP="00FA7367">
      <w:pPr>
        <w:pStyle w:val="Code"/>
        <w:rPr>
          <w:highlight w:val="white"/>
        </w:rPr>
      </w:pPr>
      <w:r w:rsidRPr="00903DBA">
        <w:rPr>
          <w:highlight w:val="white"/>
        </w:rPr>
        <w:t>int putchar(int c);</w:t>
      </w:r>
    </w:p>
    <w:p w14:paraId="24C71460" w14:textId="77777777" w:rsidR="00FA7367" w:rsidRPr="00903DBA" w:rsidRDefault="00FA7367" w:rsidP="00FA7367">
      <w:pPr>
        <w:pStyle w:val="Code"/>
        <w:rPr>
          <w:highlight w:val="white"/>
        </w:rPr>
      </w:pPr>
      <w:r w:rsidRPr="00903DBA">
        <w:rPr>
          <w:highlight w:val="white"/>
        </w:rPr>
        <w:t>int puts(const char* s);</w:t>
      </w:r>
    </w:p>
    <w:p w14:paraId="046579C0" w14:textId="77777777" w:rsidR="00FA7367" w:rsidRPr="00903DBA" w:rsidRDefault="00FA7367" w:rsidP="00FA7367">
      <w:pPr>
        <w:pStyle w:val="Code"/>
        <w:rPr>
          <w:highlight w:val="white"/>
        </w:rPr>
      </w:pPr>
      <w:r w:rsidRPr="00903DBA">
        <w:rPr>
          <w:highlight w:val="white"/>
        </w:rPr>
        <w:t>int ungetc(int c, FILE* stream);</w:t>
      </w:r>
    </w:p>
    <w:p w14:paraId="43FC6A2E" w14:textId="77777777" w:rsidR="00FA7367" w:rsidRPr="00903DBA" w:rsidRDefault="00FA7367" w:rsidP="00FA7367">
      <w:pPr>
        <w:pStyle w:val="Code"/>
        <w:rPr>
          <w:highlight w:val="white"/>
        </w:rPr>
      </w:pPr>
      <w:r w:rsidRPr="00903DBA">
        <w:rPr>
          <w:highlight w:val="white"/>
        </w:rPr>
        <w:t>size_t fread(void* ptr, size_t size, size_t nobj, FILE* stream);</w:t>
      </w:r>
    </w:p>
    <w:p w14:paraId="45823FBA" w14:textId="77777777" w:rsidR="00FA7367" w:rsidRPr="00903DBA" w:rsidRDefault="00FA7367" w:rsidP="00FA7367">
      <w:pPr>
        <w:pStyle w:val="Code"/>
        <w:rPr>
          <w:highlight w:val="white"/>
        </w:rPr>
      </w:pPr>
      <w:r w:rsidRPr="00903DBA">
        <w:rPr>
          <w:highlight w:val="white"/>
        </w:rPr>
        <w:t>size_t fwrite(const void* ptr, size_t size, size_t nobj, FILE* stream);</w:t>
      </w:r>
    </w:p>
    <w:p w14:paraId="30D39451" w14:textId="77777777" w:rsidR="00FA7367" w:rsidRPr="00903DBA" w:rsidRDefault="00FA7367" w:rsidP="00FA7367">
      <w:pPr>
        <w:pStyle w:val="Code"/>
        <w:rPr>
          <w:highlight w:val="white"/>
        </w:rPr>
      </w:pPr>
      <w:r w:rsidRPr="00903DBA">
        <w:rPr>
          <w:highlight w:val="white"/>
        </w:rPr>
        <w:t>int fseek(FILE* stream, int offset, int origin);</w:t>
      </w:r>
    </w:p>
    <w:p w14:paraId="3FEDC7C9" w14:textId="77777777" w:rsidR="00FA7367" w:rsidRPr="00903DBA" w:rsidRDefault="00FA7367" w:rsidP="00FA7367">
      <w:pPr>
        <w:pStyle w:val="Code"/>
        <w:rPr>
          <w:highlight w:val="white"/>
        </w:rPr>
      </w:pPr>
      <w:r w:rsidRPr="00903DBA">
        <w:rPr>
          <w:highlight w:val="white"/>
        </w:rPr>
        <w:t>int ftell(FILE* stream);</w:t>
      </w:r>
    </w:p>
    <w:p w14:paraId="20163420" w14:textId="77777777" w:rsidR="00FA7367" w:rsidRPr="00903DBA" w:rsidRDefault="00FA7367" w:rsidP="00FA7367">
      <w:pPr>
        <w:pStyle w:val="Code"/>
        <w:rPr>
          <w:highlight w:val="white"/>
        </w:rPr>
      </w:pPr>
      <w:r w:rsidRPr="00903DBA">
        <w:rPr>
          <w:highlight w:val="white"/>
        </w:rPr>
        <w:t>void rewind(FILE* stream);</w:t>
      </w:r>
    </w:p>
    <w:p w14:paraId="0EDA7BC1" w14:textId="77777777" w:rsidR="00FA7367" w:rsidRPr="00903DBA" w:rsidRDefault="00FA7367" w:rsidP="00FA7367">
      <w:pPr>
        <w:pStyle w:val="Code"/>
        <w:rPr>
          <w:highlight w:val="white"/>
        </w:rPr>
      </w:pPr>
      <w:r w:rsidRPr="00903DBA">
        <w:rPr>
          <w:highlight w:val="white"/>
        </w:rPr>
        <w:t>int fgetpos(FILE* stream, fpos_t* ptr);</w:t>
      </w:r>
    </w:p>
    <w:p w14:paraId="6ECA6391" w14:textId="77777777" w:rsidR="00FA7367" w:rsidRPr="00903DBA" w:rsidRDefault="00FA7367" w:rsidP="00FA7367">
      <w:pPr>
        <w:pStyle w:val="Code"/>
        <w:rPr>
          <w:highlight w:val="white"/>
        </w:rPr>
      </w:pPr>
      <w:r w:rsidRPr="00903DBA">
        <w:rPr>
          <w:highlight w:val="white"/>
        </w:rPr>
        <w:t>int fsetpos(FILE* stream, const fpos_t* ptr);</w:t>
      </w:r>
    </w:p>
    <w:p w14:paraId="655AA450" w14:textId="77777777" w:rsidR="00FA7367" w:rsidRPr="00903DBA" w:rsidRDefault="00FA7367" w:rsidP="00FA7367">
      <w:pPr>
        <w:pStyle w:val="Code"/>
        <w:rPr>
          <w:highlight w:val="white"/>
        </w:rPr>
      </w:pPr>
      <w:r w:rsidRPr="00903DBA">
        <w:rPr>
          <w:highlight w:val="white"/>
        </w:rPr>
        <w:t>void clearerr(FILE* stream);</w:t>
      </w:r>
    </w:p>
    <w:p w14:paraId="615E8DF7" w14:textId="77777777" w:rsidR="00FA7367" w:rsidRPr="00903DBA" w:rsidRDefault="00FA7367" w:rsidP="00FA7367">
      <w:pPr>
        <w:pStyle w:val="Code"/>
        <w:rPr>
          <w:highlight w:val="white"/>
        </w:rPr>
      </w:pPr>
      <w:r w:rsidRPr="00903DBA">
        <w:rPr>
          <w:highlight w:val="white"/>
        </w:rPr>
        <w:t>BOOL feof(FILE* stream);</w:t>
      </w:r>
    </w:p>
    <w:p w14:paraId="03793512" w14:textId="77777777" w:rsidR="00FA7367" w:rsidRPr="00903DBA" w:rsidRDefault="00FA7367" w:rsidP="00FA7367">
      <w:pPr>
        <w:pStyle w:val="Code"/>
        <w:rPr>
          <w:highlight w:val="white"/>
        </w:rPr>
      </w:pPr>
      <w:r w:rsidRPr="00903DBA">
        <w:rPr>
          <w:highlight w:val="white"/>
        </w:rPr>
        <w:t>int ferror(FILE* stream);</w:t>
      </w:r>
    </w:p>
    <w:p w14:paraId="5BF59C13" w14:textId="77777777" w:rsidR="00FA7367" w:rsidRPr="00903DBA" w:rsidRDefault="00FA7367" w:rsidP="00FA7367">
      <w:pPr>
        <w:pStyle w:val="Code"/>
        <w:rPr>
          <w:highlight w:val="white"/>
        </w:rPr>
      </w:pPr>
      <w:r w:rsidRPr="00903DBA">
        <w:rPr>
          <w:highlight w:val="white"/>
        </w:rPr>
        <w:t>void perror(const char* s);</w:t>
      </w:r>
    </w:p>
    <w:p w14:paraId="31D63EFB" w14:textId="77777777" w:rsidR="00FA7367" w:rsidRPr="00903DBA" w:rsidRDefault="00FA7367" w:rsidP="00FA7367">
      <w:pPr>
        <w:pStyle w:val="Code"/>
        <w:rPr>
          <w:highlight w:val="white"/>
        </w:rPr>
      </w:pPr>
    </w:p>
    <w:p w14:paraId="033AE127" w14:textId="77777777" w:rsidR="00FA7367" w:rsidRPr="00903DBA" w:rsidRDefault="00FA7367" w:rsidP="00FA7367">
      <w:pPr>
        <w:pStyle w:val="Code"/>
        <w:rPr>
          <w:highlight w:val="white"/>
        </w:rPr>
      </w:pPr>
      <w:r w:rsidRPr="00903DBA">
        <w:rPr>
          <w:highlight w:val="white"/>
        </w:rPr>
        <w:t>#endif</w:t>
      </w:r>
    </w:p>
    <w:p w14:paraId="7C0800B8" w14:textId="6705C572" w:rsidR="000644C3" w:rsidRPr="00903DBA" w:rsidRDefault="008D6750" w:rsidP="00E65FE6">
      <w:pPr>
        <w:pStyle w:val="CodeHeader"/>
      </w:pPr>
      <w:r w:rsidRPr="00903DBA">
        <w:t>f</w:t>
      </w:r>
      <w:r w:rsidR="000644C3" w:rsidRPr="00903DBA">
        <w:t>ile.c</w:t>
      </w:r>
    </w:p>
    <w:p w14:paraId="44C5EAD9" w14:textId="77777777" w:rsidR="00C25FEE" w:rsidRPr="00903DBA" w:rsidRDefault="00C25FEE" w:rsidP="00C25FEE">
      <w:pPr>
        <w:pStyle w:val="Code"/>
        <w:rPr>
          <w:highlight w:val="white"/>
        </w:rPr>
      </w:pPr>
      <w:bookmarkStart w:id="505" w:name="_Hlk55231107"/>
      <w:r w:rsidRPr="00903DBA">
        <w:rPr>
          <w:highlight w:val="white"/>
        </w:rPr>
        <w:t>#include &lt;stdio.h&gt;</w:t>
      </w:r>
    </w:p>
    <w:p w14:paraId="77CF6131" w14:textId="558468D0" w:rsidR="00C25FEE" w:rsidRPr="00903DBA" w:rsidRDefault="00C25FEE" w:rsidP="00C25FEE">
      <w:pPr>
        <w:pStyle w:val="Code"/>
        <w:rPr>
          <w:highlight w:val="white"/>
        </w:rPr>
      </w:pPr>
      <w:r w:rsidRPr="00903DBA">
        <w:rPr>
          <w:highlight w:val="white"/>
        </w:rPr>
        <w:t>#include &lt;errno.h&gt;</w:t>
      </w:r>
    </w:p>
    <w:p w14:paraId="69D09740" w14:textId="020E4927" w:rsidR="00C25FEE" w:rsidRPr="00903DBA" w:rsidRDefault="00C25FEE" w:rsidP="00C25FEE">
      <w:pPr>
        <w:pStyle w:val="Code"/>
        <w:rPr>
          <w:highlight w:val="white"/>
        </w:rPr>
      </w:pPr>
      <w:r w:rsidRPr="00903DBA">
        <w:rPr>
          <w:highlight w:val="white"/>
        </w:rPr>
        <w:t>#include &lt;locale.h&gt;</w:t>
      </w:r>
    </w:p>
    <w:p w14:paraId="0247553C" w14:textId="5124C12D" w:rsidR="00C25FEE" w:rsidRPr="00903DBA" w:rsidRDefault="00C25FEE" w:rsidP="00C25FEE">
      <w:pPr>
        <w:pStyle w:val="Code"/>
        <w:rPr>
          <w:highlight w:val="white"/>
        </w:rPr>
      </w:pPr>
      <w:r w:rsidRPr="00903DBA">
        <w:rPr>
          <w:highlight w:val="white"/>
        </w:rPr>
        <w:t>#include &lt;string.h&gt;</w:t>
      </w:r>
    </w:p>
    <w:p w14:paraId="059D9041" w14:textId="77777777" w:rsidR="00C25FEE" w:rsidRPr="00903DBA" w:rsidRDefault="00C25FEE" w:rsidP="00C25FEE">
      <w:pPr>
        <w:pStyle w:val="Code"/>
        <w:rPr>
          <w:highlight w:val="white"/>
        </w:rPr>
      </w:pPr>
    </w:p>
    <w:p w14:paraId="08B3BC99" w14:textId="77777777" w:rsidR="00C25FEE" w:rsidRPr="00903DBA" w:rsidRDefault="00C25FEE" w:rsidP="00C25FEE">
      <w:pPr>
        <w:pStyle w:val="Code"/>
        <w:rPr>
          <w:highlight w:val="white"/>
        </w:rPr>
      </w:pPr>
      <w:r w:rsidRPr="00903DBA">
        <w:rPr>
          <w:highlight w:val="white"/>
        </w:rPr>
        <w:t>FILE g_fileArray[FOPEN_MAX] = {{TRUE, 0}, {TRUE, 1}, {TRUE, 2}};</w:t>
      </w:r>
    </w:p>
    <w:p w14:paraId="324B7667" w14:textId="77777777" w:rsidR="00C25FEE" w:rsidRPr="00903DBA" w:rsidRDefault="00C25FEE" w:rsidP="00C25FEE">
      <w:pPr>
        <w:pStyle w:val="Code"/>
        <w:rPr>
          <w:highlight w:val="white"/>
        </w:rPr>
      </w:pPr>
      <w:r w:rsidRPr="00903DBA">
        <w:rPr>
          <w:highlight w:val="white"/>
        </w:rPr>
        <w:t>FILE *stdin = &amp;g_fileArray[0], *stdout = &amp;g_fileArray[1],</w:t>
      </w:r>
    </w:p>
    <w:p w14:paraId="7256FFC7" w14:textId="1EF57445" w:rsidR="00C25FEE" w:rsidRPr="00903DBA" w:rsidRDefault="00C25FEE" w:rsidP="00C25FEE">
      <w:pPr>
        <w:pStyle w:val="Code"/>
        <w:rPr>
          <w:highlight w:val="white"/>
        </w:rPr>
      </w:pPr>
      <w:r w:rsidRPr="00903DBA">
        <w:rPr>
          <w:highlight w:val="white"/>
        </w:rPr>
        <w:t xml:space="preserve">     *stderr = &amp;g_fileArray[2];</w:t>
      </w:r>
    </w:p>
    <w:p w14:paraId="0E9F6DCF" w14:textId="77777777" w:rsidR="00C25FEE" w:rsidRPr="00903DBA" w:rsidRDefault="00C25FEE" w:rsidP="00C25FEE">
      <w:pPr>
        <w:pStyle w:val="Code"/>
        <w:rPr>
          <w:highlight w:val="white"/>
        </w:rPr>
      </w:pPr>
    </w:p>
    <w:p w14:paraId="15445C2B" w14:textId="77777777" w:rsidR="00C25FEE" w:rsidRPr="00903DBA" w:rsidRDefault="00C25FEE" w:rsidP="00C25FEE">
      <w:pPr>
        <w:pStyle w:val="Code"/>
        <w:rPr>
          <w:highlight w:val="white"/>
        </w:rPr>
      </w:pPr>
      <w:r w:rsidRPr="00903DBA">
        <w:rPr>
          <w:highlight w:val="white"/>
        </w:rPr>
        <w:t>enum {EEXIST, ENOENT, EACCES};</w:t>
      </w:r>
    </w:p>
    <w:p w14:paraId="7A909969" w14:textId="77777777" w:rsidR="00C25FEE" w:rsidRPr="00903DBA" w:rsidRDefault="00C25FEE" w:rsidP="00C25FEE">
      <w:pPr>
        <w:pStyle w:val="Code"/>
        <w:rPr>
          <w:highlight w:val="white"/>
        </w:rPr>
      </w:pPr>
      <w:r w:rsidRPr="00903DBA">
        <w:rPr>
          <w:highlight w:val="white"/>
        </w:rPr>
        <w:t>enum {SEEK_SET = 0, SEEK_CUR = 1, SEEK_END = 2};</w:t>
      </w:r>
    </w:p>
    <w:p w14:paraId="185A4F67" w14:textId="77777777" w:rsidR="00C25FEE" w:rsidRPr="00903DBA" w:rsidRDefault="00C25FEE" w:rsidP="00C25FEE">
      <w:pPr>
        <w:pStyle w:val="Code"/>
        <w:rPr>
          <w:highlight w:val="white"/>
        </w:rPr>
      </w:pPr>
      <w:r w:rsidRPr="00903DBA">
        <w:rPr>
          <w:highlight w:val="white"/>
        </w:rPr>
        <w:t>enum {READ = 0x40, WRITE = 0x41, READ_WRITE = 0x42};</w:t>
      </w:r>
    </w:p>
    <w:p w14:paraId="5BA4D871" w14:textId="77777777" w:rsidR="00C25FEE" w:rsidRPr="00903DBA" w:rsidRDefault="00C25FEE" w:rsidP="00C25FEE">
      <w:pPr>
        <w:pStyle w:val="Code"/>
        <w:rPr>
          <w:highlight w:val="white"/>
        </w:rPr>
      </w:pPr>
    </w:p>
    <w:p w14:paraId="5E103F77" w14:textId="77777777" w:rsidR="00C25FEE" w:rsidRPr="00903DBA" w:rsidRDefault="00C25FEE" w:rsidP="00C25FEE">
      <w:pPr>
        <w:pStyle w:val="Code"/>
        <w:rPr>
          <w:highlight w:val="white"/>
        </w:rPr>
      </w:pPr>
      <w:r w:rsidRPr="00903DBA">
        <w:rPr>
          <w:highlight w:val="white"/>
        </w:rPr>
        <w:t>#define MAX(a,b) (((a) &gt; (b)) ? (a) : (b))</w:t>
      </w:r>
    </w:p>
    <w:p w14:paraId="305F9EF5" w14:textId="77777777" w:rsidR="00C25FEE" w:rsidRPr="00903DBA" w:rsidRDefault="00C25FEE" w:rsidP="00C25FEE">
      <w:pPr>
        <w:pStyle w:val="Code"/>
        <w:rPr>
          <w:highlight w:val="white"/>
        </w:rPr>
      </w:pPr>
    </w:p>
    <w:p w14:paraId="5F61F7F7" w14:textId="77777777" w:rsidR="00C25FEE" w:rsidRPr="00903DBA" w:rsidRDefault="00C25FEE" w:rsidP="00C25FEE">
      <w:pPr>
        <w:pStyle w:val="Code"/>
        <w:rPr>
          <w:highlight w:val="white"/>
        </w:rPr>
      </w:pPr>
      <w:r w:rsidRPr="00903DBA">
        <w:rPr>
          <w:highlight w:val="white"/>
        </w:rPr>
        <w:t>#define FILE_NOT_FOUND 0x02</w:t>
      </w:r>
    </w:p>
    <w:p w14:paraId="4C72AC33" w14:textId="77777777" w:rsidR="00C25FEE" w:rsidRPr="00903DBA" w:rsidRDefault="00C25FEE" w:rsidP="00C25FEE">
      <w:pPr>
        <w:pStyle w:val="Code"/>
        <w:rPr>
          <w:highlight w:val="white"/>
        </w:rPr>
      </w:pPr>
    </w:p>
    <w:p w14:paraId="664508D3" w14:textId="77777777" w:rsidR="00C25FEE" w:rsidRPr="00903DBA" w:rsidRDefault="00C25FEE" w:rsidP="00C25FEE">
      <w:pPr>
        <w:pStyle w:val="Code"/>
        <w:rPr>
          <w:highlight w:val="white"/>
        </w:rPr>
      </w:pPr>
      <w:r w:rsidRPr="00903DBA">
        <w:rPr>
          <w:highlight w:val="white"/>
        </w:rPr>
        <w:t>#define PRINT(x,y) { printf(#x " = &lt;%" #y "&gt;\n", (x)); }</w:t>
      </w:r>
    </w:p>
    <w:p w14:paraId="017080DD" w14:textId="77777777" w:rsidR="00C25FEE" w:rsidRPr="00903DBA" w:rsidRDefault="00C25FEE" w:rsidP="00C25FEE">
      <w:pPr>
        <w:pStyle w:val="Code"/>
        <w:rPr>
          <w:highlight w:val="white"/>
        </w:rPr>
      </w:pPr>
    </w:p>
    <w:p w14:paraId="540C5B93" w14:textId="77777777" w:rsidR="00C25FEE" w:rsidRPr="00903DBA" w:rsidRDefault="00C25FEE" w:rsidP="00C25FEE">
      <w:pPr>
        <w:pStyle w:val="Code"/>
        <w:rPr>
          <w:highlight w:val="white"/>
        </w:rPr>
      </w:pPr>
      <w:r w:rsidRPr="00903DBA">
        <w:rPr>
          <w:highlight w:val="white"/>
        </w:rPr>
        <w:t>static int filecreate(const char* name) {</w:t>
      </w:r>
    </w:p>
    <w:p w14:paraId="79220691" w14:textId="77777777" w:rsidR="00C25FEE" w:rsidRPr="00903DBA" w:rsidRDefault="00C25FEE" w:rsidP="00C25FEE">
      <w:pPr>
        <w:pStyle w:val="Code"/>
        <w:rPr>
          <w:highlight w:val="white"/>
        </w:rPr>
      </w:pPr>
      <w:r w:rsidRPr="00903DBA">
        <w:rPr>
          <w:highlight w:val="white"/>
        </w:rPr>
        <w:t>#ifdef __WINDOWS__</w:t>
      </w:r>
    </w:p>
    <w:p w14:paraId="2962F11F" w14:textId="77777777" w:rsidR="00C25FEE" w:rsidRPr="00903DBA" w:rsidRDefault="00C25FEE" w:rsidP="00C25FEE">
      <w:pPr>
        <w:pStyle w:val="Code"/>
        <w:rPr>
          <w:highlight w:val="white"/>
        </w:rPr>
      </w:pPr>
      <w:r w:rsidRPr="00903DBA">
        <w:rPr>
          <w:highlight w:val="white"/>
        </w:rPr>
        <w:t xml:space="preserve">  register_ah = 0x3Cs;</w:t>
      </w:r>
    </w:p>
    <w:p w14:paraId="53C90342" w14:textId="77777777" w:rsidR="00C25FEE" w:rsidRPr="00903DBA" w:rsidRDefault="00C25FEE" w:rsidP="00C25FEE">
      <w:pPr>
        <w:pStyle w:val="Code"/>
        <w:rPr>
          <w:highlight w:val="white"/>
        </w:rPr>
      </w:pPr>
      <w:r w:rsidRPr="00903DBA">
        <w:rPr>
          <w:highlight w:val="white"/>
        </w:rPr>
        <w:t xml:space="preserve">  register_cx = 0x00;</w:t>
      </w:r>
    </w:p>
    <w:p w14:paraId="618EE260" w14:textId="77777777" w:rsidR="00C25FEE" w:rsidRPr="00903DBA" w:rsidRDefault="00C25FEE" w:rsidP="00C25FEE">
      <w:pPr>
        <w:pStyle w:val="Code"/>
        <w:rPr>
          <w:highlight w:val="white"/>
        </w:rPr>
      </w:pPr>
      <w:r w:rsidRPr="00903DBA">
        <w:rPr>
          <w:highlight w:val="white"/>
        </w:rPr>
        <w:t xml:space="preserve">  register_dx = name;</w:t>
      </w:r>
    </w:p>
    <w:p w14:paraId="418F7031" w14:textId="110E86D8" w:rsidR="00C25FEE" w:rsidRPr="00903DBA" w:rsidRDefault="00C25FEE" w:rsidP="00C25FEE">
      <w:pPr>
        <w:pStyle w:val="Code"/>
        <w:rPr>
          <w:highlight w:val="white"/>
        </w:rPr>
      </w:pPr>
      <w:r w:rsidRPr="00903DBA">
        <w:rPr>
          <w:highlight w:val="white"/>
        </w:rPr>
        <w:t xml:space="preserve">  interrupt(0x21s);</w:t>
      </w:r>
    </w:p>
    <w:p w14:paraId="7557CE41" w14:textId="77777777" w:rsidR="00815F10" w:rsidRPr="00903DBA" w:rsidRDefault="00815F10" w:rsidP="00C25FEE">
      <w:pPr>
        <w:pStyle w:val="Code"/>
        <w:rPr>
          <w:highlight w:val="white"/>
        </w:rPr>
      </w:pPr>
    </w:p>
    <w:p w14:paraId="54D58A70" w14:textId="77777777" w:rsidR="00815F10" w:rsidRPr="00903DBA" w:rsidRDefault="00815F10" w:rsidP="00815F10">
      <w:pPr>
        <w:pStyle w:val="Code"/>
        <w:rPr>
          <w:highlight w:val="white"/>
        </w:rPr>
      </w:pPr>
      <w:r w:rsidRPr="00903DBA">
        <w:rPr>
          <w:highlight w:val="white"/>
        </w:rPr>
        <w:t xml:space="preserve">  { int handle = register_ax;</w:t>
      </w:r>
    </w:p>
    <w:p w14:paraId="1F2CD876" w14:textId="77777777" w:rsidR="00815F10" w:rsidRPr="00903DBA" w:rsidRDefault="00815F10" w:rsidP="00815F10">
      <w:pPr>
        <w:pStyle w:val="Code"/>
        <w:rPr>
          <w:highlight w:val="white"/>
        </w:rPr>
      </w:pPr>
    </w:p>
    <w:p w14:paraId="1678DE51" w14:textId="77777777" w:rsidR="00815F10" w:rsidRPr="00903DBA" w:rsidRDefault="00815F10" w:rsidP="00815F10">
      <w:pPr>
        <w:pStyle w:val="Code"/>
        <w:rPr>
          <w:highlight w:val="white"/>
        </w:rPr>
      </w:pPr>
      <w:r w:rsidRPr="00903DBA">
        <w:rPr>
          <w:highlight w:val="white"/>
        </w:rPr>
        <w:t xml:space="preserve">    if (carry_flag) {</w:t>
      </w:r>
    </w:p>
    <w:p w14:paraId="35F58CCA" w14:textId="77777777" w:rsidR="00815F10" w:rsidRPr="00903DBA" w:rsidRDefault="00815F10" w:rsidP="00815F10">
      <w:pPr>
        <w:pStyle w:val="Code"/>
        <w:rPr>
          <w:highlight w:val="white"/>
        </w:rPr>
      </w:pPr>
      <w:r w:rsidRPr="00903DBA">
        <w:rPr>
          <w:highlight w:val="white"/>
        </w:rPr>
        <w:t xml:space="preserve">      errno = FOPEN;</w:t>
      </w:r>
    </w:p>
    <w:p w14:paraId="2826E02D" w14:textId="77777777" w:rsidR="00815F10" w:rsidRPr="00903DBA" w:rsidRDefault="00815F10" w:rsidP="00815F10">
      <w:pPr>
        <w:pStyle w:val="Code"/>
        <w:rPr>
          <w:highlight w:val="white"/>
        </w:rPr>
      </w:pPr>
      <w:r w:rsidRPr="00903DBA">
        <w:rPr>
          <w:highlight w:val="white"/>
        </w:rPr>
        <w:t xml:space="preserve">      return -1;</w:t>
      </w:r>
    </w:p>
    <w:p w14:paraId="7672DA10" w14:textId="77777777" w:rsidR="00815F10" w:rsidRPr="00903DBA" w:rsidRDefault="00815F10" w:rsidP="00815F10">
      <w:pPr>
        <w:pStyle w:val="Code"/>
        <w:rPr>
          <w:highlight w:val="white"/>
        </w:rPr>
      </w:pPr>
      <w:r w:rsidRPr="00903DBA">
        <w:rPr>
          <w:highlight w:val="white"/>
        </w:rPr>
        <w:t xml:space="preserve">    }</w:t>
      </w:r>
    </w:p>
    <w:p w14:paraId="2F248F1A" w14:textId="77777777" w:rsidR="00815F10" w:rsidRPr="00903DBA" w:rsidRDefault="00815F10" w:rsidP="00815F10">
      <w:pPr>
        <w:pStyle w:val="Code"/>
        <w:rPr>
          <w:highlight w:val="white"/>
        </w:rPr>
      </w:pPr>
    </w:p>
    <w:p w14:paraId="28929284" w14:textId="77777777" w:rsidR="00815F10" w:rsidRPr="00903DBA" w:rsidRDefault="00815F10" w:rsidP="00815F10">
      <w:pPr>
        <w:pStyle w:val="Code"/>
        <w:rPr>
          <w:highlight w:val="white"/>
        </w:rPr>
      </w:pPr>
      <w:r w:rsidRPr="00903DBA">
        <w:rPr>
          <w:highlight w:val="white"/>
        </w:rPr>
        <w:t xml:space="preserve">    return handle;</w:t>
      </w:r>
    </w:p>
    <w:p w14:paraId="1A0BA307" w14:textId="77777777" w:rsidR="00815F10" w:rsidRPr="00903DBA" w:rsidRDefault="00815F10" w:rsidP="00815F10">
      <w:pPr>
        <w:pStyle w:val="Code"/>
        <w:rPr>
          <w:highlight w:val="white"/>
        </w:rPr>
      </w:pPr>
      <w:r w:rsidRPr="00903DBA">
        <w:rPr>
          <w:highlight w:val="white"/>
        </w:rPr>
        <w:t xml:space="preserve">  }</w:t>
      </w:r>
    </w:p>
    <w:p w14:paraId="75398613" w14:textId="77777777" w:rsidR="00C25FEE" w:rsidRPr="00903DBA" w:rsidRDefault="00C25FEE" w:rsidP="00C25FEE">
      <w:pPr>
        <w:pStyle w:val="Code"/>
        <w:rPr>
          <w:highlight w:val="white"/>
        </w:rPr>
      </w:pPr>
      <w:r w:rsidRPr="00903DBA">
        <w:rPr>
          <w:highlight w:val="white"/>
        </w:rPr>
        <w:t>#endif</w:t>
      </w:r>
    </w:p>
    <w:p w14:paraId="3AD975B9" w14:textId="77777777" w:rsidR="00C25FEE" w:rsidRPr="00903DBA" w:rsidRDefault="00C25FEE" w:rsidP="00C25FEE">
      <w:pPr>
        <w:pStyle w:val="Code"/>
        <w:rPr>
          <w:highlight w:val="white"/>
        </w:rPr>
      </w:pPr>
    </w:p>
    <w:p w14:paraId="4386068F" w14:textId="77777777" w:rsidR="00C25FEE" w:rsidRPr="00903DBA" w:rsidRDefault="00C25FEE" w:rsidP="00C25FEE">
      <w:pPr>
        <w:pStyle w:val="Code"/>
        <w:rPr>
          <w:highlight w:val="white"/>
        </w:rPr>
      </w:pPr>
      <w:r w:rsidRPr="00903DBA">
        <w:rPr>
          <w:highlight w:val="white"/>
        </w:rPr>
        <w:t>#ifdef __LINUX__</w:t>
      </w:r>
    </w:p>
    <w:p w14:paraId="07B67950" w14:textId="530F8C89" w:rsidR="00C25FEE" w:rsidRPr="00903DBA" w:rsidRDefault="00C25FEE" w:rsidP="00C25FEE">
      <w:pPr>
        <w:pStyle w:val="Code"/>
        <w:rPr>
          <w:highlight w:val="white"/>
        </w:rPr>
      </w:pPr>
      <w:r w:rsidRPr="00903DBA">
        <w:rPr>
          <w:highlight w:val="white"/>
        </w:rPr>
        <w:t xml:space="preserve">  register_rax = 85;</w:t>
      </w:r>
    </w:p>
    <w:p w14:paraId="7E58B1F9" w14:textId="77777777" w:rsidR="00C25FEE" w:rsidRPr="00903DBA" w:rsidRDefault="00C25FEE" w:rsidP="00C25FEE">
      <w:pPr>
        <w:pStyle w:val="Code"/>
        <w:rPr>
          <w:highlight w:val="white"/>
        </w:rPr>
      </w:pPr>
      <w:r w:rsidRPr="00903DBA">
        <w:rPr>
          <w:highlight w:val="white"/>
        </w:rPr>
        <w:t xml:space="preserve">  register_rdi = (unsigned long) name;</w:t>
      </w:r>
    </w:p>
    <w:p w14:paraId="2BB09B57" w14:textId="77777777" w:rsidR="00C25FEE" w:rsidRPr="00903DBA" w:rsidRDefault="00C25FEE" w:rsidP="00C25FEE">
      <w:pPr>
        <w:pStyle w:val="Code"/>
        <w:rPr>
          <w:highlight w:val="white"/>
        </w:rPr>
      </w:pPr>
      <w:r w:rsidRPr="00903DBA">
        <w:rPr>
          <w:highlight w:val="white"/>
        </w:rPr>
        <w:t xml:space="preserve">  register_rsi = 0777L; // octal</w:t>
      </w:r>
    </w:p>
    <w:p w14:paraId="31441214" w14:textId="77777777" w:rsidR="00C25FEE" w:rsidRPr="00903DBA" w:rsidRDefault="00C25FEE" w:rsidP="00C25FEE">
      <w:pPr>
        <w:pStyle w:val="Code"/>
        <w:rPr>
          <w:highlight w:val="white"/>
        </w:rPr>
      </w:pPr>
      <w:r w:rsidRPr="00903DBA">
        <w:rPr>
          <w:highlight w:val="white"/>
        </w:rPr>
        <w:t xml:space="preserve">  syscall();</w:t>
      </w:r>
    </w:p>
    <w:p w14:paraId="1B7648F5" w14:textId="1DD3521B" w:rsidR="00C25FEE" w:rsidRPr="00903DBA" w:rsidRDefault="00C25FEE" w:rsidP="00C25FEE">
      <w:pPr>
        <w:pStyle w:val="Code"/>
        <w:rPr>
          <w:highlight w:val="white"/>
        </w:rPr>
      </w:pPr>
      <w:r w:rsidRPr="00903DBA">
        <w:rPr>
          <w:highlight w:val="white"/>
        </w:rPr>
        <w:t xml:space="preserve">  return </w:t>
      </w:r>
      <w:r w:rsidR="00CB268B" w:rsidRPr="00903DBA">
        <w:rPr>
          <w:highlight w:val="white"/>
        </w:rPr>
        <w:t>register_</w:t>
      </w:r>
      <w:r w:rsidR="00D11974" w:rsidRPr="00903DBA">
        <w:rPr>
          <w:highlight w:val="white"/>
        </w:rPr>
        <w:t>e</w:t>
      </w:r>
      <w:r w:rsidR="00CB268B" w:rsidRPr="00903DBA">
        <w:rPr>
          <w:highlight w:val="white"/>
        </w:rPr>
        <w:t>ax</w:t>
      </w:r>
      <w:r w:rsidRPr="00903DBA">
        <w:rPr>
          <w:highlight w:val="white"/>
        </w:rPr>
        <w:t>;</w:t>
      </w:r>
    </w:p>
    <w:p w14:paraId="23D9A19E" w14:textId="77777777" w:rsidR="00C25FEE" w:rsidRPr="00903DBA" w:rsidRDefault="00C25FEE" w:rsidP="00C25FEE">
      <w:pPr>
        <w:pStyle w:val="Code"/>
        <w:rPr>
          <w:highlight w:val="white"/>
        </w:rPr>
      </w:pPr>
      <w:r w:rsidRPr="00903DBA">
        <w:rPr>
          <w:highlight w:val="white"/>
        </w:rPr>
        <w:t>#endif</w:t>
      </w:r>
    </w:p>
    <w:p w14:paraId="6F19F03B" w14:textId="77777777" w:rsidR="00C25FEE" w:rsidRPr="00903DBA" w:rsidRDefault="00C25FEE" w:rsidP="00C25FEE">
      <w:pPr>
        <w:pStyle w:val="Code"/>
        <w:rPr>
          <w:highlight w:val="white"/>
        </w:rPr>
      </w:pPr>
      <w:r w:rsidRPr="00903DBA">
        <w:rPr>
          <w:highlight w:val="white"/>
        </w:rPr>
        <w:t>}</w:t>
      </w:r>
    </w:p>
    <w:p w14:paraId="5121EC5C" w14:textId="77777777" w:rsidR="00C25FEE" w:rsidRPr="00903DBA" w:rsidRDefault="00C25FEE" w:rsidP="00C25FEE">
      <w:pPr>
        <w:pStyle w:val="Code"/>
        <w:rPr>
          <w:highlight w:val="white"/>
        </w:rPr>
      </w:pPr>
    </w:p>
    <w:p w14:paraId="1D75790A" w14:textId="77777777" w:rsidR="00C25FEE" w:rsidRPr="00903DBA" w:rsidRDefault="00C25FEE" w:rsidP="00C25FEE">
      <w:pPr>
        <w:pStyle w:val="Code"/>
        <w:rPr>
          <w:highlight w:val="white"/>
        </w:rPr>
      </w:pPr>
      <w:r w:rsidRPr="00903DBA">
        <w:rPr>
          <w:highlight w:val="white"/>
        </w:rPr>
        <w:t>BOOL fileexists(const char* name) {</w:t>
      </w:r>
    </w:p>
    <w:p w14:paraId="3EB13286" w14:textId="77777777" w:rsidR="00C25FEE" w:rsidRPr="00903DBA" w:rsidRDefault="00C25FEE" w:rsidP="00C25FEE">
      <w:pPr>
        <w:pStyle w:val="Code"/>
        <w:rPr>
          <w:highlight w:val="white"/>
        </w:rPr>
      </w:pPr>
      <w:r w:rsidRPr="00903DBA">
        <w:rPr>
          <w:highlight w:val="white"/>
        </w:rPr>
        <w:t>#ifdef __WINDOWS__</w:t>
      </w:r>
    </w:p>
    <w:p w14:paraId="2EEC19DE" w14:textId="77777777" w:rsidR="00C25FEE" w:rsidRPr="00903DBA" w:rsidRDefault="00C25FEE" w:rsidP="00C25FEE">
      <w:pPr>
        <w:pStyle w:val="Code"/>
        <w:rPr>
          <w:highlight w:val="white"/>
        </w:rPr>
      </w:pPr>
      <w:r w:rsidRPr="00903DBA">
        <w:rPr>
          <w:highlight w:val="white"/>
        </w:rPr>
        <w:t xml:space="preserve">  register_ah = 0x43s;</w:t>
      </w:r>
    </w:p>
    <w:p w14:paraId="32A935A9" w14:textId="77777777" w:rsidR="00C25FEE" w:rsidRPr="00903DBA" w:rsidRDefault="00C25FEE" w:rsidP="00C25FEE">
      <w:pPr>
        <w:pStyle w:val="Code"/>
        <w:rPr>
          <w:highlight w:val="white"/>
        </w:rPr>
      </w:pPr>
      <w:r w:rsidRPr="00903DBA">
        <w:rPr>
          <w:highlight w:val="white"/>
        </w:rPr>
        <w:t xml:space="preserve">  register_al = 0x00s;</w:t>
      </w:r>
    </w:p>
    <w:p w14:paraId="207C7055" w14:textId="77777777" w:rsidR="00C25FEE" w:rsidRPr="00903DBA" w:rsidRDefault="00C25FEE" w:rsidP="00C25FEE">
      <w:pPr>
        <w:pStyle w:val="Code"/>
        <w:rPr>
          <w:highlight w:val="white"/>
        </w:rPr>
      </w:pPr>
      <w:r w:rsidRPr="00903DBA">
        <w:rPr>
          <w:highlight w:val="white"/>
        </w:rPr>
        <w:t xml:space="preserve">  register_dx = name;</w:t>
      </w:r>
    </w:p>
    <w:p w14:paraId="60EE41D9" w14:textId="77777777" w:rsidR="00C25FEE" w:rsidRPr="00903DBA" w:rsidRDefault="00C25FEE" w:rsidP="00C25FEE">
      <w:pPr>
        <w:pStyle w:val="Code"/>
        <w:rPr>
          <w:highlight w:val="white"/>
        </w:rPr>
      </w:pPr>
      <w:r w:rsidRPr="00903DBA">
        <w:rPr>
          <w:highlight w:val="white"/>
        </w:rPr>
        <w:t xml:space="preserve">  interrupt(0x21s);</w:t>
      </w:r>
    </w:p>
    <w:p w14:paraId="2F60FAEC" w14:textId="77777777" w:rsidR="00C25FEE" w:rsidRPr="00903DBA" w:rsidRDefault="00C25FEE" w:rsidP="00C25FEE">
      <w:pPr>
        <w:pStyle w:val="Code"/>
        <w:rPr>
          <w:highlight w:val="white"/>
        </w:rPr>
      </w:pPr>
      <w:r w:rsidRPr="00903DBA">
        <w:rPr>
          <w:highlight w:val="white"/>
        </w:rPr>
        <w:t xml:space="preserve">  return !carry_flag;</w:t>
      </w:r>
    </w:p>
    <w:p w14:paraId="36870873" w14:textId="77777777" w:rsidR="00C25FEE" w:rsidRPr="00903DBA" w:rsidRDefault="00C25FEE" w:rsidP="00C25FEE">
      <w:pPr>
        <w:pStyle w:val="Code"/>
        <w:rPr>
          <w:highlight w:val="white"/>
        </w:rPr>
      </w:pPr>
      <w:r w:rsidRPr="00903DBA">
        <w:rPr>
          <w:highlight w:val="white"/>
        </w:rPr>
        <w:t>#endif</w:t>
      </w:r>
    </w:p>
    <w:p w14:paraId="755C0003" w14:textId="77777777" w:rsidR="00C25FEE" w:rsidRPr="00903DBA" w:rsidRDefault="00C25FEE" w:rsidP="00C25FEE">
      <w:pPr>
        <w:pStyle w:val="Code"/>
        <w:rPr>
          <w:highlight w:val="white"/>
        </w:rPr>
      </w:pPr>
    </w:p>
    <w:p w14:paraId="657963EE" w14:textId="77777777" w:rsidR="00C25FEE" w:rsidRPr="00903DBA" w:rsidRDefault="00C25FEE" w:rsidP="00C25FEE">
      <w:pPr>
        <w:pStyle w:val="Code"/>
        <w:rPr>
          <w:highlight w:val="white"/>
        </w:rPr>
      </w:pPr>
      <w:r w:rsidRPr="00903DBA">
        <w:rPr>
          <w:highlight w:val="white"/>
        </w:rPr>
        <w:t>#ifdef __LINUX__</w:t>
      </w:r>
    </w:p>
    <w:p w14:paraId="02D7635B" w14:textId="77777777" w:rsidR="00A6660E" w:rsidRPr="00903DBA" w:rsidRDefault="00A6660E" w:rsidP="00A6660E">
      <w:pPr>
        <w:pStyle w:val="Code"/>
        <w:rPr>
          <w:highlight w:val="white"/>
        </w:rPr>
      </w:pPr>
      <w:r w:rsidRPr="00903DBA">
        <w:rPr>
          <w:highlight w:val="white"/>
        </w:rPr>
        <w:t xml:space="preserve">  register_rax = 5;</w:t>
      </w:r>
    </w:p>
    <w:p w14:paraId="1C0B3D21" w14:textId="77777777" w:rsidR="00A6660E" w:rsidRPr="00903DBA" w:rsidRDefault="00A6660E" w:rsidP="00A6660E">
      <w:pPr>
        <w:pStyle w:val="Code"/>
        <w:rPr>
          <w:highlight w:val="white"/>
        </w:rPr>
      </w:pPr>
      <w:r w:rsidRPr="00903DBA">
        <w:rPr>
          <w:highlight w:val="white"/>
        </w:rPr>
        <w:t xml:space="preserve">  register_rdi = (unsigned long) name;</w:t>
      </w:r>
    </w:p>
    <w:p w14:paraId="7634CEC3" w14:textId="77777777" w:rsidR="00A6660E" w:rsidRPr="00903DBA" w:rsidRDefault="00A6660E" w:rsidP="00A6660E">
      <w:pPr>
        <w:pStyle w:val="Code"/>
        <w:rPr>
          <w:highlight w:val="white"/>
        </w:rPr>
      </w:pPr>
      <w:r w:rsidRPr="00903DBA">
        <w:rPr>
          <w:highlight w:val="white"/>
        </w:rPr>
        <w:t xml:space="preserve">  register_rsi = NULL;</w:t>
      </w:r>
    </w:p>
    <w:p w14:paraId="62ED1363" w14:textId="77777777" w:rsidR="00A6660E" w:rsidRPr="00903DBA" w:rsidRDefault="00A6660E" w:rsidP="00A6660E">
      <w:pPr>
        <w:pStyle w:val="Code"/>
        <w:rPr>
          <w:highlight w:val="white"/>
        </w:rPr>
      </w:pPr>
      <w:r w:rsidRPr="00903DBA">
        <w:rPr>
          <w:highlight w:val="white"/>
        </w:rPr>
        <w:t xml:space="preserve">  syscall();</w:t>
      </w:r>
    </w:p>
    <w:p w14:paraId="3C0DA33E" w14:textId="77777777" w:rsidR="00A6660E" w:rsidRPr="00903DBA" w:rsidRDefault="00A6660E" w:rsidP="00A6660E">
      <w:pPr>
        <w:pStyle w:val="Code"/>
        <w:rPr>
          <w:highlight w:val="white"/>
        </w:rPr>
      </w:pPr>
      <w:r w:rsidRPr="00903DBA">
        <w:rPr>
          <w:highlight w:val="white"/>
        </w:rPr>
        <w:t xml:space="preserve">  return register_rbx;</w:t>
      </w:r>
    </w:p>
    <w:p w14:paraId="59E665EA" w14:textId="77777777" w:rsidR="00C25FEE" w:rsidRPr="00903DBA" w:rsidRDefault="00C25FEE" w:rsidP="00C25FEE">
      <w:pPr>
        <w:pStyle w:val="Code"/>
        <w:rPr>
          <w:highlight w:val="white"/>
        </w:rPr>
      </w:pPr>
      <w:r w:rsidRPr="00903DBA">
        <w:rPr>
          <w:highlight w:val="white"/>
        </w:rPr>
        <w:t>#endif</w:t>
      </w:r>
    </w:p>
    <w:p w14:paraId="76E0AE6D" w14:textId="77777777" w:rsidR="00C25FEE" w:rsidRPr="00903DBA" w:rsidRDefault="00C25FEE" w:rsidP="00C25FEE">
      <w:pPr>
        <w:pStyle w:val="Code"/>
        <w:rPr>
          <w:highlight w:val="white"/>
        </w:rPr>
      </w:pPr>
      <w:r w:rsidRPr="00903DBA">
        <w:rPr>
          <w:highlight w:val="white"/>
        </w:rPr>
        <w:t>}</w:t>
      </w:r>
    </w:p>
    <w:p w14:paraId="2490856F" w14:textId="77777777" w:rsidR="00C25FEE" w:rsidRPr="00903DBA" w:rsidRDefault="00C25FEE" w:rsidP="00C25FEE">
      <w:pPr>
        <w:pStyle w:val="Code"/>
        <w:rPr>
          <w:highlight w:val="white"/>
        </w:rPr>
      </w:pPr>
    </w:p>
    <w:p w14:paraId="575BB449" w14:textId="77777777" w:rsidR="00C25FEE" w:rsidRPr="00903DBA" w:rsidRDefault="00C25FEE" w:rsidP="00C25FEE">
      <w:pPr>
        <w:pStyle w:val="Code"/>
        <w:rPr>
          <w:color w:val="000000"/>
          <w:highlight w:val="white"/>
        </w:rPr>
      </w:pPr>
      <w:r w:rsidRPr="00903DBA">
        <w:rPr>
          <w:highlight w:val="white"/>
        </w:rPr>
        <w:t>static</w:t>
      </w:r>
      <w:r w:rsidRPr="00903DBA">
        <w:rPr>
          <w:color w:val="000000"/>
          <w:highlight w:val="white"/>
        </w:rPr>
        <w:t xml:space="preserve"> </w:t>
      </w:r>
      <w:r w:rsidRPr="00903DBA">
        <w:rPr>
          <w:highlight w:val="white"/>
        </w:rPr>
        <w:t>int</w:t>
      </w:r>
      <w:r w:rsidRPr="00903DBA">
        <w:rPr>
          <w:color w:val="000000"/>
          <w:highlight w:val="white"/>
        </w:rPr>
        <w:t xml:space="preserve"> fileopen(</w:t>
      </w:r>
      <w:r w:rsidRPr="00903DBA">
        <w:rPr>
          <w:highlight w:val="white"/>
        </w:rPr>
        <w:t>const</w:t>
      </w:r>
      <w:r w:rsidRPr="00903DBA">
        <w:rPr>
          <w:color w:val="000000"/>
          <w:highlight w:val="white"/>
        </w:rPr>
        <w:t xml:space="preserve"> </w:t>
      </w:r>
      <w:r w:rsidRPr="00903DBA">
        <w:rPr>
          <w:highlight w:val="white"/>
        </w:rPr>
        <w:t>char</w:t>
      </w:r>
      <w:r w:rsidRPr="00903DBA">
        <w:rPr>
          <w:color w:val="000000"/>
          <w:highlight w:val="white"/>
        </w:rPr>
        <w:t xml:space="preserve">* name, </w:t>
      </w:r>
      <w:r w:rsidRPr="00903DBA">
        <w:rPr>
          <w:highlight w:val="white"/>
        </w:rPr>
        <w:t>unsigned</w:t>
      </w:r>
      <w:r w:rsidRPr="00903DBA">
        <w:rPr>
          <w:color w:val="000000"/>
          <w:highlight w:val="white"/>
        </w:rPr>
        <w:t xml:space="preserve"> </w:t>
      </w:r>
      <w:r w:rsidRPr="00903DBA">
        <w:rPr>
          <w:highlight w:val="white"/>
        </w:rPr>
        <w:t>short</w:t>
      </w:r>
      <w:r w:rsidRPr="00903DBA">
        <w:rPr>
          <w:color w:val="000000"/>
          <w:highlight w:val="white"/>
        </w:rPr>
        <w:t xml:space="preserve"> mode) {</w:t>
      </w:r>
    </w:p>
    <w:p w14:paraId="742040DD" w14:textId="77777777" w:rsidR="00C25FEE" w:rsidRPr="00903DBA" w:rsidRDefault="00C25FEE" w:rsidP="00C25FEE">
      <w:pPr>
        <w:pStyle w:val="Code"/>
        <w:rPr>
          <w:color w:val="000000"/>
          <w:highlight w:val="white"/>
        </w:rPr>
      </w:pPr>
      <w:r w:rsidRPr="00903DBA">
        <w:rPr>
          <w:highlight w:val="white"/>
        </w:rPr>
        <w:t>#ifdef</w:t>
      </w:r>
      <w:r w:rsidRPr="00903DBA">
        <w:rPr>
          <w:color w:val="000000"/>
          <w:highlight w:val="white"/>
        </w:rPr>
        <w:t xml:space="preserve"> __WINDOWS__</w:t>
      </w:r>
    </w:p>
    <w:p w14:paraId="14655127" w14:textId="77777777" w:rsidR="00C25FEE" w:rsidRPr="00903DBA" w:rsidRDefault="00C25FEE" w:rsidP="00C25FEE">
      <w:pPr>
        <w:pStyle w:val="Code"/>
        <w:rPr>
          <w:color w:val="000000"/>
          <w:highlight w:val="white"/>
        </w:rPr>
      </w:pPr>
      <w:r w:rsidRPr="00903DBA">
        <w:rPr>
          <w:color w:val="000000"/>
          <w:highlight w:val="white"/>
        </w:rPr>
        <w:t xml:space="preserve">  register_ah = 0x3Ds;</w:t>
      </w:r>
    </w:p>
    <w:p w14:paraId="0DE70A2E" w14:textId="77777777" w:rsidR="00C25FEE" w:rsidRPr="00903DBA" w:rsidRDefault="00C25FEE" w:rsidP="00C25FEE">
      <w:pPr>
        <w:pStyle w:val="Code"/>
        <w:rPr>
          <w:color w:val="000000"/>
          <w:highlight w:val="white"/>
        </w:rPr>
      </w:pPr>
      <w:r w:rsidRPr="00903DBA">
        <w:rPr>
          <w:color w:val="000000"/>
          <w:highlight w:val="white"/>
        </w:rPr>
        <w:t xml:space="preserve">  register_al = mode;</w:t>
      </w:r>
    </w:p>
    <w:p w14:paraId="737E4559" w14:textId="77777777" w:rsidR="00C25FEE" w:rsidRPr="00903DBA" w:rsidRDefault="00C25FEE" w:rsidP="00C25FEE">
      <w:pPr>
        <w:pStyle w:val="Code"/>
        <w:rPr>
          <w:color w:val="000000"/>
          <w:highlight w:val="white"/>
        </w:rPr>
      </w:pPr>
      <w:r w:rsidRPr="00903DBA">
        <w:rPr>
          <w:color w:val="000000"/>
          <w:highlight w:val="white"/>
        </w:rPr>
        <w:t xml:space="preserve">  register_dx = name;</w:t>
      </w:r>
    </w:p>
    <w:p w14:paraId="4E3761D7" w14:textId="77777777" w:rsidR="00C25FEE" w:rsidRPr="00903DBA" w:rsidRDefault="00C25FEE" w:rsidP="00C25FEE">
      <w:pPr>
        <w:pStyle w:val="Code"/>
        <w:rPr>
          <w:color w:val="000000"/>
          <w:highlight w:val="white"/>
        </w:rPr>
      </w:pPr>
      <w:r w:rsidRPr="00903DBA">
        <w:rPr>
          <w:color w:val="000000"/>
          <w:highlight w:val="white"/>
        </w:rPr>
        <w:t xml:space="preserve">  interrupt(0x21s);</w:t>
      </w:r>
    </w:p>
    <w:p w14:paraId="3DB14E58" w14:textId="77777777" w:rsidR="00C25FEE" w:rsidRPr="00903DBA" w:rsidRDefault="00C25FEE" w:rsidP="00C25FEE">
      <w:pPr>
        <w:pStyle w:val="Code"/>
        <w:rPr>
          <w:color w:val="000000"/>
          <w:highlight w:val="white"/>
        </w:rPr>
      </w:pPr>
    </w:p>
    <w:p w14:paraId="56176C9F" w14:textId="77777777" w:rsidR="00C25FEE" w:rsidRPr="00903DBA" w:rsidRDefault="00C25FEE" w:rsidP="00C25FEE">
      <w:pPr>
        <w:pStyle w:val="Code"/>
        <w:rPr>
          <w:color w:val="000000"/>
          <w:highlight w:val="white"/>
        </w:rPr>
      </w:pPr>
      <w:r w:rsidRPr="00903DBA">
        <w:rPr>
          <w:color w:val="000000"/>
          <w:highlight w:val="white"/>
        </w:rPr>
        <w:t xml:space="preserve">  </w:t>
      </w:r>
      <w:r w:rsidRPr="00903DBA">
        <w:rPr>
          <w:highlight w:val="white"/>
        </w:rPr>
        <w:t>if</w:t>
      </w:r>
      <w:r w:rsidRPr="00903DBA">
        <w:rPr>
          <w:color w:val="000000"/>
          <w:highlight w:val="white"/>
        </w:rPr>
        <w:t xml:space="preserve"> (carry_flag) {</w:t>
      </w:r>
    </w:p>
    <w:p w14:paraId="5BAEE3C1" w14:textId="77777777" w:rsidR="00C25FEE" w:rsidRPr="00903DBA" w:rsidRDefault="00C25FEE" w:rsidP="00C25FEE">
      <w:pPr>
        <w:pStyle w:val="Code"/>
        <w:rPr>
          <w:color w:val="000000"/>
          <w:highlight w:val="white"/>
        </w:rPr>
      </w:pPr>
      <w:r w:rsidRPr="00903DBA">
        <w:rPr>
          <w:color w:val="000000"/>
          <w:highlight w:val="white"/>
        </w:rPr>
        <w:t xml:space="preserve">    errno = FOPEN;</w:t>
      </w:r>
    </w:p>
    <w:p w14:paraId="5F6454B4" w14:textId="77777777" w:rsidR="00C25FEE" w:rsidRPr="00903DBA" w:rsidRDefault="00C25FEE" w:rsidP="00C25FEE">
      <w:pPr>
        <w:pStyle w:val="Code"/>
        <w:rPr>
          <w:color w:val="000000"/>
          <w:highlight w:val="white"/>
        </w:rPr>
      </w:pPr>
      <w:r w:rsidRPr="00903DBA">
        <w:rPr>
          <w:color w:val="000000"/>
          <w:highlight w:val="white"/>
        </w:rPr>
        <w:t xml:space="preserve">    </w:t>
      </w:r>
      <w:r w:rsidRPr="00903DBA">
        <w:rPr>
          <w:highlight w:val="white"/>
        </w:rPr>
        <w:t>return</w:t>
      </w:r>
      <w:r w:rsidRPr="00903DBA">
        <w:rPr>
          <w:color w:val="000000"/>
          <w:highlight w:val="white"/>
        </w:rPr>
        <w:t xml:space="preserve"> -1;</w:t>
      </w:r>
    </w:p>
    <w:p w14:paraId="27126551" w14:textId="77777777" w:rsidR="00C25FEE" w:rsidRPr="00903DBA" w:rsidRDefault="00C25FEE" w:rsidP="00C25FEE">
      <w:pPr>
        <w:pStyle w:val="Code"/>
        <w:rPr>
          <w:highlight w:val="white"/>
        </w:rPr>
      </w:pPr>
      <w:r w:rsidRPr="00903DBA">
        <w:rPr>
          <w:highlight w:val="white"/>
        </w:rPr>
        <w:t xml:space="preserve">  }</w:t>
      </w:r>
    </w:p>
    <w:p w14:paraId="07C5ABCC" w14:textId="77777777" w:rsidR="00C25FEE" w:rsidRPr="00903DBA" w:rsidRDefault="00C25FEE" w:rsidP="00C25FEE">
      <w:pPr>
        <w:pStyle w:val="Code"/>
        <w:rPr>
          <w:highlight w:val="white"/>
        </w:rPr>
      </w:pPr>
      <w:r w:rsidRPr="00903DBA">
        <w:rPr>
          <w:highlight w:val="white"/>
        </w:rPr>
        <w:t xml:space="preserve">  else {</w:t>
      </w:r>
    </w:p>
    <w:p w14:paraId="455C5CA5" w14:textId="77777777" w:rsidR="00C25FEE" w:rsidRPr="00903DBA" w:rsidRDefault="00C25FEE" w:rsidP="00C25FEE">
      <w:pPr>
        <w:pStyle w:val="Code"/>
        <w:rPr>
          <w:highlight w:val="white"/>
        </w:rPr>
      </w:pPr>
      <w:r w:rsidRPr="00903DBA">
        <w:rPr>
          <w:highlight w:val="white"/>
        </w:rPr>
        <w:t xml:space="preserve">    return register_ax;</w:t>
      </w:r>
    </w:p>
    <w:p w14:paraId="035AEDE0" w14:textId="77777777" w:rsidR="00C25FEE" w:rsidRPr="00903DBA" w:rsidRDefault="00C25FEE" w:rsidP="00C25FEE">
      <w:pPr>
        <w:pStyle w:val="Code"/>
        <w:rPr>
          <w:highlight w:val="white"/>
        </w:rPr>
      </w:pPr>
      <w:r w:rsidRPr="00903DBA">
        <w:rPr>
          <w:highlight w:val="white"/>
        </w:rPr>
        <w:t xml:space="preserve">  }</w:t>
      </w:r>
    </w:p>
    <w:p w14:paraId="52646C3C" w14:textId="77777777" w:rsidR="00C25FEE" w:rsidRPr="00903DBA" w:rsidRDefault="00C25FEE" w:rsidP="00C25FEE">
      <w:pPr>
        <w:pStyle w:val="Code"/>
        <w:rPr>
          <w:highlight w:val="white"/>
        </w:rPr>
      </w:pPr>
      <w:r w:rsidRPr="00903DBA">
        <w:rPr>
          <w:highlight w:val="white"/>
        </w:rPr>
        <w:t>#endif</w:t>
      </w:r>
    </w:p>
    <w:p w14:paraId="71992D09" w14:textId="77777777" w:rsidR="00C25FEE" w:rsidRPr="00903DBA" w:rsidRDefault="00C25FEE" w:rsidP="00C25FEE">
      <w:pPr>
        <w:pStyle w:val="Code"/>
        <w:rPr>
          <w:highlight w:val="white"/>
        </w:rPr>
      </w:pPr>
    </w:p>
    <w:p w14:paraId="1C619A0C" w14:textId="77777777" w:rsidR="00C25FEE" w:rsidRPr="00903DBA" w:rsidRDefault="00C25FEE" w:rsidP="00C25FEE">
      <w:pPr>
        <w:pStyle w:val="Code"/>
        <w:rPr>
          <w:highlight w:val="white"/>
        </w:rPr>
      </w:pPr>
      <w:r w:rsidRPr="00903DBA">
        <w:rPr>
          <w:highlight w:val="white"/>
        </w:rPr>
        <w:t>#ifdef __LINUX__</w:t>
      </w:r>
    </w:p>
    <w:p w14:paraId="675F87DD" w14:textId="3514E8EA" w:rsidR="00C25FEE" w:rsidRPr="00903DBA" w:rsidRDefault="00C25FEE" w:rsidP="00C25FEE">
      <w:pPr>
        <w:pStyle w:val="Code"/>
        <w:rPr>
          <w:highlight w:val="white"/>
        </w:rPr>
      </w:pPr>
      <w:r w:rsidRPr="00903DBA">
        <w:rPr>
          <w:highlight w:val="white"/>
        </w:rPr>
        <w:t xml:space="preserve">  register_rax = 2;</w:t>
      </w:r>
    </w:p>
    <w:p w14:paraId="56EC0A64" w14:textId="77777777" w:rsidR="00C25FEE" w:rsidRPr="00903DBA" w:rsidRDefault="00C25FEE" w:rsidP="00C25FEE">
      <w:pPr>
        <w:pStyle w:val="Code"/>
        <w:rPr>
          <w:highlight w:val="white"/>
        </w:rPr>
      </w:pPr>
      <w:r w:rsidRPr="00903DBA">
        <w:rPr>
          <w:highlight w:val="white"/>
        </w:rPr>
        <w:t xml:space="preserve">  register_rdi = (unsigned long) name;</w:t>
      </w:r>
    </w:p>
    <w:p w14:paraId="385787C1" w14:textId="77777777" w:rsidR="00C25FEE" w:rsidRPr="00903DBA" w:rsidRDefault="00C25FEE" w:rsidP="00C25FEE">
      <w:pPr>
        <w:pStyle w:val="Code"/>
        <w:rPr>
          <w:highlight w:val="white"/>
        </w:rPr>
      </w:pPr>
      <w:r w:rsidRPr="00903DBA">
        <w:rPr>
          <w:highlight w:val="white"/>
        </w:rPr>
        <w:t xml:space="preserve">  register_rsi = (unsigned long) mode;</w:t>
      </w:r>
    </w:p>
    <w:p w14:paraId="10FFC065" w14:textId="77777777" w:rsidR="00C25FEE" w:rsidRPr="00903DBA" w:rsidRDefault="00C25FEE" w:rsidP="00C25FEE">
      <w:pPr>
        <w:pStyle w:val="Code"/>
        <w:rPr>
          <w:highlight w:val="white"/>
        </w:rPr>
      </w:pPr>
      <w:r w:rsidRPr="00903DBA">
        <w:rPr>
          <w:highlight w:val="white"/>
        </w:rPr>
        <w:t xml:space="preserve">  syscall();</w:t>
      </w:r>
    </w:p>
    <w:p w14:paraId="3E84AEE5" w14:textId="77777777" w:rsidR="00C25FEE" w:rsidRPr="00903DBA" w:rsidRDefault="00C25FEE" w:rsidP="00C25FEE">
      <w:pPr>
        <w:pStyle w:val="Code"/>
        <w:rPr>
          <w:highlight w:val="white"/>
        </w:rPr>
      </w:pPr>
      <w:r w:rsidRPr="00903DBA">
        <w:rPr>
          <w:highlight w:val="white"/>
        </w:rPr>
        <w:t xml:space="preserve">  return register_rax;</w:t>
      </w:r>
    </w:p>
    <w:p w14:paraId="0336569F" w14:textId="77777777" w:rsidR="00C25FEE" w:rsidRPr="00903DBA" w:rsidRDefault="00C25FEE" w:rsidP="00C25FEE">
      <w:pPr>
        <w:pStyle w:val="Code"/>
        <w:rPr>
          <w:highlight w:val="white"/>
        </w:rPr>
      </w:pPr>
      <w:r w:rsidRPr="00903DBA">
        <w:rPr>
          <w:highlight w:val="white"/>
        </w:rPr>
        <w:t>#endif</w:t>
      </w:r>
    </w:p>
    <w:p w14:paraId="56A5B38E" w14:textId="77777777" w:rsidR="00C25FEE" w:rsidRPr="00903DBA" w:rsidRDefault="00C25FEE" w:rsidP="00C25FEE">
      <w:pPr>
        <w:pStyle w:val="Code"/>
        <w:rPr>
          <w:highlight w:val="white"/>
        </w:rPr>
      </w:pPr>
      <w:r w:rsidRPr="00903DBA">
        <w:rPr>
          <w:highlight w:val="white"/>
        </w:rPr>
        <w:t>}</w:t>
      </w:r>
    </w:p>
    <w:p w14:paraId="2DE6255B" w14:textId="77777777" w:rsidR="00C25FEE" w:rsidRPr="00903DBA" w:rsidRDefault="00C25FEE" w:rsidP="00C25FEE">
      <w:pPr>
        <w:pStyle w:val="Code"/>
        <w:rPr>
          <w:highlight w:val="white"/>
        </w:rPr>
      </w:pPr>
    </w:p>
    <w:p w14:paraId="7133EB92" w14:textId="77777777" w:rsidR="00C25FEE" w:rsidRPr="00903DBA" w:rsidRDefault="00C25FEE" w:rsidP="00C25FEE">
      <w:pPr>
        <w:pStyle w:val="Code"/>
        <w:rPr>
          <w:highlight w:val="white"/>
        </w:rPr>
      </w:pPr>
      <w:r w:rsidRPr="00903DBA">
        <w:rPr>
          <w:highlight w:val="white"/>
        </w:rPr>
        <w:t>FILE* fopen(const char* name, const char* mode) {</w:t>
      </w:r>
    </w:p>
    <w:p w14:paraId="6FE1463C" w14:textId="77777777" w:rsidR="00C25FEE" w:rsidRPr="00903DBA" w:rsidRDefault="00C25FEE" w:rsidP="00C25FEE">
      <w:pPr>
        <w:pStyle w:val="Code"/>
        <w:rPr>
          <w:highlight w:val="white"/>
        </w:rPr>
      </w:pPr>
      <w:r w:rsidRPr="00903DBA">
        <w:rPr>
          <w:highlight w:val="white"/>
        </w:rPr>
        <w:t xml:space="preserve">  int index;</w:t>
      </w:r>
    </w:p>
    <w:p w14:paraId="305051ED" w14:textId="77777777" w:rsidR="00C25FEE" w:rsidRPr="00903DBA" w:rsidRDefault="00C25FEE" w:rsidP="00C25FEE">
      <w:pPr>
        <w:pStyle w:val="Code"/>
        <w:rPr>
          <w:highlight w:val="white"/>
        </w:rPr>
      </w:pPr>
      <w:r w:rsidRPr="00903DBA">
        <w:rPr>
          <w:highlight w:val="white"/>
        </w:rPr>
        <w:t xml:space="preserve">  for (index = 0; index &lt; FOPEN_MAX; ++index) {</w:t>
      </w:r>
    </w:p>
    <w:p w14:paraId="1463BAC1" w14:textId="77777777" w:rsidR="00C25FEE" w:rsidRPr="00903DBA" w:rsidRDefault="00C25FEE" w:rsidP="00C25FEE">
      <w:pPr>
        <w:pStyle w:val="Code"/>
        <w:rPr>
          <w:highlight w:val="white"/>
        </w:rPr>
      </w:pPr>
    </w:p>
    <w:p w14:paraId="510046CB" w14:textId="77777777" w:rsidR="00C25FEE" w:rsidRPr="00903DBA" w:rsidRDefault="00C25FEE" w:rsidP="00C25FEE">
      <w:pPr>
        <w:pStyle w:val="Code"/>
        <w:rPr>
          <w:highlight w:val="white"/>
        </w:rPr>
      </w:pPr>
      <w:r w:rsidRPr="00903DBA">
        <w:rPr>
          <w:highlight w:val="white"/>
        </w:rPr>
        <w:t xml:space="preserve">    if (!g_fileArray[index].open) {</w:t>
      </w:r>
    </w:p>
    <w:p w14:paraId="12A8BAEE" w14:textId="77777777" w:rsidR="00C25FEE" w:rsidRPr="00903DBA" w:rsidRDefault="00C25FEE" w:rsidP="00C25FEE">
      <w:pPr>
        <w:pStyle w:val="Code"/>
        <w:rPr>
          <w:highlight w:val="white"/>
        </w:rPr>
      </w:pPr>
      <w:r w:rsidRPr="00903DBA">
        <w:rPr>
          <w:highlight w:val="white"/>
        </w:rPr>
        <w:t xml:space="preserve">      return freopen(name, mode, &amp;g_fileArray[index]);</w:t>
      </w:r>
    </w:p>
    <w:p w14:paraId="6E18067D" w14:textId="77777777" w:rsidR="00C25FEE" w:rsidRPr="00903DBA" w:rsidRDefault="00C25FEE" w:rsidP="00C25FEE">
      <w:pPr>
        <w:pStyle w:val="Code"/>
        <w:rPr>
          <w:highlight w:val="white"/>
        </w:rPr>
      </w:pPr>
      <w:r w:rsidRPr="00903DBA">
        <w:rPr>
          <w:highlight w:val="white"/>
        </w:rPr>
        <w:t xml:space="preserve">    }</w:t>
      </w:r>
    </w:p>
    <w:p w14:paraId="2ABDD4EF" w14:textId="77777777" w:rsidR="00C25FEE" w:rsidRPr="00903DBA" w:rsidRDefault="00C25FEE" w:rsidP="00C25FEE">
      <w:pPr>
        <w:pStyle w:val="Code"/>
        <w:rPr>
          <w:highlight w:val="white"/>
        </w:rPr>
      </w:pPr>
      <w:r w:rsidRPr="00903DBA">
        <w:rPr>
          <w:highlight w:val="white"/>
        </w:rPr>
        <w:t xml:space="preserve">  }</w:t>
      </w:r>
    </w:p>
    <w:p w14:paraId="4F9EA17A" w14:textId="77777777" w:rsidR="00C25FEE" w:rsidRPr="00903DBA" w:rsidRDefault="00C25FEE" w:rsidP="00C25FEE">
      <w:pPr>
        <w:pStyle w:val="Code"/>
        <w:rPr>
          <w:highlight w:val="white"/>
        </w:rPr>
      </w:pPr>
    </w:p>
    <w:p w14:paraId="13A59832" w14:textId="77777777" w:rsidR="00C25FEE" w:rsidRPr="00903DBA" w:rsidRDefault="00C25FEE" w:rsidP="00C25FEE">
      <w:pPr>
        <w:pStyle w:val="Code"/>
        <w:rPr>
          <w:highlight w:val="white"/>
        </w:rPr>
      </w:pPr>
      <w:r w:rsidRPr="00903DBA">
        <w:rPr>
          <w:highlight w:val="white"/>
        </w:rPr>
        <w:t xml:space="preserve">  return NULL;</w:t>
      </w:r>
    </w:p>
    <w:p w14:paraId="52CC6598" w14:textId="77777777" w:rsidR="00C25FEE" w:rsidRPr="00903DBA" w:rsidRDefault="00C25FEE" w:rsidP="00C25FEE">
      <w:pPr>
        <w:pStyle w:val="Code"/>
        <w:rPr>
          <w:color w:val="000000"/>
          <w:highlight w:val="white"/>
        </w:rPr>
      </w:pPr>
      <w:r w:rsidRPr="00903DBA">
        <w:rPr>
          <w:color w:val="000000"/>
          <w:highlight w:val="white"/>
        </w:rPr>
        <w:t>}</w:t>
      </w:r>
    </w:p>
    <w:p w14:paraId="0662513D" w14:textId="77777777" w:rsidR="00C25FEE" w:rsidRPr="00903DBA" w:rsidRDefault="00C25FEE" w:rsidP="00C25FEE">
      <w:pPr>
        <w:pStyle w:val="Code"/>
        <w:rPr>
          <w:color w:val="000000"/>
          <w:highlight w:val="white"/>
        </w:rPr>
      </w:pPr>
    </w:p>
    <w:p w14:paraId="04D33C8C" w14:textId="77777777" w:rsidR="00C25FEE" w:rsidRPr="00903DBA" w:rsidRDefault="00C25FEE" w:rsidP="00C25FEE">
      <w:pPr>
        <w:pStyle w:val="Code"/>
        <w:rPr>
          <w:highlight w:val="white"/>
        </w:rPr>
      </w:pPr>
      <w:r w:rsidRPr="00903DBA">
        <w:rPr>
          <w:highlight w:val="white"/>
        </w:rPr>
        <w:t>FILE* freopen(const char* name, const char* mode, FILE* stream) {</w:t>
      </w:r>
    </w:p>
    <w:p w14:paraId="36C680DB" w14:textId="77777777" w:rsidR="00C25FEE" w:rsidRPr="00903DBA" w:rsidRDefault="00C25FEE" w:rsidP="00C25FEE">
      <w:pPr>
        <w:pStyle w:val="Code"/>
        <w:rPr>
          <w:highlight w:val="white"/>
        </w:rPr>
      </w:pPr>
      <w:r w:rsidRPr="00903DBA">
        <w:rPr>
          <w:highlight w:val="white"/>
        </w:rPr>
        <w:t xml:space="preserve">  int handle = -1;</w:t>
      </w:r>
    </w:p>
    <w:p w14:paraId="784A1BA9" w14:textId="77777777" w:rsidR="00C25FEE" w:rsidRPr="00903DBA" w:rsidRDefault="00C25FEE" w:rsidP="00C25FEE">
      <w:pPr>
        <w:pStyle w:val="Code"/>
        <w:rPr>
          <w:highlight w:val="white"/>
        </w:rPr>
      </w:pPr>
    </w:p>
    <w:p w14:paraId="4E1414E2" w14:textId="77777777" w:rsidR="00C25FEE" w:rsidRPr="00903DBA" w:rsidRDefault="00C25FEE" w:rsidP="00C25FEE">
      <w:pPr>
        <w:pStyle w:val="Code"/>
        <w:rPr>
          <w:highlight w:val="white"/>
        </w:rPr>
      </w:pPr>
      <w:r w:rsidRPr="00903DBA">
        <w:rPr>
          <w:highlight w:val="white"/>
        </w:rPr>
        <w:t xml:space="preserve">  if (strcmp(mode, "r") == 0) {</w:t>
      </w:r>
    </w:p>
    <w:p w14:paraId="737210EB" w14:textId="77777777" w:rsidR="00C25FEE" w:rsidRPr="00903DBA" w:rsidRDefault="00C25FEE" w:rsidP="00C25FEE">
      <w:pPr>
        <w:pStyle w:val="Code"/>
        <w:rPr>
          <w:highlight w:val="white"/>
        </w:rPr>
      </w:pPr>
      <w:r w:rsidRPr="00903DBA">
        <w:rPr>
          <w:highlight w:val="white"/>
        </w:rPr>
        <w:t xml:space="preserve">    handle = fileopen(name, (unsigned short) READ);</w:t>
      </w:r>
    </w:p>
    <w:p w14:paraId="79FFFA02" w14:textId="77777777" w:rsidR="00C25FEE" w:rsidRPr="00903DBA" w:rsidRDefault="00C25FEE" w:rsidP="00C25FEE">
      <w:pPr>
        <w:pStyle w:val="Code"/>
        <w:rPr>
          <w:highlight w:val="white"/>
        </w:rPr>
      </w:pPr>
      <w:r w:rsidRPr="00903DBA">
        <w:rPr>
          <w:highlight w:val="white"/>
        </w:rPr>
        <w:t xml:space="preserve">  }</w:t>
      </w:r>
    </w:p>
    <w:p w14:paraId="6C271BA1" w14:textId="77777777" w:rsidR="00C25FEE" w:rsidRPr="00903DBA" w:rsidRDefault="00C25FEE" w:rsidP="00C25FEE">
      <w:pPr>
        <w:pStyle w:val="Code"/>
        <w:rPr>
          <w:highlight w:val="white"/>
        </w:rPr>
      </w:pPr>
      <w:r w:rsidRPr="00903DBA">
        <w:rPr>
          <w:highlight w:val="white"/>
        </w:rPr>
        <w:t xml:space="preserve">  else if (strcmp(mode, "w") == 0) {</w:t>
      </w:r>
    </w:p>
    <w:p w14:paraId="335BE7E6" w14:textId="77777777" w:rsidR="00C25FEE" w:rsidRPr="00903DBA" w:rsidRDefault="00C25FEE" w:rsidP="00C25FEE">
      <w:pPr>
        <w:pStyle w:val="Code"/>
        <w:rPr>
          <w:highlight w:val="white"/>
        </w:rPr>
      </w:pPr>
      <w:r w:rsidRPr="00903DBA">
        <w:rPr>
          <w:highlight w:val="white"/>
        </w:rPr>
        <w:t xml:space="preserve">    handle = filecreate(name);</w:t>
      </w:r>
    </w:p>
    <w:p w14:paraId="67DC387F" w14:textId="77777777" w:rsidR="00C25FEE" w:rsidRPr="00903DBA" w:rsidRDefault="00C25FEE" w:rsidP="00C25FEE">
      <w:pPr>
        <w:pStyle w:val="Code"/>
        <w:rPr>
          <w:highlight w:val="white"/>
        </w:rPr>
      </w:pPr>
      <w:r w:rsidRPr="00903DBA">
        <w:rPr>
          <w:highlight w:val="white"/>
        </w:rPr>
        <w:t xml:space="preserve">  }</w:t>
      </w:r>
    </w:p>
    <w:p w14:paraId="06704718" w14:textId="77777777" w:rsidR="00C25FEE" w:rsidRPr="00903DBA" w:rsidRDefault="00C25FEE" w:rsidP="00C25FEE">
      <w:pPr>
        <w:pStyle w:val="Code"/>
        <w:rPr>
          <w:highlight w:val="white"/>
        </w:rPr>
      </w:pPr>
      <w:r w:rsidRPr="00903DBA">
        <w:rPr>
          <w:highlight w:val="white"/>
        </w:rPr>
        <w:t xml:space="preserve">  else if (strcmp(mode, "a") == 0) {</w:t>
      </w:r>
    </w:p>
    <w:p w14:paraId="1C6406DD" w14:textId="77777777" w:rsidR="00C25FEE" w:rsidRPr="00903DBA" w:rsidRDefault="00C25FEE" w:rsidP="00C25FEE">
      <w:pPr>
        <w:pStyle w:val="Code"/>
        <w:rPr>
          <w:highlight w:val="white"/>
        </w:rPr>
      </w:pPr>
      <w:r w:rsidRPr="00903DBA">
        <w:rPr>
          <w:highlight w:val="white"/>
        </w:rPr>
        <w:t xml:space="preserve">    handle = fileopen(name, (unsigned short) WRITE);</w:t>
      </w:r>
    </w:p>
    <w:p w14:paraId="44680707" w14:textId="77777777" w:rsidR="00C25FEE" w:rsidRPr="00903DBA" w:rsidRDefault="00C25FEE" w:rsidP="00C25FEE">
      <w:pPr>
        <w:pStyle w:val="Code"/>
        <w:rPr>
          <w:highlight w:val="white"/>
        </w:rPr>
      </w:pPr>
    </w:p>
    <w:p w14:paraId="65E280F7" w14:textId="77777777" w:rsidR="00C25FEE" w:rsidRPr="00903DBA" w:rsidRDefault="00C25FEE" w:rsidP="00C25FEE">
      <w:pPr>
        <w:pStyle w:val="Code"/>
        <w:rPr>
          <w:highlight w:val="white"/>
        </w:rPr>
      </w:pPr>
      <w:r w:rsidRPr="00903DBA">
        <w:rPr>
          <w:highlight w:val="white"/>
        </w:rPr>
        <w:t xml:space="preserve">    if (handle != -1) {</w:t>
      </w:r>
    </w:p>
    <w:p w14:paraId="3D7A7360" w14:textId="77777777" w:rsidR="00C25FEE" w:rsidRPr="00903DBA" w:rsidRDefault="00C25FEE" w:rsidP="00C25FEE">
      <w:pPr>
        <w:pStyle w:val="Code"/>
        <w:rPr>
          <w:highlight w:val="white"/>
        </w:rPr>
      </w:pPr>
      <w:r w:rsidRPr="00903DBA">
        <w:rPr>
          <w:highlight w:val="white"/>
        </w:rPr>
        <w:t xml:space="preserve">      fseek(stream, 0L, (int) SEEK_END);</w:t>
      </w:r>
    </w:p>
    <w:p w14:paraId="1DA8F614" w14:textId="77777777" w:rsidR="00C25FEE" w:rsidRPr="00903DBA" w:rsidRDefault="00C25FEE" w:rsidP="00C25FEE">
      <w:pPr>
        <w:pStyle w:val="Code"/>
        <w:rPr>
          <w:highlight w:val="white"/>
        </w:rPr>
      </w:pPr>
      <w:r w:rsidRPr="00903DBA">
        <w:rPr>
          <w:highlight w:val="white"/>
        </w:rPr>
        <w:t xml:space="preserve">    }</w:t>
      </w:r>
    </w:p>
    <w:p w14:paraId="75F52CB0" w14:textId="77777777" w:rsidR="00C25FEE" w:rsidRPr="00903DBA" w:rsidRDefault="00C25FEE" w:rsidP="00C25FEE">
      <w:pPr>
        <w:pStyle w:val="Code"/>
        <w:rPr>
          <w:highlight w:val="white"/>
        </w:rPr>
      </w:pPr>
      <w:r w:rsidRPr="00903DBA">
        <w:rPr>
          <w:highlight w:val="white"/>
        </w:rPr>
        <w:t xml:space="preserve">    else {</w:t>
      </w:r>
    </w:p>
    <w:p w14:paraId="59C04A75" w14:textId="77777777" w:rsidR="00C25FEE" w:rsidRPr="00903DBA" w:rsidRDefault="00C25FEE" w:rsidP="00C25FEE">
      <w:pPr>
        <w:pStyle w:val="Code"/>
        <w:rPr>
          <w:highlight w:val="white"/>
        </w:rPr>
      </w:pPr>
      <w:r w:rsidRPr="00903DBA">
        <w:rPr>
          <w:highlight w:val="white"/>
        </w:rPr>
        <w:t xml:space="preserve">      handle = filecreate(name);</w:t>
      </w:r>
    </w:p>
    <w:p w14:paraId="40F54159" w14:textId="77777777" w:rsidR="00C25FEE" w:rsidRPr="00903DBA" w:rsidRDefault="00C25FEE" w:rsidP="00C25FEE">
      <w:pPr>
        <w:pStyle w:val="Code"/>
        <w:rPr>
          <w:highlight w:val="white"/>
        </w:rPr>
      </w:pPr>
      <w:r w:rsidRPr="00903DBA">
        <w:rPr>
          <w:highlight w:val="white"/>
        </w:rPr>
        <w:t xml:space="preserve">    }</w:t>
      </w:r>
    </w:p>
    <w:p w14:paraId="1BD8BAD1" w14:textId="77777777" w:rsidR="00C25FEE" w:rsidRPr="00903DBA" w:rsidRDefault="00C25FEE" w:rsidP="00C25FEE">
      <w:pPr>
        <w:pStyle w:val="Code"/>
        <w:rPr>
          <w:highlight w:val="white"/>
        </w:rPr>
      </w:pPr>
      <w:r w:rsidRPr="00903DBA">
        <w:rPr>
          <w:highlight w:val="white"/>
        </w:rPr>
        <w:t xml:space="preserve">  }</w:t>
      </w:r>
    </w:p>
    <w:p w14:paraId="6483A257" w14:textId="77777777" w:rsidR="00C25FEE" w:rsidRPr="00903DBA" w:rsidRDefault="00C25FEE" w:rsidP="00C25FEE">
      <w:pPr>
        <w:pStyle w:val="Code"/>
        <w:rPr>
          <w:highlight w:val="white"/>
        </w:rPr>
      </w:pPr>
      <w:r w:rsidRPr="00903DBA">
        <w:rPr>
          <w:highlight w:val="white"/>
        </w:rPr>
        <w:t xml:space="preserve">  else if (strcmp(mode, "r+") == 0) {</w:t>
      </w:r>
    </w:p>
    <w:p w14:paraId="28F7C936" w14:textId="77777777" w:rsidR="00C25FEE" w:rsidRPr="00903DBA" w:rsidRDefault="00C25FEE" w:rsidP="00C25FEE">
      <w:pPr>
        <w:pStyle w:val="Code"/>
        <w:rPr>
          <w:highlight w:val="white"/>
        </w:rPr>
      </w:pPr>
      <w:r w:rsidRPr="00903DBA">
        <w:rPr>
          <w:highlight w:val="white"/>
        </w:rPr>
        <w:t xml:space="preserve">    handle = fileopen(name, (unsigned short) READ_WRITE);</w:t>
      </w:r>
    </w:p>
    <w:p w14:paraId="44EEDBC8" w14:textId="77777777" w:rsidR="00C25FEE" w:rsidRPr="00903DBA" w:rsidRDefault="00C25FEE" w:rsidP="00C25FEE">
      <w:pPr>
        <w:pStyle w:val="Code"/>
        <w:rPr>
          <w:highlight w:val="white"/>
        </w:rPr>
      </w:pPr>
      <w:r w:rsidRPr="00903DBA">
        <w:rPr>
          <w:highlight w:val="white"/>
        </w:rPr>
        <w:t xml:space="preserve">  }</w:t>
      </w:r>
    </w:p>
    <w:p w14:paraId="1A726638" w14:textId="77777777" w:rsidR="00C25FEE" w:rsidRPr="00903DBA" w:rsidRDefault="00C25FEE" w:rsidP="00C25FEE">
      <w:pPr>
        <w:pStyle w:val="Code"/>
        <w:rPr>
          <w:highlight w:val="white"/>
        </w:rPr>
      </w:pPr>
      <w:r w:rsidRPr="00903DBA">
        <w:rPr>
          <w:highlight w:val="white"/>
        </w:rPr>
        <w:t xml:space="preserve">  else if (strcmp(mode, "w+") == 0) {</w:t>
      </w:r>
    </w:p>
    <w:p w14:paraId="31C82EAA" w14:textId="77777777" w:rsidR="00C25FEE" w:rsidRPr="00903DBA" w:rsidRDefault="00C25FEE" w:rsidP="00C25FEE">
      <w:pPr>
        <w:pStyle w:val="Code"/>
        <w:rPr>
          <w:highlight w:val="white"/>
        </w:rPr>
      </w:pPr>
      <w:r w:rsidRPr="00903DBA">
        <w:rPr>
          <w:highlight w:val="white"/>
        </w:rPr>
        <w:t xml:space="preserve">    if (fileexists(name)) {</w:t>
      </w:r>
    </w:p>
    <w:p w14:paraId="67B2EBB3" w14:textId="77777777" w:rsidR="00C25FEE" w:rsidRPr="00903DBA" w:rsidRDefault="00C25FEE" w:rsidP="00C25FEE">
      <w:pPr>
        <w:pStyle w:val="Code"/>
        <w:rPr>
          <w:highlight w:val="white"/>
        </w:rPr>
      </w:pPr>
      <w:r w:rsidRPr="00903DBA">
        <w:rPr>
          <w:highlight w:val="white"/>
        </w:rPr>
        <w:t xml:space="preserve">      handle = fileopen(name, (unsigned short) READ_WRITE);</w:t>
      </w:r>
    </w:p>
    <w:p w14:paraId="560917DB" w14:textId="77777777" w:rsidR="00C25FEE" w:rsidRPr="00903DBA" w:rsidRDefault="00C25FEE" w:rsidP="00C25FEE">
      <w:pPr>
        <w:pStyle w:val="Code"/>
        <w:rPr>
          <w:highlight w:val="white"/>
        </w:rPr>
      </w:pPr>
      <w:r w:rsidRPr="00903DBA">
        <w:rPr>
          <w:highlight w:val="white"/>
        </w:rPr>
        <w:t xml:space="preserve">    }</w:t>
      </w:r>
    </w:p>
    <w:p w14:paraId="35E500A1" w14:textId="77777777" w:rsidR="00C25FEE" w:rsidRPr="00903DBA" w:rsidRDefault="00C25FEE" w:rsidP="00C25FEE">
      <w:pPr>
        <w:pStyle w:val="Code"/>
        <w:rPr>
          <w:highlight w:val="white"/>
        </w:rPr>
      </w:pPr>
      <w:r w:rsidRPr="00903DBA">
        <w:rPr>
          <w:highlight w:val="white"/>
        </w:rPr>
        <w:t xml:space="preserve">    else {</w:t>
      </w:r>
    </w:p>
    <w:p w14:paraId="2D55F2B0" w14:textId="77777777" w:rsidR="00C25FEE" w:rsidRPr="00903DBA" w:rsidRDefault="00C25FEE" w:rsidP="00C25FEE">
      <w:pPr>
        <w:pStyle w:val="Code"/>
        <w:rPr>
          <w:highlight w:val="white"/>
        </w:rPr>
      </w:pPr>
      <w:r w:rsidRPr="00903DBA">
        <w:rPr>
          <w:highlight w:val="white"/>
        </w:rPr>
        <w:t xml:space="preserve">      handle = filecreate(name);</w:t>
      </w:r>
    </w:p>
    <w:p w14:paraId="554C0761" w14:textId="77777777" w:rsidR="00C25FEE" w:rsidRPr="00903DBA" w:rsidRDefault="00C25FEE" w:rsidP="00C25FEE">
      <w:pPr>
        <w:pStyle w:val="Code"/>
        <w:rPr>
          <w:highlight w:val="white"/>
        </w:rPr>
      </w:pPr>
      <w:r w:rsidRPr="00903DBA">
        <w:rPr>
          <w:highlight w:val="white"/>
        </w:rPr>
        <w:t xml:space="preserve">    }</w:t>
      </w:r>
    </w:p>
    <w:p w14:paraId="60C3EBFA" w14:textId="77777777" w:rsidR="00C25FEE" w:rsidRPr="00903DBA" w:rsidRDefault="00C25FEE" w:rsidP="00C25FEE">
      <w:pPr>
        <w:pStyle w:val="Code"/>
        <w:rPr>
          <w:highlight w:val="white"/>
        </w:rPr>
      </w:pPr>
      <w:r w:rsidRPr="00903DBA">
        <w:rPr>
          <w:highlight w:val="white"/>
        </w:rPr>
        <w:t xml:space="preserve">  }</w:t>
      </w:r>
    </w:p>
    <w:p w14:paraId="5740CA8F" w14:textId="77777777" w:rsidR="00C25FEE" w:rsidRPr="00903DBA" w:rsidRDefault="00C25FEE" w:rsidP="00C25FEE">
      <w:pPr>
        <w:pStyle w:val="Code"/>
        <w:rPr>
          <w:highlight w:val="white"/>
        </w:rPr>
      </w:pPr>
      <w:r w:rsidRPr="00903DBA">
        <w:rPr>
          <w:highlight w:val="white"/>
        </w:rPr>
        <w:t xml:space="preserve">  else if (strcmp(mode, "a+") == 0) {</w:t>
      </w:r>
    </w:p>
    <w:p w14:paraId="6BA7A9A3" w14:textId="77777777" w:rsidR="00C25FEE" w:rsidRPr="00903DBA" w:rsidRDefault="00C25FEE" w:rsidP="00C25FEE">
      <w:pPr>
        <w:pStyle w:val="Code"/>
        <w:rPr>
          <w:highlight w:val="white"/>
        </w:rPr>
      </w:pPr>
      <w:r w:rsidRPr="00903DBA">
        <w:rPr>
          <w:highlight w:val="white"/>
        </w:rPr>
        <w:t xml:space="preserve">    handle = fileopen(name, (unsigned short) READ_WRITE);</w:t>
      </w:r>
    </w:p>
    <w:p w14:paraId="1A23BC51" w14:textId="77777777" w:rsidR="00C25FEE" w:rsidRPr="00903DBA" w:rsidRDefault="00C25FEE" w:rsidP="00C25FEE">
      <w:pPr>
        <w:pStyle w:val="Code"/>
        <w:rPr>
          <w:highlight w:val="white"/>
        </w:rPr>
      </w:pPr>
    </w:p>
    <w:p w14:paraId="67FC2AB1" w14:textId="77777777" w:rsidR="00C25FEE" w:rsidRPr="00903DBA" w:rsidRDefault="00C25FEE" w:rsidP="00C25FEE">
      <w:pPr>
        <w:pStyle w:val="Code"/>
        <w:rPr>
          <w:highlight w:val="white"/>
        </w:rPr>
      </w:pPr>
      <w:r w:rsidRPr="00903DBA">
        <w:rPr>
          <w:highlight w:val="white"/>
        </w:rPr>
        <w:t xml:space="preserve">    if (handle != -1) {</w:t>
      </w:r>
    </w:p>
    <w:p w14:paraId="4FFEBC24" w14:textId="77777777" w:rsidR="00C25FEE" w:rsidRPr="00903DBA" w:rsidRDefault="00C25FEE" w:rsidP="00C25FEE">
      <w:pPr>
        <w:pStyle w:val="Code"/>
        <w:rPr>
          <w:highlight w:val="white"/>
        </w:rPr>
      </w:pPr>
      <w:r w:rsidRPr="00903DBA">
        <w:rPr>
          <w:highlight w:val="white"/>
        </w:rPr>
        <w:t xml:space="preserve">      fseek(stream, 0L, (int) SEEK_END);</w:t>
      </w:r>
    </w:p>
    <w:p w14:paraId="7A8483DF" w14:textId="77777777" w:rsidR="00C25FEE" w:rsidRPr="00903DBA" w:rsidRDefault="00C25FEE" w:rsidP="00C25FEE">
      <w:pPr>
        <w:pStyle w:val="Code"/>
        <w:rPr>
          <w:highlight w:val="white"/>
        </w:rPr>
      </w:pPr>
      <w:r w:rsidRPr="00903DBA">
        <w:rPr>
          <w:highlight w:val="white"/>
        </w:rPr>
        <w:t xml:space="preserve">    }</w:t>
      </w:r>
    </w:p>
    <w:p w14:paraId="48C3F733" w14:textId="77777777" w:rsidR="00C25FEE" w:rsidRPr="00903DBA" w:rsidRDefault="00C25FEE" w:rsidP="00C25FEE">
      <w:pPr>
        <w:pStyle w:val="Code"/>
        <w:rPr>
          <w:highlight w:val="white"/>
        </w:rPr>
      </w:pPr>
      <w:r w:rsidRPr="00903DBA">
        <w:rPr>
          <w:highlight w:val="white"/>
        </w:rPr>
        <w:t xml:space="preserve">    else {</w:t>
      </w:r>
    </w:p>
    <w:p w14:paraId="20EF3CAA" w14:textId="77777777" w:rsidR="00C25FEE" w:rsidRPr="00903DBA" w:rsidRDefault="00C25FEE" w:rsidP="00C25FEE">
      <w:pPr>
        <w:pStyle w:val="Code"/>
        <w:rPr>
          <w:highlight w:val="white"/>
        </w:rPr>
      </w:pPr>
      <w:r w:rsidRPr="00903DBA">
        <w:rPr>
          <w:highlight w:val="white"/>
        </w:rPr>
        <w:t xml:space="preserve">      handle = filecreate(name);</w:t>
      </w:r>
    </w:p>
    <w:p w14:paraId="14F71722" w14:textId="77777777" w:rsidR="00C25FEE" w:rsidRPr="00903DBA" w:rsidRDefault="00C25FEE" w:rsidP="00C25FEE">
      <w:pPr>
        <w:pStyle w:val="Code"/>
        <w:rPr>
          <w:highlight w:val="white"/>
        </w:rPr>
      </w:pPr>
      <w:r w:rsidRPr="00903DBA">
        <w:rPr>
          <w:highlight w:val="white"/>
        </w:rPr>
        <w:t xml:space="preserve">    }</w:t>
      </w:r>
    </w:p>
    <w:p w14:paraId="663F30DE" w14:textId="77777777" w:rsidR="00C25FEE" w:rsidRPr="00903DBA" w:rsidRDefault="00C25FEE" w:rsidP="00C25FEE">
      <w:pPr>
        <w:pStyle w:val="Code"/>
        <w:rPr>
          <w:highlight w:val="white"/>
        </w:rPr>
      </w:pPr>
      <w:r w:rsidRPr="00903DBA">
        <w:rPr>
          <w:highlight w:val="white"/>
        </w:rPr>
        <w:t xml:space="preserve">  }</w:t>
      </w:r>
    </w:p>
    <w:p w14:paraId="2142935C" w14:textId="77777777" w:rsidR="00C25FEE" w:rsidRPr="00903DBA" w:rsidRDefault="00C25FEE" w:rsidP="00C25FEE">
      <w:pPr>
        <w:pStyle w:val="Code"/>
        <w:rPr>
          <w:highlight w:val="white"/>
        </w:rPr>
      </w:pPr>
    </w:p>
    <w:p w14:paraId="121BFAAE" w14:textId="77777777" w:rsidR="00C25FEE" w:rsidRPr="00903DBA" w:rsidRDefault="00C25FEE" w:rsidP="00C25FEE">
      <w:pPr>
        <w:pStyle w:val="Code"/>
        <w:rPr>
          <w:highlight w:val="white"/>
        </w:rPr>
      </w:pPr>
      <w:r w:rsidRPr="00903DBA">
        <w:rPr>
          <w:highlight w:val="white"/>
        </w:rPr>
        <w:t xml:space="preserve">  if (handle != -1) {</w:t>
      </w:r>
    </w:p>
    <w:p w14:paraId="566C98E9" w14:textId="77777777" w:rsidR="00C25FEE" w:rsidRPr="00903DBA" w:rsidRDefault="00C25FEE" w:rsidP="00C25FEE">
      <w:pPr>
        <w:pStyle w:val="Code"/>
        <w:rPr>
          <w:highlight w:val="white"/>
        </w:rPr>
      </w:pPr>
      <w:r w:rsidRPr="00903DBA">
        <w:rPr>
          <w:highlight w:val="white"/>
        </w:rPr>
        <w:t xml:space="preserve">    stream-&gt;open = TRUE;</w:t>
      </w:r>
    </w:p>
    <w:p w14:paraId="1F330939" w14:textId="77777777" w:rsidR="00C25FEE" w:rsidRPr="00903DBA" w:rsidRDefault="00C25FEE" w:rsidP="00C25FEE">
      <w:pPr>
        <w:pStyle w:val="Code"/>
        <w:rPr>
          <w:highlight w:val="white"/>
        </w:rPr>
      </w:pPr>
      <w:r w:rsidRPr="00903DBA">
        <w:rPr>
          <w:highlight w:val="white"/>
        </w:rPr>
        <w:t xml:space="preserve">    stream-&gt;handle = handle;</w:t>
      </w:r>
    </w:p>
    <w:p w14:paraId="03F59CBD" w14:textId="77777777" w:rsidR="00C25FEE" w:rsidRPr="00903DBA" w:rsidRDefault="00C25FEE" w:rsidP="00C25FEE">
      <w:pPr>
        <w:pStyle w:val="Code"/>
        <w:rPr>
          <w:highlight w:val="white"/>
        </w:rPr>
      </w:pPr>
      <w:r w:rsidRPr="00903DBA">
        <w:rPr>
          <w:highlight w:val="white"/>
        </w:rPr>
        <w:t xml:space="preserve">    stream-&gt;size = 0l; // filesize(handle);</w:t>
      </w:r>
    </w:p>
    <w:p w14:paraId="008AA7A6" w14:textId="77777777" w:rsidR="00C25FEE" w:rsidRPr="00903DBA" w:rsidRDefault="00C25FEE" w:rsidP="00C25FEE">
      <w:pPr>
        <w:pStyle w:val="Code"/>
        <w:rPr>
          <w:highlight w:val="white"/>
        </w:rPr>
      </w:pPr>
      <w:r w:rsidRPr="00903DBA">
        <w:rPr>
          <w:highlight w:val="white"/>
        </w:rPr>
        <w:t xml:space="preserve">    strcpy(stream-&gt;name, name);</w:t>
      </w:r>
    </w:p>
    <w:p w14:paraId="624E4C7E" w14:textId="77777777" w:rsidR="00C25FEE" w:rsidRPr="00903DBA" w:rsidRDefault="00C25FEE" w:rsidP="00C25FEE">
      <w:pPr>
        <w:pStyle w:val="Code"/>
        <w:rPr>
          <w:highlight w:val="white"/>
        </w:rPr>
      </w:pPr>
      <w:r w:rsidRPr="00903DBA">
        <w:rPr>
          <w:highlight w:val="white"/>
        </w:rPr>
        <w:t xml:space="preserve">    stream-&gt;temporary = FALSE;</w:t>
      </w:r>
    </w:p>
    <w:p w14:paraId="70D958A9" w14:textId="77777777" w:rsidR="00C25FEE" w:rsidRPr="00903DBA" w:rsidRDefault="00C25FEE" w:rsidP="00C25FEE">
      <w:pPr>
        <w:pStyle w:val="Code"/>
        <w:rPr>
          <w:highlight w:val="white"/>
        </w:rPr>
      </w:pPr>
      <w:r w:rsidRPr="00903DBA">
        <w:rPr>
          <w:highlight w:val="white"/>
        </w:rPr>
        <w:t xml:space="preserve">    return stream;</w:t>
      </w:r>
    </w:p>
    <w:p w14:paraId="5D2B3D5C" w14:textId="77777777" w:rsidR="00C25FEE" w:rsidRPr="00903DBA" w:rsidRDefault="00C25FEE" w:rsidP="00C25FEE">
      <w:pPr>
        <w:pStyle w:val="Code"/>
        <w:rPr>
          <w:highlight w:val="white"/>
        </w:rPr>
      </w:pPr>
      <w:r w:rsidRPr="00903DBA">
        <w:rPr>
          <w:highlight w:val="white"/>
        </w:rPr>
        <w:t xml:space="preserve">  }</w:t>
      </w:r>
    </w:p>
    <w:p w14:paraId="5EDDD6E6" w14:textId="77777777" w:rsidR="00C25FEE" w:rsidRPr="00903DBA" w:rsidRDefault="00C25FEE" w:rsidP="00C25FEE">
      <w:pPr>
        <w:pStyle w:val="Code"/>
        <w:rPr>
          <w:highlight w:val="white"/>
        </w:rPr>
      </w:pPr>
      <w:r w:rsidRPr="00903DBA">
        <w:rPr>
          <w:highlight w:val="white"/>
        </w:rPr>
        <w:t xml:space="preserve">  else {</w:t>
      </w:r>
    </w:p>
    <w:p w14:paraId="7F8A25A5" w14:textId="77777777" w:rsidR="00C25FEE" w:rsidRPr="00903DBA" w:rsidRDefault="00C25FEE" w:rsidP="00C25FEE">
      <w:pPr>
        <w:pStyle w:val="Code"/>
        <w:rPr>
          <w:highlight w:val="white"/>
        </w:rPr>
      </w:pPr>
      <w:r w:rsidRPr="00903DBA">
        <w:rPr>
          <w:highlight w:val="white"/>
        </w:rPr>
        <w:t xml:space="preserve">    stream-&gt;open = FALSE;</w:t>
      </w:r>
    </w:p>
    <w:p w14:paraId="71D320F3" w14:textId="77777777" w:rsidR="00C25FEE" w:rsidRPr="00903DBA" w:rsidRDefault="00C25FEE" w:rsidP="00C25FEE">
      <w:pPr>
        <w:pStyle w:val="Code"/>
        <w:rPr>
          <w:highlight w:val="white"/>
        </w:rPr>
      </w:pPr>
      <w:r w:rsidRPr="00903DBA">
        <w:rPr>
          <w:highlight w:val="white"/>
        </w:rPr>
        <w:t xml:space="preserve">    return NULL;</w:t>
      </w:r>
    </w:p>
    <w:p w14:paraId="4BA40DC7" w14:textId="77777777" w:rsidR="00C25FEE" w:rsidRPr="00903DBA" w:rsidRDefault="00C25FEE" w:rsidP="00C25FEE">
      <w:pPr>
        <w:pStyle w:val="Code"/>
        <w:rPr>
          <w:highlight w:val="white"/>
        </w:rPr>
      </w:pPr>
      <w:r w:rsidRPr="00903DBA">
        <w:rPr>
          <w:highlight w:val="white"/>
        </w:rPr>
        <w:t xml:space="preserve">  }</w:t>
      </w:r>
    </w:p>
    <w:p w14:paraId="6FB15CBD" w14:textId="77777777" w:rsidR="00C25FEE" w:rsidRPr="00903DBA" w:rsidRDefault="00C25FEE" w:rsidP="00C25FEE">
      <w:pPr>
        <w:pStyle w:val="Code"/>
        <w:rPr>
          <w:highlight w:val="white"/>
        </w:rPr>
      </w:pPr>
      <w:r w:rsidRPr="00903DBA">
        <w:rPr>
          <w:highlight w:val="white"/>
        </w:rPr>
        <w:t>}</w:t>
      </w:r>
    </w:p>
    <w:p w14:paraId="023FA983" w14:textId="77777777" w:rsidR="00C25FEE" w:rsidRPr="00903DBA" w:rsidRDefault="00C25FEE" w:rsidP="00C25FEE">
      <w:pPr>
        <w:pStyle w:val="Code"/>
        <w:rPr>
          <w:highlight w:val="white"/>
        </w:rPr>
      </w:pPr>
    </w:p>
    <w:p w14:paraId="5F56BAF7" w14:textId="77777777" w:rsidR="00C25FEE" w:rsidRPr="00903DBA" w:rsidRDefault="00C25FEE" w:rsidP="00C25FEE">
      <w:pPr>
        <w:pStyle w:val="Code"/>
        <w:rPr>
          <w:highlight w:val="white"/>
        </w:rPr>
      </w:pPr>
      <w:r w:rsidRPr="00903DBA">
        <w:rPr>
          <w:highlight w:val="white"/>
        </w:rPr>
        <w:t>int fflush(FILE* stream) {</w:t>
      </w:r>
    </w:p>
    <w:p w14:paraId="1D4F6E4D" w14:textId="77777777" w:rsidR="00C25FEE" w:rsidRPr="00903DBA" w:rsidRDefault="00C25FEE" w:rsidP="00C25FEE">
      <w:pPr>
        <w:pStyle w:val="Code"/>
        <w:rPr>
          <w:highlight w:val="white"/>
        </w:rPr>
      </w:pPr>
      <w:r w:rsidRPr="00903DBA">
        <w:rPr>
          <w:highlight w:val="white"/>
        </w:rPr>
        <w:t xml:space="preserve">  if (stream == NULL) {</w:t>
      </w:r>
    </w:p>
    <w:p w14:paraId="0B473EEA" w14:textId="77777777" w:rsidR="00C25FEE" w:rsidRPr="00903DBA" w:rsidRDefault="00C25FEE" w:rsidP="00C25FEE">
      <w:pPr>
        <w:pStyle w:val="Code"/>
        <w:rPr>
          <w:highlight w:val="white"/>
        </w:rPr>
      </w:pPr>
      <w:r w:rsidRPr="00903DBA">
        <w:rPr>
          <w:highlight w:val="white"/>
        </w:rPr>
        <w:t xml:space="preserve">    int index;</w:t>
      </w:r>
    </w:p>
    <w:p w14:paraId="474560AA" w14:textId="77777777" w:rsidR="00C25FEE" w:rsidRPr="00903DBA" w:rsidRDefault="00C25FEE" w:rsidP="00C25FEE">
      <w:pPr>
        <w:pStyle w:val="Code"/>
        <w:rPr>
          <w:highlight w:val="white"/>
        </w:rPr>
      </w:pPr>
    </w:p>
    <w:p w14:paraId="4B9A2270" w14:textId="77777777" w:rsidR="00C25FEE" w:rsidRPr="00903DBA" w:rsidRDefault="00C25FEE" w:rsidP="00C25FEE">
      <w:pPr>
        <w:pStyle w:val="Code"/>
        <w:rPr>
          <w:highlight w:val="white"/>
        </w:rPr>
      </w:pPr>
      <w:r w:rsidRPr="00903DBA">
        <w:rPr>
          <w:highlight w:val="white"/>
        </w:rPr>
        <w:t xml:space="preserve">    for (index = 0; index &lt; FOPEN_MAX; ++index) {</w:t>
      </w:r>
    </w:p>
    <w:p w14:paraId="732803DE" w14:textId="77777777" w:rsidR="00C25FEE" w:rsidRPr="00903DBA" w:rsidRDefault="00C25FEE" w:rsidP="00C25FEE">
      <w:pPr>
        <w:pStyle w:val="Code"/>
        <w:rPr>
          <w:highlight w:val="white"/>
        </w:rPr>
      </w:pPr>
      <w:r w:rsidRPr="00903DBA">
        <w:rPr>
          <w:highlight w:val="white"/>
        </w:rPr>
        <w:t xml:space="preserve">      if (g_fileArray[index].open) {</w:t>
      </w:r>
    </w:p>
    <w:p w14:paraId="61294C0A" w14:textId="77777777" w:rsidR="00C25FEE" w:rsidRPr="00903DBA" w:rsidRDefault="00C25FEE" w:rsidP="00C25FEE">
      <w:pPr>
        <w:pStyle w:val="Code"/>
        <w:rPr>
          <w:highlight w:val="white"/>
        </w:rPr>
      </w:pPr>
      <w:r w:rsidRPr="00903DBA">
        <w:rPr>
          <w:highlight w:val="white"/>
        </w:rPr>
        <w:t xml:space="preserve">        if (fflush(&amp;g_fileArray[index]) == EOF) {</w:t>
      </w:r>
    </w:p>
    <w:p w14:paraId="08570729" w14:textId="77777777" w:rsidR="00C25FEE" w:rsidRPr="00903DBA" w:rsidRDefault="00C25FEE" w:rsidP="00C25FEE">
      <w:pPr>
        <w:pStyle w:val="Code"/>
        <w:rPr>
          <w:highlight w:val="white"/>
        </w:rPr>
      </w:pPr>
      <w:r w:rsidRPr="00903DBA">
        <w:rPr>
          <w:highlight w:val="white"/>
        </w:rPr>
        <w:t xml:space="preserve">          return EOF;</w:t>
      </w:r>
    </w:p>
    <w:p w14:paraId="0DBA561D" w14:textId="77777777" w:rsidR="00C25FEE" w:rsidRPr="00903DBA" w:rsidRDefault="00C25FEE" w:rsidP="00C25FEE">
      <w:pPr>
        <w:pStyle w:val="Code"/>
        <w:rPr>
          <w:highlight w:val="white"/>
        </w:rPr>
      </w:pPr>
      <w:r w:rsidRPr="00903DBA">
        <w:rPr>
          <w:highlight w:val="white"/>
        </w:rPr>
        <w:t xml:space="preserve">        }</w:t>
      </w:r>
    </w:p>
    <w:p w14:paraId="40863C13" w14:textId="77777777" w:rsidR="00C25FEE" w:rsidRPr="00903DBA" w:rsidRDefault="00C25FEE" w:rsidP="00C25FEE">
      <w:pPr>
        <w:pStyle w:val="Code"/>
        <w:rPr>
          <w:highlight w:val="white"/>
        </w:rPr>
      </w:pPr>
      <w:r w:rsidRPr="00903DBA">
        <w:rPr>
          <w:highlight w:val="white"/>
        </w:rPr>
        <w:t xml:space="preserve">      }</w:t>
      </w:r>
    </w:p>
    <w:p w14:paraId="78BB7ED0" w14:textId="77777777" w:rsidR="00C25FEE" w:rsidRPr="00903DBA" w:rsidRDefault="00C25FEE" w:rsidP="00C25FEE">
      <w:pPr>
        <w:pStyle w:val="Code"/>
        <w:rPr>
          <w:highlight w:val="white"/>
        </w:rPr>
      </w:pPr>
      <w:r w:rsidRPr="00903DBA">
        <w:rPr>
          <w:highlight w:val="white"/>
        </w:rPr>
        <w:t xml:space="preserve">    }</w:t>
      </w:r>
    </w:p>
    <w:p w14:paraId="4BFCF091" w14:textId="77777777" w:rsidR="00C25FEE" w:rsidRPr="00903DBA" w:rsidRDefault="00C25FEE" w:rsidP="00C25FEE">
      <w:pPr>
        <w:pStyle w:val="Code"/>
        <w:rPr>
          <w:highlight w:val="white"/>
        </w:rPr>
      </w:pPr>
      <w:r w:rsidRPr="00903DBA">
        <w:rPr>
          <w:highlight w:val="white"/>
        </w:rPr>
        <w:t xml:space="preserve">  }</w:t>
      </w:r>
    </w:p>
    <w:p w14:paraId="41A5C005" w14:textId="77777777" w:rsidR="00C25FEE" w:rsidRPr="00903DBA" w:rsidRDefault="00C25FEE" w:rsidP="00C25FEE">
      <w:pPr>
        <w:pStyle w:val="Code"/>
        <w:rPr>
          <w:highlight w:val="white"/>
        </w:rPr>
      </w:pPr>
    </w:p>
    <w:p w14:paraId="0EC45563" w14:textId="77777777" w:rsidR="00C25FEE" w:rsidRPr="00903DBA" w:rsidRDefault="00C25FEE" w:rsidP="00C25FEE">
      <w:pPr>
        <w:pStyle w:val="Code"/>
        <w:rPr>
          <w:highlight w:val="white"/>
        </w:rPr>
      </w:pPr>
      <w:r w:rsidRPr="00903DBA">
        <w:rPr>
          <w:highlight w:val="white"/>
        </w:rPr>
        <w:t xml:space="preserve">  // ...</w:t>
      </w:r>
    </w:p>
    <w:p w14:paraId="1D0C7B14" w14:textId="77777777" w:rsidR="00C25FEE" w:rsidRPr="00903DBA" w:rsidRDefault="00C25FEE" w:rsidP="00C25FEE">
      <w:pPr>
        <w:pStyle w:val="Code"/>
        <w:rPr>
          <w:highlight w:val="white"/>
        </w:rPr>
      </w:pPr>
    </w:p>
    <w:p w14:paraId="02DA6604" w14:textId="77777777" w:rsidR="00C25FEE" w:rsidRPr="00903DBA" w:rsidRDefault="00C25FEE" w:rsidP="00C25FEE">
      <w:pPr>
        <w:pStyle w:val="Code"/>
        <w:rPr>
          <w:highlight w:val="white"/>
        </w:rPr>
      </w:pPr>
      <w:r w:rsidRPr="00903DBA">
        <w:rPr>
          <w:highlight w:val="white"/>
        </w:rPr>
        <w:t xml:space="preserve">  return 0;</w:t>
      </w:r>
    </w:p>
    <w:p w14:paraId="0F886054" w14:textId="77777777" w:rsidR="00C25FEE" w:rsidRPr="00903DBA" w:rsidRDefault="00C25FEE" w:rsidP="00C25FEE">
      <w:pPr>
        <w:pStyle w:val="Code"/>
        <w:rPr>
          <w:highlight w:val="white"/>
        </w:rPr>
      </w:pPr>
      <w:r w:rsidRPr="00903DBA">
        <w:rPr>
          <w:highlight w:val="white"/>
        </w:rPr>
        <w:t>}</w:t>
      </w:r>
    </w:p>
    <w:p w14:paraId="7DE424D2" w14:textId="77777777" w:rsidR="00C25FEE" w:rsidRPr="00903DBA" w:rsidRDefault="00C25FEE" w:rsidP="00C25FEE">
      <w:pPr>
        <w:pStyle w:val="Code"/>
        <w:rPr>
          <w:highlight w:val="white"/>
        </w:rPr>
      </w:pPr>
    </w:p>
    <w:p w14:paraId="346586DF" w14:textId="77777777" w:rsidR="00C25FEE" w:rsidRPr="00903DBA" w:rsidRDefault="00C25FEE" w:rsidP="00C25FEE">
      <w:pPr>
        <w:pStyle w:val="Code"/>
        <w:rPr>
          <w:highlight w:val="white"/>
        </w:rPr>
      </w:pPr>
      <w:r w:rsidRPr="00903DBA">
        <w:rPr>
          <w:highlight w:val="white"/>
        </w:rPr>
        <w:t>int fclose(FILE* stream) {</w:t>
      </w:r>
    </w:p>
    <w:p w14:paraId="35F3F925" w14:textId="77777777" w:rsidR="00C25FEE" w:rsidRPr="00903DBA" w:rsidRDefault="00C25FEE" w:rsidP="00C25FEE">
      <w:pPr>
        <w:pStyle w:val="Code"/>
        <w:rPr>
          <w:highlight w:val="white"/>
        </w:rPr>
      </w:pPr>
      <w:r w:rsidRPr="00903DBA">
        <w:rPr>
          <w:highlight w:val="white"/>
        </w:rPr>
        <w:t xml:space="preserve">  if (stream != NULL) {</w:t>
      </w:r>
    </w:p>
    <w:p w14:paraId="6BA9DC00" w14:textId="77777777" w:rsidR="00C25FEE" w:rsidRPr="00903DBA" w:rsidRDefault="00C25FEE" w:rsidP="00C25FEE">
      <w:pPr>
        <w:pStyle w:val="Code"/>
        <w:rPr>
          <w:highlight w:val="white"/>
        </w:rPr>
      </w:pPr>
      <w:r w:rsidRPr="00903DBA">
        <w:rPr>
          <w:highlight w:val="white"/>
        </w:rPr>
        <w:t>#ifdef __WINDOWS__</w:t>
      </w:r>
    </w:p>
    <w:p w14:paraId="6E69EADA" w14:textId="77777777" w:rsidR="00C25FEE" w:rsidRPr="00903DBA" w:rsidRDefault="00C25FEE" w:rsidP="00C25FEE">
      <w:pPr>
        <w:pStyle w:val="Code"/>
        <w:rPr>
          <w:highlight w:val="white"/>
        </w:rPr>
      </w:pPr>
      <w:r w:rsidRPr="00903DBA">
        <w:rPr>
          <w:highlight w:val="white"/>
        </w:rPr>
        <w:t xml:space="preserve">    register_ah = 0x3Es;</w:t>
      </w:r>
    </w:p>
    <w:p w14:paraId="70639AF6" w14:textId="77777777" w:rsidR="00C25FEE" w:rsidRPr="00903DBA" w:rsidRDefault="00C25FEE" w:rsidP="00C25FEE">
      <w:pPr>
        <w:pStyle w:val="Code"/>
        <w:rPr>
          <w:highlight w:val="white"/>
        </w:rPr>
      </w:pPr>
      <w:r w:rsidRPr="00903DBA">
        <w:rPr>
          <w:highlight w:val="white"/>
        </w:rPr>
        <w:t xml:space="preserve">    register_bx = stream-&gt;handle;</w:t>
      </w:r>
    </w:p>
    <w:p w14:paraId="383CD39E" w14:textId="77777777" w:rsidR="00C25FEE" w:rsidRPr="00903DBA" w:rsidRDefault="00C25FEE" w:rsidP="00C25FEE">
      <w:pPr>
        <w:pStyle w:val="Code"/>
        <w:rPr>
          <w:highlight w:val="white"/>
        </w:rPr>
      </w:pPr>
      <w:r w:rsidRPr="00903DBA">
        <w:rPr>
          <w:highlight w:val="white"/>
        </w:rPr>
        <w:t xml:space="preserve">    interrupt(0x21s);</w:t>
      </w:r>
    </w:p>
    <w:p w14:paraId="108F1ECE" w14:textId="77777777" w:rsidR="00C25FEE" w:rsidRPr="00903DBA" w:rsidRDefault="00C25FEE" w:rsidP="00C25FEE">
      <w:pPr>
        <w:pStyle w:val="Code"/>
        <w:rPr>
          <w:highlight w:val="white"/>
        </w:rPr>
      </w:pPr>
    </w:p>
    <w:p w14:paraId="5D9D8679" w14:textId="77777777" w:rsidR="00C25FEE" w:rsidRPr="00903DBA" w:rsidRDefault="00C25FEE" w:rsidP="00C25FEE">
      <w:pPr>
        <w:pStyle w:val="Code"/>
        <w:rPr>
          <w:highlight w:val="white"/>
        </w:rPr>
      </w:pPr>
      <w:r w:rsidRPr="00903DBA">
        <w:rPr>
          <w:highlight w:val="white"/>
        </w:rPr>
        <w:t xml:space="preserve">    if (carry_flag) {</w:t>
      </w:r>
    </w:p>
    <w:p w14:paraId="7F3CAE4A" w14:textId="77777777" w:rsidR="00C25FEE" w:rsidRPr="00903DBA" w:rsidRDefault="00C25FEE" w:rsidP="00C25FEE">
      <w:pPr>
        <w:pStyle w:val="Code"/>
        <w:rPr>
          <w:highlight w:val="white"/>
        </w:rPr>
      </w:pPr>
      <w:r w:rsidRPr="00903DBA">
        <w:rPr>
          <w:highlight w:val="white"/>
        </w:rPr>
        <w:t xml:space="preserve">      errno = FCLOSE;</w:t>
      </w:r>
    </w:p>
    <w:p w14:paraId="55F74105" w14:textId="77777777" w:rsidR="00C25FEE" w:rsidRPr="00903DBA" w:rsidRDefault="00C25FEE" w:rsidP="00C25FEE">
      <w:pPr>
        <w:pStyle w:val="Code"/>
        <w:rPr>
          <w:highlight w:val="white"/>
        </w:rPr>
      </w:pPr>
      <w:r w:rsidRPr="00903DBA">
        <w:rPr>
          <w:highlight w:val="white"/>
        </w:rPr>
        <w:t xml:space="preserve">      return -1;</w:t>
      </w:r>
    </w:p>
    <w:p w14:paraId="09864BA4" w14:textId="77777777" w:rsidR="00C25FEE" w:rsidRPr="00903DBA" w:rsidRDefault="00C25FEE" w:rsidP="00C25FEE">
      <w:pPr>
        <w:pStyle w:val="Code"/>
        <w:rPr>
          <w:highlight w:val="white"/>
        </w:rPr>
      </w:pPr>
      <w:r w:rsidRPr="00903DBA">
        <w:rPr>
          <w:highlight w:val="white"/>
        </w:rPr>
        <w:t xml:space="preserve">    }</w:t>
      </w:r>
    </w:p>
    <w:p w14:paraId="0010787F" w14:textId="77777777" w:rsidR="00C25FEE" w:rsidRPr="00903DBA" w:rsidRDefault="00C25FEE" w:rsidP="00C25FEE">
      <w:pPr>
        <w:pStyle w:val="Code"/>
        <w:rPr>
          <w:highlight w:val="white"/>
        </w:rPr>
      </w:pPr>
    </w:p>
    <w:p w14:paraId="12EB502B" w14:textId="77777777" w:rsidR="00C25FEE" w:rsidRPr="00903DBA" w:rsidRDefault="00C25FEE" w:rsidP="00C25FEE">
      <w:pPr>
        <w:pStyle w:val="Code"/>
        <w:rPr>
          <w:highlight w:val="white"/>
        </w:rPr>
      </w:pPr>
      <w:r w:rsidRPr="00903DBA">
        <w:rPr>
          <w:highlight w:val="white"/>
        </w:rPr>
        <w:t xml:space="preserve">    if (stream-&gt;temporary) {</w:t>
      </w:r>
    </w:p>
    <w:p w14:paraId="686F45A8" w14:textId="77777777" w:rsidR="00C25FEE" w:rsidRPr="00903DBA" w:rsidRDefault="00C25FEE" w:rsidP="00C25FEE">
      <w:pPr>
        <w:pStyle w:val="Code"/>
        <w:rPr>
          <w:highlight w:val="white"/>
        </w:rPr>
      </w:pPr>
      <w:r w:rsidRPr="00903DBA">
        <w:rPr>
          <w:highlight w:val="white"/>
        </w:rPr>
        <w:t xml:space="preserve">      remove(stream-&gt;name);</w:t>
      </w:r>
    </w:p>
    <w:p w14:paraId="0FD022D5" w14:textId="77777777" w:rsidR="00C25FEE" w:rsidRPr="00903DBA" w:rsidRDefault="00C25FEE" w:rsidP="00C25FEE">
      <w:pPr>
        <w:pStyle w:val="Code"/>
        <w:rPr>
          <w:highlight w:val="white"/>
        </w:rPr>
      </w:pPr>
      <w:r w:rsidRPr="00903DBA">
        <w:rPr>
          <w:highlight w:val="white"/>
        </w:rPr>
        <w:t xml:space="preserve">    }</w:t>
      </w:r>
    </w:p>
    <w:p w14:paraId="3ED4FCC0" w14:textId="77777777" w:rsidR="00C25FEE" w:rsidRPr="00903DBA" w:rsidRDefault="00C25FEE" w:rsidP="00C25FEE">
      <w:pPr>
        <w:pStyle w:val="Code"/>
        <w:rPr>
          <w:highlight w:val="white"/>
        </w:rPr>
      </w:pPr>
    </w:p>
    <w:p w14:paraId="0BF13482" w14:textId="77777777" w:rsidR="00C25FEE" w:rsidRPr="00903DBA" w:rsidRDefault="00C25FEE" w:rsidP="00C25FEE">
      <w:pPr>
        <w:pStyle w:val="Code"/>
        <w:rPr>
          <w:highlight w:val="white"/>
        </w:rPr>
      </w:pPr>
      <w:r w:rsidRPr="00903DBA">
        <w:rPr>
          <w:highlight w:val="white"/>
        </w:rPr>
        <w:t xml:space="preserve">    stream-&gt;open = FALSE;</w:t>
      </w:r>
    </w:p>
    <w:p w14:paraId="3F782223" w14:textId="77777777" w:rsidR="00C25FEE" w:rsidRPr="00903DBA" w:rsidRDefault="00C25FEE" w:rsidP="00C25FEE">
      <w:pPr>
        <w:pStyle w:val="Code"/>
        <w:rPr>
          <w:highlight w:val="white"/>
        </w:rPr>
      </w:pPr>
      <w:r w:rsidRPr="00903DBA">
        <w:rPr>
          <w:highlight w:val="white"/>
        </w:rPr>
        <w:t xml:space="preserve">    return 0;</w:t>
      </w:r>
    </w:p>
    <w:p w14:paraId="7EC27A6B" w14:textId="77777777" w:rsidR="00C25FEE" w:rsidRPr="00903DBA" w:rsidRDefault="00C25FEE" w:rsidP="00C25FEE">
      <w:pPr>
        <w:pStyle w:val="Code"/>
        <w:rPr>
          <w:highlight w:val="white"/>
        </w:rPr>
      </w:pPr>
      <w:r w:rsidRPr="00903DBA">
        <w:rPr>
          <w:highlight w:val="white"/>
        </w:rPr>
        <w:t>#endif</w:t>
      </w:r>
    </w:p>
    <w:p w14:paraId="05DF55AF" w14:textId="77777777" w:rsidR="00C25FEE" w:rsidRPr="00903DBA" w:rsidRDefault="00C25FEE" w:rsidP="00C25FEE">
      <w:pPr>
        <w:pStyle w:val="Code"/>
        <w:rPr>
          <w:highlight w:val="white"/>
        </w:rPr>
      </w:pPr>
    </w:p>
    <w:p w14:paraId="63E6C2F5" w14:textId="77777777" w:rsidR="00C25FEE" w:rsidRPr="00903DBA" w:rsidRDefault="00C25FEE" w:rsidP="00C25FEE">
      <w:pPr>
        <w:pStyle w:val="Code"/>
        <w:rPr>
          <w:highlight w:val="white"/>
        </w:rPr>
      </w:pPr>
      <w:r w:rsidRPr="00903DBA">
        <w:rPr>
          <w:highlight w:val="white"/>
        </w:rPr>
        <w:t>#ifdef __LINUX__</w:t>
      </w:r>
    </w:p>
    <w:p w14:paraId="26D22D89" w14:textId="77777777" w:rsidR="00C25FEE" w:rsidRPr="00903DBA" w:rsidRDefault="00C25FEE" w:rsidP="00C25FEE">
      <w:pPr>
        <w:pStyle w:val="Code"/>
        <w:rPr>
          <w:highlight w:val="white"/>
        </w:rPr>
      </w:pPr>
      <w:r w:rsidRPr="00903DBA">
        <w:rPr>
          <w:highlight w:val="white"/>
        </w:rPr>
        <w:t xml:space="preserve">  register_rax = 3L;</w:t>
      </w:r>
    </w:p>
    <w:p w14:paraId="6829B643" w14:textId="77777777" w:rsidR="00C25FEE" w:rsidRPr="00903DBA" w:rsidRDefault="00C25FEE" w:rsidP="00C25FEE">
      <w:pPr>
        <w:pStyle w:val="Code"/>
        <w:rPr>
          <w:highlight w:val="white"/>
        </w:rPr>
      </w:pPr>
      <w:r w:rsidRPr="00903DBA">
        <w:rPr>
          <w:highlight w:val="white"/>
        </w:rPr>
        <w:t xml:space="preserve">  register_rdi = (unsigned long) stream-&gt;handle;</w:t>
      </w:r>
    </w:p>
    <w:p w14:paraId="23420BD9" w14:textId="77777777" w:rsidR="00C25FEE" w:rsidRPr="00903DBA" w:rsidRDefault="00C25FEE" w:rsidP="00C25FEE">
      <w:pPr>
        <w:pStyle w:val="Code"/>
        <w:rPr>
          <w:highlight w:val="white"/>
        </w:rPr>
      </w:pPr>
      <w:r w:rsidRPr="00903DBA">
        <w:rPr>
          <w:highlight w:val="white"/>
        </w:rPr>
        <w:t xml:space="preserve">  syscall();</w:t>
      </w:r>
    </w:p>
    <w:p w14:paraId="37CD3FB3" w14:textId="77777777" w:rsidR="00C25FEE" w:rsidRPr="00903DBA" w:rsidRDefault="00C25FEE" w:rsidP="00C25FEE">
      <w:pPr>
        <w:pStyle w:val="Code"/>
        <w:rPr>
          <w:highlight w:val="white"/>
        </w:rPr>
      </w:pPr>
      <w:r w:rsidRPr="00903DBA">
        <w:rPr>
          <w:highlight w:val="white"/>
        </w:rPr>
        <w:t xml:space="preserve">  return 0;</w:t>
      </w:r>
    </w:p>
    <w:p w14:paraId="581194E3" w14:textId="77777777" w:rsidR="00C25FEE" w:rsidRPr="00903DBA" w:rsidRDefault="00C25FEE" w:rsidP="00C25FEE">
      <w:pPr>
        <w:pStyle w:val="Code"/>
        <w:rPr>
          <w:highlight w:val="white"/>
        </w:rPr>
      </w:pPr>
      <w:r w:rsidRPr="00903DBA">
        <w:rPr>
          <w:highlight w:val="white"/>
        </w:rPr>
        <w:t>#endif</w:t>
      </w:r>
    </w:p>
    <w:p w14:paraId="3589A0A8" w14:textId="77777777" w:rsidR="00C25FEE" w:rsidRPr="00903DBA" w:rsidRDefault="00C25FEE" w:rsidP="00C25FEE">
      <w:pPr>
        <w:pStyle w:val="Code"/>
        <w:rPr>
          <w:highlight w:val="white"/>
        </w:rPr>
      </w:pPr>
      <w:r w:rsidRPr="00903DBA">
        <w:rPr>
          <w:highlight w:val="white"/>
        </w:rPr>
        <w:t xml:space="preserve">  }</w:t>
      </w:r>
    </w:p>
    <w:p w14:paraId="7BE51EDA" w14:textId="77777777" w:rsidR="00C25FEE" w:rsidRPr="00903DBA" w:rsidRDefault="00C25FEE" w:rsidP="00C25FEE">
      <w:pPr>
        <w:pStyle w:val="Code"/>
        <w:rPr>
          <w:highlight w:val="white"/>
        </w:rPr>
      </w:pPr>
      <w:r w:rsidRPr="00903DBA">
        <w:rPr>
          <w:highlight w:val="white"/>
        </w:rPr>
        <w:t xml:space="preserve">  else {</w:t>
      </w:r>
    </w:p>
    <w:p w14:paraId="1FDD7886" w14:textId="77777777" w:rsidR="00C25FEE" w:rsidRPr="00903DBA" w:rsidRDefault="00C25FEE" w:rsidP="00C25FEE">
      <w:pPr>
        <w:pStyle w:val="Code"/>
        <w:rPr>
          <w:highlight w:val="white"/>
        </w:rPr>
      </w:pPr>
      <w:r w:rsidRPr="00903DBA">
        <w:rPr>
          <w:highlight w:val="white"/>
        </w:rPr>
        <w:t xml:space="preserve">    int index;</w:t>
      </w:r>
    </w:p>
    <w:p w14:paraId="0E6572BE" w14:textId="77777777" w:rsidR="00C25FEE" w:rsidRPr="00903DBA" w:rsidRDefault="00C25FEE" w:rsidP="00C25FEE">
      <w:pPr>
        <w:pStyle w:val="Code"/>
        <w:rPr>
          <w:highlight w:val="white"/>
        </w:rPr>
      </w:pPr>
    </w:p>
    <w:p w14:paraId="64EF9021" w14:textId="77777777" w:rsidR="00C25FEE" w:rsidRPr="00903DBA" w:rsidRDefault="00C25FEE" w:rsidP="00C25FEE">
      <w:pPr>
        <w:pStyle w:val="Code"/>
        <w:rPr>
          <w:highlight w:val="white"/>
        </w:rPr>
      </w:pPr>
      <w:r w:rsidRPr="00903DBA">
        <w:rPr>
          <w:highlight w:val="white"/>
        </w:rPr>
        <w:t xml:space="preserve">    for (index = 0; index &lt; FOPEN_MAX; ++index) {</w:t>
      </w:r>
    </w:p>
    <w:p w14:paraId="5579292A" w14:textId="77777777" w:rsidR="00C25FEE" w:rsidRPr="00903DBA" w:rsidRDefault="00C25FEE" w:rsidP="00C25FEE">
      <w:pPr>
        <w:pStyle w:val="Code"/>
        <w:rPr>
          <w:highlight w:val="white"/>
        </w:rPr>
      </w:pPr>
      <w:r w:rsidRPr="00903DBA">
        <w:rPr>
          <w:highlight w:val="white"/>
        </w:rPr>
        <w:t xml:space="preserve">      if (g_fileArray[index].open) {</w:t>
      </w:r>
    </w:p>
    <w:p w14:paraId="242D0EAB" w14:textId="77777777" w:rsidR="00C25FEE" w:rsidRPr="00903DBA" w:rsidRDefault="00C25FEE" w:rsidP="00C25FEE">
      <w:pPr>
        <w:pStyle w:val="Code"/>
        <w:rPr>
          <w:highlight w:val="white"/>
        </w:rPr>
      </w:pPr>
      <w:r w:rsidRPr="00903DBA">
        <w:rPr>
          <w:highlight w:val="white"/>
        </w:rPr>
        <w:t xml:space="preserve">        if (fclose(&amp;g_fileArray[index]) == -1) {</w:t>
      </w:r>
    </w:p>
    <w:p w14:paraId="6F988ADD" w14:textId="77777777" w:rsidR="00C25FEE" w:rsidRPr="00903DBA" w:rsidRDefault="00C25FEE" w:rsidP="00C25FEE">
      <w:pPr>
        <w:pStyle w:val="Code"/>
        <w:rPr>
          <w:highlight w:val="white"/>
        </w:rPr>
      </w:pPr>
      <w:r w:rsidRPr="00903DBA">
        <w:rPr>
          <w:highlight w:val="white"/>
        </w:rPr>
        <w:t xml:space="preserve">          return -1;</w:t>
      </w:r>
    </w:p>
    <w:p w14:paraId="4A142AD5" w14:textId="77777777" w:rsidR="00C25FEE" w:rsidRPr="00903DBA" w:rsidRDefault="00C25FEE" w:rsidP="00C25FEE">
      <w:pPr>
        <w:pStyle w:val="Code"/>
        <w:rPr>
          <w:highlight w:val="white"/>
        </w:rPr>
      </w:pPr>
      <w:r w:rsidRPr="00903DBA">
        <w:rPr>
          <w:highlight w:val="white"/>
        </w:rPr>
        <w:t xml:space="preserve">        }</w:t>
      </w:r>
    </w:p>
    <w:p w14:paraId="02BC129C" w14:textId="77777777" w:rsidR="00C25FEE" w:rsidRPr="00903DBA" w:rsidRDefault="00C25FEE" w:rsidP="00C25FEE">
      <w:pPr>
        <w:pStyle w:val="Code"/>
        <w:rPr>
          <w:highlight w:val="white"/>
        </w:rPr>
      </w:pPr>
      <w:r w:rsidRPr="00903DBA">
        <w:rPr>
          <w:highlight w:val="white"/>
        </w:rPr>
        <w:t xml:space="preserve">      }</w:t>
      </w:r>
    </w:p>
    <w:p w14:paraId="0422AD5D" w14:textId="77777777" w:rsidR="00C25FEE" w:rsidRPr="00903DBA" w:rsidRDefault="00C25FEE" w:rsidP="00C25FEE">
      <w:pPr>
        <w:pStyle w:val="Code"/>
        <w:rPr>
          <w:highlight w:val="white"/>
        </w:rPr>
      </w:pPr>
      <w:r w:rsidRPr="00903DBA">
        <w:rPr>
          <w:highlight w:val="white"/>
        </w:rPr>
        <w:t xml:space="preserve">    }</w:t>
      </w:r>
    </w:p>
    <w:p w14:paraId="41616F3A" w14:textId="77777777" w:rsidR="00C25FEE" w:rsidRPr="00903DBA" w:rsidRDefault="00C25FEE" w:rsidP="00C25FEE">
      <w:pPr>
        <w:pStyle w:val="Code"/>
        <w:rPr>
          <w:highlight w:val="white"/>
        </w:rPr>
      </w:pPr>
    </w:p>
    <w:p w14:paraId="51F4D582" w14:textId="77777777" w:rsidR="00C25FEE" w:rsidRPr="00903DBA" w:rsidRDefault="00C25FEE" w:rsidP="00C25FEE">
      <w:pPr>
        <w:pStyle w:val="Code"/>
        <w:rPr>
          <w:highlight w:val="white"/>
        </w:rPr>
      </w:pPr>
      <w:r w:rsidRPr="00903DBA">
        <w:rPr>
          <w:highlight w:val="white"/>
        </w:rPr>
        <w:t xml:space="preserve">    return 0;</w:t>
      </w:r>
    </w:p>
    <w:p w14:paraId="38AFB7CA" w14:textId="77777777" w:rsidR="00C25FEE" w:rsidRPr="00903DBA" w:rsidRDefault="00C25FEE" w:rsidP="00C25FEE">
      <w:pPr>
        <w:pStyle w:val="Code"/>
        <w:rPr>
          <w:highlight w:val="white"/>
        </w:rPr>
      </w:pPr>
      <w:r w:rsidRPr="00903DBA">
        <w:rPr>
          <w:highlight w:val="white"/>
        </w:rPr>
        <w:t xml:space="preserve">  }</w:t>
      </w:r>
    </w:p>
    <w:p w14:paraId="482A98DF" w14:textId="77777777" w:rsidR="00C25FEE" w:rsidRPr="00903DBA" w:rsidRDefault="00C25FEE" w:rsidP="00C25FEE">
      <w:pPr>
        <w:pStyle w:val="Code"/>
        <w:rPr>
          <w:highlight w:val="white"/>
        </w:rPr>
      </w:pPr>
      <w:r w:rsidRPr="00903DBA">
        <w:rPr>
          <w:highlight w:val="white"/>
        </w:rPr>
        <w:t>}</w:t>
      </w:r>
    </w:p>
    <w:p w14:paraId="253790B5" w14:textId="6057140A" w:rsidR="00C25FEE" w:rsidRPr="00903DBA" w:rsidRDefault="00C25FEE" w:rsidP="00150EB0">
      <w:pPr>
        <w:pStyle w:val="Code"/>
        <w:rPr>
          <w:highlight w:val="white"/>
        </w:rPr>
      </w:pPr>
    </w:p>
    <w:p w14:paraId="0980C5BC" w14:textId="77777777" w:rsidR="00150EB0" w:rsidRPr="00903DBA" w:rsidRDefault="00150EB0" w:rsidP="00150EB0">
      <w:pPr>
        <w:pStyle w:val="Code"/>
        <w:rPr>
          <w:highlight w:val="white"/>
        </w:rPr>
      </w:pPr>
      <w:r w:rsidRPr="00903DBA">
        <w:rPr>
          <w:highlight w:val="white"/>
        </w:rPr>
        <w:t>int remove(const char* name) {</w:t>
      </w:r>
    </w:p>
    <w:p w14:paraId="2C2E854E" w14:textId="77777777" w:rsidR="00150EB0" w:rsidRPr="00903DBA" w:rsidRDefault="00150EB0" w:rsidP="00150EB0">
      <w:pPr>
        <w:pStyle w:val="Code"/>
        <w:rPr>
          <w:highlight w:val="white"/>
        </w:rPr>
      </w:pPr>
      <w:r w:rsidRPr="00903DBA">
        <w:rPr>
          <w:highlight w:val="white"/>
        </w:rPr>
        <w:t>#ifdef __WINDOWS__</w:t>
      </w:r>
    </w:p>
    <w:p w14:paraId="0FBCCA2B" w14:textId="77777777" w:rsidR="00150EB0" w:rsidRPr="00903DBA" w:rsidRDefault="00150EB0" w:rsidP="00150EB0">
      <w:pPr>
        <w:pStyle w:val="Code"/>
        <w:rPr>
          <w:highlight w:val="white"/>
        </w:rPr>
      </w:pPr>
      <w:r w:rsidRPr="00903DBA">
        <w:rPr>
          <w:highlight w:val="white"/>
        </w:rPr>
        <w:t xml:space="preserve">  register_ah = 0x41s;</w:t>
      </w:r>
    </w:p>
    <w:p w14:paraId="58A49C60" w14:textId="77777777" w:rsidR="00150EB0" w:rsidRPr="00903DBA" w:rsidRDefault="00150EB0" w:rsidP="00150EB0">
      <w:pPr>
        <w:pStyle w:val="Code"/>
        <w:rPr>
          <w:highlight w:val="white"/>
        </w:rPr>
      </w:pPr>
      <w:r w:rsidRPr="00903DBA">
        <w:rPr>
          <w:highlight w:val="white"/>
        </w:rPr>
        <w:t xml:space="preserve">  register_cl = 0s;</w:t>
      </w:r>
    </w:p>
    <w:p w14:paraId="3E0FF707" w14:textId="77777777" w:rsidR="00150EB0" w:rsidRPr="00903DBA" w:rsidRDefault="00150EB0" w:rsidP="00150EB0">
      <w:pPr>
        <w:pStyle w:val="Code"/>
        <w:rPr>
          <w:highlight w:val="white"/>
        </w:rPr>
      </w:pPr>
      <w:r w:rsidRPr="00903DBA">
        <w:rPr>
          <w:highlight w:val="white"/>
        </w:rPr>
        <w:t xml:space="preserve">  register_dx = name;</w:t>
      </w:r>
    </w:p>
    <w:p w14:paraId="05848D74" w14:textId="77777777" w:rsidR="00150EB0" w:rsidRPr="00903DBA" w:rsidRDefault="00150EB0" w:rsidP="00150EB0">
      <w:pPr>
        <w:pStyle w:val="Code"/>
        <w:rPr>
          <w:highlight w:val="white"/>
        </w:rPr>
      </w:pPr>
      <w:r w:rsidRPr="00903DBA">
        <w:rPr>
          <w:highlight w:val="white"/>
        </w:rPr>
        <w:t xml:space="preserve">  interrupt(0x21s);</w:t>
      </w:r>
    </w:p>
    <w:p w14:paraId="493360AD" w14:textId="77777777" w:rsidR="00150EB0" w:rsidRPr="00903DBA" w:rsidRDefault="00150EB0" w:rsidP="00150EB0">
      <w:pPr>
        <w:pStyle w:val="Code"/>
        <w:rPr>
          <w:highlight w:val="white"/>
        </w:rPr>
      </w:pPr>
    </w:p>
    <w:p w14:paraId="531095E7" w14:textId="77777777" w:rsidR="00150EB0" w:rsidRPr="00903DBA" w:rsidRDefault="00150EB0" w:rsidP="00150EB0">
      <w:pPr>
        <w:pStyle w:val="Code"/>
        <w:rPr>
          <w:highlight w:val="white"/>
        </w:rPr>
      </w:pPr>
      <w:r w:rsidRPr="00903DBA">
        <w:rPr>
          <w:highlight w:val="white"/>
        </w:rPr>
        <w:t xml:space="preserve">  if (!carry_flag) {</w:t>
      </w:r>
    </w:p>
    <w:p w14:paraId="3E539C94" w14:textId="77777777" w:rsidR="00150EB0" w:rsidRPr="00903DBA" w:rsidRDefault="00150EB0" w:rsidP="00150EB0">
      <w:pPr>
        <w:pStyle w:val="Code"/>
        <w:rPr>
          <w:highlight w:val="white"/>
        </w:rPr>
      </w:pPr>
      <w:r w:rsidRPr="00903DBA">
        <w:rPr>
          <w:highlight w:val="white"/>
        </w:rPr>
        <w:t xml:space="preserve">    return 0;</w:t>
      </w:r>
    </w:p>
    <w:p w14:paraId="28AAB58E" w14:textId="77777777" w:rsidR="00150EB0" w:rsidRPr="00903DBA" w:rsidRDefault="00150EB0" w:rsidP="00150EB0">
      <w:pPr>
        <w:pStyle w:val="Code"/>
        <w:rPr>
          <w:highlight w:val="white"/>
        </w:rPr>
      </w:pPr>
      <w:r w:rsidRPr="00903DBA">
        <w:rPr>
          <w:highlight w:val="white"/>
        </w:rPr>
        <w:t xml:space="preserve">  }</w:t>
      </w:r>
    </w:p>
    <w:p w14:paraId="3803CF9E" w14:textId="77777777" w:rsidR="00150EB0" w:rsidRPr="00903DBA" w:rsidRDefault="00150EB0" w:rsidP="00150EB0">
      <w:pPr>
        <w:pStyle w:val="Code"/>
        <w:rPr>
          <w:highlight w:val="white"/>
        </w:rPr>
      </w:pPr>
      <w:r w:rsidRPr="00903DBA">
        <w:rPr>
          <w:highlight w:val="white"/>
        </w:rPr>
        <w:t>#endif</w:t>
      </w:r>
    </w:p>
    <w:p w14:paraId="0540C1BC" w14:textId="77777777" w:rsidR="00150EB0" w:rsidRPr="00903DBA" w:rsidRDefault="00150EB0" w:rsidP="00150EB0">
      <w:pPr>
        <w:pStyle w:val="Code"/>
        <w:rPr>
          <w:highlight w:val="white"/>
        </w:rPr>
      </w:pPr>
    </w:p>
    <w:p w14:paraId="2054FAE7" w14:textId="77777777" w:rsidR="00150EB0" w:rsidRPr="00903DBA" w:rsidRDefault="00150EB0" w:rsidP="00150EB0">
      <w:pPr>
        <w:pStyle w:val="Code"/>
        <w:rPr>
          <w:highlight w:val="white"/>
        </w:rPr>
      </w:pPr>
      <w:r w:rsidRPr="00903DBA">
        <w:rPr>
          <w:highlight w:val="white"/>
        </w:rPr>
        <w:t>#ifdef __LINUX__</w:t>
      </w:r>
    </w:p>
    <w:p w14:paraId="772A2CD5" w14:textId="77777777" w:rsidR="00150EB0" w:rsidRPr="00903DBA" w:rsidRDefault="00150EB0" w:rsidP="00150EB0">
      <w:pPr>
        <w:pStyle w:val="Code"/>
        <w:rPr>
          <w:highlight w:val="white"/>
        </w:rPr>
      </w:pPr>
      <w:r w:rsidRPr="00903DBA">
        <w:rPr>
          <w:highlight w:val="white"/>
        </w:rPr>
        <w:t xml:space="preserve">  register_rax = 88L;</w:t>
      </w:r>
    </w:p>
    <w:p w14:paraId="2806DB12" w14:textId="77777777" w:rsidR="00150EB0" w:rsidRPr="00903DBA" w:rsidRDefault="00150EB0" w:rsidP="00150EB0">
      <w:pPr>
        <w:pStyle w:val="Code"/>
        <w:rPr>
          <w:highlight w:val="white"/>
        </w:rPr>
      </w:pPr>
      <w:r w:rsidRPr="00903DBA">
        <w:rPr>
          <w:highlight w:val="white"/>
        </w:rPr>
        <w:t xml:space="preserve">  register_rdi = (unsigned long) name;</w:t>
      </w:r>
    </w:p>
    <w:p w14:paraId="2A0F0666" w14:textId="77777777" w:rsidR="00150EB0" w:rsidRPr="00903DBA" w:rsidRDefault="00150EB0" w:rsidP="00150EB0">
      <w:pPr>
        <w:pStyle w:val="Code"/>
        <w:rPr>
          <w:highlight w:val="white"/>
        </w:rPr>
      </w:pPr>
      <w:r w:rsidRPr="00903DBA">
        <w:rPr>
          <w:highlight w:val="white"/>
        </w:rPr>
        <w:t xml:space="preserve">  syscall();</w:t>
      </w:r>
    </w:p>
    <w:p w14:paraId="1D754E20" w14:textId="77777777" w:rsidR="00150EB0" w:rsidRPr="00903DBA" w:rsidRDefault="00150EB0" w:rsidP="00150EB0">
      <w:pPr>
        <w:pStyle w:val="Code"/>
        <w:rPr>
          <w:highlight w:val="white"/>
        </w:rPr>
      </w:pPr>
      <w:r w:rsidRPr="00903DBA">
        <w:rPr>
          <w:highlight w:val="white"/>
        </w:rPr>
        <w:t xml:space="preserve">  </w:t>
      </w:r>
    </w:p>
    <w:p w14:paraId="3842D7A6" w14:textId="77777777" w:rsidR="00150EB0" w:rsidRPr="00903DBA" w:rsidRDefault="00150EB0" w:rsidP="00150EB0">
      <w:pPr>
        <w:pStyle w:val="Code"/>
        <w:rPr>
          <w:highlight w:val="white"/>
        </w:rPr>
      </w:pPr>
      <w:r w:rsidRPr="00903DBA">
        <w:rPr>
          <w:highlight w:val="white"/>
        </w:rPr>
        <w:t xml:space="preserve">  if (register_ebx == 0) {</w:t>
      </w:r>
    </w:p>
    <w:p w14:paraId="7757D3B8" w14:textId="77777777" w:rsidR="00150EB0" w:rsidRPr="00903DBA" w:rsidRDefault="00150EB0" w:rsidP="00150EB0">
      <w:pPr>
        <w:pStyle w:val="Code"/>
        <w:rPr>
          <w:highlight w:val="white"/>
        </w:rPr>
      </w:pPr>
      <w:r w:rsidRPr="00903DBA">
        <w:rPr>
          <w:highlight w:val="white"/>
        </w:rPr>
        <w:t xml:space="preserve">    return 0;</w:t>
      </w:r>
    </w:p>
    <w:p w14:paraId="7F622091" w14:textId="77777777" w:rsidR="00150EB0" w:rsidRPr="00903DBA" w:rsidRDefault="00150EB0" w:rsidP="00150EB0">
      <w:pPr>
        <w:pStyle w:val="Code"/>
        <w:rPr>
          <w:highlight w:val="white"/>
        </w:rPr>
      </w:pPr>
      <w:r w:rsidRPr="00903DBA">
        <w:rPr>
          <w:highlight w:val="white"/>
        </w:rPr>
        <w:t xml:space="preserve">  }</w:t>
      </w:r>
    </w:p>
    <w:p w14:paraId="72885C13" w14:textId="77777777" w:rsidR="00150EB0" w:rsidRPr="00903DBA" w:rsidRDefault="00150EB0" w:rsidP="00150EB0">
      <w:pPr>
        <w:pStyle w:val="Code"/>
        <w:rPr>
          <w:highlight w:val="white"/>
        </w:rPr>
      </w:pPr>
      <w:r w:rsidRPr="00903DBA">
        <w:rPr>
          <w:highlight w:val="white"/>
        </w:rPr>
        <w:t>#endif</w:t>
      </w:r>
    </w:p>
    <w:p w14:paraId="7441396A" w14:textId="77777777" w:rsidR="00150EB0" w:rsidRPr="00903DBA" w:rsidRDefault="00150EB0" w:rsidP="00150EB0">
      <w:pPr>
        <w:pStyle w:val="Code"/>
        <w:rPr>
          <w:highlight w:val="white"/>
        </w:rPr>
      </w:pPr>
    </w:p>
    <w:p w14:paraId="054482BC" w14:textId="77777777" w:rsidR="00150EB0" w:rsidRPr="00903DBA" w:rsidRDefault="00150EB0" w:rsidP="00150EB0">
      <w:pPr>
        <w:pStyle w:val="Code"/>
        <w:rPr>
          <w:highlight w:val="white"/>
        </w:rPr>
      </w:pPr>
      <w:r w:rsidRPr="00903DBA">
        <w:rPr>
          <w:highlight w:val="white"/>
        </w:rPr>
        <w:t xml:space="preserve">  errno = FREMOVE;</w:t>
      </w:r>
    </w:p>
    <w:p w14:paraId="30581714" w14:textId="77777777" w:rsidR="00150EB0" w:rsidRPr="00903DBA" w:rsidRDefault="00150EB0" w:rsidP="00150EB0">
      <w:pPr>
        <w:pStyle w:val="Code"/>
        <w:rPr>
          <w:highlight w:val="white"/>
        </w:rPr>
      </w:pPr>
      <w:r w:rsidRPr="00903DBA">
        <w:rPr>
          <w:highlight w:val="white"/>
        </w:rPr>
        <w:t xml:space="preserve">  return -1;</w:t>
      </w:r>
    </w:p>
    <w:p w14:paraId="3E7A1742" w14:textId="77777777" w:rsidR="00150EB0" w:rsidRPr="00903DBA" w:rsidRDefault="00150EB0" w:rsidP="00150EB0">
      <w:pPr>
        <w:pStyle w:val="Code"/>
        <w:rPr>
          <w:highlight w:val="white"/>
        </w:rPr>
      </w:pPr>
      <w:r w:rsidRPr="00903DBA">
        <w:rPr>
          <w:highlight w:val="white"/>
        </w:rPr>
        <w:t>}</w:t>
      </w:r>
    </w:p>
    <w:p w14:paraId="6CDB1345" w14:textId="77777777" w:rsidR="00150EB0" w:rsidRPr="00903DBA" w:rsidRDefault="00150EB0" w:rsidP="00150EB0">
      <w:pPr>
        <w:pStyle w:val="Code"/>
        <w:rPr>
          <w:highlight w:val="white"/>
        </w:rPr>
      </w:pPr>
    </w:p>
    <w:p w14:paraId="2B7F252B" w14:textId="77777777" w:rsidR="00150EB0" w:rsidRPr="00903DBA" w:rsidRDefault="00150EB0" w:rsidP="00150EB0">
      <w:pPr>
        <w:pStyle w:val="Code"/>
        <w:rPr>
          <w:highlight w:val="white"/>
        </w:rPr>
      </w:pPr>
      <w:r w:rsidRPr="00903DBA">
        <w:rPr>
          <w:highlight w:val="white"/>
        </w:rPr>
        <w:t>int rename(const char* oldName, const char* newName) {</w:t>
      </w:r>
    </w:p>
    <w:p w14:paraId="47C1BA10" w14:textId="77777777" w:rsidR="00150EB0" w:rsidRPr="00903DBA" w:rsidRDefault="00150EB0" w:rsidP="00150EB0">
      <w:pPr>
        <w:pStyle w:val="Code"/>
        <w:rPr>
          <w:highlight w:val="white"/>
        </w:rPr>
      </w:pPr>
      <w:r w:rsidRPr="00903DBA">
        <w:rPr>
          <w:highlight w:val="white"/>
        </w:rPr>
        <w:t>#ifdef __WINDOWS__</w:t>
      </w:r>
    </w:p>
    <w:p w14:paraId="6E0BD0AD" w14:textId="77777777" w:rsidR="00150EB0" w:rsidRPr="00903DBA" w:rsidRDefault="00150EB0" w:rsidP="00150EB0">
      <w:pPr>
        <w:pStyle w:val="Code"/>
        <w:rPr>
          <w:highlight w:val="white"/>
        </w:rPr>
      </w:pPr>
      <w:r w:rsidRPr="00903DBA">
        <w:rPr>
          <w:highlight w:val="white"/>
        </w:rPr>
        <w:t xml:space="preserve">  register_ah = 0x56s;</w:t>
      </w:r>
    </w:p>
    <w:p w14:paraId="56516705" w14:textId="77777777" w:rsidR="00150EB0" w:rsidRPr="00903DBA" w:rsidRDefault="00150EB0" w:rsidP="00150EB0">
      <w:pPr>
        <w:pStyle w:val="Code"/>
        <w:rPr>
          <w:highlight w:val="white"/>
        </w:rPr>
      </w:pPr>
      <w:r w:rsidRPr="00903DBA">
        <w:rPr>
          <w:highlight w:val="white"/>
        </w:rPr>
        <w:t xml:space="preserve">  register_cl = 0s;</w:t>
      </w:r>
    </w:p>
    <w:p w14:paraId="0BEA137F" w14:textId="77777777" w:rsidR="00150EB0" w:rsidRPr="00903DBA" w:rsidRDefault="00150EB0" w:rsidP="00150EB0">
      <w:pPr>
        <w:pStyle w:val="Code"/>
        <w:rPr>
          <w:highlight w:val="white"/>
        </w:rPr>
      </w:pPr>
      <w:r w:rsidRPr="00903DBA">
        <w:rPr>
          <w:highlight w:val="white"/>
        </w:rPr>
        <w:t xml:space="preserve">  register_dx = oldName;</w:t>
      </w:r>
    </w:p>
    <w:p w14:paraId="2DFA9919" w14:textId="77777777" w:rsidR="00150EB0" w:rsidRPr="00903DBA" w:rsidRDefault="00150EB0" w:rsidP="00150EB0">
      <w:pPr>
        <w:pStyle w:val="Code"/>
        <w:rPr>
          <w:highlight w:val="white"/>
        </w:rPr>
      </w:pPr>
      <w:r w:rsidRPr="00903DBA">
        <w:rPr>
          <w:highlight w:val="white"/>
        </w:rPr>
        <w:t xml:space="preserve">  register_di = newName;</w:t>
      </w:r>
    </w:p>
    <w:p w14:paraId="01D02323" w14:textId="77777777" w:rsidR="00150EB0" w:rsidRPr="00903DBA" w:rsidRDefault="00150EB0" w:rsidP="00150EB0">
      <w:pPr>
        <w:pStyle w:val="Code"/>
        <w:rPr>
          <w:highlight w:val="white"/>
        </w:rPr>
      </w:pPr>
      <w:r w:rsidRPr="00903DBA">
        <w:rPr>
          <w:highlight w:val="white"/>
        </w:rPr>
        <w:t xml:space="preserve">  interrupt(0x21s);</w:t>
      </w:r>
    </w:p>
    <w:p w14:paraId="28E09B08" w14:textId="77777777" w:rsidR="00150EB0" w:rsidRPr="00903DBA" w:rsidRDefault="00150EB0" w:rsidP="00150EB0">
      <w:pPr>
        <w:pStyle w:val="Code"/>
        <w:rPr>
          <w:highlight w:val="white"/>
        </w:rPr>
      </w:pPr>
    </w:p>
    <w:p w14:paraId="4BA846EB" w14:textId="77777777" w:rsidR="00150EB0" w:rsidRPr="00903DBA" w:rsidRDefault="00150EB0" w:rsidP="00150EB0">
      <w:pPr>
        <w:pStyle w:val="Code"/>
        <w:rPr>
          <w:highlight w:val="white"/>
        </w:rPr>
      </w:pPr>
      <w:r w:rsidRPr="00903DBA">
        <w:rPr>
          <w:highlight w:val="white"/>
        </w:rPr>
        <w:t xml:space="preserve">  if (!carry_flag) {</w:t>
      </w:r>
    </w:p>
    <w:p w14:paraId="11B57B04" w14:textId="77777777" w:rsidR="00150EB0" w:rsidRPr="00903DBA" w:rsidRDefault="00150EB0" w:rsidP="00150EB0">
      <w:pPr>
        <w:pStyle w:val="Code"/>
        <w:rPr>
          <w:highlight w:val="white"/>
        </w:rPr>
      </w:pPr>
      <w:r w:rsidRPr="00903DBA">
        <w:rPr>
          <w:highlight w:val="white"/>
        </w:rPr>
        <w:t xml:space="preserve">    return 0;</w:t>
      </w:r>
    </w:p>
    <w:p w14:paraId="7A3D1387" w14:textId="77777777" w:rsidR="00150EB0" w:rsidRPr="00903DBA" w:rsidRDefault="00150EB0" w:rsidP="00150EB0">
      <w:pPr>
        <w:pStyle w:val="Code"/>
        <w:rPr>
          <w:highlight w:val="white"/>
        </w:rPr>
      </w:pPr>
      <w:r w:rsidRPr="00903DBA">
        <w:rPr>
          <w:highlight w:val="white"/>
        </w:rPr>
        <w:t xml:space="preserve">  }</w:t>
      </w:r>
    </w:p>
    <w:p w14:paraId="14232266" w14:textId="77777777" w:rsidR="00150EB0" w:rsidRPr="00903DBA" w:rsidRDefault="00150EB0" w:rsidP="00150EB0">
      <w:pPr>
        <w:pStyle w:val="Code"/>
        <w:rPr>
          <w:highlight w:val="white"/>
        </w:rPr>
      </w:pPr>
      <w:r w:rsidRPr="00903DBA">
        <w:rPr>
          <w:highlight w:val="white"/>
        </w:rPr>
        <w:t>#endif</w:t>
      </w:r>
    </w:p>
    <w:p w14:paraId="22EB5C60" w14:textId="77777777" w:rsidR="00150EB0" w:rsidRPr="00903DBA" w:rsidRDefault="00150EB0" w:rsidP="00150EB0">
      <w:pPr>
        <w:pStyle w:val="Code"/>
        <w:rPr>
          <w:highlight w:val="white"/>
        </w:rPr>
      </w:pPr>
    </w:p>
    <w:p w14:paraId="3A43A6FE" w14:textId="77777777" w:rsidR="00150EB0" w:rsidRPr="00903DBA" w:rsidRDefault="00150EB0" w:rsidP="00150EB0">
      <w:pPr>
        <w:pStyle w:val="Code"/>
        <w:rPr>
          <w:highlight w:val="white"/>
        </w:rPr>
      </w:pPr>
      <w:r w:rsidRPr="00903DBA">
        <w:rPr>
          <w:highlight w:val="white"/>
        </w:rPr>
        <w:t>#ifdef __LINUX__</w:t>
      </w:r>
    </w:p>
    <w:p w14:paraId="506A2920" w14:textId="77777777" w:rsidR="00150EB0" w:rsidRPr="00903DBA" w:rsidRDefault="00150EB0" w:rsidP="00150EB0">
      <w:pPr>
        <w:pStyle w:val="Code"/>
        <w:rPr>
          <w:highlight w:val="white"/>
        </w:rPr>
      </w:pPr>
      <w:r w:rsidRPr="00903DBA">
        <w:rPr>
          <w:highlight w:val="white"/>
        </w:rPr>
        <w:t xml:space="preserve">  register_rax = 82L;</w:t>
      </w:r>
    </w:p>
    <w:p w14:paraId="13B89C13" w14:textId="77777777" w:rsidR="00150EB0" w:rsidRPr="00903DBA" w:rsidRDefault="00150EB0" w:rsidP="00150EB0">
      <w:pPr>
        <w:pStyle w:val="Code"/>
        <w:rPr>
          <w:highlight w:val="white"/>
        </w:rPr>
      </w:pPr>
      <w:r w:rsidRPr="00903DBA">
        <w:rPr>
          <w:highlight w:val="white"/>
        </w:rPr>
        <w:t xml:space="preserve">  register_rdi = (unsigned long) oldName;</w:t>
      </w:r>
    </w:p>
    <w:p w14:paraId="2C484A83" w14:textId="77777777" w:rsidR="00150EB0" w:rsidRPr="00903DBA" w:rsidRDefault="00150EB0" w:rsidP="00150EB0">
      <w:pPr>
        <w:pStyle w:val="Code"/>
        <w:rPr>
          <w:highlight w:val="white"/>
        </w:rPr>
      </w:pPr>
      <w:r w:rsidRPr="00903DBA">
        <w:rPr>
          <w:highlight w:val="white"/>
        </w:rPr>
        <w:t xml:space="preserve">  register_rsi = (unsigned long) newName;</w:t>
      </w:r>
    </w:p>
    <w:p w14:paraId="6C5F539C" w14:textId="77777777" w:rsidR="00150EB0" w:rsidRPr="00903DBA" w:rsidRDefault="00150EB0" w:rsidP="00150EB0">
      <w:pPr>
        <w:pStyle w:val="Code"/>
        <w:rPr>
          <w:highlight w:val="white"/>
        </w:rPr>
      </w:pPr>
      <w:r w:rsidRPr="00903DBA">
        <w:rPr>
          <w:highlight w:val="white"/>
        </w:rPr>
        <w:t xml:space="preserve">  syscall();</w:t>
      </w:r>
    </w:p>
    <w:p w14:paraId="20178794" w14:textId="77777777" w:rsidR="00150EB0" w:rsidRPr="00903DBA" w:rsidRDefault="00150EB0" w:rsidP="00150EB0">
      <w:pPr>
        <w:pStyle w:val="Code"/>
        <w:rPr>
          <w:highlight w:val="white"/>
        </w:rPr>
      </w:pPr>
    </w:p>
    <w:p w14:paraId="41B8EEA4" w14:textId="77777777" w:rsidR="00150EB0" w:rsidRPr="00903DBA" w:rsidRDefault="00150EB0" w:rsidP="00150EB0">
      <w:pPr>
        <w:pStyle w:val="Code"/>
        <w:rPr>
          <w:highlight w:val="white"/>
        </w:rPr>
      </w:pPr>
      <w:r w:rsidRPr="00903DBA">
        <w:rPr>
          <w:highlight w:val="white"/>
        </w:rPr>
        <w:t xml:space="preserve">  if (register_eax == 0) {</w:t>
      </w:r>
    </w:p>
    <w:p w14:paraId="6EA7D40E" w14:textId="77777777" w:rsidR="00150EB0" w:rsidRPr="00903DBA" w:rsidRDefault="00150EB0" w:rsidP="00150EB0">
      <w:pPr>
        <w:pStyle w:val="Code"/>
        <w:rPr>
          <w:highlight w:val="white"/>
        </w:rPr>
      </w:pPr>
      <w:r w:rsidRPr="00903DBA">
        <w:rPr>
          <w:highlight w:val="white"/>
        </w:rPr>
        <w:t xml:space="preserve">    return 0;</w:t>
      </w:r>
    </w:p>
    <w:p w14:paraId="377F0C0E" w14:textId="77777777" w:rsidR="00150EB0" w:rsidRPr="00903DBA" w:rsidRDefault="00150EB0" w:rsidP="00150EB0">
      <w:pPr>
        <w:pStyle w:val="Code"/>
        <w:rPr>
          <w:highlight w:val="white"/>
        </w:rPr>
      </w:pPr>
      <w:r w:rsidRPr="00903DBA">
        <w:rPr>
          <w:highlight w:val="white"/>
        </w:rPr>
        <w:t xml:space="preserve">  }</w:t>
      </w:r>
    </w:p>
    <w:p w14:paraId="1FFE4F60" w14:textId="77777777" w:rsidR="00150EB0" w:rsidRPr="00903DBA" w:rsidRDefault="00150EB0" w:rsidP="00150EB0">
      <w:pPr>
        <w:pStyle w:val="Code"/>
        <w:rPr>
          <w:highlight w:val="white"/>
        </w:rPr>
      </w:pPr>
      <w:r w:rsidRPr="00903DBA">
        <w:rPr>
          <w:highlight w:val="white"/>
        </w:rPr>
        <w:t>#endif</w:t>
      </w:r>
    </w:p>
    <w:p w14:paraId="7A37EAFE" w14:textId="77777777" w:rsidR="00150EB0" w:rsidRPr="00903DBA" w:rsidRDefault="00150EB0" w:rsidP="00150EB0">
      <w:pPr>
        <w:pStyle w:val="Code"/>
        <w:rPr>
          <w:highlight w:val="white"/>
        </w:rPr>
      </w:pPr>
    </w:p>
    <w:p w14:paraId="4E3EF94D" w14:textId="77777777" w:rsidR="00150EB0" w:rsidRPr="00903DBA" w:rsidRDefault="00150EB0" w:rsidP="00150EB0">
      <w:pPr>
        <w:pStyle w:val="Code"/>
        <w:rPr>
          <w:highlight w:val="white"/>
        </w:rPr>
      </w:pPr>
      <w:r w:rsidRPr="00903DBA">
        <w:rPr>
          <w:highlight w:val="white"/>
        </w:rPr>
        <w:t xml:space="preserve">  errno = FRENAME;</w:t>
      </w:r>
    </w:p>
    <w:p w14:paraId="60EECF85" w14:textId="77777777" w:rsidR="00150EB0" w:rsidRPr="00903DBA" w:rsidRDefault="00150EB0" w:rsidP="00150EB0">
      <w:pPr>
        <w:pStyle w:val="Code"/>
        <w:rPr>
          <w:highlight w:val="white"/>
        </w:rPr>
      </w:pPr>
      <w:r w:rsidRPr="00903DBA">
        <w:rPr>
          <w:highlight w:val="white"/>
        </w:rPr>
        <w:t xml:space="preserve">  return -1;</w:t>
      </w:r>
    </w:p>
    <w:p w14:paraId="449C0545" w14:textId="77777777" w:rsidR="00150EB0" w:rsidRPr="00903DBA" w:rsidRDefault="00150EB0" w:rsidP="00150EB0">
      <w:pPr>
        <w:pStyle w:val="Code"/>
        <w:rPr>
          <w:highlight w:val="white"/>
        </w:rPr>
      </w:pPr>
      <w:r w:rsidRPr="00903DBA">
        <w:rPr>
          <w:highlight w:val="white"/>
        </w:rPr>
        <w:t>}</w:t>
      </w:r>
    </w:p>
    <w:p w14:paraId="4FC847AE" w14:textId="77777777" w:rsidR="00C25FEE" w:rsidRPr="00903DBA" w:rsidRDefault="00C25FEE" w:rsidP="00150EB0">
      <w:pPr>
        <w:pStyle w:val="Code"/>
        <w:rPr>
          <w:highlight w:val="white"/>
        </w:rPr>
      </w:pPr>
    </w:p>
    <w:p w14:paraId="71AB6165" w14:textId="77777777" w:rsidR="00C25FEE" w:rsidRPr="00903DBA" w:rsidRDefault="00C25FEE" w:rsidP="00C25FEE">
      <w:pPr>
        <w:pStyle w:val="Code"/>
        <w:rPr>
          <w:highlight w:val="white"/>
        </w:rPr>
      </w:pPr>
      <w:r w:rsidRPr="00903DBA">
        <w:rPr>
          <w:highlight w:val="white"/>
        </w:rPr>
        <w:t>int setvbuf(FILE* /* stream */, char* /* buffer */,</w:t>
      </w:r>
    </w:p>
    <w:p w14:paraId="5172B55A" w14:textId="78FD20BE" w:rsidR="00C25FEE" w:rsidRPr="00903DBA" w:rsidRDefault="00C25FEE" w:rsidP="00C25FEE">
      <w:pPr>
        <w:pStyle w:val="Code"/>
        <w:rPr>
          <w:highlight w:val="white"/>
        </w:rPr>
      </w:pPr>
      <w:r w:rsidRPr="00903DBA">
        <w:rPr>
          <w:highlight w:val="white"/>
        </w:rPr>
        <w:t xml:space="preserve">            int /* mode */, size_t /* size */) {</w:t>
      </w:r>
    </w:p>
    <w:p w14:paraId="38A4210D" w14:textId="77777777" w:rsidR="00C25FEE" w:rsidRPr="00903DBA" w:rsidRDefault="00C25FEE" w:rsidP="00C25FEE">
      <w:pPr>
        <w:pStyle w:val="Code"/>
        <w:rPr>
          <w:highlight w:val="white"/>
        </w:rPr>
      </w:pPr>
      <w:r w:rsidRPr="00903DBA">
        <w:rPr>
          <w:highlight w:val="white"/>
        </w:rPr>
        <w:t xml:space="preserve">  return 0;</w:t>
      </w:r>
    </w:p>
    <w:p w14:paraId="0B94C405" w14:textId="77777777" w:rsidR="00C25FEE" w:rsidRPr="00903DBA" w:rsidRDefault="00C25FEE" w:rsidP="00C25FEE">
      <w:pPr>
        <w:pStyle w:val="Code"/>
        <w:rPr>
          <w:highlight w:val="white"/>
        </w:rPr>
      </w:pPr>
      <w:r w:rsidRPr="00903DBA">
        <w:rPr>
          <w:highlight w:val="white"/>
        </w:rPr>
        <w:t>}</w:t>
      </w:r>
    </w:p>
    <w:p w14:paraId="6530B48D" w14:textId="77777777" w:rsidR="00C25FEE" w:rsidRPr="00903DBA" w:rsidRDefault="00C25FEE" w:rsidP="00C25FEE">
      <w:pPr>
        <w:pStyle w:val="Code"/>
        <w:rPr>
          <w:highlight w:val="white"/>
        </w:rPr>
      </w:pPr>
    </w:p>
    <w:p w14:paraId="188B8308" w14:textId="21DE0140" w:rsidR="00C25FEE" w:rsidRPr="00903DBA" w:rsidRDefault="00C25FEE" w:rsidP="00C25FEE">
      <w:pPr>
        <w:pStyle w:val="Code"/>
        <w:rPr>
          <w:highlight w:val="white"/>
        </w:rPr>
      </w:pPr>
      <w:r w:rsidRPr="00903DBA">
        <w:rPr>
          <w:highlight w:val="white"/>
        </w:rPr>
        <w:t>void setbuf(FILE* /* stream */, char* /* buffer */) {</w:t>
      </w:r>
    </w:p>
    <w:p w14:paraId="5CE2C133" w14:textId="63890EB7" w:rsidR="00C25FEE" w:rsidRPr="00903DBA" w:rsidRDefault="00C25FEE" w:rsidP="00C25FEE">
      <w:pPr>
        <w:pStyle w:val="Code"/>
        <w:rPr>
          <w:highlight w:val="white"/>
        </w:rPr>
      </w:pPr>
      <w:r w:rsidRPr="00903DBA">
        <w:rPr>
          <w:highlight w:val="white"/>
        </w:rPr>
        <w:t xml:space="preserve">  // Empty.</w:t>
      </w:r>
    </w:p>
    <w:p w14:paraId="3B2E7C69" w14:textId="77777777" w:rsidR="00C25FEE" w:rsidRPr="00903DBA" w:rsidRDefault="00C25FEE" w:rsidP="00C25FEE">
      <w:pPr>
        <w:pStyle w:val="Code"/>
        <w:rPr>
          <w:highlight w:val="white"/>
        </w:rPr>
      </w:pPr>
      <w:r w:rsidRPr="00903DBA">
        <w:rPr>
          <w:highlight w:val="white"/>
        </w:rPr>
        <w:t>}</w:t>
      </w:r>
    </w:p>
    <w:p w14:paraId="01678BF5" w14:textId="77777777" w:rsidR="00C25FEE" w:rsidRPr="00903DBA" w:rsidRDefault="00C25FEE" w:rsidP="00C25FEE">
      <w:pPr>
        <w:pStyle w:val="Code"/>
        <w:rPr>
          <w:highlight w:val="white"/>
        </w:rPr>
      </w:pPr>
    </w:p>
    <w:p w14:paraId="7C70F83D" w14:textId="77777777" w:rsidR="00C25FEE" w:rsidRPr="00903DBA" w:rsidRDefault="00C25FEE" w:rsidP="00C25FEE">
      <w:pPr>
        <w:pStyle w:val="Code"/>
        <w:rPr>
          <w:highlight w:val="white"/>
        </w:rPr>
      </w:pPr>
      <w:r w:rsidRPr="00903DBA">
        <w:rPr>
          <w:highlight w:val="white"/>
        </w:rPr>
        <w:t>int fgetc(FILE* stream) {</w:t>
      </w:r>
    </w:p>
    <w:p w14:paraId="14F02BE2" w14:textId="77777777" w:rsidR="00C25FEE" w:rsidRPr="00903DBA" w:rsidRDefault="00C25FEE" w:rsidP="00C25FEE">
      <w:pPr>
        <w:pStyle w:val="Code"/>
        <w:rPr>
          <w:highlight w:val="white"/>
        </w:rPr>
      </w:pPr>
      <w:r w:rsidRPr="00903DBA">
        <w:rPr>
          <w:highlight w:val="white"/>
        </w:rPr>
        <w:t xml:space="preserve">  char c = '\0';</w:t>
      </w:r>
    </w:p>
    <w:p w14:paraId="5CD03585" w14:textId="77777777" w:rsidR="00C25FEE" w:rsidRPr="00903DBA" w:rsidRDefault="00C25FEE" w:rsidP="00C25FEE">
      <w:pPr>
        <w:pStyle w:val="Code"/>
        <w:rPr>
          <w:highlight w:val="white"/>
        </w:rPr>
      </w:pPr>
    </w:p>
    <w:p w14:paraId="3AA226E7" w14:textId="77777777" w:rsidR="00C25FEE" w:rsidRPr="00903DBA" w:rsidRDefault="00C25FEE" w:rsidP="00C25FEE">
      <w:pPr>
        <w:pStyle w:val="Code"/>
        <w:rPr>
          <w:highlight w:val="white"/>
        </w:rPr>
      </w:pPr>
      <w:r w:rsidRPr="00903DBA">
        <w:rPr>
          <w:highlight w:val="white"/>
        </w:rPr>
        <w:t xml:space="preserve">  if (fread(&amp;c, sizeof (char), 1, stream) &gt; 0) {</w:t>
      </w:r>
    </w:p>
    <w:p w14:paraId="79BB41DC" w14:textId="77777777" w:rsidR="00C25FEE" w:rsidRPr="00903DBA" w:rsidRDefault="00C25FEE" w:rsidP="00C25FEE">
      <w:pPr>
        <w:pStyle w:val="Code"/>
        <w:rPr>
          <w:highlight w:val="white"/>
        </w:rPr>
      </w:pPr>
      <w:r w:rsidRPr="00903DBA">
        <w:rPr>
          <w:highlight w:val="white"/>
        </w:rPr>
        <w:t xml:space="preserve">    return (int) c;</w:t>
      </w:r>
    </w:p>
    <w:p w14:paraId="1FDA7BE0" w14:textId="77777777" w:rsidR="00C25FEE" w:rsidRPr="00903DBA" w:rsidRDefault="00C25FEE" w:rsidP="00C25FEE">
      <w:pPr>
        <w:pStyle w:val="Code"/>
        <w:rPr>
          <w:highlight w:val="white"/>
        </w:rPr>
      </w:pPr>
      <w:r w:rsidRPr="00903DBA">
        <w:rPr>
          <w:highlight w:val="white"/>
        </w:rPr>
        <w:t xml:space="preserve">  }</w:t>
      </w:r>
    </w:p>
    <w:p w14:paraId="1BCF0A08" w14:textId="77777777" w:rsidR="00C25FEE" w:rsidRPr="00903DBA" w:rsidRDefault="00C25FEE" w:rsidP="00C25FEE">
      <w:pPr>
        <w:pStyle w:val="Code"/>
        <w:rPr>
          <w:highlight w:val="white"/>
        </w:rPr>
      </w:pPr>
    </w:p>
    <w:p w14:paraId="70C09D96" w14:textId="77777777" w:rsidR="00C25FEE" w:rsidRPr="00903DBA" w:rsidRDefault="00C25FEE" w:rsidP="00C25FEE">
      <w:pPr>
        <w:pStyle w:val="Code"/>
        <w:rPr>
          <w:highlight w:val="white"/>
        </w:rPr>
      </w:pPr>
      <w:r w:rsidRPr="00903DBA">
        <w:rPr>
          <w:highlight w:val="white"/>
        </w:rPr>
        <w:t xml:space="preserve">  return -1;</w:t>
      </w:r>
    </w:p>
    <w:p w14:paraId="286A64AD" w14:textId="77777777" w:rsidR="00C25FEE" w:rsidRPr="00903DBA" w:rsidRDefault="00C25FEE" w:rsidP="00C25FEE">
      <w:pPr>
        <w:pStyle w:val="Code"/>
        <w:rPr>
          <w:highlight w:val="white"/>
        </w:rPr>
      </w:pPr>
      <w:r w:rsidRPr="00903DBA">
        <w:rPr>
          <w:highlight w:val="white"/>
        </w:rPr>
        <w:t>}</w:t>
      </w:r>
    </w:p>
    <w:p w14:paraId="14A50AF4" w14:textId="77777777" w:rsidR="00C25FEE" w:rsidRPr="00903DBA" w:rsidRDefault="00C25FEE" w:rsidP="00C25FEE">
      <w:pPr>
        <w:pStyle w:val="Code"/>
        <w:rPr>
          <w:highlight w:val="white"/>
        </w:rPr>
      </w:pPr>
    </w:p>
    <w:p w14:paraId="1AA1FEC5" w14:textId="77777777" w:rsidR="00C25FEE" w:rsidRPr="00903DBA" w:rsidRDefault="00C25FEE" w:rsidP="00C25FEE">
      <w:pPr>
        <w:pStyle w:val="Code"/>
        <w:rPr>
          <w:highlight w:val="white"/>
        </w:rPr>
      </w:pPr>
      <w:r w:rsidRPr="00903DBA">
        <w:rPr>
          <w:highlight w:val="white"/>
        </w:rPr>
        <w:t>char* fgets(char* text, int size, FILE* stream) {</w:t>
      </w:r>
    </w:p>
    <w:p w14:paraId="53B79405" w14:textId="77777777" w:rsidR="00C25FEE" w:rsidRPr="00903DBA" w:rsidRDefault="00C25FEE" w:rsidP="00C25FEE">
      <w:pPr>
        <w:pStyle w:val="Code"/>
        <w:rPr>
          <w:highlight w:val="white"/>
        </w:rPr>
      </w:pPr>
      <w:r w:rsidRPr="00903DBA">
        <w:rPr>
          <w:highlight w:val="white"/>
        </w:rPr>
        <w:t xml:space="preserve">  int count = 0;</w:t>
      </w:r>
    </w:p>
    <w:p w14:paraId="44B67675" w14:textId="77777777" w:rsidR="00C25FEE" w:rsidRPr="00903DBA" w:rsidRDefault="00C25FEE" w:rsidP="00C25FEE">
      <w:pPr>
        <w:pStyle w:val="Code"/>
        <w:rPr>
          <w:highlight w:val="white"/>
        </w:rPr>
      </w:pPr>
      <w:r w:rsidRPr="00903DBA">
        <w:rPr>
          <w:highlight w:val="white"/>
        </w:rPr>
        <w:t xml:space="preserve">  char prevChar = '\0';</w:t>
      </w:r>
    </w:p>
    <w:p w14:paraId="26EB3CE6" w14:textId="77777777" w:rsidR="00C25FEE" w:rsidRPr="00903DBA" w:rsidRDefault="00C25FEE" w:rsidP="00C25FEE">
      <w:pPr>
        <w:pStyle w:val="Code"/>
        <w:rPr>
          <w:highlight w:val="white"/>
        </w:rPr>
      </w:pPr>
    </w:p>
    <w:p w14:paraId="298C0797" w14:textId="77777777" w:rsidR="00C25FEE" w:rsidRPr="00903DBA" w:rsidRDefault="00C25FEE" w:rsidP="00C25FEE">
      <w:pPr>
        <w:pStyle w:val="Code"/>
        <w:rPr>
          <w:highlight w:val="white"/>
        </w:rPr>
      </w:pPr>
      <w:r w:rsidRPr="00903DBA">
        <w:rPr>
          <w:highlight w:val="white"/>
        </w:rPr>
        <w:t xml:space="preserve">  while ((count &lt; (size - 1))) {</w:t>
      </w:r>
    </w:p>
    <w:p w14:paraId="7C0C02FE" w14:textId="77777777" w:rsidR="00C25FEE" w:rsidRPr="00903DBA" w:rsidRDefault="00C25FEE" w:rsidP="00C25FEE">
      <w:pPr>
        <w:pStyle w:val="Code"/>
        <w:rPr>
          <w:highlight w:val="white"/>
        </w:rPr>
      </w:pPr>
      <w:r w:rsidRPr="00903DBA">
        <w:rPr>
          <w:highlight w:val="white"/>
        </w:rPr>
        <w:t xml:space="preserve">    char currChar = '\0';</w:t>
      </w:r>
    </w:p>
    <w:p w14:paraId="73DBD3FD" w14:textId="77777777" w:rsidR="00C25FEE" w:rsidRPr="00903DBA" w:rsidRDefault="00C25FEE" w:rsidP="00C25FEE">
      <w:pPr>
        <w:pStyle w:val="Code"/>
        <w:rPr>
          <w:highlight w:val="white"/>
        </w:rPr>
      </w:pPr>
      <w:r w:rsidRPr="00903DBA">
        <w:rPr>
          <w:highlight w:val="white"/>
        </w:rPr>
        <w:t xml:space="preserve">    fscanf(stream, "%c", &amp;currChar);</w:t>
      </w:r>
    </w:p>
    <w:p w14:paraId="53608BB7" w14:textId="77777777" w:rsidR="00C25FEE" w:rsidRPr="00903DBA" w:rsidRDefault="00C25FEE" w:rsidP="00C25FEE">
      <w:pPr>
        <w:pStyle w:val="Code"/>
        <w:rPr>
          <w:highlight w:val="white"/>
        </w:rPr>
      </w:pPr>
    </w:p>
    <w:p w14:paraId="39DCE098" w14:textId="77777777" w:rsidR="00C25FEE" w:rsidRPr="00903DBA" w:rsidRDefault="00C25FEE" w:rsidP="00C25FEE">
      <w:pPr>
        <w:pStyle w:val="Code"/>
        <w:rPr>
          <w:highlight w:val="white"/>
        </w:rPr>
      </w:pPr>
      <w:r w:rsidRPr="00903DBA">
        <w:rPr>
          <w:highlight w:val="white"/>
        </w:rPr>
        <w:t xml:space="preserve">    if ((prevChar == '\r') &amp;&amp; (currChar == '\n')) {</w:t>
      </w:r>
    </w:p>
    <w:p w14:paraId="69A0FD62" w14:textId="77777777" w:rsidR="00C25FEE" w:rsidRPr="00903DBA" w:rsidRDefault="00C25FEE" w:rsidP="00C25FEE">
      <w:pPr>
        <w:pStyle w:val="Code"/>
        <w:rPr>
          <w:highlight w:val="white"/>
        </w:rPr>
      </w:pPr>
      <w:r w:rsidRPr="00903DBA">
        <w:rPr>
          <w:highlight w:val="white"/>
        </w:rPr>
        <w:t xml:space="preserve">      text[count] = '\0';</w:t>
      </w:r>
    </w:p>
    <w:p w14:paraId="60259475" w14:textId="77777777" w:rsidR="00C25FEE" w:rsidRPr="00903DBA" w:rsidRDefault="00C25FEE" w:rsidP="00C25FEE">
      <w:pPr>
        <w:pStyle w:val="Code"/>
        <w:rPr>
          <w:highlight w:val="white"/>
        </w:rPr>
      </w:pPr>
      <w:r w:rsidRPr="00903DBA">
        <w:rPr>
          <w:highlight w:val="white"/>
        </w:rPr>
        <w:t xml:space="preserve">      break;</w:t>
      </w:r>
    </w:p>
    <w:p w14:paraId="1CBD3003" w14:textId="77777777" w:rsidR="00C25FEE" w:rsidRPr="00903DBA" w:rsidRDefault="00C25FEE" w:rsidP="00C25FEE">
      <w:pPr>
        <w:pStyle w:val="Code"/>
        <w:rPr>
          <w:highlight w:val="white"/>
        </w:rPr>
      </w:pPr>
      <w:r w:rsidRPr="00903DBA">
        <w:rPr>
          <w:highlight w:val="white"/>
        </w:rPr>
        <w:t xml:space="preserve">    }</w:t>
      </w:r>
    </w:p>
    <w:p w14:paraId="20E79EF6" w14:textId="77777777" w:rsidR="00C25FEE" w:rsidRPr="00903DBA" w:rsidRDefault="00C25FEE" w:rsidP="00C25FEE">
      <w:pPr>
        <w:pStyle w:val="Code"/>
        <w:rPr>
          <w:highlight w:val="white"/>
        </w:rPr>
      </w:pPr>
    </w:p>
    <w:p w14:paraId="70C9FBDC" w14:textId="77777777" w:rsidR="00C25FEE" w:rsidRPr="00903DBA" w:rsidRDefault="00C25FEE" w:rsidP="00C25FEE">
      <w:pPr>
        <w:pStyle w:val="Code"/>
        <w:rPr>
          <w:highlight w:val="white"/>
        </w:rPr>
      </w:pPr>
      <w:r w:rsidRPr="00903DBA">
        <w:rPr>
          <w:highlight w:val="white"/>
        </w:rPr>
        <w:t xml:space="preserve">    if (currChar == -1) {</w:t>
      </w:r>
    </w:p>
    <w:p w14:paraId="0FD0257B" w14:textId="77777777" w:rsidR="00C25FEE" w:rsidRPr="00903DBA" w:rsidRDefault="00C25FEE" w:rsidP="00C25FEE">
      <w:pPr>
        <w:pStyle w:val="Code"/>
        <w:rPr>
          <w:highlight w:val="white"/>
        </w:rPr>
      </w:pPr>
      <w:r w:rsidRPr="00903DBA">
        <w:rPr>
          <w:highlight w:val="white"/>
        </w:rPr>
        <w:t xml:space="preserve">      text[count] = '\0';</w:t>
      </w:r>
    </w:p>
    <w:p w14:paraId="3F3A8B38" w14:textId="77777777" w:rsidR="00C25FEE" w:rsidRPr="00903DBA" w:rsidRDefault="00C25FEE" w:rsidP="00C25FEE">
      <w:pPr>
        <w:pStyle w:val="Code"/>
        <w:rPr>
          <w:highlight w:val="white"/>
        </w:rPr>
      </w:pPr>
      <w:r w:rsidRPr="00903DBA">
        <w:rPr>
          <w:highlight w:val="white"/>
        </w:rPr>
        <w:t xml:space="preserve">      break;</w:t>
      </w:r>
    </w:p>
    <w:p w14:paraId="43FBAB46" w14:textId="77777777" w:rsidR="00C25FEE" w:rsidRPr="00903DBA" w:rsidRDefault="00C25FEE" w:rsidP="00C25FEE">
      <w:pPr>
        <w:pStyle w:val="Code"/>
        <w:rPr>
          <w:highlight w:val="white"/>
        </w:rPr>
      </w:pPr>
      <w:r w:rsidRPr="00903DBA">
        <w:rPr>
          <w:highlight w:val="white"/>
        </w:rPr>
        <w:t xml:space="preserve">    }</w:t>
      </w:r>
    </w:p>
    <w:p w14:paraId="28E684A8" w14:textId="77777777" w:rsidR="00C25FEE" w:rsidRPr="00903DBA" w:rsidRDefault="00C25FEE" w:rsidP="00C25FEE">
      <w:pPr>
        <w:pStyle w:val="Code"/>
        <w:rPr>
          <w:highlight w:val="white"/>
        </w:rPr>
      </w:pPr>
      <w:r w:rsidRPr="00903DBA">
        <w:rPr>
          <w:highlight w:val="white"/>
        </w:rPr>
        <w:t xml:space="preserve">    </w:t>
      </w:r>
    </w:p>
    <w:p w14:paraId="2E7BEDE9" w14:textId="77777777" w:rsidR="00C25FEE" w:rsidRPr="00903DBA" w:rsidRDefault="00C25FEE" w:rsidP="00C25FEE">
      <w:pPr>
        <w:pStyle w:val="Code"/>
        <w:rPr>
          <w:highlight w:val="white"/>
        </w:rPr>
      </w:pPr>
      <w:r w:rsidRPr="00903DBA">
        <w:rPr>
          <w:highlight w:val="white"/>
        </w:rPr>
        <w:t xml:space="preserve">    if ((currChar != '\r') &amp;&amp; (currChar != '\n')) {</w:t>
      </w:r>
    </w:p>
    <w:p w14:paraId="6362C50E" w14:textId="77777777" w:rsidR="00C25FEE" w:rsidRPr="00903DBA" w:rsidRDefault="00C25FEE" w:rsidP="00C25FEE">
      <w:pPr>
        <w:pStyle w:val="Code"/>
        <w:rPr>
          <w:highlight w:val="white"/>
        </w:rPr>
      </w:pPr>
      <w:r w:rsidRPr="00903DBA">
        <w:rPr>
          <w:highlight w:val="white"/>
        </w:rPr>
        <w:t xml:space="preserve">      text[count++] = currChar;</w:t>
      </w:r>
    </w:p>
    <w:p w14:paraId="5F2E99E1" w14:textId="77777777" w:rsidR="00C25FEE" w:rsidRPr="00903DBA" w:rsidRDefault="00C25FEE" w:rsidP="00C25FEE">
      <w:pPr>
        <w:pStyle w:val="Code"/>
        <w:rPr>
          <w:highlight w:val="white"/>
        </w:rPr>
      </w:pPr>
      <w:r w:rsidRPr="00903DBA">
        <w:rPr>
          <w:highlight w:val="white"/>
        </w:rPr>
        <w:t xml:space="preserve">    }</w:t>
      </w:r>
    </w:p>
    <w:p w14:paraId="19D226E1" w14:textId="77777777" w:rsidR="00C25FEE" w:rsidRPr="00903DBA" w:rsidRDefault="00C25FEE" w:rsidP="00C25FEE">
      <w:pPr>
        <w:pStyle w:val="Code"/>
        <w:rPr>
          <w:highlight w:val="white"/>
        </w:rPr>
      </w:pPr>
    </w:p>
    <w:p w14:paraId="2E2A4CEC" w14:textId="77777777" w:rsidR="00C25FEE" w:rsidRPr="00903DBA" w:rsidRDefault="00C25FEE" w:rsidP="00C25FEE">
      <w:pPr>
        <w:pStyle w:val="Code"/>
        <w:rPr>
          <w:highlight w:val="white"/>
        </w:rPr>
      </w:pPr>
      <w:r w:rsidRPr="00903DBA">
        <w:rPr>
          <w:highlight w:val="white"/>
        </w:rPr>
        <w:t xml:space="preserve">    prevChar = currChar;</w:t>
      </w:r>
    </w:p>
    <w:p w14:paraId="27D5C2A4" w14:textId="77777777" w:rsidR="00C25FEE" w:rsidRPr="00903DBA" w:rsidRDefault="00C25FEE" w:rsidP="00C25FEE">
      <w:pPr>
        <w:pStyle w:val="Code"/>
        <w:rPr>
          <w:highlight w:val="white"/>
        </w:rPr>
      </w:pPr>
      <w:r w:rsidRPr="00903DBA">
        <w:rPr>
          <w:highlight w:val="white"/>
        </w:rPr>
        <w:t xml:space="preserve">  }</w:t>
      </w:r>
    </w:p>
    <w:p w14:paraId="4E98DD4D" w14:textId="77777777" w:rsidR="00C25FEE" w:rsidRPr="00903DBA" w:rsidRDefault="00C25FEE" w:rsidP="00C25FEE">
      <w:pPr>
        <w:pStyle w:val="Code"/>
        <w:rPr>
          <w:highlight w:val="white"/>
        </w:rPr>
      </w:pPr>
    </w:p>
    <w:p w14:paraId="596EB700" w14:textId="77777777" w:rsidR="00C25FEE" w:rsidRPr="00903DBA" w:rsidRDefault="00C25FEE" w:rsidP="00C25FEE">
      <w:pPr>
        <w:pStyle w:val="Code"/>
        <w:rPr>
          <w:highlight w:val="white"/>
        </w:rPr>
      </w:pPr>
      <w:r w:rsidRPr="00903DBA">
        <w:rPr>
          <w:highlight w:val="white"/>
        </w:rPr>
        <w:t xml:space="preserve">  return text;</w:t>
      </w:r>
    </w:p>
    <w:p w14:paraId="076F67A6" w14:textId="77777777" w:rsidR="00C25FEE" w:rsidRPr="00903DBA" w:rsidRDefault="00C25FEE" w:rsidP="00C25FEE">
      <w:pPr>
        <w:pStyle w:val="Code"/>
        <w:rPr>
          <w:highlight w:val="white"/>
        </w:rPr>
      </w:pPr>
      <w:r w:rsidRPr="00903DBA">
        <w:rPr>
          <w:highlight w:val="white"/>
        </w:rPr>
        <w:t>}</w:t>
      </w:r>
    </w:p>
    <w:p w14:paraId="57E80D51" w14:textId="77777777" w:rsidR="00C25FEE" w:rsidRPr="00903DBA" w:rsidRDefault="00C25FEE" w:rsidP="00C25FEE">
      <w:pPr>
        <w:pStyle w:val="Code"/>
        <w:rPr>
          <w:highlight w:val="white"/>
        </w:rPr>
      </w:pPr>
    </w:p>
    <w:p w14:paraId="7C53B73C" w14:textId="77777777" w:rsidR="00C25FEE" w:rsidRPr="00903DBA" w:rsidRDefault="00C25FEE" w:rsidP="00C25FEE">
      <w:pPr>
        <w:pStyle w:val="Code"/>
        <w:rPr>
          <w:highlight w:val="white"/>
        </w:rPr>
      </w:pPr>
      <w:r w:rsidRPr="00903DBA">
        <w:rPr>
          <w:highlight w:val="white"/>
        </w:rPr>
        <w:t>int fputs(const char* s, FILE* stream) {</w:t>
      </w:r>
    </w:p>
    <w:p w14:paraId="32A97EB2" w14:textId="77777777" w:rsidR="00C25FEE" w:rsidRPr="00903DBA" w:rsidRDefault="00C25FEE" w:rsidP="00C25FEE">
      <w:pPr>
        <w:pStyle w:val="Code"/>
        <w:rPr>
          <w:highlight w:val="white"/>
        </w:rPr>
      </w:pPr>
      <w:r w:rsidRPr="00903DBA">
        <w:rPr>
          <w:highlight w:val="white"/>
        </w:rPr>
        <w:t xml:space="preserve">  int size = (strlen(s) + 1) * sizeof (char);</w:t>
      </w:r>
    </w:p>
    <w:p w14:paraId="2B6E3CEB" w14:textId="77777777" w:rsidR="00C25FEE" w:rsidRPr="00903DBA" w:rsidRDefault="00C25FEE" w:rsidP="00C25FEE">
      <w:pPr>
        <w:pStyle w:val="Code"/>
        <w:rPr>
          <w:highlight w:val="white"/>
        </w:rPr>
      </w:pPr>
      <w:r w:rsidRPr="00903DBA">
        <w:rPr>
          <w:highlight w:val="white"/>
        </w:rPr>
        <w:t xml:space="preserve">  return (fwrite(s, size, 1, stream) == size) ? 0 : EOF;</w:t>
      </w:r>
    </w:p>
    <w:p w14:paraId="3F23DD6F" w14:textId="77777777" w:rsidR="00C25FEE" w:rsidRPr="00903DBA" w:rsidRDefault="00C25FEE" w:rsidP="00C25FEE">
      <w:pPr>
        <w:pStyle w:val="Code"/>
        <w:rPr>
          <w:highlight w:val="white"/>
        </w:rPr>
      </w:pPr>
      <w:r w:rsidRPr="00903DBA">
        <w:rPr>
          <w:highlight w:val="white"/>
        </w:rPr>
        <w:t>}</w:t>
      </w:r>
    </w:p>
    <w:p w14:paraId="5DF2D1E6" w14:textId="77777777" w:rsidR="00C25FEE" w:rsidRPr="00903DBA" w:rsidRDefault="00C25FEE" w:rsidP="00C25FEE">
      <w:pPr>
        <w:pStyle w:val="Code"/>
        <w:rPr>
          <w:highlight w:val="white"/>
        </w:rPr>
      </w:pPr>
    </w:p>
    <w:p w14:paraId="476B57F2" w14:textId="77777777" w:rsidR="00C25FEE" w:rsidRPr="00903DBA" w:rsidRDefault="00C25FEE" w:rsidP="00C25FEE">
      <w:pPr>
        <w:pStyle w:val="Code"/>
        <w:rPr>
          <w:highlight w:val="white"/>
        </w:rPr>
      </w:pPr>
      <w:r w:rsidRPr="00903DBA">
        <w:rPr>
          <w:highlight w:val="white"/>
        </w:rPr>
        <w:t>int getchar(void) {</w:t>
      </w:r>
    </w:p>
    <w:p w14:paraId="7C19AE43" w14:textId="77777777" w:rsidR="00C25FEE" w:rsidRPr="00903DBA" w:rsidRDefault="00C25FEE" w:rsidP="00C25FEE">
      <w:pPr>
        <w:pStyle w:val="Code"/>
        <w:rPr>
          <w:highlight w:val="white"/>
        </w:rPr>
      </w:pPr>
      <w:r w:rsidRPr="00903DBA">
        <w:rPr>
          <w:highlight w:val="white"/>
        </w:rPr>
        <w:t xml:space="preserve">  return fgetc(stdin);</w:t>
      </w:r>
    </w:p>
    <w:p w14:paraId="003F27E5" w14:textId="77777777" w:rsidR="00C25FEE" w:rsidRPr="00903DBA" w:rsidRDefault="00C25FEE" w:rsidP="00C25FEE">
      <w:pPr>
        <w:pStyle w:val="Code"/>
        <w:rPr>
          <w:highlight w:val="white"/>
        </w:rPr>
      </w:pPr>
      <w:r w:rsidRPr="00903DBA">
        <w:rPr>
          <w:highlight w:val="white"/>
        </w:rPr>
        <w:t>}</w:t>
      </w:r>
    </w:p>
    <w:p w14:paraId="11EA30DE" w14:textId="77777777" w:rsidR="00C25FEE" w:rsidRPr="00903DBA" w:rsidRDefault="00C25FEE" w:rsidP="00C25FEE">
      <w:pPr>
        <w:pStyle w:val="Code"/>
        <w:rPr>
          <w:highlight w:val="white"/>
        </w:rPr>
      </w:pPr>
    </w:p>
    <w:p w14:paraId="606182B9" w14:textId="77777777" w:rsidR="00C25FEE" w:rsidRPr="00903DBA" w:rsidRDefault="00C25FEE" w:rsidP="00C25FEE">
      <w:pPr>
        <w:pStyle w:val="Code"/>
        <w:rPr>
          <w:highlight w:val="white"/>
        </w:rPr>
      </w:pPr>
      <w:r w:rsidRPr="00903DBA">
        <w:rPr>
          <w:highlight w:val="white"/>
        </w:rPr>
        <w:t>char* gets(char* s) {</w:t>
      </w:r>
    </w:p>
    <w:p w14:paraId="17E0E5C2" w14:textId="77777777" w:rsidR="00C25FEE" w:rsidRPr="00903DBA" w:rsidRDefault="00C25FEE" w:rsidP="00C25FEE">
      <w:pPr>
        <w:pStyle w:val="Code"/>
        <w:rPr>
          <w:highlight w:val="white"/>
        </w:rPr>
      </w:pPr>
      <w:r w:rsidRPr="00903DBA">
        <w:rPr>
          <w:highlight w:val="white"/>
        </w:rPr>
        <w:t xml:space="preserve">  if (fgets(s, -1, stdin) != NULL) {</w:t>
      </w:r>
    </w:p>
    <w:p w14:paraId="29DAF468" w14:textId="77777777" w:rsidR="00C25FEE" w:rsidRPr="00903DBA" w:rsidRDefault="00C25FEE" w:rsidP="00C25FEE">
      <w:pPr>
        <w:pStyle w:val="Code"/>
        <w:rPr>
          <w:highlight w:val="white"/>
        </w:rPr>
      </w:pPr>
      <w:r w:rsidRPr="00903DBA">
        <w:rPr>
          <w:highlight w:val="white"/>
        </w:rPr>
        <w:t xml:space="preserve">    int size = strlen(s);</w:t>
      </w:r>
    </w:p>
    <w:p w14:paraId="4FDF04B5" w14:textId="77777777" w:rsidR="00C25FEE" w:rsidRPr="00903DBA" w:rsidRDefault="00C25FEE" w:rsidP="00C25FEE">
      <w:pPr>
        <w:pStyle w:val="Code"/>
        <w:rPr>
          <w:highlight w:val="white"/>
        </w:rPr>
      </w:pPr>
    </w:p>
    <w:p w14:paraId="39C4862C" w14:textId="77777777" w:rsidR="00C25FEE" w:rsidRPr="00903DBA" w:rsidRDefault="00C25FEE" w:rsidP="00C25FEE">
      <w:pPr>
        <w:pStyle w:val="Code"/>
        <w:rPr>
          <w:highlight w:val="white"/>
        </w:rPr>
      </w:pPr>
      <w:r w:rsidRPr="00903DBA">
        <w:rPr>
          <w:highlight w:val="white"/>
        </w:rPr>
        <w:t xml:space="preserve">    if (size &gt; 0) {</w:t>
      </w:r>
    </w:p>
    <w:p w14:paraId="435C0779" w14:textId="77777777" w:rsidR="00C25FEE" w:rsidRPr="00903DBA" w:rsidRDefault="00C25FEE" w:rsidP="00C25FEE">
      <w:pPr>
        <w:pStyle w:val="Code"/>
        <w:rPr>
          <w:highlight w:val="white"/>
        </w:rPr>
      </w:pPr>
      <w:r w:rsidRPr="00903DBA">
        <w:rPr>
          <w:highlight w:val="white"/>
        </w:rPr>
        <w:t xml:space="preserve">      s[size - 1] = '\0';</w:t>
      </w:r>
    </w:p>
    <w:p w14:paraId="3C977D5B" w14:textId="77777777" w:rsidR="00C25FEE" w:rsidRPr="00903DBA" w:rsidRDefault="00C25FEE" w:rsidP="00C25FEE">
      <w:pPr>
        <w:pStyle w:val="Code"/>
        <w:rPr>
          <w:highlight w:val="white"/>
        </w:rPr>
      </w:pPr>
      <w:r w:rsidRPr="00903DBA">
        <w:rPr>
          <w:highlight w:val="white"/>
        </w:rPr>
        <w:t xml:space="preserve">    }</w:t>
      </w:r>
    </w:p>
    <w:p w14:paraId="1AB0E214" w14:textId="77777777" w:rsidR="00C25FEE" w:rsidRPr="00903DBA" w:rsidRDefault="00C25FEE" w:rsidP="00C25FEE">
      <w:pPr>
        <w:pStyle w:val="Code"/>
        <w:rPr>
          <w:highlight w:val="white"/>
        </w:rPr>
      </w:pPr>
    </w:p>
    <w:p w14:paraId="0EDDE0D3" w14:textId="77777777" w:rsidR="00C25FEE" w:rsidRPr="00903DBA" w:rsidRDefault="00C25FEE" w:rsidP="00C25FEE">
      <w:pPr>
        <w:pStyle w:val="Code"/>
        <w:rPr>
          <w:highlight w:val="white"/>
        </w:rPr>
      </w:pPr>
      <w:r w:rsidRPr="00903DBA">
        <w:rPr>
          <w:highlight w:val="white"/>
        </w:rPr>
        <w:t xml:space="preserve">    return s;</w:t>
      </w:r>
    </w:p>
    <w:p w14:paraId="7106C409" w14:textId="77777777" w:rsidR="00C25FEE" w:rsidRPr="00903DBA" w:rsidRDefault="00C25FEE" w:rsidP="00C25FEE">
      <w:pPr>
        <w:pStyle w:val="Code"/>
        <w:rPr>
          <w:highlight w:val="white"/>
        </w:rPr>
      </w:pPr>
      <w:r w:rsidRPr="00903DBA">
        <w:rPr>
          <w:highlight w:val="white"/>
        </w:rPr>
        <w:t xml:space="preserve">  }</w:t>
      </w:r>
    </w:p>
    <w:p w14:paraId="2B9B6EC1" w14:textId="77777777" w:rsidR="00C25FEE" w:rsidRPr="00903DBA" w:rsidRDefault="00C25FEE" w:rsidP="00C25FEE">
      <w:pPr>
        <w:pStyle w:val="Code"/>
        <w:rPr>
          <w:highlight w:val="white"/>
        </w:rPr>
      </w:pPr>
      <w:r w:rsidRPr="00903DBA">
        <w:rPr>
          <w:highlight w:val="white"/>
        </w:rPr>
        <w:t xml:space="preserve">  else {</w:t>
      </w:r>
    </w:p>
    <w:p w14:paraId="04F4A1BB" w14:textId="77777777" w:rsidR="00C25FEE" w:rsidRPr="00903DBA" w:rsidRDefault="00C25FEE" w:rsidP="00C25FEE">
      <w:pPr>
        <w:pStyle w:val="Code"/>
        <w:rPr>
          <w:highlight w:val="white"/>
        </w:rPr>
      </w:pPr>
      <w:r w:rsidRPr="00903DBA">
        <w:rPr>
          <w:highlight w:val="white"/>
        </w:rPr>
        <w:t xml:space="preserve">    return NULL;</w:t>
      </w:r>
    </w:p>
    <w:p w14:paraId="37ED3E94" w14:textId="77777777" w:rsidR="00C25FEE" w:rsidRPr="00903DBA" w:rsidRDefault="00C25FEE" w:rsidP="00C25FEE">
      <w:pPr>
        <w:pStyle w:val="Code"/>
        <w:rPr>
          <w:highlight w:val="white"/>
        </w:rPr>
      </w:pPr>
      <w:r w:rsidRPr="00903DBA">
        <w:rPr>
          <w:highlight w:val="white"/>
        </w:rPr>
        <w:t xml:space="preserve">  }</w:t>
      </w:r>
    </w:p>
    <w:p w14:paraId="23867DB9" w14:textId="77777777" w:rsidR="00C25FEE" w:rsidRPr="00903DBA" w:rsidRDefault="00C25FEE" w:rsidP="00C25FEE">
      <w:pPr>
        <w:pStyle w:val="Code"/>
        <w:rPr>
          <w:highlight w:val="white"/>
        </w:rPr>
      </w:pPr>
      <w:r w:rsidRPr="00903DBA">
        <w:rPr>
          <w:highlight w:val="white"/>
        </w:rPr>
        <w:t>}</w:t>
      </w:r>
    </w:p>
    <w:p w14:paraId="7991E065" w14:textId="77777777" w:rsidR="00C25FEE" w:rsidRPr="00903DBA" w:rsidRDefault="00C25FEE" w:rsidP="00C25FEE">
      <w:pPr>
        <w:pStyle w:val="Code"/>
        <w:rPr>
          <w:highlight w:val="white"/>
        </w:rPr>
      </w:pPr>
    </w:p>
    <w:p w14:paraId="6C5A79C0" w14:textId="77777777" w:rsidR="00C25FEE" w:rsidRPr="00903DBA" w:rsidRDefault="00C25FEE" w:rsidP="00C25FEE">
      <w:pPr>
        <w:pStyle w:val="Code"/>
        <w:rPr>
          <w:highlight w:val="white"/>
        </w:rPr>
      </w:pPr>
      <w:r w:rsidRPr="00903DBA">
        <w:rPr>
          <w:highlight w:val="white"/>
        </w:rPr>
        <w:t>int puts(const char* s) {</w:t>
      </w:r>
    </w:p>
    <w:p w14:paraId="65FDACB7" w14:textId="77777777" w:rsidR="00C25FEE" w:rsidRPr="00903DBA" w:rsidRDefault="00C25FEE" w:rsidP="00C25FEE">
      <w:pPr>
        <w:pStyle w:val="Code"/>
        <w:rPr>
          <w:highlight w:val="white"/>
        </w:rPr>
      </w:pPr>
      <w:r w:rsidRPr="00903DBA">
        <w:rPr>
          <w:highlight w:val="white"/>
        </w:rPr>
        <w:t xml:space="preserve">  if (fputs(s, stdout) != 0) {</w:t>
      </w:r>
    </w:p>
    <w:p w14:paraId="4FD7CCF5" w14:textId="77777777" w:rsidR="00C25FEE" w:rsidRPr="00903DBA" w:rsidRDefault="00C25FEE" w:rsidP="00C25FEE">
      <w:pPr>
        <w:pStyle w:val="Code"/>
        <w:rPr>
          <w:highlight w:val="white"/>
        </w:rPr>
      </w:pPr>
      <w:r w:rsidRPr="00903DBA">
        <w:rPr>
          <w:highlight w:val="white"/>
        </w:rPr>
        <w:t xml:space="preserve">    return fputc('\n', stdout);</w:t>
      </w:r>
    </w:p>
    <w:p w14:paraId="24DEC319" w14:textId="77777777" w:rsidR="00C25FEE" w:rsidRPr="00903DBA" w:rsidRDefault="00C25FEE" w:rsidP="00C25FEE">
      <w:pPr>
        <w:pStyle w:val="Code"/>
        <w:rPr>
          <w:highlight w:val="white"/>
        </w:rPr>
      </w:pPr>
      <w:r w:rsidRPr="00903DBA">
        <w:rPr>
          <w:highlight w:val="white"/>
        </w:rPr>
        <w:t xml:space="preserve">  }</w:t>
      </w:r>
    </w:p>
    <w:p w14:paraId="10EF65BC" w14:textId="77777777" w:rsidR="00C25FEE" w:rsidRPr="00903DBA" w:rsidRDefault="00C25FEE" w:rsidP="00C25FEE">
      <w:pPr>
        <w:pStyle w:val="Code"/>
        <w:rPr>
          <w:highlight w:val="white"/>
        </w:rPr>
      </w:pPr>
    </w:p>
    <w:p w14:paraId="4B1E93FF" w14:textId="77777777" w:rsidR="00C25FEE" w:rsidRPr="00903DBA" w:rsidRDefault="00C25FEE" w:rsidP="00C25FEE">
      <w:pPr>
        <w:pStyle w:val="Code"/>
        <w:rPr>
          <w:highlight w:val="white"/>
        </w:rPr>
      </w:pPr>
      <w:r w:rsidRPr="00903DBA">
        <w:rPr>
          <w:highlight w:val="white"/>
        </w:rPr>
        <w:t xml:space="preserve">  return EOF;</w:t>
      </w:r>
    </w:p>
    <w:p w14:paraId="6F20680A" w14:textId="77777777" w:rsidR="00C25FEE" w:rsidRPr="00903DBA" w:rsidRDefault="00C25FEE" w:rsidP="00C25FEE">
      <w:pPr>
        <w:pStyle w:val="Code"/>
        <w:rPr>
          <w:highlight w:val="white"/>
        </w:rPr>
      </w:pPr>
      <w:r w:rsidRPr="00903DBA">
        <w:rPr>
          <w:highlight w:val="white"/>
        </w:rPr>
        <w:t>}</w:t>
      </w:r>
    </w:p>
    <w:p w14:paraId="49442FA2" w14:textId="77777777" w:rsidR="00C25FEE" w:rsidRPr="00903DBA" w:rsidRDefault="00C25FEE" w:rsidP="00C25FEE">
      <w:pPr>
        <w:pStyle w:val="Code"/>
        <w:rPr>
          <w:highlight w:val="white"/>
        </w:rPr>
      </w:pPr>
    </w:p>
    <w:p w14:paraId="57E4382F" w14:textId="77777777" w:rsidR="00C25FEE" w:rsidRPr="00903DBA" w:rsidRDefault="00C25FEE" w:rsidP="00C25FEE">
      <w:pPr>
        <w:pStyle w:val="Code"/>
        <w:rPr>
          <w:highlight w:val="white"/>
        </w:rPr>
      </w:pPr>
      <w:r w:rsidRPr="00903DBA">
        <w:rPr>
          <w:highlight w:val="white"/>
        </w:rPr>
        <w:t>int ungetc(int c, FILE* stream) {</w:t>
      </w:r>
    </w:p>
    <w:p w14:paraId="694C5736" w14:textId="77777777" w:rsidR="00C25FEE" w:rsidRPr="00903DBA" w:rsidRDefault="00C25FEE" w:rsidP="00C25FEE">
      <w:pPr>
        <w:pStyle w:val="Code"/>
        <w:rPr>
          <w:highlight w:val="white"/>
        </w:rPr>
      </w:pPr>
      <w:r w:rsidRPr="00903DBA">
        <w:rPr>
          <w:highlight w:val="white"/>
        </w:rPr>
        <w:t xml:space="preserve">  if (stream-&gt;ungetc != EOF) {</w:t>
      </w:r>
    </w:p>
    <w:p w14:paraId="30BAA14A" w14:textId="77777777" w:rsidR="00C25FEE" w:rsidRPr="00903DBA" w:rsidRDefault="00C25FEE" w:rsidP="00C25FEE">
      <w:pPr>
        <w:pStyle w:val="Code"/>
        <w:rPr>
          <w:highlight w:val="white"/>
        </w:rPr>
      </w:pPr>
      <w:r w:rsidRPr="00903DBA">
        <w:rPr>
          <w:highlight w:val="white"/>
        </w:rPr>
        <w:t xml:space="preserve">    stream-&gt;ungetc = (char) c;</w:t>
      </w:r>
    </w:p>
    <w:p w14:paraId="02CA523A" w14:textId="77777777" w:rsidR="00C25FEE" w:rsidRPr="00903DBA" w:rsidRDefault="00C25FEE" w:rsidP="00C25FEE">
      <w:pPr>
        <w:pStyle w:val="Code"/>
        <w:rPr>
          <w:highlight w:val="white"/>
        </w:rPr>
      </w:pPr>
      <w:r w:rsidRPr="00903DBA">
        <w:rPr>
          <w:highlight w:val="white"/>
        </w:rPr>
        <w:t xml:space="preserve">  }</w:t>
      </w:r>
    </w:p>
    <w:p w14:paraId="26C13358" w14:textId="77777777" w:rsidR="00C25FEE" w:rsidRPr="00903DBA" w:rsidRDefault="00C25FEE" w:rsidP="00C25FEE">
      <w:pPr>
        <w:pStyle w:val="Code"/>
        <w:rPr>
          <w:highlight w:val="white"/>
        </w:rPr>
      </w:pPr>
    </w:p>
    <w:p w14:paraId="5CDB7A41" w14:textId="77777777" w:rsidR="00C25FEE" w:rsidRPr="00903DBA" w:rsidRDefault="00C25FEE" w:rsidP="00C25FEE">
      <w:pPr>
        <w:pStyle w:val="Code"/>
        <w:rPr>
          <w:highlight w:val="white"/>
        </w:rPr>
      </w:pPr>
      <w:r w:rsidRPr="00903DBA">
        <w:rPr>
          <w:highlight w:val="white"/>
        </w:rPr>
        <w:t xml:space="preserve">  return c;</w:t>
      </w:r>
    </w:p>
    <w:p w14:paraId="6AEE04CD" w14:textId="77777777" w:rsidR="00C25FEE" w:rsidRPr="00903DBA" w:rsidRDefault="00C25FEE" w:rsidP="00C25FEE">
      <w:pPr>
        <w:pStyle w:val="Code"/>
        <w:rPr>
          <w:highlight w:val="white"/>
        </w:rPr>
      </w:pPr>
      <w:r w:rsidRPr="00903DBA">
        <w:rPr>
          <w:highlight w:val="white"/>
        </w:rPr>
        <w:t>}</w:t>
      </w:r>
    </w:p>
    <w:p w14:paraId="483B099C" w14:textId="77777777" w:rsidR="00C25FEE" w:rsidRPr="00903DBA" w:rsidRDefault="00C25FEE" w:rsidP="00C25FEE">
      <w:pPr>
        <w:pStyle w:val="Code"/>
        <w:rPr>
          <w:highlight w:val="white"/>
        </w:rPr>
      </w:pPr>
    </w:p>
    <w:p w14:paraId="1BEC771F" w14:textId="77777777" w:rsidR="00C25FEE" w:rsidRPr="00903DBA" w:rsidRDefault="00C25FEE" w:rsidP="00C25FEE">
      <w:pPr>
        <w:pStyle w:val="Code"/>
        <w:rPr>
          <w:highlight w:val="white"/>
        </w:rPr>
      </w:pPr>
      <w:r w:rsidRPr="00903DBA">
        <w:rPr>
          <w:highlight w:val="white"/>
        </w:rPr>
        <w:t>size_t fread(void* ptr, size_t size, size_t nobj, FILE* stream) {</w:t>
      </w:r>
    </w:p>
    <w:p w14:paraId="59A2A4BF" w14:textId="77777777" w:rsidR="00C25FEE" w:rsidRPr="00903DBA" w:rsidRDefault="00C25FEE" w:rsidP="00C25FEE">
      <w:pPr>
        <w:pStyle w:val="Code"/>
        <w:rPr>
          <w:highlight w:val="white"/>
        </w:rPr>
      </w:pPr>
      <w:r w:rsidRPr="00903DBA">
        <w:rPr>
          <w:highlight w:val="white"/>
        </w:rPr>
        <w:t>#ifdef __WINDOWS__</w:t>
      </w:r>
    </w:p>
    <w:p w14:paraId="4F970DF9" w14:textId="77777777" w:rsidR="00C25FEE" w:rsidRPr="00903DBA" w:rsidRDefault="00C25FEE" w:rsidP="00C25FEE">
      <w:pPr>
        <w:pStyle w:val="Code"/>
        <w:rPr>
          <w:highlight w:val="white"/>
        </w:rPr>
      </w:pPr>
      <w:r w:rsidRPr="00903DBA">
        <w:rPr>
          <w:highlight w:val="white"/>
        </w:rPr>
        <w:t xml:space="preserve">  register_bx = stream-&gt;handle;</w:t>
      </w:r>
    </w:p>
    <w:p w14:paraId="70FFFA72" w14:textId="77777777" w:rsidR="00C25FEE" w:rsidRPr="00903DBA" w:rsidRDefault="00C25FEE" w:rsidP="00C25FEE">
      <w:pPr>
        <w:pStyle w:val="Code"/>
        <w:rPr>
          <w:highlight w:val="white"/>
        </w:rPr>
      </w:pPr>
      <w:r w:rsidRPr="00903DBA">
        <w:rPr>
          <w:highlight w:val="white"/>
        </w:rPr>
        <w:t xml:space="preserve">  register_cx = size * nobj;</w:t>
      </w:r>
    </w:p>
    <w:p w14:paraId="2737E452" w14:textId="77777777" w:rsidR="00C25FEE" w:rsidRPr="00903DBA" w:rsidRDefault="00C25FEE" w:rsidP="00C25FEE">
      <w:pPr>
        <w:pStyle w:val="Code"/>
        <w:rPr>
          <w:highlight w:val="white"/>
        </w:rPr>
      </w:pPr>
      <w:r w:rsidRPr="00903DBA">
        <w:rPr>
          <w:highlight w:val="white"/>
        </w:rPr>
        <w:t xml:space="preserve">  register_ah = 0x3Fs;</w:t>
      </w:r>
    </w:p>
    <w:p w14:paraId="263EEFD6" w14:textId="77777777" w:rsidR="00C25FEE" w:rsidRPr="00903DBA" w:rsidRDefault="00C25FEE" w:rsidP="00C25FEE">
      <w:pPr>
        <w:pStyle w:val="Code"/>
        <w:rPr>
          <w:highlight w:val="white"/>
        </w:rPr>
      </w:pPr>
      <w:r w:rsidRPr="00903DBA">
        <w:rPr>
          <w:highlight w:val="white"/>
        </w:rPr>
        <w:t xml:space="preserve">  register_dx = ptr;</w:t>
      </w:r>
    </w:p>
    <w:p w14:paraId="5783BA9C" w14:textId="77777777" w:rsidR="00C25FEE" w:rsidRPr="00903DBA" w:rsidRDefault="00C25FEE" w:rsidP="00C25FEE">
      <w:pPr>
        <w:pStyle w:val="Code"/>
        <w:rPr>
          <w:highlight w:val="white"/>
        </w:rPr>
      </w:pPr>
      <w:r w:rsidRPr="00903DBA">
        <w:rPr>
          <w:highlight w:val="white"/>
        </w:rPr>
        <w:t xml:space="preserve">  interrupt(0x21s);</w:t>
      </w:r>
    </w:p>
    <w:p w14:paraId="739AD2A7" w14:textId="77777777" w:rsidR="00C25FEE" w:rsidRPr="00903DBA" w:rsidRDefault="00C25FEE" w:rsidP="00C25FEE">
      <w:pPr>
        <w:pStyle w:val="Code"/>
        <w:rPr>
          <w:highlight w:val="white"/>
        </w:rPr>
      </w:pPr>
    </w:p>
    <w:p w14:paraId="159044A9" w14:textId="77777777" w:rsidR="00C25FEE" w:rsidRPr="00903DBA" w:rsidRDefault="00C25FEE" w:rsidP="00C25FEE">
      <w:pPr>
        <w:pStyle w:val="Code"/>
        <w:rPr>
          <w:highlight w:val="white"/>
        </w:rPr>
      </w:pPr>
      <w:r w:rsidRPr="00903DBA">
        <w:rPr>
          <w:highlight w:val="white"/>
        </w:rPr>
        <w:t xml:space="preserve">  if (carry_flag) {</w:t>
      </w:r>
    </w:p>
    <w:p w14:paraId="5AA6C1C3" w14:textId="77777777" w:rsidR="00C25FEE" w:rsidRPr="00903DBA" w:rsidRDefault="00C25FEE" w:rsidP="00C25FEE">
      <w:pPr>
        <w:pStyle w:val="Code"/>
        <w:rPr>
          <w:highlight w:val="white"/>
        </w:rPr>
      </w:pPr>
      <w:r w:rsidRPr="00903DBA">
        <w:rPr>
          <w:highlight w:val="white"/>
        </w:rPr>
        <w:t xml:space="preserve">    stream-&gt;errno = errno = FREAD;</w:t>
      </w:r>
    </w:p>
    <w:p w14:paraId="4A6442C9" w14:textId="77777777" w:rsidR="00C25FEE" w:rsidRPr="00903DBA" w:rsidRDefault="00C25FEE" w:rsidP="00C25FEE">
      <w:pPr>
        <w:pStyle w:val="Code"/>
        <w:rPr>
          <w:highlight w:val="white"/>
        </w:rPr>
      </w:pPr>
      <w:r w:rsidRPr="00903DBA">
        <w:rPr>
          <w:highlight w:val="white"/>
        </w:rPr>
        <w:t xml:space="preserve">    return 0;</w:t>
      </w:r>
    </w:p>
    <w:p w14:paraId="0362F6E9" w14:textId="77777777" w:rsidR="00C25FEE" w:rsidRPr="00903DBA" w:rsidRDefault="00C25FEE" w:rsidP="00C25FEE">
      <w:pPr>
        <w:pStyle w:val="Code"/>
        <w:rPr>
          <w:highlight w:val="white"/>
        </w:rPr>
      </w:pPr>
      <w:r w:rsidRPr="00903DBA">
        <w:rPr>
          <w:highlight w:val="white"/>
        </w:rPr>
        <w:t xml:space="preserve">  }</w:t>
      </w:r>
    </w:p>
    <w:p w14:paraId="06A6EC9D" w14:textId="77777777" w:rsidR="00C25FEE" w:rsidRPr="00903DBA" w:rsidRDefault="00C25FEE" w:rsidP="00C25FEE">
      <w:pPr>
        <w:pStyle w:val="Code"/>
        <w:rPr>
          <w:highlight w:val="white"/>
        </w:rPr>
      </w:pPr>
      <w:r w:rsidRPr="00903DBA">
        <w:rPr>
          <w:highlight w:val="white"/>
        </w:rPr>
        <w:t xml:space="preserve">  else {</w:t>
      </w:r>
    </w:p>
    <w:p w14:paraId="4CCFFDB4" w14:textId="77777777" w:rsidR="00C25FEE" w:rsidRPr="00903DBA" w:rsidRDefault="00C25FEE" w:rsidP="00C25FEE">
      <w:pPr>
        <w:pStyle w:val="Code"/>
        <w:rPr>
          <w:highlight w:val="white"/>
        </w:rPr>
      </w:pPr>
      <w:r w:rsidRPr="00903DBA">
        <w:rPr>
          <w:highlight w:val="white"/>
        </w:rPr>
        <w:t xml:space="preserve">    return register_ax;</w:t>
      </w:r>
    </w:p>
    <w:p w14:paraId="6244C4D8" w14:textId="77777777" w:rsidR="00C25FEE" w:rsidRPr="00903DBA" w:rsidRDefault="00C25FEE" w:rsidP="00C25FEE">
      <w:pPr>
        <w:pStyle w:val="Code"/>
        <w:rPr>
          <w:highlight w:val="white"/>
        </w:rPr>
      </w:pPr>
      <w:r w:rsidRPr="00903DBA">
        <w:rPr>
          <w:highlight w:val="white"/>
        </w:rPr>
        <w:t xml:space="preserve">  }</w:t>
      </w:r>
    </w:p>
    <w:p w14:paraId="0340863D" w14:textId="77777777" w:rsidR="00C25FEE" w:rsidRPr="00903DBA" w:rsidRDefault="00C25FEE" w:rsidP="00C25FEE">
      <w:pPr>
        <w:pStyle w:val="Code"/>
        <w:rPr>
          <w:highlight w:val="white"/>
        </w:rPr>
      </w:pPr>
      <w:r w:rsidRPr="00903DBA">
        <w:rPr>
          <w:highlight w:val="white"/>
        </w:rPr>
        <w:t>#endif</w:t>
      </w:r>
    </w:p>
    <w:p w14:paraId="5D6A779F" w14:textId="77777777" w:rsidR="00C25FEE" w:rsidRPr="00903DBA" w:rsidRDefault="00C25FEE" w:rsidP="00C25FEE">
      <w:pPr>
        <w:pStyle w:val="Code"/>
        <w:rPr>
          <w:highlight w:val="white"/>
        </w:rPr>
      </w:pPr>
    </w:p>
    <w:p w14:paraId="587C0812" w14:textId="77777777" w:rsidR="00C25FEE" w:rsidRPr="00903DBA" w:rsidRDefault="00C25FEE" w:rsidP="00C25FEE">
      <w:pPr>
        <w:pStyle w:val="Code"/>
        <w:rPr>
          <w:highlight w:val="white"/>
        </w:rPr>
      </w:pPr>
      <w:r w:rsidRPr="00903DBA">
        <w:rPr>
          <w:highlight w:val="white"/>
        </w:rPr>
        <w:t>#ifdef __LINUX__</w:t>
      </w:r>
    </w:p>
    <w:p w14:paraId="294E8E4E" w14:textId="77777777" w:rsidR="00C25FEE" w:rsidRPr="00903DBA" w:rsidRDefault="00C25FEE" w:rsidP="00C25FEE">
      <w:pPr>
        <w:pStyle w:val="Code"/>
        <w:rPr>
          <w:highlight w:val="white"/>
        </w:rPr>
      </w:pPr>
      <w:r w:rsidRPr="00903DBA">
        <w:rPr>
          <w:highlight w:val="white"/>
        </w:rPr>
        <w:t xml:space="preserve">  register_rax = 0L;</w:t>
      </w:r>
    </w:p>
    <w:p w14:paraId="45B6122A" w14:textId="77777777" w:rsidR="00C25FEE" w:rsidRPr="00903DBA" w:rsidRDefault="00C25FEE" w:rsidP="00C25FEE">
      <w:pPr>
        <w:pStyle w:val="Code"/>
        <w:rPr>
          <w:highlight w:val="white"/>
        </w:rPr>
      </w:pPr>
      <w:r w:rsidRPr="00903DBA">
        <w:rPr>
          <w:highlight w:val="white"/>
        </w:rPr>
        <w:t xml:space="preserve">  register_rdi = (unsigned long) stream-&gt;handle;</w:t>
      </w:r>
    </w:p>
    <w:p w14:paraId="74E3A833" w14:textId="77777777" w:rsidR="00C25FEE" w:rsidRPr="00903DBA" w:rsidRDefault="00C25FEE" w:rsidP="00C25FEE">
      <w:pPr>
        <w:pStyle w:val="Code"/>
        <w:rPr>
          <w:highlight w:val="white"/>
        </w:rPr>
      </w:pPr>
      <w:r w:rsidRPr="00903DBA">
        <w:rPr>
          <w:highlight w:val="white"/>
        </w:rPr>
        <w:t xml:space="preserve">  register_rsi = (unsigned long) ptr;</w:t>
      </w:r>
    </w:p>
    <w:p w14:paraId="5CB8AFA7" w14:textId="77777777" w:rsidR="00C25FEE" w:rsidRPr="00903DBA" w:rsidRDefault="00C25FEE" w:rsidP="00C25FEE">
      <w:pPr>
        <w:pStyle w:val="Code"/>
        <w:rPr>
          <w:highlight w:val="white"/>
        </w:rPr>
      </w:pPr>
      <w:r w:rsidRPr="00903DBA">
        <w:rPr>
          <w:highlight w:val="white"/>
        </w:rPr>
        <w:t xml:space="preserve">  register_rdx = (unsigned long) (size * nobj);</w:t>
      </w:r>
    </w:p>
    <w:p w14:paraId="34376EB6" w14:textId="77777777" w:rsidR="00C25FEE" w:rsidRPr="00903DBA" w:rsidRDefault="00C25FEE" w:rsidP="00C25FEE">
      <w:pPr>
        <w:pStyle w:val="Code"/>
        <w:rPr>
          <w:highlight w:val="white"/>
        </w:rPr>
      </w:pPr>
      <w:r w:rsidRPr="00903DBA">
        <w:rPr>
          <w:highlight w:val="white"/>
        </w:rPr>
        <w:t xml:space="preserve">  syscall();</w:t>
      </w:r>
    </w:p>
    <w:p w14:paraId="5CDA3268" w14:textId="33BA4392" w:rsidR="00F73468" w:rsidRPr="00903DBA" w:rsidRDefault="00F73468" w:rsidP="00F73468">
      <w:pPr>
        <w:pStyle w:val="Code"/>
        <w:rPr>
          <w:highlight w:val="white"/>
        </w:rPr>
      </w:pPr>
      <w:r w:rsidRPr="00903DBA">
        <w:rPr>
          <w:highlight w:val="white"/>
        </w:rPr>
        <w:t xml:space="preserve">  return register_</w:t>
      </w:r>
      <w:r w:rsidR="00CD7A05" w:rsidRPr="00903DBA">
        <w:rPr>
          <w:highlight w:val="white"/>
        </w:rPr>
        <w:t>e</w:t>
      </w:r>
      <w:r w:rsidRPr="00903DBA">
        <w:rPr>
          <w:highlight w:val="white"/>
        </w:rPr>
        <w:t>ax;</w:t>
      </w:r>
    </w:p>
    <w:p w14:paraId="6C08BEF0" w14:textId="77777777" w:rsidR="00C25FEE" w:rsidRPr="00903DBA" w:rsidRDefault="00C25FEE" w:rsidP="00C25FEE">
      <w:pPr>
        <w:pStyle w:val="Code"/>
        <w:rPr>
          <w:highlight w:val="white"/>
        </w:rPr>
      </w:pPr>
      <w:r w:rsidRPr="00903DBA">
        <w:rPr>
          <w:highlight w:val="white"/>
        </w:rPr>
        <w:t>#endif</w:t>
      </w:r>
    </w:p>
    <w:p w14:paraId="2692002A" w14:textId="77777777" w:rsidR="00C25FEE" w:rsidRPr="00903DBA" w:rsidRDefault="00C25FEE" w:rsidP="00C25FEE">
      <w:pPr>
        <w:pStyle w:val="Code"/>
        <w:rPr>
          <w:highlight w:val="white"/>
        </w:rPr>
      </w:pPr>
      <w:r w:rsidRPr="00903DBA">
        <w:rPr>
          <w:highlight w:val="white"/>
        </w:rPr>
        <w:t>}</w:t>
      </w:r>
    </w:p>
    <w:p w14:paraId="4A1D1237" w14:textId="77777777" w:rsidR="00C25FEE" w:rsidRPr="00903DBA" w:rsidRDefault="00C25FEE" w:rsidP="00C25FEE">
      <w:pPr>
        <w:pStyle w:val="Code"/>
        <w:rPr>
          <w:highlight w:val="white"/>
        </w:rPr>
      </w:pPr>
    </w:p>
    <w:p w14:paraId="5850A258" w14:textId="77777777" w:rsidR="00C25FEE" w:rsidRPr="00903DBA" w:rsidRDefault="00C25FEE" w:rsidP="00C25FEE">
      <w:pPr>
        <w:pStyle w:val="Code"/>
        <w:rPr>
          <w:highlight w:val="white"/>
        </w:rPr>
      </w:pPr>
      <w:r w:rsidRPr="00903DBA">
        <w:rPr>
          <w:highlight w:val="white"/>
        </w:rPr>
        <w:t>size_t fwrite(const void* ptr, size_t size, size_t nobj, FILE* stream) {</w:t>
      </w:r>
    </w:p>
    <w:p w14:paraId="2870E60F" w14:textId="77777777" w:rsidR="00C25FEE" w:rsidRPr="00903DBA" w:rsidRDefault="00C25FEE" w:rsidP="00C25FEE">
      <w:pPr>
        <w:pStyle w:val="Code"/>
        <w:rPr>
          <w:highlight w:val="white"/>
        </w:rPr>
      </w:pPr>
      <w:r w:rsidRPr="00903DBA">
        <w:rPr>
          <w:highlight w:val="white"/>
        </w:rPr>
        <w:t>#ifdef __WINDOWS__</w:t>
      </w:r>
    </w:p>
    <w:p w14:paraId="0E3689FF" w14:textId="77777777" w:rsidR="00C25FEE" w:rsidRPr="00903DBA" w:rsidRDefault="00C25FEE" w:rsidP="00C25FEE">
      <w:pPr>
        <w:pStyle w:val="Code"/>
        <w:rPr>
          <w:highlight w:val="white"/>
        </w:rPr>
      </w:pPr>
      <w:r w:rsidRPr="00903DBA">
        <w:rPr>
          <w:highlight w:val="white"/>
        </w:rPr>
        <w:t xml:space="preserve">  register_bx = stream-&gt;handle;</w:t>
      </w:r>
    </w:p>
    <w:p w14:paraId="5D58A61F" w14:textId="77777777" w:rsidR="00C25FEE" w:rsidRPr="00903DBA" w:rsidRDefault="00C25FEE" w:rsidP="00C25FEE">
      <w:pPr>
        <w:pStyle w:val="Code"/>
        <w:rPr>
          <w:highlight w:val="white"/>
        </w:rPr>
      </w:pPr>
      <w:r w:rsidRPr="00903DBA">
        <w:rPr>
          <w:highlight w:val="white"/>
        </w:rPr>
        <w:t xml:space="preserve">  register_cx = size * nobj;</w:t>
      </w:r>
    </w:p>
    <w:p w14:paraId="2CE9CCBA" w14:textId="77777777" w:rsidR="00C25FEE" w:rsidRPr="00903DBA" w:rsidRDefault="00C25FEE" w:rsidP="00C25FEE">
      <w:pPr>
        <w:pStyle w:val="Code"/>
        <w:rPr>
          <w:highlight w:val="white"/>
        </w:rPr>
      </w:pPr>
      <w:r w:rsidRPr="00903DBA">
        <w:rPr>
          <w:highlight w:val="white"/>
        </w:rPr>
        <w:t xml:space="preserve">  register_ah = 0x40s;</w:t>
      </w:r>
    </w:p>
    <w:p w14:paraId="205FD0C4" w14:textId="77777777" w:rsidR="00C25FEE" w:rsidRPr="00903DBA" w:rsidRDefault="00C25FEE" w:rsidP="00C25FEE">
      <w:pPr>
        <w:pStyle w:val="Code"/>
        <w:rPr>
          <w:highlight w:val="white"/>
        </w:rPr>
      </w:pPr>
      <w:r w:rsidRPr="00903DBA">
        <w:rPr>
          <w:highlight w:val="white"/>
        </w:rPr>
        <w:t xml:space="preserve">  register_dx = ptr;</w:t>
      </w:r>
    </w:p>
    <w:p w14:paraId="16D8B6D6" w14:textId="77777777" w:rsidR="00C25FEE" w:rsidRPr="00903DBA" w:rsidRDefault="00C25FEE" w:rsidP="00C25FEE">
      <w:pPr>
        <w:pStyle w:val="Code"/>
        <w:rPr>
          <w:highlight w:val="white"/>
        </w:rPr>
      </w:pPr>
      <w:r w:rsidRPr="00903DBA">
        <w:rPr>
          <w:highlight w:val="white"/>
        </w:rPr>
        <w:t xml:space="preserve">  interrupt(0x21s);</w:t>
      </w:r>
    </w:p>
    <w:p w14:paraId="12EAFC19" w14:textId="77777777" w:rsidR="00C25FEE" w:rsidRPr="00903DBA" w:rsidRDefault="00C25FEE" w:rsidP="00C25FEE">
      <w:pPr>
        <w:pStyle w:val="Code"/>
        <w:rPr>
          <w:highlight w:val="white"/>
        </w:rPr>
      </w:pPr>
    </w:p>
    <w:p w14:paraId="5BD60214" w14:textId="77777777" w:rsidR="00C25FEE" w:rsidRPr="00903DBA" w:rsidRDefault="00C25FEE" w:rsidP="00C25FEE">
      <w:pPr>
        <w:pStyle w:val="Code"/>
        <w:rPr>
          <w:highlight w:val="white"/>
        </w:rPr>
      </w:pPr>
      <w:r w:rsidRPr="00903DBA">
        <w:rPr>
          <w:highlight w:val="white"/>
        </w:rPr>
        <w:t xml:space="preserve">  if (carry_flag) {</w:t>
      </w:r>
    </w:p>
    <w:p w14:paraId="3C1A9F8B" w14:textId="77777777" w:rsidR="00C25FEE" w:rsidRPr="00903DBA" w:rsidRDefault="00C25FEE" w:rsidP="00C25FEE">
      <w:pPr>
        <w:pStyle w:val="Code"/>
        <w:rPr>
          <w:highlight w:val="white"/>
        </w:rPr>
      </w:pPr>
      <w:r w:rsidRPr="00903DBA">
        <w:rPr>
          <w:highlight w:val="white"/>
        </w:rPr>
        <w:t xml:space="preserve">    stream-&gt;errno = errno = FWRITE;</w:t>
      </w:r>
    </w:p>
    <w:p w14:paraId="64676F03" w14:textId="77777777" w:rsidR="00C25FEE" w:rsidRPr="00903DBA" w:rsidRDefault="00C25FEE" w:rsidP="00C25FEE">
      <w:pPr>
        <w:pStyle w:val="Code"/>
        <w:rPr>
          <w:highlight w:val="white"/>
        </w:rPr>
      </w:pPr>
      <w:r w:rsidRPr="00903DBA">
        <w:rPr>
          <w:highlight w:val="white"/>
        </w:rPr>
        <w:t xml:space="preserve">    return 0;</w:t>
      </w:r>
    </w:p>
    <w:p w14:paraId="6F1AA5EC" w14:textId="77777777" w:rsidR="00C25FEE" w:rsidRPr="00903DBA" w:rsidRDefault="00C25FEE" w:rsidP="00C25FEE">
      <w:pPr>
        <w:pStyle w:val="Code"/>
        <w:rPr>
          <w:highlight w:val="white"/>
        </w:rPr>
      </w:pPr>
      <w:r w:rsidRPr="00903DBA">
        <w:rPr>
          <w:highlight w:val="white"/>
        </w:rPr>
        <w:t xml:space="preserve">  }</w:t>
      </w:r>
    </w:p>
    <w:p w14:paraId="6C5C34C9" w14:textId="77777777" w:rsidR="00C25FEE" w:rsidRPr="00903DBA" w:rsidRDefault="00C25FEE" w:rsidP="00C25FEE">
      <w:pPr>
        <w:pStyle w:val="Code"/>
        <w:rPr>
          <w:highlight w:val="white"/>
        </w:rPr>
      </w:pPr>
      <w:r w:rsidRPr="00903DBA">
        <w:rPr>
          <w:highlight w:val="white"/>
        </w:rPr>
        <w:t xml:space="preserve">  else {</w:t>
      </w:r>
    </w:p>
    <w:p w14:paraId="2861EC25" w14:textId="77777777" w:rsidR="00C25FEE" w:rsidRPr="00903DBA" w:rsidRDefault="00C25FEE" w:rsidP="00C25FEE">
      <w:pPr>
        <w:pStyle w:val="Code"/>
        <w:rPr>
          <w:highlight w:val="white"/>
        </w:rPr>
      </w:pPr>
      <w:r w:rsidRPr="00903DBA">
        <w:rPr>
          <w:highlight w:val="white"/>
        </w:rPr>
        <w:t xml:space="preserve">    return register_ax;</w:t>
      </w:r>
    </w:p>
    <w:p w14:paraId="4FAD1B49" w14:textId="77777777" w:rsidR="00C25FEE" w:rsidRPr="00903DBA" w:rsidRDefault="00C25FEE" w:rsidP="00C25FEE">
      <w:pPr>
        <w:pStyle w:val="Code"/>
        <w:rPr>
          <w:highlight w:val="white"/>
        </w:rPr>
      </w:pPr>
      <w:r w:rsidRPr="00903DBA">
        <w:rPr>
          <w:highlight w:val="white"/>
        </w:rPr>
        <w:t xml:space="preserve">  }</w:t>
      </w:r>
    </w:p>
    <w:p w14:paraId="3EFCA32D" w14:textId="77777777" w:rsidR="00C25FEE" w:rsidRPr="00903DBA" w:rsidRDefault="00C25FEE" w:rsidP="00C25FEE">
      <w:pPr>
        <w:pStyle w:val="Code"/>
        <w:rPr>
          <w:highlight w:val="white"/>
        </w:rPr>
      </w:pPr>
      <w:r w:rsidRPr="00903DBA">
        <w:rPr>
          <w:highlight w:val="white"/>
        </w:rPr>
        <w:t>#endif</w:t>
      </w:r>
    </w:p>
    <w:p w14:paraId="6D0E11C8" w14:textId="77777777" w:rsidR="00C25FEE" w:rsidRPr="00903DBA" w:rsidRDefault="00C25FEE" w:rsidP="00C25FEE">
      <w:pPr>
        <w:pStyle w:val="Code"/>
        <w:rPr>
          <w:highlight w:val="white"/>
        </w:rPr>
      </w:pPr>
    </w:p>
    <w:p w14:paraId="4FCD24F5" w14:textId="77777777" w:rsidR="00C25FEE" w:rsidRPr="00903DBA" w:rsidRDefault="00C25FEE" w:rsidP="00C25FEE">
      <w:pPr>
        <w:pStyle w:val="Code"/>
        <w:rPr>
          <w:highlight w:val="white"/>
        </w:rPr>
      </w:pPr>
      <w:r w:rsidRPr="00903DBA">
        <w:rPr>
          <w:highlight w:val="white"/>
        </w:rPr>
        <w:t>#ifdef __LINUX__</w:t>
      </w:r>
    </w:p>
    <w:p w14:paraId="0C0FBC39" w14:textId="3F1A6D48" w:rsidR="00C25FEE" w:rsidRPr="00903DBA" w:rsidRDefault="00C25FEE" w:rsidP="00C25FEE">
      <w:pPr>
        <w:pStyle w:val="Code"/>
        <w:rPr>
          <w:highlight w:val="white"/>
        </w:rPr>
      </w:pPr>
      <w:r w:rsidRPr="00903DBA">
        <w:rPr>
          <w:highlight w:val="white"/>
        </w:rPr>
        <w:t xml:space="preserve">  register_rax = </w:t>
      </w:r>
      <w:r w:rsidR="00D672E8" w:rsidRPr="00903DBA">
        <w:rPr>
          <w:highlight w:val="white"/>
        </w:rPr>
        <w:t>1</w:t>
      </w:r>
      <w:r w:rsidRPr="00903DBA">
        <w:rPr>
          <w:highlight w:val="white"/>
        </w:rPr>
        <w:t>;</w:t>
      </w:r>
    </w:p>
    <w:p w14:paraId="52B49BCA" w14:textId="77777777" w:rsidR="00C25FEE" w:rsidRPr="00903DBA" w:rsidRDefault="00C25FEE" w:rsidP="00C25FEE">
      <w:pPr>
        <w:pStyle w:val="Code"/>
        <w:rPr>
          <w:highlight w:val="white"/>
        </w:rPr>
      </w:pPr>
      <w:r w:rsidRPr="00903DBA">
        <w:rPr>
          <w:highlight w:val="white"/>
        </w:rPr>
        <w:t xml:space="preserve">  register_rdi = (unsigned long) stream-&gt;handle;</w:t>
      </w:r>
    </w:p>
    <w:p w14:paraId="75C9805A" w14:textId="77777777" w:rsidR="00C25FEE" w:rsidRPr="00903DBA" w:rsidRDefault="00C25FEE" w:rsidP="00C25FEE">
      <w:pPr>
        <w:pStyle w:val="Code"/>
        <w:rPr>
          <w:highlight w:val="white"/>
        </w:rPr>
      </w:pPr>
      <w:r w:rsidRPr="00903DBA">
        <w:rPr>
          <w:highlight w:val="white"/>
        </w:rPr>
        <w:t xml:space="preserve">  register_rsi = (unsigned long) ptr;</w:t>
      </w:r>
    </w:p>
    <w:p w14:paraId="4E4DF315" w14:textId="77777777" w:rsidR="00C25FEE" w:rsidRPr="00903DBA" w:rsidRDefault="00C25FEE" w:rsidP="00C25FEE">
      <w:pPr>
        <w:pStyle w:val="Code"/>
        <w:rPr>
          <w:highlight w:val="white"/>
        </w:rPr>
      </w:pPr>
      <w:r w:rsidRPr="00903DBA">
        <w:rPr>
          <w:highlight w:val="white"/>
        </w:rPr>
        <w:t xml:space="preserve">  register_rdx = (unsigned long) (size * nobj);</w:t>
      </w:r>
    </w:p>
    <w:p w14:paraId="1F73462C" w14:textId="77777777" w:rsidR="00C25FEE" w:rsidRPr="00903DBA" w:rsidRDefault="00C25FEE" w:rsidP="00C25FEE">
      <w:pPr>
        <w:pStyle w:val="Code"/>
        <w:rPr>
          <w:highlight w:val="white"/>
        </w:rPr>
      </w:pPr>
      <w:r w:rsidRPr="00903DBA">
        <w:rPr>
          <w:highlight w:val="white"/>
        </w:rPr>
        <w:t xml:space="preserve">  syscall();</w:t>
      </w:r>
    </w:p>
    <w:p w14:paraId="38D93C0B" w14:textId="77777777" w:rsidR="00CD7A05" w:rsidRPr="00903DBA" w:rsidRDefault="00CD7A05" w:rsidP="00CD7A05">
      <w:pPr>
        <w:pStyle w:val="Code"/>
        <w:rPr>
          <w:highlight w:val="white"/>
        </w:rPr>
      </w:pPr>
      <w:r w:rsidRPr="00903DBA">
        <w:rPr>
          <w:highlight w:val="white"/>
        </w:rPr>
        <w:t xml:space="preserve">  return register_eax;</w:t>
      </w:r>
    </w:p>
    <w:p w14:paraId="54CBD187" w14:textId="77777777" w:rsidR="00C25FEE" w:rsidRPr="00903DBA" w:rsidRDefault="00C25FEE" w:rsidP="00C25FEE">
      <w:pPr>
        <w:pStyle w:val="Code"/>
        <w:rPr>
          <w:highlight w:val="white"/>
        </w:rPr>
      </w:pPr>
      <w:r w:rsidRPr="00903DBA">
        <w:rPr>
          <w:highlight w:val="white"/>
        </w:rPr>
        <w:t>#endif</w:t>
      </w:r>
    </w:p>
    <w:p w14:paraId="2A321B22" w14:textId="77777777" w:rsidR="00C25FEE" w:rsidRPr="00903DBA" w:rsidRDefault="00C25FEE" w:rsidP="00C25FEE">
      <w:pPr>
        <w:pStyle w:val="Code"/>
        <w:rPr>
          <w:highlight w:val="white"/>
        </w:rPr>
      </w:pPr>
      <w:r w:rsidRPr="00903DBA">
        <w:rPr>
          <w:highlight w:val="white"/>
        </w:rPr>
        <w:t>}</w:t>
      </w:r>
    </w:p>
    <w:p w14:paraId="5F47C130" w14:textId="77777777" w:rsidR="00C25FEE" w:rsidRPr="00903DBA" w:rsidRDefault="00C25FEE" w:rsidP="00C25FEE">
      <w:pPr>
        <w:pStyle w:val="Code"/>
        <w:rPr>
          <w:highlight w:val="white"/>
        </w:rPr>
      </w:pPr>
    </w:p>
    <w:p w14:paraId="5ECB4679" w14:textId="77777777" w:rsidR="00C25FEE" w:rsidRPr="00903DBA" w:rsidRDefault="00C25FEE" w:rsidP="00C25FEE">
      <w:pPr>
        <w:pStyle w:val="Code"/>
        <w:rPr>
          <w:highlight w:val="white"/>
        </w:rPr>
      </w:pPr>
      <w:r w:rsidRPr="00903DBA">
        <w:rPr>
          <w:highlight w:val="white"/>
        </w:rPr>
        <w:t>int fseek(FILE* stream, int offset, int origin) {</w:t>
      </w:r>
    </w:p>
    <w:p w14:paraId="375B6959" w14:textId="77777777" w:rsidR="00C25FEE" w:rsidRPr="00903DBA" w:rsidRDefault="00C25FEE" w:rsidP="00C25FEE">
      <w:pPr>
        <w:pStyle w:val="Code"/>
        <w:rPr>
          <w:highlight w:val="white"/>
        </w:rPr>
      </w:pPr>
      <w:r w:rsidRPr="00903DBA">
        <w:rPr>
          <w:highlight w:val="white"/>
        </w:rPr>
        <w:t>#ifdef __WINDOWS__</w:t>
      </w:r>
    </w:p>
    <w:p w14:paraId="48E5498F" w14:textId="77777777" w:rsidR="00C25FEE" w:rsidRPr="00903DBA" w:rsidRDefault="00C25FEE" w:rsidP="00C25FEE">
      <w:pPr>
        <w:pStyle w:val="Code"/>
        <w:rPr>
          <w:highlight w:val="white"/>
        </w:rPr>
      </w:pPr>
      <w:r w:rsidRPr="00903DBA">
        <w:rPr>
          <w:highlight w:val="white"/>
        </w:rPr>
        <w:t xml:space="preserve">  register_al = (short) origin;</w:t>
      </w:r>
    </w:p>
    <w:p w14:paraId="1F43BEB4" w14:textId="77777777" w:rsidR="00C25FEE" w:rsidRPr="00903DBA" w:rsidRDefault="00C25FEE" w:rsidP="00C25FEE">
      <w:pPr>
        <w:pStyle w:val="Code"/>
        <w:rPr>
          <w:highlight w:val="white"/>
        </w:rPr>
      </w:pPr>
      <w:r w:rsidRPr="00903DBA">
        <w:rPr>
          <w:highlight w:val="white"/>
        </w:rPr>
        <w:t xml:space="preserve">  register_ah = 0x42s;</w:t>
      </w:r>
    </w:p>
    <w:p w14:paraId="04F7CB5F" w14:textId="77777777" w:rsidR="00C25FEE" w:rsidRPr="00903DBA" w:rsidRDefault="00C25FEE" w:rsidP="00C25FEE">
      <w:pPr>
        <w:pStyle w:val="Code"/>
        <w:rPr>
          <w:highlight w:val="white"/>
        </w:rPr>
      </w:pPr>
      <w:r w:rsidRPr="00903DBA">
        <w:rPr>
          <w:highlight w:val="white"/>
        </w:rPr>
        <w:t xml:space="preserve">  register_bx = stream-&gt;handle;</w:t>
      </w:r>
    </w:p>
    <w:p w14:paraId="3141B608" w14:textId="77777777" w:rsidR="00C25FEE" w:rsidRPr="00903DBA" w:rsidRDefault="00C25FEE" w:rsidP="00C25FEE">
      <w:pPr>
        <w:pStyle w:val="Code"/>
        <w:rPr>
          <w:highlight w:val="white"/>
        </w:rPr>
      </w:pPr>
      <w:r w:rsidRPr="00903DBA">
        <w:rPr>
          <w:highlight w:val="white"/>
        </w:rPr>
        <w:t xml:space="preserve">  register_cx = 0;</w:t>
      </w:r>
    </w:p>
    <w:p w14:paraId="40F1256D" w14:textId="77777777" w:rsidR="00C25FEE" w:rsidRPr="00903DBA" w:rsidRDefault="00C25FEE" w:rsidP="00C25FEE">
      <w:pPr>
        <w:pStyle w:val="Code"/>
        <w:rPr>
          <w:highlight w:val="white"/>
        </w:rPr>
      </w:pPr>
      <w:r w:rsidRPr="00903DBA">
        <w:rPr>
          <w:highlight w:val="white"/>
        </w:rPr>
        <w:t xml:space="preserve">  register_dx = (int) offset;</w:t>
      </w:r>
    </w:p>
    <w:p w14:paraId="7E359C3D" w14:textId="77777777" w:rsidR="00C25FEE" w:rsidRPr="00903DBA" w:rsidRDefault="00C25FEE" w:rsidP="00C25FEE">
      <w:pPr>
        <w:pStyle w:val="Code"/>
        <w:rPr>
          <w:highlight w:val="white"/>
        </w:rPr>
      </w:pPr>
      <w:r w:rsidRPr="00903DBA">
        <w:rPr>
          <w:highlight w:val="white"/>
        </w:rPr>
        <w:t xml:space="preserve">  interrupt(0x21s);</w:t>
      </w:r>
    </w:p>
    <w:p w14:paraId="69B7C199" w14:textId="77777777" w:rsidR="00C25FEE" w:rsidRPr="00903DBA" w:rsidRDefault="00C25FEE" w:rsidP="00C25FEE">
      <w:pPr>
        <w:pStyle w:val="Code"/>
        <w:rPr>
          <w:highlight w:val="white"/>
        </w:rPr>
      </w:pPr>
    </w:p>
    <w:p w14:paraId="498B0B15" w14:textId="77777777" w:rsidR="00C25FEE" w:rsidRPr="00903DBA" w:rsidRDefault="00C25FEE" w:rsidP="00C25FEE">
      <w:pPr>
        <w:pStyle w:val="Code"/>
        <w:rPr>
          <w:highlight w:val="white"/>
        </w:rPr>
      </w:pPr>
      <w:r w:rsidRPr="00903DBA">
        <w:rPr>
          <w:highlight w:val="white"/>
        </w:rPr>
        <w:t xml:space="preserve">  if (!carry_flag) {</w:t>
      </w:r>
    </w:p>
    <w:p w14:paraId="7635122C" w14:textId="77777777" w:rsidR="00C25FEE" w:rsidRPr="00903DBA" w:rsidRDefault="00C25FEE" w:rsidP="00C25FEE">
      <w:pPr>
        <w:pStyle w:val="Code"/>
        <w:rPr>
          <w:highlight w:val="white"/>
        </w:rPr>
      </w:pPr>
      <w:r w:rsidRPr="00903DBA">
        <w:rPr>
          <w:highlight w:val="white"/>
        </w:rPr>
        <w:t xml:space="preserve">    stream-&gt;position = register_ax;</w:t>
      </w:r>
    </w:p>
    <w:p w14:paraId="6D071140" w14:textId="77777777" w:rsidR="00C25FEE" w:rsidRPr="00903DBA" w:rsidRDefault="00C25FEE" w:rsidP="00C25FEE">
      <w:pPr>
        <w:pStyle w:val="Code"/>
        <w:rPr>
          <w:highlight w:val="white"/>
        </w:rPr>
      </w:pPr>
      <w:r w:rsidRPr="00903DBA">
        <w:rPr>
          <w:highlight w:val="white"/>
        </w:rPr>
        <w:t xml:space="preserve">    return stream-&gt;position;</w:t>
      </w:r>
    </w:p>
    <w:p w14:paraId="432DBA69" w14:textId="77777777" w:rsidR="00C25FEE" w:rsidRPr="00903DBA" w:rsidRDefault="00C25FEE" w:rsidP="00C25FEE">
      <w:pPr>
        <w:pStyle w:val="Code"/>
        <w:rPr>
          <w:highlight w:val="white"/>
        </w:rPr>
      </w:pPr>
      <w:r w:rsidRPr="00903DBA">
        <w:rPr>
          <w:highlight w:val="white"/>
        </w:rPr>
        <w:t xml:space="preserve">  }</w:t>
      </w:r>
    </w:p>
    <w:p w14:paraId="4C553937" w14:textId="77777777" w:rsidR="00C25FEE" w:rsidRPr="00903DBA" w:rsidRDefault="00C25FEE" w:rsidP="00C25FEE">
      <w:pPr>
        <w:pStyle w:val="Code"/>
        <w:rPr>
          <w:highlight w:val="white"/>
        </w:rPr>
      </w:pPr>
      <w:r w:rsidRPr="00903DBA">
        <w:rPr>
          <w:highlight w:val="white"/>
        </w:rPr>
        <w:t xml:space="preserve">  else {</w:t>
      </w:r>
    </w:p>
    <w:p w14:paraId="7C80E278" w14:textId="77777777" w:rsidR="00C25FEE" w:rsidRPr="00903DBA" w:rsidRDefault="00C25FEE" w:rsidP="00C25FEE">
      <w:pPr>
        <w:pStyle w:val="Code"/>
        <w:rPr>
          <w:highlight w:val="white"/>
        </w:rPr>
      </w:pPr>
      <w:r w:rsidRPr="00903DBA">
        <w:rPr>
          <w:highlight w:val="white"/>
        </w:rPr>
        <w:t xml:space="preserve">    stream-&gt;errno = FSEEK;</w:t>
      </w:r>
    </w:p>
    <w:p w14:paraId="777D2095" w14:textId="77777777" w:rsidR="00C25FEE" w:rsidRPr="00903DBA" w:rsidRDefault="00C25FEE" w:rsidP="00C25FEE">
      <w:pPr>
        <w:pStyle w:val="Code"/>
        <w:rPr>
          <w:highlight w:val="white"/>
        </w:rPr>
      </w:pPr>
      <w:r w:rsidRPr="00903DBA">
        <w:rPr>
          <w:highlight w:val="white"/>
        </w:rPr>
        <w:t xml:space="preserve">    return -1;</w:t>
      </w:r>
    </w:p>
    <w:p w14:paraId="1657F23C" w14:textId="77777777" w:rsidR="00C25FEE" w:rsidRPr="00903DBA" w:rsidRDefault="00C25FEE" w:rsidP="00C25FEE">
      <w:pPr>
        <w:pStyle w:val="Code"/>
        <w:rPr>
          <w:highlight w:val="white"/>
        </w:rPr>
      </w:pPr>
      <w:r w:rsidRPr="00903DBA">
        <w:rPr>
          <w:highlight w:val="white"/>
        </w:rPr>
        <w:t xml:space="preserve">  }</w:t>
      </w:r>
    </w:p>
    <w:p w14:paraId="46F4B63F" w14:textId="77777777" w:rsidR="00C25FEE" w:rsidRPr="00903DBA" w:rsidRDefault="00C25FEE" w:rsidP="00C25FEE">
      <w:pPr>
        <w:pStyle w:val="Code"/>
        <w:rPr>
          <w:highlight w:val="white"/>
        </w:rPr>
      </w:pPr>
      <w:r w:rsidRPr="00903DBA">
        <w:rPr>
          <w:highlight w:val="white"/>
        </w:rPr>
        <w:t>#endif</w:t>
      </w:r>
    </w:p>
    <w:p w14:paraId="35006F8C" w14:textId="77777777" w:rsidR="00C25FEE" w:rsidRPr="00903DBA" w:rsidRDefault="00C25FEE" w:rsidP="00C25FEE">
      <w:pPr>
        <w:pStyle w:val="Code"/>
        <w:rPr>
          <w:highlight w:val="white"/>
        </w:rPr>
      </w:pPr>
    </w:p>
    <w:p w14:paraId="6CC40D79" w14:textId="77777777" w:rsidR="00C25FEE" w:rsidRPr="00903DBA" w:rsidRDefault="00C25FEE" w:rsidP="00C25FEE">
      <w:pPr>
        <w:pStyle w:val="Code"/>
        <w:rPr>
          <w:highlight w:val="white"/>
        </w:rPr>
      </w:pPr>
      <w:r w:rsidRPr="00903DBA">
        <w:rPr>
          <w:highlight w:val="white"/>
        </w:rPr>
        <w:t>#ifdef __LINUX__</w:t>
      </w:r>
    </w:p>
    <w:p w14:paraId="3845BCF7" w14:textId="439D3143" w:rsidR="00C25FEE" w:rsidRPr="00903DBA" w:rsidRDefault="00C25FEE" w:rsidP="00C25FEE">
      <w:pPr>
        <w:pStyle w:val="Code"/>
        <w:rPr>
          <w:highlight w:val="white"/>
        </w:rPr>
      </w:pPr>
      <w:r w:rsidRPr="00903DBA">
        <w:rPr>
          <w:highlight w:val="white"/>
        </w:rPr>
        <w:t xml:space="preserve">  register_rax = 8;</w:t>
      </w:r>
    </w:p>
    <w:p w14:paraId="666F19AF" w14:textId="77777777" w:rsidR="00C25FEE" w:rsidRPr="00903DBA" w:rsidRDefault="00C25FEE" w:rsidP="00C25FEE">
      <w:pPr>
        <w:pStyle w:val="Code"/>
        <w:rPr>
          <w:highlight w:val="white"/>
        </w:rPr>
      </w:pPr>
      <w:r w:rsidRPr="00903DBA">
        <w:rPr>
          <w:highlight w:val="white"/>
        </w:rPr>
        <w:t xml:space="preserve">  register_rdi = (unsigned long) stream-&gt;handle;</w:t>
      </w:r>
    </w:p>
    <w:p w14:paraId="4F393321" w14:textId="77777777" w:rsidR="00C25FEE" w:rsidRPr="00903DBA" w:rsidRDefault="00C25FEE" w:rsidP="00C25FEE">
      <w:pPr>
        <w:pStyle w:val="Code"/>
        <w:rPr>
          <w:highlight w:val="white"/>
        </w:rPr>
      </w:pPr>
      <w:r w:rsidRPr="00903DBA">
        <w:rPr>
          <w:highlight w:val="white"/>
        </w:rPr>
        <w:t xml:space="preserve">  register_rsi = (unsigned long) offset;</w:t>
      </w:r>
    </w:p>
    <w:p w14:paraId="606B49AF" w14:textId="77777777" w:rsidR="00C25FEE" w:rsidRPr="00903DBA" w:rsidRDefault="00C25FEE" w:rsidP="00C25FEE">
      <w:pPr>
        <w:pStyle w:val="Code"/>
        <w:rPr>
          <w:highlight w:val="white"/>
        </w:rPr>
      </w:pPr>
      <w:r w:rsidRPr="00903DBA">
        <w:rPr>
          <w:highlight w:val="white"/>
        </w:rPr>
        <w:t xml:space="preserve">  register_rdx = (unsigned long) origin;</w:t>
      </w:r>
    </w:p>
    <w:p w14:paraId="0EF6B078" w14:textId="77777777" w:rsidR="00C25FEE" w:rsidRPr="00903DBA" w:rsidRDefault="00C25FEE" w:rsidP="00C25FEE">
      <w:pPr>
        <w:pStyle w:val="Code"/>
        <w:rPr>
          <w:highlight w:val="white"/>
        </w:rPr>
      </w:pPr>
      <w:r w:rsidRPr="00903DBA">
        <w:rPr>
          <w:highlight w:val="white"/>
        </w:rPr>
        <w:t xml:space="preserve">  syscall();</w:t>
      </w:r>
    </w:p>
    <w:p w14:paraId="6205467B" w14:textId="77777777" w:rsidR="00D31E6E" w:rsidRPr="00903DBA" w:rsidRDefault="00D31E6E" w:rsidP="00D31E6E">
      <w:pPr>
        <w:pStyle w:val="Code"/>
        <w:rPr>
          <w:highlight w:val="white"/>
        </w:rPr>
      </w:pPr>
      <w:r w:rsidRPr="00903DBA">
        <w:rPr>
          <w:highlight w:val="white"/>
        </w:rPr>
        <w:t xml:space="preserve">  return register_eax;</w:t>
      </w:r>
    </w:p>
    <w:p w14:paraId="33594101" w14:textId="77777777" w:rsidR="00C25FEE" w:rsidRPr="00903DBA" w:rsidRDefault="00C25FEE" w:rsidP="00C25FEE">
      <w:pPr>
        <w:pStyle w:val="Code"/>
        <w:rPr>
          <w:highlight w:val="white"/>
        </w:rPr>
      </w:pPr>
      <w:r w:rsidRPr="00903DBA">
        <w:rPr>
          <w:highlight w:val="white"/>
        </w:rPr>
        <w:t>#endif</w:t>
      </w:r>
    </w:p>
    <w:p w14:paraId="021F96C3" w14:textId="77777777" w:rsidR="00C25FEE" w:rsidRPr="00903DBA" w:rsidRDefault="00C25FEE" w:rsidP="00C25FEE">
      <w:pPr>
        <w:pStyle w:val="Code"/>
        <w:rPr>
          <w:highlight w:val="white"/>
        </w:rPr>
      </w:pPr>
      <w:r w:rsidRPr="00903DBA">
        <w:rPr>
          <w:highlight w:val="white"/>
        </w:rPr>
        <w:t>}</w:t>
      </w:r>
    </w:p>
    <w:p w14:paraId="10E770B0" w14:textId="77777777" w:rsidR="00C25FEE" w:rsidRPr="00903DBA" w:rsidRDefault="00C25FEE" w:rsidP="00C25FEE">
      <w:pPr>
        <w:pStyle w:val="Code"/>
        <w:rPr>
          <w:highlight w:val="white"/>
        </w:rPr>
      </w:pPr>
    </w:p>
    <w:p w14:paraId="19DACC1C" w14:textId="77777777" w:rsidR="00C25FEE" w:rsidRPr="00903DBA" w:rsidRDefault="00C25FEE" w:rsidP="00C25FEE">
      <w:pPr>
        <w:pStyle w:val="Code"/>
        <w:rPr>
          <w:highlight w:val="white"/>
        </w:rPr>
      </w:pPr>
      <w:r w:rsidRPr="00903DBA">
        <w:rPr>
          <w:highlight w:val="white"/>
        </w:rPr>
        <w:t>int ftell(FILE* stream) {</w:t>
      </w:r>
    </w:p>
    <w:p w14:paraId="79D5132D" w14:textId="77777777" w:rsidR="00C25FEE" w:rsidRPr="00903DBA" w:rsidRDefault="00C25FEE" w:rsidP="00C25FEE">
      <w:pPr>
        <w:pStyle w:val="Code"/>
        <w:rPr>
          <w:highlight w:val="white"/>
        </w:rPr>
      </w:pPr>
      <w:r w:rsidRPr="00903DBA">
        <w:rPr>
          <w:highlight w:val="white"/>
        </w:rPr>
        <w:t xml:space="preserve">  return fseek(stream, 0, SEEK_CUR);</w:t>
      </w:r>
    </w:p>
    <w:p w14:paraId="7E4DB0B6" w14:textId="77777777" w:rsidR="00C25FEE" w:rsidRPr="00903DBA" w:rsidRDefault="00C25FEE" w:rsidP="00C25FEE">
      <w:pPr>
        <w:pStyle w:val="Code"/>
        <w:rPr>
          <w:highlight w:val="white"/>
        </w:rPr>
      </w:pPr>
      <w:r w:rsidRPr="00903DBA">
        <w:rPr>
          <w:highlight w:val="white"/>
        </w:rPr>
        <w:t>}</w:t>
      </w:r>
    </w:p>
    <w:p w14:paraId="058130A1" w14:textId="77777777" w:rsidR="00C25FEE" w:rsidRPr="00903DBA" w:rsidRDefault="00C25FEE" w:rsidP="00C25FEE">
      <w:pPr>
        <w:pStyle w:val="Code"/>
        <w:rPr>
          <w:highlight w:val="white"/>
        </w:rPr>
      </w:pPr>
    </w:p>
    <w:p w14:paraId="4833435D" w14:textId="77777777" w:rsidR="00C25FEE" w:rsidRPr="00903DBA" w:rsidRDefault="00C25FEE" w:rsidP="00C25FEE">
      <w:pPr>
        <w:pStyle w:val="Code"/>
        <w:rPr>
          <w:highlight w:val="white"/>
        </w:rPr>
      </w:pPr>
      <w:r w:rsidRPr="00903DBA">
        <w:rPr>
          <w:highlight w:val="white"/>
        </w:rPr>
        <w:t>void rewind(FILE* stream) {</w:t>
      </w:r>
    </w:p>
    <w:p w14:paraId="71AC2D6F" w14:textId="77777777" w:rsidR="00C25FEE" w:rsidRPr="00903DBA" w:rsidRDefault="00C25FEE" w:rsidP="00C25FEE">
      <w:pPr>
        <w:pStyle w:val="Code"/>
        <w:rPr>
          <w:highlight w:val="white"/>
        </w:rPr>
      </w:pPr>
      <w:r w:rsidRPr="00903DBA">
        <w:rPr>
          <w:highlight w:val="white"/>
        </w:rPr>
        <w:t xml:space="preserve">  (void) fseek(stream, 0, SEEK_SET);</w:t>
      </w:r>
    </w:p>
    <w:p w14:paraId="7557F5AE" w14:textId="77777777" w:rsidR="00C25FEE" w:rsidRPr="00903DBA" w:rsidRDefault="00C25FEE" w:rsidP="00C25FEE">
      <w:pPr>
        <w:pStyle w:val="Code"/>
        <w:rPr>
          <w:highlight w:val="white"/>
        </w:rPr>
      </w:pPr>
      <w:r w:rsidRPr="00903DBA">
        <w:rPr>
          <w:highlight w:val="white"/>
        </w:rPr>
        <w:t>}</w:t>
      </w:r>
    </w:p>
    <w:p w14:paraId="4A7905E0" w14:textId="77777777" w:rsidR="00C25FEE" w:rsidRPr="00903DBA" w:rsidRDefault="00C25FEE" w:rsidP="00C25FEE">
      <w:pPr>
        <w:pStyle w:val="Code"/>
        <w:rPr>
          <w:highlight w:val="white"/>
        </w:rPr>
      </w:pPr>
    </w:p>
    <w:p w14:paraId="1FE35159" w14:textId="77777777" w:rsidR="00C25FEE" w:rsidRPr="00903DBA" w:rsidRDefault="00C25FEE" w:rsidP="00C25FEE">
      <w:pPr>
        <w:pStyle w:val="Code"/>
        <w:rPr>
          <w:highlight w:val="white"/>
        </w:rPr>
      </w:pPr>
      <w:r w:rsidRPr="00903DBA">
        <w:rPr>
          <w:highlight w:val="white"/>
        </w:rPr>
        <w:t>int fgetpos(FILE* stream, fpos_t* ptr) {</w:t>
      </w:r>
    </w:p>
    <w:p w14:paraId="6EB4772E" w14:textId="77777777" w:rsidR="00C25FEE" w:rsidRPr="00903DBA" w:rsidRDefault="00C25FEE" w:rsidP="00C25FEE">
      <w:pPr>
        <w:pStyle w:val="Code"/>
        <w:rPr>
          <w:highlight w:val="white"/>
        </w:rPr>
      </w:pPr>
      <w:r w:rsidRPr="00903DBA">
        <w:rPr>
          <w:highlight w:val="white"/>
        </w:rPr>
        <w:t xml:space="preserve">  *ptr = (fpos_t) ftell(stream);</w:t>
      </w:r>
    </w:p>
    <w:p w14:paraId="1C4D143A" w14:textId="77777777" w:rsidR="00C25FEE" w:rsidRPr="00903DBA" w:rsidRDefault="00C25FEE" w:rsidP="00C25FEE">
      <w:pPr>
        <w:pStyle w:val="Code"/>
        <w:rPr>
          <w:highlight w:val="white"/>
        </w:rPr>
      </w:pPr>
      <w:r w:rsidRPr="00903DBA">
        <w:rPr>
          <w:highlight w:val="white"/>
        </w:rPr>
        <w:t xml:space="preserve">  return 0;</w:t>
      </w:r>
    </w:p>
    <w:p w14:paraId="540DB9EE" w14:textId="77777777" w:rsidR="00C25FEE" w:rsidRPr="00903DBA" w:rsidRDefault="00C25FEE" w:rsidP="00C25FEE">
      <w:pPr>
        <w:pStyle w:val="Code"/>
        <w:rPr>
          <w:highlight w:val="white"/>
        </w:rPr>
      </w:pPr>
      <w:r w:rsidRPr="00903DBA">
        <w:rPr>
          <w:highlight w:val="white"/>
        </w:rPr>
        <w:t>}</w:t>
      </w:r>
    </w:p>
    <w:p w14:paraId="2DA2B687" w14:textId="77777777" w:rsidR="00C25FEE" w:rsidRPr="00903DBA" w:rsidRDefault="00C25FEE" w:rsidP="00C25FEE">
      <w:pPr>
        <w:pStyle w:val="Code"/>
        <w:rPr>
          <w:highlight w:val="white"/>
        </w:rPr>
      </w:pPr>
    </w:p>
    <w:p w14:paraId="5641356E" w14:textId="77777777" w:rsidR="00C25FEE" w:rsidRPr="00903DBA" w:rsidRDefault="00C25FEE" w:rsidP="00C25FEE">
      <w:pPr>
        <w:pStyle w:val="Code"/>
        <w:rPr>
          <w:highlight w:val="white"/>
        </w:rPr>
      </w:pPr>
      <w:r w:rsidRPr="00903DBA">
        <w:rPr>
          <w:highlight w:val="white"/>
        </w:rPr>
        <w:t>int fsetpos(FILE* stream, const fpos_t* ptr) {</w:t>
      </w:r>
    </w:p>
    <w:p w14:paraId="1EAB9561" w14:textId="77777777" w:rsidR="00C25FEE" w:rsidRPr="00903DBA" w:rsidRDefault="00C25FEE" w:rsidP="00C25FEE">
      <w:pPr>
        <w:pStyle w:val="Code"/>
        <w:rPr>
          <w:highlight w:val="white"/>
        </w:rPr>
      </w:pPr>
      <w:r w:rsidRPr="00903DBA">
        <w:rPr>
          <w:highlight w:val="white"/>
        </w:rPr>
        <w:t xml:space="preserve">  return ((int) fseek(stream, *ptr, (int) SEEK_SET));</w:t>
      </w:r>
    </w:p>
    <w:p w14:paraId="378E6A9A" w14:textId="77777777" w:rsidR="00C25FEE" w:rsidRPr="00903DBA" w:rsidRDefault="00C25FEE" w:rsidP="00C25FEE">
      <w:pPr>
        <w:pStyle w:val="Code"/>
        <w:rPr>
          <w:highlight w:val="white"/>
        </w:rPr>
      </w:pPr>
      <w:r w:rsidRPr="00903DBA">
        <w:rPr>
          <w:highlight w:val="white"/>
        </w:rPr>
        <w:t>}</w:t>
      </w:r>
    </w:p>
    <w:p w14:paraId="6D9C70E8" w14:textId="77777777" w:rsidR="00C25FEE" w:rsidRPr="00903DBA" w:rsidRDefault="00C25FEE" w:rsidP="00C25FEE">
      <w:pPr>
        <w:pStyle w:val="Code"/>
        <w:rPr>
          <w:highlight w:val="white"/>
        </w:rPr>
      </w:pPr>
    </w:p>
    <w:p w14:paraId="25A461C1" w14:textId="77777777" w:rsidR="00C25FEE" w:rsidRPr="00903DBA" w:rsidRDefault="00C25FEE" w:rsidP="00C25FEE">
      <w:pPr>
        <w:pStyle w:val="Code"/>
        <w:rPr>
          <w:highlight w:val="white"/>
        </w:rPr>
      </w:pPr>
      <w:r w:rsidRPr="00903DBA">
        <w:rPr>
          <w:highlight w:val="white"/>
        </w:rPr>
        <w:t>void clearerr(FILE* stream) {</w:t>
      </w:r>
    </w:p>
    <w:p w14:paraId="2E46EB20" w14:textId="77777777" w:rsidR="00C25FEE" w:rsidRPr="00903DBA" w:rsidRDefault="00C25FEE" w:rsidP="00C25FEE">
      <w:pPr>
        <w:pStyle w:val="Code"/>
        <w:rPr>
          <w:highlight w:val="white"/>
        </w:rPr>
      </w:pPr>
      <w:r w:rsidRPr="00903DBA">
        <w:rPr>
          <w:highlight w:val="white"/>
        </w:rPr>
        <w:t xml:space="preserve">  stream-&gt;errno = errno = 0;</w:t>
      </w:r>
    </w:p>
    <w:p w14:paraId="71B7056F" w14:textId="77777777" w:rsidR="00C25FEE" w:rsidRPr="00903DBA" w:rsidRDefault="00C25FEE" w:rsidP="00C25FEE">
      <w:pPr>
        <w:pStyle w:val="Code"/>
        <w:rPr>
          <w:highlight w:val="white"/>
        </w:rPr>
      </w:pPr>
      <w:r w:rsidRPr="00903DBA">
        <w:rPr>
          <w:highlight w:val="white"/>
        </w:rPr>
        <w:t>}</w:t>
      </w:r>
    </w:p>
    <w:p w14:paraId="15587939" w14:textId="77777777" w:rsidR="00C25FEE" w:rsidRPr="00903DBA" w:rsidRDefault="00C25FEE" w:rsidP="00C25FEE">
      <w:pPr>
        <w:pStyle w:val="Code"/>
        <w:rPr>
          <w:highlight w:val="white"/>
        </w:rPr>
      </w:pPr>
    </w:p>
    <w:p w14:paraId="7E2F49F5" w14:textId="77777777" w:rsidR="00C25FEE" w:rsidRPr="00903DBA" w:rsidRDefault="00C25FEE" w:rsidP="00C25FEE">
      <w:pPr>
        <w:pStyle w:val="Code"/>
        <w:rPr>
          <w:highlight w:val="white"/>
        </w:rPr>
      </w:pPr>
      <w:r w:rsidRPr="00903DBA">
        <w:rPr>
          <w:highlight w:val="white"/>
        </w:rPr>
        <w:t>BOOL feof(FILE* stream) {</w:t>
      </w:r>
    </w:p>
    <w:p w14:paraId="77353C6E" w14:textId="77777777" w:rsidR="00C25FEE" w:rsidRPr="00903DBA" w:rsidRDefault="00C25FEE" w:rsidP="00C25FEE">
      <w:pPr>
        <w:pStyle w:val="Code"/>
        <w:rPr>
          <w:highlight w:val="white"/>
        </w:rPr>
      </w:pPr>
      <w:r w:rsidRPr="00903DBA">
        <w:rPr>
          <w:highlight w:val="white"/>
        </w:rPr>
        <w:t xml:space="preserve">  long unsigned currPosition = fseek(stream, 0L, (int) SEEK_CUR);</w:t>
      </w:r>
    </w:p>
    <w:p w14:paraId="505C2EB0" w14:textId="77777777" w:rsidR="00C25FEE" w:rsidRPr="00903DBA" w:rsidRDefault="00C25FEE" w:rsidP="00C25FEE">
      <w:pPr>
        <w:pStyle w:val="Code"/>
        <w:rPr>
          <w:highlight w:val="white"/>
        </w:rPr>
      </w:pPr>
      <w:r w:rsidRPr="00903DBA">
        <w:rPr>
          <w:highlight w:val="white"/>
        </w:rPr>
        <w:t xml:space="preserve">  long unsigned lastPosition = fseek(stream, 0L, (int) SEEK_END);</w:t>
      </w:r>
    </w:p>
    <w:p w14:paraId="7B77F0F9" w14:textId="77777777" w:rsidR="00C25FEE" w:rsidRPr="00903DBA" w:rsidRDefault="00C25FEE" w:rsidP="00C25FEE">
      <w:pPr>
        <w:pStyle w:val="Code"/>
        <w:rPr>
          <w:highlight w:val="white"/>
        </w:rPr>
      </w:pPr>
      <w:r w:rsidRPr="00903DBA">
        <w:rPr>
          <w:highlight w:val="white"/>
        </w:rPr>
        <w:t xml:space="preserve">  fseek(stream, currPosition, (int) SEEK_SET);</w:t>
      </w:r>
    </w:p>
    <w:p w14:paraId="436474E5" w14:textId="77777777" w:rsidR="00C25FEE" w:rsidRPr="00903DBA" w:rsidRDefault="00C25FEE" w:rsidP="00C25FEE">
      <w:pPr>
        <w:pStyle w:val="Code"/>
        <w:rPr>
          <w:highlight w:val="white"/>
        </w:rPr>
      </w:pPr>
    </w:p>
    <w:p w14:paraId="7FE55984" w14:textId="77777777" w:rsidR="00C25FEE" w:rsidRPr="00903DBA" w:rsidRDefault="00C25FEE" w:rsidP="00C25FEE">
      <w:pPr>
        <w:pStyle w:val="Code"/>
        <w:rPr>
          <w:highlight w:val="white"/>
        </w:rPr>
      </w:pPr>
      <w:r w:rsidRPr="00903DBA">
        <w:rPr>
          <w:highlight w:val="white"/>
        </w:rPr>
        <w:t xml:space="preserve">  { BOOL endOfFile = (currPosition == lastPosition);</w:t>
      </w:r>
    </w:p>
    <w:p w14:paraId="1CA8257A" w14:textId="77777777" w:rsidR="00C25FEE" w:rsidRPr="00903DBA" w:rsidRDefault="00C25FEE" w:rsidP="00C25FEE">
      <w:pPr>
        <w:pStyle w:val="Code"/>
        <w:rPr>
          <w:highlight w:val="white"/>
        </w:rPr>
      </w:pPr>
      <w:r w:rsidRPr="00903DBA">
        <w:rPr>
          <w:highlight w:val="white"/>
        </w:rPr>
        <w:t xml:space="preserve">    return endOfFile;</w:t>
      </w:r>
    </w:p>
    <w:p w14:paraId="79B26AFF" w14:textId="77777777" w:rsidR="00C25FEE" w:rsidRPr="00903DBA" w:rsidRDefault="00C25FEE" w:rsidP="00C25FEE">
      <w:pPr>
        <w:pStyle w:val="Code"/>
        <w:rPr>
          <w:highlight w:val="white"/>
        </w:rPr>
      </w:pPr>
      <w:r w:rsidRPr="00903DBA">
        <w:rPr>
          <w:highlight w:val="white"/>
        </w:rPr>
        <w:t xml:space="preserve">  }</w:t>
      </w:r>
    </w:p>
    <w:p w14:paraId="4CBFA2E2" w14:textId="77777777" w:rsidR="00C25FEE" w:rsidRPr="00903DBA" w:rsidRDefault="00C25FEE" w:rsidP="00C25FEE">
      <w:pPr>
        <w:pStyle w:val="Code"/>
        <w:rPr>
          <w:highlight w:val="white"/>
        </w:rPr>
      </w:pPr>
      <w:r w:rsidRPr="00903DBA">
        <w:rPr>
          <w:highlight w:val="white"/>
        </w:rPr>
        <w:t>}</w:t>
      </w:r>
    </w:p>
    <w:p w14:paraId="6ED8A7D1" w14:textId="77777777" w:rsidR="00C25FEE" w:rsidRPr="00903DBA" w:rsidRDefault="00C25FEE" w:rsidP="00C25FEE">
      <w:pPr>
        <w:pStyle w:val="Code"/>
        <w:rPr>
          <w:highlight w:val="white"/>
        </w:rPr>
      </w:pPr>
    </w:p>
    <w:p w14:paraId="08AAF677" w14:textId="77777777" w:rsidR="00C25FEE" w:rsidRPr="00903DBA" w:rsidRDefault="00C25FEE" w:rsidP="00C25FEE">
      <w:pPr>
        <w:pStyle w:val="Code"/>
        <w:rPr>
          <w:highlight w:val="white"/>
        </w:rPr>
      </w:pPr>
      <w:r w:rsidRPr="00903DBA">
        <w:rPr>
          <w:highlight w:val="white"/>
        </w:rPr>
        <w:t>int ferror(FILE* stream) {</w:t>
      </w:r>
    </w:p>
    <w:p w14:paraId="21BDD852" w14:textId="77777777" w:rsidR="00C25FEE" w:rsidRPr="00903DBA" w:rsidRDefault="00C25FEE" w:rsidP="00C25FEE">
      <w:pPr>
        <w:pStyle w:val="Code"/>
        <w:rPr>
          <w:highlight w:val="white"/>
        </w:rPr>
      </w:pPr>
      <w:r w:rsidRPr="00903DBA">
        <w:rPr>
          <w:highlight w:val="white"/>
        </w:rPr>
        <w:t xml:space="preserve">  return stream-&gt;errno;</w:t>
      </w:r>
    </w:p>
    <w:p w14:paraId="0B209843" w14:textId="77777777" w:rsidR="00C25FEE" w:rsidRPr="00903DBA" w:rsidRDefault="00C25FEE" w:rsidP="00C25FEE">
      <w:pPr>
        <w:pStyle w:val="Code"/>
        <w:rPr>
          <w:highlight w:val="white"/>
        </w:rPr>
      </w:pPr>
      <w:r w:rsidRPr="00903DBA">
        <w:rPr>
          <w:highlight w:val="white"/>
        </w:rPr>
        <w:t>}</w:t>
      </w:r>
    </w:p>
    <w:p w14:paraId="7C7DE6FA" w14:textId="77777777" w:rsidR="00C25FEE" w:rsidRPr="00903DBA" w:rsidRDefault="00C25FEE" w:rsidP="00C25FEE">
      <w:pPr>
        <w:pStyle w:val="Code"/>
        <w:rPr>
          <w:highlight w:val="white"/>
        </w:rPr>
      </w:pPr>
    </w:p>
    <w:p w14:paraId="0512FE35" w14:textId="77777777" w:rsidR="00C25FEE" w:rsidRPr="00903DBA" w:rsidRDefault="00C25FEE" w:rsidP="00C25FEE">
      <w:pPr>
        <w:pStyle w:val="Code"/>
        <w:rPr>
          <w:highlight w:val="white"/>
        </w:rPr>
      </w:pPr>
      <w:r w:rsidRPr="00903DBA">
        <w:rPr>
          <w:highlight w:val="white"/>
        </w:rPr>
        <w:t>void perror(const char* s) {</w:t>
      </w:r>
    </w:p>
    <w:p w14:paraId="44AEF49F" w14:textId="77777777" w:rsidR="00C25FEE" w:rsidRPr="00903DBA" w:rsidRDefault="00C25FEE" w:rsidP="00C25FEE">
      <w:pPr>
        <w:pStyle w:val="Code"/>
        <w:rPr>
          <w:highlight w:val="white"/>
        </w:rPr>
      </w:pPr>
      <w:r w:rsidRPr="00903DBA">
        <w:rPr>
          <w:highlight w:val="white"/>
        </w:rPr>
        <w:t xml:space="preserve">  printf("%s: %s.\n", s, strerror(errno));</w:t>
      </w:r>
    </w:p>
    <w:p w14:paraId="428117C7" w14:textId="77777777" w:rsidR="00C25FEE" w:rsidRPr="00903DBA" w:rsidRDefault="00C25FEE" w:rsidP="00C25FEE">
      <w:pPr>
        <w:pStyle w:val="Code"/>
      </w:pPr>
      <w:r w:rsidRPr="00903DBA">
        <w:rPr>
          <w:highlight w:val="white"/>
        </w:rPr>
        <w:t>}</w:t>
      </w:r>
    </w:p>
    <w:p w14:paraId="428D7C4D" w14:textId="76EF2AB1" w:rsidR="00D62A8B" w:rsidRPr="00903DBA" w:rsidRDefault="004007C3" w:rsidP="00C25FEE">
      <w:pPr>
        <w:pStyle w:val="Rubrik2"/>
      </w:pPr>
      <w:bookmarkStart w:id="506" w:name="_Toc57656142"/>
      <w:r w:rsidRPr="00903DBA">
        <w:t>The Standard Library</w:t>
      </w:r>
      <w:bookmarkEnd w:id="506"/>
    </w:p>
    <w:p w14:paraId="5045ADD4" w14:textId="2DC0E2DC" w:rsidR="00094277" w:rsidRPr="00903DBA" w:rsidRDefault="00094277" w:rsidP="00094277">
      <w:r w:rsidRPr="00903DBA">
        <w:t xml:space="preserve">The standard library holds </w:t>
      </w:r>
      <w:r w:rsidR="00CC0BF6" w:rsidRPr="00903DBA">
        <w:t xml:space="preserve">functions for type casting, random number generating, </w:t>
      </w:r>
      <w:r w:rsidR="00407929" w:rsidRPr="00903DBA">
        <w:t xml:space="preserve">absolute value, division and remainder as well as </w:t>
      </w:r>
      <w:r w:rsidR="00CC0BF6" w:rsidRPr="00903DBA">
        <w:t>searching and sorting</w:t>
      </w:r>
      <w:r w:rsidR="0050457D" w:rsidRPr="00903DBA">
        <w:t>.</w:t>
      </w:r>
    </w:p>
    <w:bookmarkEnd w:id="505"/>
    <w:p w14:paraId="6289FDFB" w14:textId="4B5A32CA" w:rsidR="003420EA" w:rsidRPr="00903DBA" w:rsidRDefault="004B0675" w:rsidP="00E65FE6">
      <w:pPr>
        <w:pStyle w:val="CodeHeader"/>
      </w:pPr>
      <w:r w:rsidRPr="00903DBA">
        <w:t>s</w:t>
      </w:r>
      <w:r w:rsidR="003420EA" w:rsidRPr="00903DBA">
        <w:t>td</w:t>
      </w:r>
      <w:r w:rsidRPr="00903DBA">
        <w:t>l</w:t>
      </w:r>
      <w:r w:rsidR="003420EA" w:rsidRPr="00903DBA">
        <w:t>ib.h</w:t>
      </w:r>
    </w:p>
    <w:p w14:paraId="796DC71F" w14:textId="77777777" w:rsidR="00B07509" w:rsidRPr="00903DBA" w:rsidRDefault="00B07509" w:rsidP="00B07509">
      <w:pPr>
        <w:pStyle w:val="Code"/>
        <w:rPr>
          <w:highlight w:val="white"/>
        </w:rPr>
      </w:pPr>
      <w:r w:rsidRPr="00903DBA">
        <w:rPr>
          <w:highlight w:val="white"/>
        </w:rPr>
        <w:t>#ifndef __STDLIB_H__</w:t>
      </w:r>
    </w:p>
    <w:p w14:paraId="037CECB9" w14:textId="77777777" w:rsidR="00B07509" w:rsidRPr="00903DBA" w:rsidRDefault="00B07509" w:rsidP="00B07509">
      <w:pPr>
        <w:pStyle w:val="Code"/>
        <w:rPr>
          <w:highlight w:val="white"/>
        </w:rPr>
      </w:pPr>
      <w:r w:rsidRPr="00903DBA">
        <w:rPr>
          <w:highlight w:val="white"/>
        </w:rPr>
        <w:t>#define __STDLIB_H__</w:t>
      </w:r>
    </w:p>
    <w:p w14:paraId="6A921D71" w14:textId="77777777" w:rsidR="00B07509" w:rsidRPr="00903DBA" w:rsidRDefault="00B07509" w:rsidP="00B07509">
      <w:pPr>
        <w:pStyle w:val="Code"/>
        <w:rPr>
          <w:highlight w:val="white"/>
        </w:rPr>
      </w:pPr>
    </w:p>
    <w:p w14:paraId="028066A6" w14:textId="77777777" w:rsidR="00B07509" w:rsidRPr="00903DBA" w:rsidRDefault="00B07509" w:rsidP="00B07509">
      <w:pPr>
        <w:pStyle w:val="Code"/>
        <w:rPr>
          <w:highlight w:val="white"/>
        </w:rPr>
      </w:pPr>
      <w:r w:rsidRPr="00903DBA">
        <w:rPr>
          <w:highlight w:val="white"/>
        </w:rPr>
        <w:t>#define NULL ((void*) 0)</w:t>
      </w:r>
    </w:p>
    <w:p w14:paraId="12EEA5AE" w14:textId="77777777" w:rsidR="00B07509" w:rsidRPr="00903DBA" w:rsidRDefault="00B07509" w:rsidP="00B07509">
      <w:pPr>
        <w:pStyle w:val="Code"/>
        <w:rPr>
          <w:highlight w:val="white"/>
        </w:rPr>
      </w:pPr>
    </w:p>
    <w:p w14:paraId="6856C09A" w14:textId="32D0F59C" w:rsidR="00B07509" w:rsidRPr="00903DBA" w:rsidRDefault="00B07509" w:rsidP="00B07509">
      <w:pPr>
        <w:pStyle w:val="Code"/>
        <w:rPr>
          <w:highlight w:val="white"/>
        </w:rPr>
      </w:pPr>
      <w:r w:rsidRPr="00903DBA">
        <w:rPr>
          <w:highlight w:val="white"/>
        </w:rPr>
        <w:t>double atof(</w:t>
      </w:r>
      <w:r w:rsidR="00A70018" w:rsidRPr="00903DBA">
        <w:rPr>
          <w:highlight w:val="white"/>
        </w:rPr>
        <w:t xml:space="preserve">const </w:t>
      </w:r>
      <w:r w:rsidRPr="00903DBA">
        <w:rPr>
          <w:highlight w:val="white"/>
        </w:rPr>
        <w:t>char* s);</w:t>
      </w:r>
    </w:p>
    <w:p w14:paraId="6327D439" w14:textId="4981542E" w:rsidR="00B07509" w:rsidRPr="00903DBA" w:rsidRDefault="00B07509" w:rsidP="00B07509">
      <w:pPr>
        <w:pStyle w:val="Code"/>
        <w:rPr>
          <w:highlight w:val="white"/>
        </w:rPr>
      </w:pPr>
      <w:r w:rsidRPr="00903DBA">
        <w:rPr>
          <w:highlight w:val="white"/>
        </w:rPr>
        <w:t>int atoi(</w:t>
      </w:r>
      <w:r w:rsidR="00A70018" w:rsidRPr="00903DBA">
        <w:rPr>
          <w:highlight w:val="white"/>
        </w:rPr>
        <w:t xml:space="preserve">const </w:t>
      </w:r>
      <w:r w:rsidRPr="00903DBA">
        <w:rPr>
          <w:highlight w:val="white"/>
        </w:rPr>
        <w:t>char* s);</w:t>
      </w:r>
    </w:p>
    <w:p w14:paraId="0A05675A" w14:textId="018753F0" w:rsidR="00B07509" w:rsidRPr="00903DBA" w:rsidRDefault="00B07509" w:rsidP="00B07509">
      <w:pPr>
        <w:pStyle w:val="Code"/>
        <w:rPr>
          <w:highlight w:val="white"/>
        </w:rPr>
      </w:pPr>
      <w:r w:rsidRPr="00903DBA">
        <w:rPr>
          <w:highlight w:val="white"/>
        </w:rPr>
        <w:t>long atol(</w:t>
      </w:r>
      <w:r w:rsidR="00A70018" w:rsidRPr="00903DBA">
        <w:rPr>
          <w:highlight w:val="white"/>
        </w:rPr>
        <w:t xml:space="preserve">const </w:t>
      </w:r>
      <w:r w:rsidRPr="00903DBA">
        <w:rPr>
          <w:highlight w:val="white"/>
        </w:rPr>
        <w:t>char* s);</w:t>
      </w:r>
    </w:p>
    <w:p w14:paraId="0C5A969B" w14:textId="77777777" w:rsidR="00B07509" w:rsidRPr="00903DBA" w:rsidRDefault="00B07509" w:rsidP="00B07509">
      <w:pPr>
        <w:pStyle w:val="Code"/>
        <w:rPr>
          <w:highlight w:val="white"/>
        </w:rPr>
      </w:pPr>
    </w:p>
    <w:p w14:paraId="0A50608C" w14:textId="3FABCEE4" w:rsidR="00B07509" w:rsidRPr="00903DBA" w:rsidRDefault="00B07509" w:rsidP="00B07509">
      <w:pPr>
        <w:pStyle w:val="Code"/>
        <w:rPr>
          <w:highlight w:val="white"/>
        </w:rPr>
      </w:pPr>
      <w:r w:rsidRPr="00903DBA">
        <w:rPr>
          <w:highlight w:val="white"/>
        </w:rPr>
        <w:t>double strtod(</w:t>
      </w:r>
      <w:r w:rsidR="00A70018" w:rsidRPr="00903DBA">
        <w:rPr>
          <w:highlight w:val="white"/>
        </w:rPr>
        <w:t xml:space="preserve">const </w:t>
      </w:r>
      <w:r w:rsidRPr="00903DBA">
        <w:rPr>
          <w:highlight w:val="white"/>
        </w:rPr>
        <w:t>char* s, char** endp);</w:t>
      </w:r>
    </w:p>
    <w:p w14:paraId="4894A317" w14:textId="3D2CDD37" w:rsidR="00B07509" w:rsidRPr="00903DBA" w:rsidRDefault="00B07509" w:rsidP="00B07509">
      <w:pPr>
        <w:pStyle w:val="Code"/>
        <w:rPr>
          <w:highlight w:val="white"/>
        </w:rPr>
      </w:pPr>
      <w:r w:rsidRPr="00903DBA">
        <w:rPr>
          <w:highlight w:val="white"/>
        </w:rPr>
        <w:t>long strtol(</w:t>
      </w:r>
      <w:r w:rsidR="00A70018" w:rsidRPr="00903DBA">
        <w:rPr>
          <w:highlight w:val="white"/>
        </w:rPr>
        <w:t xml:space="preserve">const </w:t>
      </w:r>
      <w:r w:rsidRPr="00903DBA">
        <w:rPr>
          <w:highlight w:val="white"/>
        </w:rPr>
        <w:t>char* s, char** endp, int base);</w:t>
      </w:r>
    </w:p>
    <w:p w14:paraId="09418718" w14:textId="7D2F6ADB" w:rsidR="00B07509" w:rsidRPr="00903DBA" w:rsidRDefault="00B07509" w:rsidP="00B07509">
      <w:pPr>
        <w:pStyle w:val="Code"/>
        <w:rPr>
          <w:highlight w:val="white"/>
        </w:rPr>
      </w:pPr>
      <w:r w:rsidRPr="00903DBA">
        <w:rPr>
          <w:highlight w:val="white"/>
        </w:rPr>
        <w:t>unsigned long strtoul(</w:t>
      </w:r>
      <w:r w:rsidR="00A70018" w:rsidRPr="00903DBA">
        <w:rPr>
          <w:highlight w:val="white"/>
        </w:rPr>
        <w:t xml:space="preserve">const </w:t>
      </w:r>
      <w:r w:rsidRPr="00903DBA">
        <w:rPr>
          <w:highlight w:val="white"/>
        </w:rPr>
        <w:t>char* s, char** endp, int base);</w:t>
      </w:r>
    </w:p>
    <w:p w14:paraId="31E8601D" w14:textId="77777777" w:rsidR="00B07509" w:rsidRPr="00903DBA" w:rsidRDefault="00B07509" w:rsidP="00B07509">
      <w:pPr>
        <w:pStyle w:val="Code"/>
        <w:rPr>
          <w:highlight w:val="white"/>
        </w:rPr>
      </w:pPr>
    </w:p>
    <w:p w14:paraId="3ABBFB72" w14:textId="77777777" w:rsidR="00B07509" w:rsidRPr="00903DBA" w:rsidRDefault="00B07509" w:rsidP="00B07509">
      <w:pPr>
        <w:pStyle w:val="Code"/>
        <w:rPr>
          <w:highlight w:val="white"/>
        </w:rPr>
      </w:pPr>
      <w:r w:rsidRPr="00903DBA">
        <w:rPr>
          <w:highlight w:val="white"/>
        </w:rPr>
        <w:t>int rand(void);</w:t>
      </w:r>
    </w:p>
    <w:p w14:paraId="58AA261F" w14:textId="77777777" w:rsidR="00B07509" w:rsidRPr="00903DBA" w:rsidRDefault="00B07509" w:rsidP="00B07509">
      <w:pPr>
        <w:pStyle w:val="Code"/>
        <w:rPr>
          <w:highlight w:val="white"/>
        </w:rPr>
      </w:pPr>
      <w:r w:rsidRPr="00903DBA">
        <w:rPr>
          <w:highlight w:val="white"/>
        </w:rPr>
        <w:t>void srand(unsigned int seed);</w:t>
      </w:r>
    </w:p>
    <w:p w14:paraId="128547B6" w14:textId="77777777" w:rsidR="00B07509" w:rsidRPr="00903DBA" w:rsidRDefault="00B07509" w:rsidP="00B07509">
      <w:pPr>
        <w:pStyle w:val="Code"/>
        <w:rPr>
          <w:highlight w:val="white"/>
        </w:rPr>
      </w:pPr>
    </w:p>
    <w:p w14:paraId="1E1CB96E" w14:textId="77777777" w:rsidR="00B07509" w:rsidRPr="00903DBA" w:rsidRDefault="00B07509" w:rsidP="00B07509">
      <w:pPr>
        <w:pStyle w:val="Code"/>
        <w:rPr>
          <w:highlight w:val="white"/>
        </w:rPr>
      </w:pPr>
      <w:r w:rsidRPr="00903DBA">
        <w:rPr>
          <w:highlight w:val="white"/>
        </w:rPr>
        <w:t>char* getenv(const char* name);</w:t>
      </w:r>
    </w:p>
    <w:p w14:paraId="4F028029" w14:textId="77777777" w:rsidR="00B07509" w:rsidRPr="00903DBA" w:rsidRDefault="00B07509" w:rsidP="00B07509">
      <w:pPr>
        <w:pStyle w:val="Code"/>
        <w:rPr>
          <w:highlight w:val="white"/>
        </w:rPr>
      </w:pPr>
      <w:r w:rsidRPr="00903DBA">
        <w:rPr>
          <w:highlight w:val="white"/>
        </w:rPr>
        <w:t>int system(const char* command);</w:t>
      </w:r>
    </w:p>
    <w:p w14:paraId="2DFB7E83" w14:textId="77777777" w:rsidR="00B07509" w:rsidRPr="00903DBA" w:rsidRDefault="00B07509" w:rsidP="00B07509">
      <w:pPr>
        <w:pStyle w:val="Code"/>
        <w:rPr>
          <w:highlight w:val="white"/>
        </w:rPr>
      </w:pPr>
    </w:p>
    <w:p w14:paraId="2431245C" w14:textId="77777777" w:rsidR="00B07509" w:rsidRPr="00903DBA" w:rsidRDefault="00B07509" w:rsidP="00B07509">
      <w:pPr>
        <w:pStyle w:val="Code"/>
        <w:rPr>
          <w:highlight w:val="white"/>
        </w:rPr>
      </w:pPr>
      <w:r w:rsidRPr="00903DBA">
        <w:rPr>
          <w:highlight w:val="white"/>
        </w:rPr>
        <w:t>void abort(void);</w:t>
      </w:r>
    </w:p>
    <w:p w14:paraId="0C4C9CD1" w14:textId="77777777" w:rsidR="00B07509" w:rsidRPr="00903DBA" w:rsidRDefault="00B07509" w:rsidP="00B07509">
      <w:pPr>
        <w:pStyle w:val="Code"/>
        <w:rPr>
          <w:highlight w:val="white"/>
        </w:rPr>
      </w:pPr>
      <w:r w:rsidRPr="00903DBA">
        <w:rPr>
          <w:highlight w:val="white"/>
        </w:rPr>
        <w:t>void exit(int status);</w:t>
      </w:r>
    </w:p>
    <w:p w14:paraId="7228A4A9" w14:textId="77777777" w:rsidR="00B07509" w:rsidRPr="00903DBA" w:rsidRDefault="00B07509" w:rsidP="00B07509">
      <w:pPr>
        <w:pStyle w:val="Code"/>
        <w:rPr>
          <w:highlight w:val="white"/>
        </w:rPr>
      </w:pPr>
    </w:p>
    <w:p w14:paraId="1C41E414" w14:textId="77777777" w:rsidR="00B07509" w:rsidRPr="00903DBA" w:rsidRDefault="00B07509" w:rsidP="00B07509">
      <w:pPr>
        <w:pStyle w:val="Code"/>
        <w:rPr>
          <w:highlight w:val="white"/>
        </w:rPr>
      </w:pPr>
      <w:r w:rsidRPr="00903DBA">
        <w:rPr>
          <w:highlight w:val="white"/>
        </w:rPr>
        <w:t>typedef void (*FUNC_PTR)(void);</w:t>
      </w:r>
    </w:p>
    <w:p w14:paraId="26D79056" w14:textId="77777777" w:rsidR="00B07509" w:rsidRPr="00903DBA" w:rsidRDefault="00B07509" w:rsidP="00B07509">
      <w:pPr>
        <w:pStyle w:val="Code"/>
        <w:rPr>
          <w:highlight w:val="white"/>
        </w:rPr>
      </w:pPr>
      <w:r w:rsidRPr="00903DBA">
        <w:rPr>
          <w:highlight w:val="white"/>
        </w:rPr>
        <w:t>int atexit(FUNC_PTR fcn);</w:t>
      </w:r>
    </w:p>
    <w:p w14:paraId="36C8E824" w14:textId="77777777" w:rsidR="00B07509" w:rsidRPr="00903DBA" w:rsidRDefault="00B07509" w:rsidP="00B07509">
      <w:pPr>
        <w:pStyle w:val="Code"/>
        <w:rPr>
          <w:highlight w:val="white"/>
        </w:rPr>
      </w:pPr>
    </w:p>
    <w:p w14:paraId="547E900F" w14:textId="77777777" w:rsidR="00B07509" w:rsidRPr="00903DBA" w:rsidRDefault="00B07509" w:rsidP="00B07509">
      <w:pPr>
        <w:pStyle w:val="Code"/>
        <w:rPr>
          <w:highlight w:val="white"/>
        </w:rPr>
      </w:pPr>
      <w:r w:rsidRPr="00903DBA">
        <w:rPr>
          <w:highlight w:val="white"/>
        </w:rPr>
        <w:t>#define FUNC_MAX 256</w:t>
      </w:r>
    </w:p>
    <w:p w14:paraId="16696745" w14:textId="77777777" w:rsidR="00B07509" w:rsidRPr="00903DBA" w:rsidRDefault="00B07509" w:rsidP="00B07509">
      <w:pPr>
        <w:pStyle w:val="Code"/>
        <w:rPr>
          <w:highlight w:val="white"/>
        </w:rPr>
      </w:pPr>
      <w:r w:rsidRPr="00903DBA">
        <w:rPr>
          <w:highlight w:val="white"/>
        </w:rPr>
        <w:t>#define OPEN_MAX 16</w:t>
      </w:r>
    </w:p>
    <w:p w14:paraId="64AB710B" w14:textId="77777777" w:rsidR="00B07509" w:rsidRPr="00903DBA" w:rsidRDefault="00B07509" w:rsidP="00B07509">
      <w:pPr>
        <w:pStyle w:val="Code"/>
        <w:rPr>
          <w:highlight w:val="white"/>
        </w:rPr>
      </w:pPr>
    </w:p>
    <w:p w14:paraId="201CAEEE" w14:textId="77777777" w:rsidR="00B07509" w:rsidRPr="00903DBA" w:rsidRDefault="00B07509" w:rsidP="00B07509">
      <w:pPr>
        <w:pStyle w:val="Code"/>
        <w:rPr>
          <w:highlight w:val="white"/>
        </w:rPr>
      </w:pPr>
      <w:r w:rsidRPr="00903DBA">
        <w:rPr>
          <w:highlight w:val="white"/>
        </w:rPr>
        <w:t>int abs(int value);</w:t>
      </w:r>
    </w:p>
    <w:p w14:paraId="076FA493" w14:textId="77777777" w:rsidR="00B07509" w:rsidRPr="00903DBA" w:rsidRDefault="00B07509" w:rsidP="00B07509">
      <w:pPr>
        <w:pStyle w:val="Code"/>
        <w:rPr>
          <w:highlight w:val="white"/>
        </w:rPr>
      </w:pPr>
      <w:r w:rsidRPr="00903DBA">
        <w:rPr>
          <w:highlight w:val="white"/>
        </w:rPr>
        <w:t>long labs(long value);</w:t>
      </w:r>
    </w:p>
    <w:p w14:paraId="61095326" w14:textId="77777777" w:rsidR="00B07509" w:rsidRPr="00903DBA" w:rsidRDefault="00B07509" w:rsidP="00B07509">
      <w:pPr>
        <w:pStyle w:val="Code"/>
        <w:rPr>
          <w:highlight w:val="white"/>
        </w:rPr>
      </w:pPr>
    </w:p>
    <w:p w14:paraId="3DC7B80A" w14:textId="77777777" w:rsidR="00B07509" w:rsidRPr="00903DBA" w:rsidRDefault="00B07509" w:rsidP="00B07509">
      <w:pPr>
        <w:pStyle w:val="Code"/>
        <w:rPr>
          <w:highlight w:val="white"/>
        </w:rPr>
      </w:pPr>
      <w:r w:rsidRPr="00903DBA">
        <w:rPr>
          <w:highlight w:val="white"/>
        </w:rPr>
        <w:t>void* malloc(size_t size);</w:t>
      </w:r>
    </w:p>
    <w:p w14:paraId="31EC2C4E" w14:textId="77777777" w:rsidR="00B07509" w:rsidRPr="00903DBA" w:rsidRDefault="00B07509" w:rsidP="00B07509">
      <w:pPr>
        <w:pStyle w:val="Code"/>
        <w:rPr>
          <w:highlight w:val="white"/>
        </w:rPr>
      </w:pPr>
      <w:r w:rsidRPr="00903DBA">
        <w:rPr>
          <w:highlight w:val="white"/>
        </w:rPr>
        <w:t>void* realloc(void* ptr, size_t newSize);</w:t>
      </w:r>
    </w:p>
    <w:p w14:paraId="4C6C698D" w14:textId="77777777" w:rsidR="00B07509" w:rsidRPr="00903DBA" w:rsidRDefault="00B07509" w:rsidP="00B07509">
      <w:pPr>
        <w:pStyle w:val="Code"/>
        <w:rPr>
          <w:highlight w:val="white"/>
        </w:rPr>
      </w:pPr>
      <w:r w:rsidRPr="00903DBA">
        <w:rPr>
          <w:highlight w:val="white"/>
        </w:rPr>
        <w:t>void* calloc(size_t num, size_t size);</w:t>
      </w:r>
    </w:p>
    <w:p w14:paraId="761A2F6B" w14:textId="77777777" w:rsidR="00B07509" w:rsidRPr="00903DBA" w:rsidRDefault="00B07509" w:rsidP="00B07509">
      <w:pPr>
        <w:pStyle w:val="Code"/>
        <w:rPr>
          <w:highlight w:val="white"/>
        </w:rPr>
      </w:pPr>
      <w:r w:rsidRPr="00903DBA">
        <w:rPr>
          <w:highlight w:val="white"/>
        </w:rPr>
        <w:t>void free(void* ptr);</w:t>
      </w:r>
    </w:p>
    <w:p w14:paraId="659A1CF8" w14:textId="77777777" w:rsidR="00B07509" w:rsidRPr="00903DBA" w:rsidRDefault="00B07509" w:rsidP="00807BB7">
      <w:pPr>
        <w:pStyle w:val="Code"/>
        <w:rPr>
          <w:highlight w:val="white"/>
        </w:rPr>
      </w:pPr>
    </w:p>
    <w:p w14:paraId="19F92251" w14:textId="77777777" w:rsidR="00636ADF" w:rsidRPr="00903DBA" w:rsidRDefault="00636ADF" w:rsidP="00636ADF">
      <w:pPr>
        <w:pStyle w:val="Code"/>
        <w:rPr>
          <w:highlight w:val="white"/>
        </w:rPr>
      </w:pPr>
      <w:r w:rsidRPr="00903DBA">
        <w:rPr>
          <w:highlight w:val="white"/>
        </w:rPr>
        <w:t>void qsort(void* valueList, size_t listSize, size_t valueSize,</w:t>
      </w:r>
    </w:p>
    <w:p w14:paraId="05A64656" w14:textId="77777777" w:rsidR="00636ADF" w:rsidRPr="00903DBA" w:rsidRDefault="00636ADF" w:rsidP="00636ADF">
      <w:pPr>
        <w:pStyle w:val="Code"/>
        <w:rPr>
          <w:highlight w:val="white"/>
        </w:rPr>
      </w:pPr>
      <w:r w:rsidRPr="00903DBA">
        <w:rPr>
          <w:highlight w:val="white"/>
        </w:rPr>
        <w:t xml:space="preserve">           int (*compare)(const void*, const void*));</w:t>
      </w:r>
    </w:p>
    <w:p w14:paraId="3ABFC7D2" w14:textId="77777777" w:rsidR="00636ADF" w:rsidRPr="00903DBA" w:rsidRDefault="00B07509" w:rsidP="00B07509">
      <w:pPr>
        <w:pStyle w:val="Code"/>
        <w:rPr>
          <w:highlight w:val="white"/>
        </w:rPr>
      </w:pPr>
      <w:r w:rsidRPr="00903DBA">
        <w:rPr>
          <w:highlight w:val="white"/>
        </w:rPr>
        <w:t>void* bsearch(const void* key, const void* valueList,</w:t>
      </w:r>
    </w:p>
    <w:p w14:paraId="3B2747D7" w14:textId="7E3A59FE" w:rsidR="00B07509" w:rsidRPr="00903DBA" w:rsidRDefault="00636ADF" w:rsidP="00B07509">
      <w:pPr>
        <w:pStyle w:val="Code"/>
        <w:rPr>
          <w:highlight w:val="white"/>
        </w:rPr>
      </w:pPr>
      <w:r w:rsidRPr="00903DBA">
        <w:rPr>
          <w:highlight w:val="white"/>
        </w:rPr>
        <w:t xml:space="preserve">             </w:t>
      </w:r>
      <w:r w:rsidR="00B07509" w:rsidRPr="00903DBA">
        <w:rPr>
          <w:highlight w:val="white"/>
        </w:rPr>
        <w:t xml:space="preserve"> size_t listSize, size_t valueSize,</w:t>
      </w:r>
    </w:p>
    <w:p w14:paraId="6CFBE0D7" w14:textId="225E736C" w:rsidR="00B07509" w:rsidRPr="00903DBA" w:rsidRDefault="00636ADF" w:rsidP="00B07509">
      <w:pPr>
        <w:pStyle w:val="Code"/>
        <w:rPr>
          <w:highlight w:val="white"/>
        </w:rPr>
      </w:pPr>
      <w:r w:rsidRPr="00903DBA">
        <w:rPr>
          <w:highlight w:val="white"/>
        </w:rPr>
        <w:t xml:space="preserve">              </w:t>
      </w:r>
      <w:r w:rsidR="00B07509" w:rsidRPr="00903DBA">
        <w:rPr>
          <w:highlight w:val="white"/>
        </w:rPr>
        <w:t>int (*compare)(const void*, const void*));</w:t>
      </w:r>
    </w:p>
    <w:p w14:paraId="15ED7ADD" w14:textId="77777777" w:rsidR="00B07509" w:rsidRPr="00903DBA" w:rsidRDefault="00B07509" w:rsidP="00B07509">
      <w:pPr>
        <w:pStyle w:val="Code"/>
        <w:rPr>
          <w:highlight w:val="white"/>
        </w:rPr>
      </w:pPr>
    </w:p>
    <w:p w14:paraId="528F3358" w14:textId="77777777" w:rsidR="00B07509" w:rsidRPr="00903DBA" w:rsidRDefault="00B07509" w:rsidP="00B07509">
      <w:pPr>
        <w:pStyle w:val="Code"/>
        <w:rPr>
          <w:highlight w:val="white"/>
        </w:rPr>
      </w:pPr>
      <w:r w:rsidRPr="00903DBA">
        <w:rPr>
          <w:highlight w:val="white"/>
        </w:rPr>
        <w:t>int abs(int value);</w:t>
      </w:r>
    </w:p>
    <w:p w14:paraId="5AB1A69C" w14:textId="77777777" w:rsidR="00B07509" w:rsidRPr="00903DBA" w:rsidRDefault="00B07509" w:rsidP="00B07509">
      <w:pPr>
        <w:pStyle w:val="Code"/>
        <w:rPr>
          <w:highlight w:val="white"/>
        </w:rPr>
      </w:pPr>
      <w:r w:rsidRPr="00903DBA">
        <w:rPr>
          <w:highlight w:val="white"/>
        </w:rPr>
        <w:t>long labs(long value);</w:t>
      </w:r>
    </w:p>
    <w:p w14:paraId="6C51A13C" w14:textId="77777777" w:rsidR="00B07509" w:rsidRPr="00903DBA" w:rsidRDefault="00B07509" w:rsidP="00B07509">
      <w:pPr>
        <w:pStyle w:val="Code"/>
        <w:rPr>
          <w:highlight w:val="white"/>
        </w:rPr>
      </w:pPr>
    </w:p>
    <w:p w14:paraId="12A37096" w14:textId="77777777" w:rsidR="00B07509" w:rsidRPr="00903DBA" w:rsidRDefault="00B07509" w:rsidP="00B07509">
      <w:pPr>
        <w:pStyle w:val="Code"/>
        <w:rPr>
          <w:highlight w:val="white"/>
        </w:rPr>
      </w:pPr>
      <w:r w:rsidRPr="00903DBA">
        <w:rPr>
          <w:highlight w:val="white"/>
        </w:rPr>
        <w:t>typedef struct {</w:t>
      </w:r>
    </w:p>
    <w:p w14:paraId="2322F2A6" w14:textId="77777777" w:rsidR="00B07509" w:rsidRPr="00903DBA" w:rsidRDefault="00B07509" w:rsidP="00B07509">
      <w:pPr>
        <w:pStyle w:val="Code"/>
        <w:rPr>
          <w:highlight w:val="white"/>
        </w:rPr>
      </w:pPr>
      <w:r w:rsidRPr="00903DBA">
        <w:rPr>
          <w:highlight w:val="white"/>
        </w:rPr>
        <w:t xml:space="preserve">  int quot, rem;</w:t>
      </w:r>
    </w:p>
    <w:p w14:paraId="0EC3A113" w14:textId="77777777" w:rsidR="00B07509" w:rsidRPr="00903DBA" w:rsidRDefault="00B07509" w:rsidP="00B07509">
      <w:pPr>
        <w:pStyle w:val="Code"/>
        <w:rPr>
          <w:highlight w:val="white"/>
        </w:rPr>
      </w:pPr>
      <w:r w:rsidRPr="00903DBA">
        <w:rPr>
          <w:highlight w:val="white"/>
        </w:rPr>
        <w:t>} div_t;</w:t>
      </w:r>
    </w:p>
    <w:p w14:paraId="0207166B" w14:textId="77777777" w:rsidR="00B07509" w:rsidRPr="00903DBA" w:rsidRDefault="00B07509" w:rsidP="00B07509">
      <w:pPr>
        <w:pStyle w:val="Code"/>
        <w:rPr>
          <w:highlight w:val="white"/>
        </w:rPr>
      </w:pPr>
    </w:p>
    <w:p w14:paraId="64F3C968" w14:textId="77777777" w:rsidR="00B07509" w:rsidRPr="00903DBA" w:rsidRDefault="00B07509" w:rsidP="00B07509">
      <w:pPr>
        <w:pStyle w:val="Code"/>
        <w:rPr>
          <w:highlight w:val="white"/>
        </w:rPr>
      </w:pPr>
      <w:r w:rsidRPr="00903DBA">
        <w:rPr>
          <w:highlight w:val="white"/>
        </w:rPr>
        <w:t>div_t div(int num, int denum);</w:t>
      </w:r>
    </w:p>
    <w:p w14:paraId="77828002" w14:textId="77777777" w:rsidR="00B07509" w:rsidRPr="00903DBA" w:rsidRDefault="00B07509" w:rsidP="00B07509">
      <w:pPr>
        <w:pStyle w:val="Code"/>
        <w:rPr>
          <w:highlight w:val="white"/>
        </w:rPr>
      </w:pPr>
    </w:p>
    <w:p w14:paraId="6475CCC7" w14:textId="77777777" w:rsidR="00B07509" w:rsidRPr="00903DBA" w:rsidRDefault="00B07509" w:rsidP="00B07509">
      <w:pPr>
        <w:pStyle w:val="Code"/>
        <w:rPr>
          <w:highlight w:val="white"/>
        </w:rPr>
      </w:pPr>
      <w:r w:rsidRPr="00903DBA">
        <w:rPr>
          <w:highlight w:val="white"/>
        </w:rPr>
        <w:t>typedef struct {</w:t>
      </w:r>
    </w:p>
    <w:p w14:paraId="163DD878" w14:textId="77777777" w:rsidR="00B07509" w:rsidRPr="00903DBA" w:rsidRDefault="00B07509" w:rsidP="00B07509">
      <w:pPr>
        <w:pStyle w:val="Code"/>
        <w:rPr>
          <w:highlight w:val="white"/>
        </w:rPr>
      </w:pPr>
      <w:r w:rsidRPr="00903DBA">
        <w:rPr>
          <w:highlight w:val="white"/>
        </w:rPr>
        <w:t xml:space="preserve">  long quot, rem;</w:t>
      </w:r>
    </w:p>
    <w:p w14:paraId="5DA635D4" w14:textId="77777777" w:rsidR="00B07509" w:rsidRPr="00903DBA" w:rsidRDefault="00B07509" w:rsidP="00B07509">
      <w:pPr>
        <w:pStyle w:val="Code"/>
        <w:rPr>
          <w:highlight w:val="white"/>
        </w:rPr>
      </w:pPr>
      <w:r w:rsidRPr="00903DBA">
        <w:rPr>
          <w:highlight w:val="white"/>
        </w:rPr>
        <w:t>} ldiv_t;</w:t>
      </w:r>
    </w:p>
    <w:p w14:paraId="4C6BF5BC" w14:textId="77777777" w:rsidR="00B07509" w:rsidRPr="00903DBA" w:rsidRDefault="00B07509" w:rsidP="00B07509">
      <w:pPr>
        <w:pStyle w:val="Code"/>
        <w:rPr>
          <w:highlight w:val="white"/>
        </w:rPr>
      </w:pPr>
    </w:p>
    <w:p w14:paraId="64BF0077" w14:textId="77777777" w:rsidR="00B07509" w:rsidRPr="00903DBA" w:rsidRDefault="00B07509" w:rsidP="00B07509">
      <w:pPr>
        <w:pStyle w:val="Code"/>
        <w:rPr>
          <w:highlight w:val="white"/>
        </w:rPr>
      </w:pPr>
      <w:r w:rsidRPr="00903DBA">
        <w:rPr>
          <w:highlight w:val="white"/>
        </w:rPr>
        <w:t>ldiv_t ldiv(long num, long denum);</w:t>
      </w:r>
    </w:p>
    <w:p w14:paraId="0E81C6E6" w14:textId="77777777" w:rsidR="00B07509" w:rsidRPr="00903DBA" w:rsidRDefault="00B07509" w:rsidP="00B07509">
      <w:pPr>
        <w:pStyle w:val="Code"/>
        <w:rPr>
          <w:highlight w:val="white"/>
        </w:rPr>
      </w:pPr>
      <w:r w:rsidRPr="00903DBA">
        <w:rPr>
          <w:highlight w:val="white"/>
        </w:rPr>
        <w:t>#endif</w:t>
      </w:r>
    </w:p>
    <w:p w14:paraId="7CB001E1" w14:textId="709DBA6E" w:rsidR="00B07509" w:rsidRPr="00903DBA" w:rsidRDefault="004B0675" w:rsidP="00E65FE6">
      <w:pPr>
        <w:pStyle w:val="CodeHeader"/>
      </w:pPr>
      <w:r w:rsidRPr="00903DBA">
        <w:t>s</w:t>
      </w:r>
      <w:r w:rsidR="008977FB" w:rsidRPr="00903DBA">
        <w:t>td</w:t>
      </w:r>
      <w:r w:rsidRPr="00903DBA">
        <w:t>l</w:t>
      </w:r>
      <w:r w:rsidR="008977FB" w:rsidRPr="00903DBA">
        <w:t>ib.c</w:t>
      </w:r>
    </w:p>
    <w:p w14:paraId="5916E3AF" w14:textId="77777777" w:rsidR="00C63B16" w:rsidRPr="00903DBA" w:rsidRDefault="00C63B16" w:rsidP="00C63B16">
      <w:pPr>
        <w:pStyle w:val="Code"/>
        <w:rPr>
          <w:highlight w:val="white"/>
        </w:rPr>
      </w:pPr>
      <w:r w:rsidRPr="00903DBA">
        <w:rPr>
          <w:highlight w:val="white"/>
        </w:rPr>
        <w:t>#include &lt;math.h&gt;</w:t>
      </w:r>
    </w:p>
    <w:p w14:paraId="5E2992CE" w14:textId="77777777" w:rsidR="00C63B16" w:rsidRPr="00903DBA" w:rsidRDefault="00C63B16" w:rsidP="00C63B16">
      <w:pPr>
        <w:pStyle w:val="Code"/>
        <w:rPr>
          <w:highlight w:val="white"/>
        </w:rPr>
      </w:pPr>
      <w:r w:rsidRPr="00903DBA">
        <w:rPr>
          <w:highlight w:val="white"/>
        </w:rPr>
        <w:t>#include &lt;ctype.h&gt;</w:t>
      </w:r>
    </w:p>
    <w:p w14:paraId="7BF1C7B1" w14:textId="77777777" w:rsidR="00C63B16" w:rsidRPr="00903DBA" w:rsidRDefault="00C63B16" w:rsidP="00C63B16">
      <w:pPr>
        <w:pStyle w:val="Code"/>
        <w:rPr>
          <w:highlight w:val="white"/>
        </w:rPr>
      </w:pPr>
      <w:r w:rsidRPr="00903DBA">
        <w:rPr>
          <w:highlight w:val="white"/>
        </w:rPr>
        <w:t>#include &lt;errno.h&gt;</w:t>
      </w:r>
    </w:p>
    <w:p w14:paraId="0586CFDC" w14:textId="77777777" w:rsidR="00C63B16" w:rsidRPr="00903DBA" w:rsidRDefault="00C63B16" w:rsidP="00C63B16">
      <w:pPr>
        <w:pStyle w:val="Code"/>
        <w:rPr>
          <w:highlight w:val="white"/>
        </w:rPr>
      </w:pPr>
      <w:r w:rsidRPr="00903DBA">
        <w:rPr>
          <w:highlight w:val="white"/>
        </w:rPr>
        <w:t>#include &lt;stdarg.h&gt;</w:t>
      </w:r>
    </w:p>
    <w:p w14:paraId="1FE0D675" w14:textId="77777777" w:rsidR="00C63B16" w:rsidRPr="00903DBA" w:rsidRDefault="00C63B16" w:rsidP="00C63B16">
      <w:pPr>
        <w:pStyle w:val="Code"/>
        <w:rPr>
          <w:highlight w:val="white"/>
        </w:rPr>
      </w:pPr>
      <w:r w:rsidRPr="00903DBA">
        <w:rPr>
          <w:highlight w:val="white"/>
        </w:rPr>
        <w:t>#include &lt;stddef.h&gt;</w:t>
      </w:r>
    </w:p>
    <w:p w14:paraId="0F900E70" w14:textId="77777777" w:rsidR="00C63B16" w:rsidRPr="00903DBA" w:rsidRDefault="00C63B16" w:rsidP="00C63B16">
      <w:pPr>
        <w:pStyle w:val="Code"/>
        <w:rPr>
          <w:highlight w:val="white"/>
        </w:rPr>
      </w:pPr>
      <w:r w:rsidRPr="00903DBA">
        <w:rPr>
          <w:highlight w:val="white"/>
        </w:rPr>
        <w:t>#include &lt;string.h&gt;</w:t>
      </w:r>
    </w:p>
    <w:p w14:paraId="2486A08D" w14:textId="77777777" w:rsidR="00C63B16" w:rsidRPr="00903DBA" w:rsidRDefault="00C63B16" w:rsidP="00C63B16">
      <w:pPr>
        <w:pStyle w:val="Code"/>
        <w:rPr>
          <w:highlight w:val="white"/>
        </w:rPr>
      </w:pPr>
      <w:r w:rsidRPr="00903DBA">
        <w:rPr>
          <w:highlight w:val="white"/>
        </w:rPr>
        <w:t>#include &lt;stdlib.h&gt;</w:t>
      </w:r>
    </w:p>
    <w:p w14:paraId="5BCA0E19" w14:textId="77777777" w:rsidR="00C63B16" w:rsidRPr="00903DBA" w:rsidRDefault="00C63B16" w:rsidP="00C63B16">
      <w:pPr>
        <w:pStyle w:val="Code"/>
        <w:rPr>
          <w:highlight w:val="white"/>
        </w:rPr>
      </w:pPr>
      <w:r w:rsidRPr="00903DBA">
        <w:rPr>
          <w:highlight w:val="white"/>
        </w:rPr>
        <w:t>#include &lt;stdio.h&gt;</w:t>
      </w:r>
    </w:p>
    <w:p w14:paraId="718BBCDB" w14:textId="77777777" w:rsidR="00C63B16" w:rsidRPr="00903DBA" w:rsidRDefault="00C63B16" w:rsidP="00C63B16">
      <w:pPr>
        <w:pStyle w:val="Code"/>
        <w:rPr>
          <w:highlight w:val="white"/>
        </w:rPr>
      </w:pPr>
    </w:p>
    <w:p w14:paraId="18D90D5B" w14:textId="77777777" w:rsidR="00C63B16" w:rsidRPr="00903DBA" w:rsidRDefault="00C63B16" w:rsidP="00C63B16">
      <w:pPr>
        <w:pStyle w:val="Code"/>
        <w:rPr>
          <w:highlight w:val="white"/>
        </w:rPr>
      </w:pPr>
      <w:r w:rsidRPr="00903DBA">
        <w:rPr>
          <w:highlight w:val="white"/>
        </w:rPr>
        <w:t>extern FILE g_fileArray[];</w:t>
      </w:r>
    </w:p>
    <w:p w14:paraId="352C9709" w14:textId="3634874F" w:rsidR="00407929" w:rsidRPr="00903DBA" w:rsidRDefault="00407929" w:rsidP="00407929">
      <w:pPr>
        <w:rPr>
          <w:highlight w:val="white"/>
        </w:rPr>
      </w:pPr>
      <w:r w:rsidRPr="00903DBA">
        <w:rPr>
          <w:highlight w:val="white"/>
        </w:rPr>
        <w:t xml:space="preserve">The </w:t>
      </w:r>
      <w:r w:rsidRPr="00903DBA">
        <w:rPr>
          <w:rStyle w:val="KeyWord0"/>
          <w:highlight w:val="white"/>
        </w:rPr>
        <w:t>atoi</w:t>
      </w:r>
      <w:r w:rsidRPr="00903DBA">
        <w:rPr>
          <w:highlight w:val="white"/>
        </w:rPr>
        <w:t xml:space="preserve"> (ASCII-to-integer)</w:t>
      </w:r>
      <w:r w:rsidR="00D42D68" w:rsidRPr="00903DBA">
        <w:rPr>
          <w:highlight w:val="white"/>
        </w:rPr>
        <w:t xml:space="preserve"> and</w:t>
      </w:r>
      <w:r w:rsidRPr="00903DBA">
        <w:rPr>
          <w:highlight w:val="white"/>
        </w:rPr>
        <w:t xml:space="preserve"> </w:t>
      </w:r>
      <w:r w:rsidR="00D42D68" w:rsidRPr="00903DBA">
        <w:rPr>
          <w:rStyle w:val="KeyWord0"/>
          <w:highlight w:val="white"/>
        </w:rPr>
        <w:t>atol</w:t>
      </w:r>
      <w:r w:rsidR="00D42D68" w:rsidRPr="00903DBA">
        <w:rPr>
          <w:highlight w:val="white"/>
        </w:rPr>
        <w:t xml:space="preserve"> (ASCII-to-long) </w:t>
      </w:r>
      <w:r w:rsidRPr="00903DBA">
        <w:rPr>
          <w:highlight w:val="white"/>
        </w:rPr>
        <w:t>function</w:t>
      </w:r>
      <w:r w:rsidR="00D42D68" w:rsidRPr="00903DBA">
        <w:rPr>
          <w:highlight w:val="white"/>
        </w:rPr>
        <w:t>s</w:t>
      </w:r>
      <w:r w:rsidRPr="00903DBA">
        <w:rPr>
          <w:highlight w:val="white"/>
        </w:rPr>
        <w:t xml:space="preserve"> </w:t>
      </w:r>
      <w:r w:rsidR="00B40A57" w:rsidRPr="00903DBA">
        <w:rPr>
          <w:highlight w:val="white"/>
        </w:rPr>
        <w:t>cast</w:t>
      </w:r>
      <w:r w:rsidR="00D42D68" w:rsidRPr="00903DBA">
        <w:rPr>
          <w:highlight w:val="white"/>
        </w:rPr>
        <w:t xml:space="preserve"> </w:t>
      </w:r>
      <w:r w:rsidR="00B40A57" w:rsidRPr="00903DBA">
        <w:rPr>
          <w:highlight w:val="white"/>
        </w:rPr>
        <w:t xml:space="preserve">a string to an integer value by calling </w:t>
      </w:r>
      <w:r w:rsidR="00D42D68" w:rsidRPr="00903DBA">
        <w:rPr>
          <w:rStyle w:val="KeyWord0"/>
          <w:highlight w:val="white"/>
        </w:rPr>
        <w:t>strtol</w:t>
      </w:r>
      <w:r w:rsidR="00D42D68" w:rsidRPr="00903DBA">
        <w:rPr>
          <w:highlight w:val="white"/>
        </w:rPr>
        <w:t>.</w:t>
      </w:r>
    </w:p>
    <w:p w14:paraId="50864BEC" w14:textId="4F97134E" w:rsidR="00C63B16" w:rsidRPr="00903DBA" w:rsidRDefault="00C63B16" w:rsidP="00C63B16">
      <w:pPr>
        <w:pStyle w:val="Code"/>
        <w:rPr>
          <w:highlight w:val="white"/>
        </w:rPr>
      </w:pPr>
      <w:r w:rsidRPr="00903DBA">
        <w:rPr>
          <w:highlight w:val="white"/>
        </w:rPr>
        <w:t>int atoi(</w:t>
      </w:r>
      <w:r w:rsidR="00A70018" w:rsidRPr="00903DBA">
        <w:rPr>
          <w:highlight w:val="white"/>
        </w:rPr>
        <w:t xml:space="preserve">const </w:t>
      </w:r>
      <w:r w:rsidRPr="00903DBA">
        <w:rPr>
          <w:highlight w:val="white"/>
        </w:rPr>
        <w:t>char* s) {</w:t>
      </w:r>
    </w:p>
    <w:p w14:paraId="4B1B8C01" w14:textId="4886F7F5" w:rsidR="00C63B16" w:rsidRPr="00903DBA" w:rsidRDefault="00C63B16" w:rsidP="00C63B16">
      <w:pPr>
        <w:pStyle w:val="Code"/>
        <w:rPr>
          <w:highlight w:val="white"/>
        </w:rPr>
      </w:pPr>
      <w:r w:rsidRPr="00903DBA">
        <w:rPr>
          <w:highlight w:val="white"/>
        </w:rPr>
        <w:t xml:space="preserve">  return (int) strtol(s, (</w:t>
      </w:r>
      <w:r w:rsidR="00F77CE6" w:rsidRPr="00903DBA">
        <w:rPr>
          <w:highlight w:val="white"/>
        </w:rPr>
        <w:t xml:space="preserve">const </w:t>
      </w:r>
      <w:r w:rsidRPr="00903DBA">
        <w:rPr>
          <w:highlight w:val="white"/>
        </w:rPr>
        <w:t>char**) NULL, 10);</w:t>
      </w:r>
    </w:p>
    <w:p w14:paraId="7AD6D215" w14:textId="77777777" w:rsidR="00C63B16" w:rsidRPr="00903DBA" w:rsidRDefault="00C63B16" w:rsidP="00C63B16">
      <w:pPr>
        <w:pStyle w:val="Code"/>
        <w:rPr>
          <w:highlight w:val="white"/>
        </w:rPr>
      </w:pPr>
      <w:r w:rsidRPr="00903DBA">
        <w:rPr>
          <w:highlight w:val="white"/>
        </w:rPr>
        <w:t>}</w:t>
      </w:r>
    </w:p>
    <w:p w14:paraId="5DAC8A57" w14:textId="77777777" w:rsidR="00D42D68" w:rsidRPr="00903DBA" w:rsidRDefault="00D42D68" w:rsidP="00C63B16">
      <w:pPr>
        <w:pStyle w:val="Code"/>
        <w:rPr>
          <w:highlight w:val="white"/>
        </w:rPr>
      </w:pPr>
    </w:p>
    <w:p w14:paraId="10C3FE8A" w14:textId="7CC93F87" w:rsidR="00C63B16" w:rsidRPr="00903DBA" w:rsidRDefault="00C63B16" w:rsidP="00C63B16">
      <w:pPr>
        <w:pStyle w:val="Code"/>
        <w:rPr>
          <w:highlight w:val="white"/>
        </w:rPr>
      </w:pPr>
      <w:r w:rsidRPr="00903DBA">
        <w:rPr>
          <w:highlight w:val="white"/>
        </w:rPr>
        <w:t>long atol(</w:t>
      </w:r>
      <w:r w:rsidR="00A70018" w:rsidRPr="00903DBA">
        <w:rPr>
          <w:highlight w:val="white"/>
        </w:rPr>
        <w:t xml:space="preserve">const </w:t>
      </w:r>
      <w:r w:rsidRPr="00903DBA">
        <w:rPr>
          <w:highlight w:val="white"/>
        </w:rPr>
        <w:t>char* s) {</w:t>
      </w:r>
    </w:p>
    <w:p w14:paraId="4A08BD1D" w14:textId="42D3C927" w:rsidR="00C63B16" w:rsidRPr="00903DBA" w:rsidRDefault="00C63B16" w:rsidP="00C63B16">
      <w:pPr>
        <w:pStyle w:val="Code"/>
        <w:rPr>
          <w:highlight w:val="white"/>
        </w:rPr>
      </w:pPr>
      <w:r w:rsidRPr="00903DBA">
        <w:rPr>
          <w:highlight w:val="white"/>
        </w:rPr>
        <w:t xml:space="preserve">  return strtol(s, (</w:t>
      </w:r>
      <w:r w:rsidR="00F77CE6" w:rsidRPr="00903DBA">
        <w:rPr>
          <w:highlight w:val="white"/>
        </w:rPr>
        <w:t xml:space="preserve">const </w:t>
      </w:r>
      <w:r w:rsidRPr="00903DBA">
        <w:rPr>
          <w:highlight w:val="white"/>
        </w:rPr>
        <w:t>char**) NULL, 10);</w:t>
      </w:r>
    </w:p>
    <w:p w14:paraId="4C4BD83A" w14:textId="77777777" w:rsidR="00C63B16" w:rsidRPr="00903DBA" w:rsidRDefault="00C63B16" w:rsidP="00C63B16">
      <w:pPr>
        <w:pStyle w:val="Code"/>
        <w:rPr>
          <w:highlight w:val="white"/>
        </w:rPr>
      </w:pPr>
      <w:r w:rsidRPr="00903DBA">
        <w:rPr>
          <w:highlight w:val="white"/>
        </w:rPr>
        <w:t>}</w:t>
      </w:r>
    </w:p>
    <w:p w14:paraId="14B308FB" w14:textId="17E02D12" w:rsidR="00C63B16" w:rsidRPr="00903DBA" w:rsidRDefault="0033580C" w:rsidP="0033580C">
      <w:pPr>
        <w:rPr>
          <w:highlight w:val="white"/>
        </w:rPr>
      </w:pPr>
      <w:r w:rsidRPr="00903DBA">
        <w:rPr>
          <w:highlight w:val="white"/>
        </w:rPr>
        <w:t xml:space="preserve">The </w:t>
      </w:r>
      <w:r w:rsidRPr="00903DBA">
        <w:rPr>
          <w:rStyle w:val="KeyWord0"/>
          <w:highlight w:val="white"/>
        </w:rPr>
        <w:t>strtol</w:t>
      </w:r>
      <w:r w:rsidRPr="00903DBA">
        <w:rPr>
          <w:highlight w:val="white"/>
        </w:rPr>
        <w:t xml:space="preserve"> (string-to-long) </w:t>
      </w:r>
    </w:p>
    <w:p w14:paraId="72495FF8" w14:textId="77777777" w:rsidR="00AC074F" w:rsidRPr="00903DBA" w:rsidRDefault="00AC074F" w:rsidP="00AC074F">
      <w:pPr>
        <w:pStyle w:val="Code"/>
        <w:rPr>
          <w:highlight w:val="white"/>
        </w:rPr>
      </w:pPr>
      <w:r w:rsidRPr="00903DBA">
        <w:rPr>
          <w:highlight w:val="white"/>
        </w:rPr>
        <w:t>extern int g_inStatus, g_inChars;</w:t>
      </w:r>
    </w:p>
    <w:p w14:paraId="0E2DD26D" w14:textId="1080A57B" w:rsidR="00AC074F" w:rsidRPr="00903DBA" w:rsidRDefault="00AC074F" w:rsidP="00AC074F">
      <w:pPr>
        <w:pStyle w:val="Code"/>
        <w:rPr>
          <w:highlight w:val="white"/>
        </w:rPr>
      </w:pPr>
      <w:r w:rsidRPr="00903DBA">
        <w:rPr>
          <w:highlight w:val="white"/>
        </w:rPr>
        <w:t>extern void* g_inDevice;</w:t>
      </w:r>
    </w:p>
    <w:p w14:paraId="32590BF8" w14:textId="77777777" w:rsidR="00AC074F" w:rsidRPr="00903DBA" w:rsidRDefault="00AC074F" w:rsidP="00AC074F">
      <w:pPr>
        <w:pStyle w:val="Code"/>
        <w:rPr>
          <w:highlight w:val="white"/>
        </w:rPr>
      </w:pPr>
    </w:p>
    <w:p w14:paraId="0392A050" w14:textId="5B984CDA" w:rsidR="00287E37" w:rsidRPr="00903DBA" w:rsidRDefault="00287E37" w:rsidP="00287E37">
      <w:pPr>
        <w:pStyle w:val="Code"/>
        <w:rPr>
          <w:highlight w:val="white"/>
        </w:rPr>
      </w:pPr>
      <w:r w:rsidRPr="00903DBA">
        <w:rPr>
          <w:highlight w:val="white"/>
        </w:rPr>
        <w:t>long strtol(</w:t>
      </w:r>
      <w:r w:rsidR="00A70018" w:rsidRPr="00903DBA">
        <w:rPr>
          <w:highlight w:val="white"/>
        </w:rPr>
        <w:t xml:space="preserve">const </w:t>
      </w:r>
      <w:r w:rsidRPr="00903DBA">
        <w:rPr>
          <w:highlight w:val="white"/>
        </w:rPr>
        <w:t>char* s, char** endp, int base) {</w:t>
      </w:r>
    </w:p>
    <w:p w14:paraId="2B1CE226" w14:textId="77777777" w:rsidR="00287E37" w:rsidRPr="00903DBA" w:rsidRDefault="00287E37" w:rsidP="00287E37">
      <w:pPr>
        <w:pStyle w:val="Code"/>
        <w:rPr>
          <w:highlight w:val="white"/>
        </w:rPr>
      </w:pPr>
      <w:r w:rsidRPr="00903DBA">
        <w:rPr>
          <w:highlight w:val="white"/>
        </w:rPr>
        <w:t xml:space="preserve">  g_inStatus = STRING;</w:t>
      </w:r>
    </w:p>
    <w:p w14:paraId="0E1C916B" w14:textId="77777777" w:rsidR="00287E37" w:rsidRPr="00903DBA" w:rsidRDefault="00287E37" w:rsidP="00287E37">
      <w:pPr>
        <w:pStyle w:val="Code"/>
        <w:rPr>
          <w:highlight w:val="white"/>
        </w:rPr>
      </w:pPr>
      <w:r w:rsidRPr="00903DBA">
        <w:rPr>
          <w:highlight w:val="white"/>
        </w:rPr>
        <w:t xml:space="preserve">  g_inDevice = s;</w:t>
      </w:r>
    </w:p>
    <w:p w14:paraId="79035F87" w14:textId="77777777" w:rsidR="00287E37" w:rsidRPr="00903DBA" w:rsidRDefault="00287E37" w:rsidP="00287E37">
      <w:pPr>
        <w:pStyle w:val="Code"/>
        <w:rPr>
          <w:highlight w:val="white"/>
        </w:rPr>
      </w:pPr>
      <w:r w:rsidRPr="00903DBA">
        <w:rPr>
          <w:highlight w:val="white"/>
        </w:rPr>
        <w:t xml:space="preserve">  g_inChars = 0;</w:t>
      </w:r>
    </w:p>
    <w:p w14:paraId="54D47163" w14:textId="77777777" w:rsidR="00042CD9" w:rsidRPr="00903DBA" w:rsidRDefault="00042CD9" w:rsidP="00287E37">
      <w:pPr>
        <w:pStyle w:val="Code"/>
        <w:rPr>
          <w:highlight w:val="white"/>
        </w:rPr>
      </w:pPr>
    </w:p>
    <w:p w14:paraId="1174BDF3" w14:textId="33AC26CC" w:rsidR="00287E37" w:rsidRPr="00903DBA" w:rsidRDefault="00042CD9" w:rsidP="00287E37">
      <w:pPr>
        <w:pStyle w:val="Code"/>
        <w:rPr>
          <w:highlight w:val="white"/>
        </w:rPr>
      </w:pPr>
      <w:r w:rsidRPr="00903DBA">
        <w:rPr>
          <w:highlight w:val="white"/>
        </w:rPr>
        <w:t xml:space="preserve">  {</w:t>
      </w:r>
      <w:r w:rsidR="00287E37" w:rsidRPr="00903DBA">
        <w:rPr>
          <w:highlight w:val="white"/>
        </w:rPr>
        <w:t xml:space="preserve"> long value = scanLongInt(base);</w:t>
      </w:r>
    </w:p>
    <w:p w14:paraId="46A7C927" w14:textId="77777777" w:rsidR="00287E37" w:rsidRPr="00903DBA" w:rsidRDefault="00287E37" w:rsidP="00287E37">
      <w:pPr>
        <w:pStyle w:val="Code"/>
        <w:rPr>
          <w:highlight w:val="white"/>
        </w:rPr>
      </w:pPr>
    </w:p>
    <w:p w14:paraId="2DDCA7A6" w14:textId="6BDDE151" w:rsidR="00287E37" w:rsidRPr="00903DBA" w:rsidRDefault="00042CD9" w:rsidP="00287E37">
      <w:pPr>
        <w:pStyle w:val="Code"/>
        <w:rPr>
          <w:highlight w:val="white"/>
        </w:rPr>
      </w:pPr>
      <w:r w:rsidRPr="00903DBA">
        <w:rPr>
          <w:highlight w:val="white"/>
        </w:rPr>
        <w:t xml:space="preserve">  </w:t>
      </w:r>
      <w:r w:rsidR="00287E37" w:rsidRPr="00903DBA">
        <w:rPr>
          <w:highlight w:val="white"/>
        </w:rPr>
        <w:t xml:space="preserve">  if (endp != NULL) {</w:t>
      </w:r>
    </w:p>
    <w:p w14:paraId="051853EA" w14:textId="08FD0997" w:rsidR="00287E37" w:rsidRPr="00903DBA" w:rsidRDefault="00287E37" w:rsidP="00287E37">
      <w:pPr>
        <w:pStyle w:val="Code"/>
        <w:rPr>
          <w:highlight w:val="white"/>
        </w:rPr>
      </w:pPr>
      <w:r w:rsidRPr="00903DBA">
        <w:rPr>
          <w:highlight w:val="white"/>
        </w:rPr>
        <w:t xml:space="preserve">  </w:t>
      </w:r>
      <w:r w:rsidR="00042CD9" w:rsidRPr="00903DBA">
        <w:rPr>
          <w:highlight w:val="white"/>
        </w:rPr>
        <w:t xml:space="preserve">  </w:t>
      </w:r>
      <w:r w:rsidRPr="00903DBA">
        <w:rPr>
          <w:highlight w:val="white"/>
        </w:rPr>
        <w:t xml:space="preserve">  *endp = s + g_inChars;</w:t>
      </w:r>
    </w:p>
    <w:p w14:paraId="1157EBDD" w14:textId="63D9B77C" w:rsidR="00287E37" w:rsidRPr="00903DBA" w:rsidRDefault="00287E37" w:rsidP="00287E37">
      <w:pPr>
        <w:pStyle w:val="Code"/>
        <w:rPr>
          <w:highlight w:val="white"/>
        </w:rPr>
      </w:pPr>
      <w:r w:rsidRPr="00903DBA">
        <w:rPr>
          <w:highlight w:val="white"/>
        </w:rPr>
        <w:t xml:space="preserve">  </w:t>
      </w:r>
      <w:r w:rsidR="00042CD9" w:rsidRPr="00903DBA">
        <w:rPr>
          <w:highlight w:val="white"/>
        </w:rPr>
        <w:t xml:space="preserve">  </w:t>
      </w:r>
      <w:r w:rsidRPr="00903DBA">
        <w:rPr>
          <w:highlight w:val="white"/>
        </w:rPr>
        <w:t>}</w:t>
      </w:r>
    </w:p>
    <w:p w14:paraId="39A07157" w14:textId="77777777" w:rsidR="00042CD9" w:rsidRPr="00903DBA" w:rsidRDefault="00042CD9" w:rsidP="00287E37">
      <w:pPr>
        <w:pStyle w:val="Code"/>
        <w:rPr>
          <w:highlight w:val="white"/>
        </w:rPr>
      </w:pPr>
    </w:p>
    <w:p w14:paraId="219B0EB0" w14:textId="06F9D657" w:rsidR="00287E37" w:rsidRPr="00903DBA" w:rsidRDefault="00042CD9" w:rsidP="00287E37">
      <w:pPr>
        <w:pStyle w:val="Code"/>
        <w:rPr>
          <w:highlight w:val="white"/>
        </w:rPr>
      </w:pPr>
      <w:r w:rsidRPr="00903DBA">
        <w:rPr>
          <w:highlight w:val="white"/>
        </w:rPr>
        <w:t xml:space="preserve">  </w:t>
      </w:r>
      <w:r w:rsidR="00287E37" w:rsidRPr="00903DBA">
        <w:rPr>
          <w:highlight w:val="white"/>
        </w:rPr>
        <w:t xml:space="preserve">  return value;</w:t>
      </w:r>
    </w:p>
    <w:p w14:paraId="4D28FDDF" w14:textId="78D55AE7" w:rsidR="00042CD9" w:rsidRPr="00903DBA" w:rsidRDefault="00042CD9" w:rsidP="00287E37">
      <w:pPr>
        <w:pStyle w:val="Code"/>
        <w:rPr>
          <w:highlight w:val="white"/>
        </w:rPr>
      </w:pPr>
      <w:r w:rsidRPr="00903DBA">
        <w:rPr>
          <w:highlight w:val="white"/>
        </w:rPr>
        <w:t xml:space="preserve">  }</w:t>
      </w:r>
    </w:p>
    <w:p w14:paraId="548F462F" w14:textId="77777777" w:rsidR="00287E37" w:rsidRPr="00903DBA" w:rsidRDefault="00287E37" w:rsidP="00287E37">
      <w:pPr>
        <w:pStyle w:val="Code"/>
        <w:rPr>
          <w:highlight w:val="white"/>
        </w:rPr>
      </w:pPr>
      <w:r w:rsidRPr="00903DBA">
        <w:rPr>
          <w:highlight w:val="white"/>
        </w:rPr>
        <w:t>}</w:t>
      </w:r>
    </w:p>
    <w:p w14:paraId="0661D1EF" w14:textId="5C8B39F8" w:rsidR="00287E37" w:rsidRPr="00903DBA" w:rsidRDefault="009C1BF4" w:rsidP="009C1BF4">
      <w:pPr>
        <w:rPr>
          <w:highlight w:val="white"/>
        </w:rPr>
      </w:pPr>
      <w:r w:rsidRPr="00903DBA">
        <w:rPr>
          <w:highlight w:val="white"/>
        </w:rPr>
        <w:t xml:space="preserve">The </w:t>
      </w:r>
      <w:r w:rsidRPr="00903DBA">
        <w:rPr>
          <w:rStyle w:val="KeyWord0"/>
          <w:highlight w:val="white"/>
        </w:rPr>
        <w:t>strtoul</w:t>
      </w:r>
      <w:r w:rsidRPr="00903DBA">
        <w:rPr>
          <w:highlight w:val="white"/>
        </w:rPr>
        <w:t xml:space="preserve"> (string-to-unsigned-long) </w:t>
      </w:r>
    </w:p>
    <w:p w14:paraId="24668636" w14:textId="16EB4A91" w:rsidR="00042CD9" w:rsidRPr="00903DBA" w:rsidRDefault="00042CD9" w:rsidP="00042CD9">
      <w:pPr>
        <w:pStyle w:val="Code"/>
        <w:rPr>
          <w:highlight w:val="white"/>
        </w:rPr>
      </w:pPr>
      <w:r w:rsidRPr="00903DBA">
        <w:rPr>
          <w:highlight w:val="white"/>
        </w:rPr>
        <w:t>unsigned long strtoul(</w:t>
      </w:r>
      <w:r w:rsidR="00A70018" w:rsidRPr="00903DBA">
        <w:rPr>
          <w:highlight w:val="white"/>
        </w:rPr>
        <w:t xml:space="preserve">const </w:t>
      </w:r>
      <w:r w:rsidRPr="00903DBA">
        <w:rPr>
          <w:highlight w:val="white"/>
        </w:rPr>
        <w:t>char* s, char** endp, int base) {</w:t>
      </w:r>
    </w:p>
    <w:p w14:paraId="0C37872F" w14:textId="77777777" w:rsidR="00042CD9" w:rsidRPr="00903DBA" w:rsidRDefault="00042CD9" w:rsidP="00042CD9">
      <w:pPr>
        <w:pStyle w:val="Code"/>
        <w:rPr>
          <w:highlight w:val="white"/>
        </w:rPr>
      </w:pPr>
      <w:r w:rsidRPr="00903DBA">
        <w:rPr>
          <w:highlight w:val="white"/>
        </w:rPr>
        <w:t xml:space="preserve">  g_inStatus = STRING;</w:t>
      </w:r>
    </w:p>
    <w:p w14:paraId="4949C714" w14:textId="77777777" w:rsidR="00042CD9" w:rsidRPr="00903DBA" w:rsidRDefault="00042CD9" w:rsidP="00042CD9">
      <w:pPr>
        <w:pStyle w:val="Code"/>
        <w:rPr>
          <w:highlight w:val="white"/>
        </w:rPr>
      </w:pPr>
      <w:r w:rsidRPr="00903DBA">
        <w:rPr>
          <w:highlight w:val="white"/>
        </w:rPr>
        <w:t xml:space="preserve">  g_inDevice = s;</w:t>
      </w:r>
    </w:p>
    <w:p w14:paraId="2E671C2A" w14:textId="77777777" w:rsidR="00042CD9" w:rsidRPr="00903DBA" w:rsidRDefault="00042CD9" w:rsidP="00042CD9">
      <w:pPr>
        <w:pStyle w:val="Code"/>
        <w:rPr>
          <w:highlight w:val="white"/>
        </w:rPr>
      </w:pPr>
      <w:r w:rsidRPr="00903DBA">
        <w:rPr>
          <w:highlight w:val="white"/>
        </w:rPr>
        <w:t xml:space="preserve">  g_inChars = 0;</w:t>
      </w:r>
    </w:p>
    <w:p w14:paraId="44B03F30" w14:textId="77777777" w:rsidR="00042CD9" w:rsidRPr="00903DBA" w:rsidRDefault="00042CD9" w:rsidP="00042CD9">
      <w:pPr>
        <w:pStyle w:val="Code"/>
        <w:rPr>
          <w:highlight w:val="white"/>
        </w:rPr>
      </w:pPr>
      <w:r w:rsidRPr="00903DBA">
        <w:rPr>
          <w:highlight w:val="white"/>
        </w:rPr>
        <w:t xml:space="preserve">  </w:t>
      </w:r>
    </w:p>
    <w:p w14:paraId="3874FCAA" w14:textId="77777777" w:rsidR="00042CD9" w:rsidRPr="00903DBA" w:rsidRDefault="00042CD9" w:rsidP="00042CD9">
      <w:pPr>
        <w:pStyle w:val="Code"/>
        <w:rPr>
          <w:highlight w:val="white"/>
        </w:rPr>
      </w:pPr>
      <w:r w:rsidRPr="00903DBA">
        <w:rPr>
          <w:highlight w:val="white"/>
        </w:rPr>
        <w:t xml:space="preserve">  { unsigned long unsignedLongValue = scanUnsignedLongInt(base);</w:t>
      </w:r>
    </w:p>
    <w:p w14:paraId="7B0DD2A2" w14:textId="77777777" w:rsidR="00042CD9" w:rsidRPr="00903DBA" w:rsidRDefault="00042CD9" w:rsidP="00042CD9">
      <w:pPr>
        <w:pStyle w:val="Code"/>
        <w:rPr>
          <w:highlight w:val="white"/>
        </w:rPr>
      </w:pPr>
    </w:p>
    <w:p w14:paraId="5C5678A0" w14:textId="77777777" w:rsidR="00042CD9" w:rsidRPr="00903DBA" w:rsidRDefault="00042CD9" w:rsidP="00042CD9">
      <w:pPr>
        <w:pStyle w:val="Code"/>
        <w:rPr>
          <w:highlight w:val="white"/>
        </w:rPr>
      </w:pPr>
      <w:r w:rsidRPr="00903DBA">
        <w:rPr>
          <w:highlight w:val="white"/>
        </w:rPr>
        <w:t xml:space="preserve">    if (endp != NULL) {</w:t>
      </w:r>
    </w:p>
    <w:p w14:paraId="7C5E81FD" w14:textId="77777777" w:rsidR="00042CD9" w:rsidRPr="00903DBA" w:rsidRDefault="00042CD9" w:rsidP="00042CD9">
      <w:pPr>
        <w:pStyle w:val="Code"/>
        <w:rPr>
          <w:highlight w:val="white"/>
        </w:rPr>
      </w:pPr>
      <w:r w:rsidRPr="00903DBA">
        <w:rPr>
          <w:highlight w:val="white"/>
        </w:rPr>
        <w:t xml:space="preserve">      *endp = s + g_inChars;</w:t>
      </w:r>
    </w:p>
    <w:p w14:paraId="50ADCE61" w14:textId="77777777" w:rsidR="00042CD9" w:rsidRPr="00903DBA" w:rsidRDefault="00042CD9" w:rsidP="00042CD9">
      <w:pPr>
        <w:pStyle w:val="Code"/>
        <w:rPr>
          <w:highlight w:val="white"/>
        </w:rPr>
      </w:pPr>
      <w:r w:rsidRPr="00903DBA">
        <w:rPr>
          <w:highlight w:val="white"/>
        </w:rPr>
        <w:t xml:space="preserve">    }</w:t>
      </w:r>
    </w:p>
    <w:p w14:paraId="36D348AA" w14:textId="77777777" w:rsidR="00042CD9" w:rsidRPr="00903DBA" w:rsidRDefault="00042CD9" w:rsidP="00042CD9">
      <w:pPr>
        <w:pStyle w:val="Code"/>
        <w:rPr>
          <w:highlight w:val="white"/>
        </w:rPr>
      </w:pPr>
    </w:p>
    <w:p w14:paraId="62976B09" w14:textId="77777777" w:rsidR="00042CD9" w:rsidRPr="00903DBA" w:rsidRDefault="00042CD9" w:rsidP="00042CD9">
      <w:pPr>
        <w:pStyle w:val="Code"/>
        <w:rPr>
          <w:highlight w:val="white"/>
        </w:rPr>
      </w:pPr>
      <w:r w:rsidRPr="00903DBA">
        <w:rPr>
          <w:highlight w:val="white"/>
        </w:rPr>
        <w:t xml:space="preserve">    return unsignedLongValue;</w:t>
      </w:r>
    </w:p>
    <w:p w14:paraId="65F22AD5" w14:textId="77777777" w:rsidR="00042CD9" w:rsidRPr="00903DBA" w:rsidRDefault="00042CD9" w:rsidP="00042CD9">
      <w:pPr>
        <w:pStyle w:val="Code"/>
        <w:rPr>
          <w:highlight w:val="white"/>
        </w:rPr>
      </w:pPr>
      <w:r w:rsidRPr="00903DBA">
        <w:rPr>
          <w:highlight w:val="white"/>
        </w:rPr>
        <w:t xml:space="preserve">  }</w:t>
      </w:r>
    </w:p>
    <w:p w14:paraId="1662232B" w14:textId="77777777" w:rsidR="00042CD9" w:rsidRPr="00903DBA" w:rsidRDefault="00042CD9" w:rsidP="00042CD9">
      <w:pPr>
        <w:pStyle w:val="Code"/>
        <w:rPr>
          <w:highlight w:val="white"/>
        </w:rPr>
      </w:pPr>
      <w:r w:rsidRPr="00903DBA">
        <w:rPr>
          <w:highlight w:val="white"/>
        </w:rPr>
        <w:t>}</w:t>
      </w:r>
    </w:p>
    <w:p w14:paraId="2E1C886A" w14:textId="77777777" w:rsidR="00C63B16" w:rsidRPr="00903DBA" w:rsidRDefault="00C63B16" w:rsidP="00042CD9">
      <w:pPr>
        <w:pStyle w:val="Code"/>
        <w:rPr>
          <w:highlight w:val="white"/>
        </w:rPr>
      </w:pPr>
    </w:p>
    <w:p w14:paraId="17AA1DAE" w14:textId="660ED257" w:rsidR="00C63B16" w:rsidRPr="00903DBA" w:rsidRDefault="00C63B16" w:rsidP="00C63B16">
      <w:pPr>
        <w:pStyle w:val="Code"/>
        <w:rPr>
          <w:highlight w:val="white"/>
        </w:rPr>
      </w:pPr>
      <w:r w:rsidRPr="00903DBA">
        <w:rPr>
          <w:highlight w:val="white"/>
        </w:rPr>
        <w:t>double atof(</w:t>
      </w:r>
      <w:r w:rsidR="00A70018" w:rsidRPr="00903DBA">
        <w:rPr>
          <w:highlight w:val="white"/>
        </w:rPr>
        <w:t xml:space="preserve">const </w:t>
      </w:r>
      <w:r w:rsidRPr="00903DBA">
        <w:rPr>
          <w:highlight w:val="white"/>
        </w:rPr>
        <w:t>char* s) {</w:t>
      </w:r>
    </w:p>
    <w:p w14:paraId="74416783" w14:textId="77777777" w:rsidR="00C63B16" w:rsidRPr="00903DBA" w:rsidRDefault="00C63B16" w:rsidP="00C63B16">
      <w:pPr>
        <w:pStyle w:val="Code"/>
        <w:rPr>
          <w:highlight w:val="white"/>
        </w:rPr>
      </w:pPr>
      <w:r w:rsidRPr="00903DBA">
        <w:rPr>
          <w:highlight w:val="white"/>
        </w:rPr>
        <w:t xml:space="preserve">  return strtod(s, (char**) NULL);</w:t>
      </w:r>
    </w:p>
    <w:p w14:paraId="0C2CFB7D" w14:textId="77777777" w:rsidR="00C63B16" w:rsidRPr="00903DBA" w:rsidRDefault="00C63B16" w:rsidP="00C63B16">
      <w:pPr>
        <w:pStyle w:val="Code"/>
        <w:rPr>
          <w:highlight w:val="white"/>
        </w:rPr>
      </w:pPr>
      <w:r w:rsidRPr="00903DBA">
        <w:rPr>
          <w:highlight w:val="white"/>
        </w:rPr>
        <w:t>}</w:t>
      </w:r>
    </w:p>
    <w:p w14:paraId="34B8974B" w14:textId="7ED00456" w:rsidR="00C63B16" w:rsidRPr="00903DBA" w:rsidRDefault="00801A29" w:rsidP="00801A29">
      <w:pPr>
        <w:rPr>
          <w:highlight w:val="white"/>
        </w:rPr>
      </w:pPr>
      <w:r w:rsidRPr="00903DBA">
        <w:rPr>
          <w:highlight w:val="white"/>
        </w:rPr>
        <w:t xml:space="preserve">The </w:t>
      </w:r>
      <w:r w:rsidRPr="00903DBA">
        <w:rPr>
          <w:rStyle w:val="KeyWord0"/>
          <w:highlight w:val="white"/>
        </w:rPr>
        <w:t>strtod</w:t>
      </w:r>
      <w:r w:rsidRPr="00903DBA">
        <w:rPr>
          <w:highlight w:val="white"/>
        </w:rPr>
        <w:t xml:space="preserve"> (string-to-double) </w:t>
      </w:r>
    </w:p>
    <w:p w14:paraId="2890EA85" w14:textId="0E70C2BB" w:rsidR="00C63B16" w:rsidRPr="00903DBA" w:rsidRDefault="00C63B16" w:rsidP="00C63B16">
      <w:pPr>
        <w:pStyle w:val="Code"/>
        <w:rPr>
          <w:highlight w:val="white"/>
        </w:rPr>
      </w:pPr>
      <w:r w:rsidRPr="00903DBA">
        <w:rPr>
          <w:highlight w:val="white"/>
        </w:rPr>
        <w:t>double strtod(</w:t>
      </w:r>
      <w:r w:rsidR="00A70018" w:rsidRPr="00903DBA">
        <w:rPr>
          <w:highlight w:val="white"/>
        </w:rPr>
        <w:t xml:space="preserve">const </w:t>
      </w:r>
      <w:r w:rsidRPr="00903DBA">
        <w:rPr>
          <w:highlight w:val="white"/>
        </w:rPr>
        <w:t>char* s, char** endp) {</w:t>
      </w:r>
    </w:p>
    <w:p w14:paraId="5A81B4BA" w14:textId="77777777" w:rsidR="00C63B16" w:rsidRPr="00903DBA" w:rsidRDefault="00C63B16" w:rsidP="00C63B16">
      <w:pPr>
        <w:pStyle w:val="Code"/>
        <w:rPr>
          <w:highlight w:val="white"/>
        </w:rPr>
      </w:pPr>
      <w:r w:rsidRPr="00903DBA">
        <w:rPr>
          <w:highlight w:val="white"/>
        </w:rPr>
        <w:t xml:space="preserve">  int chars = '\0';</w:t>
      </w:r>
    </w:p>
    <w:p w14:paraId="3CFF1731" w14:textId="77777777" w:rsidR="00C63B16" w:rsidRPr="00903DBA" w:rsidRDefault="00C63B16" w:rsidP="00C63B16">
      <w:pPr>
        <w:pStyle w:val="Code"/>
        <w:rPr>
          <w:highlight w:val="white"/>
        </w:rPr>
      </w:pPr>
      <w:r w:rsidRPr="00903DBA">
        <w:rPr>
          <w:highlight w:val="white"/>
        </w:rPr>
        <w:t xml:space="preserve">  double value = 0;</w:t>
      </w:r>
    </w:p>
    <w:p w14:paraId="2129818D" w14:textId="77777777" w:rsidR="00C63B16" w:rsidRPr="00903DBA" w:rsidRDefault="00C63B16" w:rsidP="00C63B16">
      <w:pPr>
        <w:pStyle w:val="Code"/>
        <w:rPr>
          <w:highlight w:val="white"/>
        </w:rPr>
      </w:pPr>
      <w:r w:rsidRPr="00903DBA">
        <w:rPr>
          <w:highlight w:val="white"/>
        </w:rPr>
        <w:t xml:space="preserve">  sscanf(s, "%lf%n", &amp;value, &amp;chars);</w:t>
      </w:r>
    </w:p>
    <w:p w14:paraId="505BD464" w14:textId="77777777" w:rsidR="00C63B16" w:rsidRPr="00903DBA" w:rsidRDefault="00C63B16" w:rsidP="00C63B16">
      <w:pPr>
        <w:pStyle w:val="Code"/>
        <w:rPr>
          <w:highlight w:val="white"/>
        </w:rPr>
      </w:pPr>
    </w:p>
    <w:p w14:paraId="6DEFD5D2" w14:textId="77777777" w:rsidR="00C63B16" w:rsidRPr="00903DBA" w:rsidRDefault="00C63B16" w:rsidP="00C63B16">
      <w:pPr>
        <w:pStyle w:val="Code"/>
        <w:rPr>
          <w:highlight w:val="white"/>
        </w:rPr>
      </w:pPr>
      <w:r w:rsidRPr="00903DBA">
        <w:rPr>
          <w:highlight w:val="white"/>
        </w:rPr>
        <w:t xml:space="preserve">  if (endp != NULL) {</w:t>
      </w:r>
    </w:p>
    <w:p w14:paraId="24EABCCC" w14:textId="77777777" w:rsidR="00C63B16" w:rsidRPr="00903DBA" w:rsidRDefault="00C63B16" w:rsidP="00C63B16">
      <w:pPr>
        <w:pStyle w:val="Code"/>
        <w:rPr>
          <w:highlight w:val="white"/>
        </w:rPr>
      </w:pPr>
      <w:r w:rsidRPr="00903DBA">
        <w:rPr>
          <w:highlight w:val="white"/>
        </w:rPr>
        <w:t xml:space="preserve">    *endp = s + chars;</w:t>
      </w:r>
    </w:p>
    <w:p w14:paraId="5C5999FA" w14:textId="77777777" w:rsidR="00C63B16" w:rsidRPr="00903DBA" w:rsidRDefault="00C63B16" w:rsidP="00C63B16">
      <w:pPr>
        <w:pStyle w:val="Code"/>
        <w:rPr>
          <w:highlight w:val="white"/>
        </w:rPr>
      </w:pPr>
      <w:r w:rsidRPr="00903DBA">
        <w:rPr>
          <w:highlight w:val="white"/>
        </w:rPr>
        <w:t xml:space="preserve">  }</w:t>
      </w:r>
    </w:p>
    <w:p w14:paraId="7474EAAD" w14:textId="77777777" w:rsidR="00C63B16" w:rsidRPr="00903DBA" w:rsidRDefault="00C63B16" w:rsidP="00C63B16">
      <w:pPr>
        <w:pStyle w:val="Code"/>
        <w:rPr>
          <w:highlight w:val="white"/>
        </w:rPr>
      </w:pPr>
    </w:p>
    <w:p w14:paraId="445BED67" w14:textId="77777777" w:rsidR="00C63B16" w:rsidRPr="00903DBA" w:rsidRDefault="00C63B16" w:rsidP="00C63B16">
      <w:pPr>
        <w:pStyle w:val="Code"/>
        <w:rPr>
          <w:highlight w:val="white"/>
        </w:rPr>
      </w:pPr>
      <w:r w:rsidRPr="00903DBA">
        <w:rPr>
          <w:highlight w:val="white"/>
        </w:rPr>
        <w:t xml:space="preserve">  return value;</w:t>
      </w:r>
    </w:p>
    <w:p w14:paraId="15AF5A51" w14:textId="77777777" w:rsidR="00C63B16" w:rsidRPr="00903DBA" w:rsidRDefault="00C63B16" w:rsidP="00C63B16">
      <w:pPr>
        <w:pStyle w:val="Code"/>
        <w:rPr>
          <w:highlight w:val="white"/>
        </w:rPr>
      </w:pPr>
      <w:r w:rsidRPr="00903DBA">
        <w:rPr>
          <w:highlight w:val="white"/>
        </w:rPr>
        <w:t>}</w:t>
      </w:r>
    </w:p>
    <w:p w14:paraId="03289D5C" w14:textId="77777777" w:rsidR="00C63B16" w:rsidRPr="00903DBA" w:rsidRDefault="00C63B16" w:rsidP="00C63B16">
      <w:pPr>
        <w:pStyle w:val="Code"/>
        <w:rPr>
          <w:highlight w:val="white"/>
        </w:rPr>
      </w:pPr>
    </w:p>
    <w:p w14:paraId="48299449" w14:textId="77777777" w:rsidR="00C63B16" w:rsidRPr="00903DBA" w:rsidRDefault="00C63B16" w:rsidP="00C63B16">
      <w:pPr>
        <w:pStyle w:val="Code"/>
        <w:rPr>
          <w:highlight w:val="white"/>
        </w:rPr>
      </w:pPr>
      <w:r w:rsidRPr="00903DBA">
        <w:rPr>
          <w:highlight w:val="white"/>
        </w:rPr>
        <w:t>void abort(void) {</w:t>
      </w:r>
    </w:p>
    <w:p w14:paraId="7E2A8165" w14:textId="77777777" w:rsidR="00C63B16" w:rsidRPr="00903DBA" w:rsidRDefault="00C63B16" w:rsidP="00C63B16">
      <w:pPr>
        <w:pStyle w:val="Code"/>
        <w:rPr>
          <w:highlight w:val="white"/>
        </w:rPr>
      </w:pPr>
      <w:r w:rsidRPr="00903DBA">
        <w:rPr>
          <w:highlight w:val="white"/>
        </w:rPr>
        <w:t>#ifdef __WINDOWS__</w:t>
      </w:r>
    </w:p>
    <w:p w14:paraId="3FB2FE78" w14:textId="77777777" w:rsidR="00C63B16" w:rsidRPr="00903DBA" w:rsidRDefault="00C63B16" w:rsidP="00C63B16">
      <w:pPr>
        <w:pStyle w:val="Code"/>
        <w:rPr>
          <w:highlight w:val="white"/>
        </w:rPr>
      </w:pPr>
      <w:r w:rsidRPr="00903DBA">
        <w:rPr>
          <w:highlight w:val="white"/>
        </w:rPr>
        <w:t xml:space="preserve">  register_ah = 0x4Cs;</w:t>
      </w:r>
    </w:p>
    <w:p w14:paraId="50D92852" w14:textId="77777777" w:rsidR="00C63B16" w:rsidRPr="00903DBA" w:rsidRDefault="00C63B16" w:rsidP="00C63B16">
      <w:pPr>
        <w:pStyle w:val="Code"/>
        <w:rPr>
          <w:highlight w:val="white"/>
        </w:rPr>
      </w:pPr>
      <w:r w:rsidRPr="00903DBA">
        <w:rPr>
          <w:highlight w:val="white"/>
        </w:rPr>
        <w:t xml:space="preserve">  register_al = -1s;</w:t>
      </w:r>
    </w:p>
    <w:p w14:paraId="35ECACC1" w14:textId="77777777" w:rsidR="00C63B16" w:rsidRPr="00903DBA" w:rsidRDefault="00C63B16" w:rsidP="00C63B16">
      <w:pPr>
        <w:pStyle w:val="Code"/>
        <w:rPr>
          <w:highlight w:val="white"/>
        </w:rPr>
      </w:pPr>
      <w:r w:rsidRPr="00903DBA">
        <w:rPr>
          <w:highlight w:val="white"/>
        </w:rPr>
        <w:t xml:space="preserve">  interrupt(0x21s);</w:t>
      </w:r>
    </w:p>
    <w:p w14:paraId="53AC2F38" w14:textId="77777777" w:rsidR="00C63B16" w:rsidRPr="00903DBA" w:rsidRDefault="00C63B16" w:rsidP="00C63B16">
      <w:pPr>
        <w:pStyle w:val="Code"/>
        <w:rPr>
          <w:highlight w:val="white"/>
        </w:rPr>
      </w:pPr>
      <w:r w:rsidRPr="00903DBA">
        <w:rPr>
          <w:highlight w:val="white"/>
        </w:rPr>
        <w:t>#endif</w:t>
      </w:r>
    </w:p>
    <w:p w14:paraId="0F9C5FA6" w14:textId="77777777" w:rsidR="00C63B16" w:rsidRPr="00903DBA" w:rsidRDefault="00C63B16" w:rsidP="00C63B16">
      <w:pPr>
        <w:pStyle w:val="Code"/>
        <w:rPr>
          <w:highlight w:val="white"/>
        </w:rPr>
      </w:pPr>
    </w:p>
    <w:p w14:paraId="7D0E10C8" w14:textId="77777777" w:rsidR="00C63B16" w:rsidRPr="00903DBA" w:rsidRDefault="00C63B16" w:rsidP="00C63B16">
      <w:pPr>
        <w:pStyle w:val="Code"/>
        <w:rPr>
          <w:highlight w:val="white"/>
        </w:rPr>
      </w:pPr>
      <w:r w:rsidRPr="00903DBA">
        <w:rPr>
          <w:highlight w:val="white"/>
        </w:rPr>
        <w:t>#ifdef __LINUX__</w:t>
      </w:r>
    </w:p>
    <w:p w14:paraId="1FA6D2AD" w14:textId="77777777" w:rsidR="00C63B16" w:rsidRPr="00903DBA" w:rsidRDefault="00C63B16" w:rsidP="00C63B16">
      <w:pPr>
        <w:pStyle w:val="Code"/>
        <w:rPr>
          <w:highlight w:val="white"/>
        </w:rPr>
      </w:pPr>
      <w:r w:rsidRPr="00903DBA">
        <w:rPr>
          <w:highlight w:val="white"/>
        </w:rPr>
        <w:t xml:space="preserve">  register_rax = 60L;</w:t>
      </w:r>
    </w:p>
    <w:p w14:paraId="5DED00CD" w14:textId="77777777" w:rsidR="00C63B16" w:rsidRPr="00903DBA" w:rsidRDefault="00C63B16" w:rsidP="00C63B16">
      <w:pPr>
        <w:pStyle w:val="Code"/>
        <w:rPr>
          <w:highlight w:val="white"/>
        </w:rPr>
      </w:pPr>
      <w:r w:rsidRPr="00903DBA">
        <w:rPr>
          <w:highlight w:val="white"/>
        </w:rPr>
        <w:t xml:space="preserve">  register_rdi = -1L;</w:t>
      </w:r>
    </w:p>
    <w:p w14:paraId="68449D06" w14:textId="77777777" w:rsidR="00C63B16" w:rsidRPr="00903DBA" w:rsidRDefault="00C63B16" w:rsidP="00C63B16">
      <w:pPr>
        <w:pStyle w:val="Code"/>
        <w:rPr>
          <w:highlight w:val="white"/>
        </w:rPr>
      </w:pPr>
      <w:r w:rsidRPr="00903DBA">
        <w:rPr>
          <w:highlight w:val="white"/>
        </w:rPr>
        <w:t xml:space="preserve">  syscall();</w:t>
      </w:r>
    </w:p>
    <w:p w14:paraId="2B48E63E" w14:textId="77777777" w:rsidR="00C63B16" w:rsidRPr="00903DBA" w:rsidRDefault="00C63B16" w:rsidP="00C63B16">
      <w:pPr>
        <w:pStyle w:val="Code"/>
        <w:rPr>
          <w:highlight w:val="white"/>
        </w:rPr>
      </w:pPr>
      <w:r w:rsidRPr="00903DBA">
        <w:rPr>
          <w:highlight w:val="white"/>
        </w:rPr>
        <w:t>#endif</w:t>
      </w:r>
    </w:p>
    <w:p w14:paraId="26B5A40E" w14:textId="77777777" w:rsidR="00C63B16" w:rsidRPr="00903DBA" w:rsidRDefault="00C63B16" w:rsidP="00C63B16">
      <w:pPr>
        <w:pStyle w:val="Code"/>
        <w:rPr>
          <w:highlight w:val="white"/>
        </w:rPr>
      </w:pPr>
      <w:r w:rsidRPr="00903DBA">
        <w:rPr>
          <w:highlight w:val="white"/>
        </w:rPr>
        <w:t>}</w:t>
      </w:r>
    </w:p>
    <w:p w14:paraId="21636429" w14:textId="77777777" w:rsidR="00C63B16" w:rsidRPr="00903DBA" w:rsidRDefault="00C63B16" w:rsidP="00C63B16">
      <w:pPr>
        <w:pStyle w:val="Code"/>
        <w:rPr>
          <w:highlight w:val="white"/>
        </w:rPr>
      </w:pPr>
    </w:p>
    <w:p w14:paraId="7D063FC6" w14:textId="77777777" w:rsidR="00C63B16" w:rsidRPr="00903DBA" w:rsidRDefault="00C63B16" w:rsidP="00C63B16">
      <w:pPr>
        <w:pStyle w:val="Code"/>
        <w:rPr>
          <w:highlight w:val="white"/>
        </w:rPr>
      </w:pPr>
      <w:r w:rsidRPr="00903DBA">
        <w:rPr>
          <w:highlight w:val="white"/>
        </w:rPr>
        <w:t>char* getenv(const char* /* name */) {</w:t>
      </w:r>
    </w:p>
    <w:p w14:paraId="73C988AF" w14:textId="77777777" w:rsidR="00C63B16" w:rsidRPr="00903DBA" w:rsidRDefault="00C63B16" w:rsidP="00C63B16">
      <w:pPr>
        <w:pStyle w:val="Code"/>
        <w:rPr>
          <w:highlight w:val="white"/>
        </w:rPr>
      </w:pPr>
      <w:r w:rsidRPr="00903DBA">
        <w:rPr>
          <w:highlight w:val="white"/>
        </w:rPr>
        <w:t xml:space="preserve">  return NULL;</w:t>
      </w:r>
    </w:p>
    <w:p w14:paraId="158DA839" w14:textId="77777777" w:rsidR="00C63B16" w:rsidRPr="00903DBA" w:rsidRDefault="00C63B16" w:rsidP="00C63B16">
      <w:pPr>
        <w:pStyle w:val="Code"/>
        <w:rPr>
          <w:highlight w:val="white"/>
        </w:rPr>
      </w:pPr>
      <w:r w:rsidRPr="00903DBA">
        <w:rPr>
          <w:highlight w:val="white"/>
        </w:rPr>
        <w:t>}</w:t>
      </w:r>
    </w:p>
    <w:p w14:paraId="767B55EA" w14:textId="77777777" w:rsidR="00C63B16" w:rsidRPr="00903DBA" w:rsidRDefault="00C63B16" w:rsidP="00C63B16">
      <w:pPr>
        <w:pStyle w:val="Code"/>
        <w:rPr>
          <w:highlight w:val="white"/>
        </w:rPr>
      </w:pPr>
    </w:p>
    <w:p w14:paraId="749BEF96" w14:textId="77777777" w:rsidR="00C63B16" w:rsidRPr="00903DBA" w:rsidRDefault="00C63B16" w:rsidP="00C63B16">
      <w:pPr>
        <w:pStyle w:val="Code"/>
        <w:rPr>
          <w:highlight w:val="white"/>
        </w:rPr>
      </w:pPr>
      <w:r w:rsidRPr="00903DBA">
        <w:rPr>
          <w:highlight w:val="white"/>
        </w:rPr>
        <w:t>int system(const char* /* command */) {</w:t>
      </w:r>
    </w:p>
    <w:p w14:paraId="1D4337D1" w14:textId="77777777" w:rsidR="00C63B16" w:rsidRPr="00903DBA" w:rsidRDefault="00C63B16" w:rsidP="00C63B16">
      <w:pPr>
        <w:pStyle w:val="Code"/>
        <w:rPr>
          <w:highlight w:val="white"/>
        </w:rPr>
      </w:pPr>
      <w:r w:rsidRPr="00903DBA">
        <w:rPr>
          <w:highlight w:val="white"/>
        </w:rPr>
        <w:t xml:space="preserve">  return -1;</w:t>
      </w:r>
    </w:p>
    <w:p w14:paraId="36C11D2D" w14:textId="77777777" w:rsidR="00C63B16" w:rsidRPr="00903DBA" w:rsidRDefault="00C63B16" w:rsidP="00C63B16">
      <w:pPr>
        <w:pStyle w:val="Code"/>
        <w:rPr>
          <w:highlight w:val="white"/>
        </w:rPr>
      </w:pPr>
      <w:r w:rsidRPr="00903DBA">
        <w:rPr>
          <w:highlight w:val="white"/>
        </w:rPr>
        <w:t>}</w:t>
      </w:r>
    </w:p>
    <w:p w14:paraId="29890F6E" w14:textId="77777777" w:rsidR="00C63B16" w:rsidRPr="00903DBA" w:rsidRDefault="00C63B16" w:rsidP="00C63B16">
      <w:pPr>
        <w:pStyle w:val="Code"/>
        <w:rPr>
          <w:highlight w:val="white"/>
        </w:rPr>
      </w:pPr>
    </w:p>
    <w:p w14:paraId="0A21BEC3" w14:textId="77777777" w:rsidR="00C63B16" w:rsidRPr="00903DBA" w:rsidRDefault="00C63B16" w:rsidP="00C63B16">
      <w:pPr>
        <w:pStyle w:val="Code"/>
        <w:rPr>
          <w:highlight w:val="white"/>
        </w:rPr>
      </w:pPr>
      <w:r w:rsidRPr="00903DBA">
        <w:rPr>
          <w:highlight w:val="white"/>
        </w:rPr>
        <w:t>void memswp(void* value1, void* value2, int valueSize) {</w:t>
      </w:r>
    </w:p>
    <w:p w14:paraId="4BA00379" w14:textId="77777777" w:rsidR="00C63B16" w:rsidRPr="00903DBA" w:rsidRDefault="00C63B16" w:rsidP="00C63B16">
      <w:pPr>
        <w:pStyle w:val="Code"/>
        <w:rPr>
          <w:highlight w:val="white"/>
        </w:rPr>
      </w:pPr>
      <w:r w:rsidRPr="00903DBA">
        <w:rPr>
          <w:highlight w:val="white"/>
        </w:rPr>
        <w:t xml:space="preserve">  char* charValue1 = (char*) value1;</w:t>
      </w:r>
    </w:p>
    <w:p w14:paraId="54B2217B" w14:textId="77777777" w:rsidR="00C63B16" w:rsidRPr="00903DBA" w:rsidRDefault="00C63B16" w:rsidP="00C63B16">
      <w:pPr>
        <w:pStyle w:val="Code"/>
        <w:rPr>
          <w:highlight w:val="white"/>
        </w:rPr>
      </w:pPr>
      <w:r w:rsidRPr="00903DBA">
        <w:rPr>
          <w:highlight w:val="white"/>
        </w:rPr>
        <w:t xml:space="preserve">  char* charValue2 = (char*) value2;</w:t>
      </w:r>
    </w:p>
    <w:p w14:paraId="50BB546F" w14:textId="77777777" w:rsidR="00C63B16" w:rsidRPr="00903DBA" w:rsidRDefault="00C63B16" w:rsidP="00C63B16">
      <w:pPr>
        <w:pStyle w:val="Code"/>
        <w:rPr>
          <w:highlight w:val="white"/>
        </w:rPr>
      </w:pPr>
    </w:p>
    <w:p w14:paraId="3DA2FD9E" w14:textId="77777777" w:rsidR="00C63B16" w:rsidRPr="00903DBA" w:rsidRDefault="00C63B16" w:rsidP="00C63B16">
      <w:pPr>
        <w:pStyle w:val="Code"/>
        <w:rPr>
          <w:highlight w:val="white"/>
        </w:rPr>
      </w:pPr>
      <w:r w:rsidRPr="00903DBA">
        <w:rPr>
          <w:highlight w:val="white"/>
        </w:rPr>
        <w:t xml:space="preserve">  int index;</w:t>
      </w:r>
    </w:p>
    <w:p w14:paraId="30E86154" w14:textId="77777777" w:rsidR="00C63B16" w:rsidRPr="00903DBA" w:rsidRDefault="00C63B16" w:rsidP="00C63B16">
      <w:pPr>
        <w:pStyle w:val="Code"/>
        <w:rPr>
          <w:highlight w:val="white"/>
        </w:rPr>
      </w:pPr>
      <w:r w:rsidRPr="00903DBA">
        <w:rPr>
          <w:highlight w:val="white"/>
        </w:rPr>
        <w:t xml:space="preserve">  for (index = 0; index &lt; valueSize; ++index) {</w:t>
      </w:r>
    </w:p>
    <w:p w14:paraId="5DEA9F91" w14:textId="77777777" w:rsidR="00C63B16" w:rsidRPr="00903DBA" w:rsidRDefault="00C63B16" w:rsidP="00C63B16">
      <w:pPr>
        <w:pStyle w:val="Code"/>
        <w:rPr>
          <w:highlight w:val="white"/>
        </w:rPr>
      </w:pPr>
      <w:r w:rsidRPr="00903DBA">
        <w:rPr>
          <w:highlight w:val="white"/>
        </w:rPr>
        <w:t xml:space="preserve">    char tempValue = charValue1[index];</w:t>
      </w:r>
    </w:p>
    <w:p w14:paraId="0CF86588" w14:textId="77777777" w:rsidR="00C63B16" w:rsidRPr="00903DBA" w:rsidRDefault="00C63B16" w:rsidP="00C63B16">
      <w:pPr>
        <w:pStyle w:val="Code"/>
        <w:rPr>
          <w:highlight w:val="white"/>
        </w:rPr>
      </w:pPr>
      <w:r w:rsidRPr="00903DBA">
        <w:rPr>
          <w:highlight w:val="white"/>
        </w:rPr>
        <w:t xml:space="preserve">    charValue1[index] = charValue2[index];</w:t>
      </w:r>
    </w:p>
    <w:p w14:paraId="305BBC71" w14:textId="77777777" w:rsidR="00C63B16" w:rsidRPr="00903DBA" w:rsidRDefault="00C63B16" w:rsidP="00C63B16">
      <w:pPr>
        <w:pStyle w:val="Code"/>
        <w:rPr>
          <w:highlight w:val="white"/>
        </w:rPr>
      </w:pPr>
      <w:r w:rsidRPr="00903DBA">
        <w:rPr>
          <w:highlight w:val="white"/>
        </w:rPr>
        <w:t xml:space="preserve">    charValue2[index] = tempValue;</w:t>
      </w:r>
    </w:p>
    <w:p w14:paraId="4A591111" w14:textId="77777777" w:rsidR="00C63B16" w:rsidRPr="00903DBA" w:rsidRDefault="00C63B16" w:rsidP="00C63B16">
      <w:pPr>
        <w:pStyle w:val="Code"/>
        <w:rPr>
          <w:highlight w:val="white"/>
        </w:rPr>
      </w:pPr>
      <w:r w:rsidRPr="00903DBA">
        <w:rPr>
          <w:highlight w:val="white"/>
        </w:rPr>
        <w:t xml:space="preserve">  }</w:t>
      </w:r>
    </w:p>
    <w:p w14:paraId="55F0A718" w14:textId="77777777" w:rsidR="00C63B16" w:rsidRPr="00903DBA" w:rsidRDefault="00C63B16" w:rsidP="00C63B16">
      <w:pPr>
        <w:pStyle w:val="Code"/>
        <w:rPr>
          <w:highlight w:val="white"/>
        </w:rPr>
      </w:pPr>
      <w:r w:rsidRPr="00903DBA">
        <w:rPr>
          <w:highlight w:val="white"/>
        </w:rPr>
        <w:t>}</w:t>
      </w:r>
    </w:p>
    <w:p w14:paraId="0C472F78" w14:textId="77777777" w:rsidR="00C63B16" w:rsidRPr="00903DBA" w:rsidRDefault="00C63B16" w:rsidP="00C63B16">
      <w:pPr>
        <w:pStyle w:val="Code"/>
        <w:rPr>
          <w:highlight w:val="white"/>
        </w:rPr>
      </w:pPr>
    </w:p>
    <w:p w14:paraId="118ACAE8" w14:textId="77777777" w:rsidR="00C63B16" w:rsidRPr="00903DBA" w:rsidRDefault="00C63B16" w:rsidP="00C63B16">
      <w:pPr>
        <w:pStyle w:val="Code"/>
        <w:rPr>
          <w:highlight w:val="white"/>
        </w:rPr>
      </w:pPr>
      <w:r w:rsidRPr="00903DBA">
        <w:rPr>
          <w:highlight w:val="white"/>
        </w:rPr>
        <w:t>void* bsearch(const void* keyPtr, const void* valueList,</w:t>
      </w:r>
    </w:p>
    <w:p w14:paraId="21F4C9B7" w14:textId="2CABCD0E" w:rsidR="00C63B16" w:rsidRPr="00903DBA" w:rsidRDefault="00C63B16" w:rsidP="00C63B16">
      <w:pPr>
        <w:pStyle w:val="Code"/>
        <w:rPr>
          <w:highlight w:val="white"/>
        </w:rPr>
      </w:pPr>
      <w:r w:rsidRPr="00903DBA">
        <w:rPr>
          <w:highlight w:val="white"/>
        </w:rPr>
        <w:t xml:space="preserve">              size_t listSize, size_t valueSize,</w:t>
      </w:r>
    </w:p>
    <w:p w14:paraId="46EB3105" w14:textId="704A48F8" w:rsidR="00C63B16" w:rsidRPr="00903DBA" w:rsidRDefault="00C63B16" w:rsidP="00C63B16">
      <w:pPr>
        <w:pStyle w:val="Code"/>
        <w:rPr>
          <w:highlight w:val="white"/>
        </w:rPr>
      </w:pPr>
      <w:r w:rsidRPr="00903DBA">
        <w:rPr>
          <w:highlight w:val="white"/>
        </w:rPr>
        <w:t xml:space="preserve">              int (*compare)(const void*, const void*)) {</w:t>
      </w:r>
    </w:p>
    <w:p w14:paraId="47C467DB" w14:textId="77777777" w:rsidR="00C63B16" w:rsidRPr="00903DBA" w:rsidRDefault="00C63B16" w:rsidP="00C63B16">
      <w:pPr>
        <w:pStyle w:val="Code"/>
        <w:rPr>
          <w:highlight w:val="white"/>
        </w:rPr>
      </w:pPr>
      <w:r w:rsidRPr="00903DBA">
        <w:rPr>
          <w:highlight w:val="white"/>
        </w:rPr>
        <w:t xml:space="preserve">  int firstIndex = 0, lastIndex = listSize - 1;</w:t>
      </w:r>
    </w:p>
    <w:p w14:paraId="54D10AA2" w14:textId="77777777" w:rsidR="00C63B16" w:rsidRPr="00903DBA" w:rsidRDefault="00C63B16" w:rsidP="00C63B16">
      <w:pPr>
        <w:pStyle w:val="Code"/>
        <w:rPr>
          <w:highlight w:val="white"/>
        </w:rPr>
      </w:pPr>
    </w:p>
    <w:p w14:paraId="7291CD07" w14:textId="77777777" w:rsidR="00C63B16" w:rsidRPr="00903DBA" w:rsidRDefault="00C63B16" w:rsidP="00C63B16">
      <w:pPr>
        <w:pStyle w:val="Code"/>
        <w:rPr>
          <w:highlight w:val="white"/>
        </w:rPr>
      </w:pPr>
      <w:r w:rsidRPr="00903DBA">
        <w:rPr>
          <w:highlight w:val="white"/>
        </w:rPr>
        <w:t xml:space="preserve">  if (listSize == 0) {</w:t>
      </w:r>
    </w:p>
    <w:p w14:paraId="5E738020" w14:textId="77777777" w:rsidR="00C63B16" w:rsidRPr="00903DBA" w:rsidRDefault="00C63B16" w:rsidP="00C63B16">
      <w:pPr>
        <w:pStyle w:val="Code"/>
        <w:rPr>
          <w:highlight w:val="white"/>
        </w:rPr>
      </w:pPr>
      <w:r w:rsidRPr="00903DBA">
        <w:rPr>
          <w:highlight w:val="white"/>
        </w:rPr>
        <w:t xml:space="preserve">    return NULL;</w:t>
      </w:r>
    </w:p>
    <w:p w14:paraId="10072BC3" w14:textId="77777777" w:rsidR="00C63B16" w:rsidRPr="00903DBA" w:rsidRDefault="00C63B16" w:rsidP="00C63B16">
      <w:pPr>
        <w:pStyle w:val="Code"/>
        <w:rPr>
          <w:highlight w:val="white"/>
        </w:rPr>
      </w:pPr>
      <w:r w:rsidRPr="00903DBA">
        <w:rPr>
          <w:highlight w:val="white"/>
        </w:rPr>
        <w:t xml:space="preserve">  }</w:t>
      </w:r>
    </w:p>
    <w:p w14:paraId="7E268D09" w14:textId="77777777" w:rsidR="00C63B16" w:rsidRPr="00903DBA" w:rsidRDefault="00C63B16" w:rsidP="00C63B16">
      <w:pPr>
        <w:pStyle w:val="Code"/>
        <w:rPr>
          <w:highlight w:val="white"/>
        </w:rPr>
      </w:pPr>
    </w:p>
    <w:p w14:paraId="27FD9120" w14:textId="77777777" w:rsidR="00C63B16" w:rsidRPr="00903DBA" w:rsidRDefault="00C63B16" w:rsidP="00C63B16">
      <w:pPr>
        <w:pStyle w:val="Code"/>
        <w:rPr>
          <w:highlight w:val="white"/>
        </w:rPr>
      </w:pPr>
      <w:r w:rsidRPr="00903DBA">
        <w:rPr>
          <w:highlight w:val="white"/>
        </w:rPr>
        <w:t xml:space="preserve">  while (TRUE) {</w:t>
      </w:r>
    </w:p>
    <w:p w14:paraId="45B54008" w14:textId="77777777" w:rsidR="00C63B16" w:rsidRPr="00903DBA" w:rsidRDefault="00C63B16" w:rsidP="00C63B16">
      <w:pPr>
        <w:pStyle w:val="Code"/>
        <w:rPr>
          <w:highlight w:val="white"/>
        </w:rPr>
      </w:pPr>
      <w:r w:rsidRPr="00903DBA">
        <w:rPr>
          <w:highlight w:val="white"/>
        </w:rPr>
        <w:t xml:space="preserve">    { char* firstValuePtr = ((char*) valueList) + (firstIndex * valueSize);</w:t>
      </w:r>
    </w:p>
    <w:p w14:paraId="556650B7" w14:textId="77777777" w:rsidR="00C63B16" w:rsidRPr="00903DBA" w:rsidRDefault="00C63B16" w:rsidP="00C63B16">
      <w:pPr>
        <w:pStyle w:val="Code"/>
        <w:rPr>
          <w:highlight w:val="white"/>
        </w:rPr>
      </w:pPr>
      <w:r w:rsidRPr="00903DBA">
        <w:rPr>
          <w:highlight w:val="white"/>
        </w:rPr>
        <w:t xml:space="preserve">      int firstCompare = compare(keyPtr, firstValuePtr);</w:t>
      </w:r>
    </w:p>
    <w:p w14:paraId="51336634" w14:textId="77777777" w:rsidR="00C63B16" w:rsidRPr="00903DBA" w:rsidRDefault="00C63B16" w:rsidP="00C63B16">
      <w:pPr>
        <w:pStyle w:val="Code"/>
        <w:rPr>
          <w:highlight w:val="white"/>
        </w:rPr>
      </w:pPr>
    </w:p>
    <w:p w14:paraId="3BE4BE0B" w14:textId="77777777" w:rsidR="00C63B16" w:rsidRPr="00903DBA" w:rsidRDefault="00C63B16" w:rsidP="00C63B16">
      <w:pPr>
        <w:pStyle w:val="Code"/>
        <w:rPr>
          <w:highlight w:val="white"/>
        </w:rPr>
      </w:pPr>
      <w:r w:rsidRPr="00903DBA">
        <w:rPr>
          <w:highlight w:val="white"/>
        </w:rPr>
        <w:t xml:space="preserve">      if (firstCompare &lt; 0) {</w:t>
      </w:r>
    </w:p>
    <w:p w14:paraId="515B8E14" w14:textId="77777777" w:rsidR="00C63B16" w:rsidRPr="00903DBA" w:rsidRDefault="00C63B16" w:rsidP="00C63B16">
      <w:pPr>
        <w:pStyle w:val="Code"/>
        <w:rPr>
          <w:highlight w:val="white"/>
        </w:rPr>
      </w:pPr>
      <w:r w:rsidRPr="00903DBA">
        <w:rPr>
          <w:highlight w:val="white"/>
        </w:rPr>
        <w:t xml:space="preserve">        return NULL;</w:t>
      </w:r>
    </w:p>
    <w:p w14:paraId="40666630" w14:textId="77777777" w:rsidR="00C63B16" w:rsidRPr="00903DBA" w:rsidRDefault="00C63B16" w:rsidP="00C63B16">
      <w:pPr>
        <w:pStyle w:val="Code"/>
        <w:rPr>
          <w:highlight w:val="white"/>
        </w:rPr>
      </w:pPr>
      <w:r w:rsidRPr="00903DBA">
        <w:rPr>
          <w:highlight w:val="white"/>
        </w:rPr>
        <w:t xml:space="preserve">      }</w:t>
      </w:r>
    </w:p>
    <w:p w14:paraId="336B1FDF" w14:textId="77777777" w:rsidR="00C63B16" w:rsidRPr="00903DBA" w:rsidRDefault="00C63B16" w:rsidP="00C63B16">
      <w:pPr>
        <w:pStyle w:val="Code"/>
        <w:rPr>
          <w:highlight w:val="white"/>
        </w:rPr>
      </w:pPr>
      <w:r w:rsidRPr="00903DBA">
        <w:rPr>
          <w:highlight w:val="white"/>
        </w:rPr>
        <w:t xml:space="preserve">      else if (firstCompare == 0) {</w:t>
      </w:r>
    </w:p>
    <w:p w14:paraId="2FB27F16" w14:textId="77777777" w:rsidR="00C63B16" w:rsidRPr="00903DBA" w:rsidRDefault="00C63B16" w:rsidP="00C63B16">
      <w:pPr>
        <w:pStyle w:val="Code"/>
        <w:rPr>
          <w:highlight w:val="white"/>
        </w:rPr>
      </w:pPr>
      <w:r w:rsidRPr="00903DBA">
        <w:rPr>
          <w:highlight w:val="white"/>
        </w:rPr>
        <w:t xml:space="preserve">        return firstValuePtr;</w:t>
      </w:r>
    </w:p>
    <w:p w14:paraId="6DC236FF" w14:textId="77777777" w:rsidR="00C63B16" w:rsidRPr="00903DBA" w:rsidRDefault="00C63B16" w:rsidP="00C63B16">
      <w:pPr>
        <w:pStyle w:val="Code"/>
        <w:rPr>
          <w:highlight w:val="white"/>
        </w:rPr>
      </w:pPr>
      <w:r w:rsidRPr="00903DBA">
        <w:rPr>
          <w:highlight w:val="white"/>
        </w:rPr>
        <w:t xml:space="preserve">      }</w:t>
      </w:r>
    </w:p>
    <w:p w14:paraId="4EC4C3D4" w14:textId="77777777" w:rsidR="00C63B16" w:rsidRPr="00903DBA" w:rsidRDefault="00C63B16" w:rsidP="00C63B16">
      <w:pPr>
        <w:pStyle w:val="Code"/>
        <w:rPr>
          <w:highlight w:val="white"/>
        </w:rPr>
      </w:pPr>
      <w:r w:rsidRPr="00903DBA">
        <w:rPr>
          <w:highlight w:val="white"/>
        </w:rPr>
        <w:t xml:space="preserve">    }</w:t>
      </w:r>
    </w:p>
    <w:p w14:paraId="6D998B22" w14:textId="77777777" w:rsidR="00C63B16" w:rsidRPr="00903DBA" w:rsidRDefault="00C63B16" w:rsidP="00C63B16">
      <w:pPr>
        <w:pStyle w:val="Code"/>
        <w:rPr>
          <w:highlight w:val="white"/>
        </w:rPr>
      </w:pPr>
    </w:p>
    <w:p w14:paraId="367B7F81" w14:textId="77777777" w:rsidR="00C63B16" w:rsidRPr="00903DBA" w:rsidRDefault="00C63B16" w:rsidP="00C63B16">
      <w:pPr>
        <w:pStyle w:val="Code"/>
        <w:rPr>
          <w:highlight w:val="white"/>
        </w:rPr>
      </w:pPr>
      <w:r w:rsidRPr="00903DBA">
        <w:rPr>
          <w:highlight w:val="white"/>
        </w:rPr>
        <w:t xml:space="preserve">    { char* lastValuePtr = ((char*) valueList) + (lastIndex * valueSize);</w:t>
      </w:r>
    </w:p>
    <w:p w14:paraId="3AD73DEC" w14:textId="77777777" w:rsidR="00C63B16" w:rsidRPr="00903DBA" w:rsidRDefault="00C63B16" w:rsidP="00C63B16">
      <w:pPr>
        <w:pStyle w:val="Code"/>
        <w:rPr>
          <w:highlight w:val="white"/>
        </w:rPr>
      </w:pPr>
      <w:r w:rsidRPr="00903DBA">
        <w:rPr>
          <w:highlight w:val="white"/>
        </w:rPr>
        <w:t xml:space="preserve">      int lastCompare = compare(keyPtr, lastValuePtr);</w:t>
      </w:r>
    </w:p>
    <w:p w14:paraId="6E6F5A34" w14:textId="77777777" w:rsidR="00C63B16" w:rsidRPr="00903DBA" w:rsidRDefault="00C63B16" w:rsidP="00C63B16">
      <w:pPr>
        <w:pStyle w:val="Code"/>
        <w:rPr>
          <w:highlight w:val="white"/>
        </w:rPr>
      </w:pPr>
    </w:p>
    <w:p w14:paraId="40E46411" w14:textId="77777777" w:rsidR="00C63B16" w:rsidRPr="00903DBA" w:rsidRDefault="00C63B16" w:rsidP="00C63B16">
      <w:pPr>
        <w:pStyle w:val="Code"/>
        <w:rPr>
          <w:highlight w:val="white"/>
        </w:rPr>
      </w:pPr>
      <w:r w:rsidRPr="00903DBA">
        <w:rPr>
          <w:highlight w:val="white"/>
        </w:rPr>
        <w:t xml:space="preserve">      if (lastCompare &gt; 0) {</w:t>
      </w:r>
    </w:p>
    <w:p w14:paraId="14DFBEAA" w14:textId="77777777" w:rsidR="00C63B16" w:rsidRPr="00903DBA" w:rsidRDefault="00C63B16" w:rsidP="00C63B16">
      <w:pPr>
        <w:pStyle w:val="Code"/>
        <w:rPr>
          <w:highlight w:val="white"/>
        </w:rPr>
      </w:pPr>
      <w:r w:rsidRPr="00903DBA">
        <w:rPr>
          <w:highlight w:val="white"/>
        </w:rPr>
        <w:t xml:space="preserve">        return NULL;</w:t>
      </w:r>
    </w:p>
    <w:p w14:paraId="66A2351B" w14:textId="77777777" w:rsidR="00C63B16" w:rsidRPr="00903DBA" w:rsidRDefault="00C63B16" w:rsidP="00C63B16">
      <w:pPr>
        <w:pStyle w:val="Code"/>
        <w:rPr>
          <w:highlight w:val="white"/>
        </w:rPr>
      </w:pPr>
      <w:r w:rsidRPr="00903DBA">
        <w:rPr>
          <w:highlight w:val="white"/>
        </w:rPr>
        <w:t xml:space="preserve">      }</w:t>
      </w:r>
    </w:p>
    <w:p w14:paraId="77DC333C" w14:textId="77777777" w:rsidR="00C63B16" w:rsidRPr="00903DBA" w:rsidRDefault="00C63B16" w:rsidP="00C63B16">
      <w:pPr>
        <w:pStyle w:val="Code"/>
        <w:rPr>
          <w:highlight w:val="white"/>
        </w:rPr>
      </w:pPr>
      <w:r w:rsidRPr="00903DBA">
        <w:rPr>
          <w:highlight w:val="white"/>
        </w:rPr>
        <w:t xml:space="preserve">      else if (lastCompare == 0) {</w:t>
      </w:r>
    </w:p>
    <w:p w14:paraId="55A66A40" w14:textId="77777777" w:rsidR="00C63B16" w:rsidRPr="00903DBA" w:rsidRDefault="00C63B16" w:rsidP="00C63B16">
      <w:pPr>
        <w:pStyle w:val="Code"/>
        <w:rPr>
          <w:highlight w:val="white"/>
        </w:rPr>
      </w:pPr>
      <w:r w:rsidRPr="00903DBA">
        <w:rPr>
          <w:highlight w:val="white"/>
        </w:rPr>
        <w:t xml:space="preserve">        return lastValuePtr;</w:t>
      </w:r>
    </w:p>
    <w:p w14:paraId="6C46F0FD" w14:textId="77777777" w:rsidR="00C63B16" w:rsidRPr="00903DBA" w:rsidRDefault="00C63B16" w:rsidP="00C63B16">
      <w:pPr>
        <w:pStyle w:val="Code"/>
        <w:rPr>
          <w:highlight w:val="white"/>
        </w:rPr>
      </w:pPr>
      <w:r w:rsidRPr="00903DBA">
        <w:rPr>
          <w:highlight w:val="white"/>
        </w:rPr>
        <w:t xml:space="preserve">      }</w:t>
      </w:r>
    </w:p>
    <w:p w14:paraId="78980EA5" w14:textId="77777777" w:rsidR="00C63B16" w:rsidRPr="00903DBA" w:rsidRDefault="00C63B16" w:rsidP="00C63B16">
      <w:pPr>
        <w:pStyle w:val="Code"/>
        <w:rPr>
          <w:highlight w:val="white"/>
        </w:rPr>
      </w:pPr>
      <w:r w:rsidRPr="00903DBA">
        <w:rPr>
          <w:highlight w:val="white"/>
        </w:rPr>
        <w:t xml:space="preserve">    }</w:t>
      </w:r>
    </w:p>
    <w:p w14:paraId="7C76D024" w14:textId="77777777" w:rsidR="00C63B16" w:rsidRPr="00903DBA" w:rsidRDefault="00C63B16" w:rsidP="00C63B16">
      <w:pPr>
        <w:pStyle w:val="Code"/>
        <w:rPr>
          <w:highlight w:val="white"/>
        </w:rPr>
      </w:pPr>
    </w:p>
    <w:p w14:paraId="751BED2F" w14:textId="77777777" w:rsidR="00C63B16" w:rsidRPr="00903DBA" w:rsidRDefault="00C63B16" w:rsidP="00C63B16">
      <w:pPr>
        <w:pStyle w:val="Code"/>
        <w:rPr>
          <w:highlight w:val="white"/>
        </w:rPr>
      </w:pPr>
      <w:r w:rsidRPr="00903DBA">
        <w:rPr>
          <w:highlight w:val="white"/>
        </w:rPr>
        <w:t xml:space="preserve">    { int middleIndex = (firstIndex + lastIndex) / 2;</w:t>
      </w:r>
    </w:p>
    <w:p w14:paraId="4B672ADF" w14:textId="77777777" w:rsidR="00C63B16" w:rsidRPr="00903DBA" w:rsidRDefault="00C63B16" w:rsidP="00C63B16">
      <w:pPr>
        <w:pStyle w:val="Code"/>
        <w:rPr>
          <w:highlight w:val="white"/>
        </w:rPr>
      </w:pPr>
      <w:r w:rsidRPr="00903DBA">
        <w:rPr>
          <w:highlight w:val="white"/>
        </w:rPr>
        <w:t xml:space="preserve">      char* middleValuePtr = ((char*)valueList) + (middleIndex * valueSize);</w:t>
      </w:r>
    </w:p>
    <w:p w14:paraId="4FE47E29" w14:textId="77777777" w:rsidR="00C63B16" w:rsidRPr="00903DBA" w:rsidRDefault="00C63B16" w:rsidP="00C63B16">
      <w:pPr>
        <w:pStyle w:val="Code"/>
        <w:rPr>
          <w:highlight w:val="white"/>
        </w:rPr>
      </w:pPr>
      <w:r w:rsidRPr="00903DBA">
        <w:rPr>
          <w:highlight w:val="white"/>
        </w:rPr>
        <w:t xml:space="preserve">      int middleCompare = compare(keyPtr, middleValuePtr);</w:t>
      </w:r>
    </w:p>
    <w:p w14:paraId="0BC8B9DF" w14:textId="77777777" w:rsidR="00C63B16" w:rsidRPr="00903DBA" w:rsidRDefault="00C63B16" w:rsidP="00C63B16">
      <w:pPr>
        <w:pStyle w:val="Code"/>
        <w:rPr>
          <w:highlight w:val="white"/>
        </w:rPr>
      </w:pPr>
    </w:p>
    <w:p w14:paraId="2E8F64B9" w14:textId="77777777" w:rsidR="00C63B16" w:rsidRPr="00903DBA" w:rsidRDefault="00C63B16" w:rsidP="00C63B16">
      <w:pPr>
        <w:pStyle w:val="Code"/>
        <w:rPr>
          <w:highlight w:val="white"/>
        </w:rPr>
      </w:pPr>
      <w:r w:rsidRPr="00903DBA">
        <w:rPr>
          <w:highlight w:val="white"/>
        </w:rPr>
        <w:t xml:space="preserve">      if (middleCompare &lt; 0) {</w:t>
      </w:r>
    </w:p>
    <w:p w14:paraId="4E17D656" w14:textId="77777777" w:rsidR="00C63B16" w:rsidRPr="00903DBA" w:rsidRDefault="00C63B16" w:rsidP="00C63B16">
      <w:pPr>
        <w:pStyle w:val="Code"/>
        <w:rPr>
          <w:highlight w:val="white"/>
        </w:rPr>
      </w:pPr>
      <w:r w:rsidRPr="00903DBA">
        <w:rPr>
          <w:highlight w:val="white"/>
        </w:rPr>
        <w:t xml:space="preserve">        lastIndex = middleIndex;</w:t>
      </w:r>
    </w:p>
    <w:p w14:paraId="038685E0" w14:textId="77777777" w:rsidR="00C63B16" w:rsidRPr="00903DBA" w:rsidRDefault="00C63B16" w:rsidP="00C63B16">
      <w:pPr>
        <w:pStyle w:val="Code"/>
        <w:rPr>
          <w:highlight w:val="white"/>
        </w:rPr>
      </w:pPr>
      <w:r w:rsidRPr="00903DBA">
        <w:rPr>
          <w:highlight w:val="white"/>
        </w:rPr>
        <w:t xml:space="preserve">      }</w:t>
      </w:r>
    </w:p>
    <w:p w14:paraId="5ACA93AD" w14:textId="77777777" w:rsidR="00C63B16" w:rsidRPr="00903DBA" w:rsidRDefault="00C63B16" w:rsidP="00C63B16">
      <w:pPr>
        <w:pStyle w:val="Code"/>
        <w:rPr>
          <w:highlight w:val="white"/>
        </w:rPr>
      </w:pPr>
      <w:r w:rsidRPr="00903DBA">
        <w:rPr>
          <w:highlight w:val="white"/>
        </w:rPr>
        <w:t xml:space="preserve">      else if (middleCompare &gt; 0) {</w:t>
      </w:r>
    </w:p>
    <w:p w14:paraId="2890419F" w14:textId="77777777" w:rsidR="00C63B16" w:rsidRPr="00903DBA" w:rsidRDefault="00C63B16" w:rsidP="00C63B16">
      <w:pPr>
        <w:pStyle w:val="Code"/>
        <w:rPr>
          <w:highlight w:val="white"/>
        </w:rPr>
      </w:pPr>
      <w:r w:rsidRPr="00903DBA">
        <w:rPr>
          <w:highlight w:val="white"/>
        </w:rPr>
        <w:t xml:space="preserve">        firstIndex = middleIndex;</w:t>
      </w:r>
    </w:p>
    <w:p w14:paraId="41322835" w14:textId="77777777" w:rsidR="00C63B16" w:rsidRPr="00903DBA" w:rsidRDefault="00C63B16" w:rsidP="00C63B16">
      <w:pPr>
        <w:pStyle w:val="Code"/>
        <w:rPr>
          <w:highlight w:val="white"/>
        </w:rPr>
      </w:pPr>
      <w:r w:rsidRPr="00903DBA">
        <w:rPr>
          <w:highlight w:val="white"/>
        </w:rPr>
        <w:t xml:space="preserve">      }</w:t>
      </w:r>
    </w:p>
    <w:p w14:paraId="3C3D62FA" w14:textId="77777777" w:rsidR="00C63B16" w:rsidRPr="00903DBA" w:rsidRDefault="00C63B16" w:rsidP="00C63B16">
      <w:pPr>
        <w:pStyle w:val="Code"/>
        <w:rPr>
          <w:highlight w:val="white"/>
        </w:rPr>
      </w:pPr>
      <w:r w:rsidRPr="00903DBA">
        <w:rPr>
          <w:highlight w:val="white"/>
        </w:rPr>
        <w:t xml:space="preserve">      else {</w:t>
      </w:r>
    </w:p>
    <w:p w14:paraId="1A0AF5FA" w14:textId="77777777" w:rsidR="00C63B16" w:rsidRPr="00903DBA" w:rsidRDefault="00C63B16" w:rsidP="00C63B16">
      <w:pPr>
        <w:pStyle w:val="Code"/>
        <w:rPr>
          <w:highlight w:val="white"/>
        </w:rPr>
      </w:pPr>
      <w:r w:rsidRPr="00903DBA">
        <w:rPr>
          <w:highlight w:val="white"/>
        </w:rPr>
        <w:t xml:space="preserve">        return middleValuePtr;</w:t>
      </w:r>
    </w:p>
    <w:p w14:paraId="318B338A" w14:textId="77777777" w:rsidR="00C63B16" w:rsidRPr="00903DBA" w:rsidRDefault="00C63B16" w:rsidP="00C63B16">
      <w:pPr>
        <w:pStyle w:val="Code"/>
        <w:rPr>
          <w:highlight w:val="white"/>
        </w:rPr>
      </w:pPr>
      <w:r w:rsidRPr="00903DBA">
        <w:rPr>
          <w:highlight w:val="white"/>
        </w:rPr>
        <w:t xml:space="preserve">      }</w:t>
      </w:r>
    </w:p>
    <w:p w14:paraId="4445060E" w14:textId="77777777" w:rsidR="00C63B16" w:rsidRPr="00903DBA" w:rsidRDefault="00C63B16" w:rsidP="00C63B16">
      <w:pPr>
        <w:pStyle w:val="Code"/>
        <w:rPr>
          <w:highlight w:val="white"/>
        </w:rPr>
      </w:pPr>
      <w:r w:rsidRPr="00903DBA">
        <w:rPr>
          <w:highlight w:val="white"/>
        </w:rPr>
        <w:t xml:space="preserve">    }</w:t>
      </w:r>
    </w:p>
    <w:p w14:paraId="27062785" w14:textId="77777777" w:rsidR="00C63B16" w:rsidRPr="00903DBA" w:rsidRDefault="00C63B16" w:rsidP="00C63B16">
      <w:pPr>
        <w:pStyle w:val="Code"/>
        <w:rPr>
          <w:highlight w:val="white"/>
        </w:rPr>
      </w:pPr>
      <w:r w:rsidRPr="00903DBA">
        <w:rPr>
          <w:highlight w:val="white"/>
        </w:rPr>
        <w:t xml:space="preserve">  }</w:t>
      </w:r>
    </w:p>
    <w:p w14:paraId="3226EA64" w14:textId="77777777" w:rsidR="00C63B16" w:rsidRPr="00903DBA" w:rsidRDefault="00C63B16" w:rsidP="00C63B16">
      <w:pPr>
        <w:pStyle w:val="Code"/>
        <w:rPr>
          <w:highlight w:val="white"/>
        </w:rPr>
      </w:pPr>
      <w:r w:rsidRPr="00903DBA">
        <w:rPr>
          <w:highlight w:val="white"/>
        </w:rPr>
        <w:t>}</w:t>
      </w:r>
    </w:p>
    <w:p w14:paraId="19FAC656" w14:textId="77777777" w:rsidR="00C63B16" w:rsidRPr="00903DBA" w:rsidRDefault="00C63B16" w:rsidP="00C63B16">
      <w:pPr>
        <w:pStyle w:val="Code"/>
        <w:rPr>
          <w:highlight w:val="white"/>
        </w:rPr>
      </w:pPr>
    </w:p>
    <w:p w14:paraId="44979A13" w14:textId="77777777" w:rsidR="00C63B16" w:rsidRPr="00903DBA" w:rsidRDefault="00C63B16" w:rsidP="00C63B16">
      <w:pPr>
        <w:pStyle w:val="Code"/>
        <w:rPr>
          <w:highlight w:val="white"/>
        </w:rPr>
      </w:pPr>
      <w:r w:rsidRPr="00903DBA">
        <w:rPr>
          <w:highlight w:val="white"/>
        </w:rPr>
        <w:t>static long g_randValue;</w:t>
      </w:r>
    </w:p>
    <w:p w14:paraId="06FE93A9" w14:textId="77777777" w:rsidR="00C63B16" w:rsidRPr="00903DBA" w:rsidRDefault="00C63B16" w:rsidP="00C63B16">
      <w:pPr>
        <w:pStyle w:val="Code"/>
        <w:rPr>
          <w:highlight w:val="white"/>
        </w:rPr>
      </w:pPr>
    </w:p>
    <w:p w14:paraId="6F737C2E" w14:textId="77777777" w:rsidR="00C63B16" w:rsidRPr="00903DBA" w:rsidRDefault="00C63B16" w:rsidP="00C63B16">
      <w:pPr>
        <w:pStyle w:val="Code"/>
        <w:rPr>
          <w:highlight w:val="white"/>
        </w:rPr>
      </w:pPr>
      <w:r w:rsidRPr="00903DBA">
        <w:rPr>
          <w:highlight w:val="white"/>
        </w:rPr>
        <w:t>#define A 1664525l</w:t>
      </w:r>
    </w:p>
    <w:p w14:paraId="3C6FDCFC" w14:textId="77777777" w:rsidR="00C63B16" w:rsidRPr="00903DBA" w:rsidRDefault="00C63B16" w:rsidP="00C63B16">
      <w:pPr>
        <w:pStyle w:val="Code"/>
        <w:rPr>
          <w:highlight w:val="white"/>
        </w:rPr>
      </w:pPr>
      <w:r w:rsidRPr="00903DBA">
        <w:rPr>
          <w:highlight w:val="white"/>
        </w:rPr>
        <w:t>#define C 1013904223l</w:t>
      </w:r>
    </w:p>
    <w:p w14:paraId="2A7D7528" w14:textId="77777777" w:rsidR="00C63B16" w:rsidRPr="00903DBA" w:rsidRDefault="00C63B16" w:rsidP="00C63B16">
      <w:pPr>
        <w:pStyle w:val="Code"/>
        <w:rPr>
          <w:highlight w:val="white"/>
        </w:rPr>
      </w:pPr>
      <w:r w:rsidRPr="00903DBA">
        <w:rPr>
          <w:highlight w:val="white"/>
        </w:rPr>
        <w:t>#define RAND_MAX 127</w:t>
      </w:r>
    </w:p>
    <w:p w14:paraId="2A044F8E" w14:textId="77777777" w:rsidR="00C63B16" w:rsidRPr="00903DBA" w:rsidRDefault="00C63B16" w:rsidP="00C63B16">
      <w:pPr>
        <w:pStyle w:val="Code"/>
        <w:rPr>
          <w:highlight w:val="white"/>
        </w:rPr>
      </w:pPr>
    </w:p>
    <w:p w14:paraId="026CD421" w14:textId="77777777" w:rsidR="00C63B16" w:rsidRPr="00903DBA" w:rsidRDefault="00C63B16" w:rsidP="00C63B16">
      <w:pPr>
        <w:pStyle w:val="Code"/>
        <w:rPr>
          <w:highlight w:val="white"/>
        </w:rPr>
      </w:pPr>
      <w:r w:rsidRPr="00903DBA">
        <w:rPr>
          <w:highlight w:val="white"/>
        </w:rPr>
        <w:t>int rand(void) {</w:t>
      </w:r>
    </w:p>
    <w:p w14:paraId="2412ABCA" w14:textId="77777777" w:rsidR="00C63B16" w:rsidRPr="00903DBA" w:rsidRDefault="00C63B16" w:rsidP="00C63B16">
      <w:pPr>
        <w:pStyle w:val="Code"/>
        <w:rPr>
          <w:highlight w:val="white"/>
        </w:rPr>
      </w:pPr>
      <w:r w:rsidRPr="00903DBA">
        <w:rPr>
          <w:highlight w:val="white"/>
        </w:rPr>
        <w:t xml:space="preserve">  g_randValue = ((A * g_randValue) + C) % RAND_MAX;</w:t>
      </w:r>
    </w:p>
    <w:p w14:paraId="7B5527E4" w14:textId="77777777" w:rsidR="00C63B16" w:rsidRPr="00903DBA" w:rsidRDefault="00C63B16" w:rsidP="00C63B16">
      <w:pPr>
        <w:pStyle w:val="Code"/>
        <w:rPr>
          <w:highlight w:val="white"/>
        </w:rPr>
      </w:pPr>
      <w:r w:rsidRPr="00903DBA">
        <w:rPr>
          <w:highlight w:val="white"/>
        </w:rPr>
        <w:t xml:space="preserve">  return (int) g_randValue;</w:t>
      </w:r>
    </w:p>
    <w:p w14:paraId="0CE85FED" w14:textId="77777777" w:rsidR="00C63B16" w:rsidRPr="00903DBA" w:rsidRDefault="00C63B16" w:rsidP="00C63B16">
      <w:pPr>
        <w:pStyle w:val="Code"/>
        <w:rPr>
          <w:highlight w:val="white"/>
        </w:rPr>
      </w:pPr>
      <w:r w:rsidRPr="00903DBA">
        <w:rPr>
          <w:highlight w:val="white"/>
        </w:rPr>
        <w:t>}</w:t>
      </w:r>
    </w:p>
    <w:p w14:paraId="49B4B195" w14:textId="77777777" w:rsidR="00C63B16" w:rsidRPr="00903DBA" w:rsidRDefault="00C63B16" w:rsidP="00C63B16">
      <w:pPr>
        <w:pStyle w:val="Code"/>
        <w:rPr>
          <w:highlight w:val="white"/>
        </w:rPr>
      </w:pPr>
    </w:p>
    <w:p w14:paraId="340D7A98" w14:textId="77777777" w:rsidR="00C63B16" w:rsidRPr="00903DBA" w:rsidRDefault="00C63B16" w:rsidP="00C63B16">
      <w:pPr>
        <w:pStyle w:val="Code"/>
        <w:rPr>
          <w:highlight w:val="white"/>
        </w:rPr>
      </w:pPr>
      <w:r w:rsidRPr="00903DBA">
        <w:rPr>
          <w:highlight w:val="white"/>
        </w:rPr>
        <w:t>void srand(unsigned int seed) {</w:t>
      </w:r>
    </w:p>
    <w:p w14:paraId="0424EE6B" w14:textId="77777777" w:rsidR="00C63B16" w:rsidRPr="00903DBA" w:rsidRDefault="00C63B16" w:rsidP="00C63B16">
      <w:pPr>
        <w:pStyle w:val="Code"/>
        <w:rPr>
          <w:highlight w:val="white"/>
        </w:rPr>
      </w:pPr>
      <w:r w:rsidRPr="00903DBA">
        <w:rPr>
          <w:highlight w:val="white"/>
        </w:rPr>
        <w:t xml:space="preserve">  g_randValue = (long) seed;</w:t>
      </w:r>
    </w:p>
    <w:p w14:paraId="17DB2024" w14:textId="77777777" w:rsidR="00C63B16" w:rsidRPr="00903DBA" w:rsidRDefault="00C63B16" w:rsidP="00C63B16">
      <w:pPr>
        <w:pStyle w:val="Code"/>
        <w:rPr>
          <w:highlight w:val="white"/>
        </w:rPr>
      </w:pPr>
      <w:r w:rsidRPr="00903DBA">
        <w:rPr>
          <w:highlight w:val="white"/>
        </w:rPr>
        <w:t>}</w:t>
      </w:r>
    </w:p>
    <w:p w14:paraId="4C6CD16E" w14:textId="77777777" w:rsidR="00C63B16" w:rsidRPr="00903DBA" w:rsidRDefault="00C63B16" w:rsidP="00C63B16">
      <w:pPr>
        <w:pStyle w:val="Code"/>
        <w:rPr>
          <w:highlight w:val="white"/>
        </w:rPr>
      </w:pPr>
    </w:p>
    <w:p w14:paraId="05AB4653" w14:textId="77777777" w:rsidR="00C63B16" w:rsidRPr="00903DBA" w:rsidRDefault="00C63B16" w:rsidP="00C63B16">
      <w:pPr>
        <w:pStyle w:val="Code"/>
        <w:rPr>
          <w:highlight w:val="white"/>
        </w:rPr>
      </w:pPr>
      <w:r w:rsidRPr="00903DBA">
        <w:rPr>
          <w:highlight w:val="white"/>
        </w:rPr>
        <w:t>#define STACK_TOP_ADDRESS   32766</w:t>
      </w:r>
    </w:p>
    <w:p w14:paraId="16B59E12" w14:textId="77777777" w:rsidR="00C63B16" w:rsidRPr="00903DBA" w:rsidRDefault="00C63B16" w:rsidP="00C63B16">
      <w:pPr>
        <w:pStyle w:val="Code"/>
        <w:rPr>
          <w:highlight w:val="white"/>
        </w:rPr>
      </w:pPr>
      <w:r w:rsidRPr="00903DBA">
        <w:rPr>
          <w:highlight w:val="white"/>
        </w:rPr>
        <w:t>#define HEAP_BOTTOM_ADDRESS 32764</w:t>
      </w:r>
    </w:p>
    <w:p w14:paraId="507DC9B1" w14:textId="77777777" w:rsidR="00C63B16" w:rsidRPr="00903DBA" w:rsidRDefault="00C63B16" w:rsidP="00C63B16">
      <w:pPr>
        <w:pStyle w:val="Code"/>
        <w:rPr>
          <w:highlight w:val="white"/>
        </w:rPr>
      </w:pPr>
      <w:r w:rsidRPr="00903DBA">
        <w:rPr>
          <w:highlight w:val="white"/>
        </w:rPr>
        <w:t>#define HEAP_TOP_ADDRESS    32762</w:t>
      </w:r>
    </w:p>
    <w:p w14:paraId="04AF6B23" w14:textId="77777777" w:rsidR="00C63B16" w:rsidRPr="00903DBA" w:rsidRDefault="00C63B16" w:rsidP="00C63B16">
      <w:pPr>
        <w:pStyle w:val="Code"/>
        <w:rPr>
          <w:highlight w:val="white"/>
        </w:rPr>
      </w:pPr>
      <w:r w:rsidRPr="00903DBA">
        <w:rPr>
          <w:highlight w:val="white"/>
        </w:rPr>
        <w:t>#define HEADER_SIZE (2 * sizeof (unsigned int))</w:t>
      </w:r>
    </w:p>
    <w:p w14:paraId="58ADDD67" w14:textId="77777777" w:rsidR="00C63B16" w:rsidRPr="00903DBA" w:rsidRDefault="00C63B16" w:rsidP="00C63B16">
      <w:pPr>
        <w:pStyle w:val="Code"/>
        <w:rPr>
          <w:highlight w:val="white"/>
        </w:rPr>
      </w:pPr>
    </w:p>
    <w:p w14:paraId="2113A165" w14:textId="77777777" w:rsidR="00C63B16" w:rsidRPr="00903DBA" w:rsidRDefault="00C63B16" w:rsidP="00C63B16">
      <w:pPr>
        <w:pStyle w:val="Code"/>
        <w:rPr>
          <w:highlight w:val="white"/>
        </w:rPr>
      </w:pPr>
      <w:r w:rsidRPr="00903DBA">
        <w:rPr>
          <w:highlight w:val="white"/>
        </w:rPr>
        <w:t>FUNC_PTR g_funcArray[FUNC_MAX] = { NULL };</w:t>
      </w:r>
    </w:p>
    <w:p w14:paraId="09236587" w14:textId="77777777" w:rsidR="00C63B16" w:rsidRPr="00903DBA" w:rsidRDefault="00C63B16" w:rsidP="00C63B16">
      <w:pPr>
        <w:pStyle w:val="Code"/>
        <w:rPr>
          <w:highlight w:val="white"/>
        </w:rPr>
      </w:pPr>
    </w:p>
    <w:p w14:paraId="2DFAAA9C" w14:textId="77777777" w:rsidR="00C63B16" w:rsidRPr="00903DBA" w:rsidRDefault="00C63B16" w:rsidP="00C63B16">
      <w:pPr>
        <w:pStyle w:val="Code"/>
        <w:rPr>
          <w:highlight w:val="white"/>
        </w:rPr>
      </w:pPr>
      <w:r w:rsidRPr="00903DBA">
        <w:rPr>
          <w:highlight w:val="white"/>
        </w:rPr>
        <w:t>int atexit(FUNC_PTR fcn) {</w:t>
      </w:r>
    </w:p>
    <w:p w14:paraId="046FEFDA" w14:textId="77777777" w:rsidR="00C63B16" w:rsidRPr="00903DBA" w:rsidRDefault="00C63B16" w:rsidP="00C63B16">
      <w:pPr>
        <w:pStyle w:val="Code"/>
        <w:rPr>
          <w:highlight w:val="white"/>
        </w:rPr>
      </w:pPr>
      <w:r w:rsidRPr="00903DBA">
        <w:rPr>
          <w:highlight w:val="white"/>
        </w:rPr>
        <w:t xml:space="preserve">  int index;</w:t>
      </w:r>
    </w:p>
    <w:p w14:paraId="5551351E" w14:textId="77777777" w:rsidR="00C63B16" w:rsidRPr="00903DBA" w:rsidRDefault="00C63B16" w:rsidP="00C63B16">
      <w:pPr>
        <w:pStyle w:val="Code"/>
        <w:rPr>
          <w:highlight w:val="white"/>
        </w:rPr>
      </w:pPr>
    </w:p>
    <w:p w14:paraId="276F9F36" w14:textId="77777777" w:rsidR="00C63B16" w:rsidRPr="00903DBA" w:rsidRDefault="00C63B16" w:rsidP="00C63B16">
      <w:pPr>
        <w:pStyle w:val="Code"/>
        <w:rPr>
          <w:highlight w:val="white"/>
        </w:rPr>
      </w:pPr>
      <w:r w:rsidRPr="00903DBA">
        <w:rPr>
          <w:highlight w:val="white"/>
        </w:rPr>
        <w:t xml:space="preserve">  for (index = 0; index &lt; FUNC_MAX; ++index) {</w:t>
      </w:r>
    </w:p>
    <w:p w14:paraId="003B8FE5" w14:textId="77777777" w:rsidR="00C63B16" w:rsidRPr="00903DBA" w:rsidRDefault="00C63B16" w:rsidP="00C63B16">
      <w:pPr>
        <w:pStyle w:val="Code"/>
        <w:rPr>
          <w:highlight w:val="white"/>
        </w:rPr>
      </w:pPr>
      <w:r w:rsidRPr="00903DBA">
        <w:rPr>
          <w:highlight w:val="white"/>
        </w:rPr>
        <w:t xml:space="preserve">    if (g_funcArray[index] == NULL) {</w:t>
      </w:r>
    </w:p>
    <w:p w14:paraId="080BFD4A" w14:textId="77777777" w:rsidR="00C63B16" w:rsidRPr="00903DBA" w:rsidRDefault="00C63B16" w:rsidP="00C63B16">
      <w:pPr>
        <w:pStyle w:val="Code"/>
        <w:rPr>
          <w:highlight w:val="white"/>
        </w:rPr>
      </w:pPr>
      <w:r w:rsidRPr="00903DBA">
        <w:rPr>
          <w:highlight w:val="white"/>
        </w:rPr>
        <w:t xml:space="preserve">      g_funcArray[index] = fcn;</w:t>
      </w:r>
    </w:p>
    <w:p w14:paraId="4F00C318" w14:textId="77777777" w:rsidR="00C63B16" w:rsidRPr="00903DBA" w:rsidRDefault="00C63B16" w:rsidP="00C63B16">
      <w:pPr>
        <w:pStyle w:val="Code"/>
        <w:rPr>
          <w:highlight w:val="white"/>
        </w:rPr>
      </w:pPr>
      <w:r w:rsidRPr="00903DBA">
        <w:rPr>
          <w:highlight w:val="white"/>
        </w:rPr>
        <w:t xml:space="preserve">      return 0;</w:t>
      </w:r>
    </w:p>
    <w:p w14:paraId="6B49554F" w14:textId="77777777" w:rsidR="00C63B16" w:rsidRPr="00903DBA" w:rsidRDefault="00C63B16" w:rsidP="00C63B16">
      <w:pPr>
        <w:pStyle w:val="Code"/>
        <w:rPr>
          <w:highlight w:val="white"/>
        </w:rPr>
      </w:pPr>
      <w:r w:rsidRPr="00903DBA">
        <w:rPr>
          <w:highlight w:val="white"/>
        </w:rPr>
        <w:t xml:space="preserve">    }</w:t>
      </w:r>
    </w:p>
    <w:p w14:paraId="775AB44D" w14:textId="77777777" w:rsidR="00C63B16" w:rsidRPr="00903DBA" w:rsidRDefault="00C63B16" w:rsidP="00C63B16">
      <w:pPr>
        <w:pStyle w:val="Code"/>
        <w:rPr>
          <w:highlight w:val="white"/>
        </w:rPr>
      </w:pPr>
      <w:r w:rsidRPr="00903DBA">
        <w:rPr>
          <w:highlight w:val="white"/>
        </w:rPr>
        <w:t xml:space="preserve">  }</w:t>
      </w:r>
    </w:p>
    <w:p w14:paraId="6DC3F0DF" w14:textId="77777777" w:rsidR="00C63B16" w:rsidRPr="00903DBA" w:rsidRDefault="00C63B16" w:rsidP="00C63B16">
      <w:pPr>
        <w:pStyle w:val="Code"/>
        <w:rPr>
          <w:highlight w:val="white"/>
        </w:rPr>
      </w:pPr>
    </w:p>
    <w:p w14:paraId="10FC8171" w14:textId="77777777" w:rsidR="00C63B16" w:rsidRPr="00903DBA" w:rsidRDefault="00C63B16" w:rsidP="00C63B16">
      <w:pPr>
        <w:pStyle w:val="Code"/>
        <w:rPr>
          <w:highlight w:val="white"/>
        </w:rPr>
      </w:pPr>
      <w:r w:rsidRPr="00903DBA">
        <w:rPr>
          <w:highlight w:val="white"/>
        </w:rPr>
        <w:t xml:space="preserve">  return -1;</w:t>
      </w:r>
    </w:p>
    <w:p w14:paraId="41FE8B37" w14:textId="77777777" w:rsidR="00C63B16" w:rsidRPr="00903DBA" w:rsidRDefault="00C63B16" w:rsidP="00C63B16">
      <w:pPr>
        <w:pStyle w:val="Code"/>
        <w:rPr>
          <w:highlight w:val="white"/>
        </w:rPr>
      </w:pPr>
      <w:r w:rsidRPr="00903DBA">
        <w:rPr>
          <w:highlight w:val="white"/>
        </w:rPr>
        <w:t>}</w:t>
      </w:r>
    </w:p>
    <w:p w14:paraId="5D2F9B8A" w14:textId="77777777" w:rsidR="00C63B16" w:rsidRPr="00903DBA" w:rsidRDefault="00C63B16" w:rsidP="00C63B16">
      <w:pPr>
        <w:pStyle w:val="Code"/>
        <w:rPr>
          <w:highlight w:val="white"/>
        </w:rPr>
      </w:pPr>
    </w:p>
    <w:p w14:paraId="066EDFD1" w14:textId="77777777" w:rsidR="00C63B16" w:rsidRPr="00903DBA" w:rsidRDefault="00C63B16" w:rsidP="00C63B16">
      <w:pPr>
        <w:pStyle w:val="Code"/>
        <w:rPr>
          <w:highlight w:val="white"/>
        </w:rPr>
      </w:pPr>
      <w:r w:rsidRPr="00903DBA">
        <w:rPr>
          <w:highlight w:val="white"/>
        </w:rPr>
        <w:t>void exit(int status) {</w:t>
      </w:r>
    </w:p>
    <w:p w14:paraId="668D10DE" w14:textId="77777777" w:rsidR="00C63B16" w:rsidRPr="00903DBA" w:rsidRDefault="00C63B16" w:rsidP="00C63B16">
      <w:pPr>
        <w:pStyle w:val="Code"/>
        <w:rPr>
          <w:highlight w:val="white"/>
        </w:rPr>
      </w:pPr>
      <w:r w:rsidRPr="00903DBA">
        <w:rPr>
          <w:highlight w:val="white"/>
        </w:rPr>
        <w:t xml:space="preserve">  int index;</w:t>
      </w:r>
    </w:p>
    <w:p w14:paraId="4CCCFA7A" w14:textId="77777777" w:rsidR="00C63B16" w:rsidRPr="00903DBA" w:rsidRDefault="00C63B16" w:rsidP="00C63B16">
      <w:pPr>
        <w:pStyle w:val="Code"/>
        <w:rPr>
          <w:highlight w:val="white"/>
        </w:rPr>
      </w:pPr>
    </w:p>
    <w:p w14:paraId="6EB1EE63" w14:textId="77777777" w:rsidR="00C63B16" w:rsidRPr="00903DBA" w:rsidRDefault="00C63B16" w:rsidP="00C63B16">
      <w:pPr>
        <w:pStyle w:val="Code"/>
        <w:rPr>
          <w:highlight w:val="white"/>
        </w:rPr>
      </w:pPr>
      <w:r w:rsidRPr="00903DBA">
        <w:rPr>
          <w:highlight w:val="white"/>
        </w:rPr>
        <w:t xml:space="preserve">  for (index = (FUNC_MAX - 1); index &gt;= 0; --index) {</w:t>
      </w:r>
    </w:p>
    <w:p w14:paraId="3B134486" w14:textId="77777777" w:rsidR="00C63B16" w:rsidRPr="00903DBA" w:rsidRDefault="00C63B16" w:rsidP="00C63B16">
      <w:pPr>
        <w:pStyle w:val="Code"/>
        <w:rPr>
          <w:highlight w:val="white"/>
        </w:rPr>
      </w:pPr>
      <w:r w:rsidRPr="00903DBA">
        <w:rPr>
          <w:highlight w:val="white"/>
        </w:rPr>
        <w:t xml:space="preserve">    if (g_funcArray[index] != NULL) {</w:t>
      </w:r>
    </w:p>
    <w:p w14:paraId="6D38AC8F" w14:textId="77777777" w:rsidR="00C63B16" w:rsidRPr="00903DBA" w:rsidRDefault="00C63B16" w:rsidP="00C63B16">
      <w:pPr>
        <w:pStyle w:val="Code"/>
        <w:rPr>
          <w:highlight w:val="white"/>
        </w:rPr>
      </w:pPr>
      <w:r w:rsidRPr="00903DBA">
        <w:rPr>
          <w:highlight w:val="white"/>
        </w:rPr>
        <w:t xml:space="preserve">      g_funcArray[index]();</w:t>
      </w:r>
    </w:p>
    <w:p w14:paraId="3240C8A9" w14:textId="77777777" w:rsidR="00C63B16" w:rsidRPr="00903DBA" w:rsidRDefault="00C63B16" w:rsidP="00C63B16">
      <w:pPr>
        <w:pStyle w:val="Code"/>
        <w:rPr>
          <w:highlight w:val="white"/>
        </w:rPr>
      </w:pPr>
      <w:r w:rsidRPr="00903DBA">
        <w:rPr>
          <w:highlight w:val="white"/>
        </w:rPr>
        <w:t xml:space="preserve">    }</w:t>
      </w:r>
    </w:p>
    <w:p w14:paraId="7A5EC5A5" w14:textId="77777777" w:rsidR="00C63B16" w:rsidRPr="00903DBA" w:rsidRDefault="00C63B16" w:rsidP="00C63B16">
      <w:pPr>
        <w:pStyle w:val="Code"/>
        <w:rPr>
          <w:highlight w:val="white"/>
        </w:rPr>
      </w:pPr>
      <w:r w:rsidRPr="00903DBA">
        <w:rPr>
          <w:highlight w:val="white"/>
        </w:rPr>
        <w:t xml:space="preserve">  }</w:t>
      </w:r>
    </w:p>
    <w:p w14:paraId="20D14B5F" w14:textId="77777777" w:rsidR="00C63B16" w:rsidRPr="00903DBA" w:rsidRDefault="00C63B16" w:rsidP="00C63B16">
      <w:pPr>
        <w:pStyle w:val="Code"/>
        <w:rPr>
          <w:highlight w:val="white"/>
        </w:rPr>
      </w:pPr>
    </w:p>
    <w:p w14:paraId="18453BE1" w14:textId="77777777" w:rsidR="00C63B16" w:rsidRPr="00903DBA" w:rsidRDefault="00C63B16" w:rsidP="00C63B16">
      <w:pPr>
        <w:pStyle w:val="Code"/>
        <w:rPr>
          <w:highlight w:val="white"/>
        </w:rPr>
      </w:pPr>
      <w:r w:rsidRPr="00903DBA">
        <w:rPr>
          <w:highlight w:val="white"/>
        </w:rPr>
        <w:t>#ifdef __WINDOWS__</w:t>
      </w:r>
    </w:p>
    <w:p w14:paraId="3316DB57" w14:textId="77777777" w:rsidR="00C63B16" w:rsidRPr="00903DBA" w:rsidRDefault="00C63B16" w:rsidP="00C63B16">
      <w:pPr>
        <w:pStyle w:val="Code"/>
        <w:rPr>
          <w:highlight w:val="white"/>
        </w:rPr>
      </w:pPr>
      <w:r w:rsidRPr="00903DBA">
        <w:rPr>
          <w:highlight w:val="white"/>
        </w:rPr>
        <w:t xml:space="preserve">  register_al = (short) status;</w:t>
      </w:r>
    </w:p>
    <w:p w14:paraId="0EE95FB7" w14:textId="77777777" w:rsidR="00C63B16" w:rsidRPr="00903DBA" w:rsidRDefault="00C63B16" w:rsidP="00C63B16">
      <w:pPr>
        <w:pStyle w:val="Code"/>
        <w:rPr>
          <w:highlight w:val="white"/>
        </w:rPr>
      </w:pPr>
      <w:r w:rsidRPr="00903DBA">
        <w:rPr>
          <w:highlight w:val="white"/>
        </w:rPr>
        <w:t xml:space="preserve">  register_ah = 0x4Cs;</w:t>
      </w:r>
    </w:p>
    <w:p w14:paraId="2A09B16B" w14:textId="77777777" w:rsidR="00C63B16" w:rsidRPr="00903DBA" w:rsidRDefault="00C63B16" w:rsidP="00C63B16">
      <w:pPr>
        <w:pStyle w:val="Code"/>
        <w:rPr>
          <w:highlight w:val="white"/>
        </w:rPr>
      </w:pPr>
      <w:r w:rsidRPr="00903DBA">
        <w:rPr>
          <w:highlight w:val="white"/>
        </w:rPr>
        <w:t xml:space="preserve">  interrupt(0x21s);</w:t>
      </w:r>
    </w:p>
    <w:p w14:paraId="50E829B7" w14:textId="77777777" w:rsidR="00C63B16" w:rsidRPr="00903DBA" w:rsidRDefault="00C63B16" w:rsidP="00C63B16">
      <w:pPr>
        <w:pStyle w:val="Code"/>
        <w:rPr>
          <w:highlight w:val="white"/>
        </w:rPr>
      </w:pPr>
      <w:r w:rsidRPr="00903DBA">
        <w:rPr>
          <w:highlight w:val="white"/>
        </w:rPr>
        <w:t>#endif</w:t>
      </w:r>
    </w:p>
    <w:p w14:paraId="75953522" w14:textId="77777777" w:rsidR="00C63B16" w:rsidRPr="00903DBA" w:rsidRDefault="00C63B16" w:rsidP="00C63B16">
      <w:pPr>
        <w:pStyle w:val="Code"/>
        <w:rPr>
          <w:highlight w:val="white"/>
        </w:rPr>
      </w:pPr>
    </w:p>
    <w:p w14:paraId="78244984" w14:textId="77777777" w:rsidR="00C63B16" w:rsidRPr="00903DBA" w:rsidRDefault="00C63B16" w:rsidP="00C63B16">
      <w:pPr>
        <w:pStyle w:val="Code"/>
        <w:rPr>
          <w:highlight w:val="white"/>
        </w:rPr>
      </w:pPr>
      <w:r w:rsidRPr="00903DBA">
        <w:rPr>
          <w:highlight w:val="white"/>
        </w:rPr>
        <w:t>#ifdef __LINUX__</w:t>
      </w:r>
    </w:p>
    <w:p w14:paraId="23254A03" w14:textId="77777777" w:rsidR="00C63B16" w:rsidRPr="00903DBA" w:rsidRDefault="00C63B16" w:rsidP="00C63B16">
      <w:pPr>
        <w:pStyle w:val="Code"/>
        <w:rPr>
          <w:highlight w:val="white"/>
        </w:rPr>
      </w:pPr>
      <w:r w:rsidRPr="00903DBA">
        <w:rPr>
          <w:highlight w:val="white"/>
        </w:rPr>
        <w:t xml:space="preserve">  register_rax = 60L;</w:t>
      </w:r>
    </w:p>
    <w:p w14:paraId="68950EB5" w14:textId="77777777" w:rsidR="00C63B16" w:rsidRPr="00903DBA" w:rsidRDefault="00C63B16" w:rsidP="00C63B16">
      <w:pPr>
        <w:pStyle w:val="Code"/>
        <w:rPr>
          <w:highlight w:val="white"/>
        </w:rPr>
      </w:pPr>
      <w:r w:rsidRPr="00903DBA">
        <w:rPr>
          <w:highlight w:val="white"/>
        </w:rPr>
        <w:t xml:space="preserve">  register_rdi = (unsigned long) status;</w:t>
      </w:r>
    </w:p>
    <w:p w14:paraId="396229BE" w14:textId="77777777" w:rsidR="00C63B16" w:rsidRPr="00903DBA" w:rsidRDefault="00C63B16" w:rsidP="00C63B16">
      <w:pPr>
        <w:pStyle w:val="Code"/>
        <w:rPr>
          <w:highlight w:val="white"/>
        </w:rPr>
      </w:pPr>
      <w:r w:rsidRPr="00903DBA">
        <w:rPr>
          <w:highlight w:val="white"/>
        </w:rPr>
        <w:t xml:space="preserve">  syscall();</w:t>
      </w:r>
    </w:p>
    <w:p w14:paraId="05E83EC2" w14:textId="77777777" w:rsidR="00C63B16" w:rsidRPr="00903DBA" w:rsidRDefault="00C63B16" w:rsidP="00C63B16">
      <w:pPr>
        <w:pStyle w:val="Code"/>
        <w:rPr>
          <w:highlight w:val="white"/>
        </w:rPr>
      </w:pPr>
      <w:r w:rsidRPr="00903DBA">
        <w:rPr>
          <w:highlight w:val="white"/>
        </w:rPr>
        <w:t>#endif</w:t>
      </w:r>
    </w:p>
    <w:p w14:paraId="39BC5F0F" w14:textId="6CDE3AD7" w:rsidR="00C63B16" w:rsidRPr="00903DBA" w:rsidRDefault="00C63B16" w:rsidP="00C63B16">
      <w:pPr>
        <w:pStyle w:val="Code"/>
        <w:rPr>
          <w:highlight w:val="white"/>
        </w:rPr>
      </w:pPr>
      <w:r w:rsidRPr="00903DBA">
        <w:rPr>
          <w:highlight w:val="white"/>
        </w:rPr>
        <w:t>}</w:t>
      </w:r>
    </w:p>
    <w:p w14:paraId="248447E9" w14:textId="77777777" w:rsidR="00C63B16" w:rsidRPr="00903DBA" w:rsidRDefault="00C63B16" w:rsidP="00C63B16">
      <w:pPr>
        <w:pStyle w:val="Code"/>
        <w:rPr>
          <w:highlight w:val="white"/>
        </w:rPr>
      </w:pPr>
    </w:p>
    <w:p w14:paraId="0A97A057" w14:textId="77777777" w:rsidR="00C63B16" w:rsidRPr="00903DBA" w:rsidRDefault="00C63B16" w:rsidP="00C63B16">
      <w:pPr>
        <w:pStyle w:val="Code"/>
        <w:rPr>
          <w:highlight w:val="white"/>
        </w:rPr>
      </w:pPr>
      <w:r w:rsidRPr="00903DBA">
        <w:rPr>
          <w:highlight w:val="white"/>
        </w:rPr>
        <w:t>void swap(char* leftValuePtr, char* rightValuePtr, int valueSize) {</w:t>
      </w:r>
    </w:p>
    <w:p w14:paraId="75EECD91" w14:textId="77777777" w:rsidR="00C63B16" w:rsidRPr="00903DBA" w:rsidRDefault="00C63B16" w:rsidP="00C63B16">
      <w:pPr>
        <w:pStyle w:val="Code"/>
        <w:rPr>
          <w:highlight w:val="white"/>
        </w:rPr>
      </w:pPr>
      <w:r w:rsidRPr="00903DBA">
        <w:rPr>
          <w:highlight w:val="white"/>
        </w:rPr>
        <w:t xml:space="preserve">  int index;</w:t>
      </w:r>
    </w:p>
    <w:p w14:paraId="65513B12" w14:textId="77777777" w:rsidR="00C63B16" w:rsidRPr="00903DBA" w:rsidRDefault="00C63B16" w:rsidP="00C63B16">
      <w:pPr>
        <w:pStyle w:val="Code"/>
        <w:rPr>
          <w:highlight w:val="white"/>
        </w:rPr>
      </w:pPr>
      <w:r w:rsidRPr="00903DBA">
        <w:rPr>
          <w:highlight w:val="white"/>
        </w:rPr>
        <w:t xml:space="preserve">  for (index = 0; index &lt; valueSize; ++index) {</w:t>
      </w:r>
    </w:p>
    <w:p w14:paraId="78540411" w14:textId="77777777" w:rsidR="00C63B16" w:rsidRPr="00903DBA" w:rsidRDefault="00C63B16" w:rsidP="00C63B16">
      <w:pPr>
        <w:pStyle w:val="Code"/>
        <w:rPr>
          <w:highlight w:val="white"/>
        </w:rPr>
      </w:pPr>
      <w:r w:rsidRPr="00903DBA">
        <w:rPr>
          <w:highlight w:val="white"/>
        </w:rPr>
        <w:t xml:space="preserve">    char tempValue = leftValuePtr[index];</w:t>
      </w:r>
    </w:p>
    <w:p w14:paraId="4A2CFAE8" w14:textId="77777777" w:rsidR="00C63B16" w:rsidRPr="00903DBA" w:rsidRDefault="00C63B16" w:rsidP="00C63B16">
      <w:pPr>
        <w:pStyle w:val="Code"/>
        <w:rPr>
          <w:highlight w:val="white"/>
        </w:rPr>
      </w:pPr>
      <w:r w:rsidRPr="00903DBA">
        <w:rPr>
          <w:highlight w:val="white"/>
        </w:rPr>
        <w:t xml:space="preserve">    leftValuePtr[index] = rightValuePtr[index];</w:t>
      </w:r>
    </w:p>
    <w:p w14:paraId="3AA28480" w14:textId="77777777" w:rsidR="00C63B16" w:rsidRPr="00903DBA" w:rsidRDefault="00C63B16" w:rsidP="00C63B16">
      <w:pPr>
        <w:pStyle w:val="Code"/>
        <w:rPr>
          <w:highlight w:val="white"/>
        </w:rPr>
      </w:pPr>
      <w:r w:rsidRPr="00903DBA">
        <w:rPr>
          <w:highlight w:val="white"/>
        </w:rPr>
        <w:t xml:space="preserve">    rightValuePtr[index] = tempValue;</w:t>
      </w:r>
    </w:p>
    <w:p w14:paraId="07C203C3" w14:textId="77777777" w:rsidR="00C63B16" w:rsidRPr="00903DBA" w:rsidRDefault="00C63B16" w:rsidP="00C63B16">
      <w:pPr>
        <w:pStyle w:val="Code"/>
        <w:rPr>
          <w:highlight w:val="white"/>
        </w:rPr>
      </w:pPr>
      <w:r w:rsidRPr="00903DBA">
        <w:rPr>
          <w:highlight w:val="white"/>
        </w:rPr>
        <w:t xml:space="preserve">  }</w:t>
      </w:r>
    </w:p>
    <w:p w14:paraId="3916FA7A" w14:textId="77777777" w:rsidR="00C63B16" w:rsidRPr="00903DBA" w:rsidRDefault="00C63B16" w:rsidP="00C63B16">
      <w:pPr>
        <w:pStyle w:val="Code"/>
        <w:rPr>
          <w:highlight w:val="white"/>
        </w:rPr>
      </w:pPr>
      <w:r w:rsidRPr="00903DBA">
        <w:rPr>
          <w:highlight w:val="white"/>
        </w:rPr>
        <w:t>}</w:t>
      </w:r>
    </w:p>
    <w:p w14:paraId="4193DB5C" w14:textId="77777777" w:rsidR="00C63B16" w:rsidRPr="00903DBA" w:rsidRDefault="00C63B16" w:rsidP="00714049">
      <w:pPr>
        <w:pStyle w:val="Code"/>
        <w:rPr>
          <w:highlight w:val="white"/>
        </w:rPr>
      </w:pPr>
    </w:p>
    <w:p w14:paraId="73538E16" w14:textId="77777777" w:rsidR="00714049" w:rsidRPr="00903DBA" w:rsidRDefault="00714049" w:rsidP="00714049">
      <w:pPr>
        <w:pStyle w:val="Code"/>
        <w:rPr>
          <w:highlight w:val="white"/>
        </w:rPr>
      </w:pPr>
      <w:r w:rsidRPr="00903DBA">
        <w:rPr>
          <w:highlight w:val="white"/>
        </w:rPr>
        <w:t>void qsort(void* valueList, size_t listSize, size_t valueSize,</w:t>
      </w:r>
    </w:p>
    <w:p w14:paraId="677EE125" w14:textId="77777777" w:rsidR="00714049" w:rsidRPr="00903DBA" w:rsidRDefault="00714049" w:rsidP="00714049">
      <w:pPr>
        <w:pStyle w:val="Code"/>
        <w:rPr>
          <w:highlight w:val="white"/>
        </w:rPr>
      </w:pPr>
      <w:r w:rsidRPr="00903DBA">
        <w:rPr>
          <w:highlight w:val="white"/>
        </w:rPr>
        <w:t xml:space="preserve">           int (*compare) (const void*, const void*)) {</w:t>
      </w:r>
    </w:p>
    <w:p w14:paraId="09902BBA" w14:textId="77777777" w:rsidR="00714049" w:rsidRPr="00903DBA" w:rsidRDefault="00714049" w:rsidP="00714049">
      <w:pPr>
        <w:pStyle w:val="Code"/>
        <w:rPr>
          <w:highlight w:val="white"/>
        </w:rPr>
      </w:pPr>
      <w:r w:rsidRPr="00903DBA">
        <w:rPr>
          <w:highlight w:val="white"/>
        </w:rPr>
        <w:t xml:space="preserve">  char* charList = (char*) valueList;</w:t>
      </w:r>
    </w:p>
    <w:p w14:paraId="7AEA2588" w14:textId="77777777" w:rsidR="00714049" w:rsidRPr="00903DBA" w:rsidRDefault="00714049" w:rsidP="00714049">
      <w:pPr>
        <w:pStyle w:val="Code"/>
        <w:rPr>
          <w:highlight w:val="white"/>
        </w:rPr>
      </w:pPr>
      <w:r w:rsidRPr="00903DBA">
        <w:rPr>
          <w:highlight w:val="white"/>
        </w:rPr>
        <w:t xml:space="preserve">  int size;</w:t>
      </w:r>
    </w:p>
    <w:p w14:paraId="03AEBDA2" w14:textId="77777777" w:rsidR="00714049" w:rsidRPr="00903DBA" w:rsidRDefault="00714049" w:rsidP="00714049">
      <w:pPr>
        <w:pStyle w:val="Code"/>
        <w:rPr>
          <w:highlight w:val="white"/>
        </w:rPr>
      </w:pPr>
      <w:r w:rsidRPr="00903DBA">
        <w:rPr>
          <w:highlight w:val="white"/>
        </w:rPr>
        <w:t xml:space="preserve">  for (size = (listSize - 1); size &gt; 0; --size)  {</w:t>
      </w:r>
    </w:p>
    <w:p w14:paraId="61ADA0A1" w14:textId="77777777" w:rsidR="00714049" w:rsidRPr="00903DBA" w:rsidRDefault="00714049" w:rsidP="00714049">
      <w:pPr>
        <w:pStyle w:val="Code"/>
        <w:rPr>
          <w:highlight w:val="white"/>
        </w:rPr>
      </w:pPr>
      <w:r w:rsidRPr="00903DBA">
        <w:rPr>
          <w:highlight w:val="white"/>
        </w:rPr>
        <w:t xml:space="preserve">    int index;</w:t>
      </w:r>
    </w:p>
    <w:p w14:paraId="5CF823D7" w14:textId="77777777" w:rsidR="00714049" w:rsidRPr="00903DBA" w:rsidRDefault="00714049" w:rsidP="00714049">
      <w:pPr>
        <w:pStyle w:val="Code"/>
        <w:rPr>
          <w:highlight w:val="white"/>
        </w:rPr>
      </w:pPr>
      <w:r w:rsidRPr="00903DBA">
        <w:rPr>
          <w:highlight w:val="white"/>
        </w:rPr>
        <w:t xml:space="preserve">    BOOL update = FALSE;</w:t>
      </w:r>
    </w:p>
    <w:p w14:paraId="3683E9C4" w14:textId="77777777" w:rsidR="00714049" w:rsidRPr="00903DBA" w:rsidRDefault="00714049" w:rsidP="00714049">
      <w:pPr>
        <w:pStyle w:val="Code"/>
        <w:rPr>
          <w:highlight w:val="white"/>
        </w:rPr>
      </w:pPr>
      <w:r w:rsidRPr="00903DBA">
        <w:rPr>
          <w:highlight w:val="white"/>
        </w:rPr>
        <w:t xml:space="preserve">    for (index = 0; index &lt; size; ++index)  {</w:t>
      </w:r>
    </w:p>
    <w:p w14:paraId="7DABC4F0" w14:textId="77777777" w:rsidR="00714049" w:rsidRPr="00903DBA" w:rsidRDefault="00714049" w:rsidP="00714049">
      <w:pPr>
        <w:pStyle w:val="Code"/>
        <w:rPr>
          <w:highlight w:val="white"/>
        </w:rPr>
      </w:pPr>
      <w:r w:rsidRPr="00903DBA">
        <w:rPr>
          <w:highlight w:val="white"/>
        </w:rPr>
        <w:t xml:space="preserve">      char* valuePtr1 = charList + (index * valueSize);</w:t>
      </w:r>
    </w:p>
    <w:p w14:paraId="41AF28FE" w14:textId="77777777" w:rsidR="00714049" w:rsidRPr="00903DBA" w:rsidRDefault="00714049" w:rsidP="00714049">
      <w:pPr>
        <w:pStyle w:val="Code"/>
        <w:rPr>
          <w:highlight w:val="white"/>
        </w:rPr>
      </w:pPr>
      <w:r w:rsidRPr="00903DBA">
        <w:rPr>
          <w:highlight w:val="white"/>
        </w:rPr>
        <w:t xml:space="preserve">      char* valuePtr2 = charList + ((index + 1) * valueSize);</w:t>
      </w:r>
    </w:p>
    <w:p w14:paraId="77C47136" w14:textId="77777777" w:rsidR="00714049" w:rsidRPr="00903DBA" w:rsidRDefault="00714049" w:rsidP="00714049">
      <w:pPr>
        <w:pStyle w:val="Code"/>
        <w:rPr>
          <w:highlight w:val="white"/>
        </w:rPr>
      </w:pPr>
    </w:p>
    <w:p w14:paraId="463815C2" w14:textId="77777777" w:rsidR="00714049" w:rsidRPr="00903DBA" w:rsidRDefault="00714049" w:rsidP="00714049">
      <w:pPr>
        <w:pStyle w:val="Code"/>
        <w:rPr>
          <w:highlight w:val="white"/>
        </w:rPr>
      </w:pPr>
      <w:r w:rsidRPr="00903DBA">
        <w:rPr>
          <w:highlight w:val="white"/>
        </w:rPr>
        <w:t xml:space="preserve">      if (compare(valuePtr1, valuePtr2) &gt; 0) {</w:t>
      </w:r>
    </w:p>
    <w:p w14:paraId="70A7981A" w14:textId="77777777" w:rsidR="00714049" w:rsidRPr="00903DBA" w:rsidRDefault="00714049" w:rsidP="00714049">
      <w:pPr>
        <w:pStyle w:val="Code"/>
        <w:rPr>
          <w:highlight w:val="white"/>
        </w:rPr>
      </w:pPr>
      <w:r w:rsidRPr="00903DBA">
        <w:rPr>
          <w:highlight w:val="white"/>
        </w:rPr>
        <w:t xml:space="preserve">        memswap(valuePtr1, valuePtr2, valueSize);</w:t>
      </w:r>
    </w:p>
    <w:p w14:paraId="68831B79" w14:textId="77777777" w:rsidR="00714049" w:rsidRPr="00903DBA" w:rsidRDefault="00714049" w:rsidP="00714049">
      <w:pPr>
        <w:pStyle w:val="Code"/>
        <w:rPr>
          <w:highlight w:val="white"/>
        </w:rPr>
      </w:pPr>
      <w:r w:rsidRPr="00903DBA">
        <w:rPr>
          <w:highlight w:val="white"/>
        </w:rPr>
        <w:t xml:space="preserve">        update = TRUE;</w:t>
      </w:r>
    </w:p>
    <w:p w14:paraId="08C1DEE1" w14:textId="77777777" w:rsidR="00714049" w:rsidRPr="00903DBA" w:rsidRDefault="00714049" w:rsidP="00714049">
      <w:pPr>
        <w:pStyle w:val="Code"/>
        <w:rPr>
          <w:highlight w:val="white"/>
        </w:rPr>
      </w:pPr>
      <w:r w:rsidRPr="00903DBA">
        <w:rPr>
          <w:highlight w:val="white"/>
        </w:rPr>
        <w:t xml:space="preserve">      }</w:t>
      </w:r>
    </w:p>
    <w:p w14:paraId="10902320" w14:textId="77777777" w:rsidR="00714049" w:rsidRPr="00903DBA" w:rsidRDefault="00714049" w:rsidP="00714049">
      <w:pPr>
        <w:pStyle w:val="Code"/>
        <w:rPr>
          <w:highlight w:val="white"/>
        </w:rPr>
      </w:pPr>
      <w:r w:rsidRPr="00903DBA">
        <w:rPr>
          <w:highlight w:val="white"/>
        </w:rPr>
        <w:t xml:space="preserve">    }</w:t>
      </w:r>
    </w:p>
    <w:p w14:paraId="04A03DBF" w14:textId="77777777" w:rsidR="00714049" w:rsidRPr="00903DBA" w:rsidRDefault="00714049" w:rsidP="00714049">
      <w:pPr>
        <w:pStyle w:val="Code"/>
        <w:rPr>
          <w:highlight w:val="white"/>
        </w:rPr>
      </w:pPr>
    </w:p>
    <w:p w14:paraId="126D87EE" w14:textId="77777777" w:rsidR="00714049" w:rsidRPr="00903DBA" w:rsidRDefault="00714049" w:rsidP="00714049">
      <w:pPr>
        <w:pStyle w:val="Code"/>
        <w:rPr>
          <w:highlight w:val="white"/>
        </w:rPr>
      </w:pPr>
      <w:r w:rsidRPr="00903DBA">
        <w:rPr>
          <w:highlight w:val="white"/>
        </w:rPr>
        <w:t xml:space="preserve">    if (!update) {</w:t>
      </w:r>
    </w:p>
    <w:p w14:paraId="0F046A24" w14:textId="77777777" w:rsidR="00714049" w:rsidRPr="00903DBA" w:rsidRDefault="00714049" w:rsidP="00714049">
      <w:pPr>
        <w:pStyle w:val="Code"/>
        <w:rPr>
          <w:highlight w:val="white"/>
        </w:rPr>
      </w:pPr>
      <w:r w:rsidRPr="00903DBA">
        <w:rPr>
          <w:highlight w:val="white"/>
        </w:rPr>
        <w:t xml:space="preserve">      break;</w:t>
      </w:r>
    </w:p>
    <w:p w14:paraId="37688ECA" w14:textId="77777777" w:rsidR="00714049" w:rsidRPr="00903DBA" w:rsidRDefault="00714049" w:rsidP="00714049">
      <w:pPr>
        <w:pStyle w:val="Code"/>
        <w:rPr>
          <w:highlight w:val="white"/>
        </w:rPr>
      </w:pPr>
      <w:r w:rsidRPr="00903DBA">
        <w:rPr>
          <w:highlight w:val="white"/>
        </w:rPr>
        <w:t xml:space="preserve">    }</w:t>
      </w:r>
    </w:p>
    <w:p w14:paraId="413ABF90" w14:textId="77777777" w:rsidR="00714049" w:rsidRPr="00903DBA" w:rsidRDefault="00714049" w:rsidP="00714049">
      <w:pPr>
        <w:pStyle w:val="Code"/>
        <w:rPr>
          <w:highlight w:val="white"/>
        </w:rPr>
      </w:pPr>
      <w:r w:rsidRPr="00903DBA">
        <w:rPr>
          <w:highlight w:val="white"/>
        </w:rPr>
        <w:t xml:space="preserve">  }</w:t>
      </w:r>
    </w:p>
    <w:p w14:paraId="05D3CB89" w14:textId="77777777" w:rsidR="00714049" w:rsidRPr="00903DBA" w:rsidRDefault="00714049" w:rsidP="00714049">
      <w:pPr>
        <w:pStyle w:val="Code"/>
        <w:rPr>
          <w:highlight w:val="white"/>
        </w:rPr>
      </w:pPr>
      <w:r w:rsidRPr="00903DBA">
        <w:rPr>
          <w:highlight w:val="white"/>
        </w:rPr>
        <w:t>}</w:t>
      </w:r>
    </w:p>
    <w:p w14:paraId="0AA9A7DE" w14:textId="77777777" w:rsidR="00714049" w:rsidRPr="00903DBA" w:rsidRDefault="00714049" w:rsidP="00714049">
      <w:pPr>
        <w:pStyle w:val="Code"/>
        <w:rPr>
          <w:highlight w:val="white"/>
        </w:rPr>
      </w:pPr>
    </w:p>
    <w:p w14:paraId="138983D4" w14:textId="2E804A28" w:rsidR="00C63B16" w:rsidRPr="00903DBA" w:rsidRDefault="00C63B16" w:rsidP="00C63B16">
      <w:pPr>
        <w:pStyle w:val="Code"/>
        <w:rPr>
          <w:highlight w:val="white"/>
        </w:rPr>
      </w:pPr>
      <w:r w:rsidRPr="00903DBA">
        <w:rPr>
          <w:highlight w:val="white"/>
        </w:rPr>
        <w:t>int abs(int value) {</w:t>
      </w:r>
    </w:p>
    <w:p w14:paraId="1D9307B4" w14:textId="77777777" w:rsidR="00C63B16" w:rsidRPr="00903DBA" w:rsidRDefault="00C63B16" w:rsidP="00C63B16">
      <w:pPr>
        <w:pStyle w:val="Code"/>
        <w:rPr>
          <w:highlight w:val="white"/>
        </w:rPr>
      </w:pPr>
      <w:r w:rsidRPr="00903DBA">
        <w:rPr>
          <w:highlight w:val="white"/>
        </w:rPr>
        <w:t xml:space="preserve">  return (value &lt; 0) ? -value : value;</w:t>
      </w:r>
    </w:p>
    <w:p w14:paraId="2C9B33E6" w14:textId="77777777" w:rsidR="00C63B16" w:rsidRPr="00903DBA" w:rsidRDefault="00C63B16" w:rsidP="00C63B16">
      <w:pPr>
        <w:pStyle w:val="Code"/>
        <w:rPr>
          <w:highlight w:val="white"/>
        </w:rPr>
      </w:pPr>
      <w:r w:rsidRPr="00903DBA">
        <w:rPr>
          <w:highlight w:val="white"/>
        </w:rPr>
        <w:t>}</w:t>
      </w:r>
    </w:p>
    <w:p w14:paraId="5922B82C" w14:textId="77777777" w:rsidR="00C63B16" w:rsidRPr="00903DBA" w:rsidRDefault="00C63B16" w:rsidP="00C63B16">
      <w:pPr>
        <w:pStyle w:val="Code"/>
        <w:rPr>
          <w:highlight w:val="white"/>
        </w:rPr>
      </w:pPr>
    </w:p>
    <w:p w14:paraId="240063FA" w14:textId="77777777" w:rsidR="00C63B16" w:rsidRPr="00903DBA" w:rsidRDefault="00C63B16" w:rsidP="00C63B16">
      <w:pPr>
        <w:pStyle w:val="Code"/>
        <w:rPr>
          <w:highlight w:val="white"/>
        </w:rPr>
      </w:pPr>
      <w:r w:rsidRPr="00903DBA">
        <w:rPr>
          <w:highlight w:val="white"/>
        </w:rPr>
        <w:t>long labs(long value) {</w:t>
      </w:r>
    </w:p>
    <w:p w14:paraId="3E082831" w14:textId="77777777" w:rsidR="00C63B16" w:rsidRPr="00903DBA" w:rsidRDefault="00C63B16" w:rsidP="00C63B16">
      <w:pPr>
        <w:pStyle w:val="Code"/>
        <w:rPr>
          <w:highlight w:val="white"/>
        </w:rPr>
      </w:pPr>
      <w:r w:rsidRPr="00903DBA">
        <w:rPr>
          <w:highlight w:val="white"/>
        </w:rPr>
        <w:t xml:space="preserve">  return (value &lt; 0l) ? -value : value;</w:t>
      </w:r>
    </w:p>
    <w:p w14:paraId="59FAA662" w14:textId="77777777" w:rsidR="00C63B16" w:rsidRPr="00903DBA" w:rsidRDefault="00C63B16" w:rsidP="00C63B16">
      <w:pPr>
        <w:pStyle w:val="Code"/>
        <w:rPr>
          <w:highlight w:val="white"/>
        </w:rPr>
      </w:pPr>
      <w:r w:rsidRPr="00903DBA">
        <w:rPr>
          <w:highlight w:val="white"/>
        </w:rPr>
        <w:t>}</w:t>
      </w:r>
    </w:p>
    <w:p w14:paraId="7FCDDB7C" w14:textId="77777777" w:rsidR="00C63B16" w:rsidRPr="00903DBA" w:rsidRDefault="00C63B16" w:rsidP="00C63B16">
      <w:pPr>
        <w:pStyle w:val="Code"/>
        <w:rPr>
          <w:highlight w:val="white"/>
        </w:rPr>
      </w:pPr>
    </w:p>
    <w:p w14:paraId="176A14BE" w14:textId="77777777" w:rsidR="00C63B16" w:rsidRPr="00903DBA" w:rsidRDefault="00C63B16" w:rsidP="00C63B16">
      <w:pPr>
        <w:pStyle w:val="Code"/>
        <w:rPr>
          <w:highlight w:val="white"/>
        </w:rPr>
      </w:pPr>
      <w:r w:rsidRPr="00903DBA">
        <w:rPr>
          <w:highlight w:val="white"/>
        </w:rPr>
        <w:t>div_t div(int num, int denum) {</w:t>
      </w:r>
    </w:p>
    <w:p w14:paraId="5BAA77B1" w14:textId="77777777" w:rsidR="00C63B16" w:rsidRPr="00903DBA" w:rsidRDefault="00C63B16" w:rsidP="00C63B16">
      <w:pPr>
        <w:pStyle w:val="Code"/>
        <w:rPr>
          <w:highlight w:val="white"/>
        </w:rPr>
      </w:pPr>
      <w:r w:rsidRPr="00903DBA">
        <w:rPr>
          <w:highlight w:val="white"/>
        </w:rPr>
        <w:t xml:space="preserve">  div_t result = {0, 0};</w:t>
      </w:r>
    </w:p>
    <w:p w14:paraId="35BEA3C2" w14:textId="77777777" w:rsidR="00C63B16" w:rsidRPr="00903DBA" w:rsidRDefault="00C63B16" w:rsidP="00C63B16">
      <w:pPr>
        <w:pStyle w:val="Code"/>
        <w:rPr>
          <w:highlight w:val="white"/>
        </w:rPr>
      </w:pPr>
    </w:p>
    <w:p w14:paraId="6D9D16E0" w14:textId="77777777" w:rsidR="00C63B16" w:rsidRPr="00903DBA" w:rsidRDefault="00C63B16" w:rsidP="00C63B16">
      <w:pPr>
        <w:pStyle w:val="Code"/>
        <w:rPr>
          <w:highlight w:val="white"/>
        </w:rPr>
      </w:pPr>
      <w:r w:rsidRPr="00903DBA">
        <w:rPr>
          <w:highlight w:val="white"/>
        </w:rPr>
        <w:t xml:space="preserve">  if (denum == 0) {</w:t>
      </w:r>
    </w:p>
    <w:p w14:paraId="3E838191" w14:textId="77777777" w:rsidR="00C63B16" w:rsidRPr="00903DBA" w:rsidRDefault="00C63B16" w:rsidP="00C63B16">
      <w:pPr>
        <w:pStyle w:val="Code"/>
        <w:rPr>
          <w:highlight w:val="white"/>
        </w:rPr>
      </w:pPr>
      <w:r w:rsidRPr="00903DBA">
        <w:rPr>
          <w:highlight w:val="white"/>
        </w:rPr>
        <w:t xml:space="preserve">    errno = EDOM;</w:t>
      </w:r>
    </w:p>
    <w:p w14:paraId="560E6A9F" w14:textId="77777777" w:rsidR="00C63B16" w:rsidRPr="00903DBA" w:rsidRDefault="00C63B16" w:rsidP="00C63B16">
      <w:pPr>
        <w:pStyle w:val="Code"/>
        <w:rPr>
          <w:highlight w:val="white"/>
        </w:rPr>
      </w:pPr>
      <w:r w:rsidRPr="00903DBA">
        <w:rPr>
          <w:highlight w:val="white"/>
        </w:rPr>
        <w:t xml:space="preserve">    return result;</w:t>
      </w:r>
    </w:p>
    <w:p w14:paraId="021D3287" w14:textId="77777777" w:rsidR="00C63B16" w:rsidRPr="00903DBA" w:rsidRDefault="00C63B16" w:rsidP="00C63B16">
      <w:pPr>
        <w:pStyle w:val="Code"/>
        <w:rPr>
          <w:highlight w:val="white"/>
        </w:rPr>
      </w:pPr>
      <w:r w:rsidRPr="00903DBA">
        <w:rPr>
          <w:highlight w:val="white"/>
        </w:rPr>
        <w:t xml:space="preserve">  }</w:t>
      </w:r>
    </w:p>
    <w:p w14:paraId="35281393" w14:textId="77777777" w:rsidR="00C63B16" w:rsidRPr="00903DBA" w:rsidRDefault="00C63B16" w:rsidP="00C63B16">
      <w:pPr>
        <w:pStyle w:val="Code"/>
        <w:rPr>
          <w:highlight w:val="white"/>
        </w:rPr>
      </w:pPr>
    </w:p>
    <w:p w14:paraId="5D83C086" w14:textId="77777777" w:rsidR="00C63B16" w:rsidRPr="00903DBA" w:rsidRDefault="00C63B16" w:rsidP="00C63B16">
      <w:pPr>
        <w:pStyle w:val="Code"/>
        <w:rPr>
          <w:highlight w:val="white"/>
        </w:rPr>
      </w:pPr>
      <w:r w:rsidRPr="00903DBA">
        <w:rPr>
          <w:highlight w:val="white"/>
        </w:rPr>
        <w:t xml:space="preserve">  result.quot = num / denum;</w:t>
      </w:r>
    </w:p>
    <w:p w14:paraId="227DC885" w14:textId="77777777" w:rsidR="00C63B16" w:rsidRPr="00903DBA" w:rsidRDefault="00C63B16" w:rsidP="00C63B16">
      <w:pPr>
        <w:pStyle w:val="Code"/>
        <w:rPr>
          <w:highlight w:val="white"/>
        </w:rPr>
      </w:pPr>
      <w:r w:rsidRPr="00903DBA">
        <w:rPr>
          <w:highlight w:val="white"/>
        </w:rPr>
        <w:t xml:space="preserve">  result.rem = num % denum;</w:t>
      </w:r>
    </w:p>
    <w:p w14:paraId="4E82691D" w14:textId="77777777" w:rsidR="00C63B16" w:rsidRPr="00903DBA" w:rsidRDefault="00C63B16" w:rsidP="00C63B16">
      <w:pPr>
        <w:pStyle w:val="Code"/>
        <w:rPr>
          <w:highlight w:val="white"/>
        </w:rPr>
      </w:pPr>
      <w:r w:rsidRPr="00903DBA">
        <w:rPr>
          <w:highlight w:val="white"/>
        </w:rPr>
        <w:t xml:space="preserve">  return result;</w:t>
      </w:r>
    </w:p>
    <w:p w14:paraId="7C074C5B" w14:textId="77777777" w:rsidR="00C63B16" w:rsidRPr="00903DBA" w:rsidRDefault="00C63B16" w:rsidP="00C63B16">
      <w:pPr>
        <w:pStyle w:val="Code"/>
        <w:rPr>
          <w:highlight w:val="white"/>
        </w:rPr>
      </w:pPr>
      <w:r w:rsidRPr="00903DBA">
        <w:rPr>
          <w:highlight w:val="white"/>
        </w:rPr>
        <w:t>}</w:t>
      </w:r>
    </w:p>
    <w:p w14:paraId="3F09428F" w14:textId="77777777" w:rsidR="00C63B16" w:rsidRPr="00903DBA" w:rsidRDefault="00C63B16" w:rsidP="00C63B16">
      <w:pPr>
        <w:pStyle w:val="Code"/>
        <w:rPr>
          <w:highlight w:val="white"/>
        </w:rPr>
      </w:pPr>
    </w:p>
    <w:p w14:paraId="614B3965" w14:textId="77777777" w:rsidR="00C63B16" w:rsidRPr="00903DBA" w:rsidRDefault="00C63B16" w:rsidP="00C63B16">
      <w:pPr>
        <w:pStyle w:val="Code"/>
        <w:rPr>
          <w:highlight w:val="white"/>
        </w:rPr>
      </w:pPr>
      <w:r w:rsidRPr="00903DBA">
        <w:rPr>
          <w:highlight w:val="white"/>
        </w:rPr>
        <w:t>ldiv_t ldiv(long num, long denum) {</w:t>
      </w:r>
    </w:p>
    <w:p w14:paraId="1DE5C28B" w14:textId="77777777" w:rsidR="00C63B16" w:rsidRPr="00903DBA" w:rsidRDefault="00C63B16" w:rsidP="00C63B16">
      <w:pPr>
        <w:pStyle w:val="Code"/>
        <w:rPr>
          <w:highlight w:val="white"/>
        </w:rPr>
      </w:pPr>
      <w:r w:rsidRPr="00903DBA">
        <w:rPr>
          <w:highlight w:val="white"/>
        </w:rPr>
        <w:t xml:space="preserve">  ldiv_t result = {0, 0};</w:t>
      </w:r>
    </w:p>
    <w:p w14:paraId="126502B9" w14:textId="77777777" w:rsidR="00C63B16" w:rsidRPr="00903DBA" w:rsidRDefault="00C63B16" w:rsidP="00C63B16">
      <w:pPr>
        <w:pStyle w:val="Code"/>
        <w:rPr>
          <w:highlight w:val="white"/>
        </w:rPr>
      </w:pPr>
      <w:r w:rsidRPr="00903DBA">
        <w:rPr>
          <w:highlight w:val="white"/>
        </w:rPr>
        <w:t xml:space="preserve">  </w:t>
      </w:r>
    </w:p>
    <w:p w14:paraId="48263DD6" w14:textId="77777777" w:rsidR="00C63B16" w:rsidRPr="00903DBA" w:rsidRDefault="00C63B16" w:rsidP="00C63B16">
      <w:pPr>
        <w:pStyle w:val="Code"/>
        <w:rPr>
          <w:highlight w:val="white"/>
        </w:rPr>
      </w:pPr>
      <w:r w:rsidRPr="00903DBA">
        <w:rPr>
          <w:highlight w:val="white"/>
        </w:rPr>
        <w:t xml:space="preserve">  if (denum == 0) {</w:t>
      </w:r>
    </w:p>
    <w:p w14:paraId="7E1F1148" w14:textId="77777777" w:rsidR="00C63B16" w:rsidRPr="00903DBA" w:rsidRDefault="00C63B16" w:rsidP="00C63B16">
      <w:pPr>
        <w:pStyle w:val="Code"/>
        <w:rPr>
          <w:highlight w:val="white"/>
        </w:rPr>
      </w:pPr>
      <w:r w:rsidRPr="00903DBA">
        <w:rPr>
          <w:highlight w:val="white"/>
        </w:rPr>
        <w:t xml:space="preserve">    errno = EDOM;</w:t>
      </w:r>
    </w:p>
    <w:p w14:paraId="08E6EF7F" w14:textId="77777777" w:rsidR="00C63B16" w:rsidRPr="00903DBA" w:rsidRDefault="00C63B16" w:rsidP="00C63B16">
      <w:pPr>
        <w:pStyle w:val="Code"/>
        <w:rPr>
          <w:highlight w:val="white"/>
        </w:rPr>
      </w:pPr>
      <w:r w:rsidRPr="00903DBA">
        <w:rPr>
          <w:highlight w:val="white"/>
        </w:rPr>
        <w:t xml:space="preserve">    return result;</w:t>
      </w:r>
    </w:p>
    <w:p w14:paraId="1E7E83D3" w14:textId="77777777" w:rsidR="00C63B16" w:rsidRPr="00903DBA" w:rsidRDefault="00C63B16" w:rsidP="00C63B16">
      <w:pPr>
        <w:pStyle w:val="Code"/>
        <w:rPr>
          <w:highlight w:val="white"/>
        </w:rPr>
      </w:pPr>
      <w:r w:rsidRPr="00903DBA">
        <w:rPr>
          <w:highlight w:val="white"/>
        </w:rPr>
        <w:t xml:space="preserve">  }</w:t>
      </w:r>
    </w:p>
    <w:p w14:paraId="76940154" w14:textId="77777777" w:rsidR="00C63B16" w:rsidRPr="00903DBA" w:rsidRDefault="00C63B16" w:rsidP="00C63B16">
      <w:pPr>
        <w:pStyle w:val="Code"/>
        <w:rPr>
          <w:highlight w:val="white"/>
        </w:rPr>
      </w:pPr>
    </w:p>
    <w:p w14:paraId="2703DEE4" w14:textId="77777777" w:rsidR="00C63B16" w:rsidRPr="00903DBA" w:rsidRDefault="00C63B16" w:rsidP="00C63B16">
      <w:pPr>
        <w:pStyle w:val="Code"/>
        <w:rPr>
          <w:highlight w:val="white"/>
        </w:rPr>
      </w:pPr>
      <w:r w:rsidRPr="00903DBA">
        <w:rPr>
          <w:highlight w:val="white"/>
        </w:rPr>
        <w:t xml:space="preserve">  result.quot = num / denum;</w:t>
      </w:r>
    </w:p>
    <w:p w14:paraId="5A8A8F8B" w14:textId="77777777" w:rsidR="00C63B16" w:rsidRPr="00903DBA" w:rsidRDefault="00C63B16" w:rsidP="00C63B16">
      <w:pPr>
        <w:pStyle w:val="Code"/>
        <w:rPr>
          <w:highlight w:val="white"/>
        </w:rPr>
      </w:pPr>
      <w:r w:rsidRPr="00903DBA">
        <w:rPr>
          <w:highlight w:val="white"/>
        </w:rPr>
        <w:t xml:space="preserve">  result.rem = num % denum;</w:t>
      </w:r>
    </w:p>
    <w:p w14:paraId="10B1A29D" w14:textId="77777777" w:rsidR="00C63B16" w:rsidRPr="00903DBA" w:rsidRDefault="00C63B16" w:rsidP="00C63B16">
      <w:pPr>
        <w:pStyle w:val="Code"/>
        <w:rPr>
          <w:highlight w:val="white"/>
        </w:rPr>
      </w:pPr>
      <w:r w:rsidRPr="00903DBA">
        <w:rPr>
          <w:highlight w:val="white"/>
        </w:rPr>
        <w:t xml:space="preserve">  return result;</w:t>
      </w:r>
    </w:p>
    <w:p w14:paraId="6E0602C6" w14:textId="09B80FB8" w:rsidR="00C63B16" w:rsidRPr="00903DBA" w:rsidRDefault="00C63B16" w:rsidP="00C63B16">
      <w:pPr>
        <w:pStyle w:val="Code"/>
      </w:pPr>
      <w:r w:rsidRPr="00903DBA">
        <w:rPr>
          <w:highlight w:val="white"/>
        </w:rPr>
        <w:t>}</w:t>
      </w:r>
    </w:p>
    <w:p w14:paraId="49B8A31E" w14:textId="2C1D576F" w:rsidR="00D62A8B" w:rsidRPr="00903DBA" w:rsidRDefault="00966D02" w:rsidP="00265BDF">
      <w:pPr>
        <w:pStyle w:val="Rubrik2"/>
      </w:pPr>
      <w:bookmarkStart w:id="507" w:name="_Toc57656143"/>
      <w:r w:rsidRPr="00903DBA">
        <w:t>T</w:t>
      </w:r>
      <w:r w:rsidR="00D62A8B" w:rsidRPr="00903DBA">
        <w:t>ime</w:t>
      </w:r>
      <w:bookmarkEnd w:id="507"/>
    </w:p>
    <w:p w14:paraId="4B568326" w14:textId="26EBB4A4" w:rsidR="00487292" w:rsidRPr="00903DBA" w:rsidRDefault="004B0675" w:rsidP="00E65FE6">
      <w:pPr>
        <w:pStyle w:val="CodeHeader"/>
      </w:pPr>
      <w:r w:rsidRPr="00903DBA">
        <w:t>t</w:t>
      </w:r>
      <w:r w:rsidR="00487292" w:rsidRPr="00903DBA">
        <w:t>ime</w:t>
      </w:r>
      <w:r w:rsidR="00966D02" w:rsidRPr="00903DBA">
        <w:t>.h</w:t>
      </w:r>
    </w:p>
    <w:p w14:paraId="776E8EE4" w14:textId="77777777" w:rsidR="00C63B16" w:rsidRPr="00903DBA" w:rsidRDefault="00C63B16" w:rsidP="00C63B16">
      <w:pPr>
        <w:pStyle w:val="Code"/>
        <w:rPr>
          <w:highlight w:val="white"/>
        </w:rPr>
      </w:pPr>
      <w:r w:rsidRPr="00903DBA">
        <w:rPr>
          <w:highlight w:val="white"/>
        </w:rPr>
        <w:t>#ifndef __TIME_H__</w:t>
      </w:r>
    </w:p>
    <w:p w14:paraId="676CBA5C" w14:textId="77777777" w:rsidR="00C63B16" w:rsidRPr="00903DBA" w:rsidRDefault="00C63B16" w:rsidP="00C63B16">
      <w:pPr>
        <w:pStyle w:val="Code"/>
        <w:rPr>
          <w:highlight w:val="white"/>
        </w:rPr>
      </w:pPr>
      <w:r w:rsidRPr="00903DBA">
        <w:rPr>
          <w:highlight w:val="white"/>
        </w:rPr>
        <w:t>#define __TIME_H__</w:t>
      </w:r>
    </w:p>
    <w:p w14:paraId="51364D3D" w14:textId="77777777" w:rsidR="00C63B16" w:rsidRPr="00903DBA" w:rsidRDefault="00C63B16" w:rsidP="00C63B16">
      <w:pPr>
        <w:pStyle w:val="Code"/>
        <w:rPr>
          <w:highlight w:val="white"/>
        </w:rPr>
      </w:pPr>
    </w:p>
    <w:p w14:paraId="2B3DF3A1" w14:textId="77777777" w:rsidR="00C63B16" w:rsidRPr="00903DBA" w:rsidRDefault="00C63B16" w:rsidP="00C63B16">
      <w:pPr>
        <w:pStyle w:val="Code"/>
        <w:rPr>
          <w:highlight w:val="white"/>
        </w:rPr>
      </w:pPr>
      <w:r w:rsidRPr="00903DBA">
        <w:rPr>
          <w:highlight w:val="white"/>
        </w:rPr>
        <w:t>#define size_t int</w:t>
      </w:r>
    </w:p>
    <w:p w14:paraId="02B8327F" w14:textId="77777777" w:rsidR="00C63B16" w:rsidRPr="00903DBA" w:rsidRDefault="00C63B16" w:rsidP="00C63B16">
      <w:pPr>
        <w:pStyle w:val="Code"/>
        <w:rPr>
          <w:highlight w:val="white"/>
        </w:rPr>
      </w:pPr>
      <w:r w:rsidRPr="00903DBA">
        <w:rPr>
          <w:highlight w:val="white"/>
        </w:rPr>
        <w:t>#define time_t unsigned long</w:t>
      </w:r>
    </w:p>
    <w:p w14:paraId="6F75DECB" w14:textId="77777777" w:rsidR="00C63B16" w:rsidRPr="00903DBA" w:rsidRDefault="00C63B16" w:rsidP="00C63B16">
      <w:pPr>
        <w:pStyle w:val="Code"/>
        <w:rPr>
          <w:highlight w:val="white"/>
        </w:rPr>
      </w:pPr>
      <w:r w:rsidRPr="00903DBA">
        <w:rPr>
          <w:highlight w:val="white"/>
        </w:rPr>
        <w:t>#define clock_t long</w:t>
      </w:r>
    </w:p>
    <w:p w14:paraId="17F0F57B" w14:textId="77777777" w:rsidR="00C63B16" w:rsidRPr="00903DBA" w:rsidRDefault="00C63B16" w:rsidP="00C63B16">
      <w:pPr>
        <w:pStyle w:val="Code"/>
        <w:rPr>
          <w:highlight w:val="white"/>
        </w:rPr>
      </w:pPr>
    </w:p>
    <w:p w14:paraId="12063119" w14:textId="77777777" w:rsidR="00C63B16" w:rsidRPr="00903DBA" w:rsidRDefault="00C63B16" w:rsidP="00C63B16">
      <w:pPr>
        <w:pStyle w:val="Code"/>
        <w:rPr>
          <w:highlight w:val="white"/>
        </w:rPr>
      </w:pPr>
      <w:r w:rsidRPr="00903DBA">
        <w:rPr>
          <w:highlight w:val="white"/>
        </w:rPr>
        <w:t>struct tm {</w:t>
      </w:r>
    </w:p>
    <w:p w14:paraId="12965584" w14:textId="77777777" w:rsidR="00C63B16" w:rsidRPr="00903DBA" w:rsidRDefault="00C63B16" w:rsidP="00C63B16">
      <w:pPr>
        <w:pStyle w:val="Code"/>
        <w:rPr>
          <w:highlight w:val="white"/>
        </w:rPr>
      </w:pPr>
      <w:r w:rsidRPr="00903DBA">
        <w:rPr>
          <w:highlight w:val="white"/>
        </w:rPr>
        <w:t>int tm_sec;</w:t>
      </w:r>
    </w:p>
    <w:p w14:paraId="2C5B5CBB" w14:textId="77777777" w:rsidR="00C63B16" w:rsidRPr="00903DBA" w:rsidRDefault="00C63B16" w:rsidP="00C63B16">
      <w:pPr>
        <w:pStyle w:val="Code"/>
        <w:rPr>
          <w:highlight w:val="white"/>
        </w:rPr>
      </w:pPr>
      <w:r w:rsidRPr="00903DBA">
        <w:rPr>
          <w:highlight w:val="white"/>
        </w:rPr>
        <w:t>int tm_min;</w:t>
      </w:r>
    </w:p>
    <w:p w14:paraId="4801391E" w14:textId="77777777" w:rsidR="00C63B16" w:rsidRPr="00903DBA" w:rsidRDefault="00C63B16" w:rsidP="00C63B16">
      <w:pPr>
        <w:pStyle w:val="Code"/>
        <w:rPr>
          <w:highlight w:val="white"/>
        </w:rPr>
      </w:pPr>
      <w:r w:rsidRPr="00903DBA">
        <w:rPr>
          <w:highlight w:val="white"/>
        </w:rPr>
        <w:t>int tm_hour;</w:t>
      </w:r>
    </w:p>
    <w:p w14:paraId="71F8FCCD" w14:textId="77777777" w:rsidR="00C63B16" w:rsidRPr="00903DBA" w:rsidRDefault="00C63B16" w:rsidP="00C63B16">
      <w:pPr>
        <w:pStyle w:val="Code"/>
        <w:rPr>
          <w:highlight w:val="white"/>
        </w:rPr>
      </w:pPr>
    </w:p>
    <w:p w14:paraId="78073A8E" w14:textId="77777777" w:rsidR="00C63B16" w:rsidRPr="00903DBA" w:rsidRDefault="00C63B16" w:rsidP="00C63B16">
      <w:pPr>
        <w:pStyle w:val="Code"/>
        <w:rPr>
          <w:highlight w:val="white"/>
        </w:rPr>
      </w:pPr>
      <w:r w:rsidRPr="00903DBA">
        <w:rPr>
          <w:highlight w:val="white"/>
        </w:rPr>
        <w:t>int tm_mday;</w:t>
      </w:r>
    </w:p>
    <w:p w14:paraId="485E63FA" w14:textId="77777777" w:rsidR="00C63B16" w:rsidRPr="00903DBA" w:rsidRDefault="00C63B16" w:rsidP="00C63B16">
      <w:pPr>
        <w:pStyle w:val="Code"/>
        <w:rPr>
          <w:highlight w:val="white"/>
        </w:rPr>
      </w:pPr>
      <w:r w:rsidRPr="00903DBA">
        <w:rPr>
          <w:highlight w:val="white"/>
        </w:rPr>
        <w:t>int tm_mon;</w:t>
      </w:r>
    </w:p>
    <w:p w14:paraId="682E5A8A" w14:textId="77777777" w:rsidR="00C63B16" w:rsidRPr="00903DBA" w:rsidRDefault="00C63B16" w:rsidP="00C63B16">
      <w:pPr>
        <w:pStyle w:val="Code"/>
        <w:rPr>
          <w:highlight w:val="white"/>
        </w:rPr>
      </w:pPr>
      <w:r w:rsidRPr="00903DBA">
        <w:rPr>
          <w:highlight w:val="white"/>
        </w:rPr>
        <w:t>int tm_year;</w:t>
      </w:r>
    </w:p>
    <w:p w14:paraId="55544F7A" w14:textId="77777777" w:rsidR="00C63B16" w:rsidRPr="00903DBA" w:rsidRDefault="00C63B16" w:rsidP="00C63B16">
      <w:pPr>
        <w:pStyle w:val="Code"/>
        <w:rPr>
          <w:highlight w:val="white"/>
        </w:rPr>
      </w:pPr>
    </w:p>
    <w:p w14:paraId="1E79D204" w14:textId="77777777" w:rsidR="00C63B16" w:rsidRPr="00903DBA" w:rsidRDefault="00C63B16" w:rsidP="00C63B16">
      <w:pPr>
        <w:pStyle w:val="Code"/>
        <w:rPr>
          <w:highlight w:val="white"/>
        </w:rPr>
      </w:pPr>
      <w:r w:rsidRPr="00903DBA">
        <w:rPr>
          <w:highlight w:val="white"/>
        </w:rPr>
        <w:t>int tm_wday;</w:t>
      </w:r>
    </w:p>
    <w:p w14:paraId="427A9D00" w14:textId="77777777" w:rsidR="00C63B16" w:rsidRPr="00903DBA" w:rsidRDefault="00C63B16" w:rsidP="00C63B16">
      <w:pPr>
        <w:pStyle w:val="Code"/>
        <w:rPr>
          <w:highlight w:val="white"/>
        </w:rPr>
      </w:pPr>
      <w:r w:rsidRPr="00903DBA">
        <w:rPr>
          <w:highlight w:val="white"/>
        </w:rPr>
        <w:t>int tm_yday;</w:t>
      </w:r>
    </w:p>
    <w:p w14:paraId="74E5CFA8" w14:textId="77777777" w:rsidR="00C63B16" w:rsidRPr="00903DBA" w:rsidRDefault="00C63B16" w:rsidP="00C63B16">
      <w:pPr>
        <w:pStyle w:val="Code"/>
        <w:rPr>
          <w:highlight w:val="white"/>
        </w:rPr>
      </w:pPr>
      <w:r w:rsidRPr="00903DBA">
        <w:rPr>
          <w:highlight w:val="white"/>
        </w:rPr>
        <w:t>int tm_isdst;</w:t>
      </w:r>
    </w:p>
    <w:p w14:paraId="2F5C44E3" w14:textId="77777777" w:rsidR="00C63B16" w:rsidRPr="00903DBA" w:rsidRDefault="00C63B16" w:rsidP="00C63B16">
      <w:pPr>
        <w:pStyle w:val="Code"/>
        <w:rPr>
          <w:highlight w:val="white"/>
        </w:rPr>
      </w:pPr>
      <w:r w:rsidRPr="00903DBA">
        <w:rPr>
          <w:highlight w:val="white"/>
        </w:rPr>
        <w:t>};</w:t>
      </w:r>
    </w:p>
    <w:p w14:paraId="01CB7ED4" w14:textId="77777777" w:rsidR="00C63B16" w:rsidRPr="00903DBA" w:rsidRDefault="00C63B16" w:rsidP="00C63B16">
      <w:pPr>
        <w:pStyle w:val="Code"/>
        <w:rPr>
          <w:highlight w:val="white"/>
        </w:rPr>
      </w:pPr>
    </w:p>
    <w:p w14:paraId="76CD2DA1" w14:textId="77777777" w:rsidR="00C63B16" w:rsidRPr="00903DBA" w:rsidRDefault="00C63B16" w:rsidP="00C63B16">
      <w:pPr>
        <w:pStyle w:val="Code"/>
        <w:rPr>
          <w:highlight w:val="white"/>
        </w:rPr>
      </w:pPr>
      <w:r w:rsidRPr="00903DBA">
        <w:rPr>
          <w:highlight w:val="white"/>
        </w:rPr>
        <w:t>extern clock_t clock(void);</w:t>
      </w:r>
    </w:p>
    <w:p w14:paraId="385C768C" w14:textId="77777777" w:rsidR="00C63B16" w:rsidRPr="00903DBA" w:rsidRDefault="00C63B16" w:rsidP="00C63B16">
      <w:pPr>
        <w:pStyle w:val="Code"/>
        <w:rPr>
          <w:highlight w:val="white"/>
        </w:rPr>
      </w:pPr>
      <w:r w:rsidRPr="00903DBA">
        <w:rPr>
          <w:highlight w:val="white"/>
        </w:rPr>
        <w:t>extern time_t time(time_t* time);</w:t>
      </w:r>
    </w:p>
    <w:p w14:paraId="4E3CA968" w14:textId="77777777" w:rsidR="00C63B16" w:rsidRPr="00903DBA" w:rsidRDefault="00C63B16" w:rsidP="00C63B16">
      <w:pPr>
        <w:pStyle w:val="Code"/>
        <w:rPr>
          <w:highlight w:val="white"/>
        </w:rPr>
      </w:pPr>
      <w:r w:rsidRPr="00903DBA">
        <w:rPr>
          <w:highlight w:val="white"/>
        </w:rPr>
        <w:t>extern double difftime(time_t time2, time_t time1);</w:t>
      </w:r>
    </w:p>
    <w:p w14:paraId="083BDEBD" w14:textId="77777777" w:rsidR="00C63B16" w:rsidRPr="00903DBA" w:rsidRDefault="00C63B16" w:rsidP="00C63B16">
      <w:pPr>
        <w:pStyle w:val="Code"/>
        <w:rPr>
          <w:highlight w:val="white"/>
        </w:rPr>
      </w:pPr>
      <w:r w:rsidRPr="00903DBA">
        <w:rPr>
          <w:highlight w:val="white"/>
        </w:rPr>
        <w:t>extern time_t mktime(struct tm* timeStruct);</w:t>
      </w:r>
    </w:p>
    <w:p w14:paraId="7BDCB7F9" w14:textId="77777777" w:rsidR="00C63B16" w:rsidRPr="00903DBA" w:rsidRDefault="00C63B16" w:rsidP="00C63B16">
      <w:pPr>
        <w:pStyle w:val="Code"/>
        <w:rPr>
          <w:highlight w:val="white"/>
        </w:rPr>
      </w:pPr>
    </w:p>
    <w:p w14:paraId="5D8AB7F4" w14:textId="77777777" w:rsidR="00C63B16" w:rsidRPr="00903DBA" w:rsidRDefault="00C63B16" w:rsidP="00C63B16">
      <w:pPr>
        <w:pStyle w:val="Code"/>
        <w:rPr>
          <w:highlight w:val="white"/>
        </w:rPr>
      </w:pPr>
      <w:r w:rsidRPr="00903DBA">
        <w:rPr>
          <w:highlight w:val="white"/>
        </w:rPr>
        <w:t>extern char* asctime(const struct tm* timeStruct);</w:t>
      </w:r>
    </w:p>
    <w:p w14:paraId="2DBFE615" w14:textId="77777777" w:rsidR="00C63B16" w:rsidRPr="00903DBA" w:rsidRDefault="00C63B16" w:rsidP="00C63B16">
      <w:pPr>
        <w:pStyle w:val="Code"/>
        <w:rPr>
          <w:highlight w:val="white"/>
        </w:rPr>
      </w:pPr>
      <w:r w:rsidRPr="00903DBA">
        <w:rPr>
          <w:highlight w:val="white"/>
        </w:rPr>
        <w:t>extern char* ctime(const time_t* time);</w:t>
      </w:r>
    </w:p>
    <w:p w14:paraId="35EA7052" w14:textId="77777777" w:rsidR="00C63B16" w:rsidRPr="00903DBA" w:rsidRDefault="00C63B16" w:rsidP="00C63B16">
      <w:pPr>
        <w:pStyle w:val="Code"/>
        <w:rPr>
          <w:highlight w:val="white"/>
        </w:rPr>
      </w:pPr>
      <w:r w:rsidRPr="00903DBA">
        <w:rPr>
          <w:highlight w:val="white"/>
        </w:rPr>
        <w:t>extern struct tm* gmtime(const time_t* time);</w:t>
      </w:r>
    </w:p>
    <w:p w14:paraId="7DE3D892" w14:textId="77777777" w:rsidR="00C63B16" w:rsidRPr="00903DBA" w:rsidRDefault="00C63B16" w:rsidP="00C63B16">
      <w:pPr>
        <w:pStyle w:val="Code"/>
        <w:rPr>
          <w:highlight w:val="white"/>
        </w:rPr>
      </w:pPr>
      <w:r w:rsidRPr="00903DBA">
        <w:rPr>
          <w:highlight w:val="white"/>
        </w:rPr>
        <w:t>extern struct tm* localtime(const time_t* time);</w:t>
      </w:r>
    </w:p>
    <w:p w14:paraId="28F850A0" w14:textId="77777777" w:rsidR="00C63B16" w:rsidRPr="00903DBA" w:rsidRDefault="00C63B16" w:rsidP="00C63B16">
      <w:pPr>
        <w:pStyle w:val="Code"/>
        <w:rPr>
          <w:highlight w:val="white"/>
        </w:rPr>
      </w:pPr>
      <w:r w:rsidRPr="00903DBA">
        <w:rPr>
          <w:highlight w:val="white"/>
        </w:rPr>
        <w:t>extern struct tm* localtimeX(const time_t* time);</w:t>
      </w:r>
    </w:p>
    <w:p w14:paraId="5939E011" w14:textId="77777777" w:rsidR="00C63B16" w:rsidRPr="00903DBA" w:rsidRDefault="00C63B16" w:rsidP="00C63B16">
      <w:pPr>
        <w:pStyle w:val="Code"/>
        <w:rPr>
          <w:highlight w:val="white"/>
        </w:rPr>
      </w:pPr>
    </w:p>
    <w:p w14:paraId="1C55D321" w14:textId="77777777" w:rsidR="00C63B16" w:rsidRPr="00903DBA" w:rsidRDefault="00C63B16" w:rsidP="00C63B16">
      <w:pPr>
        <w:pStyle w:val="Code"/>
        <w:rPr>
          <w:highlight w:val="white"/>
        </w:rPr>
      </w:pPr>
      <w:r w:rsidRPr="00903DBA">
        <w:rPr>
          <w:highlight w:val="white"/>
        </w:rPr>
        <w:t>extern size_t strftime(char* buffer, size_t size,</w:t>
      </w:r>
    </w:p>
    <w:p w14:paraId="2391627F" w14:textId="77777777" w:rsidR="00C63B16" w:rsidRPr="00903DBA" w:rsidRDefault="00C63B16" w:rsidP="00C63B16">
      <w:pPr>
        <w:pStyle w:val="Code"/>
        <w:rPr>
          <w:highlight w:val="white"/>
        </w:rPr>
      </w:pPr>
      <w:r w:rsidRPr="00903DBA">
        <w:rPr>
          <w:highlight w:val="white"/>
        </w:rPr>
        <w:t>const char* format, const struct tm* timeStruct);</w:t>
      </w:r>
    </w:p>
    <w:p w14:paraId="1B7C5CE2" w14:textId="77777777" w:rsidR="00C63B16" w:rsidRPr="00903DBA" w:rsidRDefault="00C63B16" w:rsidP="00C63B16">
      <w:pPr>
        <w:pStyle w:val="Code"/>
        <w:rPr>
          <w:highlight w:val="white"/>
        </w:rPr>
      </w:pPr>
    </w:p>
    <w:p w14:paraId="0D040D2A" w14:textId="77777777" w:rsidR="00C63B16" w:rsidRPr="00903DBA" w:rsidRDefault="00C63B16" w:rsidP="00C63B16">
      <w:pPr>
        <w:pStyle w:val="Code"/>
        <w:rPr>
          <w:highlight w:val="white"/>
        </w:rPr>
      </w:pPr>
      <w:r w:rsidRPr="00903DBA">
        <w:rPr>
          <w:highlight w:val="white"/>
        </w:rPr>
        <w:t>#endif</w:t>
      </w:r>
    </w:p>
    <w:p w14:paraId="71C5F551" w14:textId="7F2B8036" w:rsidR="003211B0" w:rsidRPr="00903DBA" w:rsidRDefault="004B0675" w:rsidP="00E65FE6">
      <w:pPr>
        <w:pStyle w:val="CodeHeader"/>
      </w:pPr>
      <w:r w:rsidRPr="00903DBA">
        <w:t>t</w:t>
      </w:r>
      <w:r w:rsidR="003211B0" w:rsidRPr="00903DBA">
        <w:t>ime.c</w:t>
      </w:r>
    </w:p>
    <w:p w14:paraId="548B50E4" w14:textId="77777777" w:rsidR="00E77B17" w:rsidRPr="00903DBA" w:rsidRDefault="00E77B17" w:rsidP="00E77B17">
      <w:pPr>
        <w:pStyle w:val="Code"/>
        <w:rPr>
          <w:highlight w:val="white"/>
        </w:rPr>
      </w:pPr>
      <w:bookmarkStart w:id="508" w:name="_Ref54018755"/>
      <w:bookmarkStart w:id="509" w:name="_Ref417644950"/>
      <w:r w:rsidRPr="00903DBA">
        <w:rPr>
          <w:highlight w:val="white"/>
        </w:rPr>
        <w:t>#include &lt;time.h&gt;</w:t>
      </w:r>
    </w:p>
    <w:p w14:paraId="7FAB2140" w14:textId="77777777" w:rsidR="00E77B17" w:rsidRPr="00903DBA" w:rsidRDefault="00E77B17" w:rsidP="00E77B17">
      <w:pPr>
        <w:pStyle w:val="Code"/>
        <w:rPr>
          <w:highlight w:val="white"/>
        </w:rPr>
      </w:pPr>
      <w:r w:rsidRPr="00903DBA">
        <w:rPr>
          <w:highlight w:val="white"/>
        </w:rPr>
        <w:t>#include &lt;stdio.h&gt;</w:t>
      </w:r>
    </w:p>
    <w:p w14:paraId="6327A010" w14:textId="77777777" w:rsidR="00E77B17" w:rsidRPr="00903DBA" w:rsidRDefault="00E77B17" w:rsidP="00E77B17">
      <w:pPr>
        <w:pStyle w:val="Code"/>
        <w:rPr>
          <w:highlight w:val="white"/>
        </w:rPr>
      </w:pPr>
      <w:r w:rsidRPr="00903DBA">
        <w:rPr>
          <w:highlight w:val="white"/>
        </w:rPr>
        <w:t>#include &lt;stdlib.h&gt;</w:t>
      </w:r>
    </w:p>
    <w:p w14:paraId="023483EC" w14:textId="77777777" w:rsidR="00E77B17" w:rsidRPr="00903DBA" w:rsidRDefault="00E77B17" w:rsidP="00E77B17">
      <w:pPr>
        <w:pStyle w:val="Code"/>
        <w:rPr>
          <w:highlight w:val="white"/>
        </w:rPr>
      </w:pPr>
      <w:r w:rsidRPr="00903DBA">
        <w:rPr>
          <w:highlight w:val="white"/>
        </w:rPr>
        <w:t>#include &lt;string.h&gt;</w:t>
      </w:r>
    </w:p>
    <w:p w14:paraId="33B59CBF" w14:textId="77777777" w:rsidR="00E77B17" w:rsidRPr="00903DBA" w:rsidRDefault="00E77B17" w:rsidP="00E77B17">
      <w:pPr>
        <w:pStyle w:val="Code"/>
        <w:rPr>
          <w:highlight w:val="white"/>
        </w:rPr>
      </w:pPr>
      <w:r w:rsidRPr="00903DBA">
        <w:rPr>
          <w:highlight w:val="white"/>
        </w:rPr>
        <w:t>#include &lt;locale.h&gt;</w:t>
      </w:r>
    </w:p>
    <w:p w14:paraId="594B2514" w14:textId="77777777" w:rsidR="00E77B17" w:rsidRPr="00903DBA" w:rsidRDefault="00E77B17" w:rsidP="00E77B17">
      <w:pPr>
        <w:pStyle w:val="Code"/>
        <w:rPr>
          <w:highlight w:val="white"/>
        </w:rPr>
      </w:pPr>
      <w:r w:rsidRPr="00903DBA">
        <w:rPr>
          <w:highlight w:val="white"/>
        </w:rPr>
        <w:t>#include &lt;assert.h&gt;</w:t>
      </w:r>
    </w:p>
    <w:p w14:paraId="32DA4B01" w14:textId="77777777" w:rsidR="00E77B17" w:rsidRPr="00903DBA" w:rsidRDefault="00E77B17" w:rsidP="00E77B17">
      <w:pPr>
        <w:pStyle w:val="Code"/>
        <w:rPr>
          <w:highlight w:val="white"/>
        </w:rPr>
      </w:pPr>
    </w:p>
    <w:p w14:paraId="7B7C3DED" w14:textId="77777777" w:rsidR="00E77B17" w:rsidRPr="00903DBA" w:rsidRDefault="00E77B17" w:rsidP="00E77B17">
      <w:pPr>
        <w:pStyle w:val="Code"/>
        <w:rPr>
          <w:highlight w:val="white"/>
        </w:rPr>
      </w:pPr>
      <w:r w:rsidRPr="00903DBA">
        <w:rPr>
          <w:highlight w:val="white"/>
        </w:rPr>
        <w:t>clock_t clock(void) {</w:t>
      </w:r>
    </w:p>
    <w:p w14:paraId="6860A1C2" w14:textId="77777777" w:rsidR="00E77B17" w:rsidRPr="00903DBA" w:rsidRDefault="00E77B17" w:rsidP="00E77B17">
      <w:pPr>
        <w:pStyle w:val="Code"/>
        <w:rPr>
          <w:highlight w:val="white"/>
        </w:rPr>
      </w:pPr>
      <w:r w:rsidRPr="00903DBA">
        <w:rPr>
          <w:highlight w:val="white"/>
        </w:rPr>
        <w:t xml:space="preserve">  return -1;</w:t>
      </w:r>
    </w:p>
    <w:p w14:paraId="5E2A88A2" w14:textId="77777777" w:rsidR="00E77B17" w:rsidRPr="00903DBA" w:rsidRDefault="00E77B17" w:rsidP="00E77B17">
      <w:pPr>
        <w:pStyle w:val="Code"/>
        <w:rPr>
          <w:highlight w:val="white"/>
        </w:rPr>
      </w:pPr>
      <w:r w:rsidRPr="00903DBA">
        <w:rPr>
          <w:highlight w:val="white"/>
        </w:rPr>
        <w:t>}</w:t>
      </w:r>
    </w:p>
    <w:p w14:paraId="20C8A40B" w14:textId="77777777" w:rsidR="00E77B17" w:rsidRPr="00903DBA" w:rsidRDefault="00E77B17" w:rsidP="00E77B17">
      <w:pPr>
        <w:pStyle w:val="Code"/>
        <w:rPr>
          <w:highlight w:val="white"/>
        </w:rPr>
      </w:pPr>
    </w:p>
    <w:p w14:paraId="4C49F0C5" w14:textId="77777777" w:rsidR="00E77B17" w:rsidRPr="00903DBA" w:rsidRDefault="00E77B17" w:rsidP="00E77B17">
      <w:pPr>
        <w:pStyle w:val="Code"/>
        <w:rPr>
          <w:highlight w:val="white"/>
        </w:rPr>
      </w:pPr>
      <w:r w:rsidRPr="00903DBA">
        <w:rPr>
          <w:highlight w:val="white"/>
        </w:rPr>
        <w:t>time_t time(time_t* timePtr) {</w:t>
      </w:r>
    </w:p>
    <w:p w14:paraId="4BA686F0" w14:textId="77777777" w:rsidR="00E77B17" w:rsidRPr="00903DBA" w:rsidRDefault="00E77B17" w:rsidP="00E77B17">
      <w:pPr>
        <w:pStyle w:val="Code"/>
        <w:rPr>
          <w:highlight w:val="white"/>
        </w:rPr>
      </w:pPr>
      <w:r w:rsidRPr="00903DBA">
        <w:rPr>
          <w:highlight w:val="white"/>
        </w:rPr>
        <w:t xml:space="preserve">  time_t time;</w:t>
      </w:r>
    </w:p>
    <w:p w14:paraId="4E938911" w14:textId="77777777" w:rsidR="00E77B17" w:rsidRPr="00903DBA" w:rsidRDefault="00E77B17" w:rsidP="00E77B17">
      <w:pPr>
        <w:pStyle w:val="Code"/>
        <w:rPr>
          <w:highlight w:val="white"/>
        </w:rPr>
      </w:pPr>
    </w:p>
    <w:p w14:paraId="0CFE2FE3" w14:textId="77777777" w:rsidR="00E77B17" w:rsidRPr="00903DBA" w:rsidRDefault="00E77B17" w:rsidP="00E77B17">
      <w:pPr>
        <w:pStyle w:val="Code"/>
        <w:rPr>
          <w:highlight w:val="white"/>
        </w:rPr>
      </w:pPr>
      <w:r w:rsidRPr="00903DBA">
        <w:rPr>
          <w:highlight w:val="white"/>
        </w:rPr>
        <w:t>#ifdef __WINDOWS__</w:t>
      </w:r>
    </w:p>
    <w:p w14:paraId="409D018A" w14:textId="77777777" w:rsidR="002162FC" w:rsidRPr="00903DBA" w:rsidRDefault="002162FC" w:rsidP="002162FC">
      <w:pPr>
        <w:pStyle w:val="Code"/>
        <w:rPr>
          <w:highlight w:val="white"/>
        </w:rPr>
      </w:pPr>
      <w:r w:rsidRPr="00903DBA">
        <w:rPr>
          <w:highlight w:val="white"/>
        </w:rPr>
        <w:t xml:space="preserve">  int year;</w:t>
      </w:r>
    </w:p>
    <w:p w14:paraId="6250DC21" w14:textId="77777777" w:rsidR="002162FC" w:rsidRPr="00903DBA" w:rsidRDefault="002162FC" w:rsidP="002162FC">
      <w:pPr>
        <w:pStyle w:val="Code"/>
        <w:rPr>
          <w:highlight w:val="white"/>
        </w:rPr>
      </w:pPr>
      <w:r w:rsidRPr="00903DBA">
        <w:rPr>
          <w:highlight w:val="white"/>
        </w:rPr>
        <w:t xml:space="preserve">  short month, monthDay;</w:t>
      </w:r>
    </w:p>
    <w:p w14:paraId="5319C563" w14:textId="77777777" w:rsidR="002162FC" w:rsidRPr="00903DBA" w:rsidRDefault="002162FC" w:rsidP="002162FC">
      <w:pPr>
        <w:pStyle w:val="Code"/>
        <w:rPr>
          <w:highlight w:val="white"/>
        </w:rPr>
      </w:pPr>
      <w:r w:rsidRPr="00903DBA">
        <w:rPr>
          <w:highlight w:val="white"/>
        </w:rPr>
        <w:t xml:space="preserve">  short hour, min, sec;</w:t>
      </w:r>
    </w:p>
    <w:p w14:paraId="1EB65A48" w14:textId="77777777" w:rsidR="002162FC" w:rsidRPr="00903DBA" w:rsidRDefault="002162FC" w:rsidP="002162FC">
      <w:pPr>
        <w:pStyle w:val="Code"/>
        <w:rPr>
          <w:highlight w:val="white"/>
        </w:rPr>
      </w:pPr>
    </w:p>
    <w:p w14:paraId="54B24489" w14:textId="77777777" w:rsidR="002162FC" w:rsidRPr="00903DBA" w:rsidRDefault="002162FC" w:rsidP="002162FC">
      <w:pPr>
        <w:pStyle w:val="Code"/>
        <w:rPr>
          <w:highlight w:val="white"/>
        </w:rPr>
      </w:pPr>
      <w:r w:rsidRPr="00903DBA">
        <w:rPr>
          <w:highlight w:val="white"/>
        </w:rPr>
        <w:t xml:space="preserve">  register_ah = 0x2As;</w:t>
      </w:r>
    </w:p>
    <w:p w14:paraId="55FC2771" w14:textId="77777777" w:rsidR="002162FC" w:rsidRPr="00903DBA" w:rsidRDefault="002162FC" w:rsidP="002162FC">
      <w:pPr>
        <w:pStyle w:val="Code"/>
        <w:rPr>
          <w:highlight w:val="white"/>
        </w:rPr>
      </w:pPr>
      <w:r w:rsidRPr="00903DBA">
        <w:rPr>
          <w:highlight w:val="white"/>
        </w:rPr>
        <w:t xml:space="preserve">  interrupt(0x21s);</w:t>
      </w:r>
    </w:p>
    <w:p w14:paraId="4581F490" w14:textId="77777777" w:rsidR="002162FC" w:rsidRPr="00903DBA" w:rsidRDefault="002162FC" w:rsidP="002162FC">
      <w:pPr>
        <w:pStyle w:val="Code"/>
        <w:rPr>
          <w:highlight w:val="white"/>
        </w:rPr>
      </w:pPr>
      <w:r w:rsidRPr="00903DBA">
        <w:rPr>
          <w:highlight w:val="white"/>
        </w:rPr>
        <w:t xml:space="preserve">  year = register_cx - 1900;</w:t>
      </w:r>
    </w:p>
    <w:p w14:paraId="25902257" w14:textId="77777777" w:rsidR="002162FC" w:rsidRPr="00903DBA" w:rsidRDefault="002162FC" w:rsidP="002162FC">
      <w:pPr>
        <w:pStyle w:val="Code"/>
        <w:rPr>
          <w:highlight w:val="white"/>
        </w:rPr>
      </w:pPr>
      <w:r w:rsidRPr="00903DBA">
        <w:rPr>
          <w:highlight w:val="white"/>
        </w:rPr>
        <w:t xml:space="preserve">  month = register_dh - 1s;</w:t>
      </w:r>
    </w:p>
    <w:p w14:paraId="258217E8" w14:textId="77777777" w:rsidR="002162FC" w:rsidRPr="00903DBA" w:rsidRDefault="002162FC" w:rsidP="002162FC">
      <w:pPr>
        <w:pStyle w:val="Code"/>
        <w:rPr>
          <w:highlight w:val="white"/>
        </w:rPr>
      </w:pPr>
      <w:r w:rsidRPr="00903DBA">
        <w:rPr>
          <w:highlight w:val="white"/>
        </w:rPr>
        <w:t xml:space="preserve">  monthDay = register_dl;</w:t>
      </w:r>
    </w:p>
    <w:p w14:paraId="0ADBF0E2" w14:textId="77777777" w:rsidR="002162FC" w:rsidRPr="00903DBA" w:rsidRDefault="002162FC" w:rsidP="002162FC">
      <w:pPr>
        <w:pStyle w:val="Code"/>
        <w:rPr>
          <w:highlight w:val="white"/>
        </w:rPr>
      </w:pPr>
    </w:p>
    <w:p w14:paraId="32B4BA29" w14:textId="77777777" w:rsidR="002162FC" w:rsidRPr="00903DBA" w:rsidRDefault="002162FC" w:rsidP="002162FC">
      <w:pPr>
        <w:pStyle w:val="Code"/>
        <w:rPr>
          <w:highlight w:val="white"/>
        </w:rPr>
      </w:pPr>
      <w:r w:rsidRPr="00903DBA">
        <w:rPr>
          <w:highlight w:val="white"/>
        </w:rPr>
        <w:t xml:space="preserve">  register_ah = 0x2Cs;</w:t>
      </w:r>
    </w:p>
    <w:p w14:paraId="5A56893D" w14:textId="77777777" w:rsidR="002162FC" w:rsidRPr="00903DBA" w:rsidRDefault="002162FC" w:rsidP="002162FC">
      <w:pPr>
        <w:pStyle w:val="Code"/>
        <w:rPr>
          <w:highlight w:val="white"/>
        </w:rPr>
      </w:pPr>
      <w:r w:rsidRPr="00903DBA">
        <w:rPr>
          <w:highlight w:val="white"/>
        </w:rPr>
        <w:t xml:space="preserve">  interrupt(0x21s);</w:t>
      </w:r>
    </w:p>
    <w:p w14:paraId="44DBDAE7" w14:textId="77777777" w:rsidR="002162FC" w:rsidRPr="00903DBA" w:rsidRDefault="002162FC" w:rsidP="002162FC">
      <w:pPr>
        <w:pStyle w:val="Code"/>
        <w:rPr>
          <w:highlight w:val="white"/>
        </w:rPr>
      </w:pPr>
      <w:r w:rsidRPr="00903DBA">
        <w:rPr>
          <w:highlight w:val="white"/>
        </w:rPr>
        <w:t xml:space="preserve">  hour = register_ch;</w:t>
      </w:r>
    </w:p>
    <w:p w14:paraId="41699F6B" w14:textId="77777777" w:rsidR="002162FC" w:rsidRPr="00903DBA" w:rsidRDefault="002162FC" w:rsidP="002162FC">
      <w:pPr>
        <w:pStyle w:val="Code"/>
        <w:rPr>
          <w:highlight w:val="white"/>
        </w:rPr>
      </w:pPr>
      <w:r w:rsidRPr="00903DBA">
        <w:rPr>
          <w:highlight w:val="white"/>
        </w:rPr>
        <w:t xml:space="preserve">  min = register_cl;</w:t>
      </w:r>
    </w:p>
    <w:p w14:paraId="0C159B00" w14:textId="77777777" w:rsidR="002162FC" w:rsidRPr="00903DBA" w:rsidRDefault="002162FC" w:rsidP="002162FC">
      <w:pPr>
        <w:pStyle w:val="Code"/>
        <w:rPr>
          <w:highlight w:val="white"/>
        </w:rPr>
      </w:pPr>
      <w:r w:rsidRPr="00903DBA">
        <w:rPr>
          <w:highlight w:val="white"/>
        </w:rPr>
        <w:t xml:space="preserve">  sec = register_dh;</w:t>
      </w:r>
    </w:p>
    <w:p w14:paraId="4EF947C2" w14:textId="77777777" w:rsidR="00E77B17" w:rsidRPr="00903DBA" w:rsidRDefault="00E77B17" w:rsidP="002162FC">
      <w:pPr>
        <w:pStyle w:val="Code"/>
        <w:rPr>
          <w:highlight w:val="white"/>
        </w:rPr>
      </w:pPr>
    </w:p>
    <w:p w14:paraId="4C42AD46" w14:textId="77777777" w:rsidR="00E77B17" w:rsidRPr="00903DBA" w:rsidRDefault="00E77B17" w:rsidP="00E77B17">
      <w:pPr>
        <w:pStyle w:val="Code"/>
        <w:rPr>
          <w:highlight w:val="white"/>
        </w:rPr>
      </w:pPr>
      <w:r w:rsidRPr="00903DBA">
        <w:rPr>
          <w:highlight w:val="white"/>
        </w:rPr>
        <w:t xml:space="preserve">  { const BOOL leapYear = (year % 4) == 0;</w:t>
      </w:r>
    </w:p>
    <w:p w14:paraId="34FE416E" w14:textId="77777777" w:rsidR="00E77B17" w:rsidRPr="00903DBA" w:rsidRDefault="00E77B17" w:rsidP="00E77B17">
      <w:pPr>
        <w:pStyle w:val="Code"/>
        <w:rPr>
          <w:highlight w:val="white"/>
        </w:rPr>
      </w:pPr>
      <w:r w:rsidRPr="00903DBA">
        <w:rPr>
          <w:highlight w:val="white"/>
        </w:rPr>
        <w:t xml:space="preserve">    const int daysOfMonths[] = {31, leapYear ? 29 : 28, 31, 30,</w:t>
      </w:r>
    </w:p>
    <w:p w14:paraId="1920DB20" w14:textId="77777777" w:rsidR="00E77B17" w:rsidRPr="00903DBA" w:rsidRDefault="00E77B17" w:rsidP="00E77B17">
      <w:pPr>
        <w:pStyle w:val="Code"/>
        <w:rPr>
          <w:highlight w:val="white"/>
        </w:rPr>
      </w:pPr>
      <w:r w:rsidRPr="00903DBA">
        <w:rPr>
          <w:highlight w:val="white"/>
        </w:rPr>
        <w:t xml:space="preserve">                                31, 30, 30, 31, 30, 31, 30, 31};</w:t>
      </w:r>
    </w:p>
    <w:p w14:paraId="1C831D04" w14:textId="77777777" w:rsidR="00E77B17" w:rsidRPr="00903DBA" w:rsidRDefault="00E77B17" w:rsidP="00E77B17">
      <w:pPr>
        <w:pStyle w:val="Code"/>
        <w:rPr>
          <w:highlight w:val="white"/>
        </w:rPr>
      </w:pPr>
      <w:r w:rsidRPr="00903DBA">
        <w:rPr>
          <w:highlight w:val="white"/>
        </w:rPr>
        <w:t xml:space="preserve">    int yearDay = monthDay - 1, mon;</w:t>
      </w:r>
    </w:p>
    <w:p w14:paraId="6CFCD361" w14:textId="77777777" w:rsidR="00E77B17" w:rsidRPr="00903DBA" w:rsidRDefault="00E77B17" w:rsidP="00E77B17">
      <w:pPr>
        <w:pStyle w:val="Code"/>
        <w:rPr>
          <w:highlight w:val="white"/>
        </w:rPr>
      </w:pPr>
    </w:p>
    <w:p w14:paraId="3A462188" w14:textId="77777777" w:rsidR="00E77B17" w:rsidRPr="00903DBA" w:rsidRDefault="00E77B17" w:rsidP="00E77B17">
      <w:pPr>
        <w:pStyle w:val="Code"/>
        <w:rPr>
          <w:highlight w:val="white"/>
        </w:rPr>
      </w:pPr>
      <w:r w:rsidRPr="00903DBA">
        <w:rPr>
          <w:highlight w:val="white"/>
        </w:rPr>
        <w:t xml:space="preserve">    for (mon = 0; mon &lt; month; ++mon) {</w:t>
      </w:r>
    </w:p>
    <w:p w14:paraId="2F812A76" w14:textId="77777777" w:rsidR="00E77B17" w:rsidRPr="00903DBA" w:rsidRDefault="00E77B17" w:rsidP="00E77B17">
      <w:pPr>
        <w:pStyle w:val="Code"/>
        <w:rPr>
          <w:highlight w:val="white"/>
        </w:rPr>
      </w:pPr>
      <w:r w:rsidRPr="00903DBA">
        <w:rPr>
          <w:highlight w:val="white"/>
        </w:rPr>
        <w:t xml:space="preserve">      yearDay += daysOfMonths[mon];</w:t>
      </w:r>
    </w:p>
    <w:p w14:paraId="0946B25C" w14:textId="77777777" w:rsidR="00E77B17" w:rsidRPr="00903DBA" w:rsidRDefault="00E77B17" w:rsidP="00E77B17">
      <w:pPr>
        <w:pStyle w:val="Code"/>
        <w:rPr>
          <w:highlight w:val="white"/>
        </w:rPr>
      </w:pPr>
      <w:r w:rsidRPr="00903DBA">
        <w:rPr>
          <w:highlight w:val="white"/>
        </w:rPr>
        <w:t xml:space="preserve">    }</w:t>
      </w:r>
    </w:p>
    <w:p w14:paraId="78351D74" w14:textId="77777777" w:rsidR="00E77B17" w:rsidRPr="00903DBA" w:rsidRDefault="00E77B17" w:rsidP="00E77B17">
      <w:pPr>
        <w:pStyle w:val="Code"/>
        <w:rPr>
          <w:highlight w:val="white"/>
        </w:rPr>
      </w:pPr>
    </w:p>
    <w:p w14:paraId="28B7E786" w14:textId="77777777" w:rsidR="00E77B17" w:rsidRPr="00903DBA" w:rsidRDefault="00E77B17" w:rsidP="00E77B17">
      <w:pPr>
        <w:pStyle w:val="Code"/>
        <w:rPr>
          <w:highlight w:val="white"/>
        </w:rPr>
      </w:pPr>
      <w:r w:rsidRPr="00903DBA">
        <w:rPr>
          <w:highlight w:val="white"/>
        </w:rPr>
        <w:t xml:space="preserve">    { struct tm s = {sec, min, hour, monthDay, month, year, 0, yearDay, 0};</w:t>
      </w:r>
    </w:p>
    <w:p w14:paraId="3239C73D" w14:textId="77777777" w:rsidR="00E77B17" w:rsidRPr="00903DBA" w:rsidRDefault="00E77B17" w:rsidP="00E77B17">
      <w:pPr>
        <w:pStyle w:val="Code"/>
        <w:rPr>
          <w:highlight w:val="white"/>
        </w:rPr>
      </w:pPr>
      <w:r w:rsidRPr="00903DBA">
        <w:rPr>
          <w:highlight w:val="white"/>
        </w:rPr>
        <w:t xml:space="preserve">      time = mktime(&amp;s);</w:t>
      </w:r>
    </w:p>
    <w:p w14:paraId="6D9D348B" w14:textId="77777777" w:rsidR="00E77B17" w:rsidRPr="00903DBA" w:rsidRDefault="00E77B17" w:rsidP="00E77B17">
      <w:pPr>
        <w:pStyle w:val="Code"/>
        <w:rPr>
          <w:highlight w:val="white"/>
        </w:rPr>
      </w:pPr>
      <w:r w:rsidRPr="00903DBA">
        <w:rPr>
          <w:highlight w:val="white"/>
        </w:rPr>
        <w:t xml:space="preserve">    }</w:t>
      </w:r>
    </w:p>
    <w:p w14:paraId="42F599FA" w14:textId="77777777" w:rsidR="00E77B17" w:rsidRPr="00903DBA" w:rsidRDefault="00E77B17" w:rsidP="00E77B17">
      <w:pPr>
        <w:pStyle w:val="Code"/>
        <w:rPr>
          <w:highlight w:val="white"/>
        </w:rPr>
      </w:pPr>
      <w:r w:rsidRPr="00903DBA">
        <w:rPr>
          <w:highlight w:val="white"/>
        </w:rPr>
        <w:t xml:space="preserve">  }</w:t>
      </w:r>
    </w:p>
    <w:p w14:paraId="6320F1CC" w14:textId="77777777" w:rsidR="00E77B17" w:rsidRPr="00903DBA" w:rsidRDefault="00E77B17" w:rsidP="00E77B17">
      <w:pPr>
        <w:pStyle w:val="Code"/>
        <w:rPr>
          <w:highlight w:val="white"/>
        </w:rPr>
      </w:pPr>
      <w:r w:rsidRPr="00903DBA">
        <w:rPr>
          <w:highlight w:val="white"/>
        </w:rPr>
        <w:t>#endif</w:t>
      </w:r>
    </w:p>
    <w:p w14:paraId="01E9011F" w14:textId="77777777" w:rsidR="00E77B17" w:rsidRPr="00903DBA" w:rsidRDefault="00E77B17" w:rsidP="00E77B17">
      <w:pPr>
        <w:pStyle w:val="Code"/>
        <w:rPr>
          <w:highlight w:val="white"/>
        </w:rPr>
      </w:pPr>
    </w:p>
    <w:p w14:paraId="62DCA5DA" w14:textId="77777777" w:rsidR="00E77B17" w:rsidRPr="00903DBA" w:rsidRDefault="00E77B17" w:rsidP="00E77B17">
      <w:pPr>
        <w:pStyle w:val="Code"/>
        <w:rPr>
          <w:highlight w:val="white"/>
        </w:rPr>
      </w:pPr>
      <w:r w:rsidRPr="00903DBA">
        <w:rPr>
          <w:highlight w:val="white"/>
        </w:rPr>
        <w:t>#ifdef __LINUX__</w:t>
      </w:r>
    </w:p>
    <w:p w14:paraId="45D380C0" w14:textId="77777777" w:rsidR="00E77B17" w:rsidRPr="00903DBA" w:rsidRDefault="00E77B17" w:rsidP="00E77B17">
      <w:pPr>
        <w:pStyle w:val="Code"/>
        <w:rPr>
          <w:highlight w:val="white"/>
        </w:rPr>
      </w:pPr>
      <w:r w:rsidRPr="00903DBA">
        <w:rPr>
          <w:highlight w:val="white"/>
        </w:rPr>
        <w:t xml:space="preserve">  register_rax = 201L;</w:t>
      </w:r>
    </w:p>
    <w:p w14:paraId="5DFF2D73" w14:textId="77777777" w:rsidR="00E77B17" w:rsidRPr="00903DBA" w:rsidRDefault="00E77B17" w:rsidP="00E77B17">
      <w:pPr>
        <w:pStyle w:val="Code"/>
        <w:rPr>
          <w:highlight w:val="white"/>
        </w:rPr>
      </w:pPr>
      <w:r w:rsidRPr="00903DBA">
        <w:rPr>
          <w:highlight w:val="white"/>
        </w:rPr>
        <w:t xml:space="preserve">  register_rdi = (unsigned long) &amp;time;</w:t>
      </w:r>
    </w:p>
    <w:p w14:paraId="217F7D9B" w14:textId="77777777" w:rsidR="00E77B17" w:rsidRPr="00903DBA" w:rsidRDefault="00E77B17" w:rsidP="00E77B17">
      <w:pPr>
        <w:pStyle w:val="Code"/>
        <w:rPr>
          <w:highlight w:val="white"/>
        </w:rPr>
      </w:pPr>
      <w:r w:rsidRPr="00903DBA">
        <w:rPr>
          <w:highlight w:val="white"/>
        </w:rPr>
        <w:t xml:space="preserve">  syscall();</w:t>
      </w:r>
    </w:p>
    <w:p w14:paraId="33025B35" w14:textId="77777777" w:rsidR="00E77B17" w:rsidRPr="00903DBA" w:rsidRDefault="00E77B17" w:rsidP="00E77B17">
      <w:pPr>
        <w:pStyle w:val="Code"/>
        <w:rPr>
          <w:highlight w:val="white"/>
        </w:rPr>
      </w:pPr>
      <w:r w:rsidRPr="00903DBA">
        <w:rPr>
          <w:highlight w:val="white"/>
        </w:rPr>
        <w:t>#endif</w:t>
      </w:r>
    </w:p>
    <w:p w14:paraId="7C71C70F" w14:textId="77777777" w:rsidR="00E77B17" w:rsidRPr="00903DBA" w:rsidRDefault="00E77B17" w:rsidP="00E77B17">
      <w:pPr>
        <w:pStyle w:val="Code"/>
        <w:rPr>
          <w:highlight w:val="white"/>
        </w:rPr>
      </w:pPr>
    </w:p>
    <w:p w14:paraId="33EE7D3E" w14:textId="77777777" w:rsidR="00E77B17" w:rsidRPr="00903DBA" w:rsidRDefault="00E77B17" w:rsidP="00E77B17">
      <w:pPr>
        <w:pStyle w:val="Code"/>
        <w:rPr>
          <w:highlight w:val="white"/>
        </w:rPr>
      </w:pPr>
      <w:r w:rsidRPr="00903DBA">
        <w:rPr>
          <w:highlight w:val="white"/>
        </w:rPr>
        <w:t xml:space="preserve">  if (timePtr != NULL) {</w:t>
      </w:r>
    </w:p>
    <w:p w14:paraId="5F47717D" w14:textId="77777777" w:rsidR="00E77B17" w:rsidRPr="00903DBA" w:rsidRDefault="00E77B17" w:rsidP="00E77B17">
      <w:pPr>
        <w:pStyle w:val="Code"/>
        <w:rPr>
          <w:highlight w:val="white"/>
        </w:rPr>
      </w:pPr>
      <w:r w:rsidRPr="00903DBA">
        <w:rPr>
          <w:highlight w:val="white"/>
        </w:rPr>
        <w:t xml:space="preserve">    *timePtr = time;</w:t>
      </w:r>
    </w:p>
    <w:p w14:paraId="52D9AA91" w14:textId="77777777" w:rsidR="00E77B17" w:rsidRPr="00903DBA" w:rsidRDefault="00E77B17" w:rsidP="00E77B17">
      <w:pPr>
        <w:pStyle w:val="Code"/>
        <w:rPr>
          <w:highlight w:val="white"/>
        </w:rPr>
      </w:pPr>
      <w:r w:rsidRPr="00903DBA">
        <w:rPr>
          <w:highlight w:val="white"/>
        </w:rPr>
        <w:t xml:space="preserve">  }</w:t>
      </w:r>
    </w:p>
    <w:p w14:paraId="03715492" w14:textId="77777777" w:rsidR="00E77B17" w:rsidRPr="00903DBA" w:rsidRDefault="00E77B17" w:rsidP="00E77B17">
      <w:pPr>
        <w:pStyle w:val="Code"/>
        <w:rPr>
          <w:highlight w:val="white"/>
        </w:rPr>
      </w:pPr>
    </w:p>
    <w:p w14:paraId="2DC61AFD" w14:textId="77777777" w:rsidR="00E77B17" w:rsidRPr="00903DBA" w:rsidRDefault="00E77B17" w:rsidP="00E77B17">
      <w:pPr>
        <w:pStyle w:val="Code"/>
        <w:rPr>
          <w:highlight w:val="white"/>
        </w:rPr>
      </w:pPr>
      <w:r w:rsidRPr="00903DBA">
        <w:rPr>
          <w:highlight w:val="white"/>
        </w:rPr>
        <w:t xml:space="preserve">  return time;</w:t>
      </w:r>
    </w:p>
    <w:p w14:paraId="24062D5C" w14:textId="77777777" w:rsidR="00E77B17" w:rsidRPr="00903DBA" w:rsidRDefault="00E77B17" w:rsidP="00E77B17">
      <w:pPr>
        <w:pStyle w:val="Code"/>
        <w:rPr>
          <w:highlight w:val="white"/>
        </w:rPr>
      </w:pPr>
      <w:r w:rsidRPr="00903DBA">
        <w:rPr>
          <w:highlight w:val="white"/>
        </w:rPr>
        <w:t>}</w:t>
      </w:r>
    </w:p>
    <w:p w14:paraId="1C06E6E9" w14:textId="77777777" w:rsidR="00E77B17" w:rsidRPr="00903DBA" w:rsidRDefault="00E77B17" w:rsidP="00E77B17">
      <w:pPr>
        <w:pStyle w:val="Code"/>
        <w:rPr>
          <w:highlight w:val="white"/>
        </w:rPr>
      </w:pPr>
    </w:p>
    <w:p w14:paraId="4FD52CDE" w14:textId="77777777" w:rsidR="00E77B17" w:rsidRPr="00903DBA" w:rsidRDefault="00E77B17" w:rsidP="00E77B17">
      <w:pPr>
        <w:pStyle w:val="Code"/>
        <w:rPr>
          <w:highlight w:val="white"/>
        </w:rPr>
      </w:pPr>
      <w:r w:rsidRPr="00903DBA">
        <w:rPr>
          <w:highlight w:val="white"/>
        </w:rPr>
        <w:t>time_t mktime(struct tm* tp) {</w:t>
      </w:r>
    </w:p>
    <w:p w14:paraId="402731A4" w14:textId="77777777" w:rsidR="00E77B17" w:rsidRPr="00903DBA" w:rsidRDefault="00E77B17" w:rsidP="00E77B17">
      <w:pPr>
        <w:pStyle w:val="Code"/>
        <w:rPr>
          <w:highlight w:val="white"/>
        </w:rPr>
      </w:pPr>
      <w:r w:rsidRPr="00903DBA">
        <w:rPr>
          <w:highlight w:val="white"/>
        </w:rPr>
        <w:t xml:space="preserve">  if (tp != NULL) {</w:t>
      </w:r>
    </w:p>
    <w:p w14:paraId="3AA8371F" w14:textId="77777777" w:rsidR="00E77B17" w:rsidRPr="00903DBA" w:rsidRDefault="00E77B17" w:rsidP="00E77B17">
      <w:pPr>
        <w:pStyle w:val="Code"/>
        <w:rPr>
          <w:highlight w:val="white"/>
        </w:rPr>
      </w:pPr>
      <w:r w:rsidRPr="00903DBA">
        <w:rPr>
          <w:highlight w:val="white"/>
        </w:rPr>
        <w:t xml:space="preserve">    const long leapDays = (tp-&gt;tm_year - 69) / 4;</w:t>
      </w:r>
    </w:p>
    <w:p w14:paraId="6257723B" w14:textId="77777777" w:rsidR="00E77B17" w:rsidRPr="00903DBA" w:rsidRDefault="00E77B17" w:rsidP="00E77B17">
      <w:pPr>
        <w:pStyle w:val="Code"/>
        <w:rPr>
          <w:highlight w:val="white"/>
        </w:rPr>
      </w:pPr>
      <w:r w:rsidRPr="00903DBA">
        <w:rPr>
          <w:highlight w:val="white"/>
        </w:rPr>
        <w:t xml:space="preserve">    const long totalDays = 365 * (tp-&gt;tm_year - 70) + leapDays + tp-&gt;tm_yday;</w:t>
      </w:r>
    </w:p>
    <w:p w14:paraId="4FC636B2" w14:textId="77777777" w:rsidR="00E77B17" w:rsidRPr="00903DBA" w:rsidRDefault="00E77B17" w:rsidP="00E77B17">
      <w:pPr>
        <w:pStyle w:val="Code"/>
        <w:rPr>
          <w:highlight w:val="white"/>
        </w:rPr>
      </w:pPr>
      <w:r w:rsidRPr="00903DBA">
        <w:rPr>
          <w:highlight w:val="white"/>
        </w:rPr>
        <w:t xml:space="preserve">    return (86400L * totalDays) + (3600L * tp-&gt;tm_hour) +</w:t>
      </w:r>
    </w:p>
    <w:p w14:paraId="022D2EC6" w14:textId="77777777" w:rsidR="00E77B17" w:rsidRPr="00903DBA" w:rsidRDefault="00E77B17" w:rsidP="00E77B17">
      <w:pPr>
        <w:pStyle w:val="Code"/>
        <w:rPr>
          <w:highlight w:val="white"/>
        </w:rPr>
      </w:pPr>
      <w:r w:rsidRPr="00903DBA">
        <w:rPr>
          <w:highlight w:val="white"/>
        </w:rPr>
        <w:t xml:space="preserve">           (60L * tp-&gt;tm_min) + tp-&gt;tm_sec;</w:t>
      </w:r>
    </w:p>
    <w:p w14:paraId="1A6808D2" w14:textId="77777777" w:rsidR="00E77B17" w:rsidRPr="00903DBA" w:rsidRDefault="00E77B17" w:rsidP="00E77B17">
      <w:pPr>
        <w:pStyle w:val="Code"/>
        <w:rPr>
          <w:highlight w:val="white"/>
        </w:rPr>
      </w:pPr>
      <w:r w:rsidRPr="00903DBA">
        <w:rPr>
          <w:highlight w:val="white"/>
        </w:rPr>
        <w:t xml:space="preserve">  }</w:t>
      </w:r>
    </w:p>
    <w:p w14:paraId="24271E2F" w14:textId="77777777" w:rsidR="00E77B17" w:rsidRPr="00903DBA" w:rsidRDefault="00E77B17" w:rsidP="00E77B17">
      <w:pPr>
        <w:pStyle w:val="Code"/>
        <w:rPr>
          <w:highlight w:val="white"/>
        </w:rPr>
      </w:pPr>
    </w:p>
    <w:p w14:paraId="0BBDBCE8" w14:textId="77777777" w:rsidR="00E77B17" w:rsidRPr="00903DBA" w:rsidRDefault="00E77B17" w:rsidP="00E77B17">
      <w:pPr>
        <w:pStyle w:val="Code"/>
        <w:rPr>
          <w:highlight w:val="white"/>
        </w:rPr>
      </w:pPr>
      <w:r w:rsidRPr="00903DBA">
        <w:rPr>
          <w:highlight w:val="white"/>
        </w:rPr>
        <w:t xml:space="preserve">  return 0;</w:t>
      </w:r>
    </w:p>
    <w:p w14:paraId="0904BCDE" w14:textId="77777777" w:rsidR="00E77B17" w:rsidRPr="00903DBA" w:rsidRDefault="00E77B17" w:rsidP="00E77B17">
      <w:pPr>
        <w:pStyle w:val="Code"/>
        <w:rPr>
          <w:highlight w:val="white"/>
        </w:rPr>
      </w:pPr>
      <w:r w:rsidRPr="00903DBA">
        <w:rPr>
          <w:highlight w:val="white"/>
        </w:rPr>
        <w:t>}</w:t>
      </w:r>
    </w:p>
    <w:p w14:paraId="15CE470D" w14:textId="77777777" w:rsidR="00E77B17" w:rsidRPr="00903DBA" w:rsidRDefault="00E77B17" w:rsidP="00E77B17">
      <w:pPr>
        <w:pStyle w:val="Code"/>
        <w:rPr>
          <w:highlight w:val="white"/>
        </w:rPr>
      </w:pPr>
    </w:p>
    <w:p w14:paraId="25886C41" w14:textId="77777777" w:rsidR="00E77B17" w:rsidRPr="00903DBA" w:rsidRDefault="00E77B17" w:rsidP="00E77B17">
      <w:pPr>
        <w:pStyle w:val="Code"/>
        <w:rPr>
          <w:highlight w:val="white"/>
        </w:rPr>
      </w:pPr>
      <w:r w:rsidRPr="00903DBA">
        <w:rPr>
          <w:highlight w:val="white"/>
        </w:rPr>
        <w:t>static struct tm g_timeStruct;</w:t>
      </w:r>
    </w:p>
    <w:p w14:paraId="7DADCBBB" w14:textId="77777777" w:rsidR="00E77B17" w:rsidRPr="00903DBA" w:rsidRDefault="00E77B17" w:rsidP="00E77B17">
      <w:pPr>
        <w:pStyle w:val="Code"/>
        <w:rPr>
          <w:highlight w:val="white"/>
        </w:rPr>
      </w:pPr>
    </w:p>
    <w:p w14:paraId="0F6DC823" w14:textId="77777777" w:rsidR="00E77B17" w:rsidRPr="00903DBA" w:rsidRDefault="00E77B17" w:rsidP="00E77B17">
      <w:pPr>
        <w:pStyle w:val="Code"/>
        <w:rPr>
          <w:highlight w:val="white"/>
        </w:rPr>
      </w:pPr>
      <w:r w:rsidRPr="00903DBA">
        <w:rPr>
          <w:highlight w:val="white"/>
        </w:rPr>
        <w:t>struct tm* gmtime(const time_t* timePtr) {</w:t>
      </w:r>
    </w:p>
    <w:p w14:paraId="01A39C4B" w14:textId="77777777" w:rsidR="00E77B17" w:rsidRPr="00903DBA" w:rsidRDefault="00E77B17" w:rsidP="00E77B17">
      <w:pPr>
        <w:pStyle w:val="Code"/>
        <w:rPr>
          <w:highlight w:val="white"/>
        </w:rPr>
      </w:pPr>
      <w:r w:rsidRPr="00903DBA">
        <w:rPr>
          <w:highlight w:val="white"/>
        </w:rPr>
        <w:t xml:space="preserve">  int year = 1970;</w:t>
      </w:r>
    </w:p>
    <w:p w14:paraId="7CAF97D9" w14:textId="77777777" w:rsidR="00E77B17" w:rsidRPr="00903DBA" w:rsidRDefault="00E77B17" w:rsidP="00E77B17">
      <w:pPr>
        <w:pStyle w:val="Code"/>
        <w:rPr>
          <w:highlight w:val="white"/>
        </w:rPr>
      </w:pPr>
    </w:p>
    <w:p w14:paraId="77615F48" w14:textId="77777777" w:rsidR="00E77B17" w:rsidRPr="00903DBA" w:rsidRDefault="00E77B17" w:rsidP="006E3F2E">
      <w:pPr>
        <w:pStyle w:val="Code"/>
        <w:rPr>
          <w:highlight w:val="white"/>
        </w:rPr>
      </w:pPr>
      <w:r w:rsidRPr="00903DBA">
        <w:rPr>
          <w:highlight w:val="white"/>
        </w:rPr>
        <w:t xml:space="preserve">  if (timePtr != NULL) {</w:t>
      </w:r>
    </w:p>
    <w:p w14:paraId="3F69C649" w14:textId="77777777" w:rsidR="006E3F2E" w:rsidRPr="00903DBA" w:rsidRDefault="006E3F2E" w:rsidP="006E3F2E">
      <w:pPr>
        <w:pStyle w:val="Code"/>
        <w:rPr>
          <w:highlight w:val="white"/>
        </w:rPr>
      </w:pPr>
      <w:r w:rsidRPr="00903DBA">
        <w:rPr>
          <w:highlight w:val="white"/>
        </w:rPr>
        <w:t xml:space="preserve">    time_t time = *timePtr;</w:t>
      </w:r>
    </w:p>
    <w:p w14:paraId="57E8BB21" w14:textId="77777777" w:rsidR="006E3F2E" w:rsidRPr="00903DBA" w:rsidRDefault="006E3F2E" w:rsidP="006E3F2E">
      <w:pPr>
        <w:pStyle w:val="Code"/>
        <w:rPr>
          <w:highlight w:val="white"/>
        </w:rPr>
      </w:pPr>
      <w:r w:rsidRPr="00903DBA">
        <w:rPr>
          <w:highlight w:val="white"/>
        </w:rPr>
        <w:t xml:space="preserve">    const long secondsOfDay = time % 86400L;</w:t>
      </w:r>
    </w:p>
    <w:p w14:paraId="165FCE50" w14:textId="77777777" w:rsidR="006E3F2E" w:rsidRPr="00903DBA" w:rsidRDefault="006E3F2E" w:rsidP="006E3F2E">
      <w:pPr>
        <w:pStyle w:val="Code"/>
        <w:rPr>
          <w:highlight w:val="white"/>
        </w:rPr>
      </w:pPr>
      <w:r w:rsidRPr="00903DBA">
        <w:rPr>
          <w:highlight w:val="white"/>
        </w:rPr>
        <w:t xml:space="preserve">    long totalDays = time / 86400L;</w:t>
      </w:r>
    </w:p>
    <w:p w14:paraId="747A870F" w14:textId="77777777" w:rsidR="006E3F2E" w:rsidRPr="00903DBA" w:rsidRDefault="006E3F2E" w:rsidP="006E3F2E">
      <w:pPr>
        <w:pStyle w:val="Code"/>
        <w:rPr>
          <w:highlight w:val="white"/>
        </w:rPr>
      </w:pPr>
    </w:p>
    <w:p w14:paraId="1B9C4CE7" w14:textId="77777777" w:rsidR="006E3F2E" w:rsidRPr="00903DBA" w:rsidRDefault="006E3F2E" w:rsidP="006E3F2E">
      <w:pPr>
        <w:pStyle w:val="Code"/>
        <w:rPr>
          <w:highlight w:val="white"/>
        </w:rPr>
      </w:pPr>
      <w:r w:rsidRPr="00903DBA">
        <w:rPr>
          <w:highlight w:val="white"/>
        </w:rPr>
        <w:t xml:space="preserve">    g_timeStruct.tm_hour = secondsOfDay / 3600;</w:t>
      </w:r>
    </w:p>
    <w:p w14:paraId="563EF689" w14:textId="77777777" w:rsidR="006E3F2E" w:rsidRPr="00903DBA" w:rsidRDefault="006E3F2E" w:rsidP="006E3F2E">
      <w:pPr>
        <w:pStyle w:val="Code"/>
        <w:rPr>
          <w:highlight w:val="white"/>
        </w:rPr>
      </w:pPr>
      <w:r w:rsidRPr="00903DBA">
        <w:rPr>
          <w:highlight w:val="white"/>
        </w:rPr>
        <w:t xml:space="preserve">    g_timeStruct.tm_min = (secondsOfDay % 3600) / 60;</w:t>
      </w:r>
    </w:p>
    <w:p w14:paraId="4884BD96" w14:textId="77777777" w:rsidR="006E3F2E" w:rsidRPr="00903DBA" w:rsidRDefault="006E3F2E" w:rsidP="006E3F2E">
      <w:pPr>
        <w:pStyle w:val="Code"/>
        <w:rPr>
          <w:highlight w:val="white"/>
        </w:rPr>
      </w:pPr>
      <w:r w:rsidRPr="00903DBA">
        <w:rPr>
          <w:highlight w:val="white"/>
        </w:rPr>
        <w:t xml:space="preserve">    g_timeStruct.tm_sec = (secondsOfDay % 3600) % 60;</w:t>
      </w:r>
    </w:p>
    <w:p w14:paraId="2769F8D6" w14:textId="77777777" w:rsidR="006E3F2E" w:rsidRPr="00903DBA" w:rsidRDefault="006E3F2E" w:rsidP="006E3F2E">
      <w:pPr>
        <w:pStyle w:val="Code"/>
        <w:rPr>
          <w:highlight w:val="white"/>
        </w:rPr>
      </w:pPr>
    </w:p>
    <w:p w14:paraId="277BFF50" w14:textId="77777777" w:rsidR="006E3F2E" w:rsidRPr="00903DBA" w:rsidRDefault="006E3F2E" w:rsidP="006E3F2E">
      <w:pPr>
        <w:pStyle w:val="Code"/>
        <w:rPr>
          <w:highlight w:val="white"/>
        </w:rPr>
      </w:pPr>
      <w:r w:rsidRPr="00903DBA">
        <w:rPr>
          <w:highlight w:val="white"/>
        </w:rPr>
        <w:t xml:space="preserve">    // January 1, 1970, was a Thursday</w:t>
      </w:r>
    </w:p>
    <w:p w14:paraId="5AFE642C" w14:textId="77777777" w:rsidR="006E3F2E" w:rsidRPr="00903DBA" w:rsidRDefault="006E3F2E" w:rsidP="006E3F2E">
      <w:pPr>
        <w:pStyle w:val="Code"/>
        <w:rPr>
          <w:highlight w:val="white"/>
        </w:rPr>
      </w:pPr>
      <w:r w:rsidRPr="00903DBA">
        <w:rPr>
          <w:highlight w:val="white"/>
        </w:rPr>
        <w:t xml:space="preserve">    if (totalDays &lt; 3) {</w:t>
      </w:r>
    </w:p>
    <w:p w14:paraId="6C55CA18" w14:textId="77777777" w:rsidR="006E3F2E" w:rsidRPr="00903DBA" w:rsidRDefault="006E3F2E" w:rsidP="006E3F2E">
      <w:pPr>
        <w:pStyle w:val="Code"/>
        <w:rPr>
          <w:highlight w:val="white"/>
        </w:rPr>
      </w:pPr>
      <w:r w:rsidRPr="00903DBA">
        <w:rPr>
          <w:highlight w:val="white"/>
        </w:rPr>
        <w:t xml:space="preserve">      g_timeStruct.tm_wday = totalDays + 4;</w:t>
      </w:r>
    </w:p>
    <w:p w14:paraId="3236D9F4" w14:textId="77777777" w:rsidR="006E3F2E" w:rsidRPr="00903DBA" w:rsidRDefault="006E3F2E" w:rsidP="006E3F2E">
      <w:pPr>
        <w:pStyle w:val="Code"/>
        <w:rPr>
          <w:highlight w:val="white"/>
        </w:rPr>
      </w:pPr>
      <w:r w:rsidRPr="00903DBA">
        <w:rPr>
          <w:highlight w:val="white"/>
        </w:rPr>
        <w:t xml:space="preserve">    }</w:t>
      </w:r>
    </w:p>
    <w:p w14:paraId="7D543A62" w14:textId="77777777" w:rsidR="006E3F2E" w:rsidRPr="00903DBA" w:rsidRDefault="006E3F2E" w:rsidP="006E3F2E">
      <w:pPr>
        <w:pStyle w:val="Code"/>
        <w:rPr>
          <w:highlight w:val="white"/>
        </w:rPr>
      </w:pPr>
      <w:r w:rsidRPr="00903DBA">
        <w:rPr>
          <w:highlight w:val="white"/>
        </w:rPr>
        <w:t xml:space="preserve">    else {</w:t>
      </w:r>
    </w:p>
    <w:p w14:paraId="2350AC27" w14:textId="77777777" w:rsidR="006E3F2E" w:rsidRPr="00903DBA" w:rsidRDefault="006E3F2E" w:rsidP="006E3F2E">
      <w:pPr>
        <w:pStyle w:val="Code"/>
        <w:rPr>
          <w:highlight w:val="white"/>
        </w:rPr>
      </w:pPr>
      <w:r w:rsidRPr="00903DBA">
        <w:rPr>
          <w:highlight w:val="white"/>
        </w:rPr>
        <w:t xml:space="preserve">      g_timeStruct.tm_wday = (totalDays - 3) % 7;</w:t>
      </w:r>
    </w:p>
    <w:p w14:paraId="68E91308" w14:textId="77777777" w:rsidR="006E3F2E" w:rsidRPr="00903DBA" w:rsidRDefault="006E3F2E" w:rsidP="006E3F2E">
      <w:pPr>
        <w:pStyle w:val="Code"/>
        <w:rPr>
          <w:highlight w:val="white"/>
        </w:rPr>
      </w:pPr>
      <w:r w:rsidRPr="00903DBA">
        <w:rPr>
          <w:highlight w:val="white"/>
        </w:rPr>
        <w:t xml:space="preserve">    }</w:t>
      </w:r>
    </w:p>
    <w:p w14:paraId="30F387C6" w14:textId="77777777" w:rsidR="00E77B17" w:rsidRPr="00903DBA" w:rsidRDefault="00E77B17" w:rsidP="006E3F2E">
      <w:pPr>
        <w:pStyle w:val="Code"/>
        <w:rPr>
          <w:highlight w:val="white"/>
        </w:rPr>
      </w:pPr>
    </w:p>
    <w:p w14:paraId="09AC7D97" w14:textId="77777777" w:rsidR="00E77B17" w:rsidRPr="00903DBA" w:rsidRDefault="00E77B17" w:rsidP="00E77B17">
      <w:pPr>
        <w:pStyle w:val="Code"/>
        <w:rPr>
          <w:highlight w:val="white"/>
        </w:rPr>
      </w:pPr>
      <w:r w:rsidRPr="00903DBA">
        <w:rPr>
          <w:highlight w:val="white"/>
        </w:rPr>
        <w:t xml:space="preserve">    while (TRUE) {</w:t>
      </w:r>
    </w:p>
    <w:p w14:paraId="395AC859" w14:textId="77777777" w:rsidR="00E77B17" w:rsidRPr="00903DBA" w:rsidRDefault="00E77B17" w:rsidP="00E77B17">
      <w:pPr>
        <w:pStyle w:val="Code"/>
        <w:rPr>
          <w:highlight w:val="white"/>
        </w:rPr>
      </w:pPr>
      <w:r w:rsidRPr="00903DBA">
        <w:rPr>
          <w:highlight w:val="white"/>
        </w:rPr>
        <w:t xml:space="preserve">      const BOOL leapYear = (((year % 4) == 0) &amp;&amp;</w:t>
      </w:r>
    </w:p>
    <w:p w14:paraId="6AC4C48A" w14:textId="77777777" w:rsidR="00E77B17" w:rsidRPr="00903DBA" w:rsidRDefault="00E77B17" w:rsidP="00E77B17">
      <w:pPr>
        <w:pStyle w:val="Code"/>
        <w:rPr>
          <w:highlight w:val="white"/>
        </w:rPr>
      </w:pPr>
      <w:r w:rsidRPr="00903DBA">
        <w:rPr>
          <w:highlight w:val="white"/>
        </w:rPr>
        <w:t xml:space="preserve">                            ((year % 100) != 0)) || ((year % 400) == 0);</w:t>
      </w:r>
    </w:p>
    <w:p w14:paraId="19B4C38B" w14:textId="77777777" w:rsidR="00E77B17" w:rsidRPr="00903DBA" w:rsidRDefault="00E77B17" w:rsidP="00E77B17">
      <w:pPr>
        <w:pStyle w:val="Code"/>
        <w:rPr>
          <w:highlight w:val="white"/>
        </w:rPr>
      </w:pPr>
      <w:r w:rsidRPr="00903DBA">
        <w:rPr>
          <w:highlight w:val="white"/>
        </w:rPr>
        <w:t xml:space="preserve">      const int daysOfYear = leapYear ? 366 : 365;</w:t>
      </w:r>
    </w:p>
    <w:p w14:paraId="46BE6411" w14:textId="77777777" w:rsidR="00E77B17" w:rsidRPr="00903DBA" w:rsidRDefault="00E77B17" w:rsidP="00E77B17">
      <w:pPr>
        <w:pStyle w:val="Code"/>
        <w:rPr>
          <w:highlight w:val="white"/>
        </w:rPr>
      </w:pPr>
    </w:p>
    <w:p w14:paraId="1111BF57" w14:textId="77777777" w:rsidR="00E77B17" w:rsidRPr="00903DBA" w:rsidRDefault="00E77B17" w:rsidP="00E77B17">
      <w:pPr>
        <w:pStyle w:val="Code"/>
        <w:rPr>
          <w:highlight w:val="white"/>
        </w:rPr>
      </w:pPr>
      <w:r w:rsidRPr="00903DBA">
        <w:rPr>
          <w:highlight w:val="white"/>
        </w:rPr>
        <w:t xml:space="preserve">      if (totalDays &lt; daysOfYear) {</w:t>
      </w:r>
    </w:p>
    <w:p w14:paraId="70E613F1" w14:textId="77777777" w:rsidR="00E77B17" w:rsidRPr="00903DBA" w:rsidRDefault="00E77B17" w:rsidP="00E77B17">
      <w:pPr>
        <w:pStyle w:val="Code"/>
        <w:rPr>
          <w:highlight w:val="white"/>
        </w:rPr>
      </w:pPr>
      <w:r w:rsidRPr="00903DBA">
        <w:rPr>
          <w:highlight w:val="white"/>
        </w:rPr>
        <w:t xml:space="preserve">        const int daysOfMonths[] = {31, leapYear ? 29 : 28, 31, 30,</w:t>
      </w:r>
    </w:p>
    <w:p w14:paraId="4597EC40" w14:textId="77777777" w:rsidR="00E77B17" w:rsidRPr="00903DBA" w:rsidRDefault="00E77B17" w:rsidP="00E77B17">
      <w:pPr>
        <w:pStyle w:val="Code"/>
        <w:rPr>
          <w:highlight w:val="white"/>
        </w:rPr>
      </w:pPr>
      <w:r w:rsidRPr="00903DBA">
        <w:rPr>
          <w:highlight w:val="white"/>
        </w:rPr>
        <w:t xml:space="preserve">                                    31, 30, 30, 31, 30, 31, 30, 31};</w:t>
      </w:r>
    </w:p>
    <w:p w14:paraId="704F3C12" w14:textId="77777777" w:rsidR="00E77B17" w:rsidRPr="00903DBA" w:rsidRDefault="00E77B17" w:rsidP="00E77B17">
      <w:pPr>
        <w:pStyle w:val="Code"/>
        <w:rPr>
          <w:highlight w:val="white"/>
        </w:rPr>
      </w:pPr>
      <w:r w:rsidRPr="00903DBA">
        <w:rPr>
          <w:highlight w:val="white"/>
        </w:rPr>
        <w:t xml:space="preserve">        int month = 0;</w:t>
      </w:r>
    </w:p>
    <w:p w14:paraId="2AC0832A" w14:textId="77777777" w:rsidR="00E77B17" w:rsidRPr="00903DBA" w:rsidRDefault="00E77B17" w:rsidP="00E77B17">
      <w:pPr>
        <w:pStyle w:val="Code"/>
        <w:rPr>
          <w:highlight w:val="white"/>
        </w:rPr>
      </w:pPr>
      <w:r w:rsidRPr="00903DBA">
        <w:rPr>
          <w:highlight w:val="white"/>
        </w:rPr>
        <w:t xml:space="preserve">        g_timeStruct.tm_year = year - 1900;</w:t>
      </w:r>
    </w:p>
    <w:p w14:paraId="3674A937" w14:textId="77777777" w:rsidR="00E77B17" w:rsidRPr="00903DBA" w:rsidRDefault="00E77B17" w:rsidP="00E77B17">
      <w:pPr>
        <w:pStyle w:val="Code"/>
        <w:rPr>
          <w:highlight w:val="white"/>
        </w:rPr>
      </w:pPr>
      <w:r w:rsidRPr="00903DBA">
        <w:rPr>
          <w:highlight w:val="white"/>
        </w:rPr>
        <w:t xml:space="preserve">        g_timeStruct.tm_yday = totalDays;</w:t>
      </w:r>
    </w:p>
    <w:p w14:paraId="348C7D58" w14:textId="77777777" w:rsidR="00E77B17" w:rsidRPr="00903DBA" w:rsidRDefault="00E77B17" w:rsidP="00E77B17">
      <w:pPr>
        <w:pStyle w:val="Code"/>
        <w:rPr>
          <w:highlight w:val="white"/>
        </w:rPr>
      </w:pPr>
    </w:p>
    <w:p w14:paraId="0CB1750F" w14:textId="77777777" w:rsidR="00E77B17" w:rsidRPr="00903DBA" w:rsidRDefault="00E77B17" w:rsidP="00E77B17">
      <w:pPr>
        <w:pStyle w:val="Code"/>
        <w:rPr>
          <w:highlight w:val="white"/>
        </w:rPr>
      </w:pPr>
      <w:r w:rsidRPr="00903DBA">
        <w:rPr>
          <w:highlight w:val="white"/>
        </w:rPr>
        <w:t xml:space="preserve">        while (totalDays &gt;= daysOfMonths[month]) {</w:t>
      </w:r>
    </w:p>
    <w:p w14:paraId="0EE47CFF" w14:textId="77777777" w:rsidR="00E77B17" w:rsidRPr="00903DBA" w:rsidRDefault="00E77B17" w:rsidP="00E77B17">
      <w:pPr>
        <w:pStyle w:val="Code"/>
        <w:rPr>
          <w:highlight w:val="white"/>
        </w:rPr>
      </w:pPr>
      <w:r w:rsidRPr="00903DBA">
        <w:rPr>
          <w:highlight w:val="white"/>
        </w:rPr>
        <w:t xml:space="preserve">          totalDays -= daysOfMonths[month];</w:t>
      </w:r>
    </w:p>
    <w:p w14:paraId="6E9BED1E" w14:textId="77777777" w:rsidR="00E77B17" w:rsidRPr="00903DBA" w:rsidRDefault="00E77B17" w:rsidP="00E77B17">
      <w:pPr>
        <w:pStyle w:val="Code"/>
        <w:rPr>
          <w:highlight w:val="white"/>
        </w:rPr>
      </w:pPr>
      <w:r w:rsidRPr="00903DBA">
        <w:rPr>
          <w:highlight w:val="white"/>
        </w:rPr>
        <w:t xml:space="preserve">          ++month;</w:t>
      </w:r>
    </w:p>
    <w:p w14:paraId="6EE497B9" w14:textId="77777777" w:rsidR="00E77B17" w:rsidRPr="00903DBA" w:rsidRDefault="00E77B17" w:rsidP="00E77B17">
      <w:pPr>
        <w:pStyle w:val="Code"/>
        <w:rPr>
          <w:highlight w:val="white"/>
        </w:rPr>
      </w:pPr>
      <w:r w:rsidRPr="00903DBA">
        <w:rPr>
          <w:highlight w:val="white"/>
        </w:rPr>
        <w:t xml:space="preserve">        }</w:t>
      </w:r>
    </w:p>
    <w:p w14:paraId="529D8FEA" w14:textId="77777777" w:rsidR="00E77B17" w:rsidRPr="00903DBA" w:rsidRDefault="00E77B17" w:rsidP="00E77B17">
      <w:pPr>
        <w:pStyle w:val="Code"/>
        <w:rPr>
          <w:highlight w:val="white"/>
        </w:rPr>
      </w:pPr>
    </w:p>
    <w:p w14:paraId="01A6D9A8" w14:textId="77777777" w:rsidR="00E77B17" w:rsidRPr="00903DBA" w:rsidRDefault="00E77B17" w:rsidP="00E77B17">
      <w:pPr>
        <w:pStyle w:val="Code"/>
        <w:rPr>
          <w:highlight w:val="white"/>
        </w:rPr>
      </w:pPr>
      <w:r w:rsidRPr="00903DBA">
        <w:rPr>
          <w:highlight w:val="white"/>
        </w:rPr>
        <w:t xml:space="preserve">        g_timeStruct.tm_mon = month;</w:t>
      </w:r>
    </w:p>
    <w:p w14:paraId="78F8A6BE" w14:textId="77777777" w:rsidR="00E77B17" w:rsidRPr="00903DBA" w:rsidRDefault="00E77B17" w:rsidP="00E77B17">
      <w:pPr>
        <w:pStyle w:val="Code"/>
        <w:rPr>
          <w:highlight w:val="white"/>
        </w:rPr>
      </w:pPr>
      <w:r w:rsidRPr="00903DBA">
        <w:rPr>
          <w:highlight w:val="white"/>
        </w:rPr>
        <w:t xml:space="preserve">        g_timeStruct.tm_mday = totalDays + 1;</w:t>
      </w:r>
    </w:p>
    <w:p w14:paraId="7621C760" w14:textId="77777777" w:rsidR="00E77B17" w:rsidRPr="00903DBA" w:rsidRDefault="00E77B17" w:rsidP="00E77B17">
      <w:pPr>
        <w:pStyle w:val="Code"/>
        <w:rPr>
          <w:highlight w:val="white"/>
        </w:rPr>
      </w:pPr>
      <w:r w:rsidRPr="00903DBA">
        <w:rPr>
          <w:highlight w:val="white"/>
        </w:rPr>
        <w:t xml:space="preserve">        g_timeStruct.tm_isdst = -1;</w:t>
      </w:r>
    </w:p>
    <w:p w14:paraId="08EA991A" w14:textId="77777777" w:rsidR="00E77B17" w:rsidRPr="00903DBA" w:rsidRDefault="00E77B17" w:rsidP="00E77B17">
      <w:pPr>
        <w:pStyle w:val="Code"/>
        <w:rPr>
          <w:highlight w:val="white"/>
        </w:rPr>
      </w:pPr>
      <w:r w:rsidRPr="00903DBA">
        <w:rPr>
          <w:highlight w:val="white"/>
        </w:rPr>
        <w:t xml:space="preserve">        return &amp;g_timeStruct;</w:t>
      </w:r>
    </w:p>
    <w:p w14:paraId="2B002B3A" w14:textId="77777777" w:rsidR="00E77B17" w:rsidRPr="00903DBA" w:rsidRDefault="00E77B17" w:rsidP="00E77B17">
      <w:pPr>
        <w:pStyle w:val="Code"/>
        <w:rPr>
          <w:highlight w:val="white"/>
        </w:rPr>
      </w:pPr>
      <w:r w:rsidRPr="00903DBA">
        <w:rPr>
          <w:highlight w:val="white"/>
        </w:rPr>
        <w:t xml:space="preserve">      }</w:t>
      </w:r>
    </w:p>
    <w:p w14:paraId="40870D10" w14:textId="77777777" w:rsidR="00E77B17" w:rsidRPr="00903DBA" w:rsidRDefault="00E77B17" w:rsidP="00E77B17">
      <w:pPr>
        <w:pStyle w:val="Code"/>
        <w:rPr>
          <w:highlight w:val="white"/>
        </w:rPr>
      </w:pPr>
    </w:p>
    <w:p w14:paraId="180CF31C" w14:textId="77777777" w:rsidR="00E77B17" w:rsidRPr="00903DBA" w:rsidRDefault="00E77B17" w:rsidP="00E77B17">
      <w:pPr>
        <w:pStyle w:val="Code"/>
        <w:rPr>
          <w:highlight w:val="white"/>
        </w:rPr>
      </w:pPr>
      <w:r w:rsidRPr="00903DBA">
        <w:rPr>
          <w:highlight w:val="white"/>
        </w:rPr>
        <w:t xml:space="preserve">      ++year;</w:t>
      </w:r>
    </w:p>
    <w:p w14:paraId="43D739E9" w14:textId="77777777" w:rsidR="00E77B17" w:rsidRPr="00903DBA" w:rsidRDefault="00E77B17" w:rsidP="00E77B17">
      <w:pPr>
        <w:pStyle w:val="Code"/>
        <w:rPr>
          <w:highlight w:val="white"/>
        </w:rPr>
      </w:pPr>
      <w:r w:rsidRPr="00903DBA">
        <w:rPr>
          <w:highlight w:val="white"/>
        </w:rPr>
        <w:t xml:space="preserve">      totalDays -= daysOfYear;</w:t>
      </w:r>
    </w:p>
    <w:p w14:paraId="32D57716" w14:textId="77777777" w:rsidR="00E77B17" w:rsidRPr="00903DBA" w:rsidRDefault="00E77B17" w:rsidP="00E77B17">
      <w:pPr>
        <w:pStyle w:val="Code"/>
        <w:rPr>
          <w:highlight w:val="white"/>
        </w:rPr>
      </w:pPr>
      <w:r w:rsidRPr="00903DBA">
        <w:rPr>
          <w:highlight w:val="white"/>
        </w:rPr>
        <w:t xml:space="preserve">    }</w:t>
      </w:r>
    </w:p>
    <w:p w14:paraId="42465FDB" w14:textId="77777777" w:rsidR="00E77B17" w:rsidRPr="00903DBA" w:rsidRDefault="00E77B17" w:rsidP="00E77B17">
      <w:pPr>
        <w:pStyle w:val="Code"/>
        <w:rPr>
          <w:highlight w:val="white"/>
        </w:rPr>
      </w:pPr>
      <w:r w:rsidRPr="00903DBA">
        <w:rPr>
          <w:highlight w:val="white"/>
        </w:rPr>
        <w:t xml:space="preserve">  }</w:t>
      </w:r>
    </w:p>
    <w:p w14:paraId="20D83EBC" w14:textId="77777777" w:rsidR="00E77B17" w:rsidRPr="00903DBA" w:rsidRDefault="00E77B17" w:rsidP="00E77B17">
      <w:pPr>
        <w:pStyle w:val="Code"/>
        <w:rPr>
          <w:highlight w:val="white"/>
        </w:rPr>
      </w:pPr>
    </w:p>
    <w:p w14:paraId="22EB7489" w14:textId="77777777" w:rsidR="00E77B17" w:rsidRPr="00903DBA" w:rsidRDefault="00E77B17" w:rsidP="00E77B17">
      <w:pPr>
        <w:pStyle w:val="Code"/>
        <w:rPr>
          <w:highlight w:val="white"/>
        </w:rPr>
      </w:pPr>
      <w:r w:rsidRPr="00903DBA">
        <w:rPr>
          <w:highlight w:val="white"/>
        </w:rPr>
        <w:t xml:space="preserve">  return NULL;</w:t>
      </w:r>
    </w:p>
    <w:p w14:paraId="3DE27520" w14:textId="77777777" w:rsidR="00E77B17" w:rsidRPr="00903DBA" w:rsidRDefault="00E77B17" w:rsidP="00E77B17">
      <w:pPr>
        <w:pStyle w:val="Code"/>
        <w:rPr>
          <w:highlight w:val="white"/>
        </w:rPr>
      </w:pPr>
      <w:r w:rsidRPr="00903DBA">
        <w:rPr>
          <w:highlight w:val="white"/>
        </w:rPr>
        <w:t>}</w:t>
      </w:r>
    </w:p>
    <w:p w14:paraId="33B41FCC" w14:textId="77777777" w:rsidR="00E77B17" w:rsidRPr="00903DBA" w:rsidRDefault="00E77B17" w:rsidP="00E77B17">
      <w:pPr>
        <w:pStyle w:val="Code"/>
        <w:rPr>
          <w:highlight w:val="white"/>
        </w:rPr>
      </w:pPr>
    </w:p>
    <w:p w14:paraId="2034A06A" w14:textId="77777777" w:rsidR="00E77B17" w:rsidRPr="00903DBA" w:rsidRDefault="00E77B17" w:rsidP="00E77B17">
      <w:pPr>
        <w:pStyle w:val="Code"/>
        <w:rPr>
          <w:highlight w:val="white"/>
        </w:rPr>
      </w:pPr>
      <w:r w:rsidRPr="00903DBA">
        <w:rPr>
          <w:highlight w:val="white"/>
        </w:rPr>
        <w:t>double difftime(time_t time1, time_t time2) {</w:t>
      </w:r>
    </w:p>
    <w:p w14:paraId="1DFACB0A" w14:textId="77777777" w:rsidR="00E77B17" w:rsidRPr="00903DBA" w:rsidRDefault="00E77B17" w:rsidP="00E77B17">
      <w:pPr>
        <w:pStyle w:val="Code"/>
        <w:rPr>
          <w:highlight w:val="white"/>
        </w:rPr>
      </w:pPr>
      <w:r w:rsidRPr="00903DBA">
        <w:rPr>
          <w:highlight w:val="white"/>
        </w:rPr>
        <w:t xml:space="preserve">  return (double) (time2 - time1);</w:t>
      </w:r>
    </w:p>
    <w:p w14:paraId="394C11E1" w14:textId="77777777" w:rsidR="00E77B17" w:rsidRPr="00903DBA" w:rsidRDefault="00E77B17" w:rsidP="00E77B17">
      <w:pPr>
        <w:pStyle w:val="Code"/>
        <w:rPr>
          <w:highlight w:val="white"/>
        </w:rPr>
      </w:pPr>
      <w:r w:rsidRPr="00903DBA">
        <w:rPr>
          <w:highlight w:val="white"/>
        </w:rPr>
        <w:t>}</w:t>
      </w:r>
    </w:p>
    <w:p w14:paraId="3656B703" w14:textId="77777777" w:rsidR="00E77B17" w:rsidRPr="00903DBA" w:rsidRDefault="00E77B17" w:rsidP="00E77B17">
      <w:pPr>
        <w:pStyle w:val="Code"/>
        <w:rPr>
          <w:highlight w:val="white"/>
        </w:rPr>
      </w:pPr>
    </w:p>
    <w:p w14:paraId="37B7B280" w14:textId="77777777" w:rsidR="00E77B17" w:rsidRPr="00903DBA" w:rsidRDefault="00E77B17" w:rsidP="00E77B17">
      <w:pPr>
        <w:pStyle w:val="Code"/>
        <w:rPr>
          <w:highlight w:val="white"/>
        </w:rPr>
      </w:pPr>
      <w:r w:rsidRPr="00903DBA">
        <w:rPr>
          <w:highlight w:val="white"/>
        </w:rPr>
        <w:t>static char g_timeString[256];</w:t>
      </w:r>
    </w:p>
    <w:p w14:paraId="1D47AC1F" w14:textId="77777777" w:rsidR="00E77B17" w:rsidRPr="00903DBA" w:rsidRDefault="00E77B17" w:rsidP="00E77B17">
      <w:pPr>
        <w:pStyle w:val="Code"/>
        <w:rPr>
          <w:highlight w:val="white"/>
        </w:rPr>
      </w:pPr>
    </w:p>
    <w:p w14:paraId="61A2F002" w14:textId="77777777" w:rsidR="00E77B17" w:rsidRPr="00903DBA" w:rsidRDefault="00E77B17" w:rsidP="00E77B17">
      <w:pPr>
        <w:pStyle w:val="Code"/>
        <w:rPr>
          <w:highlight w:val="white"/>
        </w:rPr>
      </w:pPr>
      <w:r w:rsidRPr="00903DBA">
        <w:rPr>
          <w:highlight w:val="white"/>
        </w:rPr>
        <w:t>static char* g_defaultShortDayList[] = {"Sun", "Mon", "Tue", "Wed",</w:t>
      </w:r>
    </w:p>
    <w:p w14:paraId="42DE7942" w14:textId="77777777" w:rsidR="00E77B17" w:rsidRPr="00903DBA" w:rsidRDefault="00E77B17" w:rsidP="00E77B17">
      <w:pPr>
        <w:pStyle w:val="Code"/>
        <w:rPr>
          <w:highlight w:val="white"/>
        </w:rPr>
      </w:pPr>
      <w:r w:rsidRPr="00903DBA">
        <w:rPr>
          <w:highlight w:val="white"/>
        </w:rPr>
        <w:t xml:space="preserve">                                        "Thu", "Fri", "Sat"};</w:t>
      </w:r>
    </w:p>
    <w:p w14:paraId="6BDEAE78" w14:textId="77777777" w:rsidR="00E77B17" w:rsidRPr="00903DBA" w:rsidRDefault="00E77B17" w:rsidP="00E77B17">
      <w:pPr>
        <w:pStyle w:val="Code"/>
        <w:rPr>
          <w:highlight w:val="white"/>
        </w:rPr>
      </w:pPr>
      <w:r w:rsidRPr="00903DBA">
        <w:rPr>
          <w:highlight w:val="white"/>
        </w:rPr>
        <w:t xml:space="preserve">static char* g_defaultLongDayList[] = {"Sunday", "Monday", "Tuesday", </w:t>
      </w:r>
    </w:p>
    <w:p w14:paraId="58D81519" w14:textId="77777777" w:rsidR="00E77B17" w:rsidRPr="00903DBA" w:rsidRDefault="00E77B17" w:rsidP="00E77B17">
      <w:pPr>
        <w:pStyle w:val="Code"/>
        <w:rPr>
          <w:highlight w:val="white"/>
        </w:rPr>
      </w:pPr>
      <w:r w:rsidRPr="00903DBA">
        <w:rPr>
          <w:highlight w:val="white"/>
        </w:rPr>
        <w:t xml:space="preserve">                               "Wednesday", "Thursday", "Friday", "Saturday"};</w:t>
      </w:r>
    </w:p>
    <w:p w14:paraId="74AE424F" w14:textId="77777777" w:rsidR="00E77B17" w:rsidRPr="00903DBA" w:rsidRDefault="00E77B17" w:rsidP="00E77B17">
      <w:pPr>
        <w:pStyle w:val="Code"/>
        <w:rPr>
          <w:highlight w:val="white"/>
        </w:rPr>
      </w:pPr>
    </w:p>
    <w:p w14:paraId="5C32D5EC" w14:textId="77777777" w:rsidR="00E77B17" w:rsidRPr="00903DBA" w:rsidRDefault="00E77B17" w:rsidP="00E77B17">
      <w:pPr>
        <w:pStyle w:val="Code"/>
        <w:rPr>
          <w:highlight w:val="white"/>
        </w:rPr>
      </w:pPr>
      <w:r w:rsidRPr="00903DBA">
        <w:rPr>
          <w:highlight w:val="white"/>
        </w:rPr>
        <w:t>static char* g_defaultShortMonthList[] =</w:t>
      </w:r>
    </w:p>
    <w:p w14:paraId="25459714" w14:textId="77777777" w:rsidR="00E77B17" w:rsidRPr="00903DBA" w:rsidRDefault="00E77B17" w:rsidP="00E77B17">
      <w:pPr>
        <w:pStyle w:val="Code"/>
        <w:rPr>
          <w:highlight w:val="white"/>
        </w:rPr>
      </w:pPr>
      <w:r w:rsidRPr="00903DBA">
        <w:rPr>
          <w:highlight w:val="white"/>
        </w:rPr>
        <w:t xml:space="preserve">  {"Jan", "Feb", "Mar", "Apr", "May", "Jun",</w:t>
      </w:r>
    </w:p>
    <w:p w14:paraId="79C193A8" w14:textId="77777777" w:rsidR="00E77B17" w:rsidRPr="00903DBA" w:rsidRDefault="00E77B17" w:rsidP="00E77B17">
      <w:pPr>
        <w:pStyle w:val="Code"/>
        <w:rPr>
          <w:highlight w:val="white"/>
        </w:rPr>
      </w:pPr>
      <w:r w:rsidRPr="00903DBA">
        <w:rPr>
          <w:highlight w:val="white"/>
        </w:rPr>
        <w:t xml:space="preserve">   "Jul", "Aug", "Sep", "Oct", "Nov", "Dec"};</w:t>
      </w:r>
    </w:p>
    <w:p w14:paraId="124A997B" w14:textId="77777777" w:rsidR="00E77B17" w:rsidRPr="00903DBA" w:rsidRDefault="00E77B17" w:rsidP="00E77B17">
      <w:pPr>
        <w:pStyle w:val="Code"/>
        <w:rPr>
          <w:highlight w:val="white"/>
        </w:rPr>
      </w:pPr>
      <w:r w:rsidRPr="00903DBA">
        <w:rPr>
          <w:highlight w:val="white"/>
        </w:rPr>
        <w:t>static char* g_defaultLongMonthList[] =</w:t>
      </w:r>
    </w:p>
    <w:p w14:paraId="52EECA7D" w14:textId="77777777" w:rsidR="00E77B17" w:rsidRPr="00903DBA" w:rsidRDefault="00E77B17" w:rsidP="00E77B17">
      <w:pPr>
        <w:pStyle w:val="Code"/>
        <w:rPr>
          <w:highlight w:val="white"/>
        </w:rPr>
      </w:pPr>
      <w:r w:rsidRPr="00903DBA">
        <w:rPr>
          <w:highlight w:val="white"/>
        </w:rPr>
        <w:t xml:space="preserve">  {"January", "February", "March", "April", "May", "June",</w:t>
      </w:r>
    </w:p>
    <w:p w14:paraId="2DDB1034" w14:textId="77777777" w:rsidR="00E77B17" w:rsidRPr="00903DBA" w:rsidRDefault="00E77B17" w:rsidP="00E77B17">
      <w:pPr>
        <w:pStyle w:val="Code"/>
        <w:rPr>
          <w:highlight w:val="white"/>
        </w:rPr>
      </w:pPr>
      <w:r w:rsidRPr="00903DBA">
        <w:rPr>
          <w:highlight w:val="white"/>
        </w:rPr>
        <w:t xml:space="preserve">   "July", "August", "September", "October", "November", "December"};</w:t>
      </w:r>
    </w:p>
    <w:p w14:paraId="480958DB" w14:textId="77777777" w:rsidR="00E77B17" w:rsidRPr="00903DBA" w:rsidRDefault="00E77B17" w:rsidP="00E77B17">
      <w:pPr>
        <w:pStyle w:val="Code"/>
        <w:rPr>
          <w:highlight w:val="white"/>
        </w:rPr>
      </w:pPr>
    </w:p>
    <w:p w14:paraId="29A2ABB7" w14:textId="77777777" w:rsidR="00E77B17" w:rsidRPr="00903DBA" w:rsidRDefault="00E77B17" w:rsidP="00E77B17">
      <w:pPr>
        <w:pStyle w:val="Code"/>
        <w:rPr>
          <w:highlight w:val="white"/>
        </w:rPr>
      </w:pPr>
      <w:r w:rsidRPr="00903DBA">
        <w:rPr>
          <w:highlight w:val="white"/>
        </w:rPr>
        <w:t>char* asctime(const struct tm* tp) {</w:t>
      </w:r>
    </w:p>
    <w:p w14:paraId="60A2635F" w14:textId="77777777" w:rsidR="00E77B17" w:rsidRPr="00903DBA" w:rsidRDefault="00E77B17" w:rsidP="00E77B17">
      <w:pPr>
        <w:pStyle w:val="Code"/>
        <w:rPr>
          <w:highlight w:val="white"/>
        </w:rPr>
      </w:pPr>
      <w:r w:rsidRPr="00903DBA">
        <w:rPr>
          <w:highlight w:val="white"/>
        </w:rPr>
        <w:t xml:space="preserve">  struct lconv* localeConvPtr = NULL;</w:t>
      </w:r>
    </w:p>
    <w:p w14:paraId="50CB0FD3" w14:textId="77777777" w:rsidR="00E77B17" w:rsidRPr="00903DBA" w:rsidRDefault="00E77B17" w:rsidP="00E77B17">
      <w:pPr>
        <w:pStyle w:val="Code"/>
        <w:rPr>
          <w:highlight w:val="white"/>
        </w:rPr>
      </w:pPr>
      <w:r w:rsidRPr="00903DBA">
        <w:rPr>
          <w:highlight w:val="white"/>
        </w:rPr>
        <w:t xml:space="preserve">  char** shortDayList = (localeConvPtr != NULL) ? localeConvPtr-&gt;shortDayList</w:t>
      </w:r>
    </w:p>
    <w:p w14:paraId="192AE31A" w14:textId="77777777" w:rsidR="00E77B17" w:rsidRPr="00903DBA" w:rsidRDefault="00E77B17" w:rsidP="00E77B17">
      <w:pPr>
        <w:pStyle w:val="Code"/>
        <w:rPr>
          <w:highlight w:val="white"/>
        </w:rPr>
      </w:pPr>
      <w:r w:rsidRPr="00903DBA">
        <w:rPr>
          <w:highlight w:val="white"/>
        </w:rPr>
        <w:t xml:space="preserve">                                                : NULL;</w:t>
      </w:r>
    </w:p>
    <w:p w14:paraId="1D5720EF" w14:textId="77777777" w:rsidR="00E77B17" w:rsidRPr="00903DBA" w:rsidRDefault="00E77B17" w:rsidP="00E77B17">
      <w:pPr>
        <w:pStyle w:val="Code"/>
        <w:rPr>
          <w:highlight w:val="white"/>
        </w:rPr>
      </w:pPr>
      <w:r w:rsidRPr="00903DBA">
        <w:rPr>
          <w:highlight w:val="white"/>
        </w:rPr>
        <w:t xml:space="preserve">  char** shortMonthList = (localeConvPtr != NULL)</w:t>
      </w:r>
    </w:p>
    <w:p w14:paraId="3297250D" w14:textId="77777777" w:rsidR="00E77B17" w:rsidRPr="00903DBA" w:rsidRDefault="00E77B17" w:rsidP="00E77B17">
      <w:pPr>
        <w:pStyle w:val="Code"/>
        <w:rPr>
          <w:highlight w:val="white"/>
        </w:rPr>
      </w:pPr>
      <w:r w:rsidRPr="00903DBA">
        <w:rPr>
          <w:highlight w:val="white"/>
        </w:rPr>
        <w:t xml:space="preserve">                          ? localeConvPtr-&gt;shortMonthList : NULL;</w:t>
      </w:r>
    </w:p>
    <w:p w14:paraId="6B752E59" w14:textId="77777777" w:rsidR="00E77B17" w:rsidRPr="00903DBA" w:rsidRDefault="00E77B17" w:rsidP="00E77B17">
      <w:pPr>
        <w:pStyle w:val="Code"/>
        <w:rPr>
          <w:highlight w:val="white"/>
        </w:rPr>
      </w:pPr>
    </w:p>
    <w:p w14:paraId="0980093E" w14:textId="77777777" w:rsidR="00E77B17" w:rsidRPr="00903DBA" w:rsidRDefault="00E77B17" w:rsidP="00E77B17">
      <w:pPr>
        <w:pStyle w:val="Code"/>
        <w:rPr>
          <w:highlight w:val="white"/>
        </w:rPr>
      </w:pPr>
      <w:r w:rsidRPr="00903DBA">
        <w:rPr>
          <w:highlight w:val="white"/>
        </w:rPr>
        <w:t xml:space="preserve">  shortDayList = (shortDayList != NULL) ? shortDayList</w:t>
      </w:r>
    </w:p>
    <w:p w14:paraId="0FEF3B36" w14:textId="77777777" w:rsidR="00E77B17" w:rsidRPr="00903DBA" w:rsidRDefault="00E77B17" w:rsidP="00E77B17">
      <w:pPr>
        <w:pStyle w:val="Code"/>
        <w:rPr>
          <w:highlight w:val="white"/>
        </w:rPr>
      </w:pPr>
      <w:r w:rsidRPr="00903DBA">
        <w:rPr>
          <w:highlight w:val="white"/>
        </w:rPr>
        <w:t xml:space="preserve">                                        : g_defaultShortDayList;</w:t>
      </w:r>
    </w:p>
    <w:p w14:paraId="67BF361F" w14:textId="77777777" w:rsidR="00E77B17" w:rsidRPr="00903DBA" w:rsidRDefault="00E77B17" w:rsidP="00E77B17">
      <w:pPr>
        <w:pStyle w:val="Code"/>
        <w:rPr>
          <w:highlight w:val="white"/>
        </w:rPr>
      </w:pPr>
      <w:r w:rsidRPr="00903DBA">
        <w:rPr>
          <w:highlight w:val="white"/>
        </w:rPr>
        <w:t xml:space="preserve">  shortMonthList = (shortMonthList != NULL) ? shortMonthList</w:t>
      </w:r>
    </w:p>
    <w:p w14:paraId="2D8C233F" w14:textId="77777777" w:rsidR="00E77B17" w:rsidRPr="00903DBA" w:rsidRDefault="00E77B17" w:rsidP="00E77B17">
      <w:pPr>
        <w:pStyle w:val="Code"/>
        <w:rPr>
          <w:highlight w:val="white"/>
        </w:rPr>
      </w:pPr>
      <w:r w:rsidRPr="00903DBA">
        <w:rPr>
          <w:highlight w:val="white"/>
        </w:rPr>
        <w:t xml:space="preserve">                                            : g_defaultShortMonthList;</w:t>
      </w:r>
    </w:p>
    <w:p w14:paraId="7430F582" w14:textId="77777777" w:rsidR="00E77B17" w:rsidRPr="00903DBA" w:rsidRDefault="00E77B17" w:rsidP="00E77B17">
      <w:pPr>
        <w:pStyle w:val="Code"/>
        <w:rPr>
          <w:highlight w:val="white"/>
        </w:rPr>
      </w:pPr>
    </w:p>
    <w:p w14:paraId="15478353" w14:textId="77777777" w:rsidR="00E77B17" w:rsidRPr="00903DBA" w:rsidRDefault="00E77B17" w:rsidP="00E77B17">
      <w:pPr>
        <w:pStyle w:val="Code"/>
        <w:rPr>
          <w:highlight w:val="white"/>
        </w:rPr>
      </w:pPr>
      <w:r w:rsidRPr="00903DBA">
        <w:rPr>
          <w:highlight w:val="white"/>
        </w:rPr>
        <w:t xml:space="preserve">  sprintf(g_timeString, "%s %s %2i %02i:%02i:%02i %04i",</w:t>
      </w:r>
    </w:p>
    <w:p w14:paraId="7385CDCF" w14:textId="77777777" w:rsidR="00E77B17" w:rsidRPr="00903DBA" w:rsidRDefault="00E77B17" w:rsidP="00E77B17">
      <w:pPr>
        <w:pStyle w:val="Code"/>
        <w:rPr>
          <w:highlight w:val="white"/>
        </w:rPr>
      </w:pPr>
      <w:r w:rsidRPr="00903DBA">
        <w:rPr>
          <w:highlight w:val="white"/>
        </w:rPr>
        <w:t xml:space="preserve">          shortDayList[tp-&gt;tm_wday], shortMonthList[tp-&gt;tm_mon],</w:t>
      </w:r>
    </w:p>
    <w:p w14:paraId="6F35630D" w14:textId="77777777" w:rsidR="00E77B17" w:rsidRPr="00903DBA" w:rsidRDefault="00E77B17" w:rsidP="00E77B17">
      <w:pPr>
        <w:pStyle w:val="Code"/>
        <w:rPr>
          <w:highlight w:val="white"/>
        </w:rPr>
      </w:pPr>
      <w:r w:rsidRPr="00903DBA">
        <w:rPr>
          <w:highlight w:val="white"/>
        </w:rPr>
        <w:t xml:space="preserve">          tp-&gt;tm_mday, tp-&gt;tm_hour, tp-&gt;tm_min,</w:t>
      </w:r>
    </w:p>
    <w:p w14:paraId="6E25D671" w14:textId="77777777" w:rsidR="00E77B17" w:rsidRPr="00903DBA" w:rsidRDefault="00E77B17" w:rsidP="00E77B17">
      <w:pPr>
        <w:pStyle w:val="Code"/>
        <w:rPr>
          <w:highlight w:val="white"/>
        </w:rPr>
      </w:pPr>
      <w:r w:rsidRPr="00903DBA">
        <w:rPr>
          <w:highlight w:val="white"/>
        </w:rPr>
        <w:t xml:space="preserve">          tp-&gt;tm_sec, tp-&gt;tm_year + 1900);</w:t>
      </w:r>
    </w:p>
    <w:p w14:paraId="3CA09C78" w14:textId="77777777" w:rsidR="00E77B17" w:rsidRPr="00903DBA" w:rsidRDefault="00E77B17" w:rsidP="00E77B17">
      <w:pPr>
        <w:pStyle w:val="Code"/>
        <w:rPr>
          <w:highlight w:val="white"/>
        </w:rPr>
      </w:pPr>
      <w:r w:rsidRPr="00903DBA">
        <w:rPr>
          <w:highlight w:val="white"/>
        </w:rPr>
        <w:t xml:space="preserve">  return g_timeString;</w:t>
      </w:r>
    </w:p>
    <w:p w14:paraId="789F8553" w14:textId="77777777" w:rsidR="00E77B17" w:rsidRPr="00903DBA" w:rsidRDefault="00E77B17" w:rsidP="00E77B17">
      <w:pPr>
        <w:pStyle w:val="Code"/>
        <w:rPr>
          <w:highlight w:val="white"/>
        </w:rPr>
      </w:pPr>
      <w:r w:rsidRPr="00903DBA">
        <w:rPr>
          <w:highlight w:val="white"/>
        </w:rPr>
        <w:t>}</w:t>
      </w:r>
    </w:p>
    <w:p w14:paraId="1ACACA46" w14:textId="77777777" w:rsidR="00E77B17" w:rsidRPr="00903DBA" w:rsidRDefault="00E77B17" w:rsidP="00E77B17">
      <w:pPr>
        <w:pStyle w:val="Code"/>
        <w:rPr>
          <w:highlight w:val="white"/>
        </w:rPr>
      </w:pPr>
    </w:p>
    <w:p w14:paraId="70BEA27D" w14:textId="77777777" w:rsidR="00E77B17" w:rsidRPr="00903DBA" w:rsidRDefault="00E77B17" w:rsidP="00E77B17">
      <w:pPr>
        <w:pStyle w:val="Code"/>
        <w:rPr>
          <w:highlight w:val="white"/>
        </w:rPr>
      </w:pPr>
      <w:r w:rsidRPr="00903DBA">
        <w:rPr>
          <w:highlight w:val="white"/>
        </w:rPr>
        <w:t>char* ctime(const time_t* time) {</w:t>
      </w:r>
    </w:p>
    <w:p w14:paraId="5C6C850D" w14:textId="77777777" w:rsidR="00E77B17" w:rsidRPr="00903DBA" w:rsidRDefault="00E77B17" w:rsidP="00E77B17">
      <w:pPr>
        <w:pStyle w:val="Code"/>
        <w:rPr>
          <w:highlight w:val="white"/>
        </w:rPr>
      </w:pPr>
      <w:r w:rsidRPr="00903DBA">
        <w:rPr>
          <w:highlight w:val="white"/>
        </w:rPr>
        <w:t xml:space="preserve">  return asctime(localtime(time));</w:t>
      </w:r>
    </w:p>
    <w:p w14:paraId="4A393670" w14:textId="77777777" w:rsidR="00E77B17" w:rsidRPr="00903DBA" w:rsidRDefault="00E77B17" w:rsidP="00E77B17">
      <w:pPr>
        <w:pStyle w:val="Code"/>
        <w:rPr>
          <w:highlight w:val="white"/>
        </w:rPr>
      </w:pPr>
      <w:r w:rsidRPr="00903DBA">
        <w:rPr>
          <w:highlight w:val="white"/>
        </w:rPr>
        <w:t>}</w:t>
      </w:r>
    </w:p>
    <w:p w14:paraId="0FEA440D" w14:textId="77777777" w:rsidR="00E77B17" w:rsidRPr="00903DBA" w:rsidRDefault="00E77B17" w:rsidP="005C6E47">
      <w:pPr>
        <w:pStyle w:val="Code"/>
        <w:rPr>
          <w:highlight w:val="white"/>
        </w:rPr>
      </w:pPr>
    </w:p>
    <w:p w14:paraId="4FE344E1" w14:textId="77777777" w:rsidR="005C6E47" w:rsidRPr="00903DBA" w:rsidRDefault="005C6E47" w:rsidP="005C6E47">
      <w:pPr>
        <w:pStyle w:val="Code"/>
        <w:rPr>
          <w:highlight w:val="white"/>
        </w:rPr>
      </w:pPr>
      <w:r w:rsidRPr="00903DBA">
        <w:rPr>
          <w:highlight w:val="white"/>
        </w:rPr>
        <w:t>struct tm* localtime(const time_t* timePtr) {</w:t>
      </w:r>
    </w:p>
    <w:p w14:paraId="5CD6462D" w14:textId="77777777" w:rsidR="005C6E47" w:rsidRPr="00903DBA" w:rsidRDefault="005C6E47" w:rsidP="005C6E47">
      <w:pPr>
        <w:pStyle w:val="Code"/>
        <w:rPr>
          <w:highlight w:val="white"/>
        </w:rPr>
      </w:pPr>
      <w:r w:rsidRPr="00903DBA">
        <w:rPr>
          <w:highlight w:val="white"/>
        </w:rPr>
        <w:t xml:space="preserve">  struct tm* tmPtr = gmtime(timePtr);</w:t>
      </w:r>
    </w:p>
    <w:p w14:paraId="234F0F68" w14:textId="77777777" w:rsidR="005C6E47" w:rsidRPr="00903DBA" w:rsidRDefault="005C6E47" w:rsidP="005C6E47">
      <w:pPr>
        <w:pStyle w:val="Code"/>
        <w:rPr>
          <w:highlight w:val="white"/>
        </w:rPr>
      </w:pPr>
      <w:r w:rsidRPr="00903DBA">
        <w:rPr>
          <w:highlight w:val="white"/>
        </w:rPr>
        <w:t xml:space="preserve">  struct lconv* localeConvPtr = localeconv();</w:t>
      </w:r>
    </w:p>
    <w:p w14:paraId="2B0EC134" w14:textId="77777777" w:rsidR="005C6E47" w:rsidRPr="00903DBA" w:rsidRDefault="005C6E47" w:rsidP="005C6E47">
      <w:pPr>
        <w:pStyle w:val="Code"/>
        <w:rPr>
          <w:highlight w:val="white"/>
        </w:rPr>
      </w:pPr>
      <w:r w:rsidRPr="00903DBA">
        <w:rPr>
          <w:highlight w:val="white"/>
        </w:rPr>
        <w:t xml:space="preserve">  int timeZone = 0;</w:t>
      </w:r>
    </w:p>
    <w:p w14:paraId="7016B91C" w14:textId="77777777" w:rsidR="005C6E47" w:rsidRPr="00903DBA" w:rsidRDefault="005C6E47" w:rsidP="005C6E47">
      <w:pPr>
        <w:pStyle w:val="Code"/>
        <w:rPr>
          <w:highlight w:val="white"/>
        </w:rPr>
      </w:pPr>
    </w:p>
    <w:p w14:paraId="32C8637B" w14:textId="77777777" w:rsidR="005C6E47" w:rsidRPr="00903DBA" w:rsidRDefault="005C6E47" w:rsidP="005C6E47">
      <w:pPr>
        <w:pStyle w:val="Code"/>
        <w:rPr>
          <w:highlight w:val="white"/>
        </w:rPr>
      </w:pPr>
      <w:r w:rsidRPr="00903DBA">
        <w:rPr>
          <w:highlight w:val="white"/>
        </w:rPr>
        <w:t xml:space="preserve">  if (localeConvPtr != NULL) {</w:t>
      </w:r>
    </w:p>
    <w:p w14:paraId="4C9D2659" w14:textId="77777777" w:rsidR="005C6E47" w:rsidRPr="00903DBA" w:rsidRDefault="005C6E47" w:rsidP="005C6E47">
      <w:pPr>
        <w:pStyle w:val="Code"/>
        <w:rPr>
          <w:highlight w:val="white"/>
        </w:rPr>
      </w:pPr>
      <w:r w:rsidRPr="00903DBA">
        <w:rPr>
          <w:highlight w:val="white"/>
        </w:rPr>
        <w:t xml:space="preserve">    timeZone = tmPtr-&gt;tm_isdst ? localeConvPtr-&gt;summerTimeZone</w:t>
      </w:r>
    </w:p>
    <w:p w14:paraId="43D4F4CE" w14:textId="77777777" w:rsidR="005C6E47" w:rsidRPr="00903DBA" w:rsidRDefault="005C6E47" w:rsidP="005C6E47">
      <w:pPr>
        <w:pStyle w:val="Code"/>
        <w:rPr>
          <w:highlight w:val="white"/>
        </w:rPr>
      </w:pPr>
      <w:r w:rsidRPr="00903DBA">
        <w:rPr>
          <w:highlight w:val="white"/>
        </w:rPr>
        <w:t xml:space="preserve">                               : localeConvPtr-&gt;winterTimeZone;</w:t>
      </w:r>
    </w:p>
    <w:p w14:paraId="5BC05FD2" w14:textId="77777777" w:rsidR="005C6E47" w:rsidRPr="00903DBA" w:rsidRDefault="005C6E47" w:rsidP="005C6E47">
      <w:pPr>
        <w:pStyle w:val="Code"/>
        <w:rPr>
          <w:highlight w:val="white"/>
        </w:rPr>
      </w:pPr>
      <w:r w:rsidRPr="00903DBA">
        <w:rPr>
          <w:highlight w:val="white"/>
        </w:rPr>
        <w:t xml:space="preserve">  }</w:t>
      </w:r>
    </w:p>
    <w:p w14:paraId="7E28E516" w14:textId="77777777" w:rsidR="005C6E47" w:rsidRPr="00903DBA" w:rsidRDefault="005C6E47" w:rsidP="005C6E47">
      <w:pPr>
        <w:pStyle w:val="Code"/>
        <w:rPr>
          <w:highlight w:val="white"/>
        </w:rPr>
      </w:pPr>
    </w:p>
    <w:p w14:paraId="01E9691E" w14:textId="77777777" w:rsidR="005C6E47" w:rsidRPr="00903DBA" w:rsidRDefault="005C6E47" w:rsidP="005C6E47">
      <w:pPr>
        <w:pStyle w:val="Code"/>
        <w:rPr>
          <w:highlight w:val="white"/>
        </w:rPr>
      </w:pPr>
      <w:r w:rsidRPr="00903DBA">
        <w:rPr>
          <w:highlight w:val="white"/>
        </w:rPr>
        <w:t xml:space="preserve">  { time_t time = *timePtr + (3600 * timeZone);</w:t>
      </w:r>
    </w:p>
    <w:p w14:paraId="72725B91" w14:textId="77777777" w:rsidR="005C6E47" w:rsidRPr="00903DBA" w:rsidRDefault="005C6E47" w:rsidP="005C6E47">
      <w:pPr>
        <w:pStyle w:val="Code"/>
        <w:rPr>
          <w:highlight w:val="white"/>
        </w:rPr>
      </w:pPr>
      <w:r w:rsidRPr="00903DBA">
        <w:rPr>
          <w:highlight w:val="white"/>
        </w:rPr>
        <w:t xml:space="preserve">    return gmtime(&amp;time);</w:t>
      </w:r>
    </w:p>
    <w:p w14:paraId="282FC84F" w14:textId="77777777" w:rsidR="005C6E47" w:rsidRPr="00903DBA" w:rsidRDefault="005C6E47" w:rsidP="005C6E47">
      <w:pPr>
        <w:pStyle w:val="Code"/>
        <w:rPr>
          <w:highlight w:val="white"/>
        </w:rPr>
      </w:pPr>
      <w:r w:rsidRPr="00903DBA">
        <w:rPr>
          <w:highlight w:val="white"/>
        </w:rPr>
        <w:t xml:space="preserve">  }</w:t>
      </w:r>
    </w:p>
    <w:p w14:paraId="4C244834" w14:textId="77777777" w:rsidR="005C6E47" w:rsidRPr="00903DBA" w:rsidRDefault="005C6E47" w:rsidP="005C6E47">
      <w:pPr>
        <w:pStyle w:val="Code"/>
        <w:rPr>
          <w:highlight w:val="white"/>
        </w:rPr>
      </w:pPr>
      <w:r w:rsidRPr="00903DBA">
        <w:rPr>
          <w:highlight w:val="white"/>
        </w:rPr>
        <w:t>}</w:t>
      </w:r>
    </w:p>
    <w:p w14:paraId="77CF186C" w14:textId="77777777" w:rsidR="00E77B17" w:rsidRPr="00903DBA" w:rsidRDefault="00E77B17" w:rsidP="005C6E47">
      <w:pPr>
        <w:pStyle w:val="Code"/>
        <w:rPr>
          <w:highlight w:val="white"/>
        </w:rPr>
      </w:pPr>
    </w:p>
    <w:p w14:paraId="5EE8D886" w14:textId="77777777" w:rsidR="00E77B17" w:rsidRPr="00903DBA" w:rsidRDefault="00E77B17" w:rsidP="005C6E47">
      <w:pPr>
        <w:pStyle w:val="Code"/>
        <w:rPr>
          <w:highlight w:val="white"/>
        </w:rPr>
      </w:pPr>
      <w:r w:rsidRPr="00903DBA">
        <w:rPr>
          <w:highlight w:val="white"/>
        </w:rPr>
        <w:t>size_t strftime(char* s, size_t smax, const char* fmt, const struct tm* tp) {</w:t>
      </w:r>
    </w:p>
    <w:p w14:paraId="25C77F19" w14:textId="77777777" w:rsidR="00E77B17" w:rsidRPr="00903DBA" w:rsidRDefault="00E77B17" w:rsidP="005C6E47">
      <w:pPr>
        <w:pStyle w:val="Code"/>
        <w:rPr>
          <w:highlight w:val="white"/>
        </w:rPr>
      </w:pPr>
      <w:r w:rsidRPr="00903DBA">
        <w:rPr>
          <w:highlight w:val="white"/>
        </w:rPr>
        <w:t xml:space="preserve">  struct lconv* localeConvPtr = localeconv();</w:t>
      </w:r>
    </w:p>
    <w:p w14:paraId="7163A391" w14:textId="77777777" w:rsidR="00E77B17" w:rsidRPr="00903DBA" w:rsidRDefault="00E77B17" w:rsidP="005C6E47">
      <w:pPr>
        <w:pStyle w:val="Code"/>
        <w:rPr>
          <w:highlight w:val="white"/>
        </w:rPr>
      </w:pPr>
      <w:r w:rsidRPr="00903DBA">
        <w:rPr>
          <w:highlight w:val="white"/>
        </w:rPr>
        <w:t xml:space="preserve">  char** shortDayList = (localeConvPtr != NULL)</w:t>
      </w:r>
    </w:p>
    <w:p w14:paraId="1686E871" w14:textId="77777777" w:rsidR="00E77B17" w:rsidRPr="00903DBA" w:rsidRDefault="00E77B17" w:rsidP="005C6E47">
      <w:pPr>
        <w:pStyle w:val="Code"/>
        <w:rPr>
          <w:highlight w:val="white"/>
        </w:rPr>
      </w:pPr>
      <w:r w:rsidRPr="00903DBA">
        <w:rPr>
          <w:highlight w:val="white"/>
        </w:rPr>
        <w:t xml:space="preserve">                        ? (localeConvPtr-&gt;shortDayList) : NULL;</w:t>
      </w:r>
    </w:p>
    <w:p w14:paraId="508FE6C8" w14:textId="77777777" w:rsidR="00E77B17" w:rsidRPr="00903DBA" w:rsidRDefault="00E77B17" w:rsidP="005C6E47">
      <w:pPr>
        <w:pStyle w:val="Code"/>
        <w:rPr>
          <w:highlight w:val="white"/>
        </w:rPr>
      </w:pPr>
      <w:r w:rsidRPr="00903DBA">
        <w:rPr>
          <w:highlight w:val="white"/>
        </w:rPr>
        <w:t xml:space="preserve">  char** shortMonthList = (localeConvPtr != NULL)</w:t>
      </w:r>
    </w:p>
    <w:p w14:paraId="3B95552F" w14:textId="77777777" w:rsidR="00E77B17" w:rsidRPr="00903DBA" w:rsidRDefault="00E77B17" w:rsidP="005C6E47">
      <w:pPr>
        <w:pStyle w:val="Code"/>
        <w:rPr>
          <w:highlight w:val="white"/>
        </w:rPr>
      </w:pPr>
      <w:r w:rsidRPr="00903DBA">
        <w:rPr>
          <w:highlight w:val="white"/>
        </w:rPr>
        <w:t xml:space="preserve">                          ? (localeConvPtr-&gt;shortMonthList) : NULL;</w:t>
      </w:r>
    </w:p>
    <w:p w14:paraId="6AF1AD56" w14:textId="77777777" w:rsidR="00E77B17" w:rsidRPr="00903DBA" w:rsidRDefault="00E77B17" w:rsidP="005C6E47">
      <w:pPr>
        <w:pStyle w:val="Code"/>
        <w:rPr>
          <w:highlight w:val="white"/>
        </w:rPr>
      </w:pPr>
      <w:r w:rsidRPr="00903DBA">
        <w:rPr>
          <w:highlight w:val="white"/>
        </w:rPr>
        <w:t xml:space="preserve">  char** longDayList = (localeConvPtr != NULL)</w:t>
      </w:r>
    </w:p>
    <w:p w14:paraId="54939E19" w14:textId="77777777" w:rsidR="00E77B17" w:rsidRPr="00903DBA" w:rsidRDefault="00E77B17" w:rsidP="005C6E47">
      <w:pPr>
        <w:pStyle w:val="Code"/>
        <w:rPr>
          <w:highlight w:val="white"/>
        </w:rPr>
      </w:pPr>
      <w:r w:rsidRPr="00903DBA">
        <w:rPr>
          <w:highlight w:val="white"/>
        </w:rPr>
        <w:t xml:space="preserve">                       ? (localeConvPtr-&gt;longDayList) : NULL;</w:t>
      </w:r>
    </w:p>
    <w:p w14:paraId="3E25079D" w14:textId="77777777" w:rsidR="00E77B17" w:rsidRPr="00903DBA" w:rsidRDefault="00E77B17" w:rsidP="005C6E47">
      <w:pPr>
        <w:pStyle w:val="Code"/>
        <w:rPr>
          <w:highlight w:val="white"/>
        </w:rPr>
      </w:pPr>
      <w:r w:rsidRPr="00903DBA">
        <w:rPr>
          <w:highlight w:val="white"/>
        </w:rPr>
        <w:t xml:space="preserve">  char** longMonthList = (localeConvPtr != NULL)</w:t>
      </w:r>
    </w:p>
    <w:p w14:paraId="2DA1E668" w14:textId="77777777" w:rsidR="00E77B17" w:rsidRPr="00903DBA" w:rsidRDefault="00E77B17" w:rsidP="005C6E47">
      <w:pPr>
        <w:pStyle w:val="Code"/>
        <w:rPr>
          <w:highlight w:val="white"/>
        </w:rPr>
      </w:pPr>
      <w:r w:rsidRPr="00903DBA">
        <w:rPr>
          <w:highlight w:val="white"/>
        </w:rPr>
        <w:t xml:space="preserve">                         ? (localeConvPtr-&gt;longMonthList) : NULL;</w:t>
      </w:r>
    </w:p>
    <w:p w14:paraId="3710EB7D" w14:textId="77777777" w:rsidR="00E77B17" w:rsidRPr="00903DBA" w:rsidRDefault="00E77B17" w:rsidP="005C6E47">
      <w:pPr>
        <w:pStyle w:val="Code"/>
        <w:rPr>
          <w:highlight w:val="white"/>
        </w:rPr>
      </w:pPr>
    </w:p>
    <w:p w14:paraId="1F26EDBC" w14:textId="77777777" w:rsidR="00E77B17" w:rsidRPr="00903DBA" w:rsidRDefault="00E77B17" w:rsidP="005C6E47">
      <w:pPr>
        <w:pStyle w:val="Code"/>
        <w:rPr>
          <w:highlight w:val="white"/>
        </w:rPr>
      </w:pPr>
      <w:r w:rsidRPr="00903DBA">
        <w:rPr>
          <w:highlight w:val="white"/>
        </w:rPr>
        <w:t xml:space="preserve">  const BOOL leapDays = (tp-&gt;tm_year - 69) / 4;</w:t>
      </w:r>
    </w:p>
    <w:p w14:paraId="337AF82D" w14:textId="77777777" w:rsidR="00E77B17" w:rsidRPr="00903DBA" w:rsidRDefault="00E77B17" w:rsidP="005C6E47">
      <w:pPr>
        <w:pStyle w:val="Code"/>
        <w:rPr>
          <w:highlight w:val="white"/>
        </w:rPr>
      </w:pPr>
      <w:r w:rsidRPr="00903DBA">
        <w:rPr>
          <w:highlight w:val="white"/>
        </w:rPr>
        <w:t xml:space="preserve">  const long totalDays = 365 * (tp-&gt;tm_year - 70) + leapDays + tp-&gt;tm_yday;</w:t>
      </w:r>
    </w:p>
    <w:p w14:paraId="5BE16681" w14:textId="77777777" w:rsidR="00695F7D" w:rsidRPr="00903DBA" w:rsidRDefault="00695F7D" w:rsidP="00695F7D">
      <w:pPr>
        <w:pStyle w:val="Code"/>
        <w:rPr>
          <w:highlight w:val="white"/>
        </w:rPr>
      </w:pPr>
      <w:r w:rsidRPr="00903DBA">
        <w:rPr>
          <w:highlight w:val="white"/>
        </w:rPr>
        <w:t xml:space="preserve">  int yearDaySunday, yearDayMonday;</w:t>
      </w:r>
    </w:p>
    <w:p w14:paraId="0F8F96A4" w14:textId="77777777" w:rsidR="00E77B17" w:rsidRPr="00903DBA" w:rsidRDefault="00E77B17" w:rsidP="005C6E47">
      <w:pPr>
        <w:pStyle w:val="Code"/>
        <w:rPr>
          <w:highlight w:val="white"/>
        </w:rPr>
      </w:pPr>
    </w:p>
    <w:p w14:paraId="1292BF36" w14:textId="77777777" w:rsidR="00E77B17" w:rsidRPr="00903DBA" w:rsidRDefault="00E77B17" w:rsidP="005C6E47">
      <w:pPr>
        <w:pStyle w:val="Code"/>
        <w:rPr>
          <w:highlight w:val="white"/>
        </w:rPr>
      </w:pPr>
      <w:r w:rsidRPr="00903DBA">
        <w:rPr>
          <w:highlight w:val="white"/>
        </w:rPr>
        <w:t xml:space="preserve">  strcpy(s, "");</w:t>
      </w:r>
    </w:p>
    <w:p w14:paraId="22BE45D9" w14:textId="77777777" w:rsidR="00E77B17" w:rsidRPr="00903DBA" w:rsidRDefault="00E77B17" w:rsidP="005C6E47">
      <w:pPr>
        <w:pStyle w:val="Code"/>
        <w:rPr>
          <w:highlight w:val="white"/>
        </w:rPr>
      </w:pPr>
      <w:r w:rsidRPr="00903DBA">
        <w:rPr>
          <w:highlight w:val="white"/>
        </w:rPr>
        <w:t xml:space="preserve">  shortDayList = (shortDayList != NULL)</w:t>
      </w:r>
    </w:p>
    <w:p w14:paraId="788A5764" w14:textId="77777777" w:rsidR="00E77B17" w:rsidRPr="00903DBA" w:rsidRDefault="00E77B17" w:rsidP="005C6E47">
      <w:pPr>
        <w:pStyle w:val="Code"/>
        <w:rPr>
          <w:highlight w:val="white"/>
        </w:rPr>
      </w:pPr>
      <w:r w:rsidRPr="00903DBA">
        <w:rPr>
          <w:highlight w:val="white"/>
        </w:rPr>
        <w:t xml:space="preserve">                 ? shortDayList : g_defaultShortDayList;</w:t>
      </w:r>
    </w:p>
    <w:p w14:paraId="6E47950E" w14:textId="77777777" w:rsidR="00E77B17" w:rsidRPr="00903DBA" w:rsidRDefault="00E77B17" w:rsidP="005C6E47">
      <w:pPr>
        <w:pStyle w:val="Code"/>
        <w:rPr>
          <w:highlight w:val="white"/>
        </w:rPr>
      </w:pPr>
      <w:r w:rsidRPr="00903DBA">
        <w:rPr>
          <w:highlight w:val="white"/>
        </w:rPr>
        <w:t xml:space="preserve">  longDayList = (longDayList != NULL) ? longDayList : g_defaultLongDayList;</w:t>
      </w:r>
    </w:p>
    <w:p w14:paraId="4B2E327F" w14:textId="77777777" w:rsidR="00E77B17" w:rsidRPr="00903DBA" w:rsidRDefault="00E77B17" w:rsidP="005C6E47">
      <w:pPr>
        <w:pStyle w:val="Code"/>
        <w:rPr>
          <w:highlight w:val="white"/>
        </w:rPr>
      </w:pPr>
      <w:r w:rsidRPr="00903DBA">
        <w:rPr>
          <w:highlight w:val="white"/>
        </w:rPr>
        <w:t xml:space="preserve">  shortMonthList = (shortMonthList != NULL)</w:t>
      </w:r>
    </w:p>
    <w:p w14:paraId="46540814" w14:textId="77777777" w:rsidR="00E77B17" w:rsidRPr="00903DBA" w:rsidRDefault="00E77B17" w:rsidP="005C6E47">
      <w:pPr>
        <w:pStyle w:val="Code"/>
        <w:rPr>
          <w:highlight w:val="white"/>
        </w:rPr>
      </w:pPr>
      <w:r w:rsidRPr="00903DBA">
        <w:rPr>
          <w:highlight w:val="white"/>
        </w:rPr>
        <w:t xml:space="preserve">                   ? shortMonthList : g_defaultShortMonthList;</w:t>
      </w:r>
    </w:p>
    <w:p w14:paraId="20C6CE38" w14:textId="77777777" w:rsidR="00E77B17" w:rsidRPr="00903DBA" w:rsidRDefault="00E77B17" w:rsidP="005C6E47">
      <w:pPr>
        <w:pStyle w:val="Code"/>
        <w:rPr>
          <w:highlight w:val="white"/>
        </w:rPr>
      </w:pPr>
      <w:r w:rsidRPr="00903DBA">
        <w:rPr>
          <w:highlight w:val="white"/>
        </w:rPr>
        <w:t xml:space="preserve">  longMonthList = (longMonthList != NULL) </w:t>
      </w:r>
    </w:p>
    <w:p w14:paraId="05E203DA" w14:textId="77777777" w:rsidR="00E77B17" w:rsidRPr="00903DBA" w:rsidRDefault="00E77B17" w:rsidP="005C6E47">
      <w:pPr>
        <w:pStyle w:val="Code"/>
        <w:rPr>
          <w:highlight w:val="white"/>
        </w:rPr>
      </w:pPr>
      <w:r w:rsidRPr="00903DBA">
        <w:rPr>
          <w:highlight w:val="white"/>
        </w:rPr>
        <w:t xml:space="preserve">                  ? longMonthList : g_defaultLongMonthList;</w:t>
      </w:r>
    </w:p>
    <w:p w14:paraId="4ABA7CF0" w14:textId="77777777" w:rsidR="00E77B17" w:rsidRPr="00903DBA" w:rsidRDefault="00E77B17" w:rsidP="005C6E47">
      <w:pPr>
        <w:pStyle w:val="Code"/>
        <w:rPr>
          <w:highlight w:val="white"/>
        </w:rPr>
      </w:pPr>
    </w:p>
    <w:p w14:paraId="6F57EC9C" w14:textId="77777777" w:rsidR="00E77B17" w:rsidRPr="00903DBA" w:rsidRDefault="00E77B17" w:rsidP="005C6E47">
      <w:pPr>
        <w:pStyle w:val="Code"/>
        <w:rPr>
          <w:highlight w:val="white"/>
        </w:rPr>
      </w:pPr>
      <w:r w:rsidRPr="00903DBA">
        <w:rPr>
          <w:highlight w:val="white"/>
        </w:rPr>
        <w:t xml:space="preserve">  // January 1, 1970, was a Thursday</w:t>
      </w:r>
    </w:p>
    <w:p w14:paraId="565DEEA7" w14:textId="77777777" w:rsidR="00E77B17" w:rsidRPr="00903DBA" w:rsidRDefault="00E77B17" w:rsidP="005C6E47">
      <w:pPr>
        <w:pStyle w:val="Code"/>
        <w:rPr>
          <w:highlight w:val="white"/>
        </w:rPr>
      </w:pPr>
      <w:r w:rsidRPr="00903DBA">
        <w:rPr>
          <w:highlight w:val="white"/>
        </w:rPr>
        <w:t xml:space="preserve">  if (totalDays &lt; 3) {</w:t>
      </w:r>
    </w:p>
    <w:p w14:paraId="6C9962F1" w14:textId="77777777" w:rsidR="00E77B17" w:rsidRPr="00903DBA" w:rsidRDefault="00E77B17" w:rsidP="005C6E47">
      <w:pPr>
        <w:pStyle w:val="Code"/>
        <w:rPr>
          <w:highlight w:val="white"/>
        </w:rPr>
      </w:pPr>
      <w:r w:rsidRPr="00903DBA">
        <w:rPr>
          <w:highlight w:val="white"/>
        </w:rPr>
        <w:t xml:space="preserve">    yearDaySunday = totalDays + 4;</w:t>
      </w:r>
    </w:p>
    <w:p w14:paraId="5375B56E" w14:textId="77777777" w:rsidR="00E77B17" w:rsidRPr="00903DBA" w:rsidRDefault="00E77B17" w:rsidP="005C6E47">
      <w:pPr>
        <w:pStyle w:val="Code"/>
        <w:rPr>
          <w:highlight w:val="white"/>
        </w:rPr>
      </w:pPr>
      <w:r w:rsidRPr="00903DBA">
        <w:rPr>
          <w:highlight w:val="white"/>
        </w:rPr>
        <w:t xml:space="preserve">  }</w:t>
      </w:r>
    </w:p>
    <w:p w14:paraId="65BE1CCB" w14:textId="77777777" w:rsidR="00E77B17" w:rsidRPr="00903DBA" w:rsidRDefault="00E77B17" w:rsidP="005C6E47">
      <w:pPr>
        <w:pStyle w:val="Code"/>
        <w:rPr>
          <w:highlight w:val="white"/>
        </w:rPr>
      </w:pPr>
      <w:r w:rsidRPr="00903DBA">
        <w:rPr>
          <w:highlight w:val="white"/>
        </w:rPr>
        <w:t xml:space="preserve">  else {</w:t>
      </w:r>
    </w:p>
    <w:p w14:paraId="49637DCC" w14:textId="77777777" w:rsidR="00E77B17" w:rsidRPr="00903DBA" w:rsidRDefault="00E77B17" w:rsidP="005C6E47">
      <w:pPr>
        <w:pStyle w:val="Code"/>
        <w:rPr>
          <w:highlight w:val="white"/>
        </w:rPr>
      </w:pPr>
      <w:r w:rsidRPr="00903DBA">
        <w:rPr>
          <w:highlight w:val="white"/>
        </w:rPr>
        <w:t xml:space="preserve">    yearDaySunday = (totalDays - 3) % 7;</w:t>
      </w:r>
    </w:p>
    <w:p w14:paraId="08DDE416" w14:textId="77777777" w:rsidR="00E77B17" w:rsidRPr="00903DBA" w:rsidRDefault="00E77B17" w:rsidP="005C6E47">
      <w:pPr>
        <w:pStyle w:val="Code"/>
        <w:rPr>
          <w:highlight w:val="white"/>
        </w:rPr>
      </w:pPr>
      <w:r w:rsidRPr="00903DBA">
        <w:rPr>
          <w:highlight w:val="white"/>
        </w:rPr>
        <w:t xml:space="preserve">  }</w:t>
      </w:r>
    </w:p>
    <w:p w14:paraId="4383E5D3" w14:textId="77777777" w:rsidR="00E77B17" w:rsidRPr="00903DBA" w:rsidRDefault="00E77B17" w:rsidP="005C6E47">
      <w:pPr>
        <w:pStyle w:val="Code"/>
        <w:rPr>
          <w:highlight w:val="white"/>
        </w:rPr>
      </w:pPr>
    </w:p>
    <w:p w14:paraId="3614B495" w14:textId="77777777" w:rsidR="00E77B17" w:rsidRPr="00903DBA" w:rsidRDefault="00E77B17" w:rsidP="005C6E47">
      <w:pPr>
        <w:pStyle w:val="Code"/>
        <w:rPr>
          <w:highlight w:val="white"/>
        </w:rPr>
      </w:pPr>
      <w:r w:rsidRPr="00903DBA">
        <w:rPr>
          <w:highlight w:val="white"/>
        </w:rPr>
        <w:t xml:space="preserve">  if (totalDays &lt; 4) {</w:t>
      </w:r>
    </w:p>
    <w:p w14:paraId="5360854E" w14:textId="77777777" w:rsidR="00E77B17" w:rsidRPr="00903DBA" w:rsidRDefault="00E77B17" w:rsidP="005C6E47">
      <w:pPr>
        <w:pStyle w:val="Code"/>
        <w:rPr>
          <w:highlight w:val="white"/>
        </w:rPr>
      </w:pPr>
      <w:r w:rsidRPr="00903DBA">
        <w:rPr>
          <w:highlight w:val="white"/>
        </w:rPr>
        <w:t xml:space="preserve">    yearDayMonday = totalDays + 3;</w:t>
      </w:r>
    </w:p>
    <w:p w14:paraId="38E6DE9F" w14:textId="77777777" w:rsidR="00E77B17" w:rsidRPr="00903DBA" w:rsidRDefault="00E77B17" w:rsidP="005C6E47">
      <w:pPr>
        <w:pStyle w:val="Code"/>
        <w:rPr>
          <w:highlight w:val="white"/>
        </w:rPr>
      </w:pPr>
      <w:r w:rsidRPr="00903DBA">
        <w:rPr>
          <w:highlight w:val="white"/>
        </w:rPr>
        <w:t xml:space="preserve">  }</w:t>
      </w:r>
    </w:p>
    <w:p w14:paraId="0BF75913" w14:textId="77777777" w:rsidR="00E77B17" w:rsidRPr="00903DBA" w:rsidRDefault="00E77B17" w:rsidP="005C6E47">
      <w:pPr>
        <w:pStyle w:val="Code"/>
        <w:rPr>
          <w:highlight w:val="white"/>
        </w:rPr>
      </w:pPr>
      <w:r w:rsidRPr="00903DBA">
        <w:rPr>
          <w:highlight w:val="white"/>
        </w:rPr>
        <w:t xml:space="preserve">  else {</w:t>
      </w:r>
    </w:p>
    <w:p w14:paraId="2B20E32E" w14:textId="77777777" w:rsidR="00E77B17" w:rsidRPr="00903DBA" w:rsidRDefault="00E77B17" w:rsidP="005C6E47">
      <w:pPr>
        <w:pStyle w:val="Code"/>
        <w:rPr>
          <w:highlight w:val="white"/>
        </w:rPr>
      </w:pPr>
      <w:r w:rsidRPr="00903DBA">
        <w:rPr>
          <w:highlight w:val="white"/>
        </w:rPr>
        <w:t xml:space="preserve">    yearDayMonday = (totalDays - 4) % 7;</w:t>
      </w:r>
    </w:p>
    <w:p w14:paraId="27B814CF" w14:textId="77777777" w:rsidR="00E77B17" w:rsidRPr="00903DBA" w:rsidRDefault="00E77B17" w:rsidP="005C6E47">
      <w:pPr>
        <w:pStyle w:val="Code"/>
        <w:rPr>
          <w:highlight w:val="white"/>
        </w:rPr>
      </w:pPr>
      <w:r w:rsidRPr="00903DBA">
        <w:rPr>
          <w:highlight w:val="white"/>
        </w:rPr>
        <w:t xml:space="preserve">  }</w:t>
      </w:r>
    </w:p>
    <w:p w14:paraId="5C030C69" w14:textId="77777777" w:rsidR="00E77B17" w:rsidRPr="00903DBA" w:rsidRDefault="00E77B17" w:rsidP="005C6E47">
      <w:pPr>
        <w:pStyle w:val="Code"/>
        <w:rPr>
          <w:highlight w:val="white"/>
        </w:rPr>
      </w:pPr>
    </w:p>
    <w:p w14:paraId="7BFFEF5C" w14:textId="77777777" w:rsidR="00E77B17" w:rsidRPr="00903DBA" w:rsidRDefault="00E77B17" w:rsidP="005C6E47">
      <w:pPr>
        <w:pStyle w:val="Code"/>
        <w:rPr>
          <w:highlight w:val="white"/>
        </w:rPr>
      </w:pPr>
      <w:r w:rsidRPr="00903DBA">
        <w:rPr>
          <w:highlight w:val="white"/>
        </w:rPr>
        <w:t xml:space="preserve">  { int index;</w:t>
      </w:r>
    </w:p>
    <w:p w14:paraId="248E86BF" w14:textId="77777777" w:rsidR="00E77B17" w:rsidRPr="00903DBA" w:rsidRDefault="00E77B17" w:rsidP="005C6E47">
      <w:pPr>
        <w:pStyle w:val="Code"/>
        <w:rPr>
          <w:highlight w:val="white"/>
        </w:rPr>
      </w:pPr>
      <w:r w:rsidRPr="00903DBA">
        <w:rPr>
          <w:highlight w:val="white"/>
        </w:rPr>
        <w:t xml:space="preserve">    for (index = 0; fmt[index] != '\0'; ++index) {</w:t>
      </w:r>
    </w:p>
    <w:p w14:paraId="0AD41DA3" w14:textId="77777777" w:rsidR="00E77B17" w:rsidRPr="00903DBA" w:rsidRDefault="00E77B17" w:rsidP="005C6E47">
      <w:pPr>
        <w:pStyle w:val="Code"/>
        <w:rPr>
          <w:highlight w:val="white"/>
        </w:rPr>
      </w:pPr>
      <w:r w:rsidRPr="00903DBA">
        <w:rPr>
          <w:highlight w:val="white"/>
        </w:rPr>
        <w:t xml:space="preserve">      char add[20];</w:t>
      </w:r>
    </w:p>
    <w:p w14:paraId="0681BE4D" w14:textId="77777777" w:rsidR="00E77B17" w:rsidRPr="00903DBA" w:rsidRDefault="00E77B17" w:rsidP="005C6E47">
      <w:pPr>
        <w:pStyle w:val="Code"/>
        <w:rPr>
          <w:highlight w:val="white"/>
        </w:rPr>
      </w:pPr>
    </w:p>
    <w:p w14:paraId="3A6E3969" w14:textId="77777777" w:rsidR="00E77B17" w:rsidRPr="00903DBA" w:rsidRDefault="00E77B17" w:rsidP="005C6E47">
      <w:pPr>
        <w:pStyle w:val="Code"/>
        <w:rPr>
          <w:highlight w:val="white"/>
        </w:rPr>
      </w:pPr>
      <w:r w:rsidRPr="00903DBA">
        <w:rPr>
          <w:highlight w:val="white"/>
        </w:rPr>
        <w:t xml:space="preserve">      if (fmt[index] == '%') {</w:t>
      </w:r>
    </w:p>
    <w:p w14:paraId="319D35C8" w14:textId="77777777" w:rsidR="00E77B17" w:rsidRPr="00903DBA" w:rsidRDefault="00E77B17" w:rsidP="005C6E47">
      <w:pPr>
        <w:pStyle w:val="Code"/>
        <w:rPr>
          <w:highlight w:val="white"/>
        </w:rPr>
      </w:pPr>
      <w:r w:rsidRPr="00903DBA">
        <w:rPr>
          <w:highlight w:val="white"/>
        </w:rPr>
        <w:t xml:space="preserve">        switch (fmt[++index]) {</w:t>
      </w:r>
    </w:p>
    <w:p w14:paraId="7724FBD1" w14:textId="77777777" w:rsidR="00E77B17" w:rsidRPr="00903DBA" w:rsidRDefault="00E77B17" w:rsidP="005C6E47">
      <w:pPr>
        <w:pStyle w:val="Code"/>
        <w:rPr>
          <w:highlight w:val="white"/>
        </w:rPr>
      </w:pPr>
      <w:r w:rsidRPr="00903DBA">
        <w:rPr>
          <w:highlight w:val="white"/>
        </w:rPr>
        <w:t xml:space="preserve">          case 'a':</w:t>
      </w:r>
    </w:p>
    <w:p w14:paraId="60DD69AD" w14:textId="77777777" w:rsidR="00E77B17" w:rsidRPr="00903DBA" w:rsidRDefault="00E77B17" w:rsidP="005C6E47">
      <w:pPr>
        <w:pStyle w:val="Code"/>
        <w:rPr>
          <w:highlight w:val="white"/>
        </w:rPr>
      </w:pPr>
      <w:r w:rsidRPr="00903DBA">
        <w:rPr>
          <w:highlight w:val="white"/>
        </w:rPr>
        <w:t xml:space="preserve">            strcpy(add, shortDayList[tp-&gt;tm_wday]);</w:t>
      </w:r>
    </w:p>
    <w:p w14:paraId="292BE94A" w14:textId="77777777" w:rsidR="00E77B17" w:rsidRPr="00903DBA" w:rsidRDefault="00E77B17" w:rsidP="005C6E47">
      <w:pPr>
        <w:pStyle w:val="Code"/>
        <w:rPr>
          <w:highlight w:val="white"/>
        </w:rPr>
      </w:pPr>
      <w:r w:rsidRPr="00903DBA">
        <w:rPr>
          <w:highlight w:val="white"/>
        </w:rPr>
        <w:t xml:space="preserve">            break;</w:t>
      </w:r>
    </w:p>
    <w:p w14:paraId="14A194C0" w14:textId="77777777" w:rsidR="00E77B17" w:rsidRPr="00903DBA" w:rsidRDefault="00E77B17" w:rsidP="00E77B17">
      <w:pPr>
        <w:pStyle w:val="Code"/>
        <w:rPr>
          <w:highlight w:val="white"/>
        </w:rPr>
      </w:pPr>
    </w:p>
    <w:p w14:paraId="15D44D90" w14:textId="77777777" w:rsidR="00E77B17" w:rsidRPr="00903DBA" w:rsidRDefault="00E77B17" w:rsidP="00E77B17">
      <w:pPr>
        <w:pStyle w:val="Code"/>
        <w:rPr>
          <w:highlight w:val="white"/>
        </w:rPr>
      </w:pPr>
      <w:r w:rsidRPr="00903DBA">
        <w:rPr>
          <w:highlight w:val="white"/>
        </w:rPr>
        <w:t xml:space="preserve">          case 'A':</w:t>
      </w:r>
    </w:p>
    <w:p w14:paraId="0CB04F8D" w14:textId="77777777" w:rsidR="00E77B17" w:rsidRPr="00903DBA" w:rsidRDefault="00E77B17" w:rsidP="00E77B17">
      <w:pPr>
        <w:pStyle w:val="Code"/>
        <w:rPr>
          <w:highlight w:val="white"/>
        </w:rPr>
      </w:pPr>
      <w:r w:rsidRPr="00903DBA">
        <w:rPr>
          <w:highlight w:val="white"/>
        </w:rPr>
        <w:t xml:space="preserve">            strcpy(add, longDayList[tp-&gt;tm_wday]);</w:t>
      </w:r>
    </w:p>
    <w:p w14:paraId="62E89D93" w14:textId="77777777" w:rsidR="00E77B17" w:rsidRPr="00903DBA" w:rsidRDefault="00E77B17" w:rsidP="00E77B17">
      <w:pPr>
        <w:pStyle w:val="Code"/>
        <w:rPr>
          <w:highlight w:val="white"/>
        </w:rPr>
      </w:pPr>
      <w:r w:rsidRPr="00903DBA">
        <w:rPr>
          <w:highlight w:val="white"/>
        </w:rPr>
        <w:t xml:space="preserve">            break;</w:t>
      </w:r>
    </w:p>
    <w:p w14:paraId="10F209F0" w14:textId="77777777" w:rsidR="00E77B17" w:rsidRPr="00903DBA" w:rsidRDefault="00E77B17" w:rsidP="00E77B17">
      <w:pPr>
        <w:pStyle w:val="Code"/>
        <w:rPr>
          <w:highlight w:val="white"/>
        </w:rPr>
      </w:pPr>
    </w:p>
    <w:p w14:paraId="3074077E" w14:textId="77777777" w:rsidR="00E77B17" w:rsidRPr="00903DBA" w:rsidRDefault="00E77B17" w:rsidP="00E77B17">
      <w:pPr>
        <w:pStyle w:val="Code"/>
        <w:rPr>
          <w:highlight w:val="white"/>
        </w:rPr>
      </w:pPr>
      <w:r w:rsidRPr="00903DBA">
        <w:rPr>
          <w:highlight w:val="white"/>
        </w:rPr>
        <w:t xml:space="preserve">          case 'b':</w:t>
      </w:r>
    </w:p>
    <w:p w14:paraId="6E50354D" w14:textId="77777777" w:rsidR="00E77B17" w:rsidRPr="00903DBA" w:rsidRDefault="00E77B17" w:rsidP="00E77B17">
      <w:pPr>
        <w:pStyle w:val="Code"/>
        <w:rPr>
          <w:highlight w:val="white"/>
        </w:rPr>
      </w:pPr>
      <w:r w:rsidRPr="00903DBA">
        <w:rPr>
          <w:highlight w:val="white"/>
        </w:rPr>
        <w:t xml:space="preserve">            strcpy(add, shortMonthList[tp-&gt;tm_mon]);</w:t>
      </w:r>
    </w:p>
    <w:p w14:paraId="1619C496" w14:textId="77777777" w:rsidR="00E77B17" w:rsidRPr="00903DBA" w:rsidRDefault="00E77B17" w:rsidP="00E77B17">
      <w:pPr>
        <w:pStyle w:val="Code"/>
        <w:rPr>
          <w:highlight w:val="white"/>
        </w:rPr>
      </w:pPr>
      <w:r w:rsidRPr="00903DBA">
        <w:rPr>
          <w:highlight w:val="white"/>
        </w:rPr>
        <w:t xml:space="preserve">            break;</w:t>
      </w:r>
    </w:p>
    <w:p w14:paraId="75975A79" w14:textId="77777777" w:rsidR="00E77B17" w:rsidRPr="00903DBA" w:rsidRDefault="00E77B17" w:rsidP="00E77B17">
      <w:pPr>
        <w:pStyle w:val="Code"/>
        <w:rPr>
          <w:highlight w:val="white"/>
        </w:rPr>
      </w:pPr>
    </w:p>
    <w:p w14:paraId="4A76C5B3" w14:textId="77777777" w:rsidR="00E77B17" w:rsidRPr="00903DBA" w:rsidRDefault="00E77B17" w:rsidP="00E77B17">
      <w:pPr>
        <w:pStyle w:val="Code"/>
        <w:rPr>
          <w:highlight w:val="white"/>
        </w:rPr>
      </w:pPr>
      <w:r w:rsidRPr="00903DBA">
        <w:rPr>
          <w:highlight w:val="white"/>
        </w:rPr>
        <w:t xml:space="preserve">          case 'B':</w:t>
      </w:r>
    </w:p>
    <w:p w14:paraId="498B33AD" w14:textId="77777777" w:rsidR="00E77B17" w:rsidRPr="00903DBA" w:rsidRDefault="00E77B17" w:rsidP="00E77B17">
      <w:pPr>
        <w:pStyle w:val="Code"/>
        <w:rPr>
          <w:highlight w:val="white"/>
        </w:rPr>
      </w:pPr>
      <w:r w:rsidRPr="00903DBA">
        <w:rPr>
          <w:highlight w:val="white"/>
        </w:rPr>
        <w:t xml:space="preserve">            strcpy(add, longMonthList[tp-&gt;tm_mon]);</w:t>
      </w:r>
    </w:p>
    <w:p w14:paraId="7C4A50E8" w14:textId="77777777" w:rsidR="00E77B17" w:rsidRPr="00903DBA" w:rsidRDefault="00E77B17" w:rsidP="00E77B17">
      <w:pPr>
        <w:pStyle w:val="Code"/>
        <w:rPr>
          <w:highlight w:val="white"/>
        </w:rPr>
      </w:pPr>
      <w:r w:rsidRPr="00903DBA">
        <w:rPr>
          <w:highlight w:val="white"/>
        </w:rPr>
        <w:t xml:space="preserve">            break;</w:t>
      </w:r>
    </w:p>
    <w:p w14:paraId="4A0EC50C" w14:textId="77777777" w:rsidR="00E77B17" w:rsidRPr="00903DBA" w:rsidRDefault="00E77B17" w:rsidP="00E77B17">
      <w:pPr>
        <w:pStyle w:val="Code"/>
        <w:rPr>
          <w:highlight w:val="white"/>
        </w:rPr>
      </w:pPr>
    </w:p>
    <w:p w14:paraId="33AA4570" w14:textId="77777777" w:rsidR="00E77B17" w:rsidRPr="00903DBA" w:rsidRDefault="00E77B17" w:rsidP="00E77B17">
      <w:pPr>
        <w:pStyle w:val="Code"/>
        <w:rPr>
          <w:highlight w:val="white"/>
        </w:rPr>
      </w:pPr>
      <w:r w:rsidRPr="00903DBA">
        <w:rPr>
          <w:highlight w:val="white"/>
        </w:rPr>
        <w:t xml:space="preserve">          case 'c':</w:t>
      </w:r>
    </w:p>
    <w:p w14:paraId="263698A1" w14:textId="77777777" w:rsidR="00E77B17" w:rsidRPr="00903DBA" w:rsidRDefault="00E77B17" w:rsidP="00E77B17">
      <w:pPr>
        <w:pStyle w:val="Code"/>
        <w:rPr>
          <w:highlight w:val="white"/>
        </w:rPr>
      </w:pPr>
      <w:r w:rsidRPr="00903DBA">
        <w:rPr>
          <w:highlight w:val="white"/>
        </w:rPr>
        <w:t xml:space="preserve">            sprintf(add, "%04d-%02d-%02d %02d:%02d:%02d",</w:t>
      </w:r>
    </w:p>
    <w:p w14:paraId="178A2225" w14:textId="77777777" w:rsidR="00E77B17" w:rsidRPr="00903DBA" w:rsidRDefault="00E77B17" w:rsidP="00E77B17">
      <w:pPr>
        <w:pStyle w:val="Code"/>
        <w:rPr>
          <w:highlight w:val="white"/>
        </w:rPr>
      </w:pPr>
      <w:r w:rsidRPr="00903DBA">
        <w:rPr>
          <w:highlight w:val="white"/>
        </w:rPr>
        <w:t xml:space="preserve">                    1900 + tp-&gt;tm_year, tp-&gt;tm_mon + 1, tp-&gt;tm_mday,</w:t>
      </w:r>
    </w:p>
    <w:p w14:paraId="294CAE20" w14:textId="77777777" w:rsidR="00E77B17" w:rsidRPr="00903DBA" w:rsidRDefault="00E77B17" w:rsidP="00E77B17">
      <w:pPr>
        <w:pStyle w:val="Code"/>
        <w:rPr>
          <w:highlight w:val="white"/>
        </w:rPr>
      </w:pPr>
      <w:r w:rsidRPr="00903DBA">
        <w:rPr>
          <w:highlight w:val="white"/>
        </w:rPr>
        <w:t xml:space="preserve">                    tp-&gt;tm_hour, tp-&gt;tm_min, tp-&gt;tm_sec); </w:t>
      </w:r>
    </w:p>
    <w:p w14:paraId="7DC0BC71" w14:textId="77777777" w:rsidR="00E77B17" w:rsidRPr="00903DBA" w:rsidRDefault="00E77B17" w:rsidP="00E77B17">
      <w:pPr>
        <w:pStyle w:val="Code"/>
        <w:rPr>
          <w:highlight w:val="white"/>
        </w:rPr>
      </w:pPr>
      <w:r w:rsidRPr="00903DBA">
        <w:rPr>
          <w:highlight w:val="white"/>
        </w:rPr>
        <w:t xml:space="preserve">            break;</w:t>
      </w:r>
    </w:p>
    <w:p w14:paraId="660A2B71" w14:textId="77777777" w:rsidR="00E77B17" w:rsidRPr="00903DBA" w:rsidRDefault="00E77B17" w:rsidP="00E77B17">
      <w:pPr>
        <w:pStyle w:val="Code"/>
        <w:rPr>
          <w:highlight w:val="white"/>
        </w:rPr>
      </w:pPr>
    </w:p>
    <w:p w14:paraId="2F317993" w14:textId="77777777" w:rsidR="00E77B17" w:rsidRPr="00903DBA" w:rsidRDefault="00E77B17" w:rsidP="00E77B17">
      <w:pPr>
        <w:pStyle w:val="Code"/>
        <w:rPr>
          <w:highlight w:val="white"/>
        </w:rPr>
      </w:pPr>
      <w:r w:rsidRPr="00903DBA">
        <w:rPr>
          <w:highlight w:val="white"/>
        </w:rPr>
        <w:t xml:space="preserve">          case 'd':</w:t>
      </w:r>
    </w:p>
    <w:p w14:paraId="1811C8FB" w14:textId="77777777" w:rsidR="00E77B17" w:rsidRPr="00903DBA" w:rsidRDefault="00E77B17" w:rsidP="00E77B17">
      <w:pPr>
        <w:pStyle w:val="Code"/>
        <w:rPr>
          <w:highlight w:val="white"/>
        </w:rPr>
      </w:pPr>
      <w:r w:rsidRPr="00903DBA">
        <w:rPr>
          <w:highlight w:val="white"/>
        </w:rPr>
        <w:t xml:space="preserve">            sprintf(add, "%02d", tp-&gt;tm_mday);</w:t>
      </w:r>
    </w:p>
    <w:p w14:paraId="7D581115" w14:textId="77777777" w:rsidR="00E77B17" w:rsidRPr="00903DBA" w:rsidRDefault="00E77B17" w:rsidP="00E77B17">
      <w:pPr>
        <w:pStyle w:val="Code"/>
        <w:rPr>
          <w:highlight w:val="white"/>
        </w:rPr>
      </w:pPr>
      <w:r w:rsidRPr="00903DBA">
        <w:rPr>
          <w:highlight w:val="white"/>
        </w:rPr>
        <w:t xml:space="preserve">            break;</w:t>
      </w:r>
    </w:p>
    <w:p w14:paraId="369452E8" w14:textId="77777777" w:rsidR="00E77B17" w:rsidRPr="00903DBA" w:rsidRDefault="00E77B17" w:rsidP="00E77B17">
      <w:pPr>
        <w:pStyle w:val="Code"/>
        <w:rPr>
          <w:highlight w:val="white"/>
        </w:rPr>
      </w:pPr>
    </w:p>
    <w:p w14:paraId="733D66EB" w14:textId="77777777" w:rsidR="00E77B17" w:rsidRPr="00903DBA" w:rsidRDefault="00E77B17" w:rsidP="00E77B17">
      <w:pPr>
        <w:pStyle w:val="Code"/>
        <w:rPr>
          <w:highlight w:val="white"/>
        </w:rPr>
      </w:pPr>
      <w:r w:rsidRPr="00903DBA">
        <w:rPr>
          <w:highlight w:val="white"/>
        </w:rPr>
        <w:t xml:space="preserve">          case 'H':</w:t>
      </w:r>
    </w:p>
    <w:p w14:paraId="15A24101" w14:textId="77777777" w:rsidR="00E77B17" w:rsidRPr="00903DBA" w:rsidRDefault="00E77B17" w:rsidP="00E77B17">
      <w:pPr>
        <w:pStyle w:val="Code"/>
        <w:rPr>
          <w:highlight w:val="white"/>
        </w:rPr>
      </w:pPr>
      <w:r w:rsidRPr="00903DBA">
        <w:rPr>
          <w:highlight w:val="white"/>
        </w:rPr>
        <w:t xml:space="preserve">            sprintf(add, "%02d", tp-&gt;tm_hour);</w:t>
      </w:r>
    </w:p>
    <w:p w14:paraId="0CA4921E" w14:textId="77777777" w:rsidR="00E77B17" w:rsidRPr="00903DBA" w:rsidRDefault="00E77B17" w:rsidP="00E77B17">
      <w:pPr>
        <w:pStyle w:val="Code"/>
        <w:rPr>
          <w:highlight w:val="white"/>
        </w:rPr>
      </w:pPr>
      <w:r w:rsidRPr="00903DBA">
        <w:rPr>
          <w:highlight w:val="white"/>
        </w:rPr>
        <w:t xml:space="preserve">            break;</w:t>
      </w:r>
    </w:p>
    <w:p w14:paraId="208638B4" w14:textId="77777777" w:rsidR="00E77B17" w:rsidRPr="00903DBA" w:rsidRDefault="00E77B17" w:rsidP="00E77B17">
      <w:pPr>
        <w:pStyle w:val="Code"/>
        <w:rPr>
          <w:highlight w:val="white"/>
        </w:rPr>
      </w:pPr>
    </w:p>
    <w:p w14:paraId="583A26E2" w14:textId="77777777" w:rsidR="00E77B17" w:rsidRPr="00903DBA" w:rsidRDefault="00E77B17" w:rsidP="00E77B17">
      <w:pPr>
        <w:pStyle w:val="Code"/>
        <w:rPr>
          <w:highlight w:val="white"/>
        </w:rPr>
      </w:pPr>
      <w:r w:rsidRPr="00903DBA">
        <w:rPr>
          <w:highlight w:val="white"/>
        </w:rPr>
        <w:t xml:space="preserve">          case 'I':</w:t>
      </w:r>
    </w:p>
    <w:p w14:paraId="49F28F9B" w14:textId="77777777" w:rsidR="00E77B17" w:rsidRPr="00903DBA" w:rsidRDefault="00E77B17" w:rsidP="00E77B17">
      <w:pPr>
        <w:pStyle w:val="Code"/>
        <w:rPr>
          <w:highlight w:val="white"/>
        </w:rPr>
      </w:pPr>
      <w:r w:rsidRPr="00903DBA">
        <w:rPr>
          <w:highlight w:val="white"/>
        </w:rPr>
        <w:t xml:space="preserve">            sprintf(add, "%02d", tp-&gt;tm_hour % 12);</w:t>
      </w:r>
    </w:p>
    <w:p w14:paraId="797C0F89" w14:textId="77777777" w:rsidR="00E77B17" w:rsidRPr="00903DBA" w:rsidRDefault="00E77B17" w:rsidP="00E77B17">
      <w:pPr>
        <w:pStyle w:val="Code"/>
        <w:rPr>
          <w:highlight w:val="white"/>
        </w:rPr>
      </w:pPr>
      <w:r w:rsidRPr="00903DBA">
        <w:rPr>
          <w:highlight w:val="white"/>
        </w:rPr>
        <w:t xml:space="preserve">            break;</w:t>
      </w:r>
    </w:p>
    <w:p w14:paraId="276CFFFE" w14:textId="77777777" w:rsidR="00E77B17" w:rsidRPr="00903DBA" w:rsidRDefault="00E77B17" w:rsidP="00E77B17">
      <w:pPr>
        <w:pStyle w:val="Code"/>
        <w:rPr>
          <w:highlight w:val="white"/>
        </w:rPr>
      </w:pPr>
    </w:p>
    <w:p w14:paraId="1BA58B9E" w14:textId="77777777" w:rsidR="00E77B17" w:rsidRPr="00903DBA" w:rsidRDefault="00E77B17" w:rsidP="00E77B17">
      <w:pPr>
        <w:pStyle w:val="Code"/>
        <w:rPr>
          <w:highlight w:val="white"/>
        </w:rPr>
      </w:pPr>
      <w:r w:rsidRPr="00903DBA">
        <w:rPr>
          <w:highlight w:val="white"/>
        </w:rPr>
        <w:t xml:space="preserve">          case 'j':</w:t>
      </w:r>
    </w:p>
    <w:p w14:paraId="38E9E5CB" w14:textId="77777777" w:rsidR="00E77B17" w:rsidRPr="00903DBA" w:rsidRDefault="00E77B17" w:rsidP="00E77B17">
      <w:pPr>
        <w:pStyle w:val="Code"/>
        <w:rPr>
          <w:highlight w:val="white"/>
        </w:rPr>
      </w:pPr>
      <w:r w:rsidRPr="00903DBA">
        <w:rPr>
          <w:highlight w:val="white"/>
        </w:rPr>
        <w:t xml:space="preserve">            sprintf(add, "%03d", tp-&gt;tm_yday);</w:t>
      </w:r>
    </w:p>
    <w:p w14:paraId="00217BD6" w14:textId="77777777" w:rsidR="00E77B17" w:rsidRPr="00903DBA" w:rsidRDefault="00E77B17" w:rsidP="00E77B17">
      <w:pPr>
        <w:pStyle w:val="Code"/>
        <w:rPr>
          <w:highlight w:val="white"/>
        </w:rPr>
      </w:pPr>
      <w:r w:rsidRPr="00903DBA">
        <w:rPr>
          <w:highlight w:val="white"/>
        </w:rPr>
        <w:t xml:space="preserve">            break;</w:t>
      </w:r>
    </w:p>
    <w:p w14:paraId="1F98611D" w14:textId="77777777" w:rsidR="00E77B17" w:rsidRPr="00903DBA" w:rsidRDefault="00E77B17" w:rsidP="00E77B17">
      <w:pPr>
        <w:pStyle w:val="Code"/>
        <w:rPr>
          <w:highlight w:val="white"/>
        </w:rPr>
      </w:pPr>
    </w:p>
    <w:p w14:paraId="33D25AFF" w14:textId="77777777" w:rsidR="00E77B17" w:rsidRPr="00903DBA" w:rsidRDefault="00E77B17" w:rsidP="00E77B17">
      <w:pPr>
        <w:pStyle w:val="Code"/>
        <w:rPr>
          <w:highlight w:val="white"/>
        </w:rPr>
      </w:pPr>
      <w:r w:rsidRPr="00903DBA">
        <w:rPr>
          <w:highlight w:val="white"/>
        </w:rPr>
        <w:t xml:space="preserve">          case 'm':</w:t>
      </w:r>
    </w:p>
    <w:p w14:paraId="27F9B91D" w14:textId="77777777" w:rsidR="00E77B17" w:rsidRPr="00903DBA" w:rsidRDefault="00E77B17" w:rsidP="00E77B17">
      <w:pPr>
        <w:pStyle w:val="Code"/>
        <w:rPr>
          <w:highlight w:val="white"/>
        </w:rPr>
      </w:pPr>
      <w:r w:rsidRPr="00903DBA">
        <w:rPr>
          <w:highlight w:val="white"/>
        </w:rPr>
        <w:t xml:space="preserve">            sprintf(add, "%02d", tp-&gt;tm_mon + 1);</w:t>
      </w:r>
    </w:p>
    <w:p w14:paraId="323F4429" w14:textId="77777777" w:rsidR="00E77B17" w:rsidRPr="00903DBA" w:rsidRDefault="00E77B17" w:rsidP="00E77B17">
      <w:pPr>
        <w:pStyle w:val="Code"/>
        <w:rPr>
          <w:highlight w:val="white"/>
        </w:rPr>
      </w:pPr>
      <w:r w:rsidRPr="00903DBA">
        <w:rPr>
          <w:highlight w:val="white"/>
        </w:rPr>
        <w:t xml:space="preserve">            break;</w:t>
      </w:r>
    </w:p>
    <w:p w14:paraId="40269C55" w14:textId="77777777" w:rsidR="00E77B17" w:rsidRPr="00903DBA" w:rsidRDefault="00E77B17" w:rsidP="00E77B17">
      <w:pPr>
        <w:pStyle w:val="Code"/>
        <w:rPr>
          <w:highlight w:val="white"/>
        </w:rPr>
      </w:pPr>
    </w:p>
    <w:p w14:paraId="24482EA4" w14:textId="77777777" w:rsidR="00E77B17" w:rsidRPr="00903DBA" w:rsidRDefault="00E77B17" w:rsidP="00E77B17">
      <w:pPr>
        <w:pStyle w:val="Code"/>
        <w:rPr>
          <w:highlight w:val="white"/>
        </w:rPr>
      </w:pPr>
      <w:r w:rsidRPr="00903DBA">
        <w:rPr>
          <w:highlight w:val="white"/>
        </w:rPr>
        <w:t xml:space="preserve">          case 'M':</w:t>
      </w:r>
    </w:p>
    <w:p w14:paraId="0032012E" w14:textId="77777777" w:rsidR="00E77B17" w:rsidRPr="00903DBA" w:rsidRDefault="00E77B17" w:rsidP="00E77B17">
      <w:pPr>
        <w:pStyle w:val="Code"/>
        <w:rPr>
          <w:highlight w:val="white"/>
        </w:rPr>
      </w:pPr>
      <w:r w:rsidRPr="00903DBA">
        <w:rPr>
          <w:highlight w:val="white"/>
        </w:rPr>
        <w:t xml:space="preserve">            sprintf(add, "%02d", tp-&gt;tm_min);</w:t>
      </w:r>
    </w:p>
    <w:p w14:paraId="1963ECA6" w14:textId="77777777" w:rsidR="00E77B17" w:rsidRPr="00903DBA" w:rsidRDefault="00E77B17" w:rsidP="00E77B17">
      <w:pPr>
        <w:pStyle w:val="Code"/>
        <w:rPr>
          <w:highlight w:val="white"/>
        </w:rPr>
      </w:pPr>
      <w:r w:rsidRPr="00903DBA">
        <w:rPr>
          <w:highlight w:val="white"/>
        </w:rPr>
        <w:t xml:space="preserve">            break;</w:t>
      </w:r>
    </w:p>
    <w:p w14:paraId="297A52DB" w14:textId="77777777" w:rsidR="00E77B17" w:rsidRPr="00903DBA" w:rsidRDefault="00E77B17" w:rsidP="00E77B17">
      <w:pPr>
        <w:pStyle w:val="Code"/>
        <w:rPr>
          <w:highlight w:val="white"/>
        </w:rPr>
      </w:pPr>
    </w:p>
    <w:p w14:paraId="54C96664" w14:textId="77777777" w:rsidR="00E77B17" w:rsidRPr="00903DBA" w:rsidRDefault="00E77B17" w:rsidP="00E77B17">
      <w:pPr>
        <w:pStyle w:val="Code"/>
        <w:rPr>
          <w:highlight w:val="white"/>
        </w:rPr>
      </w:pPr>
      <w:r w:rsidRPr="00903DBA">
        <w:rPr>
          <w:highlight w:val="white"/>
        </w:rPr>
        <w:t xml:space="preserve">          case 'p':</w:t>
      </w:r>
    </w:p>
    <w:p w14:paraId="4D69FDA4" w14:textId="77777777" w:rsidR="00E77B17" w:rsidRPr="00903DBA" w:rsidRDefault="00E77B17" w:rsidP="00E77B17">
      <w:pPr>
        <w:pStyle w:val="Code"/>
        <w:rPr>
          <w:highlight w:val="white"/>
        </w:rPr>
      </w:pPr>
      <w:r w:rsidRPr="00903DBA">
        <w:rPr>
          <w:highlight w:val="white"/>
        </w:rPr>
        <w:t xml:space="preserve">            sprintf(add, "%s", (tp-&gt;tm_hour &lt; 12) ? "AM" : "PM");</w:t>
      </w:r>
    </w:p>
    <w:p w14:paraId="76346B52" w14:textId="77777777" w:rsidR="00E77B17" w:rsidRPr="00903DBA" w:rsidRDefault="00E77B17" w:rsidP="00E77B17">
      <w:pPr>
        <w:pStyle w:val="Code"/>
        <w:rPr>
          <w:highlight w:val="white"/>
        </w:rPr>
      </w:pPr>
      <w:r w:rsidRPr="00903DBA">
        <w:rPr>
          <w:highlight w:val="white"/>
        </w:rPr>
        <w:t xml:space="preserve">            break;</w:t>
      </w:r>
    </w:p>
    <w:p w14:paraId="54061476" w14:textId="77777777" w:rsidR="00E77B17" w:rsidRPr="00903DBA" w:rsidRDefault="00E77B17" w:rsidP="00E77B17">
      <w:pPr>
        <w:pStyle w:val="Code"/>
        <w:rPr>
          <w:highlight w:val="white"/>
        </w:rPr>
      </w:pPr>
    </w:p>
    <w:p w14:paraId="084BCD76" w14:textId="77777777" w:rsidR="00E77B17" w:rsidRPr="00903DBA" w:rsidRDefault="00E77B17" w:rsidP="00E77B17">
      <w:pPr>
        <w:pStyle w:val="Code"/>
        <w:rPr>
          <w:highlight w:val="white"/>
        </w:rPr>
      </w:pPr>
      <w:r w:rsidRPr="00903DBA">
        <w:rPr>
          <w:highlight w:val="white"/>
        </w:rPr>
        <w:t xml:space="preserve">          case 'S':</w:t>
      </w:r>
    </w:p>
    <w:p w14:paraId="5F15CC22" w14:textId="77777777" w:rsidR="00E77B17" w:rsidRPr="00903DBA" w:rsidRDefault="00E77B17" w:rsidP="00E77B17">
      <w:pPr>
        <w:pStyle w:val="Code"/>
        <w:rPr>
          <w:highlight w:val="white"/>
        </w:rPr>
      </w:pPr>
      <w:r w:rsidRPr="00903DBA">
        <w:rPr>
          <w:highlight w:val="white"/>
        </w:rPr>
        <w:t xml:space="preserve">            sprintf(add, "%02d", tp-&gt;tm_sec);</w:t>
      </w:r>
    </w:p>
    <w:p w14:paraId="62450AE4" w14:textId="77777777" w:rsidR="00E77B17" w:rsidRPr="00903DBA" w:rsidRDefault="00E77B17" w:rsidP="00E77B17">
      <w:pPr>
        <w:pStyle w:val="Code"/>
        <w:rPr>
          <w:highlight w:val="white"/>
        </w:rPr>
      </w:pPr>
      <w:r w:rsidRPr="00903DBA">
        <w:rPr>
          <w:highlight w:val="white"/>
        </w:rPr>
        <w:t xml:space="preserve">            break;</w:t>
      </w:r>
    </w:p>
    <w:p w14:paraId="0DBFC52B" w14:textId="77777777" w:rsidR="00E77B17" w:rsidRPr="00903DBA" w:rsidRDefault="00E77B17" w:rsidP="00E77B17">
      <w:pPr>
        <w:pStyle w:val="Code"/>
        <w:rPr>
          <w:highlight w:val="white"/>
        </w:rPr>
      </w:pPr>
    </w:p>
    <w:p w14:paraId="10FBAB29" w14:textId="77777777" w:rsidR="00E77B17" w:rsidRPr="00903DBA" w:rsidRDefault="00E77B17" w:rsidP="00E77B17">
      <w:pPr>
        <w:pStyle w:val="Code"/>
        <w:rPr>
          <w:highlight w:val="white"/>
        </w:rPr>
      </w:pPr>
      <w:r w:rsidRPr="00903DBA">
        <w:rPr>
          <w:highlight w:val="white"/>
        </w:rPr>
        <w:t xml:space="preserve">          case 'U':</w:t>
      </w:r>
    </w:p>
    <w:p w14:paraId="21E201A3" w14:textId="77777777" w:rsidR="00E77B17" w:rsidRPr="00903DBA" w:rsidRDefault="00E77B17" w:rsidP="00E77B17">
      <w:pPr>
        <w:pStyle w:val="Code"/>
        <w:rPr>
          <w:highlight w:val="white"/>
        </w:rPr>
      </w:pPr>
      <w:r w:rsidRPr="00903DBA">
        <w:rPr>
          <w:highlight w:val="white"/>
        </w:rPr>
        <w:t xml:space="preserve">            sprintf(add, "%02d", yearDaySunday);</w:t>
      </w:r>
    </w:p>
    <w:p w14:paraId="76659777" w14:textId="77777777" w:rsidR="00E77B17" w:rsidRPr="00903DBA" w:rsidRDefault="00E77B17" w:rsidP="00E77B17">
      <w:pPr>
        <w:pStyle w:val="Code"/>
        <w:rPr>
          <w:highlight w:val="white"/>
        </w:rPr>
      </w:pPr>
      <w:r w:rsidRPr="00903DBA">
        <w:rPr>
          <w:highlight w:val="white"/>
        </w:rPr>
        <w:t xml:space="preserve">            break;</w:t>
      </w:r>
    </w:p>
    <w:p w14:paraId="3270947C" w14:textId="77777777" w:rsidR="00E77B17" w:rsidRPr="00903DBA" w:rsidRDefault="00E77B17" w:rsidP="00E77B17">
      <w:pPr>
        <w:pStyle w:val="Code"/>
        <w:rPr>
          <w:highlight w:val="white"/>
        </w:rPr>
      </w:pPr>
    </w:p>
    <w:p w14:paraId="23FD3463" w14:textId="77777777" w:rsidR="00E77B17" w:rsidRPr="00903DBA" w:rsidRDefault="00E77B17" w:rsidP="00E77B17">
      <w:pPr>
        <w:pStyle w:val="Code"/>
        <w:rPr>
          <w:highlight w:val="white"/>
        </w:rPr>
      </w:pPr>
      <w:r w:rsidRPr="00903DBA">
        <w:rPr>
          <w:highlight w:val="white"/>
        </w:rPr>
        <w:t xml:space="preserve">          case 'w':</w:t>
      </w:r>
    </w:p>
    <w:p w14:paraId="43CF7D8D" w14:textId="77777777" w:rsidR="00E77B17" w:rsidRPr="00903DBA" w:rsidRDefault="00E77B17" w:rsidP="00E77B17">
      <w:pPr>
        <w:pStyle w:val="Code"/>
        <w:rPr>
          <w:highlight w:val="white"/>
        </w:rPr>
      </w:pPr>
      <w:r w:rsidRPr="00903DBA">
        <w:rPr>
          <w:highlight w:val="white"/>
        </w:rPr>
        <w:t xml:space="preserve">            sprintf(add, "%02d", tp-&gt;tm_wday);</w:t>
      </w:r>
    </w:p>
    <w:p w14:paraId="0A105DEC" w14:textId="77777777" w:rsidR="00E77B17" w:rsidRPr="00903DBA" w:rsidRDefault="00E77B17" w:rsidP="00E77B17">
      <w:pPr>
        <w:pStyle w:val="Code"/>
        <w:rPr>
          <w:highlight w:val="white"/>
        </w:rPr>
      </w:pPr>
      <w:r w:rsidRPr="00903DBA">
        <w:rPr>
          <w:highlight w:val="white"/>
        </w:rPr>
        <w:t xml:space="preserve">            break;</w:t>
      </w:r>
    </w:p>
    <w:p w14:paraId="30EFD617" w14:textId="77777777" w:rsidR="00E77B17" w:rsidRPr="00903DBA" w:rsidRDefault="00E77B17" w:rsidP="00E77B17">
      <w:pPr>
        <w:pStyle w:val="Code"/>
        <w:rPr>
          <w:highlight w:val="white"/>
        </w:rPr>
      </w:pPr>
    </w:p>
    <w:p w14:paraId="7BF50266" w14:textId="77777777" w:rsidR="00E77B17" w:rsidRPr="00903DBA" w:rsidRDefault="00E77B17" w:rsidP="00E77B17">
      <w:pPr>
        <w:pStyle w:val="Code"/>
        <w:rPr>
          <w:highlight w:val="white"/>
        </w:rPr>
      </w:pPr>
      <w:r w:rsidRPr="00903DBA">
        <w:rPr>
          <w:highlight w:val="white"/>
        </w:rPr>
        <w:t xml:space="preserve">          case 'W':</w:t>
      </w:r>
    </w:p>
    <w:p w14:paraId="0169FF4A" w14:textId="77777777" w:rsidR="00E77B17" w:rsidRPr="00903DBA" w:rsidRDefault="00E77B17" w:rsidP="00E77B17">
      <w:pPr>
        <w:pStyle w:val="Code"/>
        <w:rPr>
          <w:highlight w:val="white"/>
        </w:rPr>
      </w:pPr>
      <w:r w:rsidRPr="00903DBA">
        <w:rPr>
          <w:highlight w:val="white"/>
        </w:rPr>
        <w:t xml:space="preserve">            sprintf(add, "%02d", yearDayMonday);</w:t>
      </w:r>
    </w:p>
    <w:p w14:paraId="5A7373A7" w14:textId="77777777" w:rsidR="00E77B17" w:rsidRPr="00903DBA" w:rsidRDefault="00E77B17" w:rsidP="00E77B17">
      <w:pPr>
        <w:pStyle w:val="Code"/>
        <w:rPr>
          <w:highlight w:val="white"/>
        </w:rPr>
      </w:pPr>
      <w:r w:rsidRPr="00903DBA">
        <w:rPr>
          <w:highlight w:val="white"/>
        </w:rPr>
        <w:t xml:space="preserve">            break;</w:t>
      </w:r>
    </w:p>
    <w:p w14:paraId="1A28A93C" w14:textId="77777777" w:rsidR="00E77B17" w:rsidRPr="00903DBA" w:rsidRDefault="00E77B17" w:rsidP="00E77B17">
      <w:pPr>
        <w:pStyle w:val="Code"/>
        <w:rPr>
          <w:highlight w:val="white"/>
        </w:rPr>
      </w:pPr>
    </w:p>
    <w:p w14:paraId="24F12064" w14:textId="77777777" w:rsidR="00E77B17" w:rsidRPr="00903DBA" w:rsidRDefault="00E77B17" w:rsidP="00E77B17">
      <w:pPr>
        <w:pStyle w:val="Code"/>
        <w:rPr>
          <w:highlight w:val="white"/>
        </w:rPr>
      </w:pPr>
      <w:r w:rsidRPr="00903DBA">
        <w:rPr>
          <w:highlight w:val="white"/>
        </w:rPr>
        <w:t xml:space="preserve">          case 'x':</w:t>
      </w:r>
    </w:p>
    <w:p w14:paraId="51745BA4" w14:textId="77777777" w:rsidR="00E77B17" w:rsidRPr="00903DBA" w:rsidRDefault="00E77B17" w:rsidP="00E77B17">
      <w:pPr>
        <w:pStyle w:val="Code"/>
        <w:rPr>
          <w:highlight w:val="white"/>
        </w:rPr>
      </w:pPr>
      <w:r w:rsidRPr="00903DBA">
        <w:rPr>
          <w:highlight w:val="white"/>
        </w:rPr>
        <w:t xml:space="preserve">            sprintf(add, "%04d-%02d-%02d", 1900 + tp-&gt;tm_year,</w:t>
      </w:r>
    </w:p>
    <w:p w14:paraId="77EC8F12" w14:textId="77777777" w:rsidR="00E77B17" w:rsidRPr="00903DBA" w:rsidRDefault="00E77B17" w:rsidP="00E77B17">
      <w:pPr>
        <w:pStyle w:val="Code"/>
        <w:rPr>
          <w:highlight w:val="white"/>
        </w:rPr>
      </w:pPr>
      <w:r w:rsidRPr="00903DBA">
        <w:rPr>
          <w:highlight w:val="white"/>
        </w:rPr>
        <w:t xml:space="preserve">                    tp-&gt;tm_mon + 1, tp-&gt;tm_mday);</w:t>
      </w:r>
    </w:p>
    <w:p w14:paraId="4939A657" w14:textId="77777777" w:rsidR="00E77B17" w:rsidRPr="00903DBA" w:rsidRDefault="00E77B17" w:rsidP="00E77B17">
      <w:pPr>
        <w:pStyle w:val="Code"/>
        <w:rPr>
          <w:highlight w:val="white"/>
        </w:rPr>
      </w:pPr>
      <w:r w:rsidRPr="00903DBA">
        <w:rPr>
          <w:highlight w:val="white"/>
        </w:rPr>
        <w:t xml:space="preserve">            break;</w:t>
      </w:r>
    </w:p>
    <w:p w14:paraId="43AF3ABC" w14:textId="77777777" w:rsidR="00E77B17" w:rsidRPr="00903DBA" w:rsidRDefault="00E77B17" w:rsidP="00E77B17">
      <w:pPr>
        <w:pStyle w:val="Code"/>
        <w:rPr>
          <w:highlight w:val="white"/>
        </w:rPr>
      </w:pPr>
    </w:p>
    <w:p w14:paraId="346D240D" w14:textId="77777777" w:rsidR="00E77B17" w:rsidRPr="00903DBA" w:rsidRDefault="00E77B17" w:rsidP="00E77B17">
      <w:pPr>
        <w:pStyle w:val="Code"/>
        <w:rPr>
          <w:highlight w:val="white"/>
        </w:rPr>
      </w:pPr>
      <w:r w:rsidRPr="00903DBA">
        <w:rPr>
          <w:highlight w:val="white"/>
        </w:rPr>
        <w:t xml:space="preserve">          case 'X':</w:t>
      </w:r>
    </w:p>
    <w:p w14:paraId="6EFE95A0" w14:textId="77777777" w:rsidR="00920682" w:rsidRPr="00903DBA" w:rsidRDefault="00E77B17" w:rsidP="00E77B17">
      <w:pPr>
        <w:pStyle w:val="Code"/>
        <w:rPr>
          <w:highlight w:val="white"/>
        </w:rPr>
      </w:pPr>
      <w:r w:rsidRPr="00903DBA">
        <w:rPr>
          <w:highlight w:val="white"/>
        </w:rPr>
        <w:t xml:space="preserve">            sprintf(add, "%02d:%02d:%02d", tp-&gt;tm_hour,</w:t>
      </w:r>
    </w:p>
    <w:p w14:paraId="5A0CD3D3" w14:textId="3AC88953" w:rsidR="00E77B17" w:rsidRPr="00903DBA" w:rsidRDefault="00920682" w:rsidP="00E77B17">
      <w:pPr>
        <w:pStyle w:val="Code"/>
        <w:rPr>
          <w:highlight w:val="white"/>
        </w:rPr>
      </w:pPr>
      <w:r w:rsidRPr="00903DBA">
        <w:rPr>
          <w:highlight w:val="white"/>
        </w:rPr>
        <w:t xml:space="preserve">                   </w:t>
      </w:r>
      <w:r w:rsidR="00E77B17" w:rsidRPr="00903DBA">
        <w:rPr>
          <w:highlight w:val="white"/>
        </w:rPr>
        <w:t xml:space="preserve"> tp-&gt;tm_min, tp-&gt;tm_sec); </w:t>
      </w:r>
    </w:p>
    <w:p w14:paraId="39271BF8" w14:textId="77777777" w:rsidR="00E77B17" w:rsidRPr="00903DBA" w:rsidRDefault="00E77B17" w:rsidP="00E77B17">
      <w:pPr>
        <w:pStyle w:val="Code"/>
        <w:rPr>
          <w:highlight w:val="white"/>
        </w:rPr>
      </w:pPr>
      <w:r w:rsidRPr="00903DBA">
        <w:rPr>
          <w:highlight w:val="white"/>
        </w:rPr>
        <w:t xml:space="preserve">            break;</w:t>
      </w:r>
    </w:p>
    <w:p w14:paraId="2C68DC86" w14:textId="77777777" w:rsidR="00E77B17" w:rsidRPr="00903DBA" w:rsidRDefault="00E77B17" w:rsidP="00E77B17">
      <w:pPr>
        <w:pStyle w:val="Code"/>
        <w:rPr>
          <w:highlight w:val="white"/>
        </w:rPr>
      </w:pPr>
    </w:p>
    <w:p w14:paraId="4DE0DBF1" w14:textId="77777777" w:rsidR="00E77B17" w:rsidRPr="00903DBA" w:rsidRDefault="00E77B17" w:rsidP="00E77B17">
      <w:pPr>
        <w:pStyle w:val="Code"/>
        <w:rPr>
          <w:highlight w:val="white"/>
        </w:rPr>
      </w:pPr>
      <w:r w:rsidRPr="00903DBA">
        <w:rPr>
          <w:highlight w:val="white"/>
        </w:rPr>
        <w:t xml:space="preserve">          case 'y':</w:t>
      </w:r>
    </w:p>
    <w:p w14:paraId="46628F88" w14:textId="77777777" w:rsidR="00E77B17" w:rsidRPr="00903DBA" w:rsidRDefault="00E77B17" w:rsidP="00E77B17">
      <w:pPr>
        <w:pStyle w:val="Code"/>
        <w:rPr>
          <w:highlight w:val="white"/>
        </w:rPr>
      </w:pPr>
      <w:r w:rsidRPr="00903DBA">
        <w:rPr>
          <w:highlight w:val="white"/>
        </w:rPr>
        <w:t xml:space="preserve">            sprintf(add, "%02d", tp-&gt;tm_year % 100);</w:t>
      </w:r>
    </w:p>
    <w:p w14:paraId="4E292C39" w14:textId="77777777" w:rsidR="00E77B17" w:rsidRPr="00903DBA" w:rsidRDefault="00E77B17" w:rsidP="00E77B17">
      <w:pPr>
        <w:pStyle w:val="Code"/>
        <w:rPr>
          <w:highlight w:val="white"/>
        </w:rPr>
      </w:pPr>
      <w:r w:rsidRPr="00903DBA">
        <w:rPr>
          <w:highlight w:val="white"/>
        </w:rPr>
        <w:t xml:space="preserve">            break;</w:t>
      </w:r>
    </w:p>
    <w:p w14:paraId="1C925C0E" w14:textId="77777777" w:rsidR="00E77B17" w:rsidRPr="00903DBA" w:rsidRDefault="00E77B17" w:rsidP="00E77B17">
      <w:pPr>
        <w:pStyle w:val="Code"/>
        <w:rPr>
          <w:highlight w:val="white"/>
        </w:rPr>
      </w:pPr>
    </w:p>
    <w:p w14:paraId="35E2344B" w14:textId="77777777" w:rsidR="00E77B17" w:rsidRPr="00903DBA" w:rsidRDefault="00E77B17" w:rsidP="00E77B17">
      <w:pPr>
        <w:pStyle w:val="Code"/>
        <w:rPr>
          <w:highlight w:val="white"/>
        </w:rPr>
      </w:pPr>
      <w:r w:rsidRPr="00903DBA">
        <w:rPr>
          <w:highlight w:val="white"/>
        </w:rPr>
        <w:t xml:space="preserve">          case 'Y':</w:t>
      </w:r>
    </w:p>
    <w:p w14:paraId="41FCE55B" w14:textId="77777777" w:rsidR="00E77B17" w:rsidRPr="00903DBA" w:rsidRDefault="00E77B17" w:rsidP="00E77B17">
      <w:pPr>
        <w:pStyle w:val="Code"/>
        <w:rPr>
          <w:highlight w:val="white"/>
        </w:rPr>
      </w:pPr>
      <w:r w:rsidRPr="00903DBA">
        <w:rPr>
          <w:highlight w:val="white"/>
        </w:rPr>
        <w:t xml:space="preserve">            sprintf(add, "%04d", 1900 + tp-&gt;tm_year);</w:t>
      </w:r>
    </w:p>
    <w:p w14:paraId="1DF7B22C" w14:textId="77777777" w:rsidR="00E77B17" w:rsidRPr="00903DBA" w:rsidRDefault="00E77B17" w:rsidP="00E77B17">
      <w:pPr>
        <w:pStyle w:val="Code"/>
        <w:rPr>
          <w:highlight w:val="white"/>
        </w:rPr>
      </w:pPr>
      <w:r w:rsidRPr="00903DBA">
        <w:rPr>
          <w:highlight w:val="white"/>
        </w:rPr>
        <w:t xml:space="preserve">            break;</w:t>
      </w:r>
    </w:p>
    <w:p w14:paraId="427AFADB" w14:textId="77777777" w:rsidR="00E77B17" w:rsidRPr="00903DBA" w:rsidRDefault="00E77B17" w:rsidP="00E77B17">
      <w:pPr>
        <w:pStyle w:val="Code"/>
        <w:rPr>
          <w:highlight w:val="white"/>
        </w:rPr>
      </w:pPr>
    </w:p>
    <w:p w14:paraId="02F6783B" w14:textId="77777777" w:rsidR="00E77B17" w:rsidRPr="00903DBA" w:rsidRDefault="00E77B17" w:rsidP="00E77B17">
      <w:pPr>
        <w:pStyle w:val="Code"/>
        <w:rPr>
          <w:highlight w:val="white"/>
        </w:rPr>
      </w:pPr>
      <w:r w:rsidRPr="00903DBA">
        <w:rPr>
          <w:highlight w:val="white"/>
        </w:rPr>
        <w:t xml:space="preserve">          case 'Z':</w:t>
      </w:r>
    </w:p>
    <w:p w14:paraId="446F2CA6" w14:textId="77777777" w:rsidR="00E77B17" w:rsidRPr="00903DBA" w:rsidRDefault="00E77B17" w:rsidP="00E77B17">
      <w:pPr>
        <w:pStyle w:val="Code"/>
        <w:rPr>
          <w:highlight w:val="white"/>
        </w:rPr>
      </w:pPr>
      <w:r w:rsidRPr="00903DBA">
        <w:rPr>
          <w:highlight w:val="white"/>
        </w:rPr>
        <w:t xml:space="preserve">            strcpy(add, "");</w:t>
      </w:r>
    </w:p>
    <w:p w14:paraId="7810C581" w14:textId="77777777" w:rsidR="00E77B17" w:rsidRPr="00903DBA" w:rsidRDefault="00E77B17" w:rsidP="00E77B17">
      <w:pPr>
        <w:pStyle w:val="Code"/>
        <w:rPr>
          <w:highlight w:val="white"/>
        </w:rPr>
      </w:pPr>
      <w:r w:rsidRPr="00903DBA">
        <w:rPr>
          <w:highlight w:val="white"/>
        </w:rPr>
        <w:t xml:space="preserve">            break;</w:t>
      </w:r>
    </w:p>
    <w:p w14:paraId="3675D79B" w14:textId="77777777" w:rsidR="00E77B17" w:rsidRPr="00903DBA" w:rsidRDefault="00E77B17" w:rsidP="00E77B17">
      <w:pPr>
        <w:pStyle w:val="Code"/>
        <w:rPr>
          <w:highlight w:val="white"/>
        </w:rPr>
      </w:pPr>
    </w:p>
    <w:p w14:paraId="61DD24F5" w14:textId="77777777" w:rsidR="00E77B17" w:rsidRPr="00903DBA" w:rsidRDefault="00E77B17" w:rsidP="00E77B17">
      <w:pPr>
        <w:pStyle w:val="Code"/>
        <w:rPr>
          <w:highlight w:val="white"/>
        </w:rPr>
      </w:pPr>
      <w:r w:rsidRPr="00903DBA">
        <w:rPr>
          <w:highlight w:val="white"/>
        </w:rPr>
        <w:t xml:space="preserve">          case '%':</w:t>
      </w:r>
    </w:p>
    <w:p w14:paraId="7BDFA810" w14:textId="77777777" w:rsidR="00E77B17" w:rsidRPr="00903DBA" w:rsidRDefault="00E77B17" w:rsidP="00E77B17">
      <w:pPr>
        <w:pStyle w:val="Code"/>
        <w:rPr>
          <w:highlight w:val="white"/>
        </w:rPr>
      </w:pPr>
      <w:r w:rsidRPr="00903DBA">
        <w:rPr>
          <w:highlight w:val="white"/>
        </w:rPr>
        <w:t xml:space="preserve">            strcpy(add, "%");</w:t>
      </w:r>
    </w:p>
    <w:p w14:paraId="4E3F5E94" w14:textId="3ABCE1B8" w:rsidR="00E77B17" w:rsidRPr="00903DBA" w:rsidRDefault="00E77B17" w:rsidP="00E77B17">
      <w:pPr>
        <w:pStyle w:val="Code"/>
        <w:rPr>
          <w:highlight w:val="white"/>
        </w:rPr>
      </w:pPr>
      <w:r w:rsidRPr="00903DBA">
        <w:rPr>
          <w:highlight w:val="white"/>
        </w:rPr>
        <w:t xml:space="preserve">        }</w:t>
      </w:r>
    </w:p>
    <w:p w14:paraId="701C3BD7" w14:textId="77777777" w:rsidR="00E77B17" w:rsidRPr="00903DBA" w:rsidRDefault="00E77B17" w:rsidP="00E77B17">
      <w:pPr>
        <w:pStyle w:val="Code"/>
        <w:rPr>
          <w:highlight w:val="white"/>
        </w:rPr>
      </w:pPr>
      <w:r w:rsidRPr="00903DBA">
        <w:rPr>
          <w:highlight w:val="white"/>
        </w:rPr>
        <w:t xml:space="preserve">      }</w:t>
      </w:r>
    </w:p>
    <w:p w14:paraId="06308C6A" w14:textId="77777777" w:rsidR="00E77B17" w:rsidRPr="00903DBA" w:rsidRDefault="00E77B17" w:rsidP="00E77B17">
      <w:pPr>
        <w:pStyle w:val="Code"/>
        <w:rPr>
          <w:highlight w:val="white"/>
        </w:rPr>
      </w:pPr>
      <w:r w:rsidRPr="00903DBA">
        <w:rPr>
          <w:highlight w:val="white"/>
        </w:rPr>
        <w:t xml:space="preserve">      else {</w:t>
      </w:r>
    </w:p>
    <w:p w14:paraId="0F8761CD" w14:textId="77777777" w:rsidR="00E77B17" w:rsidRPr="00903DBA" w:rsidRDefault="00E77B17" w:rsidP="00E77B17">
      <w:pPr>
        <w:pStyle w:val="Code"/>
        <w:rPr>
          <w:highlight w:val="white"/>
        </w:rPr>
      </w:pPr>
      <w:r w:rsidRPr="00903DBA">
        <w:rPr>
          <w:highlight w:val="white"/>
        </w:rPr>
        <w:t xml:space="preserve">        add[0] = fmt[index];</w:t>
      </w:r>
    </w:p>
    <w:p w14:paraId="57BFBE27" w14:textId="77777777" w:rsidR="00E77B17" w:rsidRPr="00903DBA" w:rsidRDefault="00E77B17" w:rsidP="00E77B17">
      <w:pPr>
        <w:pStyle w:val="Code"/>
        <w:rPr>
          <w:highlight w:val="white"/>
        </w:rPr>
      </w:pPr>
      <w:r w:rsidRPr="00903DBA">
        <w:rPr>
          <w:highlight w:val="white"/>
        </w:rPr>
        <w:t xml:space="preserve">        add[1] = '\0';</w:t>
      </w:r>
    </w:p>
    <w:p w14:paraId="71EEBF59" w14:textId="77777777" w:rsidR="00E77B17" w:rsidRPr="00903DBA" w:rsidRDefault="00E77B17" w:rsidP="00E77B17">
      <w:pPr>
        <w:pStyle w:val="Code"/>
        <w:rPr>
          <w:highlight w:val="white"/>
        </w:rPr>
      </w:pPr>
      <w:r w:rsidRPr="00903DBA">
        <w:rPr>
          <w:highlight w:val="white"/>
        </w:rPr>
        <w:t xml:space="preserve">      }</w:t>
      </w:r>
    </w:p>
    <w:p w14:paraId="6F2FA9B9" w14:textId="77777777" w:rsidR="00E77B17" w:rsidRPr="00903DBA" w:rsidRDefault="00E77B17" w:rsidP="00E77B17">
      <w:pPr>
        <w:pStyle w:val="Code"/>
        <w:rPr>
          <w:highlight w:val="white"/>
        </w:rPr>
      </w:pPr>
    </w:p>
    <w:p w14:paraId="128F09BB" w14:textId="77777777" w:rsidR="00E77B17" w:rsidRPr="00903DBA" w:rsidRDefault="00E77B17" w:rsidP="00E77B17">
      <w:pPr>
        <w:pStyle w:val="Code"/>
        <w:rPr>
          <w:highlight w:val="white"/>
        </w:rPr>
      </w:pPr>
      <w:r w:rsidRPr="00903DBA">
        <w:rPr>
          <w:highlight w:val="white"/>
        </w:rPr>
        <w:t xml:space="preserve">      if ((strlen(s) + strlen(add)) &lt; smax) {</w:t>
      </w:r>
    </w:p>
    <w:p w14:paraId="14751797" w14:textId="77777777" w:rsidR="00E77B17" w:rsidRPr="00903DBA" w:rsidRDefault="00E77B17" w:rsidP="00E77B17">
      <w:pPr>
        <w:pStyle w:val="Code"/>
        <w:rPr>
          <w:highlight w:val="white"/>
        </w:rPr>
      </w:pPr>
      <w:r w:rsidRPr="00903DBA">
        <w:rPr>
          <w:highlight w:val="white"/>
        </w:rPr>
        <w:t xml:space="preserve">        strcat(s, add);</w:t>
      </w:r>
    </w:p>
    <w:p w14:paraId="6B16A85C" w14:textId="77777777" w:rsidR="00E77B17" w:rsidRPr="00903DBA" w:rsidRDefault="00E77B17" w:rsidP="00E77B17">
      <w:pPr>
        <w:pStyle w:val="Code"/>
        <w:rPr>
          <w:highlight w:val="white"/>
        </w:rPr>
      </w:pPr>
      <w:r w:rsidRPr="00903DBA">
        <w:rPr>
          <w:highlight w:val="white"/>
        </w:rPr>
        <w:t xml:space="preserve">      }</w:t>
      </w:r>
    </w:p>
    <w:p w14:paraId="5F45CD94" w14:textId="77777777" w:rsidR="00E77B17" w:rsidRPr="00903DBA" w:rsidRDefault="00E77B17" w:rsidP="00E77B17">
      <w:pPr>
        <w:pStyle w:val="Code"/>
        <w:rPr>
          <w:highlight w:val="white"/>
        </w:rPr>
      </w:pPr>
      <w:r w:rsidRPr="00903DBA">
        <w:rPr>
          <w:highlight w:val="white"/>
        </w:rPr>
        <w:t xml:space="preserve">      else {</w:t>
      </w:r>
    </w:p>
    <w:p w14:paraId="13EC7FDC" w14:textId="77777777" w:rsidR="00E77B17" w:rsidRPr="00903DBA" w:rsidRDefault="00E77B17" w:rsidP="00E77B17">
      <w:pPr>
        <w:pStyle w:val="Code"/>
        <w:rPr>
          <w:highlight w:val="white"/>
        </w:rPr>
      </w:pPr>
      <w:r w:rsidRPr="00903DBA">
        <w:rPr>
          <w:highlight w:val="white"/>
        </w:rPr>
        <w:t xml:space="preserve">        break;</w:t>
      </w:r>
    </w:p>
    <w:p w14:paraId="72F1CD45" w14:textId="77777777" w:rsidR="00E77B17" w:rsidRPr="00903DBA" w:rsidRDefault="00E77B17" w:rsidP="00E77B17">
      <w:pPr>
        <w:pStyle w:val="Code"/>
        <w:rPr>
          <w:highlight w:val="white"/>
        </w:rPr>
      </w:pPr>
      <w:r w:rsidRPr="00903DBA">
        <w:rPr>
          <w:highlight w:val="white"/>
        </w:rPr>
        <w:t xml:space="preserve">      }</w:t>
      </w:r>
    </w:p>
    <w:p w14:paraId="415CD2AB" w14:textId="77777777" w:rsidR="00E77B17" w:rsidRPr="00903DBA" w:rsidRDefault="00E77B17" w:rsidP="00E77B17">
      <w:pPr>
        <w:pStyle w:val="Code"/>
        <w:rPr>
          <w:highlight w:val="white"/>
        </w:rPr>
      </w:pPr>
      <w:r w:rsidRPr="00903DBA">
        <w:rPr>
          <w:highlight w:val="white"/>
        </w:rPr>
        <w:t xml:space="preserve">    }</w:t>
      </w:r>
    </w:p>
    <w:p w14:paraId="210AB4AD" w14:textId="77777777" w:rsidR="00E77B17" w:rsidRPr="00903DBA" w:rsidRDefault="00E77B17" w:rsidP="00E77B17">
      <w:pPr>
        <w:pStyle w:val="Code"/>
        <w:rPr>
          <w:highlight w:val="white"/>
        </w:rPr>
      </w:pPr>
      <w:r w:rsidRPr="00903DBA">
        <w:rPr>
          <w:highlight w:val="white"/>
        </w:rPr>
        <w:t xml:space="preserve">  }</w:t>
      </w:r>
    </w:p>
    <w:p w14:paraId="32C2206C" w14:textId="77777777" w:rsidR="00E77B17" w:rsidRPr="00903DBA" w:rsidRDefault="00E77B17" w:rsidP="00E77B17">
      <w:pPr>
        <w:pStyle w:val="Code"/>
        <w:rPr>
          <w:highlight w:val="white"/>
        </w:rPr>
      </w:pPr>
    </w:p>
    <w:p w14:paraId="5C62A553" w14:textId="77777777" w:rsidR="00E77B17" w:rsidRPr="00903DBA" w:rsidRDefault="00E77B17" w:rsidP="00E77B17">
      <w:pPr>
        <w:pStyle w:val="Code"/>
        <w:rPr>
          <w:highlight w:val="white"/>
        </w:rPr>
      </w:pPr>
      <w:r w:rsidRPr="00903DBA">
        <w:rPr>
          <w:highlight w:val="white"/>
        </w:rPr>
        <w:t xml:space="preserve">  return strlen(s);</w:t>
      </w:r>
    </w:p>
    <w:p w14:paraId="1816914D" w14:textId="4F6D560A" w:rsidR="00F96B7A" w:rsidRPr="00903DBA" w:rsidRDefault="00E77B17" w:rsidP="00E77B17">
      <w:pPr>
        <w:pStyle w:val="Code"/>
      </w:pPr>
      <w:r w:rsidRPr="00903DBA">
        <w:rPr>
          <w:highlight w:val="white"/>
        </w:rPr>
        <w:t>}</w:t>
      </w:r>
    </w:p>
    <w:p w14:paraId="091577D2" w14:textId="007809A4" w:rsidR="005B1C6D" w:rsidRPr="00903DBA" w:rsidRDefault="005B1C6D" w:rsidP="00F96B7A">
      <w:pPr>
        <w:pStyle w:val="Appendix"/>
        <w:rPr>
          <w:lang w:val="en-US"/>
        </w:rPr>
      </w:pPr>
      <w:bookmarkStart w:id="510" w:name="_Toc57656144"/>
      <w:r w:rsidRPr="00903DBA">
        <w:rPr>
          <w:lang w:val="en-US"/>
        </w:rPr>
        <w:t>The Preprocessor</w:t>
      </w:r>
      <w:bookmarkEnd w:id="508"/>
      <w:bookmarkEnd w:id="510"/>
    </w:p>
    <w:p w14:paraId="17A25FF3" w14:textId="6941EA95" w:rsidR="005B1C6D" w:rsidRPr="00903DBA" w:rsidRDefault="00110A2B" w:rsidP="005B1C6D">
      <w:r w:rsidRPr="00903DBA">
        <w:t xml:space="preserve">The preprocessor processes the source code before the compiler. This chapter is </w:t>
      </w:r>
      <w:r w:rsidR="001B227C" w:rsidRPr="00903DBA">
        <w:t>divided into two</w:t>
      </w:r>
      <w:r w:rsidR="005B1C6D" w:rsidRPr="00903DBA">
        <w:t xml:space="preserve"> parts, where the first part is a scanner and a </w:t>
      </w:r>
      <w:r w:rsidR="00CA1912" w:rsidRPr="00903DBA">
        <w:t>parser,</w:t>
      </w:r>
      <w:r w:rsidR="005B1C6D" w:rsidRPr="00903DBA">
        <w:t xml:space="preserve"> and the second part takes care of comments, string, and characters as well as handling macros and conditional programming.</w:t>
      </w:r>
    </w:p>
    <w:p w14:paraId="4B47AAA5" w14:textId="4B17A525" w:rsidR="005B1C6D" w:rsidRPr="00903DBA" w:rsidRDefault="005B1C6D" w:rsidP="005B1C6D">
      <w:pPr>
        <w:pStyle w:val="Rubrik2"/>
      </w:pPr>
      <w:bookmarkStart w:id="511" w:name="_Ref418256130"/>
      <w:bookmarkStart w:id="512" w:name="_Toc57656145"/>
      <w:r w:rsidRPr="00903DBA">
        <w:t xml:space="preserve">The Expression </w:t>
      </w:r>
      <w:r w:rsidR="007C4A54" w:rsidRPr="00903DBA">
        <w:t xml:space="preserve">Scanner and </w:t>
      </w:r>
      <w:r w:rsidRPr="00903DBA">
        <w:t>Parser</w:t>
      </w:r>
      <w:bookmarkEnd w:id="511"/>
      <w:bookmarkEnd w:id="512"/>
    </w:p>
    <w:p w14:paraId="078B90C0" w14:textId="63CEAE6D" w:rsidR="007C4A54" w:rsidRPr="00903DBA" w:rsidRDefault="008C04F5" w:rsidP="007C4A54">
      <w:r w:rsidRPr="00903DBA">
        <w:t>Before we consider the preprocessor itself, we need to find a way to decide the whether the expressions given in the #</w:t>
      </w:r>
      <w:r w:rsidRPr="00903DBA">
        <w:rPr>
          <w:rStyle w:val="CodeInText"/>
        </w:rPr>
        <w:t>if</w:t>
      </w:r>
      <w:r w:rsidRPr="00903DBA">
        <w:t xml:space="preserve"> or #</w:t>
      </w:r>
      <w:r w:rsidRPr="00903DBA">
        <w:rPr>
          <w:rStyle w:val="CodeInText"/>
        </w:rPr>
        <w:t>elif</w:t>
      </w:r>
      <w:r w:rsidRPr="00903DBA">
        <w:t xml:space="preserve"> directives equals zero. For that we need the expression </w:t>
      </w:r>
      <w:r w:rsidR="007C4A54" w:rsidRPr="00903DBA">
        <w:t>parser</w:t>
      </w:r>
      <w:r w:rsidRPr="00903DBA">
        <w:t>, which can be</w:t>
      </w:r>
      <w:r w:rsidR="001321E7" w:rsidRPr="00903DBA">
        <w:t xml:space="preserve"> viewed as a smaller version of the </w:t>
      </w:r>
      <w:r w:rsidR="001F160A" w:rsidRPr="00903DBA">
        <w:t xml:space="preserve">main parser of Chapter </w:t>
      </w:r>
      <w:r w:rsidR="001F160A" w:rsidRPr="00903DBA">
        <w:fldChar w:fldCharType="begin"/>
      </w:r>
      <w:r w:rsidR="001F160A" w:rsidRPr="00903DBA">
        <w:instrText xml:space="preserve"> REF _Ref54783705 \r \h </w:instrText>
      </w:r>
      <w:r w:rsidR="001F160A" w:rsidRPr="00903DBA">
        <w:fldChar w:fldCharType="separate"/>
      </w:r>
      <w:r w:rsidR="00392B3E">
        <w:t>3</w:t>
      </w:r>
      <w:r w:rsidR="001F160A" w:rsidRPr="00903DBA">
        <w:fldChar w:fldCharType="end"/>
      </w:r>
      <w:r w:rsidR="001F160A" w:rsidRPr="00903DBA">
        <w:t>.</w:t>
      </w:r>
      <w:r w:rsidRPr="00903DBA">
        <w:t xml:space="preserve"> We look into the grammar, scanner, and parser.</w:t>
      </w:r>
    </w:p>
    <w:p w14:paraId="176A4CB8" w14:textId="77777777" w:rsidR="005B1C6D" w:rsidRPr="00903DBA" w:rsidRDefault="005B1C6D" w:rsidP="005B1C6D">
      <w:pPr>
        <w:pStyle w:val="Rubrik3"/>
      </w:pPr>
      <w:bookmarkStart w:id="513" w:name="_Toc57656146"/>
      <w:r w:rsidRPr="00903DBA">
        <w:t>The Grammar</w:t>
      </w:r>
      <w:bookmarkEnd w:id="513"/>
    </w:p>
    <w:p w14:paraId="640DDAFA" w14:textId="10CCFB96" w:rsidR="005B1C6D" w:rsidRPr="00903DBA" w:rsidRDefault="005B1C6D" w:rsidP="005B1C6D">
      <w:r w:rsidRPr="00903DBA">
        <w:t xml:space="preserve">The grammar of an expression </w:t>
      </w:r>
      <w:r w:rsidR="005F4FD6" w:rsidRPr="00903DBA">
        <w:t xml:space="preserve">parser </w:t>
      </w:r>
      <w:r w:rsidRPr="00903DBA">
        <w:t>follows below.</w:t>
      </w:r>
      <w:r w:rsidR="00520C76" w:rsidRPr="00903DBA">
        <w:t xml:space="preserve"> Similar to the expression part of the main parser of Chapter  </w:t>
      </w:r>
      <w:r w:rsidR="00520C76" w:rsidRPr="00903DBA">
        <w:fldChar w:fldCharType="begin"/>
      </w:r>
      <w:r w:rsidR="00520C76" w:rsidRPr="00903DBA">
        <w:instrText xml:space="preserve"> REF _Ref54783705 \r \h </w:instrText>
      </w:r>
      <w:r w:rsidR="00520C76" w:rsidRPr="00903DBA">
        <w:fldChar w:fldCharType="separate"/>
      </w:r>
      <w:r w:rsidR="00392B3E">
        <w:t>3</w:t>
      </w:r>
      <w:r w:rsidR="00520C76" w:rsidRPr="00903DBA">
        <w:fldChar w:fldCharType="end"/>
      </w:r>
      <w:r w:rsidR="00520C76" w:rsidRPr="00903DBA">
        <w:t>, we add a new grammar rule for each precedence level.</w:t>
      </w:r>
    </w:p>
    <w:p w14:paraId="02968224" w14:textId="77777777" w:rsidR="005B1C6D" w:rsidRPr="00903DBA" w:rsidRDefault="005B1C6D" w:rsidP="005B1C6D">
      <w:pPr>
        <w:pStyle w:val="Code"/>
      </w:pPr>
      <w:r w:rsidRPr="00903DBA">
        <w:t>expression ::=</w:t>
      </w:r>
    </w:p>
    <w:p w14:paraId="630B3FF8" w14:textId="77777777" w:rsidR="005B1C6D" w:rsidRPr="00903DBA" w:rsidRDefault="005B1C6D" w:rsidP="005B1C6D">
      <w:pPr>
        <w:pStyle w:val="Code"/>
      </w:pPr>
      <w:r w:rsidRPr="00903DBA">
        <w:t xml:space="preserve">    logical_or_expression</w:t>
      </w:r>
    </w:p>
    <w:p w14:paraId="41A20355" w14:textId="77777777" w:rsidR="005B1C6D" w:rsidRPr="00903DBA" w:rsidRDefault="005B1C6D" w:rsidP="005B1C6D">
      <w:pPr>
        <w:pStyle w:val="Code"/>
      </w:pPr>
      <w:r w:rsidRPr="00903DBA">
        <w:t xml:space="preserve">  | logical_or_expression </w:t>
      </w:r>
      <w:r w:rsidRPr="00903DBA">
        <w:rPr>
          <w:b/>
        </w:rPr>
        <w:t>?</w:t>
      </w:r>
      <w:r w:rsidRPr="00903DBA">
        <w:t xml:space="preserve"> expression </w:t>
      </w:r>
      <w:r w:rsidRPr="00903DBA">
        <w:rPr>
          <w:b/>
        </w:rPr>
        <w:t>:</w:t>
      </w:r>
      <w:r w:rsidRPr="00903DBA">
        <w:t xml:space="preserve"> expression</w:t>
      </w:r>
    </w:p>
    <w:p w14:paraId="7F66B67B" w14:textId="77777777" w:rsidR="005B1C6D" w:rsidRPr="00903DBA" w:rsidRDefault="005B1C6D" w:rsidP="005B1C6D">
      <w:pPr>
        <w:pStyle w:val="Code"/>
      </w:pPr>
    </w:p>
    <w:p w14:paraId="22738E63" w14:textId="77777777" w:rsidR="005B1C6D" w:rsidRPr="00903DBA" w:rsidRDefault="005B1C6D" w:rsidP="005B1C6D">
      <w:pPr>
        <w:pStyle w:val="Code"/>
      </w:pPr>
      <w:r w:rsidRPr="00903DBA">
        <w:t>logical_or_expression ::=</w:t>
      </w:r>
    </w:p>
    <w:p w14:paraId="462A2FA0" w14:textId="77777777" w:rsidR="005B1C6D" w:rsidRPr="00903DBA" w:rsidRDefault="005B1C6D" w:rsidP="005B1C6D">
      <w:pPr>
        <w:pStyle w:val="Code"/>
      </w:pPr>
      <w:r w:rsidRPr="00903DBA">
        <w:t xml:space="preserve">    logical_and_expression</w:t>
      </w:r>
    </w:p>
    <w:p w14:paraId="5B71E7C9" w14:textId="77777777" w:rsidR="005B1C6D" w:rsidRPr="00903DBA" w:rsidRDefault="005B1C6D" w:rsidP="005B1C6D">
      <w:pPr>
        <w:pStyle w:val="Code"/>
      </w:pPr>
      <w:r w:rsidRPr="00903DBA">
        <w:t xml:space="preserve">  | logical_or_expression </w:t>
      </w:r>
      <w:r w:rsidRPr="00903DBA">
        <w:rPr>
          <w:b/>
        </w:rPr>
        <w:t>||</w:t>
      </w:r>
      <w:r w:rsidRPr="00903DBA">
        <w:t xml:space="preserve"> logical_and_expression</w:t>
      </w:r>
    </w:p>
    <w:p w14:paraId="3BD601FB" w14:textId="77777777" w:rsidR="005B1C6D" w:rsidRPr="00903DBA" w:rsidRDefault="005B1C6D" w:rsidP="005B1C6D">
      <w:pPr>
        <w:pStyle w:val="Code"/>
      </w:pPr>
    </w:p>
    <w:p w14:paraId="1C16CC9B" w14:textId="77777777" w:rsidR="005B1C6D" w:rsidRPr="00903DBA" w:rsidRDefault="005B1C6D" w:rsidP="005B1C6D">
      <w:pPr>
        <w:pStyle w:val="Code"/>
      </w:pPr>
      <w:r w:rsidRPr="00903DBA">
        <w:t>logical_and_expression ::=</w:t>
      </w:r>
    </w:p>
    <w:p w14:paraId="31B428A8" w14:textId="2B9B2BE0" w:rsidR="005B1C6D" w:rsidRPr="00903DBA" w:rsidRDefault="005B1C6D" w:rsidP="005B1C6D">
      <w:pPr>
        <w:pStyle w:val="Code"/>
      </w:pPr>
      <w:r w:rsidRPr="00903DBA">
        <w:t xml:space="preserve">    </w:t>
      </w:r>
      <w:r w:rsidR="00FC270F" w:rsidRPr="00903DBA">
        <w:t>Bitwise_or_expression</w:t>
      </w:r>
    </w:p>
    <w:p w14:paraId="67888068" w14:textId="79AE1BC2" w:rsidR="005B1C6D" w:rsidRPr="00903DBA" w:rsidRDefault="005B1C6D" w:rsidP="005B1C6D">
      <w:pPr>
        <w:pStyle w:val="Code"/>
      </w:pPr>
      <w:r w:rsidRPr="00903DBA">
        <w:t xml:space="preserve">  | bitwise_and_expression </w:t>
      </w:r>
      <w:r w:rsidRPr="00903DBA">
        <w:rPr>
          <w:b/>
        </w:rPr>
        <w:t>&amp;&amp;</w:t>
      </w:r>
      <w:r w:rsidRPr="00903DBA">
        <w:t xml:space="preserve"> </w:t>
      </w:r>
      <w:r w:rsidR="00FC270F" w:rsidRPr="00903DBA">
        <w:t>bitwise_or_expression</w:t>
      </w:r>
    </w:p>
    <w:p w14:paraId="7AB30BA4" w14:textId="77777777" w:rsidR="005B1C6D" w:rsidRPr="00903DBA" w:rsidRDefault="005B1C6D" w:rsidP="005B1C6D">
      <w:pPr>
        <w:pStyle w:val="Code"/>
      </w:pPr>
    </w:p>
    <w:p w14:paraId="41D28811" w14:textId="6F986F25" w:rsidR="005B1C6D" w:rsidRPr="00903DBA" w:rsidRDefault="00FC270F" w:rsidP="005B1C6D">
      <w:pPr>
        <w:pStyle w:val="Code"/>
      </w:pPr>
      <w:r w:rsidRPr="00903DBA">
        <w:t>bitwise_or_expression</w:t>
      </w:r>
      <w:r w:rsidR="005B1C6D" w:rsidRPr="00903DBA">
        <w:t xml:space="preserve"> ::=</w:t>
      </w:r>
    </w:p>
    <w:p w14:paraId="44BAC6D2" w14:textId="77777777" w:rsidR="005B1C6D" w:rsidRPr="00903DBA" w:rsidRDefault="005B1C6D" w:rsidP="005B1C6D">
      <w:pPr>
        <w:pStyle w:val="Code"/>
      </w:pPr>
      <w:r w:rsidRPr="00903DBA">
        <w:t xml:space="preserve">    bitwise_xor_expression</w:t>
      </w:r>
    </w:p>
    <w:p w14:paraId="4C6A4D8A" w14:textId="2BE10935" w:rsidR="005B1C6D" w:rsidRPr="00903DBA" w:rsidRDefault="005B1C6D" w:rsidP="005B1C6D">
      <w:pPr>
        <w:pStyle w:val="Code"/>
      </w:pPr>
      <w:r w:rsidRPr="00903DBA">
        <w:t xml:space="preserve">  | </w:t>
      </w:r>
      <w:r w:rsidR="00FC270F" w:rsidRPr="00903DBA">
        <w:t>bitwise_or_expression</w:t>
      </w:r>
      <w:r w:rsidRPr="00903DBA">
        <w:t xml:space="preserve"> </w:t>
      </w:r>
      <w:r w:rsidRPr="00903DBA">
        <w:rPr>
          <w:b/>
        </w:rPr>
        <w:t>|</w:t>
      </w:r>
      <w:r w:rsidRPr="00903DBA">
        <w:t xml:space="preserve"> bitwise_xor_expression</w:t>
      </w:r>
    </w:p>
    <w:p w14:paraId="252D8C83" w14:textId="77777777" w:rsidR="005B1C6D" w:rsidRPr="00903DBA" w:rsidRDefault="005B1C6D" w:rsidP="005B1C6D">
      <w:pPr>
        <w:pStyle w:val="Code"/>
      </w:pPr>
    </w:p>
    <w:p w14:paraId="5F744E36" w14:textId="77777777" w:rsidR="005B1C6D" w:rsidRPr="00903DBA" w:rsidRDefault="005B1C6D" w:rsidP="005B1C6D">
      <w:pPr>
        <w:pStyle w:val="Code"/>
      </w:pPr>
      <w:r w:rsidRPr="00903DBA">
        <w:t>bitwise_xor_expression ::=</w:t>
      </w:r>
    </w:p>
    <w:p w14:paraId="0BE9588B" w14:textId="77777777" w:rsidR="005B1C6D" w:rsidRPr="00903DBA" w:rsidRDefault="005B1C6D" w:rsidP="005B1C6D">
      <w:pPr>
        <w:pStyle w:val="Code"/>
      </w:pPr>
      <w:r w:rsidRPr="00903DBA">
        <w:t xml:space="preserve">    bitwise_and_expression</w:t>
      </w:r>
    </w:p>
    <w:p w14:paraId="11F687B1" w14:textId="77777777" w:rsidR="005B1C6D" w:rsidRPr="00903DBA" w:rsidRDefault="005B1C6D" w:rsidP="005B1C6D">
      <w:pPr>
        <w:pStyle w:val="Code"/>
      </w:pPr>
      <w:r w:rsidRPr="00903DBA">
        <w:t xml:space="preserve">  | bitwise_xor_expression </w:t>
      </w:r>
      <w:r w:rsidRPr="00903DBA">
        <w:rPr>
          <w:b/>
        </w:rPr>
        <w:t>^</w:t>
      </w:r>
      <w:r w:rsidRPr="00903DBA">
        <w:t xml:space="preserve"> bitwise_and_expression</w:t>
      </w:r>
    </w:p>
    <w:p w14:paraId="39C057CF" w14:textId="77777777" w:rsidR="005B1C6D" w:rsidRPr="00903DBA" w:rsidRDefault="005B1C6D" w:rsidP="005B1C6D">
      <w:pPr>
        <w:pStyle w:val="Code"/>
      </w:pPr>
    </w:p>
    <w:p w14:paraId="22F5771E" w14:textId="77777777" w:rsidR="005B1C6D" w:rsidRPr="00903DBA" w:rsidRDefault="005B1C6D" w:rsidP="005B1C6D">
      <w:pPr>
        <w:pStyle w:val="Code"/>
      </w:pPr>
      <w:r w:rsidRPr="00903DBA">
        <w:t>bitwise_and_expression ::=</w:t>
      </w:r>
    </w:p>
    <w:p w14:paraId="3DE78859" w14:textId="77777777" w:rsidR="005B1C6D" w:rsidRPr="00903DBA" w:rsidRDefault="005B1C6D" w:rsidP="005B1C6D">
      <w:pPr>
        <w:pStyle w:val="Code"/>
      </w:pPr>
      <w:r w:rsidRPr="00903DBA">
        <w:t xml:space="preserve">    equality_expression</w:t>
      </w:r>
    </w:p>
    <w:p w14:paraId="76669EFD" w14:textId="77777777" w:rsidR="005B1C6D" w:rsidRPr="00903DBA" w:rsidRDefault="005B1C6D" w:rsidP="005B1C6D">
      <w:pPr>
        <w:pStyle w:val="Code"/>
      </w:pPr>
      <w:r w:rsidRPr="00903DBA">
        <w:t xml:space="preserve">  | bitwise_and_expression </w:t>
      </w:r>
      <w:r w:rsidRPr="00903DBA">
        <w:rPr>
          <w:b/>
        </w:rPr>
        <w:t>&amp;</w:t>
      </w:r>
      <w:r w:rsidRPr="00903DBA">
        <w:t xml:space="preserve"> equality_expression</w:t>
      </w:r>
    </w:p>
    <w:p w14:paraId="59EE35E3" w14:textId="77777777" w:rsidR="005B1C6D" w:rsidRPr="00903DBA" w:rsidRDefault="005B1C6D" w:rsidP="005B1C6D">
      <w:pPr>
        <w:pStyle w:val="Code"/>
      </w:pPr>
    </w:p>
    <w:p w14:paraId="2296278C" w14:textId="77777777" w:rsidR="005B1C6D" w:rsidRPr="00903DBA" w:rsidRDefault="005B1C6D" w:rsidP="005B1C6D">
      <w:pPr>
        <w:pStyle w:val="Code"/>
      </w:pPr>
      <w:r w:rsidRPr="00903DBA">
        <w:t>equality_expression ::=</w:t>
      </w:r>
    </w:p>
    <w:p w14:paraId="7577F6C7" w14:textId="77777777" w:rsidR="005B1C6D" w:rsidRPr="00903DBA" w:rsidRDefault="005B1C6D" w:rsidP="005B1C6D">
      <w:pPr>
        <w:pStyle w:val="Code"/>
      </w:pPr>
      <w:r w:rsidRPr="00903DBA">
        <w:t xml:space="preserve">    relation_expression</w:t>
      </w:r>
    </w:p>
    <w:p w14:paraId="16433718" w14:textId="77777777" w:rsidR="005B1C6D" w:rsidRPr="00903DBA" w:rsidRDefault="005B1C6D" w:rsidP="005B1C6D">
      <w:pPr>
        <w:pStyle w:val="Code"/>
      </w:pPr>
      <w:r w:rsidRPr="00903DBA">
        <w:t xml:space="preserve">  | equality_expression </w:t>
      </w:r>
      <w:r w:rsidRPr="00903DBA">
        <w:rPr>
          <w:b/>
        </w:rPr>
        <w:t>==</w:t>
      </w:r>
      <w:r w:rsidRPr="00903DBA">
        <w:t xml:space="preserve"> relation_expression </w:t>
      </w:r>
    </w:p>
    <w:p w14:paraId="2BA53E81" w14:textId="77777777" w:rsidR="005B1C6D" w:rsidRPr="00903DBA" w:rsidRDefault="005B1C6D" w:rsidP="005B1C6D">
      <w:pPr>
        <w:pStyle w:val="Code"/>
      </w:pPr>
      <w:r w:rsidRPr="00903DBA">
        <w:t xml:space="preserve">  | equality_expression </w:t>
      </w:r>
      <w:r w:rsidRPr="00903DBA">
        <w:rPr>
          <w:b/>
        </w:rPr>
        <w:t>!=</w:t>
      </w:r>
      <w:r w:rsidRPr="00903DBA">
        <w:t xml:space="preserve"> relation_expression</w:t>
      </w:r>
    </w:p>
    <w:p w14:paraId="7D5BA9D6" w14:textId="77777777" w:rsidR="005B1C6D" w:rsidRPr="00903DBA" w:rsidRDefault="005B1C6D" w:rsidP="005B1C6D">
      <w:pPr>
        <w:pStyle w:val="Code"/>
      </w:pPr>
    </w:p>
    <w:p w14:paraId="408F61D1" w14:textId="77777777" w:rsidR="005B1C6D" w:rsidRPr="00903DBA" w:rsidRDefault="005B1C6D" w:rsidP="005B1C6D">
      <w:pPr>
        <w:pStyle w:val="Code"/>
      </w:pPr>
      <w:r w:rsidRPr="00903DBA">
        <w:t>relation_expression ::=</w:t>
      </w:r>
    </w:p>
    <w:p w14:paraId="57A85821" w14:textId="77777777" w:rsidR="005B1C6D" w:rsidRPr="00903DBA" w:rsidRDefault="005B1C6D" w:rsidP="005B1C6D">
      <w:pPr>
        <w:pStyle w:val="Code"/>
      </w:pPr>
      <w:r w:rsidRPr="00903DBA">
        <w:t xml:space="preserve">    shift_expression</w:t>
      </w:r>
    </w:p>
    <w:p w14:paraId="7049D595" w14:textId="77777777" w:rsidR="005B1C6D" w:rsidRPr="00903DBA" w:rsidRDefault="005B1C6D" w:rsidP="005B1C6D">
      <w:pPr>
        <w:pStyle w:val="Code"/>
      </w:pPr>
      <w:r w:rsidRPr="00903DBA">
        <w:t xml:space="preserve">  | relation_expression </w:t>
      </w:r>
      <w:r w:rsidRPr="00903DBA">
        <w:rPr>
          <w:b/>
        </w:rPr>
        <w:t>&lt;</w:t>
      </w:r>
      <w:r w:rsidRPr="00903DBA">
        <w:t xml:space="preserve"> shift_expression </w:t>
      </w:r>
    </w:p>
    <w:p w14:paraId="5B93AF09" w14:textId="77777777" w:rsidR="005B1C6D" w:rsidRPr="00903DBA" w:rsidRDefault="005B1C6D" w:rsidP="005B1C6D">
      <w:pPr>
        <w:pStyle w:val="Code"/>
      </w:pPr>
      <w:r w:rsidRPr="00903DBA">
        <w:t xml:space="preserve">  | relation_expression </w:t>
      </w:r>
      <w:r w:rsidRPr="00903DBA">
        <w:rPr>
          <w:b/>
        </w:rPr>
        <w:t>&lt;=</w:t>
      </w:r>
      <w:r w:rsidRPr="00903DBA">
        <w:t xml:space="preserve"> shift_expression </w:t>
      </w:r>
    </w:p>
    <w:p w14:paraId="4BAEDA7D" w14:textId="77777777" w:rsidR="005B1C6D" w:rsidRPr="00903DBA" w:rsidRDefault="005B1C6D" w:rsidP="005B1C6D">
      <w:pPr>
        <w:pStyle w:val="Code"/>
      </w:pPr>
      <w:r w:rsidRPr="00903DBA">
        <w:t xml:space="preserve">  | relation_expression </w:t>
      </w:r>
      <w:r w:rsidRPr="00903DBA">
        <w:rPr>
          <w:b/>
        </w:rPr>
        <w:t>&gt;</w:t>
      </w:r>
      <w:r w:rsidRPr="00903DBA">
        <w:t xml:space="preserve"> shift_expression </w:t>
      </w:r>
    </w:p>
    <w:p w14:paraId="0E00CEAC" w14:textId="77777777" w:rsidR="005B1C6D" w:rsidRPr="00903DBA" w:rsidRDefault="005B1C6D" w:rsidP="005B1C6D">
      <w:pPr>
        <w:pStyle w:val="Code"/>
      </w:pPr>
      <w:r w:rsidRPr="00903DBA">
        <w:t xml:space="preserve">  | relation_expression </w:t>
      </w:r>
      <w:r w:rsidRPr="00903DBA">
        <w:rPr>
          <w:b/>
        </w:rPr>
        <w:t>&gt;=</w:t>
      </w:r>
      <w:r w:rsidRPr="00903DBA">
        <w:t xml:space="preserve"> shift_expression</w:t>
      </w:r>
    </w:p>
    <w:p w14:paraId="5005471E" w14:textId="77777777" w:rsidR="005B1C6D" w:rsidRPr="00903DBA" w:rsidRDefault="005B1C6D" w:rsidP="005B1C6D">
      <w:pPr>
        <w:pStyle w:val="Code"/>
      </w:pPr>
    </w:p>
    <w:p w14:paraId="7586314C" w14:textId="77777777" w:rsidR="005B1C6D" w:rsidRPr="00903DBA" w:rsidRDefault="005B1C6D" w:rsidP="005B1C6D">
      <w:pPr>
        <w:pStyle w:val="Code"/>
      </w:pPr>
      <w:r w:rsidRPr="00903DBA">
        <w:t>shift_expression ::=</w:t>
      </w:r>
    </w:p>
    <w:p w14:paraId="381E23ED" w14:textId="77777777" w:rsidR="005B1C6D" w:rsidRPr="00903DBA" w:rsidRDefault="005B1C6D" w:rsidP="005B1C6D">
      <w:pPr>
        <w:pStyle w:val="Code"/>
      </w:pPr>
      <w:r w:rsidRPr="00903DBA">
        <w:t xml:space="preserve">    add_expression</w:t>
      </w:r>
    </w:p>
    <w:p w14:paraId="7755038D" w14:textId="77777777" w:rsidR="005B1C6D" w:rsidRPr="00903DBA" w:rsidRDefault="005B1C6D" w:rsidP="005B1C6D">
      <w:pPr>
        <w:pStyle w:val="Code"/>
      </w:pPr>
      <w:r w:rsidRPr="00903DBA">
        <w:t xml:space="preserve">  | shift_expression </w:t>
      </w:r>
      <w:r w:rsidRPr="00903DBA">
        <w:rPr>
          <w:b/>
        </w:rPr>
        <w:t>&lt;&lt;</w:t>
      </w:r>
      <w:r w:rsidRPr="00903DBA">
        <w:t xml:space="preserve"> add_expression</w:t>
      </w:r>
    </w:p>
    <w:p w14:paraId="13762ADE" w14:textId="77777777" w:rsidR="005B1C6D" w:rsidRPr="00903DBA" w:rsidRDefault="005B1C6D" w:rsidP="005B1C6D">
      <w:pPr>
        <w:pStyle w:val="Code"/>
      </w:pPr>
      <w:r w:rsidRPr="00903DBA">
        <w:t xml:space="preserve">  | shift_expression </w:t>
      </w:r>
      <w:r w:rsidRPr="00903DBA">
        <w:rPr>
          <w:b/>
        </w:rPr>
        <w:t>&gt;&gt;</w:t>
      </w:r>
      <w:r w:rsidRPr="00903DBA">
        <w:t xml:space="preserve"> add_expression</w:t>
      </w:r>
    </w:p>
    <w:p w14:paraId="375736D4" w14:textId="77777777" w:rsidR="005B1C6D" w:rsidRPr="00903DBA" w:rsidRDefault="005B1C6D" w:rsidP="005B1C6D">
      <w:pPr>
        <w:pStyle w:val="Code"/>
      </w:pPr>
    </w:p>
    <w:p w14:paraId="27DF34FD" w14:textId="77777777" w:rsidR="005B1C6D" w:rsidRPr="00903DBA" w:rsidRDefault="005B1C6D" w:rsidP="005B1C6D">
      <w:pPr>
        <w:pStyle w:val="Code"/>
      </w:pPr>
      <w:r w:rsidRPr="00903DBA">
        <w:t>add_expression ::=</w:t>
      </w:r>
    </w:p>
    <w:p w14:paraId="39009CCF" w14:textId="77777777" w:rsidR="005B1C6D" w:rsidRPr="00903DBA" w:rsidRDefault="005B1C6D" w:rsidP="005B1C6D">
      <w:pPr>
        <w:pStyle w:val="Code"/>
      </w:pPr>
      <w:r w:rsidRPr="00903DBA">
        <w:t xml:space="preserve">    multiply_expression</w:t>
      </w:r>
    </w:p>
    <w:p w14:paraId="678C954D" w14:textId="77777777" w:rsidR="005B1C6D" w:rsidRPr="00903DBA" w:rsidRDefault="005B1C6D" w:rsidP="005B1C6D">
      <w:pPr>
        <w:pStyle w:val="Code"/>
      </w:pPr>
      <w:r w:rsidRPr="00903DBA">
        <w:t xml:space="preserve">  | add_expression </w:t>
      </w:r>
      <w:r w:rsidRPr="00903DBA">
        <w:rPr>
          <w:b/>
        </w:rPr>
        <w:t>+</w:t>
      </w:r>
      <w:r w:rsidRPr="00903DBA">
        <w:t xml:space="preserve"> multiply_expression </w:t>
      </w:r>
    </w:p>
    <w:p w14:paraId="17489E97" w14:textId="77777777" w:rsidR="005B1C6D" w:rsidRPr="00903DBA" w:rsidRDefault="005B1C6D" w:rsidP="005B1C6D">
      <w:pPr>
        <w:pStyle w:val="Code"/>
      </w:pPr>
      <w:r w:rsidRPr="00903DBA">
        <w:t xml:space="preserve">  | add_expression </w:t>
      </w:r>
      <w:r w:rsidRPr="00903DBA">
        <w:rPr>
          <w:b/>
        </w:rPr>
        <w:t>-</w:t>
      </w:r>
      <w:r w:rsidRPr="00903DBA">
        <w:t xml:space="preserve"> multiply_expression</w:t>
      </w:r>
    </w:p>
    <w:p w14:paraId="57F8C4BF" w14:textId="77777777" w:rsidR="005B1C6D" w:rsidRPr="00903DBA" w:rsidRDefault="005B1C6D" w:rsidP="005B1C6D">
      <w:pPr>
        <w:pStyle w:val="Code"/>
      </w:pPr>
    </w:p>
    <w:p w14:paraId="7DA0AE92" w14:textId="77777777" w:rsidR="005B1C6D" w:rsidRPr="00903DBA" w:rsidRDefault="005B1C6D" w:rsidP="005B1C6D">
      <w:pPr>
        <w:pStyle w:val="Code"/>
      </w:pPr>
      <w:r w:rsidRPr="00903DBA">
        <w:t>multiply_expression ::=</w:t>
      </w:r>
    </w:p>
    <w:p w14:paraId="1856196B" w14:textId="77777777" w:rsidR="005B1C6D" w:rsidRPr="00903DBA" w:rsidRDefault="005B1C6D" w:rsidP="005B1C6D">
      <w:pPr>
        <w:pStyle w:val="Code"/>
      </w:pPr>
      <w:r w:rsidRPr="00903DBA">
        <w:t xml:space="preserve">    prefix_expression</w:t>
      </w:r>
    </w:p>
    <w:p w14:paraId="3A19D372" w14:textId="77777777" w:rsidR="005B1C6D" w:rsidRPr="00903DBA" w:rsidRDefault="005B1C6D" w:rsidP="005B1C6D">
      <w:pPr>
        <w:pStyle w:val="Code"/>
      </w:pPr>
      <w:r w:rsidRPr="00903DBA">
        <w:t xml:space="preserve">  | multiply_expression </w:t>
      </w:r>
      <w:r w:rsidRPr="00903DBA">
        <w:rPr>
          <w:b/>
        </w:rPr>
        <w:t>*</w:t>
      </w:r>
      <w:r w:rsidRPr="00903DBA">
        <w:t xml:space="preserve"> prefix_expression </w:t>
      </w:r>
    </w:p>
    <w:p w14:paraId="0BD19163" w14:textId="77777777" w:rsidR="005B1C6D" w:rsidRPr="00903DBA" w:rsidRDefault="005B1C6D" w:rsidP="005B1C6D">
      <w:pPr>
        <w:pStyle w:val="Code"/>
      </w:pPr>
      <w:r w:rsidRPr="00903DBA">
        <w:t xml:space="preserve">  | multiply_expression </w:t>
      </w:r>
      <w:r w:rsidRPr="00903DBA">
        <w:rPr>
          <w:b/>
        </w:rPr>
        <w:t>/</w:t>
      </w:r>
      <w:r w:rsidRPr="00903DBA">
        <w:t xml:space="preserve"> prefix_expression </w:t>
      </w:r>
    </w:p>
    <w:p w14:paraId="01C335B2" w14:textId="77777777" w:rsidR="005B1C6D" w:rsidRPr="00903DBA" w:rsidRDefault="005B1C6D" w:rsidP="005B1C6D">
      <w:pPr>
        <w:pStyle w:val="Code"/>
      </w:pPr>
      <w:r w:rsidRPr="00903DBA">
        <w:t xml:space="preserve">  | multiply_expression </w:t>
      </w:r>
      <w:r w:rsidRPr="00903DBA">
        <w:rPr>
          <w:b/>
        </w:rPr>
        <w:t>%</w:t>
      </w:r>
      <w:r w:rsidRPr="00903DBA">
        <w:t xml:space="preserve"> prefix_expression</w:t>
      </w:r>
    </w:p>
    <w:p w14:paraId="38EFA004" w14:textId="77777777" w:rsidR="005B1C6D" w:rsidRPr="00903DBA" w:rsidRDefault="005B1C6D" w:rsidP="005B1C6D">
      <w:pPr>
        <w:pStyle w:val="Code"/>
      </w:pPr>
    </w:p>
    <w:p w14:paraId="5BDA95B1" w14:textId="77777777" w:rsidR="005B1C6D" w:rsidRPr="00903DBA" w:rsidRDefault="005B1C6D" w:rsidP="005B1C6D">
      <w:pPr>
        <w:pStyle w:val="Code"/>
      </w:pPr>
      <w:r w:rsidRPr="00903DBA">
        <w:t>prefix_expression ::=</w:t>
      </w:r>
    </w:p>
    <w:p w14:paraId="6BAD88C8" w14:textId="77777777" w:rsidR="005B1C6D" w:rsidRPr="00903DBA" w:rsidRDefault="005B1C6D" w:rsidP="005B1C6D">
      <w:pPr>
        <w:pStyle w:val="Code"/>
      </w:pPr>
      <w:r w:rsidRPr="00903DBA">
        <w:t xml:space="preserve">    primary_expression</w:t>
      </w:r>
    </w:p>
    <w:p w14:paraId="7B65468E" w14:textId="77777777" w:rsidR="005B1C6D" w:rsidRPr="00903DBA" w:rsidRDefault="005B1C6D" w:rsidP="005B1C6D">
      <w:pPr>
        <w:pStyle w:val="Code"/>
      </w:pPr>
      <w:r w:rsidRPr="00903DBA">
        <w:t xml:space="preserve">  | </w:t>
      </w:r>
      <w:r w:rsidRPr="00903DBA">
        <w:rPr>
          <w:b/>
        </w:rPr>
        <w:t>+</w:t>
      </w:r>
      <w:r w:rsidRPr="00903DBA">
        <w:t xml:space="preserve"> prefix_expression</w:t>
      </w:r>
    </w:p>
    <w:p w14:paraId="7750B6FC" w14:textId="77777777" w:rsidR="005B1C6D" w:rsidRPr="00903DBA" w:rsidRDefault="005B1C6D" w:rsidP="005B1C6D">
      <w:pPr>
        <w:pStyle w:val="Code"/>
      </w:pPr>
      <w:r w:rsidRPr="00903DBA">
        <w:t xml:space="preserve">  | </w:t>
      </w:r>
      <w:r w:rsidRPr="00903DBA">
        <w:rPr>
          <w:b/>
        </w:rPr>
        <w:t>-</w:t>
      </w:r>
      <w:r w:rsidRPr="00903DBA">
        <w:t xml:space="preserve"> prefix_expression</w:t>
      </w:r>
    </w:p>
    <w:p w14:paraId="6E88D60F" w14:textId="77777777" w:rsidR="005B1C6D" w:rsidRPr="00903DBA" w:rsidRDefault="005B1C6D" w:rsidP="005B1C6D">
      <w:pPr>
        <w:pStyle w:val="Code"/>
      </w:pPr>
      <w:r w:rsidRPr="00903DBA">
        <w:t xml:space="preserve">  | </w:t>
      </w:r>
      <w:r w:rsidRPr="00903DBA">
        <w:rPr>
          <w:b/>
        </w:rPr>
        <w:t>~</w:t>
      </w:r>
      <w:r w:rsidRPr="00903DBA">
        <w:t xml:space="preserve"> prefix_expression</w:t>
      </w:r>
    </w:p>
    <w:p w14:paraId="1288E8AD" w14:textId="77777777" w:rsidR="005B1C6D" w:rsidRPr="00903DBA" w:rsidRDefault="005B1C6D" w:rsidP="005B1C6D">
      <w:pPr>
        <w:pStyle w:val="Code"/>
      </w:pPr>
      <w:r w:rsidRPr="00903DBA">
        <w:t xml:space="preserve">  | </w:t>
      </w:r>
      <w:r w:rsidRPr="00903DBA">
        <w:rPr>
          <w:b/>
        </w:rPr>
        <w:t>!</w:t>
      </w:r>
      <w:r w:rsidRPr="00903DBA">
        <w:t xml:space="preserve"> prefix_expression</w:t>
      </w:r>
    </w:p>
    <w:p w14:paraId="2952E5A1" w14:textId="77777777" w:rsidR="005B1C6D" w:rsidRPr="00903DBA" w:rsidRDefault="005B1C6D" w:rsidP="005B1C6D">
      <w:pPr>
        <w:pStyle w:val="Code"/>
      </w:pPr>
    </w:p>
    <w:p w14:paraId="6C400E7A" w14:textId="77777777" w:rsidR="005B1C6D" w:rsidRPr="00903DBA" w:rsidRDefault="005B1C6D" w:rsidP="005B1C6D">
      <w:pPr>
        <w:pStyle w:val="Code"/>
      </w:pPr>
      <w:r w:rsidRPr="00903DBA">
        <w:t>primary_expression ::=</w:t>
      </w:r>
    </w:p>
    <w:p w14:paraId="707858FA" w14:textId="77777777" w:rsidR="005B1C6D" w:rsidRPr="00903DBA" w:rsidRDefault="005B1C6D" w:rsidP="005B1C6D">
      <w:pPr>
        <w:pStyle w:val="Code"/>
        <w:rPr>
          <w:b/>
        </w:rPr>
      </w:pPr>
      <w:r w:rsidRPr="00903DBA">
        <w:t xml:space="preserve">    </w:t>
      </w:r>
      <w:r w:rsidRPr="00903DBA">
        <w:rPr>
          <w:b/>
        </w:rPr>
        <w:t xml:space="preserve">identifier </w:t>
      </w:r>
    </w:p>
    <w:p w14:paraId="53FA55FF" w14:textId="77777777" w:rsidR="005B1C6D" w:rsidRPr="00903DBA" w:rsidRDefault="005B1C6D" w:rsidP="005B1C6D">
      <w:pPr>
        <w:pStyle w:val="Code"/>
      </w:pPr>
      <w:r w:rsidRPr="00903DBA">
        <w:t xml:space="preserve">  | </w:t>
      </w:r>
      <w:r w:rsidRPr="00903DBA">
        <w:rPr>
          <w:b/>
        </w:rPr>
        <w:t>value</w:t>
      </w:r>
    </w:p>
    <w:p w14:paraId="45C1F61F" w14:textId="77777777" w:rsidR="005B1C6D" w:rsidRPr="00903DBA" w:rsidRDefault="005B1C6D" w:rsidP="005B1C6D">
      <w:pPr>
        <w:pStyle w:val="Code"/>
      </w:pPr>
      <w:r w:rsidRPr="00903DBA">
        <w:t xml:space="preserve">  | </w:t>
      </w:r>
      <w:r w:rsidRPr="00903DBA">
        <w:rPr>
          <w:b/>
        </w:rPr>
        <w:t>defined</w:t>
      </w:r>
      <w:r w:rsidRPr="00903DBA">
        <w:t xml:space="preserve"> </w:t>
      </w:r>
      <w:r w:rsidRPr="00903DBA">
        <w:rPr>
          <w:b/>
        </w:rPr>
        <w:t>identifier</w:t>
      </w:r>
    </w:p>
    <w:p w14:paraId="3D0BDEF9" w14:textId="77777777" w:rsidR="005B1C6D" w:rsidRPr="00903DBA" w:rsidRDefault="005B1C6D" w:rsidP="005B1C6D">
      <w:pPr>
        <w:pStyle w:val="Code"/>
      </w:pPr>
      <w:r w:rsidRPr="00903DBA">
        <w:t xml:space="preserve">  | </w:t>
      </w:r>
      <w:r w:rsidRPr="00903DBA">
        <w:rPr>
          <w:b/>
        </w:rPr>
        <w:t>defined</w:t>
      </w:r>
      <w:r w:rsidRPr="00903DBA">
        <w:t xml:space="preserve"> </w:t>
      </w:r>
      <w:r w:rsidRPr="00903DBA">
        <w:rPr>
          <w:b/>
        </w:rPr>
        <w:t>( identifier )</w:t>
      </w:r>
      <w:r w:rsidRPr="00903DBA">
        <w:t xml:space="preserve"> </w:t>
      </w:r>
    </w:p>
    <w:p w14:paraId="0B75DCE3" w14:textId="77777777" w:rsidR="005B1C6D" w:rsidRPr="00903DBA" w:rsidRDefault="005B1C6D" w:rsidP="005B1C6D">
      <w:pPr>
        <w:pStyle w:val="Code"/>
        <w:rPr>
          <w:b/>
        </w:rPr>
      </w:pPr>
      <w:r w:rsidRPr="00903DBA">
        <w:t xml:space="preserve">  | </w:t>
      </w:r>
      <w:r w:rsidRPr="00903DBA">
        <w:rPr>
          <w:b/>
        </w:rPr>
        <w:t xml:space="preserve">( </w:t>
      </w:r>
      <w:r w:rsidRPr="00903DBA">
        <w:t xml:space="preserve">expression </w:t>
      </w:r>
      <w:r w:rsidRPr="00903DBA">
        <w:rPr>
          <w:b/>
        </w:rPr>
        <w:t>)</w:t>
      </w:r>
    </w:p>
    <w:p w14:paraId="43A7AF8E" w14:textId="77777777" w:rsidR="005B1C6D" w:rsidRPr="00903DBA" w:rsidRDefault="005B1C6D" w:rsidP="005B1C6D">
      <w:pPr>
        <w:pStyle w:val="Rubrik3"/>
      </w:pPr>
      <w:bookmarkStart w:id="514" w:name="_Toc57656147"/>
      <w:r w:rsidRPr="00903DBA">
        <w:t>The Parser</w:t>
      </w:r>
      <w:bookmarkEnd w:id="514"/>
    </w:p>
    <w:p w14:paraId="1306B22E" w14:textId="6A3FAB16" w:rsidR="005B1C6D" w:rsidRPr="00903DBA" w:rsidRDefault="005B1C6D" w:rsidP="005B1C6D">
      <w:r w:rsidRPr="00903DBA">
        <w:t xml:space="preserve">The </w:t>
      </w:r>
      <w:r w:rsidR="00CA196F" w:rsidRPr="00903DBA">
        <w:t>result of the parser is an integer value, floating</w:t>
      </w:r>
      <w:r w:rsidRPr="00903DBA">
        <w:t xml:space="preserve"> values are not used by the preprocessor</w:t>
      </w:r>
      <w:r w:rsidR="00CA196F" w:rsidRPr="00903DBA">
        <w:t>.</w:t>
      </w:r>
    </w:p>
    <w:p w14:paraId="02EE4F27" w14:textId="77777777" w:rsidR="005B1C6D" w:rsidRPr="00903DBA" w:rsidRDefault="005B1C6D" w:rsidP="005B1C6D">
      <w:pPr>
        <w:pStyle w:val="CodeHeader"/>
      </w:pPr>
      <w:r w:rsidRPr="00903DBA">
        <w:t>ExpressionParser.gppg</w:t>
      </w:r>
    </w:p>
    <w:p w14:paraId="0B5F46BD" w14:textId="77777777" w:rsidR="005B1C6D" w:rsidRPr="00903DBA" w:rsidRDefault="005B1C6D" w:rsidP="005B1C6D">
      <w:pPr>
        <w:pStyle w:val="Code"/>
        <w:rPr>
          <w:highlight w:val="white"/>
        </w:rPr>
      </w:pPr>
      <w:r w:rsidRPr="00903DBA">
        <w:rPr>
          <w:highlight w:val="white"/>
        </w:rPr>
        <w:t>%namespace CCompiler_Exp</w:t>
      </w:r>
    </w:p>
    <w:p w14:paraId="612983A6" w14:textId="77777777" w:rsidR="005B1C6D" w:rsidRPr="00903DBA" w:rsidRDefault="005B1C6D" w:rsidP="005B1C6D">
      <w:pPr>
        <w:pStyle w:val="Code"/>
        <w:rPr>
          <w:highlight w:val="white"/>
        </w:rPr>
      </w:pPr>
      <w:r w:rsidRPr="00903DBA">
        <w:rPr>
          <w:highlight w:val="white"/>
        </w:rPr>
        <w:t>%partial</w:t>
      </w:r>
    </w:p>
    <w:p w14:paraId="10AC509D" w14:textId="77777777" w:rsidR="005B1C6D" w:rsidRPr="00903DBA" w:rsidRDefault="005B1C6D" w:rsidP="005B1C6D">
      <w:pPr>
        <w:pStyle w:val="Code"/>
        <w:rPr>
          <w:highlight w:val="white"/>
        </w:rPr>
      </w:pPr>
    </w:p>
    <w:p w14:paraId="3D9D4F02" w14:textId="77777777" w:rsidR="005B1C6D" w:rsidRPr="00903DBA" w:rsidRDefault="005B1C6D" w:rsidP="005B1C6D">
      <w:pPr>
        <w:pStyle w:val="Code"/>
        <w:rPr>
          <w:highlight w:val="white"/>
        </w:rPr>
      </w:pPr>
      <w:r w:rsidRPr="00903DBA">
        <w:rPr>
          <w:highlight w:val="white"/>
        </w:rPr>
        <w:t>%using CCompiler;</w:t>
      </w:r>
    </w:p>
    <w:p w14:paraId="56ECCD80" w14:textId="77777777" w:rsidR="005B1C6D" w:rsidRPr="00903DBA" w:rsidRDefault="005B1C6D" w:rsidP="005B1C6D">
      <w:pPr>
        <w:pStyle w:val="Code"/>
        <w:rPr>
          <w:highlight w:val="white"/>
        </w:rPr>
      </w:pPr>
    </w:p>
    <w:p w14:paraId="5594962B" w14:textId="77777777" w:rsidR="005B1C6D" w:rsidRPr="00903DBA" w:rsidRDefault="005B1C6D" w:rsidP="005B1C6D">
      <w:pPr>
        <w:pStyle w:val="Code"/>
        <w:rPr>
          <w:highlight w:val="white"/>
        </w:rPr>
      </w:pPr>
      <w:r w:rsidRPr="00903DBA">
        <w:rPr>
          <w:highlight w:val="white"/>
        </w:rPr>
        <w:t>%{</w:t>
      </w:r>
    </w:p>
    <w:p w14:paraId="4051D453" w14:textId="77777777" w:rsidR="005B1C6D" w:rsidRPr="00903DBA" w:rsidRDefault="005B1C6D" w:rsidP="005B1C6D">
      <w:pPr>
        <w:pStyle w:val="Code"/>
        <w:rPr>
          <w:highlight w:val="white"/>
        </w:rPr>
      </w:pPr>
      <w:r w:rsidRPr="00903DBA">
        <w:rPr>
          <w:highlight w:val="white"/>
        </w:rPr>
        <w:t xml:space="preserve">  // Empty.</w:t>
      </w:r>
    </w:p>
    <w:p w14:paraId="1E4B52CA" w14:textId="77777777" w:rsidR="005B1C6D" w:rsidRPr="00903DBA" w:rsidRDefault="005B1C6D" w:rsidP="005B1C6D">
      <w:pPr>
        <w:pStyle w:val="Code"/>
        <w:rPr>
          <w:highlight w:val="white"/>
        </w:rPr>
      </w:pPr>
      <w:r w:rsidRPr="00903DBA">
        <w:rPr>
          <w:highlight w:val="white"/>
        </w:rPr>
        <w:t>%}</w:t>
      </w:r>
    </w:p>
    <w:p w14:paraId="4AB3D2AB" w14:textId="77777777" w:rsidR="005B1C6D" w:rsidRPr="00903DBA" w:rsidRDefault="005B1C6D" w:rsidP="005B1C6D">
      <w:pPr>
        <w:pStyle w:val="Code"/>
        <w:rPr>
          <w:highlight w:val="white"/>
        </w:rPr>
      </w:pPr>
    </w:p>
    <w:p w14:paraId="6FA5C84E" w14:textId="77777777" w:rsidR="005B1C6D" w:rsidRPr="00903DBA" w:rsidRDefault="005B1C6D" w:rsidP="005B1C6D">
      <w:pPr>
        <w:pStyle w:val="Code"/>
        <w:rPr>
          <w:highlight w:val="white"/>
        </w:rPr>
      </w:pPr>
      <w:r w:rsidRPr="00903DBA">
        <w:rPr>
          <w:highlight w:val="white"/>
        </w:rPr>
        <w:t>%token DEFINED ADD SUBTRACT MULTIPLY DIVIDE MODULO EQUAL NOT_EQUAL LESS_THAN</w:t>
      </w:r>
    </w:p>
    <w:p w14:paraId="46023E8A" w14:textId="77777777" w:rsidR="005B1C6D" w:rsidRPr="00903DBA" w:rsidRDefault="005B1C6D" w:rsidP="005B1C6D">
      <w:pPr>
        <w:pStyle w:val="Code"/>
        <w:rPr>
          <w:highlight w:val="white"/>
        </w:rPr>
      </w:pPr>
      <w:r w:rsidRPr="00903DBA">
        <w:rPr>
          <w:highlight w:val="white"/>
        </w:rPr>
        <w:t xml:space="preserve">       LESS_THAN_EQUAL GREATER_THAN GREATER_THAN_EQUAL LEFT_SHIFT RIGHT_SHIFT</w:t>
      </w:r>
    </w:p>
    <w:p w14:paraId="5BE36196" w14:textId="77777777" w:rsidR="00CA196F" w:rsidRPr="00903DBA" w:rsidRDefault="005B1C6D" w:rsidP="005B1C6D">
      <w:pPr>
        <w:pStyle w:val="Code"/>
        <w:rPr>
          <w:highlight w:val="white"/>
        </w:rPr>
      </w:pPr>
      <w:r w:rsidRPr="00903DBA">
        <w:rPr>
          <w:highlight w:val="white"/>
        </w:rPr>
        <w:t xml:space="preserve">       QUESTION_MARK COLON LEFT_PARENTHESIS RIGHT_PARENTHESIS LOGICAL_OR</w:t>
      </w:r>
    </w:p>
    <w:p w14:paraId="705B5CDD" w14:textId="77777777" w:rsidR="00CA196F" w:rsidRPr="00903DBA" w:rsidRDefault="00CA196F" w:rsidP="005B1C6D">
      <w:pPr>
        <w:pStyle w:val="Code"/>
        <w:rPr>
          <w:highlight w:val="white"/>
        </w:rPr>
      </w:pPr>
      <w:r w:rsidRPr="00903DBA">
        <w:rPr>
          <w:highlight w:val="white"/>
        </w:rPr>
        <w:t xml:space="preserve">      </w:t>
      </w:r>
      <w:r w:rsidR="005B1C6D" w:rsidRPr="00903DBA">
        <w:rPr>
          <w:highlight w:val="white"/>
        </w:rPr>
        <w:t xml:space="preserve"> LOGICAL_AND</w:t>
      </w:r>
      <w:r w:rsidRPr="00903DBA">
        <w:rPr>
          <w:highlight w:val="white"/>
        </w:rPr>
        <w:t xml:space="preserve"> </w:t>
      </w:r>
      <w:r w:rsidR="005B1C6D" w:rsidRPr="00903DBA">
        <w:rPr>
          <w:highlight w:val="white"/>
        </w:rPr>
        <w:t>LOGICAL_NOT BITWISE_XOR BITWISE_OR BITWISE_AND BITWISE_NOT</w:t>
      </w:r>
    </w:p>
    <w:p w14:paraId="508E6B2A" w14:textId="3C096EFD" w:rsidR="005B1C6D" w:rsidRPr="00903DBA" w:rsidRDefault="00CA196F" w:rsidP="005B1C6D">
      <w:pPr>
        <w:pStyle w:val="Code"/>
        <w:rPr>
          <w:highlight w:val="white"/>
        </w:rPr>
      </w:pPr>
      <w:r w:rsidRPr="00903DBA">
        <w:rPr>
          <w:highlight w:val="white"/>
        </w:rPr>
        <w:t xml:space="preserve">      </w:t>
      </w:r>
      <w:r w:rsidR="005B1C6D" w:rsidRPr="00903DBA">
        <w:rPr>
          <w:highlight w:val="white"/>
        </w:rPr>
        <w:t xml:space="preserve"> EOL</w:t>
      </w:r>
    </w:p>
    <w:p w14:paraId="02B20FF1" w14:textId="77777777" w:rsidR="005B1C6D" w:rsidRPr="00903DBA" w:rsidRDefault="005B1C6D" w:rsidP="005B1C6D">
      <w:pPr>
        <w:pStyle w:val="Code"/>
        <w:rPr>
          <w:highlight w:val="white"/>
        </w:rPr>
      </w:pPr>
    </w:p>
    <w:p w14:paraId="041A3053" w14:textId="77777777" w:rsidR="005B1C6D" w:rsidRPr="00903DBA" w:rsidRDefault="005B1C6D" w:rsidP="005B1C6D">
      <w:pPr>
        <w:pStyle w:val="Code"/>
        <w:rPr>
          <w:highlight w:val="white"/>
        </w:rPr>
      </w:pPr>
      <w:r w:rsidRPr="00903DBA">
        <w:rPr>
          <w:highlight w:val="white"/>
        </w:rPr>
        <w:t>%union {</w:t>
      </w:r>
    </w:p>
    <w:p w14:paraId="7BBC943A" w14:textId="77777777" w:rsidR="005B1C6D" w:rsidRPr="00903DBA" w:rsidRDefault="005B1C6D" w:rsidP="005B1C6D">
      <w:pPr>
        <w:pStyle w:val="Code"/>
        <w:rPr>
          <w:highlight w:val="white"/>
        </w:rPr>
      </w:pPr>
      <w:r w:rsidRPr="00903DBA">
        <w:rPr>
          <w:highlight w:val="white"/>
        </w:rPr>
        <w:t xml:space="preserve">  public string name;</w:t>
      </w:r>
    </w:p>
    <w:p w14:paraId="0C8F6F1F" w14:textId="77777777" w:rsidR="005B1C6D" w:rsidRPr="00903DBA" w:rsidRDefault="005B1C6D" w:rsidP="005B1C6D">
      <w:pPr>
        <w:pStyle w:val="Code"/>
        <w:rPr>
          <w:highlight w:val="white"/>
        </w:rPr>
      </w:pPr>
      <w:r w:rsidRPr="00903DBA">
        <w:rPr>
          <w:highlight w:val="white"/>
        </w:rPr>
        <w:t xml:space="preserve">  public int integer_value;</w:t>
      </w:r>
    </w:p>
    <w:p w14:paraId="75A6BEC4" w14:textId="77777777" w:rsidR="005B1C6D" w:rsidRPr="00903DBA" w:rsidRDefault="005B1C6D" w:rsidP="005B1C6D">
      <w:pPr>
        <w:pStyle w:val="Code"/>
        <w:rPr>
          <w:highlight w:val="white"/>
        </w:rPr>
      </w:pPr>
      <w:r w:rsidRPr="00903DBA">
        <w:rPr>
          <w:highlight w:val="white"/>
        </w:rPr>
        <w:t>}</w:t>
      </w:r>
    </w:p>
    <w:p w14:paraId="18F1627C" w14:textId="77777777" w:rsidR="005B1C6D" w:rsidRPr="00903DBA" w:rsidRDefault="005B1C6D" w:rsidP="005B1C6D">
      <w:pPr>
        <w:pStyle w:val="Code"/>
        <w:rPr>
          <w:highlight w:val="white"/>
        </w:rPr>
      </w:pPr>
    </w:p>
    <w:p w14:paraId="7F5BFD7E" w14:textId="77777777" w:rsidR="005B1C6D" w:rsidRPr="00903DBA" w:rsidRDefault="005B1C6D" w:rsidP="005B1C6D">
      <w:pPr>
        <w:pStyle w:val="Code"/>
        <w:rPr>
          <w:highlight w:val="white"/>
        </w:rPr>
      </w:pPr>
      <w:r w:rsidRPr="00903DBA">
        <w:rPr>
          <w:highlight w:val="white"/>
        </w:rPr>
        <w:t>%token &lt;name&gt; NAME</w:t>
      </w:r>
    </w:p>
    <w:p w14:paraId="0718D1CC" w14:textId="77777777" w:rsidR="005B1C6D" w:rsidRPr="00903DBA" w:rsidRDefault="005B1C6D" w:rsidP="005B1C6D">
      <w:pPr>
        <w:pStyle w:val="Code"/>
        <w:rPr>
          <w:highlight w:val="white"/>
        </w:rPr>
      </w:pPr>
      <w:r w:rsidRPr="00903DBA">
        <w:rPr>
          <w:highlight w:val="white"/>
        </w:rPr>
        <w:t>%token &lt;integer_value&gt; VALUE</w:t>
      </w:r>
    </w:p>
    <w:p w14:paraId="5E353EDF" w14:textId="77777777" w:rsidR="005B1C6D" w:rsidRPr="00903DBA" w:rsidRDefault="005B1C6D" w:rsidP="005B1C6D">
      <w:pPr>
        <w:pStyle w:val="Code"/>
        <w:rPr>
          <w:highlight w:val="white"/>
        </w:rPr>
      </w:pPr>
    </w:p>
    <w:p w14:paraId="3BB9E0F5" w14:textId="77777777" w:rsidR="005B1C6D" w:rsidRPr="00903DBA" w:rsidRDefault="005B1C6D" w:rsidP="005B1C6D">
      <w:pPr>
        <w:pStyle w:val="Code"/>
        <w:rPr>
          <w:highlight w:val="white"/>
        </w:rPr>
      </w:pPr>
      <w:r w:rsidRPr="00903DBA">
        <w:rPr>
          <w:highlight w:val="white"/>
        </w:rPr>
        <w:t>%type &lt;integer_value&gt; expression logical_or_expression</w:t>
      </w:r>
    </w:p>
    <w:p w14:paraId="64F7D8B7" w14:textId="0AB5E065" w:rsidR="005B1C6D" w:rsidRPr="00903DBA" w:rsidRDefault="005B1C6D" w:rsidP="005B1C6D">
      <w:pPr>
        <w:pStyle w:val="Code"/>
        <w:rPr>
          <w:highlight w:val="white"/>
        </w:rPr>
      </w:pPr>
      <w:r w:rsidRPr="00903DBA">
        <w:rPr>
          <w:highlight w:val="white"/>
        </w:rPr>
        <w:t xml:space="preserve">                      logical_and_expression </w:t>
      </w:r>
      <w:r w:rsidR="00FC270F" w:rsidRPr="00903DBA">
        <w:rPr>
          <w:highlight w:val="white"/>
        </w:rPr>
        <w:t>bitwise_or_expression</w:t>
      </w:r>
    </w:p>
    <w:p w14:paraId="1341C9C9" w14:textId="77777777" w:rsidR="005B1C6D" w:rsidRPr="00903DBA" w:rsidRDefault="005B1C6D" w:rsidP="005B1C6D">
      <w:pPr>
        <w:pStyle w:val="Code"/>
        <w:rPr>
          <w:highlight w:val="white"/>
        </w:rPr>
      </w:pPr>
      <w:r w:rsidRPr="00903DBA">
        <w:rPr>
          <w:highlight w:val="white"/>
        </w:rPr>
        <w:t xml:space="preserve">                      bitwise_xor_expression bitwise_and_expression</w:t>
      </w:r>
    </w:p>
    <w:p w14:paraId="5DE6EDAC" w14:textId="77777777" w:rsidR="005B1C6D" w:rsidRPr="00903DBA" w:rsidRDefault="005B1C6D" w:rsidP="005B1C6D">
      <w:pPr>
        <w:pStyle w:val="Code"/>
        <w:rPr>
          <w:highlight w:val="white"/>
        </w:rPr>
      </w:pPr>
      <w:r w:rsidRPr="00903DBA">
        <w:rPr>
          <w:highlight w:val="white"/>
        </w:rPr>
        <w:t xml:space="preserve">                      equality_expression relation_expression</w:t>
      </w:r>
    </w:p>
    <w:p w14:paraId="7F38CE86" w14:textId="77777777" w:rsidR="005B1C6D" w:rsidRPr="00903DBA" w:rsidRDefault="005B1C6D" w:rsidP="005B1C6D">
      <w:pPr>
        <w:pStyle w:val="Code"/>
        <w:rPr>
          <w:highlight w:val="white"/>
        </w:rPr>
      </w:pPr>
      <w:r w:rsidRPr="00903DBA">
        <w:rPr>
          <w:highlight w:val="white"/>
        </w:rPr>
        <w:t xml:space="preserve">                      shift_expression add_expression</w:t>
      </w:r>
    </w:p>
    <w:p w14:paraId="4157F23A" w14:textId="77777777" w:rsidR="005B1C6D" w:rsidRPr="00903DBA" w:rsidRDefault="005B1C6D" w:rsidP="005B1C6D">
      <w:pPr>
        <w:pStyle w:val="Code"/>
        <w:rPr>
          <w:highlight w:val="white"/>
        </w:rPr>
      </w:pPr>
      <w:r w:rsidRPr="00903DBA">
        <w:rPr>
          <w:highlight w:val="white"/>
        </w:rPr>
        <w:t xml:space="preserve">                      multiply_expression prefix_expression</w:t>
      </w:r>
    </w:p>
    <w:p w14:paraId="65F4652C" w14:textId="77777777" w:rsidR="005B1C6D" w:rsidRPr="00903DBA" w:rsidRDefault="005B1C6D" w:rsidP="005B1C6D">
      <w:pPr>
        <w:pStyle w:val="Code"/>
        <w:rPr>
          <w:highlight w:val="white"/>
        </w:rPr>
      </w:pPr>
      <w:r w:rsidRPr="00903DBA">
        <w:rPr>
          <w:highlight w:val="white"/>
        </w:rPr>
        <w:t xml:space="preserve">                      primary_expression</w:t>
      </w:r>
    </w:p>
    <w:p w14:paraId="6BDA3B79" w14:textId="77777777" w:rsidR="005B1C6D" w:rsidRPr="00903DBA" w:rsidRDefault="005B1C6D" w:rsidP="005B1C6D">
      <w:pPr>
        <w:pStyle w:val="Code"/>
        <w:rPr>
          <w:highlight w:val="white"/>
        </w:rPr>
      </w:pPr>
    </w:p>
    <w:p w14:paraId="2E287FC7" w14:textId="77777777" w:rsidR="005B1C6D" w:rsidRPr="00903DBA" w:rsidRDefault="005B1C6D" w:rsidP="005B1C6D">
      <w:pPr>
        <w:pStyle w:val="Code"/>
        <w:rPr>
          <w:highlight w:val="white"/>
        </w:rPr>
      </w:pPr>
      <w:r w:rsidRPr="00903DBA">
        <w:rPr>
          <w:highlight w:val="white"/>
        </w:rPr>
        <w:t>%start expression</w:t>
      </w:r>
    </w:p>
    <w:p w14:paraId="62BAC1A5" w14:textId="77777777" w:rsidR="005B1C6D" w:rsidRPr="00903DBA" w:rsidRDefault="005B1C6D" w:rsidP="005B1C6D">
      <w:pPr>
        <w:pStyle w:val="Code"/>
        <w:rPr>
          <w:highlight w:val="white"/>
        </w:rPr>
      </w:pPr>
    </w:p>
    <w:p w14:paraId="31A3B44E" w14:textId="77777777" w:rsidR="005B1C6D" w:rsidRPr="00903DBA" w:rsidRDefault="005B1C6D" w:rsidP="005B1C6D">
      <w:pPr>
        <w:pStyle w:val="Code"/>
        <w:rPr>
          <w:highlight w:val="white"/>
        </w:rPr>
      </w:pPr>
      <w:r w:rsidRPr="00903DBA">
        <w:rPr>
          <w:highlight w:val="white"/>
        </w:rPr>
        <w:t>%%</w:t>
      </w:r>
    </w:p>
    <w:p w14:paraId="7048D43F" w14:textId="4453AB57" w:rsidR="005B1C6D" w:rsidRPr="00903DBA" w:rsidRDefault="00345CCF" w:rsidP="00345CCF">
      <w:pPr>
        <w:rPr>
          <w:highlight w:val="white"/>
        </w:rPr>
      </w:pPr>
      <w:r w:rsidRPr="00903DBA">
        <w:rPr>
          <w:highlight w:val="white"/>
        </w:rPr>
        <w:t xml:space="preserve">The result of the parsing is placed in the </w:t>
      </w:r>
      <w:r w:rsidRPr="00903DBA">
        <w:rPr>
          <w:rStyle w:val="KeyWord0"/>
          <w:highlight w:val="white"/>
        </w:rPr>
        <w:t>PreProcessorResult</w:t>
      </w:r>
      <w:r w:rsidRPr="00903DBA">
        <w:rPr>
          <w:highlight w:val="white"/>
        </w:rPr>
        <w:t xml:space="preserve"> of the </w:t>
      </w:r>
      <w:r w:rsidRPr="00903DBA">
        <w:rPr>
          <w:rStyle w:val="KeyWord0"/>
          <w:highlight w:val="white"/>
        </w:rPr>
        <w:t>Preprocessor</w:t>
      </w:r>
      <w:r w:rsidRPr="00903DBA">
        <w:rPr>
          <w:highlight w:val="white"/>
        </w:rPr>
        <w:t xml:space="preserve"> class. The </w:t>
      </w:r>
      <w:r w:rsidR="00246C4C" w:rsidRPr="00903DBA">
        <w:rPr>
          <w:highlight w:val="white"/>
        </w:rPr>
        <w:t xml:space="preserve">return value of the </w:t>
      </w:r>
      <w:r w:rsidRPr="00903DBA">
        <w:rPr>
          <w:highlight w:val="white"/>
        </w:rPr>
        <w:t xml:space="preserve">parser </w:t>
      </w:r>
      <w:r w:rsidR="00246C4C" w:rsidRPr="00903DBA">
        <w:rPr>
          <w:highlight w:val="white"/>
        </w:rPr>
        <w:t xml:space="preserve">is </w:t>
      </w:r>
      <w:r w:rsidRPr="00903DBA">
        <w:rPr>
          <w:highlight w:val="white"/>
        </w:rPr>
        <w:t>a Boolean value representing whether the expression complied with the grammar.</w:t>
      </w:r>
    </w:p>
    <w:p w14:paraId="350372C4" w14:textId="77777777" w:rsidR="005B1C6D" w:rsidRPr="00903DBA" w:rsidRDefault="005B1C6D" w:rsidP="005B1C6D">
      <w:pPr>
        <w:pStyle w:val="Code"/>
        <w:rPr>
          <w:highlight w:val="white"/>
        </w:rPr>
      </w:pPr>
      <w:r w:rsidRPr="00903DBA">
        <w:rPr>
          <w:highlight w:val="white"/>
        </w:rPr>
        <w:t>expression:</w:t>
      </w:r>
    </w:p>
    <w:p w14:paraId="6056A909" w14:textId="77777777" w:rsidR="005B1C6D" w:rsidRPr="00903DBA" w:rsidRDefault="005B1C6D" w:rsidP="005B1C6D">
      <w:pPr>
        <w:pStyle w:val="Code"/>
        <w:rPr>
          <w:highlight w:val="white"/>
        </w:rPr>
      </w:pPr>
      <w:r w:rsidRPr="00903DBA">
        <w:rPr>
          <w:highlight w:val="white"/>
        </w:rPr>
        <w:t xml:space="preserve">    logical_or_expression  {</w:t>
      </w:r>
    </w:p>
    <w:p w14:paraId="779FA452" w14:textId="77777777" w:rsidR="005B1C6D" w:rsidRPr="00903DBA" w:rsidRDefault="005B1C6D" w:rsidP="005B1C6D">
      <w:pPr>
        <w:pStyle w:val="Code"/>
        <w:rPr>
          <w:highlight w:val="white"/>
        </w:rPr>
      </w:pPr>
      <w:r w:rsidRPr="00903DBA">
        <w:rPr>
          <w:highlight w:val="white"/>
        </w:rPr>
        <w:t xml:space="preserve">      $$ = $1;</w:t>
      </w:r>
    </w:p>
    <w:p w14:paraId="426FC6C4" w14:textId="77777777" w:rsidR="005B1C6D" w:rsidRPr="00903DBA" w:rsidRDefault="005B1C6D" w:rsidP="005B1C6D">
      <w:pPr>
        <w:pStyle w:val="Code"/>
        <w:rPr>
          <w:highlight w:val="white"/>
        </w:rPr>
      </w:pPr>
      <w:r w:rsidRPr="00903DBA">
        <w:rPr>
          <w:highlight w:val="white"/>
        </w:rPr>
        <w:t xml:space="preserve">      Preprocessor.PreProcessorResult = $$;</w:t>
      </w:r>
    </w:p>
    <w:p w14:paraId="5529131C" w14:textId="77777777" w:rsidR="005B1C6D" w:rsidRPr="00903DBA" w:rsidRDefault="005B1C6D" w:rsidP="005B1C6D">
      <w:pPr>
        <w:pStyle w:val="Code"/>
        <w:rPr>
          <w:highlight w:val="white"/>
        </w:rPr>
      </w:pPr>
      <w:r w:rsidRPr="00903DBA">
        <w:rPr>
          <w:highlight w:val="white"/>
        </w:rPr>
        <w:t xml:space="preserve">    }</w:t>
      </w:r>
    </w:p>
    <w:p w14:paraId="23CF0512" w14:textId="77777777" w:rsidR="005B1C6D" w:rsidRPr="00903DBA" w:rsidRDefault="005B1C6D" w:rsidP="005B1C6D">
      <w:pPr>
        <w:pStyle w:val="Code"/>
        <w:rPr>
          <w:highlight w:val="white"/>
        </w:rPr>
      </w:pPr>
      <w:r w:rsidRPr="00903DBA">
        <w:rPr>
          <w:highlight w:val="white"/>
        </w:rPr>
        <w:t xml:space="preserve">  | logical_or_expression QUESTION_MARK expression</w:t>
      </w:r>
    </w:p>
    <w:p w14:paraId="58024C98" w14:textId="77777777" w:rsidR="005B1C6D" w:rsidRPr="00903DBA" w:rsidRDefault="005B1C6D" w:rsidP="005B1C6D">
      <w:pPr>
        <w:pStyle w:val="Code"/>
        <w:rPr>
          <w:highlight w:val="white"/>
        </w:rPr>
      </w:pPr>
      <w:r w:rsidRPr="00903DBA">
        <w:rPr>
          <w:highlight w:val="white"/>
        </w:rPr>
        <w:t xml:space="preserve">                          COLON expression {</w:t>
      </w:r>
    </w:p>
    <w:p w14:paraId="6B4140E0" w14:textId="77777777" w:rsidR="005B1C6D" w:rsidRPr="00903DBA" w:rsidRDefault="005B1C6D" w:rsidP="005B1C6D">
      <w:pPr>
        <w:pStyle w:val="Code"/>
        <w:rPr>
          <w:highlight w:val="white"/>
        </w:rPr>
      </w:pPr>
      <w:r w:rsidRPr="00903DBA">
        <w:rPr>
          <w:highlight w:val="white"/>
        </w:rPr>
        <w:t xml:space="preserve">      $$ = ($1 != 0) ? $3 : $5;</w:t>
      </w:r>
    </w:p>
    <w:p w14:paraId="4162D387" w14:textId="77777777" w:rsidR="005B1C6D" w:rsidRPr="00903DBA" w:rsidRDefault="005B1C6D" w:rsidP="005B1C6D">
      <w:pPr>
        <w:pStyle w:val="Code"/>
        <w:rPr>
          <w:highlight w:val="white"/>
        </w:rPr>
      </w:pPr>
      <w:r w:rsidRPr="00903DBA">
        <w:rPr>
          <w:highlight w:val="white"/>
        </w:rPr>
        <w:t xml:space="preserve">      Preprocessor.PreProcessorResult = $$;</w:t>
      </w:r>
    </w:p>
    <w:p w14:paraId="0759A927" w14:textId="77777777" w:rsidR="005B1C6D" w:rsidRPr="00903DBA" w:rsidRDefault="005B1C6D" w:rsidP="005B1C6D">
      <w:pPr>
        <w:pStyle w:val="Code"/>
        <w:rPr>
          <w:highlight w:val="white"/>
        </w:rPr>
      </w:pPr>
      <w:r w:rsidRPr="00903DBA">
        <w:rPr>
          <w:highlight w:val="white"/>
        </w:rPr>
        <w:t xml:space="preserve">    };</w:t>
      </w:r>
    </w:p>
    <w:p w14:paraId="15BAFF1C" w14:textId="7EF67364" w:rsidR="005B1C6D" w:rsidRPr="00903DBA" w:rsidRDefault="00B47EA9" w:rsidP="00B47EA9">
      <w:pPr>
        <w:rPr>
          <w:highlight w:val="white"/>
        </w:rPr>
      </w:pPr>
      <w:r w:rsidRPr="00903DBA">
        <w:rPr>
          <w:highlight w:val="white"/>
        </w:rPr>
        <w:t xml:space="preserve">The </w:t>
      </w:r>
      <w:r w:rsidRPr="00903DBA">
        <w:rPr>
          <w:rStyle w:val="KeyWord0"/>
          <w:highlight w:val="white"/>
        </w:rPr>
        <w:t>logical_or_expression</w:t>
      </w:r>
      <w:r w:rsidRPr="00903DBA">
        <w:rPr>
          <w:highlight w:val="white"/>
        </w:rPr>
        <w:t xml:space="preserve"> and </w:t>
      </w:r>
      <w:r w:rsidRPr="00903DBA">
        <w:rPr>
          <w:rStyle w:val="KeyWord0"/>
          <w:highlight w:val="white"/>
        </w:rPr>
        <w:t>logical_and_expression</w:t>
      </w:r>
      <w:r w:rsidRPr="00903DBA">
        <w:rPr>
          <w:highlight w:val="white"/>
        </w:rPr>
        <w:t xml:space="preserve"> return one or zero</w:t>
      </w:r>
    </w:p>
    <w:p w14:paraId="41D982A7" w14:textId="77777777" w:rsidR="005B1C6D" w:rsidRPr="00903DBA" w:rsidRDefault="005B1C6D" w:rsidP="005B1C6D">
      <w:pPr>
        <w:pStyle w:val="Code"/>
        <w:rPr>
          <w:highlight w:val="white"/>
        </w:rPr>
      </w:pPr>
      <w:r w:rsidRPr="00903DBA">
        <w:rPr>
          <w:highlight w:val="white"/>
        </w:rPr>
        <w:t>logical_or_expression:</w:t>
      </w:r>
    </w:p>
    <w:p w14:paraId="50762452" w14:textId="77777777" w:rsidR="005B1C6D" w:rsidRPr="00903DBA" w:rsidRDefault="005B1C6D" w:rsidP="005B1C6D">
      <w:pPr>
        <w:pStyle w:val="Code"/>
        <w:rPr>
          <w:highlight w:val="white"/>
        </w:rPr>
      </w:pPr>
      <w:r w:rsidRPr="00903DBA">
        <w:rPr>
          <w:highlight w:val="white"/>
        </w:rPr>
        <w:t xml:space="preserve">    logical_and_expression  {</w:t>
      </w:r>
    </w:p>
    <w:p w14:paraId="5F5C4DF5" w14:textId="77777777" w:rsidR="005B1C6D" w:rsidRPr="00903DBA" w:rsidRDefault="005B1C6D" w:rsidP="005B1C6D">
      <w:pPr>
        <w:pStyle w:val="Code"/>
        <w:rPr>
          <w:highlight w:val="white"/>
        </w:rPr>
      </w:pPr>
      <w:r w:rsidRPr="00903DBA">
        <w:rPr>
          <w:highlight w:val="white"/>
        </w:rPr>
        <w:t xml:space="preserve">      $$ = $1;</w:t>
      </w:r>
    </w:p>
    <w:p w14:paraId="7327869E" w14:textId="77777777" w:rsidR="005B1C6D" w:rsidRPr="00903DBA" w:rsidRDefault="005B1C6D" w:rsidP="005B1C6D">
      <w:pPr>
        <w:pStyle w:val="Code"/>
        <w:rPr>
          <w:highlight w:val="white"/>
        </w:rPr>
      </w:pPr>
      <w:r w:rsidRPr="00903DBA">
        <w:rPr>
          <w:highlight w:val="white"/>
        </w:rPr>
        <w:t xml:space="preserve">    }</w:t>
      </w:r>
    </w:p>
    <w:p w14:paraId="4E645AB3" w14:textId="77777777" w:rsidR="005B1C6D" w:rsidRPr="00903DBA" w:rsidRDefault="005B1C6D" w:rsidP="005B1C6D">
      <w:pPr>
        <w:pStyle w:val="Code"/>
        <w:rPr>
          <w:highlight w:val="white"/>
        </w:rPr>
      </w:pPr>
      <w:r w:rsidRPr="00903DBA">
        <w:rPr>
          <w:highlight w:val="white"/>
        </w:rPr>
        <w:t xml:space="preserve">  | logical_or_expression LOGICAL_OR logical_and_expression {</w:t>
      </w:r>
    </w:p>
    <w:p w14:paraId="7AF8763E" w14:textId="77777777" w:rsidR="005B1C6D" w:rsidRPr="00903DBA" w:rsidRDefault="005B1C6D" w:rsidP="005B1C6D">
      <w:pPr>
        <w:pStyle w:val="Code"/>
        <w:rPr>
          <w:highlight w:val="white"/>
        </w:rPr>
      </w:pPr>
      <w:r w:rsidRPr="00903DBA">
        <w:rPr>
          <w:highlight w:val="white"/>
        </w:rPr>
        <w:t xml:space="preserve">      $$ = (($1 != 0) || ($3 != 0)) ? 1 : 0;</w:t>
      </w:r>
    </w:p>
    <w:p w14:paraId="28DD13F9" w14:textId="77777777" w:rsidR="005B1C6D" w:rsidRPr="00903DBA" w:rsidRDefault="005B1C6D" w:rsidP="005B1C6D">
      <w:pPr>
        <w:pStyle w:val="Code"/>
        <w:rPr>
          <w:highlight w:val="white"/>
        </w:rPr>
      </w:pPr>
      <w:r w:rsidRPr="00903DBA">
        <w:rPr>
          <w:highlight w:val="white"/>
        </w:rPr>
        <w:t xml:space="preserve">    };</w:t>
      </w:r>
    </w:p>
    <w:p w14:paraId="4453FD37" w14:textId="77777777" w:rsidR="005B1C6D" w:rsidRPr="00903DBA" w:rsidRDefault="005B1C6D" w:rsidP="005B1C6D">
      <w:pPr>
        <w:pStyle w:val="Code"/>
        <w:rPr>
          <w:highlight w:val="white"/>
        </w:rPr>
      </w:pPr>
    </w:p>
    <w:p w14:paraId="652604F0" w14:textId="77777777" w:rsidR="005B1C6D" w:rsidRPr="00903DBA" w:rsidRDefault="005B1C6D" w:rsidP="005B1C6D">
      <w:pPr>
        <w:pStyle w:val="Code"/>
        <w:rPr>
          <w:highlight w:val="white"/>
        </w:rPr>
      </w:pPr>
      <w:r w:rsidRPr="00903DBA">
        <w:rPr>
          <w:highlight w:val="white"/>
        </w:rPr>
        <w:t>logical_and_expression:</w:t>
      </w:r>
    </w:p>
    <w:p w14:paraId="7E9862D8" w14:textId="677C8622" w:rsidR="005B1C6D" w:rsidRPr="00903DBA" w:rsidRDefault="005B1C6D" w:rsidP="005B1C6D">
      <w:pPr>
        <w:pStyle w:val="Code"/>
        <w:rPr>
          <w:highlight w:val="white"/>
        </w:rPr>
      </w:pPr>
      <w:r w:rsidRPr="00903DBA">
        <w:rPr>
          <w:highlight w:val="white"/>
        </w:rPr>
        <w:t xml:space="preserve">    </w:t>
      </w:r>
      <w:r w:rsidR="00FC270F" w:rsidRPr="00903DBA">
        <w:rPr>
          <w:highlight w:val="white"/>
        </w:rPr>
        <w:t>bitwise_or_expression</w:t>
      </w:r>
      <w:r w:rsidRPr="00903DBA">
        <w:rPr>
          <w:highlight w:val="white"/>
        </w:rPr>
        <w:t xml:space="preserve">  {</w:t>
      </w:r>
    </w:p>
    <w:p w14:paraId="3714FBBE" w14:textId="77777777" w:rsidR="005B1C6D" w:rsidRPr="00903DBA" w:rsidRDefault="005B1C6D" w:rsidP="005B1C6D">
      <w:pPr>
        <w:pStyle w:val="Code"/>
        <w:rPr>
          <w:highlight w:val="white"/>
        </w:rPr>
      </w:pPr>
      <w:r w:rsidRPr="00903DBA">
        <w:rPr>
          <w:highlight w:val="white"/>
        </w:rPr>
        <w:t xml:space="preserve">      $$ = $1;</w:t>
      </w:r>
    </w:p>
    <w:p w14:paraId="3B0A8ADB" w14:textId="77777777" w:rsidR="005B1C6D" w:rsidRPr="00903DBA" w:rsidRDefault="005B1C6D" w:rsidP="005B1C6D">
      <w:pPr>
        <w:pStyle w:val="Code"/>
        <w:rPr>
          <w:highlight w:val="white"/>
        </w:rPr>
      </w:pPr>
      <w:r w:rsidRPr="00903DBA">
        <w:rPr>
          <w:highlight w:val="white"/>
        </w:rPr>
        <w:t xml:space="preserve">    }</w:t>
      </w:r>
    </w:p>
    <w:p w14:paraId="1E7DBD71" w14:textId="46B0AD05" w:rsidR="005B1C6D" w:rsidRPr="00903DBA" w:rsidRDefault="005B1C6D" w:rsidP="005B1C6D">
      <w:pPr>
        <w:pStyle w:val="Code"/>
        <w:rPr>
          <w:highlight w:val="white"/>
        </w:rPr>
      </w:pPr>
      <w:r w:rsidRPr="00903DBA">
        <w:rPr>
          <w:highlight w:val="white"/>
        </w:rPr>
        <w:t xml:space="preserve">  | bitwise_and_expression LOGICAL_AND </w:t>
      </w:r>
      <w:r w:rsidR="00FC270F" w:rsidRPr="00903DBA">
        <w:rPr>
          <w:highlight w:val="white"/>
        </w:rPr>
        <w:t>bitwise_or_expression</w:t>
      </w:r>
      <w:r w:rsidRPr="00903DBA">
        <w:rPr>
          <w:highlight w:val="white"/>
        </w:rPr>
        <w:t xml:space="preserve"> {</w:t>
      </w:r>
    </w:p>
    <w:p w14:paraId="58D94F46" w14:textId="77777777" w:rsidR="005B1C6D" w:rsidRPr="00903DBA" w:rsidRDefault="005B1C6D" w:rsidP="005B1C6D">
      <w:pPr>
        <w:pStyle w:val="Code"/>
        <w:rPr>
          <w:highlight w:val="white"/>
        </w:rPr>
      </w:pPr>
      <w:r w:rsidRPr="00903DBA">
        <w:rPr>
          <w:highlight w:val="white"/>
        </w:rPr>
        <w:t xml:space="preserve">      $$ = (($1 != 0) &amp;&amp; ($3 != 0)) ? 1 : 0;</w:t>
      </w:r>
    </w:p>
    <w:p w14:paraId="23C30540" w14:textId="77777777" w:rsidR="005B1C6D" w:rsidRPr="00903DBA" w:rsidRDefault="005B1C6D" w:rsidP="005B1C6D">
      <w:pPr>
        <w:pStyle w:val="Code"/>
        <w:rPr>
          <w:highlight w:val="white"/>
        </w:rPr>
      </w:pPr>
      <w:r w:rsidRPr="00903DBA">
        <w:rPr>
          <w:highlight w:val="white"/>
        </w:rPr>
        <w:t xml:space="preserve">    };</w:t>
      </w:r>
    </w:p>
    <w:p w14:paraId="0BAD3368" w14:textId="77777777" w:rsidR="005B1C6D" w:rsidRPr="00903DBA" w:rsidRDefault="005B1C6D" w:rsidP="005B1C6D">
      <w:pPr>
        <w:pStyle w:val="Code"/>
        <w:rPr>
          <w:highlight w:val="white"/>
        </w:rPr>
      </w:pPr>
    </w:p>
    <w:p w14:paraId="0E99D761" w14:textId="7948912A" w:rsidR="005B1C6D" w:rsidRPr="00903DBA" w:rsidRDefault="00FC270F" w:rsidP="005B1C6D">
      <w:pPr>
        <w:pStyle w:val="Code"/>
        <w:rPr>
          <w:highlight w:val="white"/>
        </w:rPr>
      </w:pPr>
      <w:r w:rsidRPr="00903DBA">
        <w:rPr>
          <w:highlight w:val="white"/>
        </w:rPr>
        <w:t>bitwise_or_expression</w:t>
      </w:r>
      <w:r w:rsidR="005B1C6D" w:rsidRPr="00903DBA">
        <w:rPr>
          <w:highlight w:val="white"/>
        </w:rPr>
        <w:t>:</w:t>
      </w:r>
    </w:p>
    <w:p w14:paraId="3EE8595D" w14:textId="77777777" w:rsidR="005B1C6D" w:rsidRPr="00903DBA" w:rsidRDefault="005B1C6D" w:rsidP="005B1C6D">
      <w:pPr>
        <w:pStyle w:val="Code"/>
        <w:rPr>
          <w:highlight w:val="white"/>
        </w:rPr>
      </w:pPr>
      <w:r w:rsidRPr="00903DBA">
        <w:rPr>
          <w:highlight w:val="white"/>
        </w:rPr>
        <w:t xml:space="preserve">    bitwise_xor_expression  {</w:t>
      </w:r>
    </w:p>
    <w:p w14:paraId="72B9164E" w14:textId="77777777" w:rsidR="005B1C6D" w:rsidRPr="00903DBA" w:rsidRDefault="005B1C6D" w:rsidP="005B1C6D">
      <w:pPr>
        <w:pStyle w:val="Code"/>
        <w:rPr>
          <w:highlight w:val="white"/>
        </w:rPr>
      </w:pPr>
      <w:r w:rsidRPr="00903DBA">
        <w:rPr>
          <w:highlight w:val="white"/>
        </w:rPr>
        <w:t xml:space="preserve">      $$ = $1;</w:t>
      </w:r>
    </w:p>
    <w:p w14:paraId="4199A027" w14:textId="77777777" w:rsidR="005B1C6D" w:rsidRPr="00903DBA" w:rsidRDefault="005B1C6D" w:rsidP="005B1C6D">
      <w:pPr>
        <w:pStyle w:val="Code"/>
        <w:rPr>
          <w:highlight w:val="white"/>
        </w:rPr>
      </w:pPr>
      <w:r w:rsidRPr="00903DBA">
        <w:rPr>
          <w:highlight w:val="white"/>
        </w:rPr>
        <w:t xml:space="preserve">    }</w:t>
      </w:r>
    </w:p>
    <w:p w14:paraId="3DA1CEB6" w14:textId="470DD4CA" w:rsidR="005B1C6D" w:rsidRPr="00903DBA" w:rsidRDefault="005B1C6D" w:rsidP="005B1C6D">
      <w:pPr>
        <w:pStyle w:val="Code"/>
        <w:rPr>
          <w:highlight w:val="white"/>
        </w:rPr>
      </w:pPr>
      <w:r w:rsidRPr="00903DBA">
        <w:rPr>
          <w:highlight w:val="white"/>
        </w:rPr>
        <w:t xml:space="preserve">  | </w:t>
      </w:r>
      <w:r w:rsidR="00FC270F" w:rsidRPr="00903DBA">
        <w:rPr>
          <w:highlight w:val="white"/>
        </w:rPr>
        <w:t>bitwise_or_expression</w:t>
      </w:r>
      <w:r w:rsidRPr="00903DBA">
        <w:rPr>
          <w:highlight w:val="white"/>
        </w:rPr>
        <w:t xml:space="preserve"> BITWISE_OR bitwise_xor_expression {</w:t>
      </w:r>
    </w:p>
    <w:p w14:paraId="0383EE18" w14:textId="77777777" w:rsidR="005B1C6D" w:rsidRPr="00903DBA" w:rsidRDefault="005B1C6D" w:rsidP="005B1C6D">
      <w:pPr>
        <w:pStyle w:val="Code"/>
        <w:rPr>
          <w:highlight w:val="white"/>
        </w:rPr>
      </w:pPr>
      <w:r w:rsidRPr="00903DBA">
        <w:rPr>
          <w:highlight w:val="white"/>
        </w:rPr>
        <w:t xml:space="preserve">      $$ = $1 | $3;</w:t>
      </w:r>
    </w:p>
    <w:p w14:paraId="7751B740" w14:textId="77777777" w:rsidR="005B1C6D" w:rsidRPr="00903DBA" w:rsidRDefault="005B1C6D" w:rsidP="005B1C6D">
      <w:pPr>
        <w:pStyle w:val="Code"/>
        <w:rPr>
          <w:highlight w:val="white"/>
        </w:rPr>
      </w:pPr>
      <w:r w:rsidRPr="00903DBA">
        <w:rPr>
          <w:highlight w:val="white"/>
        </w:rPr>
        <w:t xml:space="preserve">    };</w:t>
      </w:r>
    </w:p>
    <w:p w14:paraId="14F01CB8" w14:textId="77777777" w:rsidR="005B1C6D" w:rsidRPr="00903DBA" w:rsidRDefault="005B1C6D" w:rsidP="005B1C6D">
      <w:pPr>
        <w:pStyle w:val="Code"/>
        <w:rPr>
          <w:highlight w:val="white"/>
        </w:rPr>
      </w:pPr>
    </w:p>
    <w:p w14:paraId="5A8A8C18" w14:textId="77777777" w:rsidR="005B1C6D" w:rsidRPr="00903DBA" w:rsidRDefault="005B1C6D" w:rsidP="005B1C6D">
      <w:pPr>
        <w:pStyle w:val="Code"/>
        <w:rPr>
          <w:highlight w:val="white"/>
        </w:rPr>
      </w:pPr>
      <w:r w:rsidRPr="00903DBA">
        <w:rPr>
          <w:highlight w:val="white"/>
        </w:rPr>
        <w:t>bitwise_xor_expression:</w:t>
      </w:r>
    </w:p>
    <w:p w14:paraId="102D58FA" w14:textId="77777777" w:rsidR="005B1C6D" w:rsidRPr="00903DBA" w:rsidRDefault="005B1C6D" w:rsidP="005B1C6D">
      <w:pPr>
        <w:pStyle w:val="Code"/>
        <w:rPr>
          <w:highlight w:val="white"/>
        </w:rPr>
      </w:pPr>
      <w:r w:rsidRPr="00903DBA">
        <w:rPr>
          <w:highlight w:val="white"/>
        </w:rPr>
        <w:t xml:space="preserve">    bitwise_and_expression  {</w:t>
      </w:r>
    </w:p>
    <w:p w14:paraId="36BB23A5" w14:textId="77777777" w:rsidR="005B1C6D" w:rsidRPr="00903DBA" w:rsidRDefault="005B1C6D" w:rsidP="005B1C6D">
      <w:pPr>
        <w:pStyle w:val="Code"/>
        <w:rPr>
          <w:highlight w:val="white"/>
        </w:rPr>
      </w:pPr>
      <w:r w:rsidRPr="00903DBA">
        <w:rPr>
          <w:highlight w:val="white"/>
        </w:rPr>
        <w:t xml:space="preserve">      $$ = $1;</w:t>
      </w:r>
    </w:p>
    <w:p w14:paraId="44534CF4" w14:textId="77777777" w:rsidR="005B1C6D" w:rsidRPr="00903DBA" w:rsidRDefault="005B1C6D" w:rsidP="005B1C6D">
      <w:pPr>
        <w:pStyle w:val="Code"/>
        <w:rPr>
          <w:highlight w:val="white"/>
        </w:rPr>
      </w:pPr>
      <w:r w:rsidRPr="00903DBA">
        <w:rPr>
          <w:highlight w:val="white"/>
        </w:rPr>
        <w:t xml:space="preserve">    }</w:t>
      </w:r>
    </w:p>
    <w:p w14:paraId="4ABC0894" w14:textId="77777777" w:rsidR="005B1C6D" w:rsidRPr="00903DBA" w:rsidRDefault="005B1C6D" w:rsidP="005B1C6D">
      <w:pPr>
        <w:pStyle w:val="Code"/>
        <w:rPr>
          <w:highlight w:val="white"/>
        </w:rPr>
      </w:pPr>
      <w:r w:rsidRPr="00903DBA">
        <w:rPr>
          <w:highlight w:val="white"/>
        </w:rPr>
        <w:t xml:space="preserve">  | bitwise_xor_expression BITWISE_XOR bitwise_and_expression {</w:t>
      </w:r>
    </w:p>
    <w:p w14:paraId="2AA1EABC" w14:textId="77777777" w:rsidR="005B1C6D" w:rsidRPr="00903DBA" w:rsidRDefault="005B1C6D" w:rsidP="005B1C6D">
      <w:pPr>
        <w:pStyle w:val="Code"/>
        <w:rPr>
          <w:highlight w:val="white"/>
        </w:rPr>
      </w:pPr>
      <w:r w:rsidRPr="00903DBA">
        <w:rPr>
          <w:highlight w:val="white"/>
        </w:rPr>
        <w:t xml:space="preserve">      $$ = $1 ^ $3;</w:t>
      </w:r>
    </w:p>
    <w:p w14:paraId="20B70764" w14:textId="77777777" w:rsidR="005B1C6D" w:rsidRPr="00903DBA" w:rsidRDefault="005B1C6D" w:rsidP="005B1C6D">
      <w:pPr>
        <w:pStyle w:val="Code"/>
        <w:rPr>
          <w:highlight w:val="white"/>
        </w:rPr>
      </w:pPr>
      <w:r w:rsidRPr="00903DBA">
        <w:rPr>
          <w:highlight w:val="white"/>
        </w:rPr>
        <w:t xml:space="preserve">    };</w:t>
      </w:r>
    </w:p>
    <w:p w14:paraId="28A339AF" w14:textId="77777777" w:rsidR="005B1C6D" w:rsidRPr="00903DBA" w:rsidRDefault="005B1C6D" w:rsidP="005B1C6D">
      <w:pPr>
        <w:pStyle w:val="Code"/>
        <w:rPr>
          <w:highlight w:val="white"/>
        </w:rPr>
      </w:pPr>
    </w:p>
    <w:p w14:paraId="18E8A473" w14:textId="77777777" w:rsidR="005B1C6D" w:rsidRPr="00903DBA" w:rsidRDefault="005B1C6D" w:rsidP="005B1C6D">
      <w:pPr>
        <w:pStyle w:val="Code"/>
        <w:rPr>
          <w:highlight w:val="white"/>
        </w:rPr>
      </w:pPr>
      <w:r w:rsidRPr="00903DBA">
        <w:rPr>
          <w:highlight w:val="white"/>
        </w:rPr>
        <w:t>bitwise_and_expression:</w:t>
      </w:r>
    </w:p>
    <w:p w14:paraId="2FF99A42" w14:textId="77777777" w:rsidR="005B1C6D" w:rsidRPr="00903DBA" w:rsidRDefault="005B1C6D" w:rsidP="005B1C6D">
      <w:pPr>
        <w:pStyle w:val="Code"/>
        <w:rPr>
          <w:highlight w:val="white"/>
        </w:rPr>
      </w:pPr>
      <w:r w:rsidRPr="00903DBA">
        <w:rPr>
          <w:highlight w:val="white"/>
        </w:rPr>
        <w:t xml:space="preserve">    equality_expression {</w:t>
      </w:r>
    </w:p>
    <w:p w14:paraId="159F9E96" w14:textId="77777777" w:rsidR="005B1C6D" w:rsidRPr="00903DBA" w:rsidRDefault="005B1C6D" w:rsidP="005B1C6D">
      <w:pPr>
        <w:pStyle w:val="Code"/>
        <w:rPr>
          <w:highlight w:val="white"/>
        </w:rPr>
      </w:pPr>
      <w:r w:rsidRPr="00903DBA">
        <w:rPr>
          <w:highlight w:val="white"/>
        </w:rPr>
        <w:t xml:space="preserve">      $$ = $1;</w:t>
      </w:r>
    </w:p>
    <w:p w14:paraId="27939458" w14:textId="77777777" w:rsidR="005B1C6D" w:rsidRPr="00903DBA" w:rsidRDefault="005B1C6D" w:rsidP="005B1C6D">
      <w:pPr>
        <w:pStyle w:val="Code"/>
        <w:rPr>
          <w:highlight w:val="white"/>
        </w:rPr>
      </w:pPr>
      <w:r w:rsidRPr="00903DBA">
        <w:rPr>
          <w:highlight w:val="white"/>
        </w:rPr>
        <w:t xml:space="preserve">    }</w:t>
      </w:r>
    </w:p>
    <w:p w14:paraId="63AEC21E" w14:textId="77777777" w:rsidR="005B1C6D" w:rsidRPr="00903DBA" w:rsidRDefault="005B1C6D" w:rsidP="005B1C6D">
      <w:pPr>
        <w:pStyle w:val="Code"/>
        <w:rPr>
          <w:highlight w:val="white"/>
        </w:rPr>
      </w:pPr>
      <w:r w:rsidRPr="00903DBA">
        <w:rPr>
          <w:highlight w:val="white"/>
        </w:rPr>
        <w:t xml:space="preserve">  | bitwise_and_expression BITWISE_AND equality_expression {</w:t>
      </w:r>
    </w:p>
    <w:p w14:paraId="4259E40C" w14:textId="77777777" w:rsidR="005B1C6D" w:rsidRPr="00903DBA" w:rsidRDefault="005B1C6D" w:rsidP="005B1C6D">
      <w:pPr>
        <w:pStyle w:val="Code"/>
        <w:rPr>
          <w:highlight w:val="white"/>
        </w:rPr>
      </w:pPr>
      <w:r w:rsidRPr="00903DBA">
        <w:rPr>
          <w:highlight w:val="white"/>
        </w:rPr>
        <w:t xml:space="preserve">      $$ = $1 &amp; $3;</w:t>
      </w:r>
    </w:p>
    <w:p w14:paraId="0D8E7076" w14:textId="77777777" w:rsidR="005B1C6D" w:rsidRPr="00903DBA" w:rsidRDefault="005B1C6D" w:rsidP="005B1C6D">
      <w:pPr>
        <w:pStyle w:val="Code"/>
        <w:rPr>
          <w:highlight w:val="white"/>
        </w:rPr>
      </w:pPr>
      <w:r w:rsidRPr="00903DBA">
        <w:rPr>
          <w:highlight w:val="white"/>
        </w:rPr>
        <w:t xml:space="preserve">    };</w:t>
      </w:r>
    </w:p>
    <w:p w14:paraId="2C7D1903" w14:textId="77777777" w:rsidR="005B1C6D" w:rsidRPr="00903DBA" w:rsidRDefault="005B1C6D" w:rsidP="005B1C6D">
      <w:pPr>
        <w:pStyle w:val="Code"/>
        <w:rPr>
          <w:highlight w:val="white"/>
        </w:rPr>
      </w:pPr>
    </w:p>
    <w:p w14:paraId="56356021" w14:textId="77777777" w:rsidR="005B1C6D" w:rsidRPr="00903DBA" w:rsidRDefault="005B1C6D" w:rsidP="005B1C6D">
      <w:pPr>
        <w:pStyle w:val="Code"/>
        <w:rPr>
          <w:highlight w:val="white"/>
        </w:rPr>
      </w:pPr>
      <w:r w:rsidRPr="00903DBA">
        <w:rPr>
          <w:highlight w:val="white"/>
        </w:rPr>
        <w:t>equality_expression:</w:t>
      </w:r>
    </w:p>
    <w:p w14:paraId="58B5BC3C" w14:textId="77777777" w:rsidR="005B1C6D" w:rsidRPr="00903DBA" w:rsidRDefault="005B1C6D" w:rsidP="005B1C6D">
      <w:pPr>
        <w:pStyle w:val="Code"/>
        <w:rPr>
          <w:highlight w:val="white"/>
        </w:rPr>
      </w:pPr>
      <w:r w:rsidRPr="00903DBA">
        <w:rPr>
          <w:highlight w:val="white"/>
        </w:rPr>
        <w:t xml:space="preserve">    relation_expression {</w:t>
      </w:r>
    </w:p>
    <w:p w14:paraId="4F03395D" w14:textId="77777777" w:rsidR="005B1C6D" w:rsidRPr="00903DBA" w:rsidRDefault="005B1C6D" w:rsidP="005B1C6D">
      <w:pPr>
        <w:pStyle w:val="Code"/>
        <w:rPr>
          <w:highlight w:val="white"/>
        </w:rPr>
      </w:pPr>
      <w:r w:rsidRPr="00903DBA">
        <w:rPr>
          <w:highlight w:val="white"/>
        </w:rPr>
        <w:t xml:space="preserve">      $$ = $1;</w:t>
      </w:r>
    </w:p>
    <w:p w14:paraId="49BC9062" w14:textId="77777777" w:rsidR="005B1C6D" w:rsidRPr="00903DBA" w:rsidRDefault="005B1C6D" w:rsidP="005B1C6D">
      <w:pPr>
        <w:pStyle w:val="Code"/>
        <w:rPr>
          <w:highlight w:val="white"/>
        </w:rPr>
      </w:pPr>
      <w:r w:rsidRPr="00903DBA">
        <w:rPr>
          <w:highlight w:val="white"/>
        </w:rPr>
        <w:t xml:space="preserve">    }</w:t>
      </w:r>
    </w:p>
    <w:p w14:paraId="61FBD325" w14:textId="77777777" w:rsidR="005B1C6D" w:rsidRPr="00903DBA" w:rsidRDefault="005B1C6D" w:rsidP="005B1C6D">
      <w:pPr>
        <w:pStyle w:val="Code"/>
        <w:rPr>
          <w:highlight w:val="white"/>
        </w:rPr>
      </w:pPr>
      <w:r w:rsidRPr="00903DBA">
        <w:rPr>
          <w:highlight w:val="white"/>
        </w:rPr>
        <w:t xml:space="preserve">  | equality_expression EQUAL relation_expression {      </w:t>
      </w:r>
    </w:p>
    <w:p w14:paraId="14E02097" w14:textId="77777777" w:rsidR="005B1C6D" w:rsidRPr="00903DBA" w:rsidRDefault="005B1C6D" w:rsidP="005B1C6D">
      <w:pPr>
        <w:pStyle w:val="Code"/>
        <w:rPr>
          <w:highlight w:val="white"/>
        </w:rPr>
      </w:pPr>
      <w:r w:rsidRPr="00903DBA">
        <w:rPr>
          <w:highlight w:val="white"/>
        </w:rPr>
        <w:t xml:space="preserve">      $$ = ($1 == $3) ? 1 : 0;</w:t>
      </w:r>
    </w:p>
    <w:p w14:paraId="754EF4C7" w14:textId="77777777" w:rsidR="005B1C6D" w:rsidRPr="00903DBA" w:rsidRDefault="005B1C6D" w:rsidP="005B1C6D">
      <w:pPr>
        <w:pStyle w:val="Code"/>
        <w:rPr>
          <w:highlight w:val="white"/>
        </w:rPr>
      </w:pPr>
      <w:r w:rsidRPr="00903DBA">
        <w:rPr>
          <w:highlight w:val="white"/>
        </w:rPr>
        <w:t xml:space="preserve">    }</w:t>
      </w:r>
    </w:p>
    <w:p w14:paraId="711171C6" w14:textId="77777777" w:rsidR="005B1C6D" w:rsidRPr="00903DBA" w:rsidRDefault="005B1C6D" w:rsidP="005B1C6D">
      <w:pPr>
        <w:pStyle w:val="Code"/>
        <w:rPr>
          <w:highlight w:val="white"/>
        </w:rPr>
      </w:pPr>
      <w:r w:rsidRPr="00903DBA">
        <w:rPr>
          <w:highlight w:val="white"/>
        </w:rPr>
        <w:t xml:space="preserve">  | equality_expression NOT_EQUAL relation_expression {      </w:t>
      </w:r>
    </w:p>
    <w:p w14:paraId="45469FF5" w14:textId="77777777" w:rsidR="005B1C6D" w:rsidRPr="00903DBA" w:rsidRDefault="005B1C6D" w:rsidP="005B1C6D">
      <w:pPr>
        <w:pStyle w:val="Code"/>
        <w:rPr>
          <w:highlight w:val="white"/>
        </w:rPr>
      </w:pPr>
      <w:r w:rsidRPr="00903DBA">
        <w:rPr>
          <w:highlight w:val="white"/>
        </w:rPr>
        <w:t xml:space="preserve">      $$ = ($1 != $3) ? 1 : 0;</w:t>
      </w:r>
    </w:p>
    <w:p w14:paraId="41734A8D" w14:textId="77777777" w:rsidR="005B1C6D" w:rsidRPr="00903DBA" w:rsidRDefault="005B1C6D" w:rsidP="005B1C6D">
      <w:pPr>
        <w:pStyle w:val="Code"/>
        <w:rPr>
          <w:highlight w:val="white"/>
        </w:rPr>
      </w:pPr>
      <w:r w:rsidRPr="00903DBA">
        <w:rPr>
          <w:highlight w:val="white"/>
        </w:rPr>
        <w:t xml:space="preserve">    };</w:t>
      </w:r>
    </w:p>
    <w:p w14:paraId="7EFFE72C" w14:textId="77777777" w:rsidR="005B1C6D" w:rsidRPr="00903DBA" w:rsidRDefault="005B1C6D" w:rsidP="005B1C6D">
      <w:pPr>
        <w:pStyle w:val="Code"/>
        <w:rPr>
          <w:highlight w:val="white"/>
        </w:rPr>
      </w:pPr>
    </w:p>
    <w:p w14:paraId="3A548F07" w14:textId="77777777" w:rsidR="005B1C6D" w:rsidRPr="00903DBA" w:rsidRDefault="005B1C6D" w:rsidP="005B1C6D">
      <w:pPr>
        <w:pStyle w:val="Code"/>
        <w:rPr>
          <w:highlight w:val="white"/>
        </w:rPr>
      </w:pPr>
      <w:r w:rsidRPr="00903DBA">
        <w:rPr>
          <w:highlight w:val="white"/>
        </w:rPr>
        <w:t>relation_expression:</w:t>
      </w:r>
    </w:p>
    <w:p w14:paraId="58FFC5C0" w14:textId="77777777" w:rsidR="005B1C6D" w:rsidRPr="00903DBA" w:rsidRDefault="005B1C6D" w:rsidP="005B1C6D">
      <w:pPr>
        <w:pStyle w:val="Code"/>
        <w:rPr>
          <w:highlight w:val="white"/>
        </w:rPr>
      </w:pPr>
      <w:r w:rsidRPr="00903DBA">
        <w:rPr>
          <w:highlight w:val="white"/>
        </w:rPr>
        <w:t xml:space="preserve">    shift_expression  { $$ = $1; }</w:t>
      </w:r>
    </w:p>
    <w:p w14:paraId="67523828" w14:textId="77777777" w:rsidR="005B1C6D" w:rsidRPr="00903DBA" w:rsidRDefault="005B1C6D" w:rsidP="005B1C6D">
      <w:pPr>
        <w:pStyle w:val="Code"/>
        <w:rPr>
          <w:highlight w:val="white"/>
        </w:rPr>
      </w:pPr>
      <w:r w:rsidRPr="00903DBA">
        <w:rPr>
          <w:highlight w:val="white"/>
        </w:rPr>
        <w:t xml:space="preserve">  | relation_expression LESS_THAN shift_expression {</w:t>
      </w:r>
    </w:p>
    <w:p w14:paraId="58413577" w14:textId="77777777" w:rsidR="005B1C6D" w:rsidRPr="00903DBA" w:rsidRDefault="005B1C6D" w:rsidP="005B1C6D">
      <w:pPr>
        <w:pStyle w:val="Code"/>
        <w:rPr>
          <w:highlight w:val="white"/>
        </w:rPr>
      </w:pPr>
      <w:r w:rsidRPr="00903DBA">
        <w:rPr>
          <w:highlight w:val="white"/>
        </w:rPr>
        <w:t xml:space="preserve">      $$ = ($1 &lt; $3) ? 1 : 0;</w:t>
      </w:r>
    </w:p>
    <w:p w14:paraId="58ACF563" w14:textId="77777777" w:rsidR="005B1C6D" w:rsidRPr="00903DBA" w:rsidRDefault="005B1C6D" w:rsidP="005B1C6D">
      <w:pPr>
        <w:pStyle w:val="Code"/>
        <w:rPr>
          <w:highlight w:val="white"/>
        </w:rPr>
      </w:pPr>
      <w:r w:rsidRPr="00903DBA">
        <w:rPr>
          <w:highlight w:val="white"/>
        </w:rPr>
        <w:t xml:space="preserve">    }</w:t>
      </w:r>
    </w:p>
    <w:p w14:paraId="7E4ECB06" w14:textId="77777777" w:rsidR="005B1C6D" w:rsidRPr="00903DBA" w:rsidRDefault="005B1C6D" w:rsidP="005B1C6D">
      <w:pPr>
        <w:pStyle w:val="Code"/>
        <w:rPr>
          <w:highlight w:val="white"/>
        </w:rPr>
      </w:pPr>
      <w:r w:rsidRPr="00903DBA">
        <w:rPr>
          <w:highlight w:val="white"/>
        </w:rPr>
        <w:t xml:space="preserve">  | relation_expression LESS_THAN_EQUAL shift_expression {</w:t>
      </w:r>
    </w:p>
    <w:p w14:paraId="2FCFB33F" w14:textId="77777777" w:rsidR="005B1C6D" w:rsidRPr="00903DBA" w:rsidRDefault="005B1C6D" w:rsidP="005B1C6D">
      <w:pPr>
        <w:pStyle w:val="Code"/>
        <w:rPr>
          <w:highlight w:val="white"/>
        </w:rPr>
      </w:pPr>
      <w:r w:rsidRPr="00903DBA">
        <w:rPr>
          <w:highlight w:val="white"/>
        </w:rPr>
        <w:t xml:space="preserve">      $$ = ($1 &lt;= $3) ? 1 : 0;</w:t>
      </w:r>
    </w:p>
    <w:p w14:paraId="4E1C3A59" w14:textId="77777777" w:rsidR="005B1C6D" w:rsidRPr="00903DBA" w:rsidRDefault="005B1C6D" w:rsidP="005B1C6D">
      <w:pPr>
        <w:pStyle w:val="Code"/>
        <w:rPr>
          <w:highlight w:val="white"/>
        </w:rPr>
      </w:pPr>
      <w:r w:rsidRPr="00903DBA">
        <w:rPr>
          <w:highlight w:val="white"/>
        </w:rPr>
        <w:t xml:space="preserve">    }</w:t>
      </w:r>
    </w:p>
    <w:p w14:paraId="2BF74698" w14:textId="77777777" w:rsidR="005B1C6D" w:rsidRPr="00903DBA" w:rsidRDefault="005B1C6D" w:rsidP="005B1C6D">
      <w:pPr>
        <w:pStyle w:val="Code"/>
        <w:rPr>
          <w:highlight w:val="white"/>
        </w:rPr>
      </w:pPr>
      <w:r w:rsidRPr="00903DBA">
        <w:rPr>
          <w:highlight w:val="white"/>
        </w:rPr>
        <w:t xml:space="preserve">  | relation_expression GREATER_THAN shift_expression {</w:t>
      </w:r>
    </w:p>
    <w:p w14:paraId="485BFC07" w14:textId="77777777" w:rsidR="005B1C6D" w:rsidRPr="00903DBA" w:rsidRDefault="005B1C6D" w:rsidP="005B1C6D">
      <w:pPr>
        <w:pStyle w:val="Code"/>
        <w:rPr>
          <w:highlight w:val="white"/>
        </w:rPr>
      </w:pPr>
      <w:r w:rsidRPr="00903DBA">
        <w:rPr>
          <w:highlight w:val="white"/>
        </w:rPr>
        <w:t xml:space="preserve">      $$ = ($1 &gt; $3) ? 1 : 0;</w:t>
      </w:r>
    </w:p>
    <w:p w14:paraId="0BE064F9" w14:textId="77777777" w:rsidR="005B1C6D" w:rsidRPr="00903DBA" w:rsidRDefault="005B1C6D" w:rsidP="005B1C6D">
      <w:pPr>
        <w:pStyle w:val="Code"/>
        <w:rPr>
          <w:highlight w:val="white"/>
        </w:rPr>
      </w:pPr>
      <w:r w:rsidRPr="00903DBA">
        <w:rPr>
          <w:highlight w:val="white"/>
        </w:rPr>
        <w:t xml:space="preserve">    }</w:t>
      </w:r>
    </w:p>
    <w:p w14:paraId="3A8E626C" w14:textId="77777777" w:rsidR="005B1C6D" w:rsidRPr="00903DBA" w:rsidRDefault="005B1C6D" w:rsidP="005B1C6D">
      <w:pPr>
        <w:pStyle w:val="Code"/>
        <w:rPr>
          <w:highlight w:val="white"/>
        </w:rPr>
      </w:pPr>
      <w:r w:rsidRPr="00903DBA">
        <w:rPr>
          <w:highlight w:val="white"/>
        </w:rPr>
        <w:t xml:space="preserve">  | relation_expression GREATER_THAN_EQUAL shift_expression {</w:t>
      </w:r>
    </w:p>
    <w:p w14:paraId="0362AB65" w14:textId="77777777" w:rsidR="005B1C6D" w:rsidRPr="00903DBA" w:rsidRDefault="005B1C6D" w:rsidP="005B1C6D">
      <w:pPr>
        <w:pStyle w:val="Code"/>
        <w:rPr>
          <w:highlight w:val="white"/>
        </w:rPr>
      </w:pPr>
      <w:r w:rsidRPr="00903DBA">
        <w:rPr>
          <w:highlight w:val="white"/>
        </w:rPr>
        <w:t xml:space="preserve">      $$ = ($1 &gt;=$3) ? 1 : 0;</w:t>
      </w:r>
    </w:p>
    <w:p w14:paraId="7B55F337" w14:textId="77777777" w:rsidR="005B1C6D" w:rsidRPr="00903DBA" w:rsidRDefault="005B1C6D" w:rsidP="005B1C6D">
      <w:pPr>
        <w:pStyle w:val="Code"/>
        <w:rPr>
          <w:highlight w:val="white"/>
        </w:rPr>
      </w:pPr>
      <w:r w:rsidRPr="00903DBA">
        <w:rPr>
          <w:highlight w:val="white"/>
        </w:rPr>
        <w:t xml:space="preserve">    };</w:t>
      </w:r>
    </w:p>
    <w:p w14:paraId="2B6087A8" w14:textId="77777777" w:rsidR="005B1C6D" w:rsidRPr="00903DBA" w:rsidRDefault="005B1C6D" w:rsidP="005B1C6D">
      <w:pPr>
        <w:pStyle w:val="Code"/>
        <w:rPr>
          <w:highlight w:val="white"/>
        </w:rPr>
      </w:pPr>
    </w:p>
    <w:p w14:paraId="3141097B" w14:textId="77777777" w:rsidR="005B1C6D" w:rsidRPr="00903DBA" w:rsidRDefault="005B1C6D" w:rsidP="005B1C6D">
      <w:pPr>
        <w:pStyle w:val="Code"/>
        <w:rPr>
          <w:highlight w:val="white"/>
        </w:rPr>
      </w:pPr>
      <w:r w:rsidRPr="00903DBA">
        <w:rPr>
          <w:highlight w:val="white"/>
        </w:rPr>
        <w:t>shift_expression:</w:t>
      </w:r>
    </w:p>
    <w:p w14:paraId="2715782B" w14:textId="77777777" w:rsidR="005B1C6D" w:rsidRPr="00903DBA" w:rsidRDefault="005B1C6D" w:rsidP="005B1C6D">
      <w:pPr>
        <w:pStyle w:val="Code"/>
        <w:rPr>
          <w:highlight w:val="white"/>
        </w:rPr>
      </w:pPr>
      <w:r w:rsidRPr="00903DBA">
        <w:rPr>
          <w:highlight w:val="white"/>
        </w:rPr>
        <w:t xml:space="preserve">    add_expression {</w:t>
      </w:r>
    </w:p>
    <w:p w14:paraId="7DAFE435" w14:textId="77777777" w:rsidR="005B1C6D" w:rsidRPr="00903DBA" w:rsidRDefault="005B1C6D" w:rsidP="005B1C6D">
      <w:pPr>
        <w:pStyle w:val="Code"/>
        <w:rPr>
          <w:highlight w:val="white"/>
        </w:rPr>
      </w:pPr>
      <w:r w:rsidRPr="00903DBA">
        <w:rPr>
          <w:highlight w:val="white"/>
        </w:rPr>
        <w:t xml:space="preserve">      $$ = $1;</w:t>
      </w:r>
    </w:p>
    <w:p w14:paraId="5FD2B63F" w14:textId="77777777" w:rsidR="005B1C6D" w:rsidRPr="00903DBA" w:rsidRDefault="005B1C6D" w:rsidP="005B1C6D">
      <w:pPr>
        <w:pStyle w:val="Code"/>
        <w:rPr>
          <w:highlight w:val="white"/>
        </w:rPr>
      </w:pPr>
      <w:r w:rsidRPr="00903DBA">
        <w:rPr>
          <w:highlight w:val="white"/>
        </w:rPr>
        <w:t xml:space="preserve">    }</w:t>
      </w:r>
    </w:p>
    <w:p w14:paraId="31A6656E" w14:textId="77777777" w:rsidR="005B1C6D" w:rsidRPr="00903DBA" w:rsidRDefault="005B1C6D" w:rsidP="005B1C6D">
      <w:pPr>
        <w:pStyle w:val="Code"/>
        <w:rPr>
          <w:highlight w:val="white"/>
        </w:rPr>
      </w:pPr>
      <w:r w:rsidRPr="00903DBA">
        <w:rPr>
          <w:highlight w:val="white"/>
        </w:rPr>
        <w:t xml:space="preserve">  | shift_expression LEFT_SHIFT add_expression {</w:t>
      </w:r>
    </w:p>
    <w:p w14:paraId="578DFEEE" w14:textId="77777777" w:rsidR="005B1C6D" w:rsidRPr="00903DBA" w:rsidRDefault="005B1C6D" w:rsidP="005B1C6D">
      <w:pPr>
        <w:pStyle w:val="Code"/>
        <w:rPr>
          <w:highlight w:val="white"/>
        </w:rPr>
      </w:pPr>
      <w:r w:rsidRPr="00903DBA">
        <w:rPr>
          <w:highlight w:val="white"/>
        </w:rPr>
        <w:t xml:space="preserve">      $$ = $1 &lt;&lt; $3;</w:t>
      </w:r>
    </w:p>
    <w:p w14:paraId="7D79E5B8" w14:textId="77777777" w:rsidR="005B1C6D" w:rsidRPr="00903DBA" w:rsidRDefault="005B1C6D" w:rsidP="005B1C6D">
      <w:pPr>
        <w:pStyle w:val="Code"/>
        <w:rPr>
          <w:highlight w:val="white"/>
        </w:rPr>
      </w:pPr>
      <w:r w:rsidRPr="00903DBA">
        <w:rPr>
          <w:highlight w:val="white"/>
        </w:rPr>
        <w:t xml:space="preserve">    }</w:t>
      </w:r>
    </w:p>
    <w:p w14:paraId="486ECE50" w14:textId="77777777" w:rsidR="005B1C6D" w:rsidRPr="00903DBA" w:rsidRDefault="005B1C6D" w:rsidP="005B1C6D">
      <w:pPr>
        <w:pStyle w:val="Code"/>
        <w:rPr>
          <w:highlight w:val="white"/>
        </w:rPr>
      </w:pPr>
      <w:r w:rsidRPr="00903DBA">
        <w:rPr>
          <w:highlight w:val="white"/>
        </w:rPr>
        <w:t xml:space="preserve">  | shift_expression RIGHT_SHIFT add_expression {</w:t>
      </w:r>
    </w:p>
    <w:p w14:paraId="5DEDA050" w14:textId="77777777" w:rsidR="005B1C6D" w:rsidRPr="00903DBA" w:rsidRDefault="005B1C6D" w:rsidP="005B1C6D">
      <w:pPr>
        <w:pStyle w:val="Code"/>
        <w:rPr>
          <w:highlight w:val="white"/>
        </w:rPr>
      </w:pPr>
      <w:r w:rsidRPr="00903DBA">
        <w:rPr>
          <w:highlight w:val="white"/>
        </w:rPr>
        <w:t xml:space="preserve">      $$ = $1 &gt;&gt; $3;</w:t>
      </w:r>
    </w:p>
    <w:p w14:paraId="002C0152" w14:textId="77777777" w:rsidR="005B1C6D" w:rsidRPr="00903DBA" w:rsidRDefault="005B1C6D" w:rsidP="005B1C6D">
      <w:pPr>
        <w:pStyle w:val="Code"/>
        <w:rPr>
          <w:highlight w:val="white"/>
        </w:rPr>
      </w:pPr>
      <w:r w:rsidRPr="00903DBA">
        <w:rPr>
          <w:highlight w:val="white"/>
        </w:rPr>
        <w:t xml:space="preserve">    };</w:t>
      </w:r>
    </w:p>
    <w:p w14:paraId="333B5B9D" w14:textId="77777777" w:rsidR="005B1C6D" w:rsidRPr="00903DBA" w:rsidRDefault="005B1C6D" w:rsidP="005B1C6D">
      <w:pPr>
        <w:pStyle w:val="Code"/>
        <w:rPr>
          <w:highlight w:val="white"/>
        </w:rPr>
      </w:pPr>
    </w:p>
    <w:p w14:paraId="0736720D" w14:textId="77777777" w:rsidR="005B1C6D" w:rsidRPr="00903DBA" w:rsidRDefault="005B1C6D" w:rsidP="005B1C6D">
      <w:pPr>
        <w:pStyle w:val="Code"/>
        <w:rPr>
          <w:highlight w:val="white"/>
        </w:rPr>
      </w:pPr>
      <w:r w:rsidRPr="00903DBA">
        <w:rPr>
          <w:highlight w:val="white"/>
        </w:rPr>
        <w:t>add_expression:</w:t>
      </w:r>
    </w:p>
    <w:p w14:paraId="4EC220AF" w14:textId="77777777" w:rsidR="005B1C6D" w:rsidRPr="00903DBA" w:rsidRDefault="005B1C6D" w:rsidP="005B1C6D">
      <w:pPr>
        <w:pStyle w:val="Code"/>
        <w:rPr>
          <w:highlight w:val="white"/>
        </w:rPr>
      </w:pPr>
      <w:r w:rsidRPr="00903DBA">
        <w:rPr>
          <w:highlight w:val="white"/>
        </w:rPr>
        <w:t xml:space="preserve">    multiply_expression {</w:t>
      </w:r>
    </w:p>
    <w:p w14:paraId="086CA9C0" w14:textId="77777777" w:rsidR="005B1C6D" w:rsidRPr="00903DBA" w:rsidRDefault="005B1C6D" w:rsidP="005B1C6D">
      <w:pPr>
        <w:pStyle w:val="Code"/>
        <w:rPr>
          <w:highlight w:val="white"/>
        </w:rPr>
      </w:pPr>
      <w:r w:rsidRPr="00903DBA">
        <w:rPr>
          <w:highlight w:val="white"/>
        </w:rPr>
        <w:t xml:space="preserve">      $$ = $1;</w:t>
      </w:r>
    </w:p>
    <w:p w14:paraId="4BB8EBDD" w14:textId="77777777" w:rsidR="005B1C6D" w:rsidRPr="00903DBA" w:rsidRDefault="005B1C6D" w:rsidP="005B1C6D">
      <w:pPr>
        <w:pStyle w:val="Code"/>
        <w:rPr>
          <w:highlight w:val="white"/>
        </w:rPr>
      </w:pPr>
      <w:r w:rsidRPr="00903DBA">
        <w:rPr>
          <w:highlight w:val="white"/>
        </w:rPr>
        <w:t xml:space="preserve">    }</w:t>
      </w:r>
    </w:p>
    <w:p w14:paraId="103D5135" w14:textId="77777777" w:rsidR="005B1C6D" w:rsidRPr="00903DBA" w:rsidRDefault="005B1C6D" w:rsidP="005B1C6D">
      <w:pPr>
        <w:pStyle w:val="Code"/>
        <w:rPr>
          <w:highlight w:val="white"/>
        </w:rPr>
      </w:pPr>
      <w:r w:rsidRPr="00903DBA">
        <w:rPr>
          <w:highlight w:val="white"/>
        </w:rPr>
        <w:t xml:space="preserve">  | add_expression ADD multiply_expression {</w:t>
      </w:r>
    </w:p>
    <w:p w14:paraId="1B612284" w14:textId="77777777" w:rsidR="005B1C6D" w:rsidRPr="00903DBA" w:rsidRDefault="005B1C6D" w:rsidP="005B1C6D">
      <w:pPr>
        <w:pStyle w:val="Code"/>
        <w:rPr>
          <w:highlight w:val="white"/>
        </w:rPr>
      </w:pPr>
      <w:r w:rsidRPr="00903DBA">
        <w:rPr>
          <w:highlight w:val="white"/>
        </w:rPr>
        <w:t xml:space="preserve">      $$ = $1 + $3;</w:t>
      </w:r>
    </w:p>
    <w:p w14:paraId="7875E7A2" w14:textId="77777777" w:rsidR="005B1C6D" w:rsidRPr="00903DBA" w:rsidRDefault="005B1C6D" w:rsidP="005B1C6D">
      <w:pPr>
        <w:pStyle w:val="Code"/>
        <w:rPr>
          <w:highlight w:val="white"/>
        </w:rPr>
      </w:pPr>
      <w:r w:rsidRPr="00903DBA">
        <w:rPr>
          <w:highlight w:val="white"/>
        </w:rPr>
        <w:t xml:space="preserve">    }</w:t>
      </w:r>
    </w:p>
    <w:p w14:paraId="5E442F34" w14:textId="77777777" w:rsidR="005B1C6D" w:rsidRPr="00903DBA" w:rsidRDefault="005B1C6D" w:rsidP="005B1C6D">
      <w:pPr>
        <w:pStyle w:val="Code"/>
        <w:rPr>
          <w:highlight w:val="white"/>
        </w:rPr>
      </w:pPr>
      <w:r w:rsidRPr="00903DBA">
        <w:rPr>
          <w:highlight w:val="white"/>
        </w:rPr>
        <w:t xml:space="preserve">  | add_expression SUBTRACT multiply_expression {</w:t>
      </w:r>
    </w:p>
    <w:p w14:paraId="78D3D9BE" w14:textId="77777777" w:rsidR="005B1C6D" w:rsidRPr="00903DBA" w:rsidRDefault="005B1C6D" w:rsidP="005B1C6D">
      <w:pPr>
        <w:pStyle w:val="Code"/>
        <w:rPr>
          <w:highlight w:val="white"/>
        </w:rPr>
      </w:pPr>
      <w:r w:rsidRPr="00903DBA">
        <w:rPr>
          <w:highlight w:val="white"/>
        </w:rPr>
        <w:t xml:space="preserve">      $$ = $1 - $3;</w:t>
      </w:r>
    </w:p>
    <w:p w14:paraId="725557E4" w14:textId="77777777" w:rsidR="005B1C6D" w:rsidRPr="00903DBA" w:rsidRDefault="005B1C6D" w:rsidP="005B1C6D">
      <w:pPr>
        <w:pStyle w:val="Code"/>
        <w:rPr>
          <w:highlight w:val="white"/>
        </w:rPr>
      </w:pPr>
      <w:r w:rsidRPr="00903DBA">
        <w:rPr>
          <w:highlight w:val="white"/>
        </w:rPr>
        <w:t xml:space="preserve">    };</w:t>
      </w:r>
    </w:p>
    <w:p w14:paraId="4F19A80F" w14:textId="77777777" w:rsidR="005B1C6D" w:rsidRPr="00903DBA" w:rsidRDefault="005B1C6D" w:rsidP="005B1C6D">
      <w:pPr>
        <w:pStyle w:val="Code"/>
        <w:rPr>
          <w:highlight w:val="white"/>
        </w:rPr>
      </w:pPr>
    </w:p>
    <w:p w14:paraId="26512663" w14:textId="77777777" w:rsidR="005B1C6D" w:rsidRPr="00903DBA" w:rsidRDefault="005B1C6D" w:rsidP="005B1C6D">
      <w:pPr>
        <w:pStyle w:val="Code"/>
        <w:rPr>
          <w:highlight w:val="white"/>
        </w:rPr>
      </w:pPr>
      <w:r w:rsidRPr="00903DBA">
        <w:rPr>
          <w:highlight w:val="white"/>
        </w:rPr>
        <w:t>multiply_expression:</w:t>
      </w:r>
    </w:p>
    <w:p w14:paraId="123A5CC3" w14:textId="77777777" w:rsidR="005B1C6D" w:rsidRPr="00903DBA" w:rsidRDefault="005B1C6D" w:rsidP="005B1C6D">
      <w:pPr>
        <w:pStyle w:val="Code"/>
        <w:rPr>
          <w:highlight w:val="white"/>
        </w:rPr>
      </w:pPr>
      <w:r w:rsidRPr="00903DBA">
        <w:rPr>
          <w:highlight w:val="white"/>
        </w:rPr>
        <w:t xml:space="preserve">    prefix_expression {</w:t>
      </w:r>
    </w:p>
    <w:p w14:paraId="6405728A" w14:textId="77777777" w:rsidR="005B1C6D" w:rsidRPr="00903DBA" w:rsidRDefault="005B1C6D" w:rsidP="005B1C6D">
      <w:pPr>
        <w:pStyle w:val="Code"/>
        <w:rPr>
          <w:highlight w:val="white"/>
        </w:rPr>
      </w:pPr>
      <w:r w:rsidRPr="00903DBA">
        <w:rPr>
          <w:highlight w:val="white"/>
        </w:rPr>
        <w:t xml:space="preserve">      $$ = $1;</w:t>
      </w:r>
    </w:p>
    <w:p w14:paraId="4007FFD5" w14:textId="77777777" w:rsidR="005B1C6D" w:rsidRPr="00903DBA" w:rsidRDefault="005B1C6D" w:rsidP="005B1C6D">
      <w:pPr>
        <w:pStyle w:val="Code"/>
        <w:rPr>
          <w:highlight w:val="white"/>
        </w:rPr>
      </w:pPr>
      <w:r w:rsidRPr="00903DBA">
        <w:rPr>
          <w:highlight w:val="white"/>
        </w:rPr>
        <w:t xml:space="preserve">    }</w:t>
      </w:r>
    </w:p>
    <w:p w14:paraId="0DEE7735" w14:textId="77777777" w:rsidR="005B1C6D" w:rsidRPr="00903DBA" w:rsidRDefault="005B1C6D" w:rsidP="005B1C6D">
      <w:pPr>
        <w:pStyle w:val="Code"/>
        <w:rPr>
          <w:highlight w:val="white"/>
        </w:rPr>
      </w:pPr>
      <w:r w:rsidRPr="00903DBA">
        <w:rPr>
          <w:highlight w:val="white"/>
        </w:rPr>
        <w:t xml:space="preserve">  | multiply_expression MULTIPLY prefix_expression {</w:t>
      </w:r>
    </w:p>
    <w:p w14:paraId="105FE427" w14:textId="77777777" w:rsidR="005B1C6D" w:rsidRPr="00903DBA" w:rsidRDefault="005B1C6D" w:rsidP="005B1C6D">
      <w:pPr>
        <w:pStyle w:val="Code"/>
        <w:rPr>
          <w:highlight w:val="white"/>
        </w:rPr>
      </w:pPr>
      <w:r w:rsidRPr="00903DBA">
        <w:rPr>
          <w:highlight w:val="white"/>
        </w:rPr>
        <w:t xml:space="preserve">      $$ = $1 * $3;</w:t>
      </w:r>
    </w:p>
    <w:p w14:paraId="49C072FA" w14:textId="77777777" w:rsidR="005B1C6D" w:rsidRPr="00903DBA" w:rsidRDefault="005B1C6D" w:rsidP="005B1C6D">
      <w:pPr>
        <w:pStyle w:val="Code"/>
        <w:rPr>
          <w:highlight w:val="white"/>
        </w:rPr>
      </w:pPr>
      <w:r w:rsidRPr="00903DBA">
        <w:rPr>
          <w:highlight w:val="white"/>
        </w:rPr>
        <w:t xml:space="preserve">    }</w:t>
      </w:r>
    </w:p>
    <w:p w14:paraId="7707AD3E" w14:textId="77777777" w:rsidR="005B1C6D" w:rsidRPr="00903DBA" w:rsidRDefault="005B1C6D" w:rsidP="005B1C6D">
      <w:pPr>
        <w:pStyle w:val="Code"/>
        <w:rPr>
          <w:highlight w:val="white"/>
        </w:rPr>
      </w:pPr>
      <w:r w:rsidRPr="00903DBA">
        <w:rPr>
          <w:highlight w:val="white"/>
        </w:rPr>
        <w:t xml:space="preserve">  | multiply_expression DIVIDE prefix_expression {</w:t>
      </w:r>
    </w:p>
    <w:p w14:paraId="7C8E2E36" w14:textId="77777777" w:rsidR="005B1C6D" w:rsidRPr="00903DBA" w:rsidRDefault="005B1C6D" w:rsidP="005B1C6D">
      <w:pPr>
        <w:pStyle w:val="Code"/>
        <w:rPr>
          <w:highlight w:val="white"/>
        </w:rPr>
      </w:pPr>
      <w:r w:rsidRPr="00903DBA">
        <w:rPr>
          <w:highlight w:val="white"/>
        </w:rPr>
        <w:t xml:space="preserve">      $$ = $1 / $3;</w:t>
      </w:r>
    </w:p>
    <w:p w14:paraId="758FD635" w14:textId="77777777" w:rsidR="005B1C6D" w:rsidRPr="00903DBA" w:rsidRDefault="005B1C6D" w:rsidP="005B1C6D">
      <w:pPr>
        <w:pStyle w:val="Code"/>
        <w:rPr>
          <w:highlight w:val="white"/>
        </w:rPr>
      </w:pPr>
      <w:r w:rsidRPr="00903DBA">
        <w:rPr>
          <w:highlight w:val="white"/>
        </w:rPr>
        <w:t xml:space="preserve">    }</w:t>
      </w:r>
    </w:p>
    <w:p w14:paraId="2A19B48E" w14:textId="77777777" w:rsidR="005B1C6D" w:rsidRPr="00903DBA" w:rsidRDefault="005B1C6D" w:rsidP="005B1C6D">
      <w:pPr>
        <w:pStyle w:val="Code"/>
        <w:rPr>
          <w:highlight w:val="white"/>
        </w:rPr>
      </w:pPr>
      <w:r w:rsidRPr="00903DBA">
        <w:rPr>
          <w:highlight w:val="white"/>
        </w:rPr>
        <w:t xml:space="preserve">  | multiply_expression MODULO prefix_expression {</w:t>
      </w:r>
    </w:p>
    <w:p w14:paraId="37306475" w14:textId="77777777" w:rsidR="005B1C6D" w:rsidRPr="00903DBA" w:rsidRDefault="005B1C6D" w:rsidP="005B1C6D">
      <w:pPr>
        <w:pStyle w:val="Code"/>
        <w:rPr>
          <w:highlight w:val="white"/>
        </w:rPr>
      </w:pPr>
      <w:r w:rsidRPr="00903DBA">
        <w:rPr>
          <w:highlight w:val="white"/>
        </w:rPr>
        <w:t xml:space="preserve">      $$ = $1 % $3;</w:t>
      </w:r>
    </w:p>
    <w:p w14:paraId="568AB12C" w14:textId="77777777" w:rsidR="005B1C6D" w:rsidRPr="00903DBA" w:rsidRDefault="005B1C6D" w:rsidP="005B1C6D">
      <w:pPr>
        <w:pStyle w:val="Code"/>
        <w:rPr>
          <w:highlight w:val="white"/>
        </w:rPr>
      </w:pPr>
      <w:r w:rsidRPr="00903DBA">
        <w:rPr>
          <w:highlight w:val="white"/>
        </w:rPr>
        <w:t xml:space="preserve">    };</w:t>
      </w:r>
    </w:p>
    <w:p w14:paraId="21BBC891" w14:textId="77777777" w:rsidR="005B1C6D" w:rsidRPr="00903DBA" w:rsidRDefault="005B1C6D" w:rsidP="005B1C6D">
      <w:pPr>
        <w:pStyle w:val="Code"/>
        <w:rPr>
          <w:highlight w:val="white"/>
        </w:rPr>
      </w:pPr>
    </w:p>
    <w:p w14:paraId="3C0A2583" w14:textId="77777777" w:rsidR="005B1C6D" w:rsidRPr="00903DBA" w:rsidRDefault="005B1C6D" w:rsidP="005B1C6D">
      <w:pPr>
        <w:pStyle w:val="Code"/>
        <w:rPr>
          <w:highlight w:val="white"/>
        </w:rPr>
      </w:pPr>
      <w:r w:rsidRPr="00903DBA">
        <w:rPr>
          <w:highlight w:val="white"/>
        </w:rPr>
        <w:t>prefix_expression:</w:t>
      </w:r>
    </w:p>
    <w:p w14:paraId="6C4DED53" w14:textId="77777777" w:rsidR="005B1C6D" w:rsidRPr="00903DBA" w:rsidRDefault="005B1C6D" w:rsidP="005B1C6D">
      <w:pPr>
        <w:pStyle w:val="Code"/>
        <w:rPr>
          <w:highlight w:val="white"/>
        </w:rPr>
      </w:pPr>
      <w:r w:rsidRPr="00903DBA">
        <w:rPr>
          <w:highlight w:val="white"/>
        </w:rPr>
        <w:t xml:space="preserve">    primary_expression {</w:t>
      </w:r>
    </w:p>
    <w:p w14:paraId="04968816" w14:textId="77777777" w:rsidR="005B1C6D" w:rsidRPr="00903DBA" w:rsidRDefault="005B1C6D" w:rsidP="005B1C6D">
      <w:pPr>
        <w:pStyle w:val="Code"/>
        <w:rPr>
          <w:highlight w:val="white"/>
        </w:rPr>
      </w:pPr>
      <w:r w:rsidRPr="00903DBA">
        <w:rPr>
          <w:highlight w:val="white"/>
        </w:rPr>
        <w:t xml:space="preserve">      $$ = $1; </w:t>
      </w:r>
    </w:p>
    <w:p w14:paraId="1DEF5C15" w14:textId="77777777" w:rsidR="005B1C6D" w:rsidRPr="00903DBA" w:rsidRDefault="005B1C6D" w:rsidP="005B1C6D">
      <w:pPr>
        <w:pStyle w:val="Code"/>
        <w:rPr>
          <w:highlight w:val="white"/>
        </w:rPr>
      </w:pPr>
      <w:r w:rsidRPr="00903DBA">
        <w:rPr>
          <w:highlight w:val="white"/>
        </w:rPr>
        <w:t xml:space="preserve">    }</w:t>
      </w:r>
    </w:p>
    <w:p w14:paraId="02AC4BED" w14:textId="77777777" w:rsidR="005B1C6D" w:rsidRPr="00903DBA" w:rsidRDefault="005B1C6D" w:rsidP="005B1C6D">
      <w:pPr>
        <w:pStyle w:val="Code"/>
        <w:rPr>
          <w:highlight w:val="white"/>
        </w:rPr>
      </w:pPr>
      <w:r w:rsidRPr="00903DBA">
        <w:rPr>
          <w:highlight w:val="white"/>
        </w:rPr>
        <w:t xml:space="preserve">  | ADD prefix_expression {</w:t>
      </w:r>
    </w:p>
    <w:p w14:paraId="26E982B7" w14:textId="77777777" w:rsidR="005B1C6D" w:rsidRPr="00903DBA" w:rsidRDefault="005B1C6D" w:rsidP="005B1C6D">
      <w:pPr>
        <w:pStyle w:val="Code"/>
        <w:rPr>
          <w:highlight w:val="white"/>
        </w:rPr>
      </w:pPr>
      <w:r w:rsidRPr="00903DBA">
        <w:rPr>
          <w:highlight w:val="white"/>
        </w:rPr>
        <w:t xml:space="preserve">      $$ = $2;</w:t>
      </w:r>
    </w:p>
    <w:p w14:paraId="67486220" w14:textId="77777777" w:rsidR="005B1C6D" w:rsidRPr="00903DBA" w:rsidRDefault="005B1C6D" w:rsidP="005B1C6D">
      <w:pPr>
        <w:pStyle w:val="Code"/>
        <w:rPr>
          <w:highlight w:val="white"/>
        </w:rPr>
      </w:pPr>
      <w:r w:rsidRPr="00903DBA">
        <w:rPr>
          <w:highlight w:val="white"/>
        </w:rPr>
        <w:t xml:space="preserve">    }</w:t>
      </w:r>
    </w:p>
    <w:p w14:paraId="5EE94695" w14:textId="77777777" w:rsidR="005B1C6D" w:rsidRPr="00903DBA" w:rsidRDefault="005B1C6D" w:rsidP="005B1C6D">
      <w:pPr>
        <w:pStyle w:val="Code"/>
        <w:rPr>
          <w:highlight w:val="white"/>
        </w:rPr>
      </w:pPr>
      <w:r w:rsidRPr="00903DBA">
        <w:rPr>
          <w:highlight w:val="white"/>
        </w:rPr>
        <w:t xml:space="preserve">  | SUBTRACT prefix_expression {</w:t>
      </w:r>
    </w:p>
    <w:p w14:paraId="36459D9E" w14:textId="77777777" w:rsidR="005B1C6D" w:rsidRPr="00903DBA" w:rsidRDefault="005B1C6D" w:rsidP="005B1C6D">
      <w:pPr>
        <w:pStyle w:val="Code"/>
        <w:rPr>
          <w:highlight w:val="white"/>
        </w:rPr>
      </w:pPr>
      <w:r w:rsidRPr="00903DBA">
        <w:rPr>
          <w:highlight w:val="white"/>
        </w:rPr>
        <w:t xml:space="preserve">      $$ = -$2;</w:t>
      </w:r>
    </w:p>
    <w:p w14:paraId="27BC87EC" w14:textId="77777777" w:rsidR="005B1C6D" w:rsidRPr="00903DBA" w:rsidRDefault="005B1C6D" w:rsidP="005B1C6D">
      <w:pPr>
        <w:pStyle w:val="Code"/>
        <w:rPr>
          <w:highlight w:val="white"/>
        </w:rPr>
      </w:pPr>
      <w:r w:rsidRPr="00903DBA">
        <w:rPr>
          <w:highlight w:val="white"/>
        </w:rPr>
        <w:t xml:space="preserve">    }</w:t>
      </w:r>
    </w:p>
    <w:p w14:paraId="06B73431" w14:textId="77777777" w:rsidR="005B1C6D" w:rsidRPr="00903DBA" w:rsidRDefault="005B1C6D" w:rsidP="005B1C6D">
      <w:pPr>
        <w:pStyle w:val="Code"/>
        <w:rPr>
          <w:highlight w:val="white"/>
        </w:rPr>
      </w:pPr>
      <w:r w:rsidRPr="00903DBA">
        <w:rPr>
          <w:highlight w:val="white"/>
        </w:rPr>
        <w:t xml:space="preserve">  | BITWISE_NOT prefix_expression {</w:t>
      </w:r>
    </w:p>
    <w:p w14:paraId="3D59EBE8" w14:textId="77777777" w:rsidR="005B1C6D" w:rsidRPr="00903DBA" w:rsidRDefault="005B1C6D" w:rsidP="005B1C6D">
      <w:pPr>
        <w:pStyle w:val="Code"/>
        <w:rPr>
          <w:highlight w:val="white"/>
        </w:rPr>
      </w:pPr>
      <w:r w:rsidRPr="00903DBA">
        <w:rPr>
          <w:highlight w:val="white"/>
        </w:rPr>
        <w:t xml:space="preserve">      $$ = ~$2;</w:t>
      </w:r>
    </w:p>
    <w:p w14:paraId="3DBBEE49" w14:textId="77777777" w:rsidR="005B1C6D" w:rsidRPr="00903DBA" w:rsidRDefault="005B1C6D" w:rsidP="005B1C6D">
      <w:pPr>
        <w:pStyle w:val="Code"/>
        <w:rPr>
          <w:highlight w:val="white"/>
        </w:rPr>
      </w:pPr>
      <w:r w:rsidRPr="00903DBA">
        <w:rPr>
          <w:highlight w:val="white"/>
        </w:rPr>
        <w:t xml:space="preserve">    }</w:t>
      </w:r>
    </w:p>
    <w:p w14:paraId="6DB1398A" w14:textId="77777777" w:rsidR="005B1C6D" w:rsidRPr="00903DBA" w:rsidRDefault="005B1C6D" w:rsidP="005B1C6D">
      <w:r w:rsidRPr="00903DBA">
        <w:t>An expression is considered to be true if it does not equal zero.</w:t>
      </w:r>
    </w:p>
    <w:p w14:paraId="42F946DD" w14:textId="77777777" w:rsidR="005B1C6D" w:rsidRPr="00903DBA" w:rsidRDefault="005B1C6D" w:rsidP="005B1C6D">
      <w:pPr>
        <w:pStyle w:val="Code"/>
        <w:rPr>
          <w:highlight w:val="white"/>
        </w:rPr>
      </w:pPr>
      <w:r w:rsidRPr="00903DBA">
        <w:rPr>
          <w:highlight w:val="white"/>
        </w:rPr>
        <w:t xml:space="preserve">  | LOGICAL_NOT prefix_expression {</w:t>
      </w:r>
    </w:p>
    <w:p w14:paraId="70205D21" w14:textId="77777777" w:rsidR="005B1C6D" w:rsidRPr="00903DBA" w:rsidRDefault="005B1C6D" w:rsidP="005B1C6D">
      <w:pPr>
        <w:pStyle w:val="Code"/>
        <w:rPr>
          <w:highlight w:val="white"/>
        </w:rPr>
      </w:pPr>
      <w:r w:rsidRPr="00903DBA">
        <w:rPr>
          <w:highlight w:val="white"/>
        </w:rPr>
        <w:t xml:space="preserve">      $$ = ($2 == 0) ? 1 : 0;</w:t>
      </w:r>
    </w:p>
    <w:p w14:paraId="24A1BAD1" w14:textId="77777777" w:rsidR="005B1C6D" w:rsidRPr="00903DBA" w:rsidRDefault="005B1C6D" w:rsidP="005B1C6D">
      <w:pPr>
        <w:pStyle w:val="Code"/>
        <w:rPr>
          <w:highlight w:val="white"/>
        </w:rPr>
      </w:pPr>
      <w:r w:rsidRPr="00903DBA">
        <w:rPr>
          <w:highlight w:val="white"/>
        </w:rPr>
        <w:t xml:space="preserve">    };</w:t>
      </w:r>
    </w:p>
    <w:p w14:paraId="6B88B944" w14:textId="77777777" w:rsidR="005B1C6D" w:rsidRPr="00903DBA" w:rsidRDefault="005B1C6D" w:rsidP="005B1C6D">
      <w:r w:rsidRPr="00903DBA">
        <w:t>In the preprocessor directive, every identifier is treated as the value zero.</w:t>
      </w:r>
    </w:p>
    <w:p w14:paraId="773861A2" w14:textId="77777777" w:rsidR="005B1C6D" w:rsidRPr="00903DBA" w:rsidRDefault="005B1C6D" w:rsidP="005B1C6D">
      <w:pPr>
        <w:pStyle w:val="Code"/>
        <w:rPr>
          <w:highlight w:val="white"/>
        </w:rPr>
      </w:pPr>
      <w:r w:rsidRPr="00903DBA">
        <w:rPr>
          <w:highlight w:val="white"/>
        </w:rPr>
        <w:t>primary_expression:</w:t>
      </w:r>
    </w:p>
    <w:p w14:paraId="49066E79" w14:textId="77777777" w:rsidR="005B1C6D" w:rsidRPr="00903DBA" w:rsidRDefault="005B1C6D" w:rsidP="005B1C6D">
      <w:pPr>
        <w:pStyle w:val="Code"/>
        <w:rPr>
          <w:highlight w:val="white"/>
        </w:rPr>
      </w:pPr>
      <w:r w:rsidRPr="00903DBA">
        <w:rPr>
          <w:highlight w:val="white"/>
        </w:rPr>
        <w:t xml:space="preserve">    NAME {</w:t>
      </w:r>
    </w:p>
    <w:p w14:paraId="16C90415" w14:textId="77777777" w:rsidR="005B1C6D" w:rsidRPr="00903DBA" w:rsidRDefault="005B1C6D" w:rsidP="005B1C6D">
      <w:pPr>
        <w:pStyle w:val="Code"/>
        <w:rPr>
          <w:highlight w:val="white"/>
        </w:rPr>
      </w:pPr>
      <w:r w:rsidRPr="00903DBA">
        <w:rPr>
          <w:highlight w:val="white"/>
        </w:rPr>
        <w:t xml:space="preserve">      $$ = 1;</w:t>
      </w:r>
    </w:p>
    <w:p w14:paraId="38AE513A" w14:textId="77777777" w:rsidR="005B1C6D" w:rsidRPr="00903DBA" w:rsidRDefault="005B1C6D" w:rsidP="005B1C6D">
      <w:pPr>
        <w:pStyle w:val="Code"/>
        <w:rPr>
          <w:highlight w:val="white"/>
        </w:rPr>
      </w:pPr>
      <w:r w:rsidRPr="00903DBA">
        <w:rPr>
          <w:highlight w:val="white"/>
        </w:rPr>
        <w:t xml:space="preserve">    }</w:t>
      </w:r>
    </w:p>
    <w:p w14:paraId="126EEF5F" w14:textId="77777777" w:rsidR="005B1C6D" w:rsidRPr="00903DBA" w:rsidRDefault="005B1C6D" w:rsidP="005B1C6D">
      <w:pPr>
        <w:pStyle w:val="Code"/>
        <w:rPr>
          <w:highlight w:val="white"/>
        </w:rPr>
      </w:pPr>
      <w:r w:rsidRPr="00903DBA">
        <w:rPr>
          <w:highlight w:val="white"/>
        </w:rPr>
        <w:t xml:space="preserve">  | VALUE {</w:t>
      </w:r>
    </w:p>
    <w:p w14:paraId="44E1C60F" w14:textId="77777777" w:rsidR="005B1C6D" w:rsidRPr="00903DBA" w:rsidRDefault="005B1C6D" w:rsidP="005B1C6D">
      <w:pPr>
        <w:pStyle w:val="Code"/>
        <w:rPr>
          <w:highlight w:val="white"/>
        </w:rPr>
      </w:pPr>
      <w:r w:rsidRPr="00903DBA">
        <w:rPr>
          <w:highlight w:val="white"/>
        </w:rPr>
        <w:t xml:space="preserve">      $$ = $1;</w:t>
      </w:r>
    </w:p>
    <w:p w14:paraId="24781048" w14:textId="77777777" w:rsidR="005B1C6D" w:rsidRPr="00903DBA" w:rsidRDefault="005B1C6D" w:rsidP="005B1C6D">
      <w:pPr>
        <w:pStyle w:val="Code"/>
        <w:rPr>
          <w:highlight w:val="white"/>
        </w:rPr>
      </w:pPr>
      <w:r w:rsidRPr="00903DBA">
        <w:rPr>
          <w:highlight w:val="white"/>
        </w:rPr>
        <w:t xml:space="preserve">    }</w:t>
      </w:r>
    </w:p>
    <w:p w14:paraId="2D156409" w14:textId="77777777" w:rsidR="005B1C6D" w:rsidRPr="00903DBA" w:rsidRDefault="005B1C6D" w:rsidP="005B1C6D">
      <w:r w:rsidRPr="00903DBA">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903DBA" w14:paraId="4AE5FC64" w14:textId="77777777" w:rsidTr="0092795B">
        <w:tc>
          <w:tcPr>
            <w:tcW w:w="4675" w:type="dxa"/>
          </w:tcPr>
          <w:p w14:paraId="28AB8ADB" w14:textId="77777777" w:rsidR="005B1C6D" w:rsidRPr="00903DBA" w:rsidRDefault="005B1C6D" w:rsidP="0092795B">
            <w:pPr>
              <w:pStyle w:val="Code"/>
            </w:pPr>
            <w:r w:rsidRPr="00903DBA">
              <w:t>#if defined (x)</w:t>
            </w:r>
          </w:p>
        </w:tc>
        <w:tc>
          <w:tcPr>
            <w:tcW w:w="4675" w:type="dxa"/>
          </w:tcPr>
          <w:p w14:paraId="57FAC860" w14:textId="77777777" w:rsidR="005B1C6D" w:rsidRPr="00903DBA" w:rsidRDefault="005B1C6D" w:rsidP="0092795B">
            <w:pPr>
              <w:pStyle w:val="Code"/>
            </w:pPr>
            <w:r w:rsidRPr="00903DBA">
              <w:t>#if defined x</w:t>
            </w:r>
          </w:p>
        </w:tc>
      </w:tr>
      <w:tr w:rsidR="005B1C6D" w:rsidRPr="00903DBA" w14:paraId="1061AB54" w14:textId="77777777" w:rsidTr="0092795B">
        <w:tc>
          <w:tcPr>
            <w:tcW w:w="4675" w:type="dxa"/>
          </w:tcPr>
          <w:p w14:paraId="74106948" w14:textId="01CA581A" w:rsidR="005B1C6D" w:rsidRPr="00903DBA" w:rsidRDefault="00411690" w:rsidP="0092795B">
            <w:r w:rsidRPr="00903DBA">
              <w:t xml:space="preserve">(a) </w:t>
            </w:r>
            <w:r w:rsidR="005B1C6D" w:rsidRPr="00903DBA">
              <w:t>With parenthesis</w:t>
            </w:r>
          </w:p>
        </w:tc>
        <w:tc>
          <w:tcPr>
            <w:tcW w:w="4675" w:type="dxa"/>
          </w:tcPr>
          <w:p w14:paraId="34A3F102" w14:textId="2497E58C" w:rsidR="005B1C6D" w:rsidRPr="00903DBA" w:rsidRDefault="00411690" w:rsidP="0092795B">
            <w:r w:rsidRPr="00903DBA">
              <w:t xml:space="preserve">(b) </w:t>
            </w:r>
            <w:r w:rsidR="005B1C6D" w:rsidRPr="00903DBA">
              <w:t>Without parenthesis</w:t>
            </w:r>
          </w:p>
        </w:tc>
      </w:tr>
    </w:tbl>
    <w:p w14:paraId="40C36524" w14:textId="77777777" w:rsidR="006F739F" w:rsidRPr="00903DBA" w:rsidRDefault="006F739F" w:rsidP="006F739F">
      <w:pPr>
        <w:pStyle w:val="CodeHeader"/>
      </w:pPr>
      <w:bookmarkStart w:id="515" w:name="_Ref418278877"/>
      <w:r w:rsidRPr="00903DBA">
        <w:t>ExpressionParser.gppg</w:t>
      </w:r>
    </w:p>
    <w:p w14:paraId="0DF66194" w14:textId="77777777" w:rsidR="005B1C6D" w:rsidRPr="00903DBA" w:rsidRDefault="005B1C6D" w:rsidP="005B1C6D">
      <w:pPr>
        <w:pStyle w:val="Code"/>
        <w:rPr>
          <w:highlight w:val="white"/>
        </w:rPr>
      </w:pPr>
      <w:r w:rsidRPr="00903DBA">
        <w:rPr>
          <w:highlight w:val="white"/>
        </w:rPr>
        <w:t xml:space="preserve">  | DEFINED NAME {</w:t>
      </w:r>
    </w:p>
    <w:p w14:paraId="400A16C0" w14:textId="3265A19A" w:rsidR="005B1C6D" w:rsidRPr="00903DBA" w:rsidRDefault="005B1C6D" w:rsidP="00431A2D">
      <w:pPr>
        <w:pStyle w:val="Code"/>
        <w:rPr>
          <w:highlight w:val="white"/>
        </w:rPr>
      </w:pPr>
      <w:r w:rsidRPr="00903DBA">
        <w:rPr>
          <w:highlight w:val="white"/>
        </w:rPr>
        <w:t xml:space="preserve">      $$ = </w:t>
      </w:r>
      <w:r w:rsidR="00431A2D" w:rsidRPr="00903DBA">
        <w:rPr>
          <w:highlight w:val="white"/>
        </w:rPr>
        <w:t>Preprocessor.MacroMap</w:t>
      </w:r>
      <w:r w:rsidRPr="00903DBA">
        <w:rPr>
          <w:highlight w:val="white"/>
        </w:rPr>
        <w:t>.ContainsKey($2) ? 1 : 0;</w:t>
      </w:r>
    </w:p>
    <w:p w14:paraId="5E178F20" w14:textId="77777777" w:rsidR="005B1C6D" w:rsidRPr="00903DBA" w:rsidRDefault="005B1C6D" w:rsidP="00431A2D">
      <w:pPr>
        <w:pStyle w:val="Code"/>
        <w:rPr>
          <w:highlight w:val="white"/>
        </w:rPr>
      </w:pPr>
      <w:r w:rsidRPr="00903DBA">
        <w:rPr>
          <w:highlight w:val="white"/>
        </w:rPr>
        <w:t xml:space="preserve">    }</w:t>
      </w:r>
    </w:p>
    <w:p w14:paraId="48DAB47D" w14:textId="77777777" w:rsidR="005B1C6D" w:rsidRPr="00903DBA" w:rsidRDefault="005B1C6D" w:rsidP="00431A2D">
      <w:pPr>
        <w:pStyle w:val="Code"/>
        <w:rPr>
          <w:highlight w:val="white"/>
        </w:rPr>
      </w:pPr>
      <w:r w:rsidRPr="00903DBA">
        <w:rPr>
          <w:highlight w:val="white"/>
        </w:rPr>
        <w:t xml:space="preserve">  | DEFINED LEFT_PARENTHESIS NAME RIGHT_PARENTHESIS {</w:t>
      </w:r>
    </w:p>
    <w:p w14:paraId="094AEE8A" w14:textId="4424F326" w:rsidR="005B1C6D" w:rsidRPr="00903DBA" w:rsidRDefault="005B1C6D" w:rsidP="00431A2D">
      <w:pPr>
        <w:pStyle w:val="Code"/>
        <w:rPr>
          <w:highlight w:val="white"/>
        </w:rPr>
      </w:pPr>
      <w:r w:rsidRPr="00903DBA">
        <w:rPr>
          <w:highlight w:val="white"/>
        </w:rPr>
        <w:t xml:space="preserve">      $$ = </w:t>
      </w:r>
      <w:r w:rsidR="00431A2D" w:rsidRPr="00903DBA">
        <w:rPr>
          <w:highlight w:val="white"/>
        </w:rPr>
        <w:t>Preprocessor.MacroMap</w:t>
      </w:r>
      <w:r w:rsidRPr="00903DBA">
        <w:rPr>
          <w:highlight w:val="white"/>
        </w:rPr>
        <w:t>.ContainsKey($3) ? 1 : 0;</w:t>
      </w:r>
    </w:p>
    <w:p w14:paraId="1AADD06B" w14:textId="77777777" w:rsidR="005B1C6D" w:rsidRPr="00903DBA" w:rsidRDefault="005B1C6D" w:rsidP="005B1C6D">
      <w:pPr>
        <w:pStyle w:val="Code"/>
        <w:rPr>
          <w:highlight w:val="white"/>
        </w:rPr>
      </w:pPr>
      <w:r w:rsidRPr="00903DBA">
        <w:rPr>
          <w:highlight w:val="white"/>
        </w:rPr>
        <w:t xml:space="preserve">    }</w:t>
      </w:r>
    </w:p>
    <w:p w14:paraId="192159C3" w14:textId="77777777" w:rsidR="005B1C6D" w:rsidRPr="00903DBA" w:rsidRDefault="005B1C6D" w:rsidP="005B1C6D">
      <w:pPr>
        <w:pStyle w:val="Code"/>
        <w:rPr>
          <w:highlight w:val="white"/>
        </w:rPr>
      </w:pPr>
      <w:r w:rsidRPr="00903DBA">
        <w:rPr>
          <w:highlight w:val="white"/>
        </w:rPr>
        <w:t xml:space="preserve">  | LEFT_PARENTHESIS expression RIGHT_PARENTHESIS {</w:t>
      </w:r>
    </w:p>
    <w:p w14:paraId="2F7D4CDB" w14:textId="77777777" w:rsidR="005B1C6D" w:rsidRPr="00903DBA" w:rsidRDefault="005B1C6D" w:rsidP="005B1C6D">
      <w:pPr>
        <w:pStyle w:val="Code"/>
        <w:rPr>
          <w:highlight w:val="white"/>
        </w:rPr>
      </w:pPr>
      <w:r w:rsidRPr="00903DBA">
        <w:rPr>
          <w:highlight w:val="white"/>
        </w:rPr>
        <w:t xml:space="preserve">      $$ = $2; </w:t>
      </w:r>
    </w:p>
    <w:p w14:paraId="74FA3E2E" w14:textId="77777777" w:rsidR="005B1C6D" w:rsidRPr="00903DBA" w:rsidRDefault="005B1C6D" w:rsidP="005B1C6D">
      <w:pPr>
        <w:pStyle w:val="Code"/>
        <w:rPr>
          <w:highlight w:val="white"/>
        </w:rPr>
      </w:pPr>
      <w:r w:rsidRPr="00903DBA">
        <w:rPr>
          <w:highlight w:val="white"/>
        </w:rPr>
        <w:t xml:space="preserve">    };</w:t>
      </w:r>
    </w:p>
    <w:p w14:paraId="3F3055A2" w14:textId="77777777" w:rsidR="005B1C6D" w:rsidRPr="00903DBA" w:rsidRDefault="005B1C6D" w:rsidP="005B1C6D">
      <w:pPr>
        <w:pStyle w:val="Rubrik3"/>
      </w:pPr>
      <w:bookmarkStart w:id="516" w:name="_Toc57656148"/>
      <w:r w:rsidRPr="00903DBA">
        <w:t>The Scanner</w:t>
      </w:r>
      <w:bookmarkEnd w:id="515"/>
      <w:bookmarkEnd w:id="516"/>
    </w:p>
    <w:p w14:paraId="3C52097C" w14:textId="7A3AEF86" w:rsidR="005B1C6D" w:rsidRPr="00903DBA" w:rsidRDefault="005B1C6D" w:rsidP="005B1C6D">
      <w:r w:rsidRPr="00903DBA">
        <w:t xml:space="preserve">As mention in Section </w:t>
      </w:r>
      <w:r w:rsidRPr="00903DBA">
        <w:fldChar w:fldCharType="begin"/>
      </w:r>
      <w:r w:rsidRPr="00903DBA">
        <w:instrText xml:space="preserve"> REF _Ref418232768 \r \h </w:instrText>
      </w:r>
      <w:r w:rsidRPr="00903DBA">
        <w:fldChar w:fldCharType="separate"/>
      </w:r>
      <w:r w:rsidR="00392B3E">
        <w:t>0</w:t>
      </w:r>
      <w:r w:rsidRPr="00903DBA">
        <w:fldChar w:fldCharType="end"/>
      </w:r>
      <w:r w:rsidRPr="00903DBA">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903DBA" w:rsidRDefault="005B1C6D" w:rsidP="005B1C6D">
      <w:pPr>
        <w:pStyle w:val="CodeHeader"/>
      </w:pPr>
      <w:r w:rsidRPr="00903DBA">
        <w:t>ExpressionScanner.gplex</w:t>
      </w:r>
    </w:p>
    <w:p w14:paraId="4221927A" w14:textId="77777777" w:rsidR="005B1C6D" w:rsidRPr="00903DBA" w:rsidRDefault="005B1C6D" w:rsidP="005B1C6D">
      <w:pPr>
        <w:pStyle w:val="Code"/>
        <w:rPr>
          <w:highlight w:val="white"/>
        </w:rPr>
      </w:pPr>
      <w:r w:rsidRPr="00903DBA">
        <w:rPr>
          <w:highlight w:val="white"/>
        </w:rPr>
        <w:t>%namespace CCompiler_Exp</w:t>
      </w:r>
    </w:p>
    <w:p w14:paraId="1CFD2126" w14:textId="77777777" w:rsidR="005B1C6D" w:rsidRPr="00903DBA" w:rsidRDefault="005B1C6D" w:rsidP="005B1C6D">
      <w:pPr>
        <w:pStyle w:val="Code"/>
        <w:rPr>
          <w:highlight w:val="white"/>
        </w:rPr>
      </w:pPr>
    </w:p>
    <w:p w14:paraId="35ED6594" w14:textId="77777777" w:rsidR="005B1C6D" w:rsidRPr="00903DBA" w:rsidRDefault="005B1C6D" w:rsidP="005B1C6D">
      <w:pPr>
        <w:pStyle w:val="Code"/>
        <w:rPr>
          <w:highlight w:val="white"/>
        </w:rPr>
      </w:pPr>
      <w:r w:rsidRPr="00903DBA">
        <w:rPr>
          <w:highlight w:val="white"/>
        </w:rPr>
        <w:t>%using CCompiler;</w:t>
      </w:r>
    </w:p>
    <w:p w14:paraId="6F5EB023" w14:textId="77777777" w:rsidR="005B1C6D" w:rsidRPr="00903DBA" w:rsidRDefault="005B1C6D" w:rsidP="005B1C6D">
      <w:pPr>
        <w:pStyle w:val="Code"/>
        <w:rPr>
          <w:highlight w:val="white"/>
        </w:rPr>
      </w:pPr>
    </w:p>
    <w:p w14:paraId="1E981299" w14:textId="77777777" w:rsidR="005B1C6D" w:rsidRPr="00903DBA" w:rsidRDefault="005B1C6D" w:rsidP="005B1C6D">
      <w:pPr>
        <w:pStyle w:val="Code"/>
        <w:rPr>
          <w:highlight w:val="white"/>
        </w:rPr>
      </w:pPr>
      <w:r w:rsidRPr="00903DBA">
        <w:rPr>
          <w:highlight w:val="white"/>
        </w:rPr>
        <w:t>%{</w:t>
      </w:r>
    </w:p>
    <w:p w14:paraId="4B0E3001" w14:textId="77777777" w:rsidR="005B1C6D" w:rsidRPr="00903DBA" w:rsidRDefault="005B1C6D" w:rsidP="005B1C6D">
      <w:pPr>
        <w:pStyle w:val="Code"/>
        <w:rPr>
          <w:highlight w:val="white"/>
        </w:rPr>
      </w:pPr>
      <w:r w:rsidRPr="00903DBA">
        <w:rPr>
          <w:highlight w:val="white"/>
        </w:rPr>
        <w:t xml:space="preserve">  // Empty.</w:t>
      </w:r>
    </w:p>
    <w:p w14:paraId="7A546795" w14:textId="77777777" w:rsidR="005B1C6D" w:rsidRPr="00903DBA" w:rsidRDefault="005B1C6D" w:rsidP="005B1C6D">
      <w:pPr>
        <w:pStyle w:val="Code"/>
        <w:rPr>
          <w:highlight w:val="white"/>
        </w:rPr>
      </w:pPr>
      <w:r w:rsidRPr="00903DBA">
        <w:rPr>
          <w:highlight w:val="white"/>
        </w:rPr>
        <w:t>%}</w:t>
      </w:r>
    </w:p>
    <w:p w14:paraId="1316BB70" w14:textId="77777777" w:rsidR="005B1C6D" w:rsidRPr="00903DBA" w:rsidRDefault="005B1C6D" w:rsidP="005B1C6D">
      <w:pPr>
        <w:pStyle w:val="Code"/>
        <w:rPr>
          <w:highlight w:val="white"/>
        </w:rPr>
      </w:pPr>
    </w:p>
    <w:p w14:paraId="6A217859" w14:textId="77777777" w:rsidR="005B1C6D" w:rsidRPr="00903DBA" w:rsidRDefault="005B1C6D" w:rsidP="005B1C6D">
      <w:pPr>
        <w:pStyle w:val="Code"/>
        <w:rPr>
          <w:highlight w:val="white"/>
        </w:rPr>
      </w:pPr>
      <w:r w:rsidRPr="00903DBA">
        <w:rPr>
          <w:highlight w:val="white"/>
        </w:rPr>
        <w:t>OCTAL_VALUE (\+|\-)?[0][0-7]*([uU]|[sSlL]|[uU][sSlL]|[sSlL][uU])?</w:t>
      </w:r>
    </w:p>
    <w:p w14:paraId="2112E52C" w14:textId="77777777" w:rsidR="005B1C6D" w:rsidRPr="00903DBA" w:rsidRDefault="005B1C6D" w:rsidP="005B1C6D">
      <w:pPr>
        <w:pStyle w:val="Code"/>
        <w:rPr>
          <w:highlight w:val="white"/>
        </w:rPr>
      </w:pPr>
      <w:r w:rsidRPr="00903DBA">
        <w:rPr>
          <w:highlight w:val="white"/>
        </w:rPr>
        <w:t>DECIMAL_VALUE (\+|\-)?[1-9][0-9]*([uU]|[sSlL]|[uU][sSlL]|[sSlL][uU])?</w:t>
      </w:r>
    </w:p>
    <w:p w14:paraId="6CEE7F9B" w14:textId="77777777" w:rsidR="005B1C6D" w:rsidRPr="00903DBA" w:rsidRDefault="005B1C6D" w:rsidP="005B1C6D">
      <w:pPr>
        <w:pStyle w:val="Code"/>
        <w:rPr>
          <w:highlight w:val="white"/>
        </w:rPr>
      </w:pPr>
      <w:r w:rsidRPr="00903DBA">
        <w:rPr>
          <w:highlight w:val="white"/>
        </w:rPr>
        <w:t>HEXADECIMAL_VALUE (\+|\-)?[0][xX][0-9a-fA-F]+([uU]|[sSlL]|[uU][sSlL]|[sSlL][uU])?</w:t>
      </w:r>
    </w:p>
    <w:p w14:paraId="14A2471C" w14:textId="77777777" w:rsidR="005B1C6D" w:rsidRPr="00903DBA" w:rsidRDefault="005B1C6D" w:rsidP="005B1C6D">
      <w:pPr>
        <w:pStyle w:val="Code"/>
        <w:rPr>
          <w:highlight w:val="white"/>
        </w:rPr>
      </w:pPr>
    </w:p>
    <w:p w14:paraId="308EC2EE" w14:textId="77777777" w:rsidR="005B1C6D" w:rsidRPr="00903DBA" w:rsidRDefault="005B1C6D" w:rsidP="005B1C6D">
      <w:pPr>
        <w:pStyle w:val="Code"/>
        <w:rPr>
          <w:highlight w:val="white"/>
        </w:rPr>
      </w:pPr>
      <w:r w:rsidRPr="00903DBA">
        <w:rPr>
          <w:highlight w:val="white"/>
        </w:rPr>
        <w:t>NAME [a-zA-Z_][a-zA-Z0-9_]*</w:t>
      </w:r>
    </w:p>
    <w:p w14:paraId="6FD9026B" w14:textId="77777777" w:rsidR="005B1C6D" w:rsidRPr="00903DBA" w:rsidRDefault="005B1C6D" w:rsidP="005B1C6D">
      <w:pPr>
        <w:pStyle w:val="Code"/>
        <w:rPr>
          <w:highlight w:val="white"/>
        </w:rPr>
      </w:pPr>
      <w:r w:rsidRPr="00903DBA">
        <w:rPr>
          <w:highlight w:val="white"/>
        </w:rPr>
        <w:t>WHITE_SPACE [ \t\r\n\f]</w:t>
      </w:r>
    </w:p>
    <w:p w14:paraId="733EBA87" w14:textId="77777777" w:rsidR="005B1C6D" w:rsidRPr="00903DBA" w:rsidRDefault="005B1C6D" w:rsidP="005B1C6D">
      <w:pPr>
        <w:pStyle w:val="Code"/>
        <w:rPr>
          <w:highlight w:val="white"/>
        </w:rPr>
      </w:pPr>
    </w:p>
    <w:p w14:paraId="4886D064" w14:textId="77777777" w:rsidR="005B1C6D" w:rsidRPr="00903DBA" w:rsidRDefault="005B1C6D" w:rsidP="005B1C6D">
      <w:pPr>
        <w:pStyle w:val="Code"/>
        <w:rPr>
          <w:highlight w:val="white"/>
        </w:rPr>
      </w:pPr>
      <w:r w:rsidRPr="00903DBA">
        <w:rPr>
          <w:highlight w:val="white"/>
        </w:rPr>
        <w:t>%%</w:t>
      </w:r>
    </w:p>
    <w:p w14:paraId="76F57633" w14:textId="77777777" w:rsidR="005B1C6D" w:rsidRPr="00903DBA" w:rsidRDefault="005B1C6D" w:rsidP="005B1C6D">
      <w:pPr>
        <w:pStyle w:val="Code"/>
        <w:rPr>
          <w:highlight w:val="white"/>
        </w:rPr>
      </w:pPr>
      <w:r w:rsidRPr="00903DBA">
        <w:rPr>
          <w:highlight w:val="white"/>
        </w:rPr>
        <w:t>"defined" { return ((int) Tokens.DEFINED); }</w:t>
      </w:r>
    </w:p>
    <w:p w14:paraId="41C4759E" w14:textId="77777777" w:rsidR="005B1C6D" w:rsidRPr="00903DBA" w:rsidRDefault="005B1C6D" w:rsidP="005B1C6D">
      <w:pPr>
        <w:pStyle w:val="Code"/>
        <w:rPr>
          <w:highlight w:val="white"/>
        </w:rPr>
      </w:pPr>
    </w:p>
    <w:p w14:paraId="28E1083D" w14:textId="77777777" w:rsidR="005B1C6D" w:rsidRPr="00903DBA" w:rsidRDefault="005B1C6D" w:rsidP="005B1C6D">
      <w:pPr>
        <w:pStyle w:val="Code"/>
        <w:rPr>
          <w:highlight w:val="white"/>
        </w:rPr>
      </w:pPr>
      <w:r w:rsidRPr="00903DBA">
        <w:rPr>
          <w:highlight w:val="white"/>
        </w:rPr>
        <w:t>"?" { return ((int) Tokens.QUESTION_MARK); }</w:t>
      </w:r>
    </w:p>
    <w:p w14:paraId="5C05DDD5" w14:textId="77777777" w:rsidR="005B1C6D" w:rsidRPr="00903DBA" w:rsidRDefault="005B1C6D" w:rsidP="005B1C6D">
      <w:pPr>
        <w:pStyle w:val="Code"/>
        <w:rPr>
          <w:highlight w:val="white"/>
        </w:rPr>
      </w:pPr>
      <w:r w:rsidRPr="00903DBA">
        <w:rPr>
          <w:highlight w:val="white"/>
        </w:rPr>
        <w:t>":" { return ((int) Tokens.COLON); }</w:t>
      </w:r>
    </w:p>
    <w:p w14:paraId="681C0DC4" w14:textId="77777777" w:rsidR="005B1C6D" w:rsidRPr="00903DBA" w:rsidRDefault="005B1C6D" w:rsidP="005B1C6D">
      <w:pPr>
        <w:pStyle w:val="Code"/>
        <w:rPr>
          <w:highlight w:val="white"/>
        </w:rPr>
      </w:pPr>
    </w:p>
    <w:p w14:paraId="17490CCB" w14:textId="77777777" w:rsidR="005B1C6D" w:rsidRPr="00903DBA" w:rsidRDefault="005B1C6D" w:rsidP="005B1C6D">
      <w:pPr>
        <w:pStyle w:val="Code"/>
        <w:rPr>
          <w:highlight w:val="white"/>
        </w:rPr>
      </w:pPr>
      <w:r w:rsidRPr="00903DBA">
        <w:rPr>
          <w:highlight w:val="white"/>
        </w:rPr>
        <w:t>"||" { return ((int) Tokens.LOGICAL_OR); }</w:t>
      </w:r>
    </w:p>
    <w:p w14:paraId="687C937F" w14:textId="77777777" w:rsidR="005B1C6D" w:rsidRPr="00903DBA" w:rsidRDefault="005B1C6D" w:rsidP="005B1C6D">
      <w:pPr>
        <w:pStyle w:val="Code"/>
        <w:rPr>
          <w:highlight w:val="white"/>
        </w:rPr>
      </w:pPr>
      <w:r w:rsidRPr="00903DBA">
        <w:rPr>
          <w:highlight w:val="white"/>
        </w:rPr>
        <w:t>"&amp;&amp;" { return ((int) Tokens.LOGICAL_AND); }</w:t>
      </w:r>
    </w:p>
    <w:p w14:paraId="0E33617B" w14:textId="77777777" w:rsidR="005B1C6D" w:rsidRPr="00903DBA" w:rsidRDefault="005B1C6D" w:rsidP="005B1C6D">
      <w:pPr>
        <w:pStyle w:val="Code"/>
        <w:rPr>
          <w:highlight w:val="white"/>
        </w:rPr>
      </w:pPr>
      <w:r w:rsidRPr="00903DBA">
        <w:rPr>
          <w:highlight w:val="white"/>
        </w:rPr>
        <w:t>"!" { return ((int) Tokens.LOGICAL_NOT); }</w:t>
      </w:r>
    </w:p>
    <w:p w14:paraId="642F6633" w14:textId="77777777" w:rsidR="005B1C6D" w:rsidRPr="00903DBA" w:rsidRDefault="005B1C6D" w:rsidP="005B1C6D">
      <w:pPr>
        <w:pStyle w:val="Code"/>
        <w:rPr>
          <w:highlight w:val="white"/>
        </w:rPr>
      </w:pPr>
    </w:p>
    <w:p w14:paraId="0970AD6A" w14:textId="77777777" w:rsidR="005B1C6D" w:rsidRPr="00903DBA" w:rsidRDefault="005B1C6D" w:rsidP="005B1C6D">
      <w:pPr>
        <w:pStyle w:val="Code"/>
        <w:rPr>
          <w:highlight w:val="white"/>
        </w:rPr>
      </w:pPr>
      <w:r w:rsidRPr="00903DBA">
        <w:rPr>
          <w:highlight w:val="white"/>
        </w:rPr>
        <w:t>"&amp;" { return ((int) Tokens.BITWISE_AND); }</w:t>
      </w:r>
    </w:p>
    <w:p w14:paraId="42B96ACA" w14:textId="77777777" w:rsidR="005B1C6D" w:rsidRPr="00903DBA" w:rsidRDefault="005B1C6D" w:rsidP="005B1C6D">
      <w:pPr>
        <w:pStyle w:val="Code"/>
        <w:rPr>
          <w:highlight w:val="white"/>
        </w:rPr>
      </w:pPr>
      <w:r w:rsidRPr="00903DBA">
        <w:rPr>
          <w:highlight w:val="white"/>
        </w:rPr>
        <w:t>"^" { return ((int) Tokens.BITWISE_XOR); }</w:t>
      </w:r>
    </w:p>
    <w:p w14:paraId="5E429276" w14:textId="77777777" w:rsidR="005B1C6D" w:rsidRPr="00903DBA" w:rsidRDefault="005B1C6D" w:rsidP="005B1C6D">
      <w:pPr>
        <w:pStyle w:val="Code"/>
        <w:rPr>
          <w:highlight w:val="white"/>
        </w:rPr>
      </w:pPr>
      <w:r w:rsidRPr="00903DBA">
        <w:rPr>
          <w:highlight w:val="white"/>
        </w:rPr>
        <w:t>"|" { return ((int) Tokens.BITWISE_OR); }</w:t>
      </w:r>
    </w:p>
    <w:p w14:paraId="3AF992DB" w14:textId="77777777" w:rsidR="005B1C6D" w:rsidRPr="00903DBA" w:rsidRDefault="005B1C6D" w:rsidP="005B1C6D">
      <w:pPr>
        <w:pStyle w:val="Code"/>
        <w:rPr>
          <w:highlight w:val="white"/>
        </w:rPr>
      </w:pPr>
      <w:r w:rsidRPr="00903DBA">
        <w:rPr>
          <w:highlight w:val="white"/>
        </w:rPr>
        <w:t>"~" { return ((int) Tokens.BITWISE_NOT); }</w:t>
      </w:r>
    </w:p>
    <w:p w14:paraId="1383BB2C" w14:textId="77777777" w:rsidR="005B1C6D" w:rsidRPr="00903DBA" w:rsidRDefault="005B1C6D" w:rsidP="005B1C6D">
      <w:pPr>
        <w:pStyle w:val="Code"/>
        <w:rPr>
          <w:highlight w:val="white"/>
        </w:rPr>
      </w:pPr>
    </w:p>
    <w:p w14:paraId="3FB031C5" w14:textId="77777777" w:rsidR="005B1C6D" w:rsidRPr="00903DBA" w:rsidRDefault="005B1C6D" w:rsidP="005B1C6D">
      <w:pPr>
        <w:pStyle w:val="Code"/>
        <w:rPr>
          <w:highlight w:val="white"/>
        </w:rPr>
      </w:pPr>
      <w:r w:rsidRPr="00903DBA">
        <w:rPr>
          <w:highlight w:val="white"/>
        </w:rPr>
        <w:t>"==" { return ((int) Tokens.EQUAL); }</w:t>
      </w:r>
    </w:p>
    <w:p w14:paraId="6572218A" w14:textId="77777777" w:rsidR="005B1C6D" w:rsidRPr="00903DBA" w:rsidRDefault="005B1C6D" w:rsidP="005B1C6D">
      <w:pPr>
        <w:pStyle w:val="Code"/>
        <w:rPr>
          <w:highlight w:val="white"/>
        </w:rPr>
      </w:pPr>
      <w:r w:rsidRPr="00903DBA">
        <w:rPr>
          <w:highlight w:val="white"/>
        </w:rPr>
        <w:t>"!=" { return ((int) Tokens.NOT_EQUAL); }</w:t>
      </w:r>
    </w:p>
    <w:p w14:paraId="667D9634" w14:textId="77777777" w:rsidR="005B1C6D" w:rsidRPr="00903DBA" w:rsidRDefault="005B1C6D" w:rsidP="005B1C6D">
      <w:pPr>
        <w:pStyle w:val="Code"/>
        <w:rPr>
          <w:highlight w:val="white"/>
        </w:rPr>
      </w:pPr>
    </w:p>
    <w:p w14:paraId="7AF83861" w14:textId="77777777" w:rsidR="005B1C6D" w:rsidRPr="00903DBA" w:rsidRDefault="005B1C6D" w:rsidP="005B1C6D">
      <w:pPr>
        <w:pStyle w:val="Code"/>
        <w:rPr>
          <w:highlight w:val="white"/>
        </w:rPr>
      </w:pPr>
      <w:r w:rsidRPr="00903DBA">
        <w:rPr>
          <w:highlight w:val="white"/>
        </w:rPr>
        <w:t>"&lt;"  { return ((int) Tokens.LESS_THAN); }</w:t>
      </w:r>
    </w:p>
    <w:p w14:paraId="1F97EC3C" w14:textId="77777777" w:rsidR="005B1C6D" w:rsidRPr="00903DBA" w:rsidRDefault="005B1C6D" w:rsidP="005B1C6D">
      <w:pPr>
        <w:pStyle w:val="Code"/>
        <w:rPr>
          <w:highlight w:val="white"/>
        </w:rPr>
      </w:pPr>
      <w:r w:rsidRPr="00903DBA">
        <w:rPr>
          <w:highlight w:val="white"/>
        </w:rPr>
        <w:t>"&lt;=" { return ((int) Tokens.LESS_THAN_EQUAL); }</w:t>
      </w:r>
    </w:p>
    <w:p w14:paraId="224E6B2D" w14:textId="77777777" w:rsidR="005B1C6D" w:rsidRPr="00903DBA" w:rsidRDefault="005B1C6D" w:rsidP="005B1C6D">
      <w:pPr>
        <w:pStyle w:val="Code"/>
        <w:rPr>
          <w:highlight w:val="white"/>
        </w:rPr>
      </w:pPr>
      <w:r w:rsidRPr="00903DBA">
        <w:rPr>
          <w:highlight w:val="white"/>
        </w:rPr>
        <w:t>"&gt;"  { return ((int) Tokens.GREATER_THAN); }</w:t>
      </w:r>
    </w:p>
    <w:p w14:paraId="35726BB9" w14:textId="77777777" w:rsidR="005B1C6D" w:rsidRPr="00903DBA" w:rsidRDefault="005B1C6D" w:rsidP="005B1C6D">
      <w:pPr>
        <w:pStyle w:val="Code"/>
        <w:rPr>
          <w:highlight w:val="white"/>
        </w:rPr>
      </w:pPr>
      <w:r w:rsidRPr="00903DBA">
        <w:rPr>
          <w:highlight w:val="white"/>
        </w:rPr>
        <w:t>"&gt;=" { return ((int) Tokens.GREATER_THAN_EQUAL); }</w:t>
      </w:r>
    </w:p>
    <w:p w14:paraId="019B71E6" w14:textId="77777777" w:rsidR="005B1C6D" w:rsidRPr="00903DBA" w:rsidRDefault="005B1C6D" w:rsidP="005B1C6D">
      <w:pPr>
        <w:pStyle w:val="Code"/>
        <w:rPr>
          <w:highlight w:val="white"/>
        </w:rPr>
      </w:pPr>
    </w:p>
    <w:p w14:paraId="436D484A" w14:textId="77777777" w:rsidR="005B1C6D" w:rsidRPr="00903DBA" w:rsidRDefault="005B1C6D" w:rsidP="005B1C6D">
      <w:pPr>
        <w:pStyle w:val="Code"/>
        <w:rPr>
          <w:highlight w:val="white"/>
        </w:rPr>
      </w:pPr>
      <w:r w:rsidRPr="00903DBA">
        <w:rPr>
          <w:highlight w:val="white"/>
        </w:rPr>
        <w:t>"&lt;&lt;" { return ((int) Tokens.LEFT_SHIFT); }</w:t>
      </w:r>
    </w:p>
    <w:p w14:paraId="527B2084" w14:textId="77777777" w:rsidR="005B1C6D" w:rsidRPr="00903DBA" w:rsidRDefault="005B1C6D" w:rsidP="005B1C6D">
      <w:pPr>
        <w:pStyle w:val="Code"/>
        <w:rPr>
          <w:highlight w:val="white"/>
        </w:rPr>
      </w:pPr>
      <w:r w:rsidRPr="00903DBA">
        <w:rPr>
          <w:highlight w:val="white"/>
        </w:rPr>
        <w:t>"&gt;&gt;" { return ((int) Tokens.RIGHT_SHIFT); }</w:t>
      </w:r>
    </w:p>
    <w:p w14:paraId="589B40E4" w14:textId="77777777" w:rsidR="005B1C6D" w:rsidRPr="00903DBA" w:rsidRDefault="005B1C6D" w:rsidP="005B1C6D">
      <w:pPr>
        <w:pStyle w:val="Code"/>
        <w:rPr>
          <w:highlight w:val="white"/>
        </w:rPr>
      </w:pPr>
    </w:p>
    <w:p w14:paraId="57155BF8" w14:textId="77777777" w:rsidR="005B1C6D" w:rsidRPr="00903DBA" w:rsidRDefault="005B1C6D" w:rsidP="005B1C6D">
      <w:pPr>
        <w:pStyle w:val="Code"/>
        <w:rPr>
          <w:highlight w:val="white"/>
        </w:rPr>
      </w:pPr>
      <w:r w:rsidRPr="00903DBA">
        <w:rPr>
          <w:highlight w:val="white"/>
        </w:rPr>
        <w:t>"+" { return ((int) Tokens.ADD); }</w:t>
      </w:r>
    </w:p>
    <w:p w14:paraId="69761D92" w14:textId="77777777" w:rsidR="005B1C6D" w:rsidRPr="00903DBA" w:rsidRDefault="005B1C6D" w:rsidP="005B1C6D">
      <w:pPr>
        <w:pStyle w:val="Code"/>
        <w:rPr>
          <w:highlight w:val="white"/>
        </w:rPr>
      </w:pPr>
      <w:r w:rsidRPr="00903DBA">
        <w:rPr>
          <w:highlight w:val="white"/>
        </w:rPr>
        <w:t>"-" { return ((int) Tokens.SUBTRACT); }</w:t>
      </w:r>
    </w:p>
    <w:p w14:paraId="73595A21" w14:textId="77777777" w:rsidR="005B1C6D" w:rsidRPr="00903DBA" w:rsidRDefault="005B1C6D" w:rsidP="005B1C6D">
      <w:pPr>
        <w:pStyle w:val="Code"/>
        <w:rPr>
          <w:highlight w:val="white"/>
        </w:rPr>
      </w:pPr>
    </w:p>
    <w:p w14:paraId="45E39A00" w14:textId="77777777" w:rsidR="005B1C6D" w:rsidRPr="00903DBA" w:rsidRDefault="005B1C6D" w:rsidP="005B1C6D">
      <w:pPr>
        <w:pStyle w:val="Code"/>
        <w:rPr>
          <w:highlight w:val="white"/>
        </w:rPr>
      </w:pPr>
      <w:r w:rsidRPr="00903DBA">
        <w:rPr>
          <w:highlight w:val="white"/>
        </w:rPr>
        <w:t>"*" { return ((int) Tokens.MULTIPLY); }</w:t>
      </w:r>
    </w:p>
    <w:p w14:paraId="4797CF23" w14:textId="77777777" w:rsidR="005B1C6D" w:rsidRPr="00903DBA" w:rsidRDefault="005B1C6D" w:rsidP="005B1C6D">
      <w:pPr>
        <w:pStyle w:val="Code"/>
        <w:rPr>
          <w:highlight w:val="white"/>
        </w:rPr>
      </w:pPr>
      <w:r w:rsidRPr="00903DBA">
        <w:rPr>
          <w:highlight w:val="white"/>
        </w:rPr>
        <w:t>"/" { return ((int) Tokens.DIVIDE); }</w:t>
      </w:r>
    </w:p>
    <w:p w14:paraId="25F24317" w14:textId="77777777" w:rsidR="005B1C6D" w:rsidRPr="00903DBA" w:rsidRDefault="005B1C6D" w:rsidP="005B1C6D">
      <w:pPr>
        <w:pStyle w:val="Code"/>
        <w:rPr>
          <w:highlight w:val="white"/>
        </w:rPr>
      </w:pPr>
      <w:r w:rsidRPr="00903DBA">
        <w:rPr>
          <w:highlight w:val="white"/>
        </w:rPr>
        <w:t>"%" { return ((int) Tokens.MODULO); }</w:t>
      </w:r>
    </w:p>
    <w:p w14:paraId="5A0486DF" w14:textId="77777777" w:rsidR="005B1C6D" w:rsidRPr="00903DBA" w:rsidRDefault="005B1C6D" w:rsidP="005B1C6D">
      <w:pPr>
        <w:pStyle w:val="Code"/>
        <w:rPr>
          <w:highlight w:val="white"/>
        </w:rPr>
      </w:pPr>
    </w:p>
    <w:p w14:paraId="7AB6F7B8" w14:textId="77777777" w:rsidR="005B1C6D" w:rsidRPr="00903DBA" w:rsidRDefault="005B1C6D" w:rsidP="005B1C6D">
      <w:pPr>
        <w:pStyle w:val="Code"/>
        <w:rPr>
          <w:highlight w:val="white"/>
        </w:rPr>
      </w:pPr>
      <w:r w:rsidRPr="00903DBA">
        <w:rPr>
          <w:highlight w:val="white"/>
        </w:rPr>
        <w:t>"(" { return ((int) Tokens.LEFT_PARENTHESIS); }</w:t>
      </w:r>
    </w:p>
    <w:p w14:paraId="584A3E76" w14:textId="77777777" w:rsidR="005B1C6D" w:rsidRPr="00903DBA" w:rsidRDefault="005B1C6D" w:rsidP="005B1C6D">
      <w:pPr>
        <w:pStyle w:val="Code"/>
        <w:rPr>
          <w:highlight w:val="white"/>
        </w:rPr>
      </w:pPr>
      <w:r w:rsidRPr="00903DBA">
        <w:rPr>
          <w:highlight w:val="white"/>
        </w:rPr>
        <w:t>")" { return ((int) Tokens.RIGHT_PARENTHESIS); }</w:t>
      </w:r>
    </w:p>
    <w:p w14:paraId="334B0F02" w14:textId="77777777" w:rsidR="005B1C6D" w:rsidRPr="00903DBA" w:rsidRDefault="005B1C6D" w:rsidP="005B1C6D">
      <w:pPr>
        <w:pStyle w:val="Code"/>
        <w:rPr>
          <w:highlight w:val="white"/>
        </w:rPr>
      </w:pPr>
    </w:p>
    <w:p w14:paraId="618B86E8" w14:textId="77777777" w:rsidR="005B1C6D" w:rsidRPr="00903DBA" w:rsidRDefault="005B1C6D" w:rsidP="005B1C6D">
      <w:pPr>
        <w:pStyle w:val="Code"/>
        <w:rPr>
          <w:highlight w:val="white"/>
        </w:rPr>
      </w:pPr>
      <w:r w:rsidRPr="00903DBA">
        <w:rPr>
          <w:highlight w:val="white"/>
        </w:rPr>
        <w:t>"\0" { return ((int) Tokens.EOL); }</w:t>
      </w:r>
    </w:p>
    <w:p w14:paraId="40C3618D" w14:textId="77777777" w:rsidR="005B1C6D" w:rsidRPr="00903DBA" w:rsidRDefault="005B1C6D" w:rsidP="005B1C6D">
      <w:r w:rsidRPr="00903DBA">
        <w:t>In case of an octal, decimal, or hexadecimal value, we just remove the letters u (unsigned), s (short), l (long), and x (hexadecimal value marker) from the text and let the Integer class interpret the value.</w:t>
      </w:r>
    </w:p>
    <w:p w14:paraId="22822DF3" w14:textId="77777777" w:rsidR="005B1C6D" w:rsidRPr="00903DBA" w:rsidRDefault="005B1C6D" w:rsidP="005B1C6D">
      <w:pPr>
        <w:pStyle w:val="Code"/>
        <w:rPr>
          <w:highlight w:val="white"/>
        </w:rPr>
      </w:pPr>
      <w:r w:rsidRPr="00903DBA">
        <w:rPr>
          <w:highlight w:val="white"/>
        </w:rPr>
        <w:t>{NAME} {</w:t>
      </w:r>
    </w:p>
    <w:p w14:paraId="772980F1" w14:textId="77777777" w:rsidR="005B1C6D" w:rsidRPr="00903DBA" w:rsidRDefault="005B1C6D" w:rsidP="005B1C6D">
      <w:pPr>
        <w:pStyle w:val="Code"/>
        <w:rPr>
          <w:highlight w:val="white"/>
        </w:rPr>
      </w:pPr>
      <w:r w:rsidRPr="00903DBA">
        <w:rPr>
          <w:highlight w:val="white"/>
        </w:rPr>
        <w:t xml:space="preserve">  yylval.name = yytext;</w:t>
      </w:r>
    </w:p>
    <w:p w14:paraId="0E448A33" w14:textId="77777777" w:rsidR="005B1C6D" w:rsidRPr="00903DBA" w:rsidRDefault="005B1C6D" w:rsidP="005B1C6D">
      <w:pPr>
        <w:pStyle w:val="Code"/>
        <w:rPr>
          <w:highlight w:val="white"/>
        </w:rPr>
      </w:pPr>
      <w:r w:rsidRPr="00903DBA">
        <w:rPr>
          <w:highlight w:val="white"/>
        </w:rPr>
        <w:t xml:space="preserve">  return ((int) Tokens.NAME);</w:t>
      </w:r>
    </w:p>
    <w:p w14:paraId="767688B0" w14:textId="77777777" w:rsidR="005B1C6D" w:rsidRPr="00903DBA" w:rsidRDefault="005B1C6D" w:rsidP="005B1C6D">
      <w:pPr>
        <w:pStyle w:val="Code"/>
        <w:rPr>
          <w:highlight w:val="white"/>
        </w:rPr>
      </w:pPr>
      <w:r w:rsidRPr="00903DBA">
        <w:rPr>
          <w:highlight w:val="white"/>
        </w:rPr>
        <w:t>}</w:t>
      </w:r>
    </w:p>
    <w:p w14:paraId="3C66B0B0" w14:textId="77777777" w:rsidR="005B1C6D" w:rsidRPr="00903DBA" w:rsidRDefault="005B1C6D" w:rsidP="005B1C6D">
      <w:pPr>
        <w:pStyle w:val="Code"/>
        <w:rPr>
          <w:highlight w:val="white"/>
        </w:rPr>
      </w:pPr>
    </w:p>
    <w:p w14:paraId="4A952761" w14:textId="77777777" w:rsidR="005B1C6D" w:rsidRPr="00903DBA" w:rsidRDefault="005B1C6D" w:rsidP="005B1C6D">
      <w:pPr>
        <w:pStyle w:val="Code"/>
        <w:rPr>
          <w:highlight w:val="white"/>
        </w:rPr>
      </w:pPr>
      <w:r w:rsidRPr="00903DBA">
        <w:rPr>
          <w:highlight w:val="white"/>
        </w:rPr>
        <w:t>{OCTAL_VALUE} {</w:t>
      </w:r>
    </w:p>
    <w:p w14:paraId="57148D1A" w14:textId="77777777" w:rsidR="005B1C6D" w:rsidRPr="00903DBA" w:rsidRDefault="005B1C6D" w:rsidP="005B1C6D">
      <w:pPr>
        <w:pStyle w:val="Code"/>
        <w:rPr>
          <w:highlight w:val="white"/>
        </w:rPr>
      </w:pPr>
      <w:r w:rsidRPr="00903DBA">
        <w:rPr>
          <w:highlight w:val="white"/>
        </w:rPr>
        <w:t xml:space="preserve">  { string text = yytext.ToLower().Replace("u", "").Replace("s", "")</w:t>
      </w:r>
    </w:p>
    <w:p w14:paraId="4A76089E" w14:textId="77777777" w:rsidR="005B1C6D" w:rsidRPr="00903DBA" w:rsidRDefault="005B1C6D" w:rsidP="005B1C6D">
      <w:pPr>
        <w:pStyle w:val="Code"/>
        <w:rPr>
          <w:highlight w:val="white"/>
        </w:rPr>
      </w:pPr>
      <w:r w:rsidRPr="00903DBA">
        <w:rPr>
          <w:highlight w:val="white"/>
        </w:rPr>
        <w:t xml:space="preserve">                                  .Replace("l", "");</w:t>
      </w:r>
    </w:p>
    <w:p w14:paraId="2D357E00" w14:textId="77777777" w:rsidR="005B1C6D" w:rsidRPr="00903DBA" w:rsidRDefault="005B1C6D" w:rsidP="005B1C6D">
      <w:pPr>
        <w:pStyle w:val="Code"/>
        <w:rPr>
          <w:highlight w:val="white"/>
        </w:rPr>
      </w:pPr>
      <w:r w:rsidRPr="00903DBA">
        <w:rPr>
          <w:highlight w:val="white"/>
        </w:rPr>
        <w:t xml:space="preserve">    yylval.integer_value = Convert.ToInt32(text, 8);</w:t>
      </w:r>
    </w:p>
    <w:p w14:paraId="782F8F5A" w14:textId="77777777" w:rsidR="005B1C6D" w:rsidRPr="00903DBA" w:rsidRDefault="005B1C6D" w:rsidP="005B1C6D">
      <w:pPr>
        <w:pStyle w:val="Code"/>
        <w:rPr>
          <w:highlight w:val="white"/>
        </w:rPr>
      </w:pPr>
      <w:r w:rsidRPr="00903DBA">
        <w:rPr>
          <w:highlight w:val="white"/>
        </w:rPr>
        <w:t xml:space="preserve">    return ((int) Tokens.VALUE);</w:t>
      </w:r>
    </w:p>
    <w:p w14:paraId="539B693A" w14:textId="77777777" w:rsidR="005B1C6D" w:rsidRPr="00903DBA" w:rsidRDefault="005B1C6D" w:rsidP="005B1C6D">
      <w:pPr>
        <w:pStyle w:val="Code"/>
        <w:rPr>
          <w:highlight w:val="white"/>
        </w:rPr>
      </w:pPr>
      <w:r w:rsidRPr="00903DBA">
        <w:rPr>
          <w:highlight w:val="white"/>
        </w:rPr>
        <w:t xml:space="preserve">  }</w:t>
      </w:r>
    </w:p>
    <w:p w14:paraId="0C20C7E4" w14:textId="77777777" w:rsidR="005B1C6D" w:rsidRPr="00903DBA" w:rsidRDefault="005B1C6D" w:rsidP="005B1C6D">
      <w:pPr>
        <w:pStyle w:val="Code"/>
        <w:rPr>
          <w:highlight w:val="white"/>
        </w:rPr>
      </w:pPr>
      <w:r w:rsidRPr="00903DBA">
        <w:rPr>
          <w:highlight w:val="white"/>
        </w:rPr>
        <w:t>}</w:t>
      </w:r>
    </w:p>
    <w:p w14:paraId="60A125EE" w14:textId="77777777" w:rsidR="005B1C6D" w:rsidRPr="00903DBA" w:rsidRDefault="005B1C6D" w:rsidP="005B1C6D">
      <w:pPr>
        <w:pStyle w:val="Code"/>
        <w:rPr>
          <w:highlight w:val="white"/>
        </w:rPr>
      </w:pPr>
    </w:p>
    <w:p w14:paraId="21390CD4" w14:textId="77777777" w:rsidR="005B1C6D" w:rsidRPr="00903DBA" w:rsidRDefault="005B1C6D" w:rsidP="005B1C6D">
      <w:pPr>
        <w:pStyle w:val="Code"/>
        <w:rPr>
          <w:highlight w:val="white"/>
        </w:rPr>
      </w:pPr>
      <w:r w:rsidRPr="00903DBA">
        <w:rPr>
          <w:highlight w:val="white"/>
        </w:rPr>
        <w:t>{DECIMAL_VALUE} {</w:t>
      </w:r>
    </w:p>
    <w:p w14:paraId="24ADF40A" w14:textId="77777777" w:rsidR="005B1C6D" w:rsidRPr="00903DBA" w:rsidRDefault="005B1C6D" w:rsidP="005B1C6D">
      <w:pPr>
        <w:pStyle w:val="Code"/>
        <w:rPr>
          <w:highlight w:val="white"/>
        </w:rPr>
      </w:pPr>
      <w:r w:rsidRPr="00903DBA">
        <w:rPr>
          <w:highlight w:val="white"/>
        </w:rPr>
        <w:t xml:space="preserve">  { string text = yytext.ToLower().Replace("u", "").Replace("s", "")</w:t>
      </w:r>
    </w:p>
    <w:p w14:paraId="4077E100" w14:textId="77777777" w:rsidR="005B1C6D" w:rsidRPr="00903DBA" w:rsidRDefault="005B1C6D" w:rsidP="005B1C6D">
      <w:pPr>
        <w:pStyle w:val="Code"/>
        <w:rPr>
          <w:highlight w:val="white"/>
        </w:rPr>
      </w:pPr>
      <w:r w:rsidRPr="00903DBA">
        <w:rPr>
          <w:highlight w:val="white"/>
        </w:rPr>
        <w:t xml:space="preserve">                                  .Replace("l", "");</w:t>
      </w:r>
    </w:p>
    <w:p w14:paraId="51FF8DC6" w14:textId="77777777" w:rsidR="005B1C6D" w:rsidRPr="00903DBA" w:rsidRDefault="005B1C6D" w:rsidP="005B1C6D">
      <w:pPr>
        <w:pStyle w:val="Code"/>
        <w:rPr>
          <w:highlight w:val="white"/>
        </w:rPr>
      </w:pPr>
      <w:r w:rsidRPr="00903DBA">
        <w:rPr>
          <w:highlight w:val="white"/>
        </w:rPr>
        <w:t xml:space="preserve">    yylval.integer_value = Convert.ToInt32(text, 10);</w:t>
      </w:r>
    </w:p>
    <w:p w14:paraId="53EEB76D" w14:textId="77777777" w:rsidR="005B1C6D" w:rsidRPr="00903DBA" w:rsidRDefault="005B1C6D" w:rsidP="005B1C6D">
      <w:pPr>
        <w:pStyle w:val="Code"/>
        <w:rPr>
          <w:highlight w:val="white"/>
        </w:rPr>
      </w:pPr>
      <w:r w:rsidRPr="00903DBA">
        <w:rPr>
          <w:highlight w:val="white"/>
        </w:rPr>
        <w:t xml:space="preserve">    return ((int) Tokens.VALUE);</w:t>
      </w:r>
    </w:p>
    <w:p w14:paraId="07FFA9EA" w14:textId="77777777" w:rsidR="005B1C6D" w:rsidRPr="00903DBA" w:rsidRDefault="005B1C6D" w:rsidP="005B1C6D">
      <w:pPr>
        <w:pStyle w:val="Code"/>
        <w:rPr>
          <w:highlight w:val="white"/>
        </w:rPr>
      </w:pPr>
      <w:r w:rsidRPr="00903DBA">
        <w:rPr>
          <w:highlight w:val="white"/>
        </w:rPr>
        <w:t xml:space="preserve">  }</w:t>
      </w:r>
    </w:p>
    <w:p w14:paraId="76263D43" w14:textId="77777777" w:rsidR="005B1C6D" w:rsidRPr="00903DBA" w:rsidRDefault="005B1C6D" w:rsidP="005B1C6D">
      <w:pPr>
        <w:pStyle w:val="Code"/>
        <w:rPr>
          <w:highlight w:val="white"/>
        </w:rPr>
      </w:pPr>
      <w:r w:rsidRPr="00903DBA">
        <w:rPr>
          <w:highlight w:val="white"/>
        </w:rPr>
        <w:t>}</w:t>
      </w:r>
    </w:p>
    <w:p w14:paraId="34092994" w14:textId="77777777" w:rsidR="005B1C6D" w:rsidRPr="00903DBA" w:rsidRDefault="005B1C6D" w:rsidP="005B1C6D">
      <w:pPr>
        <w:pStyle w:val="Code"/>
        <w:rPr>
          <w:highlight w:val="white"/>
        </w:rPr>
      </w:pPr>
    </w:p>
    <w:p w14:paraId="5E8CDE84" w14:textId="77777777" w:rsidR="005B1C6D" w:rsidRPr="00903DBA" w:rsidRDefault="005B1C6D" w:rsidP="005B1C6D">
      <w:pPr>
        <w:pStyle w:val="Code"/>
        <w:rPr>
          <w:highlight w:val="white"/>
        </w:rPr>
      </w:pPr>
      <w:r w:rsidRPr="00903DBA">
        <w:rPr>
          <w:highlight w:val="white"/>
        </w:rPr>
        <w:t>{HEXADECIMAL_VALUE} {</w:t>
      </w:r>
    </w:p>
    <w:p w14:paraId="5D41604B" w14:textId="77777777" w:rsidR="005B1C6D" w:rsidRPr="00903DBA" w:rsidRDefault="005B1C6D" w:rsidP="005B1C6D">
      <w:pPr>
        <w:pStyle w:val="Code"/>
        <w:rPr>
          <w:highlight w:val="white"/>
        </w:rPr>
      </w:pPr>
      <w:r w:rsidRPr="00903DBA">
        <w:rPr>
          <w:highlight w:val="white"/>
        </w:rPr>
        <w:t xml:space="preserve">  { string text = yytext.ToLower().Replace("x", "").Replace("u", "").</w:t>
      </w:r>
    </w:p>
    <w:p w14:paraId="3017FE21" w14:textId="77777777" w:rsidR="005B1C6D" w:rsidRPr="00903DBA" w:rsidRDefault="005B1C6D" w:rsidP="005B1C6D">
      <w:pPr>
        <w:pStyle w:val="Code"/>
        <w:rPr>
          <w:highlight w:val="white"/>
        </w:rPr>
      </w:pPr>
      <w:r w:rsidRPr="00903DBA">
        <w:rPr>
          <w:highlight w:val="white"/>
        </w:rPr>
        <w:t xml:space="preserve">                                   Replace("s", "").Replace("l", "");</w:t>
      </w:r>
    </w:p>
    <w:p w14:paraId="237D0C82" w14:textId="77777777" w:rsidR="005B1C6D" w:rsidRPr="00903DBA" w:rsidRDefault="005B1C6D" w:rsidP="005B1C6D">
      <w:pPr>
        <w:pStyle w:val="Code"/>
        <w:rPr>
          <w:highlight w:val="white"/>
        </w:rPr>
      </w:pPr>
      <w:r w:rsidRPr="00903DBA">
        <w:rPr>
          <w:highlight w:val="white"/>
        </w:rPr>
        <w:t xml:space="preserve">    yylval.integer_value = Convert.ToInt32(text, 16);</w:t>
      </w:r>
    </w:p>
    <w:p w14:paraId="0F55ACDF" w14:textId="77777777" w:rsidR="005B1C6D" w:rsidRPr="00903DBA" w:rsidRDefault="005B1C6D" w:rsidP="005B1C6D">
      <w:pPr>
        <w:pStyle w:val="Code"/>
        <w:rPr>
          <w:highlight w:val="white"/>
        </w:rPr>
      </w:pPr>
      <w:r w:rsidRPr="00903DBA">
        <w:rPr>
          <w:highlight w:val="white"/>
        </w:rPr>
        <w:t xml:space="preserve">    return ((int) Tokens.VALUE);</w:t>
      </w:r>
    </w:p>
    <w:p w14:paraId="64D5B217" w14:textId="77777777" w:rsidR="005B1C6D" w:rsidRPr="00903DBA" w:rsidRDefault="005B1C6D" w:rsidP="005B1C6D">
      <w:pPr>
        <w:pStyle w:val="Code"/>
        <w:rPr>
          <w:highlight w:val="white"/>
        </w:rPr>
      </w:pPr>
      <w:r w:rsidRPr="00903DBA">
        <w:rPr>
          <w:highlight w:val="white"/>
        </w:rPr>
        <w:t xml:space="preserve">  }</w:t>
      </w:r>
    </w:p>
    <w:p w14:paraId="751DF657" w14:textId="77777777" w:rsidR="005B1C6D" w:rsidRPr="00903DBA" w:rsidRDefault="005B1C6D" w:rsidP="005B1C6D">
      <w:pPr>
        <w:pStyle w:val="Code"/>
        <w:rPr>
          <w:highlight w:val="white"/>
        </w:rPr>
      </w:pPr>
      <w:r w:rsidRPr="00903DBA">
        <w:rPr>
          <w:highlight w:val="white"/>
        </w:rPr>
        <w:t>}</w:t>
      </w:r>
    </w:p>
    <w:p w14:paraId="19806D94" w14:textId="77777777" w:rsidR="005B1C6D" w:rsidRPr="00903DBA" w:rsidRDefault="005B1C6D" w:rsidP="005B1C6D">
      <w:r w:rsidRPr="00903DBA">
        <w:t>It is important to detect white spaces, otherwise the user would not be allowed to add any spaces to the code.</w:t>
      </w:r>
    </w:p>
    <w:p w14:paraId="6EF897E9" w14:textId="77777777" w:rsidR="005B1C6D" w:rsidRPr="00903DBA" w:rsidRDefault="005B1C6D" w:rsidP="005B1C6D">
      <w:pPr>
        <w:pStyle w:val="Code"/>
        <w:rPr>
          <w:highlight w:val="white"/>
        </w:rPr>
      </w:pPr>
      <w:r w:rsidRPr="00903DBA">
        <w:rPr>
          <w:highlight w:val="white"/>
        </w:rPr>
        <w:t>{WHITE_SPACE} {</w:t>
      </w:r>
    </w:p>
    <w:p w14:paraId="51E8BAFB" w14:textId="77777777" w:rsidR="005B1C6D" w:rsidRPr="00903DBA" w:rsidRDefault="005B1C6D" w:rsidP="005B1C6D">
      <w:pPr>
        <w:pStyle w:val="Code"/>
        <w:rPr>
          <w:highlight w:val="white"/>
        </w:rPr>
      </w:pPr>
      <w:r w:rsidRPr="00903DBA">
        <w:rPr>
          <w:highlight w:val="white"/>
        </w:rPr>
        <w:t xml:space="preserve">  if (yytext.Equals("\n")) {</w:t>
      </w:r>
    </w:p>
    <w:p w14:paraId="685A1A67" w14:textId="77777777" w:rsidR="005B1C6D" w:rsidRPr="00903DBA" w:rsidRDefault="005B1C6D" w:rsidP="005B1C6D">
      <w:pPr>
        <w:pStyle w:val="Code"/>
        <w:rPr>
          <w:highlight w:val="white"/>
        </w:rPr>
      </w:pPr>
      <w:r w:rsidRPr="00903DBA">
        <w:rPr>
          <w:highlight w:val="white"/>
        </w:rPr>
        <w:t xml:space="preserve">    ++CCompiler_Main.Scanner.Line;</w:t>
      </w:r>
    </w:p>
    <w:p w14:paraId="63B3DED9" w14:textId="77777777" w:rsidR="005B1C6D" w:rsidRPr="00903DBA" w:rsidRDefault="005B1C6D" w:rsidP="005B1C6D">
      <w:pPr>
        <w:pStyle w:val="Code"/>
        <w:rPr>
          <w:highlight w:val="white"/>
        </w:rPr>
      </w:pPr>
      <w:r w:rsidRPr="00903DBA">
        <w:rPr>
          <w:highlight w:val="white"/>
        </w:rPr>
        <w:t xml:space="preserve">  }</w:t>
      </w:r>
    </w:p>
    <w:p w14:paraId="06790739" w14:textId="77777777" w:rsidR="005B1C6D" w:rsidRPr="00903DBA" w:rsidRDefault="005B1C6D" w:rsidP="005B1C6D">
      <w:pPr>
        <w:pStyle w:val="Code"/>
        <w:rPr>
          <w:highlight w:val="white"/>
        </w:rPr>
      </w:pPr>
      <w:r w:rsidRPr="00903DBA">
        <w:rPr>
          <w:highlight w:val="white"/>
        </w:rPr>
        <w:t>}</w:t>
      </w:r>
    </w:p>
    <w:p w14:paraId="6C16C7C2" w14:textId="77777777" w:rsidR="005B1C6D" w:rsidRPr="00903DBA" w:rsidRDefault="005B1C6D" w:rsidP="005B1C6D">
      <w:r w:rsidRPr="00903DBA">
        <w:t>If we detect a character we do not recognize, we just stop the execution with an error message.</w:t>
      </w:r>
    </w:p>
    <w:p w14:paraId="40FA4434" w14:textId="77777777" w:rsidR="005B1C6D" w:rsidRPr="00903DBA" w:rsidRDefault="005B1C6D" w:rsidP="005B1C6D">
      <w:pPr>
        <w:pStyle w:val="Code"/>
        <w:rPr>
          <w:highlight w:val="white"/>
        </w:rPr>
      </w:pPr>
      <w:r w:rsidRPr="00903DBA">
        <w:rPr>
          <w:highlight w:val="white"/>
        </w:rPr>
        <w:t>. { Assert.Error(yytext, Message.Unknown_character); }</w:t>
      </w:r>
    </w:p>
    <w:p w14:paraId="5C1759ED" w14:textId="13FF380D" w:rsidR="005B1C6D" w:rsidRPr="00903DBA" w:rsidRDefault="005B1C6D" w:rsidP="005B1C6D">
      <w:pPr>
        <w:pStyle w:val="Rubrik2"/>
      </w:pPr>
      <w:bookmarkStart w:id="517" w:name="_Toc57656149"/>
      <w:r w:rsidRPr="00903DBA">
        <w:t>The Pre</w:t>
      </w:r>
      <w:r w:rsidR="00921465" w:rsidRPr="00903DBA">
        <w:t xml:space="preserve">processor </w:t>
      </w:r>
      <w:r w:rsidR="007C4A54" w:rsidRPr="00903DBA">
        <w:t xml:space="preserve">Scanner and </w:t>
      </w:r>
      <w:r w:rsidRPr="00903DBA">
        <w:t>Parser</w:t>
      </w:r>
      <w:bookmarkEnd w:id="517"/>
    </w:p>
    <w:p w14:paraId="2AE043DB" w14:textId="391F467B" w:rsidR="00921465" w:rsidRPr="00903DBA" w:rsidRDefault="00921465" w:rsidP="00921465">
      <w:r w:rsidRPr="00903DBA">
        <w:t>There is actually a second parser</w:t>
      </w:r>
      <w:r w:rsidR="00AC6AA7" w:rsidRPr="00903DBA">
        <w:t xml:space="preserve"> and scanner</w:t>
      </w:r>
      <w:r w:rsidRPr="00903DBA">
        <w:t xml:space="preserve">, that </w:t>
      </w:r>
      <w:r w:rsidR="00AC6AA7" w:rsidRPr="00903DBA">
        <w:t>parsers</w:t>
      </w:r>
      <w:r w:rsidRPr="00903DBA">
        <w:t xml:space="preserve"> the </w:t>
      </w:r>
      <w:r w:rsidR="00AC6AA7" w:rsidRPr="00903DBA">
        <w:t>source code. The parser is very simple. Its only task is to define a set of terminals.</w:t>
      </w:r>
    </w:p>
    <w:p w14:paraId="1F96E4F3" w14:textId="77777777" w:rsidR="005B1C6D" w:rsidRPr="00903DBA" w:rsidRDefault="005B1C6D" w:rsidP="005B1C6D">
      <w:pPr>
        <w:pStyle w:val="CodeHeader"/>
      </w:pPr>
      <w:r w:rsidRPr="00903DBA">
        <w:t>PreParser.gppg</w:t>
      </w:r>
    </w:p>
    <w:p w14:paraId="7ADA127E" w14:textId="77777777" w:rsidR="005B1C6D" w:rsidRPr="00903DBA" w:rsidRDefault="005B1C6D" w:rsidP="005B1C6D">
      <w:pPr>
        <w:pStyle w:val="Code"/>
        <w:rPr>
          <w:highlight w:val="white"/>
        </w:rPr>
      </w:pPr>
      <w:r w:rsidRPr="00903DBA">
        <w:rPr>
          <w:highlight w:val="white"/>
        </w:rPr>
        <w:t>%namespace CCompiler_Pre</w:t>
      </w:r>
    </w:p>
    <w:p w14:paraId="1B047246" w14:textId="77777777" w:rsidR="005B1C6D" w:rsidRPr="00903DBA" w:rsidRDefault="005B1C6D" w:rsidP="005B1C6D">
      <w:pPr>
        <w:pStyle w:val="Code"/>
        <w:rPr>
          <w:highlight w:val="white"/>
        </w:rPr>
      </w:pPr>
      <w:r w:rsidRPr="00903DBA">
        <w:rPr>
          <w:highlight w:val="white"/>
        </w:rPr>
        <w:t>%partial</w:t>
      </w:r>
    </w:p>
    <w:p w14:paraId="14A09CB5" w14:textId="77777777" w:rsidR="005B1C6D" w:rsidRPr="00903DBA" w:rsidRDefault="005B1C6D" w:rsidP="005B1C6D">
      <w:pPr>
        <w:pStyle w:val="Code"/>
        <w:rPr>
          <w:highlight w:val="white"/>
        </w:rPr>
      </w:pPr>
    </w:p>
    <w:p w14:paraId="70A884D9" w14:textId="77777777" w:rsidR="005B1C6D" w:rsidRPr="00903DBA" w:rsidRDefault="005B1C6D" w:rsidP="005B1C6D">
      <w:pPr>
        <w:pStyle w:val="Code"/>
        <w:rPr>
          <w:highlight w:val="white"/>
        </w:rPr>
      </w:pPr>
      <w:r w:rsidRPr="00903DBA">
        <w:rPr>
          <w:highlight w:val="white"/>
        </w:rPr>
        <w:t>%{</w:t>
      </w:r>
    </w:p>
    <w:p w14:paraId="0BFD6269" w14:textId="77777777" w:rsidR="005B1C6D" w:rsidRPr="00903DBA" w:rsidRDefault="005B1C6D" w:rsidP="005B1C6D">
      <w:pPr>
        <w:pStyle w:val="Code"/>
        <w:rPr>
          <w:highlight w:val="white"/>
        </w:rPr>
      </w:pPr>
      <w:r w:rsidRPr="00903DBA">
        <w:rPr>
          <w:highlight w:val="white"/>
        </w:rPr>
        <w:t xml:space="preserve">  // Empty.</w:t>
      </w:r>
    </w:p>
    <w:p w14:paraId="12B50713" w14:textId="77777777" w:rsidR="005B1C6D" w:rsidRPr="00903DBA" w:rsidRDefault="005B1C6D" w:rsidP="005B1C6D">
      <w:pPr>
        <w:pStyle w:val="Code"/>
        <w:rPr>
          <w:highlight w:val="white"/>
        </w:rPr>
      </w:pPr>
      <w:r w:rsidRPr="00903DBA">
        <w:rPr>
          <w:highlight w:val="white"/>
        </w:rPr>
        <w:t>%}</w:t>
      </w:r>
    </w:p>
    <w:p w14:paraId="45DD2ED5" w14:textId="77777777" w:rsidR="005B1C6D" w:rsidRPr="00903DBA" w:rsidRDefault="005B1C6D" w:rsidP="005B1C6D">
      <w:pPr>
        <w:pStyle w:val="Code"/>
        <w:rPr>
          <w:highlight w:val="white"/>
        </w:rPr>
      </w:pPr>
    </w:p>
    <w:p w14:paraId="515A6D6E" w14:textId="77777777" w:rsidR="005B1C6D" w:rsidRPr="00903DBA" w:rsidRDefault="005B1C6D" w:rsidP="005B1C6D">
      <w:pPr>
        <w:pStyle w:val="Code"/>
        <w:rPr>
          <w:highlight w:val="white"/>
        </w:rPr>
      </w:pPr>
      <w:r w:rsidRPr="00903DBA">
        <w:rPr>
          <w:highlight w:val="white"/>
        </w:rPr>
        <w:t>%union {</w:t>
      </w:r>
    </w:p>
    <w:p w14:paraId="1524FCD1" w14:textId="77777777" w:rsidR="005B1C6D" w:rsidRPr="00903DBA" w:rsidRDefault="005B1C6D" w:rsidP="005B1C6D">
      <w:pPr>
        <w:pStyle w:val="Code"/>
        <w:rPr>
          <w:highlight w:val="white"/>
        </w:rPr>
      </w:pPr>
      <w:r w:rsidRPr="00903DBA">
        <w:rPr>
          <w:highlight w:val="white"/>
        </w:rPr>
        <w:t xml:space="preserve">  public string name;</w:t>
      </w:r>
    </w:p>
    <w:p w14:paraId="470387F6" w14:textId="77777777" w:rsidR="005B1C6D" w:rsidRPr="00903DBA" w:rsidRDefault="005B1C6D" w:rsidP="005B1C6D">
      <w:pPr>
        <w:pStyle w:val="Code"/>
        <w:rPr>
          <w:highlight w:val="white"/>
        </w:rPr>
      </w:pPr>
      <w:r w:rsidRPr="00903DBA">
        <w:rPr>
          <w:highlight w:val="white"/>
        </w:rPr>
        <w:t>}</w:t>
      </w:r>
    </w:p>
    <w:p w14:paraId="6D83BE62" w14:textId="77777777" w:rsidR="005B1C6D" w:rsidRPr="00903DBA" w:rsidRDefault="005B1C6D" w:rsidP="005B1C6D">
      <w:pPr>
        <w:pStyle w:val="Code"/>
        <w:rPr>
          <w:highlight w:val="white"/>
        </w:rPr>
      </w:pPr>
    </w:p>
    <w:p w14:paraId="722BA385" w14:textId="77777777" w:rsidR="005B1C6D" w:rsidRPr="00903DBA" w:rsidRDefault="005B1C6D" w:rsidP="005B1C6D">
      <w:pPr>
        <w:pStyle w:val="Code"/>
        <w:rPr>
          <w:highlight w:val="white"/>
        </w:rPr>
      </w:pPr>
      <w:r w:rsidRPr="00903DBA">
        <w:rPr>
          <w:highlight w:val="white"/>
        </w:rPr>
        <w:t>%token &lt;name&gt; NAME STRING LEFT_PARENTHESIS RIGHT_PARENTHESIS</w:t>
      </w:r>
    </w:p>
    <w:p w14:paraId="0F2D1124" w14:textId="77777777" w:rsidR="005B1C6D" w:rsidRPr="00903DBA" w:rsidRDefault="005B1C6D" w:rsidP="005B1C6D">
      <w:pPr>
        <w:pStyle w:val="Code"/>
        <w:rPr>
          <w:highlight w:val="white"/>
        </w:rPr>
      </w:pPr>
      <w:r w:rsidRPr="00903DBA">
        <w:rPr>
          <w:highlight w:val="white"/>
        </w:rPr>
        <w:t xml:space="preserve">              COMMA SHARP DOUBLE_SHARP TOKEN MARK // EOL</w:t>
      </w:r>
    </w:p>
    <w:p w14:paraId="4EF7543D" w14:textId="77777777" w:rsidR="005B1C6D" w:rsidRPr="00903DBA" w:rsidRDefault="005B1C6D" w:rsidP="005B1C6D">
      <w:pPr>
        <w:pStyle w:val="Code"/>
        <w:rPr>
          <w:highlight w:val="white"/>
        </w:rPr>
      </w:pPr>
    </w:p>
    <w:p w14:paraId="016790EA" w14:textId="419B222E" w:rsidR="005B1C6D" w:rsidRPr="00903DBA" w:rsidRDefault="005B1C6D" w:rsidP="005B1C6D">
      <w:pPr>
        <w:pStyle w:val="Code"/>
        <w:rPr>
          <w:highlight w:val="white"/>
        </w:rPr>
      </w:pPr>
      <w:r w:rsidRPr="00903DBA">
        <w:rPr>
          <w:highlight w:val="white"/>
        </w:rPr>
        <w:t xml:space="preserve">%start </w:t>
      </w:r>
      <w:r w:rsidR="00563AF1" w:rsidRPr="00903DBA">
        <w:rPr>
          <w:highlight w:val="white"/>
        </w:rPr>
        <w:t>source_code_file</w:t>
      </w:r>
    </w:p>
    <w:p w14:paraId="7D2F11EF" w14:textId="77777777" w:rsidR="005B1C6D" w:rsidRPr="00903DBA" w:rsidRDefault="005B1C6D" w:rsidP="005B1C6D">
      <w:pPr>
        <w:pStyle w:val="Code"/>
        <w:rPr>
          <w:highlight w:val="white"/>
        </w:rPr>
      </w:pPr>
    </w:p>
    <w:p w14:paraId="11CFEF1F" w14:textId="77777777" w:rsidR="005B1C6D" w:rsidRPr="00903DBA" w:rsidRDefault="005B1C6D" w:rsidP="005B1C6D">
      <w:pPr>
        <w:pStyle w:val="Code"/>
        <w:rPr>
          <w:highlight w:val="white"/>
        </w:rPr>
      </w:pPr>
      <w:r w:rsidRPr="00903DBA">
        <w:rPr>
          <w:highlight w:val="white"/>
        </w:rPr>
        <w:t>%%</w:t>
      </w:r>
    </w:p>
    <w:p w14:paraId="7115297D" w14:textId="77777777" w:rsidR="005B1C6D" w:rsidRPr="00903DBA" w:rsidRDefault="005B1C6D" w:rsidP="005B1C6D">
      <w:pPr>
        <w:pStyle w:val="Code"/>
        <w:rPr>
          <w:highlight w:val="white"/>
        </w:rPr>
      </w:pPr>
    </w:p>
    <w:p w14:paraId="53E58736" w14:textId="2D737BF2" w:rsidR="005B1C6D" w:rsidRPr="00903DBA" w:rsidRDefault="00563AF1" w:rsidP="005B1C6D">
      <w:pPr>
        <w:pStyle w:val="Code"/>
        <w:rPr>
          <w:highlight w:val="white"/>
        </w:rPr>
      </w:pPr>
      <w:r w:rsidRPr="00903DBA">
        <w:rPr>
          <w:highlight w:val="white"/>
        </w:rPr>
        <w:t>source_code_file</w:t>
      </w:r>
      <w:r w:rsidR="005B1C6D" w:rsidRPr="00903DBA">
        <w:rPr>
          <w:highlight w:val="white"/>
        </w:rPr>
        <w:t>:</w:t>
      </w:r>
    </w:p>
    <w:p w14:paraId="2781048D" w14:textId="77777777" w:rsidR="005B1C6D" w:rsidRPr="00903DBA" w:rsidRDefault="005B1C6D" w:rsidP="005B1C6D">
      <w:pPr>
        <w:pStyle w:val="Code"/>
        <w:rPr>
          <w:highlight w:val="white"/>
        </w:rPr>
      </w:pPr>
      <w:r w:rsidRPr="00903DBA">
        <w:rPr>
          <w:highlight w:val="white"/>
        </w:rPr>
        <w:t xml:space="preserve">  /* Empty. */;</w:t>
      </w:r>
    </w:p>
    <w:p w14:paraId="1B985836" w14:textId="77777777" w:rsidR="005B1C6D" w:rsidRPr="00903DBA" w:rsidRDefault="005B1C6D" w:rsidP="005B1C6D">
      <w:pPr>
        <w:pStyle w:val="Code"/>
        <w:rPr>
          <w:highlight w:val="white"/>
        </w:rPr>
      </w:pPr>
    </w:p>
    <w:p w14:paraId="3E7CD1EE" w14:textId="7FDFBE50" w:rsidR="005B1C6D" w:rsidRPr="00903DBA" w:rsidRDefault="005B1C6D" w:rsidP="005B1C6D">
      <w:pPr>
        <w:pStyle w:val="Code"/>
      </w:pPr>
      <w:r w:rsidRPr="00903DBA">
        <w:rPr>
          <w:highlight w:val="white"/>
        </w:rPr>
        <w:t>%%</w:t>
      </w:r>
    </w:p>
    <w:p w14:paraId="4594F6E7" w14:textId="27A2005B" w:rsidR="00AC6AA7" w:rsidRPr="00903DBA" w:rsidRDefault="00AC6AA7" w:rsidP="00AC6AA7">
      <w:r w:rsidRPr="00903DBA">
        <w:t xml:space="preserve">The scanner </w:t>
      </w:r>
      <w:r w:rsidR="00A733B2" w:rsidRPr="00903DBA">
        <w:t>is a little bit more complicated. Its task is to define a set of tokens.</w:t>
      </w:r>
      <w:r w:rsidR="00AB7587" w:rsidRPr="00903DBA">
        <w:t xml:space="preserve"> Similar to the scanner of </w:t>
      </w:r>
      <w:r w:rsidR="006818B4" w:rsidRPr="00903DBA">
        <w:t xml:space="preserve">Chapter </w:t>
      </w:r>
      <w:r w:rsidR="006818B4" w:rsidRPr="00903DBA">
        <w:fldChar w:fldCharType="begin"/>
      </w:r>
      <w:r w:rsidR="006818B4" w:rsidRPr="00903DBA">
        <w:instrText xml:space="preserve"> REF _Ref54016821 \r \h </w:instrText>
      </w:r>
      <w:r w:rsidR="006818B4" w:rsidRPr="00903DBA">
        <w:fldChar w:fldCharType="separate"/>
      </w:r>
      <w:r w:rsidR="00392B3E">
        <w:t>2</w:t>
      </w:r>
      <w:r w:rsidR="006818B4" w:rsidRPr="00903DBA">
        <w:fldChar w:fldCharType="end"/>
      </w:r>
      <w:r w:rsidR="00AB7587" w:rsidRPr="00903DBA">
        <w:t>, it define</w:t>
      </w:r>
      <w:r w:rsidR="004E51AE" w:rsidRPr="00903DBA">
        <w:t>s</w:t>
      </w:r>
      <w:r w:rsidR="00E92966" w:rsidRPr="00903DBA">
        <w:t xml:space="preserve"> a set of values tokens are to be used of the preprocessor. The idea is that we divide the </w:t>
      </w:r>
    </w:p>
    <w:p w14:paraId="53305911" w14:textId="77777777" w:rsidR="005B1C6D" w:rsidRPr="00903DBA" w:rsidRDefault="005B1C6D" w:rsidP="005B1C6D">
      <w:pPr>
        <w:pStyle w:val="CodeHeader"/>
      </w:pPr>
      <w:r w:rsidRPr="00903DBA">
        <w:t>PreScanner.gplex</w:t>
      </w:r>
    </w:p>
    <w:p w14:paraId="00D5D339" w14:textId="77777777" w:rsidR="005B1C6D" w:rsidRPr="00903DBA" w:rsidRDefault="005B1C6D" w:rsidP="005B1C6D">
      <w:pPr>
        <w:pStyle w:val="Code"/>
        <w:rPr>
          <w:highlight w:val="white"/>
        </w:rPr>
      </w:pPr>
      <w:r w:rsidRPr="00903DBA">
        <w:rPr>
          <w:highlight w:val="white"/>
        </w:rPr>
        <w:t>%namespace CCompiler_Pre</w:t>
      </w:r>
    </w:p>
    <w:p w14:paraId="2614D05B" w14:textId="77777777" w:rsidR="005B1C6D" w:rsidRPr="00903DBA" w:rsidRDefault="005B1C6D" w:rsidP="005B1C6D">
      <w:pPr>
        <w:pStyle w:val="Code"/>
        <w:rPr>
          <w:highlight w:val="white"/>
        </w:rPr>
      </w:pPr>
    </w:p>
    <w:p w14:paraId="0789F1B4" w14:textId="77777777" w:rsidR="005B1C6D" w:rsidRPr="00903DBA" w:rsidRDefault="005B1C6D" w:rsidP="005B1C6D">
      <w:pPr>
        <w:pStyle w:val="Code"/>
        <w:rPr>
          <w:highlight w:val="white"/>
        </w:rPr>
      </w:pPr>
      <w:r w:rsidRPr="00903DBA">
        <w:rPr>
          <w:highlight w:val="white"/>
        </w:rPr>
        <w:t>%{</w:t>
      </w:r>
    </w:p>
    <w:p w14:paraId="520A3FAC" w14:textId="77777777" w:rsidR="005B1C6D" w:rsidRPr="00903DBA" w:rsidRDefault="005B1C6D" w:rsidP="005B1C6D">
      <w:pPr>
        <w:pStyle w:val="Code"/>
        <w:rPr>
          <w:highlight w:val="white"/>
        </w:rPr>
      </w:pPr>
      <w:r w:rsidRPr="00903DBA">
        <w:rPr>
          <w:highlight w:val="white"/>
        </w:rPr>
        <w:t xml:space="preserve">  public static int NewlineCount = 0;</w:t>
      </w:r>
    </w:p>
    <w:p w14:paraId="6E39914C" w14:textId="77777777" w:rsidR="005B1C6D" w:rsidRPr="00903DBA" w:rsidRDefault="005B1C6D" w:rsidP="005B1C6D">
      <w:pPr>
        <w:pStyle w:val="Code"/>
        <w:rPr>
          <w:highlight w:val="white"/>
        </w:rPr>
      </w:pPr>
      <w:r w:rsidRPr="00903DBA">
        <w:rPr>
          <w:highlight w:val="white"/>
        </w:rPr>
        <w:t xml:space="preserve">  public static bool Whitespace = false;</w:t>
      </w:r>
    </w:p>
    <w:p w14:paraId="3187F0AB" w14:textId="77777777" w:rsidR="005B1C6D" w:rsidRPr="00903DBA" w:rsidRDefault="005B1C6D" w:rsidP="005B1C6D">
      <w:pPr>
        <w:pStyle w:val="Code"/>
        <w:rPr>
          <w:highlight w:val="white"/>
        </w:rPr>
      </w:pPr>
      <w:r w:rsidRPr="00903DBA">
        <w:rPr>
          <w:highlight w:val="white"/>
        </w:rPr>
        <w:t>%}</w:t>
      </w:r>
    </w:p>
    <w:p w14:paraId="4728A4DD" w14:textId="77777777" w:rsidR="005B1C6D" w:rsidRPr="00903DBA" w:rsidRDefault="005B1C6D" w:rsidP="005B1C6D">
      <w:pPr>
        <w:pStyle w:val="Code"/>
        <w:rPr>
          <w:highlight w:val="white"/>
        </w:rPr>
      </w:pPr>
    </w:p>
    <w:p w14:paraId="7D499CD4" w14:textId="77777777" w:rsidR="005B1C6D" w:rsidRPr="00903DBA" w:rsidRDefault="005B1C6D" w:rsidP="005B1C6D">
      <w:pPr>
        <w:pStyle w:val="Code"/>
        <w:rPr>
          <w:highlight w:val="white"/>
        </w:rPr>
      </w:pPr>
      <w:r w:rsidRPr="00903DBA">
        <w:rPr>
          <w:highlight w:val="white"/>
        </w:rPr>
        <w:t>OCTAL_VALUE (\+|\-)?[0][0-7]*([uU]|[sSlL]|[uU][sSlL]|[sSlL][uU])?</w:t>
      </w:r>
    </w:p>
    <w:p w14:paraId="0C127C76" w14:textId="77777777" w:rsidR="005B1C6D" w:rsidRPr="00903DBA" w:rsidRDefault="005B1C6D" w:rsidP="005B1C6D">
      <w:pPr>
        <w:pStyle w:val="Code"/>
        <w:rPr>
          <w:highlight w:val="white"/>
        </w:rPr>
      </w:pPr>
      <w:r w:rsidRPr="00903DBA">
        <w:rPr>
          <w:highlight w:val="white"/>
        </w:rPr>
        <w:t>DECIMAL_VALUE (\+|\-)?[1-9][0-9]*([uU]|[sSlL]|[uU][sSlL]|[sSlL][uU])?</w:t>
      </w:r>
    </w:p>
    <w:p w14:paraId="3C3D6FB1" w14:textId="77777777" w:rsidR="005B1C6D" w:rsidRPr="00903DBA" w:rsidRDefault="005B1C6D" w:rsidP="005B1C6D">
      <w:pPr>
        <w:pStyle w:val="Code"/>
        <w:rPr>
          <w:highlight w:val="white"/>
        </w:rPr>
      </w:pPr>
      <w:r w:rsidRPr="00903DBA">
        <w:rPr>
          <w:highlight w:val="white"/>
        </w:rPr>
        <w:t xml:space="preserve">HEXADECIMAL_VALUE (\+|\-)?[0][xX][0-9a-fA-F]+ </w:t>
      </w:r>
    </w:p>
    <w:p w14:paraId="1BF2B551" w14:textId="77777777" w:rsidR="005B1C6D" w:rsidRPr="00903DBA" w:rsidRDefault="005B1C6D" w:rsidP="005B1C6D">
      <w:pPr>
        <w:pStyle w:val="Code"/>
        <w:rPr>
          <w:highlight w:val="white"/>
        </w:rPr>
      </w:pPr>
      <w:r w:rsidRPr="00903DBA">
        <w:rPr>
          <w:highlight w:val="white"/>
        </w:rPr>
        <w:t xml:space="preserve">                  ([uU]|[sSlL]|[uU][sSlL]|[sSlL][uU])? // XXX</w:t>
      </w:r>
    </w:p>
    <w:p w14:paraId="49229A00" w14:textId="77777777" w:rsidR="005B1C6D" w:rsidRPr="00903DBA" w:rsidRDefault="005B1C6D" w:rsidP="005B1C6D">
      <w:pPr>
        <w:pStyle w:val="Code"/>
        <w:rPr>
          <w:highlight w:val="white"/>
        </w:rPr>
      </w:pPr>
      <w:r w:rsidRPr="00903DBA">
        <w:rPr>
          <w:highlight w:val="white"/>
        </w:rPr>
        <w:t>FLOATING_VALUE (\+|\-)?(([0-9]+"."[0-9]*|"."[0-9]+)([eE][\+\-]?[0-9]+)?|[0-9]+[eE][\+\-]?[0-9]+)([fF]|[lL])?</w:t>
      </w:r>
    </w:p>
    <w:p w14:paraId="4F7AC6F8" w14:textId="77777777" w:rsidR="005B1C6D" w:rsidRPr="00903DBA" w:rsidRDefault="005B1C6D" w:rsidP="005B1C6D">
      <w:pPr>
        <w:pStyle w:val="Code"/>
        <w:rPr>
          <w:highlight w:val="white"/>
        </w:rPr>
      </w:pPr>
      <w:r w:rsidRPr="00903DBA">
        <w:rPr>
          <w:highlight w:val="white"/>
        </w:rPr>
        <w:t>CHAR_VALUE \'("\n"|"\\\'"|[^\'])*\'</w:t>
      </w:r>
    </w:p>
    <w:p w14:paraId="342FF12F" w14:textId="77777777" w:rsidR="005B1C6D" w:rsidRPr="00903DBA" w:rsidRDefault="005B1C6D" w:rsidP="005B1C6D">
      <w:pPr>
        <w:pStyle w:val="Code"/>
        <w:rPr>
          <w:highlight w:val="white"/>
        </w:rPr>
      </w:pPr>
      <w:r w:rsidRPr="00903DBA">
        <w:rPr>
          <w:highlight w:val="white"/>
        </w:rPr>
        <w:t>STRING_VALUE \"("\n"|"\\\""|[^\"])*\"</w:t>
      </w:r>
    </w:p>
    <w:p w14:paraId="2E4470CA" w14:textId="77777777" w:rsidR="005B1C6D" w:rsidRPr="00903DBA" w:rsidRDefault="005B1C6D" w:rsidP="005B1C6D">
      <w:pPr>
        <w:pStyle w:val="Code"/>
        <w:rPr>
          <w:highlight w:val="white"/>
        </w:rPr>
      </w:pPr>
      <w:r w:rsidRPr="00903DBA">
        <w:rPr>
          <w:highlight w:val="white"/>
        </w:rPr>
        <w:t>NAME [a-zA-Z_][a-zA-Z0-9_]*</w:t>
      </w:r>
    </w:p>
    <w:p w14:paraId="12A7D19F" w14:textId="77777777" w:rsidR="005B1C6D" w:rsidRPr="00903DBA" w:rsidRDefault="005B1C6D" w:rsidP="005B1C6D">
      <w:pPr>
        <w:pStyle w:val="Code"/>
        <w:rPr>
          <w:highlight w:val="white"/>
        </w:rPr>
      </w:pPr>
      <w:r w:rsidRPr="00903DBA">
        <w:rPr>
          <w:highlight w:val="white"/>
        </w:rPr>
        <w:t>WHITE_SPACE [ \t\r\n\f]</w:t>
      </w:r>
    </w:p>
    <w:p w14:paraId="4B218B3D" w14:textId="77777777" w:rsidR="005B1C6D" w:rsidRPr="00903DBA" w:rsidRDefault="005B1C6D" w:rsidP="005B1C6D">
      <w:pPr>
        <w:pStyle w:val="Code"/>
        <w:rPr>
          <w:highlight w:val="white"/>
        </w:rPr>
      </w:pPr>
      <w:r w:rsidRPr="00903DBA">
        <w:rPr>
          <w:highlight w:val="white"/>
        </w:rPr>
        <w:t>TOKEN [^a-zA-Z0-9()#,\"\' \t\r\n\f\0]+</w:t>
      </w:r>
    </w:p>
    <w:p w14:paraId="60E79221" w14:textId="77777777" w:rsidR="005B1C6D" w:rsidRPr="00903DBA" w:rsidRDefault="005B1C6D" w:rsidP="005B1C6D">
      <w:pPr>
        <w:pStyle w:val="Code"/>
        <w:rPr>
          <w:highlight w:val="white"/>
        </w:rPr>
      </w:pPr>
      <w:r w:rsidRPr="00903DBA">
        <w:rPr>
          <w:highlight w:val="white"/>
        </w:rPr>
        <w:t>%%</w:t>
      </w:r>
    </w:p>
    <w:p w14:paraId="2EDDD634" w14:textId="77777777" w:rsidR="005B1C6D" w:rsidRPr="00903DBA" w:rsidRDefault="005B1C6D" w:rsidP="005B1C6D">
      <w:pPr>
        <w:pStyle w:val="Code"/>
        <w:rPr>
          <w:highlight w:val="white"/>
        </w:rPr>
      </w:pPr>
    </w:p>
    <w:p w14:paraId="0F6F570B" w14:textId="77777777" w:rsidR="005B1C6D" w:rsidRPr="00903DBA" w:rsidRDefault="005B1C6D" w:rsidP="005B1C6D">
      <w:pPr>
        <w:pStyle w:val="Code"/>
        <w:rPr>
          <w:highlight w:val="white"/>
        </w:rPr>
      </w:pPr>
      <w:r w:rsidRPr="00903DBA">
        <w:rPr>
          <w:highlight w:val="white"/>
        </w:rPr>
        <w:t>"(" { yylval.name = "("; return ((int) Tokens.LEFT_PARENTHESIS); }</w:t>
      </w:r>
    </w:p>
    <w:p w14:paraId="3D6B05C8" w14:textId="77777777" w:rsidR="005B1C6D" w:rsidRPr="00903DBA" w:rsidRDefault="005B1C6D" w:rsidP="005B1C6D">
      <w:pPr>
        <w:pStyle w:val="Code"/>
        <w:rPr>
          <w:highlight w:val="white"/>
        </w:rPr>
      </w:pPr>
      <w:r w:rsidRPr="00903DBA">
        <w:rPr>
          <w:highlight w:val="white"/>
        </w:rPr>
        <w:t>")" { yylval.name = ")"; return ((int) Tokens.RIGHT_PARENTHESIS); }</w:t>
      </w:r>
    </w:p>
    <w:p w14:paraId="4DC999C1" w14:textId="77777777" w:rsidR="005B1C6D" w:rsidRPr="00903DBA" w:rsidRDefault="005B1C6D" w:rsidP="005B1C6D">
      <w:pPr>
        <w:pStyle w:val="Code"/>
        <w:rPr>
          <w:highlight w:val="white"/>
        </w:rPr>
      </w:pPr>
      <w:r w:rsidRPr="00903DBA">
        <w:rPr>
          <w:highlight w:val="white"/>
        </w:rPr>
        <w:t>"##" { yylval.name = "##"; return ((int) Tokens.DOUBLE_SHARP); }</w:t>
      </w:r>
    </w:p>
    <w:p w14:paraId="4A1C619F" w14:textId="77777777" w:rsidR="005B1C6D" w:rsidRPr="00903DBA" w:rsidRDefault="005B1C6D" w:rsidP="005B1C6D">
      <w:pPr>
        <w:pStyle w:val="Code"/>
        <w:rPr>
          <w:highlight w:val="white"/>
        </w:rPr>
      </w:pPr>
      <w:r w:rsidRPr="00903DBA">
        <w:rPr>
          <w:highlight w:val="white"/>
        </w:rPr>
        <w:t>"#"  { yylval.name = "#"; return ((int) Tokens.SHARP); }</w:t>
      </w:r>
    </w:p>
    <w:p w14:paraId="3DD9E8CE" w14:textId="77777777" w:rsidR="005B1C6D" w:rsidRPr="00903DBA" w:rsidRDefault="005B1C6D" w:rsidP="005B1C6D">
      <w:pPr>
        <w:pStyle w:val="Code"/>
        <w:rPr>
          <w:highlight w:val="white"/>
        </w:rPr>
      </w:pPr>
      <w:r w:rsidRPr="00903DBA">
        <w:rPr>
          <w:highlight w:val="white"/>
        </w:rPr>
        <w:t>"," { yylval.name = ","; return ((int) Tokens.COMMA); }</w:t>
      </w:r>
    </w:p>
    <w:p w14:paraId="6BC4EAB8" w14:textId="77777777" w:rsidR="005B1C6D" w:rsidRPr="00903DBA" w:rsidRDefault="005B1C6D" w:rsidP="005B1C6D">
      <w:pPr>
        <w:pStyle w:val="Code"/>
        <w:rPr>
          <w:highlight w:val="white"/>
        </w:rPr>
      </w:pPr>
      <w:r w:rsidRPr="00903DBA">
        <w:rPr>
          <w:highlight w:val="white"/>
        </w:rPr>
        <w:t>//"\0" { /*CCompiler_Pre.Scanner.NewlineCount = 0;*/ yylval.name = ""; return ((int) Tokens.EOL); }</w:t>
      </w:r>
    </w:p>
    <w:p w14:paraId="7C6D8469" w14:textId="77777777" w:rsidR="005B1C6D" w:rsidRPr="00903DBA" w:rsidRDefault="005B1C6D" w:rsidP="005B1C6D">
      <w:pPr>
        <w:pStyle w:val="Code"/>
        <w:rPr>
          <w:highlight w:val="white"/>
        </w:rPr>
      </w:pPr>
    </w:p>
    <w:p w14:paraId="107D9BD2" w14:textId="77777777" w:rsidR="005B1C6D" w:rsidRPr="00903DBA" w:rsidRDefault="005B1C6D" w:rsidP="005B1C6D">
      <w:pPr>
        <w:pStyle w:val="Code"/>
        <w:rPr>
          <w:highlight w:val="white"/>
        </w:rPr>
      </w:pPr>
      <w:r w:rsidRPr="00903DBA">
        <w:rPr>
          <w:highlight w:val="white"/>
        </w:rPr>
        <w:t>{NAME} {</w:t>
      </w:r>
    </w:p>
    <w:p w14:paraId="3DCF7B84" w14:textId="77777777" w:rsidR="005B1C6D" w:rsidRPr="00903DBA" w:rsidRDefault="005B1C6D" w:rsidP="005B1C6D">
      <w:pPr>
        <w:pStyle w:val="Code"/>
        <w:rPr>
          <w:highlight w:val="white"/>
        </w:rPr>
      </w:pPr>
      <w:r w:rsidRPr="00903DBA">
        <w:rPr>
          <w:highlight w:val="white"/>
        </w:rPr>
        <w:t xml:space="preserve">  yylval.name = yytext;</w:t>
      </w:r>
    </w:p>
    <w:p w14:paraId="5BC24195" w14:textId="77777777" w:rsidR="005B1C6D" w:rsidRPr="00903DBA" w:rsidRDefault="005B1C6D" w:rsidP="005B1C6D">
      <w:pPr>
        <w:pStyle w:val="Code"/>
        <w:rPr>
          <w:highlight w:val="white"/>
        </w:rPr>
      </w:pPr>
      <w:r w:rsidRPr="00903DBA">
        <w:rPr>
          <w:highlight w:val="white"/>
        </w:rPr>
        <w:t xml:space="preserve">  return ((int) Tokens.NAME);</w:t>
      </w:r>
    </w:p>
    <w:p w14:paraId="465AC7AC" w14:textId="77777777" w:rsidR="005B1C6D" w:rsidRPr="00903DBA" w:rsidRDefault="005B1C6D" w:rsidP="005B1C6D">
      <w:pPr>
        <w:pStyle w:val="Code"/>
        <w:rPr>
          <w:highlight w:val="white"/>
        </w:rPr>
      </w:pPr>
      <w:r w:rsidRPr="00903DBA">
        <w:rPr>
          <w:highlight w:val="white"/>
        </w:rPr>
        <w:t>}</w:t>
      </w:r>
    </w:p>
    <w:p w14:paraId="23AAE375" w14:textId="77777777" w:rsidR="005B1C6D" w:rsidRPr="00903DBA" w:rsidRDefault="005B1C6D" w:rsidP="005B1C6D">
      <w:pPr>
        <w:pStyle w:val="Code"/>
        <w:rPr>
          <w:highlight w:val="white"/>
        </w:rPr>
      </w:pPr>
    </w:p>
    <w:p w14:paraId="6DE4CE67" w14:textId="77777777" w:rsidR="005B1C6D" w:rsidRPr="00903DBA" w:rsidRDefault="005B1C6D" w:rsidP="005B1C6D">
      <w:pPr>
        <w:pStyle w:val="Code"/>
        <w:rPr>
          <w:highlight w:val="white"/>
        </w:rPr>
      </w:pPr>
      <w:r w:rsidRPr="00903DBA">
        <w:rPr>
          <w:highlight w:val="white"/>
        </w:rPr>
        <w:t>{OCTAL_VALUE} {</w:t>
      </w:r>
    </w:p>
    <w:p w14:paraId="7DCF2985" w14:textId="77777777" w:rsidR="005B1C6D" w:rsidRPr="00903DBA" w:rsidRDefault="005B1C6D" w:rsidP="005B1C6D">
      <w:pPr>
        <w:pStyle w:val="Code"/>
        <w:rPr>
          <w:highlight w:val="white"/>
        </w:rPr>
      </w:pPr>
      <w:r w:rsidRPr="00903DBA">
        <w:rPr>
          <w:highlight w:val="white"/>
        </w:rPr>
        <w:t xml:space="preserve">  yylval.name = yytext;</w:t>
      </w:r>
    </w:p>
    <w:p w14:paraId="0F78C6EF" w14:textId="77777777" w:rsidR="005B1C6D" w:rsidRPr="00903DBA" w:rsidRDefault="005B1C6D" w:rsidP="005B1C6D">
      <w:pPr>
        <w:pStyle w:val="Code"/>
        <w:rPr>
          <w:highlight w:val="white"/>
        </w:rPr>
      </w:pPr>
      <w:r w:rsidRPr="00903DBA">
        <w:rPr>
          <w:highlight w:val="white"/>
        </w:rPr>
        <w:t xml:space="preserve">  return ((int) Tokens.TOKEN);</w:t>
      </w:r>
    </w:p>
    <w:p w14:paraId="27747CCB" w14:textId="77777777" w:rsidR="005B1C6D" w:rsidRPr="00903DBA" w:rsidRDefault="005B1C6D" w:rsidP="005B1C6D">
      <w:pPr>
        <w:pStyle w:val="Code"/>
        <w:rPr>
          <w:highlight w:val="white"/>
        </w:rPr>
      </w:pPr>
      <w:r w:rsidRPr="00903DBA">
        <w:rPr>
          <w:highlight w:val="white"/>
        </w:rPr>
        <w:t>}</w:t>
      </w:r>
    </w:p>
    <w:p w14:paraId="3AE4338A" w14:textId="77777777" w:rsidR="005B1C6D" w:rsidRPr="00903DBA" w:rsidRDefault="005B1C6D" w:rsidP="005B1C6D">
      <w:pPr>
        <w:pStyle w:val="Code"/>
        <w:rPr>
          <w:highlight w:val="white"/>
        </w:rPr>
      </w:pPr>
    </w:p>
    <w:p w14:paraId="5F9A0D06" w14:textId="77777777" w:rsidR="005B1C6D" w:rsidRPr="00903DBA" w:rsidRDefault="005B1C6D" w:rsidP="005B1C6D">
      <w:pPr>
        <w:pStyle w:val="Code"/>
        <w:rPr>
          <w:highlight w:val="white"/>
        </w:rPr>
      </w:pPr>
      <w:r w:rsidRPr="00903DBA">
        <w:rPr>
          <w:highlight w:val="white"/>
        </w:rPr>
        <w:t>{DECIMAL_VALUE} {</w:t>
      </w:r>
    </w:p>
    <w:p w14:paraId="33F27B7E" w14:textId="77777777" w:rsidR="005B1C6D" w:rsidRPr="00903DBA" w:rsidRDefault="005B1C6D" w:rsidP="005B1C6D">
      <w:pPr>
        <w:pStyle w:val="Code"/>
        <w:rPr>
          <w:highlight w:val="white"/>
        </w:rPr>
      </w:pPr>
      <w:r w:rsidRPr="00903DBA">
        <w:rPr>
          <w:highlight w:val="white"/>
        </w:rPr>
        <w:t xml:space="preserve">  yylval.name = yytext;</w:t>
      </w:r>
    </w:p>
    <w:p w14:paraId="78786238" w14:textId="77777777" w:rsidR="005B1C6D" w:rsidRPr="00903DBA" w:rsidRDefault="005B1C6D" w:rsidP="005B1C6D">
      <w:pPr>
        <w:pStyle w:val="Code"/>
        <w:rPr>
          <w:highlight w:val="white"/>
        </w:rPr>
      </w:pPr>
      <w:r w:rsidRPr="00903DBA">
        <w:rPr>
          <w:highlight w:val="white"/>
        </w:rPr>
        <w:t xml:space="preserve">  return ((int) Tokens.TOKEN);</w:t>
      </w:r>
    </w:p>
    <w:p w14:paraId="3D5CE931" w14:textId="77777777" w:rsidR="005B1C6D" w:rsidRPr="00903DBA" w:rsidRDefault="005B1C6D" w:rsidP="005B1C6D">
      <w:pPr>
        <w:pStyle w:val="Code"/>
        <w:rPr>
          <w:highlight w:val="white"/>
        </w:rPr>
      </w:pPr>
      <w:r w:rsidRPr="00903DBA">
        <w:rPr>
          <w:highlight w:val="white"/>
        </w:rPr>
        <w:t>}</w:t>
      </w:r>
    </w:p>
    <w:p w14:paraId="306AD78A" w14:textId="77777777" w:rsidR="005B1C6D" w:rsidRPr="00903DBA" w:rsidRDefault="005B1C6D" w:rsidP="005B1C6D">
      <w:pPr>
        <w:pStyle w:val="Code"/>
        <w:rPr>
          <w:highlight w:val="white"/>
        </w:rPr>
      </w:pPr>
    </w:p>
    <w:p w14:paraId="0DDBA1B4" w14:textId="77777777" w:rsidR="005B1C6D" w:rsidRPr="00903DBA" w:rsidRDefault="005B1C6D" w:rsidP="005B1C6D">
      <w:pPr>
        <w:pStyle w:val="Code"/>
        <w:rPr>
          <w:highlight w:val="white"/>
        </w:rPr>
      </w:pPr>
      <w:r w:rsidRPr="00903DBA">
        <w:rPr>
          <w:highlight w:val="white"/>
        </w:rPr>
        <w:t>{HEXADECIMAL_VALUE} {</w:t>
      </w:r>
    </w:p>
    <w:p w14:paraId="3DD71E54" w14:textId="77777777" w:rsidR="005B1C6D" w:rsidRPr="00903DBA" w:rsidRDefault="005B1C6D" w:rsidP="005B1C6D">
      <w:pPr>
        <w:pStyle w:val="Code"/>
        <w:rPr>
          <w:highlight w:val="white"/>
        </w:rPr>
      </w:pPr>
      <w:r w:rsidRPr="00903DBA">
        <w:rPr>
          <w:highlight w:val="white"/>
        </w:rPr>
        <w:t xml:space="preserve">  yylval.name = yytext;</w:t>
      </w:r>
    </w:p>
    <w:p w14:paraId="00B34F3E" w14:textId="77777777" w:rsidR="005B1C6D" w:rsidRPr="00903DBA" w:rsidRDefault="005B1C6D" w:rsidP="005B1C6D">
      <w:pPr>
        <w:pStyle w:val="Code"/>
        <w:rPr>
          <w:highlight w:val="white"/>
        </w:rPr>
      </w:pPr>
      <w:r w:rsidRPr="00903DBA">
        <w:rPr>
          <w:highlight w:val="white"/>
        </w:rPr>
        <w:t xml:space="preserve">  return ((int) Tokens.TOKEN);</w:t>
      </w:r>
    </w:p>
    <w:p w14:paraId="79F39F03" w14:textId="77777777" w:rsidR="005B1C6D" w:rsidRPr="00903DBA" w:rsidRDefault="005B1C6D" w:rsidP="005B1C6D">
      <w:pPr>
        <w:pStyle w:val="Code"/>
        <w:rPr>
          <w:highlight w:val="white"/>
        </w:rPr>
      </w:pPr>
      <w:r w:rsidRPr="00903DBA">
        <w:rPr>
          <w:highlight w:val="white"/>
        </w:rPr>
        <w:t>}</w:t>
      </w:r>
    </w:p>
    <w:p w14:paraId="12283DB7" w14:textId="77777777" w:rsidR="005B1C6D" w:rsidRPr="00903DBA" w:rsidRDefault="005B1C6D" w:rsidP="005B1C6D">
      <w:pPr>
        <w:pStyle w:val="Code"/>
        <w:rPr>
          <w:highlight w:val="white"/>
        </w:rPr>
      </w:pPr>
    </w:p>
    <w:p w14:paraId="2CD44BA8" w14:textId="77777777" w:rsidR="005B1C6D" w:rsidRPr="00903DBA" w:rsidRDefault="005B1C6D" w:rsidP="005B1C6D">
      <w:pPr>
        <w:pStyle w:val="Code"/>
        <w:rPr>
          <w:highlight w:val="white"/>
        </w:rPr>
      </w:pPr>
      <w:r w:rsidRPr="00903DBA">
        <w:rPr>
          <w:highlight w:val="white"/>
        </w:rPr>
        <w:t>{FLOATING_VALUE} {</w:t>
      </w:r>
    </w:p>
    <w:p w14:paraId="67672C05" w14:textId="77777777" w:rsidR="005B1C6D" w:rsidRPr="00903DBA" w:rsidRDefault="005B1C6D" w:rsidP="005B1C6D">
      <w:pPr>
        <w:pStyle w:val="Code"/>
        <w:rPr>
          <w:highlight w:val="white"/>
        </w:rPr>
      </w:pPr>
      <w:r w:rsidRPr="00903DBA">
        <w:rPr>
          <w:highlight w:val="white"/>
        </w:rPr>
        <w:t xml:space="preserve">  yylval.name = yytext;</w:t>
      </w:r>
    </w:p>
    <w:p w14:paraId="7C109A4C" w14:textId="77777777" w:rsidR="005B1C6D" w:rsidRPr="00903DBA" w:rsidRDefault="005B1C6D" w:rsidP="005B1C6D">
      <w:pPr>
        <w:pStyle w:val="Code"/>
        <w:rPr>
          <w:highlight w:val="white"/>
        </w:rPr>
      </w:pPr>
      <w:r w:rsidRPr="00903DBA">
        <w:rPr>
          <w:highlight w:val="white"/>
        </w:rPr>
        <w:t xml:space="preserve">  return ((int) Tokens.TOKEN);</w:t>
      </w:r>
    </w:p>
    <w:p w14:paraId="23FC57B0" w14:textId="77777777" w:rsidR="005B1C6D" w:rsidRPr="00903DBA" w:rsidRDefault="005B1C6D" w:rsidP="005B1C6D">
      <w:pPr>
        <w:pStyle w:val="Code"/>
        <w:rPr>
          <w:highlight w:val="white"/>
        </w:rPr>
      </w:pPr>
      <w:r w:rsidRPr="00903DBA">
        <w:rPr>
          <w:highlight w:val="white"/>
        </w:rPr>
        <w:t>}</w:t>
      </w:r>
    </w:p>
    <w:p w14:paraId="22BCBB01" w14:textId="77777777" w:rsidR="005B1C6D" w:rsidRPr="00903DBA" w:rsidRDefault="005B1C6D" w:rsidP="005B1C6D">
      <w:pPr>
        <w:pStyle w:val="Code"/>
        <w:rPr>
          <w:highlight w:val="white"/>
        </w:rPr>
      </w:pPr>
    </w:p>
    <w:p w14:paraId="3D5ED474" w14:textId="77777777" w:rsidR="005B1C6D" w:rsidRPr="00903DBA" w:rsidRDefault="005B1C6D" w:rsidP="005B1C6D">
      <w:pPr>
        <w:pStyle w:val="Code"/>
        <w:rPr>
          <w:highlight w:val="white"/>
        </w:rPr>
      </w:pPr>
      <w:r w:rsidRPr="00903DBA">
        <w:rPr>
          <w:highlight w:val="white"/>
        </w:rPr>
        <w:t>{CHAR_VALUE} {</w:t>
      </w:r>
    </w:p>
    <w:p w14:paraId="7A093DBB" w14:textId="77777777" w:rsidR="005B1C6D" w:rsidRPr="00903DBA" w:rsidRDefault="005B1C6D" w:rsidP="005B1C6D">
      <w:pPr>
        <w:pStyle w:val="Code"/>
        <w:rPr>
          <w:highlight w:val="white"/>
        </w:rPr>
      </w:pPr>
      <w:r w:rsidRPr="00903DBA">
        <w:rPr>
          <w:highlight w:val="white"/>
        </w:rPr>
        <w:t xml:space="preserve">  yylval.name = yytext;</w:t>
      </w:r>
    </w:p>
    <w:p w14:paraId="4F9215BC" w14:textId="77777777" w:rsidR="005B1C6D" w:rsidRPr="00903DBA" w:rsidRDefault="005B1C6D" w:rsidP="005B1C6D">
      <w:pPr>
        <w:pStyle w:val="Code"/>
        <w:rPr>
          <w:highlight w:val="white"/>
        </w:rPr>
      </w:pPr>
      <w:r w:rsidRPr="00903DBA">
        <w:rPr>
          <w:highlight w:val="white"/>
        </w:rPr>
        <w:t xml:space="preserve">  return ((int) Tokens.TOKEN);</w:t>
      </w:r>
    </w:p>
    <w:p w14:paraId="3258AF3B" w14:textId="77777777" w:rsidR="005B1C6D" w:rsidRPr="00903DBA" w:rsidRDefault="005B1C6D" w:rsidP="005B1C6D">
      <w:pPr>
        <w:pStyle w:val="Code"/>
        <w:rPr>
          <w:highlight w:val="white"/>
        </w:rPr>
      </w:pPr>
      <w:r w:rsidRPr="00903DBA">
        <w:rPr>
          <w:highlight w:val="white"/>
        </w:rPr>
        <w:t>}</w:t>
      </w:r>
    </w:p>
    <w:p w14:paraId="0F472D6C" w14:textId="77777777" w:rsidR="005B1C6D" w:rsidRPr="00903DBA" w:rsidRDefault="005B1C6D" w:rsidP="005B1C6D">
      <w:pPr>
        <w:pStyle w:val="Code"/>
        <w:rPr>
          <w:highlight w:val="white"/>
        </w:rPr>
      </w:pPr>
    </w:p>
    <w:p w14:paraId="38A64A8C" w14:textId="77777777" w:rsidR="005B1C6D" w:rsidRPr="00903DBA" w:rsidRDefault="005B1C6D" w:rsidP="005B1C6D">
      <w:pPr>
        <w:pStyle w:val="Code"/>
        <w:rPr>
          <w:highlight w:val="white"/>
        </w:rPr>
      </w:pPr>
      <w:r w:rsidRPr="00903DBA">
        <w:rPr>
          <w:highlight w:val="white"/>
        </w:rPr>
        <w:t>{STRING_VALUE} {</w:t>
      </w:r>
    </w:p>
    <w:p w14:paraId="5E86AD2E" w14:textId="77777777" w:rsidR="005B1C6D" w:rsidRPr="00903DBA" w:rsidRDefault="005B1C6D" w:rsidP="005B1C6D">
      <w:pPr>
        <w:pStyle w:val="Code"/>
        <w:rPr>
          <w:highlight w:val="white"/>
        </w:rPr>
      </w:pPr>
      <w:r w:rsidRPr="00903DBA">
        <w:rPr>
          <w:highlight w:val="white"/>
        </w:rPr>
        <w:t xml:space="preserve">  yylval.name = yytext;</w:t>
      </w:r>
    </w:p>
    <w:p w14:paraId="6FAEB31F" w14:textId="77777777" w:rsidR="005B1C6D" w:rsidRPr="00903DBA" w:rsidRDefault="005B1C6D" w:rsidP="005B1C6D">
      <w:pPr>
        <w:pStyle w:val="Code"/>
        <w:rPr>
          <w:highlight w:val="white"/>
        </w:rPr>
      </w:pPr>
      <w:r w:rsidRPr="00903DBA">
        <w:rPr>
          <w:highlight w:val="white"/>
        </w:rPr>
        <w:t xml:space="preserve">  return ((int) Tokens.STRING);</w:t>
      </w:r>
    </w:p>
    <w:p w14:paraId="1C1A9E4E" w14:textId="77777777" w:rsidR="005B1C6D" w:rsidRPr="00903DBA" w:rsidRDefault="005B1C6D" w:rsidP="005B1C6D">
      <w:pPr>
        <w:pStyle w:val="Code"/>
        <w:rPr>
          <w:highlight w:val="white"/>
        </w:rPr>
      </w:pPr>
      <w:r w:rsidRPr="00903DBA">
        <w:rPr>
          <w:highlight w:val="white"/>
        </w:rPr>
        <w:t>}</w:t>
      </w:r>
    </w:p>
    <w:p w14:paraId="4437DB7F" w14:textId="77777777" w:rsidR="005B1C6D" w:rsidRPr="00903DBA" w:rsidRDefault="005B1C6D" w:rsidP="005B1C6D">
      <w:pPr>
        <w:pStyle w:val="Code"/>
        <w:rPr>
          <w:highlight w:val="white"/>
        </w:rPr>
      </w:pPr>
    </w:p>
    <w:p w14:paraId="2DEC63B7" w14:textId="77777777" w:rsidR="005B1C6D" w:rsidRPr="00903DBA" w:rsidRDefault="005B1C6D" w:rsidP="005B1C6D">
      <w:pPr>
        <w:pStyle w:val="Code"/>
        <w:rPr>
          <w:highlight w:val="white"/>
        </w:rPr>
      </w:pPr>
      <w:r w:rsidRPr="00903DBA">
        <w:rPr>
          <w:highlight w:val="white"/>
        </w:rPr>
        <w:t>{TOKEN} {</w:t>
      </w:r>
    </w:p>
    <w:p w14:paraId="60BA2F62" w14:textId="77777777" w:rsidR="005B1C6D" w:rsidRPr="00903DBA" w:rsidRDefault="005B1C6D" w:rsidP="005B1C6D">
      <w:pPr>
        <w:pStyle w:val="Code"/>
        <w:rPr>
          <w:highlight w:val="white"/>
        </w:rPr>
      </w:pPr>
      <w:r w:rsidRPr="00903DBA">
        <w:rPr>
          <w:highlight w:val="white"/>
        </w:rPr>
        <w:t xml:space="preserve">  yylval.name = yytext;</w:t>
      </w:r>
    </w:p>
    <w:p w14:paraId="61B89C84" w14:textId="77777777" w:rsidR="005B1C6D" w:rsidRPr="00903DBA" w:rsidRDefault="005B1C6D" w:rsidP="005B1C6D">
      <w:pPr>
        <w:pStyle w:val="Code"/>
        <w:rPr>
          <w:highlight w:val="white"/>
        </w:rPr>
      </w:pPr>
      <w:r w:rsidRPr="00903DBA">
        <w:rPr>
          <w:highlight w:val="white"/>
        </w:rPr>
        <w:t xml:space="preserve">  return ((int) Tokens.TOKEN);</w:t>
      </w:r>
    </w:p>
    <w:p w14:paraId="02594C99" w14:textId="77777777" w:rsidR="005B1C6D" w:rsidRPr="00903DBA" w:rsidRDefault="005B1C6D" w:rsidP="005B1C6D">
      <w:pPr>
        <w:pStyle w:val="Code"/>
        <w:rPr>
          <w:highlight w:val="white"/>
        </w:rPr>
      </w:pPr>
      <w:r w:rsidRPr="00903DBA">
        <w:rPr>
          <w:highlight w:val="white"/>
        </w:rPr>
        <w:t>}</w:t>
      </w:r>
    </w:p>
    <w:p w14:paraId="36DC387D" w14:textId="77777777" w:rsidR="005B1C6D" w:rsidRPr="00903DBA" w:rsidRDefault="005B1C6D" w:rsidP="005B1C6D">
      <w:pPr>
        <w:pStyle w:val="Code"/>
        <w:rPr>
          <w:highlight w:val="white"/>
        </w:rPr>
      </w:pPr>
    </w:p>
    <w:p w14:paraId="396FE203" w14:textId="77777777" w:rsidR="005B1C6D" w:rsidRPr="00903DBA" w:rsidRDefault="005B1C6D" w:rsidP="005B1C6D">
      <w:pPr>
        <w:pStyle w:val="Code"/>
        <w:rPr>
          <w:highlight w:val="white"/>
        </w:rPr>
      </w:pPr>
      <w:r w:rsidRPr="00903DBA">
        <w:rPr>
          <w:highlight w:val="white"/>
        </w:rPr>
        <w:t>{WHITE_SPACE} {</w:t>
      </w:r>
    </w:p>
    <w:p w14:paraId="143E6C54" w14:textId="77777777" w:rsidR="005B1C6D" w:rsidRPr="00903DBA" w:rsidRDefault="005B1C6D" w:rsidP="005B1C6D">
      <w:pPr>
        <w:pStyle w:val="Code"/>
        <w:rPr>
          <w:highlight w:val="white"/>
        </w:rPr>
      </w:pPr>
      <w:r w:rsidRPr="00903DBA">
        <w:rPr>
          <w:highlight w:val="white"/>
        </w:rPr>
        <w:t xml:space="preserve">  if (yytext.Equals("\n")) {</w:t>
      </w:r>
    </w:p>
    <w:p w14:paraId="39CE80D2" w14:textId="77777777" w:rsidR="005B1C6D" w:rsidRPr="00903DBA" w:rsidRDefault="005B1C6D" w:rsidP="005B1C6D">
      <w:pPr>
        <w:pStyle w:val="Code"/>
        <w:rPr>
          <w:highlight w:val="white"/>
        </w:rPr>
      </w:pPr>
      <w:r w:rsidRPr="00903DBA">
        <w:rPr>
          <w:highlight w:val="white"/>
        </w:rPr>
        <w:t xml:space="preserve">    ++CCompiler_Pre.Scanner.NewlineCount;</w:t>
      </w:r>
    </w:p>
    <w:p w14:paraId="4230DBDE" w14:textId="77777777" w:rsidR="005B1C6D" w:rsidRPr="00903DBA" w:rsidRDefault="005B1C6D" w:rsidP="005B1C6D">
      <w:pPr>
        <w:pStyle w:val="Code"/>
        <w:rPr>
          <w:highlight w:val="white"/>
        </w:rPr>
      </w:pPr>
      <w:r w:rsidRPr="00903DBA">
        <w:rPr>
          <w:highlight w:val="white"/>
        </w:rPr>
        <w:t xml:space="preserve">  }</w:t>
      </w:r>
    </w:p>
    <w:p w14:paraId="676FBCD8" w14:textId="77777777" w:rsidR="005B1C6D" w:rsidRPr="00903DBA" w:rsidRDefault="005B1C6D" w:rsidP="005B1C6D">
      <w:pPr>
        <w:pStyle w:val="Code"/>
        <w:rPr>
          <w:highlight w:val="white"/>
        </w:rPr>
      </w:pPr>
    </w:p>
    <w:p w14:paraId="44ACAB92" w14:textId="77777777" w:rsidR="005B1C6D" w:rsidRPr="00903DBA" w:rsidRDefault="005B1C6D" w:rsidP="005B1C6D">
      <w:pPr>
        <w:pStyle w:val="Code"/>
        <w:rPr>
          <w:highlight w:val="white"/>
        </w:rPr>
      </w:pPr>
      <w:r w:rsidRPr="00903DBA">
        <w:rPr>
          <w:highlight w:val="white"/>
        </w:rPr>
        <w:t xml:space="preserve">  CCompiler_Pre.Scanner.Whitespace = true;</w:t>
      </w:r>
    </w:p>
    <w:p w14:paraId="2F3ED89B" w14:textId="77777777" w:rsidR="005B1C6D" w:rsidRPr="00903DBA" w:rsidRDefault="005B1C6D" w:rsidP="005B1C6D">
      <w:pPr>
        <w:pStyle w:val="Code"/>
        <w:rPr>
          <w:highlight w:val="white"/>
        </w:rPr>
      </w:pPr>
      <w:r w:rsidRPr="00903DBA">
        <w:rPr>
          <w:highlight w:val="white"/>
        </w:rPr>
        <w:t>}</w:t>
      </w:r>
    </w:p>
    <w:p w14:paraId="1908809D" w14:textId="77777777" w:rsidR="005B1C6D" w:rsidRPr="00903DBA" w:rsidRDefault="005B1C6D" w:rsidP="005B1C6D">
      <w:pPr>
        <w:pStyle w:val="Code"/>
        <w:rPr>
          <w:highlight w:val="white"/>
        </w:rPr>
      </w:pPr>
    </w:p>
    <w:p w14:paraId="763AB364" w14:textId="77777777" w:rsidR="005B1C6D" w:rsidRPr="00903DBA" w:rsidRDefault="005B1C6D" w:rsidP="005B1C6D">
      <w:pPr>
        <w:pStyle w:val="Code"/>
        <w:rPr>
          <w:highlight w:val="white"/>
        </w:rPr>
      </w:pPr>
      <w:r w:rsidRPr="00903DBA">
        <w:rPr>
          <w:highlight w:val="white"/>
        </w:rPr>
        <w:t>. { CCompiler.Assert.Error("&lt;" + yytext + "&gt;",</w:t>
      </w:r>
    </w:p>
    <w:p w14:paraId="4500F18C" w14:textId="77777777" w:rsidR="005B1C6D" w:rsidRPr="00903DBA" w:rsidRDefault="005B1C6D" w:rsidP="005B1C6D">
      <w:pPr>
        <w:pStyle w:val="Code"/>
        <w:rPr>
          <w:highlight w:val="white"/>
        </w:rPr>
      </w:pPr>
      <w:r w:rsidRPr="00903DBA">
        <w:rPr>
          <w:highlight w:val="white"/>
        </w:rPr>
        <w:t xml:space="preserve">    CCompiler.Message.Unknown_character); }</w:t>
      </w:r>
    </w:p>
    <w:p w14:paraId="3AF13743" w14:textId="3E65BE11" w:rsidR="00656A38" w:rsidRPr="00903DBA" w:rsidRDefault="00656A38" w:rsidP="00656A38">
      <w:pPr>
        <w:pStyle w:val="Rubrik3"/>
      </w:pPr>
      <w:bookmarkStart w:id="518" w:name="_Toc57656150"/>
      <w:r w:rsidRPr="00903DBA">
        <w:t>If</w:t>
      </w:r>
      <w:r w:rsidR="00BB03AD" w:rsidRPr="00903DBA">
        <w:t>-</w:t>
      </w:r>
      <w:r w:rsidRPr="00903DBA">
        <w:t>Else</w:t>
      </w:r>
      <w:r w:rsidR="00BB03AD" w:rsidRPr="00903DBA">
        <w:t>-</w:t>
      </w:r>
      <w:r w:rsidRPr="00903DBA">
        <w:t>Chain</w:t>
      </w:r>
      <w:bookmarkEnd w:id="518"/>
    </w:p>
    <w:p w14:paraId="7B4FBA36" w14:textId="751BC90D" w:rsidR="00BB03AD" w:rsidRPr="00903DBA" w:rsidRDefault="00BB03AD" w:rsidP="00BB03AD">
      <w:r w:rsidRPr="00903DBA">
        <w:t xml:space="preserve">An If-Else-Chain is a sequence of </w:t>
      </w:r>
      <w:r w:rsidRPr="00903DBA">
        <w:rPr>
          <w:rStyle w:val="KeyWord0"/>
        </w:rPr>
        <w:t>if</w:t>
      </w:r>
      <w:r w:rsidRPr="00903DBA">
        <w:t xml:space="preserve">, </w:t>
      </w:r>
      <w:r w:rsidRPr="00903DBA">
        <w:rPr>
          <w:rStyle w:val="KeyWord0"/>
        </w:rPr>
        <w:t>elif</w:t>
      </w:r>
      <w:r w:rsidRPr="00903DBA">
        <w:t xml:space="preserve">, </w:t>
      </w:r>
      <w:r w:rsidRPr="00903DBA">
        <w:rPr>
          <w:rStyle w:val="KeyWord0"/>
        </w:rPr>
        <w:t>else</w:t>
      </w:r>
      <w:r w:rsidRPr="00903DBA">
        <w:t xml:space="preserve">, and </w:t>
      </w:r>
      <w:r w:rsidRPr="00903DBA">
        <w:rPr>
          <w:rStyle w:val="KeyWord0"/>
        </w:rPr>
        <w:t>endif</w:t>
      </w:r>
      <w:r w:rsidRPr="00903DBA">
        <w:t xml:space="preserve"> preprocessor directives. We use the </w:t>
      </w:r>
      <w:r w:rsidRPr="00903DBA">
        <w:rPr>
          <w:rStyle w:val="KeyWord0"/>
        </w:rPr>
        <w:t>IfElseChain</w:t>
      </w:r>
      <w:r w:rsidRPr="00903DBA">
        <w:t xml:space="preserve"> class to keep track of the sequence.</w:t>
      </w:r>
      <w:r w:rsidR="003D760C" w:rsidRPr="00903DBA">
        <w:t xml:space="preserve"> We need to keep track of three statues:</w:t>
      </w:r>
    </w:p>
    <w:p w14:paraId="37BE3BE7" w14:textId="49B4D95B" w:rsidR="003D760C" w:rsidRPr="00903DBA" w:rsidRDefault="003D760C" w:rsidP="00477426">
      <w:pPr>
        <w:pStyle w:val="SourceCodeBoxText"/>
        <w:framePr w:wrap="around"/>
      </w:pPr>
      <w:r w:rsidRPr="00903DBA">
        <w:rPr>
          <w:rStyle w:val="KeyWord0"/>
        </w:rPr>
        <w:t>Former</w:t>
      </w:r>
      <w:r w:rsidRPr="00903DBA">
        <w:t xml:space="preserve"> </w:t>
      </w:r>
      <w:r w:rsidRPr="00903DBA">
        <w:rPr>
          <w:rStyle w:val="KeyWord0"/>
        </w:rPr>
        <w:t>Status</w:t>
      </w:r>
      <w:r w:rsidRPr="00903DBA">
        <w:t xml:space="preserve">. </w:t>
      </w:r>
      <w:r w:rsidR="002B4BC4" w:rsidRPr="00903DBA">
        <w:t xml:space="preserve">Has an earlier </w:t>
      </w:r>
      <w:r w:rsidR="002B4BC4" w:rsidRPr="00903DBA">
        <w:rPr>
          <w:rStyle w:val="KeyWord0"/>
        </w:rPr>
        <w:t>if</w:t>
      </w:r>
      <w:r w:rsidR="002B4BC4" w:rsidRPr="00903DBA">
        <w:t xml:space="preserve"> or </w:t>
      </w:r>
      <w:r w:rsidR="002B4BC4" w:rsidRPr="00903DBA">
        <w:rPr>
          <w:rStyle w:val="KeyWord0"/>
        </w:rPr>
        <w:t>elif</w:t>
      </w:r>
      <w:r w:rsidR="002B4BC4" w:rsidRPr="00903DBA">
        <w:t xml:space="preserve"> directive been evaluated to true? In that case, all succeeding </w:t>
      </w:r>
      <w:r w:rsidR="002B4BC4" w:rsidRPr="00903DBA">
        <w:rPr>
          <w:rStyle w:val="KeyWord0"/>
        </w:rPr>
        <w:t>if</w:t>
      </w:r>
      <w:r w:rsidR="002B4BC4" w:rsidRPr="00903DBA">
        <w:t xml:space="preserve">, </w:t>
      </w:r>
      <w:r w:rsidR="002B4BC4" w:rsidRPr="00903DBA">
        <w:rPr>
          <w:rStyle w:val="KeyWord0"/>
        </w:rPr>
        <w:t>elif</w:t>
      </w:r>
      <w:r w:rsidR="002B4BC4" w:rsidRPr="00903DBA">
        <w:t xml:space="preserve">, or </w:t>
      </w:r>
      <w:r w:rsidR="002B4BC4" w:rsidRPr="00903DBA">
        <w:rPr>
          <w:rStyle w:val="KeyWord0"/>
        </w:rPr>
        <w:t>else</w:t>
      </w:r>
      <w:r w:rsidR="002B4BC4" w:rsidRPr="00903DBA">
        <w:t xml:space="preserve"> directive shall be evaluated to false.</w:t>
      </w:r>
    </w:p>
    <w:p w14:paraId="180CD9CC" w14:textId="649A07F1" w:rsidR="003D760C" w:rsidRPr="00903DBA" w:rsidRDefault="003D760C" w:rsidP="00477426">
      <w:pPr>
        <w:pStyle w:val="SourceCodeBoxText"/>
        <w:framePr w:wrap="around"/>
      </w:pPr>
      <w:r w:rsidRPr="00903DBA">
        <w:rPr>
          <w:rStyle w:val="KeyWord0"/>
        </w:rPr>
        <w:t>Current</w:t>
      </w:r>
      <w:r w:rsidRPr="00903DBA">
        <w:t xml:space="preserve"> </w:t>
      </w:r>
      <w:r w:rsidRPr="00903DBA">
        <w:rPr>
          <w:rStyle w:val="KeyWord0"/>
        </w:rPr>
        <w:t>Status</w:t>
      </w:r>
      <w:r w:rsidRPr="00903DBA">
        <w:t xml:space="preserve">. </w:t>
      </w:r>
      <w:r w:rsidR="002B4BC4" w:rsidRPr="00903DBA">
        <w:t xml:space="preserve">Has the current </w:t>
      </w:r>
      <w:r w:rsidR="002B4BC4" w:rsidRPr="00903DBA">
        <w:rPr>
          <w:rStyle w:val="KeyWord0"/>
        </w:rPr>
        <w:t>if</w:t>
      </w:r>
      <w:r w:rsidR="002B4BC4" w:rsidRPr="00903DBA">
        <w:t xml:space="preserve">, </w:t>
      </w:r>
      <w:r w:rsidR="002B4BC4" w:rsidRPr="00903DBA">
        <w:rPr>
          <w:rStyle w:val="KeyWord0"/>
        </w:rPr>
        <w:t>elif</w:t>
      </w:r>
      <w:r w:rsidR="002B4BC4" w:rsidRPr="00903DBA">
        <w:t xml:space="preserve">, or </w:t>
      </w:r>
      <w:r w:rsidR="002B4BC4" w:rsidRPr="00903DBA">
        <w:rPr>
          <w:rStyle w:val="KeyWord0"/>
        </w:rPr>
        <w:t>else</w:t>
      </w:r>
      <w:r w:rsidR="002B4BC4" w:rsidRPr="00903DBA">
        <w:t xml:space="preserve"> directive been evaluated to true? In that case the code of this directive is visible; that is, the code shall be included. If the </w:t>
      </w:r>
      <w:r w:rsidR="00D7354F" w:rsidRPr="00903DBA">
        <w:t>directive has been evaluated to false, the code is invisible and shall be excluded.</w:t>
      </w:r>
    </w:p>
    <w:p w14:paraId="6F305A20" w14:textId="042F9C05" w:rsidR="003D760C" w:rsidRPr="00903DBA" w:rsidRDefault="003D760C" w:rsidP="00477426">
      <w:pPr>
        <w:pStyle w:val="SourceCodeBoxText"/>
        <w:framePr w:wrap="around"/>
      </w:pPr>
      <w:r w:rsidRPr="00903DBA">
        <w:rPr>
          <w:rStyle w:val="KeyWord0"/>
        </w:rPr>
        <w:t>Else</w:t>
      </w:r>
      <w:r w:rsidRPr="00903DBA">
        <w:t xml:space="preserve"> </w:t>
      </w:r>
      <w:r w:rsidRPr="00903DBA">
        <w:rPr>
          <w:rStyle w:val="KeyWord0"/>
        </w:rPr>
        <w:t>Status</w:t>
      </w:r>
      <w:r w:rsidRPr="00903DBA">
        <w:t xml:space="preserve">. A chain can only hold one </w:t>
      </w:r>
      <w:r w:rsidR="00131DDB" w:rsidRPr="00903DBA">
        <w:rPr>
          <w:rStyle w:val="KeyWord0"/>
        </w:rPr>
        <w:t>else</w:t>
      </w:r>
      <w:r w:rsidR="00131DDB" w:rsidRPr="00903DBA">
        <w:t xml:space="preserve"> directive. If we encounter a second else directive, we report an error.</w:t>
      </w:r>
    </w:p>
    <w:p w14:paraId="31811BC6" w14:textId="1164A917" w:rsidR="00D7354F" w:rsidRPr="00903DBA" w:rsidRDefault="00D7354F" w:rsidP="00D7354F">
      <w:r w:rsidRPr="00903DBA">
        <w:t xml:space="preserve">The </w:t>
      </w:r>
      <w:r w:rsidRPr="00903DBA">
        <w:rPr>
          <w:rStyle w:val="KeyWord0"/>
        </w:rPr>
        <w:t>IfElseChain</w:t>
      </w:r>
      <w:r w:rsidRPr="00903DBA">
        <w:t xml:space="preserve"> class holds the former, current, and else status of an if-else-chain.</w:t>
      </w:r>
    </w:p>
    <w:p w14:paraId="52E1E68F" w14:textId="453AC977" w:rsidR="00656A38" w:rsidRPr="00903DBA" w:rsidRDefault="00656A38" w:rsidP="00656A38">
      <w:pPr>
        <w:pStyle w:val="CodeHeader"/>
      </w:pPr>
      <w:r w:rsidRPr="00903DBA">
        <w:t>IfElseChain.cs</w:t>
      </w:r>
    </w:p>
    <w:p w14:paraId="7D4226E8" w14:textId="77777777" w:rsidR="00846970" w:rsidRPr="00903DBA" w:rsidRDefault="00846970" w:rsidP="00846970">
      <w:pPr>
        <w:pStyle w:val="Code"/>
        <w:rPr>
          <w:highlight w:val="white"/>
        </w:rPr>
      </w:pPr>
      <w:r w:rsidRPr="00903DBA">
        <w:rPr>
          <w:highlight w:val="white"/>
        </w:rPr>
        <w:t>namespace CCompiler {</w:t>
      </w:r>
    </w:p>
    <w:p w14:paraId="6DDBA031" w14:textId="77777777" w:rsidR="00846970" w:rsidRPr="00903DBA" w:rsidRDefault="00846970" w:rsidP="00846970">
      <w:pPr>
        <w:pStyle w:val="Code"/>
        <w:rPr>
          <w:highlight w:val="white"/>
        </w:rPr>
      </w:pPr>
      <w:r w:rsidRPr="00903DBA">
        <w:rPr>
          <w:highlight w:val="white"/>
        </w:rPr>
        <w:t xml:space="preserve">  class IfElseChain {</w:t>
      </w:r>
    </w:p>
    <w:p w14:paraId="1D9D7934" w14:textId="77777777" w:rsidR="00846970" w:rsidRPr="00903DBA" w:rsidRDefault="00846970" w:rsidP="00846970">
      <w:pPr>
        <w:pStyle w:val="Code"/>
        <w:rPr>
          <w:highlight w:val="white"/>
        </w:rPr>
      </w:pPr>
      <w:r w:rsidRPr="00903DBA">
        <w:rPr>
          <w:highlight w:val="white"/>
        </w:rPr>
        <w:t xml:space="preserve">    bool m_formerStatus, m_currentStatus, m_elseStatus;</w:t>
      </w:r>
    </w:p>
    <w:p w14:paraId="3D3F8E0B" w14:textId="77777777" w:rsidR="00846970" w:rsidRPr="00903DBA" w:rsidRDefault="00846970" w:rsidP="00846970">
      <w:pPr>
        <w:pStyle w:val="Code"/>
        <w:rPr>
          <w:highlight w:val="white"/>
        </w:rPr>
      </w:pPr>
    </w:p>
    <w:p w14:paraId="4A3900C8" w14:textId="1D102046" w:rsidR="00846970" w:rsidRPr="00903DBA" w:rsidRDefault="00846970" w:rsidP="00846970">
      <w:pPr>
        <w:pStyle w:val="Code"/>
        <w:rPr>
          <w:highlight w:val="white"/>
        </w:rPr>
      </w:pPr>
      <w:r w:rsidRPr="00903DBA">
        <w:rPr>
          <w:highlight w:val="white"/>
        </w:rPr>
        <w:t xml:space="preserve">    public IfElseChain(bool formerStatus, bool currentStatus, bool elseStatus){</w:t>
      </w:r>
    </w:p>
    <w:p w14:paraId="07DFC8C2" w14:textId="77777777" w:rsidR="00846970" w:rsidRPr="00903DBA" w:rsidRDefault="00846970" w:rsidP="00846970">
      <w:pPr>
        <w:pStyle w:val="Code"/>
        <w:rPr>
          <w:highlight w:val="white"/>
        </w:rPr>
      </w:pPr>
      <w:r w:rsidRPr="00903DBA">
        <w:rPr>
          <w:highlight w:val="white"/>
        </w:rPr>
        <w:t xml:space="preserve">      m_formerStatus = formerStatus;</w:t>
      </w:r>
    </w:p>
    <w:p w14:paraId="2F25749F" w14:textId="77777777" w:rsidR="00846970" w:rsidRPr="00903DBA" w:rsidRDefault="00846970" w:rsidP="00846970">
      <w:pPr>
        <w:pStyle w:val="Code"/>
        <w:rPr>
          <w:highlight w:val="white"/>
        </w:rPr>
      </w:pPr>
      <w:r w:rsidRPr="00903DBA">
        <w:rPr>
          <w:highlight w:val="white"/>
        </w:rPr>
        <w:t xml:space="preserve">      m_currentStatus = currentStatus;</w:t>
      </w:r>
    </w:p>
    <w:p w14:paraId="4AF7CFCD" w14:textId="77777777" w:rsidR="00846970" w:rsidRPr="00903DBA" w:rsidRDefault="00846970" w:rsidP="00846970">
      <w:pPr>
        <w:pStyle w:val="Code"/>
        <w:rPr>
          <w:highlight w:val="white"/>
        </w:rPr>
      </w:pPr>
      <w:r w:rsidRPr="00903DBA">
        <w:rPr>
          <w:highlight w:val="white"/>
        </w:rPr>
        <w:t xml:space="preserve">      m_elseStatus = elseStatus;</w:t>
      </w:r>
    </w:p>
    <w:p w14:paraId="1FEBD5B9" w14:textId="77777777" w:rsidR="00846970" w:rsidRPr="00903DBA" w:rsidRDefault="00846970" w:rsidP="00846970">
      <w:pPr>
        <w:pStyle w:val="Code"/>
        <w:rPr>
          <w:highlight w:val="white"/>
        </w:rPr>
      </w:pPr>
      <w:r w:rsidRPr="00903DBA">
        <w:rPr>
          <w:highlight w:val="white"/>
        </w:rPr>
        <w:t xml:space="preserve">    }</w:t>
      </w:r>
    </w:p>
    <w:p w14:paraId="3572E36A" w14:textId="77777777" w:rsidR="00846970" w:rsidRPr="00903DBA" w:rsidRDefault="00846970" w:rsidP="00846970">
      <w:pPr>
        <w:pStyle w:val="Code"/>
        <w:rPr>
          <w:highlight w:val="white"/>
        </w:rPr>
      </w:pPr>
    </w:p>
    <w:p w14:paraId="138B1EBF" w14:textId="77777777" w:rsidR="00846970" w:rsidRPr="00903DBA" w:rsidRDefault="00846970" w:rsidP="00846970">
      <w:pPr>
        <w:pStyle w:val="Code"/>
        <w:rPr>
          <w:highlight w:val="white"/>
        </w:rPr>
      </w:pPr>
      <w:r w:rsidRPr="00903DBA">
        <w:rPr>
          <w:highlight w:val="white"/>
        </w:rPr>
        <w:t xml:space="preserve">    public bool FormerStatus {</w:t>
      </w:r>
    </w:p>
    <w:p w14:paraId="5B273291" w14:textId="77777777" w:rsidR="00846970" w:rsidRPr="00903DBA" w:rsidRDefault="00846970" w:rsidP="00846970">
      <w:pPr>
        <w:pStyle w:val="Code"/>
        <w:rPr>
          <w:highlight w:val="white"/>
        </w:rPr>
      </w:pPr>
      <w:r w:rsidRPr="00903DBA">
        <w:rPr>
          <w:highlight w:val="white"/>
        </w:rPr>
        <w:t xml:space="preserve">      get { return m_formerStatus; }</w:t>
      </w:r>
    </w:p>
    <w:p w14:paraId="09CBD2D3" w14:textId="77777777" w:rsidR="00846970" w:rsidRPr="00903DBA" w:rsidRDefault="00846970" w:rsidP="00846970">
      <w:pPr>
        <w:pStyle w:val="Code"/>
        <w:rPr>
          <w:highlight w:val="white"/>
        </w:rPr>
      </w:pPr>
      <w:r w:rsidRPr="00903DBA">
        <w:rPr>
          <w:highlight w:val="white"/>
        </w:rPr>
        <w:t xml:space="preserve">    }</w:t>
      </w:r>
    </w:p>
    <w:p w14:paraId="6B639C93" w14:textId="77777777" w:rsidR="00846970" w:rsidRPr="00903DBA" w:rsidRDefault="00846970" w:rsidP="00846970">
      <w:pPr>
        <w:pStyle w:val="Code"/>
        <w:rPr>
          <w:highlight w:val="white"/>
        </w:rPr>
      </w:pPr>
    </w:p>
    <w:p w14:paraId="677AAEE2" w14:textId="77777777" w:rsidR="00846970" w:rsidRPr="00903DBA" w:rsidRDefault="00846970" w:rsidP="00846970">
      <w:pPr>
        <w:pStyle w:val="Code"/>
        <w:rPr>
          <w:highlight w:val="white"/>
        </w:rPr>
      </w:pPr>
      <w:r w:rsidRPr="00903DBA">
        <w:rPr>
          <w:highlight w:val="white"/>
        </w:rPr>
        <w:t xml:space="preserve">    public bool CurrentStatus {</w:t>
      </w:r>
    </w:p>
    <w:p w14:paraId="6893FB20" w14:textId="77777777" w:rsidR="00846970" w:rsidRPr="00903DBA" w:rsidRDefault="00846970" w:rsidP="00846970">
      <w:pPr>
        <w:pStyle w:val="Code"/>
        <w:rPr>
          <w:highlight w:val="white"/>
        </w:rPr>
      </w:pPr>
      <w:r w:rsidRPr="00903DBA">
        <w:rPr>
          <w:highlight w:val="white"/>
        </w:rPr>
        <w:t xml:space="preserve">      get { return m_currentStatus; }</w:t>
      </w:r>
    </w:p>
    <w:p w14:paraId="1015F177" w14:textId="77777777" w:rsidR="00846970" w:rsidRPr="00903DBA" w:rsidRDefault="00846970" w:rsidP="00846970">
      <w:pPr>
        <w:pStyle w:val="Code"/>
        <w:rPr>
          <w:highlight w:val="white"/>
        </w:rPr>
      </w:pPr>
      <w:r w:rsidRPr="00903DBA">
        <w:rPr>
          <w:highlight w:val="white"/>
        </w:rPr>
        <w:t xml:space="preserve">    }</w:t>
      </w:r>
    </w:p>
    <w:p w14:paraId="34DD18DB" w14:textId="77777777" w:rsidR="00846970" w:rsidRPr="00903DBA" w:rsidRDefault="00846970" w:rsidP="00846970">
      <w:pPr>
        <w:pStyle w:val="Code"/>
        <w:rPr>
          <w:highlight w:val="white"/>
        </w:rPr>
      </w:pPr>
    </w:p>
    <w:p w14:paraId="210F4CFF" w14:textId="77777777" w:rsidR="00846970" w:rsidRPr="00903DBA" w:rsidRDefault="00846970" w:rsidP="00846970">
      <w:pPr>
        <w:pStyle w:val="Code"/>
        <w:rPr>
          <w:highlight w:val="white"/>
        </w:rPr>
      </w:pPr>
      <w:r w:rsidRPr="00903DBA">
        <w:rPr>
          <w:highlight w:val="white"/>
        </w:rPr>
        <w:t xml:space="preserve">    public bool ElseStatus {</w:t>
      </w:r>
    </w:p>
    <w:p w14:paraId="63099865" w14:textId="77777777" w:rsidR="00846970" w:rsidRPr="00903DBA" w:rsidRDefault="00846970" w:rsidP="00846970">
      <w:pPr>
        <w:pStyle w:val="Code"/>
        <w:rPr>
          <w:highlight w:val="white"/>
        </w:rPr>
      </w:pPr>
      <w:r w:rsidRPr="00903DBA">
        <w:rPr>
          <w:highlight w:val="white"/>
        </w:rPr>
        <w:t xml:space="preserve">      get { return m_elseStatus; }</w:t>
      </w:r>
    </w:p>
    <w:p w14:paraId="022838A8" w14:textId="77777777" w:rsidR="00846970" w:rsidRPr="00903DBA" w:rsidRDefault="00846970" w:rsidP="00846970">
      <w:pPr>
        <w:pStyle w:val="Code"/>
        <w:rPr>
          <w:highlight w:val="white"/>
        </w:rPr>
      </w:pPr>
      <w:r w:rsidRPr="00903DBA">
        <w:rPr>
          <w:highlight w:val="white"/>
        </w:rPr>
        <w:t xml:space="preserve">    }</w:t>
      </w:r>
    </w:p>
    <w:p w14:paraId="5C122FF7" w14:textId="77777777" w:rsidR="00846970" w:rsidRPr="00903DBA" w:rsidRDefault="00846970" w:rsidP="00846970">
      <w:pPr>
        <w:pStyle w:val="Code"/>
        <w:rPr>
          <w:highlight w:val="white"/>
        </w:rPr>
      </w:pPr>
      <w:r w:rsidRPr="00903DBA">
        <w:rPr>
          <w:highlight w:val="white"/>
        </w:rPr>
        <w:t xml:space="preserve">  }</w:t>
      </w:r>
    </w:p>
    <w:p w14:paraId="33D12CA5" w14:textId="6C01D332" w:rsidR="00846970" w:rsidRPr="00903DBA" w:rsidRDefault="00846970" w:rsidP="00846970">
      <w:pPr>
        <w:pStyle w:val="Code"/>
        <w:rPr>
          <w:highlight w:val="white"/>
        </w:rPr>
      </w:pPr>
      <w:r w:rsidRPr="00903DBA">
        <w:rPr>
          <w:highlight w:val="white"/>
        </w:rPr>
        <w:t>}</w:t>
      </w:r>
    </w:p>
    <w:p w14:paraId="5ED95218" w14:textId="77777777" w:rsidR="005B678D" w:rsidRPr="00903DBA" w:rsidRDefault="005B678D" w:rsidP="005B678D">
      <w:pPr>
        <w:pStyle w:val="Rubrik2"/>
      </w:pPr>
      <w:bookmarkStart w:id="519" w:name="_Toc57656151"/>
      <w:r w:rsidRPr="00903DBA">
        <w:t>The Preprocessor</w:t>
      </w:r>
      <w:bookmarkEnd w:id="519"/>
    </w:p>
    <w:p w14:paraId="522F4117" w14:textId="77777777" w:rsidR="005B678D" w:rsidRPr="00903DBA" w:rsidRDefault="005B678D" w:rsidP="005B678D">
      <w:r w:rsidRPr="00903DBA">
        <w:t>The preprocessor has several tasks:</w:t>
      </w:r>
    </w:p>
    <w:p w14:paraId="79E0F3C2" w14:textId="36DAF6CF" w:rsidR="005B678D" w:rsidRPr="00903DBA" w:rsidRDefault="005B678D" w:rsidP="00477426">
      <w:pPr>
        <w:pStyle w:val="SourceCodeBoxText"/>
        <w:framePr w:wrap="around"/>
      </w:pPr>
      <w:r w:rsidRPr="00903DBA">
        <w:rPr>
          <w:b/>
        </w:rPr>
        <w:t>Tri Graphs</w:t>
      </w:r>
      <w:r w:rsidRPr="00903DBA">
        <w:t>. When C was originally introduced, some keyboards had a limited set of keys. Therefore, a special set of double question mark character sequence was introduced, which are replaced by modern equivalents.</w:t>
      </w:r>
    </w:p>
    <w:p w14:paraId="45F4429A" w14:textId="496980C5" w:rsidR="005B678D" w:rsidRPr="00903DBA" w:rsidRDefault="005B678D" w:rsidP="00477426">
      <w:pPr>
        <w:pStyle w:val="SourceCodeBoxText"/>
        <w:framePr w:wrap="around"/>
      </w:pPr>
      <w:r w:rsidRPr="00903DBA">
        <w:rPr>
          <w:b/>
        </w:rPr>
        <w:t>Comments</w:t>
      </w:r>
      <w:r w:rsidRPr="00903DBA">
        <w:t xml:space="preserve">. </w:t>
      </w:r>
      <w:r w:rsidR="00E361F4" w:rsidRPr="00903DBA">
        <w:t>The line comments are removed, and e</w:t>
      </w:r>
      <w:r w:rsidRPr="00903DBA">
        <w:t xml:space="preserve">ach block comment is replaced by </w:t>
      </w:r>
      <w:r w:rsidR="00E361F4" w:rsidRPr="00903DBA">
        <w:t xml:space="preserve">a </w:t>
      </w:r>
      <w:r w:rsidRPr="00903DBA">
        <w:t>blank character.</w:t>
      </w:r>
    </w:p>
    <w:p w14:paraId="46ABE1CA" w14:textId="77777777" w:rsidR="005B678D" w:rsidRPr="00903DBA" w:rsidRDefault="005B678D" w:rsidP="00477426">
      <w:pPr>
        <w:pStyle w:val="SourceCodeBoxText"/>
        <w:framePr w:wrap="around"/>
      </w:pPr>
      <w:r w:rsidRPr="00903DBA">
        <w:rPr>
          <w:b/>
        </w:rPr>
        <w:t>Slashes in strings and characters</w:t>
      </w:r>
      <w:r w:rsidRPr="00903DBA">
        <w:t>. Each backslash is processed and transformed into a regular character. Thereafter, to ease the macro expansion later we transform each character into the format of a backslash followed by three octal digits.</w:t>
      </w:r>
    </w:p>
    <w:p w14:paraId="4B01E609" w14:textId="77777777" w:rsidR="005B678D" w:rsidRPr="00903DBA" w:rsidRDefault="005B678D" w:rsidP="00477426">
      <w:pPr>
        <w:pStyle w:val="SourceCodeBoxText"/>
        <w:framePr w:wrap="around"/>
      </w:pPr>
      <w:r w:rsidRPr="00903DBA">
        <w:rPr>
          <w:b/>
        </w:rPr>
        <w:t>Include files</w:t>
      </w:r>
      <w:r w:rsidRPr="00903DBA">
        <w:t>. The system include files (encapsulated by ‘&lt;’ and ‘&gt;’) and internal include files (encapsulated by quotes) are read and included in the final code.</w:t>
      </w:r>
    </w:p>
    <w:p w14:paraId="22E2D770" w14:textId="77777777" w:rsidR="005B678D" w:rsidRPr="00903DBA" w:rsidRDefault="005B678D" w:rsidP="00477426">
      <w:pPr>
        <w:pStyle w:val="SourceCodeBoxText"/>
        <w:framePr w:wrap="around"/>
      </w:pPr>
      <w:r w:rsidRPr="00903DBA">
        <w:rPr>
          <w:b/>
        </w:rPr>
        <w:t>Conditional programming</w:t>
      </w:r>
      <w:r w:rsidRPr="00903DBA">
        <w:t>. The #</w:t>
      </w:r>
      <w:r w:rsidRPr="00903DBA">
        <w:rPr>
          <w:rStyle w:val="CodeInText"/>
        </w:rPr>
        <w:t>if</w:t>
      </w:r>
      <w:r w:rsidRPr="00903DBA">
        <w:t>, #</w:t>
      </w:r>
      <w:r w:rsidRPr="00903DBA">
        <w:rPr>
          <w:rStyle w:val="CodeInText"/>
        </w:rPr>
        <w:t>ifdef</w:t>
      </w:r>
      <w:r w:rsidRPr="00903DBA">
        <w:t>, #</w:t>
      </w:r>
      <w:r w:rsidRPr="00903DBA">
        <w:rPr>
          <w:rStyle w:val="CodeInText"/>
        </w:rPr>
        <w:t>ifndef</w:t>
      </w:r>
      <w:r w:rsidRPr="00903DBA">
        <w:t>, #</w:t>
      </w:r>
      <w:r w:rsidRPr="00903DBA">
        <w:rPr>
          <w:rStyle w:val="CodeInText"/>
        </w:rPr>
        <w:t>elif</w:t>
      </w:r>
      <w:r w:rsidRPr="00903DBA">
        <w:t>, and #</w:t>
      </w:r>
      <w:r w:rsidRPr="00903DBA">
        <w:rPr>
          <w:rStyle w:val="CodeInText"/>
        </w:rPr>
        <w:t>endif</w:t>
      </w:r>
      <w:r w:rsidRPr="00903DBA">
        <w:t xml:space="preserve"> directives are processed.</w:t>
      </w:r>
    </w:p>
    <w:p w14:paraId="736FBA4D" w14:textId="2ACAEDAF" w:rsidR="005B678D" w:rsidRPr="00903DBA" w:rsidRDefault="005B678D" w:rsidP="00477426">
      <w:pPr>
        <w:pStyle w:val="SourceCodeBoxText"/>
        <w:framePr w:wrap="around"/>
      </w:pPr>
      <w:r w:rsidRPr="00903DBA">
        <w:rPr>
          <w:b/>
        </w:rPr>
        <w:t>Macro expansion</w:t>
      </w:r>
      <w:r w:rsidRPr="00903DBA">
        <w:t>. The source code is traversed</w:t>
      </w:r>
      <w:r w:rsidR="007C4A54" w:rsidRPr="00903DBA">
        <w:t>,</w:t>
      </w:r>
      <w:r w:rsidRPr="00903DBA">
        <w:t xml:space="preserve"> and each macro is expanded. Since the contents of each character and string constant has been translated into slash codes</w:t>
      </w:r>
      <w:r w:rsidR="007C4A54" w:rsidRPr="00903DBA">
        <w:t>,</w:t>
      </w:r>
      <w:r w:rsidRPr="00903DBA">
        <w:t xml:space="preserve"> we do not need to check whether the macro to be expanded is part of a character of string.</w:t>
      </w:r>
    </w:p>
    <w:p w14:paraId="204B1B47" w14:textId="77777777" w:rsidR="005B678D" w:rsidRPr="00903DBA" w:rsidRDefault="005B678D" w:rsidP="00477426">
      <w:pPr>
        <w:pStyle w:val="SourceCodeBoxText"/>
        <w:framePr w:wrap="around"/>
      </w:pPr>
      <w:r w:rsidRPr="00903DBA">
        <w:rPr>
          <w:b/>
        </w:rPr>
        <w:t>String sequences</w:t>
      </w:r>
      <w:r w:rsidRPr="00903DBA">
        <w:t>. Finally, every sequence of string is concatenated into one string. For instance, the sequence "ab" "cd" "ef" is concatenated into "abcded".</w:t>
      </w:r>
    </w:p>
    <w:p w14:paraId="7C623DA5" w14:textId="77777777" w:rsidR="005B678D" w:rsidRPr="00903DBA" w:rsidRDefault="005B678D" w:rsidP="005B678D">
      <w:r w:rsidRPr="00903DBA">
        <w:t xml:space="preserve">The first phase of the preprocessor is to read the source file and place in a text buffer (a </w:t>
      </w:r>
      <w:r w:rsidRPr="00903DBA">
        <w:rPr>
          <w:rStyle w:val="CodeInText"/>
        </w:rPr>
        <w:t>StringBuilder</w:t>
      </w:r>
      <w:r w:rsidRPr="00903DBA">
        <w:t xml:space="preserve"> object), and then replace the tri graph sequences, remove the comments and replace every character in string and characters with its equivalent backslash code. Then the buffer is divided into lines and each line starting with a preprocessor directive is evaluated and every line is search for macros to expand.</w:t>
      </w:r>
    </w:p>
    <w:p w14:paraId="37B60ADF" w14:textId="1652A2F0" w:rsidR="005B1C6D" w:rsidRPr="00903DBA" w:rsidRDefault="005B1C6D" w:rsidP="005B1C6D">
      <w:pPr>
        <w:pStyle w:val="CodeHeader"/>
      </w:pPr>
      <w:r w:rsidRPr="00903DBA">
        <w:t>Preprocessor.cs</w:t>
      </w:r>
    </w:p>
    <w:p w14:paraId="5DCBCEF2" w14:textId="77777777" w:rsidR="005B1C6D" w:rsidRPr="00903DBA" w:rsidRDefault="005B1C6D" w:rsidP="005B1C6D">
      <w:pPr>
        <w:pStyle w:val="Code"/>
        <w:rPr>
          <w:highlight w:val="white"/>
        </w:rPr>
      </w:pPr>
      <w:r w:rsidRPr="00903DBA">
        <w:rPr>
          <w:highlight w:val="white"/>
        </w:rPr>
        <w:t>using System;</w:t>
      </w:r>
    </w:p>
    <w:p w14:paraId="6ECF141F" w14:textId="77777777" w:rsidR="005B1C6D" w:rsidRPr="00903DBA" w:rsidRDefault="005B1C6D" w:rsidP="005B1C6D">
      <w:pPr>
        <w:pStyle w:val="Code"/>
        <w:rPr>
          <w:highlight w:val="white"/>
        </w:rPr>
      </w:pPr>
      <w:r w:rsidRPr="00903DBA">
        <w:rPr>
          <w:highlight w:val="white"/>
        </w:rPr>
        <w:t>using System.IO;</w:t>
      </w:r>
    </w:p>
    <w:p w14:paraId="1943CCEB" w14:textId="77777777" w:rsidR="005B1C6D" w:rsidRPr="00903DBA" w:rsidRDefault="005B1C6D" w:rsidP="005B1C6D">
      <w:pPr>
        <w:pStyle w:val="Code"/>
        <w:rPr>
          <w:highlight w:val="white"/>
        </w:rPr>
      </w:pPr>
      <w:r w:rsidRPr="00903DBA">
        <w:rPr>
          <w:highlight w:val="white"/>
        </w:rPr>
        <w:t>using System.Text;</w:t>
      </w:r>
    </w:p>
    <w:p w14:paraId="59191D53" w14:textId="77777777" w:rsidR="005B1C6D" w:rsidRPr="00903DBA" w:rsidRDefault="005B1C6D" w:rsidP="005B1C6D">
      <w:pPr>
        <w:pStyle w:val="Code"/>
        <w:rPr>
          <w:highlight w:val="white"/>
        </w:rPr>
      </w:pPr>
      <w:r w:rsidRPr="00903DBA">
        <w:rPr>
          <w:highlight w:val="white"/>
        </w:rPr>
        <w:t>using System.Collections.Generic;</w:t>
      </w:r>
    </w:p>
    <w:p w14:paraId="3386DDB5" w14:textId="77777777" w:rsidR="005B1C6D" w:rsidRPr="00903DBA" w:rsidRDefault="005B1C6D" w:rsidP="005B1C6D">
      <w:pPr>
        <w:pStyle w:val="Code"/>
        <w:rPr>
          <w:highlight w:val="white"/>
        </w:rPr>
      </w:pPr>
    </w:p>
    <w:p w14:paraId="57F43973" w14:textId="77777777" w:rsidR="005B1C6D" w:rsidRPr="00903DBA" w:rsidRDefault="005B1C6D" w:rsidP="005B1C6D">
      <w:pPr>
        <w:pStyle w:val="Code"/>
        <w:rPr>
          <w:highlight w:val="white"/>
        </w:rPr>
      </w:pPr>
      <w:r w:rsidRPr="00903DBA">
        <w:rPr>
          <w:highlight w:val="white"/>
        </w:rPr>
        <w:t>namespace CCompiler {</w:t>
      </w:r>
    </w:p>
    <w:p w14:paraId="4F4CE2AB" w14:textId="77777777" w:rsidR="005B1C6D" w:rsidRPr="00903DBA" w:rsidRDefault="005B1C6D" w:rsidP="005B1C6D">
      <w:pPr>
        <w:pStyle w:val="Code"/>
        <w:rPr>
          <w:highlight w:val="white"/>
        </w:rPr>
      </w:pPr>
      <w:r w:rsidRPr="00903DBA">
        <w:rPr>
          <w:highlight w:val="white"/>
        </w:rPr>
        <w:t xml:space="preserve">  public class Preprocessor {</w:t>
      </w:r>
    </w:p>
    <w:p w14:paraId="13E92F25" w14:textId="77777777" w:rsidR="000647D5" w:rsidRPr="00903DBA" w:rsidRDefault="00BB3615" w:rsidP="00BB3615">
      <w:pPr>
        <w:pStyle w:val="Code"/>
        <w:rPr>
          <w:highlight w:val="white"/>
        </w:rPr>
      </w:pPr>
      <w:r w:rsidRPr="00903DBA">
        <w:rPr>
          <w:highlight w:val="white"/>
        </w:rPr>
        <w:t xml:space="preserve">    private IDictionary&lt;string,Macro&gt; m_macroMap =</w:t>
      </w:r>
    </w:p>
    <w:p w14:paraId="19163016" w14:textId="264A1055" w:rsidR="00BB3615" w:rsidRPr="00903DBA" w:rsidRDefault="000647D5" w:rsidP="00BB3615">
      <w:pPr>
        <w:pStyle w:val="Code"/>
        <w:rPr>
          <w:highlight w:val="white"/>
        </w:rPr>
      </w:pPr>
      <w:r w:rsidRPr="00903DBA">
        <w:rPr>
          <w:highlight w:val="white"/>
        </w:rPr>
        <w:t xml:space="preserve">              </w:t>
      </w:r>
      <w:r w:rsidR="00BB3615" w:rsidRPr="00903DBA">
        <w:rPr>
          <w:highlight w:val="white"/>
        </w:rPr>
        <w:t>new Dictionary&lt;string,Macro&gt;();</w:t>
      </w:r>
    </w:p>
    <w:p w14:paraId="033F85BA" w14:textId="7F1C8449" w:rsidR="00BB3615" w:rsidRPr="00903DBA" w:rsidRDefault="00BB3615" w:rsidP="00BB3615">
      <w:pPr>
        <w:pStyle w:val="Code"/>
        <w:rPr>
          <w:highlight w:val="white"/>
        </w:rPr>
      </w:pPr>
      <w:r w:rsidRPr="00903DBA">
        <w:rPr>
          <w:highlight w:val="white"/>
        </w:rPr>
        <w:t xml:space="preserve">    private Stack&lt;FileInfo&gt; </w:t>
      </w:r>
      <w:r w:rsidR="000647D5" w:rsidRPr="00903DBA">
        <w:rPr>
          <w:highlight w:val="white"/>
        </w:rPr>
        <w:t>m_i</w:t>
      </w:r>
      <w:r w:rsidRPr="00903DBA">
        <w:rPr>
          <w:highlight w:val="white"/>
        </w:rPr>
        <w:t>ncludeStack = new Stack&lt;FileInfo&gt;();</w:t>
      </w:r>
    </w:p>
    <w:p w14:paraId="36F9D9DB" w14:textId="512E8CCF" w:rsidR="00BB3615" w:rsidRPr="00903DBA" w:rsidRDefault="00BB3615" w:rsidP="00BB3615">
      <w:pPr>
        <w:pStyle w:val="Code"/>
        <w:rPr>
          <w:highlight w:val="white"/>
        </w:rPr>
      </w:pPr>
      <w:r w:rsidRPr="00903DBA">
        <w:rPr>
          <w:highlight w:val="white"/>
        </w:rPr>
        <w:t xml:space="preserve">    private ISet&lt;FileInfo&gt; </w:t>
      </w:r>
      <w:r w:rsidR="000647D5" w:rsidRPr="00903DBA">
        <w:rPr>
          <w:highlight w:val="white"/>
        </w:rPr>
        <w:t>m_i</w:t>
      </w:r>
      <w:r w:rsidRPr="00903DBA">
        <w:rPr>
          <w:highlight w:val="white"/>
        </w:rPr>
        <w:t>ncludeSet = new HashSet&lt;FileInfo&gt;();</w:t>
      </w:r>
    </w:p>
    <w:p w14:paraId="1522B239" w14:textId="77777777" w:rsidR="00F6690C" w:rsidRPr="00903DBA" w:rsidRDefault="00F6690C" w:rsidP="00F6690C">
      <w:pPr>
        <w:pStyle w:val="Code"/>
        <w:rPr>
          <w:highlight w:val="white"/>
        </w:rPr>
      </w:pPr>
      <w:r w:rsidRPr="00903DBA">
        <w:rPr>
          <w:highlight w:val="white"/>
        </w:rPr>
        <w:t xml:space="preserve">    private Stack&lt;IfElseChain&gt; m_ifElseChainStack = new Stack&lt;IfElseChain&gt;();</w:t>
      </w:r>
    </w:p>
    <w:p w14:paraId="6C03EC8E" w14:textId="77777777" w:rsidR="00BB3615" w:rsidRPr="00903DBA" w:rsidRDefault="00BB3615" w:rsidP="00A95CB2">
      <w:pPr>
        <w:pStyle w:val="Code"/>
        <w:rPr>
          <w:highlight w:val="white"/>
        </w:rPr>
      </w:pPr>
      <w:r w:rsidRPr="00903DBA">
        <w:rPr>
          <w:highlight w:val="white"/>
        </w:rPr>
        <w:t xml:space="preserve">    private StringBuilder m_outputBuffer = new StringBuilder();</w:t>
      </w:r>
    </w:p>
    <w:p w14:paraId="23A32D08" w14:textId="77777777" w:rsidR="005B1C6D" w:rsidRPr="00903DBA" w:rsidRDefault="005B1C6D" w:rsidP="00D236A1">
      <w:pPr>
        <w:pStyle w:val="Code"/>
        <w:rPr>
          <w:highlight w:val="white"/>
        </w:rPr>
      </w:pPr>
    </w:p>
    <w:p w14:paraId="21D41684" w14:textId="77777777" w:rsidR="00A95CB2" w:rsidRPr="00903DBA" w:rsidRDefault="00A95CB2" w:rsidP="00A95CB2">
      <w:pPr>
        <w:pStyle w:val="Code"/>
        <w:rPr>
          <w:highlight w:val="white"/>
        </w:rPr>
      </w:pPr>
      <w:r w:rsidRPr="00903DBA">
        <w:rPr>
          <w:highlight w:val="white"/>
        </w:rPr>
        <w:t xml:space="preserve">    public string PreprocessedCode {</w:t>
      </w:r>
    </w:p>
    <w:p w14:paraId="607098F9" w14:textId="77777777" w:rsidR="00A95CB2" w:rsidRPr="00903DBA" w:rsidRDefault="00A95CB2" w:rsidP="00A95CB2">
      <w:pPr>
        <w:pStyle w:val="Code"/>
        <w:rPr>
          <w:highlight w:val="white"/>
        </w:rPr>
      </w:pPr>
      <w:r w:rsidRPr="00903DBA">
        <w:rPr>
          <w:highlight w:val="white"/>
        </w:rPr>
        <w:t xml:space="preserve">      get { return m_outputBuffer.ToString(); }</w:t>
      </w:r>
    </w:p>
    <w:p w14:paraId="5AA96C2F" w14:textId="77777777" w:rsidR="00A95CB2" w:rsidRPr="00903DBA" w:rsidRDefault="00A95CB2" w:rsidP="00A95CB2">
      <w:pPr>
        <w:pStyle w:val="Code"/>
        <w:rPr>
          <w:highlight w:val="white"/>
        </w:rPr>
      </w:pPr>
      <w:r w:rsidRPr="00903DBA">
        <w:rPr>
          <w:highlight w:val="white"/>
        </w:rPr>
        <w:t xml:space="preserve">    }  </w:t>
      </w:r>
    </w:p>
    <w:p w14:paraId="30A83E36" w14:textId="77777777" w:rsidR="00A95CB2" w:rsidRPr="00903DBA" w:rsidRDefault="00A95CB2" w:rsidP="00A95CB2">
      <w:pPr>
        <w:pStyle w:val="Code"/>
        <w:rPr>
          <w:highlight w:val="white"/>
        </w:rPr>
      </w:pPr>
    </w:p>
    <w:p w14:paraId="3E6A760E" w14:textId="77777777" w:rsidR="00A95CB2" w:rsidRPr="00903DBA" w:rsidRDefault="00A95CB2" w:rsidP="00A95CB2">
      <w:pPr>
        <w:pStyle w:val="Code"/>
        <w:rPr>
          <w:highlight w:val="white"/>
        </w:rPr>
      </w:pPr>
      <w:r w:rsidRPr="00903DBA">
        <w:rPr>
          <w:highlight w:val="white"/>
        </w:rPr>
        <w:t xml:space="preserve">    public ISet&lt;FileInfo&gt; IncludeSet {</w:t>
      </w:r>
    </w:p>
    <w:p w14:paraId="153FDB7E" w14:textId="77777777" w:rsidR="00A95CB2" w:rsidRPr="00903DBA" w:rsidRDefault="00A95CB2" w:rsidP="00A95CB2">
      <w:pPr>
        <w:pStyle w:val="Code"/>
        <w:rPr>
          <w:highlight w:val="white"/>
        </w:rPr>
      </w:pPr>
      <w:r w:rsidRPr="00903DBA">
        <w:rPr>
          <w:highlight w:val="white"/>
        </w:rPr>
        <w:t xml:space="preserve">      get { return m_includeSet; }</w:t>
      </w:r>
    </w:p>
    <w:p w14:paraId="4DD43389" w14:textId="77777777" w:rsidR="00A95CB2" w:rsidRPr="00903DBA" w:rsidRDefault="00A95CB2" w:rsidP="00A95CB2">
      <w:pPr>
        <w:pStyle w:val="Code"/>
        <w:rPr>
          <w:highlight w:val="white"/>
        </w:rPr>
      </w:pPr>
      <w:r w:rsidRPr="00903DBA">
        <w:rPr>
          <w:highlight w:val="white"/>
        </w:rPr>
        <w:t xml:space="preserve">    }</w:t>
      </w:r>
    </w:p>
    <w:p w14:paraId="18585476" w14:textId="68C02243" w:rsidR="0073608F" w:rsidRPr="00903DBA" w:rsidRDefault="0073608F" w:rsidP="0073608F">
      <w:pPr>
        <w:rPr>
          <w:highlight w:val="white"/>
        </w:rPr>
      </w:pPr>
      <w:r w:rsidRPr="00903DBA">
        <w:rPr>
          <w:highlight w:val="white"/>
        </w:rPr>
        <w:t>We add the __LINUX__ macro for the compiler to compile the source code in accordance with the Linux environment</w:t>
      </w:r>
      <w:r w:rsidR="00F02367" w:rsidRPr="00903DBA">
        <w:rPr>
          <w:highlight w:val="white"/>
        </w:rPr>
        <w:t xml:space="preserve">, and the __WINDOWS__ macro for </w:t>
      </w:r>
      <w:r w:rsidR="00721ABF">
        <w:rPr>
          <w:highlight w:val="white"/>
        </w:rPr>
        <w:t>the Windows environment</w:t>
      </w:r>
      <w:r w:rsidR="00F02367" w:rsidRPr="00903DBA">
        <w:rPr>
          <w:highlight w:val="white"/>
        </w:rPr>
        <w:t>. T</w:t>
      </w:r>
      <w:r w:rsidRPr="00903DBA">
        <w:rPr>
          <w:highlight w:val="white"/>
        </w:rPr>
        <w:t xml:space="preserve">here are several parts of the </w:t>
      </w:r>
      <w:r w:rsidR="00EC23B2" w:rsidRPr="00903DBA">
        <w:rPr>
          <w:highlight w:val="white"/>
        </w:rPr>
        <w:t xml:space="preserve">standard library </w:t>
      </w:r>
      <w:r w:rsidRPr="00903DBA">
        <w:rPr>
          <w:highlight w:val="white"/>
        </w:rPr>
        <w:t>source code that are different depending on whether the macro is present.</w:t>
      </w:r>
    </w:p>
    <w:p w14:paraId="3BAEFB26" w14:textId="77777777" w:rsidR="005C5E64" w:rsidRPr="00903DBA" w:rsidRDefault="005C5E64" w:rsidP="005C5E64">
      <w:pPr>
        <w:pStyle w:val="Code"/>
        <w:rPr>
          <w:highlight w:val="white"/>
        </w:rPr>
      </w:pPr>
      <w:r w:rsidRPr="00903DBA">
        <w:rPr>
          <w:highlight w:val="white"/>
        </w:rPr>
        <w:t xml:space="preserve">    public Preprocessor(FileInfo file) {</w:t>
      </w:r>
    </w:p>
    <w:p w14:paraId="19A2680E" w14:textId="77777777" w:rsidR="00E96E30" w:rsidRPr="00903DBA" w:rsidRDefault="00E96E30" w:rsidP="00E96E30">
      <w:pPr>
        <w:pStyle w:val="Code"/>
        <w:rPr>
          <w:highlight w:val="white"/>
        </w:rPr>
      </w:pPr>
      <w:r w:rsidRPr="00903DBA">
        <w:rPr>
          <w:highlight w:val="white"/>
        </w:rPr>
        <w:t xml:space="preserve">      if (Start.Linux) {</w:t>
      </w:r>
    </w:p>
    <w:p w14:paraId="067EB2D6" w14:textId="77777777" w:rsidR="00E96E30" w:rsidRPr="00903DBA" w:rsidRDefault="00E96E30" w:rsidP="00E96E30">
      <w:pPr>
        <w:pStyle w:val="Code"/>
        <w:rPr>
          <w:highlight w:val="white"/>
        </w:rPr>
      </w:pPr>
      <w:r w:rsidRPr="00903DBA">
        <w:rPr>
          <w:highlight w:val="white"/>
        </w:rPr>
        <w:t xml:space="preserve">        m_macroMap.Add("__LINUX__", new Macro(0, new List&lt;Token&gt;()));</w:t>
      </w:r>
    </w:p>
    <w:p w14:paraId="459F75BD" w14:textId="77777777" w:rsidR="00E96E30" w:rsidRPr="00903DBA" w:rsidRDefault="00E96E30" w:rsidP="00E96E30">
      <w:pPr>
        <w:pStyle w:val="Code"/>
        <w:rPr>
          <w:highlight w:val="white"/>
        </w:rPr>
      </w:pPr>
      <w:r w:rsidRPr="00903DBA">
        <w:rPr>
          <w:highlight w:val="white"/>
        </w:rPr>
        <w:t xml:space="preserve">      }</w:t>
      </w:r>
    </w:p>
    <w:p w14:paraId="11749DC4" w14:textId="77777777" w:rsidR="00E96E30" w:rsidRPr="00903DBA" w:rsidRDefault="00E96E30" w:rsidP="00E96E30">
      <w:pPr>
        <w:pStyle w:val="Code"/>
        <w:rPr>
          <w:highlight w:val="white"/>
        </w:rPr>
      </w:pPr>
    </w:p>
    <w:p w14:paraId="41D53455" w14:textId="77777777" w:rsidR="00E96E30" w:rsidRPr="00903DBA" w:rsidRDefault="00E96E30" w:rsidP="00E96E30">
      <w:pPr>
        <w:pStyle w:val="Code"/>
        <w:rPr>
          <w:highlight w:val="white"/>
        </w:rPr>
      </w:pPr>
      <w:r w:rsidRPr="00903DBA">
        <w:rPr>
          <w:highlight w:val="white"/>
        </w:rPr>
        <w:t xml:space="preserve">      if (Start.Windows) {</w:t>
      </w:r>
    </w:p>
    <w:p w14:paraId="2B456956" w14:textId="77777777" w:rsidR="00E96E30" w:rsidRPr="00903DBA" w:rsidRDefault="00E96E30" w:rsidP="00E96E30">
      <w:pPr>
        <w:pStyle w:val="Code"/>
        <w:rPr>
          <w:highlight w:val="white"/>
        </w:rPr>
      </w:pPr>
      <w:r w:rsidRPr="00903DBA">
        <w:rPr>
          <w:highlight w:val="white"/>
        </w:rPr>
        <w:t xml:space="preserve">        m_macroMap.Add("__WINDOWS__", new Macro(0, new List&lt;Token&gt;()));</w:t>
      </w:r>
    </w:p>
    <w:p w14:paraId="20E6D485" w14:textId="77777777" w:rsidR="00E96E30" w:rsidRPr="00903DBA" w:rsidRDefault="00E96E30" w:rsidP="00E96E30">
      <w:pPr>
        <w:pStyle w:val="Code"/>
        <w:rPr>
          <w:highlight w:val="white"/>
        </w:rPr>
      </w:pPr>
      <w:r w:rsidRPr="00903DBA">
        <w:rPr>
          <w:highlight w:val="white"/>
        </w:rPr>
        <w:t xml:space="preserve">      }</w:t>
      </w:r>
    </w:p>
    <w:p w14:paraId="5273C8B5" w14:textId="77777777" w:rsidR="00E96E30" w:rsidRPr="00903DBA" w:rsidRDefault="00E96E30" w:rsidP="00E96E30">
      <w:pPr>
        <w:pStyle w:val="Code"/>
        <w:rPr>
          <w:highlight w:val="white"/>
        </w:rPr>
      </w:pPr>
    </w:p>
    <w:p w14:paraId="1933DA38" w14:textId="0C301442" w:rsidR="00A95CB2" w:rsidRPr="00903DBA" w:rsidRDefault="00A95CB2" w:rsidP="00A95CB2">
      <w:pPr>
        <w:pStyle w:val="Code"/>
        <w:rPr>
          <w:highlight w:val="white"/>
        </w:rPr>
      </w:pPr>
      <w:r w:rsidRPr="00903DBA">
        <w:rPr>
          <w:highlight w:val="white"/>
        </w:rPr>
        <w:t xml:space="preserve">      </w:t>
      </w:r>
      <w:r w:rsidR="005C5E64" w:rsidRPr="00903DBA">
        <w:rPr>
          <w:highlight w:val="white"/>
        </w:rPr>
        <w:t>DoProcess</w:t>
      </w:r>
      <w:r w:rsidRPr="00903DBA">
        <w:rPr>
          <w:highlight w:val="white"/>
        </w:rPr>
        <w:t>(file);</w:t>
      </w:r>
    </w:p>
    <w:p w14:paraId="75474638" w14:textId="67049910" w:rsidR="00A95CB2" w:rsidRPr="00903DBA" w:rsidRDefault="00A95CB2" w:rsidP="00A95CB2">
      <w:pPr>
        <w:pStyle w:val="Code"/>
        <w:rPr>
          <w:highlight w:val="white"/>
        </w:rPr>
      </w:pPr>
      <w:r w:rsidRPr="00903DBA">
        <w:rPr>
          <w:highlight w:val="white"/>
        </w:rPr>
        <w:t xml:space="preserve">      Assert.Error(</w:t>
      </w:r>
      <w:r w:rsidR="00F6690C" w:rsidRPr="00903DBA">
        <w:rPr>
          <w:highlight w:val="white"/>
        </w:rPr>
        <w:t>m_ifElseChainStack</w:t>
      </w:r>
      <w:r w:rsidRPr="00903DBA">
        <w:rPr>
          <w:highlight w:val="white"/>
        </w:rPr>
        <w:t>.Count == 0, Message.</w:t>
      </w:r>
    </w:p>
    <w:p w14:paraId="4A5DD52B" w14:textId="77777777" w:rsidR="00A95CB2" w:rsidRPr="00903DBA" w:rsidRDefault="00A95CB2" w:rsidP="00A95CB2">
      <w:pPr>
        <w:pStyle w:val="Code"/>
        <w:rPr>
          <w:highlight w:val="white"/>
        </w:rPr>
      </w:pPr>
      <w:r w:rsidRPr="00903DBA">
        <w:rPr>
          <w:highlight w:val="white"/>
        </w:rPr>
        <w:t xml:space="preserve">                   If___ifdef____or_ifndef_directive_without_matching_endif);</w:t>
      </w:r>
    </w:p>
    <w:p w14:paraId="0CC7B228" w14:textId="77777777" w:rsidR="00A95CB2" w:rsidRPr="00903DBA" w:rsidRDefault="00A95CB2" w:rsidP="00A95CB2">
      <w:pPr>
        <w:pStyle w:val="Code"/>
        <w:rPr>
          <w:highlight w:val="white"/>
        </w:rPr>
      </w:pPr>
      <w:r w:rsidRPr="00903DBA">
        <w:rPr>
          <w:highlight w:val="white"/>
        </w:rPr>
        <w:t xml:space="preserve">    }</w:t>
      </w:r>
    </w:p>
    <w:p w14:paraId="640A72B5" w14:textId="77777777" w:rsidR="00A95CB2" w:rsidRPr="00903DBA" w:rsidRDefault="00A95CB2" w:rsidP="00A95CB2">
      <w:pPr>
        <w:pStyle w:val="Code"/>
        <w:rPr>
          <w:highlight w:val="white"/>
        </w:rPr>
      </w:pPr>
    </w:p>
    <w:p w14:paraId="19E62BC1" w14:textId="25C967A5" w:rsidR="005B1C6D" w:rsidRPr="00903DBA" w:rsidRDefault="005B1C6D" w:rsidP="00A95CB2">
      <w:pPr>
        <w:pStyle w:val="Code"/>
        <w:rPr>
          <w:highlight w:val="white"/>
        </w:rPr>
      </w:pPr>
      <w:r w:rsidRPr="00903DBA">
        <w:rPr>
          <w:highlight w:val="white"/>
        </w:rPr>
        <w:t xml:space="preserve">    public void </w:t>
      </w:r>
      <w:r w:rsidR="005C5E64" w:rsidRPr="00903DBA">
        <w:rPr>
          <w:highlight w:val="white"/>
        </w:rPr>
        <w:t>DoProcess</w:t>
      </w:r>
      <w:r w:rsidRPr="00903DBA">
        <w:rPr>
          <w:highlight w:val="white"/>
        </w:rPr>
        <w:t>(FileInfo file) {</w:t>
      </w:r>
    </w:p>
    <w:p w14:paraId="2E2953F2" w14:textId="77777777" w:rsidR="005B1C6D" w:rsidRPr="00903DBA" w:rsidRDefault="005B1C6D" w:rsidP="005B1C6D">
      <w:pPr>
        <w:pStyle w:val="Code"/>
        <w:rPr>
          <w:highlight w:val="white"/>
        </w:rPr>
      </w:pPr>
      <w:r w:rsidRPr="00903DBA">
        <w:rPr>
          <w:highlight w:val="white"/>
        </w:rPr>
        <w:t xml:space="preserve">      StreamReader streamReader = new StreamReader(file.FullName);</w:t>
      </w:r>
    </w:p>
    <w:p w14:paraId="028633AC" w14:textId="77777777" w:rsidR="005B1C6D" w:rsidRPr="00903DBA" w:rsidRDefault="005B1C6D" w:rsidP="005B1C6D">
      <w:pPr>
        <w:pStyle w:val="Code"/>
        <w:rPr>
          <w:highlight w:val="white"/>
        </w:rPr>
      </w:pPr>
      <w:r w:rsidRPr="00903DBA">
        <w:rPr>
          <w:highlight w:val="white"/>
        </w:rPr>
        <w:t xml:space="preserve">      StringBuilder inputBuffer =</w:t>
      </w:r>
    </w:p>
    <w:p w14:paraId="71790F45" w14:textId="77777777" w:rsidR="005B1C6D" w:rsidRPr="00903DBA" w:rsidRDefault="005B1C6D" w:rsidP="005B1C6D">
      <w:pPr>
        <w:pStyle w:val="Code"/>
        <w:rPr>
          <w:highlight w:val="white"/>
        </w:rPr>
      </w:pPr>
      <w:r w:rsidRPr="00903DBA">
        <w:rPr>
          <w:highlight w:val="white"/>
        </w:rPr>
        <w:t xml:space="preserve">        new StringBuilder(streamReader.ReadToEnd());</w:t>
      </w:r>
    </w:p>
    <w:p w14:paraId="4C4BB657" w14:textId="77777777" w:rsidR="005B1C6D" w:rsidRPr="00903DBA" w:rsidRDefault="005B1C6D" w:rsidP="005B1C6D">
      <w:pPr>
        <w:pStyle w:val="Code"/>
        <w:rPr>
          <w:highlight w:val="white"/>
        </w:rPr>
      </w:pPr>
      <w:r w:rsidRPr="00903DBA">
        <w:rPr>
          <w:highlight w:val="white"/>
        </w:rPr>
        <w:t xml:space="preserve">      streamReader.Close();</w:t>
      </w:r>
    </w:p>
    <w:p w14:paraId="0F9F0425" w14:textId="77777777" w:rsidR="005B1C6D" w:rsidRPr="00903DBA" w:rsidRDefault="005B1C6D" w:rsidP="005B1C6D">
      <w:pPr>
        <w:pStyle w:val="Code"/>
        <w:rPr>
          <w:highlight w:val="white"/>
        </w:rPr>
      </w:pPr>
    </w:p>
    <w:p w14:paraId="626EBF6E" w14:textId="77777777" w:rsidR="005B1C6D" w:rsidRPr="00903DBA" w:rsidRDefault="005B1C6D" w:rsidP="005B1C6D">
      <w:pPr>
        <w:pStyle w:val="Code"/>
        <w:rPr>
          <w:highlight w:val="white"/>
        </w:rPr>
      </w:pPr>
      <w:r w:rsidRPr="00903DBA">
        <w:rPr>
          <w:highlight w:val="white"/>
        </w:rPr>
        <w:t xml:space="preserve">      CCompiler_Main.Scanner.Path = file;</w:t>
      </w:r>
    </w:p>
    <w:p w14:paraId="4DB2BD72" w14:textId="3EDDBC90" w:rsidR="005B1C6D" w:rsidRPr="00903DBA" w:rsidRDefault="005B1C6D" w:rsidP="005B1C6D">
      <w:pPr>
        <w:pStyle w:val="Code"/>
        <w:rPr>
          <w:highlight w:val="white"/>
        </w:rPr>
      </w:pPr>
      <w:r w:rsidRPr="00903DBA">
        <w:rPr>
          <w:highlight w:val="white"/>
        </w:rPr>
        <w:t xml:space="preserve">      CCompiler_Main.Scanner.Line = </w:t>
      </w:r>
      <w:r w:rsidR="00B31391" w:rsidRPr="00903DBA">
        <w:rPr>
          <w:highlight w:val="white"/>
        </w:rPr>
        <w:t>2</w:t>
      </w:r>
      <w:r w:rsidRPr="00903DBA">
        <w:rPr>
          <w:highlight w:val="white"/>
        </w:rPr>
        <w:t>;</w:t>
      </w:r>
    </w:p>
    <w:p w14:paraId="5D1A9A20" w14:textId="77777777" w:rsidR="005B1C6D" w:rsidRPr="00903DBA" w:rsidRDefault="005B1C6D" w:rsidP="005B1C6D">
      <w:pPr>
        <w:pStyle w:val="Code"/>
        <w:rPr>
          <w:highlight w:val="white"/>
        </w:rPr>
      </w:pPr>
      <w:r w:rsidRPr="00903DBA">
        <w:rPr>
          <w:highlight w:val="white"/>
        </w:rPr>
        <w:t xml:space="preserve">      GenerateTriGraphs(inputBuffer);</w:t>
      </w:r>
    </w:p>
    <w:p w14:paraId="6097A40D" w14:textId="77777777" w:rsidR="005B1C6D" w:rsidRPr="00903DBA" w:rsidRDefault="005B1C6D" w:rsidP="005B1C6D">
      <w:pPr>
        <w:pStyle w:val="Code"/>
        <w:rPr>
          <w:highlight w:val="white"/>
        </w:rPr>
      </w:pPr>
      <w:r w:rsidRPr="00903DBA">
        <w:rPr>
          <w:highlight w:val="white"/>
        </w:rPr>
        <w:t xml:space="preserve">      TraverseBuffer(inputBuffer);    </w:t>
      </w:r>
    </w:p>
    <w:p w14:paraId="347D6C2D" w14:textId="77777777" w:rsidR="005B1C6D" w:rsidRPr="00903DBA" w:rsidRDefault="005B1C6D" w:rsidP="005B1C6D">
      <w:pPr>
        <w:pStyle w:val="Code"/>
        <w:rPr>
          <w:highlight w:val="white"/>
        </w:rPr>
      </w:pPr>
      <w:r w:rsidRPr="00903DBA">
        <w:rPr>
          <w:highlight w:val="white"/>
        </w:rPr>
        <w:t xml:space="preserve">      List&lt;string&gt; lineList =</w:t>
      </w:r>
    </w:p>
    <w:p w14:paraId="4AABD1F0" w14:textId="77777777" w:rsidR="005B1C6D" w:rsidRPr="00903DBA" w:rsidRDefault="005B1C6D" w:rsidP="005B1C6D">
      <w:pPr>
        <w:pStyle w:val="Code"/>
        <w:rPr>
          <w:highlight w:val="white"/>
        </w:rPr>
      </w:pPr>
      <w:r w:rsidRPr="00903DBA">
        <w:rPr>
          <w:highlight w:val="white"/>
        </w:rPr>
        <w:t xml:space="preserve">        GenerateLineList(inputBuffer.ToString());</w:t>
      </w:r>
    </w:p>
    <w:p w14:paraId="3CA1CAFD" w14:textId="77777777" w:rsidR="005B1C6D" w:rsidRPr="00903DBA" w:rsidRDefault="005B1C6D" w:rsidP="005B1C6D">
      <w:pPr>
        <w:pStyle w:val="Code"/>
        <w:rPr>
          <w:highlight w:val="white"/>
        </w:rPr>
      </w:pPr>
    </w:p>
    <w:p w14:paraId="25F52DD8" w14:textId="77777777" w:rsidR="005B1C6D" w:rsidRPr="00903DBA" w:rsidRDefault="005B1C6D" w:rsidP="005B1C6D">
      <w:pPr>
        <w:pStyle w:val="Code"/>
        <w:rPr>
          <w:highlight w:val="white"/>
        </w:rPr>
      </w:pPr>
      <w:r w:rsidRPr="00903DBA">
        <w:rPr>
          <w:highlight w:val="white"/>
        </w:rPr>
        <w:t xml:space="preserve">      CCompiler_Main.Scanner.Line = 1;</w:t>
      </w:r>
    </w:p>
    <w:p w14:paraId="49EC7A74" w14:textId="072F13A2" w:rsidR="005B1C6D" w:rsidRPr="00903DBA" w:rsidRDefault="005B1C6D" w:rsidP="005B1C6D">
      <w:pPr>
        <w:pStyle w:val="Code"/>
        <w:rPr>
          <w:highlight w:val="white"/>
        </w:rPr>
      </w:pPr>
      <w:r w:rsidRPr="00903DBA">
        <w:rPr>
          <w:highlight w:val="white"/>
        </w:rPr>
        <w:t xml:space="preserve">      int stackSize = </w:t>
      </w:r>
      <w:r w:rsidR="00E761F4" w:rsidRPr="00903DBA">
        <w:rPr>
          <w:highlight w:val="white"/>
        </w:rPr>
        <w:t>m_ifElseChainStack</w:t>
      </w:r>
      <w:r w:rsidRPr="00903DBA">
        <w:rPr>
          <w:highlight w:val="white"/>
        </w:rPr>
        <w:t>.Count;</w:t>
      </w:r>
    </w:p>
    <w:p w14:paraId="18F0C8AE" w14:textId="77777777" w:rsidR="005B1C6D" w:rsidRPr="00903DBA" w:rsidRDefault="005B1C6D" w:rsidP="005B1C6D">
      <w:pPr>
        <w:pStyle w:val="Code"/>
        <w:rPr>
          <w:highlight w:val="white"/>
        </w:rPr>
      </w:pPr>
      <w:r w:rsidRPr="00903DBA">
        <w:rPr>
          <w:highlight w:val="white"/>
        </w:rPr>
        <w:t xml:space="preserve">      TraverseLineList(lineList);</w:t>
      </w:r>
    </w:p>
    <w:p w14:paraId="684F79EC" w14:textId="047C1DE5" w:rsidR="005B1C6D" w:rsidRPr="00903DBA" w:rsidRDefault="005B1C6D" w:rsidP="005B1C6D">
      <w:pPr>
        <w:pStyle w:val="Code"/>
        <w:rPr>
          <w:highlight w:val="white"/>
        </w:rPr>
      </w:pPr>
      <w:r w:rsidRPr="00903DBA">
        <w:rPr>
          <w:highlight w:val="white"/>
        </w:rPr>
        <w:t xml:space="preserve">      Assert.Error(</w:t>
      </w:r>
      <w:r w:rsidR="00E761F4" w:rsidRPr="00903DBA">
        <w:rPr>
          <w:highlight w:val="white"/>
        </w:rPr>
        <w:t>m_ifElseChainStack</w:t>
      </w:r>
      <w:r w:rsidRPr="00903DBA">
        <w:rPr>
          <w:highlight w:val="white"/>
        </w:rPr>
        <w:t>.Count ==</w:t>
      </w:r>
    </w:p>
    <w:p w14:paraId="4C055436" w14:textId="77777777" w:rsidR="005B1C6D" w:rsidRPr="00903DBA" w:rsidRDefault="005B1C6D" w:rsidP="005B1C6D">
      <w:pPr>
        <w:pStyle w:val="Code"/>
        <w:rPr>
          <w:highlight w:val="white"/>
        </w:rPr>
      </w:pPr>
      <w:r w:rsidRPr="00903DBA">
        <w:rPr>
          <w:highlight w:val="white"/>
        </w:rPr>
        <w:t xml:space="preserve">        stackSize, Message.Unbalanced_if_and_endif_directive_structure);</w:t>
      </w:r>
    </w:p>
    <w:p w14:paraId="037C70AA" w14:textId="77777777" w:rsidR="005B1C6D" w:rsidRPr="00903DBA" w:rsidRDefault="005B1C6D" w:rsidP="005B1C6D">
      <w:pPr>
        <w:pStyle w:val="Code"/>
        <w:rPr>
          <w:highlight w:val="white"/>
        </w:rPr>
      </w:pPr>
      <w:r w:rsidRPr="00903DBA">
        <w:rPr>
          <w:highlight w:val="white"/>
        </w:rPr>
        <w:t xml:space="preserve">    }</w:t>
      </w:r>
    </w:p>
    <w:p w14:paraId="57FAE374" w14:textId="77777777" w:rsidR="005B1C6D" w:rsidRPr="00903DBA" w:rsidRDefault="005B1C6D" w:rsidP="005B1C6D">
      <w:pPr>
        <w:pStyle w:val="Rubrik3"/>
      </w:pPr>
      <w:bookmarkStart w:id="520" w:name="_Toc57656152"/>
      <w:r w:rsidRPr="00903DBA">
        <w:t>Tri Graphs</w:t>
      </w:r>
      <w:bookmarkEnd w:id="520"/>
    </w:p>
    <w:p w14:paraId="4EF4ADBC" w14:textId="6F627CCF" w:rsidR="005B1C6D" w:rsidRPr="00903DBA" w:rsidRDefault="003C5ED9" w:rsidP="005B1C6D">
      <w:r w:rsidRPr="00903DBA">
        <w:t xml:space="preserve">A tri graph </w:t>
      </w:r>
      <w:r w:rsidR="003324D1" w:rsidRPr="00903DBA">
        <w:t xml:space="preserve">character sequence </w:t>
      </w:r>
      <w:r w:rsidRPr="00903DBA">
        <w:t xml:space="preserve">is three-character </w:t>
      </w:r>
      <w:r w:rsidR="003324D1" w:rsidRPr="00903DBA">
        <w:t>sequence</w:t>
      </w:r>
      <w:r w:rsidRPr="00903DBA">
        <w:t xml:space="preserve"> that starts with two question marks and represent another character. It is a </w:t>
      </w:r>
      <w:r w:rsidR="00973170" w:rsidRPr="00903DBA">
        <w:t>remain</w:t>
      </w:r>
      <w:r w:rsidRPr="00903DBA">
        <w:t xml:space="preserve"> from old times, </w:t>
      </w:r>
      <w:r w:rsidR="003324D1" w:rsidRPr="00903DBA">
        <w:t>when the keyboard</w:t>
      </w:r>
      <w:r w:rsidR="00B504FC" w:rsidRPr="00903DBA">
        <w:t>s</w:t>
      </w:r>
      <w:r w:rsidR="003324D1" w:rsidRPr="00903DBA">
        <w:t xml:space="preserve"> hold a </w:t>
      </w:r>
      <w:r w:rsidR="004E4FC0" w:rsidRPr="00903DBA">
        <w:t xml:space="preserve">reduced set of characters. </w:t>
      </w:r>
      <w:r w:rsidR="005B1C6D" w:rsidRPr="00903DBA">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903DBA" w14:paraId="6ECBE44E" w14:textId="77777777" w:rsidTr="0092795B">
        <w:tc>
          <w:tcPr>
            <w:tcW w:w="3397" w:type="dxa"/>
          </w:tcPr>
          <w:p w14:paraId="1BB9E1E9" w14:textId="77777777" w:rsidR="005B1C6D" w:rsidRPr="00903DBA" w:rsidRDefault="005B1C6D" w:rsidP="0092795B">
            <w:pPr>
              <w:rPr>
                <w:b/>
              </w:rPr>
            </w:pPr>
            <w:r w:rsidRPr="00903DBA">
              <w:rPr>
                <w:b/>
              </w:rPr>
              <w:t>Tri-Graph Character Sequence</w:t>
            </w:r>
          </w:p>
        </w:tc>
        <w:tc>
          <w:tcPr>
            <w:tcW w:w="3265" w:type="dxa"/>
          </w:tcPr>
          <w:p w14:paraId="451C6E9A" w14:textId="77777777" w:rsidR="005B1C6D" w:rsidRPr="00903DBA" w:rsidRDefault="005B1C6D" w:rsidP="0092795B">
            <w:pPr>
              <w:rPr>
                <w:b/>
              </w:rPr>
            </w:pPr>
            <w:r w:rsidRPr="00903DBA">
              <w:rPr>
                <w:b/>
              </w:rPr>
              <w:t>Modern Equivalence</w:t>
            </w:r>
          </w:p>
        </w:tc>
      </w:tr>
      <w:tr w:rsidR="005B1C6D" w:rsidRPr="00903DBA" w14:paraId="0BE1C7D2" w14:textId="77777777" w:rsidTr="0092795B">
        <w:tc>
          <w:tcPr>
            <w:tcW w:w="3397" w:type="dxa"/>
          </w:tcPr>
          <w:p w14:paraId="1F0286CA" w14:textId="77777777" w:rsidR="005B1C6D" w:rsidRPr="00903DBA" w:rsidRDefault="005B1C6D" w:rsidP="0092795B">
            <w:r w:rsidRPr="00903DBA">
              <w:t>??=</w:t>
            </w:r>
          </w:p>
        </w:tc>
        <w:tc>
          <w:tcPr>
            <w:tcW w:w="3265" w:type="dxa"/>
          </w:tcPr>
          <w:p w14:paraId="3EF9B000" w14:textId="77777777" w:rsidR="005B1C6D" w:rsidRPr="00903DBA" w:rsidRDefault="005B1C6D" w:rsidP="0092795B">
            <w:r w:rsidRPr="00903DBA">
              <w:t>#</w:t>
            </w:r>
          </w:p>
        </w:tc>
      </w:tr>
      <w:tr w:rsidR="005B1C6D" w:rsidRPr="00903DBA" w14:paraId="0E6EAF7A" w14:textId="77777777" w:rsidTr="0092795B">
        <w:tc>
          <w:tcPr>
            <w:tcW w:w="3397" w:type="dxa"/>
          </w:tcPr>
          <w:p w14:paraId="6FBB7244" w14:textId="77777777" w:rsidR="005B1C6D" w:rsidRPr="00903DBA" w:rsidRDefault="005B1C6D" w:rsidP="0092795B">
            <w:r w:rsidRPr="00903DBA">
              <w:t>??/</w:t>
            </w:r>
          </w:p>
        </w:tc>
        <w:tc>
          <w:tcPr>
            <w:tcW w:w="3265" w:type="dxa"/>
          </w:tcPr>
          <w:p w14:paraId="051B96A3" w14:textId="77777777" w:rsidR="005B1C6D" w:rsidRPr="00903DBA" w:rsidRDefault="005B1C6D" w:rsidP="0092795B">
            <w:r w:rsidRPr="00903DBA">
              <w:t>\</w:t>
            </w:r>
          </w:p>
        </w:tc>
      </w:tr>
      <w:tr w:rsidR="005B1C6D" w:rsidRPr="00903DBA" w14:paraId="04F9CA7B" w14:textId="77777777" w:rsidTr="0092795B">
        <w:tc>
          <w:tcPr>
            <w:tcW w:w="3397" w:type="dxa"/>
          </w:tcPr>
          <w:p w14:paraId="474EA101" w14:textId="77777777" w:rsidR="005B1C6D" w:rsidRPr="00903DBA" w:rsidRDefault="005B1C6D" w:rsidP="0092795B">
            <w:r w:rsidRPr="00903DBA">
              <w:t>??´</w:t>
            </w:r>
          </w:p>
        </w:tc>
        <w:tc>
          <w:tcPr>
            <w:tcW w:w="3265" w:type="dxa"/>
          </w:tcPr>
          <w:p w14:paraId="2E837A5B" w14:textId="77777777" w:rsidR="005B1C6D" w:rsidRPr="00903DBA" w:rsidRDefault="005B1C6D" w:rsidP="0092795B">
            <w:r w:rsidRPr="00903DBA">
              <w:t>^</w:t>
            </w:r>
          </w:p>
        </w:tc>
      </w:tr>
      <w:tr w:rsidR="005B1C6D" w:rsidRPr="00903DBA" w14:paraId="25AD7A48" w14:textId="77777777" w:rsidTr="0092795B">
        <w:tc>
          <w:tcPr>
            <w:tcW w:w="3397" w:type="dxa"/>
          </w:tcPr>
          <w:p w14:paraId="7DD986DA" w14:textId="77777777" w:rsidR="005B1C6D" w:rsidRPr="00903DBA" w:rsidRDefault="005B1C6D" w:rsidP="0092795B">
            <w:r w:rsidRPr="00903DBA">
              <w:t>??(</w:t>
            </w:r>
          </w:p>
        </w:tc>
        <w:tc>
          <w:tcPr>
            <w:tcW w:w="3265" w:type="dxa"/>
          </w:tcPr>
          <w:p w14:paraId="1D1765EA" w14:textId="77777777" w:rsidR="005B1C6D" w:rsidRPr="00903DBA" w:rsidRDefault="005B1C6D" w:rsidP="0092795B">
            <w:r w:rsidRPr="00903DBA">
              <w:t>[</w:t>
            </w:r>
          </w:p>
        </w:tc>
      </w:tr>
      <w:tr w:rsidR="005B1C6D" w:rsidRPr="00903DBA" w14:paraId="0EA17401" w14:textId="77777777" w:rsidTr="0092795B">
        <w:tc>
          <w:tcPr>
            <w:tcW w:w="3397" w:type="dxa"/>
          </w:tcPr>
          <w:p w14:paraId="0B38DF72" w14:textId="77777777" w:rsidR="005B1C6D" w:rsidRPr="00903DBA" w:rsidRDefault="005B1C6D" w:rsidP="0092795B">
            <w:r w:rsidRPr="00903DBA">
              <w:t>??)</w:t>
            </w:r>
          </w:p>
        </w:tc>
        <w:tc>
          <w:tcPr>
            <w:tcW w:w="3265" w:type="dxa"/>
          </w:tcPr>
          <w:p w14:paraId="1FE0D03D" w14:textId="77777777" w:rsidR="005B1C6D" w:rsidRPr="00903DBA" w:rsidRDefault="005B1C6D" w:rsidP="0092795B">
            <w:r w:rsidRPr="00903DBA">
              <w:t>]</w:t>
            </w:r>
          </w:p>
        </w:tc>
      </w:tr>
      <w:tr w:rsidR="005B1C6D" w:rsidRPr="00903DBA" w14:paraId="67D44B3D" w14:textId="77777777" w:rsidTr="0092795B">
        <w:tc>
          <w:tcPr>
            <w:tcW w:w="3397" w:type="dxa"/>
          </w:tcPr>
          <w:p w14:paraId="62EBF48C" w14:textId="77777777" w:rsidR="005B1C6D" w:rsidRPr="00903DBA" w:rsidRDefault="005B1C6D" w:rsidP="0092795B">
            <w:r w:rsidRPr="00903DBA">
              <w:t>??!</w:t>
            </w:r>
          </w:p>
        </w:tc>
        <w:tc>
          <w:tcPr>
            <w:tcW w:w="3265" w:type="dxa"/>
          </w:tcPr>
          <w:p w14:paraId="111182D1" w14:textId="77777777" w:rsidR="005B1C6D" w:rsidRPr="00903DBA" w:rsidRDefault="005B1C6D" w:rsidP="0092795B">
            <w:r w:rsidRPr="00903DBA">
              <w:t>|</w:t>
            </w:r>
          </w:p>
        </w:tc>
      </w:tr>
      <w:tr w:rsidR="005B1C6D" w:rsidRPr="00903DBA" w14:paraId="4DD970A6" w14:textId="77777777" w:rsidTr="0092795B">
        <w:tc>
          <w:tcPr>
            <w:tcW w:w="3397" w:type="dxa"/>
          </w:tcPr>
          <w:p w14:paraId="56574FA8" w14:textId="77777777" w:rsidR="005B1C6D" w:rsidRPr="00903DBA" w:rsidRDefault="005B1C6D" w:rsidP="0092795B">
            <w:r w:rsidRPr="00903DBA">
              <w:t>??&lt;</w:t>
            </w:r>
          </w:p>
        </w:tc>
        <w:tc>
          <w:tcPr>
            <w:tcW w:w="3265" w:type="dxa"/>
          </w:tcPr>
          <w:p w14:paraId="6E97BA78" w14:textId="77777777" w:rsidR="005B1C6D" w:rsidRPr="00903DBA" w:rsidRDefault="005B1C6D" w:rsidP="0092795B">
            <w:r w:rsidRPr="00903DBA">
              <w:t>{</w:t>
            </w:r>
          </w:p>
        </w:tc>
      </w:tr>
      <w:tr w:rsidR="005B1C6D" w:rsidRPr="00903DBA" w14:paraId="1AEF557E" w14:textId="77777777" w:rsidTr="0092795B">
        <w:tc>
          <w:tcPr>
            <w:tcW w:w="3397" w:type="dxa"/>
          </w:tcPr>
          <w:p w14:paraId="29C36F3E" w14:textId="77777777" w:rsidR="005B1C6D" w:rsidRPr="00903DBA" w:rsidRDefault="005B1C6D" w:rsidP="0092795B">
            <w:r w:rsidRPr="00903DBA">
              <w:t>??&gt;</w:t>
            </w:r>
          </w:p>
        </w:tc>
        <w:tc>
          <w:tcPr>
            <w:tcW w:w="3265" w:type="dxa"/>
          </w:tcPr>
          <w:p w14:paraId="498F5652" w14:textId="77777777" w:rsidR="005B1C6D" w:rsidRPr="00903DBA" w:rsidRDefault="005B1C6D" w:rsidP="0092795B">
            <w:r w:rsidRPr="00903DBA">
              <w:t>}</w:t>
            </w:r>
          </w:p>
        </w:tc>
      </w:tr>
      <w:tr w:rsidR="005B1C6D" w:rsidRPr="00903DBA" w14:paraId="4E882AE5" w14:textId="77777777" w:rsidTr="0092795B">
        <w:tc>
          <w:tcPr>
            <w:tcW w:w="3397" w:type="dxa"/>
          </w:tcPr>
          <w:p w14:paraId="6AAF841C" w14:textId="77777777" w:rsidR="005B1C6D" w:rsidRPr="00903DBA" w:rsidRDefault="005B1C6D" w:rsidP="0092795B">
            <w:r w:rsidRPr="00903DBA">
              <w:t>??-</w:t>
            </w:r>
          </w:p>
        </w:tc>
        <w:tc>
          <w:tcPr>
            <w:tcW w:w="3265" w:type="dxa"/>
          </w:tcPr>
          <w:p w14:paraId="6A6C0EFF" w14:textId="77777777" w:rsidR="005B1C6D" w:rsidRPr="00903DBA" w:rsidRDefault="005B1C6D" w:rsidP="0092795B">
            <w:r w:rsidRPr="00903DBA">
              <w:t>~</w:t>
            </w:r>
          </w:p>
        </w:tc>
      </w:tr>
    </w:tbl>
    <w:p w14:paraId="58E2805C" w14:textId="6E356C7E" w:rsidR="005B1C6D" w:rsidRPr="00903DBA" w:rsidRDefault="00B504FC" w:rsidP="005B1C6D">
      <w:r w:rsidRPr="00903DBA">
        <w:t xml:space="preserve">We need to replace the tri graphs sequences with their modern equivalences, which is </w:t>
      </w:r>
      <w:r w:rsidR="005B1C6D" w:rsidRPr="00903DBA">
        <w:t xml:space="preserve">easy to </w:t>
      </w:r>
      <w:r w:rsidRPr="00903DBA">
        <w:t xml:space="preserve">do </w:t>
      </w:r>
      <w:r w:rsidR="005B1C6D" w:rsidRPr="00903DBA">
        <w:t xml:space="preserve">since we do not need to take any consideration in whether the </w:t>
      </w:r>
      <w:r w:rsidRPr="00903DBA">
        <w:t xml:space="preserve">sequences </w:t>
      </w:r>
      <w:r w:rsidR="005B1C6D" w:rsidRPr="00903DBA">
        <w:t>are placed inside strings, characters, or comments.</w:t>
      </w:r>
    </w:p>
    <w:p w14:paraId="638A65F4" w14:textId="088B403A" w:rsidR="007B1C0F" w:rsidRPr="00903DBA" w:rsidRDefault="007B1C0F" w:rsidP="007B1C0F">
      <w:pPr>
        <w:pStyle w:val="Code"/>
        <w:rPr>
          <w:highlight w:val="white"/>
        </w:rPr>
      </w:pPr>
      <w:r w:rsidRPr="00903DBA">
        <w:rPr>
          <w:highlight w:val="white"/>
        </w:rPr>
        <w:t xml:space="preserve">    private static IDictionary&lt;string,string&gt; m_triGraphMap =</w:t>
      </w:r>
    </w:p>
    <w:p w14:paraId="02035692" w14:textId="77777777" w:rsidR="00B612F7" w:rsidRPr="00903DBA" w:rsidRDefault="007B1C0F" w:rsidP="007B1C0F">
      <w:pPr>
        <w:pStyle w:val="Code"/>
        <w:rPr>
          <w:highlight w:val="white"/>
        </w:rPr>
      </w:pPr>
      <w:r w:rsidRPr="00903DBA">
        <w:rPr>
          <w:highlight w:val="white"/>
        </w:rPr>
        <w:t xml:space="preserve">      new Dictionary&lt;string,string&gt;()</w:t>
      </w:r>
    </w:p>
    <w:p w14:paraId="45E24161" w14:textId="4EDD85EB" w:rsidR="00945F88" w:rsidRPr="00903DBA" w:rsidRDefault="00B612F7" w:rsidP="007B1C0F">
      <w:pPr>
        <w:pStyle w:val="Code"/>
        <w:rPr>
          <w:highlight w:val="white"/>
        </w:rPr>
      </w:pPr>
      <w:r w:rsidRPr="00903DBA">
        <w:rPr>
          <w:highlight w:val="white"/>
        </w:rPr>
        <w:t xml:space="preserve">       </w:t>
      </w:r>
      <w:r w:rsidR="007B1C0F" w:rsidRPr="00903DBA">
        <w:rPr>
          <w:highlight w:val="white"/>
        </w:rPr>
        <w:t xml:space="preserve"> {{"??=", "#"}, {"??/", "\\"}, {"??\</w:t>
      </w:r>
      <w:r w:rsidR="00D76171" w:rsidRPr="00903DBA">
        <w:rPr>
          <w:highlight w:val="white"/>
        </w:rPr>
        <w:t>'</w:t>
      </w:r>
      <w:r w:rsidR="007B1C0F" w:rsidRPr="00903DBA">
        <w:rPr>
          <w:highlight w:val="white"/>
        </w:rPr>
        <w:t>", "^"},</w:t>
      </w:r>
    </w:p>
    <w:p w14:paraId="0EE1C6FF" w14:textId="77777777" w:rsidR="00945F88" w:rsidRPr="00903DBA" w:rsidRDefault="00945F88" w:rsidP="00B612F7">
      <w:pPr>
        <w:pStyle w:val="Code"/>
        <w:rPr>
          <w:highlight w:val="white"/>
        </w:rPr>
      </w:pPr>
      <w:r w:rsidRPr="00903DBA">
        <w:rPr>
          <w:highlight w:val="white"/>
        </w:rPr>
        <w:t xml:space="preserve">         </w:t>
      </w:r>
      <w:r w:rsidR="007B1C0F" w:rsidRPr="00903DBA">
        <w:rPr>
          <w:highlight w:val="white"/>
        </w:rPr>
        <w:t>{"??(", "["},</w:t>
      </w:r>
      <w:r w:rsidRPr="00903DBA">
        <w:rPr>
          <w:highlight w:val="white"/>
        </w:rPr>
        <w:t xml:space="preserve"> </w:t>
      </w:r>
      <w:r w:rsidR="007B1C0F" w:rsidRPr="00903DBA">
        <w:rPr>
          <w:highlight w:val="white"/>
        </w:rPr>
        <w:t>{"??)", "]"}, {"??!", "|"},</w:t>
      </w:r>
    </w:p>
    <w:p w14:paraId="6A829EB3" w14:textId="1343DD32" w:rsidR="007B1C0F" w:rsidRPr="00903DBA" w:rsidRDefault="00945F88" w:rsidP="00945F88">
      <w:pPr>
        <w:pStyle w:val="Code"/>
        <w:rPr>
          <w:highlight w:val="white"/>
        </w:rPr>
      </w:pPr>
      <w:r w:rsidRPr="00903DBA">
        <w:rPr>
          <w:highlight w:val="white"/>
        </w:rPr>
        <w:t xml:space="preserve">        </w:t>
      </w:r>
      <w:r w:rsidR="007B1C0F" w:rsidRPr="00903DBA">
        <w:rPr>
          <w:highlight w:val="white"/>
        </w:rPr>
        <w:t xml:space="preserve"> {"??&lt;", "{"}, {"??&gt;", "}"}, {"??-", "~"}};</w:t>
      </w:r>
    </w:p>
    <w:p w14:paraId="300F3AF4" w14:textId="77777777" w:rsidR="007B1C0F" w:rsidRPr="00903DBA" w:rsidRDefault="007B1C0F" w:rsidP="007B1C0F">
      <w:pPr>
        <w:pStyle w:val="Code"/>
        <w:rPr>
          <w:highlight w:val="white"/>
        </w:rPr>
      </w:pPr>
    </w:p>
    <w:p w14:paraId="53557B21" w14:textId="77777777" w:rsidR="007B1C0F" w:rsidRPr="00903DBA" w:rsidRDefault="007B1C0F" w:rsidP="007B1C0F">
      <w:pPr>
        <w:pStyle w:val="Code"/>
        <w:rPr>
          <w:highlight w:val="white"/>
        </w:rPr>
      </w:pPr>
      <w:r w:rsidRPr="00903DBA">
        <w:rPr>
          <w:highlight w:val="white"/>
        </w:rPr>
        <w:t xml:space="preserve">    public void GenerateTriGraphs(StringBuilder buffer) {</w:t>
      </w:r>
    </w:p>
    <w:p w14:paraId="11618EB0" w14:textId="77777777" w:rsidR="007B1C0F" w:rsidRPr="00903DBA" w:rsidRDefault="007B1C0F" w:rsidP="007B1C0F">
      <w:pPr>
        <w:pStyle w:val="Code"/>
        <w:rPr>
          <w:highlight w:val="white"/>
        </w:rPr>
      </w:pPr>
      <w:r w:rsidRPr="00903DBA">
        <w:rPr>
          <w:highlight w:val="white"/>
        </w:rPr>
        <w:t xml:space="preserve">      foreach (KeyValuePair&lt;string,string&gt; pair in m_triGraphMap) {</w:t>
      </w:r>
    </w:p>
    <w:p w14:paraId="66ABA66A" w14:textId="77777777" w:rsidR="007B1C0F" w:rsidRPr="00903DBA" w:rsidRDefault="007B1C0F" w:rsidP="007B1C0F">
      <w:pPr>
        <w:pStyle w:val="Code"/>
        <w:rPr>
          <w:highlight w:val="white"/>
        </w:rPr>
      </w:pPr>
      <w:r w:rsidRPr="00903DBA">
        <w:rPr>
          <w:highlight w:val="white"/>
        </w:rPr>
        <w:t xml:space="preserve">        buffer.Replace(pair.Key, pair.Value);</w:t>
      </w:r>
    </w:p>
    <w:p w14:paraId="621C1E5A" w14:textId="77777777" w:rsidR="007B1C0F" w:rsidRPr="00903DBA" w:rsidRDefault="007B1C0F" w:rsidP="007B1C0F">
      <w:pPr>
        <w:pStyle w:val="Code"/>
        <w:rPr>
          <w:highlight w:val="white"/>
        </w:rPr>
      </w:pPr>
      <w:r w:rsidRPr="00903DBA">
        <w:rPr>
          <w:highlight w:val="white"/>
        </w:rPr>
        <w:t xml:space="preserve">      }</w:t>
      </w:r>
    </w:p>
    <w:p w14:paraId="6BC54779" w14:textId="77777777" w:rsidR="007B1C0F" w:rsidRPr="00903DBA" w:rsidRDefault="007B1C0F" w:rsidP="007B1C0F">
      <w:pPr>
        <w:pStyle w:val="Code"/>
        <w:rPr>
          <w:highlight w:val="white"/>
        </w:rPr>
      </w:pPr>
      <w:r w:rsidRPr="00903DBA">
        <w:rPr>
          <w:highlight w:val="white"/>
        </w:rPr>
        <w:t xml:space="preserve">    }</w:t>
      </w:r>
    </w:p>
    <w:p w14:paraId="2DDE07A7" w14:textId="227D6649" w:rsidR="005B1C6D" w:rsidRPr="00903DBA" w:rsidRDefault="005B1C6D" w:rsidP="005B1C6D">
      <w:pPr>
        <w:pStyle w:val="Code"/>
        <w:rPr>
          <w:highlight w:val="white"/>
        </w:rPr>
      </w:pPr>
    </w:p>
    <w:p w14:paraId="39D86045" w14:textId="77777777" w:rsidR="005B1C6D" w:rsidRPr="00903DBA" w:rsidRDefault="005B1C6D" w:rsidP="005B1C6D">
      <w:pPr>
        <w:pStyle w:val="Rubrik3"/>
        <w:numPr>
          <w:ilvl w:val="2"/>
          <w:numId w:val="5"/>
        </w:numPr>
      </w:pPr>
      <w:bookmarkStart w:id="521" w:name="_Toc57656153"/>
      <w:r w:rsidRPr="00903DBA">
        <w:t>Comments, Strings, and Characters</w:t>
      </w:r>
      <w:bookmarkEnd w:id="521"/>
    </w:p>
    <w:p w14:paraId="3CF1FF4C" w14:textId="77777777" w:rsidR="005B1C6D" w:rsidRPr="00903DBA" w:rsidRDefault="005B1C6D" w:rsidP="005B1C6D">
      <w:r w:rsidRPr="00903DBA">
        <w:t>The next step is to take care of block comments (/* to */) and line comments (// to the end of the line), strings, and characters. Since they may be nested, they need to be evaluated in the same phase.</w:t>
      </w:r>
    </w:p>
    <w:p w14:paraId="2ADBE459" w14:textId="77777777" w:rsidR="005B1C6D" w:rsidRPr="00903DBA" w:rsidRDefault="005B1C6D" w:rsidP="005B1C6D">
      <w:r w:rsidRPr="00903DBA">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903DBA" w:rsidRDefault="005B1C6D" w:rsidP="005B1C6D">
      <w:r w:rsidRPr="00903DBA">
        <w:t>To make the inspection of the source code buffer easier we start by adding three zero characters, which are removed at the end of the method.</w:t>
      </w:r>
    </w:p>
    <w:p w14:paraId="6C47307B" w14:textId="77777777" w:rsidR="005B1C6D" w:rsidRPr="00903DBA" w:rsidRDefault="005B1C6D" w:rsidP="005B1C6D">
      <w:r w:rsidRPr="00903DBA">
        <w:t xml:space="preserve">The </w:t>
      </w:r>
      <w:r w:rsidRPr="00903DBA">
        <w:rPr>
          <w:rStyle w:val="CodeInText"/>
        </w:rPr>
        <w:t>traverseLineComment</w:t>
      </w:r>
      <w:r w:rsidRPr="00903DBA">
        <w:t xml:space="preserve"> method is quite easy, we just continue until we find the end of the line (‘\n’) or the end of the buffer (‘\0’), and replace every preceding character with a blank.</w:t>
      </w:r>
    </w:p>
    <w:p w14:paraId="021BC065" w14:textId="77777777" w:rsidR="005B1C6D" w:rsidRPr="00903DBA" w:rsidRDefault="005B1C6D" w:rsidP="005B1C6D">
      <w:r w:rsidRPr="00903DBA">
        <w:t xml:space="preserve">The </w:t>
      </w:r>
      <w:r w:rsidRPr="00903DBA">
        <w:rPr>
          <w:rStyle w:val="CodeInText"/>
        </w:rPr>
        <w:t>traverseBlockComment</w:t>
      </w:r>
      <w:r w:rsidRPr="00903DBA">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in order for the line count to work properly.</w:t>
      </w:r>
    </w:p>
    <w:p w14:paraId="7DB090C5" w14:textId="77777777" w:rsidR="005B1C6D" w:rsidRPr="00903DBA" w:rsidRDefault="005B1C6D" w:rsidP="005B1C6D">
      <w:r w:rsidRPr="00903DBA">
        <w:t xml:space="preserve">The </w:t>
      </w:r>
      <w:r w:rsidRPr="00903DBA">
        <w:rPr>
          <w:rStyle w:val="CodeInText"/>
        </w:rPr>
        <w:t>traverseString</w:t>
      </w:r>
      <w:r w:rsidRPr="00903DBA">
        <w:t xml:space="preserve"> method needs to keep track of the end of the string (‘\”’), the end of the buffer (‘\0’), or newline in the string (‘\n’). The end of the buffer or newline result in error messages. Moreover, when we find a backslash (‘\\’) we call </w:t>
      </w:r>
      <w:r w:rsidRPr="00903DBA">
        <w:rPr>
          <w:rStyle w:val="CodeInText"/>
        </w:rPr>
        <w:t>doSlash</w:t>
      </w:r>
      <w:r w:rsidRPr="00903DBA">
        <w:t>, that transforms the slash code into a regular character. Finally, when the string has been traversed each regular character is modified into a backslash followed by three octal digits, in order to ease the macro replacement process in a later phase.</w:t>
      </w:r>
    </w:p>
    <w:p w14:paraId="79AECA9B" w14:textId="77777777" w:rsidR="005B1C6D" w:rsidRPr="00903DBA" w:rsidRDefault="005B1C6D" w:rsidP="005B1C6D">
      <w:r w:rsidRPr="00903DBA">
        <w:t xml:space="preserve">The </w:t>
      </w:r>
      <w:r w:rsidRPr="00903DBA">
        <w:rPr>
          <w:rStyle w:val="CodeInText"/>
        </w:rPr>
        <w:t>traverseCharacter</w:t>
      </w:r>
      <w:r w:rsidRPr="00903DBA">
        <w:t xml:space="preserve"> method is similar to </w:t>
      </w:r>
      <w:r w:rsidRPr="00903DBA">
        <w:rPr>
          <w:rStyle w:val="CodeInText"/>
        </w:rPr>
        <w:t>traverseString</w:t>
      </w:r>
      <w:r w:rsidRPr="00903DBA">
        <w:t xml:space="preserve"> above, it generates error messages for end-of-line or newline, calls </w:t>
      </w:r>
      <w:r w:rsidRPr="00903DBA">
        <w:rPr>
          <w:rStyle w:val="CodeInText"/>
        </w:rPr>
        <w:t>doSlash</w:t>
      </w:r>
      <w:r w:rsidRPr="00903DBA">
        <w:t xml:space="preserve"> for each backslash, and finally changes each regular character into a backslash followed by three octal digits.</w:t>
      </w:r>
    </w:p>
    <w:p w14:paraId="419F8296" w14:textId="77777777" w:rsidR="005B1C6D" w:rsidRPr="00903DBA" w:rsidRDefault="005B1C6D" w:rsidP="005B1C6D">
      <w:pPr>
        <w:pStyle w:val="Code"/>
        <w:rPr>
          <w:highlight w:val="white"/>
        </w:rPr>
      </w:pPr>
      <w:r w:rsidRPr="00903DBA">
        <w:rPr>
          <w:highlight w:val="white"/>
        </w:rPr>
        <w:t xml:space="preserve">    public void TraverseBuffer(StringBuilder buffer) {</w:t>
      </w:r>
    </w:p>
    <w:p w14:paraId="1F618C16" w14:textId="77777777" w:rsidR="005B1C6D" w:rsidRPr="00903DBA" w:rsidRDefault="005B1C6D" w:rsidP="005B1C6D">
      <w:pPr>
        <w:pStyle w:val="Code"/>
        <w:rPr>
          <w:highlight w:val="white"/>
        </w:rPr>
      </w:pPr>
      <w:r w:rsidRPr="00903DBA">
        <w:rPr>
          <w:highlight w:val="white"/>
        </w:rPr>
        <w:t xml:space="preserve">      for (int index = 0; index &lt; buffer.Length; ++index) {</w:t>
      </w:r>
    </w:p>
    <w:p w14:paraId="7C47E86D" w14:textId="77777777" w:rsidR="005B1C6D" w:rsidRPr="00903DBA" w:rsidRDefault="005B1C6D" w:rsidP="005B1C6D">
      <w:pPr>
        <w:pStyle w:val="Code"/>
        <w:rPr>
          <w:highlight w:val="white"/>
        </w:rPr>
      </w:pPr>
      <w:r w:rsidRPr="00903DBA">
        <w:rPr>
          <w:highlight w:val="white"/>
        </w:rPr>
        <w:t xml:space="preserve">        if ((buffer[index] == '/') &amp;&amp; (buffer[index + 1] == '*')) {</w:t>
      </w:r>
    </w:p>
    <w:p w14:paraId="6DACA5E4" w14:textId="77777777" w:rsidR="005B1C6D" w:rsidRPr="00903DBA" w:rsidRDefault="005B1C6D" w:rsidP="005B1C6D">
      <w:pPr>
        <w:pStyle w:val="Code"/>
        <w:rPr>
          <w:highlight w:val="white"/>
        </w:rPr>
      </w:pPr>
      <w:r w:rsidRPr="00903DBA">
        <w:rPr>
          <w:highlight w:val="white"/>
        </w:rPr>
        <w:t xml:space="preserve">          buffer[index++] = ' ';</w:t>
      </w:r>
    </w:p>
    <w:p w14:paraId="13650541" w14:textId="77777777" w:rsidR="005B1C6D" w:rsidRPr="00903DBA" w:rsidRDefault="005B1C6D" w:rsidP="005B1C6D">
      <w:pPr>
        <w:pStyle w:val="Code"/>
        <w:rPr>
          <w:highlight w:val="white"/>
        </w:rPr>
      </w:pPr>
      <w:r w:rsidRPr="00903DBA">
        <w:rPr>
          <w:highlight w:val="white"/>
        </w:rPr>
        <w:t xml:space="preserve">          buffer[index++] = ' ';</w:t>
      </w:r>
    </w:p>
    <w:p w14:paraId="258757F8" w14:textId="77777777" w:rsidR="005B1C6D" w:rsidRPr="00903DBA" w:rsidRDefault="005B1C6D" w:rsidP="005B1C6D">
      <w:pPr>
        <w:pStyle w:val="Code"/>
        <w:rPr>
          <w:highlight w:val="white"/>
        </w:rPr>
      </w:pPr>
    </w:p>
    <w:p w14:paraId="54469843" w14:textId="77777777" w:rsidR="005B1C6D" w:rsidRPr="00903DBA" w:rsidRDefault="005B1C6D" w:rsidP="005B1C6D">
      <w:pPr>
        <w:pStyle w:val="Code"/>
        <w:rPr>
          <w:highlight w:val="white"/>
        </w:rPr>
      </w:pPr>
      <w:r w:rsidRPr="00903DBA">
        <w:rPr>
          <w:highlight w:val="white"/>
        </w:rPr>
        <w:t xml:space="preserve">          for (; true; ++index) {</w:t>
      </w:r>
    </w:p>
    <w:p w14:paraId="334C3402" w14:textId="77777777" w:rsidR="005B1C6D" w:rsidRPr="00903DBA" w:rsidRDefault="005B1C6D" w:rsidP="005B1C6D">
      <w:pPr>
        <w:pStyle w:val="Code"/>
        <w:rPr>
          <w:highlight w:val="white"/>
        </w:rPr>
      </w:pPr>
      <w:r w:rsidRPr="00903DBA">
        <w:rPr>
          <w:highlight w:val="white"/>
        </w:rPr>
        <w:t xml:space="preserve">            if (index == buffer.Length) {</w:t>
      </w:r>
    </w:p>
    <w:p w14:paraId="0D73F943" w14:textId="77777777" w:rsidR="005B1C6D" w:rsidRPr="00903DBA" w:rsidRDefault="005B1C6D" w:rsidP="005B1C6D">
      <w:pPr>
        <w:pStyle w:val="Code"/>
        <w:rPr>
          <w:highlight w:val="white"/>
        </w:rPr>
      </w:pPr>
      <w:r w:rsidRPr="00903DBA">
        <w:rPr>
          <w:highlight w:val="white"/>
        </w:rPr>
        <w:t xml:space="preserve">              Assert.Error(Message.Unfinished_block_comment);</w:t>
      </w:r>
    </w:p>
    <w:p w14:paraId="352E2C39" w14:textId="77777777" w:rsidR="005B1C6D" w:rsidRPr="00903DBA" w:rsidRDefault="005B1C6D" w:rsidP="005B1C6D">
      <w:pPr>
        <w:pStyle w:val="Code"/>
        <w:rPr>
          <w:highlight w:val="white"/>
        </w:rPr>
      </w:pPr>
      <w:r w:rsidRPr="00903DBA">
        <w:rPr>
          <w:highlight w:val="white"/>
        </w:rPr>
        <w:t xml:space="preserve">            }</w:t>
      </w:r>
    </w:p>
    <w:p w14:paraId="476358FA" w14:textId="77777777" w:rsidR="005B1C6D" w:rsidRPr="00903DBA" w:rsidRDefault="005B1C6D" w:rsidP="005B1C6D">
      <w:pPr>
        <w:pStyle w:val="Code"/>
        <w:rPr>
          <w:highlight w:val="white"/>
        </w:rPr>
      </w:pPr>
      <w:r w:rsidRPr="00903DBA">
        <w:rPr>
          <w:highlight w:val="white"/>
        </w:rPr>
        <w:t xml:space="preserve">            else if ((buffer[index] == '*') &amp;&amp; (buffer[index + 1] == '/')) {</w:t>
      </w:r>
    </w:p>
    <w:p w14:paraId="49595998" w14:textId="77777777" w:rsidR="005B1C6D" w:rsidRPr="00903DBA" w:rsidRDefault="005B1C6D" w:rsidP="005B1C6D">
      <w:pPr>
        <w:pStyle w:val="Code"/>
        <w:rPr>
          <w:highlight w:val="white"/>
        </w:rPr>
      </w:pPr>
      <w:r w:rsidRPr="00903DBA">
        <w:rPr>
          <w:highlight w:val="white"/>
        </w:rPr>
        <w:t xml:space="preserve">              buffer[index++] = ' ';</w:t>
      </w:r>
    </w:p>
    <w:p w14:paraId="03CEEFD8" w14:textId="77777777" w:rsidR="005B1C6D" w:rsidRPr="00903DBA" w:rsidRDefault="005B1C6D" w:rsidP="005B1C6D">
      <w:pPr>
        <w:pStyle w:val="Code"/>
        <w:rPr>
          <w:highlight w:val="white"/>
        </w:rPr>
      </w:pPr>
      <w:r w:rsidRPr="00903DBA">
        <w:rPr>
          <w:highlight w:val="white"/>
        </w:rPr>
        <w:t xml:space="preserve">              buffer[index] = ' ';</w:t>
      </w:r>
    </w:p>
    <w:p w14:paraId="34D3D9DB" w14:textId="77777777" w:rsidR="005B1C6D" w:rsidRPr="00903DBA" w:rsidRDefault="005B1C6D" w:rsidP="005B1C6D">
      <w:pPr>
        <w:pStyle w:val="Code"/>
        <w:rPr>
          <w:highlight w:val="white"/>
        </w:rPr>
      </w:pPr>
      <w:r w:rsidRPr="00903DBA">
        <w:rPr>
          <w:highlight w:val="white"/>
        </w:rPr>
        <w:t xml:space="preserve">              break;</w:t>
      </w:r>
    </w:p>
    <w:p w14:paraId="3E597CBA" w14:textId="77777777" w:rsidR="005B1C6D" w:rsidRPr="00903DBA" w:rsidRDefault="005B1C6D" w:rsidP="005B1C6D">
      <w:pPr>
        <w:pStyle w:val="Code"/>
        <w:rPr>
          <w:highlight w:val="white"/>
        </w:rPr>
      </w:pPr>
      <w:r w:rsidRPr="00903DBA">
        <w:rPr>
          <w:highlight w:val="white"/>
        </w:rPr>
        <w:t xml:space="preserve">            }</w:t>
      </w:r>
    </w:p>
    <w:p w14:paraId="0A12C111" w14:textId="77777777" w:rsidR="005B1C6D" w:rsidRPr="00903DBA" w:rsidRDefault="005B1C6D" w:rsidP="005B1C6D">
      <w:pPr>
        <w:pStyle w:val="Code"/>
        <w:rPr>
          <w:highlight w:val="white"/>
        </w:rPr>
      </w:pPr>
      <w:r w:rsidRPr="00903DBA">
        <w:rPr>
          <w:highlight w:val="white"/>
        </w:rPr>
        <w:t xml:space="preserve">            else if (buffer[index] == '\n') {</w:t>
      </w:r>
    </w:p>
    <w:p w14:paraId="0C856652" w14:textId="77777777" w:rsidR="005B1C6D" w:rsidRPr="00903DBA" w:rsidRDefault="005B1C6D" w:rsidP="005B1C6D">
      <w:pPr>
        <w:pStyle w:val="Code"/>
        <w:rPr>
          <w:highlight w:val="white"/>
        </w:rPr>
      </w:pPr>
      <w:r w:rsidRPr="00903DBA">
        <w:rPr>
          <w:highlight w:val="white"/>
        </w:rPr>
        <w:t xml:space="preserve">              ++CCompiler_Main.Scanner.Line;</w:t>
      </w:r>
    </w:p>
    <w:p w14:paraId="74B313A7" w14:textId="77777777" w:rsidR="005B1C6D" w:rsidRPr="00903DBA" w:rsidRDefault="005B1C6D" w:rsidP="005B1C6D">
      <w:pPr>
        <w:pStyle w:val="Code"/>
        <w:rPr>
          <w:highlight w:val="white"/>
        </w:rPr>
      </w:pPr>
      <w:r w:rsidRPr="00903DBA">
        <w:rPr>
          <w:highlight w:val="white"/>
        </w:rPr>
        <w:t xml:space="preserve">            }</w:t>
      </w:r>
    </w:p>
    <w:p w14:paraId="1505F2E5" w14:textId="77777777" w:rsidR="005B1C6D" w:rsidRPr="00903DBA" w:rsidRDefault="005B1C6D" w:rsidP="005B1C6D">
      <w:pPr>
        <w:pStyle w:val="Code"/>
        <w:rPr>
          <w:highlight w:val="white"/>
        </w:rPr>
      </w:pPr>
      <w:r w:rsidRPr="00903DBA">
        <w:rPr>
          <w:highlight w:val="white"/>
        </w:rPr>
        <w:t xml:space="preserve">            else {</w:t>
      </w:r>
    </w:p>
    <w:p w14:paraId="2043ED2C" w14:textId="77777777" w:rsidR="005B1C6D" w:rsidRPr="00903DBA" w:rsidRDefault="005B1C6D" w:rsidP="005B1C6D">
      <w:pPr>
        <w:pStyle w:val="Code"/>
        <w:rPr>
          <w:highlight w:val="white"/>
        </w:rPr>
      </w:pPr>
      <w:r w:rsidRPr="00903DBA">
        <w:rPr>
          <w:highlight w:val="white"/>
        </w:rPr>
        <w:t xml:space="preserve">              buffer[index] = ' ';</w:t>
      </w:r>
    </w:p>
    <w:p w14:paraId="68EE6A61" w14:textId="77777777" w:rsidR="005B1C6D" w:rsidRPr="00903DBA" w:rsidRDefault="005B1C6D" w:rsidP="005B1C6D">
      <w:pPr>
        <w:pStyle w:val="Code"/>
        <w:rPr>
          <w:highlight w:val="white"/>
        </w:rPr>
      </w:pPr>
      <w:r w:rsidRPr="00903DBA">
        <w:rPr>
          <w:highlight w:val="white"/>
        </w:rPr>
        <w:t xml:space="preserve">            }</w:t>
      </w:r>
    </w:p>
    <w:p w14:paraId="1D73EA53" w14:textId="77777777" w:rsidR="005B1C6D" w:rsidRPr="00903DBA" w:rsidRDefault="005B1C6D" w:rsidP="005B1C6D">
      <w:pPr>
        <w:pStyle w:val="Code"/>
        <w:rPr>
          <w:highlight w:val="white"/>
        </w:rPr>
      </w:pPr>
      <w:r w:rsidRPr="00903DBA">
        <w:rPr>
          <w:highlight w:val="white"/>
        </w:rPr>
        <w:t xml:space="preserve">          }</w:t>
      </w:r>
    </w:p>
    <w:p w14:paraId="02F138E4" w14:textId="77777777" w:rsidR="005B1C6D" w:rsidRPr="00903DBA" w:rsidRDefault="005B1C6D" w:rsidP="005B1C6D">
      <w:pPr>
        <w:pStyle w:val="Code"/>
        <w:rPr>
          <w:highlight w:val="white"/>
        </w:rPr>
      </w:pPr>
      <w:r w:rsidRPr="00903DBA">
        <w:rPr>
          <w:highlight w:val="white"/>
        </w:rPr>
        <w:t xml:space="preserve">        }</w:t>
      </w:r>
    </w:p>
    <w:p w14:paraId="7B2021EC" w14:textId="77777777" w:rsidR="005B1C6D" w:rsidRPr="00903DBA" w:rsidRDefault="005B1C6D" w:rsidP="005B1C6D">
      <w:pPr>
        <w:pStyle w:val="Code"/>
        <w:rPr>
          <w:highlight w:val="white"/>
        </w:rPr>
      </w:pPr>
      <w:r w:rsidRPr="00903DBA">
        <w:rPr>
          <w:highlight w:val="white"/>
        </w:rPr>
        <w:t xml:space="preserve">        else if ((buffer[index] == '/') &amp;&amp; (buffer[index + 1] == '/')) {</w:t>
      </w:r>
    </w:p>
    <w:p w14:paraId="1AC24330" w14:textId="77777777" w:rsidR="005B1C6D" w:rsidRPr="00903DBA" w:rsidRDefault="005B1C6D" w:rsidP="005B1C6D">
      <w:pPr>
        <w:pStyle w:val="Code"/>
        <w:rPr>
          <w:highlight w:val="white"/>
        </w:rPr>
      </w:pPr>
      <w:r w:rsidRPr="00903DBA">
        <w:rPr>
          <w:highlight w:val="white"/>
        </w:rPr>
        <w:t xml:space="preserve">          buffer[index++] = ' ';</w:t>
      </w:r>
    </w:p>
    <w:p w14:paraId="29985AEF" w14:textId="77777777" w:rsidR="005B1C6D" w:rsidRPr="00903DBA" w:rsidRDefault="005B1C6D" w:rsidP="005B1C6D">
      <w:pPr>
        <w:pStyle w:val="Code"/>
        <w:rPr>
          <w:highlight w:val="white"/>
        </w:rPr>
      </w:pPr>
      <w:r w:rsidRPr="00903DBA">
        <w:rPr>
          <w:highlight w:val="white"/>
        </w:rPr>
        <w:t xml:space="preserve">          buffer[index++] = ' ';</w:t>
      </w:r>
    </w:p>
    <w:p w14:paraId="54E55C23" w14:textId="77777777" w:rsidR="005B1C6D" w:rsidRPr="00903DBA" w:rsidRDefault="005B1C6D" w:rsidP="005B1C6D">
      <w:pPr>
        <w:pStyle w:val="Code"/>
        <w:rPr>
          <w:highlight w:val="white"/>
        </w:rPr>
      </w:pPr>
    </w:p>
    <w:p w14:paraId="7E0C9855" w14:textId="77777777" w:rsidR="005B1C6D" w:rsidRPr="00903DBA" w:rsidRDefault="005B1C6D" w:rsidP="005B1C6D">
      <w:pPr>
        <w:pStyle w:val="Code"/>
        <w:rPr>
          <w:highlight w:val="white"/>
        </w:rPr>
      </w:pPr>
      <w:r w:rsidRPr="00903DBA">
        <w:rPr>
          <w:highlight w:val="white"/>
        </w:rPr>
        <w:t xml:space="preserve">          for (; true; ++index) {</w:t>
      </w:r>
    </w:p>
    <w:p w14:paraId="443CEB1E" w14:textId="77777777" w:rsidR="005B1C6D" w:rsidRPr="00903DBA" w:rsidRDefault="005B1C6D" w:rsidP="005B1C6D">
      <w:pPr>
        <w:pStyle w:val="Code"/>
        <w:rPr>
          <w:highlight w:val="white"/>
        </w:rPr>
      </w:pPr>
      <w:r w:rsidRPr="00903DBA">
        <w:rPr>
          <w:highlight w:val="white"/>
        </w:rPr>
        <w:t xml:space="preserve">            if ((index == buffer.Length) || (buffer[index] == '\n')) {</w:t>
      </w:r>
    </w:p>
    <w:p w14:paraId="7014A9A6" w14:textId="77777777" w:rsidR="005B1C6D" w:rsidRPr="00903DBA" w:rsidRDefault="005B1C6D" w:rsidP="005B1C6D">
      <w:pPr>
        <w:pStyle w:val="Code"/>
        <w:rPr>
          <w:highlight w:val="white"/>
        </w:rPr>
      </w:pPr>
      <w:r w:rsidRPr="00903DBA">
        <w:rPr>
          <w:highlight w:val="white"/>
        </w:rPr>
        <w:t xml:space="preserve">              break;</w:t>
      </w:r>
    </w:p>
    <w:p w14:paraId="63BD37A5" w14:textId="77777777" w:rsidR="005B1C6D" w:rsidRPr="00903DBA" w:rsidRDefault="005B1C6D" w:rsidP="005B1C6D">
      <w:pPr>
        <w:pStyle w:val="Code"/>
        <w:rPr>
          <w:highlight w:val="white"/>
        </w:rPr>
      </w:pPr>
      <w:r w:rsidRPr="00903DBA">
        <w:rPr>
          <w:highlight w:val="white"/>
        </w:rPr>
        <w:t xml:space="preserve">            }</w:t>
      </w:r>
    </w:p>
    <w:p w14:paraId="6D0C95F9" w14:textId="77777777" w:rsidR="005B1C6D" w:rsidRPr="00903DBA" w:rsidRDefault="005B1C6D" w:rsidP="005B1C6D">
      <w:pPr>
        <w:pStyle w:val="Code"/>
        <w:rPr>
          <w:highlight w:val="white"/>
        </w:rPr>
      </w:pPr>
      <w:r w:rsidRPr="00903DBA">
        <w:rPr>
          <w:highlight w:val="white"/>
        </w:rPr>
        <w:t xml:space="preserve">            else {</w:t>
      </w:r>
    </w:p>
    <w:p w14:paraId="16E253EA" w14:textId="77777777" w:rsidR="005B1C6D" w:rsidRPr="00903DBA" w:rsidRDefault="005B1C6D" w:rsidP="005B1C6D">
      <w:pPr>
        <w:pStyle w:val="Code"/>
        <w:rPr>
          <w:highlight w:val="white"/>
        </w:rPr>
      </w:pPr>
      <w:r w:rsidRPr="00903DBA">
        <w:rPr>
          <w:highlight w:val="white"/>
        </w:rPr>
        <w:t xml:space="preserve">              buffer[index] = ' ';</w:t>
      </w:r>
    </w:p>
    <w:p w14:paraId="03BA0590" w14:textId="77777777" w:rsidR="005B1C6D" w:rsidRPr="00903DBA" w:rsidRDefault="005B1C6D" w:rsidP="005B1C6D">
      <w:pPr>
        <w:pStyle w:val="Code"/>
        <w:rPr>
          <w:highlight w:val="white"/>
        </w:rPr>
      </w:pPr>
      <w:r w:rsidRPr="00903DBA">
        <w:rPr>
          <w:highlight w:val="white"/>
        </w:rPr>
        <w:t xml:space="preserve">            }</w:t>
      </w:r>
    </w:p>
    <w:p w14:paraId="127418B7" w14:textId="77777777" w:rsidR="005B1C6D" w:rsidRPr="00903DBA" w:rsidRDefault="005B1C6D" w:rsidP="005B1C6D">
      <w:pPr>
        <w:pStyle w:val="Code"/>
        <w:rPr>
          <w:highlight w:val="white"/>
        </w:rPr>
      </w:pPr>
      <w:r w:rsidRPr="00903DBA">
        <w:rPr>
          <w:highlight w:val="white"/>
        </w:rPr>
        <w:t xml:space="preserve">          }</w:t>
      </w:r>
    </w:p>
    <w:p w14:paraId="0AE4EF30" w14:textId="77777777" w:rsidR="005B1C6D" w:rsidRPr="00903DBA" w:rsidRDefault="005B1C6D" w:rsidP="005B1C6D">
      <w:pPr>
        <w:pStyle w:val="Code"/>
        <w:rPr>
          <w:highlight w:val="white"/>
        </w:rPr>
      </w:pPr>
      <w:r w:rsidRPr="00903DBA">
        <w:rPr>
          <w:highlight w:val="white"/>
        </w:rPr>
        <w:t xml:space="preserve">        }</w:t>
      </w:r>
    </w:p>
    <w:p w14:paraId="0BB8BB97" w14:textId="77777777" w:rsidR="005B1C6D" w:rsidRPr="00903DBA" w:rsidRDefault="005B1C6D" w:rsidP="005B1C6D">
      <w:pPr>
        <w:pStyle w:val="Code"/>
        <w:rPr>
          <w:highlight w:val="white"/>
        </w:rPr>
      </w:pPr>
      <w:r w:rsidRPr="00903DBA">
        <w:rPr>
          <w:highlight w:val="white"/>
        </w:rPr>
        <w:t xml:space="preserve">        else if ((buffer[index] == '\'')) {</w:t>
      </w:r>
    </w:p>
    <w:p w14:paraId="49013758" w14:textId="77777777" w:rsidR="005B1C6D" w:rsidRPr="00903DBA" w:rsidRDefault="005B1C6D" w:rsidP="005B1C6D">
      <w:pPr>
        <w:pStyle w:val="Code"/>
        <w:rPr>
          <w:highlight w:val="white"/>
        </w:rPr>
      </w:pPr>
      <w:r w:rsidRPr="00903DBA">
        <w:rPr>
          <w:highlight w:val="white"/>
        </w:rPr>
        <w:t xml:space="preserve">          ++index;</w:t>
      </w:r>
    </w:p>
    <w:p w14:paraId="4EB4FA3E" w14:textId="77777777" w:rsidR="005B1C6D" w:rsidRPr="00903DBA" w:rsidRDefault="005B1C6D" w:rsidP="005B1C6D">
      <w:pPr>
        <w:pStyle w:val="Code"/>
        <w:rPr>
          <w:highlight w:val="white"/>
        </w:rPr>
      </w:pPr>
    </w:p>
    <w:p w14:paraId="0FF0FD1C" w14:textId="77777777" w:rsidR="005B1C6D" w:rsidRPr="00903DBA" w:rsidRDefault="005B1C6D" w:rsidP="005B1C6D">
      <w:pPr>
        <w:pStyle w:val="Code"/>
        <w:rPr>
          <w:highlight w:val="white"/>
        </w:rPr>
      </w:pPr>
      <w:r w:rsidRPr="00903DBA">
        <w:rPr>
          <w:highlight w:val="white"/>
        </w:rPr>
        <w:t xml:space="preserve">          for (; true; ++index) {</w:t>
      </w:r>
    </w:p>
    <w:p w14:paraId="2B2AD3D2" w14:textId="77777777" w:rsidR="005B1C6D" w:rsidRPr="00903DBA" w:rsidRDefault="005B1C6D" w:rsidP="005B1C6D">
      <w:pPr>
        <w:pStyle w:val="Code"/>
        <w:rPr>
          <w:highlight w:val="white"/>
        </w:rPr>
      </w:pPr>
      <w:r w:rsidRPr="00903DBA">
        <w:rPr>
          <w:highlight w:val="white"/>
        </w:rPr>
        <w:t xml:space="preserve">            if (index == buffer.Length) {</w:t>
      </w:r>
    </w:p>
    <w:p w14:paraId="250CDF0E" w14:textId="77777777" w:rsidR="005B1C6D" w:rsidRPr="00903DBA" w:rsidRDefault="005B1C6D" w:rsidP="005B1C6D">
      <w:pPr>
        <w:pStyle w:val="Code"/>
        <w:rPr>
          <w:highlight w:val="white"/>
        </w:rPr>
      </w:pPr>
      <w:r w:rsidRPr="00903DBA">
        <w:rPr>
          <w:highlight w:val="white"/>
        </w:rPr>
        <w:t xml:space="preserve">              Assert.Error(Message.Unfinished_character);</w:t>
      </w:r>
    </w:p>
    <w:p w14:paraId="79D5E5AA" w14:textId="77777777" w:rsidR="005B1C6D" w:rsidRPr="00903DBA" w:rsidRDefault="005B1C6D" w:rsidP="005B1C6D">
      <w:pPr>
        <w:pStyle w:val="Code"/>
        <w:rPr>
          <w:highlight w:val="white"/>
        </w:rPr>
      </w:pPr>
      <w:r w:rsidRPr="00903DBA">
        <w:rPr>
          <w:highlight w:val="white"/>
        </w:rPr>
        <w:t xml:space="preserve">            }</w:t>
      </w:r>
    </w:p>
    <w:p w14:paraId="1DD892D6" w14:textId="77777777" w:rsidR="005B1C6D" w:rsidRPr="00903DBA" w:rsidRDefault="005B1C6D" w:rsidP="005B1C6D">
      <w:pPr>
        <w:pStyle w:val="Code"/>
        <w:rPr>
          <w:highlight w:val="white"/>
        </w:rPr>
      </w:pPr>
      <w:r w:rsidRPr="00903DBA">
        <w:rPr>
          <w:highlight w:val="white"/>
        </w:rPr>
        <w:t xml:space="preserve">            else if (buffer[index] == '\n') {</w:t>
      </w:r>
    </w:p>
    <w:p w14:paraId="1885DAC2" w14:textId="77777777" w:rsidR="005B1C6D" w:rsidRPr="00903DBA" w:rsidRDefault="005B1C6D" w:rsidP="005B1C6D">
      <w:pPr>
        <w:pStyle w:val="Code"/>
        <w:rPr>
          <w:highlight w:val="white"/>
        </w:rPr>
      </w:pPr>
      <w:r w:rsidRPr="00903DBA">
        <w:rPr>
          <w:highlight w:val="white"/>
        </w:rPr>
        <w:t xml:space="preserve">              Assert.Error(Message.Newline_in_character);</w:t>
      </w:r>
    </w:p>
    <w:p w14:paraId="62261519" w14:textId="77777777" w:rsidR="005B1C6D" w:rsidRPr="00903DBA" w:rsidRDefault="005B1C6D" w:rsidP="005B1C6D">
      <w:pPr>
        <w:pStyle w:val="Code"/>
        <w:rPr>
          <w:highlight w:val="white"/>
        </w:rPr>
      </w:pPr>
      <w:r w:rsidRPr="00903DBA">
        <w:rPr>
          <w:highlight w:val="white"/>
        </w:rPr>
        <w:t xml:space="preserve">            }</w:t>
      </w:r>
    </w:p>
    <w:p w14:paraId="6A044B01" w14:textId="77777777" w:rsidR="005B1C6D" w:rsidRPr="00903DBA" w:rsidRDefault="005B1C6D" w:rsidP="005B1C6D">
      <w:pPr>
        <w:pStyle w:val="Code"/>
        <w:rPr>
          <w:highlight w:val="white"/>
        </w:rPr>
      </w:pPr>
      <w:r w:rsidRPr="00903DBA">
        <w:rPr>
          <w:highlight w:val="white"/>
        </w:rPr>
        <w:t xml:space="preserve">            else if ((buffer[index] == '\\') &amp;&amp; (buffer[index] == '\'')) {</w:t>
      </w:r>
    </w:p>
    <w:p w14:paraId="41BE46EC" w14:textId="77777777" w:rsidR="005B1C6D" w:rsidRPr="00903DBA" w:rsidRDefault="005B1C6D" w:rsidP="005B1C6D">
      <w:pPr>
        <w:pStyle w:val="Code"/>
        <w:rPr>
          <w:highlight w:val="white"/>
        </w:rPr>
      </w:pPr>
      <w:r w:rsidRPr="00903DBA">
        <w:rPr>
          <w:highlight w:val="white"/>
        </w:rPr>
        <w:t xml:space="preserve">              ++index;</w:t>
      </w:r>
    </w:p>
    <w:p w14:paraId="3BB3923E" w14:textId="77777777" w:rsidR="005B1C6D" w:rsidRPr="00903DBA" w:rsidRDefault="005B1C6D" w:rsidP="005B1C6D">
      <w:pPr>
        <w:pStyle w:val="Code"/>
        <w:rPr>
          <w:highlight w:val="white"/>
        </w:rPr>
      </w:pPr>
      <w:r w:rsidRPr="00903DBA">
        <w:rPr>
          <w:highlight w:val="white"/>
        </w:rPr>
        <w:t xml:space="preserve">            }</w:t>
      </w:r>
    </w:p>
    <w:p w14:paraId="72FE2B70" w14:textId="77777777" w:rsidR="005B1C6D" w:rsidRPr="00903DBA" w:rsidRDefault="005B1C6D" w:rsidP="005B1C6D">
      <w:pPr>
        <w:pStyle w:val="Code"/>
        <w:rPr>
          <w:highlight w:val="white"/>
        </w:rPr>
      </w:pPr>
      <w:r w:rsidRPr="00903DBA">
        <w:rPr>
          <w:highlight w:val="white"/>
        </w:rPr>
        <w:t xml:space="preserve">            else if (buffer[index] == '\'') {</w:t>
      </w:r>
    </w:p>
    <w:p w14:paraId="1BD55C81" w14:textId="77777777" w:rsidR="005B1C6D" w:rsidRPr="00903DBA" w:rsidRDefault="005B1C6D" w:rsidP="005B1C6D">
      <w:pPr>
        <w:pStyle w:val="Code"/>
        <w:rPr>
          <w:highlight w:val="white"/>
        </w:rPr>
      </w:pPr>
      <w:r w:rsidRPr="00903DBA">
        <w:rPr>
          <w:highlight w:val="white"/>
        </w:rPr>
        <w:t xml:space="preserve">              break;</w:t>
      </w:r>
    </w:p>
    <w:p w14:paraId="634A7B3B" w14:textId="77777777" w:rsidR="005B1C6D" w:rsidRPr="00903DBA" w:rsidRDefault="005B1C6D" w:rsidP="005B1C6D">
      <w:pPr>
        <w:pStyle w:val="Code"/>
        <w:rPr>
          <w:highlight w:val="white"/>
        </w:rPr>
      </w:pPr>
      <w:r w:rsidRPr="00903DBA">
        <w:rPr>
          <w:highlight w:val="white"/>
        </w:rPr>
        <w:t xml:space="preserve">            }</w:t>
      </w:r>
    </w:p>
    <w:p w14:paraId="3B667361" w14:textId="77777777" w:rsidR="005B1C6D" w:rsidRPr="00903DBA" w:rsidRDefault="005B1C6D" w:rsidP="005B1C6D">
      <w:pPr>
        <w:pStyle w:val="Code"/>
        <w:rPr>
          <w:highlight w:val="white"/>
        </w:rPr>
      </w:pPr>
      <w:r w:rsidRPr="00903DBA">
        <w:rPr>
          <w:highlight w:val="white"/>
        </w:rPr>
        <w:t xml:space="preserve">          }</w:t>
      </w:r>
    </w:p>
    <w:p w14:paraId="64652E1F" w14:textId="77777777" w:rsidR="005B1C6D" w:rsidRPr="00903DBA" w:rsidRDefault="005B1C6D" w:rsidP="005B1C6D">
      <w:pPr>
        <w:pStyle w:val="Code"/>
        <w:rPr>
          <w:highlight w:val="white"/>
        </w:rPr>
      </w:pPr>
      <w:r w:rsidRPr="00903DBA">
        <w:rPr>
          <w:highlight w:val="white"/>
        </w:rPr>
        <w:t xml:space="preserve">        }</w:t>
      </w:r>
    </w:p>
    <w:p w14:paraId="18A74BF5" w14:textId="77777777" w:rsidR="005B1C6D" w:rsidRPr="00903DBA" w:rsidRDefault="005B1C6D" w:rsidP="005B1C6D">
      <w:pPr>
        <w:pStyle w:val="Code"/>
        <w:rPr>
          <w:highlight w:val="white"/>
        </w:rPr>
      </w:pPr>
      <w:r w:rsidRPr="00903DBA">
        <w:rPr>
          <w:highlight w:val="white"/>
        </w:rPr>
        <w:t xml:space="preserve">        else if ((buffer[index] == '\"')) {</w:t>
      </w:r>
    </w:p>
    <w:p w14:paraId="6519B0AC" w14:textId="77777777" w:rsidR="005B1C6D" w:rsidRPr="00903DBA" w:rsidRDefault="005B1C6D" w:rsidP="005B1C6D">
      <w:pPr>
        <w:pStyle w:val="Code"/>
        <w:rPr>
          <w:highlight w:val="white"/>
        </w:rPr>
      </w:pPr>
      <w:r w:rsidRPr="00903DBA">
        <w:rPr>
          <w:highlight w:val="white"/>
        </w:rPr>
        <w:t xml:space="preserve">          ++index;</w:t>
      </w:r>
    </w:p>
    <w:p w14:paraId="259B98F1" w14:textId="77777777" w:rsidR="005B1C6D" w:rsidRPr="00903DBA" w:rsidRDefault="005B1C6D" w:rsidP="005B1C6D">
      <w:pPr>
        <w:pStyle w:val="Code"/>
        <w:rPr>
          <w:highlight w:val="white"/>
        </w:rPr>
      </w:pPr>
    </w:p>
    <w:p w14:paraId="5D4722F3" w14:textId="77777777" w:rsidR="005B1C6D" w:rsidRPr="00903DBA" w:rsidRDefault="005B1C6D" w:rsidP="005B1C6D">
      <w:pPr>
        <w:pStyle w:val="Code"/>
        <w:rPr>
          <w:highlight w:val="white"/>
        </w:rPr>
      </w:pPr>
      <w:r w:rsidRPr="00903DBA">
        <w:rPr>
          <w:highlight w:val="white"/>
        </w:rPr>
        <w:t xml:space="preserve">          for (; true; ++index) {</w:t>
      </w:r>
    </w:p>
    <w:p w14:paraId="0D14B679" w14:textId="77777777" w:rsidR="005B1C6D" w:rsidRPr="00903DBA" w:rsidRDefault="005B1C6D" w:rsidP="005B1C6D">
      <w:pPr>
        <w:pStyle w:val="Code"/>
        <w:rPr>
          <w:highlight w:val="white"/>
        </w:rPr>
      </w:pPr>
      <w:r w:rsidRPr="00903DBA">
        <w:rPr>
          <w:highlight w:val="white"/>
        </w:rPr>
        <w:t xml:space="preserve">            if (index == buffer.Length) {</w:t>
      </w:r>
    </w:p>
    <w:p w14:paraId="6EA8EC89" w14:textId="77777777" w:rsidR="005B1C6D" w:rsidRPr="00903DBA" w:rsidRDefault="005B1C6D" w:rsidP="005B1C6D">
      <w:pPr>
        <w:pStyle w:val="Code"/>
        <w:rPr>
          <w:highlight w:val="white"/>
        </w:rPr>
      </w:pPr>
      <w:r w:rsidRPr="00903DBA">
        <w:rPr>
          <w:highlight w:val="white"/>
        </w:rPr>
        <w:t xml:space="preserve">              Assert.Error(Message.Unfinished_string);</w:t>
      </w:r>
    </w:p>
    <w:p w14:paraId="618746E4" w14:textId="77777777" w:rsidR="005B1C6D" w:rsidRPr="00903DBA" w:rsidRDefault="005B1C6D" w:rsidP="005B1C6D">
      <w:pPr>
        <w:pStyle w:val="Code"/>
        <w:rPr>
          <w:highlight w:val="white"/>
        </w:rPr>
      </w:pPr>
      <w:r w:rsidRPr="00903DBA">
        <w:rPr>
          <w:highlight w:val="white"/>
        </w:rPr>
        <w:t xml:space="preserve">            }</w:t>
      </w:r>
    </w:p>
    <w:p w14:paraId="1DB7943D" w14:textId="77777777" w:rsidR="005B1C6D" w:rsidRPr="00903DBA" w:rsidRDefault="005B1C6D" w:rsidP="005B1C6D">
      <w:pPr>
        <w:pStyle w:val="Code"/>
        <w:rPr>
          <w:highlight w:val="white"/>
        </w:rPr>
      </w:pPr>
      <w:r w:rsidRPr="00903DBA">
        <w:rPr>
          <w:highlight w:val="white"/>
        </w:rPr>
        <w:t xml:space="preserve">            else if (buffer[index] == '\n') {</w:t>
      </w:r>
    </w:p>
    <w:p w14:paraId="26BEA1DB" w14:textId="77777777" w:rsidR="005B1C6D" w:rsidRPr="00903DBA" w:rsidRDefault="005B1C6D" w:rsidP="005B1C6D">
      <w:pPr>
        <w:pStyle w:val="Code"/>
        <w:rPr>
          <w:highlight w:val="white"/>
        </w:rPr>
      </w:pPr>
      <w:r w:rsidRPr="00903DBA">
        <w:rPr>
          <w:highlight w:val="white"/>
        </w:rPr>
        <w:t xml:space="preserve">              Assert.Error(Message.Newline_in_string);</w:t>
      </w:r>
    </w:p>
    <w:p w14:paraId="7A542326" w14:textId="77777777" w:rsidR="005B1C6D" w:rsidRPr="00903DBA" w:rsidRDefault="005B1C6D" w:rsidP="005B1C6D">
      <w:pPr>
        <w:pStyle w:val="Code"/>
        <w:rPr>
          <w:highlight w:val="white"/>
        </w:rPr>
      </w:pPr>
      <w:r w:rsidRPr="00903DBA">
        <w:rPr>
          <w:highlight w:val="white"/>
        </w:rPr>
        <w:t xml:space="preserve">            }</w:t>
      </w:r>
    </w:p>
    <w:p w14:paraId="08D56BC8" w14:textId="77777777" w:rsidR="005B1C6D" w:rsidRPr="00903DBA" w:rsidRDefault="005B1C6D" w:rsidP="005B1C6D">
      <w:pPr>
        <w:pStyle w:val="Code"/>
        <w:rPr>
          <w:highlight w:val="white"/>
        </w:rPr>
      </w:pPr>
      <w:r w:rsidRPr="00903DBA">
        <w:rPr>
          <w:highlight w:val="white"/>
        </w:rPr>
        <w:t xml:space="preserve">            else if ((buffer[index] == '\\') &amp;&amp; (buffer[index] == '\"')) {</w:t>
      </w:r>
    </w:p>
    <w:p w14:paraId="7E949E9C" w14:textId="77777777" w:rsidR="005B1C6D" w:rsidRPr="00903DBA" w:rsidRDefault="005B1C6D" w:rsidP="005B1C6D">
      <w:pPr>
        <w:pStyle w:val="Code"/>
        <w:rPr>
          <w:highlight w:val="white"/>
        </w:rPr>
      </w:pPr>
      <w:r w:rsidRPr="00903DBA">
        <w:rPr>
          <w:highlight w:val="white"/>
        </w:rPr>
        <w:t xml:space="preserve">              ++index;</w:t>
      </w:r>
    </w:p>
    <w:p w14:paraId="2695C767" w14:textId="77777777" w:rsidR="005B1C6D" w:rsidRPr="00903DBA" w:rsidRDefault="005B1C6D" w:rsidP="005B1C6D">
      <w:pPr>
        <w:pStyle w:val="Code"/>
        <w:rPr>
          <w:highlight w:val="white"/>
        </w:rPr>
      </w:pPr>
      <w:r w:rsidRPr="00903DBA">
        <w:rPr>
          <w:highlight w:val="white"/>
        </w:rPr>
        <w:t xml:space="preserve">            }</w:t>
      </w:r>
    </w:p>
    <w:p w14:paraId="5B0F704A" w14:textId="77777777" w:rsidR="005B1C6D" w:rsidRPr="00903DBA" w:rsidRDefault="005B1C6D" w:rsidP="005B1C6D">
      <w:pPr>
        <w:pStyle w:val="Code"/>
        <w:rPr>
          <w:highlight w:val="white"/>
        </w:rPr>
      </w:pPr>
      <w:r w:rsidRPr="00903DBA">
        <w:rPr>
          <w:highlight w:val="white"/>
        </w:rPr>
        <w:t xml:space="preserve">            else if (buffer[index] == '\"') {</w:t>
      </w:r>
    </w:p>
    <w:p w14:paraId="7A53B7B9" w14:textId="77777777" w:rsidR="005B1C6D" w:rsidRPr="00903DBA" w:rsidRDefault="005B1C6D" w:rsidP="005B1C6D">
      <w:pPr>
        <w:pStyle w:val="Code"/>
        <w:rPr>
          <w:highlight w:val="white"/>
        </w:rPr>
      </w:pPr>
      <w:r w:rsidRPr="00903DBA">
        <w:rPr>
          <w:highlight w:val="white"/>
        </w:rPr>
        <w:t xml:space="preserve">              break;</w:t>
      </w:r>
    </w:p>
    <w:p w14:paraId="78BC232C" w14:textId="77777777" w:rsidR="005B1C6D" w:rsidRPr="00903DBA" w:rsidRDefault="005B1C6D" w:rsidP="005B1C6D">
      <w:pPr>
        <w:pStyle w:val="Code"/>
        <w:rPr>
          <w:highlight w:val="white"/>
        </w:rPr>
      </w:pPr>
      <w:r w:rsidRPr="00903DBA">
        <w:rPr>
          <w:highlight w:val="white"/>
        </w:rPr>
        <w:t xml:space="preserve">            }</w:t>
      </w:r>
    </w:p>
    <w:p w14:paraId="649E4FA2" w14:textId="77777777" w:rsidR="005B1C6D" w:rsidRPr="00903DBA" w:rsidRDefault="005B1C6D" w:rsidP="005B1C6D">
      <w:pPr>
        <w:pStyle w:val="Code"/>
        <w:rPr>
          <w:highlight w:val="white"/>
        </w:rPr>
      </w:pPr>
      <w:r w:rsidRPr="00903DBA">
        <w:rPr>
          <w:highlight w:val="white"/>
        </w:rPr>
        <w:t xml:space="preserve">          }</w:t>
      </w:r>
    </w:p>
    <w:p w14:paraId="2861F569" w14:textId="77777777" w:rsidR="005B1C6D" w:rsidRPr="00903DBA" w:rsidRDefault="005B1C6D" w:rsidP="005B1C6D">
      <w:pPr>
        <w:pStyle w:val="Code"/>
        <w:rPr>
          <w:highlight w:val="white"/>
        </w:rPr>
      </w:pPr>
      <w:r w:rsidRPr="00903DBA">
        <w:rPr>
          <w:highlight w:val="white"/>
        </w:rPr>
        <w:t xml:space="preserve">        }</w:t>
      </w:r>
    </w:p>
    <w:p w14:paraId="511084C6" w14:textId="77777777" w:rsidR="005B1C6D" w:rsidRPr="00903DBA" w:rsidRDefault="005B1C6D" w:rsidP="005B1C6D">
      <w:pPr>
        <w:pStyle w:val="Code"/>
        <w:rPr>
          <w:highlight w:val="white"/>
        </w:rPr>
      </w:pPr>
      <w:r w:rsidRPr="00903DBA">
        <w:rPr>
          <w:highlight w:val="white"/>
        </w:rPr>
        <w:t xml:space="preserve">        else if (buffer[index] == '\n') {</w:t>
      </w:r>
    </w:p>
    <w:p w14:paraId="01C292A6" w14:textId="77777777" w:rsidR="005B1C6D" w:rsidRPr="00903DBA" w:rsidRDefault="005B1C6D" w:rsidP="005B1C6D">
      <w:pPr>
        <w:pStyle w:val="Code"/>
        <w:rPr>
          <w:highlight w:val="white"/>
        </w:rPr>
      </w:pPr>
      <w:r w:rsidRPr="00903DBA">
        <w:rPr>
          <w:highlight w:val="white"/>
        </w:rPr>
        <w:t xml:space="preserve">          ++CCompiler_Main.Scanner.Line;</w:t>
      </w:r>
    </w:p>
    <w:p w14:paraId="2080A14E" w14:textId="77777777" w:rsidR="005B1C6D" w:rsidRPr="00903DBA" w:rsidRDefault="005B1C6D" w:rsidP="005B1C6D">
      <w:pPr>
        <w:pStyle w:val="Code"/>
        <w:rPr>
          <w:highlight w:val="white"/>
        </w:rPr>
      </w:pPr>
      <w:r w:rsidRPr="00903DBA">
        <w:rPr>
          <w:highlight w:val="white"/>
        </w:rPr>
        <w:t xml:space="preserve">        }</w:t>
      </w:r>
    </w:p>
    <w:p w14:paraId="01B8ED42" w14:textId="77777777" w:rsidR="005B1C6D" w:rsidRPr="00903DBA" w:rsidRDefault="005B1C6D" w:rsidP="005B1C6D">
      <w:pPr>
        <w:pStyle w:val="Code"/>
        <w:rPr>
          <w:highlight w:val="white"/>
        </w:rPr>
      </w:pPr>
      <w:r w:rsidRPr="00903DBA">
        <w:rPr>
          <w:highlight w:val="white"/>
        </w:rPr>
        <w:t xml:space="preserve">      }</w:t>
      </w:r>
    </w:p>
    <w:p w14:paraId="2E729EC5" w14:textId="77777777" w:rsidR="005B1C6D" w:rsidRPr="00903DBA" w:rsidRDefault="005B1C6D" w:rsidP="005B1C6D">
      <w:pPr>
        <w:pStyle w:val="Code"/>
        <w:rPr>
          <w:highlight w:val="white"/>
        </w:rPr>
      </w:pPr>
      <w:r w:rsidRPr="00903DBA">
        <w:rPr>
          <w:highlight w:val="white"/>
        </w:rPr>
        <w:t xml:space="preserve">    }</w:t>
      </w:r>
    </w:p>
    <w:p w14:paraId="7E41C255" w14:textId="77777777" w:rsidR="005B1C6D" w:rsidRPr="00903DBA" w:rsidRDefault="005B1C6D" w:rsidP="005B1C6D">
      <w:pPr>
        <w:pStyle w:val="Rubrik3"/>
      </w:pPr>
      <w:bookmarkStart w:id="522" w:name="_Ref418258402"/>
      <w:bookmarkStart w:id="523" w:name="_Toc57656154"/>
      <w:r w:rsidRPr="00903DBA">
        <w:t>Slash Codes</w:t>
      </w:r>
      <w:bookmarkEnd w:id="522"/>
      <w:bookmarkEnd w:id="523"/>
    </w:p>
    <w:p w14:paraId="3BC934C2" w14:textId="77777777" w:rsidR="005B1C6D" w:rsidRPr="00903DBA" w:rsidRDefault="005B1C6D" w:rsidP="00E65FE6">
      <w:pPr>
        <w:pStyle w:val="CodeHeader"/>
      </w:pPr>
      <w:r w:rsidRPr="00903DBA">
        <w:t xml:space="preserve">The </w:t>
      </w:r>
      <w:r w:rsidRPr="00E65FE6">
        <w:rPr>
          <w:rStyle w:val="CodeInText"/>
        </w:rPr>
        <w:t>slashToChar</w:t>
      </w:r>
      <w:r w:rsidRPr="00903DBA">
        <w:t xml:space="preserve"> method inspect the character succeeding the slash.</w:t>
      </w:r>
    </w:p>
    <w:p w14:paraId="30F9D650" w14:textId="5E837580" w:rsidR="005B1C6D" w:rsidRPr="00903DBA" w:rsidRDefault="005B1C6D" w:rsidP="005B1C6D">
      <w:r w:rsidRPr="00903DBA">
        <w:t xml:space="preserve">If the characters following the slash are a </w:t>
      </w:r>
      <w:r w:rsidR="008737FB" w:rsidRPr="00903DBA">
        <w:t>lowercase</w:t>
      </w:r>
      <w:r w:rsidR="004665F1" w:rsidRPr="00903DBA">
        <w:t xml:space="preserve"> ‘x’</w:t>
      </w:r>
      <w:r w:rsidR="008737FB" w:rsidRPr="00903DBA">
        <w:t xml:space="preserve"> </w:t>
      </w:r>
      <w:r w:rsidR="001F6F83">
        <w:t>or an uppercase</w:t>
      </w:r>
      <w:r w:rsidR="004665F1" w:rsidRPr="00903DBA">
        <w:t xml:space="preserve"> ‘X’ </w:t>
      </w:r>
      <w:r w:rsidRPr="00903DBA">
        <w:t xml:space="preserve">and one or two hexadecimal </w:t>
      </w:r>
      <w:r w:rsidR="003D43C2" w:rsidRPr="00903DBA">
        <w:t>digits</w:t>
      </w:r>
      <w:r w:rsidRPr="00903DBA">
        <w:t xml:space="preserve">, or three octal </w:t>
      </w:r>
      <w:r w:rsidR="003D43C2" w:rsidRPr="00903DBA">
        <w:t xml:space="preserve">digits XXX </w:t>
      </w:r>
      <w:r w:rsidRPr="00903DBA">
        <w:t>the following two characters are inspected, and their value calculated and the two hexadecimal digits are replaced three octal digits. However, if the two following characters are not hexadecimal digits, an error message occurs.</w:t>
      </w:r>
    </w:p>
    <w:p w14:paraId="7B9F7AC0" w14:textId="62AA65AA" w:rsidR="005B1C6D" w:rsidRPr="00903DBA" w:rsidRDefault="005B1C6D" w:rsidP="005B1C6D">
      <w:r w:rsidRPr="00903DBA">
        <w:t xml:space="preserve">If the three, two, or one characters following the slash are octal digits, the value of the digits is calculated and the slash sequence is replaced by the character with the ASCII value of the octal digits. If the value of the digits exceeds 255, </w:t>
      </w:r>
      <w:r w:rsidR="00D43B06">
        <w:t>we report an error</w:t>
      </w:r>
      <w:r w:rsidRPr="00903DBA">
        <w:t>.</w:t>
      </w:r>
    </w:p>
    <w:p w14:paraId="303500BA" w14:textId="571A068A" w:rsidR="005B1C6D" w:rsidRPr="00903DBA" w:rsidRDefault="005B1C6D" w:rsidP="005B1C6D">
      <w:pPr>
        <w:rPr>
          <w:noProof/>
        </w:rPr>
      </w:pPr>
      <w:r w:rsidRPr="00903DBA">
        <w:t xml:space="preserve">If the character following the slash is a </w:t>
      </w:r>
      <w:r w:rsidR="008737FB" w:rsidRPr="00903DBA">
        <w:t xml:space="preserve">lowercase </w:t>
      </w:r>
      <w:r w:rsidR="004665F1" w:rsidRPr="00903DBA">
        <w:t xml:space="preserve">‘x’ </w:t>
      </w:r>
      <w:r w:rsidR="001F6F83">
        <w:t>or an uppercase</w:t>
      </w:r>
      <w:r w:rsidRPr="00903DBA">
        <w:t xml:space="preserve"> </w:t>
      </w:r>
      <w:r w:rsidR="004665F1" w:rsidRPr="00903DBA">
        <w:t>‘X’</w:t>
      </w:r>
      <w:r w:rsidRPr="00903DBA">
        <w:t xml:space="preserve"> and two or one hexadecimal digits, the value of the digits is calculated, and the slash sequence is replaced by the character with the ASCII value of the hexadecimal digits. A </w:t>
      </w:r>
      <w:r w:rsidR="008737FB" w:rsidRPr="00903DBA">
        <w:t xml:space="preserve">lowercase </w:t>
      </w:r>
      <w:r w:rsidR="004665F1" w:rsidRPr="00903DBA">
        <w:t xml:space="preserve">‘x’ </w:t>
      </w:r>
      <w:r w:rsidR="001F6F83">
        <w:t>or an uppercase</w:t>
      </w:r>
      <w:r w:rsidRPr="00903DBA">
        <w:t xml:space="preserve"> </w:t>
      </w:r>
      <w:r w:rsidR="004665F1" w:rsidRPr="00903DBA">
        <w:t>‘X’</w:t>
      </w:r>
      <w:r w:rsidRPr="00903DBA">
        <w:t xml:space="preserve"> not followed by at least one hexadecimal digit results in an error being reported.</w:t>
      </w:r>
    </w:p>
    <w:p w14:paraId="7C69A57A" w14:textId="4B654918" w:rsidR="005B1C6D" w:rsidRPr="00903DBA" w:rsidRDefault="005B1C6D" w:rsidP="005B1C6D">
      <w:r w:rsidRPr="00903DBA">
        <w:t xml:space="preserve">If none of the cases above applies, </w:t>
      </w:r>
      <w:r w:rsidR="00D43B06">
        <w:t>we report an error</w:t>
      </w:r>
      <w:r w:rsidRPr="00903DBA">
        <w:t>.</w:t>
      </w:r>
    </w:p>
    <w:p w14:paraId="7BFE2537" w14:textId="77777777" w:rsidR="005B1C6D" w:rsidRPr="00903DBA" w:rsidRDefault="005B1C6D" w:rsidP="00E65FE6">
      <w:pPr>
        <w:pStyle w:val="CodeHeader"/>
      </w:pPr>
      <w:r w:rsidRPr="00903DBA">
        <w:t xml:space="preserve">When the character or string has been translated from slash codes to regular characters, </w:t>
      </w:r>
      <w:r w:rsidRPr="00E65FE6">
        <w:rPr>
          <w:rStyle w:val="CodeInText"/>
        </w:rPr>
        <w:t>charToOctal</w:t>
      </w:r>
      <w:r w:rsidRPr="00903DBA">
        <w:t xml:space="preserve"> is called to translate them to octal slash codes.</w:t>
      </w:r>
    </w:p>
    <w:p w14:paraId="5FE69E66" w14:textId="77777777" w:rsidR="005B1C6D" w:rsidRPr="00903DBA" w:rsidRDefault="005B1C6D" w:rsidP="00E65FE6">
      <w:pPr>
        <w:pStyle w:val="CodeHeader"/>
      </w:pPr>
      <w:r w:rsidRPr="00903DBA">
        <w:t xml:space="preserve">The </w:t>
      </w:r>
      <w:r w:rsidRPr="00E65FE6">
        <w:rPr>
          <w:rStyle w:val="CodeInText"/>
        </w:rPr>
        <w:t>octalToChar</w:t>
      </w:r>
      <w:r w:rsidRPr="00903DBA">
        <w:t xml:space="preserve"> method is called by the scanner to tralform the octal shalch codes into regular characters.</w:t>
      </w:r>
    </w:p>
    <w:p w14:paraId="2D578CCB" w14:textId="77777777" w:rsidR="005B1C6D" w:rsidRPr="00903DBA" w:rsidRDefault="005B1C6D" w:rsidP="005B1C6D">
      <w:pPr>
        <w:pStyle w:val="Rubrik3"/>
      </w:pPr>
      <w:bookmarkStart w:id="524" w:name="_Toc57656155"/>
      <w:r w:rsidRPr="00903DBA">
        <w:t>The Line List</w:t>
      </w:r>
      <w:bookmarkEnd w:id="524"/>
    </w:p>
    <w:p w14:paraId="12C10424" w14:textId="77777777" w:rsidR="005B1C6D" w:rsidRPr="00903DBA" w:rsidRDefault="005B1C6D" w:rsidP="005B1C6D">
      <w:r w:rsidRPr="00903DBA">
        <w:t xml:space="preserve">When the buffer has been modified in accordance with the methods above, it is time to transform it into a list of lines to process the preprocessors directives. The transformation is simple, we just use the </w:t>
      </w:r>
      <w:r w:rsidRPr="00903DBA">
        <w:rPr>
          <w:rStyle w:val="CodeInText"/>
        </w:rPr>
        <w:t>split</w:t>
      </w:r>
      <w:r w:rsidRPr="00903DBA">
        <w:t xml:space="preserve"> method. We add an extra blank line in the last line is a macro definition that ends with two slashes (“\\”).</w:t>
      </w:r>
    </w:p>
    <w:p w14:paraId="11C89BFE" w14:textId="77777777" w:rsidR="005B1C6D" w:rsidRPr="00903DBA" w:rsidRDefault="005B1C6D" w:rsidP="005B1C6D">
      <w:pPr>
        <w:pStyle w:val="Code"/>
        <w:rPr>
          <w:highlight w:val="white"/>
        </w:rPr>
      </w:pPr>
      <w:r w:rsidRPr="00903DBA">
        <w:rPr>
          <w:highlight w:val="white"/>
        </w:rPr>
        <w:t xml:space="preserve">    private List&lt;string&gt; GenerateLineList(string text) {</w:t>
      </w:r>
    </w:p>
    <w:p w14:paraId="58151A9E" w14:textId="77777777" w:rsidR="005B1C6D" w:rsidRPr="00903DBA" w:rsidRDefault="005B1C6D" w:rsidP="005B1C6D">
      <w:pPr>
        <w:pStyle w:val="Code"/>
        <w:rPr>
          <w:highlight w:val="white"/>
        </w:rPr>
      </w:pPr>
      <w:r w:rsidRPr="00903DBA">
        <w:rPr>
          <w:highlight w:val="white"/>
        </w:rPr>
        <w:t xml:space="preserve">      List&lt;string&gt; trimList = new List&lt;string&gt;();</w:t>
      </w:r>
    </w:p>
    <w:p w14:paraId="3CAAF3D8" w14:textId="77777777" w:rsidR="005B1C6D" w:rsidRPr="00903DBA" w:rsidRDefault="005B1C6D" w:rsidP="005B1C6D">
      <w:pPr>
        <w:pStyle w:val="Code"/>
        <w:rPr>
          <w:highlight w:val="white"/>
        </w:rPr>
      </w:pPr>
      <w:r w:rsidRPr="00903DBA">
        <w:rPr>
          <w:highlight w:val="white"/>
        </w:rPr>
        <w:t xml:space="preserve">      foreach (string line in text.Split('\n')) {</w:t>
      </w:r>
    </w:p>
    <w:p w14:paraId="05597426" w14:textId="77777777" w:rsidR="005B1C6D" w:rsidRPr="00903DBA" w:rsidRDefault="005B1C6D" w:rsidP="005B1C6D">
      <w:pPr>
        <w:pStyle w:val="Code"/>
        <w:rPr>
          <w:highlight w:val="white"/>
        </w:rPr>
      </w:pPr>
      <w:r w:rsidRPr="00903DBA">
        <w:rPr>
          <w:highlight w:val="white"/>
        </w:rPr>
        <w:t xml:space="preserve">        trimList.Add(line.Trim());</w:t>
      </w:r>
    </w:p>
    <w:p w14:paraId="53C97EA4" w14:textId="77777777" w:rsidR="005B1C6D" w:rsidRPr="00903DBA" w:rsidRDefault="005B1C6D" w:rsidP="005B1C6D">
      <w:pPr>
        <w:pStyle w:val="Code"/>
        <w:rPr>
          <w:highlight w:val="white"/>
        </w:rPr>
      </w:pPr>
      <w:r w:rsidRPr="00903DBA">
        <w:rPr>
          <w:highlight w:val="white"/>
        </w:rPr>
        <w:t xml:space="preserve">      }</w:t>
      </w:r>
    </w:p>
    <w:p w14:paraId="740C3331" w14:textId="77777777" w:rsidR="005B1C6D" w:rsidRPr="00903DBA" w:rsidRDefault="005B1C6D" w:rsidP="005B1C6D">
      <w:pPr>
        <w:pStyle w:val="Code"/>
        <w:rPr>
          <w:highlight w:val="white"/>
        </w:rPr>
      </w:pPr>
    </w:p>
    <w:p w14:paraId="1314C1EF" w14:textId="77777777" w:rsidR="005B1C6D" w:rsidRPr="00903DBA" w:rsidRDefault="005B1C6D" w:rsidP="005B1C6D">
      <w:pPr>
        <w:pStyle w:val="Code"/>
        <w:rPr>
          <w:highlight w:val="white"/>
        </w:rPr>
      </w:pPr>
      <w:r w:rsidRPr="00903DBA">
        <w:rPr>
          <w:highlight w:val="white"/>
        </w:rPr>
        <w:t xml:space="preserve">      int index = 0;</w:t>
      </w:r>
    </w:p>
    <w:p w14:paraId="1E60AD4A" w14:textId="77777777" w:rsidR="005B1C6D" w:rsidRPr="00903DBA" w:rsidRDefault="005B1C6D" w:rsidP="005B1C6D">
      <w:pPr>
        <w:pStyle w:val="Code"/>
        <w:rPr>
          <w:highlight w:val="white"/>
        </w:rPr>
      </w:pPr>
      <w:r w:rsidRPr="00903DBA">
        <w:rPr>
          <w:highlight w:val="white"/>
        </w:rPr>
        <w:t xml:space="preserve">      List&lt;string&gt; resultList = new List&lt;string&gt;();</w:t>
      </w:r>
    </w:p>
    <w:p w14:paraId="7DE4C3F3" w14:textId="77777777" w:rsidR="005B1C6D" w:rsidRPr="00903DBA" w:rsidRDefault="005B1C6D" w:rsidP="005B1C6D">
      <w:pPr>
        <w:pStyle w:val="Code"/>
        <w:rPr>
          <w:highlight w:val="white"/>
        </w:rPr>
      </w:pPr>
    </w:p>
    <w:p w14:paraId="4C3E39D6" w14:textId="77777777" w:rsidR="005B1C6D" w:rsidRPr="00903DBA" w:rsidRDefault="005B1C6D" w:rsidP="005B1C6D">
      <w:pPr>
        <w:pStyle w:val="Code"/>
        <w:rPr>
          <w:highlight w:val="white"/>
        </w:rPr>
      </w:pPr>
      <w:r w:rsidRPr="00903DBA">
        <w:rPr>
          <w:highlight w:val="white"/>
        </w:rPr>
        <w:t xml:space="preserve">      while (index &lt; trimList.Count) {</w:t>
      </w:r>
    </w:p>
    <w:p w14:paraId="0A3DAAA0" w14:textId="77777777" w:rsidR="005B1C6D" w:rsidRPr="00903DBA" w:rsidRDefault="005B1C6D" w:rsidP="005B1C6D">
      <w:pPr>
        <w:pStyle w:val="Code"/>
        <w:rPr>
          <w:highlight w:val="white"/>
        </w:rPr>
      </w:pPr>
      <w:r w:rsidRPr="00903DBA">
        <w:rPr>
          <w:highlight w:val="white"/>
        </w:rPr>
        <w:t xml:space="preserve">        if (trimList[index].StartsWith("#")) {</w:t>
      </w:r>
    </w:p>
    <w:p w14:paraId="7AC77478" w14:textId="77777777" w:rsidR="005B1C6D" w:rsidRPr="00903DBA" w:rsidRDefault="005B1C6D" w:rsidP="005B1C6D">
      <w:pPr>
        <w:pStyle w:val="Code"/>
        <w:rPr>
          <w:highlight w:val="white"/>
        </w:rPr>
      </w:pPr>
      <w:r w:rsidRPr="00903DBA">
        <w:rPr>
          <w:highlight w:val="white"/>
        </w:rPr>
        <w:t xml:space="preserve">          StringBuilder buffer = new StringBuilder();</w:t>
      </w:r>
    </w:p>
    <w:p w14:paraId="50CC1036" w14:textId="77777777" w:rsidR="005B1C6D" w:rsidRPr="00903DBA" w:rsidRDefault="005B1C6D" w:rsidP="005B1C6D">
      <w:pPr>
        <w:pStyle w:val="Code"/>
        <w:rPr>
          <w:highlight w:val="white"/>
        </w:rPr>
      </w:pPr>
    </w:p>
    <w:p w14:paraId="3F96C1C2" w14:textId="77777777" w:rsidR="005B1C6D" w:rsidRPr="00903DBA" w:rsidRDefault="005B1C6D" w:rsidP="005B1C6D">
      <w:pPr>
        <w:pStyle w:val="Code"/>
        <w:rPr>
          <w:highlight w:val="white"/>
        </w:rPr>
      </w:pPr>
      <w:r w:rsidRPr="00903DBA">
        <w:rPr>
          <w:highlight w:val="white"/>
        </w:rPr>
        <w:t xml:space="preserve">          for (; (index &lt; trimList.Count) &amp;&amp; trimList[index].EndsWith("\\");</w:t>
      </w:r>
    </w:p>
    <w:p w14:paraId="1593F6A9" w14:textId="77777777" w:rsidR="005B1C6D" w:rsidRPr="00903DBA" w:rsidRDefault="005B1C6D" w:rsidP="005B1C6D">
      <w:pPr>
        <w:pStyle w:val="Code"/>
        <w:rPr>
          <w:highlight w:val="white"/>
        </w:rPr>
      </w:pPr>
      <w:r w:rsidRPr="00903DBA">
        <w:rPr>
          <w:highlight w:val="white"/>
        </w:rPr>
        <w:t xml:space="preserve">               ++index) {</w:t>
      </w:r>
    </w:p>
    <w:p w14:paraId="686A7A4C" w14:textId="77777777" w:rsidR="005B1C6D" w:rsidRPr="00903DBA" w:rsidRDefault="005B1C6D" w:rsidP="005B1C6D">
      <w:pPr>
        <w:pStyle w:val="Code"/>
        <w:rPr>
          <w:highlight w:val="white"/>
        </w:rPr>
      </w:pPr>
      <w:r w:rsidRPr="00903DBA">
        <w:rPr>
          <w:highlight w:val="white"/>
        </w:rPr>
        <w:t xml:space="preserve">            buffer.Append(trimList[index].</w:t>
      </w:r>
    </w:p>
    <w:p w14:paraId="57E2ABB2" w14:textId="77777777" w:rsidR="005B1C6D" w:rsidRPr="00903DBA" w:rsidRDefault="005B1C6D" w:rsidP="005B1C6D">
      <w:pPr>
        <w:pStyle w:val="Code"/>
        <w:rPr>
          <w:highlight w:val="white"/>
        </w:rPr>
      </w:pPr>
      <w:r w:rsidRPr="00903DBA">
        <w:rPr>
          <w:highlight w:val="white"/>
        </w:rPr>
        <w:t xml:space="preserve">                          Substring(0, trimList[index].Length - 1) + "\n");</w:t>
      </w:r>
    </w:p>
    <w:p w14:paraId="2DE1AFB2" w14:textId="77777777" w:rsidR="005B1C6D" w:rsidRPr="00903DBA" w:rsidRDefault="005B1C6D" w:rsidP="005B1C6D">
      <w:pPr>
        <w:pStyle w:val="Code"/>
        <w:rPr>
          <w:highlight w:val="white"/>
        </w:rPr>
      </w:pPr>
      <w:r w:rsidRPr="00903DBA">
        <w:rPr>
          <w:highlight w:val="white"/>
        </w:rPr>
        <w:t xml:space="preserve">          }</w:t>
      </w:r>
    </w:p>
    <w:p w14:paraId="461E05F2" w14:textId="77777777" w:rsidR="005B1C6D" w:rsidRPr="00903DBA" w:rsidRDefault="005B1C6D" w:rsidP="005B1C6D">
      <w:pPr>
        <w:pStyle w:val="Code"/>
        <w:rPr>
          <w:highlight w:val="white"/>
        </w:rPr>
      </w:pPr>
    </w:p>
    <w:p w14:paraId="08D6FD4B" w14:textId="77777777" w:rsidR="005B1C6D" w:rsidRPr="00903DBA" w:rsidRDefault="005B1C6D" w:rsidP="005B1C6D">
      <w:pPr>
        <w:pStyle w:val="Code"/>
        <w:rPr>
          <w:highlight w:val="white"/>
        </w:rPr>
      </w:pPr>
      <w:r w:rsidRPr="00903DBA">
        <w:rPr>
          <w:highlight w:val="white"/>
        </w:rPr>
        <w:t xml:space="preserve">          if (index &lt; trimList.Count) {</w:t>
      </w:r>
    </w:p>
    <w:p w14:paraId="3ABFDAB2" w14:textId="77777777" w:rsidR="005B1C6D" w:rsidRPr="00903DBA" w:rsidRDefault="005B1C6D" w:rsidP="005B1C6D">
      <w:pPr>
        <w:pStyle w:val="Code"/>
        <w:rPr>
          <w:highlight w:val="white"/>
        </w:rPr>
      </w:pPr>
      <w:r w:rsidRPr="00903DBA">
        <w:rPr>
          <w:highlight w:val="white"/>
        </w:rPr>
        <w:t xml:space="preserve">            buffer.Append(trimList[index++] + "\n");</w:t>
      </w:r>
    </w:p>
    <w:p w14:paraId="6D35BE32" w14:textId="77777777" w:rsidR="005B1C6D" w:rsidRPr="00903DBA" w:rsidRDefault="005B1C6D" w:rsidP="005B1C6D">
      <w:pPr>
        <w:pStyle w:val="Code"/>
        <w:rPr>
          <w:highlight w:val="white"/>
        </w:rPr>
      </w:pPr>
      <w:r w:rsidRPr="00903DBA">
        <w:rPr>
          <w:highlight w:val="white"/>
        </w:rPr>
        <w:t xml:space="preserve">          }</w:t>
      </w:r>
    </w:p>
    <w:p w14:paraId="41CE74B5" w14:textId="77777777" w:rsidR="005B1C6D" w:rsidRPr="00903DBA" w:rsidRDefault="005B1C6D" w:rsidP="005B1C6D">
      <w:pPr>
        <w:pStyle w:val="Code"/>
        <w:rPr>
          <w:highlight w:val="white"/>
        </w:rPr>
      </w:pPr>
    </w:p>
    <w:p w14:paraId="28601700" w14:textId="77777777" w:rsidR="005B1C6D" w:rsidRPr="00903DBA" w:rsidRDefault="005B1C6D" w:rsidP="005B1C6D">
      <w:pPr>
        <w:pStyle w:val="Code"/>
        <w:rPr>
          <w:highlight w:val="white"/>
        </w:rPr>
      </w:pPr>
      <w:r w:rsidRPr="00903DBA">
        <w:rPr>
          <w:highlight w:val="white"/>
        </w:rPr>
        <w:t xml:space="preserve">          resultList.Add(buffer.ToString());</w:t>
      </w:r>
    </w:p>
    <w:p w14:paraId="095F2D46" w14:textId="77777777" w:rsidR="005B1C6D" w:rsidRPr="00903DBA" w:rsidRDefault="005B1C6D" w:rsidP="005B1C6D">
      <w:pPr>
        <w:pStyle w:val="Code"/>
        <w:rPr>
          <w:highlight w:val="white"/>
        </w:rPr>
      </w:pPr>
      <w:r w:rsidRPr="00903DBA">
        <w:rPr>
          <w:highlight w:val="white"/>
        </w:rPr>
        <w:t xml:space="preserve">        }</w:t>
      </w:r>
    </w:p>
    <w:p w14:paraId="23589AD7" w14:textId="77777777" w:rsidR="005B1C6D" w:rsidRPr="00903DBA" w:rsidRDefault="005B1C6D" w:rsidP="005B1C6D">
      <w:pPr>
        <w:pStyle w:val="Code"/>
        <w:rPr>
          <w:highlight w:val="white"/>
        </w:rPr>
      </w:pPr>
      <w:r w:rsidRPr="00903DBA">
        <w:rPr>
          <w:highlight w:val="white"/>
        </w:rPr>
        <w:t xml:space="preserve">        else {</w:t>
      </w:r>
    </w:p>
    <w:p w14:paraId="1938FDBA" w14:textId="77777777" w:rsidR="005B1C6D" w:rsidRPr="00903DBA" w:rsidRDefault="005B1C6D" w:rsidP="005B1C6D">
      <w:pPr>
        <w:pStyle w:val="Code"/>
        <w:rPr>
          <w:highlight w:val="white"/>
        </w:rPr>
      </w:pPr>
      <w:r w:rsidRPr="00903DBA">
        <w:rPr>
          <w:highlight w:val="white"/>
        </w:rPr>
        <w:t xml:space="preserve">          StringBuilder buffer = new StringBuilder();</w:t>
      </w:r>
    </w:p>
    <w:p w14:paraId="3A6A9752" w14:textId="77777777" w:rsidR="005B1C6D" w:rsidRPr="00903DBA" w:rsidRDefault="005B1C6D" w:rsidP="005B1C6D">
      <w:pPr>
        <w:pStyle w:val="Code"/>
        <w:rPr>
          <w:highlight w:val="white"/>
        </w:rPr>
      </w:pPr>
    </w:p>
    <w:p w14:paraId="263BFAF5" w14:textId="77777777" w:rsidR="005B1C6D" w:rsidRPr="00903DBA" w:rsidRDefault="005B1C6D" w:rsidP="005B1C6D">
      <w:pPr>
        <w:pStyle w:val="Code"/>
        <w:rPr>
          <w:highlight w:val="white"/>
        </w:rPr>
      </w:pPr>
      <w:r w:rsidRPr="00903DBA">
        <w:rPr>
          <w:highlight w:val="white"/>
        </w:rPr>
        <w:t xml:space="preserve">          for (; (index &lt; trimList.Count) &amp;&amp; !trimList[index].StartsWith("#");</w:t>
      </w:r>
    </w:p>
    <w:p w14:paraId="66175E7F" w14:textId="77777777" w:rsidR="005B1C6D" w:rsidRPr="00903DBA" w:rsidRDefault="005B1C6D" w:rsidP="005B1C6D">
      <w:pPr>
        <w:pStyle w:val="Code"/>
        <w:rPr>
          <w:highlight w:val="white"/>
        </w:rPr>
      </w:pPr>
      <w:r w:rsidRPr="00903DBA">
        <w:rPr>
          <w:highlight w:val="white"/>
        </w:rPr>
        <w:t xml:space="preserve">               ++index) {</w:t>
      </w:r>
    </w:p>
    <w:p w14:paraId="299111A5" w14:textId="77777777" w:rsidR="005B1C6D" w:rsidRPr="00903DBA" w:rsidRDefault="005B1C6D" w:rsidP="005B1C6D">
      <w:pPr>
        <w:pStyle w:val="Code"/>
        <w:rPr>
          <w:highlight w:val="white"/>
        </w:rPr>
      </w:pPr>
      <w:r w:rsidRPr="00903DBA">
        <w:rPr>
          <w:highlight w:val="white"/>
        </w:rPr>
        <w:t xml:space="preserve">            buffer.Append(trimList[index] + "\n");</w:t>
      </w:r>
    </w:p>
    <w:p w14:paraId="3D5EA2CF" w14:textId="77777777" w:rsidR="005B1C6D" w:rsidRPr="00903DBA" w:rsidRDefault="005B1C6D" w:rsidP="005B1C6D">
      <w:pPr>
        <w:pStyle w:val="Code"/>
        <w:rPr>
          <w:highlight w:val="white"/>
        </w:rPr>
      </w:pPr>
      <w:r w:rsidRPr="00903DBA">
        <w:rPr>
          <w:highlight w:val="white"/>
        </w:rPr>
        <w:t xml:space="preserve">          }</w:t>
      </w:r>
    </w:p>
    <w:p w14:paraId="7298BE0E" w14:textId="77777777" w:rsidR="005B1C6D" w:rsidRPr="00903DBA" w:rsidRDefault="005B1C6D" w:rsidP="005B1C6D">
      <w:pPr>
        <w:pStyle w:val="Code"/>
        <w:rPr>
          <w:highlight w:val="white"/>
        </w:rPr>
      </w:pPr>
    </w:p>
    <w:p w14:paraId="68C01DA3" w14:textId="77777777" w:rsidR="005B1C6D" w:rsidRPr="00903DBA" w:rsidRDefault="005B1C6D" w:rsidP="005B1C6D">
      <w:pPr>
        <w:pStyle w:val="Code"/>
        <w:rPr>
          <w:highlight w:val="white"/>
        </w:rPr>
      </w:pPr>
      <w:r w:rsidRPr="00903DBA">
        <w:rPr>
          <w:highlight w:val="white"/>
        </w:rPr>
        <w:t xml:space="preserve">          resultList.Add(buffer.ToString());</w:t>
      </w:r>
    </w:p>
    <w:p w14:paraId="2D3DEE7A" w14:textId="77777777" w:rsidR="005B1C6D" w:rsidRPr="00903DBA" w:rsidRDefault="005B1C6D" w:rsidP="005B1C6D">
      <w:pPr>
        <w:pStyle w:val="Code"/>
        <w:rPr>
          <w:highlight w:val="white"/>
        </w:rPr>
      </w:pPr>
      <w:r w:rsidRPr="00903DBA">
        <w:rPr>
          <w:highlight w:val="white"/>
        </w:rPr>
        <w:t xml:space="preserve">        }</w:t>
      </w:r>
    </w:p>
    <w:p w14:paraId="3BF28641" w14:textId="77777777" w:rsidR="005B1C6D" w:rsidRPr="00903DBA" w:rsidRDefault="005B1C6D" w:rsidP="005B1C6D">
      <w:pPr>
        <w:pStyle w:val="Code"/>
        <w:rPr>
          <w:highlight w:val="white"/>
        </w:rPr>
      </w:pPr>
      <w:r w:rsidRPr="00903DBA">
        <w:rPr>
          <w:highlight w:val="white"/>
        </w:rPr>
        <w:t xml:space="preserve">      }</w:t>
      </w:r>
    </w:p>
    <w:p w14:paraId="62152D79" w14:textId="77777777" w:rsidR="005B1C6D" w:rsidRPr="00903DBA" w:rsidRDefault="005B1C6D" w:rsidP="005B1C6D">
      <w:pPr>
        <w:pStyle w:val="Code"/>
        <w:rPr>
          <w:highlight w:val="white"/>
        </w:rPr>
      </w:pPr>
    </w:p>
    <w:p w14:paraId="617E6E32" w14:textId="77777777" w:rsidR="005B1C6D" w:rsidRPr="00903DBA" w:rsidRDefault="005B1C6D" w:rsidP="005B1C6D">
      <w:pPr>
        <w:pStyle w:val="Code"/>
        <w:rPr>
          <w:highlight w:val="white"/>
        </w:rPr>
      </w:pPr>
      <w:r w:rsidRPr="00903DBA">
        <w:rPr>
          <w:highlight w:val="white"/>
        </w:rPr>
        <w:t xml:space="preserve">      return resultList;</w:t>
      </w:r>
    </w:p>
    <w:p w14:paraId="4A565BF0" w14:textId="77777777" w:rsidR="005B1C6D" w:rsidRPr="00903DBA" w:rsidRDefault="005B1C6D" w:rsidP="005B1C6D">
      <w:pPr>
        <w:pStyle w:val="Code"/>
        <w:rPr>
          <w:highlight w:val="white"/>
        </w:rPr>
      </w:pPr>
      <w:r w:rsidRPr="00903DBA">
        <w:rPr>
          <w:highlight w:val="white"/>
        </w:rPr>
        <w:t xml:space="preserve">    }</w:t>
      </w:r>
    </w:p>
    <w:p w14:paraId="6E11F5FA" w14:textId="77777777" w:rsidR="005B1C6D" w:rsidRPr="00903DBA" w:rsidRDefault="005B1C6D" w:rsidP="005B1C6D">
      <w:r w:rsidRPr="00903DBA">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903DBA" w14:paraId="508C2304" w14:textId="77777777" w:rsidTr="0092795B">
        <w:tc>
          <w:tcPr>
            <w:tcW w:w="3116" w:type="dxa"/>
          </w:tcPr>
          <w:p w14:paraId="42167853" w14:textId="77777777" w:rsidR="005B1C6D" w:rsidRPr="00903DBA" w:rsidRDefault="005B1C6D" w:rsidP="0092795B">
            <w:pPr>
              <w:pStyle w:val="Code"/>
            </w:pPr>
            <w:r w:rsidRPr="00903DBA">
              <w:t>#define min(x,y) \\</w:t>
            </w:r>
          </w:p>
          <w:p w14:paraId="7312CF68" w14:textId="77777777" w:rsidR="005B1C6D" w:rsidRPr="00903DBA" w:rsidRDefault="005B1C6D" w:rsidP="0092795B">
            <w:pPr>
              <w:pStyle w:val="Code"/>
            </w:pPr>
            <w:r w:rsidRPr="00903DBA">
              <w:t xml:space="preserve">  (((x) &lt; (y)) ? \\</w:t>
            </w:r>
          </w:p>
          <w:p w14:paraId="33ABBF05" w14:textId="77777777" w:rsidR="005B1C6D" w:rsidRPr="00903DBA" w:rsidRDefault="005B1C6D" w:rsidP="0092795B">
            <w:pPr>
              <w:pStyle w:val="Code"/>
            </w:pPr>
            <w:r w:rsidRPr="00903DBA">
              <w:t xml:space="preserve">   (x) : (y))</w:t>
            </w:r>
          </w:p>
        </w:tc>
        <w:tc>
          <w:tcPr>
            <w:tcW w:w="5526" w:type="dxa"/>
          </w:tcPr>
          <w:p w14:paraId="5ECBEE91" w14:textId="77777777" w:rsidR="005B1C6D" w:rsidRPr="00903DBA" w:rsidRDefault="005B1C6D" w:rsidP="0092795B">
            <w:pPr>
              <w:pStyle w:val="Code"/>
            </w:pPr>
            <w:r w:rsidRPr="00903DBA">
              <w:t>#define min(x,y) (((x) &lt; (y)) ? (x) : (y))</w:t>
            </w:r>
          </w:p>
        </w:tc>
      </w:tr>
      <w:tr w:rsidR="005B1C6D" w:rsidRPr="00903DBA" w14:paraId="6267027B" w14:textId="77777777" w:rsidTr="0092795B">
        <w:tc>
          <w:tcPr>
            <w:tcW w:w="3116" w:type="dxa"/>
          </w:tcPr>
          <w:p w14:paraId="2B283156" w14:textId="77777777" w:rsidR="005B1C6D" w:rsidRPr="00903DBA" w:rsidRDefault="005B1C6D" w:rsidP="0092795B">
            <w:r w:rsidRPr="00903DBA">
              <w:t>(a) Before</w:t>
            </w:r>
          </w:p>
        </w:tc>
        <w:tc>
          <w:tcPr>
            <w:tcW w:w="5526" w:type="dxa"/>
          </w:tcPr>
          <w:p w14:paraId="3FF984C3" w14:textId="77777777" w:rsidR="005B1C6D" w:rsidRPr="00903DBA" w:rsidRDefault="005B1C6D" w:rsidP="0092795B">
            <w:r w:rsidRPr="00903DBA">
              <w:t>(b) After</w:t>
            </w:r>
          </w:p>
        </w:tc>
      </w:tr>
    </w:tbl>
    <w:p w14:paraId="24D71A21" w14:textId="77777777" w:rsidR="005B1C6D" w:rsidRPr="00903DBA" w:rsidRDefault="005B1C6D" w:rsidP="005B1C6D">
      <w:r w:rsidRPr="00903DBA">
        <w:t xml:space="preserve">If we encounter lines ending with two backslashes, we continue to append the lines to </w:t>
      </w:r>
      <w:r w:rsidRPr="00903DBA">
        <w:rPr>
          <w:rStyle w:val="CodeInText"/>
        </w:rPr>
        <w:t>lineBuffer</w:t>
      </w:r>
      <w:r w:rsidRPr="00903DBA">
        <w:t xml:space="preserve">. Since an empty line was added at the end of the line list in </w:t>
      </w:r>
      <w:r w:rsidRPr="00903DBA">
        <w:rPr>
          <w:rStyle w:val="CodeInText"/>
        </w:rPr>
        <w:t>generateLineList</w:t>
      </w:r>
      <w:r w:rsidRPr="00903DBA">
        <w:t xml:space="preserve"> above, there is no risk that that the last line ends with a backslash.</w:t>
      </w:r>
    </w:p>
    <w:p w14:paraId="6B12179D" w14:textId="77777777" w:rsidR="005B1C6D" w:rsidRPr="00903DBA" w:rsidRDefault="005B1C6D" w:rsidP="005B1C6D">
      <w:r w:rsidRPr="00903DBA">
        <w:t xml:space="preserve">When traversing the lines, we check whether the line starts with a sharp (‘#’). If it does, we consider the word following the sharp sign (#). If it is a preprocessor directive, we call the corresponding method. If the line does not start with a sharp and we are in a visible part of source code, we call </w:t>
      </w:r>
      <w:r w:rsidRPr="00903DBA">
        <w:rPr>
          <w:rStyle w:val="CodeInText"/>
        </w:rPr>
        <w:t>searchForMacros</w:t>
      </w:r>
      <w:r w:rsidRPr="00903DBA">
        <w:t>, which expands macros. If we are not in a visible part of the source code, the line is replaced by an empty line.</w:t>
      </w:r>
    </w:p>
    <w:p w14:paraId="3020C1A5" w14:textId="77777777" w:rsidR="005B1C6D" w:rsidRPr="00903DBA" w:rsidRDefault="005B1C6D" w:rsidP="005B1C6D">
      <w:pPr>
        <w:pStyle w:val="Code"/>
        <w:rPr>
          <w:highlight w:val="white"/>
        </w:rPr>
      </w:pPr>
      <w:r w:rsidRPr="00903DBA">
        <w:rPr>
          <w:highlight w:val="white"/>
        </w:rPr>
        <w:t xml:space="preserve">    private List&lt;Token&gt; Scan(string text) {</w:t>
      </w:r>
    </w:p>
    <w:p w14:paraId="73B1A816" w14:textId="77777777" w:rsidR="005B1C6D" w:rsidRPr="00903DBA" w:rsidRDefault="005B1C6D" w:rsidP="005B1C6D">
      <w:pPr>
        <w:pStyle w:val="Code"/>
        <w:rPr>
          <w:highlight w:val="white"/>
        </w:rPr>
      </w:pPr>
      <w:r w:rsidRPr="00903DBA">
        <w:rPr>
          <w:highlight w:val="white"/>
        </w:rPr>
        <w:t xml:space="preserve">      byte[] byteArray = Encoding.ASCII.GetBytes(text);</w:t>
      </w:r>
    </w:p>
    <w:p w14:paraId="018A4956" w14:textId="77777777" w:rsidR="005B1C6D" w:rsidRPr="00903DBA" w:rsidRDefault="005B1C6D" w:rsidP="005B1C6D">
      <w:pPr>
        <w:pStyle w:val="Code"/>
        <w:rPr>
          <w:highlight w:val="white"/>
        </w:rPr>
      </w:pPr>
      <w:r w:rsidRPr="00903DBA">
        <w:rPr>
          <w:highlight w:val="white"/>
        </w:rPr>
        <w:t xml:space="preserve">      MemoryStream memoryStream = new MemoryStream(byteArray);</w:t>
      </w:r>
    </w:p>
    <w:p w14:paraId="312C06BD" w14:textId="77777777" w:rsidR="005B1C6D" w:rsidRPr="00903DBA" w:rsidRDefault="005B1C6D" w:rsidP="005B1C6D">
      <w:pPr>
        <w:pStyle w:val="Code"/>
        <w:rPr>
          <w:highlight w:val="white"/>
        </w:rPr>
      </w:pPr>
      <w:r w:rsidRPr="00903DBA">
        <w:rPr>
          <w:highlight w:val="white"/>
        </w:rPr>
        <w:t xml:space="preserve">      CCompiler_Pre.Scanner scanner = new CCompiler_Pre.Scanner(memoryStream);</w:t>
      </w:r>
    </w:p>
    <w:p w14:paraId="010B57BB" w14:textId="77777777" w:rsidR="005B1C6D" w:rsidRPr="00903DBA" w:rsidRDefault="005B1C6D" w:rsidP="005B1C6D">
      <w:pPr>
        <w:pStyle w:val="Code"/>
        <w:rPr>
          <w:highlight w:val="white"/>
        </w:rPr>
      </w:pPr>
      <w:r w:rsidRPr="00903DBA">
        <w:rPr>
          <w:highlight w:val="white"/>
        </w:rPr>
        <w:t xml:space="preserve">      List&lt;Token&gt; tokenList = new List&lt;Token&gt;();</w:t>
      </w:r>
    </w:p>
    <w:p w14:paraId="2B316276" w14:textId="77777777" w:rsidR="005B1C6D" w:rsidRPr="00903DBA" w:rsidRDefault="005B1C6D" w:rsidP="005B1C6D">
      <w:pPr>
        <w:pStyle w:val="Code"/>
        <w:rPr>
          <w:highlight w:val="white"/>
        </w:rPr>
      </w:pPr>
    </w:p>
    <w:p w14:paraId="209B0992" w14:textId="77777777" w:rsidR="005B1C6D" w:rsidRPr="00903DBA" w:rsidRDefault="005B1C6D" w:rsidP="005B1C6D">
      <w:pPr>
        <w:pStyle w:val="Code"/>
        <w:rPr>
          <w:highlight w:val="white"/>
        </w:rPr>
      </w:pPr>
      <w:r w:rsidRPr="00903DBA">
        <w:rPr>
          <w:highlight w:val="white"/>
        </w:rPr>
        <w:t xml:space="preserve">      while (true) {</w:t>
      </w:r>
    </w:p>
    <w:p w14:paraId="76CAF250" w14:textId="77777777" w:rsidR="005B1C6D" w:rsidRPr="00903DBA" w:rsidRDefault="005B1C6D" w:rsidP="005B1C6D">
      <w:pPr>
        <w:pStyle w:val="Code"/>
        <w:rPr>
          <w:highlight w:val="white"/>
        </w:rPr>
      </w:pPr>
      <w:r w:rsidRPr="00903DBA">
        <w:rPr>
          <w:highlight w:val="white"/>
        </w:rPr>
        <w:t xml:space="preserve">        CCompiler_Pre.Tokens tokenId = (CCompiler_Pre.Tokens) scanner.yylex();</w:t>
      </w:r>
    </w:p>
    <w:p w14:paraId="62BEE3D1" w14:textId="77777777" w:rsidR="005B1C6D" w:rsidRPr="00903DBA" w:rsidRDefault="005B1C6D" w:rsidP="005B1C6D">
      <w:pPr>
        <w:pStyle w:val="Code"/>
        <w:rPr>
          <w:highlight w:val="white"/>
        </w:rPr>
      </w:pPr>
      <w:r w:rsidRPr="00903DBA">
        <w:rPr>
          <w:highlight w:val="white"/>
        </w:rPr>
        <w:t xml:space="preserve">        tokenList.Add(new Token(tokenId, scanner.yylval.name));</w:t>
      </w:r>
    </w:p>
    <w:p w14:paraId="5036B366" w14:textId="77777777" w:rsidR="005B1C6D" w:rsidRPr="00903DBA" w:rsidRDefault="005B1C6D" w:rsidP="005B1C6D">
      <w:pPr>
        <w:pStyle w:val="Code"/>
        <w:rPr>
          <w:highlight w:val="white"/>
        </w:rPr>
      </w:pPr>
    </w:p>
    <w:p w14:paraId="5D8D2E2A" w14:textId="77777777" w:rsidR="005B1C6D" w:rsidRPr="00903DBA" w:rsidRDefault="005B1C6D" w:rsidP="005B1C6D">
      <w:pPr>
        <w:pStyle w:val="Code"/>
        <w:rPr>
          <w:highlight w:val="white"/>
        </w:rPr>
      </w:pPr>
      <w:r w:rsidRPr="00903DBA">
        <w:rPr>
          <w:highlight w:val="white"/>
        </w:rPr>
        <w:t xml:space="preserve">        if (tokenId == CCompiler_Pre.Tokens.EOF) {</w:t>
      </w:r>
    </w:p>
    <w:p w14:paraId="0C30E07F" w14:textId="77777777" w:rsidR="005B1C6D" w:rsidRPr="00903DBA" w:rsidRDefault="005B1C6D" w:rsidP="005B1C6D">
      <w:pPr>
        <w:pStyle w:val="Code"/>
        <w:rPr>
          <w:highlight w:val="white"/>
        </w:rPr>
      </w:pPr>
      <w:r w:rsidRPr="00903DBA">
        <w:rPr>
          <w:highlight w:val="white"/>
        </w:rPr>
        <w:t xml:space="preserve">          break;</w:t>
      </w:r>
    </w:p>
    <w:p w14:paraId="4A211671" w14:textId="77777777" w:rsidR="005B1C6D" w:rsidRPr="00903DBA" w:rsidRDefault="005B1C6D" w:rsidP="005B1C6D">
      <w:pPr>
        <w:pStyle w:val="Code"/>
        <w:rPr>
          <w:highlight w:val="white"/>
        </w:rPr>
      </w:pPr>
      <w:r w:rsidRPr="00903DBA">
        <w:rPr>
          <w:highlight w:val="white"/>
        </w:rPr>
        <w:t xml:space="preserve">        }</w:t>
      </w:r>
    </w:p>
    <w:p w14:paraId="7266D0A1" w14:textId="77777777" w:rsidR="005B1C6D" w:rsidRPr="00903DBA" w:rsidRDefault="005B1C6D" w:rsidP="005B1C6D">
      <w:pPr>
        <w:pStyle w:val="Code"/>
        <w:rPr>
          <w:highlight w:val="white"/>
        </w:rPr>
      </w:pPr>
      <w:r w:rsidRPr="00903DBA">
        <w:rPr>
          <w:highlight w:val="white"/>
        </w:rPr>
        <w:t xml:space="preserve">      }</w:t>
      </w:r>
    </w:p>
    <w:p w14:paraId="6D5E99AF" w14:textId="77777777" w:rsidR="005B1C6D" w:rsidRPr="00903DBA" w:rsidRDefault="005B1C6D" w:rsidP="005B1C6D">
      <w:pPr>
        <w:pStyle w:val="Code"/>
        <w:rPr>
          <w:highlight w:val="white"/>
        </w:rPr>
      </w:pPr>
    </w:p>
    <w:p w14:paraId="613ACFAD" w14:textId="77777777" w:rsidR="005B1C6D" w:rsidRPr="00903DBA" w:rsidRDefault="005B1C6D" w:rsidP="005B1C6D">
      <w:pPr>
        <w:pStyle w:val="Code"/>
        <w:rPr>
          <w:highlight w:val="white"/>
        </w:rPr>
      </w:pPr>
      <w:r w:rsidRPr="00903DBA">
        <w:rPr>
          <w:highlight w:val="white"/>
        </w:rPr>
        <w:t xml:space="preserve">      memoryStream.Close();</w:t>
      </w:r>
    </w:p>
    <w:p w14:paraId="283DF87D" w14:textId="77777777" w:rsidR="005B1C6D" w:rsidRPr="00903DBA" w:rsidRDefault="005B1C6D" w:rsidP="005B1C6D">
      <w:pPr>
        <w:pStyle w:val="Code"/>
        <w:rPr>
          <w:highlight w:val="white"/>
        </w:rPr>
      </w:pPr>
      <w:r w:rsidRPr="00903DBA">
        <w:rPr>
          <w:highlight w:val="white"/>
        </w:rPr>
        <w:t xml:space="preserve">      return tokenList;</w:t>
      </w:r>
    </w:p>
    <w:p w14:paraId="6C72A8AD" w14:textId="77777777" w:rsidR="005B1C6D" w:rsidRPr="00903DBA" w:rsidRDefault="005B1C6D" w:rsidP="005B1C6D">
      <w:pPr>
        <w:pStyle w:val="Code"/>
        <w:rPr>
          <w:highlight w:val="white"/>
        </w:rPr>
      </w:pPr>
      <w:r w:rsidRPr="00903DBA">
        <w:rPr>
          <w:highlight w:val="white"/>
        </w:rPr>
        <w:t xml:space="preserve">    }</w:t>
      </w:r>
    </w:p>
    <w:p w14:paraId="05BDE9D1" w14:textId="77777777" w:rsidR="005B1C6D" w:rsidRPr="00903DBA" w:rsidRDefault="005B1C6D" w:rsidP="005B1C6D">
      <w:pPr>
        <w:pStyle w:val="Code"/>
        <w:rPr>
          <w:highlight w:val="white"/>
        </w:rPr>
      </w:pPr>
    </w:p>
    <w:p w14:paraId="61BF98DE" w14:textId="77777777" w:rsidR="005B1C6D" w:rsidRPr="00903DBA" w:rsidRDefault="005B1C6D" w:rsidP="005B1C6D">
      <w:pPr>
        <w:pStyle w:val="Code"/>
        <w:rPr>
          <w:highlight w:val="white"/>
        </w:rPr>
      </w:pPr>
      <w:r w:rsidRPr="00903DBA">
        <w:rPr>
          <w:highlight w:val="white"/>
        </w:rPr>
        <w:t xml:space="preserve">    private string TokenListToString(List&lt;Token&gt; tokenList) {</w:t>
      </w:r>
    </w:p>
    <w:p w14:paraId="0E58615B" w14:textId="77777777" w:rsidR="005B1C6D" w:rsidRPr="00903DBA" w:rsidRDefault="005B1C6D" w:rsidP="005B1C6D">
      <w:pPr>
        <w:pStyle w:val="Code"/>
        <w:rPr>
          <w:highlight w:val="white"/>
        </w:rPr>
      </w:pPr>
      <w:r w:rsidRPr="00903DBA">
        <w:rPr>
          <w:highlight w:val="white"/>
        </w:rPr>
        <w:t xml:space="preserve">      StringBuilder buffer = new StringBuilder();</w:t>
      </w:r>
    </w:p>
    <w:p w14:paraId="6F9B9854" w14:textId="77777777" w:rsidR="005B1C6D" w:rsidRPr="00903DBA" w:rsidRDefault="005B1C6D" w:rsidP="005B1C6D">
      <w:pPr>
        <w:pStyle w:val="Code"/>
        <w:rPr>
          <w:highlight w:val="white"/>
        </w:rPr>
      </w:pPr>
      <w:r w:rsidRPr="00903DBA">
        <w:rPr>
          <w:highlight w:val="white"/>
        </w:rPr>
        <w:t xml:space="preserve">    </w:t>
      </w:r>
    </w:p>
    <w:p w14:paraId="3F2FB82A" w14:textId="77777777" w:rsidR="005B1C6D" w:rsidRPr="00903DBA" w:rsidRDefault="005B1C6D" w:rsidP="005B1C6D">
      <w:pPr>
        <w:pStyle w:val="Code"/>
        <w:rPr>
          <w:highlight w:val="white"/>
        </w:rPr>
      </w:pPr>
      <w:r w:rsidRPr="00903DBA">
        <w:rPr>
          <w:highlight w:val="white"/>
        </w:rPr>
        <w:t xml:space="preserve">      foreach (Token token in tokenList) {</w:t>
      </w:r>
    </w:p>
    <w:p w14:paraId="24B90198" w14:textId="77777777" w:rsidR="005B1C6D" w:rsidRPr="00903DBA" w:rsidRDefault="005B1C6D" w:rsidP="005B1C6D">
      <w:pPr>
        <w:pStyle w:val="Code"/>
        <w:rPr>
          <w:highlight w:val="white"/>
        </w:rPr>
      </w:pPr>
      <w:r w:rsidRPr="00903DBA">
        <w:rPr>
          <w:highlight w:val="white"/>
        </w:rPr>
        <w:t xml:space="preserve">        buffer.Append(((buffer.Length &gt; 0) ? " " : "") + token.ToString());</w:t>
      </w:r>
    </w:p>
    <w:p w14:paraId="687EF1FE" w14:textId="77777777" w:rsidR="005B1C6D" w:rsidRPr="00903DBA" w:rsidRDefault="005B1C6D" w:rsidP="005B1C6D">
      <w:pPr>
        <w:pStyle w:val="Code"/>
        <w:rPr>
          <w:highlight w:val="white"/>
        </w:rPr>
      </w:pPr>
      <w:r w:rsidRPr="00903DBA">
        <w:rPr>
          <w:highlight w:val="white"/>
        </w:rPr>
        <w:t xml:space="preserve">      }</w:t>
      </w:r>
    </w:p>
    <w:p w14:paraId="69168BF1" w14:textId="77777777" w:rsidR="005B1C6D" w:rsidRPr="00903DBA" w:rsidRDefault="005B1C6D" w:rsidP="005B1C6D">
      <w:pPr>
        <w:pStyle w:val="Code"/>
        <w:rPr>
          <w:highlight w:val="white"/>
        </w:rPr>
      </w:pPr>
      <w:r w:rsidRPr="00903DBA">
        <w:rPr>
          <w:highlight w:val="white"/>
        </w:rPr>
        <w:t xml:space="preserve">    </w:t>
      </w:r>
    </w:p>
    <w:p w14:paraId="21038142" w14:textId="77777777" w:rsidR="005B1C6D" w:rsidRPr="00903DBA" w:rsidRDefault="005B1C6D" w:rsidP="005B1C6D">
      <w:pPr>
        <w:pStyle w:val="Code"/>
        <w:rPr>
          <w:highlight w:val="white"/>
        </w:rPr>
      </w:pPr>
      <w:r w:rsidRPr="00903DBA">
        <w:rPr>
          <w:highlight w:val="white"/>
        </w:rPr>
        <w:t xml:space="preserve">      return buffer.ToString();</w:t>
      </w:r>
    </w:p>
    <w:p w14:paraId="1E827940" w14:textId="77777777" w:rsidR="005B1C6D" w:rsidRPr="00903DBA" w:rsidRDefault="005B1C6D" w:rsidP="005B1C6D">
      <w:pPr>
        <w:pStyle w:val="Code"/>
        <w:rPr>
          <w:highlight w:val="white"/>
        </w:rPr>
      </w:pPr>
      <w:r w:rsidRPr="00903DBA">
        <w:rPr>
          <w:highlight w:val="white"/>
        </w:rPr>
        <w:t xml:space="preserve">    }</w:t>
      </w:r>
    </w:p>
    <w:p w14:paraId="0E724F8A" w14:textId="77777777" w:rsidR="005B1C6D" w:rsidRPr="00903DBA" w:rsidRDefault="005B1C6D" w:rsidP="005B1C6D">
      <w:pPr>
        <w:pStyle w:val="Code"/>
        <w:rPr>
          <w:highlight w:val="white"/>
        </w:rPr>
      </w:pPr>
    </w:p>
    <w:p w14:paraId="526218F4" w14:textId="77777777" w:rsidR="005B1C6D" w:rsidRPr="00903DBA" w:rsidRDefault="005B1C6D" w:rsidP="005B1C6D">
      <w:pPr>
        <w:pStyle w:val="Code"/>
        <w:rPr>
          <w:highlight w:val="white"/>
        </w:rPr>
      </w:pPr>
      <w:r w:rsidRPr="00903DBA">
        <w:rPr>
          <w:highlight w:val="white"/>
        </w:rPr>
        <w:t xml:space="preserve">    private List&lt;Token&gt; CloneList(List&lt;Token&gt; tokenList) {</w:t>
      </w:r>
    </w:p>
    <w:p w14:paraId="18642ED8" w14:textId="77777777" w:rsidR="005B1C6D" w:rsidRPr="00903DBA" w:rsidRDefault="005B1C6D" w:rsidP="005B1C6D">
      <w:pPr>
        <w:pStyle w:val="Code"/>
        <w:rPr>
          <w:highlight w:val="white"/>
        </w:rPr>
      </w:pPr>
      <w:r w:rsidRPr="00903DBA">
        <w:rPr>
          <w:highlight w:val="white"/>
        </w:rPr>
        <w:t xml:space="preserve">      List&lt;Token&gt; resultList = new List&lt;Token&gt;();</w:t>
      </w:r>
    </w:p>
    <w:p w14:paraId="5665E504" w14:textId="77777777" w:rsidR="005B1C6D" w:rsidRPr="00903DBA" w:rsidRDefault="005B1C6D" w:rsidP="005B1C6D">
      <w:pPr>
        <w:pStyle w:val="Code"/>
        <w:rPr>
          <w:highlight w:val="white"/>
        </w:rPr>
      </w:pPr>
      <w:r w:rsidRPr="00903DBA">
        <w:rPr>
          <w:highlight w:val="white"/>
        </w:rPr>
        <w:t xml:space="preserve">    </w:t>
      </w:r>
    </w:p>
    <w:p w14:paraId="1E0FAE69" w14:textId="77777777" w:rsidR="005B1C6D" w:rsidRPr="00903DBA" w:rsidRDefault="005B1C6D" w:rsidP="005B1C6D">
      <w:pPr>
        <w:pStyle w:val="Code"/>
        <w:rPr>
          <w:highlight w:val="white"/>
        </w:rPr>
      </w:pPr>
      <w:r w:rsidRPr="00903DBA">
        <w:rPr>
          <w:highlight w:val="white"/>
        </w:rPr>
        <w:t xml:space="preserve">      foreach (Token token in tokenList) {</w:t>
      </w:r>
    </w:p>
    <w:p w14:paraId="5AA2B175" w14:textId="77777777" w:rsidR="005B1C6D" w:rsidRPr="00903DBA" w:rsidRDefault="005B1C6D" w:rsidP="005B1C6D">
      <w:pPr>
        <w:pStyle w:val="Code"/>
        <w:rPr>
          <w:highlight w:val="white"/>
        </w:rPr>
      </w:pPr>
      <w:r w:rsidRPr="00903DBA">
        <w:rPr>
          <w:highlight w:val="white"/>
        </w:rPr>
        <w:t xml:space="preserve">        resultList.Add((Token) token.Clone());</w:t>
      </w:r>
    </w:p>
    <w:p w14:paraId="2E7EC200" w14:textId="77777777" w:rsidR="005B1C6D" w:rsidRPr="00903DBA" w:rsidRDefault="005B1C6D" w:rsidP="005B1C6D">
      <w:pPr>
        <w:pStyle w:val="Code"/>
        <w:rPr>
          <w:highlight w:val="white"/>
        </w:rPr>
      </w:pPr>
      <w:r w:rsidRPr="00903DBA">
        <w:rPr>
          <w:highlight w:val="white"/>
        </w:rPr>
        <w:t xml:space="preserve">      }</w:t>
      </w:r>
    </w:p>
    <w:p w14:paraId="4FE55470" w14:textId="77777777" w:rsidR="005B1C6D" w:rsidRPr="00903DBA" w:rsidRDefault="005B1C6D" w:rsidP="005B1C6D">
      <w:pPr>
        <w:pStyle w:val="Code"/>
        <w:rPr>
          <w:highlight w:val="white"/>
        </w:rPr>
      </w:pPr>
      <w:r w:rsidRPr="00903DBA">
        <w:rPr>
          <w:highlight w:val="white"/>
        </w:rPr>
        <w:t xml:space="preserve">    </w:t>
      </w:r>
    </w:p>
    <w:p w14:paraId="2BE52FBF" w14:textId="77777777" w:rsidR="005B1C6D" w:rsidRPr="00903DBA" w:rsidRDefault="005B1C6D" w:rsidP="005B1C6D">
      <w:pPr>
        <w:pStyle w:val="Code"/>
        <w:rPr>
          <w:highlight w:val="white"/>
        </w:rPr>
      </w:pPr>
      <w:r w:rsidRPr="00903DBA">
        <w:rPr>
          <w:highlight w:val="white"/>
        </w:rPr>
        <w:t xml:space="preserve">      return resultList;</w:t>
      </w:r>
    </w:p>
    <w:p w14:paraId="12656AD0" w14:textId="77777777" w:rsidR="005B1C6D" w:rsidRPr="00903DBA" w:rsidRDefault="005B1C6D" w:rsidP="005B1C6D">
      <w:pPr>
        <w:pStyle w:val="Code"/>
        <w:rPr>
          <w:highlight w:val="white"/>
        </w:rPr>
      </w:pPr>
      <w:r w:rsidRPr="00903DBA">
        <w:rPr>
          <w:highlight w:val="white"/>
        </w:rPr>
        <w:t xml:space="preserve">    }</w:t>
      </w:r>
    </w:p>
    <w:p w14:paraId="57BF586C" w14:textId="77777777" w:rsidR="005B1C6D" w:rsidRPr="00903DBA" w:rsidRDefault="005B1C6D" w:rsidP="005B1C6D">
      <w:pPr>
        <w:pStyle w:val="Code"/>
        <w:rPr>
          <w:highlight w:val="white"/>
        </w:rPr>
      </w:pPr>
      <w:r w:rsidRPr="00903DBA">
        <w:rPr>
          <w:highlight w:val="white"/>
        </w:rPr>
        <w:t xml:space="preserve">  </w:t>
      </w:r>
    </w:p>
    <w:p w14:paraId="62AFFD2D" w14:textId="77777777" w:rsidR="005B1C6D" w:rsidRPr="00903DBA" w:rsidRDefault="005B1C6D" w:rsidP="005B1C6D">
      <w:pPr>
        <w:pStyle w:val="Code"/>
        <w:rPr>
          <w:highlight w:val="white"/>
        </w:rPr>
      </w:pPr>
      <w:r w:rsidRPr="00903DBA">
        <w:rPr>
          <w:highlight w:val="white"/>
        </w:rPr>
        <w:t xml:space="preserve">    public void TraverseLineList(List&lt;string&gt; lineList) {</w:t>
      </w:r>
    </w:p>
    <w:p w14:paraId="14908E4D" w14:textId="77777777" w:rsidR="005B1C6D" w:rsidRPr="00903DBA" w:rsidRDefault="005B1C6D" w:rsidP="005B1C6D">
      <w:pPr>
        <w:pStyle w:val="Code"/>
        <w:rPr>
          <w:highlight w:val="white"/>
        </w:rPr>
      </w:pPr>
      <w:r w:rsidRPr="00903DBA">
        <w:rPr>
          <w:highlight w:val="white"/>
        </w:rPr>
        <w:t xml:space="preserve">      foreach (string line in lineList) {</w:t>
      </w:r>
    </w:p>
    <w:p w14:paraId="08AFE97B" w14:textId="77777777" w:rsidR="005B1C6D" w:rsidRPr="00903DBA" w:rsidRDefault="005B1C6D" w:rsidP="005B1C6D">
      <w:pPr>
        <w:pStyle w:val="Code"/>
        <w:rPr>
          <w:highlight w:val="white"/>
        </w:rPr>
      </w:pPr>
      <w:r w:rsidRPr="00903DBA">
        <w:rPr>
          <w:highlight w:val="white"/>
        </w:rPr>
        <w:t xml:space="preserve">        List&lt;Token&gt; tokenList = Scan(line);</w:t>
      </w:r>
    </w:p>
    <w:p w14:paraId="5F9CCE6D" w14:textId="77777777" w:rsidR="005B1C6D" w:rsidRPr="00903DBA" w:rsidRDefault="005B1C6D" w:rsidP="005B1C6D">
      <w:pPr>
        <w:pStyle w:val="Code"/>
        <w:rPr>
          <w:highlight w:val="white"/>
        </w:rPr>
      </w:pPr>
    </w:p>
    <w:p w14:paraId="1DA81506" w14:textId="77777777" w:rsidR="005B1C6D" w:rsidRPr="00903DBA" w:rsidRDefault="005B1C6D" w:rsidP="005B1C6D">
      <w:pPr>
        <w:pStyle w:val="Code"/>
        <w:rPr>
          <w:highlight w:val="white"/>
        </w:rPr>
      </w:pPr>
      <w:r w:rsidRPr="00903DBA">
        <w:rPr>
          <w:highlight w:val="white"/>
        </w:rPr>
        <w:t xml:space="preserve">        if (tokenList[0].Id == CCompiler_Pre.Tokens.SHARP) {</w:t>
      </w:r>
    </w:p>
    <w:p w14:paraId="543B5075" w14:textId="77777777" w:rsidR="005B1C6D" w:rsidRPr="00903DBA" w:rsidRDefault="005B1C6D" w:rsidP="005B1C6D">
      <w:pPr>
        <w:pStyle w:val="Code"/>
        <w:rPr>
          <w:highlight w:val="white"/>
        </w:rPr>
      </w:pPr>
      <w:r w:rsidRPr="00903DBA">
        <w:rPr>
          <w:highlight w:val="white"/>
        </w:rPr>
        <w:t xml:space="preserve">          Token secondToken = tokenList[1];</w:t>
      </w:r>
    </w:p>
    <w:p w14:paraId="028A8B13" w14:textId="77777777" w:rsidR="005B1C6D" w:rsidRPr="00903DBA" w:rsidRDefault="005B1C6D" w:rsidP="005B1C6D">
      <w:pPr>
        <w:pStyle w:val="Code"/>
        <w:rPr>
          <w:highlight w:val="white"/>
        </w:rPr>
      </w:pPr>
    </w:p>
    <w:p w14:paraId="180600F7" w14:textId="77777777" w:rsidR="005B1C6D" w:rsidRPr="00903DBA" w:rsidRDefault="005B1C6D" w:rsidP="005B1C6D">
      <w:pPr>
        <w:pStyle w:val="Code"/>
        <w:rPr>
          <w:highlight w:val="white"/>
        </w:rPr>
      </w:pPr>
      <w:r w:rsidRPr="00903DBA">
        <w:rPr>
          <w:highlight w:val="white"/>
        </w:rPr>
        <w:t xml:space="preserve">          if (secondToken.Id == CCompiler_Pre.Tokens.NAME) {</w:t>
      </w:r>
    </w:p>
    <w:p w14:paraId="395FCBE4" w14:textId="77777777" w:rsidR="005B1C6D" w:rsidRPr="00903DBA" w:rsidRDefault="005B1C6D" w:rsidP="005B1C6D">
      <w:pPr>
        <w:pStyle w:val="Code"/>
        <w:rPr>
          <w:highlight w:val="white"/>
        </w:rPr>
      </w:pPr>
      <w:r w:rsidRPr="00903DBA">
        <w:rPr>
          <w:highlight w:val="white"/>
        </w:rPr>
        <w:t xml:space="preserve">            string secondTokenName = (string) secondToken.Value;</w:t>
      </w:r>
    </w:p>
    <w:p w14:paraId="2B1DB13D" w14:textId="77777777" w:rsidR="005B1C6D" w:rsidRPr="00903DBA" w:rsidRDefault="005B1C6D" w:rsidP="005B1C6D">
      <w:pPr>
        <w:pStyle w:val="Code"/>
        <w:rPr>
          <w:highlight w:val="white"/>
        </w:rPr>
      </w:pPr>
    </w:p>
    <w:p w14:paraId="2D25289C" w14:textId="77777777" w:rsidR="005B1C6D" w:rsidRPr="00903DBA" w:rsidRDefault="005B1C6D" w:rsidP="005B1C6D">
      <w:pPr>
        <w:pStyle w:val="Code"/>
        <w:rPr>
          <w:highlight w:val="white"/>
        </w:rPr>
      </w:pPr>
      <w:r w:rsidRPr="00903DBA">
        <w:rPr>
          <w:highlight w:val="white"/>
        </w:rPr>
        <w:t xml:space="preserve">            if (secondTokenName.Equals("ifdef")) {</w:t>
      </w:r>
    </w:p>
    <w:p w14:paraId="0593AC09" w14:textId="77777777" w:rsidR="005B1C6D" w:rsidRPr="00903DBA" w:rsidRDefault="005B1C6D" w:rsidP="005B1C6D">
      <w:pPr>
        <w:pStyle w:val="Code"/>
        <w:rPr>
          <w:highlight w:val="white"/>
        </w:rPr>
      </w:pPr>
      <w:r w:rsidRPr="00903DBA">
        <w:rPr>
          <w:highlight w:val="white"/>
        </w:rPr>
        <w:t xml:space="preserve">              DoIfDefined(tokenList);</w:t>
      </w:r>
    </w:p>
    <w:p w14:paraId="0D3B9410" w14:textId="77777777" w:rsidR="005B1C6D" w:rsidRPr="00903DBA" w:rsidRDefault="005B1C6D" w:rsidP="005B1C6D">
      <w:pPr>
        <w:pStyle w:val="Code"/>
        <w:rPr>
          <w:highlight w:val="white"/>
        </w:rPr>
      </w:pPr>
      <w:r w:rsidRPr="00903DBA">
        <w:rPr>
          <w:highlight w:val="white"/>
        </w:rPr>
        <w:t xml:space="preserve">            }</w:t>
      </w:r>
    </w:p>
    <w:p w14:paraId="41ABE588" w14:textId="77777777" w:rsidR="005B1C6D" w:rsidRPr="00903DBA" w:rsidRDefault="005B1C6D" w:rsidP="005B1C6D">
      <w:pPr>
        <w:pStyle w:val="Code"/>
        <w:rPr>
          <w:highlight w:val="white"/>
        </w:rPr>
      </w:pPr>
      <w:r w:rsidRPr="00903DBA">
        <w:rPr>
          <w:highlight w:val="white"/>
        </w:rPr>
        <w:t xml:space="preserve">            else if (secondTokenName.Equals("ifndef")) {</w:t>
      </w:r>
    </w:p>
    <w:p w14:paraId="7A916353" w14:textId="77777777" w:rsidR="005B1C6D" w:rsidRPr="00903DBA" w:rsidRDefault="005B1C6D" w:rsidP="005B1C6D">
      <w:pPr>
        <w:pStyle w:val="Code"/>
        <w:rPr>
          <w:highlight w:val="white"/>
        </w:rPr>
      </w:pPr>
      <w:r w:rsidRPr="00903DBA">
        <w:rPr>
          <w:highlight w:val="white"/>
        </w:rPr>
        <w:t xml:space="preserve">              DoIfNotDefined(tokenList);</w:t>
      </w:r>
    </w:p>
    <w:p w14:paraId="369C6DF3" w14:textId="77777777" w:rsidR="005B1C6D" w:rsidRPr="00903DBA" w:rsidRDefault="005B1C6D" w:rsidP="005B1C6D">
      <w:pPr>
        <w:pStyle w:val="Code"/>
        <w:rPr>
          <w:highlight w:val="white"/>
        </w:rPr>
      </w:pPr>
      <w:r w:rsidRPr="00903DBA">
        <w:rPr>
          <w:highlight w:val="white"/>
        </w:rPr>
        <w:t xml:space="preserve">            }</w:t>
      </w:r>
    </w:p>
    <w:p w14:paraId="2A32D46D" w14:textId="77777777" w:rsidR="005B1C6D" w:rsidRPr="00903DBA" w:rsidRDefault="005B1C6D" w:rsidP="005B1C6D">
      <w:pPr>
        <w:pStyle w:val="Code"/>
        <w:rPr>
          <w:highlight w:val="white"/>
        </w:rPr>
      </w:pPr>
      <w:r w:rsidRPr="00903DBA">
        <w:rPr>
          <w:highlight w:val="white"/>
        </w:rPr>
        <w:t xml:space="preserve">            else if (secondTokenName.Equals("if")) {</w:t>
      </w:r>
    </w:p>
    <w:p w14:paraId="7B0C2892" w14:textId="77777777" w:rsidR="005B1C6D" w:rsidRPr="00903DBA" w:rsidRDefault="005B1C6D" w:rsidP="005B1C6D">
      <w:pPr>
        <w:pStyle w:val="Code"/>
        <w:rPr>
          <w:highlight w:val="white"/>
        </w:rPr>
      </w:pPr>
      <w:r w:rsidRPr="00903DBA">
        <w:rPr>
          <w:highlight w:val="white"/>
        </w:rPr>
        <w:t xml:space="preserve">              DoIf(tokenList);</w:t>
      </w:r>
    </w:p>
    <w:p w14:paraId="1C7D541D" w14:textId="77777777" w:rsidR="005B1C6D" w:rsidRPr="00903DBA" w:rsidRDefault="005B1C6D" w:rsidP="005B1C6D">
      <w:pPr>
        <w:pStyle w:val="Code"/>
        <w:rPr>
          <w:highlight w:val="white"/>
        </w:rPr>
      </w:pPr>
      <w:r w:rsidRPr="00903DBA">
        <w:rPr>
          <w:highlight w:val="white"/>
        </w:rPr>
        <w:t xml:space="preserve">            }</w:t>
      </w:r>
    </w:p>
    <w:p w14:paraId="0F10A5BE" w14:textId="77777777" w:rsidR="005B1C6D" w:rsidRPr="00903DBA" w:rsidRDefault="005B1C6D" w:rsidP="005B1C6D">
      <w:pPr>
        <w:pStyle w:val="Code"/>
        <w:rPr>
          <w:highlight w:val="white"/>
        </w:rPr>
      </w:pPr>
      <w:r w:rsidRPr="00903DBA">
        <w:rPr>
          <w:highlight w:val="white"/>
        </w:rPr>
        <w:t xml:space="preserve">            else if (secondTokenName.Equals("elif")) {</w:t>
      </w:r>
    </w:p>
    <w:p w14:paraId="0CB32F43" w14:textId="77777777" w:rsidR="005B1C6D" w:rsidRPr="00903DBA" w:rsidRDefault="005B1C6D" w:rsidP="005B1C6D">
      <w:pPr>
        <w:pStyle w:val="Code"/>
        <w:rPr>
          <w:highlight w:val="white"/>
        </w:rPr>
      </w:pPr>
      <w:r w:rsidRPr="00903DBA">
        <w:rPr>
          <w:highlight w:val="white"/>
        </w:rPr>
        <w:t xml:space="preserve">              DoElseIf(tokenList);</w:t>
      </w:r>
    </w:p>
    <w:p w14:paraId="5128CA85" w14:textId="77777777" w:rsidR="005B1C6D" w:rsidRPr="00903DBA" w:rsidRDefault="005B1C6D" w:rsidP="005B1C6D">
      <w:pPr>
        <w:pStyle w:val="Code"/>
        <w:rPr>
          <w:highlight w:val="white"/>
        </w:rPr>
      </w:pPr>
      <w:r w:rsidRPr="00903DBA">
        <w:rPr>
          <w:highlight w:val="white"/>
        </w:rPr>
        <w:t xml:space="preserve">            }</w:t>
      </w:r>
    </w:p>
    <w:p w14:paraId="24EE3E77" w14:textId="77777777" w:rsidR="005B1C6D" w:rsidRPr="00903DBA" w:rsidRDefault="005B1C6D" w:rsidP="005B1C6D">
      <w:pPr>
        <w:pStyle w:val="Code"/>
        <w:rPr>
          <w:highlight w:val="white"/>
        </w:rPr>
      </w:pPr>
      <w:r w:rsidRPr="00903DBA">
        <w:rPr>
          <w:highlight w:val="white"/>
        </w:rPr>
        <w:t xml:space="preserve">            else if (secondTokenName.Equals("else")) {</w:t>
      </w:r>
    </w:p>
    <w:p w14:paraId="62DF0F27" w14:textId="77777777" w:rsidR="005B1C6D" w:rsidRPr="00903DBA" w:rsidRDefault="005B1C6D" w:rsidP="005B1C6D">
      <w:pPr>
        <w:pStyle w:val="Code"/>
        <w:rPr>
          <w:highlight w:val="white"/>
        </w:rPr>
      </w:pPr>
      <w:r w:rsidRPr="00903DBA">
        <w:rPr>
          <w:highlight w:val="white"/>
        </w:rPr>
        <w:t xml:space="preserve">              DoElse(tokenList);</w:t>
      </w:r>
    </w:p>
    <w:p w14:paraId="225546A7" w14:textId="77777777" w:rsidR="005B1C6D" w:rsidRPr="00903DBA" w:rsidRDefault="005B1C6D" w:rsidP="005B1C6D">
      <w:pPr>
        <w:pStyle w:val="Code"/>
        <w:rPr>
          <w:highlight w:val="white"/>
        </w:rPr>
      </w:pPr>
      <w:r w:rsidRPr="00903DBA">
        <w:rPr>
          <w:highlight w:val="white"/>
        </w:rPr>
        <w:t xml:space="preserve">            }</w:t>
      </w:r>
    </w:p>
    <w:p w14:paraId="3C843555" w14:textId="77777777" w:rsidR="005B1C6D" w:rsidRPr="00903DBA" w:rsidRDefault="005B1C6D" w:rsidP="005B1C6D">
      <w:pPr>
        <w:pStyle w:val="Code"/>
        <w:rPr>
          <w:highlight w:val="white"/>
        </w:rPr>
      </w:pPr>
      <w:r w:rsidRPr="00903DBA">
        <w:rPr>
          <w:highlight w:val="white"/>
        </w:rPr>
        <w:t xml:space="preserve">            else if (secondTokenName.Equals("endif")) {</w:t>
      </w:r>
    </w:p>
    <w:p w14:paraId="36FECE5A" w14:textId="77777777" w:rsidR="005B1C6D" w:rsidRPr="00903DBA" w:rsidRDefault="005B1C6D" w:rsidP="005B1C6D">
      <w:pPr>
        <w:pStyle w:val="Code"/>
        <w:rPr>
          <w:highlight w:val="white"/>
        </w:rPr>
      </w:pPr>
      <w:r w:rsidRPr="00903DBA">
        <w:rPr>
          <w:highlight w:val="white"/>
        </w:rPr>
        <w:t xml:space="preserve">              DoEndIf(tokenList);</w:t>
      </w:r>
    </w:p>
    <w:p w14:paraId="683F2FAE" w14:textId="77777777" w:rsidR="005B1C6D" w:rsidRPr="00903DBA" w:rsidRDefault="005B1C6D" w:rsidP="005B1C6D">
      <w:pPr>
        <w:pStyle w:val="Code"/>
        <w:rPr>
          <w:highlight w:val="white"/>
        </w:rPr>
      </w:pPr>
      <w:r w:rsidRPr="00903DBA">
        <w:rPr>
          <w:highlight w:val="white"/>
        </w:rPr>
        <w:t xml:space="preserve">            }</w:t>
      </w:r>
    </w:p>
    <w:p w14:paraId="5B151002" w14:textId="77777777" w:rsidR="005B1C6D" w:rsidRPr="00903DBA" w:rsidRDefault="005B1C6D" w:rsidP="005B1C6D">
      <w:pPr>
        <w:pStyle w:val="Code"/>
        <w:rPr>
          <w:highlight w:val="white"/>
        </w:rPr>
      </w:pPr>
      <w:r w:rsidRPr="00903DBA">
        <w:rPr>
          <w:highlight w:val="white"/>
        </w:rPr>
        <w:t xml:space="preserve">            else if (IsVisible()) {</w:t>
      </w:r>
    </w:p>
    <w:p w14:paraId="521408D9" w14:textId="77777777" w:rsidR="005B1C6D" w:rsidRPr="00903DBA" w:rsidRDefault="005B1C6D" w:rsidP="005B1C6D">
      <w:pPr>
        <w:pStyle w:val="Code"/>
        <w:rPr>
          <w:highlight w:val="white"/>
        </w:rPr>
      </w:pPr>
      <w:r w:rsidRPr="00903DBA">
        <w:rPr>
          <w:highlight w:val="white"/>
        </w:rPr>
        <w:t xml:space="preserve">              if (secondTokenName.Equals("include")) {</w:t>
      </w:r>
    </w:p>
    <w:p w14:paraId="65A44ACA" w14:textId="77777777" w:rsidR="005B1C6D" w:rsidRPr="00903DBA" w:rsidRDefault="005B1C6D" w:rsidP="005B1C6D">
      <w:pPr>
        <w:pStyle w:val="Code"/>
        <w:rPr>
          <w:highlight w:val="white"/>
        </w:rPr>
      </w:pPr>
      <w:r w:rsidRPr="00903DBA">
        <w:rPr>
          <w:highlight w:val="white"/>
        </w:rPr>
        <w:t xml:space="preserve">                DoInclude(tokenList);</w:t>
      </w:r>
    </w:p>
    <w:p w14:paraId="6AD61F0A" w14:textId="77777777" w:rsidR="005B1C6D" w:rsidRPr="00903DBA" w:rsidRDefault="005B1C6D" w:rsidP="005B1C6D">
      <w:pPr>
        <w:pStyle w:val="Code"/>
        <w:rPr>
          <w:highlight w:val="white"/>
        </w:rPr>
      </w:pPr>
      <w:r w:rsidRPr="00903DBA">
        <w:rPr>
          <w:highlight w:val="white"/>
        </w:rPr>
        <w:t xml:space="preserve">              }</w:t>
      </w:r>
    </w:p>
    <w:p w14:paraId="3371C5E9" w14:textId="77777777" w:rsidR="005B1C6D" w:rsidRPr="00903DBA" w:rsidRDefault="005B1C6D" w:rsidP="005B1C6D">
      <w:pPr>
        <w:pStyle w:val="Code"/>
        <w:rPr>
          <w:highlight w:val="white"/>
        </w:rPr>
      </w:pPr>
      <w:r w:rsidRPr="00903DBA">
        <w:rPr>
          <w:highlight w:val="white"/>
        </w:rPr>
        <w:t xml:space="preserve">              else if (secondTokenName.Equals("define")) {</w:t>
      </w:r>
    </w:p>
    <w:p w14:paraId="2EC2381D" w14:textId="77777777" w:rsidR="005B1C6D" w:rsidRPr="00903DBA" w:rsidRDefault="005B1C6D" w:rsidP="005B1C6D">
      <w:pPr>
        <w:pStyle w:val="Code"/>
        <w:rPr>
          <w:highlight w:val="white"/>
        </w:rPr>
      </w:pPr>
      <w:r w:rsidRPr="00903DBA">
        <w:rPr>
          <w:highlight w:val="white"/>
        </w:rPr>
        <w:t xml:space="preserve">                DoDefine(tokenList);</w:t>
      </w:r>
    </w:p>
    <w:p w14:paraId="6BEF7A69" w14:textId="77777777" w:rsidR="005B1C6D" w:rsidRPr="00903DBA" w:rsidRDefault="005B1C6D" w:rsidP="005B1C6D">
      <w:pPr>
        <w:pStyle w:val="Code"/>
        <w:rPr>
          <w:highlight w:val="white"/>
        </w:rPr>
      </w:pPr>
      <w:r w:rsidRPr="00903DBA">
        <w:rPr>
          <w:highlight w:val="white"/>
        </w:rPr>
        <w:t xml:space="preserve">              }</w:t>
      </w:r>
    </w:p>
    <w:p w14:paraId="5D381218" w14:textId="77777777" w:rsidR="005B1C6D" w:rsidRPr="00903DBA" w:rsidRDefault="005B1C6D" w:rsidP="005B1C6D">
      <w:pPr>
        <w:pStyle w:val="Code"/>
        <w:rPr>
          <w:highlight w:val="white"/>
        </w:rPr>
      </w:pPr>
      <w:r w:rsidRPr="00903DBA">
        <w:rPr>
          <w:highlight w:val="white"/>
        </w:rPr>
        <w:t xml:space="preserve">              else if (secondTokenName.Equals("undef")) {</w:t>
      </w:r>
    </w:p>
    <w:p w14:paraId="4B1AF79D" w14:textId="77777777" w:rsidR="005B1C6D" w:rsidRPr="00903DBA" w:rsidRDefault="005B1C6D" w:rsidP="005B1C6D">
      <w:pPr>
        <w:pStyle w:val="Code"/>
        <w:rPr>
          <w:highlight w:val="white"/>
        </w:rPr>
      </w:pPr>
      <w:r w:rsidRPr="00903DBA">
        <w:rPr>
          <w:highlight w:val="white"/>
        </w:rPr>
        <w:t xml:space="preserve">                DoUndef(tokenList);</w:t>
      </w:r>
    </w:p>
    <w:p w14:paraId="649A1428" w14:textId="77777777" w:rsidR="005B1C6D" w:rsidRPr="00903DBA" w:rsidRDefault="005B1C6D" w:rsidP="005B1C6D">
      <w:pPr>
        <w:pStyle w:val="Code"/>
        <w:rPr>
          <w:highlight w:val="white"/>
        </w:rPr>
      </w:pPr>
      <w:r w:rsidRPr="00903DBA">
        <w:rPr>
          <w:highlight w:val="white"/>
        </w:rPr>
        <w:t xml:space="preserve">              }</w:t>
      </w:r>
    </w:p>
    <w:p w14:paraId="06041F5F" w14:textId="77777777" w:rsidR="005B1C6D" w:rsidRPr="00903DBA" w:rsidRDefault="005B1C6D" w:rsidP="005B1C6D">
      <w:pPr>
        <w:pStyle w:val="Code"/>
        <w:rPr>
          <w:highlight w:val="white"/>
        </w:rPr>
      </w:pPr>
      <w:r w:rsidRPr="00903DBA">
        <w:rPr>
          <w:highlight w:val="white"/>
        </w:rPr>
        <w:t xml:space="preserve">              else if (secondTokenName.Equals("line")) {</w:t>
      </w:r>
    </w:p>
    <w:p w14:paraId="67343502" w14:textId="77777777" w:rsidR="005B1C6D" w:rsidRPr="00903DBA" w:rsidRDefault="005B1C6D" w:rsidP="005B1C6D">
      <w:pPr>
        <w:pStyle w:val="Code"/>
        <w:rPr>
          <w:highlight w:val="white"/>
        </w:rPr>
      </w:pPr>
      <w:r w:rsidRPr="00903DBA">
        <w:rPr>
          <w:highlight w:val="white"/>
        </w:rPr>
        <w:t xml:space="preserve">                DoLine(tokenList);</w:t>
      </w:r>
    </w:p>
    <w:p w14:paraId="58E28217" w14:textId="77777777" w:rsidR="005B1C6D" w:rsidRPr="00903DBA" w:rsidRDefault="005B1C6D" w:rsidP="005B1C6D">
      <w:pPr>
        <w:pStyle w:val="Code"/>
        <w:rPr>
          <w:highlight w:val="white"/>
        </w:rPr>
      </w:pPr>
      <w:r w:rsidRPr="00903DBA">
        <w:rPr>
          <w:highlight w:val="white"/>
        </w:rPr>
        <w:t xml:space="preserve">              }</w:t>
      </w:r>
    </w:p>
    <w:p w14:paraId="04A58992" w14:textId="77777777" w:rsidR="005B1C6D" w:rsidRPr="00903DBA" w:rsidRDefault="005B1C6D" w:rsidP="005B1C6D">
      <w:pPr>
        <w:pStyle w:val="Code"/>
        <w:rPr>
          <w:highlight w:val="white"/>
        </w:rPr>
      </w:pPr>
      <w:r w:rsidRPr="00903DBA">
        <w:rPr>
          <w:highlight w:val="white"/>
        </w:rPr>
        <w:t xml:space="preserve">              else if (secondTokenName.Equals("error")) {</w:t>
      </w:r>
    </w:p>
    <w:p w14:paraId="5D9B5804" w14:textId="77777777" w:rsidR="005B1C6D" w:rsidRPr="00903DBA" w:rsidRDefault="005B1C6D" w:rsidP="005B1C6D">
      <w:pPr>
        <w:pStyle w:val="Code"/>
        <w:rPr>
          <w:highlight w:val="white"/>
        </w:rPr>
      </w:pPr>
      <w:r w:rsidRPr="00903DBA">
        <w:rPr>
          <w:highlight w:val="white"/>
        </w:rPr>
        <w:t xml:space="preserve">                Assert.Error(TokenListToString</w:t>
      </w:r>
    </w:p>
    <w:p w14:paraId="2B8C7137" w14:textId="77777777" w:rsidR="005B1C6D" w:rsidRPr="00903DBA" w:rsidRDefault="005B1C6D" w:rsidP="005B1C6D">
      <w:pPr>
        <w:pStyle w:val="Code"/>
        <w:rPr>
          <w:highlight w:val="white"/>
        </w:rPr>
      </w:pPr>
      <w:r w:rsidRPr="00903DBA">
        <w:rPr>
          <w:highlight w:val="white"/>
        </w:rPr>
        <w:t xml:space="preserve">                             (tokenList.GetRange(1, tokenList.Count - 1)));</w:t>
      </w:r>
    </w:p>
    <w:p w14:paraId="45E003B3" w14:textId="77777777" w:rsidR="005B1C6D" w:rsidRPr="00903DBA" w:rsidRDefault="005B1C6D" w:rsidP="005B1C6D">
      <w:pPr>
        <w:pStyle w:val="Code"/>
        <w:rPr>
          <w:highlight w:val="white"/>
        </w:rPr>
      </w:pPr>
      <w:r w:rsidRPr="00903DBA">
        <w:rPr>
          <w:highlight w:val="white"/>
        </w:rPr>
        <w:t xml:space="preserve">              }</w:t>
      </w:r>
    </w:p>
    <w:p w14:paraId="3DFAD720" w14:textId="77777777" w:rsidR="005B1C6D" w:rsidRPr="00903DBA" w:rsidRDefault="005B1C6D" w:rsidP="005B1C6D">
      <w:pPr>
        <w:pStyle w:val="Code"/>
        <w:rPr>
          <w:highlight w:val="white"/>
        </w:rPr>
      </w:pPr>
      <w:r w:rsidRPr="00903DBA">
        <w:rPr>
          <w:highlight w:val="white"/>
        </w:rPr>
        <w:t xml:space="preserve">            }</w:t>
      </w:r>
    </w:p>
    <w:p w14:paraId="5B1BAC15" w14:textId="77777777" w:rsidR="005B1C6D" w:rsidRPr="00903DBA" w:rsidRDefault="005B1C6D" w:rsidP="005B1C6D">
      <w:pPr>
        <w:pStyle w:val="Code"/>
        <w:rPr>
          <w:highlight w:val="white"/>
        </w:rPr>
      </w:pPr>
      <w:r w:rsidRPr="00903DBA">
        <w:rPr>
          <w:highlight w:val="white"/>
        </w:rPr>
        <w:t xml:space="preserve">          }</w:t>
      </w:r>
    </w:p>
    <w:p w14:paraId="4FA58A14" w14:textId="77777777" w:rsidR="005B1C6D" w:rsidRPr="00903DBA" w:rsidRDefault="005B1C6D" w:rsidP="005B1C6D">
      <w:pPr>
        <w:pStyle w:val="Code"/>
        <w:rPr>
          <w:highlight w:val="white"/>
        </w:rPr>
      </w:pPr>
    </w:p>
    <w:p w14:paraId="1CAF030D" w14:textId="77777777" w:rsidR="005B1C6D" w:rsidRPr="00903DBA" w:rsidRDefault="005B1C6D" w:rsidP="005B1C6D">
      <w:pPr>
        <w:pStyle w:val="Code"/>
        <w:rPr>
          <w:highlight w:val="white"/>
        </w:rPr>
      </w:pPr>
      <w:r w:rsidRPr="00903DBA">
        <w:rPr>
          <w:highlight w:val="white"/>
        </w:rPr>
        <w:t xml:space="preserve">          AddNewlinesToBuffer(tokenList);</w:t>
      </w:r>
    </w:p>
    <w:p w14:paraId="0114BEC7" w14:textId="77777777" w:rsidR="005B1C6D" w:rsidRPr="00903DBA" w:rsidRDefault="005B1C6D" w:rsidP="005B1C6D">
      <w:pPr>
        <w:pStyle w:val="Code"/>
        <w:rPr>
          <w:highlight w:val="white"/>
        </w:rPr>
      </w:pPr>
      <w:r w:rsidRPr="00903DBA">
        <w:rPr>
          <w:highlight w:val="white"/>
        </w:rPr>
        <w:t xml:space="preserve">        }</w:t>
      </w:r>
    </w:p>
    <w:p w14:paraId="13E77C7D" w14:textId="77777777" w:rsidR="005B1C6D" w:rsidRPr="00903DBA" w:rsidRDefault="005B1C6D" w:rsidP="005B1C6D">
      <w:pPr>
        <w:pStyle w:val="Code"/>
        <w:rPr>
          <w:highlight w:val="white"/>
        </w:rPr>
      </w:pPr>
      <w:r w:rsidRPr="00903DBA">
        <w:rPr>
          <w:highlight w:val="white"/>
        </w:rPr>
        <w:t xml:space="preserve">        else {</w:t>
      </w:r>
    </w:p>
    <w:p w14:paraId="329F709F" w14:textId="77777777" w:rsidR="005B1C6D" w:rsidRPr="00903DBA" w:rsidRDefault="005B1C6D" w:rsidP="005B1C6D">
      <w:pPr>
        <w:pStyle w:val="Code"/>
        <w:rPr>
          <w:highlight w:val="white"/>
        </w:rPr>
      </w:pPr>
      <w:r w:rsidRPr="00903DBA">
        <w:rPr>
          <w:highlight w:val="white"/>
        </w:rPr>
        <w:t xml:space="preserve">          if (IsVisible()) {</w:t>
      </w:r>
    </w:p>
    <w:p w14:paraId="29B0655C" w14:textId="77777777" w:rsidR="005B1C6D" w:rsidRPr="00903DBA" w:rsidRDefault="005B1C6D" w:rsidP="005B1C6D">
      <w:pPr>
        <w:pStyle w:val="Code"/>
        <w:rPr>
          <w:highlight w:val="white"/>
        </w:rPr>
      </w:pPr>
      <w:r w:rsidRPr="00903DBA">
        <w:rPr>
          <w:highlight w:val="white"/>
        </w:rPr>
        <w:t xml:space="preserve">            SearchForMacros(tokenList, new Stack&lt;string&gt;());</w:t>
      </w:r>
    </w:p>
    <w:p w14:paraId="6F2D313B" w14:textId="77777777" w:rsidR="005B1C6D" w:rsidRPr="00903DBA" w:rsidRDefault="005B1C6D" w:rsidP="005B1C6D">
      <w:pPr>
        <w:pStyle w:val="Code"/>
        <w:rPr>
          <w:highlight w:val="white"/>
        </w:rPr>
      </w:pPr>
      <w:r w:rsidRPr="00903DBA">
        <w:rPr>
          <w:highlight w:val="white"/>
        </w:rPr>
        <w:t xml:space="preserve">            ConcatTokens(tokenList);</w:t>
      </w:r>
    </w:p>
    <w:p w14:paraId="33C68C79" w14:textId="77777777" w:rsidR="005B1C6D" w:rsidRPr="00903DBA" w:rsidRDefault="005B1C6D" w:rsidP="005B1C6D">
      <w:pPr>
        <w:pStyle w:val="Code"/>
        <w:rPr>
          <w:highlight w:val="white"/>
        </w:rPr>
      </w:pPr>
      <w:r w:rsidRPr="00903DBA">
        <w:rPr>
          <w:highlight w:val="white"/>
        </w:rPr>
        <w:t xml:space="preserve">            MergeStrings(tokenList);</w:t>
      </w:r>
    </w:p>
    <w:p w14:paraId="6307CCB4" w14:textId="77777777" w:rsidR="005B1C6D" w:rsidRPr="00903DBA" w:rsidRDefault="005B1C6D" w:rsidP="005B1C6D">
      <w:pPr>
        <w:pStyle w:val="Code"/>
        <w:rPr>
          <w:highlight w:val="white"/>
        </w:rPr>
      </w:pPr>
      <w:r w:rsidRPr="00903DBA">
        <w:rPr>
          <w:highlight w:val="white"/>
        </w:rPr>
        <w:t xml:space="preserve">            AddTokenListToBuffer(tokenList);</w:t>
      </w:r>
    </w:p>
    <w:p w14:paraId="3D4511EC" w14:textId="77777777" w:rsidR="005B1C6D" w:rsidRPr="00903DBA" w:rsidRDefault="005B1C6D" w:rsidP="005B1C6D">
      <w:pPr>
        <w:pStyle w:val="Code"/>
        <w:rPr>
          <w:highlight w:val="white"/>
        </w:rPr>
      </w:pPr>
      <w:r w:rsidRPr="00903DBA">
        <w:rPr>
          <w:highlight w:val="white"/>
        </w:rPr>
        <w:t xml:space="preserve">          }</w:t>
      </w:r>
    </w:p>
    <w:p w14:paraId="1DCD603B" w14:textId="77777777" w:rsidR="005B1C6D" w:rsidRPr="00903DBA" w:rsidRDefault="005B1C6D" w:rsidP="005B1C6D">
      <w:pPr>
        <w:pStyle w:val="Code"/>
        <w:rPr>
          <w:highlight w:val="white"/>
        </w:rPr>
      </w:pPr>
      <w:r w:rsidRPr="00903DBA">
        <w:rPr>
          <w:highlight w:val="white"/>
        </w:rPr>
        <w:t xml:space="preserve">          else {</w:t>
      </w:r>
    </w:p>
    <w:p w14:paraId="6AF17493" w14:textId="77777777" w:rsidR="005B1C6D" w:rsidRPr="00903DBA" w:rsidRDefault="005B1C6D" w:rsidP="005B1C6D">
      <w:pPr>
        <w:pStyle w:val="Code"/>
        <w:rPr>
          <w:highlight w:val="white"/>
        </w:rPr>
      </w:pPr>
      <w:r w:rsidRPr="00903DBA">
        <w:rPr>
          <w:highlight w:val="white"/>
        </w:rPr>
        <w:t xml:space="preserve">            AddNewlinesToBuffer(tokenList);</w:t>
      </w:r>
    </w:p>
    <w:p w14:paraId="4C120DA2" w14:textId="77777777" w:rsidR="005B1C6D" w:rsidRPr="00903DBA" w:rsidRDefault="005B1C6D" w:rsidP="005B1C6D">
      <w:pPr>
        <w:pStyle w:val="Code"/>
        <w:rPr>
          <w:highlight w:val="white"/>
        </w:rPr>
      </w:pPr>
      <w:r w:rsidRPr="00903DBA">
        <w:rPr>
          <w:highlight w:val="white"/>
        </w:rPr>
        <w:t xml:space="preserve">          }</w:t>
      </w:r>
    </w:p>
    <w:p w14:paraId="6BA1DEC9" w14:textId="77777777" w:rsidR="005B1C6D" w:rsidRPr="00903DBA" w:rsidRDefault="005B1C6D" w:rsidP="005B1C6D">
      <w:pPr>
        <w:pStyle w:val="Code"/>
        <w:rPr>
          <w:highlight w:val="white"/>
        </w:rPr>
      </w:pPr>
      <w:r w:rsidRPr="00903DBA">
        <w:rPr>
          <w:highlight w:val="white"/>
        </w:rPr>
        <w:t xml:space="preserve">        }</w:t>
      </w:r>
    </w:p>
    <w:p w14:paraId="3BECA42E" w14:textId="77777777" w:rsidR="005B1C6D" w:rsidRPr="00903DBA" w:rsidRDefault="005B1C6D" w:rsidP="005B1C6D">
      <w:pPr>
        <w:pStyle w:val="Code"/>
        <w:rPr>
          <w:highlight w:val="white"/>
        </w:rPr>
      </w:pPr>
      <w:r w:rsidRPr="00903DBA">
        <w:rPr>
          <w:highlight w:val="white"/>
        </w:rPr>
        <w:t xml:space="preserve">      }</w:t>
      </w:r>
    </w:p>
    <w:p w14:paraId="00634691" w14:textId="77777777" w:rsidR="005B1C6D" w:rsidRPr="00903DBA" w:rsidRDefault="005B1C6D" w:rsidP="005B1C6D">
      <w:pPr>
        <w:pStyle w:val="Code"/>
        <w:rPr>
          <w:highlight w:val="white"/>
        </w:rPr>
      </w:pPr>
      <w:r w:rsidRPr="00903DBA">
        <w:rPr>
          <w:highlight w:val="white"/>
        </w:rPr>
        <w:t xml:space="preserve">    }</w:t>
      </w:r>
    </w:p>
    <w:p w14:paraId="7B96D195" w14:textId="77777777" w:rsidR="005B1C6D" w:rsidRPr="00903DBA" w:rsidRDefault="005B1C6D" w:rsidP="005B1C6D">
      <w:pPr>
        <w:pStyle w:val="Code"/>
        <w:rPr>
          <w:highlight w:val="white"/>
        </w:rPr>
      </w:pPr>
    </w:p>
    <w:p w14:paraId="63F34813" w14:textId="77777777" w:rsidR="005B1C6D" w:rsidRPr="00903DBA" w:rsidRDefault="005B1C6D" w:rsidP="005B1C6D">
      <w:pPr>
        <w:pStyle w:val="Code"/>
        <w:rPr>
          <w:highlight w:val="white"/>
        </w:rPr>
      </w:pPr>
      <w:r w:rsidRPr="00903DBA">
        <w:rPr>
          <w:highlight w:val="white"/>
        </w:rPr>
        <w:t xml:space="preserve">    private void AddTokenListToBuffer(List&lt;Token&gt; tokenList) {</w:t>
      </w:r>
    </w:p>
    <w:p w14:paraId="0720EE60" w14:textId="77777777" w:rsidR="005B1C6D" w:rsidRPr="00903DBA" w:rsidRDefault="005B1C6D" w:rsidP="005B1C6D">
      <w:pPr>
        <w:pStyle w:val="Code"/>
        <w:rPr>
          <w:highlight w:val="white"/>
        </w:rPr>
      </w:pPr>
      <w:r w:rsidRPr="00903DBA">
        <w:rPr>
          <w:highlight w:val="white"/>
        </w:rPr>
        <w:t xml:space="preserve">      foreach (Token token in tokenList) {</w:t>
      </w:r>
    </w:p>
    <w:p w14:paraId="15659AD1" w14:textId="77777777" w:rsidR="005B1C6D" w:rsidRPr="00903DBA" w:rsidRDefault="005B1C6D" w:rsidP="005B1C6D">
      <w:pPr>
        <w:pStyle w:val="Code"/>
        <w:rPr>
          <w:highlight w:val="white"/>
        </w:rPr>
      </w:pPr>
      <w:r w:rsidRPr="00903DBA">
        <w:rPr>
          <w:highlight w:val="white"/>
        </w:rPr>
        <w:t xml:space="preserve">        m_outputBuffer.Append(token.ToNewlineString() + token.ToString());</w:t>
      </w:r>
    </w:p>
    <w:p w14:paraId="75F0F167" w14:textId="77777777" w:rsidR="005B1C6D" w:rsidRPr="00903DBA" w:rsidRDefault="005B1C6D" w:rsidP="005B1C6D">
      <w:pPr>
        <w:pStyle w:val="Code"/>
        <w:rPr>
          <w:highlight w:val="white"/>
        </w:rPr>
      </w:pPr>
      <w:r w:rsidRPr="00903DBA">
        <w:rPr>
          <w:highlight w:val="white"/>
        </w:rPr>
        <w:t xml:space="preserve">      }</w:t>
      </w:r>
    </w:p>
    <w:p w14:paraId="376A0670" w14:textId="77777777" w:rsidR="005B1C6D" w:rsidRPr="00903DBA" w:rsidRDefault="005B1C6D" w:rsidP="005B1C6D">
      <w:pPr>
        <w:pStyle w:val="Code"/>
        <w:rPr>
          <w:highlight w:val="white"/>
        </w:rPr>
      </w:pPr>
      <w:r w:rsidRPr="00903DBA">
        <w:rPr>
          <w:highlight w:val="white"/>
        </w:rPr>
        <w:t xml:space="preserve">    }</w:t>
      </w:r>
    </w:p>
    <w:p w14:paraId="7985C0A3" w14:textId="77777777" w:rsidR="005B1C6D" w:rsidRPr="00903DBA" w:rsidRDefault="005B1C6D" w:rsidP="005B1C6D">
      <w:pPr>
        <w:pStyle w:val="Code"/>
        <w:rPr>
          <w:highlight w:val="white"/>
        </w:rPr>
      </w:pPr>
      <w:r w:rsidRPr="00903DBA">
        <w:rPr>
          <w:highlight w:val="white"/>
        </w:rPr>
        <w:t xml:space="preserve">  </w:t>
      </w:r>
    </w:p>
    <w:p w14:paraId="1B3C3822" w14:textId="77777777" w:rsidR="005B1C6D" w:rsidRPr="00903DBA" w:rsidRDefault="005B1C6D" w:rsidP="005B1C6D">
      <w:pPr>
        <w:pStyle w:val="Code"/>
        <w:rPr>
          <w:highlight w:val="white"/>
        </w:rPr>
      </w:pPr>
      <w:r w:rsidRPr="00903DBA">
        <w:rPr>
          <w:highlight w:val="white"/>
        </w:rPr>
        <w:t xml:space="preserve">    private void AddNewlinesToBuffer(List&lt;Token&gt; tokenList) {</w:t>
      </w:r>
    </w:p>
    <w:p w14:paraId="70424132" w14:textId="77777777" w:rsidR="005B1C6D" w:rsidRPr="00903DBA" w:rsidRDefault="005B1C6D" w:rsidP="005B1C6D">
      <w:pPr>
        <w:pStyle w:val="Code"/>
        <w:rPr>
          <w:highlight w:val="white"/>
        </w:rPr>
      </w:pPr>
      <w:r w:rsidRPr="00903DBA">
        <w:rPr>
          <w:highlight w:val="white"/>
        </w:rPr>
        <w:t xml:space="preserve">      foreach (Token token in tokenList) {</w:t>
      </w:r>
    </w:p>
    <w:p w14:paraId="38CC1AFE" w14:textId="77777777" w:rsidR="005B1C6D" w:rsidRPr="00903DBA" w:rsidRDefault="005B1C6D" w:rsidP="005B1C6D">
      <w:pPr>
        <w:pStyle w:val="Code"/>
        <w:rPr>
          <w:highlight w:val="white"/>
        </w:rPr>
      </w:pPr>
      <w:r w:rsidRPr="00903DBA">
        <w:rPr>
          <w:highlight w:val="white"/>
        </w:rPr>
        <w:t xml:space="preserve">        m_outputBuffer.Append(token.ToNewlineString());</w:t>
      </w:r>
    </w:p>
    <w:p w14:paraId="0934579F" w14:textId="77777777" w:rsidR="005B1C6D" w:rsidRPr="00903DBA" w:rsidRDefault="005B1C6D" w:rsidP="005B1C6D">
      <w:pPr>
        <w:pStyle w:val="Code"/>
        <w:rPr>
          <w:highlight w:val="white"/>
        </w:rPr>
      </w:pPr>
      <w:r w:rsidRPr="00903DBA">
        <w:rPr>
          <w:highlight w:val="white"/>
        </w:rPr>
        <w:t xml:space="preserve">        CCompiler_Main.Scanner.Line += token.GetNewlineCount();</w:t>
      </w:r>
    </w:p>
    <w:p w14:paraId="38121DF8" w14:textId="77777777" w:rsidR="005B1C6D" w:rsidRPr="00903DBA" w:rsidRDefault="005B1C6D" w:rsidP="005B1C6D">
      <w:pPr>
        <w:pStyle w:val="Code"/>
        <w:rPr>
          <w:highlight w:val="white"/>
        </w:rPr>
      </w:pPr>
      <w:r w:rsidRPr="00903DBA">
        <w:rPr>
          <w:highlight w:val="white"/>
        </w:rPr>
        <w:t xml:space="preserve">      }</w:t>
      </w:r>
    </w:p>
    <w:p w14:paraId="2A147735" w14:textId="77777777" w:rsidR="005B1C6D" w:rsidRPr="00903DBA" w:rsidRDefault="005B1C6D" w:rsidP="005B1C6D">
      <w:pPr>
        <w:pStyle w:val="Code"/>
        <w:rPr>
          <w:highlight w:val="white"/>
        </w:rPr>
      </w:pPr>
      <w:r w:rsidRPr="00903DBA">
        <w:rPr>
          <w:highlight w:val="white"/>
        </w:rPr>
        <w:t xml:space="preserve">    }  </w:t>
      </w:r>
    </w:p>
    <w:p w14:paraId="6E2DE400" w14:textId="5CCDE7E3" w:rsidR="005B1C6D" w:rsidRPr="00903DBA" w:rsidRDefault="005B1C6D" w:rsidP="005B1C6D">
      <w:r w:rsidRPr="00903DBA">
        <w:t xml:space="preserve">The </w:t>
      </w:r>
      <w:r w:rsidR="00EC23B2" w:rsidRPr="00903DBA">
        <w:rPr>
          <w:rStyle w:val="CodeInText"/>
        </w:rPr>
        <w:t>I</w:t>
      </w:r>
      <w:r w:rsidRPr="00903DBA">
        <w:rPr>
          <w:rStyle w:val="CodeInText"/>
        </w:rPr>
        <w:t>sVisible</w:t>
      </w:r>
      <w:r w:rsidRPr="00903DBA">
        <w:t xml:space="preserve"> method checks whether we are in a visible part of the source code; that is, a part that has not been earlier omitted by a #</w:t>
      </w:r>
      <w:r w:rsidRPr="00903DBA">
        <w:rPr>
          <w:rStyle w:val="CodeInText"/>
        </w:rPr>
        <w:t>if</w:t>
      </w:r>
      <w:r w:rsidRPr="00903DBA">
        <w:t>, #</w:t>
      </w:r>
      <w:r w:rsidRPr="00903DBA">
        <w:rPr>
          <w:rStyle w:val="CodeInText"/>
        </w:rPr>
        <w:t>ifdef</w:t>
      </w:r>
      <w:r w:rsidRPr="00903DBA">
        <w:t>, #</w:t>
      </w:r>
      <w:r w:rsidRPr="00903DBA">
        <w:rPr>
          <w:rStyle w:val="CodeInText"/>
        </w:rPr>
        <w:t>ifndef</w:t>
      </w:r>
      <w:r w:rsidRPr="00903DBA">
        <w:t>, #</w:t>
      </w:r>
      <w:r w:rsidRPr="00903DBA">
        <w:rPr>
          <w:rStyle w:val="CodeInText"/>
        </w:rPr>
        <w:t>elif</w:t>
      </w:r>
      <w:r w:rsidRPr="00903DBA">
        <w:t>, or #</w:t>
      </w:r>
      <w:r w:rsidRPr="00903DBA">
        <w:rPr>
          <w:rStyle w:val="CodeInText"/>
        </w:rPr>
        <w:t>else</w:t>
      </w:r>
      <w:r w:rsidRPr="00903DBA">
        <w:t xml:space="preserve"> preprocessor directive. We use the </w:t>
      </w:r>
      <w:r w:rsidRPr="00903DBA">
        <w:rPr>
          <w:rStyle w:val="CodeInText"/>
        </w:rPr>
        <w:t>Main.IfStack</w:t>
      </w:r>
      <w:r w:rsidRPr="00903DBA">
        <w:t xml:space="preserve"> stack since conditional programming can be nested. If the source code is not visible at any nesting level (that is, anywhere in the stack), the area is not visible</w:t>
      </w:r>
      <w:r w:rsidR="008F78F0" w:rsidRPr="00903DBA">
        <w:t>,</w:t>
      </w:r>
      <w:r w:rsidRPr="00903DBA">
        <w:t xml:space="preserve"> and we return false.</w:t>
      </w:r>
    </w:p>
    <w:p w14:paraId="7190B33B" w14:textId="77777777" w:rsidR="005B1C6D" w:rsidRPr="00903DBA" w:rsidRDefault="005B1C6D" w:rsidP="005B1C6D">
      <w:pPr>
        <w:pStyle w:val="Code"/>
        <w:rPr>
          <w:highlight w:val="white"/>
        </w:rPr>
      </w:pPr>
      <w:r w:rsidRPr="00903DBA">
        <w:rPr>
          <w:highlight w:val="white"/>
        </w:rPr>
        <w:t xml:space="preserve">    private bool IsVisible() {</w:t>
      </w:r>
    </w:p>
    <w:p w14:paraId="5738D98A" w14:textId="1B39102C" w:rsidR="005B1C6D" w:rsidRPr="00903DBA" w:rsidRDefault="005B1C6D" w:rsidP="005B1C6D">
      <w:pPr>
        <w:pStyle w:val="Code"/>
        <w:rPr>
          <w:highlight w:val="white"/>
        </w:rPr>
      </w:pPr>
      <w:r w:rsidRPr="00903DBA">
        <w:rPr>
          <w:highlight w:val="white"/>
        </w:rPr>
        <w:t xml:space="preserve">      foreach (</w:t>
      </w:r>
      <w:r w:rsidR="00E21A59" w:rsidRPr="00903DBA">
        <w:rPr>
          <w:highlight w:val="white"/>
        </w:rPr>
        <w:t>IfElseChain</w:t>
      </w:r>
      <w:r w:rsidRPr="00903DBA">
        <w:rPr>
          <w:highlight w:val="white"/>
        </w:rPr>
        <w:t xml:space="preserve"> </w:t>
      </w:r>
      <w:r w:rsidR="00E21A59" w:rsidRPr="00903DBA">
        <w:rPr>
          <w:highlight w:val="white"/>
        </w:rPr>
        <w:t>ifElseChain</w:t>
      </w:r>
      <w:r w:rsidRPr="00903DBA">
        <w:rPr>
          <w:highlight w:val="white"/>
        </w:rPr>
        <w:t xml:space="preserve"> in </w:t>
      </w:r>
      <w:r w:rsidR="00E761F4" w:rsidRPr="00903DBA">
        <w:rPr>
          <w:highlight w:val="white"/>
        </w:rPr>
        <w:t>m_ifElseChainStack</w:t>
      </w:r>
      <w:r w:rsidRPr="00903DBA">
        <w:rPr>
          <w:highlight w:val="white"/>
        </w:rPr>
        <w:t>) {</w:t>
      </w:r>
    </w:p>
    <w:p w14:paraId="2A9308E3" w14:textId="3ECB5CCA" w:rsidR="005B1C6D" w:rsidRPr="00903DBA" w:rsidRDefault="005B1C6D" w:rsidP="005B1C6D">
      <w:pPr>
        <w:pStyle w:val="Code"/>
        <w:rPr>
          <w:highlight w:val="white"/>
        </w:rPr>
      </w:pPr>
      <w:r w:rsidRPr="00903DBA">
        <w:rPr>
          <w:highlight w:val="white"/>
        </w:rPr>
        <w:t xml:space="preserve">        if (!</w:t>
      </w:r>
      <w:r w:rsidR="00C32EC8" w:rsidRPr="00903DBA">
        <w:rPr>
          <w:highlight w:val="white"/>
        </w:rPr>
        <w:t>ifElseChain.C</w:t>
      </w:r>
      <w:r w:rsidRPr="00903DBA">
        <w:rPr>
          <w:highlight w:val="white"/>
        </w:rPr>
        <w:t>urrentStatus) {</w:t>
      </w:r>
    </w:p>
    <w:p w14:paraId="65C8C1E2" w14:textId="77777777" w:rsidR="005B1C6D" w:rsidRPr="00903DBA" w:rsidRDefault="005B1C6D" w:rsidP="005B1C6D">
      <w:pPr>
        <w:pStyle w:val="Code"/>
        <w:rPr>
          <w:highlight w:val="white"/>
        </w:rPr>
      </w:pPr>
      <w:r w:rsidRPr="00903DBA">
        <w:rPr>
          <w:highlight w:val="white"/>
        </w:rPr>
        <w:t xml:space="preserve">          return false;</w:t>
      </w:r>
    </w:p>
    <w:p w14:paraId="61C2D7A3" w14:textId="77777777" w:rsidR="005B1C6D" w:rsidRPr="00903DBA" w:rsidRDefault="005B1C6D" w:rsidP="005B1C6D">
      <w:pPr>
        <w:pStyle w:val="Code"/>
        <w:rPr>
          <w:highlight w:val="white"/>
        </w:rPr>
      </w:pPr>
      <w:r w:rsidRPr="00903DBA">
        <w:rPr>
          <w:highlight w:val="white"/>
        </w:rPr>
        <w:t xml:space="preserve">        }</w:t>
      </w:r>
    </w:p>
    <w:p w14:paraId="0AD76E92" w14:textId="77777777" w:rsidR="005B1C6D" w:rsidRPr="00903DBA" w:rsidRDefault="005B1C6D" w:rsidP="005B1C6D">
      <w:pPr>
        <w:pStyle w:val="Code"/>
        <w:rPr>
          <w:highlight w:val="white"/>
        </w:rPr>
      </w:pPr>
      <w:r w:rsidRPr="00903DBA">
        <w:rPr>
          <w:highlight w:val="white"/>
        </w:rPr>
        <w:t xml:space="preserve">      }</w:t>
      </w:r>
    </w:p>
    <w:p w14:paraId="05B98F2A" w14:textId="77777777" w:rsidR="005B1C6D" w:rsidRPr="00903DBA" w:rsidRDefault="005B1C6D" w:rsidP="005B1C6D">
      <w:pPr>
        <w:pStyle w:val="Code"/>
        <w:rPr>
          <w:highlight w:val="white"/>
        </w:rPr>
      </w:pPr>
      <w:r w:rsidRPr="00903DBA">
        <w:rPr>
          <w:highlight w:val="white"/>
        </w:rPr>
        <w:t xml:space="preserve">      </w:t>
      </w:r>
    </w:p>
    <w:p w14:paraId="3AB5F39B" w14:textId="77777777" w:rsidR="005B1C6D" w:rsidRPr="00903DBA" w:rsidRDefault="005B1C6D" w:rsidP="005B1C6D">
      <w:pPr>
        <w:pStyle w:val="Code"/>
        <w:rPr>
          <w:highlight w:val="white"/>
        </w:rPr>
      </w:pPr>
      <w:r w:rsidRPr="00903DBA">
        <w:rPr>
          <w:highlight w:val="white"/>
        </w:rPr>
        <w:t xml:space="preserve">      return true;</w:t>
      </w:r>
    </w:p>
    <w:p w14:paraId="714F67BC" w14:textId="77777777" w:rsidR="005B1C6D" w:rsidRPr="00903DBA" w:rsidRDefault="005B1C6D" w:rsidP="005B1C6D">
      <w:pPr>
        <w:pStyle w:val="Code"/>
        <w:rPr>
          <w:highlight w:val="white"/>
        </w:rPr>
      </w:pPr>
      <w:r w:rsidRPr="00903DBA">
        <w:rPr>
          <w:highlight w:val="white"/>
        </w:rPr>
        <w:t xml:space="preserve">    }</w:t>
      </w:r>
    </w:p>
    <w:p w14:paraId="0E4B7CC1" w14:textId="77777777" w:rsidR="005B1C6D" w:rsidRPr="00903DBA" w:rsidRDefault="005B1C6D" w:rsidP="00E65FE6">
      <w:pPr>
        <w:pStyle w:val="CodeHeader"/>
      </w:pPr>
      <w:r w:rsidRPr="00903DBA">
        <w:t xml:space="preserve">The </w:t>
      </w:r>
      <w:r w:rsidRPr="00E65FE6">
        <w:t>trimLeft</w:t>
      </w:r>
      <w:r w:rsidRPr="00903DBA">
        <w:t xml:space="preserve"> and </w:t>
      </w:r>
      <w:r w:rsidRPr="00E65FE6">
        <w:rPr>
          <w:rStyle w:val="CodeInText"/>
        </w:rPr>
        <w:t>trimRight</w:t>
      </w:r>
      <w:r w:rsidRPr="00903DBA">
        <w:t xml:space="preserve"> methods simple removes all white-spaces to the left or right of the string.</w:t>
      </w:r>
    </w:p>
    <w:p w14:paraId="00FDA97F" w14:textId="77777777" w:rsidR="005B1C6D" w:rsidRPr="00903DBA" w:rsidRDefault="005B1C6D" w:rsidP="00E65FE6">
      <w:pPr>
        <w:pStyle w:val="CodeHeader"/>
      </w:pPr>
      <w:r w:rsidRPr="00903DBA">
        <w:t xml:space="preserve">The </w:t>
      </w:r>
      <w:r w:rsidRPr="00E65FE6">
        <w:rPr>
          <w:rStyle w:val="CodeInText"/>
        </w:rPr>
        <w:t>countChar</w:t>
      </w:r>
      <w:r w:rsidRPr="00903DBA">
        <w:t xml:space="preserve"> method simple counts the number of occurrences of the character.</w:t>
      </w:r>
    </w:p>
    <w:p w14:paraId="1E5C1527" w14:textId="77777777" w:rsidR="005B1C6D" w:rsidRPr="00903DBA" w:rsidRDefault="005B1C6D" w:rsidP="005B1C6D">
      <w:pPr>
        <w:pStyle w:val="Rubrik3"/>
      </w:pPr>
      <w:bookmarkStart w:id="525" w:name="_Toc57656156"/>
      <w:r w:rsidRPr="00903DBA">
        <w:t>Lines</w:t>
      </w:r>
      <w:bookmarkEnd w:id="525"/>
    </w:p>
    <w:p w14:paraId="4DA42C7F" w14:textId="77777777" w:rsidR="005B1C6D" w:rsidRPr="00903DBA" w:rsidRDefault="005B1C6D" w:rsidP="00E65FE6">
      <w:pPr>
        <w:pStyle w:val="CodeHeader"/>
      </w:pPr>
      <w:r w:rsidRPr="00903DBA">
        <w:t xml:space="preserve">The </w:t>
      </w:r>
      <w:r w:rsidRPr="00E65FE6">
        <w:t>doLine</w:t>
      </w:r>
      <w:r w:rsidRPr="00903DBA">
        <w:t xml:space="preserve"> method handles the </w:t>
      </w:r>
      <w:r w:rsidRPr="00E65FE6">
        <w:t>#line</w:t>
      </w:r>
      <w:r w:rsidRPr="00903DBA">
        <w:t xml:space="preserve"> directive by setting the </w:t>
      </w:r>
      <w:r w:rsidRPr="00E65FE6">
        <w:t>Main</w:t>
      </w:r>
      <w:r w:rsidRPr="00903DBA">
        <w:t>.</w:t>
      </w:r>
      <w:r w:rsidRPr="00E65FE6">
        <w:t>Path</w:t>
      </w:r>
      <w:r w:rsidRPr="00903DBA">
        <w:t xml:space="preserve"> and </w:t>
      </w:r>
      <w:r w:rsidRPr="00E65FE6">
        <w:t>Main</w:t>
      </w:r>
      <w:r w:rsidRPr="00903DBA">
        <w:t>.</w:t>
      </w:r>
      <w:r w:rsidRPr="00E65FE6">
        <w:rPr>
          <w:rStyle w:val="CodeInText"/>
        </w:rPr>
        <w:t>Line</w:t>
      </w:r>
      <w:r w:rsidRPr="00903DBA">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903DBA" w14:paraId="665057D8" w14:textId="77777777" w:rsidTr="0092795B">
        <w:tc>
          <w:tcPr>
            <w:tcW w:w="3116" w:type="dxa"/>
          </w:tcPr>
          <w:p w14:paraId="2E4BD360" w14:textId="77777777" w:rsidR="005B1C6D" w:rsidRPr="00903DBA" w:rsidRDefault="005B1C6D" w:rsidP="0092795B">
            <w:pPr>
              <w:pStyle w:val="Code"/>
            </w:pPr>
            <w:r w:rsidRPr="00903DBA">
              <w:t>#line 100 C:\Temp\Test.c</w:t>
            </w:r>
          </w:p>
        </w:tc>
        <w:tc>
          <w:tcPr>
            <w:tcW w:w="3117" w:type="dxa"/>
          </w:tcPr>
          <w:p w14:paraId="2DF8D3C1" w14:textId="77777777" w:rsidR="005B1C6D" w:rsidRPr="00903DBA" w:rsidRDefault="005B1C6D" w:rsidP="0092795B">
            <w:pPr>
              <w:pStyle w:val="Code"/>
            </w:pPr>
          </w:p>
        </w:tc>
        <w:tc>
          <w:tcPr>
            <w:tcW w:w="3117" w:type="dxa"/>
          </w:tcPr>
          <w:p w14:paraId="3DE070B3" w14:textId="77777777" w:rsidR="005B1C6D" w:rsidRPr="00903DBA" w:rsidRDefault="005B1C6D" w:rsidP="0092795B">
            <w:pPr>
              <w:pStyle w:val="Code"/>
            </w:pPr>
          </w:p>
        </w:tc>
      </w:tr>
      <w:tr w:rsidR="005B1C6D" w:rsidRPr="00903DBA" w14:paraId="1BF51438" w14:textId="77777777" w:rsidTr="0092795B">
        <w:tc>
          <w:tcPr>
            <w:tcW w:w="3116" w:type="dxa"/>
          </w:tcPr>
          <w:p w14:paraId="3346EAFC" w14:textId="77777777" w:rsidR="005B1C6D" w:rsidRPr="00903DBA" w:rsidRDefault="005B1C6D" w:rsidP="0092795B">
            <w:pPr>
              <w:pStyle w:val="Code"/>
            </w:pPr>
            <w:r w:rsidRPr="00903DBA">
              <w:t>$C:\Temp\Test.c,100$</w:t>
            </w:r>
          </w:p>
        </w:tc>
        <w:tc>
          <w:tcPr>
            <w:tcW w:w="3117" w:type="dxa"/>
          </w:tcPr>
          <w:p w14:paraId="42B1A681" w14:textId="77777777" w:rsidR="005B1C6D" w:rsidRPr="00903DBA" w:rsidRDefault="005B1C6D" w:rsidP="0092795B">
            <w:pPr>
              <w:pStyle w:val="Code"/>
            </w:pPr>
          </w:p>
        </w:tc>
        <w:tc>
          <w:tcPr>
            <w:tcW w:w="3117" w:type="dxa"/>
          </w:tcPr>
          <w:p w14:paraId="344D7E5A" w14:textId="77777777" w:rsidR="005B1C6D" w:rsidRPr="00903DBA" w:rsidRDefault="005B1C6D" w:rsidP="0092795B">
            <w:pPr>
              <w:pStyle w:val="Code"/>
            </w:pPr>
          </w:p>
        </w:tc>
      </w:tr>
    </w:tbl>
    <w:p w14:paraId="241573CC" w14:textId="77777777" w:rsidR="005B1C6D" w:rsidRPr="00903DBA" w:rsidRDefault="005B1C6D" w:rsidP="005B1C6D">
      <w:pPr>
        <w:pStyle w:val="Code"/>
        <w:rPr>
          <w:highlight w:val="white"/>
        </w:rPr>
      </w:pPr>
    </w:p>
    <w:p w14:paraId="66082F93" w14:textId="77777777" w:rsidR="005B1C6D" w:rsidRPr="00903DBA" w:rsidRDefault="005B1C6D" w:rsidP="005B1C6D">
      <w:pPr>
        <w:pStyle w:val="Code"/>
        <w:rPr>
          <w:highlight w:val="white"/>
        </w:rPr>
      </w:pPr>
      <w:r w:rsidRPr="00903DBA">
        <w:rPr>
          <w:highlight w:val="white"/>
        </w:rPr>
        <w:t xml:space="preserve">    private void DoLine(List&lt;Token&gt; tokenList) {</w:t>
      </w:r>
    </w:p>
    <w:p w14:paraId="63160BC4" w14:textId="77777777" w:rsidR="005B1C6D" w:rsidRPr="00903DBA" w:rsidRDefault="005B1C6D" w:rsidP="005B1C6D">
      <w:pPr>
        <w:pStyle w:val="Code"/>
        <w:rPr>
          <w:highlight w:val="white"/>
        </w:rPr>
      </w:pPr>
      <w:r w:rsidRPr="00903DBA">
        <w:rPr>
          <w:highlight w:val="white"/>
        </w:rPr>
        <w:t xml:space="preserve">      int listSize = tokenList.Count;</w:t>
      </w:r>
    </w:p>
    <w:p w14:paraId="5FCE5796" w14:textId="77777777" w:rsidR="005B1C6D" w:rsidRPr="00903DBA" w:rsidRDefault="005B1C6D" w:rsidP="005B1C6D">
      <w:pPr>
        <w:pStyle w:val="Code"/>
        <w:rPr>
          <w:highlight w:val="white"/>
        </w:rPr>
      </w:pPr>
      <w:r w:rsidRPr="00903DBA">
        <w:rPr>
          <w:highlight w:val="white"/>
        </w:rPr>
        <w:t xml:space="preserve">    </w:t>
      </w:r>
    </w:p>
    <w:p w14:paraId="0A02F93A" w14:textId="77777777" w:rsidR="005B1C6D" w:rsidRPr="00903DBA" w:rsidRDefault="005B1C6D" w:rsidP="005B1C6D">
      <w:pPr>
        <w:pStyle w:val="Code"/>
        <w:rPr>
          <w:highlight w:val="white"/>
        </w:rPr>
      </w:pPr>
      <w:r w:rsidRPr="00903DBA">
        <w:rPr>
          <w:highlight w:val="white"/>
        </w:rPr>
        <w:t xml:space="preserve">      if ((listSize == 4) || (listSize == 5)) {</w:t>
      </w:r>
    </w:p>
    <w:p w14:paraId="2F1FD07B" w14:textId="77777777" w:rsidR="005B1C6D" w:rsidRPr="00903DBA" w:rsidRDefault="005B1C6D" w:rsidP="005B1C6D">
      <w:pPr>
        <w:pStyle w:val="Code"/>
        <w:rPr>
          <w:highlight w:val="white"/>
        </w:rPr>
      </w:pPr>
      <w:r w:rsidRPr="00903DBA">
        <w:rPr>
          <w:highlight w:val="white"/>
        </w:rPr>
        <w:t xml:space="preserve">        string lineText = (string) tokenList[2].Value;</w:t>
      </w:r>
    </w:p>
    <w:p w14:paraId="728DD12D" w14:textId="77777777" w:rsidR="005B1C6D" w:rsidRPr="00903DBA" w:rsidRDefault="005B1C6D" w:rsidP="005B1C6D">
      <w:pPr>
        <w:pStyle w:val="Code"/>
        <w:rPr>
          <w:highlight w:val="white"/>
        </w:rPr>
      </w:pPr>
      <w:r w:rsidRPr="00903DBA">
        <w:rPr>
          <w:highlight w:val="white"/>
        </w:rPr>
        <w:t xml:space="preserve">        Assert.Error(int.TryParse(lineText, out CCompiler_Main.Scanner.Line),</w:t>
      </w:r>
    </w:p>
    <w:p w14:paraId="459EAB07" w14:textId="77777777" w:rsidR="005B1C6D" w:rsidRPr="00903DBA" w:rsidRDefault="005B1C6D" w:rsidP="005B1C6D">
      <w:pPr>
        <w:pStyle w:val="Code"/>
        <w:rPr>
          <w:highlight w:val="white"/>
        </w:rPr>
      </w:pPr>
      <w:r w:rsidRPr="00903DBA">
        <w:rPr>
          <w:highlight w:val="white"/>
        </w:rPr>
        <w:t xml:space="preserve">                                  lineText, Message.Invalid_line_number);</w:t>
      </w:r>
    </w:p>
    <w:p w14:paraId="7313F2CC" w14:textId="77777777" w:rsidR="005B1C6D" w:rsidRPr="00903DBA" w:rsidRDefault="005B1C6D" w:rsidP="005B1C6D">
      <w:pPr>
        <w:pStyle w:val="Code"/>
        <w:rPr>
          <w:highlight w:val="white"/>
        </w:rPr>
      </w:pPr>
    </w:p>
    <w:p w14:paraId="5F567258" w14:textId="77777777" w:rsidR="005B1C6D" w:rsidRPr="00903DBA" w:rsidRDefault="005B1C6D" w:rsidP="005B1C6D">
      <w:pPr>
        <w:pStyle w:val="Code"/>
        <w:rPr>
          <w:highlight w:val="white"/>
        </w:rPr>
      </w:pPr>
      <w:r w:rsidRPr="00903DBA">
        <w:rPr>
          <w:highlight w:val="white"/>
        </w:rPr>
        <w:t xml:space="preserve">        if (listSize == 5) {</w:t>
      </w:r>
    </w:p>
    <w:p w14:paraId="126D8C16" w14:textId="77777777" w:rsidR="005B1C6D" w:rsidRPr="00903DBA" w:rsidRDefault="005B1C6D" w:rsidP="005B1C6D">
      <w:pPr>
        <w:pStyle w:val="Code"/>
        <w:rPr>
          <w:highlight w:val="white"/>
        </w:rPr>
      </w:pPr>
      <w:r w:rsidRPr="00903DBA">
        <w:rPr>
          <w:highlight w:val="white"/>
        </w:rPr>
        <w:t xml:space="preserve">          CCompiler_Main.Scanner.Path =</w:t>
      </w:r>
    </w:p>
    <w:p w14:paraId="0FA3F3F9" w14:textId="77777777" w:rsidR="005B1C6D" w:rsidRPr="00903DBA" w:rsidRDefault="005B1C6D" w:rsidP="005B1C6D">
      <w:pPr>
        <w:pStyle w:val="Code"/>
        <w:rPr>
          <w:highlight w:val="white"/>
        </w:rPr>
      </w:pPr>
      <w:r w:rsidRPr="00903DBA">
        <w:rPr>
          <w:highlight w:val="white"/>
        </w:rPr>
        <w:t xml:space="preserve">            new FileInfo((string) tokenList[3].Value);</w:t>
      </w:r>
    </w:p>
    <w:p w14:paraId="1FD351FA" w14:textId="77777777" w:rsidR="005B1C6D" w:rsidRPr="00903DBA" w:rsidRDefault="005B1C6D" w:rsidP="005B1C6D">
      <w:pPr>
        <w:pStyle w:val="Code"/>
        <w:rPr>
          <w:highlight w:val="white"/>
        </w:rPr>
      </w:pPr>
      <w:r w:rsidRPr="00903DBA">
        <w:rPr>
          <w:highlight w:val="white"/>
        </w:rPr>
        <w:t xml:space="preserve">        }</w:t>
      </w:r>
    </w:p>
    <w:p w14:paraId="08FCB858" w14:textId="77777777" w:rsidR="005B1C6D" w:rsidRPr="00903DBA" w:rsidRDefault="005B1C6D" w:rsidP="005B1C6D">
      <w:pPr>
        <w:pStyle w:val="Code"/>
        <w:rPr>
          <w:highlight w:val="white"/>
        </w:rPr>
      </w:pPr>
      <w:r w:rsidRPr="00903DBA">
        <w:rPr>
          <w:highlight w:val="white"/>
        </w:rPr>
        <w:t xml:space="preserve">      }</w:t>
      </w:r>
    </w:p>
    <w:p w14:paraId="6238B73F" w14:textId="77777777" w:rsidR="005B1C6D" w:rsidRPr="00903DBA" w:rsidRDefault="005B1C6D" w:rsidP="005B1C6D">
      <w:pPr>
        <w:pStyle w:val="Code"/>
        <w:rPr>
          <w:highlight w:val="white"/>
        </w:rPr>
      </w:pPr>
      <w:r w:rsidRPr="00903DBA">
        <w:rPr>
          <w:highlight w:val="white"/>
        </w:rPr>
        <w:t xml:space="preserve">      else {</w:t>
      </w:r>
    </w:p>
    <w:p w14:paraId="34DADD54" w14:textId="77777777" w:rsidR="005B1C6D" w:rsidRPr="00903DBA" w:rsidRDefault="005B1C6D" w:rsidP="005B1C6D">
      <w:pPr>
        <w:pStyle w:val="Code"/>
        <w:rPr>
          <w:highlight w:val="white"/>
        </w:rPr>
      </w:pPr>
      <w:r w:rsidRPr="00903DBA">
        <w:rPr>
          <w:highlight w:val="white"/>
        </w:rPr>
        <w:t xml:space="preserve">        Assert.Error(listSize == 3, TokenListToString(tokenList),</w:t>
      </w:r>
    </w:p>
    <w:p w14:paraId="4B69B981" w14:textId="77777777" w:rsidR="005B1C6D" w:rsidRPr="00903DBA" w:rsidRDefault="005B1C6D" w:rsidP="005B1C6D">
      <w:pPr>
        <w:pStyle w:val="Code"/>
        <w:rPr>
          <w:highlight w:val="white"/>
        </w:rPr>
      </w:pPr>
      <w:r w:rsidRPr="00903DBA">
        <w:rPr>
          <w:highlight w:val="white"/>
        </w:rPr>
        <w:t xml:space="preserve">                     Message.Invalid_preprocessor_directive);</w:t>
      </w:r>
    </w:p>
    <w:p w14:paraId="31FE6979" w14:textId="77777777" w:rsidR="005B1C6D" w:rsidRPr="00903DBA" w:rsidRDefault="005B1C6D" w:rsidP="005B1C6D">
      <w:pPr>
        <w:pStyle w:val="Code"/>
        <w:rPr>
          <w:highlight w:val="white"/>
        </w:rPr>
      </w:pPr>
      <w:r w:rsidRPr="00903DBA">
        <w:rPr>
          <w:highlight w:val="white"/>
        </w:rPr>
        <w:t xml:space="preserve">      }</w:t>
      </w:r>
    </w:p>
    <w:p w14:paraId="0821181C" w14:textId="77777777" w:rsidR="005B1C6D" w:rsidRPr="00903DBA" w:rsidRDefault="005B1C6D" w:rsidP="005B1C6D">
      <w:pPr>
        <w:pStyle w:val="Code"/>
        <w:rPr>
          <w:highlight w:val="white"/>
        </w:rPr>
      </w:pPr>
    </w:p>
    <w:p w14:paraId="78A692C8" w14:textId="77777777" w:rsidR="005B1C6D" w:rsidRPr="00903DBA" w:rsidRDefault="005B1C6D" w:rsidP="005B1C6D">
      <w:pPr>
        <w:pStyle w:val="Code"/>
        <w:rPr>
          <w:highlight w:val="white"/>
        </w:rPr>
      </w:pPr>
      <w:r w:rsidRPr="00903DBA">
        <w:rPr>
          <w:highlight w:val="white"/>
        </w:rPr>
        <w:t xml:space="preserve">      m_outputBuffer.Append(Symbol.SeparatorId + CCompiler_Main.Scanner.Path +</w:t>
      </w:r>
    </w:p>
    <w:p w14:paraId="2959EDBB" w14:textId="77777777" w:rsidR="005B1C6D" w:rsidRPr="00903DBA" w:rsidRDefault="005B1C6D" w:rsidP="005B1C6D">
      <w:pPr>
        <w:pStyle w:val="Code"/>
        <w:rPr>
          <w:highlight w:val="white"/>
        </w:rPr>
      </w:pPr>
      <w:r w:rsidRPr="00903DBA">
        <w:rPr>
          <w:highlight w:val="white"/>
        </w:rPr>
        <w:t xml:space="preserve">                            "," + CCompiler_Main.Scanner.Line +</w:t>
      </w:r>
    </w:p>
    <w:p w14:paraId="7A01E823" w14:textId="77777777" w:rsidR="005B1C6D" w:rsidRPr="00903DBA" w:rsidRDefault="005B1C6D" w:rsidP="005B1C6D">
      <w:pPr>
        <w:pStyle w:val="Code"/>
        <w:rPr>
          <w:highlight w:val="white"/>
        </w:rPr>
      </w:pPr>
      <w:r w:rsidRPr="00903DBA">
        <w:rPr>
          <w:highlight w:val="white"/>
        </w:rPr>
        <w:t xml:space="preserve">                            Symbol.SeparatorId + "\n");</w:t>
      </w:r>
    </w:p>
    <w:p w14:paraId="36337250" w14:textId="77777777" w:rsidR="005B1C6D" w:rsidRPr="00903DBA" w:rsidRDefault="005B1C6D" w:rsidP="005B1C6D">
      <w:pPr>
        <w:pStyle w:val="Code"/>
        <w:rPr>
          <w:highlight w:val="white"/>
        </w:rPr>
      </w:pPr>
      <w:r w:rsidRPr="00903DBA">
        <w:rPr>
          <w:highlight w:val="white"/>
        </w:rPr>
        <w:t xml:space="preserve">    }</w:t>
      </w:r>
    </w:p>
    <w:p w14:paraId="6EB53A9B" w14:textId="77777777" w:rsidR="005B1C6D" w:rsidRPr="00903DBA" w:rsidRDefault="005B1C6D" w:rsidP="005B1C6D">
      <w:pPr>
        <w:pStyle w:val="Rubrik3"/>
      </w:pPr>
      <w:bookmarkStart w:id="526" w:name="_Toc57656157"/>
      <w:r w:rsidRPr="00903DBA">
        <w:t>Includes</w:t>
      </w:r>
      <w:bookmarkEnd w:id="526"/>
    </w:p>
    <w:p w14:paraId="39963A74" w14:textId="77777777" w:rsidR="005B1C6D" w:rsidRPr="00903DBA" w:rsidRDefault="005B1C6D" w:rsidP="005B1C6D">
      <w:r w:rsidRPr="00903DBA">
        <w:t xml:space="preserve">There are two kinds of include files: system files (‘&lt;’ and ‘&gt;’) and internal files (‘\”’). The systems files are included from the path given by </w:t>
      </w:r>
      <w:r w:rsidRPr="00903DBA">
        <w:rPr>
          <w:rStyle w:val="CodeInText"/>
        </w:rPr>
        <w:t>Main.IncludePath</w:t>
      </w:r>
      <w:r w:rsidRPr="00903DBA">
        <w:t>, and the internal files are included locally.</w:t>
      </w:r>
    </w:p>
    <w:p w14:paraId="534D4E94" w14:textId="77777777" w:rsidR="005B1C6D" w:rsidRPr="00903DBA" w:rsidRDefault="005B1C6D" w:rsidP="005B1C6D">
      <w:r w:rsidRPr="00903DBA">
        <w:t xml:space="preserve">The </w:t>
      </w:r>
      <w:r w:rsidRPr="00903DBA">
        <w:rPr>
          <w:rStyle w:val="CodeInText"/>
        </w:rPr>
        <w:t>Main.IncludeSet</w:t>
      </w:r>
      <w:r w:rsidRPr="00903DBA">
        <w:t xml:space="preserve"> set is used to track the included file so that the source file include the files shall be recompiled if it or any of its included files has been changed after the object file. The </w:t>
      </w:r>
      <w:r w:rsidRPr="00903DBA">
        <w:rPr>
          <w:rStyle w:val="CodeInText"/>
        </w:rPr>
        <w:t>Main.IncludeStack</w:t>
      </w:r>
      <w:r w:rsidRPr="00903DBA">
        <w:t xml:space="preserve"> is used to make sure that there is no circular inclusion.</w:t>
      </w:r>
    </w:p>
    <w:p w14:paraId="57CC66D2" w14:textId="77777777" w:rsidR="005B1C6D" w:rsidRPr="00903DBA" w:rsidRDefault="005B1C6D" w:rsidP="005B1C6D">
      <w:r w:rsidRPr="00903DBA">
        <w:t xml:space="preserve">The </w:t>
      </w:r>
      <w:r w:rsidRPr="00903DBA">
        <w:rPr>
          <w:rStyle w:val="CodeInText"/>
        </w:rPr>
        <w:t>Main.Path</w:t>
      </w:r>
      <w:r w:rsidRPr="00903DBA">
        <w:t xml:space="preserve"> and </w:t>
      </w:r>
      <w:r w:rsidRPr="00903DBA">
        <w:rPr>
          <w:rStyle w:val="CodeInText"/>
        </w:rPr>
        <w:t>Main.Line</w:t>
      </w:r>
      <w:r w:rsidRPr="00903DBA">
        <w:t xml:space="preserve"> fields are temporary replaced by the path and line of the included file. After the include line has been read, the original path and line is added to the included source code, in the dollar sign format (for example: “$C:\Temp\Test.c,100$”). The method returns the source code of the included file, which will replace the original include line. </w:t>
      </w:r>
    </w:p>
    <w:p w14:paraId="57916512" w14:textId="77777777" w:rsidR="005B1C6D" w:rsidRPr="00903DBA" w:rsidRDefault="005B1C6D" w:rsidP="005B1C6D">
      <w:pPr>
        <w:pStyle w:val="Code"/>
        <w:rPr>
          <w:highlight w:val="white"/>
        </w:rPr>
      </w:pPr>
      <w:r w:rsidRPr="00903DBA">
        <w:rPr>
          <w:highlight w:val="white"/>
        </w:rPr>
        <w:t xml:space="preserve">    private void DoInclude(List&lt;Token&gt; tokenList) {</w:t>
      </w:r>
    </w:p>
    <w:p w14:paraId="7FDF5B1F" w14:textId="77777777" w:rsidR="005B1C6D" w:rsidRPr="00903DBA" w:rsidRDefault="005B1C6D" w:rsidP="005B1C6D">
      <w:pPr>
        <w:pStyle w:val="Code"/>
        <w:rPr>
          <w:highlight w:val="white"/>
        </w:rPr>
      </w:pPr>
      <w:r w:rsidRPr="00903DBA">
        <w:rPr>
          <w:highlight w:val="white"/>
        </w:rPr>
        <w:t xml:space="preserve">      FileInfo includeFile = null;</w:t>
      </w:r>
    </w:p>
    <w:p w14:paraId="36B7B092" w14:textId="77777777" w:rsidR="005B1C6D" w:rsidRPr="00903DBA" w:rsidRDefault="005B1C6D" w:rsidP="005B1C6D">
      <w:pPr>
        <w:pStyle w:val="Code"/>
        <w:rPr>
          <w:highlight w:val="white"/>
        </w:rPr>
      </w:pPr>
      <w:r w:rsidRPr="00903DBA">
        <w:rPr>
          <w:highlight w:val="white"/>
        </w:rPr>
        <w:t xml:space="preserve">    </w:t>
      </w:r>
    </w:p>
    <w:p w14:paraId="3FFD91B4" w14:textId="77777777" w:rsidR="005B1C6D" w:rsidRPr="00903DBA" w:rsidRDefault="005B1C6D" w:rsidP="005B1C6D">
      <w:pPr>
        <w:pStyle w:val="Code"/>
        <w:rPr>
          <w:highlight w:val="white"/>
        </w:rPr>
      </w:pPr>
      <w:r w:rsidRPr="00903DBA">
        <w:rPr>
          <w:highlight w:val="white"/>
        </w:rPr>
        <w:t xml:space="preserve">      if ((tokenList[2].Id == CCompiler_Pre.Tokens.STRING) &amp;&amp;</w:t>
      </w:r>
    </w:p>
    <w:p w14:paraId="7DCB76DC" w14:textId="77777777" w:rsidR="005B1C6D" w:rsidRPr="00903DBA" w:rsidRDefault="005B1C6D" w:rsidP="005B1C6D">
      <w:pPr>
        <w:pStyle w:val="Code"/>
        <w:rPr>
          <w:highlight w:val="white"/>
        </w:rPr>
      </w:pPr>
      <w:r w:rsidRPr="00903DBA">
        <w:rPr>
          <w:highlight w:val="white"/>
        </w:rPr>
        <w:t xml:space="preserve">          (tokenList[3].Id == CCompiler_Pre.Tokens.EOF)) {</w:t>
      </w:r>
    </w:p>
    <w:p w14:paraId="019BD946" w14:textId="77777777" w:rsidR="005B1C6D" w:rsidRPr="00903DBA" w:rsidRDefault="005B1C6D" w:rsidP="005B1C6D">
      <w:pPr>
        <w:pStyle w:val="Code"/>
        <w:rPr>
          <w:highlight w:val="white"/>
        </w:rPr>
      </w:pPr>
      <w:r w:rsidRPr="00903DBA">
        <w:rPr>
          <w:highlight w:val="white"/>
        </w:rPr>
        <w:t xml:space="preserve">        string text = tokenList[2].ToString();</w:t>
      </w:r>
    </w:p>
    <w:p w14:paraId="52EB15F0" w14:textId="77777777" w:rsidR="005B1C6D" w:rsidRPr="00903DBA" w:rsidRDefault="005B1C6D" w:rsidP="005B1C6D">
      <w:pPr>
        <w:pStyle w:val="Code"/>
        <w:rPr>
          <w:highlight w:val="white"/>
        </w:rPr>
      </w:pPr>
      <w:r w:rsidRPr="00903DBA">
        <w:rPr>
          <w:highlight w:val="white"/>
        </w:rPr>
        <w:t xml:space="preserve">        string file = text.ToString().Substring(1, text.Length - 1);</w:t>
      </w:r>
    </w:p>
    <w:p w14:paraId="1FB58B48" w14:textId="445CD137" w:rsidR="005B1C6D" w:rsidRPr="00903DBA" w:rsidRDefault="005B1C6D" w:rsidP="005B1C6D">
      <w:pPr>
        <w:pStyle w:val="Code"/>
        <w:rPr>
          <w:highlight w:val="white"/>
        </w:rPr>
      </w:pPr>
      <w:r w:rsidRPr="00903DBA">
        <w:rPr>
          <w:highlight w:val="white"/>
        </w:rPr>
        <w:t xml:space="preserve">        includeFile = new FileInfo(</w:t>
      </w:r>
      <w:r w:rsidR="001A433D" w:rsidRPr="00903DBA">
        <w:rPr>
          <w:highlight w:val="white"/>
        </w:rPr>
        <w:t xml:space="preserve">Start.SourcePath + </w:t>
      </w:r>
      <w:r w:rsidRPr="00903DBA">
        <w:rPr>
          <w:highlight w:val="white"/>
        </w:rPr>
        <w:t>file);</w:t>
      </w:r>
    </w:p>
    <w:p w14:paraId="12AD0819" w14:textId="77777777" w:rsidR="005B1C6D" w:rsidRPr="00903DBA" w:rsidRDefault="005B1C6D" w:rsidP="005B1C6D">
      <w:pPr>
        <w:pStyle w:val="Code"/>
        <w:rPr>
          <w:highlight w:val="white"/>
        </w:rPr>
      </w:pPr>
      <w:r w:rsidRPr="00903DBA">
        <w:rPr>
          <w:highlight w:val="white"/>
        </w:rPr>
        <w:t xml:space="preserve">      }</w:t>
      </w:r>
    </w:p>
    <w:p w14:paraId="131C70BD" w14:textId="77777777" w:rsidR="005B1C6D" w:rsidRPr="00903DBA" w:rsidRDefault="005B1C6D" w:rsidP="005B1C6D">
      <w:pPr>
        <w:pStyle w:val="Code"/>
        <w:rPr>
          <w:highlight w:val="white"/>
        </w:rPr>
      </w:pPr>
      <w:r w:rsidRPr="00903DBA">
        <w:rPr>
          <w:highlight w:val="white"/>
        </w:rPr>
        <w:t xml:space="preserve">      else {</w:t>
      </w:r>
    </w:p>
    <w:p w14:paraId="451DCB57" w14:textId="77777777" w:rsidR="005B1C6D" w:rsidRPr="00903DBA" w:rsidRDefault="005B1C6D" w:rsidP="005B1C6D">
      <w:pPr>
        <w:pStyle w:val="Code"/>
        <w:rPr>
          <w:highlight w:val="white"/>
        </w:rPr>
      </w:pPr>
      <w:r w:rsidRPr="00903DBA">
        <w:rPr>
          <w:highlight w:val="white"/>
        </w:rPr>
        <w:t xml:space="preserve">        StringBuilder buffer = new StringBuilder();</w:t>
      </w:r>
    </w:p>
    <w:p w14:paraId="230EA9CA" w14:textId="77777777" w:rsidR="005B1C6D" w:rsidRPr="00903DBA" w:rsidRDefault="005B1C6D" w:rsidP="005B1C6D">
      <w:pPr>
        <w:pStyle w:val="Code"/>
        <w:rPr>
          <w:highlight w:val="white"/>
        </w:rPr>
      </w:pPr>
    </w:p>
    <w:p w14:paraId="0494746A" w14:textId="77777777" w:rsidR="005B1C6D" w:rsidRPr="00903DBA" w:rsidRDefault="005B1C6D" w:rsidP="005B1C6D">
      <w:pPr>
        <w:pStyle w:val="Code"/>
        <w:rPr>
          <w:highlight w:val="white"/>
        </w:rPr>
      </w:pPr>
      <w:r w:rsidRPr="00903DBA">
        <w:rPr>
          <w:highlight w:val="white"/>
        </w:rPr>
        <w:t xml:space="preserve">        foreach (Token token in tokenList.GetRange(2, tokenList.Count - 2)) {</w:t>
      </w:r>
    </w:p>
    <w:p w14:paraId="4E42CBAB" w14:textId="77777777" w:rsidR="005B1C6D" w:rsidRPr="00903DBA" w:rsidRDefault="005B1C6D" w:rsidP="005B1C6D">
      <w:pPr>
        <w:pStyle w:val="Code"/>
        <w:rPr>
          <w:highlight w:val="white"/>
        </w:rPr>
      </w:pPr>
      <w:r w:rsidRPr="00903DBA">
        <w:rPr>
          <w:highlight w:val="white"/>
        </w:rPr>
        <w:t xml:space="preserve">          buffer.Append(token.ToString());</w:t>
      </w:r>
    </w:p>
    <w:p w14:paraId="738C2BB2" w14:textId="77777777" w:rsidR="005B1C6D" w:rsidRPr="00903DBA" w:rsidRDefault="005B1C6D" w:rsidP="005B1C6D">
      <w:pPr>
        <w:pStyle w:val="Code"/>
        <w:rPr>
          <w:highlight w:val="white"/>
        </w:rPr>
      </w:pPr>
      <w:r w:rsidRPr="00903DBA">
        <w:rPr>
          <w:highlight w:val="white"/>
        </w:rPr>
        <w:t xml:space="preserve">        }</w:t>
      </w:r>
    </w:p>
    <w:p w14:paraId="63753DEE" w14:textId="77777777" w:rsidR="005B1C6D" w:rsidRPr="00903DBA" w:rsidRDefault="005B1C6D" w:rsidP="005B1C6D">
      <w:pPr>
        <w:pStyle w:val="Code"/>
        <w:rPr>
          <w:highlight w:val="white"/>
        </w:rPr>
      </w:pPr>
      <w:r w:rsidRPr="00903DBA">
        <w:rPr>
          <w:highlight w:val="white"/>
        </w:rPr>
        <w:t xml:space="preserve">      </w:t>
      </w:r>
    </w:p>
    <w:p w14:paraId="23D5AD74" w14:textId="77777777" w:rsidR="005B1C6D" w:rsidRPr="00903DBA" w:rsidRDefault="005B1C6D" w:rsidP="005B1C6D">
      <w:pPr>
        <w:pStyle w:val="Code"/>
        <w:rPr>
          <w:highlight w:val="white"/>
        </w:rPr>
      </w:pPr>
      <w:r w:rsidRPr="00903DBA">
        <w:rPr>
          <w:highlight w:val="white"/>
        </w:rPr>
        <w:t xml:space="preserve">        string text = buffer.ToString();</w:t>
      </w:r>
    </w:p>
    <w:p w14:paraId="576BF462" w14:textId="77777777" w:rsidR="005B1C6D" w:rsidRPr="00903DBA" w:rsidRDefault="005B1C6D" w:rsidP="005B1C6D">
      <w:pPr>
        <w:pStyle w:val="Code"/>
        <w:rPr>
          <w:highlight w:val="white"/>
        </w:rPr>
      </w:pPr>
    </w:p>
    <w:p w14:paraId="638B4B1C" w14:textId="77777777" w:rsidR="005B1C6D" w:rsidRPr="00903DBA" w:rsidRDefault="005B1C6D" w:rsidP="005B1C6D">
      <w:pPr>
        <w:pStyle w:val="Code"/>
        <w:rPr>
          <w:highlight w:val="white"/>
        </w:rPr>
      </w:pPr>
      <w:r w:rsidRPr="00903DBA">
        <w:rPr>
          <w:highlight w:val="white"/>
        </w:rPr>
        <w:t xml:space="preserve">        if (text.StartsWith("&lt;") &amp;&amp; text.EndsWith("&gt;")) {</w:t>
      </w:r>
    </w:p>
    <w:p w14:paraId="71CD6682" w14:textId="77777777" w:rsidR="005B1C6D" w:rsidRPr="00903DBA" w:rsidRDefault="005B1C6D" w:rsidP="005B1C6D">
      <w:pPr>
        <w:pStyle w:val="Code"/>
        <w:rPr>
          <w:highlight w:val="white"/>
        </w:rPr>
      </w:pPr>
      <w:r w:rsidRPr="00903DBA">
        <w:rPr>
          <w:highlight w:val="white"/>
        </w:rPr>
        <w:t xml:space="preserve">          string file = text.ToString().Substring(1, text.Length - 2);</w:t>
      </w:r>
    </w:p>
    <w:p w14:paraId="6FE2744C" w14:textId="1CBFAC5E" w:rsidR="005B1C6D" w:rsidRPr="00903DBA" w:rsidRDefault="005B1C6D" w:rsidP="005B1C6D">
      <w:pPr>
        <w:pStyle w:val="Code"/>
        <w:rPr>
          <w:highlight w:val="white"/>
        </w:rPr>
      </w:pPr>
      <w:r w:rsidRPr="00903DBA">
        <w:rPr>
          <w:highlight w:val="white"/>
        </w:rPr>
        <w:t xml:space="preserve">          includeFile = new FileInfo(</w:t>
      </w:r>
      <w:r w:rsidR="00C9762B" w:rsidRPr="00903DBA">
        <w:rPr>
          <w:highlight w:val="white"/>
        </w:rPr>
        <w:t>Start.SourcePath</w:t>
      </w:r>
      <w:r w:rsidRPr="00903DBA">
        <w:rPr>
          <w:highlight w:val="white"/>
        </w:rPr>
        <w:t xml:space="preserve"> + file);</w:t>
      </w:r>
    </w:p>
    <w:p w14:paraId="5D94772D" w14:textId="77777777" w:rsidR="005B1C6D" w:rsidRPr="00903DBA" w:rsidRDefault="005B1C6D" w:rsidP="005B1C6D">
      <w:pPr>
        <w:pStyle w:val="Code"/>
        <w:rPr>
          <w:highlight w:val="white"/>
        </w:rPr>
      </w:pPr>
      <w:r w:rsidRPr="00903DBA">
        <w:rPr>
          <w:highlight w:val="white"/>
        </w:rPr>
        <w:t xml:space="preserve">        }</w:t>
      </w:r>
    </w:p>
    <w:p w14:paraId="23ACE506" w14:textId="77777777" w:rsidR="005B1C6D" w:rsidRPr="00903DBA" w:rsidRDefault="005B1C6D" w:rsidP="005B1C6D">
      <w:pPr>
        <w:pStyle w:val="Code"/>
        <w:rPr>
          <w:highlight w:val="white"/>
        </w:rPr>
      </w:pPr>
      <w:r w:rsidRPr="00903DBA">
        <w:rPr>
          <w:highlight w:val="white"/>
        </w:rPr>
        <w:t xml:space="preserve">        else {</w:t>
      </w:r>
    </w:p>
    <w:p w14:paraId="3ADACB55" w14:textId="77777777" w:rsidR="005B1C6D" w:rsidRPr="00903DBA" w:rsidRDefault="005B1C6D" w:rsidP="005B1C6D">
      <w:pPr>
        <w:pStyle w:val="Code"/>
        <w:rPr>
          <w:highlight w:val="white"/>
        </w:rPr>
      </w:pPr>
      <w:r w:rsidRPr="00903DBA">
        <w:rPr>
          <w:highlight w:val="white"/>
        </w:rPr>
        <w:t xml:space="preserve">          Assert.Error(TokenListToString(tokenList),</w:t>
      </w:r>
    </w:p>
    <w:p w14:paraId="76B73F89" w14:textId="77777777" w:rsidR="005B1C6D" w:rsidRPr="00903DBA" w:rsidRDefault="005B1C6D" w:rsidP="005B1C6D">
      <w:pPr>
        <w:pStyle w:val="Code"/>
        <w:rPr>
          <w:highlight w:val="white"/>
        </w:rPr>
      </w:pPr>
      <w:r w:rsidRPr="00903DBA">
        <w:rPr>
          <w:highlight w:val="white"/>
        </w:rPr>
        <w:t xml:space="preserve">                       Message.Invalid_preprocessor_directive);</w:t>
      </w:r>
    </w:p>
    <w:p w14:paraId="6F0D6BCB" w14:textId="77777777" w:rsidR="005B1C6D" w:rsidRPr="00903DBA" w:rsidRDefault="005B1C6D" w:rsidP="005B1C6D">
      <w:pPr>
        <w:pStyle w:val="Code"/>
        <w:rPr>
          <w:highlight w:val="white"/>
        </w:rPr>
      </w:pPr>
      <w:r w:rsidRPr="00903DBA">
        <w:rPr>
          <w:highlight w:val="white"/>
        </w:rPr>
        <w:t xml:space="preserve">        }</w:t>
      </w:r>
    </w:p>
    <w:p w14:paraId="70ED42DA" w14:textId="77777777" w:rsidR="005B1C6D" w:rsidRPr="00903DBA" w:rsidRDefault="005B1C6D" w:rsidP="005B1C6D">
      <w:pPr>
        <w:pStyle w:val="Code"/>
        <w:rPr>
          <w:highlight w:val="white"/>
        </w:rPr>
      </w:pPr>
      <w:r w:rsidRPr="00903DBA">
        <w:rPr>
          <w:highlight w:val="white"/>
        </w:rPr>
        <w:t xml:space="preserve">      }</w:t>
      </w:r>
    </w:p>
    <w:p w14:paraId="592AABFD" w14:textId="77777777" w:rsidR="005B1C6D" w:rsidRPr="00903DBA" w:rsidRDefault="005B1C6D" w:rsidP="000A4F9D">
      <w:pPr>
        <w:pStyle w:val="Code"/>
        <w:rPr>
          <w:highlight w:val="white"/>
        </w:rPr>
      </w:pPr>
    </w:p>
    <w:p w14:paraId="4F32FFA4" w14:textId="77777777" w:rsidR="000A4F9D" w:rsidRPr="00903DBA" w:rsidRDefault="000A4F9D" w:rsidP="000A4F9D">
      <w:pPr>
        <w:pStyle w:val="Code"/>
        <w:rPr>
          <w:highlight w:val="white"/>
        </w:rPr>
      </w:pPr>
      <w:r w:rsidRPr="00903DBA">
        <w:rPr>
          <w:highlight w:val="white"/>
        </w:rPr>
        <w:t xml:space="preserve">      Assert.Error(!m_includeStack.Contains(includeFile),</w:t>
      </w:r>
    </w:p>
    <w:p w14:paraId="72862086" w14:textId="77777777" w:rsidR="000A4F9D" w:rsidRPr="00903DBA" w:rsidRDefault="000A4F9D" w:rsidP="000A4F9D">
      <w:pPr>
        <w:pStyle w:val="Code"/>
        <w:rPr>
          <w:highlight w:val="white"/>
        </w:rPr>
      </w:pPr>
      <w:r w:rsidRPr="00903DBA">
        <w:rPr>
          <w:highlight w:val="white"/>
        </w:rPr>
        <w:t xml:space="preserve">                   includeFile.FullName, Message.Repeted_include_statement);</w:t>
      </w:r>
    </w:p>
    <w:p w14:paraId="1E9AAEBE" w14:textId="77777777" w:rsidR="000A4F9D" w:rsidRPr="00903DBA" w:rsidRDefault="000A4F9D" w:rsidP="000A4F9D">
      <w:pPr>
        <w:pStyle w:val="Code"/>
        <w:rPr>
          <w:highlight w:val="white"/>
        </w:rPr>
      </w:pPr>
      <w:r w:rsidRPr="00903DBA">
        <w:rPr>
          <w:highlight w:val="white"/>
        </w:rPr>
        <w:t xml:space="preserve">      m_includeStack.Push(includeFile);</w:t>
      </w:r>
    </w:p>
    <w:p w14:paraId="2F2E5E74" w14:textId="77777777" w:rsidR="000A4F9D" w:rsidRPr="00903DBA" w:rsidRDefault="000A4F9D" w:rsidP="000A4F9D">
      <w:pPr>
        <w:pStyle w:val="Code"/>
        <w:rPr>
          <w:highlight w:val="white"/>
        </w:rPr>
      </w:pPr>
      <w:r w:rsidRPr="00903DBA">
        <w:rPr>
          <w:highlight w:val="white"/>
        </w:rPr>
        <w:t xml:space="preserve">      m_includeSet.Add(includeFile);</w:t>
      </w:r>
    </w:p>
    <w:p w14:paraId="20EA6128" w14:textId="77777777" w:rsidR="000A4F9D" w:rsidRPr="00903DBA" w:rsidRDefault="000A4F9D" w:rsidP="000A4F9D">
      <w:pPr>
        <w:pStyle w:val="Code"/>
        <w:rPr>
          <w:highlight w:val="white"/>
        </w:rPr>
      </w:pPr>
      <w:r w:rsidRPr="00903DBA">
        <w:rPr>
          <w:highlight w:val="white"/>
        </w:rPr>
        <w:t xml:space="preserve">      FileInfo oldPath = CCompiler_Main.Scanner.Path;</w:t>
      </w:r>
    </w:p>
    <w:p w14:paraId="5A9E0D47" w14:textId="77777777" w:rsidR="000A4F9D" w:rsidRPr="00903DBA" w:rsidRDefault="000A4F9D" w:rsidP="000A4F9D">
      <w:pPr>
        <w:pStyle w:val="Code"/>
        <w:rPr>
          <w:highlight w:val="white"/>
        </w:rPr>
      </w:pPr>
      <w:r w:rsidRPr="00903DBA">
        <w:rPr>
          <w:highlight w:val="white"/>
        </w:rPr>
        <w:t xml:space="preserve">      int oldLine = CCompiler_Main.Scanner.Line;</w:t>
      </w:r>
    </w:p>
    <w:p w14:paraId="7C703D26" w14:textId="77777777" w:rsidR="000A4F9D" w:rsidRPr="00903DBA" w:rsidRDefault="000A4F9D" w:rsidP="000A4F9D">
      <w:pPr>
        <w:pStyle w:val="Code"/>
        <w:rPr>
          <w:highlight w:val="white"/>
        </w:rPr>
      </w:pPr>
      <w:r w:rsidRPr="00903DBA">
        <w:rPr>
          <w:highlight w:val="white"/>
        </w:rPr>
        <w:t xml:space="preserve">      CCompiler_Main.Scanner.Path = includeFile;</w:t>
      </w:r>
    </w:p>
    <w:p w14:paraId="78E6CB45" w14:textId="77777777" w:rsidR="000A4F9D" w:rsidRPr="00903DBA" w:rsidRDefault="000A4F9D" w:rsidP="000A4F9D">
      <w:pPr>
        <w:pStyle w:val="Code"/>
        <w:rPr>
          <w:highlight w:val="white"/>
        </w:rPr>
      </w:pPr>
      <w:r w:rsidRPr="00903DBA">
        <w:rPr>
          <w:highlight w:val="white"/>
        </w:rPr>
        <w:t xml:space="preserve">      CCompiler_Main.Scanner.Line = 1;</w:t>
      </w:r>
    </w:p>
    <w:p w14:paraId="491108A2" w14:textId="77777777" w:rsidR="000A4F9D" w:rsidRPr="00903DBA" w:rsidRDefault="000A4F9D" w:rsidP="000A4F9D">
      <w:pPr>
        <w:pStyle w:val="Code"/>
        <w:rPr>
          <w:highlight w:val="white"/>
        </w:rPr>
      </w:pPr>
      <w:r w:rsidRPr="00903DBA">
        <w:rPr>
          <w:highlight w:val="white"/>
        </w:rPr>
        <w:t xml:space="preserve">      m_outputBuffer.Append(Symbol.SeparatorId + CCompiler_Main.Scanner.Path +</w:t>
      </w:r>
    </w:p>
    <w:p w14:paraId="2D84FE5A" w14:textId="77777777" w:rsidR="000A4F9D" w:rsidRPr="00903DBA" w:rsidRDefault="000A4F9D" w:rsidP="000A4F9D">
      <w:pPr>
        <w:pStyle w:val="Code"/>
        <w:rPr>
          <w:highlight w:val="white"/>
        </w:rPr>
      </w:pPr>
      <w:r w:rsidRPr="00903DBA">
        <w:rPr>
          <w:highlight w:val="white"/>
        </w:rPr>
        <w:t xml:space="preserve">                            ",0" + Symbol.SeparatorId + "\n");</w:t>
      </w:r>
    </w:p>
    <w:p w14:paraId="621E91D1" w14:textId="77777777" w:rsidR="000A4F9D" w:rsidRPr="00903DBA" w:rsidRDefault="000A4F9D" w:rsidP="000A4F9D">
      <w:pPr>
        <w:pStyle w:val="Code"/>
        <w:rPr>
          <w:highlight w:val="white"/>
        </w:rPr>
      </w:pPr>
      <w:r w:rsidRPr="00903DBA">
        <w:rPr>
          <w:highlight w:val="white"/>
        </w:rPr>
        <w:t xml:space="preserve">      DoProcess(includeFile);</w:t>
      </w:r>
    </w:p>
    <w:p w14:paraId="49CCF7EF" w14:textId="77777777" w:rsidR="000A4F9D" w:rsidRPr="00903DBA" w:rsidRDefault="000A4F9D" w:rsidP="000A4F9D">
      <w:pPr>
        <w:pStyle w:val="Code"/>
        <w:rPr>
          <w:highlight w:val="white"/>
        </w:rPr>
      </w:pPr>
      <w:r w:rsidRPr="00903DBA">
        <w:rPr>
          <w:highlight w:val="white"/>
        </w:rPr>
        <w:t xml:space="preserve">      CCompiler_Main.Scanner.Line = oldLine;</w:t>
      </w:r>
    </w:p>
    <w:p w14:paraId="57507313" w14:textId="77777777" w:rsidR="000A4F9D" w:rsidRPr="00903DBA" w:rsidRDefault="000A4F9D" w:rsidP="000A4F9D">
      <w:pPr>
        <w:pStyle w:val="Code"/>
        <w:rPr>
          <w:highlight w:val="white"/>
        </w:rPr>
      </w:pPr>
      <w:r w:rsidRPr="00903DBA">
        <w:rPr>
          <w:highlight w:val="white"/>
        </w:rPr>
        <w:t xml:space="preserve">      CCompiler_Main.Scanner.Path = oldPath;</w:t>
      </w:r>
    </w:p>
    <w:p w14:paraId="445B8548" w14:textId="77777777" w:rsidR="000A4F9D" w:rsidRPr="00903DBA" w:rsidRDefault="000A4F9D" w:rsidP="000A4F9D">
      <w:pPr>
        <w:pStyle w:val="Code"/>
        <w:rPr>
          <w:highlight w:val="white"/>
        </w:rPr>
      </w:pPr>
      <w:r w:rsidRPr="00903DBA">
        <w:rPr>
          <w:highlight w:val="white"/>
        </w:rPr>
        <w:t xml:space="preserve">      m_outputBuffer.Append(Symbol.SeparatorId + CCompiler_Main.Scanner.Path +</w:t>
      </w:r>
    </w:p>
    <w:p w14:paraId="0614EBC8" w14:textId="77777777" w:rsidR="000A4F9D" w:rsidRPr="00903DBA" w:rsidRDefault="000A4F9D" w:rsidP="000A4F9D">
      <w:pPr>
        <w:pStyle w:val="Code"/>
        <w:rPr>
          <w:highlight w:val="white"/>
        </w:rPr>
      </w:pPr>
      <w:r w:rsidRPr="00903DBA">
        <w:rPr>
          <w:highlight w:val="white"/>
        </w:rPr>
        <w:t xml:space="preserve">                            "," + (CCompiler_Main.Scanner.Line - 1) +</w:t>
      </w:r>
    </w:p>
    <w:p w14:paraId="6BA61C37" w14:textId="77777777" w:rsidR="000A4F9D" w:rsidRPr="00903DBA" w:rsidRDefault="000A4F9D" w:rsidP="000A4F9D">
      <w:pPr>
        <w:pStyle w:val="Code"/>
        <w:rPr>
          <w:highlight w:val="white"/>
        </w:rPr>
      </w:pPr>
      <w:r w:rsidRPr="00903DBA">
        <w:rPr>
          <w:highlight w:val="white"/>
        </w:rPr>
        <w:t xml:space="preserve">                            Symbol.SeparatorId + "\n");</w:t>
      </w:r>
    </w:p>
    <w:p w14:paraId="5E954B89" w14:textId="77777777" w:rsidR="000A4F9D" w:rsidRPr="00903DBA" w:rsidRDefault="000A4F9D" w:rsidP="000A4F9D">
      <w:pPr>
        <w:pStyle w:val="Code"/>
        <w:rPr>
          <w:highlight w:val="white"/>
        </w:rPr>
      </w:pPr>
      <w:r w:rsidRPr="00903DBA">
        <w:rPr>
          <w:highlight w:val="white"/>
        </w:rPr>
        <w:t xml:space="preserve">      m_includeStack.Pop();</w:t>
      </w:r>
    </w:p>
    <w:p w14:paraId="6AE74B0E" w14:textId="3A6AB75E" w:rsidR="005B1C6D" w:rsidRPr="00903DBA" w:rsidRDefault="005B1C6D" w:rsidP="000A4F9D">
      <w:pPr>
        <w:pStyle w:val="Code"/>
        <w:rPr>
          <w:highlight w:val="white"/>
        </w:rPr>
      </w:pPr>
      <w:r w:rsidRPr="00903DBA">
        <w:rPr>
          <w:highlight w:val="white"/>
        </w:rPr>
        <w:t xml:space="preserve">    }</w:t>
      </w:r>
    </w:p>
    <w:p w14:paraId="46374E79" w14:textId="77777777" w:rsidR="005B1C6D" w:rsidRPr="00903DBA" w:rsidRDefault="005B1C6D" w:rsidP="005B1C6D">
      <w:pPr>
        <w:pStyle w:val="Rubrik3"/>
      </w:pPr>
      <w:bookmarkStart w:id="527" w:name="_Toc57656158"/>
      <w:r w:rsidRPr="00903DBA">
        <w:t>Macros</w:t>
      </w:r>
      <w:bookmarkEnd w:id="527"/>
    </w:p>
    <w:p w14:paraId="52CA517F" w14:textId="77777777" w:rsidR="005B1C6D" w:rsidRPr="00903DBA" w:rsidRDefault="005B1C6D" w:rsidP="005B1C6D">
      <w:r w:rsidRPr="00903DBA">
        <w:t xml:space="preserve">The </w:t>
      </w:r>
      <w:r w:rsidRPr="00903DBA">
        <w:rPr>
          <w:rStyle w:val="CodeInText"/>
        </w:rPr>
        <w:t>Macro</w:t>
      </w:r>
      <w:r w:rsidRPr="00903DBA">
        <w:t xml:space="preserve"> class keep track of a macro, a macro has a possible empty list of parameters and a text.</w:t>
      </w:r>
    </w:p>
    <w:p w14:paraId="36A5514D" w14:textId="77777777" w:rsidR="005B1C6D" w:rsidRPr="00903DBA" w:rsidRDefault="005B1C6D" w:rsidP="005B1C6D">
      <w:pPr>
        <w:pStyle w:val="CodeHeader"/>
      </w:pPr>
      <w:r w:rsidRPr="00903DBA">
        <w:t>Macro.cs</w:t>
      </w:r>
    </w:p>
    <w:p w14:paraId="7F2CBA7B" w14:textId="77777777" w:rsidR="005B1C6D" w:rsidRPr="00903DBA" w:rsidRDefault="005B1C6D" w:rsidP="005B1C6D">
      <w:pPr>
        <w:pStyle w:val="Code"/>
        <w:rPr>
          <w:highlight w:val="white"/>
        </w:rPr>
      </w:pPr>
      <w:r w:rsidRPr="00903DBA">
        <w:rPr>
          <w:highlight w:val="white"/>
        </w:rPr>
        <w:t>using System.Linq;</w:t>
      </w:r>
    </w:p>
    <w:p w14:paraId="71FAF3C5" w14:textId="77777777" w:rsidR="005B1C6D" w:rsidRPr="00903DBA" w:rsidRDefault="005B1C6D" w:rsidP="005B1C6D">
      <w:pPr>
        <w:pStyle w:val="Code"/>
        <w:rPr>
          <w:highlight w:val="white"/>
        </w:rPr>
      </w:pPr>
      <w:r w:rsidRPr="00903DBA">
        <w:rPr>
          <w:highlight w:val="white"/>
        </w:rPr>
        <w:t>using System.Collections.Generic;</w:t>
      </w:r>
    </w:p>
    <w:p w14:paraId="4366CCC5" w14:textId="77777777" w:rsidR="005B1C6D" w:rsidRPr="00903DBA" w:rsidRDefault="005B1C6D" w:rsidP="005B1C6D">
      <w:pPr>
        <w:pStyle w:val="Code"/>
        <w:rPr>
          <w:highlight w:val="white"/>
        </w:rPr>
      </w:pPr>
    </w:p>
    <w:p w14:paraId="59CA7350" w14:textId="77777777" w:rsidR="005B1C6D" w:rsidRPr="00903DBA" w:rsidRDefault="005B1C6D" w:rsidP="005B1C6D">
      <w:pPr>
        <w:pStyle w:val="Code"/>
        <w:rPr>
          <w:highlight w:val="white"/>
        </w:rPr>
      </w:pPr>
      <w:r w:rsidRPr="00903DBA">
        <w:rPr>
          <w:highlight w:val="white"/>
        </w:rPr>
        <w:t>namespace CCompiler {</w:t>
      </w:r>
    </w:p>
    <w:p w14:paraId="46B6A46C" w14:textId="77777777" w:rsidR="005B1C6D" w:rsidRPr="00903DBA" w:rsidRDefault="005B1C6D" w:rsidP="005B1C6D">
      <w:pPr>
        <w:pStyle w:val="Code"/>
        <w:rPr>
          <w:highlight w:val="white"/>
        </w:rPr>
      </w:pPr>
      <w:r w:rsidRPr="00903DBA">
        <w:rPr>
          <w:highlight w:val="white"/>
        </w:rPr>
        <w:t xml:space="preserve">  public class Macro {</w:t>
      </w:r>
    </w:p>
    <w:p w14:paraId="67CE8D56" w14:textId="77777777" w:rsidR="005B1C6D" w:rsidRPr="00903DBA" w:rsidRDefault="005B1C6D" w:rsidP="005B1C6D">
      <w:pPr>
        <w:pStyle w:val="Code"/>
        <w:rPr>
          <w:highlight w:val="white"/>
        </w:rPr>
      </w:pPr>
      <w:r w:rsidRPr="00903DBA">
        <w:rPr>
          <w:highlight w:val="white"/>
        </w:rPr>
        <w:t xml:space="preserve">    private int m_parameters;</w:t>
      </w:r>
    </w:p>
    <w:p w14:paraId="7A110EBB" w14:textId="77777777" w:rsidR="005B1C6D" w:rsidRPr="00903DBA" w:rsidRDefault="005B1C6D" w:rsidP="005B1C6D">
      <w:pPr>
        <w:pStyle w:val="Code"/>
        <w:rPr>
          <w:highlight w:val="white"/>
        </w:rPr>
      </w:pPr>
      <w:r w:rsidRPr="00903DBA">
        <w:rPr>
          <w:highlight w:val="white"/>
        </w:rPr>
        <w:t xml:space="preserve">    private List&lt;Token&gt; m_tokenList;</w:t>
      </w:r>
    </w:p>
    <w:p w14:paraId="7B6F0AC0" w14:textId="77777777" w:rsidR="005B1C6D" w:rsidRPr="00903DBA" w:rsidRDefault="005B1C6D" w:rsidP="005B1C6D">
      <w:pPr>
        <w:pStyle w:val="Code"/>
        <w:rPr>
          <w:highlight w:val="white"/>
        </w:rPr>
      </w:pPr>
      <w:r w:rsidRPr="00903DBA">
        <w:rPr>
          <w:highlight w:val="white"/>
        </w:rPr>
        <w:t xml:space="preserve">  </w:t>
      </w:r>
    </w:p>
    <w:p w14:paraId="6DFC5A76" w14:textId="77777777" w:rsidR="005B1C6D" w:rsidRPr="00903DBA" w:rsidRDefault="005B1C6D" w:rsidP="005B1C6D">
      <w:pPr>
        <w:pStyle w:val="Code"/>
        <w:rPr>
          <w:highlight w:val="white"/>
        </w:rPr>
      </w:pPr>
      <w:r w:rsidRPr="00903DBA">
        <w:rPr>
          <w:highlight w:val="white"/>
        </w:rPr>
        <w:t xml:space="preserve">    public Macro(int parameters, List&lt;Token&gt; tokenList) {</w:t>
      </w:r>
    </w:p>
    <w:p w14:paraId="052764AC" w14:textId="77777777" w:rsidR="005B1C6D" w:rsidRPr="00903DBA" w:rsidRDefault="005B1C6D" w:rsidP="005B1C6D">
      <w:pPr>
        <w:pStyle w:val="Code"/>
        <w:rPr>
          <w:highlight w:val="white"/>
        </w:rPr>
      </w:pPr>
      <w:r w:rsidRPr="00903DBA">
        <w:rPr>
          <w:highlight w:val="white"/>
        </w:rPr>
        <w:t xml:space="preserve">      m_parameters = parameters;</w:t>
      </w:r>
    </w:p>
    <w:p w14:paraId="534DBB14" w14:textId="77777777" w:rsidR="005B1C6D" w:rsidRPr="00903DBA" w:rsidRDefault="005B1C6D" w:rsidP="005B1C6D">
      <w:pPr>
        <w:pStyle w:val="Code"/>
        <w:rPr>
          <w:highlight w:val="white"/>
        </w:rPr>
      </w:pPr>
      <w:r w:rsidRPr="00903DBA">
        <w:rPr>
          <w:highlight w:val="white"/>
        </w:rPr>
        <w:t xml:space="preserve">      m_tokenList = new List&lt;Token&gt;(tokenList);</w:t>
      </w:r>
    </w:p>
    <w:p w14:paraId="680EC8A1" w14:textId="77777777" w:rsidR="005B1C6D" w:rsidRPr="00903DBA" w:rsidRDefault="005B1C6D" w:rsidP="005B1C6D">
      <w:pPr>
        <w:pStyle w:val="Code"/>
        <w:rPr>
          <w:highlight w:val="white"/>
        </w:rPr>
      </w:pPr>
      <w:r w:rsidRPr="00903DBA">
        <w:rPr>
          <w:highlight w:val="white"/>
        </w:rPr>
        <w:t xml:space="preserve">    </w:t>
      </w:r>
    </w:p>
    <w:p w14:paraId="1A33A494" w14:textId="77777777" w:rsidR="005B1C6D" w:rsidRPr="00903DBA" w:rsidRDefault="005B1C6D" w:rsidP="005B1C6D">
      <w:pPr>
        <w:pStyle w:val="Code"/>
        <w:rPr>
          <w:highlight w:val="white"/>
        </w:rPr>
      </w:pPr>
      <w:r w:rsidRPr="00903DBA">
        <w:rPr>
          <w:highlight w:val="white"/>
        </w:rPr>
        <w:t xml:space="preserve">      for (int index = (m_tokenList.Count - 1); index &gt;= 0; --index) {</w:t>
      </w:r>
    </w:p>
    <w:p w14:paraId="4A3D7E4F" w14:textId="77777777" w:rsidR="005B1C6D" w:rsidRPr="00903DBA" w:rsidRDefault="005B1C6D" w:rsidP="005B1C6D">
      <w:pPr>
        <w:pStyle w:val="Code"/>
        <w:rPr>
          <w:highlight w:val="white"/>
        </w:rPr>
      </w:pPr>
      <w:r w:rsidRPr="00903DBA">
        <w:rPr>
          <w:highlight w:val="white"/>
        </w:rPr>
        <w:t xml:space="preserve">        if (m_tokenList[index].Id == CCompiler_Pre.Tokens.EOF) {</w:t>
      </w:r>
    </w:p>
    <w:p w14:paraId="34236D8C" w14:textId="77777777" w:rsidR="005B1C6D" w:rsidRPr="00903DBA" w:rsidRDefault="005B1C6D" w:rsidP="005B1C6D">
      <w:pPr>
        <w:pStyle w:val="Code"/>
        <w:rPr>
          <w:highlight w:val="white"/>
        </w:rPr>
      </w:pPr>
      <w:r w:rsidRPr="00903DBA">
        <w:rPr>
          <w:highlight w:val="white"/>
        </w:rPr>
        <w:t xml:space="preserve">          m_tokenList.RemoveAt(index);</w:t>
      </w:r>
    </w:p>
    <w:p w14:paraId="4E2E6D53" w14:textId="77777777" w:rsidR="005B1C6D" w:rsidRPr="00903DBA" w:rsidRDefault="005B1C6D" w:rsidP="005B1C6D">
      <w:pPr>
        <w:pStyle w:val="Code"/>
        <w:rPr>
          <w:highlight w:val="white"/>
        </w:rPr>
      </w:pPr>
      <w:r w:rsidRPr="00903DBA">
        <w:rPr>
          <w:highlight w:val="white"/>
        </w:rPr>
        <w:t xml:space="preserve">        }</w:t>
      </w:r>
    </w:p>
    <w:p w14:paraId="6624DE58" w14:textId="77777777" w:rsidR="005B1C6D" w:rsidRPr="00903DBA" w:rsidRDefault="005B1C6D" w:rsidP="005B1C6D">
      <w:pPr>
        <w:pStyle w:val="Code"/>
        <w:rPr>
          <w:highlight w:val="white"/>
        </w:rPr>
      </w:pPr>
      <w:r w:rsidRPr="00903DBA">
        <w:rPr>
          <w:highlight w:val="white"/>
        </w:rPr>
        <w:t xml:space="preserve">      }</w:t>
      </w:r>
    </w:p>
    <w:p w14:paraId="2F72C3F7" w14:textId="77777777" w:rsidR="005B1C6D" w:rsidRPr="00903DBA" w:rsidRDefault="005B1C6D" w:rsidP="005B1C6D">
      <w:pPr>
        <w:pStyle w:val="Code"/>
        <w:rPr>
          <w:highlight w:val="white"/>
        </w:rPr>
      </w:pPr>
      <w:r w:rsidRPr="00903DBA">
        <w:rPr>
          <w:highlight w:val="white"/>
        </w:rPr>
        <w:t xml:space="preserve">    }</w:t>
      </w:r>
    </w:p>
    <w:p w14:paraId="60D4A715" w14:textId="77777777" w:rsidR="005B1C6D" w:rsidRPr="00903DBA" w:rsidRDefault="005B1C6D" w:rsidP="005B1C6D">
      <w:pPr>
        <w:pStyle w:val="Code"/>
        <w:rPr>
          <w:highlight w:val="white"/>
        </w:rPr>
      </w:pPr>
    </w:p>
    <w:p w14:paraId="591AADFD" w14:textId="77777777" w:rsidR="005B1C6D" w:rsidRPr="00903DBA" w:rsidRDefault="005B1C6D" w:rsidP="005B1C6D">
      <w:pPr>
        <w:pStyle w:val="Code"/>
        <w:rPr>
          <w:highlight w:val="white"/>
        </w:rPr>
      </w:pPr>
      <w:r w:rsidRPr="00903DBA">
        <w:rPr>
          <w:highlight w:val="white"/>
        </w:rPr>
        <w:t xml:space="preserve">    public int Parameters() {</w:t>
      </w:r>
    </w:p>
    <w:p w14:paraId="6F91A92F" w14:textId="77777777" w:rsidR="005B1C6D" w:rsidRPr="00903DBA" w:rsidRDefault="005B1C6D" w:rsidP="005B1C6D">
      <w:pPr>
        <w:pStyle w:val="Code"/>
        <w:rPr>
          <w:highlight w:val="white"/>
        </w:rPr>
      </w:pPr>
      <w:r w:rsidRPr="00903DBA">
        <w:rPr>
          <w:highlight w:val="white"/>
        </w:rPr>
        <w:t xml:space="preserve">      return m_parameters;</w:t>
      </w:r>
    </w:p>
    <w:p w14:paraId="42146DF4" w14:textId="77777777" w:rsidR="005B1C6D" w:rsidRPr="00903DBA" w:rsidRDefault="005B1C6D" w:rsidP="005B1C6D">
      <w:pPr>
        <w:pStyle w:val="Code"/>
        <w:rPr>
          <w:highlight w:val="white"/>
        </w:rPr>
      </w:pPr>
      <w:r w:rsidRPr="00903DBA">
        <w:rPr>
          <w:highlight w:val="white"/>
        </w:rPr>
        <w:t xml:space="preserve">    }</w:t>
      </w:r>
    </w:p>
    <w:p w14:paraId="24CB097A" w14:textId="77777777" w:rsidR="005B1C6D" w:rsidRPr="00903DBA" w:rsidRDefault="005B1C6D" w:rsidP="005B1C6D">
      <w:pPr>
        <w:pStyle w:val="Code"/>
        <w:rPr>
          <w:highlight w:val="white"/>
        </w:rPr>
      </w:pPr>
      <w:r w:rsidRPr="00903DBA">
        <w:rPr>
          <w:highlight w:val="white"/>
        </w:rPr>
        <w:t xml:space="preserve">  </w:t>
      </w:r>
    </w:p>
    <w:p w14:paraId="1C374D03" w14:textId="77777777" w:rsidR="005B1C6D" w:rsidRPr="00903DBA" w:rsidRDefault="005B1C6D" w:rsidP="005B1C6D">
      <w:pPr>
        <w:pStyle w:val="Code"/>
        <w:rPr>
          <w:highlight w:val="white"/>
        </w:rPr>
      </w:pPr>
      <w:r w:rsidRPr="00903DBA">
        <w:rPr>
          <w:highlight w:val="white"/>
        </w:rPr>
        <w:t xml:space="preserve">    public List&lt;Token&gt; TokenList() {</w:t>
      </w:r>
    </w:p>
    <w:p w14:paraId="10922EB4" w14:textId="77777777" w:rsidR="005B1C6D" w:rsidRPr="00903DBA" w:rsidRDefault="005B1C6D" w:rsidP="005B1C6D">
      <w:pPr>
        <w:pStyle w:val="Code"/>
        <w:rPr>
          <w:highlight w:val="white"/>
        </w:rPr>
      </w:pPr>
      <w:r w:rsidRPr="00903DBA">
        <w:rPr>
          <w:highlight w:val="white"/>
        </w:rPr>
        <w:t xml:space="preserve">      return m_tokenList;</w:t>
      </w:r>
    </w:p>
    <w:p w14:paraId="53167539" w14:textId="77777777" w:rsidR="005B1C6D" w:rsidRPr="00903DBA" w:rsidRDefault="005B1C6D" w:rsidP="005B1C6D">
      <w:pPr>
        <w:pStyle w:val="Code"/>
        <w:rPr>
          <w:highlight w:val="white"/>
        </w:rPr>
      </w:pPr>
      <w:r w:rsidRPr="00903DBA">
        <w:rPr>
          <w:highlight w:val="white"/>
        </w:rPr>
        <w:t xml:space="preserve">    }</w:t>
      </w:r>
    </w:p>
    <w:p w14:paraId="1F9BF0A3" w14:textId="77777777" w:rsidR="005B1C6D" w:rsidRPr="00903DBA" w:rsidRDefault="005B1C6D" w:rsidP="005B1C6D">
      <w:pPr>
        <w:pStyle w:val="Code"/>
        <w:rPr>
          <w:highlight w:val="white"/>
        </w:rPr>
      </w:pPr>
    </w:p>
    <w:p w14:paraId="3C6B6A64" w14:textId="77777777" w:rsidR="005B1C6D" w:rsidRPr="00903DBA" w:rsidRDefault="005B1C6D" w:rsidP="005B1C6D">
      <w:pPr>
        <w:pStyle w:val="Code"/>
        <w:rPr>
          <w:highlight w:val="white"/>
        </w:rPr>
      </w:pPr>
      <w:r w:rsidRPr="00903DBA">
        <w:rPr>
          <w:highlight w:val="white"/>
        </w:rPr>
        <w:t xml:space="preserve">    public override int GetHashCode() {</w:t>
      </w:r>
    </w:p>
    <w:p w14:paraId="7FDD5B9C" w14:textId="77777777" w:rsidR="005B1C6D" w:rsidRPr="00903DBA" w:rsidRDefault="005B1C6D" w:rsidP="005B1C6D">
      <w:pPr>
        <w:pStyle w:val="Code"/>
        <w:rPr>
          <w:highlight w:val="white"/>
        </w:rPr>
      </w:pPr>
      <w:r w:rsidRPr="00903DBA">
        <w:rPr>
          <w:highlight w:val="white"/>
        </w:rPr>
        <w:t xml:space="preserve">      return base.GetHashCode();</w:t>
      </w:r>
    </w:p>
    <w:p w14:paraId="6A107557" w14:textId="77777777" w:rsidR="005B1C6D" w:rsidRPr="00903DBA" w:rsidRDefault="005B1C6D" w:rsidP="005B1C6D">
      <w:pPr>
        <w:pStyle w:val="Code"/>
        <w:rPr>
          <w:highlight w:val="white"/>
        </w:rPr>
      </w:pPr>
      <w:r w:rsidRPr="00903DBA">
        <w:rPr>
          <w:highlight w:val="white"/>
        </w:rPr>
        <w:t xml:space="preserve">    }</w:t>
      </w:r>
    </w:p>
    <w:p w14:paraId="14728C9C" w14:textId="77777777" w:rsidR="005B1C6D" w:rsidRPr="00903DBA" w:rsidRDefault="005B1C6D" w:rsidP="005B1C6D">
      <w:pPr>
        <w:pStyle w:val="Code"/>
        <w:rPr>
          <w:highlight w:val="white"/>
        </w:rPr>
      </w:pPr>
      <w:r w:rsidRPr="00903DBA">
        <w:rPr>
          <w:highlight w:val="white"/>
        </w:rPr>
        <w:t xml:space="preserve">  </w:t>
      </w:r>
    </w:p>
    <w:p w14:paraId="0988F5C5" w14:textId="77777777" w:rsidR="005B1C6D" w:rsidRPr="00903DBA" w:rsidRDefault="005B1C6D" w:rsidP="005B1C6D">
      <w:pPr>
        <w:pStyle w:val="Code"/>
        <w:rPr>
          <w:highlight w:val="white"/>
        </w:rPr>
      </w:pPr>
      <w:r w:rsidRPr="00903DBA">
        <w:rPr>
          <w:highlight w:val="white"/>
        </w:rPr>
        <w:t xml:space="preserve">    public override bool Equals(object obj) {</w:t>
      </w:r>
    </w:p>
    <w:p w14:paraId="664949C6" w14:textId="77777777" w:rsidR="005B1C6D" w:rsidRPr="00903DBA" w:rsidRDefault="005B1C6D" w:rsidP="005B1C6D">
      <w:pPr>
        <w:pStyle w:val="Code"/>
        <w:rPr>
          <w:highlight w:val="white"/>
        </w:rPr>
      </w:pPr>
      <w:r w:rsidRPr="00903DBA">
        <w:rPr>
          <w:highlight w:val="white"/>
        </w:rPr>
        <w:t xml:space="preserve">      if (obj is Macro) {</w:t>
      </w:r>
    </w:p>
    <w:p w14:paraId="24A02E83" w14:textId="77777777" w:rsidR="005B1C6D" w:rsidRPr="00903DBA" w:rsidRDefault="005B1C6D" w:rsidP="005B1C6D">
      <w:pPr>
        <w:pStyle w:val="Code"/>
        <w:rPr>
          <w:highlight w:val="white"/>
        </w:rPr>
      </w:pPr>
      <w:r w:rsidRPr="00903DBA">
        <w:rPr>
          <w:highlight w:val="white"/>
        </w:rPr>
        <w:t xml:space="preserve">        Macro macro = (Macro) obj;</w:t>
      </w:r>
    </w:p>
    <w:p w14:paraId="30251B8D" w14:textId="77777777" w:rsidR="005B1C6D" w:rsidRPr="00903DBA" w:rsidRDefault="005B1C6D" w:rsidP="005B1C6D">
      <w:pPr>
        <w:pStyle w:val="Code"/>
        <w:rPr>
          <w:highlight w:val="white"/>
        </w:rPr>
      </w:pPr>
      <w:r w:rsidRPr="00903DBA">
        <w:rPr>
          <w:highlight w:val="white"/>
        </w:rPr>
        <w:t xml:space="preserve">        return (m_parameters == macro.m_parameters) &amp;&amp;</w:t>
      </w:r>
    </w:p>
    <w:p w14:paraId="1A9EC066" w14:textId="77777777" w:rsidR="005B1C6D" w:rsidRPr="00903DBA" w:rsidRDefault="005B1C6D" w:rsidP="005B1C6D">
      <w:pPr>
        <w:pStyle w:val="Code"/>
        <w:rPr>
          <w:highlight w:val="white"/>
        </w:rPr>
      </w:pPr>
      <w:r w:rsidRPr="00903DBA">
        <w:rPr>
          <w:highlight w:val="white"/>
        </w:rPr>
        <w:t xml:space="preserve">               (m_tokenList.SequenceEqual(macro.m_tokenList));</w:t>
      </w:r>
    </w:p>
    <w:p w14:paraId="5747CA2B" w14:textId="77777777" w:rsidR="005B1C6D" w:rsidRPr="00903DBA" w:rsidRDefault="005B1C6D" w:rsidP="005B1C6D">
      <w:pPr>
        <w:pStyle w:val="Code"/>
        <w:rPr>
          <w:highlight w:val="white"/>
        </w:rPr>
      </w:pPr>
      <w:r w:rsidRPr="00903DBA">
        <w:rPr>
          <w:highlight w:val="white"/>
        </w:rPr>
        <w:t xml:space="preserve">      }</w:t>
      </w:r>
    </w:p>
    <w:p w14:paraId="7823A78A" w14:textId="77777777" w:rsidR="005B1C6D" w:rsidRPr="00903DBA" w:rsidRDefault="005B1C6D" w:rsidP="005B1C6D">
      <w:pPr>
        <w:pStyle w:val="Code"/>
        <w:rPr>
          <w:highlight w:val="white"/>
        </w:rPr>
      </w:pPr>
    </w:p>
    <w:p w14:paraId="0ADF43C2" w14:textId="77777777" w:rsidR="005B1C6D" w:rsidRPr="00903DBA" w:rsidRDefault="005B1C6D" w:rsidP="005B1C6D">
      <w:pPr>
        <w:pStyle w:val="Code"/>
        <w:rPr>
          <w:highlight w:val="white"/>
        </w:rPr>
      </w:pPr>
      <w:r w:rsidRPr="00903DBA">
        <w:rPr>
          <w:highlight w:val="white"/>
        </w:rPr>
        <w:t xml:space="preserve">      return false;</w:t>
      </w:r>
    </w:p>
    <w:p w14:paraId="32372F3C" w14:textId="77777777" w:rsidR="005B1C6D" w:rsidRPr="00903DBA" w:rsidRDefault="005B1C6D" w:rsidP="005B1C6D">
      <w:pPr>
        <w:pStyle w:val="Code"/>
        <w:rPr>
          <w:highlight w:val="white"/>
        </w:rPr>
      </w:pPr>
      <w:r w:rsidRPr="00903DBA">
        <w:rPr>
          <w:highlight w:val="white"/>
        </w:rPr>
        <w:t xml:space="preserve">    }</w:t>
      </w:r>
    </w:p>
    <w:p w14:paraId="0A1BEEC3" w14:textId="77777777" w:rsidR="005B1C6D" w:rsidRPr="00903DBA" w:rsidRDefault="005B1C6D" w:rsidP="005B1C6D">
      <w:pPr>
        <w:pStyle w:val="Code"/>
        <w:rPr>
          <w:highlight w:val="white"/>
        </w:rPr>
      </w:pPr>
      <w:r w:rsidRPr="00903DBA">
        <w:rPr>
          <w:highlight w:val="white"/>
        </w:rPr>
        <w:t xml:space="preserve">  }</w:t>
      </w:r>
    </w:p>
    <w:p w14:paraId="6CA359C5" w14:textId="77777777" w:rsidR="005B1C6D" w:rsidRPr="00903DBA" w:rsidRDefault="005B1C6D" w:rsidP="005B1C6D">
      <w:pPr>
        <w:pStyle w:val="Code"/>
      </w:pPr>
      <w:r w:rsidRPr="00903DBA">
        <w:rPr>
          <w:highlight w:val="white"/>
        </w:rPr>
        <w:t>}</w:t>
      </w:r>
    </w:p>
    <w:p w14:paraId="51B7DDD7" w14:textId="77777777" w:rsidR="005B1C6D" w:rsidRPr="00903DBA" w:rsidRDefault="005B1C6D" w:rsidP="005B1C6D">
      <w:pPr>
        <w:pStyle w:val="CodeHeader"/>
      </w:pPr>
      <w:r w:rsidRPr="00903DBA">
        <w:t>Token.cs</w:t>
      </w:r>
    </w:p>
    <w:p w14:paraId="15C663F0" w14:textId="77777777" w:rsidR="005B1C6D" w:rsidRPr="00903DBA" w:rsidRDefault="005B1C6D" w:rsidP="005B1C6D">
      <w:pPr>
        <w:pStyle w:val="Code"/>
        <w:rPr>
          <w:highlight w:val="white"/>
        </w:rPr>
      </w:pPr>
      <w:r w:rsidRPr="00903DBA">
        <w:rPr>
          <w:highlight w:val="white"/>
        </w:rPr>
        <w:t>using System.Text;</w:t>
      </w:r>
    </w:p>
    <w:p w14:paraId="76F4B810" w14:textId="77777777" w:rsidR="005B1C6D" w:rsidRPr="00903DBA" w:rsidRDefault="005B1C6D" w:rsidP="005B1C6D">
      <w:pPr>
        <w:pStyle w:val="Code"/>
        <w:rPr>
          <w:highlight w:val="white"/>
        </w:rPr>
      </w:pPr>
    </w:p>
    <w:p w14:paraId="254641C3" w14:textId="77777777" w:rsidR="005B1C6D" w:rsidRPr="00903DBA" w:rsidRDefault="005B1C6D" w:rsidP="005B1C6D">
      <w:pPr>
        <w:pStyle w:val="Code"/>
        <w:rPr>
          <w:highlight w:val="white"/>
        </w:rPr>
      </w:pPr>
      <w:r w:rsidRPr="00903DBA">
        <w:rPr>
          <w:highlight w:val="white"/>
        </w:rPr>
        <w:t>namespace CCompiler {</w:t>
      </w:r>
    </w:p>
    <w:p w14:paraId="1355AABD" w14:textId="77777777" w:rsidR="005B1C6D" w:rsidRPr="00903DBA" w:rsidRDefault="005B1C6D" w:rsidP="005B1C6D">
      <w:pPr>
        <w:pStyle w:val="Code"/>
        <w:rPr>
          <w:highlight w:val="white"/>
        </w:rPr>
      </w:pPr>
      <w:r w:rsidRPr="00903DBA">
        <w:rPr>
          <w:highlight w:val="white"/>
        </w:rPr>
        <w:t xml:space="preserve">  public class Token {</w:t>
      </w:r>
    </w:p>
    <w:p w14:paraId="5883C06B" w14:textId="77777777" w:rsidR="005B1C6D" w:rsidRPr="00903DBA" w:rsidRDefault="005B1C6D" w:rsidP="005B1C6D">
      <w:pPr>
        <w:pStyle w:val="Code"/>
        <w:rPr>
          <w:highlight w:val="white"/>
        </w:rPr>
      </w:pPr>
      <w:r w:rsidRPr="00903DBA">
        <w:rPr>
          <w:highlight w:val="white"/>
        </w:rPr>
        <w:t xml:space="preserve">    private CCompiler_Pre.Tokens m_id;</w:t>
      </w:r>
    </w:p>
    <w:p w14:paraId="5179A5B5" w14:textId="77777777" w:rsidR="005B1C6D" w:rsidRPr="00903DBA" w:rsidRDefault="005B1C6D" w:rsidP="005B1C6D">
      <w:pPr>
        <w:pStyle w:val="Code"/>
        <w:rPr>
          <w:highlight w:val="white"/>
        </w:rPr>
      </w:pPr>
      <w:r w:rsidRPr="00903DBA">
        <w:rPr>
          <w:highlight w:val="white"/>
        </w:rPr>
        <w:t xml:space="preserve">    private object m_value;</w:t>
      </w:r>
    </w:p>
    <w:p w14:paraId="42D6EC9E" w14:textId="77777777" w:rsidR="005B1C6D" w:rsidRPr="00903DBA" w:rsidRDefault="005B1C6D" w:rsidP="005B1C6D">
      <w:pPr>
        <w:pStyle w:val="Code"/>
        <w:rPr>
          <w:highlight w:val="white"/>
        </w:rPr>
      </w:pPr>
      <w:r w:rsidRPr="00903DBA">
        <w:rPr>
          <w:highlight w:val="white"/>
        </w:rPr>
        <w:t xml:space="preserve">    private bool m_whitespace;</w:t>
      </w:r>
    </w:p>
    <w:p w14:paraId="4A403766" w14:textId="77777777" w:rsidR="005B1C6D" w:rsidRPr="00903DBA" w:rsidRDefault="005B1C6D" w:rsidP="005B1C6D">
      <w:pPr>
        <w:pStyle w:val="Code"/>
        <w:rPr>
          <w:highlight w:val="white"/>
        </w:rPr>
      </w:pPr>
      <w:r w:rsidRPr="00903DBA">
        <w:rPr>
          <w:highlight w:val="white"/>
        </w:rPr>
        <w:t xml:space="preserve">    private int m_newlineCount;</w:t>
      </w:r>
    </w:p>
    <w:p w14:paraId="1C9A2145" w14:textId="77777777" w:rsidR="005B1C6D" w:rsidRPr="00903DBA" w:rsidRDefault="005B1C6D" w:rsidP="005B1C6D">
      <w:pPr>
        <w:pStyle w:val="Code"/>
        <w:rPr>
          <w:highlight w:val="white"/>
        </w:rPr>
      </w:pPr>
      <w:r w:rsidRPr="00903DBA">
        <w:rPr>
          <w:highlight w:val="white"/>
        </w:rPr>
        <w:t xml:space="preserve">  </w:t>
      </w:r>
    </w:p>
    <w:p w14:paraId="5FFB060B" w14:textId="77777777" w:rsidR="005B1C6D" w:rsidRPr="00903DBA" w:rsidRDefault="005B1C6D" w:rsidP="005B1C6D">
      <w:pPr>
        <w:pStyle w:val="Code"/>
        <w:rPr>
          <w:highlight w:val="white"/>
        </w:rPr>
      </w:pPr>
      <w:r w:rsidRPr="00903DBA">
        <w:rPr>
          <w:highlight w:val="white"/>
        </w:rPr>
        <w:t xml:space="preserve">    public Token(CCompiler_Pre.Tokens id, object value) {</w:t>
      </w:r>
    </w:p>
    <w:p w14:paraId="3C23B3C1" w14:textId="77777777" w:rsidR="005B1C6D" w:rsidRPr="00903DBA" w:rsidRDefault="005B1C6D" w:rsidP="005B1C6D">
      <w:pPr>
        <w:pStyle w:val="Code"/>
        <w:rPr>
          <w:highlight w:val="white"/>
        </w:rPr>
      </w:pPr>
      <w:r w:rsidRPr="00903DBA">
        <w:rPr>
          <w:highlight w:val="white"/>
        </w:rPr>
        <w:t xml:space="preserve">      m_id = id;</w:t>
      </w:r>
    </w:p>
    <w:p w14:paraId="40B3D233" w14:textId="77777777" w:rsidR="005B1C6D" w:rsidRPr="00903DBA" w:rsidRDefault="005B1C6D" w:rsidP="005B1C6D">
      <w:pPr>
        <w:pStyle w:val="Code"/>
        <w:rPr>
          <w:highlight w:val="white"/>
        </w:rPr>
      </w:pPr>
      <w:r w:rsidRPr="00903DBA">
        <w:rPr>
          <w:highlight w:val="white"/>
        </w:rPr>
        <w:t xml:space="preserve">      m_value = value;</w:t>
      </w:r>
    </w:p>
    <w:p w14:paraId="4D93B542" w14:textId="77777777" w:rsidR="005B1C6D" w:rsidRPr="00903DBA" w:rsidRDefault="005B1C6D" w:rsidP="005B1C6D">
      <w:pPr>
        <w:pStyle w:val="Code"/>
        <w:rPr>
          <w:highlight w:val="white"/>
        </w:rPr>
      </w:pPr>
      <w:r w:rsidRPr="00903DBA">
        <w:rPr>
          <w:highlight w:val="white"/>
        </w:rPr>
        <w:t xml:space="preserve">      m_newlineCount = CCompiler_Pre.Scanner.NewlineCount;</w:t>
      </w:r>
    </w:p>
    <w:p w14:paraId="369D90CD" w14:textId="77777777" w:rsidR="005B1C6D" w:rsidRPr="00903DBA" w:rsidRDefault="005B1C6D" w:rsidP="005B1C6D">
      <w:pPr>
        <w:pStyle w:val="Code"/>
        <w:rPr>
          <w:highlight w:val="white"/>
        </w:rPr>
      </w:pPr>
      <w:r w:rsidRPr="00903DBA">
        <w:rPr>
          <w:highlight w:val="white"/>
        </w:rPr>
        <w:t xml:space="preserve">      m_whitespace = CCompiler_Pre.Scanner.Whitespace;</w:t>
      </w:r>
    </w:p>
    <w:p w14:paraId="55C8CA8F" w14:textId="77777777" w:rsidR="005B1C6D" w:rsidRPr="00903DBA" w:rsidRDefault="005B1C6D" w:rsidP="005B1C6D">
      <w:pPr>
        <w:pStyle w:val="Code"/>
        <w:rPr>
          <w:highlight w:val="white"/>
        </w:rPr>
      </w:pPr>
      <w:r w:rsidRPr="00903DBA">
        <w:rPr>
          <w:highlight w:val="white"/>
        </w:rPr>
        <w:t xml:space="preserve">      CCompiler_Pre.Scanner.NewlineCount = 0;</w:t>
      </w:r>
    </w:p>
    <w:p w14:paraId="130FB1BC" w14:textId="77777777" w:rsidR="005B1C6D" w:rsidRPr="00903DBA" w:rsidRDefault="005B1C6D" w:rsidP="005B1C6D">
      <w:pPr>
        <w:pStyle w:val="Code"/>
        <w:rPr>
          <w:highlight w:val="white"/>
        </w:rPr>
      </w:pPr>
      <w:r w:rsidRPr="00903DBA">
        <w:rPr>
          <w:highlight w:val="white"/>
        </w:rPr>
        <w:t xml:space="preserve">      CCompiler_Pre.Scanner.Whitespace = false;</w:t>
      </w:r>
    </w:p>
    <w:p w14:paraId="5C222E58" w14:textId="77777777" w:rsidR="005B1C6D" w:rsidRPr="00903DBA" w:rsidRDefault="005B1C6D" w:rsidP="005B1C6D">
      <w:pPr>
        <w:pStyle w:val="Code"/>
        <w:rPr>
          <w:highlight w:val="white"/>
        </w:rPr>
      </w:pPr>
      <w:r w:rsidRPr="00903DBA">
        <w:rPr>
          <w:highlight w:val="white"/>
        </w:rPr>
        <w:t xml:space="preserve">    }</w:t>
      </w:r>
    </w:p>
    <w:p w14:paraId="2658D6E3" w14:textId="77777777" w:rsidR="005B1C6D" w:rsidRPr="00903DBA" w:rsidRDefault="005B1C6D" w:rsidP="005B1C6D">
      <w:pPr>
        <w:pStyle w:val="Code"/>
        <w:rPr>
          <w:highlight w:val="white"/>
        </w:rPr>
      </w:pPr>
    </w:p>
    <w:p w14:paraId="3938920A" w14:textId="77777777" w:rsidR="005B1C6D" w:rsidRPr="00903DBA" w:rsidRDefault="005B1C6D" w:rsidP="005B1C6D">
      <w:pPr>
        <w:pStyle w:val="Code"/>
        <w:rPr>
          <w:highlight w:val="white"/>
        </w:rPr>
      </w:pPr>
      <w:r w:rsidRPr="00903DBA">
        <w:rPr>
          <w:highlight w:val="white"/>
        </w:rPr>
        <w:t xml:space="preserve">    public Token(CCompiler_Pre.Tokens id, object value, int newlineCount) {</w:t>
      </w:r>
    </w:p>
    <w:p w14:paraId="4A475FBA" w14:textId="77777777" w:rsidR="005B1C6D" w:rsidRPr="00903DBA" w:rsidRDefault="005B1C6D" w:rsidP="005B1C6D">
      <w:pPr>
        <w:pStyle w:val="Code"/>
        <w:rPr>
          <w:highlight w:val="white"/>
        </w:rPr>
      </w:pPr>
      <w:r w:rsidRPr="00903DBA">
        <w:rPr>
          <w:highlight w:val="white"/>
        </w:rPr>
        <w:t xml:space="preserve">      m_id = id;</w:t>
      </w:r>
    </w:p>
    <w:p w14:paraId="2F303119" w14:textId="77777777" w:rsidR="005B1C6D" w:rsidRPr="00903DBA" w:rsidRDefault="005B1C6D" w:rsidP="005B1C6D">
      <w:pPr>
        <w:pStyle w:val="Code"/>
        <w:rPr>
          <w:highlight w:val="white"/>
        </w:rPr>
      </w:pPr>
      <w:r w:rsidRPr="00903DBA">
        <w:rPr>
          <w:highlight w:val="white"/>
        </w:rPr>
        <w:t xml:space="preserve">      m_value = value;</w:t>
      </w:r>
    </w:p>
    <w:p w14:paraId="66D84D58" w14:textId="77777777" w:rsidR="005B1C6D" w:rsidRPr="00903DBA" w:rsidRDefault="005B1C6D" w:rsidP="005B1C6D">
      <w:pPr>
        <w:pStyle w:val="Code"/>
        <w:rPr>
          <w:highlight w:val="white"/>
        </w:rPr>
      </w:pPr>
      <w:r w:rsidRPr="00903DBA">
        <w:rPr>
          <w:highlight w:val="white"/>
        </w:rPr>
        <w:t xml:space="preserve">      m_newlineCount = newlineCount;</w:t>
      </w:r>
    </w:p>
    <w:p w14:paraId="131C0AD4" w14:textId="77777777" w:rsidR="005B1C6D" w:rsidRPr="00903DBA" w:rsidRDefault="005B1C6D" w:rsidP="005B1C6D">
      <w:pPr>
        <w:pStyle w:val="Code"/>
        <w:rPr>
          <w:highlight w:val="white"/>
        </w:rPr>
      </w:pPr>
      <w:r w:rsidRPr="00903DBA">
        <w:rPr>
          <w:highlight w:val="white"/>
        </w:rPr>
        <w:t xml:space="preserve">      m_whitespace = false;</w:t>
      </w:r>
    </w:p>
    <w:p w14:paraId="35D82309" w14:textId="77777777" w:rsidR="005B1C6D" w:rsidRPr="00903DBA" w:rsidRDefault="005B1C6D" w:rsidP="005B1C6D">
      <w:pPr>
        <w:pStyle w:val="Code"/>
        <w:rPr>
          <w:highlight w:val="white"/>
        </w:rPr>
      </w:pPr>
      <w:r w:rsidRPr="00903DBA">
        <w:rPr>
          <w:highlight w:val="white"/>
        </w:rPr>
        <w:t xml:space="preserve">    }</w:t>
      </w:r>
    </w:p>
    <w:p w14:paraId="3FC4D6B4" w14:textId="77777777" w:rsidR="005B1C6D" w:rsidRPr="00903DBA" w:rsidRDefault="005B1C6D" w:rsidP="005B1C6D">
      <w:pPr>
        <w:pStyle w:val="Code"/>
        <w:rPr>
          <w:highlight w:val="white"/>
        </w:rPr>
      </w:pPr>
    </w:p>
    <w:p w14:paraId="7D6D8756" w14:textId="77777777" w:rsidR="005B1C6D" w:rsidRPr="00903DBA" w:rsidRDefault="005B1C6D" w:rsidP="005B1C6D">
      <w:pPr>
        <w:pStyle w:val="Code"/>
        <w:rPr>
          <w:highlight w:val="white"/>
        </w:rPr>
      </w:pPr>
      <w:r w:rsidRPr="00903DBA">
        <w:rPr>
          <w:highlight w:val="white"/>
        </w:rPr>
        <w:t xml:space="preserve">    public void AddNewlineCount(int newlineCount) {</w:t>
      </w:r>
    </w:p>
    <w:p w14:paraId="6DEDE72D" w14:textId="77777777" w:rsidR="005B1C6D" w:rsidRPr="00903DBA" w:rsidRDefault="005B1C6D" w:rsidP="005B1C6D">
      <w:pPr>
        <w:pStyle w:val="Code"/>
        <w:rPr>
          <w:highlight w:val="white"/>
        </w:rPr>
      </w:pPr>
      <w:r w:rsidRPr="00903DBA">
        <w:rPr>
          <w:highlight w:val="white"/>
        </w:rPr>
        <w:t xml:space="preserve">      m_newlineCount += newlineCount;</w:t>
      </w:r>
    </w:p>
    <w:p w14:paraId="5ACA89C7" w14:textId="77777777" w:rsidR="005B1C6D" w:rsidRPr="00903DBA" w:rsidRDefault="005B1C6D" w:rsidP="005B1C6D">
      <w:pPr>
        <w:pStyle w:val="Code"/>
        <w:rPr>
          <w:highlight w:val="white"/>
        </w:rPr>
      </w:pPr>
      <w:r w:rsidRPr="00903DBA">
        <w:rPr>
          <w:highlight w:val="white"/>
        </w:rPr>
        <w:t xml:space="preserve">    }  </w:t>
      </w:r>
    </w:p>
    <w:p w14:paraId="27148ECE" w14:textId="77777777" w:rsidR="005B1C6D" w:rsidRPr="00903DBA" w:rsidRDefault="005B1C6D" w:rsidP="005B1C6D">
      <w:pPr>
        <w:pStyle w:val="Code"/>
        <w:rPr>
          <w:highlight w:val="white"/>
        </w:rPr>
      </w:pPr>
    </w:p>
    <w:p w14:paraId="5AB743CF" w14:textId="77777777" w:rsidR="005B1C6D" w:rsidRPr="00903DBA" w:rsidRDefault="005B1C6D" w:rsidP="005B1C6D">
      <w:pPr>
        <w:pStyle w:val="Code"/>
        <w:rPr>
          <w:highlight w:val="white"/>
        </w:rPr>
      </w:pPr>
      <w:r w:rsidRPr="00903DBA">
        <w:rPr>
          <w:highlight w:val="white"/>
        </w:rPr>
        <w:t xml:space="preserve">    public object Clone() {</w:t>
      </w:r>
    </w:p>
    <w:p w14:paraId="43B14746" w14:textId="77777777" w:rsidR="005B1C6D" w:rsidRPr="00903DBA" w:rsidRDefault="005B1C6D" w:rsidP="005B1C6D">
      <w:pPr>
        <w:pStyle w:val="Code"/>
        <w:rPr>
          <w:highlight w:val="white"/>
        </w:rPr>
      </w:pPr>
      <w:r w:rsidRPr="00903DBA">
        <w:rPr>
          <w:highlight w:val="white"/>
        </w:rPr>
        <w:t xml:space="preserve">      Token token = new Token(m_id, m_value);</w:t>
      </w:r>
    </w:p>
    <w:p w14:paraId="03081190" w14:textId="77777777" w:rsidR="005B1C6D" w:rsidRPr="00903DBA" w:rsidRDefault="005B1C6D" w:rsidP="005B1C6D">
      <w:pPr>
        <w:pStyle w:val="Code"/>
        <w:rPr>
          <w:highlight w:val="white"/>
        </w:rPr>
      </w:pPr>
      <w:r w:rsidRPr="00903DBA">
        <w:rPr>
          <w:highlight w:val="white"/>
        </w:rPr>
        <w:t xml:space="preserve">      token.m_newlineCount = 0;</w:t>
      </w:r>
    </w:p>
    <w:p w14:paraId="67967F93" w14:textId="77777777" w:rsidR="005B1C6D" w:rsidRPr="00903DBA" w:rsidRDefault="005B1C6D" w:rsidP="005B1C6D">
      <w:pPr>
        <w:pStyle w:val="Code"/>
        <w:rPr>
          <w:highlight w:val="white"/>
        </w:rPr>
      </w:pPr>
      <w:r w:rsidRPr="00903DBA">
        <w:rPr>
          <w:highlight w:val="white"/>
        </w:rPr>
        <w:t xml:space="preserve">      return token;</w:t>
      </w:r>
    </w:p>
    <w:p w14:paraId="13A92870" w14:textId="77777777" w:rsidR="005B1C6D" w:rsidRPr="00903DBA" w:rsidRDefault="005B1C6D" w:rsidP="005B1C6D">
      <w:pPr>
        <w:pStyle w:val="Code"/>
        <w:rPr>
          <w:highlight w:val="white"/>
        </w:rPr>
      </w:pPr>
      <w:r w:rsidRPr="00903DBA">
        <w:rPr>
          <w:highlight w:val="white"/>
        </w:rPr>
        <w:t xml:space="preserve">    }</w:t>
      </w:r>
    </w:p>
    <w:p w14:paraId="5B8108BC" w14:textId="77777777" w:rsidR="005B1C6D" w:rsidRPr="00903DBA" w:rsidRDefault="005B1C6D" w:rsidP="005B1C6D">
      <w:pPr>
        <w:pStyle w:val="Code"/>
        <w:rPr>
          <w:highlight w:val="white"/>
        </w:rPr>
      </w:pPr>
      <w:r w:rsidRPr="00903DBA">
        <w:rPr>
          <w:highlight w:val="white"/>
        </w:rPr>
        <w:t xml:space="preserve">  </w:t>
      </w:r>
    </w:p>
    <w:p w14:paraId="0038E90C" w14:textId="77777777" w:rsidR="005B1C6D" w:rsidRPr="00903DBA" w:rsidRDefault="005B1C6D" w:rsidP="005B1C6D">
      <w:pPr>
        <w:pStyle w:val="Code"/>
        <w:rPr>
          <w:highlight w:val="white"/>
        </w:rPr>
      </w:pPr>
      <w:r w:rsidRPr="00903DBA">
        <w:rPr>
          <w:highlight w:val="white"/>
        </w:rPr>
        <w:t xml:space="preserve">    public CCompiler_Pre.Tokens Id {</w:t>
      </w:r>
    </w:p>
    <w:p w14:paraId="22510F2F" w14:textId="77777777" w:rsidR="005B1C6D" w:rsidRPr="00903DBA" w:rsidRDefault="005B1C6D" w:rsidP="005B1C6D">
      <w:pPr>
        <w:pStyle w:val="Code"/>
        <w:rPr>
          <w:highlight w:val="white"/>
        </w:rPr>
      </w:pPr>
      <w:r w:rsidRPr="00903DBA">
        <w:rPr>
          <w:highlight w:val="white"/>
        </w:rPr>
        <w:t xml:space="preserve">      get { return m_id; }</w:t>
      </w:r>
    </w:p>
    <w:p w14:paraId="1AC03CCB" w14:textId="77777777" w:rsidR="005B1C6D" w:rsidRPr="00903DBA" w:rsidRDefault="005B1C6D" w:rsidP="005B1C6D">
      <w:pPr>
        <w:pStyle w:val="Code"/>
        <w:rPr>
          <w:highlight w:val="white"/>
        </w:rPr>
      </w:pPr>
      <w:r w:rsidRPr="00903DBA">
        <w:rPr>
          <w:highlight w:val="white"/>
        </w:rPr>
        <w:t xml:space="preserve">      set { m_id = value; }</w:t>
      </w:r>
    </w:p>
    <w:p w14:paraId="5BE8FAE1" w14:textId="77777777" w:rsidR="005B1C6D" w:rsidRPr="00903DBA" w:rsidRDefault="005B1C6D" w:rsidP="005B1C6D">
      <w:pPr>
        <w:pStyle w:val="Code"/>
        <w:rPr>
          <w:highlight w:val="white"/>
        </w:rPr>
      </w:pPr>
      <w:r w:rsidRPr="00903DBA">
        <w:rPr>
          <w:highlight w:val="white"/>
        </w:rPr>
        <w:t xml:space="preserve">    }</w:t>
      </w:r>
    </w:p>
    <w:p w14:paraId="13ED805A" w14:textId="77777777" w:rsidR="005B1C6D" w:rsidRPr="00903DBA" w:rsidRDefault="005B1C6D" w:rsidP="005B1C6D">
      <w:pPr>
        <w:pStyle w:val="Code"/>
        <w:rPr>
          <w:highlight w:val="white"/>
        </w:rPr>
      </w:pPr>
      <w:r w:rsidRPr="00903DBA">
        <w:rPr>
          <w:highlight w:val="white"/>
        </w:rPr>
        <w:t xml:space="preserve">  </w:t>
      </w:r>
    </w:p>
    <w:p w14:paraId="1961C4C7" w14:textId="77777777" w:rsidR="005B1C6D" w:rsidRPr="00903DBA" w:rsidRDefault="005B1C6D" w:rsidP="005B1C6D">
      <w:pPr>
        <w:pStyle w:val="Code"/>
        <w:rPr>
          <w:highlight w:val="white"/>
        </w:rPr>
      </w:pPr>
      <w:r w:rsidRPr="00903DBA">
        <w:rPr>
          <w:highlight w:val="white"/>
        </w:rPr>
        <w:t xml:space="preserve">    public object Value {</w:t>
      </w:r>
    </w:p>
    <w:p w14:paraId="56C6D617" w14:textId="77777777" w:rsidR="005B1C6D" w:rsidRPr="00903DBA" w:rsidRDefault="005B1C6D" w:rsidP="005B1C6D">
      <w:pPr>
        <w:pStyle w:val="Code"/>
        <w:rPr>
          <w:highlight w:val="white"/>
        </w:rPr>
      </w:pPr>
      <w:r w:rsidRPr="00903DBA">
        <w:rPr>
          <w:highlight w:val="white"/>
        </w:rPr>
        <w:t xml:space="preserve">      get { return m_value; }</w:t>
      </w:r>
    </w:p>
    <w:p w14:paraId="25101B5B" w14:textId="77777777" w:rsidR="005B1C6D" w:rsidRPr="00903DBA" w:rsidRDefault="005B1C6D" w:rsidP="005B1C6D">
      <w:pPr>
        <w:pStyle w:val="Code"/>
        <w:rPr>
          <w:highlight w:val="white"/>
        </w:rPr>
      </w:pPr>
      <w:r w:rsidRPr="00903DBA">
        <w:rPr>
          <w:highlight w:val="white"/>
        </w:rPr>
        <w:t xml:space="preserve">      set { m_value = value; }</w:t>
      </w:r>
    </w:p>
    <w:p w14:paraId="75F63438" w14:textId="77777777" w:rsidR="005B1C6D" w:rsidRPr="00903DBA" w:rsidRDefault="005B1C6D" w:rsidP="005B1C6D">
      <w:pPr>
        <w:pStyle w:val="Code"/>
        <w:rPr>
          <w:highlight w:val="white"/>
        </w:rPr>
      </w:pPr>
      <w:r w:rsidRPr="00903DBA">
        <w:rPr>
          <w:highlight w:val="white"/>
        </w:rPr>
        <w:t xml:space="preserve">    }</w:t>
      </w:r>
    </w:p>
    <w:p w14:paraId="013E3119" w14:textId="77777777" w:rsidR="005B1C6D" w:rsidRPr="00903DBA" w:rsidRDefault="005B1C6D" w:rsidP="005B1C6D">
      <w:pPr>
        <w:pStyle w:val="Code"/>
        <w:rPr>
          <w:highlight w:val="white"/>
        </w:rPr>
      </w:pPr>
      <w:r w:rsidRPr="00903DBA">
        <w:rPr>
          <w:highlight w:val="white"/>
        </w:rPr>
        <w:t xml:space="preserve">  </w:t>
      </w:r>
    </w:p>
    <w:p w14:paraId="49EE3D29" w14:textId="77777777" w:rsidR="005B1C6D" w:rsidRPr="00903DBA" w:rsidRDefault="005B1C6D" w:rsidP="005B1C6D">
      <w:pPr>
        <w:pStyle w:val="Code"/>
        <w:rPr>
          <w:highlight w:val="white"/>
        </w:rPr>
      </w:pPr>
      <w:r w:rsidRPr="00903DBA">
        <w:rPr>
          <w:highlight w:val="white"/>
        </w:rPr>
        <w:t xml:space="preserve">    public int GetNewlineCount() {</w:t>
      </w:r>
    </w:p>
    <w:p w14:paraId="53AD26C3" w14:textId="77777777" w:rsidR="005B1C6D" w:rsidRPr="00903DBA" w:rsidRDefault="005B1C6D" w:rsidP="005B1C6D">
      <w:pPr>
        <w:pStyle w:val="Code"/>
        <w:rPr>
          <w:highlight w:val="white"/>
        </w:rPr>
      </w:pPr>
      <w:r w:rsidRPr="00903DBA">
        <w:rPr>
          <w:highlight w:val="white"/>
        </w:rPr>
        <w:t xml:space="preserve">      return m_newlineCount;</w:t>
      </w:r>
    </w:p>
    <w:p w14:paraId="34B4D61D" w14:textId="77777777" w:rsidR="005B1C6D" w:rsidRPr="00903DBA" w:rsidRDefault="005B1C6D" w:rsidP="005B1C6D">
      <w:pPr>
        <w:pStyle w:val="Code"/>
        <w:rPr>
          <w:highlight w:val="white"/>
        </w:rPr>
      </w:pPr>
      <w:r w:rsidRPr="00903DBA">
        <w:rPr>
          <w:highlight w:val="white"/>
        </w:rPr>
        <w:t xml:space="preserve">    }</w:t>
      </w:r>
    </w:p>
    <w:p w14:paraId="1886F71F" w14:textId="77777777" w:rsidR="005B1C6D" w:rsidRPr="00903DBA" w:rsidRDefault="005B1C6D" w:rsidP="005B1C6D">
      <w:pPr>
        <w:pStyle w:val="Code"/>
        <w:rPr>
          <w:highlight w:val="white"/>
        </w:rPr>
      </w:pPr>
      <w:r w:rsidRPr="00903DBA">
        <w:rPr>
          <w:highlight w:val="white"/>
        </w:rPr>
        <w:t xml:space="preserve">  </w:t>
      </w:r>
    </w:p>
    <w:p w14:paraId="0CC318E9" w14:textId="77777777" w:rsidR="005B1C6D" w:rsidRPr="00903DBA" w:rsidRDefault="005B1C6D" w:rsidP="005B1C6D">
      <w:pPr>
        <w:pStyle w:val="Code"/>
        <w:rPr>
          <w:highlight w:val="white"/>
        </w:rPr>
      </w:pPr>
      <w:r w:rsidRPr="00903DBA">
        <w:rPr>
          <w:highlight w:val="white"/>
        </w:rPr>
        <w:t xml:space="preserve">    public string ToNewlineString() {</w:t>
      </w:r>
    </w:p>
    <w:p w14:paraId="339F6269" w14:textId="77777777" w:rsidR="005B1C6D" w:rsidRPr="00903DBA" w:rsidRDefault="005B1C6D" w:rsidP="005B1C6D">
      <w:pPr>
        <w:pStyle w:val="Code"/>
        <w:rPr>
          <w:highlight w:val="white"/>
        </w:rPr>
      </w:pPr>
      <w:r w:rsidRPr="00903DBA">
        <w:rPr>
          <w:highlight w:val="white"/>
        </w:rPr>
        <w:t xml:space="preserve">      StringBuilder buffer = new StringBuilder();</w:t>
      </w:r>
    </w:p>
    <w:p w14:paraId="048F1FBA" w14:textId="77777777" w:rsidR="005B1C6D" w:rsidRPr="00903DBA" w:rsidRDefault="005B1C6D" w:rsidP="005B1C6D">
      <w:pPr>
        <w:pStyle w:val="Code"/>
        <w:rPr>
          <w:highlight w:val="white"/>
        </w:rPr>
      </w:pPr>
      <w:r w:rsidRPr="00903DBA">
        <w:rPr>
          <w:highlight w:val="white"/>
        </w:rPr>
        <w:t xml:space="preserve">      </w:t>
      </w:r>
    </w:p>
    <w:p w14:paraId="01C0E449" w14:textId="77777777" w:rsidR="005B1C6D" w:rsidRPr="00903DBA" w:rsidRDefault="005B1C6D" w:rsidP="005B1C6D">
      <w:pPr>
        <w:pStyle w:val="Code"/>
        <w:rPr>
          <w:highlight w:val="white"/>
        </w:rPr>
      </w:pPr>
      <w:r w:rsidRPr="00903DBA">
        <w:rPr>
          <w:highlight w:val="white"/>
        </w:rPr>
        <w:t xml:space="preserve">      if (m_newlineCount &gt; 0) {</w:t>
      </w:r>
    </w:p>
    <w:p w14:paraId="60028375" w14:textId="77777777" w:rsidR="005B1C6D" w:rsidRPr="00903DBA" w:rsidRDefault="005B1C6D" w:rsidP="005B1C6D">
      <w:pPr>
        <w:pStyle w:val="Code"/>
        <w:rPr>
          <w:highlight w:val="white"/>
        </w:rPr>
      </w:pPr>
      <w:r w:rsidRPr="00903DBA">
        <w:rPr>
          <w:highlight w:val="white"/>
        </w:rPr>
        <w:t xml:space="preserve">        for (int count = 0; count &lt; m_newlineCount; ++count) {</w:t>
      </w:r>
    </w:p>
    <w:p w14:paraId="5B7A0F86" w14:textId="77777777" w:rsidR="005B1C6D" w:rsidRPr="00903DBA" w:rsidRDefault="005B1C6D" w:rsidP="005B1C6D">
      <w:pPr>
        <w:pStyle w:val="Code"/>
        <w:rPr>
          <w:highlight w:val="white"/>
        </w:rPr>
      </w:pPr>
      <w:r w:rsidRPr="00903DBA">
        <w:rPr>
          <w:highlight w:val="white"/>
        </w:rPr>
        <w:t xml:space="preserve">          buffer.Append('\n');</w:t>
      </w:r>
    </w:p>
    <w:p w14:paraId="74B2675C" w14:textId="77777777" w:rsidR="005B1C6D" w:rsidRPr="00903DBA" w:rsidRDefault="005B1C6D" w:rsidP="005B1C6D">
      <w:pPr>
        <w:pStyle w:val="Code"/>
        <w:rPr>
          <w:highlight w:val="white"/>
        </w:rPr>
      </w:pPr>
      <w:r w:rsidRPr="00903DBA">
        <w:rPr>
          <w:highlight w:val="white"/>
        </w:rPr>
        <w:t xml:space="preserve">        }</w:t>
      </w:r>
    </w:p>
    <w:p w14:paraId="7B3432E6" w14:textId="77777777" w:rsidR="005B1C6D" w:rsidRPr="00903DBA" w:rsidRDefault="005B1C6D" w:rsidP="005B1C6D">
      <w:pPr>
        <w:pStyle w:val="Code"/>
        <w:rPr>
          <w:highlight w:val="white"/>
        </w:rPr>
      </w:pPr>
      <w:r w:rsidRPr="00903DBA">
        <w:rPr>
          <w:highlight w:val="white"/>
        </w:rPr>
        <w:t xml:space="preserve">      }</w:t>
      </w:r>
    </w:p>
    <w:p w14:paraId="1C9192C6" w14:textId="77777777" w:rsidR="005B1C6D" w:rsidRPr="00903DBA" w:rsidRDefault="005B1C6D" w:rsidP="005B1C6D">
      <w:pPr>
        <w:pStyle w:val="Code"/>
        <w:rPr>
          <w:highlight w:val="white"/>
        </w:rPr>
      </w:pPr>
      <w:r w:rsidRPr="00903DBA">
        <w:rPr>
          <w:highlight w:val="white"/>
        </w:rPr>
        <w:t xml:space="preserve">      else {</w:t>
      </w:r>
    </w:p>
    <w:p w14:paraId="17B87B17" w14:textId="77777777" w:rsidR="005B1C6D" w:rsidRPr="00903DBA" w:rsidRDefault="005B1C6D" w:rsidP="005B1C6D">
      <w:pPr>
        <w:pStyle w:val="Code"/>
        <w:rPr>
          <w:highlight w:val="white"/>
        </w:rPr>
      </w:pPr>
      <w:r w:rsidRPr="00903DBA">
        <w:rPr>
          <w:highlight w:val="white"/>
        </w:rPr>
        <w:t xml:space="preserve">        buffer.Append(' ');</w:t>
      </w:r>
    </w:p>
    <w:p w14:paraId="1B56EDEF" w14:textId="77777777" w:rsidR="005B1C6D" w:rsidRPr="00903DBA" w:rsidRDefault="005B1C6D" w:rsidP="005B1C6D">
      <w:pPr>
        <w:pStyle w:val="Code"/>
        <w:rPr>
          <w:highlight w:val="white"/>
        </w:rPr>
      </w:pPr>
      <w:r w:rsidRPr="00903DBA">
        <w:rPr>
          <w:highlight w:val="white"/>
        </w:rPr>
        <w:t xml:space="preserve">      }</w:t>
      </w:r>
    </w:p>
    <w:p w14:paraId="70F2B5B9" w14:textId="77777777" w:rsidR="005B1C6D" w:rsidRPr="00903DBA" w:rsidRDefault="005B1C6D" w:rsidP="005B1C6D">
      <w:pPr>
        <w:pStyle w:val="Code"/>
        <w:rPr>
          <w:highlight w:val="white"/>
        </w:rPr>
      </w:pPr>
    </w:p>
    <w:p w14:paraId="2A327A7C" w14:textId="77777777" w:rsidR="005B1C6D" w:rsidRPr="00903DBA" w:rsidRDefault="005B1C6D" w:rsidP="005B1C6D">
      <w:pPr>
        <w:pStyle w:val="Code"/>
        <w:rPr>
          <w:highlight w:val="white"/>
        </w:rPr>
      </w:pPr>
      <w:r w:rsidRPr="00903DBA">
        <w:rPr>
          <w:highlight w:val="white"/>
        </w:rPr>
        <w:t xml:space="preserve">      return buffer.ToString();</w:t>
      </w:r>
    </w:p>
    <w:p w14:paraId="6D91BFAF" w14:textId="77777777" w:rsidR="005B1C6D" w:rsidRPr="00903DBA" w:rsidRDefault="005B1C6D" w:rsidP="005B1C6D">
      <w:pPr>
        <w:pStyle w:val="Code"/>
        <w:rPr>
          <w:highlight w:val="white"/>
        </w:rPr>
      </w:pPr>
      <w:r w:rsidRPr="00903DBA">
        <w:rPr>
          <w:highlight w:val="white"/>
        </w:rPr>
        <w:t xml:space="preserve">    }</w:t>
      </w:r>
    </w:p>
    <w:p w14:paraId="0B739836" w14:textId="77777777" w:rsidR="005B1C6D" w:rsidRPr="00903DBA" w:rsidRDefault="005B1C6D" w:rsidP="005B1C6D">
      <w:pPr>
        <w:pStyle w:val="Code"/>
        <w:rPr>
          <w:highlight w:val="white"/>
        </w:rPr>
      </w:pPr>
      <w:r w:rsidRPr="00903DBA">
        <w:rPr>
          <w:highlight w:val="white"/>
        </w:rPr>
        <w:t xml:space="preserve">  </w:t>
      </w:r>
    </w:p>
    <w:p w14:paraId="6CA2F800" w14:textId="77777777" w:rsidR="005B1C6D" w:rsidRPr="00903DBA" w:rsidRDefault="005B1C6D" w:rsidP="005B1C6D">
      <w:pPr>
        <w:pStyle w:val="Code"/>
        <w:rPr>
          <w:highlight w:val="white"/>
        </w:rPr>
      </w:pPr>
      <w:r w:rsidRPr="00903DBA">
        <w:rPr>
          <w:highlight w:val="white"/>
        </w:rPr>
        <w:t xml:space="preserve">    public void ClearNewlineCount() {</w:t>
      </w:r>
    </w:p>
    <w:p w14:paraId="43111488" w14:textId="77777777" w:rsidR="005B1C6D" w:rsidRPr="00903DBA" w:rsidRDefault="005B1C6D" w:rsidP="005B1C6D">
      <w:pPr>
        <w:pStyle w:val="Code"/>
        <w:rPr>
          <w:highlight w:val="white"/>
        </w:rPr>
      </w:pPr>
      <w:r w:rsidRPr="00903DBA">
        <w:rPr>
          <w:highlight w:val="white"/>
        </w:rPr>
        <w:t xml:space="preserve">      m_newlineCount = 0;</w:t>
      </w:r>
    </w:p>
    <w:p w14:paraId="014D7B0E" w14:textId="77777777" w:rsidR="005B1C6D" w:rsidRPr="00903DBA" w:rsidRDefault="005B1C6D" w:rsidP="005B1C6D">
      <w:pPr>
        <w:pStyle w:val="Code"/>
        <w:rPr>
          <w:highlight w:val="white"/>
        </w:rPr>
      </w:pPr>
      <w:r w:rsidRPr="00903DBA">
        <w:rPr>
          <w:highlight w:val="white"/>
        </w:rPr>
        <w:t xml:space="preserve">    }</w:t>
      </w:r>
    </w:p>
    <w:p w14:paraId="14766CCE" w14:textId="77777777" w:rsidR="005B1C6D" w:rsidRPr="00903DBA" w:rsidRDefault="005B1C6D" w:rsidP="005B1C6D">
      <w:pPr>
        <w:pStyle w:val="Code"/>
        <w:rPr>
          <w:highlight w:val="white"/>
        </w:rPr>
      </w:pPr>
      <w:r w:rsidRPr="00903DBA">
        <w:rPr>
          <w:highlight w:val="white"/>
        </w:rPr>
        <w:t xml:space="preserve">  </w:t>
      </w:r>
    </w:p>
    <w:p w14:paraId="1E38CE77" w14:textId="77777777" w:rsidR="005B1C6D" w:rsidRPr="00903DBA" w:rsidRDefault="005B1C6D" w:rsidP="005B1C6D">
      <w:pPr>
        <w:pStyle w:val="Code"/>
        <w:rPr>
          <w:highlight w:val="white"/>
        </w:rPr>
      </w:pPr>
      <w:r w:rsidRPr="00903DBA">
        <w:rPr>
          <w:highlight w:val="white"/>
        </w:rPr>
        <w:t xml:space="preserve">    public bool HasWhitespace() {</w:t>
      </w:r>
    </w:p>
    <w:p w14:paraId="04556FFB" w14:textId="77777777" w:rsidR="005B1C6D" w:rsidRPr="00903DBA" w:rsidRDefault="005B1C6D" w:rsidP="005B1C6D">
      <w:pPr>
        <w:pStyle w:val="Code"/>
        <w:rPr>
          <w:highlight w:val="white"/>
        </w:rPr>
      </w:pPr>
      <w:r w:rsidRPr="00903DBA">
        <w:rPr>
          <w:highlight w:val="white"/>
        </w:rPr>
        <w:t xml:space="preserve">      return m_whitespace;</w:t>
      </w:r>
    </w:p>
    <w:p w14:paraId="5CB5A99D" w14:textId="77777777" w:rsidR="005B1C6D" w:rsidRPr="00903DBA" w:rsidRDefault="005B1C6D" w:rsidP="005B1C6D">
      <w:pPr>
        <w:pStyle w:val="Code"/>
        <w:rPr>
          <w:highlight w:val="white"/>
        </w:rPr>
      </w:pPr>
      <w:r w:rsidRPr="00903DBA">
        <w:rPr>
          <w:highlight w:val="white"/>
        </w:rPr>
        <w:t xml:space="preserve">    }</w:t>
      </w:r>
    </w:p>
    <w:p w14:paraId="4038E1C9" w14:textId="77777777" w:rsidR="005B1C6D" w:rsidRPr="00903DBA" w:rsidRDefault="005B1C6D" w:rsidP="005B1C6D">
      <w:pPr>
        <w:pStyle w:val="Code"/>
        <w:rPr>
          <w:highlight w:val="white"/>
        </w:rPr>
      </w:pPr>
    </w:p>
    <w:p w14:paraId="613AB3D5" w14:textId="77777777" w:rsidR="005B1C6D" w:rsidRPr="00903DBA" w:rsidRDefault="005B1C6D" w:rsidP="005B1C6D">
      <w:pPr>
        <w:pStyle w:val="Code"/>
        <w:rPr>
          <w:highlight w:val="white"/>
        </w:rPr>
      </w:pPr>
      <w:r w:rsidRPr="00903DBA">
        <w:rPr>
          <w:highlight w:val="white"/>
        </w:rPr>
        <w:t xml:space="preserve">    public override int GetHashCode() {</w:t>
      </w:r>
    </w:p>
    <w:p w14:paraId="2411EE16" w14:textId="77777777" w:rsidR="005B1C6D" w:rsidRPr="00903DBA" w:rsidRDefault="005B1C6D" w:rsidP="005B1C6D">
      <w:pPr>
        <w:pStyle w:val="Code"/>
        <w:rPr>
          <w:highlight w:val="white"/>
        </w:rPr>
      </w:pPr>
      <w:r w:rsidRPr="00903DBA">
        <w:rPr>
          <w:highlight w:val="white"/>
        </w:rPr>
        <w:t xml:space="preserve">      return base.GetHashCode();</w:t>
      </w:r>
    </w:p>
    <w:p w14:paraId="5EE7978F" w14:textId="77777777" w:rsidR="005B1C6D" w:rsidRPr="00903DBA" w:rsidRDefault="005B1C6D" w:rsidP="005B1C6D">
      <w:pPr>
        <w:pStyle w:val="Code"/>
        <w:rPr>
          <w:highlight w:val="white"/>
        </w:rPr>
      </w:pPr>
      <w:r w:rsidRPr="00903DBA">
        <w:rPr>
          <w:highlight w:val="white"/>
        </w:rPr>
        <w:t xml:space="preserve">    }</w:t>
      </w:r>
    </w:p>
    <w:p w14:paraId="75AE336B" w14:textId="77777777" w:rsidR="005B1C6D" w:rsidRPr="00903DBA" w:rsidRDefault="005B1C6D" w:rsidP="005B1C6D">
      <w:pPr>
        <w:pStyle w:val="Code"/>
        <w:rPr>
          <w:highlight w:val="white"/>
        </w:rPr>
      </w:pPr>
      <w:r w:rsidRPr="00903DBA">
        <w:rPr>
          <w:highlight w:val="white"/>
        </w:rPr>
        <w:t xml:space="preserve">  </w:t>
      </w:r>
    </w:p>
    <w:p w14:paraId="36F79458" w14:textId="77777777" w:rsidR="005B1C6D" w:rsidRPr="00903DBA" w:rsidRDefault="005B1C6D" w:rsidP="005B1C6D">
      <w:pPr>
        <w:pStyle w:val="Code"/>
        <w:rPr>
          <w:highlight w:val="white"/>
        </w:rPr>
      </w:pPr>
      <w:r w:rsidRPr="00903DBA">
        <w:rPr>
          <w:highlight w:val="white"/>
        </w:rPr>
        <w:t xml:space="preserve">    public override bool Equals(object obj) {</w:t>
      </w:r>
    </w:p>
    <w:p w14:paraId="5302D334" w14:textId="77777777" w:rsidR="005B1C6D" w:rsidRPr="00903DBA" w:rsidRDefault="005B1C6D" w:rsidP="005B1C6D">
      <w:pPr>
        <w:pStyle w:val="Code"/>
        <w:rPr>
          <w:highlight w:val="white"/>
        </w:rPr>
      </w:pPr>
      <w:r w:rsidRPr="00903DBA">
        <w:rPr>
          <w:highlight w:val="white"/>
        </w:rPr>
        <w:t xml:space="preserve">      if (obj is Token) {</w:t>
      </w:r>
    </w:p>
    <w:p w14:paraId="2E6D4690" w14:textId="77777777" w:rsidR="005B1C6D" w:rsidRPr="00903DBA" w:rsidRDefault="005B1C6D" w:rsidP="005B1C6D">
      <w:pPr>
        <w:pStyle w:val="Code"/>
        <w:rPr>
          <w:highlight w:val="white"/>
        </w:rPr>
      </w:pPr>
      <w:r w:rsidRPr="00903DBA">
        <w:rPr>
          <w:highlight w:val="white"/>
        </w:rPr>
        <w:t xml:space="preserve">        Token token = (Token) obj;</w:t>
      </w:r>
    </w:p>
    <w:p w14:paraId="3138BF88" w14:textId="77777777" w:rsidR="005B1C6D" w:rsidRPr="00903DBA" w:rsidRDefault="005B1C6D" w:rsidP="005B1C6D">
      <w:pPr>
        <w:pStyle w:val="Code"/>
        <w:rPr>
          <w:highlight w:val="white"/>
        </w:rPr>
      </w:pPr>
      <w:r w:rsidRPr="00903DBA">
        <w:rPr>
          <w:highlight w:val="white"/>
        </w:rPr>
        <w:t xml:space="preserve">        return (m_id == token.m_id) &amp;&amp;</w:t>
      </w:r>
    </w:p>
    <w:p w14:paraId="6918873D" w14:textId="77777777" w:rsidR="005B1C6D" w:rsidRPr="00903DBA" w:rsidRDefault="005B1C6D" w:rsidP="005B1C6D">
      <w:pPr>
        <w:pStyle w:val="Code"/>
        <w:rPr>
          <w:highlight w:val="white"/>
        </w:rPr>
      </w:pPr>
      <w:r w:rsidRPr="00903DBA">
        <w:rPr>
          <w:highlight w:val="white"/>
        </w:rPr>
        <w:t xml:space="preserve">                m_value.Equals(token.m_value);</w:t>
      </w:r>
    </w:p>
    <w:p w14:paraId="6D093042" w14:textId="77777777" w:rsidR="005B1C6D" w:rsidRPr="00903DBA" w:rsidRDefault="005B1C6D" w:rsidP="005B1C6D">
      <w:pPr>
        <w:pStyle w:val="Code"/>
        <w:rPr>
          <w:highlight w:val="white"/>
        </w:rPr>
      </w:pPr>
      <w:r w:rsidRPr="00903DBA">
        <w:rPr>
          <w:highlight w:val="white"/>
        </w:rPr>
        <w:t xml:space="preserve">      }</w:t>
      </w:r>
    </w:p>
    <w:p w14:paraId="148D52E8" w14:textId="77777777" w:rsidR="005B1C6D" w:rsidRPr="00903DBA" w:rsidRDefault="005B1C6D" w:rsidP="005B1C6D">
      <w:pPr>
        <w:pStyle w:val="Code"/>
        <w:rPr>
          <w:highlight w:val="white"/>
        </w:rPr>
      </w:pPr>
      <w:r w:rsidRPr="00903DBA">
        <w:rPr>
          <w:highlight w:val="white"/>
        </w:rPr>
        <w:t xml:space="preserve">    </w:t>
      </w:r>
    </w:p>
    <w:p w14:paraId="0CB25CBC" w14:textId="77777777" w:rsidR="005B1C6D" w:rsidRPr="00903DBA" w:rsidRDefault="005B1C6D" w:rsidP="005B1C6D">
      <w:pPr>
        <w:pStyle w:val="Code"/>
        <w:rPr>
          <w:highlight w:val="white"/>
        </w:rPr>
      </w:pPr>
      <w:r w:rsidRPr="00903DBA">
        <w:rPr>
          <w:highlight w:val="white"/>
        </w:rPr>
        <w:t xml:space="preserve">      return false;</w:t>
      </w:r>
    </w:p>
    <w:p w14:paraId="319C5298" w14:textId="77777777" w:rsidR="005B1C6D" w:rsidRPr="00903DBA" w:rsidRDefault="005B1C6D" w:rsidP="005B1C6D">
      <w:pPr>
        <w:pStyle w:val="Code"/>
        <w:rPr>
          <w:highlight w:val="white"/>
        </w:rPr>
      </w:pPr>
      <w:r w:rsidRPr="00903DBA">
        <w:rPr>
          <w:highlight w:val="white"/>
        </w:rPr>
        <w:t xml:space="preserve">    }</w:t>
      </w:r>
    </w:p>
    <w:p w14:paraId="551950D5" w14:textId="77777777" w:rsidR="005B1C6D" w:rsidRPr="00903DBA" w:rsidRDefault="005B1C6D" w:rsidP="005B1C6D">
      <w:pPr>
        <w:pStyle w:val="Code"/>
        <w:rPr>
          <w:highlight w:val="white"/>
        </w:rPr>
      </w:pPr>
      <w:r w:rsidRPr="00903DBA">
        <w:rPr>
          <w:highlight w:val="white"/>
        </w:rPr>
        <w:t xml:space="preserve">  </w:t>
      </w:r>
    </w:p>
    <w:p w14:paraId="473EDD63" w14:textId="77777777" w:rsidR="005B1C6D" w:rsidRPr="00903DBA" w:rsidRDefault="005B1C6D" w:rsidP="005B1C6D">
      <w:pPr>
        <w:pStyle w:val="Code"/>
        <w:rPr>
          <w:highlight w:val="white"/>
        </w:rPr>
      </w:pPr>
      <w:r w:rsidRPr="00903DBA">
        <w:rPr>
          <w:highlight w:val="white"/>
        </w:rPr>
        <w:t xml:space="preserve">    public override string ToString() {</w:t>
      </w:r>
    </w:p>
    <w:p w14:paraId="51BFE8EB" w14:textId="77777777" w:rsidR="005B1C6D" w:rsidRPr="00903DBA" w:rsidRDefault="005B1C6D" w:rsidP="005B1C6D">
      <w:pPr>
        <w:pStyle w:val="Code"/>
        <w:rPr>
          <w:highlight w:val="white"/>
        </w:rPr>
      </w:pPr>
      <w:r w:rsidRPr="00903DBA">
        <w:rPr>
          <w:highlight w:val="white"/>
        </w:rPr>
        <w:t xml:space="preserve">      switch (m_id) {</w:t>
      </w:r>
    </w:p>
    <w:p w14:paraId="4A5763ED" w14:textId="77777777" w:rsidR="005B1C6D" w:rsidRPr="00903DBA" w:rsidRDefault="005B1C6D" w:rsidP="005B1C6D">
      <w:pPr>
        <w:pStyle w:val="Code"/>
        <w:rPr>
          <w:highlight w:val="white"/>
        </w:rPr>
      </w:pPr>
      <w:r w:rsidRPr="00903DBA">
        <w:rPr>
          <w:highlight w:val="white"/>
        </w:rPr>
        <w:t xml:space="preserve">        case CCompiler_Pre.Tokens.EOF:</w:t>
      </w:r>
    </w:p>
    <w:p w14:paraId="15A14BCC" w14:textId="77777777" w:rsidR="005B1C6D" w:rsidRPr="00903DBA" w:rsidRDefault="005B1C6D" w:rsidP="005B1C6D">
      <w:pPr>
        <w:pStyle w:val="Code"/>
        <w:rPr>
          <w:highlight w:val="white"/>
        </w:rPr>
      </w:pPr>
      <w:r w:rsidRPr="00903DBA">
        <w:rPr>
          <w:highlight w:val="white"/>
        </w:rPr>
        <w:t xml:space="preserve">          return "";</w:t>
      </w:r>
    </w:p>
    <w:p w14:paraId="67E59CA3" w14:textId="77777777" w:rsidR="005B1C6D" w:rsidRPr="00903DBA" w:rsidRDefault="005B1C6D" w:rsidP="005B1C6D">
      <w:pPr>
        <w:pStyle w:val="Code"/>
        <w:rPr>
          <w:highlight w:val="white"/>
        </w:rPr>
      </w:pPr>
    </w:p>
    <w:p w14:paraId="6EB6F6A6" w14:textId="77777777" w:rsidR="005B1C6D" w:rsidRPr="00903DBA" w:rsidRDefault="005B1C6D" w:rsidP="005B1C6D">
      <w:pPr>
        <w:pStyle w:val="Code"/>
        <w:rPr>
          <w:highlight w:val="white"/>
        </w:rPr>
      </w:pPr>
      <w:r w:rsidRPr="00903DBA">
        <w:rPr>
          <w:highlight w:val="white"/>
        </w:rPr>
        <w:t xml:space="preserve">        case CCompiler_Pre.Tokens.MARK:</w:t>
      </w:r>
    </w:p>
    <w:p w14:paraId="7C212B8C" w14:textId="77777777" w:rsidR="005B1C6D" w:rsidRPr="00903DBA" w:rsidRDefault="005B1C6D" w:rsidP="005B1C6D">
      <w:pPr>
        <w:pStyle w:val="Code"/>
        <w:rPr>
          <w:highlight w:val="white"/>
        </w:rPr>
      </w:pPr>
      <w:r w:rsidRPr="00903DBA">
        <w:rPr>
          <w:highlight w:val="white"/>
        </w:rPr>
        <w:t xml:space="preserve">          return "&lt;mark " + ((string) m_value) + "&gt;";</w:t>
      </w:r>
    </w:p>
    <w:p w14:paraId="1F9093C5" w14:textId="77777777" w:rsidR="005B1C6D" w:rsidRPr="00903DBA" w:rsidRDefault="005B1C6D" w:rsidP="005B1C6D">
      <w:pPr>
        <w:pStyle w:val="Code"/>
        <w:rPr>
          <w:highlight w:val="white"/>
        </w:rPr>
      </w:pPr>
    </w:p>
    <w:p w14:paraId="0881B46D" w14:textId="77777777" w:rsidR="005B1C6D" w:rsidRPr="00903DBA" w:rsidRDefault="005B1C6D" w:rsidP="005B1C6D">
      <w:pPr>
        <w:pStyle w:val="Code"/>
        <w:rPr>
          <w:highlight w:val="white"/>
        </w:rPr>
      </w:pPr>
      <w:r w:rsidRPr="00903DBA">
        <w:rPr>
          <w:highlight w:val="white"/>
        </w:rPr>
        <w:t xml:space="preserve">        default:</w:t>
      </w:r>
    </w:p>
    <w:p w14:paraId="72F3747D" w14:textId="77777777" w:rsidR="005B1C6D" w:rsidRPr="00903DBA" w:rsidRDefault="005B1C6D" w:rsidP="005B1C6D">
      <w:pPr>
        <w:pStyle w:val="Code"/>
        <w:rPr>
          <w:highlight w:val="white"/>
        </w:rPr>
      </w:pPr>
      <w:r w:rsidRPr="00903DBA">
        <w:rPr>
          <w:highlight w:val="white"/>
        </w:rPr>
        <w:t xml:space="preserve">          return m_value.ToString();</w:t>
      </w:r>
    </w:p>
    <w:p w14:paraId="00C8D6C6" w14:textId="77777777" w:rsidR="005B1C6D" w:rsidRPr="00903DBA" w:rsidRDefault="005B1C6D" w:rsidP="005B1C6D">
      <w:pPr>
        <w:pStyle w:val="Code"/>
        <w:rPr>
          <w:highlight w:val="white"/>
        </w:rPr>
      </w:pPr>
      <w:r w:rsidRPr="00903DBA">
        <w:rPr>
          <w:highlight w:val="white"/>
        </w:rPr>
        <w:t xml:space="preserve">      }</w:t>
      </w:r>
    </w:p>
    <w:p w14:paraId="33E42B0B" w14:textId="77777777" w:rsidR="005B1C6D" w:rsidRPr="00903DBA" w:rsidRDefault="005B1C6D" w:rsidP="005B1C6D">
      <w:pPr>
        <w:pStyle w:val="Code"/>
        <w:rPr>
          <w:highlight w:val="white"/>
        </w:rPr>
      </w:pPr>
      <w:r w:rsidRPr="00903DBA">
        <w:rPr>
          <w:highlight w:val="white"/>
        </w:rPr>
        <w:t xml:space="preserve">    }</w:t>
      </w:r>
    </w:p>
    <w:p w14:paraId="535418EB" w14:textId="77777777" w:rsidR="005B1C6D" w:rsidRPr="00903DBA" w:rsidRDefault="005B1C6D" w:rsidP="005B1C6D">
      <w:pPr>
        <w:pStyle w:val="Code"/>
        <w:rPr>
          <w:highlight w:val="white"/>
        </w:rPr>
      </w:pPr>
      <w:r w:rsidRPr="00903DBA">
        <w:rPr>
          <w:highlight w:val="white"/>
        </w:rPr>
        <w:t xml:space="preserve">  }</w:t>
      </w:r>
    </w:p>
    <w:p w14:paraId="5C4CBF22" w14:textId="77777777" w:rsidR="005B1C6D" w:rsidRPr="00903DBA" w:rsidRDefault="005B1C6D" w:rsidP="005B1C6D">
      <w:pPr>
        <w:pStyle w:val="Code"/>
      </w:pPr>
      <w:r w:rsidRPr="00903DBA">
        <w:rPr>
          <w:highlight w:val="white"/>
        </w:rPr>
        <w:t>}</w:t>
      </w:r>
    </w:p>
    <w:p w14:paraId="074D4FB9" w14:textId="77777777" w:rsidR="005B1C6D" w:rsidRPr="00903DBA" w:rsidRDefault="005B1C6D" w:rsidP="005B1C6D">
      <w:r w:rsidRPr="00903DBA">
        <w:t xml:space="preserve">The </w:t>
      </w:r>
      <w:r w:rsidRPr="00903DBA">
        <w:rPr>
          <w:rStyle w:val="CodeInText"/>
        </w:rPr>
        <w:t>doDefine</w:t>
      </w:r>
      <w:r w:rsidRPr="00903DBA">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903DBA" w:rsidRDefault="005B1C6D" w:rsidP="005B1C6D">
      <w:r w:rsidRPr="00903DBA">
        <w:t>1. We have reached the end of the line, in which case we have a macro with a name, but without parameters or body.</w:t>
      </w:r>
    </w:p>
    <w:p w14:paraId="3BEC6B54" w14:textId="77777777" w:rsidR="005B1C6D" w:rsidRPr="00903DBA" w:rsidRDefault="005B1C6D" w:rsidP="005B1C6D">
      <w:r w:rsidRPr="00903DBA">
        <w:t>2. We have reached a space, in which case we have a macro with a name and a body, but no parameters.</w:t>
      </w:r>
    </w:p>
    <w:p w14:paraId="77DE4EC1" w14:textId="77777777" w:rsidR="005B1C6D" w:rsidRPr="00903DBA" w:rsidRDefault="005B1C6D" w:rsidP="005B1C6D">
      <w:r w:rsidRPr="00903DBA">
        <w:t xml:space="preserve">3. We have reached a left parenthesis, in which case we have a list of parameters and we call </w:t>
      </w:r>
      <w:r w:rsidRPr="00903DBA">
        <w:rPr>
          <w:rStyle w:val="CodeInText"/>
        </w:rPr>
        <w:t>doParameterDefine</w:t>
      </w:r>
      <w:r w:rsidRPr="00903DBA">
        <w:t>.</w:t>
      </w:r>
    </w:p>
    <w:p w14:paraId="268028C4" w14:textId="77777777" w:rsidR="005B1C6D" w:rsidRPr="00903DBA" w:rsidRDefault="005B1C6D" w:rsidP="005B1C6D">
      <w:r w:rsidRPr="00903DBA">
        <w:t>4. If none of the above applies, we generate an error message.</w:t>
      </w:r>
    </w:p>
    <w:p w14:paraId="1DA8BB5A" w14:textId="77777777" w:rsidR="005B1C6D" w:rsidRPr="00903DBA" w:rsidRDefault="005B1C6D" w:rsidP="005B1C6D">
      <w:pPr>
        <w:pStyle w:val="CodeHeader"/>
      </w:pPr>
      <w:r w:rsidRPr="00903DBA">
        <w:t>Preprocessor.cs</w:t>
      </w:r>
    </w:p>
    <w:p w14:paraId="6D281E7F" w14:textId="77777777" w:rsidR="005B1C6D" w:rsidRPr="00903DBA" w:rsidRDefault="005B1C6D" w:rsidP="005B1C6D">
      <w:r w:rsidRPr="00903DBA">
        <w:t xml:space="preserve">The </w:t>
      </w:r>
      <w:r w:rsidRPr="00903DBA">
        <w:rPr>
          <w:rStyle w:val="CodeInText"/>
        </w:rPr>
        <w:t>doParameterDefine</w:t>
      </w:r>
      <w:r w:rsidRPr="00903DBA">
        <w:t xml:space="preserve"> method look into macros with parameters in two steps. First we extract the parameters by calling </w:t>
      </w:r>
      <w:r w:rsidRPr="00903DBA">
        <w:rPr>
          <w:rStyle w:val="CodeInText"/>
        </w:rPr>
        <w:t>scanParameters</w:t>
      </w:r>
      <w:r w:rsidRPr="00903DBA">
        <w:t>. Then we go through the parameter list and check that the parameters are identifiers and that no parameters is repeated.</w:t>
      </w:r>
    </w:p>
    <w:p w14:paraId="3726CDD2" w14:textId="77777777" w:rsidR="005B1C6D" w:rsidRPr="00903DBA" w:rsidRDefault="005B1C6D" w:rsidP="005B1C6D">
      <w:r w:rsidRPr="00903DBA">
        <w:t>Then we extract the identifiers from the body and replace each occurrence of a parameters with the text “$</w:t>
      </w:r>
      <w:r w:rsidRPr="00903DBA">
        <w:rPr>
          <w:rStyle w:val="CodeInText"/>
        </w:rPr>
        <w:t>parameter_index</w:t>
      </w:r>
      <w:r w:rsidRPr="00903DBA">
        <w:t>$”.</w:t>
      </w:r>
    </w:p>
    <w:p w14:paraId="66B2C97A" w14:textId="77777777" w:rsidR="005B1C6D" w:rsidRPr="00903DBA" w:rsidRDefault="005B1C6D" w:rsidP="005B1C6D">
      <w:r w:rsidRPr="00903DBA">
        <w:t>Finally, we look for the merge operator ##. When we find one, we remove the operator and trim the text to its left and right.</w:t>
      </w:r>
    </w:p>
    <w:p w14:paraId="73E84581" w14:textId="77777777" w:rsidR="005B1C6D" w:rsidRPr="00903DBA" w:rsidRDefault="005B1C6D" w:rsidP="005B1C6D">
      <w:r w:rsidRPr="00903DBA">
        <w:t>It is allowed to redefine a macro if it is has the same parameters list and macro.</w:t>
      </w:r>
    </w:p>
    <w:p w14:paraId="30BF4D31" w14:textId="77777777" w:rsidR="005B1C6D" w:rsidRPr="00903DBA" w:rsidRDefault="005B1C6D" w:rsidP="005B1C6D">
      <w:r w:rsidRPr="00903DBA">
        <w:t>An identifier is a text starting with a letter or an underline and continuing with letters, digits, or underlines. If the given name is not an identifier, an error occurs.</w:t>
      </w:r>
    </w:p>
    <w:p w14:paraId="360116DC" w14:textId="77777777" w:rsidR="005B1C6D" w:rsidRPr="00903DBA" w:rsidRDefault="005B1C6D" w:rsidP="005B1C6D">
      <w:pPr>
        <w:pStyle w:val="Code"/>
        <w:rPr>
          <w:highlight w:val="white"/>
        </w:rPr>
      </w:pPr>
      <w:r w:rsidRPr="00903DBA">
        <w:rPr>
          <w:highlight w:val="white"/>
        </w:rPr>
        <w:t xml:space="preserve">    public void DoDefine(List&lt;Token&gt; tokenList) {</w:t>
      </w:r>
    </w:p>
    <w:p w14:paraId="62D6C964" w14:textId="77777777" w:rsidR="005B1C6D" w:rsidRPr="00903DBA" w:rsidRDefault="005B1C6D" w:rsidP="005B1C6D">
      <w:pPr>
        <w:pStyle w:val="Code"/>
        <w:rPr>
          <w:highlight w:val="white"/>
        </w:rPr>
      </w:pPr>
      <w:r w:rsidRPr="00903DBA">
        <w:rPr>
          <w:highlight w:val="white"/>
        </w:rPr>
        <w:t xml:space="preserve">      Assert.Error(tokenList[2].Id == CCompiler_Pre.Tokens.NAME,</w:t>
      </w:r>
    </w:p>
    <w:p w14:paraId="64F8E881" w14:textId="77777777" w:rsidR="005B1C6D" w:rsidRPr="00903DBA" w:rsidRDefault="005B1C6D" w:rsidP="005B1C6D">
      <w:pPr>
        <w:pStyle w:val="Code"/>
        <w:rPr>
          <w:highlight w:val="white"/>
        </w:rPr>
      </w:pPr>
      <w:r w:rsidRPr="00903DBA">
        <w:rPr>
          <w:highlight w:val="white"/>
        </w:rPr>
        <w:t xml:space="preserve">                   TokenListToString(tokenList),</w:t>
      </w:r>
    </w:p>
    <w:p w14:paraId="3BFC7B46" w14:textId="77777777" w:rsidR="005B1C6D" w:rsidRPr="00903DBA" w:rsidRDefault="005B1C6D" w:rsidP="005B1C6D">
      <w:pPr>
        <w:pStyle w:val="Code"/>
        <w:rPr>
          <w:highlight w:val="white"/>
        </w:rPr>
      </w:pPr>
      <w:r w:rsidRPr="00903DBA">
        <w:rPr>
          <w:highlight w:val="white"/>
        </w:rPr>
        <w:t xml:space="preserve">                   Message.Invalid_define_directive);</w:t>
      </w:r>
    </w:p>
    <w:p w14:paraId="6012012C" w14:textId="77777777" w:rsidR="005B1C6D" w:rsidRPr="00903DBA" w:rsidRDefault="005B1C6D" w:rsidP="005B1C6D">
      <w:pPr>
        <w:pStyle w:val="Code"/>
        <w:rPr>
          <w:highlight w:val="white"/>
        </w:rPr>
      </w:pPr>
      <w:r w:rsidRPr="00903DBA">
        <w:rPr>
          <w:highlight w:val="white"/>
        </w:rPr>
        <w:t xml:space="preserve">      string name = tokenList[2].ToString();</w:t>
      </w:r>
    </w:p>
    <w:p w14:paraId="2DC3DF89" w14:textId="77777777" w:rsidR="005B1C6D" w:rsidRPr="00903DBA" w:rsidRDefault="005B1C6D" w:rsidP="005B1C6D">
      <w:pPr>
        <w:pStyle w:val="Code"/>
        <w:rPr>
          <w:highlight w:val="white"/>
        </w:rPr>
      </w:pPr>
      <w:r w:rsidRPr="00903DBA">
        <w:rPr>
          <w:highlight w:val="white"/>
        </w:rPr>
        <w:t xml:space="preserve">      Macro macro;</w:t>
      </w:r>
    </w:p>
    <w:p w14:paraId="4E63497C" w14:textId="77777777" w:rsidR="005B1C6D" w:rsidRPr="00903DBA" w:rsidRDefault="005B1C6D" w:rsidP="005B1C6D">
      <w:pPr>
        <w:pStyle w:val="Code"/>
        <w:rPr>
          <w:highlight w:val="white"/>
        </w:rPr>
      </w:pPr>
    </w:p>
    <w:p w14:paraId="5206F529" w14:textId="77777777" w:rsidR="005B1C6D" w:rsidRPr="00903DBA" w:rsidRDefault="005B1C6D" w:rsidP="005B1C6D">
      <w:pPr>
        <w:pStyle w:val="Code"/>
        <w:rPr>
          <w:highlight w:val="white"/>
        </w:rPr>
      </w:pPr>
      <w:r w:rsidRPr="00903DBA">
        <w:rPr>
          <w:highlight w:val="white"/>
        </w:rPr>
        <w:t xml:space="preserve">      if ((tokenList[3].Id == CCompiler_Pre.Tokens.LEFT_PARENTHESIS) &amp;&amp;</w:t>
      </w:r>
    </w:p>
    <w:p w14:paraId="6FF7FAEF" w14:textId="77777777" w:rsidR="005B1C6D" w:rsidRPr="00903DBA" w:rsidRDefault="005B1C6D" w:rsidP="005B1C6D">
      <w:pPr>
        <w:pStyle w:val="Code"/>
        <w:rPr>
          <w:highlight w:val="white"/>
        </w:rPr>
      </w:pPr>
      <w:r w:rsidRPr="00903DBA">
        <w:rPr>
          <w:highlight w:val="white"/>
        </w:rPr>
        <w:t xml:space="preserve">          !tokenList[3].HasWhitespace()) {</w:t>
      </w:r>
    </w:p>
    <w:p w14:paraId="1762A940" w14:textId="77777777" w:rsidR="005B1C6D" w:rsidRPr="00903DBA" w:rsidRDefault="005B1C6D" w:rsidP="005B1C6D">
      <w:pPr>
        <w:pStyle w:val="Code"/>
        <w:rPr>
          <w:highlight w:val="white"/>
        </w:rPr>
      </w:pPr>
      <w:r w:rsidRPr="00903DBA">
        <w:rPr>
          <w:highlight w:val="white"/>
        </w:rPr>
        <w:t xml:space="preserve">        int tokenIndex = 4, paramIndex = 0;</w:t>
      </w:r>
    </w:p>
    <w:p w14:paraId="3F03AAA2" w14:textId="77777777" w:rsidR="005B1C6D" w:rsidRPr="00903DBA" w:rsidRDefault="005B1C6D" w:rsidP="005B1C6D">
      <w:pPr>
        <w:pStyle w:val="Code"/>
        <w:rPr>
          <w:highlight w:val="white"/>
        </w:rPr>
      </w:pPr>
      <w:r w:rsidRPr="00903DBA">
        <w:rPr>
          <w:highlight w:val="white"/>
        </w:rPr>
        <w:t xml:space="preserve">        IDictionary&lt;string,int&gt; paramMap = new Dictionary&lt;string,int&gt;();</w:t>
      </w:r>
    </w:p>
    <w:p w14:paraId="0AB5CD0A" w14:textId="77777777" w:rsidR="005B1C6D" w:rsidRPr="00903DBA" w:rsidRDefault="005B1C6D" w:rsidP="005B1C6D">
      <w:pPr>
        <w:pStyle w:val="Code"/>
        <w:rPr>
          <w:highlight w:val="white"/>
        </w:rPr>
      </w:pPr>
    </w:p>
    <w:p w14:paraId="7B87B758" w14:textId="77777777" w:rsidR="005B1C6D" w:rsidRPr="00903DBA" w:rsidRDefault="005B1C6D" w:rsidP="005B1C6D">
      <w:pPr>
        <w:pStyle w:val="Code"/>
        <w:rPr>
          <w:highlight w:val="white"/>
        </w:rPr>
      </w:pPr>
      <w:r w:rsidRPr="00903DBA">
        <w:rPr>
          <w:highlight w:val="white"/>
        </w:rPr>
        <w:t xml:space="preserve">        while (true) {</w:t>
      </w:r>
    </w:p>
    <w:p w14:paraId="2091AC72" w14:textId="77777777" w:rsidR="005B1C6D" w:rsidRPr="00903DBA" w:rsidRDefault="005B1C6D" w:rsidP="005B1C6D">
      <w:pPr>
        <w:pStyle w:val="Code"/>
        <w:rPr>
          <w:highlight w:val="white"/>
        </w:rPr>
      </w:pPr>
      <w:r w:rsidRPr="00903DBA">
        <w:rPr>
          <w:highlight w:val="white"/>
        </w:rPr>
        <w:t xml:space="preserve">          Token nextToken = tokenList[tokenIndex++];</w:t>
      </w:r>
    </w:p>
    <w:p w14:paraId="0F916676" w14:textId="77777777" w:rsidR="005B1C6D" w:rsidRPr="00903DBA" w:rsidRDefault="005B1C6D" w:rsidP="005B1C6D">
      <w:pPr>
        <w:pStyle w:val="Code"/>
        <w:rPr>
          <w:highlight w:val="white"/>
        </w:rPr>
      </w:pPr>
      <w:r w:rsidRPr="00903DBA">
        <w:rPr>
          <w:highlight w:val="white"/>
        </w:rPr>
        <w:t xml:space="preserve">          Assert.Error(nextToken.Id == CCompiler_Pre.Tokens.NAME,</w:t>
      </w:r>
    </w:p>
    <w:p w14:paraId="58147690" w14:textId="77777777" w:rsidR="005B1C6D" w:rsidRPr="00903DBA" w:rsidRDefault="005B1C6D" w:rsidP="005B1C6D">
      <w:pPr>
        <w:pStyle w:val="Code"/>
        <w:rPr>
          <w:highlight w:val="white"/>
        </w:rPr>
      </w:pPr>
      <w:r w:rsidRPr="00903DBA">
        <w:rPr>
          <w:highlight w:val="white"/>
        </w:rPr>
        <w:t xml:space="preserve">                       nextToken.ToString(),</w:t>
      </w:r>
    </w:p>
    <w:p w14:paraId="241546E9" w14:textId="77777777" w:rsidR="005B1C6D" w:rsidRPr="00903DBA" w:rsidRDefault="005B1C6D" w:rsidP="005B1C6D">
      <w:pPr>
        <w:pStyle w:val="Code"/>
        <w:rPr>
          <w:highlight w:val="white"/>
        </w:rPr>
      </w:pPr>
      <w:r w:rsidRPr="00903DBA">
        <w:rPr>
          <w:highlight w:val="white"/>
        </w:rPr>
        <w:t xml:space="preserve">                       Message.Invalid_macro_definitializerion);</w:t>
      </w:r>
    </w:p>
    <w:p w14:paraId="5F4E0EE4" w14:textId="77777777" w:rsidR="005B1C6D" w:rsidRPr="00903DBA" w:rsidRDefault="005B1C6D" w:rsidP="005B1C6D">
      <w:pPr>
        <w:pStyle w:val="Code"/>
        <w:rPr>
          <w:highlight w:val="white"/>
        </w:rPr>
      </w:pPr>
      <w:r w:rsidRPr="00903DBA">
        <w:rPr>
          <w:highlight w:val="white"/>
        </w:rPr>
        <w:t xml:space="preserve">          string paramName = (string) nextToken.Value;</w:t>
      </w:r>
    </w:p>
    <w:p w14:paraId="509E2E26" w14:textId="77777777" w:rsidR="005B1C6D" w:rsidRPr="00903DBA" w:rsidRDefault="005B1C6D" w:rsidP="005B1C6D">
      <w:pPr>
        <w:pStyle w:val="Code"/>
        <w:rPr>
          <w:highlight w:val="white"/>
        </w:rPr>
      </w:pPr>
      <w:r w:rsidRPr="00903DBA">
        <w:rPr>
          <w:highlight w:val="white"/>
        </w:rPr>
        <w:t xml:space="preserve">          Assert.Error(!paramMap.ContainsKey(paramName),</w:t>
      </w:r>
    </w:p>
    <w:p w14:paraId="5F5D422B" w14:textId="77777777" w:rsidR="005B1C6D" w:rsidRPr="00903DBA" w:rsidRDefault="005B1C6D" w:rsidP="005B1C6D">
      <w:pPr>
        <w:pStyle w:val="Code"/>
        <w:rPr>
          <w:highlight w:val="white"/>
        </w:rPr>
      </w:pPr>
      <w:r w:rsidRPr="00903DBA">
        <w:rPr>
          <w:highlight w:val="white"/>
        </w:rPr>
        <w:t xml:space="preserve">                       paramName, Message.Repeated_macro_parameter);</w:t>
      </w:r>
    </w:p>
    <w:p w14:paraId="17C047B6" w14:textId="77777777" w:rsidR="005B1C6D" w:rsidRPr="00903DBA" w:rsidRDefault="005B1C6D" w:rsidP="005B1C6D">
      <w:pPr>
        <w:pStyle w:val="Code"/>
        <w:rPr>
          <w:highlight w:val="white"/>
        </w:rPr>
      </w:pPr>
      <w:r w:rsidRPr="00903DBA">
        <w:rPr>
          <w:highlight w:val="white"/>
        </w:rPr>
        <w:t xml:space="preserve">          paramMap.Add(paramName, paramIndex++);</w:t>
      </w:r>
    </w:p>
    <w:p w14:paraId="468BCDA9" w14:textId="77777777" w:rsidR="005B1C6D" w:rsidRPr="00903DBA" w:rsidRDefault="005B1C6D" w:rsidP="005B1C6D">
      <w:pPr>
        <w:pStyle w:val="Code"/>
        <w:rPr>
          <w:highlight w:val="white"/>
        </w:rPr>
      </w:pPr>
    </w:p>
    <w:p w14:paraId="7C5D9D3D" w14:textId="77777777" w:rsidR="005B1C6D" w:rsidRPr="00903DBA" w:rsidRDefault="005B1C6D" w:rsidP="005B1C6D">
      <w:pPr>
        <w:pStyle w:val="Code"/>
        <w:rPr>
          <w:highlight w:val="white"/>
        </w:rPr>
      </w:pPr>
      <w:r w:rsidRPr="00903DBA">
        <w:rPr>
          <w:highlight w:val="white"/>
        </w:rPr>
        <w:t xml:space="preserve">          nextToken = tokenList[tokenIndex++];</w:t>
      </w:r>
    </w:p>
    <w:p w14:paraId="2E662CFD" w14:textId="77777777" w:rsidR="005B1C6D" w:rsidRPr="00903DBA" w:rsidRDefault="005B1C6D" w:rsidP="005B1C6D">
      <w:pPr>
        <w:pStyle w:val="Code"/>
        <w:rPr>
          <w:highlight w:val="white"/>
        </w:rPr>
      </w:pPr>
      <w:r w:rsidRPr="00903DBA">
        <w:rPr>
          <w:highlight w:val="white"/>
        </w:rPr>
        <w:t xml:space="preserve">          if (nextToken.Id == CCompiler_Pre.Tokens.COMMA) {</w:t>
      </w:r>
    </w:p>
    <w:p w14:paraId="20D8BB41" w14:textId="77777777" w:rsidR="005B1C6D" w:rsidRPr="00903DBA" w:rsidRDefault="005B1C6D" w:rsidP="005B1C6D">
      <w:pPr>
        <w:pStyle w:val="Code"/>
        <w:rPr>
          <w:highlight w:val="white"/>
        </w:rPr>
      </w:pPr>
      <w:r w:rsidRPr="00903DBA">
        <w:rPr>
          <w:highlight w:val="white"/>
        </w:rPr>
        <w:t xml:space="preserve">            // Empty.</w:t>
      </w:r>
    </w:p>
    <w:p w14:paraId="3594822F" w14:textId="77777777" w:rsidR="005B1C6D" w:rsidRPr="00903DBA" w:rsidRDefault="005B1C6D" w:rsidP="005B1C6D">
      <w:pPr>
        <w:pStyle w:val="Code"/>
        <w:rPr>
          <w:highlight w:val="white"/>
        </w:rPr>
      </w:pPr>
      <w:r w:rsidRPr="00903DBA">
        <w:rPr>
          <w:highlight w:val="white"/>
        </w:rPr>
        <w:t xml:space="preserve">          }</w:t>
      </w:r>
    </w:p>
    <w:p w14:paraId="1D530930" w14:textId="77777777" w:rsidR="005B1C6D" w:rsidRPr="00903DBA" w:rsidRDefault="005B1C6D" w:rsidP="005B1C6D">
      <w:pPr>
        <w:pStyle w:val="Code"/>
        <w:rPr>
          <w:highlight w:val="white"/>
        </w:rPr>
      </w:pPr>
      <w:r w:rsidRPr="00903DBA">
        <w:rPr>
          <w:highlight w:val="white"/>
        </w:rPr>
        <w:t xml:space="preserve">          else if (nextToken.Id == CCompiler_Pre.Tokens.RIGHT_PARENTHESIS) {</w:t>
      </w:r>
    </w:p>
    <w:p w14:paraId="15942E30" w14:textId="77777777" w:rsidR="005B1C6D" w:rsidRPr="00903DBA" w:rsidRDefault="005B1C6D" w:rsidP="005B1C6D">
      <w:pPr>
        <w:pStyle w:val="Code"/>
        <w:rPr>
          <w:highlight w:val="white"/>
        </w:rPr>
      </w:pPr>
      <w:r w:rsidRPr="00903DBA">
        <w:rPr>
          <w:highlight w:val="white"/>
        </w:rPr>
        <w:t xml:space="preserve">            break;</w:t>
      </w:r>
    </w:p>
    <w:p w14:paraId="70BCA04E" w14:textId="77777777" w:rsidR="005B1C6D" w:rsidRPr="00903DBA" w:rsidRDefault="005B1C6D" w:rsidP="005B1C6D">
      <w:pPr>
        <w:pStyle w:val="Code"/>
        <w:rPr>
          <w:highlight w:val="white"/>
        </w:rPr>
      </w:pPr>
      <w:r w:rsidRPr="00903DBA">
        <w:rPr>
          <w:highlight w:val="white"/>
        </w:rPr>
        <w:t xml:space="preserve">          }</w:t>
      </w:r>
    </w:p>
    <w:p w14:paraId="0F5ECB5F" w14:textId="77777777" w:rsidR="005B1C6D" w:rsidRPr="00903DBA" w:rsidRDefault="005B1C6D" w:rsidP="005B1C6D">
      <w:pPr>
        <w:pStyle w:val="Code"/>
        <w:rPr>
          <w:highlight w:val="white"/>
        </w:rPr>
      </w:pPr>
      <w:r w:rsidRPr="00903DBA">
        <w:rPr>
          <w:highlight w:val="white"/>
        </w:rPr>
        <w:t xml:space="preserve">          else {</w:t>
      </w:r>
    </w:p>
    <w:p w14:paraId="42ACB8E1" w14:textId="77777777" w:rsidR="005B1C6D" w:rsidRPr="00903DBA" w:rsidRDefault="005B1C6D" w:rsidP="005B1C6D">
      <w:pPr>
        <w:pStyle w:val="Code"/>
        <w:rPr>
          <w:highlight w:val="white"/>
        </w:rPr>
      </w:pPr>
      <w:r w:rsidRPr="00903DBA">
        <w:rPr>
          <w:highlight w:val="white"/>
        </w:rPr>
        <w:t xml:space="preserve">            Assert.Error(nextToken.ToString(),</w:t>
      </w:r>
    </w:p>
    <w:p w14:paraId="773D6082" w14:textId="77777777" w:rsidR="005B1C6D" w:rsidRPr="00903DBA" w:rsidRDefault="005B1C6D" w:rsidP="005B1C6D">
      <w:pPr>
        <w:pStyle w:val="Code"/>
        <w:rPr>
          <w:highlight w:val="white"/>
        </w:rPr>
      </w:pPr>
      <w:r w:rsidRPr="00903DBA">
        <w:rPr>
          <w:highlight w:val="white"/>
        </w:rPr>
        <w:t xml:space="preserve">                         Message.Invalid_macro_definitializerion);</w:t>
      </w:r>
    </w:p>
    <w:p w14:paraId="08AC5417" w14:textId="77777777" w:rsidR="005B1C6D" w:rsidRPr="00903DBA" w:rsidRDefault="005B1C6D" w:rsidP="005B1C6D">
      <w:pPr>
        <w:pStyle w:val="Code"/>
        <w:rPr>
          <w:highlight w:val="white"/>
        </w:rPr>
      </w:pPr>
      <w:r w:rsidRPr="00903DBA">
        <w:rPr>
          <w:highlight w:val="white"/>
        </w:rPr>
        <w:t xml:space="preserve">          }</w:t>
      </w:r>
    </w:p>
    <w:p w14:paraId="5622A961" w14:textId="77777777" w:rsidR="005B1C6D" w:rsidRPr="00903DBA" w:rsidRDefault="005B1C6D" w:rsidP="005B1C6D">
      <w:pPr>
        <w:pStyle w:val="Code"/>
        <w:rPr>
          <w:highlight w:val="white"/>
        </w:rPr>
      </w:pPr>
      <w:r w:rsidRPr="00903DBA">
        <w:rPr>
          <w:highlight w:val="white"/>
        </w:rPr>
        <w:t xml:space="preserve">        }</w:t>
      </w:r>
    </w:p>
    <w:p w14:paraId="0AC8E2D5" w14:textId="77777777" w:rsidR="005B1C6D" w:rsidRPr="00903DBA" w:rsidRDefault="005B1C6D" w:rsidP="005B1C6D">
      <w:pPr>
        <w:pStyle w:val="Code"/>
        <w:rPr>
          <w:highlight w:val="white"/>
        </w:rPr>
      </w:pPr>
      <w:r w:rsidRPr="00903DBA">
        <w:rPr>
          <w:highlight w:val="white"/>
        </w:rPr>
        <w:t xml:space="preserve">      </w:t>
      </w:r>
    </w:p>
    <w:p w14:paraId="57B2AAC4" w14:textId="77777777" w:rsidR="005B1C6D" w:rsidRPr="00903DBA" w:rsidRDefault="005B1C6D" w:rsidP="005B1C6D">
      <w:pPr>
        <w:pStyle w:val="Code"/>
        <w:rPr>
          <w:highlight w:val="white"/>
        </w:rPr>
      </w:pPr>
      <w:r w:rsidRPr="00903DBA">
        <w:rPr>
          <w:highlight w:val="white"/>
        </w:rPr>
        <w:t xml:space="preserve">        List&lt;Token&gt; macroList =</w:t>
      </w:r>
    </w:p>
    <w:p w14:paraId="7C4E138A" w14:textId="77777777" w:rsidR="005B1C6D" w:rsidRPr="00903DBA" w:rsidRDefault="005B1C6D" w:rsidP="005B1C6D">
      <w:pPr>
        <w:pStyle w:val="Code"/>
        <w:rPr>
          <w:highlight w:val="white"/>
        </w:rPr>
      </w:pPr>
      <w:r w:rsidRPr="00903DBA">
        <w:rPr>
          <w:highlight w:val="white"/>
        </w:rPr>
        <w:t xml:space="preserve">          tokenList.GetRange(tokenIndex, tokenList.Count - tokenIndex);</w:t>
      </w:r>
    </w:p>
    <w:p w14:paraId="5A509C61" w14:textId="77777777" w:rsidR="005B1C6D" w:rsidRPr="00903DBA" w:rsidRDefault="005B1C6D" w:rsidP="005B1C6D">
      <w:pPr>
        <w:pStyle w:val="Code"/>
        <w:rPr>
          <w:highlight w:val="white"/>
        </w:rPr>
      </w:pPr>
    </w:p>
    <w:p w14:paraId="618C09D5" w14:textId="77777777" w:rsidR="005B1C6D" w:rsidRPr="00903DBA" w:rsidRDefault="005B1C6D" w:rsidP="005B1C6D">
      <w:pPr>
        <w:pStyle w:val="Code"/>
        <w:rPr>
          <w:highlight w:val="white"/>
        </w:rPr>
      </w:pPr>
      <w:r w:rsidRPr="00903DBA">
        <w:rPr>
          <w:highlight w:val="white"/>
        </w:rPr>
        <w:t xml:space="preserve">        foreach (Token macroToken in macroList) {</w:t>
      </w:r>
    </w:p>
    <w:p w14:paraId="54620CFD" w14:textId="77777777" w:rsidR="005B1C6D" w:rsidRPr="00903DBA" w:rsidRDefault="005B1C6D" w:rsidP="005B1C6D">
      <w:pPr>
        <w:pStyle w:val="Code"/>
        <w:rPr>
          <w:highlight w:val="white"/>
        </w:rPr>
      </w:pPr>
      <w:r w:rsidRPr="00903DBA">
        <w:rPr>
          <w:highlight w:val="white"/>
        </w:rPr>
        <w:t xml:space="preserve">          if (macroToken.Id == CCompiler_Pre.Tokens.NAME) {</w:t>
      </w:r>
    </w:p>
    <w:p w14:paraId="5099333B" w14:textId="77777777" w:rsidR="005B1C6D" w:rsidRPr="00903DBA" w:rsidRDefault="005B1C6D" w:rsidP="005B1C6D">
      <w:pPr>
        <w:pStyle w:val="Code"/>
        <w:rPr>
          <w:highlight w:val="white"/>
        </w:rPr>
      </w:pPr>
      <w:r w:rsidRPr="00903DBA">
        <w:rPr>
          <w:highlight w:val="white"/>
        </w:rPr>
        <w:t xml:space="preserve">            string macroName = (string) macroToken.Value;</w:t>
      </w:r>
    </w:p>
    <w:p w14:paraId="204F38CD" w14:textId="77777777" w:rsidR="005B1C6D" w:rsidRPr="00903DBA" w:rsidRDefault="005B1C6D" w:rsidP="005B1C6D">
      <w:pPr>
        <w:pStyle w:val="Code"/>
        <w:rPr>
          <w:highlight w:val="white"/>
        </w:rPr>
      </w:pPr>
    </w:p>
    <w:p w14:paraId="1A42C633" w14:textId="77777777" w:rsidR="005B1C6D" w:rsidRPr="00903DBA" w:rsidRDefault="005B1C6D" w:rsidP="005B1C6D">
      <w:pPr>
        <w:pStyle w:val="Code"/>
        <w:rPr>
          <w:highlight w:val="white"/>
        </w:rPr>
      </w:pPr>
      <w:r w:rsidRPr="00903DBA">
        <w:rPr>
          <w:highlight w:val="white"/>
        </w:rPr>
        <w:t xml:space="preserve">            if (paramMap.ContainsKey(macroName)) {</w:t>
      </w:r>
    </w:p>
    <w:p w14:paraId="0EBA4F13" w14:textId="77777777" w:rsidR="005B1C6D" w:rsidRPr="00903DBA" w:rsidRDefault="005B1C6D" w:rsidP="005B1C6D">
      <w:pPr>
        <w:pStyle w:val="Code"/>
        <w:rPr>
          <w:highlight w:val="white"/>
        </w:rPr>
      </w:pPr>
      <w:r w:rsidRPr="00903DBA">
        <w:rPr>
          <w:highlight w:val="white"/>
        </w:rPr>
        <w:t xml:space="preserve">              macroToken.Id = CCompiler_Pre.Tokens.MARK;</w:t>
      </w:r>
    </w:p>
    <w:p w14:paraId="1C783664" w14:textId="77777777" w:rsidR="005B1C6D" w:rsidRPr="00903DBA" w:rsidRDefault="005B1C6D" w:rsidP="005B1C6D">
      <w:pPr>
        <w:pStyle w:val="Code"/>
        <w:rPr>
          <w:highlight w:val="white"/>
        </w:rPr>
      </w:pPr>
      <w:r w:rsidRPr="00903DBA">
        <w:rPr>
          <w:highlight w:val="white"/>
        </w:rPr>
        <w:t xml:space="preserve">              macroToken.Value = paramMap[macroName];</w:t>
      </w:r>
    </w:p>
    <w:p w14:paraId="4ACB4D6E" w14:textId="77777777" w:rsidR="005B1C6D" w:rsidRPr="00903DBA" w:rsidRDefault="005B1C6D" w:rsidP="005B1C6D">
      <w:pPr>
        <w:pStyle w:val="Code"/>
        <w:rPr>
          <w:highlight w:val="white"/>
        </w:rPr>
      </w:pPr>
      <w:r w:rsidRPr="00903DBA">
        <w:rPr>
          <w:highlight w:val="white"/>
        </w:rPr>
        <w:t xml:space="preserve">            }</w:t>
      </w:r>
    </w:p>
    <w:p w14:paraId="74664A27" w14:textId="77777777" w:rsidR="005B1C6D" w:rsidRPr="00903DBA" w:rsidRDefault="005B1C6D" w:rsidP="005B1C6D">
      <w:pPr>
        <w:pStyle w:val="Code"/>
        <w:rPr>
          <w:highlight w:val="white"/>
        </w:rPr>
      </w:pPr>
      <w:r w:rsidRPr="00903DBA">
        <w:rPr>
          <w:highlight w:val="white"/>
        </w:rPr>
        <w:t xml:space="preserve">          }</w:t>
      </w:r>
    </w:p>
    <w:p w14:paraId="1337A82A" w14:textId="77777777" w:rsidR="005B1C6D" w:rsidRPr="00903DBA" w:rsidRDefault="005B1C6D" w:rsidP="005B1C6D">
      <w:pPr>
        <w:pStyle w:val="Code"/>
        <w:rPr>
          <w:highlight w:val="white"/>
        </w:rPr>
      </w:pPr>
      <w:r w:rsidRPr="00903DBA">
        <w:rPr>
          <w:highlight w:val="white"/>
        </w:rPr>
        <w:t xml:space="preserve">        }</w:t>
      </w:r>
    </w:p>
    <w:p w14:paraId="593B1F9C" w14:textId="77777777" w:rsidR="005B1C6D" w:rsidRPr="00903DBA" w:rsidRDefault="005B1C6D" w:rsidP="005B1C6D">
      <w:pPr>
        <w:pStyle w:val="Code"/>
        <w:rPr>
          <w:highlight w:val="white"/>
        </w:rPr>
      </w:pPr>
      <w:r w:rsidRPr="00903DBA">
        <w:rPr>
          <w:highlight w:val="white"/>
        </w:rPr>
        <w:t xml:space="preserve">      </w:t>
      </w:r>
    </w:p>
    <w:p w14:paraId="4C388108" w14:textId="77777777" w:rsidR="005B1C6D" w:rsidRPr="00903DBA" w:rsidRDefault="005B1C6D" w:rsidP="005B1C6D">
      <w:pPr>
        <w:pStyle w:val="Code"/>
        <w:rPr>
          <w:highlight w:val="white"/>
        </w:rPr>
      </w:pPr>
      <w:r w:rsidRPr="00903DBA">
        <w:rPr>
          <w:highlight w:val="white"/>
        </w:rPr>
        <w:t xml:space="preserve">        macro = new Macro(paramMap.Count, macroList);</w:t>
      </w:r>
    </w:p>
    <w:p w14:paraId="2EBAF62F" w14:textId="77777777" w:rsidR="005B1C6D" w:rsidRPr="00903DBA" w:rsidRDefault="005B1C6D" w:rsidP="005B1C6D">
      <w:pPr>
        <w:pStyle w:val="Code"/>
        <w:rPr>
          <w:highlight w:val="white"/>
        </w:rPr>
      </w:pPr>
      <w:r w:rsidRPr="00903DBA">
        <w:rPr>
          <w:highlight w:val="white"/>
        </w:rPr>
        <w:t xml:space="preserve">      }</w:t>
      </w:r>
    </w:p>
    <w:p w14:paraId="55834097" w14:textId="77777777" w:rsidR="005B1C6D" w:rsidRPr="00903DBA" w:rsidRDefault="005B1C6D" w:rsidP="005B1C6D">
      <w:pPr>
        <w:pStyle w:val="Code"/>
        <w:rPr>
          <w:highlight w:val="white"/>
        </w:rPr>
      </w:pPr>
      <w:r w:rsidRPr="00903DBA">
        <w:rPr>
          <w:highlight w:val="white"/>
        </w:rPr>
        <w:t xml:space="preserve">      else {</w:t>
      </w:r>
    </w:p>
    <w:p w14:paraId="2751C0B1" w14:textId="77777777" w:rsidR="005B1C6D" w:rsidRPr="00903DBA" w:rsidRDefault="005B1C6D" w:rsidP="005B1C6D">
      <w:pPr>
        <w:pStyle w:val="Code"/>
        <w:rPr>
          <w:highlight w:val="white"/>
        </w:rPr>
      </w:pPr>
      <w:r w:rsidRPr="00903DBA">
        <w:rPr>
          <w:highlight w:val="white"/>
        </w:rPr>
        <w:t xml:space="preserve">        macro = new Macro(0, tokenList.GetRange(3, tokenList.Count - 3));</w:t>
      </w:r>
    </w:p>
    <w:p w14:paraId="065A05FE" w14:textId="77777777" w:rsidR="005B1C6D" w:rsidRPr="00903DBA" w:rsidRDefault="005B1C6D" w:rsidP="005B1C6D">
      <w:pPr>
        <w:pStyle w:val="Code"/>
        <w:rPr>
          <w:highlight w:val="white"/>
        </w:rPr>
      </w:pPr>
      <w:r w:rsidRPr="00903DBA">
        <w:rPr>
          <w:highlight w:val="white"/>
        </w:rPr>
        <w:t xml:space="preserve">      }</w:t>
      </w:r>
    </w:p>
    <w:p w14:paraId="46A4A3E2" w14:textId="77777777" w:rsidR="005B1C6D" w:rsidRPr="00903DBA" w:rsidRDefault="005B1C6D" w:rsidP="005B1C6D">
      <w:pPr>
        <w:pStyle w:val="Code"/>
        <w:rPr>
          <w:highlight w:val="white"/>
        </w:rPr>
      </w:pPr>
      <w:r w:rsidRPr="00903DBA">
        <w:rPr>
          <w:highlight w:val="white"/>
        </w:rPr>
        <w:t xml:space="preserve">    </w:t>
      </w:r>
    </w:p>
    <w:p w14:paraId="3530014D" w14:textId="716BC8C3" w:rsidR="005B1C6D" w:rsidRPr="00903DBA" w:rsidRDefault="005B1C6D" w:rsidP="005B1C6D">
      <w:pPr>
        <w:pStyle w:val="Code"/>
        <w:rPr>
          <w:highlight w:val="white"/>
        </w:rPr>
      </w:pPr>
      <w:r w:rsidRPr="00903DBA">
        <w:rPr>
          <w:highlight w:val="white"/>
        </w:rPr>
        <w:t xml:space="preserve">      if (!</w:t>
      </w:r>
      <w:r w:rsidR="00DC1271" w:rsidRPr="00903DBA">
        <w:rPr>
          <w:highlight w:val="white"/>
        </w:rPr>
        <w:t>m_m</w:t>
      </w:r>
      <w:r w:rsidRPr="00903DBA">
        <w:rPr>
          <w:highlight w:val="white"/>
        </w:rPr>
        <w:t>acroMap.ContainsKey(name)) {</w:t>
      </w:r>
    </w:p>
    <w:p w14:paraId="0DAEA58B" w14:textId="039C7277" w:rsidR="005B1C6D" w:rsidRPr="00903DBA" w:rsidRDefault="005B1C6D" w:rsidP="005B1C6D">
      <w:pPr>
        <w:pStyle w:val="Code"/>
        <w:rPr>
          <w:highlight w:val="white"/>
        </w:rPr>
      </w:pPr>
      <w:r w:rsidRPr="00903DBA">
        <w:rPr>
          <w:highlight w:val="white"/>
        </w:rPr>
        <w:t xml:space="preserve">        </w:t>
      </w:r>
      <w:r w:rsidR="007C26B5" w:rsidRPr="00903DBA">
        <w:rPr>
          <w:highlight w:val="white"/>
        </w:rPr>
        <w:t>m_m</w:t>
      </w:r>
      <w:r w:rsidRPr="00903DBA">
        <w:rPr>
          <w:highlight w:val="white"/>
        </w:rPr>
        <w:t>acroMap.Add(name, macro);</w:t>
      </w:r>
    </w:p>
    <w:p w14:paraId="00116C50" w14:textId="77777777" w:rsidR="005B1C6D" w:rsidRPr="00903DBA" w:rsidRDefault="005B1C6D" w:rsidP="005B1C6D">
      <w:pPr>
        <w:pStyle w:val="Code"/>
        <w:rPr>
          <w:highlight w:val="white"/>
        </w:rPr>
      </w:pPr>
      <w:r w:rsidRPr="00903DBA">
        <w:rPr>
          <w:highlight w:val="white"/>
        </w:rPr>
        <w:t xml:space="preserve">      }</w:t>
      </w:r>
    </w:p>
    <w:p w14:paraId="3774EFFC" w14:textId="77777777" w:rsidR="005B1C6D" w:rsidRPr="00903DBA" w:rsidRDefault="005B1C6D" w:rsidP="005B1C6D">
      <w:pPr>
        <w:pStyle w:val="Code"/>
        <w:rPr>
          <w:highlight w:val="white"/>
        </w:rPr>
      </w:pPr>
      <w:r w:rsidRPr="00903DBA">
        <w:rPr>
          <w:highlight w:val="white"/>
        </w:rPr>
        <w:t xml:space="preserve">      else {</w:t>
      </w:r>
    </w:p>
    <w:p w14:paraId="3A9DFA89" w14:textId="707C1268" w:rsidR="00DC1271" w:rsidRPr="00903DBA" w:rsidRDefault="005B1C6D" w:rsidP="00DC1271">
      <w:pPr>
        <w:pStyle w:val="Code"/>
        <w:rPr>
          <w:highlight w:val="white"/>
        </w:rPr>
      </w:pPr>
      <w:r w:rsidRPr="00903DBA">
        <w:rPr>
          <w:highlight w:val="white"/>
        </w:rPr>
        <w:t xml:space="preserve">        Assert.Error(</w:t>
      </w:r>
      <w:r w:rsidR="00DC1271" w:rsidRPr="00903DBA">
        <w:rPr>
          <w:highlight w:val="white"/>
        </w:rPr>
        <w:t>m_</w:t>
      </w:r>
      <w:r w:rsidR="007C26B5" w:rsidRPr="00903DBA">
        <w:rPr>
          <w:highlight w:val="white"/>
        </w:rPr>
        <w:t>m</w:t>
      </w:r>
      <w:r w:rsidRPr="00903DBA">
        <w:rPr>
          <w:highlight w:val="white"/>
        </w:rPr>
        <w:t>acroMap[name].Equals(macro),</w:t>
      </w:r>
      <w:r w:rsidR="00DC1271" w:rsidRPr="00903DBA">
        <w:rPr>
          <w:highlight w:val="white"/>
        </w:rPr>
        <w:t xml:space="preserve"> </w:t>
      </w:r>
      <w:r w:rsidRPr="00903DBA">
        <w:rPr>
          <w:highlight w:val="white"/>
        </w:rPr>
        <w:t>name,</w:t>
      </w:r>
    </w:p>
    <w:p w14:paraId="30E13BD6" w14:textId="5CA8DE08" w:rsidR="005B1C6D" w:rsidRPr="00903DBA" w:rsidRDefault="00DC1271" w:rsidP="00DC1271">
      <w:pPr>
        <w:pStyle w:val="Code"/>
        <w:rPr>
          <w:highlight w:val="white"/>
        </w:rPr>
      </w:pPr>
      <w:r w:rsidRPr="00903DBA">
        <w:rPr>
          <w:highlight w:val="white"/>
        </w:rPr>
        <w:t xml:space="preserve">                    </w:t>
      </w:r>
      <w:r w:rsidR="005B1C6D" w:rsidRPr="00903DBA">
        <w:rPr>
          <w:highlight w:val="white"/>
        </w:rPr>
        <w:t xml:space="preserve"> Message.Invalid_macro_redefinitializerion);</w:t>
      </w:r>
    </w:p>
    <w:p w14:paraId="4BC13C16" w14:textId="77777777" w:rsidR="005B1C6D" w:rsidRPr="00903DBA" w:rsidRDefault="005B1C6D" w:rsidP="005B1C6D">
      <w:pPr>
        <w:pStyle w:val="Code"/>
        <w:rPr>
          <w:highlight w:val="white"/>
        </w:rPr>
      </w:pPr>
      <w:r w:rsidRPr="00903DBA">
        <w:rPr>
          <w:highlight w:val="white"/>
        </w:rPr>
        <w:t xml:space="preserve">      }</w:t>
      </w:r>
    </w:p>
    <w:p w14:paraId="4F2AEC70" w14:textId="77777777" w:rsidR="005B1C6D" w:rsidRPr="00903DBA" w:rsidRDefault="005B1C6D" w:rsidP="005B1C6D">
      <w:pPr>
        <w:pStyle w:val="Code"/>
        <w:rPr>
          <w:highlight w:val="white"/>
        </w:rPr>
      </w:pPr>
      <w:r w:rsidRPr="00903DBA">
        <w:rPr>
          <w:highlight w:val="white"/>
        </w:rPr>
        <w:t xml:space="preserve">    }</w:t>
      </w:r>
    </w:p>
    <w:p w14:paraId="3CBD535D" w14:textId="77777777" w:rsidR="005B1C6D" w:rsidRPr="00903DBA" w:rsidRDefault="005B1C6D" w:rsidP="005B1C6D">
      <w:r w:rsidRPr="00903DBA">
        <w:t xml:space="preserve">The </w:t>
      </w:r>
      <w:r w:rsidRPr="00903DBA">
        <w:rPr>
          <w:rStyle w:val="CodeInText"/>
        </w:rPr>
        <w:t>doUndef</w:t>
      </w:r>
      <w:r w:rsidRPr="00903DBA">
        <w:t xml:space="preserve"> method removes a macro from the </w:t>
      </w:r>
      <w:r w:rsidRPr="00903DBA">
        <w:rPr>
          <w:rStyle w:val="CodeInText"/>
        </w:rPr>
        <w:t>MacroMap</w:t>
      </w:r>
      <w:r w:rsidRPr="00903DBA">
        <w:t xml:space="preserve"> map. If the macro does not exists a warning is given.</w:t>
      </w:r>
    </w:p>
    <w:p w14:paraId="4633E5FC" w14:textId="77777777" w:rsidR="005B1C6D" w:rsidRPr="00903DBA" w:rsidRDefault="005B1C6D" w:rsidP="005B1C6D">
      <w:pPr>
        <w:pStyle w:val="Code"/>
        <w:rPr>
          <w:highlight w:val="white"/>
        </w:rPr>
      </w:pPr>
      <w:r w:rsidRPr="00903DBA">
        <w:rPr>
          <w:highlight w:val="white"/>
        </w:rPr>
        <w:t xml:space="preserve">    public void DoUndef(List&lt;Token&gt; tokenList) {</w:t>
      </w:r>
    </w:p>
    <w:p w14:paraId="500ACE29" w14:textId="77777777" w:rsidR="005B1C6D" w:rsidRPr="00903DBA" w:rsidRDefault="005B1C6D" w:rsidP="005B1C6D">
      <w:pPr>
        <w:pStyle w:val="Code"/>
        <w:rPr>
          <w:highlight w:val="white"/>
        </w:rPr>
      </w:pPr>
      <w:r w:rsidRPr="00903DBA">
        <w:rPr>
          <w:highlight w:val="white"/>
        </w:rPr>
        <w:t xml:space="preserve">      Assert.Error((tokenList[2].Id == CCompiler_Pre.Tokens.NAME) &amp;&amp;</w:t>
      </w:r>
    </w:p>
    <w:p w14:paraId="4993DE06" w14:textId="77777777" w:rsidR="005B1C6D" w:rsidRPr="00903DBA" w:rsidRDefault="005B1C6D" w:rsidP="005B1C6D">
      <w:pPr>
        <w:pStyle w:val="Code"/>
        <w:rPr>
          <w:highlight w:val="white"/>
        </w:rPr>
      </w:pPr>
      <w:r w:rsidRPr="00903DBA">
        <w:rPr>
          <w:highlight w:val="white"/>
        </w:rPr>
        <w:t xml:space="preserve">                   (tokenList[3].Id == CCompiler_Pre.Tokens.EOF),</w:t>
      </w:r>
    </w:p>
    <w:p w14:paraId="48B971EF" w14:textId="77777777" w:rsidR="005B1C6D" w:rsidRPr="00903DBA" w:rsidRDefault="005B1C6D" w:rsidP="005B1C6D">
      <w:pPr>
        <w:pStyle w:val="Code"/>
        <w:rPr>
          <w:highlight w:val="white"/>
        </w:rPr>
      </w:pPr>
      <w:r w:rsidRPr="00903DBA">
        <w:rPr>
          <w:highlight w:val="white"/>
        </w:rPr>
        <w:t xml:space="preserve">                   TokenListToString(tokenList),</w:t>
      </w:r>
    </w:p>
    <w:p w14:paraId="0D54AAEE" w14:textId="77777777" w:rsidR="005B1C6D" w:rsidRPr="00903DBA" w:rsidRDefault="005B1C6D" w:rsidP="005B1C6D">
      <w:pPr>
        <w:pStyle w:val="Code"/>
        <w:rPr>
          <w:highlight w:val="white"/>
        </w:rPr>
      </w:pPr>
      <w:r w:rsidRPr="00903DBA">
        <w:rPr>
          <w:highlight w:val="white"/>
        </w:rPr>
        <w:t xml:space="preserve">                   Message.Invalid_undef_directive);</w:t>
      </w:r>
    </w:p>
    <w:p w14:paraId="042E1C6B" w14:textId="77777777" w:rsidR="005B1C6D" w:rsidRPr="00903DBA" w:rsidRDefault="005B1C6D" w:rsidP="005B1C6D">
      <w:pPr>
        <w:pStyle w:val="Code"/>
        <w:rPr>
          <w:highlight w:val="white"/>
        </w:rPr>
      </w:pPr>
      <w:r w:rsidRPr="00903DBA">
        <w:rPr>
          <w:highlight w:val="white"/>
        </w:rPr>
        <w:t xml:space="preserve">      string name = tokenList[2].ToString();</w:t>
      </w:r>
    </w:p>
    <w:p w14:paraId="7804F1EF" w14:textId="5A5F5E43" w:rsidR="005B1C6D" w:rsidRPr="00903DBA" w:rsidRDefault="005B1C6D" w:rsidP="005B1C6D">
      <w:pPr>
        <w:pStyle w:val="Code"/>
        <w:rPr>
          <w:highlight w:val="white"/>
        </w:rPr>
      </w:pPr>
      <w:r w:rsidRPr="00903DBA">
        <w:rPr>
          <w:highlight w:val="white"/>
        </w:rPr>
        <w:t xml:space="preserve">      Assert.Error(</w:t>
      </w:r>
      <w:r w:rsidR="004E4FD1" w:rsidRPr="00903DBA">
        <w:rPr>
          <w:highlight w:val="white"/>
        </w:rPr>
        <w:t>m_m</w:t>
      </w:r>
      <w:r w:rsidRPr="00903DBA">
        <w:rPr>
          <w:highlight w:val="white"/>
        </w:rPr>
        <w:t>acroMap.Remove(name),</w:t>
      </w:r>
    </w:p>
    <w:p w14:paraId="70C25F73" w14:textId="77777777" w:rsidR="005B1C6D" w:rsidRPr="00903DBA" w:rsidRDefault="005B1C6D" w:rsidP="005B1C6D">
      <w:pPr>
        <w:pStyle w:val="Code"/>
        <w:rPr>
          <w:highlight w:val="white"/>
        </w:rPr>
      </w:pPr>
      <w:r w:rsidRPr="00903DBA">
        <w:rPr>
          <w:highlight w:val="white"/>
        </w:rPr>
        <w:t xml:space="preserve">                   name, Message.Macro_not_defined);</w:t>
      </w:r>
    </w:p>
    <w:p w14:paraId="6BD4A1E8" w14:textId="77777777" w:rsidR="005B1C6D" w:rsidRPr="00903DBA" w:rsidRDefault="005B1C6D" w:rsidP="005B1C6D">
      <w:pPr>
        <w:pStyle w:val="Code"/>
        <w:rPr>
          <w:highlight w:val="white"/>
        </w:rPr>
      </w:pPr>
      <w:r w:rsidRPr="00903DBA">
        <w:rPr>
          <w:highlight w:val="white"/>
        </w:rPr>
        <w:t xml:space="preserve">    }</w:t>
      </w:r>
    </w:p>
    <w:p w14:paraId="5754271C" w14:textId="77777777" w:rsidR="005B1C6D" w:rsidRPr="00903DBA" w:rsidRDefault="005B1C6D" w:rsidP="005B1C6D">
      <w:pPr>
        <w:pStyle w:val="Rubrik3"/>
      </w:pPr>
      <w:bookmarkStart w:id="528" w:name="_Toc57656159"/>
      <w:r w:rsidRPr="00903DBA">
        <w:t>Conditional Programming</w:t>
      </w:r>
      <w:bookmarkEnd w:id="528"/>
    </w:p>
    <w:p w14:paraId="526D3151" w14:textId="1682E21B" w:rsidR="005B1C6D" w:rsidRPr="00903DBA" w:rsidRDefault="005B1C6D" w:rsidP="005B1C6D">
      <w:r w:rsidRPr="00903DBA">
        <w:t xml:space="preserve">With conditional programming, it is possible to exclude part of the source code. The </w:t>
      </w:r>
      <w:r w:rsidRPr="00903DBA">
        <w:rPr>
          <w:rStyle w:val="CodeInText"/>
        </w:rPr>
        <w:t>doIf</w:t>
      </w:r>
      <w:r w:rsidRPr="00903DBA">
        <w:t xml:space="preserve"> method uses the parser of Section </w:t>
      </w:r>
      <w:r w:rsidRPr="00903DBA">
        <w:fldChar w:fldCharType="begin"/>
      </w:r>
      <w:r w:rsidRPr="00903DBA">
        <w:instrText xml:space="preserve"> REF _Ref418256130 \r \h </w:instrText>
      </w:r>
      <w:r w:rsidRPr="00903DBA">
        <w:fldChar w:fldCharType="separate"/>
      </w:r>
      <w:r w:rsidR="00392B3E">
        <w:t>14.11</w:t>
      </w:r>
      <w:r w:rsidRPr="00903DBA">
        <w:fldChar w:fldCharType="end"/>
      </w:r>
      <w:r w:rsidRPr="00903DBA">
        <w:t xml:space="preserve">. It calls </w:t>
      </w:r>
      <w:r w:rsidRPr="00903DBA">
        <w:rPr>
          <w:rStyle w:val="CodeInText"/>
        </w:rPr>
        <w:t>parseExpression</w:t>
      </w:r>
      <w:r w:rsidRPr="00903DBA">
        <w:t xml:space="preserve">, which creates a scanner and parser, parse the line, and returns a Boolean value that is true in case of a non-zero value. </w:t>
      </w:r>
    </w:p>
    <w:p w14:paraId="4209C997" w14:textId="77777777" w:rsidR="005B1C6D" w:rsidRPr="00903DBA" w:rsidRDefault="005B1C6D" w:rsidP="005B1C6D">
      <w:pPr>
        <w:pStyle w:val="Code"/>
        <w:rPr>
          <w:highlight w:val="white"/>
        </w:rPr>
      </w:pPr>
      <w:r w:rsidRPr="00903DBA">
        <w:rPr>
          <w:highlight w:val="white"/>
        </w:rPr>
        <w:t xml:space="preserve">    private void DoIf(List&lt;Token&gt; tokenList) {</w:t>
      </w:r>
    </w:p>
    <w:p w14:paraId="0C87858B" w14:textId="77777777" w:rsidR="005B1C6D" w:rsidRPr="00903DBA" w:rsidRDefault="005B1C6D" w:rsidP="005B1C6D">
      <w:pPr>
        <w:pStyle w:val="Code"/>
        <w:rPr>
          <w:highlight w:val="white"/>
        </w:rPr>
      </w:pPr>
      <w:r w:rsidRPr="00903DBA">
        <w:rPr>
          <w:highlight w:val="white"/>
        </w:rPr>
        <w:t xml:space="preserve">      bool result = ParseExpression(TokenListToString</w:t>
      </w:r>
    </w:p>
    <w:p w14:paraId="461AD740" w14:textId="77777777" w:rsidR="005B1C6D" w:rsidRPr="00903DBA" w:rsidRDefault="005B1C6D" w:rsidP="005B1C6D">
      <w:pPr>
        <w:pStyle w:val="Code"/>
        <w:rPr>
          <w:highlight w:val="white"/>
        </w:rPr>
      </w:pPr>
      <w:r w:rsidRPr="00903DBA">
        <w:rPr>
          <w:highlight w:val="white"/>
        </w:rPr>
        <w:t xml:space="preserve">                         (tokenList.GetRange(2, tokenList.Count - 2)));</w:t>
      </w:r>
    </w:p>
    <w:p w14:paraId="098C39E5" w14:textId="3E0FA02A" w:rsidR="005B1C6D" w:rsidRPr="00903DBA" w:rsidRDefault="005B1C6D" w:rsidP="00F6690C">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F6690C" w:rsidRPr="00903DBA">
        <w:rPr>
          <w:highlight w:val="white"/>
        </w:rPr>
        <w:t>IfElseChain</w:t>
      </w:r>
      <w:r w:rsidRPr="00903DBA">
        <w:rPr>
          <w:highlight w:val="white"/>
        </w:rPr>
        <w:t>(result, result, false));</w:t>
      </w:r>
    </w:p>
    <w:p w14:paraId="6395CBCC" w14:textId="77777777" w:rsidR="005B1C6D" w:rsidRPr="00903DBA" w:rsidRDefault="005B1C6D" w:rsidP="005B1C6D">
      <w:pPr>
        <w:pStyle w:val="Code"/>
        <w:rPr>
          <w:highlight w:val="white"/>
        </w:rPr>
      </w:pPr>
      <w:r w:rsidRPr="00903DBA">
        <w:rPr>
          <w:highlight w:val="white"/>
        </w:rPr>
        <w:t xml:space="preserve">    }</w:t>
      </w:r>
    </w:p>
    <w:p w14:paraId="04B84780" w14:textId="77777777" w:rsidR="005B1C6D" w:rsidRPr="00903DBA" w:rsidRDefault="005B1C6D" w:rsidP="005B1C6D">
      <w:pPr>
        <w:pStyle w:val="Code"/>
        <w:rPr>
          <w:highlight w:val="white"/>
        </w:rPr>
      </w:pPr>
    </w:p>
    <w:p w14:paraId="2C9BACAD" w14:textId="77777777" w:rsidR="005B1C6D" w:rsidRPr="00903DBA" w:rsidRDefault="005B1C6D" w:rsidP="005B1C6D">
      <w:pPr>
        <w:pStyle w:val="Code"/>
        <w:rPr>
          <w:highlight w:val="white"/>
        </w:rPr>
      </w:pPr>
      <w:r w:rsidRPr="00903DBA">
        <w:rPr>
          <w:highlight w:val="white"/>
        </w:rPr>
        <w:t xml:space="preserve">    public static object PreProcessorResult;</w:t>
      </w:r>
    </w:p>
    <w:p w14:paraId="6B3C4502" w14:textId="77777777" w:rsidR="005B1C6D" w:rsidRPr="00903DBA" w:rsidRDefault="005B1C6D" w:rsidP="005B1C6D">
      <w:pPr>
        <w:pStyle w:val="Code"/>
        <w:rPr>
          <w:highlight w:val="white"/>
        </w:rPr>
      </w:pPr>
      <w:r w:rsidRPr="00903DBA">
        <w:rPr>
          <w:highlight w:val="white"/>
        </w:rPr>
        <w:t xml:space="preserve">  </w:t>
      </w:r>
    </w:p>
    <w:p w14:paraId="0230479B" w14:textId="77777777" w:rsidR="005B1C6D" w:rsidRPr="00903DBA" w:rsidRDefault="005B1C6D" w:rsidP="005B1C6D">
      <w:pPr>
        <w:pStyle w:val="Code"/>
        <w:rPr>
          <w:highlight w:val="white"/>
        </w:rPr>
      </w:pPr>
      <w:r w:rsidRPr="00903DBA">
        <w:rPr>
          <w:highlight w:val="white"/>
        </w:rPr>
        <w:t xml:space="preserve">    private bool ParseExpression(string line) {    </w:t>
      </w:r>
    </w:p>
    <w:p w14:paraId="1137ABC0" w14:textId="77777777" w:rsidR="005B1C6D" w:rsidRPr="00903DBA" w:rsidRDefault="005B1C6D" w:rsidP="005B1C6D">
      <w:pPr>
        <w:pStyle w:val="Code"/>
        <w:rPr>
          <w:highlight w:val="white"/>
        </w:rPr>
      </w:pPr>
      <w:r w:rsidRPr="00903DBA">
        <w:rPr>
          <w:highlight w:val="white"/>
        </w:rPr>
        <w:t xml:space="preserve">      int result = 0;</w:t>
      </w:r>
    </w:p>
    <w:p w14:paraId="1FC49F33" w14:textId="77777777" w:rsidR="005B1C6D" w:rsidRPr="00903DBA" w:rsidRDefault="005B1C6D" w:rsidP="005B1C6D">
      <w:pPr>
        <w:pStyle w:val="Code"/>
        <w:rPr>
          <w:highlight w:val="white"/>
        </w:rPr>
      </w:pPr>
    </w:p>
    <w:p w14:paraId="551C25B8" w14:textId="77777777" w:rsidR="005B1C6D" w:rsidRPr="00903DBA" w:rsidRDefault="005B1C6D" w:rsidP="005B1C6D">
      <w:pPr>
        <w:pStyle w:val="Code"/>
        <w:rPr>
          <w:highlight w:val="white"/>
        </w:rPr>
      </w:pPr>
      <w:r w:rsidRPr="00903DBA">
        <w:rPr>
          <w:highlight w:val="white"/>
        </w:rPr>
        <w:t xml:space="preserve">      try {</w:t>
      </w:r>
    </w:p>
    <w:p w14:paraId="33DFD48B" w14:textId="77777777" w:rsidR="005B1C6D" w:rsidRPr="00903DBA" w:rsidRDefault="005B1C6D" w:rsidP="005B1C6D">
      <w:pPr>
        <w:pStyle w:val="Code"/>
        <w:rPr>
          <w:highlight w:val="white"/>
        </w:rPr>
      </w:pPr>
      <w:r w:rsidRPr="00903DBA">
        <w:rPr>
          <w:highlight w:val="white"/>
        </w:rPr>
        <w:t xml:space="preserve">        byte[] byteArray = Encoding.ASCII.GetBytes(line);</w:t>
      </w:r>
    </w:p>
    <w:p w14:paraId="2CE9A406" w14:textId="77777777" w:rsidR="005B1C6D" w:rsidRPr="00903DBA" w:rsidRDefault="005B1C6D" w:rsidP="005B1C6D">
      <w:pPr>
        <w:pStyle w:val="Code"/>
        <w:rPr>
          <w:highlight w:val="white"/>
        </w:rPr>
      </w:pPr>
      <w:r w:rsidRPr="00903DBA">
        <w:rPr>
          <w:highlight w:val="white"/>
        </w:rPr>
        <w:t xml:space="preserve">        MemoryStream memoryStream = new MemoryStream(byteArray);</w:t>
      </w:r>
    </w:p>
    <w:p w14:paraId="1A46579E" w14:textId="77777777" w:rsidR="005B1C6D" w:rsidRPr="00903DBA" w:rsidRDefault="005B1C6D" w:rsidP="005B1C6D">
      <w:pPr>
        <w:pStyle w:val="Code"/>
        <w:rPr>
          <w:highlight w:val="white"/>
        </w:rPr>
      </w:pPr>
      <w:r w:rsidRPr="00903DBA">
        <w:rPr>
          <w:highlight w:val="white"/>
        </w:rPr>
        <w:t xml:space="preserve">        CCompiler_Exp.Scanner expressionScanner =</w:t>
      </w:r>
    </w:p>
    <w:p w14:paraId="179C0F49" w14:textId="5CB00BF7" w:rsidR="005B1C6D" w:rsidRPr="00903DBA" w:rsidRDefault="005B1C6D" w:rsidP="005B1C6D">
      <w:pPr>
        <w:pStyle w:val="Code"/>
        <w:rPr>
          <w:highlight w:val="white"/>
        </w:rPr>
      </w:pPr>
      <w:r w:rsidRPr="00903DBA">
        <w:rPr>
          <w:highlight w:val="white"/>
        </w:rPr>
        <w:t xml:space="preserve">          new CCompiler_Exp.Scanner(memoryStream);</w:t>
      </w:r>
    </w:p>
    <w:p w14:paraId="5903108D" w14:textId="77777777" w:rsidR="005B1C6D" w:rsidRPr="00903DBA" w:rsidRDefault="005B1C6D" w:rsidP="005B1C6D">
      <w:pPr>
        <w:pStyle w:val="Code"/>
        <w:rPr>
          <w:highlight w:val="white"/>
        </w:rPr>
      </w:pPr>
      <w:r w:rsidRPr="00903DBA">
        <w:rPr>
          <w:highlight w:val="white"/>
        </w:rPr>
        <w:t xml:space="preserve">        CCompiler_Exp.Parser expressionParser =</w:t>
      </w:r>
    </w:p>
    <w:p w14:paraId="659ED16E" w14:textId="3220BA9C" w:rsidR="005B1C6D" w:rsidRPr="00903DBA" w:rsidRDefault="005B1C6D" w:rsidP="005B1C6D">
      <w:pPr>
        <w:pStyle w:val="Code"/>
        <w:rPr>
          <w:highlight w:val="white"/>
        </w:rPr>
      </w:pPr>
      <w:r w:rsidRPr="00903DBA">
        <w:rPr>
          <w:highlight w:val="white"/>
        </w:rPr>
        <w:t xml:space="preserve">          new CCompiler_Exp.Parser(expressionScanner</w:t>
      </w:r>
      <w:r w:rsidR="00761445" w:rsidRPr="00903DBA">
        <w:rPr>
          <w:highlight w:val="white"/>
        </w:rPr>
        <w:t>, m_macroMap</w:t>
      </w:r>
      <w:r w:rsidRPr="00903DBA">
        <w:rPr>
          <w:highlight w:val="white"/>
        </w:rPr>
        <w:t>);</w:t>
      </w:r>
    </w:p>
    <w:p w14:paraId="18D54B7F" w14:textId="77777777" w:rsidR="005B1C6D" w:rsidRPr="00903DBA" w:rsidRDefault="005B1C6D" w:rsidP="005B1C6D">
      <w:pPr>
        <w:pStyle w:val="Code"/>
        <w:rPr>
          <w:highlight w:val="white"/>
        </w:rPr>
      </w:pPr>
      <w:r w:rsidRPr="00903DBA">
        <w:rPr>
          <w:highlight w:val="white"/>
        </w:rPr>
        <w:t xml:space="preserve">        Assert.Error(expressionParser.Parse(), Message.Preprocessor_parser);</w:t>
      </w:r>
    </w:p>
    <w:p w14:paraId="49BDF524" w14:textId="77777777" w:rsidR="005B1C6D" w:rsidRPr="00903DBA" w:rsidRDefault="005B1C6D" w:rsidP="005B1C6D">
      <w:pPr>
        <w:pStyle w:val="Code"/>
        <w:rPr>
          <w:highlight w:val="white"/>
        </w:rPr>
      </w:pPr>
      <w:r w:rsidRPr="00903DBA">
        <w:rPr>
          <w:highlight w:val="white"/>
        </w:rPr>
        <w:t xml:space="preserve">        result = (int) PreProcessorResult;</w:t>
      </w:r>
    </w:p>
    <w:p w14:paraId="17725427" w14:textId="77777777" w:rsidR="005B1C6D" w:rsidRPr="00903DBA" w:rsidRDefault="005B1C6D" w:rsidP="005B1C6D">
      <w:pPr>
        <w:pStyle w:val="Code"/>
        <w:rPr>
          <w:highlight w:val="white"/>
        </w:rPr>
      </w:pPr>
      <w:r w:rsidRPr="00903DBA">
        <w:rPr>
          <w:highlight w:val="white"/>
        </w:rPr>
        <w:t xml:space="preserve">        memoryStream.Close();</w:t>
      </w:r>
    </w:p>
    <w:p w14:paraId="18130921" w14:textId="77777777" w:rsidR="005B1C6D" w:rsidRPr="00903DBA" w:rsidRDefault="005B1C6D" w:rsidP="005B1C6D">
      <w:pPr>
        <w:pStyle w:val="Code"/>
        <w:rPr>
          <w:highlight w:val="white"/>
        </w:rPr>
      </w:pPr>
      <w:r w:rsidRPr="00903DBA">
        <w:rPr>
          <w:highlight w:val="white"/>
        </w:rPr>
        <w:t xml:space="preserve">      }</w:t>
      </w:r>
    </w:p>
    <w:p w14:paraId="2D51E9DE" w14:textId="77777777" w:rsidR="005B1C6D" w:rsidRPr="00903DBA" w:rsidRDefault="005B1C6D" w:rsidP="005B1C6D">
      <w:pPr>
        <w:pStyle w:val="Code"/>
        <w:rPr>
          <w:highlight w:val="white"/>
        </w:rPr>
      </w:pPr>
      <w:r w:rsidRPr="00903DBA">
        <w:rPr>
          <w:highlight w:val="white"/>
        </w:rPr>
        <w:t xml:space="preserve">      catch (Exception exception) {</w:t>
      </w:r>
    </w:p>
    <w:p w14:paraId="3A85A9F0" w14:textId="77777777" w:rsidR="005B1C6D" w:rsidRPr="00903DBA" w:rsidRDefault="005B1C6D" w:rsidP="005B1C6D">
      <w:pPr>
        <w:pStyle w:val="Code"/>
        <w:rPr>
          <w:highlight w:val="white"/>
        </w:rPr>
      </w:pPr>
      <w:r w:rsidRPr="00903DBA">
        <w:rPr>
          <w:highlight w:val="white"/>
        </w:rPr>
        <w:t xml:space="preserve">        Console.Out.WriteLine(exception.StackTrace);</w:t>
      </w:r>
    </w:p>
    <w:p w14:paraId="34D5302F" w14:textId="77777777" w:rsidR="005B1C6D" w:rsidRPr="00903DBA" w:rsidRDefault="005B1C6D" w:rsidP="005B1C6D">
      <w:pPr>
        <w:pStyle w:val="Code"/>
        <w:rPr>
          <w:highlight w:val="white"/>
        </w:rPr>
      </w:pPr>
      <w:r w:rsidRPr="00903DBA">
        <w:rPr>
          <w:highlight w:val="white"/>
        </w:rPr>
        <w:t xml:space="preserve">        Assert.Error(line, Message.Invalid_expression);</w:t>
      </w:r>
    </w:p>
    <w:p w14:paraId="71A6464D" w14:textId="77777777" w:rsidR="005B1C6D" w:rsidRPr="00903DBA" w:rsidRDefault="005B1C6D" w:rsidP="005B1C6D">
      <w:pPr>
        <w:pStyle w:val="Code"/>
        <w:rPr>
          <w:highlight w:val="white"/>
        </w:rPr>
      </w:pPr>
      <w:r w:rsidRPr="00903DBA">
        <w:rPr>
          <w:highlight w:val="white"/>
        </w:rPr>
        <w:t xml:space="preserve">      }</w:t>
      </w:r>
    </w:p>
    <w:p w14:paraId="12E3DFE7" w14:textId="77777777" w:rsidR="005B1C6D" w:rsidRPr="00903DBA" w:rsidRDefault="005B1C6D" w:rsidP="005B1C6D">
      <w:pPr>
        <w:pStyle w:val="Code"/>
        <w:rPr>
          <w:highlight w:val="white"/>
        </w:rPr>
      </w:pPr>
    </w:p>
    <w:p w14:paraId="4B1151FF" w14:textId="77777777" w:rsidR="005B1C6D" w:rsidRPr="00903DBA" w:rsidRDefault="005B1C6D" w:rsidP="005B1C6D">
      <w:pPr>
        <w:pStyle w:val="Code"/>
        <w:rPr>
          <w:highlight w:val="white"/>
        </w:rPr>
      </w:pPr>
      <w:r w:rsidRPr="00903DBA">
        <w:rPr>
          <w:highlight w:val="white"/>
        </w:rPr>
        <w:t xml:space="preserve">      return (result != 0);</w:t>
      </w:r>
    </w:p>
    <w:p w14:paraId="72837C80" w14:textId="77777777" w:rsidR="005B1C6D" w:rsidRPr="00903DBA" w:rsidRDefault="005B1C6D" w:rsidP="005B1C6D">
      <w:pPr>
        <w:pStyle w:val="Code"/>
        <w:rPr>
          <w:highlight w:val="white"/>
        </w:rPr>
      </w:pPr>
      <w:r w:rsidRPr="00903DBA">
        <w:rPr>
          <w:highlight w:val="white"/>
        </w:rPr>
        <w:t xml:space="preserve">    }</w:t>
      </w:r>
    </w:p>
    <w:p w14:paraId="394C24AD" w14:textId="77777777" w:rsidR="005B1C6D" w:rsidRPr="00903DBA" w:rsidRDefault="005B1C6D" w:rsidP="005B1C6D">
      <w:r w:rsidRPr="00903DBA">
        <w:t xml:space="preserve">The </w:t>
      </w:r>
      <w:r w:rsidRPr="00903DBA">
        <w:rPr>
          <w:rStyle w:val="CodeInText"/>
        </w:rPr>
        <w:t>doIfDefined</w:t>
      </w:r>
      <w:r w:rsidRPr="00903DBA">
        <w:t xml:space="preserve"> and </w:t>
      </w:r>
      <w:r w:rsidRPr="00903DBA">
        <w:rPr>
          <w:rStyle w:val="CodeInText"/>
        </w:rPr>
        <w:t>doIfNotDefined</w:t>
      </w:r>
      <w:r w:rsidRPr="00903DBA">
        <w:t xml:space="preserve"> checks if the macro is defined or not, respectively, and add the result to the </w:t>
      </w:r>
      <w:r w:rsidRPr="00903DBA">
        <w:rPr>
          <w:rStyle w:val="CodeInText"/>
        </w:rPr>
        <w:t>Main.IfStack</w:t>
      </w:r>
      <w:r w:rsidRPr="00903DBA">
        <w:t xml:space="preserve"> stack.</w:t>
      </w:r>
    </w:p>
    <w:p w14:paraId="3927C329" w14:textId="77777777" w:rsidR="005B1C6D" w:rsidRPr="00903DBA" w:rsidRDefault="005B1C6D" w:rsidP="005B1C6D">
      <w:pPr>
        <w:pStyle w:val="Code"/>
        <w:rPr>
          <w:highlight w:val="white"/>
        </w:rPr>
      </w:pPr>
      <w:r w:rsidRPr="00903DBA">
        <w:rPr>
          <w:highlight w:val="white"/>
        </w:rPr>
        <w:t xml:space="preserve">    private void DoIfDefined(List&lt;Token&gt; tokenList) {</w:t>
      </w:r>
    </w:p>
    <w:p w14:paraId="4576CC38" w14:textId="77777777" w:rsidR="005B1C6D" w:rsidRPr="00903DBA" w:rsidRDefault="005B1C6D" w:rsidP="005B1C6D">
      <w:pPr>
        <w:pStyle w:val="Code"/>
        <w:rPr>
          <w:highlight w:val="white"/>
        </w:rPr>
      </w:pPr>
      <w:r w:rsidRPr="00903DBA">
        <w:rPr>
          <w:highlight w:val="white"/>
        </w:rPr>
        <w:t xml:space="preserve">      Assert.Error((tokenList[2].Id == CCompiler_Pre.Tokens.NAME) &amp;&amp;</w:t>
      </w:r>
    </w:p>
    <w:p w14:paraId="79854F64" w14:textId="77777777" w:rsidR="005B1C6D" w:rsidRPr="00903DBA" w:rsidRDefault="005B1C6D" w:rsidP="005B1C6D">
      <w:pPr>
        <w:pStyle w:val="Code"/>
        <w:rPr>
          <w:highlight w:val="white"/>
        </w:rPr>
      </w:pPr>
      <w:r w:rsidRPr="00903DBA">
        <w:rPr>
          <w:highlight w:val="white"/>
        </w:rPr>
        <w:t xml:space="preserve">                   (tokenList[3].Id == CCompiler_Pre.Tokens.EOF),</w:t>
      </w:r>
    </w:p>
    <w:p w14:paraId="0A43A15F" w14:textId="77777777" w:rsidR="005B1C6D" w:rsidRPr="00903DBA" w:rsidRDefault="005B1C6D" w:rsidP="005B1C6D">
      <w:pPr>
        <w:pStyle w:val="Code"/>
        <w:rPr>
          <w:highlight w:val="white"/>
        </w:rPr>
      </w:pPr>
      <w:r w:rsidRPr="00903DBA">
        <w:rPr>
          <w:highlight w:val="white"/>
        </w:rPr>
        <w:t xml:space="preserve">                   TokenListToString(tokenList),</w:t>
      </w:r>
    </w:p>
    <w:p w14:paraId="5F927EAB" w14:textId="77777777" w:rsidR="005B1C6D" w:rsidRPr="00903DBA" w:rsidRDefault="005B1C6D" w:rsidP="005B1C6D">
      <w:pPr>
        <w:pStyle w:val="Code"/>
        <w:rPr>
          <w:highlight w:val="white"/>
        </w:rPr>
      </w:pPr>
      <w:r w:rsidRPr="00903DBA">
        <w:rPr>
          <w:highlight w:val="white"/>
        </w:rPr>
        <w:t xml:space="preserve">                   Message.Invalid_preprocessor_directive);</w:t>
      </w:r>
    </w:p>
    <w:p w14:paraId="64EF86B7" w14:textId="76AFF41F" w:rsidR="005B1C6D" w:rsidRPr="00903DBA" w:rsidRDefault="005B1C6D" w:rsidP="004E4FD1">
      <w:pPr>
        <w:pStyle w:val="Code"/>
        <w:rPr>
          <w:highlight w:val="white"/>
        </w:rPr>
      </w:pPr>
      <w:r w:rsidRPr="00903DBA">
        <w:rPr>
          <w:highlight w:val="white"/>
        </w:rPr>
        <w:t xml:space="preserve">      bool result =</w:t>
      </w:r>
      <w:r w:rsidR="004E4FD1" w:rsidRPr="00903DBA">
        <w:rPr>
          <w:highlight w:val="white"/>
        </w:rPr>
        <w:t xml:space="preserve"> m_m</w:t>
      </w:r>
      <w:r w:rsidRPr="00903DBA">
        <w:rPr>
          <w:highlight w:val="white"/>
        </w:rPr>
        <w:t>acroMap.ContainsKey((string) tokenList[2].Value);</w:t>
      </w:r>
    </w:p>
    <w:p w14:paraId="031F9F56" w14:textId="446DFB98" w:rsidR="005B1C6D" w:rsidRPr="00903DBA" w:rsidRDefault="005B1C6D" w:rsidP="005B1C6D">
      <w:pPr>
        <w:pStyle w:val="Code"/>
        <w:rPr>
          <w:highlight w:val="white"/>
        </w:rPr>
      </w:pPr>
      <w:r w:rsidRPr="00903DBA">
        <w:rPr>
          <w:highlight w:val="white"/>
        </w:rPr>
        <w:t xml:space="preserve">      </w:t>
      </w:r>
      <w:r w:rsidR="00E761F4" w:rsidRPr="00903DBA">
        <w:rPr>
          <w:highlight w:val="white"/>
        </w:rPr>
        <w:t>m_ifElseChainStack</w:t>
      </w:r>
      <w:r w:rsidRPr="00903DBA">
        <w:rPr>
          <w:highlight w:val="white"/>
        </w:rPr>
        <w:t xml:space="preserve">.Push(new </w:t>
      </w:r>
      <w:r w:rsidR="00E761F4" w:rsidRPr="00903DBA">
        <w:rPr>
          <w:highlight w:val="white"/>
        </w:rPr>
        <w:t>IfElseChain</w:t>
      </w:r>
      <w:r w:rsidRPr="00903DBA">
        <w:rPr>
          <w:highlight w:val="white"/>
        </w:rPr>
        <w:t>(result, result, false));</w:t>
      </w:r>
    </w:p>
    <w:p w14:paraId="6F305525" w14:textId="77777777" w:rsidR="005B1C6D" w:rsidRPr="00903DBA" w:rsidRDefault="005B1C6D" w:rsidP="005B1C6D">
      <w:pPr>
        <w:pStyle w:val="Code"/>
        <w:rPr>
          <w:highlight w:val="white"/>
        </w:rPr>
      </w:pPr>
      <w:r w:rsidRPr="00903DBA">
        <w:rPr>
          <w:highlight w:val="white"/>
        </w:rPr>
        <w:t xml:space="preserve">    }</w:t>
      </w:r>
    </w:p>
    <w:p w14:paraId="2C3F6169" w14:textId="77777777" w:rsidR="005B1C6D" w:rsidRPr="00903DBA" w:rsidRDefault="005B1C6D" w:rsidP="005B1C6D">
      <w:pPr>
        <w:pStyle w:val="Code"/>
        <w:rPr>
          <w:highlight w:val="white"/>
        </w:rPr>
      </w:pPr>
    </w:p>
    <w:p w14:paraId="1688B205" w14:textId="77777777" w:rsidR="005B1C6D" w:rsidRPr="00903DBA" w:rsidRDefault="005B1C6D" w:rsidP="005B1C6D">
      <w:pPr>
        <w:pStyle w:val="Code"/>
        <w:rPr>
          <w:highlight w:val="white"/>
        </w:rPr>
      </w:pPr>
      <w:r w:rsidRPr="00903DBA">
        <w:rPr>
          <w:highlight w:val="white"/>
        </w:rPr>
        <w:t xml:space="preserve">    private void DoIfNotDefined(List&lt;Token&gt; tokenList) {</w:t>
      </w:r>
    </w:p>
    <w:p w14:paraId="15221820" w14:textId="77777777" w:rsidR="005B1C6D" w:rsidRPr="00903DBA" w:rsidRDefault="005B1C6D" w:rsidP="005B1C6D">
      <w:pPr>
        <w:pStyle w:val="Code"/>
        <w:rPr>
          <w:highlight w:val="white"/>
        </w:rPr>
      </w:pPr>
      <w:r w:rsidRPr="00903DBA">
        <w:rPr>
          <w:highlight w:val="white"/>
        </w:rPr>
        <w:t xml:space="preserve">      Assert.Error((tokenList[2].Id == CCompiler_Pre.Tokens.NAME) &amp;&amp;</w:t>
      </w:r>
    </w:p>
    <w:p w14:paraId="580440D7" w14:textId="77777777" w:rsidR="005B1C6D" w:rsidRPr="00903DBA" w:rsidRDefault="005B1C6D" w:rsidP="005B1C6D">
      <w:pPr>
        <w:pStyle w:val="Code"/>
        <w:rPr>
          <w:highlight w:val="white"/>
        </w:rPr>
      </w:pPr>
      <w:r w:rsidRPr="00903DBA">
        <w:rPr>
          <w:highlight w:val="white"/>
        </w:rPr>
        <w:t xml:space="preserve">                   (tokenList[3].Id == CCompiler_Pre.Tokens.EOF),</w:t>
      </w:r>
    </w:p>
    <w:p w14:paraId="3638614E" w14:textId="77777777" w:rsidR="005B1C6D" w:rsidRPr="00903DBA" w:rsidRDefault="005B1C6D" w:rsidP="005B1C6D">
      <w:pPr>
        <w:pStyle w:val="Code"/>
        <w:rPr>
          <w:highlight w:val="white"/>
        </w:rPr>
      </w:pPr>
      <w:r w:rsidRPr="00903DBA">
        <w:rPr>
          <w:highlight w:val="white"/>
        </w:rPr>
        <w:t xml:space="preserve">                   TokenListToString(tokenList),</w:t>
      </w:r>
    </w:p>
    <w:p w14:paraId="2BF9C813" w14:textId="77777777" w:rsidR="005B1C6D" w:rsidRPr="00903DBA" w:rsidRDefault="005B1C6D" w:rsidP="005B1C6D">
      <w:pPr>
        <w:pStyle w:val="Code"/>
        <w:rPr>
          <w:highlight w:val="white"/>
        </w:rPr>
      </w:pPr>
      <w:r w:rsidRPr="00903DBA">
        <w:rPr>
          <w:highlight w:val="white"/>
        </w:rPr>
        <w:t xml:space="preserve">                   Message.Invalid_preprocessor_directive);</w:t>
      </w:r>
    </w:p>
    <w:p w14:paraId="6BDE1EE4" w14:textId="6207433C" w:rsidR="005B1C6D" w:rsidRPr="00903DBA" w:rsidRDefault="005B1C6D" w:rsidP="005B1C6D">
      <w:pPr>
        <w:pStyle w:val="Code"/>
        <w:rPr>
          <w:highlight w:val="white"/>
        </w:rPr>
      </w:pPr>
      <w:r w:rsidRPr="00903DBA">
        <w:rPr>
          <w:highlight w:val="white"/>
        </w:rPr>
        <w:t xml:space="preserve">      bool result = !</w:t>
      </w:r>
      <w:r w:rsidR="00EE648A" w:rsidRPr="00903DBA">
        <w:rPr>
          <w:highlight w:val="white"/>
        </w:rPr>
        <w:t>m_m</w:t>
      </w:r>
      <w:r w:rsidRPr="00903DBA">
        <w:rPr>
          <w:highlight w:val="white"/>
        </w:rPr>
        <w:t>acroMap.ContainsKey((string)tokenList[2].Value);</w:t>
      </w:r>
    </w:p>
    <w:p w14:paraId="0A0D1DDE" w14:textId="6B11190C" w:rsidR="005B1C6D" w:rsidRPr="00903DBA" w:rsidRDefault="005B1C6D" w:rsidP="005B1C6D">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1879C6" w:rsidRPr="00903DBA">
        <w:rPr>
          <w:highlight w:val="white"/>
        </w:rPr>
        <w:t>IfElseChain</w:t>
      </w:r>
      <w:r w:rsidRPr="00903DBA">
        <w:rPr>
          <w:highlight w:val="white"/>
        </w:rPr>
        <w:t>(result, result, false));</w:t>
      </w:r>
    </w:p>
    <w:p w14:paraId="343F888B" w14:textId="77777777" w:rsidR="005B1C6D" w:rsidRPr="00903DBA" w:rsidRDefault="005B1C6D" w:rsidP="005B1C6D">
      <w:pPr>
        <w:pStyle w:val="Code"/>
        <w:rPr>
          <w:highlight w:val="white"/>
        </w:rPr>
      </w:pPr>
      <w:r w:rsidRPr="00903DBA">
        <w:rPr>
          <w:highlight w:val="white"/>
        </w:rPr>
        <w:t xml:space="preserve">    }</w:t>
      </w:r>
    </w:p>
    <w:p w14:paraId="04660D7F" w14:textId="1D7887E5" w:rsidR="005B1C6D" w:rsidRPr="00903DBA" w:rsidRDefault="005B1C6D" w:rsidP="005B1C6D">
      <w:r w:rsidRPr="00903DBA">
        <w:t xml:space="preserve">The </w:t>
      </w:r>
      <w:r w:rsidRPr="00903DBA">
        <w:rPr>
          <w:rStyle w:val="CodeInText"/>
        </w:rPr>
        <w:t>doIfElseIf</w:t>
      </w:r>
      <w:r w:rsidRPr="00903DBA">
        <w:t xml:space="preserve"> method is a little bit more complicated. It checks whether there is a preceding </w:t>
      </w:r>
      <w:r w:rsidRPr="00903DBA">
        <w:rPr>
          <w:rStyle w:val="CodeInText"/>
        </w:rPr>
        <w:t xml:space="preserve">#if </w:t>
      </w:r>
      <w:r w:rsidRPr="00903DBA">
        <w:t>directive (</w:t>
      </w:r>
      <w:r w:rsidRPr="00903DBA">
        <w:rPr>
          <w:rStyle w:val="CodeInText"/>
        </w:rPr>
        <w:t>Main.IfStack</w:t>
      </w:r>
      <w:r w:rsidRPr="00903DBA">
        <w:t xml:space="preserve"> is not empty). Thereafter, it looks up the status of the if-stack. The stack value is a </w:t>
      </w:r>
      <w:r w:rsidR="00E21A59" w:rsidRPr="00903DBA">
        <w:t>ifElseChain</w:t>
      </w:r>
      <w:r w:rsidRPr="00903DBA">
        <w:t xml:space="preserve">, the first value indicates whether the current if-status is true, and the second value gives whether there has been an earlier true if-status. The third value is of type </w:t>
      </w:r>
      <w:r w:rsidRPr="00903DBA">
        <w:rPr>
          <w:rStyle w:val="CodeInText"/>
        </w:rPr>
        <w:t>IfStatus</w:t>
      </w:r>
      <w:r w:rsidRPr="00903DBA">
        <w:t xml:space="preserve">, that can hold the value </w:t>
      </w:r>
      <w:r w:rsidRPr="00903DBA">
        <w:rPr>
          <w:rStyle w:val="CodeInText"/>
        </w:rPr>
        <w:t>If</w:t>
      </w:r>
      <w:r w:rsidRPr="00903DBA">
        <w:t xml:space="preserve"> and </w:t>
      </w:r>
      <w:r w:rsidRPr="00903DBA">
        <w:rPr>
          <w:rStyle w:val="CodeInText"/>
        </w:rPr>
        <w:t>Else</w:t>
      </w:r>
      <w:r w:rsidRPr="00903DBA">
        <w:t xml:space="preserve">. If the value is </w:t>
      </w:r>
      <w:r w:rsidRPr="00903DBA">
        <w:rPr>
          <w:rStyle w:val="CodeInText"/>
        </w:rPr>
        <w:t>Else</w:t>
      </w:r>
      <w:r w:rsidRPr="00903DBA">
        <w:t>, and #</w:t>
      </w:r>
      <w:r w:rsidRPr="00903DBA">
        <w:rPr>
          <w:rStyle w:val="CodeInText"/>
        </w:rPr>
        <w:t>elseif</w:t>
      </w:r>
      <w:r w:rsidRPr="00903DBA">
        <w:t xml:space="preserve"> has already occurred, and another on is not allowed. Finally, if this if-chain has ever been true (</w:t>
      </w:r>
      <w:r w:rsidRPr="00903DBA">
        <w:rPr>
          <w:rStyle w:val="CodeInText"/>
        </w:rPr>
        <w:t>lastTrue</w:t>
      </w:r>
      <w:r w:rsidRPr="00903DBA">
        <w:t xml:space="preserve"> is true) is does not matter whether the condition of directive is true, the new status is false. If not, we consider if this value is true. In both cases, we push the result on the stack.</w:t>
      </w:r>
    </w:p>
    <w:p w14:paraId="5A20822C" w14:textId="77777777" w:rsidR="005B1C6D" w:rsidRPr="00903DBA" w:rsidRDefault="005B1C6D" w:rsidP="005B1C6D">
      <w:pPr>
        <w:pStyle w:val="Code"/>
        <w:rPr>
          <w:highlight w:val="white"/>
        </w:rPr>
      </w:pPr>
      <w:r w:rsidRPr="00903DBA">
        <w:rPr>
          <w:highlight w:val="white"/>
        </w:rPr>
        <w:t xml:space="preserve">    private void DoElseIf(List&lt;Token&gt; tokenList) {</w:t>
      </w:r>
    </w:p>
    <w:p w14:paraId="2C2EC54D" w14:textId="5AF59ACB" w:rsidR="005B1C6D" w:rsidRPr="00903DBA" w:rsidRDefault="005B1C6D" w:rsidP="005B1C6D">
      <w:pPr>
        <w:pStyle w:val="Code"/>
        <w:rPr>
          <w:highlight w:val="white"/>
        </w:rPr>
      </w:pPr>
      <w:r w:rsidRPr="00903DBA">
        <w:rPr>
          <w:highlight w:val="white"/>
        </w:rPr>
        <w:t xml:space="preserve">      Assert.Error(</w:t>
      </w:r>
      <w:r w:rsidR="00F6690C" w:rsidRPr="00903DBA">
        <w:rPr>
          <w:highlight w:val="white"/>
        </w:rPr>
        <w:t>m_ifElseChainStack</w:t>
      </w:r>
      <w:r w:rsidRPr="00903DBA">
        <w:rPr>
          <w:highlight w:val="white"/>
        </w:rPr>
        <w:t>.Count &gt; 0, Message.</w:t>
      </w:r>
    </w:p>
    <w:p w14:paraId="1953E35B" w14:textId="77777777" w:rsidR="005B1C6D" w:rsidRPr="00903DBA" w:rsidRDefault="005B1C6D" w:rsidP="005B1C6D">
      <w:pPr>
        <w:pStyle w:val="Code"/>
        <w:rPr>
          <w:highlight w:val="white"/>
        </w:rPr>
      </w:pPr>
      <w:r w:rsidRPr="00903DBA">
        <w:rPr>
          <w:highlight w:val="white"/>
        </w:rPr>
        <w:t xml:space="preserve">       Elif_directive_without_preceeding_if____ifdef____or_ifndef_directive);</w:t>
      </w:r>
    </w:p>
    <w:p w14:paraId="4245DF5E" w14:textId="5836553D" w:rsidR="005B1C6D" w:rsidRPr="00903DBA" w:rsidRDefault="005B1C6D" w:rsidP="005B1C6D">
      <w:pPr>
        <w:pStyle w:val="Code"/>
        <w:rPr>
          <w:highlight w:val="white"/>
        </w:rPr>
      </w:pPr>
      <w:r w:rsidRPr="00903DBA">
        <w:rPr>
          <w:highlight w:val="white"/>
        </w:rPr>
        <w:t xml:space="preserve">      </w:t>
      </w:r>
      <w:r w:rsidR="00E21A59" w:rsidRPr="00903DBA">
        <w:rPr>
          <w:highlight w:val="white"/>
        </w:rPr>
        <w:t>IfElseChain</w:t>
      </w:r>
      <w:r w:rsidRPr="00903DBA">
        <w:rPr>
          <w:highlight w:val="white"/>
        </w:rPr>
        <w:t xml:space="preserve"> </w:t>
      </w:r>
      <w:r w:rsidR="00E21A59" w:rsidRPr="00903DBA">
        <w:rPr>
          <w:highlight w:val="white"/>
        </w:rPr>
        <w:t>ifElseChain</w:t>
      </w:r>
      <w:r w:rsidRPr="00903DBA">
        <w:rPr>
          <w:highlight w:val="white"/>
        </w:rPr>
        <w:t xml:space="preserve"> = </w:t>
      </w:r>
      <w:r w:rsidR="00F6690C" w:rsidRPr="00903DBA">
        <w:rPr>
          <w:highlight w:val="white"/>
        </w:rPr>
        <w:t>m_ifElseChainStack</w:t>
      </w:r>
      <w:r w:rsidRPr="00903DBA">
        <w:rPr>
          <w:highlight w:val="white"/>
        </w:rPr>
        <w:t>.Pop();</w:t>
      </w:r>
    </w:p>
    <w:p w14:paraId="0D96F3AA" w14:textId="77777777" w:rsidR="005B1C6D" w:rsidRPr="00903DBA" w:rsidRDefault="005B1C6D" w:rsidP="005B1C6D">
      <w:pPr>
        <w:pStyle w:val="Code"/>
        <w:rPr>
          <w:highlight w:val="white"/>
        </w:rPr>
      </w:pPr>
    </w:p>
    <w:p w14:paraId="0EFAD78A" w14:textId="7EA99DCE" w:rsidR="005B1C6D" w:rsidRPr="00903DBA" w:rsidRDefault="005B1C6D" w:rsidP="005B1C6D">
      <w:pPr>
        <w:pStyle w:val="Code"/>
        <w:rPr>
          <w:highlight w:val="white"/>
        </w:rPr>
      </w:pPr>
      <w:r w:rsidRPr="00903DBA">
        <w:rPr>
          <w:highlight w:val="white"/>
        </w:rPr>
        <w:t xml:space="preserve">      Assert.Error(!</w:t>
      </w:r>
      <w:r w:rsidR="00C32EC8" w:rsidRPr="00903DBA">
        <w:rPr>
          <w:highlight w:val="white"/>
        </w:rPr>
        <w:t>ifElseChain.ElseStatus</w:t>
      </w:r>
      <w:r w:rsidRPr="00903DBA">
        <w:rPr>
          <w:highlight w:val="white"/>
        </w:rPr>
        <w:t>,</w:t>
      </w:r>
    </w:p>
    <w:p w14:paraId="482B7484" w14:textId="77777777" w:rsidR="005B1C6D" w:rsidRPr="00903DBA" w:rsidRDefault="005B1C6D" w:rsidP="005B1C6D">
      <w:pPr>
        <w:pStyle w:val="Code"/>
        <w:rPr>
          <w:highlight w:val="white"/>
        </w:rPr>
      </w:pPr>
      <w:r w:rsidRPr="00903DBA">
        <w:rPr>
          <w:highlight w:val="white"/>
        </w:rPr>
        <w:t xml:space="preserve">                   Message.Elif_directive_following_else_directive);</w:t>
      </w:r>
    </w:p>
    <w:p w14:paraId="4621CC50" w14:textId="77777777" w:rsidR="005B1C6D" w:rsidRPr="00903DBA" w:rsidRDefault="005B1C6D" w:rsidP="005B1C6D">
      <w:pPr>
        <w:pStyle w:val="Code"/>
        <w:rPr>
          <w:highlight w:val="white"/>
        </w:rPr>
      </w:pPr>
    </w:p>
    <w:p w14:paraId="58C2B4BF" w14:textId="2B55928F" w:rsidR="005B1C6D" w:rsidRPr="00903DBA" w:rsidRDefault="005B1C6D" w:rsidP="005B1C6D">
      <w:pPr>
        <w:pStyle w:val="Code"/>
        <w:rPr>
          <w:highlight w:val="white"/>
        </w:rPr>
      </w:pPr>
      <w:r w:rsidRPr="00903DBA">
        <w:rPr>
          <w:highlight w:val="white"/>
        </w:rPr>
        <w:t xml:space="preserve">      if (</w:t>
      </w:r>
      <w:r w:rsidR="00C32EC8" w:rsidRPr="00903DBA">
        <w:rPr>
          <w:highlight w:val="white"/>
        </w:rPr>
        <w:t>ifElseChain.FormerStatus</w:t>
      </w:r>
      <w:r w:rsidRPr="00903DBA">
        <w:rPr>
          <w:highlight w:val="white"/>
        </w:rPr>
        <w:t>) {</w:t>
      </w:r>
    </w:p>
    <w:p w14:paraId="6004A787" w14:textId="7E688375" w:rsidR="005B1C6D" w:rsidRPr="00903DBA" w:rsidRDefault="005B1C6D" w:rsidP="005B1C6D">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E21A59" w:rsidRPr="00903DBA">
        <w:rPr>
          <w:highlight w:val="white"/>
        </w:rPr>
        <w:t>IfElseChain</w:t>
      </w:r>
      <w:r w:rsidRPr="00903DBA">
        <w:rPr>
          <w:highlight w:val="white"/>
        </w:rPr>
        <w:t>(true, false, false));</w:t>
      </w:r>
    </w:p>
    <w:p w14:paraId="2D9BE2CD" w14:textId="77777777" w:rsidR="005B1C6D" w:rsidRPr="00903DBA" w:rsidRDefault="005B1C6D" w:rsidP="005B1C6D">
      <w:pPr>
        <w:pStyle w:val="Code"/>
        <w:rPr>
          <w:highlight w:val="white"/>
        </w:rPr>
      </w:pPr>
      <w:r w:rsidRPr="00903DBA">
        <w:rPr>
          <w:highlight w:val="white"/>
        </w:rPr>
        <w:t xml:space="preserve">      }</w:t>
      </w:r>
    </w:p>
    <w:p w14:paraId="50589682" w14:textId="77777777" w:rsidR="005B1C6D" w:rsidRPr="00903DBA" w:rsidRDefault="005B1C6D" w:rsidP="005B1C6D">
      <w:pPr>
        <w:pStyle w:val="Code"/>
        <w:rPr>
          <w:highlight w:val="white"/>
        </w:rPr>
      </w:pPr>
      <w:r w:rsidRPr="00903DBA">
        <w:rPr>
          <w:highlight w:val="white"/>
        </w:rPr>
        <w:t xml:space="preserve">      else {</w:t>
      </w:r>
    </w:p>
    <w:p w14:paraId="7192D05E" w14:textId="77777777" w:rsidR="005B1C6D" w:rsidRPr="00903DBA" w:rsidRDefault="005B1C6D" w:rsidP="005B1C6D">
      <w:pPr>
        <w:pStyle w:val="Code"/>
        <w:rPr>
          <w:highlight w:val="white"/>
        </w:rPr>
      </w:pPr>
      <w:r w:rsidRPr="00903DBA">
        <w:rPr>
          <w:highlight w:val="white"/>
        </w:rPr>
        <w:t xml:space="preserve">        bool result =</w:t>
      </w:r>
    </w:p>
    <w:p w14:paraId="28508981" w14:textId="77777777" w:rsidR="005B1C6D" w:rsidRPr="00903DBA" w:rsidRDefault="005B1C6D" w:rsidP="005B1C6D">
      <w:pPr>
        <w:pStyle w:val="Code"/>
        <w:rPr>
          <w:highlight w:val="white"/>
        </w:rPr>
      </w:pPr>
      <w:r w:rsidRPr="00903DBA">
        <w:rPr>
          <w:highlight w:val="white"/>
        </w:rPr>
        <w:t xml:space="preserve">          ParseExpression(TokenListToString</w:t>
      </w:r>
    </w:p>
    <w:p w14:paraId="34B7EE4F" w14:textId="77777777" w:rsidR="005B1C6D" w:rsidRPr="00903DBA" w:rsidRDefault="005B1C6D" w:rsidP="005B1C6D">
      <w:pPr>
        <w:pStyle w:val="Code"/>
        <w:rPr>
          <w:highlight w:val="white"/>
        </w:rPr>
      </w:pPr>
      <w:r w:rsidRPr="00903DBA">
        <w:rPr>
          <w:highlight w:val="white"/>
        </w:rPr>
        <w:t xml:space="preserve">                         (tokenList.GetRange(2, tokenList.Count - 2)));</w:t>
      </w:r>
    </w:p>
    <w:p w14:paraId="5CAD0113" w14:textId="1C8C9887" w:rsidR="005B1C6D" w:rsidRPr="00903DBA" w:rsidRDefault="005B1C6D" w:rsidP="002C5AA3">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E21A59" w:rsidRPr="00903DBA">
        <w:rPr>
          <w:highlight w:val="white"/>
        </w:rPr>
        <w:t>IfElseChain</w:t>
      </w:r>
      <w:r w:rsidRPr="00903DBA">
        <w:rPr>
          <w:highlight w:val="white"/>
        </w:rPr>
        <w:t>(result, result, false));</w:t>
      </w:r>
    </w:p>
    <w:p w14:paraId="740F0F84" w14:textId="77777777" w:rsidR="005B1C6D" w:rsidRPr="00903DBA" w:rsidRDefault="005B1C6D" w:rsidP="005B1C6D">
      <w:pPr>
        <w:pStyle w:val="Code"/>
        <w:rPr>
          <w:highlight w:val="white"/>
        </w:rPr>
      </w:pPr>
      <w:r w:rsidRPr="00903DBA">
        <w:rPr>
          <w:highlight w:val="white"/>
        </w:rPr>
        <w:t xml:space="preserve">      }</w:t>
      </w:r>
    </w:p>
    <w:p w14:paraId="00D31E16" w14:textId="77777777" w:rsidR="005B1C6D" w:rsidRPr="00903DBA" w:rsidRDefault="005B1C6D" w:rsidP="005B1C6D">
      <w:pPr>
        <w:pStyle w:val="Code"/>
        <w:rPr>
          <w:highlight w:val="white"/>
        </w:rPr>
      </w:pPr>
      <w:r w:rsidRPr="00903DBA">
        <w:rPr>
          <w:highlight w:val="white"/>
        </w:rPr>
        <w:t xml:space="preserve">    }</w:t>
      </w:r>
    </w:p>
    <w:p w14:paraId="3E35F175" w14:textId="77777777" w:rsidR="005B1C6D" w:rsidRPr="00903DBA" w:rsidRDefault="005B1C6D" w:rsidP="005B1C6D">
      <w:r w:rsidRPr="00903DBA">
        <w:t xml:space="preserve">The </w:t>
      </w:r>
      <w:r w:rsidRPr="00903DBA">
        <w:rPr>
          <w:rStyle w:val="CodeInText"/>
        </w:rPr>
        <w:t>doElse</w:t>
      </w:r>
      <w:r w:rsidRPr="00903DBA">
        <w:t xml:space="preserve"> method is a little bit easier. It checks whether there has ever been a true part of the if-chain. If not, it pushes true on the stack.</w:t>
      </w:r>
    </w:p>
    <w:p w14:paraId="367CE993" w14:textId="77777777" w:rsidR="005B1C6D" w:rsidRPr="00903DBA" w:rsidRDefault="005B1C6D" w:rsidP="005B1C6D">
      <w:pPr>
        <w:pStyle w:val="Code"/>
        <w:rPr>
          <w:highlight w:val="white"/>
        </w:rPr>
      </w:pPr>
      <w:r w:rsidRPr="00903DBA">
        <w:rPr>
          <w:highlight w:val="white"/>
        </w:rPr>
        <w:t xml:space="preserve">    private void DoElse(List&lt;Token&gt; tokenList) {</w:t>
      </w:r>
    </w:p>
    <w:p w14:paraId="71198A0F" w14:textId="7F4D0A69" w:rsidR="005B1C6D" w:rsidRPr="00903DBA" w:rsidRDefault="005B1C6D" w:rsidP="005B1C6D">
      <w:pPr>
        <w:pStyle w:val="Code"/>
        <w:rPr>
          <w:highlight w:val="white"/>
        </w:rPr>
      </w:pPr>
      <w:r w:rsidRPr="00903DBA">
        <w:rPr>
          <w:highlight w:val="white"/>
        </w:rPr>
        <w:t xml:space="preserve">      Assert.Error(</w:t>
      </w:r>
      <w:r w:rsidR="00F6690C" w:rsidRPr="00903DBA">
        <w:rPr>
          <w:highlight w:val="white"/>
        </w:rPr>
        <w:t>m_ifElseChainStack</w:t>
      </w:r>
      <w:r w:rsidRPr="00903DBA">
        <w:rPr>
          <w:highlight w:val="white"/>
        </w:rPr>
        <w:t>.Count &gt; 0, Message.</w:t>
      </w:r>
    </w:p>
    <w:p w14:paraId="7BD26399" w14:textId="77777777" w:rsidR="005B1C6D" w:rsidRPr="00903DBA" w:rsidRDefault="005B1C6D" w:rsidP="005B1C6D">
      <w:pPr>
        <w:pStyle w:val="Code"/>
        <w:rPr>
          <w:highlight w:val="white"/>
        </w:rPr>
      </w:pPr>
      <w:r w:rsidRPr="00903DBA">
        <w:rPr>
          <w:highlight w:val="white"/>
        </w:rPr>
        <w:t xml:space="preserve">       Else_directive_without_preceeding_if____ifdef____or_ifndef_directive);</w:t>
      </w:r>
    </w:p>
    <w:p w14:paraId="5143D20D" w14:textId="77777777" w:rsidR="005B1C6D" w:rsidRPr="00903DBA" w:rsidRDefault="005B1C6D" w:rsidP="005B1C6D">
      <w:pPr>
        <w:pStyle w:val="Code"/>
        <w:rPr>
          <w:highlight w:val="white"/>
        </w:rPr>
      </w:pPr>
      <w:r w:rsidRPr="00903DBA">
        <w:rPr>
          <w:highlight w:val="white"/>
        </w:rPr>
        <w:t xml:space="preserve">      Assert.Error(tokenList[2].Id == CCompiler_Pre.Tokens.EOF,</w:t>
      </w:r>
    </w:p>
    <w:p w14:paraId="31DE2519" w14:textId="77777777" w:rsidR="005B1C6D" w:rsidRPr="00903DBA" w:rsidRDefault="005B1C6D" w:rsidP="005B1C6D">
      <w:pPr>
        <w:pStyle w:val="Code"/>
        <w:rPr>
          <w:highlight w:val="white"/>
        </w:rPr>
      </w:pPr>
      <w:r w:rsidRPr="00903DBA">
        <w:rPr>
          <w:highlight w:val="white"/>
        </w:rPr>
        <w:t xml:space="preserve">                   TokenListToString(tokenList),</w:t>
      </w:r>
    </w:p>
    <w:p w14:paraId="32420AE5" w14:textId="77777777" w:rsidR="005B1C6D" w:rsidRPr="00903DBA" w:rsidRDefault="005B1C6D" w:rsidP="005B1C6D">
      <w:pPr>
        <w:pStyle w:val="Code"/>
        <w:rPr>
          <w:highlight w:val="white"/>
        </w:rPr>
      </w:pPr>
      <w:r w:rsidRPr="00903DBA">
        <w:rPr>
          <w:highlight w:val="white"/>
        </w:rPr>
        <w:t xml:space="preserve">                   Message.Invalid_preprocessor_directive);</w:t>
      </w:r>
    </w:p>
    <w:p w14:paraId="2AA8D2BA" w14:textId="77777777" w:rsidR="005B1C6D" w:rsidRPr="00903DBA" w:rsidRDefault="005B1C6D" w:rsidP="005B1C6D">
      <w:pPr>
        <w:pStyle w:val="Code"/>
        <w:rPr>
          <w:highlight w:val="white"/>
        </w:rPr>
      </w:pPr>
    </w:p>
    <w:p w14:paraId="29A8F3C0" w14:textId="1A8D1DD1" w:rsidR="005B1C6D" w:rsidRPr="00903DBA" w:rsidRDefault="005B1C6D" w:rsidP="005B1C6D">
      <w:pPr>
        <w:pStyle w:val="Code"/>
        <w:rPr>
          <w:highlight w:val="white"/>
        </w:rPr>
      </w:pPr>
      <w:r w:rsidRPr="00903DBA">
        <w:rPr>
          <w:highlight w:val="white"/>
        </w:rPr>
        <w:t xml:space="preserve">      </w:t>
      </w:r>
      <w:r w:rsidR="00E21A59" w:rsidRPr="00903DBA">
        <w:rPr>
          <w:highlight w:val="white"/>
        </w:rPr>
        <w:t>IfElseChain</w:t>
      </w:r>
      <w:r w:rsidRPr="00903DBA">
        <w:rPr>
          <w:highlight w:val="white"/>
        </w:rPr>
        <w:t xml:space="preserve"> </w:t>
      </w:r>
      <w:r w:rsidR="00E21A59" w:rsidRPr="00903DBA">
        <w:rPr>
          <w:highlight w:val="white"/>
        </w:rPr>
        <w:t>ifElseChain</w:t>
      </w:r>
      <w:r w:rsidRPr="00903DBA">
        <w:rPr>
          <w:highlight w:val="white"/>
        </w:rPr>
        <w:t xml:space="preserve"> = </w:t>
      </w:r>
      <w:r w:rsidR="00F6690C" w:rsidRPr="00903DBA">
        <w:rPr>
          <w:highlight w:val="white"/>
        </w:rPr>
        <w:t>m_ifElseChainStack</w:t>
      </w:r>
      <w:r w:rsidRPr="00903DBA">
        <w:rPr>
          <w:highlight w:val="white"/>
        </w:rPr>
        <w:t>.Pop();</w:t>
      </w:r>
    </w:p>
    <w:p w14:paraId="6BD5FD19" w14:textId="77777777" w:rsidR="007C22A5" w:rsidRPr="00903DBA" w:rsidRDefault="005B1C6D" w:rsidP="005B1C6D">
      <w:pPr>
        <w:pStyle w:val="Code"/>
        <w:rPr>
          <w:highlight w:val="white"/>
        </w:rPr>
      </w:pPr>
      <w:r w:rsidRPr="00903DBA">
        <w:rPr>
          <w:highlight w:val="white"/>
        </w:rPr>
        <w:t xml:space="preserve">      Assert.Error(!</w:t>
      </w:r>
      <w:r w:rsidR="007C22A5" w:rsidRPr="00903DBA">
        <w:rPr>
          <w:highlight w:val="white"/>
        </w:rPr>
        <w:t>ifElseChain.ElseStatus</w:t>
      </w:r>
      <w:r w:rsidRPr="00903DBA">
        <w:rPr>
          <w:highlight w:val="white"/>
        </w:rPr>
        <w:t>,</w:t>
      </w:r>
    </w:p>
    <w:p w14:paraId="63E74C2A" w14:textId="34C1D345" w:rsidR="005B1C6D" w:rsidRPr="00903DBA" w:rsidRDefault="007C22A5" w:rsidP="005B1C6D">
      <w:pPr>
        <w:pStyle w:val="Code"/>
        <w:rPr>
          <w:highlight w:val="white"/>
        </w:rPr>
      </w:pPr>
      <w:r w:rsidRPr="00903DBA">
        <w:rPr>
          <w:highlight w:val="white"/>
        </w:rPr>
        <w:t xml:space="preserve">                   </w:t>
      </w:r>
      <w:r w:rsidR="005B1C6D" w:rsidRPr="00903DBA">
        <w:rPr>
          <w:highlight w:val="white"/>
        </w:rPr>
        <w:t>Message.Else_directive_after_else_directive);</w:t>
      </w:r>
    </w:p>
    <w:p w14:paraId="3B61DA46" w14:textId="77777777" w:rsidR="005B1C6D" w:rsidRPr="00903DBA" w:rsidRDefault="005B1C6D" w:rsidP="005B1C6D">
      <w:pPr>
        <w:pStyle w:val="Code"/>
        <w:rPr>
          <w:highlight w:val="white"/>
        </w:rPr>
      </w:pPr>
    </w:p>
    <w:p w14:paraId="33FF824D" w14:textId="2A4C001C" w:rsidR="005B1C6D" w:rsidRPr="00903DBA" w:rsidRDefault="005B1C6D" w:rsidP="005B1C6D">
      <w:pPr>
        <w:pStyle w:val="Code"/>
        <w:rPr>
          <w:highlight w:val="white"/>
        </w:rPr>
      </w:pPr>
      <w:r w:rsidRPr="00903DBA">
        <w:rPr>
          <w:highlight w:val="white"/>
        </w:rPr>
        <w:t xml:space="preserve">      bool </w:t>
      </w:r>
      <w:r w:rsidR="00794AF0" w:rsidRPr="00903DBA">
        <w:rPr>
          <w:highlight w:val="white"/>
        </w:rPr>
        <w:t>former</w:t>
      </w:r>
      <w:r w:rsidRPr="00903DBA">
        <w:rPr>
          <w:highlight w:val="white"/>
        </w:rPr>
        <w:t xml:space="preserve">Status = </w:t>
      </w:r>
      <w:r w:rsidR="002C5AA3" w:rsidRPr="00903DBA">
        <w:rPr>
          <w:highlight w:val="white"/>
        </w:rPr>
        <w:t>ifElseChain.FormerStatus</w:t>
      </w:r>
      <w:r w:rsidRPr="00903DBA">
        <w:rPr>
          <w:highlight w:val="white"/>
        </w:rPr>
        <w:t>;</w:t>
      </w:r>
    </w:p>
    <w:p w14:paraId="1A184A70" w14:textId="21D4BF07" w:rsidR="002C5AA3" w:rsidRPr="00903DBA" w:rsidRDefault="005B1C6D" w:rsidP="002C5AA3">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2C5AA3" w:rsidRPr="00903DBA">
        <w:rPr>
          <w:highlight w:val="white"/>
        </w:rPr>
        <w:t>IfElseChain</w:t>
      </w:r>
      <w:r w:rsidRPr="00903DBA">
        <w:rPr>
          <w:highlight w:val="white"/>
        </w:rPr>
        <w:t>(!</w:t>
      </w:r>
      <w:r w:rsidR="00794AF0" w:rsidRPr="00903DBA">
        <w:rPr>
          <w:highlight w:val="white"/>
        </w:rPr>
        <w:t>formerStatus</w:t>
      </w:r>
      <w:r w:rsidRPr="00903DBA">
        <w:rPr>
          <w:highlight w:val="white"/>
        </w:rPr>
        <w:t>,</w:t>
      </w:r>
    </w:p>
    <w:p w14:paraId="05B5CD39" w14:textId="01F4A5FC" w:rsidR="005B1C6D" w:rsidRPr="00903DBA" w:rsidRDefault="002C5AA3" w:rsidP="002C5AA3">
      <w:pPr>
        <w:pStyle w:val="Code"/>
        <w:rPr>
          <w:highlight w:val="white"/>
        </w:rPr>
      </w:pPr>
      <w:r w:rsidRPr="00903DBA">
        <w:rPr>
          <w:highlight w:val="white"/>
        </w:rPr>
        <w:t xml:space="preserve">                                             </w:t>
      </w:r>
      <w:r w:rsidR="005B1C6D" w:rsidRPr="00903DBA">
        <w:rPr>
          <w:highlight w:val="white"/>
        </w:rPr>
        <w:t xml:space="preserve"> !</w:t>
      </w:r>
      <w:r w:rsidR="00794AF0" w:rsidRPr="00903DBA">
        <w:rPr>
          <w:highlight w:val="white"/>
        </w:rPr>
        <w:t>formerStatus</w:t>
      </w:r>
      <w:r w:rsidR="005B1C6D" w:rsidRPr="00903DBA">
        <w:rPr>
          <w:highlight w:val="white"/>
        </w:rPr>
        <w:t>, true));</w:t>
      </w:r>
    </w:p>
    <w:p w14:paraId="2A8EAF18" w14:textId="77777777" w:rsidR="005B1C6D" w:rsidRPr="00903DBA" w:rsidRDefault="005B1C6D" w:rsidP="005B1C6D">
      <w:pPr>
        <w:pStyle w:val="Code"/>
        <w:rPr>
          <w:highlight w:val="white"/>
        </w:rPr>
      </w:pPr>
      <w:r w:rsidRPr="00903DBA">
        <w:rPr>
          <w:highlight w:val="white"/>
        </w:rPr>
        <w:t xml:space="preserve">    }</w:t>
      </w:r>
    </w:p>
    <w:p w14:paraId="3EDFE5B7" w14:textId="77777777" w:rsidR="005B1C6D" w:rsidRPr="00903DBA" w:rsidRDefault="005B1C6D" w:rsidP="005B1C6D">
      <w:r w:rsidRPr="00903DBA">
        <w:t xml:space="preserve">Finally, the </w:t>
      </w:r>
      <w:r w:rsidRPr="00903DBA">
        <w:rPr>
          <w:rStyle w:val="CodeInText"/>
        </w:rPr>
        <w:t>doEndIf</w:t>
      </w:r>
      <w:r w:rsidRPr="00903DBA">
        <w:t xml:space="preserve"> just pops the if-stack, subject to it is not already empty.</w:t>
      </w:r>
    </w:p>
    <w:p w14:paraId="2E7C6796" w14:textId="77777777" w:rsidR="005B1C6D" w:rsidRPr="00903DBA" w:rsidRDefault="005B1C6D" w:rsidP="005B1C6D">
      <w:pPr>
        <w:pStyle w:val="Code"/>
        <w:rPr>
          <w:highlight w:val="white"/>
        </w:rPr>
      </w:pPr>
      <w:r w:rsidRPr="00903DBA">
        <w:rPr>
          <w:highlight w:val="white"/>
        </w:rPr>
        <w:t xml:space="preserve">    private void DoEndIf(List&lt;Token&gt; tokenList) {</w:t>
      </w:r>
    </w:p>
    <w:p w14:paraId="759EB19E" w14:textId="6A34B5E6" w:rsidR="005B1C6D" w:rsidRPr="00903DBA" w:rsidRDefault="005B1C6D" w:rsidP="005B1C6D">
      <w:pPr>
        <w:pStyle w:val="Code"/>
        <w:rPr>
          <w:highlight w:val="white"/>
        </w:rPr>
      </w:pPr>
      <w:r w:rsidRPr="00903DBA">
        <w:rPr>
          <w:highlight w:val="white"/>
        </w:rPr>
        <w:t xml:space="preserve">      Assert.Error(</w:t>
      </w:r>
      <w:r w:rsidR="00F6690C" w:rsidRPr="00903DBA">
        <w:rPr>
          <w:highlight w:val="white"/>
        </w:rPr>
        <w:t>m_ifElseChainStack</w:t>
      </w:r>
      <w:r w:rsidRPr="00903DBA">
        <w:rPr>
          <w:highlight w:val="white"/>
        </w:rPr>
        <w:t>.Count &gt; 0, Message.</w:t>
      </w:r>
    </w:p>
    <w:p w14:paraId="6410E937" w14:textId="77777777" w:rsidR="005B1C6D" w:rsidRPr="00903DBA" w:rsidRDefault="005B1C6D" w:rsidP="005B1C6D">
      <w:pPr>
        <w:pStyle w:val="Code"/>
        <w:rPr>
          <w:highlight w:val="white"/>
        </w:rPr>
      </w:pPr>
      <w:r w:rsidRPr="00903DBA">
        <w:rPr>
          <w:highlight w:val="white"/>
        </w:rPr>
        <w:t xml:space="preserve">      Endif_directive_without_preceeding_if____ifdef____or_ifndef_directive);</w:t>
      </w:r>
    </w:p>
    <w:p w14:paraId="77CFD5B1" w14:textId="77777777" w:rsidR="005B1C6D" w:rsidRPr="00903DBA" w:rsidRDefault="005B1C6D" w:rsidP="005B1C6D">
      <w:pPr>
        <w:pStyle w:val="Code"/>
        <w:rPr>
          <w:highlight w:val="white"/>
        </w:rPr>
      </w:pPr>
      <w:r w:rsidRPr="00903DBA">
        <w:rPr>
          <w:highlight w:val="white"/>
        </w:rPr>
        <w:t xml:space="preserve">      Assert.Error(tokenList[2].Id == CCompiler_Pre.Tokens.EOF,</w:t>
      </w:r>
    </w:p>
    <w:p w14:paraId="7B45EB05" w14:textId="77777777" w:rsidR="005B1C6D" w:rsidRPr="00903DBA" w:rsidRDefault="005B1C6D" w:rsidP="005B1C6D">
      <w:pPr>
        <w:pStyle w:val="Code"/>
        <w:rPr>
          <w:highlight w:val="white"/>
        </w:rPr>
      </w:pPr>
      <w:r w:rsidRPr="00903DBA">
        <w:rPr>
          <w:highlight w:val="white"/>
        </w:rPr>
        <w:t xml:space="preserve">                   tokenList[2].ToString(),</w:t>
      </w:r>
    </w:p>
    <w:p w14:paraId="44562B9B" w14:textId="77777777" w:rsidR="005B1C6D" w:rsidRPr="00903DBA" w:rsidRDefault="005B1C6D" w:rsidP="005B1C6D">
      <w:pPr>
        <w:pStyle w:val="Code"/>
        <w:rPr>
          <w:highlight w:val="white"/>
        </w:rPr>
      </w:pPr>
      <w:r w:rsidRPr="00903DBA">
        <w:rPr>
          <w:highlight w:val="white"/>
        </w:rPr>
        <w:t xml:space="preserve">                   Message.Invalid_preprocessor_directive);</w:t>
      </w:r>
    </w:p>
    <w:p w14:paraId="38D3BED6" w14:textId="5C213E29" w:rsidR="005B1C6D" w:rsidRPr="00903DBA" w:rsidRDefault="005B1C6D" w:rsidP="005B1C6D">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.Pop();</w:t>
      </w:r>
    </w:p>
    <w:p w14:paraId="2E4CF64E" w14:textId="77777777" w:rsidR="005B1C6D" w:rsidRPr="00903DBA" w:rsidRDefault="005B1C6D" w:rsidP="005B1C6D">
      <w:pPr>
        <w:pStyle w:val="Code"/>
        <w:rPr>
          <w:highlight w:val="white"/>
        </w:rPr>
      </w:pPr>
      <w:r w:rsidRPr="00903DBA">
        <w:rPr>
          <w:highlight w:val="white"/>
        </w:rPr>
        <w:t xml:space="preserve">    }</w:t>
      </w:r>
    </w:p>
    <w:p w14:paraId="5991CAA7" w14:textId="77777777" w:rsidR="005B1C6D" w:rsidRPr="00903DBA" w:rsidRDefault="005B1C6D" w:rsidP="005B1C6D">
      <w:pPr>
        <w:pStyle w:val="Rubrik3"/>
      </w:pPr>
      <w:bookmarkStart w:id="529" w:name="_Toc57656160"/>
      <w:r w:rsidRPr="00903DBA">
        <w:t>Macro Expansion</w:t>
      </w:r>
      <w:bookmarkEnd w:id="529"/>
    </w:p>
    <w:p w14:paraId="49184AF9" w14:textId="77777777" w:rsidR="005B1C6D" w:rsidRPr="00903DBA" w:rsidRDefault="005B1C6D" w:rsidP="005B1C6D">
      <w:r w:rsidRPr="00903DBA">
        <w:t>In the regular source code (line not starting with ‘#’), we need to replace macro calls with their resulting bodies. We also need to recursively replace macro calls in the bodies. However, unlike function, recursive macro calls are not allowed.</w:t>
      </w:r>
    </w:p>
    <w:p w14:paraId="44011849" w14:textId="59A8A5BB" w:rsidR="005B1C6D" w:rsidRPr="00903DBA" w:rsidRDefault="005B1C6D" w:rsidP="005B1C6D">
      <w:r w:rsidRPr="00903DBA">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r w:rsidRPr="00903DBA">
        <w:rPr>
          <w:rStyle w:val="CodeInText"/>
        </w:rPr>
        <w:t>slashToChar</w:t>
      </w:r>
      <w:r w:rsidRPr="00903DBA">
        <w:t xml:space="preserve"> in Section </w:t>
      </w:r>
      <w:r w:rsidRPr="00903DBA">
        <w:fldChar w:fldCharType="begin"/>
      </w:r>
      <w:r w:rsidRPr="00903DBA">
        <w:instrText xml:space="preserve"> REF _Ref418258402 \r \h </w:instrText>
      </w:r>
      <w:r w:rsidRPr="00903DBA">
        <w:fldChar w:fldCharType="separate"/>
      </w:r>
      <w:r w:rsidR="00392B3E">
        <w:t>14.13.2</w:t>
      </w:r>
      <w:r w:rsidRPr="00903DBA">
        <w:fldChar w:fldCharType="end"/>
      </w:r>
      <w:r w:rsidRPr="00903DBA">
        <w:t>.</w:t>
      </w:r>
    </w:p>
    <w:p w14:paraId="790D7C96" w14:textId="77777777" w:rsidR="005B1C6D" w:rsidRPr="00903DBA" w:rsidRDefault="005B1C6D" w:rsidP="005B1C6D">
      <w:r w:rsidRPr="00903DBA">
        <w:t>When we find and identifier that is a stored macro name (either in m_</w:t>
      </w:r>
      <w:r w:rsidRPr="00903DBA">
        <w:rPr>
          <w:rStyle w:val="CodeInText"/>
        </w:rPr>
        <w:t>specialMacroSet</w:t>
      </w:r>
      <w:r w:rsidRPr="00903DBA">
        <w:t xml:space="preserve"> or </w:t>
      </w:r>
      <w:r w:rsidRPr="00903DBA">
        <w:rPr>
          <w:rStyle w:val="CodeInText"/>
        </w:rPr>
        <w:t>MacroMap</w:t>
      </w:r>
      <w:r w:rsidRPr="00903DBA">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r w:rsidRPr="00903DBA">
        <w:rPr>
          <w:rStyle w:val="CodeInText"/>
        </w:rPr>
        <w:t>nameStack</w:t>
      </w:r>
      <w:r w:rsidRPr="00903DBA">
        <w:t xml:space="preserve"> stack is used to prevent recursive macro calls.</w:t>
      </w:r>
    </w:p>
    <w:p w14:paraId="15717F0E" w14:textId="77777777" w:rsidR="005B1C6D" w:rsidRPr="00903DBA" w:rsidRDefault="005B1C6D" w:rsidP="005B1C6D">
      <w:pPr>
        <w:pStyle w:val="Code"/>
        <w:rPr>
          <w:highlight w:val="white"/>
        </w:rPr>
      </w:pPr>
      <w:r w:rsidRPr="00903DBA">
        <w:rPr>
          <w:highlight w:val="white"/>
        </w:rPr>
        <w:t xml:space="preserve">    private void SearchForMacros(List&lt;Token&gt; tokenList,</w:t>
      </w:r>
    </w:p>
    <w:p w14:paraId="3E23F99A" w14:textId="77777777" w:rsidR="005B1C6D" w:rsidRPr="00903DBA" w:rsidRDefault="005B1C6D" w:rsidP="005B1C6D">
      <w:pPr>
        <w:pStyle w:val="Code"/>
        <w:rPr>
          <w:highlight w:val="white"/>
        </w:rPr>
      </w:pPr>
      <w:r w:rsidRPr="00903DBA">
        <w:rPr>
          <w:highlight w:val="white"/>
        </w:rPr>
        <w:t xml:space="preserve">                                 Stack&lt;string&gt; nameStack) {</w:t>
      </w:r>
    </w:p>
    <w:p w14:paraId="052B67A9" w14:textId="77777777" w:rsidR="005B1C6D" w:rsidRPr="00903DBA" w:rsidRDefault="005B1C6D" w:rsidP="005B1C6D">
      <w:pPr>
        <w:pStyle w:val="Code"/>
        <w:rPr>
          <w:highlight w:val="white"/>
        </w:rPr>
      </w:pPr>
      <w:r w:rsidRPr="00903DBA">
        <w:rPr>
          <w:highlight w:val="white"/>
        </w:rPr>
        <w:t xml:space="preserve">      for (int index = 0; index &lt; tokenList.Count; ++index) {</w:t>
      </w:r>
    </w:p>
    <w:p w14:paraId="6D346248" w14:textId="77777777" w:rsidR="005B1C6D" w:rsidRPr="00903DBA" w:rsidRDefault="005B1C6D" w:rsidP="005B1C6D">
      <w:pPr>
        <w:pStyle w:val="Code"/>
        <w:rPr>
          <w:highlight w:val="white"/>
        </w:rPr>
      </w:pPr>
      <w:r w:rsidRPr="00903DBA">
        <w:rPr>
          <w:highlight w:val="white"/>
        </w:rPr>
        <w:t xml:space="preserve">        Token thisToken = tokenList[index];</w:t>
      </w:r>
    </w:p>
    <w:p w14:paraId="0DAB6496" w14:textId="77777777" w:rsidR="005B1C6D" w:rsidRPr="00903DBA" w:rsidRDefault="005B1C6D" w:rsidP="005B1C6D">
      <w:pPr>
        <w:pStyle w:val="Code"/>
        <w:rPr>
          <w:highlight w:val="white"/>
        </w:rPr>
      </w:pPr>
      <w:r w:rsidRPr="00903DBA">
        <w:rPr>
          <w:highlight w:val="white"/>
        </w:rPr>
        <w:t xml:space="preserve">        CCompiler_Main.Scanner.Line += thisToken.GetNewlineCount();</w:t>
      </w:r>
    </w:p>
    <w:p w14:paraId="033E8EDC" w14:textId="77777777" w:rsidR="005B1C6D" w:rsidRPr="00903DBA" w:rsidRDefault="005B1C6D" w:rsidP="005B1C6D">
      <w:pPr>
        <w:pStyle w:val="Code"/>
        <w:rPr>
          <w:highlight w:val="white"/>
        </w:rPr>
      </w:pPr>
    </w:p>
    <w:p w14:paraId="11FB4286" w14:textId="77777777" w:rsidR="005B1C6D" w:rsidRPr="00903DBA" w:rsidRDefault="005B1C6D" w:rsidP="005B1C6D">
      <w:pPr>
        <w:pStyle w:val="Code"/>
        <w:rPr>
          <w:highlight w:val="white"/>
        </w:rPr>
      </w:pPr>
      <w:r w:rsidRPr="00903DBA">
        <w:rPr>
          <w:highlight w:val="white"/>
        </w:rPr>
        <w:t xml:space="preserve">        if (thisToken.Id == CCompiler_Pre.Tokens.NAME) {</w:t>
      </w:r>
    </w:p>
    <w:p w14:paraId="6F33D5C9" w14:textId="77777777" w:rsidR="005B1C6D" w:rsidRPr="00903DBA" w:rsidRDefault="005B1C6D" w:rsidP="005B1C6D">
      <w:pPr>
        <w:pStyle w:val="Code"/>
        <w:rPr>
          <w:highlight w:val="white"/>
        </w:rPr>
      </w:pPr>
      <w:r w:rsidRPr="00903DBA">
        <w:rPr>
          <w:highlight w:val="white"/>
        </w:rPr>
        <w:t xml:space="preserve">          string name = (string) thisToken.Value;</w:t>
      </w:r>
    </w:p>
    <w:p w14:paraId="329D7F53" w14:textId="77777777" w:rsidR="005B1C6D" w:rsidRPr="00903DBA" w:rsidRDefault="005B1C6D" w:rsidP="005B1C6D">
      <w:pPr>
        <w:pStyle w:val="Code"/>
        <w:rPr>
          <w:highlight w:val="white"/>
        </w:rPr>
      </w:pPr>
      <w:r w:rsidRPr="00903DBA">
        <w:rPr>
          <w:highlight w:val="white"/>
        </w:rPr>
        <w:t xml:space="preserve">          int beginNewlineCount = thisToken.GetNewlineCount();</w:t>
      </w:r>
    </w:p>
    <w:p w14:paraId="5F2A5E01" w14:textId="77777777" w:rsidR="005B1C6D" w:rsidRPr="00903DBA" w:rsidRDefault="005B1C6D" w:rsidP="005B1C6D">
      <w:pPr>
        <w:pStyle w:val="Code"/>
        <w:rPr>
          <w:highlight w:val="white"/>
        </w:rPr>
      </w:pPr>
    </w:p>
    <w:p w14:paraId="011AEC2D" w14:textId="24645D23" w:rsidR="005B1C6D" w:rsidRPr="00903DBA" w:rsidRDefault="005B1C6D" w:rsidP="005B1C6D">
      <w:pPr>
        <w:pStyle w:val="Code"/>
        <w:rPr>
          <w:highlight w:val="white"/>
        </w:rPr>
      </w:pPr>
      <w:r w:rsidRPr="00903DBA">
        <w:rPr>
          <w:highlight w:val="white"/>
        </w:rPr>
        <w:t xml:space="preserve">          if (!nameStack.Contains(name) &amp;&amp;</w:t>
      </w:r>
      <w:r w:rsidR="00FC7227" w:rsidRPr="00903DBA">
        <w:rPr>
          <w:highlight w:val="white"/>
        </w:rPr>
        <w:t xml:space="preserve"> m_macroMap</w:t>
      </w:r>
      <w:r w:rsidRPr="00903DBA">
        <w:rPr>
          <w:highlight w:val="white"/>
        </w:rPr>
        <w:t>.ContainsKey(name)) {</w:t>
      </w:r>
    </w:p>
    <w:p w14:paraId="00E32416" w14:textId="77777777" w:rsidR="005B1C6D" w:rsidRPr="00903DBA" w:rsidRDefault="005B1C6D" w:rsidP="005B1C6D">
      <w:pPr>
        <w:pStyle w:val="Code"/>
        <w:rPr>
          <w:highlight w:val="white"/>
        </w:rPr>
      </w:pPr>
      <w:r w:rsidRPr="00903DBA">
        <w:rPr>
          <w:highlight w:val="white"/>
        </w:rPr>
        <w:t xml:space="preserve">            Token nextToken = tokenList[index + 1];</w:t>
      </w:r>
    </w:p>
    <w:p w14:paraId="24EC1A24" w14:textId="77777777" w:rsidR="005B1C6D" w:rsidRPr="00903DBA" w:rsidRDefault="005B1C6D" w:rsidP="005B1C6D">
      <w:pPr>
        <w:pStyle w:val="Code"/>
        <w:rPr>
          <w:highlight w:val="white"/>
        </w:rPr>
      </w:pPr>
    </w:p>
    <w:p w14:paraId="10B39442" w14:textId="77777777" w:rsidR="005B1C6D" w:rsidRPr="00903DBA" w:rsidRDefault="005B1C6D" w:rsidP="005B1C6D">
      <w:pPr>
        <w:pStyle w:val="Code"/>
        <w:rPr>
          <w:highlight w:val="white"/>
        </w:rPr>
      </w:pPr>
      <w:r w:rsidRPr="00903DBA">
        <w:rPr>
          <w:highlight w:val="white"/>
        </w:rPr>
        <w:t xml:space="preserve">            if ((nextToken.Id == CCompiler_Pre.Tokens.LEFT_PARENTHESIS) &amp;&amp;</w:t>
      </w:r>
    </w:p>
    <w:p w14:paraId="544B6382" w14:textId="77777777" w:rsidR="005B1C6D" w:rsidRPr="00903DBA" w:rsidRDefault="005B1C6D" w:rsidP="005B1C6D">
      <w:pPr>
        <w:pStyle w:val="Code"/>
        <w:rPr>
          <w:highlight w:val="white"/>
        </w:rPr>
      </w:pPr>
      <w:r w:rsidRPr="00903DBA">
        <w:rPr>
          <w:highlight w:val="white"/>
        </w:rPr>
        <w:t xml:space="preserve">                !nextToken.HasWhitespace()) {</w:t>
      </w:r>
    </w:p>
    <w:p w14:paraId="6B3544E8" w14:textId="77777777" w:rsidR="005B1C6D" w:rsidRPr="00903DBA" w:rsidRDefault="005B1C6D" w:rsidP="005B1C6D">
      <w:pPr>
        <w:pStyle w:val="Code"/>
        <w:rPr>
          <w:highlight w:val="white"/>
        </w:rPr>
      </w:pPr>
      <w:r w:rsidRPr="00903DBA">
        <w:rPr>
          <w:highlight w:val="white"/>
        </w:rPr>
        <w:t xml:space="preserve">              int countIndex = index + 2, level = 1, totalNewlineCount = 0;</w:t>
      </w:r>
    </w:p>
    <w:p w14:paraId="75A17628" w14:textId="77777777" w:rsidR="005B1C6D" w:rsidRPr="00903DBA" w:rsidRDefault="005B1C6D" w:rsidP="005B1C6D">
      <w:pPr>
        <w:pStyle w:val="Code"/>
        <w:rPr>
          <w:highlight w:val="white"/>
        </w:rPr>
      </w:pPr>
      <w:r w:rsidRPr="00903DBA">
        <w:rPr>
          <w:highlight w:val="white"/>
        </w:rPr>
        <w:t xml:space="preserve">              List&lt;Token&gt; subList = new List&lt;Token&gt;();</w:t>
      </w:r>
    </w:p>
    <w:p w14:paraId="4E3EE2BA" w14:textId="77777777" w:rsidR="005B1C6D" w:rsidRPr="00903DBA" w:rsidRDefault="005B1C6D" w:rsidP="005B1C6D">
      <w:pPr>
        <w:pStyle w:val="Code"/>
        <w:rPr>
          <w:highlight w:val="white"/>
        </w:rPr>
      </w:pPr>
      <w:r w:rsidRPr="00903DBA">
        <w:rPr>
          <w:highlight w:val="white"/>
        </w:rPr>
        <w:t xml:space="preserve">              List&lt;List&lt;Token&gt;&gt; mainList = new List&lt;List&lt;Token&gt;&gt;();</w:t>
      </w:r>
    </w:p>
    <w:p w14:paraId="5D8CDFB2" w14:textId="77777777" w:rsidR="005B1C6D" w:rsidRPr="00903DBA" w:rsidRDefault="005B1C6D" w:rsidP="005B1C6D">
      <w:pPr>
        <w:pStyle w:val="Code"/>
        <w:rPr>
          <w:highlight w:val="white"/>
        </w:rPr>
      </w:pPr>
      <w:r w:rsidRPr="00903DBA">
        <w:rPr>
          <w:highlight w:val="white"/>
        </w:rPr>
        <w:t xml:space="preserve">        </w:t>
      </w:r>
    </w:p>
    <w:p w14:paraId="006E9F9C" w14:textId="77777777" w:rsidR="005B1C6D" w:rsidRPr="00903DBA" w:rsidRDefault="005B1C6D" w:rsidP="005B1C6D">
      <w:pPr>
        <w:pStyle w:val="Code"/>
        <w:rPr>
          <w:highlight w:val="white"/>
        </w:rPr>
      </w:pPr>
      <w:r w:rsidRPr="00903DBA">
        <w:rPr>
          <w:highlight w:val="white"/>
        </w:rPr>
        <w:t xml:space="preserve">              while (true) {</w:t>
      </w:r>
    </w:p>
    <w:p w14:paraId="2EEDE563" w14:textId="77777777" w:rsidR="005B1C6D" w:rsidRPr="00903DBA" w:rsidRDefault="005B1C6D" w:rsidP="005B1C6D">
      <w:pPr>
        <w:pStyle w:val="Code"/>
        <w:rPr>
          <w:highlight w:val="white"/>
        </w:rPr>
      </w:pPr>
      <w:r w:rsidRPr="00903DBA">
        <w:rPr>
          <w:highlight w:val="white"/>
        </w:rPr>
        <w:t xml:space="preserve">                nextToken = tokenList[countIndex];</w:t>
      </w:r>
    </w:p>
    <w:p w14:paraId="7785C5E7" w14:textId="77777777" w:rsidR="005B1C6D" w:rsidRPr="00903DBA" w:rsidRDefault="005B1C6D" w:rsidP="005B1C6D">
      <w:pPr>
        <w:pStyle w:val="Code"/>
        <w:rPr>
          <w:highlight w:val="white"/>
        </w:rPr>
      </w:pPr>
      <w:r w:rsidRPr="00903DBA">
        <w:rPr>
          <w:highlight w:val="white"/>
        </w:rPr>
        <w:t xml:space="preserve">                int newlineCount = nextToken.GetNewlineCount();</w:t>
      </w:r>
    </w:p>
    <w:p w14:paraId="62062A6F" w14:textId="77777777" w:rsidR="005B1C6D" w:rsidRPr="00903DBA" w:rsidRDefault="005B1C6D" w:rsidP="005B1C6D">
      <w:pPr>
        <w:pStyle w:val="Code"/>
        <w:rPr>
          <w:highlight w:val="white"/>
        </w:rPr>
      </w:pPr>
      <w:r w:rsidRPr="00903DBA">
        <w:rPr>
          <w:highlight w:val="white"/>
        </w:rPr>
        <w:t xml:space="preserve">                totalNewlineCount += newlineCount;</w:t>
      </w:r>
    </w:p>
    <w:p w14:paraId="2196E222" w14:textId="77777777" w:rsidR="005B1C6D" w:rsidRPr="00903DBA" w:rsidRDefault="005B1C6D" w:rsidP="005B1C6D">
      <w:pPr>
        <w:pStyle w:val="Code"/>
        <w:rPr>
          <w:highlight w:val="white"/>
        </w:rPr>
      </w:pPr>
      <w:r w:rsidRPr="00903DBA">
        <w:rPr>
          <w:highlight w:val="white"/>
        </w:rPr>
        <w:t xml:space="preserve">                CCompiler_Main.Scanner.Line += newlineCount;</w:t>
      </w:r>
    </w:p>
    <w:p w14:paraId="346DE4DB" w14:textId="77777777" w:rsidR="005B1C6D" w:rsidRPr="00903DBA" w:rsidRDefault="005B1C6D" w:rsidP="005B1C6D">
      <w:pPr>
        <w:pStyle w:val="Code"/>
        <w:rPr>
          <w:highlight w:val="white"/>
        </w:rPr>
      </w:pPr>
      <w:r w:rsidRPr="00903DBA">
        <w:rPr>
          <w:highlight w:val="white"/>
        </w:rPr>
        <w:t xml:space="preserve">                nextToken.ClearNewlineCount();</w:t>
      </w:r>
    </w:p>
    <w:p w14:paraId="76F1695E" w14:textId="77777777" w:rsidR="005B1C6D" w:rsidRPr="00903DBA" w:rsidRDefault="005B1C6D" w:rsidP="005B1C6D">
      <w:pPr>
        <w:pStyle w:val="Code"/>
        <w:rPr>
          <w:highlight w:val="white"/>
        </w:rPr>
      </w:pPr>
      <w:r w:rsidRPr="00903DBA">
        <w:rPr>
          <w:highlight w:val="white"/>
        </w:rPr>
        <w:t xml:space="preserve">              </w:t>
      </w:r>
    </w:p>
    <w:p w14:paraId="266423C0" w14:textId="77777777" w:rsidR="005B1C6D" w:rsidRPr="00903DBA" w:rsidRDefault="005B1C6D" w:rsidP="005B1C6D">
      <w:pPr>
        <w:pStyle w:val="Code"/>
        <w:rPr>
          <w:highlight w:val="white"/>
        </w:rPr>
      </w:pPr>
      <w:r w:rsidRPr="00903DBA">
        <w:rPr>
          <w:highlight w:val="white"/>
        </w:rPr>
        <w:t xml:space="preserve">                Token token = tokenList[countIndex];</w:t>
      </w:r>
    </w:p>
    <w:p w14:paraId="6ABC461A" w14:textId="77777777" w:rsidR="005B1C6D" w:rsidRPr="00903DBA" w:rsidRDefault="005B1C6D" w:rsidP="005B1C6D">
      <w:pPr>
        <w:pStyle w:val="Code"/>
        <w:rPr>
          <w:highlight w:val="white"/>
        </w:rPr>
      </w:pPr>
      <w:r w:rsidRPr="00903DBA">
        <w:rPr>
          <w:highlight w:val="white"/>
        </w:rPr>
        <w:t xml:space="preserve">                Assert.Error(token.Id != CCompiler_Pre.Tokens.EOF,</w:t>
      </w:r>
    </w:p>
    <w:p w14:paraId="53DA4CFA" w14:textId="77777777" w:rsidR="005B1C6D" w:rsidRPr="00903DBA" w:rsidRDefault="005B1C6D" w:rsidP="005B1C6D">
      <w:pPr>
        <w:pStyle w:val="Code"/>
        <w:rPr>
          <w:highlight w:val="white"/>
        </w:rPr>
      </w:pPr>
      <w:r w:rsidRPr="00903DBA">
        <w:rPr>
          <w:highlight w:val="white"/>
        </w:rPr>
        <w:t xml:space="preserve">                             Message.Invalid_end_of_macro_call);</w:t>
      </w:r>
    </w:p>
    <w:p w14:paraId="78C8047C" w14:textId="77777777" w:rsidR="005B1C6D" w:rsidRPr="00903DBA" w:rsidRDefault="005B1C6D" w:rsidP="005B1C6D">
      <w:pPr>
        <w:pStyle w:val="Code"/>
        <w:rPr>
          <w:highlight w:val="white"/>
        </w:rPr>
      </w:pPr>
      <w:r w:rsidRPr="00903DBA">
        <w:rPr>
          <w:highlight w:val="white"/>
        </w:rPr>
        <w:t xml:space="preserve">              </w:t>
      </w:r>
    </w:p>
    <w:p w14:paraId="2C60F7F1" w14:textId="77777777" w:rsidR="005B1C6D" w:rsidRPr="00903DBA" w:rsidRDefault="005B1C6D" w:rsidP="005B1C6D">
      <w:pPr>
        <w:pStyle w:val="Code"/>
        <w:rPr>
          <w:highlight w:val="white"/>
        </w:rPr>
      </w:pPr>
      <w:r w:rsidRPr="00903DBA">
        <w:rPr>
          <w:highlight w:val="white"/>
        </w:rPr>
        <w:t xml:space="preserve">                switch (token.Id) {</w:t>
      </w:r>
    </w:p>
    <w:p w14:paraId="1F14ABCC" w14:textId="77777777" w:rsidR="005B1C6D" w:rsidRPr="00903DBA" w:rsidRDefault="005B1C6D" w:rsidP="005B1C6D">
      <w:pPr>
        <w:pStyle w:val="Code"/>
        <w:rPr>
          <w:highlight w:val="white"/>
        </w:rPr>
      </w:pPr>
      <w:r w:rsidRPr="00903DBA">
        <w:rPr>
          <w:highlight w:val="white"/>
        </w:rPr>
        <w:t xml:space="preserve">                  case CCompiler_Pre.Tokens.LEFT_PARENTHESIS:</w:t>
      </w:r>
    </w:p>
    <w:p w14:paraId="770F8361" w14:textId="77777777" w:rsidR="005B1C6D" w:rsidRPr="00903DBA" w:rsidRDefault="005B1C6D" w:rsidP="005B1C6D">
      <w:pPr>
        <w:pStyle w:val="Code"/>
        <w:rPr>
          <w:highlight w:val="white"/>
        </w:rPr>
      </w:pPr>
      <w:r w:rsidRPr="00903DBA">
        <w:rPr>
          <w:highlight w:val="white"/>
        </w:rPr>
        <w:t xml:space="preserve">                    ++level;</w:t>
      </w:r>
    </w:p>
    <w:p w14:paraId="29300B03" w14:textId="77777777" w:rsidR="005B1C6D" w:rsidRPr="00903DBA" w:rsidRDefault="005B1C6D" w:rsidP="005B1C6D">
      <w:pPr>
        <w:pStyle w:val="Code"/>
        <w:rPr>
          <w:highlight w:val="white"/>
        </w:rPr>
      </w:pPr>
      <w:r w:rsidRPr="00903DBA">
        <w:rPr>
          <w:highlight w:val="white"/>
        </w:rPr>
        <w:t xml:space="preserve">                    subList.Add(token);</w:t>
      </w:r>
    </w:p>
    <w:p w14:paraId="332345C9" w14:textId="77777777" w:rsidR="005B1C6D" w:rsidRPr="00903DBA" w:rsidRDefault="005B1C6D" w:rsidP="005B1C6D">
      <w:pPr>
        <w:pStyle w:val="Code"/>
        <w:rPr>
          <w:highlight w:val="white"/>
        </w:rPr>
      </w:pPr>
      <w:r w:rsidRPr="00903DBA">
        <w:rPr>
          <w:highlight w:val="white"/>
        </w:rPr>
        <w:t xml:space="preserve">                    break;</w:t>
      </w:r>
    </w:p>
    <w:p w14:paraId="6B3905BC" w14:textId="77777777" w:rsidR="005B1C6D" w:rsidRPr="00903DBA" w:rsidRDefault="005B1C6D" w:rsidP="005B1C6D">
      <w:pPr>
        <w:pStyle w:val="Code"/>
        <w:rPr>
          <w:highlight w:val="white"/>
        </w:rPr>
      </w:pPr>
      <w:r w:rsidRPr="00903DBA">
        <w:rPr>
          <w:highlight w:val="white"/>
        </w:rPr>
        <w:t xml:space="preserve">                  </w:t>
      </w:r>
    </w:p>
    <w:p w14:paraId="059DF5B6" w14:textId="77777777" w:rsidR="005B1C6D" w:rsidRPr="00903DBA" w:rsidRDefault="005B1C6D" w:rsidP="005B1C6D">
      <w:pPr>
        <w:pStyle w:val="Code"/>
        <w:rPr>
          <w:highlight w:val="white"/>
        </w:rPr>
      </w:pPr>
      <w:r w:rsidRPr="00903DBA">
        <w:rPr>
          <w:highlight w:val="white"/>
        </w:rPr>
        <w:t xml:space="preserve">                  case CCompiler_Pre.Tokens.RIGHT_PARENTHESIS:</w:t>
      </w:r>
    </w:p>
    <w:p w14:paraId="17E7F6B3" w14:textId="77777777" w:rsidR="005B1C6D" w:rsidRPr="00903DBA" w:rsidRDefault="005B1C6D" w:rsidP="005B1C6D">
      <w:pPr>
        <w:pStyle w:val="Code"/>
        <w:rPr>
          <w:highlight w:val="white"/>
        </w:rPr>
      </w:pPr>
      <w:r w:rsidRPr="00903DBA">
        <w:rPr>
          <w:highlight w:val="white"/>
        </w:rPr>
        <w:t xml:space="preserve">                    if ((--level) &gt; 0) {</w:t>
      </w:r>
    </w:p>
    <w:p w14:paraId="38EFF19E" w14:textId="77777777" w:rsidR="005B1C6D" w:rsidRPr="00903DBA" w:rsidRDefault="005B1C6D" w:rsidP="005B1C6D">
      <w:pPr>
        <w:pStyle w:val="Code"/>
        <w:rPr>
          <w:highlight w:val="white"/>
        </w:rPr>
      </w:pPr>
      <w:r w:rsidRPr="00903DBA">
        <w:rPr>
          <w:highlight w:val="white"/>
        </w:rPr>
        <w:t xml:space="preserve">                      subList.Add(token);</w:t>
      </w:r>
    </w:p>
    <w:p w14:paraId="681503E7" w14:textId="77777777" w:rsidR="005B1C6D" w:rsidRPr="00903DBA" w:rsidRDefault="005B1C6D" w:rsidP="005B1C6D">
      <w:pPr>
        <w:pStyle w:val="Code"/>
        <w:rPr>
          <w:highlight w:val="white"/>
        </w:rPr>
      </w:pPr>
      <w:r w:rsidRPr="00903DBA">
        <w:rPr>
          <w:highlight w:val="white"/>
        </w:rPr>
        <w:t xml:space="preserve">                    }</w:t>
      </w:r>
    </w:p>
    <w:p w14:paraId="09439607" w14:textId="77777777" w:rsidR="005B1C6D" w:rsidRPr="00903DBA" w:rsidRDefault="005B1C6D" w:rsidP="005B1C6D">
      <w:pPr>
        <w:pStyle w:val="Code"/>
        <w:rPr>
          <w:highlight w:val="white"/>
        </w:rPr>
      </w:pPr>
      <w:r w:rsidRPr="00903DBA">
        <w:rPr>
          <w:highlight w:val="white"/>
        </w:rPr>
        <w:t xml:space="preserve">                    break;</w:t>
      </w:r>
    </w:p>
    <w:p w14:paraId="00DF4D9C" w14:textId="77777777" w:rsidR="005B1C6D" w:rsidRPr="00903DBA" w:rsidRDefault="005B1C6D" w:rsidP="005B1C6D">
      <w:pPr>
        <w:pStyle w:val="Code"/>
        <w:rPr>
          <w:highlight w:val="white"/>
        </w:rPr>
      </w:pPr>
      <w:r w:rsidRPr="00903DBA">
        <w:rPr>
          <w:highlight w:val="white"/>
        </w:rPr>
        <w:t xml:space="preserve">                  </w:t>
      </w:r>
    </w:p>
    <w:p w14:paraId="11B0FC97" w14:textId="77777777" w:rsidR="005B1C6D" w:rsidRPr="00903DBA" w:rsidRDefault="005B1C6D" w:rsidP="005B1C6D">
      <w:pPr>
        <w:pStyle w:val="Code"/>
        <w:rPr>
          <w:highlight w:val="white"/>
        </w:rPr>
      </w:pPr>
      <w:r w:rsidRPr="00903DBA">
        <w:rPr>
          <w:highlight w:val="white"/>
        </w:rPr>
        <w:t xml:space="preserve">                  default:</w:t>
      </w:r>
    </w:p>
    <w:p w14:paraId="4DD6F90F" w14:textId="77777777" w:rsidR="005B1C6D" w:rsidRPr="00903DBA" w:rsidRDefault="005B1C6D" w:rsidP="005B1C6D">
      <w:pPr>
        <w:pStyle w:val="Code"/>
        <w:rPr>
          <w:highlight w:val="white"/>
        </w:rPr>
      </w:pPr>
      <w:r w:rsidRPr="00903DBA">
        <w:rPr>
          <w:highlight w:val="white"/>
        </w:rPr>
        <w:t xml:space="preserve">                    if ((level == 1) &amp;&amp;</w:t>
      </w:r>
    </w:p>
    <w:p w14:paraId="4B1D8F60" w14:textId="77777777" w:rsidR="005B1C6D" w:rsidRPr="00903DBA" w:rsidRDefault="005B1C6D" w:rsidP="005B1C6D">
      <w:pPr>
        <w:pStyle w:val="Code"/>
        <w:rPr>
          <w:highlight w:val="white"/>
        </w:rPr>
      </w:pPr>
      <w:r w:rsidRPr="00903DBA">
        <w:rPr>
          <w:highlight w:val="white"/>
        </w:rPr>
        <w:t xml:space="preserve">                        (token.Id == CCompiler_Pre.Tokens.COMMA)) {</w:t>
      </w:r>
    </w:p>
    <w:p w14:paraId="48122CA4" w14:textId="77777777" w:rsidR="005B1C6D" w:rsidRPr="00903DBA" w:rsidRDefault="005B1C6D" w:rsidP="005B1C6D">
      <w:pPr>
        <w:pStyle w:val="Code"/>
        <w:rPr>
          <w:highlight w:val="white"/>
        </w:rPr>
      </w:pPr>
      <w:r w:rsidRPr="00903DBA">
        <w:rPr>
          <w:highlight w:val="white"/>
        </w:rPr>
        <w:t xml:space="preserve">                      Assert.Error(subList.Count &gt; 0, name,</w:t>
      </w:r>
    </w:p>
    <w:p w14:paraId="7C477674" w14:textId="77777777" w:rsidR="005B1C6D" w:rsidRPr="00903DBA" w:rsidRDefault="005B1C6D" w:rsidP="005B1C6D">
      <w:pPr>
        <w:pStyle w:val="Code"/>
        <w:rPr>
          <w:highlight w:val="white"/>
        </w:rPr>
      </w:pPr>
      <w:r w:rsidRPr="00903DBA">
        <w:rPr>
          <w:highlight w:val="white"/>
        </w:rPr>
        <w:t xml:space="preserve">                                   Message.Empty_macro_parameter);</w:t>
      </w:r>
    </w:p>
    <w:p w14:paraId="5C98290A" w14:textId="77777777" w:rsidR="005B1C6D" w:rsidRPr="00903DBA" w:rsidRDefault="005B1C6D" w:rsidP="005B1C6D">
      <w:pPr>
        <w:pStyle w:val="Code"/>
        <w:rPr>
          <w:highlight w:val="white"/>
        </w:rPr>
      </w:pPr>
      <w:r w:rsidRPr="00903DBA">
        <w:rPr>
          <w:highlight w:val="white"/>
        </w:rPr>
        <w:t xml:space="preserve">                      SearchForMacros(subList, nameStack); // XXX</w:t>
      </w:r>
    </w:p>
    <w:p w14:paraId="546B49DC" w14:textId="77777777" w:rsidR="005B1C6D" w:rsidRPr="00903DBA" w:rsidRDefault="005B1C6D" w:rsidP="005B1C6D">
      <w:pPr>
        <w:pStyle w:val="Code"/>
        <w:rPr>
          <w:highlight w:val="white"/>
        </w:rPr>
      </w:pPr>
      <w:r w:rsidRPr="00903DBA">
        <w:rPr>
          <w:highlight w:val="white"/>
        </w:rPr>
        <w:t xml:space="preserve">                      mainList.Add(subList);</w:t>
      </w:r>
    </w:p>
    <w:p w14:paraId="32FD65F9" w14:textId="77777777" w:rsidR="005B1C6D" w:rsidRPr="00903DBA" w:rsidRDefault="005B1C6D" w:rsidP="005B1C6D">
      <w:pPr>
        <w:pStyle w:val="Code"/>
        <w:rPr>
          <w:highlight w:val="white"/>
        </w:rPr>
      </w:pPr>
      <w:r w:rsidRPr="00903DBA">
        <w:rPr>
          <w:highlight w:val="white"/>
        </w:rPr>
        <w:t xml:space="preserve">                      subList = new List&lt;Token&gt;();</w:t>
      </w:r>
    </w:p>
    <w:p w14:paraId="3E3DCE42" w14:textId="77777777" w:rsidR="005B1C6D" w:rsidRPr="00903DBA" w:rsidRDefault="005B1C6D" w:rsidP="005B1C6D">
      <w:pPr>
        <w:pStyle w:val="Code"/>
        <w:rPr>
          <w:highlight w:val="white"/>
        </w:rPr>
      </w:pPr>
      <w:r w:rsidRPr="00903DBA">
        <w:rPr>
          <w:highlight w:val="white"/>
        </w:rPr>
        <w:t xml:space="preserve">                    }</w:t>
      </w:r>
    </w:p>
    <w:p w14:paraId="641E9AC8" w14:textId="77777777" w:rsidR="005B1C6D" w:rsidRPr="00903DBA" w:rsidRDefault="005B1C6D" w:rsidP="005B1C6D">
      <w:pPr>
        <w:pStyle w:val="Code"/>
        <w:rPr>
          <w:highlight w:val="white"/>
        </w:rPr>
      </w:pPr>
      <w:r w:rsidRPr="00903DBA">
        <w:rPr>
          <w:highlight w:val="white"/>
        </w:rPr>
        <w:t xml:space="preserve">                    else {</w:t>
      </w:r>
    </w:p>
    <w:p w14:paraId="0524DE93" w14:textId="77777777" w:rsidR="005B1C6D" w:rsidRPr="00903DBA" w:rsidRDefault="005B1C6D" w:rsidP="005B1C6D">
      <w:pPr>
        <w:pStyle w:val="Code"/>
        <w:rPr>
          <w:highlight w:val="white"/>
        </w:rPr>
      </w:pPr>
      <w:r w:rsidRPr="00903DBA">
        <w:rPr>
          <w:highlight w:val="white"/>
        </w:rPr>
        <w:t xml:space="preserve">                      subList.Add(token);</w:t>
      </w:r>
    </w:p>
    <w:p w14:paraId="727B60CD" w14:textId="77777777" w:rsidR="005B1C6D" w:rsidRPr="00903DBA" w:rsidRDefault="005B1C6D" w:rsidP="005B1C6D">
      <w:pPr>
        <w:pStyle w:val="Code"/>
        <w:rPr>
          <w:highlight w:val="white"/>
        </w:rPr>
      </w:pPr>
      <w:r w:rsidRPr="00903DBA">
        <w:rPr>
          <w:highlight w:val="white"/>
        </w:rPr>
        <w:t xml:space="preserve">                    }</w:t>
      </w:r>
    </w:p>
    <w:p w14:paraId="023D898B" w14:textId="77777777" w:rsidR="005B1C6D" w:rsidRPr="00903DBA" w:rsidRDefault="005B1C6D" w:rsidP="005B1C6D">
      <w:pPr>
        <w:pStyle w:val="Code"/>
        <w:rPr>
          <w:highlight w:val="white"/>
        </w:rPr>
      </w:pPr>
      <w:r w:rsidRPr="00903DBA">
        <w:rPr>
          <w:highlight w:val="white"/>
        </w:rPr>
        <w:t xml:space="preserve">                    break;</w:t>
      </w:r>
    </w:p>
    <w:p w14:paraId="0DD250B9" w14:textId="77777777" w:rsidR="005B1C6D" w:rsidRPr="00903DBA" w:rsidRDefault="005B1C6D" w:rsidP="005B1C6D">
      <w:pPr>
        <w:pStyle w:val="Code"/>
        <w:rPr>
          <w:highlight w:val="white"/>
        </w:rPr>
      </w:pPr>
      <w:r w:rsidRPr="00903DBA">
        <w:rPr>
          <w:highlight w:val="white"/>
        </w:rPr>
        <w:t xml:space="preserve">                }</w:t>
      </w:r>
    </w:p>
    <w:p w14:paraId="586F77AA" w14:textId="77777777" w:rsidR="005B1C6D" w:rsidRPr="00903DBA" w:rsidRDefault="005B1C6D" w:rsidP="005B1C6D">
      <w:pPr>
        <w:pStyle w:val="Code"/>
        <w:rPr>
          <w:highlight w:val="white"/>
        </w:rPr>
      </w:pPr>
      <w:r w:rsidRPr="00903DBA">
        <w:rPr>
          <w:highlight w:val="white"/>
        </w:rPr>
        <w:t xml:space="preserve">              </w:t>
      </w:r>
    </w:p>
    <w:p w14:paraId="474E96EA" w14:textId="77777777" w:rsidR="005B1C6D" w:rsidRPr="00903DBA" w:rsidRDefault="005B1C6D" w:rsidP="005B1C6D">
      <w:pPr>
        <w:pStyle w:val="Code"/>
        <w:rPr>
          <w:highlight w:val="white"/>
        </w:rPr>
      </w:pPr>
      <w:r w:rsidRPr="00903DBA">
        <w:rPr>
          <w:highlight w:val="white"/>
        </w:rPr>
        <w:t xml:space="preserve">                if (level == 0) {</w:t>
      </w:r>
    </w:p>
    <w:p w14:paraId="2D0066E6" w14:textId="77777777" w:rsidR="005B1C6D" w:rsidRPr="00903DBA" w:rsidRDefault="005B1C6D" w:rsidP="005B1C6D">
      <w:pPr>
        <w:pStyle w:val="Code"/>
        <w:rPr>
          <w:highlight w:val="white"/>
        </w:rPr>
      </w:pPr>
      <w:r w:rsidRPr="00903DBA">
        <w:rPr>
          <w:highlight w:val="white"/>
        </w:rPr>
        <w:t xml:space="preserve">                  Assert.Error(subList.Count &gt; 0, name,</w:t>
      </w:r>
    </w:p>
    <w:p w14:paraId="037861DF" w14:textId="77777777" w:rsidR="005B1C6D" w:rsidRPr="00903DBA" w:rsidRDefault="005B1C6D" w:rsidP="005B1C6D">
      <w:pPr>
        <w:pStyle w:val="Code"/>
        <w:rPr>
          <w:highlight w:val="white"/>
        </w:rPr>
      </w:pPr>
      <w:r w:rsidRPr="00903DBA">
        <w:rPr>
          <w:highlight w:val="white"/>
        </w:rPr>
        <w:t xml:space="preserve">                               Message.Empty_macro_parameter_list);</w:t>
      </w:r>
    </w:p>
    <w:p w14:paraId="3C4F5319" w14:textId="77777777" w:rsidR="005B1C6D" w:rsidRPr="00903DBA" w:rsidRDefault="005B1C6D" w:rsidP="005B1C6D">
      <w:pPr>
        <w:pStyle w:val="Code"/>
        <w:rPr>
          <w:highlight w:val="white"/>
        </w:rPr>
      </w:pPr>
      <w:r w:rsidRPr="00903DBA">
        <w:rPr>
          <w:highlight w:val="white"/>
        </w:rPr>
        <w:t xml:space="preserve">                  mainList.Add(subList);</w:t>
      </w:r>
    </w:p>
    <w:p w14:paraId="4A33AA91" w14:textId="77777777" w:rsidR="005B1C6D" w:rsidRPr="00903DBA" w:rsidRDefault="005B1C6D" w:rsidP="005B1C6D">
      <w:pPr>
        <w:pStyle w:val="Code"/>
        <w:rPr>
          <w:highlight w:val="white"/>
        </w:rPr>
      </w:pPr>
      <w:r w:rsidRPr="00903DBA">
        <w:rPr>
          <w:highlight w:val="white"/>
        </w:rPr>
        <w:t xml:space="preserve">                  break;</w:t>
      </w:r>
    </w:p>
    <w:p w14:paraId="3B235744" w14:textId="77777777" w:rsidR="005B1C6D" w:rsidRPr="00903DBA" w:rsidRDefault="005B1C6D" w:rsidP="005B1C6D">
      <w:pPr>
        <w:pStyle w:val="Code"/>
        <w:rPr>
          <w:highlight w:val="white"/>
        </w:rPr>
      </w:pPr>
      <w:r w:rsidRPr="00903DBA">
        <w:rPr>
          <w:highlight w:val="white"/>
        </w:rPr>
        <w:t xml:space="preserve">                }</w:t>
      </w:r>
    </w:p>
    <w:p w14:paraId="55D79655" w14:textId="77777777" w:rsidR="005B1C6D" w:rsidRPr="00903DBA" w:rsidRDefault="005B1C6D" w:rsidP="005B1C6D">
      <w:pPr>
        <w:pStyle w:val="Code"/>
        <w:rPr>
          <w:highlight w:val="white"/>
        </w:rPr>
      </w:pPr>
      <w:r w:rsidRPr="00903DBA">
        <w:rPr>
          <w:highlight w:val="white"/>
        </w:rPr>
        <w:t xml:space="preserve">              </w:t>
      </w:r>
    </w:p>
    <w:p w14:paraId="4AAF116C" w14:textId="77777777" w:rsidR="005B1C6D" w:rsidRPr="00903DBA" w:rsidRDefault="005B1C6D" w:rsidP="005B1C6D">
      <w:pPr>
        <w:pStyle w:val="Code"/>
        <w:rPr>
          <w:highlight w:val="white"/>
        </w:rPr>
      </w:pPr>
      <w:r w:rsidRPr="00903DBA">
        <w:rPr>
          <w:highlight w:val="white"/>
        </w:rPr>
        <w:t xml:space="preserve">                ++countIndex;</w:t>
      </w:r>
    </w:p>
    <w:p w14:paraId="393C2E35" w14:textId="77777777" w:rsidR="005B1C6D" w:rsidRPr="00903DBA" w:rsidRDefault="005B1C6D" w:rsidP="005B1C6D">
      <w:pPr>
        <w:pStyle w:val="Code"/>
        <w:rPr>
          <w:highlight w:val="white"/>
        </w:rPr>
      </w:pPr>
      <w:r w:rsidRPr="00903DBA">
        <w:rPr>
          <w:highlight w:val="white"/>
        </w:rPr>
        <w:t xml:space="preserve">              }</w:t>
      </w:r>
    </w:p>
    <w:p w14:paraId="54C57627" w14:textId="77777777" w:rsidR="005B1C6D" w:rsidRPr="00903DBA" w:rsidRDefault="005B1C6D" w:rsidP="005B1C6D">
      <w:pPr>
        <w:pStyle w:val="Code"/>
        <w:rPr>
          <w:highlight w:val="white"/>
        </w:rPr>
      </w:pPr>
    </w:p>
    <w:p w14:paraId="36529A46" w14:textId="2BE189EC" w:rsidR="005B1C6D" w:rsidRPr="00903DBA" w:rsidRDefault="005B1C6D" w:rsidP="005B1C6D">
      <w:pPr>
        <w:pStyle w:val="Code"/>
        <w:rPr>
          <w:highlight w:val="white"/>
        </w:rPr>
      </w:pPr>
      <w:r w:rsidRPr="00903DBA">
        <w:rPr>
          <w:highlight w:val="white"/>
        </w:rPr>
        <w:t xml:space="preserve">              Macro macro = </w:t>
      </w:r>
      <w:r w:rsidR="00FC7227" w:rsidRPr="00903DBA">
        <w:rPr>
          <w:highlight w:val="white"/>
        </w:rPr>
        <w:t>m_macroMap</w:t>
      </w:r>
      <w:r w:rsidRPr="00903DBA">
        <w:rPr>
          <w:highlight w:val="white"/>
        </w:rPr>
        <w:t>[name];</w:t>
      </w:r>
    </w:p>
    <w:p w14:paraId="19F53CAF" w14:textId="77777777" w:rsidR="005B1C6D" w:rsidRPr="00903DBA" w:rsidRDefault="005B1C6D" w:rsidP="005B1C6D">
      <w:pPr>
        <w:pStyle w:val="Code"/>
        <w:rPr>
          <w:highlight w:val="white"/>
        </w:rPr>
      </w:pPr>
      <w:r w:rsidRPr="00903DBA">
        <w:rPr>
          <w:highlight w:val="white"/>
        </w:rPr>
        <w:t xml:space="preserve">              Assert.Error(macro.Parameters() == mainList.Count, name,</w:t>
      </w:r>
    </w:p>
    <w:p w14:paraId="7025C376" w14:textId="77777777" w:rsidR="005B1C6D" w:rsidRPr="00903DBA" w:rsidRDefault="005B1C6D" w:rsidP="005B1C6D">
      <w:pPr>
        <w:pStyle w:val="Code"/>
        <w:rPr>
          <w:highlight w:val="white"/>
        </w:rPr>
      </w:pPr>
      <w:r w:rsidRPr="00903DBA">
        <w:rPr>
          <w:highlight w:val="white"/>
        </w:rPr>
        <w:t xml:space="preserve">                         Message.Invalid_number_of_parameters_in_macro_call);</w:t>
      </w:r>
    </w:p>
    <w:p w14:paraId="73C8876A" w14:textId="77777777" w:rsidR="005B1C6D" w:rsidRPr="00903DBA" w:rsidRDefault="005B1C6D" w:rsidP="005B1C6D">
      <w:pPr>
        <w:pStyle w:val="Code"/>
        <w:rPr>
          <w:highlight w:val="white"/>
        </w:rPr>
      </w:pPr>
      <w:r w:rsidRPr="00903DBA">
        <w:rPr>
          <w:highlight w:val="white"/>
        </w:rPr>
        <w:t xml:space="preserve">            </w:t>
      </w:r>
    </w:p>
    <w:p w14:paraId="6EFFEFF5" w14:textId="77777777" w:rsidR="005B1C6D" w:rsidRPr="00903DBA" w:rsidRDefault="005B1C6D" w:rsidP="005B1C6D">
      <w:pPr>
        <w:pStyle w:val="Code"/>
        <w:rPr>
          <w:highlight w:val="white"/>
        </w:rPr>
      </w:pPr>
      <w:r w:rsidRPr="00903DBA">
        <w:rPr>
          <w:highlight w:val="white"/>
        </w:rPr>
        <w:t xml:space="preserve">              List&lt;Token&gt; cloneListX = CloneList(macro.TokenList());</w:t>
      </w:r>
    </w:p>
    <w:p w14:paraId="6BA56CFB" w14:textId="77777777" w:rsidR="005B1C6D" w:rsidRPr="00903DBA" w:rsidRDefault="005B1C6D" w:rsidP="005B1C6D">
      <w:pPr>
        <w:pStyle w:val="Code"/>
        <w:rPr>
          <w:highlight w:val="white"/>
        </w:rPr>
      </w:pPr>
      <w:r w:rsidRPr="00903DBA">
        <w:rPr>
          <w:highlight w:val="white"/>
        </w:rPr>
        <w:t xml:space="preserve">            </w:t>
      </w:r>
    </w:p>
    <w:p w14:paraId="4452D770" w14:textId="77777777" w:rsidR="005B1C6D" w:rsidRPr="00903DBA" w:rsidRDefault="005B1C6D" w:rsidP="005B1C6D">
      <w:pPr>
        <w:pStyle w:val="Code"/>
        <w:rPr>
          <w:highlight w:val="white"/>
        </w:rPr>
      </w:pPr>
      <w:r w:rsidRPr="00903DBA">
        <w:rPr>
          <w:highlight w:val="white"/>
        </w:rPr>
        <w:t xml:space="preserve">              for (int macroIndex = (cloneListX.Count - 1);</w:t>
      </w:r>
    </w:p>
    <w:p w14:paraId="391FC013" w14:textId="77777777" w:rsidR="005B1C6D" w:rsidRPr="00903DBA" w:rsidRDefault="005B1C6D" w:rsidP="005B1C6D">
      <w:pPr>
        <w:pStyle w:val="Code"/>
        <w:rPr>
          <w:highlight w:val="white"/>
        </w:rPr>
      </w:pPr>
      <w:r w:rsidRPr="00903DBA">
        <w:rPr>
          <w:highlight w:val="white"/>
        </w:rPr>
        <w:t xml:space="preserve">                   macroIndex &gt;= 0; --macroIndex) {</w:t>
      </w:r>
    </w:p>
    <w:p w14:paraId="12187152" w14:textId="77777777" w:rsidR="005B1C6D" w:rsidRPr="00903DBA" w:rsidRDefault="005B1C6D" w:rsidP="005B1C6D">
      <w:pPr>
        <w:pStyle w:val="Code"/>
        <w:rPr>
          <w:highlight w:val="white"/>
        </w:rPr>
      </w:pPr>
      <w:r w:rsidRPr="00903DBA">
        <w:rPr>
          <w:highlight w:val="white"/>
        </w:rPr>
        <w:t xml:space="preserve">                Token macroToken = cloneListX[macroIndex];</w:t>
      </w:r>
    </w:p>
    <w:p w14:paraId="4EC01727" w14:textId="77777777" w:rsidR="005B1C6D" w:rsidRPr="00903DBA" w:rsidRDefault="005B1C6D" w:rsidP="005B1C6D">
      <w:pPr>
        <w:pStyle w:val="Code"/>
        <w:rPr>
          <w:highlight w:val="white"/>
        </w:rPr>
      </w:pPr>
    </w:p>
    <w:p w14:paraId="3A450E22" w14:textId="77777777" w:rsidR="005B1C6D" w:rsidRPr="00903DBA" w:rsidRDefault="005B1C6D" w:rsidP="005B1C6D">
      <w:pPr>
        <w:pStyle w:val="Code"/>
        <w:rPr>
          <w:highlight w:val="white"/>
        </w:rPr>
      </w:pPr>
      <w:r w:rsidRPr="00903DBA">
        <w:rPr>
          <w:highlight w:val="white"/>
        </w:rPr>
        <w:t xml:space="preserve">                if (macroToken.Id == CCompiler_Pre.Tokens.MARK) {</w:t>
      </w:r>
    </w:p>
    <w:p w14:paraId="063BF576" w14:textId="77777777" w:rsidR="005B1C6D" w:rsidRPr="00903DBA" w:rsidRDefault="005B1C6D" w:rsidP="005B1C6D">
      <w:pPr>
        <w:pStyle w:val="Code"/>
        <w:rPr>
          <w:highlight w:val="white"/>
        </w:rPr>
      </w:pPr>
      <w:r w:rsidRPr="00903DBA">
        <w:rPr>
          <w:highlight w:val="white"/>
        </w:rPr>
        <w:t xml:space="preserve">                  int markIndex = (int) macroToken.Value;</w:t>
      </w:r>
    </w:p>
    <w:p w14:paraId="454471CE" w14:textId="77777777" w:rsidR="005B1C6D" w:rsidRPr="00903DBA" w:rsidRDefault="005B1C6D" w:rsidP="005B1C6D">
      <w:pPr>
        <w:pStyle w:val="Code"/>
        <w:rPr>
          <w:highlight w:val="white"/>
        </w:rPr>
      </w:pPr>
      <w:r w:rsidRPr="00903DBA">
        <w:rPr>
          <w:highlight w:val="white"/>
        </w:rPr>
        <w:t xml:space="preserve">                  cloneListX.RemoveAt(macroIndex);</w:t>
      </w:r>
    </w:p>
    <w:p w14:paraId="6DCEBFAE" w14:textId="77777777" w:rsidR="005B1C6D" w:rsidRPr="00903DBA" w:rsidRDefault="005B1C6D" w:rsidP="005B1C6D">
      <w:pPr>
        <w:pStyle w:val="Code"/>
        <w:rPr>
          <w:highlight w:val="white"/>
        </w:rPr>
      </w:pPr>
      <w:r w:rsidRPr="00903DBA">
        <w:rPr>
          <w:highlight w:val="white"/>
        </w:rPr>
        <w:t xml:space="preserve">                  List&lt;Token&gt; replaceList = CloneList(mainList[markIndex]);</w:t>
      </w:r>
    </w:p>
    <w:p w14:paraId="2F9C59DE" w14:textId="77777777" w:rsidR="005B1C6D" w:rsidRPr="00903DBA" w:rsidRDefault="005B1C6D" w:rsidP="005B1C6D">
      <w:pPr>
        <w:pStyle w:val="Code"/>
        <w:rPr>
          <w:highlight w:val="white"/>
        </w:rPr>
      </w:pPr>
    </w:p>
    <w:p w14:paraId="1C30639B" w14:textId="77777777" w:rsidR="005B1C6D" w:rsidRPr="00903DBA" w:rsidRDefault="005B1C6D" w:rsidP="005B1C6D">
      <w:pPr>
        <w:pStyle w:val="Code"/>
        <w:rPr>
          <w:highlight w:val="white"/>
        </w:rPr>
      </w:pPr>
      <w:r w:rsidRPr="00903DBA">
        <w:rPr>
          <w:highlight w:val="white"/>
        </w:rPr>
        <w:t xml:space="preserve">                  if ((macroIndex &gt; 0) &amp;&amp; (cloneListX[macroIndex - 1].Id ==</w:t>
      </w:r>
    </w:p>
    <w:p w14:paraId="0769EF81" w14:textId="77777777" w:rsidR="005B1C6D" w:rsidRPr="00903DBA" w:rsidRDefault="005B1C6D" w:rsidP="005B1C6D">
      <w:pPr>
        <w:pStyle w:val="Code"/>
        <w:rPr>
          <w:highlight w:val="white"/>
        </w:rPr>
      </w:pPr>
      <w:r w:rsidRPr="00903DBA">
        <w:rPr>
          <w:highlight w:val="white"/>
        </w:rPr>
        <w:t xml:space="preserve">                                           CCompiler_Pre.Tokens.SHARP)) {</w:t>
      </w:r>
    </w:p>
    <w:p w14:paraId="0615D234" w14:textId="77777777" w:rsidR="005B1C6D" w:rsidRPr="00903DBA" w:rsidRDefault="005B1C6D" w:rsidP="005B1C6D">
      <w:pPr>
        <w:pStyle w:val="Code"/>
        <w:rPr>
          <w:highlight w:val="white"/>
        </w:rPr>
      </w:pPr>
      <w:r w:rsidRPr="00903DBA">
        <w:rPr>
          <w:highlight w:val="white"/>
        </w:rPr>
        <w:t xml:space="preserve">                    string text = "\"" + TokenListToString(replaceList) + "\"";</w:t>
      </w:r>
    </w:p>
    <w:p w14:paraId="0E2DBA0F" w14:textId="77777777" w:rsidR="005B1C6D" w:rsidRPr="00903DBA" w:rsidRDefault="005B1C6D" w:rsidP="005B1C6D">
      <w:pPr>
        <w:pStyle w:val="Code"/>
        <w:rPr>
          <w:highlight w:val="white"/>
        </w:rPr>
      </w:pPr>
      <w:r w:rsidRPr="00903DBA">
        <w:rPr>
          <w:highlight w:val="white"/>
        </w:rPr>
        <w:t xml:space="preserve">                    cloneListX.Insert(macroIndex,</w:t>
      </w:r>
    </w:p>
    <w:p w14:paraId="0B478886" w14:textId="77777777" w:rsidR="005B1C6D" w:rsidRPr="00903DBA" w:rsidRDefault="005B1C6D" w:rsidP="005B1C6D">
      <w:pPr>
        <w:pStyle w:val="Code"/>
        <w:rPr>
          <w:highlight w:val="white"/>
        </w:rPr>
      </w:pPr>
      <w:r w:rsidRPr="00903DBA">
        <w:rPr>
          <w:highlight w:val="white"/>
        </w:rPr>
        <w:t xml:space="preserve">                                new Token(CCompiler_Pre.Tokens.STRING, text));</w:t>
      </w:r>
    </w:p>
    <w:p w14:paraId="524D4390" w14:textId="77777777" w:rsidR="005B1C6D" w:rsidRPr="00903DBA" w:rsidRDefault="005B1C6D" w:rsidP="005B1C6D">
      <w:pPr>
        <w:pStyle w:val="Code"/>
        <w:rPr>
          <w:highlight w:val="white"/>
        </w:rPr>
      </w:pPr>
      <w:r w:rsidRPr="00903DBA">
        <w:rPr>
          <w:highlight w:val="white"/>
        </w:rPr>
        <w:t xml:space="preserve">                    cloneListX.RemoveAt(--macroIndex);</w:t>
      </w:r>
    </w:p>
    <w:p w14:paraId="7925BEB4" w14:textId="77777777" w:rsidR="005B1C6D" w:rsidRPr="00903DBA" w:rsidRDefault="005B1C6D" w:rsidP="005B1C6D">
      <w:pPr>
        <w:pStyle w:val="Code"/>
        <w:rPr>
          <w:highlight w:val="white"/>
        </w:rPr>
      </w:pPr>
      <w:r w:rsidRPr="00903DBA">
        <w:rPr>
          <w:highlight w:val="white"/>
        </w:rPr>
        <w:t xml:space="preserve">                  }</w:t>
      </w:r>
    </w:p>
    <w:p w14:paraId="381205F6" w14:textId="77777777" w:rsidR="005B1C6D" w:rsidRPr="00903DBA" w:rsidRDefault="005B1C6D" w:rsidP="005B1C6D">
      <w:pPr>
        <w:pStyle w:val="Code"/>
        <w:rPr>
          <w:highlight w:val="white"/>
        </w:rPr>
      </w:pPr>
      <w:r w:rsidRPr="00903DBA">
        <w:rPr>
          <w:highlight w:val="white"/>
        </w:rPr>
        <w:t xml:space="preserve">                  else {</w:t>
      </w:r>
    </w:p>
    <w:p w14:paraId="267B90E6" w14:textId="77777777" w:rsidR="005B1C6D" w:rsidRPr="00903DBA" w:rsidRDefault="005B1C6D" w:rsidP="005B1C6D">
      <w:pPr>
        <w:pStyle w:val="Code"/>
        <w:rPr>
          <w:highlight w:val="white"/>
        </w:rPr>
      </w:pPr>
      <w:r w:rsidRPr="00903DBA">
        <w:rPr>
          <w:highlight w:val="white"/>
        </w:rPr>
        <w:t xml:space="preserve">                    cloneListX.InsertRange(macroIndex, replaceList);</w:t>
      </w:r>
    </w:p>
    <w:p w14:paraId="6D729BEC" w14:textId="77777777" w:rsidR="005B1C6D" w:rsidRPr="00903DBA" w:rsidRDefault="005B1C6D" w:rsidP="005B1C6D">
      <w:pPr>
        <w:pStyle w:val="Code"/>
        <w:rPr>
          <w:highlight w:val="white"/>
        </w:rPr>
      </w:pPr>
      <w:r w:rsidRPr="00903DBA">
        <w:rPr>
          <w:highlight w:val="white"/>
        </w:rPr>
        <w:t xml:space="preserve">                  }</w:t>
      </w:r>
    </w:p>
    <w:p w14:paraId="60D49ACD" w14:textId="77777777" w:rsidR="005B1C6D" w:rsidRPr="00903DBA" w:rsidRDefault="005B1C6D" w:rsidP="005B1C6D">
      <w:pPr>
        <w:pStyle w:val="Code"/>
        <w:rPr>
          <w:highlight w:val="white"/>
        </w:rPr>
      </w:pPr>
      <w:r w:rsidRPr="00903DBA">
        <w:rPr>
          <w:highlight w:val="white"/>
        </w:rPr>
        <w:t xml:space="preserve">                }              </w:t>
      </w:r>
    </w:p>
    <w:p w14:paraId="5743A43B" w14:textId="77777777" w:rsidR="005B1C6D" w:rsidRPr="00903DBA" w:rsidRDefault="005B1C6D" w:rsidP="005B1C6D">
      <w:pPr>
        <w:pStyle w:val="Code"/>
        <w:rPr>
          <w:highlight w:val="white"/>
        </w:rPr>
      </w:pPr>
      <w:r w:rsidRPr="00903DBA">
        <w:rPr>
          <w:highlight w:val="white"/>
        </w:rPr>
        <w:t xml:space="preserve">              }</w:t>
      </w:r>
    </w:p>
    <w:p w14:paraId="59004BA4" w14:textId="77777777" w:rsidR="005B1C6D" w:rsidRPr="00903DBA" w:rsidRDefault="005B1C6D" w:rsidP="005B1C6D">
      <w:pPr>
        <w:pStyle w:val="Code"/>
        <w:rPr>
          <w:highlight w:val="white"/>
        </w:rPr>
      </w:pPr>
    </w:p>
    <w:p w14:paraId="7B62B51B" w14:textId="77777777" w:rsidR="005B1C6D" w:rsidRPr="00903DBA" w:rsidRDefault="005B1C6D" w:rsidP="005B1C6D">
      <w:pPr>
        <w:pStyle w:val="Code"/>
        <w:rPr>
          <w:highlight w:val="white"/>
        </w:rPr>
      </w:pPr>
      <w:r w:rsidRPr="00903DBA">
        <w:rPr>
          <w:highlight w:val="white"/>
        </w:rPr>
        <w:t xml:space="preserve">              nameStack.Push(name);</w:t>
      </w:r>
    </w:p>
    <w:p w14:paraId="14CAC78B" w14:textId="77777777" w:rsidR="005B1C6D" w:rsidRPr="00903DBA" w:rsidRDefault="005B1C6D" w:rsidP="005B1C6D">
      <w:pPr>
        <w:pStyle w:val="Code"/>
        <w:rPr>
          <w:highlight w:val="white"/>
        </w:rPr>
      </w:pPr>
      <w:r w:rsidRPr="00903DBA">
        <w:rPr>
          <w:highlight w:val="white"/>
        </w:rPr>
        <w:t xml:space="preserve">              SearchForMacros(cloneListX, nameStack);</w:t>
      </w:r>
    </w:p>
    <w:p w14:paraId="4255E75A" w14:textId="77777777" w:rsidR="005B1C6D" w:rsidRPr="00903DBA" w:rsidRDefault="005B1C6D" w:rsidP="005B1C6D">
      <w:pPr>
        <w:pStyle w:val="Code"/>
        <w:rPr>
          <w:highlight w:val="white"/>
        </w:rPr>
      </w:pPr>
      <w:r w:rsidRPr="00903DBA">
        <w:rPr>
          <w:highlight w:val="white"/>
        </w:rPr>
        <w:t xml:space="preserve">              nameStack.Pop();</w:t>
      </w:r>
    </w:p>
    <w:p w14:paraId="749948F3" w14:textId="77777777" w:rsidR="005B1C6D" w:rsidRPr="00903DBA" w:rsidRDefault="005B1C6D" w:rsidP="005B1C6D">
      <w:pPr>
        <w:pStyle w:val="Code"/>
        <w:rPr>
          <w:highlight w:val="white"/>
        </w:rPr>
      </w:pPr>
    </w:p>
    <w:p w14:paraId="379089A4" w14:textId="77777777" w:rsidR="005B1C6D" w:rsidRPr="00903DBA" w:rsidRDefault="005B1C6D" w:rsidP="005B1C6D">
      <w:pPr>
        <w:pStyle w:val="Code"/>
        <w:rPr>
          <w:highlight w:val="white"/>
        </w:rPr>
      </w:pPr>
      <w:r w:rsidRPr="00903DBA">
        <w:rPr>
          <w:highlight w:val="white"/>
        </w:rPr>
        <w:t xml:space="preserve">              tokenList.RemoveRange(index, countIndex - index + 1);</w:t>
      </w:r>
    </w:p>
    <w:p w14:paraId="3EFD19B1" w14:textId="77777777" w:rsidR="005B1C6D" w:rsidRPr="00903DBA" w:rsidRDefault="005B1C6D" w:rsidP="005B1C6D">
      <w:pPr>
        <w:pStyle w:val="Code"/>
        <w:rPr>
          <w:highlight w:val="white"/>
        </w:rPr>
      </w:pPr>
      <w:r w:rsidRPr="00903DBA">
        <w:rPr>
          <w:highlight w:val="white"/>
        </w:rPr>
        <w:t xml:space="preserve">              tokenList.InsertRange(index, cloneListX);</w:t>
      </w:r>
    </w:p>
    <w:p w14:paraId="0ECF6F39" w14:textId="77777777" w:rsidR="005B1C6D" w:rsidRPr="00903DBA" w:rsidRDefault="005B1C6D" w:rsidP="005B1C6D">
      <w:pPr>
        <w:pStyle w:val="Code"/>
        <w:rPr>
          <w:highlight w:val="white"/>
        </w:rPr>
      </w:pPr>
      <w:r w:rsidRPr="00903DBA">
        <w:rPr>
          <w:highlight w:val="white"/>
        </w:rPr>
        <w:t xml:space="preserve">              tokenList[index].AddNewlineCount(beginNewlineCount);</w:t>
      </w:r>
    </w:p>
    <w:p w14:paraId="46EAA1F7" w14:textId="77777777" w:rsidR="005B1C6D" w:rsidRPr="00903DBA" w:rsidRDefault="005B1C6D" w:rsidP="005B1C6D">
      <w:pPr>
        <w:pStyle w:val="Code"/>
        <w:rPr>
          <w:highlight w:val="white"/>
        </w:rPr>
      </w:pPr>
      <w:r w:rsidRPr="00903DBA">
        <w:rPr>
          <w:highlight w:val="white"/>
        </w:rPr>
        <w:t xml:space="preserve">              tokenList[index +</w:t>
      </w:r>
    </w:p>
    <w:p w14:paraId="32546CC7" w14:textId="77777777" w:rsidR="005B1C6D" w:rsidRPr="00903DBA" w:rsidRDefault="005B1C6D" w:rsidP="005B1C6D">
      <w:pPr>
        <w:pStyle w:val="Code"/>
        <w:rPr>
          <w:highlight w:val="white"/>
        </w:rPr>
      </w:pPr>
      <w:r w:rsidRPr="00903DBA">
        <w:rPr>
          <w:highlight w:val="white"/>
        </w:rPr>
        <w:t xml:space="preserve">                        cloneListX.Count].AddNewlineCount(totalNewlineCount);</w:t>
      </w:r>
    </w:p>
    <w:p w14:paraId="6BDDE548" w14:textId="77777777" w:rsidR="005B1C6D" w:rsidRPr="00903DBA" w:rsidRDefault="005B1C6D" w:rsidP="005B1C6D">
      <w:pPr>
        <w:pStyle w:val="Code"/>
        <w:rPr>
          <w:highlight w:val="white"/>
        </w:rPr>
      </w:pPr>
      <w:r w:rsidRPr="00903DBA">
        <w:rPr>
          <w:highlight w:val="white"/>
        </w:rPr>
        <w:t xml:space="preserve">              index += cloneListX.Count - 1;</w:t>
      </w:r>
    </w:p>
    <w:p w14:paraId="3AB1F6F0" w14:textId="77777777" w:rsidR="005B1C6D" w:rsidRPr="00903DBA" w:rsidRDefault="005B1C6D" w:rsidP="005B1C6D">
      <w:pPr>
        <w:pStyle w:val="Code"/>
        <w:rPr>
          <w:highlight w:val="white"/>
        </w:rPr>
      </w:pPr>
      <w:r w:rsidRPr="00903DBA">
        <w:rPr>
          <w:highlight w:val="white"/>
        </w:rPr>
        <w:t xml:space="preserve">            }</w:t>
      </w:r>
    </w:p>
    <w:p w14:paraId="585B31B9" w14:textId="77777777" w:rsidR="005B1C6D" w:rsidRPr="00903DBA" w:rsidRDefault="005B1C6D" w:rsidP="005B1C6D">
      <w:pPr>
        <w:pStyle w:val="Code"/>
        <w:rPr>
          <w:highlight w:val="white"/>
        </w:rPr>
      </w:pPr>
      <w:r w:rsidRPr="00903DBA">
        <w:rPr>
          <w:highlight w:val="white"/>
        </w:rPr>
        <w:t xml:space="preserve">            else {</w:t>
      </w:r>
    </w:p>
    <w:p w14:paraId="3D8F6C8F" w14:textId="50A8A978" w:rsidR="005B1C6D" w:rsidRPr="00903DBA" w:rsidRDefault="005B1C6D" w:rsidP="005B1C6D">
      <w:pPr>
        <w:pStyle w:val="Code"/>
        <w:rPr>
          <w:highlight w:val="white"/>
        </w:rPr>
      </w:pPr>
      <w:r w:rsidRPr="00903DBA">
        <w:rPr>
          <w:highlight w:val="white"/>
        </w:rPr>
        <w:t xml:space="preserve">              Macro macro = </w:t>
      </w:r>
      <w:r w:rsidR="00FC7227" w:rsidRPr="00903DBA">
        <w:rPr>
          <w:highlight w:val="white"/>
        </w:rPr>
        <w:t>m_macroMap</w:t>
      </w:r>
      <w:r w:rsidRPr="00903DBA">
        <w:rPr>
          <w:highlight w:val="white"/>
        </w:rPr>
        <w:t>[name];</w:t>
      </w:r>
    </w:p>
    <w:p w14:paraId="4244886F" w14:textId="77777777" w:rsidR="005B1C6D" w:rsidRPr="00903DBA" w:rsidRDefault="005B1C6D" w:rsidP="005B1C6D">
      <w:pPr>
        <w:pStyle w:val="Code"/>
        <w:rPr>
          <w:highlight w:val="white"/>
        </w:rPr>
      </w:pPr>
      <w:r w:rsidRPr="00903DBA">
        <w:rPr>
          <w:highlight w:val="white"/>
        </w:rPr>
        <w:t xml:space="preserve">              Assert.Error(macro.Parameters() == 0, name, Message.</w:t>
      </w:r>
    </w:p>
    <w:p w14:paraId="5A32E609" w14:textId="77777777" w:rsidR="005B1C6D" w:rsidRPr="00903DBA" w:rsidRDefault="005B1C6D" w:rsidP="005B1C6D">
      <w:pPr>
        <w:pStyle w:val="Code"/>
        <w:rPr>
          <w:highlight w:val="white"/>
        </w:rPr>
      </w:pPr>
      <w:r w:rsidRPr="00903DBA">
        <w:rPr>
          <w:highlight w:val="white"/>
        </w:rPr>
        <w:t xml:space="preserve">                           Invalid_number_of_parameters_in_macro_call);</w:t>
      </w:r>
    </w:p>
    <w:p w14:paraId="6DAFCDB2" w14:textId="77777777" w:rsidR="005B1C6D" w:rsidRPr="00903DBA" w:rsidRDefault="005B1C6D" w:rsidP="005B1C6D">
      <w:pPr>
        <w:pStyle w:val="Code"/>
        <w:rPr>
          <w:highlight w:val="white"/>
        </w:rPr>
      </w:pPr>
      <w:r w:rsidRPr="00903DBA">
        <w:rPr>
          <w:highlight w:val="white"/>
        </w:rPr>
        <w:t xml:space="preserve">              List&lt;Token&gt; cloneListX = CloneList(macro.TokenList());</w:t>
      </w:r>
    </w:p>
    <w:p w14:paraId="0C730B1F" w14:textId="77777777" w:rsidR="005B1C6D" w:rsidRPr="00903DBA" w:rsidRDefault="005B1C6D" w:rsidP="005B1C6D">
      <w:pPr>
        <w:pStyle w:val="Code"/>
        <w:rPr>
          <w:highlight w:val="white"/>
        </w:rPr>
      </w:pPr>
      <w:r w:rsidRPr="00903DBA">
        <w:rPr>
          <w:highlight w:val="white"/>
        </w:rPr>
        <w:t xml:space="preserve">              nameStack.Push(name);</w:t>
      </w:r>
    </w:p>
    <w:p w14:paraId="347E55A4" w14:textId="77777777" w:rsidR="005B1C6D" w:rsidRPr="00903DBA" w:rsidRDefault="005B1C6D" w:rsidP="005B1C6D">
      <w:pPr>
        <w:pStyle w:val="Code"/>
        <w:rPr>
          <w:highlight w:val="white"/>
        </w:rPr>
      </w:pPr>
      <w:r w:rsidRPr="00903DBA">
        <w:rPr>
          <w:highlight w:val="white"/>
        </w:rPr>
        <w:t xml:space="preserve">              SearchForMacros(cloneListX, nameStack);</w:t>
      </w:r>
    </w:p>
    <w:p w14:paraId="6DA842F3" w14:textId="77777777" w:rsidR="005B1C6D" w:rsidRPr="00903DBA" w:rsidRDefault="005B1C6D" w:rsidP="005B1C6D">
      <w:pPr>
        <w:pStyle w:val="Code"/>
        <w:rPr>
          <w:highlight w:val="white"/>
        </w:rPr>
      </w:pPr>
      <w:r w:rsidRPr="00903DBA">
        <w:rPr>
          <w:highlight w:val="white"/>
        </w:rPr>
        <w:t xml:space="preserve">              nameStack.Pop();</w:t>
      </w:r>
    </w:p>
    <w:p w14:paraId="6B1D6454" w14:textId="77777777" w:rsidR="005B1C6D" w:rsidRPr="00903DBA" w:rsidRDefault="005B1C6D" w:rsidP="005B1C6D">
      <w:pPr>
        <w:pStyle w:val="Code"/>
        <w:rPr>
          <w:highlight w:val="white"/>
        </w:rPr>
      </w:pPr>
    </w:p>
    <w:p w14:paraId="619ED4B0" w14:textId="77777777" w:rsidR="005B1C6D" w:rsidRPr="00903DBA" w:rsidRDefault="005B1C6D" w:rsidP="005B1C6D">
      <w:pPr>
        <w:pStyle w:val="Code"/>
        <w:rPr>
          <w:highlight w:val="white"/>
        </w:rPr>
      </w:pPr>
      <w:r w:rsidRPr="00903DBA">
        <w:rPr>
          <w:highlight w:val="white"/>
        </w:rPr>
        <w:t xml:space="preserve">              tokenList.RemoveAt(index);</w:t>
      </w:r>
    </w:p>
    <w:p w14:paraId="25524C9D" w14:textId="77777777" w:rsidR="005B1C6D" w:rsidRPr="00903DBA" w:rsidRDefault="005B1C6D" w:rsidP="005B1C6D">
      <w:pPr>
        <w:pStyle w:val="Code"/>
        <w:rPr>
          <w:highlight w:val="white"/>
        </w:rPr>
      </w:pPr>
      <w:r w:rsidRPr="00903DBA">
        <w:rPr>
          <w:highlight w:val="white"/>
        </w:rPr>
        <w:t xml:space="preserve">              tokenList.InsertRange(index, cloneListX);</w:t>
      </w:r>
    </w:p>
    <w:p w14:paraId="6151F35B" w14:textId="77777777" w:rsidR="005B1C6D" w:rsidRPr="00903DBA" w:rsidRDefault="005B1C6D" w:rsidP="005B1C6D">
      <w:pPr>
        <w:pStyle w:val="Code"/>
        <w:rPr>
          <w:highlight w:val="white"/>
        </w:rPr>
      </w:pPr>
      <w:r w:rsidRPr="00903DBA">
        <w:rPr>
          <w:highlight w:val="white"/>
        </w:rPr>
        <w:t xml:space="preserve">              tokenList[index].AddNewlineCount(beginNewlineCount);</w:t>
      </w:r>
    </w:p>
    <w:p w14:paraId="1FF1DF79" w14:textId="77777777" w:rsidR="005B1C6D" w:rsidRPr="00903DBA" w:rsidRDefault="005B1C6D" w:rsidP="005B1C6D">
      <w:pPr>
        <w:pStyle w:val="Code"/>
        <w:rPr>
          <w:highlight w:val="white"/>
        </w:rPr>
      </w:pPr>
      <w:r w:rsidRPr="00903DBA">
        <w:rPr>
          <w:highlight w:val="white"/>
        </w:rPr>
        <w:t xml:space="preserve">              index += cloneListX.Count - 1;</w:t>
      </w:r>
    </w:p>
    <w:p w14:paraId="1D16F0A3" w14:textId="77777777" w:rsidR="005B1C6D" w:rsidRPr="00903DBA" w:rsidRDefault="005B1C6D" w:rsidP="005B1C6D">
      <w:pPr>
        <w:pStyle w:val="Code"/>
        <w:rPr>
          <w:highlight w:val="white"/>
        </w:rPr>
      </w:pPr>
      <w:r w:rsidRPr="00903DBA">
        <w:rPr>
          <w:highlight w:val="white"/>
        </w:rPr>
        <w:t xml:space="preserve">            }</w:t>
      </w:r>
    </w:p>
    <w:p w14:paraId="141A623A" w14:textId="77777777" w:rsidR="005B1C6D" w:rsidRPr="00903DBA" w:rsidRDefault="005B1C6D" w:rsidP="005B1C6D">
      <w:pPr>
        <w:pStyle w:val="Code"/>
        <w:rPr>
          <w:highlight w:val="white"/>
        </w:rPr>
      </w:pPr>
      <w:r w:rsidRPr="00903DBA">
        <w:rPr>
          <w:highlight w:val="white"/>
        </w:rPr>
        <w:t xml:space="preserve">          }</w:t>
      </w:r>
    </w:p>
    <w:p w14:paraId="533709B6" w14:textId="77777777" w:rsidR="005B1C6D" w:rsidRPr="00903DBA" w:rsidRDefault="005B1C6D" w:rsidP="005B1C6D">
      <w:pPr>
        <w:pStyle w:val="Code"/>
        <w:rPr>
          <w:highlight w:val="white"/>
        </w:rPr>
      </w:pPr>
      <w:r w:rsidRPr="00903DBA">
        <w:rPr>
          <w:highlight w:val="white"/>
        </w:rPr>
        <w:t xml:space="preserve">          else if (name.Equals("__STDC__")) {</w:t>
      </w:r>
    </w:p>
    <w:p w14:paraId="017C5F44" w14:textId="77777777" w:rsidR="005B1C6D" w:rsidRPr="00903DBA" w:rsidRDefault="005B1C6D" w:rsidP="005B1C6D">
      <w:pPr>
        <w:pStyle w:val="Code"/>
        <w:rPr>
          <w:highlight w:val="white"/>
        </w:rPr>
      </w:pPr>
      <w:r w:rsidRPr="00903DBA">
        <w:rPr>
          <w:highlight w:val="white"/>
        </w:rPr>
        <w:t xml:space="preserve">            tokenList[index] =</w:t>
      </w:r>
    </w:p>
    <w:p w14:paraId="1B5F6682" w14:textId="77777777" w:rsidR="005B1C6D" w:rsidRPr="00903DBA" w:rsidRDefault="005B1C6D" w:rsidP="005B1C6D">
      <w:pPr>
        <w:pStyle w:val="Code"/>
        <w:rPr>
          <w:highlight w:val="white"/>
        </w:rPr>
      </w:pPr>
      <w:r w:rsidRPr="00903DBA">
        <w:rPr>
          <w:highlight w:val="white"/>
        </w:rPr>
        <w:t xml:space="preserve">              new Token(CCompiler_Pre.Tokens.TOKEN, 1, beginNewlineCount);</w:t>
      </w:r>
    </w:p>
    <w:p w14:paraId="35EC428C" w14:textId="77777777" w:rsidR="005B1C6D" w:rsidRPr="00903DBA" w:rsidRDefault="005B1C6D" w:rsidP="005B1C6D">
      <w:pPr>
        <w:pStyle w:val="Code"/>
        <w:rPr>
          <w:highlight w:val="white"/>
        </w:rPr>
      </w:pPr>
      <w:r w:rsidRPr="00903DBA">
        <w:rPr>
          <w:highlight w:val="white"/>
        </w:rPr>
        <w:t xml:space="preserve">          }</w:t>
      </w:r>
    </w:p>
    <w:p w14:paraId="43C1D87A" w14:textId="77777777" w:rsidR="005B1C6D" w:rsidRPr="00903DBA" w:rsidRDefault="005B1C6D" w:rsidP="005B1C6D">
      <w:pPr>
        <w:pStyle w:val="Code"/>
        <w:rPr>
          <w:highlight w:val="white"/>
        </w:rPr>
      </w:pPr>
      <w:r w:rsidRPr="00903DBA">
        <w:rPr>
          <w:highlight w:val="white"/>
        </w:rPr>
        <w:t xml:space="preserve">          else if (name.Equals("__FILE__")) {</w:t>
      </w:r>
    </w:p>
    <w:p w14:paraId="7E9A99C8" w14:textId="77777777" w:rsidR="005B1C6D" w:rsidRPr="00903DBA" w:rsidRDefault="005B1C6D" w:rsidP="005B1C6D">
      <w:pPr>
        <w:pStyle w:val="Code"/>
        <w:rPr>
          <w:highlight w:val="white"/>
        </w:rPr>
      </w:pPr>
      <w:r w:rsidRPr="00903DBA">
        <w:rPr>
          <w:highlight w:val="white"/>
        </w:rPr>
        <w:t xml:space="preserve">            string text = "\"" + CCompiler_Main.Scanner.Path</w:t>
      </w:r>
    </w:p>
    <w:p w14:paraId="0C0A8937" w14:textId="77777777" w:rsidR="005B1C6D" w:rsidRPr="00903DBA" w:rsidRDefault="005B1C6D" w:rsidP="005B1C6D">
      <w:pPr>
        <w:pStyle w:val="Code"/>
        <w:rPr>
          <w:highlight w:val="white"/>
        </w:rPr>
      </w:pPr>
      <w:r w:rsidRPr="00903DBA">
        <w:rPr>
          <w:highlight w:val="white"/>
        </w:rPr>
        <w:t xml:space="preserve">                          .FullName.Replace("\\", "\\\\") + "\"";</w:t>
      </w:r>
    </w:p>
    <w:p w14:paraId="0B3ECAB1" w14:textId="77777777" w:rsidR="005B1C6D" w:rsidRPr="00903DBA" w:rsidRDefault="005B1C6D" w:rsidP="005B1C6D">
      <w:pPr>
        <w:pStyle w:val="Code"/>
        <w:rPr>
          <w:highlight w:val="white"/>
        </w:rPr>
      </w:pPr>
      <w:r w:rsidRPr="00903DBA">
        <w:rPr>
          <w:highlight w:val="white"/>
        </w:rPr>
        <w:t xml:space="preserve">            tokenList[index] =</w:t>
      </w:r>
    </w:p>
    <w:p w14:paraId="02F29543" w14:textId="77777777" w:rsidR="005B1C6D" w:rsidRPr="00903DBA" w:rsidRDefault="005B1C6D" w:rsidP="005B1C6D">
      <w:pPr>
        <w:pStyle w:val="Code"/>
        <w:rPr>
          <w:highlight w:val="white"/>
        </w:rPr>
      </w:pPr>
      <w:r w:rsidRPr="00903DBA">
        <w:rPr>
          <w:highlight w:val="white"/>
        </w:rPr>
        <w:t xml:space="preserve">              new Token(CCompiler_Pre.Tokens.TOKEN, text, beginNewlineCount);</w:t>
      </w:r>
    </w:p>
    <w:p w14:paraId="2F54DE38" w14:textId="77777777" w:rsidR="005B1C6D" w:rsidRPr="00903DBA" w:rsidRDefault="005B1C6D" w:rsidP="005B1C6D">
      <w:pPr>
        <w:pStyle w:val="Code"/>
        <w:rPr>
          <w:highlight w:val="white"/>
        </w:rPr>
      </w:pPr>
      <w:r w:rsidRPr="00903DBA">
        <w:rPr>
          <w:highlight w:val="white"/>
        </w:rPr>
        <w:t xml:space="preserve">          }</w:t>
      </w:r>
    </w:p>
    <w:p w14:paraId="65DDCAA2" w14:textId="77777777" w:rsidR="005B1C6D" w:rsidRPr="00903DBA" w:rsidRDefault="005B1C6D" w:rsidP="005B1C6D">
      <w:pPr>
        <w:pStyle w:val="Code"/>
        <w:rPr>
          <w:highlight w:val="white"/>
        </w:rPr>
      </w:pPr>
      <w:r w:rsidRPr="00903DBA">
        <w:rPr>
          <w:highlight w:val="white"/>
        </w:rPr>
        <w:t xml:space="preserve">          else if (name.Equals("__LINE__")) {</w:t>
      </w:r>
    </w:p>
    <w:p w14:paraId="08B393DA" w14:textId="77777777" w:rsidR="005B1C6D" w:rsidRPr="00903DBA" w:rsidRDefault="005B1C6D" w:rsidP="005B1C6D">
      <w:pPr>
        <w:pStyle w:val="Code"/>
        <w:rPr>
          <w:highlight w:val="white"/>
        </w:rPr>
      </w:pPr>
      <w:r w:rsidRPr="00903DBA">
        <w:rPr>
          <w:highlight w:val="white"/>
        </w:rPr>
        <w:t xml:space="preserve">            tokenList[index] =</w:t>
      </w:r>
    </w:p>
    <w:p w14:paraId="6C3BD45B" w14:textId="77777777" w:rsidR="005B1C6D" w:rsidRPr="00903DBA" w:rsidRDefault="005B1C6D" w:rsidP="005B1C6D">
      <w:pPr>
        <w:pStyle w:val="Code"/>
        <w:rPr>
          <w:highlight w:val="white"/>
        </w:rPr>
      </w:pPr>
      <w:r w:rsidRPr="00903DBA">
        <w:rPr>
          <w:highlight w:val="white"/>
        </w:rPr>
        <w:t xml:space="preserve">              new Token(CCompiler_Pre.Tokens.TOKEN,</w:t>
      </w:r>
    </w:p>
    <w:p w14:paraId="4E4E8FCF" w14:textId="77777777" w:rsidR="005B1C6D" w:rsidRPr="00903DBA" w:rsidRDefault="005B1C6D" w:rsidP="005B1C6D">
      <w:pPr>
        <w:pStyle w:val="Code"/>
        <w:rPr>
          <w:highlight w:val="white"/>
        </w:rPr>
      </w:pPr>
      <w:r w:rsidRPr="00903DBA">
        <w:rPr>
          <w:highlight w:val="white"/>
        </w:rPr>
        <w:t xml:space="preserve">                        CCompiler_Main.Scanner.Line, beginNewlineCount);</w:t>
      </w:r>
    </w:p>
    <w:p w14:paraId="36EFCFA4" w14:textId="77777777" w:rsidR="005B1C6D" w:rsidRPr="00903DBA" w:rsidRDefault="005B1C6D" w:rsidP="005B1C6D">
      <w:pPr>
        <w:pStyle w:val="Code"/>
        <w:rPr>
          <w:highlight w:val="white"/>
        </w:rPr>
      </w:pPr>
      <w:r w:rsidRPr="00903DBA">
        <w:rPr>
          <w:highlight w:val="white"/>
        </w:rPr>
        <w:t xml:space="preserve">          }</w:t>
      </w:r>
    </w:p>
    <w:p w14:paraId="28FD9F72" w14:textId="77777777" w:rsidR="005B1C6D" w:rsidRPr="00903DBA" w:rsidRDefault="005B1C6D" w:rsidP="005B1C6D">
      <w:pPr>
        <w:pStyle w:val="Code"/>
        <w:rPr>
          <w:highlight w:val="white"/>
        </w:rPr>
      </w:pPr>
      <w:r w:rsidRPr="00903DBA">
        <w:rPr>
          <w:highlight w:val="white"/>
        </w:rPr>
        <w:t xml:space="preserve">          else if (name.Equals("__DATE__")) {</w:t>
      </w:r>
    </w:p>
    <w:p w14:paraId="24DA9C3A" w14:textId="77777777" w:rsidR="005B1C6D" w:rsidRPr="00903DBA" w:rsidRDefault="005B1C6D" w:rsidP="005B1C6D">
      <w:pPr>
        <w:pStyle w:val="Code"/>
        <w:rPr>
          <w:highlight w:val="white"/>
        </w:rPr>
      </w:pPr>
      <w:r w:rsidRPr="00903DBA">
        <w:rPr>
          <w:highlight w:val="white"/>
        </w:rPr>
        <w:t xml:space="preserve">            string text = "\"" + DateTime.Now.ToString("MMMM dd yyyy") + "\"";</w:t>
      </w:r>
    </w:p>
    <w:p w14:paraId="71A81F4E" w14:textId="77777777" w:rsidR="005B1C6D" w:rsidRPr="00903DBA" w:rsidRDefault="005B1C6D" w:rsidP="005B1C6D">
      <w:pPr>
        <w:pStyle w:val="Code"/>
        <w:rPr>
          <w:highlight w:val="white"/>
        </w:rPr>
      </w:pPr>
      <w:r w:rsidRPr="00903DBA">
        <w:rPr>
          <w:highlight w:val="white"/>
        </w:rPr>
        <w:t xml:space="preserve">            tokenList[index] =</w:t>
      </w:r>
    </w:p>
    <w:p w14:paraId="59C5E30E" w14:textId="77777777" w:rsidR="005B1C6D" w:rsidRPr="00903DBA" w:rsidRDefault="005B1C6D" w:rsidP="005B1C6D">
      <w:pPr>
        <w:pStyle w:val="Code"/>
        <w:rPr>
          <w:highlight w:val="white"/>
        </w:rPr>
      </w:pPr>
      <w:r w:rsidRPr="00903DBA">
        <w:rPr>
          <w:highlight w:val="white"/>
        </w:rPr>
        <w:t xml:space="preserve">              new Token(CCompiler_Pre.Tokens.TOKEN, text, beginNewlineCount);</w:t>
      </w:r>
    </w:p>
    <w:p w14:paraId="17A46356" w14:textId="77777777" w:rsidR="005B1C6D" w:rsidRPr="00903DBA" w:rsidRDefault="005B1C6D" w:rsidP="005B1C6D">
      <w:pPr>
        <w:pStyle w:val="Code"/>
        <w:rPr>
          <w:highlight w:val="white"/>
        </w:rPr>
      </w:pPr>
      <w:r w:rsidRPr="00903DBA">
        <w:rPr>
          <w:highlight w:val="white"/>
        </w:rPr>
        <w:t xml:space="preserve">          }</w:t>
      </w:r>
    </w:p>
    <w:p w14:paraId="18838627" w14:textId="77777777" w:rsidR="005B1C6D" w:rsidRPr="00903DBA" w:rsidRDefault="005B1C6D" w:rsidP="005B1C6D">
      <w:pPr>
        <w:pStyle w:val="Code"/>
        <w:rPr>
          <w:highlight w:val="white"/>
        </w:rPr>
      </w:pPr>
      <w:r w:rsidRPr="00903DBA">
        <w:rPr>
          <w:highlight w:val="white"/>
        </w:rPr>
        <w:t xml:space="preserve">          else if (name.Equals("__TIME__")) {</w:t>
      </w:r>
    </w:p>
    <w:p w14:paraId="08BE4A95" w14:textId="77777777" w:rsidR="005B1C6D" w:rsidRPr="00903DBA" w:rsidRDefault="005B1C6D" w:rsidP="005B1C6D">
      <w:pPr>
        <w:pStyle w:val="Code"/>
        <w:rPr>
          <w:highlight w:val="white"/>
        </w:rPr>
      </w:pPr>
      <w:r w:rsidRPr="00903DBA">
        <w:rPr>
          <w:highlight w:val="white"/>
        </w:rPr>
        <w:t xml:space="preserve">            string text = "\"" + DateTime.Now.ToString("HH:mm:ss") + "\"";</w:t>
      </w:r>
    </w:p>
    <w:p w14:paraId="073FE364" w14:textId="77777777" w:rsidR="005B1C6D" w:rsidRPr="00903DBA" w:rsidRDefault="005B1C6D" w:rsidP="005B1C6D">
      <w:pPr>
        <w:pStyle w:val="Code"/>
        <w:rPr>
          <w:highlight w:val="white"/>
        </w:rPr>
      </w:pPr>
      <w:r w:rsidRPr="00903DBA">
        <w:rPr>
          <w:highlight w:val="white"/>
        </w:rPr>
        <w:t xml:space="preserve">            tokenList[index] =</w:t>
      </w:r>
    </w:p>
    <w:p w14:paraId="39031BB7" w14:textId="77777777" w:rsidR="005B1C6D" w:rsidRPr="00903DBA" w:rsidRDefault="005B1C6D" w:rsidP="005B1C6D">
      <w:pPr>
        <w:pStyle w:val="Code"/>
        <w:rPr>
          <w:highlight w:val="white"/>
        </w:rPr>
      </w:pPr>
      <w:r w:rsidRPr="00903DBA">
        <w:rPr>
          <w:highlight w:val="white"/>
        </w:rPr>
        <w:t xml:space="preserve">              new Token(CCompiler_Pre.Tokens.TOKEN, text, beginNewlineCount);</w:t>
      </w:r>
    </w:p>
    <w:p w14:paraId="474B11A6" w14:textId="77777777" w:rsidR="005B1C6D" w:rsidRPr="00903DBA" w:rsidRDefault="005B1C6D" w:rsidP="005B1C6D">
      <w:pPr>
        <w:pStyle w:val="Code"/>
        <w:rPr>
          <w:highlight w:val="white"/>
        </w:rPr>
      </w:pPr>
      <w:r w:rsidRPr="00903DBA">
        <w:rPr>
          <w:highlight w:val="white"/>
        </w:rPr>
        <w:t xml:space="preserve">          }</w:t>
      </w:r>
    </w:p>
    <w:p w14:paraId="25F0E2CD" w14:textId="77777777" w:rsidR="005B1C6D" w:rsidRPr="00903DBA" w:rsidRDefault="005B1C6D" w:rsidP="005B1C6D">
      <w:pPr>
        <w:pStyle w:val="Code"/>
        <w:rPr>
          <w:highlight w:val="white"/>
        </w:rPr>
      </w:pPr>
      <w:r w:rsidRPr="00903DBA">
        <w:rPr>
          <w:highlight w:val="white"/>
        </w:rPr>
        <w:t xml:space="preserve">        }</w:t>
      </w:r>
    </w:p>
    <w:p w14:paraId="25398F9E" w14:textId="77777777" w:rsidR="005B1C6D" w:rsidRPr="00903DBA" w:rsidRDefault="005B1C6D" w:rsidP="005B1C6D">
      <w:pPr>
        <w:pStyle w:val="Code"/>
        <w:rPr>
          <w:highlight w:val="white"/>
        </w:rPr>
      </w:pPr>
      <w:r w:rsidRPr="00903DBA">
        <w:rPr>
          <w:highlight w:val="white"/>
        </w:rPr>
        <w:t xml:space="preserve">      }</w:t>
      </w:r>
    </w:p>
    <w:p w14:paraId="2C475C45" w14:textId="77777777" w:rsidR="005B1C6D" w:rsidRPr="00903DBA" w:rsidRDefault="005B1C6D" w:rsidP="005B1C6D">
      <w:pPr>
        <w:pStyle w:val="Code"/>
        <w:rPr>
          <w:highlight w:val="white"/>
        </w:rPr>
      </w:pPr>
      <w:r w:rsidRPr="00903DBA">
        <w:rPr>
          <w:highlight w:val="white"/>
        </w:rPr>
        <w:t xml:space="preserve">    }</w:t>
      </w:r>
    </w:p>
    <w:p w14:paraId="48AB7B90" w14:textId="77777777" w:rsidR="005B1C6D" w:rsidRPr="00903DBA" w:rsidRDefault="005B1C6D" w:rsidP="005B1C6D">
      <w:r w:rsidRPr="00903DBA">
        <w:t xml:space="preserve">The </w:t>
      </w:r>
      <w:r w:rsidRPr="00903DBA">
        <w:rPr>
          <w:rStyle w:val="CodeInText"/>
        </w:rPr>
        <w:t>scanParameters</w:t>
      </w:r>
      <w:r w:rsidRPr="00903DBA">
        <w:t xml:space="preserve"> extracts the actual parameters of a macro call. The parameters are separated by commas and the list is terminated by a right parenthesis. It becomes a bit complicated since the parameters themselves can hold parenthesis and commas. The field </w:t>
      </w:r>
      <w:r w:rsidRPr="00903DBA">
        <w:rPr>
          <w:rStyle w:val="CodeInText"/>
        </w:rPr>
        <w:t>paranCount</w:t>
      </w:r>
      <w:r w:rsidRPr="00903DBA">
        <w:t xml:space="preserve"> counts the level of parentheses nesting and only takes parameter into consideration when the nesting level is zero.</w:t>
      </w:r>
    </w:p>
    <w:p w14:paraId="75B01B80" w14:textId="77777777" w:rsidR="005B1C6D" w:rsidRPr="00903DBA" w:rsidRDefault="005B1C6D" w:rsidP="005B1C6D">
      <w:r w:rsidRPr="00903DBA">
        <w:t xml:space="preserve">The </w:t>
      </w:r>
      <w:r w:rsidRPr="00903DBA">
        <w:rPr>
          <w:rStyle w:val="CodeInText"/>
        </w:rPr>
        <w:t>lookupMacro</w:t>
      </w:r>
      <w:r w:rsidRPr="00903DBA">
        <w:t xml:space="preserve"> method looks up a given macro. If it stored in </w:t>
      </w:r>
      <w:r w:rsidRPr="00903DBA">
        <w:rPr>
          <w:rStyle w:val="CodeInText"/>
        </w:rPr>
        <w:t>MacroMap</w:t>
      </w:r>
      <w:r w:rsidRPr="00903DBA">
        <w:t>, the number of parameters is checked and then the parameter locations in the macro body are replaced by the actual parameters.</w:t>
      </w:r>
    </w:p>
    <w:p w14:paraId="001BF5B0" w14:textId="77777777" w:rsidR="005B1C6D" w:rsidRPr="00903DBA" w:rsidRDefault="005B1C6D" w:rsidP="005B1C6D">
      <w:r w:rsidRPr="00903DBA">
        <w:t xml:space="preserve">If the macro name is not stored in </w:t>
      </w:r>
      <w:r w:rsidRPr="00903DBA">
        <w:rPr>
          <w:rStyle w:val="CodeInText"/>
        </w:rPr>
        <w:t>MacroMap</w:t>
      </w:r>
      <w:r w:rsidRPr="00903DBA">
        <w:t xml:space="preserve">, it may be one of the predefined special macros. The </w:t>
      </w:r>
      <w:r w:rsidRPr="00903DBA">
        <w:rPr>
          <w:rStyle w:val="CodeInText"/>
        </w:rPr>
        <w:t>__STDC__</w:t>
      </w:r>
      <w:r w:rsidRPr="00903DBA">
        <w:t xml:space="preserve"> macro is replaced by the one integer value since the compiler of this book supports standard C.</w:t>
      </w:r>
    </w:p>
    <w:p w14:paraId="4BAD21E6" w14:textId="77777777" w:rsidR="005B1C6D" w:rsidRPr="00903DBA" w:rsidRDefault="005B1C6D" w:rsidP="005B1C6D">
      <w:r w:rsidRPr="00903DBA">
        <w:t xml:space="preserve">The </w:t>
      </w:r>
      <w:r w:rsidRPr="00903DBA">
        <w:rPr>
          <w:rStyle w:val="CodeInText"/>
        </w:rPr>
        <w:t>__FILE__</w:t>
      </w:r>
      <w:r w:rsidRPr="00903DBA">
        <w:t xml:space="preserve"> macro is replaced by the current path (</w:t>
      </w:r>
      <w:r w:rsidRPr="00903DBA">
        <w:rPr>
          <w:rStyle w:val="CodeInText"/>
        </w:rPr>
        <w:t>Main.Path</w:t>
      </w:r>
      <w:r w:rsidRPr="00903DBA">
        <w:t xml:space="preserve">), the </w:t>
      </w:r>
      <w:r w:rsidRPr="00903DBA">
        <w:rPr>
          <w:rStyle w:val="CodeInText"/>
        </w:rPr>
        <w:t>__LINE__</w:t>
      </w:r>
      <w:r w:rsidRPr="00903DBA">
        <w:t xml:space="preserve"> macro is replaced by the current line number (</w:t>
      </w:r>
      <w:r w:rsidRPr="00903DBA">
        <w:rPr>
          <w:rStyle w:val="CodeInText"/>
        </w:rPr>
        <w:t>Main.Line</w:t>
      </w:r>
      <w:r w:rsidRPr="00903DBA">
        <w:t>).</w:t>
      </w:r>
    </w:p>
    <w:p w14:paraId="4BFA60E7" w14:textId="77777777" w:rsidR="005B1C6D" w:rsidRPr="00903DBA" w:rsidRDefault="005B1C6D" w:rsidP="005B1C6D">
      <w:r w:rsidRPr="00903DBA">
        <w:t xml:space="preserve">The </w:t>
      </w:r>
      <w:r w:rsidRPr="00903DBA">
        <w:rPr>
          <w:rStyle w:val="CodeInText"/>
        </w:rPr>
        <w:t>__DATE__</w:t>
      </w:r>
      <w:r w:rsidRPr="00903DBA">
        <w:t xml:space="preserve"> macro is replaced by the current date on the format “Jan 1, 1970” and the </w:t>
      </w:r>
      <w:r w:rsidRPr="00903DBA">
        <w:rPr>
          <w:rStyle w:val="CodeInText"/>
        </w:rPr>
        <w:t>__TIME__</w:t>
      </w:r>
      <w:r w:rsidRPr="00903DBA">
        <w:t xml:space="preserve"> macro is replaced by the current time on the format “01:02:03”.</w:t>
      </w:r>
    </w:p>
    <w:p w14:paraId="5F6458CE" w14:textId="77777777" w:rsidR="005B1C6D" w:rsidRPr="00903DBA" w:rsidRDefault="005B1C6D" w:rsidP="005B1C6D">
      <w:pPr>
        <w:pStyle w:val="Rubrik3"/>
      </w:pPr>
      <w:bookmarkStart w:id="530" w:name="_Toc57656161"/>
      <w:r w:rsidRPr="00903DBA">
        <w:t>String Merging</w:t>
      </w:r>
      <w:bookmarkEnd w:id="530"/>
    </w:p>
    <w:p w14:paraId="27AFBD57" w14:textId="77777777" w:rsidR="005B1C6D" w:rsidRPr="00903DBA" w:rsidRDefault="005B1C6D" w:rsidP="005B1C6D">
      <w:r w:rsidRPr="00903DBA">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903DBA" w14:paraId="3B27544C" w14:textId="77777777" w:rsidTr="0092795B">
        <w:tc>
          <w:tcPr>
            <w:tcW w:w="3116" w:type="dxa"/>
          </w:tcPr>
          <w:p w14:paraId="1BFF78AA" w14:textId="77777777" w:rsidR="005B1C6D" w:rsidRPr="00903DBA" w:rsidRDefault="005B1C6D" w:rsidP="0092795B">
            <w:pPr>
              <w:pStyle w:val="Code"/>
            </w:pPr>
            <w:r w:rsidRPr="00903DBA">
              <w:t>"Hello" "World"</w:t>
            </w:r>
            <w:r w:rsidRPr="00903DBA">
              <w:tab/>
            </w:r>
          </w:p>
        </w:tc>
        <w:tc>
          <w:tcPr>
            <w:tcW w:w="3117" w:type="dxa"/>
          </w:tcPr>
          <w:p w14:paraId="32C4E53B" w14:textId="77777777" w:rsidR="005B1C6D" w:rsidRPr="00903DBA" w:rsidRDefault="005B1C6D" w:rsidP="0092795B">
            <w:pPr>
              <w:pStyle w:val="Code"/>
            </w:pPr>
            <w:r w:rsidRPr="00903DBA">
              <w:t>"HelloWorld"</w:t>
            </w:r>
          </w:p>
        </w:tc>
        <w:tc>
          <w:tcPr>
            <w:tcW w:w="3117" w:type="dxa"/>
          </w:tcPr>
          <w:p w14:paraId="469AC93F" w14:textId="77777777" w:rsidR="005B1C6D" w:rsidRPr="00903DBA" w:rsidRDefault="005B1C6D" w:rsidP="0092795B">
            <w:pPr>
              <w:pStyle w:val="Code"/>
            </w:pPr>
          </w:p>
        </w:tc>
      </w:tr>
      <w:tr w:rsidR="005B1C6D" w:rsidRPr="00903DBA" w14:paraId="15194CCD" w14:textId="77777777" w:rsidTr="0092795B">
        <w:tc>
          <w:tcPr>
            <w:tcW w:w="3116" w:type="dxa"/>
          </w:tcPr>
          <w:p w14:paraId="6ED9BC5A" w14:textId="77777777" w:rsidR="005B1C6D" w:rsidRPr="00903DBA" w:rsidRDefault="005B1C6D" w:rsidP="0092795B">
            <w:r w:rsidRPr="00903DBA">
              <w:t>(a) Before</w:t>
            </w:r>
          </w:p>
        </w:tc>
        <w:tc>
          <w:tcPr>
            <w:tcW w:w="3117" w:type="dxa"/>
          </w:tcPr>
          <w:p w14:paraId="321BB33F" w14:textId="77777777" w:rsidR="005B1C6D" w:rsidRPr="00903DBA" w:rsidRDefault="005B1C6D" w:rsidP="0092795B">
            <w:r w:rsidRPr="00903DBA">
              <w:t>(b) After</w:t>
            </w:r>
          </w:p>
        </w:tc>
        <w:tc>
          <w:tcPr>
            <w:tcW w:w="3117" w:type="dxa"/>
          </w:tcPr>
          <w:p w14:paraId="6BB836C0" w14:textId="77777777" w:rsidR="005B1C6D" w:rsidRPr="00903DBA" w:rsidRDefault="005B1C6D" w:rsidP="0092795B">
            <w:pPr>
              <w:pStyle w:val="Code"/>
            </w:pPr>
          </w:p>
        </w:tc>
      </w:tr>
    </w:tbl>
    <w:p w14:paraId="06A4216E" w14:textId="77777777" w:rsidR="005B1C6D" w:rsidRPr="00903DBA" w:rsidRDefault="005B1C6D" w:rsidP="005B1C6D">
      <w:pPr>
        <w:pStyle w:val="Code"/>
        <w:rPr>
          <w:highlight w:val="white"/>
        </w:rPr>
      </w:pPr>
      <w:r w:rsidRPr="00903DBA">
        <w:rPr>
          <w:highlight w:val="white"/>
        </w:rPr>
        <w:t xml:space="preserve">    private void ConcatTokens(List&lt;Token&gt; tokenList) {</w:t>
      </w:r>
    </w:p>
    <w:p w14:paraId="61A31AFA" w14:textId="77777777" w:rsidR="005B1C6D" w:rsidRPr="00903DBA" w:rsidRDefault="005B1C6D" w:rsidP="005B1C6D">
      <w:pPr>
        <w:pStyle w:val="Code"/>
        <w:rPr>
          <w:highlight w:val="white"/>
        </w:rPr>
      </w:pPr>
      <w:r w:rsidRPr="00903DBA">
        <w:rPr>
          <w:highlight w:val="white"/>
        </w:rPr>
        <w:t xml:space="preserve">      for (int index = 1; index &lt; (tokenList.Count - 1); ++index) {</w:t>
      </w:r>
    </w:p>
    <w:p w14:paraId="494ED47E" w14:textId="77777777" w:rsidR="005B1C6D" w:rsidRPr="00903DBA" w:rsidRDefault="005B1C6D" w:rsidP="005B1C6D">
      <w:pPr>
        <w:pStyle w:val="Code"/>
        <w:rPr>
          <w:highlight w:val="white"/>
        </w:rPr>
      </w:pPr>
      <w:r w:rsidRPr="00903DBA">
        <w:rPr>
          <w:highlight w:val="white"/>
        </w:rPr>
        <w:t xml:space="preserve">        Token thisToken = tokenList[index];</w:t>
      </w:r>
    </w:p>
    <w:p w14:paraId="703AC049" w14:textId="77777777" w:rsidR="005B1C6D" w:rsidRPr="00903DBA" w:rsidRDefault="005B1C6D" w:rsidP="005B1C6D">
      <w:pPr>
        <w:pStyle w:val="Code"/>
        <w:rPr>
          <w:highlight w:val="white"/>
        </w:rPr>
      </w:pPr>
    </w:p>
    <w:p w14:paraId="18EF9A8C" w14:textId="77777777" w:rsidR="005B1C6D" w:rsidRPr="00903DBA" w:rsidRDefault="005B1C6D" w:rsidP="005B1C6D">
      <w:pPr>
        <w:pStyle w:val="Code"/>
        <w:rPr>
          <w:highlight w:val="white"/>
        </w:rPr>
      </w:pPr>
      <w:r w:rsidRPr="00903DBA">
        <w:rPr>
          <w:highlight w:val="white"/>
        </w:rPr>
        <w:t xml:space="preserve">        if (thisToken.Id == CCompiler_Pre.Tokens.DOUBLE_SHARP) {</w:t>
      </w:r>
    </w:p>
    <w:p w14:paraId="3B08A13C" w14:textId="77777777" w:rsidR="005B1C6D" w:rsidRPr="00903DBA" w:rsidRDefault="005B1C6D" w:rsidP="005B1C6D">
      <w:pPr>
        <w:pStyle w:val="Code"/>
        <w:rPr>
          <w:highlight w:val="white"/>
        </w:rPr>
      </w:pPr>
      <w:r w:rsidRPr="00903DBA">
        <w:rPr>
          <w:highlight w:val="white"/>
        </w:rPr>
        <w:t xml:space="preserve">          Token prevToken = tokenList[index - 1],</w:t>
      </w:r>
    </w:p>
    <w:p w14:paraId="551E535C" w14:textId="77777777" w:rsidR="005B1C6D" w:rsidRPr="00903DBA" w:rsidRDefault="005B1C6D" w:rsidP="005B1C6D">
      <w:pPr>
        <w:pStyle w:val="Code"/>
        <w:rPr>
          <w:highlight w:val="white"/>
        </w:rPr>
      </w:pPr>
      <w:r w:rsidRPr="00903DBA">
        <w:rPr>
          <w:highlight w:val="white"/>
        </w:rPr>
        <w:t xml:space="preserve">                nextToken = tokenList[index + 1];</w:t>
      </w:r>
    </w:p>
    <w:p w14:paraId="0770E517" w14:textId="77777777" w:rsidR="005B1C6D" w:rsidRPr="00903DBA" w:rsidRDefault="005B1C6D" w:rsidP="005B1C6D">
      <w:pPr>
        <w:pStyle w:val="Code"/>
        <w:rPr>
          <w:highlight w:val="white"/>
        </w:rPr>
      </w:pPr>
    </w:p>
    <w:p w14:paraId="11114FB7" w14:textId="77777777" w:rsidR="005B1C6D" w:rsidRPr="00903DBA" w:rsidRDefault="005B1C6D" w:rsidP="005B1C6D">
      <w:pPr>
        <w:pStyle w:val="Code"/>
        <w:rPr>
          <w:highlight w:val="white"/>
        </w:rPr>
      </w:pPr>
      <w:r w:rsidRPr="00903DBA">
        <w:rPr>
          <w:highlight w:val="white"/>
        </w:rPr>
        <w:t xml:space="preserve">          if ((prevToken.Id == CCompiler_Pre.Tokens.STRING) ||</w:t>
      </w:r>
    </w:p>
    <w:p w14:paraId="602BE756" w14:textId="77777777" w:rsidR="005B1C6D" w:rsidRPr="00903DBA" w:rsidRDefault="005B1C6D" w:rsidP="005B1C6D">
      <w:pPr>
        <w:pStyle w:val="Code"/>
        <w:rPr>
          <w:highlight w:val="white"/>
        </w:rPr>
      </w:pPr>
      <w:r w:rsidRPr="00903DBA">
        <w:rPr>
          <w:highlight w:val="white"/>
        </w:rPr>
        <w:t xml:space="preserve">              (nextToken.Id == CCompiler_Pre.Tokens.STRING)) {</w:t>
      </w:r>
    </w:p>
    <w:p w14:paraId="0F56AF81" w14:textId="77777777" w:rsidR="005B1C6D" w:rsidRPr="00903DBA" w:rsidRDefault="005B1C6D" w:rsidP="005B1C6D">
      <w:pPr>
        <w:pStyle w:val="Code"/>
        <w:rPr>
          <w:highlight w:val="white"/>
        </w:rPr>
      </w:pPr>
      <w:r w:rsidRPr="00903DBA">
        <w:rPr>
          <w:highlight w:val="white"/>
        </w:rPr>
        <w:t xml:space="preserve">            nextToken.AddNewlineCount(thisToken.GetNewlineCount());</w:t>
      </w:r>
    </w:p>
    <w:p w14:paraId="0B979280" w14:textId="77777777" w:rsidR="005B1C6D" w:rsidRPr="00903DBA" w:rsidRDefault="005B1C6D" w:rsidP="005B1C6D">
      <w:pPr>
        <w:pStyle w:val="Code"/>
        <w:rPr>
          <w:highlight w:val="white"/>
        </w:rPr>
      </w:pPr>
      <w:r w:rsidRPr="00903DBA">
        <w:rPr>
          <w:highlight w:val="white"/>
        </w:rPr>
        <w:t xml:space="preserve">            tokenList.RemoveAt(index);</w:t>
      </w:r>
    </w:p>
    <w:p w14:paraId="50DBF989" w14:textId="77777777" w:rsidR="005B1C6D" w:rsidRPr="00903DBA" w:rsidRDefault="005B1C6D" w:rsidP="005B1C6D">
      <w:pPr>
        <w:pStyle w:val="Code"/>
        <w:rPr>
          <w:highlight w:val="white"/>
        </w:rPr>
      </w:pPr>
      <w:r w:rsidRPr="00903DBA">
        <w:rPr>
          <w:highlight w:val="white"/>
        </w:rPr>
        <w:t xml:space="preserve">          }</w:t>
      </w:r>
    </w:p>
    <w:p w14:paraId="2200F016" w14:textId="77777777" w:rsidR="005B1C6D" w:rsidRPr="00903DBA" w:rsidRDefault="005B1C6D" w:rsidP="005B1C6D">
      <w:pPr>
        <w:pStyle w:val="Code"/>
        <w:rPr>
          <w:highlight w:val="white"/>
        </w:rPr>
      </w:pPr>
      <w:r w:rsidRPr="00903DBA">
        <w:rPr>
          <w:highlight w:val="white"/>
        </w:rPr>
        <w:t xml:space="preserve">          else {</w:t>
      </w:r>
    </w:p>
    <w:p w14:paraId="19074460" w14:textId="77777777" w:rsidR="005B1C6D" w:rsidRPr="00903DBA" w:rsidRDefault="005B1C6D" w:rsidP="005B1C6D">
      <w:pPr>
        <w:pStyle w:val="Code"/>
        <w:rPr>
          <w:highlight w:val="white"/>
        </w:rPr>
      </w:pPr>
      <w:r w:rsidRPr="00903DBA">
        <w:rPr>
          <w:highlight w:val="white"/>
        </w:rPr>
        <w:t xml:space="preserve">            prevToken.Value = prevToken.ToString() + nextToken.ToString();</w:t>
      </w:r>
    </w:p>
    <w:p w14:paraId="46D6DC2F" w14:textId="77777777" w:rsidR="005B1C6D" w:rsidRPr="00903DBA" w:rsidRDefault="005B1C6D" w:rsidP="005B1C6D">
      <w:pPr>
        <w:pStyle w:val="Code"/>
        <w:rPr>
          <w:highlight w:val="white"/>
        </w:rPr>
      </w:pPr>
      <w:r w:rsidRPr="00903DBA">
        <w:rPr>
          <w:highlight w:val="white"/>
        </w:rPr>
        <w:t xml:space="preserve">            prevToken.AddNewlineCount(thisToken.GetNewlineCount() +</w:t>
      </w:r>
    </w:p>
    <w:p w14:paraId="3BC9D197" w14:textId="77777777" w:rsidR="005B1C6D" w:rsidRPr="00903DBA" w:rsidRDefault="005B1C6D" w:rsidP="005B1C6D">
      <w:pPr>
        <w:pStyle w:val="Code"/>
        <w:rPr>
          <w:highlight w:val="white"/>
        </w:rPr>
      </w:pPr>
      <w:r w:rsidRPr="00903DBA">
        <w:rPr>
          <w:highlight w:val="white"/>
        </w:rPr>
        <w:t xml:space="preserve">                                      nextToken.GetNewlineCount());</w:t>
      </w:r>
    </w:p>
    <w:p w14:paraId="487A5184" w14:textId="77777777" w:rsidR="005B1C6D" w:rsidRPr="00903DBA" w:rsidRDefault="005B1C6D" w:rsidP="005B1C6D">
      <w:pPr>
        <w:pStyle w:val="Code"/>
        <w:rPr>
          <w:highlight w:val="white"/>
        </w:rPr>
      </w:pPr>
      <w:r w:rsidRPr="00903DBA">
        <w:rPr>
          <w:highlight w:val="white"/>
        </w:rPr>
        <w:t xml:space="preserve">            tokenList.RemoveAt(index);</w:t>
      </w:r>
    </w:p>
    <w:p w14:paraId="17960F9F" w14:textId="77777777" w:rsidR="005B1C6D" w:rsidRPr="00903DBA" w:rsidRDefault="005B1C6D" w:rsidP="005B1C6D">
      <w:pPr>
        <w:pStyle w:val="Code"/>
        <w:rPr>
          <w:highlight w:val="white"/>
        </w:rPr>
      </w:pPr>
      <w:r w:rsidRPr="00903DBA">
        <w:rPr>
          <w:highlight w:val="white"/>
        </w:rPr>
        <w:t xml:space="preserve">            tokenList.RemoveAt(index);</w:t>
      </w:r>
    </w:p>
    <w:p w14:paraId="72E1F1FE" w14:textId="77777777" w:rsidR="005B1C6D" w:rsidRPr="00903DBA" w:rsidRDefault="005B1C6D" w:rsidP="005B1C6D">
      <w:pPr>
        <w:pStyle w:val="Code"/>
        <w:rPr>
          <w:highlight w:val="white"/>
        </w:rPr>
      </w:pPr>
      <w:r w:rsidRPr="00903DBA">
        <w:rPr>
          <w:highlight w:val="white"/>
        </w:rPr>
        <w:t xml:space="preserve">          }</w:t>
      </w:r>
    </w:p>
    <w:p w14:paraId="610D960E" w14:textId="77777777" w:rsidR="005B1C6D" w:rsidRPr="00903DBA" w:rsidRDefault="005B1C6D" w:rsidP="005B1C6D">
      <w:pPr>
        <w:pStyle w:val="Code"/>
        <w:rPr>
          <w:highlight w:val="white"/>
        </w:rPr>
      </w:pPr>
      <w:r w:rsidRPr="00903DBA">
        <w:rPr>
          <w:highlight w:val="white"/>
        </w:rPr>
        <w:t xml:space="preserve">        }</w:t>
      </w:r>
    </w:p>
    <w:p w14:paraId="61428FCB" w14:textId="77777777" w:rsidR="005B1C6D" w:rsidRPr="00903DBA" w:rsidRDefault="005B1C6D" w:rsidP="005B1C6D">
      <w:pPr>
        <w:pStyle w:val="Code"/>
        <w:rPr>
          <w:highlight w:val="white"/>
        </w:rPr>
      </w:pPr>
      <w:r w:rsidRPr="00903DBA">
        <w:rPr>
          <w:highlight w:val="white"/>
        </w:rPr>
        <w:t xml:space="preserve">      }</w:t>
      </w:r>
    </w:p>
    <w:p w14:paraId="5193507D" w14:textId="77777777" w:rsidR="005B1C6D" w:rsidRPr="00903DBA" w:rsidRDefault="005B1C6D" w:rsidP="005B1C6D">
      <w:pPr>
        <w:pStyle w:val="Code"/>
        <w:rPr>
          <w:highlight w:val="white"/>
        </w:rPr>
      </w:pPr>
      <w:r w:rsidRPr="00903DBA">
        <w:rPr>
          <w:highlight w:val="white"/>
        </w:rPr>
        <w:t xml:space="preserve">    }</w:t>
      </w:r>
    </w:p>
    <w:p w14:paraId="1B839AE9" w14:textId="77777777" w:rsidR="005B1C6D" w:rsidRPr="00903DBA" w:rsidRDefault="005B1C6D" w:rsidP="005B1C6D">
      <w:pPr>
        <w:pStyle w:val="Code"/>
        <w:rPr>
          <w:highlight w:val="white"/>
        </w:rPr>
      </w:pPr>
    </w:p>
    <w:p w14:paraId="22DAABC5" w14:textId="77777777" w:rsidR="005B1C6D" w:rsidRPr="00903DBA" w:rsidRDefault="005B1C6D" w:rsidP="005B1C6D">
      <w:pPr>
        <w:pStyle w:val="Code"/>
        <w:rPr>
          <w:highlight w:val="white"/>
        </w:rPr>
      </w:pPr>
      <w:r w:rsidRPr="00903DBA">
        <w:rPr>
          <w:highlight w:val="white"/>
        </w:rPr>
        <w:t xml:space="preserve">    private void MergeStrings(List&lt;Token&gt; tokenList) {</w:t>
      </w:r>
    </w:p>
    <w:p w14:paraId="39FC7737" w14:textId="77777777" w:rsidR="005B1C6D" w:rsidRPr="00903DBA" w:rsidRDefault="005B1C6D" w:rsidP="005B1C6D">
      <w:pPr>
        <w:pStyle w:val="Code"/>
        <w:rPr>
          <w:highlight w:val="white"/>
        </w:rPr>
      </w:pPr>
      <w:r w:rsidRPr="00903DBA">
        <w:rPr>
          <w:highlight w:val="white"/>
        </w:rPr>
        <w:t xml:space="preserve">      for (int index = (tokenList.Count - 2); index &gt;= 0; --index) {</w:t>
      </w:r>
    </w:p>
    <w:p w14:paraId="257639DF" w14:textId="77777777" w:rsidR="005B1C6D" w:rsidRPr="00903DBA" w:rsidRDefault="005B1C6D" w:rsidP="005B1C6D">
      <w:pPr>
        <w:pStyle w:val="Code"/>
        <w:rPr>
          <w:highlight w:val="white"/>
        </w:rPr>
      </w:pPr>
      <w:r w:rsidRPr="00903DBA">
        <w:rPr>
          <w:highlight w:val="white"/>
        </w:rPr>
        <w:t xml:space="preserve">        Token thisToken = tokenList[index], nextToken = tokenList[index + 1];</w:t>
      </w:r>
    </w:p>
    <w:p w14:paraId="4396DF07" w14:textId="77777777" w:rsidR="005B1C6D" w:rsidRPr="00903DBA" w:rsidRDefault="005B1C6D" w:rsidP="005B1C6D">
      <w:pPr>
        <w:pStyle w:val="Code"/>
        <w:rPr>
          <w:highlight w:val="white"/>
        </w:rPr>
      </w:pPr>
      <w:r w:rsidRPr="00903DBA">
        <w:rPr>
          <w:highlight w:val="white"/>
        </w:rPr>
        <w:t xml:space="preserve">            </w:t>
      </w:r>
    </w:p>
    <w:p w14:paraId="0DF6E02B" w14:textId="77777777" w:rsidR="005B1C6D" w:rsidRPr="00903DBA" w:rsidRDefault="005B1C6D" w:rsidP="005B1C6D">
      <w:pPr>
        <w:pStyle w:val="Code"/>
        <w:rPr>
          <w:highlight w:val="white"/>
        </w:rPr>
      </w:pPr>
      <w:r w:rsidRPr="00903DBA">
        <w:rPr>
          <w:highlight w:val="white"/>
        </w:rPr>
        <w:t xml:space="preserve">        if ((thisToken.Id == CCompiler_Pre.Tokens.STRING) &amp;&amp;</w:t>
      </w:r>
    </w:p>
    <w:p w14:paraId="5302962E" w14:textId="77777777" w:rsidR="005B1C6D" w:rsidRPr="00903DBA" w:rsidRDefault="005B1C6D" w:rsidP="005B1C6D">
      <w:pPr>
        <w:pStyle w:val="Code"/>
        <w:rPr>
          <w:highlight w:val="white"/>
        </w:rPr>
      </w:pPr>
      <w:r w:rsidRPr="00903DBA">
        <w:rPr>
          <w:highlight w:val="white"/>
        </w:rPr>
        <w:t xml:space="preserve">            (nextToken.Id == CCompiler_Pre.Tokens.STRING)) {</w:t>
      </w:r>
    </w:p>
    <w:p w14:paraId="25484445" w14:textId="77777777" w:rsidR="005B1C6D" w:rsidRPr="00903DBA" w:rsidRDefault="005B1C6D" w:rsidP="005B1C6D">
      <w:pPr>
        <w:pStyle w:val="Code"/>
        <w:rPr>
          <w:highlight w:val="white"/>
        </w:rPr>
      </w:pPr>
      <w:r w:rsidRPr="00903DBA">
        <w:rPr>
          <w:highlight w:val="white"/>
        </w:rPr>
        <w:t xml:space="preserve">          string thisText = thisToken.ToString(),</w:t>
      </w:r>
    </w:p>
    <w:p w14:paraId="606FD193" w14:textId="77777777" w:rsidR="005B1C6D" w:rsidRPr="00903DBA" w:rsidRDefault="005B1C6D" w:rsidP="005B1C6D">
      <w:pPr>
        <w:pStyle w:val="Code"/>
        <w:rPr>
          <w:highlight w:val="white"/>
        </w:rPr>
      </w:pPr>
      <w:r w:rsidRPr="00903DBA">
        <w:rPr>
          <w:highlight w:val="white"/>
        </w:rPr>
        <w:t xml:space="preserve">                 nextText = nextToken.ToString();</w:t>
      </w:r>
    </w:p>
    <w:p w14:paraId="3CC7CB52" w14:textId="77777777" w:rsidR="005B1C6D" w:rsidRPr="00903DBA" w:rsidRDefault="005B1C6D" w:rsidP="005B1C6D">
      <w:pPr>
        <w:pStyle w:val="Code"/>
        <w:rPr>
          <w:highlight w:val="white"/>
        </w:rPr>
      </w:pPr>
      <w:r w:rsidRPr="00903DBA">
        <w:rPr>
          <w:highlight w:val="white"/>
        </w:rPr>
        <w:t xml:space="preserve">          thisToken.Value =</w:t>
      </w:r>
    </w:p>
    <w:p w14:paraId="57CFD73D" w14:textId="77777777" w:rsidR="005B1C6D" w:rsidRPr="00903DBA" w:rsidRDefault="005B1C6D" w:rsidP="005B1C6D">
      <w:pPr>
        <w:pStyle w:val="Code"/>
        <w:rPr>
          <w:highlight w:val="white"/>
        </w:rPr>
      </w:pPr>
      <w:r w:rsidRPr="00903DBA">
        <w:rPr>
          <w:highlight w:val="white"/>
        </w:rPr>
        <w:t xml:space="preserve">            thisText.ToString().Substring(0, thisText.Length - 1) +</w:t>
      </w:r>
    </w:p>
    <w:p w14:paraId="5B811FD1" w14:textId="77777777" w:rsidR="005B1C6D" w:rsidRPr="00903DBA" w:rsidRDefault="005B1C6D" w:rsidP="005B1C6D">
      <w:pPr>
        <w:pStyle w:val="Code"/>
        <w:rPr>
          <w:highlight w:val="white"/>
        </w:rPr>
      </w:pPr>
      <w:r w:rsidRPr="00903DBA">
        <w:rPr>
          <w:highlight w:val="white"/>
        </w:rPr>
        <w:t xml:space="preserve">            nextText.ToString().Substring(1, nextText.Length - 1);</w:t>
      </w:r>
    </w:p>
    <w:p w14:paraId="03AE7AE8" w14:textId="77777777" w:rsidR="005B1C6D" w:rsidRPr="00903DBA" w:rsidRDefault="005B1C6D" w:rsidP="005B1C6D">
      <w:pPr>
        <w:pStyle w:val="Code"/>
        <w:rPr>
          <w:highlight w:val="white"/>
        </w:rPr>
      </w:pPr>
      <w:r w:rsidRPr="00903DBA">
        <w:rPr>
          <w:highlight w:val="white"/>
        </w:rPr>
        <w:t xml:space="preserve">          thisToken.AddNewlineCount(nextToken.GetNewlineCount());</w:t>
      </w:r>
    </w:p>
    <w:p w14:paraId="57ADD1EC" w14:textId="77777777" w:rsidR="005B1C6D" w:rsidRPr="00903DBA" w:rsidRDefault="005B1C6D" w:rsidP="005B1C6D">
      <w:pPr>
        <w:pStyle w:val="Code"/>
        <w:rPr>
          <w:highlight w:val="white"/>
        </w:rPr>
      </w:pPr>
      <w:r w:rsidRPr="00903DBA">
        <w:rPr>
          <w:highlight w:val="white"/>
        </w:rPr>
        <w:t xml:space="preserve">          tokenList.RemoveAt(index + 1);</w:t>
      </w:r>
    </w:p>
    <w:p w14:paraId="425B3B0D" w14:textId="77777777" w:rsidR="005B1C6D" w:rsidRPr="00903DBA" w:rsidRDefault="005B1C6D" w:rsidP="005B1C6D">
      <w:pPr>
        <w:pStyle w:val="Code"/>
        <w:rPr>
          <w:highlight w:val="white"/>
        </w:rPr>
      </w:pPr>
      <w:r w:rsidRPr="00903DBA">
        <w:rPr>
          <w:highlight w:val="white"/>
        </w:rPr>
        <w:t xml:space="preserve">        }</w:t>
      </w:r>
    </w:p>
    <w:p w14:paraId="40F54647" w14:textId="77777777" w:rsidR="005B1C6D" w:rsidRPr="00903DBA" w:rsidRDefault="005B1C6D" w:rsidP="005B1C6D">
      <w:pPr>
        <w:pStyle w:val="Code"/>
        <w:rPr>
          <w:highlight w:val="white"/>
        </w:rPr>
      </w:pPr>
      <w:r w:rsidRPr="00903DBA">
        <w:rPr>
          <w:highlight w:val="white"/>
        </w:rPr>
        <w:t xml:space="preserve">      }</w:t>
      </w:r>
    </w:p>
    <w:p w14:paraId="1C95E27E" w14:textId="77777777" w:rsidR="005B1C6D" w:rsidRPr="00903DBA" w:rsidRDefault="005B1C6D" w:rsidP="005B1C6D">
      <w:pPr>
        <w:pStyle w:val="Code"/>
        <w:rPr>
          <w:highlight w:val="white"/>
        </w:rPr>
      </w:pPr>
      <w:r w:rsidRPr="00903DBA">
        <w:rPr>
          <w:highlight w:val="white"/>
        </w:rPr>
        <w:t xml:space="preserve">    }</w:t>
      </w:r>
    </w:p>
    <w:p w14:paraId="3D1EC74D" w14:textId="77777777" w:rsidR="005B1C6D" w:rsidRPr="00903DBA" w:rsidRDefault="005B1C6D" w:rsidP="005B1C6D">
      <w:pPr>
        <w:pStyle w:val="Code"/>
        <w:rPr>
          <w:highlight w:val="white"/>
        </w:rPr>
      </w:pPr>
      <w:r w:rsidRPr="00903DBA">
        <w:rPr>
          <w:highlight w:val="white"/>
        </w:rPr>
        <w:t xml:space="preserve">  }</w:t>
      </w:r>
    </w:p>
    <w:p w14:paraId="737B1713" w14:textId="77777777" w:rsidR="005B1C6D" w:rsidRPr="00903DBA" w:rsidRDefault="005B1C6D" w:rsidP="005B1C6D">
      <w:pPr>
        <w:pStyle w:val="Code"/>
      </w:pPr>
      <w:r w:rsidRPr="00903DBA">
        <w:rPr>
          <w:highlight w:val="white"/>
        </w:rPr>
        <w:t>}</w:t>
      </w:r>
    </w:p>
    <w:p w14:paraId="0E1D045C" w14:textId="77777777" w:rsidR="00FE5DC0" w:rsidRDefault="00FE5DC0" w:rsidP="00FE5DC0">
      <w:pPr>
        <w:pStyle w:val="Rubrik2"/>
      </w:pPr>
      <w:bookmarkStart w:id="531" w:name="_Toc57656162"/>
      <w:bookmarkStart w:id="532" w:name="_Ref57656298"/>
      <w:r w:rsidRPr="00903DBA">
        <w:t>Register Allocation</w:t>
      </w:r>
    </w:p>
    <w:p w14:paraId="0A3CF0AD" w14:textId="77777777" w:rsidR="00FE5DC0" w:rsidRDefault="00FE5DC0" w:rsidP="00FE5DC0">
      <w:r>
        <w:t xml:space="preserve">The architecture holds a set of registers. On particular feature of the registers is that they to some extent overlaps. More specifically, the a, b, c, and d registers overlaps. Below we see the </w:t>
      </w:r>
    </w:p>
    <w:tbl>
      <w:tblPr>
        <w:tblStyle w:val="Tabellrutnt"/>
        <w:tblW w:w="0" w:type="auto"/>
        <w:tblLook w:val="04A0" w:firstRow="1" w:lastRow="0" w:firstColumn="1" w:lastColumn="0" w:noHBand="0" w:noVBand="1"/>
      </w:tblPr>
      <w:tblGrid>
        <w:gridCol w:w="1168"/>
        <w:gridCol w:w="1168"/>
        <w:gridCol w:w="1169"/>
        <w:gridCol w:w="1169"/>
        <w:gridCol w:w="1169"/>
        <w:gridCol w:w="1169"/>
        <w:gridCol w:w="1169"/>
        <w:gridCol w:w="1169"/>
      </w:tblGrid>
      <w:tr w:rsidR="00FE5DC0" w14:paraId="61D11937" w14:textId="77777777" w:rsidTr="00FE5DC0">
        <w:tc>
          <w:tcPr>
            <w:tcW w:w="1168" w:type="dxa"/>
          </w:tcPr>
          <w:p w14:paraId="5EE9D99D" w14:textId="77777777" w:rsidR="00FE5DC0" w:rsidRPr="00CD61AD" w:rsidRDefault="00FE5DC0" w:rsidP="00FE5DC0">
            <w:pPr>
              <w:pStyle w:val="Code"/>
              <w:rPr>
                <w:sz w:val="18"/>
                <w:szCs w:val="18"/>
              </w:rPr>
            </w:pPr>
            <w:r w:rsidRPr="00CD61AD">
              <w:rPr>
                <w:sz w:val="18"/>
                <w:szCs w:val="18"/>
              </w:rPr>
              <w:t>bits 0-7</w:t>
            </w:r>
          </w:p>
        </w:tc>
        <w:tc>
          <w:tcPr>
            <w:tcW w:w="1168" w:type="dxa"/>
          </w:tcPr>
          <w:p w14:paraId="4C4E41CA" w14:textId="77777777" w:rsidR="00FE5DC0" w:rsidRPr="00CD61AD" w:rsidRDefault="00FE5DC0" w:rsidP="00FE5DC0">
            <w:pPr>
              <w:pStyle w:val="Code"/>
              <w:rPr>
                <w:sz w:val="18"/>
                <w:szCs w:val="18"/>
              </w:rPr>
            </w:pPr>
            <w:r w:rsidRPr="00CD61AD">
              <w:rPr>
                <w:sz w:val="18"/>
                <w:szCs w:val="18"/>
              </w:rPr>
              <w:t>bits 8-15</w:t>
            </w:r>
          </w:p>
        </w:tc>
        <w:tc>
          <w:tcPr>
            <w:tcW w:w="2338" w:type="dxa"/>
            <w:gridSpan w:val="2"/>
          </w:tcPr>
          <w:p w14:paraId="713EAF7B" w14:textId="77777777" w:rsidR="00FE5DC0" w:rsidRPr="00CD61AD" w:rsidRDefault="00FE5DC0" w:rsidP="00FE5DC0">
            <w:pPr>
              <w:pStyle w:val="Code"/>
              <w:rPr>
                <w:sz w:val="18"/>
                <w:szCs w:val="18"/>
              </w:rPr>
            </w:pPr>
            <w:r w:rsidRPr="00CD61AD">
              <w:rPr>
                <w:sz w:val="18"/>
                <w:szCs w:val="18"/>
              </w:rPr>
              <w:t>bits 16-31</w:t>
            </w:r>
          </w:p>
        </w:tc>
        <w:tc>
          <w:tcPr>
            <w:tcW w:w="4676" w:type="dxa"/>
            <w:gridSpan w:val="4"/>
          </w:tcPr>
          <w:p w14:paraId="0CDEFE5E" w14:textId="77777777" w:rsidR="00FE5DC0" w:rsidRPr="00CD61AD" w:rsidRDefault="00FE5DC0" w:rsidP="00FE5DC0">
            <w:pPr>
              <w:pStyle w:val="Code"/>
              <w:rPr>
                <w:sz w:val="18"/>
                <w:szCs w:val="18"/>
              </w:rPr>
            </w:pPr>
            <w:r w:rsidRPr="00CD61AD">
              <w:rPr>
                <w:sz w:val="18"/>
                <w:szCs w:val="18"/>
              </w:rPr>
              <w:t>bits 32-63</w:t>
            </w:r>
          </w:p>
        </w:tc>
      </w:tr>
      <w:tr w:rsidR="00FE5DC0" w14:paraId="65426027" w14:textId="77777777" w:rsidTr="00FE5DC0">
        <w:tc>
          <w:tcPr>
            <w:tcW w:w="1168" w:type="dxa"/>
          </w:tcPr>
          <w:p w14:paraId="2DC12E3F" w14:textId="77777777" w:rsidR="00FE5DC0" w:rsidRPr="00CD61AD" w:rsidRDefault="00FE5DC0" w:rsidP="00FE5DC0">
            <w:pPr>
              <w:pStyle w:val="Code"/>
              <w:rPr>
                <w:sz w:val="18"/>
                <w:szCs w:val="18"/>
              </w:rPr>
            </w:pPr>
            <w:r w:rsidRPr="00CD61AD">
              <w:rPr>
                <w:sz w:val="18"/>
                <w:szCs w:val="18"/>
              </w:rPr>
              <w:t>al</w:t>
            </w:r>
          </w:p>
        </w:tc>
        <w:tc>
          <w:tcPr>
            <w:tcW w:w="1168" w:type="dxa"/>
          </w:tcPr>
          <w:p w14:paraId="6717E380" w14:textId="77777777" w:rsidR="00FE5DC0" w:rsidRPr="00CD61AD" w:rsidRDefault="00FE5DC0" w:rsidP="00FE5DC0">
            <w:pPr>
              <w:pStyle w:val="Code"/>
              <w:rPr>
                <w:sz w:val="18"/>
                <w:szCs w:val="18"/>
              </w:rPr>
            </w:pPr>
            <w:r w:rsidRPr="00CD61AD">
              <w:rPr>
                <w:sz w:val="18"/>
                <w:szCs w:val="18"/>
              </w:rPr>
              <w:t>ah</w:t>
            </w:r>
          </w:p>
        </w:tc>
        <w:tc>
          <w:tcPr>
            <w:tcW w:w="2338" w:type="dxa"/>
            <w:gridSpan w:val="2"/>
            <w:vMerge w:val="restart"/>
          </w:tcPr>
          <w:p w14:paraId="1A7FA3AF" w14:textId="77777777" w:rsidR="00FE5DC0" w:rsidRPr="00CD61AD" w:rsidRDefault="00FE5DC0" w:rsidP="00FE5DC0">
            <w:pPr>
              <w:pStyle w:val="Code"/>
              <w:rPr>
                <w:sz w:val="18"/>
                <w:szCs w:val="18"/>
              </w:rPr>
            </w:pPr>
          </w:p>
        </w:tc>
        <w:tc>
          <w:tcPr>
            <w:tcW w:w="4676" w:type="dxa"/>
            <w:gridSpan w:val="4"/>
            <w:vMerge w:val="restart"/>
          </w:tcPr>
          <w:p w14:paraId="2DB71F8E" w14:textId="77777777" w:rsidR="00FE5DC0" w:rsidRPr="00CD61AD" w:rsidRDefault="00FE5DC0" w:rsidP="00FE5DC0">
            <w:pPr>
              <w:pStyle w:val="Code"/>
              <w:rPr>
                <w:sz w:val="18"/>
                <w:szCs w:val="18"/>
              </w:rPr>
            </w:pPr>
          </w:p>
        </w:tc>
      </w:tr>
      <w:tr w:rsidR="00FE5DC0" w14:paraId="044032A8" w14:textId="77777777" w:rsidTr="00FE5DC0">
        <w:tc>
          <w:tcPr>
            <w:tcW w:w="2336" w:type="dxa"/>
            <w:gridSpan w:val="2"/>
          </w:tcPr>
          <w:p w14:paraId="3E6FA2A4" w14:textId="77777777" w:rsidR="00FE5DC0" w:rsidRPr="00CD61AD" w:rsidRDefault="00FE5DC0" w:rsidP="00FE5DC0">
            <w:pPr>
              <w:pStyle w:val="Code"/>
              <w:rPr>
                <w:sz w:val="18"/>
                <w:szCs w:val="18"/>
              </w:rPr>
            </w:pPr>
            <w:r w:rsidRPr="00CD61AD">
              <w:rPr>
                <w:sz w:val="18"/>
                <w:szCs w:val="18"/>
              </w:rPr>
              <w:t>ax</w:t>
            </w:r>
          </w:p>
        </w:tc>
        <w:tc>
          <w:tcPr>
            <w:tcW w:w="2338" w:type="dxa"/>
            <w:gridSpan w:val="2"/>
            <w:vMerge/>
          </w:tcPr>
          <w:p w14:paraId="5BBF4BB0" w14:textId="77777777" w:rsidR="00FE5DC0" w:rsidRPr="00CD61AD" w:rsidRDefault="00FE5DC0" w:rsidP="00FE5DC0">
            <w:pPr>
              <w:pStyle w:val="Code"/>
              <w:rPr>
                <w:sz w:val="18"/>
                <w:szCs w:val="18"/>
              </w:rPr>
            </w:pPr>
          </w:p>
        </w:tc>
        <w:tc>
          <w:tcPr>
            <w:tcW w:w="4676" w:type="dxa"/>
            <w:gridSpan w:val="4"/>
            <w:vMerge/>
          </w:tcPr>
          <w:p w14:paraId="54C77E2C" w14:textId="77777777" w:rsidR="00FE5DC0" w:rsidRPr="00CD61AD" w:rsidRDefault="00FE5DC0" w:rsidP="00FE5DC0">
            <w:pPr>
              <w:pStyle w:val="Code"/>
              <w:rPr>
                <w:sz w:val="18"/>
                <w:szCs w:val="18"/>
              </w:rPr>
            </w:pPr>
          </w:p>
        </w:tc>
      </w:tr>
      <w:tr w:rsidR="00FE5DC0" w14:paraId="1A628CBC" w14:textId="77777777" w:rsidTr="00FE5DC0">
        <w:tc>
          <w:tcPr>
            <w:tcW w:w="4674" w:type="dxa"/>
            <w:gridSpan w:val="4"/>
          </w:tcPr>
          <w:p w14:paraId="2DE41440" w14:textId="77777777" w:rsidR="00FE5DC0" w:rsidRPr="00CD61AD" w:rsidRDefault="00FE5DC0" w:rsidP="00FE5DC0">
            <w:pPr>
              <w:pStyle w:val="Code"/>
              <w:rPr>
                <w:sz w:val="18"/>
                <w:szCs w:val="18"/>
              </w:rPr>
            </w:pPr>
            <w:r w:rsidRPr="00CD61AD">
              <w:rPr>
                <w:sz w:val="18"/>
                <w:szCs w:val="18"/>
              </w:rPr>
              <w:t>eax</w:t>
            </w:r>
          </w:p>
        </w:tc>
        <w:tc>
          <w:tcPr>
            <w:tcW w:w="4676" w:type="dxa"/>
            <w:gridSpan w:val="4"/>
            <w:vMerge/>
          </w:tcPr>
          <w:p w14:paraId="21E99E17" w14:textId="77777777" w:rsidR="00FE5DC0" w:rsidRPr="00CD61AD" w:rsidRDefault="00FE5DC0" w:rsidP="00FE5DC0">
            <w:pPr>
              <w:pStyle w:val="Code"/>
              <w:rPr>
                <w:sz w:val="18"/>
                <w:szCs w:val="18"/>
              </w:rPr>
            </w:pPr>
          </w:p>
        </w:tc>
      </w:tr>
      <w:tr w:rsidR="00FE5DC0" w14:paraId="76A88ECC" w14:textId="77777777" w:rsidTr="00FE5DC0">
        <w:tc>
          <w:tcPr>
            <w:tcW w:w="9350" w:type="dxa"/>
            <w:gridSpan w:val="8"/>
          </w:tcPr>
          <w:p w14:paraId="51BDBA80" w14:textId="77777777" w:rsidR="00FE5DC0" w:rsidRPr="00CD61AD" w:rsidRDefault="00FE5DC0" w:rsidP="00FE5DC0">
            <w:pPr>
              <w:pStyle w:val="Code"/>
              <w:rPr>
                <w:sz w:val="18"/>
                <w:szCs w:val="18"/>
              </w:rPr>
            </w:pPr>
            <w:r w:rsidRPr="00CD61AD">
              <w:rPr>
                <w:sz w:val="18"/>
                <w:szCs w:val="18"/>
              </w:rPr>
              <w:t>rax</w:t>
            </w:r>
          </w:p>
        </w:tc>
      </w:tr>
      <w:tr w:rsidR="00FE5DC0" w14:paraId="6F84E80D" w14:textId="77777777" w:rsidTr="00FE5DC0">
        <w:tc>
          <w:tcPr>
            <w:tcW w:w="1168" w:type="dxa"/>
          </w:tcPr>
          <w:p w14:paraId="3B7B2132" w14:textId="77777777" w:rsidR="00FE5DC0" w:rsidRPr="00CD61AD" w:rsidRDefault="00FE5DC0" w:rsidP="00FE5DC0">
            <w:pPr>
              <w:rPr>
                <w:sz w:val="18"/>
                <w:szCs w:val="18"/>
              </w:rPr>
            </w:pPr>
          </w:p>
        </w:tc>
        <w:tc>
          <w:tcPr>
            <w:tcW w:w="1168" w:type="dxa"/>
          </w:tcPr>
          <w:p w14:paraId="7DB54304" w14:textId="77777777" w:rsidR="00FE5DC0" w:rsidRPr="00CD61AD" w:rsidRDefault="00FE5DC0" w:rsidP="00FE5DC0">
            <w:pPr>
              <w:rPr>
                <w:sz w:val="18"/>
                <w:szCs w:val="18"/>
              </w:rPr>
            </w:pPr>
          </w:p>
        </w:tc>
        <w:tc>
          <w:tcPr>
            <w:tcW w:w="1169" w:type="dxa"/>
          </w:tcPr>
          <w:p w14:paraId="2DD8F813" w14:textId="77777777" w:rsidR="00FE5DC0" w:rsidRPr="00CD61AD" w:rsidRDefault="00FE5DC0" w:rsidP="00FE5DC0">
            <w:pPr>
              <w:rPr>
                <w:sz w:val="18"/>
                <w:szCs w:val="18"/>
              </w:rPr>
            </w:pPr>
          </w:p>
        </w:tc>
        <w:tc>
          <w:tcPr>
            <w:tcW w:w="1169" w:type="dxa"/>
          </w:tcPr>
          <w:p w14:paraId="77B1C20C" w14:textId="77777777" w:rsidR="00FE5DC0" w:rsidRPr="00CD61AD" w:rsidRDefault="00FE5DC0" w:rsidP="00FE5DC0">
            <w:pPr>
              <w:rPr>
                <w:sz w:val="18"/>
                <w:szCs w:val="18"/>
              </w:rPr>
            </w:pPr>
          </w:p>
        </w:tc>
        <w:tc>
          <w:tcPr>
            <w:tcW w:w="1169" w:type="dxa"/>
          </w:tcPr>
          <w:p w14:paraId="796E3BB2" w14:textId="77777777" w:rsidR="00FE5DC0" w:rsidRPr="00CD61AD" w:rsidRDefault="00FE5DC0" w:rsidP="00FE5DC0">
            <w:pPr>
              <w:rPr>
                <w:sz w:val="18"/>
                <w:szCs w:val="18"/>
              </w:rPr>
            </w:pPr>
          </w:p>
        </w:tc>
        <w:tc>
          <w:tcPr>
            <w:tcW w:w="1169" w:type="dxa"/>
          </w:tcPr>
          <w:p w14:paraId="14F506E4" w14:textId="77777777" w:rsidR="00FE5DC0" w:rsidRDefault="00FE5DC0" w:rsidP="00FE5DC0"/>
        </w:tc>
        <w:tc>
          <w:tcPr>
            <w:tcW w:w="1169" w:type="dxa"/>
          </w:tcPr>
          <w:p w14:paraId="1716099C" w14:textId="77777777" w:rsidR="00FE5DC0" w:rsidRDefault="00FE5DC0" w:rsidP="00FE5DC0"/>
        </w:tc>
        <w:tc>
          <w:tcPr>
            <w:tcW w:w="1169" w:type="dxa"/>
          </w:tcPr>
          <w:p w14:paraId="437B62AA" w14:textId="77777777" w:rsidR="00FE5DC0" w:rsidRDefault="00FE5DC0" w:rsidP="00FE5DC0"/>
        </w:tc>
      </w:tr>
      <w:tr w:rsidR="00FE5DC0" w14:paraId="2AE31534" w14:textId="77777777" w:rsidTr="00FE5DC0">
        <w:tc>
          <w:tcPr>
            <w:tcW w:w="1168" w:type="dxa"/>
          </w:tcPr>
          <w:p w14:paraId="58C721D3" w14:textId="77777777" w:rsidR="00FE5DC0" w:rsidRDefault="00FE5DC0" w:rsidP="00FE5DC0"/>
        </w:tc>
        <w:tc>
          <w:tcPr>
            <w:tcW w:w="1168" w:type="dxa"/>
          </w:tcPr>
          <w:p w14:paraId="6A697317" w14:textId="77777777" w:rsidR="00FE5DC0" w:rsidRDefault="00FE5DC0" w:rsidP="00FE5DC0"/>
        </w:tc>
        <w:tc>
          <w:tcPr>
            <w:tcW w:w="1169" w:type="dxa"/>
          </w:tcPr>
          <w:p w14:paraId="6A713895" w14:textId="77777777" w:rsidR="00FE5DC0" w:rsidRDefault="00FE5DC0" w:rsidP="00FE5DC0"/>
        </w:tc>
        <w:tc>
          <w:tcPr>
            <w:tcW w:w="1169" w:type="dxa"/>
          </w:tcPr>
          <w:p w14:paraId="1494964E" w14:textId="77777777" w:rsidR="00FE5DC0" w:rsidRDefault="00FE5DC0" w:rsidP="00FE5DC0"/>
        </w:tc>
        <w:tc>
          <w:tcPr>
            <w:tcW w:w="1169" w:type="dxa"/>
          </w:tcPr>
          <w:p w14:paraId="2356F093" w14:textId="77777777" w:rsidR="00FE5DC0" w:rsidRDefault="00FE5DC0" w:rsidP="00FE5DC0"/>
        </w:tc>
        <w:tc>
          <w:tcPr>
            <w:tcW w:w="1169" w:type="dxa"/>
          </w:tcPr>
          <w:p w14:paraId="595800C2" w14:textId="77777777" w:rsidR="00FE5DC0" w:rsidRDefault="00FE5DC0" w:rsidP="00FE5DC0"/>
        </w:tc>
        <w:tc>
          <w:tcPr>
            <w:tcW w:w="1169" w:type="dxa"/>
          </w:tcPr>
          <w:p w14:paraId="2021E5A6" w14:textId="77777777" w:rsidR="00FE5DC0" w:rsidRDefault="00FE5DC0" w:rsidP="00FE5DC0"/>
        </w:tc>
        <w:tc>
          <w:tcPr>
            <w:tcW w:w="1169" w:type="dxa"/>
          </w:tcPr>
          <w:p w14:paraId="4F73DC9B" w14:textId="77777777" w:rsidR="00FE5DC0" w:rsidRDefault="00FE5DC0" w:rsidP="00FE5DC0"/>
        </w:tc>
      </w:tr>
      <w:tr w:rsidR="00FE5DC0" w14:paraId="0E1E15C5" w14:textId="77777777" w:rsidTr="00FE5DC0">
        <w:tc>
          <w:tcPr>
            <w:tcW w:w="1168" w:type="dxa"/>
          </w:tcPr>
          <w:p w14:paraId="64B13F22" w14:textId="77777777" w:rsidR="00FE5DC0" w:rsidRDefault="00FE5DC0" w:rsidP="00FE5DC0"/>
        </w:tc>
        <w:tc>
          <w:tcPr>
            <w:tcW w:w="1168" w:type="dxa"/>
          </w:tcPr>
          <w:p w14:paraId="7ECFF3FC" w14:textId="77777777" w:rsidR="00FE5DC0" w:rsidRDefault="00FE5DC0" w:rsidP="00FE5DC0"/>
        </w:tc>
        <w:tc>
          <w:tcPr>
            <w:tcW w:w="1169" w:type="dxa"/>
          </w:tcPr>
          <w:p w14:paraId="0ACFF553" w14:textId="77777777" w:rsidR="00FE5DC0" w:rsidRDefault="00FE5DC0" w:rsidP="00FE5DC0"/>
        </w:tc>
        <w:tc>
          <w:tcPr>
            <w:tcW w:w="1169" w:type="dxa"/>
          </w:tcPr>
          <w:p w14:paraId="67031E7B" w14:textId="77777777" w:rsidR="00FE5DC0" w:rsidRDefault="00FE5DC0" w:rsidP="00FE5DC0"/>
        </w:tc>
        <w:tc>
          <w:tcPr>
            <w:tcW w:w="1169" w:type="dxa"/>
          </w:tcPr>
          <w:p w14:paraId="7DB550C3" w14:textId="77777777" w:rsidR="00FE5DC0" w:rsidRDefault="00FE5DC0" w:rsidP="00FE5DC0"/>
        </w:tc>
        <w:tc>
          <w:tcPr>
            <w:tcW w:w="1169" w:type="dxa"/>
          </w:tcPr>
          <w:p w14:paraId="2FE84140" w14:textId="77777777" w:rsidR="00FE5DC0" w:rsidRDefault="00FE5DC0" w:rsidP="00FE5DC0"/>
        </w:tc>
        <w:tc>
          <w:tcPr>
            <w:tcW w:w="1169" w:type="dxa"/>
          </w:tcPr>
          <w:p w14:paraId="7C1C0A30" w14:textId="77777777" w:rsidR="00FE5DC0" w:rsidRDefault="00FE5DC0" w:rsidP="00FE5DC0"/>
        </w:tc>
        <w:tc>
          <w:tcPr>
            <w:tcW w:w="1169" w:type="dxa"/>
          </w:tcPr>
          <w:p w14:paraId="5ABFE0C0" w14:textId="77777777" w:rsidR="00FE5DC0" w:rsidRDefault="00FE5DC0" w:rsidP="00FE5DC0"/>
        </w:tc>
      </w:tr>
    </w:tbl>
    <w:p w14:paraId="4C8E6748" w14:textId="760871AC" w:rsidR="00FE5DC0" w:rsidRDefault="00FE5DC0" w:rsidP="00845EA9">
      <w:pPr>
        <w:pStyle w:val="Appendix"/>
        <w:rPr>
          <w:lang w:val="en-US"/>
        </w:rPr>
      </w:pPr>
      <w:bookmarkStart w:id="533" w:name="_Ref58762260"/>
      <w:r>
        <w:rPr>
          <w:lang w:val="en-US"/>
        </w:rPr>
        <w:t>The Register Set</w:t>
      </w:r>
      <w:bookmarkEnd w:id="533"/>
    </w:p>
    <w:p w14:paraId="5298F0CA" w14:textId="162B212A" w:rsidR="007615DC" w:rsidRDefault="007615DC" w:rsidP="00FE5DC0">
      <w:r>
        <w:t>Below is a description of the register set</w:t>
      </w:r>
      <w:r w:rsidR="005E20BA">
        <w:t>, where r</w:t>
      </w:r>
      <w:r w:rsidR="00C164BD">
        <w:t>egisters of different sizes overlap each other.</w:t>
      </w:r>
    </w:p>
    <w:tbl>
      <w:tblPr>
        <w:tblStyle w:val="Tabellrutnt"/>
        <w:tblW w:w="0" w:type="auto"/>
        <w:tblLook w:val="04A0" w:firstRow="1" w:lastRow="0" w:firstColumn="1" w:lastColumn="0" w:noHBand="0" w:noVBand="1"/>
      </w:tblPr>
      <w:tblGrid>
        <w:gridCol w:w="1168"/>
        <w:gridCol w:w="1168"/>
        <w:gridCol w:w="2338"/>
        <w:gridCol w:w="4676"/>
      </w:tblGrid>
      <w:tr w:rsidR="00FE5DC0" w:rsidRPr="001C01CD" w14:paraId="5B4233A7" w14:textId="77777777" w:rsidTr="00FE5DC0">
        <w:tc>
          <w:tcPr>
            <w:tcW w:w="1168" w:type="dxa"/>
          </w:tcPr>
          <w:p w14:paraId="0EEB9B4D" w14:textId="7EC09BAC" w:rsidR="00FE5DC0" w:rsidRPr="001C01CD" w:rsidRDefault="007008E7" w:rsidP="00A7114B">
            <w:pPr>
              <w:spacing w:before="0" w:after="0"/>
              <w:jc w:val="center"/>
            </w:pPr>
            <w:r w:rsidRPr="001C01CD">
              <w:t>B</w:t>
            </w:r>
            <w:r w:rsidR="00FE5DC0" w:rsidRPr="001C01CD">
              <w:t>its 0-7</w:t>
            </w:r>
          </w:p>
        </w:tc>
        <w:tc>
          <w:tcPr>
            <w:tcW w:w="1168" w:type="dxa"/>
          </w:tcPr>
          <w:p w14:paraId="7FB19908" w14:textId="14332ABE" w:rsidR="00FE5DC0" w:rsidRPr="001C01CD" w:rsidRDefault="007008E7" w:rsidP="00A7114B">
            <w:pPr>
              <w:spacing w:before="0" w:after="0"/>
              <w:jc w:val="center"/>
            </w:pPr>
            <w:r w:rsidRPr="001C01CD">
              <w:t>B</w:t>
            </w:r>
            <w:r w:rsidR="00FE5DC0" w:rsidRPr="001C01CD">
              <w:t>its 8-15</w:t>
            </w:r>
          </w:p>
        </w:tc>
        <w:tc>
          <w:tcPr>
            <w:tcW w:w="2338" w:type="dxa"/>
          </w:tcPr>
          <w:p w14:paraId="5B48D3B9" w14:textId="0EA84C38" w:rsidR="00FE5DC0" w:rsidRPr="001C01CD" w:rsidRDefault="007008E7" w:rsidP="00A7114B">
            <w:pPr>
              <w:spacing w:before="0" w:after="0"/>
              <w:jc w:val="center"/>
            </w:pPr>
            <w:r w:rsidRPr="001C01CD">
              <w:t>B</w:t>
            </w:r>
            <w:r w:rsidR="00FE5DC0" w:rsidRPr="001C01CD">
              <w:t>its 16-31</w:t>
            </w:r>
          </w:p>
        </w:tc>
        <w:tc>
          <w:tcPr>
            <w:tcW w:w="4676" w:type="dxa"/>
          </w:tcPr>
          <w:p w14:paraId="13EF37F3" w14:textId="07DE83B8" w:rsidR="00FE5DC0" w:rsidRPr="001C01CD" w:rsidRDefault="007008E7" w:rsidP="00A7114B">
            <w:pPr>
              <w:spacing w:before="0" w:after="0"/>
              <w:jc w:val="center"/>
            </w:pPr>
            <w:r w:rsidRPr="001C01CD">
              <w:t>B</w:t>
            </w:r>
            <w:r w:rsidR="00FE5DC0" w:rsidRPr="001C01CD">
              <w:t>its 32-63</w:t>
            </w:r>
          </w:p>
        </w:tc>
      </w:tr>
      <w:tr w:rsidR="00FE5DC0" w:rsidRPr="001C01CD" w14:paraId="3F506F18" w14:textId="77777777" w:rsidTr="00FE5DC0">
        <w:tc>
          <w:tcPr>
            <w:tcW w:w="1168" w:type="dxa"/>
          </w:tcPr>
          <w:p w14:paraId="15C4675C" w14:textId="77777777" w:rsidR="00FE5DC0" w:rsidRPr="001C01CD" w:rsidRDefault="00FE5DC0" w:rsidP="00A7114B">
            <w:pPr>
              <w:spacing w:before="0" w:after="0"/>
              <w:jc w:val="center"/>
            </w:pPr>
            <w:r w:rsidRPr="001C01CD">
              <w:t>al</w:t>
            </w:r>
          </w:p>
        </w:tc>
        <w:tc>
          <w:tcPr>
            <w:tcW w:w="1168" w:type="dxa"/>
          </w:tcPr>
          <w:p w14:paraId="2ABDF829" w14:textId="77777777" w:rsidR="00FE5DC0" w:rsidRPr="001C01CD" w:rsidRDefault="00FE5DC0" w:rsidP="00A7114B">
            <w:pPr>
              <w:spacing w:before="0" w:after="0"/>
              <w:jc w:val="center"/>
            </w:pPr>
            <w:r w:rsidRPr="001C01CD">
              <w:t>ah</w:t>
            </w:r>
          </w:p>
        </w:tc>
        <w:tc>
          <w:tcPr>
            <w:tcW w:w="2338" w:type="dxa"/>
            <w:vMerge w:val="restart"/>
          </w:tcPr>
          <w:p w14:paraId="54E5F829" w14:textId="77777777" w:rsidR="00FE5DC0" w:rsidRPr="001C01CD" w:rsidRDefault="00FE5DC0" w:rsidP="00A7114B">
            <w:pPr>
              <w:spacing w:before="0" w:after="0"/>
              <w:jc w:val="center"/>
            </w:pPr>
          </w:p>
        </w:tc>
        <w:tc>
          <w:tcPr>
            <w:tcW w:w="4676" w:type="dxa"/>
            <w:vMerge w:val="restart"/>
          </w:tcPr>
          <w:p w14:paraId="156E30BD" w14:textId="77777777" w:rsidR="00FE5DC0" w:rsidRPr="001C01CD" w:rsidRDefault="00FE5DC0" w:rsidP="00A7114B">
            <w:pPr>
              <w:spacing w:before="0" w:after="0"/>
              <w:jc w:val="center"/>
            </w:pPr>
          </w:p>
        </w:tc>
      </w:tr>
      <w:tr w:rsidR="00FE5DC0" w:rsidRPr="001C01CD" w14:paraId="5F5DC196" w14:textId="77777777" w:rsidTr="00FE5DC0">
        <w:tc>
          <w:tcPr>
            <w:tcW w:w="2336" w:type="dxa"/>
            <w:gridSpan w:val="2"/>
          </w:tcPr>
          <w:p w14:paraId="0BC2BA8C" w14:textId="77777777" w:rsidR="00FE5DC0" w:rsidRPr="001C01CD" w:rsidRDefault="00FE5DC0" w:rsidP="00A7114B">
            <w:pPr>
              <w:spacing w:before="0" w:after="0"/>
              <w:jc w:val="center"/>
            </w:pPr>
            <w:r w:rsidRPr="001C01CD">
              <w:t>ax</w:t>
            </w:r>
          </w:p>
        </w:tc>
        <w:tc>
          <w:tcPr>
            <w:tcW w:w="2338" w:type="dxa"/>
            <w:vMerge/>
          </w:tcPr>
          <w:p w14:paraId="487B43A2" w14:textId="77777777" w:rsidR="00FE5DC0" w:rsidRPr="001C01CD" w:rsidRDefault="00FE5DC0" w:rsidP="00A7114B">
            <w:pPr>
              <w:spacing w:before="0" w:after="0"/>
              <w:jc w:val="center"/>
            </w:pPr>
          </w:p>
        </w:tc>
        <w:tc>
          <w:tcPr>
            <w:tcW w:w="4676" w:type="dxa"/>
            <w:vMerge/>
          </w:tcPr>
          <w:p w14:paraId="3BDE6F39" w14:textId="77777777" w:rsidR="00FE5DC0" w:rsidRPr="001C01CD" w:rsidRDefault="00FE5DC0" w:rsidP="00A7114B">
            <w:pPr>
              <w:spacing w:before="0" w:after="0"/>
              <w:jc w:val="center"/>
            </w:pPr>
          </w:p>
        </w:tc>
      </w:tr>
      <w:tr w:rsidR="00FE5DC0" w:rsidRPr="001C01CD" w14:paraId="7CBD2C80" w14:textId="77777777" w:rsidTr="00FE5DC0">
        <w:tc>
          <w:tcPr>
            <w:tcW w:w="4674" w:type="dxa"/>
            <w:gridSpan w:val="3"/>
          </w:tcPr>
          <w:p w14:paraId="2AD87634" w14:textId="77777777" w:rsidR="00FE5DC0" w:rsidRPr="001C01CD" w:rsidRDefault="00FE5DC0" w:rsidP="00A7114B">
            <w:pPr>
              <w:spacing w:before="0" w:after="0"/>
              <w:jc w:val="center"/>
            </w:pPr>
            <w:r w:rsidRPr="001C01CD">
              <w:t>eax</w:t>
            </w:r>
          </w:p>
        </w:tc>
        <w:tc>
          <w:tcPr>
            <w:tcW w:w="4676" w:type="dxa"/>
            <w:vMerge/>
          </w:tcPr>
          <w:p w14:paraId="4D3B7325" w14:textId="77777777" w:rsidR="00FE5DC0" w:rsidRPr="001C01CD" w:rsidRDefault="00FE5DC0" w:rsidP="00A7114B">
            <w:pPr>
              <w:spacing w:before="0" w:after="0"/>
              <w:jc w:val="center"/>
            </w:pPr>
          </w:p>
        </w:tc>
      </w:tr>
      <w:tr w:rsidR="00FE5DC0" w:rsidRPr="001C01CD" w14:paraId="2C98B727" w14:textId="77777777" w:rsidTr="00FE5DC0">
        <w:tc>
          <w:tcPr>
            <w:tcW w:w="9350" w:type="dxa"/>
            <w:gridSpan w:val="4"/>
          </w:tcPr>
          <w:p w14:paraId="00613772" w14:textId="77777777" w:rsidR="00FE5DC0" w:rsidRPr="001C01CD" w:rsidRDefault="00FE5DC0" w:rsidP="00A7114B">
            <w:pPr>
              <w:spacing w:before="0" w:after="0"/>
              <w:jc w:val="center"/>
            </w:pPr>
            <w:r w:rsidRPr="001C01CD">
              <w:t>rax</w:t>
            </w:r>
          </w:p>
        </w:tc>
      </w:tr>
    </w:tbl>
    <w:p w14:paraId="63014B88" w14:textId="77777777" w:rsidR="00183252" w:rsidRPr="001C01CD" w:rsidRDefault="00183252" w:rsidP="00183252">
      <w:pPr>
        <w:pStyle w:val="Code"/>
      </w:pPr>
    </w:p>
    <w:tbl>
      <w:tblPr>
        <w:tblStyle w:val="Tabellrutnt"/>
        <w:tblW w:w="0" w:type="auto"/>
        <w:tblLook w:val="04A0" w:firstRow="1" w:lastRow="0" w:firstColumn="1" w:lastColumn="0" w:noHBand="0" w:noVBand="1"/>
      </w:tblPr>
      <w:tblGrid>
        <w:gridCol w:w="1168"/>
        <w:gridCol w:w="1168"/>
        <w:gridCol w:w="2338"/>
        <w:gridCol w:w="4676"/>
      </w:tblGrid>
      <w:tr w:rsidR="00183252" w:rsidRPr="001C01CD" w14:paraId="660AD2DA" w14:textId="77777777" w:rsidTr="008333C8">
        <w:tc>
          <w:tcPr>
            <w:tcW w:w="1168" w:type="dxa"/>
          </w:tcPr>
          <w:p w14:paraId="43BB7F44" w14:textId="77777777" w:rsidR="00183252" w:rsidRPr="001C01CD" w:rsidRDefault="00183252" w:rsidP="008333C8">
            <w:pPr>
              <w:spacing w:before="0" w:after="0"/>
              <w:jc w:val="center"/>
            </w:pPr>
            <w:r w:rsidRPr="001C01CD">
              <w:t>Bits 0-7</w:t>
            </w:r>
          </w:p>
        </w:tc>
        <w:tc>
          <w:tcPr>
            <w:tcW w:w="1168" w:type="dxa"/>
          </w:tcPr>
          <w:p w14:paraId="0B0E2BE6" w14:textId="77777777" w:rsidR="00183252" w:rsidRPr="001C01CD" w:rsidRDefault="00183252" w:rsidP="008333C8">
            <w:pPr>
              <w:spacing w:before="0" w:after="0"/>
              <w:jc w:val="center"/>
            </w:pPr>
            <w:r w:rsidRPr="001C01CD">
              <w:t>Bits 8-15</w:t>
            </w:r>
          </w:p>
        </w:tc>
        <w:tc>
          <w:tcPr>
            <w:tcW w:w="2338" w:type="dxa"/>
          </w:tcPr>
          <w:p w14:paraId="39B6C204" w14:textId="77777777" w:rsidR="00183252" w:rsidRPr="001C01CD" w:rsidRDefault="00183252" w:rsidP="008333C8">
            <w:pPr>
              <w:spacing w:before="0" w:after="0"/>
              <w:jc w:val="center"/>
            </w:pPr>
            <w:r w:rsidRPr="001C01CD">
              <w:t>Bits 16-31</w:t>
            </w:r>
          </w:p>
        </w:tc>
        <w:tc>
          <w:tcPr>
            <w:tcW w:w="4676" w:type="dxa"/>
          </w:tcPr>
          <w:p w14:paraId="333DD46B" w14:textId="77777777" w:rsidR="00183252" w:rsidRPr="001C01CD" w:rsidRDefault="00183252" w:rsidP="008333C8">
            <w:pPr>
              <w:spacing w:before="0" w:after="0"/>
              <w:jc w:val="center"/>
            </w:pPr>
            <w:r w:rsidRPr="001C01CD">
              <w:t>Bits 32-63</w:t>
            </w:r>
          </w:p>
        </w:tc>
      </w:tr>
      <w:tr w:rsidR="00183252" w:rsidRPr="001C01CD" w14:paraId="6AB9F14A" w14:textId="77777777" w:rsidTr="008333C8">
        <w:tc>
          <w:tcPr>
            <w:tcW w:w="1168" w:type="dxa"/>
          </w:tcPr>
          <w:p w14:paraId="4847E80F" w14:textId="350AF91D" w:rsidR="00183252" w:rsidRPr="001C01CD" w:rsidRDefault="00183252" w:rsidP="008333C8">
            <w:pPr>
              <w:spacing w:before="0" w:after="0"/>
              <w:jc w:val="center"/>
            </w:pPr>
            <w:r w:rsidRPr="001C01CD">
              <w:t>bl</w:t>
            </w:r>
          </w:p>
        </w:tc>
        <w:tc>
          <w:tcPr>
            <w:tcW w:w="1168" w:type="dxa"/>
          </w:tcPr>
          <w:p w14:paraId="099E72C0" w14:textId="78A7CBDF" w:rsidR="00183252" w:rsidRPr="001C01CD" w:rsidRDefault="00183252" w:rsidP="008333C8">
            <w:pPr>
              <w:spacing w:before="0" w:after="0"/>
              <w:jc w:val="center"/>
            </w:pPr>
            <w:r w:rsidRPr="001C01CD">
              <w:t>bh</w:t>
            </w:r>
          </w:p>
        </w:tc>
        <w:tc>
          <w:tcPr>
            <w:tcW w:w="2338" w:type="dxa"/>
            <w:vMerge w:val="restart"/>
          </w:tcPr>
          <w:p w14:paraId="1EA4E76D" w14:textId="77777777" w:rsidR="00183252" w:rsidRPr="001C01CD" w:rsidRDefault="00183252" w:rsidP="008333C8">
            <w:pPr>
              <w:spacing w:before="0" w:after="0"/>
              <w:jc w:val="center"/>
            </w:pPr>
          </w:p>
        </w:tc>
        <w:tc>
          <w:tcPr>
            <w:tcW w:w="4676" w:type="dxa"/>
            <w:vMerge w:val="restart"/>
          </w:tcPr>
          <w:p w14:paraId="374EF280" w14:textId="77777777" w:rsidR="00183252" w:rsidRPr="001C01CD" w:rsidRDefault="00183252" w:rsidP="008333C8">
            <w:pPr>
              <w:spacing w:before="0" w:after="0"/>
              <w:jc w:val="center"/>
            </w:pPr>
          </w:p>
        </w:tc>
      </w:tr>
      <w:tr w:rsidR="00183252" w:rsidRPr="001C01CD" w14:paraId="543B416E" w14:textId="77777777" w:rsidTr="008333C8">
        <w:tc>
          <w:tcPr>
            <w:tcW w:w="2336" w:type="dxa"/>
            <w:gridSpan w:val="2"/>
          </w:tcPr>
          <w:p w14:paraId="7A6A8716" w14:textId="025BB505" w:rsidR="00183252" w:rsidRPr="001C01CD" w:rsidRDefault="00183252" w:rsidP="008333C8">
            <w:pPr>
              <w:spacing w:before="0" w:after="0"/>
              <w:jc w:val="center"/>
            </w:pPr>
            <w:r w:rsidRPr="001C01CD">
              <w:t>bx</w:t>
            </w:r>
          </w:p>
        </w:tc>
        <w:tc>
          <w:tcPr>
            <w:tcW w:w="2338" w:type="dxa"/>
            <w:vMerge/>
          </w:tcPr>
          <w:p w14:paraId="63CD43B6" w14:textId="77777777" w:rsidR="00183252" w:rsidRPr="001C01CD" w:rsidRDefault="00183252" w:rsidP="008333C8">
            <w:pPr>
              <w:spacing w:before="0" w:after="0"/>
              <w:jc w:val="center"/>
            </w:pPr>
          </w:p>
        </w:tc>
        <w:tc>
          <w:tcPr>
            <w:tcW w:w="4676" w:type="dxa"/>
            <w:vMerge/>
          </w:tcPr>
          <w:p w14:paraId="54AB8C89" w14:textId="77777777" w:rsidR="00183252" w:rsidRPr="001C01CD" w:rsidRDefault="00183252" w:rsidP="008333C8">
            <w:pPr>
              <w:spacing w:before="0" w:after="0"/>
              <w:jc w:val="center"/>
            </w:pPr>
          </w:p>
        </w:tc>
      </w:tr>
      <w:tr w:rsidR="00183252" w:rsidRPr="001C01CD" w14:paraId="033F49FE" w14:textId="77777777" w:rsidTr="008333C8">
        <w:tc>
          <w:tcPr>
            <w:tcW w:w="4674" w:type="dxa"/>
            <w:gridSpan w:val="3"/>
          </w:tcPr>
          <w:p w14:paraId="0049F4C1" w14:textId="06A68A52" w:rsidR="00183252" w:rsidRPr="001C01CD" w:rsidRDefault="00183252" w:rsidP="008333C8">
            <w:pPr>
              <w:spacing w:before="0" w:after="0"/>
              <w:jc w:val="center"/>
            </w:pPr>
            <w:r w:rsidRPr="001C01CD">
              <w:t>ebx</w:t>
            </w:r>
          </w:p>
        </w:tc>
        <w:tc>
          <w:tcPr>
            <w:tcW w:w="4676" w:type="dxa"/>
            <w:vMerge/>
          </w:tcPr>
          <w:p w14:paraId="303F30C9" w14:textId="77777777" w:rsidR="00183252" w:rsidRPr="001C01CD" w:rsidRDefault="00183252" w:rsidP="008333C8">
            <w:pPr>
              <w:spacing w:before="0" w:after="0"/>
              <w:jc w:val="center"/>
            </w:pPr>
          </w:p>
        </w:tc>
      </w:tr>
      <w:tr w:rsidR="00183252" w:rsidRPr="001C01CD" w14:paraId="4401C9D4" w14:textId="77777777" w:rsidTr="008333C8">
        <w:tc>
          <w:tcPr>
            <w:tcW w:w="9350" w:type="dxa"/>
            <w:gridSpan w:val="4"/>
          </w:tcPr>
          <w:p w14:paraId="2E065543" w14:textId="495F0C54" w:rsidR="00183252" w:rsidRPr="001C01CD" w:rsidRDefault="00183252" w:rsidP="008333C8">
            <w:pPr>
              <w:spacing w:before="0" w:after="0"/>
              <w:jc w:val="center"/>
            </w:pPr>
            <w:r w:rsidRPr="001C01CD">
              <w:t>rbx</w:t>
            </w:r>
          </w:p>
        </w:tc>
      </w:tr>
    </w:tbl>
    <w:p w14:paraId="13A8965F" w14:textId="77777777" w:rsidR="00183252" w:rsidRPr="001C01CD" w:rsidRDefault="00183252" w:rsidP="00183252">
      <w:pPr>
        <w:pStyle w:val="Code"/>
      </w:pPr>
    </w:p>
    <w:tbl>
      <w:tblPr>
        <w:tblStyle w:val="Tabellrutnt"/>
        <w:tblW w:w="0" w:type="auto"/>
        <w:tblLook w:val="04A0" w:firstRow="1" w:lastRow="0" w:firstColumn="1" w:lastColumn="0" w:noHBand="0" w:noVBand="1"/>
      </w:tblPr>
      <w:tblGrid>
        <w:gridCol w:w="1168"/>
        <w:gridCol w:w="1168"/>
        <w:gridCol w:w="2338"/>
        <w:gridCol w:w="4676"/>
      </w:tblGrid>
      <w:tr w:rsidR="00183252" w:rsidRPr="001C01CD" w14:paraId="7AC36FAA" w14:textId="77777777" w:rsidTr="008333C8">
        <w:tc>
          <w:tcPr>
            <w:tcW w:w="1168" w:type="dxa"/>
          </w:tcPr>
          <w:p w14:paraId="459D7182" w14:textId="77777777" w:rsidR="00183252" w:rsidRPr="001C01CD" w:rsidRDefault="00183252" w:rsidP="008333C8">
            <w:pPr>
              <w:spacing w:before="0" w:after="0"/>
              <w:jc w:val="center"/>
            </w:pPr>
            <w:r w:rsidRPr="001C01CD">
              <w:t>Bits 0-7</w:t>
            </w:r>
          </w:p>
        </w:tc>
        <w:tc>
          <w:tcPr>
            <w:tcW w:w="1168" w:type="dxa"/>
          </w:tcPr>
          <w:p w14:paraId="44186E81" w14:textId="77777777" w:rsidR="00183252" w:rsidRPr="001C01CD" w:rsidRDefault="00183252" w:rsidP="008333C8">
            <w:pPr>
              <w:spacing w:before="0" w:after="0"/>
              <w:jc w:val="center"/>
            </w:pPr>
            <w:r w:rsidRPr="001C01CD">
              <w:t>Bits 8-15</w:t>
            </w:r>
          </w:p>
        </w:tc>
        <w:tc>
          <w:tcPr>
            <w:tcW w:w="2338" w:type="dxa"/>
          </w:tcPr>
          <w:p w14:paraId="78542260" w14:textId="77777777" w:rsidR="00183252" w:rsidRPr="001C01CD" w:rsidRDefault="00183252" w:rsidP="008333C8">
            <w:pPr>
              <w:spacing w:before="0" w:after="0"/>
              <w:jc w:val="center"/>
            </w:pPr>
            <w:r w:rsidRPr="001C01CD">
              <w:t>Bits 16-31</w:t>
            </w:r>
          </w:p>
        </w:tc>
        <w:tc>
          <w:tcPr>
            <w:tcW w:w="4676" w:type="dxa"/>
          </w:tcPr>
          <w:p w14:paraId="4EB7C312" w14:textId="77777777" w:rsidR="00183252" w:rsidRPr="001C01CD" w:rsidRDefault="00183252" w:rsidP="008333C8">
            <w:pPr>
              <w:spacing w:before="0" w:after="0"/>
              <w:jc w:val="center"/>
            </w:pPr>
            <w:r w:rsidRPr="001C01CD">
              <w:t>Bits 32-63</w:t>
            </w:r>
          </w:p>
        </w:tc>
      </w:tr>
      <w:tr w:rsidR="00183252" w:rsidRPr="001C01CD" w14:paraId="1643AEF2" w14:textId="77777777" w:rsidTr="008333C8">
        <w:tc>
          <w:tcPr>
            <w:tcW w:w="1168" w:type="dxa"/>
          </w:tcPr>
          <w:p w14:paraId="369FBCB4" w14:textId="6CD69B50" w:rsidR="00183252" w:rsidRPr="001C01CD" w:rsidRDefault="00183252" w:rsidP="008333C8">
            <w:pPr>
              <w:spacing w:before="0" w:after="0"/>
              <w:jc w:val="center"/>
            </w:pPr>
            <w:r w:rsidRPr="001C01CD">
              <w:t>cl</w:t>
            </w:r>
          </w:p>
        </w:tc>
        <w:tc>
          <w:tcPr>
            <w:tcW w:w="1168" w:type="dxa"/>
          </w:tcPr>
          <w:p w14:paraId="29170741" w14:textId="78329DFC" w:rsidR="00183252" w:rsidRPr="001C01CD" w:rsidRDefault="00183252" w:rsidP="008333C8">
            <w:pPr>
              <w:spacing w:before="0" w:after="0"/>
              <w:jc w:val="center"/>
            </w:pPr>
            <w:r w:rsidRPr="001C01CD">
              <w:t>ch</w:t>
            </w:r>
          </w:p>
        </w:tc>
        <w:tc>
          <w:tcPr>
            <w:tcW w:w="2338" w:type="dxa"/>
            <w:vMerge w:val="restart"/>
          </w:tcPr>
          <w:p w14:paraId="737E157D" w14:textId="77777777" w:rsidR="00183252" w:rsidRPr="001C01CD" w:rsidRDefault="00183252" w:rsidP="008333C8">
            <w:pPr>
              <w:spacing w:before="0" w:after="0"/>
              <w:jc w:val="center"/>
            </w:pPr>
          </w:p>
        </w:tc>
        <w:tc>
          <w:tcPr>
            <w:tcW w:w="4676" w:type="dxa"/>
            <w:vMerge w:val="restart"/>
          </w:tcPr>
          <w:p w14:paraId="470B4430" w14:textId="77777777" w:rsidR="00183252" w:rsidRPr="001C01CD" w:rsidRDefault="00183252" w:rsidP="008333C8">
            <w:pPr>
              <w:spacing w:before="0" w:after="0"/>
              <w:jc w:val="center"/>
            </w:pPr>
          </w:p>
        </w:tc>
      </w:tr>
      <w:tr w:rsidR="00183252" w:rsidRPr="001C01CD" w14:paraId="1F01A239" w14:textId="77777777" w:rsidTr="008333C8">
        <w:tc>
          <w:tcPr>
            <w:tcW w:w="2336" w:type="dxa"/>
            <w:gridSpan w:val="2"/>
          </w:tcPr>
          <w:p w14:paraId="3D9B34A9" w14:textId="31B34985" w:rsidR="00183252" w:rsidRPr="001C01CD" w:rsidRDefault="00183252" w:rsidP="008333C8">
            <w:pPr>
              <w:spacing w:before="0" w:after="0"/>
              <w:jc w:val="center"/>
            </w:pPr>
            <w:r w:rsidRPr="001C01CD">
              <w:t>cx</w:t>
            </w:r>
          </w:p>
        </w:tc>
        <w:tc>
          <w:tcPr>
            <w:tcW w:w="2338" w:type="dxa"/>
            <w:vMerge/>
          </w:tcPr>
          <w:p w14:paraId="063FFA76" w14:textId="77777777" w:rsidR="00183252" w:rsidRPr="001C01CD" w:rsidRDefault="00183252" w:rsidP="008333C8">
            <w:pPr>
              <w:spacing w:before="0" w:after="0"/>
              <w:jc w:val="center"/>
            </w:pPr>
          </w:p>
        </w:tc>
        <w:tc>
          <w:tcPr>
            <w:tcW w:w="4676" w:type="dxa"/>
            <w:vMerge/>
          </w:tcPr>
          <w:p w14:paraId="5F7823C8" w14:textId="77777777" w:rsidR="00183252" w:rsidRPr="001C01CD" w:rsidRDefault="00183252" w:rsidP="008333C8">
            <w:pPr>
              <w:spacing w:before="0" w:after="0"/>
              <w:jc w:val="center"/>
            </w:pPr>
          </w:p>
        </w:tc>
      </w:tr>
      <w:tr w:rsidR="00183252" w:rsidRPr="001C01CD" w14:paraId="2CAC85FF" w14:textId="77777777" w:rsidTr="008333C8">
        <w:tc>
          <w:tcPr>
            <w:tcW w:w="4674" w:type="dxa"/>
            <w:gridSpan w:val="3"/>
          </w:tcPr>
          <w:p w14:paraId="1CB93422" w14:textId="2A5B191D" w:rsidR="00183252" w:rsidRPr="001C01CD" w:rsidRDefault="00183252" w:rsidP="008333C8">
            <w:pPr>
              <w:spacing w:before="0" w:after="0"/>
              <w:jc w:val="center"/>
            </w:pPr>
            <w:r w:rsidRPr="001C01CD">
              <w:t>ecx</w:t>
            </w:r>
          </w:p>
        </w:tc>
        <w:tc>
          <w:tcPr>
            <w:tcW w:w="4676" w:type="dxa"/>
            <w:vMerge/>
          </w:tcPr>
          <w:p w14:paraId="0811C483" w14:textId="77777777" w:rsidR="00183252" w:rsidRPr="001C01CD" w:rsidRDefault="00183252" w:rsidP="008333C8">
            <w:pPr>
              <w:spacing w:before="0" w:after="0"/>
              <w:jc w:val="center"/>
            </w:pPr>
          </w:p>
        </w:tc>
      </w:tr>
      <w:tr w:rsidR="00183252" w:rsidRPr="001C01CD" w14:paraId="39E5C2B4" w14:textId="77777777" w:rsidTr="008333C8">
        <w:tc>
          <w:tcPr>
            <w:tcW w:w="9350" w:type="dxa"/>
            <w:gridSpan w:val="4"/>
          </w:tcPr>
          <w:p w14:paraId="719D4826" w14:textId="24F63FC0" w:rsidR="00183252" w:rsidRPr="001C01CD" w:rsidRDefault="00183252" w:rsidP="008333C8">
            <w:pPr>
              <w:spacing w:before="0" w:after="0"/>
              <w:jc w:val="center"/>
            </w:pPr>
            <w:r w:rsidRPr="001C01CD">
              <w:t>rcx</w:t>
            </w:r>
          </w:p>
        </w:tc>
      </w:tr>
    </w:tbl>
    <w:p w14:paraId="3E6B589F" w14:textId="77777777" w:rsidR="00183252" w:rsidRPr="001C01CD" w:rsidRDefault="00183252" w:rsidP="00183252">
      <w:pPr>
        <w:pStyle w:val="Code"/>
      </w:pPr>
    </w:p>
    <w:tbl>
      <w:tblPr>
        <w:tblStyle w:val="Tabellrutnt"/>
        <w:tblW w:w="0" w:type="auto"/>
        <w:tblLook w:val="04A0" w:firstRow="1" w:lastRow="0" w:firstColumn="1" w:lastColumn="0" w:noHBand="0" w:noVBand="1"/>
      </w:tblPr>
      <w:tblGrid>
        <w:gridCol w:w="1168"/>
        <w:gridCol w:w="1168"/>
        <w:gridCol w:w="2338"/>
        <w:gridCol w:w="4676"/>
      </w:tblGrid>
      <w:tr w:rsidR="00183252" w:rsidRPr="001C01CD" w14:paraId="693B8267" w14:textId="77777777" w:rsidTr="008333C8">
        <w:tc>
          <w:tcPr>
            <w:tcW w:w="1168" w:type="dxa"/>
          </w:tcPr>
          <w:p w14:paraId="37338E73" w14:textId="77777777" w:rsidR="00183252" w:rsidRPr="001C01CD" w:rsidRDefault="00183252" w:rsidP="008333C8">
            <w:pPr>
              <w:spacing w:before="0" w:after="0"/>
              <w:jc w:val="center"/>
            </w:pPr>
            <w:r w:rsidRPr="001C01CD">
              <w:t>Bits 0-7</w:t>
            </w:r>
          </w:p>
        </w:tc>
        <w:tc>
          <w:tcPr>
            <w:tcW w:w="1168" w:type="dxa"/>
          </w:tcPr>
          <w:p w14:paraId="4FEC9E94" w14:textId="77777777" w:rsidR="00183252" w:rsidRPr="001C01CD" w:rsidRDefault="00183252" w:rsidP="008333C8">
            <w:pPr>
              <w:spacing w:before="0" w:after="0"/>
              <w:jc w:val="center"/>
            </w:pPr>
            <w:r w:rsidRPr="001C01CD">
              <w:t>Bits 8-15</w:t>
            </w:r>
          </w:p>
        </w:tc>
        <w:tc>
          <w:tcPr>
            <w:tcW w:w="2338" w:type="dxa"/>
          </w:tcPr>
          <w:p w14:paraId="438C7493" w14:textId="77777777" w:rsidR="00183252" w:rsidRPr="001C01CD" w:rsidRDefault="00183252" w:rsidP="008333C8">
            <w:pPr>
              <w:spacing w:before="0" w:after="0"/>
              <w:jc w:val="center"/>
            </w:pPr>
            <w:r w:rsidRPr="001C01CD">
              <w:t>Bits 16-31</w:t>
            </w:r>
          </w:p>
        </w:tc>
        <w:tc>
          <w:tcPr>
            <w:tcW w:w="4676" w:type="dxa"/>
          </w:tcPr>
          <w:p w14:paraId="7E60F8F3" w14:textId="77777777" w:rsidR="00183252" w:rsidRPr="001C01CD" w:rsidRDefault="00183252" w:rsidP="008333C8">
            <w:pPr>
              <w:spacing w:before="0" w:after="0"/>
              <w:jc w:val="center"/>
            </w:pPr>
            <w:r w:rsidRPr="001C01CD">
              <w:t>Bits 32-63</w:t>
            </w:r>
          </w:p>
        </w:tc>
      </w:tr>
      <w:tr w:rsidR="00183252" w:rsidRPr="001C01CD" w14:paraId="2CBB80B5" w14:textId="77777777" w:rsidTr="008333C8">
        <w:tc>
          <w:tcPr>
            <w:tcW w:w="1168" w:type="dxa"/>
          </w:tcPr>
          <w:p w14:paraId="2B069AA3" w14:textId="63447553" w:rsidR="00183252" w:rsidRPr="001C01CD" w:rsidRDefault="00183252" w:rsidP="008333C8">
            <w:pPr>
              <w:spacing w:before="0" w:after="0"/>
              <w:jc w:val="center"/>
            </w:pPr>
            <w:r w:rsidRPr="001C01CD">
              <w:t>dl</w:t>
            </w:r>
          </w:p>
        </w:tc>
        <w:tc>
          <w:tcPr>
            <w:tcW w:w="1168" w:type="dxa"/>
          </w:tcPr>
          <w:p w14:paraId="3767244D" w14:textId="77777777" w:rsidR="00183252" w:rsidRPr="001C01CD" w:rsidRDefault="00183252" w:rsidP="008333C8">
            <w:pPr>
              <w:spacing w:before="0" w:after="0"/>
              <w:jc w:val="center"/>
            </w:pPr>
            <w:r w:rsidRPr="001C01CD">
              <w:t>ah</w:t>
            </w:r>
          </w:p>
        </w:tc>
        <w:tc>
          <w:tcPr>
            <w:tcW w:w="2338" w:type="dxa"/>
            <w:vMerge w:val="restart"/>
          </w:tcPr>
          <w:p w14:paraId="0AE86396" w14:textId="77777777" w:rsidR="00183252" w:rsidRPr="001C01CD" w:rsidRDefault="00183252" w:rsidP="008333C8">
            <w:pPr>
              <w:spacing w:before="0" w:after="0"/>
              <w:jc w:val="center"/>
            </w:pPr>
          </w:p>
        </w:tc>
        <w:tc>
          <w:tcPr>
            <w:tcW w:w="4676" w:type="dxa"/>
            <w:vMerge w:val="restart"/>
          </w:tcPr>
          <w:p w14:paraId="10411B28" w14:textId="77777777" w:rsidR="00183252" w:rsidRPr="001C01CD" w:rsidRDefault="00183252" w:rsidP="008333C8">
            <w:pPr>
              <w:spacing w:before="0" w:after="0"/>
              <w:jc w:val="center"/>
            </w:pPr>
          </w:p>
        </w:tc>
      </w:tr>
      <w:tr w:rsidR="00183252" w:rsidRPr="001C01CD" w14:paraId="4D0D11DB" w14:textId="77777777" w:rsidTr="008333C8">
        <w:tc>
          <w:tcPr>
            <w:tcW w:w="2336" w:type="dxa"/>
            <w:gridSpan w:val="2"/>
          </w:tcPr>
          <w:p w14:paraId="30457BEB" w14:textId="7C954A35" w:rsidR="00183252" w:rsidRPr="001C01CD" w:rsidRDefault="00183252" w:rsidP="008333C8">
            <w:pPr>
              <w:spacing w:before="0" w:after="0"/>
              <w:jc w:val="center"/>
            </w:pPr>
            <w:r w:rsidRPr="001C01CD">
              <w:t>dx</w:t>
            </w:r>
          </w:p>
        </w:tc>
        <w:tc>
          <w:tcPr>
            <w:tcW w:w="2338" w:type="dxa"/>
            <w:vMerge/>
          </w:tcPr>
          <w:p w14:paraId="74AFA9E1" w14:textId="77777777" w:rsidR="00183252" w:rsidRPr="001C01CD" w:rsidRDefault="00183252" w:rsidP="008333C8">
            <w:pPr>
              <w:spacing w:before="0" w:after="0"/>
              <w:jc w:val="center"/>
            </w:pPr>
          </w:p>
        </w:tc>
        <w:tc>
          <w:tcPr>
            <w:tcW w:w="4676" w:type="dxa"/>
            <w:vMerge/>
          </w:tcPr>
          <w:p w14:paraId="12150FD5" w14:textId="77777777" w:rsidR="00183252" w:rsidRPr="001C01CD" w:rsidRDefault="00183252" w:rsidP="008333C8">
            <w:pPr>
              <w:spacing w:before="0" w:after="0"/>
              <w:jc w:val="center"/>
            </w:pPr>
          </w:p>
        </w:tc>
      </w:tr>
      <w:tr w:rsidR="00183252" w:rsidRPr="001C01CD" w14:paraId="08E2ACE2" w14:textId="77777777" w:rsidTr="008333C8">
        <w:tc>
          <w:tcPr>
            <w:tcW w:w="4674" w:type="dxa"/>
            <w:gridSpan w:val="3"/>
          </w:tcPr>
          <w:p w14:paraId="0972D03C" w14:textId="4A1CFAE9" w:rsidR="00183252" w:rsidRPr="001C01CD" w:rsidRDefault="00183252" w:rsidP="008333C8">
            <w:pPr>
              <w:spacing w:before="0" w:after="0"/>
              <w:jc w:val="center"/>
            </w:pPr>
            <w:r w:rsidRPr="001C01CD">
              <w:t>edx</w:t>
            </w:r>
          </w:p>
        </w:tc>
        <w:tc>
          <w:tcPr>
            <w:tcW w:w="4676" w:type="dxa"/>
            <w:vMerge/>
          </w:tcPr>
          <w:p w14:paraId="14AB40D3" w14:textId="77777777" w:rsidR="00183252" w:rsidRPr="001C01CD" w:rsidRDefault="00183252" w:rsidP="008333C8">
            <w:pPr>
              <w:spacing w:before="0" w:after="0"/>
              <w:jc w:val="center"/>
            </w:pPr>
          </w:p>
        </w:tc>
      </w:tr>
      <w:tr w:rsidR="00183252" w:rsidRPr="001C01CD" w14:paraId="096C50C1" w14:textId="77777777" w:rsidTr="008333C8">
        <w:tc>
          <w:tcPr>
            <w:tcW w:w="9350" w:type="dxa"/>
            <w:gridSpan w:val="4"/>
          </w:tcPr>
          <w:p w14:paraId="7B0EFF7D" w14:textId="2FFD6C89" w:rsidR="00183252" w:rsidRPr="001C01CD" w:rsidRDefault="00183252" w:rsidP="008333C8">
            <w:pPr>
              <w:spacing w:before="0" w:after="0"/>
              <w:jc w:val="center"/>
            </w:pPr>
            <w:r w:rsidRPr="001C01CD">
              <w:t>rdx</w:t>
            </w:r>
          </w:p>
        </w:tc>
      </w:tr>
    </w:tbl>
    <w:p w14:paraId="0033E79A" w14:textId="77777777" w:rsidR="001C01CD" w:rsidRPr="001C01CD" w:rsidRDefault="001C01CD" w:rsidP="001C01CD">
      <w:pPr>
        <w:pStyle w:val="Code"/>
      </w:pPr>
    </w:p>
    <w:tbl>
      <w:tblPr>
        <w:tblStyle w:val="Tabellrutnt"/>
        <w:tblW w:w="0" w:type="auto"/>
        <w:tblLook w:val="04A0" w:firstRow="1" w:lastRow="0" w:firstColumn="1" w:lastColumn="0" w:noHBand="0" w:noVBand="1"/>
      </w:tblPr>
      <w:tblGrid>
        <w:gridCol w:w="1168"/>
        <w:gridCol w:w="1168"/>
        <w:gridCol w:w="2338"/>
        <w:gridCol w:w="4676"/>
      </w:tblGrid>
      <w:tr w:rsidR="001C01CD" w:rsidRPr="001C01CD" w14:paraId="7D255107" w14:textId="77777777" w:rsidTr="008333C8">
        <w:tc>
          <w:tcPr>
            <w:tcW w:w="1168" w:type="dxa"/>
          </w:tcPr>
          <w:p w14:paraId="6248A408" w14:textId="77777777" w:rsidR="001C01CD" w:rsidRPr="001C01CD" w:rsidRDefault="001C01CD" w:rsidP="008333C8">
            <w:pPr>
              <w:spacing w:before="0" w:after="0"/>
              <w:jc w:val="center"/>
            </w:pPr>
            <w:r w:rsidRPr="001C01CD">
              <w:t>Bits 0-7</w:t>
            </w:r>
          </w:p>
        </w:tc>
        <w:tc>
          <w:tcPr>
            <w:tcW w:w="1168" w:type="dxa"/>
          </w:tcPr>
          <w:p w14:paraId="17C9C3BE" w14:textId="77777777" w:rsidR="001C01CD" w:rsidRPr="001C01CD" w:rsidRDefault="001C01CD" w:rsidP="008333C8">
            <w:pPr>
              <w:spacing w:before="0" w:after="0"/>
              <w:jc w:val="center"/>
            </w:pPr>
            <w:r w:rsidRPr="001C01CD">
              <w:t>Bits 8-15</w:t>
            </w:r>
          </w:p>
        </w:tc>
        <w:tc>
          <w:tcPr>
            <w:tcW w:w="2338" w:type="dxa"/>
          </w:tcPr>
          <w:p w14:paraId="3267030D" w14:textId="77777777" w:rsidR="001C01CD" w:rsidRPr="001C01CD" w:rsidRDefault="001C01CD" w:rsidP="008333C8">
            <w:pPr>
              <w:spacing w:before="0" w:after="0"/>
              <w:jc w:val="center"/>
            </w:pPr>
            <w:r w:rsidRPr="001C01CD">
              <w:t>Bits 16-31</w:t>
            </w:r>
          </w:p>
        </w:tc>
        <w:tc>
          <w:tcPr>
            <w:tcW w:w="4676" w:type="dxa"/>
          </w:tcPr>
          <w:p w14:paraId="34ECD7F3" w14:textId="77777777" w:rsidR="001C01CD" w:rsidRPr="001C01CD" w:rsidRDefault="001C01CD" w:rsidP="008333C8">
            <w:pPr>
              <w:spacing w:before="0" w:after="0"/>
              <w:jc w:val="center"/>
            </w:pPr>
            <w:r w:rsidRPr="001C01CD">
              <w:t>Bits 32-63</w:t>
            </w:r>
          </w:p>
        </w:tc>
      </w:tr>
      <w:tr w:rsidR="001C01CD" w:rsidRPr="001C01CD" w14:paraId="5556C6DE" w14:textId="77777777" w:rsidTr="008333C8">
        <w:tc>
          <w:tcPr>
            <w:tcW w:w="2336" w:type="dxa"/>
            <w:gridSpan w:val="2"/>
          </w:tcPr>
          <w:p w14:paraId="3E5C43E0" w14:textId="2900C4FE" w:rsidR="001C01CD" w:rsidRPr="001C01CD" w:rsidRDefault="008333C8" w:rsidP="008333C8">
            <w:pPr>
              <w:spacing w:before="0" w:after="0"/>
              <w:jc w:val="center"/>
            </w:pPr>
            <w:r>
              <w:t>si</w:t>
            </w:r>
          </w:p>
        </w:tc>
        <w:tc>
          <w:tcPr>
            <w:tcW w:w="2338" w:type="dxa"/>
          </w:tcPr>
          <w:p w14:paraId="74A4C522" w14:textId="77777777" w:rsidR="001C01CD" w:rsidRPr="001C01CD" w:rsidRDefault="001C01CD" w:rsidP="008333C8">
            <w:pPr>
              <w:spacing w:before="0" w:after="0"/>
              <w:jc w:val="center"/>
            </w:pPr>
          </w:p>
        </w:tc>
        <w:tc>
          <w:tcPr>
            <w:tcW w:w="4676" w:type="dxa"/>
            <w:vMerge w:val="restart"/>
          </w:tcPr>
          <w:p w14:paraId="702BA49B" w14:textId="77777777" w:rsidR="001C01CD" w:rsidRPr="001C01CD" w:rsidRDefault="001C01CD" w:rsidP="008333C8">
            <w:pPr>
              <w:spacing w:before="0" w:after="0"/>
              <w:jc w:val="center"/>
            </w:pPr>
          </w:p>
        </w:tc>
      </w:tr>
      <w:tr w:rsidR="001C01CD" w:rsidRPr="001C01CD" w14:paraId="4A0D115E" w14:textId="77777777" w:rsidTr="008333C8">
        <w:tc>
          <w:tcPr>
            <w:tcW w:w="4674" w:type="dxa"/>
            <w:gridSpan w:val="3"/>
          </w:tcPr>
          <w:p w14:paraId="7D181686" w14:textId="2C969C58" w:rsidR="001C01CD" w:rsidRPr="001C01CD" w:rsidRDefault="001C01CD" w:rsidP="008333C8">
            <w:pPr>
              <w:spacing w:before="0" w:after="0"/>
              <w:jc w:val="center"/>
            </w:pPr>
            <w:r w:rsidRPr="001C01CD">
              <w:t>e</w:t>
            </w:r>
            <w:r w:rsidR="008333C8">
              <w:t>si</w:t>
            </w:r>
          </w:p>
        </w:tc>
        <w:tc>
          <w:tcPr>
            <w:tcW w:w="4676" w:type="dxa"/>
            <w:vMerge/>
          </w:tcPr>
          <w:p w14:paraId="202517C1" w14:textId="77777777" w:rsidR="001C01CD" w:rsidRPr="001C01CD" w:rsidRDefault="001C01CD" w:rsidP="008333C8">
            <w:pPr>
              <w:spacing w:before="0" w:after="0"/>
              <w:jc w:val="center"/>
            </w:pPr>
          </w:p>
        </w:tc>
      </w:tr>
      <w:tr w:rsidR="001C01CD" w:rsidRPr="001C01CD" w14:paraId="6C4D8731" w14:textId="77777777" w:rsidTr="008333C8">
        <w:tc>
          <w:tcPr>
            <w:tcW w:w="9350" w:type="dxa"/>
            <w:gridSpan w:val="4"/>
          </w:tcPr>
          <w:p w14:paraId="72601D36" w14:textId="14854240" w:rsidR="001C01CD" w:rsidRPr="001C01CD" w:rsidRDefault="001C01CD" w:rsidP="008333C8">
            <w:pPr>
              <w:spacing w:before="0" w:after="0"/>
              <w:jc w:val="center"/>
            </w:pPr>
            <w:r w:rsidRPr="001C01CD">
              <w:t>r</w:t>
            </w:r>
            <w:r w:rsidR="008333C8">
              <w:t>si</w:t>
            </w:r>
          </w:p>
        </w:tc>
      </w:tr>
    </w:tbl>
    <w:p w14:paraId="09A98440" w14:textId="77777777" w:rsidR="008333C8" w:rsidRPr="001C01CD" w:rsidRDefault="008333C8" w:rsidP="008333C8">
      <w:pPr>
        <w:pStyle w:val="Code"/>
      </w:pPr>
    </w:p>
    <w:tbl>
      <w:tblPr>
        <w:tblStyle w:val="Tabellrutnt"/>
        <w:tblW w:w="0" w:type="auto"/>
        <w:tblLook w:val="04A0" w:firstRow="1" w:lastRow="0" w:firstColumn="1" w:lastColumn="0" w:noHBand="0" w:noVBand="1"/>
      </w:tblPr>
      <w:tblGrid>
        <w:gridCol w:w="1168"/>
        <w:gridCol w:w="1168"/>
        <w:gridCol w:w="2338"/>
        <w:gridCol w:w="4676"/>
      </w:tblGrid>
      <w:tr w:rsidR="008333C8" w:rsidRPr="001C01CD" w14:paraId="5311F89F" w14:textId="77777777" w:rsidTr="008333C8">
        <w:tc>
          <w:tcPr>
            <w:tcW w:w="1168" w:type="dxa"/>
          </w:tcPr>
          <w:p w14:paraId="47432FBD" w14:textId="77777777" w:rsidR="008333C8" w:rsidRPr="001C01CD" w:rsidRDefault="008333C8" w:rsidP="008333C8">
            <w:pPr>
              <w:spacing w:before="0" w:after="0"/>
              <w:jc w:val="center"/>
            </w:pPr>
            <w:r w:rsidRPr="001C01CD">
              <w:t>Bits 0-7</w:t>
            </w:r>
          </w:p>
        </w:tc>
        <w:tc>
          <w:tcPr>
            <w:tcW w:w="1168" w:type="dxa"/>
          </w:tcPr>
          <w:p w14:paraId="778B511B" w14:textId="77777777" w:rsidR="008333C8" w:rsidRPr="001C01CD" w:rsidRDefault="008333C8" w:rsidP="008333C8">
            <w:pPr>
              <w:spacing w:before="0" w:after="0"/>
              <w:jc w:val="center"/>
            </w:pPr>
            <w:r w:rsidRPr="001C01CD">
              <w:t>Bits 8-15</w:t>
            </w:r>
          </w:p>
        </w:tc>
        <w:tc>
          <w:tcPr>
            <w:tcW w:w="2338" w:type="dxa"/>
          </w:tcPr>
          <w:p w14:paraId="36B364C8" w14:textId="77777777" w:rsidR="008333C8" w:rsidRPr="001C01CD" w:rsidRDefault="008333C8" w:rsidP="008333C8">
            <w:pPr>
              <w:spacing w:before="0" w:after="0"/>
              <w:jc w:val="center"/>
            </w:pPr>
            <w:r w:rsidRPr="001C01CD">
              <w:t>Bits 16-31</w:t>
            </w:r>
          </w:p>
        </w:tc>
        <w:tc>
          <w:tcPr>
            <w:tcW w:w="4676" w:type="dxa"/>
          </w:tcPr>
          <w:p w14:paraId="1B2E1CC2" w14:textId="77777777" w:rsidR="008333C8" w:rsidRPr="001C01CD" w:rsidRDefault="008333C8" w:rsidP="008333C8">
            <w:pPr>
              <w:spacing w:before="0" w:after="0"/>
              <w:jc w:val="center"/>
            </w:pPr>
            <w:r w:rsidRPr="001C01CD">
              <w:t>Bits 32-63</w:t>
            </w:r>
          </w:p>
        </w:tc>
      </w:tr>
      <w:tr w:rsidR="008333C8" w:rsidRPr="001C01CD" w14:paraId="10C4A290" w14:textId="77777777" w:rsidTr="008333C8">
        <w:tc>
          <w:tcPr>
            <w:tcW w:w="2336" w:type="dxa"/>
            <w:gridSpan w:val="2"/>
          </w:tcPr>
          <w:p w14:paraId="737BC3CD" w14:textId="63E83DE9" w:rsidR="008333C8" w:rsidRPr="001C01CD" w:rsidRDefault="008333C8" w:rsidP="008333C8">
            <w:pPr>
              <w:spacing w:before="0" w:after="0"/>
              <w:jc w:val="center"/>
            </w:pPr>
            <w:r>
              <w:t>di</w:t>
            </w:r>
          </w:p>
        </w:tc>
        <w:tc>
          <w:tcPr>
            <w:tcW w:w="2338" w:type="dxa"/>
          </w:tcPr>
          <w:p w14:paraId="6E1379B8" w14:textId="77777777" w:rsidR="008333C8" w:rsidRPr="001C01CD" w:rsidRDefault="008333C8" w:rsidP="008333C8">
            <w:pPr>
              <w:spacing w:before="0" w:after="0"/>
              <w:jc w:val="center"/>
            </w:pPr>
          </w:p>
        </w:tc>
        <w:tc>
          <w:tcPr>
            <w:tcW w:w="4676" w:type="dxa"/>
            <w:vMerge w:val="restart"/>
          </w:tcPr>
          <w:p w14:paraId="7C31778F" w14:textId="77777777" w:rsidR="008333C8" w:rsidRPr="001C01CD" w:rsidRDefault="008333C8" w:rsidP="008333C8">
            <w:pPr>
              <w:spacing w:before="0" w:after="0"/>
              <w:jc w:val="center"/>
            </w:pPr>
          </w:p>
        </w:tc>
      </w:tr>
      <w:tr w:rsidR="008333C8" w:rsidRPr="001C01CD" w14:paraId="595AD968" w14:textId="77777777" w:rsidTr="008333C8">
        <w:tc>
          <w:tcPr>
            <w:tcW w:w="4674" w:type="dxa"/>
            <w:gridSpan w:val="3"/>
          </w:tcPr>
          <w:p w14:paraId="629D1A4B" w14:textId="0036CE94" w:rsidR="008333C8" w:rsidRPr="001C01CD" w:rsidRDefault="008333C8" w:rsidP="008333C8">
            <w:pPr>
              <w:spacing w:before="0" w:after="0"/>
              <w:jc w:val="center"/>
            </w:pPr>
            <w:r w:rsidRPr="001C01CD">
              <w:t>e</w:t>
            </w:r>
            <w:r>
              <w:t>di</w:t>
            </w:r>
          </w:p>
        </w:tc>
        <w:tc>
          <w:tcPr>
            <w:tcW w:w="4676" w:type="dxa"/>
            <w:vMerge/>
          </w:tcPr>
          <w:p w14:paraId="4006A0FD" w14:textId="77777777" w:rsidR="008333C8" w:rsidRPr="001C01CD" w:rsidRDefault="008333C8" w:rsidP="008333C8">
            <w:pPr>
              <w:spacing w:before="0" w:after="0"/>
              <w:jc w:val="center"/>
            </w:pPr>
          </w:p>
        </w:tc>
      </w:tr>
      <w:tr w:rsidR="008333C8" w:rsidRPr="001C01CD" w14:paraId="52A109B6" w14:textId="77777777" w:rsidTr="008333C8">
        <w:tc>
          <w:tcPr>
            <w:tcW w:w="9350" w:type="dxa"/>
            <w:gridSpan w:val="4"/>
          </w:tcPr>
          <w:p w14:paraId="0D536046" w14:textId="783CCC12" w:rsidR="008333C8" w:rsidRPr="001C01CD" w:rsidRDefault="008333C8" w:rsidP="008333C8">
            <w:pPr>
              <w:spacing w:before="0" w:after="0"/>
              <w:jc w:val="center"/>
            </w:pPr>
            <w:r w:rsidRPr="001C01CD">
              <w:t>r</w:t>
            </w:r>
            <w:r>
              <w:t>di</w:t>
            </w:r>
          </w:p>
        </w:tc>
      </w:tr>
    </w:tbl>
    <w:p w14:paraId="06FE725F" w14:textId="77777777" w:rsidR="008333C8" w:rsidRPr="001C01CD" w:rsidRDefault="008333C8" w:rsidP="008333C8">
      <w:pPr>
        <w:pStyle w:val="Code"/>
      </w:pPr>
    </w:p>
    <w:tbl>
      <w:tblPr>
        <w:tblStyle w:val="Tabellrutnt"/>
        <w:tblW w:w="0" w:type="auto"/>
        <w:tblLook w:val="04A0" w:firstRow="1" w:lastRow="0" w:firstColumn="1" w:lastColumn="0" w:noHBand="0" w:noVBand="1"/>
      </w:tblPr>
      <w:tblGrid>
        <w:gridCol w:w="1168"/>
        <w:gridCol w:w="1168"/>
        <w:gridCol w:w="2338"/>
        <w:gridCol w:w="4676"/>
      </w:tblGrid>
      <w:tr w:rsidR="008333C8" w:rsidRPr="001C01CD" w14:paraId="1C0A2014" w14:textId="77777777" w:rsidTr="008333C8">
        <w:tc>
          <w:tcPr>
            <w:tcW w:w="1168" w:type="dxa"/>
          </w:tcPr>
          <w:p w14:paraId="6A766586" w14:textId="77777777" w:rsidR="008333C8" w:rsidRPr="001C01CD" w:rsidRDefault="008333C8" w:rsidP="008333C8">
            <w:pPr>
              <w:spacing w:before="0" w:after="0"/>
              <w:jc w:val="center"/>
            </w:pPr>
            <w:r w:rsidRPr="001C01CD">
              <w:t>Bits 0-7</w:t>
            </w:r>
          </w:p>
        </w:tc>
        <w:tc>
          <w:tcPr>
            <w:tcW w:w="1168" w:type="dxa"/>
          </w:tcPr>
          <w:p w14:paraId="5B21BCAA" w14:textId="77777777" w:rsidR="008333C8" w:rsidRPr="001C01CD" w:rsidRDefault="008333C8" w:rsidP="008333C8">
            <w:pPr>
              <w:spacing w:before="0" w:after="0"/>
              <w:jc w:val="center"/>
            </w:pPr>
            <w:r w:rsidRPr="001C01CD">
              <w:t>Bits 8-15</w:t>
            </w:r>
          </w:p>
        </w:tc>
        <w:tc>
          <w:tcPr>
            <w:tcW w:w="2338" w:type="dxa"/>
          </w:tcPr>
          <w:p w14:paraId="384FB0AE" w14:textId="77777777" w:rsidR="008333C8" w:rsidRPr="001C01CD" w:rsidRDefault="008333C8" w:rsidP="008333C8">
            <w:pPr>
              <w:spacing w:before="0" w:after="0"/>
              <w:jc w:val="center"/>
            </w:pPr>
            <w:r w:rsidRPr="001C01CD">
              <w:t>Bits 16-31</w:t>
            </w:r>
          </w:p>
        </w:tc>
        <w:tc>
          <w:tcPr>
            <w:tcW w:w="4676" w:type="dxa"/>
          </w:tcPr>
          <w:p w14:paraId="6439E4C4" w14:textId="77777777" w:rsidR="008333C8" w:rsidRPr="001C01CD" w:rsidRDefault="008333C8" w:rsidP="008333C8">
            <w:pPr>
              <w:spacing w:before="0" w:after="0"/>
              <w:jc w:val="center"/>
            </w:pPr>
            <w:r w:rsidRPr="001C01CD">
              <w:t>Bits 32-63</w:t>
            </w:r>
          </w:p>
        </w:tc>
      </w:tr>
      <w:tr w:rsidR="008333C8" w:rsidRPr="001C01CD" w14:paraId="523E1167" w14:textId="77777777" w:rsidTr="008333C8">
        <w:tc>
          <w:tcPr>
            <w:tcW w:w="2336" w:type="dxa"/>
            <w:gridSpan w:val="2"/>
          </w:tcPr>
          <w:p w14:paraId="4B7D4FD2" w14:textId="4359187E" w:rsidR="008333C8" w:rsidRPr="001C01CD" w:rsidRDefault="008333C8" w:rsidP="008333C8">
            <w:pPr>
              <w:spacing w:before="0" w:after="0"/>
              <w:jc w:val="center"/>
            </w:pPr>
            <w:r>
              <w:t>bp</w:t>
            </w:r>
          </w:p>
        </w:tc>
        <w:tc>
          <w:tcPr>
            <w:tcW w:w="2338" w:type="dxa"/>
          </w:tcPr>
          <w:p w14:paraId="216BF9BE" w14:textId="77777777" w:rsidR="008333C8" w:rsidRPr="001C01CD" w:rsidRDefault="008333C8" w:rsidP="008333C8">
            <w:pPr>
              <w:spacing w:before="0" w:after="0"/>
              <w:jc w:val="center"/>
            </w:pPr>
          </w:p>
        </w:tc>
        <w:tc>
          <w:tcPr>
            <w:tcW w:w="4676" w:type="dxa"/>
            <w:vMerge w:val="restart"/>
          </w:tcPr>
          <w:p w14:paraId="4658A851" w14:textId="77777777" w:rsidR="008333C8" w:rsidRPr="001C01CD" w:rsidRDefault="008333C8" w:rsidP="008333C8">
            <w:pPr>
              <w:spacing w:before="0" w:after="0"/>
              <w:jc w:val="center"/>
            </w:pPr>
          </w:p>
        </w:tc>
      </w:tr>
      <w:tr w:rsidR="008333C8" w:rsidRPr="001C01CD" w14:paraId="02D736C8" w14:textId="77777777" w:rsidTr="008333C8">
        <w:tc>
          <w:tcPr>
            <w:tcW w:w="4674" w:type="dxa"/>
            <w:gridSpan w:val="3"/>
          </w:tcPr>
          <w:p w14:paraId="322E7E6D" w14:textId="3CCB2C2E" w:rsidR="008333C8" w:rsidRPr="001C01CD" w:rsidRDefault="008333C8" w:rsidP="008333C8">
            <w:pPr>
              <w:spacing w:before="0" w:after="0"/>
              <w:jc w:val="center"/>
            </w:pPr>
            <w:r w:rsidRPr="001C01CD">
              <w:t>e</w:t>
            </w:r>
            <w:r>
              <w:t>bp</w:t>
            </w:r>
          </w:p>
        </w:tc>
        <w:tc>
          <w:tcPr>
            <w:tcW w:w="4676" w:type="dxa"/>
            <w:vMerge/>
          </w:tcPr>
          <w:p w14:paraId="3CB4E58D" w14:textId="77777777" w:rsidR="008333C8" w:rsidRPr="001C01CD" w:rsidRDefault="008333C8" w:rsidP="008333C8">
            <w:pPr>
              <w:spacing w:before="0" w:after="0"/>
              <w:jc w:val="center"/>
            </w:pPr>
          </w:p>
        </w:tc>
      </w:tr>
      <w:tr w:rsidR="008333C8" w:rsidRPr="001C01CD" w14:paraId="35931BCE" w14:textId="77777777" w:rsidTr="008333C8">
        <w:tc>
          <w:tcPr>
            <w:tcW w:w="9350" w:type="dxa"/>
            <w:gridSpan w:val="4"/>
          </w:tcPr>
          <w:p w14:paraId="155D40FE" w14:textId="6D2D7448" w:rsidR="008333C8" w:rsidRPr="001C01CD" w:rsidRDefault="008333C8" w:rsidP="008333C8">
            <w:pPr>
              <w:spacing w:before="0" w:after="0"/>
              <w:jc w:val="center"/>
            </w:pPr>
            <w:r w:rsidRPr="001C01CD">
              <w:t>r</w:t>
            </w:r>
            <w:r>
              <w:t>bp</w:t>
            </w:r>
          </w:p>
        </w:tc>
      </w:tr>
    </w:tbl>
    <w:p w14:paraId="679E7BE9" w14:textId="77777777" w:rsidR="008333C8" w:rsidRPr="001C01CD" w:rsidRDefault="008333C8" w:rsidP="008333C8">
      <w:pPr>
        <w:pStyle w:val="Code"/>
      </w:pPr>
    </w:p>
    <w:tbl>
      <w:tblPr>
        <w:tblStyle w:val="Tabellrutnt"/>
        <w:tblW w:w="0" w:type="auto"/>
        <w:tblLook w:val="04A0" w:firstRow="1" w:lastRow="0" w:firstColumn="1" w:lastColumn="0" w:noHBand="0" w:noVBand="1"/>
      </w:tblPr>
      <w:tblGrid>
        <w:gridCol w:w="1168"/>
        <w:gridCol w:w="1168"/>
        <w:gridCol w:w="2338"/>
        <w:gridCol w:w="4676"/>
      </w:tblGrid>
      <w:tr w:rsidR="008333C8" w:rsidRPr="001C01CD" w14:paraId="74A193DA" w14:textId="77777777" w:rsidTr="008333C8">
        <w:tc>
          <w:tcPr>
            <w:tcW w:w="1168" w:type="dxa"/>
          </w:tcPr>
          <w:p w14:paraId="46047DD3" w14:textId="77777777" w:rsidR="008333C8" w:rsidRPr="001C01CD" w:rsidRDefault="008333C8" w:rsidP="008333C8">
            <w:pPr>
              <w:spacing w:before="0" w:after="0"/>
              <w:jc w:val="center"/>
            </w:pPr>
            <w:r w:rsidRPr="001C01CD">
              <w:t>Bits 0-7</w:t>
            </w:r>
          </w:p>
        </w:tc>
        <w:tc>
          <w:tcPr>
            <w:tcW w:w="1168" w:type="dxa"/>
          </w:tcPr>
          <w:p w14:paraId="355BDBDF" w14:textId="77777777" w:rsidR="008333C8" w:rsidRPr="001C01CD" w:rsidRDefault="008333C8" w:rsidP="008333C8">
            <w:pPr>
              <w:spacing w:before="0" w:after="0"/>
              <w:jc w:val="center"/>
            </w:pPr>
            <w:r w:rsidRPr="001C01CD">
              <w:t>Bits 8-15</w:t>
            </w:r>
          </w:p>
        </w:tc>
        <w:tc>
          <w:tcPr>
            <w:tcW w:w="2338" w:type="dxa"/>
          </w:tcPr>
          <w:p w14:paraId="200EDA26" w14:textId="77777777" w:rsidR="008333C8" w:rsidRPr="001C01CD" w:rsidRDefault="008333C8" w:rsidP="008333C8">
            <w:pPr>
              <w:spacing w:before="0" w:after="0"/>
              <w:jc w:val="center"/>
            </w:pPr>
            <w:r w:rsidRPr="001C01CD">
              <w:t>Bits 16-31</w:t>
            </w:r>
          </w:p>
        </w:tc>
        <w:tc>
          <w:tcPr>
            <w:tcW w:w="4676" w:type="dxa"/>
          </w:tcPr>
          <w:p w14:paraId="74D39900" w14:textId="77777777" w:rsidR="008333C8" w:rsidRPr="001C01CD" w:rsidRDefault="008333C8" w:rsidP="008333C8">
            <w:pPr>
              <w:spacing w:before="0" w:after="0"/>
              <w:jc w:val="center"/>
            </w:pPr>
            <w:r w:rsidRPr="001C01CD">
              <w:t>Bits 32-63</w:t>
            </w:r>
          </w:p>
        </w:tc>
      </w:tr>
      <w:tr w:rsidR="008333C8" w:rsidRPr="001C01CD" w14:paraId="760D7F78" w14:textId="77777777" w:rsidTr="008333C8">
        <w:tc>
          <w:tcPr>
            <w:tcW w:w="2336" w:type="dxa"/>
            <w:gridSpan w:val="2"/>
          </w:tcPr>
          <w:p w14:paraId="75B1FFF6" w14:textId="4CBEC060" w:rsidR="008333C8" w:rsidRPr="001C01CD" w:rsidRDefault="008333C8" w:rsidP="008333C8">
            <w:pPr>
              <w:spacing w:before="0" w:after="0"/>
              <w:jc w:val="center"/>
            </w:pPr>
            <w:r>
              <w:t>sp</w:t>
            </w:r>
          </w:p>
        </w:tc>
        <w:tc>
          <w:tcPr>
            <w:tcW w:w="2338" w:type="dxa"/>
          </w:tcPr>
          <w:p w14:paraId="48B5849E" w14:textId="77777777" w:rsidR="008333C8" w:rsidRPr="001C01CD" w:rsidRDefault="008333C8" w:rsidP="008333C8">
            <w:pPr>
              <w:spacing w:before="0" w:after="0"/>
              <w:jc w:val="center"/>
            </w:pPr>
          </w:p>
        </w:tc>
        <w:tc>
          <w:tcPr>
            <w:tcW w:w="4676" w:type="dxa"/>
            <w:vMerge w:val="restart"/>
          </w:tcPr>
          <w:p w14:paraId="76AD6BCD" w14:textId="77777777" w:rsidR="008333C8" w:rsidRPr="001C01CD" w:rsidRDefault="008333C8" w:rsidP="008333C8">
            <w:pPr>
              <w:spacing w:before="0" w:after="0"/>
              <w:jc w:val="center"/>
            </w:pPr>
          </w:p>
        </w:tc>
      </w:tr>
      <w:tr w:rsidR="008333C8" w:rsidRPr="001C01CD" w14:paraId="3941086F" w14:textId="77777777" w:rsidTr="008333C8">
        <w:tc>
          <w:tcPr>
            <w:tcW w:w="4674" w:type="dxa"/>
            <w:gridSpan w:val="3"/>
          </w:tcPr>
          <w:p w14:paraId="7EE0234A" w14:textId="5403EF74" w:rsidR="008333C8" w:rsidRPr="001C01CD" w:rsidRDefault="008333C8" w:rsidP="008333C8">
            <w:pPr>
              <w:spacing w:before="0" w:after="0"/>
              <w:jc w:val="center"/>
            </w:pPr>
            <w:r w:rsidRPr="001C01CD">
              <w:t>e</w:t>
            </w:r>
            <w:r>
              <w:t>sp</w:t>
            </w:r>
          </w:p>
        </w:tc>
        <w:tc>
          <w:tcPr>
            <w:tcW w:w="4676" w:type="dxa"/>
            <w:vMerge/>
          </w:tcPr>
          <w:p w14:paraId="77B6C218" w14:textId="77777777" w:rsidR="008333C8" w:rsidRPr="001C01CD" w:rsidRDefault="008333C8" w:rsidP="008333C8">
            <w:pPr>
              <w:spacing w:before="0" w:after="0"/>
              <w:jc w:val="center"/>
            </w:pPr>
          </w:p>
        </w:tc>
      </w:tr>
      <w:tr w:rsidR="008333C8" w:rsidRPr="001C01CD" w14:paraId="40799B59" w14:textId="77777777" w:rsidTr="008333C8">
        <w:tc>
          <w:tcPr>
            <w:tcW w:w="9350" w:type="dxa"/>
            <w:gridSpan w:val="4"/>
          </w:tcPr>
          <w:p w14:paraId="0EED4B97" w14:textId="23BB4ADD" w:rsidR="008333C8" w:rsidRPr="001C01CD" w:rsidRDefault="008333C8" w:rsidP="008333C8">
            <w:pPr>
              <w:spacing w:before="0" w:after="0"/>
              <w:jc w:val="center"/>
            </w:pPr>
            <w:r w:rsidRPr="001C01CD">
              <w:t>r</w:t>
            </w:r>
            <w:r>
              <w:t>sp</w:t>
            </w:r>
          </w:p>
        </w:tc>
      </w:tr>
    </w:tbl>
    <w:p w14:paraId="5A67EAB2" w14:textId="68D3C910" w:rsidR="007D596B" w:rsidRPr="00903DBA" w:rsidRDefault="007D596B" w:rsidP="00845EA9">
      <w:pPr>
        <w:pStyle w:val="Appendix"/>
        <w:rPr>
          <w:lang w:val="en-US"/>
        </w:rPr>
      </w:pPr>
      <w:r w:rsidRPr="00903DBA">
        <w:rPr>
          <w:lang w:val="en-US"/>
        </w:rPr>
        <w:t>The C Grammar</w:t>
      </w:r>
      <w:bookmarkEnd w:id="509"/>
      <w:bookmarkEnd w:id="531"/>
      <w:bookmarkEnd w:id="532"/>
    </w:p>
    <w:p w14:paraId="5EE70CDE" w14:textId="3D3CD693" w:rsidR="00CB1AB5" w:rsidRPr="00903DBA" w:rsidRDefault="00CB1AB5" w:rsidP="00CB1AB5">
      <w:bookmarkStart w:id="534" w:name="_Ref418184656"/>
      <w:r w:rsidRPr="00903DBA">
        <w:t xml:space="preserve">This grammar of the C compiler of this book is based on (and to a large extent identical with) the grammar defined in the </w:t>
      </w:r>
      <w:r w:rsidRPr="00903DBA">
        <w:rPr>
          <w:i/>
        </w:rPr>
        <w:t>American National Standard for Information systems – Programming Language C, X3.159-1989</w:t>
      </w:r>
      <w:r w:rsidRPr="00903DBA">
        <w:t xml:space="preserve"> standard, which is described in the second edition of </w:t>
      </w:r>
      <w:r w:rsidRPr="00903DBA">
        <w:rPr>
          <w:i/>
        </w:rPr>
        <w:t>The C Programming Language</w:t>
      </w:r>
      <w:r w:rsidRPr="00903DBA">
        <w:t xml:space="preserve"> by Brian W. Kernighan and Dennis M. Ritchie.</w:t>
      </w:r>
    </w:p>
    <w:p w14:paraId="60E585F3" w14:textId="77777777" w:rsidR="00CB1AB5" w:rsidRPr="00903DBA" w:rsidRDefault="00CB1AB5" w:rsidP="00CB1AB5">
      <w:pPr>
        <w:pStyle w:val="Rubrik2"/>
      </w:pPr>
      <w:bookmarkStart w:id="535" w:name="_Toc49764472"/>
      <w:bookmarkStart w:id="536" w:name="_Toc57656163"/>
      <w:r w:rsidRPr="00903DBA">
        <w:t>The Preprocessor Grammar</w:t>
      </w:r>
      <w:bookmarkEnd w:id="535"/>
      <w:bookmarkEnd w:id="536"/>
    </w:p>
    <w:p w14:paraId="6050AB4B" w14:textId="1DB59BEF" w:rsidR="00CB1AB5" w:rsidRPr="00903DBA" w:rsidRDefault="00CB1AB5" w:rsidP="00CB1AB5">
      <w:r w:rsidRPr="00903DBA">
        <w:t xml:space="preserve">The following grammar is implemented in </w:t>
      </w:r>
      <w:r w:rsidR="00774040" w:rsidRPr="00903DBA">
        <w:t>GPPG</w:t>
      </w:r>
      <w:r w:rsidRPr="00903DBA">
        <w:t xml:space="preserve"> in Chapter </w:t>
      </w:r>
      <w:r w:rsidRPr="00903DBA">
        <w:fldChar w:fldCharType="begin"/>
      </w:r>
      <w:r w:rsidRPr="00903DBA">
        <w:instrText xml:space="preserve"> REF _Ref418260972 \r \h </w:instrText>
      </w:r>
      <w:r w:rsidRPr="00903DBA">
        <w:fldChar w:fldCharType="separate"/>
      </w:r>
      <w:r w:rsidR="00392B3E">
        <w:t>1.3</w:t>
      </w:r>
      <w:r w:rsidRPr="00903DBA">
        <w:fldChar w:fldCharType="end"/>
      </w:r>
      <w:r w:rsidRPr="00903DBA">
        <w:t>.</w:t>
      </w:r>
    </w:p>
    <w:p w14:paraId="11C84B4B" w14:textId="77777777" w:rsidR="00CB1AB5" w:rsidRPr="00903DBA" w:rsidRDefault="00CB1AB5" w:rsidP="00CB1AB5">
      <w:pPr>
        <w:pStyle w:val="Code"/>
      </w:pPr>
      <w:r w:rsidRPr="00903DBA">
        <w:t>control_line ::=</w:t>
      </w:r>
    </w:p>
    <w:p w14:paraId="4BFD3710" w14:textId="77777777" w:rsidR="00CB1AB5" w:rsidRPr="00903DBA" w:rsidRDefault="00CB1AB5" w:rsidP="00CB1AB5">
      <w:pPr>
        <w:pStyle w:val="Code"/>
      </w:pPr>
      <w:r w:rsidRPr="00903DBA">
        <w:t xml:space="preserve">    # define identifier token-sequence</w:t>
      </w:r>
    </w:p>
    <w:p w14:paraId="4C365134" w14:textId="77777777" w:rsidR="00CB1AB5" w:rsidRPr="00903DBA" w:rsidRDefault="00CB1AB5" w:rsidP="00CB1AB5">
      <w:pPr>
        <w:pStyle w:val="Code"/>
      </w:pPr>
      <w:r w:rsidRPr="00903DBA">
        <w:t xml:space="preserve">  | # define identifier( identifier, … , identifier ) token-sequence</w:t>
      </w:r>
    </w:p>
    <w:p w14:paraId="5AD62369" w14:textId="77777777" w:rsidR="00CB1AB5" w:rsidRPr="00903DBA" w:rsidRDefault="00CB1AB5" w:rsidP="00CB1AB5">
      <w:pPr>
        <w:pStyle w:val="Code"/>
      </w:pPr>
      <w:r w:rsidRPr="00903DBA">
        <w:t xml:space="preserve">  | # undef identifier</w:t>
      </w:r>
    </w:p>
    <w:p w14:paraId="64196615" w14:textId="77777777" w:rsidR="00CB1AB5" w:rsidRPr="00903DBA" w:rsidRDefault="00CB1AB5" w:rsidP="00CB1AB5">
      <w:pPr>
        <w:pStyle w:val="Code"/>
      </w:pPr>
      <w:r w:rsidRPr="00903DBA">
        <w:t xml:space="preserve">  | # include &lt;filename&gt;</w:t>
      </w:r>
    </w:p>
    <w:p w14:paraId="3D6E25E5" w14:textId="77777777" w:rsidR="00CB1AB5" w:rsidRPr="00903DBA" w:rsidRDefault="00CB1AB5" w:rsidP="00CB1AB5">
      <w:pPr>
        <w:pStyle w:val="Code"/>
      </w:pPr>
      <w:r w:rsidRPr="00903DBA">
        <w:t xml:space="preserve">  | # include "filename"</w:t>
      </w:r>
    </w:p>
    <w:p w14:paraId="45B09C1B" w14:textId="77777777" w:rsidR="00CB1AB5" w:rsidRPr="00903DBA" w:rsidRDefault="00CB1AB5" w:rsidP="00CB1AB5">
      <w:pPr>
        <w:pStyle w:val="Code"/>
      </w:pPr>
      <w:r w:rsidRPr="00903DBA">
        <w:t xml:space="preserve">  | # line constant</w:t>
      </w:r>
    </w:p>
    <w:p w14:paraId="23619073" w14:textId="0CEB484C" w:rsidR="00CB1AB5" w:rsidRPr="00903DBA" w:rsidRDefault="00CB1AB5" w:rsidP="00CB1AB5">
      <w:pPr>
        <w:pStyle w:val="Code"/>
      </w:pPr>
      <w:r w:rsidRPr="00903DBA">
        <w:t xml:space="preserve">  | # line constant </w:t>
      </w:r>
      <w:r w:rsidR="007B36CD" w:rsidRPr="00903DBA">
        <w:t>"</w:t>
      </w:r>
      <w:r w:rsidRPr="00903DBA">
        <w:t>filename</w:t>
      </w:r>
      <w:r w:rsidR="007B36CD" w:rsidRPr="00903DBA">
        <w:t>"</w:t>
      </w:r>
    </w:p>
    <w:p w14:paraId="70EF610B" w14:textId="77777777" w:rsidR="00CB1AB5" w:rsidRPr="00903DBA" w:rsidRDefault="00CB1AB5" w:rsidP="00CB1AB5">
      <w:pPr>
        <w:pStyle w:val="Code"/>
      </w:pPr>
      <w:r w:rsidRPr="00903DBA">
        <w:t xml:space="preserve">  | # error optional_token_sequence</w:t>
      </w:r>
    </w:p>
    <w:p w14:paraId="2A6AD7F6" w14:textId="77777777" w:rsidR="00CB1AB5" w:rsidRPr="00903DBA" w:rsidRDefault="00CB1AB5" w:rsidP="00CB1AB5">
      <w:pPr>
        <w:pStyle w:val="Code"/>
      </w:pPr>
      <w:r w:rsidRPr="00903DBA">
        <w:t xml:space="preserve">  | # pragma optional_token_sequence</w:t>
      </w:r>
    </w:p>
    <w:p w14:paraId="5FEBC0AC" w14:textId="77777777" w:rsidR="00CB1AB5" w:rsidRPr="00903DBA" w:rsidRDefault="00CB1AB5" w:rsidP="00CB1AB5">
      <w:pPr>
        <w:pStyle w:val="Code"/>
      </w:pPr>
      <w:r w:rsidRPr="00903DBA">
        <w:t xml:space="preserve">  | #</w:t>
      </w:r>
    </w:p>
    <w:p w14:paraId="724B6B2F" w14:textId="77777777" w:rsidR="00CB1AB5" w:rsidRPr="00903DBA" w:rsidRDefault="00CB1AB5" w:rsidP="00CB1AB5">
      <w:pPr>
        <w:pStyle w:val="Code"/>
      </w:pPr>
      <w:r w:rsidRPr="00903DBA">
        <w:t xml:space="preserve">  | preprocessor_conditional</w:t>
      </w:r>
    </w:p>
    <w:p w14:paraId="525BEF12" w14:textId="77777777" w:rsidR="00CB1AB5" w:rsidRPr="00903DBA" w:rsidRDefault="00CB1AB5" w:rsidP="00CB1AB5">
      <w:pPr>
        <w:pStyle w:val="Code"/>
      </w:pPr>
    </w:p>
    <w:p w14:paraId="2BEF6F44" w14:textId="77777777" w:rsidR="00CB1AB5" w:rsidRPr="00903DBA" w:rsidRDefault="00CB1AB5" w:rsidP="00CB1AB5">
      <w:pPr>
        <w:pStyle w:val="Code"/>
      </w:pPr>
      <w:r w:rsidRPr="00903DBA">
        <w:t>optional_token_sequence ::=</w:t>
      </w:r>
    </w:p>
    <w:p w14:paraId="1B8C427F" w14:textId="77777777" w:rsidR="00CB1AB5" w:rsidRPr="00903DBA" w:rsidRDefault="00CB1AB5" w:rsidP="00CB1AB5">
      <w:pPr>
        <w:pStyle w:val="Code"/>
      </w:pPr>
      <w:r w:rsidRPr="00903DBA">
        <w:t xml:space="preserve">    /* empty */</w:t>
      </w:r>
    </w:p>
    <w:p w14:paraId="6EDFBDDA" w14:textId="77777777" w:rsidR="00CB1AB5" w:rsidRPr="00903DBA" w:rsidRDefault="00CB1AB5" w:rsidP="00CB1AB5">
      <w:pPr>
        <w:pStyle w:val="Code"/>
      </w:pPr>
      <w:r w:rsidRPr="00903DBA">
        <w:t xml:space="preserve">  | token_sequence</w:t>
      </w:r>
    </w:p>
    <w:p w14:paraId="18834B7C" w14:textId="77777777" w:rsidR="00CB1AB5" w:rsidRPr="00903DBA" w:rsidRDefault="00CB1AB5" w:rsidP="00CB1AB5">
      <w:pPr>
        <w:pStyle w:val="Code"/>
      </w:pPr>
    </w:p>
    <w:p w14:paraId="7FF38E1D" w14:textId="77777777" w:rsidR="00CB1AB5" w:rsidRPr="00903DBA" w:rsidRDefault="00CB1AB5" w:rsidP="00CB1AB5">
      <w:pPr>
        <w:pStyle w:val="Code"/>
      </w:pPr>
      <w:r w:rsidRPr="00903DBA">
        <w:t>preprocessor_conditional ::=</w:t>
      </w:r>
    </w:p>
    <w:p w14:paraId="3D9FE5F9" w14:textId="77777777" w:rsidR="00CB1AB5" w:rsidRPr="00903DBA" w:rsidRDefault="00CB1AB5" w:rsidP="00CB1AB5">
      <w:pPr>
        <w:pStyle w:val="Code"/>
      </w:pPr>
      <w:r w:rsidRPr="00903DBA">
        <w:t xml:space="preserve">    if-line text optional_elif-parts optional_else_line # endif</w:t>
      </w:r>
    </w:p>
    <w:p w14:paraId="3A46499D" w14:textId="77777777" w:rsidR="00CB1AB5" w:rsidRPr="00903DBA" w:rsidRDefault="00CB1AB5" w:rsidP="00CB1AB5">
      <w:pPr>
        <w:pStyle w:val="Code"/>
      </w:pPr>
    </w:p>
    <w:p w14:paraId="3582E2CE" w14:textId="77777777" w:rsidR="00CB1AB5" w:rsidRPr="00903DBA" w:rsidRDefault="00CB1AB5" w:rsidP="00CB1AB5">
      <w:pPr>
        <w:pStyle w:val="Code"/>
      </w:pPr>
      <w:r w:rsidRPr="00903DBA">
        <w:t>if-line ::=</w:t>
      </w:r>
    </w:p>
    <w:p w14:paraId="7943B959" w14:textId="77777777" w:rsidR="00CB1AB5" w:rsidRPr="00903DBA" w:rsidRDefault="00CB1AB5" w:rsidP="00CB1AB5">
      <w:pPr>
        <w:pStyle w:val="Code"/>
      </w:pPr>
      <w:r w:rsidRPr="00903DBA">
        <w:t xml:space="preserve">    # if constant_expression</w:t>
      </w:r>
    </w:p>
    <w:p w14:paraId="362A743C" w14:textId="77777777" w:rsidR="00CB1AB5" w:rsidRPr="00903DBA" w:rsidRDefault="00CB1AB5" w:rsidP="00CB1AB5">
      <w:pPr>
        <w:pStyle w:val="Code"/>
      </w:pPr>
      <w:r w:rsidRPr="00903DBA">
        <w:t xml:space="preserve">  | # ifdef identifier</w:t>
      </w:r>
    </w:p>
    <w:p w14:paraId="15B9E0AA" w14:textId="77777777" w:rsidR="00CB1AB5" w:rsidRPr="00903DBA" w:rsidRDefault="00CB1AB5" w:rsidP="00CB1AB5">
      <w:pPr>
        <w:pStyle w:val="Code"/>
      </w:pPr>
      <w:r w:rsidRPr="00903DBA">
        <w:t xml:space="preserve">  | # ifndef identifier</w:t>
      </w:r>
    </w:p>
    <w:p w14:paraId="16EC9C72" w14:textId="77777777" w:rsidR="00CB1AB5" w:rsidRPr="00903DBA" w:rsidRDefault="00CB1AB5" w:rsidP="00CB1AB5">
      <w:pPr>
        <w:pStyle w:val="Code"/>
      </w:pPr>
    </w:p>
    <w:p w14:paraId="0E3A8E38" w14:textId="77777777" w:rsidR="00CB1AB5" w:rsidRPr="00903DBA" w:rsidRDefault="00CB1AB5" w:rsidP="00CB1AB5">
      <w:pPr>
        <w:pStyle w:val="Code"/>
      </w:pPr>
      <w:r w:rsidRPr="00903DBA">
        <w:t>optional_elif-parts ::=</w:t>
      </w:r>
    </w:p>
    <w:p w14:paraId="776EB4C9" w14:textId="77777777" w:rsidR="00CB1AB5" w:rsidRPr="00903DBA" w:rsidRDefault="00CB1AB5" w:rsidP="00CB1AB5">
      <w:pPr>
        <w:pStyle w:val="Code"/>
      </w:pPr>
      <w:r w:rsidRPr="00903DBA">
        <w:t xml:space="preserve">    /* empty */</w:t>
      </w:r>
    </w:p>
    <w:p w14:paraId="6D1A76EE" w14:textId="77777777" w:rsidR="00CB1AB5" w:rsidRPr="00903DBA" w:rsidRDefault="00CB1AB5" w:rsidP="00CB1AB5">
      <w:pPr>
        <w:pStyle w:val="Code"/>
      </w:pPr>
      <w:r w:rsidRPr="00903DBA">
        <w:t xml:space="preserve">  | elif-part optional_elif-parts</w:t>
      </w:r>
    </w:p>
    <w:p w14:paraId="2B5188AA" w14:textId="77777777" w:rsidR="00CB1AB5" w:rsidRPr="00903DBA" w:rsidRDefault="00CB1AB5" w:rsidP="00CB1AB5">
      <w:pPr>
        <w:pStyle w:val="Code"/>
      </w:pPr>
    </w:p>
    <w:p w14:paraId="71F4B380" w14:textId="77777777" w:rsidR="00CB1AB5" w:rsidRPr="00903DBA" w:rsidRDefault="00CB1AB5" w:rsidP="00CB1AB5">
      <w:pPr>
        <w:pStyle w:val="Code"/>
      </w:pPr>
      <w:r w:rsidRPr="00903DBA">
        <w:t>elif-part ::=</w:t>
      </w:r>
    </w:p>
    <w:p w14:paraId="53973C38" w14:textId="77777777" w:rsidR="00CB1AB5" w:rsidRPr="00903DBA" w:rsidRDefault="00CB1AB5" w:rsidP="00CB1AB5">
      <w:pPr>
        <w:pStyle w:val="Code"/>
      </w:pPr>
      <w:r w:rsidRPr="00903DBA">
        <w:t xml:space="preserve">    # elif constant_expression text</w:t>
      </w:r>
    </w:p>
    <w:p w14:paraId="6BEE20F5" w14:textId="77777777" w:rsidR="00CB1AB5" w:rsidRPr="00903DBA" w:rsidRDefault="00CB1AB5" w:rsidP="00CB1AB5">
      <w:pPr>
        <w:pStyle w:val="Code"/>
      </w:pPr>
    </w:p>
    <w:p w14:paraId="2973576F" w14:textId="77777777" w:rsidR="00CB1AB5" w:rsidRPr="00903DBA" w:rsidRDefault="00CB1AB5" w:rsidP="00CB1AB5">
      <w:pPr>
        <w:pStyle w:val="Code"/>
      </w:pPr>
      <w:r w:rsidRPr="00903DBA">
        <w:t>optional_else_part ::=</w:t>
      </w:r>
    </w:p>
    <w:p w14:paraId="48EDFDB0" w14:textId="77777777" w:rsidR="00CB1AB5" w:rsidRPr="00903DBA" w:rsidRDefault="00CB1AB5" w:rsidP="00CB1AB5">
      <w:pPr>
        <w:pStyle w:val="Code"/>
      </w:pPr>
      <w:r w:rsidRPr="00903DBA">
        <w:t xml:space="preserve">    /* empty */</w:t>
      </w:r>
    </w:p>
    <w:p w14:paraId="6D2A23E6" w14:textId="77777777" w:rsidR="00CB1AB5" w:rsidRPr="00903DBA" w:rsidRDefault="00CB1AB5" w:rsidP="00CB1AB5">
      <w:pPr>
        <w:pStyle w:val="Code"/>
      </w:pPr>
      <w:r w:rsidRPr="00903DBA">
        <w:t xml:space="preserve">  | #else text</w:t>
      </w:r>
    </w:p>
    <w:p w14:paraId="04B01C07" w14:textId="77777777" w:rsidR="00CB1AB5" w:rsidRPr="00903DBA" w:rsidRDefault="00CB1AB5" w:rsidP="00CB1AB5">
      <w:pPr>
        <w:pStyle w:val="Code"/>
      </w:pPr>
    </w:p>
    <w:p w14:paraId="732FFA8D" w14:textId="77777777" w:rsidR="00CB1AB5" w:rsidRPr="00903DBA" w:rsidRDefault="00CB1AB5" w:rsidP="00CB1AB5">
      <w:pPr>
        <w:pStyle w:val="Code"/>
      </w:pPr>
    </w:p>
    <w:p w14:paraId="12ABF467" w14:textId="77777777" w:rsidR="00CB1AB5" w:rsidRPr="00903DBA" w:rsidRDefault="00CB1AB5" w:rsidP="00CB1AB5">
      <w:pPr>
        <w:pStyle w:val="Rubrik2"/>
      </w:pPr>
      <w:bookmarkStart w:id="537" w:name="_Toc49764473"/>
      <w:bookmarkStart w:id="538" w:name="_Toc57656164"/>
      <w:r w:rsidRPr="00903DBA">
        <w:t>The Language Grammar</w:t>
      </w:r>
      <w:bookmarkEnd w:id="537"/>
      <w:bookmarkEnd w:id="538"/>
    </w:p>
    <w:p w14:paraId="69CBCC96" w14:textId="3EB17BFA" w:rsidR="00CB1AB5" w:rsidRPr="00903DBA" w:rsidRDefault="00CB1AB5" w:rsidP="00CB1AB5">
      <w:r w:rsidRPr="00903DBA">
        <w:t xml:space="preserve">The following grammar is implemented in GPPG in Chapter </w:t>
      </w:r>
      <w:r w:rsidRPr="00903DBA">
        <w:fldChar w:fldCharType="begin"/>
      </w:r>
      <w:r w:rsidRPr="00903DBA">
        <w:instrText xml:space="preserve"> REF _Ref418260937 \r \h </w:instrText>
      </w:r>
      <w:r w:rsidRPr="00903DBA">
        <w:fldChar w:fldCharType="separate"/>
      </w:r>
      <w:r w:rsidR="00392B3E">
        <w:t>0</w:t>
      </w:r>
      <w:r w:rsidRPr="00903DBA">
        <w:fldChar w:fldCharType="end"/>
      </w:r>
      <w:r w:rsidRPr="00903DBA">
        <w:t>. It is the same grammar, written in one block.</w:t>
      </w:r>
    </w:p>
    <w:p w14:paraId="4A748709" w14:textId="77777777" w:rsidR="00CB1AB5" w:rsidRPr="00903DBA" w:rsidRDefault="00CB1AB5" w:rsidP="00CB1AB5">
      <w:pPr>
        <w:pStyle w:val="Code"/>
      </w:pPr>
      <w:r w:rsidRPr="00903DBA">
        <w:rPr>
          <w:i/>
        </w:rPr>
        <w:t>source_code_file</w:t>
      </w:r>
      <w:r w:rsidRPr="00903DBA">
        <w:t xml:space="preserve"> ::=</w:t>
      </w:r>
    </w:p>
    <w:p w14:paraId="736D375D" w14:textId="77777777" w:rsidR="00CB1AB5" w:rsidRPr="00903DBA" w:rsidRDefault="00CB1AB5" w:rsidP="00CB1AB5">
      <w:pPr>
        <w:pStyle w:val="Code"/>
      </w:pPr>
      <w:r w:rsidRPr="00903DBA">
        <w:t xml:space="preserve">    </w:t>
      </w:r>
      <w:r w:rsidRPr="00903DBA">
        <w:rPr>
          <w:i/>
        </w:rPr>
        <w:t>external</w:t>
      </w:r>
      <w:r w:rsidRPr="00903DBA">
        <w:t>_</w:t>
      </w:r>
      <w:r w:rsidRPr="00903DBA">
        <w:rPr>
          <w:i/>
        </w:rPr>
        <w:t>declaration</w:t>
      </w:r>
    </w:p>
    <w:p w14:paraId="3FF1D57C" w14:textId="77777777" w:rsidR="00CB1AB5" w:rsidRPr="00903DBA" w:rsidRDefault="00CB1AB5" w:rsidP="00CB1AB5">
      <w:pPr>
        <w:pStyle w:val="Code"/>
      </w:pPr>
      <w:r w:rsidRPr="00903DBA">
        <w:t xml:space="preserve">  | </w:t>
      </w:r>
      <w:r w:rsidRPr="00903DBA">
        <w:rPr>
          <w:i/>
        </w:rPr>
        <w:t>source_code_file</w:t>
      </w:r>
      <w:r w:rsidRPr="00903DBA">
        <w:t xml:space="preserve"> </w:t>
      </w:r>
      <w:r w:rsidRPr="00903DBA">
        <w:rPr>
          <w:i/>
        </w:rPr>
        <w:t>external</w:t>
      </w:r>
      <w:r w:rsidRPr="00903DBA">
        <w:t>_</w:t>
      </w:r>
      <w:r w:rsidRPr="00903DBA">
        <w:rPr>
          <w:i/>
        </w:rPr>
        <w:t>declaration</w:t>
      </w:r>
    </w:p>
    <w:p w14:paraId="3B97C2B3" w14:textId="77777777" w:rsidR="00CB1AB5" w:rsidRPr="00903DBA" w:rsidRDefault="00CB1AB5" w:rsidP="00CB1AB5">
      <w:pPr>
        <w:pStyle w:val="Code"/>
      </w:pPr>
    </w:p>
    <w:p w14:paraId="48151FE6" w14:textId="77777777" w:rsidR="00CB1AB5" w:rsidRPr="00903DBA" w:rsidRDefault="00CB1AB5" w:rsidP="00CB1AB5">
      <w:pPr>
        <w:pStyle w:val="Code"/>
      </w:pPr>
      <w:r w:rsidRPr="00903DBA">
        <w:rPr>
          <w:i/>
        </w:rPr>
        <w:t>external</w:t>
      </w:r>
      <w:r w:rsidRPr="00903DBA">
        <w:t>_</w:t>
      </w:r>
      <w:r w:rsidRPr="00903DBA">
        <w:rPr>
          <w:i/>
        </w:rPr>
        <w:t>declaration</w:t>
      </w:r>
      <w:r w:rsidRPr="00903DBA">
        <w:t xml:space="preserve"> ::=</w:t>
      </w:r>
    </w:p>
    <w:p w14:paraId="6D759058" w14:textId="77777777" w:rsidR="00CB1AB5" w:rsidRPr="00903DBA" w:rsidRDefault="00CB1AB5" w:rsidP="00CB1AB5">
      <w:pPr>
        <w:pStyle w:val="Code"/>
      </w:pPr>
      <w:r w:rsidRPr="00903DBA">
        <w:t xml:space="preserve">    </w:t>
      </w:r>
      <w:r w:rsidRPr="00903DBA">
        <w:rPr>
          <w:i/>
        </w:rPr>
        <w:t>function</w:t>
      </w:r>
      <w:r w:rsidRPr="00903DBA">
        <w:t>_</w:t>
      </w:r>
      <w:r w:rsidRPr="00903DBA">
        <w:rPr>
          <w:i/>
        </w:rPr>
        <w:t>definition</w:t>
      </w:r>
    </w:p>
    <w:p w14:paraId="522F7F59" w14:textId="77777777" w:rsidR="00CB1AB5" w:rsidRPr="00903DBA" w:rsidRDefault="00CB1AB5" w:rsidP="00CB1AB5">
      <w:pPr>
        <w:pStyle w:val="Code"/>
      </w:pPr>
      <w:r w:rsidRPr="00903DBA">
        <w:t xml:space="preserve"> |  </w:t>
      </w:r>
      <w:r w:rsidRPr="00903DBA">
        <w:rPr>
          <w:i/>
        </w:rPr>
        <w:t>declaration</w:t>
      </w:r>
    </w:p>
    <w:p w14:paraId="03354B15" w14:textId="77777777" w:rsidR="00CB1AB5" w:rsidRPr="00903DBA" w:rsidRDefault="00CB1AB5" w:rsidP="00CB1AB5">
      <w:pPr>
        <w:pStyle w:val="Code"/>
      </w:pPr>
    </w:p>
    <w:p w14:paraId="2E8E1EA0" w14:textId="77777777" w:rsidR="00CB1AB5" w:rsidRPr="00903DBA" w:rsidRDefault="00CB1AB5" w:rsidP="00CB1AB5">
      <w:pPr>
        <w:pStyle w:val="Code"/>
      </w:pPr>
      <w:r w:rsidRPr="00903DBA">
        <w:rPr>
          <w:i/>
        </w:rPr>
        <w:t>function</w:t>
      </w:r>
      <w:r w:rsidRPr="00903DBA">
        <w:t>_</w:t>
      </w:r>
      <w:r w:rsidRPr="00903DBA">
        <w:rPr>
          <w:i/>
        </w:rPr>
        <w:t>definition</w:t>
      </w:r>
      <w:r w:rsidRPr="00903DBA">
        <w:t xml:space="preserve"> ::=</w:t>
      </w:r>
    </w:p>
    <w:p w14:paraId="1D39AA3C" w14:textId="4B4F87C8" w:rsidR="00CB1AB5" w:rsidRPr="00903DBA" w:rsidRDefault="00CB1AB5" w:rsidP="00CB1AB5">
      <w:pPr>
        <w:pStyle w:val="Code"/>
      </w:pPr>
      <w:r w:rsidRPr="00903DBA">
        <w:t xml:space="preserve">    </w:t>
      </w:r>
      <w:r w:rsidR="007C4B62" w:rsidRPr="00903DBA">
        <w:rPr>
          <w:i/>
        </w:rPr>
        <w:t>direct_declarator</w:t>
      </w:r>
      <w:r w:rsidRPr="00903DBA">
        <w:t xml:space="preserve"> </w:t>
      </w:r>
      <w:r w:rsidRPr="00903DBA">
        <w:rPr>
          <w:i/>
        </w:rPr>
        <w:t>optional</w:t>
      </w:r>
      <w:r w:rsidRPr="00903DBA">
        <w:t>_</w:t>
      </w:r>
      <w:r w:rsidRPr="00903DBA">
        <w:rPr>
          <w:i/>
        </w:rPr>
        <w:t>declaration</w:t>
      </w:r>
      <w:r w:rsidRPr="00903DBA">
        <w:t>_</w:t>
      </w:r>
      <w:r w:rsidRPr="00903DBA">
        <w:rPr>
          <w:i/>
        </w:rPr>
        <w:t>list</w:t>
      </w:r>
      <w:r w:rsidRPr="00903DBA">
        <w:t xml:space="preserve"> </w:t>
      </w:r>
      <w:r w:rsidRPr="00903DBA">
        <w:rPr>
          <w:b/>
        </w:rPr>
        <w:t>(</w:t>
      </w:r>
      <w:r w:rsidRPr="00903DBA">
        <w:t xml:space="preserve"> </w:t>
      </w:r>
      <w:r w:rsidRPr="00903DBA">
        <w:rPr>
          <w:i/>
        </w:rPr>
        <w:t>optional</w:t>
      </w:r>
      <w:r w:rsidRPr="00903DBA">
        <w:t>_</w:t>
      </w:r>
      <w:r w:rsidRPr="00903DBA">
        <w:rPr>
          <w:i/>
        </w:rPr>
        <w:t>statement</w:t>
      </w:r>
      <w:r w:rsidRPr="00903DBA">
        <w:t>_</w:t>
      </w:r>
      <w:r w:rsidRPr="00903DBA">
        <w:rPr>
          <w:i/>
        </w:rPr>
        <w:t>list</w:t>
      </w:r>
      <w:r w:rsidRPr="00903DBA">
        <w:t xml:space="preserve"> </w:t>
      </w:r>
      <w:r w:rsidRPr="00903DBA">
        <w:rPr>
          <w:b/>
        </w:rPr>
        <w:t>)</w:t>
      </w:r>
      <w:r w:rsidRPr="00903DBA">
        <w:t xml:space="preserve"> </w:t>
      </w:r>
    </w:p>
    <w:p w14:paraId="48447C90" w14:textId="63E81A79"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007C4B62" w:rsidRPr="00903DBA">
        <w:rPr>
          <w:i/>
        </w:rPr>
        <w:t>direct_declarator</w:t>
      </w:r>
      <w:r w:rsidRPr="00903DBA">
        <w:t xml:space="preserve"> </w:t>
      </w:r>
      <w:r w:rsidRPr="00903DBA">
        <w:rPr>
          <w:i/>
        </w:rPr>
        <w:t>optional</w:t>
      </w:r>
      <w:r w:rsidRPr="00903DBA">
        <w:t>_</w:t>
      </w:r>
      <w:r w:rsidRPr="00903DBA">
        <w:rPr>
          <w:i/>
        </w:rPr>
        <w:t>declaration</w:t>
      </w:r>
      <w:r w:rsidRPr="00903DBA">
        <w:t>_</w:t>
      </w:r>
      <w:r w:rsidRPr="00903DBA">
        <w:rPr>
          <w:i/>
        </w:rPr>
        <w:t>list</w:t>
      </w:r>
    </w:p>
    <w:p w14:paraId="066B8612" w14:textId="77777777" w:rsidR="00CB1AB5" w:rsidRPr="00903DBA" w:rsidRDefault="00CB1AB5" w:rsidP="00CB1AB5">
      <w:pPr>
        <w:pStyle w:val="Code"/>
      </w:pPr>
      <w:r w:rsidRPr="00903DBA">
        <w:t xml:space="preserve">    </w:t>
      </w:r>
      <w:r w:rsidRPr="00903DBA">
        <w:rPr>
          <w:b/>
        </w:rPr>
        <w:t>(</w:t>
      </w:r>
      <w:r w:rsidRPr="00903DBA">
        <w:t xml:space="preserve"> </w:t>
      </w:r>
      <w:r w:rsidRPr="00903DBA">
        <w:rPr>
          <w:i/>
        </w:rPr>
        <w:t>optional</w:t>
      </w:r>
      <w:r w:rsidRPr="00903DBA">
        <w:t>_</w:t>
      </w:r>
      <w:r w:rsidRPr="00903DBA">
        <w:rPr>
          <w:i/>
        </w:rPr>
        <w:t>statement</w:t>
      </w:r>
      <w:r w:rsidRPr="00903DBA">
        <w:t>_</w:t>
      </w:r>
      <w:r w:rsidRPr="00903DBA">
        <w:rPr>
          <w:i/>
        </w:rPr>
        <w:t>list</w:t>
      </w:r>
      <w:r w:rsidRPr="00903DBA">
        <w:t xml:space="preserve"> </w:t>
      </w:r>
      <w:r w:rsidRPr="00903DBA">
        <w:rPr>
          <w:b/>
        </w:rPr>
        <w:t>)</w:t>
      </w:r>
    </w:p>
    <w:p w14:paraId="66030746" w14:textId="77777777" w:rsidR="00CB1AB5" w:rsidRPr="00903DBA" w:rsidRDefault="00CB1AB5" w:rsidP="00CB1AB5">
      <w:pPr>
        <w:pStyle w:val="Code"/>
      </w:pPr>
    </w:p>
    <w:p w14:paraId="1D3B051D" w14:textId="77777777" w:rsidR="00CB1AB5" w:rsidRPr="00903DBA" w:rsidRDefault="00CB1AB5" w:rsidP="00CB1AB5">
      <w:pPr>
        <w:pStyle w:val="Code"/>
      </w:pPr>
      <w:r w:rsidRPr="00903DBA">
        <w:rPr>
          <w:i/>
        </w:rPr>
        <w:t>optional</w:t>
      </w:r>
      <w:r w:rsidRPr="00903DBA">
        <w:t>_</w:t>
      </w:r>
      <w:r w:rsidRPr="00903DBA">
        <w:rPr>
          <w:i/>
        </w:rPr>
        <w:t>declaration</w:t>
      </w:r>
      <w:r w:rsidRPr="00903DBA">
        <w:t>_</w:t>
      </w:r>
      <w:r w:rsidRPr="00903DBA">
        <w:rPr>
          <w:i/>
        </w:rPr>
        <w:t>list</w:t>
      </w:r>
      <w:r w:rsidRPr="00903DBA">
        <w:t xml:space="preserve"> ::=</w:t>
      </w:r>
    </w:p>
    <w:p w14:paraId="7C3FE699" w14:textId="77777777" w:rsidR="00CB1AB5" w:rsidRPr="00903DBA" w:rsidRDefault="00CB1AB5" w:rsidP="00CB1AB5">
      <w:pPr>
        <w:pStyle w:val="Code"/>
      </w:pPr>
      <w:r w:rsidRPr="00903DBA">
        <w:t xml:space="preserve">    /* </w:t>
      </w:r>
      <w:r w:rsidRPr="00903DBA">
        <w:rPr>
          <w:i/>
        </w:rPr>
        <w:t>empty</w:t>
      </w:r>
      <w:r w:rsidRPr="00903DBA">
        <w:t xml:space="preserve"> */</w:t>
      </w:r>
    </w:p>
    <w:p w14:paraId="3A7E7D35" w14:textId="77777777" w:rsidR="00CB1AB5" w:rsidRPr="00903DBA" w:rsidRDefault="00CB1AB5" w:rsidP="00CB1AB5">
      <w:pPr>
        <w:pStyle w:val="Code"/>
      </w:pPr>
      <w:r w:rsidRPr="00903DBA">
        <w:t xml:space="preserve">  | </w:t>
      </w:r>
      <w:r w:rsidRPr="00903DBA">
        <w:rPr>
          <w:i/>
        </w:rPr>
        <w:t>optional</w:t>
      </w:r>
      <w:r w:rsidRPr="00903DBA">
        <w:t>_</w:t>
      </w:r>
      <w:r w:rsidRPr="00903DBA">
        <w:rPr>
          <w:i/>
        </w:rPr>
        <w:t>declaration</w:t>
      </w:r>
      <w:r w:rsidRPr="00903DBA">
        <w:t>_</w:t>
      </w:r>
      <w:r w:rsidRPr="00903DBA">
        <w:rPr>
          <w:i/>
        </w:rPr>
        <w:t>list</w:t>
      </w:r>
      <w:r w:rsidRPr="00903DBA">
        <w:t xml:space="preserve"> </w:t>
      </w:r>
      <w:r w:rsidRPr="00903DBA">
        <w:rPr>
          <w:i/>
        </w:rPr>
        <w:t>declaration</w:t>
      </w:r>
    </w:p>
    <w:p w14:paraId="21963D63" w14:textId="77777777" w:rsidR="00CB1AB5" w:rsidRPr="00903DBA" w:rsidRDefault="00CB1AB5" w:rsidP="00CB1AB5">
      <w:pPr>
        <w:pStyle w:val="Code"/>
      </w:pPr>
    </w:p>
    <w:p w14:paraId="1BBDBE5B" w14:textId="77777777" w:rsidR="00CB1AB5" w:rsidRPr="00903DBA" w:rsidRDefault="00CB1AB5" w:rsidP="00CB1AB5">
      <w:pPr>
        <w:pStyle w:val="Code"/>
      </w:pPr>
      <w:r w:rsidRPr="00903DBA">
        <w:rPr>
          <w:i/>
        </w:rPr>
        <w:t>declaration</w:t>
      </w:r>
      <w:r w:rsidRPr="00903DBA">
        <w:t xml:space="preserve"> ::=</w:t>
      </w:r>
    </w:p>
    <w:p w14:paraId="593C7629" w14:textId="77777777" w:rsidR="00CB1AB5" w:rsidRPr="00903DBA" w:rsidRDefault="00CB1AB5" w:rsidP="00CB1AB5">
      <w:pPr>
        <w:pStyle w:val="Code"/>
      </w:pPr>
      <w:r w:rsidRPr="00903DBA">
        <w:t xml:space="preserve">    </w:t>
      </w:r>
      <w:r w:rsidRPr="00903DBA">
        <w:rPr>
          <w:i/>
        </w:rPr>
        <w:t>declaration</w:t>
      </w:r>
      <w:r w:rsidRPr="00903DBA">
        <w:t>_</w:t>
      </w:r>
      <w:r w:rsidRPr="00903DBA">
        <w:rPr>
          <w:i/>
        </w:rPr>
        <w:t>specifier</w:t>
      </w:r>
      <w:r w:rsidRPr="00903DBA">
        <w:t>_</w:t>
      </w:r>
      <w:r w:rsidRPr="00903DBA">
        <w:rPr>
          <w:i/>
        </w:rPr>
        <w:t>list</w:t>
      </w:r>
      <w:r w:rsidRPr="00903DBA">
        <w:rPr>
          <w:b/>
        </w:rPr>
        <w:t xml:space="preserve"> ;</w:t>
      </w:r>
    </w:p>
    <w:p w14:paraId="7F8DD935" w14:textId="77777777"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Pr="00903DBA">
        <w:rPr>
          <w:i/>
        </w:rPr>
        <w:t>declarator_list</w:t>
      </w:r>
      <w:r w:rsidRPr="00903DBA">
        <w:rPr>
          <w:b/>
        </w:rPr>
        <w:t xml:space="preserve"> ;</w:t>
      </w:r>
    </w:p>
    <w:p w14:paraId="7FD2D00B" w14:textId="77777777" w:rsidR="00CB1AB5" w:rsidRPr="00903DBA" w:rsidRDefault="00CB1AB5" w:rsidP="00CB1AB5">
      <w:pPr>
        <w:pStyle w:val="Code"/>
      </w:pPr>
    </w:p>
    <w:p w14:paraId="558437B2" w14:textId="77777777" w:rsidR="00CB1AB5" w:rsidRPr="00903DBA" w:rsidRDefault="00CB1AB5" w:rsidP="00CB1AB5">
      <w:pPr>
        <w:pStyle w:val="Code"/>
      </w:pPr>
      <w:r w:rsidRPr="00903DBA">
        <w:rPr>
          <w:i/>
        </w:rPr>
        <w:t>declaration</w:t>
      </w:r>
      <w:r w:rsidRPr="00903DBA">
        <w:t>_</w:t>
      </w:r>
      <w:r w:rsidRPr="00903DBA">
        <w:rPr>
          <w:i/>
        </w:rPr>
        <w:t>specifier</w:t>
      </w:r>
      <w:r w:rsidRPr="00903DBA">
        <w:t>_</w:t>
      </w:r>
      <w:r w:rsidRPr="00903DBA">
        <w:rPr>
          <w:i/>
        </w:rPr>
        <w:t>list</w:t>
      </w:r>
      <w:r w:rsidRPr="00903DBA">
        <w:t xml:space="preserve"> ::=</w:t>
      </w:r>
    </w:p>
    <w:p w14:paraId="4C5991B0" w14:textId="77777777" w:rsidR="00CB1AB5" w:rsidRPr="00903DBA" w:rsidRDefault="00CB1AB5" w:rsidP="00CB1AB5">
      <w:pPr>
        <w:pStyle w:val="Code"/>
      </w:pPr>
      <w:r w:rsidRPr="00903DBA">
        <w:t xml:space="preserve">    </w:t>
      </w:r>
      <w:r w:rsidRPr="00903DBA">
        <w:rPr>
          <w:i/>
        </w:rPr>
        <w:t>declaration</w:t>
      </w:r>
      <w:r w:rsidRPr="00903DBA">
        <w:t>_</w:t>
      </w:r>
      <w:r w:rsidRPr="00903DBA">
        <w:rPr>
          <w:i/>
        </w:rPr>
        <w:t>specifier</w:t>
      </w:r>
      <w:r w:rsidRPr="00903DBA">
        <w:t xml:space="preserve"> </w:t>
      </w:r>
    </w:p>
    <w:p w14:paraId="2336E79A" w14:textId="77777777"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Pr="00903DBA">
        <w:rPr>
          <w:i/>
        </w:rPr>
        <w:t>declaration</w:t>
      </w:r>
      <w:r w:rsidRPr="00903DBA">
        <w:t>_</w:t>
      </w:r>
      <w:r w:rsidRPr="00903DBA">
        <w:rPr>
          <w:i/>
        </w:rPr>
        <w:t>specifier</w:t>
      </w:r>
    </w:p>
    <w:p w14:paraId="0C5FD08C" w14:textId="77777777" w:rsidR="00CB1AB5" w:rsidRPr="00903DBA" w:rsidRDefault="00CB1AB5" w:rsidP="00CB1AB5">
      <w:pPr>
        <w:pStyle w:val="Code"/>
      </w:pPr>
    </w:p>
    <w:p w14:paraId="52D036EB" w14:textId="77777777" w:rsidR="00CB1AB5" w:rsidRPr="00903DBA" w:rsidRDefault="00CB1AB5" w:rsidP="00CB1AB5">
      <w:pPr>
        <w:pStyle w:val="Code"/>
      </w:pPr>
      <w:r w:rsidRPr="00903DBA">
        <w:rPr>
          <w:i/>
        </w:rPr>
        <w:t>declaration</w:t>
      </w:r>
      <w:r w:rsidRPr="00903DBA">
        <w:t>_</w:t>
      </w:r>
      <w:r w:rsidRPr="00903DBA">
        <w:rPr>
          <w:i/>
        </w:rPr>
        <w:t>specifier</w:t>
      </w:r>
      <w:r w:rsidRPr="00903DBA">
        <w:t xml:space="preserve"> ::=</w:t>
      </w:r>
    </w:p>
    <w:p w14:paraId="18D7A7B8" w14:textId="77777777" w:rsidR="00CB1AB5" w:rsidRPr="00903DBA" w:rsidRDefault="00CB1AB5" w:rsidP="00CB1AB5">
      <w:pPr>
        <w:pStyle w:val="Code"/>
        <w:rPr>
          <w:b/>
        </w:rPr>
      </w:pPr>
      <w:r w:rsidRPr="00903DBA">
        <w:t xml:space="preserve">    </w:t>
      </w:r>
      <w:r w:rsidRPr="00903DBA">
        <w:rPr>
          <w:b/>
        </w:rPr>
        <w:t>const</w:t>
      </w:r>
      <w:r w:rsidRPr="00903DBA">
        <w:t xml:space="preserve"> | </w:t>
      </w:r>
      <w:r w:rsidRPr="00903DBA">
        <w:rPr>
          <w:b/>
        </w:rPr>
        <w:t>volatile</w:t>
      </w:r>
      <w:r w:rsidRPr="00903DBA">
        <w:t xml:space="preserve"> | </w:t>
      </w:r>
      <w:r w:rsidRPr="00903DBA">
        <w:rPr>
          <w:b/>
        </w:rPr>
        <w:t xml:space="preserve">auto </w:t>
      </w:r>
      <w:r w:rsidRPr="00903DBA">
        <w:t xml:space="preserve">| </w:t>
      </w:r>
      <w:r w:rsidRPr="00903DBA">
        <w:rPr>
          <w:b/>
        </w:rPr>
        <w:t>register</w:t>
      </w:r>
      <w:r w:rsidRPr="00903DBA">
        <w:t xml:space="preserve"> | </w:t>
      </w:r>
      <w:r w:rsidRPr="00903DBA">
        <w:rPr>
          <w:b/>
        </w:rPr>
        <w:t>static</w:t>
      </w:r>
      <w:r w:rsidRPr="00903DBA">
        <w:t xml:space="preserve"> | </w:t>
      </w:r>
      <w:r w:rsidRPr="00903DBA">
        <w:rPr>
          <w:b/>
        </w:rPr>
        <w:t>extern</w:t>
      </w:r>
      <w:r w:rsidRPr="00903DBA">
        <w:t xml:space="preserve"> | </w:t>
      </w:r>
      <w:r w:rsidRPr="00903DBA">
        <w:rPr>
          <w:b/>
        </w:rPr>
        <w:t>typedef</w:t>
      </w:r>
      <w:r w:rsidRPr="00903DBA">
        <w:t xml:space="preserve"> | </w:t>
      </w:r>
      <w:r w:rsidRPr="00903DBA">
        <w:rPr>
          <w:b/>
        </w:rPr>
        <w:t>void</w:t>
      </w:r>
    </w:p>
    <w:p w14:paraId="244A0939" w14:textId="77777777" w:rsidR="00CB1AB5" w:rsidRPr="00903DBA" w:rsidRDefault="00CB1AB5" w:rsidP="00CB1AB5">
      <w:pPr>
        <w:pStyle w:val="Code"/>
      </w:pPr>
      <w:r w:rsidRPr="00903DBA">
        <w:rPr>
          <w:b/>
        </w:rPr>
        <w:t xml:space="preserve">  </w:t>
      </w:r>
      <w:r w:rsidRPr="00903DBA">
        <w:t xml:space="preserve">| </w:t>
      </w:r>
      <w:r w:rsidRPr="00903DBA">
        <w:rPr>
          <w:b/>
        </w:rPr>
        <w:t xml:space="preserve">char </w:t>
      </w:r>
      <w:r w:rsidRPr="00903DBA">
        <w:t xml:space="preserve">| </w:t>
      </w:r>
      <w:r w:rsidRPr="00903DBA">
        <w:rPr>
          <w:b/>
        </w:rPr>
        <w:t>wchar_t</w:t>
      </w:r>
      <w:r w:rsidRPr="00903DBA">
        <w:t xml:space="preserve"> | </w:t>
      </w:r>
      <w:r w:rsidRPr="00903DBA">
        <w:rPr>
          <w:b/>
        </w:rPr>
        <w:t>short</w:t>
      </w:r>
      <w:r w:rsidRPr="00903DBA">
        <w:t xml:space="preserve"> | </w:t>
      </w:r>
      <w:r w:rsidRPr="00903DBA">
        <w:rPr>
          <w:b/>
        </w:rPr>
        <w:t>int</w:t>
      </w:r>
      <w:r w:rsidRPr="00903DBA">
        <w:t xml:space="preserve"> | </w:t>
      </w:r>
      <w:r w:rsidRPr="00903DBA">
        <w:rPr>
          <w:b/>
        </w:rPr>
        <w:t>long</w:t>
      </w:r>
      <w:r w:rsidRPr="00903DBA">
        <w:t xml:space="preserve"> | </w:t>
      </w:r>
      <w:r w:rsidRPr="00903DBA">
        <w:rPr>
          <w:b/>
        </w:rPr>
        <w:t xml:space="preserve">float </w:t>
      </w:r>
      <w:r w:rsidRPr="00903DBA">
        <w:t xml:space="preserve">| </w:t>
      </w:r>
      <w:r w:rsidRPr="00903DBA">
        <w:rPr>
          <w:b/>
        </w:rPr>
        <w:t>double</w:t>
      </w:r>
      <w:r w:rsidRPr="00903DBA">
        <w:t xml:space="preserve"> | </w:t>
      </w:r>
      <w:r w:rsidRPr="00903DBA">
        <w:rPr>
          <w:b/>
        </w:rPr>
        <w:t>signed</w:t>
      </w:r>
      <w:r w:rsidRPr="00903DBA">
        <w:t xml:space="preserve"> | </w:t>
      </w:r>
      <w:r w:rsidRPr="00903DBA">
        <w:rPr>
          <w:b/>
        </w:rPr>
        <w:t>unsigned</w:t>
      </w:r>
      <w:r w:rsidRPr="00903DBA">
        <w:t xml:space="preserve"> </w:t>
      </w:r>
    </w:p>
    <w:p w14:paraId="47509F35" w14:textId="77777777" w:rsidR="00CB1AB5" w:rsidRPr="00903DBA" w:rsidRDefault="00CB1AB5" w:rsidP="00CB1AB5">
      <w:pPr>
        <w:pStyle w:val="Code"/>
      </w:pPr>
      <w:r w:rsidRPr="00903DBA">
        <w:t xml:space="preserve">  | </w:t>
      </w:r>
      <w:r w:rsidRPr="00903DBA">
        <w:rPr>
          <w:i/>
        </w:rPr>
        <w:t>struct_union</w:t>
      </w:r>
      <w:r w:rsidRPr="00903DBA">
        <w:t>_</w:t>
      </w:r>
      <w:r w:rsidRPr="00903DBA">
        <w:rPr>
          <w:i/>
        </w:rPr>
        <w:t>specifier |</w:t>
      </w:r>
      <w:r w:rsidRPr="00903DBA">
        <w:t xml:space="preserve"> </w:t>
      </w:r>
      <w:r w:rsidRPr="00903DBA">
        <w:rPr>
          <w:i/>
        </w:rPr>
        <w:t>enum</w:t>
      </w:r>
      <w:r w:rsidRPr="00903DBA">
        <w:t>_</w:t>
      </w:r>
      <w:r w:rsidRPr="00903DBA">
        <w:rPr>
          <w:i/>
        </w:rPr>
        <w:t>specifier</w:t>
      </w:r>
      <w:r w:rsidRPr="00903DBA">
        <w:t xml:space="preserve"> | </w:t>
      </w:r>
      <w:r w:rsidRPr="00903DBA">
        <w:rPr>
          <w:i/>
        </w:rPr>
        <w:t>typedef</w:t>
      </w:r>
      <w:r w:rsidRPr="00903DBA">
        <w:t>_</w:t>
      </w:r>
      <w:r w:rsidRPr="00903DBA">
        <w:rPr>
          <w:i/>
        </w:rPr>
        <w:t>name</w:t>
      </w:r>
      <w:r w:rsidRPr="00903DBA">
        <w:t xml:space="preserve"> </w:t>
      </w:r>
    </w:p>
    <w:p w14:paraId="7AF88360" w14:textId="77777777" w:rsidR="00CB1AB5" w:rsidRPr="00903DBA" w:rsidRDefault="00CB1AB5" w:rsidP="00CB1AB5">
      <w:pPr>
        <w:pStyle w:val="Code"/>
      </w:pPr>
    </w:p>
    <w:p w14:paraId="2AD4F2E3" w14:textId="77777777" w:rsidR="00CB1AB5" w:rsidRPr="00903DBA" w:rsidRDefault="00CB1AB5" w:rsidP="00CB1AB5">
      <w:pPr>
        <w:pStyle w:val="Code"/>
      </w:pPr>
      <w:r w:rsidRPr="00903DBA">
        <w:rPr>
          <w:i/>
        </w:rPr>
        <w:t>struct_union</w:t>
      </w:r>
      <w:r w:rsidRPr="00903DBA">
        <w:t>_</w:t>
      </w:r>
      <w:r w:rsidRPr="00903DBA">
        <w:rPr>
          <w:i/>
        </w:rPr>
        <w:t>specifier</w:t>
      </w:r>
      <w:r w:rsidRPr="00903DBA">
        <w:t xml:space="preserve"> ::=</w:t>
      </w:r>
    </w:p>
    <w:p w14:paraId="4676AF6D" w14:textId="77777777" w:rsidR="00CB1AB5" w:rsidRPr="00903DBA" w:rsidRDefault="00CB1AB5" w:rsidP="00CB1AB5">
      <w:pPr>
        <w:pStyle w:val="Code"/>
      </w:pPr>
      <w:r w:rsidRPr="00903DBA">
        <w:t xml:space="preserve">    struct_union</w:t>
      </w:r>
      <w:r w:rsidRPr="00903DBA">
        <w:rPr>
          <w:i/>
        </w:rPr>
        <w:t xml:space="preserve"> optional</w:t>
      </w:r>
      <w:r w:rsidRPr="00903DBA">
        <w:t>_</w:t>
      </w:r>
      <w:r w:rsidRPr="00903DBA">
        <w:rPr>
          <w:i/>
        </w:rPr>
        <w:t>identifier</w:t>
      </w:r>
      <w:r w:rsidRPr="00903DBA">
        <w:t xml:space="preserve"> </w:t>
      </w:r>
      <w:r w:rsidRPr="00903DBA">
        <w:rPr>
          <w:b/>
        </w:rPr>
        <w:t>(</w:t>
      </w:r>
      <w:r w:rsidRPr="00903DBA">
        <w:t xml:space="preserve"> </w:t>
      </w:r>
      <w:r w:rsidRPr="00903DBA">
        <w:rPr>
          <w:i/>
        </w:rPr>
        <w:t>declaration</w:t>
      </w:r>
      <w:r w:rsidRPr="00903DBA">
        <w:t>_</w:t>
      </w:r>
      <w:r w:rsidRPr="00903DBA">
        <w:rPr>
          <w:i/>
        </w:rPr>
        <w:t>list</w:t>
      </w:r>
      <w:r w:rsidRPr="00903DBA">
        <w:t xml:space="preserve"> </w:t>
      </w:r>
      <w:r w:rsidRPr="00903DBA">
        <w:rPr>
          <w:b/>
        </w:rPr>
        <w:t>)</w:t>
      </w:r>
      <w:r w:rsidRPr="00903DBA">
        <w:t xml:space="preserve"> </w:t>
      </w:r>
    </w:p>
    <w:p w14:paraId="5234D4F1" w14:textId="77777777" w:rsidR="00CB1AB5" w:rsidRPr="00903DBA" w:rsidRDefault="00CB1AB5" w:rsidP="00CB1AB5">
      <w:pPr>
        <w:pStyle w:val="Code"/>
      </w:pPr>
      <w:r w:rsidRPr="00903DBA">
        <w:t xml:space="preserve">  | </w:t>
      </w:r>
      <w:r w:rsidRPr="00903DBA">
        <w:rPr>
          <w:i/>
        </w:rPr>
        <w:t xml:space="preserve">struct_union </w:t>
      </w:r>
      <w:r w:rsidRPr="00903DBA">
        <w:rPr>
          <w:b/>
        </w:rPr>
        <w:t>identifier</w:t>
      </w:r>
    </w:p>
    <w:p w14:paraId="4FDA146A" w14:textId="77777777" w:rsidR="00CB1AB5" w:rsidRPr="00903DBA" w:rsidRDefault="00CB1AB5" w:rsidP="00CB1AB5">
      <w:pPr>
        <w:pStyle w:val="Code"/>
      </w:pPr>
    </w:p>
    <w:p w14:paraId="7C4E11CD" w14:textId="77777777" w:rsidR="00CB1AB5" w:rsidRPr="00903DBA" w:rsidRDefault="00CB1AB5" w:rsidP="00CB1AB5">
      <w:pPr>
        <w:pStyle w:val="Code"/>
        <w:rPr>
          <w:i/>
        </w:rPr>
      </w:pPr>
      <w:r w:rsidRPr="00903DBA">
        <w:rPr>
          <w:i/>
        </w:rPr>
        <w:t>struct_union ::=</w:t>
      </w:r>
    </w:p>
    <w:p w14:paraId="5A0DE9DF" w14:textId="77777777" w:rsidR="00CB1AB5" w:rsidRPr="00903DBA" w:rsidRDefault="00CB1AB5" w:rsidP="00CB1AB5">
      <w:pPr>
        <w:pStyle w:val="Code"/>
      </w:pPr>
      <w:r w:rsidRPr="00903DBA">
        <w:t xml:space="preserve">    </w:t>
      </w:r>
      <w:r w:rsidRPr="00903DBA">
        <w:rPr>
          <w:b/>
        </w:rPr>
        <w:t xml:space="preserve">struct </w:t>
      </w:r>
      <w:r w:rsidRPr="00903DBA">
        <w:t xml:space="preserve">| </w:t>
      </w:r>
      <w:r w:rsidRPr="00903DBA">
        <w:rPr>
          <w:b/>
        </w:rPr>
        <w:t>union</w:t>
      </w:r>
      <w:r w:rsidRPr="00903DBA">
        <w:t xml:space="preserve"> </w:t>
      </w:r>
    </w:p>
    <w:p w14:paraId="62D1E85A" w14:textId="77777777" w:rsidR="00CB1AB5" w:rsidRPr="00903DBA" w:rsidRDefault="00CB1AB5" w:rsidP="00CB1AB5">
      <w:pPr>
        <w:pStyle w:val="Code"/>
      </w:pPr>
      <w:r w:rsidRPr="00903DBA">
        <w:rPr>
          <w:i/>
        </w:rPr>
        <w:t xml:space="preserve">  </w:t>
      </w:r>
    </w:p>
    <w:p w14:paraId="29CBA475" w14:textId="77777777" w:rsidR="00CB1AB5" w:rsidRPr="00903DBA" w:rsidRDefault="00CB1AB5" w:rsidP="00CB1AB5">
      <w:pPr>
        <w:pStyle w:val="Code"/>
      </w:pPr>
      <w:r w:rsidRPr="00903DBA">
        <w:rPr>
          <w:i/>
        </w:rPr>
        <w:t>optional</w:t>
      </w:r>
      <w:r w:rsidRPr="00903DBA">
        <w:t>_</w:t>
      </w:r>
      <w:r w:rsidRPr="00903DBA">
        <w:rPr>
          <w:i/>
        </w:rPr>
        <w:t>identifier</w:t>
      </w:r>
      <w:r w:rsidRPr="00903DBA">
        <w:t xml:space="preserve"> ::=</w:t>
      </w:r>
    </w:p>
    <w:p w14:paraId="0470D53B" w14:textId="77777777" w:rsidR="00CB1AB5" w:rsidRPr="00903DBA" w:rsidRDefault="00CB1AB5" w:rsidP="00CB1AB5">
      <w:pPr>
        <w:pStyle w:val="Code"/>
      </w:pPr>
      <w:r w:rsidRPr="00903DBA">
        <w:t xml:space="preserve">    /* </w:t>
      </w:r>
      <w:r w:rsidRPr="00903DBA">
        <w:rPr>
          <w:i/>
        </w:rPr>
        <w:t>empty</w:t>
      </w:r>
      <w:r w:rsidRPr="00903DBA">
        <w:t xml:space="preserve"> */ </w:t>
      </w:r>
    </w:p>
    <w:p w14:paraId="77B0D8CD" w14:textId="77777777" w:rsidR="00CB1AB5" w:rsidRPr="00903DBA" w:rsidRDefault="00CB1AB5" w:rsidP="00CB1AB5">
      <w:pPr>
        <w:pStyle w:val="Code"/>
      </w:pPr>
      <w:r w:rsidRPr="00903DBA">
        <w:t xml:space="preserve">  | </w:t>
      </w:r>
      <w:r w:rsidRPr="00903DBA">
        <w:rPr>
          <w:b/>
        </w:rPr>
        <w:t>identifier</w:t>
      </w:r>
    </w:p>
    <w:p w14:paraId="567A1C4B" w14:textId="77777777" w:rsidR="00CB1AB5" w:rsidRPr="00903DBA" w:rsidRDefault="00CB1AB5" w:rsidP="00CB1AB5">
      <w:pPr>
        <w:pStyle w:val="Code"/>
      </w:pPr>
    </w:p>
    <w:p w14:paraId="259C51C6" w14:textId="77777777" w:rsidR="00CB1AB5" w:rsidRPr="00903DBA" w:rsidRDefault="00CB1AB5" w:rsidP="00CB1AB5">
      <w:pPr>
        <w:pStyle w:val="Code"/>
      </w:pPr>
      <w:r w:rsidRPr="00903DBA">
        <w:rPr>
          <w:i/>
        </w:rPr>
        <w:t>declaration</w:t>
      </w:r>
      <w:r w:rsidRPr="00903DBA">
        <w:t>_</w:t>
      </w:r>
      <w:r w:rsidRPr="00903DBA">
        <w:rPr>
          <w:i/>
        </w:rPr>
        <w:t>list</w:t>
      </w:r>
      <w:r w:rsidRPr="00903DBA">
        <w:t xml:space="preserve"> ::=</w:t>
      </w:r>
    </w:p>
    <w:p w14:paraId="78F9DB50" w14:textId="77777777" w:rsidR="00CB1AB5" w:rsidRPr="00903DBA" w:rsidRDefault="00CB1AB5" w:rsidP="00CB1AB5">
      <w:pPr>
        <w:pStyle w:val="Code"/>
      </w:pPr>
      <w:r w:rsidRPr="00903DBA">
        <w:t xml:space="preserve">    </w:t>
      </w:r>
      <w:r w:rsidRPr="00903DBA">
        <w:rPr>
          <w:i/>
        </w:rPr>
        <w:t>declaration</w:t>
      </w:r>
    </w:p>
    <w:p w14:paraId="245F89B8" w14:textId="77777777" w:rsidR="00CB1AB5" w:rsidRPr="00903DBA" w:rsidRDefault="00CB1AB5" w:rsidP="00CB1AB5">
      <w:pPr>
        <w:pStyle w:val="Code"/>
      </w:pPr>
      <w:r w:rsidRPr="00903DBA">
        <w:t xml:space="preserve">  | </w:t>
      </w:r>
      <w:r w:rsidRPr="00903DBA">
        <w:rPr>
          <w:i/>
        </w:rPr>
        <w:t>declaration</w:t>
      </w:r>
      <w:r w:rsidRPr="00903DBA">
        <w:t>_</w:t>
      </w:r>
      <w:r w:rsidRPr="00903DBA">
        <w:rPr>
          <w:i/>
        </w:rPr>
        <w:t>list</w:t>
      </w:r>
      <w:r w:rsidRPr="00903DBA">
        <w:t xml:space="preserve"> </w:t>
      </w:r>
      <w:r w:rsidRPr="00903DBA">
        <w:rPr>
          <w:i/>
        </w:rPr>
        <w:t>declaration</w:t>
      </w:r>
    </w:p>
    <w:p w14:paraId="003322DA" w14:textId="77777777" w:rsidR="00CB1AB5" w:rsidRPr="00903DBA" w:rsidRDefault="00CB1AB5" w:rsidP="00CB1AB5">
      <w:pPr>
        <w:pStyle w:val="Code"/>
      </w:pPr>
    </w:p>
    <w:p w14:paraId="44CCB1DA" w14:textId="77777777" w:rsidR="00CB1AB5" w:rsidRPr="00903DBA" w:rsidRDefault="00CB1AB5" w:rsidP="00CB1AB5">
      <w:pPr>
        <w:pStyle w:val="Code"/>
      </w:pPr>
      <w:r w:rsidRPr="00903DBA">
        <w:rPr>
          <w:i/>
        </w:rPr>
        <w:t>enum</w:t>
      </w:r>
      <w:r w:rsidRPr="00903DBA">
        <w:t>_</w:t>
      </w:r>
      <w:r w:rsidRPr="00903DBA">
        <w:rPr>
          <w:i/>
        </w:rPr>
        <w:t>specifier</w:t>
      </w:r>
      <w:r w:rsidRPr="00903DBA">
        <w:t xml:space="preserve"> ::=</w:t>
      </w:r>
    </w:p>
    <w:p w14:paraId="7BCFDBEC" w14:textId="77777777" w:rsidR="00CB1AB5" w:rsidRPr="00903DBA" w:rsidRDefault="00CB1AB5" w:rsidP="00CB1AB5">
      <w:pPr>
        <w:pStyle w:val="Code"/>
      </w:pPr>
      <w:r w:rsidRPr="00903DBA">
        <w:t xml:space="preserve">    </w:t>
      </w:r>
      <w:r w:rsidRPr="00903DBA">
        <w:rPr>
          <w:b/>
        </w:rPr>
        <w:t>enum</w:t>
      </w:r>
      <w:r w:rsidRPr="00903DBA">
        <w:t xml:space="preserve"> </w:t>
      </w:r>
      <w:r w:rsidRPr="00903DBA">
        <w:rPr>
          <w:i/>
        </w:rPr>
        <w:t>optional</w:t>
      </w:r>
      <w:r w:rsidRPr="00903DBA">
        <w:t>_</w:t>
      </w:r>
      <w:r w:rsidRPr="00903DBA">
        <w:rPr>
          <w:i/>
        </w:rPr>
        <w:t>identifier</w:t>
      </w:r>
      <w:r w:rsidRPr="00903DBA">
        <w:t xml:space="preserve"> </w:t>
      </w:r>
      <w:r w:rsidRPr="00903DBA">
        <w:rPr>
          <w:b/>
        </w:rPr>
        <w:t>(</w:t>
      </w:r>
      <w:r w:rsidRPr="00903DBA">
        <w:t xml:space="preserve"> </w:t>
      </w:r>
      <w:r w:rsidRPr="00903DBA">
        <w:rPr>
          <w:i/>
        </w:rPr>
        <w:t>enum</w:t>
      </w:r>
      <w:r w:rsidRPr="00903DBA">
        <w:t>_</w:t>
      </w:r>
      <w:r w:rsidRPr="00903DBA">
        <w:rPr>
          <w:i/>
        </w:rPr>
        <w:t>list</w:t>
      </w:r>
      <w:r w:rsidRPr="00903DBA">
        <w:t xml:space="preserve"> </w:t>
      </w:r>
      <w:r w:rsidRPr="00903DBA">
        <w:rPr>
          <w:b/>
        </w:rPr>
        <w:t>)</w:t>
      </w:r>
      <w:r w:rsidRPr="00903DBA">
        <w:t xml:space="preserve"> </w:t>
      </w:r>
    </w:p>
    <w:p w14:paraId="7034F241" w14:textId="77777777" w:rsidR="00CB1AB5" w:rsidRPr="00903DBA" w:rsidRDefault="00CB1AB5" w:rsidP="00CB1AB5">
      <w:pPr>
        <w:pStyle w:val="Code"/>
      </w:pPr>
      <w:r w:rsidRPr="00903DBA">
        <w:t xml:space="preserve">  | </w:t>
      </w:r>
      <w:r w:rsidRPr="00903DBA">
        <w:rPr>
          <w:b/>
        </w:rPr>
        <w:t>enum</w:t>
      </w:r>
      <w:r w:rsidRPr="00903DBA">
        <w:t xml:space="preserve"> </w:t>
      </w:r>
      <w:r w:rsidRPr="00903DBA">
        <w:rPr>
          <w:b/>
        </w:rPr>
        <w:t>identifier</w:t>
      </w:r>
    </w:p>
    <w:p w14:paraId="3A3E9BD4" w14:textId="77777777" w:rsidR="00CB1AB5" w:rsidRPr="00903DBA" w:rsidRDefault="00CB1AB5" w:rsidP="00CB1AB5">
      <w:pPr>
        <w:pStyle w:val="Code"/>
      </w:pPr>
    </w:p>
    <w:p w14:paraId="0EECE35E" w14:textId="77777777" w:rsidR="00CB1AB5" w:rsidRPr="00903DBA" w:rsidRDefault="00CB1AB5" w:rsidP="00CB1AB5">
      <w:pPr>
        <w:pStyle w:val="Code"/>
      </w:pPr>
      <w:r w:rsidRPr="00903DBA">
        <w:rPr>
          <w:i/>
        </w:rPr>
        <w:t>enum</w:t>
      </w:r>
      <w:r w:rsidRPr="00903DBA">
        <w:t>_</w:t>
      </w:r>
      <w:r w:rsidRPr="00903DBA">
        <w:rPr>
          <w:i/>
        </w:rPr>
        <w:t>list</w:t>
      </w:r>
      <w:r w:rsidRPr="00903DBA">
        <w:t xml:space="preserve"> ::=</w:t>
      </w:r>
    </w:p>
    <w:p w14:paraId="30DB4E56" w14:textId="77777777" w:rsidR="00CB1AB5" w:rsidRPr="00903DBA" w:rsidRDefault="00CB1AB5" w:rsidP="00CB1AB5">
      <w:pPr>
        <w:pStyle w:val="Code"/>
      </w:pPr>
      <w:r w:rsidRPr="00903DBA">
        <w:t xml:space="preserve">    </w:t>
      </w:r>
      <w:r w:rsidRPr="00903DBA">
        <w:rPr>
          <w:i/>
        </w:rPr>
        <w:t>enum</w:t>
      </w:r>
    </w:p>
    <w:p w14:paraId="68591421" w14:textId="77777777" w:rsidR="00CB1AB5" w:rsidRPr="00903DBA" w:rsidRDefault="00CB1AB5" w:rsidP="00CB1AB5">
      <w:pPr>
        <w:pStyle w:val="Code"/>
      </w:pPr>
      <w:r w:rsidRPr="00903DBA">
        <w:t xml:space="preserve">  | </w:t>
      </w:r>
      <w:r w:rsidRPr="00903DBA">
        <w:rPr>
          <w:i/>
        </w:rPr>
        <w:t>enum</w:t>
      </w:r>
      <w:r w:rsidRPr="00903DBA">
        <w:t>_</w:t>
      </w:r>
      <w:r w:rsidRPr="00903DBA">
        <w:rPr>
          <w:i/>
        </w:rPr>
        <w:t>list</w:t>
      </w:r>
      <w:r w:rsidRPr="00903DBA">
        <w:t xml:space="preserve"> </w:t>
      </w:r>
      <w:r w:rsidRPr="00903DBA">
        <w:rPr>
          <w:b/>
        </w:rPr>
        <w:t>,</w:t>
      </w:r>
      <w:r w:rsidRPr="00903DBA">
        <w:t xml:space="preserve"> </w:t>
      </w:r>
      <w:r w:rsidRPr="00903DBA">
        <w:rPr>
          <w:i/>
        </w:rPr>
        <w:t>enum</w:t>
      </w:r>
    </w:p>
    <w:p w14:paraId="3C661C7E" w14:textId="77777777" w:rsidR="00CB1AB5" w:rsidRPr="00903DBA" w:rsidRDefault="00CB1AB5" w:rsidP="00CB1AB5">
      <w:pPr>
        <w:pStyle w:val="Code"/>
      </w:pPr>
    </w:p>
    <w:p w14:paraId="345FD3D5" w14:textId="77777777" w:rsidR="00CB1AB5" w:rsidRPr="00903DBA" w:rsidRDefault="00CB1AB5" w:rsidP="00CB1AB5">
      <w:pPr>
        <w:pStyle w:val="Code"/>
      </w:pPr>
      <w:r w:rsidRPr="00903DBA">
        <w:rPr>
          <w:i/>
        </w:rPr>
        <w:t>enum</w:t>
      </w:r>
      <w:r w:rsidRPr="00903DBA">
        <w:t xml:space="preserve"> ::=</w:t>
      </w:r>
    </w:p>
    <w:p w14:paraId="5B4E65D9" w14:textId="77777777" w:rsidR="00CB1AB5" w:rsidRPr="00903DBA" w:rsidRDefault="00CB1AB5" w:rsidP="00CB1AB5">
      <w:pPr>
        <w:pStyle w:val="Code"/>
      </w:pPr>
      <w:r w:rsidRPr="00903DBA">
        <w:t xml:space="preserve">    </w:t>
      </w:r>
      <w:r w:rsidRPr="00903DBA">
        <w:rPr>
          <w:b/>
        </w:rPr>
        <w:t>identifier</w:t>
      </w:r>
      <w:r w:rsidRPr="00903DBA">
        <w:t xml:space="preserve"> </w:t>
      </w:r>
    </w:p>
    <w:p w14:paraId="69A61D02" w14:textId="77777777" w:rsidR="00CB1AB5" w:rsidRPr="00903DBA" w:rsidRDefault="00CB1AB5" w:rsidP="00CB1AB5">
      <w:pPr>
        <w:pStyle w:val="Code"/>
      </w:pPr>
      <w:r w:rsidRPr="00903DBA">
        <w:t xml:space="preserve">  | </w:t>
      </w:r>
      <w:r w:rsidRPr="00903DBA">
        <w:rPr>
          <w:b/>
        </w:rPr>
        <w:t>identifier</w:t>
      </w:r>
      <w:r w:rsidRPr="00903DBA">
        <w:t xml:space="preserve"> </w:t>
      </w:r>
      <w:r w:rsidRPr="00903DBA">
        <w:rPr>
          <w:b/>
        </w:rPr>
        <w:t>=</w:t>
      </w:r>
      <w:r w:rsidRPr="00903DBA">
        <w:t xml:space="preserve"> </w:t>
      </w:r>
      <w:r w:rsidRPr="00903DBA">
        <w:rPr>
          <w:i/>
        </w:rPr>
        <w:t>const</w:t>
      </w:r>
      <w:r w:rsidRPr="00903DBA">
        <w:t>_</w:t>
      </w:r>
      <w:r w:rsidRPr="00903DBA">
        <w:rPr>
          <w:i/>
        </w:rPr>
        <w:t>expression</w:t>
      </w:r>
    </w:p>
    <w:p w14:paraId="24B3B423" w14:textId="77777777" w:rsidR="00CB1AB5" w:rsidRPr="00903DBA" w:rsidRDefault="00CB1AB5" w:rsidP="00CB1AB5">
      <w:pPr>
        <w:pStyle w:val="Code"/>
      </w:pPr>
    </w:p>
    <w:p w14:paraId="1D127776" w14:textId="77777777" w:rsidR="00CB1AB5" w:rsidRPr="00903DBA" w:rsidRDefault="00CB1AB5" w:rsidP="00CB1AB5">
      <w:pPr>
        <w:pStyle w:val="Code"/>
      </w:pPr>
      <w:r w:rsidRPr="00903DBA">
        <w:rPr>
          <w:i/>
        </w:rPr>
        <w:t>declarator_list</w:t>
      </w:r>
      <w:r w:rsidRPr="00903DBA">
        <w:t xml:space="preserve"> ::=</w:t>
      </w:r>
    </w:p>
    <w:p w14:paraId="687DAE0D" w14:textId="44D471F9" w:rsidR="00CB1AB5" w:rsidRPr="00903DBA" w:rsidRDefault="00CB1AB5" w:rsidP="00CB1AB5">
      <w:pPr>
        <w:pStyle w:val="Code"/>
      </w:pPr>
      <w:r w:rsidRPr="00903DBA">
        <w:t xml:space="preserve">    </w:t>
      </w:r>
      <w:r w:rsidRPr="00903DBA">
        <w:rPr>
          <w:i/>
        </w:rPr>
        <w:t>initialization_bitfield_</w:t>
      </w:r>
      <w:r w:rsidR="007C4B62" w:rsidRPr="00903DBA">
        <w:rPr>
          <w:i/>
        </w:rPr>
        <w:t>direct_declarator</w:t>
      </w:r>
      <w:r w:rsidRPr="00903DBA">
        <w:t xml:space="preserve"> </w:t>
      </w:r>
    </w:p>
    <w:p w14:paraId="388B0DCD" w14:textId="224273B4" w:rsidR="00CB1AB5" w:rsidRPr="00903DBA" w:rsidRDefault="00CB1AB5" w:rsidP="00CB1AB5">
      <w:pPr>
        <w:pStyle w:val="Code"/>
      </w:pPr>
      <w:r w:rsidRPr="00903DBA">
        <w:t xml:space="preserve">  | </w:t>
      </w:r>
      <w:r w:rsidRPr="00903DBA">
        <w:rPr>
          <w:i/>
        </w:rPr>
        <w:t>declarator_list</w:t>
      </w:r>
      <w:r w:rsidRPr="00903DBA">
        <w:t xml:space="preserve"> </w:t>
      </w:r>
      <w:r w:rsidRPr="00903DBA">
        <w:rPr>
          <w:b/>
        </w:rPr>
        <w:t>,</w:t>
      </w:r>
      <w:r w:rsidRPr="00903DBA">
        <w:t xml:space="preserve"> </w:t>
      </w:r>
      <w:r w:rsidRPr="00903DBA">
        <w:rPr>
          <w:i/>
        </w:rPr>
        <w:t>initialization_bitfield_</w:t>
      </w:r>
      <w:r w:rsidR="007C4B62" w:rsidRPr="00903DBA">
        <w:rPr>
          <w:i/>
        </w:rPr>
        <w:t>direct_declarator</w:t>
      </w:r>
    </w:p>
    <w:p w14:paraId="499D4C96" w14:textId="77777777" w:rsidR="00CB1AB5" w:rsidRPr="00903DBA" w:rsidRDefault="00CB1AB5" w:rsidP="00CB1AB5">
      <w:pPr>
        <w:pStyle w:val="Code"/>
      </w:pPr>
    </w:p>
    <w:p w14:paraId="328FEB89" w14:textId="1F9FECE6" w:rsidR="00CB1AB5" w:rsidRPr="00903DBA" w:rsidRDefault="00CB1AB5" w:rsidP="00CB1AB5">
      <w:pPr>
        <w:pStyle w:val="Code"/>
      </w:pPr>
      <w:r w:rsidRPr="00903DBA">
        <w:rPr>
          <w:i/>
        </w:rPr>
        <w:t>initialization_bitfield_</w:t>
      </w:r>
      <w:r w:rsidR="007C4B62" w:rsidRPr="00903DBA">
        <w:rPr>
          <w:i/>
        </w:rPr>
        <w:t>direct_declarator</w:t>
      </w:r>
      <w:r w:rsidRPr="00903DBA">
        <w:t xml:space="preserve"> ::=</w:t>
      </w:r>
    </w:p>
    <w:p w14:paraId="564BC6D4" w14:textId="775BB8AF" w:rsidR="00CB1AB5" w:rsidRPr="00903DBA" w:rsidRDefault="00CB1AB5" w:rsidP="00CB1AB5">
      <w:pPr>
        <w:pStyle w:val="Code"/>
      </w:pPr>
      <w:r w:rsidRPr="00903DBA">
        <w:t xml:space="preserve">    </w:t>
      </w:r>
      <w:r w:rsidR="007C4B62" w:rsidRPr="00903DBA">
        <w:rPr>
          <w:i/>
        </w:rPr>
        <w:t>direct_declarator</w:t>
      </w:r>
      <w:r w:rsidRPr="00903DBA">
        <w:t xml:space="preserve"> </w:t>
      </w:r>
    </w:p>
    <w:p w14:paraId="3417879C" w14:textId="009672CD" w:rsidR="00CB1AB5" w:rsidRPr="00903DBA" w:rsidRDefault="00CB1AB5" w:rsidP="00CB1AB5">
      <w:pPr>
        <w:pStyle w:val="Code"/>
      </w:pPr>
      <w:r w:rsidRPr="00903DBA">
        <w:t xml:space="preserve">  | </w:t>
      </w:r>
      <w:r w:rsidR="007C4B62" w:rsidRPr="00903DBA">
        <w:rPr>
          <w:i/>
        </w:rPr>
        <w:t>direct_declarator</w:t>
      </w:r>
      <w:r w:rsidRPr="00903DBA">
        <w:t xml:space="preserve"> </w:t>
      </w:r>
      <w:r w:rsidRPr="00903DBA">
        <w:rPr>
          <w:b/>
        </w:rPr>
        <w:t>=</w:t>
      </w:r>
      <w:r w:rsidRPr="00903DBA">
        <w:t xml:space="preserve"> </w:t>
      </w:r>
      <w:r w:rsidRPr="00903DBA">
        <w:rPr>
          <w:i/>
        </w:rPr>
        <w:t>initializer</w:t>
      </w:r>
      <w:r w:rsidRPr="00903DBA">
        <w:t xml:space="preserve"> </w:t>
      </w:r>
    </w:p>
    <w:p w14:paraId="05BA484A" w14:textId="00AFCDA3" w:rsidR="00CB1AB5" w:rsidRPr="00903DBA" w:rsidRDefault="00CB1AB5" w:rsidP="00CB1AB5">
      <w:pPr>
        <w:pStyle w:val="Code"/>
      </w:pPr>
      <w:r w:rsidRPr="00903DBA">
        <w:t xml:space="preserve">  | </w:t>
      </w:r>
      <w:r w:rsidR="007C4B62" w:rsidRPr="00903DBA">
        <w:rPr>
          <w:i/>
        </w:rPr>
        <w:t>direct_declarator</w:t>
      </w:r>
      <w:r w:rsidRPr="00903DBA">
        <w:t xml:space="preserve"> </w:t>
      </w:r>
      <w:r w:rsidRPr="00903DBA">
        <w:rPr>
          <w:b/>
        </w:rPr>
        <w:t>:</w:t>
      </w:r>
      <w:r w:rsidRPr="00903DBA">
        <w:t xml:space="preserve"> </w:t>
      </w:r>
      <w:r w:rsidRPr="00903DBA">
        <w:rPr>
          <w:i/>
        </w:rPr>
        <w:t>const</w:t>
      </w:r>
      <w:r w:rsidRPr="00903DBA">
        <w:t>_</w:t>
      </w:r>
      <w:r w:rsidRPr="00903DBA">
        <w:rPr>
          <w:i/>
        </w:rPr>
        <w:t>expression</w:t>
      </w:r>
      <w:r w:rsidRPr="00903DBA">
        <w:t xml:space="preserve"> </w:t>
      </w:r>
    </w:p>
    <w:p w14:paraId="5673DF7A"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const</w:t>
      </w:r>
      <w:r w:rsidRPr="00903DBA">
        <w:t>_</w:t>
      </w:r>
      <w:r w:rsidRPr="00903DBA">
        <w:rPr>
          <w:i/>
        </w:rPr>
        <w:t>expression</w:t>
      </w:r>
    </w:p>
    <w:p w14:paraId="365125AF" w14:textId="77777777" w:rsidR="00CB1AB5" w:rsidRPr="00903DBA" w:rsidRDefault="00CB1AB5" w:rsidP="00CB1AB5">
      <w:pPr>
        <w:pStyle w:val="Code"/>
      </w:pPr>
    </w:p>
    <w:p w14:paraId="621F86A9" w14:textId="429B1357" w:rsidR="00CB1AB5" w:rsidRPr="00903DBA" w:rsidRDefault="007C4B62" w:rsidP="00CB1AB5">
      <w:pPr>
        <w:pStyle w:val="Code"/>
      </w:pPr>
      <w:r w:rsidRPr="00903DBA">
        <w:rPr>
          <w:i/>
        </w:rPr>
        <w:t>direct_declarator</w:t>
      </w:r>
      <w:r w:rsidR="00CB1AB5" w:rsidRPr="00903DBA">
        <w:t xml:space="preserve"> ::=</w:t>
      </w:r>
    </w:p>
    <w:p w14:paraId="6E7DE44C" w14:textId="3FC41750" w:rsidR="00CB1AB5" w:rsidRPr="00903DBA" w:rsidRDefault="00CB1AB5" w:rsidP="00CB1AB5">
      <w:pPr>
        <w:pStyle w:val="Code"/>
      </w:pPr>
      <w:r w:rsidRPr="00903DBA">
        <w:t xml:space="preserve">    </w:t>
      </w:r>
      <w:r w:rsidRPr="00903DBA">
        <w:rPr>
          <w:i/>
        </w:rPr>
        <w:t>optional</w:t>
      </w:r>
      <w:r w:rsidRPr="00903DBA">
        <w:t>_</w:t>
      </w:r>
      <w:r w:rsidRPr="00903DBA">
        <w:rPr>
          <w:i/>
        </w:rPr>
        <w:t>pointer</w:t>
      </w:r>
      <w:r w:rsidRPr="00903DBA">
        <w:t>_</w:t>
      </w:r>
      <w:r w:rsidRPr="00903DBA">
        <w:rPr>
          <w:i/>
        </w:rPr>
        <w:t>list</w:t>
      </w:r>
      <w:r w:rsidRPr="00903DBA">
        <w:t xml:space="preserve"> </w:t>
      </w:r>
      <w:r w:rsidRPr="00903DBA">
        <w:rPr>
          <w:i/>
        </w:rPr>
        <w:t>direct</w:t>
      </w:r>
      <w:r w:rsidRPr="00903DBA">
        <w:t>_</w:t>
      </w:r>
      <w:r w:rsidR="007C4B62" w:rsidRPr="00903DBA">
        <w:rPr>
          <w:i/>
        </w:rPr>
        <w:t>direct_declarator</w:t>
      </w:r>
    </w:p>
    <w:p w14:paraId="6EAC2ED1" w14:textId="77777777" w:rsidR="00CB1AB5" w:rsidRPr="00903DBA" w:rsidRDefault="00CB1AB5" w:rsidP="00CB1AB5">
      <w:pPr>
        <w:pStyle w:val="Code"/>
      </w:pPr>
    </w:p>
    <w:p w14:paraId="5E8D07D4" w14:textId="20CAC986" w:rsidR="00CB1AB5" w:rsidRPr="00903DBA" w:rsidRDefault="00CB1AB5" w:rsidP="00CB1AB5">
      <w:pPr>
        <w:pStyle w:val="Code"/>
      </w:pPr>
      <w:r w:rsidRPr="00903DBA">
        <w:rPr>
          <w:i/>
        </w:rPr>
        <w:t>direct</w:t>
      </w:r>
      <w:r w:rsidRPr="00903DBA">
        <w:t>_</w:t>
      </w:r>
      <w:r w:rsidR="007C4B62" w:rsidRPr="00903DBA">
        <w:rPr>
          <w:i/>
        </w:rPr>
        <w:t>direct_declarator</w:t>
      </w:r>
      <w:r w:rsidRPr="00903DBA">
        <w:t xml:space="preserve"> ::=</w:t>
      </w:r>
    </w:p>
    <w:p w14:paraId="63722C40" w14:textId="77777777" w:rsidR="00CB1AB5" w:rsidRPr="00903DBA" w:rsidRDefault="00CB1AB5" w:rsidP="00CB1AB5">
      <w:pPr>
        <w:pStyle w:val="Code"/>
      </w:pPr>
      <w:r w:rsidRPr="00903DBA">
        <w:t xml:space="preserve">    </w:t>
      </w:r>
      <w:r w:rsidRPr="00903DBA">
        <w:rPr>
          <w:b/>
        </w:rPr>
        <w:t>identifier</w:t>
      </w:r>
      <w:r w:rsidRPr="00903DBA">
        <w:t xml:space="preserve"> </w:t>
      </w:r>
    </w:p>
    <w:p w14:paraId="2E188418" w14:textId="447B58D6" w:rsidR="00CB1AB5" w:rsidRPr="00903DBA" w:rsidRDefault="00CB1AB5" w:rsidP="00CB1AB5">
      <w:pPr>
        <w:pStyle w:val="Code"/>
      </w:pPr>
      <w:r w:rsidRPr="00903DBA">
        <w:t xml:space="preserve">  | </w:t>
      </w:r>
      <w:r w:rsidRPr="00903DBA">
        <w:rPr>
          <w:b/>
        </w:rPr>
        <w:t>(</w:t>
      </w:r>
      <w:r w:rsidRPr="00903DBA">
        <w:t xml:space="preserve"> </w:t>
      </w:r>
      <w:r w:rsidR="007C4B62" w:rsidRPr="00903DBA">
        <w:rPr>
          <w:i/>
        </w:rPr>
        <w:t>direct_declarator</w:t>
      </w:r>
      <w:r w:rsidRPr="00903DBA">
        <w:t xml:space="preserve"> </w:t>
      </w:r>
      <w:r w:rsidRPr="00903DBA">
        <w:rPr>
          <w:b/>
        </w:rPr>
        <w:t>)</w:t>
      </w:r>
      <w:r w:rsidRPr="00903DBA">
        <w:t xml:space="preserve"> </w:t>
      </w:r>
    </w:p>
    <w:p w14:paraId="7D905552" w14:textId="2112A938" w:rsidR="00CB1AB5" w:rsidRPr="00903DBA" w:rsidRDefault="00CB1AB5" w:rsidP="00CB1AB5">
      <w:pPr>
        <w:pStyle w:val="Code"/>
      </w:pPr>
      <w:r w:rsidRPr="00903DBA">
        <w:t xml:space="preserve">  | </w:t>
      </w:r>
      <w:r w:rsidRPr="00903DBA">
        <w:rPr>
          <w:i/>
        </w:rPr>
        <w:t>direct</w:t>
      </w:r>
      <w:r w:rsidRPr="00903DBA">
        <w:t>_</w:t>
      </w:r>
      <w:r w:rsidR="007C4B62" w:rsidRPr="00903DBA">
        <w:rPr>
          <w:i/>
        </w:rPr>
        <w:t>direct_declarator</w:t>
      </w:r>
      <w:r w:rsidRPr="00903DBA">
        <w:t xml:space="preserve"> </w:t>
      </w:r>
      <w:r w:rsidRPr="00903DBA">
        <w:rPr>
          <w:b/>
        </w:rPr>
        <w:t>[</w:t>
      </w:r>
      <w:r w:rsidRPr="00903DBA">
        <w:t xml:space="preserve"> </w:t>
      </w:r>
      <w:r w:rsidRPr="00903DBA">
        <w:rPr>
          <w:i/>
        </w:rPr>
        <w:t>optional</w:t>
      </w:r>
      <w:r w:rsidRPr="00903DBA">
        <w:t>_</w:t>
      </w:r>
      <w:r w:rsidRPr="00903DBA">
        <w:rPr>
          <w:i/>
        </w:rPr>
        <w:t>const</w:t>
      </w:r>
      <w:r w:rsidRPr="00903DBA">
        <w:t>_</w:t>
      </w:r>
      <w:r w:rsidRPr="00903DBA">
        <w:rPr>
          <w:i/>
        </w:rPr>
        <w:t>expression</w:t>
      </w:r>
      <w:r w:rsidRPr="00903DBA">
        <w:t xml:space="preserve"> </w:t>
      </w:r>
      <w:r w:rsidRPr="00903DBA">
        <w:rPr>
          <w:b/>
        </w:rPr>
        <w:t>]</w:t>
      </w:r>
      <w:r w:rsidRPr="00903DBA">
        <w:t xml:space="preserve"> </w:t>
      </w:r>
    </w:p>
    <w:p w14:paraId="25262B5E" w14:textId="7A6D1E23" w:rsidR="00CB1AB5" w:rsidRPr="00903DBA" w:rsidRDefault="00CB1AB5" w:rsidP="00CB1AB5">
      <w:pPr>
        <w:pStyle w:val="Code"/>
      </w:pPr>
      <w:r w:rsidRPr="00903DBA">
        <w:t xml:space="preserve">  | </w:t>
      </w:r>
      <w:r w:rsidRPr="00903DBA">
        <w:rPr>
          <w:i/>
        </w:rPr>
        <w:t>direct</w:t>
      </w:r>
      <w:r w:rsidRPr="00903DBA">
        <w:t>_</w:t>
      </w:r>
      <w:r w:rsidR="007C4B62" w:rsidRPr="00903DBA">
        <w:rPr>
          <w:i/>
        </w:rPr>
        <w:t>direct_declarator</w:t>
      </w:r>
      <w:r w:rsidRPr="00903DBA">
        <w:t xml:space="preserve"> </w:t>
      </w:r>
      <w:r w:rsidRPr="00903DBA">
        <w:rPr>
          <w:b/>
        </w:rPr>
        <w:t>(</w:t>
      </w:r>
      <w:r w:rsidRPr="00903DBA">
        <w:t xml:space="preserve"> </w:t>
      </w:r>
      <w:r w:rsidRPr="00903DBA">
        <w:rPr>
          <w:i/>
        </w:rPr>
        <w:t>parameter</w:t>
      </w:r>
      <w:r w:rsidRPr="00903DBA">
        <w:t>_</w:t>
      </w:r>
      <w:r w:rsidR="00D47EB7">
        <w:rPr>
          <w:i/>
        </w:rPr>
        <w:t>variadic</w:t>
      </w:r>
      <w:r w:rsidRPr="00903DBA">
        <w:t>_</w:t>
      </w:r>
      <w:r w:rsidRPr="00903DBA">
        <w:rPr>
          <w:i/>
        </w:rPr>
        <w:t>list</w:t>
      </w:r>
      <w:r w:rsidRPr="00903DBA">
        <w:t xml:space="preserve"> </w:t>
      </w:r>
      <w:r w:rsidRPr="00903DBA">
        <w:rPr>
          <w:b/>
        </w:rPr>
        <w:t>)</w:t>
      </w:r>
      <w:r w:rsidRPr="00903DBA">
        <w:t xml:space="preserve"> </w:t>
      </w:r>
    </w:p>
    <w:p w14:paraId="445A834C" w14:textId="706BFAED" w:rsidR="00CB1AB5" w:rsidRPr="00903DBA" w:rsidRDefault="00CB1AB5" w:rsidP="00CB1AB5">
      <w:pPr>
        <w:pStyle w:val="Code"/>
      </w:pPr>
      <w:r w:rsidRPr="00903DBA">
        <w:t xml:space="preserve">  | </w:t>
      </w:r>
      <w:r w:rsidRPr="00903DBA">
        <w:rPr>
          <w:i/>
        </w:rPr>
        <w:t>direct</w:t>
      </w:r>
      <w:r w:rsidRPr="00903DBA">
        <w:t>_</w:t>
      </w:r>
      <w:r w:rsidR="007C4B62" w:rsidRPr="00903DBA">
        <w:rPr>
          <w:i/>
        </w:rPr>
        <w:t>direct_declarator</w:t>
      </w:r>
      <w:r w:rsidRPr="00903DBA">
        <w:t xml:space="preserve"> </w:t>
      </w:r>
      <w:r w:rsidRPr="00903DBA">
        <w:rPr>
          <w:b/>
        </w:rPr>
        <w:t>(</w:t>
      </w:r>
      <w:r w:rsidRPr="00903DBA">
        <w:t xml:space="preserve"> </w:t>
      </w:r>
      <w:r w:rsidRPr="00903DBA">
        <w:rPr>
          <w:i/>
        </w:rPr>
        <w:t>optional</w:t>
      </w:r>
      <w:r w:rsidRPr="00903DBA">
        <w:t>_</w:t>
      </w:r>
      <w:r w:rsidRPr="00903DBA">
        <w:rPr>
          <w:i/>
        </w:rPr>
        <w:t>identifier</w:t>
      </w:r>
      <w:r w:rsidRPr="00903DBA">
        <w:t>_</w:t>
      </w:r>
      <w:r w:rsidRPr="00903DBA">
        <w:rPr>
          <w:i/>
        </w:rPr>
        <w:t>list</w:t>
      </w:r>
      <w:r w:rsidRPr="00903DBA">
        <w:t xml:space="preserve"> </w:t>
      </w:r>
      <w:r w:rsidRPr="00903DBA">
        <w:rPr>
          <w:b/>
        </w:rPr>
        <w:t>)</w:t>
      </w:r>
    </w:p>
    <w:p w14:paraId="5F6BE5C1" w14:textId="77777777" w:rsidR="00CB1AB5" w:rsidRPr="00903DBA" w:rsidRDefault="00CB1AB5" w:rsidP="00CB1AB5">
      <w:pPr>
        <w:pStyle w:val="Code"/>
      </w:pPr>
    </w:p>
    <w:p w14:paraId="495A1393" w14:textId="77777777" w:rsidR="00CB1AB5" w:rsidRPr="00903DBA" w:rsidRDefault="00CB1AB5" w:rsidP="00CB1AB5">
      <w:pPr>
        <w:pStyle w:val="Code"/>
      </w:pPr>
      <w:r w:rsidRPr="00903DBA">
        <w:rPr>
          <w:i/>
        </w:rPr>
        <w:t>optional</w:t>
      </w:r>
      <w:r w:rsidRPr="00903DBA">
        <w:t>_</w:t>
      </w:r>
      <w:r w:rsidRPr="00903DBA">
        <w:rPr>
          <w:i/>
        </w:rPr>
        <w:t>pointer</w:t>
      </w:r>
      <w:r w:rsidRPr="00903DBA">
        <w:t>_</w:t>
      </w:r>
      <w:r w:rsidRPr="00903DBA">
        <w:rPr>
          <w:i/>
        </w:rPr>
        <w:t>list</w:t>
      </w:r>
      <w:r w:rsidRPr="00903DBA">
        <w:t xml:space="preserve"> ::=</w:t>
      </w:r>
    </w:p>
    <w:p w14:paraId="1FADCEEA" w14:textId="77777777" w:rsidR="00CB1AB5" w:rsidRPr="00903DBA" w:rsidRDefault="00CB1AB5" w:rsidP="00CB1AB5">
      <w:pPr>
        <w:pStyle w:val="Code"/>
      </w:pPr>
      <w:r w:rsidRPr="00903DBA">
        <w:t xml:space="preserve">    /* </w:t>
      </w:r>
      <w:r w:rsidRPr="00903DBA">
        <w:rPr>
          <w:i/>
        </w:rPr>
        <w:t>empty</w:t>
      </w:r>
      <w:r w:rsidRPr="00903DBA">
        <w:t xml:space="preserve"> */</w:t>
      </w:r>
    </w:p>
    <w:p w14:paraId="69E798AF" w14:textId="77777777" w:rsidR="00CB1AB5" w:rsidRPr="00903DBA" w:rsidRDefault="00CB1AB5" w:rsidP="00CB1AB5">
      <w:pPr>
        <w:pStyle w:val="Code"/>
      </w:pPr>
      <w:r w:rsidRPr="00903DBA">
        <w:t xml:space="preserve">  | </w:t>
      </w:r>
      <w:r w:rsidRPr="00903DBA">
        <w:rPr>
          <w:i/>
        </w:rPr>
        <w:t>pointer</w:t>
      </w:r>
      <w:r w:rsidRPr="00903DBA">
        <w:t>_</w:t>
      </w:r>
      <w:r w:rsidRPr="00903DBA">
        <w:rPr>
          <w:i/>
        </w:rPr>
        <w:t>list</w:t>
      </w:r>
    </w:p>
    <w:p w14:paraId="74D95BD2" w14:textId="77777777" w:rsidR="00CB1AB5" w:rsidRPr="00903DBA" w:rsidRDefault="00CB1AB5" w:rsidP="00CB1AB5">
      <w:pPr>
        <w:pStyle w:val="Code"/>
      </w:pPr>
    </w:p>
    <w:p w14:paraId="51A476DB" w14:textId="77777777" w:rsidR="00CB1AB5" w:rsidRPr="00903DBA" w:rsidRDefault="00CB1AB5" w:rsidP="00CB1AB5">
      <w:pPr>
        <w:pStyle w:val="Code"/>
      </w:pPr>
      <w:r w:rsidRPr="00903DBA">
        <w:rPr>
          <w:i/>
        </w:rPr>
        <w:t>pointer</w:t>
      </w:r>
      <w:r w:rsidRPr="00903DBA">
        <w:t>_</w:t>
      </w:r>
      <w:r w:rsidRPr="00903DBA">
        <w:rPr>
          <w:i/>
        </w:rPr>
        <w:t>list</w:t>
      </w:r>
      <w:r w:rsidRPr="00903DBA">
        <w:t xml:space="preserve"> ::=</w:t>
      </w:r>
    </w:p>
    <w:p w14:paraId="2D709B3B" w14:textId="77777777" w:rsidR="00CB1AB5" w:rsidRPr="00903DBA" w:rsidRDefault="00CB1AB5" w:rsidP="00CB1AB5">
      <w:pPr>
        <w:pStyle w:val="Code"/>
      </w:pPr>
      <w:r w:rsidRPr="00903DBA">
        <w:t xml:space="preserve">    </w:t>
      </w:r>
      <w:r w:rsidRPr="00903DBA">
        <w:rPr>
          <w:i/>
        </w:rPr>
        <w:t>pointer</w:t>
      </w:r>
      <w:r w:rsidRPr="00903DBA">
        <w:t xml:space="preserve"> </w:t>
      </w:r>
    </w:p>
    <w:p w14:paraId="540000F2" w14:textId="77777777" w:rsidR="00CB1AB5" w:rsidRPr="00903DBA" w:rsidRDefault="00CB1AB5" w:rsidP="00CB1AB5">
      <w:pPr>
        <w:pStyle w:val="Code"/>
      </w:pPr>
      <w:r w:rsidRPr="00903DBA">
        <w:t xml:space="preserve">  | </w:t>
      </w:r>
      <w:r w:rsidRPr="00903DBA">
        <w:rPr>
          <w:i/>
        </w:rPr>
        <w:t>pointer</w:t>
      </w:r>
      <w:r w:rsidRPr="00903DBA">
        <w:t>_</w:t>
      </w:r>
      <w:r w:rsidRPr="00903DBA">
        <w:rPr>
          <w:i/>
        </w:rPr>
        <w:t>list</w:t>
      </w:r>
      <w:r w:rsidRPr="00903DBA">
        <w:t xml:space="preserve"> </w:t>
      </w:r>
      <w:r w:rsidRPr="00903DBA">
        <w:rPr>
          <w:i/>
        </w:rPr>
        <w:t>pointer</w:t>
      </w:r>
    </w:p>
    <w:p w14:paraId="1F312DF1" w14:textId="77777777" w:rsidR="00CB1AB5" w:rsidRPr="00903DBA" w:rsidRDefault="00CB1AB5" w:rsidP="00CB1AB5">
      <w:pPr>
        <w:pStyle w:val="Code"/>
      </w:pPr>
    </w:p>
    <w:p w14:paraId="3CBC2ADA" w14:textId="77777777" w:rsidR="00CB1AB5" w:rsidRPr="00903DBA" w:rsidRDefault="00CB1AB5" w:rsidP="00CB1AB5">
      <w:pPr>
        <w:pStyle w:val="Code"/>
      </w:pPr>
      <w:r w:rsidRPr="00903DBA">
        <w:rPr>
          <w:i/>
        </w:rPr>
        <w:t>pointer</w:t>
      </w:r>
      <w:r w:rsidRPr="00903DBA">
        <w:t xml:space="preserve"> ::=</w:t>
      </w:r>
    </w:p>
    <w:p w14:paraId="19C4BECB" w14:textId="77777777" w:rsidR="00CB1AB5" w:rsidRPr="00903DBA" w:rsidRDefault="00CB1AB5" w:rsidP="00CB1AB5">
      <w:pPr>
        <w:pStyle w:val="Code"/>
        <w:ind w:left="480"/>
      </w:pPr>
      <w:r w:rsidRPr="00903DBA">
        <w:rPr>
          <w:b/>
        </w:rPr>
        <w:t>*</w:t>
      </w:r>
      <w:r w:rsidRPr="00903DBA">
        <w:t xml:space="preserve"> | </w:t>
      </w:r>
      <w:r w:rsidRPr="00903DBA">
        <w:rPr>
          <w:b/>
        </w:rPr>
        <w:t>*</w:t>
      </w:r>
      <w:r w:rsidRPr="00903DBA">
        <w:t xml:space="preserve"> </w:t>
      </w:r>
      <w:r w:rsidRPr="00903DBA">
        <w:rPr>
          <w:i/>
        </w:rPr>
        <w:t>declaration</w:t>
      </w:r>
      <w:r w:rsidRPr="00903DBA">
        <w:t>_</w:t>
      </w:r>
      <w:r w:rsidRPr="00903DBA">
        <w:rPr>
          <w:i/>
        </w:rPr>
        <w:t>specifier</w:t>
      </w:r>
      <w:r w:rsidRPr="00903DBA">
        <w:t>_</w:t>
      </w:r>
      <w:r w:rsidRPr="00903DBA">
        <w:rPr>
          <w:i/>
        </w:rPr>
        <w:t>list</w:t>
      </w:r>
    </w:p>
    <w:p w14:paraId="2BD8442B" w14:textId="77777777" w:rsidR="00CB1AB5" w:rsidRPr="00903DBA" w:rsidRDefault="00CB1AB5" w:rsidP="00CB1AB5">
      <w:pPr>
        <w:pStyle w:val="Code"/>
      </w:pPr>
    </w:p>
    <w:p w14:paraId="22BBF7F8" w14:textId="37753615" w:rsidR="00CB1AB5" w:rsidRPr="00903DBA" w:rsidRDefault="00CB1AB5" w:rsidP="00CB1AB5">
      <w:pPr>
        <w:pStyle w:val="Code"/>
      </w:pPr>
      <w:r w:rsidRPr="00903DBA">
        <w:rPr>
          <w:i/>
        </w:rPr>
        <w:t>parameter</w:t>
      </w:r>
      <w:r w:rsidRPr="00903DBA">
        <w:t>_</w:t>
      </w:r>
      <w:r w:rsidR="00D47EB7">
        <w:rPr>
          <w:i/>
        </w:rPr>
        <w:t>variadic</w:t>
      </w:r>
      <w:r w:rsidRPr="00903DBA">
        <w:t>_</w:t>
      </w:r>
      <w:r w:rsidRPr="00903DBA">
        <w:rPr>
          <w:i/>
        </w:rPr>
        <w:t>list</w:t>
      </w:r>
      <w:r w:rsidRPr="00903DBA">
        <w:t xml:space="preserve"> ::=</w:t>
      </w:r>
    </w:p>
    <w:p w14:paraId="2024B079" w14:textId="77777777" w:rsidR="00CB1AB5" w:rsidRPr="00903DBA" w:rsidRDefault="00CB1AB5" w:rsidP="00CB1AB5">
      <w:pPr>
        <w:pStyle w:val="Code"/>
      </w:pPr>
      <w:r w:rsidRPr="00903DBA">
        <w:t xml:space="preserve">    </w:t>
      </w:r>
      <w:r w:rsidRPr="00903DBA">
        <w:rPr>
          <w:i/>
        </w:rPr>
        <w:t>parameter</w:t>
      </w:r>
      <w:r w:rsidRPr="00903DBA">
        <w:t>_</w:t>
      </w:r>
      <w:r w:rsidRPr="00903DBA">
        <w:rPr>
          <w:i/>
        </w:rPr>
        <w:t>list</w:t>
      </w:r>
      <w:r w:rsidRPr="00903DBA">
        <w:t xml:space="preserve"> </w:t>
      </w:r>
    </w:p>
    <w:p w14:paraId="3A92E175" w14:textId="77777777" w:rsidR="00CB1AB5" w:rsidRPr="00903DBA" w:rsidRDefault="00CB1AB5" w:rsidP="00CB1AB5">
      <w:pPr>
        <w:pStyle w:val="Code"/>
      </w:pPr>
      <w:r w:rsidRPr="00903DBA">
        <w:t xml:space="preserve">  | </w:t>
      </w:r>
      <w:r w:rsidRPr="00903DBA">
        <w:rPr>
          <w:i/>
        </w:rPr>
        <w:t>parameter</w:t>
      </w:r>
      <w:r w:rsidRPr="00903DBA">
        <w:t>_</w:t>
      </w:r>
      <w:r w:rsidRPr="00903DBA">
        <w:rPr>
          <w:i/>
        </w:rPr>
        <w:t>list</w:t>
      </w:r>
      <w:r w:rsidRPr="00903DBA">
        <w:t xml:space="preserve"> </w:t>
      </w:r>
      <w:r w:rsidRPr="00903DBA">
        <w:rPr>
          <w:b/>
        </w:rPr>
        <w:t>,</w:t>
      </w:r>
      <w:r w:rsidRPr="00903DBA">
        <w:t xml:space="preserve"> </w:t>
      </w:r>
      <w:r w:rsidRPr="00903DBA">
        <w:rPr>
          <w:b/>
        </w:rPr>
        <w:t>...</w:t>
      </w:r>
    </w:p>
    <w:p w14:paraId="2FE014A1" w14:textId="77777777" w:rsidR="00CB1AB5" w:rsidRPr="00903DBA" w:rsidRDefault="00CB1AB5" w:rsidP="00CB1AB5">
      <w:pPr>
        <w:pStyle w:val="Code"/>
      </w:pPr>
    </w:p>
    <w:p w14:paraId="42843722" w14:textId="77777777" w:rsidR="00CB1AB5" w:rsidRPr="00903DBA" w:rsidRDefault="00CB1AB5" w:rsidP="00CB1AB5">
      <w:pPr>
        <w:pStyle w:val="Code"/>
      </w:pPr>
      <w:r w:rsidRPr="00903DBA">
        <w:rPr>
          <w:i/>
        </w:rPr>
        <w:t>parameter</w:t>
      </w:r>
      <w:r w:rsidRPr="00903DBA">
        <w:t>_</w:t>
      </w:r>
      <w:r w:rsidRPr="00903DBA">
        <w:rPr>
          <w:i/>
        </w:rPr>
        <w:t>list</w:t>
      </w:r>
      <w:r w:rsidRPr="00903DBA">
        <w:t xml:space="preserve"> ::=</w:t>
      </w:r>
    </w:p>
    <w:p w14:paraId="6543FA9A" w14:textId="77777777" w:rsidR="00CB1AB5" w:rsidRPr="00903DBA" w:rsidRDefault="00CB1AB5" w:rsidP="00CB1AB5">
      <w:pPr>
        <w:pStyle w:val="Code"/>
      </w:pPr>
      <w:r w:rsidRPr="00903DBA">
        <w:t xml:space="preserve">    </w:t>
      </w:r>
      <w:r w:rsidRPr="00903DBA">
        <w:rPr>
          <w:i/>
        </w:rPr>
        <w:t>parameter</w:t>
      </w:r>
      <w:r w:rsidRPr="00903DBA">
        <w:t>_</w:t>
      </w:r>
      <w:r w:rsidRPr="00903DBA">
        <w:rPr>
          <w:i/>
        </w:rPr>
        <w:t>declaration</w:t>
      </w:r>
      <w:r w:rsidRPr="00903DBA">
        <w:t xml:space="preserve"> </w:t>
      </w:r>
    </w:p>
    <w:p w14:paraId="7BF1CB52" w14:textId="77777777" w:rsidR="00CB1AB5" w:rsidRPr="00903DBA" w:rsidRDefault="00CB1AB5" w:rsidP="00CB1AB5">
      <w:pPr>
        <w:pStyle w:val="Code"/>
      </w:pPr>
      <w:r w:rsidRPr="00903DBA">
        <w:t xml:space="preserve">  | </w:t>
      </w:r>
      <w:r w:rsidRPr="00903DBA">
        <w:rPr>
          <w:i/>
        </w:rPr>
        <w:t>parameter</w:t>
      </w:r>
      <w:r w:rsidRPr="00903DBA">
        <w:t>_</w:t>
      </w:r>
      <w:r w:rsidRPr="00903DBA">
        <w:rPr>
          <w:i/>
        </w:rPr>
        <w:t>list</w:t>
      </w:r>
      <w:r w:rsidRPr="00903DBA">
        <w:t xml:space="preserve"> </w:t>
      </w:r>
      <w:r w:rsidRPr="00903DBA">
        <w:rPr>
          <w:b/>
        </w:rPr>
        <w:t>,</w:t>
      </w:r>
      <w:r w:rsidRPr="00903DBA">
        <w:t xml:space="preserve"> </w:t>
      </w:r>
      <w:r w:rsidRPr="00903DBA">
        <w:rPr>
          <w:i/>
        </w:rPr>
        <w:t>parameter</w:t>
      </w:r>
      <w:r w:rsidRPr="00903DBA">
        <w:t>_</w:t>
      </w:r>
      <w:r w:rsidRPr="00903DBA">
        <w:rPr>
          <w:i/>
        </w:rPr>
        <w:t>declaration</w:t>
      </w:r>
    </w:p>
    <w:p w14:paraId="0611FFC7" w14:textId="77777777" w:rsidR="00CB1AB5" w:rsidRPr="00903DBA" w:rsidRDefault="00CB1AB5" w:rsidP="00CB1AB5">
      <w:pPr>
        <w:pStyle w:val="Code"/>
      </w:pPr>
    </w:p>
    <w:p w14:paraId="7B8E39D9" w14:textId="77777777" w:rsidR="00CB1AB5" w:rsidRPr="00903DBA" w:rsidRDefault="00CB1AB5" w:rsidP="00CB1AB5">
      <w:pPr>
        <w:pStyle w:val="Code"/>
      </w:pPr>
      <w:r w:rsidRPr="00903DBA">
        <w:rPr>
          <w:i/>
        </w:rPr>
        <w:t>parameter</w:t>
      </w:r>
      <w:r w:rsidRPr="00903DBA">
        <w:t>_</w:t>
      </w:r>
      <w:r w:rsidRPr="00903DBA">
        <w:rPr>
          <w:i/>
        </w:rPr>
        <w:t>declaration</w:t>
      </w:r>
      <w:r w:rsidRPr="00903DBA">
        <w:t xml:space="preserve"> ::=</w:t>
      </w:r>
    </w:p>
    <w:p w14:paraId="1A4E41C1" w14:textId="77777777" w:rsidR="00CB1AB5" w:rsidRPr="00903DBA" w:rsidRDefault="00CB1AB5" w:rsidP="00CB1AB5">
      <w:pPr>
        <w:pStyle w:val="Code"/>
      </w:pPr>
      <w:r w:rsidRPr="00903DBA">
        <w:t xml:space="preserve">    </w:t>
      </w:r>
      <w:r w:rsidRPr="00903DBA">
        <w:rPr>
          <w:i/>
        </w:rPr>
        <w:t>declaration</w:t>
      </w:r>
      <w:r w:rsidRPr="00903DBA">
        <w:t>_</w:t>
      </w:r>
      <w:r w:rsidRPr="00903DBA">
        <w:rPr>
          <w:i/>
        </w:rPr>
        <w:t>specifier</w:t>
      </w:r>
      <w:r w:rsidRPr="00903DBA">
        <w:t>_</w:t>
      </w:r>
      <w:r w:rsidRPr="00903DBA">
        <w:rPr>
          <w:i/>
        </w:rPr>
        <w:t>list</w:t>
      </w:r>
      <w:r w:rsidRPr="00903DBA">
        <w:t xml:space="preserve"> </w:t>
      </w:r>
    </w:p>
    <w:p w14:paraId="473D4FC5" w14:textId="2EC3FB16"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007C4B62" w:rsidRPr="00903DBA">
        <w:rPr>
          <w:i/>
        </w:rPr>
        <w:t>direct_declarator</w:t>
      </w:r>
      <w:r w:rsidRPr="00903DBA">
        <w:t xml:space="preserve"> </w:t>
      </w:r>
    </w:p>
    <w:p w14:paraId="162A1D6C" w14:textId="0210888E"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Pr="00903DBA">
        <w:rPr>
          <w:i/>
        </w:rPr>
        <w:t>abstract</w:t>
      </w:r>
      <w:r w:rsidRPr="00903DBA">
        <w:t>_</w:t>
      </w:r>
      <w:r w:rsidR="007C4B62" w:rsidRPr="00903DBA">
        <w:rPr>
          <w:i/>
        </w:rPr>
        <w:t>direct_declarator</w:t>
      </w:r>
    </w:p>
    <w:p w14:paraId="68B77E71" w14:textId="77777777" w:rsidR="00CB1AB5" w:rsidRPr="00903DBA" w:rsidRDefault="00CB1AB5" w:rsidP="00CB1AB5">
      <w:pPr>
        <w:pStyle w:val="Code"/>
      </w:pPr>
    </w:p>
    <w:p w14:paraId="627A9675" w14:textId="77777777" w:rsidR="00CB1AB5" w:rsidRPr="00903DBA" w:rsidRDefault="00CB1AB5" w:rsidP="00CB1AB5">
      <w:pPr>
        <w:pStyle w:val="Code"/>
      </w:pPr>
      <w:r w:rsidRPr="00903DBA">
        <w:rPr>
          <w:i/>
        </w:rPr>
        <w:t>optional</w:t>
      </w:r>
      <w:r w:rsidRPr="00903DBA">
        <w:t>_</w:t>
      </w:r>
      <w:r w:rsidRPr="00903DBA">
        <w:rPr>
          <w:i/>
        </w:rPr>
        <w:t>identifier</w:t>
      </w:r>
      <w:r w:rsidRPr="00903DBA">
        <w:t>_</w:t>
      </w:r>
      <w:r w:rsidRPr="00903DBA">
        <w:rPr>
          <w:i/>
        </w:rPr>
        <w:t>list</w:t>
      </w:r>
      <w:r w:rsidRPr="00903DBA">
        <w:t xml:space="preserve"> ::=</w:t>
      </w:r>
    </w:p>
    <w:p w14:paraId="13EAE571" w14:textId="77777777" w:rsidR="00CB1AB5" w:rsidRPr="00903DBA" w:rsidRDefault="00CB1AB5" w:rsidP="00CB1AB5">
      <w:pPr>
        <w:pStyle w:val="Code"/>
      </w:pPr>
      <w:r w:rsidRPr="00903DBA">
        <w:t xml:space="preserve">    /* </w:t>
      </w:r>
      <w:r w:rsidRPr="00903DBA">
        <w:rPr>
          <w:i/>
        </w:rPr>
        <w:t>empty</w:t>
      </w:r>
      <w:r w:rsidRPr="00903DBA">
        <w:t xml:space="preserve"> */  </w:t>
      </w:r>
    </w:p>
    <w:p w14:paraId="3570D8D9" w14:textId="77777777" w:rsidR="00CB1AB5" w:rsidRPr="00903DBA" w:rsidRDefault="00CB1AB5" w:rsidP="00CB1AB5">
      <w:pPr>
        <w:pStyle w:val="Code"/>
      </w:pPr>
      <w:r w:rsidRPr="00903DBA">
        <w:t xml:space="preserve">  | </w:t>
      </w:r>
      <w:r w:rsidRPr="00903DBA">
        <w:rPr>
          <w:i/>
        </w:rPr>
        <w:t>identifier</w:t>
      </w:r>
      <w:r w:rsidRPr="00903DBA">
        <w:t>_</w:t>
      </w:r>
      <w:r w:rsidRPr="00903DBA">
        <w:rPr>
          <w:i/>
        </w:rPr>
        <w:t>list</w:t>
      </w:r>
    </w:p>
    <w:p w14:paraId="453BCA88" w14:textId="77777777" w:rsidR="00CB1AB5" w:rsidRPr="00903DBA" w:rsidRDefault="00CB1AB5" w:rsidP="00CB1AB5">
      <w:pPr>
        <w:pStyle w:val="Code"/>
      </w:pPr>
    </w:p>
    <w:p w14:paraId="21D5AB1C" w14:textId="77777777" w:rsidR="00CB1AB5" w:rsidRPr="00903DBA" w:rsidRDefault="00CB1AB5" w:rsidP="00CB1AB5">
      <w:pPr>
        <w:pStyle w:val="Code"/>
      </w:pPr>
      <w:r w:rsidRPr="00903DBA">
        <w:rPr>
          <w:i/>
        </w:rPr>
        <w:t>identifier</w:t>
      </w:r>
      <w:r w:rsidRPr="00903DBA">
        <w:t>_</w:t>
      </w:r>
      <w:r w:rsidRPr="00903DBA">
        <w:rPr>
          <w:i/>
        </w:rPr>
        <w:t>list</w:t>
      </w:r>
      <w:r w:rsidRPr="00903DBA">
        <w:t xml:space="preserve"> ::=</w:t>
      </w:r>
    </w:p>
    <w:p w14:paraId="1D1213A3" w14:textId="77777777" w:rsidR="00CB1AB5" w:rsidRPr="00903DBA" w:rsidRDefault="00CB1AB5" w:rsidP="00CB1AB5">
      <w:pPr>
        <w:pStyle w:val="Code"/>
      </w:pPr>
      <w:r w:rsidRPr="00903DBA">
        <w:t xml:space="preserve">    </w:t>
      </w:r>
      <w:r w:rsidRPr="00903DBA">
        <w:rPr>
          <w:b/>
        </w:rPr>
        <w:t>identifier</w:t>
      </w:r>
      <w:r w:rsidRPr="00903DBA">
        <w:t xml:space="preserve"> </w:t>
      </w:r>
    </w:p>
    <w:p w14:paraId="59880C1C" w14:textId="77777777" w:rsidR="00CB1AB5" w:rsidRPr="00903DBA" w:rsidRDefault="00CB1AB5" w:rsidP="00CB1AB5">
      <w:pPr>
        <w:pStyle w:val="Code"/>
      </w:pPr>
      <w:r w:rsidRPr="00903DBA">
        <w:t xml:space="preserve">  | </w:t>
      </w:r>
      <w:r w:rsidRPr="00903DBA">
        <w:rPr>
          <w:i/>
        </w:rPr>
        <w:t>identifier</w:t>
      </w:r>
      <w:r w:rsidRPr="00903DBA">
        <w:t>_</w:t>
      </w:r>
      <w:r w:rsidRPr="00903DBA">
        <w:rPr>
          <w:i/>
        </w:rPr>
        <w:t>list</w:t>
      </w:r>
      <w:r w:rsidRPr="00903DBA">
        <w:t xml:space="preserve"> </w:t>
      </w:r>
      <w:r w:rsidRPr="00903DBA">
        <w:rPr>
          <w:b/>
        </w:rPr>
        <w:t>,</w:t>
      </w:r>
      <w:r w:rsidRPr="00903DBA">
        <w:t xml:space="preserve"> </w:t>
      </w:r>
      <w:r w:rsidRPr="00903DBA">
        <w:rPr>
          <w:b/>
        </w:rPr>
        <w:t>identifier</w:t>
      </w:r>
    </w:p>
    <w:p w14:paraId="53457B57" w14:textId="77777777" w:rsidR="00CB1AB5" w:rsidRPr="00903DBA" w:rsidRDefault="00CB1AB5" w:rsidP="00CB1AB5">
      <w:pPr>
        <w:pStyle w:val="Code"/>
      </w:pPr>
    </w:p>
    <w:p w14:paraId="2B99AB66" w14:textId="77777777" w:rsidR="00CB1AB5" w:rsidRPr="00903DBA" w:rsidRDefault="00CB1AB5" w:rsidP="00CB1AB5">
      <w:pPr>
        <w:pStyle w:val="Code"/>
      </w:pPr>
      <w:r w:rsidRPr="00903DBA">
        <w:rPr>
          <w:i/>
        </w:rPr>
        <w:t>initializer</w:t>
      </w:r>
      <w:r w:rsidRPr="00903DBA">
        <w:t>_</w:t>
      </w:r>
      <w:r w:rsidRPr="00903DBA">
        <w:rPr>
          <w:i/>
        </w:rPr>
        <w:t>list</w:t>
      </w:r>
      <w:r w:rsidRPr="00903DBA">
        <w:t xml:space="preserve"> ::=</w:t>
      </w:r>
    </w:p>
    <w:p w14:paraId="41512605" w14:textId="77777777" w:rsidR="00CB1AB5" w:rsidRPr="00903DBA" w:rsidRDefault="00CB1AB5" w:rsidP="00CB1AB5">
      <w:pPr>
        <w:pStyle w:val="Code"/>
      </w:pPr>
      <w:r w:rsidRPr="00903DBA">
        <w:t xml:space="preserve">    </w:t>
      </w:r>
      <w:r w:rsidRPr="00903DBA">
        <w:rPr>
          <w:i/>
        </w:rPr>
        <w:t>initializer</w:t>
      </w:r>
      <w:r w:rsidRPr="00903DBA">
        <w:t xml:space="preserve"> </w:t>
      </w:r>
    </w:p>
    <w:p w14:paraId="612C6FF9" w14:textId="77777777" w:rsidR="00CB1AB5" w:rsidRPr="00903DBA" w:rsidRDefault="00CB1AB5" w:rsidP="00CB1AB5">
      <w:pPr>
        <w:pStyle w:val="Code"/>
      </w:pPr>
      <w:r w:rsidRPr="00903DBA">
        <w:t xml:space="preserve">  | </w:t>
      </w:r>
      <w:r w:rsidRPr="00903DBA">
        <w:rPr>
          <w:i/>
        </w:rPr>
        <w:t>initializer</w:t>
      </w:r>
      <w:r w:rsidRPr="00903DBA">
        <w:t>_</w:t>
      </w:r>
      <w:r w:rsidRPr="00903DBA">
        <w:rPr>
          <w:i/>
        </w:rPr>
        <w:t>list</w:t>
      </w:r>
      <w:r w:rsidRPr="00903DBA">
        <w:t xml:space="preserve"> </w:t>
      </w:r>
      <w:r w:rsidRPr="00903DBA">
        <w:rPr>
          <w:b/>
        </w:rPr>
        <w:t>,</w:t>
      </w:r>
      <w:r w:rsidRPr="00903DBA">
        <w:t xml:space="preserve"> </w:t>
      </w:r>
      <w:r w:rsidRPr="00903DBA">
        <w:rPr>
          <w:i/>
        </w:rPr>
        <w:t>initializer</w:t>
      </w:r>
    </w:p>
    <w:p w14:paraId="00D07B5A" w14:textId="77777777" w:rsidR="00CB1AB5" w:rsidRPr="00903DBA" w:rsidRDefault="00CB1AB5" w:rsidP="00CB1AB5">
      <w:pPr>
        <w:pStyle w:val="Code"/>
      </w:pPr>
    </w:p>
    <w:p w14:paraId="5918E1A4" w14:textId="77777777" w:rsidR="00CB1AB5" w:rsidRPr="00903DBA" w:rsidRDefault="00CB1AB5" w:rsidP="00CB1AB5">
      <w:pPr>
        <w:pStyle w:val="Code"/>
      </w:pPr>
      <w:r w:rsidRPr="00903DBA">
        <w:rPr>
          <w:i/>
        </w:rPr>
        <w:t>initializer</w:t>
      </w:r>
      <w:r w:rsidRPr="00903DBA">
        <w:t xml:space="preserve"> ::=</w:t>
      </w:r>
    </w:p>
    <w:p w14:paraId="2A954864" w14:textId="77777777" w:rsidR="00CB1AB5" w:rsidRPr="00903DBA" w:rsidRDefault="00CB1AB5" w:rsidP="00CB1AB5">
      <w:pPr>
        <w:pStyle w:val="Code"/>
      </w:pPr>
      <w:r w:rsidRPr="00903DBA">
        <w:t xml:space="preserve">    </w:t>
      </w:r>
      <w:r w:rsidRPr="00903DBA">
        <w:rPr>
          <w:i/>
        </w:rPr>
        <w:t>assignment</w:t>
      </w:r>
      <w:r w:rsidRPr="00903DBA">
        <w:t>_</w:t>
      </w:r>
      <w:r w:rsidRPr="00903DBA">
        <w:rPr>
          <w:i/>
        </w:rPr>
        <w:t>expression</w:t>
      </w:r>
      <w:r w:rsidRPr="00903DBA">
        <w:t xml:space="preserve"> </w:t>
      </w:r>
    </w:p>
    <w:p w14:paraId="3C06F447"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initializer</w:t>
      </w:r>
      <w:r w:rsidRPr="00903DBA">
        <w:t>_</w:t>
      </w:r>
      <w:r w:rsidRPr="00903DBA">
        <w:rPr>
          <w:i/>
        </w:rPr>
        <w:t>list</w:t>
      </w:r>
      <w:r w:rsidRPr="00903DBA">
        <w:t xml:space="preserve"> </w:t>
      </w:r>
      <w:r w:rsidRPr="00903DBA">
        <w:rPr>
          <w:b/>
        </w:rPr>
        <w:t>)</w:t>
      </w:r>
      <w:r w:rsidRPr="00903DBA">
        <w:t xml:space="preserve"> </w:t>
      </w:r>
    </w:p>
    <w:p w14:paraId="71D61A5C"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initializer</w:t>
      </w:r>
      <w:r w:rsidRPr="00903DBA">
        <w:t>_</w:t>
      </w:r>
      <w:r w:rsidRPr="00903DBA">
        <w:rPr>
          <w:i/>
        </w:rPr>
        <w:t>list</w:t>
      </w:r>
      <w:r w:rsidRPr="00903DBA">
        <w:t xml:space="preserve"> </w:t>
      </w:r>
      <w:r w:rsidRPr="00903DBA">
        <w:rPr>
          <w:b/>
        </w:rPr>
        <w:t>,</w:t>
      </w:r>
      <w:r w:rsidRPr="00903DBA">
        <w:t xml:space="preserve"> </w:t>
      </w:r>
      <w:r w:rsidRPr="00903DBA">
        <w:rPr>
          <w:b/>
        </w:rPr>
        <w:t>)</w:t>
      </w:r>
    </w:p>
    <w:p w14:paraId="3DBE4212" w14:textId="77777777" w:rsidR="00CB1AB5" w:rsidRPr="00903DBA" w:rsidRDefault="00CB1AB5" w:rsidP="00CB1AB5">
      <w:pPr>
        <w:pStyle w:val="Code"/>
      </w:pPr>
    </w:p>
    <w:p w14:paraId="46F96FC0" w14:textId="77777777" w:rsidR="00CB1AB5" w:rsidRPr="00903DBA" w:rsidRDefault="00CB1AB5" w:rsidP="00CB1AB5">
      <w:pPr>
        <w:pStyle w:val="Code"/>
      </w:pPr>
      <w:r w:rsidRPr="00903DBA">
        <w:rPr>
          <w:i/>
        </w:rPr>
        <w:t>type</w:t>
      </w:r>
      <w:r w:rsidRPr="00903DBA">
        <w:t>_</w:t>
      </w:r>
      <w:r w:rsidRPr="00903DBA">
        <w:rPr>
          <w:i/>
        </w:rPr>
        <w:t>name</w:t>
      </w:r>
      <w:r w:rsidRPr="00903DBA">
        <w:t xml:space="preserve"> ::=</w:t>
      </w:r>
    </w:p>
    <w:p w14:paraId="6A40EFF7" w14:textId="77777777" w:rsidR="00CB1AB5" w:rsidRPr="00903DBA" w:rsidRDefault="00CB1AB5" w:rsidP="00CB1AB5">
      <w:pPr>
        <w:pStyle w:val="Code"/>
      </w:pPr>
      <w:r w:rsidRPr="00903DBA">
        <w:t xml:space="preserve">    </w:t>
      </w:r>
      <w:r w:rsidRPr="00903DBA">
        <w:rPr>
          <w:i/>
        </w:rPr>
        <w:t>declaration</w:t>
      </w:r>
      <w:r w:rsidRPr="00903DBA">
        <w:t>_</w:t>
      </w:r>
      <w:r w:rsidRPr="00903DBA">
        <w:rPr>
          <w:i/>
        </w:rPr>
        <w:t>specifier</w:t>
      </w:r>
      <w:r w:rsidRPr="00903DBA">
        <w:t>_</w:t>
      </w:r>
      <w:r w:rsidRPr="00903DBA">
        <w:rPr>
          <w:i/>
        </w:rPr>
        <w:t>list</w:t>
      </w:r>
      <w:r w:rsidRPr="00903DBA">
        <w:t xml:space="preserve">  </w:t>
      </w:r>
    </w:p>
    <w:p w14:paraId="5842C10D" w14:textId="4E4E2000"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Pr="00903DBA">
        <w:rPr>
          <w:i/>
        </w:rPr>
        <w:t>abstract</w:t>
      </w:r>
      <w:r w:rsidRPr="00903DBA">
        <w:t>_</w:t>
      </w:r>
      <w:r w:rsidR="007C4B62" w:rsidRPr="00903DBA">
        <w:rPr>
          <w:i/>
        </w:rPr>
        <w:t>direct_declarator</w:t>
      </w:r>
    </w:p>
    <w:p w14:paraId="13F50643" w14:textId="77777777" w:rsidR="00CB1AB5" w:rsidRPr="00903DBA" w:rsidRDefault="00CB1AB5" w:rsidP="00CB1AB5">
      <w:pPr>
        <w:pStyle w:val="Code"/>
      </w:pPr>
    </w:p>
    <w:p w14:paraId="39FDF974" w14:textId="633839EB" w:rsidR="00CB1AB5" w:rsidRPr="00903DBA" w:rsidRDefault="00CB1AB5" w:rsidP="00CB1AB5">
      <w:pPr>
        <w:pStyle w:val="Code"/>
      </w:pPr>
      <w:r w:rsidRPr="00903DBA">
        <w:rPr>
          <w:i/>
        </w:rPr>
        <w:t>abstract</w:t>
      </w:r>
      <w:r w:rsidRPr="00903DBA">
        <w:t>_</w:t>
      </w:r>
      <w:r w:rsidR="007C4B62" w:rsidRPr="00903DBA">
        <w:rPr>
          <w:i/>
        </w:rPr>
        <w:t>direct_declarator</w:t>
      </w:r>
      <w:r w:rsidRPr="00903DBA">
        <w:t xml:space="preserve"> ::=</w:t>
      </w:r>
    </w:p>
    <w:p w14:paraId="5F57AB0F" w14:textId="77777777" w:rsidR="00CB1AB5" w:rsidRPr="00903DBA" w:rsidRDefault="00CB1AB5" w:rsidP="00CB1AB5">
      <w:pPr>
        <w:pStyle w:val="Code"/>
      </w:pPr>
      <w:r w:rsidRPr="00903DBA">
        <w:t xml:space="preserve">    </w:t>
      </w:r>
      <w:r w:rsidRPr="00903DBA">
        <w:rPr>
          <w:i/>
        </w:rPr>
        <w:t>pointer</w:t>
      </w:r>
      <w:r w:rsidRPr="00903DBA">
        <w:t>_</w:t>
      </w:r>
      <w:r w:rsidRPr="00903DBA">
        <w:rPr>
          <w:i/>
        </w:rPr>
        <w:t>list</w:t>
      </w:r>
      <w:r w:rsidRPr="00903DBA">
        <w:rPr>
          <w:b/>
        </w:rPr>
        <w:t xml:space="preserve">     </w:t>
      </w:r>
      <w:r w:rsidRPr="00903DBA">
        <w:t xml:space="preserve">  </w:t>
      </w:r>
    </w:p>
    <w:p w14:paraId="414A4913" w14:textId="106FDE97" w:rsidR="00CB1AB5" w:rsidRPr="00903DBA" w:rsidRDefault="00CB1AB5" w:rsidP="00CB1AB5">
      <w:pPr>
        <w:pStyle w:val="Code"/>
      </w:pPr>
      <w:r w:rsidRPr="00903DBA">
        <w:t xml:space="preserve">  | </w:t>
      </w:r>
      <w:r w:rsidRPr="00903DBA">
        <w:rPr>
          <w:i/>
        </w:rPr>
        <w:t>optional</w:t>
      </w:r>
      <w:r w:rsidRPr="00903DBA">
        <w:t>_</w:t>
      </w:r>
      <w:r w:rsidRPr="00903DBA">
        <w:rPr>
          <w:i/>
        </w:rPr>
        <w:t>pointer</w:t>
      </w:r>
      <w:r w:rsidRPr="00903DBA">
        <w:t>_</w:t>
      </w:r>
      <w:r w:rsidRPr="00903DBA">
        <w:rPr>
          <w:i/>
        </w:rPr>
        <w:t>list</w:t>
      </w:r>
      <w:r w:rsidRPr="00903DBA">
        <w:t xml:space="preserve"> </w:t>
      </w:r>
      <w:r w:rsidRPr="00903DBA">
        <w:rPr>
          <w:i/>
        </w:rPr>
        <w:t>direct</w:t>
      </w:r>
      <w:r w:rsidRPr="00903DBA">
        <w:t>_</w:t>
      </w:r>
      <w:r w:rsidRPr="00903DBA">
        <w:rPr>
          <w:i/>
        </w:rPr>
        <w:t>abstract</w:t>
      </w:r>
      <w:r w:rsidRPr="00903DBA">
        <w:t>_</w:t>
      </w:r>
      <w:r w:rsidR="007C4B62" w:rsidRPr="00903DBA">
        <w:rPr>
          <w:i/>
        </w:rPr>
        <w:t>direct_declarator</w:t>
      </w:r>
      <w:r w:rsidRPr="00903DBA">
        <w:rPr>
          <w:b/>
        </w:rPr>
        <w:t xml:space="preserve">     </w:t>
      </w:r>
      <w:r w:rsidRPr="00903DBA">
        <w:t xml:space="preserve"> </w:t>
      </w:r>
    </w:p>
    <w:p w14:paraId="59E22396" w14:textId="77777777" w:rsidR="00CB1AB5" w:rsidRPr="00903DBA" w:rsidRDefault="00CB1AB5" w:rsidP="00CB1AB5">
      <w:pPr>
        <w:pStyle w:val="Code"/>
      </w:pPr>
    </w:p>
    <w:p w14:paraId="537C087C" w14:textId="58DA0141" w:rsidR="00CB1AB5" w:rsidRPr="00903DBA" w:rsidRDefault="00CB1AB5" w:rsidP="00CB1AB5">
      <w:pPr>
        <w:pStyle w:val="Code"/>
      </w:pPr>
      <w:r w:rsidRPr="00903DBA">
        <w:rPr>
          <w:i/>
        </w:rPr>
        <w:t>direct</w:t>
      </w:r>
      <w:r w:rsidRPr="00903DBA">
        <w:t>_</w:t>
      </w:r>
      <w:r w:rsidRPr="00903DBA">
        <w:rPr>
          <w:i/>
        </w:rPr>
        <w:t>abstract</w:t>
      </w:r>
      <w:r w:rsidRPr="00903DBA">
        <w:t>_</w:t>
      </w:r>
      <w:r w:rsidR="007C4B62" w:rsidRPr="00903DBA">
        <w:rPr>
          <w:i/>
        </w:rPr>
        <w:t>direct_declarator</w:t>
      </w:r>
      <w:r w:rsidRPr="00903DBA">
        <w:t xml:space="preserve"> ::=</w:t>
      </w:r>
    </w:p>
    <w:p w14:paraId="585E5277" w14:textId="41995854" w:rsidR="00CB1AB5" w:rsidRPr="00903DBA" w:rsidRDefault="00CB1AB5" w:rsidP="00CB1AB5">
      <w:pPr>
        <w:pStyle w:val="Code"/>
      </w:pPr>
      <w:r w:rsidRPr="00903DBA">
        <w:t xml:space="preserve">    </w:t>
      </w:r>
      <w:r w:rsidRPr="00903DBA">
        <w:rPr>
          <w:b/>
        </w:rPr>
        <w:t>(</w:t>
      </w:r>
      <w:r w:rsidRPr="00903DBA">
        <w:t xml:space="preserve"> </w:t>
      </w:r>
      <w:r w:rsidRPr="00903DBA">
        <w:rPr>
          <w:i/>
        </w:rPr>
        <w:t>abstract</w:t>
      </w:r>
      <w:r w:rsidRPr="00903DBA">
        <w:t>_</w:t>
      </w:r>
      <w:r w:rsidR="007C4B62" w:rsidRPr="00903DBA">
        <w:rPr>
          <w:i/>
        </w:rPr>
        <w:t>direct_declarator</w:t>
      </w:r>
      <w:r w:rsidRPr="00903DBA">
        <w:t xml:space="preserve"> </w:t>
      </w:r>
      <w:r w:rsidRPr="00903DBA">
        <w:rPr>
          <w:b/>
        </w:rPr>
        <w:t>)</w:t>
      </w:r>
      <w:r w:rsidRPr="00903DBA">
        <w:t xml:space="preserve"> </w:t>
      </w:r>
    </w:p>
    <w:p w14:paraId="358E7BC5"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optional</w:t>
      </w:r>
      <w:r w:rsidRPr="00903DBA">
        <w:t>_</w:t>
      </w:r>
      <w:r w:rsidRPr="00903DBA">
        <w:rPr>
          <w:i/>
        </w:rPr>
        <w:t>const</w:t>
      </w:r>
      <w:r w:rsidRPr="00903DBA">
        <w:t>_</w:t>
      </w:r>
      <w:r w:rsidRPr="00903DBA">
        <w:rPr>
          <w:i/>
        </w:rPr>
        <w:t>expression</w:t>
      </w:r>
      <w:r w:rsidRPr="00903DBA">
        <w:t xml:space="preserve"> </w:t>
      </w:r>
      <w:r w:rsidRPr="00903DBA">
        <w:rPr>
          <w:b/>
        </w:rPr>
        <w:t>]</w:t>
      </w:r>
      <w:r w:rsidRPr="00903DBA">
        <w:t xml:space="preserve"> </w:t>
      </w:r>
    </w:p>
    <w:p w14:paraId="362EF48E" w14:textId="1BBD610F" w:rsidR="00CB1AB5" w:rsidRPr="00903DBA" w:rsidRDefault="00CB1AB5" w:rsidP="00CB1AB5">
      <w:pPr>
        <w:pStyle w:val="Code"/>
      </w:pPr>
      <w:r w:rsidRPr="00903DBA">
        <w:t xml:space="preserve">  | </w:t>
      </w:r>
      <w:r w:rsidRPr="00903DBA">
        <w:rPr>
          <w:i/>
        </w:rPr>
        <w:t>direct</w:t>
      </w:r>
      <w:r w:rsidRPr="00903DBA">
        <w:t>_</w:t>
      </w:r>
      <w:r w:rsidRPr="00903DBA">
        <w:rPr>
          <w:i/>
        </w:rPr>
        <w:t>abstract</w:t>
      </w:r>
      <w:r w:rsidRPr="00903DBA">
        <w:t>_</w:t>
      </w:r>
      <w:r w:rsidR="007C4B62" w:rsidRPr="00903DBA">
        <w:rPr>
          <w:i/>
        </w:rPr>
        <w:t>direct_declarator</w:t>
      </w:r>
      <w:r w:rsidRPr="00903DBA">
        <w:t xml:space="preserve"> </w:t>
      </w:r>
      <w:r w:rsidRPr="00903DBA">
        <w:rPr>
          <w:b/>
        </w:rPr>
        <w:t>[</w:t>
      </w:r>
      <w:r w:rsidRPr="00903DBA">
        <w:t xml:space="preserve"> </w:t>
      </w:r>
      <w:r w:rsidRPr="00903DBA">
        <w:rPr>
          <w:i/>
        </w:rPr>
        <w:t>optional</w:t>
      </w:r>
      <w:r w:rsidRPr="00903DBA">
        <w:t>_</w:t>
      </w:r>
      <w:r w:rsidRPr="00903DBA">
        <w:rPr>
          <w:i/>
        </w:rPr>
        <w:t>const</w:t>
      </w:r>
      <w:r w:rsidRPr="00903DBA">
        <w:t>_</w:t>
      </w:r>
      <w:r w:rsidRPr="00903DBA">
        <w:rPr>
          <w:i/>
        </w:rPr>
        <w:t>expression</w:t>
      </w:r>
      <w:r w:rsidRPr="00903DBA">
        <w:t xml:space="preserve"> </w:t>
      </w:r>
      <w:r w:rsidRPr="00903DBA">
        <w:rPr>
          <w:b/>
        </w:rPr>
        <w:t>]</w:t>
      </w:r>
      <w:r w:rsidRPr="00903DBA">
        <w:t xml:space="preserve"> </w:t>
      </w:r>
    </w:p>
    <w:p w14:paraId="4268CA12" w14:textId="2A7A9B20" w:rsidR="00CB1AB5" w:rsidRPr="00903DBA" w:rsidRDefault="00CB1AB5" w:rsidP="00CB1AB5">
      <w:pPr>
        <w:pStyle w:val="Code"/>
      </w:pPr>
      <w:r w:rsidRPr="00903DBA">
        <w:t xml:space="preserve">  | </w:t>
      </w:r>
      <w:r w:rsidRPr="00903DBA">
        <w:rPr>
          <w:b/>
        </w:rPr>
        <w:t>(</w:t>
      </w:r>
      <w:r w:rsidRPr="00903DBA">
        <w:t xml:space="preserve"> </w:t>
      </w:r>
      <w:r w:rsidRPr="00903DBA">
        <w:rPr>
          <w:i/>
        </w:rPr>
        <w:t>optional</w:t>
      </w:r>
      <w:r w:rsidRPr="00903DBA">
        <w:t>_</w:t>
      </w:r>
      <w:r w:rsidRPr="00903DBA">
        <w:rPr>
          <w:i/>
        </w:rPr>
        <w:t>parameter</w:t>
      </w:r>
      <w:r w:rsidRPr="00903DBA">
        <w:t>_</w:t>
      </w:r>
      <w:r w:rsidR="00D47EB7">
        <w:rPr>
          <w:i/>
        </w:rPr>
        <w:t>variadic</w:t>
      </w:r>
      <w:r w:rsidRPr="00903DBA">
        <w:t>_</w:t>
      </w:r>
      <w:r w:rsidRPr="00903DBA">
        <w:rPr>
          <w:i/>
        </w:rPr>
        <w:t>list</w:t>
      </w:r>
      <w:r w:rsidRPr="00903DBA">
        <w:t xml:space="preserve"> </w:t>
      </w:r>
      <w:r w:rsidRPr="00903DBA">
        <w:rPr>
          <w:b/>
        </w:rPr>
        <w:t>)</w:t>
      </w:r>
      <w:r w:rsidRPr="00903DBA">
        <w:t xml:space="preserve"> </w:t>
      </w:r>
    </w:p>
    <w:p w14:paraId="491CF040" w14:textId="1070C529" w:rsidR="00CB1AB5" w:rsidRPr="00903DBA" w:rsidRDefault="00CB1AB5" w:rsidP="00CB1AB5">
      <w:pPr>
        <w:pStyle w:val="Code"/>
      </w:pPr>
      <w:r w:rsidRPr="00903DBA">
        <w:t xml:space="preserve">  | </w:t>
      </w:r>
      <w:r w:rsidRPr="00903DBA">
        <w:rPr>
          <w:i/>
        </w:rPr>
        <w:t>direct</w:t>
      </w:r>
      <w:r w:rsidRPr="00903DBA">
        <w:t>_</w:t>
      </w:r>
      <w:r w:rsidRPr="00903DBA">
        <w:rPr>
          <w:i/>
        </w:rPr>
        <w:t>abstract</w:t>
      </w:r>
      <w:r w:rsidRPr="00903DBA">
        <w:t>_</w:t>
      </w:r>
      <w:r w:rsidR="007C4B62" w:rsidRPr="00903DBA">
        <w:rPr>
          <w:i/>
        </w:rPr>
        <w:t>direct_declarator</w:t>
      </w:r>
      <w:r w:rsidRPr="00903DBA">
        <w:t xml:space="preserve"> </w:t>
      </w:r>
      <w:r w:rsidRPr="00903DBA">
        <w:rPr>
          <w:b/>
        </w:rPr>
        <w:t>(</w:t>
      </w:r>
      <w:r w:rsidRPr="00903DBA">
        <w:t xml:space="preserve"> </w:t>
      </w:r>
      <w:r w:rsidRPr="00903DBA">
        <w:rPr>
          <w:i/>
        </w:rPr>
        <w:t>optional</w:t>
      </w:r>
      <w:r w:rsidRPr="00903DBA">
        <w:t>_</w:t>
      </w:r>
      <w:r w:rsidRPr="00903DBA">
        <w:rPr>
          <w:i/>
        </w:rPr>
        <w:t>parameter</w:t>
      </w:r>
      <w:r w:rsidRPr="00903DBA">
        <w:t>_</w:t>
      </w:r>
      <w:r w:rsidR="00D47EB7">
        <w:rPr>
          <w:i/>
        </w:rPr>
        <w:t>variadic</w:t>
      </w:r>
      <w:r w:rsidRPr="00903DBA">
        <w:t>_</w:t>
      </w:r>
      <w:r w:rsidRPr="00903DBA">
        <w:rPr>
          <w:i/>
        </w:rPr>
        <w:t>list</w:t>
      </w:r>
      <w:r w:rsidRPr="00903DBA">
        <w:t xml:space="preserve"> </w:t>
      </w:r>
      <w:r w:rsidRPr="00903DBA">
        <w:rPr>
          <w:b/>
        </w:rPr>
        <w:t>)</w:t>
      </w:r>
    </w:p>
    <w:p w14:paraId="7639ADAD" w14:textId="77777777" w:rsidR="00CB1AB5" w:rsidRPr="00903DBA" w:rsidRDefault="00CB1AB5" w:rsidP="00CB1AB5">
      <w:pPr>
        <w:pStyle w:val="Code"/>
      </w:pPr>
    </w:p>
    <w:p w14:paraId="1DC8AB4E" w14:textId="77777777" w:rsidR="00CB1AB5" w:rsidRPr="00903DBA" w:rsidRDefault="00CB1AB5" w:rsidP="00CB1AB5">
      <w:pPr>
        <w:pStyle w:val="Code"/>
      </w:pPr>
      <w:r w:rsidRPr="00903DBA">
        <w:rPr>
          <w:i/>
        </w:rPr>
        <w:t>optional</w:t>
      </w:r>
      <w:r w:rsidRPr="00903DBA">
        <w:t>_</w:t>
      </w:r>
      <w:r w:rsidRPr="00903DBA">
        <w:rPr>
          <w:i/>
        </w:rPr>
        <w:t>statement</w:t>
      </w:r>
      <w:r w:rsidRPr="00903DBA">
        <w:t>_</w:t>
      </w:r>
      <w:r w:rsidRPr="00903DBA">
        <w:rPr>
          <w:i/>
        </w:rPr>
        <w:t>list</w:t>
      </w:r>
      <w:r w:rsidRPr="00903DBA">
        <w:t xml:space="preserve"> ::=</w:t>
      </w:r>
    </w:p>
    <w:p w14:paraId="366080B7" w14:textId="77777777" w:rsidR="00CB1AB5" w:rsidRPr="00903DBA" w:rsidRDefault="00CB1AB5" w:rsidP="00CB1AB5">
      <w:pPr>
        <w:pStyle w:val="Code"/>
      </w:pPr>
      <w:r w:rsidRPr="00903DBA">
        <w:t xml:space="preserve">    /* </w:t>
      </w:r>
      <w:r w:rsidRPr="00903DBA">
        <w:rPr>
          <w:i/>
        </w:rPr>
        <w:t>empty</w:t>
      </w:r>
      <w:r w:rsidRPr="00903DBA">
        <w:t xml:space="preserve"> */</w:t>
      </w:r>
    </w:p>
    <w:p w14:paraId="2F36BADB" w14:textId="77777777" w:rsidR="00CB1AB5" w:rsidRPr="00903DBA" w:rsidRDefault="00CB1AB5" w:rsidP="00CB1AB5">
      <w:pPr>
        <w:pStyle w:val="Code"/>
      </w:pPr>
      <w:r w:rsidRPr="00903DBA">
        <w:t xml:space="preserve">  | </w:t>
      </w:r>
      <w:r w:rsidRPr="00903DBA">
        <w:rPr>
          <w:i/>
        </w:rPr>
        <w:t>statement</w:t>
      </w:r>
      <w:r w:rsidRPr="00903DBA">
        <w:t>_</w:t>
      </w:r>
      <w:r w:rsidRPr="00903DBA">
        <w:rPr>
          <w:i/>
        </w:rPr>
        <w:t>list</w:t>
      </w:r>
    </w:p>
    <w:p w14:paraId="61AB3D3F" w14:textId="77777777" w:rsidR="00CB1AB5" w:rsidRPr="00903DBA" w:rsidRDefault="00CB1AB5" w:rsidP="00CB1AB5">
      <w:pPr>
        <w:pStyle w:val="Code"/>
      </w:pPr>
    </w:p>
    <w:p w14:paraId="015983FD" w14:textId="77777777" w:rsidR="00CB1AB5" w:rsidRPr="00903DBA" w:rsidRDefault="00CB1AB5" w:rsidP="00CB1AB5">
      <w:pPr>
        <w:pStyle w:val="Code"/>
      </w:pPr>
      <w:r w:rsidRPr="00903DBA">
        <w:rPr>
          <w:i/>
        </w:rPr>
        <w:t>statement</w:t>
      </w:r>
      <w:r w:rsidRPr="00903DBA">
        <w:t>_</w:t>
      </w:r>
      <w:r w:rsidRPr="00903DBA">
        <w:rPr>
          <w:i/>
        </w:rPr>
        <w:t>list</w:t>
      </w:r>
      <w:r w:rsidRPr="00903DBA">
        <w:t xml:space="preserve"> ::=</w:t>
      </w:r>
    </w:p>
    <w:p w14:paraId="62293C2D" w14:textId="77777777" w:rsidR="00CB1AB5" w:rsidRPr="00903DBA" w:rsidRDefault="00CB1AB5" w:rsidP="00CB1AB5">
      <w:pPr>
        <w:pStyle w:val="Code"/>
      </w:pPr>
      <w:r w:rsidRPr="00903DBA">
        <w:t xml:space="preserve">    </w:t>
      </w:r>
      <w:r w:rsidRPr="00903DBA">
        <w:rPr>
          <w:i/>
        </w:rPr>
        <w:t>statement</w:t>
      </w:r>
    </w:p>
    <w:p w14:paraId="62F67E30" w14:textId="77777777" w:rsidR="00CB1AB5" w:rsidRPr="00903DBA" w:rsidRDefault="00CB1AB5" w:rsidP="00CB1AB5">
      <w:pPr>
        <w:pStyle w:val="Code"/>
      </w:pPr>
      <w:r w:rsidRPr="00903DBA">
        <w:t xml:space="preserve">  | </w:t>
      </w:r>
      <w:r w:rsidRPr="00903DBA">
        <w:rPr>
          <w:i/>
        </w:rPr>
        <w:t>statement</w:t>
      </w:r>
      <w:r w:rsidRPr="00903DBA">
        <w:t>_</w:t>
      </w:r>
      <w:r w:rsidRPr="00903DBA">
        <w:rPr>
          <w:i/>
        </w:rPr>
        <w:t>list</w:t>
      </w:r>
      <w:r w:rsidRPr="00903DBA">
        <w:t xml:space="preserve"> </w:t>
      </w:r>
      <w:r w:rsidRPr="00903DBA">
        <w:rPr>
          <w:i/>
        </w:rPr>
        <w:t>statement</w:t>
      </w:r>
    </w:p>
    <w:p w14:paraId="2553D5B3" w14:textId="77777777" w:rsidR="00CB1AB5" w:rsidRPr="00903DBA" w:rsidRDefault="00CB1AB5" w:rsidP="00CB1AB5">
      <w:pPr>
        <w:pStyle w:val="Code"/>
      </w:pPr>
    </w:p>
    <w:p w14:paraId="1C39FAD6" w14:textId="77777777" w:rsidR="00CB1AB5" w:rsidRPr="00903DBA" w:rsidRDefault="00CB1AB5" w:rsidP="00CB1AB5">
      <w:pPr>
        <w:pStyle w:val="Code"/>
      </w:pPr>
      <w:r w:rsidRPr="00903DBA">
        <w:rPr>
          <w:i/>
        </w:rPr>
        <w:t>statement</w:t>
      </w:r>
      <w:r w:rsidRPr="00903DBA">
        <w:t xml:space="preserve"> ::=</w:t>
      </w:r>
    </w:p>
    <w:p w14:paraId="7758B02A" w14:textId="77777777" w:rsidR="00CB1AB5" w:rsidRPr="00903DBA" w:rsidRDefault="00CB1AB5" w:rsidP="00CB1AB5">
      <w:pPr>
        <w:pStyle w:val="Code"/>
      </w:pPr>
      <w:r w:rsidRPr="00903DBA">
        <w:t xml:space="preserve">    </w:t>
      </w:r>
      <w:r w:rsidRPr="00903DBA">
        <w:rPr>
          <w:i/>
        </w:rPr>
        <w:t>open</w:t>
      </w:r>
      <w:r w:rsidRPr="00903DBA">
        <w:t>_</w:t>
      </w:r>
      <w:r w:rsidRPr="00903DBA">
        <w:rPr>
          <w:i/>
        </w:rPr>
        <w:t>statement</w:t>
      </w:r>
    </w:p>
    <w:p w14:paraId="206B45F4" w14:textId="77777777" w:rsidR="00CB1AB5" w:rsidRPr="00903DBA" w:rsidRDefault="00CB1AB5" w:rsidP="00CB1AB5">
      <w:pPr>
        <w:pStyle w:val="Code"/>
      </w:pPr>
      <w:r w:rsidRPr="00903DBA">
        <w:t xml:space="preserve">  | </w:t>
      </w:r>
      <w:r w:rsidRPr="00903DBA">
        <w:rPr>
          <w:i/>
        </w:rPr>
        <w:t>closed</w:t>
      </w:r>
      <w:r w:rsidRPr="00903DBA">
        <w:t>_</w:t>
      </w:r>
      <w:r w:rsidRPr="00903DBA">
        <w:rPr>
          <w:i/>
        </w:rPr>
        <w:t>statement</w:t>
      </w:r>
    </w:p>
    <w:p w14:paraId="4E675D82" w14:textId="77777777" w:rsidR="00CB1AB5" w:rsidRPr="00903DBA" w:rsidRDefault="00CB1AB5" w:rsidP="00CB1AB5">
      <w:pPr>
        <w:pStyle w:val="Code"/>
      </w:pPr>
    </w:p>
    <w:p w14:paraId="6E7B2315" w14:textId="77777777" w:rsidR="00CB1AB5" w:rsidRPr="00903DBA" w:rsidRDefault="00CB1AB5" w:rsidP="00CB1AB5">
      <w:pPr>
        <w:pStyle w:val="Code"/>
      </w:pPr>
      <w:r w:rsidRPr="00903DBA">
        <w:rPr>
          <w:i/>
        </w:rPr>
        <w:t>open</w:t>
      </w:r>
      <w:r w:rsidRPr="00903DBA">
        <w:t>_</w:t>
      </w:r>
      <w:r w:rsidRPr="00903DBA">
        <w:rPr>
          <w:i/>
        </w:rPr>
        <w:t>statement</w:t>
      </w:r>
      <w:r w:rsidRPr="00903DBA">
        <w:t xml:space="preserve"> ::=</w:t>
      </w:r>
    </w:p>
    <w:p w14:paraId="04FDDB30" w14:textId="77777777" w:rsidR="00CB1AB5" w:rsidRPr="00903DBA" w:rsidRDefault="00CB1AB5" w:rsidP="00CB1AB5">
      <w:pPr>
        <w:pStyle w:val="Code"/>
      </w:pPr>
      <w:r w:rsidRPr="00903DBA">
        <w:t xml:space="preserve">    </w:t>
      </w:r>
      <w:r w:rsidRPr="00903DBA">
        <w:rPr>
          <w:b/>
        </w:rPr>
        <w:t>if</w:t>
      </w:r>
      <w:r w:rsidRPr="00903DBA">
        <w:t xml:space="preserve"> </w:t>
      </w:r>
      <w:r w:rsidRPr="00903DBA">
        <w:rPr>
          <w:b/>
        </w:rPr>
        <w:t>(</w:t>
      </w:r>
      <w:r w:rsidRPr="00903DBA">
        <w:t xml:space="preserve"> </w:t>
      </w:r>
      <w:r w:rsidRPr="00903DBA">
        <w:rPr>
          <w:i/>
        </w:rPr>
        <w:t>expression</w:t>
      </w:r>
      <w:r w:rsidRPr="00903DBA">
        <w:t xml:space="preserve"> </w:t>
      </w:r>
      <w:r w:rsidRPr="00903DBA">
        <w:rPr>
          <w:b/>
        </w:rPr>
        <w:t xml:space="preserve">) </w:t>
      </w:r>
      <w:r w:rsidRPr="00903DBA">
        <w:rPr>
          <w:i/>
        </w:rPr>
        <w:t>statement</w:t>
      </w:r>
      <w:r w:rsidRPr="00903DBA">
        <w:t xml:space="preserve"> </w:t>
      </w:r>
    </w:p>
    <w:p w14:paraId="19CE6BF9" w14:textId="77777777" w:rsidR="00CB1AB5" w:rsidRPr="00903DBA" w:rsidRDefault="00CB1AB5" w:rsidP="00CB1AB5">
      <w:pPr>
        <w:pStyle w:val="Code"/>
      </w:pPr>
      <w:r w:rsidRPr="00903DBA">
        <w:t xml:space="preserve">  | </w:t>
      </w:r>
      <w:r w:rsidRPr="00903DBA">
        <w:rPr>
          <w:b/>
        </w:rPr>
        <w:t>if</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r w:rsidRPr="00903DBA">
        <w:rPr>
          <w:b/>
        </w:rPr>
        <w:t>else</w:t>
      </w:r>
      <w:r w:rsidRPr="00903DBA">
        <w:t xml:space="preserve"> </w:t>
      </w:r>
      <w:r w:rsidRPr="00903DBA">
        <w:rPr>
          <w:i/>
        </w:rPr>
        <w:t>open</w:t>
      </w:r>
      <w:r w:rsidRPr="00903DBA">
        <w:t>_</w:t>
      </w:r>
      <w:r w:rsidRPr="00903DBA">
        <w:rPr>
          <w:i/>
        </w:rPr>
        <w:t>statement</w:t>
      </w:r>
      <w:r w:rsidRPr="00903DBA">
        <w:t xml:space="preserve"> </w:t>
      </w:r>
    </w:p>
    <w:p w14:paraId="1F10F764" w14:textId="77777777" w:rsidR="00CB1AB5" w:rsidRPr="00903DBA" w:rsidRDefault="00CB1AB5" w:rsidP="00CB1AB5">
      <w:pPr>
        <w:pStyle w:val="Code"/>
      </w:pPr>
      <w:r w:rsidRPr="00903DBA">
        <w:t xml:space="preserve">  | </w:t>
      </w:r>
      <w:r w:rsidRPr="00903DBA">
        <w:rPr>
          <w:b/>
        </w:rPr>
        <w:t>switch</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open</w:t>
      </w:r>
      <w:r w:rsidRPr="00903DBA">
        <w:t>_</w:t>
      </w:r>
      <w:r w:rsidRPr="00903DBA">
        <w:rPr>
          <w:i/>
        </w:rPr>
        <w:t>statement</w:t>
      </w:r>
      <w:r w:rsidRPr="00903DBA">
        <w:t xml:space="preserve"> </w:t>
      </w:r>
    </w:p>
    <w:p w14:paraId="68EF7930" w14:textId="77777777" w:rsidR="00CB1AB5" w:rsidRPr="00903DBA" w:rsidRDefault="00CB1AB5" w:rsidP="00CB1AB5">
      <w:pPr>
        <w:pStyle w:val="Code"/>
      </w:pPr>
      <w:r w:rsidRPr="00903DBA">
        <w:t xml:space="preserve">  | </w:t>
      </w:r>
      <w:r w:rsidRPr="00903DBA">
        <w:rPr>
          <w:b/>
        </w:rPr>
        <w:t>case</w:t>
      </w:r>
      <w:r w:rsidRPr="00903DBA">
        <w:t xml:space="preserve"> </w:t>
      </w:r>
      <w:r w:rsidRPr="00903DBA">
        <w:rPr>
          <w:i/>
        </w:rPr>
        <w:t>const</w:t>
      </w:r>
      <w:r w:rsidRPr="00903DBA">
        <w:t>_</w:t>
      </w:r>
      <w:r w:rsidRPr="00903DBA">
        <w:rPr>
          <w:i/>
        </w:rPr>
        <w:t>expression</w:t>
      </w:r>
      <w:r w:rsidRPr="00903DBA">
        <w:t xml:space="preserve"> </w:t>
      </w:r>
      <w:r w:rsidRPr="00903DBA">
        <w:rPr>
          <w:b/>
        </w:rPr>
        <w:t>:</w:t>
      </w:r>
      <w:r w:rsidRPr="00903DBA">
        <w:t xml:space="preserve"> </w:t>
      </w:r>
      <w:r w:rsidRPr="00903DBA">
        <w:rPr>
          <w:i/>
        </w:rPr>
        <w:t>open</w:t>
      </w:r>
      <w:r w:rsidRPr="00903DBA">
        <w:t>_</w:t>
      </w:r>
      <w:r w:rsidRPr="00903DBA">
        <w:rPr>
          <w:i/>
        </w:rPr>
        <w:t>statement</w:t>
      </w:r>
      <w:r w:rsidRPr="00903DBA">
        <w:t xml:space="preserve"> </w:t>
      </w:r>
    </w:p>
    <w:p w14:paraId="460919AD" w14:textId="77777777" w:rsidR="00CB1AB5" w:rsidRPr="00903DBA" w:rsidRDefault="00CB1AB5" w:rsidP="00CB1AB5">
      <w:pPr>
        <w:pStyle w:val="Code"/>
      </w:pPr>
      <w:r w:rsidRPr="00903DBA">
        <w:t xml:space="preserve">  | </w:t>
      </w:r>
      <w:r w:rsidRPr="00903DBA">
        <w:rPr>
          <w:b/>
        </w:rPr>
        <w:t>while</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open</w:t>
      </w:r>
      <w:r w:rsidRPr="00903DBA">
        <w:t>_</w:t>
      </w:r>
      <w:r w:rsidRPr="00903DBA">
        <w:rPr>
          <w:i/>
        </w:rPr>
        <w:t>statement</w:t>
      </w:r>
    </w:p>
    <w:p w14:paraId="662AE99F" w14:textId="77777777" w:rsidR="00CB1AB5" w:rsidRPr="00903DBA" w:rsidRDefault="00CB1AB5" w:rsidP="00CB1AB5">
      <w:pPr>
        <w:pStyle w:val="Code"/>
      </w:pPr>
      <w:r w:rsidRPr="00903DBA">
        <w:t xml:space="preserve">  | </w:t>
      </w:r>
      <w:r w:rsidRPr="00903DBA">
        <w:rPr>
          <w:b/>
        </w:rPr>
        <w:t>for</w:t>
      </w:r>
      <w:r w:rsidRPr="00903DBA">
        <w:t xml:space="preserve"> </w:t>
      </w:r>
      <w:r w:rsidRPr="00903DBA">
        <w:rPr>
          <w:b/>
        </w:rPr>
        <w:t>(</w:t>
      </w:r>
      <w:r w:rsidRPr="00903DBA">
        <w:t xml:space="preserve"> </w:t>
      </w:r>
      <w:r w:rsidRPr="00903DBA">
        <w:rPr>
          <w:i/>
        </w:rPr>
        <w:t>optional</w:t>
      </w:r>
      <w:r w:rsidRPr="00903DBA">
        <w:t>_</w:t>
      </w:r>
      <w:r w:rsidRPr="00903DBA">
        <w:rPr>
          <w:i/>
        </w:rPr>
        <w:t>expression</w:t>
      </w:r>
      <w:r w:rsidRPr="00903DBA">
        <w:rPr>
          <w:b/>
        </w:rPr>
        <w:t xml:space="preserve"> ;</w:t>
      </w:r>
      <w:r w:rsidRPr="00903DBA">
        <w:t xml:space="preserve"> </w:t>
      </w:r>
      <w:r w:rsidRPr="00903DBA">
        <w:rPr>
          <w:i/>
        </w:rPr>
        <w:t>optional</w:t>
      </w:r>
      <w:r w:rsidRPr="00903DBA">
        <w:t>_</w:t>
      </w:r>
      <w:r w:rsidRPr="00903DBA">
        <w:rPr>
          <w:i/>
        </w:rPr>
        <w:t>expression</w:t>
      </w:r>
      <w:r w:rsidRPr="00903DBA">
        <w:t xml:space="preserve"> </w:t>
      </w:r>
      <w:r w:rsidRPr="00903DBA">
        <w:rPr>
          <w:b/>
        </w:rPr>
        <w:t>;</w:t>
      </w:r>
    </w:p>
    <w:p w14:paraId="1751688F" w14:textId="77777777" w:rsidR="00CB1AB5" w:rsidRPr="00903DBA" w:rsidRDefault="00CB1AB5" w:rsidP="00CB1AB5">
      <w:pPr>
        <w:pStyle w:val="Code"/>
      </w:pPr>
      <w:r w:rsidRPr="00903DBA">
        <w:rPr>
          <w:b/>
        </w:rPr>
        <w:t xml:space="preserve">       </w:t>
      </w:r>
      <w:r w:rsidRPr="00903DBA">
        <w:t xml:space="preserve">   </w:t>
      </w:r>
      <w:r w:rsidRPr="00903DBA">
        <w:rPr>
          <w:i/>
        </w:rPr>
        <w:t>optional</w:t>
      </w:r>
      <w:r w:rsidRPr="00903DBA">
        <w:t>_</w:t>
      </w:r>
      <w:r w:rsidRPr="00903DBA">
        <w:rPr>
          <w:i/>
        </w:rPr>
        <w:t>expression</w:t>
      </w:r>
      <w:r w:rsidRPr="00903DBA">
        <w:t xml:space="preserve"> </w:t>
      </w:r>
      <w:r w:rsidRPr="00903DBA">
        <w:rPr>
          <w:b/>
        </w:rPr>
        <w:t>)</w:t>
      </w:r>
      <w:r w:rsidRPr="00903DBA">
        <w:t xml:space="preserve"> </w:t>
      </w:r>
      <w:r w:rsidRPr="00903DBA">
        <w:rPr>
          <w:i/>
        </w:rPr>
        <w:t>open</w:t>
      </w:r>
      <w:r w:rsidRPr="00903DBA">
        <w:t>_</w:t>
      </w:r>
      <w:r w:rsidRPr="00903DBA">
        <w:rPr>
          <w:i/>
        </w:rPr>
        <w:t>statement</w:t>
      </w:r>
      <w:r w:rsidRPr="00903DBA">
        <w:t xml:space="preserve"> </w:t>
      </w:r>
    </w:p>
    <w:p w14:paraId="2924E9BA" w14:textId="77777777" w:rsidR="00CB1AB5" w:rsidRPr="00903DBA" w:rsidRDefault="00CB1AB5" w:rsidP="00CB1AB5">
      <w:pPr>
        <w:pStyle w:val="Code"/>
      </w:pPr>
      <w:r w:rsidRPr="00903DBA">
        <w:t xml:space="preserve">  | </w:t>
      </w:r>
      <w:r w:rsidRPr="00903DBA">
        <w:rPr>
          <w:b/>
        </w:rPr>
        <w:t>identifier</w:t>
      </w:r>
      <w:r w:rsidRPr="00903DBA">
        <w:t xml:space="preserve"> </w:t>
      </w:r>
      <w:r w:rsidRPr="00903DBA">
        <w:rPr>
          <w:b/>
        </w:rPr>
        <w:t>:</w:t>
      </w:r>
      <w:r w:rsidRPr="00903DBA">
        <w:t xml:space="preserve"> </w:t>
      </w:r>
      <w:r w:rsidRPr="00903DBA">
        <w:rPr>
          <w:i/>
        </w:rPr>
        <w:t>open</w:t>
      </w:r>
      <w:r w:rsidRPr="00903DBA">
        <w:t>_</w:t>
      </w:r>
      <w:r w:rsidRPr="00903DBA">
        <w:rPr>
          <w:i/>
        </w:rPr>
        <w:t>statement</w:t>
      </w:r>
    </w:p>
    <w:p w14:paraId="08274BC2" w14:textId="77777777" w:rsidR="00CB1AB5" w:rsidRPr="00903DBA" w:rsidRDefault="00CB1AB5" w:rsidP="00CB1AB5">
      <w:pPr>
        <w:pStyle w:val="Code"/>
      </w:pPr>
    </w:p>
    <w:p w14:paraId="6691F404" w14:textId="77777777" w:rsidR="00CB1AB5" w:rsidRPr="00903DBA" w:rsidRDefault="00CB1AB5" w:rsidP="00CB1AB5">
      <w:pPr>
        <w:pStyle w:val="Code"/>
      </w:pPr>
      <w:r w:rsidRPr="00903DBA">
        <w:rPr>
          <w:i/>
        </w:rPr>
        <w:t>closed</w:t>
      </w:r>
      <w:r w:rsidRPr="00903DBA">
        <w:t>_</w:t>
      </w:r>
      <w:r w:rsidRPr="00903DBA">
        <w:rPr>
          <w:i/>
        </w:rPr>
        <w:t>statement</w:t>
      </w:r>
      <w:r w:rsidRPr="00903DBA">
        <w:t xml:space="preserve"> ::=</w:t>
      </w:r>
    </w:p>
    <w:p w14:paraId="084B338B" w14:textId="77777777" w:rsidR="00CB1AB5" w:rsidRPr="00903DBA" w:rsidRDefault="00CB1AB5" w:rsidP="00CB1AB5">
      <w:pPr>
        <w:pStyle w:val="Code"/>
      </w:pPr>
      <w:r w:rsidRPr="00903DBA">
        <w:t xml:space="preserve">    </w:t>
      </w:r>
      <w:r w:rsidRPr="00903DBA">
        <w:rPr>
          <w:b/>
        </w:rPr>
        <w:t>if</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r w:rsidRPr="00903DBA">
        <w:rPr>
          <w:b/>
        </w:rPr>
        <w:t>else</w:t>
      </w:r>
      <w:r w:rsidRPr="00903DBA">
        <w:t xml:space="preserve"> </w:t>
      </w:r>
      <w:r w:rsidRPr="00903DBA">
        <w:rPr>
          <w:i/>
        </w:rPr>
        <w:t>closed</w:t>
      </w:r>
      <w:r w:rsidRPr="00903DBA">
        <w:t>_</w:t>
      </w:r>
      <w:r w:rsidRPr="00903DBA">
        <w:rPr>
          <w:i/>
        </w:rPr>
        <w:t>statement</w:t>
      </w:r>
      <w:r w:rsidRPr="00903DBA">
        <w:t xml:space="preserve"> </w:t>
      </w:r>
    </w:p>
    <w:p w14:paraId="48051929" w14:textId="77777777" w:rsidR="00CB1AB5" w:rsidRPr="00903DBA" w:rsidRDefault="00CB1AB5" w:rsidP="00CB1AB5">
      <w:pPr>
        <w:pStyle w:val="Code"/>
      </w:pPr>
      <w:r w:rsidRPr="00903DBA">
        <w:t xml:space="preserve">  | </w:t>
      </w:r>
      <w:r w:rsidRPr="00903DBA">
        <w:rPr>
          <w:b/>
        </w:rPr>
        <w:t>switch</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p>
    <w:p w14:paraId="06A3268B" w14:textId="77777777" w:rsidR="00CB1AB5" w:rsidRPr="00903DBA" w:rsidRDefault="00CB1AB5" w:rsidP="00CB1AB5">
      <w:pPr>
        <w:pStyle w:val="Code"/>
      </w:pPr>
      <w:r w:rsidRPr="00903DBA">
        <w:t xml:space="preserve">  | </w:t>
      </w:r>
      <w:r w:rsidRPr="00903DBA">
        <w:rPr>
          <w:b/>
        </w:rPr>
        <w:t>while</w:t>
      </w:r>
      <w:r w:rsidRPr="00903DBA">
        <w:t xml:space="preserve"> </w:t>
      </w:r>
      <w:r w:rsidRPr="00903DBA">
        <w:rPr>
          <w:b/>
        </w:rPr>
        <w:t>(</w:t>
      </w:r>
      <w:r w:rsidRPr="00903DBA">
        <w:t xml:space="preserve"> </w:t>
      </w:r>
      <w:r w:rsidRPr="00903DBA">
        <w:rPr>
          <w:i/>
        </w:rPr>
        <w:t>expression</w:t>
      </w:r>
      <w:r w:rsidRPr="00903DBA">
        <w:t xml:space="preserve"> </w:t>
      </w:r>
      <w:r w:rsidRPr="00903DBA">
        <w:rPr>
          <w:b/>
        </w:rPr>
        <w:t xml:space="preserve">) </w:t>
      </w:r>
      <w:r w:rsidRPr="00903DBA">
        <w:rPr>
          <w:i/>
        </w:rPr>
        <w:t>closed</w:t>
      </w:r>
      <w:r w:rsidRPr="00903DBA">
        <w:t>_</w:t>
      </w:r>
      <w:r w:rsidRPr="00903DBA">
        <w:rPr>
          <w:i/>
        </w:rPr>
        <w:t>statement</w:t>
      </w:r>
    </w:p>
    <w:p w14:paraId="3C0A6482" w14:textId="77777777" w:rsidR="00CB1AB5" w:rsidRPr="00903DBA" w:rsidRDefault="00CB1AB5" w:rsidP="00CB1AB5">
      <w:pPr>
        <w:pStyle w:val="Code"/>
      </w:pPr>
      <w:r w:rsidRPr="00903DBA">
        <w:t xml:space="preserve">  | </w:t>
      </w:r>
      <w:r w:rsidRPr="00903DBA">
        <w:rPr>
          <w:b/>
        </w:rPr>
        <w:t>for</w:t>
      </w:r>
      <w:r w:rsidRPr="00903DBA">
        <w:t xml:space="preserve"> </w:t>
      </w:r>
      <w:r w:rsidRPr="00903DBA">
        <w:rPr>
          <w:b/>
        </w:rPr>
        <w:t>(</w:t>
      </w:r>
      <w:r w:rsidRPr="00903DBA">
        <w:t xml:space="preserve"> </w:t>
      </w:r>
      <w:r w:rsidRPr="00903DBA">
        <w:rPr>
          <w:i/>
        </w:rPr>
        <w:t>optional</w:t>
      </w:r>
      <w:r w:rsidRPr="00903DBA">
        <w:t>_</w:t>
      </w:r>
      <w:r w:rsidRPr="00903DBA">
        <w:rPr>
          <w:i/>
        </w:rPr>
        <w:t>expression</w:t>
      </w:r>
      <w:r w:rsidRPr="00903DBA">
        <w:rPr>
          <w:b/>
        </w:rPr>
        <w:t xml:space="preserve"> ;</w:t>
      </w:r>
      <w:r w:rsidRPr="00903DBA">
        <w:t xml:space="preserve"> </w:t>
      </w:r>
      <w:r w:rsidRPr="00903DBA">
        <w:rPr>
          <w:i/>
        </w:rPr>
        <w:t>optional</w:t>
      </w:r>
      <w:r w:rsidRPr="00903DBA">
        <w:t>_</w:t>
      </w:r>
      <w:r w:rsidRPr="00903DBA">
        <w:rPr>
          <w:i/>
        </w:rPr>
        <w:t>expression</w:t>
      </w:r>
      <w:r w:rsidRPr="00903DBA">
        <w:t xml:space="preserve"> </w:t>
      </w:r>
      <w:r w:rsidRPr="00903DBA">
        <w:rPr>
          <w:b/>
        </w:rPr>
        <w:t>;</w:t>
      </w:r>
    </w:p>
    <w:p w14:paraId="75BEAA09" w14:textId="77777777" w:rsidR="00CB1AB5" w:rsidRPr="00903DBA" w:rsidRDefault="00CB1AB5" w:rsidP="00CB1AB5">
      <w:pPr>
        <w:pStyle w:val="Code"/>
      </w:pPr>
      <w:r w:rsidRPr="00903DBA">
        <w:rPr>
          <w:b/>
        </w:rPr>
        <w:t xml:space="preserve">     </w:t>
      </w:r>
      <w:r w:rsidRPr="00903DBA">
        <w:t xml:space="preserve">     </w:t>
      </w:r>
      <w:r w:rsidRPr="00903DBA">
        <w:rPr>
          <w:i/>
        </w:rPr>
        <w:t>optional</w:t>
      </w:r>
      <w:r w:rsidRPr="00903DBA">
        <w:t>_</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p>
    <w:p w14:paraId="2E8E212B" w14:textId="77777777" w:rsidR="00CB1AB5" w:rsidRPr="00903DBA" w:rsidRDefault="00CB1AB5" w:rsidP="00CB1AB5">
      <w:pPr>
        <w:pStyle w:val="Code"/>
      </w:pPr>
      <w:r w:rsidRPr="00903DBA">
        <w:t xml:space="preserve">  | </w:t>
      </w:r>
      <w:r w:rsidRPr="00903DBA">
        <w:rPr>
          <w:i/>
        </w:rPr>
        <w:t>declaration</w:t>
      </w:r>
    </w:p>
    <w:p w14:paraId="1D9B38E1" w14:textId="77777777" w:rsidR="00CB1AB5" w:rsidRPr="00903DBA" w:rsidRDefault="00CB1AB5" w:rsidP="00CB1AB5">
      <w:pPr>
        <w:pStyle w:val="Code"/>
      </w:pPr>
      <w:r w:rsidRPr="00903DBA">
        <w:t xml:space="preserve">  | </w:t>
      </w:r>
      <w:r w:rsidRPr="00903DBA">
        <w:rPr>
          <w:b/>
        </w:rPr>
        <w:t>case</w:t>
      </w:r>
      <w:r w:rsidRPr="00903DBA">
        <w:t xml:space="preserve"> </w:t>
      </w:r>
      <w:r w:rsidRPr="00903DBA">
        <w:rPr>
          <w:i/>
        </w:rPr>
        <w:t>const</w:t>
      </w:r>
      <w:r w:rsidRPr="00903DBA">
        <w:t>_</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p>
    <w:p w14:paraId="66E1C370" w14:textId="77777777" w:rsidR="00CB1AB5" w:rsidRPr="00903DBA" w:rsidRDefault="00CB1AB5" w:rsidP="00CB1AB5">
      <w:pPr>
        <w:pStyle w:val="Code"/>
      </w:pPr>
      <w:r w:rsidRPr="00903DBA">
        <w:t xml:space="preserve">  | </w:t>
      </w:r>
      <w:r w:rsidRPr="00903DBA">
        <w:rPr>
          <w:b/>
        </w:rPr>
        <w:t>default</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p>
    <w:p w14:paraId="7E138643" w14:textId="77777777" w:rsidR="00CB1AB5" w:rsidRPr="00903DBA" w:rsidRDefault="00CB1AB5" w:rsidP="00CB1AB5">
      <w:pPr>
        <w:pStyle w:val="Code"/>
      </w:pPr>
      <w:r w:rsidRPr="00903DBA">
        <w:t xml:space="preserve">  | </w:t>
      </w:r>
      <w:r w:rsidRPr="00903DBA">
        <w:rPr>
          <w:i/>
        </w:rPr>
        <w:t>optional</w:t>
      </w:r>
      <w:r w:rsidRPr="00903DBA">
        <w:t>_</w:t>
      </w:r>
      <w:r w:rsidRPr="00903DBA">
        <w:rPr>
          <w:i/>
        </w:rPr>
        <w:t>expression</w:t>
      </w:r>
      <w:r w:rsidRPr="00903DBA">
        <w:rPr>
          <w:b/>
        </w:rPr>
        <w:t xml:space="preserve"> ;</w:t>
      </w:r>
    </w:p>
    <w:p w14:paraId="4E12ABBB"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optional</w:t>
      </w:r>
      <w:r w:rsidRPr="00903DBA">
        <w:t>_</w:t>
      </w:r>
      <w:r w:rsidRPr="00903DBA">
        <w:rPr>
          <w:i/>
        </w:rPr>
        <w:t>statement</w:t>
      </w:r>
      <w:r w:rsidRPr="00903DBA">
        <w:t>_</w:t>
      </w:r>
      <w:r w:rsidRPr="00903DBA">
        <w:rPr>
          <w:i/>
        </w:rPr>
        <w:t>list</w:t>
      </w:r>
      <w:r w:rsidRPr="00903DBA">
        <w:t xml:space="preserve"> </w:t>
      </w:r>
      <w:r w:rsidRPr="00903DBA">
        <w:rPr>
          <w:b/>
        </w:rPr>
        <w:t>)</w:t>
      </w:r>
      <w:r w:rsidRPr="00903DBA">
        <w:t xml:space="preserve"> </w:t>
      </w:r>
    </w:p>
    <w:p w14:paraId="3D52F448" w14:textId="77777777" w:rsidR="00CB1AB5" w:rsidRPr="00903DBA" w:rsidRDefault="00CB1AB5" w:rsidP="00CB1AB5">
      <w:pPr>
        <w:pStyle w:val="Code"/>
      </w:pPr>
      <w:r w:rsidRPr="00903DBA">
        <w:t xml:space="preserve">  | </w:t>
      </w:r>
      <w:r w:rsidRPr="00903DBA">
        <w:rPr>
          <w:b/>
        </w:rPr>
        <w:t>do</w:t>
      </w:r>
      <w:r w:rsidRPr="00903DBA">
        <w:t xml:space="preserve"> </w:t>
      </w:r>
      <w:r w:rsidRPr="00903DBA">
        <w:rPr>
          <w:i/>
        </w:rPr>
        <w:t>statement</w:t>
      </w:r>
      <w:r w:rsidRPr="00903DBA">
        <w:t xml:space="preserve"> </w:t>
      </w:r>
      <w:r w:rsidRPr="00903DBA">
        <w:rPr>
          <w:b/>
        </w:rPr>
        <w:t>while</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b/>
        </w:rPr>
        <w:t>;</w:t>
      </w:r>
    </w:p>
    <w:p w14:paraId="327255B5" w14:textId="77777777" w:rsidR="00CB1AB5" w:rsidRPr="00903DBA" w:rsidRDefault="00CB1AB5" w:rsidP="00CB1AB5">
      <w:pPr>
        <w:pStyle w:val="Code"/>
      </w:pPr>
      <w:r w:rsidRPr="00903DBA">
        <w:t xml:space="preserve">  | </w:t>
      </w:r>
      <w:r w:rsidRPr="00903DBA">
        <w:rPr>
          <w:b/>
        </w:rPr>
        <w:t>goto</w:t>
      </w:r>
      <w:r w:rsidRPr="00903DBA">
        <w:t xml:space="preserve"> </w:t>
      </w:r>
      <w:r w:rsidRPr="00903DBA">
        <w:rPr>
          <w:b/>
        </w:rPr>
        <w:t>identifier ;</w:t>
      </w:r>
    </w:p>
    <w:p w14:paraId="674EDBA4" w14:textId="77777777" w:rsidR="00CB1AB5" w:rsidRPr="00903DBA" w:rsidRDefault="00CB1AB5" w:rsidP="00CB1AB5">
      <w:pPr>
        <w:pStyle w:val="Code"/>
      </w:pPr>
      <w:r w:rsidRPr="00903DBA">
        <w:t xml:space="preserve">  | </w:t>
      </w:r>
      <w:r w:rsidRPr="00903DBA">
        <w:rPr>
          <w:b/>
        </w:rPr>
        <w:t>continue ;</w:t>
      </w:r>
    </w:p>
    <w:p w14:paraId="574D0914" w14:textId="77777777" w:rsidR="00CB1AB5" w:rsidRPr="00903DBA" w:rsidRDefault="00CB1AB5" w:rsidP="00CB1AB5">
      <w:pPr>
        <w:pStyle w:val="Code"/>
      </w:pPr>
      <w:r w:rsidRPr="00903DBA">
        <w:t xml:space="preserve">  | </w:t>
      </w:r>
      <w:r w:rsidRPr="00903DBA">
        <w:rPr>
          <w:b/>
        </w:rPr>
        <w:t>break ;</w:t>
      </w:r>
    </w:p>
    <w:p w14:paraId="416230B0" w14:textId="77777777" w:rsidR="00CB1AB5" w:rsidRPr="00903DBA" w:rsidRDefault="00CB1AB5" w:rsidP="00CB1AB5">
      <w:pPr>
        <w:pStyle w:val="Code"/>
      </w:pPr>
      <w:r w:rsidRPr="00903DBA">
        <w:t xml:space="preserve">  | </w:t>
      </w:r>
      <w:r w:rsidRPr="00903DBA">
        <w:rPr>
          <w:b/>
        </w:rPr>
        <w:t>return</w:t>
      </w:r>
      <w:r w:rsidRPr="00903DBA">
        <w:t xml:space="preserve"> </w:t>
      </w:r>
      <w:r w:rsidRPr="00903DBA">
        <w:rPr>
          <w:i/>
        </w:rPr>
        <w:t>optional</w:t>
      </w:r>
      <w:r w:rsidRPr="00903DBA">
        <w:t>_</w:t>
      </w:r>
      <w:r w:rsidRPr="00903DBA">
        <w:rPr>
          <w:i/>
        </w:rPr>
        <w:t>expression</w:t>
      </w:r>
      <w:r w:rsidRPr="00903DBA">
        <w:rPr>
          <w:b/>
        </w:rPr>
        <w:t xml:space="preserve"> ;</w:t>
      </w:r>
    </w:p>
    <w:p w14:paraId="6EF2A368" w14:textId="77777777" w:rsidR="00CB1AB5" w:rsidRPr="00903DBA" w:rsidRDefault="00CB1AB5" w:rsidP="00CB1AB5">
      <w:pPr>
        <w:pStyle w:val="Code"/>
      </w:pPr>
      <w:r w:rsidRPr="00903DBA">
        <w:t xml:space="preserve">  | </w:t>
      </w:r>
      <w:r w:rsidRPr="00903DBA">
        <w:rPr>
          <w:b/>
        </w:rPr>
        <w:t>load_register</w:t>
      </w:r>
      <w:r w:rsidRPr="00903DBA">
        <w:t xml:space="preserve"> </w:t>
      </w:r>
      <w:r w:rsidRPr="00903DBA">
        <w:rPr>
          <w:b/>
        </w:rPr>
        <w:t>(</w:t>
      </w:r>
      <w:r w:rsidRPr="00903DBA">
        <w:t xml:space="preserve"> </w:t>
      </w:r>
      <w:r w:rsidRPr="00903DBA">
        <w:rPr>
          <w:b/>
        </w:rPr>
        <w:t>identifier ,</w:t>
      </w:r>
      <w:r w:rsidRPr="00903DBA">
        <w:t xml:space="preserve"> </w:t>
      </w:r>
      <w:r w:rsidRPr="00903DBA">
        <w:rPr>
          <w:i/>
        </w:rPr>
        <w:t>expression</w:t>
      </w:r>
      <w:r w:rsidRPr="00903DBA">
        <w:t xml:space="preserve"> </w:t>
      </w:r>
      <w:r w:rsidRPr="00903DBA">
        <w:rPr>
          <w:b/>
        </w:rPr>
        <w:t>) ;</w:t>
      </w:r>
    </w:p>
    <w:p w14:paraId="6D73B3F4" w14:textId="77777777" w:rsidR="00CB1AB5" w:rsidRPr="00903DBA" w:rsidRDefault="00CB1AB5" w:rsidP="00CB1AB5">
      <w:pPr>
        <w:pStyle w:val="Code"/>
      </w:pPr>
      <w:r w:rsidRPr="00903DBA">
        <w:t xml:space="preserve">  | </w:t>
      </w:r>
      <w:r w:rsidRPr="00903DBA">
        <w:rPr>
          <w:b/>
        </w:rPr>
        <w:t>store_register</w:t>
      </w:r>
      <w:r w:rsidRPr="00903DBA">
        <w:t xml:space="preserve"> </w:t>
      </w:r>
      <w:r w:rsidRPr="00903DBA">
        <w:rPr>
          <w:b/>
        </w:rPr>
        <w:t>(</w:t>
      </w:r>
      <w:r w:rsidRPr="00903DBA">
        <w:t xml:space="preserve"> </w:t>
      </w:r>
      <w:r w:rsidRPr="00903DBA">
        <w:rPr>
          <w:b/>
        </w:rPr>
        <w:t>identifier</w:t>
      </w:r>
      <w:r w:rsidRPr="00903DBA">
        <w:t xml:space="preserve"> </w:t>
      </w:r>
      <w:r w:rsidRPr="00903DBA">
        <w:rPr>
          <w:b/>
        </w:rPr>
        <w:t>,</w:t>
      </w:r>
      <w:r w:rsidRPr="00903DBA">
        <w:t xml:space="preserve"> </w:t>
      </w:r>
      <w:r w:rsidRPr="00903DBA">
        <w:rPr>
          <w:i/>
        </w:rPr>
        <w:t>expression</w:t>
      </w:r>
      <w:r w:rsidRPr="00903DBA">
        <w:t xml:space="preserve"> </w:t>
      </w:r>
      <w:r w:rsidRPr="00903DBA">
        <w:rPr>
          <w:b/>
        </w:rPr>
        <w:t>) ;</w:t>
      </w:r>
    </w:p>
    <w:p w14:paraId="0ACB9C7E" w14:textId="77777777" w:rsidR="00CB1AB5" w:rsidRPr="00903DBA" w:rsidRDefault="00CB1AB5" w:rsidP="00CB1AB5">
      <w:pPr>
        <w:pStyle w:val="Code"/>
      </w:pPr>
      <w:r w:rsidRPr="00903DBA">
        <w:t xml:space="preserve">  | </w:t>
      </w:r>
      <w:r w:rsidRPr="00903DBA">
        <w:rPr>
          <w:b/>
        </w:rPr>
        <w:t>store_flagbyte</w:t>
      </w:r>
      <w:r w:rsidRPr="00903DBA">
        <w:t xml:space="preserve"> </w:t>
      </w:r>
      <w:r w:rsidRPr="00903DBA">
        <w:rPr>
          <w:b/>
        </w:rPr>
        <w:t>(</w:t>
      </w:r>
      <w:r w:rsidRPr="00903DBA">
        <w:t xml:space="preserve"> </w:t>
      </w:r>
      <w:r w:rsidRPr="00903DBA">
        <w:rPr>
          <w:i/>
        </w:rPr>
        <w:t>expression</w:t>
      </w:r>
      <w:r w:rsidRPr="00903DBA">
        <w:t xml:space="preserve"> </w:t>
      </w:r>
      <w:r w:rsidRPr="00903DBA">
        <w:rPr>
          <w:b/>
        </w:rPr>
        <w:t>) ;</w:t>
      </w:r>
    </w:p>
    <w:p w14:paraId="403F4333" w14:textId="77777777" w:rsidR="00CB1AB5" w:rsidRPr="00903DBA" w:rsidRDefault="00CB1AB5" w:rsidP="00CB1AB5">
      <w:pPr>
        <w:pStyle w:val="Code"/>
      </w:pPr>
      <w:r w:rsidRPr="00903DBA">
        <w:t xml:space="preserve">  | </w:t>
      </w:r>
      <w:r w:rsidRPr="00903DBA">
        <w:rPr>
          <w:b/>
        </w:rPr>
        <w:t>jump_register</w:t>
      </w:r>
      <w:r w:rsidRPr="00903DBA">
        <w:t xml:space="preserve"> </w:t>
      </w:r>
      <w:r w:rsidRPr="00903DBA">
        <w:rPr>
          <w:b/>
        </w:rPr>
        <w:t>(</w:t>
      </w:r>
      <w:r w:rsidRPr="00903DBA">
        <w:t xml:space="preserve"> </w:t>
      </w:r>
      <w:r w:rsidRPr="00903DBA">
        <w:rPr>
          <w:b/>
        </w:rPr>
        <w:t>identifier</w:t>
      </w:r>
      <w:r w:rsidRPr="00903DBA">
        <w:t xml:space="preserve"> </w:t>
      </w:r>
      <w:r w:rsidRPr="00903DBA">
        <w:rPr>
          <w:b/>
        </w:rPr>
        <w:t>) ;</w:t>
      </w:r>
    </w:p>
    <w:p w14:paraId="5601C28F" w14:textId="77777777" w:rsidR="00CB1AB5" w:rsidRPr="00903DBA" w:rsidRDefault="00CB1AB5" w:rsidP="00CB1AB5">
      <w:pPr>
        <w:pStyle w:val="Code"/>
      </w:pPr>
      <w:r w:rsidRPr="00903DBA">
        <w:t xml:space="preserve">  | </w:t>
      </w:r>
      <w:r w:rsidRPr="00903DBA">
        <w:rPr>
          <w:b/>
        </w:rPr>
        <w:t>interupt</w:t>
      </w:r>
      <w:r w:rsidRPr="00903DBA">
        <w:t xml:space="preserve"> </w:t>
      </w:r>
      <w:r w:rsidRPr="00903DBA">
        <w:rPr>
          <w:b/>
        </w:rPr>
        <w:t>(</w:t>
      </w:r>
      <w:r w:rsidRPr="00903DBA">
        <w:t xml:space="preserve"> </w:t>
      </w:r>
      <w:r w:rsidRPr="00903DBA">
        <w:rPr>
          <w:i/>
        </w:rPr>
        <w:t>const</w:t>
      </w:r>
      <w:r w:rsidRPr="00903DBA">
        <w:t>_</w:t>
      </w:r>
      <w:r w:rsidRPr="00903DBA">
        <w:rPr>
          <w:i/>
        </w:rPr>
        <w:t>expression</w:t>
      </w:r>
      <w:r w:rsidRPr="00903DBA">
        <w:t xml:space="preserve"> </w:t>
      </w:r>
      <w:r w:rsidRPr="00903DBA">
        <w:rPr>
          <w:b/>
        </w:rPr>
        <w:t>) ;</w:t>
      </w:r>
    </w:p>
    <w:p w14:paraId="1C91C949" w14:textId="77777777" w:rsidR="00CB1AB5" w:rsidRPr="00903DBA" w:rsidRDefault="00CB1AB5" w:rsidP="00CB1AB5">
      <w:pPr>
        <w:pStyle w:val="Code"/>
      </w:pPr>
    </w:p>
    <w:p w14:paraId="1FE3A720" w14:textId="77777777" w:rsidR="00CB1AB5" w:rsidRPr="00903DBA" w:rsidRDefault="00CB1AB5" w:rsidP="00CB1AB5">
      <w:pPr>
        <w:pStyle w:val="Code"/>
      </w:pPr>
      <w:r w:rsidRPr="00903DBA">
        <w:rPr>
          <w:i/>
        </w:rPr>
        <w:t>optional</w:t>
      </w:r>
      <w:r w:rsidRPr="00903DBA">
        <w:t>_</w:t>
      </w:r>
      <w:r w:rsidRPr="00903DBA">
        <w:rPr>
          <w:i/>
        </w:rPr>
        <w:t>expression</w:t>
      </w:r>
      <w:r w:rsidRPr="00903DBA">
        <w:t xml:space="preserve"> ::=</w:t>
      </w:r>
    </w:p>
    <w:p w14:paraId="7B8F338A" w14:textId="77777777" w:rsidR="00CB1AB5" w:rsidRPr="00903DBA" w:rsidRDefault="00CB1AB5" w:rsidP="00CB1AB5">
      <w:pPr>
        <w:pStyle w:val="Code"/>
      </w:pPr>
      <w:r w:rsidRPr="00903DBA">
        <w:t xml:space="preserve">    /* </w:t>
      </w:r>
      <w:r w:rsidRPr="00903DBA">
        <w:rPr>
          <w:i/>
        </w:rPr>
        <w:t>empty</w:t>
      </w:r>
      <w:r w:rsidRPr="00903DBA">
        <w:t xml:space="preserve"> */</w:t>
      </w:r>
      <w:r w:rsidRPr="00903DBA">
        <w:rPr>
          <w:b/>
        </w:rPr>
        <w:t xml:space="preserve">     </w:t>
      </w:r>
      <w:r w:rsidRPr="00903DBA">
        <w:t xml:space="preserve"> </w:t>
      </w:r>
    </w:p>
    <w:p w14:paraId="3FB928D3" w14:textId="77777777" w:rsidR="00CB1AB5" w:rsidRPr="00903DBA" w:rsidRDefault="00CB1AB5" w:rsidP="00CB1AB5">
      <w:pPr>
        <w:pStyle w:val="Code"/>
      </w:pPr>
      <w:r w:rsidRPr="00903DBA">
        <w:t xml:space="preserve">  | </w:t>
      </w:r>
      <w:r w:rsidRPr="00903DBA">
        <w:rPr>
          <w:i/>
        </w:rPr>
        <w:t>expression</w:t>
      </w:r>
    </w:p>
    <w:p w14:paraId="3D5FEB83" w14:textId="77777777" w:rsidR="00CB1AB5" w:rsidRPr="00903DBA" w:rsidRDefault="00CB1AB5" w:rsidP="00CB1AB5">
      <w:pPr>
        <w:pStyle w:val="Code"/>
      </w:pPr>
    </w:p>
    <w:p w14:paraId="23DAD7A9" w14:textId="77777777" w:rsidR="00CB1AB5" w:rsidRPr="00903DBA" w:rsidRDefault="00CB1AB5" w:rsidP="00CB1AB5">
      <w:pPr>
        <w:pStyle w:val="Code"/>
      </w:pPr>
      <w:r w:rsidRPr="00903DBA">
        <w:rPr>
          <w:i/>
        </w:rPr>
        <w:t>expression</w:t>
      </w:r>
      <w:r w:rsidRPr="00903DBA">
        <w:t xml:space="preserve"> ::=</w:t>
      </w:r>
    </w:p>
    <w:p w14:paraId="1D90246C" w14:textId="77777777" w:rsidR="00CB1AB5" w:rsidRPr="00903DBA" w:rsidRDefault="00CB1AB5" w:rsidP="00CB1AB5">
      <w:pPr>
        <w:pStyle w:val="Code"/>
      </w:pPr>
      <w:r w:rsidRPr="00903DBA">
        <w:t xml:space="preserve">    </w:t>
      </w:r>
      <w:r w:rsidRPr="00903DBA">
        <w:rPr>
          <w:i/>
        </w:rPr>
        <w:t>assignment</w:t>
      </w:r>
      <w:r w:rsidRPr="00903DBA">
        <w:t>_</w:t>
      </w:r>
      <w:r w:rsidRPr="00903DBA">
        <w:rPr>
          <w:i/>
        </w:rPr>
        <w:t>expression</w:t>
      </w:r>
      <w:r w:rsidRPr="00903DBA">
        <w:t xml:space="preserve"> </w:t>
      </w:r>
    </w:p>
    <w:p w14:paraId="3DD1F549" w14:textId="77777777" w:rsidR="00CB1AB5" w:rsidRPr="00903DBA" w:rsidRDefault="00CB1AB5" w:rsidP="00CB1AB5">
      <w:pPr>
        <w:pStyle w:val="Code"/>
      </w:pPr>
      <w:r w:rsidRPr="00903DBA">
        <w:t xml:space="preserve">  | </w:t>
      </w:r>
      <w:r w:rsidRPr="00903DBA">
        <w:rPr>
          <w:i/>
        </w:rPr>
        <w:t>expression</w:t>
      </w:r>
      <w:r w:rsidRPr="00903DBA">
        <w:t xml:space="preserve"> </w:t>
      </w:r>
      <w:r w:rsidRPr="00903DBA">
        <w:rPr>
          <w:b/>
        </w:rPr>
        <w:t>,</w:t>
      </w:r>
      <w:r w:rsidRPr="00903DBA">
        <w:t xml:space="preserve"> </w:t>
      </w:r>
      <w:r w:rsidRPr="00903DBA">
        <w:rPr>
          <w:i/>
        </w:rPr>
        <w:t>assignment</w:t>
      </w:r>
      <w:r w:rsidRPr="00903DBA">
        <w:t>_</w:t>
      </w:r>
      <w:r w:rsidRPr="00903DBA">
        <w:rPr>
          <w:i/>
        </w:rPr>
        <w:t>expression</w:t>
      </w:r>
    </w:p>
    <w:p w14:paraId="3ABBD83F" w14:textId="77777777" w:rsidR="00CB1AB5" w:rsidRPr="00903DBA" w:rsidRDefault="00CB1AB5" w:rsidP="00CB1AB5">
      <w:pPr>
        <w:pStyle w:val="Code"/>
      </w:pPr>
    </w:p>
    <w:p w14:paraId="5363C3D9" w14:textId="77777777" w:rsidR="00CB1AB5" w:rsidRPr="00903DBA" w:rsidRDefault="00CB1AB5" w:rsidP="00CB1AB5">
      <w:pPr>
        <w:pStyle w:val="Code"/>
      </w:pPr>
      <w:r w:rsidRPr="00903DBA">
        <w:rPr>
          <w:i/>
        </w:rPr>
        <w:t>assignment</w:t>
      </w:r>
      <w:r w:rsidRPr="00903DBA">
        <w:t>_</w:t>
      </w:r>
      <w:r w:rsidRPr="00903DBA">
        <w:rPr>
          <w:i/>
        </w:rPr>
        <w:t>expression</w:t>
      </w:r>
      <w:r w:rsidRPr="00903DBA">
        <w:t xml:space="preserve"> ::=</w:t>
      </w:r>
    </w:p>
    <w:p w14:paraId="355D494E" w14:textId="77777777" w:rsidR="00CB1AB5" w:rsidRPr="00903DBA" w:rsidRDefault="00CB1AB5" w:rsidP="00CB1AB5">
      <w:pPr>
        <w:pStyle w:val="Code"/>
      </w:pPr>
      <w:r w:rsidRPr="00903DBA">
        <w:t xml:space="preserve">    </w:t>
      </w:r>
      <w:r w:rsidRPr="00903DBA">
        <w:rPr>
          <w:i/>
        </w:rPr>
        <w:t>conditional</w:t>
      </w:r>
      <w:r w:rsidRPr="00903DBA">
        <w:t>_</w:t>
      </w:r>
      <w:r w:rsidRPr="00903DBA">
        <w:rPr>
          <w:i/>
        </w:rPr>
        <w:t>expression</w:t>
      </w:r>
      <w:r w:rsidRPr="00903DBA">
        <w:t xml:space="preserve">  </w:t>
      </w:r>
    </w:p>
    <w:p w14:paraId="56D1F746" w14:textId="77777777" w:rsidR="00CB1AB5" w:rsidRPr="00903DBA" w:rsidRDefault="00CB1AB5" w:rsidP="00CB1AB5">
      <w:pPr>
        <w:pStyle w:val="Code"/>
      </w:pPr>
      <w:r w:rsidRPr="00903DBA">
        <w:t xml:space="preserve">  | </w:t>
      </w:r>
      <w:r w:rsidRPr="00903DBA">
        <w:rPr>
          <w:i/>
        </w:rPr>
        <w:t>prefix</w:t>
      </w:r>
      <w:r w:rsidRPr="00903DBA">
        <w:t>_</w:t>
      </w:r>
      <w:r w:rsidRPr="00903DBA">
        <w:rPr>
          <w:i/>
        </w:rPr>
        <w:t>expression</w:t>
      </w:r>
      <w:r w:rsidRPr="00903DBA">
        <w:t xml:space="preserve"> </w:t>
      </w:r>
      <w:r w:rsidRPr="00903DBA">
        <w:rPr>
          <w:i/>
        </w:rPr>
        <w:t>assignment</w:t>
      </w:r>
      <w:r w:rsidRPr="00903DBA">
        <w:t>_</w:t>
      </w:r>
      <w:r w:rsidRPr="00903DBA">
        <w:rPr>
          <w:i/>
        </w:rPr>
        <w:t>operator</w:t>
      </w:r>
      <w:r w:rsidRPr="00903DBA">
        <w:t xml:space="preserve"> </w:t>
      </w:r>
      <w:r w:rsidRPr="00903DBA">
        <w:rPr>
          <w:i/>
        </w:rPr>
        <w:t>assignment</w:t>
      </w:r>
      <w:r w:rsidRPr="00903DBA">
        <w:t>_</w:t>
      </w:r>
      <w:r w:rsidRPr="00903DBA">
        <w:rPr>
          <w:i/>
        </w:rPr>
        <w:t>expression</w:t>
      </w:r>
    </w:p>
    <w:p w14:paraId="50080C46" w14:textId="77777777" w:rsidR="00CB1AB5" w:rsidRPr="00903DBA" w:rsidRDefault="00CB1AB5" w:rsidP="00CB1AB5">
      <w:pPr>
        <w:pStyle w:val="Code"/>
      </w:pPr>
    </w:p>
    <w:p w14:paraId="5FCBBD15" w14:textId="77777777" w:rsidR="00CB1AB5" w:rsidRPr="00903DBA" w:rsidRDefault="00CB1AB5" w:rsidP="00CB1AB5">
      <w:pPr>
        <w:pStyle w:val="Code"/>
      </w:pPr>
      <w:r w:rsidRPr="00903DBA">
        <w:rPr>
          <w:i/>
        </w:rPr>
        <w:t>assignment</w:t>
      </w:r>
      <w:r w:rsidRPr="00903DBA">
        <w:t>_</w:t>
      </w:r>
      <w:r w:rsidRPr="00903DBA">
        <w:rPr>
          <w:i/>
        </w:rPr>
        <w:t>operator</w:t>
      </w:r>
      <w:r w:rsidRPr="00903DBA">
        <w:t xml:space="preserve"> ::=</w:t>
      </w:r>
    </w:p>
    <w:p w14:paraId="2621BECC"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r w:rsidRPr="00903DBA">
        <w:t xml:space="preserve"> | /</w:t>
      </w:r>
      <w:r w:rsidRPr="00903DBA">
        <w:rPr>
          <w:b/>
        </w:rPr>
        <w:t>=</w:t>
      </w:r>
      <w:r w:rsidRPr="00903DBA">
        <w:t xml:space="preserve"> | %</w:t>
      </w:r>
      <w:r w:rsidRPr="00903DBA">
        <w:rPr>
          <w:b/>
        </w:rPr>
        <w:t>=</w:t>
      </w:r>
      <w:r w:rsidRPr="00903DBA">
        <w:t xml:space="preserve">  | +</w:t>
      </w:r>
      <w:r w:rsidRPr="00903DBA">
        <w:rPr>
          <w:b/>
        </w:rPr>
        <w:t xml:space="preserve">= </w:t>
      </w:r>
      <w:r w:rsidRPr="00903DBA">
        <w:t>| -</w:t>
      </w:r>
      <w:r w:rsidRPr="00903DBA">
        <w:rPr>
          <w:b/>
        </w:rPr>
        <w:t>=</w:t>
      </w:r>
      <w:r w:rsidRPr="00903DBA">
        <w:t xml:space="preserve"> | &lt;&lt;</w:t>
      </w:r>
      <w:r w:rsidRPr="00903DBA">
        <w:rPr>
          <w:b/>
        </w:rPr>
        <w:t>=</w:t>
      </w:r>
      <w:r w:rsidRPr="00903DBA">
        <w:t xml:space="preserve"> | &lt;&lt;</w:t>
      </w:r>
      <w:r w:rsidRPr="00903DBA">
        <w:rPr>
          <w:b/>
        </w:rPr>
        <w:t>=</w:t>
      </w:r>
      <w:r w:rsidRPr="00903DBA">
        <w:t xml:space="preserve"> | &amp;</w:t>
      </w:r>
      <w:r w:rsidRPr="00903DBA">
        <w:rPr>
          <w:b/>
        </w:rPr>
        <w:t xml:space="preserve">= </w:t>
      </w:r>
      <w:r w:rsidRPr="00903DBA">
        <w:t>| |</w:t>
      </w:r>
      <w:r w:rsidRPr="00903DBA">
        <w:rPr>
          <w:b/>
        </w:rPr>
        <w:t xml:space="preserve">= </w:t>
      </w:r>
      <w:r w:rsidRPr="00903DBA">
        <w:t>| ^</w:t>
      </w:r>
      <w:r w:rsidRPr="00903DBA">
        <w:rPr>
          <w:b/>
        </w:rPr>
        <w:t>=</w:t>
      </w:r>
    </w:p>
    <w:p w14:paraId="77A16EB9" w14:textId="77777777" w:rsidR="00CB1AB5" w:rsidRPr="00903DBA" w:rsidRDefault="00CB1AB5" w:rsidP="00CB1AB5">
      <w:pPr>
        <w:pStyle w:val="Code"/>
      </w:pPr>
    </w:p>
    <w:p w14:paraId="0721AE84" w14:textId="77777777" w:rsidR="00CB1AB5" w:rsidRPr="00903DBA" w:rsidRDefault="00CB1AB5" w:rsidP="00CB1AB5">
      <w:pPr>
        <w:pStyle w:val="Code"/>
      </w:pPr>
      <w:r w:rsidRPr="00903DBA">
        <w:rPr>
          <w:i/>
        </w:rPr>
        <w:t>conditional</w:t>
      </w:r>
      <w:r w:rsidRPr="00903DBA">
        <w:t>_</w:t>
      </w:r>
      <w:r w:rsidRPr="00903DBA">
        <w:rPr>
          <w:i/>
        </w:rPr>
        <w:t>expression</w:t>
      </w:r>
      <w:r w:rsidRPr="00903DBA">
        <w:t xml:space="preserve"> ::=</w:t>
      </w:r>
    </w:p>
    <w:p w14:paraId="3230A272" w14:textId="77777777" w:rsidR="00CB1AB5" w:rsidRPr="00903DBA" w:rsidRDefault="00CB1AB5" w:rsidP="00CB1AB5">
      <w:pPr>
        <w:pStyle w:val="Code"/>
      </w:pPr>
      <w:r w:rsidRPr="00903DBA">
        <w:t xml:space="preserve">    </w:t>
      </w:r>
      <w:r w:rsidRPr="00903DBA">
        <w:rPr>
          <w:i/>
        </w:rPr>
        <w:t>logical</w:t>
      </w:r>
      <w:r w:rsidRPr="00903DBA">
        <w:t>_</w:t>
      </w:r>
      <w:r w:rsidRPr="00903DBA">
        <w:rPr>
          <w:i/>
        </w:rPr>
        <w:t>or</w:t>
      </w:r>
      <w:r w:rsidRPr="00903DBA">
        <w:t>_</w:t>
      </w:r>
      <w:r w:rsidRPr="00903DBA">
        <w:rPr>
          <w:i/>
        </w:rPr>
        <w:t>expression</w:t>
      </w:r>
      <w:r w:rsidRPr="00903DBA">
        <w:t xml:space="preserve">  </w:t>
      </w:r>
    </w:p>
    <w:p w14:paraId="0ED4B480" w14:textId="77777777" w:rsidR="00CB1AB5" w:rsidRPr="00903DBA" w:rsidRDefault="00CB1AB5" w:rsidP="00CB1AB5">
      <w:pPr>
        <w:pStyle w:val="Code"/>
      </w:pPr>
      <w:r w:rsidRPr="00903DBA">
        <w:t xml:space="preserve">  | </w:t>
      </w:r>
      <w:r w:rsidRPr="00903DBA">
        <w:rPr>
          <w:i/>
        </w:rPr>
        <w:t>logical</w:t>
      </w:r>
      <w:r w:rsidRPr="00903DBA">
        <w:t>_</w:t>
      </w:r>
      <w:r w:rsidRPr="00903DBA">
        <w:rPr>
          <w:i/>
        </w:rPr>
        <w:t>or</w:t>
      </w:r>
      <w:r w:rsidRPr="00903DBA">
        <w:t>_</w:t>
      </w:r>
      <w:r w:rsidRPr="00903DBA">
        <w:rPr>
          <w:i/>
        </w:rPr>
        <w:t>expression</w:t>
      </w:r>
      <w:r w:rsidRPr="00903DBA">
        <w:t xml:space="preserve">  </w:t>
      </w:r>
    </w:p>
    <w:p w14:paraId="111D581D" w14:textId="77777777" w:rsidR="00CB1AB5" w:rsidRPr="00903DBA" w:rsidRDefault="00CB1AB5" w:rsidP="00CB1AB5">
      <w:pPr>
        <w:pStyle w:val="Code"/>
      </w:pP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conditional</w:t>
      </w:r>
      <w:r w:rsidRPr="00903DBA">
        <w:t>_</w:t>
      </w:r>
      <w:r w:rsidRPr="00903DBA">
        <w:rPr>
          <w:i/>
        </w:rPr>
        <w:t>expression</w:t>
      </w:r>
    </w:p>
    <w:p w14:paraId="2DC9FA32" w14:textId="77777777" w:rsidR="00CB1AB5" w:rsidRPr="00903DBA" w:rsidRDefault="00CB1AB5" w:rsidP="00CB1AB5">
      <w:pPr>
        <w:pStyle w:val="Code"/>
      </w:pPr>
    </w:p>
    <w:p w14:paraId="389029B4" w14:textId="77777777" w:rsidR="00CB1AB5" w:rsidRPr="00903DBA" w:rsidRDefault="00CB1AB5" w:rsidP="00CB1AB5">
      <w:pPr>
        <w:pStyle w:val="Code"/>
      </w:pPr>
      <w:r w:rsidRPr="00903DBA">
        <w:rPr>
          <w:i/>
        </w:rPr>
        <w:t>optional</w:t>
      </w:r>
      <w:r w:rsidRPr="00903DBA">
        <w:t>_</w:t>
      </w:r>
      <w:r w:rsidRPr="00903DBA">
        <w:rPr>
          <w:i/>
        </w:rPr>
        <w:t>const</w:t>
      </w:r>
      <w:r w:rsidRPr="00903DBA">
        <w:t>_</w:t>
      </w:r>
      <w:r w:rsidRPr="00903DBA">
        <w:rPr>
          <w:i/>
        </w:rPr>
        <w:t>expression</w:t>
      </w:r>
      <w:r w:rsidRPr="00903DBA">
        <w:t xml:space="preserve"> ::=</w:t>
      </w:r>
    </w:p>
    <w:p w14:paraId="0D9CBA8E" w14:textId="77777777" w:rsidR="00CB1AB5" w:rsidRPr="00903DBA" w:rsidRDefault="00CB1AB5" w:rsidP="00CB1AB5">
      <w:pPr>
        <w:pStyle w:val="Code"/>
      </w:pPr>
      <w:r w:rsidRPr="00903DBA">
        <w:t xml:space="preserve">    /* </w:t>
      </w:r>
      <w:r w:rsidRPr="00903DBA">
        <w:rPr>
          <w:i/>
        </w:rPr>
        <w:t>empty</w:t>
      </w:r>
      <w:r w:rsidRPr="00903DBA">
        <w:t xml:space="preserve"> */</w:t>
      </w:r>
      <w:r w:rsidRPr="00903DBA">
        <w:rPr>
          <w:b/>
        </w:rPr>
        <w:t xml:space="preserve">                    </w:t>
      </w:r>
    </w:p>
    <w:p w14:paraId="50AD9D18" w14:textId="77777777" w:rsidR="00CB1AB5" w:rsidRPr="00903DBA" w:rsidRDefault="00CB1AB5" w:rsidP="00CB1AB5">
      <w:pPr>
        <w:pStyle w:val="Code"/>
      </w:pPr>
      <w:r w:rsidRPr="00903DBA">
        <w:t xml:space="preserve">  | </w:t>
      </w:r>
      <w:r w:rsidRPr="00903DBA">
        <w:rPr>
          <w:i/>
        </w:rPr>
        <w:t>const</w:t>
      </w:r>
      <w:r w:rsidRPr="00903DBA">
        <w:t>_</w:t>
      </w:r>
      <w:r w:rsidRPr="00903DBA">
        <w:rPr>
          <w:i/>
        </w:rPr>
        <w:t>expression</w:t>
      </w:r>
    </w:p>
    <w:p w14:paraId="2F7094CF" w14:textId="77777777" w:rsidR="00CB1AB5" w:rsidRPr="00903DBA" w:rsidRDefault="00CB1AB5" w:rsidP="00CB1AB5">
      <w:pPr>
        <w:pStyle w:val="Code"/>
      </w:pPr>
    </w:p>
    <w:p w14:paraId="0D09A30B" w14:textId="77777777" w:rsidR="00CB1AB5" w:rsidRPr="00903DBA" w:rsidRDefault="00CB1AB5" w:rsidP="00CB1AB5">
      <w:pPr>
        <w:pStyle w:val="Code"/>
      </w:pPr>
      <w:r w:rsidRPr="00903DBA">
        <w:rPr>
          <w:i/>
        </w:rPr>
        <w:t>const</w:t>
      </w:r>
      <w:r w:rsidRPr="00903DBA">
        <w:t>_</w:t>
      </w:r>
      <w:r w:rsidRPr="00903DBA">
        <w:rPr>
          <w:i/>
        </w:rPr>
        <w:t>expression</w:t>
      </w:r>
      <w:r w:rsidRPr="00903DBA">
        <w:t xml:space="preserve"> ::=</w:t>
      </w:r>
    </w:p>
    <w:p w14:paraId="45C0884E" w14:textId="77777777" w:rsidR="00CB1AB5" w:rsidRPr="00903DBA" w:rsidRDefault="00CB1AB5" w:rsidP="00CB1AB5">
      <w:pPr>
        <w:pStyle w:val="Code"/>
      </w:pPr>
      <w:r w:rsidRPr="00903DBA">
        <w:t xml:space="preserve">    </w:t>
      </w:r>
      <w:r w:rsidRPr="00903DBA">
        <w:rPr>
          <w:i/>
        </w:rPr>
        <w:t>conditional</w:t>
      </w:r>
      <w:r w:rsidRPr="00903DBA">
        <w:t>_</w:t>
      </w:r>
      <w:r w:rsidRPr="00903DBA">
        <w:rPr>
          <w:i/>
        </w:rPr>
        <w:t>expression</w:t>
      </w:r>
    </w:p>
    <w:p w14:paraId="0639F1BB" w14:textId="77777777" w:rsidR="00CB1AB5" w:rsidRPr="00903DBA" w:rsidRDefault="00CB1AB5" w:rsidP="00CB1AB5">
      <w:pPr>
        <w:pStyle w:val="Code"/>
      </w:pPr>
    </w:p>
    <w:p w14:paraId="77FB3ACB" w14:textId="77777777" w:rsidR="00CB1AB5" w:rsidRPr="00903DBA" w:rsidRDefault="00CB1AB5" w:rsidP="00CB1AB5">
      <w:pPr>
        <w:pStyle w:val="Code"/>
      </w:pPr>
      <w:r w:rsidRPr="00903DBA">
        <w:rPr>
          <w:i/>
        </w:rPr>
        <w:t>logical</w:t>
      </w:r>
      <w:r w:rsidRPr="00903DBA">
        <w:t>_</w:t>
      </w:r>
      <w:r w:rsidRPr="00903DBA">
        <w:rPr>
          <w:i/>
        </w:rPr>
        <w:t>or</w:t>
      </w:r>
      <w:r w:rsidRPr="00903DBA">
        <w:t>_</w:t>
      </w:r>
      <w:r w:rsidRPr="00903DBA">
        <w:rPr>
          <w:i/>
        </w:rPr>
        <w:t>expression</w:t>
      </w:r>
      <w:r w:rsidRPr="00903DBA">
        <w:t xml:space="preserve"> ::=</w:t>
      </w:r>
    </w:p>
    <w:p w14:paraId="7C0B6FDC" w14:textId="77777777" w:rsidR="00CB1AB5" w:rsidRPr="00903DBA" w:rsidRDefault="00CB1AB5" w:rsidP="00CB1AB5">
      <w:pPr>
        <w:pStyle w:val="Code"/>
      </w:pPr>
      <w:r w:rsidRPr="00903DBA">
        <w:t xml:space="preserve">    </w:t>
      </w:r>
      <w:r w:rsidRPr="00903DBA">
        <w:rPr>
          <w:i/>
        </w:rPr>
        <w:t>logical</w:t>
      </w:r>
      <w:r w:rsidRPr="00903DBA">
        <w:t>_</w:t>
      </w:r>
      <w:r w:rsidRPr="00903DBA">
        <w:rPr>
          <w:i/>
        </w:rPr>
        <w:t>and</w:t>
      </w:r>
      <w:r w:rsidRPr="00903DBA">
        <w:t>_</w:t>
      </w:r>
      <w:r w:rsidRPr="00903DBA">
        <w:rPr>
          <w:i/>
        </w:rPr>
        <w:t>expression</w:t>
      </w:r>
      <w:r w:rsidRPr="00903DBA">
        <w:t xml:space="preserve">  </w:t>
      </w:r>
    </w:p>
    <w:p w14:paraId="5DCF3D56" w14:textId="77777777" w:rsidR="00CB1AB5" w:rsidRPr="00903DBA" w:rsidRDefault="00CB1AB5" w:rsidP="00CB1AB5">
      <w:pPr>
        <w:pStyle w:val="Code"/>
      </w:pPr>
      <w:r w:rsidRPr="00903DBA">
        <w:t xml:space="preserve">  | </w:t>
      </w:r>
      <w:r w:rsidRPr="00903DBA">
        <w:rPr>
          <w:i/>
        </w:rPr>
        <w:t>logical</w:t>
      </w:r>
      <w:r w:rsidRPr="00903DBA">
        <w:t>_</w:t>
      </w:r>
      <w:r w:rsidRPr="00903DBA">
        <w:rPr>
          <w:i/>
        </w:rPr>
        <w:t>or</w:t>
      </w:r>
      <w:r w:rsidRPr="00903DBA">
        <w:t>_</w:t>
      </w:r>
      <w:r w:rsidRPr="00903DBA">
        <w:rPr>
          <w:i/>
        </w:rPr>
        <w:t>expression</w:t>
      </w:r>
      <w:r w:rsidRPr="00903DBA">
        <w:t xml:space="preserve"> </w:t>
      </w:r>
      <w:r w:rsidRPr="00903DBA">
        <w:rPr>
          <w:i/>
        </w:rPr>
        <w:t>||</w:t>
      </w:r>
      <w:r w:rsidRPr="00903DBA">
        <w:t xml:space="preserve"> </w:t>
      </w:r>
      <w:r w:rsidRPr="00903DBA">
        <w:rPr>
          <w:i/>
        </w:rPr>
        <w:t>logical</w:t>
      </w:r>
      <w:r w:rsidRPr="00903DBA">
        <w:t>_</w:t>
      </w:r>
      <w:r w:rsidRPr="00903DBA">
        <w:rPr>
          <w:i/>
        </w:rPr>
        <w:t>and</w:t>
      </w:r>
      <w:r w:rsidRPr="00903DBA">
        <w:t>_</w:t>
      </w:r>
      <w:r w:rsidRPr="00903DBA">
        <w:rPr>
          <w:i/>
        </w:rPr>
        <w:t>expression</w:t>
      </w:r>
    </w:p>
    <w:p w14:paraId="7270F42A" w14:textId="77777777" w:rsidR="00CB1AB5" w:rsidRPr="00903DBA" w:rsidRDefault="00CB1AB5" w:rsidP="00CB1AB5">
      <w:pPr>
        <w:pStyle w:val="Code"/>
      </w:pPr>
    </w:p>
    <w:p w14:paraId="7253ECFC" w14:textId="77777777" w:rsidR="00CB1AB5" w:rsidRPr="00903DBA" w:rsidRDefault="00CB1AB5" w:rsidP="00CB1AB5">
      <w:pPr>
        <w:pStyle w:val="Code"/>
      </w:pPr>
      <w:r w:rsidRPr="00903DBA">
        <w:rPr>
          <w:i/>
        </w:rPr>
        <w:t>logical</w:t>
      </w:r>
      <w:r w:rsidRPr="00903DBA">
        <w:t>_</w:t>
      </w:r>
      <w:r w:rsidRPr="00903DBA">
        <w:rPr>
          <w:i/>
        </w:rPr>
        <w:t>and</w:t>
      </w:r>
      <w:r w:rsidRPr="00903DBA">
        <w:t>_</w:t>
      </w:r>
      <w:r w:rsidRPr="00903DBA">
        <w:rPr>
          <w:i/>
        </w:rPr>
        <w:t>expression</w:t>
      </w:r>
      <w:r w:rsidRPr="00903DBA">
        <w:t xml:space="preserve"> ::=</w:t>
      </w:r>
    </w:p>
    <w:p w14:paraId="18B777F6" w14:textId="00DA9426" w:rsidR="00CB1AB5" w:rsidRPr="00903DBA" w:rsidRDefault="00CB1AB5" w:rsidP="00CB1AB5">
      <w:pPr>
        <w:pStyle w:val="Code"/>
      </w:pPr>
      <w:r w:rsidRPr="00903DBA">
        <w:t xml:space="preserve">    </w:t>
      </w:r>
      <w:r w:rsidR="00FC270F" w:rsidRPr="00903DBA">
        <w:rPr>
          <w:i/>
        </w:rPr>
        <w:t>bitwise_or_expression</w:t>
      </w:r>
      <w:r w:rsidRPr="00903DBA">
        <w:t xml:space="preserve">  </w:t>
      </w:r>
    </w:p>
    <w:p w14:paraId="5181C7F2" w14:textId="2405310E" w:rsidR="00CB1AB5" w:rsidRPr="00903DBA" w:rsidRDefault="00CB1AB5" w:rsidP="00CB1AB5">
      <w:pPr>
        <w:pStyle w:val="Code"/>
      </w:pPr>
      <w:r w:rsidRPr="00903DBA">
        <w:t xml:space="preserve">  | </w:t>
      </w:r>
      <w:r w:rsidRPr="00903DBA">
        <w:rPr>
          <w:i/>
        </w:rPr>
        <w:t>bitwise</w:t>
      </w:r>
      <w:r w:rsidRPr="00903DBA">
        <w:t>_</w:t>
      </w:r>
      <w:r w:rsidRPr="00903DBA">
        <w:rPr>
          <w:i/>
        </w:rPr>
        <w:t>and</w:t>
      </w:r>
      <w:r w:rsidRPr="00903DBA">
        <w:t>_</w:t>
      </w:r>
      <w:r w:rsidRPr="00903DBA">
        <w:rPr>
          <w:i/>
        </w:rPr>
        <w:t>expression</w:t>
      </w:r>
      <w:r w:rsidRPr="00903DBA">
        <w:t xml:space="preserve"> </w:t>
      </w:r>
      <w:r w:rsidRPr="00903DBA">
        <w:rPr>
          <w:b/>
        </w:rPr>
        <w:t>&amp;&amp;</w:t>
      </w:r>
      <w:r w:rsidRPr="00903DBA">
        <w:t xml:space="preserve"> </w:t>
      </w:r>
      <w:r w:rsidR="00FC270F" w:rsidRPr="00903DBA">
        <w:rPr>
          <w:i/>
        </w:rPr>
        <w:t>bitwise_or_expression</w:t>
      </w:r>
    </w:p>
    <w:p w14:paraId="7AE075DD" w14:textId="77777777" w:rsidR="00CB1AB5" w:rsidRPr="00903DBA" w:rsidRDefault="00CB1AB5" w:rsidP="00CB1AB5">
      <w:pPr>
        <w:pStyle w:val="Code"/>
      </w:pPr>
    </w:p>
    <w:p w14:paraId="10168F28" w14:textId="4F164EF5" w:rsidR="00CB1AB5" w:rsidRPr="00903DBA" w:rsidRDefault="00FC270F" w:rsidP="00CB1AB5">
      <w:pPr>
        <w:pStyle w:val="Code"/>
      </w:pPr>
      <w:r w:rsidRPr="00903DBA">
        <w:rPr>
          <w:i/>
        </w:rPr>
        <w:t>bitwise_or_expression</w:t>
      </w:r>
      <w:r w:rsidR="00CB1AB5" w:rsidRPr="00903DBA">
        <w:t xml:space="preserve"> ::=</w:t>
      </w:r>
    </w:p>
    <w:p w14:paraId="4C7EAC59" w14:textId="77777777" w:rsidR="00CB1AB5" w:rsidRPr="00903DBA" w:rsidRDefault="00CB1AB5" w:rsidP="00CB1AB5">
      <w:pPr>
        <w:pStyle w:val="Code"/>
      </w:pPr>
      <w:r w:rsidRPr="00903DBA">
        <w:t xml:space="preserve">    </w:t>
      </w:r>
      <w:r w:rsidRPr="00903DBA">
        <w:rPr>
          <w:i/>
        </w:rPr>
        <w:t>bitwise</w:t>
      </w:r>
      <w:r w:rsidRPr="00903DBA">
        <w:t>_</w:t>
      </w:r>
      <w:r w:rsidRPr="00903DBA">
        <w:rPr>
          <w:i/>
        </w:rPr>
        <w:t>xor</w:t>
      </w:r>
      <w:r w:rsidRPr="00903DBA">
        <w:t>_</w:t>
      </w:r>
      <w:r w:rsidRPr="00903DBA">
        <w:rPr>
          <w:i/>
        </w:rPr>
        <w:t>expression</w:t>
      </w:r>
    </w:p>
    <w:p w14:paraId="32A6C2BA" w14:textId="19A7BE25" w:rsidR="00CB1AB5" w:rsidRPr="00903DBA" w:rsidRDefault="00CB1AB5" w:rsidP="00CB1AB5">
      <w:pPr>
        <w:pStyle w:val="Code"/>
      </w:pPr>
      <w:r w:rsidRPr="00903DBA">
        <w:t xml:space="preserve">  | </w:t>
      </w:r>
      <w:r w:rsidR="00FC270F" w:rsidRPr="00903DBA">
        <w:rPr>
          <w:i/>
        </w:rPr>
        <w:t>bitwise_or_expression</w:t>
      </w:r>
      <w:r w:rsidRPr="00903DBA">
        <w:t xml:space="preserve"> </w:t>
      </w:r>
      <w:r w:rsidRPr="00903DBA">
        <w:rPr>
          <w:b/>
        </w:rPr>
        <w:t>|</w:t>
      </w:r>
      <w:r w:rsidRPr="00903DBA">
        <w:t xml:space="preserve"> </w:t>
      </w:r>
      <w:r w:rsidRPr="00903DBA">
        <w:rPr>
          <w:i/>
        </w:rPr>
        <w:t>bitwise</w:t>
      </w:r>
      <w:r w:rsidRPr="00903DBA">
        <w:t>_</w:t>
      </w:r>
      <w:r w:rsidRPr="00903DBA">
        <w:rPr>
          <w:i/>
        </w:rPr>
        <w:t>xor</w:t>
      </w:r>
      <w:r w:rsidRPr="00903DBA">
        <w:t>_</w:t>
      </w:r>
      <w:r w:rsidRPr="00903DBA">
        <w:rPr>
          <w:i/>
        </w:rPr>
        <w:t>expression</w:t>
      </w:r>
    </w:p>
    <w:p w14:paraId="42891EBB" w14:textId="77777777" w:rsidR="00CB1AB5" w:rsidRPr="00903DBA" w:rsidRDefault="00CB1AB5" w:rsidP="00CB1AB5">
      <w:pPr>
        <w:pStyle w:val="Code"/>
      </w:pPr>
    </w:p>
    <w:p w14:paraId="216CB883" w14:textId="77777777" w:rsidR="00CB1AB5" w:rsidRPr="00903DBA" w:rsidRDefault="00CB1AB5" w:rsidP="00CB1AB5">
      <w:pPr>
        <w:pStyle w:val="Code"/>
      </w:pPr>
      <w:r w:rsidRPr="00903DBA">
        <w:rPr>
          <w:i/>
        </w:rPr>
        <w:t>bitwise</w:t>
      </w:r>
      <w:r w:rsidRPr="00903DBA">
        <w:t>_</w:t>
      </w:r>
      <w:r w:rsidRPr="00903DBA">
        <w:rPr>
          <w:i/>
        </w:rPr>
        <w:t>xor</w:t>
      </w:r>
      <w:r w:rsidRPr="00903DBA">
        <w:t>_</w:t>
      </w:r>
      <w:r w:rsidRPr="00903DBA">
        <w:rPr>
          <w:i/>
        </w:rPr>
        <w:t>expression</w:t>
      </w:r>
      <w:r w:rsidRPr="00903DBA">
        <w:t xml:space="preserve"> ::=</w:t>
      </w:r>
    </w:p>
    <w:p w14:paraId="62EF457E" w14:textId="77777777" w:rsidR="00CB1AB5" w:rsidRPr="00903DBA" w:rsidRDefault="00CB1AB5" w:rsidP="00CB1AB5">
      <w:pPr>
        <w:pStyle w:val="Code"/>
      </w:pPr>
      <w:r w:rsidRPr="00903DBA">
        <w:t xml:space="preserve">    </w:t>
      </w:r>
      <w:r w:rsidRPr="00903DBA">
        <w:rPr>
          <w:i/>
        </w:rPr>
        <w:t>bitwise</w:t>
      </w:r>
      <w:r w:rsidRPr="00903DBA">
        <w:t>_</w:t>
      </w:r>
      <w:r w:rsidRPr="00903DBA">
        <w:rPr>
          <w:i/>
        </w:rPr>
        <w:t>and</w:t>
      </w:r>
      <w:r w:rsidRPr="00903DBA">
        <w:t>_</w:t>
      </w:r>
      <w:r w:rsidRPr="00903DBA">
        <w:rPr>
          <w:i/>
        </w:rPr>
        <w:t>expression</w:t>
      </w:r>
    </w:p>
    <w:p w14:paraId="1049CCB1" w14:textId="77777777" w:rsidR="00CB1AB5" w:rsidRPr="00903DBA" w:rsidRDefault="00CB1AB5" w:rsidP="00CB1AB5">
      <w:pPr>
        <w:pStyle w:val="Code"/>
      </w:pPr>
      <w:r w:rsidRPr="00903DBA">
        <w:t xml:space="preserve">  | </w:t>
      </w:r>
      <w:r w:rsidRPr="00903DBA">
        <w:rPr>
          <w:i/>
        </w:rPr>
        <w:t>bitwise</w:t>
      </w:r>
      <w:r w:rsidRPr="00903DBA">
        <w:t>_</w:t>
      </w:r>
      <w:r w:rsidRPr="00903DBA">
        <w:rPr>
          <w:i/>
        </w:rPr>
        <w:t>xor</w:t>
      </w:r>
      <w:r w:rsidRPr="00903DBA">
        <w:t>_</w:t>
      </w:r>
      <w:r w:rsidRPr="00903DBA">
        <w:rPr>
          <w:i/>
        </w:rPr>
        <w:t>expression</w:t>
      </w:r>
      <w:r w:rsidRPr="00903DBA">
        <w:t xml:space="preserve"> </w:t>
      </w:r>
      <w:r w:rsidRPr="00903DBA">
        <w:rPr>
          <w:b/>
        </w:rPr>
        <w:t>^</w:t>
      </w:r>
      <w:r w:rsidRPr="00903DBA">
        <w:t xml:space="preserve"> </w:t>
      </w:r>
      <w:r w:rsidRPr="00903DBA">
        <w:rPr>
          <w:i/>
        </w:rPr>
        <w:t>bitwise</w:t>
      </w:r>
      <w:r w:rsidRPr="00903DBA">
        <w:t>_</w:t>
      </w:r>
      <w:r w:rsidRPr="00903DBA">
        <w:rPr>
          <w:i/>
        </w:rPr>
        <w:t>and</w:t>
      </w:r>
      <w:r w:rsidRPr="00903DBA">
        <w:t>_</w:t>
      </w:r>
      <w:r w:rsidRPr="00903DBA">
        <w:rPr>
          <w:i/>
        </w:rPr>
        <w:t>expression</w:t>
      </w:r>
    </w:p>
    <w:p w14:paraId="7A3E5493" w14:textId="77777777" w:rsidR="00CB1AB5" w:rsidRPr="00903DBA" w:rsidRDefault="00CB1AB5" w:rsidP="00CB1AB5">
      <w:pPr>
        <w:pStyle w:val="Code"/>
      </w:pPr>
    </w:p>
    <w:p w14:paraId="443F8709" w14:textId="77777777" w:rsidR="00CB1AB5" w:rsidRPr="00903DBA" w:rsidRDefault="00CB1AB5" w:rsidP="00CB1AB5">
      <w:pPr>
        <w:pStyle w:val="Code"/>
      </w:pPr>
      <w:r w:rsidRPr="00903DBA">
        <w:rPr>
          <w:i/>
        </w:rPr>
        <w:t>bitwise</w:t>
      </w:r>
      <w:r w:rsidRPr="00903DBA">
        <w:t>_</w:t>
      </w:r>
      <w:r w:rsidRPr="00903DBA">
        <w:rPr>
          <w:i/>
        </w:rPr>
        <w:t>and</w:t>
      </w:r>
      <w:r w:rsidRPr="00903DBA">
        <w:t>_</w:t>
      </w:r>
      <w:r w:rsidRPr="00903DBA">
        <w:rPr>
          <w:i/>
        </w:rPr>
        <w:t>expression</w:t>
      </w:r>
      <w:r w:rsidRPr="00903DBA">
        <w:t xml:space="preserve"> ::=</w:t>
      </w:r>
    </w:p>
    <w:p w14:paraId="542C3305" w14:textId="77777777" w:rsidR="00CB1AB5" w:rsidRPr="00903DBA" w:rsidRDefault="00CB1AB5" w:rsidP="00CB1AB5">
      <w:pPr>
        <w:pStyle w:val="Code"/>
      </w:pPr>
      <w:r w:rsidRPr="00903DBA">
        <w:t xml:space="preserve">    </w:t>
      </w:r>
      <w:r w:rsidRPr="00903DBA">
        <w:rPr>
          <w:i/>
        </w:rPr>
        <w:t>equality</w:t>
      </w:r>
      <w:r w:rsidRPr="00903DBA">
        <w:t>_</w:t>
      </w:r>
      <w:r w:rsidRPr="00903DBA">
        <w:rPr>
          <w:i/>
        </w:rPr>
        <w:t>expression</w:t>
      </w:r>
      <w:r w:rsidRPr="00903DBA">
        <w:t xml:space="preserve">  </w:t>
      </w:r>
    </w:p>
    <w:p w14:paraId="3EAE1CFC" w14:textId="77777777" w:rsidR="00CB1AB5" w:rsidRPr="00903DBA" w:rsidRDefault="00CB1AB5" w:rsidP="00CB1AB5">
      <w:pPr>
        <w:pStyle w:val="Code"/>
      </w:pPr>
      <w:r w:rsidRPr="00903DBA">
        <w:t xml:space="preserve">  | </w:t>
      </w:r>
      <w:r w:rsidRPr="00903DBA">
        <w:rPr>
          <w:i/>
        </w:rPr>
        <w:t>bitwise</w:t>
      </w:r>
      <w:r w:rsidRPr="00903DBA">
        <w:t>_</w:t>
      </w:r>
      <w:r w:rsidRPr="00903DBA">
        <w:rPr>
          <w:i/>
        </w:rPr>
        <w:t>and</w:t>
      </w:r>
      <w:r w:rsidRPr="00903DBA">
        <w:t>_</w:t>
      </w:r>
      <w:r w:rsidRPr="00903DBA">
        <w:rPr>
          <w:i/>
        </w:rPr>
        <w:t>expression</w:t>
      </w:r>
      <w:r w:rsidRPr="00903DBA">
        <w:t xml:space="preserve"> </w:t>
      </w:r>
      <w:r w:rsidRPr="00903DBA">
        <w:rPr>
          <w:b/>
        </w:rPr>
        <w:t>&amp;</w:t>
      </w:r>
      <w:r w:rsidRPr="00903DBA">
        <w:t xml:space="preserve"> </w:t>
      </w:r>
      <w:r w:rsidRPr="00903DBA">
        <w:rPr>
          <w:i/>
        </w:rPr>
        <w:t>equality</w:t>
      </w:r>
      <w:r w:rsidRPr="00903DBA">
        <w:t>_</w:t>
      </w:r>
      <w:r w:rsidRPr="00903DBA">
        <w:rPr>
          <w:i/>
        </w:rPr>
        <w:t>expression</w:t>
      </w:r>
    </w:p>
    <w:p w14:paraId="389AC50A" w14:textId="77777777" w:rsidR="00CB1AB5" w:rsidRPr="00903DBA" w:rsidRDefault="00CB1AB5" w:rsidP="00CB1AB5">
      <w:pPr>
        <w:pStyle w:val="Code"/>
      </w:pPr>
    </w:p>
    <w:p w14:paraId="2485F424" w14:textId="77777777" w:rsidR="00CB1AB5" w:rsidRPr="00903DBA" w:rsidRDefault="00CB1AB5" w:rsidP="00CB1AB5">
      <w:pPr>
        <w:pStyle w:val="Code"/>
      </w:pPr>
      <w:r w:rsidRPr="00903DBA">
        <w:rPr>
          <w:i/>
        </w:rPr>
        <w:t>equality</w:t>
      </w:r>
      <w:r w:rsidRPr="00903DBA">
        <w:t>_</w:t>
      </w:r>
      <w:r w:rsidRPr="00903DBA">
        <w:rPr>
          <w:i/>
        </w:rPr>
        <w:t>expression</w:t>
      </w:r>
      <w:r w:rsidRPr="00903DBA">
        <w:t xml:space="preserve"> ::=</w:t>
      </w:r>
    </w:p>
    <w:p w14:paraId="41F3C4F2" w14:textId="77777777" w:rsidR="00CB1AB5" w:rsidRPr="00903DBA" w:rsidRDefault="00CB1AB5" w:rsidP="00CB1AB5">
      <w:pPr>
        <w:pStyle w:val="Code"/>
      </w:pPr>
      <w:r w:rsidRPr="00903DBA">
        <w:t xml:space="preserve">    </w:t>
      </w:r>
      <w:r w:rsidRPr="00903DBA">
        <w:rPr>
          <w:i/>
        </w:rPr>
        <w:t>relation</w:t>
      </w:r>
      <w:r w:rsidRPr="00903DBA">
        <w:t>_</w:t>
      </w:r>
      <w:r w:rsidRPr="00903DBA">
        <w:rPr>
          <w:i/>
        </w:rPr>
        <w:t>expression</w:t>
      </w:r>
      <w:r w:rsidRPr="00903DBA">
        <w:t xml:space="preserve">  </w:t>
      </w:r>
    </w:p>
    <w:p w14:paraId="3FD756C6" w14:textId="77777777" w:rsidR="00CB1AB5" w:rsidRPr="00903DBA" w:rsidRDefault="00CB1AB5" w:rsidP="00CB1AB5">
      <w:pPr>
        <w:pStyle w:val="Code"/>
      </w:pPr>
      <w:r w:rsidRPr="00903DBA">
        <w:t xml:space="preserve">  | </w:t>
      </w:r>
      <w:r w:rsidRPr="00903DBA">
        <w:rPr>
          <w:i/>
        </w:rPr>
        <w:t>equality</w:t>
      </w:r>
      <w:r w:rsidRPr="00903DBA">
        <w:t>_</w:t>
      </w:r>
      <w:r w:rsidRPr="00903DBA">
        <w:rPr>
          <w:i/>
        </w:rPr>
        <w:t>expression</w:t>
      </w:r>
      <w:r w:rsidRPr="00903DBA">
        <w:t xml:space="preserve"> </w:t>
      </w:r>
      <w:r w:rsidRPr="00903DBA">
        <w:rPr>
          <w:i/>
        </w:rPr>
        <w:t>equality</w:t>
      </w:r>
      <w:r w:rsidRPr="00903DBA">
        <w:t>_</w:t>
      </w:r>
      <w:r w:rsidRPr="00903DBA">
        <w:rPr>
          <w:i/>
        </w:rPr>
        <w:t>operator</w:t>
      </w:r>
      <w:r w:rsidRPr="00903DBA">
        <w:t xml:space="preserve"> </w:t>
      </w:r>
      <w:r w:rsidRPr="00903DBA">
        <w:rPr>
          <w:i/>
        </w:rPr>
        <w:t>relation</w:t>
      </w:r>
      <w:r w:rsidRPr="00903DBA">
        <w:t>_</w:t>
      </w:r>
      <w:r w:rsidRPr="00903DBA">
        <w:rPr>
          <w:i/>
        </w:rPr>
        <w:t>expression</w:t>
      </w:r>
    </w:p>
    <w:p w14:paraId="4328C21F" w14:textId="77777777" w:rsidR="00CB1AB5" w:rsidRPr="00903DBA" w:rsidRDefault="00CB1AB5" w:rsidP="00CB1AB5">
      <w:pPr>
        <w:pStyle w:val="Code"/>
      </w:pPr>
    </w:p>
    <w:p w14:paraId="0DABF116" w14:textId="77777777" w:rsidR="00CB1AB5" w:rsidRPr="00903DBA" w:rsidRDefault="00CB1AB5" w:rsidP="00CB1AB5">
      <w:pPr>
        <w:pStyle w:val="Code"/>
      </w:pPr>
      <w:r w:rsidRPr="00903DBA">
        <w:rPr>
          <w:i/>
        </w:rPr>
        <w:t>equality</w:t>
      </w:r>
      <w:r w:rsidRPr="00903DBA">
        <w:t>_</w:t>
      </w:r>
      <w:r w:rsidRPr="00903DBA">
        <w:rPr>
          <w:i/>
        </w:rPr>
        <w:t>operator</w:t>
      </w:r>
      <w:r w:rsidRPr="00903DBA">
        <w:t xml:space="preserve"> ::=</w:t>
      </w:r>
    </w:p>
    <w:p w14:paraId="184C99F5"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p>
    <w:p w14:paraId="4DBB11FD" w14:textId="77777777" w:rsidR="00CB1AB5" w:rsidRPr="00903DBA" w:rsidRDefault="00CB1AB5" w:rsidP="00CB1AB5">
      <w:pPr>
        <w:pStyle w:val="Code"/>
      </w:pPr>
    </w:p>
    <w:p w14:paraId="1CADE36A" w14:textId="77777777" w:rsidR="00CB1AB5" w:rsidRPr="00903DBA" w:rsidRDefault="00CB1AB5" w:rsidP="00CB1AB5">
      <w:pPr>
        <w:pStyle w:val="Code"/>
      </w:pPr>
      <w:r w:rsidRPr="00903DBA">
        <w:rPr>
          <w:i/>
        </w:rPr>
        <w:t>relation</w:t>
      </w:r>
      <w:r w:rsidRPr="00903DBA">
        <w:t>_</w:t>
      </w:r>
      <w:r w:rsidRPr="00903DBA">
        <w:rPr>
          <w:i/>
        </w:rPr>
        <w:t>expression</w:t>
      </w:r>
      <w:r w:rsidRPr="00903DBA">
        <w:t xml:space="preserve"> ::=</w:t>
      </w:r>
    </w:p>
    <w:p w14:paraId="55FA1E71" w14:textId="77777777" w:rsidR="00CB1AB5" w:rsidRPr="00903DBA" w:rsidRDefault="00CB1AB5" w:rsidP="00CB1AB5">
      <w:pPr>
        <w:pStyle w:val="Code"/>
      </w:pPr>
      <w:r w:rsidRPr="00903DBA">
        <w:t xml:space="preserve">    </w:t>
      </w:r>
      <w:r w:rsidRPr="00903DBA">
        <w:rPr>
          <w:i/>
        </w:rPr>
        <w:t>shift</w:t>
      </w:r>
      <w:r w:rsidRPr="00903DBA">
        <w:t>_</w:t>
      </w:r>
      <w:r w:rsidRPr="00903DBA">
        <w:rPr>
          <w:i/>
        </w:rPr>
        <w:t>expression</w:t>
      </w:r>
      <w:r w:rsidRPr="00903DBA">
        <w:t xml:space="preserve">  </w:t>
      </w:r>
    </w:p>
    <w:p w14:paraId="776EB315" w14:textId="77777777" w:rsidR="00CB1AB5" w:rsidRPr="00903DBA" w:rsidRDefault="00CB1AB5" w:rsidP="00CB1AB5">
      <w:pPr>
        <w:pStyle w:val="Code"/>
      </w:pPr>
      <w:r w:rsidRPr="00903DBA">
        <w:t xml:space="preserve">  | </w:t>
      </w:r>
      <w:r w:rsidRPr="00903DBA">
        <w:rPr>
          <w:i/>
        </w:rPr>
        <w:t>relation</w:t>
      </w:r>
      <w:r w:rsidRPr="00903DBA">
        <w:t>_</w:t>
      </w:r>
      <w:r w:rsidRPr="00903DBA">
        <w:rPr>
          <w:i/>
        </w:rPr>
        <w:t>expression</w:t>
      </w:r>
      <w:r w:rsidRPr="00903DBA">
        <w:t xml:space="preserve"> </w:t>
      </w:r>
      <w:r w:rsidRPr="00903DBA">
        <w:rPr>
          <w:i/>
        </w:rPr>
        <w:t>relation</w:t>
      </w:r>
      <w:r w:rsidRPr="00903DBA">
        <w:t>_</w:t>
      </w:r>
      <w:r w:rsidRPr="00903DBA">
        <w:rPr>
          <w:i/>
        </w:rPr>
        <w:t>operator</w:t>
      </w:r>
      <w:r w:rsidRPr="00903DBA">
        <w:t xml:space="preserve"> </w:t>
      </w:r>
      <w:r w:rsidRPr="00903DBA">
        <w:rPr>
          <w:i/>
        </w:rPr>
        <w:t>shift</w:t>
      </w:r>
      <w:r w:rsidRPr="00903DBA">
        <w:t>_</w:t>
      </w:r>
      <w:r w:rsidRPr="00903DBA">
        <w:rPr>
          <w:i/>
        </w:rPr>
        <w:t>expression</w:t>
      </w:r>
    </w:p>
    <w:p w14:paraId="6CD92B41" w14:textId="77777777" w:rsidR="00CB1AB5" w:rsidRPr="00903DBA" w:rsidRDefault="00CB1AB5" w:rsidP="00CB1AB5">
      <w:pPr>
        <w:pStyle w:val="Code"/>
      </w:pPr>
    </w:p>
    <w:p w14:paraId="625D5BEA" w14:textId="77777777" w:rsidR="00CB1AB5" w:rsidRPr="00903DBA" w:rsidRDefault="00CB1AB5" w:rsidP="00CB1AB5">
      <w:pPr>
        <w:pStyle w:val="Code"/>
      </w:pPr>
      <w:r w:rsidRPr="00903DBA">
        <w:rPr>
          <w:i/>
        </w:rPr>
        <w:t>relation</w:t>
      </w:r>
      <w:r w:rsidRPr="00903DBA">
        <w:t>_</w:t>
      </w:r>
      <w:r w:rsidRPr="00903DBA">
        <w:rPr>
          <w:i/>
        </w:rPr>
        <w:t>operator</w:t>
      </w:r>
      <w:r w:rsidRPr="00903DBA">
        <w:t xml:space="preserve"> ::=</w:t>
      </w:r>
    </w:p>
    <w:p w14:paraId="329C113A" w14:textId="77777777" w:rsidR="00CB1AB5" w:rsidRPr="00903DBA" w:rsidRDefault="00CB1AB5" w:rsidP="00CB1AB5">
      <w:pPr>
        <w:pStyle w:val="Code"/>
      </w:pPr>
      <w:r w:rsidRPr="00903DBA">
        <w:t xml:space="preserve">    </w:t>
      </w:r>
      <w:r w:rsidRPr="00903DBA">
        <w:rPr>
          <w:b/>
        </w:rPr>
        <w:t>&lt;</w:t>
      </w:r>
      <w:r w:rsidRPr="00903DBA">
        <w:t xml:space="preserve"> | </w:t>
      </w:r>
      <w:r w:rsidRPr="00903DBA">
        <w:rPr>
          <w:b/>
        </w:rPr>
        <w:t>&lt;=</w:t>
      </w:r>
      <w:r w:rsidRPr="00903DBA">
        <w:t xml:space="preserve"> | </w:t>
      </w:r>
      <w:r w:rsidRPr="00903DBA">
        <w:rPr>
          <w:b/>
        </w:rPr>
        <w:t>&gt;</w:t>
      </w:r>
      <w:r w:rsidRPr="00903DBA">
        <w:t xml:space="preserve"> | </w:t>
      </w:r>
      <w:r w:rsidRPr="00903DBA">
        <w:rPr>
          <w:b/>
        </w:rPr>
        <w:t>&gt;=</w:t>
      </w:r>
    </w:p>
    <w:p w14:paraId="284DA328" w14:textId="77777777" w:rsidR="00CB1AB5" w:rsidRPr="00903DBA" w:rsidRDefault="00CB1AB5" w:rsidP="00CB1AB5">
      <w:pPr>
        <w:pStyle w:val="Code"/>
      </w:pPr>
      <w:r w:rsidRPr="00903DBA">
        <w:t xml:space="preserve"> </w:t>
      </w:r>
    </w:p>
    <w:p w14:paraId="4578FB24" w14:textId="77777777" w:rsidR="00CB1AB5" w:rsidRPr="00903DBA" w:rsidRDefault="00CB1AB5" w:rsidP="00CB1AB5">
      <w:pPr>
        <w:pStyle w:val="Code"/>
      </w:pPr>
      <w:r w:rsidRPr="00903DBA">
        <w:rPr>
          <w:i/>
        </w:rPr>
        <w:t>shift</w:t>
      </w:r>
      <w:r w:rsidRPr="00903DBA">
        <w:t>_</w:t>
      </w:r>
      <w:r w:rsidRPr="00903DBA">
        <w:rPr>
          <w:i/>
        </w:rPr>
        <w:t>expression</w:t>
      </w:r>
      <w:r w:rsidRPr="00903DBA">
        <w:t xml:space="preserve"> ::=</w:t>
      </w:r>
    </w:p>
    <w:p w14:paraId="4D47641A" w14:textId="77777777" w:rsidR="00CB1AB5" w:rsidRPr="00903DBA" w:rsidRDefault="00CB1AB5" w:rsidP="00CB1AB5">
      <w:pPr>
        <w:pStyle w:val="Code"/>
      </w:pPr>
      <w:r w:rsidRPr="00903DBA">
        <w:t xml:space="preserve">    </w:t>
      </w:r>
      <w:r w:rsidRPr="00903DBA">
        <w:rPr>
          <w:i/>
        </w:rPr>
        <w:t>add</w:t>
      </w:r>
      <w:r w:rsidRPr="00903DBA">
        <w:t>_</w:t>
      </w:r>
      <w:r w:rsidRPr="00903DBA">
        <w:rPr>
          <w:i/>
        </w:rPr>
        <w:t>expression</w:t>
      </w:r>
      <w:r w:rsidRPr="00903DBA">
        <w:t xml:space="preserve">  </w:t>
      </w:r>
    </w:p>
    <w:p w14:paraId="46D812FC" w14:textId="77777777" w:rsidR="00CB1AB5" w:rsidRPr="00903DBA" w:rsidRDefault="00CB1AB5" w:rsidP="00CB1AB5">
      <w:pPr>
        <w:pStyle w:val="Code"/>
      </w:pPr>
      <w:r w:rsidRPr="00903DBA">
        <w:t xml:space="preserve">  | </w:t>
      </w:r>
      <w:r w:rsidRPr="00903DBA">
        <w:rPr>
          <w:i/>
        </w:rPr>
        <w:t>shift</w:t>
      </w:r>
      <w:r w:rsidRPr="00903DBA">
        <w:t>_</w:t>
      </w:r>
      <w:r w:rsidRPr="00903DBA">
        <w:rPr>
          <w:i/>
        </w:rPr>
        <w:t>expression</w:t>
      </w:r>
      <w:r w:rsidRPr="00903DBA">
        <w:t xml:space="preserve"> </w:t>
      </w:r>
      <w:r w:rsidRPr="00903DBA">
        <w:rPr>
          <w:i/>
        </w:rPr>
        <w:t>shift</w:t>
      </w:r>
      <w:r w:rsidRPr="00903DBA">
        <w:t>_</w:t>
      </w:r>
      <w:r w:rsidRPr="00903DBA">
        <w:rPr>
          <w:i/>
        </w:rPr>
        <w:t>operator</w:t>
      </w:r>
      <w:r w:rsidRPr="00903DBA">
        <w:t xml:space="preserve"> </w:t>
      </w:r>
      <w:r w:rsidRPr="00903DBA">
        <w:rPr>
          <w:i/>
        </w:rPr>
        <w:t>add</w:t>
      </w:r>
      <w:r w:rsidRPr="00903DBA">
        <w:t>_</w:t>
      </w:r>
      <w:r w:rsidRPr="00903DBA">
        <w:rPr>
          <w:i/>
        </w:rPr>
        <w:t>expression</w:t>
      </w:r>
    </w:p>
    <w:p w14:paraId="6A5D29B5" w14:textId="77777777" w:rsidR="00CB1AB5" w:rsidRPr="00903DBA" w:rsidRDefault="00CB1AB5" w:rsidP="00CB1AB5">
      <w:pPr>
        <w:pStyle w:val="Code"/>
      </w:pPr>
    </w:p>
    <w:p w14:paraId="1315EEA1" w14:textId="77777777" w:rsidR="00CB1AB5" w:rsidRPr="00903DBA" w:rsidRDefault="00CB1AB5" w:rsidP="00CB1AB5">
      <w:pPr>
        <w:pStyle w:val="Code"/>
      </w:pPr>
      <w:r w:rsidRPr="00903DBA">
        <w:rPr>
          <w:i/>
        </w:rPr>
        <w:t>shift</w:t>
      </w:r>
      <w:r w:rsidRPr="00903DBA">
        <w:t>_</w:t>
      </w:r>
      <w:r w:rsidRPr="00903DBA">
        <w:rPr>
          <w:i/>
        </w:rPr>
        <w:t>operator</w:t>
      </w:r>
      <w:r w:rsidRPr="00903DBA">
        <w:t xml:space="preserve"> ::=</w:t>
      </w:r>
    </w:p>
    <w:p w14:paraId="4B706337" w14:textId="77777777" w:rsidR="00CB1AB5" w:rsidRPr="00903DBA" w:rsidRDefault="00CB1AB5" w:rsidP="00CB1AB5">
      <w:pPr>
        <w:pStyle w:val="Code"/>
      </w:pPr>
      <w:r w:rsidRPr="00903DBA">
        <w:t xml:space="preserve">    </w:t>
      </w:r>
      <w:r w:rsidRPr="00903DBA">
        <w:rPr>
          <w:b/>
        </w:rPr>
        <w:t>&lt;&lt;</w:t>
      </w:r>
      <w:r w:rsidRPr="00903DBA">
        <w:t xml:space="preserve"> | </w:t>
      </w:r>
      <w:r w:rsidRPr="00903DBA">
        <w:rPr>
          <w:b/>
        </w:rPr>
        <w:t>&gt;&gt;</w:t>
      </w:r>
    </w:p>
    <w:p w14:paraId="319B0ED2" w14:textId="77777777" w:rsidR="00CB1AB5" w:rsidRPr="00903DBA" w:rsidRDefault="00CB1AB5" w:rsidP="00CB1AB5">
      <w:pPr>
        <w:pStyle w:val="Code"/>
      </w:pPr>
    </w:p>
    <w:p w14:paraId="24945FF7" w14:textId="77777777" w:rsidR="00CB1AB5" w:rsidRPr="00903DBA" w:rsidRDefault="00CB1AB5" w:rsidP="00CB1AB5">
      <w:pPr>
        <w:pStyle w:val="Code"/>
      </w:pPr>
      <w:r w:rsidRPr="00903DBA">
        <w:rPr>
          <w:i/>
        </w:rPr>
        <w:t>add</w:t>
      </w:r>
      <w:r w:rsidRPr="00903DBA">
        <w:t>_</w:t>
      </w:r>
      <w:r w:rsidRPr="00903DBA">
        <w:rPr>
          <w:i/>
        </w:rPr>
        <w:t>expression</w:t>
      </w:r>
      <w:r w:rsidRPr="00903DBA">
        <w:t xml:space="preserve"> ::=</w:t>
      </w:r>
    </w:p>
    <w:p w14:paraId="6B3239C1" w14:textId="77777777" w:rsidR="00CB1AB5" w:rsidRPr="00903DBA" w:rsidRDefault="00CB1AB5" w:rsidP="00CB1AB5">
      <w:pPr>
        <w:pStyle w:val="Code"/>
      </w:pPr>
      <w:r w:rsidRPr="00903DBA">
        <w:t xml:space="preserve">    </w:t>
      </w:r>
      <w:r w:rsidRPr="00903DBA">
        <w:rPr>
          <w:i/>
        </w:rPr>
        <w:t>multiply</w:t>
      </w:r>
      <w:r w:rsidRPr="00903DBA">
        <w:t>_</w:t>
      </w:r>
      <w:r w:rsidRPr="00903DBA">
        <w:rPr>
          <w:i/>
        </w:rPr>
        <w:t>expression</w:t>
      </w:r>
      <w:r w:rsidRPr="00903DBA">
        <w:t xml:space="preserve">  </w:t>
      </w:r>
    </w:p>
    <w:p w14:paraId="00DE95B5" w14:textId="77777777" w:rsidR="00CB1AB5" w:rsidRPr="00903DBA" w:rsidRDefault="00CB1AB5" w:rsidP="00CB1AB5">
      <w:pPr>
        <w:pStyle w:val="Code"/>
      </w:pPr>
      <w:r w:rsidRPr="00903DBA">
        <w:t xml:space="preserve">  | </w:t>
      </w:r>
      <w:r w:rsidRPr="00903DBA">
        <w:rPr>
          <w:i/>
        </w:rPr>
        <w:t>add</w:t>
      </w:r>
      <w:r w:rsidRPr="00903DBA">
        <w:t>_</w:t>
      </w:r>
      <w:r w:rsidRPr="00903DBA">
        <w:rPr>
          <w:i/>
        </w:rPr>
        <w:t>expression</w:t>
      </w:r>
      <w:r w:rsidRPr="00903DBA">
        <w:t xml:space="preserve"> </w:t>
      </w:r>
      <w:r w:rsidRPr="00903DBA">
        <w:rPr>
          <w:i/>
        </w:rPr>
        <w:t>binary</w:t>
      </w:r>
      <w:r w:rsidRPr="00903DBA">
        <w:t>_</w:t>
      </w:r>
      <w:r w:rsidRPr="00903DBA">
        <w:rPr>
          <w:i/>
        </w:rPr>
        <w:t>add</w:t>
      </w:r>
      <w:r w:rsidRPr="00903DBA">
        <w:t>_</w:t>
      </w:r>
      <w:r w:rsidRPr="00903DBA">
        <w:rPr>
          <w:i/>
        </w:rPr>
        <w:t>operator</w:t>
      </w:r>
      <w:r w:rsidRPr="00903DBA">
        <w:t xml:space="preserve"> </w:t>
      </w:r>
      <w:r w:rsidRPr="00903DBA">
        <w:rPr>
          <w:i/>
        </w:rPr>
        <w:t>multiply</w:t>
      </w:r>
      <w:r w:rsidRPr="00903DBA">
        <w:t>_</w:t>
      </w:r>
      <w:r w:rsidRPr="00903DBA">
        <w:rPr>
          <w:i/>
        </w:rPr>
        <w:t>expression</w:t>
      </w:r>
    </w:p>
    <w:p w14:paraId="7621E624" w14:textId="77777777" w:rsidR="00CB1AB5" w:rsidRPr="00903DBA" w:rsidRDefault="00CB1AB5" w:rsidP="00CB1AB5">
      <w:pPr>
        <w:pStyle w:val="Code"/>
      </w:pPr>
    </w:p>
    <w:p w14:paraId="0D86E56C" w14:textId="77777777" w:rsidR="00CB1AB5" w:rsidRPr="00903DBA" w:rsidRDefault="00CB1AB5" w:rsidP="00CB1AB5">
      <w:pPr>
        <w:pStyle w:val="Code"/>
      </w:pPr>
      <w:r w:rsidRPr="00903DBA">
        <w:rPr>
          <w:i/>
        </w:rPr>
        <w:t>binary</w:t>
      </w:r>
      <w:r w:rsidRPr="00903DBA">
        <w:t>_</w:t>
      </w:r>
      <w:r w:rsidRPr="00903DBA">
        <w:rPr>
          <w:i/>
        </w:rPr>
        <w:t>add</w:t>
      </w:r>
      <w:r w:rsidRPr="00903DBA">
        <w:t>_</w:t>
      </w:r>
      <w:r w:rsidRPr="00903DBA">
        <w:rPr>
          <w:i/>
        </w:rPr>
        <w:t>operator</w:t>
      </w:r>
      <w:r w:rsidRPr="00903DBA">
        <w:t xml:space="preserve"> ::=</w:t>
      </w:r>
    </w:p>
    <w:p w14:paraId="0B1C264C"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p>
    <w:p w14:paraId="51F5DEB7" w14:textId="77777777" w:rsidR="00CB1AB5" w:rsidRPr="00903DBA" w:rsidRDefault="00CB1AB5" w:rsidP="00CB1AB5">
      <w:pPr>
        <w:pStyle w:val="Code"/>
      </w:pPr>
    </w:p>
    <w:p w14:paraId="606DF9A8" w14:textId="77777777" w:rsidR="00CB1AB5" w:rsidRPr="00903DBA" w:rsidRDefault="00CB1AB5" w:rsidP="00CB1AB5">
      <w:pPr>
        <w:pStyle w:val="Code"/>
      </w:pPr>
      <w:r w:rsidRPr="00903DBA">
        <w:rPr>
          <w:i/>
        </w:rPr>
        <w:t>multiply</w:t>
      </w:r>
      <w:r w:rsidRPr="00903DBA">
        <w:t>_</w:t>
      </w:r>
      <w:r w:rsidRPr="00903DBA">
        <w:rPr>
          <w:i/>
        </w:rPr>
        <w:t>expression</w:t>
      </w:r>
      <w:r w:rsidRPr="00903DBA">
        <w:t xml:space="preserve"> ::=</w:t>
      </w:r>
    </w:p>
    <w:p w14:paraId="760F8070" w14:textId="77777777" w:rsidR="00CB1AB5" w:rsidRPr="00903DBA" w:rsidRDefault="00CB1AB5" w:rsidP="00CB1AB5">
      <w:pPr>
        <w:pStyle w:val="Code"/>
      </w:pPr>
      <w:r w:rsidRPr="00903DBA">
        <w:t xml:space="preserve">    </w:t>
      </w:r>
      <w:r w:rsidRPr="00903DBA">
        <w:rPr>
          <w:i/>
        </w:rPr>
        <w:t>type_cast_expression</w:t>
      </w:r>
      <w:r w:rsidRPr="00903DBA">
        <w:t xml:space="preserve">  </w:t>
      </w:r>
    </w:p>
    <w:p w14:paraId="4BBF43CB" w14:textId="77777777" w:rsidR="00CB1AB5" w:rsidRPr="00903DBA" w:rsidRDefault="00CB1AB5" w:rsidP="00CB1AB5">
      <w:pPr>
        <w:pStyle w:val="Code"/>
      </w:pPr>
      <w:r w:rsidRPr="00903DBA">
        <w:t xml:space="preserve">  | </w:t>
      </w:r>
      <w:r w:rsidRPr="00903DBA">
        <w:rPr>
          <w:i/>
        </w:rPr>
        <w:t>multiply</w:t>
      </w:r>
      <w:r w:rsidRPr="00903DBA">
        <w:t>_</w:t>
      </w:r>
      <w:r w:rsidRPr="00903DBA">
        <w:rPr>
          <w:i/>
        </w:rPr>
        <w:t>expression</w:t>
      </w:r>
      <w:r w:rsidRPr="00903DBA">
        <w:t xml:space="preserve"> </w:t>
      </w:r>
      <w:r w:rsidRPr="00903DBA">
        <w:rPr>
          <w:i/>
        </w:rPr>
        <w:t>multiply</w:t>
      </w:r>
      <w:r w:rsidRPr="00903DBA">
        <w:t>_</w:t>
      </w:r>
      <w:r w:rsidRPr="00903DBA">
        <w:rPr>
          <w:i/>
        </w:rPr>
        <w:t>operator</w:t>
      </w:r>
      <w:r w:rsidRPr="00903DBA">
        <w:t xml:space="preserve"> </w:t>
      </w:r>
      <w:r w:rsidRPr="00903DBA">
        <w:rPr>
          <w:i/>
        </w:rPr>
        <w:t>type_cast_expression</w:t>
      </w:r>
    </w:p>
    <w:p w14:paraId="0398AD60" w14:textId="77777777" w:rsidR="00CB1AB5" w:rsidRPr="00903DBA" w:rsidRDefault="00CB1AB5" w:rsidP="00CB1AB5">
      <w:pPr>
        <w:pStyle w:val="Code"/>
      </w:pPr>
    </w:p>
    <w:p w14:paraId="133FDB33" w14:textId="77777777" w:rsidR="00CB1AB5" w:rsidRPr="00903DBA" w:rsidRDefault="00CB1AB5" w:rsidP="00CB1AB5">
      <w:pPr>
        <w:pStyle w:val="Code"/>
      </w:pPr>
      <w:r w:rsidRPr="00903DBA">
        <w:rPr>
          <w:i/>
        </w:rPr>
        <w:t>multiply</w:t>
      </w:r>
      <w:r w:rsidRPr="00903DBA">
        <w:t>_</w:t>
      </w:r>
      <w:r w:rsidRPr="00903DBA">
        <w:rPr>
          <w:i/>
        </w:rPr>
        <w:t>operator</w:t>
      </w:r>
      <w:r w:rsidRPr="00903DBA">
        <w:t xml:space="preserve"> ::=</w:t>
      </w:r>
    </w:p>
    <w:p w14:paraId="13C8E429"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r w:rsidRPr="00903DBA">
        <w:t xml:space="preserve"> | </w:t>
      </w:r>
      <w:r w:rsidRPr="00903DBA">
        <w:rPr>
          <w:b/>
        </w:rPr>
        <w:t>%</w:t>
      </w:r>
      <w:r w:rsidRPr="00903DBA">
        <w:t xml:space="preserve"> </w:t>
      </w:r>
    </w:p>
    <w:p w14:paraId="1CE5A7F4" w14:textId="77777777" w:rsidR="00CB1AB5" w:rsidRPr="00903DBA" w:rsidRDefault="00CB1AB5" w:rsidP="00CB1AB5">
      <w:pPr>
        <w:pStyle w:val="Code"/>
      </w:pPr>
    </w:p>
    <w:p w14:paraId="3168F1D1" w14:textId="77777777" w:rsidR="00CB1AB5" w:rsidRPr="00903DBA" w:rsidRDefault="00CB1AB5" w:rsidP="00CB1AB5">
      <w:pPr>
        <w:pStyle w:val="Code"/>
      </w:pPr>
      <w:r w:rsidRPr="00903DBA">
        <w:rPr>
          <w:i/>
        </w:rPr>
        <w:t>type_cast_expression</w:t>
      </w:r>
      <w:r w:rsidRPr="00903DBA">
        <w:t xml:space="preserve"> ::=</w:t>
      </w:r>
    </w:p>
    <w:p w14:paraId="22119EEB" w14:textId="77777777" w:rsidR="00CB1AB5" w:rsidRPr="00903DBA" w:rsidRDefault="00CB1AB5" w:rsidP="00CB1AB5">
      <w:pPr>
        <w:pStyle w:val="Code"/>
      </w:pPr>
      <w:r w:rsidRPr="00903DBA">
        <w:t xml:space="preserve">    </w:t>
      </w:r>
      <w:r w:rsidRPr="00903DBA">
        <w:rPr>
          <w:i/>
        </w:rPr>
        <w:t>prefix</w:t>
      </w:r>
      <w:r w:rsidRPr="00903DBA">
        <w:t>_</w:t>
      </w:r>
      <w:r w:rsidRPr="00903DBA">
        <w:rPr>
          <w:i/>
        </w:rPr>
        <w:t>expression</w:t>
      </w:r>
      <w:r w:rsidRPr="00903DBA">
        <w:t xml:space="preserve">  </w:t>
      </w:r>
    </w:p>
    <w:p w14:paraId="190A557F"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type</w:t>
      </w:r>
      <w:r w:rsidRPr="00903DBA">
        <w:t>_</w:t>
      </w:r>
      <w:r w:rsidRPr="00903DBA">
        <w:rPr>
          <w:i/>
        </w:rPr>
        <w:t>name</w:t>
      </w:r>
      <w:r w:rsidRPr="00903DBA">
        <w:t xml:space="preserve"> </w:t>
      </w:r>
      <w:r w:rsidRPr="00903DBA">
        <w:rPr>
          <w:b/>
        </w:rPr>
        <w:t>)</w:t>
      </w:r>
      <w:r w:rsidRPr="00903DBA">
        <w:t xml:space="preserve"> </w:t>
      </w:r>
      <w:r w:rsidRPr="00903DBA">
        <w:rPr>
          <w:i/>
        </w:rPr>
        <w:t>type_cast_expression</w:t>
      </w:r>
    </w:p>
    <w:p w14:paraId="3C7E9E7C" w14:textId="77777777" w:rsidR="00CB1AB5" w:rsidRPr="00903DBA" w:rsidRDefault="00CB1AB5" w:rsidP="00CB1AB5">
      <w:pPr>
        <w:pStyle w:val="Code"/>
      </w:pPr>
    </w:p>
    <w:p w14:paraId="6092E179" w14:textId="77777777" w:rsidR="00CB1AB5" w:rsidRPr="00903DBA" w:rsidRDefault="00CB1AB5" w:rsidP="00CB1AB5">
      <w:pPr>
        <w:pStyle w:val="Code"/>
      </w:pPr>
      <w:r w:rsidRPr="00903DBA">
        <w:rPr>
          <w:i/>
        </w:rPr>
        <w:t>prefix</w:t>
      </w:r>
      <w:r w:rsidRPr="00903DBA">
        <w:t>_</w:t>
      </w:r>
      <w:r w:rsidRPr="00903DBA">
        <w:rPr>
          <w:i/>
        </w:rPr>
        <w:t>expression</w:t>
      </w:r>
      <w:r w:rsidRPr="00903DBA">
        <w:t xml:space="preserve"> ::=</w:t>
      </w:r>
    </w:p>
    <w:p w14:paraId="7DE0C468" w14:textId="77777777" w:rsidR="00CB1AB5" w:rsidRPr="00903DBA" w:rsidRDefault="00CB1AB5" w:rsidP="00CB1AB5">
      <w:pPr>
        <w:pStyle w:val="Code"/>
      </w:pPr>
      <w:r w:rsidRPr="00903DBA">
        <w:t xml:space="preserve">    </w:t>
      </w:r>
      <w:r w:rsidRPr="00903DBA">
        <w:rPr>
          <w:i/>
        </w:rPr>
        <w:t>postfix</w:t>
      </w:r>
      <w:r w:rsidRPr="00903DBA">
        <w:t>_</w:t>
      </w:r>
      <w:r w:rsidRPr="00903DBA">
        <w:rPr>
          <w:i/>
        </w:rPr>
        <w:t>expression</w:t>
      </w:r>
      <w:r w:rsidRPr="00903DBA">
        <w:t xml:space="preserve"> </w:t>
      </w:r>
    </w:p>
    <w:p w14:paraId="32DBC7BD" w14:textId="77777777" w:rsidR="00CB1AB5" w:rsidRPr="00903DBA" w:rsidRDefault="00CB1AB5" w:rsidP="00CB1AB5">
      <w:pPr>
        <w:pStyle w:val="Code"/>
      </w:pPr>
      <w:r w:rsidRPr="00903DBA">
        <w:t xml:space="preserve">  | </w:t>
      </w:r>
      <w:r w:rsidRPr="00903DBA">
        <w:rPr>
          <w:i/>
        </w:rPr>
        <w:t>increment</w:t>
      </w:r>
      <w:r w:rsidRPr="00903DBA">
        <w:t>_</w:t>
      </w:r>
      <w:r w:rsidRPr="00903DBA">
        <w:rPr>
          <w:i/>
        </w:rPr>
        <w:t>operator</w:t>
      </w:r>
      <w:r w:rsidRPr="00903DBA">
        <w:t xml:space="preserve"> </w:t>
      </w:r>
      <w:r w:rsidRPr="00903DBA">
        <w:rPr>
          <w:i/>
        </w:rPr>
        <w:t>prefix</w:t>
      </w:r>
      <w:r w:rsidRPr="00903DBA">
        <w:t>_</w:t>
      </w:r>
      <w:r w:rsidRPr="00903DBA">
        <w:rPr>
          <w:i/>
        </w:rPr>
        <w:t>expression</w:t>
      </w:r>
      <w:r w:rsidRPr="00903DBA">
        <w:t xml:space="preserve"> </w:t>
      </w:r>
    </w:p>
    <w:p w14:paraId="348A5E2D" w14:textId="77777777" w:rsidR="00CB1AB5" w:rsidRPr="00903DBA" w:rsidRDefault="00CB1AB5" w:rsidP="00CB1AB5">
      <w:pPr>
        <w:pStyle w:val="Code"/>
      </w:pPr>
      <w:r w:rsidRPr="00903DBA">
        <w:t xml:space="preserve">  | </w:t>
      </w:r>
      <w:r w:rsidRPr="00903DBA">
        <w:rPr>
          <w:i/>
        </w:rPr>
        <w:t>prefix</w:t>
      </w:r>
      <w:r w:rsidRPr="00903DBA">
        <w:t>_</w:t>
      </w:r>
      <w:r w:rsidRPr="00903DBA">
        <w:rPr>
          <w:i/>
        </w:rPr>
        <w:t>add</w:t>
      </w:r>
      <w:r w:rsidRPr="00903DBA">
        <w:t>_</w:t>
      </w:r>
      <w:r w:rsidRPr="00903DBA">
        <w:rPr>
          <w:i/>
        </w:rPr>
        <w:t>operator</w:t>
      </w:r>
      <w:r w:rsidRPr="00903DBA">
        <w:t xml:space="preserve"> </w:t>
      </w:r>
      <w:r w:rsidRPr="00903DBA">
        <w:rPr>
          <w:i/>
        </w:rPr>
        <w:t>type_cast_expression</w:t>
      </w:r>
      <w:r w:rsidRPr="00903DBA">
        <w:t xml:space="preserve"> </w:t>
      </w:r>
    </w:p>
    <w:p w14:paraId="3B4BA6E2"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type_cast_expression</w:t>
      </w:r>
      <w:r w:rsidRPr="00903DBA">
        <w:t xml:space="preserve"> </w:t>
      </w:r>
    </w:p>
    <w:p w14:paraId="604E1154"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type_cast_expression</w:t>
      </w:r>
      <w:r w:rsidRPr="00903DBA">
        <w:t xml:space="preserve"> </w:t>
      </w:r>
    </w:p>
    <w:p w14:paraId="2DFBAC91" w14:textId="77777777" w:rsidR="00CB1AB5" w:rsidRPr="00903DBA" w:rsidRDefault="00CB1AB5" w:rsidP="00CB1AB5">
      <w:pPr>
        <w:pStyle w:val="Code"/>
      </w:pPr>
      <w:r w:rsidRPr="00903DBA">
        <w:t xml:space="preserve">  | </w:t>
      </w:r>
      <w:r w:rsidRPr="00903DBA">
        <w:rPr>
          <w:b/>
        </w:rPr>
        <w:t>&amp;</w:t>
      </w:r>
      <w:r w:rsidRPr="00903DBA">
        <w:t xml:space="preserve"> </w:t>
      </w:r>
      <w:r w:rsidRPr="00903DBA">
        <w:rPr>
          <w:i/>
        </w:rPr>
        <w:t>type_cast_expression</w:t>
      </w:r>
      <w:r w:rsidRPr="00903DBA">
        <w:t xml:space="preserve"> </w:t>
      </w:r>
    </w:p>
    <w:p w14:paraId="2B18037B"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type_cast_expression</w:t>
      </w:r>
      <w:r w:rsidRPr="00903DBA">
        <w:t xml:space="preserve"> </w:t>
      </w:r>
    </w:p>
    <w:p w14:paraId="534A4020" w14:textId="77777777" w:rsidR="00CB1AB5" w:rsidRPr="00903DBA" w:rsidRDefault="00CB1AB5" w:rsidP="00CB1AB5">
      <w:pPr>
        <w:pStyle w:val="Code"/>
      </w:pPr>
      <w:r w:rsidRPr="00903DBA">
        <w:t xml:space="preserve">  | </w:t>
      </w:r>
      <w:r w:rsidRPr="00903DBA">
        <w:rPr>
          <w:b/>
        </w:rPr>
        <w:t>sizeof</w:t>
      </w:r>
      <w:r w:rsidRPr="00903DBA">
        <w:t xml:space="preserve"> </w:t>
      </w:r>
      <w:r w:rsidRPr="00903DBA">
        <w:rPr>
          <w:i/>
        </w:rPr>
        <w:t>prefix</w:t>
      </w:r>
      <w:r w:rsidRPr="00903DBA">
        <w:t>_</w:t>
      </w:r>
      <w:r w:rsidRPr="00903DBA">
        <w:rPr>
          <w:i/>
        </w:rPr>
        <w:t>expression</w:t>
      </w:r>
      <w:r w:rsidRPr="00903DBA">
        <w:t xml:space="preserve"> </w:t>
      </w:r>
    </w:p>
    <w:p w14:paraId="628AFF8A" w14:textId="77777777" w:rsidR="00CB1AB5" w:rsidRPr="00903DBA" w:rsidRDefault="00CB1AB5" w:rsidP="00CB1AB5">
      <w:pPr>
        <w:pStyle w:val="Code"/>
      </w:pPr>
      <w:r w:rsidRPr="00903DBA">
        <w:t xml:space="preserve">  | </w:t>
      </w:r>
      <w:r w:rsidRPr="00903DBA">
        <w:rPr>
          <w:b/>
        </w:rPr>
        <w:t>sizeof</w:t>
      </w:r>
      <w:r w:rsidRPr="00903DBA">
        <w:t xml:space="preserve"> </w:t>
      </w:r>
      <w:r w:rsidRPr="00903DBA">
        <w:rPr>
          <w:b/>
        </w:rPr>
        <w:t>(</w:t>
      </w:r>
      <w:r w:rsidRPr="00903DBA">
        <w:t xml:space="preserve"> </w:t>
      </w:r>
      <w:r w:rsidRPr="00903DBA">
        <w:rPr>
          <w:i/>
        </w:rPr>
        <w:t>type</w:t>
      </w:r>
      <w:r w:rsidRPr="00903DBA">
        <w:t>_</w:t>
      </w:r>
      <w:r w:rsidRPr="00903DBA">
        <w:rPr>
          <w:i/>
        </w:rPr>
        <w:t>name</w:t>
      </w:r>
      <w:r w:rsidRPr="00903DBA">
        <w:t xml:space="preserve"> </w:t>
      </w:r>
      <w:r w:rsidRPr="00903DBA">
        <w:rPr>
          <w:b/>
        </w:rPr>
        <w:t>)</w:t>
      </w:r>
    </w:p>
    <w:p w14:paraId="097A2AE7" w14:textId="77777777" w:rsidR="00CB1AB5" w:rsidRPr="00903DBA" w:rsidRDefault="00CB1AB5" w:rsidP="00CB1AB5">
      <w:pPr>
        <w:pStyle w:val="Code"/>
      </w:pPr>
    </w:p>
    <w:p w14:paraId="2ECC8442" w14:textId="77777777" w:rsidR="00CB1AB5" w:rsidRPr="00903DBA" w:rsidRDefault="00CB1AB5" w:rsidP="00CB1AB5">
      <w:pPr>
        <w:pStyle w:val="Code"/>
      </w:pPr>
      <w:r w:rsidRPr="00903DBA">
        <w:rPr>
          <w:i/>
        </w:rPr>
        <w:t>prefix</w:t>
      </w:r>
      <w:r w:rsidRPr="00903DBA">
        <w:t>_</w:t>
      </w:r>
      <w:r w:rsidRPr="00903DBA">
        <w:rPr>
          <w:i/>
        </w:rPr>
        <w:t>add</w:t>
      </w:r>
      <w:r w:rsidRPr="00903DBA">
        <w:t>_</w:t>
      </w:r>
      <w:r w:rsidRPr="00903DBA">
        <w:rPr>
          <w:i/>
        </w:rPr>
        <w:t>operator</w:t>
      </w:r>
      <w:r w:rsidRPr="00903DBA">
        <w:t xml:space="preserve"> ::=</w:t>
      </w:r>
    </w:p>
    <w:p w14:paraId="76FAB57C"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p>
    <w:p w14:paraId="0B114A44" w14:textId="77777777" w:rsidR="00CB1AB5" w:rsidRPr="00903DBA" w:rsidRDefault="00CB1AB5" w:rsidP="00CB1AB5">
      <w:pPr>
        <w:pStyle w:val="Code"/>
      </w:pPr>
    </w:p>
    <w:p w14:paraId="315ABBB1" w14:textId="77777777" w:rsidR="00CB1AB5" w:rsidRPr="00903DBA" w:rsidRDefault="00CB1AB5" w:rsidP="00CB1AB5">
      <w:pPr>
        <w:pStyle w:val="Code"/>
      </w:pPr>
      <w:r w:rsidRPr="00903DBA">
        <w:rPr>
          <w:i/>
        </w:rPr>
        <w:t>increment</w:t>
      </w:r>
      <w:r w:rsidRPr="00903DBA">
        <w:t>_</w:t>
      </w:r>
      <w:r w:rsidRPr="00903DBA">
        <w:rPr>
          <w:i/>
        </w:rPr>
        <w:t>operator</w:t>
      </w:r>
      <w:r w:rsidRPr="00903DBA">
        <w:t xml:space="preserve"> ::=</w:t>
      </w:r>
    </w:p>
    <w:p w14:paraId="00DF367E"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p>
    <w:p w14:paraId="0E3A344D" w14:textId="77777777" w:rsidR="00CB1AB5" w:rsidRPr="00903DBA" w:rsidRDefault="00CB1AB5" w:rsidP="00CB1AB5">
      <w:pPr>
        <w:pStyle w:val="Code"/>
      </w:pPr>
    </w:p>
    <w:p w14:paraId="69F52E1C" w14:textId="77777777" w:rsidR="00CB1AB5" w:rsidRPr="00903DBA" w:rsidRDefault="00CB1AB5" w:rsidP="00CB1AB5">
      <w:pPr>
        <w:pStyle w:val="Code"/>
      </w:pPr>
      <w:r w:rsidRPr="00903DBA">
        <w:rPr>
          <w:i/>
        </w:rPr>
        <w:t>postfix</w:t>
      </w:r>
      <w:r w:rsidRPr="00903DBA">
        <w:t>_</w:t>
      </w:r>
      <w:r w:rsidRPr="00903DBA">
        <w:rPr>
          <w:i/>
        </w:rPr>
        <w:t>expression</w:t>
      </w:r>
      <w:r w:rsidRPr="00903DBA">
        <w:t xml:space="preserve"> ::=</w:t>
      </w:r>
    </w:p>
    <w:p w14:paraId="7DF6E017" w14:textId="77777777" w:rsidR="00CB1AB5" w:rsidRPr="00903DBA" w:rsidRDefault="00CB1AB5" w:rsidP="00CB1AB5">
      <w:pPr>
        <w:pStyle w:val="Code"/>
      </w:pPr>
      <w:r w:rsidRPr="00903DBA">
        <w:t xml:space="preserve">    </w:t>
      </w:r>
      <w:r w:rsidRPr="00903DBA">
        <w:rPr>
          <w:i/>
        </w:rPr>
        <w:t>primary</w:t>
      </w:r>
      <w:r w:rsidRPr="00903DBA">
        <w:t>_</w:t>
      </w:r>
      <w:r w:rsidRPr="00903DBA">
        <w:rPr>
          <w:i/>
        </w:rPr>
        <w:t>expression</w:t>
      </w:r>
      <w:r w:rsidRPr="00903DBA">
        <w:t xml:space="preserve"> </w:t>
      </w:r>
    </w:p>
    <w:p w14:paraId="02FFDAE1" w14:textId="77777777" w:rsidR="00CB1AB5" w:rsidRPr="00903DBA" w:rsidRDefault="00CB1AB5" w:rsidP="00CB1AB5">
      <w:pPr>
        <w:pStyle w:val="Code"/>
      </w:pPr>
      <w:r w:rsidRPr="00903DBA">
        <w:t xml:space="preserve">  | </w:t>
      </w:r>
      <w:r w:rsidRPr="00903DBA">
        <w:rPr>
          <w:i/>
        </w:rPr>
        <w:t>postfix</w:t>
      </w:r>
      <w:r w:rsidRPr="00903DBA">
        <w:t>_</w:t>
      </w:r>
      <w:r w:rsidRPr="00903DBA">
        <w:rPr>
          <w:i/>
        </w:rPr>
        <w:t>expression</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p>
    <w:p w14:paraId="2C7C9B6B" w14:textId="77777777" w:rsidR="00CB1AB5" w:rsidRPr="00903DBA" w:rsidRDefault="00CB1AB5" w:rsidP="00CB1AB5">
      <w:pPr>
        <w:pStyle w:val="Code"/>
      </w:pPr>
      <w:r w:rsidRPr="00903DBA">
        <w:t xml:space="preserve">  | </w:t>
      </w:r>
      <w:r w:rsidRPr="00903DBA">
        <w:rPr>
          <w:i/>
        </w:rPr>
        <w:t>postfix</w:t>
      </w:r>
      <w:r w:rsidRPr="00903DBA">
        <w:t>_</w:t>
      </w:r>
      <w:r w:rsidRPr="00903DBA">
        <w:rPr>
          <w:i/>
        </w:rPr>
        <w:t>expression</w:t>
      </w:r>
      <w:r w:rsidRPr="00903DBA">
        <w:t xml:space="preserve"> </w:t>
      </w:r>
      <w:r w:rsidRPr="00903DBA">
        <w:rPr>
          <w:b/>
        </w:rPr>
        <w:t>(</w:t>
      </w:r>
      <w:r w:rsidRPr="00903DBA">
        <w:t xml:space="preserve"> </w:t>
      </w:r>
      <w:r w:rsidRPr="00903DBA">
        <w:rPr>
          <w:i/>
        </w:rPr>
        <w:t>optional</w:t>
      </w:r>
      <w:r w:rsidRPr="00903DBA">
        <w:t>_</w:t>
      </w:r>
      <w:r w:rsidRPr="00903DBA">
        <w:rPr>
          <w:i/>
        </w:rPr>
        <w:t>argument</w:t>
      </w:r>
      <w:r w:rsidRPr="00903DBA">
        <w:t>_</w:t>
      </w:r>
      <w:r w:rsidRPr="00903DBA">
        <w:rPr>
          <w:i/>
        </w:rPr>
        <w:t>expression</w:t>
      </w:r>
      <w:r w:rsidRPr="00903DBA">
        <w:t>_</w:t>
      </w:r>
      <w:r w:rsidRPr="00903DBA">
        <w:rPr>
          <w:i/>
        </w:rPr>
        <w:t>list</w:t>
      </w:r>
      <w:r w:rsidRPr="00903DBA">
        <w:t xml:space="preserve"> </w:t>
      </w:r>
      <w:r w:rsidRPr="00903DBA">
        <w:rPr>
          <w:b/>
        </w:rPr>
        <w:t>)</w:t>
      </w:r>
      <w:r w:rsidRPr="00903DBA">
        <w:t xml:space="preserve"> </w:t>
      </w:r>
    </w:p>
    <w:p w14:paraId="43631BC2" w14:textId="77777777" w:rsidR="00CB1AB5" w:rsidRPr="00903DBA" w:rsidRDefault="00CB1AB5" w:rsidP="00CB1AB5">
      <w:pPr>
        <w:pStyle w:val="Code"/>
      </w:pPr>
      <w:r w:rsidRPr="00903DBA">
        <w:t xml:space="preserve">  | </w:t>
      </w:r>
      <w:r w:rsidRPr="00903DBA">
        <w:rPr>
          <w:i/>
        </w:rPr>
        <w:t>postfix</w:t>
      </w:r>
      <w:r w:rsidRPr="00903DBA">
        <w:t>_</w:t>
      </w:r>
      <w:r w:rsidRPr="00903DBA">
        <w:rPr>
          <w:i/>
        </w:rPr>
        <w:t>expression</w:t>
      </w:r>
      <w:r w:rsidRPr="00903DBA">
        <w:t xml:space="preserve"> </w:t>
      </w:r>
      <w:r w:rsidRPr="00903DBA">
        <w:rPr>
          <w:b/>
        </w:rPr>
        <w:t>.</w:t>
      </w:r>
      <w:r w:rsidRPr="00903DBA">
        <w:t xml:space="preserve"> </w:t>
      </w:r>
      <w:r w:rsidRPr="00903DBA">
        <w:rPr>
          <w:b/>
        </w:rPr>
        <w:t>identifier</w:t>
      </w:r>
      <w:r w:rsidRPr="00903DBA">
        <w:t xml:space="preserve"> </w:t>
      </w:r>
    </w:p>
    <w:p w14:paraId="4C2CC1AF" w14:textId="77777777" w:rsidR="00CB1AB5" w:rsidRPr="00903DBA" w:rsidRDefault="00CB1AB5" w:rsidP="00CB1AB5">
      <w:pPr>
        <w:pStyle w:val="Code"/>
      </w:pPr>
      <w:r w:rsidRPr="00903DBA">
        <w:t xml:space="preserve">  | </w:t>
      </w:r>
      <w:r w:rsidRPr="00903DBA">
        <w:rPr>
          <w:i/>
        </w:rPr>
        <w:t>postfix</w:t>
      </w:r>
      <w:r w:rsidRPr="00903DBA">
        <w:t>_</w:t>
      </w:r>
      <w:r w:rsidRPr="00903DBA">
        <w:rPr>
          <w:i/>
        </w:rPr>
        <w:t>expression</w:t>
      </w:r>
      <w:r w:rsidRPr="00903DBA">
        <w:t xml:space="preserve"> </w:t>
      </w:r>
      <w:r w:rsidRPr="00903DBA">
        <w:rPr>
          <w:b/>
        </w:rPr>
        <w:t>-&gt;</w:t>
      </w:r>
      <w:r w:rsidRPr="00903DBA">
        <w:t xml:space="preserve"> </w:t>
      </w:r>
      <w:r w:rsidRPr="00903DBA">
        <w:rPr>
          <w:b/>
        </w:rPr>
        <w:t>identifier</w:t>
      </w:r>
      <w:r w:rsidRPr="00903DBA">
        <w:t xml:space="preserve"> </w:t>
      </w:r>
    </w:p>
    <w:p w14:paraId="6C0F391A" w14:textId="77777777" w:rsidR="00CB1AB5" w:rsidRPr="00903DBA" w:rsidRDefault="00CB1AB5" w:rsidP="00CB1AB5">
      <w:pPr>
        <w:pStyle w:val="Code"/>
      </w:pPr>
      <w:r w:rsidRPr="00903DBA">
        <w:t xml:space="preserve">  | </w:t>
      </w:r>
      <w:r w:rsidRPr="00903DBA">
        <w:rPr>
          <w:i/>
        </w:rPr>
        <w:t>postfix</w:t>
      </w:r>
      <w:r w:rsidRPr="00903DBA">
        <w:t>_</w:t>
      </w:r>
      <w:r w:rsidRPr="00903DBA">
        <w:rPr>
          <w:i/>
        </w:rPr>
        <w:t>expression</w:t>
      </w:r>
      <w:r w:rsidRPr="00903DBA">
        <w:t xml:space="preserve"> </w:t>
      </w:r>
      <w:r w:rsidRPr="00903DBA">
        <w:rPr>
          <w:i/>
        </w:rPr>
        <w:t>increment</w:t>
      </w:r>
      <w:r w:rsidRPr="00903DBA">
        <w:t>_</w:t>
      </w:r>
      <w:r w:rsidRPr="00903DBA">
        <w:rPr>
          <w:i/>
        </w:rPr>
        <w:t>operator</w:t>
      </w:r>
    </w:p>
    <w:p w14:paraId="1F0E952E" w14:textId="77777777" w:rsidR="00CB1AB5" w:rsidRPr="00903DBA" w:rsidRDefault="00CB1AB5" w:rsidP="00CB1AB5">
      <w:pPr>
        <w:pStyle w:val="Code"/>
      </w:pPr>
    </w:p>
    <w:p w14:paraId="0D7DCD92" w14:textId="77777777" w:rsidR="00CB1AB5" w:rsidRPr="00903DBA" w:rsidRDefault="00CB1AB5" w:rsidP="00CB1AB5">
      <w:pPr>
        <w:pStyle w:val="Code"/>
      </w:pPr>
      <w:r w:rsidRPr="00903DBA">
        <w:rPr>
          <w:i/>
        </w:rPr>
        <w:t>primary</w:t>
      </w:r>
      <w:r w:rsidRPr="00903DBA">
        <w:t>_</w:t>
      </w:r>
      <w:r w:rsidRPr="00903DBA">
        <w:rPr>
          <w:i/>
        </w:rPr>
        <w:t>expression</w:t>
      </w:r>
      <w:r w:rsidRPr="00903DBA">
        <w:t xml:space="preserve"> ::=</w:t>
      </w:r>
    </w:p>
    <w:p w14:paraId="2E4414EF" w14:textId="77777777" w:rsidR="00CB1AB5" w:rsidRPr="00903DBA" w:rsidRDefault="00CB1AB5" w:rsidP="00CB1AB5">
      <w:pPr>
        <w:pStyle w:val="Code"/>
      </w:pPr>
      <w:r w:rsidRPr="00903DBA">
        <w:t xml:space="preserve">    </w:t>
      </w:r>
      <w:r w:rsidRPr="00903DBA">
        <w:rPr>
          <w:b/>
        </w:rPr>
        <w:t>identifier</w:t>
      </w:r>
      <w:r w:rsidRPr="00903DBA">
        <w:t xml:space="preserve"> </w:t>
      </w:r>
    </w:p>
    <w:p w14:paraId="04E3E5D3" w14:textId="77777777" w:rsidR="00CB1AB5" w:rsidRPr="00903DBA" w:rsidRDefault="00CB1AB5" w:rsidP="00CB1AB5">
      <w:pPr>
        <w:pStyle w:val="Code"/>
      </w:pPr>
      <w:r w:rsidRPr="00903DBA">
        <w:t xml:space="preserve">  | </w:t>
      </w:r>
      <w:r w:rsidRPr="00903DBA">
        <w:rPr>
          <w:b/>
        </w:rPr>
        <w:t>value</w:t>
      </w:r>
      <w:r w:rsidRPr="00903DBA">
        <w:t xml:space="preserve"> </w:t>
      </w:r>
    </w:p>
    <w:p w14:paraId="35F490B1"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expression</w:t>
      </w:r>
      <w:r w:rsidRPr="00903DBA">
        <w:t xml:space="preserve"> </w:t>
      </w:r>
      <w:r w:rsidRPr="00903DBA">
        <w:rPr>
          <w:b/>
        </w:rPr>
        <w:t>)</w:t>
      </w:r>
    </w:p>
    <w:p w14:paraId="025FA342" w14:textId="77777777" w:rsidR="00CB1AB5" w:rsidRPr="00903DBA" w:rsidRDefault="00CB1AB5" w:rsidP="00CB1AB5">
      <w:pPr>
        <w:pStyle w:val="Code"/>
      </w:pPr>
    </w:p>
    <w:p w14:paraId="2A06BCFF" w14:textId="77777777" w:rsidR="00CB1AB5" w:rsidRPr="00903DBA" w:rsidRDefault="00CB1AB5" w:rsidP="00CB1AB5">
      <w:pPr>
        <w:pStyle w:val="Code"/>
      </w:pPr>
      <w:r w:rsidRPr="00903DBA">
        <w:rPr>
          <w:i/>
        </w:rPr>
        <w:t>optional</w:t>
      </w:r>
      <w:r w:rsidRPr="00903DBA">
        <w:t>_</w:t>
      </w:r>
      <w:r w:rsidRPr="00903DBA">
        <w:rPr>
          <w:i/>
        </w:rPr>
        <w:t>argument</w:t>
      </w:r>
      <w:r w:rsidRPr="00903DBA">
        <w:t>_</w:t>
      </w:r>
      <w:r w:rsidRPr="00903DBA">
        <w:rPr>
          <w:i/>
        </w:rPr>
        <w:t>expression</w:t>
      </w:r>
      <w:r w:rsidRPr="00903DBA">
        <w:t>_</w:t>
      </w:r>
      <w:r w:rsidRPr="00903DBA">
        <w:rPr>
          <w:i/>
        </w:rPr>
        <w:t>list</w:t>
      </w:r>
      <w:r w:rsidRPr="00903DBA">
        <w:t xml:space="preserve"> ::=</w:t>
      </w:r>
    </w:p>
    <w:p w14:paraId="5F8D47F2" w14:textId="77777777" w:rsidR="00CB1AB5" w:rsidRPr="00903DBA" w:rsidRDefault="00CB1AB5" w:rsidP="00CB1AB5">
      <w:pPr>
        <w:pStyle w:val="Code"/>
      </w:pPr>
      <w:r w:rsidRPr="00903DBA">
        <w:t xml:space="preserve">    /* </w:t>
      </w:r>
      <w:r w:rsidRPr="00903DBA">
        <w:rPr>
          <w:i/>
        </w:rPr>
        <w:t>empty</w:t>
      </w:r>
      <w:r w:rsidRPr="00903DBA">
        <w:t xml:space="preserve"> */</w:t>
      </w:r>
    </w:p>
    <w:p w14:paraId="4A0E006E" w14:textId="77777777" w:rsidR="00CB1AB5" w:rsidRPr="00903DBA" w:rsidRDefault="00CB1AB5" w:rsidP="00CB1AB5">
      <w:pPr>
        <w:pStyle w:val="Code"/>
      </w:pPr>
      <w:r w:rsidRPr="00903DBA">
        <w:t xml:space="preserve">  | </w:t>
      </w:r>
      <w:r w:rsidRPr="00903DBA">
        <w:rPr>
          <w:i/>
        </w:rPr>
        <w:t>argument</w:t>
      </w:r>
      <w:r w:rsidRPr="00903DBA">
        <w:t>_</w:t>
      </w:r>
      <w:r w:rsidRPr="00903DBA">
        <w:rPr>
          <w:i/>
        </w:rPr>
        <w:t>expression</w:t>
      </w:r>
      <w:r w:rsidRPr="00903DBA">
        <w:t>_</w:t>
      </w:r>
      <w:r w:rsidRPr="00903DBA">
        <w:rPr>
          <w:i/>
        </w:rPr>
        <w:t>list</w:t>
      </w:r>
    </w:p>
    <w:p w14:paraId="16335CEC" w14:textId="77777777" w:rsidR="00CB1AB5" w:rsidRPr="00903DBA" w:rsidRDefault="00CB1AB5" w:rsidP="00CB1AB5">
      <w:pPr>
        <w:pStyle w:val="Code"/>
      </w:pPr>
    </w:p>
    <w:p w14:paraId="4B807EDC" w14:textId="77777777" w:rsidR="00CB1AB5" w:rsidRPr="00903DBA" w:rsidRDefault="00CB1AB5" w:rsidP="00CB1AB5">
      <w:pPr>
        <w:pStyle w:val="Code"/>
      </w:pPr>
      <w:r w:rsidRPr="00903DBA">
        <w:rPr>
          <w:i/>
        </w:rPr>
        <w:t>argument</w:t>
      </w:r>
      <w:r w:rsidRPr="00903DBA">
        <w:t>_</w:t>
      </w:r>
      <w:r w:rsidRPr="00903DBA">
        <w:rPr>
          <w:i/>
        </w:rPr>
        <w:t>expression</w:t>
      </w:r>
      <w:r w:rsidRPr="00903DBA">
        <w:t>_</w:t>
      </w:r>
      <w:r w:rsidRPr="00903DBA">
        <w:rPr>
          <w:i/>
        </w:rPr>
        <w:t>list</w:t>
      </w:r>
      <w:r w:rsidRPr="00903DBA">
        <w:t xml:space="preserve"> ::=</w:t>
      </w:r>
    </w:p>
    <w:p w14:paraId="1B8F8F72" w14:textId="77777777" w:rsidR="00CB1AB5" w:rsidRPr="00903DBA" w:rsidRDefault="00CB1AB5" w:rsidP="00CB1AB5">
      <w:pPr>
        <w:pStyle w:val="Code"/>
      </w:pPr>
      <w:r w:rsidRPr="00903DBA">
        <w:t xml:space="preserve">    </w:t>
      </w:r>
      <w:r w:rsidRPr="00903DBA">
        <w:rPr>
          <w:i/>
        </w:rPr>
        <w:t>assignment</w:t>
      </w:r>
      <w:r w:rsidRPr="00903DBA">
        <w:t>_</w:t>
      </w:r>
      <w:r w:rsidRPr="00903DBA">
        <w:rPr>
          <w:i/>
        </w:rPr>
        <w:t>expression</w:t>
      </w:r>
      <w:r w:rsidRPr="00903DBA">
        <w:t xml:space="preserve"> </w:t>
      </w:r>
    </w:p>
    <w:p w14:paraId="6D7ED3DD" w14:textId="77777777" w:rsidR="00CB1AB5" w:rsidRPr="00903DBA" w:rsidRDefault="00CB1AB5" w:rsidP="00CB1AB5">
      <w:pPr>
        <w:pStyle w:val="Code"/>
        <w:rPr>
          <w:i/>
        </w:rPr>
      </w:pPr>
      <w:r w:rsidRPr="00903DBA">
        <w:t xml:space="preserve">  | </w:t>
      </w:r>
      <w:r w:rsidRPr="00903DBA">
        <w:rPr>
          <w:i/>
        </w:rPr>
        <w:t>argument</w:t>
      </w:r>
      <w:r w:rsidRPr="00903DBA">
        <w:t>_</w:t>
      </w:r>
      <w:r w:rsidRPr="00903DBA">
        <w:rPr>
          <w:i/>
        </w:rPr>
        <w:t>expression</w:t>
      </w:r>
      <w:r w:rsidRPr="00903DBA">
        <w:t>_</w:t>
      </w:r>
      <w:r w:rsidRPr="00903DBA">
        <w:rPr>
          <w:i/>
        </w:rPr>
        <w:t>list</w:t>
      </w:r>
      <w:r w:rsidRPr="00903DBA">
        <w:t xml:space="preserve"> , </w:t>
      </w:r>
      <w:r w:rsidRPr="00903DBA">
        <w:rPr>
          <w:i/>
        </w:rPr>
        <w:t>assignment</w:t>
      </w:r>
      <w:r w:rsidRPr="00903DBA">
        <w:t>_</w:t>
      </w:r>
      <w:r w:rsidRPr="00903DBA">
        <w:rPr>
          <w:i/>
        </w:rPr>
        <w:t>expression</w:t>
      </w:r>
    </w:p>
    <w:p w14:paraId="3FB232E1" w14:textId="446426C0" w:rsidR="007660EE" w:rsidRPr="00903DBA" w:rsidRDefault="002D096A" w:rsidP="00845EA9">
      <w:pPr>
        <w:pStyle w:val="Appendix"/>
        <w:rPr>
          <w:lang w:val="en-US"/>
        </w:rPr>
      </w:pPr>
      <w:bookmarkStart w:id="539" w:name="_Toc57656165"/>
      <w:bookmarkStart w:id="540" w:name="_Ref57657966"/>
      <w:r>
        <w:t xml:space="preserve"> T</w:t>
      </w:r>
      <w:r w:rsidRPr="00903DBA">
        <w:t xml:space="preserve">he </w:t>
      </w:r>
      <w:r w:rsidRPr="00903DBA">
        <w:rPr>
          <w:highlight w:val="white"/>
        </w:rPr>
        <w:t xml:space="preserve">Gardens Point </w:t>
      </w:r>
      <w:r w:rsidR="00CB7A05">
        <w:t>Tools</w:t>
      </w:r>
      <w:bookmarkEnd w:id="534"/>
      <w:bookmarkEnd w:id="539"/>
      <w:bookmarkEnd w:id="540"/>
    </w:p>
    <w:p w14:paraId="3256B955" w14:textId="5CD6FAF5" w:rsidR="007660EE" w:rsidRPr="00903DBA" w:rsidRDefault="007660EE" w:rsidP="007660EE">
      <w:r w:rsidRPr="00903DBA">
        <w:t xml:space="preserve">In this chapter, we use the </w:t>
      </w:r>
      <w:r w:rsidRPr="00903DBA">
        <w:rPr>
          <w:highlight w:val="white"/>
        </w:rPr>
        <w:t>Gardens Point LEX (GPLEX)</w:t>
      </w:r>
      <w:r w:rsidRPr="00903DBA">
        <w:t xml:space="preserve"> scanner generator and the </w:t>
      </w:r>
      <w:r w:rsidRPr="00903DBA">
        <w:rPr>
          <w:highlight w:val="white"/>
        </w:rPr>
        <w:t>Gardens Point Parser Generator</w:t>
      </w:r>
      <w:r w:rsidRPr="00903DBA">
        <w:t xml:space="preserve"> (GPPG) to construct a parser and scanner for a simple </w:t>
      </w:r>
      <w:r w:rsidR="00BA59B6" w:rsidRPr="00903DBA">
        <w:t xml:space="preserve">demonstration </w:t>
      </w:r>
      <w:r w:rsidRPr="00903DBA">
        <w:t>programming language.</w:t>
      </w:r>
    </w:p>
    <w:p w14:paraId="4410B251" w14:textId="77777777" w:rsidR="007660EE" w:rsidRPr="00903DBA" w:rsidRDefault="007660EE" w:rsidP="007660EE">
      <w:pPr>
        <w:pStyle w:val="Rubrik3"/>
      </w:pPr>
      <w:bookmarkStart w:id="541" w:name="_Toc57656166"/>
      <w:r w:rsidRPr="00903DBA">
        <w:t>The Language</w:t>
      </w:r>
      <w:bookmarkEnd w:id="541"/>
    </w:p>
    <w:p w14:paraId="4F95AF5B" w14:textId="77777777" w:rsidR="007660EE" w:rsidRPr="00903DBA" w:rsidRDefault="007660EE" w:rsidP="007660EE">
      <w:r w:rsidRPr="00903DBA">
        <w:t xml:space="preserve">A program is made up by a non-empty sequence of </w:t>
      </w:r>
      <w:r w:rsidRPr="00903DBA">
        <w:rPr>
          <w:rStyle w:val="CodeInText"/>
        </w:rPr>
        <w:t>statements</w:t>
      </w:r>
      <w:r w:rsidRPr="00903DBA">
        <w:t>, each terminated by a semicolon. There are five kinds of statements:</w:t>
      </w:r>
    </w:p>
    <w:p w14:paraId="3C751F69" w14:textId="77777777" w:rsidR="007660EE" w:rsidRPr="00903DBA" w:rsidRDefault="007660EE" w:rsidP="00477426">
      <w:pPr>
        <w:pStyle w:val="SourceCodeBoxText"/>
        <w:framePr w:wrap="around"/>
      </w:pPr>
      <w:r w:rsidRPr="00903DBA">
        <w:t>Read. A non-empty sequence of variables is assigned values read from the input stream, with an optional prompt.</w:t>
      </w:r>
    </w:p>
    <w:p w14:paraId="7442C174" w14:textId="77777777" w:rsidR="007660EE" w:rsidRPr="00903DBA" w:rsidRDefault="007660EE" w:rsidP="00477426">
      <w:pPr>
        <w:pStyle w:val="SourceCodeBoxText"/>
        <w:framePr w:wrap="around"/>
      </w:pPr>
      <w:r w:rsidRPr="00903DBA">
        <w:t>Write. The non-empty sequence of values is written to the output stream, with an optional text.</w:t>
      </w:r>
    </w:p>
    <w:p w14:paraId="400475D4" w14:textId="77777777" w:rsidR="007660EE" w:rsidRPr="00903DBA" w:rsidRDefault="007660EE" w:rsidP="00477426">
      <w:pPr>
        <w:pStyle w:val="SourceCodeBoxText"/>
        <w:framePr w:wrap="around"/>
      </w:pPr>
      <w:r w:rsidRPr="00903DBA">
        <w:t>Assign. A variable is assigned the value of an expression.</w:t>
      </w:r>
    </w:p>
    <w:p w14:paraId="06291512" w14:textId="77777777" w:rsidR="007660EE" w:rsidRPr="00903DBA" w:rsidRDefault="007660EE" w:rsidP="007660EE">
      <w:r w:rsidRPr="00903DBA">
        <w:t xml:space="preserve">The mathematical constants </w:t>
      </w:r>
      <w:r w:rsidRPr="00903DBA">
        <w:rPr>
          <w:rStyle w:val="CodeInText"/>
        </w:rPr>
        <w:t>pi</w:t>
      </w:r>
      <w:r w:rsidRPr="00903DBA">
        <w:t xml:space="preserve"> and </w:t>
      </w:r>
      <w:r w:rsidRPr="00903DBA">
        <w:rPr>
          <w:rStyle w:val="CodeInText"/>
        </w:rPr>
        <w:t>e</w:t>
      </w:r>
      <w:r w:rsidRPr="00903DBA">
        <w:t xml:space="preserve"> are stored in the variable map when the execution starts. An expression can be made up of the four rules of arithmetic, parentheses as well as the functions </w:t>
      </w:r>
      <w:r w:rsidRPr="00903DBA">
        <w:rPr>
          <w:rStyle w:val="CodeInText"/>
        </w:rPr>
        <w:t>sin</w:t>
      </w:r>
      <w:r w:rsidRPr="00903DBA">
        <w:t xml:space="preserve">, </w:t>
      </w:r>
      <w:r w:rsidRPr="00903DBA">
        <w:rPr>
          <w:rStyle w:val="CodeInText"/>
        </w:rPr>
        <w:t>cos</w:t>
      </w:r>
      <w:r w:rsidRPr="00903DBA">
        <w:t xml:space="preserve">, </w:t>
      </w:r>
      <w:r w:rsidRPr="00903DBA">
        <w:rPr>
          <w:rStyle w:val="CodeInText"/>
        </w:rPr>
        <w:t>tan</w:t>
      </w:r>
      <w:r w:rsidRPr="00903DBA">
        <w:t xml:space="preserve">, </w:t>
      </w:r>
      <w:r w:rsidRPr="00903DBA">
        <w:rPr>
          <w:rStyle w:val="CodeInText"/>
        </w:rPr>
        <w:t>log</w:t>
      </w:r>
      <w:r w:rsidRPr="00903DBA">
        <w:t xml:space="preserve">, </w:t>
      </w:r>
      <w:r w:rsidRPr="00903DBA">
        <w:rPr>
          <w:rStyle w:val="CodeInText"/>
        </w:rPr>
        <w:t>exp</w:t>
      </w:r>
      <w:r w:rsidRPr="00903DBA">
        <w:t xml:space="preserve">, </w:t>
      </w:r>
      <w:r w:rsidRPr="00903DBA">
        <w:rPr>
          <w:rStyle w:val="CodeInText"/>
        </w:rPr>
        <w:t>log10</w:t>
      </w:r>
      <w:r w:rsidRPr="00903DBA">
        <w:t xml:space="preserve">, </w:t>
      </w:r>
      <w:r w:rsidRPr="00903DBA">
        <w:rPr>
          <w:rStyle w:val="CodeInText"/>
        </w:rPr>
        <w:t>exp10</w:t>
      </w:r>
      <w:r w:rsidRPr="00903DBA">
        <w:t xml:space="preserve">, and </w:t>
      </w:r>
      <w:r w:rsidRPr="00903DBA">
        <w:rPr>
          <w:rStyle w:val="CodeInText"/>
        </w:rPr>
        <w:t>sqrt</w:t>
      </w:r>
      <w:r w:rsidRPr="00903DBA">
        <w:t xml:space="preserve"> (square root). Division by zero, invalid function arguments, or invalid input generate error messages.</w:t>
      </w:r>
    </w:p>
    <w:p w14:paraId="7119F8DA" w14:textId="77777777" w:rsidR="007660EE" w:rsidRPr="00903DBA" w:rsidRDefault="007660EE" w:rsidP="007660EE">
      <w:r w:rsidRPr="00903DBA">
        <w:t>Below is an example:</w:t>
      </w:r>
    </w:p>
    <w:p w14:paraId="0C6CAE92" w14:textId="77777777" w:rsidR="007660EE" w:rsidRPr="00903DBA" w:rsidRDefault="007660EE" w:rsidP="007660EE">
      <w:pPr>
        <w:pStyle w:val="Code"/>
        <w:rPr>
          <w:highlight w:val="white"/>
        </w:rPr>
      </w:pPr>
      <w:r w:rsidRPr="00903DBA">
        <w:rPr>
          <w:highlight w:val="white"/>
        </w:rPr>
        <w:t>// The area and circumference of a circle</w:t>
      </w:r>
    </w:p>
    <w:p w14:paraId="4071D5C1" w14:textId="77777777" w:rsidR="007660EE" w:rsidRPr="00903DBA" w:rsidRDefault="007660EE" w:rsidP="007660EE">
      <w:pPr>
        <w:pStyle w:val="Code"/>
        <w:rPr>
          <w:highlight w:val="white"/>
        </w:rPr>
      </w:pPr>
      <w:r w:rsidRPr="00903DBA">
        <w:rPr>
          <w:highlight w:val="white"/>
        </w:rPr>
        <w:t>read "Input the radius of a circle: ", radius;</w:t>
      </w:r>
    </w:p>
    <w:p w14:paraId="6A222839" w14:textId="77777777" w:rsidR="007660EE" w:rsidRPr="00903DBA" w:rsidRDefault="007660EE" w:rsidP="007660EE">
      <w:pPr>
        <w:pStyle w:val="Code"/>
        <w:rPr>
          <w:highlight w:val="white"/>
        </w:rPr>
      </w:pPr>
      <w:r w:rsidRPr="00903DBA">
        <w:rPr>
          <w:highlight w:val="white"/>
        </w:rPr>
        <w:t>assign area = pi * radius * radius;</w:t>
      </w:r>
    </w:p>
    <w:p w14:paraId="3B6E0E1D" w14:textId="77777777" w:rsidR="007660EE" w:rsidRPr="00903DBA" w:rsidRDefault="007660EE" w:rsidP="007660EE">
      <w:pPr>
        <w:pStyle w:val="Code"/>
        <w:rPr>
          <w:highlight w:val="white"/>
        </w:rPr>
      </w:pPr>
      <w:r w:rsidRPr="00903DBA">
        <w:rPr>
          <w:highlight w:val="white"/>
        </w:rPr>
        <w:t>assign circumference = 2 * pi * radius;</w:t>
      </w:r>
    </w:p>
    <w:p w14:paraId="08204E99" w14:textId="77777777" w:rsidR="007660EE" w:rsidRPr="00903DBA" w:rsidRDefault="007660EE" w:rsidP="007660EE">
      <w:pPr>
        <w:pStyle w:val="Code"/>
        <w:rPr>
          <w:highlight w:val="white"/>
        </w:rPr>
      </w:pPr>
      <w:r w:rsidRPr="00903DBA">
        <w:rPr>
          <w:highlight w:val="white"/>
        </w:rPr>
        <w:t>write "The area and circumference are: ", area, circumference;</w:t>
      </w:r>
    </w:p>
    <w:p w14:paraId="5A73F1D0" w14:textId="77777777" w:rsidR="007660EE" w:rsidRPr="00903DBA" w:rsidRDefault="007660EE" w:rsidP="007660EE">
      <w:pPr>
        <w:pStyle w:val="Code"/>
        <w:rPr>
          <w:highlight w:val="white"/>
        </w:rPr>
      </w:pPr>
      <w:r w:rsidRPr="00903DBA">
        <w:rPr>
          <w:highlight w:val="white"/>
        </w:rPr>
        <w:t>newline;</w:t>
      </w:r>
    </w:p>
    <w:p w14:paraId="2D10952D" w14:textId="77777777" w:rsidR="007660EE" w:rsidRPr="00903DBA" w:rsidRDefault="007660EE" w:rsidP="007660EE">
      <w:pPr>
        <w:pStyle w:val="Code"/>
        <w:rPr>
          <w:highlight w:val="white"/>
        </w:rPr>
      </w:pPr>
    </w:p>
    <w:p w14:paraId="7037A64D" w14:textId="77777777" w:rsidR="007660EE" w:rsidRPr="00903DBA" w:rsidRDefault="007660EE" w:rsidP="007660EE">
      <w:pPr>
        <w:pStyle w:val="Code"/>
        <w:rPr>
          <w:highlight w:val="white"/>
        </w:rPr>
      </w:pPr>
      <w:r w:rsidRPr="00903DBA">
        <w:rPr>
          <w:highlight w:val="white"/>
        </w:rPr>
        <w:t>// Fahrenheit to Celsius</w:t>
      </w:r>
    </w:p>
    <w:p w14:paraId="21F3D8B4" w14:textId="77777777" w:rsidR="007660EE" w:rsidRPr="00903DBA" w:rsidRDefault="007660EE" w:rsidP="007660EE">
      <w:pPr>
        <w:pStyle w:val="Code"/>
        <w:rPr>
          <w:highlight w:val="white"/>
        </w:rPr>
      </w:pPr>
      <w:r w:rsidRPr="00903DBA">
        <w:rPr>
          <w:highlight w:val="white"/>
        </w:rPr>
        <w:t>read "Input a temperature in degrees Fahrenheit: ", fahrenheit;</w:t>
      </w:r>
    </w:p>
    <w:p w14:paraId="22CD2744" w14:textId="77777777" w:rsidR="007660EE" w:rsidRPr="00903DBA" w:rsidRDefault="007660EE" w:rsidP="007660EE">
      <w:pPr>
        <w:pStyle w:val="Code"/>
        <w:rPr>
          <w:highlight w:val="white"/>
        </w:rPr>
      </w:pPr>
      <w:r w:rsidRPr="00903DBA">
        <w:rPr>
          <w:highlight w:val="white"/>
        </w:rPr>
        <w:t>assign celsius = (fahrenheit - 32) / 1.8;</w:t>
      </w:r>
    </w:p>
    <w:p w14:paraId="3368262F" w14:textId="77777777" w:rsidR="007660EE" w:rsidRPr="00903DBA" w:rsidRDefault="007660EE" w:rsidP="007660EE">
      <w:pPr>
        <w:pStyle w:val="Code"/>
        <w:rPr>
          <w:highlight w:val="white"/>
        </w:rPr>
      </w:pPr>
      <w:r w:rsidRPr="00903DBA">
        <w:rPr>
          <w:highlight w:val="white"/>
        </w:rPr>
        <w:t>write "In Celsius degrees: ", celsius;</w:t>
      </w:r>
    </w:p>
    <w:p w14:paraId="3D8DA1AE" w14:textId="77777777" w:rsidR="007660EE" w:rsidRPr="00903DBA" w:rsidRDefault="007660EE" w:rsidP="007660EE">
      <w:pPr>
        <w:pStyle w:val="Code"/>
        <w:rPr>
          <w:highlight w:val="white"/>
        </w:rPr>
      </w:pPr>
      <w:r w:rsidRPr="00903DBA">
        <w:rPr>
          <w:highlight w:val="white"/>
        </w:rPr>
        <w:t>newline;</w:t>
      </w:r>
    </w:p>
    <w:p w14:paraId="7D806A6C" w14:textId="77777777" w:rsidR="007660EE" w:rsidRPr="00903DBA" w:rsidRDefault="007660EE" w:rsidP="007660EE">
      <w:pPr>
        <w:pStyle w:val="Code"/>
        <w:rPr>
          <w:highlight w:val="white"/>
        </w:rPr>
      </w:pPr>
    </w:p>
    <w:p w14:paraId="427FA5C0" w14:textId="77777777" w:rsidR="007660EE" w:rsidRPr="00903DBA" w:rsidRDefault="007660EE" w:rsidP="007660EE">
      <w:pPr>
        <w:pStyle w:val="Code"/>
        <w:rPr>
          <w:highlight w:val="white"/>
        </w:rPr>
      </w:pPr>
      <w:r w:rsidRPr="00903DBA">
        <w:rPr>
          <w:highlight w:val="white"/>
        </w:rPr>
        <w:t>// Pythagorean Theorem</w:t>
      </w:r>
    </w:p>
    <w:p w14:paraId="36067B9C" w14:textId="77777777" w:rsidR="007660EE" w:rsidRPr="00903DBA" w:rsidRDefault="007660EE" w:rsidP="007660EE">
      <w:pPr>
        <w:pStyle w:val="Code"/>
        <w:rPr>
          <w:highlight w:val="white"/>
        </w:rPr>
      </w:pPr>
      <w:r w:rsidRPr="00903DBA">
        <w:rPr>
          <w:highlight w:val="white"/>
        </w:rPr>
        <w:t>read "Input the two cathetuses of a right-angled triangle: ", a, b;</w:t>
      </w:r>
    </w:p>
    <w:p w14:paraId="31C0E6BD" w14:textId="77777777" w:rsidR="007660EE" w:rsidRPr="00903DBA" w:rsidRDefault="007660EE" w:rsidP="007660EE">
      <w:pPr>
        <w:pStyle w:val="Code"/>
        <w:rPr>
          <w:highlight w:val="white"/>
        </w:rPr>
      </w:pPr>
      <w:r w:rsidRPr="00903DBA">
        <w:rPr>
          <w:highlight w:val="white"/>
        </w:rPr>
        <w:t>assign c = sqrt(a * a + b * b);</w:t>
      </w:r>
    </w:p>
    <w:p w14:paraId="5060BD0C" w14:textId="77777777" w:rsidR="007660EE" w:rsidRPr="00903DBA" w:rsidRDefault="007660EE" w:rsidP="007660EE">
      <w:pPr>
        <w:pStyle w:val="Code"/>
        <w:rPr>
          <w:highlight w:val="white"/>
        </w:rPr>
      </w:pPr>
      <w:r w:rsidRPr="00903DBA">
        <w:rPr>
          <w:highlight w:val="white"/>
        </w:rPr>
        <w:t>write "The hypothenuse is: ", c;</w:t>
      </w:r>
    </w:p>
    <w:p w14:paraId="2A414DC7" w14:textId="77777777" w:rsidR="007660EE" w:rsidRPr="00903DBA" w:rsidRDefault="007660EE" w:rsidP="007660EE">
      <w:r w:rsidRPr="00903DBA">
        <w:t>When executed (the underlined text represent input values):</w:t>
      </w:r>
    </w:p>
    <w:p w14:paraId="26518BA9" w14:textId="77777777" w:rsidR="007660EE" w:rsidRPr="00903DBA" w:rsidRDefault="007660EE" w:rsidP="007660EE">
      <w:pPr>
        <w:pStyle w:val="Code"/>
      </w:pPr>
      <w:r w:rsidRPr="00903DBA">
        <w:t xml:space="preserve">Input the radius of a circle: </w:t>
      </w:r>
      <w:r w:rsidRPr="00903DBA">
        <w:rPr>
          <w:u w:val="single"/>
        </w:rPr>
        <w:t>10</w:t>
      </w:r>
    </w:p>
    <w:p w14:paraId="216786FF" w14:textId="77777777" w:rsidR="007660EE" w:rsidRPr="00903DBA" w:rsidRDefault="007660EE" w:rsidP="007660EE">
      <w:pPr>
        <w:pStyle w:val="Code"/>
      </w:pPr>
      <w:r w:rsidRPr="00903DBA">
        <w:t>The area and circumference are: 314.159265358979, 62.8318530717959</w:t>
      </w:r>
    </w:p>
    <w:p w14:paraId="1BB2ABBF" w14:textId="77777777" w:rsidR="007660EE" w:rsidRPr="00903DBA" w:rsidRDefault="007660EE" w:rsidP="007660EE">
      <w:pPr>
        <w:pStyle w:val="Code"/>
      </w:pPr>
    </w:p>
    <w:p w14:paraId="30738053" w14:textId="77777777" w:rsidR="007660EE" w:rsidRPr="00903DBA" w:rsidRDefault="007660EE" w:rsidP="007660EE">
      <w:pPr>
        <w:pStyle w:val="Code"/>
      </w:pPr>
      <w:r w:rsidRPr="00903DBA">
        <w:t xml:space="preserve">Input a temperature in degrees Fahrenheit: </w:t>
      </w:r>
      <w:r w:rsidRPr="00903DBA">
        <w:rPr>
          <w:u w:val="single"/>
        </w:rPr>
        <w:t>212</w:t>
      </w:r>
    </w:p>
    <w:p w14:paraId="5A0EC3FF" w14:textId="77777777" w:rsidR="007660EE" w:rsidRPr="00903DBA" w:rsidRDefault="007660EE" w:rsidP="007660EE">
      <w:pPr>
        <w:pStyle w:val="Code"/>
      </w:pPr>
      <w:r w:rsidRPr="00903DBA">
        <w:t>In Celsius degrees: 100</w:t>
      </w:r>
    </w:p>
    <w:p w14:paraId="0381F14C" w14:textId="77777777" w:rsidR="007660EE" w:rsidRPr="00903DBA" w:rsidRDefault="007660EE" w:rsidP="007660EE">
      <w:pPr>
        <w:pStyle w:val="Code"/>
      </w:pPr>
    </w:p>
    <w:p w14:paraId="2B12940D" w14:textId="77777777" w:rsidR="007660EE" w:rsidRPr="00903DBA" w:rsidRDefault="007660EE" w:rsidP="007660EE">
      <w:pPr>
        <w:pStyle w:val="Code"/>
      </w:pPr>
      <w:r w:rsidRPr="00903DBA">
        <w:t xml:space="preserve">Input the two cathetuses of a right-angled triangle: </w:t>
      </w:r>
      <w:r w:rsidRPr="00903DBA">
        <w:rPr>
          <w:u w:val="single"/>
        </w:rPr>
        <w:t>3,4</w:t>
      </w:r>
    </w:p>
    <w:p w14:paraId="02C68D58" w14:textId="77777777" w:rsidR="007660EE" w:rsidRPr="00903DBA" w:rsidRDefault="007660EE" w:rsidP="007660EE">
      <w:pPr>
        <w:pStyle w:val="Code"/>
      </w:pPr>
      <w:r w:rsidRPr="00903DBA">
        <w:t>The hypothenuse is: 5</w:t>
      </w:r>
    </w:p>
    <w:p w14:paraId="16291B8C" w14:textId="77777777" w:rsidR="007660EE" w:rsidRPr="00903DBA" w:rsidRDefault="007660EE" w:rsidP="007660EE">
      <w:pPr>
        <w:pStyle w:val="Rubrik3"/>
      </w:pPr>
      <w:bookmarkStart w:id="542" w:name="_Toc57656167"/>
      <w:r w:rsidRPr="00903DBA">
        <w:t>The Grammar</w:t>
      </w:r>
      <w:bookmarkEnd w:id="542"/>
    </w:p>
    <w:p w14:paraId="421294A4" w14:textId="77777777" w:rsidR="007660EE" w:rsidRPr="00903DBA" w:rsidRDefault="007660EE" w:rsidP="007660EE">
      <w:r w:rsidRPr="00903DBA">
        <w:t xml:space="preserve">Every programming language has a syntax, which may be defined by a </w:t>
      </w:r>
      <w:r w:rsidRPr="00903DBA">
        <w:rPr>
          <w:rStyle w:val="CodeInText"/>
        </w:rPr>
        <w:t>grammar</w:t>
      </w:r>
      <w:r w:rsidRPr="00903DBA">
        <w:t xml:space="preserve">. The grammar of our language is given below. A grammar is made up by a set of </w:t>
      </w:r>
      <w:r w:rsidRPr="00903DBA">
        <w:rPr>
          <w:i/>
        </w:rPr>
        <w:t>rules</w:t>
      </w:r>
      <w:r w:rsidRPr="00903DBA">
        <w:t xml:space="preserve">, among which one is the start rule (in this case </w:t>
      </w:r>
      <w:r w:rsidRPr="00903DBA">
        <w:rPr>
          <w:rStyle w:val="CodeInText"/>
          <w:highlight w:val="white"/>
        </w:rPr>
        <w:t>statement_list</w:t>
      </w:r>
      <w:r w:rsidRPr="00903DBA">
        <w:t xml:space="preserve">). The grammar rules for our language follows below, the vertical bar at the left of the rules can be read as “or”. The first rule </w:t>
      </w:r>
      <w:r w:rsidRPr="00903DBA">
        <w:rPr>
          <w:rStyle w:val="CodeInText"/>
        </w:rPr>
        <w:t>statement_list</w:t>
      </w:r>
      <w:r w:rsidRPr="00903DBA">
        <w:t xml:space="preserve"> can be read as “a statement list is a statement or a statement followed by a statement list.”</w:t>
      </w:r>
    </w:p>
    <w:p w14:paraId="5DDD2CB2" w14:textId="77777777" w:rsidR="007660EE" w:rsidRPr="00903DBA" w:rsidRDefault="007660EE" w:rsidP="007660EE">
      <w:pPr>
        <w:pStyle w:val="Code"/>
        <w:rPr>
          <w:highlight w:val="white"/>
        </w:rPr>
      </w:pPr>
      <w:r w:rsidRPr="00903DBA">
        <w:rPr>
          <w:highlight w:val="white"/>
        </w:rPr>
        <w:t>statement_list ::=</w:t>
      </w:r>
    </w:p>
    <w:p w14:paraId="09088FB2" w14:textId="77777777" w:rsidR="007660EE" w:rsidRPr="00903DBA" w:rsidRDefault="007660EE" w:rsidP="007660EE">
      <w:pPr>
        <w:pStyle w:val="Code"/>
        <w:rPr>
          <w:highlight w:val="white"/>
        </w:rPr>
      </w:pPr>
      <w:r w:rsidRPr="00903DBA">
        <w:rPr>
          <w:highlight w:val="white"/>
        </w:rPr>
        <w:t xml:space="preserve">    statement</w:t>
      </w:r>
    </w:p>
    <w:p w14:paraId="287D49C7" w14:textId="77777777" w:rsidR="007660EE" w:rsidRPr="00903DBA" w:rsidRDefault="007660EE" w:rsidP="007660EE">
      <w:pPr>
        <w:pStyle w:val="Code"/>
        <w:rPr>
          <w:highlight w:val="white"/>
        </w:rPr>
      </w:pPr>
      <w:r w:rsidRPr="00903DBA">
        <w:rPr>
          <w:highlight w:val="white"/>
        </w:rPr>
        <w:t xml:space="preserve">  | statement statement_list</w:t>
      </w:r>
    </w:p>
    <w:p w14:paraId="69840DEA" w14:textId="77777777" w:rsidR="007660EE" w:rsidRPr="00903DBA" w:rsidRDefault="007660EE" w:rsidP="007660EE">
      <w:pPr>
        <w:pStyle w:val="Code"/>
        <w:rPr>
          <w:highlight w:val="white"/>
        </w:rPr>
      </w:pPr>
    </w:p>
    <w:p w14:paraId="0A16B3CF" w14:textId="77777777" w:rsidR="007660EE" w:rsidRPr="00903DBA" w:rsidRDefault="007660EE" w:rsidP="007660EE">
      <w:pPr>
        <w:pStyle w:val="Code"/>
        <w:rPr>
          <w:highlight w:val="white"/>
        </w:rPr>
      </w:pPr>
      <w:r w:rsidRPr="00903DBA">
        <w:rPr>
          <w:highlight w:val="white"/>
        </w:rPr>
        <w:t>statement ::=</w:t>
      </w:r>
    </w:p>
    <w:p w14:paraId="23FCD1F6" w14:textId="77777777" w:rsidR="007660EE" w:rsidRPr="00903DBA" w:rsidRDefault="007660EE" w:rsidP="007660EE">
      <w:pPr>
        <w:pStyle w:val="Code"/>
        <w:rPr>
          <w:highlight w:val="white"/>
        </w:rPr>
      </w:pPr>
      <w:r w:rsidRPr="00903DBA">
        <w:rPr>
          <w:highlight w:val="white"/>
        </w:rPr>
        <w:t xml:space="preserve">    </w:t>
      </w:r>
      <w:r w:rsidRPr="00903DBA">
        <w:rPr>
          <w:b/>
        </w:rPr>
        <w:t>assign</w:t>
      </w:r>
      <w:r w:rsidRPr="00903DBA">
        <w:rPr>
          <w:highlight w:val="white"/>
        </w:rPr>
        <w:t xml:space="preserve"> </w:t>
      </w:r>
      <w:r w:rsidRPr="00903DBA">
        <w:rPr>
          <w:b/>
        </w:rPr>
        <w:t>identifier</w:t>
      </w:r>
      <w:r w:rsidRPr="00903DBA">
        <w:rPr>
          <w:highlight w:val="white"/>
        </w:rPr>
        <w:t xml:space="preserve"> EQUAL expression </w:t>
      </w:r>
      <w:r w:rsidRPr="00903DBA">
        <w:rPr>
          <w:b/>
        </w:rPr>
        <w:t>;</w:t>
      </w:r>
    </w:p>
    <w:p w14:paraId="350F81F7" w14:textId="77777777" w:rsidR="007660EE" w:rsidRPr="00903DBA" w:rsidRDefault="007660EE" w:rsidP="007660EE">
      <w:pPr>
        <w:pStyle w:val="Code"/>
        <w:rPr>
          <w:highlight w:val="white"/>
        </w:rPr>
      </w:pPr>
      <w:r w:rsidRPr="00903DBA">
        <w:rPr>
          <w:highlight w:val="white"/>
        </w:rPr>
        <w:t xml:space="preserve">  | </w:t>
      </w:r>
      <w:r w:rsidRPr="00903DBA">
        <w:rPr>
          <w:b/>
        </w:rPr>
        <w:t>read</w:t>
      </w:r>
      <w:r w:rsidRPr="00903DBA">
        <w:rPr>
          <w:highlight w:val="white"/>
        </w:rPr>
        <w:t xml:space="preserve"> optional_output identifier_list </w:t>
      </w:r>
      <w:r w:rsidRPr="00903DBA">
        <w:rPr>
          <w:b/>
        </w:rPr>
        <w:t>;</w:t>
      </w:r>
    </w:p>
    <w:p w14:paraId="2EF9B207" w14:textId="77777777" w:rsidR="007660EE" w:rsidRPr="00903DBA" w:rsidRDefault="007660EE" w:rsidP="007660EE">
      <w:pPr>
        <w:pStyle w:val="Code"/>
        <w:rPr>
          <w:highlight w:val="white"/>
        </w:rPr>
      </w:pPr>
      <w:r w:rsidRPr="00903DBA">
        <w:rPr>
          <w:highlight w:val="white"/>
        </w:rPr>
        <w:t xml:space="preserve">  | </w:t>
      </w:r>
      <w:r w:rsidRPr="00903DBA">
        <w:rPr>
          <w:b/>
        </w:rPr>
        <w:t>write</w:t>
      </w:r>
      <w:r w:rsidRPr="00903DBA">
        <w:rPr>
          <w:highlight w:val="white"/>
        </w:rPr>
        <w:t xml:space="preserve"> optional_output expression_list </w:t>
      </w:r>
      <w:r w:rsidRPr="00903DBA">
        <w:rPr>
          <w:b/>
        </w:rPr>
        <w:t>;</w:t>
      </w:r>
    </w:p>
    <w:p w14:paraId="3C2F9374" w14:textId="77777777" w:rsidR="007660EE" w:rsidRPr="00903DBA" w:rsidRDefault="007660EE" w:rsidP="007660EE">
      <w:pPr>
        <w:pStyle w:val="Code"/>
        <w:rPr>
          <w:highlight w:val="white"/>
        </w:rPr>
      </w:pPr>
      <w:r w:rsidRPr="00903DBA">
        <w:rPr>
          <w:highlight w:val="white"/>
        </w:rPr>
        <w:t xml:space="preserve">  | </w:t>
      </w:r>
      <w:r w:rsidRPr="00903DBA">
        <w:rPr>
          <w:b/>
        </w:rPr>
        <w:t>newline</w:t>
      </w:r>
      <w:r w:rsidRPr="00903DBA">
        <w:rPr>
          <w:highlight w:val="white"/>
        </w:rPr>
        <w:t xml:space="preserve"> </w:t>
      </w:r>
      <w:r w:rsidRPr="00903DBA">
        <w:rPr>
          <w:b/>
        </w:rPr>
        <w:t>;</w:t>
      </w:r>
    </w:p>
    <w:p w14:paraId="0838ABFA" w14:textId="77777777" w:rsidR="007660EE" w:rsidRPr="00903DBA" w:rsidRDefault="007660EE" w:rsidP="007660EE">
      <w:pPr>
        <w:pStyle w:val="Code"/>
        <w:rPr>
          <w:highlight w:val="white"/>
        </w:rPr>
      </w:pPr>
    </w:p>
    <w:p w14:paraId="012A3957" w14:textId="77777777" w:rsidR="007660EE" w:rsidRPr="00903DBA" w:rsidRDefault="007660EE" w:rsidP="007660EE">
      <w:pPr>
        <w:pStyle w:val="Code"/>
        <w:rPr>
          <w:highlight w:val="white"/>
        </w:rPr>
      </w:pPr>
      <w:r w:rsidRPr="00903DBA">
        <w:rPr>
          <w:highlight w:val="white"/>
        </w:rPr>
        <w:t>optional_output ::=</w:t>
      </w:r>
    </w:p>
    <w:p w14:paraId="4BE675D4" w14:textId="77777777" w:rsidR="007660EE" w:rsidRPr="00903DBA" w:rsidRDefault="007660EE" w:rsidP="007660EE">
      <w:pPr>
        <w:pStyle w:val="Code"/>
        <w:rPr>
          <w:highlight w:val="white"/>
        </w:rPr>
      </w:pPr>
      <w:r w:rsidRPr="00903DBA">
        <w:rPr>
          <w:highlight w:val="white"/>
        </w:rPr>
        <w:t xml:space="preserve">    /* Empty. */</w:t>
      </w:r>
    </w:p>
    <w:p w14:paraId="63431AD5" w14:textId="77777777" w:rsidR="007660EE" w:rsidRPr="00903DBA" w:rsidRDefault="007660EE" w:rsidP="007660EE">
      <w:pPr>
        <w:pStyle w:val="Code"/>
        <w:rPr>
          <w:highlight w:val="white"/>
        </w:rPr>
      </w:pPr>
      <w:r w:rsidRPr="00903DBA">
        <w:rPr>
          <w:highlight w:val="white"/>
        </w:rPr>
        <w:t xml:space="preserve">  | </w:t>
      </w:r>
      <w:r w:rsidRPr="00903DBA">
        <w:rPr>
          <w:b/>
        </w:rPr>
        <w:t>string</w:t>
      </w:r>
      <w:r w:rsidRPr="00903DBA">
        <w:rPr>
          <w:highlight w:val="white"/>
        </w:rPr>
        <w:t xml:space="preserve"> </w:t>
      </w:r>
      <w:r w:rsidRPr="00903DBA">
        <w:rPr>
          <w:b/>
        </w:rPr>
        <w:t>,</w:t>
      </w:r>
    </w:p>
    <w:p w14:paraId="20695A5D" w14:textId="77777777" w:rsidR="007660EE" w:rsidRPr="00903DBA" w:rsidRDefault="007660EE" w:rsidP="007660EE">
      <w:pPr>
        <w:pStyle w:val="Code"/>
        <w:rPr>
          <w:highlight w:val="white"/>
        </w:rPr>
      </w:pPr>
    </w:p>
    <w:p w14:paraId="04BC545E" w14:textId="77777777" w:rsidR="007660EE" w:rsidRPr="00903DBA" w:rsidRDefault="007660EE" w:rsidP="007660EE">
      <w:pPr>
        <w:pStyle w:val="Code"/>
        <w:rPr>
          <w:highlight w:val="white"/>
        </w:rPr>
      </w:pPr>
      <w:r w:rsidRPr="00903DBA">
        <w:rPr>
          <w:highlight w:val="white"/>
        </w:rPr>
        <w:t>identifier_list ::=</w:t>
      </w:r>
    </w:p>
    <w:p w14:paraId="47FD3E90" w14:textId="77777777" w:rsidR="007660EE" w:rsidRPr="00903DBA" w:rsidRDefault="007660EE" w:rsidP="007660EE">
      <w:pPr>
        <w:pStyle w:val="Code"/>
        <w:rPr>
          <w:highlight w:val="white"/>
        </w:rPr>
      </w:pPr>
      <w:r w:rsidRPr="00903DBA">
        <w:rPr>
          <w:highlight w:val="white"/>
        </w:rPr>
        <w:t xml:space="preserve">    </w:t>
      </w:r>
      <w:r w:rsidRPr="00903DBA">
        <w:rPr>
          <w:b/>
        </w:rPr>
        <w:t>identifier</w:t>
      </w:r>
    </w:p>
    <w:p w14:paraId="5955FECA" w14:textId="77777777" w:rsidR="007660EE" w:rsidRPr="00903DBA" w:rsidRDefault="007660EE" w:rsidP="007660EE">
      <w:pPr>
        <w:pStyle w:val="Code"/>
        <w:rPr>
          <w:highlight w:val="white"/>
        </w:rPr>
      </w:pPr>
      <w:r w:rsidRPr="00903DBA">
        <w:rPr>
          <w:highlight w:val="white"/>
        </w:rPr>
        <w:t xml:space="preserve">  | </w:t>
      </w:r>
      <w:r w:rsidRPr="00903DBA">
        <w:rPr>
          <w:b/>
        </w:rPr>
        <w:t>identifier</w:t>
      </w:r>
      <w:r w:rsidRPr="00903DBA">
        <w:rPr>
          <w:highlight w:val="white"/>
        </w:rPr>
        <w:t xml:space="preserve"> </w:t>
      </w:r>
      <w:r w:rsidRPr="00903DBA">
        <w:rPr>
          <w:b/>
        </w:rPr>
        <w:t>,</w:t>
      </w:r>
      <w:r w:rsidRPr="00903DBA">
        <w:rPr>
          <w:highlight w:val="white"/>
        </w:rPr>
        <w:t xml:space="preserve"> identifier_list</w:t>
      </w:r>
    </w:p>
    <w:p w14:paraId="531C7B7A" w14:textId="77777777" w:rsidR="007660EE" w:rsidRPr="00903DBA" w:rsidRDefault="007660EE" w:rsidP="007660EE">
      <w:pPr>
        <w:pStyle w:val="Code"/>
        <w:rPr>
          <w:highlight w:val="white"/>
        </w:rPr>
      </w:pPr>
    </w:p>
    <w:p w14:paraId="06B9C6F9" w14:textId="77777777" w:rsidR="007660EE" w:rsidRPr="00903DBA" w:rsidRDefault="007660EE" w:rsidP="007660EE">
      <w:pPr>
        <w:pStyle w:val="Code"/>
        <w:rPr>
          <w:highlight w:val="white"/>
        </w:rPr>
      </w:pPr>
      <w:r w:rsidRPr="00903DBA">
        <w:rPr>
          <w:highlight w:val="white"/>
        </w:rPr>
        <w:t>expression_list ::=</w:t>
      </w:r>
    </w:p>
    <w:p w14:paraId="2012F528" w14:textId="77777777" w:rsidR="007660EE" w:rsidRPr="00903DBA" w:rsidRDefault="007660EE" w:rsidP="007660EE">
      <w:pPr>
        <w:pStyle w:val="Code"/>
        <w:rPr>
          <w:highlight w:val="white"/>
        </w:rPr>
      </w:pPr>
      <w:r w:rsidRPr="00903DBA">
        <w:rPr>
          <w:highlight w:val="white"/>
        </w:rPr>
        <w:t xml:space="preserve">    expression</w:t>
      </w:r>
    </w:p>
    <w:p w14:paraId="1253C9F0" w14:textId="77777777" w:rsidR="007660EE" w:rsidRPr="00903DBA" w:rsidRDefault="007660EE" w:rsidP="007660EE">
      <w:pPr>
        <w:pStyle w:val="Code"/>
        <w:rPr>
          <w:highlight w:val="white"/>
        </w:rPr>
      </w:pPr>
      <w:r w:rsidRPr="00903DBA">
        <w:rPr>
          <w:highlight w:val="white"/>
        </w:rPr>
        <w:t xml:space="preserve">  | expression </w:t>
      </w:r>
      <w:r w:rsidRPr="00903DBA">
        <w:rPr>
          <w:b/>
        </w:rPr>
        <w:t>,</w:t>
      </w:r>
      <w:r w:rsidRPr="00903DBA">
        <w:rPr>
          <w:highlight w:val="white"/>
        </w:rPr>
        <w:t xml:space="preserve"> expression_list</w:t>
      </w:r>
    </w:p>
    <w:p w14:paraId="3376BDD3" w14:textId="77777777" w:rsidR="007660EE" w:rsidRPr="00903DBA" w:rsidRDefault="007660EE" w:rsidP="007660EE">
      <w:pPr>
        <w:pStyle w:val="Code"/>
        <w:rPr>
          <w:highlight w:val="white"/>
        </w:rPr>
      </w:pPr>
    </w:p>
    <w:p w14:paraId="6D5D25FC" w14:textId="77777777" w:rsidR="007660EE" w:rsidRPr="00903DBA" w:rsidRDefault="007660EE" w:rsidP="007660EE">
      <w:pPr>
        <w:pStyle w:val="Code"/>
        <w:rPr>
          <w:highlight w:val="white"/>
        </w:rPr>
      </w:pPr>
      <w:r w:rsidRPr="00903DBA">
        <w:rPr>
          <w:highlight w:val="white"/>
        </w:rPr>
        <w:t>expression ::=</w:t>
      </w:r>
    </w:p>
    <w:p w14:paraId="298728B0" w14:textId="77777777" w:rsidR="007660EE" w:rsidRPr="00903DBA" w:rsidRDefault="007660EE" w:rsidP="007660EE">
      <w:pPr>
        <w:pStyle w:val="Code"/>
        <w:rPr>
          <w:highlight w:val="white"/>
        </w:rPr>
      </w:pPr>
      <w:r w:rsidRPr="00903DBA">
        <w:rPr>
          <w:highlight w:val="white"/>
        </w:rPr>
        <w:t xml:space="preserve">    binary_expression</w:t>
      </w:r>
    </w:p>
    <w:p w14:paraId="4130B065" w14:textId="77777777" w:rsidR="007660EE" w:rsidRPr="00903DBA" w:rsidRDefault="007660EE" w:rsidP="007660EE">
      <w:pPr>
        <w:pStyle w:val="Code"/>
        <w:rPr>
          <w:highlight w:val="white"/>
        </w:rPr>
      </w:pPr>
      <w:r w:rsidRPr="00903DBA">
        <w:rPr>
          <w:highlight w:val="white"/>
        </w:rPr>
        <w:t xml:space="preserve">  | expression </w:t>
      </w:r>
      <w:r w:rsidRPr="00903DBA">
        <w:rPr>
          <w:b/>
        </w:rPr>
        <w:t>+</w:t>
      </w:r>
      <w:r w:rsidRPr="00903DBA">
        <w:rPr>
          <w:highlight w:val="white"/>
        </w:rPr>
        <w:t xml:space="preserve"> binary_expression</w:t>
      </w:r>
    </w:p>
    <w:p w14:paraId="03EBDEF9" w14:textId="77777777" w:rsidR="007660EE" w:rsidRPr="00903DBA" w:rsidRDefault="007660EE" w:rsidP="007660EE">
      <w:pPr>
        <w:pStyle w:val="Code"/>
        <w:rPr>
          <w:highlight w:val="white"/>
        </w:rPr>
      </w:pPr>
      <w:r w:rsidRPr="00903DBA">
        <w:rPr>
          <w:highlight w:val="white"/>
        </w:rPr>
        <w:t xml:space="preserve">  | expression </w:t>
      </w:r>
      <w:r w:rsidRPr="00903DBA">
        <w:rPr>
          <w:b/>
        </w:rPr>
        <w:t>-</w:t>
      </w:r>
      <w:r w:rsidRPr="00903DBA">
        <w:rPr>
          <w:highlight w:val="white"/>
        </w:rPr>
        <w:t xml:space="preserve"> binary_expression</w:t>
      </w:r>
    </w:p>
    <w:p w14:paraId="0AD5A67D" w14:textId="77777777" w:rsidR="007660EE" w:rsidRPr="00903DBA" w:rsidRDefault="007660EE" w:rsidP="007660EE">
      <w:pPr>
        <w:pStyle w:val="Code"/>
        <w:rPr>
          <w:highlight w:val="white"/>
        </w:rPr>
      </w:pPr>
    </w:p>
    <w:p w14:paraId="4160CD72" w14:textId="77777777" w:rsidR="007660EE" w:rsidRPr="00903DBA" w:rsidRDefault="007660EE" w:rsidP="007660EE">
      <w:pPr>
        <w:pStyle w:val="Code"/>
        <w:rPr>
          <w:highlight w:val="white"/>
        </w:rPr>
      </w:pPr>
      <w:r w:rsidRPr="00903DBA">
        <w:rPr>
          <w:highlight w:val="white"/>
        </w:rPr>
        <w:t>binary_expression ::=</w:t>
      </w:r>
    </w:p>
    <w:p w14:paraId="39B6658E" w14:textId="77777777" w:rsidR="007660EE" w:rsidRPr="00903DBA" w:rsidRDefault="007660EE" w:rsidP="007660EE">
      <w:pPr>
        <w:pStyle w:val="Code"/>
        <w:rPr>
          <w:highlight w:val="white"/>
        </w:rPr>
      </w:pPr>
      <w:r w:rsidRPr="00903DBA">
        <w:rPr>
          <w:highlight w:val="white"/>
        </w:rPr>
        <w:t xml:space="preserve">    unary_expression</w:t>
      </w:r>
    </w:p>
    <w:p w14:paraId="2562DBF1" w14:textId="77777777" w:rsidR="007660EE" w:rsidRPr="00903DBA" w:rsidRDefault="007660EE" w:rsidP="007660EE">
      <w:pPr>
        <w:pStyle w:val="Code"/>
        <w:rPr>
          <w:highlight w:val="white"/>
        </w:rPr>
      </w:pPr>
      <w:r w:rsidRPr="00903DBA">
        <w:rPr>
          <w:highlight w:val="white"/>
        </w:rPr>
        <w:t xml:space="preserve">  | binary_expression </w:t>
      </w:r>
      <w:r w:rsidRPr="00903DBA">
        <w:rPr>
          <w:b/>
        </w:rPr>
        <w:t>*</w:t>
      </w:r>
      <w:r w:rsidRPr="00903DBA">
        <w:rPr>
          <w:highlight w:val="white"/>
        </w:rPr>
        <w:t xml:space="preserve"> unary_expression</w:t>
      </w:r>
    </w:p>
    <w:p w14:paraId="5C9C80D8" w14:textId="77777777" w:rsidR="007660EE" w:rsidRPr="00903DBA" w:rsidRDefault="007660EE" w:rsidP="007660EE">
      <w:pPr>
        <w:pStyle w:val="Code"/>
        <w:rPr>
          <w:highlight w:val="white"/>
        </w:rPr>
      </w:pPr>
      <w:r w:rsidRPr="00903DBA">
        <w:rPr>
          <w:highlight w:val="white"/>
        </w:rPr>
        <w:t xml:space="preserve">  | binary_expression </w:t>
      </w:r>
      <w:r w:rsidRPr="00903DBA">
        <w:rPr>
          <w:b/>
        </w:rPr>
        <w:t>/</w:t>
      </w:r>
      <w:r w:rsidRPr="00903DBA">
        <w:rPr>
          <w:highlight w:val="white"/>
        </w:rPr>
        <w:t xml:space="preserve"> unary_expression</w:t>
      </w:r>
    </w:p>
    <w:p w14:paraId="7B07C591" w14:textId="77777777" w:rsidR="007660EE" w:rsidRPr="00903DBA" w:rsidRDefault="007660EE" w:rsidP="007660EE">
      <w:pPr>
        <w:pStyle w:val="Code"/>
        <w:rPr>
          <w:highlight w:val="white"/>
        </w:rPr>
      </w:pPr>
    </w:p>
    <w:p w14:paraId="7433497A" w14:textId="77777777" w:rsidR="007660EE" w:rsidRPr="00903DBA" w:rsidRDefault="007660EE" w:rsidP="007660EE">
      <w:pPr>
        <w:pStyle w:val="Code"/>
        <w:rPr>
          <w:highlight w:val="white"/>
        </w:rPr>
      </w:pPr>
      <w:r w:rsidRPr="00903DBA">
        <w:rPr>
          <w:highlight w:val="white"/>
        </w:rPr>
        <w:t>unary_expression ::=</w:t>
      </w:r>
    </w:p>
    <w:p w14:paraId="6E96CC9F" w14:textId="77777777" w:rsidR="007660EE" w:rsidRPr="00903DBA" w:rsidRDefault="007660EE" w:rsidP="007660EE">
      <w:pPr>
        <w:pStyle w:val="Code"/>
        <w:rPr>
          <w:highlight w:val="white"/>
        </w:rPr>
      </w:pPr>
      <w:r w:rsidRPr="00903DBA">
        <w:rPr>
          <w:highlight w:val="white"/>
        </w:rPr>
        <w:t xml:space="preserve">    primary_expression</w:t>
      </w:r>
    </w:p>
    <w:p w14:paraId="2A34E0FB" w14:textId="77777777" w:rsidR="007660EE" w:rsidRPr="00903DBA" w:rsidRDefault="007660EE" w:rsidP="007660EE">
      <w:pPr>
        <w:pStyle w:val="Code"/>
        <w:rPr>
          <w:highlight w:val="white"/>
        </w:rPr>
      </w:pPr>
      <w:r w:rsidRPr="00903DBA">
        <w:rPr>
          <w:highlight w:val="white"/>
        </w:rPr>
        <w:t xml:space="preserve">  | </w:t>
      </w:r>
      <w:r w:rsidRPr="00903DBA">
        <w:rPr>
          <w:b/>
        </w:rPr>
        <w:t>+</w:t>
      </w:r>
      <w:r w:rsidRPr="00903DBA">
        <w:rPr>
          <w:highlight w:val="white"/>
        </w:rPr>
        <w:t xml:space="preserve"> unary_expression</w:t>
      </w:r>
    </w:p>
    <w:p w14:paraId="49A7C258" w14:textId="77777777" w:rsidR="007660EE" w:rsidRPr="00903DBA" w:rsidRDefault="007660EE" w:rsidP="007660EE">
      <w:pPr>
        <w:pStyle w:val="Code"/>
        <w:rPr>
          <w:highlight w:val="white"/>
        </w:rPr>
      </w:pPr>
      <w:r w:rsidRPr="00903DBA">
        <w:rPr>
          <w:highlight w:val="white"/>
        </w:rPr>
        <w:t xml:space="preserve">  | </w:t>
      </w:r>
      <w:r w:rsidRPr="00903DBA">
        <w:rPr>
          <w:b/>
        </w:rPr>
        <w:t>-</w:t>
      </w:r>
      <w:r w:rsidRPr="00903DBA">
        <w:rPr>
          <w:highlight w:val="white"/>
        </w:rPr>
        <w:t xml:space="preserve"> unary_expression</w:t>
      </w:r>
    </w:p>
    <w:p w14:paraId="43D7768C" w14:textId="77777777" w:rsidR="007660EE" w:rsidRPr="00903DBA" w:rsidRDefault="007660EE" w:rsidP="007660EE">
      <w:pPr>
        <w:pStyle w:val="Code"/>
        <w:rPr>
          <w:highlight w:val="white"/>
        </w:rPr>
      </w:pPr>
      <w:r w:rsidRPr="00903DBA">
        <w:rPr>
          <w:highlight w:val="white"/>
        </w:rPr>
        <w:t xml:space="preserve">  | </w:t>
      </w:r>
      <w:r w:rsidRPr="00903DBA">
        <w:rPr>
          <w:b/>
        </w:rPr>
        <w:t>sin</w:t>
      </w:r>
      <w:r w:rsidRPr="00903DBA">
        <w:rPr>
          <w:highlight w:val="white"/>
        </w:rPr>
        <w:t xml:space="preserve"> unary_expression</w:t>
      </w:r>
    </w:p>
    <w:p w14:paraId="3BEBA4C3" w14:textId="77777777" w:rsidR="007660EE" w:rsidRPr="00903DBA" w:rsidRDefault="007660EE" w:rsidP="007660EE">
      <w:pPr>
        <w:pStyle w:val="Code"/>
        <w:rPr>
          <w:highlight w:val="white"/>
        </w:rPr>
      </w:pPr>
      <w:r w:rsidRPr="00903DBA">
        <w:rPr>
          <w:highlight w:val="white"/>
        </w:rPr>
        <w:t xml:space="preserve">  | </w:t>
      </w:r>
      <w:r w:rsidRPr="00903DBA">
        <w:rPr>
          <w:b/>
        </w:rPr>
        <w:t>cos</w:t>
      </w:r>
      <w:r w:rsidRPr="00903DBA">
        <w:rPr>
          <w:highlight w:val="white"/>
        </w:rPr>
        <w:t xml:space="preserve"> unary_expression</w:t>
      </w:r>
    </w:p>
    <w:p w14:paraId="5A1CA6C1" w14:textId="77777777" w:rsidR="007660EE" w:rsidRPr="00903DBA" w:rsidRDefault="007660EE" w:rsidP="007660EE">
      <w:pPr>
        <w:pStyle w:val="Code"/>
        <w:rPr>
          <w:highlight w:val="white"/>
        </w:rPr>
      </w:pPr>
      <w:r w:rsidRPr="00903DBA">
        <w:rPr>
          <w:highlight w:val="white"/>
        </w:rPr>
        <w:t xml:space="preserve">  | </w:t>
      </w:r>
      <w:r w:rsidRPr="00903DBA">
        <w:rPr>
          <w:b/>
        </w:rPr>
        <w:t>tan</w:t>
      </w:r>
      <w:r w:rsidRPr="00903DBA">
        <w:rPr>
          <w:highlight w:val="white"/>
        </w:rPr>
        <w:t xml:space="preserve"> unary_expression</w:t>
      </w:r>
    </w:p>
    <w:p w14:paraId="183612C2" w14:textId="77777777" w:rsidR="007660EE" w:rsidRPr="00903DBA" w:rsidRDefault="007660EE" w:rsidP="007660EE">
      <w:pPr>
        <w:pStyle w:val="Code"/>
        <w:rPr>
          <w:highlight w:val="white"/>
        </w:rPr>
      </w:pPr>
      <w:r w:rsidRPr="00903DBA">
        <w:rPr>
          <w:highlight w:val="white"/>
        </w:rPr>
        <w:t xml:space="preserve">  | </w:t>
      </w:r>
      <w:r w:rsidRPr="00903DBA">
        <w:rPr>
          <w:b/>
        </w:rPr>
        <w:t>log</w:t>
      </w:r>
      <w:r w:rsidRPr="00903DBA">
        <w:rPr>
          <w:highlight w:val="white"/>
        </w:rPr>
        <w:t xml:space="preserve"> unary_expression</w:t>
      </w:r>
    </w:p>
    <w:p w14:paraId="6D7A4B61" w14:textId="77777777" w:rsidR="007660EE" w:rsidRPr="00903DBA" w:rsidRDefault="007660EE" w:rsidP="007660EE">
      <w:pPr>
        <w:pStyle w:val="Code"/>
        <w:rPr>
          <w:highlight w:val="white"/>
        </w:rPr>
      </w:pPr>
      <w:r w:rsidRPr="00903DBA">
        <w:rPr>
          <w:highlight w:val="white"/>
        </w:rPr>
        <w:t xml:space="preserve">  | </w:t>
      </w:r>
      <w:r w:rsidRPr="00903DBA">
        <w:rPr>
          <w:b/>
        </w:rPr>
        <w:t>exp</w:t>
      </w:r>
      <w:r w:rsidRPr="00903DBA">
        <w:rPr>
          <w:highlight w:val="white"/>
        </w:rPr>
        <w:t xml:space="preserve"> unary_expression</w:t>
      </w:r>
    </w:p>
    <w:p w14:paraId="07AABD35" w14:textId="77777777" w:rsidR="007660EE" w:rsidRPr="00903DBA" w:rsidRDefault="007660EE" w:rsidP="007660EE">
      <w:pPr>
        <w:pStyle w:val="Code"/>
        <w:rPr>
          <w:highlight w:val="white"/>
        </w:rPr>
      </w:pPr>
      <w:r w:rsidRPr="00903DBA">
        <w:rPr>
          <w:highlight w:val="white"/>
        </w:rPr>
        <w:t xml:space="preserve">  | </w:t>
      </w:r>
      <w:r w:rsidRPr="00903DBA">
        <w:rPr>
          <w:b/>
        </w:rPr>
        <w:t>log10</w:t>
      </w:r>
      <w:r w:rsidRPr="00903DBA">
        <w:rPr>
          <w:highlight w:val="white"/>
        </w:rPr>
        <w:t xml:space="preserve"> unary_expression</w:t>
      </w:r>
    </w:p>
    <w:p w14:paraId="3C293C32" w14:textId="77777777" w:rsidR="007660EE" w:rsidRPr="00903DBA" w:rsidRDefault="007660EE" w:rsidP="007660EE">
      <w:pPr>
        <w:pStyle w:val="Code"/>
        <w:rPr>
          <w:highlight w:val="white"/>
        </w:rPr>
      </w:pPr>
      <w:r w:rsidRPr="00903DBA">
        <w:rPr>
          <w:highlight w:val="white"/>
        </w:rPr>
        <w:t xml:space="preserve">  | </w:t>
      </w:r>
      <w:r w:rsidRPr="00903DBA">
        <w:rPr>
          <w:b/>
        </w:rPr>
        <w:t>exp10</w:t>
      </w:r>
      <w:r w:rsidRPr="00903DBA">
        <w:rPr>
          <w:highlight w:val="white"/>
        </w:rPr>
        <w:t xml:space="preserve"> unary_expression</w:t>
      </w:r>
    </w:p>
    <w:p w14:paraId="14F72EDF" w14:textId="77777777" w:rsidR="007660EE" w:rsidRPr="00903DBA" w:rsidRDefault="007660EE" w:rsidP="007660EE">
      <w:pPr>
        <w:pStyle w:val="Code"/>
        <w:rPr>
          <w:highlight w:val="white"/>
        </w:rPr>
      </w:pPr>
      <w:r w:rsidRPr="00903DBA">
        <w:rPr>
          <w:highlight w:val="white"/>
        </w:rPr>
        <w:t xml:space="preserve">  | </w:t>
      </w:r>
      <w:r w:rsidRPr="00903DBA">
        <w:rPr>
          <w:b/>
        </w:rPr>
        <w:t>sqrt</w:t>
      </w:r>
      <w:r w:rsidRPr="00903DBA">
        <w:rPr>
          <w:highlight w:val="white"/>
        </w:rPr>
        <w:t xml:space="preserve"> unary_expression</w:t>
      </w:r>
    </w:p>
    <w:p w14:paraId="69CDD948" w14:textId="77777777" w:rsidR="007660EE" w:rsidRPr="00903DBA" w:rsidRDefault="007660EE" w:rsidP="007660EE">
      <w:pPr>
        <w:pStyle w:val="Code"/>
        <w:rPr>
          <w:highlight w:val="white"/>
        </w:rPr>
      </w:pPr>
    </w:p>
    <w:p w14:paraId="191588CF" w14:textId="77777777" w:rsidR="007660EE" w:rsidRPr="00903DBA" w:rsidRDefault="007660EE" w:rsidP="007660EE">
      <w:pPr>
        <w:pStyle w:val="Code"/>
        <w:rPr>
          <w:highlight w:val="white"/>
        </w:rPr>
      </w:pPr>
      <w:r w:rsidRPr="00903DBA">
        <w:rPr>
          <w:highlight w:val="white"/>
        </w:rPr>
        <w:t>primary_expression ::=</w:t>
      </w:r>
    </w:p>
    <w:p w14:paraId="6A2E2505" w14:textId="77777777" w:rsidR="007660EE" w:rsidRPr="00903DBA" w:rsidRDefault="007660EE" w:rsidP="007660EE">
      <w:pPr>
        <w:pStyle w:val="Code"/>
        <w:rPr>
          <w:highlight w:val="white"/>
        </w:rPr>
      </w:pPr>
      <w:r w:rsidRPr="00903DBA">
        <w:rPr>
          <w:highlight w:val="white"/>
        </w:rPr>
        <w:t xml:space="preserve">    </w:t>
      </w:r>
      <w:r w:rsidRPr="00903DBA">
        <w:rPr>
          <w:b/>
        </w:rPr>
        <w:t>(</w:t>
      </w:r>
      <w:r w:rsidRPr="00903DBA">
        <w:rPr>
          <w:highlight w:val="white"/>
        </w:rPr>
        <w:t xml:space="preserve"> expression </w:t>
      </w:r>
      <w:r w:rsidRPr="00903DBA">
        <w:rPr>
          <w:b/>
        </w:rPr>
        <w:t>)</w:t>
      </w:r>
    </w:p>
    <w:p w14:paraId="074F1706" w14:textId="77777777" w:rsidR="007660EE" w:rsidRPr="00903DBA" w:rsidRDefault="007660EE" w:rsidP="007660EE">
      <w:pPr>
        <w:pStyle w:val="Code"/>
        <w:rPr>
          <w:highlight w:val="white"/>
        </w:rPr>
      </w:pPr>
      <w:r w:rsidRPr="00903DBA">
        <w:rPr>
          <w:highlight w:val="white"/>
        </w:rPr>
        <w:t xml:space="preserve">  | </w:t>
      </w:r>
      <w:r w:rsidRPr="00903DBA">
        <w:rPr>
          <w:b/>
        </w:rPr>
        <w:t>identifier</w:t>
      </w:r>
    </w:p>
    <w:p w14:paraId="0032EB5E" w14:textId="77777777" w:rsidR="007660EE" w:rsidRPr="00903DBA" w:rsidRDefault="007660EE" w:rsidP="007660EE">
      <w:pPr>
        <w:pStyle w:val="Code"/>
        <w:rPr>
          <w:b/>
        </w:rPr>
      </w:pPr>
      <w:r w:rsidRPr="00903DBA">
        <w:rPr>
          <w:highlight w:val="white"/>
        </w:rPr>
        <w:t xml:space="preserve">  | </w:t>
      </w:r>
      <w:r w:rsidRPr="00903DBA">
        <w:rPr>
          <w:b/>
        </w:rPr>
        <w:t>value</w:t>
      </w:r>
    </w:p>
    <w:p w14:paraId="3C7C32BD" w14:textId="77777777" w:rsidR="007660EE" w:rsidRPr="00903DBA" w:rsidRDefault="007660EE" w:rsidP="007660EE">
      <w:r w:rsidRPr="00903DBA">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903DBA" w:rsidRDefault="007660EE" w:rsidP="007660EE">
      <w:pPr>
        <w:pStyle w:val="Code"/>
      </w:pPr>
      <w:r w:rsidRPr="00903DBA">
        <w:rPr>
          <w:b/>
        </w:rPr>
        <w:t>read string , identifier ;</w:t>
      </w:r>
    </w:p>
    <w:p w14:paraId="13D07821" w14:textId="77777777" w:rsidR="007660EE" w:rsidRPr="00903DBA" w:rsidRDefault="007660EE" w:rsidP="007660EE">
      <w:pPr>
        <w:pStyle w:val="Rubrik3"/>
      </w:pPr>
      <w:bookmarkStart w:id="543" w:name="_Toc57656168"/>
      <w:r w:rsidRPr="00903DBA">
        <w:t>GPPG</w:t>
      </w:r>
      <w:bookmarkEnd w:id="543"/>
    </w:p>
    <w:p w14:paraId="3F9D3945" w14:textId="7B9BD2D1" w:rsidR="007660EE" w:rsidRPr="00903DBA" w:rsidRDefault="007660EE" w:rsidP="007660EE">
      <w:r w:rsidRPr="00903DBA">
        <w:t>GPPG is a tool based on the classic parser generator Yacc</w:t>
      </w:r>
      <w:r w:rsidR="00BA59B6" w:rsidRPr="00903DBA">
        <w:t>. The name Yacc is an abbreviation for Yet Another Compiler-Compiler. However, it is pronounced as the animal yak.</w:t>
      </w:r>
      <w:r w:rsidRPr="00903DBA">
        <w:t xml:space="preserve"> Even though it is possible to write a parser in pure C#, it is easier to use a tool like GPPG. Simply put, GPPG takes a grammar as input and generators C# code as output. However, it does not only check whether the input string comply with the grammar, each rule is also allowed to perform </w:t>
      </w:r>
      <w:r w:rsidRPr="00903DBA">
        <w:rPr>
          <w:rStyle w:val="KeyWord0"/>
        </w:rPr>
        <w:t>actions</w:t>
      </w:r>
      <w:r w:rsidRPr="00903DBA">
        <w:t>, defined by C# code.</w:t>
      </w:r>
    </w:p>
    <w:p w14:paraId="0DAAD726" w14:textId="77777777" w:rsidR="007660EE" w:rsidRPr="00903DBA" w:rsidRDefault="007660EE" w:rsidP="007660EE">
      <w:r w:rsidRPr="00903DBA">
        <w:t>The parser is divided into two parts: one part stating the rules and tokens of the grammar, and one part defining the grammar rules. The tokens written in boldface in the previous section are written in capital letters in GPPG.</w:t>
      </w:r>
    </w:p>
    <w:p w14:paraId="6E0C806E" w14:textId="77777777" w:rsidR="007660EE" w:rsidRPr="00903DBA" w:rsidRDefault="007660EE" w:rsidP="007660EE">
      <w:pPr>
        <w:pStyle w:val="CodeHeader"/>
      </w:pPr>
      <w:r w:rsidRPr="00903DBA">
        <w:t>Parser.gppg</w:t>
      </w:r>
    </w:p>
    <w:p w14:paraId="70A7DB91" w14:textId="77777777" w:rsidR="007660EE" w:rsidRPr="00903DBA" w:rsidRDefault="007660EE" w:rsidP="007660EE">
      <w:pPr>
        <w:pStyle w:val="Code"/>
        <w:rPr>
          <w:highlight w:val="white"/>
        </w:rPr>
      </w:pPr>
      <w:r w:rsidRPr="00903DBA">
        <w:rPr>
          <w:highlight w:val="white"/>
        </w:rPr>
        <w:t>%namespace Calculator</w:t>
      </w:r>
    </w:p>
    <w:p w14:paraId="729F412F" w14:textId="77777777" w:rsidR="007660EE" w:rsidRPr="00903DBA" w:rsidRDefault="007660EE" w:rsidP="007660EE">
      <w:pPr>
        <w:pStyle w:val="Code"/>
        <w:rPr>
          <w:highlight w:val="white"/>
        </w:rPr>
      </w:pPr>
      <w:r w:rsidRPr="00903DBA">
        <w:rPr>
          <w:highlight w:val="white"/>
        </w:rPr>
        <w:t>%partial</w:t>
      </w:r>
    </w:p>
    <w:p w14:paraId="62949D7C" w14:textId="77777777" w:rsidR="007660EE" w:rsidRPr="00903DBA" w:rsidRDefault="007660EE" w:rsidP="007660EE">
      <w:pPr>
        <w:pStyle w:val="Code"/>
        <w:rPr>
          <w:highlight w:val="white"/>
        </w:rPr>
      </w:pPr>
    </w:p>
    <w:p w14:paraId="7A6A9029" w14:textId="77777777" w:rsidR="007660EE" w:rsidRPr="00903DBA" w:rsidRDefault="007660EE" w:rsidP="007660EE">
      <w:pPr>
        <w:pStyle w:val="Code"/>
        <w:rPr>
          <w:highlight w:val="white"/>
        </w:rPr>
      </w:pPr>
      <w:r w:rsidRPr="00903DBA">
        <w:rPr>
          <w:highlight w:val="white"/>
        </w:rPr>
        <w:t>%{</w:t>
      </w:r>
    </w:p>
    <w:p w14:paraId="6529673C" w14:textId="77777777" w:rsidR="007660EE" w:rsidRPr="00903DBA" w:rsidRDefault="007660EE" w:rsidP="007660EE">
      <w:pPr>
        <w:pStyle w:val="Code"/>
        <w:rPr>
          <w:highlight w:val="white"/>
        </w:rPr>
      </w:pPr>
      <w:r w:rsidRPr="00903DBA">
        <w:rPr>
          <w:highlight w:val="white"/>
        </w:rPr>
        <w:t xml:space="preserve">  // Empty.</w:t>
      </w:r>
    </w:p>
    <w:p w14:paraId="006A49D5" w14:textId="77777777" w:rsidR="007660EE" w:rsidRPr="00903DBA" w:rsidRDefault="007660EE" w:rsidP="007660EE">
      <w:pPr>
        <w:pStyle w:val="Code"/>
        <w:rPr>
          <w:highlight w:val="white"/>
        </w:rPr>
      </w:pPr>
      <w:r w:rsidRPr="00903DBA">
        <w:rPr>
          <w:highlight w:val="white"/>
        </w:rPr>
        <w:t>%}</w:t>
      </w:r>
    </w:p>
    <w:p w14:paraId="089F2C7A" w14:textId="77777777" w:rsidR="007660EE" w:rsidRPr="00903DBA" w:rsidRDefault="007660EE" w:rsidP="007660EE">
      <w:r w:rsidRPr="00903DBA">
        <w:t>The following tokens do not hold attributes.</w:t>
      </w:r>
    </w:p>
    <w:p w14:paraId="5D79EB5C" w14:textId="77777777" w:rsidR="007660EE" w:rsidRPr="00903DBA" w:rsidRDefault="007660EE" w:rsidP="007660EE">
      <w:pPr>
        <w:pStyle w:val="Code"/>
        <w:rPr>
          <w:highlight w:val="white"/>
        </w:rPr>
      </w:pPr>
      <w:r w:rsidRPr="00903DBA">
        <w:rPr>
          <w:highlight w:val="white"/>
        </w:rPr>
        <w:t>%token ASSIGN READ WRITE NEWLINE EQUAL PLUS MINUS TIMES DIVIDE SIN COS TAN</w:t>
      </w:r>
    </w:p>
    <w:p w14:paraId="2946FFC1" w14:textId="77777777" w:rsidR="007660EE" w:rsidRPr="00903DBA" w:rsidRDefault="007660EE" w:rsidP="007660EE">
      <w:pPr>
        <w:pStyle w:val="Code"/>
        <w:rPr>
          <w:highlight w:val="white"/>
        </w:rPr>
      </w:pPr>
      <w:r w:rsidRPr="00903DBA">
        <w:rPr>
          <w:highlight w:val="white"/>
        </w:rPr>
        <w:t xml:space="preserve">       LOG EXP LOG10 EXP10 SQRT LEFT_PAREN RIGHT_PAREN COMMA SEMICOLON</w:t>
      </w:r>
    </w:p>
    <w:p w14:paraId="23CE4A4F" w14:textId="77777777" w:rsidR="007660EE" w:rsidRPr="00903DBA" w:rsidRDefault="007660EE" w:rsidP="00E65FE6">
      <w:pPr>
        <w:pStyle w:val="CodeHeader"/>
      </w:pPr>
      <w:r w:rsidRPr="00903DBA">
        <w:t xml:space="preserve">The </w:t>
      </w:r>
      <w:r w:rsidRPr="00E65FE6">
        <w:t>STRING</w:t>
      </w:r>
      <w:r w:rsidRPr="00903DBA">
        <w:t xml:space="preserve">, </w:t>
      </w:r>
      <w:r w:rsidRPr="00E65FE6">
        <w:t>IDENTIFIER</w:t>
      </w:r>
      <w:r w:rsidRPr="00903DBA">
        <w:t xml:space="preserve">, and </w:t>
      </w:r>
      <w:r w:rsidRPr="00E65FE6">
        <w:rPr>
          <w:rStyle w:val="CodeInText"/>
        </w:rPr>
        <w:t>VALUE</w:t>
      </w:r>
      <w:r w:rsidRPr="00903DBA">
        <w:t xml:space="preserve"> tokens have attributes.</w:t>
      </w:r>
    </w:p>
    <w:p w14:paraId="3C057F35" w14:textId="77777777" w:rsidR="007660EE" w:rsidRPr="00903DBA" w:rsidRDefault="007660EE" w:rsidP="007660EE">
      <w:pPr>
        <w:pStyle w:val="Code"/>
        <w:rPr>
          <w:highlight w:val="white"/>
        </w:rPr>
      </w:pPr>
      <w:r w:rsidRPr="00903DBA">
        <w:rPr>
          <w:highlight w:val="white"/>
        </w:rPr>
        <w:t>%union {</w:t>
      </w:r>
    </w:p>
    <w:p w14:paraId="39EDEB2C" w14:textId="77777777" w:rsidR="007660EE" w:rsidRPr="00903DBA" w:rsidRDefault="007660EE" w:rsidP="007660EE">
      <w:pPr>
        <w:pStyle w:val="Code"/>
        <w:rPr>
          <w:highlight w:val="white"/>
        </w:rPr>
      </w:pPr>
      <w:r w:rsidRPr="00903DBA">
        <w:rPr>
          <w:highlight w:val="white"/>
        </w:rPr>
        <w:t xml:space="preserve">  public string name;</w:t>
      </w:r>
    </w:p>
    <w:p w14:paraId="7763C56E" w14:textId="77777777" w:rsidR="007660EE" w:rsidRPr="00903DBA" w:rsidRDefault="007660EE" w:rsidP="007660EE">
      <w:pPr>
        <w:pStyle w:val="Code"/>
        <w:rPr>
          <w:highlight w:val="white"/>
        </w:rPr>
      </w:pPr>
      <w:r w:rsidRPr="00903DBA">
        <w:rPr>
          <w:highlight w:val="white"/>
        </w:rPr>
        <w:t xml:space="preserve">  public string text;</w:t>
      </w:r>
    </w:p>
    <w:p w14:paraId="499A13FB" w14:textId="77777777" w:rsidR="007660EE" w:rsidRPr="00903DBA" w:rsidRDefault="007660EE" w:rsidP="007660EE">
      <w:pPr>
        <w:pStyle w:val="Code"/>
        <w:rPr>
          <w:highlight w:val="white"/>
        </w:rPr>
      </w:pPr>
      <w:r w:rsidRPr="00903DBA">
        <w:rPr>
          <w:highlight w:val="white"/>
        </w:rPr>
        <w:t xml:space="preserve">  public double value;</w:t>
      </w:r>
    </w:p>
    <w:p w14:paraId="36FD6A50" w14:textId="77777777" w:rsidR="007660EE" w:rsidRPr="00903DBA" w:rsidRDefault="007660EE" w:rsidP="007660EE">
      <w:pPr>
        <w:pStyle w:val="Code"/>
        <w:rPr>
          <w:highlight w:val="white"/>
        </w:rPr>
      </w:pPr>
      <w:r w:rsidRPr="00903DBA">
        <w:rPr>
          <w:highlight w:val="white"/>
        </w:rPr>
        <w:t xml:space="preserve">  public List&lt;string&gt; nameList;</w:t>
      </w:r>
    </w:p>
    <w:p w14:paraId="32E448A5" w14:textId="77777777" w:rsidR="007660EE" w:rsidRPr="00903DBA" w:rsidRDefault="007660EE" w:rsidP="007660EE">
      <w:pPr>
        <w:pStyle w:val="Code"/>
        <w:rPr>
          <w:highlight w:val="white"/>
        </w:rPr>
      </w:pPr>
      <w:r w:rsidRPr="00903DBA">
        <w:rPr>
          <w:highlight w:val="white"/>
        </w:rPr>
        <w:t xml:space="preserve">  public List&lt;double&gt; valueList;</w:t>
      </w:r>
    </w:p>
    <w:p w14:paraId="7AC3A3A6" w14:textId="77777777" w:rsidR="007660EE" w:rsidRPr="00903DBA" w:rsidRDefault="007660EE" w:rsidP="007660EE">
      <w:pPr>
        <w:pStyle w:val="Code"/>
        <w:rPr>
          <w:highlight w:val="white"/>
        </w:rPr>
      </w:pPr>
      <w:r w:rsidRPr="00903DBA">
        <w:rPr>
          <w:highlight w:val="white"/>
        </w:rPr>
        <w:t>}</w:t>
      </w:r>
    </w:p>
    <w:p w14:paraId="3E6A22F9" w14:textId="77777777" w:rsidR="007660EE" w:rsidRPr="00903DBA" w:rsidRDefault="007660EE" w:rsidP="007660EE">
      <w:pPr>
        <w:pStyle w:val="Code"/>
      </w:pPr>
    </w:p>
    <w:p w14:paraId="08CC741E" w14:textId="77777777" w:rsidR="007660EE" w:rsidRPr="00903DBA" w:rsidRDefault="007660EE" w:rsidP="007660EE">
      <w:pPr>
        <w:pStyle w:val="Code"/>
        <w:rPr>
          <w:highlight w:val="white"/>
        </w:rPr>
      </w:pPr>
      <w:r w:rsidRPr="00903DBA">
        <w:rPr>
          <w:highlight w:val="white"/>
        </w:rPr>
        <w:t>%token &lt;text&gt; TEXT</w:t>
      </w:r>
    </w:p>
    <w:p w14:paraId="268F4538" w14:textId="77777777" w:rsidR="007660EE" w:rsidRPr="00903DBA" w:rsidRDefault="007660EE" w:rsidP="007660EE">
      <w:pPr>
        <w:pStyle w:val="Code"/>
        <w:rPr>
          <w:highlight w:val="white"/>
        </w:rPr>
      </w:pPr>
      <w:r w:rsidRPr="00903DBA">
        <w:rPr>
          <w:highlight w:val="white"/>
        </w:rPr>
        <w:t>%token &lt;name&gt; NAME</w:t>
      </w:r>
    </w:p>
    <w:p w14:paraId="615F3029" w14:textId="77777777" w:rsidR="007660EE" w:rsidRPr="00903DBA" w:rsidRDefault="007660EE" w:rsidP="007660EE">
      <w:pPr>
        <w:pStyle w:val="Code"/>
        <w:rPr>
          <w:highlight w:val="white"/>
        </w:rPr>
      </w:pPr>
      <w:r w:rsidRPr="00903DBA">
        <w:rPr>
          <w:highlight w:val="white"/>
        </w:rPr>
        <w:t>%token &lt;value&gt; VALUE</w:t>
      </w:r>
    </w:p>
    <w:p w14:paraId="1BC7854A" w14:textId="77777777" w:rsidR="007660EE" w:rsidRPr="00903DBA" w:rsidRDefault="007660EE" w:rsidP="007660EE">
      <w:pPr>
        <w:pStyle w:val="Code"/>
        <w:rPr>
          <w:highlight w:val="white"/>
        </w:rPr>
      </w:pPr>
    </w:p>
    <w:p w14:paraId="50512D0A" w14:textId="77777777" w:rsidR="007660EE" w:rsidRPr="00903DBA" w:rsidRDefault="007660EE" w:rsidP="007660EE">
      <w:pPr>
        <w:pStyle w:val="Code"/>
        <w:rPr>
          <w:highlight w:val="white"/>
        </w:rPr>
      </w:pPr>
      <w:r w:rsidRPr="00903DBA">
        <w:rPr>
          <w:highlight w:val="white"/>
        </w:rPr>
        <w:t>%type &lt;nameList&gt; name_list</w:t>
      </w:r>
    </w:p>
    <w:p w14:paraId="5539CB92" w14:textId="77777777" w:rsidR="007660EE" w:rsidRPr="00903DBA" w:rsidRDefault="007660EE" w:rsidP="007660EE">
      <w:pPr>
        <w:pStyle w:val="Code"/>
        <w:rPr>
          <w:highlight w:val="white"/>
        </w:rPr>
      </w:pPr>
      <w:r w:rsidRPr="00903DBA">
        <w:rPr>
          <w:highlight w:val="white"/>
        </w:rPr>
        <w:t>%type &lt;valueList&gt; expression_list</w:t>
      </w:r>
    </w:p>
    <w:p w14:paraId="2543924F" w14:textId="77777777" w:rsidR="007660EE" w:rsidRPr="00903DBA" w:rsidRDefault="007660EE" w:rsidP="007660EE">
      <w:pPr>
        <w:pStyle w:val="Code"/>
        <w:rPr>
          <w:highlight w:val="white"/>
        </w:rPr>
      </w:pPr>
      <w:r w:rsidRPr="00903DBA">
        <w:rPr>
          <w:highlight w:val="white"/>
        </w:rPr>
        <w:t>%type &lt;value&gt; expression binary_expression unary_expression primary_expression</w:t>
      </w:r>
    </w:p>
    <w:p w14:paraId="2C509440" w14:textId="77777777" w:rsidR="007660EE" w:rsidRPr="00903DBA" w:rsidRDefault="007660EE" w:rsidP="00E65FE6">
      <w:pPr>
        <w:pStyle w:val="CodeHeader"/>
      </w:pPr>
      <w:r w:rsidRPr="00903DBA">
        <w:t xml:space="preserve">There are also the rules </w:t>
      </w:r>
      <w:r w:rsidRPr="00E65FE6">
        <w:t>statement_list</w:t>
      </w:r>
      <w:r w:rsidRPr="00903DBA">
        <w:t xml:space="preserve">, </w:t>
      </w:r>
      <w:r w:rsidRPr="00E65FE6">
        <w:t>statement</w:t>
      </w:r>
      <w:r w:rsidRPr="00903DBA">
        <w:t xml:space="preserve">, and </w:t>
      </w:r>
      <w:r w:rsidRPr="00E65FE6">
        <w:rPr>
          <w:rStyle w:val="CodeInText"/>
        </w:rPr>
        <w:t>optional_output</w:t>
      </w:r>
      <w:r w:rsidRPr="00903DBA">
        <w:t xml:space="preserve"> in the rules section below. However, they do not return values and do not need to be defined in this section.</w:t>
      </w:r>
    </w:p>
    <w:p w14:paraId="2A5433E4" w14:textId="77777777" w:rsidR="007660EE" w:rsidRPr="00903DBA" w:rsidRDefault="007660EE" w:rsidP="007660EE">
      <w:pPr>
        <w:pStyle w:val="Code"/>
      </w:pPr>
      <w:r w:rsidRPr="00903DBA">
        <w:t>%%</w:t>
      </w:r>
    </w:p>
    <w:p w14:paraId="7B578718" w14:textId="77777777" w:rsidR="007660EE" w:rsidRPr="00903DBA" w:rsidRDefault="007660EE" w:rsidP="007660EE">
      <w:pPr>
        <w:pStyle w:val="Code"/>
      </w:pPr>
    </w:p>
    <w:p w14:paraId="67E698AE" w14:textId="77777777" w:rsidR="007660EE" w:rsidRPr="00903DBA" w:rsidRDefault="007660EE" w:rsidP="007660EE">
      <w:pPr>
        <w:pStyle w:val="Code"/>
        <w:rPr>
          <w:highlight w:val="white"/>
        </w:rPr>
      </w:pPr>
      <w:r w:rsidRPr="00903DBA">
        <w:rPr>
          <w:highlight w:val="white"/>
        </w:rPr>
        <w:t>statement_list:</w:t>
      </w:r>
    </w:p>
    <w:p w14:paraId="147C39E2" w14:textId="77777777" w:rsidR="007660EE" w:rsidRPr="00903DBA" w:rsidRDefault="007660EE" w:rsidP="007660EE">
      <w:pPr>
        <w:pStyle w:val="Code"/>
        <w:rPr>
          <w:highlight w:val="white"/>
        </w:rPr>
      </w:pPr>
      <w:r w:rsidRPr="00903DBA">
        <w:rPr>
          <w:highlight w:val="white"/>
        </w:rPr>
        <w:t xml:space="preserve">    statement</w:t>
      </w:r>
    </w:p>
    <w:p w14:paraId="7CC55170" w14:textId="77777777" w:rsidR="007660EE" w:rsidRPr="00903DBA" w:rsidRDefault="007660EE" w:rsidP="007660EE">
      <w:pPr>
        <w:pStyle w:val="Code"/>
        <w:rPr>
          <w:highlight w:val="white"/>
        </w:rPr>
      </w:pPr>
      <w:r w:rsidRPr="00903DBA">
        <w:rPr>
          <w:highlight w:val="white"/>
        </w:rPr>
        <w:t xml:space="preserve">  | statement statement_list;</w:t>
      </w:r>
    </w:p>
    <w:p w14:paraId="38D23AB0" w14:textId="77777777" w:rsidR="007660EE" w:rsidRPr="00903DBA" w:rsidRDefault="007660EE" w:rsidP="007660EE">
      <w:pPr>
        <w:pStyle w:val="Code"/>
      </w:pPr>
    </w:p>
    <w:p w14:paraId="7422354C" w14:textId="77777777" w:rsidR="007660EE" w:rsidRPr="00903DBA" w:rsidRDefault="007660EE" w:rsidP="007660EE">
      <w:r w:rsidRPr="00903DBA">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903DBA" w:rsidRDefault="007660EE" w:rsidP="007660EE">
      <w:pPr>
        <w:pStyle w:val="Code"/>
        <w:rPr>
          <w:highlight w:val="white"/>
        </w:rPr>
      </w:pPr>
      <w:r w:rsidRPr="00903DBA">
        <w:rPr>
          <w:highlight w:val="white"/>
        </w:rPr>
        <w:t>statement:</w:t>
      </w:r>
    </w:p>
    <w:p w14:paraId="08A8E013" w14:textId="77777777" w:rsidR="007660EE" w:rsidRPr="00903DBA" w:rsidRDefault="007660EE" w:rsidP="007660EE">
      <w:pPr>
        <w:pStyle w:val="Code"/>
        <w:rPr>
          <w:highlight w:val="white"/>
        </w:rPr>
      </w:pPr>
      <w:r w:rsidRPr="00903DBA">
        <w:rPr>
          <w:highlight w:val="white"/>
        </w:rPr>
        <w:t xml:space="preserve">    ASSIGN NAME EQUAL expression SEMICOLON {</w:t>
      </w:r>
    </w:p>
    <w:p w14:paraId="51A8F166" w14:textId="77777777" w:rsidR="007660EE" w:rsidRPr="00903DBA" w:rsidRDefault="007660EE" w:rsidP="007660EE">
      <w:pPr>
        <w:pStyle w:val="Code"/>
        <w:rPr>
          <w:highlight w:val="white"/>
        </w:rPr>
      </w:pPr>
      <w:r w:rsidRPr="00903DBA">
        <w:rPr>
          <w:highlight w:val="white"/>
        </w:rPr>
        <w:t xml:space="preserve">      MainX.VariableMap[$2] = $4;</w:t>
      </w:r>
    </w:p>
    <w:p w14:paraId="5941AE3E" w14:textId="77777777" w:rsidR="007660EE" w:rsidRPr="00903DBA" w:rsidRDefault="007660EE" w:rsidP="007660EE">
      <w:pPr>
        <w:pStyle w:val="Code"/>
        <w:rPr>
          <w:highlight w:val="white"/>
        </w:rPr>
      </w:pPr>
      <w:r w:rsidRPr="00903DBA">
        <w:rPr>
          <w:highlight w:val="white"/>
        </w:rPr>
        <w:t xml:space="preserve">    }</w:t>
      </w:r>
    </w:p>
    <w:p w14:paraId="47C678B5" w14:textId="77777777" w:rsidR="007660EE" w:rsidRPr="00903DBA" w:rsidRDefault="007660EE" w:rsidP="007660EE">
      <w:pPr>
        <w:pStyle w:val="Code"/>
        <w:rPr>
          <w:highlight w:val="white"/>
        </w:rPr>
      </w:pPr>
    </w:p>
    <w:p w14:paraId="24119F15" w14:textId="77777777" w:rsidR="007660EE" w:rsidRPr="00903DBA" w:rsidRDefault="007660EE" w:rsidP="007660EE">
      <w:pPr>
        <w:pStyle w:val="Code"/>
        <w:rPr>
          <w:highlight w:val="white"/>
        </w:rPr>
      </w:pPr>
      <w:r w:rsidRPr="00903DBA">
        <w:rPr>
          <w:highlight w:val="white"/>
        </w:rPr>
        <w:t xml:space="preserve">  | READ optional_output name_list SEMICOLON {</w:t>
      </w:r>
    </w:p>
    <w:p w14:paraId="5310AE9C" w14:textId="77777777" w:rsidR="007660EE" w:rsidRPr="00903DBA" w:rsidRDefault="007660EE" w:rsidP="007660EE">
      <w:pPr>
        <w:pStyle w:val="Code"/>
        <w:rPr>
          <w:highlight w:val="white"/>
        </w:rPr>
      </w:pPr>
      <w:r w:rsidRPr="00903DBA">
        <w:rPr>
          <w:highlight w:val="white"/>
        </w:rPr>
        <w:t xml:space="preserve">      try {</w:t>
      </w:r>
    </w:p>
    <w:p w14:paraId="4207898A" w14:textId="77777777" w:rsidR="007660EE" w:rsidRPr="00903DBA" w:rsidRDefault="007660EE" w:rsidP="007660EE">
      <w:pPr>
        <w:pStyle w:val="Code"/>
        <w:rPr>
          <w:highlight w:val="white"/>
        </w:rPr>
      </w:pPr>
      <w:r w:rsidRPr="00903DBA">
        <w:rPr>
          <w:highlight w:val="white"/>
        </w:rPr>
        <w:t xml:space="preserve">        string buffer = Console.In.ReadLine();</w:t>
      </w:r>
    </w:p>
    <w:p w14:paraId="36343811" w14:textId="77777777" w:rsidR="007660EE" w:rsidRPr="00903DBA" w:rsidRDefault="007660EE" w:rsidP="007660EE">
      <w:pPr>
        <w:pStyle w:val="Code"/>
        <w:rPr>
          <w:highlight w:val="white"/>
        </w:rPr>
      </w:pPr>
      <w:r w:rsidRPr="00903DBA">
        <w:rPr>
          <w:highlight w:val="white"/>
        </w:rPr>
        <w:t xml:space="preserve">        string[] textArray = buffer.Split(',');</w:t>
      </w:r>
    </w:p>
    <w:p w14:paraId="0C57C237" w14:textId="77777777" w:rsidR="007660EE" w:rsidRPr="00903DBA" w:rsidRDefault="007660EE" w:rsidP="007660EE">
      <w:pPr>
        <w:pStyle w:val="Code"/>
        <w:rPr>
          <w:highlight w:val="white"/>
        </w:rPr>
      </w:pPr>
    </w:p>
    <w:p w14:paraId="1DC269E3" w14:textId="77777777" w:rsidR="007660EE" w:rsidRPr="00903DBA" w:rsidRDefault="007660EE" w:rsidP="007660EE">
      <w:pPr>
        <w:pStyle w:val="Code"/>
        <w:rPr>
          <w:highlight w:val="white"/>
        </w:rPr>
      </w:pPr>
      <w:r w:rsidRPr="00903DBA">
        <w:rPr>
          <w:highlight w:val="white"/>
        </w:rPr>
        <w:t xml:space="preserve">        if ($3.Count != textArray.Length) {</w:t>
      </w:r>
    </w:p>
    <w:p w14:paraId="4664DBE4" w14:textId="77777777" w:rsidR="007660EE" w:rsidRPr="00903DBA" w:rsidRDefault="007660EE" w:rsidP="007660EE">
      <w:pPr>
        <w:pStyle w:val="Code"/>
        <w:rPr>
          <w:highlight w:val="white"/>
        </w:rPr>
      </w:pPr>
      <w:r w:rsidRPr="00903DBA">
        <w:rPr>
          <w:highlight w:val="white"/>
        </w:rPr>
        <w:t xml:space="preserve">          Console.Error.WriteLine("Invalid number of values.");</w:t>
      </w:r>
    </w:p>
    <w:p w14:paraId="26549D09" w14:textId="77777777" w:rsidR="007660EE" w:rsidRPr="00903DBA" w:rsidRDefault="007660EE" w:rsidP="007660EE">
      <w:pPr>
        <w:pStyle w:val="Code"/>
        <w:rPr>
          <w:highlight w:val="white"/>
        </w:rPr>
      </w:pPr>
      <w:r w:rsidRPr="00903DBA">
        <w:rPr>
          <w:highlight w:val="white"/>
        </w:rPr>
        <w:t xml:space="preserve">          Environment.Exit(-1);</w:t>
      </w:r>
    </w:p>
    <w:p w14:paraId="171928A1" w14:textId="77777777" w:rsidR="007660EE" w:rsidRPr="00903DBA" w:rsidRDefault="007660EE" w:rsidP="007660EE">
      <w:pPr>
        <w:pStyle w:val="Code"/>
        <w:rPr>
          <w:highlight w:val="white"/>
        </w:rPr>
      </w:pPr>
      <w:r w:rsidRPr="00903DBA">
        <w:rPr>
          <w:highlight w:val="white"/>
        </w:rPr>
        <w:t xml:space="preserve">        }</w:t>
      </w:r>
    </w:p>
    <w:p w14:paraId="3B387178" w14:textId="77777777" w:rsidR="007660EE" w:rsidRPr="00903DBA" w:rsidRDefault="007660EE" w:rsidP="007660EE">
      <w:pPr>
        <w:pStyle w:val="Code"/>
        <w:rPr>
          <w:highlight w:val="white"/>
        </w:rPr>
      </w:pPr>
      <w:r w:rsidRPr="00903DBA">
        <w:rPr>
          <w:highlight w:val="white"/>
        </w:rPr>
        <w:t xml:space="preserve">      </w:t>
      </w:r>
    </w:p>
    <w:p w14:paraId="7F65DF48" w14:textId="77777777" w:rsidR="007660EE" w:rsidRPr="00903DBA" w:rsidRDefault="007660EE" w:rsidP="007660EE">
      <w:pPr>
        <w:pStyle w:val="Code"/>
        <w:rPr>
          <w:highlight w:val="white"/>
        </w:rPr>
      </w:pPr>
      <w:r w:rsidRPr="00903DBA">
        <w:rPr>
          <w:highlight w:val="white"/>
        </w:rPr>
        <w:t xml:space="preserve">        for (int index = 0; index &lt; $3.Count; ++index) {</w:t>
      </w:r>
    </w:p>
    <w:p w14:paraId="0233D36F" w14:textId="77777777" w:rsidR="007660EE" w:rsidRPr="00903DBA" w:rsidRDefault="007660EE" w:rsidP="007660EE">
      <w:pPr>
        <w:pStyle w:val="Code"/>
        <w:rPr>
          <w:highlight w:val="white"/>
        </w:rPr>
      </w:pPr>
      <w:r w:rsidRPr="00903DBA">
        <w:rPr>
          <w:highlight w:val="white"/>
        </w:rPr>
        <w:t xml:space="preserve">          string name = $3[index], text = textArray[index];</w:t>
      </w:r>
    </w:p>
    <w:p w14:paraId="1942E99F" w14:textId="77777777" w:rsidR="007660EE" w:rsidRPr="00903DBA" w:rsidRDefault="007660EE" w:rsidP="007660EE">
      <w:pPr>
        <w:pStyle w:val="Code"/>
        <w:rPr>
          <w:highlight w:val="white"/>
        </w:rPr>
      </w:pPr>
      <w:r w:rsidRPr="00903DBA">
        <w:rPr>
          <w:highlight w:val="white"/>
        </w:rPr>
        <w:t xml:space="preserve">          double value = double.Parse(text);</w:t>
      </w:r>
    </w:p>
    <w:p w14:paraId="37093741" w14:textId="77777777" w:rsidR="007660EE" w:rsidRPr="00903DBA" w:rsidRDefault="007660EE" w:rsidP="007660EE">
      <w:pPr>
        <w:pStyle w:val="Code"/>
        <w:rPr>
          <w:highlight w:val="white"/>
        </w:rPr>
      </w:pPr>
      <w:r w:rsidRPr="00903DBA">
        <w:rPr>
          <w:highlight w:val="white"/>
        </w:rPr>
        <w:t xml:space="preserve">          MainX.VariableMap[name] = value;</w:t>
      </w:r>
    </w:p>
    <w:p w14:paraId="779995D2" w14:textId="77777777" w:rsidR="007660EE" w:rsidRPr="00903DBA" w:rsidRDefault="007660EE" w:rsidP="007660EE">
      <w:pPr>
        <w:pStyle w:val="Code"/>
        <w:rPr>
          <w:highlight w:val="white"/>
        </w:rPr>
      </w:pPr>
      <w:r w:rsidRPr="00903DBA">
        <w:rPr>
          <w:highlight w:val="white"/>
        </w:rPr>
        <w:t xml:space="preserve">        }</w:t>
      </w:r>
    </w:p>
    <w:p w14:paraId="5A1597FE" w14:textId="77777777" w:rsidR="007660EE" w:rsidRPr="00903DBA" w:rsidRDefault="007660EE" w:rsidP="007660EE">
      <w:pPr>
        <w:pStyle w:val="Code"/>
        <w:rPr>
          <w:highlight w:val="white"/>
        </w:rPr>
      </w:pPr>
      <w:r w:rsidRPr="00903DBA">
        <w:rPr>
          <w:highlight w:val="white"/>
        </w:rPr>
        <w:t xml:space="preserve">      }</w:t>
      </w:r>
    </w:p>
    <w:p w14:paraId="0974CB1C" w14:textId="77777777" w:rsidR="007660EE" w:rsidRPr="00903DBA" w:rsidRDefault="007660EE" w:rsidP="007660EE">
      <w:pPr>
        <w:pStyle w:val="Code"/>
        <w:rPr>
          <w:highlight w:val="white"/>
        </w:rPr>
      </w:pPr>
      <w:r w:rsidRPr="00903DBA">
        <w:rPr>
          <w:highlight w:val="white"/>
        </w:rPr>
        <w:t xml:space="preserve">      catch (Exception exception) {</w:t>
      </w:r>
    </w:p>
    <w:p w14:paraId="60A0B0DC" w14:textId="77777777" w:rsidR="007660EE" w:rsidRPr="00903DBA" w:rsidRDefault="007660EE" w:rsidP="007660EE">
      <w:pPr>
        <w:pStyle w:val="Code"/>
        <w:rPr>
          <w:highlight w:val="white"/>
        </w:rPr>
      </w:pPr>
      <w:r w:rsidRPr="00903DBA">
        <w:rPr>
          <w:highlight w:val="white"/>
        </w:rPr>
        <w:t xml:space="preserve">        Console.Error.WriteLine("Invalid input: " + exception.ToString());</w:t>
      </w:r>
    </w:p>
    <w:p w14:paraId="0FADD0E6" w14:textId="77777777" w:rsidR="007660EE" w:rsidRPr="00903DBA" w:rsidRDefault="007660EE" w:rsidP="007660EE">
      <w:pPr>
        <w:pStyle w:val="Code"/>
        <w:rPr>
          <w:highlight w:val="white"/>
        </w:rPr>
      </w:pPr>
      <w:r w:rsidRPr="00903DBA">
        <w:rPr>
          <w:highlight w:val="white"/>
        </w:rPr>
        <w:t xml:space="preserve">        Environment.Exit(-1);</w:t>
      </w:r>
    </w:p>
    <w:p w14:paraId="1A33CD64" w14:textId="77777777" w:rsidR="007660EE" w:rsidRPr="00903DBA" w:rsidRDefault="007660EE" w:rsidP="007660EE">
      <w:pPr>
        <w:pStyle w:val="Code"/>
        <w:rPr>
          <w:highlight w:val="white"/>
        </w:rPr>
      </w:pPr>
      <w:r w:rsidRPr="00903DBA">
        <w:rPr>
          <w:highlight w:val="white"/>
        </w:rPr>
        <w:t xml:space="preserve">      }</w:t>
      </w:r>
    </w:p>
    <w:p w14:paraId="505B33E5" w14:textId="77777777" w:rsidR="007660EE" w:rsidRPr="00903DBA" w:rsidRDefault="007660EE" w:rsidP="007660EE">
      <w:pPr>
        <w:pStyle w:val="Code"/>
        <w:rPr>
          <w:highlight w:val="white"/>
        </w:rPr>
      </w:pPr>
      <w:r w:rsidRPr="00903DBA">
        <w:rPr>
          <w:highlight w:val="white"/>
        </w:rPr>
        <w:t xml:space="preserve">    }</w:t>
      </w:r>
    </w:p>
    <w:p w14:paraId="55E2A55E" w14:textId="77777777" w:rsidR="007660EE" w:rsidRPr="00903DBA" w:rsidRDefault="007660EE" w:rsidP="007660EE">
      <w:pPr>
        <w:pStyle w:val="Code"/>
        <w:rPr>
          <w:highlight w:val="white"/>
        </w:rPr>
      </w:pPr>
    </w:p>
    <w:p w14:paraId="72EEE46E" w14:textId="77777777" w:rsidR="007660EE" w:rsidRPr="00903DBA" w:rsidRDefault="007660EE" w:rsidP="007660EE">
      <w:pPr>
        <w:pStyle w:val="Code"/>
        <w:rPr>
          <w:highlight w:val="white"/>
        </w:rPr>
      </w:pPr>
      <w:r w:rsidRPr="00903DBA">
        <w:rPr>
          <w:highlight w:val="white"/>
        </w:rPr>
        <w:t xml:space="preserve">  | WRITE optional_output expression_list SEMICOLON {</w:t>
      </w:r>
    </w:p>
    <w:p w14:paraId="51BE55A2" w14:textId="77777777" w:rsidR="007660EE" w:rsidRPr="00903DBA" w:rsidRDefault="007660EE" w:rsidP="007660EE">
      <w:pPr>
        <w:pStyle w:val="Code"/>
        <w:rPr>
          <w:highlight w:val="white"/>
        </w:rPr>
      </w:pPr>
      <w:r w:rsidRPr="00903DBA">
        <w:rPr>
          <w:highlight w:val="white"/>
        </w:rPr>
        <w:t xml:space="preserve">      bool first = true;</w:t>
      </w:r>
    </w:p>
    <w:p w14:paraId="0DE8037E" w14:textId="77777777" w:rsidR="007660EE" w:rsidRPr="00903DBA" w:rsidRDefault="007660EE" w:rsidP="007660EE">
      <w:pPr>
        <w:pStyle w:val="Code"/>
        <w:rPr>
          <w:highlight w:val="white"/>
        </w:rPr>
      </w:pPr>
      <w:r w:rsidRPr="00903DBA">
        <w:rPr>
          <w:highlight w:val="white"/>
        </w:rPr>
        <w:t xml:space="preserve">      foreach (double value in $3) {</w:t>
      </w:r>
    </w:p>
    <w:p w14:paraId="18DAB1DF" w14:textId="77777777" w:rsidR="007660EE" w:rsidRPr="00903DBA" w:rsidRDefault="007660EE" w:rsidP="007660EE">
      <w:pPr>
        <w:pStyle w:val="Code"/>
        <w:rPr>
          <w:highlight w:val="white"/>
        </w:rPr>
      </w:pPr>
      <w:r w:rsidRPr="00903DBA">
        <w:rPr>
          <w:highlight w:val="white"/>
        </w:rPr>
        <w:t xml:space="preserve">        Console.Out.Write((first ? "" : ", ") + value);</w:t>
      </w:r>
    </w:p>
    <w:p w14:paraId="18E67B3A" w14:textId="77777777" w:rsidR="007660EE" w:rsidRPr="00903DBA" w:rsidRDefault="007660EE" w:rsidP="007660EE">
      <w:pPr>
        <w:pStyle w:val="Code"/>
        <w:rPr>
          <w:highlight w:val="white"/>
        </w:rPr>
      </w:pPr>
      <w:r w:rsidRPr="00903DBA">
        <w:rPr>
          <w:highlight w:val="white"/>
        </w:rPr>
        <w:t xml:space="preserve">        first = false;</w:t>
      </w:r>
    </w:p>
    <w:p w14:paraId="5D1210EC" w14:textId="77777777" w:rsidR="007660EE" w:rsidRPr="00903DBA" w:rsidRDefault="007660EE" w:rsidP="007660EE">
      <w:pPr>
        <w:pStyle w:val="Code"/>
        <w:rPr>
          <w:highlight w:val="white"/>
        </w:rPr>
      </w:pPr>
      <w:r w:rsidRPr="00903DBA">
        <w:rPr>
          <w:highlight w:val="white"/>
        </w:rPr>
        <w:t xml:space="preserve">      }</w:t>
      </w:r>
    </w:p>
    <w:p w14:paraId="1920180F" w14:textId="77777777" w:rsidR="007660EE" w:rsidRPr="00903DBA" w:rsidRDefault="007660EE" w:rsidP="007660EE">
      <w:pPr>
        <w:pStyle w:val="Code"/>
        <w:rPr>
          <w:highlight w:val="white"/>
        </w:rPr>
      </w:pPr>
    </w:p>
    <w:p w14:paraId="7F47C79E" w14:textId="77777777" w:rsidR="007660EE" w:rsidRPr="00903DBA" w:rsidRDefault="007660EE" w:rsidP="007660EE">
      <w:pPr>
        <w:pStyle w:val="Code"/>
        <w:rPr>
          <w:highlight w:val="white"/>
        </w:rPr>
      </w:pPr>
      <w:r w:rsidRPr="00903DBA">
        <w:rPr>
          <w:highlight w:val="white"/>
        </w:rPr>
        <w:t xml:space="preserve">      Console.Out.WriteLine();</w:t>
      </w:r>
    </w:p>
    <w:p w14:paraId="7FC2063C" w14:textId="77777777" w:rsidR="007660EE" w:rsidRPr="00903DBA" w:rsidRDefault="007660EE" w:rsidP="007660EE">
      <w:pPr>
        <w:pStyle w:val="Code"/>
        <w:rPr>
          <w:highlight w:val="white"/>
        </w:rPr>
      </w:pPr>
      <w:r w:rsidRPr="00903DBA">
        <w:rPr>
          <w:highlight w:val="white"/>
        </w:rPr>
        <w:t xml:space="preserve">    }</w:t>
      </w:r>
    </w:p>
    <w:p w14:paraId="51762627" w14:textId="77777777" w:rsidR="007660EE" w:rsidRPr="00903DBA" w:rsidRDefault="007660EE" w:rsidP="007660EE">
      <w:pPr>
        <w:pStyle w:val="Code"/>
        <w:rPr>
          <w:highlight w:val="white"/>
        </w:rPr>
      </w:pPr>
    </w:p>
    <w:p w14:paraId="3CA297D6" w14:textId="77777777" w:rsidR="007660EE" w:rsidRPr="00903DBA" w:rsidRDefault="007660EE" w:rsidP="007660EE">
      <w:pPr>
        <w:pStyle w:val="Code"/>
        <w:rPr>
          <w:highlight w:val="white"/>
        </w:rPr>
      </w:pPr>
      <w:r w:rsidRPr="00903DBA">
        <w:rPr>
          <w:highlight w:val="white"/>
        </w:rPr>
        <w:t xml:space="preserve">  | NEWLINE SEMICOLON {</w:t>
      </w:r>
    </w:p>
    <w:p w14:paraId="44A7B546" w14:textId="77777777" w:rsidR="007660EE" w:rsidRPr="00903DBA" w:rsidRDefault="007660EE" w:rsidP="007660EE">
      <w:pPr>
        <w:pStyle w:val="Code"/>
        <w:rPr>
          <w:highlight w:val="white"/>
        </w:rPr>
      </w:pPr>
      <w:r w:rsidRPr="00903DBA">
        <w:rPr>
          <w:highlight w:val="white"/>
        </w:rPr>
        <w:t xml:space="preserve">      Console.Out.WriteLine();</w:t>
      </w:r>
    </w:p>
    <w:p w14:paraId="70E211AC" w14:textId="77777777" w:rsidR="007660EE" w:rsidRPr="00903DBA" w:rsidRDefault="007660EE" w:rsidP="007660EE">
      <w:pPr>
        <w:pStyle w:val="Code"/>
        <w:rPr>
          <w:highlight w:val="white"/>
        </w:rPr>
      </w:pPr>
      <w:r w:rsidRPr="00903DBA">
        <w:rPr>
          <w:highlight w:val="white"/>
        </w:rPr>
        <w:t xml:space="preserve">    };</w:t>
      </w:r>
    </w:p>
    <w:p w14:paraId="2BCCEC1F" w14:textId="77777777" w:rsidR="007660EE" w:rsidRPr="00903DBA" w:rsidRDefault="007660EE" w:rsidP="007660EE">
      <w:pPr>
        <w:pStyle w:val="Code"/>
        <w:rPr>
          <w:highlight w:val="white"/>
        </w:rPr>
      </w:pPr>
    </w:p>
    <w:p w14:paraId="6F8B25D2" w14:textId="77777777" w:rsidR="007660EE" w:rsidRPr="00903DBA" w:rsidRDefault="007660EE" w:rsidP="007660EE">
      <w:pPr>
        <w:pStyle w:val="Code"/>
        <w:rPr>
          <w:highlight w:val="white"/>
        </w:rPr>
      </w:pPr>
      <w:r w:rsidRPr="00903DBA">
        <w:rPr>
          <w:highlight w:val="white"/>
        </w:rPr>
        <w:t>optional_output:</w:t>
      </w:r>
    </w:p>
    <w:p w14:paraId="4836CAD8" w14:textId="77777777" w:rsidR="007660EE" w:rsidRPr="00903DBA" w:rsidRDefault="007660EE" w:rsidP="007660EE">
      <w:pPr>
        <w:pStyle w:val="Code"/>
        <w:rPr>
          <w:highlight w:val="white"/>
        </w:rPr>
      </w:pPr>
      <w:r w:rsidRPr="00903DBA">
        <w:rPr>
          <w:highlight w:val="white"/>
        </w:rPr>
        <w:t xml:space="preserve">    /* Empty. */</w:t>
      </w:r>
    </w:p>
    <w:p w14:paraId="7910AD7C" w14:textId="77777777" w:rsidR="007660EE" w:rsidRPr="00903DBA" w:rsidRDefault="007660EE" w:rsidP="007660EE">
      <w:pPr>
        <w:pStyle w:val="Code"/>
        <w:rPr>
          <w:highlight w:val="white"/>
        </w:rPr>
      </w:pPr>
      <w:r w:rsidRPr="00903DBA">
        <w:rPr>
          <w:highlight w:val="white"/>
        </w:rPr>
        <w:t xml:space="preserve">  | TEXT COMMA {</w:t>
      </w:r>
    </w:p>
    <w:p w14:paraId="0FDC7944" w14:textId="77777777" w:rsidR="007660EE" w:rsidRPr="00903DBA" w:rsidRDefault="007660EE" w:rsidP="007660EE">
      <w:pPr>
        <w:pStyle w:val="Code"/>
        <w:rPr>
          <w:highlight w:val="white"/>
        </w:rPr>
      </w:pPr>
      <w:r w:rsidRPr="00903DBA">
        <w:rPr>
          <w:highlight w:val="white"/>
        </w:rPr>
        <w:t xml:space="preserve">      Console.Out.Write($1);</w:t>
      </w:r>
    </w:p>
    <w:p w14:paraId="1824EC10" w14:textId="77777777" w:rsidR="007660EE" w:rsidRPr="00903DBA" w:rsidRDefault="007660EE" w:rsidP="007660EE">
      <w:pPr>
        <w:pStyle w:val="Code"/>
        <w:rPr>
          <w:highlight w:val="white"/>
        </w:rPr>
      </w:pPr>
      <w:r w:rsidRPr="00903DBA">
        <w:rPr>
          <w:highlight w:val="white"/>
        </w:rPr>
        <w:t xml:space="preserve">    };</w:t>
      </w:r>
    </w:p>
    <w:p w14:paraId="5B80EACB" w14:textId="77777777" w:rsidR="007660EE" w:rsidRPr="00903DBA" w:rsidRDefault="007660EE" w:rsidP="007660EE">
      <w:r w:rsidRPr="00903DBA">
        <w:t>The value of the rule is stored in $$. However, the $$ value is always a reference to an Object. Therefore, we need to transform it into a list before we can call the add method.</w:t>
      </w:r>
    </w:p>
    <w:p w14:paraId="7BBC446F" w14:textId="77777777" w:rsidR="007660EE" w:rsidRPr="00903DBA" w:rsidRDefault="007660EE" w:rsidP="007660EE">
      <w:pPr>
        <w:pStyle w:val="Code"/>
        <w:rPr>
          <w:highlight w:val="white"/>
        </w:rPr>
      </w:pPr>
      <w:bookmarkStart w:id="544" w:name="_Ref418232768"/>
      <w:r w:rsidRPr="00903DBA">
        <w:rPr>
          <w:highlight w:val="white"/>
        </w:rPr>
        <w:t>name_list:</w:t>
      </w:r>
    </w:p>
    <w:p w14:paraId="009A5C9A" w14:textId="77777777" w:rsidR="007660EE" w:rsidRPr="00903DBA" w:rsidRDefault="007660EE" w:rsidP="007660EE">
      <w:pPr>
        <w:pStyle w:val="Code"/>
        <w:rPr>
          <w:highlight w:val="white"/>
        </w:rPr>
      </w:pPr>
      <w:r w:rsidRPr="00903DBA">
        <w:rPr>
          <w:highlight w:val="white"/>
        </w:rPr>
        <w:t xml:space="preserve">    NAME {</w:t>
      </w:r>
    </w:p>
    <w:p w14:paraId="3CDF203D" w14:textId="77777777" w:rsidR="007660EE" w:rsidRPr="00903DBA" w:rsidRDefault="007660EE" w:rsidP="007660EE">
      <w:pPr>
        <w:pStyle w:val="Code"/>
        <w:rPr>
          <w:highlight w:val="white"/>
        </w:rPr>
      </w:pPr>
      <w:r w:rsidRPr="00903DBA">
        <w:rPr>
          <w:highlight w:val="white"/>
        </w:rPr>
        <w:t xml:space="preserve">      $$ = new List&lt;string&gt;();</w:t>
      </w:r>
    </w:p>
    <w:p w14:paraId="56E4A904" w14:textId="77777777" w:rsidR="007660EE" w:rsidRPr="00903DBA" w:rsidRDefault="007660EE" w:rsidP="007660EE">
      <w:pPr>
        <w:pStyle w:val="Code"/>
        <w:rPr>
          <w:highlight w:val="white"/>
        </w:rPr>
      </w:pPr>
      <w:r w:rsidRPr="00903DBA">
        <w:rPr>
          <w:highlight w:val="white"/>
        </w:rPr>
        <w:t xml:space="preserve">      $$.Add($1);</w:t>
      </w:r>
    </w:p>
    <w:p w14:paraId="1D34D021" w14:textId="77777777" w:rsidR="007660EE" w:rsidRPr="00903DBA" w:rsidRDefault="007660EE" w:rsidP="007660EE">
      <w:pPr>
        <w:pStyle w:val="Code"/>
        <w:rPr>
          <w:highlight w:val="white"/>
        </w:rPr>
      </w:pPr>
      <w:r w:rsidRPr="00903DBA">
        <w:rPr>
          <w:highlight w:val="white"/>
        </w:rPr>
        <w:t xml:space="preserve">    }</w:t>
      </w:r>
    </w:p>
    <w:p w14:paraId="0E213505" w14:textId="77777777" w:rsidR="007660EE" w:rsidRPr="00903DBA" w:rsidRDefault="007660EE" w:rsidP="007660EE">
      <w:pPr>
        <w:pStyle w:val="Code"/>
        <w:rPr>
          <w:highlight w:val="white"/>
        </w:rPr>
      </w:pPr>
      <w:r w:rsidRPr="00903DBA">
        <w:rPr>
          <w:highlight w:val="white"/>
        </w:rPr>
        <w:t xml:space="preserve">  | name_list COMMA NAME {</w:t>
      </w:r>
    </w:p>
    <w:p w14:paraId="2AFBA8AE" w14:textId="77777777" w:rsidR="007660EE" w:rsidRPr="00903DBA" w:rsidRDefault="007660EE" w:rsidP="007660EE">
      <w:pPr>
        <w:pStyle w:val="Code"/>
        <w:rPr>
          <w:highlight w:val="white"/>
        </w:rPr>
      </w:pPr>
      <w:r w:rsidRPr="00903DBA">
        <w:rPr>
          <w:highlight w:val="white"/>
        </w:rPr>
        <w:t xml:space="preserve">      $$ = $1;</w:t>
      </w:r>
    </w:p>
    <w:p w14:paraId="1382E6F7" w14:textId="77777777" w:rsidR="007660EE" w:rsidRPr="00903DBA" w:rsidRDefault="007660EE" w:rsidP="007660EE">
      <w:pPr>
        <w:pStyle w:val="Code"/>
        <w:rPr>
          <w:highlight w:val="white"/>
        </w:rPr>
      </w:pPr>
      <w:r w:rsidRPr="00903DBA">
        <w:rPr>
          <w:highlight w:val="white"/>
        </w:rPr>
        <w:t xml:space="preserve">      $$.Add($3);</w:t>
      </w:r>
    </w:p>
    <w:p w14:paraId="1FE35DB6" w14:textId="77777777" w:rsidR="007660EE" w:rsidRPr="00903DBA" w:rsidRDefault="007660EE" w:rsidP="007660EE">
      <w:pPr>
        <w:pStyle w:val="Code"/>
        <w:rPr>
          <w:highlight w:val="white"/>
        </w:rPr>
      </w:pPr>
      <w:r w:rsidRPr="00903DBA">
        <w:rPr>
          <w:highlight w:val="white"/>
        </w:rPr>
        <w:t xml:space="preserve">    };</w:t>
      </w:r>
    </w:p>
    <w:p w14:paraId="708EC9A2" w14:textId="77777777" w:rsidR="007660EE" w:rsidRPr="00903DBA" w:rsidRDefault="007660EE" w:rsidP="007660EE">
      <w:pPr>
        <w:pStyle w:val="Code"/>
        <w:rPr>
          <w:highlight w:val="white"/>
        </w:rPr>
      </w:pPr>
    </w:p>
    <w:p w14:paraId="30DA46BC" w14:textId="77777777" w:rsidR="007660EE" w:rsidRPr="00903DBA" w:rsidRDefault="007660EE" w:rsidP="007660EE">
      <w:pPr>
        <w:pStyle w:val="Code"/>
        <w:rPr>
          <w:highlight w:val="white"/>
        </w:rPr>
      </w:pPr>
      <w:r w:rsidRPr="00903DBA">
        <w:rPr>
          <w:highlight w:val="white"/>
        </w:rPr>
        <w:t>expression_list:</w:t>
      </w:r>
    </w:p>
    <w:p w14:paraId="40D86FF1" w14:textId="77777777" w:rsidR="007660EE" w:rsidRPr="00903DBA" w:rsidRDefault="007660EE" w:rsidP="007660EE">
      <w:pPr>
        <w:pStyle w:val="Code"/>
        <w:rPr>
          <w:highlight w:val="white"/>
        </w:rPr>
      </w:pPr>
      <w:r w:rsidRPr="00903DBA">
        <w:rPr>
          <w:highlight w:val="white"/>
        </w:rPr>
        <w:t xml:space="preserve">    expression {</w:t>
      </w:r>
    </w:p>
    <w:p w14:paraId="4A4B3BA1" w14:textId="77777777" w:rsidR="007660EE" w:rsidRPr="00903DBA" w:rsidRDefault="007660EE" w:rsidP="007660EE">
      <w:pPr>
        <w:pStyle w:val="Code"/>
        <w:rPr>
          <w:highlight w:val="white"/>
        </w:rPr>
      </w:pPr>
      <w:r w:rsidRPr="00903DBA">
        <w:rPr>
          <w:highlight w:val="white"/>
        </w:rPr>
        <w:t xml:space="preserve">      $$ = new List&lt;double&gt;();</w:t>
      </w:r>
    </w:p>
    <w:p w14:paraId="433B697A" w14:textId="77777777" w:rsidR="007660EE" w:rsidRPr="00903DBA" w:rsidRDefault="007660EE" w:rsidP="007660EE">
      <w:pPr>
        <w:pStyle w:val="Code"/>
        <w:rPr>
          <w:highlight w:val="white"/>
        </w:rPr>
      </w:pPr>
      <w:r w:rsidRPr="00903DBA">
        <w:rPr>
          <w:highlight w:val="white"/>
        </w:rPr>
        <w:t xml:space="preserve">      $$.Add($1);</w:t>
      </w:r>
    </w:p>
    <w:p w14:paraId="594A4CED" w14:textId="77777777" w:rsidR="007660EE" w:rsidRPr="00903DBA" w:rsidRDefault="007660EE" w:rsidP="007660EE">
      <w:pPr>
        <w:pStyle w:val="Code"/>
        <w:rPr>
          <w:highlight w:val="white"/>
        </w:rPr>
      </w:pPr>
      <w:r w:rsidRPr="00903DBA">
        <w:rPr>
          <w:highlight w:val="white"/>
        </w:rPr>
        <w:t xml:space="preserve">    }</w:t>
      </w:r>
    </w:p>
    <w:p w14:paraId="1276179D" w14:textId="77777777" w:rsidR="007660EE" w:rsidRPr="00903DBA" w:rsidRDefault="007660EE" w:rsidP="007660EE">
      <w:pPr>
        <w:pStyle w:val="Code"/>
        <w:rPr>
          <w:highlight w:val="white"/>
        </w:rPr>
      </w:pPr>
      <w:r w:rsidRPr="00903DBA">
        <w:rPr>
          <w:highlight w:val="white"/>
        </w:rPr>
        <w:t xml:space="preserve">  | expression_list COMMA expression {</w:t>
      </w:r>
    </w:p>
    <w:p w14:paraId="57748AA5" w14:textId="77777777" w:rsidR="007660EE" w:rsidRPr="00903DBA" w:rsidRDefault="007660EE" w:rsidP="007660EE">
      <w:pPr>
        <w:pStyle w:val="Code"/>
        <w:rPr>
          <w:highlight w:val="white"/>
        </w:rPr>
      </w:pPr>
      <w:r w:rsidRPr="00903DBA">
        <w:rPr>
          <w:highlight w:val="white"/>
        </w:rPr>
        <w:t xml:space="preserve">      $$ = $1;</w:t>
      </w:r>
    </w:p>
    <w:p w14:paraId="2CF7C704" w14:textId="77777777" w:rsidR="007660EE" w:rsidRPr="00903DBA" w:rsidRDefault="007660EE" w:rsidP="007660EE">
      <w:pPr>
        <w:pStyle w:val="Code"/>
        <w:rPr>
          <w:highlight w:val="white"/>
        </w:rPr>
      </w:pPr>
      <w:r w:rsidRPr="00903DBA">
        <w:rPr>
          <w:highlight w:val="white"/>
        </w:rPr>
        <w:t xml:space="preserve">      $$.Add($3);</w:t>
      </w:r>
    </w:p>
    <w:p w14:paraId="389AAD95" w14:textId="77777777" w:rsidR="007660EE" w:rsidRPr="00903DBA" w:rsidRDefault="007660EE" w:rsidP="007660EE">
      <w:pPr>
        <w:pStyle w:val="Code"/>
        <w:rPr>
          <w:highlight w:val="white"/>
        </w:rPr>
      </w:pPr>
      <w:r w:rsidRPr="00903DBA">
        <w:rPr>
          <w:highlight w:val="white"/>
        </w:rPr>
        <w:t xml:space="preserve">    };</w:t>
      </w:r>
    </w:p>
    <w:p w14:paraId="210211C3" w14:textId="77777777" w:rsidR="007660EE" w:rsidRPr="00903DBA" w:rsidRDefault="007660EE" w:rsidP="007660EE">
      <w:pPr>
        <w:pStyle w:val="Code"/>
        <w:rPr>
          <w:highlight w:val="white"/>
        </w:rPr>
      </w:pPr>
    </w:p>
    <w:p w14:paraId="67701724" w14:textId="77777777" w:rsidR="007660EE" w:rsidRPr="00903DBA" w:rsidRDefault="007660EE" w:rsidP="007660EE">
      <w:pPr>
        <w:pStyle w:val="Code"/>
        <w:rPr>
          <w:highlight w:val="white"/>
        </w:rPr>
      </w:pPr>
      <w:r w:rsidRPr="00903DBA">
        <w:rPr>
          <w:highlight w:val="white"/>
        </w:rPr>
        <w:t>expression:</w:t>
      </w:r>
    </w:p>
    <w:p w14:paraId="5234ADD9" w14:textId="77777777" w:rsidR="007660EE" w:rsidRPr="00903DBA" w:rsidRDefault="007660EE" w:rsidP="007660EE">
      <w:pPr>
        <w:pStyle w:val="Code"/>
        <w:rPr>
          <w:highlight w:val="white"/>
        </w:rPr>
      </w:pPr>
      <w:r w:rsidRPr="00903DBA">
        <w:rPr>
          <w:highlight w:val="white"/>
        </w:rPr>
        <w:t xml:space="preserve">    binary_expression {</w:t>
      </w:r>
    </w:p>
    <w:p w14:paraId="49FE3BA4" w14:textId="77777777" w:rsidR="007660EE" w:rsidRPr="00903DBA" w:rsidRDefault="007660EE" w:rsidP="007660EE">
      <w:pPr>
        <w:pStyle w:val="Code"/>
        <w:rPr>
          <w:highlight w:val="white"/>
        </w:rPr>
      </w:pPr>
      <w:r w:rsidRPr="00903DBA">
        <w:rPr>
          <w:highlight w:val="white"/>
        </w:rPr>
        <w:t xml:space="preserve">      $$ = $1;</w:t>
      </w:r>
    </w:p>
    <w:p w14:paraId="3942EC4D" w14:textId="77777777" w:rsidR="007660EE" w:rsidRPr="00903DBA" w:rsidRDefault="007660EE" w:rsidP="007660EE">
      <w:pPr>
        <w:pStyle w:val="Code"/>
        <w:rPr>
          <w:highlight w:val="white"/>
        </w:rPr>
      </w:pPr>
      <w:r w:rsidRPr="00903DBA">
        <w:rPr>
          <w:highlight w:val="white"/>
        </w:rPr>
        <w:t xml:space="preserve">    }</w:t>
      </w:r>
    </w:p>
    <w:p w14:paraId="57702B20" w14:textId="77777777" w:rsidR="007660EE" w:rsidRPr="00903DBA" w:rsidRDefault="007660EE" w:rsidP="007660EE">
      <w:pPr>
        <w:pStyle w:val="Code"/>
        <w:rPr>
          <w:highlight w:val="white"/>
        </w:rPr>
      </w:pPr>
      <w:r w:rsidRPr="00903DBA">
        <w:rPr>
          <w:highlight w:val="white"/>
        </w:rPr>
        <w:t xml:space="preserve">  | expression PLUS binary_expression {</w:t>
      </w:r>
    </w:p>
    <w:p w14:paraId="05334CB6" w14:textId="77777777" w:rsidR="007660EE" w:rsidRPr="00903DBA" w:rsidRDefault="007660EE" w:rsidP="007660EE">
      <w:pPr>
        <w:pStyle w:val="Code"/>
        <w:rPr>
          <w:highlight w:val="white"/>
        </w:rPr>
      </w:pPr>
      <w:r w:rsidRPr="00903DBA">
        <w:rPr>
          <w:highlight w:val="white"/>
        </w:rPr>
        <w:t xml:space="preserve">      $$ = $1 + $3;</w:t>
      </w:r>
    </w:p>
    <w:p w14:paraId="1C128CAE" w14:textId="77777777" w:rsidR="007660EE" w:rsidRPr="00903DBA" w:rsidRDefault="007660EE" w:rsidP="007660EE">
      <w:pPr>
        <w:pStyle w:val="Code"/>
        <w:rPr>
          <w:highlight w:val="white"/>
        </w:rPr>
      </w:pPr>
      <w:r w:rsidRPr="00903DBA">
        <w:rPr>
          <w:highlight w:val="white"/>
        </w:rPr>
        <w:t xml:space="preserve">    }</w:t>
      </w:r>
    </w:p>
    <w:p w14:paraId="0EABA949" w14:textId="77777777" w:rsidR="007660EE" w:rsidRPr="00903DBA" w:rsidRDefault="007660EE" w:rsidP="007660EE">
      <w:pPr>
        <w:pStyle w:val="Code"/>
        <w:rPr>
          <w:highlight w:val="white"/>
        </w:rPr>
      </w:pPr>
      <w:r w:rsidRPr="00903DBA">
        <w:rPr>
          <w:highlight w:val="white"/>
        </w:rPr>
        <w:t xml:space="preserve">  | expression MINUS binary_expression {</w:t>
      </w:r>
    </w:p>
    <w:p w14:paraId="6A8A003A" w14:textId="77777777" w:rsidR="007660EE" w:rsidRPr="00903DBA" w:rsidRDefault="007660EE" w:rsidP="007660EE">
      <w:pPr>
        <w:pStyle w:val="Code"/>
        <w:rPr>
          <w:highlight w:val="white"/>
        </w:rPr>
      </w:pPr>
      <w:r w:rsidRPr="00903DBA">
        <w:rPr>
          <w:highlight w:val="white"/>
        </w:rPr>
        <w:t xml:space="preserve">      $$ = $1 - $3;</w:t>
      </w:r>
    </w:p>
    <w:p w14:paraId="4B379F70" w14:textId="77777777" w:rsidR="007660EE" w:rsidRPr="00903DBA" w:rsidRDefault="007660EE" w:rsidP="007660EE">
      <w:pPr>
        <w:pStyle w:val="Code"/>
        <w:rPr>
          <w:highlight w:val="white"/>
        </w:rPr>
      </w:pPr>
      <w:r w:rsidRPr="00903DBA">
        <w:rPr>
          <w:highlight w:val="white"/>
        </w:rPr>
        <w:t xml:space="preserve">    };</w:t>
      </w:r>
    </w:p>
    <w:p w14:paraId="2FEC7AE2" w14:textId="77777777" w:rsidR="007660EE" w:rsidRPr="00903DBA" w:rsidRDefault="007660EE" w:rsidP="007660EE">
      <w:pPr>
        <w:pStyle w:val="Code"/>
        <w:rPr>
          <w:highlight w:val="white"/>
        </w:rPr>
      </w:pPr>
    </w:p>
    <w:p w14:paraId="1E32F8DC" w14:textId="77777777" w:rsidR="007660EE" w:rsidRPr="00903DBA" w:rsidRDefault="007660EE" w:rsidP="007660EE">
      <w:pPr>
        <w:pStyle w:val="Code"/>
        <w:rPr>
          <w:highlight w:val="white"/>
        </w:rPr>
      </w:pPr>
      <w:r w:rsidRPr="00903DBA">
        <w:rPr>
          <w:highlight w:val="white"/>
        </w:rPr>
        <w:t>binary_expression:</w:t>
      </w:r>
    </w:p>
    <w:p w14:paraId="2481D1B6" w14:textId="77777777" w:rsidR="007660EE" w:rsidRPr="00903DBA" w:rsidRDefault="007660EE" w:rsidP="007660EE">
      <w:pPr>
        <w:pStyle w:val="Code"/>
        <w:rPr>
          <w:highlight w:val="white"/>
        </w:rPr>
      </w:pPr>
      <w:r w:rsidRPr="00903DBA">
        <w:rPr>
          <w:highlight w:val="white"/>
        </w:rPr>
        <w:t xml:space="preserve">    unary_expression {</w:t>
      </w:r>
    </w:p>
    <w:p w14:paraId="2356F907" w14:textId="77777777" w:rsidR="007660EE" w:rsidRPr="00903DBA" w:rsidRDefault="007660EE" w:rsidP="007660EE">
      <w:pPr>
        <w:pStyle w:val="Code"/>
        <w:rPr>
          <w:highlight w:val="white"/>
        </w:rPr>
      </w:pPr>
      <w:r w:rsidRPr="00903DBA">
        <w:rPr>
          <w:highlight w:val="white"/>
        </w:rPr>
        <w:t xml:space="preserve">      $$ = $1;</w:t>
      </w:r>
    </w:p>
    <w:p w14:paraId="5A9C4713" w14:textId="77777777" w:rsidR="007660EE" w:rsidRPr="00903DBA" w:rsidRDefault="007660EE" w:rsidP="007660EE">
      <w:pPr>
        <w:pStyle w:val="Code"/>
        <w:rPr>
          <w:highlight w:val="white"/>
        </w:rPr>
      </w:pPr>
      <w:r w:rsidRPr="00903DBA">
        <w:rPr>
          <w:highlight w:val="white"/>
        </w:rPr>
        <w:t xml:space="preserve">    }</w:t>
      </w:r>
    </w:p>
    <w:p w14:paraId="385F9352" w14:textId="77777777" w:rsidR="007660EE" w:rsidRPr="00903DBA" w:rsidRDefault="007660EE" w:rsidP="007660EE">
      <w:pPr>
        <w:pStyle w:val="Code"/>
        <w:rPr>
          <w:highlight w:val="white"/>
        </w:rPr>
      </w:pPr>
      <w:r w:rsidRPr="00903DBA">
        <w:rPr>
          <w:highlight w:val="white"/>
        </w:rPr>
        <w:t xml:space="preserve">  | binary_expression TIMES unary_expression {</w:t>
      </w:r>
    </w:p>
    <w:p w14:paraId="45A38E73" w14:textId="77777777" w:rsidR="007660EE" w:rsidRPr="00903DBA" w:rsidRDefault="007660EE" w:rsidP="007660EE">
      <w:pPr>
        <w:pStyle w:val="Code"/>
        <w:rPr>
          <w:highlight w:val="white"/>
        </w:rPr>
      </w:pPr>
      <w:r w:rsidRPr="00903DBA">
        <w:rPr>
          <w:highlight w:val="white"/>
        </w:rPr>
        <w:t xml:space="preserve">      $$ = $1 * $3;</w:t>
      </w:r>
    </w:p>
    <w:p w14:paraId="2E9CAD91" w14:textId="77777777" w:rsidR="007660EE" w:rsidRPr="00903DBA" w:rsidRDefault="007660EE" w:rsidP="007660EE">
      <w:pPr>
        <w:pStyle w:val="Code"/>
        <w:rPr>
          <w:highlight w:val="white"/>
        </w:rPr>
      </w:pPr>
      <w:r w:rsidRPr="00903DBA">
        <w:rPr>
          <w:highlight w:val="white"/>
        </w:rPr>
        <w:t xml:space="preserve">    }</w:t>
      </w:r>
    </w:p>
    <w:p w14:paraId="4BBB5AB5" w14:textId="77777777" w:rsidR="007660EE" w:rsidRPr="00903DBA" w:rsidRDefault="007660EE" w:rsidP="007660EE">
      <w:pPr>
        <w:pStyle w:val="Code"/>
        <w:rPr>
          <w:highlight w:val="white"/>
        </w:rPr>
      </w:pPr>
      <w:r w:rsidRPr="00903DBA">
        <w:rPr>
          <w:highlight w:val="white"/>
        </w:rPr>
        <w:t xml:space="preserve">  | binary_expression DIVIDE unary_expression {</w:t>
      </w:r>
    </w:p>
    <w:p w14:paraId="6D93B315" w14:textId="77777777" w:rsidR="007660EE" w:rsidRPr="00903DBA" w:rsidRDefault="007660EE" w:rsidP="007660EE">
      <w:pPr>
        <w:pStyle w:val="Code"/>
        <w:rPr>
          <w:highlight w:val="white"/>
        </w:rPr>
      </w:pPr>
      <w:r w:rsidRPr="00903DBA">
        <w:rPr>
          <w:highlight w:val="white"/>
        </w:rPr>
        <w:t xml:space="preserve">      if ($3 == 0) {</w:t>
      </w:r>
    </w:p>
    <w:p w14:paraId="564A2AF5" w14:textId="77777777" w:rsidR="007660EE" w:rsidRPr="00903DBA" w:rsidRDefault="007660EE" w:rsidP="007660EE">
      <w:pPr>
        <w:pStyle w:val="Code"/>
        <w:rPr>
          <w:highlight w:val="white"/>
        </w:rPr>
      </w:pPr>
      <w:r w:rsidRPr="00903DBA">
        <w:rPr>
          <w:highlight w:val="white"/>
        </w:rPr>
        <w:t xml:space="preserve">        Console.Error.WriteLine("Division by Zero.");</w:t>
      </w:r>
    </w:p>
    <w:p w14:paraId="765EDC6E" w14:textId="77777777" w:rsidR="007660EE" w:rsidRPr="00903DBA" w:rsidRDefault="007660EE" w:rsidP="007660EE">
      <w:pPr>
        <w:pStyle w:val="Code"/>
        <w:rPr>
          <w:highlight w:val="white"/>
        </w:rPr>
      </w:pPr>
      <w:r w:rsidRPr="00903DBA">
        <w:rPr>
          <w:highlight w:val="white"/>
        </w:rPr>
        <w:t xml:space="preserve">        Environment.Exit(-1);</w:t>
      </w:r>
    </w:p>
    <w:p w14:paraId="303B6997" w14:textId="77777777" w:rsidR="007660EE" w:rsidRPr="00903DBA" w:rsidRDefault="007660EE" w:rsidP="007660EE">
      <w:pPr>
        <w:pStyle w:val="Code"/>
        <w:rPr>
          <w:highlight w:val="white"/>
        </w:rPr>
      </w:pPr>
      <w:r w:rsidRPr="00903DBA">
        <w:rPr>
          <w:highlight w:val="white"/>
        </w:rPr>
        <w:t xml:space="preserve">      }</w:t>
      </w:r>
    </w:p>
    <w:p w14:paraId="724E829F" w14:textId="77777777" w:rsidR="007660EE" w:rsidRPr="00903DBA" w:rsidRDefault="007660EE" w:rsidP="007660EE">
      <w:pPr>
        <w:pStyle w:val="Code"/>
        <w:rPr>
          <w:highlight w:val="white"/>
        </w:rPr>
      </w:pPr>
    </w:p>
    <w:p w14:paraId="48F5F384" w14:textId="77777777" w:rsidR="007660EE" w:rsidRPr="00903DBA" w:rsidRDefault="007660EE" w:rsidP="007660EE">
      <w:pPr>
        <w:pStyle w:val="Code"/>
        <w:rPr>
          <w:highlight w:val="white"/>
        </w:rPr>
      </w:pPr>
      <w:r w:rsidRPr="00903DBA">
        <w:rPr>
          <w:highlight w:val="white"/>
        </w:rPr>
        <w:t xml:space="preserve">      $$ = $1 / $3;</w:t>
      </w:r>
    </w:p>
    <w:p w14:paraId="1E8BDC35" w14:textId="77777777" w:rsidR="007660EE" w:rsidRPr="00903DBA" w:rsidRDefault="007660EE" w:rsidP="007660EE">
      <w:pPr>
        <w:pStyle w:val="Code"/>
        <w:rPr>
          <w:highlight w:val="white"/>
        </w:rPr>
      </w:pPr>
      <w:r w:rsidRPr="00903DBA">
        <w:rPr>
          <w:highlight w:val="white"/>
        </w:rPr>
        <w:t xml:space="preserve">    };</w:t>
      </w:r>
    </w:p>
    <w:p w14:paraId="768B9B24" w14:textId="77777777" w:rsidR="007660EE" w:rsidRPr="00903DBA" w:rsidRDefault="007660EE" w:rsidP="007660EE">
      <w:pPr>
        <w:pStyle w:val="Code"/>
        <w:rPr>
          <w:highlight w:val="white"/>
        </w:rPr>
      </w:pPr>
    </w:p>
    <w:p w14:paraId="64CBB5A1" w14:textId="77777777" w:rsidR="007660EE" w:rsidRPr="00903DBA" w:rsidRDefault="007660EE" w:rsidP="007660EE">
      <w:pPr>
        <w:pStyle w:val="Code"/>
        <w:rPr>
          <w:highlight w:val="white"/>
        </w:rPr>
      </w:pPr>
      <w:r w:rsidRPr="00903DBA">
        <w:rPr>
          <w:highlight w:val="white"/>
        </w:rPr>
        <w:t>unary_expression:</w:t>
      </w:r>
    </w:p>
    <w:p w14:paraId="7603BD92" w14:textId="77777777" w:rsidR="007660EE" w:rsidRPr="00903DBA" w:rsidRDefault="007660EE" w:rsidP="007660EE">
      <w:pPr>
        <w:pStyle w:val="Code"/>
        <w:rPr>
          <w:highlight w:val="white"/>
        </w:rPr>
      </w:pPr>
      <w:r w:rsidRPr="00903DBA">
        <w:rPr>
          <w:highlight w:val="white"/>
        </w:rPr>
        <w:t xml:space="preserve">    primary_expression {</w:t>
      </w:r>
    </w:p>
    <w:p w14:paraId="088C9350" w14:textId="77777777" w:rsidR="007660EE" w:rsidRPr="00903DBA" w:rsidRDefault="007660EE" w:rsidP="007660EE">
      <w:pPr>
        <w:pStyle w:val="Code"/>
        <w:rPr>
          <w:highlight w:val="white"/>
        </w:rPr>
      </w:pPr>
      <w:r w:rsidRPr="00903DBA">
        <w:rPr>
          <w:highlight w:val="white"/>
        </w:rPr>
        <w:t xml:space="preserve">      $$ = $1;</w:t>
      </w:r>
    </w:p>
    <w:p w14:paraId="13FC0E8D" w14:textId="77777777" w:rsidR="007660EE" w:rsidRPr="00903DBA" w:rsidRDefault="007660EE" w:rsidP="007660EE">
      <w:pPr>
        <w:pStyle w:val="Code"/>
        <w:rPr>
          <w:highlight w:val="white"/>
        </w:rPr>
      </w:pPr>
      <w:r w:rsidRPr="00903DBA">
        <w:rPr>
          <w:highlight w:val="white"/>
        </w:rPr>
        <w:t xml:space="preserve">    }</w:t>
      </w:r>
    </w:p>
    <w:p w14:paraId="47C6EA53" w14:textId="77777777" w:rsidR="007660EE" w:rsidRPr="00903DBA" w:rsidRDefault="007660EE" w:rsidP="007660EE">
      <w:pPr>
        <w:pStyle w:val="Code"/>
        <w:rPr>
          <w:highlight w:val="white"/>
        </w:rPr>
      </w:pPr>
      <w:r w:rsidRPr="00903DBA">
        <w:rPr>
          <w:highlight w:val="white"/>
        </w:rPr>
        <w:t xml:space="preserve">  | PLUS unary_expression {</w:t>
      </w:r>
    </w:p>
    <w:p w14:paraId="35184759" w14:textId="77777777" w:rsidR="007660EE" w:rsidRPr="00903DBA" w:rsidRDefault="007660EE" w:rsidP="007660EE">
      <w:pPr>
        <w:pStyle w:val="Code"/>
        <w:rPr>
          <w:highlight w:val="white"/>
        </w:rPr>
      </w:pPr>
      <w:r w:rsidRPr="00903DBA">
        <w:rPr>
          <w:highlight w:val="white"/>
        </w:rPr>
        <w:t xml:space="preserve">      $$ = $2;</w:t>
      </w:r>
    </w:p>
    <w:p w14:paraId="7F75E8F6" w14:textId="77777777" w:rsidR="007660EE" w:rsidRPr="00903DBA" w:rsidRDefault="007660EE" w:rsidP="007660EE">
      <w:pPr>
        <w:pStyle w:val="Code"/>
        <w:rPr>
          <w:highlight w:val="white"/>
        </w:rPr>
      </w:pPr>
      <w:r w:rsidRPr="00903DBA">
        <w:rPr>
          <w:highlight w:val="white"/>
        </w:rPr>
        <w:t xml:space="preserve">    }</w:t>
      </w:r>
    </w:p>
    <w:p w14:paraId="69771815" w14:textId="77777777" w:rsidR="007660EE" w:rsidRPr="00903DBA" w:rsidRDefault="007660EE" w:rsidP="007660EE">
      <w:pPr>
        <w:pStyle w:val="Code"/>
        <w:rPr>
          <w:highlight w:val="white"/>
        </w:rPr>
      </w:pPr>
      <w:r w:rsidRPr="00903DBA">
        <w:rPr>
          <w:highlight w:val="white"/>
        </w:rPr>
        <w:t xml:space="preserve">  | MINUS unary_expression {</w:t>
      </w:r>
    </w:p>
    <w:p w14:paraId="18E3BB11" w14:textId="77777777" w:rsidR="007660EE" w:rsidRPr="00903DBA" w:rsidRDefault="007660EE" w:rsidP="007660EE">
      <w:pPr>
        <w:pStyle w:val="Code"/>
        <w:rPr>
          <w:highlight w:val="white"/>
        </w:rPr>
      </w:pPr>
      <w:r w:rsidRPr="00903DBA">
        <w:rPr>
          <w:highlight w:val="white"/>
        </w:rPr>
        <w:t xml:space="preserve">      $$ = -$2;</w:t>
      </w:r>
    </w:p>
    <w:p w14:paraId="738C420E" w14:textId="77777777" w:rsidR="007660EE" w:rsidRPr="00903DBA" w:rsidRDefault="007660EE" w:rsidP="007660EE">
      <w:pPr>
        <w:pStyle w:val="Code"/>
        <w:rPr>
          <w:highlight w:val="white"/>
        </w:rPr>
      </w:pPr>
      <w:r w:rsidRPr="00903DBA">
        <w:rPr>
          <w:highlight w:val="white"/>
        </w:rPr>
        <w:t xml:space="preserve">    }</w:t>
      </w:r>
    </w:p>
    <w:p w14:paraId="66CF0CD8" w14:textId="77777777" w:rsidR="007660EE" w:rsidRPr="00903DBA" w:rsidRDefault="007660EE" w:rsidP="007660EE">
      <w:pPr>
        <w:pStyle w:val="Code"/>
        <w:rPr>
          <w:highlight w:val="white"/>
        </w:rPr>
      </w:pPr>
      <w:r w:rsidRPr="00903DBA">
        <w:rPr>
          <w:highlight w:val="white"/>
        </w:rPr>
        <w:t xml:space="preserve">  | SIN unary_expression {</w:t>
      </w:r>
    </w:p>
    <w:p w14:paraId="302C9AC1" w14:textId="77777777" w:rsidR="007660EE" w:rsidRPr="00903DBA" w:rsidRDefault="007660EE" w:rsidP="007660EE">
      <w:pPr>
        <w:pStyle w:val="Code"/>
        <w:rPr>
          <w:highlight w:val="white"/>
        </w:rPr>
      </w:pPr>
      <w:r w:rsidRPr="00903DBA">
        <w:rPr>
          <w:highlight w:val="white"/>
        </w:rPr>
        <w:t xml:space="preserve">      $$ = Math.Sin($2);</w:t>
      </w:r>
    </w:p>
    <w:p w14:paraId="3A39A140" w14:textId="77777777" w:rsidR="007660EE" w:rsidRPr="00903DBA" w:rsidRDefault="007660EE" w:rsidP="007660EE">
      <w:pPr>
        <w:pStyle w:val="Code"/>
        <w:rPr>
          <w:highlight w:val="white"/>
        </w:rPr>
      </w:pPr>
      <w:r w:rsidRPr="00903DBA">
        <w:rPr>
          <w:highlight w:val="white"/>
        </w:rPr>
        <w:t xml:space="preserve">    }</w:t>
      </w:r>
    </w:p>
    <w:p w14:paraId="4FEBE47F" w14:textId="77777777" w:rsidR="007660EE" w:rsidRPr="00903DBA" w:rsidRDefault="007660EE" w:rsidP="007660EE">
      <w:pPr>
        <w:pStyle w:val="Code"/>
        <w:rPr>
          <w:highlight w:val="white"/>
        </w:rPr>
      </w:pPr>
      <w:r w:rsidRPr="00903DBA">
        <w:rPr>
          <w:highlight w:val="white"/>
        </w:rPr>
        <w:t xml:space="preserve">  | COS unary_expression {</w:t>
      </w:r>
    </w:p>
    <w:p w14:paraId="27A9CA95" w14:textId="77777777" w:rsidR="007660EE" w:rsidRPr="00903DBA" w:rsidRDefault="007660EE" w:rsidP="007660EE">
      <w:pPr>
        <w:pStyle w:val="Code"/>
        <w:rPr>
          <w:highlight w:val="white"/>
        </w:rPr>
      </w:pPr>
      <w:r w:rsidRPr="00903DBA">
        <w:rPr>
          <w:highlight w:val="white"/>
        </w:rPr>
        <w:t xml:space="preserve">      $$ = Math.Cos($2);</w:t>
      </w:r>
    </w:p>
    <w:p w14:paraId="37CD85EE" w14:textId="77777777" w:rsidR="007660EE" w:rsidRPr="00903DBA" w:rsidRDefault="007660EE" w:rsidP="007660EE">
      <w:pPr>
        <w:pStyle w:val="Code"/>
        <w:rPr>
          <w:highlight w:val="white"/>
        </w:rPr>
      </w:pPr>
      <w:r w:rsidRPr="00903DBA">
        <w:rPr>
          <w:highlight w:val="white"/>
        </w:rPr>
        <w:t xml:space="preserve">    }</w:t>
      </w:r>
    </w:p>
    <w:p w14:paraId="6297C018" w14:textId="77777777" w:rsidR="007660EE" w:rsidRPr="00903DBA" w:rsidRDefault="007660EE" w:rsidP="007660EE">
      <w:pPr>
        <w:pStyle w:val="Code"/>
        <w:rPr>
          <w:highlight w:val="white"/>
        </w:rPr>
      </w:pPr>
      <w:r w:rsidRPr="00903DBA">
        <w:rPr>
          <w:highlight w:val="white"/>
        </w:rPr>
        <w:t xml:space="preserve">  | TAN unary_expression {</w:t>
      </w:r>
    </w:p>
    <w:p w14:paraId="72B1413E" w14:textId="77777777" w:rsidR="007660EE" w:rsidRPr="00903DBA" w:rsidRDefault="007660EE" w:rsidP="007660EE">
      <w:pPr>
        <w:pStyle w:val="Code"/>
        <w:rPr>
          <w:highlight w:val="white"/>
        </w:rPr>
      </w:pPr>
      <w:r w:rsidRPr="00903DBA">
        <w:rPr>
          <w:highlight w:val="white"/>
        </w:rPr>
        <w:t xml:space="preserve">      $$ = Math.Tan($2);</w:t>
      </w:r>
    </w:p>
    <w:p w14:paraId="1520D047" w14:textId="77777777" w:rsidR="007660EE" w:rsidRPr="00903DBA" w:rsidRDefault="007660EE" w:rsidP="007660EE">
      <w:pPr>
        <w:pStyle w:val="Code"/>
        <w:rPr>
          <w:highlight w:val="white"/>
        </w:rPr>
      </w:pPr>
      <w:r w:rsidRPr="00903DBA">
        <w:rPr>
          <w:highlight w:val="white"/>
        </w:rPr>
        <w:t xml:space="preserve">    }</w:t>
      </w:r>
    </w:p>
    <w:p w14:paraId="26E2E4DF" w14:textId="77777777" w:rsidR="007660EE" w:rsidRPr="00903DBA" w:rsidRDefault="007660EE" w:rsidP="007660EE">
      <w:pPr>
        <w:pStyle w:val="Code"/>
        <w:rPr>
          <w:highlight w:val="white"/>
        </w:rPr>
      </w:pPr>
      <w:r w:rsidRPr="00903DBA">
        <w:rPr>
          <w:highlight w:val="white"/>
        </w:rPr>
        <w:t xml:space="preserve">  | LOG unary_expression {</w:t>
      </w:r>
    </w:p>
    <w:p w14:paraId="697317E0" w14:textId="77777777" w:rsidR="007660EE" w:rsidRPr="00903DBA" w:rsidRDefault="007660EE" w:rsidP="007660EE">
      <w:pPr>
        <w:pStyle w:val="Code"/>
        <w:rPr>
          <w:highlight w:val="white"/>
        </w:rPr>
      </w:pPr>
      <w:r w:rsidRPr="00903DBA">
        <w:rPr>
          <w:highlight w:val="white"/>
        </w:rPr>
        <w:t xml:space="preserve">      if ($2 &lt;= 0) {</w:t>
      </w:r>
    </w:p>
    <w:p w14:paraId="7F67D68B" w14:textId="77777777" w:rsidR="007660EE" w:rsidRPr="00903DBA" w:rsidRDefault="007660EE" w:rsidP="007660EE">
      <w:pPr>
        <w:pStyle w:val="Code"/>
        <w:rPr>
          <w:highlight w:val="white"/>
        </w:rPr>
      </w:pPr>
      <w:r w:rsidRPr="00903DBA">
        <w:rPr>
          <w:highlight w:val="white"/>
        </w:rPr>
        <w:t xml:space="preserve">        Console.Error.WriteLine("Logarithm of Non-Positive Value.");</w:t>
      </w:r>
    </w:p>
    <w:p w14:paraId="4D9EA175" w14:textId="77777777" w:rsidR="007660EE" w:rsidRPr="00903DBA" w:rsidRDefault="007660EE" w:rsidP="007660EE">
      <w:pPr>
        <w:pStyle w:val="Code"/>
        <w:rPr>
          <w:highlight w:val="white"/>
        </w:rPr>
      </w:pPr>
      <w:r w:rsidRPr="00903DBA">
        <w:rPr>
          <w:highlight w:val="white"/>
        </w:rPr>
        <w:t xml:space="preserve">        Environment.Exit(-1);</w:t>
      </w:r>
    </w:p>
    <w:p w14:paraId="59A4F539" w14:textId="77777777" w:rsidR="007660EE" w:rsidRPr="00903DBA" w:rsidRDefault="007660EE" w:rsidP="007660EE">
      <w:pPr>
        <w:pStyle w:val="Code"/>
        <w:rPr>
          <w:highlight w:val="white"/>
        </w:rPr>
      </w:pPr>
      <w:r w:rsidRPr="00903DBA">
        <w:rPr>
          <w:highlight w:val="white"/>
        </w:rPr>
        <w:t xml:space="preserve">      }</w:t>
      </w:r>
    </w:p>
    <w:p w14:paraId="28605EE1" w14:textId="77777777" w:rsidR="007660EE" w:rsidRPr="00903DBA" w:rsidRDefault="007660EE" w:rsidP="007660EE">
      <w:pPr>
        <w:pStyle w:val="Code"/>
        <w:rPr>
          <w:highlight w:val="white"/>
        </w:rPr>
      </w:pPr>
    </w:p>
    <w:p w14:paraId="1424A90B" w14:textId="77777777" w:rsidR="007660EE" w:rsidRPr="00903DBA" w:rsidRDefault="007660EE" w:rsidP="007660EE">
      <w:pPr>
        <w:pStyle w:val="Code"/>
        <w:rPr>
          <w:highlight w:val="white"/>
        </w:rPr>
      </w:pPr>
      <w:r w:rsidRPr="00903DBA">
        <w:rPr>
          <w:highlight w:val="white"/>
        </w:rPr>
        <w:t xml:space="preserve">      $$ = Math.Log($2);</w:t>
      </w:r>
    </w:p>
    <w:p w14:paraId="5D75D386" w14:textId="77777777" w:rsidR="007660EE" w:rsidRPr="00903DBA" w:rsidRDefault="007660EE" w:rsidP="007660EE">
      <w:pPr>
        <w:pStyle w:val="Code"/>
        <w:rPr>
          <w:highlight w:val="white"/>
        </w:rPr>
      </w:pPr>
      <w:r w:rsidRPr="00903DBA">
        <w:rPr>
          <w:highlight w:val="white"/>
        </w:rPr>
        <w:t xml:space="preserve">    }</w:t>
      </w:r>
    </w:p>
    <w:p w14:paraId="0C40B54B" w14:textId="77777777" w:rsidR="007660EE" w:rsidRPr="00903DBA" w:rsidRDefault="007660EE" w:rsidP="007660EE">
      <w:pPr>
        <w:pStyle w:val="Code"/>
        <w:rPr>
          <w:highlight w:val="white"/>
        </w:rPr>
      </w:pPr>
      <w:r w:rsidRPr="00903DBA">
        <w:rPr>
          <w:highlight w:val="white"/>
        </w:rPr>
        <w:t xml:space="preserve">  | EXP unary_expression {</w:t>
      </w:r>
    </w:p>
    <w:p w14:paraId="2977AA28" w14:textId="77777777" w:rsidR="007660EE" w:rsidRPr="00903DBA" w:rsidRDefault="007660EE" w:rsidP="007660EE">
      <w:pPr>
        <w:pStyle w:val="Code"/>
        <w:rPr>
          <w:highlight w:val="white"/>
        </w:rPr>
      </w:pPr>
      <w:r w:rsidRPr="00903DBA">
        <w:rPr>
          <w:highlight w:val="white"/>
        </w:rPr>
        <w:t xml:space="preserve">      $$ = Math.Exp($2);</w:t>
      </w:r>
    </w:p>
    <w:p w14:paraId="6EC784F0" w14:textId="77777777" w:rsidR="007660EE" w:rsidRPr="00903DBA" w:rsidRDefault="007660EE" w:rsidP="007660EE">
      <w:pPr>
        <w:pStyle w:val="Code"/>
        <w:rPr>
          <w:highlight w:val="white"/>
        </w:rPr>
      </w:pPr>
      <w:r w:rsidRPr="00903DBA">
        <w:rPr>
          <w:highlight w:val="white"/>
        </w:rPr>
        <w:t xml:space="preserve">    }</w:t>
      </w:r>
    </w:p>
    <w:p w14:paraId="7743E52B" w14:textId="77777777" w:rsidR="007660EE" w:rsidRPr="00903DBA" w:rsidRDefault="007660EE" w:rsidP="007660EE">
      <w:pPr>
        <w:pStyle w:val="Code"/>
        <w:rPr>
          <w:highlight w:val="white"/>
        </w:rPr>
      </w:pPr>
      <w:r w:rsidRPr="00903DBA">
        <w:rPr>
          <w:highlight w:val="white"/>
        </w:rPr>
        <w:t xml:space="preserve">  | LOG10 unary_expression {</w:t>
      </w:r>
    </w:p>
    <w:p w14:paraId="02BB97BD" w14:textId="77777777" w:rsidR="007660EE" w:rsidRPr="00903DBA" w:rsidRDefault="007660EE" w:rsidP="007660EE">
      <w:pPr>
        <w:pStyle w:val="Code"/>
        <w:rPr>
          <w:highlight w:val="white"/>
        </w:rPr>
      </w:pPr>
      <w:r w:rsidRPr="00903DBA">
        <w:rPr>
          <w:highlight w:val="white"/>
        </w:rPr>
        <w:t xml:space="preserve">      if ($2 &lt;= 0) {</w:t>
      </w:r>
    </w:p>
    <w:p w14:paraId="71B8DD89" w14:textId="77777777" w:rsidR="007660EE" w:rsidRPr="00903DBA" w:rsidRDefault="007660EE" w:rsidP="007660EE">
      <w:pPr>
        <w:pStyle w:val="Code"/>
        <w:rPr>
          <w:highlight w:val="white"/>
        </w:rPr>
      </w:pPr>
      <w:r w:rsidRPr="00903DBA">
        <w:rPr>
          <w:highlight w:val="white"/>
        </w:rPr>
        <w:t xml:space="preserve">        Console.Error.WriteLine("Logarithm of Non-Positive Value.");</w:t>
      </w:r>
    </w:p>
    <w:p w14:paraId="5C17D398" w14:textId="77777777" w:rsidR="007660EE" w:rsidRPr="00903DBA" w:rsidRDefault="007660EE" w:rsidP="007660EE">
      <w:pPr>
        <w:pStyle w:val="Code"/>
        <w:rPr>
          <w:highlight w:val="white"/>
        </w:rPr>
      </w:pPr>
      <w:r w:rsidRPr="00903DBA">
        <w:rPr>
          <w:highlight w:val="white"/>
        </w:rPr>
        <w:t xml:space="preserve">        Environment.Exit(-1);</w:t>
      </w:r>
    </w:p>
    <w:p w14:paraId="191D64AF" w14:textId="77777777" w:rsidR="007660EE" w:rsidRPr="00903DBA" w:rsidRDefault="007660EE" w:rsidP="007660EE">
      <w:pPr>
        <w:pStyle w:val="Code"/>
        <w:rPr>
          <w:highlight w:val="white"/>
        </w:rPr>
      </w:pPr>
      <w:r w:rsidRPr="00903DBA">
        <w:rPr>
          <w:highlight w:val="white"/>
        </w:rPr>
        <w:t xml:space="preserve">      }</w:t>
      </w:r>
    </w:p>
    <w:p w14:paraId="17AC47B9" w14:textId="77777777" w:rsidR="007660EE" w:rsidRPr="00903DBA" w:rsidRDefault="007660EE" w:rsidP="007660EE">
      <w:pPr>
        <w:pStyle w:val="Code"/>
        <w:rPr>
          <w:highlight w:val="white"/>
        </w:rPr>
      </w:pPr>
    </w:p>
    <w:p w14:paraId="474835E2" w14:textId="77777777" w:rsidR="007660EE" w:rsidRPr="00903DBA" w:rsidRDefault="007660EE" w:rsidP="007660EE">
      <w:pPr>
        <w:pStyle w:val="Code"/>
        <w:rPr>
          <w:highlight w:val="white"/>
        </w:rPr>
      </w:pPr>
      <w:r w:rsidRPr="00903DBA">
        <w:rPr>
          <w:highlight w:val="white"/>
        </w:rPr>
        <w:t xml:space="preserve">      $$ = Math.Log10($2);</w:t>
      </w:r>
    </w:p>
    <w:p w14:paraId="3848095A" w14:textId="77777777" w:rsidR="007660EE" w:rsidRPr="00903DBA" w:rsidRDefault="007660EE" w:rsidP="007660EE">
      <w:pPr>
        <w:pStyle w:val="Code"/>
        <w:rPr>
          <w:highlight w:val="white"/>
        </w:rPr>
      </w:pPr>
      <w:r w:rsidRPr="00903DBA">
        <w:rPr>
          <w:highlight w:val="white"/>
        </w:rPr>
        <w:t xml:space="preserve">    }</w:t>
      </w:r>
    </w:p>
    <w:p w14:paraId="3E9B8AE7" w14:textId="77777777" w:rsidR="007660EE" w:rsidRPr="00903DBA" w:rsidRDefault="007660EE" w:rsidP="007660EE">
      <w:pPr>
        <w:pStyle w:val="Code"/>
        <w:rPr>
          <w:highlight w:val="white"/>
        </w:rPr>
      </w:pPr>
      <w:r w:rsidRPr="00903DBA">
        <w:rPr>
          <w:highlight w:val="white"/>
        </w:rPr>
        <w:t xml:space="preserve">  | EXP10 unary_expression {</w:t>
      </w:r>
    </w:p>
    <w:p w14:paraId="702C8526" w14:textId="77777777" w:rsidR="007660EE" w:rsidRPr="00903DBA" w:rsidRDefault="007660EE" w:rsidP="007660EE">
      <w:pPr>
        <w:pStyle w:val="Code"/>
        <w:rPr>
          <w:highlight w:val="white"/>
        </w:rPr>
      </w:pPr>
      <w:r w:rsidRPr="00903DBA">
        <w:rPr>
          <w:highlight w:val="white"/>
        </w:rPr>
        <w:t xml:space="preserve">      $$ = Math.Pow(10, $2);</w:t>
      </w:r>
    </w:p>
    <w:p w14:paraId="76FCFCB6" w14:textId="77777777" w:rsidR="007660EE" w:rsidRPr="00903DBA" w:rsidRDefault="007660EE" w:rsidP="007660EE">
      <w:pPr>
        <w:pStyle w:val="Code"/>
        <w:rPr>
          <w:highlight w:val="white"/>
        </w:rPr>
      </w:pPr>
      <w:r w:rsidRPr="00903DBA">
        <w:rPr>
          <w:highlight w:val="white"/>
        </w:rPr>
        <w:t xml:space="preserve">    }</w:t>
      </w:r>
    </w:p>
    <w:p w14:paraId="6277C056" w14:textId="77777777" w:rsidR="007660EE" w:rsidRPr="00903DBA" w:rsidRDefault="007660EE" w:rsidP="007660EE">
      <w:pPr>
        <w:pStyle w:val="Code"/>
        <w:rPr>
          <w:highlight w:val="white"/>
        </w:rPr>
      </w:pPr>
      <w:r w:rsidRPr="00903DBA">
        <w:rPr>
          <w:highlight w:val="white"/>
        </w:rPr>
        <w:t xml:space="preserve">  | SQRT unary_expression {</w:t>
      </w:r>
    </w:p>
    <w:p w14:paraId="271A8493" w14:textId="77777777" w:rsidR="007660EE" w:rsidRPr="00903DBA" w:rsidRDefault="007660EE" w:rsidP="007660EE">
      <w:pPr>
        <w:pStyle w:val="Code"/>
        <w:rPr>
          <w:highlight w:val="white"/>
        </w:rPr>
      </w:pPr>
      <w:r w:rsidRPr="00903DBA">
        <w:rPr>
          <w:highlight w:val="white"/>
        </w:rPr>
        <w:t xml:space="preserve">      if ($2 &lt; 0) {</w:t>
      </w:r>
    </w:p>
    <w:p w14:paraId="3F5CD35E" w14:textId="77777777" w:rsidR="007660EE" w:rsidRPr="00903DBA" w:rsidRDefault="007660EE" w:rsidP="007660EE">
      <w:pPr>
        <w:pStyle w:val="Code"/>
        <w:rPr>
          <w:highlight w:val="white"/>
        </w:rPr>
      </w:pPr>
      <w:r w:rsidRPr="00903DBA">
        <w:rPr>
          <w:highlight w:val="white"/>
        </w:rPr>
        <w:t xml:space="preserve">        Console.Error.WriteLine("Square Root of Negativ Value.");</w:t>
      </w:r>
    </w:p>
    <w:p w14:paraId="6725A06D" w14:textId="77777777" w:rsidR="007660EE" w:rsidRPr="00903DBA" w:rsidRDefault="007660EE" w:rsidP="007660EE">
      <w:pPr>
        <w:pStyle w:val="Code"/>
        <w:rPr>
          <w:highlight w:val="white"/>
        </w:rPr>
      </w:pPr>
      <w:r w:rsidRPr="00903DBA">
        <w:rPr>
          <w:highlight w:val="white"/>
        </w:rPr>
        <w:t xml:space="preserve">        Environment.Exit(-1);</w:t>
      </w:r>
    </w:p>
    <w:p w14:paraId="2988694A" w14:textId="77777777" w:rsidR="007660EE" w:rsidRPr="00903DBA" w:rsidRDefault="007660EE" w:rsidP="007660EE">
      <w:pPr>
        <w:pStyle w:val="Code"/>
        <w:rPr>
          <w:highlight w:val="white"/>
        </w:rPr>
      </w:pPr>
      <w:r w:rsidRPr="00903DBA">
        <w:rPr>
          <w:highlight w:val="white"/>
        </w:rPr>
        <w:t xml:space="preserve">      }</w:t>
      </w:r>
    </w:p>
    <w:p w14:paraId="713C00BD" w14:textId="77777777" w:rsidR="007660EE" w:rsidRPr="00903DBA" w:rsidRDefault="007660EE" w:rsidP="007660EE">
      <w:pPr>
        <w:pStyle w:val="Code"/>
        <w:rPr>
          <w:highlight w:val="white"/>
        </w:rPr>
      </w:pPr>
    </w:p>
    <w:p w14:paraId="25F55018" w14:textId="77777777" w:rsidR="007660EE" w:rsidRPr="00903DBA" w:rsidRDefault="007660EE" w:rsidP="007660EE">
      <w:pPr>
        <w:pStyle w:val="Code"/>
        <w:rPr>
          <w:highlight w:val="white"/>
        </w:rPr>
      </w:pPr>
      <w:r w:rsidRPr="00903DBA">
        <w:rPr>
          <w:highlight w:val="white"/>
        </w:rPr>
        <w:t xml:space="preserve">      $$ = Math.Sqrt($2);</w:t>
      </w:r>
    </w:p>
    <w:p w14:paraId="4F0E5EE4" w14:textId="77777777" w:rsidR="007660EE" w:rsidRPr="00903DBA" w:rsidRDefault="007660EE" w:rsidP="007660EE">
      <w:pPr>
        <w:pStyle w:val="Code"/>
        <w:rPr>
          <w:highlight w:val="white"/>
        </w:rPr>
      </w:pPr>
      <w:r w:rsidRPr="00903DBA">
        <w:rPr>
          <w:highlight w:val="white"/>
        </w:rPr>
        <w:t xml:space="preserve">    };</w:t>
      </w:r>
    </w:p>
    <w:p w14:paraId="755B372D" w14:textId="77777777" w:rsidR="007660EE" w:rsidRPr="00903DBA" w:rsidRDefault="007660EE" w:rsidP="007660EE">
      <w:pPr>
        <w:pStyle w:val="Code"/>
        <w:rPr>
          <w:highlight w:val="white"/>
        </w:rPr>
      </w:pPr>
    </w:p>
    <w:p w14:paraId="4760BE32" w14:textId="77777777" w:rsidR="007660EE" w:rsidRPr="00903DBA" w:rsidRDefault="007660EE" w:rsidP="007660EE">
      <w:pPr>
        <w:pStyle w:val="Code"/>
        <w:rPr>
          <w:highlight w:val="white"/>
        </w:rPr>
      </w:pPr>
      <w:r w:rsidRPr="00903DBA">
        <w:rPr>
          <w:highlight w:val="white"/>
        </w:rPr>
        <w:t>primary_expression:</w:t>
      </w:r>
    </w:p>
    <w:p w14:paraId="656D5FF3" w14:textId="77777777" w:rsidR="007660EE" w:rsidRPr="00903DBA" w:rsidRDefault="007660EE" w:rsidP="007660EE">
      <w:pPr>
        <w:pStyle w:val="Code"/>
        <w:rPr>
          <w:highlight w:val="white"/>
        </w:rPr>
      </w:pPr>
      <w:r w:rsidRPr="00903DBA">
        <w:rPr>
          <w:highlight w:val="white"/>
        </w:rPr>
        <w:t xml:space="preserve">    LEFT_PAREN expression RIGHT_PAREN {</w:t>
      </w:r>
    </w:p>
    <w:p w14:paraId="3006DAAD" w14:textId="77777777" w:rsidR="007660EE" w:rsidRPr="00903DBA" w:rsidRDefault="007660EE" w:rsidP="007660EE">
      <w:pPr>
        <w:pStyle w:val="Code"/>
        <w:rPr>
          <w:highlight w:val="white"/>
        </w:rPr>
      </w:pPr>
      <w:r w:rsidRPr="00903DBA">
        <w:rPr>
          <w:highlight w:val="white"/>
        </w:rPr>
        <w:t xml:space="preserve">      $$ = $2;</w:t>
      </w:r>
    </w:p>
    <w:p w14:paraId="11FFD9D2" w14:textId="77777777" w:rsidR="007660EE" w:rsidRPr="00903DBA" w:rsidRDefault="007660EE" w:rsidP="007660EE">
      <w:pPr>
        <w:pStyle w:val="Code"/>
        <w:rPr>
          <w:highlight w:val="white"/>
        </w:rPr>
      </w:pPr>
      <w:r w:rsidRPr="00903DBA">
        <w:rPr>
          <w:highlight w:val="white"/>
        </w:rPr>
        <w:t xml:space="preserve">    }</w:t>
      </w:r>
    </w:p>
    <w:p w14:paraId="1F53FEE5" w14:textId="77777777" w:rsidR="007660EE" w:rsidRPr="00903DBA" w:rsidRDefault="007660EE" w:rsidP="007660EE">
      <w:pPr>
        <w:pStyle w:val="Code"/>
        <w:rPr>
          <w:highlight w:val="white"/>
        </w:rPr>
      </w:pPr>
      <w:r w:rsidRPr="00903DBA">
        <w:rPr>
          <w:highlight w:val="white"/>
        </w:rPr>
        <w:t xml:space="preserve">  | NAME {</w:t>
      </w:r>
    </w:p>
    <w:p w14:paraId="7466541B" w14:textId="77777777" w:rsidR="007660EE" w:rsidRPr="00903DBA" w:rsidRDefault="007660EE" w:rsidP="007660EE">
      <w:pPr>
        <w:pStyle w:val="Code"/>
        <w:rPr>
          <w:highlight w:val="white"/>
        </w:rPr>
      </w:pPr>
      <w:r w:rsidRPr="00903DBA">
        <w:rPr>
          <w:highlight w:val="white"/>
        </w:rPr>
        <w:t xml:space="preserve">      if (MainX.VariableMap.ContainsKey($1)) {</w:t>
      </w:r>
    </w:p>
    <w:p w14:paraId="14B58380" w14:textId="77777777" w:rsidR="007660EE" w:rsidRPr="00903DBA" w:rsidRDefault="007660EE" w:rsidP="007660EE">
      <w:pPr>
        <w:pStyle w:val="Code"/>
        <w:rPr>
          <w:highlight w:val="white"/>
        </w:rPr>
      </w:pPr>
      <w:r w:rsidRPr="00903DBA">
        <w:rPr>
          <w:highlight w:val="white"/>
        </w:rPr>
        <w:t xml:space="preserve">        $$ = MainX.VariableMap[$1];</w:t>
      </w:r>
    </w:p>
    <w:p w14:paraId="12828A5D" w14:textId="77777777" w:rsidR="007660EE" w:rsidRPr="00903DBA" w:rsidRDefault="007660EE" w:rsidP="007660EE">
      <w:pPr>
        <w:pStyle w:val="Code"/>
        <w:rPr>
          <w:highlight w:val="white"/>
        </w:rPr>
      </w:pPr>
      <w:r w:rsidRPr="00903DBA">
        <w:rPr>
          <w:highlight w:val="white"/>
        </w:rPr>
        <w:t xml:space="preserve">      }</w:t>
      </w:r>
    </w:p>
    <w:p w14:paraId="3502C27D" w14:textId="77777777" w:rsidR="007660EE" w:rsidRPr="00903DBA" w:rsidRDefault="007660EE" w:rsidP="007660EE">
      <w:pPr>
        <w:pStyle w:val="Code"/>
        <w:rPr>
          <w:highlight w:val="white"/>
        </w:rPr>
      </w:pPr>
      <w:r w:rsidRPr="00903DBA">
        <w:rPr>
          <w:highlight w:val="white"/>
        </w:rPr>
        <w:t xml:space="preserve">      else {</w:t>
      </w:r>
    </w:p>
    <w:p w14:paraId="45EC11CC" w14:textId="77777777" w:rsidR="007660EE" w:rsidRPr="00903DBA" w:rsidRDefault="007660EE" w:rsidP="007660EE">
      <w:pPr>
        <w:pStyle w:val="Code"/>
        <w:rPr>
          <w:highlight w:val="white"/>
        </w:rPr>
      </w:pPr>
      <w:r w:rsidRPr="00903DBA">
        <w:rPr>
          <w:highlight w:val="white"/>
        </w:rPr>
        <w:t xml:space="preserve">        Console.Error.WriteLine("Unknown Name: \"" + $1 + "\".");</w:t>
      </w:r>
    </w:p>
    <w:p w14:paraId="0C739787" w14:textId="77777777" w:rsidR="007660EE" w:rsidRPr="00903DBA" w:rsidRDefault="007660EE" w:rsidP="007660EE">
      <w:pPr>
        <w:pStyle w:val="Code"/>
        <w:rPr>
          <w:highlight w:val="white"/>
        </w:rPr>
      </w:pPr>
      <w:r w:rsidRPr="00903DBA">
        <w:rPr>
          <w:highlight w:val="white"/>
        </w:rPr>
        <w:t xml:space="preserve">        Environment.Exit(-1);</w:t>
      </w:r>
    </w:p>
    <w:p w14:paraId="4988D668" w14:textId="77777777" w:rsidR="007660EE" w:rsidRPr="00903DBA" w:rsidRDefault="007660EE" w:rsidP="007660EE">
      <w:pPr>
        <w:pStyle w:val="Code"/>
        <w:rPr>
          <w:highlight w:val="white"/>
        </w:rPr>
      </w:pPr>
      <w:r w:rsidRPr="00903DBA">
        <w:rPr>
          <w:highlight w:val="white"/>
        </w:rPr>
        <w:t xml:space="preserve">      }</w:t>
      </w:r>
    </w:p>
    <w:p w14:paraId="21962EBF" w14:textId="77777777" w:rsidR="007660EE" w:rsidRPr="00903DBA" w:rsidRDefault="007660EE" w:rsidP="007660EE">
      <w:pPr>
        <w:pStyle w:val="Code"/>
        <w:rPr>
          <w:highlight w:val="white"/>
        </w:rPr>
      </w:pPr>
      <w:r w:rsidRPr="00903DBA">
        <w:rPr>
          <w:highlight w:val="white"/>
        </w:rPr>
        <w:t xml:space="preserve">    }</w:t>
      </w:r>
    </w:p>
    <w:p w14:paraId="198C1C7F" w14:textId="77777777" w:rsidR="007660EE" w:rsidRPr="00903DBA" w:rsidRDefault="007660EE" w:rsidP="007660EE">
      <w:pPr>
        <w:pStyle w:val="Code"/>
        <w:rPr>
          <w:highlight w:val="white"/>
        </w:rPr>
      </w:pPr>
      <w:r w:rsidRPr="00903DBA">
        <w:rPr>
          <w:highlight w:val="white"/>
        </w:rPr>
        <w:t xml:space="preserve">  | VALUE {</w:t>
      </w:r>
    </w:p>
    <w:p w14:paraId="2F2DF613" w14:textId="77777777" w:rsidR="007660EE" w:rsidRPr="00903DBA" w:rsidRDefault="007660EE" w:rsidP="007660EE">
      <w:pPr>
        <w:pStyle w:val="Code"/>
        <w:rPr>
          <w:highlight w:val="white"/>
        </w:rPr>
      </w:pPr>
      <w:r w:rsidRPr="00903DBA">
        <w:rPr>
          <w:highlight w:val="white"/>
        </w:rPr>
        <w:t xml:space="preserve">      $$ = $1;</w:t>
      </w:r>
    </w:p>
    <w:p w14:paraId="11460AC0" w14:textId="77777777" w:rsidR="007660EE" w:rsidRPr="00903DBA" w:rsidRDefault="007660EE" w:rsidP="007660EE">
      <w:pPr>
        <w:pStyle w:val="Code"/>
        <w:rPr>
          <w:highlight w:val="white"/>
        </w:rPr>
      </w:pPr>
      <w:r w:rsidRPr="00903DBA">
        <w:rPr>
          <w:highlight w:val="white"/>
        </w:rPr>
        <w:t xml:space="preserve">    };</w:t>
      </w:r>
    </w:p>
    <w:p w14:paraId="4717250B" w14:textId="77777777" w:rsidR="007660EE" w:rsidRPr="00903DBA" w:rsidRDefault="007660EE" w:rsidP="007660EE">
      <w:pPr>
        <w:pStyle w:val="Code"/>
        <w:rPr>
          <w:highlight w:val="white"/>
        </w:rPr>
      </w:pPr>
    </w:p>
    <w:p w14:paraId="5DF4E0CD" w14:textId="77777777" w:rsidR="007660EE" w:rsidRPr="00903DBA" w:rsidRDefault="007660EE" w:rsidP="007660EE">
      <w:pPr>
        <w:pStyle w:val="Code"/>
        <w:rPr>
          <w:highlight w:val="white"/>
        </w:rPr>
      </w:pPr>
      <w:r w:rsidRPr="00903DBA">
        <w:rPr>
          <w:highlight w:val="white"/>
        </w:rPr>
        <w:t>%%</w:t>
      </w:r>
    </w:p>
    <w:p w14:paraId="1660EF18" w14:textId="77777777" w:rsidR="007660EE" w:rsidRPr="00903DBA" w:rsidRDefault="007660EE" w:rsidP="007660EE">
      <w:pPr>
        <w:pStyle w:val="Rubrik3"/>
      </w:pPr>
      <w:bookmarkStart w:id="545" w:name="_Toc57656169"/>
      <w:r w:rsidRPr="00903DBA">
        <w:t>JPlex</w:t>
      </w:r>
      <w:bookmarkEnd w:id="544"/>
      <w:bookmarkEnd w:id="545"/>
    </w:p>
    <w:p w14:paraId="1FC11E4C" w14:textId="77777777" w:rsidR="007660EE" w:rsidRPr="00903DBA" w:rsidRDefault="007660EE" w:rsidP="007660EE">
      <w:r w:rsidRPr="00903DBA">
        <w:t>For the parser of the previous section to work properly it also needs a scanner that identifies the tokens. JPlex is a scanner-generator, which task is to identify and transform groups of characters into tokens.</w:t>
      </w:r>
    </w:p>
    <w:p w14:paraId="4EB41463" w14:textId="77777777" w:rsidR="007660EE" w:rsidRPr="00903DBA" w:rsidRDefault="007660EE" w:rsidP="007660EE">
      <w:r w:rsidRPr="00903DBA">
        <w:t>When it comes to complicated tokens, JFlex applies regular expressions. Some characters have special meanings in accordance with the following table. However, their special status can be canceled by preceeding it with a backslash.</w:t>
      </w:r>
    </w:p>
    <w:tbl>
      <w:tblPr>
        <w:tblStyle w:val="Tabellrutnt"/>
        <w:tblW w:w="0" w:type="auto"/>
        <w:tblLook w:val="04A0" w:firstRow="1" w:lastRow="0" w:firstColumn="1" w:lastColumn="0" w:noHBand="0" w:noVBand="1"/>
      </w:tblPr>
      <w:tblGrid>
        <w:gridCol w:w="3116"/>
        <w:gridCol w:w="5243"/>
      </w:tblGrid>
      <w:tr w:rsidR="007660EE" w:rsidRPr="00903DBA" w14:paraId="2041CC18" w14:textId="77777777" w:rsidTr="0092795B">
        <w:tc>
          <w:tcPr>
            <w:tcW w:w="3116" w:type="dxa"/>
          </w:tcPr>
          <w:p w14:paraId="6D7EFE71" w14:textId="77777777" w:rsidR="007660EE" w:rsidRPr="00903DBA" w:rsidRDefault="007660EE" w:rsidP="0092795B">
            <w:pPr>
              <w:rPr>
                <w:b/>
              </w:rPr>
            </w:pPr>
            <w:r w:rsidRPr="00903DBA">
              <w:rPr>
                <w:b/>
              </w:rPr>
              <w:t>Character</w:t>
            </w:r>
          </w:p>
        </w:tc>
        <w:tc>
          <w:tcPr>
            <w:tcW w:w="5243" w:type="dxa"/>
          </w:tcPr>
          <w:p w14:paraId="3BF42525" w14:textId="77777777" w:rsidR="007660EE" w:rsidRPr="00903DBA" w:rsidRDefault="007660EE" w:rsidP="0092795B">
            <w:pPr>
              <w:rPr>
                <w:b/>
              </w:rPr>
            </w:pPr>
            <w:r w:rsidRPr="00903DBA">
              <w:rPr>
                <w:b/>
              </w:rPr>
              <w:t>Meaning</w:t>
            </w:r>
          </w:p>
        </w:tc>
      </w:tr>
      <w:tr w:rsidR="007660EE" w:rsidRPr="00903DBA" w14:paraId="23AC0F6F" w14:textId="77777777" w:rsidTr="0092795B">
        <w:tc>
          <w:tcPr>
            <w:tcW w:w="3116" w:type="dxa"/>
          </w:tcPr>
          <w:p w14:paraId="173F6B6B" w14:textId="77777777" w:rsidR="007660EE" w:rsidRPr="00903DBA" w:rsidRDefault="007660EE" w:rsidP="0092795B">
            <w:r w:rsidRPr="00903DBA">
              <w:t>( and )</w:t>
            </w:r>
          </w:p>
        </w:tc>
        <w:tc>
          <w:tcPr>
            <w:tcW w:w="5243" w:type="dxa"/>
          </w:tcPr>
          <w:p w14:paraId="7708B246" w14:textId="77777777" w:rsidR="007660EE" w:rsidRPr="00903DBA" w:rsidRDefault="007660EE" w:rsidP="0092795B">
            <w:r w:rsidRPr="00903DBA">
              <w:t>Grouping subexpressions</w:t>
            </w:r>
          </w:p>
        </w:tc>
      </w:tr>
      <w:tr w:rsidR="007660EE" w:rsidRPr="00903DBA" w14:paraId="20BD6046" w14:textId="77777777" w:rsidTr="0092795B">
        <w:tc>
          <w:tcPr>
            <w:tcW w:w="3116" w:type="dxa"/>
          </w:tcPr>
          <w:p w14:paraId="1AD8CD4C" w14:textId="77777777" w:rsidR="007660EE" w:rsidRPr="00903DBA" w:rsidRDefault="007660EE" w:rsidP="0092795B">
            <w:r w:rsidRPr="00903DBA">
              <w:t>[ and ]</w:t>
            </w:r>
          </w:p>
        </w:tc>
        <w:tc>
          <w:tcPr>
            <w:tcW w:w="5243" w:type="dxa"/>
          </w:tcPr>
          <w:p w14:paraId="0A48AA63" w14:textId="77777777" w:rsidR="007660EE" w:rsidRPr="00903DBA" w:rsidRDefault="007660EE" w:rsidP="0092795B">
            <w:r w:rsidRPr="00903DBA">
              <w:t>Any character within the brackets</w:t>
            </w:r>
          </w:p>
        </w:tc>
      </w:tr>
      <w:tr w:rsidR="007660EE" w:rsidRPr="00903DBA" w14:paraId="6BD2152D" w14:textId="77777777" w:rsidTr="0092795B">
        <w:tc>
          <w:tcPr>
            <w:tcW w:w="3116" w:type="dxa"/>
          </w:tcPr>
          <w:p w14:paraId="1C231BC6" w14:textId="77777777" w:rsidR="007660EE" w:rsidRPr="00903DBA" w:rsidRDefault="007660EE" w:rsidP="0092795B">
            <w:r w:rsidRPr="00903DBA">
              <w:t>[^ and ]</w:t>
            </w:r>
          </w:p>
        </w:tc>
        <w:tc>
          <w:tcPr>
            <w:tcW w:w="5243" w:type="dxa"/>
          </w:tcPr>
          <w:p w14:paraId="09ED3334" w14:textId="77777777" w:rsidR="007660EE" w:rsidRPr="00903DBA" w:rsidRDefault="007660EE" w:rsidP="0092795B">
            <w:r w:rsidRPr="00903DBA">
              <w:t xml:space="preserve">Any character </w:t>
            </w:r>
            <w:r w:rsidRPr="00903DBA">
              <w:rPr>
                <w:rStyle w:val="CodeInText"/>
              </w:rPr>
              <w:t>except</w:t>
            </w:r>
            <w:r w:rsidRPr="00903DBA">
              <w:t xml:space="preserve"> the characters within the brackets</w:t>
            </w:r>
          </w:p>
        </w:tc>
      </w:tr>
      <w:tr w:rsidR="007660EE" w:rsidRPr="00903DBA" w14:paraId="11DBC12B" w14:textId="77777777" w:rsidTr="0092795B">
        <w:tc>
          <w:tcPr>
            <w:tcW w:w="3116" w:type="dxa"/>
          </w:tcPr>
          <w:p w14:paraId="75833D88" w14:textId="77777777" w:rsidR="007660EE" w:rsidRPr="00903DBA" w:rsidRDefault="007660EE" w:rsidP="0092795B">
            <w:r w:rsidRPr="00903DBA">
              <w:t>*</w:t>
            </w:r>
          </w:p>
        </w:tc>
        <w:tc>
          <w:tcPr>
            <w:tcW w:w="5243" w:type="dxa"/>
          </w:tcPr>
          <w:p w14:paraId="46DC70AF" w14:textId="77777777" w:rsidR="007660EE" w:rsidRPr="00903DBA" w:rsidRDefault="007660EE" w:rsidP="0092795B">
            <w:r w:rsidRPr="00903DBA">
              <w:t>Zero or more characters</w:t>
            </w:r>
          </w:p>
        </w:tc>
      </w:tr>
      <w:tr w:rsidR="007660EE" w:rsidRPr="00903DBA" w14:paraId="058F7697" w14:textId="77777777" w:rsidTr="0092795B">
        <w:tc>
          <w:tcPr>
            <w:tcW w:w="3116" w:type="dxa"/>
          </w:tcPr>
          <w:p w14:paraId="368E4F0F" w14:textId="77777777" w:rsidR="007660EE" w:rsidRPr="00903DBA" w:rsidRDefault="007660EE" w:rsidP="0092795B">
            <w:r w:rsidRPr="00903DBA">
              <w:t>+</w:t>
            </w:r>
          </w:p>
        </w:tc>
        <w:tc>
          <w:tcPr>
            <w:tcW w:w="5243" w:type="dxa"/>
          </w:tcPr>
          <w:p w14:paraId="0C7BD462" w14:textId="77777777" w:rsidR="007660EE" w:rsidRPr="00903DBA" w:rsidRDefault="007660EE" w:rsidP="0092795B">
            <w:r w:rsidRPr="00903DBA">
              <w:t>One or moree characters</w:t>
            </w:r>
          </w:p>
        </w:tc>
      </w:tr>
      <w:tr w:rsidR="007660EE" w:rsidRPr="00903DBA" w14:paraId="0AB2B8F8" w14:textId="77777777" w:rsidTr="0092795B">
        <w:tc>
          <w:tcPr>
            <w:tcW w:w="3116" w:type="dxa"/>
          </w:tcPr>
          <w:p w14:paraId="6BC5412A" w14:textId="77777777" w:rsidR="007660EE" w:rsidRPr="00903DBA" w:rsidRDefault="007660EE" w:rsidP="0092795B">
            <w:r w:rsidRPr="00903DBA">
              <w:t>.</w:t>
            </w:r>
          </w:p>
        </w:tc>
        <w:tc>
          <w:tcPr>
            <w:tcW w:w="5243" w:type="dxa"/>
          </w:tcPr>
          <w:p w14:paraId="0961DEF3" w14:textId="77777777" w:rsidR="007660EE" w:rsidRPr="00903DBA" w:rsidRDefault="007660EE" w:rsidP="0092795B">
            <w:r w:rsidRPr="00903DBA">
              <w:t>Any character except new line</w:t>
            </w:r>
          </w:p>
        </w:tc>
      </w:tr>
    </w:tbl>
    <w:p w14:paraId="056EA769" w14:textId="77777777" w:rsidR="007660EE" w:rsidRPr="00903DBA" w:rsidRDefault="007660EE" w:rsidP="007660EE">
      <w:pPr>
        <w:pStyle w:val="CodeHeader"/>
      </w:pPr>
      <w:r w:rsidRPr="00903DBA">
        <w:t>Scanner.jplex</w:t>
      </w:r>
    </w:p>
    <w:p w14:paraId="01192C28" w14:textId="77777777" w:rsidR="007660EE" w:rsidRPr="00903DBA" w:rsidRDefault="007660EE" w:rsidP="007660EE">
      <w:pPr>
        <w:pStyle w:val="Code"/>
        <w:rPr>
          <w:highlight w:val="white"/>
        </w:rPr>
      </w:pPr>
      <w:r w:rsidRPr="00903DBA">
        <w:rPr>
          <w:highlight w:val="white"/>
        </w:rPr>
        <w:t>%namespace Calculator</w:t>
      </w:r>
    </w:p>
    <w:p w14:paraId="3DBFB92C" w14:textId="77777777" w:rsidR="007660EE" w:rsidRPr="00903DBA" w:rsidRDefault="007660EE" w:rsidP="007660EE">
      <w:pPr>
        <w:pStyle w:val="Code"/>
        <w:rPr>
          <w:highlight w:val="white"/>
        </w:rPr>
      </w:pPr>
    </w:p>
    <w:p w14:paraId="7F2FA120" w14:textId="77777777" w:rsidR="007660EE" w:rsidRPr="00903DBA" w:rsidRDefault="007660EE" w:rsidP="007660EE">
      <w:pPr>
        <w:pStyle w:val="Code"/>
        <w:rPr>
          <w:highlight w:val="white"/>
        </w:rPr>
      </w:pPr>
      <w:r w:rsidRPr="00903DBA">
        <w:rPr>
          <w:highlight w:val="white"/>
        </w:rPr>
        <w:t>%{</w:t>
      </w:r>
    </w:p>
    <w:p w14:paraId="6145539E" w14:textId="77777777" w:rsidR="007660EE" w:rsidRPr="00903DBA" w:rsidRDefault="007660EE" w:rsidP="007660EE">
      <w:pPr>
        <w:pStyle w:val="Code"/>
        <w:rPr>
          <w:highlight w:val="white"/>
        </w:rPr>
      </w:pPr>
      <w:r w:rsidRPr="00903DBA">
        <w:rPr>
          <w:highlight w:val="white"/>
        </w:rPr>
        <w:t xml:space="preserve">  // Empty.</w:t>
      </w:r>
    </w:p>
    <w:p w14:paraId="3BA5AC24" w14:textId="77777777" w:rsidR="007660EE" w:rsidRPr="00903DBA" w:rsidRDefault="007660EE" w:rsidP="007660EE">
      <w:pPr>
        <w:pStyle w:val="Code"/>
        <w:rPr>
          <w:highlight w:val="white"/>
        </w:rPr>
      </w:pPr>
      <w:r w:rsidRPr="00903DBA">
        <w:rPr>
          <w:highlight w:val="white"/>
        </w:rPr>
        <w:t>%}</w:t>
      </w:r>
    </w:p>
    <w:p w14:paraId="5DC9AF74" w14:textId="77777777" w:rsidR="007660EE" w:rsidRPr="00903DBA" w:rsidRDefault="007660EE" w:rsidP="007660EE">
      <w:r w:rsidRPr="00903DBA">
        <w:t>In the scanner code below, a line comment is two slashes followed by zero or more occurrences of any character except newline. Since both the slash has special meaning we must insert a backslash before it for it to mean just a slash.</w:t>
      </w:r>
    </w:p>
    <w:p w14:paraId="1D5CCED5" w14:textId="77777777" w:rsidR="007660EE" w:rsidRPr="00903DBA" w:rsidRDefault="007660EE" w:rsidP="007660EE">
      <w:pPr>
        <w:pStyle w:val="Code"/>
        <w:rPr>
          <w:highlight w:val="white"/>
        </w:rPr>
      </w:pPr>
      <w:r w:rsidRPr="00903DBA">
        <w:rPr>
          <w:highlight w:val="white"/>
        </w:rPr>
        <w:t>LINE_COMMENT \/\/.*</w:t>
      </w:r>
    </w:p>
    <w:p w14:paraId="0C77851E" w14:textId="77777777" w:rsidR="007660EE" w:rsidRPr="00903DBA" w:rsidRDefault="007660EE" w:rsidP="007660EE">
      <w:r w:rsidRPr="00903DBA">
        <w:t>A string is a double quotation mark, followed by zero or more occurrences of any character (except double quotation mark) followed by a double quotation mark.</w:t>
      </w:r>
    </w:p>
    <w:p w14:paraId="603A8B2A" w14:textId="77777777" w:rsidR="007660EE" w:rsidRPr="00903DBA" w:rsidRDefault="007660EE" w:rsidP="007660EE">
      <w:pPr>
        <w:pStyle w:val="Code"/>
        <w:rPr>
          <w:highlight w:val="white"/>
        </w:rPr>
      </w:pPr>
      <w:r w:rsidRPr="00903DBA">
        <w:rPr>
          <w:highlight w:val="white"/>
        </w:rPr>
        <w:t>TEXT \"[^\"]*\"</w:t>
      </w:r>
    </w:p>
    <w:p w14:paraId="40F9BE19" w14:textId="77777777" w:rsidR="007660EE" w:rsidRPr="00903DBA" w:rsidRDefault="007660EE" w:rsidP="007660EE">
      <w:r w:rsidRPr="00903DBA">
        <w:t>An identifier is a capital or small letter, or a underline, followed by zero or more capital or small letters, or digits, or underlines.</w:t>
      </w:r>
    </w:p>
    <w:p w14:paraId="47FE97E1" w14:textId="77777777" w:rsidR="007660EE" w:rsidRPr="00903DBA" w:rsidRDefault="007660EE" w:rsidP="007660EE">
      <w:pPr>
        <w:pStyle w:val="Code"/>
        <w:rPr>
          <w:highlight w:val="white"/>
        </w:rPr>
      </w:pPr>
      <w:r w:rsidRPr="00903DBA">
        <w:rPr>
          <w:highlight w:val="white"/>
        </w:rPr>
        <w:t>NAME [a-zA-Z_][a-zA-Z0-9_]*</w:t>
      </w:r>
    </w:p>
    <w:p w14:paraId="0D156191" w14:textId="77777777" w:rsidR="007660EE" w:rsidRPr="00903DBA" w:rsidRDefault="007660EE" w:rsidP="007660EE">
      <w:r w:rsidRPr="00903DBA">
        <w:t>A value is as least one digit, potentially followed by more digits, a dot, and even more digits.</w:t>
      </w:r>
    </w:p>
    <w:p w14:paraId="084CAE74" w14:textId="77777777" w:rsidR="007660EE" w:rsidRPr="00903DBA" w:rsidRDefault="007660EE" w:rsidP="007660EE">
      <w:pPr>
        <w:pStyle w:val="Code"/>
        <w:rPr>
          <w:highlight w:val="white"/>
        </w:rPr>
      </w:pPr>
      <w:r w:rsidRPr="00903DBA">
        <w:rPr>
          <w:highlight w:val="white"/>
        </w:rPr>
        <w:t>VALUE [0-9]+|([0-9]+\.[0-9]+)</w:t>
      </w:r>
    </w:p>
    <w:p w14:paraId="00CD4327" w14:textId="77777777" w:rsidR="007660EE" w:rsidRPr="00903DBA" w:rsidRDefault="007660EE" w:rsidP="007660EE">
      <w:r w:rsidRPr="00903DBA">
        <w:t>A white space is either a space, a tabulator, a return, a newline, or a form-feed.</w:t>
      </w:r>
    </w:p>
    <w:p w14:paraId="5D95ECAF" w14:textId="77777777" w:rsidR="007660EE" w:rsidRPr="00903DBA" w:rsidRDefault="007660EE" w:rsidP="007660EE">
      <w:pPr>
        <w:pStyle w:val="Code"/>
        <w:rPr>
          <w:highlight w:val="white"/>
        </w:rPr>
      </w:pPr>
      <w:r w:rsidRPr="00903DBA">
        <w:rPr>
          <w:highlight w:val="white"/>
        </w:rPr>
        <w:t>WHITE_SPACE [ \t\r\n\f]</w:t>
      </w:r>
    </w:p>
    <w:p w14:paraId="5BA5D449" w14:textId="77777777" w:rsidR="007660EE" w:rsidRPr="00903DBA" w:rsidRDefault="007660EE" w:rsidP="007660EE">
      <w:pPr>
        <w:pStyle w:val="Code"/>
        <w:rPr>
          <w:highlight w:val="white"/>
        </w:rPr>
      </w:pPr>
    </w:p>
    <w:p w14:paraId="03CDCA3E" w14:textId="77777777" w:rsidR="007660EE" w:rsidRPr="00903DBA" w:rsidRDefault="007660EE" w:rsidP="007660EE">
      <w:pPr>
        <w:pStyle w:val="Code"/>
        <w:rPr>
          <w:highlight w:val="white"/>
        </w:rPr>
      </w:pPr>
      <w:r w:rsidRPr="00903DBA">
        <w:rPr>
          <w:highlight w:val="white"/>
        </w:rPr>
        <w:t>%%</w:t>
      </w:r>
    </w:p>
    <w:p w14:paraId="08D45836" w14:textId="77777777" w:rsidR="007660EE" w:rsidRPr="00903DBA" w:rsidRDefault="007660EE" w:rsidP="007660EE">
      <w:pPr>
        <w:pStyle w:val="Code"/>
        <w:rPr>
          <w:highlight w:val="white"/>
        </w:rPr>
      </w:pPr>
    </w:p>
    <w:p w14:paraId="5548BF1F" w14:textId="77777777" w:rsidR="007660EE" w:rsidRPr="00903DBA" w:rsidRDefault="007660EE" w:rsidP="007660EE">
      <w:pPr>
        <w:pStyle w:val="Code"/>
        <w:rPr>
          <w:highlight w:val="white"/>
        </w:rPr>
      </w:pPr>
      <w:r w:rsidRPr="00903DBA">
        <w:rPr>
          <w:highlight w:val="white"/>
        </w:rPr>
        <w:t>"assign"  { return ((int) Tokens.ASSIGN);  }</w:t>
      </w:r>
    </w:p>
    <w:p w14:paraId="62D8E83E" w14:textId="77777777" w:rsidR="007660EE" w:rsidRPr="00903DBA" w:rsidRDefault="007660EE" w:rsidP="007660EE">
      <w:pPr>
        <w:pStyle w:val="Code"/>
        <w:rPr>
          <w:highlight w:val="white"/>
        </w:rPr>
      </w:pPr>
      <w:r w:rsidRPr="00903DBA">
        <w:rPr>
          <w:highlight w:val="white"/>
        </w:rPr>
        <w:t>"read"    { return ((int) Tokens.READ);    }</w:t>
      </w:r>
    </w:p>
    <w:p w14:paraId="36528683" w14:textId="77777777" w:rsidR="007660EE" w:rsidRPr="00903DBA" w:rsidRDefault="007660EE" w:rsidP="007660EE">
      <w:pPr>
        <w:pStyle w:val="Code"/>
        <w:rPr>
          <w:highlight w:val="white"/>
        </w:rPr>
      </w:pPr>
      <w:r w:rsidRPr="00903DBA">
        <w:rPr>
          <w:highlight w:val="white"/>
        </w:rPr>
        <w:t>"write"   { return ((int) Tokens.WRITE);   }</w:t>
      </w:r>
    </w:p>
    <w:p w14:paraId="16FF3053" w14:textId="77777777" w:rsidR="007660EE" w:rsidRPr="00903DBA" w:rsidRDefault="007660EE" w:rsidP="007660EE">
      <w:pPr>
        <w:pStyle w:val="Code"/>
        <w:rPr>
          <w:highlight w:val="white"/>
        </w:rPr>
      </w:pPr>
      <w:r w:rsidRPr="00903DBA">
        <w:rPr>
          <w:highlight w:val="white"/>
        </w:rPr>
        <w:t>"newline" { return ((int) Tokens.NEWLINE); }</w:t>
      </w:r>
    </w:p>
    <w:p w14:paraId="56EDA6BC" w14:textId="77777777" w:rsidR="007660EE" w:rsidRPr="00903DBA" w:rsidRDefault="007660EE" w:rsidP="007660EE">
      <w:pPr>
        <w:pStyle w:val="Code"/>
        <w:rPr>
          <w:highlight w:val="white"/>
        </w:rPr>
      </w:pPr>
      <w:r w:rsidRPr="00903DBA">
        <w:rPr>
          <w:highlight w:val="white"/>
        </w:rPr>
        <w:t>"sin"     { return ((int) Tokens.SIN);     }</w:t>
      </w:r>
    </w:p>
    <w:p w14:paraId="7622582E" w14:textId="77777777" w:rsidR="007660EE" w:rsidRPr="00903DBA" w:rsidRDefault="007660EE" w:rsidP="007660EE">
      <w:pPr>
        <w:pStyle w:val="Code"/>
        <w:rPr>
          <w:highlight w:val="white"/>
        </w:rPr>
      </w:pPr>
      <w:r w:rsidRPr="00903DBA">
        <w:rPr>
          <w:highlight w:val="white"/>
        </w:rPr>
        <w:t>"cos"     { return ((int) Tokens.COS);     }</w:t>
      </w:r>
    </w:p>
    <w:p w14:paraId="1E9DCD68" w14:textId="77777777" w:rsidR="007660EE" w:rsidRPr="00903DBA" w:rsidRDefault="007660EE" w:rsidP="007660EE">
      <w:pPr>
        <w:pStyle w:val="Code"/>
        <w:rPr>
          <w:highlight w:val="white"/>
        </w:rPr>
      </w:pPr>
      <w:r w:rsidRPr="00903DBA">
        <w:rPr>
          <w:highlight w:val="white"/>
        </w:rPr>
        <w:t>"tan"     { return ((int) Tokens.TAN);     }</w:t>
      </w:r>
    </w:p>
    <w:p w14:paraId="26DDC974" w14:textId="77777777" w:rsidR="007660EE" w:rsidRPr="00903DBA" w:rsidRDefault="007660EE" w:rsidP="007660EE">
      <w:pPr>
        <w:pStyle w:val="Code"/>
        <w:rPr>
          <w:highlight w:val="white"/>
        </w:rPr>
      </w:pPr>
      <w:r w:rsidRPr="00903DBA">
        <w:rPr>
          <w:highlight w:val="white"/>
        </w:rPr>
        <w:t>"log"     { return ((int) Tokens.LOG);     }</w:t>
      </w:r>
    </w:p>
    <w:p w14:paraId="2586233C" w14:textId="77777777" w:rsidR="007660EE" w:rsidRPr="00903DBA" w:rsidRDefault="007660EE" w:rsidP="007660EE">
      <w:pPr>
        <w:pStyle w:val="Code"/>
        <w:rPr>
          <w:highlight w:val="white"/>
        </w:rPr>
      </w:pPr>
      <w:r w:rsidRPr="00903DBA">
        <w:rPr>
          <w:highlight w:val="white"/>
        </w:rPr>
        <w:t>"exp"     { return ((int) Tokens.EXP);     }</w:t>
      </w:r>
    </w:p>
    <w:p w14:paraId="26028233" w14:textId="77777777" w:rsidR="007660EE" w:rsidRPr="00903DBA" w:rsidRDefault="007660EE" w:rsidP="007660EE">
      <w:pPr>
        <w:pStyle w:val="Code"/>
        <w:rPr>
          <w:highlight w:val="white"/>
        </w:rPr>
      </w:pPr>
      <w:r w:rsidRPr="00903DBA">
        <w:rPr>
          <w:highlight w:val="white"/>
        </w:rPr>
        <w:t>"log10"   { return ((int) Tokens.LOG10);   }</w:t>
      </w:r>
    </w:p>
    <w:p w14:paraId="4949AA5B" w14:textId="77777777" w:rsidR="007660EE" w:rsidRPr="00903DBA" w:rsidRDefault="007660EE" w:rsidP="007660EE">
      <w:pPr>
        <w:pStyle w:val="Code"/>
        <w:rPr>
          <w:highlight w:val="white"/>
        </w:rPr>
      </w:pPr>
      <w:r w:rsidRPr="00903DBA">
        <w:rPr>
          <w:highlight w:val="white"/>
        </w:rPr>
        <w:t>"exp10"   { return ((int) Tokens.EXP10);   }</w:t>
      </w:r>
    </w:p>
    <w:p w14:paraId="2A193802" w14:textId="77777777" w:rsidR="007660EE" w:rsidRPr="00903DBA" w:rsidRDefault="007660EE" w:rsidP="007660EE">
      <w:pPr>
        <w:pStyle w:val="Code"/>
        <w:rPr>
          <w:highlight w:val="white"/>
        </w:rPr>
      </w:pPr>
      <w:r w:rsidRPr="00903DBA">
        <w:rPr>
          <w:highlight w:val="white"/>
        </w:rPr>
        <w:t>"sqrt"    { return ((int) Tokens.SQRT);    }</w:t>
      </w:r>
    </w:p>
    <w:p w14:paraId="24865B20" w14:textId="77777777" w:rsidR="007660EE" w:rsidRPr="00903DBA" w:rsidRDefault="007660EE" w:rsidP="007660EE">
      <w:pPr>
        <w:pStyle w:val="Code"/>
        <w:rPr>
          <w:highlight w:val="white"/>
        </w:rPr>
      </w:pPr>
    </w:p>
    <w:p w14:paraId="5162AF85" w14:textId="77777777" w:rsidR="007660EE" w:rsidRPr="00903DBA" w:rsidRDefault="007660EE" w:rsidP="007660EE">
      <w:pPr>
        <w:pStyle w:val="Code"/>
        <w:rPr>
          <w:highlight w:val="white"/>
        </w:rPr>
      </w:pPr>
      <w:r w:rsidRPr="00903DBA">
        <w:rPr>
          <w:highlight w:val="white"/>
        </w:rPr>
        <w:t>"=" { return ((int) Tokens.EQUAL);       }</w:t>
      </w:r>
    </w:p>
    <w:p w14:paraId="51F45370" w14:textId="77777777" w:rsidR="007660EE" w:rsidRPr="00903DBA" w:rsidRDefault="007660EE" w:rsidP="007660EE">
      <w:pPr>
        <w:pStyle w:val="Code"/>
        <w:rPr>
          <w:highlight w:val="white"/>
        </w:rPr>
      </w:pPr>
      <w:r w:rsidRPr="00903DBA">
        <w:rPr>
          <w:highlight w:val="white"/>
        </w:rPr>
        <w:t>"+" { return ((int) Tokens.PLUS);        }</w:t>
      </w:r>
    </w:p>
    <w:p w14:paraId="2531CC87" w14:textId="77777777" w:rsidR="007660EE" w:rsidRPr="00903DBA" w:rsidRDefault="007660EE" w:rsidP="007660EE">
      <w:pPr>
        <w:pStyle w:val="Code"/>
        <w:rPr>
          <w:highlight w:val="white"/>
        </w:rPr>
      </w:pPr>
      <w:r w:rsidRPr="00903DBA">
        <w:rPr>
          <w:highlight w:val="white"/>
        </w:rPr>
        <w:t>"-" { return ((int) Tokens.MINUS);       }</w:t>
      </w:r>
    </w:p>
    <w:p w14:paraId="02800C8C" w14:textId="77777777" w:rsidR="007660EE" w:rsidRPr="00903DBA" w:rsidRDefault="007660EE" w:rsidP="007660EE">
      <w:pPr>
        <w:pStyle w:val="Code"/>
        <w:rPr>
          <w:highlight w:val="white"/>
        </w:rPr>
      </w:pPr>
      <w:r w:rsidRPr="00903DBA">
        <w:rPr>
          <w:highlight w:val="white"/>
        </w:rPr>
        <w:t>"*" { return ((int) Tokens.TIMES);       }</w:t>
      </w:r>
    </w:p>
    <w:p w14:paraId="056DFE80" w14:textId="77777777" w:rsidR="007660EE" w:rsidRPr="00903DBA" w:rsidRDefault="007660EE" w:rsidP="007660EE">
      <w:pPr>
        <w:pStyle w:val="Code"/>
        <w:rPr>
          <w:highlight w:val="white"/>
        </w:rPr>
      </w:pPr>
      <w:r w:rsidRPr="00903DBA">
        <w:rPr>
          <w:highlight w:val="white"/>
        </w:rPr>
        <w:t>"/" { return ((int) Tokens.DIVIDE);      }</w:t>
      </w:r>
    </w:p>
    <w:p w14:paraId="67C92B59" w14:textId="77777777" w:rsidR="007660EE" w:rsidRPr="00903DBA" w:rsidRDefault="007660EE" w:rsidP="007660EE">
      <w:pPr>
        <w:pStyle w:val="Code"/>
        <w:rPr>
          <w:highlight w:val="white"/>
        </w:rPr>
      </w:pPr>
      <w:r w:rsidRPr="00903DBA">
        <w:rPr>
          <w:highlight w:val="white"/>
        </w:rPr>
        <w:t>"(" { return ((int) Tokens.LEFT_PAREN);  }</w:t>
      </w:r>
    </w:p>
    <w:p w14:paraId="2B90E4AB" w14:textId="77777777" w:rsidR="007660EE" w:rsidRPr="00903DBA" w:rsidRDefault="007660EE" w:rsidP="007660EE">
      <w:pPr>
        <w:pStyle w:val="Code"/>
        <w:rPr>
          <w:highlight w:val="white"/>
        </w:rPr>
      </w:pPr>
      <w:r w:rsidRPr="00903DBA">
        <w:rPr>
          <w:highlight w:val="white"/>
        </w:rPr>
        <w:t>")" { return ((int) Tokens.RIGHT_PAREN); }</w:t>
      </w:r>
    </w:p>
    <w:p w14:paraId="70A13B86" w14:textId="77777777" w:rsidR="007660EE" w:rsidRPr="00903DBA" w:rsidRDefault="007660EE" w:rsidP="007660EE">
      <w:pPr>
        <w:pStyle w:val="Code"/>
        <w:rPr>
          <w:highlight w:val="white"/>
        </w:rPr>
      </w:pPr>
      <w:r w:rsidRPr="00903DBA">
        <w:rPr>
          <w:highlight w:val="white"/>
        </w:rPr>
        <w:t>"," { return ((int) Tokens.COMMA);       }</w:t>
      </w:r>
    </w:p>
    <w:p w14:paraId="747587DA" w14:textId="77777777" w:rsidR="007660EE" w:rsidRPr="00903DBA" w:rsidRDefault="007660EE" w:rsidP="007660EE">
      <w:pPr>
        <w:pStyle w:val="Code"/>
        <w:rPr>
          <w:highlight w:val="white"/>
        </w:rPr>
      </w:pPr>
      <w:r w:rsidRPr="00903DBA">
        <w:rPr>
          <w:highlight w:val="white"/>
        </w:rPr>
        <w:t>";" { return ((int) Tokens.SEMICOLON);   }</w:t>
      </w:r>
    </w:p>
    <w:p w14:paraId="5BE99FEB" w14:textId="77777777" w:rsidR="007660EE" w:rsidRPr="00903DBA" w:rsidRDefault="007660EE" w:rsidP="007660EE">
      <w:r w:rsidRPr="00903DBA">
        <w:t xml:space="preserve">The </w:t>
      </w:r>
      <w:r w:rsidRPr="00903DBA">
        <w:rPr>
          <w:rStyle w:val="CodeInText"/>
        </w:rPr>
        <w:t>yytext</w:t>
      </w:r>
      <w:r w:rsidRPr="00903DBA">
        <w:t xml:space="preserve"> method return the scanned text, which is useful with identifiers and strings.</w:t>
      </w:r>
    </w:p>
    <w:p w14:paraId="2CA8DF9A" w14:textId="77777777" w:rsidR="007660EE" w:rsidRPr="00903DBA" w:rsidRDefault="007660EE" w:rsidP="007660EE">
      <w:pPr>
        <w:pStyle w:val="Code"/>
        <w:rPr>
          <w:highlight w:val="white"/>
        </w:rPr>
      </w:pPr>
      <w:r w:rsidRPr="00903DBA">
        <w:rPr>
          <w:highlight w:val="white"/>
        </w:rPr>
        <w:t>{NAME} {</w:t>
      </w:r>
    </w:p>
    <w:p w14:paraId="6596D9A1" w14:textId="77777777" w:rsidR="007660EE" w:rsidRPr="00903DBA" w:rsidRDefault="007660EE" w:rsidP="007660EE">
      <w:pPr>
        <w:pStyle w:val="Code"/>
        <w:rPr>
          <w:highlight w:val="white"/>
        </w:rPr>
      </w:pPr>
      <w:r w:rsidRPr="00903DBA">
        <w:rPr>
          <w:highlight w:val="white"/>
        </w:rPr>
        <w:t xml:space="preserve">  yylval.name = yytext;</w:t>
      </w:r>
    </w:p>
    <w:p w14:paraId="6727E8A7" w14:textId="77777777" w:rsidR="007660EE" w:rsidRPr="00903DBA" w:rsidRDefault="007660EE" w:rsidP="007660EE">
      <w:pPr>
        <w:pStyle w:val="Code"/>
        <w:rPr>
          <w:highlight w:val="white"/>
        </w:rPr>
      </w:pPr>
      <w:r w:rsidRPr="00903DBA">
        <w:rPr>
          <w:highlight w:val="white"/>
        </w:rPr>
        <w:t xml:space="preserve">  return ((int) Tokens.NAME);</w:t>
      </w:r>
    </w:p>
    <w:p w14:paraId="01152F7B" w14:textId="77777777" w:rsidR="007660EE" w:rsidRPr="00903DBA" w:rsidRDefault="007660EE" w:rsidP="007660EE">
      <w:pPr>
        <w:pStyle w:val="Code"/>
        <w:rPr>
          <w:highlight w:val="white"/>
        </w:rPr>
      </w:pPr>
      <w:r w:rsidRPr="00903DBA">
        <w:rPr>
          <w:highlight w:val="white"/>
        </w:rPr>
        <w:t>}</w:t>
      </w:r>
    </w:p>
    <w:p w14:paraId="24CB28E0" w14:textId="77777777" w:rsidR="007660EE" w:rsidRPr="00903DBA" w:rsidRDefault="007660EE" w:rsidP="007660EE">
      <w:pPr>
        <w:pStyle w:val="Code"/>
        <w:rPr>
          <w:highlight w:val="white"/>
        </w:rPr>
      </w:pPr>
    </w:p>
    <w:p w14:paraId="20EBCCC7" w14:textId="77777777" w:rsidR="007660EE" w:rsidRPr="00903DBA" w:rsidRDefault="007660EE" w:rsidP="007660EE">
      <w:pPr>
        <w:pStyle w:val="Code"/>
        <w:rPr>
          <w:highlight w:val="white"/>
        </w:rPr>
      </w:pPr>
      <w:r w:rsidRPr="00903DBA">
        <w:rPr>
          <w:highlight w:val="white"/>
        </w:rPr>
        <w:t>{TEXT} {</w:t>
      </w:r>
    </w:p>
    <w:p w14:paraId="111BC480" w14:textId="77777777" w:rsidR="007660EE" w:rsidRPr="00903DBA" w:rsidRDefault="007660EE" w:rsidP="007660EE">
      <w:pPr>
        <w:pStyle w:val="Code"/>
        <w:rPr>
          <w:highlight w:val="white"/>
        </w:rPr>
      </w:pPr>
      <w:r w:rsidRPr="00903DBA">
        <w:rPr>
          <w:highlight w:val="white"/>
        </w:rPr>
        <w:t xml:space="preserve">  yylval.text = yytext.Substring(1, yytext.Length - 2);</w:t>
      </w:r>
    </w:p>
    <w:p w14:paraId="714E284B" w14:textId="77777777" w:rsidR="007660EE" w:rsidRPr="00903DBA" w:rsidRDefault="007660EE" w:rsidP="007660EE">
      <w:pPr>
        <w:pStyle w:val="Code"/>
        <w:rPr>
          <w:highlight w:val="white"/>
        </w:rPr>
      </w:pPr>
      <w:r w:rsidRPr="00903DBA">
        <w:rPr>
          <w:highlight w:val="white"/>
        </w:rPr>
        <w:t xml:space="preserve">  return ((int) Tokens.TEXT);</w:t>
      </w:r>
    </w:p>
    <w:p w14:paraId="5E6CB9DF" w14:textId="77777777" w:rsidR="007660EE" w:rsidRPr="00903DBA" w:rsidRDefault="007660EE" w:rsidP="007660EE">
      <w:pPr>
        <w:pStyle w:val="Code"/>
        <w:rPr>
          <w:highlight w:val="white"/>
        </w:rPr>
      </w:pPr>
      <w:r w:rsidRPr="00903DBA">
        <w:rPr>
          <w:highlight w:val="white"/>
        </w:rPr>
        <w:t>}</w:t>
      </w:r>
    </w:p>
    <w:p w14:paraId="0C23828C" w14:textId="77777777" w:rsidR="007660EE" w:rsidRPr="00903DBA" w:rsidRDefault="007660EE" w:rsidP="007660EE">
      <w:pPr>
        <w:pStyle w:val="Code"/>
        <w:rPr>
          <w:highlight w:val="white"/>
        </w:rPr>
      </w:pPr>
    </w:p>
    <w:p w14:paraId="4953E2DD" w14:textId="77777777" w:rsidR="007660EE" w:rsidRPr="00903DBA" w:rsidRDefault="007660EE" w:rsidP="007660EE">
      <w:pPr>
        <w:pStyle w:val="Code"/>
        <w:rPr>
          <w:highlight w:val="white"/>
        </w:rPr>
      </w:pPr>
      <w:r w:rsidRPr="00903DBA">
        <w:rPr>
          <w:highlight w:val="white"/>
        </w:rPr>
        <w:t>{VALUE} {</w:t>
      </w:r>
    </w:p>
    <w:p w14:paraId="3233265B" w14:textId="77777777" w:rsidR="007660EE" w:rsidRPr="00903DBA" w:rsidRDefault="007660EE" w:rsidP="007660EE">
      <w:pPr>
        <w:pStyle w:val="Code"/>
        <w:rPr>
          <w:highlight w:val="white"/>
        </w:rPr>
      </w:pPr>
      <w:r w:rsidRPr="00903DBA">
        <w:rPr>
          <w:highlight w:val="white"/>
        </w:rPr>
        <w:t xml:space="preserve">  yylval.value = Double.Parse(yytext);</w:t>
      </w:r>
    </w:p>
    <w:p w14:paraId="6F534460" w14:textId="77777777" w:rsidR="007660EE" w:rsidRPr="00903DBA" w:rsidRDefault="007660EE" w:rsidP="007660EE">
      <w:pPr>
        <w:pStyle w:val="Code"/>
        <w:rPr>
          <w:highlight w:val="white"/>
        </w:rPr>
      </w:pPr>
      <w:r w:rsidRPr="00903DBA">
        <w:rPr>
          <w:highlight w:val="white"/>
        </w:rPr>
        <w:t xml:space="preserve">  return ((int) Tokens.VALUE);</w:t>
      </w:r>
    </w:p>
    <w:p w14:paraId="6873167A" w14:textId="77777777" w:rsidR="007660EE" w:rsidRPr="00903DBA" w:rsidRDefault="007660EE" w:rsidP="007660EE">
      <w:pPr>
        <w:pStyle w:val="Code"/>
        <w:rPr>
          <w:highlight w:val="white"/>
        </w:rPr>
      </w:pPr>
      <w:r w:rsidRPr="00903DBA">
        <w:rPr>
          <w:highlight w:val="white"/>
        </w:rPr>
        <w:t>}</w:t>
      </w:r>
    </w:p>
    <w:p w14:paraId="22322D0D" w14:textId="77777777" w:rsidR="007660EE" w:rsidRPr="00903DBA" w:rsidRDefault="007660EE" w:rsidP="007660EE">
      <w:pPr>
        <w:pStyle w:val="Code"/>
        <w:rPr>
          <w:highlight w:val="white"/>
        </w:rPr>
      </w:pPr>
    </w:p>
    <w:p w14:paraId="79F70052" w14:textId="77777777" w:rsidR="007660EE" w:rsidRPr="00903DBA" w:rsidRDefault="007660EE" w:rsidP="007660EE">
      <w:pPr>
        <w:pStyle w:val="Code"/>
        <w:rPr>
          <w:highlight w:val="white"/>
        </w:rPr>
      </w:pPr>
      <w:r w:rsidRPr="00903DBA">
        <w:rPr>
          <w:highlight w:val="white"/>
        </w:rPr>
        <w:t>{LINE_COMMENT} {</w:t>
      </w:r>
    </w:p>
    <w:p w14:paraId="13D43743" w14:textId="77777777" w:rsidR="007660EE" w:rsidRPr="00903DBA" w:rsidRDefault="007660EE" w:rsidP="007660EE">
      <w:pPr>
        <w:pStyle w:val="Code"/>
        <w:rPr>
          <w:highlight w:val="white"/>
        </w:rPr>
      </w:pPr>
      <w:r w:rsidRPr="00903DBA">
        <w:rPr>
          <w:highlight w:val="white"/>
        </w:rPr>
        <w:t xml:space="preserve">  // Empty.</w:t>
      </w:r>
    </w:p>
    <w:p w14:paraId="4F58C75A" w14:textId="77777777" w:rsidR="007660EE" w:rsidRPr="00903DBA" w:rsidRDefault="007660EE" w:rsidP="007660EE">
      <w:pPr>
        <w:pStyle w:val="Code"/>
        <w:rPr>
          <w:highlight w:val="white"/>
        </w:rPr>
      </w:pPr>
      <w:r w:rsidRPr="00903DBA">
        <w:rPr>
          <w:highlight w:val="white"/>
        </w:rPr>
        <w:t>}</w:t>
      </w:r>
    </w:p>
    <w:p w14:paraId="1BE4A283" w14:textId="77777777" w:rsidR="007660EE" w:rsidRPr="00903DBA" w:rsidRDefault="007660EE" w:rsidP="007660EE">
      <w:pPr>
        <w:pStyle w:val="Code"/>
        <w:rPr>
          <w:highlight w:val="white"/>
        </w:rPr>
      </w:pPr>
    </w:p>
    <w:p w14:paraId="2D3B34C3" w14:textId="77777777" w:rsidR="007660EE" w:rsidRPr="00903DBA" w:rsidRDefault="007660EE" w:rsidP="007660EE">
      <w:pPr>
        <w:pStyle w:val="Code"/>
        <w:rPr>
          <w:highlight w:val="white"/>
        </w:rPr>
      </w:pPr>
      <w:r w:rsidRPr="00903DBA">
        <w:rPr>
          <w:highlight w:val="white"/>
        </w:rPr>
        <w:t>{WHITE_SPACE} {</w:t>
      </w:r>
    </w:p>
    <w:p w14:paraId="5363E705" w14:textId="77777777" w:rsidR="007660EE" w:rsidRPr="00903DBA" w:rsidRDefault="007660EE" w:rsidP="007660EE">
      <w:pPr>
        <w:pStyle w:val="Code"/>
        <w:rPr>
          <w:highlight w:val="white"/>
        </w:rPr>
      </w:pPr>
      <w:r w:rsidRPr="00903DBA">
        <w:rPr>
          <w:highlight w:val="white"/>
        </w:rPr>
        <w:t xml:space="preserve">  // Empty.</w:t>
      </w:r>
    </w:p>
    <w:p w14:paraId="3AA27DEA" w14:textId="77777777" w:rsidR="007660EE" w:rsidRPr="00903DBA" w:rsidRDefault="007660EE" w:rsidP="007660EE">
      <w:pPr>
        <w:pStyle w:val="Code"/>
        <w:rPr>
          <w:highlight w:val="white"/>
        </w:rPr>
      </w:pPr>
      <w:r w:rsidRPr="00903DBA">
        <w:rPr>
          <w:highlight w:val="white"/>
        </w:rPr>
        <w:t>}</w:t>
      </w:r>
    </w:p>
    <w:p w14:paraId="06C53E59" w14:textId="77777777" w:rsidR="007660EE" w:rsidRPr="00903DBA" w:rsidRDefault="007660EE" w:rsidP="007660EE">
      <w:pPr>
        <w:pStyle w:val="Code"/>
        <w:rPr>
          <w:highlight w:val="white"/>
        </w:rPr>
      </w:pPr>
    </w:p>
    <w:p w14:paraId="57F5829F" w14:textId="77777777" w:rsidR="007660EE" w:rsidRPr="00903DBA" w:rsidRDefault="007660EE" w:rsidP="007660EE">
      <w:pPr>
        <w:pStyle w:val="Code"/>
        <w:rPr>
          <w:highlight w:val="white"/>
        </w:rPr>
      </w:pPr>
      <w:r w:rsidRPr="00903DBA">
        <w:rPr>
          <w:highlight w:val="white"/>
        </w:rPr>
        <w:t>&lt;&lt;EOF&gt;&gt; {</w:t>
      </w:r>
    </w:p>
    <w:p w14:paraId="00A0E0A3" w14:textId="77777777" w:rsidR="007660EE" w:rsidRPr="00903DBA" w:rsidRDefault="007660EE" w:rsidP="007660EE">
      <w:pPr>
        <w:pStyle w:val="Code"/>
        <w:rPr>
          <w:highlight w:val="white"/>
        </w:rPr>
      </w:pPr>
      <w:r w:rsidRPr="00903DBA">
        <w:rPr>
          <w:highlight w:val="white"/>
        </w:rPr>
        <w:t xml:space="preserve">  return ((int) Tokens.EOF);</w:t>
      </w:r>
    </w:p>
    <w:p w14:paraId="36D67CA5" w14:textId="77777777" w:rsidR="007660EE" w:rsidRPr="00903DBA" w:rsidRDefault="007660EE" w:rsidP="007660EE">
      <w:pPr>
        <w:pStyle w:val="Code"/>
        <w:rPr>
          <w:highlight w:val="white"/>
        </w:rPr>
      </w:pPr>
      <w:r w:rsidRPr="00903DBA">
        <w:rPr>
          <w:highlight w:val="white"/>
        </w:rPr>
        <w:t>}</w:t>
      </w:r>
    </w:p>
    <w:p w14:paraId="5D789EF5" w14:textId="77777777" w:rsidR="007660EE" w:rsidRPr="00903DBA" w:rsidRDefault="007660EE" w:rsidP="007660EE">
      <w:r w:rsidRPr="00903DBA">
        <w:t xml:space="preserve">Finally, the last part of the scanner is the dot rule, which catch the case not caught by any of the previous tokens (equivalent to </w:t>
      </w:r>
      <w:r w:rsidRPr="00903DBA">
        <w:rPr>
          <w:rStyle w:val="CodeInText"/>
        </w:rPr>
        <w:t>default</w:t>
      </w:r>
      <w:r w:rsidRPr="00903DBA">
        <w:t xml:space="preserve"> in a </w:t>
      </w:r>
      <w:r w:rsidRPr="00903DBA">
        <w:rPr>
          <w:rStyle w:val="CodeInText"/>
        </w:rPr>
        <w:t>switch</w:t>
      </w:r>
      <w:r w:rsidRPr="00903DBA">
        <w:t xml:space="preserve"> statement). In that case, we just exit the execution with an error message.</w:t>
      </w:r>
    </w:p>
    <w:p w14:paraId="7776FA36" w14:textId="77777777" w:rsidR="007660EE" w:rsidRPr="00903DBA" w:rsidRDefault="007660EE" w:rsidP="007660EE">
      <w:pPr>
        <w:pStyle w:val="Code"/>
        <w:rPr>
          <w:highlight w:val="white"/>
        </w:rPr>
      </w:pPr>
      <w:r w:rsidRPr="00903DBA">
        <w:rPr>
          <w:highlight w:val="white"/>
        </w:rPr>
        <w:t>. {</w:t>
      </w:r>
    </w:p>
    <w:p w14:paraId="2A69E853" w14:textId="77777777" w:rsidR="007660EE" w:rsidRPr="00903DBA" w:rsidRDefault="007660EE" w:rsidP="007660EE">
      <w:pPr>
        <w:pStyle w:val="Code"/>
        <w:rPr>
          <w:highlight w:val="white"/>
        </w:rPr>
      </w:pPr>
      <w:r w:rsidRPr="00903DBA">
        <w:rPr>
          <w:highlight w:val="white"/>
        </w:rPr>
        <w:t xml:space="preserve">  Console.Error.WriteLine("Unknown character: \'" + yytext + "\'.");</w:t>
      </w:r>
    </w:p>
    <w:p w14:paraId="3C02719F" w14:textId="77777777" w:rsidR="007660EE" w:rsidRPr="00903DBA" w:rsidRDefault="007660EE" w:rsidP="007660EE">
      <w:pPr>
        <w:pStyle w:val="Code"/>
        <w:rPr>
          <w:highlight w:val="white"/>
        </w:rPr>
      </w:pPr>
      <w:r w:rsidRPr="00903DBA">
        <w:rPr>
          <w:highlight w:val="white"/>
        </w:rPr>
        <w:t xml:space="preserve">  Environment.Exit(-1);</w:t>
      </w:r>
    </w:p>
    <w:p w14:paraId="44CDC6D0" w14:textId="77777777" w:rsidR="007660EE" w:rsidRPr="00903DBA" w:rsidRDefault="007660EE" w:rsidP="007660EE">
      <w:pPr>
        <w:pStyle w:val="Code"/>
      </w:pPr>
      <w:r w:rsidRPr="00903DBA">
        <w:rPr>
          <w:highlight w:val="white"/>
        </w:rPr>
        <w:t>}</w:t>
      </w:r>
    </w:p>
    <w:p w14:paraId="2551028A" w14:textId="77777777" w:rsidR="007660EE" w:rsidRPr="00903DBA" w:rsidRDefault="007660EE" w:rsidP="007660EE">
      <w:pPr>
        <w:pStyle w:val="Rubrik3"/>
      </w:pPr>
      <w:bookmarkStart w:id="546" w:name="_Toc57656170"/>
      <w:r w:rsidRPr="00903DBA">
        <w:t>Main</w:t>
      </w:r>
      <w:bookmarkEnd w:id="546"/>
    </w:p>
    <w:p w14:paraId="2FDB2DF8" w14:textId="77777777" w:rsidR="007660EE" w:rsidRPr="00903DBA" w:rsidRDefault="007660EE" w:rsidP="007660EE">
      <w:r w:rsidRPr="00903DBA">
        <w:t xml:space="preserve">GPPG and JPLEX generates the </w:t>
      </w:r>
      <w:r w:rsidRPr="00903DBA">
        <w:rPr>
          <w:rStyle w:val="CodeInText"/>
        </w:rPr>
        <w:t>Parser</w:t>
      </w:r>
      <w:r w:rsidRPr="00903DBA">
        <w:t xml:space="preserve"> and </w:t>
      </w:r>
      <w:r w:rsidRPr="00903DBA">
        <w:rPr>
          <w:rStyle w:val="CodeInText"/>
        </w:rPr>
        <w:t>Scanner</w:t>
      </w:r>
      <w:r w:rsidRPr="00903DBA">
        <w:t xml:space="preserve"> classes. The main class creates a scanner object which is used by the parser object. The </w:t>
      </w:r>
      <w:r w:rsidRPr="00903DBA">
        <w:rPr>
          <w:rStyle w:val="CodeInText"/>
        </w:rPr>
        <w:t>parse</w:t>
      </w:r>
      <w:r w:rsidRPr="00903DBA">
        <w:t xml:space="preserve"> method is called with invoke the parsing. The input is read from </w:t>
      </w:r>
      <w:r w:rsidRPr="00903DBA">
        <w:rPr>
          <w:rStyle w:val="CodeInText"/>
        </w:rPr>
        <w:t>BufferedReader</w:t>
      </w:r>
      <w:r w:rsidRPr="00903DBA">
        <w:t xml:space="preserve">, the output is written to </w:t>
      </w:r>
      <w:r w:rsidRPr="00903DBA">
        <w:rPr>
          <w:rStyle w:val="CodeInText"/>
        </w:rPr>
        <w:t>OutputStream</w:t>
      </w:r>
      <w:r w:rsidRPr="00903DBA">
        <w:t xml:space="preserve">, error messages are written to </w:t>
      </w:r>
      <w:r w:rsidRPr="00903DBA">
        <w:rPr>
          <w:rStyle w:val="CodeInText"/>
        </w:rPr>
        <w:t>ErrorStream</w:t>
      </w:r>
      <w:r w:rsidRPr="00903DBA">
        <w:t xml:space="preserve">, and </w:t>
      </w:r>
      <w:r w:rsidRPr="00903DBA">
        <w:rPr>
          <w:rStyle w:val="CodeInText"/>
        </w:rPr>
        <w:t>VariableMap</w:t>
      </w:r>
      <w:r w:rsidRPr="00903DBA">
        <w:t xml:space="preserve"> is used to keep track of the variables read and assigned by the program.</w:t>
      </w:r>
    </w:p>
    <w:p w14:paraId="067F41AA" w14:textId="77777777" w:rsidR="007660EE" w:rsidRPr="00903DBA" w:rsidRDefault="007660EE" w:rsidP="007660EE">
      <w:pPr>
        <w:pStyle w:val="CodeHeader"/>
      </w:pPr>
      <w:r w:rsidRPr="00903DBA">
        <w:t>Main.cs</w:t>
      </w:r>
    </w:p>
    <w:p w14:paraId="5B06BD92" w14:textId="77777777" w:rsidR="007660EE" w:rsidRPr="00903DBA" w:rsidRDefault="007660EE" w:rsidP="007660EE">
      <w:pPr>
        <w:pStyle w:val="Code"/>
        <w:rPr>
          <w:highlight w:val="white"/>
        </w:rPr>
      </w:pPr>
      <w:r w:rsidRPr="00903DBA">
        <w:rPr>
          <w:highlight w:val="white"/>
        </w:rPr>
        <w:t>using System;</w:t>
      </w:r>
    </w:p>
    <w:p w14:paraId="2CA36754" w14:textId="77777777" w:rsidR="007660EE" w:rsidRPr="00903DBA" w:rsidRDefault="007660EE" w:rsidP="007660EE">
      <w:pPr>
        <w:pStyle w:val="Code"/>
        <w:rPr>
          <w:highlight w:val="white"/>
        </w:rPr>
      </w:pPr>
      <w:r w:rsidRPr="00903DBA">
        <w:rPr>
          <w:highlight w:val="white"/>
        </w:rPr>
        <w:t>using System.IO;</w:t>
      </w:r>
    </w:p>
    <w:p w14:paraId="13BFBA77" w14:textId="77777777" w:rsidR="007660EE" w:rsidRPr="00903DBA" w:rsidRDefault="007660EE" w:rsidP="007660EE">
      <w:pPr>
        <w:pStyle w:val="Code"/>
        <w:rPr>
          <w:highlight w:val="white"/>
        </w:rPr>
      </w:pPr>
      <w:r w:rsidRPr="00903DBA">
        <w:rPr>
          <w:highlight w:val="white"/>
        </w:rPr>
        <w:t>using System.Collections.Generic;</w:t>
      </w:r>
    </w:p>
    <w:p w14:paraId="3D611C81" w14:textId="77777777" w:rsidR="007660EE" w:rsidRPr="00903DBA" w:rsidRDefault="007660EE" w:rsidP="007660EE">
      <w:pPr>
        <w:pStyle w:val="Code"/>
        <w:rPr>
          <w:highlight w:val="white"/>
        </w:rPr>
      </w:pPr>
    </w:p>
    <w:p w14:paraId="518F6052" w14:textId="77777777" w:rsidR="007660EE" w:rsidRPr="00903DBA" w:rsidRDefault="007660EE" w:rsidP="007660EE">
      <w:pPr>
        <w:pStyle w:val="Code"/>
        <w:rPr>
          <w:highlight w:val="white"/>
        </w:rPr>
      </w:pPr>
      <w:r w:rsidRPr="00903DBA">
        <w:rPr>
          <w:highlight w:val="white"/>
        </w:rPr>
        <w:t>namespace Calculator {</w:t>
      </w:r>
    </w:p>
    <w:p w14:paraId="046F135E" w14:textId="77777777" w:rsidR="007660EE" w:rsidRPr="00903DBA" w:rsidRDefault="007660EE" w:rsidP="007660EE">
      <w:pPr>
        <w:pStyle w:val="Code"/>
        <w:rPr>
          <w:highlight w:val="white"/>
        </w:rPr>
      </w:pPr>
      <w:r w:rsidRPr="00903DBA">
        <w:rPr>
          <w:highlight w:val="white"/>
        </w:rPr>
        <w:t xml:space="preserve">  class MainX {</w:t>
      </w:r>
    </w:p>
    <w:p w14:paraId="3446AE01" w14:textId="77777777" w:rsidR="007660EE" w:rsidRPr="00903DBA" w:rsidRDefault="007660EE" w:rsidP="007660EE">
      <w:pPr>
        <w:pStyle w:val="Code"/>
        <w:rPr>
          <w:highlight w:val="white"/>
        </w:rPr>
      </w:pPr>
      <w:r w:rsidRPr="00903DBA">
        <w:rPr>
          <w:highlight w:val="white"/>
        </w:rPr>
        <w:t xml:space="preserve">    public static Dictionary&lt;string,double&gt; VariableMap =</w:t>
      </w:r>
    </w:p>
    <w:p w14:paraId="168E2053" w14:textId="77777777" w:rsidR="007660EE" w:rsidRPr="00903DBA" w:rsidRDefault="007660EE" w:rsidP="007660EE">
      <w:pPr>
        <w:pStyle w:val="Code"/>
        <w:rPr>
          <w:highlight w:val="white"/>
        </w:rPr>
      </w:pPr>
      <w:r w:rsidRPr="00903DBA">
        <w:rPr>
          <w:highlight w:val="white"/>
        </w:rPr>
        <w:t xml:space="preserve">      new Dictionary&lt;string,double&gt;();</w:t>
      </w:r>
    </w:p>
    <w:p w14:paraId="657AE053" w14:textId="77777777" w:rsidR="007660EE" w:rsidRPr="00903DBA" w:rsidRDefault="007660EE" w:rsidP="007660EE">
      <w:pPr>
        <w:pStyle w:val="Code"/>
        <w:rPr>
          <w:highlight w:val="white"/>
        </w:rPr>
      </w:pPr>
      <w:r w:rsidRPr="00903DBA">
        <w:rPr>
          <w:highlight w:val="white"/>
        </w:rPr>
        <w:t xml:space="preserve">          </w:t>
      </w:r>
    </w:p>
    <w:p w14:paraId="35FCB7A1" w14:textId="77777777" w:rsidR="007660EE" w:rsidRPr="00903DBA" w:rsidRDefault="007660EE" w:rsidP="007660EE">
      <w:pPr>
        <w:pStyle w:val="Code"/>
        <w:rPr>
          <w:highlight w:val="white"/>
        </w:rPr>
      </w:pPr>
      <w:r w:rsidRPr="00903DBA">
        <w:rPr>
          <w:highlight w:val="white"/>
        </w:rPr>
        <w:t xml:space="preserve">    static void Main(string[] args) {</w:t>
      </w:r>
    </w:p>
    <w:p w14:paraId="3B1D6F69" w14:textId="77777777" w:rsidR="007660EE" w:rsidRPr="00903DBA" w:rsidRDefault="007660EE" w:rsidP="007660EE">
      <w:pPr>
        <w:pStyle w:val="Code"/>
        <w:rPr>
          <w:highlight w:val="white"/>
        </w:rPr>
      </w:pPr>
      <w:r w:rsidRPr="00903DBA">
        <w:rPr>
          <w:highlight w:val="white"/>
        </w:rPr>
        <w:t xml:space="preserve">      if (args.Length != 1) {</w:t>
      </w:r>
    </w:p>
    <w:p w14:paraId="7347D367" w14:textId="77777777" w:rsidR="007660EE" w:rsidRPr="00903DBA" w:rsidRDefault="007660EE" w:rsidP="007660EE">
      <w:pPr>
        <w:pStyle w:val="Code"/>
        <w:rPr>
          <w:highlight w:val="white"/>
        </w:rPr>
      </w:pPr>
      <w:r w:rsidRPr="00903DBA">
        <w:rPr>
          <w:highlight w:val="white"/>
        </w:rPr>
        <w:t xml:space="preserve">        Console.Out.WriteLine("Usage: calculator inputfile");</w:t>
      </w:r>
    </w:p>
    <w:p w14:paraId="25860277" w14:textId="77777777" w:rsidR="007660EE" w:rsidRPr="00903DBA" w:rsidRDefault="007660EE" w:rsidP="007660EE">
      <w:pPr>
        <w:pStyle w:val="Code"/>
        <w:rPr>
          <w:highlight w:val="white"/>
        </w:rPr>
      </w:pPr>
      <w:r w:rsidRPr="00903DBA">
        <w:rPr>
          <w:highlight w:val="white"/>
        </w:rPr>
        <w:t xml:space="preserve">      }</w:t>
      </w:r>
    </w:p>
    <w:p w14:paraId="21196660" w14:textId="77777777" w:rsidR="007660EE" w:rsidRPr="00903DBA" w:rsidRDefault="007660EE" w:rsidP="007660EE">
      <w:pPr>
        <w:pStyle w:val="Code"/>
        <w:rPr>
          <w:highlight w:val="white"/>
        </w:rPr>
      </w:pPr>
    </w:p>
    <w:p w14:paraId="66792DDD" w14:textId="77777777" w:rsidR="007660EE" w:rsidRPr="00903DBA" w:rsidRDefault="007660EE" w:rsidP="007660EE">
      <w:pPr>
        <w:pStyle w:val="Code"/>
        <w:rPr>
          <w:highlight w:val="white"/>
        </w:rPr>
      </w:pPr>
      <w:r w:rsidRPr="00903DBA">
        <w:rPr>
          <w:highlight w:val="white"/>
        </w:rPr>
        <w:t xml:space="preserve">      { System.Globalization.CultureInfo customCulture =</w:t>
      </w:r>
    </w:p>
    <w:p w14:paraId="51E171F1" w14:textId="77777777" w:rsidR="007660EE" w:rsidRPr="00903DBA" w:rsidRDefault="007660EE" w:rsidP="007660EE">
      <w:pPr>
        <w:pStyle w:val="Code"/>
        <w:rPr>
          <w:highlight w:val="white"/>
        </w:rPr>
      </w:pPr>
      <w:r w:rsidRPr="00903DBA">
        <w:rPr>
          <w:highlight w:val="white"/>
        </w:rPr>
        <w:t xml:space="preserve">         (System.Globalization.CultureInfo)</w:t>
      </w:r>
    </w:p>
    <w:p w14:paraId="50DD11A7" w14:textId="77777777" w:rsidR="007660EE" w:rsidRPr="00903DBA" w:rsidRDefault="007660EE" w:rsidP="007660EE">
      <w:pPr>
        <w:pStyle w:val="Code"/>
        <w:rPr>
          <w:highlight w:val="white"/>
        </w:rPr>
      </w:pPr>
      <w:r w:rsidRPr="00903DBA">
        <w:rPr>
          <w:highlight w:val="white"/>
        </w:rPr>
        <w:t xml:space="preserve">         System.Threading.Thread.CurrentThread.CurrentCulture.Clone();</w:t>
      </w:r>
    </w:p>
    <w:p w14:paraId="4BFB0B1C" w14:textId="77777777" w:rsidR="007660EE" w:rsidRPr="00903DBA" w:rsidRDefault="007660EE" w:rsidP="007660EE">
      <w:pPr>
        <w:pStyle w:val="Code"/>
        <w:rPr>
          <w:highlight w:val="white"/>
        </w:rPr>
      </w:pPr>
      <w:r w:rsidRPr="00903DBA">
        <w:rPr>
          <w:highlight w:val="white"/>
        </w:rPr>
        <w:t xml:space="preserve">        customCulture.NumberFormat.NumberDecimalSeparator = ".";</w:t>
      </w:r>
    </w:p>
    <w:p w14:paraId="78E60A09" w14:textId="77777777" w:rsidR="007660EE" w:rsidRPr="00903DBA" w:rsidRDefault="007660EE" w:rsidP="007660EE">
      <w:pPr>
        <w:pStyle w:val="Code"/>
        <w:rPr>
          <w:highlight w:val="white"/>
        </w:rPr>
      </w:pPr>
      <w:r w:rsidRPr="00903DBA">
        <w:rPr>
          <w:highlight w:val="white"/>
        </w:rPr>
        <w:t xml:space="preserve">        System.Threading.Thread.CurrentThread.CurrentCulture = customCulture;</w:t>
      </w:r>
    </w:p>
    <w:p w14:paraId="2C1BE572" w14:textId="77777777" w:rsidR="007660EE" w:rsidRPr="00903DBA" w:rsidRDefault="007660EE" w:rsidP="007660EE">
      <w:pPr>
        <w:pStyle w:val="Code"/>
        <w:rPr>
          <w:highlight w:val="white"/>
        </w:rPr>
      </w:pPr>
      <w:r w:rsidRPr="00903DBA">
        <w:rPr>
          <w:highlight w:val="white"/>
        </w:rPr>
        <w:t xml:space="preserve">      }</w:t>
      </w:r>
    </w:p>
    <w:p w14:paraId="453E08BA" w14:textId="77777777" w:rsidR="007660EE" w:rsidRPr="00903DBA" w:rsidRDefault="007660EE" w:rsidP="007660EE">
      <w:pPr>
        <w:pStyle w:val="Code"/>
        <w:rPr>
          <w:highlight w:val="white"/>
        </w:rPr>
      </w:pPr>
    </w:p>
    <w:p w14:paraId="77E197E4" w14:textId="77777777" w:rsidR="007660EE" w:rsidRPr="00903DBA" w:rsidRDefault="007660EE" w:rsidP="007660EE">
      <w:pPr>
        <w:pStyle w:val="Code"/>
        <w:rPr>
          <w:highlight w:val="white"/>
        </w:rPr>
      </w:pPr>
      <w:r w:rsidRPr="00903DBA">
        <w:rPr>
          <w:highlight w:val="white"/>
        </w:rPr>
        <w:t xml:space="preserve">      VariableMap["pi"] = Math.PI;</w:t>
      </w:r>
    </w:p>
    <w:p w14:paraId="248CFB3E" w14:textId="77777777" w:rsidR="007660EE" w:rsidRPr="00903DBA" w:rsidRDefault="007660EE" w:rsidP="007660EE">
      <w:pPr>
        <w:pStyle w:val="Code"/>
        <w:rPr>
          <w:highlight w:val="white"/>
        </w:rPr>
      </w:pPr>
      <w:r w:rsidRPr="00903DBA">
        <w:rPr>
          <w:highlight w:val="white"/>
        </w:rPr>
        <w:t xml:space="preserve">      VariableMap["e"] = Math.E;</w:t>
      </w:r>
    </w:p>
    <w:p w14:paraId="4F8F4546" w14:textId="77777777" w:rsidR="007660EE" w:rsidRPr="00903DBA" w:rsidRDefault="007660EE" w:rsidP="007660EE">
      <w:pPr>
        <w:pStyle w:val="Code"/>
        <w:rPr>
          <w:highlight w:val="white"/>
        </w:rPr>
      </w:pPr>
    </w:p>
    <w:p w14:paraId="466180C5" w14:textId="77777777" w:rsidR="007660EE" w:rsidRPr="00903DBA" w:rsidRDefault="007660EE" w:rsidP="007660EE">
      <w:pPr>
        <w:pStyle w:val="Code"/>
        <w:rPr>
          <w:highlight w:val="white"/>
        </w:rPr>
      </w:pPr>
      <w:r w:rsidRPr="00903DBA">
        <w:rPr>
          <w:highlight w:val="white"/>
        </w:rPr>
        <w:t xml:space="preserve">      string s = "abcd", t = "\"\"";</w:t>
      </w:r>
    </w:p>
    <w:p w14:paraId="2595E673" w14:textId="77777777" w:rsidR="007660EE" w:rsidRPr="00903DBA" w:rsidRDefault="007660EE" w:rsidP="007660EE">
      <w:pPr>
        <w:pStyle w:val="Code"/>
        <w:rPr>
          <w:highlight w:val="white"/>
        </w:rPr>
      </w:pPr>
      <w:r w:rsidRPr="00903DBA">
        <w:rPr>
          <w:highlight w:val="white"/>
        </w:rPr>
        <w:t xml:space="preserve">      string u = s.Substring(1, s.Length - 2);</w:t>
      </w:r>
    </w:p>
    <w:p w14:paraId="02B69E4D" w14:textId="77777777" w:rsidR="007660EE" w:rsidRPr="00903DBA" w:rsidRDefault="007660EE" w:rsidP="007660EE">
      <w:pPr>
        <w:pStyle w:val="Code"/>
        <w:rPr>
          <w:highlight w:val="white"/>
        </w:rPr>
      </w:pPr>
      <w:r w:rsidRPr="00903DBA">
        <w:rPr>
          <w:highlight w:val="white"/>
        </w:rPr>
        <w:t xml:space="preserve">      string v = s.Substring(1, t.Length - 2);</w:t>
      </w:r>
    </w:p>
    <w:p w14:paraId="32E39F41" w14:textId="77777777" w:rsidR="007660EE" w:rsidRPr="00903DBA" w:rsidRDefault="007660EE" w:rsidP="007660EE">
      <w:pPr>
        <w:pStyle w:val="Code"/>
        <w:rPr>
          <w:highlight w:val="white"/>
        </w:rPr>
      </w:pPr>
    </w:p>
    <w:p w14:paraId="61614BB1" w14:textId="77777777" w:rsidR="007660EE" w:rsidRPr="00903DBA" w:rsidRDefault="007660EE" w:rsidP="007660EE">
      <w:pPr>
        <w:pStyle w:val="Code"/>
        <w:rPr>
          <w:highlight w:val="white"/>
        </w:rPr>
      </w:pPr>
      <w:r w:rsidRPr="00903DBA">
        <w:rPr>
          <w:highlight w:val="white"/>
        </w:rPr>
        <w:t xml:space="preserve">      try {</w:t>
      </w:r>
    </w:p>
    <w:p w14:paraId="6CA1B64A" w14:textId="77777777" w:rsidR="007660EE" w:rsidRPr="00903DBA" w:rsidRDefault="007660EE" w:rsidP="007660EE">
      <w:pPr>
        <w:pStyle w:val="Code"/>
        <w:rPr>
          <w:highlight w:val="white"/>
        </w:rPr>
      </w:pPr>
      <w:r w:rsidRPr="00903DBA">
        <w:rPr>
          <w:highlight w:val="white"/>
        </w:rPr>
        <w:t xml:space="preserve">        FileStream file = new FileStream(args[0], FileMode.Open);</w:t>
      </w:r>
    </w:p>
    <w:p w14:paraId="12DB31CB" w14:textId="77777777" w:rsidR="007660EE" w:rsidRPr="00903DBA" w:rsidRDefault="007660EE" w:rsidP="007660EE">
      <w:pPr>
        <w:pStyle w:val="Code"/>
        <w:rPr>
          <w:highlight w:val="white"/>
        </w:rPr>
      </w:pPr>
      <w:r w:rsidRPr="00903DBA">
        <w:rPr>
          <w:highlight w:val="white"/>
        </w:rPr>
        <w:t xml:space="preserve">        Scanner scanner = new Scanner(file);</w:t>
      </w:r>
    </w:p>
    <w:p w14:paraId="7E11E46D" w14:textId="77777777" w:rsidR="007660EE" w:rsidRPr="00903DBA" w:rsidRDefault="007660EE" w:rsidP="007660EE">
      <w:pPr>
        <w:pStyle w:val="Code"/>
        <w:rPr>
          <w:highlight w:val="white"/>
        </w:rPr>
      </w:pPr>
      <w:r w:rsidRPr="00903DBA">
        <w:rPr>
          <w:highlight w:val="white"/>
        </w:rPr>
        <w:t xml:space="preserve">        Parser parser = new Parser(scanner);</w:t>
      </w:r>
    </w:p>
    <w:p w14:paraId="0F7525D5" w14:textId="77777777" w:rsidR="007660EE" w:rsidRPr="00903DBA" w:rsidRDefault="007660EE" w:rsidP="007660EE">
      <w:pPr>
        <w:pStyle w:val="Code"/>
        <w:rPr>
          <w:highlight w:val="white"/>
        </w:rPr>
      </w:pPr>
      <w:r w:rsidRPr="00903DBA">
        <w:rPr>
          <w:highlight w:val="white"/>
        </w:rPr>
        <w:t xml:space="preserve">        parser.Parse();</w:t>
      </w:r>
    </w:p>
    <w:p w14:paraId="1C391627" w14:textId="77777777" w:rsidR="007660EE" w:rsidRPr="00903DBA" w:rsidRDefault="007660EE" w:rsidP="007660EE">
      <w:pPr>
        <w:pStyle w:val="Code"/>
        <w:rPr>
          <w:highlight w:val="white"/>
        </w:rPr>
      </w:pPr>
      <w:r w:rsidRPr="00903DBA">
        <w:rPr>
          <w:highlight w:val="white"/>
        </w:rPr>
        <w:t xml:space="preserve">      }</w:t>
      </w:r>
    </w:p>
    <w:p w14:paraId="55138B5E" w14:textId="77777777" w:rsidR="007660EE" w:rsidRPr="00903DBA" w:rsidRDefault="007660EE" w:rsidP="007660EE">
      <w:pPr>
        <w:pStyle w:val="Code"/>
        <w:rPr>
          <w:highlight w:val="white"/>
        </w:rPr>
      </w:pPr>
      <w:r w:rsidRPr="00903DBA">
        <w:rPr>
          <w:highlight w:val="white"/>
        </w:rPr>
        <w:t xml:space="preserve">      catch (Exception exception) {</w:t>
      </w:r>
    </w:p>
    <w:p w14:paraId="69D66DA3" w14:textId="77777777" w:rsidR="007660EE" w:rsidRPr="00903DBA" w:rsidRDefault="007660EE" w:rsidP="007660EE">
      <w:pPr>
        <w:pStyle w:val="Code"/>
        <w:rPr>
          <w:highlight w:val="white"/>
        </w:rPr>
      </w:pPr>
      <w:r w:rsidRPr="00903DBA">
        <w:rPr>
          <w:highlight w:val="white"/>
        </w:rPr>
        <w:t xml:space="preserve">        Console.Out.WriteLine(exception.ToString());</w:t>
      </w:r>
    </w:p>
    <w:p w14:paraId="6238F3E8" w14:textId="77777777" w:rsidR="007660EE" w:rsidRPr="00903DBA" w:rsidRDefault="007660EE" w:rsidP="007660EE">
      <w:pPr>
        <w:pStyle w:val="Code"/>
        <w:rPr>
          <w:highlight w:val="white"/>
        </w:rPr>
      </w:pPr>
      <w:r w:rsidRPr="00903DBA">
        <w:rPr>
          <w:highlight w:val="white"/>
        </w:rPr>
        <w:t xml:space="preserve">      }</w:t>
      </w:r>
    </w:p>
    <w:p w14:paraId="3DF2087D" w14:textId="77777777" w:rsidR="007660EE" w:rsidRPr="00903DBA" w:rsidRDefault="007660EE" w:rsidP="007660EE">
      <w:pPr>
        <w:pStyle w:val="Code"/>
        <w:rPr>
          <w:highlight w:val="white"/>
        </w:rPr>
      </w:pPr>
      <w:r w:rsidRPr="00903DBA">
        <w:rPr>
          <w:highlight w:val="white"/>
        </w:rPr>
        <w:t xml:space="preserve">    }</w:t>
      </w:r>
    </w:p>
    <w:p w14:paraId="093C6AE5" w14:textId="77777777" w:rsidR="007660EE" w:rsidRPr="00903DBA" w:rsidRDefault="007660EE" w:rsidP="007660EE">
      <w:pPr>
        <w:pStyle w:val="Code"/>
        <w:rPr>
          <w:highlight w:val="white"/>
        </w:rPr>
      </w:pPr>
      <w:r w:rsidRPr="00903DBA">
        <w:rPr>
          <w:highlight w:val="white"/>
        </w:rPr>
        <w:t xml:space="preserve">  }</w:t>
      </w:r>
    </w:p>
    <w:p w14:paraId="6DDD919B" w14:textId="77777777" w:rsidR="007660EE" w:rsidRPr="00903DBA" w:rsidRDefault="007660EE" w:rsidP="00E65FE6">
      <w:pPr>
        <w:pStyle w:val="CodeHeader"/>
      </w:pPr>
      <w:r w:rsidRPr="00903DBA">
        <w:t xml:space="preserve">The </w:t>
      </w:r>
      <w:r w:rsidRPr="00E65FE6">
        <w:rPr>
          <w:rStyle w:val="CodeInText"/>
        </w:rPr>
        <w:t>Parser</w:t>
      </w:r>
      <w:r w:rsidRPr="00903DBA">
        <w:t xml:space="preserve"> class is necessary to make the parser work with the scanner. It works as link between the scanner and the parser </w:t>
      </w:r>
    </w:p>
    <w:p w14:paraId="6827CCE9" w14:textId="77777777" w:rsidR="007660EE" w:rsidRPr="00903DBA" w:rsidRDefault="007660EE" w:rsidP="007660EE">
      <w:pPr>
        <w:pStyle w:val="Code"/>
        <w:rPr>
          <w:highlight w:val="white"/>
        </w:rPr>
      </w:pPr>
      <w:r w:rsidRPr="00903DBA">
        <w:rPr>
          <w:highlight w:val="white"/>
        </w:rPr>
        <w:t xml:space="preserve">  public partial class Parser :</w:t>
      </w:r>
    </w:p>
    <w:p w14:paraId="59ECEC2C" w14:textId="77777777" w:rsidR="007660EE" w:rsidRPr="00903DBA" w:rsidRDefault="007660EE" w:rsidP="007660EE">
      <w:pPr>
        <w:pStyle w:val="Code"/>
        <w:rPr>
          <w:highlight w:val="white"/>
        </w:rPr>
      </w:pPr>
      <w:r w:rsidRPr="00903DBA">
        <w:rPr>
          <w:highlight w:val="white"/>
        </w:rPr>
        <w:t xml:space="preserve">         QUT.Gppg.ShiftReduceParser&lt;ValueType, QUT.Gppg.LexLocation&gt; {</w:t>
      </w:r>
    </w:p>
    <w:p w14:paraId="712D328B" w14:textId="77777777" w:rsidR="007660EE" w:rsidRPr="00903DBA" w:rsidRDefault="007660EE" w:rsidP="007660EE">
      <w:pPr>
        <w:pStyle w:val="Code"/>
        <w:rPr>
          <w:highlight w:val="white"/>
        </w:rPr>
      </w:pPr>
      <w:r w:rsidRPr="00903DBA">
        <w:rPr>
          <w:highlight w:val="white"/>
        </w:rPr>
        <w:t xml:space="preserve">    public Parser(Scanner scanner)</w:t>
      </w:r>
    </w:p>
    <w:p w14:paraId="6DF8E12D" w14:textId="77777777" w:rsidR="007660EE" w:rsidRPr="00903DBA" w:rsidRDefault="007660EE" w:rsidP="007660EE">
      <w:pPr>
        <w:pStyle w:val="Code"/>
        <w:rPr>
          <w:highlight w:val="white"/>
        </w:rPr>
      </w:pPr>
      <w:r w:rsidRPr="00903DBA">
        <w:rPr>
          <w:highlight w:val="white"/>
        </w:rPr>
        <w:t xml:space="preserve">     :base(scanner) {</w:t>
      </w:r>
    </w:p>
    <w:p w14:paraId="7FE35DBA" w14:textId="77777777" w:rsidR="007660EE" w:rsidRPr="00903DBA" w:rsidRDefault="007660EE" w:rsidP="007660EE">
      <w:pPr>
        <w:pStyle w:val="Code"/>
        <w:rPr>
          <w:highlight w:val="white"/>
        </w:rPr>
      </w:pPr>
      <w:r w:rsidRPr="00903DBA">
        <w:rPr>
          <w:highlight w:val="white"/>
        </w:rPr>
        <w:t xml:space="preserve">      // Empty.</w:t>
      </w:r>
    </w:p>
    <w:p w14:paraId="508F9571" w14:textId="77777777" w:rsidR="007660EE" w:rsidRPr="00903DBA" w:rsidRDefault="007660EE" w:rsidP="007660EE">
      <w:pPr>
        <w:pStyle w:val="Code"/>
        <w:rPr>
          <w:highlight w:val="white"/>
        </w:rPr>
      </w:pPr>
      <w:r w:rsidRPr="00903DBA">
        <w:rPr>
          <w:highlight w:val="white"/>
        </w:rPr>
        <w:t xml:space="preserve">    }</w:t>
      </w:r>
    </w:p>
    <w:p w14:paraId="2F64E70B" w14:textId="77777777" w:rsidR="007660EE" w:rsidRPr="00903DBA" w:rsidRDefault="007660EE" w:rsidP="007660EE">
      <w:pPr>
        <w:pStyle w:val="Code"/>
        <w:rPr>
          <w:highlight w:val="white"/>
        </w:rPr>
      </w:pPr>
      <w:r w:rsidRPr="00903DBA">
        <w:rPr>
          <w:highlight w:val="white"/>
        </w:rPr>
        <w:t xml:space="preserve">  }</w:t>
      </w:r>
    </w:p>
    <w:p w14:paraId="4D00666A" w14:textId="77777777" w:rsidR="007660EE" w:rsidRPr="00903DBA" w:rsidRDefault="007660EE" w:rsidP="007660EE">
      <w:pPr>
        <w:pStyle w:val="Code"/>
      </w:pPr>
      <w:r w:rsidRPr="00903DBA">
        <w:rPr>
          <w:highlight w:val="white"/>
        </w:rPr>
        <w:t>}</w:t>
      </w:r>
    </w:p>
    <w:p w14:paraId="2365CD0C" w14:textId="77777777" w:rsidR="007660EE" w:rsidRPr="00903DBA" w:rsidRDefault="007660EE" w:rsidP="007660EE">
      <w:r w:rsidRPr="00903DBA">
        <w:t>Finally, below follows a small script file that generates the C# source code for the parser and scanner.</w:t>
      </w:r>
    </w:p>
    <w:p w14:paraId="1378055A" w14:textId="77777777" w:rsidR="007660EE" w:rsidRPr="00903DBA" w:rsidRDefault="007660EE" w:rsidP="007660EE">
      <w:pPr>
        <w:pStyle w:val="CodeHeader"/>
      </w:pPr>
      <w:r w:rsidRPr="00903DBA">
        <w:t>Parser.bat</w:t>
      </w:r>
    </w:p>
    <w:p w14:paraId="7E7205D0" w14:textId="77777777" w:rsidR="007660EE" w:rsidRPr="00903DBA" w:rsidRDefault="007660EE" w:rsidP="007660EE">
      <w:pPr>
        <w:pStyle w:val="Code"/>
        <w:rPr>
          <w:highlight w:val="white"/>
        </w:rPr>
      </w:pPr>
      <w:r w:rsidRPr="00903DBA">
        <w:rPr>
          <w:highlight w:val="white"/>
        </w:rPr>
        <w:t>@C:</w:t>
      </w:r>
    </w:p>
    <w:p w14:paraId="7755FEA3" w14:textId="77777777" w:rsidR="007660EE" w:rsidRPr="00903DBA" w:rsidRDefault="007660EE" w:rsidP="007660EE">
      <w:pPr>
        <w:pStyle w:val="Code"/>
        <w:rPr>
          <w:highlight w:val="white"/>
        </w:rPr>
      </w:pPr>
      <w:r w:rsidRPr="00903DBA">
        <w:rPr>
          <w:highlight w:val="white"/>
        </w:rPr>
        <w:t>@cd C:\Users\Stefan\Documents\Calculator_CS</w:t>
      </w:r>
    </w:p>
    <w:p w14:paraId="391699A4" w14:textId="77777777" w:rsidR="007660EE" w:rsidRPr="00903DBA" w:rsidRDefault="007660EE" w:rsidP="007660EE">
      <w:pPr>
        <w:pStyle w:val="Code"/>
        <w:rPr>
          <w:highlight w:val="white"/>
        </w:rPr>
      </w:pPr>
      <w:r w:rsidRPr="00903DBA">
        <w:rPr>
          <w:highlight w:val="white"/>
        </w:rPr>
        <w:t>@"C:\gppg-distro-1_5_2\binaries\Gppg" /gplex Parser.gppg &gt; Parser.cs</w:t>
      </w:r>
    </w:p>
    <w:p w14:paraId="33110E1B" w14:textId="77777777" w:rsidR="007660EE" w:rsidRPr="00903DBA" w:rsidRDefault="007660EE" w:rsidP="007660EE">
      <w:pPr>
        <w:pStyle w:val="Code"/>
        <w:rPr>
          <w:highlight w:val="white"/>
        </w:rPr>
      </w:pPr>
      <w:r w:rsidRPr="00903DBA">
        <w:rPr>
          <w:highlight w:val="white"/>
        </w:rPr>
        <w:t>@"C:\gppg-distro-1_5_2\binaries\Gplex" Scanner.gplex</w:t>
      </w:r>
    </w:p>
    <w:p w14:paraId="3C2173E1" w14:textId="77777777" w:rsidR="005E7D2C" w:rsidRPr="00903DBA" w:rsidRDefault="005E7D2C" w:rsidP="00966B0F">
      <w:pPr>
        <w:pStyle w:val="Appendix"/>
        <w:rPr>
          <w:lang w:val="en-US"/>
        </w:rPr>
      </w:pPr>
      <w:bookmarkStart w:id="547" w:name="_Toc57656171"/>
      <w:r w:rsidRPr="00903DBA">
        <w:rPr>
          <w:lang w:val="en-US"/>
        </w:rPr>
        <w:t>Auxiliary Classes</w:t>
      </w:r>
      <w:bookmarkEnd w:id="547"/>
    </w:p>
    <w:p w14:paraId="6A674C10" w14:textId="77777777" w:rsidR="005E7D2C" w:rsidRPr="00903DBA" w:rsidRDefault="005E7D2C" w:rsidP="005E7D2C">
      <w:r w:rsidRPr="00903DBA">
        <w:t>C#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903DBA" w:rsidRDefault="005E7D2C" w:rsidP="005E7D2C">
      <w:pPr>
        <w:pStyle w:val="Rubrik2"/>
      </w:pPr>
      <w:bookmarkStart w:id="548" w:name="_Toc57656172"/>
      <w:r w:rsidRPr="00903DBA">
        <w:t>Error Handling</w:t>
      </w:r>
      <w:bookmarkEnd w:id="548"/>
    </w:p>
    <w:p w14:paraId="37DB4956" w14:textId="40490A8F" w:rsidR="005E7D2C" w:rsidRPr="00903DBA" w:rsidRDefault="005E7D2C" w:rsidP="005E7D2C">
      <w:r w:rsidRPr="00903DBA">
        <w:t xml:space="preserve">To begin with, we need error handling, a way to notify the programmer of errors and warnings. In the C Standard Library there is a macro called assert, and in this </w:t>
      </w:r>
      <w:r w:rsidR="0092795B" w:rsidRPr="00903DBA">
        <w:t>application,</w:t>
      </w:r>
      <w:r w:rsidRPr="00903DBA">
        <w:t xml:space="preserve"> we imitate that macro by defining a class with the corresponding behavior. It has the two method sets error and warning, that writes a message. The difference between them is that error stops the execution.</w:t>
      </w:r>
    </w:p>
    <w:p w14:paraId="729944A0" w14:textId="1A8E290C" w:rsidR="005E7D2C" w:rsidRPr="00903DBA" w:rsidRDefault="005E7D2C" w:rsidP="005E7D2C">
      <w:pPr>
        <w:pStyle w:val="CodeHeader"/>
      </w:pPr>
      <w:r w:rsidRPr="00903DBA">
        <w:t>Assert.cs</w:t>
      </w:r>
    </w:p>
    <w:p w14:paraId="68CA6DF1" w14:textId="77777777" w:rsidR="0092795B" w:rsidRPr="00903DBA" w:rsidRDefault="0092795B" w:rsidP="0092795B">
      <w:pPr>
        <w:pStyle w:val="Code"/>
        <w:rPr>
          <w:highlight w:val="white"/>
        </w:rPr>
      </w:pPr>
      <w:r w:rsidRPr="00903DBA">
        <w:rPr>
          <w:highlight w:val="white"/>
        </w:rPr>
        <w:t>using System;</w:t>
      </w:r>
    </w:p>
    <w:p w14:paraId="38E8AAFD" w14:textId="77777777" w:rsidR="0092795B" w:rsidRPr="00903DBA" w:rsidRDefault="0092795B" w:rsidP="0092795B">
      <w:pPr>
        <w:pStyle w:val="Code"/>
        <w:rPr>
          <w:highlight w:val="white"/>
        </w:rPr>
      </w:pPr>
    </w:p>
    <w:p w14:paraId="50F49017" w14:textId="77777777" w:rsidR="0092795B" w:rsidRPr="00903DBA" w:rsidRDefault="0092795B" w:rsidP="0092795B">
      <w:pPr>
        <w:pStyle w:val="Code"/>
        <w:rPr>
          <w:highlight w:val="white"/>
        </w:rPr>
      </w:pPr>
      <w:r w:rsidRPr="00903DBA">
        <w:rPr>
          <w:highlight w:val="white"/>
        </w:rPr>
        <w:t>namespace CCompiler {</w:t>
      </w:r>
    </w:p>
    <w:p w14:paraId="51489693" w14:textId="77777777" w:rsidR="0092795B" w:rsidRPr="00903DBA" w:rsidRDefault="0092795B" w:rsidP="0092795B">
      <w:pPr>
        <w:pStyle w:val="Code"/>
        <w:rPr>
          <w:highlight w:val="white"/>
        </w:rPr>
      </w:pPr>
      <w:r w:rsidRPr="00903DBA">
        <w:rPr>
          <w:highlight w:val="white"/>
        </w:rPr>
        <w:t xml:space="preserve">  public class Assert {</w:t>
      </w:r>
    </w:p>
    <w:p w14:paraId="68C56588" w14:textId="77777777" w:rsidR="0092795B" w:rsidRPr="00903DBA" w:rsidRDefault="0092795B" w:rsidP="0092795B">
      <w:pPr>
        <w:pStyle w:val="Code"/>
        <w:rPr>
          <w:highlight w:val="white"/>
        </w:rPr>
      </w:pPr>
      <w:r w:rsidRPr="00903DBA">
        <w:rPr>
          <w:highlight w:val="white"/>
        </w:rPr>
        <w:t xml:space="preserve">    public static void ErrorXXX(bool test) {</w:t>
      </w:r>
    </w:p>
    <w:p w14:paraId="77D51454" w14:textId="77777777" w:rsidR="0092795B" w:rsidRPr="00903DBA" w:rsidRDefault="0092795B" w:rsidP="0092795B">
      <w:pPr>
        <w:pStyle w:val="Code"/>
        <w:rPr>
          <w:highlight w:val="white"/>
        </w:rPr>
      </w:pPr>
      <w:r w:rsidRPr="00903DBA">
        <w:rPr>
          <w:highlight w:val="white"/>
        </w:rPr>
        <w:t xml:space="preserve">      if (!test) {</w:t>
      </w:r>
    </w:p>
    <w:p w14:paraId="4479D95F" w14:textId="77777777" w:rsidR="0092795B" w:rsidRPr="00903DBA" w:rsidRDefault="0092795B" w:rsidP="0092795B">
      <w:pPr>
        <w:pStyle w:val="Code"/>
        <w:rPr>
          <w:highlight w:val="white"/>
        </w:rPr>
      </w:pPr>
      <w:r w:rsidRPr="00903DBA">
        <w:rPr>
          <w:highlight w:val="white"/>
        </w:rPr>
        <w:t xml:space="preserve">        Error(null, null);</w:t>
      </w:r>
    </w:p>
    <w:p w14:paraId="1194D8EC" w14:textId="77777777" w:rsidR="0092795B" w:rsidRPr="00903DBA" w:rsidRDefault="0092795B" w:rsidP="0092795B">
      <w:pPr>
        <w:pStyle w:val="Code"/>
        <w:rPr>
          <w:highlight w:val="white"/>
        </w:rPr>
      </w:pPr>
      <w:r w:rsidRPr="00903DBA">
        <w:rPr>
          <w:highlight w:val="white"/>
        </w:rPr>
        <w:t xml:space="preserve">      }</w:t>
      </w:r>
    </w:p>
    <w:p w14:paraId="16528D2F" w14:textId="77777777" w:rsidR="0092795B" w:rsidRPr="00903DBA" w:rsidRDefault="0092795B" w:rsidP="0092795B">
      <w:pPr>
        <w:pStyle w:val="Code"/>
        <w:rPr>
          <w:highlight w:val="white"/>
        </w:rPr>
      </w:pPr>
      <w:r w:rsidRPr="00903DBA">
        <w:rPr>
          <w:highlight w:val="white"/>
        </w:rPr>
        <w:t xml:space="preserve">    }</w:t>
      </w:r>
    </w:p>
    <w:p w14:paraId="77FF076F" w14:textId="77777777" w:rsidR="0092795B" w:rsidRPr="00903DBA" w:rsidRDefault="0092795B" w:rsidP="0092795B">
      <w:pPr>
        <w:pStyle w:val="Code"/>
        <w:rPr>
          <w:highlight w:val="white"/>
        </w:rPr>
      </w:pPr>
      <w:r w:rsidRPr="00903DBA">
        <w:rPr>
          <w:highlight w:val="white"/>
        </w:rPr>
        <w:t xml:space="preserve">  </w:t>
      </w:r>
    </w:p>
    <w:p w14:paraId="0DCD127B" w14:textId="77777777" w:rsidR="0092795B" w:rsidRPr="00903DBA" w:rsidRDefault="0092795B" w:rsidP="0092795B">
      <w:pPr>
        <w:pStyle w:val="Code"/>
        <w:rPr>
          <w:highlight w:val="white"/>
        </w:rPr>
      </w:pPr>
      <w:r w:rsidRPr="00903DBA">
        <w:rPr>
          <w:highlight w:val="white"/>
        </w:rPr>
        <w:t xml:space="preserve">    public static void Error(string message) {</w:t>
      </w:r>
    </w:p>
    <w:p w14:paraId="0F4AB48E" w14:textId="77777777" w:rsidR="0092795B" w:rsidRPr="00903DBA" w:rsidRDefault="0092795B" w:rsidP="0092795B">
      <w:pPr>
        <w:pStyle w:val="Code"/>
        <w:rPr>
          <w:highlight w:val="white"/>
        </w:rPr>
      </w:pPr>
      <w:r w:rsidRPr="00903DBA">
        <w:rPr>
          <w:highlight w:val="white"/>
        </w:rPr>
        <w:t xml:space="preserve">      Error(message, null);</w:t>
      </w:r>
    </w:p>
    <w:p w14:paraId="3FFD6415" w14:textId="77777777" w:rsidR="0092795B" w:rsidRPr="00903DBA" w:rsidRDefault="0092795B" w:rsidP="0092795B">
      <w:pPr>
        <w:pStyle w:val="Code"/>
        <w:rPr>
          <w:highlight w:val="white"/>
        </w:rPr>
      </w:pPr>
      <w:r w:rsidRPr="00903DBA">
        <w:rPr>
          <w:highlight w:val="white"/>
        </w:rPr>
        <w:t xml:space="preserve">    }</w:t>
      </w:r>
    </w:p>
    <w:p w14:paraId="76F551D1" w14:textId="77777777" w:rsidR="0092795B" w:rsidRPr="00903DBA" w:rsidRDefault="0092795B" w:rsidP="0092795B">
      <w:pPr>
        <w:pStyle w:val="Code"/>
        <w:rPr>
          <w:highlight w:val="white"/>
        </w:rPr>
      </w:pPr>
    </w:p>
    <w:p w14:paraId="3C50B71C" w14:textId="77777777" w:rsidR="0092795B" w:rsidRPr="00903DBA" w:rsidRDefault="0092795B" w:rsidP="0092795B">
      <w:pPr>
        <w:pStyle w:val="Code"/>
        <w:rPr>
          <w:highlight w:val="white"/>
        </w:rPr>
      </w:pPr>
      <w:r w:rsidRPr="00903DBA">
        <w:rPr>
          <w:highlight w:val="white"/>
        </w:rPr>
        <w:t xml:space="preserve">    public static void Error(bool test, Message message) {</w:t>
      </w:r>
    </w:p>
    <w:p w14:paraId="7F8D947F" w14:textId="77777777" w:rsidR="0092795B" w:rsidRPr="00903DBA" w:rsidRDefault="0092795B" w:rsidP="0092795B">
      <w:pPr>
        <w:pStyle w:val="Code"/>
        <w:rPr>
          <w:highlight w:val="white"/>
        </w:rPr>
      </w:pPr>
      <w:r w:rsidRPr="00903DBA">
        <w:rPr>
          <w:highlight w:val="white"/>
        </w:rPr>
        <w:t xml:space="preserve">      if (!test) {</w:t>
      </w:r>
    </w:p>
    <w:p w14:paraId="7586B87B" w14:textId="77777777" w:rsidR="0092795B" w:rsidRPr="00903DBA" w:rsidRDefault="0092795B" w:rsidP="0092795B">
      <w:pPr>
        <w:pStyle w:val="Code"/>
        <w:rPr>
          <w:highlight w:val="white"/>
        </w:rPr>
      </w:pPr>
      <w:r w:rsidRPr="00903DBA">
        <w:rPr>
          <w:highlight w:val="white"/>
        </w:rPr>
        <w:t xml:space="preserve">        Error(message, null);</w:t>
      </w:r>
    </w:p>
    <w:p w14:paraId="4C6039B3" w14:textId="77777777" w:rsidR="0092795B" w:rsidRPr="00903DBA" w:rsidRDefault="0092795B" w:rsidP="0092795B">
      <w:pPr>
        <w:pStyle w:val="Code"/>
        <w:rPr>
          <w:highlight w:val="white"/>
        </w:rPr>
      </w:pPr>
      <w:r w:rsidRPr="00903DBA">
        <w:rPr>
          <w:highlight w:val="white"/>
        </w:rPr>
        <w:t xml:space="preserve">      }</w:t>
      </w:r>
    </w:p>
    <w:p w14:paraId="22925AFA" w14:textId="77777777" w:rsidR="0092795B" w:rsidRPr="00903DBA" w:rsidRDefault="0092795B" w:rsidP="0092795B">
      <w:pPr>
        <w:pStyle w:val="Code"/>
        <w:rPr>
          <w:highlight w:val="white"/>
        </w:rPr>
      </w:pPr>
      <w:r w:rsidRPr="00903DBA">
        <w:rPr>
          <w:highlight w:val="white"/>
        </w:rPr>
        <w:t xml:space="preserve">    }</w:t>
      </w:r>
    </w:p>
    <w:p w14:paraId="63B8DF37" w14:textId="77777777" w:rsidR="0092795B" w:rsidRPr="00903DBA" w:rsidRDefault="0092795B" w:rsidP="0092795B">
      <w:pPr>
        <w:pStyle w:val="Code"/>
        <w:rPr>
          <w:highlight w:val="white"/>
        </w:rPr>
      </w:pPr>
    </w:p>
    <w:p w14:paraId="46583C3D" w14:textId="77777777" w:rsidR="0092795B" w:rsidRPr="00903DBA" w:rsidRDefault="0092795B" w:rsidP="0092795B">
      <w:pPr>
        <w:pStyle w:val="Code"/>
        <w:rPr>
          <w:highlight w:val="white"/>
        </w:rPr>
      </w:pPr>
      <w:r w:rsidRPr="00903DBA">
        <w:rPr>
          <w:highlight w:val="white"/>
        </w:rPr>
        <w:t xml:space="preserve">    public static void Error(object value, Message message) {</w:t>
      </w:r>
    </w:p>
    <w:p w14:paraId="420BC248" w14:textId="77777777" w:rsidR="0092795B" w:rsidRPr="00903DBA" w:rsidRDefault="0092795B" w:rsidP="0092795B">
      <w:pPr>
        <w:pStyle w:val="Code"/>
        <w:rPr>
          <w:highlight w:val="white"/>
        </w:rPr>
      </w:pPr>
      <w:r w:rsidRPr="00903DBA">
        <w:rPr>
          <w:highlight w:val="white"/>
        </w:rPr>
        <w:t xml:space="preserve">      Error(false, value, message);</w:t>
      </w:r>
    </w:p>
    <w:p w14:paraId="582920FE" w14:textId="77777777" w:rsidR="0092795B" w:rsidRPr="00903DBA" w:rsidRDefault="0092795B" w:rsidP="0092795B">
      <w:pPr>
        <w:pStyle w:val="Code"/>
        <w:rPr>
          <w:highlight w:val="white"/>
        </w:rPr>
      </w:pPr>
      <w:r w:rsidRPr="00903DBA">
        <w:rPr>
          <w:highlight w:val="white"/>
        </w:rPr>
        <w:t xml:space="preserve">    }</w:t>
      </w:r>
    </w:p>
    <w:p w14:paraId="3CE38C23" w14:textId="77777777" w:rsidR="0092795B" w:rsidRPr="00903DBA" w:rsidRDefault="0092795B" w:rsidP="0092795B">
      <w:pPr>
        <w:pStyle w:val="Code"/>
        <w:rPr>
          <w:highlight w:val="white"/>
        </w:rPr>
      </w:pPr>
    </w:p>
    <w:p w14:paraId="0083E8B8" w14:textId="77777777" w:rsidR="0092795B" w:rsidRPr="00903DBA" w:rsidRDefault="0092795B" w:rsidP="0092795B">
      <w:pPr>
        <w:pStyle w:val="Code"/>
        <w:rPr>
          <w:highlight w:val="white"/>
        </w:rPr>
      </w:pPr>
      <w:r w:rsidRPr="00903DBA">
        <w:rPr>
          <w:highlight w:val="white"/>
        </w:rPr>
        <w:t xml:space="preserve">    public static void Error(bool test, object value, Message message) {</w:t>
      </w:r>
    </w:p>
    <w:p w14:paraId="5F8391B1" w14:textId="77777777" w:rsidR="0092795B" w:rsidRPr="00903DBA" w:rsidRDefault="0092795B" w:rsidP="0092795B">
      <w:pPr>
        <w:pStyle w:val="Code"/>
        <w:rPr>
          <w:highlight w:val="white"/>
        </w:rPr>
      </w:pPr>
      <w:r w:rsidRPr="00903DBA">
        <w:rPr>
          <w:highlight w:val="white"/>
        </w:rPr>
        <w:t xml:space="preserve">      if (!test) {</w:t>
      </w:r>
    </w:p>
    <w:p w14:paraId="55790BA4" w14:textId="77777777" w:rsidR="0092795B" w:rsidRPr="00903DBA" w:rsidRDefault="0092795B" w:rsidP="0092795B">
      <w:pPr>
        <w:pStyle w:val="Code"/>
        <w:rPr>
          <w:highlight w:val="white"/>
        </w:rPr>
      </w:pPr>
      <w:r w:rsidRPr="00903DBA">
        <w:rPr>
          <w:highlight w:val="white"/>
        </w:rPr>
        <w:t xml:space="preserve">        Error(message, value.ToString());</w:t>
      </w:r>
    </w:p>
    <w:p w14:paraId="1FC07DCE" w14:textId="77777777" w:rsidR="0092795B" w:rsidRPr="00903DBA" w:rsidRDefault="0092795B" w:rsidP="0092795B">
      <w:pPr>
        <w:pStyle w:val="Code"/>
        <w:rPr>
          <w:highlight w:val="white"/>
        </w:rPr>
      </w:pPr>
      <w:r w:rsidRPr="00903DBA">
        <w:rPr>
          <w:highlight w:val="white"/>
        </w:rPr>
        <w:t xml:space="preserve">      }</w:t>
      </w:r>
    </w:p>
    <w:p w14:paraId="36A6F88A" w14:textId="77777777" w:rsidR="0092795B" w:rsidRPr="00903DBA" w:rsidRDefault="0092795B" w:rsidP="0092795B">
      <w:pPr>
        <w:pStyle w:val="Code"/>
        <w:rPr>
          <w:highlight w:val="white"/>
        </w:rPr>
      </w:pPr>
      <w:r w:rsidRPr="00903DBA">
        <w:rPr>
          <w:highlight w:val="white"/>
        </w:rPr>
        <w:t xml:space="preserve">    }</w:t>
      </w:r>
    </w:p>
    <w:p w14:paraId="3E99A285" w14:textId="77777777" w:rsidR="0092795B" w:rsidRPr="00903DBA" w:rsidRDefault="0092795B" w:rsidP="0092795B">
      <w:pPr>
        <w:pStyle w:val="Code"/>
        <w:rPr>
          <w:highlight w:val="white"/>
        </w:rPr>
      </w:pPr>
    </w:p>
    <w:p w14:paraId="26FCA0BC" w14:textId="77777777" w:rsidR="0092795B" w:rsidRPr="00903DBA" w:rsidRDefault="0092795B" w:rsidP="0092795B">
      <w:pPr>
        <w:pStyle w:val="Code"/>
        <w:rPr>
          <w:highlight w:val="white"/>
        </w:rPr>
      </w:pPr>
      <w:r w:rsidRPr="00903DBA">
        <w:rPr>
          <w:highlight w:val="white"/>
        </w:rPr>
        <w:t xml:space="preserve">    public static void Error(Message message) {</w:t>
      </w:r>
    </w:p>
    <w:p w14:paraId="44AF0CA9" w14:textId="77777777" w:rsidR="0092795B" w:rsidRPr="00903DBA" w:rsidRDefault="0092795B" w:rsidP="0092795B">
      <w:pPr>
        <w:pStyle w:val="Code"/>
        <w:rPr>
          <w:highlight w:val="white"/>
        </w:rPr>
      </w:pPr>
      <w:r w:rsidRPr="00903DBA">
        <w:rPr>
          <w:highlight w:val="white"/>
        </w:rPr>
        <w:t xml:space="preserve">      Error(message, null);</w:t>
      </w:r>
    </w:p>
    <w:p w14:paraId="0A858A5C" w14:textId="77777777" w:rsidR="0092795B" w:rsidRPr="00903DBA" w:rsidRDefault="0092795B" w:rsidP="0092795B">
      <w:pPr>
        <w:pStyle w:val="Code"/>
        <w:rPr>
          <w:highlight w:val="white"/>
        </w:rPr>
      </w:pPr>
      <w:r w:rsidRPr="00903DBA">
        <w:rPr>
          <w:highlight w:val="white"/>
        </w:rPr>
        <w:t xml:space="preserve">    }</w:t>
      </w:r>
    </w:p>
    <w:p w14:paraId="4019B287" w14:textId="77777777" w:rsidR="0092795B" w:rsidRPr="00903DBA" w:rsidRDefault="0092795B" w:rsidP="0092795B">
      <w:pPr>
        <w:pStyle w:val="Code"/>
        <w:rPr>
          <w:highlight w:val="white"/>
        </w:rPr>
      </w:pPr>
    </w:p>
    <w:p w14:paraId="34E2CD58" w14:textId="77777777" w:rsidR="0092795B" w:rsidRPr="00903DBA" w:rsidRDefault="0092795B" w:rsidP="0092795B">
      <w:pPr>
        <w:pStyle w:val="Code"/>
        <w:rPr>
          <w:highlight w:val="white"/>
        </w:rPr>
      </w:pPr>
      <w:r w:rsidRPr="00903DBA">
        <w:rPr>
          <w:highlight w:val="white"/>
        </w:rPr>
        <w:t xml:space="preserve">    private static void Error(Message message, string text) {</w:t>
      </w:r>
    </w:p>
    <w:p w14:paraId="7BEC7CCF" w14:textId="77777777" w:rsidR="0092795B" w:rsidRPr="00903DBA" w:rsidRDefault="0092795B" w:rsidP="0092795B">
      <w:pPr>
        <w:pStyle w:val="Code"/>
        <w:rPr>
          <w:highlight w:val="white"/>
        </w:rPr>
      </w:pPr>
      <w:r w:rsidRPr="00903DBA">
        <w:rPr>
          <w:highlight w:val="white"/>
        </w:rPr>
        <w:t xml:space="preserve">      Error(Enum.GetName(typeof(Message), message).</w:t>
      </w:r>
    </w:p>
    <w:p w14:paraId="3A7D1B38" w14:textId="77777777" w:rsidR="0092795B" w:rsidRPr="00903DBA" w:rsidRDefault="0092795B" w:rsidP="0092795B">
      <w:pPr>
        <w:pStyle w:val="Code"/>
        <w:rPr>
          <w:highlight w:val="white"/>
        </w:rPr>
      </w:pPr>
      <w:r w:rsidRPr="00903DBA">
        <w:rPr>
          <w:highlight w:val="white"/>
        </w:rPr>
        <w:t xml:space="preserve">            Replace("___", ",").Replace("__", "-").</w:t>
      </w:r>
    </w:p>
    <w:p w14:paraId="6C89FD4C" w14:textId="77777777" w:rsidR="0092795B" w:rsidRPr="00903DBA" w:rsidRDefault="0092795B" w:rsidP="0092795B">
      <w:pPr>
        <w:pStyle w:val="Code"/>
        <w:rPr>
          <w:highlight w:val="white"/>
        </w:rPr>
      </w:pPr>
      <w:r w:rsidRPr="00903DBA">
        <w:rPr>
          <w:highlight w:val="white"/>
        </w:rPr>
        <w:t xml:space="preserve">            Replace("_", " "), text);</w:t>
      </w:r>
    </w:p>
    <w:p w14:paraId="04C7312B" w14:textId="77777777" w:rsidR="0092795B" w:rsidRPr="00903DBA" w:rsidRDefault="0092795B" w:rsidP="0092795B">
      <w:pPr>
        <w:pStyle w:val="Code"/>
        <w:rPr>
          <w:highlight w:val="white"/>
        </w:rPr>
      </w:pPr>
      <w:r w:rsidRPr="00903DBA">
        <w:rPr>
          <w:highlight w:val="white"/>
        </w:rPr>
        <w:t xml:space="preserve">    }</w:t>
      </w:r>
    </w:p>
    <w:p w14:paraId="68B5E91A" w14:textId="77777777" w:rsidR="0092795B" w:rsidRPr="00903DBA" w:rsidRDefault="0092795B" w:rsidP="0092795B">
      <w:pPr>
        <w:pStyle w:val="Code"/>
        <w:rPr>
          <w:highlight w:val="white"/>
        </w:rPr>
      </w:pPr>
    </w:p>
    <w:p w14:paraId="25BC8A46" w14:textId="77777777" w:rsidR="0092795B" w:rsidRPr="00903DBA" w:rsidRDefault="0092795B" w:rsidP="0092795B">
      <w:pPr>
        <w:pStyle w:val="Code"/>
        <w:rPr>
          <w:highlight w:val="white"/>
        </w:rPr>
      </w:pPr>
      <w:r w:rsidRPr="00903DBA">
        <w:rPr>
          <w:highlight w:val="white"/>
        </w:rPr>
        <w:t xml:space="preserve">    private static void Error(string message, string text) {</w:t>
      </w:r>
    </w:p>
    <w:p w14:paraId="4D11749F" w14:textId="77777777" w:rsidR="0092795B" w:rsidRPr="00903DBA" w:rsidRDefault="0092795B" w:rsidP="0092795B">
      <w:pPr>
        <w:pStyle w:val="Code"/>
        <w:rPr>
          <w:highlight w:val="white"/>
        </w:rPr>
      </w:pPr>
      <w:r w:rsidRPr="00903DBA">
        <w:rPr>
          <w:highlight w:val="white"/>
        </w:rPr>
        <w:t xml:space="preserve">      Message("Error", message, text);    </w:t>
      </w:r>
    </w:p>
    <w:p w14:paraId="31B3E5C2" w14:textId="77777777" w:rsidR="0092795B" w:rsidRPr="00903DBA" w:rsidRDefault="0092795B" w:rsidP="0092795B">
      <w:pPr>
        <w:pStyle w:val="Code"/>
        <w:rPr>
          <w:highlight w:val="white"/>
        </w:rPr>
      </w:pPr>
      <w:r w:rsidRPr="00903DBA">
        <w:rPr>
          <w:highlight w:val="white"/>
        </w:rPr>
        <w:t xml:space="preserve">      Console.In.ReadLine();</w:t>
      </w:r>
    </w:p>
    <w:p w14:paraId="5D820FD4" w14:textId="77777777" w:rsidR="0092795B" w:rsidRPr="00903DBA" w:rsidRDefault="0092795B" w:rsidP="0092795B">
      <w:pPr>
        <w:pStyle w:val="Code"/>
        <w:rPr>
          <w:highlight w:val="white"/>
        </w:rPr>
      </w:pPr>
      <w:r w:rsidRPr="00903DBA">
        <w:rPr>
          <w:highlight w:val="white"/>
        </w:rPr>
        <w:t xml:space="preserve">      System.Environment.Exit(-1);</w:t>
      </w:r>
    </w:p>
    <w:p w14:paraId="61A61560" w14:textId="77777777" w:rsidR="0092795B" w:rsidRPr="00903DBA" w:rsidRDefault="0092795B" w:rsidP="0092795B">
      <w:pPr>
        <w:pStyle w:val="Code"/>
        <w:rPr>
          <w:highlight w:val="white"/>
        </w:rPr>
      </w:pPr>
      <w:r w:rsidRPr="00903DBA">
        <w:rPr>
          <w:highlight w:val="white"/>
        </w:rPr>
        <w:t xml:space="preserve">    }</w:t>
      </w:r>
    </w:p>
    <w:p w14:paraId="3B8EEA27" w14:textId="77777777" w:rsidR="0092795B" w:rsidRPr="00903DBA" w:rsidRDefault="0092795B" w:rsidP="0092795B">
      <w:pPr>
        <w:pStyle w:val="Code"/>
        <w:rPr>
          <w:highlight w:val="white"/>
        </w:rPr>
      </w:pPr>
    </w:p>
    <w:p w14:paraId="74B9B1AE" w14:textId="77777777" w:rsidR="0092795B" w:rsidRPr="00903DBA" w:rsidRDefault="0092795B" w:rsidP="0092795B">
      <w:pPr>
        <w:pStyle w:val="Code"/>
        <w:rPr>
          <w:highlight w:val="white"/>
        </w:rPr>
      </w:pPr>
    </w:p>
    <w:p w14:paraId="12E26669" w14:textId="77777777" w:rsidR="0092795B" w:rsidRPr="00903DBA" w:rsidRDefault="0092795B" w:rsidP="0092795B">
      <w:pPr>
        <w:pStyle w:val="Code"/>
        <w:rPr>
          <w:highlight w:val="white"/>
        </w:rPr>
      </w:pPr>
      <w:r w:rsidRPr="00903DBA">
        <w:rPr>
          <w:highlight w:val="white"/>
        </w:rPr>
        <w:t xml:space="preserve">    private static void Message(string type, string message,</w:t>
      </w:r>
    </w:p>
    <w:p w14:paraId="127F89E9" w14:textId="77777777" w:rsidR="0092795B" w:rsidRPr="00903DBA" w:rsidRDefault="0092795B" w:rsidP="0092795B">
      <w:pPr>
        <w:pStyle w:val="Code"/>
        <w:rPr>
          <w:highlight w:val="white"/>
        </w:rPr>
      </w:pPr>
      <w:r w:rsidRPr="00903DBA">
        <w:rPr>
          <w:highlight w:val="white"/>
        </w:rPr>
        <w:t xml:space="preserve">                                string text) {</w:t>
      </w:r>
    </w:p>
    <w:p w14:paraId="41DA7939" w14:textId="77777777" w:rsidR="0092795B" w:rsidRPr="00903DBA" w:rsidRDefault="0092795B" w:rsidP="0092795B">
      <w:pPr>
        <w:pStyle w:val="Code"/>
        <w:rPr>
          <w:highlight w:val="white"/>
        </w:rPr>
      </w:pPr>
      <w:r w:rsidRPr="00903DBA">
        <w:rPr>
          <w:highlight w:val="white"/>
        </w:rPr>
        <w:t xml:space="preserve">      string funcText;</w:t>
      </w:r>
    </w:p>
    <w:p w14:paraId="756967C8" w14:textId="77777777" w:rsidR="0092795B" w:rsidRPr="00903DBA" w:rsidRDefault="0092795B" w:rsidP="0092795B">
      <w:pPr>
        <w:pStyle w:val="Code"/>
        <w:rPr>
          <w:highlight w:val="white"/>
        </w:rPr>
      </w:pPr>
    </w:p>
    <w:p w14:paraId="67BF48F5" w14:textId="77777777" w:rsidR="0092795B" w:rsidRPr="00903DBA" w:rsidRDefault="0092795B" w:rsidP="0092795B">
      <w:pPr>
        <w:pStyle w:val="Code"/>
        <w:rPr>
          <w:highlight w:val="white"/>
        </w:rPr>
      </w:pPr>
      <w:r w:rsidRPr="00903DBA">
        <w:rPr>
          <w:highlight w:val="white"/>
        </w:rPr>
        <w:t xml:space="preserve">      if (SymbolTable.CurrentFunction != null) {</w:t>
      </w:r>
    </w:p>
    <w:p w14:paraId="305ECF06" w14:textId="77777777" w:rsidR="0092795B" w:rsidRPr="00903DBA" w:rsidRDefault="0092795B" w:rsidP="0092795B">
      <w:pPr>
        <w:pStyle w:val="Code"/>
        <w:rPr>
          <w:highlight w:val="white"/>
        </w:rPr>
      </w:pPr>
      <w:r w:rsidRPr="00903DBA">
        <w:rPr>
          <w:highlight w:val="white"/>
        </w:rPr>
        <w:t xml:space="preserve">        funcText = " in function " + SymbolTable.CurrentFunction.UniqueName;</w:t>
      </w:r>
    </w:p>
    <w:p w14:paraId="4038E1DC" w14:textId="77777777" w:rsidR="0092795B" w:rsidRPr="00903DBA" w:rsidRDefault="0092795B" w:rsidP="0092795B">
      <w:pPr>
        <w:pStyle w:val="Code"/>
        <w:rPr>
          <w:highlight w:val="white"/>
        </w:rPr>
      </w:pPr>
      <w:r w:rsidRPr="00903DBA">
        <w:rPr>
          <w:highlight w:val="white"/>
        </w:rPr>
        <w:t xml:space="preserve">      }</w:t>
      </w:r>
    </w:p>
    <w:p w14:paraId="613D961A" w14:textId="77777777" w:rsidR="0092795B" w:rsidRPr="00903DBA" w:rsidRDefault="0092795B" w:rsidP="0092795B">
      <w:pPr>
        <w:pStyle w:val="Code"/>
        <w:rPr>
          <w:highlight w:val="white"/>
        </w:rPr>
      </w:pPr>
      <w:r w:rsidRPr="00903DBA">
        <w:rPr>
          <w:highlight w:val="white"/>
        </w:rPr>
        <w:t xml:space="preserve">      else {</w:t>
      </w:r>
    </w:p>
    <w:p w14:paraId="12B453D7" w14:textId="77777777" w:rsidR="0092795B" w:rsidRPr="00903DBA" w:rsidRDefault="0092795B" w:rsidP="0092795B">
      <w:pPr>
        <w:pStyle w:val="Code"/>
        <w:rPr>
          <w:highlight w:val="white"/>
        </w:rPr>
      </w:pPr>
      <w:r w:rsidRPr="00903DBA">
        <w:rPr>
          <w:highlight w:val="white"/>
        </w:rPr>
        <w:t xml:space="preserve">        funcText = " in global space";</w:t>
      </w:r>
    </w:p>
    <w:p w14:paraId="2B012444" w14:textId="77777777" w:rsidR="0092795B" w:rsidRPr="00903DBA" w:rsidRDefault="0092795B" w:rsidP="0092795B">
      <w:pPr>
        <w:pStyle w:val="Code"/>
        <w:rPr>
          <w:highlight w:val="white"/>
        </w:rPr>
      </w:pPr>
      <w:r w:rsidRPr="00903DBA">
        <w:rPr>
          <w:highlight w:val="white"/>
        </w:rPr>
        <w:t xml:space="preserve">      }</w:t>
      </w:r>
    </w:p>
    <w:p w14:paraId="65D91147" w14:textId="77777777" w:rsidR="0092795B" w:rsidRPr="00903DBA" w:rsidRDefault="0092795B" w:rsidP="0092795B">
      <w:pPr>
        <w:pStyle w:val="Code"/>
        <w:rPr>
          <w:highlight w:val="white"/>
        </w:rPr>
      </w:pPr>
    </w:p>
    <w:p w14:paraId="5378C30F" w14:textId="77777777" w:rsidR="0092795B" w:rsidRPr="00903DBA" w:rsidRDefault="0092795B" w:rsidP="0092795B">
      <w:pPr>
        <w:pStyle w:val="Code"/>
        <w:rPr>
          <w:highlight w:val="white"/>
        </w:rPr>
      </w:pPr>
      <w:r w:rsidRPr="00903DBA">
        <w:rPr>
          <w:highlight w:val="white"/>
        </w:rPr>
        <w:t xml:space="preserve">      string extraText = (text != null) ? (": " + text) : "";</w:t>
      </w:r>
    </w:p>
    <w:p w14:paraId="5ADFF05D" w14:textId="77777777" w:rsidR="0092795B" w:rsidRPr="00903DBA" w:rsidRDefault="0092795B" w:rsidP="0092795B">
      <w:pPr>
        <w:pStyle w:val="Code"/>
        <w:rPr>
          <w:highlight w:val="white"/>
        </w:rPr>
      </w:pPr>
      <w:r w:rsidRPr="00903DBA">
        <w:rPr>
          <w:highlight w:val="white"/>
        </w:rPr>
        <w:t xml:space="preserve">    </w:t>
      </w:r>
    </w:p>
    <w:p w14:paraId="5C14F86D" w14:textId="77777777" w:rsidR="0092795B" w:rsidRPr="00903DBA" w:rsidRDefault="0092795B" w:rsidP="0092795B">
      <w:pPr>
        <w:pStyle w:val="Code"/>
        <w:rPr>
          <w:highlight w:val="white"/>
        </w:rPr>
      </w:pPr>
      <w:r w:rsidRPr="00903DBA">
        <w:rPr>
          <w:highlight w:val="white"/>
        </w:rPr>
        <w:t xml:space="preserve">      if ((message != null) &amp;&amp;</w:t>
      </w:r>
    </w:p>
    <w:p w14:paraId="2B8B42DE" w14:textId="77777777" w:rsidR="0092795B" w:rsidRPr="00903DBA" w:rsidRDefault="0092795B" w:rsidP="0092795B">
      <w:pPr>
        <w:pStyle w:val="Code"/>
        <w:rPr>
          <w:highlight w:val="white"/>
        </w:rPr>
      </w:pPr>
      <w:r w:rsidRPr="00903DBA">
        <w:rPr>
          <w:highlight w:val="white"/>
        </w:rPr>
        <w:t xml:space="preserve">          (CCompiler_Main.Scanner.Path != null)) {</w:t>
      </w:r>
    </w:p>
    <w:p w14:paraId="18910D40" w14:textId="77777777" w:rsidR="0092795B" w:rsidRPr="00903DBA" w:rsidRDefault="0092795B" w:rsidP="0092795B">
      <w:pPr>
        <w:pStyle w:val="Code"/>
        <w:rPr>
          <w:highlight w:val="white"/>
        </w:rPr>
      </w:pPr>
      <w:r w:rsidRPr="00903DBA">
        <w:rPr>
          <w:highlight w:val="white"/>
        </w:rPr>
        <w:t xml:space="preserve">        Console.Error.WriteLine(type + " at line " +</w:t>
      </w:r>
    </w:p>
    <w:p w14:paraId="0FB6187C" w14:textId="77777777" w:rsidR="0092795B" w:rsidRPr="00903DBA" w:rsidRDefault="0092795B" w:rsidP="0092795B">
      <w:pPr>
        <w:pStyle w:val="Code"/>
        <w:rPr>
          <w:highlight w:val="white"/>
        </w:rPr>
      </w:pPr>
      <w:r w:rsidRPr="00903DBA">
        <w:rPr>
          <w:highlight w:val="white"/>
        </w:rPr>
        <w:t xml:space="preserve">                CCompiler_Main.Scanner.Line + funcText +</w:t>
      </w:r>
    </w:p>
    <w:p w14:paraId="57D6046B" w14:textId="77777777" w:rsidR="0092795B" w:rsidRPr="00903DBA" w:rsidRDefault="0092795B" w:rsidP="0092795B">
      <w:pPr>
        <w:pStyle w:val="Code"/>
        <w:rPr>
          <w:highlight w:val="white"/>
        </w:rPr>
      </w:pPr>
      <w:r w:rsidRPr="00903DBA">
        <w:rPr>
          <w:highlight w:val="white"/>
        </w:rPr>
        <w:t xml:space="preserve">                " in file " + CCompiler_Main.Scanner.Path.Name +</w:t>
      </w:r>
    </w:p>
    <w:p w14:paraId="48745FA0" w14:textId="77777777" w:rsidR="0092795B" w:rsidRPr="00903DBA" w:rsidRDefault="0092795B" w:rsidP="0092795B">
      <w:pPr>
        <w:pStyle w:val="Code"/>
        <w:rPr>
          <w:highlight w:val="white"/>
        </w:rPr>
      </w:pPr>
      <w:r w:rsidRPr="00903DBA">
        <w:rPr>
          <w:highlight w:val="white"/>
        </w:rPr>
        <w:t xml:space="preserve">                ". " + message + extraText + ".");</w:t>
      </w:r>
    </w:p>
    <w:p w14:paraId="33856666" w14:textId="77777777" w:rsidR="0092795B" w:rsidRPr="00903DBA" w:rsidRDefault="0092795B" w:rsidP="0092795B">
      <w:pPr>
        <w:pStyle w:val="Code"/>
        <w:rPr>
          <w:highlight w:val="white"/>
        </w:rPr>
      </w:pPr>
      <w:r w:rsidRPr="00903DBA">
        <w:rPr>
          <w:highlight w:val="white"/>
        </w:rPr>
        <w:t xml:space="preserve">      }</w:t>
      </w:r>
    </w:p>
    <w:p w14:paraId="1FB638C3" w14:textId="77777777" w:rsidR="0092795B" w:rsidRPr="00903DBA" w:rsidRDefault="0092795B" w:rsidP="0092795B">
      <w:pPr>
        <w:pStyle w:val="Code"/>
        <w:rPr>
          <w:highlight w:val="white"/>
        </w:rPr>
      </w:pPr>
      <w:r w:rsidRPr="00903DBA">
        <w:rPr>
          <w:highlight w:val="white"/>
        </w:rPr>
        <w:t xml:space="preserve">      else if ((message == null) &amp;&amp;</w:t>
      </w:r>
    </w:p>
    <w:p w14:paraId="2CAC6549" w14:textId="77777777" w:rsidR="0092795B" w:rsidRPr="00903DBA" w:rsidRDefault="0092795B" w:rsidP="0092795B">
      <w:pPr>
        <w:pStyle w:val="Code"/>
        <w:rPr>
          <w:highlight w:val="white"/>
        </w:rPr>
      </w:pPr>
      <w:r w:rsidRPr="00903DBA">
        <w:rPr>
          <w:highlight w:val="white"/>
        </w:rPr>
        <w:t xml:space="preserve">               (CCompiler_Main.Scanner.Path != null)) {</w:t>
      </w:r>
    </w:p>
    <w:p w14:paraId="6CB67031" w14:textId="77777777" w:rsidR="0092795B" w:rsidRPr="00903DBA" w:rsidRDefault="0092795B" w:rsidP="0092795B">
      <w:pPr>
        <w:pStyle w:val="Code"/>
        <w:rPr>
          <w:highlight w:val="white"/>
        </w:rPr>
      </w:pPr>
      <w:r w:rsidRPr="00903DBA">
        <w:rPr>
          <w:highlight w:val="white"/>
        </w:rPr>
        <w:t xml:space="preserve">        Console.Error.WriteLine(type + " at line " +</w:t>
      </w:r>
    </w:p>
    <w:p w14:paraId="2DFAFD5D" w14:textId="77777777" w:rsidR="0092795B" w:rsidRPr="00903DBA" w:rsidRDefault="0092795B" w:rsidP="0092795B">
      <w:pPr>
        <w:pStyle w:val="Code"/>
        <w:rPr>
          <w:highlight w:val="white"/>
        </w:rPr>
      </w:pPr>
      <w:r w:rsidRPr="00903DBA">
        <w:rPr>
          <w:highlight w:val="white"/>
        </w:rPr>
        <w:t xml:space="preserve">                CCompiler_Main.Scanner.Line + funcText +</w:t>
      </w:r>
    </w:p>
    <w:p w14:paraId="10D6B27A" w14:textId="77777777" w:rsidR="0092795B" w:rsidRPr="00903DBA" w:rsidRDefault="0092795B" w:rsidP="0092795B">
      <w:pPr>
        <w:pStyle w:val="Code"/>
        <w:rPr>
          <w:highlight w:val="white"/>
        </w:rPr>
      </w:pPr>
      <w:r w:rsidRPr="00903DBA">
        <w:rPr>
          <w:highlight w:val="white"/>
        </w:rPr>
        <w:t xml:space="preserve">                " in file " + CCompiler_Main.Scanner.Path.Name +</w:t>
      </w:r>
    </w:p>
    <w:p w14:paraId="1789B60F" w14:textId="77777777" w:rsidR="0092795B" w:rsidRPr="00903DBA" w:rsidRDefault="0092795B" w:rsidP="0092795B">
      <w:pPr>
        <w:pStyle w:val="Code"/>
        <w:rPr>
          <w:highlight w:val="white"/>
        </w:rPr>
      </w:pPr>
      <w:r w:rsidRPr="00903DBA">
        <w:rPr>
          <w:highlight w:val="white"/>
        </w:rPr>
        <w:t xml:space="preserve">                extraText + ".");</w:t>
      </w:r>
    </w:p>
    <w:p w14:paraId="191A18B8" w14:textId="77777777" w:rsidR="0092795B" w:rsidRPr="00903DBA" w:rsidRDefault="0092795B" w:rsidP="0092795B">
      <w:pPr>
        <w:pStyle w:val="Code"/>
        <w:rPr>
          <w:highlight w:val="white"/>
        </w:rPr>
      </w:pPr>
      <w:r w:rsidRPr="00903DBA">
        <w:rPr>
          <w:highlight w:val="white"/>
        </w:rPr>
        <w:t xml:space="preserve">      }</w:t>
      </w:r>
    </w:p>
    <w:p w14:paraId="19331853" w14:textId="77777777" w:rsidR="0092795B" w:rsidRPr="00903DBA" w:rsidRDefault="0092795B" w:rsidP="0092795B">
      <w:pPr>
        <w:pStyle w:val="Code"/>
        <w:rPr>
          <w:highlight w:val="white"/>
        </w:rPr>
      </w:pPr>
      <w:r w:rsidRPr="00903DBA">
        <w:rPr>
          <w:highlight w:val="white"/>
        </w:rPr>
        <w:t xml:space="preserve">      else if ((message != null) &amp;&amp;</w:t>
      </w:r>
    </w:p>
    <w:p w14:paraId="5838D495" w14:textId="77777777" w:rsidR="0092795B" w:rsidRPr="00903DBA" w:rsidRDefault="0092795B" w:rsidP="0092795B">
      <w:pPr>
        <w:pStyle w:val="Code"/>
        <w:rPr>
          <w:highlight w:val="white"/>
        </w:rPr>
      </w:pPr>
      <w:r w:rsidRPr="00903DBA">
        <w:rPr>
          <w:highlight w:val="white"/>
        </w:rPr>
        <w:t xml:space="preserve">               (CCompiler_Main.Scanner.Path == null)) {</w:t>
      </w:r>
    </w:p>
    <w:p w14:paraId="17404D52" w14:textId="77777777" w:rsidR="0092795B" w:rsidRPr="00903DBA" w:rsidRDefault="0092795B" w:rsidP="0092795B">
      <w:pPr>
        <w:pStyle w:val="Code"/>
        <w:rPr>
          <w:highlight w:val="white"/>
        </w:rPr>
      </w:pPr>
      <w:r w:rsidRPr="00903DBA">
        <w:rPr>
          <w:highlight w:val="white"/>
        </w:rPr>
        <w:t xml:space="preserve">        Console.Error.WriteLine(type + ". " + message +</w:t>
      </w:r>
    </w:p>
    <w:p w14:paraId="18E2F990" w14:textId="77777777" w:rsidR="0092795B" w:rsidRPr="00903DBA" w:rsidRDefault="0092795B" w:rsidP="0092795B">
      <w:pPr>
        <w:pStyle w:val="Code"/>
        <w:rPr>
          <w:highlight w:val="white"/>
        </w:rPr>
      </w:pPr>
      <w:r w:rsidRPr="00903DBA">
        <w:rPr>
          <w:highlight w:val="white"/>
        </w:rPr>
        <w:t xml:space="preserve">                                extraText + ".");</w:t>
      </w:r>
    </w:p>
    <w:p w14:paraId="568CDAAF" w14:textId="77777777" w:rsidR="0092795B" w:rsidRPr="00903DBA" w:rsidRDefault="0092795B" w:rsidP="0092795B">
      <w:pPr>
        <w:pStyle w:val="Code"/>
        <w:rPr>
          <w:highlight w:val="white"/>
        </w:rPr>
      </w:pPr>
      <w:r w:rsidRPr="00903DBA">
        <w:rPr>
          <w:highlight w:val="white"/>
        </w:rPr>
        <w:t xml:space="preserve">      }</w:t>
      </w:r>
    </w:p>
    <w:p w14:paraId="74AE4F73" w14:textId="77777777" w:rsidR="0092795B" w:rsidRPr="00903DBA" w:rsidRDefault="0092795B" w:rsidP="0092795B">
      <w:pPr>
        <w:pStyle w:val="Code"/>
        <w:rPr>
          <w:highlight w:val="white"/>
        </w:rPr>
      </w:pPr>
      <w:r w:rsidRPr="00903DBA">
        <w:rPr>
          <w:highlight w:val="white"/>
        </w:rPr>
        <w:t xml:space="preserve">      else if ((message == null) &amp;&amp;</w:t>
      </w:r>
    </w:p>
    <w:p w14:paraId="5E2AF3D9" w14:textId="77777777" w:rsidR="0092795B" w:rsidRPr="00903DBA" w:rsidRDefault="0092795B" w:rsidP="0092795B">
      <w:pPr>
        <w:pStyle w:val="Code"/>
        <w:rPr>
          <w:highlight w:val="white"/>
        </w:rPr>
      </w:pPr>
      <w:r w:rsidRPr="00903DBA">
        <w:rPr>
          <w:highlight w:val="white"/>
        </w:rPr>
        <w:t xml:space="preserve">               (CCompiler_Main.Scanner.Path == null)) {</w:t>
      </w:r>
    </w:p>
    <w:p w14:paraId="30D9BC73" w14:textId="77777777" w:rsidR="0092795B" w:rsidRPr="00903DBA" w:rsidRDefault="0092795B" w:rsidP="0092795B">
      <w:pPr>
        <w:pStyle w:val="Code"/>
        <w:rPr>
          <w:highlight w:val="white"/>
        </w:rPr>
      </w:pPr>
      <w:r w:rsidRPr="00903DBA">
        <w:rPr>
          <w:highlight w:val="white"/>
        </w:rPr>
        <w:t xml:space="preserve">        Console.Error.WriteLine(type + extraText + ".");</w:t>
      </w:r>
    </w:p>
    <w:p w14:paraId="2C1F61D8" w14:textId="77777777" w:rsidR="0092795B" w:rsidRPr="00903DBA" w:rsidRDefault="0092795B" w:rsidP="0092795B">
      <w:pPr>
        <w:pStyle w:val="Code"/>
        <w:rPr>
          <w:highlight w:val="white"/>
        </w:rPr>
      </w:pPr>
      <w:r w:rsidRPr="00903DBA">
        <w:rPr>
          <w:highlight w:val="white"/>
        </w:rPr>
        <w:t xml:space="preserve">      }</w:t>
      </w:r>
    </w:p>
    <w:p w14:paraId="4AF95BAF" w14:textId="77777777" w:rsidR="0092795B" w:rsidRPr="00903DBA" w:rsidRDefault="0092795B" w:rsidP="0092795B">
      <w:pPr>
        <w:pStyle w:val="Code"/>
        <w:rPr>
          <w:highlight w:val="white"/>
        </w:rPr>
      </w:pPr>
      <w:r w:rsidRPr="00903DBA">
        <w:rPr>
          <w:highlight w:val="white"/>
        </w:rPr>
        <w:t xml:space="preserve">    }</w:t>
      </w:r>
    </w:p>
    <w:p w14:paraId="5B3F1599" w14:textId="77777777" w:rsidR="0092795B" w:rsidRPr="00903DBA" w:rsidRDefault="0092795B" w:rsidP="0092795B">
      <w:pPr>
        <w:pStyle w:val="Code"/>
        <w:rPr>
          <w:highlight w:val="white"/>
        </w:rPr>
      </w:pPr>
      <w:r w:rsidRPr="00903DBA">
        <w:rPr>
          <w:highlight w:val="white"/>
        </w:rPr>
        <w:t xml:space="preserve">  }</w:t>
      </w:r>
    </w:p>
    <w:p w14:paraId="5AC961B0" w14:textId="1E2C844C" w:rsidR="0092795B" w:rsidRPr="00903DBA" w:rsidRDefault="0092795B" w:rsidP="0092795B">
      <w:pPr>
        <w:pStyle w:val="Code"/>
      </w:pPr>
      <w:r w:rsidRPr="00903DBA">
        <w:rPr>
          <w:highlight w:val="white"/>
        </w:rPr>
        <w:t>}</w:t>
      </w:r>
    </w:p>
    <w:p w14:paraId="7CEAACE6" w14:textId="4D26F5DA" w:rsidR="005E7D2C" w:rsidRPr="00903DBA" w:rsidRDefault="005E7D2C" w:rsidP="005E7D2C">
      <w:pPr>
        <w:pStyle w:val="CodeHeader"/>
      </w:pPr>
      <w:r w:rsidRPr="00903DBA">
        <w:t>Message.cs</w:t>
      </w:r>
    </w:p>
    <w:p w14:paraId="4E51A12E" w14:textId="77777777" w:rsidR="002538D4" w:rsidRPr="00903DBA" w:rsidRDefault="002538D4" w:rsidP="002538D4">
      <w:pPr>
        <w:pStyle w:val="Code"/>
        <w:rPr>
          <w:highlight w:val="white"/>
        </w:rPr>
      </w:pPr>
      <w:r w:rsidRPr="00903DBA">
        <w:rPr>
          <w:highlight w:val="white"/>
        </w:rPr>
        <w:t>namespace CCompiler {</w:t>
      </w:r>
    </w:p>
    <w:p w14:paraId="2CA141C5" w14:textId="77777777" w:rsidR="002538D4" w:rsidRPr="00903DBA" w:rsidRDefault="002538D4" w:rsidP="002538D4">
      <w:pPr>
        <w:pStyle w:val="Code"/>
        <w:rPr>
          <w:highlight w:val="white"/>
        </w:rPr>
      </w:pPr>
      <w:r w:rsidRPr="00903DBA">
        <w:rPr>
          <w:highlight w:val="white"/>
        </w:rPr>
        <w:t xml:space="preserve">  public enum Message {</w:t>
      </w:r>
    </w:p>
    <w:p w14:paraId="4164F729" w14:textId="77777777" w:rsidR="002538D4" w:rsidRPr="00903DBA" w:rsidRDefault="002538D4" w:rsidP="002538D4">
      <w:pPr>
        <w:pStyle w:val="Code"/>
        <w:rPr>
          <w:highlight w:val="white"/>
        </w:rPr>
      </w:pPr>
      <w:r w:rsidRPr="00903DBA">
        <w:rPr>
          <w:highlight w:val="white"/>
        </w:rPr>
        <w:t xml:space="preserve">    Keyword_defined_twice,</w:t>
      </w:r>
    </w:p>
    <w:p w14:paraId="596ABC81" w14:textId="77777777" w:rsidR="002538D4" w:rsidRPr="00903DBA" w:rsidRDefault="002538D4" w:rsidP="002538D4">
      <w:pPr>
        <w:pStyle w:val="Code"/>
        <w:rPr>
          <w:highlight w:val="white"/>
        </w:rPr>
      </w:pPr>
      <w:r w:rsidRPr="00903DBA">
        <w:rPr>
          <w:highlight w:val="white"/>
        </w:rPr>
        <w:t xml:space="preserve">    Invalid_specifier_sequence,</w:t>
      </w:r>
    </w:p>
    <w:p w14:paraId="6ECE8E2E" w14:textId="77777777" w:rsidR="002538D4" w:rsidRPr="00903DBA" w:rsidRDefault="002538D4" w:rsidP="002538D4">
      <w:pPr>
        <w:pStyle w:val="Code"/>
        <w:rPr>
          <w:highlight w:val="white"/>
        </w:rPr>
      </w:pPr>
      <w:r w:rsidRPr="00903DBA">
        <w:rPr>
          <w:highlight w:val="white"/>
        </w:rPr>
        <w:t xml:space="preserve">    Invalid_specifier_sequence_together_with_type,</w:t>
      </w:r>
    </w:p>
    <w:p w14:paraId="05317B71" w14:textId="77777777" w:rsidR="002538D4" w:rsidRPr="00903DBA" w:rsidRDefault="002538D4" w:rsidP="002538D4">
      <w:pPr>
        <w:pStyle w:val="Code"/>
        <w:rPr>
          <w:highlight w:val="white"/>
        </w:rPr>
      </w:pPr>
      <w:r w:rsidRPr="00903DBA">
        <w:rPr>
          <w:highlight w:val="white"/>
        </w:rPr>
        <w:t xml:space="preserve">    Out_of_registers,</w:t>
      </w:r>
    </w:p>
    <w:p w14:paraId="565953EC" w14:textId="77777777" w:rsidR="002538D4" w:rsidRPr="00903DBA" w:rsidRDefault="002538D4" w:rsidP="002538D4">
      <w:pPr>
        <w:pStyle w:val="Code"/>
        <w:rPr>
          <w:highlight w:val="white"/>
        </w:rPr>
      </w:pPr>
      <w:r w:rsidRPr="00903DBA">
        <w:rPr>
          <w:highlight w:val="white"/>
        </w:rPr>
        <w:t xml:space="preserve">    Unfinished_block_comment,</w:t>
      </w:r>
    </w:p>
    <w:p w14:paraId="3BF57594" w14:textId="77777777" w:rsidR="002538D4" w:rsidRPr="00903DBA" w:rsidRDefault="002538D4" w:rsidP="002538D4">
      <w:pPr>
        <w:pStyle w:val="Code"/>
        <w:rPr>
          <w:highlight w:val="white"/>
        </w:rPr>
      </w:pPr>
      <w:r w:rsidRPr="00903DBA">
        <w:rPr>
          <w:highlight w:val="white"/>
        </w:rPr>
        <w:t xml:space="preserve">    Invalid_type_cast,</w:t>
      </w:r>
    </w:p>
    <w:p w14:paraId="52AC775F" w14:textId="77777777" w:rsidR="002538D4" w:rsidRPr="00903DBA" w:rsidRDefault="002538D4" w:rsidP="002538D4">
      <w:pPr>
        <w:pStyle w:val="Code"/>
        <w:rPr>
          <w:highlight w:val="white"/>
        </w:rPr>
      </w:pPr>
      <w:r w:rsidRPr="00903DBA">
        <w:rPr>
          <w:highlight w:val="white"/>
        </w:rPr>
        <w:t xml:space="preserve">    Newline_in_string,</w:t>
      </w:r>
    </w:p>
    <w:p w14:paraId="3D6C51BA" w14:textId="77777777" w:rsidR="002538D4" w:rsidRPr="00903DBA" w:rsidRDefault="002538D4" w:rsidP="002538D4">
      <w:pPr>
        <w:pStyle w:val="Code"/>
        <w:rPr>
          <w:highlight w:val="white"/>
        </w:rPr>
      </w:pPr>
      <w:r w:rsidRPr="00903DBA">
        <w:rPr>
          <w:highlight w:val="white"/>
        </w:rPr>
        <w:t xml:space="preserve">    Unfinished_string,</w:t>
      </w:r>
    </w:p>
    <w:p w14:paraId="7F881AB8" w14:textId="77777777" w:rsidR="002538D4" w:rsidRPr="00903DBA" w:rsidRDefault="002538D4" w:rsidP="002538D4">
      <w:pPr>
        <w:pStyle w:val="Code"/>
        <w:rPr>
          <w:highlight w:val="white"/>
        </w:rPr>
      </w:pPr>
      <w:r w:rsidRPr="00903DBA">
        <w:rPr>
          <w:highlight w:val="white"/>
        </w:rPr>
        <w:t xml:space="preserve">    Parse_error,</w:t>
      </w:r>
    </w:p>
    <w:p w14:paraId="2375EFFE" w14:textId="77777777" w:rsidR="002538D4" w:rsidRPr="00903DBA" w:rsidRDefault="002538D4" w:rsidP="002538D4">
      <w:pPr>
        <w:pStyle w:val="Code"/>
        <w:rPr>
          <w:highlight w:val="white"/>
        </w:rPr>
      </w:pPr>
      <w:r w:rsidRPr="00903DBA">
        <w:rPr>
          <w:highlight w:val="white"/>
        </w:rPr>
        <w:t xml:space="preserve">    Invalid_type,</w:t>
      </w:r>
    </w:p>
    <w:p w14:paraId="7E84B385" w14:textId="77777777" w:rsidR="002538D4" w:rsidRPr="00903DBA" w:rsidRDefault="002538D4" w:rsidP="002538D4">
      <w:pPr>
        <w:pStyle w:val="Code"/>
        <w:rPr>
          <w:highlight w:val="white"/>
        </w:rPr>
      </w:pPr>
      <w:r w:rsidRPr="00903DBA">
        <w:rPr>
          <w:highlight w:val="white"/>
        </w:rPr>
        <w:t xml:space="preserve">    Operator_size,</w:t>
      </w:r>
    </w:p>
    <w:p w14:paraId="43E7E3C3" w14:textId="77777777" w:rsidR="002538D4" w:rsidRPr="00903DBA" w:rsidRDefault="002538D4" w:rsidP="002538D4">
      <w:pPr>
        <w:pStyle w:val="Code"/>
        <w:rPr>
          <w:highlight w:val="white"/>
        </w:rPr>
      </w:pPr>
      <w:r w:rsidRPr="00903DBA">
        <w:rPr>
          <w:highlight w:val="white"/>
        </w:rPr>
        <w:t xml:space="preserve">    Newline_in_character,</w:t>
      </w:r>
    </w:p>
    <w:p w14:paraId="32197FCA" w14:textId="77777777" w:rsidR="002538D4" w:rsidRPr="00903DBA" w:rsidRDefault="002538D4" w:rsidP="002538D4">
      <w:pPr>
        <w:pStyle w:val="Code"/>
        <w:rPr>
          <w:highlight w:val="white"/>
        </w:rPr>
      </w:pPr>
      <w:r w:rsidRPr="00903DBA">
        <w:rPr>
          <w:highlight w:val="white"/>
        </w:rPr>
        <w:t xml:space="preserve">    Unfinished_character,</w:t>
      </w:r>
    </w:p>
    <w:p w14:paraId="17483AF5" w14:textId="77777777" w:rsidR="002538D4" w:rsidRPr="00903DBA" w:rsidRDefault="002538D4" w:rsidP="002538D4">
      <w:pPr>
        <w:pStyle w:val="Code"/>
        <w:rPr>
          <w:highlight w:val="white"/>
        </w:rPr>
      </w:pPr>
      <w:r w:rsidRPr="00903DBA">
        <w:rPr>
          <w:highlight w:val="white"/>
        </w:rPr>
        <w:t xml:space="preserve">    Invalid_hexadecimal_code,</w:t>
      </w:r>
    </w:p>
    <w:p w14:paraId="490A82EC" w14:textId="77777777" w:rsidR="002538D4" w:rsidRPr="00903DBA" w:rsidRDefault="002538D4" w:rsidP="002538D4">
      <w:pPr>
        <w:pStyle w:val="Code"/>
        <w:rPr>
          <w:highlight w:val="white"/>
        </w:rPr>
      </w:pPr>
      <w:r w:rsidRPr="00903DBA">
        <w:rPr>
          <w:highlight w:val="white"/>
        </w:rPr>
        <w:t xml:space="preserve">    Invalid_slash_sequence,</w:t>
      </w:r>
    </w:p>
    <w:p w14:paraId="334D813C" w14:textId="77777777" w:rsidR="002538D4" w:rsidRPr="00903DBA" w:rsidRDefault="002538D4" w:rsidP="002538D4">
      <w:pPr>
        <w:pStyle w:val="Code"/>
        <w:rPr>
          <w:highlight w:val="white"/>
        </w:rPr>
      </w:pPr>
      <w:r w:rsidRPr="00903DBA">
        <w:rPr>
          <w:highlight w:val="white"/>
        </w:rPr>
        <w:t xml:space="preserve">    Double_sharps_at_beginning_of_line,</w:t>
      </w:r>
    </w:p>
    <w:p w14:paraId="3F63AB0C" w14:textId="77777777" w:rsidR="002538D4" w:rsidRPr="00903DBA" w:rsidRDefault="002538D4" w:rsidP="002538D4">
      <w:pPr>
        <w:pStyle w:val="Code"/>
        <w:rPr>
          <w:highlight w:val="white"/>
        </w:rPr>
      </w:pPr>
      <w:r w:rsidRPr="00903DBA">
        <w:rPr>
          <w:highlight w:val="white"/>
        </w:rPr>
        <w:t xml:space="preserve">    Double_sharps_at_end_of_line,</w:t>
      </w:r>
    </w:p>
    <w:p w14:paraId="6DA5B370" w14:textId="77777777" w:rsidR="002538D4" w:rsidRPr="00903DBA" w:rsidRDefault="002538D4" w:rsidP="002538D4">
      <w:pPr>
        <w:pStyle w:val="Code"/>
        <w:rPr>
          <w:highlight w:val="white"/>
        </w:rPr>
      </w:pPr>
      <w:r w:rsidRPr="00903DBA">
        <w:rPr>
          <w:highlight w:val="white"/>
        </w:rPr>
        <w:t xml:space="preserve">    Two_consecutive_double_sharps,</w:t>
      </w:r>
    </w:p>
    <w:p w14:paraId="08E1C5DA" w14:textId="55B61423" w:rsidR="002538D4" w:rsidRPr="00903DBA" w:rsidRDefault="002538D4" w:rsidP="002538D4">
      <w:pPr>
        <w:pStyle w:val="Code"/>
        <w:rPr>
          <w:highlight w:val="white"/>
        </w:rPr>
      </w:pPr>
      <w:r w:rsidRPr="00903DBA">
        <w:rPr>
          <w:highlight w:val="white"/>
        </w:rPr>
        <w:t xml:space="preserve">    </w:t>
      </w:r>
      <w:r w:rsidR="001C4770" w:rsidRPr="00903DBA">
        <w:rPr>
          <w:highlight w:val="white"/>
        </w:rPr>
        <w:t>Only_extern_or_static_storage_allowed_for_functions,</w:t>
      </w:r>
      <w:r w:rsidRPr="00903DBA">
        <w:rPr>
          <w:highlight w:val="white"/>
        </w:rPr>
        <w:t>,</w:t>
      </w:r>
    </w:p>
    <w:p w14:paraId="587000E7" w14:textId="77777777" w:rsidR="002538D4" w:rsidRPr="00903DBA" w:rsidRDefault="002538D4" w:rsidP="002538D4">
      <w:pPr>
        <w:pStyle w:val="Code"/>
        <w:rPr>
          <w:highlight w:val="white"/>
        </w:rPr>
      </w:pPr>
      <w:r w:rsidRPr="00903DBA">
        <w:rPr>
          <w:highlight w:val="white"/>
        </w:rPr>
        <w:t xml:space="preserve">    Only_auto_or_register_storage_allowed_for_struct_or_union_member,</w:t>
      </w:r>
    </w:p>
    <w:p w14:paraId="5BDF8D69" w14:textId="77777777" w:rsidR="002538D4" w:rsidRPr="00903DBA" w:rsidRDefault="002538D4" w:rsidP="002538D4">
      <w:pPr>
        <w:pStyle w:val="Code"/>
        <w:rPr>
          <w:highlight w:val="white"/>
        </w:rPr>
      </w:pPr>
      <w:r w:rsidRPr="00903DBA">
        <w:rPr>
          <w:highlight w:val="white"/>
        </w:rPr>
        <w:t xml:space="preserve">    Function_missing,</w:t>
      </w:r>
    </w:p>
    <w:p w14:paraId="2A40D9C6" w14:textId="77777777" w:rsidR="002538D4" w:rsidRPr="00903DBA" w:rsidRDefault="002538D4" w:rsidP="002538D4">
      <w:pPr>
        <w:pStyle w:val="Code"/>
        <w:rPr>
          <w:highlight w:val="white"/>
        </w:rPr>
      </w:pPr>
      <w:r w:rsidRPr="00903DBA">
        <w:rPr>
          <w:highlight w:val="white"/>
        </w:rPr>
        <w:t xml:space="preserve">    Not_a_function,</w:t>
      </w:r>
    </w:p>
    <w:p w14:paraId="14EF5899" w14:textId="77777777" w:rsidR="002538D4" w:rsidRPr="00903DBA" w:rsidRDefault="002538D4" w:rsidP="002538D4">
      <w:pPr>
        <w:pStyle w:val="Code"/>
        <w:rPr>
          <w:highlight w:val="white"/>
        </w:rPr>
      </w:pPr>
      <w:r w:rsidRPr="00903DBA">
        <w:rPr>
          <w:highlight w:val="white"/>
        </w:rPr>
        <w:t xml:space="preserve">    Function_main_must_return_void_or_integer,</w:t>
      </w:r>
    </w:p>
    <w:p w14:paraId="3D26ACFD" w14:textId="77777777" w:rsidR="002538D4" w:rsidRPr="00903DBA" w:rsidRDefault="002538D4" w:rsidP="002538D4">
      <w:pPr>
        <w:pStyle w:val="Code"/>
        <w:rPr>
          <w:highlight w:val="white"/>
        </w:rPr>
      </w:pPr>
      <w:r w:rsidRPr="00903DBA">
        <w:rPr>
          <w:highlight w:val="white"/>
        </w:rPr>
        <w:t xml:space="preserve">    Undefined_parameter_in_old__style_function_definitializerion,</w:t>
      </w:r>
    </w:p>
    <w:p w14:paraId="0FC743B9" w14:textId="77777777" w:rsidR="002538D4" w:rsidRPr="00903DBA" w:rsidRDefault="002538D4" w:rsidP="002538D4">
      <w:pPr>
        <w:pStyle w:val="Code"/>
        <w:rPr>
          <w:highlight w:val="white"/>
        </w:rPr>
      </w:pPr>
      <w:r w:rsidRPr="00903DBA">
        <w:rPr>
          <w:highlight w:val="white"/>
        </w:rPr>
        <w:t xml:space="preserve">    Unmatched_number_of_parameters_in_old__style_function_definitializerion,</w:t>
      </w:r>
    </w:p>
    <w:p w14:paraId="6A7DD391" w14:textId="77777777" w:rsidR="002538D4" w:rsidRPr="00903DBA" w:rsidRDefault="002538D4" w:rsidP="002538D4">
      <w:pPr>
        <w:pStyle w:val="Code"/>
        <w:rPr>
          <w:highlight w:val="white"/>
        </w:rPr>
      </w:pPr>
      <w:r w:rsidRPr="00903DBA">
        <w:rPr>
          <w:highlight w:val="white"/>
        </w:rPr>
        <w:t xml:space="preserve">    A_function_must_be_static_or_extern,</w:t>
      </w:r>
    </w:p>
    <w:p w14:paraId="782A46D3" w14:textId="77777777" w:rsidR="002538D4" w:rsidRPr="00903DBA" w:rsidRDefault="002538D4" w:rsidP="002538D4">
      <w:pPr>
        <w:pStyle w:val="Code"/>
        <w:rPr>
          <w:highlight w:val="white"/>
        </w:rPr>
      </w:pPr>
      <w:r w:rsidRPr="00903DBA">
        <w:rPr>
          <w:highlight w:val="white"/>
        </w:rPr>
        <w:t xml:space="preserve">    Invalid_parameter_list,</w:t>
      </w:r>
    </w:p>
    <w:p w14:paraId="08EC151A" w14:textId="77777777" w:rsidR="002538D4" w:rsidRPr="00903DBA" w:rsidRDefault="002538D4" w:rsidP="002538D4">
      <w:pPr>
        <w:pStyle w:val="Code"/>
        <w:rPr>
          <w:highlight w:val="white"/>
        </w:rPr>
      </w:pPr>
      <w:r w:rsidRPr="00903DBA">
        <w:rPr>
          <w:highlight w:val="white"/>
        </w:rPr>
        <w:t xml:space="preserve">    Undefined_label,</w:t>
      </w:r>
    </w:p>
    <w:p w14:paraId="63F23114" w14:textId="77777777" w:rsidR="002538D4" w:rsidRPr="00903DBA" w:rsidRDefault="002538D4" w:rsidP="002538D4">
      <w:pPr>
        <w:pStyle w:val="Code"/>
        <w:rPr>
          <w:highlight w:val="white"/>
        </w:rPr>
      </w:pPr>
      <w:r w:rsidRPr="00903DBA">
        <w:rPr>
          <w:highlight w:val="white"/>
        </w:rPr>
        <w:t xml:space="preserve">    Unreferenced_label,</w:t>
      </w:r>
    </w:p>
    <w:p w14:paraId="5D51B3AA" w14:textId="77777777" w:rsidR="002538D4" w:rsidRPr="00903DBA" w:rsidRDefault="002538D4" w:rsidP="002538D4">
      <w:pPr>
        <w:pStyle w:val="Code"/>
        <w:rPr>
          <w:highlight w:val="white"/>
        </w:rPr>
      </w:pPr>
      <w:r w:rsidRPr="00903DBA">
        <w:rPr>
          <w:highlight w:val="white"/>
        </w:rPr>
        <w:t xml:space="preserve">    Missing_goto_address,</w:t>
      </w:r>
    </w:p>
    <w:p w14:paraId="22667413" w14:textId="77777777" w:rsidR="002538D4" w:rsidRPr="00903DBA" w:rsidRDefault="002538D4" w:rsidP="002538D4">
      <w:pPr>
        <w:pStyle w:val="Code"/>
        <w:rPr>
          <w:highlight w:val="white"/>
        </w:rPr>
      </w:pPr>
      <w:r w:rsidRPr="00903DBA">
        <w:rPr>
          <w:highlight w:val="white"/>
        </w:rPr>
        <w:t xml:space="preserve">    Tag_already_defined,</w:t>
      </w:r>
    </w:p>
    <w:p w14:paraId="4F7FC548" w14:textId="77777777" w:rsidR="002538D4" w:rsidRPr="00903DBA" w:rsidRDefault="002538D4" w:rsidP="002538D4">
      <w:pPr>
        <w:pStyle w:val="Code"/>
        <w:rPr>
          <w:highlight w:val="white"/>
        </w:rPr>
      </w:pPr>
      <w:r w:rsidRPr="00903DBA">
        <w:rPr>
          <w:highlight w:val="white"/>
        </w:rPr>
        <w:t xml:space="preserve">    Tag_not_found,</w:t>
      </w:r>
    </w:p>
    <w:p w14:paraId="73C046D3" w14:textId="77777777" w:rsidR="002538D4" w:rsidRPr="00903DBA" w:rsidRDefault="002538D4" w:rsidP="002538D4">
      <w:pPr>
        <w:pStyle w:val="Code"/>
        <w:rPr>
          <w:highlight w:val="white"/>
        </w:rPr>
      </w:pPr>
      <w:r w:rsidRPr="00903DBA">
        <w:rPr>
          <w:highlight w:val="white"/>
        </w:rPr>
        <w:t xml:space="preserve">    Duplicate_symbol,</w:t>
      </w:r>
    </w:p>
    <w:p w14:paraId="326A0D88" w14:textId="77777777" w:rsidR="002538D4" w:rsidRPr="00903DBA" w:rsidRDefault="002538D4" w:rsidP="002538D4">
      <w:pPr>
        <w:pStyle w:val="Code"/>
        <w:rPr>
          <w:highlight w:val="white"/>
        </w:rPr>
      </w:pPr>
      <w:r w:rsidRPr="00903DBA">
        <w:rPr>
          <w:highlight w:val="white"/>
        </w:rPr>
        <w:t xml:space="preserve">    Unknown_enumeration,</w:t>
      </w:r>
    </w:p>
    <w:p w14:paraId="2995DE11" w14:textId="77777777" w:rsidR="002538D4" w:rsidRPr="00903DBA" w:rsidRDefault="002538D4" w:rsidP="002538D4">
      <w:pPr>
        <w:pStyle w:val="Code"/>
        <w:rPr>
          <w:highlight w:val="white"/>
        </w:rPr>
      </w:pPr>
      <w:r w:rsidRPr="00903DBA">
        <w:rPr>
          <w:highlight w:val="white"/>
        </w:rPr>
        <w:t xml:space="preserve">    Not_an_enumeration,</w:t>
      </w:r>
    </w:p>
    <w:p w14:paraId="75750CD6" w14:textId="77777777" w:rsidR="002538D4" w:rsidRPr="00903DBA" w:rsidRDefault="002538D4" w:rsidP="002538D4">
      <w:pPr>
        <w:pStyle w:val="Code"/>
        <w:rPr>
          <w:highlight w:val="white"/>
        </w:rPr>
      </w:pPr>
      <w:r w:rsidRPr="00903DBA">
        <w:rPr>
          <w:highlight w:val="white"/>
        </w:rPr>
        <w:t xml:space="preserve">    Different_return_type_in_function_redeclaration,</w:t>
      </w:r>
    </w:p>
    <w:p w14:paraId="267A65B4" w14:textId="6860720B" w:rsidR="002538D4" w:rsidRPr="00903DBA" w:rsidRDefault="002538D4" w:rsidP="002538D4">
      <w:pPr>
        <w:pStyle w:val="Code"/>
        <w:rPr>
          <w:highlight w:val="white"/>
        </w:rPr>
      </w:pPr>
      <w:r w:rsidRPr="00903DBA">
        <w:rPr>
          <w:highlight w:val="white"/>
        </w:rPr>
        <w:t xml:space="preserve">    Mixing_</w:t>
      </w:r>
      <w:r w:rsidR="00D47EB7">
        <w:rPr>
          <w:highlight w:val="white"/>
        </w:rPr>
        <w:t>variadic</w:t>
      </w:r>
      <w:r w:rsidRPr="00903DBA">
        <w:rPr>
          <w:highlight w:val="white"/>
        </w:rPr>
        <w:t>_function_parameter_in_redeclaration,</w:t>
      </w:r>
    </w:p>
    <w:p w14:paraId="409C7CE3" w14:textId="77777777" w:rsidR="002538D4" w:rsidRPr="00903DBA" w:rsidRDefault="002538D4" w:rsidP="002538D4">
      <w:pPr>
        <w:pStyle w:val="Code"/>
        <w:rPr>
          <w:highlight w:val="white"/>
        </w:rPr>
      </w:pPr>
      <w:r w:rsidRPr="00903DBA">
        <w:rPr>
          <w:highlight w:val="white"/>
        </w:rPr>
        <w:t xml:space="preserve">    Different_parameter_lists_in_function_redeclaration,</w:t>
      </w:r>
    </w:p>
    <w:p w14:paraId="4E6FE9C7" w14:textId="77777777" w:rsidR="002538D4" w:rsidRPr="00903DBA" w:rsidRDefault="002538D4" w:rsidP="002538D4">
      <w:pPr>
        <w:pStyle w:val="Code"/>
        <w:rPr>
          <w:highlight w:val="white"/>
        </w:rPr>
      </w:pPr>
      <w:r w:rsidRPr="00903DBA">
        <w:rPr>
          <w:highlight w:val="white"/>
        </w:rPr>
        <w:t xml:space="preserve">    Functions_cannot_be_initialized,</w:t>
      </w:r>
    </w:p>
    <w:p w14:paraId="366864EA" w14:textId="77777777" w:rsidR="002538D4" w:rsidRPr="00903DBA" w:rsidRDefault="002538D4" w:rsidP="002538D4">
      <w:pPr>
        <w:pStyle w:val="Code"/>
        <w:rPr>
          <w:highlight w:val="white"/>
        </w:rPr>
      </w:pPr>
      <w:r w:rsidRPr="00903DBA">
        <w:rPr>
          <w:highlight w:val="white"/>
        </w:rPr>
        <w:t xml:space="preserve">    Typedef_cannot_be_initialized,</w:t>
      </w:r>
    </w:p>
    <w:p w14:paraId="5DF434E1" w14:textId="77777777" w:rsidR="002538D4" w:rsidRPr="00903DBA" w:rsidRDefault="002538D4" w:rsidP="002538D4">
      <w:pPr>
        <w:pStyle w:val="Code"/>
        <w:rPr>
          <w:highlight w:val="white"/>
        </w:rPr>
      </w:pPr>
      <w:r w:rsidRPr="00903DBA">
        <w:rPr>
          <w:highlight w:val="white"/>
        </w:rPr>
        <w:t xml:space="preserve">    Extern_cannot_be_initialized,</w:t>
      </w:r>
    </w:p>
    <w:p w14:paraId="7C9D8DB3" w14:textId="77777777" w:rsidR="002538D4" w:rsidRPr="00903DBA" w:rsidRDefault="002538D4" w:rsidP="002538D4">
      <w:pPr>
        <w:pStyle w:val="Code"/>
        <w:rPr>
          <w:highlight w:val="white"/>
        </w:rPr>
      </w:pPr>
      <w:r w:rsidRPr="00903DBA">
        <w:rPr>
          <w:highlight w:val="white"/>
        </w:rPr>
        <w:t xml:space="preserve">    Struct_or_union_field_cannot_be_initialized,</w:t>
      </w:r>
    </w:p>
    <w:p w14:paraId="435216CB" w14:textId="77777777" w:rsidR="002538D4" w:rsidRPr="00903DBA" w:rsidRDefault="002538D4" w:rsidP="002538D4">
      <w:pPr>
        <w:pStyle w:val="Code"/>
        <w:rPr>
          <w:highlight w:val="white"/>
        </w:rPr>
      </w:pPr>
      <w:r w:rsidRPr="00903DBA">
        <w:rPr>
          <w:highlight w:val="white"/>
        </w:rPr>
        <w:t xml:space="preserve">    Auto_or_register_storage_in_global_scope,</w:t>
      </w:r>
    </w:p>
    <w:p w14:paraId="3F4152DF" w14:textId="77777777" w:rsidR="002538D4" w:rsidRPr="00903DBA" w:rsidRDefault="002538D4" w:rsidP="002538D4">
      <w:pPr>
        <w:pStyle w:val="Code"/>
        <w:rPr>
          <w:highlight w:val="white"/>
        </w:rPr>
      </w:pPr>
      <w:r w:rsidRPr="00903DBA">
        <w:rPr>
          <w:highlight w:val="white"/>
        </w:rPr>
        <w:t xml:space="preserve">    Name_already_defined,</w:t>
      </w:r>
    </w:p>
    <w:p w14:paraId="481508C8" w14:textId="77777777" w:rsidR="002538D4" w:rsidRPr="00903DBA" w:rsidRDefault="002538D4" w:rsidP="002538D4">
      <w:pPr>
        <w:pStyle w:val="Code"/>
        <w:rPr>
          <w:highlight w:val="white"/>
        </w:rPr>
      </w:pPr>
      <w:r w:rsidRPr="00903DBA">
        <w:rPr>
          <w:highlight w:val="white"/>
        </w:rPr>
        <w:t xml:space="preserve">    Different_types_in_redeclaration,</w:t>
      </w:r>
    </w:p>
    <w:p w14:paraId="69FEBD57" w14:textId="77777777" w:rsidR="002538D4" w:rsidRPr="00903DBA" w:rsidRDefault="002538D4" w:rsidP="002538D4">
      <w:pPr>
        <w:pStyle w:val="Code"/>
        <w:rPr>
          <w:highlight w:val="white"/>
        </w:rPr>
      </w:pPr>
      <w:r w:rsidRPr="00903DBA">
        <w:rPr>
          <w:highlight w:val="white"/>
        </w:rPr>
        <w:t xml:space="preserve">    Invalid_tag_redeclaration,</w:t>
      </w:r>
    </w:p>
    <w:p w14:paraId="6CB2A6E4" w14:textId="77777777" w:rsidR="002538D4" w:rsidRPr="00903DBA" w:rsidRDefault="002538D4" w:rsidP="002538D4">
      <w:pPr>
        <w:pStyle w:val="Code"/>
        <w:rPr>
          <w:highlight w:val="white"/>
        </w:rPr>
      </w:pPr>
      <w:r w:rsidRPr="00903DBA">
        <w:rPr>
          <w:highlight w:val="white"/>
        </w:rPr>
        <w:t xml:space="preserve">    Case_without_switch,</w:t>
      </w:r>
    </w:p>
    <w:p w14:paraId="1CB97570" w14:textId="77777777" w:rsidR="002538D4" w:rsidRPr="00903DBA" w:rsidRDefault="002538D4" w:rsidP="002538D4">
      <w:pPr>
        <w:pStyle w:val="Code"/>
        <w:rPr>
          <w:highlight w:val="white"/>
        </w:rPr>
      </w:pPr>
      <w:r w:rsidRPr="00903DBA">
        <w:rPr>
          <w:highlight w:val="white"/>
        </w:rPr>
        <w:t xml:space="preserve">    Non__constant_case_value,</w:t>
      </w:r>
    </w:p>
    <w:p w14:paraId="11DAFFDD" w14:textId="77777777" w:rsidR="002538D4" w:rsidRPr="00903DBA" w:rsidRDefault="002538D4" w:rsidP="002538D4">
      <w:pPr>
        <w:pStyle w:val="Code"/>
        <w:rPr>
          <w:highlight w:val="white"/>
        </w:rPr>
      </w:pPr>
      <w:r w:rsidRPr="00903DBA">
        <w:rPr>
          <w:highlight w:val="white"/>
        </w:rPr>
        <w:t xml:space="preserve">    Repeated_case_value,</w:t>
      </w:r>
    </w:p>
    <w:p w14:paraId="19968147" w14:textId="77777777" w:rsidR="002538D4" w:rsidRPr="00903DBA" w:rsidRDefault="002538D4" w:rsidP="002538D4">
      <w:pPr>
        <w:pStyle w:val="Code"/>
        <w:rPr>
          <w:highlight w:val="white"/>
        </w:rPr>
      </w:pPr>
      <w:r w:rsidRPr="00903DBA">
        <w:rPr>
          <w:highlight w:val="white"/>
        </w:rPr>
        <w:t xml:space="preserve">    Default_without_switch,</w:t>
      </w:r>
    </w:p>
    <w:p w14:paraId="3DEA38EA" w14:textId="77777777" w:rsidR="002538D4" w:rsidRPr="00903DBA" w:rsidRDefault="002538D4" w:rsidP="002538D4">
      <w:pPr>
        <w:pStyle w:val="Code"/>
        <w:rPr>
          <w:highlight w:val="white"/>
        </w:rPr>
      </w:pPr>
      <w:r w:rsidRPr="00903DBA">
        <w:rPr>
          <w:highlight w:val="white"/>
        </w:rPr>
        <w:t xml:space="preserve">    Repeted_default,</w:t>
      </w:r>
    </w:p>
    <w:p w14:paraId="5D9644B8" w14:textId="77777777" w:rsidR="002538D4" w:rsidRPr="00903DBA" w:rsidRDefault="002538D4" w:rsidP="002538D4">
      <w:pPr>
        <w:pStyle w:val="Code"/>
        <w:rPr>
          <w:highlight w:val="white"/>
        </w:rPr>
      </w:pPr>
      <w:r w:rsidRPr="00903DBA">
        <w:rPr>
          <w:highlight w:val="white"/>
        </w:rPr>
        <w:t xml:space="preserve">    Break_without_switch____while____do____or____for,</w:t>
      </w:r>
    </w:p>
    <w:p w14:paraId="68D72D45" w14:textId="77777777" w:rsidR="002538D4" w:rsidRPr="00903DBA" w:rsidRDefault="002538D4" w:rsidP="002538D4">
      <w:pPr>
        <w:pStyle w:val="Code"/>
        <w:rPr>
          <w:highlight w:val="white"/>
        </w:rPr>
      </w:pPr>
      <w:r w:rsidRPr="00903DBA">
        <w:rPr>
          <w:highlight w:val="white"/>
        </w:rPr>
        <w:t xml:space="preserve">    Continue_without_while____do____or____for,</w:t>
      </w:r>
    </w:p>
    <w:p w14:paraId="21F09585" w14:textId="77777777" w:rsidR="002538D4" w:rsidRPr="00903DBA" w:rsidRDefault="002538D4" w:rsidP="002538D4">
      <w:pPr>
        <w:pStyle w:val="Code"/>
        <w:rPr>
          <w:highlight w:val="white"/>
        </w:rPr>
      </w:pPr>
      <w:r w:rsidRPr="00903DBA">
        <w:rPr>
          <w:highlight w:val="white"/>
        </w:rPr>
        <w:t xml:space="preserve">    Unnamed_function_definitializerion,</w:t>
      </w:r>
    </w:p>
    <w:p w14:paraId="25A4E6E9" w14:textId="77777777" w:rsidR="002538D4" w:rsidRPr="00903DBA" w:rsidRDefault="002538D4" w:rsidP="002538D4">
      <w:pPr>
        <w:pStyle w:val="Code"/>
        <w:rPr>
          <w:highlight w:val="white"/>
        </w:rPr>
      </w:pPr>
      <w:r w:rsidRPr="00903DBA">
        <w:rPr>
          <w:highlight w:val="white"/>
        </w:rPr>
        <w:t xml:space="preserve">    New_and_old_style_mixed_function_definitializerion,</w:t>
      </w:r>
    </w:p>
    <w:p w14:paraId="423B3915" w14:textId="77777777" w:rsidR="002538D4" w:rsidRPr="00903DBA" w:rsidRDefault="002538D4" w:rsidP="002538D4">
      <w:pPr>
        <w:pStyle w:val="Code"/>
        <w:rPr>
          <w:highlight w:val="white"/>
        </w:rPr>
      </w:pPr>
      <w:r w:rsidRPr="00903DBA">
        <w:rPr>
          <w:highlight w:val="white"/>
        </w:rPr>
        <w:t xml:space="preserve">    Non__integral_enum_value,</w:t>
      </w:r>
    </w:p>
    <w:p w14:paraId="7509BC8F" w14:textId="77777777" w:rsidR="002538D4" w:rsidRPr="00903DBA" w:rsidRDefault="002538D4" w:rsidP="002538D4">
      <w:pPr>
        <w:pStyle w:val="Code"/>
        <w:rPr>
          <w:highlight w:val="white"/>
        </w:rPr>
      </w:pPr>
      <w:r w:rsidRPr="00903DBA">
        <w:rPr>
          <w:highlight w:val="white"/>
        </w:rPr>
        <w:t xml:space="preserve">    Non__constant_enum_value,</w:t>
      </w:r>
    </w:p>
    <w:p w14:paraId="4FEC5E79" w14:textId="77777777" w:rsidR="00772CAF" w:rsidRPr="00772CAF" w:rsidRDefault="00772CAF" w:rsidP="00772CAF">
      <w:pPr>
        <w:pStyle w:val="Code"/>
        <w:rPr>
          <w:highlight w:val="white"/>
        </w:rPr>
      </w:pPr>
      <w:r w:rsidRPr="00772CAF">
        <w:rPr>
          <w:highlight w:val="white"/>
        </w:rPr>
        <w:t xml:space="preserve">    Bitfields_only_allowed_in_structs_or_unions,</w:t>
      </w:r>
    </w:p>
    <w:p w14:paraId="67EC836F" w14:textId="77777777" w:rsidR="002538D4" w:rsidRPr="00903DBA" w:rsidRDefault="002538D4" w:rsidP="002538D4">
      <w:pPr>
        <w:pStyle w:val="Code"/>
        <w:rPr>
          <w:highlight w:val="white"/>
        </w:rPr>
      </w:pPr>
      <w:r w:rsidRPr="00903DBA">
        <w:rPr>
          <w:highlight w:val="white"/>
        </w:rPr>
        <w:t xml:space="preserve">    Only_auto_or_register_storage_allowed_in_struct_or_union,</w:t>
      </w:r>
    </w:p>
    <w:p w14:paraId="777B1795" w14:textId="77777777" w:rsidR="002538D4" w:rsidRPr="00903DBA" w:rsidRDefault="002538D4" w:rsidP="002538D4">
      <w:pPr>
        <w:pStyle w:val="Code"/>
        <w:rPr>
          <w:highlight w:val="white"/>
        </w:rPr>
      </w:pPr>
      <w:r w:rsidRPr="00903DBA">
        <w:rPr>
          <w:highlight w:val="white"/>
        </w:rPr>
        <w:t xml:space="preserve">    Non__integral_bits_expression,</w:t>
      </w:r>
    </w:p>
    <w:p w14:paraId="48449C4D" w14:textId="77777777" w:rsidR="002538D4" w:rsidRPr="00903DBA" w:rsidRDefault="002538D4" w:rsidP="002538D4">
      <w:pPr>
        <w:pStyle w:val="Code"/>
        <w:rPr>
          <w:highlight w:val="white"/>
        </w:rPr>
      </w:pPr>
      <w:r w:rsidRPr="00903DBA">
        <w:rPr>
          <w:highlight w:val="white"/>
        </w:rPr>
        <w:t xml:space="preserve">    Bits_value_out_of_range,</w:t>
      </w:r>
    </w:p>
    <w:p w14:paraId="0B2D027A" w14:textId="77777777" w:rsidR="002538D4" w:rsidRPr="00903DBA" w:rsidRDefault="002538D4" w:rsidP="002538D4">
      <w:pPr>
        <w:pStyle w:val="Code"/>
        <w:rPr>
          <w:highlight w:val="white"/>
        </w:rPr>
      </w:pPr>
      <w:r w:rsidRPr="00903DBA">
        <w:rPr>
          <w:highlight w:val="white"/>
        </w:rPr>
        <w:t xml:space="preserve">    Non__positive_array_size,</w:t>
      </w:r>
    </w:p>
    <w:p w14:paraId="58C4C741" w14:textId="77777777" w:rsidR="002538D4" w:rsidRPr="00903DBA" w:rsidRDefault="002538D4" w:rsidP="002538D4">
      <w:pPr>
        <w:pStyle w:val="Code"/>
        <w:rPr>
          <w:highlight w:val="white"/>
        </w:rPr>
      </w:pPr>
      <w:r w:rsidRPr="00903DBA">
        <w:rPr>
          <w:highlight w:val="white"/>
        </w:rPr>
        <w:t xml:space="preserve">    Non__constant_expression,</w:t>
      </w:r>
    </w:p>
    <w:p w14:paraId="101CE6A7" w14:textId="77777777" w:rsidR="002538D4" w:rsidRPr="00903DBA" w:rsidRDefault="002538D4" w:rsidP="002538D4">
      <w:pPr>
        <w:pStyle w:val="Code"/>
        <w:rPr>
          <w:highlight w:val="white"/>
        </w:rPr>
      </w:pPr>
      <w:r w:rsidRPr="00903DBA">
        <w:rPr>
          <w:highlight w:val="white"/>
        </w:rPr>
        <w:t xml:space="preserve">    Not_constant_or_static_expression,</w:t>
      </w:r>
    </w:p>
    <w:p w14:paraId="3FC94692" w14:textId="7A0B2D62" w:rsidR="002538D4" w:rsidRPr="00903DBA" w:rsidRDefault="002538D4" w:rsidP="002538D4">
      <w:pPr>
        <w:pStyle w:val="Code"/>
        <w:rPr>
          <w:highlight w:val="white"/>
        </w:rPr>
      </w:pPr>
      <w:r w:rsidRPr="00903DBA">
        <w:rPr>
          <w:highlight w:val="white"/>
        </w:rPr>
        <w:t xml:space="preserve">    An_</w:t>
      </w:r>
      <w:r w:rsidR="004A5B68">
        <w:rPr>
          <w:highlight w:val="white"/>
        </w:rPr>
        <w:t>variadic</w:t>
      </w:r>
      <w:r w:rsidRPr="00903DBA">
        <w:rPr>
          <w:highlight w:val="white"/>
        </w:rPr>
        <w:t>_function_must_have_at_least_one_parameter,</w:t>
      </w:r>
    </w:p>
    <w:p w14:paraId="27A527D5" w14:textId="77777777" w:rsidR="002538D4" w:rsidRPr="00903DBA" w:rsidRDefault="002538D4" w:rsidP="002538D4">
      <w:pPr>
        <w:pStyle w:val="Code"/>
        <w:rPr>
          <w:highlight w:val="white"/>
        </w:rPr>
      </w:pPr>
      <w:r w:rsidRPr="00903DBA">
        <w:rPr>
          <w:highlight w:val="white"/>
        </w:rPr>
        <w:t xml:space="preserve">    A_void_parameter_cannot_be_named,</w:t>
      </w:r>
    </w:p>
    <w:p w14:paraId="05F5D339" w14:textId="36F1500C" w:rsidR="002538D4" w:rsidRPr="00903DBA" w:rsidRDefault="002538D4" w:rsidP="002538D4">
      <w:pPr>
        <w:pStyle w:val="Code"/>
        <w:rPr>
          <w:highlight w:val="white"/>
        </w:rPr>
      </w:pPr>
      <w:r w:rsidRPr="00903DBA">
        <w:rPr>
          <w:highlight w:val="white"/>
        </w:rPr>
        <w:t xml:space="preserve">    An_</w:t>
      </w:r>
      <w:r w:rsidR="004A5B68">
        <w:rPr>
          <w:highlight w:val="white"/>
        </w:rPr>
        <w:t>variadic</w:t>
      </w:r>
      <w:r w:rsidRPr="00903DBA">
        <w:rPr>
          <w:highlight w:val="white"/>
        </w:rPr>
        <w:t>_function_cannot_have_a_void_parameter,</w:t>
      </w:r>
    </w:p>
    <w:p w14:paraId="42B4F811" w14:textId="77777777" w:rsidR="002538D4" w:rsidRPr="00903DBA" w:rsidRDefault="002538D4" w:rsidP="002538D4">
      <w:pPr>
        <w:pStyle w:val="Code"/>
        <w:rPr>
          <w:highlight w:val="white"/>
        </w:rPr>
      </w:pPr>
      <w:r w:rsidRPr="00903DBA">
        <w:rPr>
          <w:highlight w:val="white"/>
        </w:rPr>
        <w:t xml:space="preserve">    Invalid_void_parameter,</w:t>
      </w:r>
    </w:p>
    <w:p w14:paraId="339D6D28" w14:textId="77777777" w:rsidR="002538D4" w:rsidRPr="00903DBA" w:rsidRDefault="002538D4" w:rsidP="002538D4">
      <w:pPr>
        <w:pStyle w:val="Code"/>
        <w:rPr>
          <w:highlight w:val="white"/>
        </w:rPr>
      </w:pPr>
      <w:r w:rsidRPr="00903DBA">
        <w:rPr>
          <w:highlight w:val="white"/>
        </w:rPr>
        <w:t xml:space="preserve">    Parameters_must_have_auto_or_register_storage,</w:t>
      </w:r>
    </w:p>
    <w:p w14:paraId="39716E39" w14:textId="77777777" w:rsidR="002538D4" w:rsidRPr="00903DBA" w:rsidRDefault="002538D4" w:rsidP="002538D4">
      <w:pPr>
        <w:pStyle w:val="Code"/>
        <w:rPr>
          <w:highlight w:val="white"/>
        </w:rPr>
      </w:pPr>
      <w:r w:rsidRPr="00903DBA">
        <w:rPr>
          <w:highlight w:val="white"/>
        </w:rPr>
        <w:t xml:space="preserve">    If___ifdef____or_ifndef_directive_without_matching_endif,</w:t>
      </w:r>
    </w:p>
    <w:p w14:paraId="4F9E609D" w14:textId="77777777" w:rsidR="002538D4" w:rsidRPr="00903DBA" w:rsidRDefault="002538D4" w:rsidP="002538D4">
      <w:pPr>
        <w:pStyle w:val="Code"/>
        <w:rPr>
          <w:highlight w:val="white"/>
        </w:rPr>
      </w:pPr>
      <w:r w:rsidRPr="00903DBA">
        <w:rPr>
          <w:highlight w:val="white"/>
        </w:rPr>
        <w:t xml:space="preserve">    Array_of_incomplete_type_not_allowed,</w:t>
      </w:r>
    </w:p>
    <w:p w14:paraId="09ED540F" w14:textId="77777777" w:rsidR="002538D4" w:rsidRPr="00903DBA" w:rsidRDefault="002538D4" w:rsidP="002538D4">
      <w:pPr>
        <w:pStyle w:val="Code"/>
        <w:rPr>
          <w:highlight w:val="white"/>
        </w:rPr>
      </w:pPr>
      <w:r w:rsidRPr="00903DBA">
        <w:rPr>
          <w:highlight w:val="white"/>
        </w:rPr>
        <w:t xml:space="preserve">    Array_of_function_not_allowed,</w:t>
      </w:r>
    </w:p>
    <w:p w14:paraId="70BE81F0" w14:textId="77777777" w:rsidR="002538D4" w:rsidRPr="00903DBA" w:rsidRDefault="002538D4" w:rsidP="002538D4">
      <w:pPr>
        <w:pStyle w:val="Code"/>
        <w:rPr>
          <w:highlight w:val="white"/>
        </w:rPr>
      </w:pPr>
      <w:r w:rsidRPr="00903DBA">
        <w:rPr>
          <w:highlight w:val="white"/>
        </w:rPr>
        <w:t xml:space="preserve">    Function_cannot_return_array,</w:t>
      </w:r>
    </w:p>
    <w:p w14:paraId="578BC0C2" w14:textId="77777777" w:rsidR="002538D4" w:rsidRPr="00903DBA" w:rsidRDefault="002538D4" w:rsidP="002538D4">
      <w:pPr>
        <w:pStyle w:val="Code"/>
        <w:rPr>
          <w:highlight w:val="white"/>
        </w:rPr>
      </w:pPr>
      <w:r w:rsidRPr="00903DBA">
        <w:rPr>
          <w:highlight w:val="white"/>
        </w:rPr>
        <w:t xml:space="preserve">    Function_cannot_return_function,</w:t>
      </w:r>
    </w:p>
    <w:p w14:paraId="276EB3F6" w14:textId="77777777" w:rsidR="002538D4" w:rsidRPr="00903DBA" w:rsidRDefault="002538D4" w:rsidP="002538D4">
      <w:pPr>
        <w:pStyle w:val="Code"/>
        <w:rPr>
          <w:highlight w:val="white"/>
        </w:rPr>
      </w:pPr>
      <w:r w:rsidRPr="00903DBA">
        <w:rPr>
          <w:highlight w:val="white"/>
        </w:rPr>
        <w:t xml:space="preserve">    Duplicate_name_in_parameter_list,</w:t>
      </w:r>
    </w:p>
    <w:p w14:paraId="5CFAA3E8" w14:textId="77777777" w:rsidR="002538D4" w:rsidRPr="00903DBA" w:rsidRDefault="002538D4" w:rsidP="002538D4">
      <w:pPr>
        <w:pStyle w:val="Code"/>
        <w:rPr>
          <w:highlight w:val="white"/>
        </w:rPr>
      </w:pPr>
      <w:r w:rsidRPr="00903DBA">
        <w:rPr>
          <w:highlight w:val="white"/>
        </w:rPr>
        <w:t xml:space="preserve">    Syntax_error,</w:t>
      </w:r>
    </w:p>
    <w:p w14:paraId="166ED652" w14:textId="77777777" w:rsidR="002538D4" w:rsidRPr="00903DBA" w:rsidRDefault="002538D4" w:rsidP="002538D4">
      <w:pPr>
        <w:pStyle w:val="Code"/>
        <w:rPr>
          <w:highlight w:val="white"/>
        </w:rPr>
      </w:pPr>
      <w:r w:rsidRPr="00903DBA">
        <w:rPr>
          <w:highlight w:val="white"/>
        </w:rPr>
        <w:t xml:space="preserve">    Invalid_octal_sequence,</w:t>
      </w:r>
    </w:p>
    <w:p w14:paraId="3520D5DE" w14:textId="77777777" w:rsidR="002538D4" w:rsidRPr="00903DBA" w:rsidRDefault="002538D4" w:rsidP="002538D4">
      <w:pPr>
        <w:pStyle w:val="Code"/>
        <w:rPr>
          <w:highlight w:val="white"/>
        </w:rPr>
      </w:pPr>
      <w:r w:rsidRPr="00903DBA">
        <w:rPr>
          <w:highlight w:val="white"/>
        </w:rPr>
        <w:t xml:space="preserve">    Invalid_char_sequence,</w:t>
      </w:r>
    </w:p>
    <w:p w14:paraId="47B96377" w14:textId="77777777" w:rsidR="002538D4" w:rsidRPr="00903DBA" w:rsidRDefault="002538D4" w:rsidP="002538D4">
      <w:pPr>
        <w:pStyle w:val="Code"/>
        <w:rPr>
          <w:highlight w:val="white"/>
        </w:rPr>
      </w:pPr>
      <w:r w:rsidRPr="00903DBA">
        <w:rPr>
          <w:highlight w:val="white"/>
        </w:rPr>
        <w:t xml:space="preserve">    Non__integral_expression,</w:t>
      </w:r>
    </w:p>
    <w:p w14:paraId="2E29A074" w14:textId="77777777" w:rsidR="002538D4" w:rsidRPr="00903DBA" w:rsidRDefault="002538D4" w:rsidP="002538D4">
      <w:pPr>
        <w:pStyle w:val="Code"/>
        <w:rPr>
          <w:highlight w:val="white"/>
        </w:rPr>
      </w:pPr>
      <w:r w:rsidRPr="00903DBA">
        <w:rPr>
          <w:highlight w:val="white"/>
        </w:rPr>
        <w:t xml:space="preserve">    Not_assignable,</w:t>
      </w:r>
    </w:p>
    <w:p w14:paraId="0DFD3BEA" w14:textId="77777777" w:rsidR="002538D4" w:rsidRPr="00903DBA" w:rsidRDefault="002538D4" w:rsidP="002538D4">
      <w:pPr>
        <w:pStyle w:val="Code"/>
        <w:rPr>
          <w:highlight w:val="white"/>
        </w:rPr>
      </w:pPr>
      <w:r w:rsidRPr="00903DBA">
        <w:rPr>
          <w:highlight w:val="white"/>
        </w:rPr>
        <w:t xml:space="preserve">    Invalid_type_in_bitwise_expression,</w:t>
      </w:r>
    </w:p>
    <w:p w14:paraId="46F03535" w14:textId="77777777" w:rsidR="002538D4" w:rsidRPr="00903DBA" w:rsidRDefault="002538D4" w:rsidP="002538D4">
      <w:pPr>
        <w:pStyle w:val="Code"/>
        <w:rPr>
          <w:highlight w:val="white"/>
        </w:rPr>
      </w:pPr>
      <w:r w:rsidRPr="00903DBA">
        <w:rPr>
          <w:highlight w:val="white"/>
        </w:rPr>
        <w:t xml:space="preserve">    Invalid_type_in_shift_expression,</w:t>
      </w:r>
    </w:p>
    <w:p w14:paraId="08360ABF" w14:textId="77777777" w:rsidR="002538D4" w:rsidRPr="00903DBA" w:rsidRDefault="002538D4" w:rsidP="002538D4">
      <w:pPr>
        <w:pStyle w:val="Code"/>
        <w:rPr>
          <w:highlight w:val="white"/>
        </w:rPr>
      </w:pPr>
      <w:r w:rsidRPr="00903DBA">
        <w:rPr>
          <w:highlight w:val="white"/>
        </w:rPr>
        <w:t xml:space="preserve">    Pointer_to_void,</w:t>
      </w:r>
    </w:p>
    <w:p w14:paraId="1C4708B9" w14:textId="77777777" w:rsidR="002538D4" w:rsidRPr="00903DBA" w:rsidRDefault="002538D4" w:rsidP="002538D4">
      <w:pPr>
        <w:pStyle w:val="Code"/>
        <w:rPr>
          <w:highlight w:val="white"/>
        </w:rPr>
      </w:pPr>
      <w:r w:rsidRPr="00903DBA">
        <w:rPr>
          <w:highlight w:val="white"/>
        </w:rPr>
        <w:t xml:space="preserve">    Invalid_type_in_expression,</w:t>
      </w:r>
    </w:p>
    <w:p w14:paraId="6C2651AF" w14:textId="77777777" w:rsidR="002538D4" w:rsidRPr="00903DBA" w:rsidRDefault="002538D4" w:rsidP="002538D4">
      <w:pPr>
        <w:pStyle w:val="Code"/>
        <w:rPr>
          <w:highlight w:val="white"/>
        </w:rPr>
      </w:pPr>
      <w:r w:rsidRPr="00903DBA">
        <w:rPr>
          <w:highlight w:val="white"/>
        </w:rPr>
        <w:t xml:space="preserve">    Invalid_types_in_addition_expression,</w:t>
      </w:r>
    </w:p>
    <w:p w14:paraId="1518946C" w14:textId="77777777" w:rsidR="002538D4" w:rsidRPr="00903DBA" w:rsidRDefault="002538D4" w:rsidP="002538D4">
      <w:pPr>
        <w:pStyle w:val="Code"/>
        <w:rPr>
          <w:highlight w:val="white"/>
        </w:rPr>
      </w:pPr>
      <w:r w:rsidRPr="00903DBA">
        <w:rPr>
          <w:highlight w:val="white"/>
        </w:rPr>
        <w:t xml:space="preserve">    Invalid_types_in_subtraction_expression,</w:t>
      </w:r>
    </w:p>
    <w:p w14:paraId="6B02B1CC" w14:textId="77777777" w:rsidR="002538D4" w:rsidRPr="00903DBA" w:rsidRDefault="002538D4" w:rsidP="002538D4">
      <w:pPr>
        <w:pStyle w:val="Code"/>
        <w:rPr>
          <w:highlight w:val="white"/>
        </w:rPr>
      </w:pPr>
      <w:r w:rsidRPr="00903DBA">
        <w:rPr>
          <w:highlight w:val="white"/>
        </w:rPr>
        <w:t xml:space="preserve">    Non__arithmetic_expression,</w:t>
      </w:r>
    </w:p>
    <w:p w14:paraId="616BD2A6" w14:textId="77777777" w:rsidR="002538D4" w:rsidRPr="00903DBA" w:rsidRDefault="002538D4" w:rsidP="002538D4">
      <w:pPr>
        <w:pStyle w:val="Code"/>
        <w:rPr>
          <w:highlight w:val="white"/>
        </w:rPr>
      </w:pPr>
      <w:r w:rsidRPr="00903DBA">
        <w:rPr>
          <w:highlight w:val="white"/>
        </w:rPr>
        <w:t xml:space="preserve">    Register_storage_not_allowed_in_sizof_expression,</w:t>
      </w:r>
    </w:p>
    <w:p w14:paraId="007D07BF" w14:textId="77777777" w:rsidR="002538D4" w:rsidRPr="00903DBA" w:rsidRDefault="002538D4" w:rsidP="002538D4">
      <w:pPr>
        <w:pStyle w:val="Code"/>
        <w:rPr>
          <w:highlight w:val="white"/>
        </w:rPr>
      </w:pPr>
      <w:r w:rsidRPr="00903DBA">
        <w:rPr>
          <w:highlight w:val="white"/>
        </w:rPr>
        <w:t xml:space="preserve">    Sizeof_applied_to_function_not_allowed,</w:t>
      </w:r>
    </w:p>
    <w:p w14:paraId="579ECAE8" w14:textId="77777777" w:rsidR="002538D4" w:rsidRPr="00903DBA" w:rsidRDefault="002538D4" w:rsidP="002538D4">
      <w:pPr>
        <w:pStyle w:val="Code"/>
        <w:rPr>
          <w:highlight w:val="white"/>
        </w:rPr>
      </w:pPr>
      <w:r w:rsidRPr="00903DBA">
        <w:rPr>
          <w:highlight w:val="white"/>
        </w:rPr>
        <w:t xml:space="preserve">    Sizeof_applied_to_bitfield_not_allowed,</w:t>
      </w:r>
    </w:p>
    <w:p w14:paraId="01DAF9AF" w14:textId="77777777" w:rsidR="002538D4" w:rsidRPr="00903DBA" w:rsidRDefault="002538D4" w:rsidP="002538D4">
      <w:pPr>
        <w:pStyle w:val="Code"/>
        <w:rPr>
          <w:highlight w:val="white"/>
        </w:rPr>
      </w:pPr>
      <w:r w:rsidRPr="00903DBA">
        <w:rPr>
          <w:highlight w:val="white"/>
        </w:rPr>
        <w:t xml:space="preserve">    Not_addressable,</w:t>
      </w:r>
    </w:p>
    <w:p w14:paraId="48A94D85" w14:textId="77777777" w:rsidR="002538D4" w:rsidRPr="00903DBA" w:rsidRDefault="002538D4" w:rsidP="002538D4">
      <w:pPr>
        <w:pStyle w:val="Code"/>
        <w:rPr>
          <w:highlight w:val="white"/>
        </w:rPr>
      </w:pPr>
      <w:r w:rsidRPr="00903DBA">
        <w:rPr>
          <w:highlight w:val="white"/>
        </w:rPr>
        <w:t xml:space="preserve">    Invalid_address_of_register_storage,</w:t>
      </w:r>
    </w:p>
    <w:p w14:paraId="220FC1D6" w14:textId="77777777" w:rsidR="002538D4" w:rsidRPr="00903DBA" w:rsidRDefault="002538D4" w:rsidP="002538D4">
      <w:pPr>
        <w:pStyle w:val="Code"/>
        <w:rPr>
          <w:highlight w:val="white"/>
        </w:rPr>
      </w:pPr>
      <w:r w:rsidRPr="00903DBA">
        <w:rPr>
          <w:highlight w:val="white"/>
        </w:rPr>
        <w:t xml:space="preserve">    Invalid_dereference_of_non__pointer,</w:t>
      </w:r>
    </w:p>
    <w:p w14:paraId="518BE30B" w14:textId="77777777" w:rsidR="002538D4" w:rsidRPr="00903DBA" w:rsidRDefault="002538D4" w:rsidP="002538D4">
      <w:pPr>
        <w:pStyle w:val="Code"/>
        <w:rPr>
          <w:highlight w:val="white"/>
        </w:rPr>
      </w:pPr>
      <w:r w:rsidRPr="00903DBA">
        <w:rPr>
          <w:highlight w:val="white"/>
        </w:rPr>
        <w:t xml:space="preserve">    Not_a_pointer_in_arrow_expression,</w:t>
      </w:r>
    </w:p>
    <w:p w14:paraId="7E91EE97" w14:textId="77777777" w:rsidR="002538D4" w:rsidRPr="00903DBA" w:rsidRDefault="002538D4" w:rsidP="002538D4">
      <w:pPr>
        <w:pStyle w:val="Code"/>
        <w:rPr>
          <w:highlight w:val="white"/>
        </w:rPr>
      </w:pPr>
      <w:r w:rsidRPr="00903DBA">
        <w:rPr>
          <w:highlight w:val="white"/>
        </w:rPr>
        <w:t xml:space="preserve">    Not_a_pointer_to_a_struct_or_union_in_arrow_expression,</w:t>
      </w:r>
    </w:p>
    <w:p w14:paraId="3F7B0FA4" w14:textId="77777777" w:rsidR="002538D4" w:rsidRPr="00903DBA" w:rsidRDefault="002538D4" w:rsidP="002538D4">
      <w:pPr>
        <w:pStyle w:val="Code"/>
        <w:rPr>
          <w:highlight w:val="white"/>
        </w:rPr>
      </w:pPr>
      <w:r w:rsidRPr="00903DBA">
        <w:rPr>
          <w:highlight w:val="white"/>
        </w:rPr>
        <w:t xml:space="preserve">    Unknown_member_in_arrow_expression,</w:t>
      </w:r>
    </w:p>
    <w:p w14:paraId="6F13D8EC" w14:textId="77777777" w:rsidR="002538D4" w:rsidRPr="00903DBA" w:rsidRDefault="002538D4" w:rsidP="002538D4">
      <w:pPr>
        <w:pStyle w:val="Code"/>
        <w:rPr>
          <w:highlight w:val="white"/>
        </w:rPr>
      </w:pPr>
      <w:r w:rsidRPr="00903DBA">
        <w:rPr>
          <w:highlight w:val="white"/>
        </w:rPr>
        <w:t xml:space="preserve">    Invalid_type_in_increment_expression,</w:t>
      </w:r>
    </w:p>
    <w:p w14:paraId="6775C779" w14:textId="77777777" w:rsidR="002538D4" w:rsidRPr="00903DBA" w:rsidRDefault="002538D4" w:rsidP="002538D4">
      <w:pPr>
        <w:pStyle w:val="Code"/>
        <w:rPr>
          <w:highlight w:val="white"/>
        </w:rPr>
      </w:pPr>
      <w:r w:rsidRPr="00903DBA">
        <w:rPr>
          <w:highlight w:val="white"/>
        </w:rPr>
        <w:t xml:space="preserve">    Not_a_struct_or_union_in_dot_expression,</w:t>
      </w:r>
    </w:p>
    <w:p w14:paraId="726E171A" w14:textId="77777777" w:rsidR="00FB6CBB" w:rsidRPr="00903DBA" w:rsidRDefault="00FB6CBB" w:rsidP="00FB6CBB">
      <w:pPr>
        <w:pStyle w:val="Code"/>
        <w:rPr>
          <w:highlight w:val="white"/>
        </w:rPr>
      </w:pPr>
      <w:r w:rsidRPr="00903DBA">
        <w:rPr>
          <w:highlight w:val="white"/>
        </w:rPr>
        <w:t xml:space="preserve">    Member_access_of_uncomplete_struct_or_union,</w:t>
      </w:r>
    </w:p>
    <w:p w14:paraId="2C7262F8" w14:textId="77777777" w:rsidR="002538D4" w:rsidRPr="00903DBA" w:rsidRDefault="002538D4" w:rsidP="002538D4">
      <w:pPr>
        <w:pStyle w:val="Code"/>
        <w:rPr>
          <w:highlight w:val="white"/>
        </w:rPr>
      </w:pPr>
      <w:r w:rsidRPr="00903DBA">
        <w:rPr>
          <w:highlight w:val="white"/>
        </w:rPr>
        <w:t xml:space="preserve">    Unknown_member_in_dot_expression,</w:t>
      </w:r>
    </w:p>
    <w:p w14:paraId="3B4BA128" w14:textId="77777777" w:rsidR="002538D4" w:rsidRPr="00903DBA" w:rsidRDefault="002538D4" w:rsidP="002538D4">
      <w:pPr>
        <w:pStyle w:val="Code"/>
        <w:rPr>
          <w:highlight w:val="white"/>
        </w:rPr>
      </w:pPr>
      <w:r w:rsidRPr="00903DBA">
        <w:rPr>
          <w:highlight w:val="white"/>
        </w:rPr>
        <w:t xml:space="preserve">    Invalid_type_in_index_expression,</w:t>
      </w:r>
    </w:p>
    <w:p w14:paraId="5F7245EF" w14:textId="77777777" w:rsidR="002538D4" w:rsidRPr="00903DBA" w:rsidRDefault="002538D4" w:rsidP="002538D4">
      <w:pPr>
        <w:pStyle w:val="Code"/>
        <w:rPr>
          <w:highlight w:val="white"/>
        </w:rPr>
      </w:pPr>
      <w:r w:rsidRPr="00903DBA">
        <w:rPr>
          <w:highlight w:val="white"/>
        </w:rPr>
        <w:t xml:space="preserve">    Too_few_actual_parameters_in_function_call,</w:t>
      </w:r>
    </w:p>
    <w:p w14:paraId="3DF1C9D3" w14:textId="77777777" w:rsidR="002538D4" w:rsidRPr="00903DBA" w:rsidRDefault="002538D4" w:rsidP="002538D4">
      <w:pPr>
        <w:pStyle w:val="Code"/>
        <w:rPr>
          <w:highlight w:val="white"/>
        </w:rPr>
      </w:pPr>
      <w:r w:rsidRPr="00903DBA">
        <w:rPr>
          <w:highlight w:val="white"/>
        </w:rPr>
        <w:t xml:space="preserve">    Too_many_parameters_in_function_call,</w:t>
      </w:r>
    </w:p>
    <w:p w14:paraId="7FD881FC" w14:textId="77777777" w:rsidR="002538D4" w:rsidRPr="00903DBA" w:rsidRDefault="002538D4" w:rsidP="002538D4">
      <w:pPr>
        <w:pStyle w:val="Code"/>
        <w:rPr>
          <w:highlight w:val="white"/>
        </w:rPr>
      </w:pPr>
      <w:r w:rsidRPr="00903DBA">
        <w:rPr>
          <w:highlight w:val="white"/>
        </w:rPr>
        <w:t xml:space="preserve">    Unknown_name,</w:t>
      </w:r>
    </w:p>
    <w:p w14:paraId="2FFF94B0" w14:textId="77777777" w:rsidR="002538D4" w:rsidRPr="00903DBA" w:rsidRDefault="002538D4" w:rsidP="002538D4">
      <w:pPr>
        <w:pStyle w:val="Code"/>
        <w:rPr>
          <w:highlight w:val="white"/>
        </w:rPr>
      </w:pPr>
      <w:r w:rsidRPr="00903DBA">
        <w:rPr>
          <w:highlight w:val="white"/>
        </w:rPr>
        <w:t xml:space="preserve">    Unknown_name____assuming_function_returning_int,</w:t>
      </w:r>
    </w:p>
    <w:p w14:paraId="7AF7EC64" w14:textId="77777777" w:rsidR="002538D4" w:rsidRPr="00903DBA" w:rsidRDefault="002538D4" w:rsidP="002538D4">
      <w:pPr>
        <w:pStyle w:val="Code"/>
        <w:rPr>
          <w:highlight w:val="white"/>
        </w:rPr>
      </w:pPr>
      <w:r w:rsidRPr="00903DBA">
        <w:rPr>
          <w:highlight w:val="white"/>
        </w:rPr>
        <w:t xml:space="preserve">    Too_many_initializers,</w:t>
      </w:r>
    </w:p>
    <w:p w14:paraId="1434AAF9" w14:textId="77777777" w:rsidR="002538D4" w:rsidRPr="00903DBA" w:rsidRDefault="002538D4" w:rsidP="002538D4">
      <w:pPr>
        <w:pStyle w:val="Code"/>
        <w:rPr>
          <w:highlight w:val="white"/>
        </w:rPr>
      </w:pPr>
      <w:r w:rsidRPr="00903DBA">
        <w:rPr>
          <w:highlight w:val="white"/>
        </w:rPr>
        <w:t xml:space="preserve">    Duplicate_global_name,</w:t>
      </w:r>
    </w:p>
    <w:p w14:paraId="438FC2A3" w14:textId="77777777" w:rsidR="002538D4" w:rsidRPr="00903DBA" w:rsidRDefault="002538D4" w:rsidP="002538D4">
      <w:pPr>
        <w:pStyle w:val="Code"/>
        <w:rPr>
          <w:highlight w:val="white"/>
        </w:rPr>
      </w:pPr>
      <w:r w:rsidRPr="00903DBA">
        <w:rPr>
          <w:highlight w:val="white"/>
        </w:rPr>
        <w:t xml:space="preserve">    Missing_external_function,</w:t>
      </w:r>
    </w:p>
    <w:p w14:paraId="7D2AB92F" w14:textId="77777777" w:rsidR="002538D4" w:rsidRPr="00903DBA" w:rsidRDefault="002538D4" w:rsidP="002538D4">
      <w:pPr>
        <w:pStyle w:val="Code"/>
        <w:rPr>
          <w:highlight w:val="white"/>
        </w:rPr>
      </w:pPr>
      <w:r w:rsidRPr="00903DBA">
        <w:rPr>
          <w:highlight w:val="white"/>
        </w:rPr>
        <w:t xml:space="preserve">    Reached_the_end_of_a_non__void_function,</w:t>
      </w:r>
    </w:p>
    <w:p w14:paraId="6B0F3556" w14:textId="77777777" w:rsidR="002538D4" w:rsidRPr="00903DBA" w:rsidRDefault="002538D4" w:rsidP="002538D4">
      <w:pPr>
        <w:pStyle w:val="Code"/>
        <w:rPr>
          <w:highlight w:val="white"/>
        </w:rPr>
      </w:pPr>
      <w:r w:rsidRPr="00903DBA">
        <w:rPr>
          <w:highlight w:val="white"/>
        </w:rPr>
        <w:t xml:space="preserve">    Floating_stack_overflow,</w:t>
      </w:r>
    </w:p>
    <w:p w14:paraId="417E086C" w14:textId="77777777" w:rsidR="002538D4" w:rsidRPr="00903DBA" w:rsidRDefault="002538D4" w:rsidP="002538D4">
      <w:pPr>
        <w:pStyle w:val="Code"/>
        <w:rPr>
          <w:highlight w:val="white"/>
        </w:rPr>
      </w:pPr>
      <w:r w:rsidRPr="00903DBA">
        <w:rPr>
          <w:highlight w:val="white"/>
        </w:rPr>
        <w:t xml:space="preserve">    Unbalanced_if_and_endif_directive_structure,</w:t>
      </w:r>
    </w:p>
    <w:p w14:paraId="1B15EB88" w14:textId="77777777" w:rsidR="002538D4" w:rsidRPr="00903DBA" w:rsidRDefault="002538D4" w:rsidP="002538D4">
      <w:pPr>
        <w:pStyle w:val="Code"/>
        <w:rPr>
          <w:highlight w:val="white"/>
        </w:rPr>
      </w:pPr>
      <w:r w:rsidRPr="00903DBA">
        <w:rPr>
          <w:highlight w:val="white"/>
        </w:rPr>
        <w:t xml:space="preserve">    Invalid_line_number,</w:t>
      </w:r>
    </w:p>
    <w:p w14:paraId="32F98125" w14:textId="77777777" w:rsidR="002538D4" w:rsidRPr="00903DBA" w:rsidRDefault="002538D4" w:rsidP="002538D4">
      <w:pPr>
        <w:pStyle w:val="Code"/>
        <w:rPr>
          <w:highlight w:val="white"/>
        </w:rPr>
      </w:pPr>
      <w:r w:rsidRPr="00903DBA">
        <w:rPr>
          <w:highlight w:val="white"/>
        </w:rPr>
        <w:t xml:space="preserve">    Invalid_preprocessor_directive,</w:t>
      </w:r>
    </w:p>
    <w:p w14:paraId="28DC3FE2" w14:textId="77777777" w:rsidR="002538D4" w:rsidRPr="00903DBA" w:rsidRDefault="002538D4" w:rsidP="002538D4">
      <w:pPr>
        <w:pStyle w:val="Code"/>
        <w:rPr>
          <w:highlight w:val="white"/>
        </w:rPr>
      </w:pPr>
      <w:r w:rsidRPr="00903DBA">
        <w:rPr>
          <w:highlight w:val="white"/>
        </w:rPr>
        <w:t xml:space="preserve">    Repeted_include_statement,</w:t>
      </w:r>
    </w:p>
    <w:p w14:paraId="248B99F8" w14:textId="77777777" w:rsidR="002538D4" w:rsidRPr="00903DBA" w:rsidRDefault="002538D4" w:rsidP="002538D4">
      <w:pPr>
        <w:pStyle w:val="Code"/>
        <w:rPr>
          <w:highlight w:val="white"/>
        </w:rPr>
      </w:pPr>
      <w:r w:rsidRPr="00903DBA">
        <w:rPr>
          <w:highlight w:val="white"/>
        </w:rPr>
        <w:t xml:space="preserve">    Defined_twice,</w:t>
      </w:r>
    </w:p>
    <w:p w14:paraId="1A9E82E8" w14:textId="77777777" w:rsidR="002538D4" w:rsidRPr="00903DBA" w:rsidRDefault="002538D4" w:rsidP="002538D4">
      <w:pPr>
        <w:pStyle w:val="Code"/>
        <w:rPr>
          <w:highlight w:val="white"/>
        </w:rPr>
      </w:pPr>
      <w:r w:rsidRPr="00903DBA">
        <w:rPr>
          <w:highlight w:val="white"/>
        </w:rPr>
        <w:t xml:space="preserve">    Non__void_return_from_void_function,</w:t>
      </w:r>
    </w:p>
    <w:p w14:paraId="4E10C084" w14:textId="77777777" w:rsidR="002538D4" w:rsidRPr="00903DBA" w:rsidRDefault="002538D4" w:rsidP="002538D4">
      <w:pPr>
        <w:pStyle w:val="Code"/>
        <w:rPr>
          <w:highlight w:val="white"/>
        </w:rPr>
      </w:pPr>
      <w:r w:rsidRPr="00903DBA">
        <w:rPr>
          <w:highlight w:val="white"/>
        </w:rPr>
        <w:t xml:space="preserve">    Void_returned_from_non__void_function,</w:t>
      </w:r>
    </w:p>
    <w:p w14:paraId="73B677AB" w14:textId="77777777" w:rsidR="002538D4" w:rsidRPr="00903DBA" w:rsidRDefault="002538D4" w:rsidP="002538D4">
      <w:pPr>
        <w:pStyle w:val="Code"/>
        <w:rPr>
          <w:highlight w:val="white"/>
        </w:rPr>
      </w:pPr>
      <w:r w:rsidRPr="00903DBA">
        <w:rPr>
          <w:highlight w:val="white"/>
        </w:rPr>
        <w:t xml:space="preserve">    Invalid_define_directive,</w:t>
      </w:r>
    </w:p>
    <w:p w14:paraId="3A19D4A8" w14:textId="77777777" w:rsidR="002538D4" w:rsidRPr="00903DBA" w:rsidRDefault="002538D4" w:rsidP="002538D4">
      <w:pPr>
        <w:pStyle w:val="Code"/>
        <w:rPr>
          <w:highlight w:val="white"/>
        </w:rPr>
      </w:pPr>
      <w:r w:rsidRPr="00903DBA">
        <w:rPr>
          <w:highlight w:val="white"/>
        </w:rPr>
        <w:t xml:space="preserve">    Invalid_macro_definitializerion,</w:t>
      </w:r>
    </w:p>
    <w:p w14:paraId="0BFFFC7D" w14:textId="77777777" w:rsidR="002538D4" w:rsidRPr="00903DBA" w:rsidRDefault="002538D4" w:rsidP="002538D4">
      <w:pPr>
        <w:pStyle w:val="Code"/>
        <w:rPr>
          <w:highlight w:val="white"/>
        </w:rPr>
      </w:pPr>
      <w:r w:rsidRPr="00903DBA">
        <w:rPr>
          <w:highlight w:val="white"/>
        </w:rPr>
        <w:t xml:space="preserve">    Repeated_macro_parameter,</w:t>
      </w:r>
    </w:p>
    <w:p w14:paraId="7685F783" w14:textId="77777777" w:rsidR="002538D4" w:rsidRPr="00903DBA" w:rsidRDefault="002538D4" w:rsidP="002538D4">
      <w:pPr>
        <w:pStyle w:val="Code"/>
        <w:rPr>
          <w:highlight w:val="white"/>
        </w:rPr>
      </w:pPr>
      <w:r w:rsidRPr="00903DBA">
        <w:rPr>
          <w:highlight w:val="white"/>
        </w:rPr>
        <w:t xml:space="preserve">    Mixing_signed_and_unsigned_types,</w:t>
      </w:r>
    </w:p>
    <w:p w14:paraId="0C754DF6" w14:textId="77777777" w:rsidR="002538D4" w:rsidRPr="00903DBA" w:rsidRDefault="002538D4" w:rsidP="002538D4">
      <w:pPr>
        <w:pStyle w:val="Code"/>
        <w:rPr>
          <w:highlight w:val="white"/>
        </w:rPr>
      </w:pPr>
      <w:r w:rsidRPr="00903DBA">
        <w:rPr>
          <w:highlight w:val="white"/>
        </w:rPr>
        <w:t xml:space="preserve">    Invalid_macro_redefinitializerion,</w:t>
      </w:r>
    </w:p>
    <w:p w14:paraId="0B3C831A" w14:textId="77777777" w:rsidR="002538D4" w:rsidRPr="00903DBA" w:rsidRDefault="002538D4" w:rsidP="002538D4">
      <w:pPr>
        <w:pStyle w:val="Code"/>
        <w:rPr>
          <w:highlight w:val="white"/>
        </w:rPr>
      </w:pPr>
      <w:r w:rsidRPr="00903DBA">
        <w:rPr>
          <w:highlight w:val="white"/>
        </w:rPr>
        <w:t xml:space="preserve">    Invalid_undef_directive,</w:t>
      </w:r>
    </w:p>
    <w:p w14:paraId="2B7E40C8" w14:textId="77777777" w:rsidR="002538D4" w:rsidRPr="00903DBA" w:rsidRDefault="002538D4" w:rsidP="002538D4">
      <w:pPr>
        <w:pStyle w:val="Code"/>
        <w:rPr>
          <w:highlight w:val="white"/>
        </w:rPr>
      </w:pPr>
      <w:r w:rsidRPr="00903DBA">
        <w:rPr>
          <w:highlight w:val="white"/>
        </w:rPr>
        <w:t xml:space="preserve">    Macro_not_defined,</w:t>
      </w:r>
    </w:p>
    <w:p w14:paraId="2588054F" w14:textId="77777777" w:rsidR="002538D4" w:rsidRPr="00903DBA" w:rsidRDefault="002538D4" w:rsidP="002538D4">
      <w:pPr>
        <w:pStyle w:val="Code"/>
        <w:rPr>
          <w:highlight w:val="white"/>
        </w:rPr>
      </w:pPr>
      <w:r w:rsidRPr="00903DBA">
        <w:rPr>
          <w:highlight w:val="white"/>
        </w:rPr>
        <w:t xml:space="preserve">    Preprocessor_parser,</w:t>
      </w:r>
    </w:p>
    <w:p w14:paraId="6E407A91" w14:textId="77777777" w:rsidR="002538D4" w:rsidRPr="00903DBA" w:rsidRDefault="002538D4" w:rsidP="002538D4">
      <w:pPr>
        <w:pStyle w:val="Code"/>
        <w:rPr>
          <w:highlight w:val="white"/>
        </w:rPr>
      </w:pPr>
      <w:r w:rsidRPr="00903DBA">
        <w:rPr>
          <w:highlight w:val="white"/>
        </w:rPr>
        <w:t xml:space="preserve">    Elif_directive_without_preceeding_if____ifdef____or_ifndef_directive,</w:t>
      </w:r>
    </w:p>
    <w:p w14:paraId="3AAB08D5" w14:textId="77777777" w:rsidR="002538D4" w:rsidRPr="00903DBA" w:rsidRDefault="002538D4" w:rsidP="002538D4">
      <w:pPr>
        <w:pStyle w:val="Code"/>
        <w:rPr>
          <w:highlight w:val="white"/>
        </w:rPr>
      </w:pPr>
      <w:r w:rsidRPr="00903DBA">
        <w:rPr>
          <w:highlight w:val="white"/>
        </w:rPr>
        <w:t xml:space="preserve">    Elif_directive_following_else_directive,</w:t>
      </w:r>
    </w:p>
    <w:p w14:paraId="4E7EAC78" w14:textId="77777777" w:rsidR="002538D4" w:rsidRPr="00903DBA" w:rsidRDefault="002538D4" w:rsidP="002538D4">
      <w:pPr>
        <w:pStyle w:val="Code"/>
        <w:rPr>
          <w:highlight w:val="white"/>
        </w:rPr>
      </w:pPr>
      <w:r w:rsidRPr="00903DBA">
        <w:rPr>
          <w:highlight w:val="white"/>
        </w:rPr>
        <w:t xml:space="preserve">    Else_directive_without_preceeding_if____ifdef____or_ifndef_directive,</w:t>
      </w:r>
    </w:p>
    <w:p w14:paraId="6CAB504E" w14:textId="77777777" w:rsidR="002538D4" w:rsidRPr="00903DBA" w:rsidRDefault="002538D4" w:rsidP="002538D4">
      <w:pPr>
        <w:pStyle w:val="Code"/>
        <w:rPr>
          <w:highlight w:val="white"/>
        </w:rPr>
      </w:pPr>
      <w:r w:rsidRPr="00903DBA">
        <w:rPr>
          <w:highlight w:val="white"/>
        </w:rPr>
        <w:t xml:space="preserve">    Else_directive_after_else_directive,</w:t>
      </w:r>
    </w:p>
    <w:p w14:paraId="0334C2F1" w14:textId="77777777" w:rsidR="002538D4" w:rsidRPr="00903DBA" w:rsidRDefault="002538D4" w:rsidP="002538D4">
      <w:pPr>
        <w:pStyle w:val="Code"/>
        <w:rPr>
          <w:highlight w:val="white"/>
        </w:rPr>
      </w:pPr>
      <w:r w:rsidRPr="00903DBA">
        <w:rPr>
          <w:highlight w:val="white"/>
        </w:rPr>
        <w:t xml:space="preserve">    Endif_directive_without_preceeding_if____ifdef____or_ifndef_directive,</w:t>
      </w:r>
    </w:p>
    <w:p w14:paraId="1A273BBE" w14:textId="77777777" w:rsidR="002538D4" w:rsidRPr="00903DBA" w:rsidRDefault="002538D4" w:rsidP="002538D4">
      <w:pPr>
        <w:pStyle w:val="Code"/>
        <w:rPr>
          <w:highlight w:val="white"/>
        </w:rPr>
      </w:pPr>
      <w:r w:rsidRPr="00903DBA">
        <w:rPr>
          <w:highlight w:val="white"/>
        </w:rPr>
        <w:t xml:space="preserve">    Invalid_end_of_macro_call,</w:t>
      </w:r>
    </w:p>
    <w:p w14:paraId="6E2BB799" w14:textId="77777777" w:rsidR="002538D4" w:rsidRPr="00903DBA" w:rsidRDefault="002538D4" w:rsidP="002538D4">
      <w:pPr>
        <w:pStyle w:val="Code"/>
        <w:rPr>
          <w:highlight w:val="white"/>
        </w:rPr>
      </w:pPr>
      <w:r w:rsidRPr="00903DBA">
        <w:rPr>
          <w:highlight w:val="white"/>
        </w:rPr>
        <w:t xml:space="preserve">    Empty_macro_parameter,</w:t>
      </w:r>
    </w:p>
    <w:p w14:paraId="1E2F55AE" w14:textId="77777777" w:rsidR="002538D4" w:rsidRPr="00903DBA" w:rsidRDefault="002538D4" w:rsidP="002538D4">
      <w:pPr>
        <w:pStyle w:val="Code"/>
        <w:rPr>
          <w:highlight w:val="white"/>
        </w:rPr>
      </w:pPr>
      <w:r w:rsidRPr="00903DBA">
        <w:rPr>
          <w:highlight w:val="white"/>
        </w:rPr>
        <w:t xml:space="preserve">    Empty_macro_parameter_list,</w:t>
      </w:r>
    </w:p>
    <w:p w14:paraId="18F6B9AC" w14:textId="77777777" w:rsidR="002538D4" w:rsidRPr="00903DBA" w:rsidRDefault="002538D4" w:rsidP="002538D4">
      <w:pPr>
        <w:pStyle w:val="Code"/>
        <w:rPr>
          <w:highlight w:val="white"/>
        </w:rPr>
      </w:pPr>
      <w:r w:rsidRPr="00903DBA">
        <w:rPr>
          <w:highlight w:val="white"/>
        </w:rPr>
        <w:t xml:space="preserve">    Invalid_number_of_parameters_in_macro_call,</w:t>
      </w:r>
    </w:p>
    <w:p w14:paraId="4C3DBD92" w14:textId="77777777" w:rsidR="002538D4" w:rsidRPr="00903DBA" w:rsidRDefault="002538D4" w:rsidP="002538D4">
      <w:pPr>
        <w:pStyle w:val="Code"/>
        <w:rPr>
          <w:highlight w:val="white"/>
        </w:rPr>
      </w:pPr>
      <w:r w:rsidRPr="00903DBA">
        <w:rPr>
          <w:highlight w:val="white"/>
        </w:rPr>
        <w:t xml:space="preserve">    Unknown_character,</w:t>
      </w:r>
    </w:p>
    <w:p w14:paraId="779E6BD1" w14:textId="77777777" w:rsidR="002538D4" w:rsidRPr="00903DBA" w:rsidRDefault="002538D4" w:rsidP="002538D4">
      <w:pPr>
        <w:pStyle w:val="Code"/>
        <w:rPr>
          <w:highlight w:val="white"/>
        </w:rPr>
      </w:pPr>
      <w:r w:rsidRPr="00903DBA">
        <w:rPr>
          <w:highlight w:val="white"/>
        </w:rPr>
        <w:t xml:space="preserve">    Function_missing_in_linking,</w:t>
      </w:r>
    </w:p>
    <w:p w14:paraId="139B32B4" w14:textId="77777777" w:rsidR="002538D4" w:rsidRPr="00903DBA" w:rsidRDefault="002538D4" w:rsidP="002538D4">
      <w:pPr>
        <w:pStyle w:val="Code"/>
        <w:rPr>
          <w:highlight w:val="white"/>
        </w:rPr>
      </w:pPr>
      <w:r w:rsidRPr="00903DBA">
        <w:rPr>
          <w:highlight w:val="white"/>
        </w:rPr>
        <w:t xml:space="preserve">    Object_missing_in_linking,</w:t>
      </w:r>
    </w:p>
    <w:p w14:paraId="43F4EDF2" w14:textId="77777777" w:rsidR="002538D4" w:rsidRPr="00903DBA" w:rsidRDefault="002538D4" w:rsidP="002538D4">
      <w:pPr>
        <w:pStyle w:val="Code"/>
        <w:rPr>
          <w:highlight w:val="white"/>
        </w:rPr>
      </w:pPr>
      <w:r w:rsidRPr="00903DBA">
        <w:rPr>
          <w:highlight w:val="white"/>
        </w:rPr>
        <w:t xml:space="preserve">    Non__static_initializer,</w:t>
      </w:r>
    </w:p>
    <w:p w14:paraId="26592C7D" w14:textId="77777777" w:rsidR="002538D4" w:rsidRPr="00903DBA" w:rsidRDefault="002538D4" w:rsidP="002538D4">
      <w:pPr>
        <w:pStyle w:val="Code"/>
        <w:rPr>
          <w:highlight w:val="white"/>
        </w:rPr>
      </w:pPr>
      <w:r w:rsidRPr="00903DBA">
        <w:rPr>
          <w:highlight w:val="white"/>
        </w:rPr>
        <w:t xml:space="preserve">    Unnamed_parameter,</w:t>
      </w:r>
    </w:p>
    <w:p w14:paraId="460C8D81" w14:textId="77777777" w:rsidR="002538D4" w:rsidRPr="00903DBA" w:rsidRDefault="002538D4" w:rsidP="002538D4">
      <w:pPr>
        <w:pStyle w:val="Code"/>
        <w:rPr>
          <w:highlight w:val="white"/>
        </w:rPr>
      </w:pPr>
      <w:r w:rsidRPr="00903DBA">
        <w:rPr>
          <w:highlight w:val="white"/>
        </w:rPr>
        <w:t xml:space="preserve">    Unknown_register,</w:t>
      </w:r>
    </w:p>
    <w:p w14:paraId="6A9D5C63" w14:textId="77777777" w:rsidR="002538D4" w:rsidRPr="00903DBA" w:rsidRDefault="002538D4" w:rsidP="002538D4">
      <w:pPr>
        <w:pStyle w:val="Code"/>
        <w:rPr>
          <w:highlight w:val="white"/>
        </w:rPr>
      </w:pPr>
      <w:r w:rsidRPr="00903DBA">
        <w:rPr>
          <w:highlight w:val="white"/>
        </w:rPr>
        <w:t xml:space="preserve">    Extern_enumeration_item_cannot_be_initialized,</w:t>
      </w:r>
    </w:p>
    <w:p w14:paraId="31EE2998" w14:textId="77777777" w:rsidR="002538D4" w:rsidRPr="00903DBA" w:rsidRDefault="002538D4" w:rsidP="002538D4">
      <w:pPr>
        <w:pStyle w:val="Code"/>
        <w:rPr>
          <w:highlight w:val="white"/>
        </w:rPr>
      </w:pPr>
      <w:r w:rsidRPr="00903DBA">
        <w:rPr>
          <w:highlight w:val="white"/>
        </w:rPr>
        <w:t xml:space="preserve">    Only_array_struct_or_union_can_be_initialized_by_a_list,</w:t>
      </w:r>
    </w:p>
    <w:p w14:paraId="18BE67B7" w14:textId="77777777" w:rsidR="002538D4" w:rsidRPr="00903DBA" w:rsidRDefault="002538D4" w:rsidP="002538D4">
      <w:pPr>
        <w:pStyle w:val="Code"/>
        <w:rPr>
          <w:highlight w:val="white"/>
        </w:rPr>
      </w:pPr>
      <w:r w:rsidRPr="00903DBA">
        <w:rPr>
          <w:highlight w:val="white"/>
        </w:rPr>
        <w:t xml:space="preserve">    Unmatched_register_size,</w:t>
      </w:r>
    </w:p>
    <w:p w14:paraId="5B9D937F" w14:textId="77777777" w:rsidR="002538D4" w:rsidRPr="00903DBA" w:rsidRDefault="002538D4" w:rsidP="002538D4">
      <w:pPr>
        <w:pStyle w:val="Code"/>
        <w:rPr>
          <w:highlight w:val="white"/>
        </w:rPr>
      </w:pPr>
      <w:r w:rsidRPr="00903DBA">
        <w:rPr>
          <w:highlight w:val="white"/>
        </w:rPr>
        <w:t xml:space="preserve">    Value_overflow,</w:t>
      </w:r>
    </w:p>
    <w:p w14:paraId="47305BEF" w14:textId="77777777" w:rsidR="002538D4" w:rsidRPr="00903DBA" w:rsidRDefault="002538D4" w:rsidP="002538D4">
      <w:pPr>
        <w:pStyle w:val="Code"/>
        <w:rPr>
          <w:highlight w:val="white"/>
        </w:rPr>
      </w:pPr>
      <w:r w:rsidRPr="00903DBA">
        <w:rPr>
          <w:highlight w:val="white"/>
        </w:rPr>
        <w:t xml:space="preserve">    Invalid_expression,</w:t>
      </w:r>
    </w:p>
    <w:p w14:paraId="2543AFC6" w14:textId="77777777" w:rsidR="002538D4" w:rsidRPr="00903DBA" w:rsidRDefault="002538D4" w:rsidP="002538D4">
      <w:pPr>
        <w:pStyle w:val="Code"/>
        <w:rPr>
          <w:highlight w:val="white"/>
        </w:rPr>
      </w:pPr>
      <w:r w:rsidRPr="00903DBA">
        <w:rPr>
          <w:highlight w:val="white"/>
        </w:rPr>
        <w:t xml:space="preserve">    String_does_not_fit_in_array,</w:t>
      </w:r>
    </w:p>
    <w:p w14:paraId="30BB1180" w14:textId="77777777" w:rsidR="002538D4" w:rsidRPr="00903DBA" w:rsidRDefault="002538D4" w:rsidP="002538D4">
      <w:pPr>
        <w:pStyle w:val="Code"/>
        <w:rPr>
          <w:highlight w:val="white"/>
        </w:rPr>
      </w:pPr>
      <w:r w:rsidRPr="00903DBA">
        <w:rPr>
          <w:highlight w:val="white"/>
        </w:rPr>
        <w:t xml:space="preserve">    Only_auto_or_register_storage_allowed_in_parameter_declaration,</w:t>
      </w:r>
    </w:p>
    <w:p w14:paraId="139B3BC9" w14:textId="77777777" w:rsidR="002538D4" w:rsidRPr="00903DBA" w:rsidRDefault="002538D4" w:rsidP="002538D4">
      <w:pPr>
        <w:pStyle w:val="Code"/>
        <w:rPr>
          <w:highlight w:val="white"/>
        </w:rPr>
      </w:pPr>
      <w:r w:rsidRPr="00903DBA">
        <w:rPr>
          <w:highlight w:val="white"/>
        </w:rPr>
        <w:t xml:space="preserve">    Only_auto_or_register_storage_allowed_for_struct_or_union_scope,</w:t>
      </w:r>
    </w:p>
    <w:p w14:paraId="45515128" w14:textId="77777777" w:rsidR="002538D4" w:rsidRPr="00903DBA" w:rsidRDefault="002538D4" w:rsidP="002538D4">
      <w:pPr>
        <w:pStyle w:val="Code"/>
        <w:rPr>
          <w:highlight w:val="white"/>
        </w:rPr>
      </w:pPr>
      <w:r w:rsidRPr="00903DBA">
        <w:rPr>
          <w:highlight w:val="white"/>
        </w:rPr>
        <w:t xml:space="preserve">    Only_extern____static____or_typedef_storage_allowed_in_global_scope</w:t>
      </w:r>
    </w:p>
    <w:p w14:paraId="5BA33BC7" w14:textId="77777777" w:rsidR="002538D4" w:rsidRPr="00903DBA" w:rsidRDefault="002538D4" w:rsidP="002538D4">
      <w:pPr>
        <w:pStyle w:val="Code"/>
        <w:rPr>
          <w:highlight w:val="white"/>
        </w:rPr>
      </w:pPr>
      <w:r w:rsidRPr="00903DBA">
        <w:rPr>
          <w:highlight w:val="white"/>
        </w:rPr>
        <w:t xml:space="preserve">  };</w:t>
      </w:r>
    </w:p>
    <w:p w14:paraId="6AB2873B" w14:textId="147D7B07" w:rsidR="0092795B" w:rsidRPr="00903DBA" w:rsidRDefault="002538D4" w:rsidP="002538D4">
      <w:pPr>
        <w:pStyle w:val="Code"/>
        <w:rPr>
          <w:highlight w:val="white"/>
        </w:rPr>
      </w:pPr>
      <w:r w:rsidRPr="00903DBA">
        <w:rPr>
          <w:highlight w:val="white"/>
        </w:rPr>
        <w:t>}</w:t>
      </w:r>
    </w:p>
    <w:p w14:paraId="51F800A5" w14:textId="77777777" w:rsidR="005E7D2C" w:rsidRPr="00903DBA" w:rsidRDefault="005E7D2C" w:rsidP="005E7D2C">
      <w:pPr>
        <w:pStyle w:val="Rubrik2"/>
      </w:pPr>
      <w:bookmarkStart w:id="549" w:name="_Toc57656173"/>
      <w:r w:rsidRPr="00903DBA">
        <w:t>Container Classes</w:t>
      </w:r>
      <w:bookmarkEnd w:id="549"/>
    </w:p>
    <w:p w14:paraId="323D94FB" w14:textId="427D18BA" w:rsidR="005E7D2C" w:rsidRPr="00903DBA" w:rsidRDefault="005E7D2C" w:rsidP="005E7D2C">
      <w:r w:rsidRPr="00903DBA">
        <w:t>C# has a large class library holding many container classes. However, there are no classes for pairs</w:t>
      </w:r>
      <w:r w:rsidR="004037D9" w:rsidRPr="00903DBA">
        <w:t xml:space="preserve"> or</w:t>
      </w:r>
      <w:r w:rsidRPr="00903DBA">
        <w:t xml:space="preserve"> </w:t>
      </w:r>
      <w:r w:rsidR="00E21A59" w:rsidRPr="00903DBA">
        <w:t>ifElseChain</w:t>
      </w:r>
      <w:r w:rsidRPr="00903DBA">
        <w:t>s or.</w:t>
      </w:r>
    </w:p>
    <w:p w14:paraId="7F892F41" w14:textId="77777777" w:rsidR="005E7D2C" w:rsidRPr="00903DBA" w:rsidRDefault="005E7D2C" w:rsidP="005E7D2C">
      <w:pPr>
        <w:pStyle w:val="Rubrik3"/>
      </w:pPr>
      <w:bookmarkStart w:id="550" w:name="_Toc57656174"/>
      <w:r w:rsidRPr="00903DBA">
        <w:t>Ordered Pair</w:t>
      </w:r>
      <w:bookmarkEnd w:id="550"/>
    </w:p>
    <w:p w14:paraId="4CE6DB28" w14:textId="77777777" w:rsidR="005E7D2C" w:rsidRPr="00903DBA" w:rsidRDefault="005E7D2C" w:rsidP="005E7D2C">
      <w:r w:rsidRPr="00903DBA">
        <w:t xml:space="preserve">In the preprocessor (and in several other classes in the following chapters) we also need the auxiliary class </w:t>
      </w:r>
      <w:r w:rsidRPr="00903DBA">
        <w:rPr>
          <w:rStyle w:val="CodeInText"/>
        </w:rPr>
        <w:t>Pair</w:t>
      </w:r>
      <w:r w:rsidRPr="00903DBA">
        <w:t>.</w:t>
      </w:r>
    </w:p>
    <w:p w14:paraId="4F7261D3" w14:textId="77777777" w:rsidR="005E7D2C" w:rsidRPr="00903DBA" w:rsidRDefault="005E7D2C" w:rsidP="005E7D2C">
      <w:pPr>
        <w:pStyle w:val="CodeHeader"/>
      </w:pPr>
      <w:r w:rsidRPr="00903DBA">
        <w:t>Pair.cs</w:t>
      </w:r>
    </w:p>
    <w:p w14:paraId="721FC2C0" w14:textId="77777777" w:rsidR="005E7D2C" w:rsidRPr="00903DBA" w:rsidRDefault="005E7D2C" w:rsidP="005E7D2C">
      <w:pPr>
        <w:pStyle w:val="Code"/>
        <w:rPr>
          <w:highlight w:val="white"/>
        </w:rPr>
      </w:pPr>
      <w:r w:rsidRPr="00903DBA">
        <w:rPr>
          <w:highlight w:val="white"/>
        </w:rPr>
        <w:t>namespace CCompiler {</w:t>
      </w:r>
    </w:p>
    <w:p w14:paraId="477F3D8E" w14:textId="77777777" w:rsidR="005E7D2C" w:rsidRPr="00903DBA" w:rsidRDefault="005E7D2C" w:rsidP="005E7D2C">
      <w:pPr>
        <w:pStyle w:val="Code"/>
        <w:rPr>
          <w:highlight w:val="white"/>
        </w:rPr>
      </w:pPr>
      <w:r w:rsidRPr="00903DBA">
        <w:rPr>
          <w:highlight w:val="white"/>
        </w:rPr>
        <w:t xml:space="preserve">  public class Pair&lt;FirstType,SecondType&gt; {</w:t>
      </w:r>
    </w:p>
    <w:p w14:paraId="77694986" w14:textId="77777777" w:rsidR="005E7D2C" w:rsidRPr="00903DBA" w:rsidRDefault="005E7D2C" w:rsidP="005E7D2C">
      <w:pPr>
        <w:pStyle w:val="Code"/>
        <w:rPr>
          <w:highlight w:val="white"/>
        </w:rPr>
      </w:pPr>
      <w:r w:rsidRPr="00903DBA">
        <w:rPr>
          <w:highlight w:val="white"/>
        </w:rPr>
        <w:t xml:space="preserve">    private FirstType m_first;</w:t>
      </w:r>
    </w:p>
    <w:p w14:paraId="1D368AD3" w14:textId="77777777" w:rsidR="005E7D2C" w:rsidRPr="00903DBA" w:rsidRDefault="005E7D2C" w:rsidP="005E7D2C">
      <w:pPr>
        <w:pStyle w:val="Code"/>
        <w:rPr>
          <w:highlight w:val="white"/>
        </w:rPr>
      </w:pPr>
      <w:r w:rsidRPr="00903DBA">
        <w:rPr>
          <w:highlight w:val="white"/>
        </w:rPr>
        <w:t xml:space="preserve">    private SecondType m_second;</w:t>
      </w:r>
    </w:p>
    <w:p w14:paraId="50787EEB" w14:textId="77777777" w:rsidR="005E7D2C" w:rsidRPr="00903DBA" w:rsidRDefault="005E7D2C" w:rsidP="005E7D2C">
      <w:pPr>
        <w:pStyle w:val="Code"/>
        <w:rPr>
          <w:highlight w:val="white"/>
        </w:rPr>
      </w:pPr>
    </w:p>
    <w:p w14:paraId="39A9D50A" w14:textId="77777777" w:rsidR="005E7D2C" w:rsidRPr="00903DBA" w:rsidRDefault="005E7D2C" w:rsidP="005E7D2C">
      <w:pPr>
        <w:pStyle w:val="Code"/>
        <w:rPr>
          <w:highlight w:val="white"/>
        </w:rPr>
      </w:pPr>
      <w:r w:rsidRPr="00903DBA">
        <w:rPr>
          <w:highlight w:val="white"/>
        </w:rPr>
        <w:t xml:space="preserve">    public Pair(FirstType first, SecondType second) {</w:t>
      </w:r>
    </w:p>
    <w:p w14:paraId="435EA80A" w14:textId="77777777" w:rsidR="005E7D2C" w:rsidRPr="00903DBA" w:rsidRDefault="005E7D2C" w:rsidP="005E7D2C">
      <w:pPr>
        <w:pStyle w:val="Code"/>
        <w:rPr>
          <w:highlight w:val="white"/>
        </w:rPr>
      </w:pPr>
      <w:r w:rsidRPr="00903DBA">
        <w:rPr>
          <w:highlight w:val="white"/>
        </w:rPr>
        <w:t xml:space="preserve">      m_first = first;</w:t>
      </w:r>
    </w:p>
    <w:p w14:paraId="21616572" w14:textId="77777777" w:rsidR="005E7D2C" w:rsidRPr="00903DBA" w:rsidRDefault="005E7D2C" w:rsidP="005E7D2C">
      <w:pPr>
        <w:pStyle w:val="Code"/>
        <w:rPr>
          <w:highlight w:val="white"/>
        </w:rPr>
      </w:pPr>
      <w:r w:rsidRPr="00903DBA">
        <w:rPr>
          <w:highlight w:val="white"/>
        </w:rPr>
        <w:t xml:space="preserve">      m_second = second;</w:t>
      </w:r>
    </w:p>
    <w:p w14:paraId="307D89C7" w14:textId="77777777" w:rsidR="005E7D2C" w:rsidRPr="00903DBA" w:rsidRDefault="005E7D2C" w:rsidP="005E7D2C">
      <w:pPr>
        <w:pStyle w:val="Code"/>
        <w:rPr>
          <w:highlight w:val="white"/>
        </w:rPr>
      </w:pPr>
      <w:r w:rsidRPr="00903DBA">
        <w:rPr>
          <w:highlight w:val="white"/>
        </w:rPr>
        <w:t xml:space="preserve">    }</w:t>
      </w:r>
    </w:p>
    <w:p w14:paraId="5B1B5615" w14:textId="77777777" w:rsidR="005E7D2C" w:rsidRPr="00903DBA" w:rsidRDefault="005E7D2C" w:rsidP="005E7D2C">
      <w:pPr>
        <w:pStyle w:val="Code"/>
        <w:rPr>
          <w:highlight w:val="white"/>
        </w:rPr>
      </w:pPr>
    </w:p>
    <w:p w14:paraId="42C245B6" w14:textId="77777777" w:rsidR="005E7D2C" w:rsidRPr="00903DBA" w:rsidRDefault="005E7D2C" w:rsidP="005E7D2C">
      <w:pPr>
        <w:pStyle w:val="Code"/>
        <w:rPr>
          <w:highlight w:val="white"/>
        </w:rPr>
      </w:pPr>
      <w:r w:rsidRPr="00903DBA">
        <w:rPr>
          <w:highlight w:val="white"/>
        </w:rPr>
        <w:t xml:space="preserve">    public FirstType First {</w:t>
      </w:r>
    </w:p>
    <w:p w14:paraId="31F9280A" w14:textId="77777777" w:rsidR="005E7D2C" w:rsidRPr="00903DBA" w:rsidRDefault="005E7D2C" w:rsidP="005E7D2C">
      <w:pPr>
        <w:pStyle w:val="Code"/>
        <w:rPr>
          <w:highlight w:val="white"/>
        </w:rPr>
      </w:pPr>
      <w:r w:rsidRPr="00903DBA">
        <w:rPr>
          <w:highlight w:val="white"/>
        </w:rPr>
        <w:t xml:space="preserve">      get { return m_first; }</w:t>
      </w:r>
    </w:p>
    <w:p w14:paraId="3E81E811" w14:textId="77777777" w:rsidR="005E7D2C" w:rsidRPr="00903DBA" w:rsidRDefault="005E7D2C" w:rsidP="005E7D2C">
      <w:pPr>
        <w:pStyle w:val="Code"/>
        <w:rPr>
          <w:highlight w:val="white"/>
        </w:rPr>
      </w:pPr>
      <w:r w:rsidRPr="00903DBA">
        <w:rPr>
          <w:highlight w:val="white"/>
        </w:rPr>
        <w:t xml:space="preserve">      set { m_first = value; }</w:t>
      </w:r>
    </w:p>
    <w:p w14:paraId="18B0A540" w14:textId="77777777" w:rsidR="005E7D2C" w:rsidRPr="00903DBA" w:rsidRDefault="005E7D2C" w:rsidP="005E7D2C">
      <w:pPr>
        <w:pStyle w:val="Code"/>
        <w:rPr>
          <w:highlight w:val="white"/>
        </w:rPr>
      </w:pPr>
      <w:r w:rsidRPr="00903DBA">
        <w:rPr>
          <w:highlight w:val="white"/>
        </w:rPr>
        <w:t xml:space="preserve">    }</w:t>
      </w:r>
    </w:p>
    <w:p w14:paraId="4BC05041" w14:textId="77777777" w:rsidR="005E7D2C" w:rsidRPr="00903DBA" w:rsidRDefault="005E7D2C" w:rsidP="005E7D2C">
      <w:pPr>
        <w:pStyle w:val="Code"/>
        <w:rPr>
          <w:highlight w:val="white"/>
        </w:rPr>
      </w:pPr>
    </w:p>
    <w:p w14:paraId="2BD3BCCF" w14:textId="77777777" w:rsidR="005E7D2C" w:rsidRPr="00903DBA" w:rsidRDefault="005E7D2C" w:rsidP="005E7D2C">
      <w:pPr>
        <w:pStyle w:val="Code"/>
        <w:rPr>
          <w:highlight w:val="white"/>
        </w:rPr>
      </w:pPr>
      <w:r w:rsidRPr="00903DBA">
        <w:rPr>
          <w:highlight w:val="white"/>
        </w:rPr>
        <w:t xml:space="preserve">    public SecondType Second {</w:t>
      </w:r>
    </w:p>
    <w:p w14:paraId="74FF19F4" w14:textId="77777777" w:rsidR="005E7D2C" w:rsidRPr="00903DBA" w:rsidRDefault="005E7D2C" w:rsidP="005E7D2C">
      <w:pPr>
        <w:pStyle w:val="Code"/>
        <w:rPr>
          <w:highlight w:val="white"/>
        </w:rPr>
      </w:pPr>
      <w:r w:rsidRPr="00903DBA">
        <w:rPr>
          <w:highlight w:val="white"/>
        </w:rPr>
        <w:t xml:space="preserve">      get { return m_second; }</w:t>
      </w:r>
    </w:p>
    <w:p w14:paraId="79938DCA" w14:textId="77777777" w:rsidR="005E7D2C" w:rsidRPr="00903DBA" w:rsidRDefault="005E7D2C" w:rsidP="005E7D2C">
      <w:pPr>
        <w:pStyle w:val="Code"/>
        <w:rPr>
          <w:highlight w:val="white"/>
        </w:rPr>
      </w:pPr>
      <w:r w:rsidRPr="00903DBA">
        <w:rPr>
          <w:highlight w:val="white"/>
        </w:rPr>
        <w:t xml:space="preserve">      set { m_second = value; }</w:t>
      </w:r>
    </w:p>
    <w:p w14:paraId="2CB36ACE" w14:textId="77777777" w:rsidR="005E7D2C" w:rsidRPr="00903DBA" w:rsidRDefault="005E7D2C" w:rsidP="005E7D2C">
      <w:pPr>
        <w:pStyle w:val="Code"/>
        <w:rPr>
          <w:highlight w:val="white"/>
        </w:rPr>
      </w:pPr>
      <w:r w:rsidRPr="00903DBA">
        <w:rPr>
          <w:highlight w:val="white"/>
        </w:rPr>
        <w:t xml:space="preserve">    }</w:t>
      </w:r>
    </w:p>
    <w:p w14:paraId="7A153461" w14:textId="77777777" w:rsidR="005E7D2C" w:rsidRPr="00903DBA" w:rsidRDefault="005E7D2C" w:rsidP="005E7D2C">
      <w:pPr>
        <w:pStyle w:val="Code"/>
        <w:rPr>
          <w:highlight w:val="white"/>
        </w:rPr>
      </w:pPr>
    </w:p>
    <w:p w14:paraId="1A875B63" w14:textId="77777777" w:rsidR="005E7D2C" w:rsidRPr="00903DBA" w:rsidRDefault="005E7D2C" w:rsidP="005E7D2C">
      <w:pPr>
        <w:pStyle w:val="Code"/>
        <w:rPr>
          <w:highlight w:val="white"/>
        </w:rPr>
      </w:pPr>
      <w:r w:rsidRPr="00903DBA">
        <w:rPr>
          <w:highlight w:val="white"/>
        </w:rPr>
        <w:t xml:space="preserve">    public override int GetHashCode() {</w:t>
      </w:r>
    </w:p>
    <w:p w14:paraId="55C9990A" w14:textId="77777777" w:rsidR="005E7D2C" w:rsidRPr="00903DBA" w:rsidRDefault="005E7D2C" w:rsidP="005E7D2C">
      <w:pPr>
        <w:pStyle w:val="Code"/>
        <w:rPr>
          <w:highlight w:val="white"/>
        </w:rPr>
      </w:pPr>
      <w:r w:rsidRPr="00903DBA">
        <w:rPr>
          <w:highlight w:val="white"/>
        </w:rPr>
        <w:t xml:space="preserve">      return m_first.GetHashCode() + m_second.GetHashCode();</w:t>
      </w:r>
    </w:p>
    <w:p w14:paraId="3200F7B0" w14:textId="77777777" w:rsidR="005E7D2C" w:rsidRPr="00903DBA" w:rsidRDefault="005E7D2C" w:rsidP="005E7D2C">
      <w:pPr>
        <w:pStyle w:val="Code"/>
        <w:rPr>
          <w:highlight w:val="white"/>
        </w:rPr>
      </w:pPr>
      <w:r w:rsidRPr="00903DBA">
        <w:rPr>
          <w:highlight w:val="white"/>
        </w:rPr>
        <w:t xml:space="preserve">    }</w:t>
      </w:r>
    </w:p>
    <w:p w14:paraId="6A2AF9B8" w14:textId="77777777" w:rsidR="005E7D2C" w:rsidRPr="00903DBA" w:rsidRDefault="005E7D2C" w:rsidP="005E7D2C">
      <w:pPr>
        <w:pStyle w:val="Code"/>
        <w:rPr>
          <w:highlight w:val="white"/>
        </w:rPr>
      </w:pPr>
    </w:p>
    <w:p w14:paraId="0DBAFF6F" w14:textId="77777777" w:rsidR="005E7D2C" w:rsidRPr="00903DBA" w:rsidRDefault="005E7D2C" w:rsidP="005E7D2C">
      <w:pPr>
        <w:pStyle w:val="Code"/>
        <w:rPr>
          <w:highlight w:val="white"/>
        </w:rPr>
      </w:pPr>
      <w:r w:rsidRPr="00903DBA">
        <w:rPr>
          <w:highlight w:val="white"/>
        </w:rPr>
        <w:t xml:space="preserve">    public override bool Equals(object obj) {</w:t>
      </w:r>
    </w:p>
    <w:p w14:paraId="59E5F4E7" w14:textId="77777777" w:rsidR="005E7D2C" w:rsidRPr="00903DBA" w:rsidRDefault="005E7D2C" w:rsidP="005E7D2C">
      <w:pPr>
        <w:pStyle w:val="Code"/>
        <w:rPr>
          <w:highlight w:val="white"/>
        </w:rPr>
      </w:pPr>
      <w:r w:rsidRPr="00903DBA">
        <w:rPr>
          <w:highlight w:val="white"/>
        </w:rPr>
        <w:t xml:space="preserve">      if (obj is Pair&lt;FirstType,SecondType&gt;) {</w:t>
      </w:r>
    </w:p>
    <w:p w14:paraId="65F128DE" w14:textId="77777777" w:rsidR="005E7D2C" w:rsidRPr="00903DBA" w:rsidRDefault="005E7D2C" w:rsidP="005E7D2C">
      <w:pPr>
        <w:pStyle w:val="Code"/>
        <w:rPr>
          <w:highlight w:val="white"/>
        </w:rPr>
      </w:pPr>
      <w:r w:rsidRPr="00903DBA">
        <w:rPr>
          <w:highlight w:val="white"/>
        </w:rPr>
        <w:t xml:space="preserve">        Pair&lt;FirstType, SecondType&gt; pair = (Pair&lt;FirstType, SecondType&gt;) obj;</w:t>
      </w:r>
    </w:p>
    <w:p w14:paraId="6FB9BC84" w14:textId="77777777" w:rsidR="005E7D2C" w:rsidRPr="00903DBA" w:rsidRDefault="005E7D2C" w:rsidP="005E7D2C">
      <w:pPr>
        <w:pStyle w:val="Code"/>
        <w:rPr>
          <w:highlight w:val="white"/>
        </w:rPr>
      </w:pPr>
      <w:r w:rsidRPr="00903DBA">
        <w:rPr>
          <w:highlight w:val="white"/>
        </w:rPr>
        <w:t xml:space="preserve">        return m_first.Equals(pair.m_first) &amp;&amp; m_second.Equals(m_second);</w:t>
      </w:r>
    </w:p>
    <w:p w14:paraId="4381F50F" w14:textId="77777777" w:rsidR="005E7D2C" w:rsidRPr="00903DBA" w:rsidRDefault="005E7D2C" w:rsidP="005E7D2C">
      <w:pPr>
        <w:pStyle w:val="Code"/>
        <w:rPr>
          <w:highlight w:val="white"/>
        </w:rPr>
      </w:pPr>
      <w:r w:rsidRPr="00903DBA">
        <w:rPr>
          <w:highlight w:val="white"/>
        </w:rPr>
        <w:t xml:space="preserve">      }</w:t>
      </w:r>
    </w:p>
    <w:p w14:paraId="6BA329DF" w14:textId="77777777" w:rsidR="005E7D2C" w:rsidRPr="00903DBA" w:rsidRDefault="005E7D2C" w:rsidP="005E7D2C">
      <w:pPr>
        <w:pStyle w:val="Code"/>
        <w:rPr>
          <w:highlight w:val="white"/>
        </w:rPr>
      </w:pPr>
      <w:r w:rsidRPr="00903DBA">
        <w:rPr>
          <w:highlight w:val="white"/>
        </w:rPr>
        <w:t xml:space="preserve">    </w:t>
      </w:r>
    </w:p>
    <w:p w14:paraId="6D8A3FA7" w14:textId="77777777" w:rsidR="005E7D2C" w:rsidRPr="00903DBA" w:rsidRDefault="005E7D2C" w:rsidP="005E7D2C">
      <w:pPr>
        <w:pStyle w:val="Code"/>
        <w:rPr>
          <w:highlight w:val="white"/>
        </w:rPr>
      </w:pPr>
      <w:r w:rsidRPr="00903DBA">
        <w:rPr>
          <w:highlight w:val="white"/>
        </w:rPr>
        <w:t xml:space="preserve">      return false;</w:t>
      </w:r>
    </w:p>
    <w:p w14:paraId="6BB8DC61" w14:textId="77777777" w:rsidR="005E7D2C" w:rsidRPr="00903DBA" w:rsidRDefault="005E7D2C" w:rsidP="005E7D2C">
      <w:pPr>
        <w:pStyle w:val="Code"/>
        <w:rPr>
          <w:highlight w:val="white"/>
        </w:rPr>
      </w:pPr>
      <w:r w:rsidRPr="00903DBA">
        <w:rPr>
          <w:highlight w:val="white"/>
        </w:rPr>
        <w:t xml:space="preserve">    }</w:t>
      </w:r>
    </w:p>
    <w:p w14:paraId="2DEB790A" w14:textId="77777777" w:rsidR="005E7D2C" w:rsidRPr="00903DBA" w:rsidRDefault="005E7D2C" w:rsidP="005E7D2C">
      <w:pPr>
        <w:pStyle w:val="Code"/>
        <w:rPr>
          <w:highlight w:val="white"/>
        </w:rPr>
      </w:pPr>
      <w:r w:rsidRPr="00903DBA">
        <w:rPr>
          <w:highlight w:val="white"/>
        </w:rPr>
        <w:t xml:space="preserve">  }</w:t>
      </w:r>
    </w:p>
    <w:p w14:paraId="3D8F3B97" w14:textId="3C5E4254" w:rsidR="005E7D2C" w:rsidRPr="00903DBA" w:rsidRDefault="005E7D2C" w:rsidP="005E7D2C">
      <w:pPr>
        <w:pStyle w:val="Code"/>
      </w:pPr>
      <w:r w:rsidRPr="00903DBA">
        <w:rPr>
          <w:highlight w:val="white"/>
        </w:rPr>
        <w:t>}</w:t>
      </w:r>
    </w:p>
    <w:p w14:paraId="3747FD97" w14:textId="77777777" w:rsidR="005E7D2C" w:rsidRPr="00903DBA" w:rsidRDefault="005E7D2C" w:rsidP="005E7D2C">
      <w:pPr>
        <w:pStyle w:val="Rubrik2"/>
      </w:pPr>
      <w:bookmarkStart w:id="551" w:name="_Toc57656175"/>
      <w:r w:rsidRPr="00903DBA">
        <w:t>Graph</w:t>
      </w:r>
      <w:bookmarkEnd w:id="551"/>
    </w:p>
    <w:p w14:paraId="5FD8620B" w14:textId="77777777" w:rsidR="005E7D2C" w:rsidRPr="00903DBA" w:rsidRDefault="005E7D2C" w:rsidP="005E7D2C">
      <w:r w:rsidRPr="00903DBA">
        <w:t>Graph implements a general unordered graph. It holds of set of vertices and a set of edges.</w:t>
      </w:r>
    </w:p>
    <w:p w14:paraId="0B36382F" w14:textId="77777777" w:rsidR="005E7D2C" w:rsidRPr="00903DBA" w:rsidRDefault="005E7D2C" w:rsidP="005E7D2C">
      <w:pPr>
        <w:pStyle w:val="CodeHeader"/>
      </w:pPr>
      <w:r w:rsidRPr="00903DBA">
        <w:t>Graph.cs</w:t>
      </w:r>
    </w:p>
    <w:p w14:paraId="3A16240A" w14:textId="77777777" w:rsidR="005E7D2C" w:rsidRPr="00903DBA" w:rsidRDefault="005E7D2C" w:rsidP="005E7D2C">
      <w:pPr>
        <w:pStyle w:val="Code"/>
        <w:rPr>
          <w:highlight w:val="white"/>
        </w:rPr>
      </w:pPr>
      <w:r w:rsidRPr="00903DBA">
        <w:rPr>
          <w:highlight w:val="white"/>
        </w:rPr>
        <w:t>using System.Collections.Generic;</w:t>
      </w:r>
    </w:p>
    <w:p w14:paraId="7E71599D" w14:textId="77777777" w:rsidR="005E7D2C" w:rsidRPr="00903DBA" w:rsidRDefault="005E7D2C" w:rsidP="005E7D2C">
      <w:pPr>
        <w:pStyle w:val="Code"/>
        <w:rPr>
          <w:highlight w:val="white"/>
        </w:rPr>
      </w:pPr>
    </w:p>
    <w:p w14:paraId="5D87CEE6" w14:textId="77777777" w:rsidR="005E7D2C" w:rsidRPr="00903DBA" w:rsidRDefault="005E7D2C" w:rsidP="005E7D2C">
      <w:pPr>
        <w:pStyle w:val="Code"/>
        <w:rPr>
          <w:highlight w:val="white"/>
        </w:rPr>
      </w:pPr>
      <w:r w:rsidRPr="00903DBA">
        <w:rPr>
          <w:highlight w:val="white"/>
        </w:rPr>
        <w:t>namespace CCompiler {</w:t>
      </w:r>
    </w:p>
    <w:p w14:paraId="3E1938ED" w14:textId="77777777" w:rsidR="005E7D2C" w:rsidRPr="00903DBA" w:rsidRDefault="005E7D2C" w:rsidP="005E7D2C">
      <w:pPr>
        <w:pStyle w:val="Code"/>
        <w:rPr>
          <w:highlight w:val="white"/>
        </w:rPr>
      </w:pPr>
      <w:r w:rsidRPr="00903DBA">
        <w:rPr>
          <w:highlight w:val="white"/>
        </w:rPr>
        <w:t xml:space="preserve">  public class Graph&lt;VertexType&gt; {</w:t>
      </w:r>
    </w:p>
    <w:p w14:paraId="68A9C119" w14:textId="77777777" w:rsidR="005E7D2C" w:rsidRPr="00903DBA" w:rsidRDefault="005E7D2C" w:rsidP="005E7D2C">
      <w:pPr>
        <w:pStyle w:val="Code"/>
        <w:rPr>
          <w:highlight w:val="white"/>
        </w:rPr>
      </w:pPr>
      <w:r w:rsidRPr="00903DBA">
        <w:rPr>
          <w:highlight w:val="white"/>
        </w:rPr>
        <w:t xml:space="preserve">    private ISet&lt;VertexType&gt; m_vertexSet;</w:t>
      </w:r>
    </w:p>
    <w:p w14:paraId="5361D697" w14:textId="478C5DB4" w:rsidR="005E7D2C" w:rsidRPr="00903DBA" w:rsidRDefault="005E7D2C" w:rsidP="005E7D2C">
      <w:pPr>
        <w:pStyle w:val="Code"/>
        <w:rPr>
          <w:highlight w:val="white"/>
        </w:rPr>
      </w:pPr>
      <w:r w:rsidRPr="00903DBA">
        <w:rPr>
          <w:highlight w:val="white"/>
        </w:rPr>
        <w:t xml:space="preserve">    private ISet&lt;</w:t>
      </w:r>
      <w:r w:rsidR="00300C26" w:rsidRPr="00903DBA">
        <w:rPr>
          <w:highlight w:val="white"/>
        </w:rPr>
        <w:t>Pair</w:t>
      </w:r>
      <w:r w:rsidRPr="00903DBA">
        <w:rPr>
          <w:highlight w:val="white"/>
        </w:rPr>
        <w:t>&lt;VertexType,VertexType&gt;&gt; m_edgeSet;</w:t>
      </w:r>
    </w:p>
    <w:p w14:paraId="6B723805" w14:textId="77777777" w:rsidR="005E7D2C" w:rsidRPr="00903DBA" w:rsidRDefault="005E7D2C" w:rsidP="005E7D2C">
      <w:pPr>
        <w:pStyle w:val="Code"/>
        <w:rPr>
          <w:highlight w:val="white"/>
        </w:rPr>
      </w:pPr>
    </w:p>
    <w:p w14:paraId="17DBF781" w14:textId="77777777" w:rsidR="005E7D2C" w:rsidRPr="00903DBA" w:rsidRDefault="005E7D2C" w:rsidP="005E7D2C">
      <w:pPr>
        <w:pStyle w:val="Code"/>
        <w:rPr>
          <w:highlight w:val="white"/>
        </w:rPr>
      </w:pPr>
      <w:r w:rsidRPr="00903DBA">
        <w:rPr>
          <w:highlight w:val="white"/>
        </w:rPr>
        <w:t xml:space="preserve">    public Graph() {</w:t>
      </w:r>
    </w:p>
    <w:p w14:paraId="6CB2C1B0" w14:textId="77777777" w:rsidR="005E7D2C" w:rsidRPr="00903DBA" w:rsidRDefault="005E7D2C" w:rsidP="005E7D2C">
      <w:pPr>
        <w:pStyle w:val="Code"/>
        <w:rPr>
          <w:highlight w:val="white"/>
        </w:rPr>
      </w:pPr>
      <w:r w:rsidRPr="00903DBA">
        <w:rPr>
          <w:highlight w:val="white"/>
        </w:rPr>
        <w:t xml:space="preserve">      m_vertexSet = new HashSet&lt;VertexType&gt;();</w:t>
      </w:r>
    </w:p>
    <w:p w14:paraId="20BD7520" w14:textId="14D3FD0E" w:rsidR="005E7D2C" w:rsidRPr="00903DBA" w:rsidRDefault="005E7D2C" w:rsidP="005E7D2C">
      <w:pPr>
        <w:pStyle w:val="Code"/>
        <w:rPr>
          <w:highlight w:val="white"/>
        </w:rPr>
      </w:pPr>
      <w:r w:rsidRPr="00903DBA">
        <w:rPr>
          <w:highlight w:val="white"/>
        </w:rPr>
        <w:t xml:space="preserve">      m_edgeSet = new HashSet&lt;</w:t>
      </w:r>
      <w:r w:rsidR="00300C26" w:rsidRPr="00903DBA">
        <w:rPr>
          <w:highlight w:val="white"/>
        </w:rPr>
        <w:t>Pair</w:t>
      </w:r>
      <w:r w:rsidRPr="00903DBA">
        <w:rPr>
          <w:highlight w:val="white"/>
        </w:rPr>
        <w:t>&lt;VertexType,VertexType&gt;&gt;();</w:t>
      </w:r>
    </w:p>
    <w:p w14:paraId="1F430D97" w14:textId="77777777" w:rsidR="005E7D2C" w:rsidRPr="00903DBA" w:rsidRDefault="005E7D2C" w:rsidP="005E7D2C">
      <w:pPr>
        <w:pStyle w:val="Code"/>
        <w:rPr>
          <w:highlight w:val="white"/>
        </w:rPr>
      </w:pPr>
      <w:r w:rsidRPr="00903DBA">
        <w:rPr>
          <w:highlight w:val="white"/>
        </w:rPr>
        <w:t xml:space="preserve">    }</w:t>
      </w:r>
    </w:p>
    <w:p w14:paraId="6A6D1FD6" w14:textId="77777777" w:rsidR="005E7D2C" w:rsidRPr="00903DBA" w:rsidRDefault="005E7D2C" w:rsidP="005E7D2C">
      <w:pPr>
        <w:pStyle w:val="Code"/>
        <w:rPr>
          <w:highlight w:val="white"/>
        </w:rPr>
      </w:pPr>
      <w:r w:rsidRPr="00903DBA">
        <w:rPr>
          <w:highlight w:val="white"/>
        </w:rPr>
        <w:t xml:space="preserve">  </w:t>
      </w:r>
    </w:p>
    <w:p w14:paraId="776B479B" w14:textId="77777777" w:rsidR="005E7D2C" w:rsidRPr="00903DBA" w:rsidRDefault="005E7D2C" w:rsidP="005E7D2C">
      <w:pPr>
        <w:pStyle w:val="Code"/>
        <w:rPr>
          <w:highlight w:val="white"/>
        </w:rPr>
      </w:pPr>
      <w:r w:rsidRPr="00903DBA">
        <w:rPr>
          <w:highlight w:val="white"/>
        </w:rPr>
        <w:t xml:space="preserve">    public Graph(ISet&lt;VertexType&gt; vertexSet) {</w:t>
      </w:r>
    </w:p>
    <w:p w14:paraId="69A6F09B" w14:textId="77777777" w:rsidR="005E7D2C" w:rsidRPr="00903DBA" w:rsidRDefault="005E7D2C" w:rsidP="005E7D2C">
      <w:pPr>
        <w:pStyle w:val="Code"/>
        <w:rPr>
          <w:highlight w:val="white"/>
        </w:rPr>
      </w:pPr>
      <w:r w:rsidRPr="00903DBA">
        <w:rPr>
          <w:highlight w:val="white"/>
        </w:rPr>
        <w:t xml:space="preserve">      m_vertexSet = vertexSet;</w:t>
      </w:r>
    </w:p>
    <w:p w14:paraId="44694858" w14:textId="4110A678" w:rsidR="005E7D2C" w:rsidRPr="00903DBA" w:rsidRDefault="005E7D2C" w:rsidP="005E7D2C">
      <w:pPr>
        <w:pStyle w:val="Code"/>
        <w:rPr>
          <w:highlight w:val="white"/>
        </w:rPr>
      </w:pPr>
      <w:r w:rsidRPr="00903DBA">
        <w:rPr>
          <w:highlight w:val="white"/>
        </w:rPr>
        <w:t xml:space="preserve">      m_edgeSet = new HashSet&lt;</w:t>
      </w:r>
      <w:r w:rsidR="00300C26" w:rsidRPr="00903DBA">
        <w:rPr>
          <w:highlight w:val="white"/>
        </w:rPr>
        <w:t>Pair</w:t>
      </w:r>
      <w:r w:rsidRPr="00903DBA">
        <w:rPr>
          <w:highlight w:val="white"/>
        </w:rPr>
        <w:t>&lt;VertexType,VertexType&gt;&gt;();</w:t>
      </w:r>
    </w:p>
    <w:p w14:paraId="1609303D" w14:textId="77777777" w:rsidR="005E7D2C" w:rsidRPr="00903DBA" w:rsidRDefault="005E7D2C" w:rsidP="005E7D2C">
      <w:pPr>
        <w:pStyle w:val="Code"/>
        <w:rPr>
          <w:highlight w:val="white"/>
        </w:rPr>
      </w:pPr>
      <w:r w:rsidRPr="00903DBA">
        <w:rPr>
          <w:highlight w:val="white"/>
        </w:rPr>
        <w:t xml:space="preserve">    }</w:t>
      </w:r>
    </w:p>
    <w:p w14:paraId="798C4695" w14:textId="77777777" w:rsidR="005E7D2C" w:rsidRPr="00903DBA" w:rsidRDefault="005E7D2C" w:rsidP="005E7D2C">
      <w:pPr>
        <w:pStyle w:val="Code"/>
        <w:rPr>
          <w:highlight w:val="white"/>
        </w:rPr>
      </w:pPr>
    </w:p>
    <w:p w14:paraId="157CCBB3" w14:textId="77777777" w:rsidR="005E7D2C" w:rsidRPr="00903DBA" w:rsidRDefault="005E7D2C" w:rsidP="005E7D2C">
      <w:pPr>
        <w:pStyle w:val="Code"/>
        <w:rPr>
          <w:highlight w:val="white"/>
        </w:rPr>
      </w:pPr>
      <w:r w:rsidRPr="00903DBA">
        <w:rPr>
          <w:highlight w:val="white"/>
        </w:rPr>
        <w:t xml:space="preserve">    public Graph(ISet&lt;VertexType&gt; vertexSet,</w:t>
      </w:r>
    </w:p>
    <w:p w14:paraId="6F9F5862" w14:textId="41058839" w:rsidR="005E7D2C" w:rsidRPr="00903DBA" w:rsidRDefault="005E7D2C" w:rsidP="005E7D2C">
      <w:pPr>
        <w:pStyle w:val="Code"/>
        <w:rPr>
          <w:highlight w:val="white"/>
        </w:rPr>
      </w:pPr>
      <w:r w:rsidRPr="00903DBA">
        <w:rPr>
          <w:highlight w:val="white"/>
        </w:rPr>
        <w:t xml:space="preserve">                 ISet&lt;</w:t>
      </w:r>
      <w:r w:rsidR="00300C26" w:rsidRPr="00903DBA">
        <w:rPr>
          <w:highlight w:val="white"/>
        </w:rPr>
        <w:t>Pair</w:t>
      </w:r>
      <w:r w:rsidRPr="00903DBA">
        <w:rPr>
          <w:highlight w:val="white"/>
        </w:rPr>
        <w:t>&lt;VertexType,VertexType&gt;&gt; edgeSet) {</w:t>
      </w:r>
    </w:p>
    <w:p w14:paraId="4F0E96F2" w14:textId="77777777" w:rsidR="005E7D2C" w:rsidRPr="00903DBA" w:rsidRDefault="005E7D2C" w:rsidP="005E7D2C">
      <w:pPr>
        <w:pStyle w:val="Code"/>
        <w:rPr>
          <w:highlight w:val="white"/>
        </w:rPr>
      </w:pPr>
      <w:r w:rsidRPr="00903DBA">
        <w:rPr>
          <w:highlight w:val="white"/>
        </w:rPr>
        <w:t xml:space="preserve">      m_vertexSet = vertexSet;</w:t>
      </w:r>
    </w:p>
    <w:p w14:paraId="7DC198C1" w14:textId="77777777" w:rsidR="005E7D2C" w:rsidRPr="00903DBA" w:rsidRDefault="005E7D2C" w:rsidP="005E7D2C">
      <w:pPr>
        <w:pStyle w:val="Code"/>
        <w:rPr>
          <w:highlight w:val="white"/>
        </w:rPr>
      </w:pPr>
      <w:r w:rsidRPr="00903DBA">
        <w:rPr>
          <w:highlight w:val="white"/>
        </w:rPr>
        <w:t xml:space="preserve">      m_edgeSet = edgeSet;</w:t>
      </w:r>
    </w:p>
    <w:p w14:paraId="070E11F6" w14:textId="77777777" w:rsidR="005E7D2C" w:rsidRPr="00903DBA" w:rsidRDefault="005E7D2C" w:rsidP="005E7D2C">
      <w:pPr>
        <w:pStyle w:val="Code"/>
        <w:rPr>
          <w:highlight w:val="white"/>
        </w:rPr>
      </w:pPr>
      <w:r w:rsidRPr="00903DBA">
        <w:rPr>
          <w:highlight w:val="white"/>
        </w:rPr>
        <w:t xml:space="preserve">    }</w:t>
      </w:r>
    </w:p>
    <w:p w14:paraId="41D3C8EF" w14:textId="77777777" w:rsidR="005E7D2C" w:rsidRPr="00903DBA" w:rsidRDefault="005E7D2C" w:rsidP="005E7D2C">
      <w:pPr>
        <w:pStyle w:val="Code"/>
        <w:rPr>
          <w:highlight w:val="white"/>
        </w:rPr>
      </w:pPr>
    </w:p>
    <w:p w14:paraId="74D045FF" w14:textId="77777777" w:rsidR="005E7D2C" w:rsidRPr="00903DBA" w:rsidRDefault="005E7D2C" w:rsidP="005E7D2C">
      <w:pPr>
        <w:pStyle w:val="Code"/>
        <w:rPr>
          <w:highlight w:val="white"/>
        </w:rPr>
      </w:pPr>
      <w:r w:rsidRPr="00903DBA">
        <w:rPr>
          <w:highlight w:val="white"/>
        </w:rPr>
        <w:t xml:space="preserve">    public ISet&lt;VertexType&gt; VertexSet {</w:t>
      </w:r>
    </w:p>
    <w:p w14:paraId="751A4B48" w14:textId="77777777" w:rsidR="005E7D2C" w:rsidRPr="00903DBA" w:rsidRDefault="005E7D2C" w:rsidP="005E7D2C">
      <w:pPr>
        <w:pStyle w:val="Code"/>
        <w:rPr>
          <w:highlight w:val="white"/>
        </w:rPr>
      </w:pPr>
      <w:r w:rsidRPr="00903DBA">
        <w:rPr>
          <w:highlight w:val="white"/>
        </w:rPr>
        <w:t xml:space="preserve">      get { return m_vertexSet; }</w:t>
      </w:r>
    </w:p>
    <w:p w14:paraId="0CC70EE8" w14:textId="77777777" w:rsidR="005E7D2C" w:rsidRPr="00903DBA" w:rsidRDefault="005E7D2C" w:rsidP="005E7D2C">
      <w:pPr>
        <w:pStyle w:val="Code"/>
        <w:rPr>
          <w:highlight w:val="white"/>
        </w:rPr>
      </w:pPr>
      <w:r w:rsidRPr="00903DBA">
        <w:rPr>
          <w:highlight w:val="white"/>
        </w:rPr>
        <w:t xml:space="preserve">    }</w:t>
      </w:r>
    </w:p>
    <w:p w14:paraId="4B939699" w14:textId="77777777" w:rsidR="005E7D2C" w:rsidRPr="00903DBA" w:rsidRDefault="005E7D2C" w:rsidP="005E7D2C">
      <w:pPr>
        <w:pStyle w:val="Code"/>
        <w:rPr>
          <w:highlight w:val="white"/>
        </w:rPr>
      </w:pPr>
      <w:r w:rsidRPr="00903DBA">
        <w:rPr>
          <w:highlight w:val="white"/>
        </w:rPr>
        <w:t xml:space="preserve">  </w:t>
      </w:r>
    </w:p>
    <w:p w14:paraId="78054DE3" w14:textId="3B05D6F2" w:rsidR="005E7D2C" w:rsidRPr="00903DBA" w:rsidRDefault="005E7D2C" w:rsidP="005E7D2C">
      <w:pPr>
        <w:pStyle w:val="Code"/>
        <w:rPr>
          <w:highlight w:val="white"/>
        </w:rPr>
      </w:pPr>
      <w:r w:rsidRPr="00903DBA">
        <w:rPr>
          <w:highlight w:val="white"/>
        </w:rPr>
        <w:t xml:space="preserve">    public ISet&lt;</w:t>
      </w:r>
      <w:r w:rsidR="00300C26" w:rsidRPr="00903DBA">
        <w:rPr>
          <w:highlight w:val="white"/>
        </w:rPr>
        <w:t>Pair</w:t>
      </w:r>
      <w:r w:rsidRPr="00903DBA">
        <w:rPr>
          <w:highlight w:val="white"/>
        </w:rPr>
        <w:t>&lt;VertexType,VertexType&gt;&gt; EdgeSet {</w:t>
      </w:r>
    </w:p>
    <w:p w14:paraId="7E89E34A" w14:textId="77777777" w:rsidR="005E7D2C" w:rsidRPr="00903DBA" w:rsidRDefault="005E7D2C" w:rsidP="005E7D2C">
      <w:pPr>
        <w:pStyle w:val="Code"/>
        <w:rPr>
          <w:highlight w:val="white"/>
        </w:rPr>
      </w:pPr>
      <w:r w:rsidRPr="00903DBA">
        <w:rPr>
          <w:highlight w:val="white"/>
        </w:rPr>
        <w:t xml:space="preserve">      get { return m_edgeSet; }</w:t>
      </w:r>
    </w:p>
    <w:p w14:paraId="0AE18865" w14:textId="77777777" w:rsidR="005E7D2C" w:rsidRPr="00903DBA" w:rsidRDefault="005E7D2C" w:rsidP="005E7D2C">
      <w:pPr>
        <w:pStyle w:val="Code"/>
        <w:rPr>
          <w:highlight w:val="white"/>
        </w:rPr>
      </w:pPr>
      <w:r w:rsidRPr="00903DBA">
        <w:rPr>
          <w:highlight w:val="white"/>
        </w:rPr>
        <w:t xml:space="preserve">    }</w:t>
      </w:r>
    </w:p>
    <w:p w14:paraId="093A3D92" w14:textId="77777777" w:rsidR="005E7D2C" w:rsidRPr="00903DBA" w:rsidRDefault="005E7D2C" w:rsidP="005E7D2C">
      <w:r w:rsidRPr="00903DBA">
        <w:t xml:space="preserve">The </w:t>
      </w:r>
      <w:r w:rsidRPr="00903DBA">
        <w:rPr>
          <w:rStyle w:val="CodeInText"/>
        </w:rPr>
        <w:t>neighbourSet</w:t>
      </w:r>
      <w:r w:rsidRPr="00903DBA">
        <w:t xml:space="preserve"> method goes through all edges and add each found neighbor to the vertex.</w:t>
      </w:r>
    </w:p>
    <w:p w14:paraId="1A58CA55" w14:textId="77777777" w:rsidR="005E7D2C" w:rsidRPr="00903DBA" w:rsidRDefault="005E7D2C" w:rsidP="005E7D2C">
      <w:pPr>
        <w:pStyle w:val="Code"/>
        <w:rPr>
          <w:highlight w:val="white"/>
        </w:rPr>
      </w:pPr>
      <w:r w:rsidRPr="00903DBA">
        <w:rPr>
          <w:highlight w:val="white"/>
        </w:rPr>
        <w:t xml:space="preserve">    public ISet&lt;VertexType&gt; GetNeighbourSet(VertexType vertex) {</w:t>
      </w:r>
    </w:p>
    <w:p w14:paraId="5B56CC82" w14:textId="77777777" w:rsidR="005E7D2C" w:rsidRPr="00903DBA" w:rsidRDefault="005E7D2C" w:rsidP="005E7D2C">
      <w:pPr>
        <w:pStyle w:val="Code"/>
        <w:rPr>
          <w:highlight w:val="white"/>
        </w:rPr>
      </w:pPr>
      <w:r w:rsidRPr="00903DBA">
        <w:rPr>
          <w:highlight w:val="white"/>
        </w:rPr>
        <w:t xml:space="preserve">      ISet&lt;VertexType&gt; neighbourSet = new HashSet&lt;VertexType&gt;();</w:t>
      </w:r>
    </w:p>
    <w:p w14:paraId="2BF088D2" w14:textId="77777777" w:rsidR="005E7D2C" w:rsidRPr="00903DBA" w:rsidRDefault="005E7D2C" w:rsidP="005E7D2C">
      <w:pPr>
        <w:pStyle w:val="Code"/>
        <w:rPr>
          <w:highlight w:val="white"/>
        </w:rPr>
      </w:pPr>
      <w:r w:rsidRPr="00903DBA">
        <w:rPr>
          <w:highlight w:val="white"/>
        </w:rPr>
        <w:t xml:space="preserve">    </w:t>
      </w:r>
    </w:p>
    <w:p w14:paraId="45BDA1DA" w14:textId="135035EA" w:rsidR="005E7D2C" w:rsidRPr="00903DBA" w:rsidRDefault="005E7D2C" w:rsidP="005E7D2C">
      <w:pPr>
        <w:pStyle w:val="Code"/>
        <w:rPr>
          <w:highlight w:val="white"/>
        </w:rPr>
      </w:pPr>
      <w:r w:rsidRPr="00903DBA">
        <w:rPr>
          <w:highlight w:val="white"/>
        </w:rPr>
        <w:t xml:space="preserve">      foreach (</w:t>
      </w:r>
      <w:r w:rsidR="00300C26" w:rsidRPr="00903DBA">
        <w:rPr>
          <w:highlight w:val="white"/>
        </w:rPr>
        <w:t>Pair</w:t>
      </w:r>
      <w:r w:rsidRPr="00903DBA">
        <w:rPr>
          <w:highlight w:val="white"/>
        </w:rPr>
        <w:t>&lt;VertexType,VertexType&gt; edge in m_edgeSet) {</w:t>
      </w:r>
    </w:p>
    <w:p w14:paraId="16F6FF91" w14:textId="77777777" w:rsidR="005E7D2C" w:rsidRPr="00903DBA" w:rsidRDefault="005E7D2C" w:rsidP="005E7D2C">
      <w:pPr>
        <w:pStyle w:val="Code"/>
        <w:rPr>
          <w:highlight w:val="white"/>
        </w:rPr>
      </w:pPr>
      <w:r w:rsidRPr="00903DBA">
        <w:rPr>
          <w:highlight w:val="white"/>
        </w:rPr>
        <w:t xml:space="preserve">        if (edge.First.Equals(vertex)) {</w:t>
      </w:r>
    </w:p>
    <w:p w14:paraId="1CB70936" w14:textId="77777777" w:rsidR="005E7D2C" w:rsidRPr="00903DBA" w:rsidRDefault="005E7D2C" w:rsidP="005E7D2C">
      <w:pPr>
        <w:pStyle w:val="Code"/>
        <w:rPr>
          <w:highlight w:val="white"/>
        </w:rPr>
      </w:pPr>
      <w:r w:rsidRPr="00903DBA">
        <w:rPr>
          <w:highlight w:val="white"/>
        </w:rPr>
        <w:t xml:space="preserve">          neighbourSet.Add(edge.Second);</w:t>
      </w:r>
    </w:p>
    <w:p w14:paraId="34E9248D" w14:textId="77777777" w:rsidR="005E7D2C" w:rsidRPr="00903DBA" w:rsidRDefault="005E7D2C" w:rsidP="005E7D2C">
      <w:pPr>
        <w:pStyle w:val="Code"/>
        <w:rPr>
          <w:highlight w:val="white"/>
        </w:rPr>
      </w:pPr>
      <w:r w:rsidRPr="00903DBA">
        <w:rPr>
          <w:highlight w:val="white"/>
        </w:rPr>
        <w:t xml:space="preserve">        }</w:t>
      </w:r>
    </w:p>
    <w:p w14:paraId="6F2BF715" w14:textId="77777777" w:rsidR="005E7D2C" w:rsidRPr="00903DBA" w:rsidRDefault="005E7D2C" w:rsidP="005E7D2C">
      <w:pPr>
        <w:pStyle w:val="Code"/>
        <w:rPr>
          <w:highlight w:val="white"/>
        </w:rPr>
      </w:pPr>
      <w:r w:rsidRPr="00903DBA">
        <w:rPr>
          <w:highlight w:val="white"/>
        </w:rPr>
        <w:t xml:space="preserve">      </w:t>
      </w:r>
    </w:p>
    <w:p w14:paraId="04B2D3DF" w14:textId="77777777" w:rsidR="005E7D2C" w:rsidRPr="00903DBA" w:rsidRDefault="005E7D2C" w:rsidP="005E7D2C">
      <w:pPr>
        <w:pStyle w:val="Code"/>
        <w:rPr>
          <w:highlight w:val="white"/>
        </w:rPr>
      </w:pPr>
      <w:r w:rsidRPr="00903DBA">
        <w:rPr>
          <w:highlight w:val="white"/>
        </w:rPr>
        <w:t xml:space="preserve">        if (edge.Second.Equals(vertex)) {</w:t>
      </w:r>
    </w:p>
    <w:p w14:paraId="5B76D393" w14:textId="77777777" w:rsidR="005E7D2C" w:rsidRPr="00903DBA" w:rsidRDefault="005E7D2C" w:rsidP="005E7D2C">
      <w:pPr>
        <w:pStyle w:val="Code"/>
        <w:rPr>
          <w:highlight w:val="white"/>
        </w:rPr>
      </w:pPr>
      <w:r w:rsidRPr="00903DBA">
        <w:rPr>
          <w:highlight w:val="white"/>
        </w:rPr>
        <w:t xml:space="preserve">          neighbourSet.Add(edge.First);</w:t>
      </w:r>
    </w:p>
    <w:p w14:paraId="789F85C4" w14:textId="77777777" w:rsidR="005E7D2C" w:rsidRPr="00903DBA" w:rsidRDefault="005E7D2C" w:rsidP="005E7D2C">
      <w:pPr>
        <w:pStyle w:val="Code"/>
        <w:rPr>
          <w:highlight w:val="white"/>
        </w:rPr>
      </w:pPr>
      <w:r w:rsidRPr="00903DBA">
        <w:rPr>
          <w:highlight w:val="white"/>
        </w:rPr>
        <w:t xml:space="preserve">        }      </w:t>
      </w:r>
    </w:p>
    <w:p w14:paraId="1ADBA877" w14:textId="77777777" w:rsidR="005E7D2C" w:rsidRPr="00903DBA" w:rsidRDefault="005E7D2C" w:rsidP="005E7D2C">
      <w:pPr>
        <w:pStyle w:val="Code"/>
        <w:rPr>
          <w:highlight w:val="white"/>
        </w:rPr>
      </w:pPr>
      <w:r w:rsidRPr="00903DBA">
        <w:rPr>
          <w:highlight w:val="white"/>
        </w:rPr>
        <w:t xml:space="preserve">      }</w:t>
      </w:r>
    </w:p>
    <w:p w14:paraId="77DAA53C" w14:textId="77777777" w:rsidR="005E7D2C" w:rsidRPr="00903DBA" w:rsidRDefault="005E7D2C" w:rsidP="005E7D2C">
      <w:pPr>
        <w:pStyle w:val="Code"/>
        <w:rPr>
          <w:highlight w:val="white"/>
        </w:rPr>
      </w:pPr>
      <w:r w:rsidRPr="00903DBA">
        <w:rPr>
          <w:highlight w:val="white"/>
        </w:rPr>
        <w:t xml:space="preserve">    </w:t>
      </w:r>
    </w:p>
    <w:p w14:paraId="1A01DDFE" w14:textId="77777777" w:rsidR="005E7D2C" w:rsidRPr="00903DBA" w:rsidRDefault="005E7D2C" w:rsidP="005E7D2C">
      <w:pPr>
        <w:pStyle w:val="Code"/>
        <w:rPr>
          <w:highlight w:val="white"/>
        </w:rPr>
      </w:pPr>
      <w:r w:rsidRPr="00903DBA">
        <w:rPr>
          <w:highlight w:val="white"/>
        </w:rPr>
        <w:t xml:space="preserve">      return neighbourSet;</w:t>
      </w:r>
    </w:p>
    <w:p w14:paraId="54AE2207" w14:textId="77777777" w:rsidR="005E7D2C" w:rsidRPr="00903DBA" w:rsidRDefault="005E7D2C" w:rsidP="005E7D2C">
      <w:pPr>
        <w:pStyle w:val="Code"/>
        <w:rPr>
          <w:highlight w:val="white"/>
        </w:rPr>
      </w:pPr>
      <w:r w:rsidRPr="00903DBA">
        <w:rPr>
          <w:highlight w:val="white"/>
        </w:rPr>
        <w:t xml:space="preserve">    }</w:t>
      </w:r>
    </w:p>
    <w:p w14:paraId="375C4EB2" w14:textId="77777777" w:rsidR="005E7D2C" w:rsidRPr="00903DBA" w:rsidRDefault="005E7D2C" w:rsidP="005E7D2C">
      <w:pPr>
        <w:pStyle w:val="Rubrik3"/>
      </w:pPr>
      <w:bookmarkStart w:id="552" w:name="_Toc57656176"/>
      <w:r w:rsidRPr="00903DBA">
        <w:t>Addition and Removal of Vertices and Edges</w:t>
      </w:r>
      <w:bookmarkEnd w:id="552"/>
    </w:p>
    <w:p w14:paraId="6B43C892" w14:textId="77777777" w:rsidR="005E7D2C" w:rsidRPr="00903DBA" w:rsidRDefault="005E7D2C" w:rsidP="005E7D2C">
      <w:pPr>
        <w:pStyle w:val="Code"/>
        <w:rPr>
          <w:highlight w:val="white"/>
        </w:rPr>
      </w:pPr>
      <w:r w:rsidRPr="00903DBA">
        <w:rPr>
          <w:highlight w:val="white"/>
        </w:rPr>
        <w:t xml:space="preserve">    public void AddVertex(VertexType vertex) {</w:t>
      </w:r>
    </w:p>
    <w:p w14:paraId="227274F0" w14:textId="77777777" w:rsidR="005E7D2C" w:rsidRPr="00903DBA" w:rsidRDefault="005E7D2C" w:rsidP="005E7D2C">
      <w:pPr>
        <w:pStyle w:val="Code"/>
        <w:rPr>
          <w:highlight w:val="white"/>
        </w:rPr>
      </w:pPr>
      <w:r w:rsidRPr="00903DBA">
        <w:rPr>
          <w:highlight w:val="white"/>
        </w:rPr>
        <w:t xml:space="preserve">      m_vertexSet.Add(vertex);</w:t>
      </w:r>
    </w:p>
    <w:p w14:paraId="1BFCE43F" w14:textId="77777777" w:rsidR="005E7D2C" w:rsidRPr="00903DBA" w:rsidRDefault="005E7D2C" w:rsidP="005E7D2C">
      <w:pPr>
        <w:pStyle w:val="Code"/>
        <w:rPr>
          <w:highlight w:val="white"/>
        </w:rPr>
      </w:pPr>
      <w:r w:rsidRPr="00903DBA">
        <w:rPr>
          <w:highlight w:val="white"/>
        </w:rPr>
        <w:t xml:space="preserve">    }</w:t>
      </w:r>
    </w:p>
    <w:p w14:paraId="4FCCFC2F" w14:textId="77777777" w:rsidR="005E7D2C" w:rsidRPr="00903DBA" w:rsidRDefault="005E7D2C" w:rsidP="005E7D2C">
      <w:pPr>
        <w:pStyle w:val="Code"/>
        <w:rPr>
          <w:highlight w:val="white"/>
        </w:rPr>
      </w:pPr>
    </w:p>
    <w:p w14:paraId="05F372DE" w14:textId="77777777" w:rsidR="005E7D2C" w:rsidRPr="00903DBA" w:rsidRDefault="005E7D2C" w:rsidP="005E7D2C">
      <w:pPr>
        <w:pStyle w:val="Code"/>
        <w:rPr>
          <w:highlight w:val="white"/>
        </w:rPr>
      </w:pPr>
      <w:r w:rsidRPr="00903DBA">
        <w:rPr>
          <w:highlight w:val="white"/>
        </w:rPr>
        <w:t xml:space="preserve">    public void EraseVertex(VertexType vertex) {</w:t>
      </w:r>
    </w:p>
    <w:p w14:paraId="678A4F51" w14:textId="7F86ADE3" w:rsidR="005E7D2C" w:rsidRPr="00903DBA" w:rsidRDefault="005E7D2C" w:rsidP="005E7D2C">
      <w:pPr>
        <w:pStyle w:val="Code"/>
        <w:rPr>
          <w:highlight w:val="white"/>
        </w:rPr>
      </w:pPr>
      <w:r w:rsidRPr="00903DBA">
        <w:rPr>
          <w:highlight w:val="white"/>
        </w:rPr>
        <w:t xml:space="preserve">      ISet&lt;</w:t>
      </w:r>
      <w:r w:rsidR="00300C26" w:rsidRPr="00903DBA">
        <w:rPr>
          <w:highlight w:val="white"/>
        </w:rPr>
        <w:t>Pair</w:t>
      </w:r>
      <w:r w:rsidRPr="00903DBA">
        <w:rPr>
          <w:highlight w:val="white"/>
        </w:rPr>
        <w:t>&lt;VertexType,VertexType&gt;&gt; edgeSetCopy =</w:t>
      </w:r>
    </w:p>
    <w:p w14:paraId="4011B7C2" w14:textId="16470683" w:rsidR="005E7D2C" w:rsidRPr="00903DBA" w:rsidRDefault="005E7D2C" w:rsidP="005E7D2C">
      <w:pPr>
        <w:pStyle w:val="Code"/>
        <w:rPr>
          <w:highlight w:val="white"/>
        </w:rPr>
      </w:pPr>
      <w:r w:rsidRPr="00903DBA">
        <w:rPr>
          <w:highlight w:val="white"/>
        </w:rPr>
        <w:t xml:space="preserve">        new HashSet&lt;</w:t>
      </w:r>
      <w:r w:rsidR="00300C26" w:rsidRPr="00903DBA">
        <w:rPr>
          <w:highlight w:val="white"/>
        </w:rPr>
        <w:t>Pair</w:t>
      </w:r>
      <w:r w:rsidRPr="00903DBA">
        <w:rPr>
          <w:highlight w:val="white"/>
        </w:rPr>
        <w:t>&lt;VertexType,VertexType&gt;&gt;(m_edgeSet);</w:t>
      </w:r>
    </w:p>
    <w:p w14:paraId="02C36572" w14:textId="77777777" w:rsidR="005E7D2C" w:rsidRPr="00903DBA" w:rsidRDefault="005E7D2C" w:rsidP="005E7D2C">
      <w:pPr>
        <w:pStyle w:val="Code"/>
        <w:rPr>
          <w:highlight w:val="white"/>
        </w:rPr>
      </w:pPr>
    </w:p>
    <w:p w14:paraId="1D178355" w14:textId="28B23F74" w:rsidR="005E7D2C" w:rsidRPr="00903DBA" w:rsidRDefault="005E7D2C" w:rsidP="005E7D2C">
      <w:pPr>
        <w:pStyle w:val="Code"/>
        <w:rPr>
          <w:highlight w:val="white"/>
        </w:rPr>
      </w:pPr>
      <w:r w:rsidRPr="00903DBA">
        <w:rPr>
          <w:highlight w:val="white"/>
        </w:rPr>
        <w:t xml:space="preserve">      foreach (</w:t>
      </w:r>
      <w:r w:rsidR="00300C26" w:rsidRPr="00903DBA">
        <w:rPr>
          <w:highlight w:val="white"/>
        </w:rPr>
        <w:t>Pair</w:t>
      </w:r>
      <w:r w:rsidRPr="00903DBA">
        <w:rPr>
          <w:highlight w:val="white"/>
        </w:rPr>
        <w:t>&lt;VertexType,VertexType&gt; edge in edgeSetCopy) {</w:t>
      </w:r>
    </w:p>
    <w:p w14:paraId="2A162135" w14:textId="77777777" w:rsidR="005E7D2C" w:rsidRPr="00903DBA" w:rsidRDefault="005E7D2C" w:rsidP="005E7D2C">
      <w:pPr>
        <w:pStyle w:val="Code"/>
        <w:rPr>
          <w:highlight w:val="white"/>
        </w:rPr>
      </w:pPr>
      <w:r w:rsidRPr="00903DBA">
        <w:rPr>
          <w:highlight w:val="white"/>
        </w:rPr>
        <w:t xml:space="preserve">        if ((vertex.Equals(edge.First)) || (vertex.Equals(edge.Second))) {</w:t>
      </w:r>
    </w:p>
    <w:p w14:paraId="2E04CA1E" w14:textId="77777777" w:rsidR="005E7D2C" w:rsidRPr="00903DBA" w:rsidRDefault="005E7D2C" w:rsidP="005E7D2C">
      <w:pPr>
        <w:pStyle w:val="Code"/>
        <w:rPr>
          <w:highlight w:val="white"/>
        </w:rPr>
      </w:pPr>
      <w:r w:rsidRPr="00903DBA">
        <w:rPr>
          <w:highlight w:val="white"/>
        </w:rPr>
        <w:t xml:space="preserve">          m_edgeSet.Remove(edge);</w:t>
      </w:r>
    </w:p>
    <w:p w14:paraId="08CAAEE7" w14:textId="77777777" w:rsidR="005E7D2C" w:rsidRPr="00903DBA" w:rsidRDefault="005E7D2C" w:rsidP="005E7D2C">
      <w:pPr>
        <w:pStyle w:val="Code"/>
        <w:rPr>
          <w:highlight w:val="white"/>
        </w:rPr>
      </w:pPr>
      <w:r w:rsidRPr="00903DBA">
        <w:rPr>
          <w:highlight w:val="white"/>
        </w:rPr>
        <w:t xml:space="preserve">        }</w:t>
      </w:r>
    </w:p>
    <w:p w14:paraId="62A48AC4" w14:textId="77777777" w:rsidR="005E7D2C" w:rsidRPr="00903DBA" w:rsidRDefault="005E7D2C" w:rsidP="005E7D2C">
      <w:pPr>
        <w:pStyle w:val="Code"/>
        <w:rPr>
          <w:highlight w:val="white"/>
        </w:rPr>
      </w:pPr>
      <w:r w:rsidRPr="00903DBA">
        <w:rPr>
          <w:highlight w:val="white"/>
        </w:rPr>
        <w:t xml:space="preserve">      }</w:t>
      </w:r>
    </w:p>
    <w:p w14:paraId="5D6C598B" w14:textId="77777777" w:rsidR="005E7D2C" w:rsidRPr="00903DBA" w:rsidRDefault="005E7D2C" w:rsidP="005E7D2C">
      <w:pPr>
        <w:pStyle w:val="Code"/>
        <w:rPr>
          <w:highlight w:val="white"/>
        </w:rPr>
      </w:pPr>
    </w:p>
    <w:p w14:paraId="20B40942" w14:textId="77777777" w:rsidR="005E7D2C" w:rsidRPr="00903DBA" w:rsidRDefault="005E7D2C" w:rsidP="005E7D2C">
      <w:pPr>
        <w:pStyle w:val="Code"/>
        <w:rPr>
          <w:highlight w:val="white"/>
        </w:rPr>
      </w:pPr>
      <w:r w:rsidRPr="00903DBA">
        <w:rPr>
          <w:highlight w:val="white"/>
        </w:rPr>
        <w:t xml:space="preserve">      m_vertexSet.Remove(vertex);</w:t>
      </w:r>
    </w:p>
    <w:p w14:paraId="35D3E1B3" w14:textId="77777777" w:rsidR="005E7D2C" w:rsidRPr="00903DBA" w:rsidRDefault="005E7D2C" w:rsidP="005E7D2C">
      <w:pPr>
        <w:pStyle w:val="Code"/>
        <w:rPr>
          <w:highlight w:val="white"/>
        </w:rPr>
      </w:pPr>
      <w:r w:rsidRPr="00903DBA">
        <w:rPr>
          <w:highlight w:val="white"/>
        </w:rPr>
        <w:t xml:space="preserve">    }</w:t>
      </w:r>
    </w:p>
    <w:p w14:paraId="1C8656C3" w14:textId="77777777" w:rsidR="005E7D2C" w:rsidRPr="00903DBA" w:rsidRDefault="005E7D2C" w:rsidP="005E7D2C">
      <w:pPr>
        <w:pStyle w:val="Code"/>
        <w:rPr>
          <w:highlight w:val="white"/>
        </w:rPr>
      </w:pPr>
    </w:p>
    <w:p w14:paraId="68BB3C4C" w14:textId="77777777" w:rsidR="005E7D2C" w:rsidRPr="00903DBA" w:rsidRDefault="005E7D2C" w:rsidP="005E7D2C">
      <w:pPr>
        <w:pStyle w:val="Code"/>
        <w:rPr>
          <w:highlight w:val="white"/>
        </w:rPr>
      </w:pPr>
      <w:r w:rsidRPr="00903DBA">
        <w:rPr>
          <w:highlight w:val="white"/>
        </w:rPr>
        <w:t xml:space="preserve">    public void AddEdge(VertexType vertex1, VertexType vertex2) {</w:t>
      </w:r>
    </w:p>
    <w:p w14:paraId="7205180F" w14:textId="7E3B624D" w:rsidR="005E7D2C" w:rsidRPr="00903DBA" w:rsidRDefault="005E7D2C" w:rsidP="005E7D2C">
      <w:pPr>
        <w:pStyle w:val="Code"/>
        <w:rPr>
          <w:highlight w:val="white"/>
        </w:rPr>
      </w:pPr>
      <w:r w:rsidRPr="00903DBA">
        <w:rPr>
          <w:highlight w:val="white"/>
        </w:rPr>
        <w:t xml:space="preserve">      </w:t>
      </w:r>
      <w:r w:rsidR="00300C26" w:rsidRPr="00903DBA">
        <w:rPr>
          <w:highlight w:val="white"/>
        </w:rPr>
        <w:t>Pair</w:t>
      </w:r>
      <w:r w:rsidRPr="00903DBA">
        <w:rPr>
          <w:highlight w:val="white"/>
        </w:rPr>
        <w:t>&lt;VertexType,VertexType&gt; edge =</w:t>
      </w:r>
    </w:p>
    <w:p w14:paraId="4878D93B" w14:textId="2A5F597E" w:rsidR="005E7D2C" w:rsidRPr="00903DBA" w:rsidRDefault="005E7D2C" w:rsidP="005E7D2C">
      <w:pPr>
        <w:pStyle w:val="Code"/>
        <w:rPr>
          <w:highlight w:val="white"/>
        </w:rPr>
      </w:pPr>
      <w:r w:rsidRPr="00903DBA">
        <w:rPr>
          <w:highlight w:val="white"/>
        </w:rPr>
        <w:t xml:space="preserve">        new </w:t>
      </w:r>
      <w:r w:rsidR="00300C26" w:rsidRPr="00903DBA">
        <w:rPr>
          <w:highlight w:val="white"/>
        </w:rPr>
        <w:t>Pair</w:t>
      </w:r>
      <w:r w:rsidRPr="00903DBA">
        <w:rPr>
          <w:highlight w:val="white"/>
        </w:rPr>
        <w:t>&lt;VertexType,VertexType&gt;(vertex1, vertex2);</w:t>
      </w:r>
    </w:p>
    <w:p w14:paraId="5F3287EB" w14:textId="77777777" w:rsidR="005E7D2C" w:rsidRPr="00903DBA" w:rsidRDefault="005E7D2C" w:rsidP="005E7D2C">
      <w:pPr>
        <w:pStyle w:val="Code"/>
        <w:rPr>
          <w:highlight w:val="white"/>
        </w:rPr>
      </w:pPr>
      <w:r w:rsidRPr="00903DBA">
        <w:rPr>
          <w:highlight w:val="white"/>
        </w:rPr>
        <w:t xml:space="preserve">      m_edgeSet.Add(edge);</w:t>
      </w:r>
    </w:p>
    <w:p w14:paraId="30953A42" w14:textId="77777777" w:rsidR="005E7D2C" w:rsidRPr="00903DBA" w:rsidRDefault="005E7D2C" w:rsidP="005E7D2C">
      <w:pPr>
        <w:pStyle w:val="Code"/>
        <w:rPr>
          <w:highlight w:val="white"/>
        </w:rPr>
      </w:pPr>
      <w:r w:rsidRPr="00903DBA">
        <w:rPr>
          <w:highlight w:val="white"/>
        </w:rPr>
        <w:t xml:space="preserve">    }</w:t>
      </w:r>
    </w:p>
    <w:p w14:paraId="67E8C16D" w14:textId="77777777" w:rsidR="005E7D2C" w:rsidRPr="00903DBA" w:rsidRDefault="005E7D2C" w:rsidP="005E7D2C">
      <w:pPr>
        <w:pStyle w:val="Code"/>
        <w:rPr>
          <w:highlight w:val="white"/>
        </w:rPr>
      </w:pPr>
    </w:p>
    <w:p w14:paraId="67516F6D" w14:textId="77777777" w:rsidR="005E7D2C" w:rsidRPr="00903DBA" w:rsidRDefault="005E7D2C" w:rsidP="005E7D2C">
      <w:pPr>
        <w:pStyle w:val="Code"/>
        <w:rPr>
          <w:highlight w:val="white"/>
        </w:rPr>
      </w:pPr>
      <w:r w:rsidRPr="00903DBA">
        <w:rPr>
          <w:highlight w:val="white"/>
        </w:rPr>
        <w:t xml:space="preserve">    public void EraseEdge(VertexType vertex1, VertexType vertex2) {</w:t>
      </w:r>
    </w:p>
    <w:p w14:paraId="3A2C99F7" w14:textId="385332FF" w:rsidR="005E7D2C" w:rsidRPr="00903DBA" w:rsidRDefault="005E7D2C" w:rsidP="005E7D2C">
      <w:pPr>
        <w:pStyle w:val="Code"/>
        <w:rPr>
          <w:highlight w:val="white"/>
        </w:rPr>
      </w:pPr>
      <w:r w:rsidRPr="00903DBA">
        <w:rPr>
          <w:highlight w:val="white"/>
        </w:rPr>
        <w:t xml:space="preserve">      </w:t>
      </w:r>
      <w:r w:rsidR="00300C26" w:rsidRPr="00903DBA">
        <w:rPr>
          <w:highlight w:val="white"/>
        </w:rPr>
        <w:t>Pair</w:t>
      </w:r>
      <w:r w:rsidRPr="00903DBA">
        <w:rPr>
          <w:highlight w:val="white"/>
        </w:rPr>
        <w:t>&lt;VertexType,VertexType&gt; edge =</w:t>
      </w:r>
    </w:p>
    <w:p w14:paraId="5C1B6BC0" w14:textId="04F1C45E" w:rsidR="005E7D2C" w:rsidRPr="00903DBA" w:rsidRDefault="005E7D2C" w:rsidP="005E7D2C">
      <w:pPr>
        <w:pStyle w:val="Code"/>
        <w:rPr>
          <w:highlight w:val="white"/>
        </w:rPr>
      </w:pPr>
      <w:r w:rsidRPr="00903DBA">
        <w:rPr>
          <w:highlight w:val="white"/>
        </w:rPr>
        <w:t xml:space="preserve">        new </w:t>
      </w:r>
      <w:r w:rsidR="00300C26" w:rsidRPr="00903DBA">
        <w:rPr>
          <w:highlight w:val="white"/>
        </w:rPr>
        <w:t>Pair</w:t>
      </w:r>
      <w:r w:rsidRPr="00903DBA">
        <w:rPr>
          <w:highlight w:val="white"/>
        </w:rPr>
        <w:t>&lt;VertexType,VertexType&gt;(vertex1, vertex2);</w:t>
      </w:r>
    </w:p>
    <w:p w14:paraId="2301887B" w14:textId="77777777" w:rsidR="005E7D2C" w:rsidRPr="00903DBA" w:rsidRDefault="005E7D2C" w:rsidP="005E7D2C">
      <w:pPr>
        <w:pStyle w:val="Code"/>
        <w:rPr>
          <w:highlight w:val="white"/>
        </w:rPr>
      </w:pPr>
      <w:r w:rsidRPr="00903DBA">
        <w:rPr>
          <w:highlight w:val="white"/>
        </w:rPr>
        <w:t xml:space="preserve">      m_edgeSet.Remove(edge);</w:t>
      </w:r>
    </w:p>
    <w:p w14:paraId="0CDDA776" w14:textId="77777777" w:rsidR="005E7D2C" w:rsidRPr="00903DBA" w:rsidRDefault="005E7D2C" w:rsidP="005E7D2C">
      <w:pPr>
        <w:pStyle w:val="Code"/>
        <w:rPr>
          <w:highlight w:val="white"/>
        </w:rPr>
      </w:pPr>
      <w:r w:rsidRPr="00903DBA">
        <w:rPr>
          <w:highlight w:val="white"/>
        </w:rPr>
        <w:t xml:space="preserve">    }</w:t>
      </w:r>
    </w:p>
    <w:p w14:paraId="2E6E0600" w14:textId="77777777" w:rsidR="005E7D2C" w:rsidRPr="00903DBA" w:rsidRDefault="005E7D2C" w:rsidP="005E7D2C">
      <w:pPr>
        <w:pStyle w:val="Rubrik3"/>
      </w:pPr>
      <w:bookmarkStart w:id="553" w:name="_Toc57656177"/>
      <w:r w:rsidRPr="00903DBA">
        <w:t>Graph Partition</w:t>
      </w:r>
      <w:bookmarkEnd w:id="553"/>
    </w:p>
    <w:p w14:paraId="4DE90750" w14:textId="77777777" w:rsidR="005E7D2C" w:rsidRPr="00903DBA" w:rsidRDefault="005E7D2C" w:rsidP="005E7D2C">
      <w:r w:rsidRPr="00903DBA">
        <w:t xml:space="preserve">The method </w:t>
      </w:r>
      <w:r w:rsidRPr="00903DBA">
        <w:rPr>
          <w:rStyle w:val="CodeInText"/>
        </w:rPr>
        <w:t>partitionate</w:t>
      </w:r>
      <w:r w:rsidRPr="00903DBA">
        <w:t xml:space="preserve"> divides the graph into free subgraphs; that is, subgraphs which vertices have no neighbors in any of the other free subgraphs. First we go through the vertices and perform a deep search to find all vertices reachable from the vertex. Then we generate a subgraph for each such vertex set.</w:t>
      </w:r>
    </w:p>
    <w:p w14:paraId="7FCA75AE" w14:textId="77777777" w:rsidR="005E7D2C" w:rsidRPr="00903DBA" w:rsidRDefault="005E7D2C" w:rsidP="005E7D2C">
      <w:pPr>
        <w:pStyle w:val="Code"/>
        <w:rPr>
          <w:highlight w:val="white"/>
        </w:rPr>
      </w:pPr>
      <w:r w:rsidRPr="00903DBA">
        <w:rPr>
          <w:highlight w:val="white"/>
        </w:rPr>
        <w:t xml:space="preserve">    public ISet&lt;Graph&lt;VertexType&gt;&gt; Split() {</w:t>
      </w:r>
    </w:p>
    <w:p w14:paraId="15118A73" w14:textId="77777777" w:rsidR="005E7D2C" w:rsidRPr="00903DBA" w:rsidRDefault="005E7D2C" w:rsidP="005E7D2C">
      <w:pPr>
        <w:pStyle w:val="Code"/>
        <w:rPr>
          <w:highlight w:val="white"/>
        </w:rPr>
      </w:pPr>
      <w:r w:rsidRPr="00903DBA">
        <w:rPr>
          <w:highlight w:val="white"/>
        </w:rPr>
        <w:t xml:space="preserve">      ISet&lt;ISet&lt;VertexType&gt;&gt; subgraphSet = new HashSet&lt;ISet&lt;VertexType&gt;&gt;();</w:t>
      </w:r>
    </w:p>
    <w:p w14:paraId="5CF92987" w14:textId="77777777" w:rsidR="005E7D2C" w:rsidRPr="00903DBA" w:rsidRDefault="005E7D2C" w:rsidP="005E7D2C">
      <w:pPr>
        <w:pStyle w:val="Code"/>
        <w:rPr>
          <w:highlight w:val="white"/>
        </w:rPr>
      </w:pPr>
    </w:p>
    <w:p w14:paraId="5DBB1262" w14:textId="77777777" w:rsidR="005E7D2C" w:rsidRPr="00903DBA" w:rsidRDefault="005E7D2C" w:rsidP="005E7D2C">
      <w:pPr>
        <w:pStyle w:val="Code"/>
        <w:rPr>
          <w:highlight w:val="white"/>
        </w:rPr>
      </w:pPr>
      <w:r w:rsidRPr="00903DBA">
        <w:rPr>
          <w:highlight w:val="white"/>
        </w:rPr>
        <w:t xml:space="preserve">      foreach (VertexType vertex in m_vertexSet) {</w:t>
      </w:r>
    </w:p>
    <w:p w14:paraId="6CBD1A7B" w14:textId="77777777" w:rsidR="005E7D2C" w:rsidRPr="00903DBA" w:rsidRDefault="005E7D2C" w:rsidP="005E7D2C">
      <w:pPr>
        <w:pStyle w:val="Code"/>
        <w:rPr>
          <w:highlight w:val="white"/>
        </w:rPr>
      </w:pPr>
      <w:r w:rsidRPr="00903DBA">
        <w:rPr>
          <w:highlight w:val="white"/>
        </w:rPr>
        <w:t xml:space="preserve">        ISet&lt;VertexType&gt; vertexSet = new HashSet&lt;VertexType&gt;();</w:t>
      </w:r>
    </w:p>
    <w:p w14:paraId="2DADDB91" w14:textId="77777777" w:rsidR="005E7D2C" w:rsidRPr="00903DBA" w:rsidRDefault="005E7D2C" w:rsidP="005E7D2C">
      <w:pPr>
        <w:pStyle w:val="Code"/>
        <w:rPr>
          <w:highlight w:val="white"/>
        </w:rPr>
      </w:pPr>
      <w:r w:rsidRPr="00903DBA">
        <w:rPr>
          <w:highlight w:val="white"/>
        </w:rPr>
        <w:t xml:space="preserve">        DeepSearch(vertex, vertexSet);</w:t>
      </w:r>
    </w:p>
    <w:p w14:paraId="01CD1F53" w14:textId="77777777" w:rsidR="005E7D2C" w:rsidRPr="00903DBA" w:rsidRDefault="005E7D2C" w:rsidP="005E7D2C">
      <w:pPr>
        <w:pStyle w:val="Code"/>
        <w:rPr>
          <w:highlight w:val="white"/>
        </w:rPr>
      </w:pPr>
      <w:r w:rsidRPr="00903DBA">
        <w:rPr>
          <w:highlight w:val="white"/>
        </w:rPr>
        <w:t xml:space="preserve">        subgraphSet.Add(vertexSet);</w:t>
      </w:r>
    </w:p>
    <w:p w14:paraId="353757DE" w14:textId="77777777" w:rsidR="005E7D2C" w:rsidRPr="00903DBA" w:rsidRDefault="005E7D2C" w:rsidP="005E7D2C">
      <w:pPr>
        <w:pStyle w:val="Code"/>
        <w:rPr>
          <w:highlight w:val="white"/>
        </w:rPr>
      </w:pPr>
      <w:r w:rsidRPr="00903DBA">
        <w:rPr>
          <w:highlight w:val="white"/>
        </w:rPr>
        <w:t xml:space="preserve">      }</w:t>
      </w:r>
    </w:p>
    <w:p w14:paraId="2732B9A4" w14:textId="77777777" w:rsidR="005E7D2C" w:rsidRPr="00903DBA" w:rsidRDefault="005E7D2C" w:rsidP="005E7D2C">
      <w:pPr>
        <w:pStyle w:val="Code"/>
        <w:rPr>
          <w:highlight w:val="white"/>
        </w:rPr>
      </w:pPr>
    </w:p>
    <w:p w14:paraId="600898D3" w14:textId="77777777" w:rsidR="005E7D2C" w:rsidRPr="00903DBA" w:rsidRDefault="005E7D2C" w:rsidP="005E7D2C">
      <w:pPr>
        <w:pStyle w:val="Code"/>
        <w:rPr>
          <w:highlight w:val="white"/>
        </w:rPr>
      </w:pPr>
      <w:r w:rsidRPr="00903DBA">
        <w:rPr>
          <w:highlight w:val="white"/>
        </w:rPr>
        <w:t xml:space="preserve">      ISet&lt;Graph&lt;VertexType&gt;&gt; graphSet = new HashSet&lt;Graph&lt;VertexType&gt;&gt;();</w:t>
      </w:r>
    </w:p>
    <w:p w14:paraId="44DBC519" w14:textId="77777777" w:rsidR="005E7D2C" w:rsidRPr="00903DBA" w:rsidRDefault="005E7D2C" w:rsidP="005E7D2C">
      <w:pPr>
        <w:pStyle w:val="Code"/>
        <w:rPr>
          <w:highlight w:val="white"/>
        </w:rPr>
      </w:pPr>
      <w:r w:rsidRPr="00903DBA">
        <w:rPr>
          <w:highlight w:val="white"/>
        </w:rPr>
        <w:t xml:space="preserve">      foreach (ISet&lt;VertexType&gt; vertexSet in subgraphSet) {</w:t>
      </w:r>
    </w:p>
    <w:p w14:paraId="3E251FE2" w14:textId="77777777" w:rsidR="005E7D2C" w:rsidRPr="00903DBA" w:rsidRDefault="005E7D2C" w:rsidP="005E7D2C">
      <w:pPr>
        <w:pStyle w:val="Code"/>
        <w:rPr>
          <w:highlight w:val="white"/>
        </w:rPr>
      </w:pPr>
      <w:r w:rsidRPr="00903DBA">
        <w:rPr>
          <w:highlight w:val="white"/>
        </w:rPr>
        <w:t xml:space="preserve">        graphSet.Add(InducedSubGraph(vertexSet));</w:t>
      </w:r>
    </w:p>
    <w:p w14:paraId="3144E5BD" w14:textId="77777777" w:rsidR="005E7D2C" w:rsidRPr="00903DBA" w:rsidRDefault="005E7D2C" w:rsidP="005E7D2C">
      <w:pPr>
        <w:pStyle w:val="Code"/>
        <w:rPr>
          <w:highlight w:val="white"/>
        </w:rPr>
      </w:pPr>
      <w:r w:rsidRPr="00903DBA">
        <w:rPr>
          <w:highlight w:val="white"/>
        </w:rPr>
        <w:t xml:space="preserve">      }</w:t>
      </w:r>
    </w:p>
    <w:p w14:paraId="3B2E45D3" w14:textId="77777777" w:rsidR="005E7D2C" w:rsidRPr="00903DBA" w:rsidRDefault="005E7D2C" w:rsidP="005E7D2C">
      <w:pPr>
        <w:pStyle w:val="Code"/>
        <w:rPr>
          <w:highlight w:val="white"/>
        </w:rPr>
      </w:pPr>
    </w:p>
    <w:p w14:paraId="79397209" w14:textId="77777777" w:rsidR="005E7D2C" w:rsidRPr="00903DBA" w:rsidRDefault="005E7D2C" w:rsidP="005E7D2C">
      <w:pPr>
        <w:pStyle w:val="Code"/>
        <w:rPr>
          <w:highlight w:val="white"/>
        </w:rPr>
      </w:pPr>
      <w:r w:rsidRPr="00903DBA">
        <w:rPr>
          <w:highlight w:val="white"/>
        </w:rPr>
        <w:t xml:space="preserve">      return graphSet;</w:t>
      </w:r>
    </w:p>
    <w:p w14:paraId="2BD8C0ED" w14:textId="77777777" w:rsidR="005E7D2C" w:rsidRPr="00903DBA" w:rsidRDefault="005E7D2C" w:rsidP="005E7D2C">
      <w:pPr>
        <w:pStyle w:val="Code"/>
        <w:rPr>
          <w:highlight w:val="white"/>
        </w:rPr>
      </w:pPr>
      <w:r w:rsidRPr="00903DBA">
        <w:rPr>
          <w:highlight w:val="white"/>
        </w:rPr>
        <w:t xml:space="preserve">    }</w:t>
      </w:r>
    </w:p>
    <w:p w14:paraId="356E0F1A" w14:textId="77777777" w:rsidR="005E7D2C" w:rsidRPr="00903DBA" w:rsidRDefault="005E7D2C" w:rsidP="005E7D2C">
      <w:r w:rsidRPr="00903DBA">
        <w:t xml:space="preserve">The </w:t>
      </w:r>
      <w:r w:rsidRPr="00903DBA">
        <w:rPr>
          <w:rStyle w:val="CodeInText"/>
        </w:rPr>
        <w:t>DeepFirstSearch</w:t>
      </w:r>
      <w:r w:rsidRPr="00903DBA">
        <w:t xml:space="preserve"> method search recursively through the graph in order to find all vertices reachable from the given vertex. To avoid cyclic search, the search is terminated if the vertex is already a member of the result set.</w:t>
      </w:r>
    </w:p>
    <w:p w14:paraId="5A462B77" w14:textId="77777777" w:rsidR="005E7D2C" w:rsidRPr="00903DBA" w:rsidRDefault="005E7D2C" w:rsidP="005E7D2C">
      <w:pPr>
        <w:pStyle w:val="Code"/>
        <w:rPr>
          <w:highlight w:val="white"/>
        </w:rPr>
      </w:pPr>
      <w:r w:rsidRPr="00903DBA">
        <w:rPr>
          <w:highlight w:val="white"/>
        </w:rPr>
        <w:t xml:space="preserve">    private void DeepSearch(VertexType vertex, ISet&lt;VertexType&gt; resultSet) {</w:t>
      </w:r>
    </w:p>
    <w:p w14:paraId="50FE57F6" w14:textId="77777777" w:rsidR="005E7D2C" w:rsidRPr="00903DBA" w:rsidRDefault="005E7D2C" w:rsidP="005E7D2C">
      <w:pPr>
        <w:pStyle w:val="Code"/>
        <w:rPr>
          <w:highlight w:val="white"/>
        </w:rPr>
      </w:pPr>
      <w:r w:rsidRPr="00903DBA">
        <w:rPr>
          <w:highlight w:val="white"/>
        </w:rPr>
        <w:t xml:space="preserve">      if (!resultSet.Contains(vertex)) {</w:t>
      </w:r>
    </w:p>
    <w:p w14:paraId="48814924" w14:textId="77777777" w:rsidR="005E7D2C" w:rsidRPr="00903DBA" w:rsidRDefault="005E7D2C" w:rsidP="005E7D2C">
      <w:pPr>
        <w:pStyle w:val="Code"/>
        <w:rPr>
          <w:highlight w:val="white"/>
        </w:rPr>
      </w:pPr>
      <w:r w:rsidRPr="00903DBA">
        <w:rPr>
          <w:highlight w:val="white"/>
        </w:rPr>
        <w:t xml:space="preserve">        resultSet.Add(vertex);</w:t>
      </w:r>
    </w:p>
    <w:p w14:paraId="22DFBC94" w14:textId="77777777" w:rsidR="005E7D2C" w:rsidRPr="00903DBA" w:rsidRDefault="005E7D2C" w:rsidP="005E7D2C">
      <w:pPr>
        <w:pStyle w:val="Code"/>
        <w:rPr>
          <w:highlight w:val="white"/>
        </w:rPr>
      </w:pPr>
      <w:r w:rsidRPr="00903DBA">
        <w:rPr>
          <w:highlight w:val="white"/>
        </w:rPr>
        <w:t xml:space="preserve">        ISet&lt;VertexType&gt; neighbourSet = GetNeighbourSet(vertex);</w:t>
      </w:r>
    </w:p>
    <w:p w14:paraId="7C522CB7" w14:textId="77777777" w:rsidR="005E7D2C" w:rsidRPr="00903DBA" w:rsidRDefault="005E7D2C" w:rsidP="005E7D2C">
      <w:pPr>
        <w:pStyle w:val="Code"/>
        <w:rPr>
          <w:highlight w:val="white"/>
        </w:rPr>
      </w:pPr>
      <w:r w:rsidRPr="00903DBA">
        <w:rPr>
          <w:highlight w:val="white"/>
        </w:rPr>
        <w:t xml:space="preserve">        </w:t>
      </w:r>
    </w:p>
    <w:p w14:paraId="778A5619" w14:textId="77777777" w:rsidR="005E7D2C" w:rsidRPr="00903DBA" w:rsidRDefault="005E7D2C" w:rsidP="005E7D2C">
      <w:pPr>
        <w:pStyle w:val="Code"/>
        <w:rPr>
          <w:highlight w:val="white"/>
        </w:rPr>
      </w:pPr>
      <w:r w:rsidRPr="00903DBA">
        <w:rPr>
          <w:highlight w:val="white"/>
        </w:rPr>
        <w:t xml:space="preserve">        foreach (VertexType neighbour in neighbourSet) {</w:t>
      </w:r>
    </w:p>
    <w:p w14:paraId="1115F366" w14:textId="77777777" w:rsidR="005E7D2C" w:rsidRPr="00903DBA" w:rsidRDefault="005E7D2C" w:rsidP="005E7D2C">
      <w:pPr>
        <w:pStyle w:val="Code"/>
        <w:rPr>
          <w:highlight w:val="white"/>
        </w:rPr>
      </w:pPr>
      <w:r w:rsidRPr="00903DBA">
        <w:rPr>
          <w:highlight w:val="white"/>
        </w:rPr>
        <w:t xml:space="preserve">          DeepSearch(neighbour, resultSet);</w:t>
      </w:r>
    </w:p>
    <w:p w14:paraId="12273C57" w14:textId="77777777" w:rsidR="005E7D2C" w:rsidRPr="00903DBA" w:rsidRDefault="005E7D2C" w:rsidP="005E7D2C">
      <w:pPr>
        <w:pStyle w:val="Code"/>
        <w:rPr>
          <w:highlight w:val="white"/>
        </w:rPr>
      </w:pPr>
      <w:r w:rsidRPr="00903DBA">
        <w:rPr>
          <w:highlight w:val="white"/>
        </w:rPr>
        <w:t xml:space="preserve">        }</w:t>
      </w:r>
    </w:p>
    <w:p w14:paraId="0642967F" w14:textId="77777777" w:rsidR="005E7D2C" w:rsidRPr="00903DBA" w:rsidRDefault="005E7D2C" w:rsidP="005E7D2C">
      <w:pPr>
        <w:pStyle w:val="Code"/>
        <w:rPr>
          <w:highlight w:val="white"/>
        </w:rPr>
      </w:pPr>
      <w:r w:rsidRPr="00903DBA">
        <w:rPr>
          <w:highlight w:val="white"/>
        </w:rPr>
        <w:t xml:space="preserve">      }</w:t>
      </w:r>
    </w:p>
    <w:p w14:paraId="43944527" w14:textId="77777777" w:rsidR="005E7D2C" w:rsidRPr="00903DBA" w:rsidRDefault="005E7D2C" w:rsidP="005E7D2C">
      <w:pPr>
        <w:pStyle w:val="Code"/>
        <w:rPr>
          <w:highlight w:val="white"/>
        </w:rPr>
      </w:pPr>
      <w:r w:rsidRPr="00903DBA">
        <w:rPr>
          <w:highlight w:val="white"/>
        </w:rPr>
        <w:t xml:space="preserve">    }</w:t>
      </w:r>
    </w:p>
    <w:p w14:paraId="2A2DB9CB" w14:textId="77777777" w:rsidR="005E7D2C" w:rsidRPr="00903DBA" w:rsidRDefault="005E7D2C" w:rsidP="005E7D2C">
      <w:r w:rsidRPr="00903DBA">
        <w:t xml:space="preserve">The </w:t>
      </w:r>
      <w:r w:rsidRPr="00903DBA">
        <w:rPr>
          <w:rStyle w:val="CodeInText"/>
        </w:rPr>
        <w:t>generateSubGraph</w:t>
      </w:r>
      <w:r w:rsidRPr="00903DBA">
        <w:t xml:space="preserve"> method goes through the edge set and add all edges which both end vertices are members of the vertex set.</w:t>
      </w:r>
    </w:p>
    <w:p w14:paraId="373D654E" w14:textId="77777777" w:rsidR="005E7D2C" w:rsidRPr="00903DBA" w:rsidRDefault="005E7D2C" w:rsidP="005E7D2C">
      <w:pPr>
        <w:pStyle w:val="Code"/>
        <w:rPr>
          <w:highlight w:val="white"/>
        </w:rPr>
      </w:pPr>
      <w:r w:rsidRPr="00903DBA">
        <w:rPr>
          <w:highlight w:val="white"/>
        </w:rPr>
        <w:t xml:space="preserve">    private Graph&lt;VertexType&gt; InducedSubGraph(ISet&lt;VertexType&gt; vertexSet) {</w:t>
      </w:r>
    </w:p>
    <w:p w14:paraId="496442E4" w14:textId="073D0BD2" w:rsidR="005E7D2C" w:rsidRPr="00903DBA" w:rsidRDefault="005E7D2C" w:rsidP="005E7D2C">
      <w:pPr>
        <w:pStyle w:val="Code"/>
        <w:rPr>
          <w:highlight w:val="white"/>
        </w:rPr>
      </w:pPr>
      <w:r w:rsidRPr="00903DBA">
        <w:rPr>
          <w:highlight w:val="white"/>
        </w:rPr>
        <w:t xml:space="preserve">      ISet&lt;</w:t>
      </w:r>
      <w:r w:rsidR="00300C26" w:rsidRPr="00903DBA">
        <w:rPr>
          <w:highlight w:val="white"/>
        </w:rPr>
        <w:t>Pair</w:t>
      </w:r>
      <w:r w:rsidRPr="00903DBA">
        <w:rPr>
          <w:highlight w:val="white"/>
        </w:rPr>
        <w:t>&lt;VertexType,VertexType&gt;&gt; resultEdgeSet =</w:t>
      </w:r>
    </w:p>
    <w:p w14:paraId="266711B3" w14:textId="7E456BA1" w:rsidR="005E7D2C" w:rsidRPr="00903DBA" w:rsidRDefault="005E7D2C" w:rsidP="005E7D2C">
      <w:pPr>
        <w:pStyle w:val="Code"/>
        <w:rPr>
          <w:highlight w:val="white"/>
        </w:rPr>
      </w:pPr>
      <w:r w:rsidRPr="00903DBA">
        <w:rPr>
          <w:highlight w:val="white"/>
        </w:rPr>
        <w:t xml:space="preserve">        new HashSet&lt;</w:t>
      </w:r>
      <w:r w:rsidR="00300C26" w:rsidRPr="00903DBA">
        <w:rPr>
          <w:highlight w:val="white"/>
        </w:rPr>
        <w:t>Pair</w:t>
      </w:r>
      <w:r w:rsidRPr="00903DBA">
        <w:rPr>
          <w:highlight w:val="white"/>
        </w:rPr>
        <w:t>&lt;VertexType,VertexType&gt;&gt;();</w:t>
      </w:r>
    </w:p>
    <w:p w14:paraId="5B1ED6F1" w14:textId="77777777" w:rsidR="005E7D2C" w:rsidRPr="00903DBA" w:rsidRDefault="005E7D2C" w:rsidP="005E7D2C">
      <w:pPr>
        <w:pStyle w:val="Code"/>
        <w:rPr>
          <w:highlight w:val="white"/>
        </w:rPr>
      </w:pPr>
      <w:r w:rsidRPr="00903DBA">
        <w:rPr>
          <w:highlight w:val="white"/>
        </w:rPr>
        <w:t xml:space="preserve">   </w:t>
      </w:r>
    </w:p>
    <w:p w14:paraId="4928D05D" w14:textId="33BBBCDC" w:rsidR="005E7D2C" w:rsidRPr="00903DBA" w:rsidRDefault="005E7D2C" w:rsidP="005E7D2C">
      <w:pPr>
        <w:pStyle w:val="Code"/>
        <w:rPr>
          <w:highlight w:val="white"/>
        </w:rPr>
      </w:pPr>
      <w:r w:rsidRPr="00903DBA">
        <w:rPr>
          <w:highlight w:val="white"/>
        </w:rPr>
        <w:t xml:space="preserve">      foreach (</w:t>
      </w:r>
      <w:r w:rsidR="00300C26" w:rsidRPr="00903DBA">
        <w:rPr>
          <w:highlight w:val="white"/>
        </w:rPr>
        <w:t>Pair</w:t>
      </w:r>
      <w:r w:rsidRPr="00903DBA">
        <w:rPr>
          <w:highlight w:val="white"/>
        </w:rPr>
        <w:t>&lt;VertexType,VertexType&gt; edge in m_edgeSet) {</w:t>
      </w:r>
    </w:p>
    <w:p w14:paraId="3DCE6071" w14:textId="77777777" w:rsidR="005E7D2C" w:rsidRPr="00903DBA" w:rsidRDefault="005E7D2C" w:rsidP="005E7D2C">
      <w:pPr>
        <w:pStyle w:val="Code"/>
        <w:rPr>
          <w:highlight w:val="white"/>
        </w:rPr>
      </w:pPr>
      <w:r w:rsidRPr="00903DBA">
        <w:rPr>
          <w:highlight w:val="white"/>
        </w:rPr>
        <w:t xml:space="preserve">        if (vertexSet.Contains(edge.First) &amp;&amp;</w:t>
      </w:r>
    </w:p>
    <w:p w14:paraId="3156B508" w14:textId="77777777" w:rsidR="005E7D2C" w:rsidRPr="00903DBA" w:rsidRDefault="005E7D2C" w:rsidP="005E7D2C">
      <w:pPr>
        <w:pStyle w:val="Code"/>
        <w:rPr>
          <w:highlight w:val="white"/>
        </w:rPr>
      </w:pPr>
      <w:r w:rsidRPr="00903DBA">
        <w:rPr>
          <w:highlight w:val="white"/>
        </w:rPr>
        <w:t xml:space="preserve">            vertexSet.Contains(edge.Second)) {</w:t>
      </w:r>
    </w:p>
    <w:p w14:paraId="666BAF8C" w14:textId="77777777" w:rsidR="005E7D2C" w:rsidRPr="00903DBA" w:rsidRDefault="005E7D2C" w:rsidP="005E7D2C">
      <w:pPr>
        <w:pStyle w:val="Code"/>
        <w:rPr>
          <w:highlight w:val="white"/>
        </w:rPr>
      </w:pPr>
      <w:r w:rsidRPr="00903DBA">
        <w:rPr>
          <w:highlight w:val="white"/>
        </w:rPr>
        <w:t xml:space="preserve">          resultEdgeSet.Add(edge);</w:t>
      </w:r>
    </w:p>
    <w:p w14:paraId="4C3A7E2D" w14:textId="77777777" w:rsidR="005E7D2C" w:rsidRPr="00903DBA" w:rsidRDefault="005E7D2C" w:rsidP="005E7D2C">
      <w:pPr>
        <w:pStyle w:val="Code"/>
        <w:rPr>
          <w:highlight w:val="white"/>
        </w:rPr>
      </w:pPr>
      <w:r w:rsidRPr="00903DBA">
        <w:rPr>
          <w:highlight w:val="white"/>
        </w:rPr>
        <w:t xml:space="preserve">        }</w:t>
      </w:r>
    </w:p>
    <w:p w14:paraId="7B0768E6" w14:textId="77777777" w:rsidR="005E7D2C" w:rsidRPr="00903DBA" w:rsidRDefault="005E7D2C" w:rsidP="005E7D2C">
      <w:pPr>
        <w:pStyle w:val="Code"/>
        <w:rPr>
          <w:highlight w:val="white"/>
        </w:rPr>
      </w:pPr>
      <w:r w:rsidRPr="00903DBA">
        <w:rPr>
          <w:highlight w:val="white"/>
        </w:rPr>
        <w:t xml:space="preserve">      }</w:t>
      </w:r>
    </w:p>
    <w:p w14:paraId="6650369D" w14:textId="77777777" w:rsidR="005E7D2C" w:rsidRPr="00903DBA" w:rsidRDefault="005E7D2C" w:rsidP="005E7D2C">
      <w:pPr>
        <w:pStyle w:val="Code"/>
        <w:rPr>
          <w:highlight w:val="white"/>
        </w:rPr>
      </w:pPr>
      <w:r w:rsidRPr="00903DBA">
        <w:rPr>
          <w:highlight w:val="white"/>
        </w:rPr>
        <w:t xml:space="preserve">   </w:t>
      </w:r>
    </w:p>
    <w:p w14:paraId="2E4C1701" w14:textId="77777777" w:rsidR="005E7D2C" w:rsidRPr="00903DBA" w:rsidRDefault="005E7D2C" w:rsidP="005E7D2C">
      <w:pPr>
        <w:pStyle w:val="Code"/>
        <w:rPr>
          <w:highlight w:val="white"/>
        </w:rPr>
      </w:pPr>
      <w:r w:rsidRPr="00903DBA">
        <w:rPr>
          <w:highlight w:val="white"/>
        </w:rPr>
        <w:t xml:space="preserve">      return (new Graph&lt;VertexType&gt;(vertexSet, resultEdgeSet));</w:t>
      </w:r>
    </w:p>
    <w:p w14:paraId="381B3F68" w14:textId="77777777" w:rsidR="005E7D2C" w:rsidRPr="00903DBA" w:rsidRDefault="005E7D2C" w:rsidP="005E7D2C">
      <w:pPr>
        <w:pStyle w:val="Code"/>
        <w:rPr>
          <w:highlight w:val="white"/>
        </w:rPr>
      </w:pPr>
      <w:r w:rsidRPr="00903DBA">
        <w:rPr>
          <w:highlight w:val="white"/>
        </w:rPr>
        <w:t xml:space="preserve">    } </w:t>
      </w:r>
    </w:p>
    <w:p w14:paraId="085C3B8C" w14:textId="77777777" w:rsidR="005E7D2C" w:rsidRPr="00903DBA" w:rsidRDefault="005E7D2C" w:rsidP="005E7D2C">
      <w:pPr>
        <w:pStyle w:val="Code"/>
        <w:rPr>
          <w:highlight w:val="white"/>
        </w:rPr>
      </w:pPr>
      <w:r w:rsidRPr="00903DBA">
        <w:rPr>
          <w:highlight w:val="white"/>
        </w:rPr>
        <w:t xml:space="preserve">  }</w:t>
      </w:r>
    </w:p>
    <w:p w14:paraId="55651744" w14:textId="77777777" w:rsidR="005E7D2C" w:rsidRPr="00903DBA" w:rsidRDefault="005E7D2C" w:rsidP="005E7D2C">
      <w:pPr>
        <w:pStyle w:val="Code"/>
      </w:pPr>
      <w:r w:rsidRPr="00903DBA">
        <w:rPr>
          <w:highlight w:val="white"/>
        </w:rPr>
        <w:t>}</w:t>
      </w:r>
    </w:p>
    <w:p w14:paraId="5260FC32" w14:textId="77777777" w:rsidR="00845EA9" w:rsidRPr="00903DBA" w:rsidRDefault="00845EA9" w:rsidP="00845EA9">
      <w:pPr>
        <w:pStyle w:val="Appendix"/>
        <w:tabs>
          <w:tab w:val="clear" w:pos="360"/>
          <w:tab w:val="left" w:pos="1304"/>
        </w:tabs>
        <w:ind w:left="720" w:hanging="360"/>
        <w:rPr>
          <w:lang w:val="en-US"/>
        </w:rPr>
      </w:pPr>
      <w:bookmarkStart w:id="554" w:name="_Toc32312748"/>
      <w:bookmarkStart w:id="555" w:name="_Toc128724229"/>
      <w:bookmarkStart w:id="556" w:name="_Toc323656800"/>
      <w:bookmarkStart w:id="557" w:name="_Toc324085682"/>
      <w:bookmarkStart w:id="558" w:name="_Ref324113434"/>
      <w:bookmarkStart w:id="559" w:name="_Toc324680324"/>
      <w:bookmarkStart w:id="560" w:name="_Toc57656178"/>
      <w:bookmarkStart w:id="561" w:name="_Ref57658095"/>
      <w:r w:rsidRPr="00903DBA">
        <w:rPr>
          <w:lang w:val="en-US"/>
        </w:rPr>
        <w:t>The ASCII Table</w:t>
      </w:r>
      <w:bookmarkEnd w:id="554"/>
      <w:bookmarkEnd w:id="555"/>
      <w:bookmarkEnd w:id="556"/>
      <w:bookmarkEnd w:id="557"/>
      <w:bookmarkEnd w:id="558"/>
      <w:bookmarkEnd w:id="559"/>
      <w:bookmarkEnd w:id="560"/>
      <w:bookmarkEnd w:id="561"/>
    </w:p>
    <w:tbl>
      <w:tblPr>
        <w:tblW w:w="0" w:type="auto"/>
        <w:tblLayout w:type="fixed"/>
        <w:tblCellMar>
          <w:left w:w="30" w:type="dxa"/>
          <w:right w:w="30" w:type="dxa"/>
        </w:tblCellMar>
        <w:tblLook w:val="04A0" w:firstRow="1" w:lastRow="0" w:firstColumn="1" w:lastColumn="0" w:noHBand="0" w:noVBand="1"/>
      </w:tblPr>
      <w:tblGrid>
        <w:gridCol w:w="1034"/>
        <w:gridCol w:w="1035"/>
        <w:gridCol w:w="1034"/>
        <w:gridCol w:w="1035"/>
        <w:gridCol w:w="1034"/>
        <w:gridCol w:w="1034"/>
        <w:gridCol w:w="1035"/>
        <w:gridCol w:w="1034"/>
      </w:tblGrid>
      <w:tr w:rsidR="00845EA9" w:rsidRPr="00903DBA" w14:paraId="03916910" w14:textId="77777777" w:rsidTr="00845EA9">
        <w:trPr>
          <w:trHeight w:val="302"/>
        </w:trPr>
        <w:tc>
          <w:tcPr>
            <w:tcW w:w="1034" w:type="dxa"/>
            <w:tcBorders>
              <w:top w:val="single" w:sz="6" w:space="0" w:color="auto"/>
              <w:left w:val="single" w:sz="6" w:space="0" w:color="auto"/>
              <w:bottom w:val="nil"/>
              <w:right w:val="nil"/>
            </w:tcBorders>
            <w:hideMark/>
          </w:tcPr>
          <w:p w14:paraId="6DB7E4D3" w14:textId="77777777" w:rsidR="00845EA9" w:rsidRPr="00903DBA" w:rsidRDefault="00845EA9">
            <w:pPr>
              <w:spacing w:line="256" w:lineRule="auto"/>
              <w:rPr>
                <w:snapToGrid w:val="0"/>
              </w:rPr>
            </w:pPr>
            <w:r w:rsidRPr="00903DBA">
              <w:rPr>
                <w:snapToGrid w:val="0"/>
              </w:rPr>
              <w:t>0</w:t>
            </w:r>
          </w:p>
        </w:tc>
        <w:tc>
          <w:tcPr>
            <w:tcW w:w="1035" w:type="dxa"/>
            <w:tcBorders>
              <w:top w:val="single" w:sz="6" w:space="0" w:color="auto"/>
              <w:left w:val="nil"/>
              <w:bottom w:val="nil"/>
              <w:right w:val="single" w:sz="6" w:space="0" w:color="auto"/>
            </w:tcBorders>
            <w:hideMark/>
          </w:tcPr>
          <w:p w14:paraId="42D26A9D" w14:textId="77777777" w:rsidR="00845EA9" w:rsidRPr="00903DBA" w:rsidRDefault="00845EA9">
            <w:pPr>
              <w:spacing w:line="256" w:lineRule="auto"/>
              <w:rPr>
                <w:i/>
                <w:snapToGrid w:val="0"/>
              </w:rPr>
            </w:pPr>
            <w:r w:rsidRPr="00903DBA">
              <w:rPr>
                <w:i/>
                <w:snapToGrid w:val="0"/>
              </w:rPr>
              <w:t>nul \0</w:t>
            </w:r>
          </w:p>
        </w:tc>
        <w:tc>
          <w:tcPr>
            <w:tcW w:w="1034" w:type="dxa"/>
            <w:tcBorders>
              <w:top w:val="single" w:sz="6" w:space="0" w:color="auto"/>
              <w:left w:val="single" w:sz="6" w:space="0" w:color="auto"/>
              <w:bottom w:val="nil"/>
              <w:right w:val="nil"/>
            </w:tcBorders>
            <w:hideMark/>
          </w:tcPr>
          <w:p w14:paraId="1D50DB89" w14:textId="77777777" w:rsidR="00845EA9" w:rsidRPr="00903DBA" w:rsidRDefault="00845EA9">
            <w:pPr>
              <w:spacing w:line="256" w:lineRule="auto"/>
              <w:rPr>
                <w:snapToGrid w:val="0"/>
              </w:rPr>
            </w:pPr>
            <w:r w:rsidRPr="00903DBA">
              <w:rPr>
                <w:snapToGrid w:val="0"/>
              </w:rPr>
              <w:t>32</w:t>
            </w:r>
          </w:p>
        </w:tc>
        <w:tc>
          <w:tcPr>
            <w:tcW w:w="1035" w:type="dxa"/>
            <w:tcBorders>
              <w:top w:val="single" w:sz="6" w:space="0" w:color="auto"/>
              <w:left w:val="nil"/>
              <w:bottom w:val="nil"/>
              <w:right w:val="single" w:sz="6" w:space="0" w:color="auto"/>
            </w:tcBorders>
            <w:hideMark/>
          </w:tcPr>
          <w:p w14:paraId="4202C9B9" w14:textId="77777777" w:rsidR="00845EA9" w:rsidRPr="00903DBA" w:rsidRDefault="00845EA9">
            <w:pPr>
              <w:spacing w:line="256" w:lineRule="auto"/>
              <w:rPr>
                <w:i/>
                <w:snapToGrid w:val="0"/>
              </w:rPr>
            </w:pPr>
            <w:r w:rsidRPr="00903DBA">
              <w:rPr>
                <w:i/>
                <w:snapToGrid w:val="0"/>
              </w:rPr>
              <w:t>blank</w:t>
            </w:r>
          </w:p>
        </w:tc>
        <w:tc>
          <w:tcPr>
            <w:tcW w:w="1034" w:type="dxa"/>
            <w:tcBorders>
              <w:top w:val="single" w:sz="6" w:space="0" w:color="auto"/>
              <w:left w:val="single" w:sz="6" w:space="0" w:color="auto"/>
              <w:bottom w:val="nil"/>
              <w:right w:val="nil"/>
            </w:tcBorders>
            <w:hideMark/>
          </w:tcPr>
          <w:p w14:paraId="00018578" w14:textId="77777777" w:rsidR="00845EA9" w:rsidRPr="00903DBA" w:rsidRDefault="00845EA9">
            <w:pPr>
              <w:spacing w:line="256" w:lineRule="auto"/>
              <w:rPr>
                <w:snapToGrid w:val="0"/>
              </w:rPr>
            </w:pPr>
            <w:r w:rsidRPr="00903DBA">
              <w:rPr>
                <w:snapToGrid w:val="0"/>
              </w:rPr>
              <w:t>64</w:t>
            </w:r>
          </w:p>
        </w:tc>
        <w:tc>
          <w:tcPr>
            <w:tcW w:w="1034" w:type="dxa"/>
            <w:tcBorders>
              <w:top w:val="single" w:sz="6" w:space="0" w:color="auto"/>
              <w:left w:val="nil"/>
              <w:bottom w:val="nil"/>
              <w:right w:val="single" w:sz="6" w:space="0" w:color="auto"/>
            </w:tcBorders>
            <w:hideMark/>
          </w:tcPr>
          <w:p w14:paraId="5569F61A" w14:textId="77777777" w:rsidR="00845EA9" w:rsidRPr="00903DBA" w:rsidRDefault="00845EA9">
            <w:pPr>
              <w:spacing w:line="256" w:lineRule="auto"/>
              <w:rPr>
                <w:snapToGrid w:val="0"/>
              </w:rPr>
            </w:pPr>
            <w:r w:rsidRPr="00903DBA">
              <w:rPr>
                <w:snapToGrid w:val="0"/>
              </w:rPr>
              <w:t>@ É</w:t>
            </w:r>
          </w:p>
        </w:tc>
        <w:tc>
          <w:tcPr>
            <w:tcW w:w="1035" w:type="dxa"/>
            <w:tcBorders>
              <w:top w:val="single" w:sz="6" w:space="0" w:color="auto"/>
              <w:left w:val="single" w:sz="6" w:space="0" w:color="auto"/>
              <w:bottom w:val="nil"/>
              <w:right w:val="nil"/>
            </w:tcBorders>
            <w:hideMark/>
          </w:tcPr>
          <w:p w14:paraId="5D133569" w14:textId="77777777" w:rsidR="00845EA9" w:rsidRPr="00903DBA" w:rsidRDefault="00845EA9">
            <w:pPr>
              <w:spacing w:line="256" w:lineRule="auto"/>
              <w:rPr>
                <w:snapToGrid w:val="0"/>
              </w:rPr>
            </w:pPr>
            <w:r w:rsidRPr="00903DBA">
              <w:rPr>
                <w:snapToGrid w:val="0"/>
              </w:rPr>
              <w:t>96</w:t>
            </w:r>
          </w:p>
        </w:tc>
        <w:tc>
          <w:tcPr>
            <w:tcW w:w="1034" w:type="dxa"/>
            <w:tcBorders>
              <w:top w:val="single" w:sz="6" w:space="0" w:color="auto"/>
              <w:left w:val="nil"/>
              <w:bottom w:val="nil"/>
              <w:right w:val="single" w:sz="6" w:space="0" w:color="auto"/>
            </w:tcBorders>
            <w:hideMark/>
          </w:tcPr>
          <w:p w14:paraId="44F4EF69" w14:textId="77777777" w:rsidR="00845EA9" w:rsidRPr="00903DBA" w:rsidRDefault="00845EA9">
            <w:pPr>
              <w:spacing w:line="256" w:lineRule="auto"/>
              <w:rPr>
                <w:snapToGrid w:val="0"/>
              </w:rPr>
            </w:pPr>
            <w:r w:rsidRPr="00903DBA">
              <w:rPr>
                <w:snapToGrid w:val="0"/>
              </w:rPr>
              <w:t>` é</w:t>
            </w:r>
          </w:p>
        </w:tc>
      </w:tr>
      <w:tr w:rsidR="00845EA9" w:rsidRPr="00903DBA" w14:paraId="384D8482" w14:textId="77777777" w:rsidTr="00845EA9">
        <w:trPr>
          <w:trHeight w:val="302"/>
        </w:trPr>
        <w:tc>
          <w:tcPr>
            <w:tcW w:w="1034" w:type="dxa"/>
            <w:tcBorders>
              <w:top w:val="nil"/>
              <w:left w:val="single" w:sz="6" w:space="0" w:color="auto"/>
              <w:bottom w:val="nil"/>
              <w:right w:val="nil"/>
            </w:tcBorders>
            <w:hideMark/>
          </w:tcPr>
          <w:p w14:paraId="7C783D16" w14:textId="77777777" w:rsidR="00845EA9" w:rsidRPr="00903DBA" w:rsidRDefault="00845EA9">
            <w:pPr>
              <w:spacing w:line="256" w:lineRule="auto"/>
              <w:rPr>
                <w:snapToGrid w:val="0"/>
              </w:rPr>
            </w:pPr>
            <w:r w:rsidRPr="00903DBA">
              <w:rPr>
                <w:snapToGrid w:val="0"/>
              </w:rPr>
              <w:t>1</w:t>
            </w:r>
          </w:p>
        </w:tc>
        <w:tc>
          <w:tcPr>
            <w:tcW w:w="1035" w:type="dxa"/>
            <w:hideMark/>
          </w:tcPr>
          <w:p w14:paraId="2BCC70A0" w14:textId="77777777" w:rsidR="00845EA9" w:rsidRPr="00903DBA" w:rsidRDefault="00845EA9">
            <w:pPr>
              <w:spacing w:line="256" w:lineRule="auto"/>
              <w:rPr>
                <w:i/>
                <w:snapToGrid w:val="0"/>
                <w:color w:val="000000"/>
                <w:sz w:val="16"/>
              </w:rPr>
            </w:pPr>
            <w:r w:rsidRPr="00903DBA">
              <w:rPr>
                <w:i/>
                <w:snapToGrid w:val="0"/>
              </w:rPr>
              <w:t>soh</w:t>
            </w:r>
          </w:p>
        </w:tc>
        <w:tc>
          <w:tcPr>
            <w:tcW w:w="1034" w:type="dxa"/>
            <w:tcBorders>
              <w:top w:val="nil"/>
              <w:left w:val="single" w:sz="6" w:space="0" w:color="auto"/>
              <w:bottom w:val="nil"/>
              <w:right w:val="nil"/>
            </w:tcBorders>
            <w:hideMark/>
          </w:tcPr>
          <w:p w14:paraId="5D0978E0" w14:textId="77777777" w:rsidR="00845EA9" w:rsidRPr="00903DBA" w:rsidRDefault="00845EA9">
            <w:pPr>
              <w:spacing w:line="256" w:lineRule="auto"/>
              <w:rPr>
                <w:snapToGrid w:val="0"/>
                <w:color w:val="000000"/>
                <w:sz w:val="16"/>
              </w:rPr>
            </w:pPr>
            <w:r w:rsidRPr="00903DBA">
              <w:rPr>
                <w:snapToGrid w:val="0"/>
              </w:rPr>
              <w:t>33</w:t>
            </w:r>
          </w:p>
        </w:tc>
        <w:tc>
          <w:tcPr>
            <w:tcW w:w="1035" w:type="dxa"/>
            <w:hideMark/>
          </w:tcPr>
          <w:p w14:paraId="4F6EFF8B"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704E4CFD" w14:textId="77777777" w:rsidR="00845EA9" w:rsidRPr="00903DBA" w:rsidRDefault="00845EA9">
            <w:pPr>
              <w:spacing w:line="256" w:lineRule="auto"/>
              <w:rPr>
                <w:snapToGrid w:val="0"/>
                <w:color w:val="000000"/>
                <w:sz w:val="16"/>
              </w:rPr>
            </w:pPr>
            <w:r w:rsidRPr="00903DBA">
              <w:rPr>
                <w:snapToGrid w:val="0"/>
              </w:rPr>
              <w:t>65</w:t>
            </w:r>
          </w:p>
        </w:tc>
        <w:tc>
          <w:tcPr>
            <w:tcW w:w="1034" w:type="dxa"/>
            <w:hideMark/>
          </w:tcPr>
          <w:p w14:paraId="06EC696B" w14:textId="77777777" w:rsidR="00845EA9" w:rsidRPr="00903DBA" w:rsidRDefault="00845EA9">
            <w:pPr>
              <w:spacing w:line="256" w:lineRule="auto"/>
              <w:rPr>
                <w:snapToGrid w:val="0"/>
                <w:color w:val="000000"/>
                <w:sz w:val="16"/>
              </w:rPr>
            </w:pPr>
            <w:r w:rsidRPr="00903DBA">
              <w:rPr>
                <w:snapToGrid w:val="0"/>
              </w:rPr>
              <w:t>A</w:t>
            </w:r>
          </w:p>
        </w:tc>
        <w:tc>
          <w:tcPr>
            <w:tcW w:w="1035" w:type="dxa"/>
            <w:tcBorders>
              <w:top w:val="nil"/>
              <w:left w:val="single" w:sz="6" w:space="0" w:color="auto"/>
              <w:bottom w:val="nil"/>
              <w:right w:val="nil"/>
            </w:tcBorders>
            <w:hideMark/>
          </w:tcPr>
          <w:p w14:paraId="3694E9BD" w14:textId="77777777" w:rsidR="00845EA9" w:rsidRPr="00903DBA" w:rsidRDefault="00845EA9">
            <w:pPr>
              <w:spacing w:line="256" w:lineRule="auto"/>
              <w:rPr>
                <w:snapToGrid w:val="0"/>
                <w:color w:val="000000"/>
                <w:sz w:val="16"/>
              </w:rPr>
            </w:pPr>
            <w:r w:rsidRPr="00903DBA">
              <w:rPr>
                <w:snapToGrid w:val="0"/>
              </w:rPr>
              <w:t>97</w:t>
            </w:r>
          </w:p>
        </w:tc>
        <w:tc>
          <w:tcPr>
            <w:tcW w:w="1034" w:type="dxa"/>
            <w:tcBorders>
              <w:top w:val="nil"/>
              <w:left w:val="nil"/>
              <w:bottom w:val="nil"/>
              <w:right w:val="single" w:sz="6" w:space="0" w:color="auto"/>
            </w:tcBorders>
            <w:hideMark/>
          </w:tcPr>
          <w:p w14:paraId="09D7D686" w14:textId="77777777" w:rsidR="00845EA9" w:rsidRPr="00903DBA" w:rsidRDefault="00845EA9">
            <w:pPr>
              <w:spacing w:line="256" w:lineRule="auto"/>
              <w:rPr>
                <w:snapToGrid w:val="0"/>
                <w:color w:val="000000"/>
                <w:sz w:val="16"/>
              </w:rPr>
            </w:pPr>
            <w:r w:rsidRPr="00903DBA">
              <w:rPr>
                <w:snapToGrid w:val="0"/>
              </w:rPr>
              <w:t>a</w:t>
            </w:r>
          </w:p>
        </w:tc>
      </w:tr>
      <w:tr w:rsidR="00845EA9" w:rsidRPr="00903DBA" w14:paraId="687503D2" w14:textId="77777777" w:rsidTr="00845EA9">
        <w:trPr>
          <w:trHeight w:val="302"/>
        </w:trPr>
        <w:tc>
          <w:tcPr>
            <w:tcW w:w="1034" w:type="dxa"/>
            <w:tcBorders>
              <w:top w:val="nil"/>
              <w:left w:val="single" w:sz="6" w:space="0" w:color="auto"/>
              <w:bottom w:val="nil"/>
              <w:right w:val="nil"/>
            </w:tcBorders>
            <w:hideMark/>
          </w:tcPr>
          <w:p w14:paraId="10E1410D" w14:textId="77777777" w:rsidR="00845EA9" w:rsidRPr="00903DBA" w:rsidRDefault="00845EA9">
            <w:pPr>
              <w:spacing w:line="256" w:lineRule="auto"/>
              <w:rPr>
                <w:snapToGrid w:val="0"/>
                <w:color w:val="000000"/>
                <w:sz w:val="16"/>
              </w:rPr>
            </w:pPr>
            <w:r w:rsidRPr="00903DBA">
              <w:rPr>
                <w:snapToGrid w:val="0"/>
              </w:rPr>
              <w:t>2</w:t>
            </w:r>
          </w:p>
        </w:tc>
        <w:tc>
          <w:tcPr>
            <w:tcW w:w="1035" w:type="dxa"/>
            <w:hideMark/>
          </w:tcPr>
          <w:p w14:paraId="2C8950B0" w14:textId="77777777" w:rsidR="00845EA9" w:rsidRPr="00903DBA" w:rsidRDefault="00845EA9">
            <w:pPr>
              <w:spacing w:line="256" w:lineRule="auto"/>
              <w:rPr>
                <w:i/>
                <w:snapToGrid w:val="0"/>
                <w:color w:val="000000"/>
                <w:sz w:val="16"/>
              </w:rPr>
            </w:pPr>
            <w:r w:rsidRPr="00903DBA">
              <w:rPr>
                <w:i/>
                <w:snapToGrid w:val="0"/>
              </w:rPr>
              <w:t>stx</w:t>
            </w:r>
          </w:p>
        </w:tc>
        <w:tc>
          <w:tcPr>
            <w:tcW w:w="1034" w:type="dxa"/>
            <w:tcBorders>
              <w:top w:val="nil"/>
              <w:left w:val="single" w:sz="6" w:space="0" w:color="auto"/>
              <w:bottom w:val="nil"/>
              <w:right w:val="nil"/>
            </w:tcBorders>
            <w:hideMark/>
          </w:tcPr>
          <w:p w14:paraId="2AE935EC" w14:textId="77777777" w:rsidR="00845EA9" w:rsidRPr="00903DBA" w:rsidRDefault="00845EA9">
            <w:pPr>
              <w:spacing w:line="256" w:lineRule="auto"/>
              <w:rPr>
                <w:snapToGrid w:val="0"/>
                <w:color w:val="000000"/>
                <w:sz w:val="16"/>
              </w:rPr>
            </w:pPr>
            <w:r w:rsidRPr="00903DBA">
              <w:rPr>
                <w:snapToGrid w:val="0"/>
              </w:rPr>
              <w:t>34</w:t>
            </w:r>
          </w:p>
        </w:tc>
        <w:tc>
          <w:tcPr>
            <w:tcW w:w="1035" w:type="dxa"/>
            <w:hideMark/>
          </w:tcPr>
          <w:p w14:paraId="4FC66B3C"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0A0CC819" w14:textId="77777777" w:rsidR="00845EA9" w:rsidRPr="00903DBA" w:rsidRDefault="00845EA9">
            <w:pPr>
              <w:spacing w:line="256" w:lineRule="auto"/>
              <w:rPr>
                <w:snapToGrid w:val="0"/>
                <w:color w:val="000000"/>
                <w:sz w:val="16"/>
              </w:rPr>
            </w:pPr>
            <w:r w:rsidRPr="00903DBA">
              <w:rPr>
                <w:snapToGrid w:val="0"/>
              </w:rPr>
              <w:t>66</w:t>
            </w:r>
          </w:p>
        </w:tc>
        <w:tc>
          <w:tcPr>
            <w:tcW w:w="1034" w:type="dxa"/>
            <w:hideMark/>
          </w:tcPr>
          <w:p w14:paraId="27651EC1" w14:textId="77777777" w:rsidR="00845EA9" w:rsidRPr="00903DBA" w:rsidRDefault="00845EA9">
            <w:pPr>
              <w:spacing w:line="256" w:lineRule="auto"/>
              <w:rPr>
                <w:snapToGrid w:val="0"/>
                <w:color w:val="000000"/>
                <w:sz w:val="16"/>
              </w:rPr>
            </w:pPr>
            <w:r w:rsidRPr="00903DBA">
              <w:rPr>
                <w:snapToGrid w:val="0"/>
              </w:rPr>
              <w:t>B</w:t>
            </w:r>
          </w:p>
        </w:tc>
        <w:tc>
          <w:tcPr>
            <w:tcW w:w="1035" w:type="dxa"/>
            <w:tcBorders>
              <w:top w:val="nil"/>
              <w:left w:val="single" w:sz="6" w:space="0" w:color="auto"/>
              <w:bottom w:val="nil"/>
              <w:right w:val="nil"/>
            </w:tcBorders>
            <w:hideMark/>
          </w:tcPr>
          <w:p w14:paraId="6D59AA60" w14:textId="77777777" w:rsidR="00845EA9" w:rsidRPr="00903DBA" w:rsidRDefault="00845EA9">
            <w:pPr>
              <w:spacing w:line="256" w:lineRule="auto"/>
              <w:rPr>
                <w:snapToGrid w:val="0"/>
                <w:color w:val="000000"/>
                <w:sz w:val="16"/>
              </w:rPr>
            </w:pPr>
            <w:r w:rsidRPr="00903DBA">
              <w:rPr>
                <w:snapToGrid w:val="0"/>
              </w:rPr>
              <w:t>98</w:t>
            </w:r>
          </w:p>
        </w:tc>
        <w:tc>
          <w:tcPr>
            <w:tcW w:w="1034" w:type="dxa"/>
            <w:tcBorders>
              <w:top w:val="nil"/>
              <w:left w:val="nil"/>
              <w:bottom w:val="nil"/>
              <w:right w:val="single" w:sz="6" w:space="0" w:color="auto"/>
            </w:tcBorders>
            <w:hideMark/>
          </w:tcPr>
          <w:p w14:paraId="23EA2408" w14:textId="77777777" w:rsidR="00845EA9" w:rsidRPr="00903DBA" w:rsidRDefault="00845EA9">
            <w:pPr>
              <w:spacing w:line="256" w:lineRule="auto"/>
              <w:rPr>
                <w:snapToGrid w:val="0"/>
                <w:color w:val="000000"/>
                <w:sz w:val="16"/>
              </w:rPr>
            </w:pPr>
            <w:r w:rsidRPr="00903DBA">
              <w:rPr>
                <w:snapToGrid w:val="0"/>
              </w:rPr>
              <w:t>b</w:t>
            </w:r>
          </w:p>
        </w:tc>
      </w:tr>
      <w:tr w:rsidR="00845EA9" w:rsidRPr="00903DBA" w14:paraId="22E02A96" w14:textId="77777777" w:rsidTr="00845EA9">
        <w:trPr>
          <w:trHeight w:val="302"/>
        </w:trPr>
        <w:tc>
          <w:tcPr>
            <w:tcW w:w="1034" w:type="dxa"/>
            <w:tcBorders>
              <w:top w:val="nil"/>
              <w:left w:val="single" w:sz="6" w:space="0" w:color="auto"/>
              <w:bottom w:val="nil"/>
              <w:right w:val="nil"/>
            </w:tcBorders>
            <w:hideMark/>
          </w:tcPr>
          <w:p w14:paraId="6C2082FA" w14:textId="77777777" w:rsidR="00845EA9" w:rsidRPr="00903DBA" w:rsidRDefault="00845EA9">
            <w:pPr>
              <w:spacing w:line="256" w:lineRule="auto"/>
              <w:rPr>
                <w:snapToGrid w:val="0"/>
                <w:color w:val="000000"/>
                <w:sz w:val="16"/>
              </w:rPr>
            </w:pPr>
            <w:r w:rsidRPr="00903DBA">
              <w:rPr>
                <w:snapToGrid w:val="0"/>
              </w:rPr>
              <w:t>3</w:t>
            </w:r>
          </w:p>
        </w:tc>
        <w:tc>
          <w:tcPr>
            <w:tcW w:w="1035" w:type="dxa"/>
            <w:hideMark/>
          </w:tcPr>
          <w:p w14:paraId="364D9C0B" w14:textId="77777777" w:rsidR="00845EA9" w:rsidRPr="00903DBA" w:rsidRDefault="00845EA9">
            <w:pPr>
              <w:spacing w:line="256" w:lineRule="auto"/>
              <w:rPr>
                <w:i/>
                <w:snapToGrid w:val="0"/>
                <w:color w:val="000000"/>
                <w:sz w:val="16"/>
              </w:rPr>
            </w:pPr>
            <w:r w:rsidRPr="00903DBA">
              <w:rPr>
                <w:i/>
                <w:snapToGrid w:val="0"/>
              </w:rPr>
              <w:t>etx</w:t>
            </w:r>
          </w:p>
        </w:tc>
        <w:tc>
          <w:tcPr>
            <w:tcW w:w="1034" w:type="dxa"/>
            <w:tcBorders>
              <w:top w:val="nil"/>
              <w:left w:val="single" w:sz="6" w:space="0" w:color="auto"/>
              <w:bottom w:val="nil"/>
              <w:right w:val="nil"/>
            </w:tcBorders>
            <w:hideMark/>
          </w:tcPr>
          <w:p w14:paraId="5A682923" w14:textId="77777777" w:rsidR="00845EA9" w:rsidRPr="00903DBA" w:rsidRDefault="00845EA9">
            <w:pPr>
              <w:spacing w:line="256" w:lineRule="auto"/>
              <w:rPr>
                <w:snapToGrid w:val="0"/>
                <w:color w:val="000000"/>
                <w:sz w:val="16"/>
              </w:rPr>
            </w:pPr>
            <w:r w:rsidRPr="00903DBA">
              <w:rPr>
                <w:snapToGrid w:val="0"/>
              </w:rPr>
              <w:t>35</w:t>
            </w:r>
          </w:p>
        </w:tc>
        <w:tc>
          <w:tcPr>
            <w:tcW w:w="1035" w:type="dxa"/>
            <w:hideMark/>
          </w:tcPr>
          <w:p w14:paraId="68FF0711"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1ABF11D6" w14:textId="77777777" w:rsidR="00845EA9" w:rsidRPr="00903DBA" w:rsidRDefault="00845EA9">
            <w:pPr>
              <w:spacing w:line="256" w:lineRule="auto"/>
              <w:rPr>
                <w:snapToGrid w:val="0"/>
                <w:color w:val="000000"/>
                <w:sz w:val="16"/>
              </w:rPr>
            </w:pPr>
            <w:r w:rsidRPr="00903DBA">
              <w:rPr>
                <w:snapToGrid w:val="0"/>
              </w:rPr>
              <w:t>67</w:t>
            </w:r>
          </w:p>
        </w:tc>
        <w:tc>
          <w:tcPr>
            <w:tcW w:w="1034" w:type="dxa"/>
            <w:hideMark/>
          </w:tcPr>
          <w:p w14:paraId="2F1BFF7B" w14:textId="77777777" w:rsidR="00845EA9" w:rsidRPr="00903DBA" w:rsidRDefault="00845EA9">
            <w:pPr>
              <w:spacing w:line="256" w:lineRule="auto"/>
              <w:rPr>
                <w:snapToGrid w:val="0"/>
                <w:color w:val="000000"/>
                <w:sz w:val="16"/>
              </w:rPr>
            </w:pPr>
            <w:r w:rsidRPr="00903DBA">
              <w:rPr>
                <w:snapToGrid w:val="0"/>
              </w:rPr>
              <w:t>C</w:t>
            </w:r>
          </w:p>
        </w:tc>
        <w:tc>
          <w:tcPr>
            <w:tcW w:w="1035" w:type="dxa"/>
            <w:tcBorders>
              <w:top w:val="nil"/>
              <w:left w:val="single" w:sz="6" w:space="0" w:color="auto"/>
              <w:bottom w:val="nil"/>
              <w:right w:val="nil"/>
            </w:tcBorders>
            <w:hideMark/>
          </w:tcPr>
          <w:p w14:paraId="6024E920" w14:textId="77777777" w:rsidR="00845EA9" w:rsidRPr="00903DBA" w:rsidRDefault="00845EA9">
            <w:pPr>
              <w:spacing w:line="256" w:lineRule="auto"/>
              <w:rPr>
                <w:snapToGrid w:val="0"/>
                <w:color w:val="000000"/>
                <w:sz w:val="16"/>
              </w:rPr>
            </w:pPr>
            <w:r w:rsidRPr="00903DBA">
              <w:rPr>
                <w:snapToGrid w:val="0"/>
              </w:rPr>
              <w:t>99</w:t>
            </w:r>
          </w:p>
        </w:tc>
        <w:tc>
          <w:tcPr>
            <w:tcW w:w="1034" w:type="dxa"/>
            <w:tcBorders>
              <w:top w:val="nil"/>
              <w:left w:val="nil"/>
              <w:bottom w:val="nil"/>
              <w:right w:val="single" w:sz="6" w:space="0" w:color="auto"/>
            </w:tcBorders>
            <w:hideMark/>
          </w:tcPr>
          <w:p w14:paraId="0310497E" w14:textId="77777777" w:rsidR="00845EA9" w:rsidRPr="00903DBA" w:rsidRDefault="00845EA9">
            <w:pPr>
              <w:spacing w:line="256" w:lineRule="auto"/>
              <w:rPr>
                <w:snapToGrid w:val="0"/>
                <w:color w:val="000000"/>
                <w:sz w:val="16"/>
              </w:rPr>
            </w:pPr>
            <w:r w:rsidRPr="00903DBA">
              <w:rPr>
                <w:snapToGrid w:val="0"/>
              </w:rPr>
              <w:t>c</w:t>
            </w:r>
          </w:p>
        </w:tc>
      </w:tr>
      <w:tr w:rsidR="00845EA9" w:rsidRPr="00903DBA" w14:paraId="3F6678E4" w14:textId="77777777" w:rsidTr="00845EA9">
        <w:trPr>
          <w:trHeight w:val="302"/>
        </w:trPr>
        <w:tc>
          <w:tcPr>
            <w:tcW w:w="1034" w:type="dxa"/>
            <w:tcBorders>
              <w:top w:val="nil"/>
              <w:left w:val="single" w:sz="6" w:space="0" w:color="auto"/>
              <w:bottom w:val="nil"/>
              <w:right w:val="nil"/>
            </w:tcBorders>
            <w:hideMark/>
          </w:tcPr>
          <w:p w14:paraId="0CCE7EBC" w14:textId="77777777" w:rsidR="00845EA9" w:rsidRPr="00903DBA" w:rsidRDefault="00845EA9">
            <w:pPr>
              <w:spacing w:line="256" w:lineRule="auto"/>
              <w:rPr>
                <w:snapToGrid w:val="0"/>
                <w:color w:val="000000"/>
                <w:sz w:val="16"/>
              </w:rPr>
            </w:pPr>
            <w:r w:rsidRPr="00903DBA">
              <w:rPr>
                <w:snapToGrid w:val="0"/>
              </w:rPr>
              <w:t>4</w:t>
            </w:r>
          </w:p>
        </w:tc>
        <w:tc>
          <w:tcPr>
            <w:tcW w:w="1035" w:type="dxa"/>
            <w:hideMark/>
          </w:tcPr>
          <w:p w14:paraId="68E0AC4A" w14:textId="77777777" w:rsidR="00845EA9" w:rsidRPr="00903DBA" w:rsidRDefault="00845EA9">
            <w:pPr>
              <w:spacing w:line="256" w:lineRule="auto"/>
              <w:rPr>
                <w:i/>
                <w:snapToGrid w:val="0"/>
                <w:color w:val="000000"/>
                <w:sz w:val="16"/>
              </w:rPr>
            </w:pPr>
            <w:r w:rsidRPr="00903DBA">
              <w:rPr>
                <w:i/>
                <w:snapToGrid w:val="0"/>
              </w:rPr>
              <w:t>eot</w:t>
            </w:r>
          </w:p>
        </w:tc>
        <w:tc>
          <w:tcPr>
            <w:tcW w:w="1034" w:type="dxa"/>
            <w:tcBorders>
              <w:top w:val="nil"/>
              <w:left w:val="single" w:sz="6" w:space="0" w:color="auto"/>
              <w:bottom w:val="nil"/>
              <w:right w:val="nil"/>
            </w:tcBorders>
            <w:hideMark/>
          </w:tcPr>
          <w:p w14:paraId="0E3E835B" w14:textId="77777777" w:rsidR="00845EA9" w:rsidRPr="00903DBA" w:rsidRDefault="00845EA9">
            <w:pPr>
              <w:spacing w:line="256" w:lineRule="auto"/>
              <w:rPr>
                <w:snapToGrid w:val="0"/>
                <w:color w:val="000000"/>
                <w:sz w:val="16"/>
              </w:rPr>
            </w:pPr>
            <w:r w:rsidRPr="00903DBA">
              <w:rPr>
                <w:snapToGrid w:val="0"/>
              </w:rPr>
              <w:t>36</w:t>
            </w:r>
          </w:p>
        </w:tc>
        <w:tc>
          <w:tcPr>
            <w:tcW w:w="1035" w:type="dxa"/>
            <w:hideMark/>
          </w:tcPr>
          <w:p w14:paraId="0F41DFD3"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6D346A1B" w14:textId="77777777" w:rsidR="00845EA9" w:rsidRPr="00903DBA" w:rsidRDefault="00845EA9">
            <w:pPr>
              <w:spacing w:line="256" w:lineRule="auto"/>
              <w:rPr>
                <w:snapToGrid w:val="0"/>
                <w:color w:val="000000"/>
                <w:sz w:val="16"/>
              </w:rPr>
            </w:pPr>
            <w:r w:rsidRPr="00903DBA">
              <w:rPr>
                <w:snapToGrid w:val="0"/>
              </w:rPr>
              <w:t>68</w:t>
            </w:r>
          </w:p>
        </w:tc>
        <w:tc>
          <w:tcPr>
            <w:tcW w:w="1034" w:type="dxa"/>
            <w:hideMark/>
          </w:tcPr>
          <w:p w14:paraId="0ED78074" w14:textId="77777777" w:rsidR="00845EA9" w:rsidRPr="00903DBA" w:rsidRDefault="00845EA9">
            <w:pPr>
              <w:spacing w:line="256" w:lineRule="auto"/>
              <w:rPr>
                <w:snapToGrid w:val="0"/>
                <w:color w:val="000000"/>
                <w:sz w:val="16"/>
              </w:rPr>
            </w:pPr>
            <w:r w:rsidRPr="00903DBA">
              <w:rPr>
                <w:snapToGrid w:val="0"/>
              </w:rPr>
              <w:t>D</w:t>
            </w:r>
          </w:p>
        </w:tc>
        <w:tc>
          <w:tcPr>
            <w:tcW w:w="1035" w:type="dxa"/>
            <w:tcBorders>
              <w:top w:val="nil"/>
              <w:left w:val="single" w:sz="6" w:space="0" w:color="auto"/>
              <w:bottom w:val="nil"/>
              <w:right w:val="nil"/>
            </w:tcBorders>
            <w:hideMark/>
          </w:tcPr>
          <w:p w14:paraId="7C679251" w14:textId="77777777" w:rsidR="00845EA9" w:rsidRPr="00903DBA" w:rsidRDefault="00845EA9">
            <w:pPr>
              <w:spacing w:line="256" w:lineRule="auto"/>
              <w:rPr>
                <w:snapToGrid w:val="0"/>
                <w:color w:val="000000"/>
                <w:sz w:val="16"/>
              </w:rPr>
            </w:pPr>
            <w:r w:rsidRPr="00903DBA">
              <w:rPr>
                <w:snapToGrid w:val="0"/>
              </w:rPr>
              <w:t>100</w:t>
            </w:r>
          </w:p>
        </w:tc>
        <w:tc>
          <w:tcPr>
            <w:tcW w:w="1034" w:type="dxa"/>
            <w:tcBorders>
              <w:top w:val="nil"/>
              <w:left w:val="nil"/>
              <w:bottom w:val="nil"/>
              <w:right w:val="single" w:sz="6" w:space="0" w:color="auto"/>
            </w:tcBorders>
            <w:hideMark/>
          </w:tcPr>
          <w:p w14:paraId="2C6525C3" w14:textId="77777777" w:rsidR="00845EA9" w:rsidRPr="00903DBA" w:rsidRDefault="00845EA9">
            <w:pPr>
              <w:spacing w:line="256" w:lineRule="auto"/>
              <w:rPr>
                <w:snapToGrid w:val="0"/>
                <w:color w:val="000000"/>
                <w:sz w:val="16"/>
              </w:rPr>
            </w:pPr>
            <w:r w:rsidRPr="00903DBA">
              <w:rPr>
                <w:snapToGrid w:val="0"/>
              </w:rPr>
              <w:t>d</w:t>
            </w:r>
          </w:p>
        </w:tc>
      </w:tr>
      <w:tr w:rsidR="00845EA9" w:rsidRPr="00903DBA" w14:paraId="0556A36C" w14:textId="77777777" w:rsidTr="00845EA9">
        <w:trPr>
          <w:trHeight w:val="302"/>
        </w:trPr>
        <w:tc>
          <w:tcPr>
            <w:tcW w:w="1034" w:type="dxa"/>
            <w:tcBorders>
              <w:top w:val="nil"/>
              <w:left w:val="single" w:sz="6" w:space="0" w:color="auto"/>
              <w:bottom w:val="nil"/>
              <w:right w:val="nil"/>
            </w:tcBorders>
            <w:hideMark/>
          </w:tcPr>
          <w:p w14:paraId="59388E81" w14:textId="77777777" w:rsidR="00845EA9" w:rsidRPr="00903DBA" w:rsidRDefault="00845EA9">
            <w:pPr>
              <w:spacing w:line="256" w:lineRule="auto"/>
              <w:rPr>
                <w:snapToGrid w:val="0"/>
                <w:color w:val="000000"/>
                <w:sz w:val="16"/>
              </w:rPr>
            </w:pPr>
            <w:r w:rsidRPr="00903DBA">
              <w:rPr>
                <w:snapToGrid w:val="0"/>
              </w:rPr>
              <w:t>5</w:t>
            </w:r>
          </w:p>
        </w:tc>
        <w:tc>
          <w:tcPr>
            <w:tcW w:w="1035" w:type="dxa"/>
            <w:hideMark/>
          </w:tcPr>
          <w:p w14:paraId="69BFD63C" w14:textId="77777777" w:rsidR="00845EA9" w:rsidRPr="00903DBA" w:rsidRDefault="00845EA9">
            <w:pPr>
              <w:spacing w:line="256" w:lineRule="auto"/>
              <w:rPr>
                <w:i/>
                <w:snapToGrid w:val="0"/>
                <w:color w:val="000000"/>
                <w:sz w:val="16"/>
              </w:rPr>
            </w:pPr>
            <w:r w:rsidRPr="00903DBA">
              <w:rPr>
                <w:i/>
                <w:snapToGrid w:val="0"/>
              </w:rPr>
              <w:t>enq</w:t>
            </w:r>
          </w:p>
        </w:tc>
        <w:tc>
          <w:tcPr>
            <w:tcW w:w="1034" w:type="dxa"/>
            <w:tcBorders>
              <w:top w:val="nil"/>
              <w:left w:val="single" w:sz="6" w:space="0" w:color="auto"/>
              <w:bottom w:val="nil"/>
              <w:right w:val="nil"/>
            </w:tcBorders>
            <w:hideMark/>
          </w:tcPr>
          <w:p w14:paraId="7F8AA0CC" w14:textId="77777777" w:rsidR="00845EA9" w:rsidRPr="00903DBA" w:rsidRDefault="00845EA9">
            <w:pPr>
              <w:spacing w:line="256" w:lineRule="auto"/>
              <w:rPr>
                <w:snapToGrid w:val="0"/>
                <w:color w:val="000000"/>
                <w:sz w:val="16"/>
              </w:rPr>
            </w:pPr>
            <w:r w:rsidRPr="00903DBA">
              <w:rPr>
                <w:snapToGrid w:val="0"/>
              </w:rPr>
              <w:t>37</w:t>
            </w:r>
          </w:p>
        </w:tc>
        <w:tc>
          <w:tcPr>
            <w:tcW w:w="1035" w:type="dxa"/>
            <w:hideMark/>
          </w:tcPr>
          <w:p w14:paraId="0447AC9F"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4CB602A3" w14:textId="77777777" w:rsidR="00845EA9" w:rsidRPr="00903DBA" w:rsidRDefault="00845EA9">
            <w:pPr>
              <w:spacing w:line="256" w:lineRule="auto"/>
              <w:rPr>
                <w:snapToGrid w:val="0"/>
                <w:color w:val="000000"/>
                <w:sz w:val="16"/>
              </w:rPr>
            </w:pPr>
            <w:r w:rsidRPr="00903DBA">
              <w:rPr>
                <w:snapToGrid w:val="0"/>
              </w:rPr>
              <w:t>69</w:t>
            </w:r>
          </w:p>
        </w:tc>
        <w:tc>
          <w:tcPr>
            <w:tcW w:w="1034" w:type="dxa"/>
            <w:hideMark/>
          </w:tcPr>
          <w:p w14:paraId="7D900DDD" w14:textId="77777777" w:rsidR="00845EA9" w:rsidRPr="00903DBA" w:rsidRDefault="00845EA9">
            <w:pPr>
              <w:spacing w:line="256" w:lineRule="auto"/>
              <w:rPr>
                <w:snapToGrid w:val="0"/>
                <w:color w:val="000000"/>
                <w:sz w:val="16"/>
              </w:rPr>
            </w:pPr>
            <w:r w:rsidRPr="00903DBA">
              <w:rPr>
                <w:snapToGrid w:val="0"/>
              </w:rPr>
              <w:t>E</w:t>
            </w:r>
          </w:p>
        </w:tc>
        <w:tc>
          <w:tcPr>
            <w:tcW w:w="1035" w:type="dxa"/>
            <w:tcBorders>
              <w:top w:val="nil"/>
              <w:left w:val="single" w:sz="6" w:space="0" w:color="auto"/>
              <w:bottom w:val="nil"/>
              <w:right w:val="nil"/>
            </w:tcBorders>
            <w:hideMark/>
          </w:tcPr>
          <w:p w14:paraId="1A70D1A5" w14:textId="77777777" w:rsidR="00845EA9" w:rsidRPr="00903DBA" w:rsidRDefault="00845EA9">
            <w:pPr>
              <w:spacing w:line="256" w:lineRule="auto"/>
              <w:rPr>
                <w:snapToGrid w:val="0"/>
                <w:color w:val="000000"/>
                <w:sz w:val="16"/>
              </w:rPr>
            </w:pPr>
            <w:r w:rsidRPr="00903DBA">
              <w:rPr>
                <w:snapToGrid w:val="0"/>
              </w:rPr>
              <w:t>101</w:t>
            </w:r>
          </w:p>
        </w:tc>
        <w:tc>
          <w:tcPr>
            <w:tcW w:w="1034" w:type="dxa"/>
            <w:tcBorders>
              <w:top w:val="nil"/>
              <w:left w:val="nil"/>
              <w:bottom w:val="nil"/>
              <w:right w:val="single" w:sz="6" w:space="0" w:color="auto"/>
            </w:tcBorders>
            <w:hideMark/>
          </w:tcPr>
          <w:p w14:paraId="7527723E" w14:textId="77777777" w:rsidR="00845EA9" w:rsidRPr="00903DBA" w:rsidRDefault="00845EA9">
            <w:pPr>
              <w:spacing w:line="256" w:lineRule="auto"/>
              <w:rPr>
                <w:snapToGrid w:val="0"/>
                <w:color w:val="000000"/>
                <w:sz w:val="16"/>
              </w:rPr>
            </w:pPr>
            <w:r w:rsidRPr="00903DBA">
              <w:rPr>
                <w:snapToGrid w:val="0"/>
              </w:rPr>
              <w:t>e</w:t>
            </w:r>
          </w:p>
        </w:tc>
      </w:tr>
      <w:tr w:rsidR="00845EA9" w:rsidRPr="00903DBA" w14:paraId="190C3923" w14:textId="77777777" w:rsidTr="00845EA9">
        <w:trPr>
          <w:trHeight w:val="302"/>
        </w:trPr>
        <w:tc>
          <w:tcPr>
            <w:tcW w:w="1034" w:type="dxa"/>
            <w:tcBorders>
              <w:top w:val="nil"/>
              <w:left w:val="single" w:sz="6" w:space="0" w:color="auto"/>
              <w:bottom w:val="nil"/>
              <w:right w:val="nil"/>
            </w:tcBorders>
            <w:hideMark/>
          </w:tcPr>
          <w:p w14:paraId="67C8131D" w14:textId="77777777" w:rsidR="00845EA9" w:rsidRPr="00903DBA" w:rsidRDefault="00845EA9">
            <w:pPr>
              <w:spacing w:line="256" w:lineRule="auto"/>
              <w:rPr>
                <w:snapToGrid w:val="0"/>
                <w:color w:val="000000"/>
                <w:sz w:val="16"/>
              </w:rPr>
            </w:pPr>
            <w:r w:rsidRPr="00903DBA">
              <w:rPr>
                <w:snapToGrid w:val="0"/>
              </w:rPr>
              <w:t>6</w:t>
            </w:r>
          </w:p>
        </w:tc>
        <w:tc>
          <w:tcPr>
            <w:tcW w:w="1035" w:type="dxa"/>
            <w:hideMark/>
          </w:tcPr>
          <w:p w14:paraId="0192382D" w14:textId="77777777" w:rsidR="00845EA9" w:rsidRPr="00903DBA" w:rsidRDefault="00845EA9">
            <w:pPr>
              <w:spacing w:line="256" w:lineRule="auto"/>
              <w:rPr>
                <w:i/>
                <w:snapToGrid w:val="0"/>
                <w:color w:val="000000"/>
                <w:sz w:val="16"/>
              </w:rPr>
            </w:pPr>
            <w:r w:rsidRPr="00903DBA">
              <w:rPr>
                <w:i/>
                <w:snapToGrid w:val="0"/>
              </w:rPr>
              <w:t>ack</w:t>
            </w:r>
          </w:p>
        </w:tc>
        <w:tc>
          <w:tcPr>
            <w:tcW w:w="1034" w:type="dxa"/>
            <w:tcBorders>
              <w:top w:val="nil"/>
              <w:left w:val="single" w:sz="6" w:space="0" w:color="auto"/>
              <w:bottom w:val="nil"/>
              <w:right w:val="nil"/>
            </w:tcBorders>
            <w:hideMark/>
          </w:tcPr>
          <w:p w14:paraId="6181B464" w14:textId="77777777" w:rsidR="00845EA9" w:rsidRPr="00903DBA" w:rsidRDefault="00845EA9">
            <w:pPr>
              <w:spacing w:line="256" w:lineRule="auto"/>
              <w:rPr>
                <w:snapToGrid w:val="0"/>
                <w:color w:val="000000"/>
                <w:sz w:val="16"/>
              </w:rPr>
            </w:pPr>
            <w:r w:rsidRPr="00903DBA">
              <w:rPr>
                <w:snapToGrid w:val="0"/>
              </w:rPr>
              <w:t>38</w:t>
            </w:r>
          </w:p>
        </w:tc>
        <w:tc>
          <w:tcPr>
            <w:tcW w:w="1035" w:type="dxa"/>
            <w:hideMark/>
          </w:tcPr>
          <w:p w14:paraId="47F25A50" w14:textId="77777777" w:rsidR="00845EA9" w:rsidRPr="00903DBA" w:rsidRDefault="00845EA9">
            <w:pPr>
              <w:spacing w:line="256" w:lineRule="auto"/>
              <w:rPr>
                <w:snapToGrid w:val="0"/>
                <w:color w:val="000000"/>
                <w:sz w:val="16"/>
              </w:rPr>
            </w:pPr>
            <w:r w:rsidRPr="00903DBA">
              <w:rPr>
                <w:snapToGrid w:val="0"/>
              </w:rPr>
              <w:t>&amp;</w:t>
            </w:r>
          </w:p>
        </w:tc>
        <w:tc>
          <w:tcPr>
            <w:tcW w:w="1034" w:type="dxa"/>
            <w:tcBorders>
              <w:top w:val="nil"/>
              <w:left w:val="single" w:sz="6" w:space="0" w:color="auto"/>
              <w:bottom w:val="nil"/>
              <w:right w:val="nil"/>
            </w:tcBorders>
            <w:hideMark/>
          </w:tcPr>
          <w:p w14:paraId="377F8947" w14:textId="77777777" w:rsidR="00845EA9" w:rsidRPr="00903DBA" w:rsidRDefault="00845EA9">
            <w:pPr>
              <w:spacing w:line="256" w:lineRule="auto"/>
              <w:rPr>
                <w:snapToGrid w:val="0"/>
                <w:color w:val="000000"/>
                <w:sz w:val="16"/>
              </w:rPr>
            </w:pPr>
            <w:r w:rsidRPr="00903DBA">
              <w:rPr>
                <w:snapToGrid w:val="0"/>
              </w:rPr>
              <w:t>70</w:t>
            </w:r>
          </w:p>
        </w:tc>
        <w:tc>
          <w:tcPr>
            <w:tcW w:w="1034" w:type="dxa"/>
            <w:hideMark/>
          </w:tcPr>
          <w:p w14:paraId="32C236F2" w14:textId="77777777" w:rsidR="00845EA9" w:rsidRPr="00903DBA" w:rsidRDefault="00845EA9">
            <w:pPr>
              <w:spacing w:line="256" w:lineRule="auto"/>
              <w:rPr>
                <w:snapToGrid w:val="0"/>
                <w:color w:val="000000"/>
                <w:sz w:val="16"/>
              </w:rPr>
            </w:pPr>
            <w:r w:rsidRPr="00903DBA">
              <w:rPr>
                <w:snapToGrid w:val="0"/>
              </w:rPr>
              <w:t>F</w:t>
            </w:r>
          </w:p>
        </w:tc>
        <w:tc>
          <w:tcPr>
            <w:tcW w:w="1035" w:type="dxa"/>
            <w:tcBorders>
              <w:top w:val="nil"/>
              <w:left w:val="single" w:sz="6" w:space="0" w:color="auto"/>
              <w:bottom w:val="nil"/>
              <w:right w:val="nil"/>
            </w:tcBorders>
            <w:hideMark/>
          </w:tcPr>
          <w:p w14:paraId="5FC2A6B2" w14:textId="77777777" w:rsidR="00845EA9" w:rsidRPr="00903DBA" w:rsidRDefault="00845EA9">
            <w:pPr>
              <w:spacing w:line="256" w:lineRule="auto"/>
              <w:rPr>
                <w:snapToGrid w:val="0"/>
                <w:color w:val="000000"/>
                <w:sz w:val="16"/>
              </w:rPr>
            </w:pPr>
            <w:r w:rsidRPr="00903DBA">
              <w:rPr>
                <w:snapToGrid w:val="0"/>
              </w:rPr>
              <w:t>102</w:t>
            </w:r>
          </w:p>
        </w:tc>
        <w:tc>
          <w:tcPr>
            <w:tcW w:w="1034" w:type="dxa"/>
            <w:tcBorders>
              <w:top w:val="nil"/>
              <w:left w:val="nil"/>
              <w:bottom w:val="nil"/>
              <w:right w:val="single" w:sz="6" w:space="0" w:color="auto"/>
            </w:tcBorders>
            <w:hideMark/>
          </w:tcPr>
          <w:p w14:paraId="4981F120" w14:textId="77777777" w:rsidR="00845EA9" w:rsidRPr="00903DBA" w:rsidRDefault="00845EA9">
            <w:pPr>
              <w:spacing w:line="256" w:lineRule="auto"/>
              <w:rPr>
                <w:snapToGrid w:val="0"/>
                <w:color w:val="000000"/>
                <w:sz w:val="16"/>
              </w:rPr>
            </w:pPr>
            <w:r w:rsidRPr="00903DBA">
              <w:rPr>
                <w:snapToGrid w:val="0"/>
              </w:rPr>
              <w:t>f</w:t>
            </w:r>
          </w:p>
        </w:tc>
      </w:tr>
      <w:tr w:rsidR="00845EA9" w:rsidRPr="00903DBA" w14:paraId="251D074C" w14:textId="77777777" w:rsidTr="00845EA9">
        <w:trPr>
          <w:trHeight w:val="302"/>
        </w:trPr>
        <w:tc>
          <w:tcPr>
            <w:tcW w:w="1034" w:type="dxa"/>
            <w:tcBorders>
              <w:top w:val="nil"/>
              <w:left w:val="single" w:sz="6" w:space="0" w:color="auto"/>
              <w:bottom w:val="nil"/>
              <w:right w:val="nil"/>
            </w:tcBorders>
            <w:hideMark/>
          </w:tcPr>
          <w:p w14:paraId="04F8A565" w14:textId="77777777" w:rsidR="00845EA9" w:rsidRPr="00903DBA" w:rsidRDefault="00845EA9">
            <w:pPr>
              <w:spacing w:line="256" w:lineRule="auto"/>
              <w:rPr>
                <w:snapToGrid w:val="0"/>
                <w:color w:val="000000"/>
                <w:sz w:val="16"/>
              </w:rPr>
            </w:pPr>
            <w:r w:rsidRPr="00903DBA">
              <w:rPr>
                <w:snapToGrid w:val="0"/>
              </w:rPr>
              <w:t>7</w:t>
            </w:r>
          </w:p>
        </w:tc>
        <w:tc>
          <w:tcPr>
            <w:tcW w:w="1035" w:type="dxa"/>
            <w:hideMark/>
          </w:tcPr>
          <w:p w14:paraId="51EDD793" w14:textId="77777777" w:rsidR="00845EA9" w:rsidRPr="00903DBA" w:rsidRDefault="00845EA9">
            <w:pPr>
              <w:spacing w:line="256" w:lineRule="auto"/>
              <w:rPr>
                <w:i/>
                <w:snapToGrid w:val="0"/>
                <w:color w:val="000000"/>
                <w:sz w:val="16"/>
              </w:rPr>
            </w:pPr>
            <w:r w:rsidRPr="00903DBA">
              <w:rPr>
                <w:i/>
                <w:snapToGrid w:val="0"/>
              </w:rPr>
              <w:t>bel \a</w:t>
            </w:r>
          </w:p>
        </w:tc>
        <w:tc>
          <w:tcPr>
            <w:tcW w:w="1034" w:type="dxa"/>
            <w:tcBorders>
              <w:top w:val="nil"/>
              <w:left w:val="single" w:sz="6" w:space="0" w:color="auto"/>
              <w:bottom w:val="nil"/>
              <w:right w:val="nil"/>
            </w:tcBorders>
            <w:hideMark/>
          </w:tcPr>
          <w:p w14:paraId="2C7411F9" w14:textId="77777777" w:rsidR="00845EA9" w:rsidRPr="00903DBA" w:rsidRDefault="00845EA9">
            <w:pPr>
              <w:spacing w:line="256" w:lineRule="auto"/>
              <w:rPr>
                <w:snapToGrid w:val="0"/>
                <w:color w:val="000000"/>
                <w:sz w:val="16"/>
              </w:rPr>
            </w:pPr>
            <w:r w:rsidRPr="00903DBA">
              <w:rPr>
                <w:snapToGrid w:val="0"/>
              </w:rPr>
              <w:t>39</w:t>
            </w:r>
          </w:p>
        </w:tc>
        <w:tc>
          <w:tcPr>
            <w:tcW w:w="1035" w:type="dxa"/>
            <w:hideMark/>
          </w:tcPr>
          <w:p w14:paraId="7BE242B0"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322553D9" w14:textId="77777777" w:rsidR="00845EA9" w:rsidRPr="00903DBA" w:rsidRDefault="00845EA9">
            <w:pPr>
              <w:spacing w:line="256" w:lineRule="auto"/>
              <w:rPr>
                <w:snapToGrid w:val="0"/>
                <w:color w:val="000000"/>
                <w:sz w:val="16"/>
              </w:rPr>
            </w:pPr>
            <w:r w:rsidRPr="00903DBA">
              <w:rPr>
                <w:snapToGrid w:val="0"/>
              </w:rPr>
              <w:t>71</w:t>
            </w:r>
          </w:p>
        </w:tc>
        <w:tc>
          <w:tcPr>
            <w:tcW w:w="1034" w:type="dxa"/>
            <w:hideMark/>
          </w:tcPr>
          <w:p w14:paraId="5D0E73B0" w14:textId="77777777" w:rsidR="00845EA9" w:rsidRPr="00903DBA" w:rsidRDefault="00845EA9">
            <w:pPr>
              <w:spacing w:line="256" w:lineRule="auto"/>
              <w:rPr>
                <w:snapToGrid w:val="0"/>
                <w:color w:val="000000"/>
                <w:sz w:val="16"/>
              </w:rPr>
            </w:pPr>
            <w:r w:rsidRPr="00903DBA">
              <w:rPr>
                <w:snapToGrid w:val="0"/>
              </w:rPr>
              <w:t>G</w:t>
            </w:r>
          </w:p>
        </w:tc>
        <w:tc>
          <w:tcPr>
            <w:tcW w:w="1035" w:type="dxa"/>
            <w:tcBorders>
              <w:top w:val="nil"/>
              <w:left w:val="single" w:sz="6" w:space="0" w:color="auto"/>
              <w:bottom w:val="nil"/>
              <w:right w:val="nil"/>
            </w:tcBorders>
            <w:hideMark/>
          </w:tcPr>
          <w:p w14:paraId="0E790833" w14:textId="77777777" w:rsidR="00845EA9" w:rsidRPr="00903DBA" w:rsidRDefault="00845EA9">
            <w:pPr>
              <w:spacing w:line="256" w:lineRule="auto"/>
              <w:rPr>
                <w:snapToGrid w:val="0"/>
                <w:color w:val="000000"/>
                <w:sz w:val="16"/>
              </w:rPr>
            </w:pPr>
            <w:r w:rsidRPr="00903DBA">
              <w:rPr>
                <w:snapToGrid w:val="0"/>
              </w:rPr>
              <w:t>103</w:t>
            </w:r>
          </w:p>
        </w:tc>
        <w:tc>
          <w:tcPr>
            <w:tcW w:w="1034" w:type="dxa"/>
            <w:tcBorders>
              <w:top w:val="nil"/>
              <w:left w:val="nil"/>
              <w:bottom w:val="nil"/>
              <w:right w:val="single" w:sz="6" w:space="0" w:color="auto"/>
            </w:tcBorders>
            <w:hideMark/>
          </w:tcPr>
          <w:p w14:paraId="543C3729" w14:textId="77777777" w:rsidR="00845EA9" w:rsidRPr="00903DBA" w:rsidRDefault="00845EA9">
            <w:pPr>
              <w:spacing w:line="256" w:lineRule="auto"/>
              <w:rPr>
                <w:snapToGrid w:val="0"/>
                <w:color w:val="000000"/>
                <w:sz w:val="16"/>
              </w:rPr>
            </w:pPr>
            <w:r w:rsidRPr="00903DBA">
              <w:rPr>
                <w:snapToGrid w:val="0"/>
              </w:rPr>
              <w:t>g</w:t>
            </w:r>
          </w:p>
        </w:tc>
      </w:tr>
      <w:tr w:rsidR="00845EA9" w:rsidRPr="00903DBA" w14:paraId="43598777" w14:textId="77777777" w:rsidTr="00845EA9">
        <w:trPr>
          <w:trHeight w:val="302"/>
        </w:trPr>
        <w:tc>
          <w:tcPr>
            <w:tcW w:w="1034" w:type="dxa"/>
            <w:tcBorders>
              <w:top w:val="nil"/>
              <w:left w:val="single" w:sz="6" w:space="0" w:color="auto"/>
              <w:bottom w:val="nil"/>
              <w:right w:val="nil"/>
            </w:tcBorders>
            <w:hideMark/>
          </w:tcPr>
          <w:p w14:paraId="65ADBB8F" w14:textId="77777777" w:rsidR="00845EA9" w:rsidRPr="00903DBA" w:rsidRDefault="00845EA9">
            <w:pPr>
              <w:spacing w:line="256" w:lineRule="auto"/>
              <w:rPr>
                <w:snapToGrid w:val="0"/>
                <w:color w:val="000000"/>
                <w:sz w:val="16"/>
              </w:rPr>
            </w:pPr>
            <w:r w:rsidRPr="00903DBA">
              <w:rPr>
                <w:snapToGrid w:val="0"/>
              </w:rPr>
              <w:t>8</w:t>
            </w:r>
          </w:p>
        </w:tc>
        <w:tc>
          <w:tcPr>
            <w:tcW w:w="1035" w:type="dxa"/>
            <w:hideMark/>
          </w:tcPr>
          <w:p w14:paraId="55014BB1" w14:textId="77777777" w:rsidR="00845EA9" w:rsidRPr="00903DBA" w:rsidRDefault="00845EA9">
            <w:pPr>
              <w:spacing w:line="256" w:lineRule="auto"/>
              <w:rPr>
                <w:i/>
                <w:snapToGrid w:val="0"/>
                <w:color w:val="000000"/>
                <w:sz w:val="16"/>
              </w:rPr>
            </w:pPr>
            <w:r w:rsidRPr="00903DBA">
              <w:rPr>
                <w:i/>
                <w:snapToGrid w:val="0"/>
              </w:rPr>
              <w:t>bs  \b</w:t>
            </w:r>
          </w:p>
        </w:tc>
        <w:tc>
          <w:tcPr>
            <w:tcW w:w="1034" w:type="dxa"/>
            <w:tcBorders>
              <w:top w:val="nil"/>
              <w:left w:val="single" w:sz="6" w:space="0" w:color="auto"/>
              <w:bottom w:val="nil"/>
              <w:right w:val="nil"/>
            </w:tcBorders>
            <w:hideMark/>
          </w:tcPr>
          <w:p w14:paraId="2DC1B0F9" w14:textId="77777777" w:rsidR="00845EA9" w:rsidRPr="00903DBA" w:rsidRDefault="00845EA9">
            <w:pPr>
              <w:spacing w:line="256" w:lineRule="auto"/>
              <w:rPr>
                <w:snapToGrid w:val="0"/>
                <w:color w:val="000000"/>
                <w:sz w:val="16"/>
              </w:rPr>
            </w:pPr>
            <w:r w:rsidRPr="00903DBA">
              <w:rPr>
                <w:snapToGrid w:val="0"/>
              </w:rPr>
              <w:t>40</w:t>
            </w:r>
          </w:p>
        </w:tc>
        <w:tc>
          <w:tcPr>
            <w:tcW w:w="1035" w:type="dxa"/>
            <w:hideMark/>
          </w:tcPr>
          <w:p w14:paraId="7AAF1AF8"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2AAA861E" w14:textId="77777777" w:rsidR="00845EA9" w:rsidRPr="00903DBA" w:rsidRDefault="00845EA9">
            <w:pPr>
              <w:spacing w:line="256" w:lineRule="auto"/>
              <w:rPr>
                <w:snapToGrid w:val="0"/>
                <w:color w:val="000000"/>
                <w:sz w:val="16"/>
              </w:rPr>
            </w:pPr>
            <w:r w:rsidRPr="00903DBA">
              <w:rPr>
                <w:snapToGrid w:val="0"/>
              </w:rPr>
              <w:t>72</w:t>
            </w:r>
          </w:p>
        </w:tc>
        <w:tc>
          <w:tcPr>
            <w:tcW w:w="1034" w:type="dxa"/>
            <w:hideMark/>
          </w:tcPr>
          <w:p w14:paraId="6AE807A2" w14:textId="77777777" w:rsidR="00845EA9" w:rsidRPr="00903DBA" w:rsidRDefault="00845EA9">
            <w:pPr>
              <w:spacing w:line="256" w:lineRule="auto"/>
              <w:rPr>
                <w:snapToGrid w:val="0"/>
                <w:color w:val="000000"/>
                <w:sz w:val="16"/>
              </w:rPr>
            </w:pPr>
            <w:r w:rsidRPr="00903DBA">
              <w:rPr>
                <w:snapToGrid w:val="0"/>
              </w:rPr>
              <w:t>H</w:t>
            </w:r>
          </w:p>
        </w:tc>
        <w:tc>
          <w:tcPr>
            <w:tcW w:w="1035" w:type="dxa"/>
            <w:tcBorders>
              <w:top w:val="nil"/>
              <w:left w:val="single" w:sz="6" w:space="0" w:color="auto"/>
              <w:bottom w:val="nil"/>
              <w:right w:val="nil"/>
            </w:tcBorders>
            <w:hideMark/>
          </w:tcPr>
          <w:p w14:paraId="6279D0C7" w14:textId="77777777" w:rsidR="00845EA9" w:rsidRPr="00903DBA" w:rsidRDefault="00845EA9">
            <w:pPr>
              <w:spacing w:line="256" w:lineRule="auto"/>
              <w:rPr>
                <w:snapToGrid w:val="0"/>
                <w:color w:val="000000"/>
                <w:sz w:val="16"/>
              </w:rPr>
            </w:pPr>
            <w:r w:rsidRPr="00903DBA">
              <w:rPr>
                <w:snapToGrid w:val="0"/>
              </w:rPr>
              <w:t>104</w:t>
            </w:r>
          </w:p>
        </w:tc>
        <w:tc>
          <w:tcPr>
            <w:tcW w:w="1034" w:type="dxa"/>
            <w:tcBorders>
              <w:top w:val="nil"/>
              <w:left w:val="nil"/>
              <w:bottom w:val="nil"/>
              <w:right w:val="single" w:sz="6" w:space="0" w:color="auto"/>
            </w:tcBorders>
            <w:hideMark/>
          </w:tcPr>
          <w:p w14:paraId="764B571A" w14:textId="77777777" w:rsidR="00845EA9" w:rsidRPr="00903DBA" w:rsidRDefault="00845EA9">
            <w:pPr>
              <w:spacing w:line="256" w:lineRule="auto"/>
              <w:rPr>
                <w:snapToGrid w:val="0"/>
                <w:color w:val="000000"/>
                <w:sz w:val="16"/>
              </w:rPr>
            </w:pPr>
            <w:r w:rsidRPr="00903DBA">
              <w:rPr>
                <w:snapToGrid w:val="0"/>
              </w:rPr>
              <w:t>h</w:t>
            </w:r>
          </w:p>
        </w:tc>
      </w:tr>
      <w:tr w:rsidR="00845EA9" w:rsidRPr="00903DBA" w14:paraId="21FE80CB" w14:textId="77777777" w:rsidTr="00845EA9">
        <w:trPr>
          <w:trHeight w:val="302"/>
        </w:trPr>
        <w:tc>
          <w:tcPr>
            <w:tcW w:w="1034" w:type="dxa"/>
            <w:tcBorders>
              <w:top w:val="nil"/>
              <w:left w:val="single" w:sz="6" w:space="0" w:color="auto"/>
              <w:bottom w:val="nil"/>
              <w:right w:val="nil"/>
            </w:tcBorders>
            <w:hideMark/>
          </w:tcPr>
          <w:p w14:paraId="5CAEC65B" w14:textId="77777777" w:rsidR="00845EA9" w:rsidRPr="00903DBA" w:rsidRDefault="00845EA9">
            <w:pPr>
              <w:spacing w:line="256" w:lineRule="auto"/>
              <w:rPr>
                <w:snapToGrid w:val="0"/>
                <w:color w:val="000000"/>
                <w:sz w:val="16"/>
              </w:rPr>
            </w:pPr>
            <w:r w:rsidRPr="00903DBA">
              <w:rPr>
                <w:snapToGrid w:val="0"/>
              </w:rPr>
              <w:t>9</w:t>
            </w:r>
          </w:p>
        </w:tc>
        <w:tc>
          <w:tcPr>
            <w:tcW w:w="1035" w:type="dxa"/>
            <w:hideMark/>
          </w:tcPr>
          <w:p w14:paraId="37FC8101" w14:textId="77777777" w:rsidR="00845EA9" w:rsidRPr="00903DBA" w:rsidRDefault="00845EA9">
            <w:pPr>
              <w:spacing w:line="256" w:lineRule="auto"/>
              <w:rPr>
                <w:i/>
                <w:snapToGrid w:val="0"/>
                <w:color w:val="000000"/>
                <w:sz w:val="16"/>
              </w:rPr>
            </w:pPr>
            <w:r w:rsidRPr="00903DBA">
              <w:rPr>
                <w:i/>
                <w:snapToGrid w:val="0"/>
              </w:rPr>
              <w:t>ht  \t</w:t>
            </w:r>
          </w:p>
        </w:tc>
        <w:tc>
          <w:tcPr>
            <w:tcW w:w="1034" w:type="dxa"/>
            <w:tcBorders>
              <w:top w:val="nil"/>
              <w:left w:val="single" w:sz="6" w:space="0" w:color="auto"/>
              <w:bottom w:val="nil"/>
              <w:right w:val="nil"/>
            </w:tcBorders>
            <w:hideMark/>
          </w:tcPr>
          <w:p w14:paraId="6CEDC513" w14:textId="77777777" w:rsidR="00845EA9" w:rsidRPr="00903DBA" w:rsidRDefault="00845EA9">
            <w:pPr>
              <w:spacing w:line="256" w:lineRule="auto"/>
              <w:rPr>
                <w:snapToGrid w:val="0"/>
                <w:color w:val="000000"/>
                <w:sz w:val="16"/>
              </w:rPr>
            </w:pPr>
            <w:r w:rsidRPr="00903DBA">
              <w:rPr>
                <w:snapToGrid w:val="0"/>
              </w:rPr>
              <w:t>41</w:t>
            </w:r>
          </w:p>
        </w:tc>
        <w:tc>
          <w:tcPr>
            <w:tcW w:w="1035" w:type="dxa"/>
            <w:hideMark/>
          </w:tcPr>
          <w:p w14:paraId="78AE4F34"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52216DE8" w14:textId="77777777" w:rsidR="00845EA9" w:rsidRPr="00903DBA" w:rsidRDefault="00845EA9">
            <w:pPr>
              <w:spacing w:line="256" w:lineRule="auto"/>
              <w:rPr>
                <w:snapToGrid w:val="0"/>
                <w:color w:val="000000"/>
                <w:sz w:val="16"/>
              </w:rPr>
            </w:pPr>
            <w:r w:rsidRPr="00903DBA">
              <w:rPr>
                <w:snapToGrid w:val="0"/>
              </w:rPr>
              <w:t>73</w:t>
            </w:r>
          </w:p>
        </w:tc>
        <w:tc>
          <w:tcPr>
            <w:tcW w:w="1034" w:type="dxa"/>
            <w:hideMark/>
          </w:tcPr>
          <w:p w14:paraId="67824C66" w14:textId="77777777" w:rsidR="00845EA9" w:rsidRPr="00903DBA" w:rsidRDefault="00845EA9">
            <w:pPr>
              <w:spacing w:line="256" w:lineRule="auto"/>
              <w:rPr>
                <w:snapToGrid w:val="0"/>
                <w:color w:val="000000"/>
                <w:sz w:val="16"/>
              </w:rPr>
            </w:pPr>
            <w:r w:rsidRPr="00903DBA">
              <w:rPr>
                <w:snapToGrid w:val="0"/>
              </w:rPr>
              <w:t>I</w:t>
            </w:r>
          </w:p>
        </w:tc>
        <w:tc>
          <w:tcPr>
            <w:tcW w:w="1035" w:type="dxa"/>
            <w:tcBorders>
              <w:top w:val="nil"/>
              <w:left w:val="single" w:sz="6" w:space="0" w:color="auto"/>
              <w:bottom w:val="nil"/>
              <w:right w:val="nil"/>
            </w:tcBorders>
            <w:hideMark/>
          </w:tcPr>
          <w:p w14:paraId="0CB9CD35" w14:textId="77777777" w:rsidR="00845EA9" w:rsidRPr="00903DBA" w:rsidRDefault="00845EA9">
            <w:pPr>
              <w:spacing w:line="256" w:lineRule="auto"/>
              <w:rPr>
                <w:snapToGrid w:val="0"/>
                <w:color w:val="000000"/>
                <w:sz w:val="16"/>
              </w:rPr>
            </w:pPr>
            <w:r w:rsidRPr="00903DBA">
              <w:rPr>
                <w:snapToGrid w:val="0"/>
              </w:rPr>
              <w:t>105</w:t>
            </w:r>
          </w:p>
        </w:tc>
        <w:tc>
          <w:tcPr>
            <w:tcW w:w="1034" w:type="dxa"/>
            <w:tcBorders>
              <w:top w:val="nil"/>
              <w:left w:val="nil"/>
              <w:bottom w:val="nil"/>
              <w:right w:val="single" w:sz="6" w:space="0" w:color="auto"/>
            </w:tcBorders>
            <w:hideMark/>
          </w:tcPr>
          <w:p w14:paraId="4F023029" w14:textId="77777777" w:rsidR="00845EA9" w:rsidRPr="00903DBA" w:rsidRDefault="00845EA9">
            <w:pPr>
              <w:spacing w:line="256" w:lineRule="auto"/>
              <w:rPr>
                <w:snapToGrid w:val="0"/>
                <w:color w:val="000000"/>
                <w:sz w:val="16"/>
              </w:rPr>
            </w:pPr>
            <w:r w:rsidRPr="00903DBA">
              <w:rPr>
                <w:snapToGrid w:val="0"/>
              </w:rPr>
              <w:t>i</w:t>
            </w:r>
          </w:p>
        </w:tc>
      </w:tr>
      <w:tr w:rsidR="00845EA9" w:rsidRPr="00903DBA" w14:paraId="15209F53" w14:textId="77777777" w:rsidTr="00845EA9">
        <w:trPr>
          <w:trHeight w:val="302"/>
        </w:trPr>
        <w:tc>
          <w:tcPr>
            <w:tcW w:w="1034" w:type="dxa"/>
            <w:tcBorders>
              <w:top w:val="nil"/>
              <w:left w:val="single" w:sz="6" w:space="0" w:color="auto"/>
              <w:bottom w:val="nil"/>
              <w:right w:val="nil"/>
            </w:tcBorders>
            <w:hideMark/>
          </w:tcPr>
          <w:p w14:paraId="3B9FB4CD" w14:textId="77777777" w:rsidR="00845EA9" w:rsidRPr="00903DBA" w:rsidRDefault="00845EA9">
            <w:pPr>
              <w:spacing w:line="256" w:lineRule="auto"/>
              <w:rPr>
                <w:snapToGrid w:val="0"/>
                <w:color w:val="000000"/>
                <w:sz w:val="16"/>
              </w:rPr>
            </w:pPr>
            <w:r w:rsidRPr="00903DBA">
              <w:rPr>
                <w:snapToGrid w:val="0"/>
              </w:rPr>
              <w:t>10</w:t>
            </w:r>
          </w:p>
        </w:tc>
        <w:tc>
          <w:tcPr>
            <w:tcW w:w="1035" w:type="dxa"/>
            <w:hideMark/>
          </w:tcPr>
          <w:p w14:paraId="78E7FA21" w14:textId="77777777" w:rsidR="00845EA9" w:rsidRPr="00903DBA" w:rsidRDefault="00845EA9">
            <w:pPr>
              <w:spacing w:line="256" w:lineRule="auto"/>
              <w:rPr>
                <w:i/>
                <w:snapToGrid w:val="0"/>
                <w:color w:val="000000"/>
                <w:sz w:val="16"/>
              </w:rPr>
            </w:pPr>
            <w:r w:rsidRPr="00903DBA">
              <w:rPr>
                <w:i/>
                <w:snapToGrid w:val="0"/>
              </w:rPr>
              <w:t>lf  \n</w:t>
            </w:r>
          </w:p>
        </w:tc>
        <w:tc>
          <w:tcPr>
            <w:tcW w:w="1034" w:type="dxa"/>
            <w:tcBorders>
              <w:top w:val="nil"/>
              <w:left w:val="single" w:sz="6" w:space="0" w:color="auto"/>
              <w:bottom w:val="nil"/>
              <w:right w:val="nil"/>
            </w:tcBorders>
            <w:hideMark/>
          </w:tcPr>
          <w:p w14:paraId="7673C623" w14:textId="77777777" w:rsidR="00845EA9" w:rsidRPr="00903DBA" w:rsidRDefault="00845EA9">
            <w:pPr>
              <w:spacing w:line="256" w:lineRule="auto"/>
              <w:rPr>
                <w:snapToGrid w:val="0"/>
                <w:color w:val="000000"/>
                <w:sz w:val="16"/>
              </w:rPr>
            </w:pPr>
            <w:r w:rsidRPr="00903DBA">
              <w:rPr>
                <w:snapToGrid w:val="0"/>
              </w:rPr>
              <w:t>42</w:t>
            </w:r>
          </w:p>
        </w:tc>
        <w:tc>
          <w:tcPr>
            <w:tcW w:w="1035" w:type="dxa"/>
            <w:hideMark/>
          </w:tcPr>
          <w:p w14:paraId="52851A2F"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574A6573" w14:textId="77777777" w:rsidR="00845EA9" w:rsidRPr="00903DBA" w:rsidRDefault="00845EA9">
            <w:pPr>
              <w:spacing w:line="256" w:lineRule="auto"/>
              <w:rPr>
                <w:snapToGrid w:val="0"/>
                <w:color w:val="000000"/>
                <w:sz w:val="16"/>
              </w:rPr>
            </w:pPr>
            <w:r w:rsidRPr="00903DBA">
              <w:rPr>
                <w:snapToGrid w:val="0"/>
              </w:rPr>
              <w:t>74</w:t>
            </w:r>
          </w:p>
        </w:tc>
        <w:tc>
          <w:tcPr>
            <w:tcW w:w="1034" w:type="dxa"/>
            <w:hideMark/>
          </w:tcPr>
          <w:p w14:paraId="5C22C797" w14:textId="77777777" w:rsidR="00845EA9" w:rsidRPr="00903DBA" w:rsidRDefault="00845EA9">
            <w:pPr>
              <w:spacing w:line="256" w:lineRule="auto"/>
              <w:rPr>
                <w:snapToGrid w:val="0"/>
                <w:color w:val="000000"/>
                <w:sz w:val="16"/>
              </w:rPr>
            </w:pPr>
            <w:r w:rsidRPr="00903DBA">
              <w:rPr>
                <w:snapToGrid w:val="0"/>
              </w:rPr>
              <w:t>J</w:t>
            </w:r>
          </w:p>
        </w:tc>
        <w:tc>
          <w:tcPr>
            <w:tcW w:w="1035" w:type="dxa"/>
            <w:tcBorders>
              <w:top w:val="nil"/>
              <w:left w:val="single" w:sz="6" w:space="0" w:color="auto"/>
              <w:bottom w:val="nil"/>
              <w:right w:val="nil"/>
            </w:tcBorders>
            <w:hideMark/>
          </w:tcPr>
          <w:p w14:paraId="3D4FCB64" w14:textId="77777777" w:rsidR="00845EA9" w:rsidRPr="00903DBA" w:rsidRDefault="00845EA9">
            <w:pPr>
              <w:spacing w:line="256" w:lineRule="auto"/>
              <w:rPr>
                <w:snapToGrid w:val="0"/>
                <w:color w:val="000000"/>
                <w:sz w:val="16"/>
              </w:rPr>
            </w:pPr>
            <w:r w:rsidRPr="00903DBA">
              <w:rPr>
                <w:snapToGrid w:val="0"/>
              </w:rPr>
              <w:t>106</w:t>
            </w:r>
          </w:p>
        </w:tc>
        <w:tc>
          <w:tcPr>
            <w:tcW w:w="1034" w:type="dxa"/>
            <w:tcBorders>
              <w:top w:val="nil"/>
              <w:left w:val="nil"/>
              <w:bottom w:val="nil"/>
              <w:right w:val="single" w:sz="6" w:space="0" w:color="auto"/>
            </w:tcBorders>
            <w:hideMark/>
          </w:tcPr>
          <w:p w14:paraId="393A8582" w14:textId="77777777" w:rsidR="00845EA9" w:rsidRPr="00903DBA" w:rsidRDefault="00845EA9">
            <w:pPr>
              <w:spacing w:line="256" w:lineRule="auto"/>
              <w:rPr>
                <w:snapToGrid w:val="0"/>
                <w:color w:val="000000"/>
                <w:sz w:val="16"/>
              </w:rPr>
            </w:pPr>
            <w:r w:rsidRPr="00903DBA">
              <w:rPr>
                <w:snapToGrid w:val="0"/>
              </w:rPr>
              <w:t>j</w:t>
            </w:r>
          </w:p>
        </w:tc>
      </w:tr>
      <w:tr w:rsidR="00845EA9" w:rsidRPr="00903DBA" w14:paraId="4FAB2600" w14:textId="77777777" w:rsidTr="00845EA9">
        <w:trPr>
          <w:trHeight w:val="302"/>
        </w:trPr>
        <w:tc>
          <w:tcPr>
            <w:tcW w:w="1034" w:type="dxa"/>
            <w:tcBorders>
              <w:top w:val="nil"/>
              <w:left w:val="single" w:sz="6" w:space="0" w:color="auto"/>
              <w:bottom w:val="nil"/>
              <w:right w:val="nil"/>
            </w:tcBorders>
            <w:hideMark/>
          </w:tcPr>
          <w:p w14:paraId="1F8CF77D" w14:textId="77777777" w:rsidR="00845EA9" w:rsidRPr="00903DBA" w:rsidRDefault="00845EA9">
            <w:pPr>
              <w:spacing w:line="256" w:lineRule="auto"/>
              <w:rPr>
                <w:snapToGrid w:val="0"/>
                <w:color w:val="000000"/>
                <w:sz w:val="16"/>
              </w:rPr>
            </w:pPr>
            <w:r w:rsidRPr="00903DBA">
              <w:rPr>
                <w:snapToGrid w:val="0"/>
              </w:rPr>
              <w:t>11</w:t>
            </w:r>
          </w:p>
        </w:tc>
        <w:tc>
          <w:tcPr>
            <w:tcW w:w="1035" w:type="dxa"/>
            <w:hideMark/>
          </w:tcPr>
          <w:p w14:paraId="7DFF430F" w14:textId="77777777" w:rsidR="00845EA9" w:rsidRPr="00903DBA" w:rsidRDefault="00845EA9">
            <w:pPr>
              <w:spacing w:line="256" w:lineRule="auto"/>
              <w:rPr>
                <w:i/>
                <w:snapToGrid w:val="0"/>
                <w:color w:val="000000"/>
                <w:sz w:val="16"/>
              </w:rPr>
            </w:pPr>
            <w:r w:rsidRPr="00903DBA">
              <w:rPr>
                <w:i/>
                <w:snapToGrid w:val="0"/>
              </w:rPr>
              <w:t>vt \vt</w:t>
            </w:r>
          </w:p>
        </w:tc>
        <w:tc>
          <w:tcPr>
            <w:tcW w:w="1034" w:type="dxa"/>
            <w:tcBorders>
              <w:top w:val="nil"/>
              <w:left w:val="single" w:sz="6" w:space="0" w:color="auto"/>
              <w:bottom w:val="nil"/>
              <w:right w:val="nil"/>
            </w:tcBorders>
            <w:hideMark/>
          </w:tcPr>
          <w:p w14:paraId="44BC8FAF" w14:textId="77777777" w:rsidR="00845EA9" w:rsidRPr="00903DBA" w:rsidRDefault="00845EA9">
            <w:pPr>
              <w:spacing w:line="256" w:lineRule="auto"/>
              <w:rPr>
                <w:snapToGrid w:val="0"/>
                <w:color w:val="000000"/>
                <w:sz w:val="16"/>
              </w:rPr>
            </w:pPr>
            <w:r w:rsidRPr="00903DBA">
              <w:rPr>
                <w:snapToGrid w:val="0"/>
              </w:rPr>
              <w:t>43</w:t>
            </w:r>
          </w:p>
        </w:tc>
        <w:tc>
          <w:tcPr>
            <w:tcW w:w="1035" w:type="dxa"/>
            <w:hideMark/>
          </w:tcPr>
          <w:p w14:paraId="10E10285"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232A68E8" w14:textId="77777777" w:rsidR="00845EA9" w:rsidRPr="00903DBA" w:rsidRDefault="00845EA9">
            <w:pPr>
              <w:spacing w:line="256" w:lineRule="auto"/>
              <w:rPr>
                <w:snapToGrid w:val="0"/>
                <w:color w:val="000000"/>
                <w:sz w:val="16"/>
              </w:rPr>
            </w:pPr>
            <w:r w:rsidRPr="00903DBA">
              <w:rPr>
                <w:snapToGrid w:val="0"/>
              </w:rPr>
              <w:t>75</w:t>
            </w:r>
          </w:p>
        </w:tc>
        <w:tc>
          <w:tcPr>
            <w:tcW w:w="1034" w:type="dxa"/>
            <w:hideMark/>
          </w:tcPr>
          <w:p w14:paraId="2D0755CA" w14:textId="77777777" w:rsidR="00845EA9" w:rsidRPr="00903DBA" w:rsidRDefault="00845EA9">
            <w:pPr>
              <w:spacing w:line="256" w:lineRule="auto"/>
              <w:rPr>
                <w:snapToGrid w:val="0"/>
                <w:color w:val="000000"/>
                <w:sz w:val="16"/>
              </w:rPr>
            </w:pPr>
            <w:r w:rsidRPr="00903DBA">
              <w:rPr>
                <w:snapToGrid w:val="0"/>
              </w:rPr>
              <w:t>K</w:t>
            </w:r>
          </w:p>
        </w:tc>
        <w:tc>
          <w:tcPr>
            <w:tcW w:w="1035" w:type="dxa"/>
            <w:tcBorders>
              <w:top w:val="nil"/>
              <w:left w:val="single" w:sz="6" w:space="0" w:color="auto"/>
              <w:bottom w:val="nil"/>
              <w:right w:val="nil"/>
            </w:tcBorders>
            <w:hideMark/>
          </w:tcPr>
          <w:p w14:paraId="0D72E121" w14:textId="77777777" w:rsidR="00845EA9" w:rsidRPr="00903DBA" w:rsidRDefault="00845EA9">
            <w:pPr>
              <w:spacing w:line="256" w:lineRule="auto"/>
              <w:rPr>
                <w:snapToGrid w:val="0"/>
                <w:color w:val="000000"/>
                <w:sz w:val="16"/>
              </w:rPr>
            </w:pPr>
            <w:r w:rsidRPr="00903DBA">
              <w:rPr>
                <w:snapToGrid w:val="0"/>
              </w:rPr>
              <w:t>107</w:t>
            </w:r>
          </w:p>
        </w:tc>
        <w:tc>
          <w:tcPr>
            <w:tcW w:w="1034" w:type="dxa"/>
            <w:tcBorders>
              <w:top w:val="nil"/>
              <w:left w:val="nil"/>
              <w:bottom w:val="nil"/>
              <w:right w:val="single" w:sz="6" w:space="0" w:color="auto"/>
            </w:tcBorders>
            <w:hideMark/>
          </w:tcPr>
          <w:p w14:paraId="0B33720D" w14:textId="77777777" w:rsidR="00845EA9" w:rsidRPr="00903DBA" w:rsidRDefault="00845EA9">
            <w:pPr>
              <w:spacing w:line="256" w:lineRule="auto"/>
              <w:rPr>
                <w:snapToGrid w:val="0"/>
                <w:color w:val="000000"/>
                <w:sz w:val="16"/>
              </w:rPr>
            </w:pPr>
            <w:r w:rsidRPr="00903DBA">
              <w:rPr>
                <w:snapToGrid w:val="0"/>
              </w:rPr>
              <w:t>k</w:t>
            </w:r>
          </w:p>
        </w:tc>
      </w:tr>
      <w:tr w:rsidR="00845EA9" w:rsidRPr="00903DBA" w14:paraId="21921057" w14:textId="77777777" w:rsidTr="00845EA9">
        <w:trPr>
          <w:trHeight w:val="302"/>
        </w:trPr>
        <w:tc>
          <w:tcPr>
            <w:tcW w:w="1034" w:type="dxa"/>
            <w:tcBorders>
              <w:top w:val="nil"/>
              <w:left w:val="single" w:sz="6" w:space="0" w:color="auto"/>
              <w:bottom w:val="nil"/>
              <w:right w:val="nil"/>
            </w:tcBorders>
            <w:hideMark/>
          </w:tcPr>
          <w:p w14:paraId="73DDC090" w14:textId="77777777" w:rsidR="00845EA9" w:rsidRPr="00903DBA" w:rsidRDefault="00845EA9">
            <w:pPr>
              <w:spacing w:line="256" w:lineRule="auto"/>
              <w:rPr>
                <w:snapToGrid w:val="0"/>
                <w:color w:val="000000"/>
                <w:sz w:val="16"/>
              </w:rPr>
            </w:pPr>
            <w:r w:rsidRPr="00903DBA">
              <w:rPr>
                <w:snapToGrid w:val="0"/>
              </w:rPr>
              <w:t>12</w:t>
            </w:r>
          </w:p>
        </w:tc>
        <w:tc>
          <w:tcPr>
            <w:tcW w:w="1035" w:type="dxa"/>
            <w:hideMark/>
          </w:tcPr>
          <w:p w14:paraId="1D314A1A" w14:textId="77777777" w:rsidR="00845EA9" w:rsidRPr="00903DBA" w:rsidRDefault="00845EA9">
            <w:pPr>
              <w:spacing w:line="256" w:lineRule="auto"/>
              <w:rPr>
                <w:i/>
                <w:snapToGrid w:val="0"/>
                <w:color w:val="000000"/>
                <w:sz w:val="16"/>
              </w:rPr>
            </w:pPr>
            <w:r w:rsidRPr="00903DBA">
              <w:rPr>
                <w:i/>
                <w:snapToGrid w:val="0"/>
              </w:rPr>
              <w:t>ff  \f</w:t>
            </w:r>
          </w:p>
        </w:tc>
        <w:tc>
          <w:tcPr>
            <w:tcW w:w="1034" w:type="dxa"/>
            <w:tcBorders>
              <w:top w:val="nil"/>
              <w:left w:val="single" w:sz="6" w:space="0" w:color="auto"/>
              <w:bottom w:val="nil"/>
              <w:right w:val="nil"/>
            </w:tcBorders>
            <w:hideMark/>
          </w:tcPr>
          <w:p w14:paraId="06F48F9B" w14:textId="77777777" w:rsidR="00845EA9" w:rsidRPr="00903DBA" w:rsidRDefault="00845EA9">
            <w:pPr>
              <w:spacing w:line="256" w:lineRule="auto"/>
              <w:rPr>
                <w:snapToGrid w:val="0"/>
                <w:color w:val="000000"/>
                <w:sz w:val="16"/>
              </w:rPr>
            </w:pPr>
            <w:r w:rsidRPr="00903DBA">
              <w:rPr>
                <w:snapToGrid w:val="0"/>
              </w:rPr>
              <w:t>44</w:t>
            </w:r>
          </w:p>
        </w:tc>
        <w:tc>
          <w:tcPr>
            <w:tcW w:w="1035" w:type="dxa"/>
            <w:hideMark/>
          </w:tcPr>
          <w:p w14:paraId="6F35DDB6"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008775FF" w14:textId="77777777" w:rsidR="00845EA9" w:rsidRPr="00903DBA" w:rsidRDefault="00845EA9">
            <w:pPr>
              <w:spacing w:line="256" w:lineRule="auto"/>
              <w:rPr>
                <w:snapToGrid w:val="0"/>
                <w:color w:val="000000"/>
                <w:sz w:val="16"/>
              </w:rPr>
            </w:pPr>
            <w:r w:rsidRPr="00903DBA">
              <w:rPr>
                <w:snapToGrid w:val="0"/>
              </w:rPr>
              <w:t>76</w:t>
            </w:r>
          </w:p>
        </w:tc>
        <w:tc>
          <w:tcPr>
            <w:tcW w:w="1034" w:type="dxa"/>
            <w:hideMark/>
          </w:tcPr>
          <w:p w14:paraId="67C67A3F" w14:textId="77777777" w:rsidR="00845EA9" w:rsidRPr="00903DBA" w:rsidRDefault="00845EA9">
            <w:pPr>
              <w:spacing w:line="256" w:lineRule="auto"/>
              <w:rPr>
                <w:snapToGrid w:val="0"/>
                <w:color w:val="000000"/>
                <w:sz w:val="16"/>
              </w:rPr>
            </w:pPr>
            <w:r w:rsidRPr="00903DBA">
              <w:rPr>
                <w:snapToGrid w:val="0"/>
              </w:rPr>
              <w:t>L</w:t>
            </w:r>
          </w:p>
        </w:tc>
        <w:tc>
          <w:tcPr>
            <w:tcW w:w="1035" w:type="dxa"/>
            <w:tcBorders>
              <w:top w:val="nil"/>
              <w:left w:val="single" w:sz="6" w:space="0" w:color="auto"/>
              <w:bottom w:val="nil"/>
              <w:right w:val="nil"/>
            </w:tcBorders>
            <w:hideMark/>
          </w:tcPr>
          <w:p w14:paraId="444CAF16" w14:textId="77777777" w:rsidR="00845EA9" w:rsidRPr="00903DBA" w:rsidRDefault="00845EA9">
            <w:pPr>
              <w:spacing w:line="256" w:lineRule="auto"/>
              <w:rPr>
                <w:snapToGrid w:val="0"/>
                <w:color w:val="000000"/>
                <w:sz w:val="16"/>
              </w:rPr>
            </w:pPr>
            <w:r w:rsidRPr="00903DBA">
              <w:rPr>
                <w:snapToGrid w:val="0"/>
              </w:rPr>
              <w:t>108</w:t>
            </w:r>
          </w:p>
        </w:tc>
        <w:tc>
          <w:tcPr>
            <w:tcW w:w="1034" w:type="dxa"/>
            <w:tcBorders>
              <w:top w:val="nil"/>
              <w:left w:val="nil"/>
              <w:bottom w:val="nil"/>
              <w:right w:val="single" w:sz="6" w:space="0" w:color="auto"/>
            </w:tcBorders>
            <w:hideMark/>
          </w:tcPr>
          <w:p w14:paraId="4CE5A905" w14:textId="77777777" w:rsidR="00845EA9" w:rsidRPr="00903DBA" w:rsidRDefault="00845EA9">
            <w:pPr>
              <w:spacing w:line="256" w:lineRule="auto"/>
              <w:rPr>
                <w:snapToGrid w:val="0"/>
                <w:color w:val="000000"/>
                <w:sz w:val="16"/>
              </w:rPr>
            </w:pPr>
            <w:r w:rsidRPr="00903DBA">
              <w:rPr>
                <w:snapToGrid w:val="0"/>
              </w:rPr>
              <w:t>l</w:t>
            </w:r>
          </w:p>
        </w:tc>
      </w:tr>
      <w:tr w:rsidR="00845EA9" w:rsidRPr="00903DBA" w14:paraId="2288AD0F" w14:textId="77777777" w:rsidTr="00845EA9">
        <w:trPr>
          <w:trHeight w:val="302"/>
        </w:trPr>
        <w:tc>
          <w:tcPr>
            <w:tcW w:w="1034" w:type="dxa"/>
            <w:tcBorders>
              <w:top w:val="nil"/>
              <w:left w:val="single" w:sz="6" w:space="0" w:color="auto"/>
              <w:bottom w:val="nil"/>
              <w:right w:val="nil"/>
            </w:tcBorders>
            <w:hideMark/>
          </w:tcPr>
          <w:p w14:paraId="7B89A62E" w14:textId="77777777" w:rsidR="00845EA9" w:rsidRPr="00903DBA" w:rsidRDefault="00845EA9">
            <w:pPr>
              <w:spacing w:line="256" w:lineRule="auto"/>
              <w:rPr>
                <w:snapToGrid w:val="0"/>
                <w:color w:val="000000"/>
                <w:sz w:val="16"/>
              </w:rPr>
            </w:pPr>
            <w:r w:rsidRPr="00903DBA">
              <w:rPr>
                <w:snapToGrid w:val="0"/>
              </w:rPr>
              <w:t>13</w:t>
            </w:r>
          </w:p>
        </w:tc>
        <w:tc>
          <w:tcPr>
            <w:tcW w:w="1035" w:type="dxa"/>
            <w:hideMark/>
          </w:tcPr>
          <w:p w14:paraId="6AB924F9" w14:textId="77777777" w:rsidR="00845EA9" w:rsidRPr="00903DBA" w:rsidRDefault="00845EA9">
            <w:pPr>
              <w:spacing w:line="256" w:lineRule="auto"/>
              <w:rPr>
                <w:i/>
                <w:snapToGrid w:val="0"/>
                <w:color w:val="000000"/>
                <w:sz w:val="16"/>
              </w:rPr>
            </w:pPr>
            <w:r w:rsidRPr="00903DBA">
              <w:rPr>
                <w:i/>
                <w:snapToGrid w:val="0"/>
              </w:rPr>
              <w:t>cr  \r</w:t>
            </w:r>
          </w:p>
        </w:tc>
        <w:tc>
          <w:tcPr>
            <w:tcW w:w="1034" w:type="dxa"/>
            <w:tcBorders>
              <w:top w:val="nil"/>
              <w:left w:val="single" w:sz="6" w:space="0" w:color="auto"/>
              <w:bottom w:val="nil"/>
              <w:right w:val="nil"/>
            </w:tcBorders>
            <w:hideMark/>
          </w:tcPr>
          <w:p w14:paraId="5BCC64CF" w14:textId="77777777" w:rsidR="00845EA9" w:rsidRPr="00903DBA" w:rsidRDefault="00845EA9">
            <w:pPr>
              <w:spacing w:line="256" w:lineRule="auto"/>
              <w:rPr>
                <w:snapToGrid w:val="0"/>
                <w:color w:val="000000"/>
                <w:sz w:val="16"/>
              </w:rPr>
            </w:pPr>
            <w:r w:rsidRPr="00903DBA">
              <w:rPr>
                <w:snapToGrid w:val="0"/>
              </w:rPr>
              <w:t>45</w:t>
            </w:r>
          </w:p>
        </w:tc>
        <w:tc>
          <w:tcPr>
            <w:tcW w:w="1035" w:type="dxa"/>
            <w:hideMark/>
          </w:tcPr>
          <w:p w14:paraId="4B4438CF"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13442E5A" w14:textId="77777777" w:rsidR="00845EA9" w:rsidRPr="00903DBA" w:rsidRDefault="00845EA9">
            <w:pPr>
              <w:spacing w:line="256" w:lineRule="auto"/>
              <w:rPr>
                <w:snapToGrid w:val="0"/>
                <w:color w:val="000000"/>
                <w:sz w:val="16"/>
              </w:rPr>
            </w:pPr>
            <w:r w:rsidRPr="00903DBA">
              <w:rPr>
                <w:snapToGrid w:val="0"/>
              </w:rPr>
              <w:t>77</w:t>
            </w:r>
          </w:p>
        </w:tc>
        <w:tc>
          <w:tcPr>
            <w:tcW w:w="1034" w:type="dxa"/>
            <w:hideMark/>
          </w:tcPr>
          <w:p w14:paraId="39B2DB4F" w14:textId="77777777" w:rsidR="00845EA9" w:rsidRPr="00903DBA" w:rsidRDefault="00845EA9">
            <w:pPr>
              <w:spacing w:line="256" w:lineRule="auto"/>
              <w:rPr>
                <w:snapToGrid w:val="0"/>
                <w:color w:val="000000"/>
                <w:sz w:val="16"/>
              </w:rPr>
            </w:pPr>
            <w:r w:rsidRPr="00903DBA">
              <w:rPr>
                <w:snapToGrid w:val="0"/>
              </w:rPr>
              <w:t>M</w:t>
            </w:r>
          </w:p>
        </w:tc>
        <w:tc>
          <w:tcPr>
            <w:tcW w:w="1035" w:type="dxa"/>
            <w:tcBorders>
              <w:top w:val="nil"/>
              <w:left w:val="single" w:sz="6" w:space="0" w:color="auto"/>
              <w:bottom w:val="nil"/>
              <w:right w:val="nil"/>
            </w:tcBorders>
            <w:hideMark/>
          </w:tcPr>
          <w:p w14:paraId="1D942A69" w14:textId="77777777" w:rsidR="00845EA9" w:rsidRPr="00903DBA" w:rsidRDefault="00845EA9">
            <w:pPr>
              <w:spacing w:line="256" w:lineRule="auto"/>
              <w:rPr>
                <w:snapToGrid w:val="0"/>
                <w:color w:val="000000"/>
                <w:sz w:val="16"/>
              </w:rPr>
            </w:pPr>
            <w:r w:rsidRPr="00903DBA">
              <w:rPr>
                <w:snapToGrid w:val="0"/>
              </w:rPr>
              <w:t>109</w:t>
            </w:r>
          </w:p>
        </w:tc>
        <w:tc>
          <w:tcPr>
            <w:tcW w:w="1034" w:type="dxa"/>
            <w:tcBorders>
              <w:top w:val="nil"/>
              <w:left w:val="nil"/>
              <w:bottom w:val="nil"/>
              <w:right w:val="single" w:sz="6" w:space="0" w:color="auto"/>
            </w:tcBorders>
            <w:hideMark/>
          </w:tcPr>
          <w:p w14:paraId="582BC746" w14:textId="77777777" w:rsidR="00845EA9" w:rsidRPr="00903DBA" w:rsidRDefault="00845EA9">
            <w:pPr>
              <w:spacing w:line="256" w:lineRule="auto"/>
              <w:rPr>
                <w:snapToGrid w:val="0"/>
                <w:color w:val="000000"/>
                <w:sz w:val="16"/>
              </w:rPr>
            </w:pPr>
            <w:r w:rsidRPr="00903DBA">
              <w:rPr>
                <w:snapToGrid w:val="0"/>
              </w:rPr>
              <w:t>m</w:t>
            </w:r>
          </w:p>
        </w:tc>
      </w:tr>
      <w:tr w:rsidR="00845EA9" w:rsidRPr="00903DBA" w14:paraId="5B9D4CFB" w14:textId="77777777" w:rsidTr="00845EA9">
        <w:trPr>
          <w:trHeight w:val="302"/>
        </w:trPr>
        <w:tc>
          <w:tcPr>
            <w:tcW w:w="1034" w:type="dxa"/>
            <w:tcBorders>
              <w:top w:val="nil"/>
              <w:left w:val="single" w:sz="6" w:space="0" w:color="auto"/>
              <w:bottom w:val="nil"/>
              <w:right w:val="nil"/>
            </w:tcBorders>
            <w:hideMark/>
          </w:tcPr>
          <w:p w14:paraId="7063F01D" w14:textId="77777777" w:rsidR="00845EA9" w:rsidRPr="00903DBA" w:rsidRDefault="00845EA9">
            <w:pPr>
              <w:spacing w:line="256" w:lineRule="auto"/>
              <w:rPr>
                <w:snapToGrid w:val="0"/>
                <w:color w:val="000000"/>
                <w:sz w:val="16"/>
              </w:rPr>
            </w:pPr>
            <w:r w:rsidRPr="00903DBA">
              <w:rPr>
                <w:snapToGrid w:val="0"/>
              </w:rPr>
              <w:t>14</w:t>
            </w:r>
          </w:p>
        </w:tc>
        <w:tc>
          <w:tcPr>
            <w:tcW w:w="1035" w:type="dxa"/>
            <w:hideMark/>
          </w:tcPr>
          <w:p w14:paraId="44FF764E" w14:textId="77777777" w:rsidR="00845EA9" w:rsidRPr="00903DBA" w:rsidRDefault="00845EA9">
            <w:pPr>
              <w:spacing w:line="256" w:lineRule="auto"/>
              <w:rPr>
                <w:i/>
                <w:snapToGrid w:val="0"/>
                <w:color w:val="000000"/>
                <w:sz w:val="16"/>
              </w:rPr>
            </w:pPr>
            <w:r w:rsidRPr="00903DBA">
              <w:rPr>
                <w:i/>
                <w:snapToGrid w:val="0"/>
              </w:rPr>
              <w:t>soh</w:t>
            </w:r>
          </w:p>
        </w:tc>
        <w:tc>
          <w:tcPr>
            <w:tcW w:w="1034" w:type="dxa"/>
            <w:tcBorders>
              <w:top w:val="nil"/>
              <w:left w:val="single" w:sz="6" w:space="0" w:color="auto"/>
              <w:bottom w:val="nil"/>
              <w:right w:val="nil"/>
            </w:tcBorders>
            <w:hideMark/>
          </w:tcPr>
          <w:p w14:paraId="176A6C39" w14:textId="77777777" w:rsidR="00845EA9" w:rsidRPr="00903DBA" w:rsidRDefault="00845EA9">
            <w:pPr>
              <w:spacing w:line="256" w:lineRule="auto"/>
              <w:rPr>
                <w:snapToGrid w:val="0"/>
                <w:color w:val="000000"/>
                <w:sz w:val="16"/>
              </w:rPr>
            </w:pPr>
            <w:r w:rsidRPr="00903DBA">
              <w:rPr>
                <w:snapToGrid w:val="0"/>
              </w:rPr>
              <w:t>46</w:t>
            </w:r>
          </w:p>
        </w:tc>
        <w:tc>
          <w:tcPr>
            <w:tcW w:w="1035" w:type="dxa"/>
            <w:hideMark/>
          </w:tcPr>
          <w:p w14:paraId="68C69109"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24B6E74E" w14:textId="77777777" w:rsidR="00845EA9" w:rsidRPr="00903DBA" w:rsidRDefault="00845EA9">
            <w:pPr>
              <w:spacing w:line="256" w:lineRule="auto"/>
              <w:rPr>
                <w:snapToGrid w:val="0"/>
                <w:color w:val="000000"/>
                <w:sz w:val="16"/>
              </w:rPr>
            </w:pPr>
            <w:r w:rsidRPr="00903DBA">
              <w:rPr>
                <w:snapToGrid w:val="0"/>
              </w:rPr>
              <w:t>78</w:t>
            </w:r>
          </w:p>
        </w:tc>
        <w:tc>
          <w:tcPr>
            <w:tcW w:w="1034" w:type="dxa"/>
            <w:hideMark/>
          </w:tcPr>
          <w:p w14:paraId="17D4576E" w14:textId="77777777" w:rsidR="00845EA9" w:rsidRPr="00903DBA" w:rsidRDefault="00845EA9">
            <w:pPr>
              <w:spacing w:line="256" w:lineRule="auto"/>
              <w:rPr>
                <w:snapToGrid w:val="0"/>
                <w:color w:val="000000"/>
                <w:sz w:val="16"/>
              </w:rPr>
            </w:pPr>
            <w:r w:rsidRPr="00903DBA">
              <w:rPr>
                <w:snapToGrid w:val="0"/>
              </w:rPr>
              <w:t>N</w:t>
            </w:r>
          </w:p>
        </w:tc>
        <w:tc>
          <w:tcPr>
            <w:tcW w:w="1035" w:type="dxa"/>
            <w:tcBorders>
              <w:top w:val="nil"/>
              <w:left w:val="single" w:sz="6" w:space="0" w:color="auto"/>
              <w:bottom w:val="nil"/>
              <w:right w:val="nil"/>
            </w:tcBorders>
            <w:hideMark/>
          </w:tcPr>
          <w:p w14:paraId="482AE45D" w14:textId="77777777" w:rsidR="00845EA9" w:rsidRPr="00903DBA" w:rsidRDefault="00845EA9">
            <w:pPr>
              <w:spacing w:line="256" w:lineRule="auto"/>
              <w:rPr>
                <w:snapToGrid w:val="0"/>
                <w:color w:val="000000"/>
                <w:sz w:val="16"/>
              </w:rPr>
            </w:pPr>
            <w:r w:rsidRPr="00903DBA">
              <w:rPr>
                <w:snapToGrid w:val="0"/>
              </w:rPr>
              <w:t>110</w:t>
            </w:r>
          </w:p>
        </w:tc>
        <w:tc>
          <w:tcPr>
            <w:tcW w:w="1034" w:type="dxa"/>
            <w:tcBorders>
              <w:top w:val="nil"/>
              <w:left w:val="nil"/>
              <w:bottom w:val="nil"/>
              <w:right w:val="single" w:sz="6" w:space="0" w:color="auto"/>
            </w:tcBorders>
            <w:hideMark/>
          </w:tcPr>
          <w:p w14:paraId="30878F9D" w14:textId="77777777" w:rsidR="00845EA9" w:rsidRPr="00903DBA" w:rsidRDefault="00845EA9">
            <w:pPr>
              <w:spacing w:line="256" w:lineRule="auto"/>
              <w:rPr>
                <w:snapToGrid w:val="0"/>
                <w:color w:val="000000"/>
                <w:sz w:val="16"/>
              </w:rPr>
            </w:pPr>
            <w:r w:rsidRPr="00903DBA">
              <w:rPr>
                <w:snapToGrid w:val="0"/>
              </w:rPr>
              <w:t>n</w:t>
            </w:r>
          </w:p>
        </w:tc>
      </w:tr>
      <w:tr w:rsidR="00845EA9" w:rsidRPr="00903DBA" w14:paraId="5A00A4AE" w14:textId="77777777" w:rsidTr="00845EA9">
        <w:trPr>
          <w:trHeight w:val="302"/>
        </w:trPr>
        <w:tc>
          <w:tcPr>
            <w:tcW w:w="1034" w:type="dxa"/>
            <w:tcBorders>
              <w:top w:val="nil"/>
              <w:left w:val="single" w:sz="6" w:space="0" w:color="auto"/>
              <w:bottom w:val="nil"/>
              <w:right w:val="nil"/>
            </w:tcBorders>
            <w:hideMark/>
          </w:tcPr>
          <w:p w14:paraId="3C9F15F2" w14:textId="77777777" w:rsidR="00845EA9" w:rsidRPr="00903DBA" w:rsidRDefault="00845EA9">
            <w:pPr>
              <w:spacing w:line="256" w:lineRule="auto"/>
              <w:rPr>
                <w:snapToGrid w:val="0"/>
                <w:color w:val="000000"/>
                <w:sz w:val="16"/>
              </w:rPr>
            </w:pPr>
            <w:r w:rsidRPr="00903DBA">
              <w:rPr>
                <w:snapToGrid w:val="0"/>
              </w:rPr>
              <w:t>15</w:t>
            </w:r>
          </w:p>
        </w:tc>
        <w:tc>
          <w:tcPr>
            <w:tcW w:w="1035" w:type="dxa"/>
            <w:hideMark/>
          </w:tcPr>
          <w:p w14:paraId="3E19B9CF" w14:textId="77777777" w:rsidR="00845EA9" w:rsidRPr="00903DBA" w:rsidRDefault="00845EA9">
            <w:pPr>
              <w:spacing w:line="256" w:lineRule="auto"/>
              <w:rPr>
                <w:i/>
                <w:snapToGrid w:val="0"/>
                <w:color w:val="000000"/>
                <w:sz w:val="16"/>
              </w:rPr>
            </w:pPr>
            <w:r w:rsidRPr="00903DBA">
              <w:rPr>
                <w:i/>
                <w:snapToGrid w:val="0"/>
              </w:rPr>
              <w:t>si</w:t>
            </w:r>
          </w:p>
        </w:tc>
        <w:tc>
          <w:tcPr>
            <w:tcW w:w="1034" w:type="dxa"/>
            <w:tcBorders>
              <w:top w:val="nil"/>
              <w:left w:val="single" w:sz="6" w:space="0" w:color="auto"/>
              <w:bottom w:val="nil"/>
              <w:right w:val="nil"/>
            </w:tcBorders>
            <w:hideMark/>
          </w:tcPr>
          <w:p w14:paraId="7BFA0C51" w14:textId="77777777" w:rsidR="00845EA9" w:rsidRPr="00903DBA" w:rsidRDefault="00845EA9">
            <w:pPr>
              <w:spacing w:line="256" w:lineRule="auto"/>
              <w:rPr>
                <w:snapToGrid w:val="0"/>
                <w:color w:val="000000"/>
                <w:sz w:val="16"/>
              </w:rPr>
            </w:pPr>
            <w:r w:rsidRPr="00903DBA">
              <w:rPr>
                <w:snapToGrid w:val="0"/>
              </w:rPr>
              <w:t>47</w:t>
            </w:r>
          </w:p>
        </w:tc>
        <w:tc>
          <w:tcPr>
            <w:tcW w:w="1035" w:type="dxa"/>
            <w:hideMark/>
          </w:tcPr>
          <w:p w14:paraId="42B782A0"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151B1011" w14:textId="77777777" w:rsidR="00845EA9" w:rsidRPr="00903DBA" w:rsidRDefault="00845EA9">
            <w:pPr>
              <w:spacing w:line="256" w:lineRule="auto"/>
              <w:rPr>
                <w:snapToGrid w:val="0"/>
                <w:color w:val="000000"/>
                <w:sz w:val="16"/>
              </w:rPr>
            </w:pPr>
            <w:r w:rsidRPr="00903DBA">
              <w:rPr>
                <w:snapToGrid w:val="0"/>
              </w:rPr>
              <w:t>79</w:t>
            </w:r>
          </w:p>
        </w:tc>
        <w:tc>
          <w:tcPr>
            <w:tcW w:w="1034" w:type="dxa"/>
            <w:hideMark/>
          </w:tcPr>
          <w:p w14:paraId="4A440AC8" w14:textId="77777777" w:rsidR="00845EA9" w:rsidRPr="00903DBA" w:rsidRDefault="00845EA9">
            <w:pPr>
              <w:spacing w:line="256" w:lineRule="auto"/>
              <w:rPr>
                <w:snapToGrid w:val="0"/>
                <w:color w:val="000000"/>
                <w:sz w:val="16"/>
              </w:rPr>
            </w:pPr>
            <w:r w:rsidRPr="00903DBA">
              <w:rPr>
                <w:snapToGrid w:val="0"/>
              </w:rPr>
              <w:t>O</w:t>
            </w:r>
          </w:p>
        </w:tc>
        <w:tc>
          <w:tcPr>
            <w:tcW w:w="1035" w:type="dxa"/>
            <w:tcBorders>
              <w:top w:val="nil"/>
              <w:left w:val="single" w:sz="6" w:space="0" w:color="auto"/>
              <w:bottom w:val="nil"/>
              <w:right w:val="nil"/>
            </w:tcBorders>
            <w:hideMark/>
          </w:tcPr>
          <w:p w14:paraId="2F5E73BF" w14:textId="77777777" w:rsidR="00845EA9" w:rsidRPr="00903DBA" w:rsidRDefault="00845EA9">
            <w:pPr>
              <w:spacing w:line="256" w:lineRule="auto"/>
              <w:rPr>
                <w:snapToGrid w:val="0"/>
                <w:color w:val="000000"/>
                <w:sz w:val="16"/>
              </w:rPr>
            </w:pPr>
            <w:r w:rsidRPr="00903DBA">
              <w:rPr>
                <w:snapToGrid w:val="0"/>
              </w:rPr>
              <w:t>111</w:t>
            </w:r>
          </w:p>
        </w:tc>
        <w:tc>
          <w:tcPr>
            <w:tcW w:w="1034" w:type="dxa"/>
            <w:tcBorders>
              <w:top w:val="nil"/>
              <w:left w:val="nil"/>
              <w:bottom w:val="nil"/>
              <w:right w:val="single" w:sz="6" w:space="0" w:color="auto"/>
            </w:tcBorders>
            <w:hideMark/>
          </w:tcPr>
          <w:p w14:paraId="558B3F1A" w14:textId="77777777" w:rsidR="00845EA9" w:rsidRPr="00903DBA" w:rsidRDefault="00845EA9">
            <w:pPr>
              <w:spacing w:line="256" w:lineRule="auto"/>
              <w:rPr>
                <w:snapToGrid w:val="0"/>
                <w:color w:val="000000"/>
                <w:sz w:val="16"/>
              </w:rPr>
            </w:pPr>
            <w:r w:rsidRPr="00903DBA">
              <w:rPr>
                <w:snapToGrid w:val="0"/>
              </w:rPr>
              <w:t>o</w:t>
            </w:r>
          </w:p>
        </w:tc>
      </w:tr>
      <w:tr w:rsidR="00845EA9" w:rsidRPr="00903DBA" w14:paraId="73BE19F0" w14:textId="77777777" w:rsidTr="00845EA9">
        <w:trPr>
          <w:trHeight w:val="302"/>
        </w:trPr>
        <w:tc>
          <w:tcPr>
            <w:tcW w:w="1034" w:type="dxa"/>
            <w:tcBorders>
              <w:top w:val="nil"/>
              <w:left w:val="single" w:sz="6" w:space="0" w:color="auto"/>
              <w:bottom w:val="nil"/>
              <w:right w:val="nil"/>
            </w:tcBorders>
            <w:hideMark/>
          </w:tcPr>
          <w:p w14:paraId="65BA980D" w14:textId="77777777" w:rsidR="00845EA9" w:rsidRPr="00903DBA" w:rsidRDefault="00845EA9">
            <w:pPr>
              <w:spacing w:line="256" w:lineRule="auto"/>
              <w:rPr>
                <w:snapToGrid w:val="0"/>
                <w:color w:val="000000"/>
                <w:sz w:val="16"/>
              </w:rPr>
            </w:pPr>
            <w:r w:rsidRPr="00903DBA">
              <w:rPr>
                <w:snapToGrid w:val="0"/>
              </w:rPr>
              <w:t>16</w:t>
            </w:r>
          </w:p>
        </w:tc>
        <w:tc>
          <w:tcPr>
            <w:tcW w:w="1035" w:type="dxa"/>
            <w:hideMark/>
          </w:tcPr>
          <w:p w14:paraId="426819B1" w14:textId="77777777" w:rsidR="00845EA9" w:rsidRPr="00903DBA" w:rsidRDefault="00845EA9">
            <w:pPr>
              <w:spacing w:line="256" w:lineRule="auto"/>
              <w:rPr>
                <w:i/>
                <w:snapToGrid w:val="0"/>
                <w:color w:val="000000"/>
                <w:sz w:val="16"/>
              </w:rPr>
            </w:pPr>
            <w:r w:rsidRPr="00903DBA">
              <w:rPr>
                <w:i/>
                <w:snapToGrid w:val="0"/>
              </w:rPr>
              <w:t>dle</w:t>
            </w:r>
          </w:p>
        </w:tc>
        <w:tc>
          <w:tcPr>
            <w:tcW w:w="1034" w:type="dxa"/>
            <w:tcBorders>
              <w:top w:val="nil"/>
              <w:left w:val="single" w:sz="6" w:space="0" w:color="auto"/>
              <w:bottom w:val="nil"/>
              <w:right w:val="nil"/>
            </w:tcBorders>
            <w:hideMark/>
          </w:tcPr>
          <w:p w14:paraId="2EAE7584" w14:textId="77777777" w:rsidR="00845EA9" w:rsidRPr="00903DBA" w:rsidRDefault="00845EA9">
            <w:pPr>
              <w:spacing w:line="256" w:lineRule="auto"/>
              <w:rPr>
                <w:snapToGrid w:val="0"/>
                <w:color w:val="000000"/>
                <w:sz w:val="16"/>
              </w:rPr>
            </w:pPr>
            <w:r w:rsidRPr="00903DBA">
              <w:rPr>
                <w:snapToGrid w:val="0"/>
              </w:rPr>
              <w:t>48</w:t>
            </w:r>
          </w:p>
        </w:tc>
        <w:tc>
          <w:tcPr>
            <w:tcW w:w="1035" w:type="dxa"/>
            <w:hideMark/>
          </w:tcPr>
          <w:p w14:paraId="75DF171A" w14:textId="77777777" w:rsidR="00845EA9" w:rsidRPr="00903DBA" w:rsidRDefault="00845EA9">
            <w:pPr>
              <w:spacing w:line="256" w:lineRule="auto"/>
              <w:rPr>
                <w:snapToGrid w:val="0"/>
                <w:color w:val="000000"/>
                <w:sz w:val="16"/>
              </w:rPr>
            </w:pPr>
            <w:r w:rsidRPr="00903DBA">
              <w:rPr>
                <w:snapToGrid w:val="0"/>
              </w:rPr>
              <w:t>0</w:t>
            </w:r>
          </w:p>
        </w:tc>
        <w:tc>
          <w:tcPr>
            <w:tcW w:w="1034" w:type="dxa"/>
            <w:tcBorders>
              <w:top w:val="nil"/>
              <w:left w:val="single" w:sz="6" w:space="0" w:color="auto"/>
              <w:bottom w:val="nil"/>
              <w:right w:val="nil"/>
            </w:tcBorders>
            <w:hideMark/>
          </w:tcPr>
          <w:p w14:paraId="0A862B99" w14:textId="77777777" w:rsidR="00845EA9" w:rsidRPr="00903DBA" w:rsidRDefault="00845EA9">
            <w:pPr>
              <w:spacing w:line="256" w:lineRule="auto"/>
              <w:rPr>
                <w:snapToGrid w:val="0"/>
                <w:color w:val="000000"/>
                <w:sz w:val="16"/>
              </w:rPr>
            </w:pPr>
            <w:r w:rsidRPr="00903DBA">
              <w:rPr>
                <w:snapToGrid w:val="0"/>
              </w:rPr>
              <w:t>80</w:t>
            </w:r>
          </w:p>
        </w:tc>
        <w:tc>
          <w:tcPr>
            <w:tcW w:w="1034" w:type="dxa"/>
            <w:hideMark/>
          </w:tcPr>
          <w:p w14:paraId="58433677" w14:textId="77777777" w:rsidR="00845EA9" w:rsidRPr="00903DBA" w:rsidRDefault="00845EA9">
            <w:pPr>
              <w:spacing w:line="256" w:lineRule="auto"/>
              <w:rPr>
                <w:snapToGrid w:val="0"/>
                <w:color w:val="000000"/>
                <w:sz w:val="16"/>
              </w:rPr>
            </w:pPr>
            <w:r w:rsidRPr="00903DBA">
              <w:rPr>
                <w:snapToGrid w:val="0"/>
              </w:rPr>
              <w:t>P</w:t>
            </w:r>
          </w:p>
        </w:tc>
        <w:tc>
          <w:tcPr>
            <w:tcW w:w="1035" w:type="dxa"/>
            <w:tcBorders>
              <w:top w:val="nil"/>
              <w:left w:val="single" w:sz="6" w:space="0" w:color="auto"/>
              <w:bottom w:val="nil"/>
              <w:right w:val="nil"/>
            </w:tcBorders>
            <w:hideMark/>
          </w:tcPr>
          <w:p w14:paraId="258D61AD" w14:textId="77777777" w:rsidR="00845EA9" w:rsidRPr="00903DBA" w:rsidRDefault="00845EA9">
            <w:pPr>
              <w:spacing w:line="256" w:lineRule="auto"/>
              <w:rPr>
                <w:snapToGrid w:val="0"/>
                <w:color w:val="000000"/>
                <w:sz w:val="16"/>
              </w:rPr>
            </w:pPr>
            <w:r w:rsidRPr="00903DBA">
              <w:rPr>
                <w:snapToGrid w:val="0"/>
              </w:rPr>
              <w:t>112</w:t>
            </w:r>
          </w:p>
        </w:tc>
        <w:tc>
          <w:tcPr>
            <w:tcW w:w="1034" w:type="dxa"/>
            <w:tcBorders>
              <w:top w:val="nil"/>
              <w:left w:val="nil"/>
              <w:bottom w:val="nil"/>
              <w:right w:val="single" w:sz="6" w:space="0" w:color="auto"/>
            </w:tcBorders>
            <w:hideMark/>
          </w:tcPr>
          <w:p w14:paraId="3BE8F9A6" w14:textId="77777777" w:rsidR="00845EA9" w:rsidRPr="00903DBA" w:rsidRDefault="00845EA9">
            <w:pPr>
              <w:spacing w:line="256" w:lineRule="auto"/>
              <w:rPr>
                <w:snapToGrid w:val="0"/>
                <w:color w:val="000000"/>
                <w:sz w:val="16"/>
              </w:rPr>
            </w:pPr>
            <w:r w:rsidRPr="00903DBA">
              <w:rPr>
                <w:snapToGrid w:val="0"/>
              </w:rPr>
              <w:t>p</w:t>
            </w:r>
          </w:p>
        </w:tc>
      </w:tr>
      <w:tr w:rsidR="00845EA9" w:rsidRPr="00903DBA" w14:paraId="646AB3DD" w14:textId="77777777" w:rsidTr="00845EA9">
        <w:trPr>
          <w:trHeight w:val="302"/>
        </w:trPr>
        <w:tc>
          <w:tcPr>
            <w:tcW w:w="1034" w:type="dxa"/>
            <w:tcBorders>
              <w:top w:val="nil"/>
              <w:left w:val="single" w:sz="6" w:space="0" w:color="auto"/>
              <w:bottom w:val="nil"/>
              <w:right w:val="nil"/>
            </w:tcBorders>
            <w:hideMark/>
          </w:tcPr>
          <w:p w14:paraId="5EF5F4B6" w14:textId="77777777" w:rsidR="00845EA9" w:rsidRPr="00903DBA" w:rsidRDefault="00845EA9">
            <w:pPr>
              <w:spacing w:line="256" w:lineRule="auto"/>
              <w:rPr>
                <w:snapToGrid w:val="0"/>
                <w:color w:val="000000"/>
                <w:sz w:val="16"/>
              </w:rPr>
            </w:pPr>
            <w:r w:rsidRPr="00903DBA">
              <w:rPr>
                <w:snapToGrid w:val="0"/>
              </w:rPr>
              <w:t>17</w:t>
            </w:r>
          </w:p>
        </w:tc>
        <w:tc>
          <w:tcPr>
            <w:tcW w:w="1035" w:type="dxa"/>
            <w:hideMark/>
          </w:tcPr>
          <w:p w14:paraId="1CB9D2F2" w14:textId="77777777" w:rsidR="00845EA9" w:rsidRPr="00903DBA" w:rsidRDefault="00845EA9">
            <w:pPr>
              <w:spacing w:line="256" w:lineRule="auto"/>
              <w:rPr>
                <w:i/>
                <w:snapToGrid w:val="0"/>
                <w:color w:val="000000"/>
                <w:sz w:val="16"/>
              </w:rPr>
            </w:pPr>
            <w:r w:rsidRPr="00903DBA">
              <w:rPr>
                <w:i/>
                <w:snapToGrid w:val="0"/>
              </w:rPr>
              <w:t>dc1</w:t>
            </w:r>
          </w:p>
        </w:tc>
        <w:tc>
          <w:tcPr>
            <w:tcW w:w="1034" w:type="dxa"/>
            <w:tcBorders>
              <w:top w:val="nil"/>
              <w:left w:val="single" w:sz="6" w:space="0" w:color="auto"/>
              <w:bottom w:val="nil"/>
              <w:right w:val="nil"/>
            </w:tcBorders>
            <w:hideMark/>
          </w:tcPr>
          <w:p w14:paraId="1FDE45D0" w14:textId="77777777" w:rsidR="00845EA9" w:rsidRPr="00903DBA" w:rsidRDefault="00845EA9">
            <w:pPr>
              <w:spacing w:line="256" w:lineRule="auto"/>
              <w:rPr>
                <w:snapToGrid w:val="0"/>
                <w:color w:val="000000"/>
                <w:sz w:val="16"/>
              </w:rPr>
            </w:pPr>
            <w:r w:rsidRPr="00903DBA">
              <w:rPr>
                <w:snapToGrid w:val="0"/>
              </w:rPr>
              <w:t>49</w:t>
            </w:r>
          </w:p>
        </w:tc>
        <w:tc>
          <w:tcPr>
            <w:tcW w:w="1035" w:type="dxa"/>
            <w:hideMark/>
          </w:tcPr>
          <w:p w14:paraId="2D29035F" w14:textId="77777777" w:rsidR="00845EA9" w:rsidRPr="00903DBA" w:rsidRDefault="00845EA9">
            <w:pPr>
              <w:spacing w:line="256" w:lineRule="auto"/>
              <w:rPr>
                <w:snapToGrid w:val="0"/>
                <w:color w:val="000000"/>
                <w:sz w:val="16"/>
              </w:rPr>
            </w:pPr>
            <w:r w:rsidRPr="00903DBA">
              <w:rPr>
                <w:snapToGrid w:val="0"/>
              </w:rPr>
              <w:t>1</w:t>
            </w:r>
          </w:p>
        </w:tc>
        <w:tc>
          <w:tcPr>
            <w:tcW w:w="1034" w:type="dxa"/>
            <w:tcBorders>
              <w:top w:val="nil"/>
              <w:left w:val="single" w:sz="6" w:space="0" w:color="auto"/>
              <w:bottom w:val="nil"/>
              <w:right w:val="nil"/>
            </w:tcBorders>
            <w:hideMark/>
          </w:tcPr>
          <w:p w14:paraId="19731FF1" w14:textId="77777777" w:rsidR="00845EA9" w:rsidRPr="00903DBA" w:rsidRDefault="00845EA9">
            <w:pPr>
              <w:spacing w:line="256" w:lineRule="auto"/>
              <w:rPr>
                <w:snapToGrid w:val="0"/>
                <w:color w:val="000000"/>
                <w:sz w:val="16"/>
              </w:rPr>
            </w:pPr>
            <w:r w:rsidRPr="00903DBA">
              <w:rPr>
                <w:snapToGrid w:val="0"/>
              </w:rPr>
              <w:t>81</w:t>
            </w:r>
          </w:p>
        </w:tc>
        <w:tc>
          <w:tcPr>
            <w:tcW w:w="1034" w:type="dxa"/>
            <w:hideMark/>
          </w:tcPr>
          <w:p w14:paraId="709D1E84" w14:textId="77777777" w:rsidR="00845EA9" w:rsidRPr="00903DBA" w:rsidRDefault="00845EA9">
            <w:pPr>
              <w:spacing w:line="256" w:lineRule="auto"/>
              <w:rPr>
                <w:snapToGrid w:val="0"/>
                <w:color w:val="000000"/>
                <w:sz w:val="16"/>
              </w:rPr>
            </w:pPr>
            <w:r w:rsidRPr="00903DBA">
              <w:rPr>
                <w:snapToGrid w:val="0"/>
              </w:rPr>
              <w:t>Q</w:t>
            </w:r>
          </w:p>
        </w:tc>
        <w:tc>
          <w:tcPr>
            <w:tcW w:w="1035" w:type="dxa"/>
            <w:tcBorders>
              <w:top w:val="nil"/>
              <w:left w:val="single" w:sz="6" w:space="0" w:color="auto"/>
              <w:bottom w:val="nil"/>
              <w:right w:val="nil"/>
            </w:tcBorders>
            <w:hideMark/>
          </w:tcPr>
          <w:p w14:paraId="56A8901C" w14:textId="77777777" w:rsidR="00845EA9" w:rsidRPr="00903DBA" w:rsidRDefault="00845EA9">
            <w:pPr>
              <w:spacing w:line="256" w:lineRule="auto"/>
              <w:rPr>
                <w:snapToGrid w:val="0"/>
                <w:color w:val="000000"/>
                <w:sz w:val="16"/>
              </w:rPr>
            </w:pPr>
            <w:r w:rsidRPr="00903DBA">
              <w:rPr>
                <w:snapToGrid w:val="0"/>
              </w:rPr>
              <w:t>113</w:t>
            </w:r>
          </w:p>
        </w:tc>
        <w:tc>
          <w:tcPr>
            <w:tcW w:w="1034" w:type="dxa"/>
            <w:tcBorders>
              <w:top w:val="nil"/>
              <w:left w:val="nil"/>
              <w:bottom w:val="nil"/>
              <w:right w:val="single" w:sz="6" w:space="0" w:color="auto"/>
            </w:tcBorders>
            <w:hideMark/>
          </w:tcPr>
          <w:p w14:paraId="1BAD5A37" w14:textId="77777777" w:rsidR="00845EA9" w:rsidRPr="00903DBA" w:rsidRDefault="00845EA9">
            <w:pPr>
              <w:spacing w:line="256" w:lineRule="auto"/>
              <w:rPr>
                <w:snapToGrid w:val="0"/>
                <w:color w:val="000000"/>
                <w:sz w:val="16"/>
              </w:rPr>
            </w:pPr>
            <w:r w:rsidRPr="00903DBA">
              <w:rPr>
                <w:snapToGrid w:val="0"/>
              </w:rPr>
              <w:t>q</w:t>
            </w:r>
          </w:p>
        </w:tc>
      </w:tr>
      <w:tr w:rsidR="00845EA9" w:rsidRPr="00903DBA" w14:paraId="2772CBD4" w14:textId="77777777" w:rsidTr="00845EA9">
        <w:trPr>
          <w:trHeight w:val="302"/>
        </w:trPr>
        <w:tc>
          <w:tcPr>
            <w:tcW w:w="1034" w:type="dxa"/>
            <w:tcBorders>
              <w:top w:val="nil"/>
              <w:left w:val="single" w:sz="6" w:space="0" w:color="auto"/>
              <w:bottom w:val="nil"/>
              <w:right w:val="nil"/>
            </w:tcBorders>
            <w:hideMark/>
          </w:tcPr>
          <w:p w14:paraId="6C8314DA" w14:textId="77777777" w:rsidR="00845EA9" w:rsidRPr="00903DBA" w:rsidRDefault="00845EA9">
            <w:pPr>
              <w:spacing w:line="256" w:lineRule="auto"/>
              <w:rPr>
                <w:snapToGrid w:val="0"/>
                <w:color w:val="000000"/>
                <w:sz w:val="16"/>
              </w:rPr>
            </w:pPr>
            <w:r w:rsidRPr="00903DBA">
              <w:rPr>
                <w:snapToGrid w:val="0"/>
              </w:rPr>
              <w:t>18</w:t>
            </w:r>
          </w:p>
        </w:tc>
        <w:tc>
          <w:tcPr>
            <w:tcW w:w="1035" w:type="dxa"/>
            <w:hideMark/>
          </w:tcPr>
          <w:p w14:paraId="7BC3DACA" w14:textId="77777777" w:rsidR="00845EA9" w:rsidRPr="00903DBA" w:rsidRDefault="00845EA9">
            <w:pPr>
              <w:spacing w:line="256" w:lineRule="auto"/>
              <w:rPr>
                <w:i/>
                <w:snapToGrid w:val="0"/>
                <w:color w:val="000000"/>
                <w:sz w:val="16"/>
              </w:rPr>
            </w:pPr>
            <w:r w:rsidRPr="00903DBA">
              <w:rPr>
                <w:i/>
                <w:snapToGrid w:val="0"/>
              </w:rPr>
              <w:t>dc2</w:t>
            </w:r>
          </w:p>
        </w:tc>
        <w:tc>
          <w:tcPr>
            <w:tcW w:w="1034" w:type="dxa"/>
            <w:tcBorders>
              <w:top w:val="nil"/>
              <w:left w:val="single" w:sz="6" w:space="0" w:color="auto"/>
              <w:bottom w:val="nil"/>
              <w:right w:val="nil"/>
            </w:tcBorders>
            <w:hideMark/>
          </w:tcPr>
          <w:p w14:paraId="23AD714B" w14:textId="77777777" w:rsidR="00845EA9" w:rsidRPr="00903DBA" w:rsidRDefault="00845EA9">
            <w:pPr>
              <w:spacing w:line="256" w:lineRule="auto"/>
              <w:rPr>
                <w:snapToGrid w:val="0"/>
                <w:color w:val="000000"/>
                <w:sz w:val="16"/>
              </w:rPr>
            </w:pPr>
            <w:r w:rsidRPr="00903DBA">
              <w:rPr>
                <w:snapToGrid w:val="0"/>
              </w:rPr>
              <w:t>50</w:t>
            </w:r>
          </w:p>
        </w:tc>
        <w:tc>
          <w:tcPr>
            <w:tcW w:w="1035" w:type="dxa"/>
            <w:hideMark/>
          </w:tcPr>
          <w:p w14:paraId="4FE0121A" w14:textId="77777777" w:rsidR="00845EA9" w:rsidRPr="00903DBA" w:rsidRDefault="00845EA9">
            <w:pPr>
              <w:spacing w:line="256" w:lineRule="auto"/>
              <w:rPr>
                <w:snapToGrid w:val="0"/>
                <w:color w:val="000000"/>
                <w:sz w:val="16"/>
              </w:rPr>
            </w:pPr>
            <w:r w:rsidRPr="00903DBA">
              <w:rPr>
                <w:snapToGrid w:val="0"/>
              </w:rPr>
              <w:t>2</w:t>
            </w:r>
          </w:p>
        </w:tc>
        <w:tc>
          <w:tcPr>
            <w:tcW w:w="1034" w:type="dxa"/>
            <w:tcBorders>
              <w:top w:val="nil"/>
              <w:left w:val="single" w:sz="6" w:space="0" w:color="auto"/>
              <w:bottom w:val="nil"/>
              <w:right w:val="nil"/>
            </w:tcBorders>
            <w:hideMark/>
          </w:tcPr>
          <w:p w14:paraId="622350B3" w14:textId="77777777" w:rsidR="00845EA9" w:rsidRPr="00903DBA" w:rsidRDefault="00845EA9">
            <w:pPr>
              <w:spacing w:line="256" w:lineRule="auto"/>
              <w:rPr>
                <w:snapToGrid w:val="0"/>
                <w:color w:val="000000"/>
                <w:sz w:val="16"/>
              </w:rPr>
            </w:pPr>
            <w:r w:rsidRPr="00903DBA">
              <w:rPr>
                <w:snapToGrid w:val="0"/>
              </w:rPr>
              <w:t>82</w:t>
            </w:r>
          </w:p>
        </w:tc>
        <w:tc>
          <w:tcPr>
            <w:tcW w:w="1034" w:type="dxa"/>
            <w:hideMark/>
          </w:tcPr>
          <w:p w14:paraId="7FDBDA62" w14:textId="77777777" w:rsidR="00845EA9" w:rsidRPr="00903DBA" w:rsidRDefault="00845EA9">
            <w:pPr>
              <w:spacing w:line="256" w:lineRule="auto"/>
              <w:rPr>
                <w:snapToGrid w:val="0"/>
                <w:color w:val="000000"/>
                <w:sz w:val="16"/>
              </w:rPr>
            </w:pPr>
            <w:r w:rsidRPr="00903DBA">
              <w:rPr>
                <w:snapToGrid w:val="0"/>
              </w:rPr>
              <w:t>R</w:t>
            </w:r>
          </w:p>
        </w:tc>
        <w:tc>
          <w:tcPr>
            <w:tcW w:w="1035" w:type="dxa"/>
            <w:tcBorders>
              <w:top w:val="nil"/>
              <w:left w:val="single" w:sz="6" w:space="0" w:color="auto"/>
              <w:bottom w:val="nil"/>
              <w:right w:val="nil"/>
            </w:tcBorders>
            <w:hideMark/>
          </w:tcPr>
          <w:p w14:paraId="3055EF5E" w14:textId="77777777" w:rsidR="00845EA9" w:rsidRPr="00903DBA" w:rsidRDefault="00845EA9">
            <w:pPr>
              <w:spacing w:line="256" w:lineRule="auto"/>
              <w:rPr>
                <w:snapToGrid w:val="0"/>
                <w:color w:val="000000"/>
                <w:sz w:val="16"/>
              </w:rPr>
            </w:pPr>
            <w:r w:rsidRPr="00903DBA">
              <w:rPr>
                <w:snapToGrid w:val="0"/>
              </w:rPr>
              <w:t>114</w:t>
            </w:r>
          </w:p>
        </w:tc>
        <w:tc>
          <w:tcPr>
            <w:tcW w:w="1034" w:type="dxa"/>
            <w:tcBorders>
              <w:top w:val="nil"/>
              <w:left w:val="nil"/>
              <w:bottom w:val="nil"/>
              <w:right w:val="single" w:sz="6" w:space="0" w:color="auto"/>
            </w:tcBorders>
            <w:hideMark/>
          </w:tcPr>
          <w:p w14:paraId="6BCCB619" w14:textId="77777777" w:rsidR="00845EA9" w:rsidRPr="00903DBA" w:rsidRDefault="00845EA9">
            <w:pPr>
              <w:spacing w:line="256" w:lineRule="auto"/>
              <w:rPr>
                <w:snapToGrid w:val="0"/>
                <w:color w:val="000000"/>
                <w:sz w:val="16"/>
              </w:rPr>
            </w:pPr>
            <w:r w:rsidRPr="00903DBA">
              <w:rPr>
                <w:snapToGrid w:val="0"/>
              </w:rPr>
              <w:t>r</w:t>
            </w:r>
          </w:p>
        </w:tc>
      </w:tr>
      <w:tr w:rsidR="00845EA9" w:rsidRPr="00903DBA" w14:paraId="6250EA74" w14:textId="77777777" w:rsidTr="00845EA9">
        <w:trPr>
          <w:trHeight w:val="302"/>
        </w:trPr>
        <w:tc>
          <w:tcPr>
            <w:tcW w:w="1034" w:type="dxa"/>
            <w:tcBorders>
              <w:top w:val="nil"/>
              <w:left w:val="single" w:sz="6" w:space="0" w:color="auto"/>
              <w:bottom w:val="nil"/>
              <w:right w:val="nil"/>
            </w:tcBorders>
            <w:hideMark/>
          </w:tcPr>
          <w:p w14:paraId="7A024979" w14:textId="77777777" w:rsidR="00845EA9" w:rsidRPr="00903DBA" w:rsidRDefault="00845EA9">
            <w:pPr>
              <w:spacing w:line="256" w:lineRule="auto"/>
              <w:rPr>
                <w:snapToGrid w:val="0"/>
                <w:color w:val="000000"/>
                <w:sz w:val="16"/>
              </w:rPr>
            </w:pPr>
            <w:r w:rsidRPr="00903DBA">
              <w:rPr>
                <w:snapToGrid w:val="0"/>
              </w:rPr>
              <w:t>19</w:t>
            </w:r>
          </w:p>
        </w:tc>
        <w:tc>
          <w:tcPr>
            <w:tcW w:w="1035" w:type="dxa"/>
            <w:hideMark/>
          </w:tcPr>
          <w:p w14:paraId="44C98F68" w14:textId="77777777" w:rsidR="00845EA9" w:rsidRPr="00903DBA" w:rsidRDefault="00845EA9">
            <w:pPr>
              <w:spacing w:line="256" w:lineRule="auto"/>
              <w:rPr>
                <w:i/>
                <w:snapToGrid w:val="0"/>
                <w:color w:val="000000"/>
                <w:sz w:val="16"/>
              </w:rPr>
            </w:pPr>
            <w:r w:rsidRPr="00903DBA">
              <w:rPr>
                <w:i/>
                <w:snapToGrid w:val="0"/>
              </w:rPr>
              <w:t>dc3</w:t>
            </w:r>
          </w:p>
        </w:tc>
        <w:tc>
          <w:tcPr>
            <w:tcW w:w="1034" w:type="dxa"/>
            <w:tcBorders>
              <w:top w:val="nil"/>
              <w:left w:val="single" w:sz="6" w:space="0" w:color="auto"/>
              <w:bottom w:val="nil"/>
              <w:right w:val="nil"/>
            </w:tcBorders>
            <w:hideMark/>
          </w:tcPr>
          <w:p w14:paraId="038F6AB7" w14:textId="77777777" w:rsidR="00845EA9" w:rsidRPr="00903DBA" w:rsidRDefault="00845EA9">
            <w:pPr>
              <w:spacing w:line="256" w:lineRule="auto"/>
              <w:rPr>
                <w:snapToGrid w:val="0"/>
                <w:color w:val="000000"/>
                <w:sz w:val="16"/>
              </w:rPr>
            </w:pPr>
            <w:r w:rsidRPr="00903DBA">
              <w:rPr>
                <w:snapToGrid w:val="0"/>
              </w:rPr>
              <w:t>51</w:t>
            </w:r>
          </w:p>
        </w:tc>
        <w:tc>
          <w:tcPr>
            <w:tcW w:w="1035" w:type="dxa"/>
            <w:hideMark/>
          </w:tcPr>
          <w:p w14:paraId="2FFDB178" w14:textId="77777777" w:rsidR="00845EA9" w:rsidRPr="00903DBA" w:rsidRDefault="00845EA9">
            <w:pPr>
              <w:spacing w:line="256" w:lineRule="auto"/>
              <w:rPr>
                <w:snapToGrid w:val="0"/>
                <w:color w:val="000000"/>
                <w:sz w:val="16"/>
              </w:rPr>
            </w:pPr>
            <w:r w:rsidRPr="00903DBA">
              <w:rPr>
                <w:snapToGrid w:val="0"/>
              </w:rPr>
              <w:t>3</w:t>
            </w:r>
          </w:p>
        </w:tc>
        <w:tc>
          <w:tcPr>
            <w:tcW w:w="1034" w:type="dxa"/>
            <w:tcBorders>
              <w:top w:val="nil"/>
              <w:left w:val="single" w:sz="6" w:space="0" w:color="auto"/>
              <w:bottom w:val="nil"/>
              <w:right w:val="nil"/>
            </w:tcBorders>
            <w:hideMark/>
          </w:tcPr>
          <w:p w14:paraId="328E0AE8" w14:textId="77777777" w:rsidR="00845EA9" w:rsidRPr="00903DBA" w:rsidRDefault="00845EA9">
            <w:pPr>
              <w:spacing w:line="256" w:lineRule="auto"/>
              <w:rPr>
                <w:snapToGrid w:val="0"/>
                <w:color w:val="000000"/>
                <w:sz w:val="16"/>
              </w:rPr>
            </w:pPr>
            <w:r w:rsidRPr="00903DBA">
              <w:rPr>
                <w:snapToGrid w:val="0"/>
              </w:rPr>
              <w:t>83</w:t>
            </w:r>
          </w:p>
        </w:tc>
        <w:tc>
          <w:tcPr>
            <w:tcW w:w="1034" w:type="dxa"/>
            <w:hideMark/>
          </w:tcPr>
          <w:p w14:paraId="0E45369C" w14:textId="77777777" w:rsidR="00845EA9" w:rsidRPr="00903DBA" w:rsidRDefault="00845EA9">
            <w:pPr>
              <w:spacing w:line="256" w:lineRule="auto"/>
              <w:rPr>
                <w:snapToGrid w:val="0"/>
                <w:color w:val="000000"/>
                <w:sz w:val="16"/>
              </w:rPr>
            </w:pPr>
            <w:r w:rsidRPr="00903DBA">
              <w:rPr>
                <w:snapToGrid w:val="0"/>
              </w:rPr>
              <w:t>S</w:t>
            </w:r>
          </w:p>
        </w:tc>
        <w:tc>
          <w:tcPr>
            <w:tcW w:w="1035" w:type="dxa"/>
            <w:tcBorders>
              <w:top w:val="nil"/>
              <w:left w:val="single" w:sz="6" w:space="0" w:color="auto"/>
              <w:bottom w:val="nil"/>
              <w:right w:val="nil"/>
            </w:tcBorders>
            <w:hideMark/>
          </w:tcPr>
          <w:p w14:paraId="104CA75C" w14:textId="77777777" w:rsidR="00845EA9" w:rsidRPr="00903DBA" w:rsidRDefault="00845EA9">
            <w:pPr>
              <w:spacing w:line="256" w:lineRule="auto"/>
              <w:rPr>
                <w:snapToGrid w:val="0"/>
                <w:color w:val="000000"/>
                <w:sz w:val="16"/>
              </w:rPr>
            </w:pPr>
            <w:r w:rsidRPr="00903DBA">
              <w:rPr>
                <w:snapToGrid w:val="0"/>
              </w:rPr>
              <w:t>115</w:t>
            </w:r>
          </w:p>
        </w:tc>
        <w:tc>
          <w:tcPr>
            <w:tcW w:w="1034" w:type="dxa"/>
            <w:tcBorders>
              <w:top w:val="nil"/>
              <w:left w:val="nil"/>
              <w:bottom w:val="nil"/>
              <w:right w:val="single" w:sz="6" w:space="0" w:color="auto"/>
            </w:tcBorders>
            <w:hideMark/>
          </w:tcPr>
          <w:p w14:paraId="67BD4019" w14:textId="77777777" w:rsidR="00845EA9" w:rsidRPr="00903DBA" w:rsidRDefault="00845EA9">
            <w:pPr>
              <w:spacing w:line="256" w:lineRule="auto"/>
              <w:rPr>
                <w:snapToGrid w:val="0"/>
                <w:color w:val="000000"/>
                <w:sz w:val="16"/>
              </w:rPr>
            </w:pPr>
            <w:r w:rsidRPr="00903DBA">
              <w:rPr>
                <w:snapToGrid w:val="0"/>
              </w:rPr>
              <w:t>s</w:t>
            </w:r>
          </w:p>
        </w:tc>
      </w:tr>
      <w:tr w:rsidR="00845EA9" w:rsidRPr="00903DBA" w14:paraId="173DCCF9" w14:textId="77777777" w:rsidTr="00845EA9">
        <w:trPr>
          <w:trHeight w:val="302"/>
        </w:trPr>
        <w:tc>
          <w:tcPr>
            <w:tcW w:w="1034" w:type="dxa"/>
            <w:tcBorders>
              <w:top w:val="nil"/>
              <w:left w:val="single" w:sz="6" w:space="0" w:color="auto"/>
              <w:bottom w:val="nil"/>
              <w:right w:val="nil"/>
            </w:tcBorders>
            <w:hideMark/>
          </w:tcPr>
          <w:p w14:paraId="553F4925" w14:textId="77777777" w:rsidR="00845EA9" w:rsidRPr="00903DBA" w:rsidRDefault="00845EA9">
            <w:pPr>
              <w:spacing w:line="256" w:lineRule="auto"/>
              <w:rPr>
                <w:snapToGrid w:val="0"/>
                <w:color w:val="000000"/>
                <w:sz w:val="16"/>
              </w:rPr>
            </w:pPr>
            <w:r w:rsidRPr="00903DBA">
              <w:rPr>
                <w:snapToGrid w:val="0"/>
              </w:rPr>
              <w:t>20</w:t>
            </w:r>
          </w:p>
        </w:tc>
        <w:tc>
          <w:tcPr>
            <w:tcW w:w="1035" w:type="dxa"/>
            <w:hideMark/>
          </w:tcPr>
          <w:p w14:paraId="77E5E495" w14:textId="77777777" w:rsidR="00845EA9" w:rsidRPr="00903DBA" w:rsidRDefault="00845EA9">
            <w:pPr>
              <w:spacing w:line="256" w:lineRule="auto"/>
              <w:rPr>
                <w:i/>
                <w:snapToGrid w:val="0"/>
                <w:color w:val="000000"/>
                <w:sz w:val="16"/>
              </w:rPr>
            </w:pPr>
            <w:r w:rsidRPr="00903DBA">
              <w:rPr>
                <w:i/>
                <w:snapToGrid w:val="0"/>
              </w:rPr>
              <w:t>dc4</w:t>
            </w:r>
          </w:p>
        </w:tc>
        <w:tc>
          <w:tcPr>
            <w:tcW w:w="1034" w:type="dxa"/>
            <w:tcBorders>
              <w:top w:val="nil"/>
              <w:left w:val="single" w:sz="6" w:space="0" w:color="auto"/>
              <w:bottom w:val="nil"/>
              <w:right w:val="nil"/>
            </w:tcBorders>
            <w:hideMark/>
          </w:tcPr>
          <w:p w14:paraId="497F27A8" w14:textId="77777777" w:rsidR="00845EA9" w:rsidRPr="00903DBA" w:rsidRDefault="00845EA9">
            <w:pPr>
              <w:spacing w:line="256" w:lineRule="auto"/>
              <w:rPr>
                <w:snapToGrid w:val="0"/>
                <w:color w:val="000000"/>
                <w:sz w:val="16"/>
              </w:rPr>
            </w:pPr>
            <w:r w:rsidRPr="00903DBA">
              <w:rPr>
                <w:snapToGrid w:val="0"/>
              </w:rPr>
              <w:t>52</w:t>
            </w:r>
          </w:p>
        </w:tc>
        <w:tc>
          <w:tcPr>
            <w:tcW w:w="1035" w:type="dxa"/>
            <w:hideMark/>
          </w:tcPr>
          <w:p w14:paraId="2E2137DE" w14:textId="77777777" w:rsidR="00845EA9" w:rsidRPr="00903DBA" w:rsidRDefault="00845EA9">
            <w:pPr>
              <w:spacing w:line="256" w:lineRule="auto"/>
              <w:rPr>
                <w:snapToGrid w:val="0"/>
                <w:color w:val="000000"/>
                <w:sz w:val="16"/>
              </w:rPr>
            </w:pPr>
            <w:r w:rsidRPr="00903DBA">
              <w:rPr>
                <w:snapToGrid w:val="0"/>
              </w:rPr>
              <w:t>4</w:t>
            </w:r>
          </w:p>
        </w:tc>
        <w:tc>
          <w:tcPr>
            <w:tcW w:w="1034" w:type="dxa"/>
            <w:tcBorders>
              <w:top w:val="nil"/>
              <w:left w:val="single" w:sz="6" w:space="0" w:color="auto"/>
              <w:bottom w:val="nil"/>
              <w:right w:val="nil"/>
            </w:tcBorders>
            <w:hideMark/>
          </w:tcPr>
          <w:p w14:paraId="4B68FF56" w14:textId="77777777" w:rsidR="00845EA9" w:rsidRPr="00903DBA" w:rsidRDefault="00845EA9">
            <w:pPr>
              <w:spacing w:line="256" w:lineRule="auto"/>
              <w:rPr>
                <w:snapToGrid w:val="0"/>
                <w:color w:val="000000"/>
                <w:sz w:val="16"/>
              </w:rPr>
            </w:pPr>
            <w:r w:rsidRPr="00903DBA">
              <w:rPr>
                <w:snapToGrid w:val="0"/>
              </w:rPr>
              <w:t>84</w:t>
            </w:r>
          </w:p>
        </w:tc>
        <w:tc>
          <w:tcPr>
            <w:tcW w:w="1034" w:type="dxa"/>
            <w:hideMark/>
          </w:tcPr>
          <w:p w14:paraId="16186F38" w14:textId="77777777" w:rsidR="00845EA9" w:rsidRPr="00903DBA" w:rsidRDefault="00845EA9">
            <w:pPr>
              <w:spacing w:line="256" w:lineRule="auto"/>
              <w:rPr>
                <w:snapToGrid w:val="0"/>
                <w:color w:val="000000"/>
                <w:sz w:val="16"/>
              </w:rPr>
            </w:pPr>
            <w:r w:rsidRPr="00903DBA">
              <w:rPr>
                <w:snapToGrid w:val="0"/>
              </w:rPr>
              <w:t>T</w:t>
            </w:r>
          </w:p>
        </w:tc>
        <w:tc>
          <w:tcPr>
            <w:tcW w:w="1035" w:type="dxa"/>
            <w:tcBorders>
              <w:top w:val="nil"/>
              <w:left w:val="single" w:sz="6" w:space="0" w:color="auto"/>
              <w:bottom w:val="nil"/>
              <w:right w:val="nil"/>
            </w:tcBorders>
            <w:hideMark/>
          </w:tcPr>
          <w:p w14:paraId="426F7D2D" w14:textId="77777777" w:rsidR="00845EA9" w:rsidRPr="00903DBA" w:rsidRDefault="00845EA9">
            <w:pPr>
              <w:spacing w:line="256" w:lineRule="auto"/>
              <w:rPr>
                <w:snapToGrid w:val="0"/>
                <w:color w:val="000000"/>
                <w:sz w:val="16"/>
              </w:rPr>
            </w:pPr>
            <w:r w:rsidRPr="00903DBA">
              <w:rPr>
                <w:snapToGrid w:val="0"/>
              </w:rPr>
              <w:t>116</w:t>
            </w:r>
          </w:p>
        </w:tc>
        <w:tc>
          <w:tcPr>
            <w:tcW w:w="1034" w:type="dxa"/>
            <w:tcBorders>
              <w:top w:val="nil"/>
              <w:left w:val="nil"/>
              <w:bottom w:val="nil"/>
              <w:right w:val="single" w:sz="6" w:space="0" w:color="auto"/>
            </w:tcBorders>
            <w:hideMark/>
          </w:tcPr>
          <w:p w14:paraId="4A220C47" w14:textId="77777777" w:rsidR="00845EA9" w:rsidRPr="00903DBA" w:rsidRDefault="00845EA9">
            <w:pPr>
              <w:spacing w:line="256" w:lineRule="auto"/>
              <w:rPr>
                <w:snapToGrid w:val="0"/>
                <w:color w:val="000000"/>
                <w:sz w:val="16"/>
              </w:rPr>
            </w:pPr>
            <w:r w:rsidRPr="00903DBA">
              <w:rPr>
                <w:snapToGrid w:val="0"/>
              </w:rPr>
              <w:t>t</w:t>
            </w:r>
          </w:p>
        </w:tc>
      </w:tr>
      <w:tr w:rsidR="00845EA9" w:rsidRPr="00903DBA" w14:paraId="024C0F58" w14:textId="77777777" w:rsidTr="00845EA9">
        <w:trPr>
          <w:trHeight w:val="302"/>
        </w:trPr>
        <w:tc>
          <w:tcPr>
            <w:tcW w:w="1034" w:type="dxa"/>
            <w:tcBorders>
              <w:top w:val="nil"/>
              <w:left w:val="single" w:sz="6" w:space="0" w:color="auto"/>
              <w:bottom w:val="nil"/>
              <w:right w:val="nil"/>
            </w:tcBorders>
            <w:hideMark/>
          </w:tcPr>
          <w:p w14:paraId="38ED2361" w14:textId="77777777" w:rsidR="00845EA9" w:rsidRPr="00903DBA" w:rsidRDefault="00845EA9">
            <w:pPr>
              <w:spacing w:line="256" w:lineRule="auto"/>
              <w:rPr>
                <w:snapToGrid w:val="0"/>
                <w:color w:val="000000"/>
                <w:sz w:val="16"/>
              </w:rPr>
            </w:pPr>
            <w:r w:rsidRPr="00903DBA">
              <w:rPr>
                <w:snapToGrid w:val="0"/>
              </w:rPr>
              <w:t>21</w:t>
            </w:r>
          </w:p>
        </w:tc>
        <w:tc>
          <w:tcPr>
            <w:tcW w:w="1035" w:type="dxa"/>
            <w:hideMark/>
          </w:tcPr>
          <w:p w14:paraId="7C731F8B" w14:textId="77777777" w:rsidR="00845EA9" w:rsidRPr="00903DBA" w:rsidRDefault="00845EA9">
            <w:pPr>
              <w:spacing w:line="256" w:lineRule="auto"/>
              <w:rPr>
                <w:i/>
                <w:snapToGrid w:val="0"/>
                <w:color w:val="000000"/>
                <w:sz w:val="16"/>
              </w:rPr>
            </w:pPr>
            <w:r w:rsidRPr="00903DBA">
              <w:rPr>
                <w:i/>
                <w:snapToGrid w:val="0"/>
              </w:rPr>
              <w:t>nak</w:t>
            </w:r>
          </w:p>
        </w:tc>
        <w:tc>
          <w:tcPr>
            <w:tcW w:w="1034" w:type="dxa"/>
            <w:tcBorders>
              <w:top w:val="nil"/>
              <w:left w:val="single" w:sz="6" w:space="0" w:color="auto"/>
              <w:bottom w:val="nil"/>
              <w:right w:val="nil"/>
            </w:tcBorders>
            <w:hideMark/>
          </w:tcPr>
          <w:p w14:paraId="678E197F" w14:textId="77777777" w:rsidR="00845EA9" w:rsidRPr="00903DBA" w:rsidRDefault="00845EA9">
            <w:pPr>
              <w:spacing w:line="256" w:lineRule="auto"/>
              <w:rPr>
                <w:snapToGrid w:val="0"/>
                <w:color w:val="000000"/>
                <w:sz w:val="16"/>
              </w:rPr>
            </w:pPr>
            <w:r w:rsidRPr="00903DBA">
              <w:rPr>
                <w:snapToGrid w:val="0"/>
              </w:rPr>
              <w:t>53</w:t>
            </w:r>
          </w:p>
        </w:tc>
        <w:tc>
          <w:tcPr>
            <w:tcW w:w="1035" w:type="dxa"/>
            <w:hideMark/>
          </w:tcPr>
          <w:p w14:paraId="5174FCAB" w14:textId="77777777" w:rsidR="00845EA9" w:rsidRPr="00903DBA" w:rsidRDefault="00845EA9">
            <w:pPr>
              <w:spacing w:line="256" w:lineRule="auto"/>
              <w:rPr>
                <w:snapToGrid w:val="0"/>
                <w:color w:val="000000"/>
                <w:sz w:val="16"/>
              </w:rPr>
            </w:pPr>
            <w:r w:rsidRPr="00903DBA">
              <w:rPr>
                <w:snapToGrid w:val="0"/>
              </w:rPr>
              <w:t>5</w:t>
            </w:r>
          </w:p>
        </w:tc>
        <w:tc>
          <w:tcPr>
            <w:tcW w:w="1034" w:type="dxa"/>
            <w:tcBorders>
              <w:top w:val="nil"/>
              <w:left w:val="single" w:sz="6" w:space="0" w:color="auto"/>
              <w:bottom w:val="nil"/>
              <w:right w:val="nil"/>
            </w:tcBorders>
            <w:hideMark/>
          </w:tcPr>
          <w:p w14:paraId="100E1CAB" w14:textId="77777777" w:rsidR="00845EA9" w:rsidRPr="00903DBA" w:rsidRDefault="00845EA9">
            <w:pPr>
              <w:spacing w:line="256" w:lineRule="auto"/>
              <w:rPr>
                <w:snapToGrid w:val="0"/>
                <w:color w:val="000000"/>
                <w:sz w:val="16"/>
              </w:rPr>
            </w:pPr>
            <w:r w:rsidRPr="00903DBA">
              <w:rPr>
                <w:snapToGrid w:val="0"/>
              </w:rPr>
              <w:t>85</w:t>
            </w:r>
          </w:p>
        </w:tc>
        <w:tc>
          <w:tcPr>
            <w:tcW w:w="1034" w:type="dxa"/>
            <w:hideMark/>
          </w:tcPr>
          <w:p w14:paraId="086E78DB" w14:textId="77777777" w:rsidR="00845EA9" w:rsidRPr="00903DBA" w:rsidRDefault="00845EA9">
            <w:pPr>
              <w:spacing w:line="256" w:lineRule="auto"/>
              <w:rPr>
                <w:snapToGrid w:val="0"/>
                <w:color w:val="000000"/>
                <w:sz w:val="16"/>
              </w:rPr>
            </w:pPr>
            <w:r w:rsidRPr="00903DBA">
              <w:rPr>
                <w:snapToGrid w:val="0"/>
              </w:rPr>
              <w:t>U</w:t>
            </w:r>
          </w:p>
        </w:tc>
        <w:tc>
          <w:tcPr>
            <w:tcW w:w="1035" w:type="dxa"/>
            <w:tcBorders>
              <w:top w:val="nil"/>
              <w:left w:val="single" w:sz="6" w:space="0" w:color="auto"/>
              <w:bottom w:val="nil"/>
              <w:right w:val="nil"/>
            </w:tcBorders>
            <w:hideMark/>
          </w:tcPr>
          <w:p w14:paraId="111F2DE5" w14:textId="77777777" w:rsidR="00845EA9" w:rsidRPr="00903DBA" w:rsidRDefault="00845EA9">
            <w:pPr>
              <w:spacing w:line="256" w:lineRule="auto"/>
              <w:rPr>
                <w:snapToGrid w:val="0"/>
                <w:color w:val="000000"/>
                <w:sz w:val="16"/>
              </w:rPr>
            </w:pPr>
            <w:r w:rsidRPr="00903DBA">
              <w:rPr>
                <w:snapToGrid w:val="0"/>
              </w:rPr>
              <w:t>117</w:t>
            </w:r>
          </w:p>
        </w:tc>
        <w:tc>
          <w:tcPr>
            <w:tcW w:w="1034" w:type="dxa"/>
            <w:tcBorders>
              <w:top w:val="nil"/>
              <w:left w:val="nil"/>
              <w:bottom w:val="nil"/>
              <w:right w:val="single" w:sz="6" w:space="0" w:color="auto"/>
            </w:tcBorders>
            <w:hideMark/>
          </w:tcPr>
          <w:p w14:paraId="743076D7" w14:textId="77777777" w:rsidR="00845EA9" w:rsidRPr="00903DBA" w:rsidRDefault="00845EA9">
            <w:pPr>
              <w:spacing w:line="256" w:lineRule="auto"/>
              <w:rPr>
                <w:snapToGrid w:val="0"/>
                <w:color w:val="000000"/>
                <w:sz w:val="16"/>
              </w:rPr>
            </w:pPr>
            <w:r w:rsidRPr="00903DBA">
              <w:rPr>
                <w:snapToGrid w:val="0"/>
              </w:rPr>
              <w:t>u</w:t>
            </w:r>
          </w:p>
        </w:tc>
      </w:tr>
      <w:tr w:rsidR="00845EA9" w:rsidRPr="00903DBA" w14:paraId="05EC1421" w14:textId="77777777" w:rsidTr="00845EA9">
        <w:trPr>
          <w:trHeight w:val="302"/>
        </w:trPr>
        <w:tc>
          <w:tcPr>
            <w:tcW w:w="1034" w:type="dxa"/>
            <w:tcBorders>
              <w:top w:val="nil"/>
              <w:left w:val="single" w:sz="6" w:space="0" w:color="auto"/>
              <w:bottom w:val="nil"/>
              <w:right w:val="nil"/>
            </w:tcBorders>
            <w:hideMark/>
          </w:tcPr>
          <w:p w14:paraId="3AF5528D" w14:textId="77777777" w:rsidR="00845EA9" w:rsidRPr="00903DBA" w:rsidRDefault="00845EA9">
            <w:pPr>
              <w:spacing w:line="256" w:lineRule="auto"/>
              <w:rPr>
                <w:snapToGrid w:val="0"/>
                <w:color w:val="000000"/>
                <w:sz w:val="16"/>
              </w:rPr>
            </w:pPr>
            <w:r w:rsidRPr="00903DBA">
              <w:rPr>
                <w:snapToGrid w:val="0"/>
              </w:rPr>
              <w:t>22</w:t>
            </w:r>
          </w:p>
        </w:tc>
        <w:tc>
          <w:tcPr>
            <w:tcW w:w="1035" w:type="dxa"/>
            <w:hideMark/>
          </w:tcPr>
          <w:p w14:paraId="706CABD0" w14:textId="77777777" w:rsidR="00845EA9" w:rsidRPr="00903DBA" w:rsidRDefault="00845EA9">
            <w:pPr>
              <w:spacing w:line="256" w:lineRule="auto"/>
              <w:rPr>
                <w:i/>
                <w:snapToGrid w:val="0"/>
                <w:color w:val="000000"/>
                <w:sz w:val="16"/>
              </w:rPr>
            </w:pPr>
            <w:r w:rsidRPr="00903DBA">
              <w:rPr>
                <w:i/>
                <w:snapToGrid w:val="0"/>
              </w:rPr>
              <w:t>syn</w:t>
            </w:r>
          </w:p>
        </w:tc>
        <w:tc>
          <w:tcPr>
            <w:tcW w:w="1034" w:type="dxa"/>
            <w:tcBorders>
              <w:top w:val="nil"/>
              <w:left w:val="single" w:sz="6" w:space="0" w:color="auto"/>
              <w:bottom w:val="nil"/>
              <w:right w:val="nil"/>
            </w:tcBorders>
            <w:hideMark/>
          </w:tcPr>
          <w:p w14:paraId="14082B13" w14:textId="77777777" w:rsidR="00845EA9" w:rsidRPr="00903DBA" w:rsidRDefault="00845EA9">
            <w:pPr>
              <w:spacing w:line="256" w:lineRule="auto"/>
              <w:rPr>
                <w:snapToGrid w:val="0"/>
                <w:color w:val="000000"/>
                <w:sz w:val="16"/>
              </w:rPr>
            </w:pPr>
            <w:r w:rsidRPr="00903DBA">
              <w:rPr>
                <w:snapToGrid w:val="0"/>
              </w:rPr>
              <w:t>54</w:t>
            </w:r>
          </w:p>
        </w:tc>
        <w:tc>
          <w:tcPr>
            <w:tcW w:w="1035" w:type="dxa"/>
            <w:hideMark/>
          </w:tcPr>
          <w:p w14:paraId="18692995" w14:textId="77777777" w:rsidR="00845EA9" w:rsidRPr="00903DBA" w:rsidRDefault="00845EA9">
            <w:pPr>
              <w:spacing w:line="256" w:lineRule="auto"/>
              <w:rPr>
                <w:snapToGrid w:val="0"/>
                <w:color w:val="000000"/>
                <w:sz w:val="16"/>
              </w:rPr>
            </w:pPr>
            <w:r w:rsidRPr="00903DBA">
              <w:rPr>
                <w:snapToGrid w:val="0"/>
              </w:rPr>
              <w:t>6</w:t>
            </w:r>
          </w:p>
        </w:tc>
        <w:tc>
          <w:tcPr>
            <w:tcW w:w="1034" w:type="dxa"/>
            <w:tcBorders>
              <w:top w:val="nil"/>
              <w:left w:val="single" w:sz="6" w:space="0" w:color="auto"/>
              <w:bottom w:val="nil"/>
              <w:right w:val="nil"/>
            </w:tcBorders>
            <w:hideMark/>
          </w:tcPr>
          <w:p w14:paraId="156CFD04" w14:textId="77777777" w:rsidR="00845EA9" w:rsidRPr="00903DBA" w:rsidRDefault="00845EA9">
            <w:pPr>
              <w:spacing w:line="256" w:lineRule="auto"/>
              <w:rPr>
                <w:snapToGrid w:val="0"/>
                <w:color w:val="000000"/>
                <w:sz w:val="16"/>
              </w:rPr>
            </w:pPr>
            <w:r w:rsidRPr="00903DBA">
              <w:rPr>
                <w:snapToGrid w:val="0"/>
              </w:rPr>
              <w:t>86</w:t>
            </w:r>
          </w:p>
        </w:tc>
        <w:tc>
          <w:tcPr>
            <w:tcW w:w="1034" w:type="dxa"/>
            <w:hideMark/>
          </w:tcPr>
          <w:p w14:paraId="11334BA9" w14:textId="77777777" w:rsidR="00845EA9" w:rsidRPr="00903DBA" w:rsidRDefault="00845EA9">
            <w:pPr>
              <w:spacing w:line="256" w:lineRule="auto"/>
              <w:rPr>
                <w:snapToGrid w:val="0"/>
                <w:color w:val="000000"/>
                <w:sz w:val="16"/>
              </w:rPr>
            </w:pPr>
            <w:r w:rsidRPr="00903DBA">
              <w:rPr>
                <w:snapToGrid w:val="0"/>
              </w:rPr>
              <w:t>V</w:t>
            </w:r>
          </w:p>
        </w:tc>
        <w:tc>
          <w:tcPr>
            <w:tcW w:w="1035" w:type="dxa"/>
            <w:tcBorders>
              <w:top w:val="nil"/>
              <w:left w:val="single" w:sz="6" w:space="0" w:color="auto"/>
              <w:bottom w:val="nil"/>
              <w:right w:val="nil"/>
            </w:tcBorders>
            <w:hideMark/>
          </w:tcPr>
          <w:p w14:paraId="77EA57A0" w14:textId="77777777" w:rsidR="00845EA9" w:rsidRPr="00903DBA" w:rsidRDefault="00845EA9">
            <w:pPr>
              <w:spacing w:line="256" w:lineRule="auto"/>
              <w:rPr>
                <w:snapToGrid w:val="0"/>
                <w:color w:val="000000"/>
                <w:sz w:val="16"/>
              </w:rPr>
            </w:pPr>
            <w:r w:rsidRPr="00903DBA">
              <w:rPr>
                <w:snapToGrid w:val="0"/>
              </w:rPr>
              <w:t>118</w:t>
            </w:r>
          </w:p>
        </w:tc>
        <w:tc>
          <w:tcPr>
            <w:tcW w:w="1034" w:type="dxa"/>
            <w:tcBorders>
              <w:top w:val="nil"/>
              <w:left w:val="nil"/>
              <w:bottom w:val="nil"/>
              <w:right w:val="single" w:sz="6" w:space="0" w:color="auto"/>
            </w:tcBorders>
            <w:hideMark/>
          </w:tcPr>
          <w:p w14:paraId="74308F08" w14:textId="77777777" w:rsidR="00845EA9" w:rsidRPr="00903DBA" w:rsidRDefault="00845EA9">
            <w:pPr>
              <w:spacing w:line="256" w:lineRule="auto"/>
              <w:rPr>
                <w:snapToGrid w:val="0"/>
                <w:color w:val="000000"/>
                <w:sz w:val="16"/>
              </w:rPr>
            </w:pPr>
            <w:r w:rsidRPr="00903DBA">
              <w:rPr>
                <w:snapToGrid w:val="0"/>
              </w:rPr>
              <w:t>v</w:t>
            </w:r>
          </w:p>
        </w:tc>
      </w:tr>
      <w:tr w:rsidR="00845EA9" w:rsidRPr="00903DBA" w14:paraId="7890F5F9" w14:textId="77777777" w:rsidTr="00845EA9">
        <w:trPr>
          <w:trHeight w:val="302"/>
        </w:trPr>
        <w:tc>
          <w:tcPr>
            <w:tcW w:w="1034" w:type="dxa"/>
            <w:tcBorders>
              <w:top w:val="nil"/>
              <w:left w:val="single" w:sz="6" w:space="0" w:color="auto"/>
              <w:bottom w:val="nil"/>
              <w:right w:val="nil"/>
            </w:tcBorders>
            <w:hideMark/>
          </w:tcPr>
          <w:p w14:paraId="4CCCF0F5" w14:textId="77777777" w:rsidR="00845EA9" w:rsidRPr="00903DBA" w:rsidRDefault="00845EA9">
            <w:pPr>
              <w:spacing w:line="256" w:lineRule="auto"/>
              <w:rPr>
                <w:snapToGrid w:val="0"/>
                <w:color w:val="000000"/>
                <w:sz w:val="16"/>
              </w:rPr>
            </w:pPr>
            <w:r w:rsidRPr="00903DBA">
              <w:rPr>
                <w:snapToGrid w:val="0"/>
              </w:rPr>
              <w:t>23</w:t>
            </w:r>
          </w:p>
        </w:tc>
        <w:tc>
          <w:tcPr>
            <w:tcW w:w="1035" w:type="dxa"/>
            <w:hideMark/>
          </w:tcPr>
          <w:p w14:paraId="6D44BEF8" w14:textId="77777777" w:rsidR="00845EA9" w:rsidRPr="00903DBA" w:rsidRDefault="00845EA9">
            <w:pPr>
              <w:spacing w:line="256" w:lineRule="auto"/>
              <w:rPr>
                <w:i/>
                <w:snapToGrid w:val="0"/>
                <w:color w:val="000000"/>
                <w:sz w:val="16"/>
              </w:rPr>
            </w:pPr>
            <w:r w:rsidRPr="00903DBA">
              <w:rPr>
                <w:i/>
                <w:snapToGrid w:val="0"/>
              </w:rPr>
              <w:t>etb</w:t>
            </w:r>
          </w:p>
        </w:tc>
        <w:tc>
          <w:tcPr>
            <w:tcW w:w="1034" w:type="dxa"/>
            <w:tcBorders>
              <w:top w:val="nil"/>
              <w:left w:val="single" w:sz="6" w:space="0" w:color="auto"/>
              <w:bottom w:val="nil"/>
              <w:right w:val="nil"/>
            </w:tcBorders>
            <w:hideMark/>
          </w:tcPr>
          <w:p w14:paraId="015F1361" w14:textId="77777777" w:rsidR="00845EA9" w:rsidRPr="00903DBA" w:rsidRDefault="00845EA9">
            <w:pPr>
              <w:spacing w:line="256" w:lineRule="auto"/>
              <w:rPr>
                <w:snapToGrid w:val="0"/>
                <w:color w:val="000000"/>
                <w:sz w:val="16"/>
              </w:rPr>
            </w:pPr>
            <w:r w:rsidRPr="00903DBA">
              <w:rPr>
                <w:snapToGrid w:val="0"/>
              </w:rPr>
              <w:t>55</w:t>
            </w:r>
          </w:p>
        </w:tc>
        <w:tc>
          <w:tcPr>
            <w:tcW w:w="1035" w:type="dxa"/>
            <w:hideMark/>
          </w:tcPr>
          <w:p w14:paraId="37771747" w14:textId="77777777" w:rsidR="00845EA9" w:rsidRPr="00903DBA" w:rsidRDefault="00845EA9">
            <w:pPr>
              <w:spacing w:line="256" w:lineRule="auto"/>
              <w:rPr>
                <w:snapToGrid w:val="0"/>
                <w:color w:val="000000"/>
                <w:sz w:val="16"/>
              </w:rPr>
            </w:pPr>
            <w:r w:rsidRPr="00903DBA">
              <w:rPr>
                <w:snapToGrid w:val="0"/>
              </w:rPr>
              <w:t>7</w:t>
            </w:r>
          </w:p>
        </w:tc>
        <w:tc>
          <w:tcPr>
            <w:tcW w:w="1034" w:type="dxa"/>
            <w:tcBorders>
              <w:top w:val="nil"/>
              <w:left w:val="single" w:sz="6" w:space="0" w:color="auto"/>
              <w:bottom w:val="nil"/>
              <w:right w:val="nil"/>
            </w:tcBorders>
            <w:hideMark/>
          </w:tcPr>
          <w:p w14:paraId="6EC4CA9E" w14:textId="77777777" w:rsidR="00845EA9" w:rsidRPr="00903DBA" w:rsidRDefault="00845EA9">
            <w:pPr>
              <w:spacing w:line="256" w:lineRule="auto"/>
              <w:rPr>
                <w:snapToGrid w:val="0"/>
                <w:color w:val="000000"/>
                <w:sz w:val="16"/>
              </w:rPr>
            </w:pPr>
            <w:r w:rsidRPr="00903DBA">
              <w:rPr>
                <w:snapToGrid w:val="0"/>
              </w:rPr>
              <w:t>87</w:t>
            </w:r>
          </w:p>
        </w:tc>
        <w:tc>
          <w:tcPr>
            <w:tcW w:w="1034" w:type="dxa"/>
            <w:hideMark/>
          </w:tcPr>
          <w:p w14:paraId="0E9E142D" w14:textId="77777777" w:rsidR="00845EA9" w:rsidRPr="00903DBA" w:rsidRDefault="00845EA9">
            <w:pPr>
              <w:spacing w:line="256" w:lineRule="auto"/>
              <w:rPr>
                <w:snapToGrid w:val="0"/>
                <w:color w:val="000000"/>
                <w:sz w:val="16"/>
              </w:rPr>
            </w:pPr>
            <w:r w:rsidRPr="00903DBA">
              <w:rPr>
                <w:snapToGrid w:val="0"/>
              </w:rPr>
              <w:t>W</w:t>
            </w:r>
          </w:p>
        </w:tc>
        <w:tc>
          <w:tcPr>
            <w:tcW w:w="1035" w:type="dxa"/>
            <w:tcBorders>
              <w:top w:val="nil"/>
              <w:left w:val="single" w:sz="6" w:space="0" w:color="auto"/>
              <w:bottom w:val="nil"/>
              <w:right w:val="nil"/>
            </w:tcBorders>
            <w:hideMark/>
          </w:tcPr>
          <w:p w14:paraId="6178B0BA" w14:textId="77777777" w:rsidR="00845EA9" w:rsidRPr="00903DBA" w:rsidRDefault="00845EA9">
            <w:pPr>
              <w:spacing w:line="256" w:lineRule="auto"/>
              <w:rPr>
                <w:snapToGrid w:val="0"/>
                <w:color w:val="000000"/>
                <w:sz w:val="16"/>
              </w:rPr>
            </w:pPr>
            <w:r w:rsidRPr="00903DBA">
              <w:rPr>
                <w:snapToGrid w:val="0"/>
              </w:rPr>
              <w:t>119</w:t>
            </w:r>
          </w:p>
        </w:tc>
        <w:tc>
          <w:tcPr>
            <w:tcW w:w="1034" w:type="dxa"/>
            <w:tcBorders>
              <w:top w:val="nil"/>
              <w:left w:val="nil"/>
              <w:bottom w:val="nil"/>
              <w:right w:val="single" w:sz="6" w:space="0" w:color="auto"/>
            </w:tcBorders>
            <w:hideMark/>
          </w:tcPr>
          <w:p w14:paraId="6E20BA1E" w14:textId="77777777" w:rsidR="00845EA9" w:rsidRPr="00903DBA" w:rsidRDefault="00845EA9">
            <w:pPr>
              <w:spacing w:line="256" w:lineRule="auto"/>
              <w:rPr>
                <w:snapToGrid w:val="0"/>
                <w:color w:val="000000"/>
                <w:sz w:val="16"/>
              </w:rPr>
            </w:pPr>
            <w:r w:rsidRPr="00903DBA">
              <w:rPr>
                <w:snapToGrid w:val="0"/>
              </w:rPr>
              <w:t>w</w:t>
            </w:r>
          </w:p>
        </w:tc>
      </w:tr>
      <w:tr w:rsidR="00845EA9" w:rsidRPr="00903DBA" w14:paraId="7AD1900D" w14:textId="77777777" w:rsidTr="00845EA9">
        <w:trPr>
          <w:trHeight w:val="302"/>
        </w:trPr>
        <w:tc>
          <w:tcPr>
            <w:tcW w:w="1034" w:type="dxa"/>
            <w:tcBorders>
              <w:top w:val="nil"/>
              <w:left w:val="single" w:sz="6" w:space="0" w:color="auto"/>
              <w:bottom w:val="nil"/>
              <w:right w:val="nil"/>
            </w:tcBorders>
            <w:hideMark/>
          </w:tcPr>
          <w:p w14:paraId="6C395301" w14:textId="77777777" w:rsidR="00845EA9" w:rsidRPr="00903DBA" w:rsidRDefault="00845EA9">
            <w:pPr>
              <w:spacing w:line="256" w:lineRule="auto"/>
              <w:rPr>
                <w:snapToGrid w:val="0"/>
                <w:color w:val="000000"/>
                <w:sz w:val="16"/>
              </w:rPr>
            </w:pPr>
            <w:r w:rsidRPr="00903DBA">
              <w:rPr>
                <w:snapToGrid w:val="0"/>
              </w:rPr>
              <w:t>24</w:t>
            </w:r>
          </w:p>
        </w:tc>
        <w:tc>
          <w:tcPr>
            <w:tcW w:w="1035" w:type="dxa"/>
            <w:hideMark/>
          </w:tcPr>
          <w:p w14:paraId="6E324FD0" w14:textId="77777777" w:rsidR="00845EA9" w:rsidRPr="00903DBA" w:rsidRDefault="00845EA9">
            <w:pPr>
              <w:spacing w:line="256" w:lineRule="auto"/>
              <w:rPr>
                <w:i/>
                <w:snapToGrid w:val="0"/>
                <w:color w:val="000000"/>
                <w:sz w:val="16"/>
              </w:rPr>
            </w:pPr>
            <w:r w:rsidRPr="00903DBA">
              <w:rPr>
                <w:i/>
                <w:snapToGrid w:val="0"/>
              </w:rPr>
              <w:t>can</w:t>
            </w:r>
          </w:p>
        </w:tc>
        <w:tc>
          <w:tcPr>
            <w:tcW w:w="1034" w:type="dxa"/>
            <w:tcBorders>
              <w:top w:val="nil"/>
              <w:left w:val="single" w:sz="6" w:space="0" w:color="auto"/>
              <w:bottom w:val="nil"/>
              <w:right w:val="nil"/>
            </w:tcBorders>
            <w:hideMark/>
          </w:tcPr>
          <w:p w14:paraId="1B2CC18C" w14:textId="77777777" w:rsidR="00845EA9" w:rsidRPr="00903DBA" w:rsidRDefault="00845EA9">
            <w:pPr>
              <w:spacing w:line="256" w:lineRule="auto"/>
              <w:rPr>
                <w:snapToGrid w:val="0"/>
                <w:color w:val="000000"/>
                <w:sz w:val="16"/>
              </w:rPr>
            </w:pPr>
            <w:r w:rsidRPr="00903DBA">
              <w:rPr>
                <w:snapToGrid w:val="0"/>
              </w:rPr>
              <w:t>56</w:t>
            </w:r>
          </w:p>
        </w:tc>
        <w:tc>
          <w:tcPr>
            <w:tcW w:w="1035" w:type="dxa"/>
            <w:hideMark/>
          </w:tcPr>
          <w:p w14:paraId="1F09C964" w14:textId="77777777" w:rsidR="00845EA9" w:rsidRPr="00903DBA" w:rsidRDefault="00845EA9">
            <w:pPr>
              <w:spacing w:line="256" w:lineRule="auto"/>
              <w:rPr>
                <w:snapToGrid w:val="0"/>
                <w:color w:val="000000"/>
                <w:sz w:val="16"/>
              </w:rPr>
            </w:pPr>
            <w:r w:rsidRPr="00903DBA">
              <w:rPr>
                <w:snapToGrid w:val="0"/>
              </w:rPr>
              <w:t>8</w:t>
            </w:r>
          </w:p>
        </w:tc>
        <w:tc>
          <w:tcPr>
            <w:tcW w:w="1034" w:type="dxa"/>
            <w:tcBorders>
              <w:top w:val="nil"/>
              <w:left w:val="single" w:sz="6" w:space="0" w:color="auto"/>
              <w:bottom w:val="nil"/>
              <w:right w:val="nil"/>
            </w:tcBorders>
            <w:hideMark/>
          </w:tcPr>
          <w:p w14:paraId="557FB747" w14:textId="77777777" w:rsidR="00845EA9" w:rsidRPr="00903DBA" w:rsidRDefault="00845EA9">
            <w:pPr>
              <w:spacing w:line="256" w:lineRule="auto"/>
              <w:rPr>
                <w:snapToGrid w:val="0"/>
                <w:color w:val="000000"/>
                <w:sz w:val="16"/>
              </w:rPr>
            </w:pPr>
            <w:r w:rsidRPr="00903DBA">
              <w:rPr>
                <w:snapToGrid w:val="0"/>
              </w:rPr>
              <w:t>88</w:t>
            </w:r>
          </w:p>
        </w:tc>
        <w:tc>
          <w:tcPr>
            <w:tcW w:w="1034" w:type="dxa"/>
            <w:hideMark/>
          </w:tcPr>
          <w:p w14:paraId="1FA6F03E" w14:textId="77777777" w:rsidR="00845EA9" w:rsidRPr="00903DBA" w:rsidRDefault="00845EA9">
            <w:pPr>
              <w:spacing w:line="256" w:lineRule="auto"/>
              <w:rPr>
                <w:snapToGrid w:val="0"/>
                <w:color w:val="000000"/>
                <w:sz w:val="16"/>
              </w:rPr>
            </w:pPr>
            <w:r w:rsidRPr="00903DBA">
              <w:rPr>
                <w:snapToGrid w:val="0"/>
              </w:rPr>
              <w:t>X</w:t>
            </w:r>
          </w:p>
        </w:tc>
        <w:tc>
          <w:tcPr>
            <w:tcW w:w="1035" w:type="dxa"/>
            <w:tcBorders>
              <w:top w:val="nil"/>
              <w:left w:val="single" w:sz="6" w:space="0" w:color="auto"/>
              <w:bottom w:val="nil"/>
              <w:right w:val="nil"/>
            </w:tcBorders>
            <w:hideMark/>
          </w:tcPr>
          <w:p w14:paraId="625B3F02" w14:textId="77777777" w:rsidR="00845EA9" w:rsidRPr="00903DBA" w:rsidRDefault="00845EA9">
            <w:pPr>
              <w:spacing w:line="256" w:lineRule="auto"/>
              <w:rPr>
                <w:snapToGrid w:val="0"/>
                <w:color w:val="000000"/>
                <w:sz w:val="16"/>
              </w:rPr>
            </w:pPr>
            <w:r w:rsidRPr="00903DBA">
              <w:rPr>
                <w:snapToGrid w:val="0"/>
              </w:rPr>
              <w:t>120</w:t>
            </w:r>
          </w:p>
        </w:tc>
        <w:tc>
          <w:tcPr>
            <w:tcW w:w="1034" w:type="dxa"/>
            <w:tcBorders>
              <w:top w:val="nil"/>
              <w:left w:val="nil"/>
              <w:bottom w:val="nil"/>
              <w:right w:val="single" w:sz="6" w:space="0" w:color="auto"/>
            </w:tcBorders>
            <w:hideMark/>
          </w:tcPr>
          <w:p w14:paraId="618D0A50" w14:textId="77777777" w:rsidR="00845EA9" w:rsidRPr="00903DBA" w:rsidRDefault="00845EA9">
            <w:pPr>
              <w:spacing w:line="256" w:lineRule="auto"/>
              <w:rPr>
                <w:snapToGrid w:val="0"/>
                <w:color w:val="000000"/>
                <w:sz w:val="16"/>
              </w:rPr>
            </w:pPr>
            <w:r w:rsidRPr="00903DBA">
              <w:rPr>
                <w:snapToGrid w:val="0"/>
              </w:rPr>
              <w:t>x</w:t>
            </w:r>
          </w:p>
        </w:tc>
      </w:tr>
      <w:tr w:rsidR="00845EA9" w:rsidRPr="00903DBA" w14:paraId="67BA014B" w14:textId="77777777" w:rsidTr="00845EA9">
        <w:trPr>
          <w:trHeight w:val="302"/>
        </w:trPr>
        <w:tc>
          <w:tcPr>
            <w:tcW w:w="1034" w:type="dxa"/>
            <w:tcBorders>
              <w:top w:val="nil"/>
              <w:left w:val="single" w:sz="6" w:space="0" w:color="auto"/>
              <w:bottom w:val="nil"/>
              <w:right w:val="nil"/>
            </w:tcBorders>
            <w:hideMark/>
          </w:tcPr>
          <w:p w14:paraId="54903FA1" w14:textId="77777777" w:rsidR="00845EA9" w:rsidRPr="00903DBA" w:rsidRDefault="00845EA9">
            <w:pPr>
              <w:spacing w:line="256" w:lineRule="auto"/>
              <w:rPr>
                <w:snapToGrid w:val="0"/>
                <w:color w:val="000000"/>
                <w:sz w:val="16"/>
              </w:rPr>
            </w:pPr>
            <w:r w:rsidRPr="00903DBA">
              <w:rPr>
                <w:snapToGrid w:val="0"/>
              </w:rPr>
              <w:t>25</w:t>
            </w:r>
          </w:p>
        </w:tc>
        <w:tc>
          <w:tcPr>
            <w:tcW w:w="1035" w:type="dxa"/>
            <w:hideMark/>
          </w:tcPr>
          <w:p w14:paraId="3CE5D589" w14:textId="77777777" w:rsidR="00845EA9" w:rsidRPr="00903DBA" w:rsidRDefault="00845EA9">
            <w:pPr>
              <w:spacing w:line="256" w:lineRule="auto"/>
              <w:rPr>
                <w:i/>
                <w:snapToGrid w:val="0"/>
                <w:color w:val="000000"/>
                <w:sz w:val="16"/>
              </w:rPr>
            </w:pPr>
            <w:r w:rsidRPr="00903DBA">
              <w:rPr>
                <w:i/>
                <w:snapToGrid w:val="0"/>
              </w:rPr>
              <w:t>em</w:t>
            </w:r>
          </w:p>
        </w:tc>
        <w:tc>
          <w:tcPr>
            <w:tcW w:w="1034" w:type="dxa"/>
            <w:tcBorders>
              <w:top w:val="nil"/>
              <w:left w:val="single" w:sz="6" w:space="0" w:color="auto"/>
              <w:bottom w:val="nil"/>
              <w:right w:val="nil"/>
            </w:tcBorders>
            <w:hideMark/>
          </w:tcPr>
          <w:p w14:paraId="583DBEA3" w14:textId="77777777" w:rsidR="00845EA9" w:rsidRPr="00903DBA" w:rsidRDefault="00845EA9">
            <w:pPr>
              <w:spacing w:line="256" w:lineRule="auto"/>
              <w:rPr>
                <w:snapToGrid w:val="0"/>
                <w:color w:val="000000"/>
                <w:sz w:val="16"/>
              </w:rPr>
            </w:pPr>
            <w:r w:rsidRPr="00903DBA">
              <w:rPr>
                <w:snapToGrid w:val="0"/>
              </w:rPr>
              <w:t>57</w:t>
            </w:r>
          </w:p>
        </w:tc>
        <w:tc>
          <w:tcPr>
            <w:tcW w:w="1035" w:type="dxa"/>
            <w:hideMark/>
          </w:tcPr>
          <w:p w14:paraId="53C75332" w14:textId="77777777" w:rsidR="00845EA9" w:rsidRPr="00903DBA" w:rsidRDefault="00845EA9">
            <w:pPr>
              <w:spacing w:line="256" w:lineRule="auto"/>
              <w:rPr>
                <w:snapToGrid w:val="0"/>
                <w:color w:val="000000"/>
                <w:sz w:val="16"/>
              </w:rPr>
            </w:pPr>
            <w:r w:rsidRPr="00903DBA">
              <w:rPr>
                <w:snapToGrid w:val="0"/>
              </w:rPr>
              <w:t>9</w:t>
            </w:r>
          </w:p>
        </w:tc>
        <w:tc>
          <w:tcPr>
            <w:tcW w:w="1034" w:type="dxa"/>
            <w:tcBorders>
              <w:top w:val="nil"/>
              <w:left w:val="single" w:sz="6" w:space="0" w:color="auto"/>
              <w:bottom w:val="nil"/>
              <w:right w:val="nil"/>
            </w:tcBorders>
            <w:hideMark/>
          </w:tcPr>
          <w:p w14:paraId="20CF9928" w14:textId="77777777" w:rsidR="00845EA9" w:rsidRPr="00903DBA" w:rsidRDefault="00845EA9">
            <w:pPr>
              <w:spacing w:line="256" w:lineRule="auto"/>
              <w:rPr>
                <w:snapToGrid w:val="0"/>
                <w:color w:val="000000"/>
                <w:sz w:val="16"/>
              </w:rPr>
            </w:pPr>
            <w:r w:rsidRPr="00903DBA">
              <w:rPr>
                <w:snapToGrid w:val="0"/>
              </w:rPr>
              <w:t>89</w:t>
            </w:r>
          </w:p>
        </w:tc>
        <w:tc>
          <w:tcPr>
            <w:tcW w:w="1034" w:type="dxa"/>
            <w:hideMark/>
          </w:tcPr>
          <w:p w14:paraId="57334DE6" w14:textId="77777777" w:rsidR="00845EA9" w:rsidRPr="00903DBA" w:rsidRDefault="00845EA9">
            <w:pPr>
              <w:spacing w:line="256" w:lineRule="auto"/>
              <w:rPr>
                <w:snapToGrid w:val="0"/>
                <w:color w:val="000000"/>
                <w:sz w:val="16"/>
              </w:rPr>
            </w:pPr>
            <w:r w:rsidRPr="00903DBA">
              <w:rPr>
                <w:snapToGrid w:val="0"/>
              </w:rPr>
              <w:t>Y</w:t>
            </w:r>
          </w:p>
        </w:tc>
        <w:tc>
          <w:tcPr>
            <w:tcW w:w="1035" w:type="dxa"/>
            <w:tcBorders>
              <w:top w:val="nil"/>
              <w:left w:val="single" w:sz="6" w:space="0" w:color="auto"/>
              <w:bottom w:val="nil"/>
              <w:right w:val="nil"/>
            </w:tcBorders>
            <w:hideMark/>
          </w:tcPr>
          <w:p w14:paraId="66405D80" w14:textId="77777777" w:rsidR="00845EA9" w:rsidRPr="00903DBA" w:rsidRDefault="00845EA9">
            <w:pPr>
              <w:spacing w:line="256" w:lineRule="auto"/>
              <w:rPr>
                <w:snapToGrid w:val="0"/>
                <w:color w:val="000000"/>
                <w:sz w:val="16"/>
              </w:rPr>
            </w:pPr>
            <w:r w:rsidRPr="00903DBA">
              <w:rPr>
                <w:snapToGrid w:val="0"/>
              </w:rPr>
              <w:t>121</w:t>
            </w:r>
          </w:p>
        </w:tc>
        <w:tc>
          <w:tcPr>
            <w:tcW w:w="1034" w:type="dxa"/>
            <w:tcBorders>
              <w:top w:val="nil"/>
              <w:left w:val="nil"/>
              <w:bottom w:val="nil"/>
              <w:right w:val="single" w:sz="6" w:space="0" w:color="auto"/>
            </w:tcBorders>
            <w:hideMark/>
          </w:tcPr>
          <w:p w14:paraId="4E4FD562" w14:textId="77777777" w:rsidR="00845EA9" w:rsidRPr="00903DBA" w:rsidRDefault="00845EA9">
            <w:pPr>
              <w:spacing w:line="256" w:lineRule="auto"/>
              <w:rPr>
                <w:snapToGrid w:val="0"/>
                <w:color w:val="000000"/>
                <w:sz w:val="16"/>
              </w:rPr>
            </w:pPr>
            <w:r w:rsidRPr="00903DBA">
              <w:rPr>
                <w:snapToGrid w:val="0"/>
              </w:rPr>
              <w:t>y</w:t>
            </w:r>
          </w:p>
        </w:tc>
      </w:tr>
      <w:tr w:rsidR="00845EA9" w:rsidRPr="00903DBA" w14:paraId="009282DB" w14:textId="77777777" w:rsidTr="00845EA9">
        <w:trPr>
          <w:trHeight w:val="302"/>
        </w:trPr>
        <w:tc>
          <w:tcPr>
            <w:tcW w:w="1034" w:type="dxa"/>
            <w:tcBorders>
              <w:top w:val="nil"/>
              <w:left w:val="single" w:sz="6" w:space="0" w:color="auto"/>
              <w:bottom w:val="nil"/>
              <w:right w:val="nil"/>
            </w:tcBorders>
            <w:hideMark/>
          </w:tcPr>
          <w:p w14:paraId="65D07B47" w14:textId="77777777" w:rsidR="00845EA9" w:rsidRPr="00903DBA" w:rsidRDefault="00845EA9">
            <w:pPr>
              <w:spacing w:line="256" w:lineRule="auto"/>
              <w:rPr>
                <w:snapToGrid w:val="0"/>
                <w:color w:val="000000"/>
                <w:sz w:val="16"/>
              </w:rPr>
            </w:pPr>
            <w:r w:rsidRPr="00903DBA">
              <w:rPr>
                <w:snapToGrid w:val="0"/>
              </w:rPr>
              <w:t>26</w:t>
            </w:r>
          </w:p>
        </w:tc>
        <w:tc>
          <w:tcPr>
            <w:tcW w:w="1035" w:type="dxa"/>
            <w:hideMark/>
          </w:tcPr>
          <w:p w14:paraId="0A163541" w14:textId="77777777" w:rsidR="00845EA9" w:rsidRPr="00903DBA" w:rsidRDefault="00845EA9">
            <w:pPr>
              <w:spacing w:line="256" w:lineRule="auto"/>
              <w:rPr>
                <w:i/>
                <w:snapToGrid w:val="0"/>
                <w:color w:val="000000"/>
                <w:sz w:val="16"/>
              </w:rPr>
            </w:pPr>
            <w:r w:rsidRPr="00903DBA">
              <w:rPr>
                <w:i/>
                <w:snapToGrid w:val="0"/>
              </w:rPr>
              <w:t>sub</w:t>
            </w:r>
          </w:p>
        </w:tc>
        <w:tc>
          <w:tcPr>
            <w:tcW w:w="1034" w:type="dxa"/>
            <w:tcBorders>
              <w:top w:val="nil"/>
              <w:left w:val="single" w:sz="6" w:space="0" w:color="auto"/>
              <w:bottom w:val="nil"/>
              <w:right w:val="nil"/>
            </w:tcBorders>
            <w:hideMark/>
          </w:tcPr>
          <w:p w14:paraId="1105A5A7" w14:textId="77777777" w:rsidR="00845EA9" w:rsidRPr="00903DBA" w:rsidRDefault="00845EA9">
            <w:pPr>
              <w:spacing w:line="256" w:lineRule="auto"/>
              <w:rPr>
                <w:snapToGrid w:val="0"/>
                <w:color w:val="000000"/>
                <w:sz w:val="16"/>
              </w:rPr>
            </w:pPr>
            <w:r w:rsidRPr="00903DBA">
              <w:rPr>
                <w:snapToGrid w:val="0"/>
              </w:rPr>
              <w:t>58</w:t>
            </w:r>
          </w:p>
        </w:tc>
        <w:tc>
          <w:tcPr>
            <w:tcW w:w="1035" w:type="dxa"/>
            <w:hideMark/>
          </w:tcPr>
          <w:p w14:paraId="20B0C37F"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3848B215" w14:textId="77777777" w:rsidR="00845EA9" w:rsidRPr="00903DBA" w:rsidRDefault="00845EA9">
            <w:pPr>
              <w:spacing w:line="256" w:lineRule="auto"/>
              <w:rPr>
                <w:snapToGrid w:val="0"/>
                <w:color w:val="000000"/>
                <w:sz w:val="16"/>
              </w:rPr>
            </w:pPr>
            <w:r w:rsidRPr="00903DBA">
              <w:rPr>
                <w:snapToGrid w:val="0"/>
              </w:rPr>
              <w:t>90</w:t>
            </w:r>
          </w:p>
        </w:tc>
        <w:tc>
          <w:tcPr>
            <w:tcW w:w="1034" w:type="dxa"/>
            <w:hideMark/>
          </w:tcPr>
          <w:p w14:paraId="57E4AC64" w14:textId="77777777" w:rsidR="00845EA9" w:rsidRPr="00903DBA" w:rsidRDefault="00845EA9">
            <w:pPr>
              <w:spacing w:line="256" w:lineRule="auto"/>
              <w:rPr>
                <w:snapToGrid w:val="0"/>
                <w:color w:val="000000"/>
                <w:sz w:val="16"/>
              </w:rPr>
            </w:pPr>
            <w:r w:rsidRPr="00903DBA">
              <w:rPr>
                <w:snapToGrid w:val="0"/>
              </w:rPr>
              <w:t>Z</w:t>
            </w:r>
          </w:p>
        </w:tc>
        <w:tc>
          <w:tcPr>
            <w:tcW w:w="1035" w:type="dxa"/>
            <w:tcBorders>
              <w:top w:val="nil"/>
              <w:left w:val="single" w:sz="6" w:space="0" w:color="auto"/>
              <w:bottom w:val="nil"/>
              <w:right w:val="nil"/>
            </w:tcBorders>
            <w:hideMark/>
          </w:tcPr>
          <w:p w14:paraId="7AB64D38" w14:textId="77777777" w:rsidR="00845EA9" w:rsidRPr="00903DBA" w:rsidRDefault="00845EA9">
            <w:pPr>
              <w:spacing w:line="256" w:lineRule="auto"/>
              <w:rPr>
                <w:snapToGrid w:val="0"/>
                <w:color w:val="000000"/>
                <w:sz w:val="16"/>
              </w:rPr>
            </w:pPr>
            <w:r w:rsidRPr="00903DBA">
              <w:rPr>
                <w:snapToGrid w:val="0"/>
              </w:rPr>
              <w:t>122</w:t>
            </w:r>
          </w:p>
        </w:tc>
        <w:tc>
          <w:tcPr>
            <w:tcW w:w="1034" w:type="dxa"/>
            <w:tcBorders>
              <w:top w:val="nil"/>
              <w:left w:val="nil"/>
              <w:bottom w:val="nil"/>
              <w:right w:val="single" w:sz="6" w:space="0" w:color="auto"/>
            </w:tcBorders>
            <w:hideMark/>
          </w:tcPr>
          <w:p w14:paraId="3EBD55D4" w14:textId="77777777" w:rsidR="00845EA9" w:rsidRPr="00903DBA" w:rsidRDefault="00845EA9">
            <w:pPr>
              <w:spacing w:line="256" w:lineRule="auto"/>
              <w:rPr>
                <w:snapToGrid w:val="0"/>
                <w:color w:val="000000"/>
                <w:sz w:val="16"/>
              </w:rPr>
            </w:pPr>
            <w:r w:rsidRPr="00903DBA">
              <w:rPr>
                <w:snapToGrid w:val="0"/>
              </w:rPr>
              <w:t>z</w:t>
            </w:r>
          </w:p>
        </w:tc>
      </w:tr>
      <w:tr w:rsidR="00845EA9" w:rsidRPr="00903DBA" w14:paraId="44213646" w14:textId="77777777" w:rsidTr="00845EA9">
        <w:trPr>
          <w:trHeight w:val="302"/>
        </w:trPr>
        <w:tc>
          <w:tcPr>
            <w:tcW w:w="1034" w:type="dxa"/>
            <w:tcBorders>
              <w:top w:val="nil"/>
              <w:left w:val="single" w:sz="6" w:space="0" w:color="auto"/>
              <w:bottom w:val="nil"/>
              <w:right w:val="nil"/>
            </w:tcBorders>
            <w:hideMark/>
          </w:tcPr>
          <w:p w14:paraId="0FB2C110" w14:textId="77777777" w:rsidR="00845EA9" w:rsidRPr="00903DBA" w:rsidRDefault="00845EA9">
            <w:pPr>
              <w:spacing w:line="256" w:lineRule="auto"/>
              <w:rPr>
                <w:snapToGrid w:val="0"/>
                <w:color w:val="000000"/>
                <w:sz w:val="16"/>
              </w:rPr>
            </w:pPr>
            <w:r w:rsidRPr="00903DBA">
              <w:rPr>
                <w:snapToGrid w:val="0"/>
              </w:rPr>
              <w:t>27</w:t>
            </w:r>
          </w:p>
        </w:tc>
        <w:tc>
          <w:tcPr>
            <w:tcW w:w="1035" w:type="dxa"/>
            <w:hideMark/>
          </w:tcPr>
          <w:p w14:paraId="57A52A73" w14:textId="77777777" w:rsidR="00845EA9" w:rsidRPr="00903DBA" w:rsidRDefault="00845EA9">
            <w:pPr>
              <w:spacing w:line="256" w:lineRule="auto"/>
              <w:rPr>
                <w:i/>
                <w:snapToGrid w:val="0"/>
                <w:color w:val="000000"/>
                <w:sz w:val="16"/>
              </w:rPr>
            </w:pPr>
            <w:r w:rsidRPr="00903DBA">
              <w:rPr>
                <w:i/>
                <w:snapToGrid w:val="0"/>
              </w:rPr>
              <w:t>esc</w:t>
            </w:r>
          </w:p>
        </w:tc>
        <w:tc>
          <w:tcPr>
            <w:tcW w:w="1034" w:type="dxa"/>
            <w:tcBorders>
              <w:top w:val="nil"/>
              <w:left w:val="single" w:sz="6" w:space="0" w:color="auto"/>
              <w:bottom w:val="nil"/>
              <w:right w:val="nil"/>
            </w:tcBorders>
            <w:hideMark/>
          </w:tcPr>
          <w:p w14:paraId="765A667D" w14:textId="77777777" w:rsidR="00845EA9" w:rsidRPr="00903DBA" w:rsidRDefault="00845EA9">
            <w:pPr>
              <w:spacing w:line="256" w:lineRule="auto"/>
              <w:rPr>
                <w:snapToGrid w:val="0"/>
                <w:color w:val="000000"/>
                <w:sz w:val="16"/>
              </w:rPr>
            </w:pPr>
            <w:r w:rsidRPr="00903DBA">
              <w:rPr>
                <w:snapToGrid w:val="0"/>
              </w:rPr>
              <w:t>59</w:t>
            </w:r>
          </w:p>
        </w:tc>
        <w:tc>
          <w:tcPr>
            <w:tcW w:w="1035" w:type="dxa"/>
            <w:hideMark/>
          </w:tcPr>
          <w:p w14:paraId="051AB05E"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6BECA970" w14:textId="77777777" w:rsidR="00845EA9" w:rsidRPr="00903DBA" w:rsidRDefault="00845EA9">
            <w:pPr>
              <w:spacing w:line="256" w:lineRule="auto"/>
              <w:rPr>
                <w:snapToGrid w:val="0"/>
                <w:color w:val="000000"/>
                <w:sz w:val="16"/>
              </w:rPr>
            </w:pPr>
            <w:r w:rsidRPr="00903DBA">
              <w:rPr>
                <w:snapToGrid w:val="0"/>
              </w:rPr>
              <w:t>91</w:t>
            </w:r>
          </w:p>
        </w:tc>
        <w:tc>
          <w:tcPr>
            <w:tcW w:w="1034" w:type="dxa"/>
            <w:hideMark/>
          </w:tcPr>
          <w:p w14:paraId="712D1CBB" w14:textId="77777777" w:rsidR="00845EA9" w:rsidRPr="00903DBA" w:rsidRDefault="00845EA9">
            <w:pPr>
              <w:spacing w:line="256" w:lineRule="auto"/>
              <w:rPr>
                <w:snapToGrid w:val="0"/>
                <w:color w:val="000000"/>
                <w:sz w:val="16"/>
              </w:rPr>
            </w:pPr>
            <w:r w:rsidRPr="00903DBA">
              <w:rPr>
                <w:snapToGrid w:val="0"/>
              </w:rPr>
              <w:t>[ Ä</w:t>
            </w:r>
          </w:p>
        </w:tc>
        <w:tc>
          <w:tcPr>
            <w:tcW w:w="1035" w:type="dxa"/>
            <w:tcBorders>
              <w:top w:val="nil"/>
              <w:left w:val="single" w:sz="6" w:space="0" w:color="auto"/>
              <w:bottom w:val="nil"/>
              <w:right w:val="nil"/>
            </w:tcBorders>
            <w:hideMark/>
          </w:tcPr>
          <w:p w14:paraId="6AB41343" w14:textId="77777777" w:rsidR="00845EA9" w:rsidRPr="00903DBA" w:rsidRDefault="00845EA9">
            <w:pPr>
              <w:spacing w:line="256" w:lineRule="auto"/>
              <w:rPr>
                <w:snapToGrid w:val="0"/>
                <w:color w:val="000000"/>
                <w:sz w:val="16"/>
              </w:rPr>
            </w:pPr>
            <w:r w:rsidRPr="00903DBA">
              <w:rPr>
                <w:snapToGrid w:val="0"/>
              </w:rPr>
              <w:t>123</w:t>
            </w:r>
          </w:p>
        </w:tc>
        <w:tc>
          <w:tcPr>
            <w:tcW w:w="1034" w:type="dxa"/>
            <w:tcBorders>
              <w:top w:val="nil"/>
              <w:left w:val="nil"/>
              <w:bottom w:val="nil"/>
              <w:right w:val="single" w:sz="6" w:space="0" w:color="auto"/>
            </w:tcBorders>
            <w:hideMark/>
          </w:tcPr>
          <w:p w14:paraId="1953EFBF" w14:textId="77777777" w:rsidR="00845EA9" w:rsidRPr="00903DBA" w:rsidRDefault="00845EA9">
            <w:pPr>
              <w:spacing w:line="256" w:lineRule="auto"/>
              <w:rPr>
                <w:snapToGrid w:val="0"/>
                <w:color w:val="000000"/>
                <w:sz w:val="16"/>
              </w:rPr>
            </w:pPr>
            <w:r w:rsidRPr="00903DBA">
              <w:rPr>
                <w:snapToGrid w:val="0"/>
              </w:rPr>
              <w:t>{ ä</w:t>
            </w:r>
          </w:p>
        </w:tc>
      </w:tr>
      <w:tr w:rsidR="00845EA9" w:rsidRPr="00903DBA" w14:paraId="1651A471" w14:textId="77777777" w:rsidTr="00845EA9">
        <w:trPr>
          <w:trHeight w:val="302"/>
        </w:trPr>
        <w:tc>
          <w:tcPr>
            <w:tcW w:w="1034" w:type="dxa"/>
            <w:tcBorders>
              <w:top w:val="nil"/>
              <w:left w:val="single" w:sz="6" w:space="0" w:color="auto"/>
              <w:bottom w:val="nil"/>
              <w:right w:val="nil"/>
            </w:tcBorders>
            <w:hideMark/>
          </w:tcPr>
          <w:p w14:paraId="492BE4A2" w14:textId="77777777" w:rsidR="00845EA9" w:rsidRPr="00903DBA" w:rsidRDefault="00845EA9">
            <w:pPr>
              <w:spacing w:line="256" w:lineRule="auto"/>
              <w:rPr>
                <w:snapToGrid w:val="0"/>
                <w:color w:val="000000"/>
                <w:sz w:val="16"/>
              </w:rPr>
            </w:pPr>
            <w:r w:rsidRPr="00903DBA">
              <w:rPr>
                <w:snapToGrid w:val="0"/>
              </w:rPr>
              <w:t>28</w:t>
            </w:r>
          </w:p>
        </w:tc>
        <w:tc>
          <w:tcPr>
            <w:tcW w:w="1035" w:type="dxa"/>
            <w:hideMark/>
          </w:tcPr>
          <w:p w14:paraId="33EF0673" w14:textId="77777777" w:rsidR="00845EA9" w:rsidRPr="00903DBA" w:rsidRDefault="00845EA9">
            <w:pPr>
              <w:spacing w:line="256" w:lineRule="auto"/>
              <w:rPr>
                <w:i/>
                <w:snapToGrid w:val="0"/>
                <w:color w:val="000000"/>
                <w:sz w:val="16"/>
              </w:rPr>
            </w:pPr>
            <w:r w:rsidRPr="00903DBA">
              <w:rPr>
                <w:i/>
                <w:snapToGrid w:val="0"/>
              </w:rPr>
              <w:t>fs</w:t>
            </w:r>
          </w:p>
        </w:tc>
        <w:tc>
          <w:tcPr>
            <w:tcW w:w="1034" w:type="dxa"/>
            <w:tcBorders>
              <w:top w:val="nil"/>
              <w:left w:val="single" w:sz="6" w:space="0" w:color="auto"/>
              <w:bottom w:val="nil"/>
              <w:right w:val="nil"/>
            </w:tcBorders>
            <w:hideMark/>
          </w:tcPr>
          <w:p w14:paraId="73D73D52" w14:textId="77777777" w:rsidR="00845EA9" w:rsidRPr="00903DBA" w:rsidRDefault="00845EA9">
            <w:pPr>
              <w:spacing w:line="256" w:lineRule="auto"/>
              <w:rPr>
                <w:snapToGrid w:val="0"/>
                <w:color w:val="000000"/>
                <w:sz w:val="16"/>
              </w:rPr>
            </w:pPr>
            <w:r w:rsidRPr="00903DBA">
              <w:rPr>
                <w:snapToGrid w:val="0"/>
              </w:rPr>
              <w:t>60</w:t>
            </w:r>
          </w:p>
        </w:tc>
        <w:tc>
          <w:tcPr>
            <w:tcW w:w="1035" w:type="dxa"/>
          </w:tcPr>
          <w:p w14:paraId="235860F0" w14:textId="77777777" w:rsidR="00845EA9" w:rsidRPr="00903DBA" w:rsidRDefault="00845EA9">
            <w:pPr>
              <w:spacing w:line="256" w:lineRule="auto"/>
              <w:rPr>
                <w:snapToGrid w:val="0"/>
                <w:color w:val="000000"/>
                <w:sz w:val="16"/>
              </w:rPr>
            </w:pPr>
            <w:r w:rsidRPr="00903DBA">
              <w:rPr>
                <w:snapToGrid w:val="0"/>
              </w:rPr>
              <w:t>&lt;</w:t>
            </w:r>
          </w:p>
        </w:tc>
        <w:tc>
          <w:tcPr>
            <w:tcW w:w="1034" w:type="dxa"/>
            <w:tcBorders>
              <w:top w:val="nil"/>
              <w:left w:val="single" w:sz="6" w:space="0" w:color="auto"/>
              <w:bottom w:val="nil"/>
              <w:right w:val="nil"/>
            </w:tcBorders>
            <w:hideMark/>
          </w:tcPr>
          <w:p w14:paraId="108B8B44" w14:textId="77777777" w:rsidR="00845EA9" w:rsidRPr="00903DBA" w:rsidRDefault="00845EA9">
            <w:pPr>
              <w:spacing w:line="256" w:lineRule="auto"/>
              <w:rPr>
                <w:snapToGrid w:val="0"/>
                <w:color w:val="000000"/>
                <w:sz w:val="16"/>
              </w:rPr>
            </w:pPr>
            <w:r w:rsidRPr="00903DBA">
              <w:rPr>
                <w:snapToGrid w:val="0"/>
              </w:rPr>
              <w:t>92</w:t>
            </w:r>
          </w:p>
        </w:tc>
        <w:tc>
          <w:tcPr>
            <w:tcW w:w="1034" w:type="dxa"/>
            <w:hideMark/>
          </w:tcPr>
          <w:p w14:paraId="546A6C65" w14:textId="77777777" w:rsidR="00845EA9" w:rsidRPr="00903DBA" w:rsidRDefault="00845EA9">
            <w:pPr>
              <w:spacing w:line="256" w:lineRule="auto"/>
              <w:rPr>
                <w:snapToGrid w:val="0"/>
                <w:color w:val="000000"/>
                <w:sz w:val="16"/>
              </w:rPr>
            </w:pPr>
            <w:r w:rsidRPr="00903DBA">
              <w:rPr>
                <w:snapToGrid w:val="0"/>
              </w:rPr>
              <w:t>\ Ö</w:t>
            </w:r>
          </w:p>
        </w:tc>
        <w:tc>
          <w:tcPr>
            <w:tcW w:w="1035" w:type="dxa"/>
            <w:tcBorders>
              <w:top w:val="nil"/>
              <w:left w:val="single" w:sz="6" w:space="0" w:color="auto"/>
              <w:bottom w:val="nil"/>
              <w:right w:val="nil"/>
            </w:tcBorders>
            <w:hideMark/>
          </w:tcPr>
          <w:p w14:paraId="11CD3D7B" w14:textId="77777777" w:rsidR="00845EA9" w:rsidRPr="00903DBA" w:rsidRDefault="00845EA9">
            <w:pPr>
              <w:spacing w:line="256" w:lineRule="auto"/>
              <w:rPr>
                <w:snapToGrid w:val="0"/>
                <w:color w:val="000000"/>
                <w:sz w:val="16"/>
              </w:rPr>
            </w:pPr>
            <w:r w:rsidRPr="00903DBA">
              <w:rPr>
                <w:snapToGrid w:val="0"/>
              </w:rPr>
              <w:t>124</w:t>
            </w:r>
          </w:p>
        </w:tc>
        <w:tc>
          <w:tcPr>
            <w:tcW w:w="1034" w:type="dxa"/>
            <w:tcBorders>
              <w:top w:val="nil"/>
              <w:left w:val="nil"/>
              <w:bottom w:val="nil"/>
              <w:right w:val="single" w:sz="6" w:space="0" w:color="auto"/>
            </w:tcBorders>
            <w:hideMark/>
          </w:tcPr>
          <w:p w14:paraId="09BC428C" w14:textId="77777777" w:rsidR="00845EA9" w:rsidRPr="00903DBA" w:rsidRDefault="00845EA9">
            <w:pPr>
              <w:spacing w:line="256" w:lineRule="auto"/>
              <w:rPr>
                <w:snapToGrid w:val="0"/>
                <w:color w:val="000000"/>
                <w:sz w:val="16"/>
              </w:rPr>
            </w:pPr>
            <w:r w:rsidRPr="00903DBA">
              <w:rPr>
                <w:snapToGrid w:val="0"/>
              </w:rPr>
              <w:t>| ö</w:t>
            </w:r>
          </w:p>
        </w:tc>
      </w:tr>
      <w:tr w:rsidR="00845EA9" w:rsidRPr="00903DBA" w14:paraId="697D0DF2" w14:textId="77777777" w:rsidTr="00845EA9">
        <w:trPr>
          <w:trHeight w:val="302"/>
        </w:trPr>
        <w:tc>
          <w:tcPr>
            <w:tcW w:w="1034" w:type="dxa"/>
            <w:tcBorders>
              <w:top w:val="nil"/>
              <w:left w:val="single" w:sz="6" w:space="0" w:color="auto"/>
              <w:bottom w:val="nil"/>
              <w:right w:val="nil"/>
            </w:tcBorders>
            <w:hideMark/>
          </w:tcPr>
          <w:p w14:paraId="551E43A3" w14:textId="77777777" w:rsidR="00845EA9" w:rsidRPr="00903DBA" w:rsidRDefault="00845EA9">
            <w:pPr>
              <w:spacing w:line="256" w:lineRule="auto"/>
              <w:rPr>
                <w:snapToGrid w:val="0"/>
                <w:color w:val="000000"/>
                <w:sz w:val="16"/>
              </w:rPr>
            </w:pPr>
            <w:r w:rsidRPr="00903DBA">
              <w:rPr>
                <w:snapToGrid w:val="0"/>
              </w:rPr>
              <w:t>29</w:t>
            </w:r>
          </w:p>
        </w:tc>
        <w:tc>
          <w:tcPr>
            <w:tcW w:w="1035" w:type="dxa"/>
            <w:hideMark/>
          </w:tcPr>
          <w:p w14:paraId="0515B416" w14:textId="77777777" w:rsidR="00845EA9" w:rsidRPr="00903DBA" w:rsidRDefault="00845EA9">
            <w:pPr>
              <w:spacing w:line="256" w:lineRule="auto"/>
              <w:rPr>
                <w:i/>
                <w:snapToGrid w:val="0"/>
                <w:color w:val="000000"/>
                <w:sz w:val="16"/>
              </w:rPr>
            </w:pPr>
            <w:r w:rsidRPr="00903DBA">
              <w:rPr>
                <w:i/>
                <w:snapToGrid w:val="0"/>
              </w:rPr>
              <w:t>gs</w:t>
            </w:r>
          </w:p>
        </w:tc>
        <w:tc>
          <w:tcPr>
            <w:tcW w:w="1034" w:type="dxa"/>
            <w:tcBorders>
              <w:top w:val="nil"/>
              <w:left w:val="single" w:sz="6" w:space="0" w:color="auto"/>
              <w:bottom w:val="nil"/>
              <w:right w:val="nil"/>
            </w:tcBorders>
            <w:hideMark/>
          </w:tcPr>
          <w:p w14:paraId="2CAA6ABD" w14:textId="77777777" w:rsidR="00845EA9" w:rsidRPr="00903DBA" w:rsidRDefault="00845EA9">
            <w:pPr>
              <w:spacing w:line="256" w:lineRule="auto"/>
              <w:rPr>
                <w:snapToGrid w:val="0"/>
                <w:color w:val="000000"/>
                <w:sz w:val="16"/>
              </w:rPr>
            </w:pPr>
            <w:r w:rsidRPr="00903DBA">
              <w:rPr>
                <w:snapToGrid w:val="0"/>
              </w:rPr>
              <w:t>61</w:t>
            </w:r>
          </w:p>
        </w:tc>
        <w:tc>
          <w:tcPr>
            <w:tcW w:w="1035" w:type="dxa"/>
            <w:hideMark/>
          </w:tcPr>
          <w:p w14:paraId="20CD97B9"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0A425D7E" w14:textId="77777777" w:rsidR="00845EA9" w:rsidRPr="00903DBA" w:rsidRDefault="00845EA9">
            <w:pPr>
              <w:spacing w:line="256" w:lineRule="auto"/>
              <w:rPr>
                <w:snapToGrid w:val="0"/>
                <w:color w:val="000000"/>
                <w:sz w:val="16"/>
              </w:rPr>
            </w:pPr>
            <w:r w:rsidRPr="00903DBA">
              <w:rPr>
                <w:snapToGrid w:val="0"/>
              </w:rPr>
              <w:t>93</w:t>
            </w:r>
          </w:p>
        </w:tc>
        <w:tc>
          <w:tcPr>
            <w:tcW w:w="1034" w:type="dxa"/>
            <w:hideMark/>
          </w:tcPr>
          <w:p w14:paraId="2F09509D" w14:textId="77777777" w:rsidR="00845EA9" w:rsidRPr="00903DBA" w:rsidRDefault="00845EA9">
            <w:pPr>
              <w:spacing w:line="256" w:lineRule="auto"/>
              <w:rPr>
                <w:snapToGrid w:val="0"/>
                <w:color w:val="000000"/>
                <w:sz w:val="16"/>
              </w:rPr>
            </w:pPr>
            <w:r w:rsidRPr="00903DBA">
              <w:rPr>
                <w:snapToGrid w:val="0"/>
              </w:rPr>
              <w:t>] Å</w:t>
            </w:r>
          </w:p>
        </w:tc>
        <w:tc>
          <w:tcPr>
            <w:tcW w:w="1035" w:type="dxa"/>
            <w:tcBorders>
              <w:top w:val="nil"/>
              <w:left w:val="single" w:sz="6" w:space="0" w:color="auto"/>
              <w:bottom w:val="nil"/>
              <w:right w:val="nil"/>
            </w:tcBorders>
            <w:hideMark/>
          </w:tcPr>
          <w:p w14:paraId="13666676" w14:textId="77777777" w:rsidR="00845EA9" w:rsidRPr="00903DBA" w:rsidRDefault="00845EA9">
            <w:pPr>
              <w:spacing w:line="256" w:lineRule="auto"/>
              <w:rPr>
                <w:snapToGrid w:val="0"/>
                <w:color w:val="000000"/>
                <w:sz w:val="16"/>
              </w:rPr>
            </w:pPr>
            <w:r w:rsidRPr="00903DBA">
              <w:rPr>
                <w:snapToGrid w:val="0"/>
              </w:rPr>
              <w:t>125</w:t>
            </w:r>
          </w:p>
        </w:tc>
        <w:tc>
          <w:tcPr>
            <w:tcW w:w="1034" w:type="dxa"/>
            <w:tcBorders>
              <w:top w:val="nil"/>
              <w:left w:val="nil"/>
              <w:bottom w:val="nil"/>
              <w:right w:val="single" w:sz="6" w:space="0" w:color="auto"/>
            </w:tcBorders>
            <w:hideMark/>
          </w:tcPr>
          <w:p w14:paraId="5A758506" w14:textId="77777777" w:rsidR="00845EA9" w:rsidRPr="00903DBA" w:rsidRDefault="00845EA9">
            <w:pPr>
              <w:spacing w:line="256" w:lineRule="auto"/>
              <w:rPr>
                <w:snapToGrid w:val="0"/>
                <w:color w:val="000000"/>
                <w:sz w:val="16"/>
              </w:rPr>
            </w:pPr>
            <w:r w:rsidRPr="00903DBA">
              <w:rPr>
                <w:snapToGrid w:val="0"/>
              </w:rPr>
              <w:t>} å</w:t>
            </w:r>
          </w:p>
        </w:tc>
      </w:tr>
      <w:tr w:rsidR="00845EA9" w:rsidRPr="00903DBA" w14:paraId="500DDCA0" w14:textId="77777777" w:rsidTr="00845EA9">
        <w:trPr>
          <w:trHeight w:val="302"/>
        </w:trPr>
        <w:tc>
          <w:tcPr>
            <w:tcW w:w="1034" w:type="dxa"/>
            <w:tcBorders>
              <w:top w:val="nil"/>
              <w:left w:val="single" w:sz="6" w:space="0" w:color="auto"/>
              <w:bottom w:val="nil"/>
              <w:right w:val="nil"/>
            </w:tcBorders>
            <w:hideMark/>
          </w:tcPr>
          <w:p w14:paraId="7D8CE3CA" w14:textId="77777777" w:rsidR="00845EA9" w:rsidRPr="00903DBA" w:rsidRDefault="00845EA9">
            <w:pPr>
              <w:spacing w:line="256" w:lineRule="auto"/>
              <w:rPr>
                <w:snapToGrid w:val="0"/>
                <w:color w:val="000000"/>
                <w:sz w:val="16"/>
              </w:rPr>
            </w:pPr>
            <w:r w:rsidRPr="00903DBA">
              <w:rPr>
                <w:snapToGrid w:val="0"/>
              </w:rPr>
              <w:t>30</w:t>
            </w:r>
          </w:p>
        </w:tc>
        <w:tc>
          <w:tcPr>
            <w:tcW w:w="1035" w:type="dxa"/>
            <w:hideMark/>
          </w:tcPr>
          <w:p w14:paraId="210BA549" w14:textId="77777777" w:rsidR="00845EA9" w:rsidRPr="00903DBA" w:rsidRDefault="00845EA9">
            <w:pPr>
              <w:spacing w:line="256" w:lineRule="auto"/>
              <w:rPr>
                <w:i/>
                <w:snapToGrid w:val="0"/>
                <w:color w:val="000000"/>
                <w:sz w:val="16"/>
              </w:rPr>
            </w:pPr>
            <w:r w:rsidRPr="00903DBA">
              <w:rPr>
                <w:i/>
                <w:snapToGrid w:val="0"/>
              </w:rPr>
              <w:t>rs</w:t>
            </w:r>
          </w:p>
        </w:tc>
        <w:tc>
          <w:tcPr>
            <w:tcW w:w="1034" w:type="dxa"/>
            <w:tcBorders>
              <w:top w:val="nil"/>
              <w:left w:val="single" w:sz="6" w:space="0" w:color="auto"/>
              <w:bottom w:val="nil"/>
              <w:right w:val="nil"/>
            </w:tcBorders>
            <w:hideMark/>
          </w:tcPr>
          <w:p w14:paraId="56D0A062" w14:textId="77777777" w:rsidR="00845EA9" w:rsidRPr="00903DBA" w:rsidRDefault="00845EA9">
            <w:pPr>
              <w:spacing w:line="256" w:lineRule="auto"/>
              <w:rPr>
                <w:snapToGrid w:val="0"/>
                <w:color w:val="000000"/>
                <w:sz w:val="16"/>
              </w:rPr>
            </w:pPr>
            <w:r w:rsidRPr="00903DBA">
              <w:rPr>
                <w:snapToGrid w:val="0"/>
              </w:rPr>
              <w:t>62</w:t>
            </w:r>
          </w:p>
        </w:tc>
        <w:tc>
          <w:tcPr>
            <w:tcW w:w="1035" w:type="dxa"/>
          </w:tcPr>
          <w:p w14:paraId="1CA5B8A7" w14:textId="77777777" w:rsidR="00845EA9" w:rsidRPr="00903DBA" w:rsidRDefault="00845EA9">
            <w:pPr>
              <w:spacing w:line="256" w:lineRule="auto"/>
              <w:rPr>
                <w:snapToGrid w:val="0"/>
                <w:color w:val="000000"/>
                <w:sz w:val="16"/>
              </w:rPr>
            </w:pPr>
            <w:r w:rsidRPr="00903DBA">
              <w:rPr>
                <w:snapToGrid w:val="0"/>
              </w:rPr>
              <w:t>&gt;</w:t>
            </w:r>
          </w:p>
        </w:tc>
        <w:tc>
          <w:tcPr>
            <w:tcW w:w="1034" w:type="dxa"/>
            <w:tcBorders>
              <w:top w:val="nil"/>
              <w:left w:val="single" w:sz="6" w:space="0" w:color="auto"/>
              <w:bottom w:val="nil"/>
              <w:right w:val="nil"/>
            </w:tcBorders>
            <w:hideMark/>
          </w:tcPr>
          <w:p w14:paraId="1CA9AB79" w14:textId="77777777" w:rsidR="00845EA9" w:rsidRPr="00903DBA" w:rsidRDefault="00845EA9">
            <w:pPr>
              <w:spacing w:line="256" w:lineRule="auto"/>
              <w:rPr>
                <w:snapToGrid w:val="0"/>
                <w:color w:val="000000"/>
                <w:sz w:val="16"/>
              </w:rPr>
            </w:pPr>
            <w:r w:rsidRPr="00903DBA">
              <w:rPr>
                <w:snapToGrid w:val="0"/>
              </w:rPr>
              <w:t>94</w:t>
            </w:r>
          </w:p>
        </w:tc>
        <w:tc>
          <w:tcPr>
            <w:tcW w:w="1034" w:type="dxa"/>
            <w:hideMark/>
          </w:tcPr>
          <w:p w14:paraId="3423FB67" w14:textId="77777777" w:rsidR="00845EA9" w:rsidRPr="00903DBA" w:rsidRDefault="00845EA9">
            <w:pPr>
              <w:spacing w:line="256" w:lineRule="auto"/>
              <w:rPr>
                <w:snapToGrid w:val="0"/>
                <w:color w:val="000000"/>
                <w:sz w:val="16"/>
              </w:rPr>
            </w:pPr>
            <w:r w:rsidRPr="00903DBA">
              <w:rPr>
                <w:snapToGrid w:val="0"/>
              </w:rPr>
              <w:t>^ Ü</w:t>
            </w:r>
          </w:p>
        </w:tc>
        <w:tc>
          <w:tcPr>
            <w:tcW w:w="1035" w:type="dxa"/>
            <w:tcBorders>
              <w:top w:val="nil"/>
              <w:left w:val="single" w:sz="6" w:space="0" w:color="auto"/>
              <w:bottom w:val="nil"/>
              <w:right w:val="nil"/>
            </w:tcBorders>
            <w:hideMark/>
          </w:tcPr>
          <w:p w14:paraId="63706BF8" w14:textId="77777777" w:rsidR="00845EA9" w:rsidRPr="00903DBA" w:rsidRDefault="00845EA9">
            <w:pPr>
              <w:spacing w:line="256" w:lineRule="auto"/>
              <w:rPr>
                <w:snapToGrid w:val="0"/>
                <w:color w:val="000000"/>
                <w:sz w:val="16"/>
              </w:rPr>
            </w:pPr>
            <w:r w:rsidRPr="00903DBA">
              <w:rPr>
                <w:snapToGrid w:val="0"/>
              </w:rPr>
              <w:t>126</w:t>
            </w:r>
          </w:p>
        </w:tc>
        <w:tc>
          <w:tcPr>
            <w:tcW w:w="1034" w:type="dxa"/>
            <w:tcBorders>
              <w:top w:val="nil"/>
              <w:left w:val="nil"/>
              <w:bottom w:val="nil"/>
              <w:right w:val="single" w:sz="6" w:space="0" w:color="auto"/>
            </w:tcBorders>
            <w:hideMark/>
          </w:tcPr>
          <w:p w14:paraId="6AEAE2DB" w14:textId="77777777" w:rsidR="00845EA9" w:rsidRPr="00903DBA" w:rsidRDefault="00845EA9">
            <w:pPr>
              <w:spacing w:line="256" w:lineRule="auto"/>
              <w:rPr>
                <w:snapToGrid w:val="0"/>
                <w:color w:val="000000"/>
                <w:sz w:val="16"/>
              </w:rPr>
            </w:pPr>
            <w:r w:rsidRPr="00903DBA">
              <w:rPr>
                <w:snapToGrid w:val="0"/>
              </w:rPr>
              <w:t>~ ü</w:t>
            </w:r>
          </w:p>
        </w:tc>
      </w:tr>
      <w:tr w:rsidR="00845EA9" w:rsidRPr="00903DBA" w14:paraId="37C118DC" w14:textId="77777777" w:rsidTr="00845EA9">
        <w:trPr>
          <w:trHeight w:val="302"/>
        </w:trPr>
        <w:tc>
          <w:tcPr>
            <w:tcW w:w="1034" w:type="dxa"/>
            <w:tcBorders>
              <w:top w:val="nil"/>
              <w:left w:val="single" w:sz="6" w:space="0" w:color="auto"/>
              <w:bottom w:val="single" w:sz="6" w:space="0" w:color="auto"/>
              <w:right w:val="nil"/>
            </w:tcBorders>
            <w:hideMark/>
          </w:tcPr>
          <w:p w14:paraId="3ED5C3B6" w14:textId="77777777" w:rsidR="00845EA9" w:rsidRPr="00903DBA" w:rsidRDefault="00845EA9">
            <w:pPr>
              <w:spacing w:line="256" w:lineRule="auto"/>
              <w:rPr>
                <w:snapToGrid w:val="0"/>
                <w:color w:val="000000"/>
                <w:sz w:val="16"/>
              </w:rPr>
            </w:pPr>
            <w:r w:rsidRPr="00903DBA">
              <w:rPr>
                <w:snapToGrid w:val="0"/>
              </w:rPr>
              <w:t>31</w:t>
            </w:r>
          </w:p>
        </w:tc>
        <w:tc>
          <w:tcPr>
            <w:tcW w:w="1035" w:type="dxa"/>
            <w:tcBorders>
              <w:top w:val="nil"/>
              <w:left w:val="nil"/>
              <w:bottom w:val="single" w:sz="6" w:space="0" w:color="auto"/>
              <w:right w:val="single" w:sz="6" w:space="0" w:color="auto"/>
            </w:tcBorders>
            <w:hideMark/>
          </w:tcPr>
          <w:p w14:paraId="29C1F1F0" w14:textId="77777777" w:rsidR="00845EA9" w:rsidRPr="00903DBA" w:rsidRDefault="00845EA9">
            <w:pPr>
              <w:spacing w:line="256" w:lineRule="auto"/>
              <w:rPr>
                <w:i/>
                <w:snapToGrid w:val="0"/>
                <w:color w:val="000000"/>
                <w:sz w:val="16"/>
              </w:rPr>
            </w:pPr>
            <w:r w:rsidRPr="00903DBA">
              <w:rPr>
                <w:i/>
                <w:snapToGrid w:val="0"/>
              </w:rPr>
              <w:t>us</w:t>
            </w:r>
          </w:p>
        </w:tc>
        <w:tc>
          <w:tcPr>
            <w:tcW w:w="1034" w:type="dxa"/>
            <w:tcBorders>
              <w:top w:val="nil"/>
              <w:left w:val="single" w:sz="6" w:space="0" w:color="auto"/>
              <w:bottom w:val="single" w:sz="6" w:space="0" w:color="auto"/>
              <w:right w:val="nil"/>
            </w:tcBorders>
            <w:hideMark/>
          </w:tcPr>
          <w:p w14:paraId="106B4F58" w14:textId="77777777" w:rsidR="00845EA9" w:rsidRPr="00903DBA" w:rsidRDefault="00845EA9">
            <w:pPr>
              <w:spacing w:line="256" w:lineRule="auto"/>
              <w:rPr>
                <w:snapToGrid w:val="0"/>
                <w:color w:val="000000"/>
                <w:sz w:val="16"/>
              </w:rPr>
            </w:pPr>
            <w:r w:rsidRPr="00903DBA">
              <w:rPr>
                <w:snapToGrid w:val="0"/>
              </w:rPr>
              <w:t>63</w:t>
            </w:r>
          </w:p>
        </w:tc>
        <w:tc>
          <w:tcPr>
            <w:tcW w:w="1035" w:type="dxa"/>
            <w:tcBorders>
              <w:top w:val="nil"/>
              <w:left w:val="nil"/>
              <w:bottom w:val="single" w:sz="6" w:space="0" w:color="auto"/>
              <w:right w:val="single" w:sz="6" w:space="0" w:color="auto"/>
            </w:tcBorders>
            <w:hideMark/>
          </w:tcPr>
          <w:p w14:paraId="7FCF9D8F"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single" w:sz="6" w:space="0" w:color="auto"/>
              <w:right w:val="nil"/>
            </w:tcBorders>
            <w:hideMark/>
          </w:tcPr>
          <w:p w14:paraId="5ADC78CC" w14:textId="77777777" w:rsidR="00845EA9" w:rsidRPr="00903DBA" w:rsidRDefault="00845EA9">
            <w:pPr>
              <w:spacing w:line="256" w:lineRule="auto"/>
              <w:rPr>
                <w:snapToGrid w:val="0"/>
                <w:color w:val="000000"/>
                <w:sz w:val="16"/>
              </w:rPr>
            </w:pPr>
            <w:r w:rsidRPr="00903DBA">
              <w:rPr>
                <w:snapToGrid w:val="0"/>
              </w:rPr>
              <w:t>95</w:t>
            </w:r>
          </w:p>
        </w:tc>
        <w:tc>
          <w:tcPr>
            <w:tcW w:w="1034" w:type="dxa"/>
            <w:tcBorders>
              <w:top w:val="nil"/>
              <w:left w:val="nil"/>
              <w:bottom w:val="single" w:sz="6" w:space="0" w:color="auto"/>
              <w:right w:val="single" w:sz="6" w:space="0" w:color="auto"/>
            </w:tcBorders>
            <w:hideMark/>
          </w:tcPr>
          <w:p w14:paraId="57132212" w14:textId="77777777" w:rsidR="00845EA9" w:rsidRPr="00903DBA" w:rsidRDefault="00845EA9">
            <w:pPr>
              <w:spacing w:line="256" w:lineRule="auto"/>
              <w:rPr>
                <w:snapToGrid w:val="0"/>
                <w:color w:val="000000"/>
                <w:sz w:val="16"/>
              </w:rPr>
            </w:pPr>
            <w:r w:rsidRPr="00903DBA">
              <w:rPr>
                <w:snapToGrid w:val="0"/>
              </w:rPr>
              <w:t>_</w:t>
            </w:r>
          </w:p>
        </w:tc>
        <w:tc>
          <w:tcPr>
            <w:tcW w:w="1035" w:type="dxa"/>
            <w:tcBorders>
              <w:top w:val="nil"/>
              <w:left w:val="single" w:sz="6" w:space="0" w:color="auto"/>
              <w:bottom w:val="single" w:sz="6" w:space="0" w:color="auto"/>
              <w:right w:val="nil"/>
            </w:tcBorders>
            <w:hideMark/>
          </w:tcPr>
          <w:p w14:paraId="140EDEF7" w14:textId="77777777" w:rsidR="00845EA9" w:rsidRPr="00903DBA" w:rsidRDefault="00845EA9">
            <w:pPr>
              <w:spacing w:line="256" w:lineRule="auto"/>
              <w:rPr>
                <w:snapToGrid w:val="0"/>
                <w:color w:val="000000"/>
                <w:sz w:val="16"/>
              </w:rPr>
            </w:pPr>
            <w:r w:rsidRPr="00903DBA">
              <w:rPr>
                <w:snapToGrid w:val="0"/>
              </w:rPr>
              <w:t>127</w:t>
            </w:r>
          </w:p>
        </w:tc>
        <w:tc>
          <w:tcPr>
            <w:tcW w:w="1034" w:type="dxa"/>
            <w:tcBorders>
              <w:top w:val="nil"/>
              <w:left w:val="nil"/>
              <w:bottom w:val="single" w:sz="6" w:space="0" w:color="auto"/>
              <w:right w:val="single" w:sz="6" w:space="0" w:color="auto"/>
            </w:tcBorders>
            <w:hideMark/>
          </w:tcPr>
          <w:p w14:paraId="198C55B7" w14:textId="77777777" w:rsidR="00845EA9" w:rsidRPr="00903DBA" w:rsidRDefault="00845EA9">
            <w:pPr>
              <w:spacing w:line="256" w:lineRule="auto"/>
              <w:rPr>
                <w:i/>
                <w:snapToGrid w:val="0"/>
                <w:color w:val="000000"/>
                <w:sz w:val="16"/>
              </w:rPr>
            </w:pPr>
            <w:r w:rsidRPr="00903DBA">
              <w:rPr>
                <w:i/>
                <w:snapToGrid w:val="0"/>
              </w:rPr>
              <w:t>delete</w:t>
            </w:r>
          </w:p>
        </w:tc>
      </w:tr>
    </w:tbl>
    <w:p w14:paraId="05E37F6D" w14:textId="77777777" w:rsidR="00845EA9" w:rsidRPr="00903DBA" w:rsidRDefault="00845EA9" w:rsidP="00845EA9">
      <w:pPr>
        <w:rPr>
          <w:rFonts w:eastAsia="Times New Roman"/>
          <w:color w:val="auto"/>
        </w:rPr>
      </w:pPr>
    </w:p>
    <w:p w14:paraId="039C215D" w14:textId="77777777" w:rsidR="00845EA9" w:rsidRPr="00903DBA" w:rsidRDefault="00845EA9" w:rsidP="00845EA9"/>
    <w:p w14:paraId="0751B8AD" w14:textId="5FEF6DD2" w:rsidR="00281D34" w:rsidRPr="00903DBA" w:rsidRDefault="00F66981" w:rsidP="00845EA9">
      <w:pPr>
        <w:pStyle w:val="Appendix"/>
        <w:rPr>
          <w:lang w:val="en-US"/>
        </w:rPr>
      </w:pPr>
      <w:bookmarkStart w:id="562" w:name="_Toc57656179"/>
      <w:r w:rsidRPr="00903DBA">
        <w:rPr>
          <w:lang w:val="en-US"/>
        </w:rPr>
        <w:t>A</w:t>
      </w:r>
      <w:r w:rsidR="00281D34" w:rsidRPr="00903DBA">
        <w:rPr>
          <w:lang w:val="en-US"/>
        </w:rPr>
        <w:t xml:space="preserve"> Crash Course in C</w:t>
      </w:r>
      <w:bookmarkEnd w:id="562"/>
    </w:p>
    <w:p w14:paraId="652688E1" w14:textId="0FE6CE5B" w:rsidR="00E80032" w:rsidRPr="00903DBA" w:rsidRDefault="00E80032" w:rsidP="00E80032">
      <w:r w:rsidRPr="00903DBA">
        <w:rPr>
          <w:noProof/>
          <w:szCs w:val="21"/>
        </w:rPr>
        <w:t xml:space="preserve">This </w:t>
      </w:r>
      <w:r w:rsidR="00BC2508" w:rsidRPr="00903DBA">
        <w:rPr>
          <w:noProof/>
          <w:szCs w:val="21"/>
        </w:rPr>
        <w:t>appendix</w:t>
      </w:r>
      <w:r w:rsidRPr="00903DBA">
        <w:rPr>
          <w:noProof/>
          <w:szCs w:val="21"/>
        </w:rPr>
        <w:t xml:space="preserve"> gives a crash course in the C programming language. </w:t>
      </w:r>
      <w:r w:rsidRPr="00903DBA">
        <w:t xml:space="preserve">The story of C began in the late sixties with the Multics project, which was a predecessor to </w:t>
      </w:r>
      <w:r w:rsidR="00721ABF">
        <w:t>the</w:t>
      </w:r>
      <w:r w:rsidRPr="00903DBA">
        <w:t xml:space="preserve"> UNIX operating system. The first two versions of Multics were written in the </w:t>
      </w:r>
      <w:r w:rsidR="005F79CB" w:rsidRPr="00903DBA">
        <w:t>assembly</w:t>
      </w:r>
      <w:r w:rsidRPr="00903DBA">
        <w:t xml:space="preserve"> language. However, since programming in assembly languages was rather cumbersome, an appropriate high-level language was called for. </w:t>
      </w:r>
    </w:p>
    <w:p w14:paraId="125E1D3F" w14:textId="77777777" w:rsidR="00E80032" w:rsidRPr="00903DBA" w:rsidRDefault="00E80032" w:rsidP="00E80032">
      <w:r w:rsidRPr="00903DBA">
        <w:t>The researchers Dennis Ritchie and Ken Thompon created the language B by simplifying the research language BCPL</w:t>
      </w:r>
      <w:r w:rsidRPr="00903DBA">
        <w:rPr>
          <w:rStyle w:val="Fotnotsreferens"/>
        </w:rPr>
        <w:footnoteReference w:id="1"/>
      </w:r>
      <w:r w:rsidRPr="00903DBA">
        <w:t xml:space="preserve"> in 1969. The new versions, called New B, were introduced in 1972. The name did soon evolve into C. In 1978, Brian Kernighan and Dennis Ritchie wrote the book </w:t>
      </w:r>
      <w:r w:rsidRPr="00903DBA">
        <w:rPr>
          <w:rStyle w:val="Italic"/>
        </w:rPr>
        <w:t>The C Programming Language</w:t>
      </w:r>
      <w:r w:rsidRPr="00903DBA">
        <w:t xml:space="preserve">, which introduced the informal K&amp;R C standard, named after the authors. In 1983, a working group was formed by the American National Standard Institute (ANSI) in order to define a C standard, which was finally adopted in 1989. The ANSI C standard is described in an appendix of the second edition of </w:t>
      </w:r>
      <w:r w:rsidRPr="00903DBA">
        <w:rPr>
          <w:rStyle w:val="Italic"/>
        </w:rPr>
        <w:t>The C Programming Languages</w:t>
      </w:r>
      <w:r w:rsidRPr="00903DBA">
        <w:t>.</w:t>
      </w:r>
    </w:p>
    <w:p w14:paraId="3F94B6E1" w14:textId="1CDDCEAB" w:rsidR="00E80032" w:rsidRPr="00903DBA" w:rsidRDefault="00E80032" w:rsidP="007C7CB2">
      <w:pPr>
        <w:pStyle w:val="Rubrik2"/>
      </w:pPr>
      <w:bookmarkStart w:id="563" w:name="_Toc320485572"/>
      <w:bookmarkStart w:id="564" w:name="_Toc323656681"/>
      <w:bookmarkStart w:id="565" w:name="_Toc324085419"/>
      <w:bookmarkStart w:id="566" w:name="_Toc383781071"/>
      <w:bookmarkStart w:id="567" w:name="_Toc57656180"/>
      <w:r w:rsidRPr="00903DBA">
        <w:t>The Compiler and the Linker</w:t>
      </w:r>
      <w:bookmarkEnd w:id="563"/>
      <w:bookmarkEnd w:id="564"/>
      <w:bookmarkEnd w:id="565"/>
      <w:bookmarkEnd w:id="566"/>
      <w:bookmarkEnd w:id="567"/>
    </w:p>
    <w:p w14:paraId="4738AA08" w14:textId="3521A05D" w:rsidR="00E80032" w:rsidRPr="00903DBA" w:rsidRDefault="00E80032" w:rsidP="00E80032">
      <w:r w:rsidRPr="00903DBA">
        <w:t xml:space="preserve">The </w:t>
      </w:r>
      <w:r w:rsidRPr="00E17FD3">
        <w:rPr>
          <w:rStyle w:val="KeyWord0"/>
        </w:rPr>
        <w:t>source</w:t>
      </w:r>
      <w:r w:rsidRPr="00903DBA">
        <w:t xml:space="preserve"> </w:t>
      </w:r>
      <w:r w:rsidRPr="00E17FD3">
        <w:rPr>
          <w:rStyle w:val="KeyWord0"/>
        </w:rPr>
        <w:t>code</w:t>
      </w:r>
      <w:r w:rsidRPr="00903DBA">
        <w:t xml:space="preserve"> is </w:t>
      </w:r>
      <w:r w:rsidR="00721ABF">
        <w:t>the</w:t>
      </w:r>
      <w:r w:rsidRPr="00903DBA">
        <w:t xml:space="preserve"> actual text the programmer writes. The </w:t>
      </w:r>
      <w:r w:rsidRPr="00E17FD3">
        <w:rPr>
          <w:rStyle w:val="KeyWord0"/>
        </w:rPr>
        <w:t>compiler</w:t>
      </w:r>
      <w:r w:rsidRPr="00903DBA">
        <w:t xml:space="preserve"> is the program that translates the source code into </w:t>
      </w:r>
      <w:r w:rsidRPr="00E17FD3">
        <w:rPr>
          <w:rStyle w:val="KeyWord0"/>
        </w:rPr>
        <w:t>object</w:t>
      </w:r>
      <w:r w:rsidRPr="00903DBA">
        <w:t xml:space="preserve"> </w:t>
      </w:r>
      <w:r w:rsidRPr="00E17FD3">
        <w:rPr>
          <w:rStyle w:val="KeyWord0"/>
        </w:rPr>
        <w:t>code</w:t>
      </w:r>
      <w:r w:rsidRPr="00903DBA">
        <w:t xml:space="preserve">, which the computer can read. The </w:t>
      </w:r>
      <w:r w:rsidRPr="00E17FD3">
        <w:rPr>
          <w:rStyle w:val="KeyWord0"/>
        </w:rPr>
        <w:t>linker</w:t>
      </w:r>
      <w:r w:rsidRPr="00903DBA">
        <w:t xml:space="preserve"> puts several compiled files into an executable file</w:t>
      </w:r>
    </w:p>
    <w:p w14:paraId="63DFDC01" w14:textId="77777777" w:rsidR="00E80032" w:rsidRPr="00903DBA" w:rsidRDefault="00E80032" w:rsidP="00E65FE6">
      <w:pPr>
        <w:pStyle w:val="CodeHeader"/>
      </w:pPr>
      <w:r w:rsidRPr="00903DBA">
        <w:t xml:space="preserve">Let us say we have a C program in the source code file </w:t>
      </w:r>
      <w:r w:rsidRPr="00E65FE6">
        <w:t>Program.c</w:t>
      </w:r>
      <w:r w:rsidRPr="00903DBA">
        <w:t xml:space="preserve"> and a routine used by the program in </w:t>
      </w:r>
      <w:r w:rsidRPr="00E65FE6">
        <w:t>Routine.c</w:t>
      </w:r>
      <w:r w:rsidRPr="00903DBA">
        <w:t xml:space="preserve">. Furthermore, the program calls a function in the standard library. In this case, the compiler translates the source code into object code and the linker joins the code into the executable file </w:t>
      </w:r>
      <w:r w:rsidRPr="00E65FE6">
        <w:rPr>
          <w:rStyle w:val="CodeInText"/>
        </w:rPr>
        <w:t>Program.exe</w:t>
      </w:r>
      <w:r w:rsidRPr="00903DBA">
        <w:t>.</w:t>
      </w:r>
    </w:p>
    <w:p w14:paraId="1E08102C" w14:textId="77777777" w:rsidR="00E80032" w:rsidRPr="00903DBA" w:rsidRDefault="00E80032" w:rsidP="00E80032">
      <w:pPr>
        <w:rPr>
          <w:szCs w:val="21"/>
        </w:rPr>
      </w:pPr>
      <w:r w:rsidRPr="00903DBA">
        <w:rPr>
          <w:noProof/>
          <w:lang w:eastAsia="sv-SE"/>
        </w:rPr>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150034" w:rsidRPr="003F7CF1" w:rsidRDefault="00150034"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150034" w:rsidRPr="003F7CF1" w:rsidRDefault="00150034"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150034" w:rsidRPr="003F7CF1" w:rsidRDefault="00150034"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4BF91EC6" w:rsidR="00150034" w:rsidRPr="003F7CF1" w:rsidRDefault="00150034"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150034" w:rsidRPr="003F7CF1" w:rsidRDefault="00150034"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3EEAE14A" w:rsidR="00150034" w:rsidRPr="003F7CF1" w:rsidRDefault="00150034" w:rsidP="00E80032">
                              <w:pPr>
                                <w:pStyle w:val="SourceCodeBoxHeader"/>
                                <w:rPr>
                                  <w:sz w:val="19"/>
                                  <w:szCs w:val="19"/>
                                  <w:lang w:val="sv-SE"/>
                                </w:rPr>
                              </w:pPr>
                              <w:r w:rsidRPr="003F7CF1">
                                <w:rPr>
                                  <w:sz w:val="19"/>
                                  <w:szCs w:val="19"/>
                                  <w:lang w:val="sv-SE"/>
                                </w:rPr>
                                <w:t>Routine.o</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150034" w:rsidRPr="003F7CF1" w:rsidRDefault="00150034"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150034" w:rsidRPr="003F7CF1" w:rsidRDefault="00150034"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150034" w:rsidRPr="003F7CF1" w:rsidRDefault="00150034"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71"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">
                <v:shape id="_x0000_s1272" type="#_x0000_t75" style="position:absolute;width:57384;height:33045;visibility:visible;mso-wrap-style:square">
                  <v:fill o:detectmouseclick="t"/>
                  <v:path o:connecttype="none"/>
                </v:shape>
                <v:rect id="Rectangle 206" o:spid="_x0000_s1273"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150034" w:rsidRPr="003F7CF1" w:rsidRDefault="00150034" w:rsidP="00E80032">
                        <w:pPr>
                          <w:pStyle w:val="SourceCodeBoxText"/>
                          <w:rPr>
                            <w:sz w:val="19"/>
                            <w:szCs w:val="19"/>
                            <w:lang w:val="en-US"/>
                          </w:rPr>
                        </w:pPr>
                        <w:r w:rsidRPr="003F7CF1">
                          <w:rPr>
                            <w:sz w:val="19"/>
                            <w:szCs w:val="19"/>
                            <w:lang w:val="en-US"/>
                          </w:rPr>
                          <w:t>Compiler</w:t>
                        </w:r>
                      </w:p>
                    </w:txbxContent>
                  </v:textbox>
                </v:rect>
                <v:shape id="Text Box 207" o:spid="_x0000_s1274"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150034" w:rsidRPr="003F7CF1" w:rsidRDefault="00150034"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75"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150034" w:rsidRPr="003F7CF1" w:rsidRDefault="00150034" w:rsidP="00E80032">
                        <w:pPr>
                          <w:pStyle w:val="SourceCodeBoxText"/>
                          <w:rPr>
                            <w:sz w:val="19"/>
                            <w:szCs w:val="19"/>
                            <w:lang w:val="en-US"/>
                          </w:rPr>
                        </w:pPr>
                        <w:r w:rsidRPr="003F7CF1">
                          <w:rPr>
                            <w:sz w:val="19"/>
                            <w:szCs w:val="19"/>
                            <w:lang w:val="en-US"/>
                          </w:rPr>
                          <w:t>Linker</w:t>
                        </w:r>
                      </w:p>
                    </w:txbxContent>
                  </v:textbox>
                </v:rect>
                <v:shape id="Text Box 209" o:spid="_x0000_s1276"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4BF91EC6" w:rsidR="00150034" w:rsidRPr="003F7CF1" w:rsidRDefault="00150034"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v:textbox>
                </v:shape>
                <v:shape id="Text Box 210" o:spid="_x0000_s1277"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150034" w:rsidRPr="003F7CF1" w:rsidRDefault="00150034"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78"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3EEAE14A" w:rsidR="00150034" w:rsidRPr="003F7CF1" w:rsidRDefault="00150034" w:rsidP="00E80032">
                        <w:pPr>
                          <w:pStyle w:val="SourceCodeBoxHeader"/>
                          <w:rPr>
                            <w:sz w:val="19"/>
                            <w:szCs w:val="19"/>
                            <w:lang w:val="sv-SE"/>
                          </w:rPr>
                        </w:pPr>
                        <w:r w:rsidRPr="003F7CF1">
                          <w:rPr>
                            <w:sz w:val="19"/>
                            <w:szCs w:val="19"/>
                            <w:lang w:val="sv-SE"/>
                          </w:rPr>
                          <w:t>Routine.o</w:t>
                        </w:r>
                      </w:p>
                    </w:txbxContent>
                  </v:textbox>
                </v:shape>
                <v:rect id="Rectangle 212" o:spid="_x0000_s1279"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150034" w:rsidRPr="003F7CF1" w:rsidRDefault="00150034" w:rsidP="00E80032">
                        <w:pPr>
                          <w:pStyle w:val="SourceCodeBoxText"/>
                          <w:rPr>
                            <w:sz w:val="19"/>
                            <w:szCs w:val="19"/>
                            <w:lang w:val="en-US"/>
                          </w:rPr>
                        </w:pPr>
                        <w:r w:rsidRPr="003F7CF1">
                          <w:rPr>
                            <w:sz w:val="19"/>
                            <w:szCs w:val="19"/>
                            <w:lang w:val="en-US"/>
                          </w:rPr>
                          <w:t>Compiler</w:t>
                        </w:r>
                      </w:p>
                    </w:txbxContent>
                  </v:textbox>
                </v:rect>
                <v:shape id="Text Box 213" o:spid="_x0000_s1280"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150034" w:rsidRPr="003F7CF1" w:rsidRDefault="00150034" w:rsidP="00E80032">
                        <w:pPr>
                          <w:pStyle w:val="SourceCodeBoxHeader"/>
                          <w:rPr>
                            <w:sz w:val="19"/>
                            <w:szCs w:val="19"/>
                            <w:lang w:val="sv-SE"/>
                          </w:rPr>
                        </w:pPr>
                        <w:r w:rsidRPr="003F7CF1">
                          <w:rPr>
                            <w:sz w:val="19"/>
                            <w:szCs w:val="19"/>
                            <w:lang w:val="sv-SE"/>
                          </w:rPr>
                          <w:t>Standard Library</w:t>
                        </w:r>
                      </w:p>
                    </w:txbxContent>
                  </v:textbox>
                </v:shape>
                <v:line id="Line 214" o:spid="_x0000_s1281"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282"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283"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284"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285"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286"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287"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288"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289"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150034" w:rsidRPr="003F7CF1" w:rsidRDefault="00150034"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903DBA" w:rsidRDefault="00E80032" w:rsidP="00E80032">
      <w:r w:rsidRPr="00903DBA">
        <w:t xml:space="preserve">If the compiler reports an error we refer to it as </w:t>
      </w:r>
      <w:r w:rsidRPr="00E17FD3">
        <w:rPr>
          <w:rStyle w:val="KeyWord0"/>
        </w:rPr>
        <w:t xml:space="preserve">compile-time error, </w:t>
      </w:r>
      <w:r w:rsidRPr="00903DBA">
        <w:t xml:space="preserve">and if an error occurs during the execution of the program we call it a </w:t>
      </w:r>
      <w:r w:rsidRPr="00E17FD3">
        <w:rPr>
          <w:rStyle w:val="KeyWord0"/>
        </w:rPr>
        <w:t>run-time error</w:t>
      </w:r>
      <w:r w:rsidRPr="00903DBA">
        <w:t>.</w:t>
      </w:r>
    </w:p>
    <w:p w14:paraId="4641F138" w14:textId="7610AAC6" w:rsidR="00E80032" w:rsidRPr="00903DBA" w:rsidRDefault="00E80032" w:rsidP="007C7CB2">
      <w:pPr>
        <w:pStyle w:val="Rubrik2"/>
      </w:pPr>
      <w:bookmarkStart w:id="568" w:name="_Toc320485573"/>
      <w:bookmarkStart w:id="569" w:name="_Toc323656682"/>
      <w:bookmarkStart w:id="570" w:name="_Toc324085420"/>
      <w:bookmarkStart w:id="571" w:name="_Toc383781072"/>
      <w:bookmarkStart w:id="572" w:name="_Toc57656181"/>
      <w:r w:rsidRPr="00903DBA">
        <w:t>The Hello-World Program</w:t>
      </w:r>
      <w:bookmarkEnd w:id="568"/>
      <w:bookmarkEnd w:id="569"/>
      <w:bookmarkEnd w:id="570"/>
      <w:bookmarkEnd w:id="571"/>
      <w:bookmarkEnd w:id="572"/>
    </w:p>
    <w:p w14:paraId="6ACFD9F1" w14:textId="77777777" w:rsidR="00E80032" w:rsidRPr="00903DBA" w:rsidRDefault="00E80032" w:rsidP="00E65FE6">
      <w:pPr>
        <w:pStyle w:val="CodeHeader"/>
        <w:rPr>
          <w:szCs w:val="21"/>
        </w:rPr>
      </w:pPr>
      <w:r w:rsidRPr="00903DBA">
        <w:t xml:space="preserve">In the first edition of The C Programming Language the </w:t>
      </w:r>
      <w:r w:rsidRPr="00E17FD3">
        <w:rPr>
          <w:rStyle w:val="KeyWord0"/>
        </w:rPr>
        <w:t>hello-world</w:t>
      </w:r>
      <w:r w:rsidRPr="00903DBA">
        <w:t xml:space="preserve"> example was introduced; that is, a small </w:t>
      </w:r>
      <w:r w:rsidRPr="00903DBA">
        <w:rPr>
          <w:szCs w:val="21"/>
        </w:rPr>
        <w:t>program that prints the text “</w:t>
      </w:r>
      <w:r w:rsidRPr="00E65FE6">
        <w:t>Hello, World!</w:t>
      </w:r>
      <w:r w:rsidRPr="00903DBA">
        <w:rPr>
          <w:szCs w:val="21"/>
        </w:rPr>
        <w:t>”</w:t>
      </w:r>
      <w:r w:rsidRPr="00903DBA">
        <w:rPr>
          <w:rStyle w:val="Fotnotsreferens"/>
          <w:szCs w:val="21"/>
        </w:rPr>
        <w:footnoteReference w:id="2"/>
      </w:r>
      <w:r w:rsidRPr="00903DBA">
        <w:rPr>
          <w:szCs w:val="21"/>
        </w:rPr>
        <w:t xml:space="preserve"> on the screen. </w:t>
      </w:r>
      <w:r w:rsidRPr="00903DBA">
        <w:t xml:space="preserve">To write a </w:t>
      </w:r>
      <w:r w:rsidRPr="00E17FD3">
        <w:rPr>
          <w:rStyle w:val="KeyWord0"/>
        </w:rPr>
        <w:t>hello-world program</w:t>
      </w:r>
      <w:r w:rsidRPr="00903DBA">
        <w:rPr>
          <w:i/>
        </w:rPr>
        <w:t xml:space="preserve"> </w:t>
      </w:r>
      <w:r w:rsidRPr="00903DBA">
        <w:t xml:space="preserve">often means to write a small program to test that the compiler and linker work properly. </w:t>
      </w:r>
      <w:r w:rsidRPr="00903DBA">
        <w:rPr>
          <w:szCs w:val="21"/>
        </w:rPr>
        <w:t xml:space="preserve">The execution of the program does always start with the function </w:t>
      </w:r>
      <w:r w:rsidRPr="00E65FE6">
        <w:rPr>
          <w:rStyle w:val="CodeInText"/>
        </w:rPr>
        <w:t>main</w:t>
      </w:r>
      <w:r w:rsidRPr="00903DBA">
        <w:rPr>
          <w:szCs w:val="21"/>
        </w:rPr>
        <w:t xml:space="preserve">. </w:t>
      </w:r>
    </w:p>
    <w:p w14:paraId="42E8E245" w14:textId="77777777" w:rsidR="00E80032" w:rsidRPr="00903DBA" w:rsidRDefault="00E80032" w:rsidP="00E80032">
      <w:pPr>
        <w:pStyle w:val="Code"/>
      </w:pPr>
      <w:r w:rsidRPr="00903DBA">
        <w:t>#include &lt;stdio.h&gt;</w:t>
      </w:r>
    </w:p>
    <w:p w14:paraId="7B3D444F" w14:textId="77777777" w:rsidR="00E80032" w:rsidRPr="00903DBA" w:rsidRDefault="00E80032" w:rsidP="00E80032">
      <w:pPr>
        <w:pStyle w:val="Code"/>
      </w:pPr>
    </w:p>
    <w:p w14:paraId="78728355" w14:textId="77777777" w:rsidR="00E80032" w:rsidRPr="00903DBA" w:rsidRDefault="00E80032" w:rsidP="00E80032">
      <w:pPr>
        <w:pStyle w:val="Code"/>
      </w:pPr>
      <w:r w:rsidRPr="00903DBA">
        <w:t>void main(void) {</w:t>
      </w:r>
    </w:p>
    <w:p w14:paraId="5C253ECD" w14:textId="77777777" w:rsidR="00E80032" w:rsidRPr="00903DBA" w:rsidRDefault="00E80032" w:rsidP="00E80032">
      <w:pPr>
        <w:pStyle w:val="Code"/>
      </w:pPr>
      <w:r w:rsidRPr="00903DBA">
        <w:t xml:space="preserve">  puts("Hello, World!");</w:t>
      </w:r>
    </w:p>
    <w:p w14:paraId="1BE7201B" w14:textId="77777777" w:rsidR="00E80032" w:rsidRPr="00903DBA" w:rsidRDefault="00E80032" w:rsidP="00E80032">
      <w:pPr>
        <w:pStyle w:val="Code"/>
      </w:pPr>
      <w:r w:rsidRPr="00903DBA">
        <w:t>}</w:t>
      </w:r>
    </w:p>
    <w:p w14:paraId="0CC7794A" w14:textId="77777777" w:rsidR="00E80032" w:rsidRPr="00903DBA" w:rsidRDefault="00E80032" w:rsidP="00E80032">
      <w:r w:rsidRPr="00903DBA">
        <w:t xml:space="preserve">When executing, the program above generates the following printout. </w:t>
      </w:r>
    </w:p>
    <w:p w14:paraId="5B84B850" w14:textId="77777777" w:rsidR="00E80032" w:rsidRPr="00903DBA" w:rsidRDefault="00E80032" w:rsidP="00E80032">
      <w:r w:rsidRPr="00903DBA">
        <w:rPr>
          <w:noProof/>
          <w:lang w:eastAsia="sv-SE"/>
        </w:rPr>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903DBA" w:rsidRDefault="00E80032" w:rsidP="007C7CB2">
      <w:pPr>
        <w:pStyle w:val="Rubrik2"/>
      </w:pPr>
      <w:bookmarkStart w:id="573" w:name="_Toc320485574"/>
      <w:bookmarkStart w:id="574" w:name="_Toc323656683"/>
      <w:bookmarkStart w:id="575" w:name="_Toc324085421"/>
      <w:bookmarkStart w:id="576" w:name="_Toc383781073"/>
      <w:bookmarkStart w:id="577" w:name="_Toc57656182"/>
      <w:r w:rsidRPr="00903DBA">
        <w:t>Comments</w:t>
      </w:r>
      <w:bookmarkEnd w:id="573"/>
      <w:bookmarkEnd w:id="574"/>
      <w:bookmarkEnd w:id="575"/>
      <w:bookmarkEnd w:id="576"/>
      <w:bookmarkEnd w:id="577"/>
    </w:p>
    <w:p w14:paraId="461ED663" w14:textId="77777777" w:rsidR="00E80032" w:rsidRPr="00903DBA" w:rsidRDefault="00E80032" w:rsidP="00E80032">
      <w:r w:rsidRPr="00903DBA">
        <w:t xml:space="preserve">In C, it is possible to insert </w:t>
      </w:r>
      <w:r w:rsidRPr="00E17FD3">
        <w:rPr>
          <w:rStyle w:val="KeyWord0"/>
        </w:rPr>
        <w:t>comments</w:t>
      </w:r>
      <w:r w:rsidRPr="00903DBA">
        <w:t xml:space="preserve"> to describe and clarify the meaning of the program. The comments are ignored by the compiler</w:t>
      </w:r>
      <w:r w:rsidRPr="00903DBA">
        <w:rPr>
          <w:rStyle w:val="Fotnotsreferens"/>
          <w:szCs w:val="21"/>
        </w:rPr>
        <w:footnoteReference w:id="3"/>
      </w:r>
      <w:r w:rsidRPr="00903DBA">
        <w:t xml:space="preserve">. There are two types of comments: </w:t>
      </w:r>
      <w:r w:rsidRPr="00E17FD3">
        <w:rPr>
          <w:rStyle w:val="KeyWord0"/>
        </w:rPr>
        <w:t>line comments</w:t>
      </w:r>
      <w:r w:rsidRPr="00903DBA">
        <w:t xml:space="preserve"> and </w:t>
      </w:r>
      <w:r w:rsidRPr="00E17FD3">
        <w:rPr>
          <w:rStyle w:val="KeyWord0"/>
        </w:rPr>
        <w:t>block comments</w:t>
      </w:r>
      <w:r w:rsidRPr="00903DBA">
        <w:t>. Line comments start with two slashes and ends at the end of the line.</w:t>
      </w:r>
    </w:p>
    <w:p w14:paraId="28136557" w14:textId="77777777" w:rsidR="00E80032" w:rsidRPr="00903DBA" w:rsidRDefault="00E80032" w:rsidP="00E80032">
      <w:pPr>
        <w:pStyle w:val="Code"/>
      </w:pPr>
      <w:r w:rsidRPr="00903DBA">
        <w:t>printf("Hello, World!"); // Prints "Hello, World!".</w:t>
      </w:r>
    </w:p>
    <w:p w14:paraId="0B237820" w14:textId="77777777" w:rsidR="00E80032" w:rsidRPr="00903DBA" w:rsidRDefault="00E80032" w:rsidP="00E80032">
      <w:r w:rsidRPr="00903DBA">
        <w:t>Block comments begin with a slash and an asterisk and ends with an asterisk and a slash. A block comment may range over several lines.</w:t>
      </w:r>
    </w:p>
    <w:p w14:paraId="6AC41BF8" w14:textId="77777777" w:rsidR="00E80032" w:rsidRPr="00903DBA" w:rsidRDefault="00E80032" w:rsidP="00E80032">
      <w:pPr>
        <w:pStyle w:val="Code"/>
      </w:pPr>
      <w:r w:rsidRPr="00903DBA">
        <w:t>/* This is an example of a C program. It writes the text</w:t>
      </w:r>
    </w:p>
    <w:p w14:paraId="0071E9B7" w14:textId="77777777" w:rsidR="00E80032" w:rsidRPr="00903DBA" w:rsidRDefault="00E80032" w:rsidP="00E80032">
      <w:pPr>
        <w:pStyle w:val="Code"/>
      </w:pPr>
      <w:r w:rsidRPr="00903DBA">
        <w:t xml:space="preserve">   "Hello, World!" at the screen. */</w:t>
      </w:r>
    </w:p>
    <w:p w14:paraId="2D1FC542" w14:textId="77777777" w:rsidR="00E80032" w:rsidRPr="00903DBA" w:rsidRDefault="00E80032" w:rsidP="00E80032">
      <w:pPr>
        <w:pStyle w:val="Code"/>
      </w:pPr>
    </w:p>
    <w:p w14:paraId="36DF3C29" w14:textId="77777777" w:rsidR="00E80032" w:rsidRPr="00903DBA" w:rsidRDefault="00E80032" w:rsidP="00E80032">
      <w:pPr>
        <w:pStyle w:val="Code"/>
      </w:pPr>
      <w:r w:rsidRPr="00903DBA">
        <w:t>#include &lt;stdio.h&gt;</w:t>
      </w:r>
    </w:p>
    <w:p w14:paraId="2D13C54E" w14:textId="77777777" w:rsidR="00E80032" w:rsidRPr="00903DBA" w:rsidRDefault="00E80032" w:rsidP="00E80032">
      <w:pPr>
        <w:pStyle w:val="Code"/>
      </w:pPr>
    </w:p>
    <w:p w14:paraId="6A84F961" w14:textId="77777777" w:rsidR="00E80032" w:rsidRPr="00903DBA" w:rsidRDefault="00E80032" w:rsidP="00E80032">
      <w:pPr>
        <w:pStyle w:val="Code"/>
      </w:pPr>
      <w:r w:rsidRPr="00903DBA">
        <w:t>void main(void) {</w:t>
      </w:r>
    </w:p>
    <w:p w14:paraId="0A5FF959" w14:textId="77777777" w:rsidR="00E80032" w:rsidRPr="00903DBA" w:rsidRDefault="00E80032" w:rsidP="00E80032">
      <w:pPr>
        <w:pStyle w:val="Code"/>
      </w:pPr>
      <w:r w:rsidRPr="00903DBA">
        <w:t xml:space="preserve">  printf("Hello, World!");</w:t>
      </w:r>
    </w:p>
    <w:p w14:paraId="1EED8F85" w14:textId="77777777" w:rsidR="00E80032" w:rsidRPr="00903DBA" w:rsidRDefault="00E80032" w:rsidP="00E80032">
      <w:pPr>
        <w:pStyle w:val="Code"/>
      </w:pPr>
      <w:r w:rsidRPr="00903DBA">
        <w:t>}</w:t>
      </w:r>
    </w:p>
    <w:p w14:paraId="1AA7A009" w14:textId="77777777" w:rsidR="00E80032" w:rsidRPr="00903DBA" w:rsidRDefault="00E80032" w:rsidP="00E80032">
      <w:r w:rsidRPr="00903DBA">
        <w:t>Block comments cannot be nested. The following example will result in a compile-time error.</w:t>
      </w:r>
    </w:p>
    <w:p w14:paraId="2BB32E05" w14:textId="77777777" w:rsidR="00E80032" w:rsidRPr="00903DBA" w:rsidRDefault="00E80032" w:rsidP="00E80032">
      <w:pPr>
        <w:pStyle w:val="Code"/>
      </w:pPr>
      <w:r w:rsidRPr="00903DBA">
        <w:t>/* A block comment cannot be /* nested inside */ another</w:t>
      </w:r>
    </w:p>
    <w:p w14:paraId="13F94ADD" w14:textId="77777777" w:rsidR="00E80032" w:rsidRPr="00903DBA" w:rsidRDefault="00E80032" w:rsidP="00E80032">
      <w:pPr>
        <w:pStyle w:val="Code"/>
      </w:pPr>
      <w:r w:rsidRPr="00903DBA">
        <w:t xml:space="preserve">   block comment. */</w:t>
      </w:r>
    </w:p>
    <w:p w14:paraId="5DB9B9FA" w14:textId="4F5E9B66" w:rsidR="00E80032" w:rsidRPr="00903DBA" w:rsidRDefault="00E80032" w:rsidP="00E80032">
      <w:r w:rsidRPr="00903DBA">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903DBA">
        <w:fldChar w:fldCharType="begin"/>
      </w:r>
      <w:r w:rsidRPr="00903DBA">
        <w:instrText xml:space="preserve"> REF _Ref383781494 \r \h </w:instrText>
      </w:r>
      <w:r w:rsidRPr="00903DBA">
        <w:fldChar w:fldCharType="separate"/>
      </w:r>
      <w:r w:rsidR="00392B3E">
        <w:t>14.29</w:t>
      </w:r>
      <w:r w:rsidRPr="00903DBA">
        <w:fldChar w:fldCharType="end"/>
      </w:r>
      <w:r w:rsidRPr="00903DBA">
        <w:t>) for details.</w:t>
      </w:r>
    </w:p>
    <w:p w14:paraId="3920A6C7" w14:textId="77777777" w:rsidR="00E80032" w:rsidRPr="00903DBA" w:rsidRDefault="00E80032" w:rsidP="00E80032">
      <w:pPr>
        <w:pStyle w:val="Code"/>
      </w:pPr>
      <w:bookmarkStart w:id="578" w:name="_Toc320485575"/>
      <w:r w:rsidRPr="00903DBA">
        <w:t>#if 0</w:t>
      </w:r>
    </w:p>
    <w:p w14:paraId="34AAFCE8" w14:textId="77777777" w:rsidR="00E80032" w:rsidRPr="00903DBA" w:rsidRDefault="00E80032" w:rsidP="00E80032">
      <w:pPr>
        <w:pStyle w:val="Code"/>
      </w:pPr>
      <w:r w:rsidRPr="00903DBA">
        <w:t>This is an example of a C program. It writes the text</w:t>
      </w:r>
    </w:p>
    <w:p w14:paraId="1EB5173E" w14:textId="77777777" w:rsidR="00E80032" w:rsidRPr="00903DBA" w:rsidRDefault="00E80032" w:rsidP="00E80032">
      <w:pPr>
        <w:pStyle w:val="Code"/>
      </w:pPr>
      <w:r w:rsidRPr="00903DBA">
        <w:t>"Hello, World!" at the screen.</w:t>
      </w:r>
    </w:p>
    <w:p w14:paraId="24495987" w14:textId="77777777" w:rsidR="00E80032" w:rsidRPr="00903DBA" w:rsidRDefault="00E80032" w:rsidP="00E80032">
      <w:pPr>
        <w:pStyle w:val="Code"/>
      </w:pPr>
      <w:r w:rsidRPr="00903DBA">
        <w:t>#endif</w:t>
      </w:r>
    </w:p>
    <w:p w14:paraId="2CFC45C5" w14:textId="77777777" w:rsidR="00E80032" w:rsidRPr="00903DBA" w:rsidRDefault="00E80032" w:rsidP="00E80032">
      <w:pPr>
        <w:pStyle w:val="Code"/>
      </w:pPr>
    </w:p>
    <w:p w14:paraId="650D531B" w14:textId="77777777" w:rsidR="00E80032" w:rsidRPr="00903DBA" w:rsidRDefault="00E80032" w:rsidP="00E80032">
      <w:pPr>
        <w:pStyle w:val="Code"/>
      </w:pPr>
      <w:r w:rsidRPr="00903DBA">
        <w:t>#include &lt;stdio.h&gt;</w:t>
      </w:r>
    </w:p>
    <w:p w14:paraId="4B3A2A05" w14:textId="77777777" w:rsidR="00E80032" w:rsidRPr="00903DBA" w:rsidRDefault="00E80032" w:rsidP="00E80032">
      <w:pPr>
        <w:pStyle w:val="Code"/>
      </w:pPr>
    </w:p>
    <w:p w14:paraId="116ADB49" w14:textId="77777777" w:rsidR="00E80032" w:rsidRPr="00903DBA" w:rsidRDefault="00E80032" w:rsidP="00E80032">
      <w:pPr>
        <w:pStyle w:val="Code"/>
      </w:pPr>
      <w:r w:rsidRPr="00903DBA">
        <w:t>void main(void) {</w:t>
      </w:r>
    </w:p>
    <w:p w14:paraId="4B6B2E59" w14:textId="77777777" w:rsidR="00E80032" w:rsidRPr="00903DBA" w:rsidRDefault="00E80032" w:rsidP="00E80032">
      <w:pPr>
        <w:pStyle w:val="Code"/>
      </w:pPr>
      <w:r w:rsidRPr="00903DBA">
        <w:t xml:space="preserve">  printf("Hello, World!");</w:t>
      </w:r>
    </w:p>
    <w:p w14:paraId="69DDFA53" w14:textId="77777777" w:rsidR="00E80032" w:rsidRPr="00903DBA" w:rsidRDefault="00E80032" w:rsidP="00E80032">
      <w:pPr>
        <w:pStyle w:val="Code"/>
      </w:pPr>
      <w:r w:rsidRPr="00903DBA">
        <w:t>}</w:t>
      </w:r>
    </w:p>
    <w:p w14:paraId="03D934DF" w14:textId="67174E74" w:rsidR="00E80032" w:rsidRPr="00903DBA" w:rsidRDefault="00E80032">
      <w:pPr>
        <w:pStyle w:val="Rubrik2"/>
      </w:pPr>
      <w:bookmarkStart w:id="579" w:name="_Toc323656684"/>
      <w:bookmarkStart w:id="580" w:name="_Toc324085422"/>
      <w:bookmarkStart w:id="581" w:name="_Toc383781074"/>
      <w:bookmarkStart w:id="582" w:name="_Toc57656183"/>
      <w:r w:rsidRPr="00903DBA">
        <w:t>Types and Variables</w:t>
      </w:r>
      <w:bookmarkEnd w:id="578"/>
      <w:bookmarkEnd w:id="579"/>
      <w:bookmarkEnd w:id="580"/>
      <w:bookmarkEnd w:id="581"/>
      <w:bookmarkEnd w:id="582"/>
    </w:p>
    <w:p w14:paraId="3ECE0602" w14:textId="77777777" w:rsidR="00E80032" w:rsidRPr="00903DBA" w:rsidRDefault="00E80032" w:rsidP="00E80032">
      <w:pPr>
        <w:rPr>
          <w:noProof/>
        </w:rPr>
      </w:pPr>
      <w:r w:rsidRPr="00903DBA">
        <w:rPr>
          <w:noProof/>
        </w:rPr>
        <w:t xml:space="preserve">There are several types in C. They can be divided into two groups: simple and compunded. The simple types can be further classified into </w:t>
      </w:r>
      <w:r w:rsidRPr="00E17FD3">
        <w:rPr>
          <w:rStyle w:val="KeyWord0"/>
        </w:rPr>
        <w:t>integral</w:t>
      </w:r>
      <w:r w:rsidRPr="00903DBA">
        <w:rPr>
          <w:noProof/>
        </w:rPr>
        <w:t xml:space="preserve">, </w:t>
      </w:r>
      <w:r w:rsidRPr="00E17FD3">
        <w:rPr>
          <w:rStyle w:val="KeyWord0"/>
        </w:rPr>
        <w:t>floating</w:t>
      </w:r>
      <w:r w:rsidRPr="00903DBA">
        <w:rPr>
          <w:noProof/>
        </w:rPr>
        <w:t xml:space="preserve">, and </w:t>
      </w:r>
      <w:r w:rsidRPr="00E17FD3">
        <w:rPr>
          <w:rStyle w:val="KeyWord0"/>
        </w:rPr>
        <w:t>logical</w:t>
      </w:r>
      <w:r w:rsidRPr="00903DBA">
        <w:rPr>
          <w:noProof/>
        </w:rPr>
        <w:t xml:space="preserve"> types. The compunded types are </w:t>
      </w:r>
      <w:r w:rsidRPr="00E17FD3">
        <w:rPr>
          <w:rStyle w:val="KeyWord0"/>
        </w:rPr>
        <w:t>arrays</w:t>
      </w:r>
      <w:r w:rsidRPr="00903DBA">
        <w:rPr>
          <w:noProof/>
        </w:rPr>
        <w:t xml:space="preserve">, </w:t>
      </w:r>
      <w:r w:rsidRPr="00E17FD3">
        <w:rPr>
          <w:rStyle w:val="KeyWord0"/>
        </w:rPr>
        <w:t>structures</w:t>
      </w:r>
      <w:r w:rsidRPr="00903DBA">
        <w:rPr>
          <w:noProof/>
        </w:rPr>
        <w:t xml:space="preserve">, </w:t>
      </w:r>
      <w:r w:rsidRPr="00E17FD3">
        <w:rPr>
          <w:rStyle w:val="KeyWord0"/>
        </w:rPr>
        <w:t>unions</w:t>
      </w:r>
      <w:r w:rsidRPr="00903DBA">
        <w:rPr>
          <w:noProof/>
        </w:rPr>
        <w:t xml:space="preserve">, and </w:t>
      </w:r>
      <w:r w:rsidRPr="00E17FD3">
        <w:rPr>
          <w:rStyle w:val="KeyWord0"/>
        </w:rPr>
        <w:t>pointers</w:t>
      </w:r>
      <w:r w:rsidRPr="00903DBA">
        <w:rPr>
          <w:noProof/>
        </w:rPr>
        <w:t xml:space="preserve">. They all (directly or indirectly) composed by simple types. We can also define a type with our own integer values, called the </w:t>
      </w:r>
      <w:r w:rsidRPr="00E17FD3">
        <w:rPr>
          <w:rStyle w:val="KeyWord0"/>
        </w:rPr>
        <w:t>enumeration</w:t>
      </w:r>
      <w:r w:rsidRPr="00903DBA">
        <w:rPr>
          <w:noProof/>
        </w:rPr>
        <w:t xml:space="preserve"> type.</w:t>
      </w:r>
    </w:p>
    <w:p w14:paraId="00C96102" w14:textId="27E20C9A"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3" w:name="_Toc320485576"/>
      <w:bookmarkStart w:id="584" w:name="_Toc323656685"/>
      <w:bookmarkStart w:id="585" w:name="_Toc324085423"/>
      <w:bookmarkStart w:id="586" w:name="_Toc383781075"/>
      <w:bookmarkStart w:id="587" w:name="_Ref383781525"/>
      <w:bookmarkStart w:id="588" w:name="_Toc57656184"/>
      <w:r w:rsidRPr="00903DBA">
        <w:t>Simple Types</w:t>
      </w:r>
      <w:bookmarkEnd w:id="583"/>
      <w:bookmarkEnd w:id="584"/>
      <w:bookmarkEnd w:id="585"/>
      <w:bookmarkEnd w:id="586"/>
      <w:bookmarkEnd w:id="587"/>
      <w:bookmarkEnd w:id="588"/>
    </w:p>
    <w:p w14:paraId="489B3AE1" w14:textId="77777777" w:rsidR="00E80032" w:rsidRPr="00903DBA" w:rsidRDefault="00E80032" w:rsidP="00E65FE6">
      <w:pPr>
        <w:pStyle w:val="CodeHeader"/>
      </w:pPr>
      <w:r w:rsidRPr="00903DBA">
        <w:t xml:space="preserve">There are four simple types intended for storing integers: </w:t>
      </w:r>
      <w:r w:rsidRPr="00E65FE6">
        <w:t>char</w:t>
      </w:r>
      <w:r w:rsidRPr="00903DBA">
        <w:t xml:space="preserve">, </w:t>
      </w:r>
      <w:r w:rsidRPr="00E65FE6">
        <w:t>short</w:t>
      </w:r>
      <w:r w:rsidRPr="00903DBA">
        <w:rPr>
          <w:rStyle w:val="Italic"/>
        </w:rPr>
        <w:t xml:space="preserve"> </w:t>
      </w:r>
      <w:r w:rsidRPr="00E65FE6">
        <w:t>int</w:t>
      </w:r>
      <w:r w:rsidRPr="00903DBA">
        <w:t xml:space="preserve">, </w:t>
      </w:r>
      <w:r w:rsidRPr="00E65FE6">
        <w:t>int</w:t>
      </w:r>
      <w:r w:rsidRPr="00903DBA">
        <w:t xml:space="preserve">, and </w:t>
      </w:r>
      <w:r w:rsidRPr="00E65FE6">
        <w:t>long</w:t>
      </w:r>
      <w:r w:rsidRPr="00903DBA">
        <w:rPr>
          <w:rStyle w:val="Italic"/>
        </w:rPr>
        <w:t xml:space="preserve"> </w:t>
      </w:r>
      <w:r w:rsidRPr="00E65FE6">
        <w:t>int</w:t>
      </w:r>
      <w:r w:rsidRPr="00903DBA">
        <w:t xml:space="preserve">. They are called the </w:t>
      </w:r>
      <w:r w:rsidRPr="00E17FD3">
        <w:rPr>
          <w:rStyle w:val="KeyWord0"/>
        </w:rPr>
        <w:t>integral</w:t>
      </w:r>
      <w:r w:rsidRPr="00903DBA">
        <w:rPr>
          <w:rStyle w:val="Italic"/>
        </w:rPr>
        <w:t xml:space="preserve"> </w:t>
      </w:r>
      <w:r w:rsidRPr="00E17FD3">
        <w:rPr>
          <w:rStyle w:val="KeyWord0"/>
        </w:rPr>
        <w:t>types</w:t>
      </w:r>
      <w:r w:rsidRPr="00903DBA">
        <w:t xml:space="preserve">. The types </w:t>
      </w:r>
      <w:r w:rsidRPr="00E65FE6">
        <w:t>short</w:t>
      </w:r>
      <w:r w:rsidRPr="00903DBA">
        <w:rPr>
          <w:rStyle w:val="Italic"/>
        </w:rPr>
        <w:t xml:space="preserve"> </w:t>
      </w:r>
      <w:r w:rsidRPr="00E65FE6">
        <w:t>int</w:t>
      </w:r>
      <w:r w:rsidRPr="00903DBA">
        <w:t xml:space="preserve"> and </w:t>
      </w:r>
      <w:r w:rsidRPr="00E65FE6">
        <w:t>long</w:t>
      </w:r>
      <w:r w:rsidRPr="00903DBA">
        <w:rPr>
          <w:rStyle w:val="Italic"/>
        </w:rPr>
        <w:t xml:space="preserve"> </w:t>
      </w:r>
      <w:r w:rsidRPr="00E65FE6">
        <w:t>int</w:t>
      </w:r>
      <w:r w:rsidRPr="00903DBA">
        <w:t xml:space="preserve"> may be abbreviated to </w:t>
      </w:r>
      <w:r w:rsidRPr="00E65FE6">
        <w:t>short</w:t>
      </w:r>
      <w:r w:rsidRPr="00903DBA">
        <w:t xml:space="preserve"> and </w:t>
      </w:r>
      <w:r w:rsidRPr="00E65FE6">
        <w:rPr>
          <w:rStyle w:val="CodeInText"/>
        </w:rPr>
        <w:t>long</w:t>
      </w:r>
      <w:r w:rsidRPr="00903DBA">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17FD3">
        <w:rPr>
          <w:rStyle w:val="KeyWord0"/>
        </w:rPr>
        <w:t>implementation dependent</w:t>
      </w:r>
      <w:r w:rsidRPr="00903DBA">
        <w:t>.</w:t>
      </w:r>
    </w:p>
    <w:p w14:paraId="062EA994" w14:textId="77777777" w:rsidR="00E80032" w:rsidRPr="00903DBA" w:rsidRDefault="00E80032" w:rsidP="00E65FE6">
      <w:pPr>
        <w:pStyle w:val="CodeHeader"/>
      </w:pPr>
      <w:r w:rsidRPr="00903DBA">
        <w:t xml:space="preserve">Furthermore, the integral types may be </w:t>
      </w:r>
      <w:r w:rsidRPr="00E65FE6">
        <w:t>signed</w:t>
      </w:r>
      <w:r w:rsidRPr="00903DBA">
        <w:t xml:space="preserve"> or </w:t>
      </w:r>
      <w:r w:rsidRPr="00E65FE6">
        <w:t>unsigned</w:t>
      </w:r>
      <w:r w:rsidRPr="00903DBA">
        <w:t xml:space="preserve">. An unsigned type must not have negative values. If the word signed or unsigned is left out, a </w:t>
      </w:r>
      <w:r w:rsidRPr="00E65FE6">
        <w:t>short</w:t>
      </w:r>
      <w:r w:rsidRPr="00903DBA">
        <w:rPr>
          <w:rStyle w:val="Italic"/>
        </w:rPr>
        <w:t xml:space="preserve"> </w:t>
      </w:r>
      <w:r w:rsidRPr="00E65FE6">
        <w:t>int</w:t>
      </w:r>
      <w:r w:rsidRPr="00903DBA">
        <w:t xml:space="preserve">, </w:t>
      </w:r>
      <w:r w:rsidRPr="00E65FE6">
        <w:t>int</w:t>
      </w:r>
      <w:r w:rsidRPr="00903DBA">
        <w:t xml:space="preserve">, and </w:t>
      </w:r>
      <w:r w:rsidRPr="00E65FE6">
        <w:t>long</w:t>
      </w:r>
      <w:r w:rsidRPr="00903DBA">
        <w:rPr>
          <w:rStyle w:val="Italic"/>
        </w:rPr>
        <w:t xml:space="preserve"> </w:t>
      </w:r>
      <w:r w:rsidRPr="00E65FE6">
        <w:t>int</w:t>
      </w:r>
      <w:r w:rsidRPr="00903DBA">
        <w:t xml:space="preserve"> will be signed. Weather a </w:t>
      </w:r>
      <w:r w:rsidRPr="00E65FE6">
        <w:t>char</w:t>
      </w:r>
      <w:r w:rsidRPr="00903DBA">
        <w:t xml:space="preserve"> will be signed or unsigned is implementation dependent. However, a </w:t>
      </w:r>
      <w:r w:rsidRPr="00E65FE6">
        <w:rPr>
          <w:rStyle w:val="CodeInText"/>
        </w:rPr>
        <w:t>char</w:t>
      </w:r>
      <w:r w:rsidRPr="00903DBA">
        <w:t xml:space="preserve"> is always one byte long, which means that it always holds a single character, regardless whether it is unsigned or not.</w:t>
      </w:r>
    </w:p>
    <w:p w14:paraId="472C378E" w14:textId="77777777" w:rsidR="00E80032" w:rsidRPr="00903DBA" w:rsidRDefault="00E80032" w:rsidP="00E65FE6">
      <w:pPr>
        <w:pStyle w:val="CodeHeader"/>
      </w:pPr>
      <w:r w:rsidRPr="00903DBA">
        <w:t xml:space="preserve">The next category of simple types is the </w:t>
      </w:r>
      <w:r w:rsidRPr="00E65FE6">
        <w:t>floating</w:t>
      </w:r>
      <w:r w:rsidRPr="00903DBA">
        <w:rPr>
          <w:rStyle w:val="Italic"/>
        </w:rPr>
        <w:t xml:space="preserve"> </w:t>
      </w:r>
      <w:r w:rsidRPr="00E65FE6">
        <w:t>types</w:t>
      </w:r>
      <w:r w:rsidRPr="00903DBA">
        <w:t xml:space="preserve">, which are used to store decimal numbers. The types are </w:t>
      </w:r>
      <w:r w:rsidRPr="00E65FE6">
        <w:t>float</w:t>
      </w:r>
      <w:r w:rsidRPr="00903DBA">
        <w:t xml:space="preserve">, </w:t>
      </w:r>
      <w:r w:rsidRPr="00E65FE6">
        <w:t>double</w:t>
      </w:r>
      <w:r w:rsidRPr="00903DBA">
        <w:t xml:space="preserve">, and </w:t>
      </w:r>
      <w:r w:rsidRPr="00E65FE6">
        <w:t>long</w:t>
      </w:r>
      <w:r w:rsidRPr="00903DBA">
        <w:rPr>
          <w:rStyle w:val="Italic"/>
        </w:rPr>
        <w:t xml:space="preserve"> </w:t>
      </w:r>
      <w:r w:rsidRPr="00E65FE6">
        <w:t>double</w:t>
      </w:r>
      <w:r w:rsidRPr="00903DBA">
        <w:t xml:space="preserve">; where </w:t>
      </w:r>
      <w:r w:rsidRPr="00E65FE6">
        <w:t>float</w:t>
      </w:r>
      <w:r w:rsidRPr="00903DBA">
        <w:t xml:space="preserve"> stores the smallest value and </w:t>
      </w:r>
      <w:r w:rsidRPr="00E65FE6">
        <w:t>long</w:t>
      </w:r>
      <w:r w:rsidRPr="00903DBA">
        <w:rPr>
          <w:rStyle w:val="Italic"/>
        </w:rPr>
        <w:t xml:space="preserve"> </w:t>
      </w:r>
      <w:r w:rsidRPr="00E65FE6">
        <w:rPr>
          <w:rStyle w:val="CodeInText"/>
        </w:rPr>
        <w:t>double</w:t>
      </w:r>
      <w:r w:rsidRPr="00903DBA">
        <w:t xml:space="preserve"> the largest one. How large values each type can store is implementation dependent. A floating type cannot be unsigned.</w:t>
      </w:r>
    </w:p>
    <w:p w14:paraId="065C238C" w14:textId="77777777" w:rsidR="00E80032" w:rsidRPr="00903DBA" w:rsidRDefault="00E80032" w:rsidP="00E65FE6">
      <w:pPr>
        <w:pStyle w:val="CodeHeader"/>
      </w:pPr>
      <w:r w:rsidRPr="00903DBA">
        <w:t xml:space="preserve">In many languages, there is a logical type (named </w:t>
      </w:r>
      <w:r w:rsidRPr="00E65FE6">
        <w:t>bool</w:t>
      </w:r>
      <w:r w:rsidRPr="00903DBA">
        <w:t xml:space="preserve">, </w:t>
      </w:r>
      <w:r w:rsidRPr="00E65FE6">
        <w:t>boolean</w:t>
      </w:r>
      <w:r w:rsidRPr="00903DBA">
        <w:rPr>
          <w:rStyle w:val="Italic"/>
        </w:rPr>
        <w:t xml:space="preserve">, </w:t>
      </w:r>
      <w:r w:rsidRPr="00903DBA">
        <w:t xml:space="preserve">or </w:t>
      </w:r>
      <w:r w:rsidRPr="00E65FE6">
        <w:t>logical</w:t>
      </w:r>
      <w:r w:rsidRPr="00903DBA">
        <w:t xml:space="preserve">) that stores logical value </w:t>
      </w:r>
      <w:r w:rsidRPr="00E17FD3">
        <w:rPr>
          <w:rStyle w:val="KeyWord0"/>
        </w:rPr>
        <w:t>true</w:t>
      </w:r>
      <w:r w:rsidRPr="00903DBA">
        <w:t xml:space="preserve"> or </w:t>
      </w:r>
      <w:r w:rsidRPr="00E17FD3">
        <w:rPr>
          <w:rStyle w:val="KeyWord0"/>
        </w:rPr>
        <w:t>false</w:t>
      </w:r>
      <w:r w:rsidRPr="00903DBA">
        <w:t>. In C, however, there is no such type</w:t>
      </w:r>
      <w:r w:rsidRPr="00903DBA">
        <w:rPr>
          <w:rStyle w:val="Fotnotsreferens"/>
          <w:szCs w:val="21"/>
        </w:rPr>
        <w:footnoteReference w:id="4"/>
      </w:r>
      <w:r w:rsidRPr="00903DBA">
        <w:t xml:space="preserve">. Instead, </w:t>
      </w:r>
      <w:r w:rsidRPr="00E65FE6">
        <w:rPr>
          <w:rStyle w:val="CodeInText"/>
        </w:rPr>
        <w:t>int</w:t>
      </w:r>
      <w:r w:rsidRPr="00903DBA">
        <w:t xml:space="preserve"> is used as a logical type, where zero represents false and all other values represent true.</w:t>
      </w:r>
    </w:p>
    <w:p w14:paraId="17CC66FC" w14:textId="75EFBF08"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9" w:name="_Toc320485577"/>
      <w:bookmarkStart w:id="590" w:name="_Toc323656686"/>
      <w:bookmarkStart w:id="591" w:name="_Toc324085424"/>
      <w:bookmarkStart w:id="592" w:name="_Toc383781076"/>
      <w:bookmarkStart w:id="593" w:name="_Toc57656185"/>
      <w:r w:rsidRPr="00903DBA">
        <w:t>Variables</w:t>
      </w:r>
      <w:bookmarkEnd w:id="589"/>
      <w:bookmarkEnd w:id="590"/>
      <w:bookmarkEnd w:id="591"/>
      <w:bookmarkEnd w:id="592"/>
      <w:bookmarkEnd w:id="593"/>
    </w:p>
    <w:p w14:paraId="1797A312" w14:textId="6629049A" w:rsidR="00E80032" w:rsidRPr="00903DBA" w:rsidRDefault="00E80032" w:rsidP="00E80032">
      <w:r w:rsidRPr="00903DBA">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rsidRPr="00903DBA">
        <w:t>initialize</w:t>
      </w:r>
      <w:r w:rsidRPr="00903DBA">
        <w:t xml:space="preserve"> the variable; that is, assign it a value. If we do not, the variable’s value is undefined</w:t>
      </w:r>
      <w:r w:rsidRPr="00903DBA">
        <w:rPr>
          <w:rStyle w:val="Fotnotsreferens"/>
          <w:szCs w:val="21"/>
        </w:rPr>
        <w:footnoteReference w:id="5"/>
      </w:r>
      <w:r w:rsidRPr="00903DBA">
        <w:t>. In this chapter, that value is denoted by a question mark (?).</w:t>
      </w:r>
    </w:p>
    <w:p w14:paraId="2F57B4FE" w14:textId="77777777" w:rsidR="00E80032" w:rsidRPr="00903DBA" w:rsidRDefault="00E80032" w:rsidP="00E80032">
      <w:pPr>
        <w:pStyle w:val="Code"/>
      </w:pPr>
      <w:r w:rsidRPr="00903DBA">
        <w:t>int i = 123, j;</w:t>
      </w:r>
    </w:p>
    <w:p w14:paraId="52C74ABD" w14:textId="77777777" w:rsidR="00E80032" w:rsidRPr="00903DBA" w:rsidRDefault="00E80032" w:rsidP="00E80032">
      <w:pPr>
        <w:pStyle w:val="Code"/>
      </w:pPr>
      <w:r w:rsidRPr="00903DBA">
        <w:t>double d = 3.14;</w:t>
      </w:r>
    </w:p>
    <w:p w14:paraId="428B2607" w14:textId="77777777" w:rsidR="00E80032" w:rsidRPr="00903DBA" w:rsidRDefault="00E80032" w:rsidP="00E80032">
      <w:pPr>
        <w:pStyle w:val="Code"/>
      </w:pPr>
      <w:r w:rsidRPr="00903DBA">
        <w:t>char c = 'a';</w:t>
      </w:r>
    </w:p>
    <w:p w14:paraId="6F3EAD90" w14:textId="77777777" w:rsidR="00E80032" w:rsidRPr="00903DBA" w:rsidRDefault="00E80032" w:rsidP="00E80032">
      <w:pPr>
        <w:rPr>
          <w:szCs w:val="21"/>
        </w:rPr>
      </w:pPr>
      <w:r w:rsidRPr="00903DBA">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150034" w:rsidRPr="003F7CF1" w:rsidRDefault="00150034"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150034" w:rsidRPr="003F7CF1" w:rsidRDefault="00150034"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150034" w:rsidRPr="003F7CF1" w:rsidRDefault="00150034"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150034" w:rsidRPr="003F7CF1" w:rsidRDefault="00150034"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150034" w:rsidRPr="003F7CF1" w:rsidRDefault="00150034"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150034" w:rsidRPr="003F7CF1" w:rsidRDefault="00150034"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150034" w:rsidRPr="003F7CF1" w:rsidRDefault="00150034"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150034" w:rsidRPr="003F7CF1" w:rsidRDefault="00150034"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290"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">
                <v:shape id="_x0000_s1291" type="#_x0000_t75" style="position:absolute;width:38779;height:9017;visibility:visible;mso-wrap-style:square">
                  <v:fill o:detectmouseclick="t"/>
                  <v:path o:connecttype="none"/>
                </v:shape>
                <v:rect id="Rectangle 283" o:spid="_x0000_s129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150034" w:rsidRPr="003F7CF1" w:rsidRDefault="00150034" w:rsidP="00E80032">
                        <w:pPr>
                          <w:pStyle w:val="SourceCodeBoxText"/>
                          <w:rPr>
                            <w:sz w:val="19"/>
                            <w:szCs w:val="19"/>
                          </w:rPr>
                        </w:pPr>
                        <w:r w:rsidRPr="003F7CF1">
                          <w:rPr>
                            <w:sz w:val="19"/>
                            <w:szCs w:val="19"/>
                          </w:rPr>
                          <w:t>123</w:t>
                        </w:r>
                      </w:p>
                    </w:txbxContent>
                  </v:textbox>
                </v:rect>
                <v:shape id="Text Box 284" o:spid="_x0000_s129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150034" w:rsidRPr="003F7CF1" w:rsidRDefault="00150034" w:rsidP="00E80032">
                        <w:pPr>
                          <w:pStyle w:val="SourceCodeBoxHeader"/>
                          <w:rPr>
                            <w:sz w:val="19"/>
                            <w:szCs w:val="19"/>
                          </w:rPr>
                        </w:pPr>
                        <w:r w:rsidRPr="003F7CF1">
                          <w:rPr>
                            <w:sz w:val="19"/>
                            <w:szCs w:val="19"/>
                          </w:rPr>
                          <w:t>i</w:t>
                        </w:r>
                      </w:p>
                    </w:txbxContent>
                  </v:textbox>
                </v:shape>
                <v:rect id="Rectangle 285" o:spid="_x0000_s1294"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150034" w:rsidRPr="003F7CF1" w:rsidRDefault="00150034" w:rsidP="00E80032">
                        <w:pPr>
                          <w:pStyle w:val="SourceCodeBoxText"/>
                          <w:rPr>
                            <w:sz w:val="19"/>
                            <w:szCs w:val="19"/>
                          </w:rPr>
                        </w:pPr>
                        <w:r w:rsidRPr="003F7CF1">
                          <w:rPr>
                            <w:sz w:val="19"/>
                            <w:szCs w:val="19"/>
                          </w:rPr>
                          <w:t>?</w:t>
                        </w:r>
                      </w:p>
                    </w:txbxContent>
                  </v:textbox>
                </v:rect>
                <v:shape id="Text Box 286" o:spid="_x0000_s1295"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150034" w:rsidRPr="003F7CF1" w:rsidRDefault="00150034" w:rsidP="00E80032">
                        <w:pPr>
                          <w:pStyle w:val="SourceCodeBoxHeader"/>
                          <w:rPr>
                            <w:sz w:val="19"/>
                            <w:szCs w:val="19"/>
                            <w:lang w:val="sv-SE"/>
                          </w:rPr>
                        </w:pPr>
                        <w:r w:rsidRPr="003F7CF1">
                          <w:rPr>
                            <w:sz w:val="19"/>
                            <w:szCs w:val="19"/>
                            <w:lang w:val="sv-SE"/>
                          </w:rPr>
                          <w:t>j</w:t>
                        </w:r>
                      </w:p>
                    </w:txbxContent>
                  </v:textbox>
                </v:shape>
                <v:rect id="Rectangle 287" o:spid="_x0000_s1296"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150034" w:rsidRPr="003F7CF1" w:rsidRDefault="00150034" w:rsidP="00E80032">
                        <w:pPr>
                          <w:pStyle w:val="SourceCodeBoxText"/>
                          <w:rPr>
                            <w:sz w:val="19"/>
                            <w:szCs w:val="19"/>
                          </w:rPr>
                        </w:pPr>
                        <w:r w:rsidRPr="003F7CF1">
                          <w:rPr>
                            <w:sz w:val="19"/>
                            <w:szCs w:val="19"/>
                          </w:rPr>
                          <w:t>3.14</w:t>
                        </w:r>
                      </w:p>
                    </w:txbxContent>
                  </v:textbox>
                </v:rect>
                <v:shape id="Text Box 288" o:spid="_x0000_s1297"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150034" w:rsidRPr="003F7CF1" w:rsidRDefault="00150034" w:rsidP="00E80032">
                        <w:pPr>
                          <w:pStyle w:val="SourceCodeBoxHeader"/>
                          <w:rPr>
                            <w:sz w:val="19"/>
                            <w:szCs w:val="19"/>
                            <w:lang w:val="sv-SE"/>
                          </w:rPr>
                        </w:pPr>
                        <w:r w:rsidRPr="003F7CF1">
                          <w:rPr>
                            <w:sz w:val="19"/>
                            <w:szCs w:val="19"/>
                            <w:lang w:val="sv-SE"/>
                          </w:rPr>
                          <w:t>d</w:t>
                        </w:r>
                      </w:p>
                    </w:txbxContent>
                  </v:textbox>
                </v:shape>
                <v:rect id="Rectangle 289" o:spid="_x0000_s1298"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150034" w:rsidRPr="003F7CF1" w:rsidRDefault="00150034" w:rsidP="00E80032">
                        <w:pPr>
                          <w:pStyle w:val="SourceCodeBoxText"/>
                          <w:rPr>
                            <w:sz w:val="19"/>
                            <w:szCs w:val="19"/>
                          </w:rPr>
                        </w:pPr>
                        <w:r w:rsidRPr="003F7CF1">
                          <w:rPr>
                            <w:sz w:val="19"/>
                            <w:szCs w:val="19"/>
                          </w:rPr>
                          <w:t>'a'</w:t>
                        </w:r>
                      </w:p>
                    </w:txbxContent>
                  </v:textbox>
                </v:rect>
                <v:shape id="Text Box 290" o:spid="_x0000_s1299"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150034" w:rsidRPr="003F7CF1" w:rsidRDefault="00150034"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903DBA" w:rsidRDefault="00E80032" w:rsidP="00E80032">
      <w:r w:rsidRPr="00903DBA">
        <w:t>We can transform values between the types by stating the new type within parentheses. The use of stating the type is not strictly necessary. However, if omitted the compiler may give warnings</w:t>
      </w:r>
      <w:r w:rsidRPr="00903DBA">
        <w:rPr>
          <w:rStyle w:val="Fotnotsreferens"/>
          <w:szCs w:val="21"/>
        </w:rPr>
        <w:footnoteReference w:id="6"/>
      </w:r>
      <w:r w:rsidRPr="00903DBA">
        <w:t>.</w:t>
      </w:r>
    </w:p>
    <w:p w14:paraId="4552E3D8" w14:textId="77777777" w:rsidR="00E80032" w:rsidRPr="00903DBA" w:rsidRDefault="00E80032" w:rsidP="00E80032">
      <w:pPr>
        <w:pStyle w:val="Code"/>
      </w:pPr>
      <w:r w:rsidRPr="00903DBA">
        <w:t>int i = 123;</w:t>
      </w:r>
    </w:p>
    <w:p w14:paraId="17FBAEF0" w14:textId="77777777" w:rsidR="00E80032" w:rsidRPr="00903DBA" w:rsidRDefault="00E80032" w:rsidP="00E80032">
      <w:pPr>
        <w:pStyle w:val="Code"/>
      </w:pPr>
      <w:r w:rsidRPr="00903DBA">
        <w:t>double x = 1.23;</w:t>
      </w:r>
    </w:p>
    <w:p w14:paraId="2D72DC05" w14:textId="77777777" w:rsidR="00E80032" w:rsidRPr="00903DBA" w:rsidRDefault="00E80032" w:rsidP="00E80032">
      <w:pPr>
        <w:pStyle w:val="Code"/>
      </w:pPr>
    </w:p>
    <w:p w14:paraId="2A6F7373" w14:textId="77777777" w:rsidR="00E80032" w:rsidRPr="00903DBA" w:rsidRDefault="00E80032" w:rsidP="00E80032">
      <w:pPr>
        <w:pStyle w:val="Code"/>
      </w:pPr>
      <w:r w:rsidRPr="00903DBA">
        <w:t>int j = (int) x;</w:t>
      </w:r>
    </w:p>
    <w:p w14:paraId="10ACCF22" w14:textId="77777777" w:rsidR="00E80032" w:rsidRPr="00903DBA" w:rsidRDefault="00E80032" w:rsidP="00E80032">
      <w:pPr>
        <w:pStyle w:val="Code"/>
      </w:pPr>
      <w:r w:rsidRPr="00903DBA">
        <w:t>double y = (double) i;</w:t>
      </w:r>
    </w:p>
    <w:p w14:paraId="50930259" w14:textId="77777777"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4" w:name="_Toc320485578"/>
      <w:bookmarkStart w:id="595" w:name="_Toc323656687"/>
      <w:bookmarkStart w:id="596" w:name="_Toc324085425"/>
      <w:bookmarkStart w:id="597" w:name="_Toc383781077"/>
      <w:bookmarkStart w:id="598" w:name="_Toc57656186"/>
      <w:bookmarkStart w:id="599" w:name="_Toc320485579"/>
      <w:r w:rsidRPr="00903DBA">
        <w:t>Constants</w:t>
      </w:r>
      <w:bookmarkEnd w:id="594"/>
      <w:bookmarkEnd w:id="595"/>
      <w:bookmarkEnd w:id="596"/>
      <w:bookmarkEnd w:id="597"/>
      <w:bookmarkEnd w:id="598"/>
    </w:p>
    <w:p w14:paraId="32CDF69C" w14:textId="307EF024" w:rsidR="00E80032" w:rsidRPr="00903DBA" w:rsidRDefault="00E80032" w:rsidP="00E80032">
      <w:r w:rsidRPr="00903DBA">
        <w:t xml:space="preserve">As the name implies, a constant is a variable whose value cannot be altered since it has been </w:t>
      </w:r>
      <w:r w:rsidR="00266D64" w:rsidRPr="00903DBA">
        <w:t>initialized</w:t>
      </w:r>
      <w:r w:rsidRPr="00903DBA">
        <w:t xml:space="preserve">. Unlike variables, constants must always be </w:t>
      </w:r>
      <w:r w:rsidR="00266D64" w:rsidRPr="00903DBA">
        <w:t>initialized</w:t>
      </w:r>
      <w:r w:rsidRPr="00903DBA">
        <w:t xml:space="preserve"> and are often written in capital letters.</w:t>
      </w:r>
    </w:p>
    <w:p w14:paraId="227A9631" w14:textId="77777777" w:rsidR="00E80032" w:rsidRPr="00903DBA" w:rsidRDefault="00E80032" w:rsidP="00E80032">
      <w:pPr>
        <w:pStyle w:val="Code"/>
      </w:pPr>
      <w:r w:rsidRPr="00903DBA">
        <w:t>const double PI = 3.14;</w:t>
      </w:r>
    </w:p>
    <w:p w14:paraId="53E08F45" w14:textId="6EE70336"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0" w:name="_Toc323656688"/>
      <w:bookmarkStart w:id="601" w:name="_Toc324085426"/>
      <w:bookmarkStart w:id="602" w:name="_Toc383781078"/>
      <w:bookmarkStart w:id="603" w:name="_Toc57656187"/>
      <w:r w:rsidRPr="00903DBA">
        <w:t>Output</w:t>
      </w:r>
      <w:bookmarkEnd w:id="599"/>
      <w:bookmarkEnd w:id="600"/>
      <w:bookmarkEnd w:id="601"/>
      <w:bookmarkEnd w:id="602"/>
      <w:bookmarkEnd w:id="603"/>
    </w:p>
    <w:p w14:paraId="68E5301E" w14:textId="77777777" w:rsidR="00E80032" w:rsidRPr="00903DBA" w:rsidRDefault="00E80032" w:rsidP="00E65FE6">
      <w:pPr>
        <w:pStyle w:val="CodeHeader"/>
      </w:pPr>
      <w:r w:rsidRPr="00903DBA">
        <w:t xml:space="preserve">As noted in the first section of this chapter, the standard function for output is </w:t>
      </w:r>
      <w:r w:rsidRPr="00E65FE6">
        <w:rPr>
          <w:rStyle w:val="CodeInText"/>
        </w:rPr>
        <w:t>printf</w:t>
      </w:r>
      <w:r w:rsidRPr="00903DBA">
        <w:t xml:space="preserve"> (formatted print) writes to the standard output device (normally a text window).</w:t>
      </w:r>
    </w:p>
    <w:p w14:paraId="3B73D7E0" w14:textId="77777777" w:rsidR="00E80032" w:rsidRPr="00903DBA" w:rsidRDefault="00E80032" w:rsidP="00E80032">
      <w:r w:rsidRPr="00903DBA">
        <w:t xml:space="preserve">The first argument is the </w:t>
      </w:r>
      <w:r w:rsidRPr="00E17FD3">
        <w:rPr>
          <w:rStyle w:val="KeyWord0"/>
        </w:rPr>
        <w:t>format</w:t>
      </w:r>
      <w:r w:rsidRPr="00903DBA">
        <w:rPr>
          <w:rStyle w:val="Italic"/>
        </w:rPr>
        <w:t xml:space="preserve"> </w:t>
      </w:r>
      <w:r w:rsidRPr="00E17FD3">
        <w:rPr>
          <w:rStyle w:val="KeyWord0"/>
        </w:rPr>
        <w:t>strings</w:t>
      </w:r>
      <w:r w:rsidRPr="00903DBA">
        <w:t xml:space="preserve">. With it, we can write every kind of value. However, there are many </w:t>
      </w:r>
      <w:r w:rsidRPr="00E17FD3">
        <w:rPr>
          <w:rStyle w:val="KeyWord0"/>
        </w:rPr>
        <w:t>format</w:t>
      </w:r>
      <w:r w:rsidRPr="00903DBA">
        <w:rPr>
          <w:rStyle w:val="Italic"/>
        </w:rPr>
        <w:t xml:space="preserve"> </w:t>
      </w:r>
      <w:r w:rsidRPr="00E17FD3">
        <w:rPr>
          <w:rStyle w:val="KeyWord0"/>
        </w:rPr>
        <w:t>codes</w:t>
      </w:r>
      <w:r w:rsidRPr="00903DBA">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903DBA" w14:paraId="5E421840" w14:textId="77777777" w:rsidTr="000803FF">
        <w:tc>
          <w:tcPr>
            <w:tcW w:w="709" w:type="dxa"/>
            <w:shd w:val="clear" w:color="auto" w:fill="auto"/>
          </w:tcPr>
          <w:p w14:paraId="662D7235" w14:textId="77777777" w:rsidR="00E80032" w:rsidRPr="00903DBA" w:rsidRDefault="00E80032" w:rsidP="000803FF">
            <w:r w:rsidRPr="00903DBA">
              <w:t>Code</w:t>
            </w:r>
          </w:p>
        </w:tc>
        <w:tc>
          <w:tcPr>
            <w:tcW w:w="7351" w:type="dxa"/>
            <w:shd w:val="clear" w:color="auto" w:fill="auto"/>
          </w:tcPr>
          <w:p w14:paraId="7883402E" w14:textId="77777777" w:rsidR="00E80032" w:rsidRPr="00903DBA" w:rsidRDefault="00E80032" w:rsidP="000803FF">
            <w:r w:rsidRPr="00903DBA">
              <w:t>Type</w:t>
            </w:r>
          </w:p>
        </w:tc>
      </w:tr>
      <w:tr w:rsidR="00E80032" w:rsidRPr="00903DBA" w14:paraId="6E58A5AF" w14:textId="77777777" w:rsidTr="000803FF">
        <w:tc>
          <w:tcPr>
            <w:tcW w:w="709" w:type="dxa"/>
            <w:shd w:val="clear" w:color="auto" w:fill="auto"/>
          </w:tcPr>
          <w:p w14:paraId="28A92CB0" w14:textId="77777777" w:rsidR="00E80032" w:rsidRPr="00903DBA" w:rsidRDefault="00E80032" w:rsidP="000803FF">
            <w:r w:rsidRPr="00903DBA">
              <w:t>d</w:t>
            </w:r>
          </w:p>
        </w:tc>
        <w:tc>
          <w:tcPr>
            <w:tcW w:w="7351" w:type="dxa"/>
            <w:shd w:val="clear" w:color="auto" w:fill="auto"/>
          </w:tcPr>
          <w:p w14:paraId="7D2422D1" w14:textId="77777777" w:rsidR="00E80032" w:rsidRPr="00903DBA" w:rsidRDefault="00E80032" w:rsidP="000803FF">
            <w:r w:rsidRPr="00903DBA">
              <w:t>decimal integer</w:t>
            </w:r>
          </w:p>
        </w:tc>
      </w:tr>
      <w:tr w:rsidR="00E80032" w:rsidRPr="00903DBA" w14:paraId="023BB892" w14:textId="77777777" w:rsidTr="000803FF">
        <w:tc>
          <w:tcPr>
            <w:tcW w:w="709" w:type="dxa"/>
            <w:shd w:val="clear" w:color="auto" w:fill="auto"/>
          </w:tcPr>
          <w:p w14:paraId="59D90ADB" w14:textId="77777777" w:rsidR="00E80032" w:rsidRPr="00903DBA" w:rsidRDefault="00E80032" w:rsidP="000803FF">
            <w:r w:rsidRPr="00903DBA">
              <w:t>o</w:t>
            </w:r>
          </w:p>
        </w:tc>
        <w:tc>
          <w:tcPr>
            <w:tcW w:w="7351" w:type="dxa"/>
            <w:shd w:val="clear" w:color="auto" w:fill="auto"/>
          </w:tcPr>
          <w:p w14:paraId="76825D21" w14:textId="77777777" w:rsidR="00E80032" w:rsidRPr="00903DBA" w:rsidRDefault="00E80032" w:rsidP="000803FF">
            <w:r w:rsidRPr="00903DBA">
              <w:t>octal integer</w:t>
            </w:r>
          </w:p>
        </w:tc>
      </w:tr>
      <w:tr w:rsidR="00E80032" w:rsidRPr="00903DBA" w14:paraId="2D8A4B77" w14:textId="77777777" w:rsidTr="000803FF">
        <w:tc>
          <w:tcPr>
            <w:tcW w:w="709" w:type="dxa"/>
            <w:shd w:val="clear" w:color="auto" w:fill="auto"/>
          </w:tcPr>
          <w:p w14:paraId="48247D00" w14:textId="77777777" w:rsidR="00E80032" w:rsidRPr="00903DBA" w:rsidRDefault="00E80032" w:rsidP="000803FF">
            <w:r w:rsidRPr="00903DBA">
              <w:t>x</w:t>
            </w:r>
          </w:p>
        </w:tc>
        <w:tc>
          <w:tcPr>
            <w:tcW w:w="7351" w:type="dxa"/>
            <w:shd w:val="clear" w:color="auto" w:fill="auto"/>
          </w:tcPr>
          <w:p w14:paraId="3ADC392D" w14:textId="77777777" w:rsidR="00E80032" w:rsidRPr="00903DBA" w:rsidRDefault="00E80032" w:rsidP="000803FF">
            <w:r w:rsidRPr="00903DBA">
              <w:t>hexadecimal integer</w:t>
            </w:r>
          </w:p>
        </w:tc>
      </w:tr>
      <w:tr w:rsidR="00E80032" w:rsidRPr="00903DBA" w14:paraId="58E308DF" w14:textId="77777777" w:rsidTr="000803FF">
        <w:tc>
          <w:tcPr>
            <w:tcW w:w="709" w:type="dxa"/>
            <w:shd w:val="clear" w:color="auto" w:fill="auto"/>
          </w:tcPr>
          <w:p w14:paraId="2D7DDF16" w14:textId="77777777" w:rsidR="00E80032" w:rsidRPr="00903DBA" w:rsidRDefault="00E80032" w:rsidP="000803FF">
            <w:r w:rsidRPr="00903DBA">
              <w:t>f</w:t>
            </w:r>
          </w:p>
        </w:tc>
        <w:tc>
          <w:tcPr>
            <w:tcW w:w="7351" w:type="dxa"/>
            <w:shd w:val="clear" w:color="auto" w:fill="auto"/>
          </w:tcPr>
          <w:p w14:paraId="50E41413" w14:textId="77777777" w:rsidR="00E80032" w:rsidRPr="00903DBA" w:rsidRDefault="00E80032" w:rsidP="000803FF">
            <w:r w:rsidRPr="00903DBA">
              <w:t>double</w:t>
            </w:r>
          </w:p>
        </w:tc>
      </w:tr>
      <w:tr w:rsidR="00E80032" w:rsidRPr="00903DBA" w14:paraId="481E4E61" w14:textId="77777777" w:rsidTr="000803FF">
        <w:tc>
          <w:tcPr>
            <w:tcW w:w="709" w:type="dxa"/>
            <w:shd w:val="clear" w:color="auto" w:fill="auto"/>
          </w:tcPr>
          <w:p w14:paraId="18D84967" w14:textId="77777777" w:rsidR="00E80032" w:rsidRPr="00903DBA" w:rsidRDefault="00E80032" w:rsidP="000803FF">
            <w:r w:rsidRPr="00903DBA">
              <w:t>lf</w:t>
            </w:r>
          </w:p>
        </w:tc>
        <w:tc>
          <w:tcPr>
            <w:tcW w:w="7351" w:type="dxa"/>
            <w:shd w:val="clear" w:color="auto" w:fill="auto"/>
          </w:tcPr>
          <w:p w14:paraId="3C84A798" w14:textId="77777777" w:rsidR="00E80032" w:rsidRPr="00903DBA" w:rsidRDefault="00E80032" w:rsidP="000803FF">
            <w:r w:rsidRPr="00903DBA">
              <w:t>long double</w:t>
            </w:r>
          </w:p>
        </w:tc>
      </w:tr>
      <w:tr w:rsidR="00E80032" w:rsidRPr="00903DBA" w14:paraId="34CB262E" w14:textId="77777777" w:rsidTr="000803FF">
        <w:tc>
          <w:tcPr>
            <w:tcW w:w="709" w:type="dxa"/>
            <w:shd w:val="clear" w:color="auto" w:fill="auto"/>
          </w:tcPr>
          <w:p w14:paraId="4DB1C91D" w14:textId="77777777" w:rsidR="00E80032" w:rsidRPr="00903DBA" w:rsidRDefault="00E80032" w:rsidP="000803FF">
            <w:r w:rsidRPr="00903DBA">
              <w:t>c</w:t>
            </w:r>
          </w:p>
        </w:tc>
        <w:tc>
          <w:tcPr>
            <w:tcW w:w="7351" w:type="dxa"/>
            <w:shd w:val="clear" w:color="auto" w:fill="auto"/>
          </w:tcPr>
          <w:p w14:paraId="387D2A43" w14:textId="77777777" w:rsidR="00E80032" w:rsidRPr="00903DBA" w:rsidRDefault="00E80032" w:rsidP="000803FF">
            <w:r w:rsidRPr="00903DBA">
              <w:t>char</w:t>
            </w:r>
          </w:p>
        </w:tc>
      </w:tr>
      <w:tr w:rsidR="00E80032" w:rsidRPr="00903DBA" w14:paraId="33E2EA93" w14:textId="77777777" w:rsidTr="000803FF">
        <w:tc>
          <w:tcPr>
            <w:tcW w:w="709" w:type="dxa"/>
            <w:shd w:val="clear" w:color="auto" w:fill="auto"/>
          </w:tcPr>
          <w:p w14:paraId="70848461" w14:textId="77777777" w:rsidR="00E80032" w:rsidRPr="00903DBA" w:rsidRDefault="00E80032" w:rsidP="000803FF">
            <w:r w:rsidRPr="00903DBA">
              <w:t>s</w:t>
            </w:r>
          </w:p>
        </w:tc>
        <w:tc>
          <w:tcPr>
            <w:tcW w:w="7351" w:type="dxa"/>
            <w:shd w:val="clear" w:color="auto" w:fill="auto"/>
          </w:tcPr>
          <w:p w14:paraId="26D77CFE" w14:textId="77777777" w:rsidR="00E80032" w:rsidRPr="00903DBA" w:rsidRDefault="00E80032" w:rsidP="000803FF">
            <w:r w:rsidRPr="00903DBA">
              <w:t>char *</w:t>
            </w:r>
          </w:p>
        </w:tc>
      </w:tr>
      <w:tr w:rsidR="00E80032" w:rsidRPr="00903DBA" w14:paraId="63E172F0" w14:textId="77777777" w:rsidTr="000803FF">
        <w:tc>
          <w:tcPr>
            <w:tcW w:w="709" w:type="dxa"/>
            <w:shd w:val="clear" w:color="auto" w:fill="auto"/>
          </w:tcPr>
          <w:p w14:paraId="234DDC20" w14:textId="77777777" w:rsidR="00E80032" w:rsidRPr="00903DBA" w:rsidRDefault="00E80032" w:rsidP="000803FF">
            <w:r w:rsidRPr="00903DBA">
              <w:t>p</w:t>
            </w:r>
          </w:p>
        </w:tc>
        <w:tc>
          <w:tcPr>
            <w:tcW w:w="7351" w:type="dxa"/>
            <w:shd w:val="clear" w:color="auto" w:fill="auto"/>
          </w:tcPr>
          <w:p w14:paraId="7D027F7A" w14:textId="77777777" w:rsidR="00E80032" w:rsidRPr="00903DBA" w:rsidRDefault="00E80032" w:rsidP="000803FF">
            <w:pPr>
              <w:rPr>
                <w:rStyle w:val="Italic"/>
                <w:i w:val="0"/>
              </w:rPr>
            </w:pPr>
            <w:r w:rsidRPr="00903DBA">
              <w:rPr>
                <w:rStyle w:val="Italic"/>
              </w:rPr>
              <w:t>Prints the address of the variable in hexadecimal form.</w:t>
            </w:r>
          </w:p>
        </w:tc>
      </w:tr>
    </w:tbl>
    <w:p w14:paraId="5B0358B2" w14:textId="77777777" w:rsidR="00E80032" w:rsidRPr="00903DBA" w:rsidRDefault="00E80032" w:rsidP="00E80032"/>
    <w:p w14:paraId="2A6E9A01" w14:textId="77777777" w:rsidR="00E80032" w:rsidRPr="00903DBA" w:rsidRDefault="00E80032" w:rsidP="00E80032">
      <w:r w:rsidRPr="00903DBA">
        <w:t xml:space="preserve">In the program below, </w:t>
      </w:r>
      <w:r w:rsidRPr="00903DBA">
        <w:rPr>
          <w:i/>
        </w:rPr>
        <w:t>i</w:t>
      </w:r>
      <w:r w:rsidRPr="00903DBA">
        <w:t xml:space="preserve"> represents an integer, </w:t>
      </w:r>
      <w:r w:rsidRPr="00903DBA">
        <w:rPr>
          <w:i/>
        </w:rPr>
        <w:t>f</w:t>
      </w:r>
      <w:r w:rsidRPr="00903DBA">
        <w:rPr>
          <w:rStyle w:val="Fotnotsreferens"/>
          <w:i/>
          <w:szCs w:val="21"/>
        </w:rPr>
        <w:footnoteReference w:id="7"/>
      </w:r>
      <w:r w:rsidRPr="00903DBA">
        <w:t xml:space="preserve"> a double, and </w:t>
      </w:r>
      <w:r w:rsidRPr="00903DBA">
        <w:rPr>
          <w:i/>
        </w:rPr>
        <w:t>c</w:t>
      </w:r>
      <w:r w:rsidRPr="00903DBA">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903DBA" w:rsidRDefault="00E80032" w:rsidP="00E80032">
      <w:pPr>
        <w:pStyle w:val="Code"/>
      </w:pPr>
      <w:r w:rsidRPr="00903DBA">
        <w:t>#include &lt;stdio.h&gt;</w:t>
      </w:r>
    </w:p>
    <w:p w14:paraId="382BEB08" w14:textId="77777777" w:rsidR="00E80032" w:rsidRPr="00903DBA" w:rsidRDefault="00E80032" w:rsidP="00E80032">
      <w:pPr>
        <w:pStyle w:val="Code"/>
      </w:pPr>
    </w:p>
    <w:p w14:paraId="07E4768A" w14:textId="77777777" w:rsidR="00E80032" w:rsidRPr="00903DBA" w:rsidRDefault="00E80032" w:rsidP="00E80032">
      <w:pPr>
        <w:pStyle w:val="Code"/>
      </w:pPr>
      <w:r w:rsidRPr="00903DBA">
        <w:t>void main() {</w:t>
      </w:r>
    </w:p>
    <w:p w14:paraId="62A43D6F" w14:textId="77777777" w:rsidR="00E80032" w:rsidRPr="00903DBA" w:rsidRDefault="00E80032" w:rsidP="00E80032">
      <w:pPr>
        <w:pStyle w:val="Code"/>
      </w:pPr>
      <w:r w:rsidRPr="00903DBA">
        <w:t xml:space="preserve">  char c = 'a';</w:t>
      </w:r>
    </w:p>
    <w:p w14:paraId="51D5B918" w14:textId="77777777" w:rsidR="00E80032" w:rsidRPr="00903DBA" w:rsidRDefault="00E80032" w:rsidP="00E80032">
      <w:pPr>
        <w:pStyle w:val="Code"/>
      </w:pPr>
      <w:r w:rsidRPr="00903DBA">
        <w:t xml:space="preserve">  int i = 123;</w:t>
      </w:r>
    </w:p>
    <w:p w14:paraId="0F2AAB88" w14:textId="77777777" w:rsidR="00E80032" w:rsidRPr="00903DBA" w:rsidRDefault="00E80032" w:rsidP="00E80032">
      <w:pPr>
        <w:pStyle w:val="Code"/>
      </w:pPr>
      <w:r w:rsidRPr="00903DBA">
        <w:t xml:space="preserve">  double d = 1.23;</w:t>
      </w:r>
    </w:p>
    <w:p w14:paraId="730343C4" w14:textId="77777777" w:rsidR="00E80032" w:rsidRPr="00903DBA" w:rsidRDefault="00E80032" w:rsidP="00E80032">
      <w:pPr>
        <w:pStyle w:val="Code"/>
      </w:pPr>
    </w:p>
    <w:p w14:paraId="5F4B9B5B" w14:textId="77777777" w:rsidR="00E80032" w:rsidRPr="00903DBA" w:rsidRDefault="00E80032" w:rsidP="00E80032">
      <w:pPr>
        <w:pStyle w:val="Code"/>
      </w:pPr>
      <w:r w:rsidRPr="00903DBA">
        <w:t xml:space="preserve">  printf("char %c, int %d, double %f\n", c, i, d);</w:t>
      </w:r>
    </w:p>
    <w:p w14:paraId="7293D449" w14:textId="77777777" w:rsidR="00E80032" w:rsidRPr="00903DBA" w:rsidRDefault="00E80032" w:rsidP="00E80032">
      <w:pPr>
        <w:pStyle w:val="Code"/>
      </w:pPr>
      <w:r w:rsidRPr="00903DBA">
        <w:t>}</w:t>
      </w:r>
    </w:p>
    <w:p w14:paraId="2C43F9BE" w14:textId="77777777" w:rsidR="00E80032" w:rsidRPr="00903DBA" w:rsidRDefault="00E80032" w:rsidP="00E65FE6">
      <w:pPr>
        <w:pStyle w:val="CodeHeader"/>
      </w:pPr>
      <w:r w:rsidRPr="00903DBA">
        <w:t xml:space="preserve">There is also the </w:t>
      </w:r>
      <w:r w:rsidRPr="00E65FE6">
        <w:rPr>
          <w:rStyle w:val="CodeInText"/>
        </w:rPr>
        <w:t>puts</w:t>
      </w:r>
      <w:r w:rsidRPr="00903DBA">
        <w:t xml:space="preserve"> function that prints a string followed by a new-line. The following two lines are equivalent.</w:t>
      </w:r>
    </w:p>
    <w:p w14:paraId="46D0C65D" w14:textId="77777777" w:rsidR="00E80032" w:rsidRPr="00903DBA" w:rsidRDefault="00E80032" w:rsidP="00E80032">
      <w:pPr>
        <w:pStyle w:val="Code"/>
      </w:pPr>
      <w:r w:rsidRPr="00903DBA">
        <w:t>printf("Hello, World!\n");</w:t>
      </w:r>
    </w:p>
    <w:p w14:paraId="5256BD8B" w14:textId="77777777" w:rsidR="00E80032" w:rsidRPr="00903DBA" w:rsidRDefault="00E80032" w:rsidP="00E80032">
      <w:pPr>
        <w:pStyle w:val="Code"/>
      </w:pPr>
      <w:r w:rsidRPr="00903DBA">
        <w:t>puts("Hello, world!");</w:t>
      </w:r>
    </w:p>
    <w:p w14:paraId="64B25C94" w14:textId="23DD8A8E"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4" w:name="_Toc320485580"/>
      <w:bookmarkStart w:id="605" w:name="_Toc323656689"/>
      <w:bookmarkStart w:id="606" w:name="_Toc324085427"/>
      <w:bookmarkStart w:id="607" w:name="_Toc383781079"/>
      <w:bookmarkStart w:id="608" w:name="_Toc57656188"/>
      <w:r w:rsidRPr="00903DBA">
        <w:t>Input</w:t>
      </w:r>
      <w:bookmarkEnd w:id="604"/>
      <w:bookmarkEnd w:id="605"/>
      <w:bookmarkEnd w:id="606"/>
      <w:bookmarkEnd w:id="607"/>
      <w:bookmarkEnd w:id="608"/>
    </w:p>
    <w:p w14:paraId="299686DD" w14:textId="77777777" w:rsidR="00E80032" w:rsidRPr="00903DBA" w:rsidRDefault="00E80032" w:rsidP="00E65FE6">
      <w:pPr>
        <w:pStyle w:val="CodeHeader"/>
      </w:pPr>
      <w:r w:rsidRPr="00903DBA">
        <w:t xml:space="preserve">The standard functions for input is and </w:t>
      </w:r>
      <w:r w:rsidRPr="00E65FE6">
        <w:rPr>
          <w:rStyle w:val="CodeInText"/>
        </w:rPr>
        <w:t>scanf</w:t>
      </w:r>
      <w:r w:rsidRPr="00903DBA">
        <w:t xml:space="preserve"> (formatted scan), it reads from the standard input device (normally the keyboard).</w:t>
      </w:r>
    </w:p>
    <w:p w14:paraId="0EC091BF" w14:textId="77777777" w:rsidR="00E80032" w:rsidRPr="00903DBA" w:rsidRDefault="00E80032" w:rsidP="00E65FE6">
      <w:pPr>
        <w:pStyle w:val="CodeHeader"/>
      </w:pPr>
      <w:r w:rsidRPr="00903DBA">
        <w:t xml:space="preserve">Similar to </w:t>
      </w:r>
      <w:r w:rsidRPr="00E65FE6">
        <w:t>printf</w:t>
      </w:r>
      <w:r w:rsidRPr="00903DBA">
        <w:t xml:space="preserve">, its first argument is the format string. The format codes mostly agree with those of </w:t>
      </w:r>
      <w:r w:rsidRPr="00E65FE6">
        <w:t>printf</w:t>
      </w:r>
      <w:r w:rsidRPr="00903DBA">
        <w:t xml:space="preserve">, but not completely. See the table at the end of the chapter for a list of format codes. For instance, </w:t>
      </w:r>
      <w:r w:rsidRPr="00E65FE6">
        <w:t>scanf</w:t>
      </w:r>
      <w:r w:rsidRPr="00903DBA">
        <w:t xml:space="preserve"> expects </w:t>
      </w:r>
      <w:r w:rsidRPr="00E17FD3">
        <w:rPr>
          <w:rStyle w:val="KeyWord0"/>
        </w:rPr>
        <w:t>lf</w:t>
      </w:r>
      <w:r w:rsidRPr="00903DBA">
        <w:t xml:space="preserve"> to read a double value, in contrast to </w:t>
      </w:r>
      <w:r w:rsidRPr="00E65FE6">
        <w:rPr>
          <w:rStyle w:val="CodeInText"/>
        </w:rPr>
        <w:t>printf</w:t>
      </w:r>
      <w:r w:rsidRPr="00903DBA">
        <w:t xml:space="preserve"> that expects </w:t>
      </w:r>
      <w:r w:rsidRPr="00E17FD3">
        <w:rPr>
          <w:rStyle w:val="KeyWord0"/>
        </w:rPr>
        <w:t>f</w:t>
      </w:r>
      <w:r w:rsidRPr="00903DBA">
        <w:rPr>
          <w:rStyle w:val="Fotnotsreferens"/>
          <w:i/>
          <w:szCs w:val="21"/>
        </w:rPr>
        <w:footnoteReference w:id="8"/>
      </w:r>
      <w:r w:rsidRPr="00903DBA">
        <w:t>.</w:t>
      </w:r>
    </w:p>
    <w:p w14:paraId="0CA40E7A" w14:textId="6E64044B" w:rsidR="00E80032" w:rsidRPr="00903DBA" w:rsidRDefault="00E80032" w:rsidP="00E65FE6">
      <w:pPr>
        <w:pStyle w:val="CodeHeader"/>
      </w:pPr>
      <w:r w:rsidRPr="00903DBA">
        <w:t xml:space="preserve">Another difference is that while </w:t>
      </w:r>
      <w:r w:rsidRPr="00E65FE6">
        <w:t>printf</w:t>
      </w:r>
      <w:r w:rsidRPr="00903DBA">
        <w:t xml:space="preserve"> wants the values corresponding to the format codes, </w:t>
      </w:r>
      <w:r w:rsidRPr="00E65FE6">
        <w:rPr>
          <w:rStyle w:val="CodeInText"/>
        </w:rPr>
        <w:t>scanf</w:t>
      </w:r>
      <w:r w:rsidRPr="00903DBA">
        <w:t xml:space="preserve"> wants the </w:t>
      </w:r>
      <w:r w:rsidRPr="00E17FD3">
        <w:rPr>
          <w:rStyle w:val="KeyWord0"/>
        </w:rPr>
        <w:t>addresses</w:t>
      </w:r>
      <w:r w:rsidRPr="00903DBA">
        <w:t xml:space="preserve"> of the variables that are going to store the values. This is accomplished by using the ampersand (&amp;), see the Section </w:t>
      </w:r>
      <w:r w:rsidRPr="00903DBA">
        <w:fldChar w:fldCharType="begin"/>
      </w:r>
      <w:r w:rsidRPr="00903DBA">
        <w:instrText xml:space="preserve"> REF _Ref383780778 \r \h </w:instrText>
      </w:r>
      <w:r w:rsidRPr="00903DBA">
        <w:fldChar w:fldCharType="separate"/>
      </w:r>
      <w:r w:rsidR="00392B3E">
        <w:t>10.1.1</w:t>
      </w:r>
      <w:r w:rsidRPr="00903DBA">
        <w:fldChar w:fldCharType="end"/>
      </w:r>
      <w:r w:rsidRPr="00903DBA">
        <w:t xml:space="preserve"> on pointers. Below follows a list of the most common format codes.</w:t>
      </w:r>
    </w:p>
    <w:p w14:paraId="0CCC19BE" w14:textId="77777777" w:rsidR="00E80032" w:rsidRPr="00903DBA"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903DBA" w14:paraId="1CCE2A15" w14:textId="77777777" w:rsidTr="000803FF">
        <w:tc>
          <w:tcPr>
            <w:tcW w:w="709" w:type="dxa"/>
            <w:shd w:val="clear" w:color="auto" w:fill="auto"/>
          </w:tcPr>
          <w:p w14:paraId="0D044313" w14:textId="77777777" w:rsidR="00E80032" w:rsidRPr="00903DBA" w:rsidRDefault="00E80032" w:rsidP="000803FF">
            <w:r w:rsidRPr="00903DBA">
              <w:t>Code</w:t>
            </w:r>
          </w:p>
        </w:tc>
        <w:tc>
          <w:tcPr>
            <w:tcW w:w="7351" w:type="dxa"/>
            <w:shd w:val="clear" w:color="auto" w:fill="auto"/>
          </w:tcPr>
          <w:p w14:paraId="778DFA74" w14:textId="77777777" w:rsidR="00E80032" w:rsidRPr="00903DBA" w:rsidRDefault="00E80032" w:rsidP="000803FF">
            <w:r w:rsidRPr="00903DBA">
              <w:t>Type</w:t>
            </w:r>
          </w:p>
        </w:tc>
      </w:tr>
      <w:tr w:rsidR="00E80032" w:rsidRPr="00903DBA" w14:paraId="5C56E952" w14:textId="77777777" w:rsidTr="000803FF">
        <w:tc>
          <w:tcPr>
            <w:tcW w:w="709" w:type="dxa"/>
            <w:shd w:val="clear" w:color="auto" w:fill="auto"/>
          </w:tcPr>
          <w:p w14:paraId="2C311782" w14:textId="77777777" w:rsidR="00E80032" w:rsidRPr="00903DBA" w:rsidRDefault="00E80032" w:rsidP="000803FF">
            <w:r w:rsidRPr="00903DBA">
              <w:t>d</w:t>
            </w:r>
          </w:p>
        </w:tc>
        <w:tc>
          <w:tcPr>
            <w:tcW w:w="7351" w:type="dxa"/>
            <w:shd w:val="clear" w:color="auto" w:fill="auto"/>
          </w:tcPr>
          <w:p w14:paraId="725FB2AF" w14:textId="77777777" w:rsidR="00E80032" w:rsidRPr="00903DBA" w:rsidRDefault="00E80032" w:rsidP="000803FF">
            <w:r w:rsidRPr="00903DBA">
              <w:t>decimal integer</w:t>
            </w:r>
          </w:p>
        </w:tc>
      </w:tr>
      <w:tr w:rsidR="00E80032" w:rsidRPr="00903DBA" w14:paraId="792DBF61" w14:textId="77777777" w:rsidTr="000803FF">
        <w:tc>
          <w:tcPr>
            <w:tcW w:w="709" w:type="dxa"/>
            <w:shd w:val="clear" w:color="auto" w:fill="auto"/>
          </w:tcPr>
          <w:p w14:paraId="0D41D179" w14:textId="77777777" w:rsidR="00E80032" w:rsidRPr="00903DBA" w:rsidRDefault="00E80032" w:rsidP="000803FF">
            <w:r w:rsidRPr="00903DBA">
              <w:t>o</w:t>
            </w:r>
          </w:p>
        </w:tc>
        <w:tc>
          <w:tcPr>
            <w:tcW w:w="7351" w:type="dxa"/>
            <w:shd w:val="clear" w:color="auto" w:fill="auto"/>
          </w:tcPr>
          <w:p w14:paraId="310DCAE7" w14:textId="77777777" w:rsidR="00E80032" w:rsidRPr="00903DBA" w:rsidRDefault="00E80032" w:rsidP="000803FF">
            <w:r w:rsidRPr="00903DBA">
              <w:t>octal integer</w:t>
            </w:r>
          </w:p>
        </w:tc>
      </w:tr>
      <w:tr w:rsidR="00E80032" w:rsidRPr="00903DBA" w14:paraId="102F84D6" w14:textId="77777777" w:rsidTr="000803FF">
        <w:tc>
          <w:tcPr>
            <w:tcW w:w="709" w:type="dxa"/>
            <w:shd w:val="clear" w:color="auto" w:fill="auto"/>
          </w:tcPr>
          <w:p w14:paraId="6B13E6AB" w14:textId="77777777" w:rsidR="00E80032" w:rsidRPr="00903DBA" w:rsidRDefault="00E80032" w:rsidP="000803FF">
            <w:r w:rsidRPr="00903DBA">
              <w:t>x</w:t>
            </w:r>
          </w:p>
        </w:tc>
        <w:tc>
          <w:tcPr>
            <w:tcW w:w="7351" w:type="dxa"/>
            <w:shd w:val="clear" w:color="auto" w:fill="auto"/>
          </w:tcPr>
          <w:p w14:paraId="758526D4" w14:textId="77777777" w:rsidR="00E80032" w:rsidRPr="00903DBA" w:rsidRDefault="00E80032" w:rsidP="000803FF">
            <w:r w:rsidRPr="00903DBA">
              <w:t>hexadecimal integer</w:t>
            </w:r>
          </w:p>
        </w:tc>
      </w:tr>
      <w:tr w:rsidR="00E80032" w:rsidRPr="00903DBA" w14:paraId="3E511EA7" w14:textId="77777777" w:rsidTr="000803FF">
        <w:tc>
          <w:tcPr>
            <w:tcW w:w="709" w:type="dxa"/>
            <w:shd w:val="clear" w:color="auto" w:fill="auto"/>
          </w:tcPr>
          <w:p w14:paraId="0A07B5ED" w14:textId="77777777" w:rsidR="00E80032" w:rsidRPr="00903DBA" w:rsidRDefault="00E80032" w:rsidP="000803FF">
            <w:r w:rsidRPr="00903DBA">
              <w:t>f</w:t>
            </w:r>
          </w:p>
        </w:tc>
        <w:tc>
          <w:tcPr>
            <w:tcW w:w="7351" w:type="dxa"/>
            <w:shd w:val="clear" w:color="auto" w:fill="auto"/>
          </w:tcPr>
          <w:p w14:paraId="64DAF0B4" w14:textId="77777777" w:rsidR="00E80032" w:rsidRPr="00903DBA" w:rsidRDefault="00E80032" w:rsidP="000803FF">
            <w:r w:rsidRPr="00903DBA">
              <w:t>float</w:t>
            </w:r>
          </w:p>
        </w:tc>
      </w:tr>
      <w:tr w:rsidR="00E80032" w:rsidRPr="00903DBA" w14:paraId="7D040DF6" w14:textId="77777777" w:rsidTr="000803FF">
        <w:tc>
          <w:tcPr>
            <w:tcW w:w="709" w:type="dxa"/>
            <w:shd w:val="clear" w:color="auto" w:fill="auto"/>
          </w:tcPr>
          <w:p w14:paraId="4911D0C6" w14:textId="77777777" w:rsidR="00E80032" w:rsidRPr="00903DBA" w:rsidRDefault="00E80032" w:rsidP="000803FF">
            <w:r w:rsidRPr="00903DBA">
              <w:t>lf</w:t>
            </w:r>
          </w:p>
        </w:tc>
        <w:tc>
          <w:tcPr>
            <w:tcW w:w="7351" w:type="dxa"/>
            <w:shd w:val="clear" w:color="auto" w:fill="auto"/>
          </w:tcPr>
          <w:p w14:paraId="4B83092E" w14:textId="77777777" w:rsidR="00E80032" w:rsidRPr="00903DBA" w:rsidRDefault="00E80032" w:rsidP="000803FF">
            <w:r w:rsidRPr="00903DBA">
              <w:t>double</w:t>
            </w:r>
          </w:p>
        </w:tc>
      </w:tr>
      <w:tr w:rsidR="00E80032" w:rsidRPr="00903DBA" w14:paraId="3DB0E169" w14:textId="77777777" w:rsidTr="000803FF">
        <w:tc>
          <w:tcPr>
            <w:tcW w:w="709" w:type="dxa"/>
            <w:shd w:val="clear" w:color="auto" w:fill="auto"/>
          </w:tcPr>
          <w:p w14:paraId="1F9897EC" w14:textId="77777777" w:rsidR="00E80032" w:rsidRPr="00903DBA" w:rsidRDefault="00E80032" w:rsidP="000803FF">
            <w:r w:rsidRPr="00903DBA">
              <w:t>ld</w:t>
            </w:r>
          </w:p>
        </w:tc>
        <w:tc>
          <w:tcPr>
            <w:tcW w:w="7351" w:type="dxa"/>
            <w:shd w:val="clear" w:color="auto" w:fill="auto"/>
          </w:tcPr>
          <w:p w14:paraId="3C08EE75" w14:textId="77777777" w:rsidR="00E80032" w:rsidRPr="00903DBA" w:rsidRDefault="00E80032" w:rsidP="000803FF">
            <w:r w:rsidRPr="00903DBA">
              <w:t>long double</w:t>
            </w:r>
          </w:p>
        </w:tc>
      </w:tr>
      <w:tr w:rsidR="00E80032" w:rsidRPr="00903DBA" w14:paraId="33401DDB" w14:textId="77777777" w:rsidTr="000803FF">
        <w:tc>
          <w:tcPr>
            <w:tcW w:w="709" w:type="dxa"/>
            <w:shd w:val="clear" w:color="auto" w:fill="auto"/>
          </w:tcPr>
          <w:p w14:paraId="45C449FE" w14:textId="77777777" w:rsidR="00E80032" w:rsidRPr="00903DBA" w:rsidRDefault="00E80032" w:rsidP="000803FF">
            <w:r w:rsidRPr="00903DBA">
              <w:t>c</w:t>
            </w:r>
          </w:p>
        </w:tc>
        <w:tc>
          <w:tcPr>
            <w:tcW w:w="7351" w:type="dxa"/>
            <w:shd w:val="clear" w:color="auto" w:fill="auto"/>
          </w:tcPr>
          <w:p w14:paraId="16576EBE" w14:textId="77777777" w:rsidR="00E80032" w:rsidRPr="00903DBA" w:rsidRDefault="00E80032" w:rsidP="000803FF">
            <w:r w:rsidRPr="00903DBA">
              <w:t>Char</w:t>
            </w:r>
          </w:p>
        </w:tc>
      </w:tr>
      <w:tr w:rsidR="00E80032" w:rsidRPr="00903DBA" w14:paraId="14667B88" w14:textId="77777777" w:rsidTr="000803FF">
        <w:tc>
          <w:tcPr>
            <w:tcW w:w="709" w:type="dxa"/>
            <w:shd w:val="clear" w:color="auto" w:fill="auto"/>
          </w:tcPr>
          <w:p w14:paraId="3DC62231" w14:textId="77777777" w:rsidR="00E80032" w:rsidRPr="00903DBA" w:rsidRDefault="00E80032" w:rsidP="000803FF">
            <w:r w:rsidRPr="00903DBA">
              <w:t>S</w:t>
            </w:r>
          </w:p>
        </w:tc>
        <w:tc>
          <w:tcPr>
            <w:tcW w:w="7351" w:type="dxa"/>
            <w:shd w:val="clear" w:color="auto" w:fill="auto"/>
          </w:tcPr>
          <w:p w14:paraId="751A7E26" w14:textId="77777777" w:rsidR="00E80032" w:rsidRPr="00903DBA" w:rsidRDefault="00E80032" w:rsidP="000803FF">
            <w:r w:rsidRPr="00903DBA">
              <w:t>char *</w:t>
            </w:r>
          </w:p>
        </w:tc>
      </w:tr>
    </w:tbl>
    <w:p w14:paraId="3A9DD078" w14:textId="77777777" w:rsidR="00E80032" w:rsidRPr="00903DBA" w:rsidRDefault="00E80032" w:rsidP="00E80032"/>
    <w:p w14:paraId="5353710C" w14:textId="77777777" w:rsidR="00E80032" w:rsidRPr="00903DBA" w:rsidRDefault="00E80032" w:rsidP="00E65FE6">
      <w:pPr>
        <w:pStyle w:val="CodeHeader"/>
      </w:pPr>
      <w:r w:rsidRPr="00903DBA">
        <w:t xml:space="preserve">In the program below, note that </w:t>
      </w:r>
      <w:r w:rsidRPr="00E65FE6">
        <w:t>scanf</w:t>
      </w:r>
      <w:r w:rsidRPr="00903DBA">
        <w:t xml:space="preserve"> expects </w:t>
      </w:r>
      <w:r w:rsidRPr="00E65FE6">
        <w:t>lf</w:t>
      </w:r>
      <w:r w:rsidRPr="00903DBA">
        <w:t xml:space="preserve"> to represent a double float, in contrast to </w:t>
      </w:r>
      <w:r w:rsidRPr="00E65FE6">
        <w:t>printf</w:t>
      </w:r>
      <w:r w:rsidRPr="00903DBA">
        <w:t xml:space="preserve"> that expects </w:t>
      </w:r>
      <w:r w:rsidRPr="00E65FE6">
        <w:rPr>
          <w:rStyle w:val="CodeInText"/>
        </w:rPr>
        <w:t>f</w:t>
      </w:r>
      <w:r w:rsidRPr="00903DBA">
        <w:t>.</w:t>
      </w:r>
    </w:p>
    <w:p w14:paraId="4324B0F3" w14:textId="77777777" w:rsidR="00E80032" w:rsidRPr="00903DBA" w:rsidRDefault="00E80032" w:rsidP="00E80032">
      <w:pPr>
        <w:pStyle w:val="Code"/>
      </w:pPr>
      <w:r w:rsidRPr="00903DBA">
        <w:t>#include &lt;stdio.h&gt;</w:t>
      </w:r>
    </w:p>
    <w:p w14:paraId="71A54114" w14:textId="77777777" w:rsidR="00E80032" w:rsidRPr="00903DBA" w:rsidRDefault="00E80032" w:rsidP="00E80032">
      <w:pPr>
        <w:pStyle w:val="Code"/>
      </w:pPr>
    </w:p>
    <w:p w14:paraId="6BBE7E32" w14:textId="77777777" w:rsidR="00E80032" w:rsidRPr="00903DBA" w:rsidRDefault="00E80032" w:rsidP="00E80032">
      <w:pPr>
        <w:pStyle w:val="Code"/>
      </w:pPr>
      <w:r w:rsidRPr="00903DBA">
        <w:t>void main() {</w:t>
      </w:r>
    </w:p>
    <w:p w14:paraId="05FC2D98" w14:textId="77777777" w:rsidR="00E80032" w:rsidRPr="00903DBA" w:rsidRDefault="00E80032" w:rsidP="00E80032">
      <w:pPr>
        <w:pStyle w:val="Code"/>
      </w:pPr>
      <w:r w:rsidRPr="00903DBA">
        <w:t xml:space="preserve">  char c;</w:t>
      </w:r>
    </w:p>
    <w:p w14:paraId="366DC336" w14:textId="77777777" w:rsidR="00E80032" w:rsidRPr="00903DBA" w:rsidRDefault="00E80032" w:rsidP="00E80032">
      <w:pPr>
        <w:pStyle w:val="Code"/>
      </w:pPr>
      <w:r w:rsidRPr="00903DBA">
        <w:t xml:space="preserve">  int i;</w:t>
      </w:r>
    </w:p>
    <w:p w14:paraId="2BE6C1CA" w14:textId="77777777" w:rsidR="00E80032" w:rsidRPr="00903DBA" w:rsidRDefault="00E80032" w:rsidP="00E80032">
      <w:pPr>
        <w:pStyle w:val="Code"/>
      </w:pPr>
      <w:r w:rsidRPr="00903DBA">
        <w:t xml:space="preserve">  double d;</w:t>
      </w:r>
    </w:p>
    <w:p w14:paraId="4EA52DAF" w14:textId="77777777" w:rsidR="00E80032" w:rsidRPr="00903DBA" w:rsidRDefault="00E80032" w:rsidP="00E80032">
      <w:pPr>
        <w:pStyle w:val="Code"/>
      </w:pPr>
    </w:p>
    <w:p w14:paraId="31D68178" w14:textId="77777777" w:rsidR="00E80032" w:rsidRPr="00903DBA" w:rsidRDefault="00E80032" w:rsidP="00E80032">
      <w:pPr>
        <w:pStyle w:val="Code"/>
      </w:pPr>
      <w:r w:rsidRPr="00903DBA">
        <w:t xml:space="preserve">  printf("char: ");</w:t>
      </w:r>
    </w:p>
    <w:p w14:paraId="0D31ABD8" w14:textId="77777777" w:rsidR="00E80032" w:rsidRPr="00903DBA" w:rsidRDefault="00E80032" w:rsidP="00E80032">
      <w:pPr>
        <w:pStyle w:val="Code"/>
      </w:pPr>
      <w:r w:rsidRPr="00903DBA">
        <w:t xml:space="preserve">  scanf("%c", &amp;c);</w:t>
      </w:r>
    </w:p>
    <w:p w14:paraId="459A2960" w14:textId="77777777" w:rsidR="00E80032" w:rsidRPr="00903DBA" w:rsidRDefault="00E80032" w:rsidP="00E80032">
      <w:pPr>
        <w:pStyle w:val="Code"/>
      </w:pPr>
    </w:p>
    <w:p w14:paraId="463232A6" w14:textId="77777777" w:rsidR="00E80032" w:rsidRPr="00903DBA" w:rsidRDefault="00E80032" w:rsidP="00E80032">
      <w:pPr>
        <w:pStyle w:val="Code"/>
      </w:pPr>
      <w:r w:rsidRPr="00903DBA">
        <w:t xml:space="preserve">  printf("int: ");</w:t>
      </w:r>
    </w:p>
    <w:p w14:paraId="0ECDDDEE" w14:textId="77777777" w:rsidR="00E80032" w:rsidRPr="00903DBA" w:rsidRDefault="00E80032" w:rsidP="00E80032">
      <w:pPr>
        <w:pStyle w:val="Code"/>
      </w:pPr>
      <w:r w:rsidRPr="00903DBA">
        <w:t xml:space="preserve">  scanf("%d", &amp;i);</w:t>
      </w:r>
    </w:p>
    <w:p w14:paraId="0AC79BDA" w14:textId="77777777" w:rsidR="00E80032" w:rsidRPr="00903DBA" w:rsidRDefault="00E80032" w:rsidP="00E80032">
      <w:pPr>
        <w:pStyle w:val="Code"/>
      </w:pPr>
    </w:p>
    <w:p w14:paraId="26B2AA00" w14:textId="77777777" w:rsidR="00E80032" w:rsidRPr="00903DBA" w:rsidRDefault="00E80032" w:rsidP="00E80032">
      <w:pPr>
        <w:pStyle w:val="Code"/>
      </w:pPr>
      <w:r w:rsidRPr="00903DBA">
        <w:t xml:space="preserve">  printf("double: ");</w:t>
      </w:r>
    </w:p>
    <w:p w14:paraId="2F30977F" w14:textId="77777777" w:rsidR="00E80032" w:rsidRPr="00903DBA" w:rsidRDefault="00E80032" w:rsidP="00E80032">
      <w:pPr>
        <w:pStyle w:val="Code"/>
      </w:pPr>
      <w:r w:rsidRPr="00903DBA">
        <w:t xml:space="preserve">  scanf("%lf", &amp;d);</w:t>
      </w:r>
    </w:p>
    <w:p w14:paraId="7630A046" w14:textId="77777777" w:rsidR="00E80032" w:rsidRPr="00903DBA" w:rsidRDefault="00E80032" w:rsidP="00E80032">
      <w:pPr>
        <w:pStyle w:val="Code"/>
      </w:pPr>
    </w:p>
    <w:p w14:paraId="4281A606" w14:textId="77777777" w:rsidR="00E80032" w:rsidRPr="00903DBA" w:rsidRDefault="00E80032" w:rsidP="00E80032">
      <w:pPr>
        <w:pStyle w:val="Code"/>
      </w:pPr>
      <w:r w:rsidRPr="00903DBA">
        <w:t xml:space="preserve">  printf("char %c, int %d, double %f\n", c, i, d);</w:t>
      </w:r>
    </w:p>
    <w:p w14:paraId="02CB131E" w14:textId="77777777" w:rsidR="00E80032" w:rsidRPr="00903DBA" w:rsidRDefault="00E80032" w:rsidP="00E80032">
      <w:pPr>
        <w:pStyle w:val="Code"/>
      </w:pPr>
      <w:r w:rsidRPr="00903DBA">
        <w:t>}</w:t>
      </w:r>
    </w:p>
    <w:p w14:paraId="43A91EB2" w14:textId="77777777" w:rsidR="00E80032" w:rsidRPr="00903DBA" w:rsidRDefault="00E80032" w:rsidP="00E65FE6">
      <w:pPr>
        <w:pStyle w:val="CodeHeader"/>
      </w:pPr>
      <w:bookmarkStart w:id="609" w:name="_Toc320485581"/>
      <w:r w:rsidRPr="00903DBA">
        <w:t xml:space="preserve">There is also the </w:t>
      </w:r>
      <w:r w:rsidRPr="00E65FE6">
        <w:t>gets</w:t>
      </w:r>
      <w:r w:rsidRPr="00903DBA">
        <w:t xml:space="preserve"> function that reads a string until it reaches a new-line, which differs from </w:t>
      </w:r>
      <w:r w:rsidRPr="00E65FE6">
        <w:t>scanf</w:t>
      </w:r>
      <w:r w:rsidRPr="00903DBA">
        <w:t xml:space="preserve"> that reads a string until it reaches a white-space character</w:t>
      </w:r>
      <w:r w:rsidRPr="00903DBA">
        <w:rPr>
          <w:rStyle w:val="Fotnotsreferens"/>
        </w:rPr>
        <w:footnoteReference w:id="9"/>
      </w:r>
      <w:r w:rsidRPr="00903DBA">
        <w:t xml:space="preserve">. It the user prints “Hello World” followed by a new-line twice when executing the code below, </w:t>
      </w:r>
      <w:r w:rsidRPr="00E65FE6">
        <w:t>gets</w:t>
      </w:r>
      <w:r w:rsidRPr="00903DBA">
        <w:t xml:space="preserve"> will place “Hello world” is </w:t>
      </w:r>
      <w:r w:rsidRPr="00E65FE6">
        <w:t>s</w:t>
      </w:r>
      <w:r w:rsidRPr="00903DBA">
        <w:t xml:space="preserve">, while </w:t>
      </w:r>
      <w:r w:rsidRPr="00E65FE6">
        <w:t>scanf</w:t>
      </w:r>
      <w:r w:rsidRPr="00903DBA">
        <w:t xml:space="preserve"> will place “Hello” in </w:t>
      </w:r>
      <w:r w:rsidRPr="00E65FE6">
        <w:t>t</w:t>
      </w:r>
      <w:r w:rsidRPr="00903DBA">
        <w:t xml:space="preserve">. Note that we do not give the addresses of </w:t>
      </w:r>
      <w:r w:rsidRPr="00E65FE6">
        <w:t>s</w:t>
      </w:r>
      <w:r w:rsidRPr="00903DBA">
        <w:t xml:space="preserve"> or </w:t>
      </w:r>
      <w:r w:rsidRPr="00E65FE6">
        <w:rPr>
          <w:rStyle w:val="CodeInText"/>
        </w:rPr>
        <w:t>t</w:t>
      </w:r>
      <w:r w:rsidRPr="00903DBA">
        <w:t>, since they are pointer to characters in themselves.</w:t>
      </w:r>
    </w:p>
    <w:p w14:paraId="4A0B605E" w14:textId="77777777" w:rsidR="00E80032" w:rsidRPr="00903DBA" w:rsidRDefault="00E80032" w:rsidP="00E80032">
      <w:pPr>
        <w:pStyle w:val="Code"/>
      </w:pPr>
      <w:r w:rsidRPr="00903DBA">
        <w:rPr>
          <w:color w:val="000000" w:themeColor="text1"/>
          <w:rPrChange w:id="610" w:author="Stefan Björnander" w:date="2012-05-06T21:51:00Z">
            <w:rPr>
              <w:color w:val="0000FF"/>
            </w:rPr>
          </w:rPrChange>
        </w:rPr>
        <w:t>char</w:t>
      </w:r>
      <w:r w:rsidRPr="00903DBA">
        <w:t xml:space="preserve"> s[20], t[20];</w:t>
      </w:r>
    </w:p>
    <w:p w14:paraId="317CCE7D" w14:textId="77777777" w:rsidR="00E80032" w:rsidRPr="00903DBA" w:rsidRDefault="00E80032" w:rsidP="00E80032">
      <w:pPr>
        <w:pStyle w:val="Code"/>
      </w:pPr>
      <w:r w:rsidRPr="00903DBA">
        <w:t>gets(s);</w:t>
      </w:r>
    </w:p>
    <w:p w14:paraId="1C0A712C" w14:textId="77777777" w:rsidR="00E80032" w:rsidRPr="00903DBA" w:rsidRDefault="00E80032" w:rsidP="00E80032">
      <w:pPr>
        <w:pStyle w:val="Code"/>
      </w:pPr>
      <w:r w:rsidRPr="00903DBA">
        <w:t>scanf("%s", t);</w:t>
      </w:r>
    </w:p>
    <w:p w14:paraId="57A45DB4" w14:textId="65569E69"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11" w:name="_Toc323656690"/>
      <w:bookmarkStart w:id="612" w:name="_Toc324085428"/>
      <w:bookmarkStart w:id="613" w:name="_Toc383781080"/>
      <w:bookmarkStart w:id="614" w:name="_Toc57656189"/>
      <w:r w:rsidRPr="00903DBA">
        <w:t>Enumerations</w:t>
      </w:r>
      <w:bookmarkEnd w:id="609"/>
      <w:bookmarkEnd w:id="611"/>
      <w:bookmarkEnd w:id="612"/>
      <w:bookmarkEnd w:id="613"/>
      <w:bookmarkEnd w:id="614"/>
    </w:p>
    <w:p w14:paraId="57ABAF7C" w14:textId="77777777" w:rsidR="00E80032" w:rsidRPr="00903DBA" w:rsidRDefault="00E80032" w:rsidP="00E80032">
      <w:r w:rsidRPr="00903DBA">
        <w:t>An enumeration is a way to create our own integral type. We can define which values a variable of the type can store. In practice, however, enumerations are essentially an easy way to define integer constants</w:t>
      </w:r>
      <w:r w:rsidRPr="00903DBA">
        <w:rPr>
          <w:rStyle w:val="Fotnotsreferens"/>
          <w:szCs w:val="21"/>
        </w:rPr>
        <w:footnoteReference w:id="10"/>
      </w:r>
      <w:r w:rsidRPr="00903DBA">
        <w:t>.</w:t>
      </w:r>
    </w:p>
    <w:p w14:paraId="707813DE" w14:textId="77777777" w:rsidR="00E80032" w:rsidRPr="00903DBA" w:rsidRDefault="00E80032" w:rsidP="00E80032">
      <w:pPr>
        <w:pStyle w:val="Code"/>
      </w:pPr>
      <w:r w:rsidRPr="00903DBA">
        <w:t>enum Cars {FORD, VOLVO, TOYOTA, VOLKSWAGEN};</w:t>
      </w:r>
    </w:p>
    <w:p w14:paraId="499F1419" w14:textId="77777777" w:rsidR="00E80032" w:rsidRPr="00903DBA" w:rsidRDefault="00E80032" w:rsidP="00E65FE6">
      <w:pPr>
        <w:pStyle w:val="CodeHeader"/>
      </w:pPr>
      <w:r w:rsidRPr="00903DBA">
        <w:t xml:space="preserve">Unless we state otherwise, the constants are assigned to zero, one, two, three, and so on. In the example above, </w:t>
      </w:r>
      <w:r w:rsidRPr="00E65FE6">
        <w:t>FORD</w:t>
      </w:r>
      <w:r w:rsidRPr="00903DBA">
        <w:t xml:space="preserve"> is an integer constant with the value zero; </w:t>
      </w:r>
      <w:r w:rsidRPr="00E65FE6">
        <w:t>VOLVO</w:t>
      </w:r>
      <w:r w:rsidRPr="00903DBA">
        <w:t xml:space="preserve"> has the value one, </w:t>
      </w:r>
      <w:r w:rsidRPr="00E65FE6">
        <w:t>TOYOTA</w:t>
      </w:r>
      <w:r w:rsidRPr="00903DBA">
        <w:t xml:space="preserve"> three, and </w:t>
      </w:r>
      <w:r w:rsidRPr="00E65FE6">
        <w:rPr>
          <w:rStyle w:val="CodeInText"/>
        </w:rPr>
        <w:t>VOLKSWAGEN</w:t>
      </w:r>
      <w:r w:rsidRPr="00903DBA">
        <w:t xml:space="preserve"> four.</w:t>
      </w:r>
    </w:p>
    <w:p w14:paraId="76D2E503" w14:textId="77777777" w:rsidR="00E80032" w:rsidRPr="00903DBA" w:rsidRDefault="00E80032" w:rsidP="00E65FE6">
      <w:pPr>
        <w:pStyle w:val="CodeHeader"/>
      </w:pPr>
      <w:r w:rsidRPr="00903DBA">
        <w:t xml:space="preserve">We do not have to name the enumeration type. In the example above, </w:t>
      </w:r>
      <w:r w:rsidRPr="00E65FE6">
        <w:t>Cars</w:t>
      </w:r>
      <w:r w:rsidRPr="00903DBA">
        <w:t xml:space="preserve"> can be omitted. We can also assign an integer value to some (or all) of the constants. In the example below, </w:t>
      </w:r>
      <w:r w:rsidRPr="00E65FE6">
        <w:t>TOYOTA</w:t>
      </w:r>
      <w:r w:rsidRPr="00903DBA">
        <w:t xml:space="preserve"> is assigned the value </w:t>
      </w:r>
      <w:r w:rsidRPr="00E65FE6">
        <w:t>10</w:t>
      </w:r>
      <w:r w:rsidRPr="00903DBA">
        <w:t xml:space="preserve">. The constants without assigned values will be given the value of the preceding constant before, adding one. This implies that </w:t>
      </w:r>
      <w:r w:rsidRPr="00E65FE6">
        <w:rPr>
          <w:rStyle w:val="CodeInText"/>
        </w:rPr>
        <w:t>VOLKSWAGEN</w:t>
      </w:r>
      <w:r w:rsidRPr="00903DBA">
        <w:t xml:space="preserve"> will be assigned the value 11.</w:t>
      </w:r>
    </w:p>
    <w:p w14:paraId="13A88D71" w14:textId="77777777" w:rsidR="00E80032" w:rsidRPr="00903DBA" w:rsidRDefault="00E80032" w:rsidP="00E80032">
      <w:pPr>
        <w:pStyle w:val="Code"/>
      </w:pPr>
      <w:r w:rsidRPr="00903DBA">
        <w:t>enum {FORD, VOLVO, TOYOTA = 10, VOLKSWAGEN};</w:t>
      </w:r>
    </w:p>
    <w:p w14:paraId="4446EA83" w14:textId="12B34524"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15" w:name="_Toc320485582"/>
      <w:bookmarkStart w:id="616" w:name="_Toc323656691"/>
      <w:bookmarkStart w:id="617" w:name="_Toc324085429"/>
      <w:bookmarkStart w:id="618" w:name="_Toc383781081"/>
      <w:bookmarkStart w:id="619" w:name="_Toc57656190"/>
      <w:r w:rsidRPr="00903DBA">
        <w:t>Arrays</w:t>
      </w:r>
      <w:bookmarkEnd w:id="615"/>
      <w:bookmarkEnd w:id="616"/>
      <w:bookmarkEnd w:id="617"/>
      <w:bookmarkEnd w:id="618"/>
      <w:bookmarkEnd w:id="619"/>
    </w:p>
    <w:p w14:paraId="6F9F81D9" w14:textId="77777777" w:rsidR="00E80032" w:rsidRPr="00903DBA" w:rsidRDefault="00E80032" w:rsidP="00E65FE6">
      <w:pPr>
        <w:pStyle w:val="CodeHeader"/>
      </w:pPr>
      <w:r w:rsidRPr="00903DBA">
        <w:t xml:space="preserve">An array is a variable compiled by several values of the same type. The values are stored on consecutive locations in memory. The array size may be stated explicitly of implicitly by a list of values. In the following example, </w:t>
      </w:r>
      <w:r w:rsidRPr="00E65FE6">
        <w:t>a</w:t>
      </w:r>
      <w:r w:rsidRPr="00903DBA">
        <w:t xml:space="preserve"> is given the size three, </w:t>
      </w:r>
      <w:r w:rsidRPr="00E65FE6">
        <w:t>b</w:t>
      </w:r>
      <w:r w:rsidRPr="00903DBA">
        <w:t xml:space="preserve"> is given size two and </w:t>
      </w:r>
      <w:r w:rsidRPr="00E65FE6">
        <w:t>c</w:t>
      </w:r>
      <w:r w:rsidRPr="00903DBA">
        <w:t xml:space="preserve"> is given size four, even though only its first two values are defined, which may cause the compiler to emit a warning. Naturally, </w:t>
      </w:r>
      <w:r w:rsidRPr="00E65FE6">
        <w:rPr>
          <w:rStyle w:val="CodeInText"/>
        </w:rPr>
        <w:t>d</w:t>
      </w:r>
      <w:r w:rsidRPr="00903DBA">
        <w:t xml:space="preserve"> is given the size three.</w:t>
      </w:r>
    </w:p>
    <w:p w14:paraId="55454F00" w14:textId="77777777" w:rsidR="00E80032" w:rsidRPr="00903DBA" w:rsidRDefault="00E80032" w:rsidP="00E80032">
      <w:pPr>
        <w:pStyle w:val="Code"/>
      </w:pPr>
      <w:r w:rsidRPr="00903DBA">
        <w:t>int a[3] = {11, 12, 13};</w:t>
      </w:r>
    </w:p>
    <w:p w14:paraId="5EF4A5DD" w14:textId="77777777" w:rsidR="00E80032" w:rsidRPr="00903DBA" w:rsidRDefault="00E80032" w:rsidP="00E80032">
      <w:pPr>
        <w:pStyle w:val="Code"/>
      </w:pPr>
      <w:r w:rsidRPr="00903DBA">
        <w:t>double b[] = {1.2, 3.4};</w:t>
      </w:r>
    </w:p>
    <w:p w14:paraId="6A8BFA95" w14:textId="77777777" w:rsidR="00E80032" w:rsidRPr="00903DBA" w:rsidRDefault="00E80032" w:rsidP="00E80032">
      <w:pPr>
        <w:pStyle w:val="Code"/>
      </w:pPr>
      <w:r w:rsidRPr="00903DBA">
        <w:t>char c[4] = {'a', 'b'}, d[3];</w:t>
      </w:r>
    </w:p>
    <w:p w14:paraId="1719042B" w14:textId="77777777" w:rsidR="00E80032" w:rsidRPr="00903DBA" w:rsidRDefault="00E80032" w:rsidP="00E80032">
      <w:pPr>
        <w:rPr>
          <w:szCs w:val="21"/>
        </w:rPr>
      </w:pPr>
      <w:r w:rsidRPr="00903DBA">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150034" w:rsidRPr="003F7CF1" w:rsidRDefault="00150034"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300"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" filled="f" stroked="f">
                <v:textbox>
                  <w:txbxContent>
                    <w:p w14:paraId="69D593F5" w14:textId="77777777" w:rsidR="00150034" w:rsidRPr="003F7CF1" w:rsidRDefault="00150034" w:rsidP="00E80032">
                      <w:pPr>
                        <w:pStyle w:val="SourceCodeBoxHeader"/>
                        <w:rPr>
                          <w:sz w:val="19"/>
                          <w:szCs w:val="19"/>
                          <w:lang w:val="sv-SE"/>
                        </w:rPr>
                      </w:pPr>
                      <w:r w:rsidRPr="003F7CF1">
                        <w:rPr>
                          <w:sz w:val="19"/>
                          <w:szCs w:val="19"/>
                          <w:lang w:val="sv-SE"/>
                        </w:rPr>
                        <w:t>d</w:t>
                      </w:r>
                    </w:p>
                  </w:txbxContent>
                </v:textbox>
              </v:shape>
            </w:pict>
          </mc:Fallback>
        </mc:AlternateContent>
      </w:r>
      <w:r w:rsidRPr="00903DBA">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150034" w:rsidRPr="003F7CF1" w:rsidRDefault="00150034"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150034" w:rsidRPr="003F7CF1" w:rsidRDefault="00150034"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150034" w:rsidRPr="003F7CF1" w:rsidRDefault="00150034"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150034" w:rsidRPr="003F7CF1" w:rsidRDefault="00150034"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150034" w:rsidRPr="003F7CF1" w:rsidRDefault="00150034"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150034" w:rsidRPr="003F7CF1" w:rsidRDefault="00150034"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150034" w:rsidRPr="003F7CF1" w:rsidRDefault="00150034"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150034" w:rsidRPr="003F7CF1" w:rsidRDefault="00150034"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150034" w:rsidRPr="003F7CF1" w:rsidRDefault="00150034"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150034" w:rsidRPr="003F7CF1" w:rsidRDefault="00150034"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150034" w:rsidRPr="003F7CF1" w:rsidRDefault="00150034"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150034" w:rsidRPr="003F7CF1" w:rsidRDefault="00150034"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150034" w:rsidRPr="003F7CF1" w:rsidRDefault="00150034"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150034" w:rsidRPr="003F7CF1" w:rsidRDefault="00150034"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150034" w:rsidRPr="003F7CF1" w:rsidRDefault="00150034"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150034" w:rsidRPr="003F7CF1" w:rsidRDefault="00150034"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150034" w:rsidRPr="003F7CF1" w:rsidRDefault="00150034"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150034" w:rsidRPr="003F7CF1" w:rsidRDefault="00150034"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150034" w:rsidRPr="003F7CF1" w:rsidRDefault="00150034"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150034" w:rsidRPr="003F7CF1" w:rsidRDefault="00150034"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150034" w:rsidRPr="003F7CF1" w:rsidRDefault="00150034"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150034" w:rsidRPr="003F7CF1" w:rsidRDefault="00150034"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150034" w:rsidRPr="003F7CF1" w:rsidRDefault="00150034"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150034" w:rsidRPr="003F7CF1" w:rsidRDefault="00150034"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150034" w:rsidRPr="003F7CF1" w:rsidRDefault="00150034"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150034" w:rsidRPr="003F7CF1" w:rsidRDefault="00150034"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150034" w:rsidRPr="003F7CF1" w:rsidRDefault="00150034"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30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">
                <v:shape id="_x0000_s1302" type="#_x0000_t75" style="position:absolute;width:57384;height:9017;visibility:visible;mso-wrap-style:square">
                  <v:fill o:detectmouseclick="t"/>
                  <v:path o:connecttype="none"/>
                </v:shape>
                <v:rect id="Rectangle 160" o:spid="_x0000_s1303"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150034" w:rsidRPr="003F7CF1" w:rsidRDefault="00150034" w:rsidP="00E80032">
                        <w:pPr>
                          <w:pStyle w:val="SourceCodeBoxText"/>
                          <w:rPr>
                            <w:sz w:val="19"/>
                            <w:szCs w:val="19"/>
                          </w:rPr>
                        </w:pPr>
                        <w:r w:rsidRPr="003F7CF1">
                          <w:rPr>
                            <w:sz w:val="19"/>
                            <w:szCs w:val="19"/>
                          </w:rPr>
                          <w:t>11</w:t>
                        </w:r>
                      </w:p>
                    </w:txbxContent>
                  </v:textbox>
                </v:rect>
                <v:shape id="Text Box 161" o:spid="_x0000_s1304"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150034" w:rsidRPr="003F7CF1" w:rsidRDefault="00150034" w:rsidP="00E80032">
                        <w:pPr>
                          <w:pStyle w:val="SourceCodeBoxHeader"/>
                          <w:rPr>
                            <w:sz w:val="19"/>
                            <w:szCs w:val="19"/>
                            <w:lang w:val="sv-SE"/>
                          </w:rPr>
                        </w:pPr>
                        <w:r w:rsidRPr="003F7CF1">
                          <w:rPr>
                            <w:sz w:val="19"/>
                            <w:szCs w:val="19"/>
                            <w:lang w:val="sv-SE"/>
                          </w:rPr>
                          <w:t>a</w:t>
                        </w:r>
                      </w:p>
                    </w:txbxContent>
                  </v:textbox>
                </v:shape>
                <v:shape id="Text Box 162" o:spid="_x0000_s1305"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150034" w:rsidRPr="003F7CF1" w:rsidRDefault="00150034" w:rsidP="00E80032">
                        <w:pPr>
                          <w:pStyle w:val="SourceCodeBoxHeader"/>
                          <w:rPr>
                            <w:sz w:val="19"/>
                            <w:szCs w:val="19"/>
                            <w:lang w:val="sv-SE"/>
                          </w:rPr>
                        </w:pPr>
                        <w:r w:rsidRPr="003F7CF1">
                          <w:rPr>
                            <w:sz w:val="19"/>
                            <w:szCs w:val="19"/>
                            <w:lang w:val="sv-SE"/>
                          </w:rPr>
                          <w:t>b</w:t>
                        </w:r>
                      </w:p>
                    </w:txbxContent>
                  </v:textbox>
                </v:shape>
                <v:shape id="Text Box 163" o:spid="_x0000_s1306"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150034" w:rsidRPr="003F7CF1" w:rsidRDefault="00150034" w:rsidP="00E80032">
                        <w:pPr>
                          <w:pStyle w:val="SourceCodeBoxHeader"/>
                          <w:rPr>
                            <w:sz w:val="19"/>
                            <w:szCs w:val="19"/>
                            <w:lang w:val="sv-SE"/>
                          </w:rPr>
                        </w:pPr>
                        <w:r w:rsidRPr="003F7CF1">
                          <w:rPr>
                            <w:sz w:val="19"/>
                            <w:szCs w:val="19"/>
                            <w:lang w:val="sv-SE"/>
                          </w:rPr>
                          <w:t>c</w:t>
                        </w:r>
                      </w:p>
                    </w:txbxContent>
                  </v:textbox>
                </v:shape>
                <v:rect id="Rectangle 164" o:spid="_x0000_s1307"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150034" w:rsidRPr="003F7CF1" w:rsidRDefault="00150034" w:rsidP="00E80032">
                        <w:pPr>
                          <w:pStyle w:val="SourceCodeBoxText"/>
                          <w:rPr>
                            <w:sz w:val="19"/>
                            <w:szCs w:val="19"/>
                          </w:rPr>
                        </w:pPr>
                        <w:r w:rsidRPr="003F7CF1">
                          <w:rPr>
                            <w:sz w:val="19"/>
                            <w:szCs w:val="19"/>
                          </w:rPr>
                          <w:t>12</w:t>
                        </w:r>
                      </w:p>
                    </w:txbxContent>
                  </v:textbox>
                </v:rect>
                <v:rect id="Rectangle 165" o:spid="_x0000_s1308"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150034" w:rsidRPr="003F7CF1" w:rsidRDefault="00150034" w:rsidP="00E80032">
                        <w:pPr>
                          <w:pStyle w:val="SourceCodeBoxText"/>
                          <w:rPr>
                            <w:sz w:val="19"/>
                            <w:szCs w:val="19"/>
                          </w:rPr>
                        </w:pPr>
                        <w:r w:rsidRPr="003F7CF1">
                          <w:rPr>
                            <w:sz w:val="19"/>
                            <w:szCs w:val="19"/>
                          </w:rPr>
                          <w:t>13</w:t>
                        </w:r>
                      </w:p>
                    </w:txbxContent>
                  </v:textbox>
                </v:rect>
                <v:rect id="Rectangle 166" o:spid="_x0000_s1309"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150034" w:rsidRPr="003F7CF1" w:rsidRDefault="00150034" w:rsidP="00E80032">
                        <w:pPr>
                          <w:pStyle w:val="SourceCodeBoxText"/>
                          <w:rPr>
                            <w:sz w:val="19"/>
                            <w:szCs w:val="19"/>
                          </w:rPr>
                        </w:pPr>
                        <w:r w:rsidRPr="003F7CF1">
                          <w:rPr>
                            <w:sz w:val="19"/>
                            <w:szCs w:val="19"/>
                          </w:rPr>
                          <w:t>1.2</w:t>
                        </w:r>
                      </w:p>
                    </w:txbxContent>
                  </v:textbox>
                </v:rect>
                <v:rect id="Rectangle 167" o:spid="_x0000_s1310"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150034" w:rsidRPr="003F7CF1" w:rsidRDefault="00150034" w:rsidP="00E80032">
                        <w:pPr>
                          <w:pStyle w:val="SourceCodeBoxText"/>
                          <w:rPr>
                            <w:sz w:val="19"/>
                            <w:szCs w:val="19"/>
                          </w:rPr>
                        </w:pPr>
                        <w:r w:rsidRPr="003F7CF1">
                          <w:rPr>
                            <w:sz w:val="19"/>
                            <w:szCs w:val="19"/>
                          </w:rPr>
                          <w:t>3.4</w:t>
                        </w:r>
                      </w:p>
                    </w:txbxContent>
                  </v:textbox>
                </v:rect>
                <v:rect id="Rectangle 168" o:spid="_x0000_s1311"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150034" w:rsidRPr="003F7CF1" w:rsidRDefault="00150034" w:rsidP="00E80032">
                        <w:pPr>
                          <w:pStyle w:val="SourceCodeBoxText"/>
                          <w:rPr>
                            <w:sz w:val="19"/>
                            <w:szCs w:val="19"/>
                          </w:rPr>
                        </w:pPr>
                        <w:r w:rsidRPr="003F7CF1">
                          <w:rPr>
                            <w:sz w:val="19"/>
                            <w:szCs w:val="19"/>
                          </w:rPr>
                          <w:t>'a'</w:t>
                        </w:r>
                      </w:p>
                    </w:txbxContent>
                  </v:textbox>
                </v:rect>
                <v:rect id="Rectangle 169" o:spid="_x0000_s1312"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150034" w:rsidRPr="003F7CF1" w:rsidRDefault="00150034" w:rsidP="00E80032">
                        <w:pPr>
                          <w:pStyle w:val="SourceCodeBoxText"/>
                          <w:rPr>
                            <w:sz w:val="19"/>
                            <w:szCs w:val="19"/>
                          </w:rPr>
                        </w:pPr>
                        <w:r w:rsidRPr="003F7CF1">
                          <w:rPr>
                            <w:sz w:val="19"/>
                            <w:szCs w:val="19"/>
                          </w:rPr>
                          <w:t>'b'</w:t>
                        </w:r>
                      </w:p>
                    </w:txbxContent>
                  </v:textbox>
                </v:rect>
                <v:rect id="Rectangle 170" o:spid="_x0000_s1313"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150034" w:rsidRPr="003F7CF1" w:rsidRDefault="00150034" w:rsidP="00E80032">
                        <w:pPr>
                          <w:pStyle w:val="SourceCodeBoxText"/>
                          <w:rPr>
                            <w:sz w:val="19"/>
                            <w:szCs w:val="19"/>
                          </w:rPr>
                        </w:pPr>
                        <w:r w:rsidRPr="003F7CF1">
                          <w:rPr>
                            <w:sz w:val="19"/>
                            <w:szCs w:val="19"/>
                          </w:rPr>
                          <w:t>?</w:t>
                        </w:r>
                      </w:p>
                    </w:txbxContent>
                  </v:textbox>
                </v:rect>
                <v:rect id="Rectangle 171" o:spid="_x0000_s1314"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150034" w:rsidRPr="003F7CF1" w:rsidRDefault="00150034" w:rsidP="00E80032">
                        <w:pPr>
                          <w:pStyle w:val="SourceCodeBoxText"/>
                          <w:rPr>
                            <w:sz w:val="19"/>
                            <w:szCs w:val="19"/>
                          </w:rPr>
                        </w:pPr>
                        <w:r w:rsidRPr="003F7CF1">
                          <w:rPr>
                            <w:sz w:val="19"/>
                            <w:szCs w:val="19"/>
                          </w:rPr>
                          <w:t>?</w:t>
                        </w:r>
                      </w:p>
                    </w:txbxContent>
                  </v:textbox>
                </v:rect>
                <v:rect id="Rectangle 172" o:spid="_x0000_s1315"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150034" w:rsidRPr="003F7CF1" w:rsidRDefault="00150034" w:rsidP="00E80032">
                        <w:pPr>
                          <w:pStyle w:val="SourceCodeBoxText"/>
                          <w:rPr>
                            <w:sz w:val="19"/>
                            <w:szCs w:val="19"/>
                          </w:rPr>
                        </w:pPr>
                        <w:r w:rsidRPr="003F7CF1">
                          <w:rPr>
                            <w:sz w:val="19"/>
                            <w:szCs w:val="19"/>
                          </w:rPr>
                          <w:t>?</w:t>
                        </w:r>
                      </w:p>
                    </w:txbxContent>
                  </v:textbox>
                </v:rect>
                <v:rect id="Rectangle 173" o:spid="_x0000_s1316"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150034" w:rsidRPr="003F7CF1" w:rsidRDefault="00150034" w:rsidP="00E80032">
                        <w:pPr>
                          <w:pStyle w:val="SourceCodeBoxText"/>
                          <w:rPr>
                            <w:sz w:val="19"/>
                            <w:szCs w:val="19"/>
                          </w:rPr>
                        </w:pPr>
                        <w:r w:rsidRPr="003F7CF1">
                          <w:rPr>
                            <w:sz w:val="19"/>
                            <w:szCs w:val="19"/>
                          </w:rPr>
                          <w:t>?</w:t>
                        </w:r>
                      </w:p>
                    </w:txbxContent>
                  </v:textbox>
                </v:rect>
                <v:rect id="Rectangle 174" o:spid="_x0000_s1317"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150034" w:rsidRPr="003F7CF1" w:rsidRDefault="00150034" w:rsidP="00E80032">
                        <w:pPr>
                          <w:pStyle w:val="SourceCodeBoxText"/>
                          <w:rPr>
                            <w:sz w:val="19"/>
                            <w:szCs w:val="19"/>
                          </w:rPr>
                        </w:pPr>
                        <w:r w:rsidRPr="003F7CF1">
                          <w:rPr>
                            <w:sz w:val="19"/>
                            <w:szCs w:val="19"/>
                          </w:rPr>
                          <w:t>?</w:t>
                        </w:r>
                      </w:p>
                    </w:txbxContent>
                  </v:textbox>
                </v:rect>
                <v:shape id="Text Box 175" o:spid="_x0000_s1318"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150034" w:rsidRPr="003F7CF1" w:rsidRDefault="00150034" w:rsidP="00E80032">
                        <w:pPr>
                          <w:pStyle w:val="SourceCodeIndex"/>
                          <w:rPr>
                            <w:sz w:val="15"/>
                            <w:szCs w:val="15"/>
                          </w:rPr>
                        </w:pPr>
                        <w:r w:rsidRPr="003F7CF1">
                          <w:rPr>
                            <w:sz w:val="15"/>
                            <w:szCs w:val="15"/>
                          </w:rPr>
                          <w:t>0</w:t>
                        </w:r>
                      </w:p>
                    </w:txbxContent>
                  </v:textbox>
                </v:shape>
                <v:shape id="Text Box 176" o:spid="_x0000_s1319"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150034" w:rsidRPr="003F7CF1" w:rsidRDefault="00150034" w:rsidP="00E80032">
                        <w:pPr>
                          <w:pStyle w:val="SourceCodeIndex"/>
                          <w:rPr>
                            <w:sz w:val="15"/>
                            <w:szCs w:val="15"/>
                          </w:rPr>
                        </w:pPr>
                        <w:r w:rsidRPr="003F7CF1">
                          <w:rPr>
                            <w:sz w:val="15"/>
                            <w:szCs w:val="15"/>
                          </w:rPr>
                          <w:t>1</w:t>
                        </w:r>
                      </w:p>
                    </w:txbxContent>
                  </v:textbox>
                </v:shape>
                <v:shape id="Text Box 177" o:spid="_x0000_s1320"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150034" w:rsidRPr="003F7CF1" w:rsidRDefault="00150034" w:rsidP="00E80032">
                        <w:pPr>
                          <w:pStyle w:val="SourceCodeIndex"/>
                          <w:rPr>
                            <w:sz w:val="15"/>
                            <w:szCs w:val="15"/>
                          </w:rPr>
                        </w:pPr>
                        <w:r w:rsidRPr="003F7CF1">
                          <w:rPr>
                            <w:sz w:val="15"/>
                            <w:szCs w:val="15"/>
                          </w:rPr>
                          <w:t>2</w:t>
                        </w:r>
                      </w:p>
                    </w:txbxContent>
                  </v:textbox>
                </v:shape>
                <v:shape id="Text Box 178" o:spid="_x0000_s1321"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150034" w:rsidRPr="003F7CF1" w:rsidRDefault="00150034" w:rsidP="00E80032">
                        <w:pPr>
                          <w:pStyle w:val="SourceCodeIndex"/>
                          <w:rPr>
                            <w:sz w:val="15"/>
                            <w:szCs w:val="15"/>
                          </w:rPr>
                        </w:pPr>
                        <w:r w:rsidRPr="003F7CF1">
                          <w:rPr>
                            <w:sz w:val="15"/>
                            <w:szCs w:val="15"/>
                          </w:rPr>
                          <w:t>0</w:t>
                        </w:r>
                      </w:p>
                    </w:txbxContent>
                  </v:textbox>
                </v:shape>
                <v:shape id="Text Box 179" o:spid="_x0000_s1322"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150034" w:rsidRPr="003F7CF1" w:rsidRDefault="00150034" w:rsidP="00E80032">
                        <w:pPr>
                          <w:pStyle w:val="SourceCodeIndex"/>
                          <w:rPr>
                            <w:sz w:val="15"/>
                            <w:szCs w:val="15"/>
                          </w:rPr>
                        </w:pPr>
                        <w:r w:rsidRPr="003F7CF1">
                          <w:rPr>
                            <w:sz w:val="15"/>
                            <w:szCs w:val="15"/>
                          </w:rPr>
                          <w:t>1</w:t>
                        </w:r>
                      </w:p>
                    </w:txbxContent>
                  </v:textbox>
                </v:shape>
                <v:shape id="Text Box 180" o:spid="_x0000_s1323"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150034" w:rsidRPr="003F7CF1" w:rsidRDefault="00150034" w:rsidP="00E80032">
                        <w:pPr>
                          <w:pStyle w:val="SourceCodeIndex"/>
                          <w:rPr>
                            <w:sz w:val="15"/>
                            <w:szCs w:val="15"/>
                          </w:rPr>
                        </w:pPr>
                        <w:r w:rsidRPr="003F7CF1">
                          <w:rPr>
                            <w:sz w:val="15"/>
                            <w:szCs w:val="15"/>
                          </w:rPr>
                          <w:t>0</w:t>
                        </w:r>
                      </w:p>
                    </w:txbxContent>
                  </v:textbox>
                </v:shape>
                <v:shape id="Text Box 181" o:spid="_x0000_s1324"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150034" w:rsidRPr="003F7CF1" w:rsidRDefault="00150034" w:rsidP="00E80032">
                        <w:pPr>
                          <w:pStyle w:val="SourceCodeIndex"/>
                          <w:rPr>
                            <w:sz w:val="15"/>
                            <w:szCs w:val="15"/>
                          </w:rPr>
                        </w:pPr>
                        <w:r w:rsidRPr="003F7CF1">
                          <w:rPr>
                            <w:sz w:val="15"/>
                            <w:szCs w:val="15"/>
                          </w:rPr>
                          <w:t>1</w:t>
                        </w:r>
                      </w:p>
                    </w:txbxContent>
                  </v:textbox>
                </v:shape>
                <v:shape id="Text Box 182" o:spid="_x0000_s1325"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150034" w:rsidRPr="003F7CF1" w:rsidRDefault="00150034" w:rsidP="00E80032">
                        <w:pPr>
                          <w:pStyle w:val="SourceCodeIndex"/>
                          <w:rPr>
                            <w:sz w:val="15"/>
                            <w:szCs w:val="15"/>
                          </w:rPr>
                        </w:pPr>
                        <w:r w:rsidRPr="003F7CF1">
                          <w:rPr>
                            <w:sz w:val="15"/>
                            <w:szCs w:val="15"/>
                          </w:rPr>
                          <w:t>2</w:t>
                        </w:r>
                      </w:p>
                    </w:txbxContent>
                  </v:textbox>
                </v:shape>
                <v:shape id="Text Box 183" o:spid="_x0000_s1326"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150034" w:rsidRPr="003F7CF1" w:rsidRDefault="00150034" w:rsidP="00E80032">
                        <w:pPr>
                          <w:pStyle w:val="SourceCodeIndex"/>
                          <w:rPr>
                            <w:sz w:val="15"/>
                            <w:szCs w:val="15"/>
                          </w:rPr>
                        </w:pPr>
                        <w:r w:rsidRPr="003F7CF1">
                          <w:rPr>
                            <w:sz w:val="15"/>
                            <w:szCs w:val="15"/>
                          </w:rPr>
                          <w:t>3</w:t>
                        </w:r>
                      </w:p>
                    </w:txbxContent>
                  </v:textbox>
                </v:shape>
                <v:shape id="Text Box 184" o:spid="_x0000_s1327"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150034" w:rsidRPr="003F7CF1" w:rsidRDefault="00150034" w:rsidP="00E80032">
                        <w:pPr>
                          <w:pStyle w:val="SourceCodeIndex"/>
                          <w:rPr>
                            <w:sz w:val="15"/>
                            <w:szCs w:val="15"/>
                          </w:rPr>
                        </w:pPr>
                        <w:r w:rsidRPr="003F7CF1">
                          <w:rPr>
                            <w:sz w:val="15"/>
                            <w:szCs w:val="15"/>
                          </w:rPr>
                          <w:t>0</w:t>
                        </w:r>
                      </w:p>
                    </w:txbxContent>
                  </v:textbox>
                </v:shape>
                <v:shape id="Text Box 185" o:spid="_x0000_s1328"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150034" w:rsidRPr="003F7CF1" w:rsidRDefault="00150034" w:rsidP="00E80032">
                        <w:pPr>
                          <w:pStyle w:val="SourceCodeIndex"/>
                          <w:rPr>
                            <w:sz w:val="15"/>
                            <w:szCs w:val="15"/>
                          </w:rPr>
                        </w:pPr>
                        <w:r w:rsidRPr="003F7CF1">
                          <w:rPr>
                            <w:sz w:val="15"/>
                            <w:szCs w:val="15"/>
                          </w:rPr>
                          <w:t>1</w:t>
                        </w:r>
                      </w:p>
                    </w:txbxContent>
                  </v:textbox>
                </v:shape>
                <v:shape id="Text Box 186" o:spid="_x0000_s1329"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150034" w:rsidRPr="003F7CF1" w:rsidRDefault="00150034"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903DBA" w:rsidRDefault="00E80032" w:rsidP="00E80032">
      <w:pPr>
        <w:rPr>
          <w:noProof/>
        </w:rPr>
      </w:pPr>
      <w:r w:rsidRPr="00903DBA">
        <w:rPr>
          <w:noProof/>
        </w:rPr>
        <w:t>A value of an array can be accessed by index (brackets) notation.</w:t>
      </w:r>
    </w:p>
    <w:p w14:paraId="5EDEC878" w14:textId="77777777" w:rsidR="00E80032" w:rsidRPr="00903DBA" w:rsidRDefault="00E80032" w:rsidP="00E80032">
      <w:pPr>
        <w:pStyle w:val="Code"/>
      </w:pPr>
      <w:r w:rsidRPr="00903DBA">
        <w:t>int i = a[2];</w:t>
      </w:r>
    </w:p>
    <w:p w14:paraId="23BD86CD" w14:textId="77777777" w:rsidR="00E80032" w:rsidRPr="00903DBA" w:rsidRDefault="00E80032" w:rsidP="00E80032">
      <w:pPr>
        <w:pStyle w:val="Code"/>
      </w:pPr>
      <w:r w:rsidRPr="00903DBA">
        <w:t>double x = b[0];</w:t>
      </w:r>
    </w:p>
    <w:p w14:paraId="38E92CD5" w14:textId="77777777" w:rsidR="00E80032" w:rsidRPr="00903DBA" w:rsidRDefault="00E80032" w:rsidP="00E80032">
      <w:pPr>
        <w:pStyle w:val="Code"/>
      </w:pPr>
      <w:r w:rsidRPr="00903DBA">
        <w:t>char t = c[1];</w:t>
      </w:r>
    </w:p>
    <w:p w14:paraId="6469B05B" w14:textId="77777777" w:rsidR="00E80032" w:rsidRPr="00903DBA" w:rsidRDefault="00E80032" w:rsidP="00E80032">
      <w:pPr>
        <w:rPr>
          <w:szCs w:val="21"/>
        </w:rPr>
      </w:pPr>
      <w:r w:rsidRPr="00903DBA">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150034" w:rsidRPr="003F7CF1" w:rsidRDefault="00150034"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150034" w:rsidRPr="003F7CF1" w:rsidRDefault="00150034"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150034" w:rsidRPr="003F7CF1" w:rsidRDefault="00150034"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150034" w:rsidRPr="003F7CF1" w:rsidRDefault="00150034"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150034" w:rsidRPr="003F7CF1" w:rsidRDefault="00150034"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150034" w:rsidRPr="003F7CF1" w:rsidRDefault="00150034"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30"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">
                <v:shape id="_x0000_s1331" type="#_x0000_t75" style="position:absolute;width:57384;height:9017;visibility:visible;mso-wrap-style:square">
                  <v:fill o:detectmouseclick="t"/>
                  <v:path o:connecttype="none"/>
                </v:shape>
                <v:rect id="Rectangle 152" o:spid="_x0000_s133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150034" w:rsidRPr="003F7CF1" w:rsidRDefault="00150034" w:rsidP="00E80032">
                        <w:pPr>
                          <w:pStyle w:val="SourceCodeBoxText"/>
                          <w:rPr>
                            <w:sz w:val="19"/>
                            <w:szCs w:val="19"/>
                          </w:rPr>
                        </w:pPr>
                        <w:r w:rsidRPr="003F7CF1">
                          <w:rPr>
                            <w:sz w:val="19"/>
                            <w:szCs w:val="19"/>
                          </w:rPr>
                          <w:t>13</w:t>
                        </w:r>
                      </w:p>
                    </w:txbxContent>
                  </v:textbox>
                </v:rect>
                <v:shape id="Text Box 153" o:spid="_x0000_s133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150034" w:rsidRPr="003F7CF1" w:rsidRDefault="00150034" w:rsidP="00E80032">
                        <w:pPr>
                          <w:pStyle w:val="SourceCodeBoxHeader"/>
                          <w:rPr>
                            <w:sz w:val="19"/>
                            <w:szCs w:val="19"/>
                            <w:lang w:val="sv-SE"/>
                          </w:rPr>
                        </w:pPr>
                        <w:r w:rsidRPr="003F7CF1">
                          <w:rPr>
                            <w:sz w:val="19"/>
                            <w:szCs w:val="19"/>
                            <w:lang w:val="sv-SE"/>
                          </w:rPr>
                          <w:t>i</w:t>
                        </w:r>
                      </w:p>
                    </w:txbxContent>
                  </v:textbox>
                </v:shape>
                <v:rect id="Rectangle 154" o:spid="_x0000_s1334"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150034" w:rsidRPr="003F7CF1" w:rsidRDefault="00150034" w:rsidP="00E80032">
                        <w:pPr>
                          <w:pStyle w:val="SourceCodeBoxText"/>
                          <w:rPr>
                            <w:sz w:val="19"/>
                            <w:szCs w:val="19"/>
                          </w:rPr>
                        </w:pPr>
                        <w:r w:rsidRPr="003F7CF1">
                          <w:rPr>
                            <w:sz w:val="19"/>
                            <w:szCs w:val="19"/>
                          </w:rPr>
                          <w:t>1.2</w:t>
                        </w:r>
                      </w:p>
                    </w:txbxContent>
                  </v:textbox>
                </v:rect>
                <v:shape id="Text Box 155" o:spid="_x0000_s1335"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150034" w:rsidRPr="003F7CF1" w:rsidRDefault="00150034" w:rsidP="00E80032">
                        <w:pPr>
                          <w:pStyle w:val="SourceCodeBoxHeader"/>
                          <w:rPr>
                            <w:sz w:val="19"/>
                            <w:szCs w:val="19"/>
                            <w:lang w:val="sv-SE"/>
                          </w:rPr>
                        </w:pPr>
                        <w:r w:rsidRPr="003F7CF1">
                          <w:rPr>
                            <w:sz w:val="19"/>
                            <w:szCs w:val="19"/>
                            <w:lang w:val="sv-SE"/>
                          </w:rPr>
                          <w:t>x</w:t>
                        </w:r>
                      </w:p>
                    </w:txbxContent>
                  </v:textbox>
                </v:shape>
                <v:rect id="Rectangle 156" o:spid="_x0000_s1336"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150034" w:rsidRPr="003F7CF1" w:rsidRDefault="00150034" w:rsidP="00E80032">
                        <w:pPr>
                          <w:pStyle w:val="SourceCodeBoxText"/>
                          <w:rPr>
                            <w:sz w:val="19"/>
                            <w:szCs w:val="19"/>
                          </w:rPr>
                        </w:pPr>
                        <w:r w:rsidRPr="003F7CF1">
                          <w:rPr>
                            <w:sz w:val="19"/>
                            <w:szCs w:val="19"/>
                          </w:rPr>
                          <w:t>'b'</w:t>
                        </w:r>
                      </w:p>
                    </w:txbxContent>
                  </v:textbox>
                </v:rect>
                <v:shape id="Text Box 157" o:spid="_x0000_s1337"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150034" w:rsidRPr="003F7CF1" w:rsidRDefault="00150034"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20" w:name="_Toc320485583"/>
      <w:bookmarkStart w:id="621" w:name="_Toc323656692"/>
      <w:bookmarkStart w:id="622" w:name="_Toc324085430"/>
      <w:bookmarkStart w:id="623" w:name="_Toc383781082"/>
      <w:bookmarkStart w:id="624" w:name="_Toc57656191"/>
      <w:r w:rsidRPr="00903DBA">
        <w:t>Characters and Strings</w:t>
      </w:r>
      <w:bookmarkEnd w:id="620"/>
      <w:bookmarkEnd w:id="621"/>
      <w:bookmarkEnd w:id="622"/>
      <w:bookmarkEnd w:id="623"/>
      <w:bookmarkEnd w:id="624"/>
    </w:p>
    <w:p w14:paraId="15688872" w14:textId="0B3BDD1D" w:rsidR="00E80032" w:rsidRPr="00903DBA" w:rsidRDefault="00E80032" w:rsidP="00E65FE6">
      <w:pPr>
        <w:pStyle w:val="CodeHeader"/>
      </w:pPr>
      <w:r w:rsidRPr="00903DBA">
        <w:t xml:space="preserve">As stated in Section </w:t>
      </w:r>
      <w:r w:rsidRPr="00903DBA">
        <w:fldChar w:fldCharType="begin"/>
      </w:r>
      <w:r w:rsidRPr="00903DBA">
        <w:instrText xml:space="preserve"> REF _Ref383781525 \r \h </w:instrText>
      </w:r>
      <w:r w:rsidRPr="00903DBA">
        <w:fldChar w:fldCharType="separate"/>
      </w:r>
      <w:r w:rsidR="00392B3E">
        <w:t>1.1.1</w:t>
      </w:r>
      <w:r w:rsidRPr="00903DBA">
        <w:fldChar w:fldCharType="end"/>
      </w:r>
      <w:r w:rsidRPr="00903DBA">
        <w:t xml:space="preserve">, a </w:t>
      </w:r>
      <w:r w:rsidRPr="00E65FE6">
        <w:t>char</w:t>
      </w:r>
      <w:r w:rsidRPr="00903DBA">
        <w:t xml:space="preserve"> is a small integer type intended to store exactly one character. A </w:t>
      </w:r>
      <w:r w:rsidRPr="00E65FE6">
        <w:rPr>
          <w:rStyle w:val="CodeInText"/>
        </w:rPr>
        <w:t>string</w:t>
      </w:r>
      <w:r w:rsidRPr="00903DBA">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903DBA" w:rsidRDefault="00E80032" w:rsidP="00E80032">
      <w:pPr>
        <w:pStyle w:val="Code"/>
      </w:pPr>
      <w:r w:rsidRPr="00903DBA">
        <w:t>char c = 'a';</w:t>
      </w:r>
    </w:p>
    <w:p w14:paraId="570B4B64" w14:textId="77777777" w:rsidR="00E80032" w:rsidRPr="00903DBA" w:rsidRDefault="00E80032" w:rsidP="00E80032">
      <w:pPr>
        <w:pStyle w:val="Code"/>
      </w:pPr>
      <w:r w:rsidRPr="00903DBA">
        <w:t>char s[] = "Hello, World!";</w:t>
      </w:r>
    </w:p>
    <w:p w14:paraId="675827E6" w14:textId="77777777" w:rsidR="00E80032" w:rsidRPr="00903DBA" w:rsidRDefault="00E80032" w:rsidP="00E80032">
      <w:pPr>
        <w:rPr>
          <w:noProof/>
          <w:szCs w:val="21"/>
        </w:rPr>
      </w:pPr>
      <w:r w:rsidRPr="00903DBA">
        <w:rPr>
          <w:noProof/>
          <w:lang w:eastAsia="sv-SE"/>
        </w:rPr>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150034" w:rsidRPr="003F7CF1" w:rsidRDefault="00150034"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150034" w:rsidRPr="003F7CF1" w:rsidRDefault="00150034"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150034" w:rsidRPr="003F7CF1" w:rsidRDefault="00150034"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150034" w:rsidRPr="003F7CF1" w:rsidRDefault="00150034"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38"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">
                <v:shape id="_x0000_s1339" type="#_x0000_t75" style="position:absolute;width:57384;height:9017;visibility:visible;mso-wrap-style:square">
                  <v:fill o:detectmouseclick="t"/>
                  <v:path o:connecttype="none"/>
                </v:shape>
                <v:rect id="Rectangle 4" o:spid="_x0000_s134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150034" w:rsidRPr="003F7CF1" w:rsidRDefault="00150034" w:rsidP="00E80032">
                        <w:pPr>
                          <w:pStyle w:val="SourceCodeBoxText"/>
                          <w:rPr>
                            <w:sz w:val="19"/>
                            <w:szCs w:val="19"/>
                          </w:rPr>
                        </w:pPr>
                        <w:r w:rsidRPr="003F7CF1">
                          <w:rPr>
                            <w:sz w:val="19"/>
                            <w:szCs w:val="19"/>
                          </w:rPr>
                          <w:t>'a'</w:t>
                        </w:r>
                      </w:p>
                    </w:txbxContent>
                  </v:textbox>
                </v:rect>
                <v:shape id="Text Box 5" o:spid="_x0000_s1341"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150034" w:rsidRPr="003F7CF1" w:rsidRDefault="00150034" w:rsidP="00E80032">
                        <w:pPr>
                          <w:pStyle w:val="SourceCodeBoxHeader"/>
                          <w:rPr>
                            <w:sz w:val="19"/>
                            <w:szCs w:val="19"/>
                            <w:lang w:val="sv-SE"/>
                          </w:rPr>
                        </w:pPr>
                        <w:r w:rsidRPr="003F7CF1">
                          <w:rPr>
                            <w:sz w:val="19"/>
                            <w:szCs w:val="19"/>
                            <w:lang w:val="sv-SE"/>
                          </w:rPr>
                          <w:t>c</w:t>
                        </w:r>
                      </w:p>
                    </w:txbxContent>
                  </v:textbox>
                </v:shape>
                <v:rect id="Rectangle 6" o:spid="_x0000_s1342"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150034" w:rsidRPr="003F7CF1" w:rsidRDefault="00150034" w:rsidP="00E80032">
                        <w:pPr>
                          <w:pStyle w:val="SourceCodeBoxText"/>
                          <w:rPr>
                            <w:sz w:val="19"/>
                            <w:szCs w:val="19"/>
                          </w:rPr>
                        </w:pPr>
                        <w:r w:rsidRPr="003F7CF1">
                          <w:rPr>
                            <w:sz w:val="19"/>
                            <w:szCs w:val="19"/>
                          </w:rPr>
                          <w:t>"Hello, World!"</w:t>
                        </w:r>
                      </w:p>
                    </w:txbxContent>
                  </v:textbox>
                </v:rect>
                <v:shape id="Text Box 7" o:spid="_x0000_s1343"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150034" w:rsidRPr="003F7CF1" w:rsidRDefault="00150034"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903DBA" w:rsidRDefault="00E80032" w:rsidP="00E65FE6">
      <w:pPr>
        <w:pStyle w:val="CodeHeader"/>
        <w:rPr>
          <w:noProof/>
        </w:rPr>
      </w:pPr>
      <w:r w:rsidRPr="00903DBA">
        <w:rPr>
          <w:noProof/>
        </w:rPr>
        <w:t xml:space="preserve">When defining a string, the compiler adds a special zero character </w:t>
      </w:r>
      <w:r w:rsidRPr="00E65FE6">
        <w:t>'\0'</w:t>
      </w:r>
      <w:r w:rsidRPr="00903DBA">
        <w:rPr>
          <w:noProof/>
        </w:rPr>
        <w:t xml:space="preserve"> at the end. Its task is to mark the end of the string. If the code above, the character array </w:t>
      </w:r>
      <w:r w:rsidRPr="00E65FE6">
        <w:rPr>
          <w:rStyle w:val="CodeInText"/>
        </w:rPr>
        <w:t>s</w:t>
      </w:r>
      <w:r w:rsidRPr="00903DBA">
        <w:rPr>
          <w:noProof/>
        </w:rPr>
        <w:t xml:space="preserve"> has a size of fourteen (thirteen regular characters, including space, comma, and exlamation mark as well as the finishing zero character). The two following </w:t>
      </w:r>
      <w:r w:rsidR="00C37108" w:rsidRPr="00903DBA">
        <w:rPr>
          <w:noProof/>
        </w:rPr>
        <w:t>definition</w:t>
      </w:r>
      <w:r w:rsidRPr="00903DBA">
        <w:rPr>
          <w:noProof/>
        </w:rPr>
        <w:t>s are equivalent, they both define character arrays of size four (three regular characters and the finishing zero character).</w:t>
      </w:r>
    </w:p>
    <w:p w14:paraId="5476534D" w14:textId="77777777" w:rsidR="00E80032" w:rsidRPr="00903DBA" w:rsidRDefault="00E80032" w:rsidP="00E80032">
      <w:pPr>
        <w:pStyle w:val="Code"/>
      </w:pPr>
      <w:r w:rsidRPr="00903DBA">
        <w:t>char s1[] = "abc";</w:t>
      </w:r>
    </w:p>
    <w:p w14:paraId="5A669021" w14:textId="77777777" w:rsidR="00E80032" w:rsidRPr="00903DBA" w:rsidRDefault="00E80032" w:rsidP="00E80032">
      <w:pPr>
        <w:pStyle w:val="Code"/>
      </w:pPr>
      <w:r w:rsidRPr="00903DBA">
        <w:t>char s2[] = {'a', 'b', 'c', '\0'};</w:t>
      </w:r>
    </w:p>
    <w:p w14:paraId="2BB4360E" w14:textId="10BC5465"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25" w:name="_Toc323656693"/>
      <w:bookmarkStart w:id="626" w:name="_Toc324085431"/>
      <w:bookmarkStart w:id="627" w:name="_Toc383781083"/>
      <w:bookmarkStart w:id="628" w:name="_Toc57656192"/>
      <w:r w:rsidRPr="00903DBA">
        <w:t>The ASCII Table</w:t>
      </w:r>
      <w:bookmarkEnd w:id="625"/>
      <w:bookmarkEnd w:id="626"/>
      <w:bookmarkEnd w:id="627"/>
      <w:bookmarkEnd w:id="628"/>
    </w:p>
    <w:p w14:paraId="3B8A786D" w14:textId="34BF4DB6" w:rsidR="00E80032" w:rsidRPr="00903DBA" w:rsidRDefault="00E80032" w:rsidP="00E65FE6">
      <w:pPr>
        <w:pStyle w:val="CodeHeader"/>
      </w:pPr>
      <w:r w:rsidRPr="00903DBA">
        <w:t xml:space="preserve">So far we have assigned characters to </w:t>
      </w:r>
      <w:r w:rsidRPr="00E65FE6">
        <w:t>char</w:t>
      </w:r>
      <w:r w:rsidRPr="00903DBA">
        <w:t xml:space="preserve"> variables. Technically, the compiler translates a character literal into an integer in accordance to the ASCII table (see Appendix </w:t>
      </w:r>
      <w:r w:rsidRPr="00903DBA">
        <w:fldChar w:fldCharType="begin"/>
      </w:r>
      <w:r w:rsidRPr="00903DBA">
        <w:instrText xml:space="preserve"> REF _Ref383781639 \r \h </w:instrText>
      </w:r>
      <w:r w:rsidRPr="00903DBA">
        <w:fldChar w:fldCharType="separate"/>
      </w:r>
      <w:r w:rsidR="00392B3E">
        <w:rPr>
          <w:b w:val="0"/>
          <w:bCs/>
          <w:lang w:val="sv-SE"/>
        </w:rPr>
        <w:t>Fel! Hittar inte referenskälla.</w:t>
      </w:r>
      <w:r w:rsidRPr="00903DBA">
        <w:fldChar w:fldCharType="end"/>
      </w:r>
      <w:r w:rsidRPr="00903DBA">
        <w:t xml:space="preserve">), where character has a corresponding integer value. For instance, </w:t>
      </w:r>
      <w:r w:rsidRPr="00E65FE6">
        <w:t>‘a’</w:t>
      </w:r>
      <w:r w:rsidRPr="00903DBA">
        <w:t xml:space="preserve"> corresponds to 97, </w:t>
      </w:r>
      <w:r w:rsidRPr="00E65FE6">
        <w:t>‘b’</w:t>
      </w:r>
      <w:r w:rsidRPr="00903DBA">
        <w:t xml:space="preserve"> to </w:t>
      </w:r>
      <w:r w:rsidRPr="00E65FE6">
        <w:rPr>
          <w:rStyle w:val="CodeInText"/>
        </w:rPr>
        <w:t>98</w:t>
      </w:r>
      <w:r w:rsidRPr="00903DBA">
        <w:t>, and so on. The line above could have been written as the following code instead. The possibility to write character and string literal is for convenience only.</w:t>
      </w:r>
    </w:p>
    <w:p w14:paraId="4A3AB00F" w14:textId="77777777" w:rsidR="00E80032" w:rsidRPr="00903DBA" w:rsidRDefault="00E80032" w:rsidP="00E80032">
      <w:pPr>
        <w:pStyle w:val="Code"/>
      </w:pPr>
      <w:r w:rsidRPr="00903DBA">
        <w:t>char s2[] = {97, 98, 99, 0};</w:t>
      </w:r>
    </w:p>
    <w:p w14:paraId="48810DB5" w14:textId="14298D3A"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29" w:name="_Toc320485584"/>
      <w:bookmarkStart w:id="630" w:name="_Toc323656694"/>
      <w:bookmarkStart w:id="631" w:name="_Toc324085432"/>
      <w:bookmarkStart w:id="632" w:name="_Ref383780778"/>
      <w:bookmarkStart w:id="633" w:name="_Toc383781084"/>
      <w:bookmarkStart w:id="634" w:name="_Toc57656193"/>
      <w:r w:rsidRPr="00903DBA">
        <w:t>Pointers</w:t>
      </w:r>
      <w:bookmarkEnd w:id="629"/>
      <w:bookmarkEnd w:id="630"/>
      <w:bookmarkEnd w:id="631"/>
      <w:bookmarkEnd w:id="632"/>
      <w:bookmarkEnd w:id="633"/>
      <w:bookmarkEnd w:id="634"/>
    </w:p>
    <w:p w14:paraId="19F7C5ED" w14:textId="77777777" w:rsidR="00E80032" w:rsidRPr="00903DBA" w:rsidRDefault="00E80032" w:rsidP="00E65FE6">
      <w:pPr>
        <w:pStyle w:val="CodeHeader"/>
      </w:pPr>
      <w:r w:rsidRPr="00903DBA">
        <w:t xml:space="preserve">A </w:t>
      </w:r>
      <w:r w:rsidRPr="00E65FE6">
        <w:t>pointer</w:t>
      </w:r>
      <w:r w:rsidRPr="00903DBA">
        <w:t xml:space="preserve"> is a variable containing the address of value. For example, let us say that the integer </w:t>
      </w:r>
      <w:r w:rsidRPr="00E65FE6">
        <w:t>i</w:t>
      </w:r>
      <w:r w:rsidRPr="00903DBA">
        <w:t xml:space="preserve"> has the value 123 that is stored on the memory address 10,000, and that the size of each value is four bytes. As </w:t>
      </w:r>
      <w:r w:rsidRPr="00E65FE6">
        <w:t>p</w:t>
      </w:r>
      <w:r w:rsidRPr="00903DBA">
        <w:t xml:space="preserve"> is a pointer to </w:t>
      </w:r>
      <w:r w:rsidRPr="00E65FE6">
        <w:rPr>
          <w:rStyle w:val="CodeInText"/>
        </w:rPr>
        <w:t>i</w:t>
      </w:r>
      <w:r w:rsidRPr="00903DBA">
        <w:t>, it holds the value 10,000.</w:t>
      </w:r>
    </w:p>
    <w:p w14:paraId="5170E186" w14:textId="77777777" w:rsidR="00E80032" w:rsidRPr="00903DBA" w:rsidRDefault="00E80032" w:rsidP="00E80032">
      <w:pPr>
        <w:rPr>
          <w:szCs w:val="21"/>
        </w:rPr>
      </w:pPr>
      <w:r w:rsidRPr="00903DBA">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150034" w:rsidRPr="003F7CF1" w:rsidRDefault="00150034"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150034" w:rsidRPr="003F7CF1" w:rsidRDefault="00150034"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150034" w:rsidRPr="003F7CF1" w:rsidRDefault="00150034"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150034" w:rsidRPr="003F7CF1" w:rsidRDefault="00150034"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150034" w:rsidRPr="003F7CF1" w:rsidRDefault="00150034"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150034" w:rsidRPr="003F7CF1" w:rsidRDefault="00150034"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150034" w:rsidRPr="003F7CF1" w:rsidRDefault="00150034"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150034" w:rsidRPr="003F7CF1" w:rsidRDefault="00150034"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150034" w:rsidRPr="003F7CF1" w:rsidRDefault="00150034"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150034" w:rsidRPr="003F7CF1" w:rsidRDefault="00150034"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44"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">
                <v:shape id="_x0000_s1345" type="#_x0000_t75" style="position:absolute;width:57384;height:16230;visibility:visible;mso-wrap-style:square">
                  <v:fill o:detectmouseclick="t"/>
                  <v:path o:connecttype="none"/>
                </v:shape>
                <v:rect id="Rectangle 232" o:spid="_x0000_s1346"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150034" w:rsidRPr="003F7CF1" w:rsidRDefault="00150034" w:rsidP="00E80032">
                        <w:pPr>
                          <w:pStyle w:val="SourceCodeBoxText"/>
                          <w:rPr>
                            <w:sz w:val="19"/>
                            <w:szCs w:val="19"/>
                          </w:rPr>
                        </w:pPr>
                        <w:r w:rsidRPr="003F7CF1">
                          <w:rPr>
                            <w:sz w:val="19"/>
                            <w:szCs w:val="19"/>
                          </w:rPr>
                          <w:t>10000</w:t>
                        </w:r>
                      </w:p>
                    </w:txbxContent>
                  </v:textbox>
                </v:rect>
                <v:shape id="Text Box 233" o:spid="_x0000_s1347"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150034" w:rsidRPr="003F7CF1" w:rsidRDefault="00150034" w:rsidP="00E80032">
                        <w:pPr>
                          <w:pStyle w:val="SourceCodeBoxHeader"/>
                          <w:rPr>
                            <w:sz w:val="19"/>
                            <w:szCs w:val="19"/>
                            <w:lang w:val="sv-SE"/>
                          </w:rPr>
                        </w:pPr>
                        <w:r w:rsidRPr="003F7CF1">
                          <w:rPr>
                            <w:sz w:val="19"/>
                            <w:szCs w:val="19"/>
                            <w:lang w:val="sv-SE"/>
                          </w:rPr>
                          <w:t>p</w:t>
                        </w:r>
                      </w:p>
                    </w:txbxContent>
                  </v:textbox>
                </v:shape>
                <v:rect id="Rectangle 234" o:spid="_x0000_s1348"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150034" w:rsidRPr="003F7CF1" w:rsidRDefault="00150034" w:rsidP="00E80032">
                        <w:pPr>
                          <w:pStyle w:val="SourceCodeBoxText"/>
                          <w:rPr>
                            <w:sz w:val="19"/>
                            <w:szCs w:val="19"/>
                          </w:rPr>
                        </w:pPr>
                        <w:r>
                          <w:rPr>
                            <w:sz w:val="19"/>
                            <w:szCs w:val="19"/>
                          </w:rPr>
                          <w:t>123</w:t>
                        </w:r>
                      </w:p>
                    </w:txbxContent>
                  </v:textbox>
                </v:rect>
                <v:rect id="Rectangle 235" o:spid="_x0000_s1349"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150034" w:rsidRPr="003F7CF1" w:rsidRDefault="00150034" w:rsidP="00E80032">
                        <w:pPr>
                          <w:pStyle w:val="SourceCodeBoxText"/>
                          <w:rPr>
                            <w:sz w:val="19"/>
                            <w:szCs w:val="19"/>
                          </w:rPr>
                        </w:pPr>
                      </w:p>
                    </w:txbxContent>
                  </v:textbox>
                </v:rect>
                <v:rect id="Rectangle 236" o:spid="_x0000_s1350"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150034" w:rsidRPr="003F7CF1" w:rsidRDefault="00150034" w:rsidP="00E80032">
                        <w:pPr>
                          <w:pStyle w:val="SourceCodeBoxText"/>
                          <w:rPr>
                            <w:sz w:val="19"/>
                            <w:szCs w:val="19"/>
                          </w:rPr>
                        </w:pPr>
                      </w:p>
                    </w:txbxContent>
                  </v:textbox>
                </v:rect>
                <v:rect id="Rectangle 237" o:spid="_x0000_s1351"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150034" w:rsidRPr="003F7CF1" w:rsidRDefault="00150034" w:rsidP="00E80032">
                        <w:pPr>
                          <w:pStyle w:val="SourceCodeBoxText"/>
                          <w:rPr>
                            <w:sz w:val="19"/>
                            <w:szCs w:val="19"/>
                          </w:rPr>
                        </w:pPr>
                      </w:p>
                    </w:txbxContent>
                  </v:textbox>
                </v:rect>
                <v:rect id="Rectangle 238" o:spid="_x0000_s1352"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150034" w:rsidRPr="003F7CF1" w:rsidRDefault="00150034" w:rsidP="00E80032">
                        <w:pPr>
                          <w:pStyle w:val="SourceCodeBoxText"/>
                          <w:rPr>
                            <w:sz w:val="19"/>
                            <w:szCs w:val="19"/>
                          </w:rPr>
                        </w:pPr>
                        <w:r w:rsidRPr="003F7CF1">
                          <w:rPr>
                            <w:sz w:val="19"/>
                            <w:szCs w:val="19"/>
                          </w:rPr>
                          <w:t>10000</w:t>
                        </w:r>
                      </w:p>
                    </w:txbxContent>
                  </v:textbox>
                </v:rect>
                <v:rect id="Rectangle 239" o:spid="_x0000_s1353"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150034" w:rsidRPr="003F7CF1" w:rsidRDefault="00150034"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54"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150034" w:rsidRPr="003F7CF1" w:rsidRDefault="00150034"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55"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150034" w:rsidRPr="003F7CF1" w:rsidRDefault="00150034"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903DBA" w:rsidRDefault="00E80032" w:rsidP="00E80032">
      <w:r w:rsidRPr="00903DBA">
        <w:t>In almost all cases, we do not really need to know the address of the value. Therefore, a simpler (and clearer) way to illustrate the same thing is to draw an arrow from the pointer to the value.</w:t>
      </w:r>
    </w:p>
    <w:p w14:paraId="01BB4CE3" w14:textId="77777777" w:rsidR="00E80032" w:rsidRPr="00903DBA" w:rsidRDefault="00E80032" w:rsidP="00E80032">
      <w:pPr>
        <w:rPr>
          <w:szCs w:val="21"/>
        </w:rPr>
      </w:pPr>
      <w:r w:rsidRPr="00903DBA">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150034" w:rsidRPr="003F7CF1" w:rsidRDefault="00150034"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150034" w:rsidRPr="003F7CF1" w:rsidRDefault="00150034"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150034" w:rsidRPr="003F7CF1" w:rsidRDefault="00150034"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150034" w:rsidRPr="003F7CF1" w:rsidRDefault="00150034"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56"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">
                <v:shape id="_x0000_s1357" type="#_x0000_t75" style="position:absolute;width:57384;height:8115;visibility:visible;mso-wrap-style:square">
                  <v:fill o:detectmouseclick="t"/>
                  <v:path o:connecttype="none"/>
                </v:shape>
                <v:rect id="Rectangle 225" o:spid="_x0000_s135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150034" w:rsidRPr="003F7CF1" w:rsidRDefault="00150034" w:rsidP="00E80032">
                        <w:pPr>
                          <w:pStyle w:val="SourceCodeBoxText"/>
                          <w:rPr>
                            <w:sz w:val="19"/>
                            <w:szCs w:val="19"/>
                          </w:rPr>
                        </w:pPr>
                      </w:p>
                    </w:txbxContent>
                  </v:textbox>
                </v:rect>
                <v:shape id="Text Box 226" o:spid="_x0000_s135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150034" w:rsidRPr="003F7CF1" w:rsidRDefault="00150034" w:rsidP="00E80032">
                        <w:pPr>
                          <w:pStyle w:val="SourceCodeBoxHeader"/>
                          <w:rPr>
                            <w:sz w:val="19"/>
                            <w:szCs w:val="19"/>
                            <w:lang w:val="sv-SE"/>
                          </w:rPr>
                        </w:pPr>
                        <w:r w:rsidRPr="003F7CF1">
                          <w:rPr>
                            <w:sz w:val="19"/>
                            <w:szCs w:val="19"/>
                            <w:lang w:val="sv-SE"/>
                          </w:rPr>
                          <w:t>p</w:t>
                        </w:r>
                      </w:p>
                    </w:txbxContent>
                  </v:textbox>
                </v:shape>
                <v:rect id="Rectangle 227" o:spid="_x0000_s136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150034" w:rsidRPr="003F7CF1" w:rsidRDefault="00150034" w:rsidP="00E80032">
                        <w:pPr>
                          <w:pStyle w:val="SourceCodeBoxText"/>
                          <w:rPr>
                            <w:sz w:val="19"/>
                            <w:szCs w:val="19"/>
                          </w:rPr>
                        </w:pPr>
                        <w:r>
                          <w:rPr>
                            <w:sz w:val="19"/>
                            <w:szCs w:val="19"/>
                          </w:rPr>
                          <w:t>123</w:t>
                        </w:r>
                      </w:p>
                    </w:txbxContent>
                  </v:textbox>
                </v:rect>
                <v:line id="Line 228" o:spid="_x0000_s136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62"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150034" w:rsidRPr="003F7CF1" w:rsidRDefault="00150034"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903DBA" w:rsidRDefault="00E80032" w:rsidP="00E80032">
      <w:r w:rsidRPr="00903DBA">
        <w:t>The following code gives rise to the diagram above</w:t>
      </w:r>
      <w:r w:rsidRPr="00903DBA">
        <w:rPr>
          <w:rStyle w:val="Fotnotsreferens"/>
          <w:szCs w:val="21"/>
        </w:rPr>
        <w:footnoteReference w:id="11"/>
      </w:r>
      <w:r w:rsidRPr="00903DBA">
        <w:t xml:space="preserve">, where the ampersand (&amp;) denotes the </w:t>
      </w:r>
      <w:r w:rsidRPr="00E17FD3">
        <w:rPr>
          <w:rStyle w:val="KeyWord0"/>
        </w:rPr>
        <w:t>address</w:t>
      </w:r>
      <w:r w:rsidRPr="00903DBA">
        <w:t xml:space="preserve"> of the variable.</w:t>
      </w:r>
    </w:p>
    <w:p w14:paraId="41391954" w14:textId="77777777" w:rsidR="00E80032" w:rsidRPr="00903DBA" w:rsidRDefault="00E80032" w:rsidP="00E80032">
      <w:pPr>
        <w:pStyle w:val="Code"/>
      </w:pPr>
      <w:r w:rsidRPr="00903DBA">
        <w:t>int i = 123;</w:t>
      </w:r>
    </w:p>
    <w:p w14:paraId="468D8BB7" w14:textId="77777777" w:rsidR="00E80032" w:rsidRPr="00903DBA" w:rsidRDefault="00E80032" w:rsidP="00E80032">
      <w:pPr>
        <w:pStyle w:val="Code"/>
      </w:pPr>
      <w:r w:rsidRPr="00903DBA">
        <w:t>int *p = &amp;i;</w:t>
      </w:r>
    </w:p>
    <w:p w14:paraId="3F35BEBA" w14:textId="499014CB" w:rsidR="00E80032" w:rsidRPr="00903DBA" w:rsidRDefault="00E80032" w:rsidP="00E80032">
      <w:r w:rsidRPr="00903DBA">
        <w:t xml:space="preserve">If we want to access the value pointed at, we use the asterisk (*), which </w:t>
      </w:r>
      <w:r w:rsidR="00B02345" w:rsidRPr="00E17FD3">
        <w:rPr>
          <w:rStyle w:val="KeyWord0"/>
        </w:rPr>
        <w:t>dereference</w:t>
      </w:r>
      <w:r w:rsidRPr="00E17FD3">
        <w:rPr>
          <w:rStyle w:val="KeyWord0"/>
        </w:rPr>
        <w:t>ers</w:t>
      </w:r>
      <w:r w:rsidRPr="00903DBA">
        <w:t xml:space="preserve"> the pointer (“follows the arrow”). As the </w:t>
      </w:r>
      <w:r w:rsidRPr="00E17FD3">
        <w:rPr>
          <w:rStyle w:val="KeyWord0"/>
        </w:rPr>
        <w:t>address</w:t>
      </w:r>
      <w:r w:rsidRPr="00903DBA">
        <w:t xml:space="preserve"> operator (&amp;) gives the address of a variable (“against the arrow”), they address and </w:t>
      </w:r>
      <w:r w:rsidR="00B02345" w:rsidRPr="00903DBA">
        <w:t>dereference</w:t>
      </w:r>
      <w:r w:rsidRPr="00903DBA">
        <w:t xml:space="preserve">erring operators can be regarded as each other reverses. Note that the asterisk is used on two occasions, when we define a pointer variable and when we </w:t>
      </w:r>
      <w:r w:rsidR="00B02345" w:rsidRPr="00903DBA">
        <w:t>dereference</w:t>
      </w:r>
      <w:r w:rsidRPr="00903DBA">
        <w:t xml:space="preserve">er a pointer. The asterisk is in fact used on a third occasion, when multiplying two values. The ampersand is used on two occasions: </w:t>
      </w:r>
      <w:r w:rsidRPr="00E17FD3">
        <w:rPr>
          <w:rStyle w:val="KeyWord0"/>
        </w:rPr>
        <w:t>address</w:t>
      </w:r>
      <w:r w:rsidRPr="00903DBA">
        <w:t xml:space="preserve"> and bitwise </w:t>
      </w:r>
      <w:r w:rsidRPr="00E17FD3">
        <w:rPr>
          <w:rStyle w:val="KeyWord0"/>
        </w:rPr>
        <w:t>and</w:t>
      </w:r>
      <w:r w:rsidRPr="00903DBA">
        <w:rPr>
          <w:rStyle w:val="Fotnotsreferens"/>
          <w:szCs w:val="21"/>
        </w:rPr>
        <w:footnoteReference w:id="12"/>
      </w:r>
      <w:r w:rsidRPr="00903DBA">
        <w:t xml:space="preserve">. </w:t>
      </w:r>
    </w:p>
    <w:p w14:paraId="0BE2B7D8" w14:textId="77777777" w:rsidR="00E80032" w:rsidRPr="00903DBA" w:rsidRDefault="00E80032" w:rsidP="00E80032">
      <w:pPr>
        <w:pStyle w:val="Code"/>
      </w:pPr>
      <w:r w:rsidRPr="00903DBA">
        <w:t>int i = 999;</w:t>
      </w:r>
    </w:p>
    <w:p w14:paraId="13B39DE2" w14:textId="02681470" w:rsidR="00E80032" w:rsidRPr="00903DBA" w:rsidRDefault="00E80032" w:rsidP="00E80032">
      <w:pPr>
        <w:pStyle w:val="Code"/>
      </w:pPr>
      <w:r w:rsidRPr="00903DBA">
        <w:t xml:space="preserve">int *p = &amp;i;      // Pointer </w:t>
      </w:r>
      <w:r w:rsidR="00C37108" w:rsidRPr="00903DBA">
        <w:t>definition</w:t>
      </w:r>
      <w:r w:rsidRPr="00903DBA">
        <w:t>.</w:t>
      </w:r>
    </w:p>
    <w:p w14:paraId="6CBC945B" w14:textId="1EC9DF0F" w:rsidR="00E80032" w:rsidRPr="00903DBA" w:rsidRDefault="00E80032" w:rsidP="00E80032">
      <w:pPr>
        <w:pStyle w:val="Code"/>
      </w:pPr>
      <w:r w:rsidRPr="00903DBA">
        <w:t xml:space="preserve">int j = *p;       // </w:t>
      </w:r>
      <w:r w:rsidR="00B02345" w:rsidRPr="00903DBA">
        <w:t>Dereference</w:t>
      </w:r>
      <w:r w:rsidRPr="00903DBA">
        <w:t>ereeing of a pointer.</w:t>
      </w:r>
    </w:p>
    <w:p w14:paraId="19945C2D" w14:textId="77777777" w:rsidR="00E80032" w:rsidRPr="00903DBA" w:rsidRDefault="00E80032" w:rsidP="00E80032">
      <w:pPr>
        <w:pStyle w:val="Code"/>
      </w:pPr>
      <w:r w:rsidRPr="00903DBA">
        <w:t>int a = 1, b = 2;</w:t>
      </w:r>
    </w:p>
    <w:p w14:paraId="6BA0DA39" w14:textId="77777777" w:rsidR="00E80032" w:rsidRPr="00903DBA" w:rsidRDefault="00E80032" w:rsidP="00E80032">
      <w:pPr>
        <w:pStyle w:val="Code"/>
      </w:pPr>
      <w:r w:rsidRPr="00903DBA">
        <w:t>int c = a * b;    // Multiplication.</w:t>
      </w:r>
    </w:p>
    <w:p w14:paraId="14E0BF89" w14:textId="6513F4B0"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35" w:name="_Toc320485585"/>
      <w:bookmarkStart w:id="636" w:name="_Toc323656695"/>
      <w:bookmarkStart w:id="637" w:name="_Toc324085433"/>
      <w:bookmarkStart w:id="638" w:name="_Toc383781085"/>
      <w:bookmarkStart w:id="639" w:name="_Toc57656194"/>
      <w:r w:rsidRPr="00903DBA">
        <w:t>Pointers and Dynamic Memory</w:t>
      </w:r>
      <w:bookmarkEnd w:id="635"/>
      <w:bookmarkEnd w:id="636"/>
      <w:bookmarkEnd w:id="637"/>
      <w:bookmarkEnd w:id="638"/>
      <w:bookmarkEnd w:id="639"/>
    </w:p>
    <w:p w14:paraId="0D20A3F1" w14:textId="77777777" w:rsidR="00E80032" w:rsidRPr="00903DBA" w:rsidRDefault="00E80032" w:rsidP="00E65FE6">
      <w:pPr>
        <w:pStyle w:val="CodeHeader"/>
      </w:pPr>
      <w:r w:rsidRPr="00903DBA">
        <w:t xml:space="preserve">Pointers can also be used to allocate </w:t>
      </w:r>
      <w:r w:rsidRPr="00E17FD3">
        <w:rPr>
          <w:rStyle w:val="KeyWord0"/>
        </w:rPr>
        <w:t>dynamic</w:t>
      </w:r>
      <w:r w:rsidRPr="00903DBA">
        <w:rPr>
          <w:rStyle w:val="Italic"/>
        </w:rPr>
        <w:t xml:space="preserve"> </w:t>
      </w:r>
      <w:r w:rsidRPr="00E17FD3">
        <w:rPr>
          <w:rStyle w:val="KeyWord0"/>
        </w:rPr>
        <w:t>memory</w:t>
      </w:r>
      <w:r w:rsidRPr="00903DBA">
        <w:t xml:space="preserve">. There is a section of the memory called the </w:t>
      </w:r>
      <w:r w:rsidRPr="00E17FD3">
        <w:rPr>
          <w:rStyle w:val="KeyWord0"/>
        </w:rPr>
        <w:t>heap</w:t>
      </w:r>
      <w:r w:rsidRPr="00903DBA">
        <w:t xml:space="preserve"> that is used for dynamically allocated memory blocks. The standard functions </w:t>
      </w:r>
      <w:r w:rsidRPr="00E65FE6">
        <w:t>malloc</w:t>
      </w:r>
      <w:r w:rsidRPr="00903DBA">
        <w:rPr>
          <w:rStyle w:val="Italic"/>
        </w:rPr>
        <w:t xml:space="preserve">, </w:t>
      </w:r>
      <w:r w:rsidRPr="00E65FE6">
        <w:t>calloc</w:t>
      </w:r>
      <w:r w:rsidRPr="00903DBA">
        <w:rPr>
          <w:rStyle w:val="Italic"/>
        </w:rPr>
        <w:t xml:space="preserve">, </w:t>
      </w:r>
      <w:r w:rsidRPr="00E65FE6">
        <w:t>realloc</w:t>
      </w:r>
      <w:r w:rsidRPr="00903DBA">
        <w:t xml:space="preserve"> and </w:t>
      </w:r>
      <w:r w:rsidRPr="00E65FE6">
        <w:rPr>
          <w:rStyle w:val="CodeInText"/>
        </w:rPr>
        <w:t>free</w:t>
      </w:r>
      <w:r w:rsidRPr="00903DBA">
        <w:t xml:space="preserve"> used to allocate, reallocate, and deallocate the memory, respectively. Memory not dynamically allocated is referred to </w:t>
      </w:r>
      <w:r w:rsidRPr="00E17FD3">
        <w:rPr>
          <w:rStyle w:val="KeyWord0"/>
        </w:rPr>
        <w:t>static</w:t>
      </w:r>
      <w:r w:rsidRPr="00903DBA">
        <w:t xml:space="preserve"> memory.</w:t>
      </w:r>
    </w:p>
    <w:p w14:paraId="383E1EBB" w14:textId="77777777" w:rsidR="00E80032" w:rsidRPr="00903DBA" w:rsidRDefault="00E80032" w:rsidP="00E80032">
      <w:pPr>
        <w:rPr>
          <w:szCs w:val="21"/>
        </w:rPr>
      </w:pPr>
      <w:r w:rsidRPr="00903DBA">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150034" w:rsidRPr="003F7CF1" w:rsidRDefault="00150034"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150034" w:rsidRPr="003F7CF1" w:rsidRDefault="00150034"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150034" w:rsidRPr="003F7CF1" w:rsidRDefault="00150034"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6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">
                <v:shape id="_x0000_s1364" type="#_x0000_t75" style="position:absolute;width:57384;height:9017;visibility:visible;mso-wrap-style:square">
                  <v:fill o:detectmouseclick="t"/>
                  <v:path o:connecttype="none"/>
                </v:shape>
                <v:rect id="Rectangle 200" o:spid="_x0000_s136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150034" w:rsidRPr="003F7CF1" w:rsidRDefault="00150034" w:rsidP="00E80032">
                        <w:pPr>
                          <w:pStyle w:val="SourceCodeBoxText"/>
                          <w:rPr>
                            <w:sz w:val="19"/>
                            <w:szCs w:val="19"/>
                          </w:rPr>
                        </w:pPr>
                      </w:p>
                    </w:txbxContent>
                  </v:textbox>
                </v:rect>
                <v:shape id="Text Box 201" o:spid="_x0000_s136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150034" w:rsidRPr="003F7CF1" w:rsidRDefault="00150034" w:rsidP="00E80032">
                        <w:pPr>
                          <w:pStyle w:val="SourceCodeBoxHeader"/>
                          <w:rPr>
                            <w:sz w:val="19"/>
                            <w:szCs w:val="19"/>
                            <w:lang w:val="sv-SE"/>
                          </w:rPr>
                        </w:pPr>
                        <w:r w:rsidRPr="003F7CF1">
                          <w:rPr>
                            <w:sz w:val="19"/>
                            <w:szCs w:val="19"/>
                            <w:lang w:val="sv-SE"/>
                          </w:rPr>
                          <w:t>p</w:t>
                        </w:r>
                      </w:p>
                    </w:txbxContent>
                  </v:textbox>
                </v:shape>
                <v:rect id="Rectangle 202" o:spid="_x0000_s136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150034" w:rsidRPr="003F7CF1" w:rsidRDefault="00150034" w:rsidP="00E80032">
                        <w:pPr>
                          <w:pStyle w:val="SourceCodeBoxText"/>
                          <w:rPr>
                            <w:sz w:val="19"/>
                            <w:szCs w:val="19"/>
                          </w:rPr>
                        </w:pPr>
                        <w:r w:rsidRPr="003F7CF1">
                          <w:rPr>
                            <w:sz w:val="19"/>
                            <w:szCs w:val="19"/>
                          </w:rPr>
                          <w:t>123</w:t>
                        </w:r>
                      </w:p>
                    </w:txbxContent>
                  </v:textbox>
                </v:rect>
                <v:line id="Line 203" o:spid="_x0000_s136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903DBA" w:rsidRDefault="00E80032" w:rsidP="00E80032">
      <w:pPr>
        <w:pStyle w:val="Code"/>
      </w:pPr>
      <w:r w:rsidRPr="00903DBA">
        <w:t>int *p = malloc(sizeof(int));</w:t>
      </w:r>
    </w:p>
    <w:p w14:paraId="70065A3D" w14:textId="77777777" w:rsidR="00E80032" w:rsidRPr="00903DBA" w:rsidRDefault="00E80032" w:rsidP="00E80032">
      <w:pPr>
        <w:pStyle w:val="Code"/>
      </w:pPr>
      <w:r w:rsidRPr="00903DBA">
        <w:t>*p = 123;</w:t>
      </w:r>
    </w:p>
    <w:p w14:paraId="3EC0C92D" w14:textId="77777777" w:rsidR="00E80032" w:rsidRPr="00903DBA" w:rsidRDefault="00E80032" w:rsidP="00E80032">
      <w:pPr>
        <w:pStyle w:val="Code"/>
      </w:pPr>
      <w:r w:rsidRPr="00903DBA">
        <w:t>free(p);</w:t>
      </w:r>
    </w:p>
    <w:p w14:paraId="04F2964C" w14:textId="77777777" w:rsidR="00E80032" w:rsidRPr="00903DBA" w:rsidRDefault="00E80032" w:rsidP="00E65FE6">
      <w:pPr>
        <w:pStyle w:val="CodeHeader"/>
      </w:pPr>
      <w:r w:rsidRPr="00903DBA">
        <w:t xml:space="preserve">We can also allocate memory for a whole array. Even though </w:t>
      </w:r>
      <w:r w:rsidRPr="00E65FE6">
        <w:rPr>
          <w:rStyle w:val="CodeInText"/>
        </w:rPr>
        <w:t>p</w:t>
      </w:r>
      <w:r w:rsidRPr="00903DBA">
        <w:t xml:space="preserve"> is a pointer in the example below, we can use the array index notation to access a value of the array in the allocated memory block.</w:t>
      </w:r>
    </w:p>
    <w:p w14:paraId="697C9801" w14:textId="77777777" w:rsidR="00E80032" w:rsidRPr="00903DBA" w:rsidRDefault="00E80032" w:rsidP="00E80032">
      <w:pPr>
        <w:rPr>
          <w:szCs w:val="21"/>
        </w:rPr>
      </w:pPr>
      <w:r w:rsidRPr="00903DBA">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150034" w:rsidRPr="003F7CF1" w:rsidRDefault="00150034"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150034" w:rsidRPr="003F7CF1" w:rsidRDefault="00150034"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150034" w:rsidRPr="003F7CF1" w:rsidRDefault="00150034"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150034" w:rsidRPr="003F7CF1" w:rsidRDefault="00150034"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150034" w:rsidRPr="003F7CF1" w:rsidRDefault="00150034"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150034" w:rsidRPr="003F7CF1" w:rsidRDefault="00150034"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150034" w:rsidRPr="003F7CF1" w:rsidRDefault="00150034"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150034" w:rsidRPr="003F7CF1" w:rsidRDefault="00150034"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6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">
                <v:shape id="_x0000_s1370" type="#_x0000_t75" style="position:absolute;width:57384;height:9931;visibility:visible;mso-wrap-style:square">
                  <v:fill o:detectmouseclick="t"/>
                  <v:path o:connecttype="none"/>
                </v:shape>
                <v:rect id="Rectangle 189" o:spid="_x0000_s137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150034" w:rsidRPr="003F7CF1" w:rsidRDefault="00150034" w:rsidP="00E80032">
                        <w:pPr>
                          <w:pStyle w:val="SourceCodeBoxText"/>
                          <w:rPr>
                            <w:sz w:val="19"/>
                            <w:szCs w:val="19"/>
                          </w:rPr>
                        </w:pPr>
                      </w:p>
                    </w:txbxContent>
                  </v:textbox>
                </v:rect>
                <v:shape id="Text Box 190" o:spid="_x0000_s137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150034" w:rsidRPr="003F7CF1" w:rsidRDefault="00150034" w:rsidP="00E80032">
                        <w:pPr>
                          <w:pStyle w:val="SourceCodeBoxHeader"/>
                          <w:rPr>
                            <w:sz w:val="19"/>
                            <w:szCs w:val="19"/>
                            <w:lang w:val="sv-SE"/>
                          </w:rPr>
                        </w:pPr>
                        <w:r w:rsidRPr="003F7CF1">
                          <w:rPr>
                            <w:sz w:val="19"/>
                            <w:szCs w:val="19"/>
                            <w:lang w:val="sv-SE"/>
                          </w:rPr>
                          <w:t>p</w:t>
                        </w:r>
                      </w:p>
                    </w:txbxContent>
                  </v:textbox>
                </v:shape>
                <v:rect id="Rectangle 191" o:spid="_x0000_s137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150034" w:rsidRPr="003F7CF1" w:rsidRDefault="00150034" w:rsidP="00E80032">
                        <w:pPr>
                          <w:pStyle w:val="SourceCodeBoxText"/>
                          <w:rPr>
                            <w:sz w:val="19"/>
                            <w:szCs w:val="19"/>
                          </w:rPr>
                        </w:pPr>
                        <w:r w:rsidRPr="003F7CF1">
                          <w:rPr>
                            <w:sz w:val="19"/>
                            <w:szCs w:val="19"/>
                          </w:rPr>
                          <w:t>123</w:t>
                        </w:r>
                      </w:p>
                    </w:txbxContent>
                  </v:textbox>
                </v:rect>
                <v:line id="Line 192" o:spid="_x0000_s137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75"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150034" w:rsidRPr="003F7CF1" w:rsidRDefault="00150034" w:rsidP="00E80032">
                        <w:pPr>
                          <w:pStyle w:val="SourceCodeBoxText"/>
                          <w:rPr>
                            <w:sz w:val="19"/>
                            <w:szCs w:val="19"/>
                          </w:rPr>
                        </w:pPr>
                        <w:r w:rsidRPr="003F7CF1">
                          <w:rPr>
                            <w:sz w:val="19"/>
                            <w:szCs w:val="19"/>
                          </w:rPr>
                          <w:t>124</w:t>
                        </w:r>
                      </w:p>
                    </w:txbxContent>
                  </v:textbox>
                </v:rect>
                <v:rect id="Rectangle 194" o:spid="_x0000_s1376"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150034" w:rsidRPr="003F7CF1" w:rsidRDefault="00150034" w:rsidP="00E80032">
                        <w:pPr>
                          <w:pStyle w:val="SourceCodeBoxText"/>
                          <w:rPr>
                            <w:sz w:val="19"/>
                            <w:szCs w:val="19"/>
                          </w:rPr>
                        </w:pPr>
                        <w:r w:rsidRPr="003F7CF1">
                          <w:rPr>
                            <w:sz w:val="19"/>
                            <w:szCs w:val="19"/>
                          </w:rPr>
                          <w:t>125</w:t>
                        </w:r>
                      </w:p>
                    </w:txbxContent>
                  </v:textbox>
                </v:rect>
                <v:shape id="Text Box 195" o:spid="_x0000_s137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150034" w:rsidRPr="003F7CF1" w:rsidRDefault="00150034" w:rsidP="00E80032">
                        <w:pPr>
                          <w:pStyle w:val="SourceCodeIndex"/>
                          <w:rPr>
                            <w:sz w:val="15"/>
                            <w:szCs w:val="15"/>
                          </w:rPr>
                        </w:pPr>
                        <w:r w:rsidRPr="003F7CF1">
                          <w:rPr>
                            <w:sz w:val="15"/>
                            <w:szCs w:val="15"/>
                          </w:rPr>
                          <w:t>0</w:t>
                        </w:r>
                      </w:p>
                    </w:txbxContent>
                  </v:textbox>
                </v:shape>
                <v:shape id="Text Box 196" o:spid="_x0000_s137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150034" w:rsidRPr="003F7CF1" w:rsidRDefault="00150034" w:rsidP="00E80032">
                        <w:pPr>
                          <w:pStyle w:val="SourceCodeIndex"/>
                          <w:rPr>
                            <w:sz w:val="15"/>
                            <w:szCs w:val="15"/>
                          </w:rPr>
                        </w:pPr>
                        <w:r w:rsidRPr="003F7CF1">
                          <w:rPr>
                            <w:sz w:val="15"/>
                            <w:szCs w:val="15"/>
                          </w:rPr>
                          <w:t>1</w:t>
                        </w:r>
                      </w:p>
                    </w:txbxContent>
                  </v:textbox>
                </v:shape>
                <v:shape id="Text Box 197" o:spid="_x0000_s1379"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150034" w:rsidRPr="003F7CF1" w:rsidRDefault="00150034"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903DBA" w:rsidRDefault="00E80032" w:rsidP="00E80032">
      <w:pPr>
        <w:pStyle w:val="Code"/>
      </w:pPr>
      <w:r w:rsidRPr="00903DBA">
        <w:t>int *p = calloc(3, sizeof(int));</w:t>
      </w:r>
    </w:p>
    <w:p w14:paraId="18DAFAE3" w14:textId="77777777" w:rsidR="00E80032" w:rsidRPr="00903DBA" w:rsidRDefault="00E80032" w:rsidP="00E80032">
      <w:pPr>
        <w:pStyle w:val="Code"/>
      </w:pPr>
      <w:r w:rsidRPr="00903DBA">
        <w:t>p[0] = 123;</w:t>
      </w:r>
    </w:p>
    <w:p w14:paraId="23D78CF1" w14:textId="77777777" w:rsidR="00E80032" w:rsidRPr="00903DBA" w:rsidRDefault="00E80032" w:rsidP="00E80032">
      <w:pPr>
        <w:pStyle w:val="Code"/>
      </w:pPr>
      <w:r w:rsidRPr="00903DBA">
        <w:t>p[1] = 124;</w:t>
      </w:r>
    </w:p>
    <w:p w14:paraId="1F46AF0D" w14:textId="77777777" w:rsidR="00E80032" w:rsidRPr="00903DBA" w:rsidRDefault="00E80032" w:rsidP="00E80032">
      <w:pPr>
        <w:pStyle w:val="Code"/>
      </w:pPr>
      <w:r w:rsidRPr="00903DBA">
        <w:t>p[2] = 125;</w:t>
      </w:r>
    </w:p>
    <w:p w14:paraId="75B653B8" w14:textId="77777777" w:rsidR="00E80032" w:rsidRPr="00903DBA" w:rsidRDefault="00E80032" w:rsidP="00E80032">
      <w:pPr>
        <w:pStyle w:val="Code"/>
      </w:pPr>
      <w:r w:rsidRPr="00903DBA">
        <w:t>free(p);</w:t>
      </w:r>
    </w:p>
    <w:p w14:paraId="6EB6BD6A" w14:textId="77777777" w:rsidR="00E80032" w:rsidRPr="00903DBA" w:rsidRDefault="00E80032" w:rsidP="00E65FE6">
      <w:pPr>
        <w:pStyle w:val="CodeHeader"/>
      </w:pPr>
      <w:r w:rsidRPr="00903DBA">
        <w:t xml:space="preserve">Once we have allocated a memory, we can allocate a block of different size by calling </w:t>
      </w:r>
      <w:r w:rsidRPr="00E65FE6">
        <w:rPr>
          <w:rStyle w:val="CodeInText"/>
        </w:rPr>
        <w:t>realloc</w:t>
      </w:r>
      <w:r w:rsidRPr="00903DBA">
        <w:t>, which copies to contents of the memory block to new address, is necessary.</w:t>
      </w:r>
    </w:p>
    <w:p w14:paraId="738D8A35" w14:textId="77777777" w:rsidR="00E80032" w:rsidRPr="00903DBA" w:rsidRDefault="00E80032" w:rsidP="00E80032">
      <w:pPr>
        <w:pStyle w:val="Code"/>
      </w:pPr>
      <w:r w:rsidRPr="00903DBA">
        <w:t>int *p = malloc(sizeof(int));</w:t>
      </w:r>
    </w:p>
    <w:p w14:paraId="17FC1974" w14:textId="77777777" w:rsidR="00E80032" w:rsidRPr="00903DBA" w:rsidRDefault="00E80032" w:rsidP="00E80032">
      <w:pPr>
        <w:pStyle w:val="Code"/>
      </w:pPr>
      <w:r w:rsidRPr="00903DBA">
        <w:t>p[0] = 123;</w:t>
      </w:r>
    </w:p>
    <w:p w14:paraId="3D6936E8" w14:textId="77777777" w:rsidR="00E80032" w:rsidRPr="00903DBA" w:rsidRDefault="00E80032" w:rsidP="00E80032">
      <w:pPr>
        <w:pStyle w:val="Code"/>
      </w:pPr>
      <w:r w:rsidRPr="00903DBA">
        <w:t>p = realloc(2 * sizeof(int));</w:t>
      </w:r>
    </w:p>
    <w:p w14:paraId="086C2BDD" w14:textId="77777777" w:rsidR="00E80032" w:rsidRPr="00903DBA" w:rsidRDefault="00E80032" w:rsidP="00E80032">
      <w:pPr>
        <w:pStyle w:val="Code"/>
      </w:pPr>
      <w:r w:rsidRPr="00903DBA">
        <w:t>p[1] = 456;</w:t>
      </w:r>
    </w:p>
    <w:p w14:paraId="38DB7EFF" w14:textId="77777777" w:rsidR="00E80032" w:rsidRPr="00903DBA" w:rsidRDefault="00E80032" w:rsidP="00E80032">
      <w:pPr>
        <w:pStyle w:val="Code"/>
      </w:pPr>
      <w:r w:rsidRPr="00903DBA">
        <w:t>free(p);</w:t>
      </w:r>
    </w:p>
    <w:p w14:paraId="57A3E1F0" w14:textId="77777777" w:rsidR="00E80032" w:rsidRPr="00903DBA" w:rsidRDefault="00E80032" w:rsidP="00E80032">
      <w:r w:rsidRPr="00903DBA">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150034" w:rsidRPr="003F7CF1" w:rsidRDefault="00150034"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150034" w:rsidRPr="003F7CF1" w:rsidRDefault="00150034"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150034" w:rsidRPr="003F7CF1" w:rsidRDefault="00150034"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150034" w:rsidRPr="003F7CF1" w:rsidRDefault="00150034"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150034" w:rsidRPr="003F7CF1" w:rsidRDefault="00150034"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150034" w:rsidRPr="003F7CF1" w:rsidRDefault="00150034"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80"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">
                <v:shape id="_x0000_s1381" type="#_x0000_t75" style="position:absolute;width:57384;height:9931;visibility:visible;mso-wrap-style:square">
                  <v:fill o:detectmouseclick="t"/>
                  <v:path o:connecttype="none"/>
                </v:shape>
                <v:rect id="Rectangle 189" o:spid="_x0000_s1382"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150034" w:rsidRPr="003F7CF1" w:rsidRDefault="00150034" w:rsidP="00E80032">
                        <w:pPr>
                          <w:pStyle w:val="SourceCodeBoxText"/>
                          <w:rPr>
                            <w:sz w:val="19"/>
                            <w:szCs w:val="19"/>
                          </w:rPr>
                        </w:pPr>
                      </w:p>
                    </w:txbxContent>
                  </v:textbox>
                </v:rect>
                <v:shape id="Text Box 190" o:spid="_x0000_s1383"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150034" w:rsidRPr="003F7CF1" w:rsidRDefault="00150034" w:rsidP="00E80032">
                        <w:pPr>
                          <w:pStyle w:val="SourceCodeBoxHeader"/>
                          <w:rPr>
                            <w:sz w:val="19"/>
                            <w:szCs w:val="19"/>
                            <w:lang w:val="sv-SE"/>
                          </w:rPr>
                        </w:pPr>
                        <w:r w:rsidRPr="003F7CF1">
                          <w:rPr>
                            <w:sz w:val="19"/>
                            <w:szCs w:val="19"/>
                            <w:lang w:val="sv-SE"/>
                          </w:rPr>
                          <w:t>p</w:t>
                        </w:r>
                      </w:p>
                    </w:txbxContent>
                  </v:textbox>
                </v:shape>
                <v:rect id="Rectangle 191" o:spid="_x0000_s1384"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150034" w:rsidRPr="003F7CF1" w:rsidRDefault="00150034" w:rsidP="00E80032">
                        <w:pPr>
                          <w:pStyle w:val="SourceCodeBoxText"/>
                          <w:rPr>
                            <w:sz w:val="19"/>
                            <w:szCs w:val="19"/>
                          </w:rPr>
                        </w:pPr>
                        <w:r w:rsidRPr="003F7CF1">
                          <w:rPr>
                            <w:sz w:val="19"/>
                            <w:szCs w:val="19"/>
                          </w:rPr>
                          <w:t>123</w:t>
                        </w:r>
                      </w:p>
                    </w:txbxContent>
                  </v:textbox>
                </v:rect>
                <v:line id="Line 192" o:spid="_x0000_s1385"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386"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150034" w:rsidRPr="003F7CF1" w:rsidRDefault="00150034" w:rsidP="00E80032">
                        <w:pPr>
                          <w:pStyle w:val="SourceCodeBoxText"/>
                          <w:rPr>
                            <w:sz w:val="19"/>
                            <w:szCs w:val="19"/>
                          </w:rPr>
                        </w:pPr>
                        <w:r>
                          <w:rPr>
                            <w:sz w:val="19"/>
                            <w:szCs w:val="19"/>
                          </w:rPr>
                          <w:t>456</w:t>
                        </w:r>
                      </w:p>
                    </w:txbxContent>
                  </v:textbox>
                </v:rect>
                <v:shape id="Text Box 195" o:spid="_x0000_s138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150034" w:rsidRPr="003F7CF1" w:rsidRDefault="00150034" w:rsidP="00E80032">
                        <w:pPr>
                          <w:pStyle w:val="SourceCodeIndex"/>
                          <w:rPr>
                            <w:sz w:val="15"/>
                            <w:szCs w:val="15"/>
                          </w:rPr>
                        </w:pPr>
                        <w:r w:rsidRPr="003F7CF1">
                          <w:rPr>
                            <w:sz w:val="15"/>
                            <w:szCs w:val="15"/>
                          </w:rPr>
                          <w:t>0</w:t>
                        </w:r>
                      </w:p>
                    </w:txbxContent>
                  </v:textbox>
                </v:shape>
                <v:shape id="Text Box 196" o:spid="_x0000_s138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150034" w:rsidRPr="003F7CF1" w:rsidRDefault="00150034"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903DBA" w:rsidRDefault="00E80032" w:rsidP="00E65FE6">
      <w:pPr>
        <w:pStyle w:val="CodeHeader"/>
      </w:pPr>
      <w:r w:rsidRPr="00903DBA">
        <w:t xml:space="preserve">The difference between </w:t>
      </w:r>
      <w:r w:rsidRPr="00E65FE6">
        <w:t>malloc</w:t>
      </w:r>
      <w:r w:rsidRPr="00903DBA">
        <w:t xml:space="preserve"> and </w:t>
      </w:r>
      <w:r w:rsidRPr="00E65FE6">
        <w:t>calloc</w:t>
      </w:r>
      <w:r w:rsidRPr="00903DBA">
        <w:t xml:space="preserve"> is that </w:t>
      </w:r>
      <w:r w:rsidRPr="00E65FE6">
        <w:t>calloc</w:t>
      </w:r>
      <w:r w:rsidRPr="00903DBA">
        <w:t xml:space="preserve"> resets the bytes of the memory blocks to zero, which </w:t>
      </w:r>
      <w:r w:rsidRPr="00E65FE6">
        <w:rPr>
          <w:rStyle w:val="CodeInText"/>
        </w:rPr>
        <w:t>malloc</w:t>
      </w:r>
      <w:r w:rsidRPr="00903DBA">
        <w:t xml:space="preserve"> do not. Otherwise, the following two calls are equivalent.</w:t>
      </w:r>
    </w:p>
    <w:p w14:paraId="69EB4DEF" w14:textId="77777777" w:rsidR="00E80032" w:rsidRPr="00903DBA" w:rsidRDefault="00E80032" w:rsidP="00E80032">
      <w:pPr>
        <w:pStyle w:val="Code"/>
      </w:pPr>
      <w:r w:rsidRPr="00903DBA">
        <w:t>int *p = calloc(3, sizeof(int));</w:t>
      </w:r>
    </w:p>
    <w:p w14:paraId="0319AB03" w14:textId="77777777" w:rsidR="00E80032" w:rsidRPr="00903DBA" w:rsidRDefault="00E80032" w:rsidP="00E80032">
      <w:pPr>
        <w:pStyle w:val="Code"/>
      </w:pPr>
      <w:r w:rsidRPr="00903DBA">
        <w:t>int *q = malloc(3 * sizeof(int));</w:t>
      </w:r>
    </w:p>
    <w:p w14:paraId="0AC235C2" w14:textId="77777777" w:rsidR="00E80032" w:rsidRPr="00903DBA" w:rsidRDefault="00E80032" w:rsidP="00E80032">
      <w:r w:rsidRPr="00903DBA">
        <w:t>The predefined constant NULL holds the pointer equivalence of the zero value. We say that the pointer is set to null. In a diagram, we can simple write null.</w:t>
      </w:r>
    </w:p>
    <w:p w14:paraId="579518A3" w14:textId="77777777" w:rsidR="00E80032" w:rsidRPr="00903DBA" w:rsidRDefault="00E80032" w:rsidP="00E80032">
      <w:pPr>
        <w:rPr>
          <w:szCs w:val="21"/>
        </w:rPr>
      </w:pPr>
      <w:r w:rsidRPr="00903DBA">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150034" w:rsidRPr="003F7CF1" w:rsidRDefault="00150034"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150034" w:rsidRPr="003F7CF1" w:rsidRDefault="00150034"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150034" w:rsidRPr="003F7CF1" w:rsidRDefault="00150034"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38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">
                <v:shape id="_x0000_s1390" type="#_x0000_t75" style="position:absolute;width:57384;height:9931;visibility:visible;mso-wrap-style:square">
                  <v:fill o:detectmouseclick="t"/>
                  <v:path o:connecttype="none"/>
                </v:shape>
                <v:rect id="Rectangle 124" o:spid="_x0000_s139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150034" w:rsidRPr="003F7CF1" w:rsidRDefault="00150034" w:rsidP="00E80032">
                        <w:pPr>
                          <w:pStyle w:val="SourceCodeBoxText"/>
                          <w:rPr>
                            <w:sz w:val="19"/>
                            <w:szCs w:val="19"/>
                          </w:rPr>
                        </w:pPr>
                      </w:p>
                    </w:txbxContent>
                  </v:textbox>
                </v:rect>
                <v:shape id="Text Box 125" o:spid="_x0000_s139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150034" w:rsidRPr="003F7CF1" w:rsidRDefault="00150034" w:rsidP="00E80032">
                        <w:pPr>
                          <w:pStyle w:val="SourceCodeBoxHeader"/>
                          <w:rPr>
                            <w:sz w:val="19"/>
                            <w:szCs w:val="19"/>
                            <w:lang w:val="sv-SE"/>
                          </w:rPr>
                        </w:pPr>
                        <w:r w:rsidRPr="003F7CF1">
                          <w:rPr>
                            <w:sz w:val="19"/>
                            <w:szCs w:val="19"/>
                            <w:lang w:val="sv-SE"/>
                          </w:rPr>
                          <w:t>p</w:t>
                        </w:r>
                      </w:p>
                    </w:txbxContent>
                  </v:textbox>
                </v:shape>
                <v:rect id="Rectangle 126" o:spid="_x0000_s1393"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150034" w:rsidRPr="003F7CF1" w:rsidRDefault="00150034" w:rsidP="00E80032">
                        <w:pPr>
                          <w:pStyle w:val="SourceCodeBoxText"/>
                          <w:rPr>
                            <w:sz w:val="19"/>
                            <w:szCs w:val="19"/>
                          </w:rPr>
                        </w:pPr>
                        <w:r w:rsidRPr="003F7CF1">
                          <w:rPr>
                            <w:sz w:val="19"/>
                            <w:szCs w:val="19"/>
                          </w:rPr>
                          <w:t>NULL</w:t>
                        </w:r>
                      </w:p>
                    </w:txbxContent>
                  </v:textbox>
                </v:rect>
                <v:line id="Line 127" o:spid="_x0000_s139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903DBA" w:rsidRDefault="00E80032" w:rsidP="00E80032">
      <w:pPr>
        <w:pStyle w:val="Code"/>
      </w:pPr>
      <w:r w:rsidRPr="00903DBA">
        <w:t>int *p = NULL;</w:t>
      </w:r>
    </w:p>
    <w:p w14:paraId="4060E0EF" w14:textId="77777777" w:rsidR="00E80032" w:rsidRPr="00903DBA" w:rsidRDefault="00E80032" w:rsidP="00E80032">
      <w:r w:rsidRPr="00903DBA">
        <w:t xml:space="preserve">Sometimes, the electric ground symbol is used to symbolize a null pointer. For this reason, a null pointer is sometimes said to be a </w:t>
      </w:r>
      <w:r w:rsidRPr="00E17FD3">
        <w:rPr>
          <w:rStyle w:val="KeyWord0"/>
        </w:rPr>
        <w:t>grounded</w:t>
      </w:r>
      <w:r w:rsidRPr="00903DBA">
        <w:t xml:space="preserve"> pointer.</w:t>
      </w:r>
    </w:p>
    <w:p w14:paraId="5FA20976" w14:textId="77777777" w:rsidR="00E80032" w:rsidRPr="00903DBA" w:rsidRDefault="00E80032" w:rsidP="00E80032">
      <w:pPr>
        <w:rPr>
          <w:szCs w:val="21"/>
        </w:rPr>
      </w:pPr>
      <w:r w:rsidRPr="00903DBA">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150034" w:rsidRPr="003F7CF1" w:rsidRDefault="00150034"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150034" w:rsidRPr="003F7CF1" w:rsidRDefault="00150034"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395"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">
                <v:shape id="_x0000_s1396" type="#_x0000_t75" style="position:absolute;width:57384;height:9931;visibility:visible;mso-wrap-style:square">
                  <v:fill o:detectmouseclick="t"/>
                  <v:path o:connecttype="none"/>
                </v:shape>
                <v:rect id="Rectangle 116" o:spid="_x0000_s1397"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150034" w:rsidRPr="003F7CF1" w:rsidRDefault="00150034" w:rsidP="00E80032">
                        <w:pPr>
                          <w:pStyle w:val="SourceCodeBoxText"/>
                          <w:rPr>
                            <w:sz w:val="19"/>
                            <w:szCs w:val="19"/>
                          </w:rPr>
                        </w:pPr>
                      </w:p>
                    </w:txbxContent>
                  </v:textbox>
                </v:rect>
                <v:shape id="Text Box 117" o:spid="_x0000_s1398"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150034" w:rsidRPr="003F7CF1" w:rsidRDefault="00150034" w:rsidP="00E80032">
                        <w:pPr>
                          <w:pStyle w:val="SourceCodeBoxHeader"/>
                          <w:rPr>
                            <w:sz w:val="19"/>
                            <w:szCs w:val="19"/>
                            <w:lang w:val="sv-SE"/>
                          </w:rPr>
                        </w:pPr>
                        <w:r w:rsidRPr="003F7CF1">
                          <w:rPr>
                            <w:sz w:val="19"/>
                            <w:szCs w:val="19"/>
                            <w:lang w:val="sv-SE"/>
                          </w:rPr>
                          <w:t>p</w:t>
                        </w:r>
                      </w:p>
                    </w:txbxContent>
                  </v:textbox>
                </v:shape>
                <v:line id="Line 118" o:spid="_x0000_s1399"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400"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401"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402"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903DBA" w:rsidRDefault="00E80032" w:rsidP="00E65FE6">
      <w:pPr>
        <w:pStyle w:val="CodeHeader"/>
      </w:pPr>
      <w:r w:rsidRPr="00903DBA">
        <w:t xml:space="preserve">There is a special type </w:t>
      </w:r>
      <w:r w:rsidRPr="00E65FE6">
        <w:t>void</w:t>
      </w:r>
      <w:r w:rsidRPr="00903DBA">
        <w:t xml:space="preserve">, which actually marks the absence of a type. We can define a pointer to </w:t>
      </w:r>
      <w:r w:rsidRPr="00E65FE6">
        <w:rPr>
          <w:rStyle w:val="CodeInText"/>
        </w:rPr>
        <w:t>void</w:t>
      </w:r>
      <w:r w:rsidRPr="00903DBA">
        <w:t xml:space="preserve">; we cannot, however, </w:t>
      </w:r>
      <w:r w:rsidR="00B02345" w:rsidRPr="00903DBA">
        <w:t>dereference</w:t>
      </w:r>
      <w:r w:rsidRPr="00903DBA">
        <w:t>er the pointer. It is useful in low-level application where we want to exam a specific location in memory.</w:t>
      </w:r>
    </w:p>
    <w:p w14:paraId="705DD019" w14:textId="77777777" w:rsidR="00E80032" w:rsidRPr="00903DBA" w:rsidRDefault="00E80032" w:rsidP="00E80032">
      <w:pPr>
        <w:pStyle w:val="Code"/>
      </w:pPr>
      <w:r w:rsidRPr="00903DBA">
        <w:t>void* voidPtr = (void*) 10000;</w:t>
      </w:r>
    </w:p>
    <w:p w14:paraId="5A053DAD" w14:textId="77777777" w:rsidR="00E80032" w:rsidRPr="00903DBA" w:rsidRDefault="00E80032" w:rsidP="00E65FE6">
      <w:pPr>
        <w:pStyle w:val="CodeHeader"/>
      </w:pPr>
      <w:r w:rsidRPr="00903DBA">
        <w:t xml:space="preserve">The </w:t>
      </w:r>
      <w:r w:rsidRPr="00E65FE6">
        <w:rPr>
          <w:rStyle w:val="CodeInText"/>
        </w:rPr>
        <w:t>void</w:t>
      </w:r>
      <w:r w:rsidRPr="00903DBA">
        <w:t xml:space="preserve"> type is useful on one further occasion: to mark that a function does not return a value or misses parameters, see the function section later in this chapter.</w:t>
      </w:r>
    </w:p>
    <w:p w14:paraId="161BF396" w14:textId="77777777" w:rsidR="00E80032" w:rsidRPr="00903DBA" w:rsidRDefault="00E80032" w:rsidP="00E65FE6">
      <w:pPr>
        <w:pStyle w:val="CodeHeader"/>
      </w:pPr>
      <w:r w:rsidRPr="00903DBA">
        <w:t xml:space="preserve">In the example below, the memory block has been deallocated, but </w:t>
      </w:r>
      <w:r w:rsidRPr="00E65FE6">
        <w:t>p</w:t>
      </w:r>
      <w:r w:rsidRPr="00903DBA">
        <w:t xml:space="preserve"> has not been set to null. It has become a </w:t>
      </w:r>
      <w:r w:rsidRPr="00E17FD3">
        <w:rPr>
          <w:rStyle w:val="KeyWord0"/>
        </w:rPr>
        <w:t>dangling pointer</w:t>
      </w:r>
      <w:r w:rsidRPr="00903DBA">
        <w:t xml:space="preserve">; it is not null and does not really points at anything. In spite of that, we try to access the value </w:t>
      </w:r>
      <w:r w:rsidRPr="00E65FE6">
        <w:rPr>
          <w:rStyle w:val="CodeInText"/>
        </w:rPr>
        <w:t>p</w:t>
      </w:r>
      <w:r w:rsidRPr="00903DBA">
        <w:t xml:space="preserve"> points at. This is a dangerous operation and would most likely result in a run-time error.</w:t>
      </w:r>
    </w:p>
    <w:p w14:paraId="495C7DE2" w14:textId="77777777" w:rsidR="00E80032" w:rsidRPr="00903DBA" w:rsidRDefault="00E80032" w:rsidP="00E80032">
      <w:pPr>
        <w:rPr>
          <w:szCs w:val="21"/>
        </w:rPr>
      </w:pPr>
      <w:r w:rsidRPr="00903DBA">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150034" w:rsidRPr="003F7CF1" w:rsidRDefault="00150034"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150034" w:rsidRPr="003F7CF1" w:rsidRDefault="00150034"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150034" w:rsidRPr="003F7CF1" w:rsidRDefault="00150034"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40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BWf+QQVwMAAIgLAAAOAAAAAAAA&#10;AAAAAAAAAC4CAABkcnMvZTJvRG9jLnhtbFBLAQItABQABgAIAAAAIQBbWhtG3gAAAAUBAAAPAAAA&#10;AAAAAAAAAAAAALEFAABkcnMvZG93bnJldi54bWxQSwUGAAAAAAQABADzAAAAvAYAAAAA&#10;">
                <v:shape id="_x0000_s1404" type="#_x0000_t75" style="position:absolute;width:57384;height:9931;visibility:visible;mso-wrap-style:square">
                  <v:fill o:detectmouseclick="t"/>
                  <v:path o:connecttype="none"/>
                </v:shape>
                <v:rect id="Rectangle 110" o:spid="_x0000_s140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150034" w:rsidRPr="003F7CF1" w:rsidRDefault="00150034" w:rsidP="00E80032">
                        <w:pPr>
                          <w:pStyle w:val="SourceCodeBoxText"/>
                          <w:rPr>
                            <w:sz w:val="19"/>
                            <w:szCs w:val="19"/>
                          </w:rPr>
                        </w:pPr>
                      </w:p>
                    </w:txbxContent>
                  </v:textbox>
                </v:rect>
                <v:shape id="Text Box 111" o:spid="_x0000_s140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150034" w:rsidRPr="003F7CF1" w:rsidRDefault="00150034" w:rsidP="00E80032">
                        <w:pPr>
                          <w:pStyle w:val="SourceCodeBoxHeader"/>
                          <w:rPr>
                            <w:sz w:val="19"/>
                            <w:szCs w:val="19"/>
                            <w:lang w:val="sv-SE"/>
                          </w:rPr>
                        </w:pPr>
                        <w:r w:rsidRPr="003F7CF1">
                          <w:rPr>
                            <w:sz w:val="19"/>
                            <w:szCs w:val="19"/>
                            <w:lang w:val="sv-SE"/>
                          </w:rPr>
                          <w:t>p</w:t>
                        </w:r>
                      </w:p>
                    </w:txbxContent>
                  </v:textbox>
                </v:shape>
                <v:line id="Line 112" o:spid="_x0000_s1407"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08"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150034" w:rsidRPr="003F7CF1" w:rsidRDefault="00150034"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903DBA" w:rsidRDefault="00E80032" w:rsidP="00E80032">
      <w:pPr>
        <w:pStyle w:val="Code"/>
      </w:pPr>
      <w:r w:rsidRPr="00903DBA">
        <w:t>int *p = malloc(sizeof(int));</w:t>
      </w:r>
    </w:p>
    <w:p w14:paraId="118AB496" w14:textId="77777777" w:rsidR="00E80032" w:rsidRPr="00903DBA" w:rsidRDefault="00E80032" w:rsidP="00E80032">
      <w:pPr>
        <w:pStyle w:val="Code"/>
      </w:pPr>
      <w:r w:rsidRPr="00903DBA">
        <w:t>*p = 1;</w:t>
      </w:r>
    </w:p>
    <w:p w14:paraId="113E8C94" w14:textId="77777777" w:rsidR="00E80032" w:rsidRPr="00903DBA" w:rsidRDefault="00E80032" w:rsidP="00E80032">
      <w:pPr>
        <w:pStyle w:val="Code"/>
      </w:pPr>
      <w:r w:rsidRPr="00903DBA">
        <w:t>free(p);</w:t>
      </w:r>
    </w:p>
    <w:p w14:paraId="27A3B214" w14:textId="78C86630" w:rsidR="00E80032" w:rsidRPr="00903DBA" w:rsidRDefault="00E80032" w:rsidP="00E80032">
      <w:pPr>
        <w:pStyle w:val="Code"/>
      </w:pPr>
      <w:r w:rsidRPr="00903DBA">
        <w:t>*p = 2; // Undefined behav</w:t>
      </w:r>
      <w:r w:rsidR="00414C74" w:rsidRPr="00903DBA">
        <w:t>or</w:t>
      </w:r>
    </w:p>
    <w:p w14:paraId="4DF37877" w14:textId="77777777" w:rsidR="00E80032" w:rsidRPr="00903DBA" w:rsidRDefault="00E80032" w:rsidP="00E65FE6">
      <w:pPr>
        <w:pStyle w:val="CodeHeader"/>
      </w:pPr>
      <w:r w:rsidRPr="00903DBA">
        <w:t xml:space="preserve">In the example below, we allocate memory for two pointers, </w:t>
      </w:r>
      <w:r w:rsidRPr="00E65FE6">
        <w:t>p</w:t>
      </w:r>
      <w:r w:rsidRPr="00903DBA">
        <w:t xml:space="preserve"> and </w:t>
      </w:r>
      <w:r w:rsidRPr="00E65FE6">
        <w:t>q</w:t>
      </w:r>
      <w:r w:rsidRPr="00903DBA">
        <w:t xml:space="preserve">. Then we assign </w:t>
      </w:r>
      <w:r w:rsidRPr="00E65FE6">
        <w:t>p</w:t>
      </w:r>
      <w:r w:rsidRPr="00903DBA">
        <w:t xml:space="preserve"> to </w:t>
      </w:r>
      <w:r w:rsidRPr="00E65FE6">
        <w:t>q</w:t>
      </w:r>
      <w:r w:rsidRPr="00903DBA">
        <w:t xml:space="preserve">, by doing so we have created a </w:t>
      </w:r>
      <w:r w:rsidRPr="00E17FD3">
        <w:rPr>
          <w:rStyle w:val="KeyWord0"/>
        </w:rPr>
        <w:t>memory leak</w:t>
      </w:r>
      <w:r w:rsidRPr="00903DBA">
        <w:t xml:space="preserve">. There is no way we can access or deallocate the memory block that was pointed at by </w:t>
      </w:r>
      <w:r w:rsidRPr="00E65FE6">
        <w:rPr>
          <w:rStyle w:val="CodeInText"/>
        </w:rPr>
        <w:t>p</w:t>
      </w:r>
      <w:r w:rsidRPr="00903DBA">
        <w:t>. In fact, we deallocate the same memory block twice as both pointers by now points at the same memory block. This dangerous operation will most likely also result in a run-time error.</w:t>
      </w:r>
    </w:p>
    <w:p w14:paraId="106146D9" w14:textId="77777777" w:rsidR="00E80032" w:rsidRPr="00903DBA" w:rsidRDefault="00E80032" w:rsidP="00E80032">
      <w:pPr>
        <w:rPr>
          <w:szCs w:val="21"/>
        </w:rPr>
      </w:pPr>
      <w:r w:rsidRPr="00903DBA">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150034" w:rsidRPr="003F7CF1" w:rsidRDefault="00150034"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150034" w:rsidRPr="003F7CF1" w:rsidRDefault="00150034"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150034" w:rsidRPr="003F7CF1" w:rsidRDefault="00150034"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150034" w:rsidRPr="003F7CF1" w:rsidRDefault="00150034"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150034" w:rsidRPr="003F7CF1" w:rsidRDefault="00150034"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150034" w:rsidRPr="003F7CF1" w:rsidRDefault="00150034"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150034" w:rsidRPr="003F7CF1" w:rsidRDefault="00150034"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150034" w:rsidRPr="003F7CF1" w:rsidRDefault="00150034"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150034" w:rsidRPr="003F7CF1" w:rsidRDefault="00150034"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150034" w:rsidRPr="003F7CF1" w:rsidRDefault="00150034"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150034" w:rsidRPr="003F7CF1" w:rsidRDefault="00150034"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150034" w:rsidRPr="003F7CF1" w:rsidRDefault="00150034"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150034" w:rsidRPr="003F7CF1" w:rsidRDefault="00150034"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150034" w:rsidRPr="003F7CF1" w:rsidRDefault="00150034"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09"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">
                <v:shape id="_x0000_s1410" type="#_x0000_t75" style="position:absolute;width:57384;height:17132;visibility:visible;mso-wrap-style:square">
                  <v:fill o:detectmouseclick="t"/>
                  <v:path o:connecttype="none"/>
                </v:shape>
                <v:rect id="Rectangle 90" o:spid="_x0000_s1411"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150034" w:rsidRPr="003F7CF1" w:rsidRDefault="00150034" w:rsidP="00E80032">
                        <w:pPr>
                          <w:pStyle w:val="SourceCodeBoxText"/>
                          <w:rPr>
                            <w:sz w:val="19"/>
                            <w:szCs w:val="19"/>
                          </w:rPr>
                        </w:pPr>
                      </w:p>
                    </w:txbxContent>
                  </v:textbox>
                </v:rect>
                <v:shape id="Text Box 91" o:spid="_x0000_s1412"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150034" w:rsidRPr="003F7CF1" w:rsidRDefault="00150034" w:rsidP="00E80032">
                        <w:pPr>
                          <w:pStyle w:val="SourceCodeBoxHeader"/>
                          <w:rPr>
                            <w:sz w:val="19"/>
                            <w:szCs w:val="19"/>
                            <w:lang w:val="sv-SE"/>
                          </w:rPr>
                        </w:pPr>
                        <w:r w:rsidRPr="003F7CF1">
                          <w:rPr>
                            <w:sz w:val="19"/>
                            <w:szCs w:val="19"/>
                            <w:lang w:val="sv-SE"/>
                          </w:rPr>
                          <w:t>p</w:t>
                        </w:r>
                      </w:p>
                    </w:txbxContent>
                  </v:textbox>
                </v:shape>
                <v:line id="Line 92" o:spid="_x0000_s1413"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14"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150034" w:rsidRPr="003F7CF1" w:rsidRDefault="00150034" w:rsidP="00E80032">
                        <w:pPr>
                          <w:pStyle w:val="SourceCodeBoxHeader"/>
                          <w:rPr>
                            <w:sz w:val="19"/>
                            <w:szCs w:val="19"/>
                            <w:lang w:val="sv-SE"/>
                          </w:rPr>
                        </w:pPr>
                        <w:r w:rsidRPr="003F7CF1">
                          <w:rPr>
                            <w:sz w:val="19"/>
                            <w:szCs w:val="19"/>
                            <w:lang w:val="sv-SE"/>
                          </w:rPr>
                          <w:t>(a)</w:t>
                        </w:r>
                      </w:p>
                    </w:txbxContent>
                  </v:textbox>
                </v:shape>
                <v:rect id="Rectangle 94" o:spid="_x0000_s1415"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150034" w:rsidRPr="003F7CF1" w:rsidRDefault="00150034" w:rsidP="00E80032">
                        <w:pPr>
                          <w:pStyle w:val="SourceCodeBoxText"/>
                          <w:rPr>
                            <w:sz w:val="19"/>
                            <w:szCs w:val="19"/>
                          </w:rPr>
                        </w:pPr>
                      </w:p>
                    </w:txbxContent>
                  </v:textbox>
                </v:rect>
                <v:shape id="Text Box 95" o:spid="_x0000_s1416"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150034" w:rsidRPr="003F7CF1" w:rsidRDefault="00150034" w:rsidP="00E80032">
                        <w:pPr>
                          <w:pStyle w:val="SourceCodeBoxHeader"/>
                          <w:rPr>
                            <w:sz w:val="19"/>
                            <w:szCs w:val="19"/>
                            <w:lang w:val="sv-SE"/>
                          </w:rPr>
                        </w:pPr>
                        <w:r w:rsidRPr="003F7CF1">
                          <w:rPr>
                            <w:sz w:val="19"/>
                            <w:szCs w:val="19"/>
                            <w:lang w:val="sv-SE"/>
                          </w:rPr>
                          <w:t>q</w:t>
                        </w:r>
                      </w:p>
                    </w:txbxContent>
                  </v:textbox>
                </v:shape>
                <v:line id="Line 96" o:spid="_x0000_s1417"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18"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150034" w:rsidRPr="003F7CF1" w:rsidRDefault="00150034" w:rsidP="00E80032">
                        <w:pPr>
                          <w:pStyle w:val="SourceCodeBoxText"/>
                          <w:rPr>
                            <w:sz w:val="19"/>
                            <w:szCs w:val="19"/>
                          </w:rPr>
                        </w:pPr>
                        <w:r w:rsidRPr="003F7CF1">
                          <w:rPr>
                            <w:sz w:val="19"/>
                            <w:szCs w:val="19"/>
                          </w:rPr>
                          <w:t>1</w:t>
                        </w:r>
                      </w:p>
                    </w:txbxContent>
                  </v:textbox>
                </v:rect>
                <v:rect id="Rectangle 98" o:spid="_x0000_s1419"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150034" w:rsidRPr="003F7CF1" w:rsidRDefault="00150034" w:rsidP="00E80032">
                        <w:pPr>
                          <w:pStyle w:val="SourceCodeBoxText"/>
                          <w:rPr>
                            <w:sz w:val="19"/>
                            <w:szCs w:val="19"/>
                          </w:rPr>
                        </w:pPr>
                        <w:r w:rsidRPr="003F7CF1">
                          <w:rPr>
                            <w:sz w:val="19"/>
                            <w:szCs w:val="19"/>
                          </w:rPr>
                          <w:t>2</w:t>
                        </w:r>
                      </w:p>
                    </w:txbxContent>
                  </v:textbox>
                </v:rect>
                <v:rect id="Rectangle 99" o:spid="_x0000_s1420"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150034" w:rsidRPr="003F7CF1" w:rsidRDefault="00150034" w:rsidP="00E80032">
                        <w:pPr>
                          <w:pStyle w:val="SourceCodeBoxText"/>
                          <w:rPr>
                            <w:sz w:val="19"/>
                            <w:szCs w:val="19"/>
                          </w:rPr>
                        </w:pPr>
                      </w:p>
                    </w:txbxContent>
                  </v:textbox>
                </v:rect>
                <v:shape id="Text Box 100" o:spid="_x0000_s1421"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150034" w:rsidRPr="003F7CF1" w:rsidRDefault="00150034" w:rsidP="00E80032">
                        <w:pPr>
                          <w:pStyle w:val="SourceCodeBoxHeader"/>
                          <w:rPr>
                            <w:sz w:val="19"/>
                            <w:szCs w:val="19"/>
                            <w:lang w:val="sv-SE"/>
                          </w:rPr>
                        </w:pPr>
                        <w:r w:rsidRPr="003F7CF1">
                          <w:rPr>
                            <w:sz w:val="19"/>
                            <w:szCs w:val="19"/>
                            <w:lang w:val="sv-SE"/>
                          </w:rPr>
                          <w:t>p</w:t>
                        </w:r>
                      </w:p>
                    </w:txbxContent>
                  </v:textbox>
                </v:shape>
                <v:shape id="Text Box 101" o:spid="_x0000_s1422"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150034" w:rsidRPr="003F7CF1" w:rsidRDefault="00150034" w:rsidP="00E80032">
                        <w:pPr>
                          <w:pStyle w:val="SourceCodeBoxHeader"/>
                          <w:rPr>
                            <w:sz w:val="19"/>
                            <w:szCs w:val="19"/>
                            <w:lang w:val="sv-SE"/>
                          </w:rPr>
                        </w:pPr>
                        <w:r w:rsidRPr="003F7CF1">
                          <w:rPr>
                            <w:sz w:val="19"/>
                            <w:szCs w:val="19"/>
                            <w:lang w:val="sv-SE"/>
                          </w:rPr>
                          <w:t>(b)</w:t>
                        </w:r>
                      </w:p>
                    </w:txbxContent>
                  </v:textbox>
                </v:shape>
                <v:rect id="Rectangle 102" o:spid="_x0000_s1423"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150034" w:rsidRPr="003F7CF1" w:rsidRDefault="00150034" w:rsidP="00E80032">
                        <w:pPr>
                          <w:pStyle w:val="SourceCodeBoxText"/>
                          <w:rPr>
                            <w:sz w:val="19"/>
                            <w:szCs w:val="19"/>
                          </w:rPr>
                        </w:pPr>
                      </w:p>
                    </w:txbxContent>
                  </v:textbox>
                </v:rect>
                <v:shape id="Text Box 103" o:spid="_x0000_s1424"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150034" w:rsidRPr="003F7CF1" w:rsidRDefault="00150034" w:rsidP="00E80032">
                        <w:pPr>
                          <w:pStyle w:val="SourceCodeBoxHeader"/>
                          <w:rPr>
                            <w:sz w:val="19"/>
                            <w:szCs w:val="19"/>
                            <w:lang w:val="sv-SE"/>
                          </w:rPr>
                        </w:pPr>
                        <w:r w:rsidRPr="003F7CF1">
                          <w:rPr>
                            <w:sz w:val="19"/>
                            <w:szCs w:val="19"/>
                            <w:lang w:val="sv-SE"/>
                          </w:rPr>
                          <w:t>q</w:t>
                        </w:r>
                      </w:p>
                    </w:txbxContent>
                  </v:textbox>
                </v:shape>
                <v:line id="Line 104" o:spid="_x0000_s1425"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26"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150034" w:rsidRPr="003F7CF1" w:rsidRDefault="00150034" w:rsidP="00E80032">
                        <w:pPr>
                          <w:pStyle w:val="SourceCodeBoxText"/>
                          <w:rPr>
                            <w:sz w:val="19"/>
                            <w:szCs w:val="19"/>
                          </w:rPr>
                        </w:pPr>
                        <w:r w:rsidRPr="003F7CF1">
                          <w:rPr>
                            <w:sz w:val="19"/>
                            <w:szCs w:val="19"/>
                          </w:rPr>
                          <w:t>1</w:t>
                        </w:r>
                      </w:p>
                    </w:txbxContent>
                  </v:textbox>
                </v:rect>
                <v:rect id="Rectangle 106" o:spid="_x0000_s1427"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150034" w:rsidRPr="003F7CF1" w:rsidRDefault="00150034" w:rsidP="00E80032">
                        <w:pPr>
                          <w:pStyle w:val="SourceCodeBoxText"/>
                          <w:rPr>
                            <w:sz w:val="19"/>
                            <w:szCs w:val="19"/>
                          </w:rPr>
                        </w:pPr>
                        <w:r w:rsidRPr="003F7CF1">
                          <w:rPr>
                            <w:sz w:val="19"/>
                            <w:szCs w:val="19"/>
                          </w:rPr>
                          <w:t>2</w:t>
                        </w:r>
                      </w:p>
                    </w:txbxContent>
                  </v:textbox>
                </v:rect>
                <v:line id="Line 107" o:spid="_x0000_s1428"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903DBA" w:rsidRDefault="00E80032" w:rsidP="00E80032">
      <w:pPr>
        <w:pStyle w:val="Code"/>
      </w:pPr>
      <w:r w:rsidRPr="00903DBA">
        <w:t>int *p = malloc(sizoef(int)); // (a)</w:t>
      </w:r>
    </w:p>
    <w:p w14:paraId="19486656" w14:textId="77777777" w:rsidR="00E80032" w:rsidRPr="00903DBA" w:rsidRDefault="00E80032" w:rsidP="00E80032">
      <w:pPr>
        <w:pStyle w:val="Code"/>
      </w:pPr>
      <w:r w:rsidRPr="00903DBA">
        <w:t>int *q = malloc(sizeof(int));</w:t>
      </w:r>
    </w:p>
    <w:p w14:paraId="098ABE7F" w14:textId="77777777" w:rsidR="00E80032" w:rsidRPr="00903DBA" w:rsidRDefault="00E80032" w:rsidP="00E80032">
      <w:pPr>
        <w:pStyle w:val="Code"/>
      </w:pPr>
      <w:r w:rsidRPr="00903DBA">
        <w:t>*p = 1;</w:t>
      </w:r>
    </w:p>
    <w:p w14:paraId="2ABACC07" w14:textId="77777777" w:rsidR="00E80032" w:rsidRPr="00903DBA" w:rsidRDefault="00E80032" w:rsidP="00E80032">
      <w:pPr>
        <w:pStyle w:val="Code"/>
      </w:pPr>
      <w:r w:rsidRPr="00903DBA">
        <w:t>*q = 2;</w:t>
      </w:r>
    </w:p>
    <w:p w14:paraId="5B3203BB" w14:textId="77777777" w:rsidR="00E80032" w:rsidRPr="00903DBA" w:rsidRDefault="00E80032" w:rsidP="00E80032">
      <w:pPr>
        <w:pStyle w:val="Code"/>
      </w:pPr>
    </w:p>
    <w:p w14:paraId="28C5F8F3" w14:textId="77777777" w:rsidR="00E80032" w:rsidRPr="00903DBA" w:rsidRDefault="00E80032" w:rsidP="00E80032">
      <w:pPr>
        <w:pStyle w:val="Code"/>
      </w:pPr>
      <w:r w:rsidRPr="00903DBA">
        <w:t>p = q; // (b)</w:t>
      </w:r>
    </w:p>
    <w:p w14:paraId="4DEC37DA" w14:textId="52843277" w:rsidR="00E80032" w:rsidRPr="00903DBA" w:rsidRDefault="00E80032" w:rsidP="00E80032">
      <w:pPr>
        <w:pStyle w:val="Code"/>
      </w:pPr>
      <w:r w:rsidRPr="00903DBA">
        <w:t>free(p); // Undefined behav</w:t>
      </w:r>
      <w:r w:rsidR="00414C74" w:rsidRPr="00903DBA">
        <w:t>or</w:t>
      </w:r>
      <w:r w:rsidRPr="00903DBA">
        <w:t>. Deallocates the same memory block twice,</w:t>
      </w:r>
    </w:p>
    <w:p w14:paraId="7A277B29" w14:textId="77777777" w:rsidR="00E80032" w:rsidRPr="00903DBA" w:rsidRDefault="00E80032" w:rsidP="00E80032">
      <w:pPr>
        <w:pStyle w:val="Code"/>
      </w:pPr>
      <w:r w:rsidRPr="00903DBA">
        <w:t>free(q); // as p and q points at the same memory block. Also memory leak,</w:t>
      </w:r>
    </w:p>
    <w:p w14:paraId="57ACD359" w14:textId="77777777" w:rsidR="00E80032" w:rsidRPr="00903DBA" w:rsidRDefault="00E80032" w:rsidP="00E80032">
      <w:pPr>
        <w:pStyle w:val="Code"/>
      </w:pPr>
      <w:r w:rsidRPr="00903DBA">
        <w:t xml:space="preserve">         // since the memory block holding 1 cannot be accessed any more.</w:t>
      </w:r>
    </w:p>
    <w:p w14:paraId="1C34D620" w14:textId="231D9BB7"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40" w:name="_Toc320485586"/>
      <w:bookmarkStart w:id="641" w:name="_Toc323656696"/>
      <w:bookmarkStart w:id="642" w:name="_Toc324085434"/>
      <w:bookmarkStart w:id="643" w:name="_Toc383781086"/>
      <w:bookmarkStart w:id="644" w:name="_Toc57656195"/>
      <w:r w:rsidRPr="00903DBA">
        <w:t>Defining our own types</w:t>
      </w:r>
      <w:bookmarkEnd w:id="640"/>
      <w:bookmarkEnd w:id="641"/>
      <w:bookmarkEnd w:id="642"/>
      <w:bookmarkEnd w:id="643"/>
      <w:bookmarkEnd w:id="644"/>
    </w:p>
    <w:p w14:paraId="32074678" w14:textId="77777777" w:rsidR="00E80032" w:rsidRPr="00903DBA" w:rsidRDefault="00E80032" w:rsidP="00E65FE6">
      <w:pPr>
        <w:pStyle w:val="CodeHeader"/>
      </w:pPr>
      <w:r w:rsidRPr="00903DBA">
        <w:t xml:space="preserve">It is possible to define our own type with </w:t>
      </w:r>
      <w:r w:rsidRPr="00E65FE6">
        <w:t>typedef</w:t>
      </w:r>
      <w:r w:rsidRPr="00903DBA">
        <w:t xml:space="preserve">, which is a great tool for increasing the readability of the code. However, too many defined types tend to make the code less readable. Therefore, a piece of advice would be to use </w:t>
      </w:r>
      <w:r w:rsidRPr="00E65FE6">
        <w:rPr>
          <w:rStyle w:val="CodeInText"/>
        </w:rPr>
        <w:t>typedef</w:t>
      </w:r>
      <w:r w:rsidRPr="00903DBA">
        <w:t xml:space="preserve"> with care.</w:t>
      </w:r>
    </w:p>
    <w:p w14:paraId="5C272FF3" w14:textId="77777777" w:rsidR="00E80032" w:rsidRPr="00903DBA" w:rsidRDefault="00E80032" w:rsidP="00E80032">
      <w:pPr>
        <w:pStyle w:val="Code"/>
      </w:pPr>
      <w:r w:rsidRPr="00903DBA">
        <w:t>int i = 1;</w:t>
      </w:r>
    </w:p>
    <w:p w14:paraId="66676C9E" w14:textId="77777777" w:rsidR="00E80032" w:rsidRPr="00903DBA" w:rsidRDefault="00E80032" w:rsidP="00E80032">
      <w:pPr>
        <w:pStyle w:val="Code"/>
      </w:pPr>
    </w:p>
    <w:p w14:paraId="28BEE675" w14:textId="77777777" w:rsidR="00E80032" w:rsidRPr="00903DBA" w:rsidRDefault="00E80032" w:rsidP="00E80032">
      <w:pPr>
        <w:pStyle w:val="Code"/>
      </w:pPr>
      <w:r w:rsidRPr="00903DBA">
        <w:t>typedef unsigned int unsigned_int;</w:t>
      </w:r>
    </w:p>
    <w:p w14:paraId="3E9BD00D" w14:textId="77777777" w:rsidR="00E80032" w:rsidRPr="00903DBA" w:rsidRDefault="00E80032" w:rsidP="00E80032">
      <w:pPr>
        <w:pStyle w:val="Code"/>
      </w:pPr>
      <w:r w:rsidRPr="00903DBA">
        <w:t>unsigned_int u = 2;</w:t>
      </w:r>
    </w:p>
    <w:p w14:paraId="7A894960" w14:textId="77777777" w:rsidR="00E80032" w:rsidRPr="00903DBA" w:rsidRDefault="00E80032" w:rsidP="00E80032">
      <w:pPr>
        <w:pStyle w:val="Code"/>
      </w:pPr>
    </w:p>
    <w:p w14:paraId="7FD0F317" w14:textId="77777777" w:rsidR="00E80032" w:rsidRPr="00903DBA" w:rsidRDefault="00E80032" w:rsidP="00E80032">
      <w:pPr>
        <w:pStyle w:val="Code"/>
      </w:pPr>
      <w:r w:rsidRPr="00903DBA">
        <w:t>typedef int* int_ptr;</w:t>
      </w:r>
    </w:p>
    <w:p w14:paraId="0E0AA614" w14:textId="77777777" w:rsidR="00E80032" w:rsidRPr="00903DBA" w:rsidRDefault="00E80032" w:rsidP="00E80032">
      <w:pPr>
        <w:pStyle w:val="Code"/>
      </w:pPr>
      <w:r w:rsidRPr="00903DBA">
        <w:t>int_ptr ip = &amp;i;</w:t>
      </w:r>
    </w:p>
    <w:p w14:paraId="49921652" w14:textId="77777777" w:rsidR="00E80032" w:rsidRPr="00903DBA" w:rsidRDefault="00E80032" w:rsidP="00E80032">
      <w:pPr>
        <w:pStyle w:val="Code"/>
      </w:pPr>
    </w:p>
    <w:p w14:paraId="046F2574" w14:textId="77777777" w:rsidR="00E80032" w:rsidRPr="00903DBA" w:rsidRDefault="00E80032" w:rsidP="00E80032">
      <w:pPr>
        <w:pStyle w:val="Code"/>
      </w:pPr>
      <w:r w:rsidRPr="00903DBA">
        <w:t>typedef unsigned_int* uint_ptr;</w:t>
      </w:r>
    </w:p>
    <w:p w14:paraId="36FC8891" w14:textId="77777777" w:rsidR="00E80032" w:rsidRPr="00903DBA" w:rsidRDefault="00E80032" w:rsidP="00E80032">
      <w:pPr>
        <w:pStyle w:val="Code"/>
      </w:pPr>
      <w:r w:rsidRPr="00903DBA">
        <w:t>uint_ptr up = &amp;u;</w:t>
      </w:r>
    </w:p>
    <w:p w14:paraId="110FE9B6" w14:textId="21A4E653"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45" w:name="_Toc320485587"/>
      <w:bookmarkStart w:id="646" w:name="_Toc323656697"/>
      <w:bookmarkStart w:id="647" w:name="_Toc324085435"/>
      <w:bookmarkStart w:id="648" w:name="_Toc383781087"/>
      <w:bookmarkStart w:id="649" w:name="_Toc57656196"/>
      <w:r w:rsidRPr="00903DBA">
        <w:t>The Type Size</w:t>
      </w:r>
      <w:bookmarkEnd w:id="645"/>
      <w:bookmarkEnd w:id="646"/>
      <w:bookmarkEnd w:id="647"/>
      <w:bookmarkEnd w:id="648"/>
      <w:bookmarkEnd w:id="649"/>
    </w:p>
    <w:p w14:paraId="2A85A616" w14:textId="587BADF3" w:rsidR="00E80032" w:rsidRPr="00903DBA" w:rsidRDefault="00E80032" w:rsidP="00E65FE6">
      <w:pPr>
        <w:pStyle w:val="CodeHeader"/>
      </w:pPr>
      <w:r w:rsidRPr="00903DBA">
        <w:t xml:space="preserve">The operator </w:t>
      </w:r>
      <w:r w:rsidRPr="00E65FE6">
        <w:t>sizeof</w:t>
      </w:r>
      <w:r w:rsidRPr="00903DBA">
        <w:t xml:space="preserve"> gives us the size of a type</w:t>
      </w:r>
      <w:r w:rsidRPr="00903DBA">
        <w:rPr>
          <w:rStyle w:val="Fotnotsreferens"/>
          <w:szCs w:val="21"/>
        </w:rPr>
        <w:footnoteReference w:id="13"/>
      </w:r>
      <w:r w:rsidRPr="00903DBA">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w:t>
      </w:r>
      <w:r w:rsidR="00721ABF">
        <w:t>the</w:t>
      </w:r>
      <w:r w:rsidRPr="00903DBA">
        <w:t xml:space="preserve"> property is </w:t>
      </w:r>
      <w:r w:rsidRPr="00E17FD3">
        <w:rPr>
          <w:rStyle w:val="KeyWord0"/>
        </w:rPr>
        <w:t>implementation dependant</w:t>
      </w:r>
      <w:r w:rsidRPr="00903DBA">
        <w:t xml:space="preserve">. The operator returns a value of the type </w:t>
      </w:r>
      <w:r w:rsidRPr="00E65FE6">
        <w:rPr>
          <w:rStyle w:val="CodeInText"/>
        </w:rPr>
        <w:t>size_t</w:t>
      </w:r>
      <w:r w:rsidRPr="00903DBA">
        <w:t xml:space="preserve">, which exact </w:t>
      </w:r>
      <w:r w:rsidR="00C37108" w:rsidRPr="00903DBA">
        <w:t>definition</w:t>
      </w:r>
      <w:r w:rsidRPr="00903DBA">
        <w:t xml:space="preserve"> is also implementation dependant. However, it is often an unsigned integer.</w:t>
      </w:r>
    </w:p>
    <w:p w14:paraId="644171F5" w14:textId="77777777" w:rsidR="00E80032" w:rsidRPr="00903DBA" w:rsidRDefault="00E80032" w:rsidP="00E80032">
      <w:pPr>
        <w:pStyle w:val="Code"/>
      </w:pPr>
      <w:r w:rsidRPr="00903DBA">
        <w:t xml:space="preserve">#include </w:t>
      </w:r>
      <w:r w:rsidRPr="00903DBA">
        <w:rPr>
          <w:color w:val="000000" w:themeColor="text1"/>
          <w:rPrChange w:id="650" w:author="Stefan Björnander" w:date="2012-05-06T21:51:00Z">
            <w:rPr>
              <w:color w:val="A31515"/>
            </w:rPr>
          </w:rPrChange>
        </w:rPr>
        <w:t>&lt;stdio.h&gt;</w:t>
      </w:r>
    </w:p>
    <w:p w14:paraId="3DBDA749" w14:textId="77777777" w:rsidR="00E80032" w:rsidRPr="00903DBA" w:rsidRDefault="00E80032" w:rsidP="00E80032">
      <w:pPr>
        <w:pStyle w:val="Code"/>
      </w:pPr>
    </w:p>
    <w:p w14:paraId="2FC768D9" w14:textId="77777777" w:rsidR="00E80032" w:rsidRPr="00903DBA" w:rsidRDefault="00E80032" w:rsidP="00E80032">
      <w:pPr>
        <w:pStyle w:val="Code"/>
      </w:pPr>
      <w:r w:rsidRPr="00903DBA">
        <w:t>void main() {</w:t>
      </w:r>
    </w:p>
    <w:p w14:paraId="100E11B2" w14:textId="77777777" w:rsidR="00E80032" w:rsidRPr="00903DBA" w:rsidRDefault="00E80032" w:rsidP="00E80032">
      <w:pPr>
        <w:pStyle w:val="Code"/>
      </w:pPr>
      <w:r w:rsidRPr="00903DBA">
        <w:t xml:space="preserve">  int intSize1 = sizeof (int);</w:t>
      </w:r>
    </w:p>
    <w:p w14:paraId="06C98A5F" w14:textId="77777777" w:rsidR="00E80032" w:rsidRPr="00903DBA" w:rsidRDefault="00E80032" w:rsidP="00E80032">
      <w:pPr>
        <w:pStyle w:val="Code"/>
      </w:pPr>
      <w:r w:rsidRPr="00903DBA">
        <w:t xml:space="preserve">  int intSize2 = sizeof intSize1;</w:t>
      </w:r>
    </w:p>
    <w:p w14:paraId="7CCE1488" w14:textId="77777777" w:rsidR="00E80032" w:rsidRPr="00903DBA" w:rsidRDefault="00E80032" w:rsidP="00E80032">
      <w:pPr>
        <w:pStyle w:val="Code"/>
      </w:pPr>
      <w:r w:rsidRPr="00903DBA">
        <w:t xml:space="preserve">  int* intPtr = &amp;intSize1;</w:t>
      </w:r>
    </w:p>
    <w:p w14:paraId="08F6A430" w14:textId="77777777" w:rsidR="00E80032" w:rsidRPr="00903DBA" w:rsidRDefault="00E80032" w:rsidP="00E80032">
      <w:pPr>
        <w:pStyle w:val="Code"/>
      </w:pPr>
      <w:r w:rsidRPr="00903DBA">
        <w:t xml:space="preserve">  int ptrSize = sizeof intPtr;</w:t>
      </w:r>
    </w:p>
    <w:p w14:paraId="790585CC" w14:textId="77777777" w:rsidR="00E80032" w:rsidRPr="00903DBA" w:rsidRDefault="00E80032" w:rsidP="00E80032">
      <w:pPr>
        <w:pStyle w:val="Code"/>
      </w:pPr>
      <w:r w:rsidRPr="00903DBA">
        <w:t xml:space="preserve">  int array[3] = {1, 2, 3};</w:t>
      </w:r>
    </w:p>
    <w:p w14:paraId="63EAE46F" w14:textId="77777777" w:rsidR="00E80032" w:rsidRPr="00903DBA" w:rsidRDefault="00E80032" w:rsidP="00E80032">
      <w:pPr>
        <w:pStyle w:val="Code"/>
      </w:pPr>
      <w:r w:rsidRPr="00903DBA">
        <w:t xml:space="preserve">  int arraySize = sizeof array;</w:t>
      </w:r>
    </w:p>
    <w:p w14:paraId="454A63F2" w14:textId="77777777" w:rsidR="00E80032" w:rsidRPr="00903DBA" w:rsidRDefault="00E80032" w:rsidP="00E80032">
      <w:pPr>
        <w:pStyle w:val="Code"/>
      </w:pPr>
    </w:p>
    <w:p w14:paraId="51E90AC9" w14:textId="77777777" w:rsidR="00E80032" w:rsidRPr="00903DBA" w:rsidRDefault="00E80032" w:rsidP="00E80032">
      <w:pPr>
        <w:pStyle w:val="Code"/>
      </w:pPr>
      <w:r w:rsidRPr="00903DBA">
        <w:t xml:space="preserve">  printf("Integer sizes: %d and %d.\n", intSize1, intSize2);</w:t>
      </w:r>
    </w:p>
    <w:p w14:paraId="744FB2FC" w14:textId="77777777" w:rsidR="00E80032" w:rsidRPr="00903DBA" w:rsidRDefault="00E80032" w:rsidP="00E80032">
      <w:pPr>
        <w:pStyle w:val="Code"/>
      </w:pPr>
      <w:r w:rsidRPr="00903DBA">
        <w:t xml:space="preserve">  printf("Pointer size: %d\n", ptrSize);</w:t>
      </w:r>
    </w:p>
    <w:p w14:paraId="309251F4" w14:textId="77777777" w:rsidR="00E80032" w:rsidRPr="00903DBA" w:rsidRDefault="00E80032" w:rsidP="00E80032">
      <w:pPr>
        <w:pStyle w:val="Code"/>
      </w:pPr>
      <w:r w:rsidRPr="00903DBA">
        <w:t xml:space="preserve">  printf("Array size: %d\n\n", arraySize);</w:t>
      </w:r>
    </w:p>
    <w:p w14:paraId="785EC066" w14:textId="77777777" w:rsidR="00E80032" w:rsidRPr="00903DBA" w:rsidRDefault="00E80032" w:rsidP="00E80032">
      <w:pPr>
        <w:pStyle w:val="Code"/>
      </w:pPr>
      <w:r w:rsidRPr="00903DBA">
        <w:t>}</w:t>
      </w:r>
    </w:p>
    <w:p w14:paraId="66080330" w14:textId="081A4718" w:rsidR="00E80032" w:rsidRPr="00903DBA" w:rsidRDefault="00E80032" w:rsidP="007C7CB2">
      <w:pPr>
        <w:pStyle w:val="Rubrik2"/>
      </w:pPr>
      <w:bookmarkStart w:id="651" w:name="_Toc320485588"/>
      <w:bookmarkStart w:id="652" w:name="_Toc323656698"/>
      <w:bookmarkStart w:id="653" w:name="_Toc324085436"/>
      <w:bookmarkStart w:id="654" w:name="_Toc383781088"/>
      <w:bookmarkStart w:id="655" w:name="_Toc57656197"/>
      <w:r w:rsidRPr="00903DBA">
        <w:t>Expressions and Operators</w:t>
      </w:r>
      <w:bookmarkEnd w:id="651"/>
      <w:bookmarkEnd w:id="652"/>
      <w:bookmarkEnd w:id="653"/>
      <w:bookmarkEnd w:id="654"/>
      <w:bookmarkEnd w:id="655"/>
    </w:p>
    <w:p w14:paraId="5C6F2546" w14:textId="77777777" w:rsidR="00E80032" w:rsidRPr="00903DBA" w:rsidRDefault="00E80032" w:rsidP="00E80032">
      <w:r w:rsidRPr="00903DBA">
        <w:t xml:space="preserve">The operations of C are divided into the </w:t>
      </w:r>
      <w:r w:rsidRPr="00E17FD3">
        <w:rPr>
          <w:rStyle w:val="KeyWord0"/>
        </w:rPr>
        <w:t>arithmetic</w:t>
      </w:r>
      <w:r w:rsidRPr="00903DBA">
        <w:t xml:space="preserve">, </w:t>
      </w:r>
      <w:r w:rsidRPr="00E17FD3">
        <w:rPr>
          <w:rStyle w:val="KeyWord0"/>
        </w:rPr>
        <w:t>relational</w:t>
      </w:r>
      <w:r w:rsidRPr="00903DBA">
        <w:t xml:space="preserve">, </w:t>
      </w:r>
      <w:r w:rsidRPr="00E17FD3">
        <w:rPr>
          <w:rStyle w:val="KeyWord0"/>
        </w:rPr>
        <w:t>logical</w:t>
      </w:r>
      <w:r w:rsidRPr="00903DBA">
        <w:t xml:space="preserve">, and </w:t>
      </w:r>
      <w:r w:rsidRPr="00E17FD3">
        <w:rPr>
          <w:rStyle w:val="KeyWord0"/>
        </w:rPr>
        <w:t>bitwise</w:t>
      </w:r>
      <w:r w:rsidRPr="00903DBA">
        <w:t xml:space="preserve"> operators as well as simple and compound </w:t>
      </w:r>
      <w:r w:rsidRPr="00E17FD3">
        <w:rPr>
          <w:rStyle w:val="KeyWord0"/>
        </w:rPr>
        <w:t>assignment</w:t>
      </w:r>
      <w:r w:rsidRPr="00903DBA">
        <w:t xml:space="preserve">. Moreover, there is the </w:t>
      </w:r>
      <w:r w:rsidRPr="00E17FD3">
        <w:rPr>
          <w:rStyle w:val="KeyWord0"/>
        </w:rPr>
        <w:t>conditional</w:t>
      </w:r>
      <w:r w:rsidRPr="00903DBA">
        <w:t xml:space="preserve"> operator.</w:t>
      </w:r>
    </w:p>
    <w:p w14:paraId="2EF5CA4B" w14:textId="77777777" w:rsidR="00E80032" w:rsidRPr="00903DBA" w:rsidRDefault="00E80032" w:rsidP="00E65FE6">
      <w:pPr>
        <w:pStyle w:val="CodeHeader"/>
      </w:pPr>
      <w:r w:rsidRPr="00903DBA">
        <w:t xml:space="preserve">In the figure below, </w:t>
      </w:r>
      <w:r w:rsidRPr="00E65FE6">
        <w:t>+</w:t>
      </w:r>
      <w:r w:rsidRPr="00903DBA">
        <w:t xml:space="preserve"> is an operator, </w:t>
      </w:r>
      <w:r w:rsidRPr="00E65FE6">
        <w:t>1</w:t>
      </w:r>
      <w:r w:rsidRPr="00903DBA">
        <w:t xml:space="preserve"> and </w:t>
      </w:r>
      <w:r w:rsidRPr="00E65FE6">
        <w:rPr>
          <w:rStyle w:val="CodeInText"/>
        </w:rPr>
        <w:t>2</w:t>
      </w:r>
      <w:r w:rsidRPr="00903DBA">
        <w:t xml:space="preserve"> are operands and the whole term is an expression.</w:t>
      </w:r>
    </w:p>
    <w:p w14:paraId="265E6D40" w14:textId="77777777" w:rsidR="00E80032" w:rsidRPr="00903DBA" w:rsidRDefault="00E80032" w:rsidP="00E80032">
      <w:pPr>
        <w:rPr>
          <w:szCs w:val="21"/>
        </w:rPr>
      </w:pPr>
      <w:r w:rsidRPr="00903DBA">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150034" w:rsidRPr="003F7CF1" w:rsidRDefault="00150034"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9662517"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150034" w:rsidRPr="003F7CF1" w:rsidRDefault="00150034"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150034" w:rsidRPr="003F7CF1" w:rsidRDefault="00150034"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150034" w:rsidRPr="003F7CF1" w:rsidRDefault="00150034"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29"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">
                <v:shape id="_x0000_s1430" type="#_x0000_t75" style="position:absolute;width:18935;height:11722;visibility:visible;mso-wrap-style:square">
                  <v:fill o:detectmouseclick="t"/>
                  <v:path o:connecttype="none"/>
                </v:shape>
                <v:rect id="Rectangle 143" o:spid="_x0000_s1431"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150034" w:rsidRPr="003F7CF1" w:rsidRDefault="00150034"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9662517" r:id="rId11"/>
                          </w:object>
                        </w:r>
                      </w:p>
                    </w:txbxContent>
                  </v:textbox>
                </v:rect>
                <v:rect id="Rectangle 144" o:spid="_x0000_s1432"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150034" w:rsidRPr="003F7CF1" w:rsidRDefault="00150034" w:rsidP="00E80032">
                        <w:pPr>
                          <w:pStyle w:val="Picture"/>
                          <w:rPr>
                            <w:rStyle w:val="Italic"/>
                            <w:sz w:val="19"/>
                            <w:szCs w:val="19"/>
                          </w:rPr>
                        </w:pPr>
                        <w:r w:rsidRPr="003F7CF1">
                          <w:rPr>
                            <w:rStyle w:val="Italic"/>
                            <w:sz w:val="19"/>
                            <w:szCs w:val="19"/>
                          </w:rPr>
                          <w:t>Operator</w:t>
                        </w:r>
                      </w:p>
                    </w:txbxContent>
                  </v:textbox>
                </v:rect>
                <v:rect id="Rectangle 145" o:spid="_x0000_s1433"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150034" w:rsidRPr="003F7CF1" w:rsidRDefault="00150034" w:rsidP="00E80032">
                        <w:pPr>
                          <w:pStyle w:val="Picture"/>
                          <w:rPr>
                            <w:rStyle w:val="Italic"/>
                            <w:sz w:val="19"/>
                            <w:szCs w:val="19"/>
                          </w:rPr>
                        </w:pPr>
                        <w:r w:rsidRPr="003F7CF1">
                          <w:rPr>
                            <w:rStyle w:val="Italic"/>
                            <w:sz w:val="19"/>
                            <w:szCs w:val="19"/>
                          </w:rPr>
                          <w:t>Operand</w:t>
                        </w:r>
                      </w:p>
                    </w:txbxContent>
                  </v:textbox>
                </v:rect>
                <v:line id="Line 146" o:spid="_x0000_s1434"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35"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36"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37"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150034" w:rsidRPr="003F7CF1" w:rsidRDefault="00150034"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56" w:name="_Toc320485589"/>
      <w:bookmarkStart w:id="657" w:name="_Toc323656699"/>
      <w:bookmarkStart w:id="658" w:name="_Toc324085437"/>
      <w:bookmarkStart w:id="659" w:name="_Toc383781089"/>
      <w:bookmarkStart w:id="660" w:name="_Toc57656198"/>
      <w:r w:rsidRPr="00903DBA">
        <w:t>Arithmetic Operators</w:t>
      </w:r>
      <w:bookmarkEnd w:id="656"/>
      <w:bookmarkEnd w:id="657"/>
      <w:bookmarkEnd w:id="658"/>
      <w:bookmarkEnd w:id="659"/>
      <w:bookmarkEnd w:id="660"/>
    </w:p>
    <w:p w14:paraId="6B5B826C" w14:textId="77777777" w:rsidR="00E80032" w:rsidRPr="00903DBA" w:rsidRDefault="00E80032" w:rsidP="00E80032">
      <w:r w:rsidRPr="00903DBA">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17FD3">
        <w:rPr>
          <w:rStyle w:val="KeyWord0"/>
        </w:rPr>
        <w:t>modulo</w:t>
      </w:r>
      <w:r w:rsidRPr="00903DBA">
        <w:t>, gives the remainder of integer division. If we mix integral and floating types in the expression, the result will have floating type. The modulo operator, however, only works with integral operands. The last assignment in the following code may give rise to a compiler warning as the result of the division is a double and is converted into an integer.</w:t>
      </w:r>
    </w:p>
    <w:p w14:paraId="30A748FE" w14:textId="77777777" w:rsidR="00E80032" w:rsidRPr="00903DBA" w:rsidRDefault="00E80032" w:rsidP="00E80032">
      <w:pPr>
        <w:pStyle w:val="Code"/>
      </w:pPr>
      <w:r w:rsidRPr="00903DBA">
        <w:t>int a = 10, b = 3, c;</w:t>
      </w:r>
    </w:p>
    <w:p w14:paraId="1CA81783" w14:textId="77777777" w:rsidR="00E80032" w:rsidRPr="00903DBA" w:rsidRDefault="00E80032" w:rsidP="00E80032">
      <w:pPr>
        <w:pStyle w:val="Code"/>
      </w:pPr>
    </w:p>
    <w:p w14:paraId="779AAAE4" w14:textId="77777777" w:rsidR="00E80032" w:rsidRPr="00903DBA" w:rsidRDefault="00E80032" w:rsidP="00E80032">
      <w:pPr>
        <w:pStyle w:val="Code"/>
      </w:pPr>
      <w:r w:rsidRPr="00903DBA">
        <w:t>c = a + b; // 13</w:t>
      </w:r>
    </w:p>
    <w:p w14:paraId="039AF6C6" w14:textId="77777777" w:rsidR="00E80032" w:rsidRPr="00903DBA" w:rsidRDefault="00E80032" w:rsidP="00E80032">
      <w:pPr>
        <w:pStyle w:val="Code"/>
      </w:pPr>
      <w:r w:rsidRPr="00903DBA">
        <w:t>c = a - b; // 7</w:t>
      </w:r>
    </w:p>
    <w:p w14:paraId="6AF9CCD7" w14:textId="77777777" w:rsidR="00E80032" w:rsidRPr="00903DBA" w:rsidRDefault="00E80032" w:rsidP="00E80032">
      <w:pPr>
        <w:pStyle w:val="Code"/>
      </w:pPr>
      <w:r w:rsidRPr="00903DBA">
        <w:t>c = a * b; // 30</w:t>
      </w:r>
    </w:p>
    <w:p w14:paraId="0C3435D1" w14:textId="77777777" w:rsidR="00E80032" w:rsidRPr="00903DBA" w:rsidRDefault="00E80032" w:rsidP="00E80032">
      <w:pPr>
        <w:pStyle w:val="Code"/>
      </w:pPr>
      <w:r w:rsidRPr="00903DBA">
        <w:t>c = a / b; // 3, integer division</w:t>
      </w:r>
    </w:p>
    <w:p w14:paraId="4A014102" w14:textId="77777777" w:rsidR="00E80032" w:rsidRPr="00903DBA" w:rsidRDefault="00E80032" w:rsidP="00E80032">
      <w:pPr>
        <w:pStyle w:val="Code"/>
      </w:pPr>
      <w:r w:rsidRPr="00903DBA">
        <w:t>c = a % 3; // 1, remainder</w:t>
      </w:r>
    </w:p>
    <w:p w14:paraId="2D27B867" w14:textId="77777777" w:rsidR="00E80032" w:rsidRPr="00903DBA" w:rsidRDefault="00E80032" w:rsidP="00E80032">
      <w:pPr>
        <w:pStyle w:val="Code"/>
      </w:pPr>
    </w:p>
    <w:p w14:paraId="67DA169D" w14:textId="77777777" w:rsidR="00E80032" w:rsidRPr="00903DBA" w:rsidRDefault="00E80032" w:rsidP="00E80032">
      <w:pPr>
        <w:pStyle w:val="Code"/>
      </w:pPr>
      <w:r w:rsidRPr="00903DBA">
        <w:t>double d = 3.0, e;</w:t>
      </w:r>
    </w:p>
    <w:p w14:paraId="34A28504" w14:textId="77777777" w:rsidR="00E80032" w:rsidRPr="00903DBA" w:rsidRDefault="00E80032" w:rsidP="00E80032">
      <w:pPr>
        <w:pStyle w:val="Code"/>
      </w:pPr>
      <w:r w:rsidRPr="00903DBA">
        <w:t>e = a / d; // 3.333, floating type</w:t>
      </w:r>
    </w:p>
    <w:p w14:paraId="59D5A738" w14:textId="0E298C12"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661" w:name="_Toc320485590"/>
      <w:bookmarkStart w:id="662" w:name="_Toc323656700"/>
      <w:bookmarkStart w:id="663" w:name="_Toc324085438"/>
      <w:bookmarkStart w:id="664" w:name="_Toc383781090"/>
      <w:bookmarkStart w:id="665" w:name="_Toc57656199"/>
      <w:r w:rsidRPr="00903DBA">
        <w:rPr>
          <w:rStyle w:val="Italic"/>
          <w:i w:val="0"/>
        </w:rPr>
        <w:t>Pointer Arithmetic</w:t>
      </w:r>
      <w:bookmarkEnd w:id="661"/>
      <w:bookmarkEnd w:id="662"/>
      <w:bookmarkEnd w:id="663"/>
      <w:bookmarkEnd w:id="664"/>
      <w:bookmarkEnd w:id="665"/>
    </w:p>
    <w:p w14:paraId="747CF518" w14:textId="77777777" w:rsidR="00E80032" w:rsidRPr="00903DBA" w:rsidRDefault="00E80032" w:rsidP="00E80032">
      <w:r w:rsidRPr="00903DBA">
        <w:t xml:space="preserve">The addition and subtraction operators are also applicable on pointers. It is called </w:t>
      </w:r>
      <w:r w:rsidRPr="00E17FD3">
        <w:rPr>
          <w:rStyle w:val="KeyWord0"/>
        </w:rPr>
        <w:t>pointer</w:t>
      </w:r>
      <w:r w:rsidRPr="00903DBA">
        <w:rPr>
          <w:rStyle w:val="Italic"/>
        </w:rPr>
        <w:t xml:space="preserve"> </w:t>
      </w:r>
      <w:r w:rsidRPr="00E17FD3">
        <w:rPr>
          <w:rStyle w:val="KeyWord0"/>
        </w:rPr>
        <w:t>arithmetic</w:t>
      </w:r>
      <w:r w:rsidRPr="00903DBA">
        <w:t xml:space="preserve">. An integral value can be added to or subtracted from a pointer. The value of the pointer is then changed by the integral value times the </w:t>
      </w:r>
      <w:r w:rsidRPr="00903DBA">
        <w:rPr>
          <w:rStyle w:val="Italic"/>
        </w:rPr>
        <w:t>size</w:t>
      </w:r>
      <w:r w:rsidRPr="00903DBA">
        <w:t xml:space="preserve"> of the type the pointer points at. As the </w:t>
      </w:r>
      <w:r w:rsidRPr="00E17FD3">
        <w:rPr>
          <w:rStyle w:val="KeyWord0"/>
        </w:rPr>
        <w:t>void</w:t>
      </w:r>
      <w:r w:rsidRPr="00903DBA">
        <w:t xml:space="preserve"> type is not really a type, but rather the absence of a type, it has no size. Therefore, we cannot perform pointer arithmetic on </w:t>
      </w:r>
      <w:r w:rsidRPr="00E17FD3">
        <w:rPr>
          <w:rStyle w:val="KeyWord0"/>
        </w:rPr>
        <w:t>void</w:t>
      </w:r>
      <w:r w:rsidRPr="00903DBA">
        <w:t xml:space="preserve"> pointers.</w:t>
      </w:r>
    </w:p>
    <w:p w14:paraId="78D38D2E" w14:textId="77777777" w:rsidR="00E80032" w:rsidRPr="00903DBA" w:rsidRDefault="00E80032" w:rsidP="00E65FE6">
      <w:pPr>
        <w:pStyle w:val="CodeHeader"/>
      </w:pPr>
      <w:r w:rsidRPr="00903DBA">
        <w:t xml:space="preserve">In the code below, let us assume that </w:t>
      </w:r>
      <w:r w:rsidRPr="00E65FE6">
        <w:t>number</w:t>
      </w:r>
      <w:r w:rsidRPr="00903DBA">
        <w:t xml:space="preserve"> is stored at memory location 10,000 and that the integer type has the size of four bytes. Then the pointer </w:t>
      </w:r>
      <w:r w:rsidRPr="00E65FE6">
        <w:rPr>
          <w:rStyle w:val="CodeInText"/>
        </w:rPr>
        <w:t>numberPtr</w:t>
      </w:r>
      <w:r w:rsidRPr="00903DBA">
        <w:t xml:space="preserve"> will assume the values 10,000, 10,004, 10,008, and 10,012, </w:t>
      </w:r>
      <w:r w:rsidRPr="00903DBA">
        <w:rPr>
          <w:rStyle w:val="Italic"/>
        </w:rPr>
        <w:t>not</w:t>
      </w:r>
      <w:r w:rsidRPr="00903DBA">
        <w:t xml:space="preserve"> the values 10,000, 10,001, 10,002, and 10,003, as pointer arithmetic always takes the size of the type into consideration.</w:t>
      </w:r>
    </w:p>
    <w:p w14:paraId="66DC1A77" w14:textId="77777777" w:rsidR="00E80032" w:rsidRPr="00903DBA" w:rsidRDefault="00E80032" w:rsidP="00E80032">
      <w:pPr>
        <w:rPr>
          <w:szCs w:val="21"/>
        </w:rPr>
      </w:pPr>
      <w:r w:rsidRPr="00903DBA">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150034" w:rsidRPr="003F7CF1" w:rsidRDefault="00150034"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150034" w:rsidRPr="003F7CF1" w:rsidRDefault="00150034"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150034" w:rsidRPr="003F7CF1" w:rsidRDefault="00150034"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150034" w:rsidRPr="003F7CF1" w:rsidRDefault="00150034"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150034" w:rsidRPr="003F7CF1" w:rsidRDefault="00150034"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150034" w:rsidRPr="003F7CF1" w:rsidRDefault="00150034"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150034" w:rsidRPr="003F7CF1" w:rsidRDefault="00150034"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150034" w:rsidRPr="003F7CF1" w:rsidRDefault="00150034"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150034" w:rsidRPr="003F7CF1" w:rsidRDefault="00150034"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150034" w:rsidRPr="003F7CF1" w:rsidRDefault="00150034"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38"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">
                <v:shape id="_x0000_s1439" type="#_x0000_t75" style="position:absolute;width:57384;height:16230;visibility:visible;mso-wrap-style:square">
                  <v:fill o:detectmouseclick="t"/>
                  <v:path o:connecttype="none"/>
                </v:shape>
                <v:rect id="Rectangle 130" o:spid="_x0000_s1440"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150034" w:rsidRPr="003F7CF1" w:rsidRDefault="00150034" w:rsidP="00E80032">
                        <w:pPr>
                          <w:pStyle w:val="SourceCodeBoxText"/>
                          <w:rPr>
                            <w:sz w:val="19"/>
                            <w:szCs w:val="19"/>
                          </w:rPr>
                        </w:pPr>
                      </w:p>
                    </w:txbxContent>
                  </v:textbox>
                </v:rect>
                <v:shape id="Text Box 131" o:spid="_x0000_s1441"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150034" w:rsidRPr="003F7CF1" w:rsidRDefault="00150034" w:rsidP="00E80032">
                        <w:pPr>
                          <w:pStyle w:val="SourceCodeBoxHeader"/>
                          <w:rPr>
                            <w:sz w:val="19"/>
                            <w:szCs w:val="19"/>
                            <w:lang w:val="sv-SE"/>
                          </w:rPr>
                        </w:pPr>
                        <w:r>
                          <w:rPr>
                            <w:sz w:val="19"/>
                            <w:szCs w:val="19"/>
                            <w:lang w:val="sv-SE"/>
                          </w:rPr>
                          <w:t>numberPtr</w:t>
                        </w:r>
                      </w:p>
                    </w:txbxContent>
                  </v:textbox>
                </v:shape>
                <v:rect id="Rectangle 132" o:spid="_x0000_s1442"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150034" w:rsidRPr="003F7CF1" w:rsidRDefault="00150034" w:rsidP="00E80032">
                        <w:pPr>
                          <w:pStyle w:val="SourceCodeBoxText"/>
                          <w:rPr>
                            <w:sz w:val="19"/>
                            <w:szCs w:val="19"/>
                          </w:rPr>
                        </w:pPr>
                        <w:r w:rsidRPr="003F7CF1">
                          <w:rPr>
                            <w:sz w:val="19"/>
                            <w:szCs w:val="19"/>
                          </w:rPr>
                          <w:t>102</w:t>
                        </w:r>
                      </w:p>
                    </w:txbxContent>
                  </v:textbox>
                </v:rect>
                <v:rect id="Rectangle 133" o:spid="_x0000_s1443"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150034" w:rsidRPr="003F7CF1" w:rsidRDefault="00150034" w:rsidP="00E80032">
                        <w:pPr>
                          <w:pStyle w:val="SourceCodeBoxText"/>
                          <w:rPr>
                            <w:sz w:val="19"/>
                            <w:szCs w:val="19"/>
                          </w:rPr>
                        </w:pPr>
                        <w:r w:rsidRPr="003F7CF1">
                          <w:rPr>
                            <w:sz w:val="19"/>
                            <w:szCs w:val="19"/>
                          </w:rPr>
                          <w:t>100</w:t>
                        </w:r>
                      </w:p>
                    </w:txbxContent>
                  </v:textbox>
                </v:rect>
                <v:rect id="Rectangle 134" o:spid="_x0000_s1444"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150034" w:rsidRPr="003F7CF1" w:rsidRDefault="00150034" w:rsidP="00E80032">
                        <w:pPr>
                          <w:pStyle w:val="SourceCodeBoxText"/>
                          <w:rPr>
                            <w:sz w:val="19"/>
                            <w:szCs w:val="19"/>
                          </w:rPr>
                        </w:pPr>
                        <w:r w:rsidRPr="003F7CF1">
                          <w:rPr>
                            <w:sz w:val="19"/>
                            <w:szCs w:val="19"/>
                          </w:rPr>
                          <w:t>101</w:t>
                        </w:r>
                      </w:p>
                    </w:txbxContent>
                  </v:textbox>
                </v:rect>
                <v:rect id="Rectangle 135" o:spid="_x0000_s1445"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150034" w:rsidRPr="003F7CF1" w:rsidRDefault="00150034" w:rsidP="00E80032">
                        <w:pPr>
                          <w:pStyle w:val="SourceCodeBoxText"/>
                          <w:rPr>
                            <w:sz w:val="19"/>
                            <w:szCs w:val="19"/>
                          </w:rPr>
                        </w:pPr>
                        <w:r w:rsidRPr="003F7CF1">
                          <w:rPr>
                            <w:sz w:val="19"/>
                            <w:szCs w:val="19"/>
                          </w:rPr>
                          <w:t>103</w:t>
                        </w:r>
                      </w:p>
                    </w:txbxContent>
                  </v:textbox>
                </v:rect>
                <v:rect id="Rectangle 136" o:spid="_x0000_s1446"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150034" w:rsidRPr="003F7CF1" w:rsidRDefault="00150034" w:rsidP="00E80032">
                        <w:pPr>
                          <w:pStyle w:val="SourceCodeBoxText"/>
                          <w:rPr>
                            <w:sz w:val="19"/>
                            <w:szCs w:val="19"/>
                          </w:rPr>
                        </w:pPr>
                        <w:r w:rsidRPr="003F7CF1">
                          <w:rPr>
                            <w:sz w:val="19"/>
                            <w:szCs w:val="19"/>
                          </w:rPr>
                          <w:t>10008</w:t>
                        </w:r>
                      </w:p>
                    </w:txbxContent>
                  </v:textbox>
                </v:rect>
                <v:rect id="Rectangle 137" o:spid="_x0000_s1447"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150034" w:rsidRPr="003F7CF1" w:rsidRDefault="00150034" w:rsidP="00E80032">
                        <w:pPr>
                          <w:pStyle w:val="SourceCodeBoxText"/>
                          <w:rPr>
                            <w:sz w:val="19"/>
                            <w:szCs w:val="19"/>
                          </w:rPr>
                        </w:pPr>
                        <w:r w:rsidRPr="003F7CF1">
                          <w:rPr>
                            <w:sz w:val="19"/>
                            <w:szCs w:val="19"/>
                          </w:rPr>
                          <w:t>10000</w:t>
                        </w:r>
                      </w:p>
                    </w:txbxContent>
                  </v:textbox>
                </v:rect>
                <v:rect id="Rectangle 138" o:spid="_x0000_s1448"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150034" w:rsidRPr="003F7CF1" w:rsidRDefault="00150034" w:rsidP="00E80032">
                        <w:pPr>
                          <w:pStyle w:val="SourceCodeBoxText"/>
                          <w:rPr>
                            <w:sz w:val="19"/>
                            <w:szCs w:val="19"/>
                          </w:rPr>
                        </w:pPr>
                        <w:r w:rsidRPr="003F7CF1">
                          <w:rPr>
                            <w:sz w:val="19"/>
                            <w:szCs w:val="19"/>
                          </w:rPr>
                          <w:t>10004</w:t>
                        </w:r>
                      </w:p>
                    </w:txbxContent>
                  </v:textbox>
                </v:rect>
                <v:rect id="Rectangle 139" o:spid="_x0000_s1449"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150034" w:rsidRPr="003F7CF1" w:rsidRDefault="00150034" w:rsidP="00E80032">
                        <w:pPr>
                          <w:pStyle w:val="SourceCodeBoxText"/>
                          <w:rPr>
                            <w:sz w:val="19"/>
                            <w:szCs w:val="19"/>
                          </w:rPr>
                        </w:pPr>
                        <w:r w:rsidRPr="003F7CF1">
                          <w:rPr>
                            <w:sz w:val="19"/>
                            <w:szCs w:val="19"/>
                          </w:rPr>
                          <w:t>10012</w:t>
                        </w:r>
                      </w:p>
                    </w:txbxContent>
                  </v:textbox>
                </v:rect>
                <v:line id="Line 140" o:spid="_x0000_s1450"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903DBA" w:rsidRDefault="00E80032" w:rsidP="00E80032">
      <w:pPr>
        <w:pStyle w:val="Code"/>
      </w:pPr>
      <w:r w:rsidRPr="00903DBA">
        <w:t>int number = 100;</w:t>
      </w:r>
    </w:p>
    <w:p w14:paraId="2DAFA481" w14:textId="77777777" w:rsidR="00E80032" w:rsidRPr="00903DBA" w:rsidRDefault="00E80032" w:rsidP="00E80032">
      <w:pPr>
        <w:pStyle w:val="Code"/>
      </w:pPr>
      <w:r w:rsidRPr="00903DBA">
        <w:t>int* numberPtr = &amp;number;</w:t>
      </w:r>
    </w:p>
    <w:p w14:paraId="4646A1BC" w14:textId="77777777" w:rsidR="00E80032" w:rsidRPr="00903DBA" w:rsidRDefault="00E80032" w:rsidP="00E80032">
      <w:pPr>
        <w:pStyle w:val="Code"/>
      </w:pPr>
    </w:p>
    <w:p w14:paraId="1EB77DF8" w14:textId="77777777" w:rsidR="00E80032" w:rsidRPr="00903DBA" w:rsidRDefault="00E80032" w:rsidP="00E80032">
      <w:pPr>
        <w:pStyle w:val="Code"/>
      </w:pPr>
      <w:r w:rsidRPr="00903DBA">
        <w:t>numberPtr = numberPtr + 1;</w:t>
      </w:r>
    </w:p>
    <w:p w14:paraId="00685050" w14:textId="77777777" w:rsidR="00E80032" w:rsidRPr="00903DBA" w:rsidRDefault="00E80032" w:rsidP="00E80032">
      <w:pPr>
        <w:pStyle w:val="Code"/>
      </w:pPr>
      <w:r w:rsidRPr="00903DBA">
        <w:t>*numberPtr = number + 1;</w:t>
      </w:r>
    </w:p>
    <w:p w14:paraId="3CDDCFE6" w14:textId="77777777" w:rsidR="00E80032" w:rsidRPr="00903DBA" w:rsidRDefault="00E80032" w:rsidP="00E80032">
      <w:pPr>
        <w:pStyle w:val="Code"/>
      </w:pPr>
    </w:p>
    <w:p w14:paraId="247D854C" w14:textId="77777777" w:rsidR="00E80032" w:rsidRPr="00903DBA" w:rsidRDefault="00E80032" w:rsidP="00E80032">
      <w:pPr>
        <w:pStyle w:val="Code"/>
      </w:pPr>
      <w:r w:rsidRPr="00903DBA">
        <w:t>numberPtr = numberPtr + 1;</w:t>
      </w:r>
    </w:p>
    <w:p w14:paraId="7E6F7532" w14:textId="77777777" w:rsidR="00E80032" w:rsidRPr="00903DBA" w:rsidRDefault="00E80032" w:rsidP="00E80032">
      <w:pPr>
        <w:pStyle w:val="Code"/>
      </w:pPr>
      <w:r w:rsidRPr="00903DBA">
        <w:t>*numberPtr = number + 2;</w:t>
      </w:r>
    </w:p>
    <w:p w14:paraId="14EFEF09" w14:textId="77777777" w:rsidR="00E80032" w:rsidRPr="00903DBA" w:rsidRDefault="00E80032" w:rsidP="00E80032">
      <w:pPr>
        <w:pStyle w:val="Code"/>
      </w:pPr>
    </w:p>
    <w:p w14:paraId="53B1E716" w14:textId="77777777" w:rsidR="00E80032" w:rsidRPr="00903DBA" w:rsidRDefault="00E80032" w:rsidP="00E80032">
      <w:pPr>
        <w:pStyle w:val="Code"/>
      </w:pPr>
      <w:r w:rsidRPr="00903DBA">
        <w:t>numberPtr = numberPtr + 1;</w:t>
      </w:r>
    </w:p>
    <w:p w14:paraId="6AFB2762" w14:textId="77777777" w:rsidR="00E80032" w:rsidRPr="00903DBA" w:rsidRDefault="00E80032" w:rsidP="00E80032">
      <w:pPr>
        <w:pStyle w:val="Code"/>
      </w:pPr>
      <w:r w:rsidRPr="00903DBA">
        <w:t>*numberPtr = number + 3;</w:t>
      </w:r>
    </w:p>
    <w:p w14:paraId="4022C620" w14:textId="77777777" w:rsidR="00E80032" w:rsidRPr="00903DBA" w:rsidRDefault="00E80032" w:rsidP="00E80032">
      <w:r w:rsidRPr="00903DBA">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903DBA" w:rsidRDefault="00E80032" w:rsidP="00E80032">
      <w:pPr>
        <w:pStyle w:val="Code"/>
      </w:pPr>
      <w:r w:rsidRPr="00903DBA">
        <w:t>int array[] = {1, 2, 3};</w:t>
      </w:r>
    </w:p>
    <w:p w14:paraId="4E8724AA" w14:textId="77777777" w:rsidR="00E80032" w:rsidRPr="00903DBA" w:rsidRDefault="00E80032" w:rsidP="00E80032">
      <w:pPr>
        <w:pStyle w:val="Code"/>
      </w:pPr>
      <w:r w:rsidRPr="00903DBA">
        <w:t>int* p1 = &amp;array[0];</w:t>
      </w:r>
    </w:p>
    <w:p w14:paraId="3196638D" w14:textId="77777777" w:rsidR="00E80032" w:rsidRPr="00903DBA" w:rsidRDefault="00E80032" w:rsidP="00E80032">
      <w:pPr>
        <w:pStyle w:val="Code"/>
      </w:pPr>
      <w:r w:rsidRPr="00903DBA">
        <w:t>int* p2 = &amp;array[2];</w:t>
      </w:r>
    </w:p>
    <w:p w14:paraId="7175F13C" w14:textId="77777777" w:rsidR="00E80032" w:rsidRPr="00903DBA" w:rsidRDefault="00E80032" w:rsidP="00E80032">
      <w:pPr>
        <w:pStyle w:val="Code"/>
      </w:pPr>
      <w:r w:rsidRPr="00903DBA">
        <w:t>int diff = p2 - p1; // 2</w:t>
      </w:r>
    </w:p>
    <w:p w14:paraId="54B482E8" w14:textId="41F20F9D" w:rsidR="00E80032" w:rsidRPr="00903DBA" w:rsidRDefault="00E80032" w:rsidP="00E80032">
      <w:r w:rsidRPr="00903DBA">
        <w:t xml:space="preserve">The index notation for arrays is equivalent to the </w:t>
      </w:r>
      <w:r w:rsidR="00B02345" w:rsidRPr="00903DBA">
        <w:t>dereference</w:t>
      </w:r>
      <w:r w:rsidRPr="00903DBA">
        <w:t xml:space="preserve">ereeing of pointers together with pointer arithmetic. The second and third lines of the following code are by </w:t>
      </w:r>
      <w:r w:rsidR="00C37108" w:rsidRPr="00903DBA">
        <w:t>definition</w:t>
      </w:r>
      <w:r w:rsidRPr="00903DBA">
        <w:t xml:space="preserve"> interchangeable.</w:t>
      </w:r>
    </w:p>
    <w:p w14:paraId="2C0EDEB7" w14:textId="77777777" w:rsidR="00E80032" w:rsidRPr="00903DBA" w:rsidRDefault="00E80032" w:rsidP="00E80032">
      <w:pPr>
        <w:pStyle w:val="Code"/>
      </w:pPr>
      <w:r w:rsidRPr="00903DBA">
        <w:t>int array[] = {1, 2, 3};</w:t>
      </w:r>
    </w:p>
    <w:p w14:paraId="5182E38D" w14:textId="77777777" w:rsidR="00E80032" w:rsidRPr="00903DBA" w:rsidRDefault="00E80032" w:rsidP="00E80032">
      <w:pPr>
        <w:pStyle w:val="Code"/>
      </w:pPr>
      <w:r w:rsidRPr="00903DBA">
        <w:t>array[1] = array[2] + 1;</w:t>
      </w:r>
    </w:p>
    <w:p w14:paraId="25608698" w14:textId="77777777" w:rsidR="00E80032" w:rsidRPr="00903DBA" w:rsidRDefault="00E80032" w:rsidP="00E80032">
      <w:pPr>
        <w:pStyle w:val="Code"/>
      </w:pPr>
      <w:r w:rsidRPr="00903DBA">
        <w:t>*(array + 1) = *(array + 2) + 1;</w:t>
      </w:r>
    </w:p>
    <w:p w14:paraId="03183E0E" w14:textId="2B58E73D"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66" w:name="_Toc320485591"/>
      <w:bookmarkStart w:id="667" w:name="_Toc323656701"/>
      <w:bookmarkStart w:id="668" w:name="_Toc324085439"/>
      <w:bookmarkStart w:id="669" w:name="_Toc383781091"/>
      <w:bookmarkStart w:id="670" w:name="_Toc57656200"/>
      <w:r w:rsidRPr="00903DBA">
        <w:t>Increment and decrement</w:t>
      </w:r>
      <w:bookmarkEnd w:id="666"/>
      <w:bookmarkEnd w:id="667"/>
      <w:bookmarkEnd w:id="668"/>
      <w:bookmarkEnd w:id="669"/>
      <w:bookmarkEnd w:id="670"/>
    </w:p>
    <w:p w14:paraId="5411417A" w14:textId="77777777" w:rsidR="00E80032" w:rsidRPr="00903DBA" w:rsidRDefault="00E80032" w:rsidP="00E80032">
      <w:r w:rsidRPr="00903DBA">
        <w:t>There are two rather special operators: increment (++) and decrement (--)</w:t>
      </w:r>
      <w:r w:rsidRPr="00903DBA">
        <w:rPr>
          <w:rStyle w:val="Fotnotsreferens"/>
          <w:szCs w:val="21"/>
        </w:rPr>
        <w:footnoteReference w:id="14"/>
      </w:r>
      <w:r w:rsidRPr="00903DBA">
        <w:t>. They add or subtract one from its operand. The operator can be placed before (</w:t>
      </w:r>
      <w:r w:rsidRPr="00E17FD3">
        <w:rPr>
          <w:rStyle w:val="KeyWord0"/>
        </w:rPr>
        <w:t>prefix</w:t>
      </w:r>
      <w:r w:rsidRPr="00903DBA">
        <w:t>) or after (</w:t>
      </w:r>
      <w:r w:rsidRPr="00E17FD3">
        <w:rPr>
          <w:rStyle w:val="KeyWord0"/>
        </w:rPr>
        <w:t>postfix</w:t>
      </w:r>
      <w:r w:rsidRPr="00903DBA">
        <w:t>) its operand.</w:t>
      </w:r>
    </w:p>
    <w:p w14:paraId="3509CD79" w14:textId="77777777" w:rsidR="00E80032" w:rsidRPr="00903DBA" w:rsidRDefault="00E80032" w:rsidP="00E80032">
      <w:pPr>
        <w:pStyle w:val="Code"/>
      </w:pPr>
      <w:r w:rsidRPr="00903DBA">
        <w:t>int a = 1, b = 1;</w:t>
      </w:r>
    </w:p>
    <w:p w14:paraId="541C77DE" w14:textId="77777777" w:rsidR="00E80032" w:rsidRPr="00903DBA" w:rsidRDefault="00E80032" w:rsidP="00E80032">
      <w:pPr>
        <w:pStyle w:val="Code"/>
      </w:pPr>
      <w:r w:rsidRPr="00903DBA">
        <w:t>++a; // 2, prefix increment</w:t>
      </w:r>
    </w:p>
    <w:p w14:paraId="632F627A" w14:textId="77777777" w:rsidR="00E80032" w:rsidRPr="00903DBA" w:rsidRDefault="00E80032" w:rsidP="00E80032">
      <w:pPr>
        <w:pStyle w:val="Code"/>
      </w:pPr>
      <w:r w:rsidRPr="00903DBA">
        <w:t>b++; // 2, postfix increment</w:t>
      </w:r>
    </w:p>
    <w:p w14:paraId="2BE1D290" w14:textId="77777777" w:rsidR="00E80032" w:rsidRPr="00903DBA" w:rsidRDefault="00E80032" w:rsidP="00E80032">
      <w:r w:rsidRPr="00903DBA">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903DBA" w:rsidRDefault="00E80032" w:rsidP="00E80032">
      <w:pPr>
        <w:pStyle w:val="Code"/>
      </w:pPr>
      <w:r w:rsidRPr="00903DBA">
        <w:t>int a = 1, b = 1, c, d;</w:t>
      </w:r>
    </w:p>
    <w:p w14:paraId="6DD03B5F" w14:textId="77777777" w:rsidR="00E80032" w:rsidRPr="00903DBA" w:rsidRDefault="00E80032" w:rsidP="00E80032">
      <w:pPr>
        <w:pStyle w:val="Code"/>
      </w:pPr>
      <w:r w:rsidRPr="00903DBA">
        <w:t>c = --a; // c = 0, prefix decrement</w:t>
      </w:r>
    </w:p>
    <w:p w14:paraId="68829D07" w14:textId="77777777" w:rsidR="00E80032" w:rsidRPr="00903DBA" w:rsidRDefault="00E80032" w:rsidP="00E80032">
      <w:pPr>
        <w:pStyle w:val="Code"/>
      </w:pPr>
      <w:r w:rsidRPr="00903DBA">
        <w:t>d = b--; // d = 1, postfix decrement</w:t>
      </w:r>
    </w:p>
    <w:p w14:paraId="75CEF692" w14:textId="665D7101"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71" w:name="_Toc320485592"/>
      <w:bookmarkStart w:id="672" w:name="_Toc323656702"/>
      <w:bookmarkStart w:id="673" w:name="_Toc324085440"/>
      <w:bookmarkStart w:id="674" w:name="_Toc383781092"/>
      <w:bookmarkStart w:id="675" w:name="_Toc57656201"/>
      <w:r w:rsidRPr="00903DBA">
        <w:t>Relational Operators</w:t>
      </w:r>
      <w:bookmarkEnd w:id="671"/>
      <w:bookmarkEnd w:id="672"/>
      <w:bookmarkEnd w:id="673"/>
      <w:bookmarkEnd w:id="674"/>
      <w:bookmarkEnd w:id="675"/>
    </w:p>
    <w:p w14:paraId="1FD647DC" w14:textId="77777777" w:rsidR="00E80032" w:rsidRPr="00903DBA" w:rsidRDefault="00E80032" w:rsidP="00E80032">
      <w:r w:rsidRPr="00903DBA">
        <w:t xml:space="preserve">There are six relational operators: </w:t>
      </w:r>
      <w:r w:rsidRPr="00E17FD3">
        <w:rPr>
          <w:rStyle w:val="KeyWord0"/>
        </w:rPr>
        <w:t>equal to</w:t>
      </w:r>
      <w:r w:rsidRPr="00903DBA">
        <w:t xml:space="preserve"> (==), </w:t>
      </w:r>
      <w:r w:rsidRPr="00E17FD3">
        <w:rPr>
          <w:rStyle w:val="KeyWord0"/>
        </w:rPr>
        <w:t>not equal to</w:t>
      </w:r>
      <w:r w:rsidRPr="00903DBA">
        <w:t xml:space="preserve"> (!=), </w:t>
      </w:r>
      <w:r w:rsidRPr="00E17FD3">
        <w:rPr>
          <w:rStyle w:val="KeyWord0"/>
        </w:rPr>
        <w:t>less than</w:t>
      </w:r>
      <w:r w:rsidRPr="00903DBA">
        <w:t xml:space="preserve"> (&lt;), </w:t>
      </w:r>
      <w:r w:rsidRPr="00E17FD3">
        <w:rPr>
          <w:rStyle w:val="KeyWord0"/>
        </w:rPr>
        <w:t>less than or equal to</w:t>
      </w:r>
      <w:r w:rsidRPr="00903DBA">
        <w:t xml:space="preserve"> (&lt;=), </w:t>
      </w:r>
      <w:r w:rsidRPr="00E17FD3">
        <w:rPr>
          <w:rStyle w:val="KeyWord0"/>
        </w:rPr>
        <w:t>greater than</w:t>
      </w:r>
      <w:r w:rsidRPr="00903DBA">
        <w:t xml:space="preserve"> (&gt;), </w:t>
      </w:r>
      <w:r w:rsidRPr="00E17FD3">
        <w:rPr>
          <w:rStyle w:val="KeyWord0"/>
        </w:rPr>
        <w:t>greater than or equal to</w:t>
      </w:r>
      <w:r w:rsidRPr="00903DBA">
        <w:t xml:space="preserve"> (&gt;=)</w:t>
      </w:r>
      <w:r w:rsidRPr="00903DBA">
        <w:rPr>
          <w:rStyle w:val="Fotnotsreferens"/>
          <w:szCs w:val="21"/>
        </w:rPr>
        <w:footnoteReference w:id="15"/>
      </w:r>
      <w:r w:rsidRPr="00903DBA">
        <w:t xml:space="preserve">. Observe that the </w:t>
      </w:r>
      <w:r w:rsidRPr="00E17FD3">
        <w:rPr>
          <w:rStyle w:val="KeyWord0"/>
        </w:rPr>
        <w:t>equal to</w:t>
      </w:r>
      <w:r w:rsidRPr="00903DBA">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903DBA" w:rsidRDefault="00E80032" w:rsidP="00E80032">
      <w:pPr>
        <w:pStyle w:val="Code"/>
      </w:pPr>
      <w:r w:rsidRPr="00903DBA">
        <w:t>int i = 3;</w:t>
      </w:r>
    </w:p>
    <w:p w14:paraId="70A64BB8" w14:textId="77777777" w:rsidR="00E80032" w:rsidRPr="00903DBA" w:rsidRDefault="00E80032" w:rsidP="00E80032">
      <w:pPr>
        <w:pStyle w:val="Code"/>
      </w:pPr>
      <w:r w:rsidRPr="00903DBA">
        <w:t>double x = 1.2;</w:t>
      </w:r>
    </w:p>
    <w:p w14:paraId="36B3C310" w14:textId="77777777" w:rsidR="00E80032" w:rsidRPr="00903DBA" w:rsidRDefault="00E80032" w:rsidP="00E80032">
      <w:pPr>
        <w:pStyle w:val="Code"/>
      </w:pPr>
      <w:r w:rsidRPr="00903DBA">
        <w:t>int b = i &gt; 0; // true (an integer value not equal to zero, usually one)</w:t>
      </w:r>
    </w:p>
    <w:p w14:paraId="294F01F9" w14:textId="77777777" w:rsidR="00E80032" w:rsidRPr="00903DBA" w:rsidRDefault="00E80032" w:rsidP="00E80032">
      <w:pPr>
        <w:pStyle w:val="Code"/>
      </w:pPr>
      <w:r w:rsidRPr="00903DBA">
        <w:t>int c = (x == 2); // false (always zero)</w:t>
      </w:r>
    </w:p>
    <w:p w14:paraId="570B7A08" w14:textId="6BB60620"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76" w:name="_Toc320485593"/>
      <w:bookmarkStart w:id="677" w:name="_Toc323656703"/>
      <w:bookmarkStart w:id="678" w:name="_Toc324085441"/>
      <w:bookmarkStart w:id="679" w:name="_Toc383781093"/>
      <w:bookmarkStart w:id="680" w:name="_Toc57656202"/>
      <w:r w:rsidRPr="00903DBA">
        <w:t>Logical Operators</w:t>
      </w:r>
      <w:bookmarkEnd w:id="676"/>
      <w:bookmarkEnd w:id="677"/>
      <w:bookmarkEnd w:id="678"/>
      <w:bookmarkEnd w:id="679"/>
      <w:bookmarkEnd w:id="680"/>
    </w:p>
    <w:p w14:paraId="6E55772B" w14:textId="77777777" w:rsidR="00E80032" w:rsidRPr="00903DBA" w:rsidRDefault="00E80032" w:rsidP="00E80032">
      <w:r w:rsidRPr="00903DBA">
        <w:t xml:space="preserve">There are three logical operators: </w:t>
      </w:r>
      <w:r w:rsidRPr="00E17FD3">
        <w:rPr>
          <w:rStyle w:val="KeyWord0"/>
        </w:rPr>
        <w:t>not</w:t>
      </w:r>
      <w:r w:rsidRPr="00903DBA">
        <w:t xml:space="preserve"> (!), </w:t>
      </w:r>
      <w:r w:rsidRPr="00E17FD3">
        <w:rPr>
          <w:rStyle w:val="KeyWord0"/>
        </w:rPr>
        <w:t>or</w:t>
      </w:r>
      <w:r w:rsidRPr="00903DBA">
        <w:t xml:space="preserve"> (||), and </w:t>
      </w:r>
      <w:r w:rsidRPr="00E17FD3">
        <w:rPr>
          <w:rStyle w:val="KeyWord0"/>
        </w:rPr>
        <w:t>and</w:t>
      </w:r>
      <w:r w:rsidRPr="00903DBA">
        <w:t xml:space="preserve"> (&amp;&amp;). They take and return numerical values interpreted as logical values.</w:t>
      </w:r>
    </w:p>
    <w:p w14:paraId="5FC9ACE6" w14:textId="77777777" w:rsidR="00E80032" w:rsidRPr="00903DBA" w:rsidRDefault="00E80032" w:rsidP="00E80032">
      <w:pPr>
        <w:pStyle w:val="Code"/>
      </w:pPr>
      <w:r w:rsidRPr="00903DBA">
        <w:t>int i = 3;</w:t>
      </w:r>
    </w:p>
    <w:p w14:paraId="56FACC32" w14:textId="77777777" w:rsidR="00E80032" w:rsidRPr="00903DBA" w:rsidRDefault="00E80032" w:rsidP="00E80032">
      <w:pPr>
        <w:pStyle w:val="Code"/>
      </w:pPr>
      <w:r w:rsidRPr="00903DBA">
        <w:t>int b, c, d, e;</w:t>
      </w:r>
    </w:p>
    <w:p w14:paraId="6E786F6E" w14:textId="77777777" w:rsidR="00E80032" w:rsidRPr="00903DBA" w:rsidRDefault="00E80032" w:rsidP="00E80032">
      <w:pPr>
        <w:pStyle w:val="Code"/>
      </w:pPr>
    </w:p>
    <w:p w14:paraId="1D57C3ED" w14:textId="77777777" w:rsidR="00E80032" w:rsidRPr="00903DBA" w:rsidRDefault="00E80032" w:rsidP="00E80032">
      <w:pPr>
        <w:pStyle w:val="Code"/>
      </w:pPr>
      <w:r w:rsidRPr="00903DBA">
        <w:t>b = (i == 3); // true (not zero)</w:t>
      </w:r>
    </w:p>
    <w:p w14:paraId="4B042367" w14:textId="77777777" w:rsidR="00E80032" w:rsidRPr="00903DBA" w:rsidRDefault="00E80032" w:rsidP="00E80032">
      <w:pPr>
        <w:pStyle w:val="Code"/>
      </w:pPr>
      <w:r w:rsidRPr="00903DBA">
        <w:t>c = !b; // false (zero)</w:t>
      </w:r>
    </w:p>
    <w:p w14:paraId="78CF0B1E" w14:textId="77777777" w:rsidR="00E80032" w:rsidRPr="00903DBA" w:rsidRDefault="00E80032" w:rsidP="00E80032">
      <w:pPr>
        <w:pStyle w:val="Code"/>
      </w:pPr>
      <w:r w:rsidRPr="00903DBA">
        <w:t>d = b || c; // true (not zero)</w:t>
      </w:r>
    </w:p>
    <w:p w14:paraId="39EA82E6" w14:textId="77777777" w:rsidR="00E80032" w:rsidRPr="00903DBA" w:rsidRDefault="00E80032" w:rsidP="00E80032">
      <w:pPr>
        <w:pStyle w:val="Code"/>
      </w:pPr>
      <w:r w:rsidRPr="00903DBA">
        <w:t>e = b &amp;&amp; c; // false (zero)</w:t>
      </w:r>
    </w:p>
    <w:p w14:paraId="74AC74EA" w14:textId="77777777" w:rsidR="00E80032" w:rsidRPr="00903DBA" w:rsidRDefault="00E80032" w:rsidP="00E65FE6">
      <w:pPr>
        <w:pStyle w:val="CodeHeader"/>
      </w:pPr>
      <w:r w:rsidRPr="00903DBA">
        <w:t>C applies lazy evaluation (also called short-circuit evaluation), which means that an expression will not be evaluated to a further extent than necessary to find its value. In the following example, the evaluation of the expression is completed when the left expression (</w:t>
      </w:r>
      <w:r w:rsidRPr="00E65FE6">
        <w:t>i != 0</w:t>
      </w:r>
      <w:r w:rsidRPr="00903DBA">
        <w:t>) is evaluated to false. If the left expression is false, the whole expression must also be false because it needs both the left and right sub expressions to be true for the whole expression to be true. This gives that the right expression (</w:t>
      </w:r>
      <w:r w:rsidRPr="00E65FE6">
        <w:rPr>
          <w:rStyle w:val="CodeInText"/>
        </w:rPr>
        <w:t>1 / i == 1</w:t>
      </w:r>
      <w:r w:rsidRPr="00903DBA">
        <w:t>) will never be evaluated and the division with zero will never occur.</w:t>
      </w:r>
    </w:p>
    <w:p w14:paraId="170E1A2A" w14:textId="77777777" w:rsidR="00E80032" w:rsidRPr="00903DBA" w:rsidRDefault="00E80032" w:rsidP="00E80032">
      <w:pPr>
        <w:pStyle w:val="Code"/>
      </w:pPr>
      <w:r w:rsidRPr="00903DBA">
        <w:t>int i = 0;</w:t>
      </w:r>
    </w:p>
    <w:p w14:paraId="130E7921" w14:textId="77777777" w:rsidR="00E80032" w:rsidRPr="00903DBA" w:rsidRDefault="00E80032" w:rsidP="00E80032">
      <w:pPr>
        <w:pStyle w:val="Code"/>
      </w:pPr>
      <w:r w:rsidRPr="00903DBA">
        <w:t>int b = (i != 0) &amp;&amp; (1 / i == 1); // false (zero);</w:t>
      </w:r>
    </w:p>
    <w:p w14:paraId="2D499F7C" w14:textId="04CD249A"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81" w:name="_Toc320485594"/>
      <w:bookmarkStart w:id="682" w:name="_Toc323656704"/>
      <w:bookmarkStart w:id="683" w:name="_Toc324085442"/>
      <w:bookmarkStart w:id="684" w:name="_Toc383781094"/>
      <w:bookmarkStart w:id="685" w:name="_Toc57656203"/>
      <w:r w:rsidRPr="00903DBA">
        <w:t>Bitwise Operators</w:t>
      </w:r>
      <w:bookmarkEnd w:id="681"/>
      <w:bookmarkEnd w:id="682"/>
      <w:bookmarkEnd w:id="683"/>
      <w:bookmarkEnd w:id="684"/>
      <w:bookmarkEnd w:id="685"/>
    </w:p>
    <w:p w14:paraId="7C78303C" w14:textId="77777777" w:rsidR="00E80032" w:rsidRPr="00903DBA" w:rsidRDefault="00E80032" w:rsidP="00E80032">
      <w:r w:rsidRPr="00903DBA">
        <w:t>An integer value can be viewed as a bit pattern. Our familiar decimal system has base 10; it can be marked with an index 10.</w:t>
      </w:r>
    </w:p>
    <w:p w14:paraId="29DF65FC" w14:textId="77777777" w:rsidR="00E80032" w:rsidRPr="00903DBA" w:rsidRDefault="00E80032" w:rsidP="00E80032">
      <w:r w:rsidRPr="00903DBA">
        <w:object w:dxaOrig="4880" w:dyaOrig="380" w14:anchorId="0E6B5758">
          <v:shape id="_x0000_i1027" type="#_x0000_t75" style="width:246pt;height:17.65pt" o:ole="">
            <v:imagedata r:id="rId12" o:title=""/>
          </v:shape>
          <o:OLEObject Type="Embed" ProgID="Equation.3" ShapeID="_x0000_i1027" DrawAspect="Content" ObjectID="_1669662512" r:id="rId13"/>
        </w:object>
      </w:r>
    </w:p>
    <w:p w14:paraId="7A583582" w14:textId="77777777" w:rsidR="00E80032" w:rsidRPr="00903DBA" w:rsidRDefault="00E80032" w:rsidP="00E80032">
      <w:r w:rsidRPr="00903DBA">
        <w:t xml:space="preserve">An integer value can also be viewed with the binary system, which has base 2. A single digit is called a </w:t>
      </w:r>
      <w:r w:rsidRPr="00E17FD3">
        <w:rPr>
          <w:rStyle w:val="KeyWord0"/>
        </w:rPr>
        <w:t>bit</w:t>
      </w:r>
      <w:r w:rsidRPr="00903DBA">
        <w:t xml:space="preserve">, and the integer value is called a </w:t>
      </w:r>
      <w:r w:rsidRPr="00E17FD3">
        <w:rPr>
          <w:rStyle w:val="KeyWord0"/>
        </w:rPr>
        <w:t>bit pattern</w:t>
      </w:r>
      <w:r w:rsidRPr="00903DBA">
        <w:t>. A bit may have the values one and zero.</w:t>
      </w:r>
    </w:p>
    <w:p w14:paraId="2509A893" w14:textId="77777777" w:rsidR="00E80032" w:rsidRPr="00903DBA" w:rsidRDefault="00E80032" w:rsidP="00E80032">
      <w:r w:rsidRPr="00903DBA">
        <w:object w:dxaOrig="4880" w:dyaOrig="380" w14:anchorId="47027E25">
          <v:shape id="_x0000_i1028" type="#_x0000_t75" style="width:246pt;height:17.65pt" o:ole="">
            <v:imagedata r:id="rId14" o:title=""/>
          </v:shape>
          <o:OLEObject Type="Embed" ProgID="Equation.3" ShapeID="_x0000_i1028" DrawAspect="Content" ObjectID="_1669662513" r:id="rId15"/>
        </w:object>
      </w:r>
    </w:p>
    <w:p w14:paraId="7E94DC0D" w14:textId="77777777" w:rsidR="00E80032" w:rsidRPr="00903DBA" w:rsidRDefault="00E80032" w:rsidP="00E65FE6">
      <w:pPr>
        <w:pStyle w:val="CodeHeader"/>
      </w:pPr>
      <w:r w:rsidRPr="00903DBA">
        <w:t xml:space="preserve">There are four bitwise operations in C: </w:t>
      </w:r>
      <w:r w:rsidRPr="00E65FE6">
        <w:t>inverse</w:t>
      </w:r>
      <w:r w:rsidRPr="00903DBA">
        <w:t xml:space="preserve"> (~), </w:t>
      </w:r>
      <w:r w:rsidRPr="00E65FE6">
        <w:t>and</w:t>
      </w:r>
      <w:r w:rsidRPr="00903DBA">
        <w:t xml:space="preserve"> (&amp;), </w:t>
      </w:r>
      <w:r w:rsidRPr="00E65FE6">
        <w:t>or</w:t>
      </w:r>
      <w:r w:rsidRPr="00903DBA">
        <w:t xml:space="preserve"> (|), and </w:t>
      </w:r>
      <w:r w:rsidRPr="00E65FE6">
        <w:t>exclusive</w:t>
      </w:r>
      <w:r w:rsidRPr="00903DBA">
        <w:rPr>
          <w:rStyle w:val="Italic"/>
        </w:rPr>
        <w:t xml:space="preserve"> </w:t>
      </w:r>
      <w:r w:rsidRPr="00E65FE6">
        <w:rPr>
          <w:rStyle w:val="CodeInText"/>
        </w:rPr>
        <w:t>or</w:t>
      </w:r>
      <w:r w:rsidRPr="00903DBA">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903DBA" w:rsidRDefault="00E80032" w:rsidP="00E80032">
      <w:pPr>
        <w:pStyle w:val="Code"/>
        <w:rPr>
          <w:vertAlign w:val="subscript"/>
        </w:rPr>
      </w:pPr>
      <w:r w:rsidRPr="00903DBA">
        <w:t xml:space="preserve">  10101010</w:t>
      </w:r>
      <w:r w:rsidRPr="00903DBA">
        <w:rPr>
          <w:vertAlign w:val="subscript"/>
        </w:rPr>
        <w:t>2</w:t>
      </w:r>
      <w:r w:rsidRPr="00903DBA">
        <w:t xml:space="preserve">        10101010</w:t>
      </w:r>
      <w:r w:rsidRPr="00903DBA">
        <w:rPr>
          <w:vertAlign w:val="subscript"/>
        </w:rPr>
        <w:t>2</w:t>
      </w:r>
      <w:r w:rsidRPr="00903DBA">
        <w:t xml:space="preserve">        10101010</w:t>
      </w:r>
      <w:r w:rsidRPr="00903DBA">
        <w:rPr>
          <w:vertAlign w:val="subscript"/>
        </w:rPr>
        <w:t>2</w:t>
      </w:r>
    </w:p>
    <w:p w14:paraId="13CBA7F3" w14:textId="77777777" w:rsidR="00E80032" w:rsidRPr="00903DBA" w:rsidRDefault="00E80032" w:rsidP="00E80032">
      <w:pPr>
        <w:pStyle w:val="Code"/>
        <w:rPr>
          <w:vertAlign w:val="subscript"/>
        </w:rPr>
      </w:pPr>
      <w:r w:rsidRPr="00903DBA">
        <w:t>&amp; 10010110</w:t>
      </w:r>
      <w:r w:rsidRPr="00903DBA">
        <w:rPr>
          <w:vertAlign w:val="subscript"/>
        </w:rPr>
        <w:t>2</w:t>
      </w:r>
      <w:r w:rsidRPr="00903DBA">
        <w:t xml:space="preserve">      | 10010110</w:t>
      </w:r>
      <w:r w:rsidRPr="00903DBA">
        <w:rPr>
          <w:vertAlign w:val="subscript"/>
        </w:rPr>
        <w:t>2</w:t>
      </w:r>
      <w:r w:rsidRPr="00903DBA">
        <w:t xml:space="preserve">      ^ 10010110</w:t>
      </w:r>
      <w:r w:rsidRPr="00903DBA">
        <w:rPr>
          <w:vertAlign w:val="subscript"/>
        </w:rPr>
        <w:t>2</w:t>
      </w:r>
      <w:r w:rsidRPr="00903DBA">
        <w:t xml:space="preserve">      ~ 10010110</w:t>
      </w:r>
      <w:r w:rsidRPr="00903DBA">
        <w:rPr>
          <w:vertAlign w:val="subscript"/>
        </w:rPr>
        <w:t>2</w:t>
      </w:r>
    </w:p>
    <w:p w14:paraId="06F6D5DF" w14:textId="77777777" w:rsidR="00E80032" w:rsidRPr="00903DBA" w:rsidRDefault="00E80032" w:rsidP="00E80032">
      <w:pPr>
        <w:pStyle w:val="Code"/>
      </w:pPr>
      <w:r w:rsidRPr="00903DBA">
        <w:t>-----------     ------------     ------------     ------------</w:t>
      </w:r>
    </w:p>
    <w:p w14:paraId="46776F27" w14:textId="77777777" w:rsidR="00E80032" w:rsidRPr="00903DBA" w:rsidRDefault="00E80032" w:rsidP="00E80032">
      <w:pPr>
        <w:pStyle w:val="Code"/>
        <w:rPr>
          <w:vertAlign w:val="subscript"/>
        </w:rPr>
      </w:pPr>
      <w:r w:rsidRPr="00903DBA">
        <w:t>= 10000010</w:t>
      </w:r>
      <w:r w:rsidRPr="00903DBA">
        <w:rPr>
          <w:vertAlign w:val="subscript"/>
        </w:rPr>
        <w:t>2</w:t>
      </w:r>
      <w:r w:rsidRPr="00903DBA">
        <w:t xml:space="preserve">      = 10111110</w:t>
      </w:r>
      <w:r w:rsidRPr="00903DBA">
        <w:rPr>
          <w:vertAlign w:val="subscript"/>
        </w:rPr>
        <w:t>2</w:t>
      </w:r>
      <w:r w:rsidRPr="00903DBA">
        <w:t xml:space="preserve">      = 00111100</w:t>
      </w:r>
      <w:r w:rsidRPr="00903DBA">
        <w:rPr>
          <w:vertAlign w:val="subscript"/>
        </w:rPr>
        <w:t>2</w:t>
      </w:r>
      <w:r w:rsidRPr="00903DBA">
        <w:t xml:space="preserve">      = 01101001</w:t>
      </w:r>
      <w:r w:rsidRPr="00903DBA">
        <w:rPr>
          <w:vertAlign w:val="subscript"/>
        </w:rPr>
        <w:t>2</w:t>
      </w:r>
    </w:p>
    <w:p w14:paraId="6EF00C46" w14:textId="77777777" w:rsidR="00E80032" w:rsidRPr="00903DBA" w:rsidRDefault="00E80032" w:rsidP="00E80032">
      <w:pPr>
        <w:pStyle w:val="Code"/>
      </w:pPr>
    </w:p>
    <w:p w14:paraId="0A13C2DB" w14:textId="77777777" w:rsidR="00E80032" w:rsidRPr="00903DBA" w:rsidRDefault="00E80032" w:rsidP="00E80032">
      <w:pPr>
        <w:pStyle w:val="Code"/>
        <w:rPr>
          <w:vertAlign w:val="subscript"/>
        </w:rPr>
      </w:pPr>
      <w:r w:rsidRPr="00903DBA">
        <w:t>int a = 170; // 10101010</w:t>
      </w:r>
      <w:r w:rsidRPr="00903DBA">
        <w:rPr>
          <w:vertAlign w:val="subscript"/>
        </w:rPr>
        <w:t>2</w:t>
      </w:r>
    </w:p>
    <w:p w14:paraId="332714EA" w14:textId="77777777" w:rsidR="00E80032" w:rsidRPr="00903DBA" w:rsidRDefault="00E80032" w:rsidP="00E80032">
      <w:pPr>
        <w:pStyle w:val="Code"/>
        <w:rPr>
          <w:vertAlign w:val="subscript"/>
        </w:rPr>
      </w:pPr>
      <w:r w:rsidRPr="00903DBA">
        <w:t>int b = 150; // 10010110</w:t>
      </w:r>
      <w:r w:rsidRPr="00903DBA">
        <w:rPr>
          <w:vertAlign w:val="subscript"/>
        </w:rPr>
        <w:t>2</w:t>
      </w:r>
    </w:p>
    <w:p w14:paraId="7D5A282D" w14:textId="77777777" w:rsidR="00E80032" w:rsidRPr="00903DBA" w:rsidRDefault="00E80032" w:rsidP="00E80032">
      <w:pPr>
        <w:pStyle w:val="Code"/>
        <w:rPr>
          <w:vertAlign w:val="subscript"/>
        </w:rPr>
      </w:pPr>
    </w:p>
    <w:p w14:paraId="06C43805" w14:textId="77777777" w:rsidR="00E80032" w:rsidRPr="00903DBA" w:rsidRDefault="00E80032" w:rsidP="00E80032">
      <w:pPr>
        <w:pStyle w:val="Code"/>
        <w:rPr>
          <w:vertAlign w:val="subscript"/>
        </w:rPr>
      </w:pPr>
      <w:r w:rsidRPr="00903DBA">
        <w:t>int c = a &amp; b; // 10000010</w:t>
      </w:r>
      <w:r w:rsidRPr="00903DBA">
        <w:rPr>
          <w:vertAlign w:val="subscript"/>
        </w:rPr>
        <w:t>2</w:t>
      </w:r>
      <w:r w:rsidRPr="00903DBA">
        <w:t xml:space="preserve"> = 130</w:t>
      </w:r>
      <w:r w:rsidRPr="00903DBA">
        <w:rPr>
          <w:vertAlign w:val="subscript"/>
        </w:rPr>
        <w:t>10</w:t>
      </w:r>
    </w:p>
    <w:p w14:paraId="30A5BA0F" w14:textId="77777777" w:rsidR="00E80032" w:rsidRPr="00903DBA" w:rsidRDefault="00E80032" w:rsidP="00E80032">
      <w:pPr>
        <w:pStyle w:val="Code"/>
        <w:rPr>
          <w:vertAlign w:val="subscript"/>
        </w:rPr>
      </w:pPr>
      <w:r w:rsidRPr="00903DBA">
        <w:t>int d = a | b; // 10111110</w:t>
      </w:r>
      <w:r w:rsidRPr="00903DBA">
        <w:rPr>
          <w:vertAlign w:val="subscript"/>
        </w:rPr>
        <w:t>2</w:t>
      </w:r>
      <w:r w:rsidRPr="00903DBA">
        <w:t xml:space="preserve"> = 190</w:t>
      </w:r>
      <w:r w:rsidRPr="00903DBA">
        <w:rPr>
          <w:vertAlign w:val="subscript"/>
        </w:rPr>
        <w:t>10</w:t>
      </w:r>
    </w:p>
    <w:p w14:paraId="60DFABA9" w14:textId="77777777" w:rsidR="00E80032" w:rsidRPr="00903DBA" w:rsidRDefault="00E80032" w:rsidP="00E80032">
      <w:pPr>
        <w:pStyle w:val="Code"/>
        <w:rPr>
          <w:vertAlign w:val="subscript"/>
        </w:rPr>
      </w:pPr>
      <w:r w:rsidRPr="00903DBA">
        <w:t>int e = a ^ b; // 00111100</w:t>
      </w:r>
      <w:r w:rsidRPr="00903DBA">
        <w:rPr>
          <w:vertAlign w:val="subscript"/>
        </w:rPr>
        <w:t>2</w:t>
      </w:r>
      <w:r w:rsidRPr="00903DBA">
        <w:t xml:space="preserve"> = 60</w:t>
      </w:r>
      <w:r w:rsidRPr="00903DBA">
        <w:rPr>
          <w:vertAlign w:val="subscript"/>
        </w:rPr>
        <w:t>10</w:t>
      </w:r>
    </w:p>
    <w:p w14:paraId="7FC966E8" w14:textId="77777777" w:rsidR="00E80032" w:rsidRPr="00903DBA" w:rsidRDefault="00E80032" w:rsidP="00E80032">
      <w:pPr>
        <w:pStyle w:val="Code"/>
        <w:rPr>
          <w:vertAlign w:val="subscript"/>
        </w:rPr>
      </w:pPr>
      <w:r w:rsidRPr="00903DBA">
        <w:t>int f = ~b;    // 01101001</w:t>
      </w:r>
      <w:r w:rsidRPr="00903DBA">
        <w:rPr>
          <w:vertAlign w:val="subscript"/>
        </w:rPr>
        <w:t>2</w:t>
      </w:r>
      <w:r w:rsidRPr="00903DBA">
        <w:t xml:space="preserve"> = 105</w:t>
      </w:r>
      <w:r w:rsidRPr="00903DBA">
        <w:rPr>
          <w:vertAlign w:val="subscript"/>
        </w:rPr>
        <w:t>10</w:t>
      </w:r>
    </w:p>
    <w:p w14:paraId="6C7DBD6D" w14:textId="77777777" w:rsidR="00E80032" w:rsidRPr="00903DBA" w:rsidRDefault="00E80032" w:rsidP="00E80032">
      <w:r w:rsidRPr="00903DBA">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903DBA" w:rsidRDefault="00E80032" w:rsidP="00E80032">
      <w:pPr>
        <w:pStyle w:val="Code"/>
      </w:pPr>
      <w:r w:rsidRPr="00903DBA">
        <w:t>unsigned char a = 172;    // 10101100</w:t>
      </w:r>
      <w:r w:rsidRPr="00903DBA">
        <w:rPr>
          <w:vertAlign w:val="subscript"/>
        </w:rPr>
        <w:t>2</w:t>
      </w:r>
    </w:p>
    <w:p w14:paraId="5443E0C6" w14:textId="77777777" w:rsidR="00E80032" w:rsidRPr="00903DBA" w:rsidRDefault="00E80032" w:rsidP="00E80032">
      <w:pPr>
        <w:pStyle w:val="Code"/>
      </w:pPr>
      <w:r w:rsidRPr="00903DBA">
        <w:t>unsigned char b = a &lt;&lt; 2; // 10110000</w:t>
      </w:r>
      <w:r w:rsidRPr="00903DBA">
        <w:rPr>
          <w:vertAlign w:val="subscript"/>
        </w:rPr>
        <w:t>2</w:t>
      </w:r>
      <w:r w:rsidRPr="00903DBA">
        <w:t xml:space="preserve"> = 176</w:t>
      </w:r>
      <w:r w:rsidRPr="00903DBA">
        <w:rPr>
          <w:vertAlign w:val="subscript"/>
        </w:rPr>
        <w:t>10</w:t>
      </w:r>
    </w:p>
    <w:p w14:paraId="4B12E2B2" w14:textId="77777777" w:rsidR="00E80032" w:rsidRPr="00903DBA" w:rsidRDefault="00E80032" w:rsidP="00E80032">
      <w:pPr>
        <w:pStyle w:val="Code"/>
      </w:pPr>
    </w:p>
    <w:p w14:paraId="2E8FAD8B" w14:textId="77777777" w:rsidR="00E80032" w:rsidRPr="00903DBA" w:rsidRDefault="00E80032" w:rsidP="00E80032">
      <w:pPr>
        <w:pStyle w:val="Code"/>
      </w:pPr>
      <w:r w:rsidRPr="00903DBA">
        <w:t>unsigned char c = 166;    // 10100110</w:t>
      </w:r>
      <w:r w:rsidRPr="00903DBA">
        <w:rPr>
          <w:vertAlign w:val="subscript"/>
        </w:rPr>
        <w:t>2</w:t>
      </w:r>
    </w:p>
    <w:p w14:paraId="59017008" w14:textId="77777777" w:rsidR="00E80032" w:rsidRPr="00903DBA" w:rsidRDefault="00E80032" w:rsidP="00E80032">
      <w:pPr>
        <w:pStyle w:val="Code"/>
      </w:pPr>
      <w:r w:rsidRPr="00903DBA">
        <w:t>unsigned char d = c &gt;&gt; 2; // 00101001</w:t>
      </w:r>
      <w:r w:rsidRPr="00903DBA">
        <w:rPr>
          <w:vertAlign w:val="subscript"/>
        </w:rPr>
        <w:t>2</w:t>
      </w:r>
      <w:r w:rsidRPr="00903DBA">
        <w:t xml:space="preserve"> = 41</w:t>
      </w:r>
      <w:r w:rsidRPr="00903DBA">
        <w:rPr>
          <w:vertAlign w:val="subscript"/>
        </w:rPr>
        <w:t>10</w:t>
      </w:r>
    </w:p>
    <w:p w14:paraId="2733C823" w14:textId="146A6569"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86" w:name="_Toc320485595"/>
      <w:bookmarkStart w:id="687" w:name="_Toc323656705"/>
      <w:bookmarkStart w:id="688" w:name="_Toc324085443"/>
      <w:bookmarkStart w:id="689" w:name="_Toc383781095"/>
      <w:bookmarkStart w:id="690" w:name="_Toc57656204"/>
      <w:r w:rsidRPr="00903DBA">
        <w:t>Assignment</w:t>
      </w:r>
      <w:bookmarkEnd w:id="686"/>
      <w:bookmarkEnd w:id="687"/>
      <w:bookmarkEnd w:id="688"/>
      <w:bookmarkEnd w:id="689"/>
      <w:bookmarkEnd w:id="690"/>
    </w:p>
    <w:p w14:paraId="0891A968" w14:textId="77777777" w:rsidR="00E80032" w:rsidRPr="00903DBA" w:rsidRDefault="00E80032" w:rsidP="00E65FE6">
      <w:pPr>
        <w:pStyle w:val="CodeHeader"/>
      </w:pPr>
      <w:r w:rsidRPr="00903DBA">
        <w:t xml:space="preserve">There are two kinds of assignment operators: </w:t>
      </w:r>
      <w:r w:rsidRPr="00E17FD3">
        <w:rPr>
          <w:rStyle w:val="KeyWord0"/>
        </w:rPr>
        <w:t>simple</w:t>
      </w:r>
      <w:r w:rsidRPr="00903DBA">
        <w:t xml:space="preserve"> and </w:t>
      </w:r>
      <w:r w:rsidRPr="00E17FD3">
        <w:rPr>
          <w:rStyle w:val="KeyWord0"/>
        </w:rPr>
        <w:t>compound</w:t>
      </w:r>
      <w:r w:rsidRPr="00903DBA">
        <w:t xml:space="preserve">. The simple variant is quite trivial, one or several variables are assigned the value of an expression. In the example below, </w:t>
      </w:r>
      <w:r w:rsidRPr="00E65FE6">
        <w:t>a</w:t>
      </w:r>
      <w:r w:rsidRPr="00903DBA">
        <w:t xml:space="preserve">, </w:t>
      </w:r>
      <w:r w:rsidRPr="00E65FE6">
        <w:t>b</w:t>
      </w:r>
      <w:r w:rsidRPr="00903DBA">
        <w:t xml:space="preserve">, and </w:t>
      </w:r>
      <w:r w:rsidRPr="00E65FE6">
        <w:rPr>
          <w:rStyle w:val="CodeInText"/>
        </w:rPr>
        <w:t>c</w:t>
      </w:r>
      <w:r w:rsidRPr="00903DBA">
        <w:t xml:space="preserve"> are all assigned the value 123.</w:t>
      </w:r>
    </w:p>
    <w:p w14:paraId="571CA138" w14:textId="77777777" w:rsidR="00E80032" w:rsidRPr="00903DBA" w:rsidRDefault="00E80032" w:rsidP="00E80032">
      <w:pPr>
        <w:pStyle w:val="Code"/>
      </w:pPr>
      <w:r w:rsidRPr="00903DBA">
        <w:t>int a, b, c, d = 123;</w:t>
      </w:r>
    </w:p>
    <w:p w14:paraId="0061C228" w14:textId="77777777" w:rsidR="00E80032" w:rsidRPr="00903DBA" w:rsidRDefault="00E80032" w:rsidP="00E80032">
      <w:pPr>
        <w:pStyle w:val="Code"/>
      </w:pPr>
      <w:r w:rsidRPr="00903DBA">
        <w:t>a = d;</w:t>
      </w:r>
    </w:p>
    <w:p w14:paraId="41621FB8" w14:textId="77777777" w:rsidR="00E80032" w:rsidRPr="00903DBA" w:rsidRDefault="00E80032" w:rsidP="00E80032">
      <w:pPr>
        <w:pStyle w:val="Code"/>
      </w:pPr>
      <w:r w:rsidRPr="00903DBA">
        <w:t>b = c = d;</w:t>
      </w:r>
    </w:p>
    <w:p w14:paraId="6C67AF9B" w14:textId="77777777" w:rsidR="00E80032" w:rsidRPr="00903DBA" w:rsidRDefault="00E80032" w:rsidP="00E65FE6">
      <w:pPr>
        <w:pStyle w:val="CodeHeader"/>
      </w:pPr>
      <w:r w:rsidRPr="00903DBA">
        <w:t xml:space="preserve">The compound variant is more complicated. Let us start with the additional assignment operator. In the example below, the value of </w:t>
      </w:r>
      <w:r w:rsidRPr="00E65FE6">
        <w:t>a</w:t>
      </w:r>
      <w:r w:rsidRPr="00903DBA">
        <w:t xml:space="preserve"> is increased by the value of </w:t>
      </w:r>
      <w:r w:rsidRPr="00E65FE6">
        <w:t>b</w:t>
      </w:r>
      <w:r w:rsidRPr="00903DBA">
        <w:t xml:space="preserve">; that is, </w:t>
      </w:r>
      <w:r w:rsidRPr="00E65FE6">
        <w:rPr>
          <w:rStyle w:val="CodeInText"/>
        </w:rPr>
        <w:t>a</w:t>
      </w:r>
      <w:r w:rsidRPr="00903DBA">
        <w:t xml:space="preserve"> is given the value 4.</w:t>
      </w:r>
    </w:p>
    <w:p w14:paraId="60C8CCC3" w14:textId="77777777" w:rsidR="00E80032" w:rsidRPr="00903DBA" w:rsidRDefault="00E80032" w:rsidP="00E80032">
      <w:pPr>
        <w:pStyle w:val="Code"/>
      </w:pPr>
      <w:r w:rsidRPr="00903DBA">
        <w:t>int a = 2, b = 4, c = 2;</w:t>
      </w:r>
    </w:p>
    <w:p w14:paraId="12642DA2" w14:textId="77777777" w:rsidR="00E80032" w:rsidRPr="00903DBA" w:rsidRDefault="00E80032" w:rsidP="00E80032">
      <w:pPr>
        <w:pStyle w:val="Code"/>
      </w:pPr>
      <w:r w:rsidRPr="00903DBA">
        <w:t>a += c; // 4, equivalent to a = a + c.</w:t>
      </w:r>
    </w:p>
    <w:p w14:paraId="28375CB2" w14:textId="77777777" w:rsidR="00E80032" w:rsidRPr="00903DBA" w:rsidRDefault="00E80032" w:rsidP="00E80032">
      <w:pPr>
        <w:pStyle w:val="Code"/>
      </w:pPr>
      <w:r w:rsidRPr="00903DBA">
        <w:t>b -= c; // 2, equivalent to a = a - c.</w:t>
      </w:r>
    </w:p>
    <w:p w14:paraId="6EEBDF05" w14:textId="77777777" w:rsidR="00E80032" w:rsidRPr="00903DBA" w:rsidRDefault="00E80032" w:rsidP="00E65FE6">
      <w:pPr>
        <w:pStyle w:val="CodeHeader"/>
      </w:pPr>
      <w:r w:rsidRPr="00903DBA">
        <w:t xml:space="preserve">In a similar manner, there are operations -=, *=, /=, %=, |=, &amp;=, ^=, &lt;&lt;=, and &gt;&gt;=. Note the difference between </w:t>
      </w:r>
      <w:r w:rsidRPr="00E65FE6">
        <w:t>a -= 2</w:t>
      </w:r>
      <w:r w:rsidRPr="00903DBA">
        <w:t xml:space="preserve"> and </w:t>
      </w:r>
      <w:r w:rsidRPr="00E65FE6">
        <w:t>a =- 2</w:t>
      </w:r>
      <w:r w:rsidRPr="00903DBA">
        <w:t xml:space="preserve">. In the former case, </w:t>
      </w:r>
      <w:r w:rsidRPr="00E65FE6">
        <w:t>a</w:t>
      </w:r>
      <w:r w:rsidRPr="00903DBA">
        <w:t xml:space="preserve"> is decreased by </w:t>
      </w:r>
      <w:r w:rsidRPr="00E65FE6">
        <w:t>2</w:t>
      </w:r>
      <w:r w:rsidRPr="00903DBA">
        <w:t xml:space="preserve">. In the latter case, </w:t>
      </w:r>
      <w:r w:rsidRPr="00E65FE6">
        <w:t>a</w:t>
      </w:r>
      <w:r w:rsidRPr="00903DBA">
        <w:t xml:space="preserve"> is assigned </w:t>
      </w:r>
      <w:r w:rsidRPr="00E65FE6">
        <w:rPr>
          <w:rStyle w:val="CodeInText"/>
        </w:rPr>
        <w:t>-2</w:t>
      </w:r>
      <w:r w:rsidRPr="00903DBA">
        <w:t>.</w:t>
      </w:r>
    </w:p>
    <w:p w14:paraId="69D7B228" w14:textId="071B2DB5"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91" w:name="_Toc320485596"/>
      <w:bookmarkStart w:id="692" w:name="_Toc323656706"/>
      <w:bookmarkStart w:id="693" w:name="_Toc324085444"/>
      <w:bookmarkStart w:id="694" w:name="_Toc383781096"/>
      <w:bookmarkStart w:id="695" w:name="_Toc57656205"/>
      <w:r w:rsidRPr="00903DBA">
        <w:t>The Condition Operator</w:t>
      </w:r>
      <w:bookmarkEnd w:id="691"/>
      <w:bookmarkEnd w:id="692"/>
      <w:bookmarkEnd w:id="693"/>
      <w:bookmarkEnd w:id="694"/>
      <w:bookmarkEnd w:id="695"/>
    </w:p>
    <w:p w14:paraId="12DAA5BD" w14:textId="77777777" w:rsidR="00E80032" w:rsidRPr="00903DBA" w:rsidRDefault="00E80032" w:rsidP="00E80032">
      <w:r w:rsidRPr="00903DBA">
        <w:t xml:space="preserve">The </w:t>
      </w:r>
      <w:r w:rsidRPr="00E17FD3">
        <w:rPr>
          <w:rStyle w:val="KeyWord0"/>
        </w:rPr>
        <w:t>condition</w:t>
      </w:r>
      <w:r w:rsidRPr="00903DBA">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903DBA" w:rsidRDefault="00E80032" w:rsidP="00E80032">
      <w:pPr>
        <w:pStyle w:val="Code"/>
      </w:pPr>
      <w:r w:rsidRPr="00903DBA">
        <w:t>int a = 1, b = 2, max;</w:t>
      </w:r>
    </w:p>
    <w:p w14:paraId="675948DB" w14:textId="77777777" w:rsidR="00E80032" w:rsidRPr="00903DBA" w:rsidRDefault="00E80032" w:rsidP="00E80032">
      <w:pPr>
        <w:pStyle w:val="Code"/>
      </w:pPr>
      <w:r w:rsidRPr="00903DBA">
        <w:t>max = (a &gt; b) ? a : b; // The maximal value of a and b.</w:t>
      </w:r>
    </w:p>
    <w:p w14:paraId="674CDF29" w14:textId="77777777" w:rsidR="00E80032" w:rsidRPr="00903DBA" w:rsidRDefault="00E80032" w:rsidP="00E80032">
      <w:r w:rsidRPr="00903DBA">
        <w:t>Too frequent use of this operator tends to make the code compact and hard to read. A piece of advice is that you restrict your use of the operator to the trivial cases.</w:t>
      </w:r>
    </w:p>
    <w:p w14:paraId="0B1A0D6D" w14:textId="5EB9E10B"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96" w:name="_Toc320485597"/>
      <w:bookmarkStart w:id="697" w:name="_Toc323656707"/>
      <w:bookmarkStart w:id="698" w:name="_Toc324085445"/>
      <w:bookmarkStart w:id="699" w:name="_Toc383781097"/>
      <w:bookmarkStart w:id="700" w:name="_Toc57656206"/>
      <w:r w:rsidRPr="00903DBA">
        <w:t>Precedence and Associatively</w:t>
      </w:r>
      <w:bookmarkEnd w:id="696"/>
      <w:bookmarkEnd w:id="697"/>
      <w:bookmarkEnd w:id="698"/>
      <w:bookmarkEnd w:id="699"/>
      <w:bookmarkEnd w:id="700"/>
    </w:p>
    <w:p w14:paraId="0181C6CC" w14:textId="77777777" w:rsidR="00E80032" w:rsidRPr="00903DBA" w:rsidRDefault="00E80032" w:rsidP="00E65FE6">
      <w:pPr>
        <w:pStyle w:val="CodeHeader"/>
      </w:pPr>
      <w:r w:rsidRPr="00903DBA">
        <w:t xml:space="preserve">Given the expression </w:t>
      </w:r>
      <w:r w:rsidRPr="00E65FE6">
        <w:t>1 + 2 * 5</w:t>
      </w:r>
      <w:r w:rsidRPr="00903DBA">
        <w:t xml:space="preserve">, what is its value? It is </w:t>
      </w:r>
      <w:r w:rsidRPr="00E65FE6">
        <w:rPr>
          <w:rStyle w:val="CodeInText"/>
        </w:rPr>
        <w:t>11</w:t>
      </w:r>
      <w:r w:rsidRPr="00903DBA">
        <w:t xml:space="preserve"> because we first multiply two with five and then add one. We say that multiplication has a higher</w:t>
      </w:r>
      <w:r w:rsidRPr="00903DBA">
        <w:rPr>
          <w:rStyle w:val="Italic"/>
        </w:rPr>
        <w:t xml:space="preserve"> </w:t>
      </w:r>
      <w:r w:rsidRPr="00E17FD3">
        <w:rPr>
          <w:rStyle w:val="KeyWord0"/>
        </w:rPr>
        <w:t>precedence</w:t>
      </w:r>
      <w:r w:rsidRPr="00903DBA">
        <w:rPr>
          <w:rStyle w:val="Italic"/>
        </w:rPr>
        <w:t xml:space="preserve"> </w:t>
      </w:r>
      <w:r w:rsidRPr="00903DBA">
        <w:t>than addition.</w:t>
      </w:r>
    </w:p>
    <w:p w14:paraId="6AB43C6D" w14:textId="77777777" w:rsidR="00E80032" w:rsidRPr="00903DBA" w:rsidRDefault="00E80032" w:rsidP="00E65FE6">
      <w:pPr>
        <w:pStyle w:val="CodeHeader"/>
      </w:pPr>
      <w:r w:rsidRPr="00903DBA">
        <w:t xml:space="preserve">What if we limit ourselves to one operator? Let us pick subtraction. What value has the expression </w:t>
      </w:r>
      <w:r w:rsidRPr="00E65FE6">
        <w:t>8 – 4 – 2</w:t>
      </w:r>
      <w:r w:rsidRPr="00903DBA">
        <w:t xml:space="preserve">? As we first subtract </w:t>
      </w:r>
      <w:r w:rsidRPr="00E65FE6">
        <w:t>4</w:t>
      </w:r>
      <w:r w:rsidRPr="00903DBA">
        <w:t xml:space="preserve"> from </w:t>
      </w:r>
      <w:r w:rsidRPr="00E65FE6">
        <w:t>8</w:t>
      </w:r>
      <w:r w:rsidRPr="00903DBA">
        <w:t xml:space="preserve"> and then subtract </w:t>
      </w:r>
      <w:r w:rsidRPr="00E65FE6">
        <w:t>2</w:t>
      </w:r>
      <w:r w:rsidRPr="00903DBA">
        <w:t xml:space="preserve">, the result is </w:t>
      </w:r>
      <w:r w:rsidRPr="00E65FE6">
        <w:rPr>
          <w:rStyle w:val="CodeInText"/>
        </w:rPr>
        <w:t>2</w:t>
      </w:r>
      <w:r w:rsidRPr="00903DBA">
        <w:t xml:space="preserve">. As we evaluate the value from left to right, we say that subtraction is </w:t>
      </w:r>
      <w:r w:rsidRPr="00E17FD3">
        <w:rPr>
          <w:rStyle w:val="KeyWord0"/>
        </w:rPr>
        <w:t>left associative</w:t>
      </w:r>
      <w:r w:rsidRPr="00903DBA">
        <w:t>.</w:t>
      </w:r>
    </w:p>
    <w:p w14:paraId="1F7F03E8" w14:textId="369ED9C9" w:rsidR="00E80032" w:rsidRPr="00903DBA" w:rsidRDefault="00E80032" w:rsidP="00E80032">
      <w:r w:rsidRPr="00903DBA">
        <w:t>Below follows a table over the pr</w:t>
      </w:r>
      <w:r w:rsidR="00414C74" w:rsidRPr="00903DBA">
        <w:t>or</w:t>
      </w:r>
      <w:r w:rsidRPr="00903DBA">
        <w:t xml:space="preserve">ities and associative of the C operators. The first operator in the table has the highest </w:t>
      </w:r>
      <w:r w:rsidR="009A4399" w:rsidRPr="00903DBA">
        <w:t>precedence</w:t>
      </w:r>
      <w:r w:rsidRPr="00903DBA">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903DBA" w14:paraId="79C4A4DA" w14:textId="77777777" w:rsidTr="000803FF">
        <w:tc>
          <w:tcPr>
            <w:tcW w:w="2664" w:type="dxa"/>
          </w:tcPr>
          <w:p w14:paraId="66C5A635" w14:textId="77777777" w:rsidR="00E80032" w:rsidRPr="00903DBA" w:rsidRDefault="00E80032" w:rsidP="000803FF">
            <w:pPr>
              <w:rPr>
                <w:rStyle w:val="Bold"/>
              </w:rPr>
            </w:pPr>
            <w:r w:rsidRPr="00903DBA">
              <w:rPr>
                <w:rStyle w:val="Bold"/>
              </w:rPr>
              <w:t>Group</w:t>
            </w:r>
          </w:p>
        </w:tc>
        <w:tc>
          <w:tcPr>
            <w:tcW w:w="3288" w:type="dxa"/>
          </w:tcPr>
          <w:p w14:paraId="478631AB" w14:textId="77777777" w:rsidR="00E80032" w:rsidRPr="00903DBA" w:rsidRDefault="00E80032" w:rsidP="000803FF">
            <w:pPr>
              <w:rPr>
                <w:rStyle w:val="Bold"/>
              </w:rPr>
            </w:pPr>
            <w:r w:rsidRPr="00903DBA">
              <w:rPr>
                <w:rStyle w:val="Bold"/>
              </w:rPr>
              <w:t>Operators</w:t>
            </w:r>
          </w:p>
        </w:tc>
        <w:tc>
          <w:tcPr>
            <w:tcW w:w="2108" w:type="dxa"/>
          </w:tcPr>
          <w:p w14:paraId="022C54FA" w14:textId="77777777" w:rsidR="00E80032" w:rsidRPr="00903DBA" w:rsidRDefault="00E80032" w:rsidP="000803FF">
            <w:pPr>
              <w:rPr>
                <w:rStyle w:val="Bold"/>
              </w:rPr>
            </w:pPr>
            <w:r w:rsidRPr="00903DBA">
              <w:rPr>
                <w:rStyle w:val="Bold"/>
              </w:rPr>
              <w:t>Associatively</w:t>
            </w:r>
          </w:p>
        </w:tc>
      </w:tr>
      <w:tr w:rsidR="00E80032" w:rsidRPr="00903DBA" w14:paraId="25149494" w14:textId="77777777" w:rsidTr="000803FF">
        <w:tc>
          <w:tcPr>
            <w:tcW w:w="2664" w:type="dxa"/>
          </w:tcPr>
          <w:p w14:paraId="07F53B95" w14:textId="77777777" w:rsidR="00E80032" w:rsidRPr="00903DBA" w:rsidRDefault="00E80032" w:rsidP="000803FF">
            <w:r w:rsidRPr="00903DBA">
              <w:t>Brackets and fields</w:t>
            </w:r>
          </w:p>
        </w:tc>
        <w:tc>
          <w:tcPr>
            <w:tcW w:w="3288" w:type="dxa"/>
          </w:tcPr>
          <w:p w14:paraId="65FB7B66" w14:textId="77777777" w:rsidR="00E80032" w:rsidRPr="00903DBA" w:rsidRDefault="00E80032" w:rsidP="000803FF">
            <w:r w:rsidRPr="00903DBA">
              <w:t>() [] -&gt; .</w:t>
            </w:r>
          </w:p>
        </w:tc>
        <w:tc>
          <w:tcPr>
            <w:tcW w:w="2108" w:type="dxa"/>
          </w:tcPr>
          <w:p w14:paraId="7BB9E1B3" w14:textId="77777777" w:rsidR="00E80032" w:rsidRPr="00903DBA" w:rsidRDefault="00E80032" w:rsidP="000803FF">
            <w:r w:rsidRPr="00903DBA">
              <w:t>Left to Right</w:t>
            </w:r>
          </w:p>
        </w:tc>
      </w:tr>
      <w:tr w:rsidR="00E80032" w:rsidRPr="00903DBA" w14:paraId="5CC2E778" w14:textId="77777777" w:rsidTr="000803FF">
        <w:tc>
          <w:tcPr>
            <w:tcW w:w="2664" w:type="dxa"/>
          </w:tcPr>
          <w:p w14:paraId="2194B1AF" w14:textId="77777777" w:rsidR="00E80032" w:rsidRPr="00903DBA" w:rsidRDefault="00E80032" w:rsidP="000803FF">
            <w:r w:rsidRPr="00903DBA">
              <w:t>Unary operator</w:t>
            </w:r>
          </w:p>
        </w:tc>
        <w:tc>
          <w:tcPr>
            <w:tcW w:w="3288" w:type="dxa"/>
          </w:tcPr>
          <w:p w14:paraId="607137BA" w14:textId="77777777" w:rsidR="00E80032" w:rsidRPr="00903DBA" w:rsidRDefault="00E80032" w:rsidP="000803FF">
            <w:r w:rsidRPr="00903DBA">
              <w:t>! ~ ++ -- + - (type) sizeof</w:t>
            </w:r>
          </w:p>
        </w:tc>
        <w:tc>
          <w:tcPr>
            <w:tcW w:w="2108" w:type="dxa"/>
          </w:tcPr>
          <w:p w14:paraId="7273BA67" w14:textId="77777777" w:rsidR="00E80032" w:rsidRPr="00903DBA" w:rsidRDefault="00E80032" w:rsidP="000803FF">
            <w:r w:rsidRPr="00903DBA">
              <w:t>Right to Left</w:t>
            </w:r>
          </w:p>
        </w:tc>
      </w:tr>
      <w:tr w:rsidR="00E80032" w:rsidRPr="00903DBA" w14:paraId="7D4CF0AD" w14:textId="77777777" w:rsidTr="000803FF">
        <w:tc>
          <w:tcPr>
            <w:tcW w:w="2664" w:type="dxa"/>
          </w:tcPr>
          <w:p w14:paraId="3C36CFB8" w14:textId="77777777" w:rsidR="00E80032" w:rsidRPr="00903DBA" w:rsidRDefault="00E80032" w:rsidP="000803FF">
            <w:r w:rsidRPr="00903DBA">
              <w:t>Arithmetic operators</w:t>
            </w:r>
          </w:p>
        </w:tc>
        <w:tc>
          <w:tcPr>
            <w:tcW w:w="3288" w:type="dxa"/>
          </w:tcPr>
          <w:p w14:paraId="1DCB999E" w14:textId="77777777" w:rsidR="00E80032" w:rsidRPr="00903DBA" w:rsidRDefault="00E80032" w:rsidP="000803FF">
            <w:r w:rsidRPr="00903DBA">
              <w:t>* / %</w:t>
            </w:r>
          </w:p>
          <w:p w14:paraId="26D0F8B9" w14:textId="77777777" w:rsidR="00E80032" w:rsidRPr="00903DBA" w:rsidRDefault="00E80032" w:rsidP="000803FF">
            <w:r w:rsidRPr="00903DBA">
              <w:t>+ -</w:t>
            </w:r>
          </w:p>
        </w:tc>
        <w:tc>
          <w:tcPr>
            <w:tcW w:w="2108" w:type="dxa"/>
          </w:tcPr>
          <w:p w14:paraId="39E29F22" w14:textId="77777777" w:rsidR="00E80032" w:rsidRPr="00903DBA" w:rsidRDefault="00E80032" w:rsidP="000803FF">
            <w:r w:rsidRPr="00903DBA">
              <w:t>Left to Right</w:t>
            </w:r>
          </w:p>
          <w:p w14:paraId="45FFB198" w14:textId="77777777" w:rsidR="00E80032" w:rsidRPr="00903DBA" w:rsidRDefault="00E80032" w:rsidP="000803FF">
            <w:r w:rsidRPr="00903DBA">
              <w:t>Left to Right</w:t>
            </w:r>
          </w:p>
        </w:tc>
      </w:tr>
      <w:tr w:rsidR="00E80032" w:rsidRPr="00903DBA" w14:paraId="678E8DBF" w14:textId="77777777" w:rsidTr="000803FF">
        <w:tc>
          <w:tcPr>
            <w:tcW w:w="2664" w:type="dxa"/>
          </w:tcPr>
          <w:p w14:paraId="0BBA2299" w14:textId="77777777" w:rsidR="00E80032" w:rsidRPr="00903DBA" w:rsidRDefault="00E80032" w:rsidP="000803FF">
            <w:r w:rsidRPr="00903DBA">
              <w:t>Shift operators</w:t>
            </w:r>
          </w:p>
        </w:tc>
        <w:tc>
          <w:tcPr>
            <w:tcW w:w="3288" w:type="dxa"/>
          </w:tcPr>
          <w:p w14:paraId="7ECE03E5" w14:textId="77777777" w:rsidR="00E80032" w:rsidRPr="00903DBA" w:rsidRDefault="00E80032" w:rsidP="000803FF">
            <w:r w:rsidRPr="00903DBA">
              <w:t>&lt;&lt; &gt;&gt;</w:t>
            </w:r>
          </w:p>
        </w:tc>
        <w:tc>
          <w:tcPr>
            <w:tcW w:w="2108" w:type="dxa"/>
          </w:tcPr>
          <w:p w14:paraId="407870DC" w14:textId="77777777" w:rsidR="00E80032" w:rsidRPr="00903DBA" w:rsidRDefault="00E80032" w:rsidP="000803FF">
            <w:r w:rsidRPr="00903DBA">
              <w:t>Left to Right</w:t>
            </w:r>
          </w:p>
        </w:tc>
      </w:tr>
      <w:tr w:rsidR="00E80032" w:rsidRPr="00903DBA" w14:paraId="59091B90" w14:textId="77777777" w:rsidTr="000803FF">
        <w:tc>
          <w:tcPr>
            <w:tcW w:w="2664" w:type="dxa"/>
          </w:tcPr>
          <w:p w14:paraId="62E0D2D1" w14:textId="77777777" w:rsidR="00E80032" w:rsidRPr="00903DBA" w:rsidRDefault="00E80032" w:rsidP="000803FF">
            <w:r w:rsidRPr="00903DBA">
              <w:t>Relation operators</w:t>
            </w:r>
          </w:p>
        </w:tc>
        <w:tc>
          <w:tcPr>
            <w:tcW w:w="3288" w:type="dxa"/>
          </w:tcPr>
          <w:p w14:paraId="6604947C" w14:textId="77777777" w:rsidR="00E80032" w:rsidRPr="00903DBA" w:rsidRDefault="00E80032" w:rsidP="000803FF">
            <w:r w:rsidRPr="00903DBA">
              <w:t>&lt; &lt;= &gt; &gt;=</w:t>
            </w:r>
          </w:p>
          <w:p w14:paraId="58C13CDA" w14:textId="77777777" w:rsidR="00E80032" w:rsidRPr="00903DBA" w:rsidRDefault="00E80032" w:rsidP="000803FF">
            <w:r w:rsidRPr="00903DBA">
              <w:t>== !=</w:t>
            </w:r>
          </w:p>
        </w:tc>
        <w:tc>
          <w:tcPr>
            <w:tcW w:w="2108" w:type="dxa"/>
          </w:tcPr>
          <w:p w14:paraId="08484EF1" w14:textId="77777777" w:rsidR="00E80032" w:rsidRPr="00903DBA" w:rsidRDefault="00E80032" w:rsidP="000803FF">
            <w:r w:rsidRPr="00903DBA">
              <w:t>Left to Right</w:t>
            </w:r>
          </w:p>
        </w:tc>
      </w:tr>
      <w:tr w:rsidR="00E80032" w:rsidRPr="00903DBA" w14:paraId="18A9B04D" w14:textId="77777777" w:rsidTr="000803FF">
        <w:tc>
          <w:tcPr>
            <w:tcW w:w="2664" w:type="dxa"/>
          </w:tcPr>
          <w:p w14:paraId="4D733D00" w14:textId="77777777" w:rsidR="00E80032" w:rsidRPr="00903DBA" w:rsidRDefault="00E80032" w:rsidP="000803FF">
            <w:r w:rsidRPr="00903DBA">
              <w:t>Bitwise operators</w:t>
            </w:r>
          </w:p>
        </w:tc>
        <w:tc>
          <w:tcPr>
            <w:tcW w:w="3288" w:type="dxa"/>
          </w:tcPr>
          <w:p w14:paraId="58F81319" w14:textId="77777777" w:rsidR="00E80032" w:rsidRPr="00903DBA" w:rsidRDefault="00E80032" w:rsidP="000803FF">
            <w:r w:rsidRPr="00903DBA">
              <w:t>&amp;</w:t>
            </w:r>
          </w:p>
          <w:p w14:paraId="400187B7" w14:textId="77777777" w:rsidR="00E80032" w:rsidRPr="00903DBA" w:rsidRDefault="00E80032" w:rsidP="000803FF">
            <w:r w:rsidRPr="00903DBA">
              <w:t>^</w:t>
            </w:r>
          </w:p>
          <w:p w14:paraId="15C044F6" w14:textId="77777777" w:rsidR="00E80032" w:rsidRPr="00903DBA" w:rsidRDefault="00E80032" w:rsidP="000803FF">
            <w:r w:rsidRPr="00903DBA">
              <w:t>|</w:t>
            </w:r>
          </w:p>
        </w:tc>
        <w:tc>
          <w:tcPr>
            <w:tcW w:w="2108" w:type="dxa"/>
          </w:tcPr>
          <w:p w14:paraId="0C223DCE" w14:textId="77777777" w:rsidR="00E80032" w:rsidRPr="00903DBA" w:rsidRDefault="00E80032" w:rsidP="000803FF">
            <w:r w:rsidRPr="00903DBA">
              <w:t>Left to Right</w:t>
            </w:r>
          </w:p>
        </w:tc>
      </w:tr>
      <w:tr w:rsidR="00E80032" w:rsidRPr="00903DBA" w14:paraId="65B4BE52" w14:textId="77777777" w:rsidTr="000803FF">
        <w:tc>
          <w:tcPr>
            <w:tcW w:w="2664" w:type="dxa"/>
          </w:tcPr>
          <w:p w14:paraId="40DD30BF" w14:textId="77777777" w:rsidR="00E80032" w:rsidRPr="00903DBA" w:rsidRDefault="00E80032" w:rsidP="000803FF">
            <w:r w:rsidRPr="00903DBA">
              <w:t>Logical operators</w:t>
            </w:r>
          </w:p>
        </w:tc>
        <w:tc>
          <w:tcPr>
            <w:tcW w:w="3288" w:type="dxa"/>
          </w:tcPr>
          <w:p w14:paraId="00A3E0C3" w14:textId="77777777" w:rsidR="00E80032" w:rsidRPr="00903DBA" w:rsidRDefault="00E80032" w:rsidP="000803FF">
            <w:r w:rsidRPr="00903DBA">
              <w:t>&amp;&amp;</w:t>
            </w:r>
          </w:p>
          <w:p w14:paraId="29F2565C" w14:textId="77777777" w:rsidR="00E80032" w:rsidRPr="00903DBA" w:rsidRDefault="00E80032" w:rsidP="000803FF">
            <w:r w:rsidRPr="00903DBA">
              <w:t>||</w:t>
            </w:r>
          </w:p>
        </w:tc>
        <w:tc>
          <w:tcPr>
            <w:tcW w:w="2108" w:type="dxa"/>
          </w:tcPr>
          <w:p w14:paraId="50E7BFC5" w14:textId="77777777" w:rsidR="00E80032" w:rsidRPr="00903DBA" w:rsidRDefault="00E80032" w:rsidP="000803FF">
            <w:r w:rsidRPr="00903DBA">
              <w:t>Left to Right</w:t>
            </w:r>
          </w:p>
        </w:tc>
      </w:tr>
      <w:tr w:rsidR="00E80032" w:rsidRPr="00903DBA" w14:paraId="7C872C18" w14:textId="77777777" w:rsidTr="000803FF">
        <w:tc>
          <w:tcPr>
            <w:tcW w:w="2664" w:type="dxa"/>
          </w:tcPr>
          <w:p w14:paraId="61F63889" w14:textId="77777777" w:rsidR="00E80032" w:rsidRPr="00903DBA" w:rsidRDefault="00E80032" w:rsidP="000803FF">
            <w:r w:rsidRPr="00903DBA">
              <w:t>Conditional operator</w:t>
            </w:r>
          </w:p>
        </w:tc>
        <w:tc>
          <w:tcPr>
            <w:tcW w:w="3288" w:type="dxa"/>
          </w:tcPr>
          <w:p w14:paraId="3DE3DD6D" w14:textId="77777777" w:rsidR="00E80032" w:rsidRPr="00903DBA" w:rsidRDefault="00E80032" w:rsidP="000803FF">
            <w:r w:rsidRPr="00903DBA">
              <w:t>?:</w:t>
            </w:r>
          </w:p>
        </w:tc>
        <w:tc>
          <w:tcPr>
            <w:tcW w:w="2108" w:type="dxa"/>
          </w:tcPr>
          <w:p w14:paraId="69B26986" w14:textId="77777777" w:rsidR="00E80032" w:rsidRPr="00903DBA" w:rsidRDefault="00E80032" w:rsidP="000803FF">
            <w:r w:rsidRPr="00903DBA">
              <w:t>Right to Left</w:t>
            </w:r>
          </w:p>
        </w:tc>
      </w:tr>
      <w:tr w:rsidR="00E80032" w:rsidRPr="00903DBA" w14:paraId="29368618" w14:textId="77777777" w:rsidTr="000803FF">
        <w:tc>
          <w:tcPr>
            <w:tcW w:w="2664" w:type="dxa"/>
          </w:tcPr>
          <w:p w14:paraId="68B37C91" w14:textId="77777777" w:rsidR="00E80032" w:rsidRPr="00903DBA" w:rsidRDefault="00E80032" w:rsidP="000803FF">
            <w:r w:rsidRPr="00903DBA">
              <w:t>Assignment operators</w:t>
            </w:r>
          </w:p>
        </w:tc>
        <w:tc>
          <w:tcPr>
            <w:tcW w:w="3288" w:type="dxa"/>
          </w:tcPr>
          <w:p w14:paraId="48BEBD96" w14:textId="77777777" w:rsidR="00E80032" w:rsidRPr="00903DBA" w:rsidRDefault="00E80032" w:rsidP="000803FF">
            <w:r w:rsidRPr="00903DBA">
              <w:t>= += -= */ /= %= &amp;= ^= |= &lt;&lt;= &gt;&gt;=</w:t>
            </w:r>
          </w:p>
        </w:tc>
        <w:tc>
          <w:tcPr>
            <w:tcW w:w="2108" w:type="dxa"/>
          </w:tcPr>
          <w:p w14:paraId="587C0772" w14:textId="77777777" w:rsidR="00E80032" w:rsidRPr="00903DBA" w:rsidRDefault="00E80032" w:rsidP="000803FF">
            <w:r w:rsidRPr="00903DBA">
              <w:t>Right to Left</w:t>
            </w:r>
          </w:p>
        </w:tc>
      </w:tr>
      <w:tr w:rsidR="00E80032" w:rsidRPr="00903DBA" w14:paraId="48E33137" w14:textId="77777777" w:rsidTr="000803FF">
        <w:tc>
          <w:tcPr>
            <w:tcW w:w="2664" w:type="dxa"/>
          </w:tcPr>
          <w:p w14:paraId="2BC30CDA" w14:textId="77777777" w:rsidR="00E80032" w:rsidRPr="00903DBA" w:rsidRDefault="00E80032" w:rsidP="000803FF">
            <w:r w:rsidRPr="00903DBA">
              <w:t>Comma operator</w:t>
            </w:r>
          </w:p>
        </w:tc>
        <w:tc>
          <w:tcPr>
            <w:tcW w:w="3288" w:type="dxa"/>
          </w:tcPr>
          <w:p w14:paraId="74D0E1A2" w14:textId="77777777" w:rsidR="00E80032" w:rsidRPr="00903DBA" w:rsidRDefault="00E80032" w:rsidP="000803FF">
            <w:r w:rsidRPr="00903DBA">
              <w:t>,</w:t>
            </w:r>
          </w:p>
        </w:tc>
        <w:tc>
          <w:tcPr>
            <w:tcW w:w="2108" w:type="dxa"/>
          </w:tcPr>
          <w:p w14:paraId="0C6CE6E9" w14:textId="77777777" w:rsidR="00E80032" w:rsidRPr="00903DBA" w:rsidRDefault="00E80032" w:rsidP="000803FF">
            <w:r w:rsidRPr="00903DBA">
              <w:t>Left to Right</w:t>
            </w:r>
          </w:p>
        </w:tc>
      </w:tr>
    </w:tbl>
    <w:p w14:paraId="4EE3EA24" w14:textId="77777777" w:rsidR="00E80032" w:rsidRPr="00903DBA" w:rsidRDefault="00E80032" w:rsidP="00E65FE6">
      <w:pPr>
        <w:pStyle w:val="CodeHeader"/>
        <w:rPr>
          <w:noProof/>
        </w:rPr>
      </w:pPr>
      <w:r w:rsidRPr="00903DBA">
        <w:rPr>
          <w:noProof/>
        </w:rPr>
        <w:t xml:space="preserve">Note that unary +, -, &amp;, and * have higher </w:t>
      </w:r>
      <w:r w:rsidR="009A4399" w:rsidRPr="00903DBA">
        <w:t>precedence</w:t>
      </w:r>
      <w:r w:rsidR="009A4399" w:rsidRPr="00903DBA">
        <w:rPr>
          <w:noProof/>
        </w:rPr>
        <w:t xml:space="preserve"> </w:t>
      </w:r>
      <w:r w:rsidRPr="00903DBA">
        <w:rPr>
          <w:noProof/>
        </w:rPr>
        <w:t xml:space="preserve">than their binary forms. Note that we always can change the evaluation order of an expression by inserting parantheses at appropriate posititions. The expression </w:t>
      </w:r>
      <w:r w:rsidRPr="00E65FE6">
        <w:t>(1 + 2) * 5</w:t>
      </w:r>
      <w:r w:rsidRPr="00903DBA">
        <w:t xml:space="preserve"> </w:t>
      </w:r>
      <w:r w:rsidRPr="00903DBA">
        <w:rPr>
          <w:noProof/>
        </w:rPr>
        <w:t xml:space="preserve">has the value </w:t>
      </w:r>
      <w:r w:rsidRPr="00E65FE6">
        <w:rPr>
          <w:rStyle w:val="CodeInText"/>
        </w:rPr>
        <w:t>15</w:t>
      </w:r>
      <w:r w:rsidRPr="00903DBA">
        <w:rPr>
          <w:noProof/>
        </w:rPr>
        <w:t>.</w:t>
      </w:r>
    </w:p>
    <w:p w14:paraId="189A34C8" w14:textId="31D3093A" w:rsidR="00E80032" w:rsidRPr="00903DBA" w:rsidRDefault="00E80032" w:rsidP="007C7CB2">
      <w:pPr>
        <w:pStyle w:val="Rubrik2"/>
      </w:pPr>
      <w:bookmarkStart w:id="701" w:name="_Toc320485598"/>
      <w:bookmarkStart w:id="702" w:name="_Toc323656708"/>
      <w:bookmarkStart w:id="703" w:name="_Toc324085446"/>
      <w:bookmarkStart w:id="704" w:name="_Toc383781098"/>
      <w:bookmarkStart w:id="705" w:name="_Toc57656207"/>
      <w:r w:rsidRPr="00903DBA">
        <w:t>Statements</w:t>
      </w:r>
      <w:bookmarkEnd w:id="701"/>
      <w:bookmarkEnd w:id="702"/>
      <w:bookmarkEnd w:id="703"/>
      <w:bookmarkEnd w:id="704"/>
      <w:bookmarkEnd w:id="705"/>
    </w:p>
    <w:p w14:paraId="6EE79DFE" w14:textId="77777777" w:rsidR="00E80032" w:rsidRPr="00903DBA" w:rsidRDefault="00E80032" w:rsidP="00E80032">
      <w:r w:rsidRPr="00903DBA">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903DBA" w14:paraId="2F7C71A6" w14:textId="77777777" w:rsidTr="000803FF">
        <w:tc>
          <w:tcPr>
            <w:tcW w:w="3800" w:type="dxa"/>
          </w:tcPr>
          <w:p w14:paraId="46A50219" w14:textId="77777777" w:rsidR="00E80032" w:rsidRPr="00903DBA" w:rsidRDefault="00E80032" w:rsidP="000803FF">
            <w:pPr>
              <w:rPr>
                <w:rStyle w:val="Bold"/>
              </w:rPr>
            </w:pPr>
            <w:r w:rsidRPr="00903DBA">
              <w:rPr>
                <w:rStyle w:val="Bold"/>
              </w:rPr>
              <w:t>Kind</w:t>
            </w:r>
          </w:p>
        </w:tc>
        <w:tc>
          <w:tcPr>
            <w:tcW w:w="3834" w:type="dxa"/>
          </w:tcPr>
          <w:p w14:paraId="434E576B" w14:textId="77777777" w:rsidR="00E80032" w:rsidRPr="00903DBA" w:rsidRDefault="00E80032" w:rsidP="000803FF">
            <w:pPr>
              <w:rPr>
                <w:rStyle w:val="Bold"/>
              </w:rPr>
            </w:pPr>
            <w:r w:rsidRPr="00903DBA">
              <w:rPr>
                <w:rStyle w:val="Bold"/>
              </w:rPr>
              <w:t>Statements</w:t>
            </w:r>
          </w:p>
        </w:tc>
      </w:tr>
      <w:tr w:rsidR="00E80032" w:rsidRPr="00903DBA" w14:paraId="17D56F83" w14:textId="77777777" w:rsidTr="000803FF">
        <w:tc>
          <w:tcPr>
            <w:tcW w:w="3800" w:type="dxa"/>
          </w:tcPr>
          <w:p w14:paraId="5420B59C" w14:textId="77777777" w:rsidR="00E80032" w:rsidRPr="00903DBA" w:rsidRDefault="00E80032" w:rsidP="000803FF">
            <w:r w:rsidRPr="00903DBA">
              <w:t>Selection</w:t>
            </w:r>
          </w:p>
        </w:tc>
        <w:tc>
          <w:tcPr>
            <w:tcW w:w="3834" w:type="dxa"/>
          </w:tcPr>
          <w:p w14:paraId="05E40661" w14:textId="77777777" w:rsidR="00E80032" w:rsidRPr="00903DBA" w:rsidRDefault="00E80032" w:rsidP="000803FF">
            <w:r w:rsidRPr="00903DBA">
              <w:t>if, if-else, switch</w:t>
            </w:r>
          </w:p>
        </w:tc>
      </w:tr>
      <w:tr w:rsidR="00E80032" w:rsidRPr="00903DBA" w14:paraId="64A05639" w14:textId="77777777" w:rsidTr="000803FF">
        <w:tc>
          <w:tcPr>
            <w:tcW w:w="3800" w:type="dxa"/>
          </w:tcPr>
          <w:p w14:paraId="7223B7DF" w14:textId="77777777" w:rsidR="00E80032" w:rsidRPr="00903DBA" w:rsidRDefault="00E80032" w:rsidP="000803FF">
            <w:r w:rsidRPr="00903DBA">
              <w:t>Iteration</w:t>
            </w:r>
          </w:p>
        </w:tc>
        <w:tc>
          <w:tcPr>
            <w:tcW w:w="3834" w:type="dxa"/>
          </w:tcPr>
          <w:p w14:paraId="5F51EA8F" w14:textId="77777777" w:rsidR="00E80032" w:rsidRPr="00903DBA" w:rsidRDefault="00E80032" w:rsidP="000803FF">
            <w:r w:rsidRPr="00903DBA">
              <w:t>for, while, do-while</w:t>
            </w:r>
          </w:p>
        </w:tc>
      </w:tr>
      <w:tr w:rsidR="00E80032" w:rsidRPr="00903DBA" w14:paraId="73EE7E47" w14:textId="77777777" w:rsidTr="000803FF">
        <w:tc>
          <w:tcPr>
            <w:tcW w:w="3800" w:type="dxa"/>
          </w:tcPr>
          <w:p w14:paraId="7618C695" w14:textId="77777777" w:rsidR="00E80032" w:rsidRPr="00903DBA" w:rsidRDefault="00E80032" w:rsidP="000803FF">
            <w:r w:rsidRPr="00903DBA">
              <w:t>Jump</w:t>
            </w:r>
          </w:p>
        </w:tc>
        <w:tc>
          <w:tcPr>
            <w:tcW w:w="3834" w:type="dxa"/>
          </w:tcPr>
          <w:p w14:paraId="2F874854" w14:textId="77777777" w:rsidR="00E80032" w:rsidRPr="00903DBA" w:rsidRDefault="00E80032" w:rsidP="000803FF">
            <w:r w:rsidRPr="00903DBA">
              <w:t>break, continue, goto, return</w:t>
            </w:r>
          </w:p>
        </w:tc>
      </w:tr>
      <w:tr w:rsidR="00E80032" w:rsidRPr="00903DBA" w14:paraId="5C27068E" w14:textId="77777777" w:rsidTr="000803FF">
        <w:tc>
          <w:tcPr>
            <w:tcW w:w="3800" w:type="dxa"/>
          </w:tcPr>
          <w:p w14:paraId="1F6F59BD" w14:textId="77777777" w:rsidR="00E80032" w:rsidRPr="00903DBA" w:rsidRDefault="00E80032" w:rsidP="000803FF">
            <w:r w:rsidRPr="00903DBA">
              <w:t>Expression</w:t>
            </w:r>
          </w:p>
        </w:tc>
        <w:tc>
          <w:tcPr>
            <w:tcW w:w="3834" w:type="dxa"/>
          </w:tcPr>
          <w:p w14:paraId="0DD26987" w14:textId="77777777" w:rsidR="00E80032" w:rsidRPr="00903DBA" w:rsidRDefault="00E80032" w:rsidP="000803FF">
            <w:r w:rsidRPr="00903DBA">
              <w:t>expression ;</w:t>
            </w:r>
          </w:p>
        </w:tc>
      </w:tr>
    </w:tbl>
    <w:p w14:paraId="60335D5C" w14:textId="2CFC103E"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06" w:name="_Toc320485599"/>
      <w:bookmarkStart w:id="707" w:name="_Toc323656709"/>
      <w:bookmarkStart w:id="708" w:name="_Toc324085447"/>
      <w:bookmarkStart w:id="709" w:name="_Toc383781099"/>
      <w:bookmarkStart w:id="710" w:name="_Toc57656208"/>
      <w:r w:rsidRPr="00903DBA">
        <w:t>Selection statements</w:t>
      </w:r>
      <w:bookmarkEnd w:id="706"/>
      <w:bookmarkEnd w:id="707"/>
      <w:bookmarkEnd w:id="708"/>
      <w:bookmarkEnd w:id="709"/>
      <w:bookmarkEnd w:id="710"/>
    </w:p>
    <w:p w14:paraId="2D918237" w14:textId="77777777" w:rsidR="00E80032" w:rsidRPr="00903DBA" w:rsidRDefault="00E80032" w:rsidP="00E65FE6">
      <w:pPr>
        <w:pStyle w:val="CodeHeader"/>
      </w:pPr>
      <w:r w:rsidRPr="00903DBA">
        <w:t xml:space="preserve">The </w:t>
      </w:r>
      <w:r w:rsidRPr="00E65FE6">
        <w:t>if</w:t>
      </w:r>
      <w:r w:rsidRPr="00903DBA">
        <w:t xml:space="preserve"> statement needs in its simplest form a logical expression to decide whether to execute the following statement. The example below means that the text will be output if </w:t>
      </w:r>
      <w:r w:rsidRPr="00E65FE6">
        <w:rPr>
          <w:rStyle w:val="CodeInText"/>
        </w:rPr>
        <w:t>i</w:t>
      </w:r>
      <w:r w:rsidRPr="00903DBA">
        <w:t xml:space="preserve"> not equal zero.</w:t>
      </w:r>
    </w:p>
    <w:p w14:paraId="423D521F" w14:textId="77777777" w:rsidR="00E80032" w:rsidRPr="00903DBA" w:rsidRDefault="00E80032" w:rsidP="00E80032">
      <w:pPr>
        <w:pStyle w:val="Code"/>
      </w:pPr>
      <w:r w:rsidRPr="00903DBA">
        <w:t>if (i != 0) {</w:t>
      </w:r>
    </w:p>
    <w:p w14:paraId="45843672" w14:textId="77777777" w:rsidR="00E80032" w:rsidRPr="00903DBA" w:rsidRDefault="00E80032" w:rsidP="00E80032">
      <w:pPr>
        <w:pStyle w:val="Code"/>
      </w:pPr>
      <w:r w:rsidRPr="00903DBA">
        <w:t xml:space="preserve">  puts("i does not equal zero");</w:t>
      </w:r>
    </w:p>
    <w:p w14:paraId="7C297C51" w14:textId="77777777" w:rsidR="00E80032" w:rsidRPr="00903DBA" w:rsidRDefault="00E80032" w:rsidP="00E80032">
      <w:pPr>
        <w:pStyle w:val="Code"/>
      </w:pPr>
      <w:r w:rsidRPr="00903DBA">
        <w:t>}</w:t>
      </w:r>
    </w:p>
    <w:p w14:paraId="5E932583" w14:textId="77777777" w:rsidR="00E80032" w:rsidRPr="00903DBA" w:rsidRDefault="00E80032" w:rsidP="00E80032">
      <w:r w:rsidRPr="00903DBA">
        <w:t>As all values not equal to zero are interpreted as true, the following statement is equivalent with the previous one.fexacltly</w:t>
      </w:r>
    </w:p>
    <w:p w14:paraId="4E12F69E" w14:textId="77777777" w:rsidR="00E80032" w:rsidRPr="00903DBA" w:rsidRDefault="00E80032" w:rsidP="00E80032">
      <w:pPr>
        <w:pStyle w:val="Code"/>
      </w:pPr>
      <w:r w:rsidRPr="00903DBA">
        <w:t>if (i) {</w:t>
      </w:r>
    </w:p>
    <w:p w14:paraId="488BF80B" w14:textId="77777777" w:rsidR="00E80032" w:rsidRPr="00903DBA" w:rsidRDefault="00E80032" w:rsidP="00E80032">
      <w:pPr>
        <w:pStyle w:val="Code"/>
      </w:pPr>
      <w:r w:rsidRPr="00903DBA">
        <w:t xml:space="preserve">  puts("i does not equal zero");</w:t>
      </w:r>
    </w:p>
    <w:p w14:paraId="3CB7A65F" w14:textId="77777777" w:rsidR="00E80032" w:rsidRPr="00903DBA" w:rsidRDefault="00E80032" w:rsidP="00E80032">
      <w:pPr>
        <w:pStyle w:val="Code"/>
      </w:pPr>
      <w:r w:rsidRPr="00903DBA">
        <w:t>}</w:t>
      </w:r>
    </w:p>
    <w:p w14:paraId="6C766553" w14:textId="77777777" w:rsidR="00E80032" w:rsidRPr="00903DBA" w:rsidRDefault="00E80032" w:rsidP="00E65FE6">
      <w:pPr>
        <w:pStyle w:val="CodeHeader"/>
      </w:pPr>
      <w:r w:rsidRPr="00903DBA">
        <w:t xml:space="preserve">We can also attach an </w:t>
      </w:r>
      <w:r w:rsidRPr="00E65FE6">
        <w:rPr>
          <w:rStyle w:val="CodeInText"/>
        </w:rPr>
        <w:t>else</w:t>
      </w:r>
      <w:r w:rsidRPr="00903DBA">
        <w:t xml:space="preserve"> part, which is executed if the expression is false.</w:t>
      </w:r>
    </w:p>
    <w:p w14:paraId="151A00B0" w14:textId="77777777" w:rsidR="00E80032" w:rsidRPr="00903DBA" w:rsidRDefault="00E80032" w:rsidP="00E80032">
      <w:pPr>
        <w:pStyle w:val="Code"/>
      </w:pPr>
      <w:r w:rsidRPr="00903DBA">
        <w:t>if (i &gt; 0) {</w:t>
      </w:r>
    </w:p>
    <w:p w14:paraId="21992A32" w14:textId="77777777" w:rsidR="00E80032" w:rsidRPr="00903DBA" w:rsidRDefault="00E80032" w:rsidP="00E80032">
      <w:pPr>
        <w:pStyle w:val="Code"/>
      </w:pPr>
      <w:r w:rsidRPr="00903DBA">
        <w:t xml:space="preserve">  puts("i is greater than zero");</w:t>
      </w:r>
    </w:p>
    <w:p w14:paraId="0BF473DE" w14:textId="77777777" w:rsidR="00E80032" w:rsidRPr="00903DBA" w:rsidRDefault="00E80032" w:rsidP="00E80032">
      <w:pPr>
        <w:pStyle w:val="Code"/>
      </w:pPr>
      <w:r w:rsidRPr="00903DBA">
        <w:t>}</w:t>
      </w:r>
    </w:p>
    <w:p w14:paraId="3C0DCBDD" w14:textId="77777777" w:rsidR="00E80032" w:rsidRPr="00903DBA" w:rsidRDefault="00E80032" w:rsidP="00E80032">
      <w:pPr>
        <w:pStyle w:val="Code"/>
      </w:pPr>
      <w:r w:rsidRPr="00903DBA">
        <w:t>else {</w:t>
      </w:r>
      <w:r w:rsidRPr="00903DBA">
        <w:cr/>
        <w:t xml:space="preserve">  puts("i is not greater than zero");</w:t>
      </w:r>
    </w:p>
    <w:p w14:paraId="7852AA4F" w14:textId="77777777" w:rsidR="00E80032" w:rsidRPr="00903DBA" w:rsidRDefault="00E80032" w:rsidP="00E80032">
      <w:pPr>
        <w:pStyle w:val="Code"/>
      </w:pPr>
      <w:r w:rsidRPr="00903DBA">
        <w:t>}</w:t>
      </w:r>
    </w:p>
    <w:p w14:paraId="165C8E6A" w14:textId="77777777" w:rsidR="00E80032" w:rsidRPr="00903DBA" w:rsidRDefault="00E80032" w:rsidP="00E80032">
      <w:pPr>
        <w:pStyle w:val="Code"/>
      </w:pPr>
    </w:p>
    <w:p w14:paraId="77D039C4" w14:textId="77777777" w:rsidR="00E80032" w:rsidRPr="00903DBA" w:rsidRDefault="00E80032" w:rsidP="00E65FE6">
      <w:pPr>
        <w:pStyle w:val="CodeHeader"/>
      </w:pPr>
      <w:r w:rsidRPr="00903DBA">
        <w:t xml:space="preserve">Between the </w:t>
      </w:r>
      <w:r w:rsidRPr="00E65FE6">
        <w:t>if</w:t>
      </w:r>
      <w:r w:rsidRPr="00903DBA">
        <w:t xml:space="preserve"> and </w:t>
      </w:r>
      <w:r w:rsidRPr="00E65FE6">
        <w:t>else</w:t>
      </w:r>
      <w:r w:rsidRPr="00903DBA">
        <w:t xml:space="preserve"> part we can insert one or more </w:t>
      </w:r>
      <w:r w:rsidRPr="00E65FE6">
        <w:t>else</w:t>
      </w:r>
      <w:r w:rsidRPr="00903DBA">
        <w:rPr>
          <w:rStyle w:val="Italic"/>
        </w:rPr>
        <w:t xml:space="preserve"> </w:t>
      </w:r>
      <w:r w:rsidRPr="00E65FE6">
        <w:rPr>
          <w:rStyle w:val="CodeInText"/>
        </w:rPr>
        <w:t>if</w:t>
      </w:r>
      <w:r w:rsidRPr="00903DBA">
        <w:t xml:space="preserve"> parts.</w:t>
      </w:r>
    </w:p>
    <w:p w14:paraId="0A451C6D" w14:textId="77777777" w:rsidR="00E80032" w:rsidRPr="00903DBA" w:rsidRDefault="00E80032" w:rsidP="00E80032">
      <w:pPr>
        <w:pStyle w:val="Code"/>
      </w:pPr>
      <w:r w:rsidRPr="00903DBA">
        <w:t>if (i &gt; 0) {</w:t>
      </w:r>
    </w:p>
    <w:p w14:paraId="18603DC5" w14:textId="77777777" w:rsidR="00E80032" w:rsidRPr="00903DBA" w:rsidRDefault="00E80032" w:rsidP="00E80032">
      <w:pPr>
        <w:pStyle w:val="Code"/>
      </w:pPr>
      <w:r w:rsidRPr="00903DBA">
        <w:t xml:space="preserve">  puts("i is greater than zero");</w:t>
      </w:r>
    </w:p>
    <w:p w14:paraId="3F2E5C93" w14:textId="77777777" w:rsidR="00E80032" w:rsidRPr="00903DBA" w:rsidRDefault="00E80032" w:rsidP="00E80032">
      <w:pPr>
        <w:pStyle w:val="Code"/>
      </w:pPr>
      <w:r w:rsidRPr="00903DBA">
        <w:t>}</w:t>
      </w:r>
    </w:p>
    <w:p w14:paraId="70A23B1B" w14:textId="77777777" w:rsidR="00E80032" w:rsidRPr="00903DBA" w:rsidRDefault="00E80032" w:rsidP="00E80032">
      <w:pPr>
        <w:pStyle w:val="Code"/>
      </w:pPr>
      <w:r w:rsidRPr="00903DBA">
        <w:t>else if (i &lt; 0) {</w:t>
      </w:r>
    </w:p>
    <w:p w14:paraId="1AC2747F" w14:textId="77777777" w:rsidR="00E80032" w:rsidRPr="00903DBA" w:rsidRDefault="00E80032" w:rsidP="00E80032">
      <w:pPr>
        <w:pStyle w:val="Code"/>
      </w:pPr>
      <w:r w:rsidRPr="00903DBA">
        <w:t xml:space="preserve">  puts("i is less than zero");</w:t>
      </w:r>
    </w:p>
    <w:p w14:paraId="30FBDF04" w14:textId="77777777" w:rsidR="00E80032" w:rsidRPr="00903DBA" w:rsidRDefault="00E80032" w:rsidP="00E80032">
      <w:pPr>
        <w:pStyle w:val="Code"/>
      </w:pPr>
      <w:r w:rsidRPr="00903DBA">
        <w:t>}</w:t>
      </w:r>
    </w:p>
    <w:p w14:paraId="49A75CBE" w14:textId="77777777" w:rsidR="00E80032" w:rsidRPr="00903DBA" w:rsidRDefault="00E80032" w:rsidP="00E80032">
      <w:pPr>
        <w:pStyle w:val="Code"/>
      </w:pPr>
      <w:r w:rsidRPr="00903DBA">
        <w:t>else {</w:t>
      </w:r>
    </w:p>
    <w:p w14:paraId="349DB905" w14:textId="77777777" w:rsidR="00E80032" w:rsidRPr="00903DBA" w:rsidRDefault="00E80032" w:rsidP="00E80032">
      <w:pPr>
        <w:pStyle w:val="Code"/>
      </w:pPr>
      <w:r w:rsidRPr="00903DBA">
        <w:t xml:space="preserve">  puts("i is equal to zero");</w:t>
      </w:r>
    </w:p>
    <w:p w14:paraId="21CFC00C" w14:textId="77777777" w:rsidR="00E80032" w:rsidRPr="00903DBA" w:rsidRDefault="00E80032" w:rsidP="00E80032">
      <w:pPr>
        <w:pStyle w:val="Code"/>
      </w:pPr>
      <w:r w:rsidRPr="00903DBA">
        <w:t>}</w:t>
      </w:r>
    </w:p>
    <w:p w14:paraId="3A074DEC" w14:textId="77777777" w:rsidR="00E80032" w:rsidRPr="00903DBA" w:rsidRDefault="00E80032" w:rsidP="00E80032">
      <w:r w:rsidRPr="00903DBA">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17FD3">
        <w:rPr>
          <w:rStyle w:val="KeyWord0"/>
        </w:rPr>
        <w:t>block</w:t>
      </w:r>
      <w:r w:rsidRPr="00903DBA">
        <w:t>.</w:t>
      </w:r>
    </w:p>
    <w:p w14:paraId="45452E1A" w14:textId="77777777" w:rsidR="00E80032" w:rsidRPr="00903DBA" w:rsidRDefault="00E80032" w:rsidP="00E80032">
      <w:pPr>
        <w:pStyle w:val="Code"/>
      </w:pPr>
      <w:r w:rsidRPr="00903DBA">
        <w:t>if (i &gt; 0) {</w:t>
      </w:r>
      <w:r w:rsidRPr="00903DBA">
        <w:cr/>
        <w:t xml:space="preserve">  int j = i + 1;</w:t>
      </w:r>
    </w:p>
    <w:p w14:paraId="0A066D58" w14:textId="77777777" w:rsidR="00E80032" w:rsidRPr="00903DBA" w:rsidRDefault="00E80032" w:rsidP="00E80032">
      <w:pPr>
        <w:pStyle w:val="Code"/>
      </w:pPr>
      <w:r w:rsidRPr="00903DBA">
        <w:t xml:space="preserve">  printf("j is %d\n", j);</w:t>
      </w:r>
    </w:p>
    <w:p w14:paraId="339D90E7" w14:textId="77777777" w:rsidR="00E80032" w:rsidRPr="00903DBA" w:rsidRDefault="00E80032" w:rsidP="00E80032">
      <w:pPr>
        <w:pStyle w:val="Code"/>
      </w:pPr>
      <w:r w:rsidRPr="00903DBA">
        <w:t>}</w:t>
      </w:r>
    </w:p>
    <w:p w14:paraId="3ECCAFC8" w14:textId="77777777" w:rsidR="00E80032" w:rsidRPr="00903DBA" w:rsidRDefault="00E80032" w:rsidP="00E65FE6">
      <w:pPr>
        <w:pStyle w:val="CodeHeader"/>
      </w:pPr>
      <w:r w:rsidRPr="00903DBA">
        <w:t xml:space="preserve">A warning may be in order. In an </w:t>
      </w:r>
      <w:r w:rsidRPr="00E65FE6">
        <w:t>if</w:t>
      </w:r>
      <w:r w:rsidRPr="00903DBA">
        <w:t xml:space="preserve"> statement, it is perfectly legal to use one equal sign instead of two signs when comparing two values. As one equals sign is used for assignment, not comparison, the variable </w:t>
      </w:r>
      <w:r w:rsidRPr="00E65FE6">
        <w:rPr>
          <w:rStyle w:val="CodeInText"/>
        </w:rPr>
        <w:t>i</w:t>
      </w:r>
      <w:r w:rsidRPr="00903DBA">
        <w:t xml:space="preserve"> in the following code will be assign the value one, and the expression will always be true.</w:t>
      </w:r>
    </w:p>
    <w:p w14:paraId="4D805888" w14:textId="77777777" w:rsidR="00E80032" w:rsidRPr="00903DBA" w:rsidRDefault="00E80032" w:rsidP="00E80032">
      <w:pPr>
        <w:pStyle w:val="Code"/>
      </w:pPr>
      <w:r w:rsidRPr="00903DBA">
        <w:t>if (i = 1) { // Always true.</w:t>
      </w:r>
    </w:p>
    <w:p w14:paraId="4FD1412E" w14:textId="77777777" w:rsidR="00E80032" w:rsidRPr="00903DBA" w:rsidRDefault="00E80032" w:rsidP="00E80032">
      <w:pPr>
        <w:pStyle w:val="Code"/>
      </w:pPr>
      <w:r w:rsidRPr="00903DBA">
        <w:t xml:space="preserve">  // ...</w:t>
      </w:r>
    </w:p>
    <w:p w14:paraId="29BE7181" w14:textId="77777777" w:rsidR="00E80032" w:rsidRPr="00903DBA" w:rsidRDefault="00E80032" w:rsidP="00E80032">
      <w:pPr>
        <w:pStyle w:val="Code"/>
      </w:pPr>
      <w:r w:rsidRPr="00903DBA">
        <w:t>}</w:t>
      </w:r>
    </w:p>
    <w:p w14:paraId="0A153C01" w14:textId="77777777" w:rsidR="00E80032" w:rsidRPr="00903DBA" w:rsidRDefault="00E80032" w:rsidP="00E80032">
      <w:r w:rsidRPr="00903DBA">
        <w:t>One way to avoid the mistake above is to swap the variable and the value. As a value can be compared but not assigned, the compiler will issue an error message and the error will be recognized.</w:t>
      </w:r>
    </w:p>
    <w:p w14:paraId="6BABB98B" w14:textId="77777777" w:rsidR="00E80032" w:rsidRPr="00903DBA" w:rsidRDefault="00E80032" w:rsidP="00E80032">
      <w:pPr>
        <w:pStyle w:val="Code"/>
      </w:pPr>
      <w:r w:rsidRPr="00903DBA">
        <w:t>if (1 = i) { // Compile-time error.</w:t>
      </w:r>
    </w:p>
    <w:p w14:paraId="35F9F8C4" w14:textId="77777777" w:rsidR="00E80032" w:rsidRPr="00903DBA" w:rsidRDefault="00E80032" w:rsidP="00E80032">
      <w:pPr>
        <w:pStyle w:val="Code"/>
      </w:pPr>
      <w:r w:rsidRPr="00903DBA">
        <w:t xml:space="preserve">  // ...</w:t>
      </w:r>
    </w:p>
    <w:p w14:paraId="51C94700" w14:textId="77777777" w:rsidR="00E80032" w:rsidRPr="00903DBA" w:rsidRDefault="00E80032" w:rsidP="00E80032">
      <w:pPr>
        <w:pStyle w:val="Code"/>
      </w:pPr>
      <w:r w:rsidRPr="00903DBA">
        <w:t>}</w:t>
      </w:r>
    </w:p>
    <w:p w14:paraId="31B5B600" w14:textId="77777777" w:rsidR="00E80032" w:rsidRPr="00903DBA" w:rsidRDefault="00E80032" w:rsidP="00E65FE6">
      <w:pPr>
        <w:pStyle w:val="CodeHeader"/>
      </w:pPr>
      <w:r w:rsidRPr="00903DBA">
        <w:t xml:space="preserve">The </w:t>
      </w:r>
      <w:r w:rsidRPr="00E65FE6">
        <w:t>switch</w:t>
      </w:r>
      <w:r w:rsidRPr="00903DBA">
        <w:t xml:space="preserve"> statement is simpler than the </w:t>
      </w:r>
      <w:r w:rsidRPr="00E65FE6">
        <w:t>if</w:t>
      </w:r>
      <w:r w:rsidRPr="00903DBA">
        <w:t xml:space="preserve"> statement, but not as powerful. It evaluates the switch expression and jumps to a </w:t>
      </w:r>
      <w:r w:rsidRPr="00E65FE6">
        <w:t>case</w:t>
      </w:r>
      <w:r w:rsidRPr="00903DBA">
        <w:t xml:space="preserve"> statement with the matching (constant) value. If no value matches, it jumps to the </w:t>
      </w:r>
      <w:r w:rsidRPr="00E65FE6">
        <w:t>default</w:t>
      </w:r>
      <w:r w:rsidRPr="00903DBA">
        <w:t xml:space="preserve"> statement, if present. The </w:t>
      </w:r>
      <w:r w:rsidRPr="00E65FE6">
        <w:rPr>
          <w:rStyle w:val="CodeInText"/>
        </w:rPr>
        <w:t>break</w:t>
      </w:r>
      <w:r w:rsidRPr="00903DBA">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to do so.</w:t>
      </w:r>
    </w:p>
    <w:p w14:paraId="2313E02A" w14:textId="77777777" w:rsidR="00E80032" w:rsidRPr="00903DBA" w:rsidRDefault="00E80032" w:rsidP="00E80032">
      <w:pPr>
        <w:pStyle w:val="Code"/>
      </w:pPr>
      <w:r w:rsidRPr="00903DBA">
        <w:t xml:space="preserve">  switch (i) {</w:t>
      </w:r>
      <w:r w:rsidRPr="00903DBA">
        <w:cr/>
        <w:t xml:space="preserve">    case 1:</w:t>
      </w:r>
    </w:p>
    <w:p w14:paraId="4C8B6DA5" w14:textId="77777777" w:rsidR="00E80032" w:rsidRPr="00903DBA" w:rsidRDefault="00E80032" w:rsidP="00E80032">
      <w:pPr>
        <w:pStyle w:val="Code"/>
      </w:pPr>
      <w:r w:rsidRPr="00903DBA">
        <w:t xml:space="preserve">      puts("i is equal to 1");</w:t>
      </w:r>
    </w:p>
    <w:p w14:paraId="1BFA2A3C" w14:textId="77777777" w:rsidR="00E80032" w:rsidRPr="00903DBA" w:rsidRDefault="00E80032" w:rsidP="00E80032">
      <w:pPr>
        <w:pStyle w:val="Code"/>
      </w:pPr>
      <w:r w:rsidRPr="00903DBA">
        <w:t xml:space="preserve">      break;</w:t>
      </w:r>
    </w:p>
    <w:p w14:paraId="67330AB9" w14:textId="77777777" w:rsidR="00E80032" w:rsidRPr="00903DBA" w:rsidRDefault="00E80032" w:rsidP="00E80032">
      <w:pPr>
        <w:pStyle w:val="Code"/>
      </w:pPr>
    </w:p>
    <w:p w14:paraId="2C2F4DA0" w14:textId="77777777" w:rsidR="00E80032" w:rsidRPr="00903DBA" w:rsidRDefault="00E80032" w:rsidP="00E80032">
      <w:pPr>
        <w:pStyle w:val="Code"/>
      </w:pPr>
      <w:r w:rsidRPr="00903DBA">
        <w:t xml:space="preserve">    case 2:</w:t>
      </w:r>
    </w:p>
    <w:p w14:paraId="2DC1B49D" w14:textId="77777777" w:rsidR="00E80032" w:rsidRPr="00903DBA" w:rsidRDefault="00E80032" w:rsidP="00E80032">
      <w:pPr>
        <w:pStyle w:val="Code"/>
      </w:pPr>
      <w:r w:rsidRPr="00903DBA">
        <w:t xml:space="preserve">      puts("i is equal to 2");</w:t>
      </w:r>
    </w:p>
    <w:p w14:paraId="7B3ABB6E" w14:textId="77777777" w:rsidR="00E80032" w:rsidRPr="00903DBA" w:rsidRDefault="00E80032" w:rsidP="00E80032">
      <w:pPr>
        <w:pStyle w:val="Code"/>
      </w:pPr>
      <w:r w:rsidRPr="00903DBA">
        <w:t xml:space="preserve">      break;</w:t>
      </w:r>
    </w:p>
    <w:p w14:paraId="17356758" w14:textId="77777777" w:rsidR="00E80032" w:rsidRPr="00903DBA" w:rsidRDefault="00E80032" w:rsidP="00E80032">
      <w:pPr>
        <w:pStyle w:val="Code"/>
      </w:pPr>
    </w:p>
    <w:p w14:paraId="76CA6286" w14:textId="77777777" w:rsidR="00E80032" w:rsidRPr="00903DBA" w:rsidRDefault="00E80032" w:rsidP="00E80032">
      <w:pPr>
        <w:pStyle w:val="Code"/>
      </w:pPr>
      <w:r w:rsidRPr="00903DBA">
        <w:t xml:space="preserve">    case 3:</w:t>
      </w:r>
    </w:p>
    <w:p w14:paraId="4D329A6D" w14:textId="77777777" w:rsidR="00E80032" w:rsidRPr="00903DBA" w:rsidRDefault="00E80032" w:rsidP="00E80032">
      <w:pPr>
        <w:pStyle w:val="Code"/>
      </w:pPr>
      <w:r w:rsidRPr="00903DBA">
        <w:t xml:space="preserve">      puts("i is equal to 3");</w:t>
      </w:r>
    </w:p>
    <w:p w14:paraId="295B293B" w14:textId="77777777" w:rsidR="00E80032" w:rsidRPr="00903DBA" w:rsidRDefault="00E80032" w:rsidP="00E80032">
      <w:pPr>
        <w:pStyle w:val="Code"/>
      </w:pPr>
      <w:r w:rsidRPr="00903DBA">
        <w:t xml:space="preserve">      break;</w:t>
      </w:r>
    </w:p>
    <w:p w14:paraId="294989E9" w14:textId="77777777" w:rsidR="00E80032" w:rsidRPr="00903DBA" w:rsidRDefault="00E80032" w:rsidP="00E80032">
      <w:pPr>
        <w:pStyle w:val="Code"/>
      </w:pPr>
    </w:p>
    <w:p w14:paraId="053C8272" w14:textId="77777777" w:rsidR="00E80032" w:rsidRPr="00903DBA" w:rsidRDefault="00E80032" w:rsidP="00E80032">
      <w:pPr>
        <w:pStyle w:val="Code"/>
      </w:pPr>
      <w:r w:rsidRPr="00903DBA">
        <w:t xml:space="preserve">    default:</w:t>
      </w:r>
    </w:p>
    <w:p w14:paraId="7D64F7DF" w14:textId="77777777" w:rsidR="00E80032" w:rsidRPr="00903DBA" w:rsidRDefault="00E80032" w:rsidP="00E80032">
      <w:pPr>
        <w:pStyle w:val="Code"/>
      </w:pPr>
      <w:r w:rsidRPr="00903DBA">
        <w:t xml:space="preserve">      puts("i is not equal to 1, 2, or 3.");</w:t>
      </w:r>
    </w:p>
    <w:p w14:paraId="25862983" w14:textId="77777777" w:rsidR="00E80032" w:rsidRPr="00903DBA" w:rsidRDefault="00E80032" w:rsidP="00E80032">
      <w:pPr>
        <w:pStyle w:val="Code"/>
      </w:pPr>
      <w:r w:rsidRPr="00903DBA">
        <w:t xml:space="preserve">      break;</w:t>
      </w:r>
    </w:p>
    <w:p w14:paraId="26F3580A" w14:textId="77777777" w:rsidR="00E80032" w:rsidRPr="00903DBA" w:rsidRDefault="00E80032" w:rsidP="00E80032">
      <w:pPr>
        <w:pStyle w:val="Code"/>
      </w:pPr>
      <w:r w:rsidRPr="00903DBA">
        <w:t xml:space="preserve">  }</w:t>
      </w:r>
    </w:p>
    <w:p w14:paraId="60853C1E" w14:textId="77777777" w:rsidR="00E80032" w:rsidRPr="00903DBA" w:rsidRDefault="00E80032" w:rsidP="00E65FE6">
      <w:pPr>
        <w:pStyle w:val="CodeHeader"/>
      </w:pPr>
      <w:r w:rsidRPr="00903DBA">
        <w:t xml:space="preserve">It is important to remember the break statement. Otherwise, the execution would simple continue with the code attached to the next </w:t>
      </w:r>
      <w:r w:rsidRPr="00E65FE6">
        <w:rPr>
          <w:rStyle w:val="CodeInText"/>
        </w:rPr>
        <w:t>case</w:t>
      </w:r>
      <w:r w:rsidRPr="00903DBA">
        <w:t xml:space="preserve"> statement</w:t>
      </w:r>
      <w:r w:rsidRPr="00903DBA">
        <w:rPr>
          <w:rStyle w:val="Fotnotsreferens"/>
          <w:szCs w:val="21"/>
        </w:rPr>
        <w:footnoteReference w:id="16"/>
      </w:r>
      <w:r w:rsidRPr="00903DBA">
        <w:t>. However, in C we can use the fact that an omitted break statement makes the execution continue with the next statement to group several case statements together.</w:t>
      </w:r>
    </w:p>
    <w:p w14:paraId="7260257C" w14:textId="77777777" w:rsidR="00E80032" w:rsidRPr="00903DBA" w:rsidRDefault="00E80032" w:rsidP="00E80032">
      <w:pPr>
        <w:pStyle w:val="Code"/>
      </w:pPr>
      <w:r w:rsidRPr="00903DBA">
        <w:t>switch (i) {</w:t>
      </w:r>
      <w:r w:rsidRPr="00903DBA">
        <w:cr/>
        <w:t xml:space="preserve">  case 1:</w:t>
      </w:r>
    </w:p>
    <w:p w14:paraId="6D8AF709" w14:textId="77777777" w:rsidR="00E80032" w:rsidRPr="00903DBA" w:rsidRDefault="00E80032" w:rsidP="00E80032">
      <w:pPr>
        <w:pStyle w:val="Code"/>
      </w:pPr>
      <w:r w:rsidRPr="00903DBA">
        <w:t xml:space="preserve">  case 2:</w:t>
      </w:r>
    </w:p>
    <w:p w14:paraId="0734112E" w14:textId="77777777" w:rsidR="00E80032" w:rsidRPr="00903DBA" w:rsidRDefault="00E80032" w:rsidP="00E80032">
      <w:pPr>
        <w:pStyle w:val="Code"/>
      </w:pPr>
      <w:r w:rsidRPr="00903DBA">
        <w:t xml:space="preserve">  case 3:</w:t>
      </w:r>
    </w:p>
    <w:p w14:paraId="7383BD64" w14:textId="77777777" w:rsidR="00E80032" w:rsidRPr="00903DBA" w:rsidRDefault="00E80032" w:rsidP="00E80032">
      <w:pPr>
        <w:pStyle w:val="Code"/>
      </w:pPr>
      <w:r w:rsidRPr="00903DBA">
        <w:t xml:space="preserve">    printf("i is equal to 1, 2, or 3");</w:t>
      </w:r>
    </w:p>
    <w:p w14:paraId="2005A190" w14:textId="77777777" w:rsidR="00E80032" w:rsidRPr="00903DBA" w:rsidRDefault="00E80032" w:rsidP="00E80032">
      <w:pPr>
        <w:pStyle w:val="Code"/>
      </w:pPr>
      <w:r w:rsidRPr="00903DBA">
        <w:t xml:space="preserve">    break;</w:t>
      </w:r>
    </w:p>
    <w:p w14:paraId="1313CB16" w14:textId="77777777" w:rsidR="00E80032" w:rsidRPr="00903DBA" w:rsidRDefault="00E80032" w:rsidP="00E80032">
      <w:pPr>
        <w:pStyle w:val="Code"/>
      </w:pPr>
    </w:p>
    <w:p w14:paraId="7962C030" w14:textId="77777777" w:rsidR="00E80032" w:rsidRPr="00903DBA" w:rsidRDefault="00E80032" w:rsidP="00E80032">
      <w:pPr>
        <w:pStyle w:val="Code"/>
      </w:pPr>
      <w:r w:rsidRPr="00903DBA">
        <w:t xml:space="preserve">    // ...</w:t>
      </w:r>
    </w:p>
    <w:p w14:paraId="5C73F04A" w14:textId="77777777" w:rsidR="00E80032" w:rsidRPr="00903DBA" w:rsidRDefault="00E80032" w:rsidP="00E80032">
      <w:pPr>
        <w:pStyle w:val="Code"/>
      </w:pPr>
      <w:r w:rsidRPr="00903DBA">
        <w:t>}</w:t>
      </w:r>
    </w:p>
    <w:p w14:paraId="66D634A7" w14:textId="57D04C26"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11" w:name="_Toc320485600"/>
      <w:bookmarkStart w:id="712" w:name="_Toc323656710"/>
      <w:bookmarkStart w:id="713" w:name="_Toc324085448"/>
      <w:bookmarkStart w:id="714" w:name="_Toc383781100"/>
      <w:bookmarkStart w:id="715" w:name="_Toc57656209"/>
      <w:r w:rsidRPr="00903DBA">
        <w:t>Iteration statements</w:t>
      </w:r>
      <w:bookmarkEnd w:id="711"/>
      <w:bookmarkEnd w:id="712"/>
      <w:bookmarkEnd w:id="713"/>
      <w:bookmarkEnd w:id="714"/>
      <w:bookmarkEnd w:id="715"/>
    </w:p>
    <w:p w14:paraId="42AEC87A" w14:textId="77777777" w:rsidR="00E80032" w:rsidRPr="00903DBA" w:rsidRDefault="00E80032" w:rsidP="00E65FE6">
      <w:pPr>
        <w:pStyle w:val="CodeHeader"/>
      </w:pPr>
      <w:r w:rsidRPr="00903DBA">
        <w:t xml:space="preserve">Iteration statements, also called loops, iterate one or several statements as long as a certain condition is true; </w:t>
      </w:r>
      <w:r w:rsidRPr="00E65FE6">
        <w:t>while</w:t>
      </w:r>
      <w:r w:rsidRPr="00903DBA">
        <w:t xml:space="preserve"> is the simplest loop. It repeats one statement or a block of statements as long as the given expression is true. The example below uses the </w:t>
      </w:r>
      <w:r w:rsidRPr="00E65FE6">
        <w:rPr>
          <w:rStyle w:val="CodeInText"/>
        </w:rPr>
        <w:t>while</w:t>
      </w:r>
      <w:r w:rsidRPr="00903DBA">
        <w:t xml:space="preserve"> statement to write the numbers one to ten.</w:t>
      </w:r>
    </w:p>
    <w:p w14:paraId="464DDA0B" w14:textId="77777777" w:rsidR="00E80032" w:rsidRPr="00903DBA" w:rsidRDefault="00E80032" w:rsidP="00E80032">
      <w:pPr>
        <w:pStyle w:val="Code"/>
      </w:pPr>
      <w:r w:rsidRPr="00903DBA">
        <w:t>int i = 1;</w:t>
      </w:r>
    </w:p>
    <w:p w14:paraId="33B2BD26" w14:textId="77777777" w:rsidR="00E80032" w:rsidRPr="00903DBA" w:rsidRDefault="00E80032" w:rsidP="00E80032">
      <w:pPr>
        <w:pStyle w:val="Code"/>
      </w:pPr>
      <w:r w:rsidRPr="00903DBA">
        <w:t>while (i &lt;= 10) {</w:t>
      </w:r>
      <w:r w:rsidRPr="00903DBA">
        <w:cr/>
        <w:t xml:space="preserve">  printf("%d\n", i);</w:t>
      </w:r>
    </w:p>
    <w:p w14:paraId="6B0F3CE2" w14:textId="77777777" w:rsidR="00E80032" w:rsidRPr="00903DBA" w:rsidRDefault="00E80032" w:rsidP="00E80032">
      <w:pPr>
        <w:pStyle w:val="Code"/>
      </w:pPr>
      <w:r w:rsidRPr="00903DBA">
        <w:t xml:space="preserve">  ++i;</w:t>
      </w:r>
    </w:p>
    <w:p w14:paraId="429FA163" w14:textId="77777777" w:rsidR="00E80032" w:rsidRPr="00903DBA" w:rsidRDefault="00E80032" w:rsidP="00E80032">
      <w:pPr>
        <w:pStyle w:val="Code"/>
      </w:pPr>
      <w:r w:rsidRPr="00903DBA">
        <w:t>}</w:t>
      </w:r>
    </w:p>
    <w:p w14:paraId="00FF3367" w14:textId="77777777" w:rsidR="00E80032" w:rsidRPr="00903DBA" w:rsidRDefault="00E80032" w:rsidP="00E65FE6">
      <w:pPr>
        <w:pStyle w:val="CodeHeader"/>
      </w:pPr>
      <w:r w:rsidRPr="00903DBA">
        <w:t xml:space="preserve">The same thing can be done with a </w:t>
      </w:r>
      <w:r w:rsidRPr="00E65FE6">
        <w:rPr>
          <w:rStyle w:val="CodeInText"/>
        </w:rPr>
        <w:t>do-while</w:t>
      </w:r>
      <w:r w:rsidRPr="00903DBA">
        <w:t xml:space="preserve"> statement.</w:t>
      </w:r>
    </w:p>
    <w:p w14:paraId="5963A120" w14:textId="77777777" w:rsidR="00E80032" w:rsidRPr="00903DBA" w:rsidRDefault="00E80032" w:rsidP="00E80032">
      <w:pPr>
        <w:pStyle w:val="Code"/>
      </w:pPr>
      <w:r w:rsidRPr="00903DBA">
        <w:t>int i = 1;</w:t>
      </w:r>
    </w:p>
    <w:p w14:paraId="5E2936FE" w14:textId="77777777" w:rsidR="00E80032" w:rsidRPr="00903DBA" w:rsidRDefault="00E80032" w:rsidP="00E80032">
      <w:pPr>
        <w:pStyle w:val="Code"/>
      </w:pPr>
      <w:r w:rsidRPr="00903DBA">
        <w:t>do {</w:t>
      </w:r>
      <w:r w:rsidRPr="00903DBA">
        <w:cr/>
        <w:t xml:space="preserve">  printf("%d\n", i);</w:t>
      </w:r>
    </w:p>
    <w:p w14:paraId="6E2FA8EE" w14:textId="77777777" w:rsidR="00E80032" w:rsidRPr="00903DBA" w:rsidRDefault="00E80032" w:rsidP="00E80032">
      <w:pPr>
        <w:pStyle w:val="Code"/>
      </w:pPr>
      <w:r w:rsidRPr="00903DBA">
        <w:t xml:space="preserve">  ++i;</w:t>
      </w:r>
    </w:p>
    <w:p w14:paraId="35709990" w14:textId="77777777" w:rsidR="00E80032" w:rsidRPr="00903DBA" w:rsidRDefault="00E80032" w:rsidP="00E80032">
      <w:pPr>
        <w:pStyle w:val="Code"/>
      </w:pPr>
      <w:r w:rsidRPr="00903DBA">
        <w:t>}</w:t>
      </w:r>
    </w:p>
    <w:p w14:paraId="3BC000C1" w14:textId="77777777" w:rsidR="00E80032" w:rsidRPr="00903DBA" w:rsidRDefault="00E80032" w:rsidP="00E80032">
      <w:pPr>
        <w:pStyle w:val="Code"/>
      </w:pPr>
      <w:r w:rsidRPr="00903DBA">
        <w:t>while (i &lt;= 10);</w:t>
      </w:r>
    </w:p>
    <w:p w14:paraId="4FE9C4FA" w14:textId="77777777" w:rsidR="00E80032" w:rsidRPr="00903DBA" w:rsidRDefault="00E80032" w:rsidP="00E65FE6">
      <w:pPr>
        <w:pStyle w:val="CodeHeader"/>
      </w:pPr>
      <w:r w:rsidRPr="00903DBA">
        <w:t xml:space="preserve">However, the </w:t>
      </w:r>
      <w:r w:rsidRPr="00E65FE6">
        <w:t>do-while</w:t>
      </w:r>
      <w:r w:rsidRPr="00903DBA">
        <w:t xml:space="preserve"> statement is less powerful. If the expression is false to begin with, the </w:t>
      </w:r>
      <w:r w:rsidRPr="00E65FE6">
        <w:t>while</w:t>
      </w:r>
      <w:r w:rsidRPr="00903DBA">
        <w:t xml:space="preserve"> statement just skips the repetitions altogether, but the </w:t>
      </w:r>
      <w:r w:rsidRPr="00E65FE6">
        <w:rPr>
          <w:rStyle w:val="CodeInText"/>
        </w:rPr>
        <w:t>do-while</w:t>
      </w:r>
      <w:r w:rsidRPr="00903DBA">
        <w:t xml:space="preserve"> statement must always execute the iteration statement at least once in order to reach the continuation expression at the end.</w:t>
      </w:r>
    </w:p>
    <w:p w14:paraId="563694FE" w14:textId="475764A3" w:rsidR="00E80032" w:rsidRPr="00903DBA" w:rsidRDefault="00E80032" w:rsidP="00E65FE6">
      <w:pPr>
        <w:pStyle w:val="CodeHeader"/>
      </w:pPr>
      <w:r w:rsidRPr="00903DBA">
        <w:t xml:space="preserve">We can also use the </w:t>
      </w:r>
      <w:r w:rsidRPr="00E65FE6">
        <w:t>for</w:t>
      </w:r>
      <w:r w:rsidRPr="00903DBA">
        <w:t xml:space="preserve"> statement, which is a more compact variant of </w:t>
      </w:r>
      <w:r w:rsidRPr="00E65FE6">
        <w:rPr>
          <w:rStyle w:val="CodeInText"/>
        </w:rPr>
        <w:t>while</w:t>
      </w:r>
      <w:r w:rsidRPr="00903DBA">
        <w:t xml:space="preserve">. It takes three expressions, separated by semicolons. The first expression </w:t>
      </w:r>
      <w:r w:rsidR="00631D4D" w:rsidRPr="00903DBA">
        <w:t>initialize</w:t>
      </w:r>
      <w:r w:rsidRPr="00903DBA">
        <w:t>s the variable, the repetition continues as long as the second expression is true and the third expression is executed at the end of each repetition.</w:t>
      </w:r>
    </w:p>
    <w:p w14:paraId="06FEBCE1" w14:textId="77777777" w:rsidR="00E80032" w:rsidRPr="00903DBA" w:rsidRDefault="00E80032" w:rsidP="00E80032">
      <w:pPr>
        <w:pStyle w:val="Code"/>
      </w:pPr>
      <w:r w:rsidRPr="00903DBA">
        <w:t>int i;</w:t>
      </w:r>
    </w:p>
    <w:p w14:paraId="75A0A6BA" w14:textId="77777777" w:rsidR="00E80032" w:rsidRPr="00903DBA" w:rsidRDefault="00E80032" w:rsidP="00E80032">
      <w:pPr>
        <w:pStyle w:val="Code"/>
      </w:pPr>
      <w:r w:rsidRPr="00903DBA">
        <w:t>for (i = 1; i &lt;= 10; ++i) {</w:t>
      </w:r>
      <w:r w:rsidRPr="00903DBA">
        <w:cr/>
        <w:t xml:space="preserve">  printf("%d\n", i);</w:t>
      </w:r>
    </w:p>
    <w:p w14:paraId="2F29271B" w14:textId="77777777" w:rsidR="00E80032" w:rsidRPr="00903DBA" w:rsidRDefault="00E80032" w:rsidP="00E80032">
      <w:pPr>
        <w:pStyle w:val="Code"/>
      </w:pPr>
      <w:r w:rsidRPr="00903DBA">
        <w:t>}</w:t>
      </w:r>
    </w:p>
    <w:p w14:paraId="58CE0243" w14:textId="1A5CCF39" w:rsidR="00E80032" w:rsidRPr="00903DBA" w:rsidRDefault="00E80032" w:rsidP="00E65FE6">
      <w:pPr>
        <w:pStyle w:val="CodeHeader"/>
      </w:pPr>
      <w:r w:rsidRPr="00903DBA">
        <w:t xml:space="preserve">Similar to the </w:t>
      </w:r>
      <w:r w:rsidRPr="00E65FE6">
        <w:rPr>
          <w:rStyle w:val="CodeInText"/>
        </w:rPr>
        <w:t>switch</w:t>
      </w:r>
      <w:r w:rsidRPr="00903DBA">
        <w:t xml:space="preserve"> statement, an iteration statement can be interrupted by the break statement. Below is an </w:t>
      </w:r>
      <w:r w:rsidR="001249C1">
        <w:t>infinite</w:t>
      </w:r>
      <w:r w:rsidRPr="00903DBA">
        <w:t>loop (remember that every non-zero value is regarded as true) that is stopped by the break statement.</w:t>
      </w:r>
    </w:p>
    <w:p w14:paraId="72399ACE" w14:textId="77777777" w:rsidR="00E80032" w:rsidRPr="00903DBA" w:rsidRDefault="00E80032" w:rsidP="00E80032">
      <w:pPr>
        <w:pStyle w:val="Code"/>
      </w:pPr>
      <w:r w:rsidRPr="00903DBA">
        <w:t>int i = 1;</w:t>
      </w:r>
    </w:p>
    <w:p w14:paraId="26F4C234" w14:textId="77777777" w:rsidR="00E80032" w:rsidRPr="00903DBA" w:rsidRDefault="00E80032" w:rsidP="00E80032">
      <w:pPr>
        <w:pStyle w:val="Code"/>
      </w:pPr>
      <w:r w:rsidRPr="00903DBA">
        <w:t>while (1) {</w:t>
      </w:r>
      <w:r w:rsidRPr="00903DBA">
        <w:cr/>
        <w:t xml:space="preserve">  printf("%d\n", i);</w:t>
      </w:r>
    </w:p>
    <w:p w14:paraId="16CB17FD" w14:textId="77777777" w:rsidR="00E80032" w:rsidRPr="00903DBA" w:rsidRDefault="00E80032" w:rsidP="00E80032">
      <w:pPr>
        <w:pStyle w:val="Code"/>
      </w:pPr>
      <w:r w:rsidRPr="00903DBA">
        <w:t xml:space="preserve">  ++i;</w:t>
      </w:r>
    </w:p>
    <w:p w14:paraId="08640940" w14:textId="77777777" w:rsidR="00E80032" w:rsidRPr="00903DBA" w:rsidRDefault="00E80032" w:rsidP="00E80032">
      <w:pPr>
        <w:pStyle w:val="Code"/>
      </w:pPr>
    </w:p>
    <w:p w14:paraId="00C3828B" w14:textId="77777777" w:rsidR="00E80032" w:rsidRPr="00903DBA" w:rsidRDefault="00E80032" w:rsidP="00E80032">
      <w:pPr>
        <w:pStyle w:val="Code"/>
      </w:pPr>
      <w:r w:rsidRPr="00903DBA">
        <w:t xml:space="preserve">  if (i &gt; 10) {</w:t>
      </w:r>
      <w:r w:rsidRPr="00903DBA">
        <w:cr/>
        <w:t xml:space="preserve">    break;</w:t>
      </w:r>
    </w:p>
    <w:p w14:paraId="6773BB00" w14:textId="77777777" w:rsidR="00E80032" w:rsidRPr="00903DBA" w:rsidRDefault="00E80032" w:rsidP="00E80032">
      <w:pPr>
        <w:pStyle w:val="Code"/>
      </w:pPr>
      <w:r w:rsidRPr="00903DBA">
        <w:t xml:space="preserve">  }</w:t>
      </w:r>
    </w:p>
    <w:p w14:paraId="5DD9EB28" w14:textId="77777777" w:rsidR="00E80032" w:rsidRPr="00903DBA" w:rsidRDefault="00E80032" w:rsidP="00E80032">
      <w:pPr>
        <w:pStyle w:val="Code"/>
      </w:pPr>
      <w:r w:rsidRPr="00903DBA">
        <w:t>}</w:t>
      </w:r>
    </w:p>
    <w:p w14:paraId="0C1F4203" w14:textId="77777777" w:rsidR="00E80032" w:rsidRPr="00903DBA" w:rsidRDefault="00E80032" w:rsidP="00E65FE6">
      <w:pPr>
        <w:pStyle w:val="CodeHeader"/>
      </w:pPr>
      <w:r w:rsidRPr="00903DBA">
        <w:t xml:space="preserve">The same effect can be archived by omitting </w:t>
      </w:r>
      <w:r w:rsidR="001269DE" w:rsidRPr="00903DBA">
        <w:t>the second expression of the</w:t>
      </w:r>
      <w:r w:rsidRPr="00903DBA">
        <w:t xml:space="preserve"> </w:t>
      </w:r>
      <w:r w:rsidRPr="00E65FE6">
        <w:rPr>
          <w:rStyle w:val="CodeInText"/>
        </w:rPr>
        <w:t>for</w:t>
      </w:r>
      <w:r w:rsidRPr="00903DBA">
        <w:t xml:space="preserve"> statement.</w:t>
      </w:r>
    </w:p>
    <w:p w14:paraId="263436D2" w14:textId="77777777" w:rsidR="00E80032" w:rsidRPr="00903DBA" w:rsidRDefault="00E80032" w:rsidP="00E80032">
      <w:pPr>
        <w:pStyle w:val="Code"/>
      </w:pPr>
      <w:r w:rsidRPr="00903DBA">
        <w:t>int i;</w:t>
      </w:r>
    </w:p>
    <w:p w14:paraId="3C27E5F0" w14:textId="77777777" w:rsidR="00E80032" w:rsidRPr="00903DBA" w:rsidRDefault="00E80032" w:rsidP="00E80032">
      <w:pPr>
        <w:pStyle w:val="Code"/>
      </w:pPr>
      <w:r w:rsidRPr="00903DBA">
        <w:t>for (i = 1; ; ++i) {</w:t>
      </w:r>
      <w:r w:rsidRPr="00903DBA">
        <w:cr/>
        <w:t xml:space="preserve">  printf("%d\n", i);</w:t>
      </w:r>
    </w:p>
    <w:p w14:paraId="61AD053F" w14:textId="77777777" w:rsidR="00E80032" w:rsidRPr="00903DBA" w:rsidRDefault="00E80032" w:rsidP="00E80032">
      <w:pPr>
        <w:pStyle w:val="Code"/>
      </w:pPr>
    </w:p>
    <w:p w14:paraId="45AF32A7" w14:textId="77777777" w:rsidR="00E80032" w:rsidRPr="00903DBA" w:rsidRDefault="00E80032" w:rsidP="00E80032">
      <w:pPr>
        <w:pStyle w:val="Code"/>
      </w:pPr>
      <w:r w:rsidRPr="00903DBA">
        <w:t xml:space="preserve">  if (i == 10) {</w:t>
      </w:r>
      <w:r w:rsidRPr="00903DBA">
        <w:cr/>
        <w:t xml:space="preserve">    break;</w:t>
      </w:r>
    </w:p>
    <w:p w14:paraId="6D3718AA" w14:textId="77777777" w:rsidR="00E80032" w:rsidRPr="00903DBA" w:rsidRDefault="00E80032" w:rsidP="00E80032">
      <w:pPr>
        <w:pStyle w:val="Code"/>
      </w:pPr>
      <w:r w:rsidRPr="00903DBA">
        <w:t xml:space="preserve">  }</w:t>
      </w:r>
    </w:p>
    <w:p w14:paraId="75BA3674" w14:textId="77777777" w:rsidR="00E80032" w:rsidRPr="00903DBA" w:rsidRDefault="00E80032" w:rsidP="00E80032">
      <w:pPr>
        <w:pStyle w:val="Code"/>
      </w:pPr>
      <w:r w:rsidRPr="00903DBA">
        <w:t>}</w:t>
      </w:r>
    </w:p>
    <w:p w14:paraId="03C7F45C" w14:textId="77777777" w:rsidR="00E80032" w:rsidRPr="00903DBA" w:rsidRDefault="00E80032" w:rsidP="00E65FE6">
      <w:pPr>
        <w:pStyle w:val="CodeHeader"/>
      </w:pPr>
      <w:r w:rsidRPr="00903DBA">
        <w:t xml:space="preserve">An iteration statement can also include a </w:t>
      </w:r>
      <w:r w:rsidRPr="00E65FE6">
        <w:rPr>
          <w:rStyle w:val="CodeInText"/>
        </w:rPr>
        <w:t>continue</w:t>
      </w:r>
      <w:r w:rsidRPr="00903DBA">
        <w:t xml:space="preserve"> statement. It skips the rest of the current repetition. The following example prints the numbers from 1 to 10 with the exception of 5.</w:t>
      </w:r>
    </w:p>
    <w:p w14:paraId="28F61669" w14:textId="77777777" w:rsidR="00E80032" w:rsidRPr="00903DBA" w:rsidRDefault="00E80032" w:rsidP="00E80032">
      <w:pPr>
        <w:pStyle w:val="Code"/>
      </w:pPr>
      <w:r w:rsidRPr="00903DBA">
        <w:t>int i;</w:t>
      </w:r>
    </w:p>
    <w:p w14:paraId="03C67B56" w14:textId="77777777" w:rsidR="00E80032" w:rsidRPr="00903DBA" w:rsidRDefault="00E80032" w:rsidP="00E80032">
      <w:pPr>
        <w:pStyle w:val="Code"/>
      </w:pPr>
      <w:r w:rsidRPr="00903DBA">
        <w:t>for (i = 1; i &lt;= 10; ++i) {</w:t>
      </w:r>
      <w:r w:rsidRPr="00903DBA">
        <w:cr/>
        <w:t xml:space="preserve">  if (i == 5) {</w:t>
      </w:r>
      <w:r w:rsidRPr="00903DBA">
        <w:cr/>
        <w:t xml:space="preserve">    continue;</w:t>
      </w:r>
    </w:p>
    <w:p w14:paraId="707646C4" w14:textId="77777777" w:rsidR="00E80032" w:rsidRPr="00903DBA" w:rsidRDefault="00E80032" w:rsidP="00E80032">
      <w:pPr>
        <w:pStyle w:val="Code"/>
      </w:pPr>
      <w:r w:rsidRPr="00903DBA">
        <w:t xml:space="preserve">  }</w:t>
      </w:r>
    </w:p>
    <w:p w14:paraId="0485B3B5" w14:textId="77777777" w:rsidR="00E80032" w:rsidRPr="00903DBA" w:rsidRDefault="00E80032" w:rsidP="00E80032">
      <w:pPr>
        <w:pStyle w:val="Code"/>
      </w:pPr>
    </w:p>
    <w:p w14:paraId="184BECD1" w14:textId="77777777" w:rsidR="00E80032" w:rsidRPr="00903DBA" w:rsidRDefault="00E80032" w:rsidP="00E80032">
      <w:pPr>
        <w:pStyle w:val="Code"/>
      </w:pPr>
      <w:r w:rsidRPr="00903DBA">
        <w:t xml:space="preserve">  printf("%d\n", i);</w:t>
      </w:r>
    </w:p>
    <w:p w14:paraId="33C8BB09" w14:textId="77777777" w:rsidR="00E80032" w:rsidRPr="00903DBA" w:rsidRDefault="00E80032" w:rsidP="00E80032">
      <w:pPr>
        <w:pStyle w:val="Code"/>
      </w:pPr>
      <w:r w:rsidRPr="00903DBA">
        <w:t>}</w:t>
      </w:r>
    </w:p>
    <w:p w14:paraId="36BC0915" w14:textId="45B5FB73" w:rsidR="00E80032" w:rsidRPr="00903DBA" w:rsidRDefault="00E80032" w:rsidP="00E65FE6">
      <w:pPr>
        <w:pStyle w:val="CodeHeader"/>
      </w:pPr>
      <w:r w:rsidRPr="00903DBA">
        <w:t xml:space="preserve">The following example, however, will not work as intended. Because the continue statement will skip the rest of the </w:t>
      </w:r>
      <w:r w:rsidRPr="00E65FE6">
        <w:t>while</w:t>
      </w:r>
      <w:r w:rsidRPr="00903DBA">
        <w:t xml:space="preserve"> block, </w:t>
      </w:r>
      <w:r w:rsidRPr="00E65FE6">
        <w:t>i</w:t>
      </w:r>
      <w:r w:rsidRPr="00903DBA">
        <w:t xml:space="preserve"> will never be updated and we will be stuck in an </w:t>
      </w:r>
      <w:r w:rsidR="001249C1">
        <w:t>infinite</w:t>
      </w:r>
      <w:r w:rsidRPr="00903DBA">
        <w:t xml:space="preserve">loop. Therefore, I recommend that you use </w:t>
      </w:r>
      <w:r w:rsidRPr="00E65FE6">
        <w:rPr>
          <w:rStyle w:val="CodeInText"/>
        </w:rPr>
        <w:t>continue</w:t>
      </w:r>
      <w:r w:rsidRPr="00903DBA">
        <w:t xml:space="preserve"> with care, or avoid it altogether.</w:t>
      </w:r>
    </w:p>
    <w:p w14:paraId="66B54909" w14:textId="77777777" w:rsidR="00E80032" w:rsidRPr="00903DBA" w:rsidRDefault="00E80032" w:rsidP="00E80032">
      <w:pPr>
        <w:pStyle w:val="Code"/>
      </w:pPr>
      <w:r w:rsidRPr="00903DBA">
        <w:t>int i = 1;</w:t>
      </w:r>
    </w:p>
    <w:p w14:paraId="53BFD960" w14:textId="77777777" w:rsidR="00E80032" w:rsidRPr="00903DBA" w:rsidRDefault="00E80032" w:rsidP="00E80032">
      <w:pPr>
        <w:pStyle w:val="Code"/>
      </w:pPr>
      <w:r w:rsidRPr="00903DBA">
        <w:t>while (i &lt;= 10) {</w:t>
      </w:r>
      <w:r w:rsidRPr="00903DBA">
        <w:cr/>
        <w:t xml:space="preserve">  if (i == 5) {</w:t>
      </w:r>
      <w:r w:rsidRPr="00903DBA">
        <w:cr/>
        <w:t xml:space="preserve">    continue;</w:t>
      </w:r>
    </w:p>
    <w:p w14:paraId="0203226D" w14:textId="77777777" w:rsidR="00E80032" w:rsidRPr="00903DBA" w:rsidRDefault="00E80032" w:rsidP="00E80032">
      <w:pPr>
        <w:pStyle w:val="Code"/>
      </w:pPr>
      <w:r w:rsidRPr="00903DBA">
        <w:t xml:space="preserve">  }</w:t>
      </w:r>
    </w:p>
    <w:p w14:paraId="4D4C6E50" w14:textId="77777777" w:rsidR="00E80032" w:rsidRPr="00903DBA" w:rsidRDefault="00E80032" w:rsidP="00E80032">
      <w:pPr>
        <w:pStyle w:val="Code"/>
      </w:pPr>
    </w:p>
    <w:p w14:paraId="0830CE2E" w14:textId="77777777" w:rsidR="00E80032" w:rsidRPr="00903DBA" w:rsidRDefault="00E80032" w:rsidP="00E80032">
      <w:pPr>
        <w:pStyle w:val="Code"/>
      </w:pPr>
      <w:r w:rsidRPr="00903DBA">
        <w:t xml:space="preserve">  printf("%d\n", i);</w:t>
      </w:r>
    </w:p>
    <w:p w14:paraId="53628065" w14:textId="77777777" w:rsidR="00E80032" w:rsidRPr="00903DBA" w:rsidRDefault="00E80032" w:rsidP="00E80032">
      <w:pPr>
        <w:pStyle w:val="Code"/>
      </w:pPr>
      <w:r w:rsidRPr="00903DBA">
        <w:t xml:space="preserve">  ++i;</w:t>
      </w:r>
    </w:p>
    <w:p w14:paraId="04E479B0" w14:textId="77777777" w:rsidR="00E80032" w:rsidRPr="00903DBA" w:rsidRDefault="00E80032" w:rsidP="00E80032">
      <w:pPr>
        <w:pStyle w:val="Code"/>
      </w:pPr>
      <w:r w:rsidRPr="00903DBA">
        <w:t>}</w:t>
      </w:r>
    </w:p>
    <w:p w14:paraId="4C1D03FE" w14:textId="1518969F"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16" w:name="_Toc320485601"/>
      <w:bookmarkStart w:id="717" w:name="_Toc323656711"/>
      <w:bookmarkStart w:id="718" w:name="_Toc324085449"/>
      <w:bookmarkStart w:id="719" w:name="_Toc383781101"/>
      <w:bookmarkStart w:id="720" w:name="_Toc57656210"/>
      <w:r w:rsidRPr="00903DBA">
        <w:t>Jump statements</w:t>
      </w:r>
      <w:bookmarkEnd w:id="716"/>
      <w:bookmarkEnd w:id="717"/>
      <w:bookmarkEnd w:id="718"/>
      <w:bookmarkEnd w:id="719"/>
      <w:bookmarkEnd w:id="720"/>
    </w:p>
    <w:p w14:paraId="102F03D0" w14:textId="77777777" w:rsidR="00E80032" w:rsidRPr="00903DBA" w:rsidRDefault="00E80032" w:rsidP="00E65FE6">
      <w:pPr>
        <w:pStyle w:val="CodeHeader"/>
      </w:pPr>
      <w:r w:rsidRPr="00903DBA">
        <w:t xml:space="preserve">We can jump from one location to another inside the same function by marking the latter location with a </w:t>
      </w:r>
      <w:r w:rsidRPr="00E65FE6">
        <w:t>label</w:t>
      </w:r>
      <w:r w:rsidRPr="00903DBA">
        <w:t xml:space="preserve"> inside the block with the </w:t>
      </w:r>
      <w:r w:rsidRPr="00E65FE6">
        <w:rPr>
          <w:rStyle w:val="CodeInText"/>
        </w:rPr>
        <w:t>goto</w:t>
      </w:r>
      <w:r w:rsidRPr="00903DBA">
        <w:t xml:space="preserve"> statement. The following code is yet another example of how to print the numbers from one to ten, inclusive. As you can, it is not as clear as the previous examples.</w:t>
      </w:r>
    </w:p>
    <w:p w14:paraId="76B2028C" w14:textId="77777777" w:rsidR="00E80032" w:rsidRPr="00903DBA" w:rsidRDefault="00E80032" w:rsidP="00E80032">
      <w:pPr>
        <w:pStyle w:val="Code"/>
      </w:pPr>
      <w:r w:rsidRPr="00903DBA">
        <w:t>int i = 1;</w:t>
      </w:r>
    </w:p>
    <w:p w14:paraId="2618B9B6" w14:textId="77777777" w:rsidR="00E80032" w:rsidRPr="00903DBA" w:rsidRDefault="00E80032" w:rsidP="00E80032">
      <w:pPr>
        <w:pStyle w:val="Code"/>
      </w:pPr>
      <w:r w:rsidRPr="00903DBA">
        <w:t>label: printf("%d\n", i);</w:t>
      </w:r>
    </w:p>
    <w:p w14:paraId="1D99308B" w14:textId="77777777" w:rsidR="00E80032" w:rsidRPr="00903DBA" w:rsidRDefault="00E80032" w:rsidP="00E80032">
      <w:pPr>
        <w:pStyle w:val="Code"/>
      </w:pPr>
    </w:p>
    <w:p w14:paraId="18E80B88" w14:textId="77777777" w:rsidR="00E80032" w:rsidRPr="00903DBA" w:rsidRDefault="00E80032" w:rsidP="00E80032">
      <w:pPr>
        <w:pStyle w:val="Code"/>
      </w:pPr>
      <w:r w:rsidRPr="00903DBA">
        <w:t>++i;</w:t>
      </w:r>
    </w:p>
    <w:p w14:paraId="190F1B61" w14:textId="77777777" w:rsidR="00E80032" w:rsidRPr="00903DBA" w:rsidRDefault="00E80032" w:rsidP="00E80032">
      <w:pPr>
        <w:pStyle w:val="Code"/>
      </w:pPr>
      <w:r w:rsidRPr="00903DBA">
        <w:t>if (i &lt;= 10) {</w:t>
      </w:r>
      <w:r w:rsidRPr="00903DBA">
        <w:cr/>
        <w:t xml:space="preserve">  goto label;</w:t>
      </w:r>
    </w:p>
    <w:p w14:paraId="739A09D7" w14:textId="77777777" w:rsidR="00E80032" w:rsidRPr="00903DBA" w:rsidRDefault="00E80032" w:rsidP="00E80032">
      <w:pPr>
        <w:pStyle w:val="Code"/>
      </w:pPr>
      <w:r w:rsidRPr="00903DBA">
        <w:t>}</w:t>
      </w:r>
    </w:p>
    <w:p w14:paraId="77786062" w14:textId="77777777" w:rsidR="00E80032" w:rsidRPr="00903DBA" w:rsidRDefault="00E80032" w:rsidP="00E65FE6">
      <w:pPr>
        <w:pStyle w:val="CodeHeader"/>
      </w:pPr>
      <w:r w:rsidRPr="00903DBA">
        <w:t xml:space="preserve">The </w:t>
      </w:r>
      <w:r w:rsidRPr="00E65FE6">
        <w:t>goto</w:t>
      </w:r>
      <w:r w:rsidRPr="00903DBA">
        <w:t xml:space="preserve"> statement is considered to give rise to unstructured code, so called “spagetti code.” I strongly recommended that you omit </w:t>
      </w:r>
      <w:r w:rsidRPr="00E65FE6">
        <w:rPr>
          <w:rStyle w:val="CodeInText"/>
        </w:rPr>
        <w:t>goto</w:t>
      </w:r>
      <w:r w:rsidRPr="00903DBA">
        <w:t xml:space="preserve"> altogether. To put it bluntly: now when you seen it, forget it.</w:t>
      </w:r>
    </w:p>
    <w:p w14:paraId="6016835D" w14:textId="5888C8E9"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21" w:name="_Toc320485602"/>
      <w:bookmarkStart w:id="722" w:name="_Toc323656712"/>
      <w:bookmarkStart w:id="723" w:name="_Toc324085450"/>
      <w:bookmarkStart w:id="724" w:name="_Toc383781102"/>
      <w:bookmarkStart w:id="725" w:name="_Toc57656211"/>
      <w:r w:rsidRPr="00903DBA">
        <w:t>Expression statements</w:t>
      </w:r>
      <w:bookmarkEnd w:id="721"/>
      <w:bookmarkEnd w:id="722"/>
      <w:bookmarkEnd w:id="723"/>
      <w:bookmarkEnd w:id="724"/>
      <w:bookmarkEnd w:id="725"/>
    </w:p>
    <w:p w14:paraId="5ABA790D" w14:textId="77777777" w:rsidR="00E80032" w:rsidRPr="00903DBA" w:rsidRDefault="00E80032" w:rsidP="00E80032">
      <w:r w:rsidRPr="00903DBA">
        <w:t>An expression can form a statement.</w:t>
      </w:r>
    </w:p>
    <w:p w14:paraId="3EC2C1A3" w14:textId="77777777" w:rsidR="00E80032" w:rsidRPr="00903DBA" w:rsidRDefault="00E80032" w:rsidP="00E80032">
      <w:pPr>
        <w:pStyle w:val="Code"/>
      </w:pPr>
      <w:r w:rsidRPr="00903DBA">
        <w:t>a = b + 1; // Assignment operator.</w:t>
      </w:r>
    </w:p>
    <w:p w14:paraId="508B62DB" w14:textId="77777777" w:rsidR="00E80032" w:rsidRPr="00903DBA" w:rsidRDefault="00E80032" w:rsidP="00E80032">
      <w:pPr>
        <w:pStyle w:val="Code"/>
      </w:pPr>
      <w:r w:rsidRPr="00903DBA">
        <w:t>puts("Hello, World!"); // Function call.</w:t>
      </w:r>
    </w:p>
    <w:p w14:paraId="0E5C40D5" w14:textId="77777777" w:rsidR="00E80032" w:rsidRPr="00903DBA" w:rsidRDefault="00E80032" w:rsidP="00E65FE6">
      <w:pPr>
        <w:pStyle w:val="CodeHeader"/>
      </w:pPr>
      <w:r w:rsidRPr="00903DBA">
        <w:t xml:space="preserve">In the above examples, we are only interested in the side effects; that </w:t>
      </w:r>
      <w:r w:rsidRPr="00E65FE6">
        <w:rPr>
          <w:rStyle w:val="CodeInText"/>
        </w:rPr>
        <w:t>a</w:t>
      </w:r>
      <w:r w:rsidRPr="00903DBA">
        <w:t xml:space="preserve"> is assigned a new value and that a text is written. We are allowed to write expression statements without side effects; even thought it has no meaning and is likely to be erased by the compiler.</w:t>
      </w:r>
    </w:p>
    <w:p w14:paraId="042FD39F" w14:textId="77777777" w:rsidR="00E80032" w:rsidRPr="00903DBA" w:rsidRDefault="00E80032" w:rsidP="00E80032">
      <w:pPr>
        <w:pStyle w:val="Code"/>
      </w:pPr>
      <w:r w:rsidRPr="00903DBA">
        <w:t>a + b * c;</w:t>
      </w:r>
    </w:p>
    <w:p w14:paraId="39D61CA1" w14:textId="490231AF"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26" w:name="_Toc323656713"/>
      <w:bookmarkStart w:id="727" w:name="_Toc324085451"/>
      <w:bookmarkStart w:id="728" w:name="_Toc383781103"/>
      <w:bookmarkStart w:id="729" w:name="_Toc57656212"/>
      <w:r w:rsidRPr="00903DBA">
        <w:t>Volatile</w:t>
      </w:r>
      <w:bookmarkEnd w:id="726"/>
      <w:bookmarkEnd w:id="727"/>
      <w:bookmarkEnd w:id="728"/>
      <w:bookmarkEnd w:id="729"/>
    </w:p>
    <w:p w14:paraId="66152A39" w14:textId="77777777" w:rsidR="00E80032" w:rsidRPr="00903DBA" w:rsidRDefault="00E80032" w:rsidP="00E65FE6">
      <w:pPr>
        <w:pStyle w:val="CodeHeader"/>
      </w:pPr>
      <w:r w:rsidRPr="00903DBA">
        <w:t xml:space="preserve">A variable can be </w:t>
      </w:r>
      <w:r w:rsidRPr="00E17FD3">
        <w:rPr>
          <w:rStyle w:val="KeyWord0"/>
        </w:rPr>
        <w:t>volatile</w:t>
      </w:r>
      <w:r w:rsidRPr="00903DBA">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65FE6">
        <w:t>p</w:t>
      </w:r>
      <w:r w:rsidRPr="00903DBA">
        <w:t xml:space="preserve"> is not marked as volatile, there is a risk that the compiler would replace the for-loop with another statement since the value of </w:t>
      </w:r>
      <w:r w:rsidRPr="00E65FE6">
        <w:rPr>
          <w:rStyle w:val="CodeInText"/>
        </w:rPr>
        <w:t>*p</w:t>
      </w:r>
      <w:r w:rsidRPr="00903DBA">
        <w:t xml:space="preserve"> does not seem to change inside the loop.</w:t>
      </w:r>
    </w:p>
    <w:p w14:paraId="5501AF76" w14:textId="77777777" w:rsidR="00E80032" w:rsidRPr="00903DBA" w:rsidRDefault="00E80032">
      <w:pPr>
        <w:pStyle w:val="Code"/>
        <w:pPrChange w:id="730" w:author="Stefan Björnander" w:date="2012-05-06T21:16:00Z">
          <w:pPr>
            <w:pStyle w:val="CommandLine"/>
          </w:pPr>
        </w:pPrChange>
      </w:pPr>
      <w:r w:rsidRPr="00903DBA">
        <w:t>volatile int* p = (void*) 10000;</w:t>
      </w:r>
    </w:p>
    <w:p w14:paraId="3CB52B24" w14:textId="77777777" w:rsidR="00E80032" w:rsidRPr="00903DBA" w:rsidRDefault="00E80032">
      <w:pPr>
        <w:pStyle w:val="Code"/>
        <w:pPrChange w:id="731" w:author="Stefan Björnander" w:date="2012-05-06T21:16:00Z">
          <w:pPr>
            <w:pStyle w:val="CommandLine"/>
          </w:pPr>
        </w:pPrChange>
      </w:pPr>
    </w:p>
    <w:p w14:paraId="0D44E5CA" w14:textId="77777777" w:rsidR="00E80032" w:rsidRPr="00903DBA" w:rsidRDefault="00E80032">
      <w:pPr>
        <w:pStyle w:val="Code"/>
        <w:pPrChange w:id="732" w:author="Stefan Björnander" w:date="2012-05-06T21:16:00Z">
          <w:pPr>
            <w:pStyle w:val="CommandLine"/>
          </w:pPr>
        </w:pPrChange>
      </w:pPr>
      <w:r w:rsidRPr="00903DBA">
        <w:rPr>
          <w:rFonts w:eastAsia="Times New Roman"/>
          <w:noProof w:val="0"/>
          <w:color w:val="000000" w:themeColor="text1"/>
          <w:rPrChange w:id="733" w:author="Stefan Björnander" w:date="2012-05-06T21:51:00Z">
            <w:rPr>
              <w:color w:val="0000FF"/>
            </w:rPr>
          </w:rPrChange>
        </w:rPr>
        <w:t>while</w:t>
      </w:r>
      <w:r w:rsidRPr="00903DBA">
        <w:t xml:space="preserve"> (*p != 0) {</w:t>
      </w:r>
    </w:p>
    <w:p w14:paraId="27302477" w14:textId="77777777" w:rsidR="00E80032" w:rsidRPr="00903DBA" w:rsidRDefault="00E80032">
      <w:pPr>
        <w:pStyle w:val="Code"/>
        <w:pPrChange w:id="734" w:author="Stefan Björnander" w:date="2012-05-06T21:16:00Z">
          <w:pPr>
            <w:pStyle w:val="CommandLine"/>
          </w:pPr>
        </w:pPrChange>
      </w:pPr>
      <w:r w:rsidRPr="00903DBA">
        <w:t xml:space="preserve">  // Wait.</w:t>
      </w:r>
    </w:p>
    <w:p w14:paraId="7CF3B7E7" w14:textId="77777777" w:rsidR="00E80032" w:rsidRPr="00903DBA" w:rsidRDefault="00E80032">
      <w:pPr>
        <w:pStyle w:val="Code"/>
        <w:pPrChange w:id="735" w:author="Stefan Björnander" w:date="2012-05-06T21:16:00Z">
          <w:pPr>
            <w:pStyle w:val="CommandLine"/>
          </w:pPr>
        </w:pPrChange>
      </w:pPr>
      <w:r w:rsidRPr="00903DBA">
        <w:t>}</w:t>
      </w:r>
    </w:p>
    <w:p w14:paraId="2CE30E7B" w14:textId="345ACBBA" w:rsidR="00E80032" w:rsidRPr="00903DBA" w:rsidRDefault="00E80032" w:rsidP="007C7CB2">
      <w:pPr>
        <w:pStyle w:val="Rubrik2"/>
      </w:pPr>
      <w:bookmarkStart w:id="736" w:name="_Toc320485603"/>
      <w:bookmarkStart w:id="737" w:name="_Toc323656714"/>
      <w:bookmarkStart w:id="738" w:name="_Toc324085452"/>
      <w:bookmarkStart w:id="739" w:name="_Toc383781104"/>
      <w:bookmarkStart w:id="740" w:name="_Toc57656213"/>
      <w:r w:rsidRPr="00903DBA">
        <w:t>Functions</w:t>
      </w:r>
      <w:bookmarkEnd w:id="736"/>
      <w:bookmarkEnd w:id="737"/>
      <w:bookmarkEnd w:id="738"/>
      <w:bookmarkEnd w:id="739"/>
      <w:bookmarkEnd w:id="740"/>
    </w:p>
    <w:p w14:paraId="1DAF5E60" w14:textId="77777777" w:rsidR="00E80032" w:rsidRPr="00903DBA" w:rsidRDefault="00E80032" w:rsidP="00E80032">
      <w:r w:rsidRPr="00903DBA">
        <w:t xml:space="preserve">A function can be compared to a black box. We send in information (input) and we receive information (output). In C, the input values are called </w:t>
      </w:r>
      <w:r w:rsidRPr="00E17FD3">
        <w:rPr>
          <w:rStyle w:val="KeyWord0"/>
        </w:rPr>
        <w:t>parameters</w:t>
      </w:r>
      <w:r w:rsidRPr="00903DBA">
        <w:t xml:space="preserve"> and the output value is called the </w:t>
      </w:r>
      <w:r w:rsidRPr="00E17FD3">
        <w:rPr>
          <w:rStyle w:val="KeyWord0"/>
        </w:rPr>
        <w:t>return value</w:t>
      </w:r>
      <w:r w:rsidRPr="00903DBA">
        <w:t>.</w:t>
      </w:r>
    </w:p>
    <w:p w14:paraId="6BC44C9C" w14:textId="77777777" w:rsidR="00E80032" w:rsidRPr="00903DBA" w:rsidRDefault="00E80032" w:rsidP="00E80032">
      <w:pPr>
        <w:rPr>
          <w:noProof/>
          <w:szCs w:val="21"/>
        </w:rPr>
      </w:pPr>
      <w:r w:rsidRPr="00903DBA">
        <w:rPr>
          <w:noProof/>
          <w:lang w:eastAsia="sv-SE"/>
        </w:rPr>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150034" w:rsidRPr="003F7CF1" w:rsidRDefault="00150034"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150034" w:rsidRPr="003F7CF1" w:rsidRDefault="00150034"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150034" w:rsidRPr="003F7CF1" w:rsidRDefault="00150034"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5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">
                <v:shape id="_x0000_s1452" type="#_x0000_t75" style="position:absolute;width:51073;height:5410;visibility:visible;mso-wrap-style:square">
                  <v:fill o:detectmouseclick="t"/>
                  <v:path o:connecttype="none"/>
                </v:shape>
                <v:rect id="Rectangle 300" o:spid="_x0000_s1453"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150034" w:rsidRPr="003F7CF1" w:rsidRDefault="00150034"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5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150034" w:rsidRPr="003F7CF1" w:rsidRDefault="00150034" w:rsidP="00E80032">
                        <w:pPr>
                          <w:pStyle w:val="Picture"/>
                          <w:rPr>
                            <w:sz w:val="19"/>
                            <w:szCs w:val="19"/>
                            <w:lang w:val="sv-SE"/>
                          </w:rPr>
                        </w:pPr>
                        <w:r w:rsidRPr="003F7CF1">
                          <w:rPr>
                            <w:sz w:val="19"/>
                            <w:szCs w:val="19"/>
                          </w:rPr>
                          <w:t>Function</w:t>
                        </w:r>
                      </w:p>
                    </w:txbxContent>
                  </v:textbox>
                </v:rect>
                <v:line id="Line 302" o:spid="_x0000_s145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56"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57"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150034" w:rsidRPr="003F7CF1" w:rsidRDefault="00150034"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903DBA" w:rsidRDefault="00E80032" w:rsidP="00E65FE6">
      <w:pPr>
        <w:pStyle w:val="CodeHeader"/>
      </w:pPr>
      <w:r w:rsidRPr="00903DBA">
        <w:t xml:space="preserve">To start with, let us try the function </w:t>
      </w:r>
      <w:r w:rsidRPr="00E65FE6">
        <w:rPr>
          <w:rStyle w:val="CodeInText"/>
        </w:rPr>
        <w:t>Square</w:t>
      </w:r>
      <w:r w:rsidRPr="00903DBA">
        <w:t>; it takes an integer and returns its square.</w:t>
      </w:r>
    </w:p>
    <w:p w14:paraId="164C23E4" w14:textId="77777777" w:rsidR="00E80032" w:rsidRPr="00903DBA" w:rsidRDefault="00E80032" w:rsidP="00E80032">
      <w:pPr>
        <w:pStyle w:val="Code"/>
      </w:pPr>
      <w:r w:rsidRPr="00903DBA">
        <w:t>int Square(int n) {</w:t>
      </w:r>
    </w:p>
    <w:p w14:paraId="0209953C" w14:textId="77777777" w:rsidR="00E80032" w:rsidRPr="00903DBA" w:rsidRDefault="00E80032" w:rsidP="00E80032">
      <w:pPr>
        <w:pStyle w:val="Code"/>
      </w:pPr>
      <w:r w:rsidRPr="00903DBA">
        <w:t xml:space="preserve">  return n * n;</w:t>
      </w:r>
    </w:p>
    <w:p w14:paraId="44AEC323" w14:textId="77777777" w:rsidR="00E80032" w:rsidRPr="00903DBA" w:rsidRDefault="00E80032" w:rsidP="00E80032">
      <w:pPr>
        <w:pStyle w:val="Code"/>
      </w:pPr>
      <w:r w:rsidRPr="00903DBA">
        <w:t>}</w:t>
      </w:r>
    </w:p>
    <w:p w14:paraId="7F80F339" w14:textId="77777777" w:rsidR="00E80032" w:rsidRPr="00903DBA" w:rsidRDefault="00E80032" w:rsidP="00E80032">
      <w:pPr>
        <w:pStyle w:val="Code"/>
      </w:pPr>
    </w:p>
    <w:p w14:paraId="10FFDCED" w14:textId="77777777" w:rsidR="00E80032" w:rsidRPr="00903DBA" w:rsidRDefault="00E80032" w:rsidP="00E80032">
      <w:pPr>
        <w:pStyle w:val="Code"/>
      </w:pPr>
      <w:r w:rsidRPr="00903DBA">
        <w:t>void main() {</w:t>
      </w:r>
    </w:p>
    <w:p w14:paraId="42CB3675" w14:textId="77777777" w:rsidR="00E80032" w:rsidRPr="00903DBA" w:rsidRDefault="00E80032" w:rsidP="00E80032">
      <w:pPr>
        <w:pStyle w:val="Code"/>
      </w:pPr>
      <w:r w:rsidRPr="00903DBA">
        <w:t xml:space="preserve">  int i = Square(2); // Square returns 4.</w:t>
      </w:r>
    </w:p>
    <w:p w14:paraId="08F4EF7D" w14:textId="77777777" w:rsidR="00E80032" w:rsidRPr="00903DBA" w:rsidRDefault="00E80032" w:rsidP="00E80032">
      <w:pPr>
        <w:pStyle w:val="Code"/>
      </w:pPr>
      <w:r w:rsidRPr="00903DBA">
        <w:t>}</w:t>
      </w:r>
    </w:p>
    <w:p w14:paraId="37943EBD" w14:textId="77777777" w:rsidR="00E80032" w:rsidRPr="00903DBA" w:rsidRDefault="00E80032" w:rsidP="00E80032">
      <w:pPr>
        <w:rPr>
          <w:noProof/>
          <w:szCs w:val="21"/>
        </w:rPr>
      </w:pPr>
      <w:r w:rsidRPr="00903DBA">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150034" w:rsidRPr="003F7CF1" w:rsidRDefault="00150034"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150034" w:rsidRPr="003F7CF1" w:rsidRDefault="00150034"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150034" w:rsidRPr="003F7CF1" w:rsidRDefault="00150034"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58"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">
                <v:shape id="_x0000_s1459" type="#_x0000_t75" style="position:absolute;width:51073;height:5410;visibility:visible;mso-wrap-style:square">
                  <v:fill o:detectmouseclick="t"/>
                  <v:path o:connecttype="none"/>
                </v:shape>
                <v:rect id="Rectangle 293" o:spid="_x0000_s1460"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150034" w:rsidRPr="003F7CF1" w:rsidRDefault="00150034" w:rsidP="00E80032">
                        <w:pPr>
                          <w:pStyle w:val="Picture"/>
                          <w:jc w:val="both"/>
                          <w:rPr>
                            <w:sz w:val="19"/>
                            <w:szCs w:val="19"/>
                            <w:lang w:val="sv-SE"/>
                          </w:rPr>
                        </w:pPr>
                        <w:r w:rsidRPr="003F7CF1">
                          <w:rPr>
                            <w:sz w:val="19"/>
                            <w:szCs w:val="19"/>
                            <w:lang w:val="sv-SE"/>
                          </w:rPr>
                          <w:t xml:space="preserve">                       2</w:t>
                        </w:r>
                      </w:p>
                    </w:txbxContent>
                  </v:textbox>
                </v:rect>
                <v:rect id="Rectangle 294" o:spid="_x0000_s1461"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150034" w:rsidRPr="003F7CF1" w:rsidRDefault="00150034" w:rsidP="00E80032">
                        <w:pPr>
                          <w:pStyle w:val="Picture"/>
                          <w:rPr>
                            <w:sz w:val="19"/>
                            <w:szCs w:val="19"/>
                            <w:lang w:val="sv-SE"/>
                          </w:rPr>
                        </w:pPr>
                        <w:r w:rsidRPr="003F7CF1">
                          <w:rPr>
                            <w:sz w:val="19"/>
                            <w:szCs w:val="19"/>
                            <w:lang w:val="sv-SE"/>
                          </w:rPr>
                          <w:t>Square</w:t>
                        </w:r>
                      </w:p>
                    </w:txbxContent>
                  </v:textbox>
                </v:rect>
                <v:line id="Line 295" o:spid="_x0000_s1462"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63"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64"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150034" w:rsidRPr="003F7CF1" w:rsidRDefault="00150034"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903DBA" w:rsidRDefault="00E80032" w:rsidP="00E65FE6">
      <w:pPr>
        <w:pStyle w:val="CodeHeader"/>
      </w:pPr>
      <w:r w:rsidRPr="00903DBA">
        <w:t xml:space="preserve">In the example above, the parameter </w:t>
      </w:r>
      <w:r w:rsidRPr="00E65FE6">
        <w:t>n</w:t>
      </w:r>
      <w:r w:rsidRPr="00903DBA">
        <w:t xml:space="preserve"> in the </w:t>
      </w:r>
      <w:r w:rsidRPr="00E65FE6">
        <w:t>Square</w:t>
      </w:r>
      <w:r w:rsidRPr="00903DBA">
        <w:t xml:space="preserve"> </w:t>
      </w:r>
      <w:r w:rsidR="00C37108" w:rsidRPr="00903DBA">
        <w:t>definition</w:t>
      </w:r>
      <w:r w:rsidRPr="00903DBA">
        <w:t xml:space="preserve"> is called a </w:t>
      </w:r>
      <w:r w:rsidRPr="00E17FD3">
        <w:rPr>
          <w:rStyle w:val="KeyWord0"/>
        </w:rPr>
        <w:t>formal parameter</w:t>
      </w:r>
      <w:r w:rsidRPr="00903DBA">
        <w:t xml:space="preserve">, and the value </w:t>
      </w:r>
      <w:r w:rsidRPr="00E65FE6">
        <w:t>3</w:t>
      </w:r>
      <w:r w:rsidRPr="00903DBA">
        <w:t xml:space="preserve"> in the </w:t>
      </w:r>
      <w:r w:rsidRPr="00E65FE6">
        <w:t>Square</w:t>
      </w:r>
      <w:r w:rsidRPr="00903DBA">
        <w:t xml:space="preserve"> call in </w:t>
      </w:r>
      <w:r w:rsidRPr="00E65FE6">
        <w:rPr>
          <w:rStyle w:val="CodeInText"/>
        </w:rPr>
        <w:t>main</w:t>
      </w:r>
      <w:r w:rsidRPr="00903DBA">
        <w:t xml:space="preserve"> is called an </w:t>
      </w:r>
      <w:r w:rsidRPr="00E17FD3">
        <w:rPr>
          <w:rStyle w:val="KeyWord0"/>
        </w:rPr>
        <w:t>actual parameter</w:t>
      </w:r>
      <w:r w:rsidRPr="00903DBA">
        <w:t xml:space="preserve"> or an </w:t>
      </w:r>
      <w:r w:rsidRPr="00E17FD3">
        <w:rPr>
          <w:rStyle w:val="KeyWord0"/>
        </w:rPr>
        <w:t>argument</w:t>
      </w:r>
      <w:r w:rsidRPr="00903DBA">
        <w:t>.</w:t>
      </w:r>
    </w:p>
    <w:p w14:paraId="6DB07FB2" w14:textId="77777777" w:rsidR="00E80032" w:rsidRPr="00903DBA" w:rsidRDefault="00E80032" w:rsidP="00E65FE6">
      <w:pPr>
        <w:pStyle w:val="CodeHeader"/>
      </w:pPr>
      <w:r w:rsidRPr="00903DBA">
        <w:t xml:space="preserve">Now, let us try a more complicated function: </w:t>
      </w:r>
      <w:r w:rsidRPr="00E65FE6">
        <w:t>SquareRoot</w:t>
      </w:r>
      <w:r w:rsidRPr="00903DBA">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65FE6">
        <w:t>main</w:t>
      </w:r>
      <w:r w:rsidRPr="00903DBA">
        <w:rPr>
          <w:rStyle w:val="Fotnotsreferens"/>
          <w:rFonts w:ascii="Lucida Console" w:hAnsi="Lucida Console"/>
          <w:color w:val="FF0000"/>
          <w:sz w:val="18"/>
        </w:rPr>
        <w:footnoteReference w:id="17"/>
      </w:r>
      <w:r w:rsidRPr="00903DBA">
        <w:t xml:space="preserve">, a function can have local variables; </w:t>
      </w:r>
      <w:r w:rsidRPr="00E65FE6">
        <w:t>root</w:t>
      </w:r>
      <w:r w:rsidRPr="00903DBA">
        <w:t xml:space="preserve"> and </w:t>
      </w:r>
      <w:r w:rsidRPr="00E65FE6">
        <w:rPr>
          <w:rStyle w:val="CodeInText"/>
        </w:rPr>
        <w:t>oldRoot</w:t>
      </w:r>
      <w:r w:rsidRPr="00903DBA">
        <w:t xml:space="preserve"> hold the current and previous value of the root, respectively.</w:t>
      </w:r>
    </w:p>
    <w:p w14:paraId="271FB485" w14:textId="77777777" w:rsidR="00E80032" w:rsidRPr="00903DBA" w:rsidRDefault="00E80032" w:rsidP="00E80032">
      <w:pPr>
        <w:pStyle w:val="Code"/>
      </w:pPr>
      <w:r w:rsidRPr="00903DBA">
        <w:t>#include &lt;stdio.h&gt;</w:t>
      </w:r>
    </w:p>
    <w:p w14:paraId="065D18AE" w14:textId="77777777" w:rsidR="00E80032" w:rsidRPr="00903DBA" w:rsidRDefault="00E80032" w:rsidP="00E80032">
      <w:pPr>
        <w:pStyle w:val="Code"/>
      </w:pPr>
    </w:p>
    <w:p w14:paraId="3C886DD4" w14:textId="77777777" w:rsidR="00E80032" w:rsidRPr="00903DBA" w:rsidRDefault="00E80032" w:rsidP="00E80032">
      <w:pPr>
        <w:pStyle w:val="Code"/>
      </w:pPr>
      <w:r w:rsidRPr="00903DBA">
        <w:t>double SquareRoot(double value) {</w:t>
      </w:r>
    </w:p>
    <w:p w14:paraId="58EA34B5" w14:textId="77777777" w:rsidR="00E80032" w:rsidRPr="00903DBA" w:rsidRDefault="00E80032" w:rsidP="00E80032">
      <w:pPr>
        <w:pStyle w:val="Code"/>
      </w:pPr>
      <w:r w:rsidRPr="00903DBA">
        <w:t xml:space="preserve">  const double EPSILON = 1e-12;</w:t>
      </w:r>
    </w:p>
    <w:p w14:paraId="2BF4E3AA" w14:textId="77777777" w:rsidR="00E80032" w:rsidRPr="00903DBA" w:rsidRDefault="00E80032" w:rsidP="00E80032">
      <w:pPr>
        <w:pStyle w:val="Code"/>
      </w:pPr>
      <w:r w:rsidRPr="00903DBA">
        <w:t xml:space="preserve">  double root = value, oldRoot = value;</w:t>
      </w:r>
    </w:p>
    <w:p w14:paraId="6CCEB76A" w14:textId="77777777" w:rsidR="00E80032" w:rsidRPr="00903DBA" w:rsidRDefault="00E80032" w:rsidP="00E80032">
      <w:pPr>
        <w:pStyle w:val="Code"/>
      </w:pPr>
    </w:p>
    <w:p w14:paraId="515F425C" w14:textId="77777777" w:rsidR="00E80032" w:rsidRPr="00903DBA" w:rsidRDefault="00E80032" w:rsidP="00E80032">
      <w:pPr>
        <w:pStyle w:val="Code"/>
      </w:pPr>
      <w:r w:rsidRPr="00903DBA">
        <w:t xml:space="preserve">  while (1) {</w:t>
      </w:r>
      <w:r w:rsidRPr="00903DBA">
        <w:cr/>
        <w:t xml:space="preserve">    root = ((value / root) + root) / 2;</w:t>
      </w:r>
    </w:p>
    <w:p w14:paraId="4E81B024" w14:textId="77777777" w:rsidR="00E80032" w:rsidRPr="00903DBA" w:rsidRDefault="00E80032" w:rsidP="00E80032">
      <w:pPr>
        <w:pStyle w:val="Code"/>
      </w:pPr>
    </w:p>
    <w:p w14:paraId="604F446B" w14:textId="77777777" w:rsidR="00E80032" w:rsidRPr="00903DBA" w:rsidRDefault="00E80032" w:rsidP="00E80032">
      <w:pPr>
        <w:pStyle w:val="Code"/>
      </w:pPr>
      <w:r w:rsidRPr="00903DBA">
        <w:t xml:space="preserve">    if ((oldRoot - root) &lt;= EPSILON) {</w:t>
      </w:r>
      <w:r w:rsidRPr="00903DBA">
        <w:cr/>
        <w:t xml:space="preserve">      return root;</w:t>
      </w:r>
    </w:p>
    <w:p w14:paraId="5C00B9ED" w14:textId="77777777" w:rsidR="00E80032" w:rsidRPr="00903DBA" w:rsidRDefault="00E80032" w:rsidP="00E80032">
      <w:pPr>
        <w:pStyle w:val="Code"/>
      </w:pPr>
      <w:r w:rsidRPr="00903DBA">
        <w:t xml:space="preserve">    }</w:t>
      </w:r>
    </w:p>
    <w:p w14:paraId="22E99902" w14:textId="77777777" w:rsidR="00E80032" w:rsidRPr="00903DBA" w:rsidRDefault="00E80032" w:rsidP="00E80032">
      <w:pPr>
        <w:pStyle w:val="Code"/>
      </w:pPr>
    </w:p>
    <w:p w14:paraId="769FA862" w14:textId="77777777" w:rsidR="00E80032" w:rsidRPr="00903DBA" w:rsidRDefault="00E80032" w:rsidP="00E80032">
      <w:pPr>
        <w:pStyle w:val="Code"/>
      </w:pPr>
      <w:r w:rsidRPr="00903DBA">
        <w:t xml:space="preserve">    oldRoot = root;</w:t>
      </w:r>
    </w:p>
    <w:p w14:paraId="660B9C74" w14:textId="77777777" w:rsidR="00E80032" w:rsidRPr="00903DBA" w:rsidRDefault="00E80032" w:rsidP="00E80032">
      <w:pPr>
        <w:pStyle w:val="Code"/>
      </w:pPr>
      <w:r w:rsidRPr="00903DBA">
        <w:t xml:space="preserve">  }</w:t>
      </w:r>
    </w:p>
    <w:p w14:paraId="667DFADC" w14:textId="77777777" w:rsidR="00E80032" w:rsidRPr="00903DBA" w:rsidRDefault="00E80032" w:rsidP="00E80032">
      <w:pPr>
        <w:pStyle w:val="Code"/>
      </w:pPr>
      <w:r w:rsidRPr="00903DBA">
        <w:t>}</w:t>
      </w:r>
    </w:p>
    <w:p w14:paraId="0A0DB945" w14:textId="77777777" w:rsidR="00E80032" w:rsidRPr="00903DBA" w:rsidRDefault="00E80032" w:rsidP="00E80032">
      <w:pPr>
        <w:pStyle w:val="Code"/>
      </w:pPr>
    </w:p>
    <w:p w14:paraId="4B893C65" w14:textId="77777777" w:rsidR="00E80032" w:rsidRPr="00903DBA" w:rsidRDefault="00E80032" w:rsidP="00E80032">
      <w:pPr>
        <w:pStyle w:val="Code"/>
      </w:pPr>
      <w:r w:rsidRPr="00903DBA">
        <w:t>void main() {</w:t>
      </w:r>
    </w:p>
    <w:p w14:paraId="6ADECE99" w14:textId="77777777" w:rsidR="00E80032" w:rsidRPr="00903DBA" w:rsidRDefault="00E80032" w:rsidP="00E80032">
      <w:pPr>
        <w:pStyle w:val="Code"/>
      </w:pPr>
      <w:r w:rsidRPr="00903DBA">
        <w:t xml:space="preserve">  double input = 16;</w:t>
      </w:r>
    </w:p>
    <w:p w14:paraId="00A8B09B" w14:textId="77777777" w:rsidR="00E80032" w:rsidRPr="00903DBA" w:rsidRDefault="00E80032" w:rsidP="00E80032">
      <w:pPr>
        <w:pStyle w:val="Code"/>
      </w:pPr>
      <w:r w:rsidRPr="00903DBA">
        <w:t xml:space="preserve">  printf("SquareRoot of %f: %f\n", input,</w:t>
      </w:r>
    </w:p>
    <w:p w14:paraId="628BE8DF" w14:textId="77777777" w:rsidR="00E80032" w:rsidRPr="00903DBA" w:rsidRDefault="00E80032" w:rsidP="00E80032">
      <w:pPr>
        <w:pStyle w:val="Code"/>
      </w:pPr>
      <w:r w:rsidRPr="00903DBA">
        <w:t xml:space="preserve">         SquareRoot(input));</w:t>
      </w:r>
    </w:p>
    <w:p w14:paraId="2C71A68E" w14:textId="77777777" w:rsidR="00E80032" w:rsidRPr="00903DBA" w:rsidRDefault="00E80032" w:rsidP="00E80032">
      <w:pPr>
        <w:pStyle w:val="Code"/>
      </w:pPr>
      <w:r w:rsidRPr="00903DBA">
        <w:t>}</w:t>
      </w:r>
    </w:p>
    <w:p w14:paraId="1F0F57FA" w14:textId="53EC50EA" w:rsidR="00E80032" w:rsidRPr="00903DBA" w:rsidRDefault="00E80032" w:rsidP="007C7CB2">
      <w:pPr>
        <w:pStyle w:val="Rubrik3"/>
      </w:pPr>
      <w:bookmarkStart w:id="741" w:name="_Toc320485604"/>
      <w:bookmarkStart w:id="742" w:name="_Toc323656715"/>
      <w:bookmarkStart w:id="743" w:name="_Toc324085453"/>
      <w:bookmarkStart w:id="744" w:name="_Toc383781105"/>
      <w:bookmarkStart w:id="745" w:name="_Toc57656214"/>
      <w:r w:rsidRPr="00903DBA">
        <w:t>Void Functions</w:t>
      </w:r>
      <w:bookmarkEnd w:id="741"/>
      <w:bookmarkEnd w:id="742"/>
      <w:bookmarkEnd w:id="743"/>
      <w:bookmarkEnd w:id="744"/>
      <w:bookmarkEnd w:id="745"/>
    </w:p>
    <w:p w14:paraId="2AAEC2C0" w14:textId="77777777" w:rsidR="00E80032" w:rsidRPr="00903DBA" w:rsidRDefault="00E80032" w:rsidP="00E65FE6">
      <w:pPr>
        <w:pStyle w:val="CodeHeader"/>
      </w:pPr>
      <w:r w:rsidRPr="00903DBA">
        <w:t xml:space="preserve">A function does not have to return a value; in that case, we set </w:t>
      </w:r>
      <w:r w:rsidRPr="00E65FE6">
        <w:t>void</w:t>
      </w:r>
      <w:r w:rsidRPr="00903DBA">
        <w:t xml:space="preserve"> as the return type. As mentioned above, </w:t>
      </w:r>
      <w:r w:rsidRPr="00E65FE6">
        <w:t>void</w:t>
      </w:r>
      <w:r w:rsidRPr="00903DBA">
        <w:t xml:space="preserve"> is used to state the absence of a type rather than a type in itself. We can return from a </w:t>
      </w:r>
      <w:r w:rsidRPr="00E65FE6">
        <w:rPr>
          <w:rStyle w:val="CodeInText"/>
        </w:rPr>
        <w:t>void</w:t>
      </w:r>
      <w:r w:rsidRPr="00903DBA">
        <w:t xml:space="preserve"> function by just stating return without a value.</w:t>
      </w:r>
    </w:p>
    <w:p w14:paraId="0D720AAF" w14:textId="77777777" w:rsidR="00E80032" w:rsidRPr="00903DBA" w:rsidRDefault="00E80032" w:rsidP="00E80032">
      <w:pPr>
        <w:pStyle w:val="Code"/>
      </w:pPr>
      <w:r w:rsidRPr="00903DBA">
        <w:t>void PrintSign(int value) {</w:t>
      </w:r>
    </w:p>
    <w:p w14:paraId="6B108143" w14:textId="77777777" w:rsidR="00E80032" w:rsidRPr="00903DBA" w:rsidRDefault="00E80032" w:rsidP="00E80032">
      <w:pPr>
        <w:pStyle w:val="Code"/>
      </w:pPr>
      <w:r w:rsidRPr="00903DBA">
        <w:t xml:space="preserve">  if (value &lt; 0) {</w:t>
      </w:r>
      <w:r w:rsidRPr="00903DBA">
        <w:cr/>
        <w:t xml:space="preserve">    puts("Negative.");</w:t>
      </w:r>
    </w:p>
    <w:p w14:paraId="733BCF30" w14:textId="77777777" w:rsidR="00E80032" w:rsidRPr="00903DBA" w:rsidRDefault="00E80032" w:rsidP="00E80032">
      <w:pPr>
        <w:pStyle w:val="Code"/>
      </w:pPr>
      <w:r w:rsidRPr="00903DBA">
        <w:t xml:space="preserve">    return;</w:t>
      </w:r>
    </w:p>
    <w:p w14:paraId="58885B59" w14:textId="77777777" w:rsidR="00E80032" w:rsidRPr="00903DBA" w:rsidRDefault="00E80032" w:rsidP="00E80032">
      <w:pPr>
        <w:pStyle w:val="Code"/>
      </w:pPr>
      <w:r w:rsidRPr="00903DBA">
        <w:t xml:space="preserve">  }</w:t>
      </w:r>
    </w:p>
    <w:p w14:paraId="0225495E" w14:textId="77777777" w:rsidR="00E80032" w:rsidRPr="00903DBA" w:rsidRDefault="00E80032" w:rsidP="00E80032">
      <w:pPr>
        <w:pStyle w:val="Code"/>
      </w:pPr>
    </w:p>
    <w:p w14:paraId="6B7C3B11" w14:textId="77777777" w:rsidR="00E80032" w:rsidRPr="00903DBA" w:rsidRDefault="00E80032" w:rsidP="00E80032">
      <w:pPr>
        <w:pStyle w:val="Code"/>
      </w:pPr>
      <w:r w:rsidRPr="00903DBA">
        <w:t xml:space="preserve">  if (value &gt; 0) {</w:t>
      </w:r>
      <w:r w:rsidRPr="00903DBA">
        <w:cr/>
        <w:t xml:space="preserve">    puts("Positive.");</w:t>
      </w:r>
    </w:p>
    <w:p w14:paraId="17F2E38E" w14:textId="77777777" w:rsidR="00E80032" w:rsidRPr="00903DBA" w:rsidRDefault="00E80032" w:rsidP="00E80032">
      <w:pPr>
        <w:pStyle w:val="Code"/>
      </w:pPr>
      <w:r w:rsidRPr="00903DBA">
        <w:t xml:space="preserve">    return;</w:t>
      </w:r>
    </w:p>
    <w:p w14:paraId="5C108A0A" w14:textId="77777777" w:rsidR="00E80032" w:rsidRPr="00903DBA" w:rsidRDefault="00E80032" w:rsidP="00E80032">
      <w:pPr>
        <w:pStyle w:val="Code"/>
      </w:pPr>
      <w:r w:rsidRPr="00903DBA">
        <w:t xml:space="preserve">  }</w:t>
      </w:r>
    </w:p>
    <w:p w14:paraId="018C781B" w14:textId="77777777" w:rsidR="00E80032" w:rsidRPr="00903DBA" w:rsidRDefault="00E80032" w:rsidP="00E80032">
      <w:pPr>
        <w:pStyle w:val="Code"/>
      </w:pPr>
    </w:p>
    <w:p w14:paraId="04E84874" w14:textId="77777777" w:rsidR="00E80032" w:rsidRPr="00903DBA" w:rsidRDefault="00E80032" w:rsidP="00E80032">
      <w:pPr>
        <w:pStyle w:val="Code"/>
      </w:pPr>
      <w:r w:rsidRPr="00903DBA">
        <w:t xml:space="preserve">  puts("Zero");</w:t>
      </w:r>
    </w:p>
    <w:p w14:paraId="5E3036CC" w14:textId="77777777" w:rsidR="00E80032" w:rsidRPr="00903DBA" w:rsidRDefault="00E80032" w:rsidP="00E80032">
      <w:pPr>
        <w:pStyle w:val="Code"/>
      </w:pPr>
      <w:r w:rsidRPr="00903DBA">
        <w:t>}</w:t>
      </w:r>
    </w:p>
    <w:p w14:paraId="7AB31F55" w14:textId="77777777" w:rsidR="00E80032" w:rsidRPr="00903DBA" w:rsidRDefault="00E80032" w:rsidP="00E65FE6">
      <w:pPr>
        <w:pStyle w:val="CodeHeader"/>
      </w:pPr>
      <w:r w:rsidRPr="00903DBA">
        <w:t xml:space="preserve">There is not a problem if the execution of a </w:t>
      </w:r>
      <w:r w:rsidRPr="00E65FE6">
        <w:t>void</w:t>
      </w:r>
      <w:r w:rsidRPr="00903DBA">
        <w:t xml:space="preserve"> function reaches the end of the code, it just jump back to the calling function. However, a function not returning </w:t>
      </w:r>
      <w:r w:rsidRPr="00E65FE6">
        <w:rPr>
          <w:rStyle w:val="CodeInText"/>
        </w:rPr>
        <w:t>void</w:t>
      </w:r>
      <w:r w:rsidRPr="00903DBA">
        <w:t xml:space="preserve"> shall always return a value before reaching the end of the function. Otherwise, the compiler often gives a warning.</w:t>
      </w:r>
    </w:p>
    <w:p w14:paraId="44C5FE0F" w14:textId="2B3D4CEA" w:rsidR="00E80032" w:rsidRPr="00903DBA" w:rsidRDefault="00E80032" w:rsidP="007C7CB2">
      <w:pPr>
        <w:pStyle w:val="Rubrik3"/>
      </w:pPr>
      <w:bookmarkStart w:id="746" w:name="_Toc320485605"/>
      <w:bookmarkStart w:id="747" w:name="_Toc323656716"/>
      <w:bookmarkStart w:id="748" w:name="_Toc324085454"/>
      <w:bookmarkStart w:id="749" w:name="_Toc383781106"/>
      <w:bookmarkStart w:id="750" w:name="_Toc57656215"/>
      <w:r w:rsidRPr="00903DBA">
        <w:t>Local and global variables</w:t>
      </w:r>
      <w:bookmarkEnd w:id="746"/>
      <w:bookmarkEnd w:id="747"/>
      <w:bookmarkEnd w:id="748"/>
      <w:bookmarkEnd w:id="749"/>
      <w:bookmarkEnd w:id="750"/>
    </w:p>
    <w:p w14:paraId="7AB05ACA" w14:textId="77777777" w:rsidR="00E80032" w:rsidRPr="00903DBA" w:rsidRDefault="00E80032" w:rsidP="00E80032">
      <w:r w:rsidRPr="00903DBA">
        <w:t xml:space="preserve">There are two kinds of variables: </w:t>
      </w:r>
      <w:r w:rsidRPr="00E17FD3">
        <w:rPr>
          <w:rStyle w:val="KeyWord0"/>
        </w:rPr>
        <w:t>local</w:t>
      </w:r>
      <w:r w:rsidRPr="00903DBA">
        <w:t xml:space="preserve"> and </w:t>
      </w:r>
      <w:r w:rsidRPr="00E17FD3">
        <w:rPr>
          <w:rStyle w:val="KeyWord0"/>
        </w:rPr>
        <w:t>global</w:t>
      </w:r>
      <w:r w:rsidRPr="00903DBA">
        <w:t>. A global variable is defined outside a function and a local variable is defined inside a function.</w:t>
      </w:r>
    </w:p>
    <w:p w14:paraId="5A97F350" w14:textId="77777777" w:rsidR="00E80032" w:rsidRPr="00903DBA" w:rsidRDefault="00E80032" w:rsidP="00E80032">
      <w:pPr>
        <w:pStyle w:val="Code"/>
      </w:pPr>
      <w:r w:rsidRPr="00903DBA">
        <w:t>#include &lt;stdio.h&gt;</w:t>
      </w:r>
    </w:p>
    <w:p w14:paraId="125E2EB0" w14:textId="77777777" w:rsidR="00E80032" w:rsidRPr="00903DBA" w:rsidRDefault="00E80032" w:rsidP="00E80032">
      <w:pPr>
        <w:pStyle w:val="Code"/>
      </w:pPr>
      <w:r w:rsidRPr="00903DBA">
        <w:t>int global = 1;</w:t>
      </w:r>
    </w:p>
    <w:p w14:paraId="4231DB9F" w14:textId="77777777" w:rsidR="00E80032" w:rsidRPr="00903DBA" w:rsidRDefault="00E80032" w:rsidP="00E80032">
      <w:pPr>
        <w:pStyle w:val="Code"/>
      </w:pPr>
    </w:p>
    <w:p w14:paraId="0DC339C2" w14:textId="77777777" w:rsidR="00E80032" w:rsidRPr="00903DBA" w:rsidRDefault="00E80032" w:rsidP="00E80032">
      <w:pPr>
        <w:pStyle w:val="Code"/>
      </w:pPr>
      <w:r w:rsidRPr="00903DBA">
        <w:t>void main() {</w:t>
      </w:r>
    </w:p>
    <w:p w14:paraId="158B7689" w14:textId="77777777" w:rsidR="00E80032" w:rsidRPr="00903DBA" w:rsidRDefault="00E80032" w:rsidP="00E80032">
      <w:pPr>
        <w:pStyle w:val="Code"/>
      </w:pPr>
      <w:r w:rsidRPr="00903DBA">
        <w:t xml:space="preserve">  int local = 2;</w:t>
      </w:r>
    </w:p>
    <w:p w14:paraId="224F1BF2" w14:textId="77777777" w:rsidR="00E80032" w:rsidRPr="00903DBA" w:rsidRDefault="00E80032" w:rsidP="00E80032">
      <w:pPr>
        <w:pStyle w:val="Code"/>
      </w:pPr>
      <w:r w:rsidRPr="00903DBA">
        <w:t xml:space="preserve">  printf("Global variable: %d, Local variable: %d.\n",</w:t>
      </w:r>
    </w:p>
    <w:p w14:paraId="4FEFD2E7" w14:textId="77777777" w:rsidR="00E80032" w:rsidRPr="00903DBA" w:rsidRDefault="00E80032" w:rsidP="00E80032">
      <w:pPr>
        <w:pStyle w:val="Code"/>
      </w:pPr>
      <w:r w:rsidRPr="00903DBA">
        <w:t xml:space="preserve">         global, local);</w:t>
      </w:r>
    </w:p>
    <w:p w14:paraId="3E7AC667" w14:textId="77777777" w:rsidR="00E80032" w:rsidRPr="00903DBA" w:rsidRDefault="00E80032" w:rsidP="00E80032">
      <w:pPr>
        <w:pStyle w:val="Code"/>
      </w:pPr>
      <w:r w:rsidRPr="00903DBA">
        <w:t>}</w:t>
      </w:r>
    </w:p>
    <w:p w14:paraId="071A3922" w14:textId="77777777" w:rsidR="00E80032" w:rsidRPr="00903DBA" w:rsidRDefault="00E80032" w:rsidP="00E80032">
      <w:r w:rsidRPr="00903DBA">
        <w:t>A global and a local variable can have the same name. In that case, the name inside the function refers to the local variable. We cannot access the global variable in the inner scope</w:t>
      </w:r>
      <w:r w:rsidRPr="00903DBA">
        <w:rPr>
          <w:rStyle w:val="Fotnotsreferens"/>
        </w:rPr>
        <w:footnoteReference w:id="18"/>
      </w:r>
      <w:r w:rsidRPr="00903DBA">
        <w:t xml:space="preserve"> when a local variable with same name is present.</w:t>
      </w:r>
    </w:p>
    <w:p w14:paraId="140E8D6B" w14:textId="77777777" w:rsidR="00E80032" w:rsidRPr="00903DBA" w:rsidRDefault="00E80032" w:rsidP="00E80032">
      <w:pPr>
        <w:pStyle w:val="Code"/>
      </w:pPr>
      <w:r w:rsidRPr="00903DBA">
        <w:t>#include &lt;stdio.h&gt;</w:t>
      </w:r>
    </w:p>
    <w:p w14:paraId="0D5400F7" w14:textId="77777777" w:rsidR="00E80032" w:rsidRPr="00903DBA" w:rsidRDefault="00E80032" w:rsidP="00E80032">
      <w:pPr>
        <w:pStyle w:val="Code"/>
      </w:pPr>
      <w:r w:rsidRPr="00903DBA">
        <w:t>int number = 1;</w:t>
      </w:r>
    </w:p>
    <w:p w14:paraId="6AB5B4F5" w14:textId="77777777" w:rsidR="00E80032" w:rsidRPr="00903DBA" w:rsidRDefault="00E80032" w:rsidP="00E80032">
      <w:pPr>
        <w:pStyle w:val="Code"/>
      </w:pPr>
    </w:p>
    <w:p w14:paraId="57EC01CE" w14:textId="77777777" w:rsidR="00E80032" w:rsidRPr="00903DBA" w:rsidRDefault="00E80032" w:rsidP="00E80032">
      <w:pPr>
        <w:pStyle w:val="Code"/>
      </w:pPr>
      <w:r w:rsidRPr="00903DBA">
        <w:t>void main() {</w:t>
      </w:r>
    </w:p>
    <w:p w14:paraId="140E1DC5" w14:textId="77777777" w:rsidR="00E80032" w:rsidRPr="00903DBA" w:rsidRDefault="00E80032" w:rsidP="00E80032">
      <w:pPr>
        <w:pStyle w:val="Code"/>
      </w:pPr>
      <w:r w:rsidRPr="00903DBA">
        <w:t xml:space="preserve">  int number = 2;</w:t>
      </w:r>
    </w:p>
    <w:p w14:paraId="7C98D18D" w14:textId="77777777" w:rsidR="00E80032" w:rsidRPr="00903DBA" w:rsidRDefault="00E80032" w:rsidP="00E80032">
      <w:pPr>
        <w:pStyle w:val="Code"/>
      </w:pPr>
      <w:r w:rsidRPr="00903DBA">
        <w:t xml:space="preserve">  printf("Variable: %d.\n", number); // 2</w:t>
      </w:r>
    </w:p>
    <w:p w14:paraId="0DABF6E7" w14:textId="77777777" w:rsidR="00E80032" w:rsidRPr="00903DBA" w:rsidRDefault="00E80032" w:rsidP="00E80032">
      <w:pPr>
        <w:pStyle w:val="Code"/>
      </w:pPr>
      <w:r w:rsidRPr="00903DBA">
        <w:t>}</w:t>
      </w:r>
    </w:p>
    <w:p w14:paraId="192BA5F5" w14:textId="77777777" w:rsidR="00E80032" w:rsidRPr="00903DBA" w:rsidRDefault="00E80032" w:rsidP="00E65FE6">
      <w:pPr>
        <w:pStyle w:val="CodeHeader"/>
      </w:pPr>
      <w:r w:rsidRPr="00903DBA">
        <w:t xml:space="preserve">One way to distinguish them is to precede the global variable name with </w:t>
      </w:r>
      <w:r w:rsidRPr="00E65FE6">
        <w:rPr>
          <w:rStyle w:val="CodeInText"/>
        </w:rPr>
        <w:t>’g_’</w:t>
      </w:r>
      <w:r w:rsidRPr="00903DBA">
        <w:t>.</w:t>
      </w:r>
    </w:p>
    <w:p w14:paraId="3A8A57A9" w14:textId="77777777" w:rsidR="00E80032" w:rsidRPr="00903DBA" w:rsidRDefault="00E80032" w:rsidP="00E80032">
      <w:pPr>
        <w:pStyle w:val="Code"/>
      </w:pPr>
      <w:r w:rsidRPr="00903DBA">
        <w:t>#include &lt;stdio.h&gt;</w:t>
      </w:r>
    </w:p>
    <w:p w14:paraId="6851B5F3" w14:textId="77777777" w:rsidR="00E80032" w:rsidRPr="00903DBA" w:rsidRDefault="00E80032" w:rsidP="00E80032">
      <w:pPr>
        <w:pStyle w:val="Code"/>
      </w:pPr>
      <w:r w:rsidRPr="00903DBA">
        <w:t>int g_number = 1;</w:t>
      </w:r>
    </w:p>
    <w:p w14:paraId="21BE1707" w14:textId="77777777" w:rsidR="00E80032" w:rsidRPr="00903DBA" w:rsidRDefault="00E80032" w:rsidP="00E80032">
      <w:pPr>
        <w:pStyle w:val="Code"/>
      </w:pPr>
    </w:p>
    <w:p w14:paraId="148622AA" w14:textId="77777777" w:rsidR="00E80032" w:rsidRPr="00903DBA" w:rsidRDefault="00E80032" w:rsidP="00E80032">
      <w:pPr>
        <w:pStyle w:val="Code"/>
      </w:pPr>
      <w:r w:rsidRPr="00903DBA">
        <w:t>void main() {</w:t>
      </w:r>
    </w:p>
    <w:p w14:paraId="78EC934B" w14:textId="77777777" w:rsidR="00E80032" w:rsidRPr="00903DBA" w:rsidRDefault="00E80032" w:rsidP="00E80032">
      <w:pPr>
        <w:pStyle w:val="Code"/>
      </w:pPr>
      <w:r w:rsidRPr="00903DBA">
        <w:t xml:space="preserve">  int number = 2;</w:t>
      </w:r>
    </w:p>
    <w:p w14:paraId="26DBA5A6" w14:textId="77777777" w:rsidR="00E80032" w:rsidRPr="00903DBA" w:rsidRDefault="00E80032" w:rsidP="00E80032">
      <w:pPr>
        <w:pStyle w:val="Code"/>
      </w:pPr>
      <w:r w:rsidRPr="00903DBA">
        <w:t xml:space="preserve">  printf("Global variable: %d, Local variable: %d.\n",</w:t>
      </w:r>
    </w:p>
    <w:p w14:paraId="536E9F74" w14:textId="77777777" w:rsidR="00E80032" w:rsidRPr="00903DBA" w:rsidRDefault="00E80032" w:rsidP="00E80032">
      <w:pPr>
        <w:pStyle w:val="Code"/>
      </w:pPr>
      <w:r w:rsidRPr="00903DBA">
        <w:t xml:space="preserve">         g_number, number); // 1, 2</w:t>
      </w:r>
    </w:p>
    <w:p w14:paraId="55E81049" w14:textId="77777777" w:rsidR="00E80032" w:rsidRPr="00903DBA" w:rsidRDefault="00E80032" w:rsidP="00E80032">
      <w:pPr>
        <w:pStyle w:val="Code"/>
      </w:pPr>
      <w:r w:rsidRPr="00903DBA">
        <w:t>}</w:t>
      </w:r>
    </w:p>
    <w:p w14:paraId="42C5B6FB" w14:textId="653F8E38" w:rsidR="00E80032" w:rsidRPr="00903DBA" w:rsidRDefault="00E80032" w:rsidP="00E80032">
      <w:r w:rsidRPr="00903DBA">
        <w:t xml:space="preserve">Global variables can only be </w:t>
      </w:r>
      <w:r w:rsidR="00266D64" w:rsidRPr="00903DBA">
        <w:t>initialized</w:t>
      </w:r>
      <w:r w:rsidRPr="00903DBA">
        <w:t xml:space="preserve"> with constant values.</w:t>
      </w:r>
    </w:p>
    <w:p w14:paraId="36099BB1" w14:textId="77777777" w:rsidR="00E80032" w:rsidRPr="00903DBA" w:rsidRDefault="00E80032" w:rsidP="00E80032">
      <w:pPr>
        <w:pStyle w:val="Code"/>
      </w:pPr>
      <w:r w:rsidRPr="00903DBA">
        <w:t>int g_number1 = 1;             // Right.</w:t>
      </w:r>
    </w:p>
    <w:p w14:paraId="29A6AD58" w14:textId="77777777" w:rsidR="00E80032" w:rsidRPr="00903DBA" w:rsidRDefault="00E80032" w:rsidP="00E80032">
      <w:pPr>
        <w:pStyle w:val="Code"/>
      </w:pPr>
      <w:r w:rsidRPr="00903DBA">
        <w:t>int g_number2 = g_number1 + 1; // Wrong.</w:t>
      </w:r>
    </w:p>
    <w:p w14:paraId="7A54CCDA" w14:textId="5AEF99D1" w:rsidR="00E80032" w:rsidRPr="00903DBA" w:rsidRDefault="00E80032" w:rsidP="007C7CB2">
      <w:pPr>
        <w:pStyle w:val="Rubrik3"/>
      </w:pPr>
      <w:bookmarkStart w:id="751" w:name="_Toc323656717"/>
      <w:bookmarkStart w:id="752" w:name="_Toc324085455"/>
      <w:bookmarkStart w:id="753" w:name="_Toc383781107"/>
      <w:bookmarkStart w:id="754" w:name="_Toc57656216"/>
      <w:r w:rsidRPr="00903DBA">
        <w:t>Inner Blocks with Local Variables</w:t>
      </w:r>
      <w:bookmarkEnd w:id="751"/>
      <w:bookmarkEnd w:id="752"/>
      <w:bookmarkEnd w:id="753"/>
      <w:bookmarkEnd w:id="754"/>
    </w:p>
    <w:p w14:paraId="2243B6C4" w14:textId="500A43CB" w:rsidR="00E80032" w:rsidRPr="00903DBA" w:rsidRDefault="00E80032" w:rsidP="00E80032">
      <w:r w:rsidRPr="00903DBA">
        <w:t xml:space="preserve">In C, you are allowed to use the bracket notation when </w:t>
      </w:r>
      <w:r w:rsidR="002F35C1" w:rsidRPr="00903DBA">
        <w:t>initializer</w:t>
      </w:r>
      <w:r w:rsidRPr="00903DBA">
        <w:t>ializing structures, unions, and arrays, but not when assigning</w:t>
      </w:r>
      <w:r w:rsidRPr="00903DBA">
        <w:rPr>
          <w:rStyle w:val="Fotnotsreferens"/>
        </w:rPr>
        <w:footnoteReference w:id="19"/>
      </w:r>
      <w:r w:rsidRPr="00903DBA">
        <w:t>. Therefore, the following code will not work.</w:t>
      </w:r>
    </w:p>
    <w:p w14:paraId="1AC74284" w14:textId="77777777" w:rsidR="00E80032" w:rsidRPr="00903DBA" w:rsidRDefault="00E80032" w:rsidP="00E80032">
      <w:pPr>
        <w:pStyle w:val="Code"/>
      </w:pPr>
      <w:r w:rsidRPr="00903DBA">
        <w:t>INT_PAIR Block(int* p) {</w:t>
      </w:r>
    </w:p>
    <w:p w14:paraId="694F761A" w14:textId="77777777" w:rsidR="00E80032" w:rsidRPr="00903DBA" w:rsidRDefault="00E80032" w:rsidP="00E80032">
      <w:pPr>
        <w:pStyle w:val="Code"/>
      </w:pPr>
      <w:r w:rsidRPr="00903DBA">
        <w:t xml:space="preserve">  INT_PAIR result;</w:t>
      </w:r>
    </w:p>
    <w:p w14:paraId="2872AD78" w14:textId="77777777" w:rsidR="00E80032" w:rsidRPr="00903DBA" w:rsidRDefault="00E80032" w:rsidP="00E80032">
      <w:pPr>
        <w:pStyle w:val="Code"/>
      </w:pPr>
      <w:r w:rsidRPr="00903DBA">
        <w:t xml:space="preserve">  if (p != NULL) {</w:t>
      </w:r>
    </w:p>
    <w:p w14:paraId="5275AF42" w14:textId="77777777" w:rsidR="00E80032" w:rsidRPr="00903DBA" w:rsidRDefault="00E80032" w:rsidP="00E80032">
      <w:pPr>
        <w:pStyle w:val="Code"/>
      </w:pPr>
      <w:r w:rsidRPr="00903DBA">
        <w:t xml:space="preserve">    result = {*p - 1, *p + 1}; // Wrong.</w:t>
      </w:r>
    </w:p>
    <w:p w14:paraId="07D14894" w14:textId="77777777" w:rsidR="00E80032" w:rsidRPr="00903DBA" w:rsidRDefault="00E80032" w:rsidP="00E80032">
      <w:pPr>
        <w:pStyle w:val="Code"/>
      </w:pPr>
      <w:r w:rsidRPr="00903DBA">
        <w:t xml:space="preserve">    return result;</w:t>
      </w:r>
    </w:p>
    <w:p w14:paraId="02DA01D4" w14:textId="77777777" w:rsidR="00E80032" w:rsidRPr="00903DBA" w:rsidRDefault="00E80032" w:rsidP="00E80032">
      <w:pPr>
        <w:pStyle w:val="Code"/>
      </w:pPr>
      <w:r w:rsidRPr="00903DBA">
        <w:t xml:space="preserve">  }</w:t>
      </w:r>
    </w:p>
    <w:p w14:paraId="0084CE01" w14:textId="77777777" w:rsidR="00E80032" w:rsidRPr="00903DBA" w:rsidRDefault="00E80032" w:rsidP="00E80032">
      <w:pPr>
        <w:pStyle w:val="Code"/>
      </w:pPr>
      <w:r w:rsidRPr="00903DBA">
        <w:t xml:space="preserve">  else {</w:t>
      </w:r>
    </w:p>
    <w:p w14:paraId="01DFA162" w14:textId="77777777" w:rsidR="00E80032" w:rsidRPr="00903DBA" w:rsidRDefault="00E80032" w:rsidP="00E80032">
      <w:pPr>
        <w:pStyle w:val="Code"/>
      </w:pPr>
      <w:r w:rsidRPr="00903DBA">
        <w:t xml:space="preserve">    result = {0, 0}; // Wrong.</w:t>
      </w:r>
    </w:p>
    <w:p w14:paraId="7B3EECBB" w14:textId="77777777" w:rsidR="00E80032" w:rsidRPr="00903DBA" w:rsidRDefault="00E80032" w:rsidP="00E80032">
      <w:pPr>
        <w:pStyle w:val="Code"/>
      </w:pPr>
      <w:r w:rsidRPr="00903DBA">
        <w:t xml:space="preserve">    return result;</w:t>
      </w:r>
    </w:p>
    <w:p w14:paraId="380CC199" w14:textId="77777777" w:rsidR="00E80032" w:rsidRPr="00903DBA" w:rsidRDefault="00E80032" w:rsidP="00E80032">
      <w:pPr>
        <w:pStyle w:val="Code"/>
      </w:pPr>
      <w:r w:rsidRPr="00903DBA">
        <w:t xml:space="preserve">  }</w:t>
      </w:r>
    </w:p>
    <w:p w14:paraId="5C6BCA58" w14:textId="77777777" w:rsidR="00E80032" w:rsidRPr="00903DBA" w:rsidRDefault="00E80032" w:rsidP="00E80032">
      <w:pPr>
        <w:pStyle w:val="Code"/>
      </w:pPr>
      <w:r w:rsidRPr="00903DBA">
        <w:t>}</w:t>
      </w:r>
    </w:p>
    <w:p w14:paraId="2E3E81EA" w14:textId="77777777" w:rsidR="00E80032" w:rsidRPr="00903DBA" w:rsidRDefault="00E80032" w:rsidP="00E80032">
      <w:r w:rsidRPr="00903DBA">
        <w:t>One solution would be to a more clumsy code.</w:t>
      </w:r>
    </w:p>
    <w:p w14:paraId="2F0AAFB9" w14:textId="77777777" w:rsidR="00E80032" w:rsidRPr="00903DBA" w:rsidRDefault="00E80032" w:rsidP="00E80032">
      <w:pPr>
        <w:pStyle w:val="Code"/>
      </w:pPr>
      <w:r w:rsidRPr="00903DBA">
        <w:t>INT_PAIR Block(</w:t>
      </w:r>
      <w:r w:rsidRPr="00903DBA">
        <w:rPr>
          <w:color w:val="000000" w:themeColor="text1"/>
          <w:rPrChange w:id="755" w:author="Stefan Björnander" w:date="2012-05-06T21:51:00Z">
            <w:rPr>
              <w:color w:val="0000FF"/>
            </w:rPr>
          </w:rPrChange>
        </w:rPr>
        <w:t>int</w:t>
      </w:r>
      <w:r w:rsidRPr="00903DBA">
        <w:t>* p) {</w:t>
      </w:r>
    </w:p>
    <w:p w14:paraId="48040B26" w14:textId="77777777" w:rsidR="00E80032" w:rsidRPr="00903DBA" w:rsidRDefault="00E80032" w:rsidP="00E80032">
      <w:pPr>
        <w:pStyle w:val="Code"/>
      </w:pPr>
      <w:r w:rsidRPr="00903DBA">
        <w:t xml:space="preserve">  INT_PAIR result;</w:t>
      </w:r>
    </w:p>
    <w:p w14:paraId="5E2C7A75" w14:textId="77777777" w:rsidR="00E80032" w:rsidRPr="00903DBA" w:rsidRDefault="00E80032" w:rsidP="00E80032">
      <w:pPr>
        <w:pStyle w:val="Code"/>
      </w:pPr>
      <w:r w:rsidRPr="00903DBA">
        <w:t xml:space="preserve">  if (p != NULL) {</w:t>
      </w:r>
    </w:p>
    <w:p w14:paraId="6B62C98C" w14:textId="77777777" w:rsidR="00E80032" w:rsidRPr="00903DBA" w:rsidRDefault="00E80032" w:rsidP="00E80032">
      <w:pPr>
        <w:pStyle w:val="Code"/>
      </w:pPr>
      <w:r w:rsidRPr="00903DBA">
        <w:t xml:space="preserve">    result.a = *p - 1;</w:t>
      </w:r>
    </w:p>
    <w:p w14:paraId="47DAE10B" w14:textId="77777777" w:rsidR="00E80032" w:rsidRPr="00903DBA" w:rsidRDefault="00E80032" w:rsidP="00E80032">
      <w:pPr>
        <w:pStyle w:val="Code"/>
      </w:pPr>
      <w:r w:rsidRPr="00903DBA">
        <w:t xml:space="preserve">    result.b = *p + 1;</w:t>
      </w:r>
    </w:p>
    <w:p w14:paraId="32F82D1A" w14:textId="77777777" w:rsidR="00E80032" w:rsidRPr="00903DBA" w:rsidRDefault="00E80032" w:rsidP="00E80032">
      <w:pPr>
        <w:pStyle w:val="Code"/>
      </w:pPr>
      <w:r w:rsidRPr="00903DBA">
        <w:t xml:space="preserve">    return result;</w:t>
      </w:r>
    </w:p>
    <w:p w14:paraId="75E70A92" w14:textId="77777777" w:rsidR="00E80032" w:rsidRPr="00903DBA" w:rsidRDefault="00E80032" w:rsidP="00E80032">
      <w:pPr>
        <w:pStyle w:val="Code"/>
      </w:pPr>
      <w:r w:rsidRPr="00903DBA">
        <w:t xml:space="preserve">  }</w:t>
      </w:r>
    </w:p>
    <w:p w14:paraId="3B8D71DC" w14:textId="77777777" w:rsidR="00E80032" w:rsidRPr="00903DBA" w:rsidRDefault="00E80032" w:rsidP="00E80032">
      <w:pPr>
        <w:pStyle w:val="Code"/>
      </w:pPr>
      <w:r w:rsidRPr="00903DBA">
        <w:t xml:space="preserve">  else {</w:t>
      </w:r>
    </w:p>
    <w:p w14:paraId="3C55D146" w14:textId="77777777" w:rsidR="00E80032" w:rsidRPr="00903DBA" w:rsidRDefault="00E80032" w:rsidP="00E80032">
      <w:pPr>
        <w:pStyle w:val="Code"/>
      </w:pPr>
      <w:r w:rsidRPr="00903DBA">
        <w:t xml:space="preserve">    result.a = 0;</w:t>
      </w:r>
    </w:p>
    <w:p w14:paraId="434A47CA" w14:textId="77777777" w:rsidR="00E80032" w:rsidRPr="00903DBA" w:rsidRDefault="00E80032" w:rsidP="00E80032">
      <w:pPr>
        <w:pStyle w:val="Code"/>
      </w:pPr>
      <w:r w:rsidRPr="00903DBA">
        <w:t xml:space="preserve">    result.b = 0;</w:t>
      </w:r>
    </w:p>
    <w:p w14:paraId="13B0F6AA" w14:textId="77777777" w:rsidR="00E80032" w:rsidRPr="00903DBA" w:rsidRDefault="00E80032" w:rsidP="00E80032">
      <w:pPr>
        <w:pStyle w:val="Code"/>
      </w:pPr>
      <w:r w:rsidRPr="00903DBA">
        <w:t xml:space="preserve">    return result;</w:t>
      </w:r>
    </w:p>
    <w:p w14:paraId="06F388EA" w14:textId="77777777" w:rsidR="00E80032" w:rsidRPr="00903DBA" w:rsidRDefault="00E80032" w:rsidP="00E80032">
      <w:pPr>
        <w:pStyle w:val="Code"/>
      </w:pPr>
      <w:r w:rsidRPr="00903DBA">
        <w:t xml:space="preserve">  }</w:t>
      </w:r>
    </w:p>
    <w:p w14:paraId="47D8327A" w14:textId="77777777" w:rsidR="00E80032" w:rsidRPr="00903DBA" w:rsidRDefault="00E80032" w:rsidP="00E80032">
      <w:pPr>
        <w:pStyle w:val="Code"/>
      </w:pPr>
      <w:r w:rsidRPr="00903DBA">
        <w:t>}</w:t>
      </w:r>
    </w:p>
    <w:p w14:paraId="4C15585F" w14:textId="5239AEA6" w:rsidR="00E80032" w:rsidRPr="00903DBA" w:rsidRDefault="00E80032" w:rsidP="00E80032">
      <w:r w:rsidRPr="00903DBA">
        <w:t xml:space="preserve">However, a more elegant solution would be to use inner blocks with local variables. Each block can define its own variable, which is especially valuable when </w:t>
      </w:r>
      <w:r w:rsidR="002F35C1" w:rsidRPr="00903DBA">
        <w:t>initializer</w:t>
      </w:r>
      <w:r w:rsidRPr="00903DBA">
        <w:t>ializing structures.</w:t>
      </w:r>
    </w:p>
    <w:p w14:paraId="69EC1D7C" w14:textId="77777777" w:rsidR="00E80032" w:rsidRPr="00903DBA" w:rsidRDefault="00E80032" w:rsidP="00E80032">
      <w:pPr>
        <w:pStyle w:val="Code"/>
      </w:pPr>
      <w:r w:rsidRPr="00903DBA">
        <w:rPr>
          <w:color w:val="000000" w:themeColor="text1"/>
          <w:rPrChange w:id="756" w:author="Stefan Björnander" w:date="2012-05-06T21:51:00Z">
            <w:rPr>
              <w:color w:val="0000FF"/>
            </w:rPr>
          </w:rPrChange>
        </w:rPr>
        <w:t>struct</w:t>
      </w:r>
      <w:r w:rsidRPr="00903DBA">
        <w:t xml:space="preserve"> IntPair {</w:t>
      </w:r>
    </w:p>
    <w:p w14:paraId="22340A3F" w14:textId="77777777" w:rsidR="00E80032" w:rsidRPr="00903DBA" w:rsidRDefault="00E80032" w:rsidP="00E80032">
      <w:pPr>
        <w:pStyle w:val="Code"/>
      </w:pPr>
      <w:r w:rsidRPr="00903DBA">
        <w:t xml:space="preserve">  int a, b;</w:t>
      </w:r>
    </w:p>
    <w:p w14:paraId="4179D174" w14:textId="77777777" w:rsidR="00E80032" w:rsidRPr="00903DBA" w:rsidRDefault="00E80032" w:rsidP="00E80032">
      <w:pPr>
        <w:pStyle w:val="Code"/>
      </w:pPr>
      <w:r w:rsidRPr="00903DBA">
        <w:t>};</w:t>
      </w:r>
    </w:p>
    <w:p w14:paraId="79651C50" w14:textId="77777777" w:rsidR="00E80032" w:rsidRPr="00903DBA" w:rsidRDefault="00E80032" w:rsidP="00E80032">
      <w:pPr>
        <w:pStyle w:val="Code"/>
      </w:pPr>
    </w:p>
    <w:p w14:paraId="36FC2CB6" w14:textId="77777777" w:rsidR="00E80032" w:rsidRPr="00903DBA" w:rsidRDefault="00E80032" w:rsidP="00E80032">
      <w:pPr>
        <w:pStyle w:val="Code"/>
      </w:pPr>
      <w:r w:rsidRPr="00903DBA">
        <w:rPr>
          <w:color w:val="000000" w:themeColor="text1"/>
          <w:rPrChange w:id="757" w:author="Stefan Björnander" w:date="2012-05-06T21:51:00Z">
            <w:rPr>
              <w:color w:val="0000FF"/>
            </w:rPr>
          </w:rPrChange>
        </w:rPr>
        <w:t>struct</w:t>
      </w:r>
      <w:r w:rsidRPr="00903DBA">
        <w:t xml:space="preserve"> IntPair Block(</w:t>
      </w:r>
      <w:r w:rsidRPr="00903DBA">
        <w:rPr>
          <w:color w:val="000000" w:themeColor="text1"/>
          <w:rPrChange w:id="758" w:author="Stefan Björnander" w:date="2012-05-06T21:51:00Z">
            <w:rPr>
              <w:color w:val="0000FF"/>
            </w:rPr>
          </w:rPrChange>
        </w:rPr>
        <w:t>int</w:t>
      </w:r>
      <w:r w:rsidRPr="00903DBA">
        <w:t>* p) {</w:t>
      </w:r>
    </w:p>
    <w:p w14:paraId="034C2181" w14:textId="77777777" w:rsidR="00E80032" w:rsidRPr="00903DBA" w:rsidRDefault="00E80032" w:rsidP="00E80032">
      <w:pPr>
        <w:pStyle w:val="Code"/>
      </w:pPr>
      <w:r w:rsidRPr="00903DBA">
        <w:t xml:space="preserve">  if (p != NULL) {</w:t>
      </w:r>
    </w:p>
    <w:p w14:paraId="1AAE0E1C" w14:textId="77777777" w:rsidR="00E80032" w:rsidRPr="00903DBA" w:rsidRDefault="00E80032" w:rsidP="00E80032">
      <w:pPr>
        <w:pStyle w:val="Code"/>
      </w:pPr>
      <w:r w:rsidRPr="00903DBA">
        <w:t xml:space="preserve">    struct IntPair result = {*p - 1, *p + 1};</w:t>
      </w:r>
    </w:p>
    <w:p w14:paraId="225FFD27" w14:textId="77777777" w:rsidR="00E80032" w:rsidRPr="00903DBA" w:rsidRDefault="00E80032" w:rsidP="00E80032">
      <w:pPr>
        <w:pStyle w:val="Code"/>
      </w:pPr>
      <w:r w:rsidRPr="00903DBA">
        <w:t xml:space="preserve">    return result;</w:t>
      </w:r>
    </w:p>
    <w:p w14:paraId="577F7564" w14:textId="77777777" w:rsidR="00E80032" w:rsidRPr="00903DBA" w:rsidRDefault="00E80032" w:rsidP="00E80032">
      <w:pPr>
        <w:pStyle w:val="Code"/>
      </w:pPr>
      <w:r w:rsidRPr="00903DBA">
        <w:t xml:space="preserve">  }</w:t>
      </w:r>
    </w:p>
    <w:p w14:paraId="4FC76E52" w14:textId="77777777" w:rsidR="00E80032" w:rsidRPr="00903DBA" w:rsidRDefault="00E80032" w:rsidP="00E80032">
      <w:pPr>
        <w:pStyle w:val="Code"/>
      </w:pPr>
      <w:r w:rsidRPr="00903DBA">
        <w:t xml:space="preserve">  else {</w:t>
      </w:r>
    </w:p>
    <w:p w14:paraId="30E01655" w14:textId="77777777" w:rsidR="00E80032" w:rsidRPr="00903DBA" w:rsidRDefault="00E80032" w:rsidP="00E80032">
      <w:pPr>
        <w:pStyle w:val="Code"/>
      </w:pPr>
      <w:r w:rsidRPr="00903DBA">
        <w:t xml:space="preserve">    struct IntPair empty = {0, 0};</w:t>
      </w:r>
    </w:p>
    <w:p w14:paraId="1FC58CDA" w14:textId="77777777" w:rsidR="00E80032" w:rsidRPr="00903DBA" w:rsidRDefault="00E80032" w:rsidP="00E80032">
      <w:pPr>
        <w:pStyle w:val="Code"/>
      </w:pPr>
      <w:r w:rsidRPr="00903DBA">
        <w:t xml:space="preserve">    return empty;</w:t>
      </w:r>
    </w:p>
    <w:p w14:paraId="78B95617" w14:textId="77777777" w:rsidR="00E80032" w:rsidRPr="00903DBA" w:rsidRDefault="00E80032" w:rsidP="00E80032">
      <w:pPr>
        <w:pStyle w:val="Code"/>
      </w:pPr>
      <w:r w:rsidRPr="00903DBA">
        <w:t xml:space="preserve">  }</w:t>
      </w:r>
    </w:p>
    <w:p w14:paraId="7928BAD2" w14:textId="77777777" w:rsidR="00E80032" w:rsidRPr="00903DBA" w:rsidRDefault="00E80032" w:rsidP="00E80032">
      <w:pPr>
        <w:pStyle w:val="Code"/>
      </w:pPr>
      <w:r w:rsidRPr="00903DBA">
        <w:t>}</w:t>
      </w:r>
    </w:p>
    <w:p w14:paraId="2A93FDE8" w14:textId="77777777" w:rsidR="00E80032" w:rsidRPr="00903DBA" w:rsidRDefault="00E80032" w:rsidP="00E80032">
      <w:pPr>
        <w:autoSpaceDE w:val="0"/>
        <w:autoSpaceDN w:val="0"/>
        <w:spacing w:after="0"/>
        <w:rPr>
          <w:rFonts w:ascii="Consolas" w:hAnsi="Consolas" w:cs="Consolas"/>
          <w:sz w:val="19"/>
          <w:szCs w:val="19"/>
        </w:rPr>
      </w:pPr>
    </w:p>
    <w:p w14:paraId="0A806B40" w14:textId="77777777" w:rsidR="00E80032" w:rsidRPr="00903DBA" w:rsidRDefault="00E80032" w:rsidP="00E65FE6">
      <w:pPr>
        <w:pStyle w:val="CodeHeader"/>
      </w:pPr>
      <w:r w:rsidRPr="00903DBA">
        <w:t xml:space="preserve">An alternative way is to use </w:t>
      </w:r>
      <w:r w:rsidRPr="00E65FE6">
        <w:rPr>
          <w:rStyle w:val="CodeInText"/>
        </w:rPr>
        <w:t>typedef</w:t>
      </w:r>
      <w:r w:rsidRPr="00903DBA">
        <w:t>.</w:t>
      </w:r>
    </w:p>
    <w:p w14:paraId="7B9F320A" w14:textId="77777777" w:rsidR="00E80032" w:rsidRPr="00903DBA" w:rsidRDefault="00E80032" w:rsidP="00E80032">
      <w:pPr>
        <w:pStyle w:val="Code"/>
      </w:pPr>
      <w:r w:rsidRPr="00903DBA">
        <w:t>typedef struct {</w:t>
      </w:r>
    </w:p>
    <w:p w14:paraId="254FA7E4" w14:textId="77777777" w:rsidR="00E80032" w:rsidRPr="00903DBA" w:rsidRDefault="00E80032" w:rsidP="00E80032">
      <w:pPr>
        <w:pStyle w:val="Code"/>
      </w:pPr>
      <w:r w:rsidRPr="00903DBA">
        <w:t xml:space="preserve">  int a, b;</w:t>
      </w:r>
    </w:p>
    <w:p w14:paraId="7BE88BD9" w14:textId="77777777" w:rsidR="00E80032" w:rsidRPr="00903DBA" w:rsidRDefault="00E80032" w:rsidP="00E80032">
      <w:pPr>
        <w:pStyle w:val="Code"/>
      </w:pPr>
      <w:r w:rsidRPr="00903DBA">
        <w:t>} INT_PAIR;</w:t>
      </w:r>
    </w:p>
    <w:p w14:paraId="234A029D" w14:textId="77777777" w:rsidR="00E80032" w:rsidRPr="00903DBA" w:rsidRDefault="00E80032" w:rsidP="00E80032">
      <w:pPr>
        <w:pStyle w:val="Code"/>
      </w:pPr>
    </w:p>
    <w:p w14:paraId="69530165" w14:textId="77777777" w:rsidR="00E80032" w:rsidRPr="00903DBA" w:rsidRDefault="00E80032" w:rsidP="00E80032">
      <w:pPr>
        <w:pStyle w:val="Code"/>
      </w:pPr>
      <w:r w:rsidRPr="00903DBA">
        <w:t>INT_PAIR Block(int* p) {</w:t>
      </w:r>
    </w:p>
    <w:p w14:paraId="30698105" w14:textId="77777777" w:rsidR="00E80032" w:rsidRPr="00903DBA" w:rsidRDefault="00E80032" w:rsidP="00E80032">
      <w:pPr>
        <w:pStyle w:val="Code"/>
      </w:pPr>
      <w:r w:rsidRPr="00903DBA">
        <w:t xml:space="preserve">  if (p != NULL) {</w:t>
      </w:r>
    </w:p>
    <w:p w14:paraId="5A8763EC" w14:textId="77777777" w:rsidR="00E80032" w:rsidRPr="00903DBA" w:rsidRDefault="00E80032" w:rsidP="00E80032">
      <w:pPr>
        <w:pStyle w:val="Code"/>
      </w:pPr>
      <w:r w:rsidRPr="00903DBA">
        <w:t xml:space="preserve">    INT_PAIR result = {*p - 1, *p + 1};</w:t>
      </w:r>
    </w:p>
    <w:p w14:paraId="17113D0A" w14:textId="77777777" w:rsidR="00E80032" w:rsidRPr="00903DBA" w:rsidRDefault="00E80032" w:rsidP="00E80032">
      <w:pPr>
        <w:pStyle w:val="Code"/>
      </w:pPr>
      <w:r w:rsidRPr="00903DBA">
        <w:t xml:space="preserve">    return result;</w:t>
      </w:r>
    </w:p>
    <w:p w14:paraId="0B5F561E" w14:textId="77777777" w:rsidR="00E80032" w:rsidRPr="00903DBA" w:rsidRDefault="00E80032" w:rsidP="00E80032">
      <w:pPr>
        <w:pStyle w:val="Code"/>
      </w:pPr>
      <w:r w:rsidRPr="00903DBA">
        <w:t xml:space="preserve">  }</w:t>
      </w:r>
    </w:p>
    <w:p w14:paraId="63777A30" w14:textId="77777777" w:rsidR="00E80032" w:rsidRPr="00903DBA" w:rsidRDefault="00E80032" w:rsidP="00E80032">
      <w:pPr>
        <w:pStyle w:val="Code"/>
      </w:pPr>
      <w:r w:rsidRPr="00903DBA">
        <w:t xml:space="preserve">  else {</w:t>
      </w:r>
    </w:p>
    <w:p w14:paraId="7997739A" w14:textId="77777777" w:rsidR="00E80032" w:rsidRPr="00903DBA" w:rsidRDefault="00E80032" w:rsidP="00E80032">
      <w:pPr>
        <w:pStyle w:val="Code"/>
      </w:pPr>
      <w:r w:rsidRPr="00903DBA">
        <w:t xml:space="preserve">    INT_PAIR empty = {0, 0};</w:t>
      </w:r>
    </w:p>
    <w:p w14:paraId="423AD7ED" w14:textId="77777777" w:rsidR="00E80032" w:rsidRPr="00903DBA" w:rsidRDefault="00E80032" w:rsidP="00E80032">
      <w:pPr>
        <w:pStyle w:val="Code"/>
      </w:pPr>
      <w:r w:rsidRPr="00903DBA">
        <w:t xml:space="preserve">    return empty;</w:t>
      </w:r>
    </w:p>
    <w:p w14:paraId="667A7809" w14:textId="77777777" w:rsidR="00E80032" w:rsidRPr="00903DBA" w:rsidRDefault="00E80032" w:rsidP="00E80032">
      <w:pPr>
        <w:pStyle w:val="Code"/>
      </w:pPr>
      <w:r w:rsidRPr="00903DBA">
        <w:t xml:space="preserve">  }</w:t>
      </w:r>
    </w:p>
    <w:p w14:paraId="035BE26A" w14:textId="77777777" w:rsidR="00E80032" w:rsidRPr="00903DBA" w:rsidRDefault="00E80032" w:rsidP="00E80032">
      <w:pPr>
        <w:pStyle w:val="Code"/>
      </w:pPr>
      <w:r w:rsidRPr="00903DBA">
        <w:t>}</w:t>
      </w:r>
    </w:p>
    <w:p w14:paraId="7709BA9F" w14:textId="4499C032" w:rsidR="00E80032" w:rsidRPr="00903DBA" w:rsidRDefault="00E80032" w:rsidP="007C7CB2">
      <w:pPr>
        <w:pStyle w:val="Rubrik3"/>
      </w:pPr>
      <w:bookmarkStart w:id="759" w:name="_Toc320485606"/>
      <w:bookmarkStart w:id="760" w:name="_Toc323656718"/>
      <w:bookmarkStart w:id="761" w:name="_Toc324085456"/>
      <w:bookmarkStart w:id="762" w:name="_Toc383781108"/>
      <w:bookmarkStart w:id="763" w:name="_Toc57656217"/>
      <w:r w:rsidRPr="00903DBA">
        <w:t>Call-by-Value and Call-by-Reference</w:t>
      </w:r>
      <w:bookmarkEnd w:id="759"/>
      <w:bookmarkEnd w:id="760"/>
      <w:bookmarkEnd w:id="761"/>
      <w:bookmarkEnd w:id="762"/>
      <w:bookmarkEnd w:id="763"/>
    </w:p>
    <w:p w14:paraId="4B4955DB" w14:textId="77777777" w:rsidR="00E80032" w:rsidRPr="00903DBA" w:rsidRDefault="00E80032" w:rsidP="00E80032">
      <w:r w:rsidRPr="00903DBA">
        <w:t>Say we want to write a function for switching the values of two variables.</w:t>
      </w:r>
    </w:p>
    <w:p w14:paraId="576F8235" w14:textId="77777777" w:rsidR="00E80032" w:rsidRPr="00903DBA" w:rsidRDefault="00E80032" w:rsidP="00E80032">
      <w:pPr>
        <w:pStyle w:val="Code"/>
      </w:pPr>
      <w:r w:rsidRPr="00903DBA">
        <w:t>#include &lt;stdio.h&gt;</w:t>
      </w:r>
    </w:p>
    <w:p w14:paraId="6BE30850" w14:textId="77777777" w:rsidR="00E80032" w:rsidRPr="00903DBA" w:rsidRDefault="00E80032" w:rsidP="00E80032">
      <w:pPr>
        <w:pStyle w:val="Code"/>
      </w:pPr>
    </w:p>
    <w:p w14:paraId="7FC2D5D3" w14:textId="77777777" w:rsidR="00E80032" w:rsidRPr="00903DBA" w:rsidRDefault="00E80032" w:rsidP="00E80032">
      <w:pPr>
        <w:pStyle w:val="Code"/>
      </w:pPr>
      <w:r w:rsidRPr="00903DBA">
        <w:t>void Swap(int number1, int number2) {</w:t>
      </w:r>
    </w:p>
    <w:p w14:paraId="70920E17" w14:textId="77777777" w:rsidR="00E80032" w:rsidRPr="00903DBA" w:rsidRDefault="00E80032" w:rsidP="00E80032">
      <w:pPr>
        <w:pStyle w:val="Code"/>
      </w:pPr>
      <w:r w:rsidRPr="00903DBA">
        <w:t xml:space="preserve">  int temp = number1; // (a)</w:t>
      </w:r>
    </w:p>
    <w:p w14:paraId="2E336DBC" w14:textId="77777777" w:rsidR="00E80032" w:rsidRPr="00903DBA" w:rsidRDefault="00E80032" w:rsidP="00E80032">
      <w:pPr>
        <w:pStyle w:val="Code"/>
      </w:pPr>
      <w:r w:rsidRPr="00903DBA">
        <w:t xml:space="preserve">  number1 = number2;  // (b)</w:t>
      </w:r>
    </w:p>
    <w:p w14:paraId="06059600" w14:textId="77777777" w:rsidR="00E80032" w:rsidRPr="00903DBA" w:rsidRDefault="00E80032" w:rsidP="00E80032">
      <w:pPr>
        <w:pStyle w:val="Code"/>
      </w:pPr>
      <w:r w:rsidRPr="00903DBA">
        <w:t xml:space="preserve">  number2 = temp;     // (c)</w:t>
      </w:r>
    </w:p>
    <w:p w14:paraId="1F58232B" w14:textId="77777777" w:rsidR="00E80032" w:rsidRPr="00903DBA" w:rsidRDefault="00E80032" w:rsidP="00E80032">
      <w:pPr>
        <w:pStyle w:val="Code"/>
      </w:pPr>
      <w:r w:rsidRPr="00903DBA">
        <w:t>}</w:t>
      </w:r>
    </w:p>
    <w:p w14:paraId="1349DFB2" w14:textId="77777777" w:rsidR="00E80032" w:rsidRPr="00903DBA" w:rsidRDefault="00E80032" w:rsidP="00E80032">
      <w:pPr>
        <w:pStyle w:val="Code"/>
      </w:pPr>
    </w:p>
    <w:p w14:paraId="1417768D" w14:textId="77777777" w:rsidR="00E80032" w:rsidRPr="00903DBA" w:rsidRDefault="00E80032" w:rsidP="00E80032">
      <w:pPr>
        <w:pStyle w:val="Code"/>
      </w:pPr>
      <w:r w:rsidRPr="00903DBA">
        <w:t>void main() {</w:t>
      </w:r>
    </w:p>
    <w:p w14:paraId="632BAC41" w14:textId="77777777" w:rsidR="00E80032" w:rsidRPr="00903DBA" w:rsidRDefault="00E80032" w:rsidP="00E80032">
      <w:pPr>
        <w:pStyle w:val="Code"/>
      </w:pPr>
      <w:r w:rsidRPr="00903DBA">
        <w:t xml:space="preserve">  int num1 = 1, num2 = 2;</w:t>
      </w:r>
    </w:p>
    <w:p w14:paraId="1D7C19D3" w14:textId="77777777" w:rsidR="00E80032" w:rsidRPr="00903DBA" w:rsidRDefault="00E80032" w:rsidP="00E80032">
      <w:pPr>
        <w:pStyle w:val="Code"/>
      </w:pPr>
      <w:r w:rsidRPr="00903DBA">
        <w:t xml:space="preserve">  printf("Before: %d, %d\n", num1, num2); // 1, 2</w:t>
      </w:r>
    </w:p>
    <w:p w14:paraId="3CF76FD2" w14:textId="77777777" w:rsidR="00E80032" w:rsidRPr="00903DBA" w:rsidRDefault="00E80032" w:rsidP="00E80032">
      <w:pPr>
        <w:pStyle w:val="Code"/>
      </w:pPr>
    </w:p>
    <w:p w14:paraId="7B899FA8" w14:textId="77777777" w:rsidR="00E80032" w:rsidRPr="00903DBA" w:rsidRDefault="00E80032" w:rsidP="00E80032">
      <w:pPr>
        <w:pStyle w:val="Code"/>
      </w:pPr>
      <w:r w:rsidRPr="00903DBA">
        <w:t xml:space="preserve">  Swap(num1, num2);</w:t>
      </w:r>
    </w:p>
    <w:p w14:paraId="69BEDE19" w14:textId="77777777" w:rsidR="00E80032" w:rsidRPr="00903DBA" w:rsidRDefault="00E80032" w:rsidP="00E80032">
      <w:pPr>
        <w:pStyle w:val="Code"/>
      </w:pPr>
      <w:r w:rsidRPr="00903DBA">
        <w:t xml:space="preserve">  printf("After: %d, %d\n", num1, num2);  // 1, 2</w:t>
      </w:r>
    </w:p>
    <w:p w14:paraId="5A5B5ED7" w14:textId="77777777" w:rsidR="00E80032" w:rsidRPr="00903DBA" w:rsidRDefault="00E80032" w:rsidP="00E80032">
      <w:pPr>
        <w:pStyle w:val="Code"/>
      </w:pPr>
      <w:r w:rsidRPr="00903DBA">
        <w:t>}</w:t>
      </w:r>
    </w:p>
    <w:p w14:paraId="7E523E4F" w14:textId="77777777" w:rsidR="00E80032" w:rsidRPr="00903DBA" w:rsidRDefault="00E80032" w:rsidP="00E65FE6">
      <w:pPr>
        <w:pStyle w:val="CodeHeader"/>
      </w:pPr>
      <w:r w:rsidRPr="00903DBA">
        <w:t xml:space="preserve">Unfortunately, it will not work; the variables keep their values. The explanation is that the values of </w:t>
      </w:r>
      <w:r w:rsidRPr="00E65FE6">
        <w:t>firstNum</w:t>
      </w:r>
      <w:r w:rsidRPr="00903DBA">
        <w:t xml:space="preserve"> and </w:t>
      </w:r>
      <w:r w:rsidRPr="00E65FE6">
        <w:t>secondNum</w:t>
      </w:r>
      <w:r w:rsidRPr="00903DBA">
        <w:t xml:space="preserve"> in </w:t>
      </w:r>
      <w:r w:rsidRPr="00E65FE6">
        <w:t>main</w:t>
      </w:r>
      <w:r w:rsidRPr="00903DBA">
        <w:t xml:space="preserve"> are copied into </w:t>
      </w:r>
      <w:r w:rsidRPr="00E65FE6">
        <w:t>num1</w:t>
      </w:r>
      <w:r w:rsidRPr="00903DBA">
        <w:t xml:space="preserve"> and </w:t>
      </w:r>
      <w:r w:rsidRPr="00E65FE6">
        <w:t>num2</w:t>
      </w:r>
      <w:r w:rsidRPr="00903DBA">
        <w:t xml:space="preserve"> in </w:t>
      </w:r>
      <w:r w:rsidRPr="00E65FE6">
        <w:t>Swap</w:t>
      </w:r>
      <w:r w:rsidRPr="00903DBA">
        <w:t xml:space="preserve">. Then </w:t>
      </w:r>
      <w:r w:rsidRPr="00E65FE6">
        <w:t>num1</w:t>
      </w:r>
      <w:r w:rsidRPr="00903DBA">
        <w:t xml:space="preserve"> and </w:t>
      </w:r>
      <w:r w:rsidRPr="00E65FE6">
        <w:t>num2</w:t>
      </w:r>
      <w:r w:rsidRPr="00903DBA">
        <w:t xml:space="preserve"> exchange values with the help of </w:t>
      </w:r>
      <w:r w:rsidRPr="00E65FE6">
        <w:t>temp</w:t>
      </w:r>
      <w:r w:rsidRPr="00903DBA">
        <w:t xml:space="preserve">. However, their values are not copied back into </w:t>
      </w:r>
      <w:r w:rsidRPr="00E65FE6">
        <w:t>firstNum</w:t>
      </w:r>
      <w:r w:rsidRPr="00903DBA">
        <w:t xml:space="preserve"> and </w:t>
      </w:r>
      <w:r w:rsidRPr="00E65FE6">
        <w:t>secondNum</w:t>
      </w:r>
      <w:r w:rsidRPr="00903DBA">
        <w:t xml:space="preserve"> in </w:t>
      </w:r>
      <w:r w:rsidRPr="00E65FE6">
        <w:rPr>
          <w:rStyle w:val="CodeInText"/>
        </w:rPr>
        <w:t>main</w:t>
      </w:r>
      <w:r w:rsidRPr="00903DBA">
        <w:t>.</w:t>
      </w:r>
    </w:p>
    <w:p w14:paraId="342D6598" w14:textId="77777777" w:rsidR="00E80032" w:rsidRPr="00903DBA" w:rsidRDefault="00E80032" w:rsidP="00E80032">
      <w:pPr>
        <w:rPr>
          <w:szCs w:val="21"/>
        </w:rPr>
      </w:pPr>
      <w:r w:rsidRPr="00903DBA">
        <w:rPr>
          <w:noProof/>
          <w:lang w:eastAsia="sv-SE"/>
        </w:rPr>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150034" w:rsidRPr="003F7CF1" w:rsidRDefault="00150034"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150034" w:rsidRPr="003F7CF1" w:rsidRDefault="00150034"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150034" w:rsidRPr="003F7CF1" w:rsidRDefault="00150034"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150034" w:rsidRPr="003F7CF1" w:rsidRDefault="00150034"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150034" w:rsidRPr="003F7CF1" w:rsidRDefault="00150034"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150034" w:rsidRPr="003F7CF1" w:rsidRDefault="00150034"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150034" w:rsidRPr="003F7CF1" w:rsidRDefault="00150034"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150034" w:rsidRPr="003F7CF1" w:rsidRDefault="00150034"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150034" w:rsidRPr="003F7CF1" w:rsidRDefault="00150034"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150034" w:rsidRPr="003F7CF1" w:rsidRDefault="00150034"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150034" w:rsidRPr="003F7CF1" w:rsidRDefault="00150034"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150034" w:rsidRPr="003F7CF1" w:rsidRDefault="00150034"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150034" w:rsidRPr="003F7CF1" w:rsidRDefault="00150034"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150034" w:rsidRPr="003F7CF1" w:rsidRDefault="00150034"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150034" w:rsidRPr="003F7CF1" w:rsidRDefault="00150034"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150034" w:rsidRPr="003F7CF1" w:rsidRDefault="00150034"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150034" w:rsidRPr="003F7CF1" w:rsidRDefault="00150034"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150034" w:rsidRPr="003F7CF1" w:rsidRDefault="00150034"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150034" w:rsidRPr="003F7CF1" w:rsidRDefault="00150034"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150034" w:rsidRPr="003F7CF1" w:rsidRDefault="00150034"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150034" w:rsidRPr="003F7CF1" w:rsidRDefault="00150034"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150034" w:rsidRPr="003F7CF1" w:rsidRDefault="00150034"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150034" w:rsidRPr="003F7CF1" w:rsidRDefault="00150034"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150034" w:rsidRPr="003F7CF1" w:rsidRDefault="00150034"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150034" w:rsidRPr="003F7CF1" w:rsidRDefault="00150034"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150034" w:rsidRPr="003F7CF1" w:rsidRDefault="00150034"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150034" w:rsidRPr="003F7CF1" w:rsidRDefault="00150034"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65"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">
                <v:shape id="_x0000_s1466" type="#_x0000_t75" style="position:absolute;width:57384;height:27051;visibility:visible;mso-wrap-style:square">
                  <v:fill o:detectmouseclick="t"/>
                  <v:path o:connecttype="none"/>
                </v:shape>
                <v:rect id="Rectangle 307" o:spid="_x0000_s1467"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150034" w:rsidRPr="003F7CF1" w:rsidRDefault="00150034" w:rsidP="00E80032">
                        <w:pPr>
                          <w:pStyle w:val="SourceCodeBoxText"/>
                          <w:rPr>
                            <w:sz w:val="19"/>
                            <w:szCs w:val="19"/>
                          </w:rPr>
                        </w:pPr>
                        <w:r w:rsidRPr="003F7CF1">
                          <w:rPr>
                            <w:sz w:val="19"/>
                            <w:szCs w:val="19"/>
                          </w:rPr>
                          <w:t>1</w:t>
                        </w:r>
                      </w:p>
                    </w:txbxContent>
                  </v:textbox>
                </v:rect>
                <v:rect id="Rectangle 308" o:spid="_x0000_s1468"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150034" w:rsidRPr="003F7CF1" w:rsidRDefault="00150034" w:rsidP="00E80032">
                        <w:pPr>
                          <w:pStyle w:val="SourceCodeBoxText"/>
                          <w:rPr>
                            <w:sz w:val="19"/>
                            <w:szCs w:val="19"/>
                          </w:rPr>
                        </w:pPr>
                        <w:r w:rsidRPr="003F7CF1">
                          <w:rPr>
                            <w:sz w:val="19"/>
                            <w:szCs w:val="19"/>
                          </w:rPr>
                          <w:t>2</w:t>
                        </w:r>
                      </w:p>
                    </w:txbxContent>
                  </v:textbox>
                </v:rect>
                <v:shape id="Text Box 309" o:spid="_x0000_s1469"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150034" w:rsidRPr="003F7CF1" w:rsidRDefault="00150034" w:rsidP="00E80032">
                        <w:pPr>
                          <w:pStyle w:val="SourceCodeBoxHeader"/>
                          <w:rPr>
                            <w:sz w:val="19"/>
                            <w:szCs w:val="19"/>
                            <w:lang w:val="sv-SE"/>
                          </w:rPr>
                        </w:pPr>
                        <w:r w:rsidRPr="003F7CF1">
                          <w:rPr>
                            <w:sz w:val="19"/>
                            <w:szCs w:val="19"/>
                            <w:lang w:val="sv-SE"/>
                          </w:rPr>
                          <w:t>main:</w:t>
                        </w:r>
                      </w:p>
                    </w:txbxContent>
                  </v:textbox>
                </v:shape>
                <v:rect id="Rectangle 310" o:spid="_x0000_s1470"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150034" w:rsidRPr="003F7CF1" w:rsidRDefault="00150034" w:rsidP="00E80032">
                        <w:pPr>
                          <w:pStyle w:val="SourceCodeBoxText"/>
                          <w:rPr>
                            <w:sz w:val="19"/>
                            <w:szCs w:val="19"/>
                          </w:rPr>
                        </w:pPr>
                        <w:r w:rsidRPr="003F7CF1">
                          <w:rPr>
                            <w:sz w:val="19"/>
                            <w:szCs w:val="19"/>
                          </w:rPr>
                          <w:t>1</w:t>
                        </w:r>
                      </w:p>
                    </w:txbxContent>
                  </v:textbox>
                </v:rect>
                <v:shape id="Text Box 311" o:spid="_x0000_s1471"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150034" w:rsidRPr="003F7CF1" w:rsidRDefault="00150034" w:rsidP="00E80032">
                        <w:pPr>
                          <w:pStyle w:val="SourceCodeBoxHeader"/>
                          <w:rPr>
                            <w:sz w:val="19"/>
                            <w:szCs w:val="19"/>
                            <w:lang w:val="sv-SE"/>
                          </w:rPr>
                        </w:pPr>
                        <w:r>
                          <w:rPr>
                            <w:sz w:val="19"/>
                            <w:szCs w:val="19"/>
                            <w:lang w:val="sv-SE"/>
                          </w:rPr>
                          <w:t>firstNum</w:t>
                        </w:r>
                      </w:p>
                    </w:txbxContent>
                  </v:textbox>
                </v:shape>
                <v:rect id="Rectangle 312" o:spid="_x0000_s1472"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150034" w:rsidRPr="003F7CF1" w:rsidRDefault="00150034" w:rsidP="00E80032">
                        <w:pPr>
                          <w:pStyle w:val="SourceCodeBoxText"/>
                          <w:rPr>
                            <w:sz w:val="19"/>
                            <w:szCs w:val="19"/>
                          </w:rPr>
                        </w:pPr>
                        <w:r w:rsidRPr="003F7CF1">
                          <w:rPr>
                            <w:sz w:val="19"/>
                            <w:szCs w:val="19"/>
                          </w:rPr>
                          <w:t>2</w:t>
                        </w:r>
                      </w:p>
                    </w:txbxContent>
                  </v:textbox>
                </v:rect>
                <v:shape id="Text Box 313" o:spid="_x0000_s1473"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150034" w:rsidRPr="003F7CF1" w:rsidRDefault="00150034" w:rsidP="00E80032">
                        <w:pPr>
                          <w:pStyle w:val="SourceCodeBoxHeader"/>
                          <w:rPr>
                            <w:sz w:val="19"/>
                            <w:szCs w:val="19"/>
                            <w:lang w:val="sv-SE"/>
                          </w:rPr>
                        </w:pPr>
                        <w:r w:rsidRPr="003F7CF1">
                          <w:rPr>
                            <w:sz w:val="19"/>
                            <w:szCs w:val="19"/>
                            <w:lang w:val="sv-SE"/>
                          </w:rPr>
                          <w:t>Swap:</w:t>
                        </w:r>
                      </w:p>
                    </w:txbxContent>
                  </v:textbox>
                </v:shape>
                <v:shape id="Text Box 314" o:spid="_x0000_s1474"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150034" w:rsidRPr="003F7CF1" w:rsidRDefault="00150034" w:rsidP="00E80032">
                        <w:pPr>
                          <w:pStyle w:val="SourceCodeBoxHeader"/>
                          <w:rPr>
                            <w:sz w:val="19"/>
                            <w:szCs w:val="19"/>
                            <w:lang w:val="sv-SE"/>
                          </w:rPr>
                        </w:pPr>
                        <w:r>
                          <w:rPr>
                            <w:sz w:val="19"/>
                            <w:szCs w:val="19"/>
                            <w:lang w:val="sv-SE"/>
                          </w:rPr>
                          <w:t>num2</w:t>
                        </w:r>
                      </w:p>
                    </w:txbxContent>
                  </v:textbox>
                </v:shape>
                <v:rect id="Rectangle 315" o:spid="_x0000_s1475"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150034" w:rsidRPr="003F7CF1" w:rsidRDefault="00150034" w:rsidP="00E80032">
                        <w:pPr>
                          <w:pStyle w:val="SourceCodeBoxText"/>
                          <w:rPr>
                            <w:sz w:val="19"/>
                            <w:szCs w:val="19"/>
                          </w:rPr>
                        </w:pPr>
                        <w:r w:rsidRPr="003F7CF1">
                          <w:rPr>
                            <w:sz w:val="19"/>
                            <w:szCs w:val="19"/>
                          </w:rPr>
                          <w:t>1</w:t>
                        </w:r>
                      </w:p>
                    </w:txbxContent>
                  </v:textbox>
                </v:rect>
                <v:shape id="Text Box 316" o:spid="_x0000_s1476"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150034" w:rsidRPr="003F7CF1" w:rsidRDefault="00150034" w:rsidP="00E80032">
                        <w:pPr>
                          <w:pStyle w:val="SourceCodeBoxHeader"/>
                          <w:rPr>
                            <w:sz w:val="19"/>
                            <w:szCs w:val="19"/>
                            <w:lang w:val="sv-SE"/>
                          </w:rPr>
                        </w:pPr>
                        <w:r>
                          <w:rPr>
                            <w:sz w:val="19"/>
                            <w:szCs w:val="19"/>
                            <w:lang w:val="sv-SE"/>
                          </w:rPr>
                          <w:t>temp</w:t>
                        </w:r>
                      </w:p>
                    </w:txbxContent>
                  </v:textbox>
                </v:shape>
                <v:shape id="Text Box 317" o:spid="_x0000_s1477"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150034" w:rsidRPr="003F7CF1" w:rsidRDefault="00150034" w:rsidP="00E80032">
                        <w:pPr>
                          <w:pStyle w:val="SourceCodeBoxHeader"/>
                          <w:rPr>
                            <w:sz w:val="19"/>
                            <w:szCs w:val="19"/>
                            <w:lang w:val="sv-SE"/>
                          </w:rPr>
                        </w:pPr>
                        <w:r>
                          <w:rPr>
                            <w:sz w:val="19"/>
                            <w:szCs w:val="19"/>
                            <w:lang w:val="sv-SE"/>
                          </w:rPr>
                          <w:t>secondNum</w:t>
                        </w:r>
                      </w:p>
                    </w:txbxContent>
                  </v:textbox>
                </v:shape>
                <v:shape id="Text Box 318" o:spid="_x0000_s1478"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150034" w:rsidRPr="003F7CF1" w:rsidRDefault="00150034" w:rsidP="00E80032">
                        <w:pPr>
                          <w:pStyle w:val="SourceCodeBoxHeader"/>
                          <w:rPr>
                            <w:sz w:val="19"/>
                            <w:szCs w:val="19"/>
                            <w:lang w:val="sv-SE"/>
                          </w:rPr>
                        </w:pPr>
                        <w:r>
                          <w:rPr>
                            <w:sz w:val="19"/>
                            <w:szCs w:val="19"/>
                            <w:lang w:val="sv-SE"/>
                          </w:rPr>
                          <w:t>num1</w:t>
                        </w:r>
                      </w:p>
                    </w:txbxContent>
                  </v:textbox>
                </v:shape>
                <v:rect id="Rectangle 319" o:spid="_x0000_s1479"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150034" w:rsidRPr="003F7CF1" w:rsidRDefault="00150034" w:rsidP="00E80032">
                        <w:pPr>
                          <w:pStyle w:val="SourceCodeBoxText"/>
                          <w:rPr>
                            <w:sz w:val="19"/>
                            <w:szCs w:val="19"/>
                          </w:rPr>
                        </w:pPr>
                        <w:r w:rsidRPr="003F7CF1">
                          <w:rPr>
                            <w:sz w:val="19"/>
                            <w:szCs w:val="19"/>
                          </w:rPr>
                          <w:t>2</w:t>
                        </w:r>
                      </w:p>
                    </w:txbxContent>
                  </v:textbox>
                </v:rect>
                <v:rect id="Rectangle 320" o:spid="_x0000_s1480"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150034" w:rsidRPr="003F7CF1" w:rsidRDefault="00150034" w:rsidP="00E80032">
                        <w:pPr>
                          <w:pStyle w:val="SourceCodeBoxText"/>
                          <w:rPr>
                            <w:sz w:val="19"/>
                            <w:szCs w:val="19"/>
                          </w:rPr>
                        </w:pPr>
                        <w:r w:rsidRPr="003F7CF1">
                          <w:rPr>
                            <w:sz w:val="19"/>
                            <w:szCs w:val="19"/>
                          </w:rPr>
                          <w:t>2</w:t>
                        </w:r>
                      </w:p>
                    </w:txbxContent>
                  </v:textbox>
                </v:rect>
                <v:shape id="Text Box 321" o:spid="_x0000_s1481"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150034" w:rsidRPr="003F7CF1" w:rsidRDefault="00150034" w:rsidP="00E80032">
                        <w:pPr>
                          <w:pStyle w:val="SourceCodeBoxHeader"/>
                          <w:rPr>
                            <w:sz w:val="19"/>
                            <w:szCs w:val="19"/>
                            <w:lang w:val="sv-SE"/>
                          </w:rPr>
                        </w:pPr>
                        <w:r>
                          <w:rPr>
                            <w:sz w:val="19"/>
                            <w:szCs w:val="19"/>
                            <w:lang w:val="sv-SE"/>
                          </w:rPr>
                          <w:t>num2</w:t>
                        </w:r>
                      </w:p>
                    </w:txbxContent>
                  </v:textbox>
                </v:shape>
                <v:rect id="Rectangle 322" o:spid="_x0000_s1482"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150034" w:rsidRPr="003F7CF1" w:rsidRDefault="00150034" w:rsidP="00E80032">
                        <w:pPr>
                          <w:pStyle w:val="SourceCodeBoxText"/>
                          <w:rPr>
                            <w:sz w:val="19"/>
                            <w:szCs w:val="19"/>
                          </w:rPr>
                        </w:pPr>
                        <w:r w:rsidRPr="003F7CF1">
                          <w:rPr>
                            <w:sz w:val="19"/>
                            <w:szCs w:val="19"/>
                          </w:rPr>
                          <w:t>1</w:t>
                        </w:r>
                      </w:p>
                    </w:txbxContent>
                  </v:textbox>
                </v:rect>
                <v:shape id="Text Box 323" o:spid="_x0000_s1483"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150034" w:rsidRPr="003F7CF1" w:rsidRDefault="00150034" w:rsidP="00E80032">
                        <w:pPr>
                          <w:pStyle w:val="SourceCodeBoxHeader"/>
                          <w:rPr>
                            <w:sz w:val="19"/>
                            <w:szCs w:val="19"/>
                            <w:lang w:val="sv-SE"/>
                          </w:rPr>
                        </w:pPr>
                        <w:r>
                          <w:rPr>
                            <w:sz w:val="19"/>
                            <w:szCs w:val="19"/>
                            <w:lang w:val="sv-SE"/>
                          </w:rPr>
                          <w:t>temp</w:t>
                        </w:r>
                      </w:p>
                    </w:txbxContent>
                  </v:textbox>
                </v:shape>
                <v:shape id="Text Box 324" o:spid="_x0000_s1484"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150034" w:rsidRPr="003F7CF1" w:rsidRDefault="00150034" w:rsidP="00E80032">
                        <w:pPr>
                          <w:pStyle w:val="SourceCodeBoxHeader"/>
                          <w:rPr>
                            <w:sz w:val="19"/>
                            <w:szCs w:val="19"/>
                            <w:lang w:val="sv-SE"/>
                          </w:rPr>
                        </w:pPr>
                        <w:r>
                          <w:rPr>
                            <w:sz w:val="19"/>
                            <w:szCs w:val="19"/>
                            <w:lang w:val="sv-SE"/>
                          </w:rPr>
                          <w:t>num1</w:t>
                        </w:r>
                      </w:p>
                    </w:txbxContent>
                  </v:textbox>
                </v:shape>
                <v:rect id="Rectangle 325" o:spid="_x0000_s1485"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150034" w:rsidRPr="003F7CF1" w:rsidRDefault="00150034" w:rsidP="00E80032">
                        <w:pPr>
                          <w:pStyle w:val="SourceCodeBoxText"/>
                          <w:rPr>
                            <w:sz w:val="19"/>
                            <w:szCs w:val="19"/>
                          </w:rPr>
                        </w:pPr>
                        <w:r w:rsidRPr="003F7CF1">
                          <w:rPr>
                            <w:sz w:val="19"/>
                            <w:szCs w:val="19"/>
                          </w:rPr>
                          <w:t>2</w:t>
                        </w:r>
                      </w:p>
                    </w:txbxContent>
                  </v:textbox>
                </v:rect>
                <v:rect id="Rectangle 326" o:spid="_x0000_s1486"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150034" w:rsidRPr="003F7CF1" w:rsidRDefault="00150034" w:rsidP="00E80032">
                        <w:pPr>
                          <w:pStyle w:val="SourceCodeBoxText"/>
                          <w:rPr>
                            <w:sz w:val="19"/>
                            <w:szCs w:val="19"/>
                          </w:rPr>
                        </w:pPr>
                        <w:r w:rsidRPr="003F7CF1">
                          <w:rPr>
                            <w:sz w:val="19"/>
                            <w:szCs w:val="19"/>
                          </w:rPr>
                          <w:t>1</w:t>
                        </w:r>
                      </w:p>
                    </w:txbxContent>
                  </v:textbox>
                </v:rect>
                <v:shape id="Text Box 327" o:spid="_x0000_s1487"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150034" w:rsidRPr="003F7CF1" w:rsidRDefault="00150034" w:rsidP="00E80032">
                        <w:pPr>
                          <w:pStyle w:val="SourceCodeBoxHeader"/>
                          <w:rPr>
                            <w:sz w:val="19"/>
                            <w:szCs w:val="19"/>
                            <w:lang w:val="sv-SE"/>
                          </w:rPr>
                        </w:pPr>
                        <w:r>
                          <w:rPr>
                            <w:sz w:val="19"/>
                            <w:szCs w:val="19"/>
                            <w:lang w:val="sv-SE"/>
                          </w:rPr>
                          <w:t>num2</w:t>
                        </w:r>
                      </w:p>
                    </w:txbxContent>
                  </v:textbox>
                </v:shape>
                <v:rect id="Rectangle 328" o:spid="_x0000_s1488"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150034" w:rsidRPr="003F7CF1" w:rsidRDefault="00150034" w:rsidP="00E80032">
                        <w:pPr>
                          <w:pStyle w:val="SourceCodeBoxText"/>
                          <w:rPr>
                            <w:sz w:val="19"/>
                            <w:szCs w:val="19"/>
                          </w:rPr>
                        </w:pPr>
                        <w:r w:rsidRPr="003F7CF1">
                          <w:rPr>
                            <w:sz w:val="19"/>
                            <w:szCs w:val="19"/>
                          </w:rPr>
                          <w:t>1</w:t>
                        </w:r>
                      </w:p>
                    </w:txbxContent>
                  </v:textbox>
                </v:rect>
                <v:shape id="Text Box 329" o:spid="_x0000_s1489"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150034" w:rsidRPr="003F7CF1" w:rsidRDefault="00150034" w:rsidP="00E80032">
                        <w:pPr>
                          <w:pStyle w:val="SourceCodeBoxHeader"/>
                          <w:rPr>
                            <w:sz w:val="19"/>
                            <w:szCs w:val="19"/>
                            <w:lang w:val="sv-SE"/>
                          </w:rPr>
                        </w:pPr>
                        <w:r>
                          <w:rPr>
                            <w:sz w:val="19"/>
                            <w:szCs w:val="19"/>
                            <w:lang w:val="sv-SE"/>
                          </w:rPr>
                          <w:t>temp</w:t>
                        </w:r>
                      </w:p>
                    </w:txbxContent>
                  </v:textbox>
                </v:shape>
                <v:shape id="Text Box 330" o:spid="_x0000_s1490"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150034" w:rsidRPr="003F7CF1" w:rsidRDefault="00150034" w:rsidP="00E80032">
                        <w:pPr>
                          <w:pStyle w:val="SourceCodeBoxHeader"/>
                          <w:rPr>
                            <w:sz w:val="19"/>
                            <w:szCs w:val="19"/>
                            <w:lang w:val="sv-SE"/>
                          </w:rPr>
                        </w:pPr>
                        <w:r>
                          <w:rPr>
                            <w:sz w:val="19"/>
                            <w:szCs w:val="19"/>
                            <w:lang w:val="sv-SE"/>
                          </w:rPr>
                          <w:t>num1</w:t>
                        </w:r>
                      </w:p>
                    </w:txbxContent>
                  </v:textbox>
                </v:shape>
                <v:shape id="Text Box 331" o:spid="_x0000_s1491"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150034" w:rsidRPr="003F7CF1" w:rsidRDefault="00150034" w:rsidP="00E80032">
                        <w:pPr>
                          <w:pStyle w:val="SourceCodeBoxHeader"/>
                          <w:rPr>
                            <w:sz w:val="19"/>
                            <w:szCs w:val="19"/>
                            <w:lang w:val="sv-SE"/>
                          </w:rPr>
                        </w:pPr>
                        <w:r w:rsidRPr="003F7CF1">
                          <w:rPr>
                            <w:sz w:val="19"/>
                            <w:szCs w:val="19"/>
                            <w:lang w:val="sv-SE"/>
                          </w:rPr>
                          <w:t>(a)</w:t>
                        </w:r>
                      </w:p>
                    </w:txbxContent>
                  </v:textbox>
                </v:shape>
                <v:shape id="Text Box 332" o:spid="_x0000_s1492"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150034" w:rsidRPr="003F7CF1" w:rsidRDefault="00150034" w:rsidP="00E80032">
                        <w:pPr>
                          <w:pStyle w:val="SourceCodeBoxHeader"/>
                          <w:rPr>
                            <w:sz w:val="19"/>
                            <w:szCs w:val="19"/>
                            <w:lang w:val="sv-SE"/>
                          </w:rPr>
                        </w:pPr>
                        <w:r w:rsidRPr="003F7CF1">
                          <w:rPr>
                            <w:sz w:val="19"/>
                            <w:szCs w:val="19"/>
                            <w:lang w:val="sv-SE"/>
                          </w:rPr>
                          <w:t>(b)</w:t>
                        </w:r>
                      </w:p>
                    </w:txbxContent>
                  </v:textbox>
                </v:shape>
                <v:shape id="Text Box 333" o:spid="_x0000_s1493"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150034" w:rsidRPr="003F7CF1" w:rsidRDefault="00150034"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903DBA" w:rsidRDefault="00E80032" w:rsidP="00E80032">
      <w:r w:rsidRPr="00903DBA">
        <w:t xml:space="preserve">The problem can be solved with </w:t>
      </w:r>
      <w:r w:rsidRPr="00E17FD3">
        <w:rPr>
          <w:rStyle w:val="KeyWord0"/>
        </w:rPr>
        <w:t>reference calls</w:t>
      </w:r>
      <w:r w:rsidRPr="00903DBA">
        <w:rPr>
          <w:rStyle w:val="Italic"/>
        </w:rPr>
        <w:t>.</w:t>
      </w:r>
      <w:r w:rsidRPr="00903DBA">
        <w:t xml:space="preserve"> Instead of sending the values of the actual parameters, we send theirs addresses by define the formal parameters as pointers to the type.</w:t>
      </w:r>
    </w:p>
    <w:p w14:paraId="164CE46F" w14:textId="77777777" w:rsidR="00E80032" w:rsidRPr="00903DBA" w:rsidRDefault="00E80032" w:rsidP="00E80032">
      <w:pPr>
        <w:pStyle w:val="Code"/>
      </w:pPr>
      <w:r w:rsidRPr="00903DBA">
        <w:t>#include &lt;stdio.h&gt;</w:t>
      </w:r>
    </w:p>
    <w:p w14:paraId="1EE44587" w14:textId="77777777" w:rsidR="00E80032" w:rsidRPr="00903DBA" w:rsidRDefault="00E80032" w:rsidP="00E80032">
      <w:pPr>
        <w:pStyle w:val="Code"/>
      </w:pPr>
    </w:p>
    <w:p w14:paraId="364BFF4B" w14:textId="77777777" w:rsidR="00E80032" w:rsidRPr="00903DBA" w:rsidRDefault="00E80032" w:rsidP="00E80032">
      <w:pPr>
        <w:pStyle w:val="Code"/>
      </w:pPr>
      <w:r w:rsidRPr="00903DBA">
        <w:t>void Swap(int* numberPtr1, int* numberPtr2) {</w:t>
      </w:r>
    </w:p>
    <w:p w14:paraId="1C8DC361" w14:textId="77777777" w:rsidR="00E80032" w:rsidRPr="00903DBA" w:rsidRDefault="00E80032" w:rsidP="00E80032">
      <w:pPr>
        <w:pStyle w:val="Code"/>
      </w:pPr>
      <w:r w:rsidRPr="00903DBA">
        <w:t xml:space="preserve">  int temp = *numberPtr1;     // (a)</w:t>
      </w:r>
    </w:p>
    <w:p w14:paraId="058D1FA2" w14:textId="77777777" w:rsidR="00E80032" w:rsidRPr="00903DBA" w:rsidRDefault="00E80032" w:rsidP="00E80032">
      <w:pPr>
        <w:pStyle w:val="Code"/>
      </w:pPr>
      <w:r w:rsidRPr="00903DBA">
        <w:t xml:space="preserve">  *numberPtr1 = *numberPtr2;  // (b)</w:t>
      </w:r>
    </w:p>
    <w:p w14:paraId="12033098" w14:textId="77777777" w:rsidR="00E80032" w:rsidRPr="00903DBA" w:rsidRDefault="00E80032" w:rsidP="00E80032">
      <w:pPr>
        <w:pStyle w:val="Code"/>
      </w:pPr>
      <w:r w:rsidRPr="00903DBA">
        <w:t xml:space="preserve">  *numberPtr2 = temp;         // (c)</w:t>
      </w:r>
    </w:p>
    <w:p w14:paraId="1F6BE72D" w14:textId="77777777" w:rsidR="00E80032" w:rsidRPr="00903DBA" w:rsidRDefault="00E80032" w:rsidP="00E80032">
      <w:pPr>
        <w:pStyle w:val="Code"/>
      </w:pPr>
      <w:r w:rsidRPr="00903DBA">
        <w:t>}</w:t>
      </w:r>
    </w:p>
    <w:p w14:paraId="0990666B" w14:textId="77777777" w:rsidR="00E80032" w:rsidRPr="00903DBA" w:rsidRDefault="00E80032" w:rsidP="00E80032">
      <w:pPr>
        <w:pStyle w:val="Code"/>
      </w:pPr>
    </w:p>
    <w:p w14:paraId="03B5CBC6" w14:textId="77777777" w:rsidR="00E80032" w:rsidRPr="00903DBA" w:rsidRDefault="00E80032" w:rsidP="00E80032">
      <w:pPr>
        <w:pStyle w:val="Code"/>
      </w:pPr>
      <w:r w:rsidRPr="00903DBA">
        <w:t>void main() {</w:t>
      </w:r>
    </w:p>
    <w:p w14:paraId="7057278B" w14:textId="77777777" w:rsidR="00E80032" w:rsidRPr="00903DBA" w:rsidRDefault="00E80032" w:rsidP="00E80032">
      <w:pPr>
        <w:pStyle w:val="Code"/>
      </w:pPr>
      <w:r w:rsidRPr="00903DBA">
        <w:t xml:space="preserve">  int num1 = 1, num2 = 2;</w:t>
      </w:r>
    </w:p>
    <w:p w14:paraId="5A94FDAD" w14:textId="77777777" w:rsidR="00E80032" w:rsidRPr="00903DBA" w:rsidRDefault="00E80032" w:rsidP="00E80032">
      <w:pPr>
        <w:pStyle w:val="Code"/>
      </w:pPr>
      <w:r w:rsidRPr="00903DBA">
        <w:t xml:space="preserve">  printf("Before: %d, %d\n", num1, num2); // 1, 2</w:t>
      </w:r>
    </w:p>
    <w:p w14:paraId="20D4AB31" w14:textId="77777777" w:rsidR="00E80032" w:rsidRPr="00903DBA" w:rsidRDefault="00E80032" w:rsidP="00E80032">
      <w:pPr>
        <w:pStyle w:val="Code"/>
      </w:pPr>
    </w:p>
    <w:p w14:paraId="19B84C5F" w14:textId="77777777" w:rsidR="00E80032" w:rsidRPr="00903DBA" w:rsidRDefault="00E80032" w:rsidP="00E80032">
      <w:pPr>
        <w:pStyle w:val="Code"/>
      </w:pPr>
      <w:r w:rsidRPr="00903DBA">
        <w:t xml:space="preserve">  Swap(&amp;num1, &amp;num2);</w:t>
      </w:r>
    </w:p>
    <w:p w14:paraId="4E569C9F" w14:textId="77777777" w:rsidR="00E80032" w:rsidRPr="00903DBA" w:rsidRDefault="00E80032" w:rsidP="00E80032">
      <w:pPr>
        <w:pStyle w:val="Code"/>
      </w:pPr>
      <w:r w:rsidRPr="00903DBA">
        <w:t xml:space="preserve">  printf("After: %d, %d\n", num1, num2); // 2, 1</w:t>
      </w:r>
    </w:p>
    <w:p w14:paraId="6BC35DDF" w14:textId="77777777" w:rsidR="00E80032" w:rsidRPr="00903DBA" w:rsidRDefault="00E80032" w:rsidP="00E80032">
      <w:pPr>
        <w:pStyle w:val="Code"/>
      </w:pPr>
      <w:r w:rsidRPr="00903DBA">
        <w:t>}</w:t>
      </w:r>
    </w:p>
    <w:p w14:paraId="40F5133F" w14:textId="77777777" w:rsidR="00E80032" w:rsidRPr="00903DBA" w:rsidRDefault="00E80032" w:rsidP="00E65FE6">
      <w:pPr>
        <w:pStyle w:val="CodeHeader"/>
      </w:pPr>
      <w:r w:rsidRPr="00903DBA">
        <w:t xml:space="preserve">In this case, we do not send the values of </w:t>
      </w:r>
      <w:r w:rsidRPr="00E65FE6">
        <w:t>firstNum</w:t>
      </w:r>
      <w:r w:rsidRPr="00903DBA">
        <w:t xml:space="preserve"> and </w:t>
      </w:r>
      <w:r w:rsidRPr="00E65FE6">
        <w:t>secondNum</w:t>
      </w:r>
      <w:r w:rsidRPr="00903DBA">
        <w:t xml:space="preserve">, but rather their addresses. Therefore, </w:t>
      </w:r>
      <w:r w:rsidRPr="00E65FE6">
        <w:t>num1</w:t>
      </w:r>
      <w:r w:rsidRPr="00903DBA">
        <w:t xml:space="preserve"> and </w:t>
      </w:r>
      <w:r w:rsidRPr="00E65FE6">
        <w:t>num2</w:t>
      </w:r>
      <w:r w:rsidRPr="00903DBA">
        <w:t xml:space="preserve"> in </w:t>
      </w:r>
      <w:r w:rsidRPr="00E65FE6">
        <w:t>Swap</w:t>
      </w:r>
      <w:r w:rsidRPr="00903DBA">
        <w:t xml:space="preserve"> does in fact contain the addresses of </w:t>
      </w:r>
      <w:r w:rsidRPr="00E65FE6">
        <w:t>firstNum</w:t>
      </w:r>
      <w:r w:rsidRPr="00903DBA">
        <w:t xml:space="preserve"> and </w:t>
      </w:r>
      <w:r w:rsidRPr="00E65FE6">
        <w:t>secondNum</w:t>
      </w:r>
      <w:r w:rsidRPr="00903DBA">
        <w:t xml:space="preserve"> on main. As in the reference section above, we illustrate this with dashed arrows. Therefore, when </w:t>
      </w:r>
      <w:r w:rsidRPr="00E65FE6">
        <w:t>num1</w:t>
      </w:r>
      <w:r w:rsidRPr="00903DBA">
        <w:t xml:space="preserve"> and </w:t>
      </w:r>
      <w:r w:rsidRPr="00E65FE6">
        <w:t>num2</w:t>
      </w:r>
      <w:r w:rsidRPr="00903DBA">
        <w:t xml:space="preserve"> exchanges values, in fact the values of </w:t>
      </w:r>
      <w:r w:rsidRPr="00E65FE6">
        <w:t>firstNum</w:t>
      </w:r>
      <w:r w:rsidRPr="00903DBA">
        <w:t xml:space="preserve"> and </w:t>
      </w:r>
      <w:r w:rsidRPr="00E65FE6">
        <w:rPr>
          <w:rStyle w:val="CodeInText"/>
        </w:rPr>
        <w:t>secondNum</w:t>
      </w:r>
      <w:r w:rsidRPr="00903DBA">
        <w:t xml:space="preserve"> are exchanged.</w:t>
      </w:r>
    </w:p>
    <w:p w14:paraId="14F02CA2" w14:textId="77777777" w:rsidR="00E80032" w:rsidRPr="00903DBA" w:rsidRDefault="00E80032" w:rsidP="00E80032">
      <w:pPr>
        <w:rPr>
          <w:szCs w:val="21"/>
        </w:rPr>
      </w:pPr>
      <w:r w:rsidRPr="00903DBA">
        <w:rPr>
          <w:noProof/>
          <w:lang w:eastAsia="sv-SE"/>
        </w:rPr>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150034" w:rsidRPr="003F7CF1" w:rsidRDefault="00150034"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150034" w:rsidRPr="003F7CF1" w:rsidRDefault="00150034"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150034" w:rsidRPr="003F7CF1" w:rsidRDefault="00150034"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150034" w:rsidRPr="003F7CF1" w:rsidRDefault="00150034"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150034" w:rsidRPr="003F7CF1" w:rsidRDefault="00150034"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150034" w:rsidRPr="003F7CF1" w:rsidRDefault="00150034"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150034" w:rsidRPr="003F7CF1" w:rsidRDefault="00150034"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150034" w:rsidRPr="003F7CF1" w:rsidRDefault="00150034"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150034" w:rsidRPr="003F7CF1" w:rsidRDefault="00150034"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150034" w:rsidRPr="003F7CF1" w:rsidRDefault="00150034"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150034" w:rsidRPr="003F7CF1" w:rsidRDefault="00150034"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150034" w:rsidRPr="003F7CF1" w:rsidRDefault="00150034"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150034" w:rsidRPr="003F7CF1" w:rsidRDefault="00150034"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150034" w:rsidRPr="003F7CF1" w:rsidRDefault="00150034"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150034" w:rsidRPr="003F7CF1" w:rsidRDefault="00150034"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150034" w:rsidRPr="003F7CF1" w:rsidRDefault="00150034"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150034" w:rsidRPr="003F7CF1" w:rsidRDefault="00150034"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150034" w:rsidRPr="003F7CF1" w:rsidRDefault="00150034"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150034" w:rsidRPr="003F7CF1" w:rsidRDefault="00150034"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150034" w:rsidRPr="003F7CF1" w:rsidRDefault="00150034"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150034" w:rsidRPr="003F7CF1" w:rsidRDefault="00150034"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150034" w:rsidRPr="003F7CF1" w:rsidRDefault="00150034"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150034" w:rsidRPr="003F7CF1" w:rsidRDefault="00150034"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150034" w:rsidRPr="003F7CF1" w:rsidRDefault="00150034"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150034" w:rsidRPr="003F7CF1" w:rsidRDefault="00150034"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150034" w:rsidRPr="003F7CF1" w:rsidRDefault="00150034"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150034" w:rsidRPr="003F7CF1" w:rsidRDefault="00150034"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150034" w:rsidRPr="003F7CF1" w:rsidRDefault="00150034"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150034" w:rsidRPr="003F7CF1" w:rsidRDefault="00150034"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150034" w:rsidRPr="003F7CF1" w:rsidRDefault="00150034"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150034" w:rsidRPr="003F7CF1" w:rsidRDefault="00150034"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494"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">
                <v:shape id="_x0000_s1495" type="#_x0000_t75" style="position:absolute;width:57384;height:27051;visibility:visible;mso-wrap-style:square">
                  <v:fill o:detectmouseclick="t"/>
                  <v:path o:connecttype="none"/>
                </v:shape>
                <v:rect id="Rectangle 244" o:spid="_x0000_s1496"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150034" w:rsidRPr="003F7CF1" w:rsidRDefault="00150034" w:rsidP="00E80032">
                        <w:pPr>
                          <w:pStyle w:val="SourceCodeBoxText"/>
                          <w:rPr>
                            <w:sz w:val="19"/>
                            <w:szCs w:val="19"/>
                          </w:rPr>
                        </w:pPr>
                        <w:r w:rsidRPr="003F7CF1">
                          <w:rPr>
                            <w:sz w:val="19"/>
                            <w:szCs w:val="19"/>
                          </w:rPr>
                          <w:t>1</w:t>
                        </w:r>
                      </w:p>
                    </w:txbxContent>
                  </v:textbox>
                </v:rect>
                <v:rect id="Rectangle 245" o:spid="_x0000_s1497"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150034" w:rsidRPr="003F7CF1" w:rsidRDefault="00150034" w:rsidP="00E80032">
                        <w:pPr>
                          <w:pStyle w:val="SourceCodeBoxText"/>
                          <w:rPr>
                            <w:sz w:val="19"/>
                            <w:szCs w:val="19"/>
                          </w:rPr>
                        </w:pPr>
                        <w:r w:rsidRPr="003F7CF1">
                          <w:rPr>
                            <w:sz w:val="19"/>
                            <w:szCs w:val="19"/>
                          </w:rPr>
                          <w:t>2</w:t>
                        </w:r>
                      </w:p>
                    </w:txbxContent>
                  </v:textbox>
                </v:rect>
                <v:rect id="Rectangle 246" o:spid="_x0000_s1498"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150034" w:rsidRPr="003F7CF1" w:rsidRDefault="00150034" w:rsidP="00E80032">
                        <w:pPr>
                          <w:pStyle w:val="SourceCodeBoxText"/>
                          <w:rPr>
                            <w:sz w:val="19"/>
                            <w:szCs w:val="19"/>
                          </w:rPr>
                        </w:pPr>
                      </w:p>
                    </w:txbxContent>
                  </v:textbox>
                </v:rect>
                <v:shape id="Text Box 247" o:spid="_x0000_s1499"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150034" w:rsidRPr="003F7CF1" w:rsidRDefault="00150034" w:rsidP="00E80032">
                        <w:pPr>
                          <w:pStyle w:val="SourceCodeBoxHeader"/>
                          <w:rPr>
                            <w:sz w:val="19"/>
                            <w:szCs w:val="19"/>
                            <w:lang w:val="sv-SE"/>
                          </w:rPr>
                        </w:pPr>
                        <w:r>
                          <w:rPr>
                            <w:sz w:val="19"/>
                            <w:szCs w:val="19"/>
                            <w:lang w:val="sv-SE"/>
                          </w:rPr>
                          <w:t>firstNum</w:t>
                        </w:r>
                      </w:p>
                    </w:txbxContent>
                  </v:textbox>
                </v:shape>
                <v:rect id="Rectangle 248" o:spid="_x0000_s1500"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150034" w:rsidRPr="003F7CF1" w:rsidRDefault="00150034" w:rsidP="00E80032">
                        <w:pPr>
                          <w:pStyle w:val="SourceCodeBoxText"/>
                          <w:rPr>
                            <w:sz w:val="19"/>
                            <w:szCs w:val="19"/>
                          </w:rPr>
                        </w:pPr>
                      </w:p>
                    </w:txbxContent>
                  </v:textbox>
                </v:rect>
                <v:shape id="Text Box 249" o:spid="_x0000_s1501"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150034" w:rsidRPr="003F7CF1" w:rsidRDefault="00150034" w:rsidP="00E80032">
                        <w:pPr>
                          <w:pStyle w:val="SourceCodeBoxHeader"/>
                          <w:rPr>
                            <w:sz w:val="19"/>
                            <w:szCs w:val="19"/>
                            <w:lang w:val="sv-SE"/>
                          </w:rPr>
                        </w:pPr>
                        <w:r>
                          <w:rPr>
                            <w:sz w:val="19"/>
                            <w:szCs w:val="19"/>
                            <w:lang w:val="sv-SE"/>
                          </w:rPr>
                          <w:t>num2</w:t>
                        </w:r>
                      </w:p>
                    </w:txbxContent>
                  </v:textbox>
                </v:shape>
                <v:rect id="Rectangle 250" o:spid="_x0000_s1502"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150034" w:rsidRPr="003F7CF1" w:rsidRDefault="00150034" w:rsidP="00E80032">
                        <w:pPr>
                          <w:pStyle w:val="SourceCodeBoxText"/>
                          <w:rPr>
                            <w:sz w:val="19"/>
                            <w:szCs w:val="19"/>
                          </w:rPr>
                        </w:pPr>
                        <w:r w:rsidRPr="003F7CF1">
                          <w:rPr>
                            <w:sz w:val="19"/>
                            <w:szCs w:val="19"/>
                          </w:rPr>
                          <w:t>1</w:t>
                        </w:r>
                      </w:p>
                    </w:txbxContent>
                  </v:textbox>
                </v:rect>
                <v:shape id="Text Box 251" o:spid="_x0000_s1503"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150034" w:rsidRPr="003F7CF1" w:rsidRDefault="00150034" w:rsidP="00E80032">
                        <w:pPr>
                          <w:pStyle w:val="SourceCodeBoxHeader"/>
                          <w:rPr>
                            <w:sz w:val="19"/>
                            <w:szCs w:val="19"/>
                            <w:lang w:val="sv-SE"/>
                          </w:rPr>
                        </w:pPr>
                        <w:r>
                          <w:rPr>
                            <w:sz w:val="19"/>
                            <w:szCs w:val="19"/>
                            <w:lang w:val="sv-SE"/>
                          </w:rPr>
                          <w:t>temp</w:t>
                        </w:r>
                      </w:p>
                    </w:txbxContent>
                  </v:textbox>
                </v:shape>
                <v:shape id="Text Box 252" o:spid="_x0000_s1504"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150034" w:rsidRPr="003F7CF1" w:rsidRDefault="00150034" w:rsidP="00E80032">
                        <w:pPr>
                          <w:pStyle w:val="SourceCodeBoxHeader"/>
                          <w:rPr>
                            <w:sz w:val="19"/>
                            <w:szCs w:val="19"/>
                            <w:lang w:val="sv-SE"/>
                          </w:rPr>
                        </w:pPr>
                        <w:r>
                          <w:rPr>
                            <w:sz w:val="19"/>
                            <w:szCs w:val="19"/>
                            <w:lang w:val="sv-SE"/>
                          </w:rPr>
                          <w:t>secondNum</w:t>
                        </w:r>
                      </w:p>
                    </w:txbxContent>
                  </v:textbox>
                </v:shape>
                <v:shape id="Text Box 253" o:spid="_x0000_s1505"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150034" w:rsidRPr="003F7CF1" w:rsidRDefault="00150034" w:rsidP="00E80032">
                        <w:pPr>
                          <w:pStyle w:val="SourceCodeBoxHeader"/>
                          <w:rPr>
                            <w:sz w:val="19"/>
                            <w:szCs w:val="19"/>
                            <w:lang w:val="sv-SE"/>
                          </w:rPr>
                        </w:pPr>
                        <w:r>
                          <w:rPr>
                            <w:sz w:val="19"/>
                            <w:szCs w:val="19"/>
                            <w:lang w:val="sv-SE"/>
                          </w:rPr>
                          <w:t>num1</w:t>
                        </w:r>
                      </w:p>
                    </w:txbxContent>
                  </v:textbox>
                </v:shape>
                <v:shape id="Text Box 254" o:spid="_x0000_s1506"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150034" w:rsidRPr="003F7CF1" w:rsidRDefault="00150034" w:rsidP="00E80032">
                        <w:pPr>
                          <w:pStyle w:val="SourceCodeBoxHeader"/>
                          <w:rPr>
                            <w:sz w:val="19"/>
                            <w:szCs w:val="19"/>
                            <w:lang w:val="sv-SE"/>
                          </w:rPr>
                        </w:pPr>
                        <w:r w:rsidRPr="003F7CF1">
                          <w:rPr>
                            <w:sz w:val="19"/>
                            <w:szCs w:val="19"/>
                            <w:lang w:val="sv-SE"/>
                          </w:rPr>
                          <w:t>(a)</w:t>
                        </w:r>
                      </w:p>
                    </w:txbxContent>
                  </v:textbox>
                </v:shape>
                <v:line id="Line 255" o:spid="_x0000_s1507"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08"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09"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150034" w:rsidRPr="003F7CF1" w:rsidRDefault="00150034" w:rsidP="00E80032">
                        <w:pPr>
                          <w:pStyle w:val="SourceCodeBoxText"/>
                          <w:rPr>
                            <w:sz w:val="19"/>
                            <w:szCs w:val="19"/>
                          </w:rPr>
                        </w:pPr>
                        <w:r w:rsidRPr="003F7CF1">
                          <w:rPr>
                            <w:sz w:val="19"/>
                            <w:szCs w:val="19"/>
                          </w:rPr>
                          <w:t>2</w:t>
                        </w:r>
                      </w:p>
                    </w:txbxContent>
                  </v:textbox>
                </v:rect>
                <v:rect id="Rectangle 258" o:spid="_x0000_s1510"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150034" w:rsidRPr="003F7CF1" w:rsidRDefault="00150034" w:rsidP="00E80032">
                        <w:pPr>
                          <w:pStyle w:val="SourceCodeBoxText"/>
                          <w:rPr>
                            <w:sz w:val="19"/>
                            <w:szCs w:val="19"/>
                          </w:rPr>
                        </w:pPr>
                        <w:r w:rsidRPr="003F7CF1">
                          <w:rPr>
                            <w:sz w:val="19"/>
                            <w:szCs w:val="19"/>
                          </w:rPr>
                          <w:t>2</w:t>
                        </w:r>
                      </w:p>
                    </w:txbxContent>
                  </v:textbox>
                </v:rect>
                <v:rect id="Rectangle 259" o:spid="_x0000_s1511"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150034" w:rsidRPr="003F7CF1" w:rsidRDefault="00150034" w:rsidP="00E80032">
                        <w:pPr>
                          <w:pStyle w:val="SourceCodeBoxText"/>
                          <w:rPr>
                            <w:sz w:val="19"/>
                            <w:szCs w:val="19"/>
                          </w:rPr>
                        </w:pPr>
                      </w:p>
                    </w:txbxContent>
                  </v:textbox>
                </v:rect>
                <v:shape id="Text Box 260" o:spid="_x0000_s1512"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150034" w:rsidRPr="003F7CF1" w:rsidRDefault="00150034" w:rsidP="00E80032">
                        <w:pPr>
                          <w:pStyle w:val="SourceCodeBoxHeader"/>
                          <w:rPr>
                            <w:sz w:val="19"/>
                            <w:szCs w:val="19"/>
                            <w:lang w:val="sv-SE"/>
                          </w:rPr>
                        </w:pPr>
                        <w:r>
                          <w:rPr>
                            <w:sz w:val="19"/>
                            <w:szCs w:val="19"/>
                            <w:lang w:val="sv-SE"/>
                          </w:rPr>
                          <w:t>firstNum</w:t>
                        </w:r>
                      </w:p>
                    </w:txbxContent>
                  </v:textbox>
                </v:shape>
                <v:rect id="Rectangle 261" o:spid="_x0000_s1513"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150034" w:rsidRPr="003F7CF1" w:rsidRDefault="00150034" w:rsidP="00E80032">
                        <w:pPr>
                          <w:pStyle w:val="SourceCodeBoxText"/>
                          <w:rPr>
                            <w:sz w:val="19"/>
                            <w:szCs w:val="19"/>
                          </w:rPr>
                        </w:pPr>
                      </w:p>
                    </w:txbxContent>
                  </v:textbox>
                </v:rect>
                <v:shape id="Text Box 262" o:spid="_x0000_s1514"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150034" w:rsidRPr="003F7CF1" w:rsidRDefault="00150034" w:rsidP="00E80032">
                        <w:pPr>
                          <w:pStyle w:val="SourceCodeBoxHeader"/>
                          <w:rPr>
                            <w:sz w:val="19"/>
                            <w:szCs w:val="19"/>
                            <w:lang w:val="sv-SE"/>
                          </w:rPr>
                        </w:pPr>
                        <w:r>
                          <w:rPr>
                            <w:sz w:val="19"/>
                            <w:szCs w:val="19"/>
                            <w:lang w:val="sv-SE"/>
                          </w:rPr>
                          <w:t>num2</w:t>
                        </w:r>
                      </w:p>
                    </w:txbxContent>
                  </v:textbox>
                </v:shape>
                <v:rect id="Rectangle 263" o:spid="_x0000_s1515"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150034" w:rsidRPr="003F7CF1" w:rsidRDefault="00150034" w:rsidP="00E80032">
                        <w:pPr>
                          <w:pStyle w:val="SourceCodeBoxText"/>
                          <w:rPr>
                            <w:sz w:val="19"/>
                            <w:szCs w:val="19"/>
                          </w:rPr>
                        </w:pPr>
                        <w:r w:rsidRPr="003F7CF1">
                          <w:rPr>
                            <w:sz w:val="19"/>
                            <w:szCs w:val="19"/>
                          </w:rPr>
                          <w:t>1</w:t>
                        </w:r>
                      </w:p>
                    </w:txbxContent>
                  </v:textbox>
                </v:rect>
                <v:shape id="Text Box 264" o:spid="_x0000_s1516"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150034" w:rsidRPr="003F7CF1" w:rsidRDefault="00150034" w:rsidP="00E80032">
                        <w:pPr>
                          <w:pStyle w:val="SourceCodeBoxHeader"/>
                          <w:rPr>
                            <w:sz w:val="19"/>
                            <w:szCs w:val="19"/>
                            <w:lang w:val="sv-SE"/>
                          </w:rPr>
                        </w:pPr>
                        <w:r>
                          <w:rPr>
                            <w:sz w:val="19"/>
                            <w:szCs w:val="19"/>
                            <w:lang w:val="sv-SE"/>
                          </w:rPr>
                          <w:t>temp</w:t>
                        </w:r>
                      </w:p>
                    </w:txbxContent>
                  </v:textbox>
                </v:shape>
                <v:shape id="Text Box 265" o:spid="_x0000_s1517"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150034" w:rsidRPr="003F7CF1" w:rsidRDefault="00150034" w:rsidP="00E80032">
                        <w:pPr>
                          <w:pStyle w:val="SourceCodeBoxHeader"/>
                          <w:rPr>
                            <w:sz w:val="19"/>
                            <w:szCs w:val="19"/>
                            <w:lang w:val="sv-SE"/>
                          </w:rPr>
                        </w:pPr>
                        <w:r>
                          <w:rPr>
                            <w:sz w:val="19"/>
                            <w:szCs w:val="19"/>
                            <w:lang w:val="sv-SE"/>
                          </w:rPr>
                          <w:t>num1</w:t>
                        </w:r>
                      </w:p>
                    </w:txbxContent>
                  </v:textbox>
                </v:shape>
                <v:shape id="Text Box 266" o:spid="_x0000_s1518"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150034" w:rsidRPr="003F7CF1" w:rsidRDefault="00150034" w:rsidP="00E80032">
                        <w:pPr>
                          <w:pStyle w:val="SourceCodeBoxHeader"/>
                          <w:rPr>
                            <w:sz w:val="19"/>
                            <w:szCs w:val="19"/>
                            <w:lang w:val="sv-SE"/>
                          </w:rPr>
                        </w:pPr>
                        <w:r w:rsidRPr="003F7CF1">
                          <w:rPr>
                            <w:sz w:val="19"/>
                            <w:szCs w:val="19"/>
                            <w:lang w:val="sv-SE"/>
                          </w:rPr>
                          <w:t>(b)</w:t>
                        </w:r>
                      </w:p>
                    </w:txbxContent>
                  </v:textbox>
                </v:shape>
                <v:line id="Line 267" o:spid="_x0000_s1519"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20"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21"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150034" w:rsidRPr="003F7CF1" w:rsidRDefault="00150034" w:rsidP="00E80032">
                        <w:pPr>
                          <w:pStyle w:val="SourceCodeBoxText"/>
                          <w:rPr>
                            <w:sz w:val="19"/>
                            <w:szCs w:val="19"/>
                          </w:rPr>
                        </w:pPr>
                        <w:r w:rsidRPr="003F7CF1">
                          <w:rPr>
                            <w:sz w:val="19"/>
                            <w:szCs w:val="19"/>
                          </w:rPr>
                          <w:t>2</w:t>
                        </w:r>
                      </w:p>
                    </w:txbxContent>
                  </v:textbox>
                </v:rect>
                <v:rect id="Rectangle 270" o:spid="_x0000_s1522"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150034" w:rsidRPr="003F7CF1" w:rsidRDefault="00150034" w:rsidP="00E80032">
                        <w:pPr>
                          <w:pStyle w:val="SourceCodeBoxText"/>
                          <w:rPr>
                            <w:sz w:val="19"/>
                            <w:szCs w:val="19"/>
                          </w:rPr>
                        </w:pPr>
                        <w:r w:rsidRPr="003F7CF1">
                          <w:rPr>
                            <w:sz w:val="19"/>
                            <w:szCs w:val="19"/>
                          </w:rPr>
                          <w:t>1</w:t>
                        </w:r>
                      </w:p>
                    </w:txbxContent>
                  </v:textbox>
                </v:rect>
                <v:rect id="Rectangle 271" o:spid="_x0000_s1523"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150034" w:rsidRPr="003F7CF1" w:rsidRDefault="00150034" w:rsidP="00E80032">
                        <w:pPr>
                          <w:pStyle w:val="SourceCodeBoxText"/>
                          <w:rPr>
                            <w:sz w:val="19"/>
                            <w:szCs w:val="19"/>
                          </w:rPr>
                        </w:pPr>
                      </w:p>
                    </w:txbxContent>
                  </v:textbox>
                </v:rect>
                <v:shape id="Text Box 272" o:spid="_x0000_s1524"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150034" w:rsidRPr="003F7CF1" w:rsidRDefault="00150034" w:rsidP="00E80032">
                        <w:pPr>
                          <w:pStyle w:val="SourceCodeBoxHeader"/>
                          <w:rPr>
                            <w:sz w:val="19"/>
                            <w:szCs w:val="19"/>
                            <w:lang w:val="sv-SE"/>
                          </w:rPr>
                        </w:pPr>
                        <w:r>
                          <w:rPr>
                            <w:sz w:val="19"/>
                            <w:szCs w:val="19"/>
                            <w:lang w:val="sv-SE"/>
                          </w:rPr>
                          <w:t>firstNum</w:t>
                        </w:r>
                      </w:p>
                    </w:txbxContent>
                  </v:textbox>
                </v:shape>
                <v:rect id="Rectangle 273" o:spid="_x0000_s1525"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150034" w:rsidRPr="003F7CF1" w:rsidRDefault="00150034" w:rsidP="00E80032">
                        <w:pPr>
                          <w:pStyle w:val="SourceCodeBoxText"/>
                          <w:rPr>
                            <w:sz w:val="19"/>
                            <w:szCs w:val="19"/>
                          </w:rPr>
                        </w:pPr>
                      </w:p>
                    </w:txbxContent>
                  </v:textbox>
                </v:rect>
                <v:shape id="Text Box 274" o:spid="_x0000_s1526"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150034" w:rsidRPr="003F7CF1" w:rsidRDefault="00150034" w:rsidP="00E80032">
                        <w:pPr>
                          <w:pStyle w:val="SourceCodeBoxHeader"/>
                          <w:rPr>
                            <w:sz w:val="19"/>
                            <w:szCs w:val="19"/>
                            <w:lang w:val="sv-SE"/>
                          </w:rPr>
                        </w:pPr>
                        <w:r>
                          <w:rPr>
                            <w:sz w:val="19"/>
                            <w:szCs w:val="19"/>
                            <w:lang w:val="sv-SE"/>
                          </w:rPr>
                          <w:t>num2</w:t>
                        </w:r>
                      </w:p>
                    </w:txbxContent>
                  </v:textbox>
                </v:shape>
                <v:rect id="Rectangle 275" o:spid="_x0000_s1527"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150034" w:rsidRPr="003F7CF1" w:rsidRDefault="00150034" w:rsidP="00E80032">
                        <w:pPr>
                          <w:pStyle w:val="SourceCodeBoxText"/>
                          <w:rPr>
                            <w:sz w:val="19"/>
                            <w:szCs w:val="19"/>
                          </w:rPr>
                        </w:pPr>
                        <w:r w:rsidRPr="003F7CF1">
                          <w:rPr>
                            <w:sz w:val="19"/>
                            <w:szCs w:val="19"/>
                          </w:rPr>
                          <w:t>1</w:t>
                        </w:r>
                      </w:p>
                    </w:txbxContent>
                  </v:textbox>
                </v:rect>
                <v:shape id="Text Box 276" o:spid="_x0000_s1528"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150034" w:rsidRPr="003F7CF1" w:rsidRDefault="00150034" w:rsidP="00E80032">
                        <w:pPr>
                          <w:pStyle w:val="SourceCodeBoxHeader"/>
                          <w:rPr>
                            <w:sz w:val="19"/>
                            <w:szCs w:val="19"/>
                            <w:lang w:val="sv-SE"/>
                          </w:rPr>
                        </w:pPr>
                        <w:r>
                          <w:rPr>
                            <w:sz w:val="19"/>
                            <w:szCs w:val="19"/>
                            <w:lang w:val="sv-SE"/>
                          </w:rPr>
                          <w:t>temp</w:t>
                        </w:r>
                      </w:p>
                    </w:txbxContent>
                  </v:textbox>
                </v:shape>
                <v:shape id="Text Box 277" o:spid="_x0000_s1529"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150034" w:rsidRPr="003F7CF1" w:rsidRDefault="00150034" w:rsidP="00E80032">
                        <w:pPr>
                          <w:pStyle w:val="SourceCodeBoxHeader"/>
                          <w:rPr>
                            <w:sz w:val="19"/>
                            <w:szCs w:val="19"/>
                            <w:lang w:val="sv-SE"/>
                          </w:rPr>
                        </w:pPr>
                        <w:r>
                          <w:rPr>
                            <w:sz w:val="19"/>
                            <w:szCs w:val="19"/>
                            <w:lang w:val="sv-SE"/>
                          </w:rPr>
                          <w:t>num1</w:t>
                        </w:r>
                      </w:p>
                    </w:txbxContent>
                  </v:textbox>
                </v:shape>
                <v:shape id="Text Box 278" o:spid="_x0000_s1530"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150034" w:rsidRPr="003F7CF1" w:rsidRDefault="00150034" w:rsidP="00E80032">
                        <w:pPr>
                          <w:pStyle w:val="SourceCodeBoxHeader"/>
                          <w:rPr>
                            <w:sz w:val="19"/>
                            <w:szCs w:val="19"/>
                            <w:lang w:val="sv-SE"/>
                          </w:rPr>
                        </w:pPr>
                        <w:r w:rsidRPr="003F7CF1">
                          <w:rPr>
                            <w:sz w:val="19"/>
                            <w:szCs w:val="19"/>
                            <w:lang w:val="sv-SE"/>
                          </w:rPr>
                          <w:t>(c)</w:t>
                        </w:r>
                      </w:p>
                    </w:txbxContent>
                  </v:textbox>
                </v:shape>
                <v:line id="Line 279" o:spid="_x0000_s1531"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32"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903DBA" w:rsidRDefault="00E80032" w:rsidP="007C7CB2">
      <w:pPr>
        <w:pStyle w:val="Rubrik3"/>
      </w:pPr>
      <w:bookmarkStart w:id="764" w:name="_Toc320485607"/>
      <w:bookmarkStart w:id="765" w:name="_Toc323656719"/>
      <w:bookmarkStart w:id="766" w:name="_Toc324085457"/>
      <w:bookmarkStart w:id="767" w:name="_Toc383781109"/>
      <w:bookmarkStart w:id="768" w:name="_Toc57656218"/>
      <w:r w:rsidRPr="00903DBA">
        <w:t>Static, Extern, and Register Variables</w:t>
      </w:r>
      <w:bookmarkEnd w:id="764"/>
      <w:bookmarkEnd w:id="765"/>
      <w:bookmarkEnd w:id="766"/>
      <w:bookmarkEnd w:id="767"/>
      <w:bookmarkEnd w:id="768"/>
    </w:p>
    <w:p w14:paraId="0C33C95A" w14:textId="2884947C" w:rsidR="00E80032" w:rsidRPr="00903DBA" w:rsidRDefault="00E80032" w:rsidP="00E65FE6">
      <w:pPr>
        <w:pStyle w:val="CodeHeader"/>
      </w:pPr>
      <w:r w:rsidRPr="00903DBA">
        <w:t xml:space="preserve">In the function below, </w:t>
      </w:r>
      <w:r w:rsidRPr="00E65FE6">
        <w:t>s_count</w:t>
      </w:r>
      <w:r w:rsidRPr="00903DBA">
        <w:t xml:space="preserve"> (the prefix ‘</w:t>
      </w:r>
      <w:r w:rsidRPr="00E65FE6">
        <w:t>_s</w:t>
      </w:r>
      <w:r w:rsidRPr="00903DBA">
        <w:t xml:space="preserve">’ is used for static variables) is a static local variable, which means that it is </w:t>
      </w:r>
      <w:r w:rsidR="00266D64" w:rsidRPr="00903DBA">
        <w:t>initialized</w:t>
      </w:r>
      <w:r w:rsidRPr="00903DBA">
        <w:t xml:space="preserve"> when the execution of the program starts rather when the function is called. If </w:t>
      </w:r>
      <w:r w:rsidRPr="00E65FE6">
        <w:t>s_count</w:t>
      </w:r>
      <w:r w:rsidRPr="00903DBA">
        <w:t xml:space="preserve"> was a regular local variable (without the keyword </w:t>
      </w:r>
      <w:r w:rsidRPr="00E65FE6">
        <w:t>static</w:t>
      </w:r>
      <w:r w:rsidRPr="00903DBA">
        <w:t xml:space="preserve">), the function would, at every call, write that the function has been called once, as </w:t>
      </w:r>
      <w:r w:rsidRPr="00E65FE6">
        <w:rPr>
          <w:rStyle w:val="CodeInText"/>
        </w:rPr>
        <w:t>s_count</w:t>
      </w:r>
      <w:r w:rsidRPr="00903DBA">
        <w:t xml:space="preserve"> would be </w:t>
      </w:r>
      <w:r w:rsidR="00266D64" w:rsidRPr="00903DBA">
        <w:t>initialized</w:t>
      </w:r>
      <w:r w:rsidRPr="00903DBA">
        <w:t xml:space="preserve"> to zero at every call.</w:t>
      </w:r>
    </w:p>
    <w:p w14:paraId="39C03672" w14:textId="77777777" w:rsidR="00E80032" w:rsidRPr="00903DBA" w:rsidRDefault="00E80032" w:rsidP="00E80032">
      <w:pPr>
        <w:pStyle w:val="Code"/>
      </w:pPr>
      <w:r w:rsidRPr="00903DBA">
        <w:t>void KeepCount() {</w:t>
      </w:r>
    </w:p>
    <w:p w14:paraId="1DF58876" w14:textId="77777777" w:rsidR="00E80032" w:rsidRPr="00903DBA" w:rsidRDefault="00E80032" w:rsidP="00E80032">
      <w:pPr>
        <w:pStyle w:val="Code"/>
      </w:pPr>
      <w:r w:rsidRPr="00903DBA">
        <w:t xml:space="preserve">  static int s_count = 0;</w:t>
      </w:r>
    </w:p>
    <w:p w14:paraId="6F80D08F" w14:textId="77777777" w:rsidR="00E80032" w:rsidRPr="00903DBA" w:rsidRDefault="00E80032" w:rsidP="00E80032">
      <w:pPr>
        <w:pStyle w:val="Code"/>
      </w:pPr>
      <w:r w:rsidRPr="00903DBA">
        <w:t xml:space="preserve">  s_count++;</w:t>
      </w:r>
    </w:p>
    <w:p w14:paraId="3BCDF8E8" w14:textId="77777777" w:rsidR="00E80032" w:rsidRPr="00903DBA" w:rsidRDefault="00E80032" w:rsidP="00E80032">
      <w:pPr>
        <w:pStyle w:val="Code"/>
      </w:pPr>
      <w:r w:rsidRPr="00903DBA">
        <w:t xml:space="preserve">  printf("This function has been called %d times.", s_count);</w:t>
      </w:r>
    </w:p>
    <w:p w14:paraId="67D2B8F7" w14:textId="77777777" w:rsidR="00E80032" w:rsidRPr="00903DBA" w:rsidRDefault="00E80032" w:rsidP="00E80032">
      <w:pPr>
        <w:pStyle w:val="Code"/>
      </w:pPr>
      <w:r w:rsidRPr="00903DBA">
        <w:t>}</w:t>
      </w:r>
    </w:p>
    <w:p w14:paraId="1A0ED006" w14:textId="77777777" w:rsidR="00E80032" w:rsidRPr="00903DBA" w:rsidRDefault="00E80032" w:rsidP="00E65FE6">
      <w:pPr>
        <w:pStyle w:val="CodeHeader"/>
      </w:pPr>
      <w:r w:rsidRPr="00903DBA">
        <w:t>If we define a global variable in one file, it will be accessable in another file if we declare</w:t>
      </w:r>
      <w:r w:rsidRPr="00903DBA">
        <w:rPr>
          <w:rStyle w:val="Fotnotsreferens"/>
        </w:rPr>
        <w:footnoteReference w:id="20"/>
      </w:r>
      <w:r w:rsidRPr="00903DBA">
        <w:t xml:space="preserve"> it as extern. If we omit the </w:t>
      </w:r>
      <w:r w:rsidRPr="00E65FE6">
        <w:rPr>
          <w:rStyle w:val="CodeInText"/>
        </w:rPr>
        <w:t>extern</w:t>
      </w:r>
      <w:r w:rsidRPr="00903DBA">
        <w:t xml:space="preserve"> keyword in the second file, the linker would complain about us defining two global variables with the same name.</w:t>
      </w:r>
    </w:p>
    <w:p w14:paraId="454F260F" w14:textId="77777777" w:rsidR="00E80032" w:rsidRPr="00903DBA" w:rsidRDefault="00E80032" w:rsidP="00E65FE6">
      <w:pPr>
        <w:pStyle w:val="CodeHeader"/>
      </w:pPr>
      <w:r w:rsidRPr="00903DBA">
        <w:t>File1.c</w:t>
      </w:r>
    </w:p>
    <w:p w14:paraId="0873E9EA" w14:textId="77777777" w:rsidR="00E80032" w:rsidRPr="00903DBA" w:rsidRDefault="00E80032" w:rsidP="00E80032">
      <w:pPr>
        <w:pStyle w:val="Code"/>
      </w:pPr>
      <w:r w:rsidRPr="00903DBA">
        <w:t>int g;</w:t>
      </w:r>
    </w:p>
    <w:p w14:paraId="61E16F07" w14:textId="77777777" w:rsidR="00E80032" w:rsidRPr="00903DBA" w:rsidRDefault="00E80032" w:rsidP="00E65FE6">
      <w:pPr>
        <w:pStyle w:val="CodeHeader"/>
      </w:pPr>
      <w:r w:rsidRPr="00903DBA">
        <w:t>File2.c</w:t>
      </w:r>
    </w:p>
    <w:p w14:paraId="206D4227" w14:textId="77777777" w:rsidR="00E80032" w:rsidRPr="00903DBA" w:rsidRDefault="00E80032" w:rsidP="00E80032">
      <w:pPr>
        <w:pStyle w:val="Code"/>
      </w:pPr>
      <w:r w:rsidRPr="00903DBA">
        <w:t>extern int g;</w:t>
      </w:r>
    </w:p>
    <w:p w14:paraId="1A8F8725" w14:textId="77777777" w:rsidR="00E80032" w:rsidRPr="00903DBA" w:rsidRDefault="00E80032" w:rsidP="00E65FE6">
      <w:pPr>
        <w:pStyle w:val="CodeHeader"/>
      </w:pPr>
      <w:r w:rsidRPr="00903DBA">
        <w:t xml:space="preserve">Finally, a variable can also be marked with the keyword </w:t>
      </w:r>
      <w:r w:rsidRPr="00E65FE6">
        <w:rPr>
          <w:rStyle w:val="CodeInText"/>
        </w:rPr>
        <w:t>register</w:t>
      </w:r>
      <w:r w:rsidRPr="00903DBA">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903DBA" w:rsidRDefault="00E80032" w:rsidP="00E80032">
      <w:pPr>
        <w:pStyle w:val="Code"/>
      </w:pPr>
      <w:r w:rsidRPr="00903DBA">
        <w:t>register int i;</w:t>
      </w:r>
    </w:p>
    <w:p w14:paraId="32CA923D" w14:textId="77777777" w:rsidR="00E80032" w:rsidRPr="00903DBA" w:rsidRDefault="00E80032" w:rsidP="00E80032">
      <w:pPr>
        <w:pStyle w:val="Code"/>
      </w:pPr>
      <w:r w:rsidRPr="00903DBA">
        <w:t>int* p = &amp;i; // Wrong</w:t>
      </w:r>
    </w:p>
    <w:p w14:paraId="205903E1" w14:textId="4F50CDB2" w:rsidR="00E80032" w:rsidRPr="00903DBA" w:rsidRDefault="00E80032" w:rsidP="007C7CB2">
      <w:pPr>
        <w:pStyle w:val="Rubrik3"/>
      </w:pPr>
      <w:bookmarkStart w:id="769" w:name="_Toc320485608"/>
      <w:bookmarkStart w:id="770" w:name="_Toc323656720"/>
      <w:bookmarkStart w:id="771" w:name="_Toc324085458"/>
      <w:bookmarkStart w:id="772" w:name="_Toc383781110"/>
      <w:bookmarkStart w:id="773" w:name="_Toc57656219"/>
      <w:r w:rsidRPr="00903DBA">
        <w:t>Recursion</w:t>
      </w:r>
      <w:bookmarkEnd w:id="769"/>
      <w:bookmarkEnd w:id="770"/>
      <w:bookmarkEnd w:id="771"/>
      <w:bookmarkEnd w:id="772"/>
      <w:bookmarkEnd w:id="773"/>
    </w:p>
    <w:p w14:paraId="11F6A0CA" w14:textId="3E4AC732" w:rsidR="00E80032" w:rsidRPr="00903DBA" w:rsidRDefault="00E80032" w:rsidP="00E65FE6">
      <w:pPr>
        <w:pStyle w:val="CodeHeader"/>
      </w:pPr>
      <w:r w:rsidRPr="00903DBA">
        <w:t xml:space="preserve">A function may call itself; it is called </w:t>
      </w:r>
      <w:r w:rsidRPr="00E17FD3">
        <w:rPr>
          <w:rStyle w:val="KeyWord0"/>
        </w:rPr>
        <w:t>recursion</w:t>
      </w:r>
      <w:r w:rsidRPr="00903DBA">
        <w:t>. In the following example, the mathematical function factorial (</w:t>
      </w:r>
      <w:r w:rsidRPr="00E65FE6">
        <w:t>n</w:t>
      </w:r>
      <w:r w:rsidRPr="00903DBA">
        <w:t xml:space="preserve">!) is implemented. It can be defined in two ways. The first </w:t>
      </w:r>
      <w:r w:rsidR="00C37108" w:rsidRPr="00903DBA">
        <w:t>definition</w:t>
      </w:r>
      <w:r w:rsidRPr="00903DBA">
        <w:t xml:space="preserve"> is rather straightforward. The result of the function applied to a positive integer </w:t>
      </w:r>
      <w:r w:rsidRPr="00E65FE6">
        <w:t>n</w:t>
      </w:r>
      <w:r w:rsidRPr="00903DBA">
        <w:t xml:space="preserve"> is the product of all positive integers up to and including </w:t>
      </w:r>
      <w:r w:rsidRPr="00E65FE6">
        <w:rPr>
          <w:rStyle w:val="CodeInText"/>
        </w:rPr>
        <w:t>n</w:t>
      </w:r>
      <w:r w:rsidRPr="00903DBA">
        <w:t>.</w:t>
      </w:r>
    </w:p>
    <w:p w14:paraId="3D8314E3" w14:textId="77777777" w:rsidR="00E80032" w:rsidRPr="00903DBA" w:rsidRDefault="00E80032" w:rsidP="00E80032">
      <w:r w:rsidRPr="00903DBA">
        <w:object w:dxaOrig="1540" w:dyaOrig="279" w14:anchorId="6C609070">
          <v:shape id="_x0000_i1029" type="#_x0000_t75" style="width:78.4pt;height:11.65pt" o:ole="" fillcolor="window">
            <v:imagedata r:id="rId16" o:title=""/>
          </v:shape>
          <o:OLEObject Type="Embed" ProgID="Equation.3" ShapeID="_x0000_i1029" DrawAspect="Content" ObjectID="_1669662514" r:id="rId17"/>
        </w:object>
      </w:r>
    </w:p>
    <w:p w14:paraId="68C52872" w14:textId="77777777" w:rsidR="00E80032" w:rsidRPr="00903DBA" w:rsidRDefault="00E80032" w:rsidP="00E80032">
      <w:pPr>
        <w:pStyle w:val="Code"/>
      </w:pPr>
      <w:r w:rsidRPr="00903DBA">
        <w:t>int Factorial(int n) {</w:t>
      </w:r>
    </w:p>
    <w:p w14:paraId="6EAD9167" w14:textId="77777777" w:rsidR="00E80032" w:rsidRPr="00903DBA" w:rsidRDefault="00E80032" w:rsidP="00E80032">
      <w:pPr>
        <w:pStyle w:val="Code"/>
      </w:pPr>
      <w:r w:rsidRPr="00903DBA">
        <w:t xml:space="preserve">  int result = 1, i;</w:t>
      </w:r>
    </w:p>
    <w:p w14:paraId="13AFFD27" w14:textId="77777777" w:rsidR="00E80032" w:rsidRPr="00903DBA" w:rsidRDefault="00E80032" w:rsidP="00E80032">
      <w:pPr>
        <w:pStyle w:val="Code"/>
      </w:pPr>
    </w:p>
    <w:p w14:paraId="618F87D3" w14:textId="77777777" w:rsidR="00E80032" w:rsidRPr="00903DBA" w:rsidRDefault="00E80032" w:rsidP="00E80032">
      <w:pPr>
        <w:pStyle w:val="Code"/>
      </w:pPr>
      <w:r w:rsidRPr="00903DBA">
        <w:t xml:space="preserve">  for (i = 1; i &lt;= n; ++ i) {</w:t>
      </w:r>
      <w:r w:rsidRPr="00903DBA">
        <w:cr/>
        <w:t xml:space="preserve">    result *= i;</w:t>
      </w:r>
    </w:p>
    <w:p w14:paraId="5A5A8E81" w14:textId="77777777" w:rsidR="00E80032" w:rsidRPr="00903DBA" w:rsidRDefault="00E80032" w:rsidP="00E80032">
      <w:pPr>
        <w:pStyle w:val="Code"/>
      </w:pPr>
      <w:r w:rsidRPr="00903DBA">
        <w:t xml:space="preserve">  }</w:t>
      </w:r>
    </w:p>
    <w:p w14:paraId="5F19D76F" w14:textId="77777777" w:rsidR="00E80032" w:rsidRPr="00903DBA" w:rsidRDefault="00E80032" w:rsidP="00E80032">
      <w:pPr>
        <w:pStyle w:val="Code"/>
      </w:pPr>
    </w:p>
    <w:p w14:paraId="7D6A9EBA" w14:textId="77777777" w:rsidR="00E80032" w:rsidRPr="00903DBA" w:rsidRDefault="00E80032" w:rsidP="00E80032">
      <w:pPr>
        <w:pStyle w:val="Code"/>
      </w:pPr>
      <w:r w:rsidRPr="00903DBA">
        <w:t xml:space="preserve">  return result;</w:t>
      </w:r>
    </w:p>
    <w:p w14:paraId="7E584ADD" w14:textId="77777777" w:rsidR="00E80032" w:rsidRPr="00903DBA" w:rsidRDefault="00E80032" w:rsidP="00E80032">
      <w:pPr>
        <w:pStyle w:val="Code"/>
      </w:pPr>
      <w:r w:rsidRPr="00903DBA">
        <w:t>}</w:t>
      </w:r>
    </w:p>
    <w:p w14:paraId="1C3D05E3" w14:textId="0D89AA62" w:rsidR="00E80032" w:rsidRPr="00903DBA" w:rsidRDefault="00E80032" w:rsidP="00E80032">
      <w:r w:rsidRPr="00903DBA">
        <w:t xml:space="preserve">An equivalent </w:t>
      </w:r>
      <w:r w:rsidR="00C37108" w:rsidRPr="00903DBA">
        <w:t>definition</w:t>
      </w:r>
      <w:r w:rsidRPr="00903DBA">
        <w:t xml:space="preserve"> involves a recursive call that is easier to implement.</w:t>
      </w:r>
    </w:p>
    <w:p w14:paraId="6C1783D8" w14:textId="77777777" w:rsidR="00E80032" w:rsidRPr="00903DBA" w:rsidRDefault="00E80032" w:rsidP="00E80032">
      <w:r w:rsidRPr="00903DBA">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903DBA" w:rsidRDefault="00E80032" w:rsidP="00E80032">
      <w:pPr>
        <w:pStyle w:val="Code"/>
      </w:pPr>
      <w:r w:rsidRPr="00903DBA">
        <w:t>int Factorial(int n) {</w:t>
      </w:r>
    </w:p>
    <w:p w14:paraId="2A83DEAF" w14:textId="77777777" w:rsidR="00E80032" w:rsidRPr="00903DBA" w:rsidRDefault="00E80032" w:rsidP="00E80032">
      <w:pPr>
        <w:pStyle w:val="Code"/>
      </w:pPr>
      <w:r w:rsidRPr="00903DBA">
        <w:t xml:space="preserve">  if (n == 1) {</w:t>
      </w:r>
    </w:p>
    <w:p w14:paraId="2002A243" w14:textId="77777777" w:rsidR="00E80032" w:rsidRPr="00903DBA" w:rsidRDefault="00E80032" w:rsidP="00E80032">
      <w:pPr>
        <w:pStyle w:val="Code"/>
      </w:pPr>
      <w:r w:rsidRPr="00903DBA">
        <w:t xml:space="preserve">    return 1;</w:t>
      </w:r>
    </w:p>
    <w:p w14:paraId="2017B125" w14:textId="77777777" w:rsidR="00E80032" w:rsidRPr="00903DBA" w:rsidRDefault="00E80032" w:rsidP="00E80032">
      <w:pPr>
        <w:pStyle w:val="Code"/>
      </w:pPr>
      <w:r w:rsidRPr="00903DBA">
        <w:t xml:space="preserve">  }</w:t>
      </w:r>
    </w:p>
    <w:p w14:paraId="47F392E3" w14:textId="77777777" w:rsidR="00E80032" w:rsidRPr="00903DBA" w:rsidRDefault="00E80032" w:rsidP="00E80032">
      <w:pPr>
        <w:pStyle w:val="Code"/>
      </w:pPr>
      <w:r w:rsidRPr="00903DBA">
        <w:t xml:space="preserve">  else {</w:t>
      </w:r>
      <w:r w:rsidRPr="00903DBA">
        <w:cr/>
        <w:t xml:space="preserve">    return n * Factorial(n - 1);</w:t>
      </w:r>
    </w:p>
    <w:p w14:paraId="6656DC03" w14:textId="77777777" w:rsidR="00E80032" w:rsidRPr="00903DBA" w:rsidRDefault="00E80032" w:rsidP="00E80032">
      <w:pPr>
        <w:pStyle w:val="Code"/>
      </w:pPr>
      <w:r w:rsidRPr="00903DBA">
        <w:t xml:space="preserve">  }</w:t>
      </w:r>
    </w:p>
    <w:p w14:paraId="2D435F38" w14:textId="77777777" w:rsidR="00E80032" w:rsidRPr="00903DBA" w:rsidRDefault="00E80032" w:rsidP="00E80032">
      <w:pPr>
        <w:pStyle w:val="Code"/>
      </w:pPr>
      <w:r w:rsidRPr="00903DBA">
        <w:t>}</w:t>
      </w:r>
    </w:p>
    <w:p w14:paraId="0CA8B20D" w14:textId="6FB551AC" w:rsidR="00E80032" w:rsidRPr="00903DBA" w:rsidRDefault="00FC52DE" w:rsidP="007C7CB2">
      <w:pPr>
        <w:pStyle w:val="Rubrik3"/>
      </w:pPr>
      <w:bookmarkStart w:id="774" w:name="_Toc320485609"/>
      <w:bookmarkStart w:id="775" w:name="_Toc323656721"/>
      <w:bookmarkStart w:id="776" w:name="_Toc324085459"/>
      <w:bookmarkStart w:id="777" w:name="_Toc383781111"/>
      <w:bookmarkStart w:id="778" w:name="_Toc57656220"/>
      <w:r w:rsidRPr="00903DBA">
        <w:t>Definition</w:t>
      </w:r>
      <w:r w:rsidR="00E80032" w:rsidRPr="00903DBA">
        <w:t xml:space="preserve"> and Declaration</w:t>
      </w:r>
      <w:bookmarkEnd w:id="774"/>
      <w:bookmarkEnd w:id="775"/>
      <w:bookmarkEnd w:id="776"/>
      <w:bookmarkEnd w:id="777"/>
      <w:bookmarkEnd w:id="778"/>
    </w:p>
    <w:p w14:paraId="3EC353DF" w14:textId="59DF0190" w:rsidR="00E80032" w:rsidRPr="00903DBA" w:rsidRDefault="00E80032" w:rsidP="00E80032">
      <w:r w:rsidRPr="00903DBA">
        <w:t xml:space="preserve">It important to distinguish between </w:t>
      </w:r>
      <w:r w:rsidR="00C37108" w:rsidRPr="00E17FD3">
        <w:rPr>
          <w:rStyle w:val="KeyWord0"/>
        </w:rPr>
        <w:t>definition</w:t>
      </w:r>
      <w:r w:rsidRPr="00903DBA">
        <w:t xml:space="preserve"> and </w:t>
      </w:r>
      <w:r w:rsidRPr="00E17FD3">
        <w:rPr>
          <w:rStyle w:val="KeyWord0"/>
        </w:rPr>
        <w:t>declaration</w:t>
      </w:r>
      <w:r w:rsidRPr="00903DBA">
        <w:t xml:space="preserve">. For a function, its </w:t>
      </w:r>
      <w:r w:rsidR="00C37108" w:rsidRPr="00903DBA">
        <w:t>definition</w:t>
      </w:r>
      <w:r w:rsidRPr="00903DBA">
        <w:t xml:space="preserve"> generates code while the declaration is merely an item of information to the compiler. A function declaration is also called a </w:t>
      </w:r>
      <w:r w:rsidRPr="00E17FD3">
        <w:rPr>
          <w:rStyle w:val="KeyWord0"/>
        </w:rPr>
        <w:t>prototype</w:t>
      </w:r>
      <w:r w:rsidRPr="00903DBA">
        <w:t>.</w:t>
      </w:r>
    </w:p>
    <w:p w14:paraId="66755FDC" w14:textId="04857689" w:rsidR="00E80032" w:rsidRPr="00903DBA" w:rsidRDefault="00E80032" w:rsidP="00E80032">
      <w:r w:rsidRPr="00903DBA">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903DBA">
        <w:fldChar w:fldCharType="begin"/>
      </w:r>
      <w:r w:rsidRPr="00903DBA">
        <w:instrText xml:space="preserve"> REF _Ref383865210 \r \h </w:instrText>
      </w:r>
      <w:r w:rsidRPr="00903DBA">
        <w:fldChar w:fldCharType="separate"/>
      </w:r>
      <w:r w:rsidR="00392B3E">
        <w:t>14.27</w:t>
      </w:r>
      <w:r w:rsidRPr="00903DBA">
        <w:fldChar w:fldCharType="end"/>
      </w:r>
      <w:r w:rsidRPr="00903DBA">
        <w:t>). In the following example, we use two functions to decide whether a given non-negative integer is even or odd according to the formulas below.</w:t>
      </w:r>
    </w:p>
    <w:p w14:paraId="3FEB708F" w14:textId="77777777" w:rsidR="00E80032" w:rsidRPr="00903DBA" w:rsidRDefault="00E80032" w:rsidP="00E80032">
      <w:r w:rsidRPr="00903DBA">
        <w:object w:dxaOrig="2840" w:dyaOrig="720" w14:anchorId="23106577">
          <v:shape id="_x0000_i1030" type="#_x0000_t75" style="width:2in;height:36pt" o:ole="" fillcolor="window">
            <v:imagedata r:id="rId19" o:title=""/>
          </v:shape>
          <o:OLEObject Type="Embed" ProgID="Equation.3" ShapeID="_x0000_i1030" DrawAspect="Content" ObjectID="_1669662515" r:id="rId20"/>
        </w:object>
      </w:r>
    </w:p>
    <w:p w14:paraId="4649FE88" w14:textId="77777777" w:rsidR="00E80032" w:rsidRPr="00903DBA" w:rsidRDefault="00E80032" w:rsidP="00E80032">
      <w:r w:rsidRPr="00903DBA">
        <w:object w:dxaOrig="2840" w:dyaOrig="720" w14:anchorId="47114D30">
          <v:shape id="_x0000_i1031" type="#_x0000_t75" style="width:2in;height:36pt" o:ole="" fillcolor="window">
            <v:imagedata r:id="rId21" o:title=""/>
          </v:shape>
          <o:OLEObject Type="Embed" ProgID="Equation.3" ShapeID="_x0000_i1031" DrawAspect="Content" ObjectID="_1669662516" r:id="rId22"/>
        </w:object>
      </w:r>
    </w:p>
    <w:p w14:paraId="1FB6866B" w14:textId="05672CB9" w:rsidR="00E80032" w:rsidRPr="00903DBA" w:rsidRDefault="00E80032" w:rsidP="00E80032">
      <w:r w:rsidRPr="00903DBA">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rsidRPr="00903DBA">
        <w:t>definition</w:t>
      </w:r>
      <w:r w:rsidRPr="00903DBA">
        <w:t>. The only restriction is that two parameters cannot have the same name.</w:t>
      </w:r>
    </w:p>
    <w:p w14:paraId="384F76A3" w14:textId="77777777" w:rsidR="00E80032" w:rsidRPr="00903DBA" w:rsidRDefault="00E80032" w:rsidP="00E80032">
      <w:pPr>
        <w:pStyle w:val="Code"/>
      </w:pPr>
      <w:r w:rsidRPr="00903DBA">
        <w:t>int IsEven(int);</w:t>
      </w:r>
    </w:p>
    <w:p w14:paraId="5B8714CB" w14:textId="77777777" w:rsidR="00E80032" w:rsidRPr="00903DBA" w:rsidRDefault="00E80032" w:rsidP="00E80032">
      <w:pPr>
        <w:pStyle w:val="Code"/>
      </w:pPr>
      <w:r w:rsidRPr="00903DBA">
        <w:t>int IsOdd(int n);</w:t>
      </w:r>
    </w:p>
    <w:p w14:paraId="683597D2" w14:textId="77777777" w:rsidR="00E80032" w:rsidRPr="00903DBA" w:rsidRDefault="00E80032" w:rsidP="00E65FE6">
      <w:pPr>
        <w:pStyle w:val="CodeHeader"/>
      </w:pPr>
      <w:r w:rsidRPr="00903DBA">
        <w:t xml:space="preserve">As C does not include a logical type, we use </w:t>
      </w:r>
      <w:r w:rsidRPr="00E65FE6">
        <w:rPr>
          <w:rStyle w:val="CodeInText"/>
        </w:rPr>
        <w:t>int</w:t>
      </w:r>
      <w:r w:rsidRPr="00903DBA">
        <w:t xml:space="preserve"> to represent true (1) or false (0).</w:t>
      </w:r>
    </w:p>
    <w:p w14:paraId="6B0E3897" w14:textId="77777777" w:rsidR="00E80032" w:rsidRPr="00903DBA" w:rsidRDefault="00E80032" w:rsidP="00E80032">
      <w:pPr>
        <w:pStyle w:val="Code"/>
      </w:pPr>
      <w:r w:rsidRPr="00903DBA">
        <w:t>int IsEven(int num) {</w:t>
      </w:r>
    </w:p>
    <w:p w14:paraId="1B9DE8E0" w14:textId="77777777" w:rsidR="00E80032" w:rsidRPr="00903DBA" w:rsidRDefault="00E80032" w:rsidP="00E80032">
      <w:pPr>
        <w:pStyle w:val="Code"/>
      </w:pPr>
      <w:r w:rsidRPr="00903DBA">
        <w:t xml:space="preserve">  if (num == 0) {</w:t>
      </w:r>
    </w:p>
    <w:p w14:paraId="13FBA222" w14:textId="77777777" w:rsidR="00E80032" w:rsidRPr="00903DBA" w:rsidRDefault="00E80032" w:rsidP="00E80032">
      <w:pPr>
        <w:pStyle w:val="Code"/>
      </w:pPr>
      <w:r w:rsidRPr="00903DBA">
        <w:t xml:space="preserve">    return 1;</w:t>
      </w:r>
    </w:p>
    <w:p w14:paraId="3787B424" w14:textId="77777777" w:rsidR="00E80032" w:rsidRPr="00903DBA" w:rsidRDefault="00E80032" w:rsidP="00E80032">
      <w:pPr>
        <w:pStyle w:val="Code"/>
      </w:pPr>
      <w:r w:rsidRPr="00903DBA">
        <w:t xml:space="preserve">  }</w:t>
      </w:r>
    </w:p>
    <w:p w14:paraId="6C168EFC" w14:textId="77777777" w:rsidR="00E80032" w:rsidRPr="00903DBA" w:rsidRDefault="00E80032" w:rsidP="00E80032">
      <w:pPr>
        <w:pStyle w:val="Code"/>
      </w:pPr>
      <w:r w:rsidRPr="00903DBA">
        <w:t xml:space="preserve">  else {</w:t>
      </w:r>
      <w:r w:rsidRPr="00903DBA">
        <w:cr/>
        <w:t xml:space="preserve">    return IsOdd(num - 1);</w:t>
      </w:r>
    </w:p>
    <w:p w14:paraId="38784572" w14:textId="77777777" w:rsidR="00E80032" w:rsidRPr="00903DBA" w:rsidRDefault="00E80032" w:rsidP="00E80032">
      <w:pPr>
        <w:pStyle w:val="Code"/>
      </w:pPr>
      <w:r w:rsidRPr="00903DBA">
        <w:t xml:space="preserve">  }</w:t>
      </w:r>
    </w:p>
    <w:p w14:paraId="790CEF77" w14:textId="77777777" w:rsidR="00E80032" w:rsidRPr="00903DBA" w:rsidRDefault="00E80032" w:rsidP="00E80032">
      <w:pPr>
        <w:pStyle w:val="Code"/>
      </w:pPr>
      <w:r w:rsidRPr="00903DBA">
        <w:t>}</w:t>
      </w:r>
    </w:p>
    <w:p w14:paraId="004BAC42" w14:textId="77777777" w:rsidR="00E80032" w:rsidRPr="00903DBA" w:rsidRDefault="00E80032" w:rsidP="00E80032">
      <w:pPr>
        <w:pStyle w:val="Code"/>
      </w:pPr>
    </w:p>
    <w:p w14:paraId="721C158C" w14:textId="77777777" w:rsidR="00E80032" w:rsidRPr="00903DBA" w:rsidRDefault="00E80032" w:rsidP="00E80032">
      <w:pPr>
        <w:pStyle w:val="Code"/>
      </w:pPr>
      <w:r w:rsidRPr="00903DBA">
        <w:t>int IsOdd(int num) {</w:t>
      </w:r>
    </w:p>
    <w:p w14:paraId="3A739732" w14:textId="77777777" w:rsidR="00E80032" w:rsidRPr="00903DBA" w:rsidRDefault="00E80032" w:rsidP="00E80032">
      <w:pPr>
        <w:pStyle w:val="Code"/>
      </w:pPr>
      <w:r w:rsidRPr="00903DBA">
        <w:t xml:space="preserve">  if (num == 0) {</w:t>
      </w:r>
    </w:p>
    <w:p w14:paraId="7F7C1A46" w14:textId="77777777" w:rsidR="00E80032" w:rsidRPr="00903DBA" w:rsidRDefault="00E80032" w:rsidP="00E80032">
      <w:pPr>
        <w:pStyle w:val="Code"/>
      </w:pPr>
      <w:r w:rsidRPr="00903DBA">
        <w:t xml:space="preserve">    return 0;</w:t>
      </w:r>
    </w:p>
    <w:p w14:paraId="5708E9B6" w14:textId="77777777" w:rsidR="00E80032" w:rsidRPr="00903DBA" w:rsidRDefault="00E80032" w:rsidP="00E80032">
      <w:pPr>
        <w:pStyle w:val="Code"/>
      </w:pPr>
      <w:r w:rsidRPr="00903DBA">
        <w:t xml:space="preserve">  }</w:t>
      </w:r>
    </w:p>
    <w:p w14:paraId="0BFAD5BE" w14:textId="77777777" w:rsidR="00E80032" w:rsidRPr="00903DBA" w:rsidRDefault="00E80032" w:rsidP="00E80032">
      <w:pPr>
        <w:pStyle w:val="Code"/>
      </w:pPr>
      <w:r w:rsidRPr="00903DBA">
        <w:t xml:space="preserve">  else {</w:t>
      </w:r>
    </w:p>
    <w:p w14:paraId="30E69FB5" w14:textId="77777777" w:rsidR="00E80032" w:rsidRPr="00903DBA" w:rsidRDefault="00E80032" w:rsidP="00E80032">
      <w:pPr>
        <w:pStyle w:val="Code"/>
      </w:pPr>
      <w:r w:rsidRPr="00903DBA">
        <w:t xml:space="preserve">    return IsEven(num - 1);</w:t>
      </w:r>
    </w:p>
    <w:p w14:paraId="1A89B9C0" w14:textId="77777777" w:rsidR="00E80032" w:rsidRPr="00903DBA" w:rsidRDefault="00E80032" w:rsidP="00E80032">
      <w:pPr>
        <w:pStyle w:val="Code"/>
      </w:pPr>
      <w:r w:rsidRPr="00903DBA">
        <w:t xml:space="preserve">  }</w:t>
      </w:r>
    </w:p>
    <w:p w14:paraId="30A7A9CE" w14:textId="77777777" w:rsidR="00E80032" w:rsidRPr="00903DBA" w:rsidRDefault="00E80032" w:rsidP="00E80032">
      <w:pPr>
        <w:pStyle w:val="Code"/>
      </w:pPr>
      <w:r w:rsidRPr="00903DBA">
        <w:t>}</w:t>
      </w:r>
    </w:p>
    <w:p w14:paraId="2B2A2060" w14:textId="77777777" w:rsidR="00E80032" w:rsidRPr="00903DBA" w:rsidRDefault="00E80032" w:rsidP="00E80032">
      <w:r w:rsidRPr="00903DBA">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903DBA" w:rsidRDefault="00E80032" w:rsidP="00E80032">
      <w:pPr>
        <w:pStyle w:val="Code"/>
      </w:pPr>
      <w:r w:rsidRPr="00903DBA">
        <w:t>void Print();</w:t>
      </w:r>
    </w:p>
    <w:p w14:paraId="58C876C5" w14:textId="77777777" w:rsidR="00E80032" w:rsidRPr="00903DBA" w:rsidRDefault="00E80032" w:rsidP="00E80032">
      <w:pPr>
        <w:pStyle w:val="Code"/>
      </w:pPr>
    </w:p>
    <w:p w14:paraId="1D813F48" w14:textId="77777777" w:rsidR="00E80032" w:rsidRPr="00903DBA" w:rsidRDefault="00E80032" w:rsidP="00E80032">
      <w:pPr>
        <w:pStyle w:val="Code"/>
      </w:pPr>
      <w:r w:rsidRPr="00903DBA">
        <w:t>void main(void) {</w:t>
      </w:r>
    </w:p>
    <w:p w14:paraId="02656D39" w14:textId="77777777" w:rsidR="00E80032" w:rsidRPr="00903DBA" w:rsidRDefault="00E80032" w:rsidP="00E80032">
      <w:pPr>
        <w:pStyle w:val="Code"/>
      </w:pPr>
      <w:r w:rsidRPr="00903DBA">
        <w:t xml:space="preserve">  Print();</w:t>
      </w:r>
    </w:p>
    <w:p w14:paraId="081BE2CD" w14:textId="77777777" w:rsidR="00E80032" w:rsidRPr="00903DBA" w:rsidRDefault="00E80032" w:rsidP="00E80032">
      <w:pPr>
        <w:pStyle w:val="Code"/>
      </w:pPr>
      <w:r w:rsidRPr="00903DBA">
        <w:t xml:space="preserve">  Print(1);</w:t>
      </w:r>
    </w:p>
    <w:p w14:paraId="30D883B4" w14:textId="77777777" w:rsidR="00E80032" w:rsidRPr="00903DBA" w:rsidRDefault="00E80032" w:rsidP="00E80032">
      <w:pPr>
        <w:pStyle w:val="Code"/>
      </w:pPr>
      <w:r w:rsidRPr="00903DBA">
        <w:t xml:space="preserve">  Print(1, 2);</w:t>
      </w:r>
    </w:p>
    <w:p w14:paraId="7D4167D2" w14:textId="77777777" w:rsidR="00E80032" w:rsidRPr="00903DBA" w:rsidRDefault="00E80032" w:rsidP="00E80032">
      <w:pPr>
        <w:pStyle w:val="Code"/>
      </w:pPr>
      <w:r w:rsidRPr="00903DBA">
        <w:t xml:space="preserve">  Print(1, 2, 3);</w:t>
      </w:r>
    </w:p>
    <w:p w14:paraId="5138D345" w14:textId="77777777" w:rsidR="00E80032" w:rsidRPr="00903DBA" w:rsidRDefault="00E80032" w:rsidP="00E80032">
      <w:pPr>
        <w:pStyle w:val="Code"/>
      </w:pPr>
      <w:r w:rsidRPr="00903DBA">
        <w:t>}</w:t>
      </w:r>
    </w:p>
    <w:p w14:paraId="0C0DD68F" w14:textId="77777777" w:rsidR="00E80032" w:rsidRPr="00903DBA" w:rsidRDefault="00E80032" w:rsidP="00E65FE6">
      <w:pPr>
        <w:pStyle w:val="CodeHeader"/>
      </w:pPr>
      <w:r w:rsidRPr="00903DBA">
        <w:t xml:space="preserve">The obvious way to avoid the run-time errors is to always state the parameter list in function prototypes. If the function does not have any parameters, it can be stated by the </w:t>
      </w:r>
      <w:r w:rsidRPr="00E65FE6">
        <w:rPr>
          <w:rStyle w:val="CodeInText"/>
        </w:rPr>
        <w:t>void</w:t>
      </w:r>
      <w:r w:rsidRPr="00903DBA">
        <w:t xml:space="preserve"> type. In that case, the function can only be called without parameters.</w:t>
      </w:r>
    </w:p>
    <w:p w14:paraId="09ECF349" w14:textId="77777777" w:rsidR="00E80032" w:rsidRPr="00903DBA" w:rsidRDefault="00E80032" w:rsidP="00E80032">
      <w:pPr>
        <w:pStyle w:val="Code"/>
      </w:pPr>
      <w:r w:rsidRPr="00903DBA">
        <w:t>void Print(void);</w:t>
      </w:r>
    </w:p>
    <w:p w14:paraId="623DE7FF" w14:textId="53C0364C" w:rsidR="00E80032" w:rsidRPr="00903DBA" w:rsidRDefault="00E80032" w:rsidP="007C7CB2">
      <w:pPr>
        <w:pStyle w:val="Rubrik3"/>
      </w:pPr>
      <w:bookmarkStart w:id="779" w:name="_Toc320485610"/>
      <w:bookmarkStart w:id="780" w:name="_Toc323656722"/>
      <w:bookmarkStart w:id="781" w:name="_Toc324085460"/>
      <w:bookmarkStart w:id="782" w:name="_Toc383781112"/>
      <w:bookmarkStart w:id="783" w:name="_Toc57656221"/>
      <w:r w:rsidRPr="00903DBA">
        <w:t>Higher-Order Functions</w:t>
      </w:r>
      <w:bookmarkEnd w:id="779"/>
      <w:bookmarkEnd w:id="780"/>
      <w:bookmarkEnd w:id="781"/>
      <w:bookmarkEnd w:id="782"/>
      <w:bookmarkEnd w:id="783"/>
    </w:p>
    <w:p w14:paraId="7BFA0F7A" w14:textId="77777777" w:rsidR="00E80032" w:rsidRPr="00903DBA" w:rsidRDefault="00E80032" w:rsidP="00E65FE6">
      <w:pPr>
        <w:pStyle w:val="CodeHeader"/>
      </w:pPr>
      <w:r w:rsidRPr="00903DBA">
        <w:t xml:space="preserve">A function that takes another function as a parameter is called a </w:t>
      </w:r>
      <w:r w:rsidRPr="00E17FD3">
        <w:rPr>
          <w:rStyle w:val="KeyWord0"/>
        </w:rPr>
        <w:t>higher</w:t>
      </w:r>
      <w:r w:rsidRPr="00903DBA">
        <w:rPr>
          <w:rStyle w:val="Italic"/>
        </w:rPr>
        <w:t>-</w:t>
      </w:r>
      <w:r w:rsidRPr="00E17FD3">
        <w:rPr>
          <w:rStyle w:val="KeyWord0"/>
        </w:rPr>
        <w:t>order</w:t>
      </w:r>
      <w:r w:rsidRPr="00903DBA">
        <w:rPr>
          <w:rStyle w:val="Italic"/>
        </w:rPr>
        <w:t xml:space="preserve"> </w:t>
      </w:r>
      <w:r w:rsidRPr="00E17FD3">
        <w:rPr>
          <w:rStyle w:val="KeyWord0"/>
        </w:rPr>
        <w:t>function</w:t>
      </w:r>
      <w:r w:rsidRPr="00903DBA">
        <w:t xml:space="preserve">. Technically, it does not take the function itself as a parameter, but rather a pointer to the function. However, the pointer marker (*) may be omitted. The parameter function is also called a </w:t>
      </w:r>
      <w:r w:rsidRPr="00E17FD3">
        <w:rPr>
          <w:rStyle w:val="KeyWord0"/>
        </w:rPr>
        <w:t>callback</w:t>
      </w:r>
      <w:r w:rsidRPr="00903DBA">
        <w:t xml:space="preserve"> function. The following example takes an array of the given size and applies the given function to each integer in the array. </w:t>
      </w:r>
      <w:r w:rsidRPr="00E65FE6">
        <w:t>ApplyArray</w:t>
      </w:r>
      <w:r w:rsidRPr="00903DBA">
        <w:t xml:space="preserve"> a higher order function and </w:t>
      </w:r>
      <w:r w:rsidRPr="00E65FE6">
        <w:rPr>
          <w:rStyle w:val="CodeInText"/>
        </w:rPr>
        <w:t>Apply</w:t>
      </w:r>
      <w:r w:rsidRPr="00903DBA">
        <w:t xml:space="preserve"> is a callback function.</w:t>
      </w:r>
    </w:p>
    <w:p w14:paraId="4330C676" w14:textId="77777777" w:rsidR="00E80032" w:rsidRPr="00903DBA" w:rsidRDefault="00E80032" w:rsidP="00E80032">
      <w:pPr>
        <w:pStyle w:val="Code"/>
      </w:pPr>
      <w:r w:rsidRPr="00903DBA">
        <w:t>#include &lt;stdio.h&gt;</w:t>
      </w:r>
    </w:p>
    <w:p w14:paraId="413A828C" w14:textId="77777777" w:rsidR="00E80032" w:rsidRPr="00903DBA" w:rsidRDefault="00E80032" w:rsidP="00E80032">
      <w:pPr>
        <w:pStyle w:val="Code"/>
      </w:pPr>
    </w:p>
    <w:p w14:paraId="7CAEFAFD" w14:textId="77777777" w:rsidR="00E80032" w:rsidRPr="00903DBA" w:rsidRDefault="00E80032" w:rsidP="00E80032">
      <w:pPr>
        <w:pStyle w:val="Code"/>
      </w:pPr>
      <w:r w:rsidRPr="00903DBA">
        <w:t>void ApplyArray(int intArray[], int size, int Apply(int)) {</w:t>
      </w:r>
    </w:p>
    <w:p w14:paraId="5FDFBCB6" w14:textId="77777777" w:rsidR="00E80032" w:rsidRPr="00903DBA" w:rsidRDefault="00E80032" w:rsidP="00E80032">
      <w:pPr>
        <w:pStyle w:val="Code"/>
      </w:pPr>
      <w:r w:rsidRPr="00903DBA">
        <w:t xml:space="preserve">  int index;</w:t>
      </w:r>
    </w:p>
    <w:p w14:paraId="25577540" w14:textId="77777777" w:rsidR="00E80032" w:rsidRPr="00903DBA" w:rsidRDefault="00E80032" w:rsidP="00E80032">
      <w:pPr>
        <w:pStyle w:val="Code"/>
      </w:pPr>
      <w:r w:rsidRPr="00903DBA">
        <w:t xml:space="preserve">  for (index = 0; index &lt; size; ++index) {</w:t>
      </w:r>
      <w:r w:rsidRPr="00903DBA">
        <w:cr/>
        <w:t xml:space="preserve">    intArray[index] = Apply(intArray[index]);</w:t>
      </w:r>
    </w:p>
    <w:p w14:paraId="2739D7A4" w14:textId="77777777" w:rsidR="00E80032" w:rsidRPr="00903DBA" w:rsidRDefault="00E80032" w:rsidP="00E80032">
      <w:pPr>
        <w:pStyle w:val="Code"/>
      </w:pPr>
      <w:r w:rsidRPr="00903DBA">
        <w:t xml:space="preserve">  }</w:t>
      </w:r>
    </w:p>
    <w:p w14:paraId="71127BAD" w14:textId="77777777" w:rsidR="00E80032" w:rsidRPr="00903DBA" w:rsidRDefault="00E80032" w:rsidP="00E80032">
      <w:pPr>
        <w:pStyle w:val="Code"/>
      </w:pPr>
      <w:r w:rsidRPr="00903DBA">
        <w:t>}</w:t>
      </w:r>
    </w:p>
    <w:p w14:paraId="6D1F9887" w14:textId="77777777" w:rsidR="00E80032" w:rsidRPr="00903DBA" w:rsidRDefault="00E80032" w:rsidP="00E80032">
      <w:pPr>
        <w:pStyle w:val="Code"/>
      </w:pPr>
    </w:p>
    <w:p w14:paraId="702B5678" w14:textId="77777777" w:rsidR="00E80032" w:rsidRPr="00903DBA" w:rsidRDefault="00E80032" w:rsidP="00E80032">
      <w:pPr>
        <w:pStyle w:val="Code"/>
      </w:pPr>
      <w:r w:rsidRPr="00903DBA">
        <w:t>int Double(int number) {</w:t>
      </w:r>
    </w:p>
    <w:p w14:paraId="49A13B4B" w14:textId="77777777" w:rsidR="00E80032" w:rsidRPr="00903DBA" w:rsidRDefault="00E80032" w:rsidP="00E80032">
      <w:pPr>
        <w:pStyle w:val="Code"/>
      </w:pPr>
      <w:r w:rsidRPr="00903DBA">
        <w:t xml:space="preserve">  return 2 * number;</w:t>
      </w:r>
    </w:p>
    <w:p w14:paraId="496C9645" w14:textId="77777777" w:rsidR="00E80032" w:rsidRPr="00903DBA" w:rsidRDefault="00E80032" w:rsidP="00E80032">
      <w:pPr>
        <w:pStyle w:val="Code"/>
      </w:pPr>
      <w:r w:rsidRPr="00903DBA">
        <w:t>}</w:t>
      </w:r>
    </w:p>
    <w:p w14:paraId="65CDAFBA" w14:textId="77777777" w:rsidR="00E80032" w:rsidRPr="00903DBA" w:rsidRDefault="00E80032" w:rsidP="00E80032">
      <w:pPr>
        <w:pStyle w:val="Code"/>
      </w:pPr>
    </w:p>
    <w:p w14:paraId="1EDB6A88" w14:textId="77777777" w:rsidR="00E80032" w:rsidRPr="00903DBA" w:rsidRDefault="00E80032" w:rsidP="00E80032">
      <w:pPr>
        <w:pStyle w:val="Code"/>
      </w:pPr>
      <w:r w:rsidRPr="00903DBA">
        <w:t>int Square(int number) {</w:t>
      </w:r>
    </w:p>
    <w:p w14:paraId="6292B5D3" w14:textId="77777777" w:rsidR="00E80032" w:rsidRPr="00903DBA" w:rsidRDefault="00E80032" w:rsidP="00E80032">
      <w:pPr>
        <w:pStyle w:val="Code"/>
      </w:pPr>
      <w:r w:rsidRPr="00903DBA">
        <w:t xml:space="preserve">  return number * number;</w:t>
      </w:r>
    </w:p>
    <w:p w14:paraId="3156585D" w14:textId="77777777" w:rsidR="00E80032" w:rsidRPr="00903DBA" w:rsidRDefault="00E80032" w:rsidP="00E80032">
      <w:pPr>
        <w:pStyle w:val="Code"/>
      </w:pPr>
      <w:r w:rsidRPr="00903DBA">
        <w:t>}</w:t>
      </w:r>
    </w:p>
    <w:p w14:paraId="5888B329" w14:textId="77777777" w:rsidR="00E80032" w:rsidRPr="00903DBA" w:rsidRDefault="00E80032" w:rsidP="00E80032">
      <w:pPr>
        <w:pStyle w:val="Code"/>
      </w:pPr>
    </w:p>
    <w:p w14:paraId="0F4E21C3" w14:textId="77777777" w:rsidR="00E80032" w:rsidRPr="00903DBA" w:rsidRDefault="00E80032" w:rsidP="00E80032">
      <w:pPr>
        <w:pStyle w:val="Code"/>
      </w:pPr>
      <w:r w:rsidRPr="00903DBA">
        <w:t>void PrintArray(int intArray[], int size) {</w:t>
      </w:r>
    </w:p>
    <w:p w14:paraId="4371DE9A" w14:textId="77777777" w:rsidR="00E80032" w:rsidRPr="00903DBA" w:rsidRDefault="00E80032" w:rsidP="00E80032">
      <w:pPr>
        <w:pStyle w:val="Code"/>
      </w:pPr>
      <w:r w:rsidRPr="00903DBA">
        <w:t xml:space="preserve">  int index;</w:t>
      </w:r>
    </w:p>
    <w:p w14:paraId="02758C98" w14:textId="77777777" w:rsidR="00E80032" w:rsidRPr="00903DBA" w:rsidRDefault="00E80032" w:rsidP="00E80032">
      <w:pPr>
        <w:pStyle w:val="Code"/>
      </w:pPr>
      <w:r w:rsidRPr="00903DBA">
        <w:t xml:space="preserve">  for (index = 0; index &lt; size; ++index) {</w:t>
      </w:r>
      <w:r w:rsidRPr="00903DBA">
        <w:cr/>
        <w:t xml:space="preserve">    printf("%d ", intArray[index]);</w:t>
      </w:r>
    </w:p>
    <w:p w14:paraId="729F641B" w14:textId="77777777" w:rsidR="00E80032" w:rsidRPr="00903DBA" w:rsidRDefault="00E80032" w:rsidP="00E80032">
      <w:pPr>
        <w:pStyle w:val="Code"/>
      </w:pPr>
      <w:r w:rsidRPr="00903DBA">
        <w:t xml:space="preserve">  }</w:t>
      </w:r>
    </w:p>
    <w:p w14:paraId="67D04530" w14:textId="77777777" w:rsidR="00E80032" w:rsidRPr="00903DBA" w:rsidRDefault="00E80032" w:rsidP="00E80032">
      <w:pPr>
        <w:pStyle w:val="Code"/>
      </w:pPr>
      <w:r w:rsidRPr="00903DBA">
        <w:t xml:space="preserve">  printf("\n");</w:t>
      </w:r>
    </w:p>
    <w:p w14:paraId="3BFB2A10" w14:textId="77777777" w:rsidR="00E80032" w:rsidRPr="00903DBA" w:rsidRDefault="00E80032" w:rsidP="00E80032">
      <w:pPr>
        <w:pStyle w:val="Code"/>
      </w:pPr>
      <w:r w:rsidRPr="00903DBA">
        <w:t>}</w:t>
      </w:r>
    </w:p>
    <w:p w14:paraId="2D8989AC" w14:textId="77777777" w:rsidR="00E80032" w:rsidRPr="00903DBA" w:rsidRDefault="00E80032" w:rsidP="00E80032">
      <w:pPr>
        <w:pStyle w:val="Code"/>
      </w:pPr>
    </w:p>
    <w:p w14:paraId="10734781" w14:textId="77777777" w:rsidR="00E80032" w:rsidRPr="00903DBA" w:rsidRDefault="00E80032" w:rsidP="00E80032">
      <w:pPr>
        <w:pStyle w:val="Code"/>
      </w:pPr>
      <w:r w:rsidRPr="00903DBA">
        <w:t>void main() {</w:t>
      </w:r>
    </w:p>
    <w:p w14:paraId="318AE64C" w14:textId="77777777" w:rsidR="00E80032" w:rsidRPr="00903DBA" w:rsidRDefault="00E80032" w:rsidP="00E80032">
      <w:pPr>
        <w:pStyle w:val="Code"/>
      </w:pPr>
      <w:r w:rsidRPr="00903DBA">
        <w:t xml:space="preserve">  int numberArray[] = {1, 2, 3, 4, 5, 6, 7, 8, 9, 10};</w:t>
      </w:r>
    </w:p>
    <w:p w14:paraId="38B1C18F" w14:textId="77777777" w:rsidR="00E80032" w:rsidRPr="00903DBA" w:rsidRDefault="00E80032" w:rsidP="00E80032">
      <w:pPr>
        <w:pStyle w:val="Code"/>
      </w:pPr>
      <w:r w:rsidRPr="00903DBA">
        <w:t xml:space="preserve">  int arraySize = sizeof numberArray / sizeof numberArray[0];</w:t>
      </w:r>
    </w:p>
    <w:p w14:paraId="165B5D86" w14:textId="77777777" w:rsidR="00E80032" w:rsidRPr="00903DBA" w:rsidRDefault="00E80032" w:rsidP="00E80032">
      <w:pPr>
        <w:pStyle w:val="Code"/>
      </w:pPr>
      <w:r w:rsidRPr="00903DBA">
        <w:t xml:space="preserve">  PrintArray(numberArray, arraySize);</w:t>
      </w:r>
    </w:p>
    <w:p w14:paraId="4A1F9799" w14:textId="77777777" w:rsidR="00E80032" w:rsidRPr="00903DBA" w:rsidRDefault="00E80032" w:rsidP="00E80032">
      <w:pPr>
        <w:pStyle w:val="Code"/>
      </w:pPr>
    </w:p>
    <w:p w14:paraId="3907B215" w14:textId="77777777" w:rsidR="00E80032" w:rsidRPr="00903DBA" w:rsidRDefault="00E80032" w:rsidP="00E80032">
      <w:pPr>
        <w:pStyle w:val="Code"/>
      </w:pPr>
      <w:r w:rsidRPr="00903DBA">
        <w:t xml:space="preserve">  // Doubles every value in the array.</w:t>
      </w:r>
    </w:p>
    <w:p w14:paraId="77479FE0" w14:textId="77777777" w:rsidR="00E80032" w:rsidRPr="00903DBA" w:rsidRDefault="00E80032" w:rsidP="00E80032">
      <w:pPr>
        <w:pStyle w:val="Code"/>
      </w:pPr>
      <w:r w:rsidRPr="00903DBA">
        <w:t xml:space="preserve">  ApplyArray(numberArray, arraySize, Double);</w:t>
      </w:r>
    </w:p>
    <w:p w14:paraId="11CD42D3" w14:textId="77777777" w:rsidR="00E80032" w:rsidRPr="00903DBA" w:rsidRDefault="00E80032" w:rsidP="00E80032">
      <w:pPr>
        <w:pStyle w:val="Code"/>
      </w:pPr>
      <w:r w:rsidRPr="00903DBA">
        <w:t xml:space="preserve">  PrintArray(numberArray, arraySize);</w:t>
      </w:r>
    </w:p>
    <w:p w14:paraId="0A89423E" w14:textId="77777777" w:rsidR="00E80032" w:rsidRPr="00903DBA" w:rsidRDefault="00E80032" w:rsidP="00E80032">
      <w:pPr>
        <w:pStyle w:val="Code"/>
      </w:pPr>
    </w:p>
    <w:p w14:paraId="4EBEF0BB" w14:textId="77777777" w:rsidR="00E80032" w:rsidRPr="00903DBA" w:rsidRDefault="00E80032" w:rsidP="00E80032">
      <w:pPr>
        <w:pStyle w:val="Code"/>
      </w:pPr>
      <w:r w:rsidRPr="00903DBA">
        <w:t xml:space="preserve">  // Squares every value in the array.</w:t>
      </w:r>
    </w:p>
    <w:p w14:paraId="0E261638" w14:textId="77777777" w:rsidR="00E80032" w:rsidRPr="00903DBA" w:rsidRDefault="00E80032" w:rsidP="00E80032">
      <w:pPr>
        <w:pStyle w:val="Code"/>
      </w:pPr>
      <w:r w:rsidRPr="00903DBA">
        <w:t xml:space="preserve">  ApplyArray(numberArray, arraySize, Square);</w:t>
      </w:r>
    </w:p>
    <w:p w14:paraId="662F257A" w14:textId="77777777" w:rsidR="00E80032" w:rsidRPr="00903DBA" w:rsidRDefault="00E80032" w:rsidP="00E80032">
      <w:pPr>
        <w:pStyle w:val="Code"/>
      </w:pPr>
      <w:r w:rsidRPr="00903DBA">
        <w:t xml:space="preserve">  PrintArray(numberArray, arraySize);</w:t>
      </w:r>
    </w:p>
    <w:p w14:paraId="39BDAFEF" w14:textId="77777777" w:rsidR="00E80032" w:rsidRPr="00903DBA" w:rsidRDefault="00E80032" w:rsidP="00E80032">
      <w:pPr>
        <w:pStyle w:val="Code"/>
      </w:pPr>
      <w:r w:rsidRPr="00903DBA">
        <w:t>}</w:t>
      </w:r>
    </w:p>
    <w:p w14:paraId="3D132BE8" w14:textId="77777777" w:rsidR="00E80032" w:rsidRPr="00903DBA" w:rsidRDefault="00E80032" w:rsidP="00E65FE6">
      <w:pPr>
        <w:pStyle w:val="CodeHeader"/>
        <w:rPr>
          <w:szCs w:val="21"/>
        </w:rPr>
      </w:pPr>
      <w:r w:rsidRPr="00903DBA">
        <w:rPr>
          <w:szCs w:val="21"/>
        </w:rPr>
        <w:t xml:space="preserve">An alternative way is to define the type of the callback function. In the following code segment, the </w:t>
      </w:r>
      <w:r w:rsidRPr="00E65FE6">
        <w:rPr>
          <w:rStyle w:val="CodeInText"/>
        </w:rPr>
        <w:t>APPLY_FUNC</w:t>
      </w:r>
      <w:r w:rsidRPr="00903DBA">
        <w:t xml:space="preserve"> type is a pointer to a function that takes an integer parameter and returns an integer value.</w:t>
      </w:r>
    </w:p>
    <w:p w14:paraId="23883315" w14:textId="77777777" w:rsidR="00E80032" w:rsidRPr="00903DBA" w:rsidRDefault="00E80032" w:rsidP="00E80032">
      <w:pPr>
        <w:pStyle w:val="Code"/>
      </w:pPr>
      <w:r w:rsidRPr="00903DBA">
        <w:t>typedef int (*APPLY_FUNC)(int);</w:t>
      </w:r>
    </w:p>
    <w:p w14:paraId="3B1C7144" w14:textId="77777777" w:rsidR="00E80032" w:rsidRPr="00903DBA" w:rsidRDefault="00E80032" w:rsidP="00E80032">
      <w:pPr>
        <w:pStyle w:val="Code"/>
      </w:pPr>
    </w:p>
    <w:p w14:paraId="4D31FFDD" w14:textId="77777777" w:rsidR="00E80032" w:rsidRPr="00903DBA" w:rsidRDefault="00E80032" w:rsidP="00E80032">
      <w:pPr>
        <w:pStyle w:val="Code"/>
      </w:pPr>
      <w:r w:rsidRPr="00903DBA">
        <w:t>void ApplyArray(int intArray[], int size,</w:t>
      </w:r>
    </w:p>
    <w:p w14:paraId="1231AA0A" w14:textId="77777777" w:rsidR="00E80032" w:rsidRPr="00903DBA" w:rsidRDefault="00E80032" w:rsidP="00E80032">
      <w:pPr>
        <w:pStyle w:val="Code"/>
      </w:pPr>
      <w:r w:rsidRPr="00903DBA">
        <w:t xml:space="preserve">                APPLY_FUNC pApplyFunc) {</w:t>
      </w:r>
    </w:p>
    <w:p w14:paraId="1654F290" w14:textId="77777777" w:rsidR="00E80032" w:rsidRPr="00903DBA" w:rsidRDefault="00E80032" w:rsidP="00E80032">
      <w:pPr>
        <w:pStyle w:val="Code"/>
      </w:pPr>
      <w:r w:rsidRPr="00903DBA">
        <w:t xml:space="preserve">  int index;</w:t>
      </w:r>
    </w:p>
    <w:p w14:paraId="53EA493D" w14:textId="77777777" w:rsidR="00E80032" w:rsidRPr="00903DBA" w:rsidRDefault="00E80032" w:rsidP="00E80032">
      <w:pPr>
        <w:pStyle w:val="Code"/>
      </w:pPr>
      <w:r w:rsidRPr="00903DBA">
        <w:t xml:space="preserve">  for (index = 0; index &lt; size; ++index) {</w:t>
      </w:r>
      <w:r w:rsidRPr="00903DBA">
        <w:cr/>
        <w:t xml:space="preserve">    intArray[index] = pApplyFunc(intArray[index]);</w:t>
      </w:r>
    </w:p>
    <w:p w14:paraId="5E089B93" w14:textId="77777777" w:rsidR="00E80032" w:rsidRPr="00903DBA" w:rsidRDefault="00E80032" w:rsidP="00E80032">
      <w:pPr>
        <w:pStyle w:val="Code"/>
      </w:pPr>
      <w:r w:rsidRPr="00903DBA">
        <w:t xml:space="preserve">  }</w:t>
      </w:r>
    </w:p>
    <w:p w14:paraId="0B453E42" w14:textId="77777777" w:rsidR="00E80032" w:rsidRPr="00903DBA" w:rsidRDefault="00E80032" w:rsidP="00E80032">
      <w:pPr>
        <w:pStyle w:val="Code"/>
      </w:pPr>
      <w:r w:rsidRPr="00903DBA">
        <w:t>}</w:t>
      </w:r>
    </w:p>
    <w:p w14:paraId="7A721402" w14:textId="0B3DD4EC" w:rsidR="00E80032" w:rsidRPr="00903DBA" w:rsidRDefault="00E80032" w:rsidP="00E80032">
      <w:r w:rsidRPr="00903DBA">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rsidRPr="00903DBA">
        <w:t>definition</w:t>
      </w:r>
      <w:r w:rsidRPr="00903DBA">
        <w:t xml:space="preserve">s are (by </w:t>
      </w:r>
      <w:r w:rsidR="00C37108" w:rsidRPr="00903DBA">
        <w:t>definition</w:t>
      </w:r>
      <w:r w:rsidRPr="00903DBA">
        <w:t>) equivalent. This gives that the function must have an extra integer parameter stating the array size.</w:t>
      </w:r>
    </w:p>
    <w:p w14:paraId="05768D1D" w14:textId="77777777" w:rsidR="00E80032" w:rsidRPr="00903DBA" w:rsidRDefault="00E80032" w:rsidP="00E80032">
      <w:pPr>
        <w:pStyle w:val="Code"/>
      </w:pPr>
      <w:r w:rsidRPr="00903DBA">
        <w:t>void PrintArray(int intArray[], int arraySize) {</w:t>
      </w:r>
    </w:p>
    <w:p w14:paraId="301032BB" w14:textId="77777777" w:rsidR="00E80032" w:rsidRPr="00903DBA" w:rsidRDefault="00E80032" w:rsidP="00E80032">
      <w:pPr>
        <w:pStyle w:val="Code"/>
      </w:pPr>
      <w:r w:rsidRPr="00903DBA">
        <w:t xml:space="preserve">  // ...</w:t>
      </w:r>
    </w:p>
    <w:p w14:paraId="7876F550" w14:textId="77777777" w:rsidR="00E80032" w:rsidRPr="00903DBA" w:rsidRDefault="00E80032" w:rsidP="00E80032">
      <w:pPr>
        <w:pStyle w:val="Code"/>
      </w:pPr>
      <w:r w:rsidRPr="00903DBA">
        <w:t>}</w:t>
      </w:r>
    </w:p>
    <w:p w14:paraId="06AE05E9" w14:textId="77777777" w:rsidR="00E80032" w:rsidRPr="00903DBA" w:rsidRDefault="00E80032" w:rsidP="00E80032">
      <w:pPr>
        <w:pStyle w:val="Code"/>
      </w:pPr>
    </w:p>
    <w:p w14:paraId="5D257B42" w14:textId="77777777" w:rsidR="00E80032" w:rsidRPr="00903DBA" w:rsidRDefault="00E80032" w:rsidP="00E80032">
      <w:pPr>
        <w:pStyle w:val="Code"/>
      </w:pPr>
      <w:r w:rsidRPr="00903DBA">
        <w:t>void PrintArray(int* intArray, int arraySize) {</w:t>
      </w:r>
    </w:p>
    <w:p w14:paraId="01F674FD" w14:textId="77777777" w:rsidR="00E80032" w:rsidRPr="00903DBA" w:rsidRDefault="00E80032" w:rsidP="00E80032">
      <w:pPr>
        <w:pStyle w:val="Code"/>
      </w:pPr>
      <w:r w:rsidRPr="00903DBA">
        <w:t xml:space="preserve">  // ...</w:t>
      </w:r>
    </w:p>
    <w:p w14:paraId="66F2B180" w14:textId="77777777" w:rsidR="00E80032" w:rsidRPr="00903DBA" w:rsidRDefault="00E80032" w:rsidP="00E80032">
      <w:pPr>
        <w:pStyle w:val="Code"/>
      </w:pPr>
      <w:r w:rsidRPr="00903DBA">
        <w:t>}</w:t>
      </w:r>
    </w:p>
    <w:p w14:paraId="0790600F" w14:textId="57245D5E" w:rsidR="00E80032" w:rsidRPr="00903DBA" w:rsidRDefault="00E80032" w:rsidP="007C7CB2">
      <w:pPr>
        <w:pStyle w:val="Rubrik2"/>
      </w:pPr>
      <w:bookmarkStart w:id="784" w:name="_Toc320485611"/>
      <w:bookmarkStart w:id="785" w:name="_Toc323656723"/>
      <w:bookmarkStart w:id="786" w:name="_Toc324085461"/>
      <w:bookmarkStart w:id="787" w:name="_Toc383781113"/>
      <w:bookmarkStart w:id="788" w:name="_Ref383865210"/>
      <w:bookmarkStart w:id="789" w:name="_Toc57656222"/>
      <w:r w:rsidRPr="00903DBA">
        <w:t>Structures and Linked Lists</w:t>
      </w:r>
      <w:bookmarkEnd w:id="784"/>
      <w:bookmarkEnd w:id="785"/>
      <w:bookmarkEnd w:id="786"/>
      <w:bookmarkEnd w:id="787"/>
      <w:bookmarkEnd w:id="788"/>
      <w:bookmarkEnd w:id="789"/>
    </w:p>
    <w:p w14:paraId="48C1E0C9" w14:textId="5E80A53C" w:rsidR="00E80032" w:rsidRPr="00903DBA" w:rsidRDefault="00E80032" w:rsidP="00E65FE6">
      <w:pPr>
        <w:pStyle w:val="CodeHeader"/>
      </w:pPr>
      <w:r w:rsidRPr="00903DBA">
        <w:t xml:space="preserve">A </w:t>
      </w:r>
      <w:r w:rsidRPr="00E65FE6">
        <w:rPr>
          <w:rStyle w:val="CodeInText"/>
        </w:rPr>
        <w:t>struct</w:t>
      </w:r>
      <w:r w:rsidRPr="00903DBA">
        <w:t xml:space="preserve"> is a compound type. </w:t>
      </w:r>
      <w:r w:rsidR="00A530E9" w:rsidRPr="00903DBA">
        <w:t>Like</w:t>
      </w:r>
      <w:r w:rsidRPr="00903DBA">
        <w:t xml:space="preserve"> arrays, it holds several values, called </w:t>
      </w:r>
      <w:r w:rsidRPr="00E17FD3">
        <w:rPr>
          <w:rStyle w:val="KeyWord0"/>
        </w:rPr>
        <w:t>fields</w:t>
      </w:r>
      <w:r w:rsidRPr="00903DBA">
        <w:t>. However, in contrast to arrays, the values can hold different types.</w:t>
      </w:r>
    </w:p>
    <w:p w14:paraId="50D967D8" w14:textId="53F07E15" w:rsidR="00E80032" w:rsidRPr="00903DBA" w:rsidRDefault="00E80032" w:rsidP="00E80032">
      <w:r w:rsidRPr="00903DBA">
        <w:t xml:space="preserve">A pointer may point at a </w:t>
      </w:r>
      <w:r w:rsidR="007B180A" w:rsidRPr="00903DBA">
        <w:t>struct</w:t>
      </w:r>
      <w:r w:rsidRPr="00903DBA">
        <w:t xml:space="preserve"> value as well as a simple value, and a </w:t>
      </w:r>
      <w:r w:rsidR="005A26A4" w:rsidRPr="00903DBA">
        <w:t xml:space="preserve">struct </w:t>
      </w:r>
      <w:r w:rsidRPr="00903DBA">
        <w:t xml:space="preserve">may have a pointer to another </w:t>
      </w:r>
      <w:r w:rsidR="005A26A4" w:rsidRPr="00903DBA">
        <w:t xml:space="preserve">struct </w:t>
      </w:r>
      <w:r w:rsidRPr="00903DBA">
        <w:t xml:space="preserve">value as a field, which in turn points at another </w:t>
      </w:r>
      <w:r w:rsidR="005A26A4" w:rsidRPr="00903DBA">
        <w:t xml:space="preserve">struct </w:t>
      </w:r>
      <w:r w:rsidRPr="00903DBA">
        <w:t>value</w:t>
      </w:r>
      <w:r w:rsidR="005A26A4" w:rsidRPr="00903DBA">
        <w:t>,</w:t>
      </w:r>
      <w:r w:rsidRPr="00903DBA">
        <w:t xml:space="preserve"> and so one. In this way, a </w:t>
      </w:r>
      <w:r w:rsidRPr="00E17FD3">
        <w:rPr>
          <w:rStyle w:val="KeyWord0"/>
        </w:rPr>
        <w:t>linked</w:t>
      </w:r>
      <w:r w:rsidRPr="00903DBA">
        <w:rPr>
          <w:rStyle w:val="Italic"/>
        </w:rPr>
        <w:t xml:space="preserve"> </w:t>
      </w:r>
      <w:r w:rsidRPr="00E17FD3">
        <w:rPr>
          <w:rStyle w:val="KeyWord0"/>
        </w:rPr>
        <w:t>list</w:t>
      </w:r>
      <w:r w:rsidRPr="00903DBA">
        <w:t xml:space="preserve"> can be constructed. The list must end eventually, so the last pointer points at null. A pointer to the next cell in the list is called a </w:t>
      </w:r>
      <w:r w:rsidRPr="00E17FD3">
        <w:rPr>
          <w:rStyle w:val="KeyWord0"/>
        </w:rPr>
        <w:t>link</w:t>
      </w:r>
      <w:r w:rsidRPr="00903DBA">
        <w:t>.</w:t>
      </w:r>
    </w:p>
    <w:p w14:paraId="3F71A7BB" w14:textId="77777777" w:rsidR="00E80032" w:rsidRPr="00903DBA" w:rsidRDefault="00E80032" w:rsidP="00E80032">
      <w:pPr>
        <w:pStyle w:val="Code"/>
      </w:pPr>
      <w:r w:rsidRPr="00903DBA">
        <w:t>struct Cell {</w:t>
      </w:r>
    </w:p>
    <w:p w14:paraId="063C77BF" w14:textId="77777777" w:rsidR="00E80032" w:rsidRPr="00903DBA" w:rsidRDefault="00E80032" w:rsidP="00E80032">
      <w:pPr>
        <w:pStyle w:val="Code"/>
      </w:pPr>
      <w:r w:rsidRPr="00903DBA">
        <w:t xml:space="preserve">  int value;</w:t>
      </w:r>
    </w:p>
    <w:p w14:paraId="58CA8073" w14:textId="77777777" w:rsidR="00E80032" w:rsidRPr="00903DBA" w:rsidRDefault="00E80032" w:rsidP="00E80032">
      <w:pPr>
        <w:pStyle w:val="Code"/>
      </w:pPr>
      <w:r w:rsidRPr="00903DBA">
        <w:t xml:space="preserve">  struct Cell* nextPtr;</w:t>
      </w:r>
    </w:p>
    <w:p w14:paraId="6BAEA01B" w14:textId="77777777" w:rsidR="00E80032" w:rsidRPr="00903DBA" w:rsidRDefault="00E80032" w:rsidP="00E80032">
      <w:pPr>
        <w:pStyle w:val="Code"/>
      </w:pPr>
      <w:r w:rsidRPr="00903DBA">
        <w:t>};</w:t>
      </w:r>
    </w:p>
    <w:p w14:paraId="25410DF7" w14:textId="77777777" w:rsidR="00E80032" w:rsidRPr="00903DBA" w:rsidRDefault="00E80032" w:rsidP="00E80032">
      <w:pPr>
        <w:pStyle w:val="Code"/>
      </w:pPr>
    </w:p>
    <w:p w14:paraId="4BC194C5" w14:textId="77777777" w:rsidR="00E80032" w:rsidRPr="00903DBA" w:rsidRDefault="00E80032" w:rsidP="00E80032">
      <w:pPr>
        <w:pStyle w:val="Code"/>
      </w:pPr>
      <w:r w:rsidRPr="00903DBA">
        <w:t>struct Cell cell3 = {3, NULL};</w:t>
      </w:r>
    </w:p>
    <w:p w14:paraId="5C7533D0" w14:textId="77777777" w:rsidR="00E80032" w:rsidRPr="00903DBA" w:rsidRDefault="00E80032" w:rsidP="00E80032">
      <w:pPr>
        <w:pStyle w:val="Code"/>
      </w:pPr>
      <w:r w:rsidRPr="00903DBA">
        <w:t>struct Cell cell2 = {2, &amp;cell3};</w:t>
      </w:r>
    </w:p>
    <w:p w14:paraId="1751A222" w14:textId="77777777" w:rsidR="00E80032" w:rsidRPr="00903DBA" w:rsidRDefault="00E80032" w:rsidP="00E80032">
      <w:pPr>
        <w:pStyle w:val="Code"/>
      </w:pPr>
      <w:r w:rsidRPr="00903DBA">
        <w:t>struct Cell cell1 = {1, &amp;cell2};</w:t>
      </w:r>
    </w:p>
    <w:p w14:paraId="31C5B796" w14:textId="77777777" w:rsidR="00E80032" w:rsidRPr="00903DBA" w:rsidRDefault="00E80032" w:rsidP="00E80032">
      <w:r w:rsidRPr="00903DBA">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150034" w:rsidRPr="003F7CF1" w:rsidRDefault="00150034"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150034" w:rsidRPr="003F7CF1" w:rsidRDefault="00150034"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150034" w:rsidRPr="003F7CF1" w:rsidRDefault="00150034"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150034" w:rsidRPr="003F7CF1" w:rsidRDefault="00150034"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150034" w:rsidRPr="003F7CF1" w:rsidRDefault="00150034"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150034" w:rsidRPr="003F7CF1" w:rsidRDefault="00150034"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150034" w:rsidRPr="003F7CF1" w:rsidRDefault="00150034"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150034" w:rsidRPr="003F7CF1" w:rsidRDefault="00150034"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150034" w:rsidRPr="003F7CF1" w:rsidRDefault="00150034"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150034" w:rsidRPr="003F7CF1" w:rsidRDefault="00150034"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150034" w:rsidRPr="003F7CF1" w:rsidRDefault="00150034"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150034" w:rsidRPr="003F7CF1" w:rsidRDefault="00150034"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150034" w:rsidRPr="003F7CF1" w:rsidRDefault="00150034"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33"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">
                <v:shape id="_x0000_s1534" type="#_x0000_t75" style="position:absolute;width:61315;height:8115;visibility:visible;mso-wrap-style:square">
                  <v:fill o:detectmouseclick="t"/>
                  <v:path o:connecttype="none"/>
                </v:shape>
                <v:rect id="Rectangle 72" o:spid="_x0000_s1535"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150034" w:rsidRPr="003F7CF1" w:rsidRDefault="00150034" w:rsidP="00E80032">
                        <w:pPr>
                          <w:pStyle w:val="SourceCodeBoxText"/>
                          <w:rPr>
                            <w:sz w:val="19"/>
                            <w:szCs w:val="19"/>
                            <w:lang w:val="en-US"/>
                          </w:rPr>
                        </w:pPr>
                        <w:r w:rsidRPr="003F7CF1">
                          <w:rPr>
                            <w:sz w:val="19"/>
                            <w:szCs w:val="19"/>
                            <w:lang w:val="en-US"/>
                          </w:rPr>
                          <w:t>1</w:t>
                        </w:r>
                      </w:p>
                    </w:txbxContent>
                  </v:textbox>
                </v:rect>
                <v:shape id="Text Box 73" o:spid="_x0000_s1536"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150034" w:rsidRPr="003F7CF1" w:rsidRDefault="00150034" w:rsidP="00E80032">
                        <w:pPr>
                          <w:pStyle w:val="Picture"/>
                          <w:rPr>
                            <w:sz w:val="19"/>
                            <w:szCs w:val="19"/>
                          </w:rPr>
                        </w:pPr>
                        <w:r>
                          <w:rPr>
                            <w:sz w:val="19"/>
                            <w:szCs w:val="19"/>
                          </w:rPr>
                          <w:t>value</w:t>
                        </w:r>
                      </w:p>
                    </w:txbxContent>
                  </v:textbox>
                </v:shape>
                <v:shape id="Text Box 74" o:spid="_x0000_s1537"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150034" w:rsidRPr="003F7CF1" w:rsidRDefault="00150034" w:rsidP="00E80032">
                        <w:pPr>
                          <w:pStyle w:val="Picture"/>
                          <w:rPr>
                            <w:sz w:val="19"/>
                            <w:szCs w:val="19"/>
                          </w:rPr>
                        </w:pPr>
                        <w:r>
                          <w:rPr>
                            <w:sz w:val="19"/>
                            <w:szCs w:val="19"/>
                          </w:rPr>
                          <w:t>nextPtr</w:t>
                        </w:r>
                      </w:p>
                    </w:txbxContent>
                  </v:textbox>
                </v:shape>
                <v:rect id="Rectangle 75" o:spid="_x0000_s1538"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150034" w:rsidRPr="003F7CF1" w:rsidRDefault="00150034" w:rsidP="00E80032">
                        <w:pPr>
                          <w:pStyle w:val="SourceCodeBoxText"/>
                          <w:rPr>
                            <w:sz w:val="19"/>
                            <w:szCs w:val="19"/>
                            <w:lang w:val="en-US"/>
                          </w:rPr>
                        </w:pPr>
                      </w:p>
                    </w:txbxContent>
                  </v:textbox>
                </v:rect>
                <v:rect id="Rectangle 76" o:spid="_x0000_s1539"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150034" w:rsidRPr="003F7CF1" w:rsidRDefault="00150034" w:rsidP="00E80032">
                        <w:pPr>
                          <w:pStyle w:val="SourceCodeBoxText"/>
                          <w:rPr>
                            <w:sz w:val="19"/>
                            <w:szCs w:val="19"/>
                            <w:lang w:val="en-US"/>
                          </w:rPr>
                        </w:pPr>
                        <w:r w:rsidRPr="003F7CF1">
                          <w:rPr>
                            <w:sz w:val="19"/>
                            <w:szCs w:val="19"/>
                            <w:lang w:val="en-US"/>
                          </w:rPr>
                          <w:t>2</w:t>
                        </w:r>
                      </w:p>
                    </w:txbxContent>
                  </v:textbox>
                </v:rect>
                <v:shape id="Text Box 77" o:spid="_x0000_s1540"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150034" w:rsidRPr="003F7CF1" w:rsidRDefault="00150034" w:rsidP="00E80032">
                        <w:pPr>
                          <w:pStyle w:val="Picture"/>
                          <w:rPr>
                            <w:sz w:val="19"/>
                            <w:szCs w:val="19"/>
                          </w:rPr>
                        </w:pPr>
                        <w:r>
                          <w:rPr>
                            <w:sz w:val="19"/>
                            <w:szCs w:val="19"/>
                          </w:rPr>
                          <w:t>value</w:t>
                        </w:r>
                      </w:p>
                    </w:txbxContent>
                  </v:textbox>
                </v:shape>
                <v:shape id="Text Box 78" o:spid="_x0000_s1541"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150034" w:rsidRPr="003F7CF1" w:rsidRDefault="00150034" w:rsidP="00E80032">
                        <w:pPr>
                          <w:pStyle w:val="Picture"/>
                          <w:rPr>
                            <w:sz w:val="19"/>
                            <w:szCs w:val="19"/>
                          </w:rPr>
                        </w:pPr>
                        <w:r>
                          <w:rPr>
                            <w:sz w:val="19"/>
                            <w:szCs w:val="19"/>
                          </w:rPr>
                          <w:t>nextPtr</w:t>
                        </w:r>
                      </w:p>
                    </w:txbxContent>
                  </v:textbox>
                </v:shape>
                <v:rect id="Rectangle 79" o:spid="_x0000_s1542"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150034" w:rsidRPr="003F7CF1" w:rsidRDefault="00150034" w:rsidP="00E80032">
                        <w:pPr>
                          <w:pStyle w:val="SourceCodeBoxText"/>
                          <w:rPr>
                            <w:sz w:val="19"/>
                            <w:szCs w:val="19"/>
                            <w:lang w:val="en-US"/>
                          </w:rPr>
                        </w:pPr>
                      </w:p>
                    </w:txbxContent>
                  </v:textbox>
                </v:rect>
                <v:rect id="Rectangle 80" o:spid="_x0000_s1543"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150034" w:rsidRPr="003F7CF1" w:rsidRDefault="00150034" w:rsidP="00E80032">
                        <w:pPr>
                          <w:pStyle w:val="SourceCodeBoxText"/>
                          <w:rPr>
                            <w:sz w:val="19"/>
                            <w:szCs w:val="19"/>
                            <w:lang w:val="en-US"/>
                          </w:rPr>
                        </w:pPr>
                        <w:r w:rsidRPr="003F7CF1">
                          <w:rPr>
                            <w:sz w:val="19"/>
                            <w:szCs w:val="19"/>
                            <w:lang w:val="en-US"/>
                          </w:rPr>
                          <w:t>3</w:t>
                        </w:r>
                      </w:p>
                    </w:txbxContent>
                  </v:textbox>
                </v:rect>
                <v:shape id="Text Box 81" o:spid="_x0000_s1544"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150034" w:rsidRPr="003F7CF1" w:rsidRDefault="00150034" w:rsidP="00E80032">
                        <w:pPr>
                          <w:pStyle w:val="Picture"/>
                          <w:rPr>
                            <w:sz w:val="19"/>
                            <w:szCs w:val="19"/>
                          </w:rPr>
                        </w:pPr>
                        <w:r>
                          <w:rPr>
                            <w:sz w:val="19"/>
                            <w:szCs w:val="19"/>
                          </w:rPr>
                          <w:t>value</w:t>
                        </w:r>
                      </w:p>
                    </w:txbxContent>
                  </v:textbox>
                </v:shape>
                <v:shape id="Text Box 82" o:spid="_x0000_s1545"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150034" w:rsidRPr="003F7CF1" w:rsidRDefault="00150034" w:rsidP="00E80032">
                        <w:pPr>
                          <w:pStyle w:val="Picture"/>
                          <w:rPr>
                            <w:sz w:val="19"/>
                            <w:szCs w:val="19"/>
                          </w:rPr>
                        </w:pPr>
                        <w:r>
                          <w:rPr>
                            <w:sz w:val="19"/>
                            <w:szCs w:val="19"/>
                          </w:rPr>
                          <w:t>nextPtr</w:t>
                        </w:r>
                      </w:p>
                    </w:txbxContent>
                  </v:textbox>
                </v:shape>
                <v:rect id="Rectangle 83" o:spid="_x0000_s1546"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150034" w:rsidRPr="003F7CF1" w:rsidRDefault="00150034" w:rsidP="00E80032">
                        <w:pPr>
                          <w:pStyle w:val="SourceCodeBoxText"/>
                          <w:rPr>
                            <w:sz w:val="19"/>
                            <w:szCs w:val="19"/>
                            <w:lang w:val="en-US"/>
                          </w:rPr>
                        </w:pPr>
                      </w:p>
                    </w:txbxContent>
                  </v:textbox>
                </v:rect>
                <v:line id="Line 84" o:spid="_x0000_s1547"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48"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49"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50"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150034" w:rsidRPr="003F7CF1" w:rsidRDefault="00150034"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903DBA" w:rsidRDefault="00E80032" w:rsidP="007C7CB2">
      <w:pPr>
        <w:pStyle w:val="Rubrik3"/>
      </w:pPr>
      <w:bookmarkStart w:id="790" w:name="_Toc320485612"/>
      <w:bookmarkStart w:id="791" w:name="_Toc323656724"/>
      <w:bookmarkStart w:id="792" w:name="_Toc324085462"/>
      <w:bookmarkStart w:id="793" w:name="_Toc383781114"/>
      <w:bookmarkStart w:id="794" w:name="_Toc57656223"/>
      <w:r w:rsidRPr="00903DBA">
        <w:t>Stacks and Linked Lists</w:t>
      </w:r>
      <w:bookmarkEnd w:id="790"/>
      <w:bookmarkEnd w:id="791"/>
      <w:bookmarkEnd w:id="792"/>
      <w:bookmarkEnd w:id="793"/>
      <w:bookmarkEnd w:id="794"/>
    </w:p>
    <w:p w14:paraId="49CD4C6A" w14:textId="77777777" w:rsidR="00E80032" w:rsidRPr="00903DBA" w:rsidRDefault="00E80032" w:rsidP="00E65FE6">
      <w:pPr>
        <w:pStyle w:val="CodeHeader"/>
      </w:pPr>
      <w:r w:rsidRPr="00903DBA">
        <w:t xml:space="preserve">A </w:t>
      </w:r>
      <w:r w:rsidRPr="00E17FD3">
        <w:rPr>
          <w:rStyle w:val="KeyWord0"/>
        </w:rPr>
        <w:t>stack</w:t>
      </w:r>
      <w:r w:rsidRPr="00903DBA">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65FE6">
        <w:t>push</w:t>
      </w:r>
      <w:r w:rsidRPr="00903DBA">
        <w:t xml:space="preserve"> and the function removing it is called </w:t>
      </w:r>
      <w:r w:rsidRPr="00E65FE6">
        <w:t>pop</w:t>
      </w:r>
      <w:r w:rsidRPr="00903DBA">
        <w:t xml:space="preserve">. Let us say that we push our stack three times with the values </w:t>
      </w:r>
      <w:r w:rsidRPr="00E65FE6">
        <w:t>1</w:t>
      </w:r>
      <w:r w:rsidRPr="00903DBA">
        <w:t xml:space="preserve">, </w:t>
      </w:r>
      <w:r w:rsidRPr="00E65FE6">
        <w:t>2</w:t>
      </w:r>
      <w:r w:rsidRPr="00903DBA">
        <w:t xml:space="preserve">, and </w:t>
      </w:r>
      <w:r w:rsidRPr="00E65FE6">
        <w:t>3</w:t>
      </w:r>
      <w:r w:rsidRPr="00903DBA">
        <w:t xml:space="preserve">. Then we can only access the topmost value, </w:t>
      </w:r>
      <w:r w:rsidRPr="00E65FE6">
        <w:t>3</w:t>
      </w:r>
      <w:r w:rsidRPr="00903DBA">
        <w:t xml:space="preserve">, and not the two below, </w:t>
      </w:r>
      <w:r w:rsidRPr="00E65FE6">
        <w:t>1</w:t>
      </w:r>
      <w:r w:rsidRPr="00903DBA">
        <w:t xml:space="preserve"> or </w:t>
      </w:r>
      <w:r w:rsidRPr="00E65FE6">
        <w:rPr>
          <w:rStyle w:val="CodeInText"/>
        </w:rPr>
        <w:t>2</w:t>
      </w:r>
      <w:r w:rsidRPr="00903DBA">
        <w:t>.</w:t>
      </w:r>
    </w:p>
    <w:p w14:paraId="63F958CB" w14:textId="77777777" w:rsidR="00E80032" w:rsidRPr="00903DBA" w:rsidRDefault="00E80032" w:rsidP="00E80032">
      <w:pPr>
        <w:rPr>
          <w:szCs w:val="21"/>
        </w:rPr>
      </w:pPr>
      <w:r w:rsidRPr="00903DBA">
        <w:rPr>
          <w:noProof/>
          <w:lang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150034" w:rsidRPr="003F7CF1" w:rsidRDefault="00150034"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150034" w:rsidRPr="003F7CF1" w:rsidRDefault="00150034"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150034" w:rsidRPr="003F7CF1" w:rsidRDefault="00150034"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150034" w:rsidRPr="003F7CF1" w:rsidRDefault="00150034" w:rsidP="00E80032">
                              <w:pPr>
                                <w:pStyle w:val="SourceCodeBoxText"/>
                                <w:rPr>
                                  <w:sz w:val="19"/>
                                  <w:szCs w:val="19"/>
                                  <w:lang w:val="en-US"/>
                                </w:rPr>
                              </w:pPr>
                              <w:r w:rsidRPr="003F7CF1">
                                <w:rPr>
                                  <w:sz w:val="19"/>
                                  <w:szCs w:val="19"/>
                                  <w:lang w:val="en-US"/>
                                </w:rPr>
                                <w:t>push 1</w:t>
                              </w:r>
                            </w:p>
                            <w:p w14:paraId="3C159322" w14:textId="77777777" w:rsidR="00150034" w:rsidRPr="003F7CF1" w:rsidRDefault="00150034" w:rsidP="00E80032">
                              <w:pPr>
                                <w:pStyle w:val="SourceCodeBoxText"/>
                                <w:rPr>
                                  <w:sz w:val="19"/>
                                  <w:szCs w:val="19"/>
                                  <w:lang w:val="en-US"/>
                                </w:rPr>
                              </w:pPr>
                              <w:r w:rsidRPr="003F7CF1">
                                <w:rPr>
                                  <w:sz w:val="19"/>
                                  <w:szCs w:val="19"/>
                                  <w:lang w:val="en-US"/>
                                </w:rPr>
                                <w:t>push 2</w:t>
                              </w:r>
                            </w:p>
                            <w:p w14:paraId="22BA48C9" w14:textId="77777777" w:rsidR="00150034" w:rsidRPr="003F7CF1" w:rsidRDefault="00150034" w:rsidP="00E80032">
                              <w:pPr>
                                <w:pStyle w:val="SourceCodeBoxText"/>
                                <w:rPr>
                                  <w:sz w:val="19"/>
                                  <w:szCs w:val="19"/>
                                  <w:lang w:val="en-US"/>
                                </w:rPr>
                              </w:pPr>
                              <w:r w:rsidRPr="003F7CF1">
                                <w:rPr>
                                  <w:sz w:val="19"/>
                                  <w:szCs w:val="19"/>
                                  <w:lang w:val="en-US"/>
                                </w:rPr>
                                <w:t>push 3</w:t>
                              </w:r>
                            </w:p>
                            <w:p w14:paraId="5F86FACB" w14:textId="77777777" w:rsidR="00150034" w:rsidRPr="003F7CF1" w:rsidRDefault="00150034"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51"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">
                <v:shape id="_x0000_s1552" type="#_x0000_t75" style="position:absolute;width:40601;height:11734;visibility:visible;mso-wrap-style:square">
                  <v:fill o:detectmouseclick="t"/>
                  <v:path o:connecttype="none"/>
                </v:shape>
                <v:rect id="Rectangle 10" o:spid="_x0000_s1553"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150034" w:rsidRPr="003F7CF1" w:rsidRDefault="00150034" w:rsidP="00E80032">
                        <w:pPr>
                          <w:pStyle w:val="SourceCodeBoxText"/>
                          <w:rPr>
                            <w:sz w:val="19"/>
                            <w:szCs w:val="19"/>
                            <w:lang w:val="en-US"/>
                          </w:rPr>
                        </w:pPr>
                        <w:r w:rsidRPr="003F7CF1">
                          <w:rPr>
                            <w:sz w:val="19"/>
                            <w:szCs w:val="19"/>
                            <w:lang w:val="en-US"/>
                          </w:rPr>
                          <w:t>1</w:t>
                        </w:r>
                      </w:p>
                    </w:txbxContent>
                  </v:textbox>
                </v:rect>
                <v:line id="Line 11" o:spid="_x0000_s1554"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55"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56"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150034" w:rsidRPr="003F7CF1" w:rsidRDefault="00150034" w:rsidP="00E80032">
                        <w:pPr>
                          <w:pStyle w:val="SourceCodeBoxText"/>
                          <w:rPr>
                            <w:sz w:val="19"/>
                            <w:szCs w:val="19"/>
                            <w:lang w:val="en-US"/>
                          </w:rPr>
                        </w:pPr>
                        <w:r w:rsidRPr="003F7CF1">
                          <w:rPr>
                            <w:sz w:val="19"/>
                            <w:szCs w:val="19"/>
                            <w:lang w:val="en-US"/>
                          </w:rPr>
                          <w:t>2</w:t>
                        </w:r>
                      </w:p>
                    </w:txbxContent>
                  </v:textbox>
                </v:rect>
                <v:rect id="Rectangle 14" o:spid="_x0000_s1557"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150034" w:rsidRPr="003F7CF1" w:rsidRDefault="00150034" w:rsidP="00E80032">
                        <w:pPr>
                          <w:pStyle w:val="SourceCodeBoxText"/>
                          <w:rPr>
                            <w:sz w:val="19"/>
                            <w:szCs w:val="19"/>
                            <w:lang w:val="en-US"/>
                          </w:rPr>
                        </w:pPr>
                        <w:r w:rsidRPr="003F7CF1">
                          <w:rPr>
                            <w:sz w:val="19"/>
                            <w:szCs w:val="19"/>
                            <w:lang w:val="en-US"/>
                          </w:rPr>
                          <w:t>3</w:t>
                        </w:r>
                      </w:p>
                    </w:txbxContent>
                  </v:textbox>
                </v:rect>
                <v:line id="Line 15" o:spid="_x0000_s1558"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59"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150034" w:rsidRPr="003F7CF1" w:rsidRDefault="00150034" w:rsidP="00E80032">
                        <w:pPr>
                          <w:pStyle w:val="SourceCodeBoxText"/>
                          <w:rPr>
                            <w:sz w:val="19"/>
                            <w:szCs w:val="19"/>
                            <w:lang w:val="en-US"/>
                          </w:rPr>
                        </w:pPr>
                        <w:r w:rsidRPr="003F7CF1">
                          <w:rPr>
                            <w:sz w:val="19"/>
                            <w:szCs w:val="19"/>
                            <w:lang w:val="en-US"/>
                          </w:rPr>
                          <w:t>push 1</w:t>
                        </w:r>
                      </w:p>
                      <w:p w14:paraId="3C159322" w14:textId="77777777" w:rsidR="00150034" w:rsidRPr="003F7CF1" w:rsidRDefault="00150034" w:rsidP="00E80032">
                        <w:pPr>
                          <w:pStyle w:val="SourceCodeBoxText"/>
                          <w:rPr>
                            <w:sz w:val="19"/>
                            <w:szCs w:val="19"/>
                            <w:lang w:val="en-US"/>
                          </w:rPr>
                        </w:pPr>
                        <w:r w:rsidRPr="003F7CF1">
                          <w:rPr>
                            <w:sz w:val="19"/>
                            <w:szCs w:val="19"/>
                            <w:lang w:val="en-US"/>
                          </w:rPr>
                          <w:t>push 2</w:t>
                        </w:r>
                      </w:p>
                      <w:p w14:paraId="22BA48C9" w14:textId="77777777" w:rsidR="00150034" w:rsidRPr="003F7CF1" w:rsidRDefault="00150034" w:rsidP="00E80032">
                        <w:pPr>
                          <w:pStyle w:val="SourceCodeBoxText"/>
                          <w:rPr>
                            <w:sz w:val="19"/>
                            <w:szCs w:val="19"/>
                            <w:lang w:val="en-US"/>
                          </w:rPr>
                        </w:pPr>
                        <w:r w:rsidRPr="003F7CF1">
                          <w:rPr>
                            <w:sz w:val="19"/>
                            <w:szCs w:val="19"/>
                            <w:lang w:val="en-US"/>
                          </w:rPr>
                          <w:t>push 3</w:t>
                        </w:r>
                      </w:p>
                      <w:p w14:paraId="5F86FACB" w14:textId="77777777" w:rsidR="00150034" w:rsidRPr="003F7CF1" w:rsidRDefault="00150034" w:rsidP="00E80032">
                        <w:pPr>
                          <w:pStyle w:val="SourceCodeBoxText"/>
                          <w:rPr>
                            <w:sz w:val="19"/>
                            <w:szCs w:val="19"/>
                            <w:lang w:val="en-US"/>
                          </w:rPr>
                        </w:pPr>
                      </w:p>
                    </w:txbxContent>
                  </v:textbox>
                </v:rect>
                <w10:anchorlock/>
              </v:group>
            </w:pict>
          </mc:Fallback>
        </mc:AlternateContent>
      </w:r>
    </w:p>
    <w:p w14:paraId="6FD05F3A" w14:textId="77777777" w:rsidR="00E80032" w:rsidRPr="00903DBA" w:rsidRDefault="00E80032" w:rsidP="00E65FE6">
      <w:pPr>
        <w:pStyle w:val="CodeHeader"/>
      </w:pPr>
      <w:r w:rsidRPr="00903DBA">
        <w:t>Cell.h</w:t>
      </w:r>
    </w:p>
    <w:p w14:paraId="27E21B19" w14:textId="77777777" w:rsidR="00E80032" w:rsidRPr="00903DBA" w:rsidRDefault="00E80032" w:rsidP="00E80032">
      <w:pPr>
        <w:pStyle w:val="Code"/>
      </w:pPr>
      <w:r w:rsidRPr="00903DBA">
        <w:t>struct Cell {</w:t>
      </w:r>
      <w:r w:rsidRPr="00903DBA">
        <w:cr/>
        <w:t xml:space="preserve">  int m_value;</w:t>
      </w:r>
    </w:p>
    <w:p w14:paraId="28365EA2" w14:textId="77777777" w:rsidR="00E80032" w:rsidRPr="00903DBA" w:rsidRDefault="00E80032" w:rsidP="00E80032">
      <w:pPr>
        <w:pStyle w:val="Code"/>
      </w:pPr>
      <w:r w:rsidRPr="00903DBA">
        <w:t xml:space="preserve">  struct Cell* m_nextPtr;</w:t>
      </w:r>
    </w:p>
    <w:p w14:paraId="48D92A71" w14:textId="77777777" w:rsidR="00E80032" w:rsidRPr="00903DBA" w:rsidRDefault="00E80032" w:rsidP="00E80032">
      <w:pPr>
        <w:pStyle w:val="Code"/>
      </w:pPr>
      <w:r w:rsidRPr="00903DBA">
        <w:t>};</w:t>
      </w:r>
    </w:p>
    <w:p w14:paraId="4E3E16BA" w14:textId="77777777" w:rsidR="00E80032" w:rsidRPr="00903DBA" w:rsidRDefault="00E80032" w:rsidP="00E80032">
      <w:pPr>
        <w:pStyle w:val="Code"/>
      </w:pPr>
    </w:p>
    <w:p w14:paraId="3EFACA11" w14:textId="77777777" w:rsidR="00E80032" w:rsidRPr="00903DBA" w:rsidRDefault="00E80032" w:rsidP="00E80032">
      <w:pPr>
        <w:pStyle w:val="Code"/>
      </w:pPr>
      <w:r w:rsidRPr="00903DBA">
        <w:t>typedef struct Cell CELL;</w:t>
      </w:r>
    </w:p>
    <w:p w14:paraId="3626C89D" w14:textId="77777777" w:rsidR="00E80032" w:rsidRPr="00903DBA" w:rsidRDefault="00E80032" w:rsidP="00E80032">
      <w:pPr>
        <w:pStyle w:val="Code"/>
      </w:pPr>
    </w:p>
    <w:p w14:paraId="08EB1218" w14:textId="4ABB3607" w:rsidR="00E80032" w:rsidRPr="00903DBA" w:rsidRDefault="00E80032" w:rsidP="00E80032">
      <w:pPr>
        <w:pStyle w:val="Code"/>
      </w:pPr>
      <w:r w:rsidRPr="00903DBA">
        <w:t>void Cell</w:t>
      </w:r>
      <w:r w:rsidR="002F35C1" w:rsidRPr="00903DBA">
        <w:t>Initializer</w:t>
      </w:r>
      <w:r w:rsidRPr="00903DBA">
        <w:t>(CELL* cellPtr, int value, CELL* nextPtr);</w:t>
      </w:r>
    </w:p>
    <w:p w14:paraId="3D21DB24" w14:textId="77777777" w:rsidR="00E80032" w:rsidRPr="00903DBA" w:rsidRDefault="00E80032" w:rsidP="00E80032">
      <w:pPr>
        <w:pStyle w:val="Code"/>
      </w:pPr>
      <w:r w:rsidRPr="00903DBA">
        <w:t>void CellSetValue(CELL* cellPtr, int value);</w:t>
      </w:r>
    </w:p>
    <w:p w14:paraId="56E0C54D" w14:textId="77777777" w:rsidR="00E80032" w:rsidRPr="00903DBA" w:rsidRDefault="00E80032" w:rsidP="00E80032">
      <w:pPr>
        <w:pStyle w:val="Code"/>
      </w:pPr>
      <w:r w:rsidRPr="00903DBA">
        <w:t>int CellGetValue(CELL* cellPtr);</w:t>
      </w:r>
    </w:p>
    <w:p w14:paraId="07FDF0EB" w14:textId="77777777" w:rsidR="00E80032" w:rsidRPr="00903DBA" w:rsidRDefault="00E80032" w:rsidP="00E80032">
      <w:pPr>
        <w:pStyle w:val="Code"/>
      </w:pPr>
      <w:r w:rsidRPr="00903DBA">
        <w:t>void CellSetNext(CELL* cellPtr, CELL* nextPtr);</w:t>
      </w:r>
    </w:p>
    <w:p w14:paraId="341027F6" w14:textId="77777777" w:rsidR="00E80032" w:rsidRPr="00903DBA" w:rsidRDefault="00E80032" w:rsidP="00E80032">
      <w:pPr>
        <w:pStyle w:val="Code"/>
      </w:pPr>
      <w:r w:rsidRPr="00903DBA">
        <w:t>CELL* CellGetNext(CELL* cellPtr);</w:t>
      </w:r>
    </w:p>
    <w:p w14:paraId="6AD9D1DF" w14:textId="77777777" w:rsidR="00E80032" w:rsidRPr="00903DBA" w:rsidRDefault="00E80032" w:rsidP="00E65FE6">
      <w:pPr>
        <w:pStyle w:val="CodeHeader"/>
      </w:pPr>
      <w:r w:rsidRPr="00903DBA">
        <w:t>Cell.c</w:t>
      </w:r>
    </w:p>
    <w:p w14:paraId="4155391E" w14:textId="05854D3B" w:rsidR="00E80032" w:rsidRPr="00903DBA" w:rsidRDefault="00E80032" w:rsidP="00E80032">
      <w:pPr>
        <w:pStyle w:val="Code"/>
      </w:pPr>
      <w:r w:rsidRPr="00903DBA">
        <w:t>#include "</w:t>
      </w:r>
      <w:r w:rsidR="00AA0A7A" w:rsidRPr="00903DBA">
        <w:t>c</w:t>
      </w:r>
      <w:r w:rsidRPr="00903DBA">
        <w:t>ell.h"</w:t>
      </w:r>
    </w:p>
    <w:p w14:paraId="7D7D1D52" w14:textId="77777777" w:rsidR="00E80032" w:rsidRPr="00903DBA" w:rsidRDefault="00E80032" w:rsidP="00E80032">
      <w:pPr>
        <w:pStyle w:val="Code"/>
      </w:pPr>
    </w:p>
    <w:p w14:paraId="43DAC26F" w14:textId="2C1F012C" w:rsidR="00E80032" w:rsidRPr="00903DBA" w:rsidRDefault="00E80032" w:rsidP="00E80032">
      <w:pPr>
        <w:pStyle w:val="Code"/>
      </w:pPr>
      <w:r w:rsidRPr="00903DBA">
        <w:t>void Cell</w:t>
      </w:r>
      <w:r w:rsidR="002F35C1" w:rsidRPr="00903DBA">
        <w:t>Initializer</w:t>
      </w:r>
      <w:r w:rsidRPr="00903DBA">
        <w:t>(CELL* cellPtr, int value, CELL* nextPtr) {</w:t>
      </w:r>
    </w:p>
    <w:p w14:paraId="3A61E8AD" w14:textId="77777777" w:rsidR="00E80032" w:rsidRPr="00903DBA" w:rsidRDefault="00E80032" w:rsidP="00E80032">
      <w:pPr>
        <w:pStyle w:val="Code"/>
      </w:pPr>
      <w:r w:rsidRPr="00903DBA">
        <w:t xml:space="preserve">  cellPtr-&gt;m_value = value;</w:t>
      </w:r>
    </w:p>
    <w:p w14:paraId="59281235" w14:textId="77777777" w:rsidR="00E80032" w:rsidRPr="00903DBA" w:rsidRDefault="00E80032" w:rsidP="00E80032">
      <w:pPr>
        <w:pStyle w:val="Code"/>
      </w:pPr>
      <w:r w:rsidRPr="00903DBA">
        <w:t xml:space="preserve">  cellPtr-&gt;m_nextPtr = nextPtr;</w:t>
      </w:r>
    </w:p>
    <w:p w14:paraId="714F6187" w14:textId="77777777" w:rsidR="00E80032" w:rsidRPr="00903DBA" w:rsidRDefault="00E80032" w:rsidP="00E80032">
      <w:pPr>
        <w:pStyle w:val="Code"/>
      </w:pPr>
      <w:r w:rsidRPr="00903DBA">
        <w:t>}</w:t>
      </w:r>
    </w:p>
    <w:p w14:paraId="0D5D75ED" w14:textId="77777777" w:rsidR="00E80032" w:rsidRPr="00903DBA" w:rsidRDefault="00E80032" w:rsidP="00E80032">
      <w:pPr>
        <w:pStyle w:val="Code"/>
      </w:pPr>
    </w:p>
    <w:p w14:paraId="5581BE91" w14:textId="77777777" w:rsidR="00E80032" w:rsidRPr="00903DBA" w:rsidRDefault="00E80032" w:rsidP="00E80032">
      <w:pPr>
        <w:pStyle w:val="Code"/>
      </w:pPr>
      <w:r w:rsidRPr="00903DBA">
        <w:t>void CellSetValue(CELL* cellPtr, int value) {</w:t>
      </w:r>
    </w:p>
    <w:p w14:paraId="6D78A6BA" w14:textId="77777777" w:rsidR="00E80032" w:rsidRPr="00903DBA" w:rsidRDefault="00E80032" w:rsidP="00E80032">
      <w:pPr>
        <w:pStyle w:val="Code"/>
      </w:pPr>
      <w:r w:rsidRPr="00903DBA">
        <w:t xml:space="preserve">  cellPtr-&gt;m_value = value;</w:t>
      </w:r>
    </w:p>
    <w:p w14:paraId="48A1168B" w14:textId="77777777" w:rsidR="00E80032" w:rsidRPr="00903DBA" w:rsidRDefault="00E80032" w:rsidP="00E80032">
      <w:pPr>
        <w:pStyle w:val="Code"/>
      </w:pPr>
      <w:r w:rsidRPr="00903DBA">
        <w:t>}</w:t>
      </w:r>
    </w:p>
    <w:p w14:paraId="66EABEC4" w14:textId="77777777" w:rsidR="00E80032" w:rsidRPr="00903DBA" w:rsidRDefault="00E80032" w:rsidP="00E80032">
      <w:pPr>
        <w:pStyle w:val="Code"/>
      </w:pPr>
    </w:p>
    <w:p w14:paraId="56A55119" w14:textId="77777777" w:rsidR="00E80032" w:rsidRPr="00903DBA" w:rsidRDefault="00E80032" w:rsidP="00E80032">
      <w:pPr>
        <w:pStyle w:val="Code"/>
      </w:pPr>
      <w:r w:rsidRPr="00903DBA">
        <w:t>int CellGetValue(CELL* cellPtr) {</w:t>
      </w:r>
    </w:p>
    <w:p w14:paraId="1F251B81" w14:textId="77777777" w:rsidR="00E80032" w:rsidRPr="00903DBA" w:rsidRDefault="00E80032" w:rsidP="00E80032">
      <w:pPr>
        <w:pStyle w:val="Code"/>
      </w:pPr>
      <w:r w:rsidRPr="00903DBA">
        <w:t xml:space="preserve">  return cellPtr-&gt;m_value;</w:t>
      </w:r>
    </w:p>
    <w:p w14:paraId="6D9CDB28" w14:textId="77777777" w:rsidR="00E80032" w:rsidRPr="00903DBA" w:rsidRDefault="00E80032" w:rsidP="00E80032">
      <w:pPr>
        <w:pStyle w:val="Code"/>
      </w:pPr>
      <w:r w:rsidRPr="00903DBA">
        <w:t>}</w:t>
      </w:r>
    </w:p>
    <w:p w14:paraId="35908FAF" w14:textId="77777777" w:rsidR="00E80032" w:rsidRPr="00903DBA" w:rsidRDefault="00E80032" w:rsidP="00E80032">
      <w:pPr>
        <w:pStyle w:val="Code"/>
      </w:pPr>
    </w:p>
    <w:p w14:paraId="05E4F3AF" w14:textId="77777777" w:rsidR="00E80032" w:rsidRPr="00903DBA" w:rsidRDefault="00E80032" w:rsidP="00E80032">
      <w:pPr>
        <w:pStyle w:val="Code"/>
      </w:pPr>
      <w:r w:rsidRPr="00903DBA">
        <w:t>void CellSetNext(CELL* cellPtr, CELL* nextPtr) {</w:t>
      </w:r>
    </w:p>
    <w:p w14:paraId="3B654283" w14:textId="77777777" w:rsidR="00E80032" w:rsidRPr="00903DBA" w:rsidRDefault="00E80032" w:rsidP="00E80032">
      <w:pPr>
        <w:pStyle w:val="Code"/>
      </w:pPr>
      <w:r w:rsidRPr="00903DBA">
        <w:t xml:space="preserve">  cellPtr-&gt;m_nextPtr = nextPtr;</w:t>
      </w:r>
    </w:p>
    <w:p w14:paraId="36B56F6F" w14:textId="77777777" w:rsidR="00E80032" w:rsidRPr="00903DBA" w:rsidRDefault="00E80032" w:rsidP="00E80032">
      <w:pPr>
        <w:pStyle w:val="Code"/>
      </w:pPr>
      <w:r w:rsidRPr="00903DBA">
        <w:t>}</w:t>
      </w:r>
    </w:p>
    <w:p w14:paraId="6980D8FA" w14:textId="77777777" w:rsidR="00E80032" w:rsidRPr="00903DBA" w:rsidRDefault="00E80032" w:rsidP="00E80032">
      <w:pPr>
        <w:pStyle w:val="Code"/>
      </w:pPr>
    </w:p>
    <w:p w14:paraId="0F10DEFE" w14:textId="77777777" w:rsidR="00E80032" w:rsidRPr="00903DBA" w:rsidRDefault="00E80032" w:rsidP="00E80032">
      <w:pPr>
        <w:pStyle w:val="Code"/>
      </w:pPr>
      <w:r w:rsidRPr="00903DBA">
        <w:t>CELL* CellGetNext(CELL* cellPtr) {</w:t>
      </w:r>
    </w:p>
    <w:p w14:paraId="15476688" w14:textId="77777777" w:rsidR="00E80032" w:rsidRPr="00903DBA" w:rsidRDefault="00E80032" w:rsidP="00E80032">
      <w:pPr>
        <w:pStyle w:val="Code"/>
      </w:pPr>
      <w:r w:rsidRPr="00903DBA">
        <w:t xml:space="preserve">  return cellPtr-&gt;m_nextPtr;</w:t>
      </w:r>
    </w:p>
    <w:p w14:paraId="6F3521FB" w14:textId="77777777" w:rsidR="00E80032" w:rsidRPr="00903DBA" w:rsidRDefault="00E80032" w:rsidP="00E80032">
      <w:pPr>
        <w:pStyle w:val="Code"/>
      </w:pPr>
      <w:r w:rsidRPr="00903DBA">
        <w:t>}</w:t>
      </w:r>
    </w:p>
    <w:p w14:paraId="64658B53" w14:textId="77777777" w:rsidR="00E80032" w:rsidRPr="00903DBA" w:rsidRDefault="00E80032" w:rsidP="00E65FE6">
      <w:pPr>
        <w:pStyle w:val="CodeHeader"/>
      </w:pPr>
      <w:r w:rsidRPr="00903DBA">
        <w:t>Main.c</w:t>
      </w:r>
    </w:p>
    <w:p w14:paraId="269ED3C8" w14:textId="21158AEE" w:rsidR="00E80032" w:rsidRPr="00903DBA" w:rsidRDefault="00E80032" w:rsidP="00E80032">
      <w:pPr>
        <w:pStyle w:val="Code"/>
      </w:pPr>
      <w:r w:rsidRPr="00903DBA">
        <w:t xml:space="preserve">#include </w:t>
      </w:r>
      <w:r w:rsidR="00EF337F" w:rsidRPr="00903DBA">
        <w:t>&lt;stdlib.h&gt;</w:t>
      </w:r>
    </w:p>
    <w:p w14:paraId="362F7753" w14:textId="54D3AC68" w:rsidR="00E80032" w:rsidRPr="00903DBA" w:rsidRDefault="00E80032" w:rsidP="00E80032">
      <w:pPr>
        <w:pStyle w:val="Code"/>
      </w:pPr>
      <w:r w:rsidRPr="00903DBA">
        <w:t>#include "</w:t>
      </w:r>
      <w:r w:rsidR="00AA0A7A" w:rsidRPr="00903DBA">
        <w:t>c</w:t>
      </w:r>
      <w:r w:rsidRPr="00903DBA">
        <w:t>ell.h"</w:t>
      </w:r>
    </w:p>
    <w:p w14:paraId="5601728F" w14:textId="77777777" w:rsidR="00E80032" w:rsidRPr="00903DBA" w:rsidRDefault="00E80032" w:rsidP="00E80032">
      <w:pPr>
        <w:pStyle w:val="Code"/>
      </w:pPr>
    </w:p>
    <w:p w14:paraId="1094B5C3" w14:textId="77777777" w:rsidR="00E80032" w:rsidRPr="00903DBA" w:rsidRDefault="00E80032" w:rsidP="00E80032">
      <w:pPr>
        <w:pStyle w:val="Code"/>
      </w:pPr>
      <w:r w:rsidRPr="00903DBA">
        <w:t>void main() {</w:t>
      </w:r>
    </w:p>
    <w:p w14:paraId="340DBD34" w14:textId="77777777" w:rsidR="00E80032" w:rsidRPr="00903DBA" w:rsidRDefault="00E80032" w:rsidP="00E80032">
      <w:pPr>
        <w:pStyle w:val="Code"/>
      </w:pPr>
      <w:r w:rsidRPr="00903DBA">
        <w:t xml:space="preserve">  CELL* cellPtr1 = malloc(sizeof(CELL));</w:t>
      </w:r>
    </w:p>
    <w:p w14:paraId="0E2032AF" w14:textId="77777777" w:rsidR="00E80032" w:rsidRPr="00903DBA" w:rsidRDefault="00E80032" w:rsidP="00E80032">
      <w:pPr>
        <w:pStyle w:val="Code"/>
      </w:pPr>
      <w:r w:rsidRPr="00903DBA">
        <w:t xml:space="preserve">  CELL* cellPtr2 = malloc(sizeof(CELL));</w:t>
      </w:r>
    </w:p>
    <w:p w14:paraId="04451F4C" w14:textId="77777777" w:rsidR="00E80032" w:rsidRPr="00903DBA" w:rsidRDefault="00E80032" w:rsidP="00E80032">
      <w:pPr>
        <w:pStyle w:val="Code"/>
      </w:pPr>
      <w:r w:rsidRPr="00903DBA">
        <w:t xml:space="preserve">  CELL* cellPtr3 = malloc(sizeof(CELL));</w:t>
      </w:r>
    </w:p>
    <w:p w14:paraId="6ACE512B" w14:textId="77777777" w:rsidR="00E80032" w:rsidRPr="00903DBA" w:rsidRDefault="00E80032" w:rsidP="00E80032">
      <w:pPr>
        <w:pStyle w:val="Code"/>
      </w:pPr>
    </w:p>
    <w:p w14:paraId="080CBF0F" w14:textId="1A598EDD" w:rsidR="00E80032" w:rsidRPr="00903DBA" w:rsidRDefault="00E80032" w:rsidP="00E80032">
      <w:pPr>
        <w:pStyle w:val="Code"/>
      </w:pPr>
      <w:r w:rsidRPr="00903DBA">
        <w:t xml:space="preserve">  Cell</w:t>
      </w:r>
      <w:r w:rsidR="002F35C1" w:rsidRPr="00903DBA">
        <w:t>Initializer</w:t>
      </w:r>
      <w:r w:rsidRPr="00903DBA">
        <w:t>(cellPtr3, 3, NULL);</w:t>
      </w:r>
    </w:p>
    <w:p w14:paraId="6C0A4D3B" w14:textId="086E7058" w:rsidR="00E80032" w:rsidRPr="00903DBA" w:rsidRDefault="00E80032" w:rsidP="00E80032">
      <w:pPr>
        <w:pStyle w:val="Code"/>
      </w:pPr>
      <w:r w:rsidRPr="00903DBA">
        <w:t xml:space="preserve">  Cell</w:t>
      </w:r>
      <w:r w:rsidR="002F35C1" w:rsidRPr="00903DBA">
        <w:t>Initializer</w:t>
      </w:r>
      <w:r w:rsidRPr="00903DBA">
        <w:t>(cellPtr2, 2, cellPtr3);</w:t>
      </w:r>
    </w:p>
    <w:p w14:paraId="6241C5C5" w14:textId="00DCE244" w:rsidR="00E80032" w:rsidRPr="00903DBA" w:rsidRDefault="00E80032" w:rsidP="00E80032">
      <w:pPr>
        <w:pStyle w:val="Code"/>
      </w:pPr>
      <w:r w:rsidRPr="00903DBA">
        <w:t xml:space="preserve">  Cell</w:t>
      </w:r>
      <w:r w:rsidR="002F35C1" w:rsidRPr="00903DBA">
        <w:t>Initializer</w:t>
      </w:r>
      <w:r w:rsidRPr="00903DBA">
        <w:t>(cellPtr1, 1, cellPtr2);</w:t>
      </w:r>
    </w:p>
    <w:p w14:paraId="104D01CB" w14:textId="77777777" w:rsidR="00E80032" w:rsidRPr="00903DBA" w:rsidRDefault="00E80032" w:rsidP="00E80032">
      <w:pPr>
        <w:pStyle w:val="Code"/>
      </w:pPr>
      <w:r w:rsidRPr="00903DBA">
        <w:t>}</w:t>
      </w:r>
    </w:p>
    <w:p w14:paraId="754A7972" w14:textId="4F2F0C31" w:rsidR="00E80032" w:rsidRPr="00903DBA" w:rsidRDefault="00E80032" w:rsidP="00E65FE6">
      <w:pPr>
        <w:pStyle w:val="CodeHeader"/>
      </w:pPr>
      <w:r w:rsidRPr="00903DBA">
        <w:t xml:space="preserve">The following </w:t>
      </w:r>
      <w:r w:rsidR="00F25B86" w:rsidRPr="00903DBA">
        <w:t xml:space="preserve">struct </w:t>
      </w:r>
      <w:r w:rsidRPr="00903DBA">
        <w:t xml:space="preserve">is created by </w:t>
      </w:r>
      <w:r w:rsidRPr="00E65FE6">
        <w:rPr>
          <w:rStyle w:val="CodeInText"/>
        </w:rPr>
        <w:t>main</w:t>
      </w:r>
      <w:r w:rsidRPr="00903DBA">
        <w:t xml:space="preserve"> above.</w:t>
      </w:r>
    </w:p>
    <w:p w14:paraId="45220D2A" w14:textId="77777777" w:rsidR="00E80032" w:rsidRPr="00903DBA" w:rsidRDefault="00E80032" w:rsidP="00E80032">
      <w:pPr>
        <w:rPr>
          <w:szCs w:val="21"/>
        </w:rPr>
      </w:pPr>
      <w:r w:rsidRPr="00903DBA">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150034" w:rsidRPr="003F7CF1" w:rsidRDefault="00150034"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150034" w:rsidRPr="003F7CF1" w:rsidRDefault="00150034"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150034" w:rsidRPr="003F7CF1" w:rsidRDefault="00150034"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150034" w:rsidRPr="003F7CF1" w:rsidRDefault="00150034"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150034" w:rsidRPr="003F7CF1" w:rsidRDefault="00150034"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150034" w:rsidRPr="003F7CF1" w:rsidRDefault="00150034"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150034" w:rsidRPr="003F7CF1" w:rsidRDefault="00150034"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150034" w:rsidRPr="003F7CF1" w:rsidRDefault="00150034"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150034" w:rsidRPr="003F7CF1" w:rsidRDefault="00150034"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150034" w:rsidRPr="003F7CF1" w:rsidRDefault="00150034"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150034" w:rsidRPr="003F7CF1" w:rsidRDefault="00150034"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150034" w:rsidRPr="003F7CF1" w:rsidRDefault="00150034"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150034" w:rsidRPr="003F7CF1" w:rsidRDefault="00150034"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150034" w:rsidRPr="003F7CF1" w:rsidRDefault="00150034"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150034" w:rsidRPr="003F7CF1" w:rsidRDefault="00150034"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150034" w:rsidRPr="003F7CF1" w:rsidRDefault="00150034"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150034" w:rsidRPr="003F7CF1" w:rsidRDefault="00150034"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150034" w:rsidRPr="003F7CF1" w:rsidRDefault="00150034"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150034" w:rsidRPr="003F7CF1" w:rsidRDefault="00150034"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60"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">
                <v:shape id="_x0000_s1561" type="#_x0000_t75" style="position:absolute;width:50082;height:16230;visibility:visible;mso-wrap-style:square">
                  <v:fill o:detectmouseclick="t"/>
                  <v:path o:connecttype="none"/>
                </v:shape>
                <v:rect id="Rectangle 39" o:spid="_x0000_s1562"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150034" w:rsidRPr="003F7CF1" w:rsidRDefault="00150034" w:rsidP="00E80032">
                        <w:pPr>
                          <w:pStyle w:val="SourceCodeBoxText"/>
                          <w:rPr>
                            <w:sz w:val="19"/>
                            <w:szCs w:val="19"/>
                            <w:lang w:val="en-US"/>
                          </w:rPr>
                        </w:pPr>
                        <w:r w:rsidRPr="003F7CF1">
                          <w:rPr>
                            <w:sz w:val="19"/>
                            <w:szCs w:val="19"/>
                            <w:lang w:val="en-US"/>
                          </w:rPr>
                          <w:t>1</w:t>
                        </w:r>
                      </w:p>
                    </w:txbxContent>
                  </v:textbox>
                </v:rect>
                <v:shape id="Text Box 40" o:spid="_x0000_s1563"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150034" w:rsidRPr="003F7CF1" w:rsidRDefault="00150034" w:rsidP="00E80032">
                        <w:pPr>
                          <w:pStyle w:val="Picture"/>
                          <w:rPr>
                            <w:sz w:val="19"/>
                            <w:szCs w:val="19"/>
                          </w:rPr>
                        </w:pPr>
                        <w:r w:rsidRPr="003F7CF1">
                          <w:rPr>
                            <w:sz w:val="19"/>
                            <w:szCs w:val="19"/>
                          </w:rPr>
                          <w:t>m_</w:t>
                        </w:r>
                        <w:r>
                          <w:rPr>
                            <w:sz w:val="19"/>
                            <w:szCs w:val="19"/>
                          </w:rPr>
                          <w:t>value</w:t>
                        </w:r>
                      </w:p>
                    </w:txbxContent>
                  </v:textbox>
                </v:shape>
                <v:shape id="Text Box 41" o:spid="_x0000_s1564"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150034" w:rsidRPr="003F7CF1" w:rsidRDefault="00150034" w:rsidP="00E80032">
                        <w:pPr>
                          <w:pStyle w:val="Picture"/>
                          <w:rPr>
                            <w:sz w:val="19"/>
                            <w:szCs w:val="19"/>
                          </w:rPr>
                        </w:pPr>
                        <w:r w:rsidRPr="003F7CF1">
                          <w:rPr>
                            <w:sz w:val="19"/>
                            <w:szCs w:val="19"/>
                          </w:rPr>
                          <w:t>m_</w:t>
                        </w:r>
                        <w:r>
                          <w:rPr>
                            <w:sz w:val="19"/>
                            <w:szCs w:val="19"/>
                          </w:rPr>
                          <w:t>nextPtr</w:t>
                        </w:r>
                      </w:p>
                    </w:txbxContent>
                  </v:textbox>
                </v:shape>
                <v:rect id="Rectangle 42" o:spid="_x0000_s1565"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150034" w:rsidRPr="003F7CF1" w:rsidRDefault="00150034" w:rsidP="00E80032">
                        <w:pPr>
                          <w:pStyle w:val="SourceCodeBoxText"/>
                          <w:rPr>
                            <w:sz w:val="19"/>
                            <w:szCs w:val="19"/>
                            <w:lang w:val="en-US"/>
                          </w:rPr>
                        </w:pPr>
                      </w:p>
                    </w:txbxContent>
                  </v:textbox>
                </v:rect>
                <v:rect id="Rectangle 43" o:spid="_x0000_s1566"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150034" w:rsidRPr="003F7CF1" w:rsidRDefault="00150034" w:rsidP="00E80032">
                        <w:pPr>
                          <w:pStyle w:val="SourceCodeBoxText"/>
                          <w:rPr>
                            <w:sz w:val="19"/>
                            <w:szCs w:val="19"/>
                            <w:lang w:val="en-US"/>
                          </w:rPr>
                        </w:pPr>
                        <w:r w:rsidRPr="003F7CF1">
                          <w:rPr>
                            <w:sz w:val="19"/>
                            <w:szCs w:val="19"/>
                            <w:lang w:val="en-US"/>
                          </w:rPr>
                          <w:t>2</w:t>
                        </w:r>
                      </w:p>
                    </w:txbxContent>
                  </v:textbox>
                </v:rect>
                <v:shape id="Text Box 44" o:spid="_x0000_s1567"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150034" w:rsidRPr="003F7CF1" w:rsidRDefault="00150034" w:rsidP="00E80032">
                        <w:pPr>
                          <w:pStyle w:val="Picture"/>
                          <w:rPr>
                            <w:sz w:val="19"/>
                            <w:szCs w:val="19"/>
                          </w:rPr>
                        </w:pPr>
                        <w:r w:rsidRPr="003F7CF1">
                          <w:rPr>
                            <w:sz w:val="19"/>
                            <w:szCs w:val="19"/>
                          </w:rPr>
                          <w:t>m_</w:t>
                        </w:r>
                        <w:r>
                          <w:rPr>
                            <w:sz w:val="19"/>
                            <w:szCs w:val="19"/>
                          </w:rPr>
                          <w:t>value</w:t>
                        </w:r>
                      </w:p>
                    </w:txbxContent>
                  </v:textbox>
                </v:shape>
                <v:shape id="Text Box 45" o:spid="_x0000_s1568"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150034" w:rsidRPr="003F7CF1" w:rsidRDefault="00150034" w:rsidP="00E80032">
                        <w:pPr>
                          <w:pStyle w:val="Picture"/>
                          <w:rPr>
                            <w:sz w:val="19"/>
                            <w:szCs w:val="19"/>
                          </w:rPr>
                        </w:pPr>
                        <w:r w:rsidRPr="003F7CF1">
                          <w:rPr>
                            <w:sz w:val="19"/>
                            <w:szCs w:val="19"/>
                          </w:rPr>
                          <w:t>m_</w:t>
                        </w:r>
                        <w:r>
                          <w:rPr>
                            <w:sz w:val="19"/>
                            <w:szCs w:val="19"/>
                          </w:rPr>
                          <w:t>nextPtr</w:t>
                        </w:r>
                      </w:p>
                    </w:txbxContent>
                  </v:textbox>
                </v:shape>
                <v:rect id="Rectangle 46" o:spid="_x0000_s1569"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150034" w:rsidRPr="003F7CF1" w:rsidRDefault="00150034" w:rsidP="00E80032">
                        <w:pPr>
                          <w:pStyle w:val="SourceCodeBoxText"/>
                          <w:rPr>
                            <w:sz w:val="19"/>
                            <w:szCs w:val="19"/>
                            <w:lang w:val="en-US"/>
                          </w:rPr>
                        </w:pPr>
                      </w:p>
                    </w:txbxContent>
                  </v:textbox>
                </v:rect>
                <v:rect id="Rectangle 47" o:spid="_x0000_s1570"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150034" w:rsidRPr="003F7CF1" w:rsidRDefault="00150034" w:rsidP="00E80032">
                        <w:pPr>
                          <w:pStyle w:val="SourceCodeBoxText"/>
                          <w:rPr>
                            <w:sz w:val="19"/>
                            <w:szCs w:val="19"/>
                            <w:lang w:val="en-US"/>
                          </w:rPr>
                        </w:pPr>
                        <w:r w:rsidRPr="003F7CF1">
                          <w:rPr>
                            <w:sz w:val="19"/>
                            <w:szCs w:val="19"/>
                            <w:lang w:val="en-US"/>
                          </w:rPr>
                          <w:t>3</w:t>
                        </w:r>
                      </w:p>
                    </w:txbxContent>
                  </v:textbox>
                </v:rect>
                <v:shape id="Text Box 48" o:spid="_x0000_s1571"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150034" w:rsidRPr="003F7CF1" w:rsidRDefault="00150034" w:rsidP="00E80032">
                        <w:pPr>
                          <w:pStyle w:val="Picture"/>
                          <w:rPr>
                            <w:sz w:val="19"/>
                            <w:szCs w:val="19"/>
                          </w:rPr>
                        </w:pPr>
                        <w:r w:rsidRPr="003F7CF1">
                          <w:rPr>
                            <w:sz w:val="19"/>
                            <w:szCs w:val="19"/>
                          </w:rPr>
                          <w:t>m_</w:t>
                        </w:r>
                        <w:r>
                          <w:rPr>
                            <w:sz w:val="19"/>
                            <w:szCs w:val="19"/>
                          </w:rPr>
                          <w:t>value</w:t>
                        </w:r>
                      </w:p>
                    </w:txbxContent>
                  </v:textbox>
                </v:shape>
                <v:shape id="Text Box 49" o:spid="_x0000_s1572"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150034" w:rsidRPr="003F7CF1" w:rsidRDefault="00150034" w:rsidP="00E80032">
                        <w:pPr>
                          <w:pStyle w:val="Picture"/>
                          <w:rPr>
                            <w:sz w:val="19"/>
                            <w:szCs w:val="19"/>
                          </w:rPr>
                        </w:pPr>
                        <w:r w:rsidRPr="003F7CF1">
                          <w:rPr>
                            <w:sz w:val="19"/>
                            <w:szCs w:val="19"/>
                          </w:rPr>
                          <w:t>m_</w:t>
                        </w:r>
                        <w:r>
                          <w:rPr>
                            <w:sz w:val="19"/>
                            <w:szCs w:val="19"/>
                          </w:rPr>
                          <w:t>nextPtr</w:t>
                        </w:r>
                      </w:p>
                    </w:txbxContent>
                  </v:textbox>
                </v:shape>
                <v:rect id="Rectangle 50" o:spid="_x0000_s1573"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150034" w:rsidRPr="003F7CF1" w:rsidRDefault="00150034" w:rsidP="00E80032">
                        <w:pPr>
                          <w:pStyle w:val="SourceCodeBoxText"/>
                          <w:rPr>
                            <w:sz w:val="19"/>
                            <w:szCs w:val="19"/>
                            <w:lang w:val="en-US"/>
                          </w:rPr>
                        </w:pPr>
                      </w:p>
                    </w:txbxContent>
                  </v:textbox>
                </v:rect>
                <v:line id="Line 51" o:spid="_x0000_s1574"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75"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76"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77"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150034" w:rsidRPr="003F7CF1" w:rsidRDefault="00150034" w:rsidP="00E80032">
                        <w:pPr>
                          <w:pStyle w:val="SourceCodeBoxText"/>
                          <w:rPr>
                            <w:sz w:val="19"/>
                            <w:szCs w:val="19"/>
                            <w:lang w:val="en-US"/>
                          </w:rPr>
                        </w:pPr>
                        <w:r w:rsidRPr="003F7CF1">
                          <w:rPr>
                            <w:sz w:val="19"/>
                            <w:szCs w:val="19"/>
                            <w:lang w:val="en-US"/>
                          </w:rPr>
                          <w:t>NULL</w:t>
                        </w:r>
                      </w:p>
                    </w:txbxContent>
                  </v:textbox>
                </v:rect>
                <v:rect id="Rectangle 55" o:spid="_x0000_s1578"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150034" w:rsidRPr="003F7CF1" w:rsidRDefault="00150034" w:rsidP="00E80032">
                        <w:pPr>
                          <w:pStyle w:val="SourceCodeBoxText"/>
                          <w:rPr>
                            <w:sz w:val="19"/>
                            <w:szCs w:val="19"/>
                            <w:lang w:val="en-US"/>
                          </w:rPr>
                        </w:pPr>
                      </w:p>
                    </w:txbxContent>
                  </v:textbox>
                </v:rect>
                <v:shape id="Text Box 56" o:spid="_x0000_s1579"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150034" w:rsidRPr="003F7CF1" w:rsidRDefault="00150034" w:rsidP="00E80032">
                        <w:pPr>
                          <w:pStyle w:val="Picture"/>
                          <w:rPr>
                            <w:sz w:val="19"/>
                            <w:szCs w:val="19"/>
                          </w:rPr>
                        </w:pPr>
                        <w:r>
                          <w:rPr>
                            <w:sz w:val="19"/>
                            <w:szCs w:val="19"/>
                          </w:rPr>
                          <w:t>cellPtr</w:t>
                        </w:r>
                        <w:r w:rsidRPr="003F7CF1">
                          <w:rPr>
                            <w:sz w:val="19"/>
                            <w:szCs w:val="19"/>
                          </w:rPr>
                          <w:t>1</w:t>
                        </w:r>
                      </w:p>
                    </w:txbxContent>
                  </v:textbox>
                </v:shape>
                <v:line id="Line 57" o:spid="_x0000_s1580"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81"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582"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583"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150034" w:rsidRPr="003F7CF1" w:rsidRDefault="00150034" w:rsidP="00E80032">
                        <w:pPr>
                          <w:pStyle w:val="SourceCodeBoxText"/>
                          <w:rPr>
                            <w:sz w:val="19"/>
                            <w:szCs w:val="19"/>
                            <w:lang w:val="en-US"/>
                          </w:rPr>
                        </w:pPr>
                      </w:p>
                    </w:txbxContent>
                  </v:textbox>
                </v:rect>
                <v:shape id="Text Box 61" o:spid="_x0000_s1584"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150034" w:rsidRPr="003F7CF1" w:rsidRDefault="00150034" w:rsidP="00E80032">
                        <w:pPr>
                          <w:pStyle w:val="Picture"/>
                          <w:rPr>
                            <w:sz w:val="19"/>
                            <w:szCs w:val="19"/>
                          </w:rPr>
                        </w:pPr>
                        <w:r>
                          <w:rPr>
                            <w:sz w:val="19"/>
                            <w:szCs w:val="19"/>
                          </w:rPr>
                          <w:t>cellPtr2</w:t>
                        </w:r>
                      </w:p>
                    </w:txbxContent>
                  </v:textbox>
                </v:shape>
                <v:line id="Line 62" o:spid="_x0000_s1585"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586"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587"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588"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150034" w:rsidRPr="003F7CF1" w:rsidRDefault="00150034" w:rsidP="00E80032">
                        <w:pPr>
                          <w:pStyle w:val="SourceCodeBoxText"/>
                          <w:rPr>
                            <w:sz w:val="19"/>
                            <w:szCs w:val="19"/>
                            <w:lang w:val="en-US"/>
                          </w:rPr>
                        </w:pPr>
                      </w:p>
                    </w:txbxContent>
                  </v:textbox>
                </v:rect>
                <v:line id="Line 66" o:spid="_x0000_s1589"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590"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591"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592"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150034" w:rsidRPr="003F7CF1" w:rsidRDefault="00150034"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04A42E1F" w:rsidR="00E80032" w:rsidRPr="00903DBA" w:rsidRDefault="00E80032" w:rsidP="00E65FE6">
      <w:pPr>
        <w:pStyle w:val="CodeHeader"/>
      </w:pPr>
      <w:r w:rsidRPr="00903DBA">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E65FE6">
        <w:rPr>
          <w:rStyle w:val="CodeInText"/>
        </w:rPr>
        <w:t>assert</w:t>
      </w:r>
      <w:r w:rsidRPr="00903DBA">
        <w:t xml:space="preserve">, which is a macro (see Section </w:t>
      </w:r>
      <w:r w:rsidRPr="00903DBA">
        <w:fldChar w:fldCharType="begin"/>
      </w:r>
      <w:r w:rsidRPr="00903DBA">
        <w:instrText xml:space="preserve"> REF _Ref383865235 \r \h </w:instrText>
      </w:r>
      <w:r w:rsidRPr="00903DBA">
        <w:fldChar w:fldCharType="separate"/>
      </w:r>
      <w:r w:rsidR="00392B3E">
        <w:t>14.29</w:t>
      </w:r>
      <w:r w:rsidRPr="00903DBA">
        <w:fldChar w:fldCharType="end"/>
      </w:r>
      <w:r w:rsidRPr="00903DBA">
        <w:t>) that takes a logical value and aborts the execution if the value is false, adding an error message with information about the file name and the code line number. To keep things simple, let us use that function in the stack structure too.</w:t>
      </w:r>
    </w:p>
    <w:p w14:paraId="66A47914" w14:textId="77777777" w:rsidR="00E80032" w:rsidRPr="00903DBA" w:rsidRDefault="00E80032" w:rsidP="00E65FE6">
      <w:pPr>
        <w:pStyle w:val="CodeHeader"/>
      </w:pPr>
      <w:r w:rsidRPr="00903DBA">
        <w:t>Stack.h</w:t>
      </w:r>
    </w:p>
    <w:p w14:paraId="4EC5F178" w14:textId="77777777" w:rsidR="00E80032" w:rsidRPr="00903DBA" w:rsidRDefault="00E80032" w:rsidP="00E80032">
      <w:pPr>
        <w:pStyle w:val="Code"/>
      </w:pPr>
      <w:r w:rsidRPr="00903DBA">
        <w:t>struct Stack {</w:t>
      </w:r>
      <w:r w:rsidRPr="00903DBA">
        <w:cr/>
        <w:t xml:space="preserve">  CELL* m_firstCellPtr;</w:t>
      </w:r>
    </w:p>
    <w:p w14:paraId="1ACD7671" w14:textId="77777777" w:rsidR="00E80032" w:rsidRPr="00903DBA" w:rsidRDefault="00E80032" w:rsidP="00E80032">
      <w:pPr>
        <w:pStyle w:val="Code"/>
      </w:pPr>
      <w:r w:rsidRPr="00903DBA">
        <w:t>};</w:t>
      </w:r>
    </w:p>
    <w:p w14:paraId="57458B77" w14:textId="77777777" w:rsidR="00E80032" w:rsidRPr="00903DBA" w:rsidRDefault="00E80032" w:rsidP="00E80032">
      <w:pPr>
        <w:pStyle w:val="Code"/>
      </w:pPr>
    </w:p>
    <w:p w14:paraId="220439D6" w14:textId="77777777" w:rsidR="00E80032" w:rsidRPr="00903DBA" w:rsidRDefault="00E80032" w:rsidP="00E80032">
      <w:pPr>
        <w:pStyle w:val="Code"/>
      </w:pPr>
      <w:r w:rsidRPr="00903DBA">
        <w:t>typedef struct Stack STACK;</w:t>
      </w:r>
    </w:p>
    <w:p w14:paraId="172B85E9" w14:textId="77777777" w:rsidR="00E80032" w:rsidRPr="00903DBA" w:rsidRDefault="00E80032" w:rsidP="00E80032">
      <w:pPr>
        <w:pStyle w:val="Code"/>
      </w:pPr>
    </w:p>
    <w:p w14:paraId="7BBCF3D6" w14:textId="350E4D33" w:rsidR="00E80032" w:rsidRPr="00903DBA" w:rsidRDefault="00E80032" w:rsidP="00E80032">
      <w:pPr>
        <w:pStyle w:val="Code"/>
      </w:pPr>
      <w:r w:rsidRPr="00903DBA">
        <w:t>void Stack</w:t>
      </w:r>
      <w:r w:rsidR="002F35C1" w:rsidRPr="00903DBA">
        <w:t>Initializer</w:t>
      </w:r>
      <w:r w:rsidRPr="00903DBA">
        <w:t>(STACK* stackPtr);</w:t>
      </w:r>
    </w:p>
    <w:p w14:paraId="1AE361CA" w14:textId="77777777" w:rsidR="00E80032" w:rsidRPr="00903DBA" w:rsidRDefault="00E80032" w:rsidP="00E80032">
      <w:pPr>
        <w:pStyle w:val="Code"/>
      </w:pPr>
      <w:r w:rsidRPr="00903DBA">
        <w:t>void StackClear(STACK* stackPtr);</w:t>
      </w:r>
    </w:p>
    <w:p w14:paraId="202B3E67" w14:textId="77777777" w:rsidR="00E80032" w:rsidRPr="00903DBA" w:rsidRDefault="00E80032" w:rsidP="00E80032">
      <w:pPr>
        <w:pStyle w:val="Code"/>
      </w:pPr>
      <w:r w:rsidRPr="00903DBA">
        <w:t>void StackPush(STACK* stackPtr, int value);</w:t>
      </w:r>
    </w:p>
    <w:p w14:paraId="3605BBDA" w14:textId="77777777" w:rsidR="00E80032" w:rsidRPr="00903DBA" w:rsidRDefault="00E80032" w:rsidP="00E80032">
      <w:pPr>
        <w:pStyle w:val="Code"/>
      </w:pPr>
      <w:r w:rsidRPr="00903DBA">
        <w:t>void StackPop(STACK* stackPtr);</w:t>
      </w:r>
    </w:p>
    <w:p w14:paraId="15046A26" w14:textId="77777777" w:rsidR="00E80032" w:rsidRPr="00903DBA" w:rsidRDefault="00E80032" w:rsidP="00E80032">
      <w:pPr>
        <w:pStyle w:val="Code"/>
      </w:pPr>
      <w:r w:rsidRPr="00903DBA">
        <w:t>int StackTop(STACK* stackPtr);</w:t>
      </w:r>
    </w:p>
    <w:p w14:paraId="6568E003" w14:textId="77777777" w:rsidR="00E80032" w:rsidRPr="00903DBA" w:rsidRDefault="00E80032" w:rsidP="00E80032">
      <w:pPr>
        <w:pStyle w:val="Code"/>
      </w:pPr>
      <w:r w:rsidRPr="00903DBA">
        <w:t>int StackIsEmpty(STACK* stackPtr);</w:t>
      </w:r>
    </w:p>
    <w:p w14:paraId="0366B360" w14:textId="77777777" w:rsidR="00E80032" w:rsidRPr="00903DBA" w:rsidRDefault="00E80032" w:rsidP="00E65FE6">
      <w:pPr>
        <w:pStyle w:val="CodeHeader"/>
      </w:pPr>
      <w:r w:rsidRPr="00903DBA">
        <w:t>Stack.c</w:t>
      </w:r>
    </w:p>
    <w:p w14:paraId="15FC2D03" w14:textId="021977D1" w:rsidR="00E80032" w:rsidRPr="00903DBA" w:rsidRDefault="00E80032" w:rsidP="00E80032">
      <w:pPr>
        <w:pStyle w:val="Code"/>
      </w:pPr>
      <w:r w:rsidRPr="00903DBA">
        <w:t xml:space="preserve">#include </w:t>
      </w:r>
      <w:r w:rsidR="00EF337F" w:rsidRPr="00903DBA">
        <w:t>&lt;stdlib.h&gt;</w:t>
      </w:r>
    </w:p>
    <w:p w14:paraId="06579C58" w14:textId="77777777" w:rsidR="00E80032" w:rsidRPr="00903DBA" w:rsidRDefault="00E80032" w:rsidP="00E80032">
      <w:pPr>
        <w:pStyle w:val="Code"/>
      </w:pPr>
      <w:r w:rsidRPr="00903DBA">
        <w:t>#include &lt;assert.h&gt;</w:t>
      </w:r>
    </w:p>
    <w:p w14:paraId="6A157DAF" w14:textId="60240FD0" w:rsidR="00E80032" w:rsidRPr="00903DBA" w:rsidRDefault="00E80032" w:rsidP="00E80032">
      <w:pPr>
        <w:pStyle w:val="Code"/>
      </w:pPr>
      <w:r w:rsidRPr="00903DBA">
        <w:t>#include "</w:t>
      </w:r>
      <w:r w:rsidR="00AA0A7A" w:rsidRPr="00903DBA">
        <w:t>c</w:t>
      </w:r>
      <w:r w:rsidRPr="00903DBA">
        <w:t>ell.h"</w:t>
      </w:r>
    </w:p>
    <w:p w14:paraId="558398BC" w14:textId="51C47BDD" w:rsidR="00E80032" w:rsidRPr="00903DBA" w:rsidRDefault="00E80032" w:rsidP="00E80032">
      <w:pPr>
        <w:pStyle w:val="Code"/>
      </w:pPr>
      <w:r w:rsidRPr="00903DBA">
        <w:t>#include "</w:t>
      </w:r>
      <w:r w:rsidR="00AA0A7A" w:rsidRPr="00903DBA">
        <w:t>s</w:t>
      </w:r>
      <w:r w:rsidRPr="00903DBA">
        <w:t>tack.h"</w:t>
      </w:r>
    </w:p>
    <w:p w14:paraId="34874F4C" w14:textId="77777777" w:rsidR="00E80032" w:rsidRPr="00903DBA" w:rsidRDefault="00E80032" w:rsidP="00E80032">
      <w:pPr>
        <w:pStyle w:val="Code"/>
      </w:pPr>
    </w:p>
    <w:p w14:paraId="45F9D8C5" w14:textId="2208A44A" w:rsidR="00E80032" w:rsidRPr="00903DBA" w:rsidRDefault="00E80032" w:rsidP="00E80032">
      <w:pPr>
        <w:pStyle w:val="Code"/>
      </w:pPr>
      <w:r w:rsidRPr="00903DBA">
        <w:t>void Stack</w:t>
      </w:r>
      <w:r w:rsidR="002F35C1" w:rsidRPr="00903DBA">
        <w:t>Initializer</w:t>
      </w:r>
      <w:r w:rsidRPr="00903DBA">
        <w:t>(STACK* stackPtr) {</w:t>
      </w:r>
    </w:p>
    <w:p w14:paraId="1CFDE652" w14:textId="77777777" w:rsidR="00E80032" w:rsidRPr="00903DBA" w:rsidRDefault="00E80032" w:rsidP="00E80032">
      <w:pPr>
        <w:pStyle w:val="Code"/>
      </w:pPr>
      <w:r w:rsidRPr="00903DBA">
        <w:t xml:space="preserve">  stackPtr-&gt;m_firstCellPtr = NULL;</w:t>
      </w:r>
    </w:p>
    <w:p w14:paraId="537988B7" w14:textId="77777777" w:rsidR="00E80032" w:rsidRPr="00903DBA" w:rsidRDefault="00E80032" w:rsidP="00E80032">
      <w:pPr>
        <w:pStyle w:val="Code"/>
      </w:pPr>
      <w:r w:rsidRPr="00903DBA">
        <w:t>}</w:t>
      </w:r>
    </w:p>
    <w:p w14:paraId="787EC5C5" w14:textId="77777777" w:rsidR="00E80032" w:rsidRPr="00903DBA" w:rsidRDefault="00E80032" w:rsidP="00E80032">
      <w:pPr>
        <w:pStyle w:val="Code"/>
      </w:pPr>
    </w:p>
    <w:p w14:paraId="327608FC" w14:textId="77777777" w:rsidR="00E80032" w:rsidRPr="00903DBA" w:rsidRDefault="00E80032" w:rsidP="00E80032">
      <w:pPr>
        <w:pStyle w:val="Code"/>
      </w:pPr>
      <w:r w:rsidRPr="00903DBA">
        <w:t>void StackClear(STACK* stackPtr) {</w:t>
      </w:r>
    </w:p>
    <w:p w14:paraId="75436D1B" w14:textId="77777777" w:rsidR="00E80032" w:rsidRPr="00903DBA" w:rsidRDefault="00E80032" w:rsidP="00E80032">
      <w:pPr>
        <w:pStyle w:val="Code"/>
      </w:pPr>
      <w:r w:rsidRPr="00903DBA">
        <w:t xml:space="preserve">  CELL* cellPtr = stackPtr-&gt;m_firstCellPtr;</w:t>
      </w:r>
    </w:p>
    <w:p w14:paraId="36BDA28A" w14:textId="77777777" w:rsidR="00E80032" w:rsidRPr="00903DBA" w:rsidRDefault="00E80032" w:rsidP="00E80032">
      <w:pPr>
        <w:pStyle w:val="Code"/>
      </w:pPr>
    </w:p>
    <w:p w14:paraId="24115A2E" w14:textId="77777777" w:rsidR="00E80032" w:rsidRPr="00903DBA" w:rsidRDefault="00E80032" w:rsidP="00E80032">
      <w:pPr>
        <w:pStyle w:val="Code"/>
      </w:pPr>
      <w:r w:rsidRPr="00903DBA">
        <w:t xml:space="preserve">  while (cellPtr != NULL) {</w:t>
      </w:r>
      <w:r w:rsidRPr="00903DBA">
        <w:cr/>
        <w:t xml:space="preserve">    CELL* tempCellPtr = cellPtr;</w:t>
      </w:r>
    </w:p>
    <w:p w14:paraId="48BD6C94" w14:textId="77777777" w:rsidR="00E80032" w:rsidRPr="00903DBA" w:rsidRDefault="00E80032" w:rsidP="00E80032">
      <w:pPr>
        <w:pStyle w:val="Code"/>
      </w:pPr>
      <w:r w:rsidRPr="00903DBA">
        <w:t xml:space="preserve">    cellPtr = CellGetNext(cellPtr);</w:t>
      </w:r>
    </w:p>
    <w:p w14:paraId="25FB49C0" w14:textId="77777777" w:rsidR="00E80032" w:rsidRPr="00903DBA" w:rsidRDefault="00E80032" w:rsidP="00E80032">
      <w:pPr>
        <w:pStyle w:val="Code"/>
      </w:pPr>
      <w:r w:rsidRPr="00903DBA">
        <w:t xml:space="preserve">    free(tempCellPtr);</w:t>
      </w:r>
    </w:p>
    <w:p w14:paraId="34491860" w14:textId="77777777" w:rsidR="00E80032" w:rsidRPr="00903DBA" w:rsidRDefault="00E80032" w:rsidP="00E80032">
      <w:pPr>
        <w:pStyle w:val="Code"/>
      </w:pPr>
      <w:r w:rsidRPr="00903DBA">
        <w:t xml:space="preserve">  }</w:t>
      </w:r>
    </w:p>
    <w:p w14:paraId="7338FB9B" w14:textId="77777777" w:rsidR="00E80032" w:rsidRPr="00903DBA" w:rsidRDefault="00E80032" w:rsidP="00E80032">
      <w:pPr>
        <w:pStyle w:val="Code"/>
      </w:pPr>
      <w:r w:rsidRPr="00903DBA">
        <w:t>}</w:t>
      </w:r>
    </w:p>
    <w:p w14:paraId="6C195641" w14:textId="77777777" w:rsidR="00E80032" w:rsidRPr="00903DBA" w:rsidRDefault="00E80032" w:rsidP="00E80032">
      <w:pPr>
        <w:pStyle w:val="Code"/>
      </w:pPr>
    </w:p>
    <w:p w14:paraId="230ED9A6" w14:textId="77777777" w:rsidR="00E80032" w:rsidRPr="00903DBA" w:rsidRDefault="00E80032" w:rsidP="00E80032">
      <w:pPr>
        <w:pStyle w:val="Code"/>
      </w:pPr>
      <w:r w:rsidRPr="00903DBA">
        <w:t>void StackPush(STACK* stackPtr, int value) {</w:t>
      </w:r>
    </w:p>
    <w:p w14:paraId="0BC08DA6" w14:textId="77777777" w:rsidR="00E80032" w:rsidRPr="00903DBA" w:rsidRDefault="00E80032" w:rsidP="00E80032">
      <w:pPr>
        <w:pStyle w:val="Code"/>
      </w:pPr>
      <w:r w:rsidRPr="00903DBA">
        <w:t xml:space="preserve">  CELL* newCellPtr= malloc(sizeof(CELL));</w:t>
      </w:r>
    </w:p>
    <w:p w14:paraId="7506D2B2" w14:textId="77777777" w:rsidR="00E80032" w:rsidRPr="00903DBA" w:rsidRDefault="00E80032" w:rsidP="00E80032">
      <w:pPr>
        <w:pStyle w:val="Code"/>
      </w:pPr>
      <w:r w:rsidRPr="00903DBA">
        <w:t xml:space="preserve">  assert(newCellPtr!= NULL);</w:t>
      </w:r>
    </w:p>
    <w:p w14:paraId="21CDFC1D" w14:textId="73E93660" w:rsidR="00E80032" w:rsidRPr="00903DBA" w:rsidRDefault="00E80032" w:rsidP="00E80032">
      <w:pPr>
        <w:pStyle w:val="Code"/>
      </w:pPr>
      <w:r w:rsidRPr="00903DBA">
        <w:t xml:space="preserve">  Cell</w:t>
      </w:r>
      <w:r w:rsidR="002F35C1" w:rsidRPr="00903DBA">
        <w:t>Initializer</w:t>
      </w:r>
      <w:r w:rsidRPr="00903DBA">
        <w:t>(newCellPtr, value, stackPtr-&gt;m_firstCellPtr);</w:t>
      </w:r>
    </w:p>
    <w:p w14:paraId="764DAB57" w14:textId="77777777" w:rsidR="00E80032" w:rsidRPr="00903DBA" w:rsidRDefault="00E80032" w:rsidP="00E80032">
      <w:pPr>
        <w:pStyle w:val="Code"/>
      </w:pPr>
      <w:r w:rsidRPr="00903DBA">
        <w:t xml:space="preserve">  stackPtr-&gt;m_firstCellPtr = newCellPtr;</w:t>
      </w:r>
    </w:p>
    <w:p w14:paraId="1CB31B66" w14:textId="77777777" w:rsidR="00E80032" w:rsidRPr="00903DBA" w:rsidRDefault="00E80032" w:rsidP="00E80032">
      <w:pPr>
        <w:pStyle w:val="Code"/>
      </w:pPr>
      <w:r w:rsidRPr="00903DBA">
        <w:t>}</w:t>
      </w:r>
    </w:p>
    <w:p w14:paraId="1E2ED606" w14:textId="77777777" w:rsidR="00E80032" w:rsidRPr="00903DBA" w:rsidRDefault="00E80032" w:rsidP="00E80032">
      <w:pPr>
        <w:pStyle w:val="Code"/>
      </w:pPr>
    </w:p>
    <w:p w14:paraId="05D55FFA" w14:textId="77777777" w:rsidR="00E80032" w:rsidRPr="00903DBA" w:rsidRDefault="00E80032" w:rsidP="00E80032">
      <w:pPr>
        <w:pStyle w:val="Code"/>
      </w:pPr>
      <w:r w:rsidRPr="00903DBA">
        <w:t>void StackPop(STACK* stackPtr) {</w:t>
      </w:r>
    </w:p>
    <w:p w14:paraId="65CFAB59" w14:textId="77777777" w:rsidR="00E80032" w:rsidRPr="00903DBA" w:rsidRDefault="00E80032" w:rsidP="00E80032">
      <w:pPr>
        <w:pStyle w:val="Code"/>
      </w:pPr>
      <w:r w:rsidRPr="00903DBA">
        <w:t xml:space="preserve">  CELL* tempCellPtr;</w:t>
      </w:r>
    </w:p>
    <w:p w14:paraId="6AED51A4" w14:textId="77777777" w:rsidR="00E80032" w:rsidRPr="00903DBA" w:rsidRDefault="00E80032" w:rsidP="00E80032">
      <w:pPr>
        <w:pStyle w:val="Code"/>
      </w:pPr>
      <w:r w:rsidRPr="00903DBA">
        <w:t xml:space="preserve">  assert(stackPtr-&gt;m_firstCellPtr != NULL);</w:t>
      </w:r>
    </w:p>
    <w:p w14:paraId="2D61F864" w14:textId="77777777" w:rsidR="00E80032" w:rsidRPr="00903DBA" w:rsidRDefault="00E80032" w:rsidP="00E80032">
      <w:pPr>
        <w:pStyle w:val="Code"/>
      </w:pPr>
      <w:r w:rsidRPr="00903DBA">
        <w:t xml:space="preserve">  tempCellPtr = stackPtr-&gt;m_firstCellPtr;</w:t>
      </w:r>
    </w:p>
    <w:p w14:paraId="2282D8E4" w14:textId="77777777" w:rsidR="00E80032" w:rsidRPr="00903DBA" w:rsidRDefault="00E80032" w:rsidP="00E80032">
      <w:pPr>
        <w:pStyle w:val="Code"/>
      </w:pPr>
      <w:r w:rsidRPr="00903DBA">
        <w:t xml:space="preserve">  stackPtr-&gt;m_firstCellPtr = CellGetNext(stackPtr-&gt;m_firstCellPtr);</w:t>
      </w:r>
    </w:p>
    <w:p w14:paraId="10C75E06" w14:textId="77777777" w:rsidR="00E80032" w:rsidRPr="00903DBA" w:rsidRDefault="00E80032" w:rsidP="00E80032">
      <w:pPr>
        <w:pStyle w:val="Code"/>
      </w:pPr>
      <w:r w:rsidRPr="00903DBA">
        <w:t xml:space="preserve">  free(tempCellPtr);</w:t>
      </w:r>
    </w:p>
    <w:p w14:paraId="4B6ED2B0" w14:textId="77777777" w:rsidR="00E80032" w:rsidRPr="00903DBA" w:rsidRDefault="00E80032" w:rsidP="00E80032">
      <w:pPr>
        <w:pStyle w:val="Code"/>
      </w:pPr>
      <w:r w:rsidRPr="00903DBA">
        <w:t>}</w:t>
      </w:r>
    </w:p>
    <w:p w14:paraId="759580DA" w14:textId="77777777" w:rsidR="00E80032" w:rsidRPr="00903DBA" w:rsidRDefault="00E80032" w:rsidP="00E80032">
      <w:pPr>
        <w:pStyle w:val="Code"/>
      </w:pPr>
    </w:p>
    <w:p w14:paraId="037D2003" w14:textId="77777777" w:rsidR="00E80032" w:rsidRPr="00903DBA" w:rsidRDefault="00E80032" w:rsidP="00E80032">
      <w:pPr>
        <w:pStyle w:val="Code"/>
      </w:pPr>
      <w:r w:rsidRPr="00903DBA">
        <w:t>int StackTop(STACK* stackPtr) {</w:t>
      </w:r>
    </w:p>
    <w:p w14:paraId="7241CD75" w14:textId="77777777" w:rsidR="00E80032" w:rsidRPr="00903DBA" w:rsidRDefault="00E80032" w:rsidP="00E80032">
      <w:pPr>
        <w:pStyle w:val="Code"/>
      </w:pPr>
      <w:r w:rsidRPr="00903DBA">
        <w:t xml:space="preserve">  assert(stackPtr-&gt;m_firstCellPtr != NULL);</w:t>
      </w:r>
    </w:p>
    <w:p w14:paraId="6173EE73" w14:textId="77777777" w:rsidR="00E80032" w:rsidRPr="00903DBA" w:rsidRDefault="00E80032" w:rsidP="00E80032">
      <w:pPr>
        <w:pStyle w:val="Code"/>
      </w:pPr>
      <w:r w:rsidRPr="00903DBA">
        <w:t xml:space="preserve">  return CellGetValue(stackPtr-&gt;m_firstCellPtr);</w:t>
      </w:r>
    </w:p>
    <w:p w14:paraId="378F8FD0" w14:textId="77777777" w:rsidR="00E80032" w:rsidRPr="00903DBA" w:rsidRDefault="00E80032" w:rsidP="00E80032">
      <w:pPr>
        <w:pStyle w:val="Code"/>
      </w:pPr>
      <w:r w:rsidRPr="00903DBA">
        <w:t>}</w:t>
      </w:r>
    </w:p>
    <w:p w14:paraId="198CF6D5" w14:textId="77777777" w:rsidR="00E80032" w:rsidRPr="00903DBA" w:rsidRDefault="00E80032" w:rsidP="00E80032">
      <w:pPr>
        <w:pStyle w:val="Code"/>
      </w:pPr>
    </w:p>
    <w:p w14:paraId="4FE5FBCE" w14:textId="77777777" w:rsidR="00E80032" w:rsidRPr="00903DBA" w:rsidRDefault="00E80032" w:rsidP="00E80032">
      <w:pPr>
        <w:pStyle w:val="Code"/>
      </w:pPr>
      <w:r w:rsidRPr="00903DBA">
        <w:t>int StackIsEmpty(STACK* stackPtr) {</w:t>
      </w:r>
    </w:p>
    <w:p w14:paraId="44F9F10B" w14:textId="77777777" w:rsidR="00E80032" w:rsidRPr="00903DBA" w:rsidRDefault="00E80032" w:rsidP="00E80032">
      <w:pPr>
        <w:pStyle w:val="Code"/>
      </w:pPr>
      <w:r w:rsidRPr="00903DBA">
        <w:t xml:space="preserve">  return (stackPtr-&gt;m_firstCellPtr == NULL);</w:t>
      </w:r>
    </w:p>
    <w:p w14:paraId="43A0F95B" w14:textId="77777777" w:rsidR="00E80032" w:rsidRPr="00903DBA" w:rsidRDefault="00E80032" w:rsidP="00E80032">
      <w:pPr>
        <w:pStyle w:val="Code"/>
      </w:pPr>
      <w:r w:rsidRPr="00903DBA">
        <w:t>}</w:t>
      </w:r>
    </w:p>
    <w:p w14:paraId="118AE10B" w14:textId="77777777" w:rsidR="00E80032" w:rsidRPr="00903DBA" w:rsidRDefault="00E80032" w:rsidP="00E65FE6">
      <w:pPr>
        <w:pStyle w:val="CodeHeader"/>
      </w:pPr>
      <w:r w:rsidRPr="00903DBA">
        <w:t>Main.c</w:t>
      </w:r>
    </w:p>
    <w:p w14:paraId="17E81354" w14:textId="40A2CAB8" w:rsidR="00E80032" w:rsidRPr="00903DBA" w:rsidRDefault="00E80032" w:rsidP="00E80032">
      <w:pPr>
        <w:pStyle w:val="Code"/>
      </w:pPr>
      <w:r w:rsidRPr="00903DBA">
        <w:t xml:space="preserve">#include </w:t>
      </w:r>
      <w:r w:rsidR="00EF337F" w:rsidRPr="00903DBA">
        <w:t>&lt;stdlib.h&gt;</w:t>
      </w:r>
    </w:p>
    <w:p w14:paraId="3D3A3710" w14:textId="52FEDB70" w:rsidR="00E80032" w:rsidRPr="00903DBA" w:rsidRDefault="00E80032" w:rsidP="00E80032">
      <w:pPr>
        <w:pStyle w:val="Code"/>
      </w:pPr>
      <w:r w:rsidRPr="00903DBA">
        <w:t>#include "</w:t>
      </w:r>
      <w:r w:rsidR="00AA0A7A" w:rsidRPr="00903DBA">
        <w:t>c</w:t>
      </w:r>
      <w:r w:rsidRPr="00903DBA">
        <w:t>ell.h"</w:t>
      </w:r>
    </w:p>
    <w:p w14:paraId="7D5F2777" w14:textId="1118E0F6" w:rsidR="00E80032" w:rsidRPr="00903DBA" w:rsidRDefault="00E80032" w:rsidP="00E80032">
      <w:pPr>
        <w:pStyle w:val="Code"/>
      </w:pPr>
      <w:r w:rsidRPr="00903DBA">
        <w:t>#include "</w:t>
      </w:r>
      <w:r w:rsidR="00AA0A7A" w:rsidRPr="00903DBA">
        <w:t>s</w:t>
      </w:r>
      <w:r w:rsidRPr="00903DBA">
        <w:t>tack.h"</w:t>
      </w:r>
    </w:p>
    <w:p w14:paraId="467A0B72" w14:textId="77777777" w:rsidR="00E80032" w:rsidRPr="00903DBA" w:rsidRDefault="00E80032" w:rsidP="00E80032">
      <w:pPr>
        <w:pStyle w:val="Code"/>
      </w:pPr>
    </w:p>
    <w:p w14:paraId="53160122" w14:textId="77777777" w:rsidR="00E80032" w:rsidRPr="00903DBA" w:rsidRDefault="00E80032" w:rsidP="00E80032">
      <w:pPr>
        <w:pStyle w:val="Code"/>
      </w:pPr>
      <w:r w:rsidRPr="00903DBA">
        <w:t>void main() {</w:t>
      </w:r>
    </w:p>
    <w:p w14:paraId="0E3664B3" w14:textId="77777777" w:rsidR="00E80032" w:rsidRPr="00903DBA" w:rsidRDefault="00E80032" w:rsidP="00E80032">
      <w:pPr>
        <w:pStyle w:val="Code"/>
      </w:pPr>
      <w:r w:rsidRPr="00903DBA">
        <w:t xml:space="preserve">  STACK stack;</w:t>
      </w:r>
    </w:p>
    <w:p w14:paraId="57C1D75B" w14:textId="7E690587" w:rsidR="00E80032" w:rsidRPr="00903DBA" w:rsidRDefault="00E80032" w:rsidP="00E80032">
      <w:pPr>
        <w:pStyle w:val="Code"/>
      </w:pPr>
      <w:r w:rsidRPr="00903DBA">
        <w:t xml:space="preserve">  Stack</w:t>
      </w:r>
      <w:r w:rsidR="002F35C1" w:rsidRPr="00903DBA">
        <w:t>Initializer</w:t>
      </w:r>
      <w:r w:rsidRPr="00903DBA">
        <w:t>(&amp;stack);</w:t>
      </w:r>
    </w:p>
    <w:p w14:paraId="426F9DF8" w14:textId="77777777" w:rsidR="00E80032" w:rsidRPr="00903DBA" w:rsidRDefault="00E80032" w:rsidP="00E80032">
      <w:pPr>
        <w:pStyle w:val="Code"/>
      </w:pPr>
    </w:p>
    <w:p w14:paraId="4F0BF9C0" w14:textId="77777777" w:rsidR="00E80032" w:rsidRPr="00903DBA" w:rsidRDefault="00E80032" w:rsidP="00E80032">
      <w:pPr>
        <w:pStyle w:val="Code"/>
      </w:pPr>
      <w:r w:rsidRPr="00903DBA">
        <w:t xml:space="preserve">  StackPush(&amp;stack, 1);</w:t>
      </w:r>
    </w:p>
    <w:p w14:paraId="19791F9B" w14:textId="77777777" w:rsidR="00E80032" w:rsidRPr="00903DBA" w:rsidRDefault="00E80032" w:rsidP="00E80032">
      <w:pPr>
        <w:pStyle w:val="Code"/>
      </w:pPr>
      <w:r w:rsidRPr="00903DBA">
        <w:t xml:space="preserve">  StackPush(&amp;stack, 2);</w:t>
      </w:r>
    </w:p>
    <w:p w14:paraId="56BE4384" w14:textId="77777777" w:rsidR="00E80032" w:rsidRPr="00903DBA" w:rsidRDefault="00E80032" w:rsidP="00E80032">
      <w:pPr>
        <w:pStyle w:val="Code"/>
      </w:pPr>
      <w:r w:rsidRPr="00903DBA">
        <w:t xml:space="preserve">  StackPush(&amp;stack, 3);  </w:t>
      </w:r>
    </w:p>
    <w:p w14:paraId="5C31005C" w14:textId="77777777" w:rsidR="00E80032" w:rsidRPr="00903DBA" w:rsidRDefault="00E80032" w:rsidP="00E80032">
      <w:pPr>
        <w:pStyle w:val="Code"/>
      </w:pPr>
      <w:r w:rsidRPr="00903DBA">
        <w:t xml:space="preserve">  StackClear(&amp;stack);</w:t>
      </w:r>
    </w:p>
    <w:p w14:paraId="5EE7A85B" w14:textId="77777777" w:rsidR="00E80032" w:rsidRPr="00903DBA" w:rsidRDefault="00E80032" w:rsidP="00E80032">
      <w:pPr>
        <w:pStyle w:val="Code"/>
      </w:pPr>
      <w:r w:rsidRPr="00903DBA">
        <w:t>}</w:t>
      </w:r>
    </w:p>
    <w:p w14:paraId="78328A37" w14:textId="4E22EC04" w:rsidR="00E80032" w:rsidRPr="00903DBA" w:rsidRDefault="00E80032" w:rsidP="00E65FE6">
      <w:pPr>
        <w:pStyle w:val="CodeHeader"/>
      </w:pPr>
      <w:r w:rsidRPr="00903DBA">
        <w:t xml:space="preserve">The stack in main above gives rise to the following </w:t>
      </w:r>
      <w:r w:rsidR="00F25B86" w:rsidRPr="00903DBA">
        <w:t>struct</w:t>
      </w:r>
      <w:r w:rsidRPr="00903DBA">
        <w:t xml:space="preserve">. However, when </w:t>
      </w:r>
      <w:r w:rsidRPr="00E65FE6">
        <w:t>StackClear</w:t>
      </w:r>
      <w:r w:rsidRPr="00903DBA">
        <w:t xml:space="preserve"> is called, it deallocates the allocated memory. All memory allocated with </w:t>
      </w:r>
      <w:r w:rsidRPr="00E65FE6">
        <w:t>malloc</w:t>
      </w:r>
      <w:r w:rsidRPr="00903DBA">
        <w:rPr>
          <w:rStyle w:val="Italic"/>
        </w:rPr>
        <w:t xml:space="preserve"> </w:t>
      </w:r>
      <w:r w:rsidRPr="00903DBA">
        <w:t xml:space="preserve">or </w:t>
      </w:r>
      <w:r w:rsidRPr="00E65FE6">
        <w:t>calloc</w:t>
      </w:r>
      <w:r w:rsidRPr="00903DBA">
        <w:t xml:space="preserve"> must (or at least should) be deallocated with </w:t>
      </w:r>
      <w:r w:rsidRPr="00E65FE6">
        <w:rPr>
          <w:rStyle w:val="CodeInText"/>
        </w:rPr>
        <w:t>free</w:t>
      </w:r>
      <w:r w:rsidRPr="00903DBA">
        <w:t>.</w:t>
      </w:r>
    </w:p>
    <w:p w14:paraId="45ED540B" w14:textId="77777777" w:rsidR="00E80032" w:rsidRPr="00903DBA" w:rsidRDefault="00E80032" w:rsidP="00E80032">
      <w:pPr>
        <w:rPr>
          <w:szCs w:val="21"/>
        </w:rPr>
      </w:pPr>
      <w:r w:rsidRPr="00903DBA">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150034" w:rsidRPr="003F7CF1" w:rsidRDefault="00150034"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593"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AOHMPPkBAADRAwAADgAAAAAAAAAAAAAAAAAuAgAA&#10;ZHJzL2Uyb0RvYy54bWxQSwECLQAUAAYACAAAACEAiBGrf9sAAAAHAQAADwAAAAAAAAAAAAAAAABT&#10;BAAAZHJzL2Rvd25yZXYueG1sUEsFBgAAAAAEAAQA8wAAAFsFAAAAAA==&#10;" filled="f" stroked="f">
                <v:textbox>
                  <w:txbxContent>
                    <w:p w14:paraId="30636896" w14:textId="77777777" w:rsidR="00150034" w:rsidRPr="003F7CF1" w:rsidRDefault="00150034"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903DBA">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150034" w:rsidRPr="003F7CF1" w:rsidRDefault="00150034" w:rsidP="00E80032">
                              <w:pPr>
                                <w:pStyle w:val="SourceCodeBoxText"/>
                                <w:rPr>
                                  <w:sz w:val="19"/>
                                  <w:szCs w:val="19"/>
                                  <w:lang w:val="en-US"/>
                                </w:rPr>
                              </w:pPr>
                              <w:r w:rsidRPr="003F7CF1">
                                <w:rPr>
                                  <w:sz w:val="19"/>
                                  <w:szCs w:val="19"/>
                                  <w:lang w:val="en-US"/>
                                </w:rPr>
                                <w:t>3</w:t>
                              </w:r>
                            </w:p>
                            <w:p w14:paraId="40F6D3AC" w14:textId="77777777" w:rsidR="00150034" w:rsidRPr="003F7CF1" w:rsidRDefault="00150034"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150034" w:rsidRPr="003F7CF1" w:rsidRDefault="00150034"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150034" w:rsidRPr="003F7CF1" w:rsidRDefault="00150034"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150034" w:rsidRPr="003F7CF1" w:rsidRDefault="00150034"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150034" w:rsidRPr="003F7CF1" w:rsidRDefault="00150034"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150034" w:rsidRPr="003F7CF1" w:rsidRDefault="00150034"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150034" w:rsidRPr="003F7CF1" w:rsidRDefault="00150034"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150034" w:rsidRPr="003F7CF1" w:rsidRDefault="00150034"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150034" w:rsidRPr="003F7CF1" w:rsidRDefault="00150034"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150034" w:rsidRPr="003F7CF1" w:rsidRDefault="00150034"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150034" w:rsidRPr="003F7CF1" w:rsidRDefault="00150034"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150034" w:rsidRPr="003F7CF1" w:rsidRDefault="00150034"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150034" w:rsidRPr="003F7CF1" w:rsidRDefault="00150034"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150034" w:rsidRPr="003F7CF1" w:rsidRDefault="00150034"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594"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">
                <v:shape id="_x0000_s1595" type="#_x0000_t75" style="position:absolute;width:47790;height:7213;visibility:visible;mso-wrap-style:square">
                  <v:fill o:detectmouseclick="t"/>
                  <v:path o:connecttype="none"/>
                </v:shape>
                <v:rect id="Rectangle 19" o:spid="_x0000_s1596"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150034" w:rsidRPr="003F7CF1" w:rsidRDefault="00150034" w:rsidP="00E80032">
                        <w:pPr>
                          <w:pStyle w:val="SourceCodeBoxText"/>
                          <w:rPr>
                            <w:sz w:val="19"/>
                            <w:szCs w:val="19"/>
                            <w:lang w:val="en-US"/>
                          </w:rPr>
                        </w:pPr>
                        <w:r w:rsidRPr="003F7CF1">
                          <w:rPr>
                            <w:sz w:val="19"/>
                            <w:szCs w:val="19"/>
                            <w:lang w:val="en-US"/>
                          </w:rPr>
                          <w:t>3</w:t>
                        </w:r>
                      </w:p>
                      <w:p w14:paraId="40F6D3AC" w14:textId="77777777" w:rsidR="00150034" w:rsidRPr="003F7CF1" w:rsidRDefault="00150034" w:rsidP="00E80032">
                        <w:pPr>
                          <w:rPr>
                            <w:sz w:val="21"/>
                            <w:szCs w:val="21"/>
                          </w:rPr>
                        </w:pPr>
                      </w:p>
                    </w:txbxContent>
                  </v:textbox>
                </v:rect>
                <v:rect id="Rectangle 20" o:spid="_x0000_s1597"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150034" w:rsidRPr="003F7CF1" w:rsidRDefault="00150034" w:rsidP="00E80032">
                        <w:pPr>
                          <w:pStyle w:val="SourceCodeBoxText"/>
                          <w:rPr>
                            <w:sz w:val="19"/>
                            <w:szCs w:val="19"/>
                            <w:lang w:val="en-US"/>
                          </w:rPr>
                        </w:pPr>
                      </w:p>
                    </w:txbxContent>
                  </v:textbox>
                </v:rect>
                <v:rect id="Rectangle 21" o:spid="_x0000_s1598"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150034" w:rsidRPr="003F7CF1" w:rsidRDefault="00150034" w:rsidP="00E80032">
                        <w:pPr>
                          <w:pStyle w:val="SourceCodeBoxText"/>
                          <w:rPr>
                            <w:sz w:val="19"/>
                            <w:szCs w:val="19"/>
                            <w:lang w:val="en-US"/>
                          </w:rPr>
                        </w:pPr>
                        <w:r w:rsidRPr="003F7CF1">
                          <w:rPr>
                            <w:sz w:val="19"/>
                            <w:szCs w:val="19"/>
                            <w:lang w:val="en-US"/>
                          </w:rPr>
                          <w:t>2</w:t>
                        </w:r>
                      </w:p>
                    </w:txbxContent>
                  </v:textbox>
                </v:rect>
                <v:shape id="Text Box 22" o:spid="_x0000_s1599"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150034" w:rsidRPr="003F7CF1" w:rsidRDefault="00150034" w:rsidP="00E80032">
                        <w:pPr>
                          <w:pStyle w:val="Picture"/>
                          <w:rPr>
                            <w:sz w:val="19"/>
                            <w:szCs w:val="19"/>
                          </w:rPr>
                        </w:pPr>
                        <w:r w:rsidRPr="003F7CF1">
                          <w:rPr>
                            <w:sz w:val="19"/>
                            <w:szCs w:val="19"/>
                          </w:rPr>
                          <w:t>m_</w:t>
                        </w:r>
                        <w:r>
                          <w:rPr>
                            <w:sz w:val="19"/>
                            <w:szCs w:val="19"/>
                          </w:rPr>
                          <w:t>value</w:t>
                        </w:r>
                      </w:p>
                    </w:txbxContent>
                  </v:textbox>
                </v:shape>
                <v:shape id="Text Box 320" o:spid="_x0000_s1600"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150034" w:rsidRPr="003F7CF1" w:rsidRDefault="00150034" w:rsidP="00E80032">
                        <w:pPr>
                          <w:pStyle w:val="Picture"/>
                          <w:rPr>
                            <w:sz w:val="19"/>
                            <w:szCs w:val="19"/>
                          </w:rPr>
                        </w:pPr>
                        <w:r w:rsidRPr="003F7CF1">
                          <w:rPr>
                            <w:sz w:val="19"/>
                            <w:szCs w:val="19"/>
                          </w:rPr>
                          <w:t>m_</w:t>
                        </w:r>
                        <w:r>
                          <w:rPr>
                            <w:sz w:val="19"/>
                            <w:szCs w:val="19"/>
                          </w:rPr>
                          <w:t>nextPtr</w:t>
                        </w:r>
                      </w:p>
                    </w:txbxContent>
                  </v:textbox>
                </v:shape>
                <v:rect id="Rectangle 24" o:spid="_x0000_s1601"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150034" w:rsidRPr="003F7CF1" w:rsidRDefault="00150034" w:rsidP="00E80032">
                        <w:pPr>
                          <w:pStyle w:val="SourceCodeBoxText"/>
                          <w:rPr>
                            <w:sz w:val="19"/>
                            <w:szCs w:val="19"/>
                            <w:lang w:val="en-US"/>
                          </w:rPr>
                        </w:pPr>
                      </w:p>
                    </w:txbxContent>
                  </v:textbox>
                </v:rect>
                <v:rect id="Rectangle 25" o:spid="_x0000_s1602"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150034" w:rsidRPr="003F7CF1" w:rsidRDefault="00150034" w:rsidP="00E80032">
                        <w:pPr>
                          <w:pStyle w:val="SourceCodeBoxText"/>
                          <w:rPr>
                            <w:sz w:val="19"/>
                            <w:szCs w:val="19"/>
                            <w:lang w:val="en-US"/>
                          </w:rPr>
                        </w:pPr>
                        <w:r w:rsidRPr="003F7CF1">
                          <w:rPr>
                            <w:sz w:val="19"/>
                            <w:szCs w:val="19"/>
                            <w:lang w:val="en-US"/>
                          </w:rPr>
                          <w:t>1</w:t>
                        </w:r>
                      </w:p>
                    </w:txbxContent>
                  </v:textbox>
                </v:rect>
                <v:shape id="Text Box 26" o:spid="_x0000_s1603"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150034" w:rsidRPr="003F7CF1" w:rsidRDefault="00150034" w:rsidP="00E80032">
                        <w:pPr>
                          <w:pStyle w:val="Picture"/>
                          <w:rPr>
                            <w:sz w:val="19"/>
                            <w:szCs w:val="19"/>
                          </w:rPr>
                        </w:pPr>
                        <w:r w:rsidRPr="003F7CF1">
                          <w:rPr>
                            <w:sz w:val="19"/>
                            <w:szCs w:val="19"/>
                          </w:rPr>
                          <w:t>m_</w:t>
                        </w:r>
                        <w:r>
                          <w:rPr>
                            <w:sz w:val="19"/>
                            <w:szCs w:val="19"/>
                          </w:rPr>
                          <w:t>value</w:t>
                        </w:r>
                      </w:p>
                    </w:txbxContent>
                  </v:textbox>
                </v:shape>
                <v:shape id="Text Box 27" o:spid="_x0000_s1604"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150034" w:rsidRPr="003F7CF1" w:rsidRDefault="00150034" w:rsidP="00E80032">
                        <w:pPr>
                          <w:pStyle w:val="Picture"/>
                          <w:rPr>
                            <w:sz w:val="19"/>
                            <w:szCs w:val="19"/>
                          </w:rPr>
                        </w:pPr>
                        <w:r w:rsidRPr="003F7CF1">
                          <w:rPr>
                            <w:sz w:val="19"/>
                            <w:szCs w:val="19"/>
                          </w:rPr>
                          <w:t>m_</w:t>
                        </w:r>
                        <w:r>
                          <w:rPr>
                            <w:sz w:val="19"/>
                            <w:szCs w:val="19"/>
                          </w:rPr>
                          <w:t>nextPtr</w:t>
                        </w:r>
                      </w:p>
                    </w:txbxContent>
                  </v:textbox>
                </v:shape>
                <v:rect id="Rectangle 28" o:spid="_x0000_s1605"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150034" w:rsidRPr="003F7CF1" w:rsidRDefault="00150034" w:rsidP="00E80032">
                        <w:pPr>
                          <w:pStyle w:val="SourceCodeBoxText"/>
                          <w:rPr>
                            <w:sz w:val="19"/>
                            <w:szCs w:val="19"/>
                            <w:lang w:val="en-US"/>
                          </w:rPr>
                        </w:pPr>
                      </w:p>
                    </w:txbxContent>
                  </v:textbox>
                </v:rect>
                <v:line id="Line 29" o:spid="_x0000_s1606"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607"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08"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09"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150034" w:rsidRPr="003F7CF1" w:rsidRDefault="00150034" w:rsidP="00E80032">
                        <w:pPr>
                          <w:pStyle w:val="SourceCodeBoxText"/>
                          <w:rPr>
                            <w:sz w:val="19"/>
                            <w:szCs w:val="19"/>
                            <w:lang w:val="en-US"/>
                          </w:rPr>
                        </w:pPr>
                        <w:r w:rsidRPr="003F7CF1">
                          <w:rPr>
                            <w:sz w:val="19"/>
                            <w:szCs w:val="19"/>
                            <w:lang w:val="en-US"/>
                          </w:rPr>
                          <w:t>NULL</w:t>
                        </w:r>
                      </w:p>
                    </w:txbxContent>
                  </v:textbox>
                </v:rect>
                <v:line id="Line 33" o:spid="_x0000_s1610"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11"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150034" w:rsidRPr="003F7CF1" w:rsidRDefault="00150034" w:rsidP="00E80032">
                        <w:pPr>
                          <w:pStyle w:val="Picture"/>
                        </w:pPr>
                        <w:r w:rsidRPr="003F7CF1">
                          <w:t>m_</w:t>
                        </w:r>
                        <w:r>
                          <w:t>value</w:t>
                        </w:r>
                      </w:p>
                    </w:txbxContent>
                  </v:textbox>
                </v:shape>
                <v:rect id="Rectangle 35" o:spid="_x0000_s1612"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150034" w:rsidRPr="003F7CF1" w:rsidRDefault="00150034" w:rsidP="00E80032">
                        <w:pPr>
                          <w:pStyle w:val="SourceCodeBoxText"/>
                          <w:rPr>
                            <w:sz w:val="19"/>
                            <w:szCs w:val="19"/>
                            <w:lang w:val="en-US"/>
                          </w:rPr>
                        </w:pPr>
                      </w:p>
                    </w:txbxContent>
                  </v:textbox>
                </v:rect>
                <v:shape id="Text Box 36" o:spid="_x0000_s1613"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150034" w:rsidRPr="003F7CF1" w:rsidRDefault="00150034"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903DBA" w:rsidRDefault="00E80032" w:rsidP="007C7CB2">
      <w:pPr>
        <w:pStyle w:val="Rubrik3"/>
      </w:pPr>
      <w:bookmarkStart w:id="795" w:name="_Toc320485613"/>
      <w:bookmarkStart w:id="796" w:name="_Toc323656725"/>
      <w:bookmarkStart w:id="797" w:name="_Toc324085463"/>
      <w:bookmarkStart w:id="798" w:name="_Toc383781115"/>
      <w:bookmarkStart w:id="799" w:name="_Toc57656224"/>
      <w:r w:rsidRPr="00903DBA">
        <w:t>Unions</w:t>
      </w:r>
      <w:bookmarkEnd w:id="795"/>
      <w:bookmarkEnd w:id="796"/>
      <w:bookmarkEnd w:id="797"/>
      <w:bookmarkEnd w:id="798"/>
      <w:bookmarkEnd w:id="799"/>
    </w:p>
    <w:p w14:paraId="62BCA25C" w14:textId="4B8BD874" w:rsidR="00E80032" w:rsidRPr="00903DBA" w:rsidRDefault="00E80032" w:rsidP="00E65FE6">
      <w:pPr>
        <w:pStyle w:val="CodeHeader"/>
      </w:pPr>
      <w:r w:rsidRPr="00903DBA">
        <w:t xml:space="preserve">A </w:t>
      </w:r>
      <w:r w:rsidRPr="00E65FE6">
        <w:rPr>
          <w:rStyle w:val="CodeInText"/>
        </w:rPr>
        <w:t>union</w:t>
      </w:r>
      <w:r w:rsidRPr="00903DBA">
        <w:t xml:space="preserve"> is a compound type </w:t>
      </w:r>
      <w:r w:rsidR="00F25B86" w:rsidRPr="00903DBA">
        <w:t>like</w:t>
      </w:r>
      <w:r w:rsidRPr="00903DBA">
        <w:t xml:space="preserve"> </w:t>
      </w:r>
      <w:r w:rsidR="00F25B86" w:rsidRPr="00903DBA">
        <w:t>struct</w:t>
      </w:r>
      <w:r w:rsidRPr="00903DBA">
        <w:t xml:space="preserve">. The difference is that while a </w:t>
      </w:r>
      <w:r w:rsidR="00F25B86" w:rsidRPr="00903DBA">
        <w:t xml:space="preserve">struct </w:t>
      </w:r>
      <w:r w:rsidRPr="00903DBA">
        <w:t>places each of its members on different memory addresses in order for them to not intervene with each other, a union locates each of its members on the same address. This implies that when one member is assigned a value, it overwrite</w:t>
      </w:r>
      <w:r w:rsidR="00F25B86" w:rsidRPr="00903DBA">
        <w:t>s</w:t>
      </w:r>
      <w:r w:rsidRPr="00903DBA">
        <w:t xml:space="preserve"> the other values. Unions are mostly used in low-level applications. In the code below, the two structures overlap each other.</w:t>
      </w:r>
    </w:p>
    <w:p w14:paraId="79AD7D8F" w14:textId="77777777" w:rsidR="00E80032" w:rsidRPr="00903DBA" w:rsidRDefault="00E80032" w:rsidP="00E80032">
      <w:pPr>
        <w:pStyle w:val="Code"/>
      </w:pPr>
      <w:r w:rsidRPr="00903DBA">
        <w:t>struct _Bits8Registers {</w:t>
      </w:r>
      <w:r w:rsidRPr="00903DBA">
        <w:cr/>
        <w:t xml:space="preserve">  // A character always has the size of 1 byte (8 bits).</w:t>
      </w:r>
    </w:p>
    <w:p w14:paraId="0FB6C47F" w14:textId="77777777" w:rsidR="00E80032" w:rsidRPr="00903DBA" w:rsidRDefault="00E80032" w:rsidP="00E80032">
      <w:pPr>
        <w:pStyle w:val="Code"/>
      </w:pPr>
      <w:r w:rsidRPr="00903DBA">
        <w:t xml:space="preserve">  unsigned char ah, al, bh, bl, ch, cl, dh, dl;</w:t>
      </w:r>
    </w:p>
    <w:p w14:paraId="719D0530" w14:textId="77777777" w:rsidR="00E80032" w:rsidRPr="00903DBA" w:rsidRDefault="00E80032" w:rsidP="00E80032">
      <w:pPr>
        <w:pStyle w:val="Code"/>
      </w:pPr>
      <w:r w:rsidRPr="00903DBA">
        <w:t>};</w:t>
      </w:r>
    </w:p>
    <w:p w14:paraId="2FDD0676" w14:textId="77777777" w:rsidR="00E80032" w:rsidRPr="00903DBA" w:rsidRDefault="00E80032" w:rsidP="00E80032">
      <w:pPr>
        <w:pStyle w:val="Code"/>
      </w:pPr>
    </w:p>
    <w:p w14:paraId="4D4DB8CE" w14:textId="77777777" w:rsidR="00E80032" w:rsidRPr="00903DBA" w:rsidRDefault="00E80032" w:rsidP="00E80032">
      <w:pPr>
        <w:pStyle w:val="Code"/>
      </w:pPr>
      <w:r w:rsidRPr="00903DBA">
        <w:t>struct _Bits16Registers {</w:t>
      </w:r>
      <w:r w:rsidRPr="00903DBA">
        <w:cr/>
        <w:t xml:space="preserve">  // Assuming short has a size of 2 bytes (16 bits). </w:t>
      </w:r>
    </w:p>
    <w:p w14:paraId="39B78BCE" w14:textId="77777777" w:rsidR="00E80032" w:rsidRPr="00903DBA" w:rsidRDefault="00E80032" w:rsidP="00E80032">
      <w:pPr>
        <w:pStyle w:val="Code"/>
      </w:pPr>
      <w:r w:rsidRPr="00903DBA">
        <w:t xml:space="preserve">  unsigned short ax, bx, cx, dx;</w:t>
      </w:r>
    </w:p>
    <w:p w14:paraId="517B36ED" w14:textId="77777777" w:rsidR="00E80032" w:rsidRPr="00903DBA" w:rsidRDefault="00E80032" w:rsidP="00E80032">
      <w:pPr>
        <w:pStyle w:val="Code"/>
      </w:pPr>
      <w:r w:rsidRPr="00903DBA">
        <w:t>};</w:t>
      </w:r>
    </w:p>
    <w:p w14:paraId="7EF6FACF" w14:textId="77777777" w:rsidR="00E80032" w:rsidRPr="00903DBA" w:rsidRDefault="00E80032" w:rsidP="00E80032">
      <w:pPr>
        <w:pStyle w:val="Code"/>
      </w:pPr>
    </w:p>
    <w:p w14:paraId="6400D9CC" w14:textId="77777777" w:rsidR="00E80032" w:rsidRPr="00903DBA" w:rsidRDefault="00E80032" w:rsidP="00E80032">
      <w:pPr>
        <w:pStyle w:val="Code"/>
      </w:pPr>
      <w:r w:rsidRPr="00903DBA">
        <w:t>union _Registers {</w:t>
      </w:r>
    </w:p>
    <w:p w14:paraId="0FB05808" w14:textId="77777777" w:rsidR="00E80032" w:rsidRPr="00903DBA" w:rsidRDefault="00E80032" w:rsidP="00E80032">
      <w:pPr>
        <w:pStyle w:val="Code"/>
      </w:pPr>
      <w:r w:rsidRPr="00903DBA">
        <w:t xml:space="preserve">  struct _Bits8Registers bits8Registers;</w:t>
      </w:r>
    </w:p>
    <w:p w14:paraId="7B2DD41D" w14:textId="77777777" w:rsidR="00E80032" w:rsidRPr="00903DBA" w:rsidRDefault="00E80032" w:rsidP="00E80032">
      <w:pPr>
        <w:pStyle w:val="Code"/>
      </w:pPr>
      <w:r w:rsidRPr="00903DBA">
        <w:t xml:space="preserve">  struct _Bits16Registers bits16Registers;</w:t>
      </w:r>
    </w:p>
    <w:p w14:paraId="282F58FE" w14:textId="77777777" w:rsidR="00E80032" w:rsidRPr="00903DBA" w:rsidRDefault="00E80032" w:rsidP="00E80032">
      <w:pPr>
        <w:pStyle w:val="Code"/>
      </w:pPr>
      <w:r w:rsidRPr="00903DBA">
        <w:t>};</w:t>
      </w:r>
    </w:p>
    <w:p w14:paraId="3B75D6E0" w14:textId="63A0F4F1" w:rsidR="00E80032" w:rsidRPr="00903DBA" w:rsidRDefault="00E80032" w:rsidP="007C7CB2">
      <w:pPr>
        <w:pStyle w:val="Rubrik3"/>
      </w:pPr>
      <w:bookmarkStart w:id="800" w:name="_Toc320485614"/>
      <w:bookmarkStart w:id="801" w:name="_Toc323656726"/>
      <w:bookmarkStart w:id="802" w:name="_Toc324085464"/>
      <w:bookmarkStart w:id="803" w:name="_Toc383781116"/>
      <w:bookmarkStart w:id="804" w:name="_Toc57656225"/>
      <w:r w:rsidRPr="00903DBA">
        <w:t>Bitfields</w:t>
      </w:r>
      <w:bookmarkEnd w:id="800"/>
      <w:bookmarkEnd w:id="801"/>
      <w:bookmarkEnd w:id="802"/>
      <w:bookmarkEnd w:id="803"/>
      <w:bookmarkEnd w:id="804"/>
    </w:p>
    <w:p w14:paraId="32C1179B" w14:textId="15E5F16E" w:rsidR="00E80032" w:rsidRPr="00903DBA" w:rsidRDefault="00E80032" w:rsidP="00E65FE6">
      <w:pPr>
        <w:pStyle w:val="CodeHeader"/>
      </w:pPr>
      <w:r w:rsidRPr="00903DBA">
        <w:t xml:space="preserve">A </w:t>
      </w:r>
      <w:r w:rsidRPr="00E17FD3">
        <w:rPr>
          <w:rStyle w:val="KeyWord0"/>
        </w:rPr>
        <w:t>bitfield</w:t>
      </w:r>
      <w:r w:rsidRPr="00903DBA">
        <w:t xml:space="preserve"> is a </w:t>
      </w:r>
      <w:r w:rsidR="003E28A6" w:rsidRPr="00903DBA">
        <w:t>struct</w:t>
      </w:r>
      <w:r w:rsidRPr="00903DBA">
        <w:t xml:space="preserve"> with the possibility to define the size of the members in bits, which is useful in low-level applications. Only integral types can have bits, and the total number of bits must not exceed the number of bits an integer (eight times </w:t>
      </w:r>
      <w:r w:rsidRPr="00E65FE6">
        <w:rPr>
          <w:rStyle w:val="CodeInText"/>
        </w:rPr>
        <w:t>sizeof (int)</w:t>
      </w:r>
      <w:r w:rsidRPr="00903DBA">
        <w:t>). In t</w:t>
      </w:r>
      <w:r w:rsidR="003E28A6" w:rsidRPr="00903DBA">
        <w:t>he code below, the whole struct</w:t>
      </w:r>
      <w:r w:rsidRPr="00903DBA">
        <w:t xml:space="preserve"> shares one byte (eight bits). The second field does not have a value; it only marks that the second bit shall be ignored.</w:t>
      </w:r>
    </w:p>
    <w:p w14:paraId="34B3730B" w14:textId="77777777" w:rsidR="00E80032" w:rsidRPr="00903DBA" w:rsidRDefault="00E80032" w:rsidP="00E80032">
      <w:pPr>
        <w:pStyle w:val="Code"/>
      </w:pPr>
      <w:r w:rsidRPr="00903DBA">
        <w:rPr>
          <w:color w:val="000000" w:themeColor="text1"/>
          <w:rPrChange w:id="805" w:author="Stefan Björnander" w:date="2012-05-06T21:51:00Z">
            <w:rPr>
              <w:color w:val="0000FF"/>
            </w:rPr>
          </w:rPrChange>
        </w:rPr>
        <w:t>struct</w:t>
      </w:r>
      <w:r w:rsidRPr="00903DBA">
        <w:t xml:space="preserve"> Communicate {</w:t>
      </w:r>
    </w:p>
    <w:p w14:paraId="63514FC0" w14:textId="77777777" w:rsidR="00E80032" w:rsidRPr="00903DBA" w:rsidRDefault="00E80032" w:rsidP="00E80032">
      <w:pPr>
        <w:pStyle w:val="Code"/>
      </w:pPr>
      <w:r w:rsidRPr="00903DBA">
        <w:t xml:space="preserve">  int alert : 1;</w:t>
      </w:r>
    </w:p>
    <w:p w14:paraId="416D6206" w14:textId="77777777" w:rsidR="00E80032" w:rsidRPr="00903DBA" w:rsidRDefault="00E80032" w:rsidP="00E80032">
      <w:pPr>
        <w:pStyle w:val="Code"/>
      </w:pPr>
      <w:r w:rsidRPr="00903DBA">
        <w:t xml:space="preserve">  int :1;</w:t>
      </w:r>
    </w:p>
    <w:p w14:paraId="1C5661E4" w14:textId="77777777" w:rsidR="00E80032" w:rsidRPr="00903DBA" w:rsidRDefault="00E80032" w:rsidP="00E80032">
      <w:pPr>
        <w:pStyle w:val="Code"/>
      </w:pPr>
      <w:r w:rsidRPr="00903DBA">
        <w:t xml:space="preserve">  int read : 3;</w:t>
      </w:r>
    </w:p>
    <w:p w14:paraId="38F615E9" w14:textId="77777777" w:rsidR="00E80032" w:rsidRPr="00903DBA" w:rsidRDefault="00E80032" w:rsidP="00E80032">
      <w:pPr>
        <w:pStyle w:val="Code"/>
      </w:pPr>
      <w:r w:rsidRPr="00903DBA">
        <w:t xml:space="preserve">  int write : 3;</w:t>
      </w:r>
    </w:p>
    <w:p w14:paraId="53B35A52" w14:textId="77777777" w:rsidR="00E80032" w:rsidRPr="00903DBA" w:rsidRDefault="00E80032" w:rsidP="00E80032">
      <w:pPr>
        <w:pStyle w:val="Code"/>
      </w:pPr>
      <w:r w:rsidRPr="00903DBA">
        <w:t>};</w:t>
      </w:r>
    </w:p>
    <w:p w14:paraId="229CCAFE" w14:textId="496F371C" w:rsidR="00E80032" w:rsidRPr="00903DBA" w:rsidRDefault="00E80032" w:rsidP="007C7CB2">
      <w:pPr>
        <w:pStyle w:val="Rubrik2"/>
      </w:pPr>
      <w:bookmarkStart w:id="806" w:name="_Toc320485616"/>
      <w:bookmarkStart w:id="807" w:name="_Toc323656727"/>
      <w:bookmarkStart w:id="808" w:name="_Toc324085465"/>
      <w:bookmarkStart w:id="809" w:name="_Toc383781117"/>
      <w:bookmarkStart w:id="810" w:name="_Toc57656226"/>
      <w:r w:rsidRPr="00903DBA">
        <w:t>Structures with function pointers</w:t>
      </w:r>
      <w:bookmarkEnd w:id="806"/>
      <w:bookmarkEnd w:id="807"/>
      <w:bookmarkEnd w:id="808"/>
      <w:bookmarkEnd w:id="809"/>
      <w:bookmarkEnd w:id="810"/>
    </w:p>
    <w:p w14:paraId="74242586" w14:textId="67343977" w:rsidR="00E80032" w:rsidRPr="00903DBA" w:rsidRDefault="00E80032" w:rsidP="00E80032">
      <w:r w:rsidRPr="00903DBA">
        <w:t xml:space="preserve">A </w:t>
      </w:r>
      <w:r w:rsidR="003E28A6" w:rsidRPr="00903DBA">
        <w:t xml:space="preserve">struct </w:t>
      </w:r>
      <w:r w:rsidRPr="00903DBA">
        <w:t>can hold pointers to functions as well as values</w:t>
      </w:r>
      <w:r w:rsidR="003E28A6" w:rsidRPr="00903DBA">
        <w:t>. H</w:t>
      </w:r>
      <w:r w:rsidRPr="00903DBA">
        <w:t xml:space="preserve">owever, in order to obtain the specific </w:t>
      </w:r>
      <w:r w:rsidR="003E28A6" w:rsidRPr="00903DBA">
        <w:t xml:space="preserve">struct </w:t>
      </w:r>
      <w:r w:rsidRPr="00903DBA">
        <w:t>value</w:t>
      </w:r>
      <w:r w:rsidR="003E28A6" w:rsidRPr="00903DBA">
        <w:t>,</w:t>
      </w:r>
      <w:r w:rsidRPr="00903DBA">
        <w:t xml:space="preserve"> we have to add its address a pointer parameter</w:t>
      </w:r>
      <w:r w:rsidRPr="00903DBA">
        <w:rPr>
          <w:rStyle w:val="Fotnotsreferens"/>
        </w:rPr>
        <w:footnoteReference w:id="21"/>
      </w:r>
      <w:r w:rsidRPr="00903DBA">
        <w:t xml:space="preserve"> in the function call.</w:t>
      </w:r>
    </w:p>
    <w:p w14:paraId="29C068D0" w14:textId="77777777" w:rsidR="00E80032" w:rsidRPr="00903DBA" w:rsidRDefault="00E80032" w:rsidP="00E80032">
      <w:pPr>
        <w:pStyle w:val="Code"/>
      </w:pPr>
      <w:r w:rsidRPr="00903DBA">
        <w:t>#include &lt;stdio.h&gt;</w:t>
      </w:r>
    </w:p>
    <w:p w14:paraId="5581B307" w14:textId="77777777" w:rsidR="00E80032" w:rsidRPr="00903DBA" w:rsidRDefault="00E80032" w:rsidP="00E80032">
      <w:pPr>
        <w:pStyle w:val="Code"/>
      </w:pPr>
    </w:p>
    <w:p w14:paraId="6BBDE79C" w14:textId="77777777" w:rsidR="00E80032" w:rsidRPr="00903DBA" w:rsidRDefault="00E80032" w:rsidP="00E80032">
      <w:pPr>
        <w:pStyle w:val="Code"/>
      </w:pPr>
      <w:r w:rsidRPr="00903DBA">
        <w:t>struct Person {</w:t>
      </w:r>
      <w:r w:rsidRPr="00903DBA">
        <w:cr/>
        <w:t xml:space="preserve">  char name[100];</w:t>
      </w:r>
    </w:p>
    <w:p w14:paraId="6F6B443B" w14:textId="77777777" w:rsidR="00E80032" w:rsidRPr="00903DBA" w:rsidRDefault="00E80032" w:rsidP="00E80032">
      <w:pPr>
        <w:pStyle w:val="Code"/>
      </w:pPr>
      <w:r w:rsidRPr="00903DBA">
        <w:t xml:space="preserve">  int age;</w:t>
      </w:r>
    </w:p>
    <w:p w14:paraId="01256F51" w14:textId="77777777" w:rsidR="00E80032" w:rsidRPr="00903DBA" w:rsidRDefault="00E80032" w:rsidP="00E80032">
      <w:pPr>
        <w:pStyle w:val="Code"/>
      </w:pPr>
      <w:r w:rsidRPr="00903DBA">
        <w:t xml:space="preserve">  void (*Print)(struct Person*);</w:t>
      </w:r>
    </w:p>
    <w:p w14:paraId="142C2EDA" w14:textId="77777777" w:rsidR="00E80032" w:rsidRPr="00903DBA" w:rsidRDefault="00E80032" w:rsidP="00E80032">
      <w:pPr>
        <w:pStyle w:val="Code"/>
      </w:pPr>
      <w:r w:rsidRPr="00903DBA">
        <w:t>};</w:t>
      </w:r>
    </w:p>
    <w:p w14:paraId="7E0E0C0D" w14:textId="77777777" w:rsidR="00E80032" w:rsidRPr="00903DBA" w:rsidRDefault="00E80032" w:rsidP="00E80032">
      <w:pPr>
        <w:pStyle w:val="Code"/>
      </w:pPr>
    </w:p>
    <w:p w14:paraId="7BF15687" w14:textId="77777777" w:rsidR="00E80032" w:rsidRPr="00903DBA" w:rsidRDefault="00E80032" w:rsidP="00E80032">
      <w:pPr>
        <w:pStyle w:val="Code"/>
      </w:pPr>
      <w:r w:rsidRPr="00903DBA">
        <w:t>void PrintNameAndAge(struct Person* personPtr) {</w:t>
      </w:r>
    </w:p>
    <w:p w14:paraId="74916EC1" w14:textId="77777777" w:rsidR="00E80032" w:rsidRPr="00903DBA" w:rsidRDefault="00E80032" w:rsidP="00E80032">
      <w:pPr>
        <w:pStyle w:val="Code"/>
      </w:pPr>
      <w:r w:rsidRPr="00903DBA">
        <w:t xml:space="preserve">  printf("Name: %s\n", personPtr-&gt;name);</w:t>
      </w:r>
    </w:p>
    <w:p w14:paraId="0A52C9BE" w14:textId="77777777" w:rsidR="00E80032" w:rsidRPr="00903DBA" w:rsidRDefault="00E80032" w:rsidP="00E80032">
      <w:pPr>
        <w:pStyle w:val="Code"/>
      </w:pPr>
      <w:r w:rsidRPr="00903DBA">
        <w:t xml:space="preserve">  printf("Age: %d\n\n", personPtr-&gt;age);</w:t>
      </w:r>
    </w:p>
    <w:p w14:paraId="25123998" w14:textId="77777777" w:rsidR="00E80032" w:rsidRPr="00903DBA" w:rsidRDefault="00E80032" w:rsidP="00E80032">
      <w:pPr>
        <w:pStyle w:val="Code"/>
      </w:pPr>
      <w:r w:rsidRPr="00903DBA">
        <w:t>}</w:t>
      </w:r>
    </w:p>
    <w:p w14:paraId="47383F34" w14:textId="77777777" w:rsidR="00E80032" w:rsidRPr="00903DBA" w:rsidRDefault="00E80032" w:rsidP="00E80032">
      <w:pPr>
        <w:pStyle w:val="Code"/>
      </w:pPr>
    </w:p>
    <w:p w14:paraId="53DD9691" w14:textId="77777777" w:rsidR="00E80032" w:rsidRPr="00903DBA" w:rsidRDefault="00E80032" w:rsidP="00E80032">
      <w:pPr>
        <w:pStyle w:val="Code"/>
      </w:pPr>
      <w:r w:rsidRPr="00903DBA">
        <w:t>void PrintOnlyName(struct Person* personPtr) {</w:t>
      </w:r>
    </w:p>
    <w:p w14:paraId="76E608FF" w14:textId="77777777" w:rsidR="00E80032" w:rsidRPr="00903DBA" w:rsidRDefault="00E80032" w:rsidP="00E80032">
      <w:pPr>
        <w:pStyle w:val="Code"/>
      </w:pPr>
      <w:r w:rsidRPr="00903DBA">
        <w:t xml:space="preserve">  printf("Name: %s\n\n", personPtr-&gt;name);</w:t>
      </w:r>
    </w:p>
    <w:p w14:paraId="71F4140C" w14:textId="77777777" w:rsidR="00E80032" w:rsidRPr="00903DBA" w:rsidRDefault="00E80032" w:rsidP="00E80032">
      <w:pPr>
        <w:pStyle w:val="Code"/>
      </w:pPr>
      <w:r w:rsidRPr="00903DBA">
        <w:t>}</w:t>
      </w:r>
    </w:p>
    <w:p w14:paraId="3BB2027A" w14:textId="77777777" w:rsidR="00E80032" w:rsidRPr="00903DBA" w:rsidRDefault="00E80032" w:rsidP="00E80032">
      <w:pPr>
        <w:pStyle w:val="Code"/>
      </w:pPr>
    </w:p>
    <w:p w14:paraId="3715CE60" w14:textId="77777777" w:rsidR="00E80032" w:rsidRPr="00903DBA" w:rsidRDefault="00E80032" w:rsidP="00E80032">
      <w:pPr>
        <w:pStyle w:val="Code"/>
      </w:pPr>
      <w:r w:rsidRPr="00903DBA">
        <w:t>void PrintOnlyAge(struct Person* personPtr) {</w:t>
      </w:r>
    </w:p>
    <w:p w14:paraId="5A9AFA5C" w14:textId="77777777" w:rsidR="00E80032" w:rsidRPr="00903DBA" w:rsidRDefault="00E80032" w:rsidP="00E80032">
      <w:pPr>
        <w:pStyle w:val="Code"/>
      </w:pPr>
      <w:r w:rsidRPr="00903DBA">
        <w:t xml:space="preserve">  printf("Age: %d\n\n", personPtr-&gt;age);</w:t>
      </w:r>
    </w:p>
    <w:p w14:paraId="06839230" w14:textId="77777777" w:rsidR="00E80032" w:rsidRPr="00903DBA" w:rsidRDefault="00E80032" w:rsidP="00E80032">
      <w:pPr>
        <w:pStyle w:val="Code"/>
      </w:pPr>
      <w:r w:rsidRPr="00903DBA">
        <w:t>}</w:t>
      </w:r>
    </w:p>
    <w:p w14:paraId="008BEB19" w14:textId="77777777" w:rsidR="00E80032" w:rsidRPr="00903DBA" w:rsidRDefault="00E80032" w:rsidP="00E80032">
      <w:pPr>
        <w:pStyle w:val="Code"/>
      </w:pPr>
    </w:p>
    <w:p w14:paraId="12C6BF47" w14:textId="77777777" w:rsidR="00E80032" w:rsidRPr="00903DBA" w:rsidRDefault="00E80032" w:rsidP="00E80032">
      <w:pPr>
        <w:pStyle w:val="Code"/>
      </w:pPr>
      <w:r w:rsidRPr="00903DBA">
        <w:t>void main() {</w:t>
      </w:r>
    </w:p>
    <w:p w14:paraId="6DA4CC2D" w14:textId="77777777" w:rsidR="00E80032" w:rsidRPr="00903DBA" w:rsidRDefault="00E80032" w:rsidP="00E80032">
      <w:pPr>
        <w:pStyle w:val="Code"/>
      </w:pPr>
      <w:r w:rsidRPr="00903DBA">
        <w:t xml:space="preserve">  struct Person adam = {"Adam", 10, &amp;PrintNameAndAge};</w:t>
      </w:r>
    </w:p>
    <w:p w14:paraId="6639C754" w14:textId="77777777" w:rsidR="00E80032" w:rsidRPr="00903DBA" w:rsidRDefault="00E80032" w:rsidP="00E80032">
      <w:pPr>
        <w:pStyle w:val="Code"/>
      </w:pPr>
      <w:r w:rsidRPr="00903DBA">
        <w:t xml:space="preserve">  struct Person bertil = {"Bertil", 20, &amp;PrintOnlyName};</w:t>
      </w:r>
    </w:p>
    <w:p w14:paraId="51A0D62E" w14:textId="77777777" w:rsidR="00E80032" w:rsidRPr="00903DBA" w:rsidRDefault="00E80032" w:rsidP="00E80032">
      <w:pPr>
        <w:pStyle w:val="Code"/>
      </w:pPr>
      <w:r w:rsidRPr="00903DBA">
        <w:t xml:space="preserve">  struct Person ceasar = {"Ceasar", 30, &amp;PrintOnlyAge};</w:t>
      </w:r>
    </w:p>
    <w:p w14:paraId="2245756F" w14:textId="77777777" w:rsidR="00E80032" w:rsidRPr="00903DBA" w:rsidRDefault="00E80032" w:rsidP="00E80032">
      <w:pPr>
        <w:pStyle w:val="Code"/>
      </w:pPr>
    </w:p>
    <w:p w14:paraId="5DB6EB2E" w14:textId="77777777" w:rsidR="00E80032" w:rsidRPr="00903DBA" w:rsidRDefault="00E80032" w:rsidP="00E80032">
      <w:pPr>
        <w:pStyle w:val="Code"/>
      </w:pPr>
      <w:r w:rsidRPr="00903DBA">
        <w:t xml:space="preserve">  adam.Print(&amp;adam);     // Prints the name and age.</w:t>
      </w:r>
    </w:p>
    <w:p w14:paraId="4D6924F8" w14:textId="77777777" w:rsidR="00E80032" w:rsidRPr="00903DBA" w:rsidRDefault="00E80032" w:rsidP="00E80032">
      <w:pPr>
        <w:pStyle w:val="Code"/>
      </w:pPr>
      <w:r w:rsidRPr="00903DBA">
        <w:t xml:space="preserve">  bertil.Print(&amp;bertil); // Prints only the name.</w:t>
      </w:r>
    </w:p>
    <w:p w14:paraId="55BC0F17" w14:textId="77777777" w:rsidR="00E80032" w:rsidRPr="00903DBA" w:rsidRDefault="00E80032" w:rsidP="00E80032">
      <w:pPr>
        <w:pStyle w:val="Code"/>
      </w:pPr>
      <w:r w:rsidRPr="00903DBA">
        <w:t xml:space="preserve">  ceasar.Print(&amp;ceasar); // Prints only the age.</w:t>
      </w:r>
    </w:p>
    <w:p w14:paraId="2A9BCCC2" w14:textId="77777777" w:rsidR="00E80032" w:rsidRPr="00903DBA" w:rsidRDefault="00E80032" w:rsidP="00E80032">
      <w:pPr>
        <w:pStyle w:val="Code"/>
      </w:pPr>
      <w:r w:rsidRPr="00903DBA">
        <w:t>}</w:t>
      </w:r>
    </w:p>
    <w:p w14:paraId="360AFB6E" w14:textId="4AD7C215" w:rsidR="00E80032" w:rsidRPr="00903DBA" w:rsidRDefault="00E80032" w:rsidP="007C7CB2">
      <w:pPr>
        <w:pStyle w:val="Rubrik2"/>
      </w:pPr>
      <w:bookmarkStart w:id="811" w:name="_Toc320485619"/>
      <w:bookmarkStart w:id="812" w:name="_Toc323656728"/>
      <w:bookmarkStart w:id="813" w:name="_Toc324085466"/>
      <w:bookmarkStart w:id="814" w:name="_Toc383781118"/>
      <w:bookmarkStart w:id="815" w:name="_Ref383781494"/>
      <w:bookmarkStart w:id="816" w:name="_Ref383865235"/>
      <w:bookmarkStart w:id="817" w:name="_Ref383865434"/>
      <w:bookmarkStart w:id="818" w:name="_Ref383866090"/>
      <w:bookmarkStart w:id="819" w:name="_Toc57656227"/>
      <w:r w:rsidRPr="00903DBA">
        <w:t>The Preprocessor</w:t>
      </w:r>
      <w:bookmarkEnd w:id="811"/>
      <w:bookmarkEnd w:id="812"/>
      <w:bookmarkEnd w:id="813"/>
      <w:bookmarkEnd w:id="814"/>
      <w:bookmarkEnd w:id="815"/>
      <w:bookmarkEnd w:id="816"/>
      <w:bookmarkEnd w:id="817"/>
      <w:bookmarkEnd w:id="818"/>
      <w:bookmarkEnd w:id="819"/>
    </w:p>
    <w:p w14:paraId="5E5C7357" w14:textId="122C10D6" w:rsidR="00E80032" w:rsidRPr="00903DBA" w:rsidRDefault="00E80032" w:rsidP="00E65FE6">
      <w:pPr>
        <w:pStyle w:val="CodeHeader"/>
      </w:pPr>
      <w:r w:rsidRPr="00903DBA">
        <w:t xml:space="preserve">The </w:t>
      </w:r>
      <w:r w:rsidRPr="00E17FD3">
        <w:rPr>
          <w:rStyle w:val="KeyWord0"/>
        </w:rPr>
        <w:t>preprocessor</w:t>
      </w:r>
      <w:r w:rsidRPr="00903DBA">
        <w:t xml:space="preserve"> is a tool that precedes the compiler in interpreting the code. The </w:t>
      </w:r>
      <w:r w:rsidRPr="00E65FE6">
        <w:t>#include</w:t>
      </w:r>
      <w:r w:rsidRPr="00903DBA">
        <w:t xml:space="preserve"> directive is one of its parts. It opens the file and includes its text. So far, we have only included system header files, whose names are surrounded by arrow brackets (for instance, </w:t>
      </w:r>
      <w:r w:rsidR="00294181" w:rsidRPr="00E65FE6">
        <w:rPr>
          <w:rStyle w:val="CodeInText"/>
        </w:rPr>
        <w:t>&lt;stdio.h&gt;</w:t>
      </w:r>
      <w:r w:rsidRPr="00903DBA">
        <w:t>). Later on, we will include our own header files. Then we will use parentheses instead of arrow brackets. The difference is that the pre-processor looks for the system header files in a special system directory while it looks for our header files in the local directory (usually the source code directory).</w:t>
      </w:r>
    </w:p>
    <w:p w14:paraId="1BC1BC48" w14:textId="77777777" w:rsidR="00E80032" w:rsidRPr="00903DBA" w:rsidRDefault="00E80032" w:rsidP="00E65FE6">
      <w:pPr>
        <w:pStyle w:val="CodeHeader"/>
      </w:pPr>
      <w:r w:rsidRPr="00903DBA">
        <w:t xml:space="preserve">Another part of the pre-processor is the macros. They acts like functions with the difference that they do not perform any type checking, they just replace text. We have already used the </w:t>
      </w:r>
      <w:r w:rsidRPr="00E65FE6">
        <w:t>assert</w:t>
      </w:r>
      <w:r w:rsidRPr="00903DBA">
        <w:t xml:space="preserve"> macro. A macro is introduced with the </w:t>
      </w:r>
      <w:r w:rsidRPr="00E65FE6">
        <w:rPr>
          <w:rStyle w:val="CodeInText"/>
        </w:rPr>
        <w:t>#define</w:t>
      </w:r>
      <w:r w:rsidRPr="00903DBA">
        <w:t xml:space="preserve"> directive and is often written with capitals.</w:t>
      </w:r>
    </w:p>
    <w:p w14:paraId="7260CA4E" w14:textId="77777777" w:rsidR="00E80032" w:rsidRPr="00903DBA" w:rsidRDefault="00E80032" w:rsidP="00E80032">
      <w:pPr>
        <w:pStyle w:val="Code"/>
      </w:pPr>
      <w:r w:rsidRPr="00903DBA">
        <w:t>#define ADD(a, b) ((a) + (b))</w:t>
      </w:r>
    </w:p>
    <w:p w14:paraId="063DFC5D" w14:textId="77777777" w:rsidR="00E80032" w:rsidRPr="00903DBA" w:rsidRDefault="00E80032" w:rsidP="00E80032">
      <w:pPr>
        <w:pStyle w:val="Code"/>
      </w:pPr>
      <w:r w:rsidRPr="00903DBA">
        <w:t>printf("%d\n", ADD(1 + 2, 3 * 4)); // 15</w:t>
      </w:r>
    </w:p>
    <w:p w14:paraId="1307302A" w14:textId="77777777" w:rsidR="00E80032" w:rsidRPr="00903DBA" w:rsidRDefault="00E80032" w:rsidP="00E80032">
      <w:r w:rsidRPr="00903DBA">
        <w:t>Unlike regular C code, if we add a page-break we have to mark it by a backslash.</w:t>
      </w:r>
    </w:p>
    <w:p w14:paraId="15CF6D76" w14:textId="77777777" w:rsidR="00E80032" w:rsidRPr="00903DBA" w:rsidRDefault="00E80032" w:rsidP="00E80032">
      <w:pPr>
        <w:pStyle w:val="Code"/>
      </w:pPr>
      <w:r w:rsidRPr="00903DBA">
        <w:t>#define ADD(a, b) ((a) + \</w:t>
      </w:r>
    </w:p>
    <w:p w14:paraId="51A7162B" w14:textId="77777777" w:rsidR="00E80032" w:rsidRPr="00903DBA" w:rsidRDefault="00E80032" w:rsidP="00E80032">
      <w:pPr>
        <w:pStyle w:val="Code"/>
      </w:pPr>
      <w:r w:rsidRPr="00903DBA">
        <w:t xml:space="preserve">                   (b))</w:t>
      </w:r>
    </w:p>
    <w:p w14:paraId="120A4258" w14:textId="77777777" w:rsidR="00E80032" w:rsidRPr="00903DBA" w:rsidRDefault="00E80032" w:rsidP="00E80032">
      <w:r w:rsidRPr="00903DBA">
        <w:t xml:space="preserve">It is also possible to perform </w:t>
      </w:r>
      <w:r w:rsidRPr="00E17FD3">
        <w:rPr>
          <w:rStyle w:val="KeyWord0"/>
        </w:rPr>
        <w:t>conditional programming</w:t>
      </w:r>
      <w:r w:rsidRPr="00903DBA">
        <w:t xml:space="preserve"> by checking the value of macros. In the following example, we define a system integer according to the underlying operational system.</w:t>
      </w:r>
    </w:p>
    <w:p w14:paraId="2E9FF1D4" w14:textId="77777777" w:rsidR="00E80032" w:rsidRPr="00903DBA" w:rsidRDefault="00E80032" w:rsidP="00E80032">
      <w:pPr>
        <w:pStyle w:val="Code"/>
      </w:pPr>
      <w:r w:rsidRPr="00903DBA">
        <w:t>#ifdef WINDOWS</w:t>
      </w:r>
    </w:p>
    <w:p w14:paraId="490D0CE9" w14:textId="77777777" w:rsidR="00E80032" w:rsidRPr="00903DBA" w:rsidRDefault="00E80032" w:rsidP="00E80032">
      <w:pPr>
        <w:pStyle w:val="Code"/>
      </w:pPr>
      <w:r w:rsidRPr="00903DBA">
        <w:t xml:space="preserve">  #define SYSINT int</w:t>
      </w:r>
    </w:p>
    <w:p w14:paraId="14B517A5" w14:textId="77777777" w:rsidR="00E80032" w:rsidRPr="00903DBA" w:rsidRDefault="00E80032" w:rsidP="00E80032">
      <w:pPr>
        <w:pStyle w:val="Code"/>
      </w:pPr>
      <w:r w:rsidRPr="00903DBA">
        <w:t>#endif</w:t>
      </w:r>
    </w:p>
    <w:p w14:paraId="0258D5FC" w14:textId="77777777" w:rsidR="00E80032" w:rsidRPr="00903DBA" w:rsidRDefault="00E80032" w:rsidP="00E80032">
      <w:pPr>
        <w:pStyle w:val="Code"/>
      </w:pPr>
    </w:p>
    <w:p w14:paraId="2515CB23" w14:textId="77777777" w:rsidR="00E80032" w:rsidRPr="00903DBA" w:rsidRDefault="00E80032" w:rsidP="00E80032">
      <w:pPr>
        <w:pStyle w:val="Code"/>
      </w:pPr>
      <w:r w:rsidRPr="00903DBA">
        <w:t>#ifdef LINUX</w:t>
      </w:r>
    </w:p>
    <w:p w14:paraId="501EC619" w14:textId="77777777" w:rsidR="00E80032" w:rsidRPr="00903DBA" w:rsidRDefault="00E80032" w:rsidP="00E80032">
      <w:pPr>
        <w:pStyle w:val="Code"/>
      </w:pPr>
      <w:r w:rsidRPr="00903DBA">
        <w:t xml:space="preserve">  #define SYSINT unsigned int</w:t>
      </w:r>
    </w:p>
    <w:p w14:paraId="47A28965" w14:textId="77777777" w:rsidR="00E80032" w:rsidRPr="00903DBA" w:rsidRDefault="00E80032" w:rsidP="00E80032">
      <w:pPr>
        <w:pStyle w:val="Code"/>
      </w:pPr>
      <w:r w:rsidRPr="00903DBA">
        <w:t>#endif</w:t>
      </w:r>
    </w:p>
    <w:p w14:paraId="417DB924" w14:textId="77777777" w:rsidR="00E80032" w:rsidRPr="00903DBA" w:rsidRDefault="00E80032" w:rsidP="00E80032">
      <w:pPr>
        <w:pStyle w:val="Code"/>
      </w:pPr>
    </w:p>
    <w:p w14:paraId="0F345E91" w14:textId="77777777" w:rsidR="00E80032" w:rsidRPr="00903DBA" w:rsidRDefault="00E80032" w:rsidP="00E80032">
      <w:pPr>
        <w:pStyle w:val="Code"/>
      </w:pPr>
      <w:r w:rsidRPr="00903DBA">
        <w:t>#ifdef MAC</w:t>
      </w:r>
    </w:p>
    <w:p w14:paraId="671C94E6" w14:textId="77777777" w:rsidR="00E80032" w:rsidRPr="00903DBA" w:rsidRDefault="00E80032" w:rsidP="00E80032">
      <w:pPr>
        <w:pStyle w:val="Code"/>
      </w:pPr>
      <w:r w:rsidRPr="00903DBA">
        <w:t xml:space="preserve">  #define SYSINT long int</w:t>
      </w:r>
    </w:p>
    <w:p w14:paraId="4E892C8C" w14:textId="77777777" w:rsidR="00E80032" w:rsidRPr="00903DBA" w:rsidRDefault="00E80032" w:rsidP="00E80032">
      <w:pPr>
        <w:pStyle w:val="Code"/>
      </w:pPr>
      <w:r w:rsidRPr="00903DBA">
        <w:t>#endif</w:t>
      </w:r>
    </w:p>
    <w:p w14:paraId="7F7ECD66" w14:textId="77777777" w:rsidR="00E80032" w:rsidRPr="00903DBA" w:rsidRDefault="00E80032" w:rsidP="00E80032">
      <w:pPr>
        <w:pStyle w:val="Code"/>
      </w:pPr>
    </w:p>
    <w:p w14:paraId="3E9ABA64" w14:textId="77777777" w:rsidR="00E80032" w:rsidRPr="00903DBA" w:rsidRDefault="00E80032" w:rsidP="00E80032">
      <w:pPr>
        <w:pStyle w:val="Code"/>
      </w:pPr>
      <w:r w:rsidRPr="00903DBA">
        <w:t>SYSINT iOpData = 0;</w:t>
      </w:r>
    </w:p>
    <w:p w14:paraId="50ED5D60" w14:textId="313BD0A2" w:rsidR="00E80032" w:rsidRPr="00903DBA" w:rsidRDefault="00E80032" w:rsidP="00E65FE6">
      <w:pPr>
        <w:pStyle w:val="CodeHeader"/>
      </w:pPr>
      <w:r w:rsidRPr="00903DBA">
        <w:t xml:space="preserve">Condition programming can also be used as a third level of comments (above line and block comments, see Section </w:t>
      </w:r>
      <w:r w:rsidRPr="00903DBA">
        <w:fldChar w:fldCharType="begin"/>
      </w:r>
      <w:r w:rsidRPr="00903DBA">
        <w:instrText xml:space="preserve"> REF _Ref383865434 \r \h </w:instrText>
      </w:r>
      <w:r w:rsidRPr="00903DBA">
        <w:fldChar w:fldCharType="separate"/>
      </w:r>
      <w:r w:rsidR="00392B3E">
        <w:t>14.29</w:t>
      </w:r>
      <w:r w:rsidRPr="00903DBA">
        <w:fldChar w:fldCharType="end"/>
      </w:r>
      <w:r w:rsidRPr="00903DBA">
        <w:t xml:space="preserve">). In the following code the whole segment between the </w:t>
      </w:r>
      <w:r w:rsidRPr="00E65FE6">
        <w:t>#if</w:t>
      </w:r>
      <w:r w:rsidRPr="00903DBA">
        <w:t xml:space="preserve"> and </w:t>
      </w:r>
      <w:r w:rsidRPr="00E65FE6">
        <w:rPr>
          <w:rStyle w:val="CodeInText"/>
        </w:rPr>
        <w:t>#endif</w:t>
      </w:r>
      <w:r w:rsidRPr="00903DBA">
        <w:t xml:space="preserve"> directives will be omitted, regardless of the comments, as zero always is interpreted as false.</w:t>
      </w:r>
    </w:p>
    <w:p w14:paraId="3D241DEB" w14:textId="77777777" w:rsidR="00E80032" w:rsidRPr="00903DBA" w:rsidRDefault="00E80032" w:rsidP="00E80032">
      <w:pPr>
        <w:pStyle w:val="Code"/>
      </w:pPr>
      <w:r w:rsidRPr="00903DBA">
        <w:t>#if 0</w:t>
      </w:r>
    </w:p>
    <w:p w14:paraId="2D9C8562" w14:textId="77777777" w:rsidR="00E80032" w:rsidRPr="00903DBA" w:rsidRDefault="00E80032" w:rsidP="00E80032">
      <w:pPr>
        <w:pStyle w:val="Code"/>
      </w:pPr>
      <w:r w:rsidRPr="00903DBA">
        <w:t>int Square(int value)</w:t>
      </w:r>
    </w:p>
    <w:p w14:paraId="68B5BF3D" w14:textId="77777777" w:rsidR="00E80032" w:rsidRPr="00903DBA" w:rsidRDefault="00E80032" w:rsidP="00E80032">
      <w:pPr>
        <w:pStyle w:val="Code"/>
      </w:pPr>
      <w:r w:rsidRPr="00903DBA">
        <w:t>{</w:t>
      </w:r>
      <w:r w:rsidRPr="00903DBA">
        <w:cr/>
        <w:t xml:space="preserve">  return value * value; // Square.</w:t>
      </w:r>
    </w:p>
    <w:p w14:paraId="1F7681AC" w14:textId="77777777" w:rsidR="00E80032" w:rsidRPr="00903DBA" w:rsidRDefault="00E80032" w:rsidP="00E80032">
      <w:pPr>
        <w:pStyle w:val="Code"/>
      </w:pPr>
      <w:r w:rsidRPr="00903DBA">
        <w:t>}</w:t>
      </w:r>
    </w:p>
    <w:p w14:paraId="2059564A" w14:textId="77777777" w:rsidR="00E80032" w:rsidRPr="00903DBA" w:rsidRDefault="00E80032" w:rsidP="00E80032">
      <w:pPr>
        <w:pStyle w:val="Code"/>
      </w:pPr>
      <w:r w:rsidRPr="00903DBA">
        <w:t>#endif</w:t>
      </w:r>
    </w:p>
    <w:p w14:paraId="1E500E35" w14:textId="77777777" w:rsidR="00E80032" w:rsidRPr="00903DBA" w:rsidRDefault="00E80032" w:rsidP="007C7CB2">
      <w:pPr>
        <w:pStyle w:val="Rubrik2"/>
      </w:pPr>
      <w:bookmarkStart w:id="820" w:name="_Toc320485618"/>
      <w:bookmarkStart w:id="821" w:name="_Toc323656729"/>
      <w:bookmarkStart w:id="822" w:name="_Toc324085467"/>
      <w:bookmarkStart w:id="823" w:name="_Toc383781119"/>
      <w:bookmarkStart w:id="824" w:name="_Toc57656228"/>
      <w:bookmarkStart w:id="825" w:name="_Toc320485621"/>
      <w:r w:rsidRPr="00903DBA">
        <w:t>The Standard Library</w:t>
      </w:r>
      <w:bookmarkEnd w:id="820"/>
      <w:bookmarkEnd w:id="821"/>
      <w:bookmarkEnd w:id="822"/>
      <w:bookmarkEnd w:id="823"/>
      <w:bookmarkEnd w:id="824"/>
    </w:p>
    <w:p w14:paraId="003DB903" w14:textId="77777777" w:rsidR="00E80032" w:rsidRPr="00903DBA" w:rsidRDefault="00E80032" w:rsidP="00E80032">
      <w:r w:rsidRPr="00903DBA">
        <w:t>The C standard library hold around 200 functions and some macros divided into several sections.</w:t>
      </w:r>
    </w:p>
    <w:p w14:paraId="5AEF4C94" w14:textId="77777777" w:rsidR="00E80032" w:rsidRPr="00903DBA" w:rsidRDefault="00E80032" w:rsidP="007C7CB2">
      <w:pPr>
        <w:pStyle w:val="Rubrik3"/>
      </w:pPr>
      <w:bookmarkStart w:id="826" w:name="_Toc323656730"/>
      <w:bookmarkStart w:id="827" w:name="_Toc324085468"/>
      <w:bookmarkStart w:id="828" w:name="_Toc383781120"/>
      <w:bookmarkStart w:id="829" w:name="_Toc57656229"/>
      <w:r w:rsidRPr="00903DBA">
        <w:t>File Management</w:t>
      </w:r>
      <w:bookmarkEnd w:id="826"/>
      <w:bookmarkEnd w:id="827"/>
      <w:bookmarkEnd w:id="828"/>
      <w:bookmarkEnd w:id="829"/>
    </w:p>
    <w:p w14:paraId="2959B537" w14:textId="77777777" w:rsidR="00E80032" w:rsidRPr="00903DBA" w:rsidRDefault="00E80032" w:rsidP="00E65FE6">
      <w:pPr>
        <w:pStyle w:val="CodeHeader"/>
      </w:pPr>
      <w:r w:rsidRPr="00903DBA">
        <w:t xml:space="preserve">We can open, write to, read from, and close files with the help of </w:t>
      </w:r>
      <w:r w:rsidRPr="00E17FD3">
        <w:rPr>
          <w:rStyle w:val="KeyWord0"/>
        </w:rPr>
        <w:t>file</w:t>
      </w:r>
      <w:r w:rsidRPr="00903DBA">
        <w:rPr>
          <w:rStyle w:val="Italic"/>
        </w:rPr>
        <w:t xml:space="preserve"> </w:t>
      </w:r>
      <w:r w:rsidRPr="00E17FD3">
        <w:rPr>
          <w:rStyle w:val="KeyWord0"/>
        </w:rPr>
        <w:t>pointers</w:t>
      </w:r>
      <w:r w:rsidRPr="00903DBA">
        <w:t xml:space="preserve">. A file pointer is a pointer to a value of the </w:t>
      </w:r>
      <w:r w:rsidRPr="00E65FE6">
        <w:t>FILE</w:t>
      </w:r>
      <w:r w:rsidRPr="00903DBA">
        <w:t xml:space="preserve"> type; it can be considered a connection to the file. The program below reads a series of integers from the text file </w:t>
      </w:r>
      <w:r w:rsidRPr="00E65FE6">
        <w:t>Input.txt</w:t>
      </w:r>
      <w:r w:rsidRPr="00903DBA">
        <w:t xml:space="preserve"> and writes their squares to the file </w:t>
      </w:r>
      <w:r w:rsidRPr="00E65FE6">
        <w:t>Output.txt</w:t>
      </w:r>
      <w:r w:rsidRPr="00903DBA">
        <w:t xml:space="preserve">. The function </w:t>
      </w:r>
      <w:r w:rsidRPr="00E65FE6">
        <w:rPr>
          <w:rStyle w:val="CodeInText"/>
        </w:rPr>
        <w:t>feof</w:t>
      </w:r>
      <w:r w:rsidRPr="00903DBA">
        <w:t xml:space="preserve"> returns zero when there is no more value to be read from the file. Finally, we must not forget to close the file.</w:t>
      </w:r>
    </w:p>
    <w:p w14:paraId="7189D2F9" w14:textId="1DD6A0FD" w:rsidR="00E80032" w:rsidRPr="00903DBA" w:rsidRDefault="00E80032" w:rsidP="00E80032">
      <w:pPr>
        <w:pStyle w:val="Code"/>
      </w:pPr>
      <w:r w:rsidRPr="00903DBA">
        <w:t xml:space="preserve">#include </w:t>
      </w:r>
      <w:r w:rsidR="00EF337F" w:rsidRPr="00903DBA">
        <w:t>&lt;stdlib.h&gt;</w:t>
      </w:r>
    </w:p>
    <w:p w14:paraId="4F6F8C0C" w14:textId="77777777" w:rsidR="00E80032" w:rsidRPr="00903DBA" w:rsidRDefault="00E80032" w:rsidP="00E80032">
      <w:pPr>
        <w:pStyle w:val="Code"/>
      </w:pPr>
      <w:r w:rsidRPr="00903DBA">
        <w:t>#include &lt;assert.h&gt;</w:t>
      </w:r>
    </w:p>
    <w:p w14:paraId="055C904A" w14:textId="77777777" w:rsidR="00E80032" w:rsidRPr="00903DBA" w:rsidRDefault="00E80032" w:rsidP="00E80032">
      <w:pPr>
        <w:pStyle w:val="Code"/>
      </w:pPr>
      <w:r w:rsidRPr="00903DBA">
        <w:t>#include &lt;stdio.h&gt;</w:t>
      </w:r>
    </w:p>
    <w:p w14:paraId="4B1817E3" w14:textId="77777777" w:rsidR="00E80032" w:rsidRPr="00903DBA" w:rsidRDefault="00E80032" w:rsidP="00E80032">
      <w:pPr>
        <w:pStyle w:val="Code"/>
      </w:pPr>
    </w:p>
    <w:p w14:paraId="7659315C" w14:textId="77777777" w:rsidR="00E80032" w:rsidRPr="00903DBA" w:rsidRDefault="00E80032" w:rsidP="00E80032">
      <w:pPr>
        <w:pStyle w:val="Code"/>
      </w:pPr>
      <w:r w:rsidRPr="00903DBA">
        <w:t>void main(void) {</w:t>
      </w:r>
    </w:p>
    <w:p w14:paraId="56C784B7" w14:textId="77777777" w:rsidR="00E80032" w:rsidRPr="00903DBA" w:rsidRDefault="00E80032" w:rsidP="00E80032">
      <w:pPr>
        <w:pStyle w:val="Code"/>
      </w:pPr>
      <w:r w:rsidRPr="00903DBA">
        <w:t xml:space="preserve">  FILE* inFile = fopen("Input.txt", "r");</w:t>
      </w:r>
    </w:p>
    <w:p w14:paraId="3F3B48B5" w14:textId="77777777" w:rsidR="00E80032" w:rsidRPr="00903DBA" w:rsidRDefault="00E80032" w:rsidP="00E80032">
      <w:pPr>
        <w:pStyle w:val="Code"/>
      </w:pPr>
      <w:r w:rsidRPr="00903DBA">
        <w:t xml:space="preserve">  FILE* outFile = fopen("Output.txt", "w");</w:t>
      </w:r>
    </w:p>
    <w:p w14:paraId="606114A1" w14:textId="77777777" w:rsidR="00E80032" w:rsidRPr="00903DBA" w:rsidRDefault="00E80032" w:rsidP="00E80032">
      <w:pPr>
        <w:pStyle w:val="Code"/>
      </w:pPr>
    </w:p>
    <w:p w14:paraId="07614C45" w14:textId="77777777" w:rsidR="00E80032" w:rsidRPr="00903DBA" w:rsidRDefault="00E80032" w:rsidP="00E80032">
      <w:pPr>
        <w:pStyle w:val="Code"/>
      </w:pPr>
      <w:r w:rsidRPr="00903DBA">
        <w:t xml:space="preserve">  assert(inFile != NULL);</w:t>
      </w:r>
    </w:p>
    <w:p w14:paraId="3AB79622" w14:textId="77777777" w:rsidR="00E80032" w:rsidRPr="00903DBA" w:rsidRDefault="00E80032" w:rsidP="00E80032">
      <w:pPr>
        <w:pStyle w:val="Code"/>
      </w:pPr>
      <w:r w:rsidRPr="00903DBA">
        <w:t xml:space="preserve">  assert(outFile != NULL);</w:t>
      </w:r>
    </w:p>
    <w:p w14:paraId="3007707E" w14:textId="77777777" w:rsidR="00E80032" w:rsidRPr="00903DBA" w:rsidRDefault="00E80032" w:rsidP="00E80032">
      <w:pPr>
        <w:pStyle w:val="Code"/>
      </w:pPr>
    </w:p>
    <w:p w14:paraId="287358F5" w14:textId="77777777" w:rsidR="00E80032" w:rsidRPr="00903DBA" w:rsidRDefault="00E80032" w:rsidP="00E80032">
      <w:pPr>
        <w:pStyle w:val="Code"/>
      </w:pPr>
      <w:r w:rsidRPr="00903DBA">
        <w:t xml:space="preserve">  while (!feof(inFile)) {</w:t>
      </w:r>
      <w:r w:rsidRPr="00903DBA">
        <w:cr/>
        <w:t xml:space="preserve">    double value;</w:t>
      </w:r>
    </w:p>
    <w:p w14:paraId="6C2877E8" w14:textId="77777777" w:rsidR="00E80032" w:rsidRPr="00903DBA" w:rsidRDefault="00E80032" w:rsidP="00E80032">
      <w:pPr>
        <w:pStyle w:val="Code"/>
      </w:pPr>
      <w:r w:rsidRPr="00903DBA">
        <w:t xml:space="preserve">    fscanf(inFile, "%lf", &amp;value);</w:t>
      </w:r>
    </w:p>
    <w:p w14:paraId="678CF55E" w14:textId="77777777" w:rsidR="00E80032" w:rsidRPr="00903DBA" w:rsidRDefault="00E80032" w:rsidP="00E80032">
      <w:pPr>
        <w:pStyle w:val="Code"/>
      </w:pPr>
      <w:r w:rsidRPr="00903DBA">
        <w:t xml:space="preserve">    fprintf(outFile, "%f\n", value * value);</w:t>
      </w:r>
    </w:p>
    <w:p w14:paraId="25ADFB2E" w14:textId="77777777" w:rsidR="00E80032" w:rsidRPr="00903DBA" w:rsidRDefault="00E80032" w:rsidP="00E80032">
      <w:pPr>
        <w:pStyle w:val="Code"/>
      </w:pPr>
      <w:r w:rsidRPr="00903DBA">
        <w:t xml:space="preserve">  }</w:t>
      </w:r>
    </w:p>
    <w:p w14:paraId="1E89D9FF" w14:textId="77777777" w:rsidR="00E80032" w:rsidRPr="00903DBA" w:rsidRDefault="00E80032" w:rsidP="00E80032">
      <w:pPr>
        <w:pStyle w:val="Code"/>
      </w:pPr>
    </w:p>
    <w:p w14:paraId="297CCDA6" w14:textId="77777777" w:rsidR="00E80032" w:rsidRPr="00903DBA" w:rsidRDefault="00E80032" w:rsidP="00E80032">
      <w:pPr>
        <w:pStyle w:val="Code"/>
      </w:pPr>
      <w:r w:rsidRPr="00903DBA">
        <w:t xml:space="preserve">  fclose(inFile);</w:t>
      </w:r>
    </w:p>
    <w:p w14:paraId="33EA341E" w14:textId="77777777" w:rsidR="00E80032" w:rsidRPr="00903DBA" w:rsidRDefault="00E80032" w:rsidP="00E80032">
      <w:pPr>
        <w:pStyle w:val="Code"/>
      </w:pPr>
      <w:r w:rsidRPr="00903DBA">
        <w:t xml:space="preserve">  fclose(outFile);</w:t>
      </w:r>
    </w:p>
    <w:p w14:paraId="3ADE426F" w14:textId="77777777" w:rsidR="00E80032" w:rsidRPr="00903DBA" w:rsidRDefault="00E80032" w:rsidP="00E80032">
      <w:pPr>
        <w:pStyle w:val="Code"/>
      </w:pPr>
      <w:r w:rsidRPr="00903DBA">
        <w:t>}</w:t>
      </w:r>
    </w:p>
    <w:p w14:paraId="7BA76680" w14:textId="77777777" w:rsidR="00E80032" w:rsidRPr="00903DBA" w:rsidRDefault="00E80032" w:rsidP="00E80032">
      <w:r w:rsidRPr="00903DBA">
        <w:t xml:space="preserve">The text files are written in plain texts and can be viewed by the editor. </w:t>
      </w:r>
    </w:p>
    <w:p w14:paraId="601435F5" w14:textId="77777777" w:rsidR="00E80032" w:rsidRPr="00903DBA" w:rsidRDefault="00E80032" w:rsidP="00E65FE6">
      <w:pPr>
        <w:pStyle w:val="CodeHeader"/>
      </w:pPr>
      <w:r w:rsidRPr="00903DBA">
        <w:t>Input.txt</w:t>
      </w:r>
    </w:p>
    <w:p w14:paraId="0266E2C8" w14:textId="77777777" w:rsidR="00E80032" w:rsidRPr="00903DBA" w:rsidRDefault="00E80032" w:rsidP="00E80032">
      <w:pPr>
        <w:pStyle w:val="Code"/>
      </w:pPr>
      <w:r w:rsidRPr="00903DBA">
        <w:t>1</w:t>
      </w:r>
    </w:p>
    <w:p w14:paraId="4016BFEA" w14:textId="77777777" w:rsidR="00E80032" w:rsidRPr="00903DBA" w:rsidRDefault="00E80032" w:rsidP="00E80032">
      <w:pPr>
        <w:pStyle w:val="Code"/>
      </w:pPr>
      <w:r w:rsidRPr="00903DBA">
        <w:t>2</w:t>
      </w:r>
    </w:p>
    <w:p w14:paraId="43CD42C3" w14:textId="77777777" w:rsidR="00E80032" w:rsidRPr="00903DBA" w:rsidRDefault="00E80032" w:rsidP="00E80032">
      <w:pPr>
        <w:pStyle w:val="Code"/>
      </w:pPr>
      <w:r w:rsidRPr="00903DBA">
        <w:t>3</w:t>
      </w:r>
    </w:p>
    <w:p w14:paraId="3486F9A6" w14:textId="77777777" w:rsidR="00E80032" w:rsidRPr="00903DBA" w:rsidRDefault="00E80032" w:rsidP="00E80032">
      <w:pPr>
        <w:pStyle w:val="Code"/>
      </w:pPr>
      <w:r w:rsidRPr="00903DBA">
        <w:t>4</w:t>
      </w:r>
    </w:p>
    <w:p w14:paraId="392421BB" w14:textId="77777777" w:rsidR="00E80032" w:rsidRPr="00903DBA" w:rsidRDefault="00E80032" w:rsidP="00E80032">
      <w:pPr>
        <w:pStyle w:val="Code"/>
      </w:pPr>
      <w:r w:rsidRPr="00903DBA">
        <w:t>5</w:t>
      </w:r>
    </w:p>
    <w:p w14:paraId="3A2EE743" w14:textId="77777777" w:rsidR="00E80032" w:rsidRPr="00903DBA" w:rsidRDefault="00E80032" w:rsidP="00E65FE6">
      <w:pPr>
        <w:pStyle w:val="CodeHeader"/>
        <w:rPr>
          <w:noProof/>
          <w:lang w:eastAsia="sv-SE"/>
        </w:rPr>
      </w:pPr>
      <w:r w:rsidRPr="00903DBA">
        <w:rPr>
          <w:noProof/>
          <w:lang w:eastAsia="sv-SE"/>
        </w:rPr>
        <w:t>Output.txt</w:t>
      </w:r>
    </w:p>
    <w:p w14:paraId="346AD77F" w14:textId="77777777" w:rsidR="00E80032" w:rsidRPr="00903DBA" w:rsidRDefault="00E80032" w:rsidP="00E80032">
      <w:pPr>
        <w:pStyle w:val="Code"/>
      </w:pPr>
      <w:r w:rsidRPr="00903DBA">
        <w:t>1</w:t>
      </w:r>
    </w:p>
    <w:p w14:paraId="01D9FB08" w14:textId="77777777" w:rsidR="00E80032" w:rsidRPr="00903DBA" w:rsidRDefault="00E80032" w:rsidP="00E80032">
      <w:pPr>
        <w:pStyle w:val="Code"/>
      </w:pPr>
      <w:r w:rsidRPr="00903DBA">
        <w:t>4</w:t>
      </w:r>
    </w:p>
    <w:p w14:paraId="228017DB" w14:textId="77777777" w:rsidR="00E80032" w:rsidRPr="00903DBA" w:rsidRDefault="00E80032" w:rsidP="00E80032">
      <w:pPr>
        <w:pStyle w:val="Code"/>
      </w:pPr>
      <w:r w:rsidRPr="00903DBA">
        <w:t>9</w:t>
      </w:r>
    </w:p>
    <w:p w14:paraId="271FFE03" w14:textId="77777777" w:rsidR="00E80032" w:rsidRPr="00903DBA" w:rsidRDefault="00E80032" w:rsidP="00E80032">
      <w:pPr>
        <w:pStyle w:val="Code"/>
      </w:pPr>
      <w:r w:rsidRPr="00903DBA">
        <w:t>16</w:t>
      </w:r>
    </w:p>
    <w:p w14:paraId="11606E38" w14:textId="77777777" w:rsidR="00E80032" w:rsidRPr="00903DBA" w:rsidRDefault="00E80032" w:rsidP="00E80032">
      <w:pPr>
        <w:pStyle w:val="Code"/>
      </w:pPr>
      <w:r w:rsidRPr="00903DBA">
        <w:t>25</w:t>
      </w:r>
    </w:p>
    <w:p w14:paraId="3B710581" w14:textId="77777777" w:rsidR="00E80032" w:rsidRPr="00903DBA" w:rsidRDefault="00E80032" w:rsidP="00E65FE6">
      <w:pPr>
        <w:pStyle w:val="CodeHeader"/>
      </w:pPr>
      <w:r w:rsidRPr="00903DBA">
        <w:t xml:space="preserve">We can also read and write binary data. The program below writes the number one to ten to the file </w:t>
      </w:r>
      <w:r w:rsidRPr="00E65FE6">
        <w:t>Numbers.bin</w:t>
      </w:r>
      <w:r w:rsidRPr="00903DBA">
        <w:t xml:space="preserve"> and then reads the same series of values from the file. The functions </w:t>
      </w:r>
      <w:r w:rsidRPr="00E65FE6">
        <w:t>write</w:t>
      </w:r>
      <w:r w:rsidRPr="00903DBA">
        <w:t xml:space="preserve"> and </w:t>
      </w:r>
      <w:r w:rsidRPr="00E65FE6">
        <w:rPr>
          <w:rStyle w:val="CodeInText"/>
        </w:rPr>
        <w:t>read</w:t>
      </w:r>
      <w:r w:rsidRPr="00903DBA">
        <w:t xml:space="preserve"> takes the address of the value to be read or written and the size of the value in bytes. They return the number of bytes actually read or written. When reading, we can check whether we have reached the end of the file by counting the number of read bytes; if it is zero, we have reached the end.</w:t>
      </w:r>
    </w:p>
    <w:p w14:paraId="79ECF150" w14:textId="77777777" w:rsidR="00E80032" w:rsidRPr="00903DBA" w:rsidRDefault="00E80032" w:rsidP="00E65FE6">
      <w:pPr>
        <w:pStyle w:val="CodeHeader"/>
      </w:pPr>
      <w:r w:rsidRPr="00903DBA">
        <w:t>BinaryFile.c</w:t>
      </w:r>
    </w:p>
    <w:p w14:paraId="11F286E5" w14:textId="45E29D6C" w:rsidR="00E80032" w:rsidRPr="00903DBA" w:rsidRDefault="00E80032" w:rsidP="00E80032">
      <w:pPr>
        <w:pStyle w:val="Code"/>
      </w:pPr>
      <w:r w:rsidRPr="00903DBA">
        <w:t xml:space="preserve">#include </w:t>
      </w:r>
      <w:r w:rsidR="00EF337F" w:rsidRPr="00903DBA">
        <w:t>&lt;stdlib.h&gt;</w:t>
      </w:r>
    </w:p>
    <w:p w14:paraId="202DCA59" w14:textId="77777777" w:rsidR="00E80032" w:rsidRPr="00903DBA" w:rsidRDefault="00E80032" w:rsidP="00E80032">
      <w:pPr>
        <w:pStyle w:val="Code"/>
      </w:pPr>
      <w:r w:rsidRPr="00903DBA">
        <w:t>#include &lt;assert.h&gt;</w:t>
      </w:r>
    </w:p>
    <w:p w14:paraId="17B872EE" w14:textId="77777777" w:rsidR="00E80032" w:rsidRPr="00903DBA" w:rsidRDefault="00E80032" w:rsidP="00E80032">
      <w:pPr>
        <w:pStyle w:val="Code"/>
      </w:pPr>
      <w:r w:rsidRPr="00903DBA">
        <w:t>#include &lt;stdio.h&gt;</w:t>
      </w:r>
    </w:p>
    <w:p w14:paraId="1A1DC996" w14:textId="77777777" w:rsidR="00E80032" w:rsidRPr="00903DBA" w:rsidRDefault="00E80032" w:rsidP="00E80032">
      <w:pPr>
        <w:pStyle w:val="Code"/>
      </w:pPr>
    </w:p>
    <w:p w14:paraId="03CB5105" w14:textId="77777777" w:rsidR="00E80032" w:rsidRPr="00903DBA" w:rsidRDefault="00E80032" w:rsidP="00E80032">
      <w:pPr>
        <w:pStyle w:val="Code"/>
      </w:pPr>
      <w:r w:rsidRPr="00903DBA">
        <w:t>void main(void) {</w:t>
      </w:r>
    </w:p>
    <w:p w14:paraId="29EFD1E8" w14:textId="77777777" w:rsidR="00E80032" w:rsidRPr="00903DBA" w:rsidRDefault="00E80032" w:rsidP="00E80032">
      <w:pPr>
        <w:pStyle w:val="Code"/>
      </w:pPr>
      <w:r w:rsidRPr="00903DBA">
        <w:t xml:space="preserve">  int index, value;</w:t>
      </w:r>
    </w:p>
    <w:p w14:paraId="705487BF" w14:textId="77777777" w:rsidR="00E80032" w:rsidRPr="00903DBA" w:rsidRDefault="00E80032" w:rsidP="00E80032">
      <w:pPr>
        <w:pStyle w:val="Code"/>
      </w:pPr>
    </w:p>
    <w:p w14:paraId="75E89BC0" w14:textId="77777777" w:rsidR="00E80032" w:rsidRPr="00903DBA" w:rsidRDefault="00E80032" w:rsidP="00E80032">
      <w:pPr>
        <w:pStyle w:val="Code"/>
      </w:pPr>
      <w:r w:rsidRPr="00903DBA">
        <w:t xml:space="preserve">  FILE *outFile = fopen("Number.bin", "w"), *inFile;</w:t>
      </w:r>
    </w:p>
    <w:p w14:paraId="77AC0E35" w14:textId="77777777" w:rsidR="00E80032" w:rsidRPr="00903DBA" w:rsidRDefault="00E80032" w:rsidP="00E80032">
      <w:pPr>
        <w:pStyle w:val="Code"/>
      </w:pPr>
      <w:r w:rsidRPr="00903DBA">
        <w:t xml:space="preserve">  assert(outFile != NULL);</w:t>
      </w:r>
    </w:p>
    <w:p w14:paraId="1EA9F207" w14:textId="77777777" w:rsidR="00E80032" w:rsidRPr="00903DBA" w:rsidRDefault="00E80032" w:rsidP="00E80032">
      <w:pPr>
        <w:pStyle w:val="Code"/>
      </w:pPr>
      <w:r w:rsidRPr="00903DBA">
        <w:t xml:space="preserve">  for (index = 1; index &lt;= 10; ++index) {</w:t>
      </w:r>
      <w:r w:rsidRPr="00903DBA">
        <w:cr/>
        <w:t xml:space="preserve">    fwrite(&amp;index, 1, sizeof index, outFile);</w:t>
      </w:r>
    </w:p>
    <w:p w14:paraId="78B6CA3C" w14:textId="77777777" w:rsidR="00E80032" w:rsidRPr="00903DBA" w:rsidRDefault="00E80032" w:rsidP="00E80032">
      <w:pPr>
        <w:pStyle w:val="Code"/>
      </w:pPr>
      <w:r w:rsidRPr="00903DBA">
        <w:t xml:space="preserve">  }</w:t>
      </w:r>
    </w:p>
    <w:p w14:paraId="17795BE2" w14:textId="77777777" w:rsidR="00E80032" w:rsidRPr="00903DBA" w:rsidRDefault="00E80032" w:rsidP="00E80032">
      <w:pPr>
        <w:pStyle w:val="Code"/>
      </w:pPr>
      <w:r w:rsidRPr="00903DBA">
        <w:t xml:space="preserve">  fclose(outFile);</w:t>
      </w:r>
    </w:p>
    <w:p w14:paraId="25C698C9" w14:textId="77777777" w:rsidR="00E80032" w:rsidRPr="00903DBA" w:rsidRDefault="00E80032" w:rsidP="00E80032">
      <w:pPr>
        <w:pStyle w:val="Code"/>
      </w:pPr>
    </w:p>
    <w:p w14:paraId="4EE02CE3" w14:textId="77777777" w:rsidR="00E80032" w:rsidRPr="00903DBA" w:rsidRDefault="00E80032" w:rsidP="00E80032">
      <w:pPr>
        <w:pStyle w:val="Code"/>
      </w:pPr>
      <w:r w:rsidRPr="00903DBA">
        <w:t xml:space="preserve">  inFile = fopen("Number.bin", "r");</w:t>
      </w:r>
    </w:p>
    <w:p w14:paraId="0926E074" w14:textId="77777777" w:rsidR="00E80032" w:rsidRPr="00903DBA" w:rsidRDefault="00E80032" w:rsidP="00E80032">
      <w:pPr>
        <w:pStyle w:val="Code"/>
      </w:pPr>
      <w:r w:rsidRPr="00903DBA">
        <w:t xml:space="preserve">  assert(inFile != NULL);</w:t>
      </w:r>
    </w:p>
    <w:p w14:paraId="337D6967" w14:textId="77777777" w:rsidR="00E80032" w:rsidRPr="00903DBA" w:rsidRDefault="00E80032" w:rsidP="00E80032">
      <w:pPr>
        <w:pStyle w:val="Code"/>
      </w:pPr>
      <w:r w:rsidRPr="00903DBA">
        <w:t xml:space="preserve">  while (fread(&amp;value, 1, sizeof value, inFile) &gt; 0) {</w:t>
      </w:r>
      <w:r w:rsidRPr="00903DBA">
        <w:cr/>
        <w:t xml:space="preserve">    printf("%d\n", value);</w:t>
      </w:r>
    </w:p>
    <w:p w14:paraId="6D417526" w14:textId="77777777" w:rsidR="00E80032" w:rsidRPr="00903DBA" w:rsidRDefault="00E80032" w:rsidP="00E80032">
      <w:pPr>
        <w:pStyle w:val="Code"/>
      </w:pPr>
      <w:r w:rsidRPr="00903DBA">
        <w:t xml:space="preserve">  }</w:t>
      </w:r>
    </w:p>
    <w:p w14:paraId="03381FC1" w14:textId="77777777" w:rsidR="00E80032" w:rsidRPr="00903DBA" w:rsidRDefault="00E80032" w:rsidP="00E80032">
      <w:pPr>
        <w:pStyle w:val="Code"/>
      </w:pPr>
      <w:r w:rsidRPr="00903DBA">
        <w:t xml:space="preserve">  fclose(inFile);</w:t>
      </w:r>
    </w:p>
    <w:p w14:paraId="1B26E6CA" w14:textId="77777777" w:rsidR="00E80032" w:rsidRPr="00903DBA" w:rsidRDefault="00E80032" w:rsidP="00E80032">
      <w:pPr>
        <w:pStyle w:val="Code"/>
      </w:pPr>
      <w:r w:rsidRPr="00903DBA">
        <w:t>}</w:t>
      </w:r>
    </w:p>
    <w:p w14:paraId="3E70854A" w14:textId="77777777" w:rsidR="00E80032" w:rsidRPr="00903DBA" w:rsidRDefault="00E80032" w:rsidP="00E65FE6">
      <w:pPr>
        <w:pStyle w:val="CodeHeader"/>
      </w:pPr>
      <w:r w:rsidRPr="00903DBA">
        <w:t xml:space="preserve">The values are stored in compressed form in the binary file </w:t>
      </w:r>
      <w:r w:rsidRPr="00E65FE6">
        <w:rPr>
          <w:rStyle w:val="CodeInText"/>
        </w:rPr>
        <w:t>Numbers.bin</w:t>
      </w:r>
      <w:r w:rsidRPr="00903DBA">
        <w:t>, why they are not readable in the editor. Here is a screen dump of the file.</w:t>
      </w:r>
    </w:p>
    <w:p w14:paraId="7DB6314F" w14:textId="77777777" w:rsidR="00E80032" w:rsidRPr="00903DBA" w:rsidRDefault="00E80032" w:rsidP="00E80032">
      <w:r w:rsidRPr="00903DBA">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903DBA" w:rsidRDefault="00E80032" w:rsidP="007C7CB2">
      <w:pPr>
        <w:pStyle w:val="Rubrik3"/>
      </w:pPr>
      <w:bookmarkStart w:id="830" w:name="_Toc323656731"/>
      <w:bookmarkStart w:id="831" w:name="_Toc324085469"/>
      <w:bookmarkStart w:id="832" w:name="_Toc383781121"/>
      <w:bookmarkStart w:id="833" w:name="_Toc57656230"/>
      <w:r w:rsidRPr="00903DBA">
        <w:t>Program Parameters</w:t>
      </w:r>
      <w:bookmarkEnd w:id="830"/>
      <w:bookmarkEnd w:id="831"/>
      <w:bookmarkEnd w:id="832"/>
      <w:bookmarkEnd w:id="833"/>
    </w:p>
    <w:p w14:paraId="683E2625" w14:textId="77777777" w:rsidR="00E80032" w:rsidRPr="00903DBA" w:rsidRDefault="00E80032" w:rsidP="00E65FE6">
      <w:pPr>
        <w:pStyle w:val="CodeHeader"/>
      </w:pPr>
      <w:r w:rsidRPr="00903DBA">
        <w:t xml:space="preserve">It possible to start the program execution with parameters. In </w:t>
      </w:r>
      <w:r w:rsidRPr="00E65FE6">
        <w:t>main</w:t>
      </w:r>
      <w:r w:rsidRPr="00903DBA">
        <w:t xml:space="preserve">, the </w:t>
      </w:r>
      <w:r w:rsidRPr="00E65FE6">
        <w:t>argc</w:t>
      </w:r>
      <w:r w:rsidRPr="00903DBA">
        <w:t xml:space="preserve"> parameter holds the number of input strings, and </w:t>
      </w:r>
      <w:r w:rsidRPr="00E65FE6">
        <w:rPr>
          <w:rStyle w:val="CodeInText"/>
        </w:rPr>
        <w:t>argv</w:t>
      </w:r>
      <w:r w:rsidRPr="00903DBA">
        <w:t xml:space="preserve"> holds the string themselves.</w:t>
      </w:r>
    </w:p>
    <w:p w14:paraId="334A4FAE" w14:textId="2305ED48" w:rsidR="00E80032" w:rsidRPr="00903DBA" w:rsidRDefault="00E80032" w:rsidP="00E80032">
      <w:pPr>
        <w:pStyle w:val="Code"/>
      </w:pPr>
      <w:r w:rsidRPr="00903DBA">
        <w:t xml:space="preserve">#include </w:t>
      </w:r>
      <w:r w:rsidR="00294181" w:rsidRPr="00903DBA">
        <w:rPr>
          <w:color w:val="000000" w:themeColor="text1"/>
        </w:rPr>
        <w:t>&lt;stdio.h&gt;</w:t>
      </w:r>
    </w:p>
    <w:p w14:paraId="44DF91D0" w14:textId="77777777" w:rsidR="00E80032" w:rsidRPr="00903DBA" w:rsidRDefault="00E80032" w:rsidP="00E80032">
      <w:pPr>
        <w:pStyle w:val="Code"/>
      </w:pPr>
    </w:p>
    <w:p w14:paraId="4FE9BCF7" w14:textId="77777777" w:rsidR="00E80032" w:rsidRPr="00903DBA" w:rsidRDefault="00E80032" w:rsidP="00E80032">
      <w:pPr>
        <w:pStyle w:val="Code"/>
      </w:pPr>
      <w:r w:rsidRPr="00903DBA">
        <w:t>void main(int argc, char* argv[]) {</w:t>
      </w:r>
    </w:p>
    <w:p w14:paraId="550338DB" w14:textId="77777777" w:rsidR="00E80032" w:rsidRPr="00903DBA" w:rsidRDefault="00E80032" w:rsidP="00E80032">
      <w:pPr>
        <w:pStyle w:val="Code"/>
      </w:pPr>
      <w:r w:rsidRPr="00903DBA">
        <w:t xml:space="preserve">  int index;</w:t>
      </w:r>
    </w:p>
    <w:p w14:paraId="77A8FD53" w14:textId="77777777" w:rsidR="00E80032" w:rsidRPr="00903DBA" w:rsidRDefault="00E80032" w:rsidP="00E80032">
      <w:pPr>
        <w:pStyle w:val="Code"/>
      </w:pPr>
      <w:r w:rsidRPr="00903DBA">
        <w:t xml:space="preserve">  printf("argc: %d\n", argc);</w:t>
      </w:r>
    </w:p>
    <w:p w14:paraId="290B5C34" w14:textId="77777777" w:rsidR="00E80032" w:rsidRPr="00903DBA" w:rsidRDefault="00E80032" w:rsidP="00E80032">
      <w:pPr>
        <w:pStyle w:val="Code"/>
      </w:pPr>
    </w:p>
    <w:p w14:paraId="33DD04E4" w14:textId="77777777" w:rsidR="00E80032" w:rsidRPr="00903DBA" w:rsidRDefault="00E80032" w:rsidP="00E80032">
      <w:pPr>
        <w:pStyle w:val="Code"/>
      </w:pPr>
      <w:r w:rsidRPr="00903DBA">
        <w:t xml:space="preserve">  for (index = 0; index &lt; argc; ++index) {</w:t>
      </w:r>
    </w:p>
    <w:p w14:paraId="41117C0A" w14:textId="77777777" w:rsidR="00E80032" w:rsidRPr="00903DBA" w:rsidRDefault="00E80032" w:rsidP="00E80032">
      <w:pPr>
        <w:pStyle w:val="Code"/>
      </w:pPr>
      <w:r w:rsidRPr="00903DBA">
        <w:t xml:space="preserve">    printf("argv[%d]: %s\n", index, argv[index]);</w:t>
      </w:r>
    </w:p>
    <w:p w14:paraId="56D063F9" w14:textId="77777777" w:rsidR="00E80032" w:rsidRPr="00903DBA" w:rsidRDefault="00E80032" w:rsidP="00E80032">
      <w:pPr>
        <w:pStyle w:val="Code"/>
      </w:pPr>
      <w:r w:rsidRPr="00903DBA">
        <w:t xml:space="preserve">  }</w:t>
      </w:r>
    </w:p>
    <w:p w14:paraId="13982738" w14:textId="77777777" w:rsidR="00E80032" w:rsidRPr="00903DBA" w:rsidRDefault="00E80032" w:rsidP="00E80032">
      <w:pPr>
        <w:pStyle w:val="Code"/>
      </w:pPr>
      <w:r w:rsidRPr="00903DBA">
        <w:t>}</w:t>
      </w:r>
    </w:p>
    <w:p w14:paraId="4F254810" w14:textId="77777777" w:rsidR="00E80032" w:rsidRPr="00903DBA" w:rsidRDefault="00E80032" w:rsidP="00E65FE6">
      <w:pPr>
        <w:pStyle w:val="CodeHeader"/>
      </w:pPr>
      <w:r w:rsidRPr="00903DBA">
        <w:t xml:space="preserve">The parameters are given when the program executes. Note that the value of </w:t>
      </w:r>
      <w:r w:rsidRPr="00E65FE6">
        <w:rPr>
          <w:rStyle w:val="CodeInText"/>
        </w:rPr>
        <w:t>argv[0]</w:t>
      </w:r>
      <w:r w:rsidRPr="00903DBA">
        <w:t xml:space="preserve"> always is the program path. </w:t>
      </w:r>
    </w:p>
    <w:p w14:paraId="644A7AE8" w14:textId="77777777" w:rsidR="00E80032" w:rsidRPr="00903DBA" w:rsidRDefault="00E80032" w:rsidP="00E80032">
      <w:pPr>
        <w:autoSpaceDE w:val="0"/>
        <w:autoSpaceDN w:val="0"/>
        <w:spacing w:after="0"/>
        <w:rPr>
          <w:rFonts w:ascii="Consolas" w:hAnsi="Consolas" w:cs="Consolas"/>
          <w:sz w:val="19"/>
          <w:szCs w:val="19"/>
        </w:rPr>
      </w:pPr>
      <w:r w:rsidRPr="00903DBA">
        <w:rPr>
          <w:rFonts w:ascii="Consolas" w:hAnsi="Consolas" w:cs="Consolas"/>
          <w:noProof/>
          <w:sz w:val="19"/>
          <w:szCs w:val="19"/>
          <w:lang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903DBA" w:rsidRDefault="00E80032" w:rsidP="007C7CB2">
      <w:pPr>
        <w:pStyle w:val="Rubrik3"/>
      </w:pPr>
      <w:bookmarkStart w:id="834" w:name="_Toc323656732"/>
      <w:bookmarkStart w:id="835" w:name="_Toc324085470"/>
      <w:bookmarkStart w:id="836" w:name="_Toc383781122"/>
      <w:bookmarkStart w:id="837" w:name="_Toc57656231"/>
      <w:r w:rsidRPr="00903DBA">
        <w:t>Environment Functions</w:t>
      </w:r>
      <w:bookmarkEnd w:id="834"/>
      <w:bookmarkEnd w:id="835"/>
      <w:bookmarkEnd w:id="836"/>
      <w:bookmarkEnd w:id="837"/>
    </w:p>
    <w:p w14:paraId="500F87E5" w14:textId="4B88A96B" w:rsidR="00E80032" w:rsidRPr="00903DBA" w:rsidRDefault="00E80032" w:rsidP="00E65FE6">
      <w:pPr>
        <w:pStyle w:val="CodeHeader"/>
      </w:pPr>
      <w:r w:rsidRPr="00903DBA">
        <w:t xml:space="preserve">There is a set of functions that communicates with the surrounding environment: </w:t>
      </w:r>
      <w:r w:rsidRPr="00E65FE6">
        <w:t>exit</w:t>
      </w:r>
      <w:r w:rsidRPr="00903DBA">
        <w:t xml:space="preserve"> quits the execution and sends an integer value to the environment; </w:t>
      </w:r>
      <w:r w:rsidRPr="00E65FE6">
        <w:t>atexit</w:t>
      </w:r>
      <w:r w:rsidRPr="00903DBA">
        <w:t xml:space="preserve"> states a function that is called when </w:t>
      </w:r>
      <w:r w:rsidRPr="00E65FE6">
        <w:t>exit</w:t>
      </w:r>
      <w:r w:rsidRPr="00903DBA">
        <w:t xml:space="preserve"> is called; </w:t>
      </w:r>
      <w:r w:rsidRPr="00E65FE6">
        <w:t>getenv</w:t>
      </w:r>
      <w:r w:rsidRPr="00903DBA">
        <w:t xml:space="preserve"> reads the value of an environment variable, and </w:t>
      </w:r>
      <w:r w:rsidRPr="00E65FE6">
        <w:t>system</w:t>
      </w:r>
      <w:r w:rsidRPr="00903DBA">
        <w:t xml:space="preserve"> executes a system command. There are two macros </w:t>
      </w:r>
      <w:hyperlink r:id="rId25" w:history="1">
        <w:r w:rsidRPr="00903DBA">
          <w:rPr>
            <w:rStyle w:val="CodeInText0"/>
          </w:rPr>
          <w:t>EXIT_SUCCESS</w:t>
        </w:r>
      </w:hyperlink>
      <w:r w:rsidRPr="00903DBA">
        <w:t xml:space="preserve"> and </w:t>
      </w:r>
      <w:hyperlink r:id="rId26" w:history="1">
        <w:r w:rsidRPr="00903DBA">
          <w:rPr>
            <w:rStyle w:val="CodeInText0"/>
          </w:rPr>
          <w:t>EXIT_FAILURE</w:t>
        </w:r>
      </w:hyperlink>
      <w:r w:rsidRPr="00903DBA">
        <w:t xml:space="preserve"> that can used with the </w:t>
      </w:r>
      <w:r w:rsidRPr="00E65FE6">
        <w:rPr>
          <w:rStyle w:val="CodeInText"/>
        </w:rPr>
        <w:t>exit</w:t>
      </w:r>
      <w:r w:rsidRPr="00903DBA">
        <w:t xml:space="preserve"> function.</w:t>
      </w:r>
    </w:p>
    <w:p w14:paraId="7EDD3DF8" w14:textId="220C7454" w:rsidR="00E80032" w:rsidRPr="00903DBA" w:rsidRDefault="00E80032" w:rsidP="00E80032">
      <w:pPr>
        <w:pStyle w:val="Code"/>
      </w:pPr>
      <w:r w:rsidRPr="00903DBA">
        <w:t xml:space="preserve">#include </w:t>
      </w:r>
      <w:r w:rsidR="00294181" w:rsidRPr="00903DBA">
        <w:rPr>
          <w:color w:val="000000" w:themeColor="text1"/>
        </w:rPr>
        <w:t>&lt;stdio.h&gt;</w:t>
      </w:r>
    </w:p>
    <w:p w14:paraId="089F54E0" w14:textId="165D56D5" w:rsidR="00E80032" w:rsidRPr="00903DBA" w:rsidRDefault="00E80032" w:rsidP="00E80032">
      <w:pPr>
        <w:pStyle w:val="Code"/>
      </w:pPr>
      <w:r w:rsidRPr="00903DBA">
        <w:rPr>
          <w:color w:val="000000" w:themeColor="text1"/>
          <w:rPrChange w:id="838" w:author="Stefan Björnander" w:date="2012-05-06T21:51:00Z">
            <w:rPr>
              <w:color w:val="0000FF"/>
            </w:rPr>
          </w:rPrChange>
        </w:rPr>
        <w:t>#include</w:t>
      </w:r>
      <w:r w:rsidRPr="00903DBA">
        <w:t xml:space="preserve"> </w:t>
      </w:r>
      <w:r w:rsidR="00EF337F" w:rsidRPr="00903DBA">
        <w:t>&lt;stdlib.h&gt;</w:t>
      </w:r>
    </w:p>
    <w:p w14:paraId="6387B990" w14:textId="77777777" w:rsidR="00E80032" w:rsidRPr="00903DBA" w:rsidRDefault="00E80032" w:rsidP="00E80032">
      <w:pPr>
        <w:pStyle w:val="Code"/>
      </w:pPr>
    </w:p>
    <w:p w14:paraId="68E6BF3F" w14:textId="77777777" w:rsidR="00E80032" w:rsidRPr="00903DBA" w:rsidRDefault="00E80032" w:rsidP="00E80032">
      <w:pPr>
        <w:pStyle w:val="Code"/>
      </w:pPr>
      <w:r w:rsidRPr="00903DBA">
        <w:rPr>
          <w:color w:val="000000" w:themeColor="text1"/>
          <w:rPrChange w:id="839" w:author="Stefan Björnander" w:date="2012-05-06T21:51:00Z">
            <w:rPr>
              <w:color w:val="0000FF"/>
            </w:rPr>
          </w:rPrChange>
        </w:rPr>
        <w:t>void</w:t>
      </w:r>
      <w:r w:rsidRPr="00903DBA">
        <w:t xml:space="preserve"> ExitFunction(</w:t>
      </w:r>
      <w:r w:rsidRPr="00903DBA">
        <w:rPr>
          <w:color w:val="000000" w:themeColor="text1"/>
          <w:rPrChange w:id="840" w:author="Stefan Björnander" w:date="2012-05-06T21:51:00Z">
            <w:rPr>
              <w:color w:val="0000FF"/>
            </w:rPr>
          </w:rPrChange>
        </w:rPr>
        <w:t>void</w:t>
      </w:r>
      <w:r w:rsidRPr="00903DBA">
        <w:t>) {</w:t>
      </w:r>
    </w:p>
    <w:p w14:paraId="7743D057" w14:textId="77777777" w:rsidR="00E80032" w:rsidRPr="00903DBA" w:rsidRDefault="00E80032" w:rsidP="00E80032">
      <w:pPr>
        <w:pStyle w:val="Code"/>
      </w:pPr>
      <w:r w:rsidRPr="00903DBA">
        <w:t xml:space="preserve">  printf("The Program is exiting.\n");</w:t>
      </w:r>
    </w:p>
    <w:p w14:paraId="7F9C8E7D" w14:textId="77777777" w:rsidR="00E80032" w:rsidRPr="00903DBA" w:rsidRDefault="00E80032" w:rsidP="00E80032">
      <w:pPr>
        <w:pStyle w:val="Code"/>
      </w:pPr>
      <w:r w:rsidRPr="00903DBA">
        <w:t>}</w:t>
      </w:r>
    </w:p>
    <w:p w14:paraId="34135F66" w14:textId="77777777" w:rsidR="00E80032" w:rsidRPr="00903DBA" w:rsidRDefault="00E80032" w:rsidP="00E80032">
      <w:pPr>
        <w:pStyle w:val="Code"/>
      </w:pPr>
    </w:p>
    <w:p w14:paraId="663FADFC" w14:textId="77777777" w:rsidR="00E80032" w:rsidRPr="00903DBA" w:rsidRDefault="00E80032" w:rsidP="00E80032">
      <w:pPr>
        <w:pStyle w:val="Code"/>
      </w:pPr>
      <w:r w:rsidRPr="00903DBA">
        <w:rPr>
          <w:color w:val="000000" w:themeColor="text1"/>
          <w:rPrChange w:id="841" w:author="Stefan Björnander" w:date="2012-05-06T21:51:00Z">
            <w:rPr>
              <w:color w:val="0000FF"/>
            </w:rPr>
          </w:rPrChange>
        </w:rPr>
        <w:t>void</w:t>
      </w:r>
      <w:r w:rsidRPr="00903DBA">
        <w:t xml:space="preserve"> main() {</w:t>
      </w:r>
    </w:p>
    <w:p w14:paraId="340285E6" w14:textId="77777777" w:rsidR="00E80032" w:rsidRPr="00903DBA" w:rsidRDefault="00E80032" w:rsidP="00E80032">
      <w:pPr>
        <w:pStyle w:val="Code"/>
      </w:pPr>
      <w:r w:rsidRPr="00903DBA">
        <w:t xml:space="preserve">  char* path = getenv("PATH");</w:t>
      </w:r>
    </w:p>
    <w:p w14:paraId="5FD78ADD" w14:textId="77777777" w:rsidR="00E80032" w:rsidRPr="00903DBA" w:rsidRDefault="00E80032" w:rsidP="00E80032">
      <w:pPr>
        <w:pStyle w:val="Code"/>
      </w:pPr>
    </w:p>
    <w:p w14:paraId="6AF736F8" w14:textId="77777777" w:rsidR="00E80032" w:rsidRPr="00903DBA" w:rsidRDefault="00E80032" w:rsidP="00E80032">
      <w:pPr>
        <w:pStyle w:val="Code"/>
      </w:pPr>
      <w:r w:rsidRPr="00903DBA">
        <w:t xml:space="preserve">  system("dir *.c");</w:t>
      </w:r>
    </w:p>
    <w:p w14:paraId="2904BD82" w14:textId="77777777" w:rsidR="00E80032" w:rsidRPr="00903DBA" w:rsidRDefault="00E80032" w:rsidP="00E80032">
      <w:pPr>
        <w:pStyle w:val="Code"/>
      </w:pPr>
      <w:r w:rsidRPr="00903DBA">
        <w:t xml:space="preserve">  atexit(&amp;ExitFunction);</w:t>
      </w:r>
    </w:p>
    <w:p w14:paraId="35E6EFFB" w14:textId="77777777" w:rsidR="00E80032" w:rsidRPr="00903DBA" w:rsidRDefault="00E80032" w:rsidP="00E80032">
      <w:pPr>
        <w:pStyle w:val="Code"/>
      </w:pPr>
    </w:p>
    <w:p w14:paraId="77913C28" w14:textId="77777777" w:rsidR="00E80032" w:rsidRPr="00903DBA" w:rsidRDefault="00E80032" w:rsidP="00E80032">
      <w:pPr>
        <w:pStyle w:val="Code"/>
      </w:pPr>
      <w:r w:rsidRPr="00903DBA">
        <w:t xml:space="preserve">  if (path != NULL) {</w:t>
      </w:r>
    </w:p>
    <w:p w14:paraId="19BDD1C8" w14:textId="77777777" w:rsidR="00E80032" w:rsidRPr="00903DBA" w:rsidRDefault="00E80032" w:rsidP="00E80032">
      <w:pPr>
        <w:pStyle w:val="Code"/>
      </w:pPr>
      <w:r w:rsidRPr="00903DBA">
        <w:t xml:space="preserve">    printf("Path: %s.\n", path);</w:t>
      </w:r>
    </w:p>
    <w:p w14:paraId="222593E4" w14:textId="77777777" w:rsidR="00E80032" w:rsidRPr="00903DBA" w:rsidRDefault="00E80032" w:rsidP="00E80032">
      <w:pPr>
        <w:pStyle w:val="Code"/>
      </w:pPr>
      <w:r w:rsidRPr="00903DBA">
        <w:t xml:space="preserve">    exit(EXIT_SUCCESS);</w:t>
      </w:r>
    </w:p>
    <w:p w14:paraId="16A74814" w14:textId="77777777" w:rsidR="00E80032" w:rsidRPr="00903DBA" w:rsidRDefault="00E80032" w:rsidP="00E80032">
      <w:pPr>
        <w:pStyle w:val="Code"/>
      </w:pPr>
      <w:r w:rsidRPr="00903DBA">
        <w:t xml:space="preserve">  }</w:t>
      </w:r>
    </w:p>
    <w:p w14:paraId="2A84EE39" w14:textId="77777777" w:rsidR="00E80032" w:rsidRPr="00903DBA" w:rsidRDefault="00E80032" w:rsidP="00E80032">
      <w:pPr>
        <w:pStyle w:val="Code"/>
      </w:pPr>
      <w:r w:rsidRPr="00903DBA">
        <w:t xml:space="preserve">  else {</w:t>
      </w:r>
    </w:p>
    <w:p w14:paraId="48B3DB12" w14:textId="77777777" w:rsidR="00E80032" w:rsidRPr="00903DBA" w:rsidRDefault="00E80032" w:rsidP="00E80032">
      <w:pPr>
        <w:pStyle w:val="Code"/>
      </w:pPr>
      <w:r w:rsidRPr="00903DBA">
        <w:t xml:space="preserve">    printf("Path not found.\n");</w:t>
      </w:r>
    </w:p>
    <w:p w14:paraId="36E81DA0" w14:textId="77777777" w:rsidR="00E80032" w:rsidRPr="00903DBA" w:rsidRDefault="00E80032" w:rsidP="00E80032">
      <w:pPr>
        <w:pStyle w:val="Code"/>
      </w:pPr>
      <w:r w:rsidRPr="00903DBA">
        <w:t xml:space="preserve">    exit(EXIT_FAILURE);</w:t>
      </w:r>
    </w:p>
    <w:p w14:paraId="01C56609" w14:textId="77777777" w:rsidR="00E80032" w:rsidRPr="00903DBA" w:rsidRDefault="00E80032" w:rsidP="00E80032">
      <w:pPr>
        <w:pStyle w:val="Code"/>
      </w:pPr>
      <w:r w:rsidRPr="00903DBA">
        <w:t xml:space="preserve">  }</w:t>
      </w:r>
    </w:p>
    <w:p w14:paraId="0CE811C2" w14:textId="77777777" w:rsidR="00E80032" w:rsidRPr="00903DBA" w:rsidRDefault="00E80032" w:rsidP="00E80032">
      <w:pPr>
        <w:pStyle w:val="Code"/>
      </w:pPr>
      <w:r w:rsidRPr="00903DBA">
        <w:t>}</w:t>
      </w:r>
    </w:p>
    <w:p w14:paraId="3DFDF295" w14:textId="77777777" w:rsidR="00E80032" w:rsidRPr="00903DBA" w:rsidRDefault="00E80032" w:rsidP="00E65FE6">
      <w:pPr>
        <w:pStyle w:val="CodeHeader"/>
      </w:pPr>
      <w:r w:rsidRPr="00903DBA">
        <w:t xml:space="preserve">Another way to send an exit message to the surrounding environment is to define </w:t>
      </w:r>
      <w:r w:rsidRPr="00E65FE6">
        <w:t>int</w:t>
      </w:r>
      <w:r w:rsidRPr="00903DBA">
        <w:t xml:space="preserve"> as </w:t>
      </w:r>
      <w:r w:rsidRPr="00E65FE6">
        <w:t>main’s</w:t>
      </w:r>
      <w:r w:rsidRPr="00903DBA">
        <w:t xml:space="preserve"> return type. It has the same effect as calling </w:t>
      </w:r>
      <w:r w:rsidRPr="00E65FE6">
        <w:t>exit</w:t>
      </w:r>
      <w:r w:rsidRPr="00903DBA">
        <w:t xml:space="preserve"> in </w:t>
      </w:r>
      <w:r w:rsidRPr="00E65FE6">
        <w:rPr>
          <w:rStyle w:val="CodeInText"/>
        </w:rPr>
        <w:t>main</w:t>
      </w:r>
      <w:r w:rsidRPr="00903DBA">
        <w:t xml:space="preserve"> (except that the exit function will not be called).</w:t>
      </w:r>
    </w:p>
    <w:p w14:paraId="525003F4" w14:textId="2E921036" w:rsidR="00E80032" w:rsidRPr="00903DBA" w:rsidRDefault="00E80032" w:rsidP="00E80032">
      <w:pPr>
        <w:pStyle w:val="Code"/>
      </w:pPr>
      <w:r w:rsidRPr="00903DBA">
        <w:t xml:space="preserve">#include </w:t>
      </w:r>
      <w:r w:rsidR="00294181" w:rsidRPr="00903DBA">
        <w:rPr>
          <w:color w:val="000000" w:themeColor="text1"/>
        </w:rPr>
        <w:t>&lt;stdio.h&gt;</w:t>
      </w:r>
    </w:p>
    <w:p w14:paraId="62B47D48" w14:textId="3D3B7C9C" w:rsidR="00E80032" w:rsidRPr="00903DBA" w:rsidRDefault="00E80032" w:rsidP="00E80032">
      <w:pPr>
        <w:pStyle w:val="Code"/>
      </w:pPr>
      <w:r w:rsidRPr="00903DBA">
        <w:t xml:space="preserve">#include </w:t>
      </w:r>
      <w:r w:rsidR="00EF337F" w:rsidRPr="00903DBA">
        <w:t>&lt;stdlib.h&gt;</w:t>
      </w:r>
    </w:p>
    <w:p w14:paraId="41372499" w14:textId="77777777" w:rsidR="00E80032" w:rsidRPr="00903DBA" w:rsidRDefault="00E80032" w:rsidP="00E80032">
      <w:pPr>
        <w:pStyle w:val="Code"/>
      </w:pPr>
    </w:p>
    <w:p w14:paraId="7B83DB91" w14:textId="77777777" w:rsidR="00E80032" w:rsidRPr="00903DBA" w:rsidRDefault="00E80032" w:rsidP="00E80032">
      <w:pPr>
        <w:pStyle w:val="Code"/>
      </w:pPr>
      <w:r w:rsidRPr="00903DBA">
        <w:t>int main() {</w:t>
      </w:r>
    </w:p>
    <w:p w14:paraId="0C8B4FA7" w14:textId="77777777" w:rsidR="00E80032" w:rsidRPr="00903DBA" w:rsidRDefault="00E80032" w:rsidP="00E80032">
      <w:pPr>
        <w:pStyle w:val="Code"/>
      </w:pPr>
      <w:r w:rsidRPr="00903DBA">
        <w:t xml:space="preserve">  char* path = getenv("PATH");</w:t>
      </w:r>
    </w:p>
    <w:p w14:paraId="577B6473" w14:textId="77777777" w:rsidR="00E80032" w:rsidRPr="00903DBA" w:rsidRDefault="00E80032" w:rsidP="00E80032">
      <w:pPr>
        <w:pStyle w:val="Code"/>
      </w:pPr>
    </w:p>
    <w:p w14:paraId="33C9851E" w14:textId="77777777" w:rsidR="00E80032" w:rsidRPr="00903DBA" w:rsidRDefault="00E80032" w:rsidP="00E80032">
      <w:pPr>
        <w:pStyle w:val="Code"/>
      </w:pPr>
      <w:r w:rsidRPr="00903DBA">
        <w:t xml:space="preserve">  if (path != NULL) {</w:t>
      </w:r>
    </w:p>
    <w:p w14:paraId="5504949B" w14:textId="77777777" w:rsidR="00E80032" w:rsidRPr="00903DBA" w:rsidRDefault="00E80032" w:rsidP="00E80032">
      <w:pPr>
        <w:pStyle w:val="Code"/>
      </w:pPr>
      <w:r w:rsidRPr="00903DBA">
        <w:t xml:space="preserve">    printf("Path: %s.\n", path);</w:t>
      </w:r>
    </w:p>
    <w:p w14:paraId="2BC5EDCE" w14:textId="77777777" w:rsidR="00E80032" w:rsidRPr="00903DBA" w:rsidRDefault="00E80032" w:rsidP="00E80032">
      <w:pPr>
        <w:pStyle w:val="Code"/>
      </w:pPr>
      <w:r w:rsidRPr="00903DBA">
        <w:t xml:space="preserve">    return EXIT_SUCCESS;</w:t>
      </w:r>
    </w:p>
    <w:p w14:paraId="6340B619" w14:textId="77777777" w:rsidR="00E80032" w:rsidRPr="00903DBA" w:rsidRDefault="00E80032" w:rsidP="00E80032">
      <w:pPr>
        <w:pStyle w:val="Code"/>
      </w:pPr>
      <w:r w:rsidRPr="00903DBA">
        <w:t xml:space="preserve">  }</w:t>
      </w:r>
    </w:p>
    <w:p w14:paraId="4496DB1D" w14:textId="77777777" w:rsidR="00E80032" w:rsidRPr="00903DBA" w:rsidRDefault="00E80032" w:rsidP="00E80032">
      <w:pPr>
        <w:pStyle w:val="Code"/>
      </w:pPr>
      <w:r w:rsidRPr="00903DBA">
        <w:t xml:space="preserve">  else {</w:t>
      </w:r>
    </w:p>
    <w:p w14:paraId="6A60AEF1" w14:textId="77777777" w:rsidR="00E80032" w:rsidRPr="00903DBA" w:rsidRDefault="00E80032" w:rsidP="00E80032">
      <w:pPr>
        <w:pStyle w:val="Code"/>
      </w:pPr>
      <w:r w:rsidRPr="00903DBA">
        <w:t xml:space="preserve">    printf("Path not found.\n");</w:t>
      </w:r>
    </w:p>
    <w:p w14:paraId="1A24315D" w14:textId="77777777" w:rsidR="00E80032" w:rsidRPr="00903DBA" w:rsidRDefault="00E80032" w:rsidP="00E80032">
      <w:pPr>
        <w:pStyle w:val="Code"/>
      </w:pPr>
      <w:r w:rsidRPr="00903DBA">
        <w:t xml:space="preserve">    return EXIT_FAILURE;</w:t>
      </w:r>
    </w:p>
    <w:p w14:paraId="79868024" w14:textId="77777777" w:rsidR="00E80032" w:rsidRPr="00903DBA" w:rsidRDefault="00E80032" w:rsidP="00E80032">
      <w:pPr>
        <w:pStyle w:val="Code"/>
      </w:pPr>
      <w:r w:rsidRPr="00903DBA">
        <w:t xml:space="preserve">  }</w:t>
      </w:r>
    </w:p>
    <w:p w14:paraId="37EEF098" w14:textId="77777777" w:rsidR="00E80032" w:rsidRPr="00903DBA" w:rsidRDefault="00E80032" w:rsidP="00E80032">
      <w:pPr>
        <w:pStyle w:val="Code"/>
      </w:pPr>
      <w:r w:rsidRPr="00903DBA">
        <w:t>}</w:t>
      </w:r>
    </w:p>
    <w:p w14:paraId="6490D973" w14:textId="77777777" w:rsidR="00E80032" w:rsidRPr="00903DBA" w:rsidRDefault="00E80032" w:rsidP="007C7CB2">
      <w:pPr>
        <w:pStyle w:val="Rubrik3"/>
      </w:pPr>
      <w:bookmarkStart w:id="842" w:name="_Toc323656733"/>
      <w:bookmarkStart w:id="843" w:name="_Toc324085471"/>
      <w:bookmarkStart w:id="844" w:name="_Toc383781123"/>
      <w:bookmarkStart w:id="845" w:name="_Ref383865473"/>
      <w:bookmarkStart w:id="846" w:name="_Ref383865556"/>
      <w:bookmarkStart w:id="847" w:name="_Toc57656232"/>
      <w:r w:rsidRPr="00903DBA">
        <w:t>Searching and Sorting</w:t>
      </w:r>
      <w:bookmarkEnd w:id="842"/>
      <w:bookmarkEnd w:id="843"/>
      <w:bookmarkEnd w:id="844"/>
      <w:bookmarkEnd w:id="845"/>
      <w:bookmarkEnd w:id="846"/>
      <w:bookmarkEnd w:id="847"/>
    </w:p>
    <w:p w14:paraId="23F2EFA3" w14:textId="77777777" w:rsidR="00E80032" w:rsidRPr="00903DBA" w:rsidRDefault="00E80032" w:rsidP="00E65FE6">
      <w:pPr>
        <w:pStyle w:val="CodeHeader"/>
      </w:pPr>
      <w:r w:rsidRPr="00903DBA">
        <w:t xml:space="preserve">The </w:t>
      </w:r>
      <w:r w:rsidRPr="00E65FE6">
        <w:rPr>
          <w:rStyle w:val="CodeInText"/>
        </w:rPr>
        <w:t>bsearch</w:t>
      </w:r>
      <w:r w:rsidRPr="00903DBA">
        <w:t xml:space="preserve"> function performs a binary search through a sorted list of values. We need to add a pointer function parameter specifying a function comparing two values.</w:t>
      </w:r>
    </w:p>
    <w:p w14:paraId="39E01868" w14:textId="5762C113" w:rsidR="00E80032" w:rsidRPr="00903DBA" w:rsidRDefault="00E80032" w:rsidP="00E80032">
      <w:pPr>
        <w:pStyle w:val="Code"/>
      </w:pPr>
      <w:r w:rsidRPr="00903DBA">
        <w:rPr>
          <w:color w:val="000000" w:themeColor="text1"/>
          <w:rPrChange w:id="848" w:author="Stefan Björnander" w:date="2012-05-06T21:51:00Z">
            <w:rPr>
              <w:color w:val="0000FF"/>
            </w:rPr>
          </w:rPrChange>
        </w:rPr>
        <w:t>#include</w:t>
      </w:r>
      <w:r w:rsidRPr="00903DBA">
        <w:t xml:space="preserve"> </w:t>
      </w:r>
      <w:r w:rsidR="00EF337F" w:rsidRPr="00903DBA">
        <w:t>&lt;stdlib.h&gt;</w:t>
      </w:r>
    </w:p>
    <w:p w14:paraId="65151F9A" w14:textId="77777777" w:rsidR="00E80032" w:rsidRPr="00903DBA" w:rsidRDefault="00E80032" w:rsidP="00E80032">
      <w:pPr>
        <w:pStyle w:val="Code"/>
      </w:pPr>
    </w:p>
    <w:p w14:paraId="766A3E45" w14:textId="77777777" w:rsidR="00E80032" w:rsidRPr="00903DBA" w:rsidRDefault="00E80032" w:rsidP="00E80032">
      <w:pPr>
        <w:pStyle w:val="Code"/>
      </w:pPr>
      <w:r w:rsidRPr="00903DBA">
        <w:rPr>
          <w:color w:val="000000" w:themeColor="text1"/>
          <w:rPrChange w:id="849" w:author="Stefan Björnander" w:date="2012-05-06T21:51:00Z">
            <w:rPr>
              <w:color w:val="0000FF"/>
            </w:rPr>
          </w:rPrChange>
        </w:rPr>
        <w:t>int</w:t>
      </w:r>
      <w:r w:rsidRPr="00903DBA">
        <w:t xml:space="preserve"> CompareIntegers(</w:t>
      </w:r>
      <w:r w:rsidRPr="00903DBA">
        <w:rPr>
          <w:color w:val="000000" w:themeColor="text1"/>
          <w:rPrChange w:id="850" w:author="Stefan Björnander" w:date="2012-05-06T21:51:00Z">
            <w:rPr>
              <w:color w:val="0000FF"/>
            </w:rPr>
          </w:rPrChange>
        </w:rPr>
        <w:t>const</w:t>
      </w:r>
      <w:r w:rsidRPr="00903DBA">
        <w:t xml:space="preserve"> </w:t>
      </w:r>
      <w:r w:rsidRPr="00903DBA">
        <w:rPr>
          <w:color w:val="000000" w:themeColor="text1"/>
          <w:rPrChange w:id="851" w:author="Stefan Björnander" w:date="2012-05-06T21:51:00Z">
            <w:rPr>
              <w:color w:val="0000FF"/>
            </w:rPr>
          </w:rPrChange>
        </w:rPr>
        <w:t>int</w:t>
      </w:r>
      <w:r w:rsidRPr="00903DBA">
        <w:t xml:space="preserve">* intPtr1, </w:t>
      </w:r>
      <w:r w:rsidRPr="00903DBA">
        <w:rPr>
          <w:color w:val="000000" w:themeColor="text1"/>
          <w:rPrChange w:id="852" w:author="Stefan Björnander" w:date="2012-05-06T21:51:00Z">
            <w:rPr>
              <w:color w:val="0000FF"/>
            </w:rPr>
          </w:rPrChange>
        </w:rPr>
        <w:t>const</w:t>
      </w:r>
      <w:r w:rsidRPr="00903DBA">
        <w:t xml:space="preserve"> </w:t>
      </w:r>
      <w:r w:rsidRPr="00903DBA">
        <w:rPr>
          <w:color w:val="000000" w:themeColor="text1"/>
          <w:rPrChange w:id="853" w:author="Stefan Björnander" w:date="2012-05-06T21:51:00Z">
            <w:rPr>
              <w:color w:val="0000FF"/>
            </w:rPr>
          </w:rPrChange>
        </w:rPr>
        <w:t>int</w:t>
      </w:r>
      <w:r w:rsidRPr="00903DBA">
        <w:t>* intPtr2) {</w:t>
      </w:r>
    </w:p>
    <w:p w14:paraId="64E3C969" w14:textId="77777777" w:rsidR="00E80032" w:rsidRPr="00903DBA" w:rsidRDefault="00E80032" w:rsidP="00E80032">
      <w:pPr>
        <w:pStyle w:val="Code"/>
      </w:pPr>
      <w:r w:rsidRPr="00903DBA">
        <w:t xml:space="preserve">  return (*intPtr1 &lt; *intPtr2) ? -1 : (((*intPtr1 &gt; *intPtr2) ? 1 : 0));</w:t>
      </w:r>
    </w:p>
    <w:p w14:paraId="11B2B42A" w14:textId="77777777" w:rsidR="00E80032" w:rsidRPr="00903DBA" w:rsidRDefault="00E80032" w:rsidP="00E80032">
      <w:pPr>
        <w:pStyle w:val="Code"/>
      </w:pPr>
      <w:r w:rsidRPr="00903DBA">
        <w:t>}</w:t>
      </w:r>
    </w:p>
    <w:p w14:paraId="0FB65BC5" w14:textId="77777777" w:rsidR="00E80032" w:rsidRPr="00903DBA" w:rsidRDefault="00E80032" w:rsidP="00E80032">
      <w:pPr>
        <w:pStyle w:val="Code"/>
      </w:pPr>
    </w:p>
    <w:p w14:paraId="61EB43FF" w14:textId="77777777" w:rsidR="00E80032" w:rsidRPr="00903DBA" w:rsidRDefault="00E80032" w:rsidP="00E80032">
      <w:pPr>
        <w:pStyle w:val="Code"/>
      </w:pPr>
      <w:r w:rsidRPr="00903DBA">
        <w:rPr>
          <w:color w:val="000000" w:themeColor="text1"/>
          <w:rPrChange w:id="854" w:author="Stefan Björnander" w:date="2012-05-06T21:51:00Z">
            <w:rPr>
              <w:color w:val="0000FF"/>
            </w:rPr>
          </w:rPrChange>
        </w:rPr>
        <w:t>void</w:t>
      </w:r>
      <w:r w:rsidRPr="00903DBA">
        <w:t xml:space="preserve"> main() {</w:t>
      </w:r>
    </w:p>
    <w:p w14:paraId="199C66A7" w14:textId="77777777" w:rsidR="00E80032" w:rsidRPr="00903DBA" w:rsidRDefault="00E80032" w:rsidP="00E80032">
      <w:pPr>
        <w:pStyle w:val="Code"/>
      </w:pPr>
      <w:r w:rsidRPr="00903DBA">
        <w:t xml:space="preserve">  int intArray[] = {1, 2, 3, 4, 5, 6, 7, 8, 9, 10},</w:t>
      </w:r>
    </w:p>
    <w:p w14:paraId="201AE66B" w14:textId="77777777" w:rsidR="00E80032" w:rsidRPr="00903DBA" w:rsidRDefault="00E80032" w:rsidP="00E80032">
      <w:pPr>
        <w:pStyle w:val="Code"/>
      </w:pPr>
      <w:r w:rsidRPr="00903DBA">
        <w:t xml:space="preserve">      arraySize = sizeof intArray / </w:t>
      </w:r>
      <w:r w:rsidRPr="00903DBA">
        <w:rPr>
          <w:color w:val="000000" w:themeColor="text1"/>
          <w:rPrChange w:id="855" w:author="Stefan Björnander" w:date="2012-05-06T21:51:00Z">
            <w:rPr>
              <w:color w:val="0000FF"/>
            </w:rPr>
          </w:rPrChange>
        </w:rPr>
        <w:t>sizeof</w:t>
      </w:r>
      <w:r w:rsidRPr="00903DBA">
        <w:t xml:space="preserve"> intArray[0],</w:t>
      </w:r>
    </w:p>
    <w:p w14:paraId="430650DE" w14:textId="77777777" w:rsidR="00E80032" w:rsidRPr="00903DBA" w:rsidRDefault="00E80032" w:rsidP="00E80032">
      <w:pPr>
        <w:pStyle w:val="Code"/>
      </w:pPr>
      <w:r w:rsidRPr="00903DBA">
        <w:t xml:space="preserve">      value = 6;</w:t>
      </w:r>
    </w:p>
    <w:p w14:paraId="64591EC0" w14:textId="77777777" w:rsidR="00E80032" w:rsidRPr="00903DBA" w:rsidRDefault="00E80032" w:rsidP="00E80032">
      <w:pPr>
        <w:pStyle w:val="Code"/>
      </w:pPr>
    </w:p>
    <w:p w14:paraId="49FD9E3D" w14:textId="77777777" w:rsidR="00E80032" w:rsidRPr="00903DBA" w:rsidRDefault="00E80032" w:rsidP="00E80032">
      <w:pPr>
        <w:pStyle w:val="Code"/>
      </w:pPr>
      <w:r w:rsidRPr="00903DBA">
        <w:t xml:space="preserve">  int* resultPtr = bsearch(&amp;value, intArray, arraySize,</w:t>
      </w:r>
    </w:p>
    <w:p w14:paraId="21AC78FB" w14:textId="77777777" w:rsidR="00E80032" w:rsidRPr="00903DBA" w:rsidRDefault="00E80032" w:rsidP="00E80032">
      <w:pPr>
        <w:pStyle w:val="Code"/>
      </w:pPr>
      <w:r w:rsidRPr="00903DBA">
        <w:t xml:space="preserve">                           sizeof (</w:t>
      </w:r>
      <w:r w:rsidRPr="00903DBA">
        <w:rPr>
          <w:color w:val="000000" w:themeColor="text1"/>
          <w:rPrChange w:id="856" w:author="Stefan Björnander" w:date="2012-05-06T21:51:00Z">
            <w:rPr>
              <w:color w:val="0000FF"/>
            </w:rPr>
          </w:rPrChange>
        </w:rPr>
        <w:t>int</w:t>
      </w:r>
      <w:r w:rsidRPr="00903DBA">
        <w:t xml:space="preserve">), &amp;CompareIntegers); </w:t>
      </w:r>
    </w:p>
    <w:p w14:paraId="70AA0175" w14:textId="77777777" w:rsidR="00E80032" w:rsidRPr="00903DBA" w:rsidRDefault="00E80032" w:rsidP="00E80032">
      <w:pPr>
        <w:pStyle w:val="Code"/>
      </w:pPr>
    </w:p>
    <w:p w14:paraId="4506E242" w14:textId="77777777" w:rsidR="00E80032" w:rsidRPr="00903DBA" w:rsidRDefault="00E80032" w:rsidP="00E80032">
      <w:pPr>
        <w:pStyle w:val="Code"/>
      </w:pPr>
      <w:r w:rsidRPr="00903DBA">
        <w:t xml:space="preserve">  if (resultPtr != NULL) {</w:t>
      </w:r>
    </w:p>
    <w:p w14:paraId="3422E873" w14:textId="77777777" w:rsidR="00E80032" w:rsidRPr="00903DBA" w:rsidRDefault="00E80032" w:rsidP="00E80032">
      <w:pPr>
        <w:pStyle w:val="Code"/>
      </w:pPr>
      <w:r w:rsidRPr="00903DBA">
        <w:t xml:space="preserve">    int index = ((</w:t>
      </w:r>
      <w:r w:rsidRPr="00903DBA">
        <w:rPr>
          <w:color w:val="000000" w:themeColor="text1"/>
          <w:rPrChange w:id="857" w:author="Stefan Björnander" w:date="2012-05-06T21:51:00Z">
            <w:rPr>
              <w:color w:val="0000FF"/>
            </w:rPr>
          </w:rPrChange>
        </w:rPr>
        <w:t>int</w:t>
      </w:r>
      <w:r w:rsidRPr="00903DBA">
        <w:t>*) resultPtr) - intArray;</w:t>
      </w:r>
    </w:p>
    <w:p w14:paraId="3A3C61E3" w14:textId="77777777" w:rsidR="00E80032" w:rsidRPr="00903DBA" w:rsidRDefault="00E80032" w:rsidP="00E80032">
      <w:pPr>
        <w:pStyle w:val="Code"/>
      </w:pPr>
      <w:r w:rsidRPr="00903DBA">
        <w:t xml:space="preserve">    printf("Index %d.\n", index);</w:t>
      </w:r>
    </w:p>
    <w:p w14:paraId="398420B3" w14:textId="77777777" w:rsidR="00E80032" w:rsidRPr="00903DBA" w:rsidRDefault="00E80032" w:rsidP="00E80032">
      <w:pPr>
        <w:pStyle w:val="Code"/>
      </w:pPr>
      <w:r w:rsidRPr="00903DBA">
        <w:t xml:space="preserve">  }</w:t>
      </w:r>
    </w:p>
    <w:p w14:paraId="1CE747B3" w14:textId="77777777" w:rsidR="00E80032" w:rsidRPr="00903DBA" w:rsidRDefault="00E80032" w:rsidP="00E80032">
      <w:pPr>
        <w:pStyle w:val="Code"/>
      </w:pPr>
      <w:r w:rsidRPr="00903DBA">
        <w:t xml:space="preserve">  else {</w:t>
      </w:r>
    </w:p>
    <w:p w14:paraId="6FB65B3E" w14:textId="77777777" w:rsidR="00E80032" w:rsidRPr="00903DBA" w:rsidRDefault="00E80032" w:rsidP="00E80032">
      <w:pPr>
        <w:pStyle w:val="Code"/>
      </w:pPr>
      <w:r w:rsidRPr="00903DBA">
        <w:t xml:space="preserve">    printf("Not found.\n");</w:t>
      </w:r>
    </w:p>
    <w:p w14:paraId="41D742B9" w14:textId="77777777" w:rsidR="00E80032" w:rsidRPr="00903DBA" w:rsidRDefault="00E80032" w:rsidP="00E80032">
      <w:pPr>
        <w:pStyle w:val="Code"/>
      </w:pPr>
      <w:r w:rsidRPr="00903DBA">
        <w:t xml:space="preserve">  }</w:t>
      </w:r>
    </w:p>
    <w:p w14:paraId="7A278DF1" w14:textId="77777777" w:rsidR="00E80032" w:rsidRPr="00903DBA" w:rsidRDefault="00E80032" w:rsidP="00E80032">
      <w:pPr>
        <w:pStyle w:val="Code"/>
      </w:pPr>
      <w:r w:rsidRPr="00903DBA">
        <w:t>}</w:t>
      </w:r>
    </w:p>
    <w:p w14:paraId="5A7D557A" w14:textId="77777777" w:rsidR="00E80032" w:rsidRPr="00903DBA" w:rsidRDefault="00E80032" w:rsidP="00E65FE6">
      <w:pPr>
        <w:pStyle w:val="CodeHeader"/>
      </w:pPr>
      <w:r w:rsidRPr="00903DBA">
        <w:t xml:space="preserve">There is also the </w:t>
      </w:r>
      <w:r w:rsidRPr="00E65FE6">
        <w:rPr>
          <w:rStyle w:val="CodeInText"/>
        </w:rPr>
        <w:t>qsort</w:t>
      </w:r>
      <w:r w:rsidRPr="00903DBA">
        <w:t xml:space="preserve"> function that performs a fast sorting.</w:t>
      </w:r>
    </w:p>
    <w:p w14:paraId="15451E23" w14:textId="4AB0E247" w:rsidR="00E80032" w:rsidRPr="00903DBA" w:rsidRDefault="00E80032" w:rsidP="00E80032">
      <w:pPr>
        <w:pStyle w:val="Code"/>
      </w:pPr>
      <w:r w:rsidRPr="00903DBA">
        <w:rPr>
          <w:color w:val="000000" w:themeColor="text1"/>
          <w:rPrChange w:id="858" w:author="Stefan Björnander" w:date="2012-05-06T21:51:00Z">
            <w:rPr>
              <w:color w:val="0000FF"/>
            </w:rPr>
          </w:rPrChange>
        </w:rPr>
        <w:t>#include</w:t>
      </w:r>
      <w:r w:rsidRPr="00903DBA">
        <w:t xml:space="preserve"> </w:t>
      </w:r>
      <w:r w:rsidR="00EF337F" w:rsidRPr="00903DBA">
        <w:t>&lt;stdlib.h&gt;</w:t>
      </w:r>
    </w:p>
    <w:p w14:paraId="17A1DF03" w14:textId="77777777" w:rsidR="00E80032" w:rsidRPr="00903DBA" w:rsidRDefault="00E80032" w:rsidP="00E80032">
      <w:pPr>
        <w:pStyle w:val="Code"/>
      </w:pPr>
    </w:p>
    <w:p w14:paraId="37F535B4" w14:textId="77777777" w:rsidR="00E80032" w:rsidRPr="00903DBA" w:rsidRDefault="00E80032" w:rsidP="00E80032">
      <w:pPr>
        <w:pStyle w:val="Code"/>
      </w:pPr>
      <w:r w:rsidRPr="00903DBA">
        <w:rPr>
          <w:color w:val="000000" w:themeColor="text1"/>
          <w:rPrChange w:id="859" w:author="Stefan Björnander" w:date="2012-05-06T21:51:00Z">
            <w:rPr>
              <w:color w:val="0000FF"/>
            </w:rPr>
          </w:rPrChange>
        </w:rPr>
        <w:t>void</w:t>
      </w:r>
      <w:r w:rsidRPr="00903DBA">
        <w:t xml:space="preserve"> main() {</w:t>
      </w:r>
    </w:p>
    <w:p w14:paraId="551A1C65" w14:textId="77777777" w:rsidR="00E80032" w:rsidRPr="00903DBA" w:rsidRDefault="00E80032" w:rsidP="00E80032">
      <w:pPr>
        <w:pStyle w:val="Code"/>
      </w:pPr>
      <w:r w:rsidRPr="00903DBA">
        <w:t xml:space="preserve">  int index, intArray[] = {7, 2, 5, 9, 3, 1, 10, 8, 4, 6},</w:t>
      </w:r>
    </w:p>
    <w:p w14:paraId="65C03F02" w14:textId="77777777" w:rsidR="00E80032" w:rsidRPr="00903DBA" w:rsidRDefault="00E80032" w:rsidP="00E80032">
      <w:pPr>
        <w:pStyle w:val="Code"/>
      </w:pPr>
      <w:r w:rsidRPr="00903DBA">
        <w:t xml:space="preserve">      arraySize = sizeof intArray / </w:t>
      </w:r>
      <w:r w:rsidRPr="00903DBA">
        <w:rPr>
          <w:color w:val="000000" w:themeColor="text1"/>
          <w:rPrChange w:id="860" w:author="Stefan Björnander" w:date="2012-05-06T21:51:00Z">
            <w:rPr>
              <w:color w:val="0000FF"/>
            </w:rPr>
          </w:rPrChange>
        </w:rPr>
        <w:t>sizeof</w:t>
      </w:r>
      <w:r w:rsidRPr="00903DBA">
        <w:t xml:space="preserve"> intArray[0],</w:t>
      </w:r>
    </w:p>
    <w:p w14:paraId="1B3E1448" w14:textId="77777777" w:rsidR="00E80032" w:rsidRPr="00903DBA" w:rsidRDefault="00E80032" w:rsidP="00E80032">
      <w:pPr>
        <w:pStyle w:val="Code"/>
      </w:pPr>
      <w:r w:rsidRPr="00903DBA">
        <w:t xml:space="preserve">      key = 5;</w:t>
      </w:r>
    </w:p>
    <w:p w14:paraId="379CDEDB" w14:textId="77777777" w:rsidR="00E80032" w:rsidRPr="00903DBA" w:rsidRDefault="00E80032" w:rsidP="00E80032">
      <w:pPr>
        <w:pStyle w:val="Code"/>
      </w:pPr>
    </w:p>
    <w:p w14:paraId="181E4317" w14:textId="77777777" w:rsidR="00E80032" w:rsidRPr="00903DBA" w:rsidRDefault="00E80032" w:rsidP="00E80032">
      <w:pPr>
        <w:pStyle w:val="Code"/>
      </w:pPr>
      <w:r w:rsidRPr="00903DBA">
        <w:t xml:space="preserve">  qsort(intArray, arraySize, sizeof (</w:t>
      </w:r>
      <w:r w:rsidRPr="00903DBA">
        <w:rPr>
          <w:color w:val="000000" w:themeColor="text1"/>
          <w:rPrChange w:id="861" w:author="Stefan Björnander" w:date="2012-05-06T21:51:00Z">
            <w:rPr>
              <w:color w:val="0000FF"/>
            </w:rPr>
          </w:rPrChange>
        </w:rPr>
        <w:t>int</w:t>
      </w:r>
      <w:r w:rsidRPr="00903DBA">
        <w:t>), &amp;CompareIntegers);</w:t>
      </w:r>
    </w:p>
    <w:p w14:paraId="5C00806D" w14:textId="77777777" w:rsidR="00E80032" w:rsidRPr="00903DBA" w:rsidRDefault="00E80032" w:rsidP="00E80032">
      <w:pPr>
        <w:pStyle w:val="Code"/>
      </w:pPr>
    </w:p>
    <w:p w14:paraId="1A4BC2D9" w14:textId="77777777" w:rsidR="00E80032" w:rsidRPr="00903DBA" w:rsidRDefault="00E80032" w:rsidP="00E80032">
      <w:pPr>
        <w:pStyle w:val="Code"/>
      </w:pPr>
      <w:r w:rsidRPr="00903DBA">
        <w:t xml:space="preserve">  for (index = 0; index &lt; arraySize; ++index) {</w:t>
      </w:r>
    </w:p>
    <w:p w14:paraId="677EABDD" w14:textId="77777777" w:rsidR="00E80032" w:rsidRPr="00903DBA" w:rsidRDefault="00E80032" w:rsidP="00E80032">
      <w:pPr>
        <w:pStyle w:val="Code"/>
      </w:pPr>
      <w:r w:rsidRPr="00903DBA">
        <w:t xml:space="preserve">    printf("%d\n", intArray[index]);</w:t>
      </w:r>
    </w:p>
    <w:p w14:paraId="01941D7F" w14:textId="77777777" w:rsidR="00E80032" w:rsidRPr="00903DBA" w:rsidRDefault="00E80032" w:rsidP="00E80032">
      <w:pPr>
        <w:pStyle w:val="Code"/>
      </w:pPr>
      <w:r w:rsidRPr="00903DBA">
        <w:t xml:space="preserve">  }</w:t>
      </w:r>
    </w:p>
    <w:p w14:paraId="2A3C4D4E" w14:textId="77777777" w:rsidR="00E80032" w:rsidRPr="00903DBA" w:rsidRDefault="00E80032" w:rsidP="00E80032">
      <w:pPr>
        <w:pStyle w:val="Code"/>
      </w:pPr>
      <w:r w:rsidRPr="00903DBA">
        <w:t>}</w:t>
      </w:r>
    </w:p>
    <w:p w14:paraId="666E7DB4" w14:textId="77777777" w:rsidR="00E80032" w:rsidRPr="00903DBA" w:rsidRDefault="00E80032" w:rsidP="007C7CB2">
      <w:pPr>
        <w:pStyle w:val="Rubrik3"/>
      </w:pPr>
      <w:bookmarkStart w:id="862" w:name="_Toc323656734"/>
      <w:bookmarkStart w:id="863" w:name="_Toc324085472"/>
      <w:bookmarkStart w:id="864" w:name="_Toc383781124"/>
      <w:bookmarkStart w:id="865" w:name="_Toc57656233"/>
      <w:r w:rsidRPr="00903DBA">
        <w:t xml:space="preserve">Functions with </w:t>
      </w:r>
      <w:bookmarkStart w:id="866" w:name="_Toc320485620"/>
      <w:r w:rsidRPr="00903DBA">
        <w:t>Variable Number of Parameters</w:t>
      </w:r>
      <w:bookmarkEnd w:id="862"/>
      <w:bookmarkEnd w:id="863"/>
      <w:bookmarkEnd w:id="864"/>
      <w:bookmarkEnd w:id="866"/>
      <w:bookmarkEnd w:id="865"/>
    </w:p>
    <w:p w14:paraId="37D95BF6" w14:textId="77777777" w:rsidR="00E80032" w:rsidRPr="00903DBA" w:rsidRDefault="00E80032" w:rsidP="00E65FE6">
      <w:pPr>
        <w:pStyle w:val="CodeHeader"/>
      </w:pPr>
      <w:r w:rsidRPr="00903DBA">
        <w:t xml:space="preserve">In C, there is possible to define functions with a variable number of parameters (such as </w:t>
      </w:r>
      <w:r w:rsidRPr="00E65FE6">
        <w:t>printf</w:t>
      </w:r>
      <w:r w:rsidRPr="00903DBA">
        <w:t xml:space="preserve"> and </w:t>
      </w:r>
      <w:r w:rsidRPr="00E65FE6">
        <w:t>scanf</w:t>
      </w:r>
      <w:r w:rsidRPr="00903DBA">
        <w:t xml:space="preserve">). One condition is that the function has at least one regular parameter in order for the </w:t>
      </w:r>
      <w:r w:rsidRPr="00E65FE6">
        <w:t>va_start</w:t>
      </w:r>
      <w:r w:rsidRPr="00903DBA">
        <w:t xml:space="preserve"> macro to hook up to. The </w:t>
      </w:r>
      <w:r w:rsidRPr="00E65FE6">
        <w:t>va_arg</w:t>
      </w:r>
      <w:r w:rsidRPr="00903DBA">
        <w:t xml:space="preserve"> macro reads the arguments and the </w:t>
      </w:r>
      <w:r w:rsidRPr="00E65FE6">
        <w:t>va_end</w:t>
      </w:r>
      <w:r w:rsidRPr="00903DBA">
        <w:t xml:space="preserve"> macro ends the reading. Note that the macros do not give any information about the number or types of the arguments. In the following code, we use the first argument </w:t>
      </w:r>
      <w:r w:rsidRPr="00E65FE6">
        <w:rPr>
          <w:rStyle w:val="CodeInText"/>
        </w:rPr>
        <w:t>count</w:t>
      </w:r>
      <w:r w:rsidRPr="00903DBA">
        <w:t xml:space="preserve"> to count the number of arguments thereafter.</w:t>
      </w:r>
    </w:p>
    <w:p w14:paraId="28A9CE60" w14:textId="77777777" w:rsidR="00E80032" w:rsidRPr="00903DBA" w:rsidRDefault="00E80032" w:rsidP="00E80032">
      <w:pPr>
        <w:pStyle w:val="Code"/>
      </w:pPr>
      <w:r w:rsidRPr="00903DBA">
        <w:t>#include &lt;stdio.h&gt;</w:t>
      </w:r>
    </w:p>
    <w:p w14:paraId="155F02D5" w14:textId="6DABC193" w:rsidR="00E80032" w:rsidRPr="00903DBA" w:rsidRDefault="00E80032" w:rsidP="00E80032">
      <w:pPr>
        <w:pStyle w:val="Code"/>
      </w:pPr>
      <w:r w:rsidRPr="00903DBA">
        <w:t xml:space="preserve">#include </w:t>
      </w:r>
      <w:r w:rsidR="00EF337F" w:rsidRPr="00903DBA">
        <w:t>&lt;stdarg.h&gt;</w:t>
      </w:r>
    </w:p>
    <w:p w14:paraId="78FC6391" w14:textId="77777777" w:rsidR="00E80032" w:rsidRPr="00903DBA" w:rsidRDefault="00E80032" w:rsidP="00E80032">
      <w:pPr>
        <w:pStyle w:val="Code"/>
      </w:pPr>
    </w:p>
    <w:p w14:paraId="0584A8BE" w14:textId="77777777" w:rsidR="00E80032" w:rsidRPr="00903DBA" w:rsidRDefault="00E80032" w:rsidP="00E80032">
      <w:pPr>
        <w:pStyle w:val="Code"/>
      </w:pPr>
      <w:r w:rsidRPr="00903DBA">
        <w:t>void Print(int count, ...) {</w:t>
      </w:r>
    </w:p>
    <w:p w14:paraId="4D4A2643" w14:textId="77777777" w:rsidR="00E80032" w:rsidRPr="00903DBA" w:rsidRDefault="00E80032" w:rsidP="00E80032">
      <w:pPr>
        <w:pStyle w:val="Code"/>
      </w:pPr>
      <w:r w:rsidRPr="00903DBA">
        <w:t xml:space="preserve">  va_list arg_list;</w:t>
      </w:r>
    </w:p>
    <w:p w14:paraId="30AABCBF" w14:textId="77777777" w:rsidR="00E80032" w:rsidRPr="00903DBA" w:rsidRDefault="00E80032" w:rsidP="00E80032">
      <w:pPr>
        <w:pStyle w:val="Code"/>
      </w:pPr>
      <w:r w:rsidRPr="00903DBA">
        <w:t xml:space="preserve">  va_start(arg_list, count);</w:t>
      </w:r>
    </w:p>
    <w:p w14:paraId="2117AE26" w14:textId="77777777" w:rsidR="00E80032" w:rsidRPr="00903DBA" w:rsidRDefault="00E80032" w:rsidP="00E80032">
      <w:pPr>
        <w:pStyle w:val="Code"/>
      </w:pPr>
    </w:p>
    <w:p w14:paraId="2480BB94" w14:textId="77777777" w:rsidR="00E80032" w:rsidRPr="00903DBA" w:rsidRDefault="00E80032" w:rsidP="00E80032">
      <w:pPr>
        <w:pStyle w:val="Code"/>
      </w:pPr>
      <w:r w:rsidRPr="00903DBA">
        <w:t xml:space="preserve">  while (count &gt; 0) {</w:t>
      </w:r>
      <w:r w:rsidRPr="00903DBA">
        <w:cr/>
        <w:t xml:space="preserve">    int value = va_arg(arg_list, int);</w:t>
      </w:r>
    </w:p>
    <w:p w14:paraId="79A8D316" w14:textId="77777777" w:rsidR="00E80032" w:rsidRPr="00903DBA" w:rsidRDefault="00E80032" w:rsidP="00E80032">
      <w:pPr>
        <w:pStyle w:val="Code"/>
      </w:pPr>
      <w:r w:rsidRPr="00903DBA">
        <w:t xml:space="preserve">    printf("%d ", value);</w:t>
      </w:r>
    </w:p>
    <w:p w14:paraId="5CB6E748" w14:textId="77777777" w:rsidR="00E80032" w:rsidRPr="00903DBA" w:rsidRDefault="00E80032" w:rsidP="00E80032">
      <w:pPr>
        <w:pStyle w:val="Code"/>
      </w:pPr>
      <w:r w:rsidRPr="00903DBA">
        <w:t xml:space="preserve">    --count;</w:t>
      </w:r>
    </w:p>
    <w:p w14:paraId="6FD38B65" w14:textId="77777777" w:rsidR="00E80032" w:rsidRPr="00903DBA" w:rsidRDefault="00E80032" w:rsidP="00E80032">
      <w:pPr>
        <w:pStyle w:val="Code"/>
      </w:pPr>
      <w:r w:rsidRPr="00903DBA">
        <w:t xml:space="preserve">  }</w:t>
      </w:r>
    </w:p>
    <w:p w14:paraId="2197A485" w14:textId="77777777" w:rsidR="00E80032" w:rsidRPr="00903DBA" w:rsidRDefault="00E80032" w:rsidP="00E80032">
      <w:pPr>
        <w:pStyle w:val="Code"/>
      </w:pPr>
    </w:p>
    <w:p w14:paraId="518F3B7C" w14:textId="77777777" w:rsidR="00E80032" w:rsidRPr="00903DBA" w:rsidRDefault="00E80032" w:rsidP="00E80032">
      <w:pPr>
        <w:pStyle w:val="Code"/>
      </w:pPr>
      <w:r w:rsidRPr="00903DBA">
        <w:t xml:space="preserve">  printf("\n");</w:t>
      </w:r>
    </w:p>
    <w:p w14:paraId="7EE9F496" w14:textId="77777777" w:rsidR="00E80032" w:rsidRPr="00903DBA" w:rsidRDefault="00E80032" w:rsidP="00E80032">
      <w:pPr>
        <w:pStyle w:val="Code"/>
      </w:pPr>
      <w:r w:rsidRPr="00903DBA">
        <w:t xml:space="preserve">  va_end(arg_list);</w:t>
      </w:r>
    </w:p>
    <w:p w14:paraId="705917F3" w14:textId="77777777" w:rsidR="00E80032" w:rsidRPr="00903DBA" w:rsidRDefault="00E80032" w:rsidP="00E80032">
      <w:pPr>
        <w:pStyle w:val="Code"/>
      </w:pPr>
      <w:r w:rsidRPr="00903DBA">
        <w:t>}</w:t>
      </w:r>
    </w:p>
    <w:p w14:paraId="24F8B00D" w14:textId="77777777" w:rsidR="00E80032" w:rsidRPr="00903DBA" w:rsidRDefault="00E80032" w:rsidP="00E80032">
      <w:pPr>
        <w:pStyle w:val="Code"/>
      </w:pPr>
    </w:p>
    <w:p w14:paraId="7386B66A" w14:textId="77777777" w:rsidR="00E80032" w:rsidRPr="00903DBA" w:rsidRDefault="00E80032" w:rsidP="00E80032">
      <w:pPr>
        <w:pStyle w:val="Code"/>
      </w:pPr>
      <w:r w:rsidRPr="00903DBA">
        <w:t>void main(void) {</w:t>
      </w:r>
    </w:p>
    <w:p w14:paraId="1210FC98" w14:textId="77777777" w:rsidR="00E80032" w:rsidRPr="00903DBA" w:rsidRDefault="00E80032" w:rsidP="00E80032">
      <w:pPr>
        <w:pStyle w:val="Code"/>
      </w:pPr>
      <w:r w:rsidRPr="00903DBA">
        <w:t xml:space="preserve">  Print(1, 1);</w:t>
      </w:r>
    </w:p>
    <w:p w14:paraId="30B6FEE7" w14:textId="77777777" w:rsidR="00E80032" w:rsidRPr="00903DBA" w:rsidRDefault="00E80032" w:rsidP="00E80032">
      <w:pPr>
        <w:pStyle w:val="Code"/>
      </w:pPr>
      <w:r w:rsidRPr="00903DBA">
        <w:t xml:space="preserve">  Print(2, 1, 2);</w:t>
      </w:r>
    </w:p>
    <w:p w14:paraId="775DB9C8" w14:textId="77777777" w:rsidR="00E80032" w:rsidRPr="00903DBA" w:rsidRDefault="00E80032" w:rsidP="00E80032">
      <w:pPr>
        <w:pStyle w:val="Code"/>
      </w:pPr>
      <w:r w:rsidRPr="00903DBA">
        <w:t xml:space="preserve">  Print(3, 1, 2, 3);</w:t>
      </w:r>
    </w:p>
    <w:p w14:paraId="61AD3400" w14:textId="77777777" w:rsidR="00E80032" w:rsidRPr="00903DBA" w:rsidRDefault="00E80032" w:rsidP="00E80032">
      <w:pPr>
        <w:pStyle w:val="Code"/>
      </w:pPr>
      <w:r w:rsidRPr="00903DBA">
        <w:t>}</w:t>
      </w:r>
    </w:p>
    <w:p w14:paraId="4CB0D810" w14:textId="77777777" w:rsidR="00E80032" w:rsidRPr="00903DBA" w:rsidRDefault="00E80032" w:rsidP="007C7CB2">
      <w:pPr>
        <w:pStyle w:val="Rubrik3"/>
      </w:pPr>
      <w:bookmarkStart w:id="867" w:name="_Toc323656735"/>
      <w:bookmarkStart w:id="868" w:name="_Toc324085473"/>
      <w:bookmarkStart w:id="869" w:name="_Toc383781125"/>
      <w:bookmarkStart w:id="870" w:name="_Toc57656234"/>
      <w:r w:rsidRPr="00903DBA">
        <w:t>String Management</w:t>
      </w:r>
      <w:bookmarkEnd w:id="867"/>
      <w:bookmarkEnd w:id="868"/>
      <w:bookmarkEnd w:id="869"/>
      <w:bookmarkEnd w:id="870"/>
    </w:p>
    <w:p w14:paraId="375DC584" w14:textId="77777777" w:rsidR="00E80032" w:rsidRPr="00903DBA" w:rsidRDefault="00E80032" w:rsidP="00E65FE6">
      <w:pPr>
        <w:pStyle w:val="CodeHeader"/>
      </w:pPr>
      <w:r w:rsidRPr="00903DBA">
        <w:t xml:space="preserve">There are several functions dealing with strings: </w:t>
      </w:r>
      <w:r w:rsidRPr="00E65FE6">
        <w:t>strcpy</w:t>
      </w:r>
      <w:r w:rsidRPr="00903DBA">
        <w:t xml:space="preserve"> copies a string; </w:t>
      </w:r>
      <w:r w:rsidRPr="00E65FE6">
        <w:t>strcat</w:t>
      </w:r>
      <w:r w:rsidRPr="00903DBA">
        <w:t xml:space="preserve"> adds a string; </w:t>
      </w:r>
      <w:r w:rsidRPr="00E65FE6">
        <w:t>strlen</w:t>
      </w:r>
      <w:r w:rsidRPr="00903DBA">
        <w:t xml:space="preserve"> gives the length of a string; </w:t>
      </w:r>
      <w:r w:rsidRPr="00E65FE6">
        <w:t>strcmp</w:t>
      </w:r>
      <w:r w:rsidRPr="00903DBA">
        <w:t xml:space="preserve"> compares two strings; </w:t>
      </w:r>
      <w:r w:rsidRPr="00E65FE6">
        <w:t>strchr</w:t>
      </w:r>
      <w:r w:rsidRPr="00903DBA">
        <w:t xml:space="preserve"> and </w:t>
      </w:r>
      <w:r w:rsidRPr="00E65FE6">
        <w:t>strrchr</w:t>
      </w:r>
      <w:r w:rsidRPr="00903DBA">
        <w:t xml:space="preserve"> gives the first and last occurrence of a character in a string. All functions look for the finishing null character (‘\0’), </w:t>
      </w:r>
      <w:r w:rsidRPr="00E65FE6">
        <w:t>strcmp</w:t>
      </w:r>
      <w:r w:rsidRPr="00903DBA">
        <w:t xml:space="preserve"> returns a value less than zero if the first string is smaller than second string, a value greater than zero if the second string is larger, and zero if they are equals. Note that the comparison continues until the finishing zero character has been found, even though the character arrays may be longer. As </w:t>
      </w:r>
      <w:r w:rsidRPr="00E65FE6">
        <w:t>strchr</w:t>
      </w:r>
      <w:r w:rsidRPr="00903DBA">
        <w:t xml:space="preserve"> and </w:t>
      </w:r>
      <w:r w:rsidRPr="00E65FE6">
        <w:rPr>
          <w:rStyle w:val="CodeInText"/>
        </w:rPr>
        <w:t>strrchr</w:t>
      </w:r>
      <w:r w:rsidRPr="00903DBA">
        <w:t xml:space="preserve"> return a pointer to the found character (or null if it was not found), we can calculate the array index by subtracting the pointers.</w:t>
      </w:r>
    </w:p>
    <w:p w14:paraId="236F1B6B" w14:textId="77777777" w:rsidR="00E80032" w:rsidRPr="00903DBA" w:rsidRDefault="00E80032" w:rsidP="00E80032">
      <w:pPr>
        <w:pStyle w:val="Code"/>
      </w:pPr>
      <w:r w:rsidRPr="00903DBA">
        <w:rPr>
          <w:color w:val="000000" w:themeColor="text1"/>
          <w:rPrChange w:id="871" w:author="Stefan Björnander" w:date="2012-05-06T21:51:00Z">
            <w:rPr>
              <w:color w:val="0000FF"/>
            </w:rPr>
          </w:rPrChange>
        </w:rPr>
        <w:t>int</w:t>
      </w:r>
      <w:r w:rsidRPr="00903DBA">
        <w:t xml:space="preserve"> FirstIndexOf(char s[], </w:t>
      </w:r>
      <w:r w:rsidRPr="00903DBA">
        <w:rPr>
          <w:color w:val="000000" w:themeColor="text1"/>
          <w:rPrChange w:id="872" w:author="Stefan Björnander" w:date="2012-05-06T21:51:00Z">
            <w:rPr>
              <w:color w:val="0000FF"/>
            </w:rPr>
          </w:rPrChange>
        </w:rPr>
        <w:t>char</w:t>
      </w:r>
      <w:r w:rsidRPr="00903DBA">
        <w:t xml:space="preserve"> c) {</w:t>
      </w:r>
    </w:p>
    <w:p w14:paraId="787B8FC4" w14:textId="77777777" w:rsidR="00E80032" w:rsidRPr="00903DBA" w:rsidRDefault="00E80032" w:rsidP="00E80032">
      <w:pPr>
        <w:pStyle w:val="Code"/>
      </w:pPr>
      <w:r w:rsidRPr="00903DBA">
        <w:t xml:space="preserve">  char* p = strchr(s, c);</w:t>
      </w:r>
    </w:p>
    <w:p w14:paraId="37473F60" w14:textId="77777777" w:rsidR="00E80032" w:rsidRPr="00903DBA" w:rsidRDefault="00E80032" w:rsidP="00E80032">
      <w:pPr>
        <w:pStyle w:val="Code"/>
      </w:pPr>
      <w:r w:rsidRPr="00903DBA">
        <w:t xml:space="preserve">  return (p != NULL) ? (p - s) : -1;</w:t>
      </w:r>
    </w:p>
    <w:p w14:paraId="43571260" w14:textId="77777777" w:rsidR="00E80032" w:rsidRPr="00903DBA" w:rsidRDefault="00E80032" w:rsidP="00E80032">
      <w:pPr>
        <w:pStyle w:val="Code"/>
      </w:pPr>
      <w:r w:rsidRPr="00903DBA">
        <w:t>}</w:t>
      </w:r>
    </w:p>
    <w:p w14:paraId="7E68D82B" w14:textId="77777777" w:rsidR="00E80032" w:rsidRPr="00903DBA" w:rsidRDefault="00E80032" w:rsidP="00E80032">
      <w:pPr>
        <w:pStyle w:val="Code"/>
      </w:pPr>
    </w:p>
    <w:p w14:paraId="1739EE06" w14:textId="77777777" w:rsidR="00E80032" w:rsidRPr="00903DBA" w:rsidRDefault="00E80032" w:rsidP="00E80032">
      <w:pPr>
        <w:pStyle w:val="Code"/>
      </w:pPr>
      <w:r w:rsidRPr="00903DBA">
        <w:rPr>
          <w:color w:val="000000" w:themeColor="text1"/>
          <w:rPrChange w:id="873" w:author="Stefan Björnander" w:date="2012-05-06T21:51:00Z">
            <w:rPr>
              <w:color w:val="0000FF"/>
            </w:rPr>
          </w:rPrChange>
        </w:rPr>
        <w:t>int</w:t>
      </w:r>
      <w:r w:rsidRPr="00903DBA">
        <w:t xml:space="preserve"> LastIndexOf(</w:t>
      </w:r>
      <w:r w:rsidRPr="00903DBA">
        <w:rPr>
          <w:color w:val="000000" w:themeColor="text1"/>
          <w:rPrChange w:id="874" w:author="Stefan Björnander" w:date="2012-05-06T21:51:00Z">
            <w:rPr>
              <w:color w:val="0000FF"/>
            </w:rPr>
          </w:rPrChange>
        </w:rPr>
        <w:t>char</w:t>
      </w:r>
      <w:r w:rsidRPr="00903DBA">
        <w:t xml:space="preserve"> s[], </w:t>
      </w:r>
      <w:r w:rsidRPr="00903DBA">
        <w:rPr>
          <w:color w:val="000000" w:themeColor="text1"/>
          <w:rPrChange w:id="875" w:author="Stefan Björnander" w:date="2012-05-06T21:51:00Z">
            <w:rPr>
              <w:color w:val="0000FF"/>
            </w:rPr>
          </w:rPrChange>
        </w:rPr>
        <w:t>char</w:t>
      </w:r>
      <w:r w:rsidRPr="00903DBA">
        <w:t xml:space="preserve"> c) {</w:t>
      </w:r>
    </w:p>
    <w:p w14:paraId="246D0E29" w14:textId="77777777" w:rsidR="00E80032" w:rsidRPr="00903DBA" w:rsidRDefault="00E80032" w:rsidP="00E80032">
      <w:pPr>
        <w:pStyle w:val="Code"/>
      </w:pPr>
      <w:r w:rsidRPr="00903DBA">
        <w:t xml:space="preserve">  char* p = strrchr(s, c);</w:t>
      </w:r>
    </w:p>
    <w:p w14:paraId="06C4F44B" w14:textId="77777777" w:rsidR="00E80032" w:rsidRPr="00903DBA" w:rsidRDefault="00E80032" w:rsidP="00E80032">
      <w:pPr>
        <w:pStyle w:val="Code"/>
      </w:pPr>
      <w:r w:rsidRPr="00903DBA">
        <w:t xml:space="preserve">  return (p != NULL) ? (p - s) : -1;</w:t>
      </w:r>
    </w:p>
    <w:p w14:paraId="4CDC99F7" w14:textId="77777777" w:rsidR="00E80032" w:rsidRPr="00903DBA" w:rsidRDefault="00E80032" w:rsidP="00E80032">
      <w:pPr>
        <w:pStyle w:val="Code"/>
      </w:pPr>
      <w:r w:rsidRPr="00903DBA">
        <w:t>}</w:t>
      </w:r>
    </w:p>
    <w:p w14:paraId="460B85D3" w14:textId="77777777" w:rsidR="00E80032" w:rsidRPr="00903DBA" w:rsidRDefault="00E80032" w:rsidP="00E80032">
      <w:pPr>
        <w:pStyle w:val="Code"/>
      </w:pPr>
    </w:p>
    <w:p w14:paraId="4319DB79" w14:textId="77777777" w:rsidR="00E80032" w:rsidRPr="00903DBA" w:rsidRDefault="00E80032" w:rsidP="00E80032">
      <w:pPr>
        <w:pStyle w:val="Code"/>
      </w:pPr>
      <w:r w:rsidRPr="00903DBA">
        <w:t>void main(void) {</w:t>
      </w:r>
    </w:p>
    <w:p w14:paraId="52059968" w14:textId="77777777" w:rsidR="00E80032" w:rsidRPr="00903DBA" w:rsidRDefault="00E80032" w:rsidP="00E80032">
      <w:pPr>
        <w:pStyle w:val="Code"/>
      </w:pPr>
      <w:r w:rsidRPr="00903DBA">
        <w:t xml:space="preserve">  char s1[] = </w:t>
      </w:r>
      <w:r w:rsidRPr="00903DBA">
        <w:rPr>
          <w:color w:val="000000" w:themeColor="text1"/>
          <w:rPrChange w:id="876" w:author="Stefan Björnander" w:date="2012-05-06T21:51:00Z">
            <w:rPr>
              <w:color w:val="A31515"/>
            </w:rPr>
          </w:rPrChange>
        </w:rPr>
        <w:t>"Hello"</w:t>
      </w:r>
      <w:r w:rsidRPr="00903DBA">
        <w:t xml:space="preserve">, s2[] = </w:t>
      </w:r>
      <w:r w:rsidRPr="00903DBA">
        <w:rPr>
          <w:color w:val="000000" w:themeColor="text1"/>
          <w:rPrChange w:id="877" w:author="Stefan Björnander" w:date="2012-05-06T21:51:00Z">
            <w:rPr>
              <w:color w:val="A31515"/>
            </w:rPr>
          </w:rPrChange>
        </w:rPr>
        <w:t>"World"</w:t>
      </w:r>
      <w:r w:rsidRPr="00903DBA">
        <w:t>;</w:t>
      </w:r>
    </w:p>
    <w:p w14:paraId="3BDB0C90" w14:textId="77777777" w:rsidR="00E80032" w:rsidRPr="00903DBA" w:rsidRDefault="00E80032" w:rsidP="00E80032">
      <w:pPr>
        <w:pStyle w:val="Code"/>
      </w:pPr>
      <w:r w:rsidRPr="00903DBA">
        <w:t xml:space="preserve">  char t1[20], t2[20];</w:t>
      </w:r>
    </w:p>
    <w:p w14:paraId="5D7DCBB9" w14:textId="77777777" w:rsidR="00E80032" w:rsidRPr="00903DBA" w:rsidRDefault="00E80032" w:rsidP="00E80032">
      <w:pPr>
        <w:pStyle w:val="Code"/>
      </w:pPr>
    </w:p>
    <w:p w14:paraId="3DFD6920" w14:textId="77777777" w:rsidR="00E80032" w:rsidRPr="00903DBA" w:rsidRDefault="00E80032" w:rsidP="00E80032">
      <w:pPr>
        <w:pStyle w:val="Code"/>
      </w:pPr>
      <w:r w:rsidRPr="00903DBA">
        <w:t xml:space="preserve">  strcpy(t1, s1);</w:t>
      </w:r>
    </w:p>
    <w:p w14:paraId="3DB6C033" w14:textId="77777777" w:rsidR="00E80032" w:rsidRPr="00903DBA" w:rsidRDefault="00E80032" w:rsidP="00E80032">
      <w:pPr>
        <w:pStyle w:val="Code"/>
      </w:pPr>
      <w:r w:rsidRPr="00903DBA">
        <w:t xml:space="preserve">  strcat(t1, s2);</w:t>
      </w:r>
    </w:p>
    <w:p w14:paraId="26F83A9F" w14:textId="77777777" w:rsidR="00E80032" w:rsidRPr="00903DBA" w:rsidRDefault="00E80032" w:rsidP="00E80032">
      <w:pPr>
        <w:pStyle w:val="Code"/>
      </w:pPr>
    </w:p>
    <w:p w14:paraId="1BEDB44A" w14:textId="77777777" w:rsidR="00E80032" w:rsidRPr="00903DBA" w:rsidRDefault="00E80032" w:rsidP="00E80032">
      <w:pPr>
        <w:pStyle w:val="Code"/>
      </w:pPr>
      <w:r w:rsidRPr="00903DBA">
        <w:t xml:space="preserve">  sprintf(t2, "%s, %s!", s1, s2);</w:t>
      </w:r>
    </w:p>
    <w:p w14:paraId="092A3C26" w14:textId="77777777" w:rsidR="00E80032" w:rsidRPr="00903DBA" w:rsidRDefault="00E80032" w:rsidP="00E80032">
      <w:pPr>
        <w:pStyle w:val="Code"/>
      </w:pPr>
      <w:r w:rsidRPr="00903DBA">
        <w:t xml:space="preserve">  printf("t1: \"%s\", length of t1: %d, t2: \"%s\"\n",</w:t>
      </w:r>
    </w:p>
    <w:p w14:paraId="3452394C" w14:textId="77777777" w:rsidR="00E80032" w:rsidRPr="00903DBA" w:rsidRDefault="00E80032" w:rsidP="00E80032">
      <w:pPr>
        <w:pStyle w:val="Code"/>
      </w:pPr>
      <w:r w:rsidRPr="00903DBA">
        <w:t xml:space="preserve">         t1, strlen(t1), t2);</w:t>
      </w:r>
    </w:p>
    <w:p w14:paraId="516CFAFD" w14:textId="77777777" w:rsidR="00E80032" w:rsidRPr="00903DBA" w:rsidRDefault="00E80032" w:rsidP="00E80032">
      <w:pPr>
        <w:pStyle w:val="Code"/>
      </w:pPr>
      <w:r w:rsidRPr="00903DBA">
        <w:t xml:space="preserve">  printf("Comparing t1 and t2: %d\n", strcmp(t1, t2));</w:t>
      </w:r>
    </w:p>
    <w:p w14:paraId="5CE5A8B4" w14:textId="77777777" w:rsidR="00E80032" w:rsidRPr="00903DBA" w:rsidRDefault="00E80032" w:rsidP="00E80032">
      <w:pPr>
        <w:pStyle w:val="Code"/>
      </w:pPr>
      <w:r w:rsidRPr="00903DBA">
        <w:t xml:space="preserve">  printf("First Index of 'l' in t2: %d, last index of 'l' in t2: %d.\n",</w:t>
      </w:r>
    </w:p>
    <w:p w14:paraId="7185F7B3" w14:textId="77777777" w:rsidR="00E80032" w:rsidRPr="00903DBA" w:rsidRDefault="00E80032" w:rsidP="00E80032">
      <w:pPr>
        <w:pStyle w:val="Code"/>
      </w:pPr>
      <w:r w:rsidRPr="00903DBA">
        <w:t xml:space="preserve">         FirstIndexOf(t2, 'l'), LastIndexOf(t2, </w:t>
      </w:r>
      <w:r w:rsidRPr="00903DBA">
        <w:rPr>
          <w:color w:val="000000" w:themeColor="text1"/>
          <w:rPrChange w:id="878" w:author="Stefan Björnander" w:date="2012-05-06T21:51:00Z">
            <w:rPr>
              <w:color w:val="A31515"/>
            </w:rPr>
          </w:rPrChange>
        </w:rPr>
        <w:t>'l'</w:t>
      </w:r>
      <w:r w:rsidRPr="00903DBA">
        <w:t>));</w:t>
      </w:r>
    </w:p>
    <w:p w14:paraId="3B7C86F6" w14:textId="77777777" w:rsidR="00E80032" w:rsidRPr="00903DBA" w:rsidRDefault="00E80032" w:rsidP="00E80032">
      <w:pPr>
        <w:pStyle w:val="Code"/>
      </w:pPr>
      <w:r w:rsidRPr="00903DBA">
        <w:t>}</w:t>
      </w:r>
    </w:p>
    <w:p w14:paraId="33526BCD" w14:textId="35994165" w:rsidR="00E80032" w:rsidRPr="00903DBA" w:rsidRDefault="00E80032" w:rsidP="00E65FE6">
      <w:pPr>
        <w:pStyle w:val="CodeHeader"/>
      </w:pPr>
      <w:r w:rsidRPr="00903DBA">
        <w:t xml:space="preserve">It is also possible to write to a string with </w:t>
      </w:r>
      <w:r w:rsidRPr="00E65FE6">
        <w:t>sprintf</w:t>
      </w:r>
      <w:r w:rsidRPr="00903DBA">
        <w:t xml:space="preserve"> and read from a string with </w:t>
      </w:r>
      <w:r w:rsidRPr="00E65FE6">
        <w:rPr>
          <w:rStyle w:val="CodeInText"/>
        </w:rPr>
        <w:t>sscanf</w:t>
      </w:r>
      <w:r w:rsidRPr="00903DBA">
        <w:t xml:space="preserve">. These function come in handy when to </w:t>
      </w:r>
      <w:r w:rsidR="00D83A6D" w:rsidRPr="00903DBA">
        <w:t>cast</w:t>
      </w:r>
      <w:r w:rsidRPr="00903DBA">
        <w:t xml:space="preserve"> between strings and numerical values.</w:t>
      </w:r>
    </w:p>
    <w:p w14:paraId="7BFE688B" w14:textId="77777777" w:rsidR="00E80032" w:rsidRPr="00903DBA" w:rsidRDefault="00E80032" w:rsidP="00E80032">
      <w:pPr>
        <w:pStyle w:val="Code"/>
      </w:pPr>
      <w:r w:rsidRPr="00903DBA">
        <w:rPr>
          <w:color w:val="000000" w:themeColor="text1"/>
          <w:rPrChange w:id="879" w:author="Stefan Björnander" w:date="2012-05-06T21:51:00Z">
            <w:rPr>
              <w:color w:val="0000FF"/>
            </w:rPr>
          </w:rPrChange>
        </w:rPr>
        <w:t>void</w:t>
      </w:r>
      <w:r w:rsidRPr="00903DBA">
        <w:t xml:space="preserve"> main() {</w:t>
      </w:r>
    </w:p>
    <w:p w14:paraId="69FD8ADD" w14:textId="77777777" w:rsidR="00E80032" w:rsidRPr="00903DBA" w:rsidRDefault="00E80032" w:rsidP="00E80032">
      <w:pPr>
        <w:pStyle w:val="Code"/>
      </w:pPr>
      <w:r w:rsidRPr="00903DBA">
        <w:t xml:space="preserve">  int i;</w:t>
      </w:r>
    </w:p>
    <w:p w14:paraId="3EC52F8E" w14:textId="77777777" w:rsidR="00E80032" w:rsidRPr="00903DBA" w:rsidRDefault="00E80032" w:rsidP="00E80032">
      <w:pPr>
        <w:pStyle w:val="Code"/>
      </w:pPr>
      <w:r w:rsidRPr="00903DBA">
        <w:t xml:space="preserve">  </w:t>
      </w:r>
      <w:r w:rsidRPr="00903DBA">
        <w:rPr>
          <w:color w:val="000000" w:themeColor="text1"/>
          <w:rPrChange w:id="880" w:author="Stefan Björnander" w:date="2012-05-06T21:51:00Z">
            <w:rPr>
              <w:color w:val="0000FF"/>
            </w:rPr>
          </w:rPrChange>
        </w:rPr>
        <w:t>double</w:t>
      </w:r>
      <w:r w:rsidRPr="00903DBA">
        <w:t xml:space="preserve"> x;</w:t>
      </w:r>
    </w:p>
    <w:p w14:paraId="2DBE2A50" w14:textId="77777777" w:rsidR="00E80032" w:rsidRPr="00903DBA" w:rsidRDefault="00E80032" w:rsidP="00E80032">
      <w:pPr>
        <w:pStyle w:val="Code"/>
      </w:pPr>
      <w:r w:rsidRPr="00903DBA">
        <w:t xml:space="preserve">  char s1[20], s2[20];</w:t>
      </w:r>
    </w:p>
    <w:p w14:paraId="7369FCBA" w14:textId="77777777" w:rsidR="00E80032" w:rsidRPr="00903DBA" w:rsidRDefault="00E80032" w:rsidP="00E80032">
      <w:pPr>
        <w:pStyle w:val="Code"/>
      </w:pPr>
    </w:p>
    <w:p w14:paraId="44115837" w14:textId="77777777" w:rsidR="00E80032" w:rsidRPr="00903DBA" w:rsidRDefault="00E80032" w:rsidP="00E80032">
      <w:pPr>
        <w:pStyle w:val="Code"/>
      </w:pPr>
      <w:r w:rsidRPr="00903DBA">
        <w:t xml:space="preserve">  sprintf(s1, "%d", 123);</w:t>
      </w:r>
    </w:p>
    <w:p w14:paraId="68721E81" w14:textId="77777777" w:rsidR="00E80032" w:rsidRPr="00903DBA" w:rsidRDefault="00E80032" w:rsidP="00E80032">
      <w:pPr>
        <w:pStyle w:val="Code"/>
      </w:pPr>
      <w:r w:rsidRPr="00903DBA">
        <w:t xml:space="preserve">  sprintf(s2, "%f", 123.456e-3);</w:t>
      </w:r>
    </w:p>
    <w:p w14:paraId="7D09239C" w14:textId="77777777" w:rsidR="00E80032" w:rsidRPr="00903DBA" w:rsidRDefault="00E80032" w:rsidP="00E80032">
      <w:pPr>
        <w:pStyle w:val="Code"/>
      </w:pPr>
    </w:p>
    <w:p w14:paraId="62A81553" w14:textId="77777777" w:rsidR="00E80032" w:rsidRPr="00903DBA" w:rsidRDefault="00E80032" w:rsidP="00E80032">
      <w:pPr>
        <w:pStyle w:val="Code"/>
      </w:pPr>
      <w:r w:rsidRPr="00903DBA">
        <w:t xml:space="preserve">  printf("s1 = \"%s\", s2 = \"%s\"\n", s1, s2);</w:t>
      </w:r>
    </w:p>
    <w:p w14:paraId="65470284" w14:textId="77777777" w:rsidR="00E80032" w:rsidRPr="00903DBA" w:rsidRDefault="00E80032" w:rsidP="00E80032">
      <w:pPr>
        <w:pStyle w:val="Code"/>
      </w:pPr>
    </w:p>
    <w:p w14:paraId="70387B56" w14:textId="77777777" w:rsidR="00E80032" w:rsidRPr="00903DBA" w:rsidRDefault="00E80032" w:rsidP="00E80032">
      <w:pPr>
        <w:pStyle w:val="Code"/>
      </w:pPr>
      <w:r w:rsidRPr="00903DBA">
        <w:t xml:space="preserve">  sscanf(s1, "%d", &amp;i);</w:t>
      </w:r>
    </w:p>
    <w:p w14:paraId="41E075F9" w14:textId="77777777" w:rsidR="00E80032" w:rsidRPr="00903DBA" w:rsidRDefault="00E80032" w:rsidP="00E80032">
      <w:pPr>
        <w:pStyle w:val="Code"/>
      </w:pPr>
      <w:r w:rsidRPr="00903DBA">
        <w:t xml:space="preserve">  sscanf(s2, "%lf", &amp;x);</w:t>
      </w:r>
    </w:p>
    <w:p w14:paraId="5B1AA24E" w14:textId="77777777" w:rsidR="00E80032" w:rsidRPr="00903DBA" w:rsidRDefault="00E80032" w:rsidP="00E80032">
      <w:pPr>
        <w:pStyle w:val="Code"/>
      </w:pPr>
    </w:p>
    <w:p w14:paraId="27D163CD" w14:textId="77777777" w:rsidR="00E80032" w:rsidRPr="00903DBA" w:rsidRDefault="00E80032" w:rsidP="00E80032">
      <w:pPr>
        <w:pStyle w:val="Code"/>
      </w:pPr>
      <w:r w:rsidRPr="00903DBA">
        <w:t xml:space="preserve">  printf("i = %d, x = %f\n", i, x);</w:t>
      </w:r>
    </w:p>
    <w:p w14:paraId="26EE84AB" w14:textId="77777777" w:rsidR="00E80032" w:rsidRPr="00903DBA" w:rsidRDefault="00E80032" w:rsidP="00E80032">
      <w:pPr>
        <w:pStyle w:val="Code"/>
      </w:pPr>
      <w:r w:rsidRPr="00903DBA">
        <w:t>}</w:t>
      </w:r>
    </w:p>
    <w:p w14:paraId="27645BC1" w14:textId="77777777" w:rsidR="00E80032" w:rsidRPr="00903DBA" w:rsidRDefault="00E80032" w:rsidP="00E80032">
      <w:r w:rsidRPr="00903DBA">
        <w:t>The functions return the number of values written or read, which gives that we can check that the conversion worked.</w:t>
      </w:r>
    </w:p>
    <w:p w14:paraId="5020C777" w14:textId="77777777" w:rsidR="00E80032" w:rsidRPr="00903DBA" w:rsidRDefault="00E80032" w:rsidP="00E80032">
      <w:pPr>
        <w:pStyle w:val="Code"/>
      </w:pPr>
      <w:r w:rsidRPr="00903DBA">
        <w:t xml:space="preserve">  </w:t>
      </w:r>
      <w:r w:rsidRPr="00903DBA">
        <w:rPr>
          <w:color w:val="000000" w:themeColor="text1"/>
          <w:rPrChange w:id="881" w:author="Stefan Björnander" w:date="2012-05-06T21:51:00Z">
            <w:rPr>
              <w:color w:val="0000FF"/>
            </w:rPr>
          </w:rPrChange>
        </w:rPr>
        <w:t>if</w:t>
      </w:r>
      <w:r w:rsidRPr="00903DBA">
        <w:t xml:space="preserve"> (sscanf(s2, </w:t>
      </w:r>
      <w:r w:rsidRPr="00903DBA">
        <w:rPr>
          <w:color w:val="000000" w:themeColor="text1"/>
          <w:rPrChange w:id="882" w:author="Stefan Björnander" w:date="2012-05-06T21:51:00Z">
            <w:rPr>
              <w:color w:val="A31515"/>
            </w:rPr>
          </w:rPrChange>
        </w:rPr>
        <w:t>"%lf"</w:t>
      </w:r>
      <w:r w:rsidRPr="00903DBA">
        <w:t>, &amp;x) == 1) {</w:t>
      </w:r>
    </w:p>
    <w:p w14:paraId="1490FD98" w14:textId="77777777" w:rsidR="00E80032" w:rsidRPr="00903DBA" w:rsidRDefault="00E80032" w:rsidP="00E80032">
      <w:pPr>
        <w:pStyle w:val="Code"/>
      </w:pPr>
      <w:r w:rsidRPr="00903DBA">
        <w:t xml:space="preserve">    printf("x = %f\n", x);</w:t>
      </w:r>
    </w:p>
    <w:p w14:paraId="195D7023" w14:textId="77777777" w:rsidR="00E80032" w:rsidRPr="00903DBA" w:rsidRDefault="00E80032" w:rsidP="00E80032">
      <w:pPr>
        <w:pStyle w:val="Code"/>
      </w:pPr>
      <w:r w:rsidRPr="00903DBA">
        <w:t xml:space="preserve">  }</w:t>
      </w:r>
    </w:p>
    <w:p w14:paraId="30A39FDE" w14:textId="77777777" w:rsidR="00E80032" w:rsidRPr="00903DBA" w:rsidRDefault="00E80032" w:rsidP="00E80032">
      <w:pPr>
        <w:pStyle w:val="Code"/>
      </w:pPr>
      <w:r w:rsidRPr="00903DBA">
        <w:t xml:space="preserve">  else {</w:t>
      </w:r>
    </w:p>
    <w:p w14:paraId="1038E77C" w14:textId="54BCEB4F" w:rsidR="00E80032" w:rsidRPr="00903DBA" w:rsidRDefault="00E80032" w:rsidP="00E80032">
      <w:pPr>
        <w:pStyle w:val="Code"/>
      </w:pPr>
      <w:r w:rsidRPr="00903DBA">
        <w:t xml:space="preserve">    printf("Could not </w:t>
      </w:r>
      <w:r w:rsidR="00D83A6D" w:rsidRPr="00903DBA">
        <w:t>cast</w:t>
      </w:r>
      <w:r w:rsidRPr="00903DBA">
        <w:t xml:space="preserve"> the string \"%s\".\n", s2);</w:t>
      </w:r>
    </w:p>
    <w:p w14:paraId="72153FBC" w14:textId="77777777" w:rsidR="00E80032" w:rsidRPr="00903DBA" w:rsidRDefault="00E80032" w:rsidP="00E80032">
      <w:pPr>
        <w:pStyle w:val="Code"/>
      </w:pPr>
      <w:r w:rsidRPr="00903DBA">
        <w:t xml:space="preserve">  }</w:t>
      </w:r>
    </w:p>
    <w:p w14:paraId="343AF846" w14:textId="77777777" w:rsidR="00E80032" w:rsidRPr="00903DBA" w:rsidRDefault="00E80032" w:rsidP="00E80032">
      <w:r w:rsidRPr="00903DBA">
        <w:t>Moreover, we can also count the number of read character and decide whether to whole string has been read.</w:t>
      </w:r>
    </w:p>
    <w:p w14:paraId="55535B56" w14:textId="77777777" w:rsidR="00E80032" w:rsidRPr="00903DBA" w:rsidRDefault="00E80032" w:rsidP="00E80032">
      <w:pPr>
        <w:pStyle w:val="Code"/>
      </w:pPr>
      <w:r w:rsidRPr="00903DBA">
        <w:t xml:space="preserve">  sscanf(s2, </w:t>
      </w:r>
      <w:r w:rsidRPr="00903DBA">
        <w:rPr>
          <w:color w:val="000000" w:themeColor="text1"/>
          <w:rPrChange w:id="883" w:author="Stefan Björnander" w:date="2012-05-06T21:51:00Z">
            <w:rPr>
              <w:color w:val="A31515"/>
            </w:rPr>
          </w:rPrChange>
        </w:rPr>
        <w:t>"%lf%n"</w:t>
      </w:r>
      <w:r w:rsidRPr="00903DBA">
        <w:t>, &amp;x, &amp;charCount);</w:t>
      </w:r>
    </w:p>
    <w:p w14:paraId="79E3DE23" w14:textId="77777777" w:rsidR="00E80032" w:rsidRPr="00903DBA" w:rsidRDefault="00E80032" w:rsidP="00E80032">
      <w:pPr>
        <w:pStyle w:val="Code"/>
      </w:pPr>
    </w:p>
    <w:p w14:paraId="35CDD422" w14:textId="77777777" w:rsidR="00E80032" w:rsidRPr="00903DBA" w:rsidRDefault="00E80032" w:rsidP="00E80032">
      <w:pPr>
        <w:pStyle w:val="Code"/>
      </w:pPr>
      <w:r w:rsidRPr="00903DBA">
        <w:t xml:space="preserve">  if (charCount == strlen(s2)) {</w:t>
      </w:r>
    </w:p>
    <w:p w14:paraId="344FFA17" w14:textId="77777777" w:rsidR="00E80032" w:rsidRPr="00903DBA" w:rsidRDefault="00E80032" w:rsidP="00E80032">
      <w:pPr>
        <w:pStyle w:val="Code"/>
      </w:pPr>
      <w:r w:rsidRPr="00903DBA">
        <w:t xml:space="preserve">    printf("x = %f\n", x);</w:t>
      </w:r>
    </w:p>
    <w:p w14:paraId="7B3A00BF" w14:textId="77777777" w:rsidR="00E80032" w:rsidRPr="00903DBA" w:rsidRDefault="00E80032" w:rsidP="00E80032">
      <w:pPr>
        <w:pStyle w:val="Code"/>
      </w:pPr>
      <w:r w:rsidRPr="00903DBA">
        <w:t xml:space="preserve">  }</w:t>
      </w:r>
    </w:p>
    <w:p w14:paraId="7B3B88A8" w14:textId="77777777" w:rsidR="00E80032" w:rsidRPr="00903DBA" w:rsidRDefault="00E80032" w:rsidP="00E80032">
      <w:pPr>
        <w:pStyle w:val="Code"/>
      </w:pPr>
      <w:r w:rsidRPr="00903DBA">
        <w:t xml:space="preserve">  else {</w:t>
      </w:r>
    </w:p>
    <w:p w14:paraId="35F69D2D" w14:textId="77ECA62F" w:rsidR="00E80032" w:rsidRPr="00903DBA" w:rsidRDefault="00E80032" w:rsidP="00E80032">
      <w:pPr>
        <w:pStyle w:val="Code"/>
      </w:pPr>
      <w:r w:rsidRPr="00903DBA">
        <w:t xml:space="preserve">    printf("Could not </w:t>
      </w:r>
      <w:r w:rsidR="00D83A6D" w:rsidRPr="00903DBA">
        <w:t>cast</w:t>
      </w:r>
      <w:r w:rsidRPr="00903DBA">
        <w:t xml:space="preserve"> the string \"%s\".\n", s2);</w:t>
      </w:r>
    </w:p>
    <w:p w14:paraId="50F8A2D6" w14:textId="77777777" w:rsidR="00E80032" w:rsidRPr="00903DBA" w:rsidRDefault="00E80032" w:rsidP="00E80032">
      <w:pPr>
        <w:pStyle w:val="Code"/>
      </w:pPr>
      <w:r w:rsidRPr="00903DBA">
        <w:t xml:space="preserve">  }</w:t>
      </w:r>
    </w:p>
    <w:p w14:paraId="6D8BBD43" w14:textId="77777777" w:rsidR="00E80032" w:rsidRPr="00903DBA" w:rsidRDefault="00E80032" w:rsidP="007C7CB2">
      <w:pPr>
        <w:pStyle w:val="Rubrik3"/>
      </w:pPr>
      <w:bookmarkStart w:id="884" w:name="_Toc323656736"/>
      <w:bookmarkStart w:id="885" w:name="_Toc324085474"/>
      <w:bookmarkStart w:id="886" w:name="_Toc383781126"/>
      <w:bookmarkStart w:id="887" w:name="_Toc57656235"/>
      <w:r w:rsidRPr="00903DBA">
        <w:t>Memory Management</w:t>
      </w:r>
      <w:bookmarkEnd w:id="884"/>
      <w:bookmarkEnd w:id="885"/>
      <w:bookmarkEnd w:id="886"/>
      <w:bookmarkEnd w:id="887"/>
    </w:p>
    <w:p w14:paraId="24E8A528" w14:textId="77777777" w:rsidR="00E80032" w:rsidRPr="00903DBA" w:rsidRDefault="00E80032" w:rsidP="00E65FE6">
      <w:pPr>
        <w:pStyle w:val="CodeHeader"/>
      </w:pPr>
      <w:r w:rsidRPr="00903DBA">
        <w:t xml:space="preserve">There is also a set of function for general memory management: </w:t>
      </w:r>
      <w:r w:rsidRPr="00E65FE6">
        <w:t>memset</w:t>
      </w:r>
      <w:r w:rsidRPr="00903DBA">
        <w:t xml:space="preserve"> sets each byte of a memory block to a given value; </w:t>
      </w:r>
      <w:r w:rsidRPr="00E65FE6">
        <w:t>memcmp</w:t>
      </w:r>
      <w:r w:rsidRPr="00903DBA">
        <w:t xml:space="preserve"> compares the memory blocks; </w:t>
      </w:r>
      <w:r w:rsidRPr="00E65FE6">
        <w:t>memcpy</w:t>
      </w:r>
      <w:r w:rsidRPr="00903DBA">
        <w:t xml:space="preserve"> and </w:t>
      </w:r>
      <w:r w:rsidRPr="00E65FE6">
        <w:t>memmove</w:t>
      </w:r>
      <w:r w:rsidRPr="00903DBA">
        <w:t xml:space="preserve"> copies a memory block. The difference between them is that </w:t>
      </w:r>
      <w:r w:rsidRPr="00E65FE6">
        <w:t>memcpy</w:t>
      </w:r>
      <w:r w:rsidRPr="00903DBA">
        <w:t xml:space="preserve"> copies the bytes of the block directly when </w:t>
      </w:r>
      <w:r w:rsidRPr="00E65FE6">
        <w:t>memmove</w:t>
      </w:r>
      <w:r w:rsidRPr="00903DBA">
        <w:t xml:space="preserve"> uses a buffer, which gives that </w:t>
      </w:r>
      <w:r w:rsidRPr="00E65FE6">
        <w:t>memcpy</w:t>
      </w:r>
      <w:r w:rsidRPr="00903DBA">
        <w:t xml:space="preserve"> is faster and </w:t>
      </w:r>
      <w:r w:rsidRPr="00E65FE6">
        <w:rPr>
          <w:rStyle w:val="CodeInText"/>
        </w:rPr>
        <w:t>memmove</w:t>
      </w:r>
      <w:r w:rsidRPr="00903DBA">
        <w:t xml:space="preserve"> is safer when copying overlapping blocks.</w:t>
      </w:r>
    </w:p>
    <w:p w14:paraId="0C14C614" w14:textId="77777777" w:rsidR="00E80032" w:rsidRPr="00903DBA" w:rsidRDefault="00E80032" w:rsidP="00E80032">
      <w:r w:rsidRPr="00903DBA">
        <w:t>These functions work similar to their string counterparts. However, note that they do not look for a finishing character. Instead, the sizes of the function blocks are given as a parameter.</w:t>
      </w:r>
    </w:p>
    <w:p w14:paraId="13FF98E0" w14:textId="4A333C4D" w:rsidR="00E80032" w:rsidRPr="00903DBA" w:rsidRDefault="00E80032" w:rsidP="00E80032">
      <w:pPr>
        <w:pStyle w:val="Code"/>
      </w:pPr>
      <w:r w:rsidRPr="00903DBA">
        <w:rPr>
          <w:color w:val="000000" w:themeColor="text1"/>
          <w:rPrChange w:id="888" w:author="Stefan Björnander" w:date="2012-05-06T21:51:00Z">
            <w:rPr>
              <w:color w:val="0000FF"/>
            </w:rPr>
          </w:rPrChange>
        </w:rPr>
        <w:t>#include</w:t>
      </w:r>
      <w:r w:rsidRPr="00903DBA">
        <w:t xml:space="preserve"> </w:t>
      </w:r>
      <w:r w:rsidR="00EF337F" w:rsidRPr="00903DBA">
        <w:t>&lt;stdlib.h&gt;</w:t>
      </w:r>
    </w:p>
    <w:p w14:paraId="4F989846" w14:textId="77777777" w:rsidR="00E80032" w:rsidRPr="00903DBA" w:rsidRDefault="00E80032" w:rsidP="00E80032">
      <w:pPr>
        <w:pStyle w:val="Code"/>
      </w:pPr>
    </w:p>
    <w:p w14:paraId="2C169989" w14:textId="77777777" w:rsidR="00E80032" w:rsidRPr="00903DBA" w:rsidRDefault="00E80032" w:rsidP="00E80032">
      <w:pPr>
        <w:pStyle w:val="Code"/>
      </w:pPr>
      <w:r w:rsidRPr="00903DBA">
        <w:rPr>
          <w:color w:val="000000" w:themeColor="text1"/>
          <w:rPrChange w:id="889" w:author="Stefan Björnander" w:date="2012-05-06T21:51:00Z">
            <w:rPr>
              <w:color w:val="0000FF"/>
            </w:rPr>
          </w:rPrChange>
        </w:rPr>
        <w:t>void</w:t>
      </w:r>
      <w:r w:rsidRPr="00903DBA">
        <w:t xml:space="preserve"> main() {</w:t>
      </w:r>
    </w:p>
    <w:p w14:paraId="7A0CEA04" w14:textId="77777777" w:rsidR="00E80032" w:rsidRPr="00903DBA" w:rsidRDefault="00E80032" w:rsidP="00E80032">
      <w:pPr>
        <w:pStyle w:val="Code"/>
      </w:pPr>
      <w:r w:rsidRPr="00903DBA">
        <w:t xml:space="preserve">  int a1[3], a2[3];</w:t>
      </w:r>
    </w:p>
    <w:p w14:paraId="5C7AA612" w14:textId="77777777" w:rsidR="00E80032" w:rsidRPr="00903DBA" w:rsidRDefault="00E80032" w:rsidP="00E80032">
      <w:pPr>
        <w:pStyle w:val="Code"/>
      </w:pPr>
      <w:r w:rsidRPr="00903DBA">
        <w:t xml:space="preserve">  memset(a1, 1, sizeof a1);</w:t>
      </w:r>
    </w:p>
    <w:p w14:paraId="6841DBE0" w14:textId="77777777" w:rsidR="00E80032" w:rsidRPr="00903DBA" w:rsidRDefault="00E80032" w:rsidP="00E80032">
      <w:pPr>
        <w:pStyle w:val="Code"/>
      </w:pPr>
      <w:r w:rsidRPr="00903DBA">
        <w:t xml:space="preserve">  memcpy(a2, a1, sizeof a2);</w:t>
      </w:r>
    </w:p>
    <w:p w14:paraId="419D0A53" w14:textId="77777777" w:rsidR="00E80032" w:rsidRPr="00903DBA" w:rsidRDefault="00E80032" w:rsidP="00E80032">
      <w:pPr>
        <w:pStyle w:val="Code"/>
      </w:pPr>
      <w:r w:rsidRPr="00903DBA">
        <w:t xml:space="preserve">  printf("Comparing a1 and a2: %d\n", memcmp(a1, a2, sizeof a2));</w:t>
      </w:r>
    </w:p>
    <w:p w14:paraId="40A1E5D9" w14:textId="77777777" w:rsidR="00E80032" w:rsidRPr="00903DBA" w:rsidRDefault="00E80032" w:rsidP="00E80032">
      <w:pPr>
        <w:pStyle w:val="Code"/>
      </w:pPr>
      <w:r w:rsidRPr="00903DBA">
        <w:t>}</w:t>
      </w:r>
    </w:p>
    <w:p w14:paraId="1DFB8B8D" w14:textId="77777777" w:rsidR="00E80032" w:rsidRPr="00903DBA" w:rsidRDefault="00E80032" w:rsidP="007C7CB2">
      <w:pPr>
        <w:pStyle w:val="Rubrik3"/>
      </w:pPr>
      <w:bookmarkStart w:id="890" w:name="_Toc323656737"/>
      <w:bookmarkStart w:id="891" w:name="_Toc324085475"/>
      <w:bookmarkStart w:id="892" w:name="_Toc383781127"/>
      <w:bookmarkStart w:id="893" w:name="_Toc57656236"/>
      <w:r w:rsidRPr="00903DBA">
        <w:t>Mathematical Functions</w:t>
      </w:r>
      <w:bookmarkEnd w:id="890"/>
      <w:bookmarkEnd w:id="891"/>
      <w:bookmarkEnd w:id="892"/>
      <w:bookmarkEnd w:id="893"/>
    </w:p>
    <w:p w14:paraId="56257245" w14:textId="77777777" w:rsidR="00E80032" w:rsidRPr="00903DBA" w:rsidRDefault="00E80032" w:rsidP="00E65FE6">
      <w:pPr>
        <w:pStyle w:val="CodeHeader"/>
      </w:pPr>
      <w:r w:rsidRPr="00903DBA">
        <w:t xml:space="preserve">C standard library includes the trigonometric </w:t>
      </w:r>
      <w:r w:rsidRPr="00E65FE6">
        <w:t>cos</w:t>
      </w:r>
      <w:r w:rsidRPr="00903DBA">
        <w:t xml:space="preserve">, </w:t>
      </w:r>
      <w:r w:rsidRPr="00E65FE6">
        <w:t>sin</w:t>
      </w:r>
      <w:r w:rsidRPr="00903DBA">
        <w:t xml:space="preserve">, </w:t>
      </w:r>
      <w:r w:rsidRPr="00E65FE6">
        <w:t>tan</w:t>
      </w:r>
      <w:r w:rsidRPr="00903DBA">
        <w:t xml:space="preserve">, </w:t>
      </w:r>
      <w:r w:rsidRPr="00E65FE6">
        <w:t>acos</w:t>
      </w:r>
      <w:r w:rsidRPr="00903DBA">
        <w:t xml:space="preserve">, </w:t>
      </w:r>
      <w:r w:rsidRPr="00E65FE6">
        <w:t>asin</w:t>
      </w:r>
      <w:r w:rsidRPr="00903DBA">
        <w:t xml:space="preserve">, and </w:t>
      </w:r>
      <w:r w:rsidRPr="00E65FE6">
        <w:t>atan</w:t>
      </w:r>
      <w:r w:rsidRPr="00903DBA">
        <w:t xml:space="preserve">, and </w:t>
      </w:r>
      <w:r w:rsidRPr="00E65FE6">
        <w:t>atan2</w:t>
      </w:r>
      <w:r w:rsidRPr="00903DBA">
        <w:t xml:space="preserve">; the hyperbolic functions </w:t>
      </w:r>
      <w:r w:rsidRPr="00E65FE6">
        <w:t>cosh</w:t>
      </w:r>
      <w:r w:rsidRPr="00903DBA">
        <w:t xml:space="preserve">, </w:t>
      </w:r>
      <w:r w:rsidRPr="00E65FE6">
        <w:t>sinh</w:t>
      </w:r>
      <w:r w:rsidRPr="00903DBA">
        <w:t xml:space="preserve">, and </w:t>
      </w:r>
      <w:r w:rsidRPr="00E65FE6">
        <w:t>tanh</w:t>
      </w:r>
      <w:r w:rsidRPr="00903DBA">
        <w:t xml:space="preserve">; </w:t>
      </w:r>
      <w:r w:rsidRPr="00E65FE6">
        <w:t>ceil</w:t>
      </w:r>
      <w:r w:rsidRPr="00903DBA">
        <w:t xml:space="preserve"> and </w:t>
      </w:r>
      <w:r w:rsidRPr="00E65FE6">
        <w:t>floor</w:t>
      </w:r>
      <w:r w:rsidRPr="00903DBA">
        <w:t xml:space="preserve"> that rounds a floating value to the closest higher and lower value, respectively; </w:t>
      </w:r>
      <w:r w:rsidRPr="00E65FE6">
        <w:t>exp</w:t>
      </w:r>
      <w:r w:rsidRPr="00903DBA">
        <w:t xml:space="preserve"> returning the natural exponent; </w:t>
      </w:r>
      <w:r w:rsidRPr="00E65FE6">
        <w:t>log</w:t>
      </w:r>
      <w:r w:rsidRPr="00903DBA">
        <w:t xml:space="preserve"> returning the natural logarithm; </w:t>
      </w:r>
      <w:r w:rsidRPr="00E65FE6">
        <w:t>log10</w:t>
      </w:r>
      <w:r w:rsidRPr="00903DBA">
        <w:t xml:space="preserve"> returning the logarithm of ten; </w:t>
      </w:r>
      <w:r w:rsidRPr="00E65FE6">
        <w:t>sqrt</w:t>
      </w:r>
      <w:r w:rsidRPr="00903DBA">
        <w:t xml:space="preserve"> returning the square root, and </w:t>
      </w:r>
      <w:r w:rsidRPr="00E65FE6">
        <w:t>pow</w:t>
      </w:r>
      <w:r w:rsidRPr="00903DBA">
        <w:t xml:space="preserve"> returning the power of two values. All of these functions takes and returns a double value (except </w:t>
      </w:r>
      <w:r w:rsidRPr="00E65FE6">
        <w:t>atan2</w:t>
      </w:r>
      <w:r w:rsidRPr="00903DBA">
        <w:t xml:space="preserve"> and </w:t>
      </w:r>
      <w:r w:rsidRPr="00E65FE6">
        <w:rPr>
          <w:rStyle w:val="CodeInText"/>
        </w:rPr>
        <w:t>pow</w:t>
      </w:r>
      <w:r w:rsidRPr="00903DBA">
        <w:t xml:space="preserve"> that takes two values). The trigonometric functions deal with angles in radians.</w:t>
      </w:r>
    </w:p>
    <w:p w14:paraId="759D96EE" w14:textId="77777777" w:rsidR="00E80032" w:rsidRPr="00903DBA" w:rsidRDefault="00E80032" w:rsidP="00E80032">
      <w:r w:rsidRPr="00903DBA">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903DBA" w:rsidRDefault="00E80032" w:rsidP="00E80032">
      <w:pPr>
        <w:pStyle w:val="Code"/>
      </w:pPr>
      <w:r w:rsidRPr="00903DBA">
        <w:t>printf("double %f, rounded to the closest integer value: %d\n",</w:t>
      </w:r>
    </w:p>
    <w:p w14:paraId="507488E6" w14:textId="77777777" w:rsidR="00E80032" w:rsidRPr="00903DBA" w:rsidRDefault="00E80032" w:rsidP="00E80032">
      <w:pPr>
        <w:pStyle w:val="Code"/>
      </w:pPr>
      <w:r w:rsidRPr="00903DBA">
        <w:t xml:space="preserve">       x, ((int) (x + 0.5)));</w:t>
      </w:r>
    </w:p>
    <w:p w14:paraId="21B4C742" w14:textId="77777777" w:rsidR="00E80032" w:rsidRPr="00903DBA" w:rsidRDefault="00E80032" w:rsidP="007C7CB2">
      <w:pPr>
        <w:pStyle w:val="Rubrik3"/>
      </w:pPr>
      <w:bookmarkStart w:id="894" w:name="_Toc320485615"/>
      <w:bookmarkStart w:id="895" w:name="_Toc323656738"/>
      <w:bookmarkStart w:id="896" w:name="_Toc324085476"/>
      <w:bookmarkStart w:id="897" w:name="_Toc383781128"/>
      <w:bookmarkStart w:id="898" w:name="_Toc57656237"/>
      <w:r w:rsidRPr="00903DBA">
        <w:t>Long Jumps</w:t>
      </w:r>
      <w:bookmarkEnd w:id="894"/>
      <w:bookmarkEnd w:id="895"/>
      <w:bookmarkEnd w:id="896"/>
      <w:bookmarkEnd w:id="897"/>
      <w:bookmarkEnd w:id="898"/>
    </w:p>
    <w:p w14:paraId="2F4CF170" w14:textId="77777777" w:rsidR="00E80032" w:rsidRPr="00903DBA" w:rsidRDefault="00E80032" w:rsidP="00E65FE6">
      <w:pPr>
        <w:pStyle w:val="CodeHeader"/>
        <w:rPr>
          <w:lang w:eastAsia="sv-SE"/>
        </w:rPr>
      </w:pPr>
      <w:r w:rsidRPr="00903DBA">
        <w:rPr>
          <w:lang w:eastAsia="sv-SE"/>
        </w:rPr>
        <w:t xml:space="preserve">Regular jumps with </w:t>
      </w:r>
      <w:r w:rsidRPr="00E65FE6">
        <w:t>goto</w:t>
      </w:r>
      <w:r w:rsidRPr="00903DBA">
        <w:rPr>
          <w:lang w:eastAsia="sv-SE"/>
        </w:rPr>
        <w:t xml:space="preserve"> can only occur in the same function body; long jumps with the standard function </w:t>
      </w:r>
      <w:r w:rsidRPr="00E65FE6">
        <w:t>setjmp</w:t>
      </w:r>
      <w:r w:rsidRPr="00903DBA">
        <w:rPr>
          <w:lang w:eastAsia="sv-SE"/>
        </w:rPr>
        <w:t xml:space="preserve"> and </w:t>
      </w:r>
      <w:r w:rsidRPr="00E65FE6">
        <w:t>longjump</w:t>
      </w:r>
      <w:r w:rsidRPr="00903DBA">
        <w:rPr>
          <w:lang w:eastAsia="sv-SE"/>
        </w:rPr>
        <w:t xml:space="preserve"> can, on the other hand, occur throw call sequences; </w:t>
      </w:r>
      <w:r w:rsidRPr="00E65FE6">
        <w:t>setjmp</w:t>
      </w:r>
      <w:r w:rsidRPr="00903DBA">
        <w:rPr>
          <w:lang w:eastAsia="sv-SE"/>
        </w:rPr>
        <w:t xml:space="preserve"> saves the state of the program execution and </w:t>
      </w:r>
      <w:r w:rsidRPr="00E65FE6">
        <w:rPr>
          <w:rStyle w:val="CodeInText"/>
        </w:rPr>
        <w:t>longjmp</w:t>
      </w:r>
      <w:r w:rsidRPr="00903DBA">
        <w:rPr>
          <w:lang w:eastAsia="sv-SE"/>
        </w:rPr>
        <w:t xml:space="preserve"> uses that information to restore that state, which gives the illusion of a backwards jump.</w:t>
      </w:r>
    </w:p>
    <w:p w14:paraId="35D733F3" w14:textId="77777777" w:rsidR="00E80032" w:rsidRPr="00903DBA" w:rsidRDefault="00E80032" w:rsidP="00E65FE6">
      <w:pPr>
        <w:pStyle w:val="CodeHeader"/>
        <w:rPr>
          <w:lang w:eastAsia="sv-SE"/>
        </w:rPr>
      </w:pPr>
      <w:r w:rsidRPr="00903DBA">
        <w:rPr>
          <w:lang w:eastAsia="sv-SE"/>
        </w:rPr>
        <w:t xml:space="preserve">In the program below, the user inputs a number, if it does not equal zero its inverse is return. If the number does equal zero, a long jump occurs. The call to </w:t>
      </w:r>
      <w:r w:rsidRPr="00E65FE6">
        <w:rPr>
          <w:rStyle w:val="CodeInText"/>
        </w:rPr>
        <w:t>setjump</w:t>
      </w:r>
      <w:r w:rsidRPr="00903DBA">
        <w:rPr>
          <w:lang w:eastAsia="sv-SE"/>
        </w:rPr>
        <w:t xml:space="preserve"> returns zero when the jump is set and a non-zero value when a long jump occurs</w:t>
      </w:r>
      <w:r w:rsidRPr="00903DBA">
        <w:rPr>
          <w:rStyle w:val="Fotnotsreferens"/>
        </w:rPr>
        <w:footnoteReference w:id="22"/>
      </w:r>
      <w:r w:rsidRPr="00903DBA">
        <w:rPr>
          <w:lang w:eastAsia="sv-SE"/>
        </w:rPr>
        <w:t>.</w:t>
      </w:r>
    </w:p>
    <w:p w14:paraId="1BF0B816" w14:textId="77777777" w:rsidR="00E80032" w:rsidRPr="00903DBA" w:rsidRDefault="00E80032" w:rsidP="00E80032">
      <w:pPr>
        <w:pStyle w:val="Code"/>
      </w:pPr>
      <w:r w:rsidRPr="00903DBA">
        <w:t>#include &lt;stdio.h&gt;</w:t>
      </w:r>
    </w:p>
    <w:p w14:paraId="7CD2F06A" w14:textId="3E4DE289" w:rsidR="00E80032" w:rsidRPr="00903DBA" w:rsidRDefault="00E80032" w:rsidP="00E80032">
      <w:pPr>
        <w:pStyle w:val="Code"/>
      </w:pPr>
      <w:r w:rsidRPr="00903DBA">
        <w:t xml:space="preserve">#include </w:t>
      </w:r>
      <w:r w:rsidR="00EF337F" w:rsidRPr="00903DBA">
        <w:t>&lt;</w:t>
      </w:r>
      <w:r w:rsidR="004D52EF" w:rsidRPr="00903DBA">
        <w:t>setjmp.h</w:t>
      </w:r>
      <w:r w:rsidR="00EF337F" w:rsidRPr="00903DBA">
        <w:t>&gt;</w:t>
      </w:r>
    </w:p>
    <w:p w14:paraId="435E1D33" w14:textId="77777777" w:rsidR="00E80032" w:rsidRPr="00903DBA" w:rsidRDefault="00E80032" w:rsidP="00E80032">
      <w:pPr>
        <w:pStyle w:val="Code"/>
      </w:pPr>
    </w:p>
    <w:p w14:paraId="0C930FC3" w14:textId="77777777" w:rsidR="00E80032" w:rsidRPr="00903DBA" w:rsidRDefault="00E80032" w:rsidP="00E80032">
      <w:pPr>
        <w:pStyle w:val="Code"/>
      </w:pPr>
      <w:r w:rsidRPr="00903DBA">
        <w:t>jmp_buf env;</w:t>
      </w:r>
    </w:p>
    <w:p w14:paraId="00D06457" w14:textId="77777777" w:rsidR="00E80032" w:rsidRPr="00903DBA" w:rsidRDefault="00E80032" w:rsidP="00E80032">
      <w:pPr>
        <w:pStyle w:val="Code"/>
      </w:pPr>
    </w:p>
    <w:p w14:paraId="55A60F6F" w14:textId="77777777" w:rsidR="00E80032" w:rsidRPr="00903DBA" w:rsidRDefault="00E80032" w:rsidP="00E80032">
      <w:pPr>
        <w:pStyle w:val="Code"/>
      </w:pPr>
      <w:r w:rsidRPr="00903DBA">
        <w:t>double Divide(double numerator, double denominator) {</w:t>
      </w:r>
    </w:p>
    <w:p w14:paraId="5EAAE725" w14:textId="77777777" w:rsidR="00E80032" w:rsidRPr="00903DBA" w:rsidRDefault="00E80032" w:rsidP="00E80032">
      <w:pPr>
        <w:pStyle w:val="Code"/>
      </w:pPr>
      <w:r w:rsidRPr="00903DBA">
        <w:t xml:space="preserve">  if (denominator == 0) {</w:t>
      </w:r>
      <w:r w:rsidRPr="00903DBA">
        <w:cr/>
        <w:t xml:space="preserve">    longjmp(env, -1); // -1 to represents an error state.</w:t>
      </w:r>
    </w:p>
    <w:p w14:paraId="5D72693B" w14:textId="77777777" w:rsidR="00E80032" w:rsidRPr="00903DBA" w:rsidRDefault="00E80032" w:rsidP="00E80032">
      <w:pPr>
        <w:pStyle w:val="Code"/>
      </w:pPr>
      <w:r w:rsidRPr="00903DBA">
        <w:t xml:space="preserve">  }</w:t>
      </w:r>
    </w:p>
    <w:p w14:paraId="093BE0C4" w14:textId="77777777" w:rsidR="00E80032" w:rsidRPr="00903DBA" w:rsidRDefault="00E80032" w:rsidP="00E80032">
      <w:pPr>
        <w:pStyle w:val="Code"/>
      </w:pPr>
    </w:p>
    <w:p w14:paraId="592A7AFF" w14:textId="77777777" w:rsidR="00E80032" w:rsidRPr="00903DBA" w:rsidRDefault="00E80032" w:rsidP="00E80032">
      <w:pPr>
        <w:pStyle w:val="Code"/>
      </w:pPr>
      <w:r w:rsidRPr="00903DBA">
        <w:t xml:space="preserve">  return numerator / denominator;</w:t>
      </w:r>
    </w:p>
    <w:p w14:paraId="4DBD6087" w14:textId="77777777" w:rsidR="00E80032" w:rsidRPr="00903DBA" w:rsidRDefault="00E80032" w:rsidP="00E80032">
      <w:pPr>
        <w:pStyle w:val="Code"/>
      </w:pPr>
      <w:r w:rsidRPr="00903DBA">
        <w:t>}</w:t>
      </w:r>
    </w:p>
    <w:p w14:paraId="752CF75A" w14:textId="77777777" w:rsidR="00E80032" w:rsidRPr="00903DBA" w:rsidRDefault="00E80032" w:rsidP="00E80032">
      <w:pPr>
        <w:pStyle w:val="Code"/>
      </w:pPr>
    </w:p>
    <w:p w14:paraId="591A2F81" w14:textId="77777777" w:rsidR="00E80032" w:rsidRPr="00903DBA" w:rsidRDefault="00E80032" w:rsidP="00E80032">
      <w:pPr>
        <w:pStyle w:val="Code"/>
      </w:pPr>
      <w:r w:rsidRPr="00903DBA">
        <w:t>double Inverse(double number) {</w:t>
      </w:r>
    </w:p>
    <w:p w14:paraId="5C9D52C9" w14:textId="77777777" w:rsidR="00E80032" w:rsidRPr="00903DBA" w:rsidRDefault="00E80032" w:rsidP="00E80032">
      <w:pPr>
        <w:pStyle w:val="Code"/>
      </w:pPr>
      <w:r w:rsidRPr="00903DBA">
        <w:t xml:space="preserve">  return Divide(1.0, number);</w:t>
      </w:r>
    </w:p>
    <w:p w14:paraId="1A7DCA94" w14:textId="77777777" w:rsidR="00E80032" w:rsidRPr="00903DBA" w:rsidRDefault="00E80032" w:rsidP="00E80032">
      <w:pPr>
        <w:pStyle w:val="Code"/>
      </w:pPr>
      <w:r w:rsidRPr="00903DBA">
        <w:t>}</w:t>
      </w:r>
    </w:p>
    <w:p w14:paraId="66D15645" w14:textId="77777777" w:rsidR="00E80032" w:rsidRPr="00903DBA" w:rsidRDefault="00E80032" w:rsidP="00E80032">
      <w:pPr>
        <w:pStyle w:val="Code"/>
      </w:pPr>
    </w:p>
    <w:p w14:paraId="07E7925A" w14:textId="77777777" w:rsidR="00E80032" w:rsidRPr="00903DBA" w:rsidRDefault="00E80032" w:rsidP="00E80032">
      <w:pPr>
        <w:pStyle w:val="Code"/>
      </w:pPr>
      <w:r w:rsidRPr="00903DBA">
        <w:t>void main() {</w:t>
      </w:r>
    </w:p>
    <w:p w14:paraId="59E62EC8" w14:textId="77777777" w:rsidR="00E80032" w:rsidRPr="00903DBA" w:rsidRDefault="00E80032" w:rsidP="00E80032">
      <w:pPr>
        <w:pStyle w:val="Code"/>
      </w:pPr>
      <w:r w:rsidRPr="00903DBA">
        <w:t xml:space="preserve">  if (setjmp(env) == 0) {</w:t>
      </w:r>
      <w:r w:rsidRPr="00903DBA">
        <w:cr/>
        <w:t xml:space="preserve">    double value;</w:t>
      </w:r>
    </w:p>
    <w:p w14:paraId="6E9D8F50" w14:textId="77777777" w:rsidR="00E80032" w:rsidRPr="00903DBA" w:rsidRDefault="00E80032" w:rsidP="00E80032">
      <w:pPr>
        <w:pStyle w:val="Code"/>
      </w:pPr>
      <w:r w:rsidRPr="00903DBA">
        <w:t xml:space="preserve">    printf("Value: ");</w:t>
      </w:r>
    </w:p>
    <w:p w14:paraId="2D8FD60B" w14:textId="77777777" w:rsidR="00E80032" w:rsidRPr="00903DBA" w:rsidRDefault="00E80032" w:rsidP="00E80032">
      <w:pPr>
        <w:pStyle w:val="Code"/>
      </w:pPr>
      <w:r w:rsidRPr="00903DBA">
        <w:t xml:space="preserve">    scanf("%lf", &amp;value);</w:t>
      </w:r>
    </w:p>
    <w:p w14:paraId="02131FB8" w14:textId="77777777" w:rsidR="00E80032" w:rsidRPr="00903DBA" w:rsidRDefault="00E80032" w:rsidP="00E80032">
      <w:pPr>
        <w:pStyle w:val="Code"/>
      </w:pPr>
      <w:r w:rsidRPr="00903DBA">
        <w:t xml:space="preserve">    printf("Inverse: %f\n", Inverse(value));</w:t>
      </w:r>
    </w:p>
    <w:p w14:paraId="32B48067" w14:textId="77777777" w:rsidR="00E80032" w:rsidRPr="00903DBA" w:rsidRDefault="00E80032" w:rsidP="00E80032">
      <w:pPr>
        <w:pStyle w:val="Code"/>
      </w:pPr>
      <w:r w:rsidRPr="00903DBA">
        <w:t xml:space="preserve">  }</w:t>
      </w:r>
    </w:p>
    <w:p w14:paraId="51AECFDA" w14:textId="77777777" w:rsidR="00E80032" w:rsidRPr="00903DBA" w:rsidRDefault="00E80032" w:rsidP="00E80032">
      <w:pPr>
        <w:pStyle w:val="Code"/>
      </w:pPr>
      <w:r w:rsidRPr="00903DBA">
        <w:t xml:space="preserve">  else {</w:t>
      </w:r>
    </w:p>
    <w:p w14:paraId="3A68C645" w14:textId="77777777" w:rsidR="00E80032" w:rsidRPr="00903DBA" w:rsidRDefault="00E80032" w:rsidP="00E80032">
      <w:pPr>
        <w:pStyle w:val="Code"/>
      </w:pPr>
      <w:r w:rsidRPr="00903DBA">
        <w:t xml:space="preserve">    puts("Division by zero.");</w:t>
      </w:r>
    </w:p>
    <w:p w14:paraId="608B2A5E" w14:textId="77777777" w:rsidR="00E80032" w:rsidRPr="00903DBA" w:rsidRDefault="00E80032" w:rsidP="00E80032">
      <w:pPr>
        <w:pStyle w:val="Code"/>
      </w:pPr>
      <w:r w:rsidRPr="00903DBA">
        <w:t xml:space="preserve">  }</w:t>
      </w:r>
    </w:p>
    <w:p w14:paraId="55E5482A" w14:textId="77777777" w:rsidR="00E80032" w:rsidRPr="00903DBA" w:rsidRDefault="00E80032" w:rsidP="00E80032">
      <w:pPr>
        <w:pStyle w:val="Code"/>
      </w:pPr>
      <w:r w:rsidRPr="00903DBA">
        <w:t xml:space="preserve">} </w:t>
      </w:r>
    </w:p>
    <w:p w14:paraId="580E624D" w14:textId="77777777" w:rsidR="00E80032" w:rsidRPr="00903DBA" w:rsidRDefault="00E80032" w:rsidP="007C7CB2">
      <w:pPr>
        <w:pStyle w:val="Rubrik3"/>
      </w:pPr>
      <w:bookmarkStart w:id="899" w:name="_Toc323656739"/>
      <w:bookmarkStart w:id="900" w:name="_Toc324085477"/>
      <w:bookmarkStart w:id="901" w:name="_Toc383781129"/>
      <w:bookmarkStart w:id="902" w:name="_Toc57656238"/>
      <w:r w:rsidRPr="00903DBA">
        <w:t>Time</w:t>
      </w:r>
      <w:bookmarkEnd w:id="899"/>
      <w:bookmarkEnd w:id="900"/>
      <w:bookmarkEnd w:id="901"/>
      <w:bookmarkEnd w:id="902"/>
    </w:p>
    <w:p w14:paraId="3ADE0528" w14:textId="54D85CB0" w:rsidR="00E80032" w:rsidRPr="00903DBA" w:rsidRDefault="00E80032" w:rsidP="00E65FE6">
      <w:pPr>
        <w:pStyle w:val="CodeHeader"/>
        <w:rPr>
          <w:rFonts w:ascii="Courier New" w:hAnsi="Courier New" w:cs="Courier New"/>
          <w:sz w:val="24"/>
        </w:rPr>
      </w:pPr>
      <w:r w:rsidRPr="00903DBA">
        <w:t xml:space="preserve">The </w:t>
      </w:r>
      <w:r w:rsidRPr="00E65FE6">
        <w:t>time</w:t>
      </w:r>
      <w:r w:rsidRPr="00903DBA">
        <w:t xml:space="preserve"> function gives the number of seconds since January 1, 1970. That value can then be used to fill a </w:t>
      </w:r>
      <w:r w:rsidRPr="00E65FE6">
        <w:t>tm</w:t>
      </w:r>
      <w:r w:rsidR="00BF3BC6" w:rsidRPr="00903DBA">
        <w:t xml:space="preserve"> struct</w:t>
      </w:r>
      <w:r w:rsidRPr="00903DBA">
        <w:t xml:space="preserve"> with values regarding local date and time by calling the </w:t>
      </w:r>
      <w:r w:rsidRPr="00E65FE6">
        <w:t>localtime</w:t>
      </w:r>
      <w:r w:rsidRPr="00903DBA">
        <w:t xml:space="preserve"> function. If we call instead call </w:t>
      </w:r>
      <w:r w:rsidRPr="00E65FE6">
        <w:t>gmtime</w:t>
      </w:r>
      <w:r w:rsidRPr="00903DBA">
        <w:t xml:space="preserve">, the </w:t>
      </w:r>
      <w:hyperlink r:id="rId27" w:tooltip="Greenwich Mean Time" w:history="1">
        <w:r w:rsidRPr="00903DBA">
          <w:t>Greenwich Mean Time</w:t>
        </w:r>
      </w:hyperlink>
      <w:r w:rsidRPr="00903DBA">
        <w:t xml:space="preserve"> (Coordinated Universal Time) will be given. Note that the </w:t>
      </w:r>
      <w:r w:rsidRPr="00E65FE6">
        <w:rPr>
          <w:rStyle w:val="CodeInText"/>
        </w:rPr>
        <w:t>tm_year</w:t>
      </w:r>
      <w:r w:rsidRPr="00903DBA">
        <w:t xml:space="preserve"> field gives the year starting from 1900.</w:t>
      </w:r>
    </w:p>
    <w:p w14:paraId="7278998F" w14:textId="3688CC11" w:rsidR="00E80032" w:rsidRPr="00903DBA" w:rsidRDefault="00E80032" w:rsidP="00E80032">
      <w:pPr>
        <w:pStyle w:val="Code"/>
      </w:pPr>
      <w:r w:rsidRPr="00903DBA">
        <w:t xml:space="preserve">#include </w:t>
      </w:r>
      <w:r w:rsidR="007705ED" w:rsidRPr="00903DBA">
        <w:rPr>
          <w:color w:val="000000" w:themeColor="text1"/>
        </w:rPr>
        <w:t>&lt;time.h&gt;</w:t>
      </w:r>
    </w:p>
    <w:p w14:paraId="17A7EE79" w14:textId="77777777" w:rsidR="00E80032" w:rsidRPr="00903DBA" w:rsidRDefault="00E80032" w:rsidP="00E80032">
      <w:pPr>
        <w:pStyle w:val="Code"/>
      </w:pPr>
    </w:p>
    <w:p w14:paraId="2074649C" w14:textId="77777777" w:rsidR="00E80032" w:rsidRPr="00903DBA" w:rsidRDefault="00E80032" w:rsidP="00E80032">
      <w:pPr>
        <w:pStyle w:val="Code"/>
      </w:pPr>
      <w:r w:rsidRPr="00903DBA">
        <w:t>void main() {</w:t>
      </w:r>
    </w:p>
    <w:p w14:paraId="2C44878B" w14:textId="77777777" w:rsidR="00E80032" w:rsidRPr="00903DBA" w:rsidRDefault="00E80032" w:rsidP="00E80032">
      <w:pPr>
        <w:pStyle w:val="Code"/>
      </w:pPr>
      <w:r w:rsidRPr="00903DBA">
        <w:t xml:space="preserve">  time_t t = time(NULL);</w:t>
      </w:r>
    </w:p>
    <w:p w14:paraId="5C10B54A" w14:textId="77777777" w:rsidR="00E80032" w:rsidRPr="00903DBA" w:rsidRDefault="00E80032" w:rsidP="00E80032">
      <w:pPr>
        <w:pStyle w:val="Code"/>
      </w:pPr>
      <w:r w:rsidRPr="00903DBA">
        <w:t xml:space="preserve">  struct tm time;</w:t>
      </w:r>
    </w:p>
    <w:p w14:paraId="0807B0E7" w14:textId="77777777" w:rsidR="00E80032" w:rsidRPr="00903DBA" w:rsidRDefault="00E80032" w:rsidP="00E80032">
      <w:pPr>
        <w:pStyle w:val="Code"/>
      </w:pPr>
      <w:r w:rsidRPr="00903DBA">
        <w:t xml:space="preserve">    </w:t>
      </w:r>
    </w:p>
    <w:p w14:paraId="2A1A394E" w14:textId="77777777" w:rsidR="00E80032" w:rsidRPr="00903DBA" w:rsidRDefault="00E80032" w:rsidP="00E80032">
      <w:pPr>
        <w:pStyle w:val="Code"/>
      </w:pPr>
      <w:r w:rsidRPr="00903DBA">
        <w:t xml:space="preserve">  char *months[] = {"Jan", </w:t>
      </w:r>
      <w:r w:rsidRPr="00903DBA">
        <w:rPr>
          <w:color w:val="000000" w:themeColor="text1"/>
          <w:rPrChange w:id="903" w:author="Stefan Björnander" w:date="2012-05-06T21:51:00Z">
            <w:rPr>
              <w:color w:val="A31515"/>
            </w:rPr>
          </w:rPrChange>
        </w:rPr>
        <w:t>"Feb"</w:t>
      </w:r>
      <w:r w:rsidRPr="00903DBA">
        <w:t xml:space="preserve">, </w:t>
      </w:r>
      <w:r w:rsidRPr="00903DBA">
        <w:rPr>
          <w:color w:val="000000" w:themeColor="text1"/>
          <w:rPrChange w:id="904" w:author="Stefan Björnander" w:date="2012-05-06T21:51:00Z">
            <w:rPr>
              <w:color w:val="A31515"/>
            </w:rPr>
          </w:rPrChange>
        </w:rPr>
        <w:t>"Mar"</w:t>
      </w:r>
      <w:r w:rsidRPr="00903DBA">
        <w:t xml:space="preserve">, </w:t>
      </w:r>
      <w:r w:rsidRPr="00903DBA">
        <w:rPr>
          <w:color w:val="000000" w:themeColor="text1"/>
          <w:rPrChange w:id="905" w:author="Stefan Björnander" w:date="2012-05-06T21:51:00Z">
            <w:rPr>
              <w:color w:val="A31515"/>
            </w:rPr>
          </w:rPrChange>
        </w:rPr>
        <w:t>"Apr"</w:t>
      </w:r>
      <w:r w:rsidRPr="00903DBA">
        <w:t>,</w:t>
      </w:r>
    </w:p>
    <w:p w14:paraId="4B151F55" w14:textId="77777777" w:rsidR="00E80032" w:rsidRPr="00903DBA" w:rsidRDefault="00E80032" w:rsidP="00E80032">
      <w:pPr>
        <w:pStyle w:val="Code"/>
      </w:pPr>
      <w:r w:rsidRPr="00903DBA">
        <w:t xml:space="preserve">                    "May", </w:t>
      </w:r>
      <w:r w:rsidRPr="00903DBA">
        <w:rPr>
          <w:color w:val="000000" w:themeColor="text1"/>
          <w:rPrChange w:id="906" w:author="Stefan Björnander" w:date="2012-05-06T21:51:00Z">
            <w:rPr>
              <w:color w:val="A31515"/>
            </w:rPr>
          </w:rPrChange>
        </w:rPr>
        <w:t>"Jun"</w:t>
      </w:r>
      <w:r w:rsidRPr="00903DBA">
        <w:t xml:space="preserve">, </w:t>
      </w:r>
      <w:r w:rsidRPr="00903DBA">
        <w:rPr>
          <w:color w:val="000000" w:themeColor="text1"/>
          <w:rPrChange w:id="907" w:author="Stefan Björnander" w:date="2012-05-06T21:51:00Z">
            <w:rPr>
              <w:color w:val="A31515"/>
            </w:rPr>
          </w:rPrChange>
        </w:rPr>
        <w:t>"Jul"</w:t>
      </w:r>
      <w:r w:rsidRPr="00903DBA">
        <w:t xml:space="preserve">, </w:t>
      </w:r>
      <w:r w:rsidRPr="00903DBA">
        <w:rPr>
          <w:color w:val="000000" w:themeColor="text1"/>
          <w:rPrChange w:id="908" w:author="Stefan Björnander" w:date="2012-05-06T21:51:00Z">
            <w:rPr>
              <w:color w:val="A31515"/>
            </w:rPr>
          </w:rPrChange>
        </w:rPr>
        <w:t>"Aug"</w:t>
      </w:r>
      <w:r w:rsidRPr="00903DBA">
        <w:t>,</w:t>
      </w:r>
    </w:p>
    <w:p w14:paraId="045FC9FD" w14:textId="77777777" w:rsidR="00E80032" w:rsidRPr="00903DBA" w:rsidRDefault="00E80032" w:rsidP="00E80032">
      <w:pPr>
        <w:pStyle w:val="Code"/>
      </w:pPr>
      <w:r w:rsidRPr="00903DBA">
        <w:t xml:space="preserve">                    "Sep", </w:t>
      </w:r>
      <w:r w:rsidRPr="00903DBA">
        <w:rPr>
          <w:color w:val="000000" w:themeColor="text1"/>
          <w:rPrChange w:id="909" w:author="Stefan Björnander" w:date="2012-05-06T21:51:00Z">
            <w:rPr>
              <w:color w:val="A31515"/>
            </w:rPr>
          </w:rPrChange>
        </w:rPr>
        <w:t>"Oct"</w:t>
      </w:r>
      <w:r w:rsidRPr="00903DBA">
        <w:t xml:space="preserve">, </w:t>
      </w:r>
      <w:r w:rsidRPr="00903DBA">
        <w:rPr>
          <w:color w:val="000000" w:themeColor="text1"/>
          <w:rPrChange w:id="910" w:author="Stefan Björnander" w:date="2012-05-06T21:51:00Z">
            <w:rPr>
              <w:color w:val="A31515"/>
            </w:rPr>
          </w:rPrChange>
        </w:rPr>
        <w:t>"Nov"</w:t>
      </w:r>
      <w:r w:rsidRPr="00903DBA">
        <w:t>,</w:t>
      </w:r>
      <w:r w:rsidRPr="00903DBA">
        <w:rPr>
          <w:color w:val="000000" w:themeColor="text1"/>
          <w:rPrChange w:id="911" w:author="Stefan Björnander" w:date="2012-05-06T21:51:00Z">
            <w:rPr>
              <w:color w:val="A31515"/>
            </w:rPr>
          </w:rPrChange>
        </w:rPr>
        <w:t>"Dec"</w:t>
      </w:r>
      <w:r w:rsidRPr="00903DBA">
        <w:t>};</w:t>
      </w:r>
    </w:p>
    <w:p w14:paraId="69D494AC" w14:textId="77777777" w:rsidR="00E80032" w:rsidRPr="00903DBA" w:rsidRDefault="00E80032" w:rsidP="00E80032">
      <w:pPr>
        <w:pStyle w:val="Code"/>
      </w:pPr>
      <w:r w:rsidRPr="00903DBA">
        <w:t xml:space="preserve">  char *days[] = {"Sun", </w:t>
      </w:r>
      <w:r w:rsidRPr="00903DBA">
        <w:rPr>
          <w:color w:val="000000" w:themeColor="text1"/>
          <w:rPrChange w:id="912" w:author="Stefan Björnander" w:date="2012-05-06T21:51:00Z">
            <w:rPr>
              <w:color w:val="A31515"/>
            </w:rPr>
          </w:rPrChange>
        </w:rPr>
        <w:t>"Mon"</w:t>
      </w:r>
      <w:r w:rsidRPr="00903DBA">
        <w:t xml:space="preserve">, </w:t>
      </w:r>
      <w:r w:rsidRPr="00903DBA">
        <w:rPr>
          <w:color w:val="000000" w:themeColor="text1"/>
          <w:rPrChange w:id="913" w:author="Stefan Björnander" w:date="2012-05-06T21:51:00Z">
            <w:rPr>
              <w:color w:val="A31515"/>
            </w:rPr>
          </w:rPrChange>
        </w:rPr>
        <w:t>"Tue"</w:t>
      </w:r>
      <w:r w:rsidRPr="00903DBA">
        <w:t xml:space="preserve">, </w:t>
      </w:r>
      <w:r w:rsidRPr="00903DBA">
        <w:rPr>
          <w:color w:val="000000" w:themeColor="text1"/>
          <w:rPrChange w:id="914" w:author="Stefan Björnander" w:date="2012-05-06T21:51:00Z">
            <w:rPr>
              <w:color w:val="A31515"/>
            </w:rPr>
          </w:rPrChange>
        </w:rPr>
        <w:t>"Wed"</w:t>
      </w:r>
      <w:r w:rsidRPr="00903DBA">
        <w:t>,</w:t>
      </w:r>
    </w:p>
    <w:p w14:paraId="1B58794E" w14:textId="77777777" w:rsidR="00E80032" w:rsidRPr="00903DBA" w:rsidRDefault="00E80032" w:rsidP="00E80032">
      <w:pPr>
        <w:pStyle w:val="Code"/>
      </w:pPr>
      <w:r w:rsidRPr="00903DBA">
        <w:t xml:space="preserve">                  "Thu", </w:t>
      </w:r>
      <w:r w:rsidRPr="00903DBA">
        <w:rPr>
          <w:color w:val="000000" w:themeColor="text1"/>
          <w:rPrChange w:id="915" w:author="Stefan Björnander" w:date="2012-05-06T21:51:00Z">
            <w:rPr>
              <w:color w:val="A31515"/>
            </w:rPr>
          </w:rPrChange>
        </w:rPr>
        <w:t>"Fri"</w:t>
      </w:r>
      <w:r w:rsidRPr="00903DBA">
        <w:t xml:space="preserve">, </w:t>
      </w:r>
      <w:r w:rsidRPr="00903DBA">
        <w:rPr>
          <w:color w:val="000000" w:themeColor="text1"/>
          <w:rPrChange w:id="916" w:author="Stefan Björnander" w:date="2012-05-06T21:51:00Z">
            <w:rPr>
              <w:color w:val="A31515"/>
            </w:rPr>
          </w:rPrChange>
        </w:rPr>
        <w:t>"Sat"</w:t>
      </w:r>
      <w:r w:rsidRPr="00903DBA">
        <w:t>};</w:t>
      </w:r>
    </w:p>
    <w:p w14:paraId="2C32719D" w14:textId="77777777" w:rsidR="00E80032" w:rsidRPr="00903DBA" w:rsidRDefault="00E80032" w:rsidP="00E80032">
      <w:pPr>
        <w:pStyle w:val="Code"/>
      </w:pPr>
    </w:p>
    <w:p w14:paraId="263D6A6E" w14:textId="77777777" w:rsidR="00E80032" w:rsidRPr="00903DBA" w:rsidRDefault="00E80032" w:rsidP="00E80032">
      <w:pPr>
        <w:pStyle w:val="Code"/>
      </w:pPr>
      <w:r w:rsidRPr="00903DBA">
        <w:t xml:space="preserve">  localtime_s(&amp;time, &amp;t);</w:t>
      </w:r>
    </w:p>
    <w:p w14:paraId="1D28C200" w14:textId="77777777" w:rsidR="00E80032" w:rsidRPr="00903DBA" w:rsidRDefault="00E80032" w:rsidP="00E80032">
      <w:pPr>
        <w:pStyle w:val="Code"/>
      </w:pPr>
      <w:r w:rsidRPr="00903DBA">
        <w:t xml:space="preserve">  printf("%02d:%02d:%02d\n", time.tm_hour, time.tm_min, time.tm_sec);</w:t>
      </w:r>
    </w:p>
    <w:p w14:paraId="3FA72AC7" w14:textId="77777777" w:rsidR="00E80032" w:rsidRPr="00903DBA" w:rsidRDefault="00E80032" w:rsidP="00E80032">
      <w:pPr>
        <w:pStyle w:val="Code"/>
      </w:pPr>
      <w:r w:rsidRPr="00903DBA">
        <w:t xml:space="preserve">  printf("%s %s %d, %d\n", days[time.tm_wday], months[time.tm_mon],</w:t>
      </w:r>
    </w:p>
    <w:p w14:paraId="0B20F7A7" w14:textId="77777777" w:rsidR="00E80032" w:rsidRPr="00903DBA" w:rsidRDefault="00E80032" w:rsidP="00E80032">
      <w:pPr>
        <w:pStyle w:val="Code"/>
      </w:pPr>
      <w:r w:rsidRPr="00903DBA">
        <w:t xml:space="preserve">         time.tm_mday, 1900 + time.tm_year);</w:t>
      </w:r>
    </w:p>
    <w:p w14:paraId="0AC96F9A" w14:textId="77777777" w:rsidR="00E80032" w:rsidRPr="00903DBA" w:rsidRDefault="00E80032" w:rsidP="00E80032">
      <w:pPr>
        <w:pStyle w:val="Code"/>
      </w:pPr>
      <w:r w:rsidRPr="00903DBA">
        <w:t xml:space="preserve">  printf("Day of year: %d.\n", time.tm_yday);</w:t>
      </w:r>
    </w:p>
    <w:p w14:paraId="6CCB27AE" w14:textId="77777777" w:rsidR="00E80032" w:rsidRPr="00903DBA" w:rsidRDefault="00E80032" w:rsidP="00E80032">
      <w:pPr>
        <w:pStyle w:val="Code"/>
      </w:pPr>
      <w:r w:rsidRPr="00903DBA">
        <w:t xml:space="preserve">  printf("Daylight saving time: %s.\n", time.tm_isdst ? "Yes" : "No");</w:t>
      </w:r>
    </w:p>
    <w:p w14:paraId="48BE3C04" w14:textId="77777777" w:rsidR="00E80032" w:rsidRPr="00903DBA" w:rsidRDefault="00E80032" w:rsidP="00E80032">
      <w:pPr>
        <w:pStyle w:val="Code"/>
      </w:pPr>
      <w:r w:rsidRPr="00903DBA">
        <w:t>}</w:t>
      </w:r>
    </w:p>
    <w:p w14:paraId="45113E65" w14:textId="77777777" w:rsidR="00E80032" w:rsidRPr="00903DBA" w:rsidRDefault="00E80032" w:rsidP="00E80032">
      <w:r w:rsidRPr="00903DBA">
        <w:t>It is also possible to measure the period between two events.</w:t>
      </w:r>
    </w:p>
    <w:p w14:paraId="41937378" w14:textId="6468D264" w:rsidR="00E80032" w:rsidRPr="00903DBA" w:rsidRDefault="00E80032" w:rsidP="00E80032">
      <w:pPr>
        <w:pStyle w:val="Code"/>
      </w:pPr>
      <w:r w:rsidRPr="00903DBA">
        <w:rPr>
          <w:color w:val="000000" w:themeColor="text1"/>
          <w:rPrChange w:id="917" w:author="Stefan Björnander" w:date="2012-05-06T21:51:00Z">
            <w:rPr>
              <w:color w:val="0000FF"/>
            </w:rPr>
          </w:rPrChange>
        </w:rPr>
        <w:t>#include</w:t>
      </w:r>
      <w:r w:rsidRPr="00903DBA">
        <w:t xml:space="preserve"> </w:t>
      </w:r>
      <w:r w:rsidR="00294181" w:rsidRPr="00903DBA">
        <w:t>&lt;stdio.h&gt;</w:t>
      </w:r>
    </w:p>
    <w:p w14:paraId="50C1A712" w14:textId="3AF63A56" w:rsidR="00E80032" w:rsidRPr="00903DBA" w:rsidRDefault="00E80032" w:rsidP="00E80032">
      <w:pPr>
        <w:pStyle w:val="Code"/>
      </w:pPr>
      <w:r w:rsidRPr="00903DBA">
        <w:rPr>
          <w:color w:val="000000" w:themeColor="text1"/>
          <w:rPrChange w:id="918" w:author="Stefan Björnander" w:date="2012-05-06T21:51:00Z">
            <w:rPr>
              <w:color w:val="0000FF"/>
            </w:rPr>
          </w:rPrChange>
        </w:rPr>
        <w:t>#include</w:t>
      </w:r>
      <w:r w:rsidRPr="00903DBA">
        <w:t xml:space="preserve"> </w:t>
      </w:r>
      <w:r w:rsidR="007705ED" w:rsidRPr="00903DBA">
        <w:t>&lt;time.h&gt;</w:t>
      </w:r>
    </w:p>
    <w:p w14:paraId="30334DA2" w14:textId="77777777" w:rsidR="00E80032" w:rsidRPr="00903DBA" w:rsidRDefault="00E80032" w:rsidP="00E80032">
      <w:pPr>
        <w:pStyle w:val="Code"/>
      </w:pPr>
    </w:p>
    <w:p w14:paraId="3B360F80" w14:textId="77777777" w:rsidR="00E80032" w:rsidRPr="00903DBA" w:rsidRDefault="00E80032" w:rsidP="00E80032">
      <w:pPr>
        <w:pStyle w:val="Code"/>
      </w:pPr>
      <w:r w:rsidRPr="00903DBA">
        <w:rPr>
          <w:color w:val="000000" w:themeColor="text1"/>
          <w:rPrChange w:id="919" w:author="Stefan Björnander" w:date="2012-05-06T21:51:00Z">
            <w:rPr>
              <w:color w:val="0000FF"/>
            </w:rPr>
          </w:rPrChange>
        </w:rPr>
        <w:t>void</w:t>
      </w:r>
      <w:r w:rsidRPr="00903DBA">
        <w:t xml:space="preserve"> main() {</w:t>
      </w:r>
    </w:p>
    <w:p w14:paraId="23FD7E90" w14:textId="77777777" w:rsidR="00E80032" w:rsidRPr="00903DBA" w:rsidRDefault="00E80032" w:rsidP="00E80032">
      <w:pPr>
        <w:pStyle w:val="Code"/>
      </w:pPr>
      <w:r w:rsidRPr="00903DBA">
        <w:t xml:space="preserve">  time_t t1 = time(NULL);</w:t>
      </w:r>
    </w:p>
    <w:p w14:paraId="4EED24B7" w14:textId="77777777" w:rsidR="00E80032" w:rsidRPr="00903DBA" w:rsidRDefault="00E80032" w:rsidP="00E80032">
      <w:pPr>
        <w:pStyle w:val="Code"/>
      </w:pPr>
    </w:p>
    <w:p w14:paraId="7AA6687A" w14:textId="77777777" w:rsidR="00E80032" w:rsidRPr="00903DBA" w:rsidRDefault="00E80032" w:rsidP="00E80032">
      <w:pPr>
        <w:pStyle w:val="Code"/>
      </w:pPr>
      <w:r w:rsidRPr="00903DBA">
        <w:t xml:space="preserve">  int index;</w:t>
      </w:r>
    </w:p>
    <w:p w14:paraId="5D031504" w14:textId="77777777" w:rsidR="00E80032" w:rsidRPr="00903DBA" w:rsidRDefault="00E80032" w:rsidP="00E80032">
      <w:pPr>
        <w:pStyle w:val="Code"/>
      </w:pPr>
      <w:r w:rsidRPr="00903DBA">
        <w:t xml:space="preserve">  for (index = 0; index &lt; 100000; ++index) {</w:t>
      </w:r>
    </w:p>
    <w:p w14:paraId="5A4A2EAA" w14:textId="77777777" w:rsidR="00E80032" w:rsidRPr="00903DBA" w:rsidRDefault="00E80032" w:rsidP="00E80032">
      <w:pPr>
        <w:pStyle w:val="Code"/>
      </w:pPr>
      <w:r w:rsidRPr="00903DBA">
        <w:t xml:space="preserve">    printf("%d\n", index);</w:t>
      </w:r>
    </w:p>
    <w:p w14:paraId="6AED2565" w14:textId="77777777" w:rsidR="00E80032" w:rsidRPr="00903DBA" w:rsidRDefault="00E80032" w:rsidP="00E80032">
      <w:pPr>
        <w:pStyle w:val="Code"/>
      </w:pPr>
      <w:r w:rsidRPr="00903DBA">
        <w:t xml:space="preserve">  }</w:t>
      </w:r>
    </w:p>
    <w:p w14:paraId="26C07447" w14:textId="77777777" w:rsidR="00E80032" w:rsidRPr="00903DBA" w:rsidRDefault="00E80032" w:rsidP="00E80032">
      <w:pPr>
        <w:pStyle w:val="Code"/>
      </w:pPr>
    </w:p>
    <w:p w14:paraId="40398084" w14:textId="77777777" w:rsidR="00E80032" w:rsidRPr="00903DBA" w:rsidRDefault="00E80032" w:rsidP="00E80032">
      <w:pPr>
        <w:pStyle w:val="Code"/>
      </w:pPr>
      <w:r w:rsidRPr="00903DBA">
        <w:t xml:space="preserve">  { time_t t2 = time(NULL);</w:t>
      </w:r>
    </w:p>
    <w:p w14:paraId="79040EAF" w14:textId="77777777" w:rsidR="00E80032" w:rsidRPr="00903DBA" w:rsidRDefault="00E80032" w:rsidP="00E80032">
      <w:pPr>
        <w:pStyle w:val="Code"/>
      </w:pPr>
      <w:r w:rsidRPr="00903DBA">
        <w:t xml:space="preserve">    printf("The loop took %f seconds.\n", difftime(t2, t1));</w:t>
      </w:r>
    </w:p>
    <w:p w14:paraId="2BB43B66" w14:textId="77777777" w:rsidR="00E80032" w:rsidRPr="00903DBA" w:rsidRDefault="00E80032" w:rsidP="00E80032">
      <w:pPr>
        <w:pStyle w:val="Code"/>
      </w:pPr>
      <w:r w:rsidRPr="00903DBA">
        <w:t xml:space="preserve">  }</w:t>
      </w:r>
    </w:p>
    <w:p w14:paraId="3C577A38" w14:textId="77777777" w:rsidR="00E80032" w:rsidRPr="00903DBA" w:rsidRDefault="00E80032" w:rsidP="00E80032">
      <w:pPr>
        <w:pStyle w:val="Code"/>
      </w:pPr>
      <w:r w:rsidRPr="00903DBA">
        <w:t>}</w:t>
      </w:r>
    </w:p>
    <w:p w14:paraId="02F878BC" w14:textId="77777777" w:rsidR="00E80032" w:rsidRPr="00903DBA" w:rsidRDefault="00E80032" w:rsidP="007C7CB2">
      <w:pPr>
        <w:pStyle w:val="Rubrik3"/>
      </w:pPr>
      <w:bookmarkStart w:id="920" w:name="_Toc323656740"/>
      <w:bookmarkStart w:id="921" w:name="_Toc324085478"/>
      <w:bookmarkStart w:id="922" w:name="_Toc383781130"/>
      <w:bookmarkStart w:id="923" w:name="_Toc57656239"/>
      <w:r w:rsidRPr="00903DBA">
        <w:t>Random Numbers</w:t>
      </w:r>
      <w:bookmarkEnd w:id="920"/>
      <w:bookmarkEnd w:id="921"/>
      <w:bookmarkEnd w:id="922"/>
      <w:bookmarkEnd w:id="923"/>
    </w:p>
    <w:p w14:paraId="113C753A" w14:textId="0B68BE95" w:rsidR="00E80032" w:rsidRPr="00903DBA" w:rsidRDefault="00E80032" w:rsidP="00E65FE6">
      <w:pPr>
        <w:pStyle w:val="CodeHeader"/>
      </w:pPr>
      <w:r w:rsidRPr="00903DBA">
        <w:t xml:space="preserve">It is possible to generate a sequence of pseudo-random numbers with the </w:t>
      </w:r>
      <w:r w:rsidRPr="00E65FE6">
        <w:t>rand</w:t>
      </w:r>
      <w:r w:rsidRPr="00903DBA">
        <w:t xml:space="preserve"> function. In order to </w:t>
      </w:r>
      <w:r w:rsidR="00631D4D" w:rsidRPr="00903DBA">
        <w:t>initialize</w:t>
      </w:r>
      <w:r w:rsidRPr="00903DBA">
        <w:t xml:space="preserve"> the sequence we need to sow a random seed with the </w:t>
      </w:r>
      <w:r w:rsidRPr="00E65FE6">
        <w:t>srand</w:t>
      </w:r>
      <w:r w:rsidRPr="00903DBA">
        <w:t xml:space="preserve"> function. One way to generate different seeds is to use the </w:t>
      </w:r>
      <w:r w:rsidRPr="00E65FE6">
        <w:rPr>
          <w:rStyle w:val="CodeInText"/>
        </w:rPr>
        <w:t>time</w:t>
      </w:r>
      <w:r w:rsidRPr="00903DBA">
        <w:t xml:space="preserve"> function. The </w:t>
      </w:r>
      <w:hyperlink r:id="rId28" w:history="1">
        <w:r w:rsidRPr="00903DBA">
          <w:rPr>
            <w:rStyle w:val="CodeInText0"/>
          </w:rPr>
          <w:t>RAND_MAX</w:t>
        </w:r>
      </w:hyperlink>
      <w:r w:rsidRPr="00903DBA">
        <w:t xml:space="preserve">  macro gives the largest possible random numbers; however, usually we want random numbers in a certain interval. The following code generates five sequences of ten numbers between 1 and 100.</w:t>
      </w:r>
    </w:p>
    <w:p w14:paraId="5769FD00" w14:textId="6AE4145F" w:rsidR="00E80032" w:rsidRPr="00903DBA" w:rsidRDefault="00E80032" w:rsidP="00E80032">
      <w:pPr>
        <w:pStyle w:val="Code"/>
      </w:pPr>
      <w:r w:rsidRPr="00903DBA">
        <w:rPr>
          <w:color w:val="000000" w:themeColor="text1"/>
          <w:rPrChange w:id="924" w:author="Stefan Björnander" w:date="2012-05-06T21:51:00Z">
            <w:rPr>
              <w:color w:val="0000FF"/>
            </w:rPr>
          </w:rPrChange>
        </w:rPr>
        <w:t>#include</w:t>
      </w:r>
      <w:r w:rsidRPr="00903DBA">
        <w:t xml:space="preserve"> </w:t>
      </w:r>
      <w:r w:rsidR="00EF337F" w:rsidRPr="00903DBA">
        <w:t>&lt;stdlib.h&gt;</w:t>
      </w:r>
    </w:p>
    <w:p w14:paraId="181BCC0F" w14:textId="77777777" w:rsidR="00E80032" w:rsidRPr="00903DBA" w:rsidRDefault="00E80032" w:rsidP="00E80032">
      <w:pPr>
        <w:pStyle w:val="Code"/>
      </w:pPr>
    </w:p>
    <w:p w14:paraId="7D7013DE" w14:textId="77777777" w:rsidR="00E80032" w:rsidRPr="00903DBA" w:rsidRDefault="00E80032" w:rsidP="00E80032">
      <w:pPr>
        <w:pStyle w:val="Code"/>
      </w:pPr>
      <w:r w:rsidRPr="00903DBA">
        <w:rPr>
          <w:color w:val="000000" w:themeColor="text1"/>
          <w:rPrChange w:id="925" w:author="Stefan Björnander" w:date="2012-05-06T21:51:00Z">
            <w:rPr>
              <w:color w:val="0000FF"/>
            </w:rPr>
          </w:rPrChange>
        </w:rPr>
        <w:t>void</w:t>
      </w:r>
      <w:r w:rsidRPr="00903DBA">
        <w:t xml:space="preserve"> main() {</w:t>
      </w:r>
    </w:p>
    <w:p w14:paraId="4FB7233C" w14:textId="77777777" w:rsidR="00E80032" w:rsidRPr="00903DBA" w:rsidRDefault="00E80032" w:rsidP="00E80032">
      <w:pPr>
        <w:pStyle w:val="Code"/>
      </w:pPr>
      <w:r w:rsidRPr="00903DBA">
        <w:t xml:space="preserve">  int iIndex1, iIndex2;</w:t>
      </w:r>
    </w:p>
    <w:p w14:paraId="3FCF8ABD" w14:textId="77777777" w:rsidR="00E80032" w:rsidRPr="00903DBA" w:rsidRDefault="00E80032" w:rsidP="00E80032">
      <w:pPr>
        <w:pStyle w:val="Code"/>
      </w:pPr>
    </w:p>
    <w:p w14:paraId="180A5B9D" w14:textId="77777777" w:rsidR="00E80032" w:rsidRPr="00903DBA" w:rsidRDefault="00E80032" w:rsidP="00E80032">
      <w:pPr>
        <w:pStyle w:val="Code"/>
      </w:pPr>
      <w:r w:rsidRPr="00903DBA">
        <w:t xml:space="preserve">  for (iIndex1 = 0; iIndex1 &lt; 5; ++iIndex1) {</w:t>
      </w:r>
    </w:p>
    <w:p w14:paraId="60695F8A" w14:textId="77777777" w:rsidR="00E80032" w:rsidRPr="00903DBA" w:rsidRDefault="00E80032" w:rsidP="00E80032">
      <w:pPr>
        <w:pStyle w:val="Code"/>
      </w:pPr>
      <w:r w:rsidRPr="00903DBA">
        <w:t xml:space="preserve">    srand((unsigned </w:t>
      </w:r>
      <w:r w:rsidRPr="00903DBA">
        <w:rPr>
          <w:color w:val="000000" w:themeColor="text1"/>
          <w:rPrChange w:id="926" w:author="Stefan Björnander" w:date="2012-05-06T21:51:00Z">
            <w:rPr>
              <w:color w:val="0000FF"/>
            </w:rPr>
          </w:rPrChange>
        </w:rPr>
        <w:t>int</w:t>
      </w:r>
      <w:r w:rsidRPr="00903DBA">
        <w:t>) time(NULL));</w:t>
      </w:r>
    </w:p>
    <w:p w14:paraId="4583123D" w14:textId="77777777" w:rsidR="00E80032" w:rsidRPr="00903DBA" w:rsidRDefault="00E80032" w:rsidP="00E80032">
      <w:pPr>
        <w:pStyle w:val="Code"/>
      </w:pPr>
    </w:p>
    <w:p w14:paraId="505F9795" w14:textId="77777777" w:rsidR="00E80032" w:rsidRPr="00903DBA" w:rsidRDefault="00E80032" w:rsidP="00E80032">
      <w:pPr>
        <w:pStyle w:val="Code"/>
      </w:pPr>
      <w:r w:rsidRPr="00903DBA">
        <w:t xml:space="preserve">    for (iIndex2 = 0; iIndex2 &lt; 10; ++iIndex2) {</w:t>
      </w:r>
    </w:p>
    <w:p w14:paraId="7E471EC5" w14:textId="77777777" w:rsidR="00E80032" w:rsidRPr="00903DBA" w:rsidRDefault="00E80032" w:rsidP="00E80032">
      <w:pPr>
        <w:pStyle w:val="Code"/>
      </w:pPr>
      <w:r w:rsidRPr="00903DBA">
        <w:t xml:space="preserve">      int randomNumber = rand() % 100 + 1;</w:t>
      </w:r>
    </w:p>
    <w:p w14:paraId="09745E23" w14:textId="77777777" w:rsidR="00E80032" w:rsidRPr="00903DBA" w:rsidRDefault="00E80032" w:rsidP="00E80032">
      <w:pPr>
        <w:pStyle w:val="Code"/>
      </w:pPr>
      <w:r w:rsidRPr="00903DBA">
        <w:t xml:space="preserve">      printf("%d\n", randomNumber);</w:t>
      </w:r>
    </w:p>
    <w:p w14:paraId="504C0DDA" w14:textId="77777777" w:rsidR="00E80032" w:rsidRPr="00903DBA" w:rsidRDefault="00E80032" w:rsidP="00E80032">
      <w:pPr>
        <w:pStyle w:val="Code"/>
      </w:pPr>
      <w:r w:rsidRPr="00903DBA">
        <w:t xml:space="preserve">    }</w:t>
      </w:r>
    </w:p>
    <w:p w14:paraId="10BC3353" w14:textId="77777777" w:rsidR="00E80032" w:rsidRPr="00903DBA" w:rsidRDefault="00E80032" w:rsidP="00E80032">
      <w:pPr>
        <w:pStyle w:val="Code"/>
      </w:pPr>
    </w:p>
    <w:p w14:paraId="1F09A370" w14:textId="77777777" w:rsidR="00E80032" w:rsidRPr="00903DBA" w:rsidRDefault="00E80032" w:rsidP="00E80032">
      <w:pPr>
        <w:pStyle w:val="Code"/>
      </w:pPr>
      <w:r w:rsidRPr="00903DBA">
        <w:t xml:space="preserve">    printf("\n");</w:t>
      </w:r>
    </w:p>
    <w:p w14:paraId="4FCFC093" w14:textId="77777777" w:rsidR="00E80032" w:rsidRPr="00903DBA" w:rsidRDefault="00E80032" w:rsidP="00E80032">
      <w:pPr>
        <w:pStyle w:val="Code"/>
      </w:pPr>
      <w:r w:rsidRPr="00903DBA">
        <w:t xml:space="preserve">  }</w:t>
      </w:r>
    </w:p>
    <w:p w14:paraId="701BACC7" w14:textId="77777777" w:rsidR="00E80032" w:rsidRPr="00903DBA" w:rsidRDefault="00E80032" w:rsidP="00E80032">
      <w:pPr>
        <w:pStyle w:val="Code"/>
      </w:pPr>
      <w:r w:rsidRPr="00903DBA">
        <w:t>}</w:t>
      </w:r>
    </w:p>
    <w:p w14:paraId="70C04547" w14:textId="77777777" w:rsidR="00E80032" w:rsidRPr="00903DBA" w:rsidRDefault="00E80032" w:rsidP="007C7CB2">
      <w:pPr>
        <w:pStyle w:val="Rubrik3"/>
      </w:pPr>
      <w:bookmarkStart w:id="927" w:name="_Toc323656741"/>
      <w:bookmarkStart w:id="928" w:name="_Toc324085479"/>
      <w:bookmarkStart w:id="929" w:name="_Toc383781131"/>
      <w:bookmarkStart w:id="930" w:name="_Toc57656240"/>
      <w:r w:rsidRPr="00903DBA">
        <w:t>Limits of Integral and Floating Types</w:t>
      </w:r>
      <w:bookmarkEnd w:id="927"/>
      <w:bookmarkEnd w:id="928"/>
      <w:bookmarkEnd w:id="929"/>
      <w:bookmarkEnd w:id="930"/>
    </w:p>
    <w:p w14:paraId="1B2E9FB8" w14:textId="77777777" w:rsidR="00E80032" w:rsidRPr="00903DBA" w:rsidRDefault="00E80032" w:rsidP="00E80032">
      <w:r w:rsidRPr="00903DBA">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903DBA" w:rsidRDefault="00E80032" w:rsidP="00E80032">
      <w:pPr>
        <w:pStyle w:val="Code"/>
      </w:pPr>
      <w:r w:rsidRPr="00903DBA">
        <w:t>#include &lt;stdio.h&gt;</w:t>
      </w:r>
    </w:p>
    <w:p w14:paraId="58475303" w14:textId="77777777" w:rsidR="00E80032" w:rsidRPr="00903DBA" w:rsidRDefault="00E80032" w:rsidP="00E80032">
      <w:pPr>
        <w:pStyle w:val="Code"/>
      </w:pPr>
      <w:r w:rsidRPr="00903DBA">
        <w:t>#include &lt;limits.h&gt; // The integral type limit constants.</w:t>
      </w:r>
    </w:p>
    <w:p w14:paraId="43486CE3" w14:textId="77777777" w:rsidR="00E80032" w:rsidRPr="00903DBA" w:rsidRDefault="00E80032" w:rsidP="00E80032">
      <w:pPr>
        <w:pStyle w:val="Code"/>
      </w:pPr>
      <w:r w:rsidRPr="00903DBA">
        <w:t>#include &lt;float.h&gt;  // The floating type limit constants.</w:t>
      </w:r>
    </w:p>
    <w:p w14:paraId="4C860F4A" w14:textId="77777777" w:rsidR="00E80032" w:rsidRPr="00903DBA" w:rsidRDefault="00E80032" w:rsidP="00E80032">
      <w:pPr>
        <w:pStyle w:val="Code"/>
      </w:pPr>
    </w:p>
    <w:p w14:paraId="4E056705" w14:textId="77777777" w:rsidR="00E80032" w:rsidRPr="00903DBA" w:rsidRDefault="00E80032" w:rsidP="00E80032">
      <w:pPr>
        <w:pStyle w:val="Code"/>
      </w:pPr>
      <w:r w:rsidRPr="00903DBA">
        <w:t>void main() {</w:t>
      </w:r>
    </w:p>
    <w:p w14:paraId="404DFC30" w14:textId="77777777" w:rsidR="00E80032" w:rsidRPr="00903DBA" w:rsidRDefault="00E80032" w:rsidP="00E80032">
      <w:pPr>
        <w:pStyle w:val="Code"/>
      </w:pPr>
      <w:r w:rsidRPr="00903DBA">
        <w:t xml:space="preserve">  printf("Minimum signed char: %d\n", SCHAR_MIN);</w:t>
      </w:r>
    </w:p>
    <w:p w14:paraId="0AD0A152" w14:textId="77777777" w:rsidR="00E80032" w:rsidRPr="00903DBA" w:rsidRDefault="00E80032" w:rsidP="00E80032">
      <w:pPr>
        <w:pStyle w:val="Code"/>
      </w:pPr>
      <w:r w:rsidRPr="00903DBA">
        <w:t xml:space="preserve">  printf("Maximum signed char: %d\n", SCHAR_MAX);</w:t>
      </w:r>
    </w:p>
    <w:p w14:paraId="00C97F24" w14:textId="77777777" w:rsidR="00E80032" w:rsidRPr="00903DBA" w:rsidRDefault="00E80032" w:rsidP="00E80032">
      <w:pPr>
        <w:pStyle w:val="Code"/>
      </w:pPr>
      <w:r w:rsidRPr="00903DBA">
        <w:t xml:space="preserve">  printf("Minimum signed short int: %d\n", SHRT_MIN);</w:t>
      </w:r>
    </w:p>
    <w:p w14:paraId="4D1F2BF8" w14:textId="77777777" w:rsidR="00E80032" w:rsidRPr="00903DBA" w:rsidRDefault="00E80032" w:rsidP="00E80032">
      <w:pPr>
        <w:pStyle w:val="Code"/>
      </w:pPr>
      <w:r w:rsidRPr="00903DBA">
        <w:t xml:space="preserve">  printf("Maximum signed short int: %d\n", SHRT_MAX);</w:t>
      </w:r>
    </w:p>
    <w:p w14:paraId="3FE6A329" w14:textId="77777777" w:rsidR="00E80032" w:rsidRPr="00903DBA" w:rsidRDefault="00E80032" w:rsidP="00E80032">
      <w:pPr>
        <w:pStyle w:val="Code"/>
      </w:pPr>
      <w:r w:rsidRPr="00903DBA">
        <w:t xml:space="preserve">  printf("Minimum signed int: %d\n", INT_MIN);</w:t>
      </w:r>
    </w:p>
    <w:p w14:paraId="0E0E2793" w14:textId="77777777" w:rsidR="00E80032" w:rsidRPr="00903DBA" w:rsidRDefault="00E80032" w:rsidP="00E80032">
      <w:pPr>
        <w:pStyle w:val="Code"/>
      </w:pPr>
      <w:r w:rsidRPr="00903DBA">
        <w:t xml:space="preserve">  printf("Maximum signed int: %d\n", INT_MAX);</w:t>
      </w:r>
    </w:p>
    <w:p w14:paraId="5010F769" w14:textId="77777777" w:rsidR="00E80032" w:rsidRPr="00903DBA" w:rsidRDefault="00E80032" w:rsidP="00E80032">
      <w:pPr>
        <w:pStyle w:val="Code"/>
      </w:pPr>
      <w:r w:rsidRPr="00903DBA">
        <w:t xml:space="preserve">  printf("Minimum signed long int: %ld\n", LONG_MIN);</w:t>
      </w:r>
    </w:p>
    <w:p w14:paraId="35F05C26" w14:textId="77777777" w:rsidR="00E80032" w:rsidRPr="00903DBA" w:rsidRDefault="00E80032" w:rsidP="00E80032">
      <w:pPr>
        <w:pStyle w:val="Code"/>
      </w:pPr>
      <w:r w:rsidRPr="00903DBA">
        <w:t xml:space="preserve">  printf("Maximum signed long int: %ld\n\n", LONG_MAX);</w:t>
      </w:r>
    </w:p>
    <w:p w14:paraId="610BF1F3" w14:textId="77777777" w:rsidR="00E80032" w:rsidRPr="00903DBA" w:rsidRDefault="00E80032" w:rsidP="00E80032">
      <w:pPr>
        <w:pStyle w:val="Code"/>
      </w:pPr>
    </w:p>
    <w:p w14:paraId="224DD072" w14:textId="77777777" w:rsidR="00E80032" w:rsidRPr="00903DBA" w:rsidRDefault="00E80032" w:rsidP="00E80032">
      <w:pPr>
        <w:pStyle w:val="Code"/>
      </w:pPr>
      <w:r w:rsidRPr="00903DBA">
        <w:t xml:space="preserve">  printf("Maximum unsigned char: %u\n", UCHAR_MAX);</w:t>
      </w:r>
    </w:p>
    <w:p w14:paraId="1E425EBD" w14:textId="77777777" w:rsidR="00E80032" w:rsidRPr="00903DBA" w:rsidRDefault="00E80032" w:rsidP="00E80032">
      <w:pPr>
        <w:pStyle w:val="Code"/>
      </w:pPr>
      <w:r w:rsidRPr="00903DBA">
        <w:t xml:space="preserve">  printf("Maximum unsigned short int: %u\n", USHRT_MAX);</w:t>
      </w:r>
    </w:p>
    <w:p w14:paraId="73392A69" w14:textId="77777777" w:rsidR="00E80032" w:rsidRPr="00903DBA" w:rsidRDefault="00E80032" w:rsidP="00E80032">
      <w:pPr>
        <w:pStyle w:val="Code"/>
      </w:pPr>
      <w:r w:rsidRPr="00903DBA">
        <w:t xml:space="preserve">  printf("Maximum unsigned int: %u\n", UINT_MAX);</w:t>
      </w:r>
    </w:p>
    <w:p w14:paraId="731CEF5C" w14:textId="77777777" w:rsidR="00E80032" w:rsidRPr="00903DBA" w:rsidRDefault="00E80032" w:rsidP="00E80032">
      <w:pPr>
        <w:pStyle w:val="Code"/>
      </w:pPr>
      <w:r w:rsidRPr="00903DBA">
        <w:t xml:space="preserve">  printf("Maximum unsigned long int: %lu\n\n", ULONG_MAX);</w:t>
      </w:r>
    </w:p>
    <w:p w14:paraId="381787F2" w14:textId="77777777" w:rsidR="00E80032" w:rsidRPr="00903DBA" w:rsidRDefault="00E80032" w:rsidP="00E80032">
      <w:pPr>
        <w:pStyle w:val="Code"/>
      </w:pPr>
    </w:p>
    <w:p w14:paraId="79C71B90" w14:textId="77777777" w:rsidR="00E80032" w:rsidRPr="00903DBA" w:rsidRDefault="00E80032" w:rsidP="00E80032">
      <w:pPr>
        <w:pStyle w:val="Code"/>
      </w:pPr>
      <w:r w:rsidRPr="00903DBA">
        <w:t xml:space="preserve">  printf("Minimum float: %e\n", FLT_MIN);</w:t>
      </w:r>
    </w:p>
    <w:p w14:paraId="66795C8B" w14:textId="77777777" w:rsidR="00E80032" w:rsidRPr="00903DBA" w:rsidRDefault="00E80032" w:rsidP="00E80032">
      <w:pPr>
        <w:pStyle w:val="Code"/>
      </w:pPr>
      <w:r w:rsidRPr="00903DBA">
        <w:t xml:space="preserve">  printf("Maximum float: %e\n", FLT_MAX);</w:t>
      </w:r>
    </w:p>
    <w:p w14:paraId="58E03CCD" w14:textId="77777777" w:rsidR="00E80032" w:rsidRPr="00903DBA" w:rsidRDefault="00E80032" w:rsidP="00E80032">
      <w:pPr>
        <w:pStyle w:val="Code"/>
      </w:pPr>
      <w:r w:rsidRPr="00903DBA">
        <w:t xml:space="preserve">  printf("Minimum double: %e\n", DBL_MIN);</w:t>
      </w:r>
    </w:p>
    <w:p w14:paraId="2D896B6D" w14:textId="77777777" w:rsidR="00E80032" w:rsidRPr="00903DBA" w:rsidRDefault="00E80032" w:rsidP="00E80032">
      <w:pPr>
        <w:pStyle w:val="Code"/>
      </w:pPr>
      <w:r w:rsidRPr="00903DBA">
        <w:t xml:space="preserve">  printf("Maximum double: %e\n", DBL_MAX);</w:t>
      </w:r>
    </w:p>
    <w:p w14:paraId="0BEAFE1B" w14:textId="77777777" w:rsidR="00E80032" w:rsidRPr="00903DBA" w:rsidRDefault="00E80032" w:rsidP="00E80032">
      <w:pPr>
        <w:pStyle w:val="Code"/>
      </w:pPr>
      <w:r w:rsidRPr="00903DBA">
        <w:t xml:space="preserve">  printf("Minimum long double: %le\n", LDBL_MIN);</w:t>
      </w:r>
    </w:p>
    <w:p w14:paraId="51230C8D" w14:textId="77777777" w:rsidR="00E80032" w:rsidRPr="00903DBA" w:rsidRDefault="00E80032" w:rsidP="00E80032">
      <w:pPr>
        <w:pStyle w:val="Code"/>
      </w:pPr>
      <w:r w:rsidRPr="00903DBA">
        <w:t xml:space="preserve">  printf("Maximum long double: %le\n", LDBL_MAX);</w:t>
      </w:r>
    </w:p>
    <w:p w14:paraId="48A566A6" w14:textId="77777777" w:rsidR="00E80032" w:rsidRPr="00903DBA" w:rsidRDefault="00E80032" w:rsidP="00E80032">
      <w:pPr>
        <w:pStyle w:val="Code"/>
      </w:pPr>
      <w:r w:rsidRPr="00903DBA">
        <w:t>}</w:t>
      </w:r>
    </w:p>
    <w:p w14:paraId="0C5FB797" w14:textId="77777777" w:rsidR="00E80032" w:rsidRPr="00903DBA" w:rsidRDefault="00E80032" w:rsidP="007C7CB2">
      <w:pPr>
        <w:pStyle w:val="Rubrik3"/>
      </w:pPr>
      <w:bookmarkStart w:id="931" w:name="_Toc323656742"/>
      <w:bookmarkStart w:id="932" w:name="_Toc324085480"/>
      <w:bookmarkStart w:id="933" w:name="_Toc383781132"/>
      <w:bookmarkStart w:id="934" w:name="_Toc57656241"/>
      <w:r w:rsidRPr="00903DBA">
        <w:t>Character Functions</w:t>
      </w:r>
      <w:bookmarkEnd w:id="931"/>
      <w:bookmarkEnd w:id="932"/>
      <w:bookmarkEnd w:id="933"/>
      <w:bookmarkEnd w:id="934"/>
    </w:p>
    <w:p w14:paraId="4F12C1B2" w14:textId="77777777" w:rsidR="00E80032" w:rsidRPr="00903DBA" w:rsidRDefault="00E80032" w:rsidP="00E80032">
      <w:r w:rsidRPr="00903DBA">
        <w:t>There are a set of functions for classifying a character.</w:t>
      </w:r>
    </w:p>
    <w:p w14:paraId="1D9D9917" w14:textId="77777777" w:rsidR="00E80032" w:rsidRPr="00903DBA" w:rsidRDefault="00E80032" w:rsidP="00E80032">
      <w:pPr>
        <w:pStyle w:val="Code"/>
      </w:pPr>
      <w:r w:rsidRPr="00903DBA">
        <w:t xml:space="preserve">  </w:t>
      </w:r>
      <w:r w:rsidRPr="00903DBA">
        <w:rPr>
          <w:color w:val="000000" w:themeColor="text1"/>
          <w:rPrChange w:id="935" w:author="Stefan Björnander" w:date="2012-05-06T21:51:00Z">
            <w:rPr>
              <w:color w:val="0000FF"/>
            </w:rPr>
          </w:rPrChange>
        </w:rPr>
        <w:t>if</w:t>
      </w:r>
      <w:r w:rsidRPr="00903DBA">
        <w:t xml:space="preserve"> (isdigit(c)) {</w:t>
      </w:r>
    </w:p>
    <w:p w14:paraId="4206CF83" w14:textId="77777777" w:rsidR="00E80032" w:rsidRPr="00903DBA" w:rsidRDefault="00E80032" w:rsidP="00E80032">
      <w:pPr>
        <w:pStyle w:val="Code"/>
      </w:pPr>
      <w:r w:rsidRPr="00903DBA">
        <w:t xml:space="preserve">    printf("%c is a digit.", c);</w:t>
      </w:r>
    </w:p>
    <w:p w14:paraId="1A53AB5C" w14:textId="77777777" w:rsidR="00E80032" w:rsidRPr="00903DBA" w:rsidRDefault="00E80032" w:rsidP="00E80032">
      <w:pPr>
        <w:pStyle w:val="Code"/>
      </w:pPr>
      <w:r w:rsidRPr="00903DBA">
        <w:t xml:space="preserve">  }</w:t>
      </w:r>
    </w:p>
    <w:p w14:paraId="16E1A8F0" w14:textId="77777777" w:rsidR="00E80032" w:rsidRPr="00903DBA" w:rsidRDefault="00E80032" w:rsidP="00E80032">
      <w:r w:rsidRPr="00903DBA">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903DBA" w14:paraId="0ED17A61" w14:textId="77777777" w:rsidTr="000803FF">
        <w:tc>
          <w:tcPr>
            <w:tcW w:w="1384" w:type="dxa"/>
          </w:tcPr>
          <w:p w14:paraId="6A1AC1B9" w14:textId="77777777" w:rsidR="00E80032" w:rsidRPr="00903DBA" w:rsidRDefault="00E80032" w:rsidP="000803FF">
            <w:r w:rsidRPr="00903DBA">
              <w:t>Function</w:t>
            </w:r>
          </w:p>
        </w:tc>
        <w:tc>
          <w:tcPr>
            <w:tcW w:w="7904" w:type="dxa"/>
          </w:tcPr>
          <w:p w14:paraId="1F86BB70" w14:textId="77777777" w:rsidR="00E80032" w:rsidRPr="00903DBA" w:rsidRDefault="00E80032" w:rsidP="000803FF">
            <w:r w:rsidRPr="00903DBA">
              <w:t>Checks</w:t>
            </w:r>
          </w:p>
        </w:tc>
      </w:tr>
      <w:tr w:rsidR="00E80032" w:rsidRPr="00903DBA" w14:paraId="251EBC96" w14:textId="77777777" w:rsidTr="000803FF">
        <w:tc>
          <w:tcPr>
            <w:tcW w:w="1384" w:type="dxa"/>
          </w:tcPr>
          <w:p w14:paraId="155081AE" w14:textId="77777777" w:rsidR="00E80032" w:rsidRPr="00903DBA" w:rsidRDefault="00E80032" w:rsidP="000803FF">
            <w:pPr>
              <w:rPr>
                <w:b/>
                <w:sz w:val="21"/>
                <w:szCs w:val="21"/>
              </w:rPr>
            </w:pPr>
            <w:r w:rsidRPr="00903DBA">
              <w:rPr>
                <w:b/>
                <w:sz w:val="21"/>
                <w:szCs w:val="21"/>
              </w:rPr>
              <w:t>isalpha</w:t>
            </w:r>
          </w:p>
        </w:tc>
        <w:tc>
          <w:tcPr>
            <w:tcW w:w="7904" w:type="dxa"/>
          </w:tcPr>
          <w:p w14:paraId="4C8BAAA8" w14:textId="77777777" w:rsidR="00E80032" w:rsidRPr="00903DBA" w:rsidRDefault="00E80032" w:rsidP="000803FF">
            <w:r w:rsidRPr="00903DBA">
              <w:t>Letter: a-z and A-Z.</w:t>
            </w:r>
          </w:p>
        </w:tc>
      </w:tr>
      <w:tr w:rsidR="00E80032" w:rsidRPr="00903DBA" w14:paraId="039EFEB5" w14:textId="77777777" w:rsidTr="000803FF">
        <w:tc>
          <w:tcPr>
            <w:tcW w:w="1384" w:type="dxa"/>
          </w:tcPr>
          <w:p w14:paraId="273579E5" w14:textId="77777777" w:rsidR="00E80032" w:rsidRPr="00903DBA" w:rsidRDefault="00E80032" w:rsidP="000803FF">
            <w:pPr>
              <w:rPr>
                <w:b/>
                <w:sz w:val="21"/>
                <w:szCs w:val="21"/>
              </w:rPr>
            </w:pPr>
            <w:r w:rsidRPr="00903DBA">
              <w:rPr>
                <w:b/>
                <w:sz w:val="21"/>
                <w:szCs w:val="21"/>
              </w:rPr>
              <w:t>islower</w:t>
            </w:r>
          </w:p>
        </w:tc>
        <w:tc>
          <w:tcPr>
            <w:tcW w:w="7904" w:type="dxa"/>
          </w:tcPr>
          <w:p w14:paraId="499210E5" w14:textId="77777777" w:rsidR="00E80032" w:rsidRPr="00903DBA" w:rsidRDefault="00E80032" w:rsidP="000803FF">
            <w:r w:rsidRPr="00903DBA">
              <w:t>Lower case letter: a-z.</w:t>
            </w:r>
          </w:p>
        </w:tc>
      </w:tr>
      <w:tr w:rsidR="00E80032" w:rsidRPr="00903DBA" w14:paraId="0599BCB2" w14:textId="77777777" w:rsidTr="000803FF">
        <w:tc>
          <w:tcPr>
            <w:tcW w:w="1384" w:type="dxa"/>
          </w:tcPr>
          <w:p w14:paraId="059E0D3F" w14:textId="77777777" w:rsidR="00E80032" w:rsidRPr="00903DBA" w:rsidRDefault="00E80032" w:rsidP="000803FF">
            <w:pPr>
              <w:rPr>
                <w:b/>
                <w:sz w:val="21"/>
                <w:szCs w:val="21"/>
              </w:rPr>
            </w:pPr>
            <w:r w:rsidRPr="00903DBA">
              <w:rPr>
                <w:b/>
                <w:sz w:val="21"/>
                <w:szCs w:val="21"/>
              </w:rPr>
              <w:t>isupper</w:t>
            </w:r>
          </w:p>
        </w:tc>
        <w:tc>
          <w:tcPr>
            <w:tcW w:w="7904" w:type="dxa"/>
          </w:tcPr>
          <w:p w14:paraId="1B6ED2CD" w14:textId="77777777" w:rsidR="00E80032" w:rsidRPr="00903DBA" w:rsidRDefault="00E80032" w:rsidP="000803FF">
            <w:r w:rsidRPr="00903DBA">
              <w:t>Upper case letter: A-Z.</w:t>
            </w:r>
          </w:p>
        </w:tc>
      </w:tr>
      <w:tr w:rsidR="00E80032" w:rsidRPr="00903DBA" w14:paraId="0C70D3AC" w14:textId="77777777" w:rsidTr="000803FF">
        <w:tc>
          <w:tcPr>
            <w:tcW w:w="1384" w:type="dxa"/>
          </w:tcPr>
          <w:p w14:paraId="75E8B14F" w14:textId="77777777" w:rsidR="00E80032" w:rsidRPr="00903DBA" w:rsidRDefault="00E80032" w:rsidP="000803FF">
            <w:pPr>
              <w:rPr>
                <w:b/>
                <w:sz w:val="21"/>
                <w:szCs w:val="21"/>
              </w:rPr>
            </w:pPr>
            <w:r w:rsidRPr="00903DBA">
              <w:rPr>
                <w:b/>
                <w:sz w:val="21"/>
                <w:szCs w:val="21"/>
              </w:rPr>
              <w:t>isdigit</w:t>
            </w:r>
          </w:p>
        </w:tc>
        <w:tc>
          <w:tcPr>
            <w:tcW w:w="7904" w:type="dxa"/>
          </w:tcPr>
          <w:p w14:paraId="7AE709D3" w14:textId="77777777" w:rsidR="00E80032" w:rsidRPr="00903DBA" w:rsidRDefault="00E80032" w:rsidP="000803FF">
            <w:r w:rsidRPr="00903DBA">
              <w:t>Digit: 0-9.</w:t>
            </w:r>
          </w:p>
        </w:tc>
      </w:tr>
      <w:tr w:rsidR="00E80032" w:rsidRPr="00903DBA" w14:paraId="7DC884F8" w14:textId="77777777" w:rsidTr="000803FF">
        <w:tc>
          <w:tcPr>
            <w:tcW w:w="1384" w:type="dxa"/>
          </w:tcPr>
          <w:p w14:paraId="5F75363D" w14:textId="77777777" w:rsidR="00E80032" w:rsidRPr="00903DBA" w:rsidRDefault="00E80032" w:rsidP="000803FF">
            <w:pPr>
              <w:rPr>
                <w:b/>
                <w:sz w:val="21"/>
                <w:szCs w:val="21"/>
              </w:rPr>
            </w:pPr>
            <w:r w:rsidRPr="00903DBA">
              <w:rPr>
                <w:b/>
                <w:sz w:val="21"/>
                <w:szCs w:val="21"/>
              </w:rPr>
              <w:t>Isxdigit</w:t>
            </w:r>
          </w:p>
        </w:tc>
        <w:tc>
          <w:tcPr>
            <w:tcW w:w="7904" w:type="dxa"/>
          </w:tcPr>
          <w:p w14:paraId="2EAEAA50" w14:textId="77777777" w:rsidR="00E80032" w:rsidRPr="00903DBA" w:rsidRDefault="00E80032" w:rsidP="000803FF">
            <w:r w:rsidRPr="00903DBA">
              <w:t>Hexadecimal digit: a-f, a-f, and 0-9.</w:t>
            </w:r>
          </w:p>
        </w:tc>
      </w:tr>
      <w:tr w:rsidR="00E80032" w:rsidRPr="00903DBA" w14:paraId="6FA65A2C" w14:textId="77777777" w:rsidTr="000803FF">
        <w:tc>
          <w:tcPr>
            <w:tcW w:w="1384" w:type="dxa"/>
          </w:tcPr>
          <w:p w14:paraId="10A209FE" w14:textId="77777777" w:rsidR="00E80032" w:rsidRPr="00903DBA" w:rsidRDefault="00E80032" w:rsidP="000803FF">
            <w:pPr>
              <w:rPr>
                <w:b/>
                <w:sz w:val="21"/>
                <w:szCs w:val="21"/>
              </w:rPr>
            </w:pPr>
            <w:commentRangeStart w:id="936"/>
            <w:commentRangeStart w:id="937"/>
            <w:r w:rsidRPr="00903DBA">
              <w:rPr>
                <w:b/>
                <w:sz w:val="21"/>
                <w:szCs w:val="21"/>
              </w:rPr>
              <w:t>Isalnum</w:t>
            </w:r>
            <w:commentRangeEnd w:id="936"/>
            <w:r w:rsidR="00166455" w:rsidRPr="00903DBA">
              <w:rPr>
                <w:rStyle w:val="Kommentarsreferens"/>
                <w:rFonts w:eastAsia="Times New Roman" w:cs="Times New Roman"/>
              </w:rPr>
              <w:commentReference w:id="936"/>
            </w:r>
            <w:commentRangeEnd w:id="937"/>
            <w:r w:rsidR="00166455" w:rsidRPr="00903DBA">
              <w:rPr>
                <w:rStyle w:val="Kommentarsreferens"/>
                <w:rFonts w:eastAsia="Times New Roman" w:cs="Times New Roman"/>
              </w:rPr>
              <w:commentReference w:id="937"/>
            </w:r>
          </w:p>
        </w:tc>
        <w:tc>
          <w:tcPr>
            <w:tcW w:w="7904" w:type="dxa"/>
          </w:tcPr>
          <w:p w14:paraId="33661E54" w14:textId="77777777" w:rsidR="00E80032" w:rsidRPr="00903DBA" w:rsidRDefault="00E80032" w:rsidP="000803FF">
            <w:r w:rsidRPr="00903DBA">
              <w:t>Alphanumeric character: letter or digit.</w:t>
            </w:r>
          </w:p>
        </w:tc>
      </w:tr>
      <w:tr w:rsidR="00E80032" w:rsidRPr="00903DBA" w14:paraId="111BDD98" w14:textId="77777777" w:rsidTr="000803FF">
        <w:tc>
          <w:tcPr>
            <w:tcW w:w="1384" w:type="dxa"/>
          </w:tcPr>
          <w:p w14:paraId="5BDE4C22" w14:textId="77777777" w:rsidR="00E80032" w:rsidRPr="00903DBA" w:rsidRDefault="00E80032" w:rsidP="000803FF">
            <w:pPr>
              <w:rPr>
                <w:b/>
                <w:sz w:val="21"/>
                <w:szCs w:val="21"/>
              </w:rPr>
            </w:pPr>
            <w:r w:rsidRPr="00903DBA">
              <w:rPr>
                <w:b/>
                <w:sz w:val="21"/>
                <w:szCs w:val="21"/>
              </w:rPr>
              <w:t>Isspace</w:t>
            </w:r>
          </w:p>
        </w:tc>
        <w:tc>
          <w:tcPr>
            <w:tcW w:w="7904" w:type="dxa"/>
          </w:tcPr>
          <w:p w14:paraId="7A1BA1D2" w14:textId="77777777" w:rsidR="00E80032" w:rsidRPr="00903DBA" w:rsidRDefault="00E80032" w:rsidP="000803FF">
            <w:r w:rsidRPr="00903DBA">
              <w:t>White-space character: space (0x20), horizontal tab (0x09), vertical tab (0x0B), new-line (0x0A), form-feed (0x0D), or carriage return (0x0C).</w:t>
            </w:r>
          </w:p>
        </w:tc>
      </w:tr>
      <w:tr w:rsidR="00E80032" w:rsidRPr="00903DBA" w14:paraId="26458688" w14:textId="77777777" w:rsidTr="000803FF">
        <w:tc>
          <w:tcPr>
            <w:tcW w:w="1384" w:type="dxa"/>
          </w:tcPr>
          <w:p w14:paraId="7510BDB3" w14:textId="77777777" w:rsidR="00E80032" w:rsidRPr="00903DBA" w:rsidRDefault="00E80032" w:rsidP="000803FF">
            <w:pPr>
              <w:rPr>
                <w:b/>
                <w:sz w:val="21"/>
                <w:szCs w:val="21"/>
              </w:rPr>
            </w:pPr>
            <w:r w:rsidRPr="00903DBA">
              <w:rPr>
                <w:b/>
                <w:sz w:val="21"/>
                <w:szCs w:val="21"/>
              </w:rPr>
              <w:t>Iscntrl</w:t>
            </w:r>
          </w:p>
        </w:tc>
        <w:tc>
          <w:tcPr>
            <w:tcW w:w="7904" w:type="dxa"/>
          </w:tcPr>
          <w:p w14:paraId="1E4A5FAF" w14:textId="77777777" w:rsidR="00E80032" w:rsidRPr="00903DBA" w:rsidRDefault="00E80032" w:rsidP="000803FF">
            <w:r w:rsidRPr="00903DBA">
              <w:t>Control character: characters with ASCII codes 0x00 to 0x0F, inclusive, and delete (0x1F).</w:t>
            </w:r>
          </w:p>
        </w:tc>
      </w:tr>
      <w:tr w:rsidR="00E80032" w:rsidRPr="00903DBA" w14:paraId="293790B0" w14:textId="77777777" w:rsidTr="000803FF">
        <w:tc>
          <w:tcPr>
            <w:tcW w:w="1384" w:type="dxa"/>
          </w:tcPr>
          <w:p w14:paraId="5446CD99" w14:textId="77777777" w:rsidR="00E80032" w:rsidRPr="00903DBA" w:rsidRDefault="00E80032" w:rsidP="000803FF">
            <w:pPr>
              <w:rPr>
                <w:b/>
                <w:sz w:val="21"/>
                <w:szCs w:val="21"/>
              </w:rPr>
            </w:pPr>
            <w:r w:rsidRPr="00903DBA">
              <w:rPr>
                <w:b/>
                <w:sz w:val="21"/>
                <w:szCs w:val="21"/>
              </w:rPr>
              <w:t>Isprint</w:t>
            </w:r>
          </w:p>
        </w:tc>
        <w:tc>
          <w:tcPr>
            <w:tcW w:w="7904" w:type="dxa"/>
          </w:tcPr>
          <w:p w14:paraId="3B4A3748" w14:textId="77777777" w:rsidR="00E80032" w:rsidRPr="00903DBA" w:rsidRDefault="00E80032" w:rsidP="000803FF">
            <w:r w:rsidRPr="00903DBA">
              <w:t>Printable character: any character that is not a control character.</w:t>
            </w:r>
          </w:p>
        </w:tc>
      </w:tr>
      <w:tr w:rsidR="00E80032" w:rsidRPr="00903DBA" w14:paraId="22B7B7DB" w14:textId="77777777" w:rsidTr="000803FF">
        <w:tc>
          <w:tcPr>
            <w:tcW w:w="1384" w:type="dxa"/>
          </w:tcPr>
          <w:p w14:paraId="53B66702" w14:textId="77777777" w:rsidR="00E80032" w:rsidRPr="00903DBA" w:rsidRDefault="00E80032" w:rsidP="000803FF">
            <w:pPr>
              <w:rPr>
                <w:b/>
                <w:sz w:val="21"/>
                <w:szCs w:val="21"/>
              </w:rPr>
            </w:pPr>
            <w:r w:rsidRPr="00903DBA">
              <w:rPr>
                <w:b/>
                <w:sz w:val="21"/>
                <w:szCs w:val="21"/>
              </w:rPr>
              <w:t>Isgraph</w:t>
            </w:r>
          </w:p>
        </w:tc>
        <w:tc>
          <w:tcPr>
            <w:tcW w:w="7904" w:type="dxa"/>
          </w:tcPr>
          <w:p w14:paraId="179AA4FA" w14:textId="77777777" w:rsidR="00E80032" w:rsidRPr="00903DBA" w:rsidRDefault="00E80032" w:rsidP="000803FF">
            <w:r w:rsidRPr="00903DBA">
              <w:t>Graphical character: any printable character that is not a white-space character.</w:t>
            </w:r>
          </w:p>
        </w:tc>
      </w:tr>
      <w:tr w:rsidR="00E80032" w:rsidRPr="00903DBA" w14:paraId="5D7061B8" w14:textId="77777777" w:rsidTr="000803FF">
        <w:tc>
          <w:tcPr>
            <w:tcW w:w="1384" w:type="dxa"/>
          </w:tcPr>
          <w:p w14:paraId="7D150666" w14:textId="77777777" w:rsidR="00E80032" w:rsidRPr="00903DBA" w:rsidRDefault="00E80032" w:rsidP="000803FF">
            <w:pPr>
              <w:rPr>
                <w:b/>
                <w:sz w:val="21"/>
                <w:szCs w:val="21"/>
              </w:rPr>
            </w:pPr>
            <w:r w:rsidRPr="00903DBA">
              <w:rPr>
                <w:b/>
                <w:sz w:val="21"/>
                <w:szCs w:val="21"/>
              </w:rPr>
              <w:t>ispunct</w:t>
            </w:r>
          </w:p>
        </w:tc>
        <w:tc>
          <w:tcPr>
            <w:tcW w:w="7904" w:type="dxa"/>
          </w:tcPr>
          <w:p w14:paraId="2AA37FF3" w14:textId="77777777" w:rsidR="00E80032" w:rsidRPr="00903DBA" w:rsidRDefault="00E80032" w:rsidP="000803FF">
            <w:r w:rsidRPr="00903DBA">
              <w:t>Punctuation character: any graphical character that is not an alphanumeric character.</w:t>
            </w:r>
          </w:p>
        </w:tc>
      </w:tr>
    </w:tbl>
    <w:p w14:paraId="3B61C4E2" w14:textId="77777777" w:rsidR="00E80032" w:rsidRPr="00903DBA" w:rsidRDefault="00E80032" w:rsidP="00E65FE6">
      <w:pPr>
        <w:pStyle w:val="CodeHeader"/>
      </w:pPr>
      <w:r w:rsidRPr="00903DBA">
        <w:t xml:space="preserve">There is also the </w:t>
      </w:r>
      <w:r w:rsidRPr="00E65FE6">
        <w:t>tolower</w:t>
      </w:r>
      <w:r w:rsidRPr="00903DBA">
        <w:t xml:space="preserve"> and </w:t>
      </w:r>
      <w:r w:rsidRPr="00E65FE6">
        <w:rPr>
          <w:rStyle w:val="CodeInText"/>
        </w:rPr>
        <w:t>toupper</w:t>
      </w:r>
      <w:r w:rsidRPr="00903DBA">
        <w:t xml:space="preserve"> functions that returns the character in lower and upper case, respectively.</w:t>
      </w:r>
    </w:p>
    <w:p w14:paraId="30CAE14D" w14:textId="77777777" w:rsidR="00E80032" w:rsidRPr="00903DBA" w:rsidRDefault="00E80032" w:rsidP="00E80032">
      <w:pPr>
        <w:pStyle w:val="Code"/>
      </w:pPr>
      <w:r w:rsidRPr="00903DBA">
        <w:t>printf("%c in lower case: %c, and in upper case: %c.",</w:t>
      </w:r>
    </w:p>
    <w:p w14:paraId="72322096" w14:textId="77777777" w:rsidR="00E80032" w:rsidRPr="00903DBA" w:rsidRDefault="00E80032" w:rsidP="00E80032">
      <w:pPr>
        <w:pStyle w:val="Code"/>
      </w:pPr>
      <w:r w:rsidRPr="00903DBA">
        <w:t xml:space="preserve">       c, tolower(c), toupper(c));</w:t>
      </w:r>
    </w:p>
    <w:p w14:paraId="0818FDA0" w14:textId="3C41026B" w:rsidR="00E80032" w:rsidRPr="00903DBA" w:rsidRDefault="00E80032" w:rsidP="007C7CB2">
      <w:pPr>
        <w:pStyle w:val="Rubrik2"/>
      </w:pPr>
      <w:bookmarkStart w:id="938" w:name="_Toc323656743"/>
      <w:bookmarkStart w:id="939" w:name="_Toc324085481"/>
      <w:bookmarkStart w:id="940" w:name="_Toc383781133"/>
      <w:bookmarkStart w:id="941" w:name="_Toc57656242"/>
      <w:r w:rsidRPr="00903DBA">
        <w:t>Further Reading</w:t>
      </w:r>
      <w:bookmarkEnd w:id="825"/>
      <w:bookmarkEnd w:id="938"/>
      <w:bookmarkEnd w:id="939"/>
      <w:bookmarkEnd w:id="940"/>
      <w:bookmarkEnd w:id="941"/>
    </w:p>
    <w:p w14:paraId="41C6A297" w14:textId="77777777" w:rsidR="00E80032" w:rsidRPr="00903DBA" w:rsidRDefault="00E80032" w:rsidP="00E80032">
      <w:r w:rsidRPr="00903DBA">
        <w:t xml:space="preserve">I recommend </w:t>
      </w:r>
      <w:r w:rsidRPr="00903DBA">
        <w:rPr>
          <w:i/>
        </w:rPr>
        <w:t>The C Programming Language</w:t>
      </w:r>
      <w:r w:rsidRPr="00903DBA">
        <w:t xml:space="preserve"> by Brian Kernighan and Dennis Ritchie (2nd Edition, Prentice Hall, 1988). It describes ANSI C and the standard library in a short and consist way, and holds an appendix about the ANSI C standard.</w:t>
      </w:r>
    </w:p>
    <w:p w14:paraId="7C584EEC" w14:textId="3FC5EC71" w:rsidR="00E80032" w:rsidRPr="00903DBA" w:rsidRDefault="00E80032" w:rsidP="00E80032">
      <w:pPr>
        <w:rPr>
          <w:szCs w:val="29"/>
        </w:rPr>
      </w:pPr>
      <w:r w:rsidRPr="00903DBA">
        <w:t xml:space="preserve">If you want to learn more about C programming, I recommend </w:t>
      </w:r>
      <w:r w:rsidRPr="00903DBA">
        <w:rPr>
          <w:i/>
        </w:rPr>
        <w:t>C How to Program</w:t>
      </w:r>
      <w:r w:rsidRPr="00903DBA">
        <w:t xml:space="preserve"> by P. J. </w:t>
      </w:r>
      <w:hyperlink r:id="rId32" w:history="1">
        <w:r w:rsidRPr="00903DBA">
          <w:t>Deitel</w:t>
        </w:r>
      </w:hyperlink>
      <w:r w:rsidRPr="00903DBA">
        <w:t xml:space="preserve"> (6th Edition, Prentice Hall, 2009), which which discusses in depth </w:t>
      </w:r>
      <w:r w:rsidR="00721ABF">
        <w:t>the</w:t>
      </w:r>
      <w:r w:rsidRPr="00903DBA">
        <w:t xml:space="preserve">ory as well as practice of programming in C, with many clear and </w:t>
      </w:r>
      <w:r w:rsidR="00310BEE" w:rsidRPr="00903DBA">
        <w:t>comprehensive</w:t>
      </w:r>
      <w:r w:rsidRPr="00903DBA">
        <w:t xml:space="preserve"> examples. C in a Nutshell by </w:t>
      </w:r>
      <w:hyperlink r:id="rId33" w:anchor="tab_04" w:history="1">
        <w:r w:rsidRPr="00903DBA">
          <w:t>Peter Prinz, Tony Crawford</w:t>
        </w:r>
      </w:hyperlink>
      <w:r w:rsidRPr="00903DBA">
        <w:t xml:space="preserve"> (O'Reilly Media, 2005) and Practical C Programming (3th edition, O'Reilly Media, 1997) are also good </w:t>
      </w:r>
      <w:r w:rsidR="00561817" w:rsidRPr="00903DBA">
        <w:t>choices</w:t>
      </w:r>
      <w:r w:rsidRPr="00903DBA">
        <w:t>.</w:t>
      </w:r>
    </w:p>
    <w:p w14:paraId="62D8AC4B" w14:textId="77777777" w:rsidR="00E80032" w:rsidRPr="00903DBA" w:rsidRDefault="00E80032" w:rsidP="00E80032">
      <w:r w:rsidRPr="00903DBA">
        <w:t xml:space="preserve">When you have mastered the basic of C programming, I recommend </w:t>
      </w:r>
      <w:r w:rsidRPr="00903DBA">
        <w:rPr>
          <w:rStyle w:val="Italic"/>
        </w:rPr>
        <w:t>Expert C Programming</w:t>
      </w:r>
      <w:r w:rsidRPr="00903DBA">
        <w:t xml:space="preserve"> by P. Van Der Linden (Prentice Hall, 1994). Do not worry; you do not have to be an expert to read it.</w:t>
      </w:r>
    </w:p>
    <w:p w14:paraId="6ED6B355" w14:textId="77777777" w:rsidR="00F03D06" w:rsidRPr="00903DBA" w:rsidRDefault="00F03D06" w:rsidP="00F03D06">
      <w:pPr>
        <w:pStyle w:val="Rubrik1"/>
        <w:numPr>
          <w:ilvl w:val="0"/>
          <w:numId w:val="0"/>
        </w:numPr>
        <w:ind w:left="720" w:hanging="720"/>
      </w:pPr>
      <w:bookmarkStart w:id="942" w:name="_Toc57656243"/>
      <w:r w:rsidRPr="00903DBA">
        <w:t>Foreword</w:t>
      </w:r>
      <w:bookmarkEnd w:id="942"/>
    </w:p>
    <w:p w14:paraId="3DAAB47F" w14:textId="77777777" w:rsidR="00F03D06" w:rsidRPr="00903DBA" w:rsidRDefault="00F03D06" w:rsidP="00F03D06">
      <w:r w:rsidRPr="00903DBA">
        <w:t>The compiler is made up of several components:</w:t>
      </w:r>
    </w:p>
    <w:p w14:paraId="58DB4646" w14:textId="77777777" w:rsidR="00F03D06" w:rsidRPr="00903DBA" w:rsidRDefault="00F03D06" w:rsidP="00F03D06">
      <w:pPr>
        <w:pStyle w:val="Rubrik4"/>
      </w:pPr>
      <w:r w:rsidRPr="00903DBA">
        <w:t>The Type System</w:t>
      </w:r>
    </w:p>
    <w:p w14:paraId="6F23D8F9" w14:textId="77777777" w:rsidR="00F03D06" w:rsidRPr="00903DBA" w:rsidRDefault="00F03D06" w:rsidP="00F03D06">
      <w:r w:rsidRPr="00903DBA">
        <w:t>Every programming language has a type system, which determines the properties of its types.</w:t>
      </w:r>
    </w:p>
    <w:p w14:paraId="4D47B7BA" w14:textId="77777777" w:rsidR="00F03D06" w:rsidRPr="00903DBA" w:rsidRDefault="00F03D06" w:rsidP="00F03D06">
      <w:pPr>
        <w:pStyle w:val="Rubrik4"/>
      </w:pPr>
      <w:r w:rsidRPr="00903DBA">
        <w:t>The Symbol Table</w:t>
      </w:r>
    </w:p>
    <w:p w14:paraId="53602A5E" w14:textId="4182A86A" w:rsidR="00F03D06" w:rsidRPr="00903DBA" w:rsidRDefault="00F03D06" w:rsidP="00F03D06">
      <w:r w:rsidRPr="00903DBA">
        <w:t xml:space="preserve">In many languages, the source code can hold a </w:t>
      </w:r>
      <w:r w:rsidR="00C37108" w:rsidRPr="00903DBA">
        <w:t>definition</w:t>
      </w:r>
      <w:r w:rsidRPr="00903DBA">
        <w:t xml:space="preserve"> of a variables that is later referred to. In that case the, the variable (its name, type, and potential value) needs to be stored in a symbol table.</w:t>
      </w:r>
    </w:p>
    <w:p w14:paraId="2B464326" w14:textId="77777777" w:rsidR="00F03D06" w:rsidRPr="00903DBA" w:rsidRDefault="00F03D06" w:rsidP="00F03D06">
      <w:pPr>
        <w:pStyle w:val="Rubrik4"/>
      </w:pPr>
      <w:r w:rsidRPr="00903DBA">
        <w:t>Scanning</w:t>
      </w:r>
    </w:p>
    <w:p w14:paraId="418ACAF7" w14:textId="77777777" w:rsidR="00F03D06" w:rsidRPr="00903DBA" w:rsidRDefault="00F03D06" w:rsidP="00F03D06">
      <w:r w:rsidRPr="00903DBA">
        <w:t xml:space="preserve">The scanner takes a stream of characters and put them together into a sequence of </w:t>
      </w:r>
      <w:r w:rsidRPr="00903DBA">
        <w:rPr>
          <w:i/>
        </w:rPr>
        <w:t>tokens</w:t>
      </w:r>
      <w:r w:rsidRPr="00903DBA">
        <w:t xml:space="preserve">; that is, the least meaningful parts of the source code. For instance, the characters ‘i' and ‘f’ is put together into the keyword </w:t>
      </w:r>
      <w:r w:rsidRPr="00903DBA">
        <w:rPr>
          <w:b/>
        </w:rPr>
        <w:t>if</w:t>
      </w:r>
      <w:r w:rsidRPr="00903DBA">
        <w:t xml:space="preserve">, and the characters ‘!’ and ‘=’ is put together into the operator </w:t>
      </w:r>
      <w:r w:rsidRPr="00903DBA">
        <w:rPr>
          <w:b/>
        </w:rPr>
        <w:t>not_equal</w:t>
      </w:r>
      <w:r w:rsidRPr="00903DBA">
        <w:t>.</w:t>
      </w:r>
    </w:p>
    <w:p w14:paraId="04994E7C" w14:textId="77777777" w:rsidR="00F03D06" w:rsidRPr="00903DBA" w:rsidRDefault="00F03D06" w:rsidP="00F03D06">
      <w:pPr>
        <w:pStyle w:val="Rubrik4"/>
      </w:pPr>
      <w:r w:rsidRPr="00903DBA">
        <w:t>Parsing and Middle Code Generation</w:t>
      </w:r>
    </w:p>
    <w:p w14:paraId="08649BFB" w14:textId="77777777" w:rsidR="00F03D06" w:rsidRPr="00903DBA" w:rsidRDefault="00F03D06" w:rsidP="00F03D06">
      <w:r w:rsidRPr="00903DBA">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903DBA" w:rsidRDefault="00F03D06" w:rsidP="00F03D06">
      <w:pPr>
        <w:pStyle w:val="Rubrik4"/>
      </w:pPr>
      <w:r w:rsidRPr="00903DBA">
        <w:t>Middle Code Optimization</w:t>
      </w:r>
    </w:p>
    <w:p w14:paraId="747DE1CD" w14:textId="77777777" w:rsidR="00F03D06" w:rsidRPr="00903DBA" w:rsidRDefault="00F03D06" w:rsidP="00F03D06">
      <w:r w:rsidRPr="00903DBA">
        <w:t xml:space="preserve">The middle code generated by the parser often holds unnecessary instructions that needs to be removed. </w:t>
      </w:r>
    </w:p>
    <w:p w14:paraId="1C4C5D53" w14:textId="77777777" w:rsidR="00F03D06" w:rsidRPr="00903DBA" w:rsidRDefault="00F03D06" w:rsidP="00F03D06">
      <w:pPr>
        <w:pStyle w:val="Rubrik4"/>
      </w:pPr>
      <w:r w:rsidRPr="00903DBA">
        <w:t>Target Code Generation</w:t>
      </w:r>
    </w:p>
    <w:p w14:paraId="38A509B3" w14:textId="7E3D9991" w:rsidR="00F03D06" w:rsidRPr="00903DBA" w:rsidRDefault="00F03D06" w:rsidP="00F03D06">
      <w:r w:rsidRPr="00903DBA">
        <w:t xml:space="preserve">When the middle code has been generated and optimized, it is time to generate the target code. In this book, we actually generate target code for two formats: Intel x86 </w:t>
      </w:r>
      <w:r w:rsidR="005F79CB" w:rsidRPr="00903DBA">
        <w:t>assembly</w:t>
      </w:r>
      <w:r w:rsidRPr="00903DBA">
        <w:t xml:space="preserve"> source code and executable code in the 16-bits COM-format. </w:t>
      </w:r>
    </w:p>
    <w:p w14:paraId="2E71FBFC" w14:textId="77777777" w:rsidR="00F03D06" w:rsidRPr="00903DBA" w:rsidRDefault="00F03D06" w:rsidP="00F03D06">
      <w:pPr>
        <w:pStyle w:val="Rubrik4"/>
      </w:pPr>
      <w:r w:rsidRPr="00903DBA">
        <w:t>Register Allocation</w:t>
      </w:r>
    </w:p>
    <w:p w14:paraId="65DCB1DC" w14:textId="77777777" w:rsidR="00F03D06" w:rsidRPr="00903DBA" w:rsidRDefault="00F03D06" w:rsidP="00F03D06">
      <w:r w:rsidRPr="00903DBA">
        <w:t>When the target code has been generated, the registers need to be allocated. We use a graph coloring algorithm to do that.</w:t>
      </w:r>
    </w:p>
    <w:p w14:paraId="5EA0316B" w14:textId="77777777" w:rsidR="00F03D06" w:rsidRPr="00903DBA" w:rsidRDefault="00F03D06" w:rsidP="00F03D06">
      <w:pPr>
        <w:pStyle w:val="Rubrik4"/>
      </w:pPr>
      <w:r w:rsidRPr="00903DBA">
        <w:t>Linking</w:t>
      </w:r>
    </w:p>
    <w:p w14:paraId="4294B04F" w14:textId="77777777" w:rsidR="00F03D06" w:rsidRPr="00903DBA" w:rsidRDefault="00F03D06" w:rsidP="00F03D06">
      <w:r w:rsidRPr="00903DBA">
        <w:t>When each source file has been completely compiled, they need to be linked together into a executable file format.</w:t>
      </w:r>
    </w:p>
    <w:p w14:paraId="5D3CA9C1" w14:textId="77777777" w:rsidR="00F03D06" w:rsidRPr="00903DBA" w:rsidRDefault="00F03D06" w:rsidP="00F03D06">
      <w:pPr>
        <w:rPr>
          <w:b/>
        </w:rPr>
      </w:pPr>
      <w:r w:rsidRPr="00903DBA">
        <w:rPr>
          <w:b/>
        </w:rPr>
        <w:t>The Preprocessor</w:t>
      </w:r>
    </w:p>
    <w:p w14:paraId="7B492FE5" w14:textId="77777777" w:rsidR="00F03D06" w:rsidRPr="00903DBA" w:rsidRDefault="00F03D06" w:rsidP="00F03D06">
      <w:r w:rsidRPr="00903DBA">
        <w:t>The C programming language comes with a preprocessor that needs to be.</w:t>
      </w:r>
    </w:p>
    <w:p w14:paraId="41BF5BC7" w14:textId="77777777" w:rsidR="00F03D06" w:rsidRPr="00903DBA" w:rsidRDefault="00F03D06" w:rsidP="00F03D06">
      <w:pPr>
        <w:rPr>
          <w:b/>
        </w:rPr>
      </w:pPr>
      <w:r w:rsidRPr="00903DBA">
        <w:rPr>
          <w:b/>
        </w:rPr>
        <w:t>The Standard Library</w:t>
      </w:r>
    </w:p>
    <w:p w14:paraId="6530B73C" w14:textId="77777777" w:rsidR="00F03D06" w:rsidRPr="00903DBA" w:rsidRDefault="00F03D06" w:rsidP="00F03D06">
      <w:r w:rsidRPr="00903DBA">
        <w:t>The C programming language also comes with a standard library.</w:t>
      </w:r>
    </w:p>
    <w:p w14:paraId="18F25FC0" w14:textId="77777777" w:rsidR="00F03D06" w:rsidRPr="00903DBA" w:rsidRDefault="00F03D06" w:rsidP="00F03D06"/>
    <w:p w14:paraId="25501242" w14:textId="77777777" w:rsidR="00DA28BC" w:rsidRPr="00903DBA" w:rsidRDefault="00DA28BC" w:rsidP="00BA3209">
      <w:r w:rsidRPr="00903DBA">
        <w:t>3.</w:t>
      </w:r>
      <w:r w:rsidRPr="00903DBA">
        <w:tab/>
        <w:t xml:space="preserve">I have another book proposal for you, this time about compiler technology. The book will describe the design and implementation of a C++ compiler (including the preprocessor, linker, and standard library), with all code given. </w:t>
      </w:r>
    </w:p>
    <w:p w14:paraId="0BD928B9" w14:textId="77777777" w:rsidR="00DA28BC" w:rsidRPr="00903DBA" w:rsidRDefault="00DA28BC" w:rsidP="00BA3209"/>
    <w:p w14:paraId="24FC0445" w14:textId="77777777" w:rsidR="00DA28BC" w:rsidRPr="00903DBA" w:rsidRDefault="00DA28BC" w:rsidP="00BA3209">
      <w:r w:rsidRPr="00903DBA">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903DBA" w:rsidRDefault="00DA28BC" w:rsidP="00BA3209"/>
    <w:p w14:paraId="7613E688" w14:textId="5A3C44A1" w:rsidR="00DA28BC" w:rsidRPr="00903DBA" w:rsidRDefault="00DA28BC" w:rsidP="00BA3209">
      <w:r w:rsidRPr="00903DBA">
        <w:t xml:space="preserve">The idea of the book is basically the same as the Windows book: I explain the details and provide all source code of the compiler. The source code written in Java with CUP and JLex and generates both </w:t>
      </w:r>
      <w:r w:rsidR="005F79CB" w:rsidRPr="00903DBA">
        <w:t>assembly</w:t>
      </w:r>
      <w:r w:rsidRPr="00903DBA">
        <w:t xml:space="preserve"> code and executable code.</w:t>
      </w:r>
    </w:p>
    <w:p w14:paraId="747FE544" w14:textId="77777777" w:rsidR="00DA28BC" w:rsidRPr="00903DBA" w:rsidRDefault="00DA28BC" w:rsidP="00BA3209"/>
    <w:p w14:paraId="698B5743" w14:textId="3C06F4BF" w:rsidR="00DA28BC" w:rsidRPr="00903DBA" w:rsidRDefault="00DA28BC" w:rsidP="00BA3209">
      <w:r w:rsidRPr="00903DBA">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903DBA">
        <w:t>many</w:t>
      </w:r>
      <w:r w:rsidRPr="00903DBA">
        <w:t xml:space="preserve"> small examples, my book describes in each chapter the features necessary to be included in a C++ compiler.</w:t>
      </w:r>
    </w:p>
    <w:p w14:paraId="219FA565" w14:textId="77777777" w:rsidR="00DA28BC" w:rsidRPr="00903DBA" w:rsidRDefault="00DA28BC" w:rsidP="00BA3209"/>
    <w:p w14:paraId="0498D76E" w14:textId="77777777" w:rsidR="00DA28BC" w:rsidRPr="00903DBA" w:rsidRDefault="00DA28BC" w:rsidP="00BA3209">
      <w:r w:rsidRPr="00903DBA">
        <w:t>Alfred V. Aho, Lam, Monica S. Lam, Ravi Sethi, Jeffrey D. Ullman. Compilers – Principles, Techniques, and Tools, 2nd edition. Prentice Hall, 2006.</w:t>
      </w:r>
    </w:p>
    <w:p w14:paraId="768D523A" w14:textId="77777777" w:rsidR="00DA28BC" w:rsidRPr="00903DBA" w:rsidRDefault="00DA28BC" w:rsidP="00BA3209">
      <w:r w:rsidRPr="00903DBA">
        <w:t>Keith Cooper, Linda Torczon. Engineering a Compiler, 2nd edition. Morgan Kaufman, 2011.</w:t>
      </w:r>
    </w:p>
    <w:p w14:paraId="26986EE9" w14:textId="77777777" w:rsidR="00DA28BC" w:rsidRPr="00903DBA" w:rsidRDefault="00DA28BC" w:rsidP="00BA3209">
      <w:r w:rsidRPr="00903DBA">
        <w:t>Charles N. Fischer, Ron K. Cytron, Richard J. LeBlanc. Crafting a Compiler. Pearson Education, 2009.</w:t>
      </w:r>
    </w:p>
    <w:p w14:paraId="40E3B397" w14:textId="77777777" w:rsidR="00DA28BC" w:rsidRPr="00903DBA" w:rsidRDefault="00DA28BC" w:rsidP="00BA3209"/>
    <w:p w14:paraId="7A6D849D" w14:textId="77777777" w:rsidR="00DA28BC" w:rsidRPr="00903DBA" w:rsidRDefault="00DA28BC" w:rsidP="00BA3209">
      <w:r w:rsidRPr="00903DBA">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903DBA" w:rsidRDefault="00DA28BC" w:rsidP="00BA3209">
      <w:r w:rsidRPr="00903DBA">
        <w:t> </w:t>
      </w:r>
    </w:p>
    <w:p w14:paraId="5917ED71" w14:textId="77777777" w:rsidR="00DA28BC" w:rsidRPr="00903DBA" w:rsidRDefault="00DA28BC" w:rsidP="00BA3209">
      <w:r w:rsidRPr="00903DBA">
        <w:t>Andrew W Appel. Modern Compiler Implementation in Java, 2nd edition. Cambridge University Press, 2002.</w:t>
      </w:r>
    </w:p>
    <w:p w14:paraId="05FCEBDC" w14:textId="77777777" w:rsidR="00DA28BC" w:rsidRPr="00903DBA" w:rsidRDefault="00DA28BC" w:rsidP="00BA3209">
      <w:r w:rsidRPr="00903DBA">
        <w:t>Andrew W Appel. Modern Compiler Implementation in C, 2nd edition. Cambridge University Press, 2004.</w:t>
      </w:r>
    </w:p>
    <w:p w14:paraId="52F1084C" w14:textId="77777777" w:rsidR="00DA28BC" w:rsidRPr="00903DBA" w:rsidRDefault="00DA28BC" w:rsidP="00BA3209">
      <w:r w:rsidRPr="00903DBA">
        <w:t>Andrew W Appel. Modern Compiler Implementation in ML, 2nd edition. Cambridge University Press, 2004.</w:t>
      </w:r>
    </w:p>
    <w:p w14:paraId="03D8405A" w14:textId="77777777" w:rsidR="00DA28BC" w:rsidRPr="00903DBA" w:rsidRDefault="00DA28BC" w:rsidP="00BA3209">
      <w:r w:rsidRPr="00903DBA">
        <w:t> </w:t>
      </w:r>
    </w:p>
    <w:p w14:paraId="1A297006" w14:textId="254D5C45" w:rsidR="00DA28BC" w:rsidRPr="00903DBA" w:rsidRDefault="00DA28BC" w:rsidP="00BA3209">
      <w:r w:rsidRPr="00903DBA">
        <w:t xml:space="preserve">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w:t>
      </w:r>
      <w:r w:rsidR="00721ABF">
        <w:t>the</w:t>
      </w:r>
      <w:r w:rsidRPr="00903DBA">
        <w:t>ory of a compiler, not just the code to implement it. Moreover, this book does not include the preprocessor, linker, or standard library, and the code is written in C, not Java.</w:t>
      </w:r>
    </w:p>
    <w:p w14:paraId="42BB59EA" w14:textId="77777777" w:rsidR="00DA28BC" w:rsidRPr="00903DBA" w:rsidRDefault="00DA28BC" w:rsidP="00BA3209">
      <w:r w:rsidRPr="00903DBA">
        <w:t> </w:t>
      </w:r>
    </w:p>
    <w:p w14:paraId="287547A4" w14:textId="77777777" w:rsidR="00DA28BC" w:rsidRPr="00903DBA" w:rsidRDefault="00DA28BC" w:rsidP="00BA3209">
      <w:r w:rsidRPr="00903DBA">
        <w:t>Christopher W. Fraser, David R. Hanson. A Retargetable C Compiler : Design and Implementation. Benjamin Cummings, 1995.</w:t>
      </w:r>
    </w:p>
    <w:p w14:paraId="364A2C0E" w14:textId="77777777" w:rsidR="00DA28BC" w:rsidRPr="00903DBA" w:rsidRDefault="00DA28BC" w:rsidP="00BA3209">
      <w:r w:rsidRPr="00903DBA">
        <w:t> </w:t>
      </w:r>
    </w:p>
    <w:p w14:paraId="5688E7E1" w14:textId="77777777" w:rsidR="00DA28BC" w:rsidRPr="00903DBA" w:rsidRDefault="00DA28BC" w:rsidP="00BA3209">
      <w:r w:rsidRPr="00903DBA">
        <w:t>This books deals with the more advanced parts of compiler construction; that is, compiler optimization. Even though I will include some optimization at the end of my book, it does not compete with this book.</w:t>
      </w:r>
    </w:p>
    <w:p w14:paraId="5D3497ED" w14:textId="77777777" w:rsidR="00DA28BC" w:rsidRPr="00903DBA" w:rsidRDefault="00DA28BC" w:rsidP="00BA3209">
      <w:r w:rsidRPr="00903DBA">
        <w:t> </w:t>
      </w:r>
    </w:p>
    <w:p w14:paraId="45B53C3C" w14:textId="77777777" w:rsidR="00DA28BC" w:rsidRPr="00903DBA" w:rsidRDefault="00DA28BC" w:rsidP="00BA3209">
      <w:r w:rsidRPr="00903DBA">
        <w:t>Steven S. Muchnick. Advanced Compiler Design &amp; Implementation. Morgan Kaufmann, 2003.</w:t>
      </w:r>
    </w:p>
    <w:p w14:paraId="54D49B2B" w14:textId="77777777" w:rsidR="00DA28BC" w:rsidRPr="00903DBA" w:rsidRDefault="00DA28BC" w:rsidP="00BA3209">
      <w:r w:rsidRPr="00903DBA">
        <w:t> </w:t>
      </w:r>
    </w:p>
    <w:p w14:paraId="7B51A47F" w14:textId="77777777" w:rsidR="00DA28BC" w:rsidRPr="00903DBA" w:rsidRDefault="00DA28BC" w:rsidP="00BA3209">
      <w:r w:rsidRPr="00903DBA">
        <w:t>Here is a suggestion for the chapters:</w:t>
      </w:r>
    </w:p>
    <w:p w14:paraId="0620A137" w14:textId="77777777" w:rsidR="00DA28BC" w:rsidRPr="00903DBA" w:rsidRDefault="00DA28BC" w:rsidP="00BA3209">
      <w:r w:rsidRPr="00903DBA">
        <w:t> </w:t>
      </w:r>
    </w:p>
    <w:p w14:paraId="2CD55EDF" w14:textId="77777777" w:rsidR="00DA28BC" w:rsidRPr="00903DBA" w:rsidRDefault="00DA28BC" w:rsidP="00BA3209">
      <w:r w:rsidRPr="00903DBA">
        <w:t>1. Introduction. Introduces the compiler phases described in the following chapters by demonstrating a compiler for a small toy language generating MIPS-code executable in the SPIM simulator.</w:t>
      </w:r>
    </w:p>
    <w:p w14:paraId="10A56B14" w14:textId="77777777" w:rsidR="00DA28BC" w:rsidRPr="00903DBA" w:rsidRDefault="00DA28BC" w:rsidP="00BA3209">
      <w:r w:rsidRPr="00903DBA">
        <w:t> </w:t>
      </w:r>
    </w:p>
    <w:p w14:paraId="35099E7B" w14:textId="77777777" w:rsidR="00DA28BC" w:rsidRPr="00903DBA" w:rsidRDefault="00DA28BC" w:rsidP="00BA3209">
      <w:r w:rsidRPr="00903DBA">
        <w:t>2. The Scanner. The scanner is a relatively small part of the compiler. Its task is to put together characters into tokens (the smallest significant parts of the source code). Examples are as key words, operators, and numerical values. The scanner is written in JLex, a lexical generator for Java, based on Lex for C.</w:t>
      </w:r>
    </w:p>
    <w:p w14:paraId="4D11A1B6" w14:textId="77777777" w:rsidR="00DA28BC" w:rsidRPr="00903DBA" w:rsidRDefault="00DA28BC" w:rsidP="00BA3209">
      <w:r w:rsidRPr="00903DBA">
        <w:t> </w:t>
      </w:r>
    </w:p>
    <w:p w14:paraId="38759278" w14:textId="77777777" w:rsidR="00DA28BC" w:rsidRPr="00903DBA" w:rsidRDefault="00DA28BC" w:rsidP="00BA3209">
      <w:r w:rsidRPr="00903DBA">
        <w:t>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Yacc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903DBA" w:rsidRDefault="00DA28BC" w:rsidP="00BA3209">
      <w:r w:rsidRPr="00903DBA">
        <w:t> </w:t>
      </w:r>
    </w:p>
    <w:p w14:paraId="1456C18C" w14:textId="77777777" w:rsidR="00DA28BC" w:rsidRPr="00903DBA" w:rsidRDefault="00DA28BC" w:rsidP="00BA3209">
      <w:r w:rsidRPr="00903DBA">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903DBA" w:rsidRDefault="00DA28BC" w:rsidP="00BA3209">
      <w:r w:rsidRPr="00903DBA">
        <w:t> </w:t>
      </w:r>
    </w:p>
    <w:p w14:paraId="7BAA3E0E" w14:textId="77777777" w:rsidR="00DA28BC" w:rsidRPr="00903DBA" w:rsidRDefault="00DA28BC" w:rsidP="00BA3209">
      <w:r w:rsidRPr="00903DBA">
        <w:t>5. Type Checking. C++ has a rather large set of operators with complicated rules that need to be checked.</w:t>
      </w:r>
    </w:p>
    <w:p w14:paraId="4D1B98EB" w14:textId="77777777" w:rsidR="00DA28BC" w:rsidRPr="00903DBA" w:rsidRDefault="00DA28BC" w:rsidP="00BA3209">
      <w:r w:rsidRPr="00903DBA">
        <w:t> </w:t>
      </w:r>
    </w:p>
    <w:p w14:paraId="36C656B3" w14:textId="77777777" w:rsidR="00DA28BC" w:rsidRPr="00903DBA" w:rsidRDefault="00DA28BC" w:rsidP="00BA3209">
      <w:r w:rsidRPr="00903DBA">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903DBA" w:rsidRDefault="00DA28BC" w:rsidP="00BA3209">
      <w:r w:rsidRPr="00903DBA">
        <w:t> </w:t>
      </w:r>
    </w:p>
    <w:p w14:paraId="725D5A97" w14:textId="1FF23C0A" w:rsidR="00DA28BC" w:rsidRPr="00903DBA" w:rsidRDefault="00DA28BC" w:rsidP="00BA3209">
      <w:r w:rsidRPr="00903DBA">
        <w:t xml:space="preserve">7. Static and Dynamic </w:t>
      </w:r>
      <w:r w:rsidR="00C37108" w:rsidRPr="00903DBA">
        <w:t>Initialization</w:t>
      </w:r>
      <w:r w:rsidRPr="00903DBA">
        <w:t xml:space="preserve">. In C++, variables can be </w:t>
      </w:r>
      <w:r w:rsidR="00266D64" w:rsidRPr="00903DBA">
        <w:t>initialized</w:t>
      </w:r>
      <w:r w:rsidRPr="00903DBA">
        <w:t xml:space="preserve">. If the variable is static, the data shall be generated and placed in the static area of the final target code. If it is dynamic, the </w:t>
      </w:r>
      <w:r w:rsidR="00F4217C" w:rsidRPr="00903DBA">
        <w:t>initialization</w:t>
      </w:r>
      <w:r w:rsidRPr="00903DBA">
        <w:t xml:space="preserve"> will result in a series of assignments. One thing that complicates the issue is that it is possible to </w:t>
      </w:r>
      <w:r w:rsidR="00631D4D" w:rsidRPr="00903DBA">
        <w:t>initialize</w:t>
      </w:r>
      <w:r w:rsidRPr="00903DBA">
        <w:t xml:space="preserve"> hierarchical structures made up by structures and arrays with one flat list.</w:t>
      </w:r>
    </w:p>
    <w:p w14:paraId="02693E3B" w14:textId="77777777" w:rsidR="00DA28BC" w:rsidRPr="00903DBA" w:rsidRDefault="00DA28BC" w:rsidP="00BA3209">
      <w:r w:rsidRPr="00903DBA">
        <w:t> </w:t>
      </w:r>
    </w:p>
    <w:p w14:paraId="1A851C27" w14:textId="77777777" w:rsidR="00DA28BC" w:rsidRPr="00903DBA" w:rsidRDefault="00DA28BC" w:rsidP="00BA3209">
      <w:r w:rsidRPr="00903DBA">
        <w:t>8. Intermediate Code Optimization. The intermediate code can be optimized. For instance, code that is never reached and assignment of variables that are never used shall be removed.</w:t>
      </w:r>
    </w:p>
    <w:p w14:paraId="7F95B8EB" w14:textId="77777777" w:rsidR="00DA28BC" w:rsidRPr="00903DBA" w:rsidRDefault="00DA28BC" w:rsidP="00BA3209">
      <w:r w:rsidRPr="00903DBA">
        <w:t> </w:t>
      </w:r>
    </w:p>
    <w:p w14:paraId="2DE3FB6B" w14:textId="77777777" w:rsidR="00DA28BC" w:rsidRPr="00903DBA" w:rsidRDefault="00DA28BC" w:rsidP="00BA3209">
      <w:r w:rsidRPr="00903DBA">
        <w:t>9. Target Code Generation. The target code of the C++ compiler of this book is Intel x86,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903DBA" w:rsidRDefault="00DA28BC" w:rsidP="00BA3209">
      <w:r w:rsidRPr="00903DBA">
        <w:t> </w:t>
      </w:r>
    </w:p>
    <w:p w14:paraId="5B19C972" w14:textId="77777777" w:rsidR="00DA28BC" w:rsidRPr="00903DBA" w:rsidRDefault="00DA28BC" w:rsidP="00BA3209">
      <w:r w:rsidRPr="00903DBA">
        <w:t>10. The Preprocessor. Before the actually compilation starts, the source code has been traversed by the preprocessor that replaces macros with text, includes header files, and provides conditional programming.</w:t>
      </w:r>
    </w:p>
    <w:p w14:paraId="0751EEB6" w14:textId="77777777" w:rsidR="00DA28BC" w:rsidRPr="00903DBA" w:rsidRDefault="00DA28BC" w:rsidP="00BA3209">
      <w:r w:rsidRPr="00903DBA">
        <w:t> </w:t>
      </w:r>
    </w:p>
    <w:p w14:paraId="6D3F7CDA" w14:textId="77777777" w:rsidR="00DA28BC" w:rsidRPr="00903DBA" w:rsidRDefault="00DA28BC" w:rsidP="00BA3209">
      <w:r w:rsidRPr="00903DBA">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903DBA" w:rsidRDefault="00DA28BC" w:rsidP="00BA3209">
      <w:r w:rsidRPr="00903DBA">
        <w:t> </w:t>
      </w:r>
    </w:p>
    <w:p w14:paraId="6B1D99F0" w14:textId="77777777" w:rsidR="00DA28BC" w:rsidRPr="00903DBA" w:rsidRDefault="00DA28BC" w:rsidP="00BA3209">
      <w:r w:rsidRPr="00903DBA">
        <w:t>12. The C Standard Library, made up by functions and macros, which will be included by the linker in the final executable file.</w:t>
      </w:r>
    </w:p>
    <w:p w14:paraId="69A77D54" w14:textId="77777777" w:rsidR="00DA28BC" w:rsidRPr="00903DBA" w:rsidRDefault="00DA28BC" w:rsidP="00BA3209"/>
    <w:p w14:paraId="597FE425" w14:textId="77777777" w:rsidR="00DA28BC" w:rsidRPr="00903DBA" w:rsidRDefault="00DA28BC" w:rsidP="00BA3209">
      <w:r w:rsidRPr="00903DBA">
        <w:t>13. The C++ Standard Library, made up by classes, to a certain extent is based on C standard library.</w:t>
      </w:r>
    </w:p>
    <w:p w14:paraId="6E512353" w14:textId="77777777" w:rsidR="005F7461" w:rsidRPr="00903DBA" w:rsidRDefault="005F7461">
      <w:pPr>
        <w:spacing w:before="0" w:after="160"/>
        <w:jc w:val="left"/>
      </w:pPr>
      <w:r w:rsidRPr="00903DBA">
        <w:br w:type="page"/>
      </w:r>
    </w:p>
    <w:p w14:paraId="4CDEAE96" w14:textId="37FC8A44" w:rsidR="005F7461" w:rsidRPr="00903DBA" w:rsidRDefault="005F7461" w:rsidP="005F7461">
      <w:r w:rsidRPr="00903DBA">
        <w:t>The compiler is made up of several phases:</w:t>
      </w:r>
    </w:p>
    <w:p w14:paraId="15DC7F9F" w14:textId="77777777" w:rsidR="005F7461" w:rsidRPr="00903DBA" w:rsidRDefault="005F7461" w:rsidP="005F7461">
      <w:r w:rsidRPr="00903DBA">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150034" w:rsidRDefault="00150034" w:rsidP="00E65FE6">
                              <w:pPr>
                                <w:rPr>
                                  <w:lang w:val="sv-SE"/>
                                </w:rPr>
                              </w:pPr>
                              <w:r>
                                <w:rPr>
                                  <w:lang w:val="sv-SE"/>
                                </w:rPr>
                                <w:t>Preprocessor</w:t>
                              </w:r>
                            </w:p>
                            <w:p w14:paraId="04F32221" w14:textId="77777777" w:rsidR="00150034" w:rsidRPr="00C7380D" w:rsidRDefault="00150034" w:rsidP="00E65FE6">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150034" w:rsidRPr="008541FD" w:rsidRDefault="00150034" w:rsidP="00E65FE6">
                              <w:r w:rsidRPr="008541FD">
                                <w:t>Source</w:t>
                              </w:r>
                              <w:r>
                                <w:t xml:space="preserve"> </w:t>
                              </w:r>
                              <w:r w:rsidRPr="008541FD">
                                <w:t>Code</w:t>
                              </w:r>
                            </w:p>
                            <w:p w14:paraId="4FCEAC5C" w14:textId="77777777" w:rsidR="00150034" w:rsidRDefault="00150034" w:rsidP="00E65FE6">
                              <w:r>
                                <w:rPr>
                                  <w:rFonts w:eastAsia="Calibri"/>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150034" w:rsidRDefault="00150034" w:rsidP="00E65FE6">
                              <w: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150034" w:rsidRDefault="00150034" w:rsidP="00E65FE6">
                              <w:r>
                                <w:t>Processed Code</w:t>
                              </w:r>
                            </w:p>
                            <w:p w14:paraId="14142DBC" w14:textId="77777777" w:rsidR="00150034" w:rsidRDefault="00150034"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150034" w:rsidRDefault="00150034" w:rsidP="00E65FE6">
                              <w: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150034" w:rsidRDefault="00150034" w:rsidP="00E65FE6">
                              <w:r>
                                <w:t>Syntax Tree</w:t>
                              </w:r>
                            </w:p>
                            <w:p w14:paraId="070DB26E" w14:textId="77777777" w:rsidR="00150034" w:rsidRDefault="00150034"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150034" w:rsidRDefault="00150034" w:rsidP="00E65FE6">
                              <w: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150034" w:rsidRDefault="00150034" w:rsidP="00E65FE6">
                              <w:r>
                                <w:t>Optimized Syntax Tree</w:t>
                              </w:r>
                            </w:p>
                            <w:p w14:paraId="3315953C" w14:textId="77777777" w:rsidR="00150034" w:rsidRDefault="00150034"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150034" w:rsidRDefault="00150034" w:rsidP="00E65FE6">
                              <w: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150034" w:rsidRDefault="00150034" w:rsidP="00E65FE6">
                              <w:r>
                                <w:t>Middle Code List</w:t>
                              </w:r>
                            </w:p>
                            <w:p w14:paraId="321C1BE9" w14:textId="77777777" w:rsidR="00150034" w:rsidRDefault="00150034"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150034" w:rsidRDefault="00150034" w:rsidP="00E65FE6">
                              <w:r>
                                <w:t>Optimized Middle Code List</w:t>
                              </w:r>
                            </w:p>
                            <w:p w14:paraId="4CF9CB98" w14:textId="77777777" w:rsidR="00150034" w:rsidRDefault="00150034" w:rsidP="00E65FE6">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150034" w:rsidRDefault="00150034" w:rsidP="00E65FE6">
                              <w: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150034" w:rsidRDefault="00150034" w:rsidP="00E65FE6">
                              <w: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">
                <v:shape id="_x0000_s1615" type="#_x0000_t75" style="position:absolute;width:59436;height:72885;visibility:visible;mso-wrap-style:square">
                  <v:fill o:detectmouseclick="t"/>
                  <v:path o:connecttype="none"/>
                </v:shape>
                <v:shape id="Textruta 385" o:spid="_x0000_s16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150034" w:rsidRDefault="00150034" w:rsidP="00E65FE6">
                        <w:pPr>
                          <w:rPr>
                            <w:lang w:val="sv-SE"/>
                          </w:rPr>
                        </w:pPr>
                        <w:r>
                          <w:rPr>
                            <w:lang w:val="sv-SE"/>
                          </w:rPr>
                          <w:t>Preprocessor</w:t>
                        </w:r>
                      </w:p>
                      <w:p w14:paraId="04F32221" w14:textId="77777777" w:rsidR="00150034" w:rsidRPr="00C7380D" w:rsidRDefault="00150034" w:rsidP="00E65FE6">
                        <w:pPr>
                          <w:rPr>
                            <w:lang w:val="sv-SE"/>
                          </w:rPr>
                        </w:pPr>
                      </w:p>
                    </w:txbxContent>
                  </v:textbox>
                </v:shape>
                <v:shape id="Textruta 7" o:spid="_x0000_s16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150034" w:rsidRPr="008541FD" w:rsidRDefault="00150034" w:rsidP="00E65FE6">
                        <w:r w:rsidRPr="008541FD">
                          <w:t>Source</w:t>
                        </w:r>
                        <w:r>
                          <w:t xml:space="preserve"> </w:t>
                        </w:r>
                        <w:r w:rsidRPr="008541FD">
                          <w:t>Code</w:t>
                        </w:r>
                      </w:p>
                      <w:p w14:paraId="4FCEAC5C" w14:textId="77777777" w:rsidR="00150034" w:rsidRDefault="00150034" w:rsidP="00E65FE6">
                        <w:r>
                          <w:rPr>
                            <w:rFonts w:eastAsia="Calibri"/>
                          </w:rPr>
                          <w:t> </w:t>
                        </w:r>
                      </w:p>
                    </w:txbxContent>
                  </v:textbox>
                </v:shape>
                <v:shape id="Rak pilkoppling 387" o:spid="_x0000_s16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150034" w:rsidRDefault="00150034" w:rsidP="00E65FE6">
                        <w:r>
                          <w:t>Parser</w:t>
                        </w:r>
                      </w:p>
                    </w:txbxContent>
                  </v:textbox>
                </v:shape>
                <v:shape id="Textruta 7" o:spid="_x0000_s16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150034" w:rsidRDefault="00150034" w:rsidP="00E65FE6">
                        <w:r>
                          <w:t>Processed Code</w:t>
                        </w:r>
                      </w:p>
                      <w:p w14:paraId="14142DBC" w14:textId="77777777" w:rsidR="00150034" w:rsidRDefault="00150034" w:rsidP="00E65FE6">
                        <w:r>
                          <w:t> </w:t>
                        </w:r>
                      </w:p>
                    </w:txbxContent>
                  </v:textbox>
                </v:shape>
                <v:shape id="Rak pilkoppling 405" o:spid="_x0000_s16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150034" w:rsidRDefault="00150034" w:rsidP="00E65FE6">
                        <w:r>
                          <w:t>Syntax Tree Optimister</w:t>
                        </w:r>
                      </w:p>
                    </w:txbxContent>
                  </v:textbox>
                </v:shape>
                <v:shape id="Textruta 7" o:spid="_x0000_s16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150034" w:rsidRDefault="00150034" w:rsidP="00E65FE6">
                        <w:r>
                          <w:t>Syntax Tree</w:t>
                        </w:r>
                      </w:p>
                      <w:p w14:paraId="070DB26E" w14:textId="77777777" w:rsidR="00150034" w:rsidRDefault="00150034" w:rsidP="00E65FE6">
                        <w:r>
                          <w:t> </w:t>
                        </w:r>
                      </w:p>
                    </w:txbxContent>
                  </v:textbox>
                </v:shape>
                <v:shape id="Rak pilkoppling 418" o:spid="_x0000_s16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150034" w:rsidRDefault="00150034" w:rsidP="00E65FE6">
                        <w:r>
                          <w:t>Middle Code Generator</w:t>
                        </w:r>
                      </w:p>
                    </w:txbxContent>
                  </v:textbox>
                </v:shape>
                <v:shape id="Textruta 7" o:spid="_x0000_s16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150034" w:rsidRDefault="00150034" w:rsidP="00E65FE6">
                        <w:r>
                          <w:t>Optimized Syntax Tree</w:t>
                        </w:r>
                      </w:p>
                      <w:p w14:paraId="3315953C" w14:textId="77777777" w:rsidR="00150034" w:rsidRDefault="00150034" w:rsidP="00E65FE6">
                        <w:r>
                          <w:t> </w:t>
                        </w:r>
                      </w:p>
                    </w:txbxContent>
                  </v:textbox>
                </v:shape>
                <v:shape id="Rak pilkoppling 422" o:spid="_x0000_s16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150034" w:rsidRDefault="00150034" w:rsidP="00E65FE6">
                        <w:r>
                          <w:t>Middle Code Optimizer</w:t>
                        </w:r>
                      </w:p>
                    </w:txbxContent>
                  </v:textbox>
                </v:shape>
                <v:shape id="Textruta 7" o:spid="_x0000_s16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150034" w:rsidRDefault="00150034" w:rsidP="00E65FE6">
                        <w:r>
                          <w:t>Middle Code List</w:t>
                        </w:r>
                      </w:p>
                      <w:p w14:paraId="321C1BE9" w14:textId="77777777" w:rsidR="00150034" w:rsidRDefault="00150034" w:rsidP="00E65FE6">
                        <w:r>
                          <w:t> </w:t>
                        </w:r>
                      </w:p>
                    </w:txbxContent>
                  </v:textbox>
                </v:shape>
                <v:shape id="Rak pilkoppling 426" o:spid="_x0000_s16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150034" w:rsidRDefault="00150034" w:rsidP="00E65FE6">
                        <w:r>
                          <w:t>Optimized Middle Code List</w:t>
                        </w:r>
                      </w:p>
                      <w:p w14:paraId="4CF9CB98" w14:textId="77777777" w:rsidR="00150034" w:rsidRDefault="00150034" w:rsidP="00E65FE6">
                        <w:r>
                          <w:t> </w:t>
                        </w:r>
                      </w:p>
                    </w:txbxContent>
                  </v:textbox>
                </v:shape>
                <v:shape id="Rak pilkoppling 434" o:spid="_x0000_s16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150034" w:rsidRDefault="00150034" w:rsidP="00E65FE6">
                        <w:r>
                          <w:t>Scanner</w:t>
                        </w:r>
                      </w:p>
                    </w:txbxContent>
                  </v:textbox>
                </v:shape>
                <v:shape id="Textruta 7" o:spid="_x0000_s16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150034" w:rsidRDefault="00150034" w:rsidP="00E65FE6">
                        <w:r>
                          <w:t>Symbol Table</w:t>
                        </w:r>
                      </w:p>
                    </w:txbxContent>
                  </v:textbox>
                </v:shape>
                <v:shape id="Rak pilkoppling 437" o:spid="_x0000_s16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903DBA" w:rsidRDefault="006F14D0" w:rsidP="00F03D06">
      <w:r w:rsidRPr="00903DBA">
        <w:rPr>
          <w:noProof/>
          <w:lang w:eastAsia="sv-SE"/>
        </w:rPr>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150034" w:rsidRDefault="00150034" w:rsidP="006F14D0">
                              <w:pPr>
                                <w:spacing w:before="60" w:after="0"/>
                                <w:jc w:val="center"/>
                                <w:rPr>
                                  <w:lang w:val="sv-SE"/>
                                </w:rPr>
                              </w:pPr>
                              <w:r>
                                <w:rPr>
                                  <w:lang w:val="sv-SE"/>
                                </w:rPr>
                                <w:t>Preprocessor</w:t>
                              </w:r>
                            </w:p>
                            <w:p w14:paraId="2CD90E0F" w14:textId="77777777" w:rsidR="00150034" w:rsidRPr="00C7380D" w:rsidRDefault="00150034"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150034" w:rsidRPr="008541FD" w:rsidRDefault="00150034" w:rsidP="006F14D0">
                              <w:pPr>
                                <w:spacing w:before="60" w:after="0"/>
                                <w:jc w:val="center"/>
                              </w:pPr>
                              <w:r w:rsidRPr="008541FD">
                                <w:t>Source</w:t>
                              </w:r>
                              <w:r>
                                <w:t xml:space="preserve"> </w:t>
                              </w:r>
                              <w:r w:rsidRPr="008541FD">
                                <w:t>Code</w:t>
                              </w:r>
                            </w:p>
                            <w:p w14:paraId="1314F231" w14:textId="77777777" w:rsidR="00150034" w:rsidRDefault="00150034"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150034" w:rsidRDefault="00150034"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150034" w:rsidRDefault="00150034" w:rsidP="006F14D0">
                              <w:pPr>
                                <w:pStyle w:val="Normalwebb"/>
                                <w:spacing w:before="60" w:line="256" w:lineRule="auto"/>
                                <w:jc w:val="center"/>
                              </w:pPr>
                              <w:r>
                                <w:rPr>
                                  <w:rFonts w:eastAsia="Calibri"/>
                                  <w:sz w:val="22"/>
                                  <w:szCs w:val="22"/>
                                  <w:lang w:val="en-US"/>
                                </w:rPr>
                                <w:t>Processed Code</w:t>
                              </w:r>
                            </w:p>
                            <w:p w14:paraId="705B7689" w14:textId="77777777" w:rsidR="00150034" w:rsidRDefault="00150034"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150034" w:rsidRDefault="00150034"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150034" w:rsidRDefault="00150034" w:rsidP="006F14D0">
                              <w:pPr>
                                <w:pStyle w:val="Normalwebb"/>
                                <w:spacing w:before="60" w:line="254" w:lineRule="auto"/>
                                <w:jc w:val="center"/>
                              </w:pPr>
                              <w:r>
                                <w:rPr>
                                  <w:rFonts w:eastAsia="Calibri"/>
                                  <w:sz w:val="22"/>
                                  <w:szCs w:val="22"/>
                                  <w:lang w:val="en-US"/>
                                </w:rPr>
                                <w:t>Syntax Tree</w:t>
                              </w:r>
                            </w:p>
                            <w:p w14:paraId="20988EE2" w14:textId="77777777" w:rsidR="00150034" w:rsidRDefault="00150034"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150034" w:rsidRDefault="00150034"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150034" w:rsidRDefault="00150034" w:rsidP="006F14D0">
                              <w:pPr>
                                <w:pStyle w:val="Normalwebb"/>
                                <w:spacing w:before="60" w:line="252" w:lineRule="auto"/>
                                <w:jc w:val="center"/>
                              </w:pPr>
                              <w:r>
                                <w:rPr>
                                  <w:rFonts w:eastAsia="Calibri"/>
                                  <w:sz w:val="22"/>
                                  <w:szCs w:val="22"/>
                                  <w:lang w:val="en-US"/>
                                </w:rPr>
                                <w:t>Optimized Syntax Tree</w:t>
                              </w:r>
                            </w:p>
                            <w:p w14:paraId="35223DB0" w14:textId="77777777" w:rsidR="00150034" w:rsidRDefault="00150034"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150034" w:rsidRDefault="00150034"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150034" w:rsidRDefault="00150034" w:rsidP="006F14D0">
                              <w:pPr>
                                <w:pStyle w:val="Normalwebb"/>
                                <w:spacing w:before="60" w:line="252" w:lineRule="auto"/>
                                <w:jc w:val="center"/>
                              </w:pPr>
                              <w:r>
                                <w:rPr>
                                  <w:rFonts w:eastAsia="Calibri"/>
                                  <w:sz w:val="22"/>
                                  <w:szCs w:val="22"/>
                                  <w:lang w:val="en-US"/>
                                </w:rPr>
                                <w:t>Middle Code List</w:t>
                              </w:r>
                            </w:p>
                            <w:p w14:paraId="5410A942" w14:textId="77777777" w:rsidR="00150034" w:rsidRDefault="00150034"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150034" w:rsidRDefault="00150034" w:rsidP="006F14D0">
                              <w:pPr>
                                <w:pStyle w:val="Normalwebb"/>
                                <w:spacing w:before="60" w:line="252" w:lineRule="auto"/>
                                <w:jc w:val="center"/>
                              </w:pPr>
                              <w:r>
                                <w:rPr>
                                  <w:rFonts w:eastAsia="Calibri"/>
                                  <w:sz w:val="22"/>
                                  <w:szCs w:val="22"/>
                                  <w:lang w:val="en-US"/>
                                </w:rPr>
                                <w:t>Optimized Middle Code List</w:t>
                              </w:r>
                            </w:p>
                            <w:p w14:paraId="36F7A1DE" w14:textId="77777777" w:rsidR="00150034" w:rsidRDefault="00150034"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150034" w:rsidRDefault="00150034"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150034" w:rsidRDefault="00150034"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41"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">
                <v:shape id="_x0000_s1642" type="#_x0000_t75" style="position:absolute;width:59436;height:72885;visibility:visible;mso-wrap-style:square">
                  <v:fill o:detectmouseclick="t"/>
                  <v:path o:connecttype="none"/>
                </v:shape>
                <v:shape id="Textruta 7" o:spid="_x0000_s1643"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150034" w:rsidRDefault="00150034" w:rsidP="006F14D0">
                        <w:pPr>
                          <w:spacing w:before="60" w:after="0"/>
                          <w:jc w:val="center"/>
                          <w:rPr>
                            <w:lang w:val="sv-SE"/>
                          </w:rPr>
                        </w:pPr>
                        <w:r>
                          <w:rPr>
                            <w:lang w:val="sv-SE"/>
                          </w:rPr>
                          <w:t>Preprocessor</w:t>
                        </w:r>
                      </w:p>
                      <w:p w14:paraId="2CD90E0F" w14:textId="77777777" w:rsidR="00150034" w:rsidRPr="00C7380D" w:rsidRDefault="00150034" w:rsidP="006F14D0">
                        <w:pPr>
                          <w:rPr>
                            <w:lang w:val="sv-SE"/>
                          </w:rPr>
                        </w:pPr>
                      </w:p>
                    </w:txbxContent>
                  </v:textbox>
                </v:shape>
                <v:shape id="Textruta 7" o:spid="_x0000_s1644"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150034" w:rsidRPr="008541FD" w:rsidRDefault="00150034" w:rsidP="006F14D0">
                        <w:pPr>
                          <w:spacing w:before="60" w:after="0"/>
                          <w:jc w:val="center"/>
                        </w:pPr>
                        <w:r w:rsidRPr="008541FD">
                          <w:t>Source</w:t>
                        </w:r>
                        <w:r>
                          <w:t xml:space="preserve"> </w:t>
                        </w:r>
                        <w:r w:rsidRPr="008541FD">
                          <w:t>Code</w:t>
                        </w:r>
                      </w:p>
                      <w:p w14:paraId="1314F231" w14:textId="77777777" w:rsidR="00150034" w:rsidRDefault="00150034" w:rsidP="006F14D0">
                        <w:pPr>
                          <w:pStyle w:val="Normalwebb"/>
                          <w:spacing w:before="120" w:after="120" w:line="256" w:lineRule="auto"/>
                        </w:pPr>
                        <w:r>
                          <w:rPr>
                            <w:rFonts w:eastAsia="Calibri"/>
                            <w:sz w:val="22"/>
                            <w:szCs w:val="22"/>
                          </w:rPr>
                          <w:t> </w:t>
                        </w:r>
                      </w:p>
                    </w:txbxContent>
                  </v:textbox>
                </v:shape>
                <v:shape id="Rak pilkoppling 8" o:spid="_x0000_s1645"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46"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150034" w:rsidRDefault="00150034" w:rsidP="006F14D0">
                        <w:pPr>
                          <w:pStyle w:val="Normalwebb"/>
                          <w:spacing w:before="60" w:line="256" w:lineRule="auto"/>
                          <w:jc w:val="center"/>
                        </w:pPr>
                        <w:r>
                          <w:rPr>
                            <w:rFonts w:eastAsia="Calibri"/>
                            <w:sz w:val="22"/>
                            <w:szCs w:val="22"/>
                          </w:rPr>
                          <w:t>Parser</w:t>
                        </w:r>
                      </w:p>
                    </w:txbxContent>
                  </v:textbox>
                </v:shape>
                <v:shape id="Textruta 7" o:spid="_x0000_s1647"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150034" w:rsidRDefault="00150034" w:rsidP="006F14D0">
                        <w:pPr>
                          <w:pStyle w:val="Normalwebb"/>
                          <w:spacing w:before="60" w:line="256" w:lineRule="auto"/>
                          <w:jc w:val="center"/>
                        </w:pPr>
                        <w:r>
                          <w:rPr>
                            <w:rFonts w:eastAsia="Calibri"/>
                            <w:sz w:val="22"/>
                            <w:szCs w:val="22"/>
                            <w:lang w:val="en-US"/>
                          </w:rPr>
                          <w:t>Processed Code</w:t>
                        </w:r>
                      </w:p>
                      <w:p w14:paraId="705B7689" w14:textId="77777777" w:rsidR="00150034" w:rsidRDefault="00150034" w:rsidP="006F14D0">
                        <w:pPr>
                          <w:pStyle w:val="Normalwebb"/>
                          <w:spacing w:before="120" w:after="120" w:line="254" w:lineRule="auto"/>
                        </w:pPr>
                        <w:r>
                          <w:rPr>
                            <w:rFonts w:eastAsia="Calibri"/>
                            <w:sz w:val="22"/>
                            <w:szCs w:val="22"/>
                          </w:rPr>
                          <w:t> </w:t>
                        </w:r>
                      </w:p>
                    </w:txbxContent>
                  </v:textbox>
                </v:shape>
                <v:shape id="Rak pilkoppling 383" o:spid="_x0000_s1648"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49"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50"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150034" w:rsidRDefault="00150034" w:rsidP="006F14D0">
                        <w:pPr>
                          <w:pStyle w:val="Normalwebb"/>
                          <w:spacing w:before="60" w:line="254" w:lineRule="auto"/>
                          <w:jc w:val="center"/>
                        </w:pPr>
                        <w:r>
                          <w:rPr>
                            <w:rFonts w:eastAsia="Calibri"/>
                            <w:sz w:val="22"/>
                            <w:szCs w:val="22"/>
                          </w:rPr>
                          <w:t>Syntax Tree Optimister</w:t>
                        </w:r>
                      </w:p>
                    </w:txbxContent>
                  </v:textbox>
                </v:shape>
                <v:shape id="Textruta 7" o:spid="_x0000_s1651"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150034" w:rsidRDefault="00150034" w:rsidP="006F14D0">
                        <w:pPr>
                          <w:pStyle w:val="Normalwebb"/>
                          <w:spacing w:before="60" w:line="254" w:lineRule="auto"/>
                          <w:jc w:val="center"/>
                        </w:pPr>
                        <w:r>
                          <w:rPr>
                            <w:rFonts w:eastAsia="Calibri"/>
                            <w:sz w:val="22"/>
                            <w:szCs w:val="22"/>
                            <w:lang w:val="en-US"/>
                          </w:rPr>
                          <w:t>Syntax Tree</w:t>
                        </w:r>
                      </w:p>
                      <w:p w14:paraId="20988EE2" w14:textId="77777777" w:rsidR="00150034" w:rsidRDefault="00150034" w:rsidP="006F14D0">
                        <w:pPr>
                          <w:pStyle w:val="Normalwebb"/>
                          <w:spacing w:before="120" w:after="120" w:line="252" w:lineRule="auto"/>
                        </w:pPr>
                        <w:r>
                          <w:rPr>
                            <w:rFonts w:eastAsia="Calibri"/>
                            <w:sz w:val="22"/>
                            <w:szCs w:val="22"/>
                          </w:rPr>
                          <w:t> </w:t>
                        </w:r>
                      </w:p>
                    </w:txbxContent>
                  </v:textbox>
                </v:shape>
                <v:shape id="Rak pilkoppling 390" o:spid="_x0000_s1652"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53"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54"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150034" w:rsidRDefault="00150034" w:rsidP="006F14D0">
                        <w:pPr>
                          <w:pStyle w:val="Normalwebb"/>
                          <w:spacing w:before="60" w:line="252" w:lineRule="auto"/>
                          <w:jc w:val="center"/>
                        </w:pPr>
                        <w:r>
                          <w:rPr>
                            <w:rFonts w:eastAsia="Calibri"/>
                            <w:sz w:val="22"/>
                            <w:szCs w:val="22"/>
                          </w:rPr>
                          <w:t>Middle Code Generator</w:t>
                        </w:r>
                      </w:p>
                    </w:txbxContent>
                  </v:textbox>
                </v:shape>
                <v:shape id="Textruta 7" o:spid="_x0000_s1655"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150034" w:rsidRDefault="00150034" w:rsidP="006F14D0">
                        <w:pPr>
                          <w:pStyle w:val="Normalwebb"/>
                          <w:spacing w:before="60" w:line="252" w:lineRule="auto"/>
                          <w:jc w:val="center"/>
                        </w:pPr>
                        <w:r>
                          <w:rPr>
                            <w:rFonts w:eastAsia="Calibri"/>
                            <w:sz w:val="22"/>
                            <w:szCs w:val="22"/>
                            <w:lang w:val="en-US"/>
                          </w:rPr>
                          <w:t>Optimized Syntax Tree</w:t>
                        </w:r>
                      </w:p>
                      <w:p w14:paraId="35223DB0" w14:textId="77777777" w:rsidR="00150034" w:rsidRDefault="00150034" w:rsidP="006F14D0">
                        <w:pPr>
                          <w:pStyle w:val="Normalwebb"/>
                          <w:spacing w:before="120" w:after="120" w:line="252" w:lineRule="auto"/>
                        </w:pPr>
                        <w:r>
                          <w:rPr>
                            <w:rFonts w:eastAsia="Calibri"/>
                            <w:sz w:val="22"/>
                            <w:szCs w:val="22"/>
                          </w:rPr>
                          <w:t> </w:t>
                        </w:r>
                      </w:p>
                    </w:txbxContent>
                  </v:textbox>
                </v:shape>
                <v:shape id="Rak pilkoppling 394" o:spid="_x0000_s1656"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57"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58"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150034" w:rsidRDefault="00150034" w:rsidP="006F14D0">
                        <w:pPr>
                          <w:pStyle w:val="Normalwebb"/>
                          <w:spacing w:before="60" w:line="252" w:lineRule="auto"/>
                          <w:jc w:val="center"/>
                        </w:pPr>
                        <w:r>
                          <w:rPr>
                            <w:rFonts w:eastAsia="Calibri"/>
                            <w:sz w:val="22"/>
                            <w:szCs w:val="22"/>
                          </w:rPr>
                          <w:t>Middle Code Optimizer</w:t>
                        </w:r>
                      </w:p>
                    </w:txbxContent>
                  </v:textbox>
                </v:shape>
                <v:shape id="Textruta 7" o:spid="_x0000_s1659"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150034" w:rsidRDefault="00150034" w:rsidP="006F14D0">
                        <w:pPr>
                          <w:pStyle w:val="Normalwebb"/>
                          <w:spacing w:before="60" w:line="252" w:lineRule="auto"/>
                          <w:jc w:val="center"/>
                        </w:pPr>
                        <w:r>
                          <w:rPr>
                            <w:rFonts w:eastAsia="Calibri"/>
                            <w:sz w:val="22"/>
                            <w:szCs w:val="22"/>
                            <w:lang w:val="en-US"/>
                          </w:rPr>
                          <w:t>Middle Code List</w:t>
                        </w:r>
                      </w:p>
                      <w:p w14:paraId="5410A942" w14:textId="77777777" w:rsidR="00150034" w:rsidRDefault="00150034" w:rsidP="006F14D0">
                        <w:pPr>
                          <w:pStyle w:val="Normalwebb"/>
                          <w:spacing w:before="120" w:after="120" w:line="252" w:lineRule="auto"/>
                        </w:pPr>
                        <w:r>
                          <w:rPr>
                            <w:rFonts w:eastAsia="Calibri"/>
                            <w:sz w:val="22"/>
                            <w:szCs w:val="22"/>
                          </w:rPr>
                          <w:t> </w:t>
                        </w:r>
                      </w:p>
                    </w:txbxContent>
                  </v:textbox>
                </v:shape>
                <v:shape id="Rak pilkoppling 398" o:spid="_x0000_s1660"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61"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62"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150034" w:rsidRDefault="00150034" w:rsidP="006F14D0">
                        <w:pPr>
                          <w:pStyle w:val="Normalwebb"/>
                          <w:spacing w:before="60" w:line="252" w:lineRule="auto"/>
                          <w:jc w:val="center"/>
                        </w:pPr>
                        <w:r>
                          <w:rPr>
                            <w:rFonts w:eastAsia="Calibri"/>
                            <w:sz w:val="22"/>
                            <w:szCs w:val="22"/>
                            <w:lang w:val="en-US"/>
                          </w:rPr>
                          <w:t>Optimized Middle Code List</w:t>
                        </w:r>
                      </w:p>
                      <w:p w14:paraId="36F7A1DE" w14:textId="77777777" w:rsidR="00150034" w:rsidRDefault="00150034" w:rsidP="006F14D0">
                        <w:pPr>
                          <w:pStyle w:val="Normalwebb"/>
                          <w:spacing w:before="120" w:after="120" w:line="252" w:lineRule="auto"/>
                        </w:pPr>
                        <w:r>
                          <w:rPr>
                            <w:rFonts w:eastAsia="Calibri"/>
                            <w:sz w:val="22"/>
                            <w:szCs w:val="22"/>
                          </w:rPr>
                          <w:t> </w:t>
                        </w:r>
                      </w:p>
                    </w:txbxContent>
                  </v:textbox>
                </v:shape>
                <v:shape id="Rak pilkoppling 403" o:spid="_x0000_s1663"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64"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150034" w:rsidRDefault="00150034" w:rsidP="006F14D0">
                        <w:pPr>
                          <w:pStyle w:val="Normalwebb"/>
                          <w:spacing w:before="60" w:line="254" w:lineRule="auto"/>
                          <w:jc w:val="center"/>
                        </w:pPr>
                        <w:r>
                          <w:rPr>
                            <w:rFonts w:eastAsia="Calibri"/>
                            <w:sz w:val="22"/>
                            <w:szCs w:val="22"/>
                          </w:rPr>
                          <w:t>Scanner</w:t>
                        </w:r>
                      </w:p>
                    </w:txbxContent>
                  </v:textbox>
                </v:shape>
                <v:shape id="Textruta 7" o:spid="_x0000_s1665"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150034" w:rsidRDefault="00150034" w:rsidP="006F14D0">
                        <w:pPr>
                          <w:pStyle w:val="Normalwebb"/>
                          <w:spacing w:before="60" w:line="252" w:lineRule="auto"/>
                          <w:jc w:val="center"/>
                        </w:pPr>
                        <w:r>
                          <w:rPr>
                            <w:rFonts w:eastAsia="Calibri"/>
                            <w:sz w:val="22"/>
                            <w:szCs w:val="22"/>
                          </w:rPr>
                          <w:t>Symbol Table</w:t>
                        </w:r>
                      </w:p>
                    </w:txbxContent>
                  </v:textbox>
                </v:shape>
                <v:shape id="Rak pilkoppling 430" o:spid="_x0000_s1666"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67"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903DBA">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36" w:author="Stefan Bjornander" w:date="2015-05-23T17:42:00Z" w:initials="SB">
    <w:p w14:paraId="7086E310" w14:textId="77777777" w:rsidR="00150034" w:rsidRDefault="00150034">
      <w:pPr>
        <w:pStyle w:val="Kommentarer"/>
      </w:pPr>
      <w:r>
        <w:rPr>
          <w:rStyle w:val="Kommentarsreferens"/>
        </w:rPr>
        <w:annotationRef/>
      </w:r>
    </w:p>
    <w:p w14:paraId="01C1DAD9" w14:textId="77777777" w:rsidR="00150034" w:rsidRDefault="00150034">
      <w:pPr>
        <w:pStyle w:val="Kommentarer"/>
      </w:pPr>
      <w:r>
        <w:rPr>
          <w:b/>
          <w:sz w:val="21"/>
          <w:szCs w:val="21"/>
        </w:rPr>
        <w:pict w14:anchorId="5BD8B1F4">
          <v:shape id="_x0000_i1033" type="#_x0000_t75" style="width:36pt;height:6.4pt" o:ole="" strokeweight="0">
            <v:stroke endcap="round"/>
            <v:imagedata r:id="rId1" o:title=""/>
            <v:path shadowok="f" fillok="f" insetpenok="f"/>
            <o:lock v:ext="edit" rotation="t" verticies="t" text="t" shapetype="t"/>
            <o:ink i="AAA=&#10;" annotation="t"/>
          </v:shape>
        </w:pict>
      </w:r>
    </w:p>
  </w:comment>
  <w:comment w:id="937" w:author="Stefan Bjornander" w:date="2015-05-23T17:42:00Z" w:initials="SB">
    <w:p w14:paraId="04F55807" w14:textId="77777777" w:rsidR="00150034" w:rsidRDefault="00150034">
      <w:pPr>
        <w:pStyle w:val="Kommentarer"/>
      </w:pPr>
      <w:r>
        <w:rPr>
          <w:rStyle w:val="Kommentarsreferens"/>
        </w:rPr>
        <w:annotationRef/>
      </w:r>
    </w:p>
    <w:p w14:paraId="533EC9EE" w14:textId="77777777" w:rsidR="00150034" w:rsidRDefault="00150034">
      <w:pPr>
        <w:pStyle w:val="Kommentarer"/>
      </w:pPr>
      <w:r>
        <w:rPr>
          <w:b/>
          <w:sz w:val="21"/>
          <w:szCs w:val="21"/>
        </w:rPr>
        <w:pict w14:anchorId="232FB768">
          <v:shape id="_x0000_i1035" type="#_x0000_t75" style="width:36pt;height:6.4pt" o:ole="" strokeweight="0">
            <v:stroke endcap="round"/>
            <v:imagedata r:id="rId1" o:title=""/>
            <v:path shadowok="f" fillok="f" insetpenok="f"/>
            <o:lock v:ext="edit" rotation="t" verticies="t" text="t" shapetype="t"/>
            <o:ink i="AAA=&#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150034" w:rsidRDefault="00150034" w:rsidP="006C7309">
      <w:pPr>
        <w:spacing w:line="240" w:lineRule="auto"/>
      </w:pPr>
      <w:r>
        <w:separator/>
      </w:r>
    </w:p>
  </w:endnote>
  <w:endnote w:type="continuationSeparator" w:id="0">
    <w:p w14:paraId="0DD18C9D" w14:textId="77777777" w:rsidR="00150034" w:rsidRDefault="00150034"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150034" w:rsidRDefault="00150034" w:rsidP="006C7309">
      <w:pPr>
        <w:spacing w:line="240" w:lineRule="auto"/>
      </w:pPr>
      <w:r>
        <w:separator/>
      </w:r>
    </w:p>
  </w:footnote>
  <w:footnote w:type="continuationSeparator" w:id="0">
    <w:p w14:paraId="0BA3DA21" w14:textId="77777777" w:rsidR="00150034" w:rsidRDefault="00150034" w:rsidP="006C7309">
      <w:pPr>
        <w:spacing w:line="240" w:lineRule="auto"/>
      </w:pPr>
      <w:r>
        <w:continuationSeparator/>
      </w:r>
    </w:p>
  </w:footnote>
  <w:footnote w:id="1">
    <w:p w14:paraId="2574BD6E" w14:textId="77777777" w:rsidR="00150034" w:rsidRPr="00725EAE" w:rsidRDefault="00150034"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2">
    <w:p w14:paraId="0A93E7E0" w14:textId="77777777" w:rsidR="00150034" w:rsidRPr="00B4576D" w:rsidRDefault="00150034"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3">
    <w:p w14:paraId="673337B7" w14:textId="77777777" w:rsidR="00150034" w:rsidRPr="00080A22" w:rsidRDefault="00150034"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4">
    <w:p w14:paraId="32ED624A" w14:textId="7A85AC7F" w:rsidR="00150034" w:rsidRDefault="00150034"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rsidR="00392B3E">
        <w:t>14.29</w:t>
      </w:r>
      <w:r>
        <w:fldChar w:fldCharType="end"/>
      </w:r>
      <w:r>
        <w:t>):</w:t>
      </w:r>
    </w:p>
    <w:p w14:paraId="57E07F8E" w14:textId="77777777" w:rsidR="00150034" w:rsidRDefault="00150034" w:rsidP="00E80032">
      <w:pPr>
        <w:pStyle w:val="Code"/>
      </w:pPr>
      <w:r>
        <w:t>#define BOOL int</w:t>
      </w:r>
    </w:p>
    <w:p w14:paraId="5A8A6026" w14:textId="77777777" w:rsidR="00150034" w:rsidRDefault="00150034" w:rsidP="00E80032">
      <w:pPr>
        <w:pStyle w:val="Code"/>
      </w:pPr>
      <w:r>
        <w:t>#define TRUE 1</w:t>
      </w:r>
    </w:p>
    <w:p w14:paraId="09976B6C" w14:textId="77777777" w:rsidR="00150034" w:rsidRPr="00BF232B" w:rsidRDefault="00150034" w:rsidP="00E80032">
      <w:pPr>
        <w:pStyle w:val="Code"/>
      </w:pPr>
      <w:r>
        <w:t>#define FALSE 0</w:t>
      </w:r>
    </w:p>
  </w:footnote>
  <w:footnote w:id="5">
    <w:p w14:paraId="1100CB01" w14:textId="77777777" w:rsidR="00150034" w:rsidRDefault="00150034"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6">
    <w:p w14:paraId="6678A4C0" w14:textId="77777777" w:rsidR="00150034" w:rsidRDefault="00150034" w:rsidP="00E80032">
      <w:r>
        <w:rPr>
          <w:rStyle w:val="Fotnotsreferens"/>
        </w:rPr>
        <w:footnoteRef/>
      </w:r>
      <w:r>
        <w:t xml:space="preserve"> Depending of the compiler and its warning level settings.</w:t>
      </w:r>
    </w:p>
  </w:footnote>
  <w:footnote w:id="7">
    <w:p w14:paraId="3D554D37" w14:textId="77777777" w:rsidR="00150034" w:rsidRPr="004679D4" w:rsidRDefault="00150034"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8">
    <w:p w14:paraId="0C800D4D" w14:textId="77777777" w:rsidR="00150034" w:rsidRPr="00C03AB7" w:rsidRDefault="00150034"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9">
    <w:p w14:paraId="278B000B" w14:textId="77777777" w:rsidR="00150034" w:rsidRPr="000C5114" w:rsidRDefault="00150034"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0">
    <w:p w14:paraId="1A8D5AE6" w14:textId="77777777" w:rsidR="00150034" w:rsidRPr="002343ED" w:rsidRDefault="00150034"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1">
    <w:p w14:paraId="3BE4E62C" w14:textId="77777777" w:rsidR="00150034" w:rsidRDefault="00150034" w:rsidP="00E80032">
      <w:r>
        <w:rPr>
          <w:rStyle w:val="Fotnotsreferens"/>
        </w:rPr>
        <w:footnoteRef/>
      </w:r>
      <w:r>
        <w:t xml:space="preserve"> However, we have no knowledge about the actual address; it may be 10,000 or anything else.</w:t>
      </w:r>
    </w:p>
  </w:footnote>
  <w:footnote w:id="12">
    <w:p w14:paraId="575EFDCD" w14:textId="77777777" w:rsidR="00150034" w:rsidRPr="009B0162" w:rsidRDefault="00150034" w:rsidP="00E80032">
      <w:r>
        <w:rPr>
          <w:rStyle w:val="Fotnotsreferens"/>
        </w:rPr>
        <w:footnoteRef/>
      </w:r>
      <w:r w:rsidRPr="009B0162">
        <w:t xml:space="preserve"> In C++, the ampersand is also used</w:t>
      </w:r>
      <w:r>
        <w:t xml:space="preserve"> to define references variables, which are not included in C.</w:t>
      </w:r>
    </w:p>
  </w:footnote>
  <w:footnote w:id="13">
    <w:p w14:paraId="723B76D0" w14:textId="77777777" w:rsidR="00150034" w:rsidRDefault="00150034"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14">
    <w:p w14:paraId="6E4A057E" w14:textId="77777777" w:rsidR="00150034" w:rsidRDefault="00150034"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15">
    <w:p w14:paraId="28C19D66" w14:textId="77777777" w:rsidR="00150034" w:rsidRPr="00E554CC" w:rsidRDefault="00150034"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16">
    <w:p w14:paraId="26C017D1" w14:textId="77777777" w:rsidR="00150034" w:rsidRPr="00391B01" w:rsidRDefault="00150034"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17">
    <w:p w14:paraId="325E6486" w14:textId="77777777" w:rsidR="00150034" w:rsidRDefault="00150034"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18">
    <w:p w14:paraId="6A4339FA" w14:textId="77777777" w:rsidR="00150034" w:rsidRDefault="00150034"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19">
    <w:p w14:paraId="301408BC" w14:textId="77777777" w:rsidR="00150034" w:rsidRDefault="00150034" w:rsidP="00E80032">
      <w:r>
        <w:rPr>
          <w:rStyle w:val="Fotnotsreferens"/>
        </w:rPr>
        <w:footnoteRef/>
      </w:r>
      <w:r>
        <w:t xml:space="preserve"> There is no rational explanation, just accept it.</w:t>
      </w:r>
    </w:p>
  </w:footnote>
  <w:footnote w:id="20">
    <w:p w14:paraId="0B9FD0C4" w14:textId="77777777" w:rsidR="00150034" w:rsidRDefault="00150034"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1">
    <w:p w14:paraId="0D18B916" w14:textId="77777777" w:rsidR="00150034" w:rsidRPr="00EF01A1" w:rsidRDefault="00150034"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2">
    <w:p w14:paraId="08813838" w14:textId="77777777" w:rsidR="00150034" w:rsidRPr="008655EC" w:rsidRDefault="00150034"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116457"/>
    <w:multiLevelType w:val="hybridMultilevel"/>
    <w:tmpl w:val="5EA8A892"/>
    <w:lvl w:ilvl="0" w:tplc="D1067E4E">
      <w:start w:val="1"/>
      <w:numFmt w:val="upperLetter"/>
      <w:pStyle w:val="Appendix"/>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13"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06437A63"/>
    <w:multiLevelType w:val="hybridMultilevel"/>
    <w:tmpl w:val="54688F06"/>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9"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E7C68E3"/>
    <w:multiLevelType w:val="hybridMultilevel"/>
    <w:tmpl w:val="499EA34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0F8D5228"/>
    <w:multiLevelType w:val="hybridMultilevel"/>
    <w:tmpl w:val="13EEF7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6"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7"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9"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2" w15:restartNumberingAfterBreak="0">
    <w:nsid w:val="15C55A5C"/>
    <w:multiLevelType w:val="hybridMultilevel"/>
    <w:tmpl w:val="A5A4330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3"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5"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7"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1C2C6AD8"/>
    <w:multiLevelType w:val="multilevel"/>
    <w:tmpl w:val="A164F7E6"/>
    <w:numStyleLink w:val="Heading"/>
  </w:abstractNum>
  <w:abstractNum w:abstractNumId="39" w15:restartNumberingAfterBreak="0">
    <w:nsid w:val="1CA76E12"/>
    <w:multiLevelType w:val="multilevel"/>
    <w:tmpl w:val="A164F7E6"/>
    <w:numStyleLink w:val="Heading"/>
  </w:abstractNum>
  <w:abstractNum w:abstractNumId="40"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E4504AF"/>
    <w:multiLevelType w:val="hybridMultilevel"/>
    <w:tmpl w:val="E0AEF1D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2"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5"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227529C1"/>
    <w:multiLevelType w:val="hybridMultilevel"/>
    <w:tmpl w:val="30F4787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7"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8"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50"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2D7C3186"/>
    <w:multiLevelType w:val="hybridMultilevel"/>
    <w:tmpl w:val="31806D2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2"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4" w15:restartNumberingAfterBreak="0">
    <w:nsid w:val="3240777C"/>
    <w:multiLevelType w:val="multilevel"/>
    <w:tmpl w:val="A164F7E6"/>
    <w:numStyleLink w:val="Heading"/>
  </w:abstractNum>
  <w:abstractNum w:abstractNumId="55" w15:restartNumberingAfterBreak="0">
    <w:nsid w:val="325C2523"/>
    <w:multiLevelType w:val="hybridMultilevel"/>
    <w:tmpl w:val="D9C2689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6"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8"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9"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0"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2"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4"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43E61B8E"/>
    <w:multiLevelType w:val="multilevel"/>
    <w:tmpl w:val="A164F7E6"/>
    <w:numStyleLink w:val="Heading"/>
  </w:abstractNum>
  <w:abstractNum w:abstractNumId="66"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7"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68"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0"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1"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2"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73" w15:restartNumberingAfterBreak="0">
    <w:nsid w:val="48F773A9"/>
    <w:multiLevelType w:val="hybridMultilevel"/>
    <w:tmpl w:val="B5282DC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4"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5" w15:restartNumberingAfterBreak="0">
    <w:nsid w:val="49FA4717"/>
    <w:multiLevelType w:val="hybridMultilevel"/>
    <w:tmpl w:val="212E5CC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6"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8" w15:restartNumberingAfterBreak="0">
    <w:nsid w:val="4EFB302F"/>
    <w:multiLevelType w:val="hybridMultilevel"/>
    <w:tmpl w:val="FECA147E"/>
    <w:lvl w:ilvl="0" w:tplc="5BFC3D0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9"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81"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83" w15:restartNumberingAfterBreak="0">
    <w:nsid w:val="56B93004"/>
    <w:multiLevelType w:val="hybridMultilevel"/>
    <w:tmpl w:val="98FEF5C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4" w15:restartNumberingAfterBreak="0">
    <w:nsid w:val="58504556"/>
    <w:multiLevelType w:val="hybridMultilevel"/>
    <w:tmpl w:val="8A764A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5"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9"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1"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2"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3" w15:restartNumberingAfterBreak="0">
    <w:nsid w:val="68915423"/>
    <w:multiLevelType w:val="multilevel"/>
    <w:tmpl w:val="A164F7E6"/>
    <w:numStyleLink w:val="Heading"/>
  </w:abstractNum>
  <w:abstractNum w:abstractNumId="94"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5" w15:restartNumberingAfterBreak="0">
    <w:nsid w:val="692B52DB"/>
    <w:multiLevelType w:val="multilevel"/>
    <w:tmpl w:val="A164F7E6"/>
    <w:numStyleLink w:val="Heading"/>
  </w:abstractNum>
  <w:abstractNum w:abstractNumId="96" w15:restartNumberingAfterBreak="0">
    <w:nsid w:val="7030333D"/>
    <w:multiLevelType w:val="hybridMultilevel"/>
    <w:tmpl w:val="DA86CDC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7"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8" w15:restartNumberingAfterBreak="0">
    <w:nsid w:val="723108DF"/>
    <w:multiLevelType w:val="hybridMultilevel"/>
    <w:tmpl w:val="E188DAC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9"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3E32E1B"/>
    <w:multiLevelType w:val="hybridMultilevel"/>
    <w:tmpl w:val="131215A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1" w15:restartNumberingAfterBreak="0">
    <w:nsid w:val="74A94654"/>
    <w:multiLevelType w:val="hybridMultilevel"/>
    <w:tmpl w:val="8688B5B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2"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3"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06"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107"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52"/>
  </w:num>
  <w:num w:numId="2">
    <w:abstractNumId w:val="64"/>
  </w:num>
  <w:num w:numId="3">
    <w:abstractNumId w:val="33"/>
  </w:num>
  <w:num w:numId="4">
    <w:abstractNumId w:val="24"/>
  </w:num>
  <w:num w:numId="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1"/>
  </w:num>
  <w:num w:numId="7">
    <w:abstractNumId w:val="65"/>
  </w:num>
  <w:num w:numId="8">
    <w:abstractNumId w:val="95"/>
  </w:num>
  <w:num w:numId="9">
    <w:abstractNumId w:val="54"/>
  </w:num>
  <w:num w:numId="10">
    <w:abstractNumId w:val="39"/>
  </w:num>
  <w:num w:numId="11">
    <w:abstractNumId w:val="93"/>
  </w:num>
  <w:num w:numId="12">
    <w:abstractNumId w:val="38"/>
  </w:num>
  <w:num w:numId="1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1"/>
  </w:num>
  <w:num w:numId="15">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91"/>
  </w:num>
  <w:num w:numId="31">
    <w:abstractNumId w:val="13"/>
  </w:num>
  <w:num w:numId="32">
    <w:abstractNumId w:val="108"/>
  </w:num>
  <w:num w:numId="33">
    <w:abstractNumId w:val="66"/>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8"/>
  </w:num>
  <w:num w:numId="42">
    <w:abstractNumId w:val="48"/>
  </w:num>
  <w:num w:numId="43">
    <w:abstractNumId w:val="49"/>
  </w:num>
  <w:num w:numId="44">
    <w:abstractNumId w:val="88"/>
  </w:num>
  <w:num w:numId="45">
    <w:abstractNumId w:val="94"/>
  </w:num>
  <w:num w:numId="46">
    <w:abstractNumId w:val="59"/>
  </w:num>
  <w:num w:numId="47">
    <w:abstractNumId w:val="72"/>
  </w:num>
  <w:num w:numId="48">
    <w:abstractNumId w:val="11"/>
  </w:num>
  <w:num w:numId="49">
    <w:abstractNumId w:val="18"/>
  </w:num>
  <w:num w:numId="50">
    <w:abstractNumId w:val="63"/>
  </w:num>
  <w:num w:numId="51">
    <w:abstractNumId w:val="10"/>
  </w:num>
  <w:num w:numId="52">
    <w:abstractNumId w:val="105"/>
  </w:num>
  <w:num w:numId="53">
    <w:abstractNumId w:val="90"/>
  </w:num>
  <w:num w:numId="54">
    <w:abstractNumId w:val="34"/>
  </w:num>
  <w:num w:numId="55">
    <w:abstractNumId w:val="77"/>
  </w:num>
  <w:num w:numId="56">
    <w:abstractNumId w:val="19"/>
  </w:num>
  <w:num w:numId="57">
    <w:abstractNumId w:val="97"/>
  </w:num>
  <w:num w:numId="58">
    <w:abstractNumId w:val="37"/>
  </w:num>
  <w:num w:numId="59">
    <w:abstractNumId w:val="16"/>
  </w:num>
  <w:num w:numId="60">
    <w:abstractNumId w:val="67"/>
  </w:num>
  <w:num w:numId="61">
    <w:abstractNumId w:val="67"/>
    <w:lvlOverride w:ilvl="0">
      <w:startOverride w:val="1"/>
    </w:lvlOverride>
  </w:num>
  <w:num w:numId="62">
    <w:abstractNumId w:val="67"/>
    <w:lvlOverride w:ilvl="0">
      <w:startOverride w:val="1"/>
    </w:lvlOverride>
  </w:num>
  <w:num w:numId="63">
    <w:abstractNumId w:val="67"/>
    <w:lvlOverride w:ilvl="0">
      <w:startOverride w:val="1"/>
    </w:lvlOverride>
  </w:num>
  <w:num w:numId="64">
    <w:abstractNumId w:val="67"/>
    <w:lvlOverride w:ilvl="0">
      <w:startOverride w:val="1"/>
    </w:lvlOverride>
  </w:num>
  <w:num w:numId="65">
    <w:abstractNumId w:val="36"/>
  </w:num>
  <w:num w:numId="66">
    <w:abstractNumId w:val="53"/>
  </w:num>
  <w:num w:numId="67">
    <w:abstractNumId w:val="29"/>
  </w:num>
  <w:num w:numId="68">
    <w:abstractNumId w:val="106"/>
  </w:num>
  <w:num w:numId="69">
    <w:abstractNumId w:val="42"/>
  </w:num>
  <w:num w:numId="70">
    <w:abstractNumId w:val="27"/>
  </w:num>
  <w:num w:numId="71">
    <w:abstractNumId w:val="92"/>
  </w:num>
  <w:num w:numId="72">
    <w:abstractNumId w:val="26"/>
  </w:num>
  <w:num w:numId="73">
    <w:abstractNumId w:val="87"/>
  </w:num>
  <w:num w:numId="74">
    <w:abstractNumId w:val="56"/>
  </w:num>
  <w:num w:numId="75">
    <w:abstractNumId w:val="14"/>
  </w:num>
  <w:num w:numId="7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80"/>
  </w:num>
  <w:num w:numId="81">
    <w:abstractNumId w:val="82"/>
  </w:num>
  <w:num w:numId="82">
    <w:abstractNumId w:val="68"/>
  </w:num>
  <w:num w:numId="83">
    <w:abstractNumId w:val="76"/>
  </w:num>
  <w:num w:numId="84">
    <w:abstractNumId w:val="30"/>
  </w:num>
  <w:num w:numId="8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103"/>
  </w:num>
  <w:num w:numId="88">
    <w:abstractNumId w:val="104"/>
  </w:num>
  <w:num w:numId="89">
    <w:abstractNumId w:val="85"/>
  </w:num>
  <w:num w:numId="90">
    <w:abstractNumId w:val="99"/>
  </w:num>
  <w:num w:numId="91">
    <w:abstractNumId w:val="20"/>
  </w:num>
  <w:num w:numId="92">
    <w:abstractNumId w:val="25"/>
  </w:num>
  <w:num w:numId="93">
    <w:abstractNumId w:val="60"/>
  </w:num>
  <w:num w:numId="94">
    <w:abstractNumId w:val="15"/>
  </w:num>
  <w:num w:numId="95">
    <w:abstractNumId w:val="43"/>
  </w:num>
  <w:num w:numId="96">
    <w:abstractNumId w:val="62"/>
  </w:num>
  <w:num w:numId="9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89"/>
  </w:num>
  <w:num w:numId="100">
    <w:abstractNumId w:val="86"/>
  </w:num>
  <w:num w:numId="101">
    <w:abstractNumId w:val="81"/>
  </w:num>
  <w:num w:numId="102">
    <w:abstractNumId w:val="107"/>
  </w:num>
  <w:num w:numId="103">
    <w:abstractNumId w:val="35"/>
  </w:num>
  <w:num w:numId="104">
    <w:abstractNumId w:val="50"/>
  </w:num>
  <w:num w:numId="105">
    <w:abstractNumId w:val="22"/>
  </w:num>
  <w:num w:numId="106">
    <w:abstractNumId w:val="79"/>
  </w:num>
  <w:num w:numId="10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45"/>
  </w:num>
  <w:num w:numId="109">
    <w:abstractNumId w:val="40"/>
  </w:num>
  <w:num w:numId="11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74"/>
  </w:num>
  <w:num w:numId="11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61"/>
  </w:num>
  <w:num w:numId="12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44"/>
  </w:num>
  <w:num w:numId="12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50"/>
  </w:num>
  <w:num w:numId="13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50"/>
  </w:num>
  <w:num w:numId="13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57"/>
  </w:num>
  <w:num w:numId="13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7"/>
  </w:num>
  <w:num w:numId="141">
    <w:abstractNumId w:val="102"/>
  </w:num>
  <w:num w:numId="142">
    <w:abstractNumId w:val="70"/>
  </w:num>
  <w:num w:numId="143">
    <w:abstractNumId w:val="22"/>
  </w:num>
  <w:num w:numId="144">
    <w:abstractNumId w:val="79"/>
  </w:num>
  <w:num w:numId="14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6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30"/>
  </w:num>
  <w:num w:numId="14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58"/>
  </w:num>
  <w:num w:numId="16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9"/>
  </w:num>
  <w:num w:numId="163">
    <w:abstractNumId w:val="84"/>
  </w:num>
  <w:num w:numId="16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21"/>
  </w:num>
  <w:num w:numId="166">
    <w:abstractNumId w:val="96"/>
  </w:num>
  <w:num w:numId="16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73"/>
  </w:num>
  <w:num w:numId="17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abstractNumId w:val="32"/>
  </w:num>
  <w:num w:numId="17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5">
    <w:abstractNumId w:val="51"/>
  </w:num>
  <w:num w:numId="17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7">
    <w:abstractNumId w:val="23"/>
  </w:num>
  <w:num w:numId="178">
    <w:abstractNumId w:val="98"/>
  </w:num>
  <w:num w:numId="17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0">
    <w:abstractNumId w:val="17"/>
  </w:num>
  <w:num w:numId="18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2">
    <w:abstractNumId w:val="78"/>
  </w:num>
  <w:num w:numId="183">
    <w:abstractNumId w:val="75"/>
  </w:num>
  <w:num w:numId="184">
    <w:abstractNumId w:val="100"/>
  </w:num>
  <w:num w:numId="185">
    <w:abstractNumId w:val="46"/>
  </w:num>
  <w:num w:numId="186">
    <w:abstractNumId w:val="41"/>
  </w:num>
  <w:num w:numId="187">
    <w:abstractNumId w:val="83"/>
  </w:num>
  <w:num w:numId="188">
    <w:abstractNumId w:val="55"/>
  </w:num>
  <w:num w:numId="189">
    <w:abstractNumId w:val="101"/>
  </w:num>
  <w:numIdMacAtCleanup w:val="18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142"/>
  <w:drawingGridVerticalSpacing w:val="142"/>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282"/>
    <w:rsid w:val="0000030A"/>
    <w:rsid w:val="00000353"/>
    <w:rsid w:val="00000B70"/>
    <w:rsid w:val="00001168"/>
    <w:rsid w:val="000011FF"/>
    <w:rsid w:val="000017EA"/>
    <w:rsid w:val="0000182D"/>
    <w:rsid w:val="000018EB"/>
    <w:rsid w:val="000019A2"/>
    <w:rsid w:val="000019FB"/>
    <w:rsid w:val="00001BB3"/>
    <w:rsid w:val="00001C15"/>
    <w:rsid w:val="00001E36"/>
    <w:rsid w:val="00002063"/>
    <w:rsid w:val="000020DA"/>
    <w:rsid w:val="000021D1"/>
    <w:rsid w:val="00002339"/>
    <w:rsid w:val="000024B0"/>
    <w:rsid w:val="0000297E"/>
    <w:rsid w:val="00002A5B"/>
    <w:rsid w:val="00002B58"/>
    <w:rsid w:val="00002BA2"/>
    <w:rsid w:val="00002E90"/>
    <w:rsid w:val="00002FAB"/>
    <w:rsid w:val="00002FC0"/>
    <w:rsid w:val="0000321D"/>
    <w:rsid w:val="00003360"/>
    <w:rsid w:val="000034F8"/>
    <w:rsid w:val="00003523"/>
    <w:rsid w:val="0000392B"/>
    <w:rsid w:val="00003A1B"/>
    <w:rsid w:val="00003E25"/>
    <w:rsid w:val="00003EAB"/>
    <w:rsid w:val="00003FF8"/>
    <w:rsid w:val="000041E1"/>
    <w:rsid w:val="00004365"/>
    <w:rsid w:val="0000456E"/>
    <w:rsid w:val="00004668"/>
    <w:rsid w:val="00004B77"/>
    <w:rsid w:val="00004E0A"/>
    <w:rsid w:val="00004EF0"/>
    <w:rsid w:val="00004FC8"/>
    <w:rsid w:val="00004FDA"/>
    <w:rsid w:val="00005338"/>
    <w:rsid w:val="00005395"/>
    <w:rsid w:val="000055AD"/>
    <w:rsid w:val="00005615"/>
    <w:rsid w:val="00005661"/>
    <w:rsid w:val="00005BD5"/>
    <w:rsid w:val="00005D04"/>
    <w:rsid w:val="00005D2C"/>
    <w:rsid w:val="00005E54"/>
    <w:rsid w:val="000065B8"/>
    <w:rsid w:val="000066DB"/>
    <w:rsid w:val="000067F4"/>
    <w:rsid w:val="00006E57"/>
    <w:rsid w:val="00006FA7"/>
    <w:rsid w:val="000071DE"/>
    <w:rsid w:val="00007328"/>
    <w:rsid w:val="000075FE"/>
    <w:rsid w:val="00007B83"/>
    <w:rsid w:val="00007CBE"/>
    <w:rsid w:val="00007DB4"/>
    <w:rsid w:val="00007EF6"/>
    <w:rsid w:val="00007F9D"/>
    <w:rsid w:val="000101FD"/>
    <w:rsid w:val="000103FB"/>
    <w:rsid w:val="00010401"/>
    <w:rsid w:val="0001046A"/>
    <w:rsid w:val="0001065C"/>
    <w:rsid w:val="00010723"/>
    <w:rsid w:val="00010727"/>
    <w:rsid w:val="00010936"/>
    <w:rsid w:val="00010A99"/>
    <w:rsid w:val="00010BA0"/>
    <w:rsid w:val="00010BA1"/>
    <w:rsid w:val="00010D69"/>
    <w:rsid w:val="00010E0C"/>
    <w:rsid w:val="00011163"/>
    <w:rsid w:val="000113C3"/>
    <w:rsid w:val="0001147E"/>
    <w:rsid w:val="000114DE"/>
    <w:rsid w:val="000116AA"/>
    <w:rsid w:val="000116F4"/>
    <w:rsid w:val="00011857"/>
    <w:rsid w:val="0001196C"/>
    <w:rsid w:val="000119FA"/>
    <w:rsid w:val="00011A2F"/>
    <w:rsid w:val="00011CD9"/>
    <w:rsid w:val="00012070"/>
    <w:rsid w:val="00012102"/>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C28"/>
    <w:rsid w:val="00013F62"/>
    <w:rsid w:val="000142C3"/>
    <w:rsid w:val="00014496"/>
    <w:rsid w:val="000148F5"/>
    <w:rsid w:val="00014A5F"/>
    <w:rsid w:val="00014CA4"/>
    <w:rsid w:val="00014E2E"/>
    <w:rsid w:val="00014EFB"/>
    <w:rsid w:val="00015230"/>
    <w:rsid w:val="000152DB"/>
    <w:rsid w:val="00015708"/>
    <w:rsid w:val="00015967"/>
    <w:rsid w:val="000159E3"/>
    <w:rsid w:val="00015AA9"/>
    <w:rsid w:val="00015EDE"/>
    <w:rsid w:val="00015F9F"/>
    <w:rsid w:val="00015FBE"/>
    <w:rsid w:val="00016802"/>
    <w:rsid w:val="000169BF"/>
    <w:rsid w:val="00016BB2"/>
    <w:rsid w:val="00016D46"/>
    <w:rsid w:val="00016E84"/>
    <w:rsid w:val="00017088"/>
    <w:rsid w:val="00017213"/>
    <w:rsid w:val="00017599"/>
    <w:rsid w:val="000175DB"/>
    <w:rsid w:val="00017A47"/>
    <w:rsid w:val="00017A89"/>
    <w:rsid w:val="00017F91"/>
    <w:rsid w:val="000200BA"/>
    <w:rsid w:val="0002015E"/>
    <w:rsid w:val="0002066D"/>
    <w:rsid w:val="000207E8"/>
    <w:rsid w:val="00020850"/>
    <w:rsid w:val="00020F00"/>
    <w:rsid w:val="00021034"/>
    <w:rsid w:val="00021505"/>
    <w:rsid w:val="000216A5"/>
    <w:rsid w:val="00021816"/>
    <w:rsid w:val="00021922"/>
    <w:rsid w:val="0002194E"/>
    <w:rsid w:val="00021D2C"/>
    <w:rsid w:val="00021F24"/>
    <w:rsid w:val="00021FC6"/>
    <w:rsid w:val="0002237B"/>
    <w:rsid w:val="0002259A"/>
    <w:rsid w:val="00022605"/>
    <w:rsid w:val="00022679"/>
    <w:rsid w:val="000226E5"/>
    <w:rsid w:val="00022A0D"/>
    <w:rsid w:val="00022A95"/>
    <w:rsid w:val="00022C3D"/>
    <w:rsid w:val="00022E21"/>
    <w:rsid w:val="00022EA0"/>
    <w:rsid w:val="00022F16"/>
    <w:rsid w:val="00022FD6"/>
    <w:rsid w:val="000231B9"/>
    <w:rsid w:val="00023383"/>
    <w:rsid w:val="000233CE"/>
    <w:rsid w:val="00023970"/>
    <w:rsid w:val="00023A45"/>
    <w:rsid w:val="00023AC8"/>
    <w:rsid w:val="00023E71"/>
    <w:rsid w:val="00024000"/>
    <w:rsid w:val="000240DA"/>
    <w:rsid w:val="000242A0"/>
    <w:rsid w:val="00024666"/>
    <w:rsid w:val="000246B2"/>
    <w:rsid w:val="00024D4D"/>
    <w:rsid w:val="00024E63"/>
    <w:rsid w:val="00024F2D"/>
    <w:rsid w:val="000254F7"/>
    <w:rsid w:val="0002564D"/>
    <w:rsid w:val="0002568B"/>
    <w:rsid w:val="00025702"/>
    <w:rsid w:val="00025A3B"/>
    <w:rsid w:val="00025BEA"/>
    <w:rsid w:val="00025DA1"/>
    <w:rsid w:val="00025DC4"/>
    <w:rsid w:val="00025E09"/>
    <w:rsid w:val="00025F74"/>
    <w:rsid w:val="00025FE2"/>
    <w:rsid w:val="000261CE"/>
    <w:rsid w:val="000261D3"/>
    <w:rsid w:val="00026363"/>
    <w:rsid w:val="00026C95"/>
    <w:rsid w:val="000270B0"/>
    <w:rsid w:val="00027231"/>
    <w:rsid w:val="00027242"/>
    <w:rsid w:val="000273DB"/>
    <w:rsid w:val="00027614"/>
    <w:rsid w:val="0002788B"/>
    <w:rsid w:val="00027F3B"/>
    <w:rsid w:val="00027F7E"/>
    <w:rsid w:val="00027FFA"/>
    <w:rsid w:val="0003006A"/>
    <w:rsid w:val="00030177"/>
    <w:rsid w:val="0003018C"/>
    <w:rsid w:val="000301D7"/>
    <w:rsid w:val="0003020D"/>
    <w:rsid w:val="00030537"/>
    <w:rsid w:val="0003065C"/>
    <w:rsid w:val="000307A1"/>
    <w:rsid w:val="000309CA"/>
    <w:rsid w:val="00030A18"/>
    <w:rsid w:val="00030ADC"/>
    <w:rsid w:val="00030B86"/>
    <w:rsid w:val="00030D62"/>
    <w:rsid w:val="00030DA2"/>
    <w:rsid w:val="00031075"/>
    <w:rsid w:val="00031130"/>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A0C"/>
    <w:rsid w:val="00033C9E"/>
    <w:rsid w:val="00033D0F"/>
    <w:rsid w:val="00033D59"/>
    <w:rsid w:val="00034040"/>
    <w:rsid w:val="000340B6"/>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7B7"/>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B8D"/>
    <w:rsid w:val="00040D85"/>
    <w:rsid w:val="00040D9B"/>
    <w:rsid w:val="00040E1B"/>
    <w:rsid w:val="00040FCB"/>
    <w:rsid w:val="000410EF"/>
    <w:rsid w:val="00041417"/>
    <w:rsid w:val="00041B7E"/>
    <w:rsid w:val="00041C3C"/>
    <w:rsid w:val="0004206E"/>
    <w:rsid w:val="00042170"/>
    <w:rsid w:val="000421C2"/>
    <w:rsid w:val="0004221B"/>
    <w:rsid w:val="00042456"/>
    <w:rsid w:val="000426CC"/>
    <w:rsid w:val="000428CE"/>
    <w:rsid w:val="0004293F"/>
    <w:rsid w:val="00042976"/>
    <w:rsid w:val="00042B76"/>
    <w:rsid w:val="00042CA4"/>
    <w:rsid w:val="00042CD9"/>
    <w:rsid w:val="00042E18"/>
    <w:rsid w:val="00042F0F"/>
    <w:rsid w:val="00043157"/>
    <w:rsid w:val="000434DF"/>
    <w:rsid w:val="00043F2B"/>
    <w:rsid w:val="0004413D"/>
    <w:rsid w:val="0004451D"/>
    <w:rsid w:val="00044765"/>
    <w:rsid w:val="0004497F"/>
    <w:rsid w:val="00044B1A"/>
    <w:rsid w:val="00044B54"/>
    <w:rsid w:val="00044D40"/>
    <w:rsid w:val="00044E8E"/>
    <w:rsid w:val="00044EE3"/>
    <w:rsid w:val="000451A1"/>
    <w:rsid w:val="000451FE"/>
    <w:rsid w:val="00045483"/>
    <w:rsid w:val="000454C9"/>
    <w:rsid w:val="0004552B"/>
    <w:rsid w:val="000456E6"/>
    <w:rsid w:val="000457B4"/>
    <w:rsid w:val="00045818"/>
    <w:rsid w:val="00045B1F"/>
    <w:rsid w:val="00045C01"/>
    <w:rsid w:val="00045C21"/>
    <w:rsid w:val="00045DDB"/>
    <w:rsid w:val="00045ED7"/>
    <w:rsid w:val="000460CE"/>
    <w:rsid w:val="00046195"/>
    <w:rsid w:val="00046452"/>
    <w:rsid w:val="000465AA"/>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0FF5"/>
    <w:rsid w:val="00051199"/>
    <w:rsid w:val="000512C4"/>
    <w:rsid w:val="000515AC"/>
    <w:rsid w:val="000515D6"/>
    <w:rsid w:val="000517D7"/>
    <w:rsid w:val="000518AA"/>
    <w:rsid w:val="00051AED"/>
    <w:rsid w:val="00051BB6"/>
    <w:rsid w:val="00051C77"/>
    <w:rsid w:val="00051D0F"/>
    <w:rsid w:val="00051D74"/>
    <w:rsid w:val="0005200B"/>
    <w:rsid w:val="000523A8"/>
    <w:rsid w:val="00052505"/>
    <w:rsid w:val="0005253C"/>
    <w:rsid w:val="0005268A"/>
    <w:rsid w:val="00053085"/>
    <w:rsid w:val="000532D2"/>
    <w:rsid w:val="00053383"/>
    <w:rsid w:val="0005346C"/>
    <w:rsid w:val="00053575"/>
    <w:rsid w:val="00053769"/>
    <w:rsid w:val="00053BBD"/>
    <w:rsid w:val="00054063"/>
    <w:rsid w:val="000541B5"/>
    <w:rsid w:val="000546B8"/>
    <w:rsid w:val="00054782"/>
    <w:rsid w:val="0005479C"/>
    <w:rsid w:val="00054A9B"/>
    <w:rsid w:val="00054AE3"/>
    <w:rsid w:val="00054F67"/>
    <w:rsid w:val="0005507D"/>
    <w:rsid w:val="00055201"/>
    <w:rsid w:val="0005523D"/>
    <w:rsid w:val="00055356"/>
    <w:rsid w:val="000556A8"/>
    <w:rsid w:val="00055789"/>
    <w:rsid w:val="00055A90"/>
    <w:rsid w:val="000560BC"/>
    <w:rsid w:val="000563A7"/>
    <w:rsid w:val="00056424"/>
    <w:rsid w:val="0005661C"/>
    <w:rsid w:val="000567B3"/>
    <w:rsid w:val="000567BB"/>
    <w:rsid w:val="00056AC1"/>
    <w:rsid w:val="00056BC2"/>
    <w:rsid w:val="00056E13"/>
    <w:rsid w:val="00056F68"/>
    <w:rsid w:val="00056FBA"/>
    <w:rsid w:val="00057342"/>
    <w:rsid w:val="00057378"/>
    <w:rsid w:val="00057515"/>
    <w:rsid w:val="0005751B"/>
    <w:rsid w:val="00057613"/>
    <w:rsid w:val="00057667"/>
    <w:rsid w:val="00057734"/>
    <w:rsid w:val="00057C2C"/>
    <w:rsid w:val="00057CBB"/>
    <w:rsid w:val="00057D8F"/>
    <w:rsid w:val="000601A6"/>
    <w:rsid w:val="000603F5"/>
    <w:rsid w:val="0006065D"/>
    <w:rsid w:val="00060727"/>
    <w:rsid w:val="00060863"/>
    <w:rsid w:val="00060A58"/>
    <w:rsid w:val="00060BAA"/>
    <w:rsid w:val="00060C59"/>
    <w:rsid w:val="00060CEA"/>
    <w:rsid w:val="000610D0"/>
    <w:rsid w:val="0006113B"/>
    <w:rsid w:val="000611A6"/>
    <w:rsid w:val="00061261"/>
    <w:rsid w:val="0006127F"/>
    <w:rsid w:val="00061313"/>
    <w:rsid w:val="00061464"/>
    <w:rsid w:val="000617E6"/>
    <w:rsid w:val="00061806"/>
    <w:rsid w:val="000618A4"/>
    <w:rsid w:val="000619EB"/>
    <w:rsid w:val="00061C26"/>
    <w:rsid w:val="00061C9E"/>
    <w:rsid w:val="0006231E"/>
    <w:rsid w:val="00062818"/>
    <w:rsid w:val="00062D3D"/>
    <w:rsid w:val="00063126"/>
    <w:rsid w:val="0006339C"/>
    <w:rsid w:val="000633F7"/>
    <w:rsid w:val="0006358C"/>
    <w:rsid w:val="000635D0"/>
    <w:rsid w:val="000635DD"/>
    <w:rsid w:val="00063686"/>
    <w:rsid w:val="00063876"/>
    <w:rsid w:val="00063891"/>
    <w:rsid w:val="00063AB3"/>
    <w:rsid w:val="00063CF1"/>
    <w:rsid w:val="00063DDD"/>
    <w:rsid w:val="00063EA2"/>
    <w:rsid w:val="00064098"/>
    <w:rsid w:val="000644C3"/>
    <w:rsid w:val="00064577"/>
    <w:rsid w:val="0006462C"/>
    <w:rsid w:val="000647D5"/>
    <w:rsid w:val="000648C8"/>
    <w:rsid w:val="00065314"/>
    <w:rsid w:val="00065634"/>
    <w:rsid w:val="00065716"/>
    <w:rsid w:val="00065866"/>
    <w:rsid w:val="00065A43"/>
    <w:rsid w:val="00065CD4"/>
    <w:rsid w:val="0006600E"/>
    <w:rsid w:val="000663AD"/>
    <w:rsid w:val="0006691C"/>
    <w:rsid w:val="00066952"/>
    <w:rsid w:val="000669C4"/>
    <w:rsid w:val="00066CC8"/>
    <w:rsid w:val="00066DB5"/>
    <w:rsid w:val="00066DED"/>
    <w:rsid w:val="00066E1B"/>
    <w:rsid w:val="000671A5"/>
    <w:rsid w:val="00067453"/>
    <w:rsid w:val="000675D8"/>
    <w:rsid w:val="0006762F"/>
    <w:rsid w:val="00067664"/>
    <w:rsid w:val="000679A3"/>
    <w:rsid w:val="00067BF7"/>
    <w:rsid w:val="00067F4A"/>
    <w:rsid w:val="0007022B"/>
    <w:rsid w:val="000706B9"/>
    <w:rsid w:val="00070806"/>
    <w:rsid w:val="000708FA"/>
    <w:rsid w:val="00070F69"/>
    <w:rsid w:val="0007119C"/>
    <w:rsid w:val="0007123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5FCE"/>
    <w:rsid w:val="00076038"/>
    <w:rsid w:val="00076203"/>
    <w:rsid w:val="00076367"/>
    <w:rsid w:val="000763E9"/>
    <w:rsid w:val="00076429"/>
    <w:rsid w:val="00076546"/>
    <w:rsid w:val="00076673"/>
    <w:rsid w:val="00076698"/>
    <w:rsid w:val="00076700"/>
    <w:rsid w:val="000768A3"/>
    <w:rsid w:val="000768EE"/>
    <w:rsid w:val="00076A94"/>
    <w:rsid w:val="00076C9C"/>
    <w:rsid w:val="00076CB8"/>
    <w:rsid w:val="00076CFD"/>
    <w:rsid w:val="00076FAB"/>
    <w:rsid w:val="000771D5"/>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B8C"/>
    <w:rsid w:val="00081E1C"/>
    <w:rsid w:val="000824A1"/>
    <w:rsid w:val="000824D1"/>
    <w:rsid w:val="0008269B"/>
    <w:rsid w:val="00082741"/>
    <w:rsid w:val="00082B0D"/>
    <w:rsid w:val="00082D13"/>
    <w:rsid w:val="00082D3E"/>
    <w:rsid w:val="00083014"/>
    <w:rsid w:val="00083493"/>
    <w:rsid w:val="00083509"/>
    <w:rsid w:val="00083623"/>
    <w:rsid w:val="0008374E"/>
    <w:rsid w:val="000839DC"/>
    <w:rsid w:val="00083B8B"/>
    <w:rsid w:val="00083B99"/>
    <w:rsid w:val="00084014"/>
    <w:rsid w:val="00084256"/>
    <w:rsid w:val="000843D9"/>
    <w:rsid w:val="000848D9"/>
    <w:rsid w:val="000848EB"/>
    <w:rsid w:val="00084BE4"/>
    <w:rsid w:val="00084DDA"/>
    <w:rsid w:val="00084F0F"/>
    <w:rsid w:val="0008504C"/>
    <w:rsid w:val="000852AE"/>
    <w:rsid w:val="00085480"/>
    <w:rsid w:val="00085569"/>
    <w:rsid w:val="00085693"/>
    <w:rsid w:val="00085857"/>
    <w:rsid w:val="0008590A"/>
    <w:rsid w:val="00085C37"/>
    <w:rsid w:val="00085DA1"/>
    <w:rsid w:val="00085E01"/>
    <w:rsid w:val="00085FB8"/>
    <w:rsid w:val="000865C3"/>
    <w:rsid w:val="000866B0"/>
    <w:rsid w:val="000867A5"/>
    <w:rsid w:val="00086850"/>
    <w:rsid w:val="00086D1E"/>
    <w:rsid w:val="00086F7D"/>
    <w:rsid w:val="00087058"/>
    <w:rsid w:val="0008717E"/>
    <w:rsid w:val="0008741E"/>
    <w:rsid w:val="000874E7"/>
    <w:rsid w:val="000878C1"/>
    <w:rsid w:val="00087B3E"/>
    <w:rsid w:val="00087BDD"/>
    <w:rsid w:val="00087EC8"/>
    <w:rsid w:val="00087FA3"/>
    <w:rsid w:val="0009010B"/>
    <w:rsid w:val="0009011B"/>
    <w:rsid w:val="00090144"/>
    <w:rsid w:val="0009036F"/>
    <w:rsid w:val="0009044D"/>
    <w:rsid w:val="00090454"/>
    <w:rsid w:val="00090AD1"/>
    <w:rsid w:val="00090C7E"/>
    <w:rsid w:val="00090F04"/>
    <w:rsid w:val="00090FA4"/>
    <w:rsid w:val="00090FD4"/>
    <w:rsid w:val="000911DD"/>
    <w:rsid w:val="0009128F"/>
    <w:rsid w:val="0009140F"/>
    <w:rsid w:val="000915A1"/>
    <w:rsid w:val="000915B5"/>
    <w:rsid w:val="000916C9"/>
    <w:rsid w:val="000916E8"/>
    <w:rsid w:val="00091DB1"/>
    <w:rsid w:val="00092532"/>
    <w:rsid w:val="00092F20"/>
    <w:rsid w:val="00093020"/>
    <w:rsid w:val="000930BC"/>
    <w:rsid w:val="000931C5"/>
    <w:rsid w:val="000932AF"/>
    <w:rsid w:val="00093456"/>
    <w:rsid w:val="0009350E"/>
    <w:rsid w:val="000936A9"/>
    <w:rsid w:val="000936E6"/>
    <w:rsid w:val="00093C81"/>
    <w:rsid w:val="00093DEC"/>
    <w:rsid w:val="00093E77"/>
    <w:rsid w:val="00093ECC"/>
    <w:rsid w:val="00094023"/>
    <w:rsid w:val="0009404F"/>
    <w:rsid w:val="00094066"/>
    <w:rsid w:val="000941A2"/>
    <w:rsid w:val="00094277"/>
    <w:rsid w:val="000942C4"/>
    <w:rsid w:val="000942DA"/>
    <w:rsid w:val="00094384"/>
    <w:rsid w:val="0009447A"/>
    <w:rsid w:val="00094E3E"/>
    <w:rsid w:val="00094E46"/>
    <w:rsid w:val="00095027"/>
    <w:rsid w:val="000950FD"/>
    <w:rsid w:val="0009519E"/>
    <w:rsid w:val="00095293"/>
    <w:rsid w:val="00095359"/>
    <w:rsid w:val="00095406"/>
    <w:rsid w:val="000959B5"/>
    <w:rsid w:val="00095A4B"/>
    <w:rsid w:val="00095BB8"/>
    <w:rsid w:val="00095D59"/>
    <w:rsid w:val="00095E4F"/>
    <w:rsid w:val="00095E9A"/>
    <w:rsid w:val="00095F3F"/>
    <w:rsid w:val="0009639A"/>
    <w:rsid w:val="00096551"/>
    <w:rsid w:val="00096772"/>
    <w:rsid w:val="000969C8"/>
    <w:rsid w:val="00096B35"/>
    <w:rsid w:val="00096B8C"/>
    <w:rsid w:val="00096BD5"/>
    <w:rsid w:val="00096C31"/>
    <w:rsid w:val="00096C4E"/>
    <w:rsid w:val="00097076"/>
    <w:rsid w:val="0009722F"/>
    <w:rsid w:val="00097230"/>
    <w:rsid w:val="00097305"/>
    <w:rsid w:val="000973EA"/>
    <w:rsid w:val="000978B3"/>
    <w:rsid w:val="00097F16"/>
    <w:rsid w:val="00097FF3"/>
    <w:rsid w:val="000A0238"/>
    <w:rsid w:val="000A036D"/>
    <w:rsid w:val="000A073D"/>
    <w:rsid w:val="000A0865"/>
    <w:rsid w:val="000A0AD9"/>
    <w:rsid w:val="000A0BB2"/>
    <w:rsid w:val="000A0C51"/>
    <w:rsid w:val="000A0D60"/>
    <w:rsid w:val="000A0DDD"/>
    <w:rsid w:val="000A11EF"/>
    <w:rsid w:val="000A13D4"/>
    <w:rsid w:val="000A13D6"/>
    <w:rsid w:val="000A1414"/>
    <w:rsid w:val="000A15EE"/>
    <w:rsid w:val="000A168C"/>
    <w:rsid w:val="000A1A26"/>
    <w:rsid w:val="000A1B26"/>
    <w:rsid w:val="000A26DD"/>
    <w:rsid w:val="000A2723"/>
    <w:rsid w:val="000A286B"/>
    <w:rsid w:val="000A2B0C"/>
    <w:rsid w:val="000A2C1F"/>
    <w:rsid w:val="000A2F1F"/>
    <w:rsid w:val="000A2FCC"/>
    <w:rsid w:val="000A326E"/>
    <w:rsid w:val="000A36AE"/>
    <w:rsid w:val="000A39CA"/>
    <w:rsid w:val="000A39F9"/>
    <w:rsid w:val="000A3A20"/>
    <w:rsid w:val="000A3A68"/>
    <w:rsid w:val="000A3C53"/>
    <w:rsid w:val="000A3CFE"/>
    <w:rsid w:val="000A3EF0"/>
    <w:rsid w:val="000A3F11"/>
    <w:rsid w:val="000A406A"/>
    <w:rsid w:val="000A452A"/>
    <w:rsid w:val="000A48FD"/>
    <w:rsid w:val="000A4A04"/>
    <w:rsid w:val="000A4A82"/>
    <w:rsid w:val="000A4D04"/>
    <w:rsid w:val="000A4D5D"/>
    <w:rsid w:val="000A4E53"/>
    <w:rsid w:val="000A4ECD"/>
    <w:rsid w:val="000A4F9D"/>
    <w:rsid w:val="000A525D"/>
    <w:rsid w:val="000A557F"/>
    <w:rsid w:val="000A5859"/>
    <w:rsid w:val="000A58DC"/>
    <w:rsid w:val="000A5AA6"/>
    <w:rsid w:val="000A5EB7"/>
    <w:rsid w:val="000A5F55"/>
    <w:rsid w:val="000A6768"/>
    <w:rsid w:val="000A687C"/>
    <w:rsid w:val="000A6C5F"/>
    <w:rsid w:val="000A712F"/>
    <w:rsid w:val="000A7263"/>
    <w:rsid w:val="000A7340"/>
    <w:rsid w:val="000A7730"/>
    <w:rsid w:val="000A7980"/>
    <w:rsid w:val="000A79F9"/>
    <w:rsid w:val="000A7A1D"/>
    <w:rsid w:val="000A7BA6"/>
    <w:rsid w:val="000A7CBF"/>
    <w:rsid w:val="000A7DD3"/>
    <w:rsid w:val="000A7E3F"/>
    <w:rsid w:val="000B01AA"/>
    <w:rsid w:val="000B01EF"/>
    <w:rsid w:val="000B025F"/>
    <w:rsid w:val="000B05FB"/>
    <w:rsid w:val="000B07CE"/>
    <w:rsid w:val="000B082C"/>
    <w:rsid w:val="000B094E"/>
    <w:rsid w:val="000B09DE"/>
    <w:rsid w:val="000B0A38"/>
    <w:rsid w:val="000B0AAA"/>
    <w:rsid w:val="000B0E2D"/>
    <w:rsid w:val="000B107F"/>
    <w:rsid w:val="000B10A8"/>
    <w:rsid w:val="000B15E1"/>
    <w:rsid w:val="000B2001"/>
    <w:rsid w:val="000B202C"/>
    <w:rsid w:val="000B22BB"/>
    <w:rsid w:val="000B244B"/>
    <w:rsid w:val="000B2937"/>
    <w:rsid w:val="000B2AD1"/>
    <w:rsid w:val="000B2D59"/>
    <w:rsid w:val="000B2E64"/>
    <w:rsid w:val="000B2FE8"/>
    <w:rsid w:val="000B30B5"/>
    <w:rsid w:val="000B32B1"/>
    <w:rsid w:val="000B32CE"/>
    <w:rsid w:val="000B3474"/>
    <w:rsid w:val="000B355C"/>
    <w:rsid w:val="000B3D5A"/>
    <w:rsid w:val="000B3E1E"/>
    <w:rsid w:val="000B400D"/>
    <w:rsid w:val="000B4086"/>
    <w:rsid w:val="000B4600"/>
    <w:rsid w:val="000B4BEB"/>
    <w:rsid w:val="000B4C7E"/>
    <w:rsid w:val="000B4E53"/>
    <w:rsid w:val="000B4E76"/>
    <w:rsid w:val="000B4F2B"/>
    <w:rsid w:val="000B4F48"/>
    <w:rsid w:val="000B51B9"/>
    <w:rsid w:val="000B5511"/>
    <w:rsid w:val="000B58AC"/>
    <w:rsid w:val="000B5A10"/>
    <w:rsid w:val="000B5A8F"/>
    <w:rsid w:val="000B5BAC"/>
    <w:rsid w:val="000B5DC4"/>
    <w:rsid w:val="000B6A9A"/>
    <w:rsid w:val="000B6B1D"/>
    <w:rsid w:val="000B6C0A"/>
    <w:rsid w:val="000B6E1E"/>
    <w:rsid w:val="000B744E"/>
    <w:rsid w:val="000B76E5"/>
    <w:rsid w:val="000B796C"/>
    <w:rsid w:val="000B7A56"/>
    <w:rsid w:val="000B7C1E"/>
    <w:rsid w:val="000C0110"/>
    <w:rsid w:val="000C025E"/>
    <w:rsid w:val="000C08D3"/>
    <w:rsid w:val="000C08DE"/>
    <w:rsid w:val="000C0AC3"/>
    <w:rsid w:val="000C0BB3"/>
    <w:rsid w:val="000C123E"/>
    <w:rsid w:val="000C13A0"/>
    <w:rsid w:val="000C1583"/>
    <w:rsid w:val="000C198B"/>
    <w:rsid w:val="000C1A39"/>
    <w:rsid w:val="000C1BEC"/>
    <w:rsid w:val="000C1CF3"/>
    <w:rsid w:val="000C2190"/>
    <w:rsid w:val="000C2300"/>
    <w:rsid w:val="000C2418"/>
    <w:rsid w:val="000C27BF"/>
    <w:rsid w:val="000C2803"/>
    <w:rsid w:val="000C284D"/>
    <w:rsid w:val="000C2BEA"/>
    <w:rsid w:val="000C2E0A"/>
    <w:rsid w:val="000C2E46"/>
    <w:rsid w:val="000C2E83"/>
    <w:rsid w:val="000C3087"/>
    <w:rsid w:val="000C33C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4DC8"/>
    <w:rsid w:val="000C4DD7"/>
    <w:rsid w:val="000C51A1"/>
    <w:rsid w:val="000C523C"/>
    <w:rsid w:val="000C52D5"/>
    <w:rsid w:val="000C5414"/>
    <w:rsid w:val="000C54A8"/>
    <w:rsid w:val="000C553F"/>
    <w:rsid w:val="000C59B5"/>
    <w:rsid w:val="000C5A56"/>
    <w:rsid w:val="000C5C3E"/>
    <w:rsid w:val="000C5D4A"/>
    <w:rsid w:val="000C5DF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9D"/>
    <w:rsid w:val="000D13D5"/>
    <w:rsid w:val="000D1A16"/>
    <w:rsid w:val="000D1A2E"/>
    <w:rsid w:val="000D1B93"/>
    <w:rsid w:val="000D21FE"/>
    <w:rsid w:val="000D23F2"/>
    <w:rsid w:val="000D2D72"/>
    <w:rsid w:val="000D3002"/>
    <w:rsid w:val="000D3056"/>
    <w:rsid w:val="000D3181"/>
    <w:rsid w:val="000D3429"/>
    <w:rsid w:val="000D39B2"/>
    <w:rsid w:val="000D3D38"/>
    <w:rsid w:val="000D3ED7"/>
    <w:rsid w:val="000D3EE8"/>
    <w:rsid w:val="000D3F9B"/>
    <w:rsid w:val="000D3FD0"/>
    <w:rsid w:val="000D4187"/>
    <w:rsid w:val="000D4314"/>
    <w:rsid w:val="000D4667"/>
    <w:rsid w:val="000D4846"/>
    <w:rsid w:val="000D48DE"/>
    <w:rsid w:val="000D4A41"/>
    <w:rsid w:val="000D4ACF"/>
    <w:rsid w:val="000D4DA9"/>
    <w:rsid w:val="000D4EE8"/>
    <w:rsid w:val="000D4F10"/>
    <w:rsid w:val="000D5362"/>
    <w:rsid w:val="000D5682"/>
    <w:rsid w:val="000D56FD"/>
    <w:rsid w:val="000D572F"/>
    <w:rsid w:val="000D573E"/>
    <w:rsid w:val="000D5D5D"/>
    <w:rsid w:val="000D5DBE"/>
    <w:rsid w:val="000D5E78"/>
    <w:rsid w:val="000D5EA7"/>
    <w:rsid w:val="000D5EF4"/>
    <w:rsid w:val="000D5F67"/>
    <w:rsid w:val="000D613F"/>
    <w:rsid w:val="000D6185"/>
    <w:rsid w:val="000D6591"/>
    <w:rsid w:val="000D67DA"/>
    <w:rsid w:val="000D6BEC"/>
    <w:rsid w:val="000D71B7"/>
    <w:rsid w:val="000D763E"/>
    <w:rsid w:val="000D7AB5"/>
    <w:rsid w:val="000D7B68"/>
    <w:rsid w:val="000D7D46"/>
    <w:rsid w:val="000D7D58"/>
    <w:rsid w:val="000D7E1E"/>
    <w:rsid w:val="000D7E9C"/>
    <w:rsid w:val="000D7F45"/>
    <w:rsid w:val="000E0074"/>
    <w:rsid w:val="000E0370"/>
    <w:rsid w:val="000E0838"/>
    <w:rsid w:val="000E0AE4"/>
    <w:rsid w:val="000E0C8B"/>
    <w:rsid w:val="000E0D9B"/>
    <w:rsid w:val="000E0FA0"/>
    <w:rsid w:val="000E12F7"/>
    <w:rsid w:val="000E157A"/>
    <w:rsid w:val="000E17D1"/>
    <w:rsid w:val="000E1834"/>
    <w:rsid w:val="000E18F2"/>
    <w:rsid w:val="000E24B4"/>
    <w:rsid w:val="000E2753"/>
    <w:rsid w:val="000E2C7B"/>
    <w:rsid w:val="000E2D59"/>
    <w:rsid w:val="000E2FE5"/>
    <w:rsid w:val="000E3302"/>
    <w:rsid w:val="000E343D"/>
    <w:rsid w:val="000E3515"/>
    <w:rsid w:val="000E3B7B"/>
    <w:rsid w:val="000E3C5C"/>
    <w:rsid w:val="000E3C70"/>
    <w:rsid w:val="000E3E71"/>
    <w:rsid w:val="000E4059"/>
    <w:rsid w:val="000E4122"/>
    <w:rsid w:val="000E45F1"/>
    <w:rsid w:val="000E469A"/>
    <w:rsid w:val="000E47F8"/>
    <w:rsid w:val="000E498A"/>
    <w:rsid w:val="000E4CDF"/>
    <w:rsid w:val="000E4DA6"/>
    <w:rsid w:val="000E4ED4"/>
    <w:rsid w:val="000E514A"/>
    <w:rsid w:val="000E5182"/>
    <w:rsid w:val="000E527D"/>
    <w:rsid w:val="000E52DF"/>
    <w:rsid w:val="000E5319"/>
    <w:rsid w:val="000E5445"/>
    <w:rsid w:val="000E54D8"/>
    <w:rsid w:val="000E5597"/>
    <w:rsid w:val="000E5603"/>
    <w:rsid w:val="000E569A"/>
    <w:rsid w:val="000E5ADA"/>
    <w:rsid w:val="000E5B40"/>
    <w:rsid w:val="000E5DC9"/>
    <w:rsid w:val="000E631C"/>
    <w:rsid w:val="000E6640"/>
    <w:rsid w:val="000E6A06"/>
    <w:rsid w:val="000E6C3B"/>
    <w:rsid w:val="000E6EA3"/>
    <w:rsid w:val="000E7056"/>
    <w:rsid w:val="000E7157"/>
    <w:rsid w:val="000E7301"/>
    <w:rsid w:val="000E730F"/>
    <w:rsid w:val="000E73BD"/>
    <w:rsid w:val="000E750B"/>
    <w:rsid w:val="000E7A4E"/>
    <w:rsid w:val="000E7AA6"/>
    <w:rsid w:val="000E7B52"/>
    <w:rsid w:val="000F0212"/>
    <w:rsid w:val="000F0260"/>
    <w:rsid w:val="000F041C"/>
    <w:rsid w:val="000F0460"/>
    <w:rsid w:val="000F05F1"/>
    <w:rsid w:val="000F06D6"/>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5B6"/>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BF8"/>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CA"/>
    <w:rsid w:val="001016D3"/>
    <w:rsid w:val="00101750"/>
    <w:rsid w:val="00101C3D"/>
    <w:rsid w:val="0010247E"/>
    <w:rsid w:val="00102486"/>
    <w:rsid w:val="001024A7"/>
    <w:rsid w:val="00102592"/>
    <w:rsid w:val="001029BA"/>
    <w:rsid w:val="00102EEF"/>
    <w:rsid w:val="001030D4"/>
    <w:rsid w:val="0010324E"/>
    <w:rsid w:val="00103389"/>
    <w:rsid w:val="00103457"/>
    <w:rsid w:val="00103A12"/>
    <w:rsid w:val="00103A8E"/>
    <w:rsid w:val="00103B6A"/>
    <w:rsid w:val="00103BEF"/>
    <w:rsid w:val="0010417C"/>
    <w:rsid w:val="00104188"/>
    <w:rsid w:val="00104383"/>
    <w:rsid w:val="00104582"/>
    <w:rsid w:val="001045B2"/>
    <w:rsid w:val="00104898"/>
    <w:rsid w:val="00104995"/>
    <w:rsid w:val="00104BD2"/>
    <w:rsid w:val="00104C79"/>
    <w:rsid w:val="00104DCC"/>
    <w:rsid w:val="0010515E"/>
    <w:rsid w:val="001055A8"/>
    <w:rsid w:val="00105728"/>
    <w:rsid w:val="00105916"/>
    <w:rsid w:val="00105BFD"/>
    <w:rsid w:val="00105C0F"/>
    <w:rsid w:val="00106215"/>
    <w:rsid w:val="00106572"/>
    <w:rsid w:val="001066CA"/>
    <w:rsid w:val="00106A1B"/>
    <w:rsid w:val="00106A9C"/>
    <w:rsid w:val="00106EA8"/>
    <w:rsid w:val="001072E7"/>
    <w:rsid w:val="0010766A"/>
    <w:rsid w:val="00107732"/>
    <w:rsid w:val="001078A5"/>
    <w:rsid w:val="0010796D"/>
    <w:rsid w:val="00107A88"/>
    <w:rsid w:val="00107C15"/>
    <w:rsid w:val="00107CC5"/>
    <w:rsid w:val="00107E2F"/>
    <w:rsid w:val="00107FC7"/>
    <w:rsid w:val="0011007F"/>
    <w:rsid w:val="00110333"/>
    <w:rsid w:val="0011048C"/>
    <w:rsid w:val="001104A9"/>
    <w:rsid w:val="001104C1"/>
    <w:rsid w:val="001108F0"/>
    <w:rsid w:val="00110942"/>
    <w:rsid w:val="001109F0"/>
    <w:rsid w:val="00110A2B"/>
    <w:rsid w:val="00110AFB"/>
    <w:rsid w:val="00110BE8"/>
    <w:rsid w:val="001111A0"/>
    <w:rsid w:val="00111305"/>
    <w:rsid w:val="0011162D"/>
    <w:rsid w:val="001116A2"/>
    <w:rsid w:val="00111AD9"/>
    <w:rsid w:val="00111AE3"/>
    <w:rsid w:val="00111BD9"/>
    <w:rsid w:val="00112278"/>
    <w:rsid w:val="0011283E"/>
    <w:rsid w:val="0011287F"/>
    <w:rsid w:val="00112B7F"/>
    <w:rsid w:val="00113504"/>
    <w:rsid w:val="00113810"/>
    <w:rsid w:val="0011399B"/>
    <w:rsid w:val="00113CF7"/>
    <w:rsid w:val="00113FC7"/>
    <w:rsid w:val="00114470"/>
    <w:rsid w:val="0011476B"/>
    <w:rsid w:val="00114CBC"/>
    <w:rsid w:val="0011509C"/>
    <w:rsid w:val="0011515A"/>
    <w:rsid w:val="00115193"/>
    <w:rsid w:val="001151A9"/>
    <w:rsid w:val="0011557A"/>
    <w:rsid w:val="00115AE9"/>
    <w:rsid w:val="00115C40"/>
    <w:rsid w:val="00115DA7"/>
    <w:rsid w:val="00115E98"/>
    <w:rsid w:val="00116093"/>
    <w:rsid w:val="001160D7"/>
    <w:rsid w:val="00116403"/>
    <w:rsid w:val="00116411"/>
    <w:rsid w:val="001167A7"/>
    <w:rsid w:val="0011692D"/>
    <w:rsid w:val="00116B2B"/>
    <w:rsid w:val="00116D7F"/>
    <w:rsid w:val="00116E35"/>
    <w:rsid w:val="00116F18"/>
    <w:rsid w:val="0011719A"/>
    <w:rsid w:val="00117359"/>
    <w:rsid w:val="00117373"/>
    <w:rsid w:val="00117715"/>
    <w:rsid w:val="001177BD"/>
    <w:rsid w:val="001178D4"/>
    <w:rsid w:val="00117935"/>
    <w:rsid w:val="00117AA5"/>
    <w:rsid w:val="00117AB0"/>
    <w:rsid w:val="00117B9F"/>
    <w:rsid w:val="00117C82"/>
    <w:rsid w:val="00117D7B"/>
    <w:rsid w:val="001201B0"/>
    <w:rsid w:val="00120279"/>
    <w:rsid w:val="0012042F"/>
    <w:rsid w:val="00120472"/>
    <w:rsid w:val="00120489"/>
    <w:rsid w:val="001206B7"/>
    <w:rsid w:val="00120793"/>
    <w:rsid w:val="001208D6"/>
    <w:rsid w:val="00120DE0"/>
    <w:rsid w:val="00120E0B"/>
    <w:rsid w:val="00120E9D"/>
    <w:rsid w:val="0012107B"/>
    <w:rsid w:val="00121249"/>
    <w:rsid w:val="0012127D"/>
    <w:rsid w:val="001214DE"/>
    <w:rsid w:val="0012157F"/>
    <w:rsid w:val="001216F7"/>
    <w:rsid w:val="0012170B"/>
    <w:rsid w:val="001219F2"/>
    <w:rsid w:val="00121F09"/>
    <w:rsid w:val="00122036"/>
    <w:rsid w:val="00122096"/>
    <w:rsid w:val="001220BA"/>
    <w:rsid w:val="00122168"/>
    <w:rsid w:val="001221A6"/>
    <w:rsid w:val="00122200"/>
    <w:rsid w:val="0012249D"/>
    <w:rsid w:val="001229CF"/>
    <w:rsid w:val="001229F3"/>
    <w:rsid w:val="00122B4E"/>
    <w:rsid w:val="001232B1"/>
    <w:rsid w:val="00123417"/>
    <w:rsid w:val="00123650"/>
    <w:rsid w:val="00123902"/>
    <w:rsid w:val="00123C4F"/>
    <w:rsid w:val="00123C66"/>
    <w:rsid w:val="00124112"/>
    <w:rsid w:val="0012414C"/>
    <w:rsid w:val="0012429C"/>
    <w:rsid w:val="00124599"/>
    <w:rsid w:val="00124647"/>
    <w:rsid w:val="00124655"/>
    <w:rsid w:val="001249C1"/>
    <w:rsid w:val="0012554F"/>
    <w:rsid w:val="00125631"/>
    <w:rsid w:val="001258D6"/>
    <w:rsid w:val="00125996"/>
    <w:rsid w:val="00125B22"/>
    <w:rsid w:val="00125EDF"/>
    <w:rsid w:val="00125F73"/>
    <w:rsid w:val="00126149"/>
    <w:rsid w:val="00126168"/>
    <w:rsid w:val="00126333"/>
    <w:rsid w:val="001268C3"/>
    <w:rsid w:val="001269DE"/>
    <w:rsid w:val="00126C9E"/>
    <w:rsid w:val="00126CAB"/>
    <w:rsid w:val="00126D57"/>
    <w:rsid w:val="00126E59"/>
    <w:rsid w:val="00126FE4"/>
    <w:rsid w:val="00127497"/>
    <w:rsid w:val="00127589"/>
    <w:rsid w:val="001278F9"/>
    <w:rsid w:val="00127A13"/>
    <w:rsid w:val="00127AAF"/>
    <w:rsid w:val="00127B9F"/>
    <w:rsid w:val="00127D64"/>
    <w:rsid w:val="00127E69"/>
    <w:rsid w:val="00127EBC"/>
    <w:rsid w:val="00127F53"/>
    <w:rsid w:val="00130032"/>
    <w:rsid w:val="001302B3"/>
    <w:rsid w:val="00130368"/>
    <w:rsid w:val="0013036F"/>
    <w:rsid w:val="001304F7"/>
    <w:rsid w:val="001305C3"/>
    <w:rsid w:val="00130627"/>
    <w:rsid w:val="001307F7"/>
    <w:rsid w:val="00130A16"/>
    <w:rsid w:val="00130C02"/>
    <w:rsid w:val="00130D9D"/>
    <w:rsid w:val="00130E8E"/>
    <w:rsid w:val="00131061"/>
    <w:rsid w:val="0013125E"/>
    <w:rsid w:val="001312B4"/>
    <w:rsid w:val="001312F5"/>
    <w:rsid w:val="00131492"/>
    <w:rsid w:val="00131A13"/>
    <w:rsid w:val="00131C83"/>
    <w:rsid w:val="00131DDB"/>
    <w:rsid w:val="00131E46"/>
    <w:rsid w:val="00131F6D"/>
    <w:rsid w:val="001321E7"/>
    <w:rsid w:val="00132382"/>
    <w:rsid w:val="001324F2"/>
    <w:rsid w:val="0013255B"/>
    <w:rsid w:val="00132640"/>
    <w:rsid w:val="00132912"/>
    <w:rsid w:val="00132B4A"/>
    <w:rsid w:val="00132D4E"/>
    <w:rsid w:val="00132F7A"/>
    <w:rsid w:val="00133398"/>
    <w:rsid w:val="001335B8"/>
    <w:rsid w:val="00133A16"/>
    <w:rsid w:val="00133AC0"/>
    <w:rsid w:val="00133C35"/>
    <w:rsid w:val="00133CD0"/>
    <w:rsid w:val="0013417C"/>
    <w:rsid w:val="00134225"/>
    <w:rsid w:val="00134566"/>
    <w:rsid w:val="00134698"/>
    <w:rsid w:val="00134795"/>
    <w:rsid w:val="001348BD"/>
    <w:rsid w:val="00134AB7"/>
    <w:rsid w:val="00134C30"/>
    <w:rsid w:val="00134D63"/>
    <w:rsid w:val="00134DD7"/>
    <w:rsid w:val="00134E66"/>
    <w:rsid w:val="00134E76"/>
    <w:rsid w:val="00135597"/>
    <w:rsid w:val="00135C00"/>
    <w:rsid w:val="00135C11"/>
    <w:rsid w:val="00135D3C"/>
    <w:rsid w:val="00135E22"/>
    <w:rsid w:val="00135F7C"/>
    <w:rsid w:val="0013675B"/>
    <w:rsid w:val="00136962"/>
    <w:rsid w:val="00136B28"/>
    <w:rsid w:val="00136B5A"/>
    <w:rsid w:val="00136D96"/>
    <w:rsid w:val="0013706F"/>
    <w:rsid w:val="00137398"/>
    <w:rsid w:val="001373B2"/>
    <w:rsid w:val="001375BB"/>
    <w:rsid w:val="00137726"/>
    <w:rsid w:val="001378AC"/>
    <w:rsid w:val="001378AE"/>
    <w:rsid w:val="00137B13"/>
    <w:rsid w:val="00137B23"/>
    <w:rsid w:val="00137B8A"/>
    <w:rsid w:val="00137E5D"/>
    <w:rsid w:val="00137ECA"/>
    <w:rsid w:val="00137FEB"/>
    <w:rsid w:val="00140085"/>
    <w:rsid w:val="00140333"/>
    <w:rsid w:val="00140412"/>
    <w:rsid w:val="00140818"/>
    <w:rsid w:val="0014083E"/>
    <w:rsid w:val="00140DC7"/>
    <w:rsid w:val="001411D4"/>
    <w:rsid w:val="00141454"/>
    <w:rsid w:val="00141483"/>
    <w:rsid w:val="001414BC"/>
    <w:rsid w:val="00141651"/>
    <w:rsid w:val="00141682"/>
    <w:rsid w:val="001417C6"/>
    <w:rsid w:val="001417DE"/>
    <w:rsid w:val="00141B22"/>
    <w:rsid w:val="00141C8C"/>
    <w:rsid w:val="00141DD5"/>
    <w:rsid w:val="00142119"/>
    <w:rsid w:val="00142206"/>
    <w:rsid w:val="00142A8E"/>
    <w:rsid w:val="00143567"/>
    <w:rsid w:val="00143A95"/>
    <w:rsid w:val="00143B13"/>
    <w:rsid w:val="00143F77"/>
    <w:rsid w:val="00144063"/>
    <w:rsid w:val="001440E2"/>
    <w:rsid w:val="00144906"/>
    <w:rsid w:val="00144A80"/>
    <w:rsid w:val="00144D6E"/>
    <w:rsid w:val="00144F50"/>
    <w:rsid w:val="0014513D"/>
    <w:rsid w:val="001451A0"/>
    <w:rsid w:val="00145391"/>
    <w:rsid w:val="001453C3"/>
    <w:rsid w:val="001453CE"/>
    <w:rsid w:val="001454C1"/>
    <w:rsid w:val="001454D4"/>
    <w:rsid w:val="00145905"/>
    <w:rsid w:val="00145BBC"/>
    <w:rsid w:val="00145C0D"/>
    <w:rsid w:val="00145D12"/>
    <w:rsid w:val="00145E91"/>
    <w:rsid w:val="00145FEF"/>
    <w:rsid w:val="00146475"/>
    <w:rsid w:val="001465CE"/>
    <w:rsid w:val="00146973"/>
    <w:rsid w:val="00146A14"/>
    <w:rsid w:val="00146D88"/>
    <w:rsid w:val="0014720C"/>
    <w:rsid w:val="0014723C"/>
    <w:rsid w:val="001473F3"/>
    <w:rsid w:val="001476AE"/>
    <w:rsid w:val="0014792D"/>
    <w:rsid w:val="00147CD0"/>
    <w:rsid w:val="00147E53"/>
    <w:rsid w:val="00147F72"/>
    <w:rsid w:val="00150034"/>
    <w:rsid w:val="0015007A"/>
    <w:rsid w:val="001500B0"/>
    <w:rsid w:val="001501D6"/>
    <w:rsid w:val="001506AE"/>
    <w:rsid w:val="00150728"/>
    <w:rsid w:val="001508B3"/>
    <w:rsid w:val="00150BA5"/>
    <w:rsid w:val="00150BCD"/>
    <w:rsid w:val="00150CF6"/>
    <w:rsid w:val="00150D67"/>
    <w:rsid w:val="00150EB0"/>
    <w:rsid w:val="00150F3F"/>
    <w:rsid w:val="0015102F"/>
    <w:rsid w:val="00151061"/>
    <w:rsid w:val="001510C0"/>
    <w:rsid w:val="001510D6"/>
    <w:rsid w:val="00151317"/>
    <w:rsid w:val="00151377"/>
    <w:rsid w:val="001516E6"/>
    <w:rsid w:val="00151A2F"/>
    <w:rsid w:val="00151A42"/>
    <w:rsid w:val="00151B0A"/>
    <w:rsid w:val="00151F5D"/>
    <w:rsid w:val="00152085"/>
    <w:rsid w:val="0015242F"/>
    <w:rsid w:val="00152450"/>
    <w:rsid w:val="00152602"/>
    <w:rsid w:val="001526C7"/>
    <w:rsid w:val="00152B8E"/>
    <w:rsid w:val="00152C4B"/>
    <w:rsid w:val="00152F1F"/>
    <w:rsid w:val="00152FCB"/>
    <w:rsid w:val="00153062"/>
    <w:rsid w:val="001531E0"/>
    <w:rsid w:val="00153297"/>
    <w:rsid w:val="0015331B"/>
    <w:rsid w:val="0015332B"/>
    <w:rsid w:val="00153408"/>
    <w:rsid w:val="001536A6"/>
    <w:rsid w:val="00153856"/>
    <w:rsid w:val="001538CF"/>
    <w:rsid w:val="001538D8"/>
    <w:rsid w:val="001539F5"/>
    <w:rsid w:val="00153BF5"/>
    <w:rsid w:val="00153E7D"/>
    <w:rsid w:val="0015412A"/>
    <w:rsid w:val="001541F2"/>
    <w:rsid w:val="00154238"/>
    <w:rsid w:val="00154690"/>
    <w:rsid w:val="00154742"/>
    <w:rsid w:val="001548AD"/>
    <w:rsid w:val="001549AC"/>
    <w:rsid w:val="00154A03"/>
    <w:rsid w:val="00154A7C"/>
    <w:rsid w:val="00154BB7"/>
    <w:rsid w:val="00154CBD"/>
    <w:rsid w:val="00154EB1"/>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33E"/>
    <w:rsid w:val="00157542"/>
    <w:rsid w:val="00157719"/>
    <w:rsid w:val="0015781E"/>
    <w:rsid w:val="00157987"/>
    <w:rsid w:val="001579EC"/>
    <w:rsid w:val="00157A9B"/>
    <w:rsid w:val="00157BE3"/>
    <w:rsid w:val="00157C27"/>
    <w:rsid w:val="00157DE4"/>
    <w:rsid w:val="00160114"/>
    <w:rsid w:val="001603C3"/>
    <w:rsid w:val="00160459"/>
    <w:rsid w:val="0016059B"/>
    <w:rsid w:val="001605C2"/>
    <w:rsid w:val="00160656"/>
    <w:rsid w:val="001608A0"/>
    <w:rsid w:val="00160A1E"/>
    <w:rsid w:val="00160F1D"/>
    <w:rsid w:val="00160FEF"/>
    <w:rsid w:val="0016107B"/>
    <w:rsid w:val="001612E5"/>
    <w:rsid w:val="00161457"/>
    <w:rsid w:val="00161922"/>
    <w:rsid w:val="00161EFE"/>
    <w:rsid w:val="00161F8E"/>
    <w:rsid w:val="00162089"/>
    <w:rsid w:val="0016238E"/>
    <w:rsid w:val="001625AF"/>
    <w:rsid w:val="001627E4"/>
    <w:rsid w:val="00162AA9"/>
    <w:rsid w:val="0016329E"/>
    <w:rsid w:val="00163535"/>
    <w:rsid w:val="001637B1"/>
    <w:rsid w:val="0016392C"/>
    <w:rsid w:val="001639A1"/>
    <w:rsid w:val="00163AA6"/>
    <w:rsid w:val="00163CD4"/>
    <w:rsid w:val="00163DC1"/>
    <w:rsid w:val="00163E5A"/>
    <w:rsid w:val="00163EB6"/>
    <w:rsid w:val="001640D0"/>
    <w:rsid w:val="001640DE"/>
    <w:rsid w:val="00164131"/>
    <w:rsid w:val="0016428D"/>
    <w:rsid w:val="00164305"/>
    <w:rsid w:val="00164488"/>
    <w:rsid w:val="001644C4"/>
    <w:rsid w:val="0016477C"/>
    <w:rsid w:val="00164FDA"/>
    <w:rsid w:val="001651EF"/>
    <w:rsid w:val="00165979"/>
    <w:rsid w:val="00165AF0"/>
    <w:rsid w:val="00165C2B"/>
    <w:rsid w:val="00165FB2"/>
    <w:rsid w:val="00166027"/>
    <w:rsid w:val="00166455"/>
    <w:rsid w:val="0016661E"/>
    <w:rsid w:val="0016674F"/>
    <w:rsid w:val="0016675E"/>
    <w:rsid w:val="001667AD"/>
    <w:rsid w:val="00166B2B"/>
    <w:rsid w:val="00166C73"/>
    <w:rsid w:val="00166D12"/>
    <w:rsid w:val="00166EDE"/>
    <w:rsid w:val="00167978"/>
    <w:rsid w:val="00167A31"/>
    <w:rsid w:val="00167CFA"/>
    <w:rsid w:val="00167D8B"/>
    <w:rsid w:val="00167F97"/>
    <w:rsid w:val="00170065"/>
    <w:rsid w:val="00170227"/>
    <w:rsid w:val="001702F3"/>
    <w:rsid w:val="0017056B"/>
    <w:rsid w:val="00170650"/>
    <w:rsid w:val="00170C6F"/>
    <w:rsid w:val="00170D6D"/>
    <w:rsid w:val="00170DF8"/>
    <w:rsid w:val="0017125B"/>
    <w:rsid w:val="001718D9"/>
    <w:rsid w:val="00171A51"/>
    <w:rsid w:val="00171B22"/>
    <w:rsid w:val="00171C87"/>
    <w:rsid w:val="00171D9D"/>
    <w:rsid w:val="00171E9D"/>
    <w:rsid w:val="00171EE9"/>
    <w:rsid w:val="0017235A"/>
    <w:rsid w:val="001723B3"/>
    <w:rsid w:val="0017259D"/>
    <w:rsid w:val="0017271D"/>
    <w:rsid w:val="00172815"/>
    <w:rsid w:val="001728E1"/>
    <w:rsid w:val="00172946"/>
    <w:rsid w:val="00172C74"/>
    <w:rsid w:val="00172CF1"/>
    <w:rsid w:val="00172DCB"/>
    <w:rsid w:val="00172F89"/>
    <w:rsid w:val="00172FC5"/>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6E2F"/>
    <w:rsid w:val="00176EBA"/>
    <w:rsid w:val="001770BF"/>
    <w:rsid w:val="0017732E"/>
    <w:rsid w:val="0017765F"/>
    <w:rsid w:val="00177752"/>
    <w:rsid w:val="00177859"/>
    <w:rsid w:val="0017785E"/>
    <w:rsid w:val="00177957"/>
    <w:rsid w:val="00177C2B"/>
    <w:rsid w:val="00177C52"/>
    <w:rsid w:val="00177E9A"/>
    <w:rsid w:val="00180355"/>
    <w:rsid w:val="00180487"/>
    <w:rsid w:val="001804F9"/>
    <w:rsid w:val="001808A7"/>
    <w:rsid w:val="00180A30"/>
    <w:rsid w:val="00180A7B"/>
    <w:rsid w:val="00180C48"/>
    <w:rsid w:val="00180CD9"/>
    <w:rsid w:val="00180FFF"/>
    <w:rsid w:val="00181151"/>
    <w:rsid w:val="001811B8"/>
    <w:rsid w:val="001812FF"/>
    <w:rsid w:val="001815CD"/>
    <w:rsid w:val="00181623"/>
    <w:rsid w:val="00181AA3"/>
    <w:rsid w:val="00181B38"/>
    <w:rsid w:val="00181C9E"/>
    <w:rsid w:val="00181DA6"/>
    <w:rsid w:val="00181FFD"/>
    <w:rsid w:val="0018220E"/>
    <w:rsid w:val="0018228F"/>
    <w:rsid w:val="001823D0"/>
    <w:rsid w:val="001825EC"/>
    <w:rsid w:val="001825F1"/>
    <w:rsid w:val="00182780"/>
    <w:rsid w:val="0018288D"/>
    <w:rsid w:val="0018289C"/>
    <w:rsid w:val="00182926"/>
    <w:rsid w:val="001829AE"/>
    <w:rsid w:val="001829F1"/>
    <w:rsid w:val="00182E36"/>
    <w:rsid w:val="00182F03"/>
    <w:rsid w:val="00182F96"/>
    <w:rsid w:val="00182FE5"/>
    <w:rsid w:val="00183252"/>
    <w:rsid w:val="00183255"/>
    <w:rsid w:val="001832E0"/>
    <w:rsid w:val="001834BE"/>
    <w:rsid w:val="001836B0"/>
    <w:rsid w:val="001839C3"/>
    <w:rsid w:val="00183B6F"/>
    <w:rsid w:val="00183CBB"/>
    <w:rsid w:val="00184087"/>
    <w:rsid w:val="001843C6"/>
    <w:rsid w:val="001845D5"/>
    <w:rsid w:val="001845F3"/>
    <w:rsid w:val="001846D4"/>
    <w:rsid w:val="0018486C"/>
    <w:rsid w:val="00184AA8"/>
    <w:rsid w:val="00184C4A"/>
    <w:rsid w:val="00184CC4"/>
    <w:rsid w:val="00184D0F"/>
    <w:rsid w:val="00184D5F"/>
    <w:rsid w:val="00184E24"/>
    <w:rsid w:val="00185048"/>
    <w:rsid w:val="0018505C"/>
    <w:rsid w:val="00185176"/>
    <w:rsid w:val="001856BD"/>
    <w:rsid w:val="00185A36"/>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526"/>
    <w:rsid w:val="001876DE"/>
    <w:rsid w:val="001879C6"/>
    <w:rsid w:val="00187BC1"/>
    <w:rsid w:val="00187D3B"/>
    <w:rsid w:val="001904EE"/>
    <w:rsid w:val="00190AC7"/>
    <w:rsid w:val="00190B45"/>
    <w:rsid w:val="001911B7"/>
    <w:rsid w:val="0019159E"/>
    <w:rsid w:val="001917D0"/>
    <w:rsid w:val="00191816"/>
    <w:rsid w:val="00191952"/>
    <w:rsid w:val="00191962"/>
    <w:rsid w:val="001919AB"/>
    <w:rsid w:val="00191C05"/>
    <w:rsid w:val="0019224C"/>
    <w:rsid w:val="001924B9"/>
    <w:rsid w:val="0019270C"/>
    <w:rsid w:val="0019279D"/>
    <w:rsid w:val="00192944"/>
    <w:rsid w:val="00192BBD"/>
    <w:rsid w:val="00192BD1"/>
    <w:rsid w:val="00192D2B"/>
    <w:rsid w:val="00192E62"/>
    <w:rsid w:val="00192E63"/>
    <w:rsid w:val="00192F17"/>
    <w:rsid w:val="001931C0"/>
    <w:rsid w:val="00193371"/>
    <w:rsid w:val="00193475"/>
    <w:rsid w:val="001934F7"/>
    <w:rsid w:val="0019354E"/>
    <w:rsid w:val="001938A5"/>
    <w:rsid w:val="00193936"/>
    <w:rsid w:val="001939FF"/>
    <w:rsid w:val="00193AB7"/>
    <w:rsid w:val="0019417B"/>
    <w:rsid w:val="001942B6"/>
    <w:rsid w:val="0019469C"/>
    <w:rsid w:val="00194706"/>
    <w:rsid w:val="0019474F"/>
    <w:rsid w:val="00194849"/>
    <w:rsid w:val="001949F7"/>
    <w:rsid w:val="00194A7F"/>
    <w:rsid w:val="00194A82"/>
    <w:rsid w:val="00194C18"/>
    <w:rsid w:val="00194D02"/>
    <w:rsid w:val="00194D19"/>
    <w:rsid w:val="001950C3"/>
    <w:rsid w:val="001950E8"/>
    <w:rsid w:val="00195278"/>
    <w:rsid w:val="00195430"/>
    <w:rsid w:val="001955F1"/>
    <w:rsid w:val="0019561F"/>
    <w:rsid w:val="00195665"/>
    <w:rsid w:val="00195A94"/>
    <w:rsid w:val="00195AEA"/>
    <w:rsid w:val="00195B92"/>
    <w:rsid w:val="00195C01"/>
    <w:rsid w:val="00195C09"/>
    <w:rsid w:val="001960FA"/>
    <w:rsid w:val="0019634C"/>
    <w:rsid w:val="001966DA"/>
    <w:rsid w:val="00196877"/>
    <w:rsid w:val="00196A59"/>
    <w:rsid w:val="00196AD3"/>
    <w:rsid w:val="00196F70"/>
    <w:rsid w:val="00197007"/>
    <w:rsid w:val="001970FD"/>
    <w:rsid w:val="00197102"/>
    <w:rsid w:val="00197130"/>
    <w:rsid w:val="00197573"/>
    <w:rsid w:val="001977EF"/>
    <w:rsid w:val="00197B37"/>
    <w:rsid w:val="00197B3C"/>
    <w:rsid w:val="00197C11"/>
    <w:rsid w:val="001A05A4"/>
    <w:rsid w:val="001A05B2"/>
    <w:rsid w:val="001A0682"/>
    <w:rsid w:val="001A07EF"/>
    <w:rsid w:val="001A08F5"/>
    <w:rsid w:val="001A099A"/>
    <w:rsid w:val="001A0AF0"/>
    <w:rsid w:val="001A0B43"/>
    <w:rsid w:val="001A0CDA"/>
    <w:rsid w:val="001A0E8D"/>
    <w:rsid w:val="001A10FB"/>
    <w:rsid w:val="001A124D"/>
    <w:rsid w:val="001A142C"/>
    <w:rsid w:val="001A1639"/>
    <w:rsid w:val="001A1671"/>
    <w:rsid w:val="001A174C"/>
    <w:rsid w:val="001A17D0"/>
    <w:rsid w:val="001A1BB8"/>
    <w:rsid w:val="001A1EBC"/>
    <w:rsid w:val="001A2322"/>
    <w:rsid w:val="001A246C"/>
    <w:rsid w:val="001A262A"/>
    <w:rsid w:val="001A2684"/>
    <w:rsid w:val="001A275E"/>
    <w:rsid w:val="001A2A45"/>
    <w:rsid w:val="001A2BB8"/>
    <w:rsid w:val="001A2BBA"/>
    <w:rsid w:val="001A2F5C"/>
    <w:rsid w:val="001A2FFF"/>
    <w:rsid w:val="001A30BA"/>
    <w:rsid w:val="001A30DF"/>
    <w:rsid w:val="001A3261"/>
    <w:rsid w:val="001A32BA"/>
    <w:rsid w:val="001A34D2"/>
    <w:rsid w:val="001A3558"/>
    <w:rsid w:val="001A36DC"/>
    <w:rsid w:val="001A37CD"/>
    <w:rsid w:val="001A3832"/>
    <w:rsid w:val="001A3843"/>
    <w:rsid w:val="001A3CE4"/>
    <w:rsid w:val="001A3E69"/>
    <w:rsid w:val="001A4153"/>
    <w:rsid w:val="001A42EF"/>
    <w:rsid w:val="001A433D"/>
    <w:rsid w:val="001A45D1"/>
    <w:rsid w:val="001A47DA"/>
    <w:rsid w:val="001A48C2"/>
    <w:rsid w:val="001A4A1A"/>
    <w:rsid w:val="001A4D54"/>
    <w:rsid w:val="001A4EAB"/>
    <w:rsid w:val="001A4FD7"/>
    <w:rsid w:val="001A520A"/>
    <w:rsid w:val="001A529C"/>
    <w:rsid w:val="001A5524"/>
    <w:rsid w:val="001A5879"/>
    <w:rsid w:val="001A5A11"/>
    <w:rsid w:val="001A5A36"/>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DF0"/>
    <w:rsid w:val="001A7ED9"/>
    <w:rsid w:val="001B01E6"/>
    <w:rsid w:val="001B0550"/>
    <w:rsid w:val="001B0A04"/>
    <w:rsid w:val="001B0CD3"/>
    <w:rsid w:val="001B0FE5"/>
    <w:rsid w:val="001B10C1"/>
    <w:rsid w:val="001B128D"/>
    <w:rsid w:val="001B1343"/>
    <w:rsid w:val="001B1357"/>
    <w:rsid w:val="001B15BC"/>
    <w:rsid w:val="001B18E4"/>
    <w:rsid w:val="001B1B0A"/>
    <w:rsid w:val="001B1CC5"/>
    <w:rsid w:val="001B1E41"/>
    <w:rsid w:val="001B2198"/>
    <w:rsid w:val="001B227C"/>
    <w:rsid w:val="001B22B5"/>
    <w:rsid w:val="001B23AA"/>
    <w:rsid w:val="001B24B6"/>
    <w:rsid w:val="001B2758"/>
    <w:rsid w:val="001B27C2"/>
    <w:rsid w:val="001B280B"/>
    <w:rsid w:val="001B29FE"/>
    <w:rsid w:val="001B2D2D"/>
    <w:rsid w:val="001B2E15"/>
    <w:rsid w:val="001B2EC3"/>
    <w:rsid w:val="001B32C0"/>
    <w:rsid w:val="001B344B"/>
    <w:rsid w:val="001B3507"/>
    <w:rsid w:val="001B36BD"/>
    <w:rsid w:val="001B3717"/>
    <w:rsid w:val="001B3959"/>
    <w:rsid w:val="001B3A10"/>
    <w:rsid w:val="001B3CC4"/>
    <w:rsid w:val="001B3D6C"/>
    <w:rsid w:val="001B45EA"/>
    <w:rsid w:val="001B45FA"/>
    <w:rsid w:val="001B4955"/>
    <w:rsid w:val="001B4A03"/>
    <w:rsid w:val="001B4B75"/>
    <w:rsid w:val="001B4C35"/>
    <w:rsid w:val="001B4CC3"/>
    <w:rsid w:val="001B5008"/>
    <w:rsid w:val="001B5346"/>
    <w:rsid w:val="001B5456"/>
    <w:rsid w:val="001B58B2"/>
    <w:rsid w:val="001B591D"/>
    <w:rsid w:val="001B5E51"/>
    <w:rsid w:val="001B5E84"/>
    <w:rsid w:val="001B5EFB"/>
    <w:rsid w:val="001B634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69"/>
    <w:rsid w:val="001C00F5"/>
    <w:rsid w:val="001C01A4"/>
    <w:rsid w:val="001C01CD"/>
    <w:rsid w:val="001C02C0"/>
    <w:rsid w:val="001C03B0"/>
    <w:rsid w:val="001C1197"/>
    <w:rsid w:val="001C1CE6"/>
    <w:rsid w:val="001C1F5C"/>
    <w:rsid w:val="001C1F9D"/>
    <w:rsid w:val="001C1FC8"/>
    <w:rsid w:val="001C2035"/>
    <w:rsid w:val="001C210C"/>
    <w:rsid w:val="001C212C"/>
    <w:rsid w:val="001C229B"/>
    <w:rsid w:val="001C2337"/>
    <w:rsid w:val="001C2A70"/>
    <w:rsid w:val="001C2D4F"/>
    <w:rsid w:val="001C3004"/>
    <w:rsid w:val="001C3073"/>
    <w:rsid w:val="001C31D1"/>
    <w:rsid w:val="001C3397"/>
    <w:rsid w:val="001C38A9"/>
    <w:rsid w:val="001C39F8"/>
    <w:rsid w:val="001C3B20"/>
    <w:rsid w:val="001C3B71"/>
    <w:rsid w:val="001C3E1B"/>
    <w:rsid w:val="001C3E2A"/>
    <w:rsid w:val="001C40D2"/>
    <w:rsid w:val="001C411E"/>
    <w:rsid w:val="001C41EE"/>
    <w:rsid w:val="001C432D"/>
    <w:rsid w:val="001C44F6"/>
    <w:rsid w:val="001C45AE"/>
    <w:rsid w:val="001C45B9"/>
    <w:rsid w:val="001C46F9"/>
    <w:rsid w:val="001C4770"/>
    <w:rsid w:val="001C4878"/>
    <w:rsid w:val="001C492E"/>
    <w:rsid w:val="001C499A"/>
    <w:rsid w:val="001C4C23"/>
    <w:rsid w:val="001C4E02"/>
    <w:rsid w:val="001C50C4"/>
    <w:rsid w:val="001C5119"/>
    <w:rsid w:val="001C56F3"/>
    <w:rsid w:val="001C57C9"/>
    <w:rsid w:val="001C591A"/>
    <w:rsid w:val="001C5937"/>
    <w:rsid w:val="001C615D"/>
    <w:rsid w:val="001C62E3"/>
    <w:rsid w:val="001C6403"/>
    <w:rsid w:val="001C652E"/>
    <w:rsid w:val="001C674A"/>
    <w:rsid w:val="001C68CE"/>
    <w:rsid w:val="001C6933"/>
    <w:rsid w:val="001C6BEE"/>
    <w:rsid w:val="001C6D9B"/>
    <w:rsid w:val="001C6E6E"/>
    <w:rsid w:val="001C6EF9"/>
    <w:rsid w:val="001C7103"/>
    <w:rsid w:val="001C722C"/>
    <w:rsid w:val="001C76A8"/>
    <w:rsid w:val="001C7B67"/>
    <w:rsid w:val="001C7E8C"/>
    <w:rsid w:val="001C7EE3"/>
    <w:rsid w:val="001C7F1D"/>
    <w:rsid w:val="001D001C"/>
    <w:rsid w:val="001D005D"/>
    <w:rsid w:val="001D0129"/>
    <w:rsid w:val="001D098B"/>
    <w:rsid w:val="001D0A16"/>
    <w:rsid w:val="001D0D41"/>
    <w:rsid w:val="001D10F8"/>
    <w:rsid w:val="001D137F"/>
    <w:rsid w:val="001D1765"/>
    <w:rsid w:val="001D18BA"/>
    <w:rsid w:val="001D190E"/>
    <w:rsid w:val="001D1A43"/>
    <w:rsid w:val="001D1BEE"/>
    <w:rsid w:val="001D1EC5"/>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0C"/>
    <w:rsid w:val="001D4DF2"/>
    <w:rsid w:val="001D4FEE"/>
    <w:rsid w:val="001D5527"/>
    <w:rsid w:val="001D573D"/>
    <w:rsid w:val="001D5C33"/>
    <w:rsid w:val="001D5CF3"/>
    <w:rsid w:val="001D60C8"/>
    <w:rsid w:val="001D63BE"/>
    <w:rsid w:val="001D63D6"/>
    <w:rsid w:val="001D6739"/>
    <w:rsid w:val="001D676B"/>
    <w:rsid w:val="001D6908"/>
    <w:rsid w:val="001D7010"/>
    <w:rsid w:val="001D73E2"/>
    <w:rsid w:val="001D78E8"/>
    <w:rsid w:val="001D7A2A"/>
    <w:rsid w:val="001D7AFE"/>
    <w:rsid w:val="001D7D66"/>
    <w:rsid w:val="001D7EC0"/>
    <w:rsid w:val="001E0007"/>
    <w:rsid w:val="001E0173"/>
    <w:rsid w:val="001E0645"/>
    <w:rsid w:val="001E094B"/>
    <w:rsid w:val="001E0C73"/>
    <w:rsid w:val="001E106A"/>
    <w:rsid w:val="001E123D"/>
    <w:rsid w:val="001E1313"/>
    <w:rsid w:val="001E135B"/>
    <w:rsid w:val="001E13E4"/>
    <w:rsid w:val="001E1415"/>
    <w:rsid w:val="001E157C"/>
    <w:rsid w:val="001E1611"/>
    <w:rsid w:val="001E164D"/>
    <w:rsid w:val="001E167A"/>
    <w:rsid w:val="001E16C4"/>
    <w:rsid w:val="001E171D"/>
    <w:rsid w:val="001E1CBA"/>
    <w:rsid w:val="001E1CBD"/>
    <w:rsid w:val="001E1FD8"/>
    <w:rsid w:val="001E21E2"/>
    <w:rsid w:val="001E220A"/>
    <w:rsid w:val="001E230B"/>
    <w:rsid w:val="001E238E"/>
    <w:rsid w:val="001E2476"/>
    <w:rsid w:val="001E24F7"/>
    <w:rsid w:val="001E2786"/>
    <w:rsid w:val="001E29EC"/>
    <w:rsid w:val="001E2D11"/>
    <w:rsid w:val="001E2D4B"/>
    <w:rsid w:val="001E2D4E"/>
    <w:rsid w:val="001E2DDF"/>
    <w:rsid w:val="001E30B3"/>
    <w:rsid w:val="001E34B4"/>
    <w:rsid w:val="001E34CD"/>
    <w:rsid w:val="001E3549"/>
    <w:rsid w:val="001E388F"/>
    <w:rsid w:val="001E3A59"/>
    <w:rsid w:val="001E3B65"/>
    <w:rsid w:val="001E3C9F"/>
    <w:rsid w:val="001E3E4B"/>
    <w:rsid w:val="001E3F1F"/>
    <w:rsid w:val="001E41AA"/>
    <w:rsid w:val="001E42F8"/>
    <w:rsid w:val="001E4841"/>
    <w:rsid w:val="001E4A37"/>
    <w:rsid w:val="001E4B9D"/>
    <w:rsid w:val="001E4C2F"/>
    <w:rsid w:val="001E5001"/>
    <w:rsid w:val="001E55F1"/>
    <w:rsid w:val="001E5C4D"/>
    <w:rsid w:val="001E6B8C"/>
    <w:rsid w:val="001E6DE8"/>
    <w:rsid w:val="001E7BBF"/>
    <w:rsid w:val="001E7D35"/>
    <w:rsid w:val="001F038C"/>
    <w:rsid w:val="001F042F"/>
    <w:rsid w:val="001F051C"/>
    <w:rsid w:val="001F0552"/>
    <w:rsid w:val="001F0663"/>
    <w:rsid w:val="001F068E"/>
    <w:rsid w:val="001F096F"/>
    <w:rsid w:val="001F0AB2"/>
    <w:rsid w:val="001F0B9F"/>
    <w:rsid w:val="001F0CC4"/>
    <w:rsid w:val="001F1304"/>
    <w:rsid w:val="001F1580"/>
    <w:rsid w:val="001F15E5"/>
    <w:rsid w:val="001F160A"/>
    <w:rsid w:val="001F1721"/>
    <w:rsid w:val="001F17EA"/>
    <w:rsid w:val="001F1912"/>
    <w:rsid w:val="001F19DC"/>
    <w:rsid w:val="001F1AE0"/>
    <w:rsid w:val="001F1B93"/>
    <w:rsid w:val="001F1DCB"/>
    <w:rsid w:val="001F1EAA"/>
    <w:rsid w:val="001F1FAD"/>
    <w:rsid w:val="001F2107"/>
    <w:rsid w:val="001F22F6"/>
    <w:rsid w:val="001F233D"/>
    <w:rsid w:val="001F26D3"/>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7A5"/>
    <w:rsid w:val="001F4BEC"/>
    <w:rsid w:val="001F4DB1"/>
    <w:rsid w:val="001F4F05"/>
    <w:rsid w:val="001F5000"/>
    <w:rsid w:val="001F51E2"/>
    <w:rsid w:val="001F5571"/>
    <w:rsid w:val="001F575C"/>
    <w:rsid w:val="001F57FD"/>
    <w:rsid w:val="001F5836"/>
    <w:rsid w:val="001F5CDA"/>
    <w:rsid w:val="001F5D57"/>
    <w:rsid w:val="001F62D0"/>
    <w:rsid w:val="001F6401"/>
    <w:rsid w:val="001F64AE"/>
    <w:rsid w:val="001F64F6"/>
    <w:rsid w:val="001F6539"/>
    <w:rsid w:val="001F6620"/>
    <w:rsid w:val="001F68E0"/>
    <w:rsid w:val="001F6A77"/>
    <w:rsid w:val="001F6E5C"/>
    <w:rsid w:val="001F6F83"/>
    <w:rsid w:val="001F7025"/>
    <w:rsid w:val="001F7068"/>
    <w:rsid w:val="001F745C"/>
    <w:rsid w:val="001F75A1"/>
    <w:rsid w:val="001F7665"/>
    <w:rsid w:val="001F7724"/>
    <w:rsid w:val="001F77D6"/>
    <w:rsid w:val="001F7C91"/>
    <w:rsid w:val="00200448"/>
    <w:rsid w:val="002005D3"/>
    <w:rsid w:val="002005D4"/>
    <w:rsid w:val="00200804"/>
    <w:rsid w:val="00200CA2"/>
    <w:rsid w:val="00200D9A"/>
    <w:rsid w:val="00200F61"/>
    <w:rsid w:val="0020124E"/>
    <w:rsid w:val="0020156E"/>
    <w:rsid w:val="00201822"/>
    <w:rsid w:val="00201895"/>
    <w:rsid w:val="00201C51"/>
    <w:rsid w:val="00201DA2"/>
    <w:rsid w:val="00201DB0"/>
    <w:rsid w:val="00201F0E"/>
    <w:rsid w:val="00201FF9"/>
    <w:rsid w:val="0020233B"/>
    <w:rsid w:val="0020252C"/>
    <w:rsid w:val="00202633"/>
    <w:rsid w:val="00202C54"/>
    <w:rsid w:val="00202DD7"/>
    <w:rsid w:val="00203284"/>
    <w:rsid w:val="0020338C"/>
    <w:rsid w:val="00203447"/>
    <w:rsid w:val="0020391C"/>
    <w:rsid w:val="0020398E"/>
    <w:rsid w:val="00203B34"/>
    <w:rsid w:val="00203EF2"/>
    <w:rsid w:val="00204335"/>
    <w:rsid w:val="002044C6"/>
    <w:rsid w:val="00204508"/>
    <w:rsid w:val="002046EA"/>
    <w:rsid w:val="002047EE"/>
    <w:rsid w:val="0020490A"/>
    <w:rsid w:val="00204AAF"/>
    <w:rsid w:val="00204AD9"/>
    <w:rsid w:val="00205237"/>
    <w:rsid w:val="002053C9"/>
    <w:rsid w:val="00205560"/>
    <w:rsid w:val="002055DA"/>
    <w:rsid w:val="002058BA"/>
    <w:rsid w:val="002059D4"/>
    <w:rsid w:val="00205AA0"/>
    <w:rsid w:val="00205DE5"/>
    <w:rsid w:val="00205F92"/>
    <w:rsid w:val="00206409"/>
    <w:rsid w:val="00206473"/>
    <w:rsid w:val="002064AA"/>
    <w:rsid w:val="00206705"/>
    <w:rsid w:val="00206EF9"/>
    <w:rsid w:val="00206F27"/>
    <w:rsid w:val="00206F97"/>
    <w:rsid w:val="00206FC9"/>
    <w:rsid w:val="0020724F"/>
    <w:rsid w:val="00207336"/>
    <w:rsid w:val="00207453"/>
    <w:rsid w:val="0020746E"/>
    <w:rsid w:val="00207516"/>
    <w:rsid w:val="0020782D"/>
    <w:rsid w:val="002079E1"/>
    <w:rsid w:val="00207C0A"/>
    <w:rsid w:val="00210001"/>
    <w:rsid w:val="002100AC"/>
    <w:rsid w:val="00210913"/>
    <w:rsid w:val="00210936"/>
    <w:rsid w:val="00211329"/>
    <w:rsid w:val="0021134A"/>
    <w:rsid w:val="0021172F"/>
    <w:rsid w:val="002117E9"/>
    <w:rsid w:val="002118F4"/>
    <w:rsid w:val="00211A9A"/>
    <w:rsid w:val="00212344"/>
    <w:rsid w:val="00212399"/>
    <w:rsid w:val="00212544"/>
    <w:rsid w:val="00212836"/>
    <w:rsid w:val="00212857"/>
    <w:rsid w:val="00212896"/>
    <w:rsid w:val="00212911"/>
    <w:rsid w:val="0021293B"/>
    <w:rsid w:val="00212AD4"/>
    <w:rsid w:val="00212F79"/>
    <w:rsid w:val="00213147"/>
    <w:rsid w:val="002131BA"/>
    <w:rsid w:val="00213514"/>
    <w:rsid w:val="002135A0"/>
    <w:rsid w:val="0021362C"/>
    <w:rsid w:val="002136BD"/>
    <w:rsid w:val="0021373B"/>
    <w:rsid w:val="002137C3"/>
    <w:rsid w:val="002137CB"/>
    <w:rsid w:val="00213917"/>
    <w:rsid w:val="00213C9A"/>
    <w:rsid w:val="00213D5B"/>
    <w:rsid w:val="00213F94"/>
    <w:rsid w:val="0021437D"/>
    <w:rsid w:val="00214499"/>
    <w:rsid w:val="00214577"/>
    <w:rsid w:val="00214657"/>
    <w:rsid w:val="002147F3"/>
    <w:rsid w:val="0021498D"/>
    <w:rsid w:val="00214A76"/>
    <w:rsid w:val="00214B10"/>
    <w:rsid w:val="00215100"/>
    <w:rsid w:val="00215429"/>
    <w:rsid w:val="002155DE"/>
    <w:rsid w:val="00215602"/>
    <w:rsid w:val="00215658"/>
    <w:rsid w:val="00215B40"/>
    <w:rsid w:val="00215DE0"/>
    <w:rsid w:val="002162FC"/>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308"/>
    <w:rsid w:val="002214C9"/>
    <w:rsid w:val="002219C2"/>
    <w:rsid w:val="0022237B"/>
    <w:rsid w:val="0022255F"/>
    <w:rsid w:val="0022259F"/>
    <w:rsid w:val="00222B93"/>
    <w:rsid w:val="00222C11"/>
    <w:rsid w:val="00222C38"/>
    <w:rsid w:val="00222D7A"/>
    <w:rsid w:val="00223105"/>
    <w:rsid w:val="00223173"/>
    <w:rsid w:val="00223532"/>
    <w:rsid w:val="0022372A"/>
    <w:rsid w:val="002238D4"/>
    <w:rsid w:val="0022392F"/>
    <w:rsid w:val="00223AD8"/>
    <w:rsid w:val="00223CAB"/>
    <w:rsid w:val="00223F67"/>
    <w:rsid w:val="002242F0"/>
    <w:rsid w:val="002247EB"/>
    <w:rsid w:val="0022480E"/>
    <w:rsid w:val="00224869"/>
    <w:rsid w:val="00224B3F"/>
    <w:rsid w:val="00224B60"/>
    <w:rsid w:val="00224E6F"/>
    <w:rsid w:val="00224ED1"/>
    <w:rsid w:val="00224F8F"/>
    <w:rsid w:val="00225449"/>
    <w:rsid w:val="00225450"/>
    <w:rsid w:val="002254A9"/>
    <w:rsid w:val="002256FB"/>
    <w:rsid w:val="00225A69"/>
    <w:rsid w:val="00225B25"/>
    <w:rsid w:val="00225C0E"/>
    <w:rsid w:val="00225D5C"/>
    <w:rsid w:val="00225DDC"/>
    <w:rsid w:val="00225EE9"/>
    <w:rsid w:val="00226060"/>
    <w:rsid w:val="00226452"/>
    <w:rsid w:val="0022676D"/>
    <w:rsid w:val="002268F4"/>
    <w:rsid w:val="00226B13"/>
    <w:rsid w:val="00226B65"/>
    <w:rsid w:val="00226B83"/>
    <w:rsid w:val="00226BDF"/>
    <w:rsid w:val="00226C59"/>
    <w:rsid w:val="00226C7F"/>
    <w:rsid w:val="00227311"/>
    <w:rsid w:val="002274A0"/>
    <w:rsid w:val="002274B4"/>
    <w:rsid w:val="002275CF"/>
    <w:rsid w:val="0022765A"/>
    <w:rsid w:val="0022772B"/>
    <w:rsid w:val="0022772E"/>
    <w:rsid w:val="00227B23"/>
    <w:rsid w:val="00227D40"/>
    <w:rsid w:val="002300D4"/>
    <w:rsid w:val="002300F1"/>
    <w:rsid w:val="0023020C"/>
    <w:rsid w:val="0023025C"/>
    <w:rsid w:val="002303E1"/>
    <w:rsid w:val="002304DE"/>
    <w:rsid w:val="002305B6"/>
    <w:rsid w:val="00230821"/>
    <w:rsid w:val="00230AF4"/>
    <w:rsid w:val="00230C0B"/>
    <w:rsid w:val="00230E56"/>
    <w:rsid w:val="00231049"/>
    <w:rsid w:val="0023128A"/>
    <w:rsid w:val="002313BB"/>
    <w:rsid w:val="002314FA"/>
    <w:rsid w:val="00231644"/>
    <w:rsid w:val="00231701"/>
    <w:rsid w:val="00231758"/>
    <w:rsid w:val="00231B5C"/>
    <w:rsid w:val="00231B80"/>
    <w:rsid w:val="00231CFF"/>
    <w:rsid w:val="00231D8F"/>
    <w:rsid w:val="002324C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4AC"/>
    <w:rsid w:val="002345D9"/>
    <w:rsid w:val="00234993"/>
    <w:rsid w:val="00234B87"/>
    <w:rsid w:val="00234E9D"/>
    <w:rsid w:val="00234F52"/>
    <w:rsid w:val="00235142"/>
    <w:rsid w:val="0023527B"/>
    <w:rsid w:val="002353BA"/>
    <w:rsid w:val="0023548A"/>
    <w:rsid w:val="0023583E"/>
    <w:rsid w:val="0023594B"/>
    <w:rsid w:val="0023597F"/>
    <w:rsid w:val="002359E5"/>
    <w:rsid w:val="00235BAE"/>
    <w:rsid w:val="00235CE8"/>
    <w:rsid w:val="00235D86"/>
    <w:rsid w:val="0023602E"/>
    <w:rsid w:val="002360CD"/>
    <w:rsid w:val="0023626E"/>
    <w:rsid w:val="0023641F"/>
    <w:rsid w:val="00236532"/>
    <w:rsid w:val="00236554"/>
    <w:rsid w:val="002365B2"/>
    <w:rsid w:val="002366A8"/>
    <w:rsid w:val="00236A4E"/>
    <w:rsid w:val="00236AA8"/>
    <w:rsid w:val="00236DB0"/>
    <w:rsid w:val="002373C8"/>
    <w:rsid w:val="002375BF"/>
    <w:rsid w:val="002376C0"/>
    <w:rsid w:val="0023797A"/>
    <w:rsid w:val="00237A20"/>
    <w:rsid w:val="00237DC3"/>
    <w:rsid w:val="00237ECB"/>
    <w:rsid w:val="00237F9D"/>
    <w:rsid w:val="00240365"/>
    <w:rsid w:val="0024044D"/>
    <w:rsid w:val="002407BF"/>
    <w:rsid w:val="0024096B"/>
    <w:rsid w:val="002409B9"/>
    <w:rsid w:val="00240ADA"/>
    <w:rsid w:val="00241069"/>
    <w:rsid w:val="0024176F"/>
    <w:rsid w:val="002417B3"/>
    <w:rsid w:val="00241B32"/>
    <w:rsid w:val="00241B55"/>
    <w:rsid w:val="00241CB8"/>
    <w:rsid w:val="00241DB4"/>
    <w:rsid w:val="00241DF3"/>
    <w:rsid w:val="00241FB9"/>
    <w:rsid w:val="00242194"/>
    <w:rsid w:val="0024224C"/>
    <w:rsid w:val="002425C6"/>
    <w:rsid w:val="00242853"/>
    <w:rsid w:val="002429A0"/>
    <w:rsid w:val="00242C7E"/>
    <w:rsid w:val="00242C8A"/>
    <w:rsid w:val="00242FA9"/>
    <w:rsid w:val="0024309A"/>
    <w:rsid w:val="002430A1"/>
    <w:rsid w:val="0024310F"/>
    <w:rsid w:val="002432CA"/>
    <w:rsid w:val="0024340B"/>
    <w:rsid w:val="0024345B"/>
    <w:rsid w:val="002436D9"/>
    <w:rsid w:val="00243884"/>
    <w:rsid w:val="00243B1C"/>
    <w:rsid w:val="00243B8E"/>
    <w:rsid w:val="00243F05"/>
    <w:rsid w:val="002444A9"/>
    <w:rsid w:val="002446F7"/>
    <w:rsid w:val="00244FA5"/>
    <w:rsid w:val="002452F7"/>
    <w:rsid w:val="0024582A"/>
    <w:rsid w:val="00245EF0"/>
    <w:rsid w:val="00245F34"/>
    <w:rsid w:val="002460BE"/>
    <w:rsid w:val="002462E4"/>
    <w:rsid w:val="00246696"/>
    <w:rsid w:val="002468A2"/>
    <w:rsid w:val="00246A77"/>
    <w:rsid w:val="00246ACA"/>
    <w:rsid w:val="00246C4C"/>
    <w:rsid w:val="002472F1"/>
    <w:rsid w:val="00247312"/>
    <w:rsid w:val="002477CB"/>
    <w:rsid w:val="00247BAE"/>
    <w:rsid w:val="00247CC1"/>
    <w:rsid w:val="00247DD6"/>
    <w:rsid w:val="00247F6C"/>
    <w:rsid w:val="002503B4"/>
    <w:rsid w:val="002506EE"/>
    <w:rsid w:val="002509C7"/>
    <w:rsid w:val="00250A99"/>
    <w:rsid w:val="00250AED"/>
    <w:rsid w:val="00250D97"/>
    <w:rsid w:val="002513A0"/>
    <w:rsid w:val="00251509"/>
    <w:rsid w:val="00251553"/>
    <w:rsid w:val="00251639"/>
    <w:rsid w:val="00251756"/>
    <w:rsid w:val="00251952"/>
    <w:rsid w:val="00251B89"/>
    <w:rsid w:val="00251B98"/>
    <w:rsid w:val="00251D23"/>
    <w:rsid w:val="00252385"/>
    <w:rsid w:val="002523E5"/>
    <w:rsid w:val="00252523"/>
    <w:rsid w:val="00252F85"/>
    <w:rsid w:val="00253302"/>
    <w:rsid w:val="00253670"/>
    <w:rsid w:val="00253885"/>
    <w:rsid w:val="002538D4"/>
    <w:rsid w:val="00253A16"/>
    <w:rsid w:val="00253FD7"/>
    <w:rsid w:val="00254252"/>
    <w:rsid w:val="002544FC"/>
    <w:rsid w:val="00254520"/>
    <w:rsid w:val="00254870"/>
    <w:rsid w:val="002548F8"/>
    <w:rsid w:val="00254C3D"/>
    <w:rsid w:val="00254DA4"/>
    <w:rsid w:val="00254F81"/>
    <w:rsid w:val="002551E3"/>
    <w:rsid w:val="0025523A"/>
    <w:rsid w:val="002552E9"/>
    <w:rsid w:val="002554E1"/>
    <w:rsid w:val="002554E9"/>
    <w:rsid w:val="0025564A"/>
    <w:rsid w:val="002556BA"/>
    <w:rsid w:val="00255C4F"/>
    <w:rsid w:val="00255D39"/>
    <w:rsid w:val="00255FFB"/>
    <w:rsid w:val="00256011"/>
    <w:rsid w:val="00256017"/>
    <w:rsid w:val="002561C9"/>
    <w:rsid w:val="002562D2"/>
    <w:rsid w:val="002563D9"/>
    <w:rsid w:val="002563E3"/>
    <w:rsid w:val="00256429"/>
    <w:rsid w:val="00256547"/>
    <w:rsid w:val="00256564"/>
    <w:rsid w:val="002566E3"/>
    <w:rsid w:val="00256A4B"/>
    <w:rsid w:val="00256C80"/>
    <w:rsid w:val="00256D36"/>
    <w:rsid w:val="00256D40"/>
    <w:rsid w:val="00256DAE"/>
    <w:rsid w:val="00256F64"/>
    <w:rsid w:val="0025712A"/>
    <w:rsid w:val="00257371"/>
    <w:rsid w:val="002573B9"/>
    <w:rsid w:val="002578E3"/>
    <w:rsid w:val="00257A64"/>
    <w:rsid w:val="00257B1C"/>
    <w:rsid w:val="00257E79"/>
    <w:rsid w:val="00260601"/>
    <w:rsid w:val="00260854"/>
    <w:rsid w:val="00260895"/>
    <w:rsid w:val="00260A49"/>
    <w:rsid w:val="00261194"/>
    <w:rsid w:val="00261433"/>
    <w:rsid w:val="00261683"/>
    <w:rsid w:val="00261862"/>
    <w:rsid w:val="002618E3"/>
    <w:rsid w:val="00261993"/>
    <w:rsid w:val="00261D94"/>
    <w:rsid w:val="00261E54"/>
    <w:rsid w:val="00261EE9"/>
    <w:rsid w:val="00261F4B"/>
    <w:rsid w:val="00262243"/>
    <w:rsid w:val="002622AB"/>
    <w:rsid w:val="00262A7B"/>
    <w:rsid w:val="00262B08"/>
    <w:rsid w:val="00262BD9"/>
    <w:rsid w:val="00262C43"/>
    <w:rsid w:val="00262FF6"/>
    <w:rsid w:val="00263543"/>
    <w:rsid w:val="00263882"/>
    <w:rsid w:val="002638A8"/>
    <w:rsid w:val="002639AC"/>
    <w:rsid w:val="00263D14"/>
    <w:rsid w:val="002640FE"/>
    <w:rsid w:val="0026414E"/>
    <w:rsid w:val="00264206"/>
    <w:rsid w:val="002643A6"/>
    <w:rsid w:val="002643B0"/>
    <w:rsid w:val="002648A1"/>
    <w:rsid w:val="00264A0D"/>
    <w:rsid w:val="0026522D"/>
    <w:rsid w:val="002652BA"/>
    <w:rsid w:val="0026556E"/>
    <w:rsid w:val="00265865"/>
    <w:rsid w:val="00265982"/>
    <w:rsid w:val="00265B30"/>
    <w:rsid w:val="00265BDF"/>
    <w:rsid w:val="00265E07"/>
    <w:rsid w:val="002662B6"/>
    <w:rsid w:val="00266732"/>
    <w:rsid w:val="0026677B"/>
    <w:rsid w:val="002667E0"/>
    <w:rsid w:val="00266C50"/>
    <w:rsid w:val="00266D5D"/>
    <w:rsid w:val="00266D64"/>
    <w:rsid w:val="00266FC0"/>
    <w:rsid w:val="00267063"/>
    <w:rsid w:val="002674C9"/>
    <w:rsid w:val="0026755D"/>
    <w:rsid w:val="00267689"/>
    <w:rsid w:val="00267720"/>
    <w:rsid w:val="00267927"/>
    <w:rsid w:val="0026792B"/>
    <w:rsid w:val="00267A34"/>
    <w:rsid w:val="00267A58"/>
    <w:rsid w:val="00267B27"/>
    <w:rsid w:val="00267B8F"/>
    <w:rsid w:val="00267BC7"/>
    <w:rsid w:val="00267C81"/>
    <w:rsid w:val="00267D67"/>
    <w:rsid w:val="00267DCC"/>
    <w:rsid w:val="00267E85"/>
    <w:rsid w:val="00267FB9"/>
    <w:rsid w:val="0027020A"/>
    <w:rsid w:val="00270234"/>
    <w:rsid w:val="00270438"/>
    <w:rsid w:val="002704EA"/>
    <w:rsid w:val="002709A0"/>
    <w:rsid w:val="00270AD5"/>
    <w:rsid w:val="00270E94"/>
    <w:rsid w:val="00271490"/>
    <w:rsid w:val="0027152B"/>
    <w:rsid w:val="00271699"/>
    <w:rsid w:val="00271723"/>
    <w:rsid w:val="0027179E"/>
    <w:rsid w:val="00271A3C"/>
    <w:rsid w:val="00271DD8"/>
    <w:rsid w:val="00271F1F"/>
    <w:rsid w:val="002723DC"/>
    <w:rsid w:val="00272521"/>
    <w:rsid w:val="0027280F"/>
    <w:rsid w:val="00272A17"/>
    <w:rsid w:val="00272FB1"/>
    <w:rsid w:val="00272FE8"/>
    <w:rsid w:val="00273499"/>
    <w:rsid w:val="002734F8"/>
    <w:rsid w:val="0027372E"/>
    <w:rsid w:val="0027377B"/>
    <w:rsid w:val="002738B4"/>
    <w:rsid w:val="00273957"/>
    <w:rsid w:val="00273A7F"/>
    <w:rsid w:val="00273AA4"/>
    <w:rsid w:val="00273BBD"/>
    <w:rsid w:val="00273F1F"/>
    <w:rsid w:val="002743A8"/>
    <w:rsid w:val="002743DF"/>
    <w:rsid w:val="002743F8"/>
    <w:rsid w:val="00274815"/>
    <w:rsid w:val="00274829"/>
    <w:rsid w:val="002751B9"/>
    <w:rsid w:val="00275343"/>
    <w:rsid w:val="00275405"/>
    <w:rsid w:val="0027550F"/>
    <w:rsid w:val="0027585C"/>
    <w:rsid w:val="002759C1"/>
    <w:rsid w:val="00275A17"/>
    <w:rsid w:val="00275AA2"/>
    <w:rsid w:val="00275C40"/>
    <w:rsid w:val="00275E78"/>
    <w:rsid w:val="0027614D"/>
    <w:rsid w:val="00276163"/>
    <w:rsid w:val="00276387"/>
    <w:rsid w:val="00276390"/>
    <w:rsid w:val="00276604"/>
    <w:rsid w:val="0027686B"/>
    <w:rsid w:val="00276911"/>
    <w:rsid w:val="00277104"/>
    <w:rsid w:val="00277D97"/>
    <w:rsid w:val="0028036D"/>
    <w:rsid w:val="002803B9"/>
    <w:rsid w:val="00280429"/>
    <w:rsid w:val="00280454"/>
    <w:rsid w:val="00280618"/>
    <w:rsid w:val="00280BC0"/>
    <w:rsid w:val="00280E2D"/>
    <w:rsid w:val="0028133C"/>
    <w:rsid w:val="002814AC"/>
    <w:rsid w:val="0028182E"/>
    <w:rsid w:val="00281D34"/>
    <w:rsid w:val="0028202F"/>
    <w:rsid w:val="002829D7"/>
    <w:rsid w:val="00282B03"/>
    <w:rsid w:val="00282CA9"/>
    <w:rsid w:val="00282F22"/>
    <w:rsid w:val="00283127"/>
    <w:rsid w:val="002831E1"/>
    <w:rsid w:val="002833BE"/>
    <w:rsid w:val="002833E0"/>
    <w:rsid w:val="002838CF"/>
    <w:rsid w:val="00283EDA"/>
    <w:rsid w:val="00283FE5"/>
    <w:rsid w:val="00283FEA"/>
    <w:rsid w:val="0028418C"/>
    <w:rsid w:val="002841AE"/>
    <w:rsid w:val="002845FF"/>
    <w:rsid w:val="00284767"/>
    <w:rsid w:val="00284795"/>
    <w:rsid w:val="002847C8"/>
    <w:rsid w:val="00284871"/>
    <w:rsid w:val="00284CFE"/>
    <w:rsid w:val="00284FC9"/>
    <w:rsid w:val="002851BF"/>
    <w:rsid w:val="00285456"/>
    <w:rsid w:val="0028566B"/>
    <w:rsid w:val="002856B2"/>
    <w:rsid w:val="002857BA"/>
    <w:rsid w:val="00285822"/>
    <w:rsid w:val="00285917"/>
    <w:rsid w:val="00285B2B"/>
    <w:rsid w:val="00285B7E"/>
    <w:rsid w:val="00285CAD"/>
    <w:rsid w:val="00285F21"/>
    <w:rsid w:val="00286123"/>
    <w:rsid w:val="0028622E"/>
    <w:rsid w:val="002866DC"/>
    <w:rsid w:val="00286822"/>
    <w:rsid w:val="0028684D"/>
    <w:rsid w:val="00286B7D"/>
    <w:rsid w:val="00286C6C"/>
    <w:rsid w:val="00286EC1"/>
    <w:rsid w:val="00286EE8"/>
    <w:rsid w:val="00287509"/>
    <w:rsid w:val="0028753B"/>
    <w:rsid w:val="002875CF"/>
    <w:rsid w:val="002876CC"/>
    <w:rsid w:val="00287960"/>
    <w:rsid w:val="002879AA"/>
    <w:rsid w:val="00287E37"/>
    <w:rsid w:val="00290027"/>
    <w:rsid w:val="00290218"/>
    <w:rsid w:val="002903DF"/>
    <w:rsid w:val="00290B12"/>
    <w:rsid w:val="00290BD4"/>
    <w:rsid w:val="002914C7"/>
    <w:rsid w:val="00291B13"/>
    <w:rsid w:val="00291CF0"/>
    <w:rsid w:val="002920EC"/>
    <w:rsid w:val="00292108"/>
    <w:rsid w:val="00292460"/>
    <w:rsid w:val="0029261D"/>
    <w:rsid w:val="00292744"/>
    <w:rsid w:val="00292A67"/>
    <w:rsid w:val="00292E83"/>
    <w:rsid w:val="00292E97"/>
    <w:rsid w:val="00292FF1"/>
    <w:rsid w:val="0029308A"/>
    <w:rsid w:val="00293565"/>
    <w:rsid w:val="00293778"/>
    <w:rsid w:val="00293CEB"/>
    <w:rsid w:val="00294181"/>
    <w:rsid w:val="002942ED"/>
    <w:rsid w:val="002944B4"/>
    <w:rsid w:val="00294714"/>
    <w:rsid w:val="002948F7"/>
    <w:rsid w:val="002949A1"/>
    <w:rsid w:val="00294E6A"/>
    <w:rsid w:val="002952AE"/>
    <w:rsid w:val="0029586B"/>
    <w:rsid w:val="0029596F"/>
    <w:rsid w:val="00295C85"/>
    <w:rsid w:val="00295DD4"/>
    <w:rsid w:val="00296039"/>
    <w:rsid w:val="002960EF"/>
    <w:rsid w:val="00296118"/>
    <w:rsid w:val="00296128"/>
    <w:rsid w:val="0029636D"/>
    <w:rsid w:val="0029649A"/>
    <w:rsid w:val="002967B3"/>
    <w:rsid w:val="00296821"/>
    <w:rsid w:val="00296887"/>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0F5A"/>
    <w:rsid w:val="002A1286"/>
    <w:rsid w:val="002A163E"/>
    <w:rsid w:val="002A1780"/>
    <w:rsid w:val="002A1889"/>
    <w:rsid w:val="002A19E7"/>
    <w:rsid w:val="002A1B3A"/>
    <w:rsid w:val="002A1C0F"/>
    <w:rsid w:val="002A1CBD"/>
    <w:rsid w:val="002A2025"/>
    <w:rsid w:val="002A251A"/>
    <w:rsid w:val="002A27E2"/>
    <w:rsid w:val="002A27E8"/>
    <w:rsid w:val="002A28A7"/>
    <w:rsid w:val="002A2CBB"/>
    <w:rsid w:val="002A2D16"/>
    <w:rsid w:val="002A2F35"/>
    <w:rsid w:val="002A2FEA"/>
    <w:rsid w:val="002A30F2"/>
    <w:rsid w:val="002A332D"/>
    <w:rsid w:val="002A3533"/>
    <w:rsid w:val="002A3812"/>
    <w:rsid w:val="002A382D"/>
    <w:rsid w:val="002A3AF0"/>
    <w:rsid w:val="002A3E3D"/>
    <w:rsid w:val="002A3FB2"/>
    <w:rsid w:val="002A41AC"/>
    <w:rsid w:val="002A41F4"/>
    <w:rsid w:val="002A4B3E"/>
    <w:rsid w:val="002A4DF0"/>
    <w:rsid w:val="002A4E6D"/>
    <w:rsid w:val="002A5157"/>
    <w:rsid w:val="002A5545"/>
    <w:rsid w:val="002A5791"/>
    <w:rsid w:val="002A5960"/>
    <w:rsid w:val="002A59F4"/>
    <w:rsid w:val="002A5B54"/>
    <w:rsid w:val="002A5CC2"/>
    <w:rsid w:val="002A5E06"/>
    <w:rsid w:val="002A5FC7"/>
    <w:rsid w:val="002A645C"/>
    <w:rsid w:val="002A66C7"/>
    <w:rsid w:val="002A6710"/>
    <w:rsid w:val="002A6AAA"/>
    <w:rsid w:val="002A6C91"/>
    <w:rsid w:val="002A6D6A"/>
    <w:rsid w:val="002A6DB9"/>
    <w:rsid w:val="002A6DFF"/>
    <w:rsid w:val="002A6E4E"/>
    <w:rsid w:val="002A6E85"/>
    <w:rsid w:val="002A6EAE"/>
    <w:rsid w:val="002A6EF6"/>
    <w:rsid w:val="002A70F5"/>
    <w:rsid w:val="002A70F9"/>
    <w:rsid w:val="002A776F"/>
    <w:rsid w:val="002A786B"/>
    <w:rsid w:val="002A78C8"/>
    <w:rsid w:val="002A78F8"/>
    <w:rsid w:val="002A7AAA"/>
    <w:rsid w:val="002A7C3D"/>
    <w:rsid w:val="002A7CAC"/>
    <w:rsid w:val="002A7D51"/>
    <w:rsid w:val="002A7DDC"/>
    <w:rsid w:val="002B000B"/>
    <w:rsid w:val="002B02D5"/>
    <w:rsid w:val="002B0360"/>
    <w:rsid w:val="002B043B"/>
    <w:rsid w:val="002B05B1"/>
    <w:rsid w:val="002B0610"/>
    <w:rsid w:val="002B08C7"/>
    <w:rsid w:val="002B0B56"/>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5CE"/>
    <w:rsid w:val="002B2A8A"/>
    <w:rsid w:val="002B2B7E"/>
    <w:rsid w:val="002B2C3E"/>
    <w:rsid w:val="002B3131"/>
    <w:rsid w:val="002B3340"/>
    <w:rsid w:val="002B33DB"/>
    <w:rsid w:val="002B354B"/>
    <w:rsid w:val="002B38BE"/>
    <w:rsid w:val="002B38CD"/>
    <w:rsid w:val="002B397C"/>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4BC4"/>
    <w:rsid w:val="002B53AC"/>
    <w:rsid w:val="002B548F"/>
    <w:rsid w:val="002B563D"/>
    <w:rsid w:val="002B59FE"/>
    <w:rsid w:val="002B5AEC"/>
    <w:rsid w:val="002B5FDA"/>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922"/>
    <w:rsid w:val="002C0B39"/>
    <w:rsid w:val="002C0EB3"/>
    <w:rsid w:val="002C0F1C"/>
    <w:rsid w:val="002C1265"/>
    <w:rsid w:val="002C13E2"/>
    <w:rsid w:val="002C1888"/>
    <w:rsid w:val="002C1E59"/>
    <w:rsid w:val="002C1ECE"/>
    <w:rsid w:val="002C2311"/>
    <w:rsid w:val="002C231C"/>
    <w:rsid w:val="002C233F"/>
    <w:rsid w:val="002C2806"/>
    <w:rsid w:val="002C298C"/>
    <w:rsid w:val="002C2AFE"/>
    <w:rsid w:val="002C2C21"/>
    <w:rsid w:val="002C2D6E"/>
    <w:rsid w:val="002C2E81"/>
    <w:rsid w:val="002C34AF"/>
    <w:rsid w:val="002C35B6"/>
    <w:rsid w:val="002C3726"/>
    <w:rsid w:val="002C375A"/>
    <w:rsid w:val="002C3770"/>
    <w:rsid w:val="002C3B33"/>
    <w:rsid w:val="002C45C7"/>
    <w:rsid w:val="002C4824"/>
    <w:rsid w:val="002C4D31"/>
    <w:rsid w:val="002C4D53"/>
    <w:rsid w:val="002C4F32"/>
    <w:rsid w:val="002C5092"/>
    <w:rsid w:val="002C5359"/>
    <w:rsid w:val="002C57BC"/>
    <w:rsid w:val="002C5994"/>
    <w:rsid w:val="002C5A0F"/>
    <w:rsid w:val="002C5AA3"/>
    <w:rsid w:val="002C6080"/>
    <w:rsid w:val="002C62B9"/>
    <w:rsid w:val="002C632F"/>
    <w:rsid w:val="002C6379"/>
    <w:rsid w:val="002C64AD"/>
    <w:rsid w:val="002C67F5"/>
    <w:rsid w:val="002C6858"/>
    <w:rsid w:val="002C68ED"/>
    <w:rsid w:val="002C6948"/>
    <w:rsid w:val="002C6C03"/>
    <w:rsid w:val="002C6D99"/>
    <w:rsid w:val="002C6EFD"/>
    <w:rsid w:val="002C7059"/>
    <w:rsid w:val="002C70E8"/>
    <w:rsid w:val="002C715A"/>
    <w:rsid w:val="002C7231"/>
    <w:rsid w:val="002C7898"/>
    <w:rsid w:val="002C79F4"/>
    <w:rsid w:val="002C7A71"/>
    <w:rsid w:val="002C7CC3"/>
    <w:rsid w:val="002D002C"/>
    <w:rsid w:val="002D015E"/>
    <w:rsid w:val="002D0236"/>
    <w:rsid w:val="002D044E"/>
    <w:rsid w:val="002D0542"/>
    <w:rsid w:val="002D054C"/>
    <w:rsid w:val="002D082A"/>
    <w:rsid w:val="002D0899"/>
    <w:rsid w:val="002D096A"/>
    <w:rsid w:val="002D0E7C"/>
    <w:rsid w:val="002D1089"/>
    <w:rsid w:val="002D10F0"/>
    <w:rsid w:val="002D1301"/>
    <w:rsid w:val="002D1917"/>
    <w:rsid w:val="002D1940"/>
    <w:rsid w:val="002D1B80"/>
    <w:rsid w:val="002D1E89"/>
    <w:rsid w:val="002D1E99"/>
    <w:rsid w:val="002D1ED9"/>
    <w:rsid w:val="002D2040"/>
    <w:rsid w:val="002D2125"/>
    <w:rsid w:val="002D281C"/>
    <w:rsid w:val="002D2838"/>
    <w:rsid w:val="002D286B"/>
    <w:rsid w:val="002D28CA"/>
    <w:rsid w:val="002D28F7"/>
    <w:rsid w:val="002D292D"/>
    <w:rsid w:val="002D2AA7"/>
    <w:rsid w:val="002D2F3B"/>
    <w:rsid w:val="002D2FF6"/>
    <w:rsid w:val="002D34B2"/>
    <w:rsid w:val="002D3881"/>
    <w:rsid w:val="002D38C0"/>
    <w:rsid w:val="002D3FCC"/>
    <w:rsid w:val="002D40B8"/>
    <w:rsid w:val="002D45B2"/>
    <w:rsid w:val="002D4602"/>
    <w:rsid w:val="002D469E"/>
    <w:rsid w:val="002D471A"/>
    <w:rsid w:val="002D4803"/>
    <w:rsid w:val="002D487E"/>
    <w:rsid w:val="002D49A6"/>
    <w:rsid w:val="002D4D7F"/>
    <w:rsid w:val="002D4D97"/>
    <w:rsid w:val="002D502C"/>
    <w:rsid w:val="002D5065"/>
    <w:rsid w:val="002D5350"/>
    <w:rsid w:val="002D5524"/>
    <w:rsid w:val="002D565D"/>
    <w:rsid w:val="002D5806"/>
    <w:rsid w:val="002D58E6"/>
    <w:rsid w:val="002D5A00"/>
    <w:rsid w:val="002D5C01"/>
    <w:rsid w:val="002D6168"/>
    <w:rsid w:val="002D61AA"/>
    <w:rsid w:val="002D61FB"/>
    <w:rsid w:val="002D62F0"/>
    <w:rsid w:val="002D637C"/>
    <w:rsid w:val="002D63B6"/>
    <w:rsid w:val="002D64B4"/>
    <w:rsid w:val="002D6603"/>
    <w:rsid w:val="002D681E"/>
    <w:rsid w:val="002D685E"/>
    <w:rsid w:val="002D6888"/>
    <w:rsid w:val="002D6989"/>
    <w:rsid w:val="002D6FCA"/>
    <w:rsid w:val="002D7019"/>
    <w:rsid w:val="002D7262"/>
    <w:rsid w:val="002D73F8"/>
    <w:rsid w:val="002D7636"/>
    <w:rsid w:val="002D7B1F"/>
    <w:rsid w:val="002D7C01"/>
    <w:rsid w:val="002D7C8F"/>
    <w:rsid w:val="002D7DCD"/>
    <w:rsid w:val="002D7DD7"/>
    <w:rsid w:val="002D7E7B"/>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64E"/>
    <w:rsid w:val="002E1831"/>
    <w:rsid w:val="002E1952"/>
    <w:rsid w:val="002E1A81"/>
    <w:rsid w:val="002E1D8C"/>
    <w:rsid w:val="002E1DAE"/>
    <w:rsid w:val="002E1EF1"/>
    <w:rsid w:val="002E236E"/>
    <w:rsid w:val="002E2390"/>
    <w:rsid w:val="002E2493"/>
    <w:rsid w:val="002E24BF"/>
    <w:rsid w:val="002E2513"/>
    <w:rsid w:val="002E25F7"/>
    <w:rsid w:val="002E27C0"/>
    <w:rsid w:val="002E29FB"/>
    <w:rsid w:val="002E2A37"/>
    <w:rsid w:val="002E2AE9"/>
    <w:rsid w:val="002E2B33"/>
    <w:rsid w:val="002E2E5D"/>
    <w:rsid w:val="002E32B0"/>
    <w:rsid w:val="002E33C2"/>
    <w:rsid w:val="002E343C"/>
    <w:rsid w:val="002E3499"/>
    <w:rsid w:val="002E3652"/>
    <w:rsid w:val="002E36A3"/>
    <w:rsid w:val="002E3CDB"/>
    <w:rsid w:val="002E422B"/>
    <w:rsid w:val="002E44D3"/>
    <w:rsid w:val="002E47AC"/>
    <w:rsid w:val="002E47AF"/>
    <w:rsid w:val="002E4915"/>
    <w:rsid w:val="002E4A5A"/>
    <w:rsid w:val="002E4AD9"/>
    <w:rsid w:val="002E4C89"/>
    <w:rsid w:val="002E4EB4"/>
    <w:rsid w:val="002E4F9A"/>
    <w:rsid w:val="002E523A"/>
    <w:rsid w:val="002E5264"/>
    <w:rsid w:val="002E5425"/>
    <w:rsid w:val="002E5628"/>
    <w:rsid w:val="002E5ABC"/>
    <w:rsid w:val="002E5C91"/>
    <w:rsid w:val="002E5CF7"/>
    <w:rsid w:val="002E5D85"/>
    <w:rsid w:val="002E5E32"/>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77"/>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26"/>
    <w:rsid w:val="002F3132"/>
    <w:rsid w:val="002F35C1"/>
    <w:rsid w:val="002F3712"/>
    <w:rsid w:val="002F38A6"/>
    <w:rsid w:val="002F3945"/>
    <w:rsid w:val="002F395A"/>
    <w:rsid w:val="002F3A6F"/>
    <w:rsid w:val="002F3E6C"/>
    <w:rsid w:val="002F429E"/>
    <w:rsid w:val="002F42A8"/>
    <w:rsid w:val="002F43B8"/>
    <w:rsid w:val="002F4562"/>
    <w:rsid w:val="002F4A38"/>
    <w:rsid w:val="002F4B44"/>
    <w:rsid w:val="002F4B9A"/>
    <w:rsid w:val="002F4CE1"/>
    <w:rsid w:val="002F4D01"/>
    <w:rsid w:val="002F4EEE"/>
    <w:rsid w:val="002F536F"/>
    <w:rsid w:val="002F5553"/>
    <w:rsid w:val="002F562A"/>
    <w:rsid w:val="002F566A"/>
    <w:rsid w:val="002F56A6"/>
    <w:rsid w:val="002F5737"/>
    <w:rsid w:val="002F57B1"/>
    <w:rsid w:val="002F5879"/>
    <w:rsid w:val="002F5979"/>
    <w:rsid w:val="002F5A76"/>
    <w:rsid w:val="002F5BA3"/>
    <w:rsid w:val="002F5E67"/>
    <w:rsid w:val="002F5F40"/>
    <w:rsid w:val="002F5FFD"/>
    <w:rsid w:val="002F6087"/>
    <w:rsid w:val="002F62B3"/>
    <w:rsid w:val="002F6544"/>
    <w:rsid w:val="002F6651"/>
    <w:rsid w:val="002F67E9"/>
    <w:rsid w:val="002F69EF"/>
    <w:rsid w:val="002F6A62"/>
    <w:rsid w:val="002F6A71"/>
    <w:rsid w:val="002F6B79"/>
    <w:rsid w:val="002F6D94"/>
    <w:rsid w:val="002F7372"/>
    <w:rsid w:val="002F73EF"/>
    <w:rsid w:val="002F7968"/>
    <w:rsid w:val="002F7988"/>
    <w:rsid w:val="002F7BF6"/>
    <w:rsid w:val="002F7C25"/>
    <w:rsid w:val="002F7E86"/>
    <w:rsid w:val="003006F2"/>
    <w:rsid w:val="00300914"/>
    <w:rsid w:val="003009E8"/>
    <w:rsid w:val="00300B6C"/>
    <w:rsid w:val="00300C26"/>
    <w:rsid w:val="00300E42"/>
    <w:rsid w:val="00300E7C"/>
    <w:rsid w:val="003011D5"/>
    <w:rsid w:val="00301317"/>
    <w:rsid w:val="003014C6"/>
    <w:rsid w:val="0030154B"/>
    <w:rsid w:val="00301597"/>
    <w:rsid w:val="00301694"/>
    <w:rsid w:val="003017CF"/>
    <w:rsid w:val="0030181D"/>
    <w:rsid w:val="00301844"/>
    <w:rsid w:val="00301890"/>
    <w:rsid w:val="003018E1"/>
    <w:rsid w:val="00301D41"/>
    <w:rsid w:val="00301E74"/>
    <w:rsid w:val="003028A9"/>
    <w:rsid w:val="00302A38"/>
    <w:rsid w:val="00302A9B"/>
    <w:rsid w:val="00302AD1"/>
    <w:rsid w:val="00302B5C"/>
    <w:rsid w:val="00302CBC"/>
    <w:rsid w:val="00302D1E"/>
    <w:rsid w:val="003031D0"/>
    <w:rsid w:val="003039E9"/>
    <w:rsid w:val="00303A7B"/>
    <w:rsid w:val="00303B2A"/>
    <w:rsid w:val="00303B3B"/>
    <w:rsid w:val="00303BEE"/>
    <w:rsid w:val="00303C4E"/>
    <w:rsid w:val="00303CCD"/>
    <w:rsid w:val="003041E2"/>
    <w:rsid w:val="0030441B"/>
    <w:rsid w:val="003045D3"/>
    <w:rsid w:val="003048B8"/>
    <w:rsid w:val="003048E4"/>
    <w:rsid w:val="00304A22"/>
    <w:rsid w:val="00304A3D"/>
    <w:rsid w:val="00304AF7"/>
    <w:rsid w:val="00304B60"/>
    <w:rsid w:val="00304B69"/>
    <w:rsid w:val="00304E17"/>
    <w:rsid w:val="00304E69"/>
    <w:rsid w:val="0030527C"/>
    <w:rsid w:val="00305561"/>
    <w:rsid w:val="0030557F"/>
    <w:rsid w:val="0030571A"/>
    <w:rsid w:val="0030584F"/>
    <w:rsid w:val="00305C33"/>
    <w:rsid w:val="00305DF4"/>
    <w:rsid w:val="00305EA1"/>
    <w:rsid w:val="003060AC"/>
    <w:rsid w:val="003060D2"/>
    <w:rsid w:val="00306828"/>
    <w:rsid w:val="00306976"/>
    <w:rsid w:val="00306D78"/>
    <w:rsid w:val="00306E1A"/>
    <w:rsid w:val="00306E6F"/>
    <w:rsid w:val="00306FF2"/>
    <w:rsid w:val="003071E8"/>
    <w:rsid w:val="0030736E"/>
    <w:rsid w:val="0030745E"/>
    <w:rsid w:val="00307867"/>
    <w:rsid w:val="00307C90"/>
    <w:rsid w:val="00307F09"/>
    <w:rsid w:val="00310266"/>
    <w:rsid w:val="00310474"/>
    <w:rsid w:val="00310563"/>
    <w:rsid w:val="00310577"/>
    <w:rsid w:val="00310655"/>
    <w:rsid w:val="003109E5"/>
    <w:rsid w:val="00310BEE"/>
    <w:rsid w:val="00310F4B"/>
    <w:rsid w:val="00310F5F"/>
    <w:rsid w:val="0031108C"/>
    <w:rsid w:val="0031116D"/>
    <w:rsid w:val="0031159D"/>
    <w:rsid w:val="003116DE"/>
    <w:rsid w:val="00311885"/>
    <w:rsid w:val="00311EF1"/>
    <w:rsid w:val="00312499"/>
    <w:rsid w:val="0031256D"/>
    <w:rsid w:val="00312647"/>
    <w:rsid w:val="0031270E"/>
    <w:rsid w:val="0031271A"/>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22E"/>
    <w:rsid w:val="003154A1"/>
    <w:rsid w:val="0031573A"/>
    <w:rsid w:val="00315990"/>
    <w:rsid w:val="00315CBB"/>
    <w:rsid w:val="0031605F"/>
    <w:rsid w:val="0031610C"/>
    <w:rsid w:val="0031626F"/>
    <w:rsid w:val="003165F5"/>
    <w:rsid w:val="00316712"/>
    <w:rsid w:val="00316759"/>
    <w:rsid w:val="0031676D"/>
    <w:rsid w:val="003167BB"/>
    <w:rsid w:val="0031681B"/>
    <w:rsid w:val="003169A5"/>
    <w:rsid w:val="00316A6F"/>
    <w:rsid w:val="00316A77"/>
    <w:rsid w:val="00316CAE"/>
    <w:rsid w:val="00316E15"/>
    <w:rsid w:val="0031712C"/>
    <w:rsid w:val="00317335"/>
    <w:rsid w:val="0031745A"/>
    <w:rsid w:val="0031759E"/>
    <w:rsid w:val="003175DB"/>
    <w:rsid w:val="00317998"/>
    <w:rsid w:val="00317AFD"/>
    <w:rsid w:val="00317C90"/>
    <w:rsid w:val="00317C94"/>
    <w:rsid w:val="00317E0F"/>
    <w:rsid w:val="003203B3"/>
    <w:rsid w:val="003203CF"/>
    <w:rsid w:val="0032043D"/>
    <w:rsid w:val="003206EF"/>
    <w:rsid w:val="00320749"/>
    <w:rsid w:val="00320851"/>
    <w:rsid w:val="00320A32"/>
    <w:rsid w:val="00320A55"/>
    <w:rsid w:val="00320B60"/>
    <w:rsid w:val="00320B78"/>
    <w:rsid w:val="00320D1F"/>
    <w:rsid w:val="00320E27"/>
    <w:rsid w:val="00320F8C"/>
    <w:rsid w:val="003211B0"/>
    <w:rsid w:val="0032175C"/>
    <w:rsid w:val="003217B9"/>
    <w:rsid w:val="003217D2"/>
    <w:rsid w:val="003218B7"/>
    <w:rsid w:val="00321CE7"/>
    <w:rsid w:val="00321DF0"/>
    <w:rsid w:val="003222D6"/>
    <w:rsid w:val="003222ED"/>
    <w:rsid w:val="0032247A"/>
    <w:rsid w:val="00322499"/>
    <w:rsid w:val="003225A4"/>
    <w:rsid w:val="003225C4"/>
    <w:rsid w:val="00322789"/>
    <w:rsid w:val="00322882"/>
    <w:rsid w:val="003228D1"/>
    <w:rsid w:val="00322B02"/>
    <w:rsid w:val="00322D1D"/>
    <w:rsid w:val="00323206"/>
    <w:rsid w:val="0032321D"/>
    <w:rsid w:val="0032324E"/>
    <w:rsid w:val="0032337A"/>
    <w:rsid w:val="00323B9A"/>
    <w:rsid w:val="00323ED4"/>
    <w:rsid w:val="003241B2"/>
    <w:rsid w:val="00324374"/>
    <w:rsid w:val="0032483C"/>
    <w:rsid w:val="00324B53"/>
    <w:rsid w:val="00324DF6"/>
    <w:rsid w:val="00324E1F"/>
    <w:rsid w:val="00324ED3"/>
    <w:rsid w:val="00325031"/>
    <w:rsid w:val="0032506E"/>
    <w:rsid w:val="0032529C"/>
    <w:rsid w:val="00325435"/>
    <w:rsid w:val="0032579A"/>
    <w:rsid w:val="0032587A"/>
    <w:rsid w:val="003258F1"/>
    <w:rsid w:val="0032591E"/>
    <w:rsid w:val="00325967"/>
    <w:rsid w:val="00325AD9"/>
    <w:rsid w:val="00325BB3"/>
    <w:rsid w:val="00325F90"/>
    <w:rsid w:val="00326554"/>
    <w:rsid w:val="003265E8"/>
    <w:rsid w:val="00326746"/>
    <w:rsid w:val="00327206"/>
    <w:rsid w:val="00327424"/>
    <w:rsid w:val="00327645"/>
    <w:rsid w:val="003278A4"/>
    <w:rsid w:val="00327A7B"/>
    <w:rsid w:val="003302FD"/>
    <w:rsid w:val="00330339"/>
    <w:rsid w:val="0033037E"/>
    <w:rsid w:val="00330396"/>
    <w:rsid w:val="003303A2"/>
    <w:rsid w:val="0033041B"/>
    <w:rsid w:val="0033060D"/>
    <w:rsid w:val="00330976"/>
    <w:rsid w:val="0033098A"/>
    <w:rsid w:val="00330A77"/>
    <w:rsid w:val="00331315"/>
    <w:rsid w:val="00331316"/>
    <w:rsid w:val="00331651"/>
    <w:rsid w:val="00331A06"/>
    <w:rsid w:val="00331A84"/>
    <w:rsid w:val="00331CC9"/>
    <w:rsid w:val="00331F96"/>
    <w:rsid w:val="00331FA3"/>
    <w:rsid w:val="0033201B"/>
    <w:rsid w:val="003320A4"/>
    <w:rsid w:val="003321A9"/>
    <w:rsid w:val="0033234D"/>
    <w:rsid w:val="003324D1"/>
    <w:rsid w:val="003326E8"/>
    <w:rsid w:val="00332997"/>
    <w:rsid w:val="00332ADA"/>
    <w:rsid w:val="00332E1D"/>
    <w:rsid w:val="00332F86"/>
    <w:rsid w:val="00333171"/>
    <w:rsid w:val="003331B7"/>
    <w:rsid w:val="00333473"/>
    <w:rsid w:val="00333814"/>
    <w:rsid w:val="00333897"/>
    <w:rsid w:val="003338FE"/>
    <w:rsid w:val="00333A2C"/>
    <w:rsid w:val="00333AFA"/>
    <w:rsid w:val="00333B23"/>
    <w:rsid w:val="00333C18"/>
    <w:rsid w:val="00333CF3"/>
    <w:rsid w:val="00333DDB"/>
    <w:rsid w:val="00333E66"/>
    <w:rsid w:val="00333E98"/>
    <w:rsid w:val="00334311"/>
    <w:rsid w:val="00334684"/>
    <w:rsid w:val="00334E0F"/>
    <w:rsid w:val="00334EE3"/>
    <w:rsid w:val="0033526F"/>
    <w:rsid w:val="00335270"/>
    <w:rsid w:val="0033532B"/>
    <w:rsid w:val="0033564D"/>
    <w:rsid w:val="0033580C"/>
    <w:rsid w:val="003358AE"/>
    <w:rsid w:val="00335A5A"/>
    <w:rsid w:val="00335B3D"/>
    <w:rsid w:val="003360C7"/>
    <w:rsid w:val="0033661B"/>
    <w:rsid w:val="0033685E"/>
    <w:rsid w:val="00336B70"/>
    <w:rsid w:val="00336BB7"/>
    <w:rsid w:val="00336E39"/>
    <w:rsid w:val="00337246"/>
    <w:rsid w:val="00337453"/>
    <w:rsid w:val="003374B8"/>
    <w:rsid w:val="00337AFE"/>
    <w:rsid w:val="00337B1C"/>
    <w:rsid w:val="00337F95"/>
    <w:rsid w:val="003404E5"/>
    <w:rsid w:val="0034084D"/>
    <w:rsid w:val="0034088F"/>
    <w:rsid w:val="00340C02"/>
    <w:rsid w:val="00340D50"/>
    <w:rsid w:val="00340E58"/>
    <w:rsid w:val="00340E6F"/>
    <w:rsid w:val="003412DE"/>
    <w:rsid w:val="003417A3"/>
    <w:rsid w:val="003418CE"/>
    <w:rsid w:val="00341936"/>
    <w:rsid w:val="00341C1E"/>
    <w:rsid w:val="00341CBF"/>
    <w:rsid w:val="00341D97"/>
    <w:rsid w:val="00341DF2"/>
    <w:rsid w:val="003420EA"/>
    <w:rsid w:val="00342164"/>
    <w:rsid w:val="003422B1"/>
    <w:rsid w:val="003422F2"/>
    <w:rsid w:val="00342789"/>
    <w:rsid w:val="003429FF"/>
    <w:rsid w:val="00342ACC"/>
    <w:rsid w:val="00342B3D"/>
    <w:rsid w:val="00342F23"/>
    <w:rsid w:val="0034309A"/>
    <w:rsid w:val="0034309C"/>
    <w:rsid w:val="00343344"/>
    <w:rsid w:val="00343738"/>
    <w:rsid w:val="00343974"/>
    <w:rsid w:val="00343B47"/>
    <w:rsid w:val="00343D86"/>
    <w:rsid w:val="00343F16"/>
    <w:rsid w:val="00343FA8"/>
    <w:rsid w:val="003441FD"/>
    <w:rsid w:val="0034420B"/>
    <w:rsid w:val="00344BE1"/>
    <w:rsid w:val="0034552C"/>
    <w:rsid w:val="00345814"/>
    <w:rsid w:val="00345A55"/>
    <w:rsid w:val="00345AA8"/>
    <w:rsid w:val="00345AF5"/>
    <w:rsid w:val="00345C88"/>
    <w:rsid w:val="00345CB0"/>
    <w:rsid w:val="00345CB5"/>
    <w:rsid w:val="00345CCF"/>
    <w:rsid w:val="00345E40"/>
    <w:rsid w:val="0034609D"/>
    <w:rsid w:val="00346436"/>
    <w:rsid w:val="003464E4"/>
    <w:rsid w:val="00346521"/>
    <w:rsid w:val="003466E5"/>
    <w:rsid w:val="003469E4"/>
    <w:rsid w:val="00346CB9"/>
    <w:rsid w:val="00346FF2"/>
    <w:rsid w:val="0034727F"/>
    <w:rsid w:val="003475AA"/>
    <w:rsid w:val="003476E7"/>
    <w:rsid w:val="00347866"/>
    <w:rsid w:val="0034798B"/>
    <w:rsid w:val="003479B8"/>
    <w:rsid w:val="00347C86"/>
    <w:rsid w:val="0035004C"/>
    <w:rsid w:val="003502A2"/>
    <w:rsid w:val="003507CE"/>
    <w:rsid w:val="00350894"/>
    <w:rsid w:val="00350BE9"/>
    <w:rsid w:val="00350DF3"/>
    <w:rsid w:val="00350EB1"/>
    <w:rsid w:val="00351433"/>
    <w:rsid w:val="00351448"/>
    <w:rsid w:val="0035190F"/>
    <w:rsid w:val="00351B11"/>
    <w:rsid w:val="00351F74"/>
    <w:rsid w:val="00351FD1"/>
    <w:rsid w:val="003522A7"/>
    <w:rsid w:val="0035240B"/>
    <w:rsid w:val="00352478"/>
    <w:rsid w:val="0035254F"/>
    <w:rsid w:val="00352719"/>
    <w:rsid w:val="003527B4"/>
    <w:rsid w:val="00352871"/>
    <w:rsid w:val="0035299F"/>
    <w:rsid w:val="00353683"/>
    <w:rsid w:val="00353746"/>
    <w:rsid w:val="0035377A"/>
    <w:rsid w:val="003537B0"/>
    <w:rsid w:val="00353AEC"/>
    <w:rsid w:val="00353BA8"/>
    <w:rsid w:val="00353ED9"/>
    <w:rsid w:val="00354141"/>
    <w:rsid w:val="003541C0"/>
    <w:rsid w:val="00354A27"/>
    <w:rsid w:val="00354AFA"/>
    <w:rsid w:val="00354D48"/>
    <w:rsid w:val="003550CC"/>
    <w:rsid w:val="0035519F"/>
    <w:rsid w:val="003552CF"/>
    <w:rsid w:val="0035540E"/>
    <w:rsid w:val="00355537"/>
    <w:rsid w:val="0035561A"/>
    <w:rsid w:val="003557D8"/>
    <w:rsid w:val="00355915"/>
    <w:rsid w:val="00355A0B"/>
    <w:rsid w:val="00355C9C"/>
    <w:rsid w:val="00355E00"/>
    <w:rsid w:val="00355E19"/>
    <w:rsid w:val="00355EBD"/>
    <w:rsid w:val="003565E2"/>
    <w:rsid w:val="003567A1"/>
    <w:rsid w:val="00356A46"/>
    <w:rsid w:val="00356AA6"/>
    <w:rsid w:val="00356AAF"/>
    <w:rsid w:val="00356B1F"/>
    <w:rsid w:val="00356C57"/>
    <w:rsid w:val="00356E7E"/>
    <w:rsid w:val="00356F84"/>
    <w:rsid w:val="00356F85"/>
    <w:rsid w:val="00357180"/>
    <w:rsid w:val="0035730A"/>
    <w:rsid w:val="00357A3E"/>
    <w:rsid w:val="00357B2A"/>
    <w:rsid w:val="00357BD3"/>
    <w:rsid w:val="00357C7F"/>
    <w:rsid w:val="00357CBD"/>
    <w:rsid w:val="00357DD5"/>
    <w:rsid w:val="00360335"/>
    <w:rsid w:val="003605B7"/>
    <w:rsid w:val="00360D37"/>
    <w:rsid w:val="00360DD7"/>
    <w:rsid w:val="00360E31"/>
    <w:rsid w:val="00360F01"/>
    <w:rsid w:val="00360F4A"/>
    <w:rsid w:val="00360FA6"/>
    <w:rsid w:val="003611A8"/>
    <w:rsid w:val="003611E8"/>
    <w:rsid w:val="0036136C"/>
    <w:rsid w:val="003613D5"/>
    <w:rsid w:val="00361AB9"/>
    <w:rsid w:val="00361B85"/>
    <w:rsid w:val="00361DD4"/>
    <w:rsid w:val="00361E0A"/>
    <w:rsid w:val="00361FF6"/>
    <w:rsid w:val="003624A3"/>
    <w:rsid w:val="003624CF"/>
    <w:rsid w:val="003624DF"/>
    <w:rsid w:val="00362668"/>
    <w:rsid w:val="003632C7"/>
    <w:rsid w:val="00363349"/>
    <w:rsid w:val="003634A2"/>
    <w:rsid w:val="003634B1"/>
    <w:rsid w:val="00363724"/>
    <w:rsid w:val="00363ABB"/>
    <w:rsid w:val="00363E64"/>
    <w:rsid w:val="00363EC9"/>
    <w:rsid w:val="00363F07"/>
    <w:rsid w:val="00364035"/>
    <w:rsid w:val="003640D7"/>
    <w:rsid w:val="003641A3"/>
    <w:rsid w:val="00364207"/>
    <w:rsid w:val="003643B5"/>
    <w:rsid w:val="003643E3"/>
    <w:rsid w:val="003644B4"/>
    <w:rsid w:val="00364A1D"/>
    <w:rsid w:val="00364EAC"/>
    <w:rsid w:val="00364EF3"/>
    <w:rsid w:val="00364F45"/>
    <w:rsid w:val="003653BA"/>
    <w:rsid w:val="0036550A"/>
    <w:rsid w:val="003655A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255"/>
    <w:rsid w:val="00370370"/>
    <w:rsid w:val="00370480"/>
    <w:rsid w:val="003709F8"/>
    <w:rsid w:val="00370A66"/>
    <w:rsid w:val="00370BFB"/>
    <w:rsid w:val="00370D59"/>
    <w:rsid w:val="00370D85"/>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1AE"/>
    <w:rsid w:val="00373232"/>
    <w:rsid w:val="003732B2"/>
    <w:rsid w:val="00373342"/>
    <w:rsid w:val="003734EF"/>
    <w:rsid w:val="00373613"/>
    <w:rsid w:val="00373754"/>
    <w:rsid w:val="0037375D"/>
    <w:rsid w:val="0037381A"/>
    <w:rsid w:val="00373829"/>
    <w:rsid w:val="00373C8B"/>
    <w:rsid w:val="00373E35"/>
    <w:rsid w:val="003740A4"/>
    <w:rsid w:val="003741CA"/>
    <w:rsid w:val="003743EB"/>
    <w:rsid w:val="0037467A"/>
    <w:rsid w:val="0037469B"/>
    <w:rsid w:val="003746B2"/>
    <w:rsid w:val="00374859"/>
    <w:rsid w:val="0037487B"/>
    <w:rsid w:val="003749BF"/>
    <w:rsid w:val="00374AF4"/>
    <w:rsid w:val="00374C70"/>
    <w:rsid w:val="00374ECD"/>
    <w:rsid w:val="00374EFE"/>
    <w:rsid w:val="0037510C"/>
    <w:rsid w:val="00375301"/>
    <w:rsid w:val="0037530A"/>
    <w:rsid w:val="003753B7"/>
    <w:rsid w:val="00375569"/>
    <w:rsid w:val="003758D0"/>
    <w:rsid w:val="003758E2"/>
    <w:rsid w:val="00375989"/>
    <w:rsid w:val="003759BD"/>
    <w:rsid w:val="00375C15"/>
    <w:rsid w:val="00375C96"/>
    <w:rsid w:val="0037618F"/>
    <w:rsid w:val="003761A3"/>
    <w:rsid w:val="0037650E"/>
    <w:rsid w:val="003766CF"/>
    <w:rsid w:val="00376F43"/>
    <w:rsid w:val="00376F71"/>
    <w:rsid w:val="00376FA0"/>
    <w:rsid w:val="0037779A"/>
    <w:rsid w:val="00377813"/>
    <w:rsid w:val="003778B7"/>
    <w:rsid w:val="0037793B"/>
    <w:rsid w:val="00377B53"/>
    <w:rsid w:val="00377E87"/>
    <w:rsid w:val="00377FC6"/>
    <w:rsid w:val="00380022"/>
    <w:rsid w:val="00380086"/>
    <w:rsid w:val="003801E7"/>
    <w:rsid w:val="003805D7"/>
    <w:rsid w:val="003809A0"/>
    <w:rsid w:val="00380AB0"/>
    <w:rsid w:val="00380C33"/>
    <w:rsid w:val="00380D3F"/>
    <w:rsid w:val="00380D74"/>
    <w:rsid w:val="00380E1B"/>
    <w:rsid w:val="00380F15"/>
    <w:rsid w:val="0038110A"/>
    <w:rsid w:val="00381257"/>
    <w:rsid w:val="00381337"/>
    <w:rsid w:val="00381513"/>
    <w:rsid w:val="0038158E"/>
    <w:rsid w:val="00381678"/>
    <w:rsid w:val="003817BE"/>
    <w:rsid w:val="0038182D"/>
    <w:rsid w:val="00381844"/>
    <w:rsid w:val="00381A41"/>
    <w:rsid w:val="00381A6D"/>
    <w:rsid w:val="00381CD1"/>
    <w:rsid w:val="00381D73"/>
    <w:rsid w:val="00382024"/>
    <w:rsid w:val="00382291"/>
    <w:rsid w:val="00382592"/>
    <w:rsid w:val="00382722"/>
    <w:rsid w:val="00382797"/>
    <w:rsid w:val="0038286D"/>
    <w:rsid w:val="00382C9C"/>
    <w:rsid w:val="00382D84"/>
    <w:rsid w:val="00382E4D"/>
    <w:rsid w:val="00382F96"/>
    <w:rsid w:val="003830EB"/>
    <w:rsid w:val="0038316F"/>
    <w:rsid w:val="0038337A"/>
    <w:rsid w:val="00383494"/>
    <w:rsid w:val="00383787"/>
    <w:rsid w:val="00383981"/>
    <w:rsid w:val="00383AD8"/>
    <w:rsid w:val="00383ED8"/>
    <w:rsid w:val="00384015"/>
    <w:rsid w:val="003840B2"/>
    <w:rsid w:val="0038420A"/>
    <w:rsid w:val="0038438A"/>
    <w:rsid w:val="003847B3"/>
    <w:rsid w:val="00384998"/>
    <w:rsid w:val="00384AF2"/>
    <w:rsid w:val="00384B79"/>
    <w:rsid w:val="00384BE6"/>
    <w:rsid w:val="00384C2F"/>
    <w:rsid w:val="00384C67"/>
    <w:rsid w:val="00384D48"/>
    <w:rsid w:val="00384E95"/>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25"/>
    <w:rsid w:val="003903B8"/>
    <w:rsid w:val="003904DC"/>
    <w:rsid w:val="00390A79"/>
    <w:rsid w:val="00390CE8"/>
    <w:rsid w:val="00390D2A"/>
    <w:rsid w:val="003912A7"/>
    <w:rsid w:val="003918DA"/>
    <w:rsid w:val="00391B7F"/>
    <w:rsid w:val="00391D62"/>
    <w:rsid w:val="00391D87"/>
    <w:rsid w:val="00392276"/>
    <w:rsid w:val="00392386"/>
    <w:rsid w:val="00392853"/>
    <w:rsid w:val="00392A00"/>
    <w:rsid w:val="00392B3E"/>
    <w:rsid w:val="00392BA4"/>
    <w:rsid w:val="00392BCA"/>
    <w:rsid w:val="00392BDC"/>
    <w:rsid w:val="00392CAA"/>
    <w:rsid w:val="00392E21"/>
    <w:rsid w:val="00393013"/>
    <w:rsid w:val="00393206"/>
    <w:rsid w:val="003932C0"/>
    <w:rsid w:val="00393394"/>
    <w:rsid w:val="00393801"/>
    <w:rsid w:val="00393E72"/>
    <w:rsid w:val="00393ED1"/>
    <w:rsid w:val="003944DA"/>
    <w:rsid w:val="003946AB"/>
    <w:rsid w:val="003946D5"/>
    <w:rsid w:val="0039488A"/>
    <w:rsid w:val="003948AB"/>
    <w:rsid w:val="003948AD"/>
    <w:rsid w:val="003949A5"/>
    <w:rsid w:val="00394C65"/>
    <w:rsid w:val="00394D18"/>
    <w:rsid w:val="00394FB5"/>
    <w:rsid w:val="003951F5"/>
    <w:rsid w:val="0039569B"/>
    <w:rsid w:val="003958DE"/>
    <w:rsid w:val="003959AC"/>
    <w:rsid w:val="00395ABD"/>
    <w:rsid w:val="00395C72"/>
    <w:rsid w:val="00395D57"/>
    <w:rsid w:val="00395E28"/>
    <w:rsid w:val="00395E41"/>
    <w:rsid w:val="00396000"/>
    <w:rsid w:val="0039628E"/>
    <w:rsid w:val="00396296"/>
    <w:rsid w:val="003962E2"/>
    <w:rsid w:val="003964AA"/>
    <w:rsid w:val="00396672"/>
    <w:rsid w:val="003966E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EC0"/>
    <w:rsid w:val="00397FD4"/>
    <w:rsid w:val="003A004A"/>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73F"/>
    <w:rsid w:val="003A18F8"/>
    <w:rsid w:val="003A1A30"/>
    <w:rsid w:val="003A1B9C"/>
    <w:rsid w:val="003A1CDE"/>
    <w:rsid w:val="003A1DB0"/>
    <w:rsid w:val="003A20DF"/>
    <w:rsid w:val="003A216D"/>
    <w:rsid w:val="003A29D1"/>
    <w:rsid w:val="003A2B2C"/>
    <w:rsid w:val="003A2BFD"/>
    <w:rsid w:val="003A2CD5"/>
    <w:rsid w:val="003A2D1D"/>
    <w:rsid w:val="003A2DDA"/>
    <w:rsid w:val="003A31CE"/>
    <w:rsid w:val="003A335E"/>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6E5"/>
    <w:rsid w:val="003A5744"/>
    <w:rsid w:val="003A5AA4"/>
    <w:rsid w:val="003A5CAF"/>
    <w:rsid w:val="003A5DE9"/>
    <w:rsid w:val="003A5F8D"/>
    <w:rsid w:val="003A609A"/>
    <w:rsid w:val="003A60DE"/>
    <w:rsid w:val="003A6472"/>
    <w:rsid w:val="003A66D3"/>
    <w:rsid w:val="003A6745"/>
    <w:rsid w:val="003A68B2"/>
    <w:rsid w:val="003A6A7D"/>
    <w:rsid w:val="003A6B90"/>
    <w:rsid w:val="003A7420"/>
    <w:rsid w:val="003A74D6"/>
    <w:rsid w:val="003A7671"/>
    <w:rsid w:val="003A7815"/>
    <w:rsid w:val="003A78D8"/>
    <w:rsid w:val="003A7A0A"/>
    <w:rsid w:val="003A7F64"/>
    <w:rsid w:val="003A7F8B"/>
    <w:rsid w:val="003B0233"/>
    <w:rsid w:val="003B02BF"/>
    <w:rsid w:val="003B0D03"/>
    <w:rsid w:val="003B0D23"/>
    <w:rsid w:val="003B11CA"/>
    <w:rsid w:val="003B202A"/>
    <w:rsid w:val="003B20E5"/>
    <w:rsid w:val="003B214B"/>
    <w:rsid w:val="003B23D1"/>
    <w:rsid w:val="003B2CE4"/>
    <w:rsid w:val="003B31D1"/>
    <w:rsid w:val="003B3256"/>
    <w:rsid w:val="003B3565"/>
    <w:rsid w:val="003B3B21"/>
    <w:rsid w:val="003B4003"/>
    <w:rsid w:val="003B4005"/>
    <w:rsid w:val="003B43D9"/>
    <w:rsid w:val="003B440A"/>
    <w:rsid w:val="003B4517"/>
    <w:rsid w:val="003B466A"/>
    <w:rsid w:val="003B46D3"/>
    <w:rsid w:val="003B494F"/>
    <w:rsid w:val="003B4C4F"/>
    <w:rsid w:val="003B4C7F"/>
    <w:rsid w:val="003B4EA3"/>
    <w:rsid w:val="003B525C"/>
    <w:rsid w:val="003B52E5"/>
    <w:rsid w:val="003B544E"/>
    <w:rsid w:val="003B593B"/>
    <w:rsid w:val="003B5BE3"/>
    <w:rsid w:val="003B5D53"/>
    <w:rsid w:val="003B5DC0"/>
    <w:rsid w:val="003B5E4D"/>
    <w:rsid w:val="003B5FDC"/>
    <w:rsid w:val="003B6141"/>
    <w:rsid w:val="003B6A04"/>
    <w:rsid w:val="003B75A5"/>
    <w:rsid w:val="003B7755"/>
    <w:rsid w:val="003B78CD"/>
    <w:rsid w:val="003B7C6A"/>
    <w:rsid w:val="003B7DD0"/>
    <w:rsid w:val="003B7DFC"/>
    <w:rsid w:val="003B7E88"/>
    <w:rsid w:val="003B7EE6"/>
    <w:rsid w:val="003C0006"/>
    <w:rsid w:val="003C010F"/>
    <w:rsid w:val="003C0310"/>
    <w:rsid w:val="003C0424"/>
    <w:rsid w:val="003C0453"/>
    <w:rsid w:val="003C054C"/>
    <w:rsid w:val="003C063E"/>
    <w:rsid w:val="003C06B4"/>
    <w:rsid w:val="003C0FF0"/>
    <w:rsid w:val="003C110D"/>
    <w:rsid w:val="003C1129"/>
    <w:rsid w:val="003C11F7"/>
    <w:rsid w:val="003C15D9"/>
    <w:rsid w:val="003C1861"/>
    <w:rsid w:val="003C1AE5"/>
    <w:rsid w:val="003C1B10"/>
    <w:rsid w:val="003C1B8D"/>
    <w:rsid w:val="003C1C4C"/>
    <w:rsid w:val="003C1FC5"/>
    <w:rsid w:val="003C202A"/>
    <w:rsid w:val="003C2111"/>
    <w:rsid w:val="003C22BE"/>
    <w:rsid w:val="003C243A"/>
    <w:rsid w:val="003C2484"/>
    <w:rsid w:val="003C25C3"/>
    <w:rsid w:val="003C27CA"/>
    <w:rsid w:val="003C28D6"/>
    <w:rsid w:val="003C29E5"/>
    <w:rsid w:val="003C29EC"/>
    <w:rsid w:val="003C2A2E"/>
    <w:rsid w:val="003C2DC9"/>
    <w:rsid w:val="003C2F7A"/>
    <w:rsid w:val="003C30A6"/>
    <w:rsid w:val="003C333D"/>
    <w:rsid w:val="003C3398"/>
    <w:rsid w:val="003C351D"/>
    <w:rsid w:val="003C3562"/>
    <w:rsid w:val="003C3CAF"/>
    <w:rsid w:val="003C41FE"/>
    <w:rsid w:val="003C4200"/>
    <w:rsid w:val="003C44DF"/>
    <w:rsid w:val="003C44E9"/>
    <w:rsid w:val="003C4548"/>
    <w:rsid w:val="003C4673"/>
    <w:rsid w:val="003C4740"/>
    <w:rsid w:val="003C4A7F"/>
    <w:rsid w:val="003C4AF0"/>
    <w:rsid w:val="003C4E6C"/>
    <w:rsid w:val="003C51C2"/>
    <w:rsid w:val="003C5209"/>
    <w:rsid w:val="003C5548"/>
    <w:rsid w:val="003C57B4"/>
    <w:rsid w:val="003C5A0D"/>
    <w:rsid w:val="003C5BD2"/>
    <w:rsid w:val="003C5ED9"/>
    <w:rsid w:val="003C6008"/>
    <w:rsid w:val="003C6130"/>
    <w:rsid w:val="003C6377"/>
    <w:rsid w:val="003C63B4"/>
    <w:rsid w:val="003C644E"/>
    <w:rsid w:val="003C6473"/>
    <w:rsid w:val="003C669C"/>
    <w:rsid w:val="003C67C0"/>
    <w:rsid w:val="003C6850"/>
    <w:rsid w:val="003C6A51"/>
    <w:rsid w:val="003C6D25"/>
    <w:rsid w:val="003C6ECF"/>
    <w:rsid w:val="003C716C"/>
    <w:rsid w:val="003C730D"/>
    <w:rsid w:val="003C7720"/>
    <w:rsid w:val="003C7782"/>
    <w:rsid w:val="003C7797"/>
    <w:rsid w:val="003D0116"/>
    <w:rsid w:val="003D0568"/>
    <w:rsid w:val="003D0930"/>
    <w:rsid w:val="003D0DF5"/>
    <w:rsid w:val="003D0F09"/>
    <w:rsid w:val="003D10FC"/>
    <w:rsid w:val="003D1228"/>
    <w:rsid w:val="003D12EC"/>
    <w:rsid w:val="003D12F1"/>
    <w:rsid w:val="003D1398"/>
    <w:rsid w:val="003D1435"/>
    <w:rsid w:val="003D151E"/>
    <w:rsid w:val="003D1551"/>
    <w:rsid w:val="003D1593"/>
    <w:rsid w:val="003D177E"/>
    <w:rsid w:val="003D1818"/>
    <w:rsid w:val="003D1C91"/>
    <w:rsid w:val="003D1D27"/>
    <w:rsid w:val="003D2098"/>
    <w:rsid w:val="003D2297"/>
    <w:rsid w:val="003D2417"/>
    <w:rsid w:val="003D2653"/>
    <w:rsid w:val="003D27F1"/>
    <w:rsid w:val="003D281C"/>
    <w:rsid w:val="003D294F"/>
    <w:rsid w:val="003D2AED"/>
    <w:rsid w:val="003D2E33"/>
    <w:rsid w:val="003D30E7"/>
    <w:rsid w:val="003D3168"/>
    <w:rsid w:val="003D3523"/>
    <w:rsid w:val="003D3A52"/>
    <w:rsid w:val="003D3A96"/>
    <w:rsid w:val="003D3D82"/>
    <w:rsid w:val="003D3D8C"/>
    <w:rsid w:val="003D3DC2"/>
    <w:rsid w:val="003D3E15"/>
    <w:rsid w:val="003D3E83"/>
    <w:rsid w:val="003D3E86"/>
    <w:rsid w:val="003D42E8"/>
    <w:rsid w:val="003D43C2"/>
    <w:rsid w:val="003D43CC"/>
    <w:rsid w:val="003D4D77"/>
    <w:rsid w:val="003D4DF5"/>
    <w:rsid w:val="003D4ED3"/>
    <w:rsid w:val="003D4FD0"/>
    <w:rsid w:val="003D500A"/>
    <w:rsid w:val="003D514D"/>
    <w:rsid w:val="003D5332"/>
    <w:rsid w:val="003D55AA"/>
    <w:rsid w:val="003D5879"/>
    <w:rsid w:val="003D62D3"/>
    <w:rsid w:val="003D641B"/>
    <w:rsid w:val="003D667B"/>
    <w:rsid w:val="003D6961"/>
    <w:rsid w:val="003D6BC6"/>
    <w:rsid w:val="003D6D18"/>
    <w:rsid w:val="003D6E5B"/>
    <w:rsid w:val="003D6FE9"/>
    <w:rsid w:val="003D71C2"/>
    <w:rsid w:val="003D7574"/>
    <w:rsid w:val="003D760C"/>
    <w:rsid w:val="003D793A"/>
    <w:rsid w:val="003D79E4"/>
    <w:rsid w:val="003D7A4F"/>
    <w:rsid w:val="003D7A51"/>
    <w:rsid w:val="003D7B0F"/>
    <w:rsid w:val="003D7B90"/>
    <w:rsid w:val="003D7C9D"/>
    <w:rsid w:val="003D7D04"/>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399"/>
    <w:rsid w:val="003E26C6"/>
    <w:rsid w:val="003E27F6"/>
    <w:rsid w:val="003E2828"/>
    <w:rsid w:val="003E28A6"/>
    <w:rsid w:val="003E2C21"/>
    <w:rsid w:val="003E2D06"/>
    <w:rsid w:val="003E2EDE"/>
    <w:rsid w:val="003E3851"/>
    <w:rsid w:val="003E3966"/>
    <w:rsid w:val="003E3E98"/>
    <w:rsid w:val="003E3EDD"/>
    <w:rsid w:val="003E3EFC"/>
    <w:rsid w:val="003E41D7"/>
    <w:rsid w:val="003E4208"/>
    <w:rsid w:val="003E4AAF"/>
    <w:rsid w:val="003E4E87"/>
    <w:rsid w:val="003E55F9"/>
    <w:rsid w:val="003E5B2E"/>
    <w:rsid w:val="003E5CB4"/>
    <w:rsid w:val="003E671C"/>
    <w:rsid w:val="003E6736"/>
    <w:rsid w:val="003E67E6"/>
    <w:rsid w:val="003E6819"/>
    <w:rsid w:val="003E6986"/>
    <w:rsid w:val="003E6BA4"/>
    <w:rsid w:val="003E6F77"/>
    <w:rsid w:val="003E714E"/>
    <w:rsid w:val="003E7318"/>
    <w:rsid w:val="003E7372"/>
    <w:rsid w:val="003E73E8"/>
    <w:rsid w:val="003E78F9"/>
    <w:rsid w:val="003E7CD8"/>
    <w:rsid w:val="003E7F0E"/>
    <w:rsid w:val="003E7FE6"/>
    <w:rsid w:val="003F049A"/>
    <w:rsid w:val="003F06FA"/>
    <w:rsid w:val="003F0822"/>
    <w:rsid w:val="003F0859"/>
    <w:rsid w:val="003F0AB1"/>
    <w:rsid w:val="003F0B7C"/>
    <w:rsid w:val="003F0CBB"/>
    <w:rsid w:val="003F0FA9"/>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C4"/>
    <w:rsid w:val="003F2FE3"/>
    <w:rsid w:val="003F3461"/>
    <w:rsid w:val="003F34C8"/>
    <w:rsid w:val="003F35DC"/>
    <w:rsid w:val="003F3668"/>
    <w:rsid w:val="003F366C"/>
    <w:rsid w:val="003F3678"/>
    <w:rsid w:val="003F383A"/>
    <w:rsid w:val="003F38DE"/>
    <w:rsid w:val="003F416E"/>
    <w:rsid w:val="003F418E"/>
    <w:rsid w:val="003F41A2"/>
    <w:rsid w:val="003F44A5"/>
    <w:rsid w:val="003F4724"/>
    <w:rsid w:val="003F49C2"/>
    <w:rsid w:val="003F4B56"/>
    <w:rsid w:val="003F4BA1"/>
    <w:rsid w:val="003F4C61"/>
    <w:rsid w:val="003F4CBF"/>
    <w:rsid w:val="003F4DCB"/>
    <w:rsid w:val="003F502F"/>
    <w:rsid w:val="003F5071"/>
    <w:rsid w:val="003F52F5"/>
    <w:rsid w:val="003F553D"/>
    <w:rsid w:val="003F567C"/>
    <w:rsid w:val="003F56BE"/>
    <w:rsid w:val="003F58A9"/>
    <w:rsid w:val="003F5909"/>
    <w:rsid w:val="003F595A"/>
    <w:rsid w:val="003F604C"/>
    <w:rsid w:val="003F62B8"/>
    <w:rsid w:val="003F6354"/>
    <w:rsid w:val="003F664D"/>
    <w:rsid w:val="003F6BA0"/>
    <w:rsid w:val="003F6D33"/>
    <w:rsid w:val="003F6D7D"/>
    <w:rsid w:val="003F6E7B"/>
    <w:rsid w:val="003F6F43"/>
    <w:rsid w:val="003F7065"/>
    <w:rsid w:val="003F7075"/>
    <w:rsid w:val="003F7277"/>
    <w:rsid w:val="003F72AD"/>
    <w:rsid w:val="003F764D"/>
    <w:rsid w:val="003F7727"/>
    <w:rsid w:val="003F77E1"/>
    <w:rsid w:val="003F7842"/>
    <w:rsid w:val="003F7AAD"/>
    <w:rsid w:val="003F7BCA"/>
    <w:rsid w:val="003F7E27"/>
    <w:rsid w:val="003F7F26"/>
    <w:rsid w:val="00400017"/>
    <w:rsid w:val="00400083"/>
    <w:rsid w:val="0040065E"/>
    <w:rsid w:val="004006F9"/>
    <w:rsid w:val="004007C3"/>
    <w:rsid w:val="00400985"/>
    <w:rsid w:val="00400B13"/>
    <w:rsid w:val="00400E8A"/>
    <w:rsid w:val="0040125A"/>
    <w:rsid w:val="004012AC"/>
    <w:rsid w:val="0040161B"/>
    <w:rsid w:val="004016FE"/>
    <w:rsid w:val="00401BF0"/>
    <w:rsid w:val="00402235"/>
    <w:rsid w:val="0040267F"/>
    <w:rsid w:val="00402ACC"/>
    <w:rsid w:val="00402ED2"/>
    <w:rsid w:val="00402F39"/>
    <w:rsid w:val="0040312D"/>
    <w:rsid w:val="00403224"/>
    <w:rsid w:val="00403236"/>
    <w:rsid w:val="004033BD"/>
    <w:rsid w:val="0040348D"/>
    <w:rsid w:val="004036F0"/>
    <w:rsid w:val="004037D9"/>
    <w:rsid w:val="00403B63"/>
    <w:rsid w:val="00403E09"/>
    <w:rsid w:val="004040D6"/>
    <w:rsid w:val="004041B5"/>
    <w:rsid w:val="00404670"/>
    <w:rsid w:val="0040470C"/>
    <w:rsid w:val="0040491E"/>
    <w:rsid w:val="0040498A"/>
    <w:rsid w:val="00404E73"/>
    <w:rsid w:val="004050FC"/>
    <w:rsid w:val="0040535C"/>
    <w:rsid w:val="004055B6"/>
    <w:rsid w:val="00405820"/>
    <w:rsid w:val="004058A2"/>
    <w:rsid w:val="00405E67"/>
    <w:rsid w:val="00405E86"/>
    <w:rsid w:val="00405FCF"/>
    <w:rsid w:val="0040618B"/>
    <w:rsid w:val="00406266"/>
    <w:rsid w:val="004066AB"/>
    <w:rsid w:val="004066D2"/>
    <w:rsid w:val="00406B1E"/>
    <w:rsid w:val="00406F76"/>
    <w:rsid w:val="00406FA9"/>
    <w:rsid w:val="004071F5"/>
    <w:rsid w:val="00407929"/>
    <w:rsid w:val="00407AC9"/>
    <w:rsid w:val="00407BD9"/>
    <w:rsid w:val="00407BEA"/>
    <w:rsid w:val="00407E29"/>
    <w:rsid w:val="00407EEF"/>
    <w:rsid w:val="00407F97"/>
    <w:rsid w:val="0041026E"/>
    <w:rsid w:val="00410A3C"/>
    <w:rsid w:val="00410B53"/>
    <w:rsid w:val="00410DDA"/>
    <w:rsid w:val="00410F43"/>
    <w:rsid w:val="00410FF9"/>
    <w:rsid w:val="004110C0"/>
    <w:rsid w:val="0041112D"/>
    <w:rsid w:val="00411567"/>
    <w:rsid w:val="004115A7"/>
    <w:rsid w:val="00411690"/>
    <w:rsid w:val="00411703"/>
    <w:rsid w:val="004117D3"/>
    <w:rsid w:val="00411C65"/>
    <w:rsid w:val="00411F1D"/>
    <w:rsid w:val="00412082"/>
    <w:rsid w:val="00412325"/>
    <w:rsid w:val="004123FE"/>
    <w:rsid w:val="00412905"/>
    <w:rsid w:val="00412C0D"/>
    <w:rsid w:val="00412F28"/>
    <w:rsid w:val="00412FE5"/>
    <w:rsid w:val="0041307B"/>
    <w:rsid w:val="00413341"/>
    <w:rsid w:val="00413543"/>
    <w:rsid w:val="00413680"/>
    <w:rsid w:val="004136F7"/>
    <w:rsid w:val="0041373F"/>
    <w:rsid w:val="0041393E"/>
    <w:rsid w:val="00413967"/>
    <w:rsid w:val="00413C15"/>
    <w:rsid w:val="00413CD3"/>
    <w:rsid w:val="00413D04"/>
    <w:rsid w:val="004143D5"/>
    <w:rsid w:val="004145CF"/>
    <w:rsid w:val="00414712"/>
    <w:rsid w:val="00414B32"/>
    <w:rsid w:val="00414C74"/>
    <w:rsid w:val="00414C9B"/>
    <w:rsid w:val="00414CAD"/>
    <w:rsid w:val="00414D77"/>
    <w:rsid w:val="00414DCA"/>
    <w:rsid w:val="00414F6D"/>
    <w:rsid w:val="00414FF7"/>
    <w:rsid w:val="004153E4"/>
    <w:rsid w:val="004153EE"/>
    <w:rsid w:val="004157C2"/>
    <w:rsid w:val="00415893"/>
    <w:rsid w:val="00415A04"/>
    <w:rsid w:val="00415A1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7D"/>
    <w:rsid w:val="00417494"/>
    <w:rsid w:val="004174EC"/>
    <w:rsid w:val="00417797"/>
    <w:rsid w:val="00417881"/>
    <w:rsid w:val="00417B45"/>
    <w:rsid w:val="00417B4F"/>
    <w:rsid w:val="00417EF6"/>
    <w:rsid w:val="00417FB1"/>
    <w:rsid w:val="00420086"/>
    <w:rsid w:val="00420408"/>
    <w:rsid w:val="0042052F"/>
    <w:rsid w:val="00420660"/>
    <w:rsid w:val="00420926"/>
    <w:rsid w:val="00420C1D"/>
    <w:rsid w:val="0042102D"/>
    <w:rsid w:val="004213B6"/>
    <w:rsid w:val="004213DF"/>
    <w:rsid w:val="004217E2"/>
    <w:rsid w:val="00421926"/>
    <w:rsid w:val="0042192C"/>
    <w:rsid w:val="00421954"/>
    <w:rsid w:val="004219A2"/>
    <w:rsid w:val="004219C7"/>
    <w:rsid w:val="00421F61"/>
    <w:rsid w:val="00422098"/>
    <w:rsid w:val="004223AF"/>
    <w:rsid w:val="004223F6"/>
    <w:rsid w:val="004224B0"/>
    <w:rsid w:val="004224D7"/>
    <w:rsid w:val="00422BAA"/>
    <w:rsid w:val="00422BD7"/>
    <w:rsid w:val="00422C32"/>
    <w:rsid w:val="00422EBA"/>
    <w:rsid w:val="00422FCD"/>
    <w:rsid w:val="004231F1"/>
    <w:rsid w:val="00423247"/>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93D"/>
    <w:rsid w:val="00425ABA"/>
    <w:rsid w:val="00425F56"/>
    <w:rsid w:val="00425FAA"/>
    <w:rsid w:val="004261AE"/>
    <w:rsid w:val="004263BF"/>
    <w:rsid w:val="0042658A"/>
    <w:rsid w:val="00426690"/>
    <w:rsid w:val="004269EC"/>
    <w:rsid w:val="00426DE5"/>
    <w:rsid w:val="00426E10"/>
    <w:rsid w:val="00427080"/>
    <w:rsid w:val="00427303"/>
    <w:rsid w:val="004274B9"/>
    <w:rsid w:val="004275AF"/>
    <w:rsid w:val="0042764E"/>
    <w:rsid w:val="00427791"/>
    <w:rsid w:val="0042780E"/>
    <w:rsid w:val="00427B33"/>
    <w:rsid w:val="00427F0F"/>
    <w:rsid w:val="004306D3"/>
    <w:rsid w:val="004306F6"/>
    <w:rsid w:val="00430BB0"/>
    <w:rsid w:val="00430DF5"/>
    <w:rsid w:val="00430F8B"/>
    <w:rsid w:val="00430FAC"/>
    <w:rsid w:val="00430FD1"/>
    <w:rsid w:val="00431169"/>
    <w:rsid w:val="004312DA"/>
    <w:rsid w:val="004316D8"/>
    <w:rsid w:val="0043182A"/>
    <w:rsid w:val="00431A2D"/>
    <w:rsid w:val="00431C27"/>
    <w:rsid w:val="00431E56"/>
    <w:rsid w:val="00431FA2"/>
    <w:rsid w:val="004320AF"/>
    <w:rsid w:val="004321C9"/>
    <w:rsid w:val="00432ACD"/>
    <w:rsid w:val="00432BAC"/>
    <w:rsid w:val="00432E51"/>
    <w:rsid w:val="00433020"/>
    <w:rsid w:val="004332E6"/>
    <w:rsid w:val="00433374"/>
    <w:rsid w:val="0043342E"/>
    <w:rsid w:val="004335CF"/>
    <w:rsid w:val="00433940"/>
    <w:rsid w:val="00433AE1"/>
    <w:rsid w:val="00433B37"/>
    <w:rsid w:val="004340F7"/>
    <w:rsid w:val="00434144"/>
    <w:rsid w:val="0043421B"/>
    <w:rsid w:val="00434322"/>
    <w:rsid w:val="00434370"/>
    <w:rsid w:val="0043444A"/>
    <w:rsid w:val="004349C2"/>
    <w:rsid w:val="00434C05"/>
    <w:rsid w:val="00434D3F"/>
    <w:rsid w:val="004357B0"/>
    <w:rsid w:val="004357D8"/>
    <w:rsid w:val="00435D85"/>
    <w:rsid w:val="0043678E"/>
    <w:rsid w:val="00436A1F"/>
    <w:rsid w:val="00436D32"/>
    <w:rsid w:val="00437003"/>
    <w:rsid w:val="004371D2"/>
    <w:rsid w:val="00437737"/>
    <w:rsid w:val="00437ABF"/>
    <w:rsid w:val="00437D65"/>
    <w:rsid w:val="004400D2"/>
    <w:rsid w:val="00440122"/>
    <w:rsid w:val="00440462"/>
    <w:rsid w:val="00440658"/>
    <w:rsid w:val="0044096F"/>
    <w:rsid w:val="004409FB"/>
    <w:rsid w:val="00440A7E"/>
    <w:rsid w:val="00440B10"/>
    <w:rsid w:val="00440D51"/>
    <w:rsid w:val="00440D8C"/>
    <w:rsid w:val="004410CD"/>
    <w:rsid w:val="004410EC"/>
    <w:rsid w:val="004411E7"/>
    <w:rsid w:val="00441222"/>
    <w:rsid w:val="0044148E"/>
    <w:rsid w:val="0044173E"/>
    <w:rsid w:val="004418AF"/>
    <w:rsid w:val="00441AB5"/>
    <w:rsid w:val="00441DDC"/>
    <w:rsid w:val="00441E04"/>
    <w:rsid w:val="00441F69"/>
    <w:rsid w:val="00442030"/>
    <w:rsid w:val="00442192"/>
    <w:rsid w:val="004423CF"/>
    <w:rsid w:val="004424E6"/>
    <w:rsid w:val="00442586"/>
    <w:rsid w:val="00442644"/>
    <w:rsid w:val="0044266F"/>
    <w:rsid w:val="004428BB"/>
    <w:rsid w:val="00442A6E"/>
    <w:rsid w:val="00442B51"/>
    <w:rsid w:val="00442B8F"/>
    <w:rsid w:val="00442DC4"/>
    <w:rsid w:val="00442E0E"/>
    <w:rsid w:val="00442EF8"/>
    <w:rsid w:val="00443026"/>
    <w:rsid w:val="00443140"/>
    <w:rsid w:val="004433CF"/>
    <w:rsid w:val="004436A6"/>
    <w:rsid w:val="00443CFA"/>
    <w:rsid w:val="00443DFC"/>
    <w:rsid w:val="00443F02"/>
    <w:rsid w:val="004442D5"/>
    <w:rsid w:val="00444674"/>
    <w:rsid w:val="00444756"/>
    <w:rsid w:val="00444AE3"/>
    <w:rsid w:val="00444B07"/>
    <w:rsid w:val="00444C4D"/>
    <w:rsid w:val="00444F8C"/>
    <w:rsid w:val="00445036"/>
    <w:rsid w:val="004451CD"/>
    <w:rsid w:val="00445761"/>
    <w:rsid w:val="004457B8"/>
    <w:rsid w:val="00446108"/>
    <w:rsid w:val="0044640F"/>
    <w:rsid w:val="00446717"/>
    <w:rsid w:val="004468D3"/>
    <w:rsid w:val="0044691B"/>
    <w:rsid w:val="0044704A"/>
    <w:rsid w:val="0044751D"/>
    <w:rsid w:val="00447861"/>
    <w:rsid w:val="00447975"/>
    <w:rsid w:val="00447CC1"/>
    <w:rsid w:val="00450027"/>
    <w:rsid w:val="00450204"/>
    <w:rsid w:val="0045049F"/>
    <w:rsid w:val="004509F7"/>
    <w:rsid w:val="00450A94"/>
    <w:rsid w:val="00450D55"/>
    <w:rsid w:val="00450D60"/>
    <w:rsid w:val="00450DA7"/>
    <w:rsid w:val="00450EF1"/>
    <w:rsid w:val="00450FD0"/>
    <w:rsid w:val="00450FE0"/>
    <w:rsid w:val="004510CA"/>
    <w:rsid w:val="00451421"/>
    <w:rsid w:val="00451CD1"/>
    <w:rsid w:val="00451E2D"/>
    <w:rsid w:val="00451E86"/>
    <w:rsid w:val="00451E8B"/>
    <w:rsid w:val="0045205F"/>
    <w:rsid w:val="0045213C"/>
    <w:rsid w:val="00452237"/>
    <w:rsid w:val="0045288C"/>
    <w:rsid w:val="00452A7A"/>
    <w:rsid w:val="00452BF1"/>
    <w:rsid w:val="00452C49"/>
    <w:rsid w:val="0045354B"/>
    <w:rsid w:val="004538FA"/>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098"/>
    <w:rsid w:val="0045515B"/>
    <w:rsid w:val="0045516E"/>
    <w:rsid w:val="0045555E"/>
    <w:rsid w:val="00455853"/>
    <w:rsid w:val="004558D5"/>
    <w:rsid w:val="0045597A"/>
    <w:rsid w:val="00455B6C"/>
    <w:rsid w:val="00455BBD"/>
    <w:rsid w:val="00455D23"/>
    <w:rsid w:val="00455DBF"/>
    <w:rsid w:val="004563BE"/>
    <w:rsid w:val="004563DA"/>
    <w:rsid w:val="004563DE"/>
    <w:rsid w:val="00456619"/>
    <w:rsid w:val="00456724"/>
    <w:rsid w:val="004568A2"/>
    <w:rsid w:val="00456A00"/>
    <w:rsid w:val="00456A7A"/>
    <w:rsid w:val="00456BF9"/>
    <w:rsid w:val="00456F34"/>
    <w:rsid w:val="004572CC"/>
    <w:rsid w:val="004573E3"/>
    <w:rsid w:val="004574B5"/>
    <w:rsid w:val="0045761E"/>
    <w:rsid w:val="00457645"/>
    <w:rsid w:val="004578C2"/>
    <w:rsid w:val="00460090"/>
    <w:rsid w:val="00460475"/>
    <w:rsid w:val="00460616"/>
    <w:rsid w:val="004606BF"/>
    <w:rsid w:val="004606E4"/>
    <w:rsid w:val="0046096F"/>
    <w:rsid w:val="00460A0A"/>
    <w:rsid w:val="00460F08"/>
    <w:rsid w:val="0046152E"/>
    <w:rsid w:val="0046153E"/>
    <w:rsid w:val="00461754"/>
    <w:rsid w:val="00461869"/>
    <w:rsid w:val="00461BDC"/>
    <w:rsid w:val="00461D8D"/>
    <w:rsid w:val="00461F57"/>
    <w:rsid w:val="00462138"/>
    <w:rsid w:val="0046223F"/>
    <w:rsid w:val="004624FA"/>
    <w:rsid w:val="004627DD"/>
    <w:rsid w:val="00462BF1"/>
    <w:rsid w:val="00462C35"/>
    <w:rsid w:val="00462D0C"/>
    <w:rsid w:val="00462D47"/>
    <w:rsid w:val="0046300F"/>
    <w:rsid w:val="00463013"/>
    <w:rsid w:val="0046331D"/>
    <w:rsid w:val="00463520"/>
    <w:rsid w:val="00463A61"/>
    <w:rsid w:val="00463A75"/>
    <w:rsid w:val="00463BDA"/>
    <w:rsid w:val="00463DBE"/>
    <w:rsid w:val="00463FCB"/>
    <w:rsid w:val="004645B8"/>
    <w:rsid w:val="0046480A"/>
    <w:rsid w:val="0046489D"/>
    <w:rsid w:val="00464A67"/>
    <w:rsid w:val="00464AD3"/>
    <w:rsid w:val="00464C9E"/>
    <w:rsid w:val="004653C0"/>
    <w:rsid w:val="00465804"/>
    <w:rsid w:val="004659E6"/>
    <w:rsid w:val="00465DAB"/>
    <w:rsid w:val="004664C2"/>
    <w:rsid w:val="004665F1"/>
    <w:rsid w:val="00466918"/>
    <w:rsid w:val="004669E0"/>
    <w:rsid w:val="00466AB6"/>
    <w:rsid w:val="00466DB4"/>
    <w:rsid w:val="004670DB"/>
    <w:rsid w:val="00467164"/>
    <w:rsid w:val="004672AD"/>
    <w:rsid w:val="004673E8"/>
    <w:rsid w:val="004673EF"/>
    <w:rsid w:val="00467696"/>
    <w:rsid w:val="00467973"/>
    <w:rsid w:val="00470057"/>
    <w:rsid w:val="0047016D"/>
    <w:rsid w:val="004702AD"/>
    <w:rsid w:val="00470842"/>
    <w:rsid w:val="0047092B"/>
    <w:rsid w:val="004711C8"/>
    <w:rsid w:val="00471AA9"/>
    <w:rsid w:val="00471B08"/>
    <w:rsid w:val="00471EB8"/>
    <w:rsid w:val="00471EE4"/>
    <w:rsid w:val="004721E9"/>
    <w:rsid w:val="00472358"/>
    <w:rsid w:val="0047241D"/>
    <w:rsid w:val="0047273C"/>
    <w:rsid w:val="0047297E"/>
    <w:rsid w:val="00472ABE"/>
    <w:rsid w:val="00472BE4"/>
    <w:rsid w:val="00472E28"/>
    <w:rsid w:val="00472F6B"/>
    <w:rsid w:val="004730D5"/>
    <w:rsid w:val="004739B8"/>
    <w:rsid w:val="00473A8D"/>
    <w:rsid w:val="00473AD3"/>
    <w:rsid w:val="00474095"/>
    <w:rsid w:val="004741DE"/>
    <w:rsid w:val="00474384"/>
    <w:rsid w:val="004743B6"/>
    <w:rsid w:val="004745B8"/>
    <w:rsid w:val="00474C04"/>
    <w:rsid w:val="00474C37"/>
    <w:rsid w:val="00474D3B"/>
    <w:rsid w:val="00475021"/>
    <w:rsid w:val="0047518E"/>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6FE6"/>
    <w:rsid w:val="00477014"/>
    <w:rsid w:val="00477170"/>
    <w:rsid w:val="00477362"/>
    <w:rsid w:val="004773B0"/>
    <w:rsid w:val="004773EA"/>
    <w:rsid w:val="0047740F"/>
    <w:rsid w:val="00477426"/>
    <w:rsid w:val="004774EA"/>
    <w:rsid w:val="00477B6A"/>
    <w:rsid w:val="00477E73"/>
    <w:rsid w:val="00480021"/>
    <w:rsid w:val="004801C1"/>
    <w:rsid w:val="004801D9"/>
    <w:rsid w:val="00480332"/>
    <w:rsid w:val="0048034C"/>
    <w:rsid w:val="004807E2"/>
    <w:rsid w:val="0048084F"/>
    <w:rsid w:val="00480E5A"/>
    <w:rsid w:val="00480F7B"/>
    <w:rsid w:val="00481659"/>
    <w:rsid w:val="004817B0"/>
    <w:rsid w:val="004817D2"/>
    <w:rsid w:val="00481C24"/>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0F"/>
    <w:rsid w:val="00483C26"/>
    <w:rsid w:val="00483C5F"/>
    <w:rsid w:val="004846F8"/>
    <w:rsid w:val="00484997"/>
    <w:rsid w:val="00484AD7"/>
    <w:rsid w:val="00484AF0"/>
    <w:rsid w:val="00484F72"/>
    <w:rsid w:val="004851C9"/>
    <w:rsid w:val="00485385"/>
    <w:rsid w:val="004853AE"/>
    <w:rsid w:val="0048559C"/>
    <w:rsid w:val="004855AD"/>
    <w:rsid w:val="00485925"/>
    <w:rsid w:val="00485A24"/>
    <w:rsid w:val="00485CEA"/>
    <w:rsid w:val="00485E5E"/>
    <w:rsid w:val="00486128"/>
    <w:rsid w:val="004863CB"/>
    <w:rsid w:val="0048643C"/>
    <w:rsid w:val="00486C72"/>
    <w:rsid w:val="00486CE7"/>
    <w:rsid w:val="00486D61"/>
    <w:rsid w:val="004870A6"/>
    <w:rsid w:val="00487292"/>
    <w:rsid w:val="0048748B"/>
    <w:rsid w:val="004877E4"/>
    <w:rsid w:val="00487C06"/>
    <w:rsid w:val="00487DBE"/>
    <w:rsid w:val="00487E41"/>
    <w:rsid w:val="00487E4A"/>
    <w:rsid w:val="00487ECC"/>
    <w:rsid w:val="00487F35"/>
    <w:rsid w:val="00490080"/>
    <w:rsid w:val="00490510"/>
    <w:rsid w:val="00490966"/>
    <w:rsid w:val="00490BCB"/>
    <w:rsid w:val="00490DB3"/>
    <w:rsid w:val="00490EC1"/>
    <w:rsid w:val="00491083"/>
    <w:rsid w:val="00491549"/>
    <w:rsid w:val="00491622"/>
    <w:rsid w:val="004917BE"/>
    <w:rsid w:val="004917EF"/>
    <w:rsid w:val="00491927"/>
    <w:rsid w:val="004919A7"/>
    <w:rsid w:val="00491CBC"/>
    <w:rsid w:val="00491CEF"/>
    <w:rsid w:val="00491FCF"/>
    <w:rsid w:val="004920BF"/>
    <w:rsid w:val="004920C0"/>
    <w:rsid w:val="004922D6"/>
    <w:rsid w:val="004926B1"/>
    <w:rsid w:val="004929EE"/>
    <w:rsid w:val="00492C75"/>
    <w:rsid w:val="00493008"/>
    <w:rsid w:val="0049303A"/>
    <w:rsid w:val="004932A4"/>
    <w:rsid w:val="004933A1"/>
    <w:rsid w:val="004935A1"/>
    <w:rsid w:val="00493DBF"/>
    <w:rsid w:val="00494193"/>
    <w:rsid w:val="004942AB"/>
    <w:rsid w:val="0049433C"/>
    <w:rsid w:val="00494404"/>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D3F"/>
    <w:rsid w:val="00495E76"/>
    <w:rsid w:val="0049608B"/>
    <w:rsid w:val="0049614B"/>
    <w:rsid w:val="00496251"/>
    <w:rsid w:val="00496720"/>
    <w:rsid w:val="00496800"/>
    <w:rsid w:val="0049687F"/>
    <w:rsid w:val="00496922"/>
    <w:rsid w:val="00496983"/>
    <w:rsid w:val="00496BAD"/>
    <w:rsid w:val="00496C0E"/>
    <w:rsid w:val="00497125"/>
    <w:rsid w:val="00497192"/>
    <w:rsid w:val="0049758E"/>
    <w:rsid w:val="004975C3"/>
    <w:rsid w:val="00497631"/>
    <w:rsid w:val="0049789A"/>
    <w:rsid w:val="0049792A"/>
    <w:rsid w:val="00497989"/>
    <w:rsid w:val="00497BCB"/>
    <w:rsid w:val="00497F62"/>
    <w:rsid w:val="00497FA7"/>
    <w:rsid w:val="00497FE3"/>
    <w:rsid w:val="004A033E"/>
    <w:rsid w:val="004A04DB"/>
    <w:rsid w:val="004A068D"/>
    <w:rsid w:val="004A0724"/>
    <w:rsid w:val="004A0F93"/>
    <w:rsid w:val="004A0FB6"/>
    <w:rsid w:val="004A0FEF"/>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8AC"/>
    <w:rsid w:val="004A2C10"/>
    <w:rsid w:val="004A2D5C"/>
    <w:rsid w:val="004A2F22"/>
    <w:rsid w:val="004A2F73"/>
    <w:rsid w:val="004A32D3"/>
    <w:rsid w:val="004A345D"/>
    <w:rsid w:val="004A34C4"/>
    <w:rsid w:val="004A3750"/>
    <w:rsid w:val="004A3919"/>
    <w:rsid w:val="004A39A2"/>
    <w:rsid w:val="004A3B0B"/>
    <w:rsid w:val="004A3B45"/>
    <w:rsid w:val="004A3E38"/>
    <w:rsid w:val="004A4436"/>
    <w:rsid w:val="004A44F7"/>
    <w:rsid w:val="004A4666"/>
    <w:rsid w:val="004A48D9"/>
    <w:rsid w:val="004A4D59"/>
    <w:rsid w:val="004A4E77"/>
    <w:rsid w:val="004A4ED9"/>
    <w:rsid w:val="004A527A"/>
    <w:rsid w:val="004A533C"/>
    <w:rsid w:val="004A5367"/>
    <w:rsid w:val="004A53B1"/>
    <w:rsid w:val="004A5895"/>
    <w:rsid w:val="004A5B1B"/>
    <w:rsid w:val="004A5B68"/>
    <w:rsid w:val="004A5E53"/>
    <w:rsid w:val="004A5E65"/>
    <w:rsid w:val="004A5F41"/>
    <w:rsid w:val="004A6484"/>
    <w:rsid w:val="004A65C9"/>
    <w:rsid w:val="004A68EF"/>
    <w:rsid w:val="004A69A2"/>
    <w:rsid w:val="004A6AD6"/>
    <w:rsid w:val="004A6BA0"/>
    <w:rsid w:val="004A6CD5"/>
    <w:rsid w:val="004A6F65"/>
    <w:rsid w:val="004A7387"/>
    <w:rsid w:val="004A77A7"/>
    <w:rsid w:val="004A7C41"/>
    <w:rsid w:val="004A7D2C"/>
    <w:rsid w:val="004A7D45"/>
    <w:rsid w:val="004B0208"/>
    <w:rsid w:val="004B0542"/>
    <w:rsid w:val="004B066D"/>
    <w:rsid w:val="004B0675"/>
    <w:rsid w:val="004B06A6"/>
    <w:rsid w:val="004B0894"/>
    <w:rsid w:val="004B08DC"/>
    <w:rsid w:val="004B0EF2"/>
    <w:rsid w:val="004B0F93"/>
    <w:rsid w:val="004B137F"/>
    <w:rsid w:val="004B1FA0"/>
    <w:rsid w:val="004B215F"/>
    <w:rsid w:val="004B2293"/>
    <w:rsid w:val="004B25F5"/>
    <w:rsid w:val="004B260A"/>
    <w:rsid w:val="004B2667"/>
    <w:rsid w:val="004B2900"/>
    <w:rsid w:val="004B29E7"/>
    <w:rsid w:val="004B30B0"/>
    <w:rsid w:val="004B36F4"/>
    <w:rsid w:val="004B3739"/>
    <w:rsid w:val="004B376D"/>
    <w:rsid w:val="004B37C0"/>
    <w:rsid w:val="004B3B47"/>
    <w:rsid w:val="004B3D19"/>
    <w:rsid w:val="004B3DBB"/>
    <w:rsid w:val="004B3F5A"/>
    <w:rsid w:val="004B4005"/>
    <w:rsid w:val="004B40B6"/>
    <w:rsid w:val="004B4129"/>
    <w:rsid w:val="004B42A1"/>
    <w:rsid w:val="004B42FC"/>
    <w:rsid w:val="004B4399"/>
    <w:rsid w:val="004B46F1"/>
    <w:rsid w:val="004B4BD2"/>
    <w:rsid w:val="004B4F3B"/>
    <w:rsid w:val="004B564C"/>
    <w:rsid w:val="004B57E5"/>
    <w:rsid w:val="004B5ACB"/>
    <w:rsid w:val="004B5C73"/>
    <w:rsid w:val="004B5D95"/>
    <w:rsid w:val="004B5FD9"/>
    <w:rsid w:val="004B60E9"/>
    <w:rsid w:val="004B61D4"/>
    <w:rsid w:val="004B6483"/>
    <w:rsid w:val="004B67B4"/>
    <w:rsid w:val="004B67DB"/>
    <w:rsid w:val="004B6C11"/>
    <w:rsid w:val="004B6DBB"/>
    <w:rsid w:val="004B6FF2"/>
    <w:rsid w:val="004B716F"/>
    <w:rsid w:val="004B7238"/>
    <w:rsid w:val="004B72C9"/>
    <w:rsid w:val="004B72D6"/>
    <w:rsid w:val="004B7534"/>
    <w:rsid w:val="004B7777"/>
    <w:rsid w:val="004B7A67"/>
    <w:rsid w:val="004B7BC0"/>
    <w:rsid w:val="004B7D11"/>
    <w:rsid w:val="004B7EF8"/>
    <w:rsid w:val="004B7F6D"/>
    <w:rsid w:val="004B7FDC"/>
    <w:rsid w:val="004C0028"/>
    <w:rsid w:val="004C03E6"/>
    <w:rsid w:val="004C050F"/>
    <w:rsid w:val="004C06A0"/>
    <w:rsid w:val="004C06A3"/>
    <w:rsid w:val="004C0702"/>
    <w:rsid w:val="004C08C5"/>
    <w:rsid w:val="004C094B"/>
    <w:rsid w:val="004C0B25"/>
    <w:rsid w:val="004C0C92"/>
    <w:rsid w:val="004C0DC2"/>
    <w:rsid w:val="004C0EBE"/>
    <w:rsid w:val="004C1594"/>
    <w:rsid w:val="004C16E0"/>
    <w:rsid w:val="004C18EE"/>
    <w:rsid w:val="004C1B99"/>
    <w:rsid w:val="004C1DAE"/>
    <w:rsid w:val="004C1DFA"/>
    <w:rsid w:val="004C1F10"/>
    <w:rsid w:val="004C1FEB"/>
    <w:rsid w:val="004C23DC"/>
    <w:rsid w:val="004C23EF"/>
    <w:rsid w:val="004C2A19"/>
    <w:rsid w:val="004C2B67"/>
    <w:rsid w:val="004C313E"/>
    <w:rsid w:val="004C3672"/>
    <w:rsid w:val="004C3909"/>
    <w:rsid w:val="004C391B"/>
    <w:rsid w:val="004C3AF3"/>
    <w:rsid w:val="004C3D43"/>
    <w:rsid w:val="004C3DD0"/>
    <w:rsid w:val="004C3FB1"/>
    <w:rsid w:val="004C4540"/>
    <w:rsid w:val="004C46CF"/>
    <w:rsid w:val="004C47A1"/>
    <w:rsid w:val="004C4A09"/>
    <w:rsid w:val="004C4B1C"/>
    <w:rsid w:val="004C4B6A"/>
    <w:rsid w:val="004C5083"/>
    <w:rsid w:val="004C5162"/>
    <w:rsid w:val="004C5297"/>
    <w:rsid w:val="004C550E"/>
    <w:rsid w:val="004C5557"/>
    <w:rsid w:val="004C576D"/>
    <w:rsid w:val="004C587F"/>
    <w:rsid w:val="004C5B29"/>
    <w:rsid w:val="004C5DAE"/>
    <w:rsid w:val="004C610B"/>
    <w:rsid w:val="004C663F"/>
    <w:rsid w:val="004C6676"/>
    <w:rsid w:val="004C69FA"/>
    <w:rsid w:val="004C6B2B"/>
    <w:rsid w:val="004C71BF"/>
    <w:rsid w:val="004C73C1"/>
    <w:rsid w:val="004C762B"/>
    <w:rsid w:val="004C7BD5"/>
    <w:rsid w:val="004C7E7A"/>
    <w:rsid w:val="004D017A"/>
    <w:rsid w:val="004D01FF"/>
    <w:rsid w:val="004D0556"/>
    <w:rsid w:val="004D0567"/>
    <w:rsid w:val="004D05E4"/>
    <w:rsid w:val="004D06E3"/>
    <w:rsid w:val="004D06F7"/>
    <w:rsid w:val="004D099E"/>
    <w:rsid w:val="004D0D3F"/>
    <w:rsid w:val="004D12C4"/>
    <w:rsid w:val="004D13ED"/>
    <w:rsid w:val="004D14B3"/>
    <w:rsid w:val="004D1546"/>
    <w:rsid w:val="004D15AE"/>
    <w:rsid w:val="004D16C3"/>
    <w:rsid w:val="004D16DE"/>
    <w:rsid w:val="004D1859"/>
    <w:rsid w:val="004D1943"/>
    <w:rsid w:val="004D1A1C"/>
    <w:rsid w:val="004D1B0F"/>
    <w:rsid w:val="004D1D67"/>
    <w:rsid w:val="004D224D"/>
    <w:rsid w:val="004D298F"/>
    <w:rsid w:val="004D2C0B"/>
    <w:rsid w:val="004D2DD1"/>
    <w:rsid w:val="004D2F48"/>
    <w:rsid w:val="004D32C9"/>
    <w:rsid w:val="004D3483"/>
    <w:rsid w:val="004D3646"/>
    <w:rsid w:val="004D36BB"/>
    <w:rsid w:val="004D377E"/>
    <w:rsid w:val="004D3890"/>
    <w:rsid w:val="004D3A89"/>
    <w:rsid w:val="004D3F12"/>
    <w:rsid w:val="004D417E"/>
    <w:rsid w:val="004D4198"/>
    <w:rsid w:val="004D41A8"/>
    <w:rsid w:val="004D41FC"/>
    <w:rsid w:val="004D4254"/>
    <w:rsid w:val="004D46A8"/>
    <w:rsid w:val="004D46B3"/>
    <w:rsid w:val="004D4775"/>
    <w:rsid w:val="004D4883"/>
    <w:rsid w:val="004D4A36"/>
    <w:rsid w:val="004D4C39"/>
    <w:rsid w:val="004D4F24"/>
    <w:rsid w:val="004D52EF"/>
    <w:rsid w:val="004D5404"/>
    <w:rsid w:val="004D5460"/>
    <w:rsid w:val="004D54E7"/>
    <w:rsid w:val="004D57BE"/>
    <w:rsid w:val="004D5925"/>
    <w:rsid w:val="004D59A8"/>
    <w:rsid w:val="004D5DB0"/>
    <w:rsid w:val="004D5DB6"/>
    <w:rsid w:val="004D61C7"/>
    <w:rsid w:val="004D62EE"/>
    <w:rsid w:val="004D651F"/>
    <w:rsid w:val="004D6570"/>
    <w:rsid w:val="004D6608"/>
    <w:rsid w:val="004D6611"/>
    <w:rsid w:val="004D6783"/>
    <w:rsid w:val="004D688D"/>
    <w:rsid w:val="004D6A0D"/>
    <w:rsid w:val="004D71F5"/>
    <w:rsid w:val="004D725D"/>
    <w:rsid w:val="004D7299"/>
    <w:rsid w:val="004D75D7"/>
    <w:rsid w:val="004D7785"/>
    <w:rsid w:val="004D796F"/>
    <w:rsid w:val="004D7A2A"/>
    <w:rsid w:val="004D7B3C"/>
    <w:rsid w:val="004D7B44"/>
    <w:rsid w:val="004D7CE9"/>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035"/>
    <w:rsid w:val="004E252C"/>
    <w:rsid w:val="004E2665"/>
    <w:rsid w:val="004E2784"/>
    <w:rsid w:val="004E2BFD"/>
    <w:rsid w:val="004E2CD3"/>
    <w:rsid w:val="004E2D6F"/>
    <w:rsid w:val="004E2E31"/>
    <w:rsid w:val="004E2E8D"/>
    <w:rsid w:val="004E2F10"/>
    <w:rsid w:val="004E31E7"/>
    <w:rsid w:val="004E3209"/>
    <w:rsid w:val="004E343D"/>
    <w:rsid w:val="004E3AC5"/>
    <w:rsid w:val="004E3C42"/>
    <w:rsid w:val="004E429E"/>
    <w:rsid w:val="004E45AC"/>
    <w:rsid w:val="004E49A1"/>
    <w:rsid w:val="004E4A14"/>
    <w:rsid w:val="004E4B88"/>
    <w:rsid w:val="004E4EB0"/>
    <w:rsid w:val="004E4FC0"/>
    <w:rsid w:val="004E4FD1"/>
    <w:rsid w:val="004E51AE"/>
    <w:rsid w:val="004E558A"/>
    <w:rsid w:val="004E56DA"/>
    <w:rsid w:val="004E5BB0"/>
    <w:rsid w:val="004E5CFB"/>
    <w:rsid w:val="004E60EA"/>
    <w:rsid w:val="004E623C"/>
    <w:rsid w:val="004E62C3"/>
    <w:rsid w:val="004E6C54"/>
    <w:rsid w:val="004E6D49"/>
    <w:rsid w:val="004E70D6"/>
    <w:rsid w:val="004E71D8"/>
    <w:rsid w:val="004E74C0"/>
    <w:rsid w:val="004E7535"/>
    <w:rsid w:val="004E7742"/>
    <w:rsid w:val="004E77B1"/>
    <w:rsid w:val="004E7AF8"/>
    <w:rsid w:val="004E7BC3"/>
    <w:rsid w:val="004F0035"/>
    <w:rsid w:val="004F004E"/>
    <w:rsid w:val="004F027D"/>
    <w:rsid w:val="004F08E3"/>
    <w:rsid w:val="004F0912"/>
    <w:rsid w:val="004F0AB6"/>
    <w:rsid w:val="004F0C6A"/>
    <w:rsid w:val="004F0C90"/>
    <w:rsid w:val="004F0D90"/>
    <w:rsid w:val="004F0D94"/>
    <w:rsid w:val="004F10D3"/>
    <w:rsid w:val="004F14B4"/>
    <w:rsid w:val="004F1667"/>
    <w:rsid w:val="004F1756"/>
    <w:rsid w:val="004F19B5"/>
    <w:rsid w:val="004F1DF0"/>
    <w:rsid w:val="004F1F60"/>
    <w:rsid w:val="004F1F6D"/>
    <w:rsid w:val="004F1FF5"/>
    <w:rsid w:val="004F22C1"/>
    <w:rsid w:val="004F23B2"/>
    <w:rsid w:val="004F2465"/>
    <w:rsid w:val="004F2544"/>
    <w:rsid w:val="004F26D4"/>
    <w:rsid w:val="004F2748"/>
    <w:rsid w:val="004F288F"/>
    <w:rsid w:val="004F2926"/>
    <w:rsid w:val="004F2B42"/>
    <w:rsid w:val="004F2C23"/>
    <w:rsid w:val="004F2DA9"/>
    <w:rsid w:val="004F3903"/>
    <w:rsid w:val="004F3CC8"/>
    <w:rsid w:val="004F3DA1"/>
    <w:rsid w:val="004F3EA3"/>
    <w:rsid w:val="004F4373"/>
    <w:rsid w:val="004F4430"/>
    <w:rsid w:val="004F4E54"/>
    <w:rsid w:val="004F5163"/>
    <w:rsid w:val="004F5368"/>
    <w:rsid w:val="004F56FF"/>
    <w:rsid w:val="004F580F"/>
    <w:rsid w:val="004F5975"/>
    <w:rsid w:val="004F5BB1"/>
    <w:rsid w:val="004F5D3F"/>
    <w:rsid w:val="004F630B"/>
    <w:rsid w:val="004F64CD"/>
    <w:rsid w:val="004F651F"/>
    <w:rsid w:val="004F6538"/>
    <w:rsid w:val="004F654F"/>
    <w:rsid w:val="004F66AD"/>
    <w:rsid w:val="004F6B54"/>
    <w:rsid w:val="004F6E1C"/>
    <w:rsid w:val="004F6F44"/>
    <w:rsid w:val="004F7249"/>
    <w:rsid w:val="004F754A"/>
    <w:rsid w:val="004F756F"/>
    <w:rsid w:val="004F78C4"/>
    <w:rsid w:val="004F7998"/>
    <w:rsid w:val="004F7C99"/>
    <w:rsid w:val="004F7E5A"/>
    <w:rsid w:val="004F7F74"/>
    <w:rsid w:val="0050019F"/>
    <w:rsid w:val="00500281"/>
    <w:rsid w:val="00500379"/>
    <w:rsid w:val="0050048B"/>
    <w:rsid w:val="0050082D"/>
    <w:rsid w:val="00500990"/>
    <w:rsid w:val="00500A53"/>
    <w:rsid w:val="00500BD5"/>
    <w:rsid w:val="00500D83"/>
    <w:rsid w:val="005010A3"/>
    <w:rsid w:val="00501575"/>
    <w:rsid w:val="00501C5A"/>
    <w:rsid w:val="00501C6E"/>
    <w:rsid w:val="00501D22"/>
    <w:rsid w:val="005020B9"/>
    <w:rsid w:val="005023C4"/>
    <w:rsid w:val="00502617"/>
    <w:rsid w:val="00502707"/>
    <w:rsid w:val="00502780"/>
    <w:rsid w:val="00502A8B"/>
    <w:rsid w:val="00502C8E"/>
    <w:rsid w:val="00503231"/>
    <w:rsid w:val="005034AB"/>
    <w:rsid w:val="00503728"/>
    <w:rsid w:val="005037CC"/>
    <w:rsid w:val="005038D4"/>
    <w:rsid w:val="00503901"/>
    <w:rsid w:val="00503D3B"/>
    <w:rsid w:val="00503D43"/>
    <w:rsid w:val="00503E09"/>
    <w:rsid w:val="00503E11"/>
    <w:rsid w:val="00503E5B"/>
    <w:rsid w:val="00503ED2"/>
    <w:rsid w:val="00504260"/>
    <w:rsid w:val="0050457D"/>
    <w:rsid w:val="005046A3"/>
    <w:rsid w:val="0050494A"/>
    <w:rsid w:val="00504971"/>
    <w:rsid w:val="00504B97"/>
    <w:rsid w:val="00505035"/>
    <w:rsid w:val="005056D5"/>
    <w:rsid w:val="005056E9"/>
    <w:rsid w:val="00505A4F"/>
    <w:rsid w:val="00505A86"/>
    <w:rsid w:val="00505CF0"/>
    <w:rsid w:val="00505E2E"/>
    <w:rsid w:val="00505E68"/>
    <w:rsid w:val="00505F91"/>
    <w:rsid w:val="0050602F"/>
    <w:rsid w:val="0050618D"/>
    <w:rsid w:val="0050625E"/>
    <w:rsid w:val="0050649D"/>
    <w:rsid w:val="005064F2"/>
    <w:rsid w:val="0050675F"/>
    <w:rsid w:val="005067DD"/>
    <w:rsid w:val="00506E6D"/>
    <w:rsid w:val="00506E8C"/>
    <w:rsid w:val="00507097"/>
    <w:rsid w:val="0050714D"/>
    <w:rsid w:val="0050726D"/>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2FF"/>
    <w:rsid w:val="00511531"/>
    <w:rsid w:val="0051156B"/>
    <w:rsid w:val="0051159D"/>
    <w:rsid w:val="005119D1"/>
    <w:rsid w:val="005119F0"/>
    <w:rsid w:val="00511AE1"/>
    <w:rsid w:val="00511C89"/>
    <w:rsid w:val="00511CB6"/>
    <w:rsid w:val="00511DD6"/>
    <w:rsid w:val="00511EA0"/>
    <w:rsid w:val="00511F35"/>
    <w:rsid w:val="0051242A"/>
    <w:rsid w:val="0051254E"/>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5DE"/>
    <w:rsid w:val="005206EE"/>
    <w:rsid w:val="00520878"/>
    <w:rsid w:val="0052091C"/>
    <w:rsid w:val="00520928"/>
    <w:rsid w:val="00520C76"/>
    <w:rsid w:val="00520FAA"/>
    <w:rsid w:val="005213F3"/>
    <w:rsid w:val="00521536"/>
    <w:rsid w:val="00521689"/>
    <w:rsid w:val="005217A2"/>
    <w:rsid w:val="005219FF"/>
    <w:rsid w:val="005223AC"/>
    <w:rsid w:val="00522418"/>
    <w:rsid w:val="00522647"/>
    <w:rsid w:val="005227B5"/>
    <w:rsid w:val="00522921"/>
    <w:rsid w:val="00522BB0"/>
    <w:rsid w:val="00522C4B"/>
    <w:rsid w:val="00522D1B"/>
    <w:rsid w:val="00522EB0"/>
    <w:rsid w:val="00522F41"/>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5EB4"/>
    <w:rsid w:val="00526087"/>
    <w:rsid w:val="00526139"/>
    <w:rsid w:val="005261A0"/>
    <w:rsid w:val="00526239"/>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6A7"/>
    <w:rsid w:val="005307D7"/>
    <w:rsid w:val="0053084E"/>
    <w:rsid w:val="00530886"/>
    <w:rsid w:val="0053099F"/>
    <w:rsid w:val="00530CE4"/>
    <w:rsid w:val="005311C1"/>
    <w:rsid w:val="00531352"/>
    <w:rsid w:val="005315FF"/>
    <w:rsid w:val="0053189F"/>
    <w:rsid w:val="005318FB"/>
    <w:rsid w:val="005319D3"/>
    <w:rsid w:val="00532460"/>
    <w:rsid w:val="00532AD7"/>
    <w:rsid w:val="00532BBA"/>
    <w:rsid w:val="00532C0C"/>
    <w:rsid w:val="00532DD4"/>
    <w:rsid w:val="00533048"/>
    <w:rsid w:val="005331C9"/>
    <w:rsid w:val="0053320F"/>
    <w:rsid w:val="00533491"/>
    <w:rsid w:val="0053352B"/>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AF6"/>
    <w:rsid w:val="00535E66"/>
    <w:rsid w:val="0053601D"/>
    <w:rsid w:val="00536134"/>
    <w:rsid w:val="00536B4F"/>
    <w:rsid w:val="00536BFB"/>
    <w:rsid w:val="00536DCA"/>
    <w:rsid w:val="00536DDA"/>
    <w:rsid w:val="00536E7A"/>
    <w:rsid w:val="00537016"/>
    <w:rsid w:val="005375CE"/>
    <w:rsid w:val="00537E70"/>
    <w:rsid w:val="00537F21"/>
    <w:rsid w:val="005400D2"/>
    <w:rsid w:val="00540432"/>
    <w:rsid w:val="0054070A"/>
    <w:rsid w:val="005407E5"/>
    <w:rsid w:val="00540888"/>
    <w:rsid w:val="00540938"/>
    <w:rsid w:val="0054095D"/>
    <w:rsid w:val="00540A8B"/>
    <w:rsid w:val="00540B32"/>
    <w:rsid w:val="00540C5D"/>
    <w:rsid w:val="00540D74"/>
    <w:rsid w:val="00540E32"/>
    <w:rsid w:val="00540E40"/>
    <w:rsid w:val="0054127F"/>
    <w:rsid w:val="0054134E"/>
    <w:rsid w:val="0054137B"/>
    <w:rsid w:val="005413E2"/>
    <w:rsid w:val="00541594"/>
    <w:rsid w:val="00541B08"/>
    <w:rsid w:val="00541B67"/>
    <w:rsid w:val="00541BC3"/>
    <w:rsid w:val="00541C8E"/>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708"/>
    <w:rsid w:val="00544820"/>
    <w:rsid w:val="005448D2"/>
    <w:rsid w:val="0054493C"/>
    <w:rsid w:val="00544D41"/>
    <w:rsid w:val="00545502"/>
    <w:rsid w:val="0054571A"/>
    <w:rsid w:val="00545865"/>
    <w:rsid w:val="00545E00"/>
    <w:rsid w:val="00545E32"/>
    <w:rsid w:val="00545E64"/>
    <w:rsid w:val="00545F3A"/>
    <w:rsid w:val="0054601E"/>
    <w:rsid w:val="00546026"/>
    <w:rsid w:val="0054620E"/>
    <w:rsid w:val="005462C2"/>
    <w:rsid w:val="00546370"/>
    <w:rsid w:val="00546412"/>
    <w:rsid w:val="00546944"/>
    <w:rsid w:val="00546A54"/>
    <w:rsid w:val="00546B42"/>
    <w:rsid w:val="00546C2B"/>
    <w:rsid w:val="00546EB3"/>
    <w:rsid w:val="00546F55"/>
    <w:rsid w:val="00546F83"/>
    <w:rsid w:val="00546FAB"/>
    <w:rsid w:val="00547045"/>
    <w:rsid w:val="005478DC"/>
    <w:rsid w:val="00547D64"/>
    <w:rsid w:val="00550011"/>
    <w:rsid w:val="0055026E"/>
    <w:rsid w:val="005504D0"/>
    <w:rsid w:val="005505CB"/>
    <w:rsid w:val="00550755"/>
    <w:rsid w:val="00550BF5"/>
    <w:rsid w:val="00550C5E"/>
    <w:rsid w:val="00550D77"/>
    <w:rsid w:val="00550FC9"/>
    <w:rsid w:val="00551130"/>
    <w:rsid w:val="005512CD"/>
    <w:rsid w:val="005513BE"/>
    <w:rsid w:val="005518B6"/>
    <w:rsid w:val="00551A61"/>
    <w:rsid w:val="00551CC2"/>
    <w:rsid w:val="00551E0A"/>
    <w:rsid w:val="00551EE1"/>
    <w:rsid w:val="0055261C"/>
    <w:rsid w:val="00552670"/>
    <w:rsid w:val="0055271E"/>
    <w:rsid w:val="00552819"/>
    <w:rsid w:val="005529D4"/>
    <w:rsid w:val="00552AAD"/>
    <w:rsid w:val="00552CEE"/>
    <w:rsid w:val="00552E70"/>
    <w:rsid w:val="00552F73"/>
    <w:rsid w:val="00553002"/>
    <w:rsid w:val="0055307C"/>
    <w:rsid w:val="005530B4"/>
    <w:rsid w:val="0055361E"/>
    <w:rsid w:val="005536EA"/>
    <w:rsid w:val="00553828"/>
    <w:rsid w:val="005539D7"/>
    <w:rsid w:val="00553ABB"/>
    <w:rsid w:val="00553ACA"/>
    <w:rsid w:val="00553C1E"/>
    <w:rsid w:val="00553C80"/>
    <w:rsid w:val="00553DE4"/>
    <w:rsid w:val="005540C7"/>
    <w:rsid w:val="0055427D"/>
    <w:rsid w:val="005545A8"/>
    <w:rsid w:val="005545B0"/>
    <w:rsid w:val="005553F6"/>
    <w:rsid w:val="005558DF"/>
    <w:rsid w:val="005559F7"/>
    <w:rsid w:val="00555A91"/>
    <w:rsid w:val="00555AF2"/>
    <w:rsid w:val="00555BBC"/>
    <w:rsid w:val="00555D55"/>
    <w:rsid w:val="005560D3"/>
    <w:rsid w:val="005562A4"/>
    <w:rsid w:val="0055644D"/>
    <w:rsid w:val="0055648E"/>
    <w:rsid w:val="00556518"/>
    <w:rsid w:val="00556817"/>
    <w:rsid w:val="00556929"/>
    <w:rsid w:val="00556AE7"/>
    <w:rsid w:val="00556DA6"/>
    <w:rsid w:val="005570BE"/>
    <w:rsid w:val="005571B5"/>
    <w:rsid w:val="005571E8"/>
    <w:rsid w:val="00557890"/>
    <w:rsid w:val="0056004E"/>
    <w:rsid w:val="005602C1"/>
    <w:rsid w:val="00560B94"/>
    <w:rsid w:val="00560BBB"/>
    <w:rsid w:val="00560CDA"/>
    <w:rsid w:val="00560E7E"/>
    <w:rsid w:val="00560F13"/>
    <w:rsid w:val="00560F63"/>
    <w:rsid w:val="0056113E"/>
    <w:rsid w:val="005611AF"/>
    <w:rsid w:val="00561460"/>
    <w:rsid w:val="005615B6"/>
    <w:rsid w:val="0056162C"/>
    <w:rsid w:val="00561817"/>
    <w:rsid w:val="005618C4"/>
    <w:rsid w:val="005618F9"/>
    <w:rsid w:val="00561A94"/>
    <w:rsid w:val="00561DCD"/>
    <w:rsid w:val="00561E79"/>
    <w:rsid w:val="00561FE5"/>
    <w:rsid w:val="00562347"/>
    <w:rsid w:val="00562521"/>
    <w:rsid w:val="005628B4"/>
    <w:rsid w:val="00562D9B"/>
    <w:rsid w:val="0056325C"/>
    <w:rsid w:val="005633E2"/>
    <w:rsid w:val="005634C7"/>
    <w:rsid w:val="00563AE8"/>
    <w:rsid w:val="00563AF1"/>
    <w:rsid w:val="00563BCF"/>
    <w:rsid w:val="00563E31"/>
    <w:rsid w:val="00564075"/>
    <w:rsid w:val="005640EC"/>
    <w:rsid w:val="005642E5"/>
    <w:rsid w:val="005644C7"/>
    <w:rsid w:val="00564885"/>
    <w:rsid w:val="00564960"/>
    <w:rsid w:val="005649A0"/>
    <w:rsid w:val="00564B90"/>
    <w:rsid w:val="00564BC1"/>
    <w:rsid w:val="00564E09"/>
    <w:rsid w:val="00564E28"/>
    <w:rsid w:val="0056546C"/>
    <w:rsid w:val="005656CF"/>
    <w:rsid w:val="00565867"/>
    <w:rsid w:val="00565A0A"/>
    <w:rsid w:val="00565BBE"/>
    <w:rsid w:val="00565E27"/>
    <w:rsid w:val="00565E40"/>
    <w:rsid w:val="00565E7A"/>
    <w:rsid w:val="00566563"/>
    <w:rsid w:val="005666B4"/>
    <w:rsid w:val="00566898"/>
    <w:rsid w:val="0056696E"/>
    <w:rsid w:val="00566B7F"/>
    <w:rsid w:val="00566F81"/>
    <w:rsid w:val="0056752D"/>
    <w:rsid w:val="0056758D"/>
    <w:rsid w:val="00567619"/>
    <w:rsid w:val="0056774A"/>
    <w:rsid w:val="005677B1"/>
    <w:rsid w:val="00567D06"/>
    <w:rsid w:val="00567F5C"/>
    <w:rsid w:val="005703A2"/>
    <w:rsid w:val="005703C8"/>
    <w:rsid w:val="005704DD"/>
    <w:rsid w:val="005704E8"/>
    <w:rsid w:val="00570947"/>
    <w:rsid w:val="00570B5F"/>
    <w:rsid w:val="00570E60"/>
    <w:rsid w:val="0057137F"/>
    <w:rsid w:val="00571855"/>
    <w:rsid w:val="00571936"/>
    <w:rsid w:val="005719E9"/>
    <w:rsid w:val="00571A8F"/>
    <w:rsid w:val="00571CA9"/>
    <w:rsid w:val="00571D48"/>
    <w:rsid w:val="00571FA6"/>
    <w:rsid w:val="00572314"/>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72D"/>
    <w:rsid w:val="00574A97"/>
    <w:rsid w:val="00574B82"/>
    <w:rsid w:val="00574C06"/>
    <w:rsid w:val="00574F99"/>
    <w:rsid w:val="0057509A"/>
    <w:rsid w:val="00575159"/>
    <w:rsid w:val="005753C5"/>
    <w:rsid w:val="00575407"/>
    <w:rsid w:val="00575594"/>
    <w:rsid w:val="00575C53"/>
    <w:rsid w:val="00575D74"/>
    <w:rsid w:val="00575E6A"/>
    <w:rsid w:val="00576026"/>
    <w:rsid w:val="00576263"/>
    <w:rsid w:val="005762AE"/>
    <w:rsid w:val="00576694"/>
    <w:rsid w:val="005771DF"/>
    <w:rsid w:val="005774D4"/>
    <w:rsid w:val="00577582"/>
    <w:rsid w:val="00577671"/>
    <w:rsid w:val="005776DD"/>
    <w:rsid w:val="005779B0"/>
    <w:rsid w:val="00577A23"/>
    <w:rsid w:val="00577B02"/>
    <w:rsid w:val="00577C00"/>
    <w:rsid w:val="00577D99"/>
    <w:rsid w:val="005801D8"/>
    <w:rsid w:val="005805EB"/>
    <w:rsid w:val="0058084A"/>
    <w:rsid w:val="00580B03"/>
    <w:rsid w:val="00580B31"/>
    <w:rsid w:val="00580B55"/>
    <w:rsid w:val="00580C7C"/>
    <w:rsid w:val="00580F90"/>
    <w:rsid w:val="00581228"/>
    <w:rsid w:val="005813E2"/>
    <w:rsid w:val="005815A0"/>
    <w:rsid w:val="00581E1F"/>
    <w:rsid w:val="00582897"/>
    <w:rsid w:val="00582962"/>
    <w:rsid w:val="005829E6"/>
    <w:rsid w:val="00582B41"/>
    <w:rsid w:val="00582B75"/>
    <w:rsid w:val="0058319B"/>
    <w:rsid w:val="005834C5"/>
    <w:rsid w:val="005834F5"/>
    <w:rsid w:val="0058397F"/>
    <w:rsid w:val="00583B74"/>
    <w:rsid w:val="00583F80"/>
    <w:rsid w:val="0058403D"/>
    <w:rsid w:val="0058403E"/>
    <w:rsid w:val="005840CC"/>
    <w:rsid w:val="00584300"/>
    <w:rsid w:val="005843DF"/>
    <w:rsid w:val="00584441"/>
    <w:rsid w:val="005844F5"/>
    <w:rsid w:val="00584B7F"/>
    <w:rsid w:val="00584D79"/>
    <w:rsid w:val="00584DB1"/>
    <w:rsid w:val="00584DFF"/>
    <w:rsid w:val="00584E5F"/>
    <w:rsid w:val="00585132"/>
    <w:rsid w:val="005852CD"/>
    <w:rsid w:val="00585610"/>
    <w:rsid w:val="0058578B"/>
    <w:rsid w:val="00585A01"/>
    <w:rsid w:val="00585AF9"/>
    <w:rsid w:val="00585DD3"/>
    <w:rsid w:val="00585F92"/>
    <w:rsid w:val="0058602A"/>
    <w:rsid w:val="00586119"/>
    <w:rsid w:val="0058628D"/>
    <w:rsid w:val="00586537"/>
    <w:rsid w:val="00586633"/>
    <w:rsid w:val="0058669F"/>
    <w:rsid w:val="005867AE"/>
    <w:rsid w:val="005869AB"/>
    <w:rsid w:val="00586C7E"/>
    <w:rsid w:val="005870FD"/>
    <w:rsid w:val="00587100"/>
    <w:rsid w:val="005873BE"/>
    <w:rsid w:val="005874BA"/>
    <w:rsid w:val="005874BD"/>
    <w:rsid w:val="005878AD"/>
    <w:rsid w:val="005879B4"/>
    <w:rsid w:val="005879DD"/>
    <w:rsid w:val="00587AB2"/>
    <w:rsid w:val="00587DE3"/>
    <w:rsid w:val="00587E43"/>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6BE"/>
    <w:rsid w:val="00592716"/>
    <w:rsid w:val="00592CF8"/>
    <w:rsid w:val="00592DBD"/>
    <w:rsid w:val="00592DD7"/>
    <w:rsid w:val="00592DD8"/>
    <w:rsid w:val="00592DEE"/>
    <w:rsid w:val="005935AB"/>
    <w:rsid w:val="005935D9"/>
    <w:rsid w:val="0059389B"/>
    <w:rsid w:val="0059420E"/>
    <w:rsid w:val="0059440F"/>
    <w:rsid w:val="00594526"/>
    <w:rsid w:val="0059455C"/>
    <w:rsid w:val="005949CB"/>
    <w:rsid w:val="00594B31"/>
    <w:rsid w:val="00594BB3"/>
    <w:rsid w:val="00594C76"/>
    <w:rsid w:val="00594DB0"/>
    <w:rsid w:val="00594DD9"/>
    <w:rsid w:val="00594E18"/>
    <w:rsid w:val="00594ED1"/>
    <w:rsid w:val="0059512B"/>
    <w:rsid w:val="005956E9"/>
    <w:rsid w:val="0059575B"/>
    <w:rsid w:val="005959A6"/>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9A"/>
    <w:rsid w:val="005A19B7"/>
    <w:rsid w:val="005A1C82"/>
    <w:rsid w:val="005A1D10"/>
    <w:rsid w:val="005A1D8B"/>
    <w:rsid w:val="005A1DE6"/>
    <w:rsid w:val="005A1F8A"/>
    <w:rsid w:val="005A244C"/>
    <w:rsid w:val="005A2455"/>
    <w:rsid w:val="005A2515"/>
    <w:rsid w:val="005A2658"/>
    <w:rsid w:val="005A2667"/>
    <w:rsid w:val="005A26A4"/>
    <w:rsid w:val="005A278B"/>
    <w:rsid w:val="005A2E2F"/>
    <w:rsid w:val="005A3036"/>
    <w:rsid w:val="005A3042"/>
    <w:rsid w:val="005A31EC"/>
    <w:rsid w:val="005A3275"/>
    <w:rsid w:val="005A32BF"/>
    <w:rsid w:val="005A34E8"/>
    <w:rsid w:val="005A3627"/>
    <w:rsid w:val="005A389B"/>
    <w:rsid w:val="005A3966"/>
    <w:rsid w:val="005A3A23"/>
    <w:rsid w:val="005A3CEB"/>
    <w:rsid w:val="005A3D17"/>
    <w:rsid w:val="005A3E24"/>
    <w:rsid w:val="005A3E5B"/>
    <w:rsid w:val="005A3F78"/>
    <w:rsid w:val="005A4120"/>
    <w:rsid w:val="005A49FB"/>
    <w:rsid w:val="005A4E4A"/>
    <w:rsid w:val="005A513F"/>
    <w:rsid w:val="005A5253"/>
    <w:rsid w:val="005A52B9"/>
    <w:rsid w:val="005A55FA"/>
    <w:rsid w:val="005A596B"/>
    <w:rsid w:val="005A5A6E"/>
    <w:rsid w:val="005A5CE4"/>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32F"/>
    <w:rsid w:val="005B06E1"/>
    <w:rsid w:val="005B07B6"/>
    <w:rsid w:val="005B081D"/>
    <w:rsid w:val="005B0924"/>
    <w:rsid w:val="005B0937"/>
    <w:rsid w:val="005B0B3B"/>
    <w:rsid w:val="005B0C44"/>
    <w:rsid w:val="005B0C79"/>
    <w:rsid w:val="005B0E6C"/>
    <w:rsid w:val="005B0E8B"/>
    <w:rsid w:val="005B1028"/>
    <w:rsid w:val="005B14E9"/>
    <w:rsid w:val="005B1919"/>
    <w:rsid w:val="005B1C22"/>
    <w:rsid w:val="005B1C6D"/>
    <w:rsid w:val="005B1DD8"/>
    <w:rsid w:val="005B20C1"/>
    <w:rsid w:val="005B219E"/>
    <w:rsid w:val="005B2269"/>
    <w:rsid w:val="005B2440"/>
    <w:rsid w:val="005B24CE"/>
    <w:rsid w:val="005B24DF"/>
    <w:rsid w:val="005B2629"/>
    <w:rsid w:val="005B2692"/>
    <w:rsid w:val="005B2865"/>
    <w:rsid w:val="005B2B58"/>
    <w:rsid w:val="005B2CB6"/>
    <w:rsid w:val="005B2E3D"/>
    <w:rsid w:val="005B3053"/>
    <w:rsid w:val="005B30CF"/>
    <w:rsid w:val="005B35BD"/>
    <w:rsid w:val="005B369E"/>
    <w:rsid w:val="005B37F6"/>
    <w:rsid w:val="005B3826"/>
    <w:rsid w:val="005B3B39"/>
    <w:rsid w:val="005B3B4D"/>
    <w:rsid w:val="005B3CBA"/>
    <w:rsid w:val="005B45C5"/>
    <w:rsid w:val="005B4608"/>
    <w:rsid w:val="005B486C"/>
    <w:rsid w:val="005B4AA0"/>
    <w:rsid w:val="005B4BF3"/>
    <w:rsid w:val="005B4CB9"/>
    <w:rsid w:val="005B4D7C"/>
    <w:rsid w:val="005B4F50"/>
    <w:rsid w:val="005B4F53"/>
    <w:rsid w:val="005B5058"/>
    <w:rsid w:val="005B52B9"/>
    <w:rsid w:val="005B5483"/>
    <w:rsid w:val="005B56F9"/>
    <w:rsid w:val="005B57BC"/>
    <w:rsid w:val="005B5893"/>
    <w:rsid w:val="005B5DC9"/>
    <w:rsid w:val="005B6100"/>
    <w:rsid w:val="005B634F"/>
    <w:rsid w:val="005B642C"/>
    <w:rsid w:val="005B65BD"/>
    <w:rsid w:val="005B664C"/>
    <w:rsid w:val="005B66D3"/>
    <w:rsid w:val="005B678D"/>
    <w:rsid w:val="005B684D"/>
    <w:rsid w:val="005B693F"/>
    <w:rsid w:val="005B6983"/>
    <w:rsid w:val="005B6A9D"/>
    <w:rsid w:val="005B6D4B"/>
    <w:rsid w:val="005B7215"/>
    <w:rsid w:val="005B7616"/>
    <w:rsid w:val="005B77E8"/>
    <w:rsid w:val="005B7AB5"/>
    <w:rsid w:val="005C01CE"/>
    <w:rsid w:val="005C0222"/>
    <w:rsid w:val="005C0375"/>
    <w:rsid w:val="005C09BD"/>
    <w:rsid w:val="005C0B13"/>
    <w:rsid w:val="005C10F2"/>
    <w:rsid w:val="005C1162"/>
    <w:rsid w:val="005C1319"/>
    <w:rsid w:val="005C1A3D"/>
    <w:rsid w:val="005C1B55"/>
    <w:rsid w:val="005C2146"/>
    <w:rsid w:val="005C21FB"/>
    <w:rsid w:val="005C2528"/>
    <w:rsid w:val="005C255A"/>
    <w:rsid w:val="005C26C4"/>
    <w:rsid w:val="005C30E2"/>
    <w:rsid w:val="005C30F8"/>
    <w:rsid w:val="005C312A"/>
    <w:rsid w:val="005C3169"/>
    <w:rsid w:val="005C32B8"/>
    <w:rsid w:val="005C3F7E"/>
    <w:rsid w:val="005C4122"/>
    <w:rsid w:val="005C422F"/>
    <w:rsid w:val="005C429B"/>
    <w:rsid w:val="005C43AA"/>
    <w:rsid w:val="005C44DC"/>
    <w:rsid w:val="005C477E"/>
    <w:rsid w:val="005C4886"/>
    <w:rsid w:val="005C48DC"/>
    <w:rsid w:val="005C48EC"/>
    <w:rsid w:val="005C497C"/>
    <w:rsid w:val="005C4DEE"/>
    <w:rsid w:val="005C56D1"/>
    <w:rsid w:val="005C59A3"/>
    <w:rsid w:val="005C5A52"/>
    <w:rsid w:val="005C5A88"/>
    <w:rsid w:val="005C5B2A"/>
    <w:rsid w:val="005C5E64"/>
    <w:rsid w:val="005C5FC7"/>
    <w:rsid w:val="005C61D6"/>
    <w:rsid w:val="005C63FF"/>
    <w:rsid w:val="005C6429"/>
    <w:rsid w:val="005C64C1"/>
    <w:rsid w:val="005C6C18"/>
    <w:rsid w:val="005C6CBE"/>
    <w:rsid w:val="005C6D99"/>
    <w:rsid w:val="005C6E3A"/>
    <w:rsid w:val="005C6E47"/>
    <w:rsid w:val="005C701E"/>
    <w:rsid w:val="005C72EA"/>
    <w:rsid w:val="005C7890"/>
    <w:rsid w:val="005C7BD4"/>
    <w:rsid w:val="005C7EFB"/>
    <w:rsid w:val="005D04D1"/>
    <w:rsid w:val="005D056F"/>
    <w:rsid w:val="005D063F"/>
    <w:rsid w:val="005D08C5"/>
    <w:rsid w:val="005D099B"/>
    <w:rsid w:val="005D12A7"/>
    <w:rsid w:val="005D1364"/>
    <w:rsid w:val="005D185E"/>
    <w:rsid w:val="005D1A38"/>
    <w:rsid w:val="005D1C91"/>
    <w:rsid w:val="005D1DBA"/>
    <w:rsid w:val="005D1FF5"/>
    <w:rsid w:val="005D1FFC"/>
    <w:rsid w:val="005D2054"/>
    <w:rsid w:val="005D20FE"/>
    <w:rsid w:val="005D21A0"/>
    <w:rsid w:val="005D21CC"/>
    <w:rsid w:val="005D22DD"/>
    <w:rsid w:val="005D2381"/>
    <w:rsid w:val="005D277A"/>
    <w:rsid w:val="005D2ADB"/>
    <w:rsid w:val="005D2AF1"/>
    <w:rsid w:val="005D2E31"/>
    <w:rsid w:val="005D3075"/>
    <w:rsid w:val="005D3189"/>
    <w:rsid w:val="005D3517"/>
    <w:rsid w:val="005D383F"/>
    <w:rsid w:val="005D38A4"/>
    <w:rsid w:val="005D3CF3"/>
    <w:rsid w:val="005D4075"/>
    <w:rsid w:val="005D43B5"/>
    <w:rsid w:val="005D45D0"/>
    <w:rsid w:val="005D47E8"/>
    <w:rsid w:val="005D49AA"/>
    <w:rsid w:val="005D4C82"/>
    <w:rsid w:val="005D4CA1"/>
    <w:rsid w:val="005D4E81"/>
    <w:rsid w:val="005D4EF1"/>
    <w:rsid w:val="005D50BA"/>
    <w:rsid w:val="005D50C9"/>
    <w:rsid w:val="005D5282"/>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41"/>
    <w:rsid w:val="005D7BF3"/>
    <w:rsid w:val="005D7F68"/>
    <w:rsid w:val="005E02A6"/>
    <w:rsid w:val="005E0577"/>
    <w:rsid w:val="005E09A8"/>
    <w:rsid w:val="005E0D55"/>
    <w:rsid w:val="005E1203"/>
    <w:rsid w:val="005E14F0"/>
    <w:rsid w:val="005E1844"/>
    <w:rsid w:val="005E19BE"/>
    <w:rsid w:val="005E1C00"/>
    <w:rsid w:val="005E1CED"/>
    <w:rsid w:val="005E1F7D"/>
    <w:rsid w:val="005E20BA"/>
    <w:rsid w:val="005E2206"/>
    <w:rsid w:val="005E2348"/>
    <w:rsid w:val="005E26C3"/>
    <w:rsid w:val="005E28FE"/>
    <w:rsid w:val="005E2C34"/>
    <w:rsid w:val="005E2E9F"/>
    <w:rsid w:val="005E2F9F"/>
    <w:rsid w:val="005E30A8"/>
    <w:rsid w:val="005E32E8"/>
    <w:rsid w:val="005E351B"/>
    <w:rsid w:val="005E35E0"/>
    <w:rsid w:val="005E370B"/>
    <w:rsid w:val="005E3B60"/>
    <w:rsid w:val="005E3D58"/>
    <w:rsid w:val="005E3F48"/>
    <w:rsid w:val="005E406E"/>
    <w:rsid w:val="005E439C"/>
    <w:rsid w:val="005E43B2"/>
    <w:rsid w:val="005E4444"/>
    <w:rsid w:val="005E4835"/>
    <w:rsid w:val="005E486A"/>
    <w:rsid w:val="005E4B23"/>
    <w:rsid w:val="005E4C5F"/>
    <w:rsid w:val="005E4C69"/>
    <w:rsid w:val="005E4DB2"/>
    <w:rsid w:val="005E4E33"/>
    <w:rsid w:val="005E5293"/>
    <w:rsid w:val="005E54CB"/>
    <w:rsid w:val="005E5533"/>
    <w:rsid w:val="005E55F2"/>
    <w:rsid w:val="005E5A36"/>
    <w:rsid w:val="005E5F8C"/>
    <w:rsid w:val="005E61B9"/>
    <w:rsid w:val="005E6C2B"/>
    <w:rsid w:val="005E72AF"/>
    <w:rsid w:val="005E74CB"/>
    <w:rsid w:val="005E77FB"/>
    <w:rsid w:val="005E7A0F"/>
    <w:rsid w:val="005E7B07"/>
    <w:rsid w:val="005E7B0F"/>
    <w:rsid w:val="005E7D2C"/>
    <w:rsid w:val="005F0234"/>
    <w:rsid w:val="005F035E"/>
    <w:rsid w:val="005F0389"/>
    <w:rsid w:val="005F04A7"/>
    <w:rsid w:val="005F0700"/>
    <w:rsid w:val="005F0818"/>
    <w:rsid w:val="005F0955"/>
    <w:rsid w:val="005F0A18"/>
    <w:rsid w:val="005F0D85"/>
    <w:rsid w:val="005F0E3F"/>
    <w:rsid w:val="005F0F47"/>
    <w:rsid w:val="005F10A7"/>
    <w:rsid w:val="005F110F"/>
    <w:rsid w:val="005F1170"/>
    <w:rsid w:val="005F132C"/>
    <w:rsid w:val="005F13B3"/>
    <w:rsid w:val="005F1558"/>
    <w:rsid w:val="005F15DE"/>
    <w:rsid w:val="005F161D"/>
    <w:rsid w:val="005F2116"/>
    <w:rsid w:val="005F22E6"/>
    <w:rsid w:val="005F2592"/>
    <w:rsid w:val="005F26E7"/>
    <w:rsid w:val="005F2CEE"/>
    <w:rsid w:val="005F2DE9"/>
    <w:rsid w:val="005F2E26"/>
    <w:rsid w:val="005F2EBD"/>
    <w:rsid w:val="005F3314"/>
    <w:rsid w:val="005F3372"/>
    <w:rsid w:val="005F341E"/>
    <w:rsid w:val="005F3452"/>
    <w:rsid w:val="005F3595"/>
    <w:rsid w:val="005F38CA"/>
    <w:rsid w:val="005F3946"/>
    <w:rsid w:val="005F3AD5"/>
    <w:rsid w:val="005F3B8E"/>
    <w:rsid w:val="005F3B9F"/>
    <w:rsid w:val="005F3BC8"/>
    <w:rsid w:val="005F3EA3"/>
    <w:rsid w:val="005F417B"/>
    <w:rsid w:val="005F41BD"/>
    <w:rsid w:val="005F4213"/>
    <w:rsid w:val="005F438A"/>
    <w:rsid w:val="005F4666"/>
    <w:rsid w:val="005F47DE"/>
    <w:rsid w:val="005F4869"/>
    <w:rsid w:val="005F488A"/>
    <w:rsid w:val="005F4BD2"/>
    <w:rsid w:val="005F4D5D"/>
    <w:rsid w:val="005F4D88"/>
    <w:rsid w:val="005F4DEE"/>
    <w:rsid w:val="005F4F5D"/>
    <w:rsid w:val="005F4FD6"/>
    <w:rsid w:val="005F4FE5"/>
    <w:rsid w:val="005F5173"/>
    <w:rsid w:val="005F524C"/>
    <w:rsid w:val="005F52EA"/>
    <w:rsid w:val="005F52ED"/>
    <w:rsid w:val="005F5539"/>
    <w:rsid w:val="005F554E"/>
    <w:rsid w:val="005F582C"/>
    <w:rsid w:val="005F5905"/>
    <w:rsid w:val="005F592C"/>
    <w:rsid w:val="005F5A14"/>
    <w:rsid w:val="005F5B32"/>
    <w:rsid w:val="005F5E9F"/>
    <w:rsid w:val="005F5EAA"/>
    <w:rsid w:val="005F6145"/>
    <w:rsid w:val="005F63F7"/>
    <w:rsid w:val="005F6427"/>
    <w:rsid w:val="005F6533"/>
    <w:rsid w:val="005F682F"/>
    <w:rsid w:val="005F69A3"/>
    <w:rsid w:val="005F7461"/>
    <w:rsid w:val="005F74DA"/>
    <w:rsid w:val="005F7676"/>
    <w:rsid w:val="005F7745"/>
    <w:rsid w:val="005F78E9"/>
    <w:rsid w:val="005F79CB"/>
    <w:rsid w:val="005F7B77"/>
    <w:rsid w:val="005F7BC3"/>
    <w:rsid w:val="005F7C77"/>
    <w:rsid w:val="005F7E8E"/>
    <w:rsid w:val="005F7FB3"/>
    <w:rsid w:val="006001CE"/>
    <w:rsid w:val="00600462"/>
    <w:rsid w:val="006005A1"/>
    <w:rsid w:val="00600651"/>
    <w:rsid w:val="00600AA0"/>
    <w:rsid w:val="00600E7B"/>
    <w:rsid w:val="00600E99"/>
    <w:rsid w:val="00601084"/>
    <w:rsid w:val="006010F7"/>
    <w:rsid w:val="0060110B"/>
    <w:rsid w:val="00601223"/>
    <w:rsid w:val="006013DE"/>
    <w:rsid w:val="00601575"/>
    <w:rsid w:val="00601646"/>
    <w:rsid w:val="00601692"/>
    <w:rsid w:val="00601724"/>
    <w:rsid w:val="0060174E"/>
    <w:rsid w:val="006017A2"/>
    <w:rsid w:val="00601823"/>
    <w:rsid w:val="00601932"/>
    <w:rsid w:val="0060211B"/>
    <w:rsid w:val="00602643"/>
    <w:rsid w:val="00602792"/>
    <w:rsid w:val="00602943"/>
    <w:rsid w:val="00602D3F"/>
    <w:rsid w:val="00602E35"/>
    <w:rsid w:val="0060309F"/>
    <w:rsid w:val="006031A5"/>
    <w:rsid w:val="006032E5"/>
    <w:rsid w:val="00603361"/>
    <w:rsid w:val="006037AC"/>
    <w:rsid w:val="006039D9"/>
    <w:rsid w:val="00603BBA"/>
    <w:rsid w:val="00603CA3"/>
    <w:rsid w:val="00603D1A"/>
    <w:rsid w:val="00603D29"/>
    <w:rsid w:val="00603E35"/>
    <w:rsid w:val="00604316"/>
    <w:rsid w:val="00604571"/>
    <w:rsid w:val="00604614"/>
    <w:rsid w:val="0060481F"/>
    <w:rsid w:val="006048AF"/>
    <w:rsid w:val="00604DBD"/>
    <w:rsid w:val="006053C4"/>
    <w:rsid w:val="006053EE"/>
    <w:rsid w:val="006056E4"/>
    <w:rsid w:val="0060594D"/>
    <w:rsid w:val="0060599C"/>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485"/>
    <w:rsid w:val="0060661E"/>
    <w:rsid w:val="00606661"/>
    <w:rsid w:val="006066F0"/>
    <w:rsid w:val="00606995"/>
    <w:rsid w:val="00606AB9"/>
    <w:rsid w:val="00606C49"/>
    <w:rsid w:val="00606CC3"/>
    <w:rsid w:val="00606EC3"/>
    <w:rsid w:val="00607305"/>
    <w:rsid w:val="006075A1"/>
    <w:rsid w:val="00607A44"/>
    <w:rsid w:val="00607C1D"/>
    <w:rsid w:val="00607CED"/>
    <w:rsid w:val="00607EF0"/>
    <w:rsid w:val="00610079"/>
    <w:rsid w:val="00610130"/>
    <w:rsid w:val="00610294"/>
    <w:rsid w:val="006104F1"/>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5F2"/>
    <w:rsid w:val="00612782"/>
    <w:rsid w:val="00612A2B"/>
    <w:rsid w:val="00612BF2"/>
    <w:rsid w:val="00612C60"/>
    <w:rsid w:val="00612C6A"/>
    <w:rsid w:val="00612CB0"/>
    <w:rsid w:val="00612D75"/>
    <w:rsid w:val="00612F6C"/>
    <w:rsid w:val="00612FFF"/>
    <w:rsid w:val="00613101"/>
    <w:rsid w:val="006131DF"/>
    <w:rsid w:val="00613550"/>
    <w:rsid w:val="0061371D"/>
    <w:rsid w:val="006138F2"/>
    <w:rsid w:val="00613923"/>
    <w:rsid w:val="006139A4"/>
    <w:rsid w:val="00613D11"/>
    <w:rsid w:val="00613E9C"/>
    <w:rsid w:val="00614078"/>
    <w:rsid w:val="00614633"/>
    <w:rsid w:val="006149C4"/>
    <w:rsid w:val="00614B16"/>
    <w:rsid w:val="00614D15"/>
    <w:rsid w:val="00614D99"/>
    <w:rsid w:val="00614EB1"/>
    <w:rsid w:val="00614F45"/>
    <w:rsid w:val="0061501B"/>
    <w:rsid w:val="00615154"/>
    <w:rsid w:val="00615255"/>
    <w:rsid w:val="006152BF"/>
    <w:rsid w:val="00615A02"/>
    <w:rsid w:val="00615CDB"/>
    <w:rsid w:val="00615CE0"/>
    <w:rsid w:val="00616027"/>
    <w:rsid w:val="006165EC"/>
    <w:rsid w:val="0061665E"/>
    <w:rsid w:val="00616785"/>
    <w:rsid w:val="00616924"/>
    <w:rsid w:val="00616C48"/>
    <w:rsid w:val="00616C76"/>
    <w:rsid w:val="00616E88"/>
    <w:rsid w:val="00616F07"/>
    <w:rsid w:val="006170F1"/>
    <w:rsid w:val="006174CD"/>
    <w:rsid w:val="006177C7"/>
    <w:rsid w:val="006178FD"/>
    <w:rsid w:val="00617A14"/>
    <w:rsid w:val="00617A1C"/>
    <w:rsid w:val="00617DC0"/>
    <w:rsid w:val="00617E3E"/>
    <w:rsid w:val="006200C3"/>
    <w:rsid w:val="0062017F"/>
    <w:rsid w:val="00620903"/>
    <w:rsid w:val="00620A6C"/>
    <w:rsid w:val="00620A87"/>
    <w:rsid w:val="00620B20"/>
    <w:rsid w:val="00620F70"/>
    <w:rsid w:val="0062113D"/>
    <w:rsid w:val="0062119D"/>
    <w:rsid w:val="006211B6"/>
    <w:rsid w:val="00621654"/>
    <w:rsid w:val="00621688"/>
    <w:rsid w:val="00621700"/>
    <w:rsid w:val="00621758"/>
    <w:rsid w:val="006217C5"/>
    <w:rsid w:val="006219F0"/>
    <w:rsid w:val="00621A70"/>
    <w:rsid w:val="006220FD"/>
    <w:rsid w:val="00622525"/>
    <w:rsid w:val="00622CCB"/>
    <w:rsid w:val="00622E29"/>
    <w:rsid w:val="006230BD"/>
    <w:rsid w:val="00623106"/>
    <w:rsid w:val="006233E0"/>
    <w:rsid w:val="0062347A"/>
    <w:rsid w:val="00623CA9"/>
    <w:rsid w:val="006240E7"/>
    <w:rsid w:val="00624326"/>
    <w:rsid w:val="006249B8"/>
    <w:rsid w:val="00624AF3"/>
    <w:rsid w:val="00624B52"/>
    <w:rsid w:val="00624C4D"/>
    <w:rsid w:val="00624DE0"/>
    <w:rsid w:val="00624E78"/>
    <w:rsid w:val="00624ED4"/>
    <w:rsid w:val="0062526E"/>
    <w:rsid w:val="00625358"/>
    <w:rsid w:val="00625379"/>
    <w:rsid w:val="00625D6C"/>
    <w:rsid w:val="00625E52"/>
    <w:rsid w:val="00625EAA"/>
    <w:rsid w:val="00626435"/>
    <w:rsid w:val="00626651"/>
    <w:rsid w:val="006268E9"/>
    <w:rsid w:val="0062696B"/>
    <w:rsid w:val="006269E5"/>
    <w:rsid w:val="00626C6E"/>
    <w:rsid w:val="00626D3B"/>
    <w:rsid w:val="00627081"/>
    <w:rsid w:val="0062721D"/>
    <w:rsid w:val="006274C4"/>
    <w:rsid w:val="006277E0"/>
    <w:rsid w:val="00627A5E"/>
    <w:rsid w:val="00627AAF"/>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0D5"/>
    <w:rsid w:val="0063213C"/>
    <w:rsid w:val="00632339"/>
    <w:rsid w:val="006323A0"/>
    <w:rsid w:val="00632415"/>
    <w:rsid w:val="00632416"/>
    <w:rsid w:val="0063242E"/>
    <w:rsid w:val="006326FE"/>
    <w:rsid w:val="00632DE3"/>
    <w:rsid w:val="00632F30"/>
    <w:rsid w:val="006331A0"/>
    <w:rsid w:val="006332C4"/>
    <w:rsid w:val="00633629"/>
    <w:rsid w:val="0063367D"/>
    <w:rsid w:val="006337EE"/>
    <w:rsid w:val="00633831"/>
    <w:rsid w:val="00633E59"/>
    <w:rsid w:val="00633EFE"/>
    <w:rsid w:val="00633F90"/>
    <w:rsid w:val="006342B0"/>
    <w:rsid w:val="00634409"/>
    <w:rsid w:val="0063443C"/>
    <w:rsid w:val="00634A52"/>
    <w:rsid w:val="00634F28"/>
    <w:rsid w:val="006350D4"/>
    <w:rsid w:val="00635132"/>
    <w:rsid w:val="00635709"/>
    <w:rsid w:val="0063589A"/>
    <w:rsid w:val="0063592A"/>
    <w:rsid w:val="00635B23"/>
    <w:rsid w:val="00635B7E"/>
    <w:rsid w:val="00635BCD"/>
    <w:rsid w:val="00635C83"/>
    <w:rsid w:val="00635D13"/>
    <w:rsid w:val="00636042"/>
    <w:rsid w:val="006362EF"/>
    <w:rsid w:val="00636360"/>
    <w:rsid w:val="006365AD"/>
    <w:rsid w:val="006367C9"/>
    <w:rsid w:val="006368FB"/>
    <w:rsid w:val="00636ADF"/>
    <w:rsid w:val="00636B1C"/>
    <w:rsid w:val="00636D7F"/>
    <w:rsid w:val="00636FC6"/>
    <w:rsid w:val="00637126"/>
    <w:rsid w:val="006375DF"/>
    <w:rsid w:val="006376E3"/>
    <w:rsid w:val="006376F5"/>
    <w:rsid w:val="0063770B"/>
    <w:rsid w:val="006377A1"/>
    <w:rsid w:val="00637B04"/>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EC"/>
    <w:rsid w:val="006411F4"/>
    <w:rsid w:val="00641261"/>
    <w:rsid w:val="00641589"/>
    <w:rsid w:val="00641685"/>
    <w:rsid w:val="00641703"/>
    <w:rsid w:val="0064193C"/>
    <w:rsid w:val="00641978"/>
    <w:rsid w:val="00641C46"/>
    <w:rsid w:val="00641FAB"/>
    <w:rsid w:val="0064208F"/>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685"/>
    <w:rsid w:val="006438D9"/>
    <w:rsid w:val="00643A6A"/>
    <w:rsid w:val="00643D40"/>
    <w:rsid w:val="0064403A"/>
    <w:rsid w:val="006440C6"/>
    <w:rsid w:val="00644189"/>
    <w:rsid w:val="00644251"/>
    <w:rsid w:val="00644386"/>
    <w:rsid w:val="00644489"/>
    <w:rsid w:val="006445C4"/>
    <w:rsid w:val="006445FE"/>
    <w:rsid w:val="0064474B"/>
    <w:rsid w:val="006449CD"/>
    <w:rsid w:val="00644F00"/>
    <w:rsid w:val="0064508E"/>
    <w:rsid w:val="006452F2"/>
    <w:rsid w:val="0064546A"/>
    <w:rsid w:val="006457A0"/>
    <w:rsid w:val="00645815"/>
    <w:rsid w:val="006459EE"/>
    <w:rsid w:val="00645C28"/>
    <w:rsid w:val="00645D7F"/>
    <w:rsid w:val="00645F60"/>
    <w:rsid w:val="00645FBA"/>
    <w:rsid w:val="00645FF2"/>
    <w:rsid w:val="00646115"/>
    <w:rsid w:val="00646245"/>
    <w:rsid w:val="0064661C"/>
    <w:rsid w:val="006466C4"/>
    <w:rsid w:val="006466E7"/>
    <w:rsid w:val="00646941"/>
    <w:rsid w:val="006469E8"/>
    <w:rsid w:val="00646A3B"/>
    <w:rsid w:val="00646B72"/>
    <w:rsid w:val="00646CBD"/>
    <w:rsid w:val="00646EDB"/>
    <w:rsid w:val="00647072"/>
    <w:rsid w:val="00647133"/>
    <w:rsid w:val="00647186"/>
    <w:rsid w:val="006475F1"/>
    <w:rsid w:val="006476B0"/>
    <w:rsid w:val="0064785A"/>
    <w:rsid w:val="0064789D"/>
    <w:rsid w:val="00647A3F"/>
    <w:rsid w:val="00647B19"/>
    <w:rsid w:val="00647BB2"/>
    <w:rsid w:val="0065013D"/>
    <w:rsid w:val="00650754"/>
    <w:rsid w:val="0065097A"/>
    <w:rsid w:val="00650A80"/>
    <w:rsid w:val="00650C19"/>
    <w:rsid w:val="00650D5F"/>
    <w:rsid w:val="00650DC1"/>
    <w:rsid w:val="00651194"/>
    <w:rsid w:val="00651210"/>
    <w:rsid w:val="00651387"/>
    <w:rsid w:val="00651622"/>
    <w:rsid w:val="0065171F"/>
    <w:rsid w:val="006518F9"/>
    <w:rsid w:val="00651F24"/>
    <w:rsid w:val="006520D4"/>
    <w:rsid w:val="0065228D"/>
    <w:rsid w:val="0065247A"/>
    <w:rsid w:val="006525D5"/>
    <w:rsid w:val="006527BD"/>
    <w:rsid w:val="00652D48"/>
    <w:rsid w:val="00652E8C"/>
    <w:rsid w:val="0065352B"/>
    <w:rsid w:val="006535AE"/>
    <w:rsid w:val="006537DE"/>
    <w:rsid w:val="00653984"/>
    <w:rsid w:val="006542AE"/>
    <w:rsid w:val="00654532"/>
    <w:rsid w:val="006545C6"/>
    <w:rsid w:val="00654808"/>
    <w:rsid w:val="00654CA1"/>
    <w:rsid w:val="00654DEC"/>
    <w:rsid w:val="00654E23"/>
    <w:rsid w:val="00654E93"/>
    <w:rsid w:val="00654EB0"/>
    <w:rsid w:val="00654FF6"/>
    <w:rsid w:val="0065501C"/>
    <w:rsid w:val="006551BA"/>
    <w:rsid w:val="006554FC"/>
    <w:rsid w:val="00655698"/>
    <w:rsid w:val="006557ED"/>
    <w:rsid w:val="00655855"/>
    <w:rsid w:val="006559B4"/>
    <w:rsid w:val="00655B7D"/>
    <w:rsid w:val="00655C13"/>
    <w:rsid w:val="00655CA6"/>
    <w:rsid w:val="00655E43"/>
    <w:rsid w:val="0065603F"/>
    <w:rsid w:val="006560A5"/>
    <w:rsid w:val="006565A3"/>
    <w:rsid w:val="006565BA"/>
    <w:rsid w:val="0065673C"/>
    <w:rsid w:val="00656920"/>
    <w:rsid w:val="00656A38"/>
    <w:rsid w:val="00656A9B"/>
    <w:rsid w:val="00657000"/>
    <w:rsid w:val="00657272"/>
    <w:rsid w:val="006576EF"/>
    <w:rsid w:val="00657798"/>
    <w:rsid w:val="00657C81"/>
    <w:rsid w:val="00657FBF"/>
    <w:rsid w:val="00660007"/>
    <w:rsid w:val="006601CE"/>
    <w:rsid w:val="006602BB"/>
    <w:rsid w:val="0066049D"/>
    <w:rsid w:val="0066115E"/>
    <w:rsid w:val="006613ED"/>
    <w:rsid w:val="00661487"/>
    <w:rsid w:val="006614A1"/>
    <w:rsid w:val="00661534"/>
    <w:rsid w:val="006617C9"/>
    <w:rsid w:val="00661C14"/>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494"/>
    <w:rsid w:val="00664578"/>
    <w:rsid w:val="00664603"/>
    <w:rsid w:val="006646C9"/>
    <w:rsid w:val="0066492A"/>
    <w:rsid w:val="00664E17"/>
    <w:rsid w:val="00664E2B"/>
    <w:rsid w:val="00664EA2"/>
    <w:rsid w:val="00664F54"/>
    <w:rsid w:val="006651A6"/>
    <w:rsid w:val="0066527A"/>
    <w:rsid w:val="00665408"/>
    <w:rsid w:val="006656C6"/>
    <w:rsid w:val="00665D1C"/>
    <w:rsid w:val="00666227"/>
    <w:rsid w:val="0066665E"/>
    <w:rsid w:val="0066666A"/>
    <w:rsid w:val="006668C0"/>
    <w:rsid w:val="00666A78"/>
    <w:rsid w:val="00666AA6"/>
    <w:rsid w:val="00666B2A"/>
    <w:rsid w:val="00666CD5"/>
    <w:rsid w:val="00666E2F"/>
    <w:rsid w:val="00667055"/>
    <w:rsid w:val="0066710F"/>
    <w:rsid w:val="00667667"/>
    <w:rsid w:val="006679FD"/>
    <w:rsid w:val="00667A17"/>
    <w:rsid w:val="00667C4D"/>
    <w:rsid w:val="006701FB"/>
    <w:rsid w:val="00670218"/>
    <w:rsid w:val="0067024B"/>
    <w:rsid w:val="00670400"/>
    <w:rsid w:val="0067048A"/>
    <w:rsid w:val="00670599"/>
    <w:rsid w:val="00670910"/>
    <w:rsid w:val="00670932"/>
    <w:rsid w:val="00670AAE"/>
    <w:rsid w:val="00670D00"/>
    <w:rsid w:val="00670DD6"/>
    <w:rsid w:val="00671002"/>
    <w:rsid w:val="00671562"/>
    <w:rsid w:val="00671955"/>
    <w:rsid w:val="006719E8"/>
    <w:rsid w:val="00671B5D"/>
    <w:rsid w:val="00671C50"/>
    <w:rsid w:val="00671EFF"/>
    <w:rsid w:val="006724A1"/>
    <w:rsid w:val="0067251D"/>
    <w:rsid w:val="006725F0"/>
    <w:rsid w:val="0067273E"/>
    <w:rsid w:val="006727C3"/>
    <w:rsid w:val="00672945"/>
    <w:rsid w:val="0067297E"/>
    <w:rsid w:val="00672A73"/>
    <w:rsid w:val="00672D44"/>
    <w:rsid w:val="00672F93"/>
    <w:rsid w:val="00673016"/>
    <w:rsid w:val="0067301E"/>
    <w:rsid w:val="006732B6"/>
    <w:rsid w:val="00673567"/>
    <w:rsid w:val="006735D4"/>
    <w:rsid w:val="006737CD"/>
    <w:rsid w:val="0067380F"/>
    <w:rsid w:val="006738E8"/>
    <w:rsid w:val="00673A80"/>
    <w:rsid w:val="00673AF4"/>
    <w:rsid w:val="00673C36"/>
    <w:rsid w:val="00673D57"/>
    <w:rsid w:val="00673E68"/>
    <w:rsid w:val="006742F0"/>
    <w:rsid w:val="00674408"/>
    <w:rsid w:val="006745ED"/>
    <w:rsid w:val="00674727"/>
    <w:rsid w:val="00674972"/>
    <w:rsid w:val="00674A6B"/>
    <w:rsid w:val="00674DE8"/>
    <w:rsid w:val="00674F37"/>
    <w:rsid w:val="00675233"/>
    <w:rsid w:val="0067532F"/>
    <w:rsid w:val="00675454"/>
    <w:rsid w:val="0067560B"/>
    <w:rsid w:val="006756A1"/>
    <w:rsid w:val="006757B2"/>
    <w:rsid w:val="00675BCD"/>
    <w:rsid w:val="00675FB0"/>
    <w:rsid w:val="00676018"/>
    <w:rsid w:val="0067615B"/>
    <w:rsid w:val="0067647C"/>
    <w:rsid w:val="0067659B"/>
    <w:rsid w:val="0067682A"/>
    <w:rsid w:val="006768E8"/>
    <w:rsid w:val="00676966"/>
    <w:rsid w:val="00676AFF"/>
    <w:rsid w:val="00677109"/>
    <w:rsid w:val="006771AA"/>
    <w:rsid w:val="006772D9"/>
    <w:rsid w:val="00677478"/>
    <w:rsid w:val="00677495"/>
    <w:rsid w:val="00677C21"/>
    <w:rsid w:val="00677FA0"/>
    <w:rsid w:val="00677FBA"/>
    <w:rsid w:val="00680178"/>
    <w:rsid w:val="0068043D"/>
    <w:rsid w:val="006805DA"/>
    <w:rsid w:val="00680989"/>
    <w:rsid w:val="006809E1"/>
    <w:rsid w:val="00680ABC"/>
    <w:rsid w:val="00680C70"/>
    <w:rsid w:val="00680DD9"/>
    <w:rsid w:val="00681086"/>
    <w:rsid w:val="0068121B"/>
    <w:rsid w:val="00681392"/>
    <w:rsid w:val="006813CC"/>
    <w:rsid w:val="00681764"/>
    <w:rsid w:val="00681865"/>
    <w:rsid w:val="006818B4"/>
    <w:rsid w:val="00681C0F"/>
    <w:rsid w:val="00681DE4"/>
    <w:rsid w:val="00682103"/>
    <w:rsid w:val="006824E3"/>
    <w:rsid w:val="00682593"/>
    <w:rsid w:val="006828C9"/>
    <w:rsid w:val="006828CD"/>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4B0"/>
    <w:rsid w:val="00684A3E"/>
    <w:rsid w:val="00684B8B"/>
    <w:rsid w:val="00684D0F"/>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1F5"/>
    <w:rsid w:val="00687825"/>
    <w:rsid w:val="006879D5"/>
    <w:rsid w:val="00687DEC"/>
    <w:rsid w:val="00690190"/>
    <w:rsid w:val="0069061C"/>
    <w:rsid w:val="006906BC"/>
    <w:rsid w:val="00690814"/>
    <w:rsid w:val="00690BB9"/>
    <w:rsid w:val="00690C82"/>
    <w:rsid w:val="00690CEA"/>
    <w:rsid w:val="00690F79"/>
    <w:rsid w:val="0069103B"/>
    <w:rsid w:val="006910A5"/>
    <w:rsid w:val="00691167"/>
    <w:rsid w:val="006911A7"/>
    <w:rsid w:val="006912D6"/>
    <w:rsid w:val="006916DE"/>
    <w:rsid w:val="00691BF2"/>
    <w:rsid w:val="00691DAD"/>
    <w:rsid w:val="00691E76"/>
    <w:rsid w:val="006920C8"/>
    <w:rsid w:val="00692204"/>
    <w:rsid w:val="0069239A"/>
    <w:rsid w:val="00692937"/>
    <w:rsid w:val="0069296B"/>
    <w:rsid w:val="006929AD"/>
    <w:rsid w:val="00692D2E"/>
    <w:rsid w:val="0069392A"/>
    <w:rsid w:val="00693965"/>
    <w:rsid w:val="00693BCF"/>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5F7D"/>
    <w:rsid w:val="00696107"/>
    <w:rsid w:val="00696487"/>
    <w:rsid w:val="0069652C"/>
    <w:rsid w:val="006965B9"/>
    <w:rsid w:val="00696745"/>
    <w:rsid w:val="00696B3A"/>
    <w:rsid w:val="00696BA7"/>
    <w:rsid w:val="00696DFA"/>
    <w:rsid w:val="00696EE3"/>
    <w:rsid w:val="00696F43"/>
    <w:rsid w:val="006971C7"/>
    <w:rsid w:val="006971CE"/>
    <w:rsid w:val="006973A9"/>
    <w:rsid w:val="006973CE"/>
    <w:rsid w:val="00697525"/>
    <w:rsid w:val="006975D2"/>
    <w:rsid w:val="00697657"/>
    <w:rsid w:val="006979F2"/>
    <w:rsid w:val="00697C52"/>
    <w:rsid w:val="00697CCB"/>
    <w:rsid w:val="00697DDB"/>
    <w:rsid w:val="00697ECC"/>
    <w:rsid w:val="00697FEF"/>
    <w:rsid w:val="006A0607"/>
    <w:rsid w:val="006A0719"/>
    <w:rsid w:val="006A0812"/>
    <w:rsid w:val="006A0C3D"/>
    <w:rsid w:val="006A13FB"/>
    <w:rsid w:val="006A16AC"/>
    <w:rsid w:val="006A1BC2"/>
    <w:rsid w:val="006A1F53"/>
    <w:rsid w:val="006A2188"/>
    <w:rsid w:val="006A22C4"/>
    <w:rsid w:val="006A2629"/>
    <w:rsid w:val="006A278D"/>
    <w:rsid w:val="006A2A11"/>
    <w:rsid w:val="006A2D7B"/>
    <w:rsid w:val="006A2E97"/>
    <w:rsid w:val="006A3097"/>
    <w:rsid w:val="006A31DF"/>
    <w:rsid w:val="006A3456"/>
    <w:rsid w:val="006A35C6"/>
    <w:rsid w:val="006A36B8"/>
    <w:rsid w:val="006A37D4"/>
    <w:rsid w:val="006A3981"/>
    <w:rsid w:val="006A39B5"/>
    <w:rsid w:val="006A3A07"/>
    <w:rsid w:val="006A3C6A"/>
    <w:rsid w:val="006A3D35"/>
    <w:rsid w:val="006A40FC"/>
    <w:rsid w:val="006A4130"/>
    <w:rsid w:val="006A4185"/>
    <w:rsid w:val="006A42A5"/>
    <w:rsid w:val="006A434F"/>
    <w:rsid w:val="006A487F"/>
    <w:rsid w:val="006A4A8B"/>
    <w:rsid w:val="006A4A91"/>
    <w:rsid w:val="006A4F01"/>
    <w:rsid w:val="006A53FD"/>
    <w:rsid w:val="006A54E5"/>
    <w:rsid w:val="006A5695"/>
    <w:rsid w:val="006A58C2"/>
    <w:rsid w:val="006A599D"/>
    <w:rsid w:val="006A5A84"/>
    <w:rsid w:val="006A5E79"/>
    <w:rsid w:val="006A5F1A"/>
    <w:rsid w:val="006A5FCA"/>
    <w:rsid w:val="006A62A5"/>
    <w:rsid w:val="006A64EC"/>
    <w:rsid w:val="006A65B0"/>
    <w:rsid w:val="006A67DD"/>
    <w:rsid w:val="006A6B4D"/>
    <w:rsid w:val="006A6C66"/>
    <w:rsid w:val="006A6C8B"/>
    <w:rsid w:val="006A6D1C"/>
    <w:rsid w:val="006A7226"/>
    <w:rsid w:val="006A730E"/>
    <w:rsid w:val="006A7496"/>
    <w:rsid w:val="006A7621"/>
    <w:rsid w:val="006A7978"/>
    <w:rsid w:val="006A79D4"/>
    <w:rsid w:val="006A7B9E"/>
    <w:rsid w:val="006A7CB8"/>
    <w:rsid w:val="006A7D33"/>
    <w:rsid w:val="006B04AB"/>
    <w:rsid w:val="006B074A"/>
    <w:rsid w:val="006B0843"/>
    <w:rsid w:val="006B0BDA"/>
    <w:rsid w:val="006B0E0A"/>
    <w:rsid w:val="006B0E49"/>
    <w:rsid w:val="006B1278"/>
    <w:rsid w:val="006B1357"/>
    <w:rsid w:val="006B14CC"/>
    <w:rsid w:val="006B1985"/>
    <w:rsid w:val="006B1A97"/>
    <w:rsid w:val="006B1C6B"/>
    <w:rsid w:val="006B1CCF"/>
    <w:rsid w:val="006B1E2F"/>
    <w:rsid w:val="006B1E8D"/>
    <w:rsid w:val="006B1F66"/>
    <w:rsid w:val="006B2106"/>
    <w:rsid w:val="006B225B"/>
    <w:rsid w:val="006B23C4"/>
    <w:rsid w:val="006B2538"/>
    <w:rsid w:val="006B258F"/>
    <w:rsid w:val="006B26F1"/>
    <w:rsid w:val="006B28CB"/>
    <w:rsid w:val="006B29C3"/>
    <w:rsid w:val="006B33EC"/>
    <w:rsid w:val="006B34A2"/>
    <w:rsid w:val="006B35F0"/>
    <w:rsid w:val="006B3DB7"/>
    <w:rsid w:val="006B409F"/>
    <w:rsid w:val="006B4354"/>
    <w:rsid w:val="006B438B"/>
    <w:rsid w:val="006B43FE"/>
    <w:rsid w:val="006B4772"/>
    <w:rsid w:val="006B47DD"/>
    <w:rsid w:val="006B4B64"/>
    <w:rsid w:val="006B4C1C"/>
    <w:rsid w:val="006B4DD2"/>
    <w:rsid w:val="006B4E1F"/>
    <w:rsid w:val="006B4EBC"/>
    <w:rsid w:val="006B4F2C"/>
    <w:rsid w:val="006B5091"/>
    <w:rsid w:val="006B534E"/>
    <w:rsid w:val="006B5A7C"/>
    <w:rsid w:val="006B5DC5"/>
    <w:rsid w:val="006B5E1C"/>
    <w:rsid w:val="006B6276"/>
    <w:rsid w:val="006B629C"/>
    <w:rsid w:val="006B6572"/>
    <w:rsid w:val="006B67C3"/>
    <w:rsid w:val="006B698C"/>
    <w:rsid w:val="006B6A45"/>
    <w:rsid w:val="006B6C6C"/>
    <w:rsid w:val="006B6C75"/>
    <w:rsid w:val="006B6D3F"/>
    <w:rsid w:val="006B6D87"/>
    <w:rsid w:val="006B7022"/>
    <w:rsid w:val="006B7145"/>
    <w:rsid w:val="006B7435"/>
    <w:rsid w:val="006B7442"/>
    <w:rsid w:val="006B7466"/>
    <w:rsid w:val="006B74F2"/>
    <w:rsid w:val="006B761D"/>
    <w:rsid w:val="006B7857"/>
    <w:rsid w:val="006B7C33"/>
    <w:rsid w:val="006C02E4"/>
    <w:rsid w:val="006C03DE"/>
    <w:rsid w:val="006C083B"/>
    <w:rsid w:val="006C0953"/>
    <w:rsid w:val="006C0BDC"/>
    <w:rsid w:val="006C0CCB"/>
    <w:rsid w:val="006C0D62"/>
    <w:rsid w:val="006C0DAE"/>
    <w:rsid w:val="006C0F38"/>
    <w:rsid w:val="006C1003"/>
    <w:rsid w:val="006C10D0"/>
    <w:rsid w:val="006C1426"/>
    <w:rsid w:val="006C150E"/>
    <w:rsid w:val="006C1AE6"/>
    <w:rsid w:val="006C1BE3"/>
    <w:rsid w:val="006C1DAB"/>
    <w:rsid w:val="006C1FD7"/>
    <w:rsid w:val="006C216A"/>
    <w:rsid w:val="006C220D"/>
    <w:rsid w:val="006C22DE"/>
    <w:rsid w:val="006C27DC"/>
    <w:rsid w:val="006C27EF"/>
    <w:rsid w:val="006C29C6"/>
    <w:rsid w:val="006C29FE"/>
    <w:rsid w:val="006C2BC5"/>
    <w:rsid w:val="006C2C63"/>
    <w:rsid w:val="006C2D2C"/>
    <w:rsid w:val="006C2DD7"/>
    <w:rsid w:val="006C2E1F"/>
    <w:rsid w:val="006C2E62"/>
    <w:rsid w:val="006C2F4F"/>
    <w:rsid w:val="006C3383"/>
    <w:rsid w:val="006C3A5A"/>
    <w:rsid w:val="006C3B0E"/>
    <w:rsid w:val="006C3C95"/>
    <w:rsid w:val="006C3EA8"/>
    <w:rsid w:val="006C4041"/>
    <w:rsid w:val="006C40AE"/>
    <w:rsid w:val="006C417A"/>
    <w:rsid w:val="006C42B1"/>
    <w:rsid w:val="006C4342"/>
    <w:rsid w:val="006C4801"/>
    <w:rsid w:val="006C4C55"/>
    <w:rsid w:val="006C536D"/>
    <w:rsid w:val="006C56A6"/>
    <w:rsid w:val="006C5851"/>
    <w:rsid w:val="006C5A18"/>
    <w:rsid w:val="006C5AF5"/>
    <w:rsid w:val="006C5CCA"/>
    <w:rsid w:val="006C604C"/>
    <w:rsid w:val="006C63C5"/>
    <w:rsid w:val="006C657A"/>
    <w:rsid w:val="006C6608"/>
    <w:rsid w:val="006C6632"/>
    <w:rsid w:val="006C67B8"/>
    <w:rsid w:val="006C696A"/>
    <w:rsid w:val="006C6B5A"/>
    <w:rsid w:val="006C6BB2"/>
    <w:rsid w:val="006C6DDF"/>
    <w:rsid w:val="006C72DE"/>
    <w:rsid w:val="006C7309"/>
    <w:rsid w:val="006C79F7"/>
    <w:rsid w:val="006C7A59"/>
    <w:rsid w:val="006C7AAC"/>
    <w:rsid w:val="006C7CF0"/>
    <w:rsid w:val="006C7D8A"/>
    <w:rsid w:val="006C7F6A"/>
    <w:rsid w:val="006C7FBF"/>
    <w:rsid w:val="006D013B"/>
    <w:rsid w:val="006D02E7"/>
    <w:rsid w:val="006D05B8"/>
    <w:rsid w:val="006D0B65"/>
    <w:rsid w:val="006D1104"/>
    <w:rsid w:val="006D11FB"/>
    <w:rsid w:val="006D1291"/>
    <w:rsid w:val="006D177E"/>
    <w:rsid w:val="006D194A"/>
    <w:rsid w:val="006D19CF"/>
    <w:rsid w:val="006D1A51"/>
    <w:rsid w:val="006D1A61"/>
    <w:rsid w:val="006D1C7B"/>
    <w:rsid w:val="006D1DCB"/>
    <w:rsid w:val="006D1E46"/>
    <w:rsid w:val="006D1E8E"/>
    <w:rsid w:val="006D2286"/>
    <w:rsid w:val="006D228C"/>
    <w:rsid w:val="006D24C6"/>
    <w:rsid w:val="006D2557"/>
    <w:rsid w:val="006D26DF"/>
    <w:rsid w:val="006D28E1"/>
    <w:rsid w:val="006D34F1"/>
    <w:rsid w:val="006D370E"/>
    <w:rsid w:val="006D380C"/>
    <w:rsid w:val="006D3888"/>
    <w:rsid w:val="006D4057"/>
    <w:rsid w:val="006D4385"/>
    <w:rsid w:val="006D45C1"/>
    <w:rsid w:val="006D47FA"/>
    <w:rsid w:val="006D4802"/>
    <w:rsid w:val="006D48B6"/>
    <w:rsid w:val="006D4C37"/>
    <w:rsid w:val="006D4D47"/>
    <w:rsid w:val="006D4E4D"/>
    <w:rsid w:val="006D50C1"/>
    <w:rsid w:val="006D519D"/>
    <w:rsid w:val="006D51AB"/>
    <w:rsid w:val="006D53AF"/>
    <w:rsid w:val="006D54EB"/>
    <w:rsid w:val="006D55D0"/>
    <w:rsid w:val="006D55F6"/>
    <w:rsid w:val="006D56EC"/>
    <w:rsid w:val="006D5A4E"/>
    <w:rsid w:val="006D5D52"/>
    <w:rsid w:val="006D5E95"/>
    <w:rsid w:val="006D6253"/>
    <w:rsid w:val="006D629F"/>
    <w:rsid w:val="006D62EC"/>
    <w:rsid w:val="006D6A23"/>
    <w:rsid w:val="006D6BD3"/>
    <w:rsid w:val="006D6C0C"/>
    <w:rsid w:val="006D6DA7"/>
    <w:rsid w:val="006D6EFF"/>
    <w:rsid w:val="006D7443"/>
    <w:rsid w:val="006D745B"/>
    <w:rsid w:val="006D74C3"/>
    <w:rsid w:val="006D756F"/>
    <w:rsid w:val="006D757B"/>
    <w:rsid w:val="006D762F"/>
    <w:rsid w:val="006D7643"/>
    <w:rsid w:val="006D77DC"/>
    <w:rsid w:val="006D7888"/>
    <w:rsid w:val="006D7DF0"/>
    <w:rsid w:val="006D7ED5"/>
    <w:rsid w:val="006D7FD6"/>
    <w:rsid w:val="006E0069"/>
    <w:rsid w:val="006E02AC"/>
    <w:rsid w:val="006E0307"/>
    <w:rsid w:val="006E0330"/>
    <w:rsid w:val="006E0787"/>
    <w:rsid w:val="006E0969"/>
    <w:rsid w:val="006E0C59"/>
    <w:rsid w:val="006E0E7F"/>
    <w:rsid w:val="006E105B"/>
    <w:rsid w:val="006E112C"/>
    <w:rsid w:val="006E123B"/>
    <w:rsid w:val="006E12C8"/>
    <w:rsid w:val="006E182A"/>
    <w:rsid w:val="006E19CA"/>
    <w:rsid w:val="006E1B43"/>
    <w:rsid w:val="006E1CBF"/>
    <w:rsid w:val="006E1FB9"/>
    <w:rsid w:val="006E2142"/>
    <w:rsid w:val="006E2725"/>
    <w:rsid w:val="006E2913"/>
    <w:rsid w:val="006E2C43"/>
    <w:rsid w:val="006E2ECB"/>
    <w:rsid w:val="006E3248"/>
    <w:rsid w:val="006E32BE"/>
    <w:rsid w:val="006E32D5"/>
    <w:rsid w:val="006E34D2"/>
    <w:rsid w:val="006E3BC8"/>
    <w:rsid w:val="006E3E6D"/>
    <w:rsid w:val="006E3F2E"/>
    <w:rsid w:val="006E40BF"/>
    <w:rsid w:val="006E41E7"/>
    <w:rsid w:val="006E43E5"/>
    <w:rsid w:val="006E43EF"/>
    <w:rsid w:val="006E44C7"/>
    <w:rsid w:val="006E4691"/>
    <w:rsid w:val="006E46D3"/>
    <w:rsid w:val="006E4746"/>
    <w:rsid w:val="006E4B59"/>
    <w:rsid w:val="006E4BD6"/>
    <w:rsid w:val="006E502C"/>
    <w:rsid w:val="006E5370"/>
    <w:rsid w:val="006E540B"/>
    <w:rsid w:val="006E5440"/>
    <w:rsid w:val="006E5561"/>
    <w:rsid w:val="006E5652"/>
    <w:rsid w:val="006E587B"/>
    <w:rsid w:val="006E5A4D"/>
    <w:rsid w:val="006E5A65"/>
    <w:rsid w:val="006E5A84"/>
    <w:rsid w:val="006E6535"/>
    <w:rsid w:val="006E65FA"/>
    <w:rsid w:val="006E67E8"/>
    <w:rsid w:val="006E6CAC"/>
    <w:rsid w:val="006E75C2"/>
    <w:rsid w:val="006E789B"/>
    <w:rsid w:val="006E7AB8"/>
    <w:rsid w:val="006E7BC4"/>
    <w:rsid w:val="006E7E0F"/>
    <w:rsid w:val="006F003A"/>
    <w:rsid w:val="006F00A0"/>
    <w:rsid w:val="006F062C"/>
    <w:rsid w:val="006F073F"/>
    <w:rsid w:val="006F0ABE"/>
    <w:rsid w:val="006F10CE"/>
    <w:rsid w:val="006F13C0"/>
    <w:rsid w:val="006F14D0"/>
    <w:rsid w:val="006F181D"/>
    <w:rsid w:val="006F1D75"/>
    <w:rsid w:val="006F1D84"/>
    <w:rsid w:val="006F1E43"/>
    <w:rsid w:val="006F1EF2"/>
    <w:rsid w:val="006F1FC2"/>
    <w:rsid w:val="006F2133"/>
    <w:rsid w:val="006F23B1"/>
    <w:rsid w:val="006F26B2"/>
    <w:rsid w:val="006F278D"/>
    <w:rsid w:val="006F295F"/>
    <w:rsid w:val="006F2960"/>
    <w:rsid w:val="006F2B63"/>
    <w:rsid w:val="006F320F"/>
    <w:rsid w:val="006F324F"/>
    <w:rsid w:val="006F330B"/>
    <w:rsid w:val="006F3313"/>
    <w:rsid w:val="006F335C"/>
    <w:rsid w:val="006F33E6"/>
    <w:rsid w:val="006F3439"/>
    <w:rsid w:val="006F3563"/>
    <w:rsid w:val="006F370E"/>
    <w:rsid w:val="006F3B85"/>
    <w:rsid w:val="006F40B2"/>
    <w:rsid w:val="006F41FF"/>
    <w:rsid w:val="006F42A7"/>
    <w:rsid w:val="006F42F6"/>
    <w:rsid w:val="006F4336"/>
    <w:rsid w:val="006F4430"/>
    <w:rsid w:val="006F46F2"/>
    <w:rsid w:val="006F472B"/>
    <w:rsid w:val="006F4865"/>
    <w:rsid w:val="006F4A1A"/>
    <w:rsid w:val="006F4B5A"/>
    <w:rsid w:val="006F4DB2"/>
    <w:rsid w:val="006F5454"/>
    <w:rsid w:val="006F5771"/>
    <w:rsid w:val="006F5812"/>
    <w:rsid w:val="006F5A33"/>
    <w:rsid w:val="006F5B5B"/>
    <w:rsid w:val="006F5C38"/>
    <w:rsid w:val="006F5C7B"/>
    <w:rsid w:val="006F5CBC"/>
    <w:rsid w:val="006F5D7F"/>
    <w:rsid w:val="006F5DA6"/>
    <w:rsid w:val="006F5EFD"/>
    <w:rsid w:val="006F6171"/>
    <w:rsid w:val="006F6174"/>
    <w:rsid w:val="006F6229"/>
    <w:rsid w:val="006F63F3"/>
    <w:rsid w:val="006F6581"/>
    <w:rsid w:val="006F6595"/>
    <w:rsid w:val="006F65DA"/>
    <w:rsid w:val="006F6812"/>
    <w:rsid w:val="006F6842"/>
    <w:rsid w:val="006F6A04"/>
    <w:rsid w:val="006F7128"/>
    <w:rsid w:val="006F7257"/>
    <w:rsid w:val="006F739F"/>
    <w:rsid w:val="006F7492"/>
    <w:rsid w:val="006F75F9"/>
    <w:rsid w:val="006F778F"/>
    <w:rsid w:val="006F79EB"/>
    <w:rsid w:val="006F7C2B"/>
    <w:rsid w:val="006F7C35"/>
    <w:rsid w:val="006F7E0A"/>
    <w:rsid w:val="00700424"/>
    <w:rsid w:val="00700452"/>
    <w:rsid w:val="007006C7"/>
    <w:rsid w:val="0070076E"/>
    <w:rsid w:val="007007F5"/>
    <w:rsid w:val="007008E7"/>
    <w:rsid w:val="00700AA6"/>
    <w:rsid w:val="00700C4E"/>
    <w:rsid w:val="00700E12"/>
    <w:rsid w:val="007011B1"/>
    <w:rsid w:val="0070153D"/>
    <w:rsid w:val="00701629"/>
    <w:rsid w:val="007016BF"/>
    <w:rsid w:val="00701AD0"/>
    <w:rsid w:val="00701C10"/>
    <w:rsid w:val="00701D38"/>
    <w:rsid w:val="00702071"/>
    <w:rsid w:val="00702DF4"/>
    <w:rsid w:val="00702FB6"/>
    <w:rsid w:val="00703142"/>
    <w:rsid w:val="007037BB"/>
    <w:rsid w:val="00703A3A"/>
    <w:rsid w:val="00703B1A"/>
    <w:rsid w:val="00703B5A"/>
    <w:rsid w:val="00703BA9"/>
    <w:rsid w:val="00703C11"/>
    <w:rsid w:val="00703CB0"/>
    <w:rsid w:val="00703D5D"/>
    <w:rsid w:val="0070404E"/>
    <w:rsid w:val="00704086"/>
    <w:rsid w:val="007042C2"/>
    <w:rsid w:val="0070438F"/>
    <w:rsid w:val="00704CF0"/>
    <w:rsid w:val="00705276"/>
    <w:rsid w:val="00705505"/>
    <w:rsid w:val="007058A9"/>
    <w:rsid w:val="007058D4"/>
    <w:rsid w:val="00705BF0"/>
    <w:rsid w:val="00705DEB"/>
    <w:rsid w:val="00705E6F"/>
    <w:rsid w:val="0070626D"/>
    <w:rsid w:val="007062AB"/>
    <w:rsid w:val="00706485"/>
    <w:rsid w:val="00706A28"/>
    <w:rsid w:val="00706B08"/>
    <w:rsid w:val="00706C78"/>
    <w:rsid w:val="00706EC8"/>
    <w:rsid w:val="00706F0C"/>
    <w:rsid w:val="007071E3"/>
    <w:rsid w:val="00707457"/>
    <w:rsid w:val="007074C4"/>
    <w:rsid w:val="00707BB9"/>
    <w:rsid w:val="00707D84"/>
    <w:rsid w:val="00707F85"/>
    <w:rsid w:val="00710287"/>
    <w:rsid w:val="007105B0"/>
    <w:rsid w:val="00710647"/>
    <w:rsid w:val="00710964"/>
    <w:rsid w:val="00710A81"/>
    <w:rsid w:val="00710BF8"/>
    <w:rsid w:val="00710CC3"/>
    <w:rsid w:val="00710D99"/>
    <w:rsid w:val="0071104F"/>
    <w:rsid w:val="00711165"/>
    <w:rsid w:val="00711591"/>
    <w:rsid w:val="007116FA"/>
    <w:rsid w:val="007117B1"/>
    <w:rsid w:val="00711960"/>
    <w:rsid w:val="007120F5"/>
    <w:rsid w:val="00712231"/>
    <w:rsid w:val="0071232B"/>
    <w:rsid w:val="0071256A"/>
    <w:rsid w:val="007125E0"/>
    <w:rsid w:val="007126A2"/>
    <w:rsid w:val="00712C54"/>
    <w:rsid w:val="00712CC0"/>
    <w:rsid w:val="00712E3A"/>
    <w:rsid w:val="00712F23"/>
    <w:rsid w:val="00712FD9"/>
    <w:rsid w:val="00713616"/>
    <w:rsid w:val="00713655"/>
    <w:rsid w:val="007138D2"/>
    <w:rsid w:val="007139C5"/>
    <w:rsid w:val="00713DE5"/>
    <w:rsid w:val="00714007"/>
    <w:rsid w:val="00714049"/>
    <w:rsid w:val="00714B9B"/>
    <w:rsid w:val="00714CE9"/>
    <w:rsid w:val="0071503C"/>
    <w:rsid w:val="007150AC"/>
    <w:rsid w:val="007152F1"/>
    <w:rsid w:val="007155AD"/>
    <w:rsid w:val="00715823"/>
    <w:rsid w:val="00715B64"/>
    <w:rsid w:val="00715BAF"/>
    <w:rsid w:val="00715F10"/>
    <w:rsid w:val="00715F97"/>
    <w:rsid w:val="0071602B"/>
    <w:rsid w:val="007160AF"/>
    <w:rsid w:val="0071618F"/>
    <w:rsid w:val="00716371"/>
    <w:rsid w:val="007164EA"/>
    <w:rsid w:val="00716500"/>
    <w:rsid w:val="007166B9"/>
    <w:rsid w:val="007167C0"/>
    <w:rsid w:val="007167CF"/>
    <w:rsid w:val="007168CF"/>
    <w:rsid w:val="00716F77"/>
    <w:rsid w:val="00717305"/>
    <w:rsid w:val="00717385"/>
    <w:rsid w:val="007175D9"/>
    <w:rsid w:val="0071772C"/>
    <w:rsid w:val="007177B3"/>
    <w:rsid w:val="007179E6"/>
    <w:rsid w:val="00717D17"/>
    <w:rsid w:val="00717D98"/>
    <w:rsid w:val="00717F58"/>
    <w:rsid w:val="0072024D"/>
    <w:rsid w:val="0072076C"/>
    <w:rsid w:val="0072083F"/>
    <w:rsid w:val="0072086B"/>
    <w:rsid w:val="00720B5F"/>
    <w:rsid w:val="00720BE0"/>
    <w:rsid w:val="00720D0E"/>
    <w:rsid w:val="00720D19"/>
    <w:rsid w:val="00720D40"/>
    <w:rsid w:val="00720FEB"/>
    <w:rsid w:val="00721005"/>
    <w:rsid w:val="007210F6"/>
    <w:rsid w:val="00721293"/>
    <w:rsid w:val="00721355"/>
    <w:rsid w:val="007215ED"/>
    <w:rsid w:val="00721ABF"/>
    <w:rsid w:val="00721ED6"/>
    <w:rsid w:val="00721F02"/>
    <w:rsid w:val="0072211D"/>
    <w:rsid w:val="0072264B"/>
    <w:rsid w:val="0072265A"/>
    <w:rsid w:val="00722A86"/>
    <w:rsid w:val="00722A9C"/>
    <w:rsid w:val="00722ABC"/>
    <w:rsid w:val="00722D18"/>
    <w:rsid w:val="0072303B"/>
    <w:rsid w:val="00723222"/>
    <w:rsid w:val="007232A3"/>
    <w:rsid w:val="00723401"/>
    <w:rsid w:val="00723715"/>
    <w:rsid w:val="00723722"/>
    <w:rsid w:val="00723C7E"/>
    <w:rsid w:val="0072418B"/>
    <w:rsid w:val="00724283"/>
    <w:rsid w:val="00724315"/>
    <w:rsid w:val="007246A2"/>
    <w:rsid w:val="007246CD"/>
    <w:rsid w:val="007247C1"/>
    <w:rsid w:val="007247E3"/>
    <w:rsid w:val="00724ADE"/>
    <w:rsid w:val="00724D4F"/>
    <w:rsid w:val="00724EE6"/>
    <w:rsid w:val="00725125"/>
    <w:rsid w:val="00725158"/>
    <w:rsid w:val="0072527F"/>
    <w:rsid w:val="007253BC"/>
    <w:rsid w:val="00725614"/>
    <w:rsid w:val="0072575B"/>
    <w:rsid w:val="0072588C"/>
    <w:rsid w:val="007258F1"/>
    <w:rsid w:val="00725DDB"/>
    <w:rsid w:val="00725E83"/>
    <w:rsid w:val="0072604E"/>
    <w:rsid w:val="00726384"/>
    <w:rsid w:val="0072667C"/>
    <w:rsid w:val="007266A6"/>
    <w:rsid w:val="007269C5"/>
    <w:rsid w:val="00726A5C"/>
    <w:rsid w:val="00726AC1"/>
    <w:rsid w:val="00726B98"/>
    <w:rsid w:val="00726FBC"/>
    <w:rsid w:val="0072704E"/>
    <w:rsid w:val="00727110"/>
    <w:rsid w:val="00727254"/>
    <w:rsid w:val="007272B5"/>
    <w:rsid w:val="007273E3"/>
    <w:rsid w:val="007273E5"/>
    <w:rsid w:val="00727422"/>
    <w:rsid w:val="00727492"/>
    <w:rsid w:val="007275E3"/>
    <w:rsid w:val="00727E80"/>
    <w:rsid w:val="00730167"/>
    <w:rsid w:val="007301A2"/>
    <w:rsid w:val="00730299"/>
    <w:rsid w:val="007304FA"/>
    <w:rsid w:val="00730572"/>
    <w:rsid w:val="00730708"/>
    <w:rsid w:val="007307DE"/>
    <w:rsid w:val="007307FF"/>
    <w:rsid w:val="00730ADC"/>
    <w:rsid w:val="00730E52"/>
    <w:rsid w:val="00730FE4"/>
    <w:rsid w:val="0073109D"/>
    <w:rsid w:val="00731560"/>
    <w:rsid w:val="00731647"/>
    <w:rsid w:val="0073182A"/>
    <w:rsid w:val="0073191A"/>
    <w:rsid w:val="00731A1F"/>
    <w:rsid w:val="00731C81"/>
    <w:rsid w:val="00731F4A"/>
    <w:rsid w:val="00731F9D"/>
    <w:rsid w:val="00732062"/>
    <w:rsid w:val="00732099"/>
    <w:rsid w:val="00732284"/>
    <w:rsid w:val="0073228D"/>
    <w:rsid w:val="00732367"/>
    <w:rsid w:val="00732686"/>
    <w:rsid w:val="00732A14"/>
    <w:rsid w:val="00732A32"/>
    <w:rsid w:val="00732DA4"/>
    <w:rsid w:val="00732F86"/>
    <w:rsid w:val="007333F7"/>
    <w:rsid w:val="007334CF"/>
    <w:rsid w:val="00733692"/>
    <w:rsid w:val="00733710"/>
    <w:rsid w:val="007337FA"/>
    <w:rsid w:val="00733AD9"/>
    <w:rsid w:val="00733BE6"/>
    <w:rsid w:val="00733D6E"/>
    <w:rsid w:val="00733EAC"/>
    <w:rsid w:val="007340F8"/>
    <w:rsid w:val="00734100"/>
    <w:rsid w:val="00734191"/>
    <w:rsid w:val="0073420C"/>
    <w:rsid w:val="00734212"/>
    <w:rsid w:val="007346B4"/>
    <w:rsid w:val="00734740"/>
    <w:rsid w:val="007348B3"/>
    <w:rsid w:val="00734CAC"/>
    <w:rsid w:val="00734D13"/>
    <w:rsid w:val="00735014"/>
    <w:rsid w:val="00735809"/>
    <w:rsid w:val="007358C8"/>
    <w:rsid w:val="00735B47"/>
    <w:rsid w:val="00735EDE"/>
    <w:rsid w:val="0073608F"/>
    <w:rsid w:val="00736462"/>
    <w:rsid w:val="007365A2"/>
    <w:rsid w:val="00736D8F"/>
    <w:rsid w:val="007370A3"/>
    <w:rsid w:val="00737279"/>
    <w:rsid w:val="007373EA"/>
    <w:rsid w:val="0073763C"/>
    <w:rsid w:val="0073765C"/>
    <w:rsid w:val="007376AC"/>
    <w:rsid w:val="0073782D"/>
    <w:rsid w:val="007378EB"/>
    <w:rsid w:val="00737A29"/>
    <w:rsid w:val="00737ACB"/>
    <w:rsid w:val="00737AEE"/>
    <w:rsid w:val="00737BAE"/>
    <w:rsid w:val="00737D78"/>
    <w:rsid w:val="00740591"/>
    <w:rsid w:val="007407D9"/>
    <w:rsid w:val="00740A99"/>
    <w:rsid w:val="00740C11"/>
    <w:rsid w:val="00740CC8"/>
    <w:rsid w:val="00740DD7"/>
    <w:rsid w:val="00740F7D"/>
    <w:rsid w:val="00740FB2"/>
    <w:rsid w:val="0074102C"/>
    <w:rsid w:val="00741035"/>
    <w:rsid w:val="0074134B"/>
    <w:rsid w:val="007416FE"/>
    <w:rsid w:val="0074181A"/>
    <w:rsid w:val="00741A00"/>
    <w:rsid w:val="00741CEA"/>
    <w:rsid w:val="00741D41"/>
    <w:rsid w:val="00741EED"/>
    <w:rsid w:val="007421FF"/>
    <w:rsid w:val="00742208"/>
    <w:rsid w:val="00742263"/>
    <w:rsid w:val="007423B7"/>
    <w:rsid w:val="00742625"/>
    <w:rsid w:val="00742831"/>
    <w:rsid w:val="00742B96"/>
    <w:rsid w:val="00742CAB"/>
    <w:rsid w:val="00742CB7"/>
    <w:rsid w:val="00742EE6"/>
    <w:rsid w:val="007431DF"/>
    <w:rsid w:val="007433AF"/>
    <w:rsid w:val="0074376E"/>
    <w:rsid w:val="00743828"/>
    <w:rsid w:val="00743A04"/>
    <w:rsid w:val="00743AA9"/>
    <w:rsid w:val="00743AD3"/>
    <w:rsid w:val="00743B56"/>
    <w:rsid w:val="00743F90"/>
    <w:rsid w:val="007441A2"/>
    <w:rsid w:val="007441D0"/>
    <w:rsid w:val="00744236"/>
    <w:rsid w:val="00744291"/>
    <w:rsid w:val="007442E6"/>
    <w:rsid w:val="00744609"/>
    <w:rsid w:val="00744A18"/>
    <w:rsid w:val="00744DAF"/>
    <w:rsid w:val="00744FD8"/>
    <w:rsid w:val="00745599"/>
    <w:rsid w:val="007456C4"/>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124"/>
    <w:rsid w:val="007522CA"/>
    <w:rsid w:val="00752657"/>
    <w:rsid w:val="00752694"/>
    <w:rsid w:val="00752732"/>
    <w:rsid w:val="00752961"/>
    <w:rsid w:val="00752AC1"/>
    <w:rsid w:val="00752D93"/>
    <w:rsid w:val="00752DFC"/>
    <w:rsid w:val="007531B7"/>
    <w:rsid w:val="007531EE"/>
    <w:rsid w:val="0075321C"/>
    <w:rsid w:val="0075325E"/>
    <w:rsid w:val="007532F5"/>
    <w:rsid w:val="0075355A"/>
    <w:rsid w:val="00753564"/>
    <w:rsid w:val="00753AF5"/>
    <w:rsid w:val="00753B0E"/>
    <w:rsid w:val="00753BAD"/>
    <w:rsid w:val="00753E01"/>
    <w:rsid w:val="00753E1A"/>
    <w:rsid w:val="0075409A"/>
    <w:rsid w:val="007540B8"/>
    <w:rsid w:val="0075439E"/>
    <w:rsid w:val="007545EA"/>
    <w:rsid w:val="0075465D"/>
    <w:rsid w:val="00754673"/>
    <w:rsid w:val="00754B45"/>
    <w:rsid w:val="00755256"/>
    <w:rsid w:val="0075553D"/>
    <w:rsid w:val="007556E0"/>
    <w:rsid w:val="00755763"/>
    <w:rsid w:val="00755A00"/>
    <w:rsid w:val="00755B1D"/>
    <w:rsid w:val="00755B27"/>
    <w:rsid w:val="00755CB3"/>
    <w:rsid w:val="00755F33"/>
    <w:rsid w:val="0075619F"/>
    <w:rsid w:val="00756757"/>
    <w:rsid w:val="007568A6"/>
    <w:rsid w:val="00756A35"/>
    <w:rsid w:val="00756C55"/>
    <w:rsid w:val="00756C64"/>
    <w:rsid w:val="00756DFC"/>
    <w:rsid w:val="00757276"/>
    <w:rsid w:val="00757441"/>
    <w:rsid w:val="007574CF"/>
    <w:rsid w:val="0075760E"/>
    <w:rsid w:val="00757795"/>
    <w:rsid w:val="00757865"/>
    <w:rsid w:val="007578AD"/>
    <w:rsid w:val="00757A67"/>
    <w:rsid w:val="00757B84"/>
    <w:rsid w:val="00757C8B"/>
    <w:rsid w:val="00757CFF"/>
    <w:rsid w:val="00757DA4"/>
    <w:rsid w:val="00757F3E"/>
    <w:rsid w:val="007602E7"/>
    <w:rsid w:val="0076067B"/>
    <w:rsid w:val="00760CE0"/>
    <w:rsid w:val="00760D21"/>
    <w:rsid w:val="00760DDC"/>
    <w:rsid w:val="00760DEE"/>
    <w:rsid w:val="00760E01"/>
    <w:rsid w:val="00760F00"/>
    <w:rsid w:val="00760F0C"/>
    <w:rsid w:val="00760F2C"/>
    <w:rsid w:val="00760F62"/>
    <w:rsid w:val="00761319"/>
    <w:rsid w:val="00761392"/>
    <w:rsid w:val="007613C0"/>
    <w:rsid w:val="00761445"/>
    <w:rsid w:val="007615DC"/>
    <w:rsid w:val="0076164B"/>
    <w:rsid w:val="0076168F"/>
    <w:rsid w:val="007619AF"/>
    <w:rsid w:val="00761BA8"/>
    <w:rsid w:val="0076222C"/>
    <w:rsid w:val="007622BE"/>
    <w:rsid w:val="00762530"/>
    <w:rsid w:val="00762537"/>
    <w:rsid w:val="007627F2"/>
    <w:rsid w:val="0076289C"/>
    <w:rsid w:val="00762B89"/>
    <w:rsid w:val="00762B94"/>
    <w:rsid w:val="007630B3"/>
    <w:rsid w:val="00763285"/>
    <w:rsid w:val="0076336B"/>
    <w:rsid w:val="00763422"/>
    <w:rsid w:val="0076351A"/>
    <w:rsid w:val="0076353F"/>
    <w:rsid w:val="007635EF"/>
    <w:rsid w:val="00763BE4"/>
    <w:rsid w:val="00763C2A"/>
    <w:rsid w:val="00763D1B"/>
    <w:rsid w:val="00764096"/>
    <w:rsid w:val="00764180"/>
    <w:rsid w:val="007641C7"/>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7A1"/>
    <w:rsid w:val="0076684B"/>
    <w:rsid w:val="007668C5"/>
    <w:rsid w:val="00766998"/>
    <w:rsid w:val="00766AFF"/>
    <w:rsid w:val="00766CCA"/>
    <w:rsid w:val="00766E75"/>
    <w:rsid w:val="00766F5D"/>
    <w:rsid w:val="00766F7D"/>
    <w:rsid w:val="00767125"/>
    <w:rsid w:val="0076718F"/>
    <w:rsid w:val="007672DD"/>
    <w:rsid w:val="00767911"/>
    <w:rsid w:val="00767DB7"/>
    <w:rsid w:val="00767E99"/>
    <w:rsid w:val="00767FA9"/>
    <w:rsid w:val="00770371"/>
    <w:rsid w:val="007705ED"/>
    <w:rsid w:val="0077087F"/>
    <w:rsid w:val="00770EB6"/>
    <w:rsid w:val="00770F82"/>
    <w:rsid w:val="007716F8"/>
    <w:rsid w:val="00771835"/>
    <w:rsid w:val="00771908"/>
    <w:rsid w:val="00771DCD"/>
    <w:rsid w:val="007721B9"/>
    <w:rsid w:val="007721FA"/>
    <w:rsid w:val="007724BF"/>
    <w:rsid w:val="00772608"/>
    <w:rsid w:val="00772727"/>
    <w:rsid w:val="00772864"/>
    <w:rsid w:val="007728D6"/>
    <w:rsid w:val="00772A69"/>
    <w:rsid w:val="00772B97"/>
    <w:rsid w:val="00772CAF"/>
    <w:rsid w:val="00772FA0"/>
    <w:rsid w:val="0077300F"/>
    <w:rsid w:val="007730D0"/>
    <w:rsid w:val="007731BA"/>
    <w:rsid w:val="0077325F"/>
    <w:rsid w:val="0077340E"/>
    <w:rsid w:val="007734FD"/>
    <w:rsid w:val="007736CE"/>
    <w:rsid w:val="007739A2"/>
    <w:rsid w:val="00773C3A"/>
    <w:rsid w:val="00774040"/>
    <w:rsid w:val="00774397"/>
    <w:rsid w:val="0077469C"/>
    <w:rsid w:val="007746E2"/>
    <w:rsid w:val="00774C9F"/>
    <w:rsid w:val="00774D4A"/>
    <w:rsid w:val="0077525E"/>
    <w:rsid w:val="00775365"/>
    <w:rsid w:val="00775434"/>
    <w:rsid w:val="007754F7"/>
    <w:rsid w:val="00775C28"/>
    <w:rsid w:val="00775C71"/>
    <w:rsid w:val="00775F12"/>
    <w:rsid w:val="0077605F"/>
    <w:rsid w:val="00776331"/>
    <w:rsid w:val="007767FB"/>
    <w:rsid w:val="0077692F"/>
    <w:rsid w:val="00776A03"/>
    <w:rsid w:val="00776B94"/>
    <w:rsid w:val="00776E8F"/>
    <w:rsid w:val="00776FF2"/>
    <w:rsid w:val="00777564"/>
    <w:rsid w:val="007778D5"/>
    <w:rsid w:val="00777A04"/>
    <w:rsid w:val="00777CA7"/>
    <w:rsid w:val="00780029"/>
    <w:rsid w:val="007800D6"/>
    <w:rsid w:val="007802F5"/>
    <w:rsid w:val="0078035E"/>
    <w:rsid w:val="007806BC"/>
    <w:rsid w:val="00780814"/>
    <w:rsid w:val="00780A53"/>
    <w:rsid w:val="00780F28"/>
    <w:rsid w:val="0078105F"/>
    <w:rsid w:val="007811A2"/>
    <w:rsid w:val="007814A2"/>
    <w:rsid w:val="007815FA"/>
    <w:rsid w:val="007816CB"/>
    <w:rsid w:val="007819F4"/>
    <w:rsid w:val="00781BFF"/>
    <w:rsid w:val="00781C14"/>
    <w:rsid w:val="00781E96"/>
    <w:rsid w:val="00781EE2"/>
    <w:rsid w:val="00781FDA"/>
    <w:rsid w:val="0078214F"/>
    <w:rsid w:val="0078248B"/>
    <w:rsid w:val="00782546"/>
    <w:rsid w:val="0078255C"/>
    <w:rsid w:val="00782752"/>
    <w:rsid w:val="0078288A"/>
    <w:rsid w:val="0078290E"/>
    <w:rsid w:val="00782922"/>
    <w:rsid w:val="00782A56"/>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DFE"/>
    <w:rsid w:val="00784E06"/>
    <w:rsid w:val="00784E13"/>
    <w:rsid w:val="00784F22"/>
    <w:rsid w:val="007850D8"/>
    <w:rsid w:val="00785171"/>
    <w:rsid w:val="007852C2"/>
    <w:rsid w:val="0078566F"/>
    <w:rsid w:val="00785987"/>
    <w:rsid w:val="00785A34"/>
    <w:rsid w:val="00785B15"/>
    <w:rsid w:val="00785B64"/>
    <w:rsid w:val="00785BC6"/>
    <w:rsid w:val="00785C18"/>
    <w:rsid w:val="00785D68"/>
    <w:rsid w:val="00786584"/>
    <w:rsid w:val="0078678B"/>
    <w:rsid w:val="007868A4"/>
    <w:rsid w:val="0078694D"/>
    <w:rsid w:val="00786A93"/>
    <w:rsid w:val="00786AFE"/>
    <w:rsid w:val="00786D2B"/>
    <w:rsid w:val="00786EB0"/>
    <w:rsid w:val="0078711E"/>
    <w:rsid w:val="00787318"/>
    <w:rsid w:val="00787A33"/>
    <w:rsid w:val="00787FD5"/>
    <w:rsid w:val="0079004F"/>
    <w:rsid w:val="00790057"/>
    <w:rsid w:val="0079018B"/>
    <w:rsid w:val="007903CD"/>
    <w:rsid w:val="007906D8"/>
    <w:rsid w:val="00790797"/>
    <w:rsid w:val="007908D5"/>
    <w:rsid w:val="0079158F"/>
    <w:rsid w:val="00791909"/>
    <w:rsid w:val="0079190A"/>
    <w:rsid w:val="00791946"/>
    <w:rsid w:val="00791AEE"/>
    <w:rsid w:val="00791B48"/>
    <w:rsid w:val="00791BB2"/>
    <w:rsid w:val="00791CC8"/>
    <w:rsid w:val="00791EE0"/>
    <w:rsid w:val="00791F52"/>
    <w:rsid w:val="00792015"/>
    <w:rsid w:val="007921E1"/>
    <w:rsid w:val="00792326"/>
    <w:rsid w:val="007926A0"/>
    <w:rsid w:val="0079291B"/>
    <w:rsid w:val="00792A91"/>
    <w:rsid w:val="00792C49"/>
    <w:rsid w:val="00793045"/>
    <w:rsid w:val="00793240"/>
    <w:rsid w:val="0079343C"/>
    <w:rsid w:val="007934F3"/>
    <w:rsid w:val="007937C0"/>
    <w:rsid w:val="007938E6"/>
    <w:rsid w:val="00793950"/>
    <w:rsid w:val="007939C2"/>
    <w:rsid w:val="00793AF0"/>
    <w:rsid w:val="00793B77"/>
    <w:rsid w:val="00793B82"/>
    <w:rsid w:val="00794131"/>
    <w:rsid w:val="007942BB"/>
    <w:rsid w:val="00794412"/>
    <w:rsid w:val="007946C9"/>
    <w:rsid w:val="00794AF0"/>
    <w:rsid w:val="00794AFA"/>
    <w:rsid w:val="00794CC1"/>
    <w:rsid w:val="00795554"/>
    <w:rsid w:val="007957B4"/>
    <w:rsid w:val="00795872"/>
    <w:rsid w:val="007959B4"/>
    <w:rsid w:val="00795AF2"/>
    <w:rsid w:val="00795B55"/>
    <w:rsid w:val="00795D07"/>
    <w:rsid w:val="00795E90"/>
    <w:rsid w:val="007962A8"/>
    <w:rsid w:val="0079649C"/>
    <w:rsid w:val="007965E2"/>
    <w:rsid w:val="007967DE"/>
    <w:rsid w:val="00796803"/>
    <w:rsid w:val="00796A02"/>
    <w:rsid w:val="00796BC7"/>
    <w:rsid w:val="00797518"/>
    <w:rsid w:val="0079758F"/>
    <w:rsid w:val="007975A0"/>
    <w:rsid w:val="007A025D"/>
    <w:rsid w:val="007A0393"/>
    <w:rsid w:val="007A03A1"/>
    <w:rsid w:val="007A09A6"/>
    <w:rsid w:val="007A0DC1"/>
    <w:rsid w:val="007A0E84"/>
    <w:rsid w:val="007A10E1"/>
    <w:rsid w:val="007A10EE"/>
    <w:rsid w:val="007A124D"/>
    <w:rsid w:val="007A129E"/>
    <w:rsid w:val="007A1361"/>
    <w:rsid w:val="007A1472"/>
    <w:rsid w:val="007A14F6"/>
    <w:rsid w:val="007A1B82"/>
    <w:rsid w:val="007A1CC9"/>
    <w:rsid w:val="007A1CFF"/>
    <w:rsid w:val="007A1E1B"/>
    <w:rsid w:val="007A1EFD"/>
    <w:rsid w:val="007A1F79"/>
    <w:rsid w:val="007A2032"/>
    <w:rsid w:val="007A21FA"/>
    <w:rsid w:val="007A23A1"/>
    <w:rsid w:val="007A25A1"/>
    <w:rsid w:val="007A2696"/>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4D7"/>
    <w:rsid w:val="007A552E"/>
    <w:rsid w:val="007A565C"/>
    <w:rsid w:val="007A5D19"/>
    <w:rsid w:val="007A5F1E"/>
    <w:rsid w:val="007A5FFB"/>
    <w:rsid w:val="007A6181"/>
    <w:rsid w:val="007A6239"/>
    <w:rsid w:val="007A632A"/>
    <w:rsid w:val="007A6455"/>
    <w:rsid w:val="007A6883"/>
    <w:rsid w:val="007A6965"/>
    <w:rsid w:val="007A6B37"/>
    <w:rsid w:val="007A6BC0"/>
    <w:rsid w:val="007A6CE3"/>
    <w:rsid w:val="007A6DD8"/>
    <w:rsid w:val="007A6E19"/>
    <w:rsid w:val="007A6F79"/>
    <w:rsid w:val="007A6FCB"/>
    <w:rsid w:val="007A706C"/>
    <w:rsid w:val="007A7254"/>
    <w:rsid w:val="007A735F"/>
    <w:rsid w:val="007A75F0"/>
    <w:rsid w:val="007A78AC"/>
    <w:rsid w:val="007A79B2"/>
    <w:rsid w:val="007A7A7E"/>
    <w:rsid w:val="007A7B4C"/>
    <w:rsid w:val="007A7B98"/>
    <w:rsid w:val="007A7EF3"/>
    <w:rsid w:val="007B00D1"/>
    <w:rsid w:val="007B061B"/>
    <w:rsid w:val="007B06C5"/>
    <w:rsid w:val="007B06E2"/>
    <w:rsid w:val="007B08D8"/>
    <w:rsid w:val="007B09BE"/>
    <w:rsid w:val="007B0A19"/>
    <w:rsid w:val="007B0AD1"/>
    <w:rsid w:val="007B0D7A"/>
    <w:rsid w:val="007B0D93"/>
    <w:rsid w:val="007B0E1F"/>
    <w:rsid w:val="007B180A"/>
    <w:rsid w:val="007B18BC"/>
    <w:rsid w:val="007B1917"/>
    <w:rsid w:val="007B1A0F"/>
    <w:rsid w:val="007B1B55"/>
    <w:rsid w:val="007B1C0F"/>
    <w:rsid w:val="007B1DA6"/>
    <w:rsid w:val="007B1E93"/>
    <w:rsid w:val="007B1EB9"/>
    <w:rsid w:val="007B2091"/>
    <w:rsid w:val="007B2398"/>
    <w:rsid w:val="007B255E"/>
    <w:rsid w:val="007B2690"/>
    <w:rsid w:val="007B2944"/>
    <w:rsid w:val="007B2BDE"/>
    <w:rsid w:val="007B2E31"/>
    <w:rsid w:val="007B2E40"/>
    <w:rsid w:val="007B2ECD"/>
    <w:rsid w:val="007B2FEE"/>
    <w:rsid w:val="007B3026"/>
    <w:rsid w:val="007B334F"/>
    <w:rsid w:val="007B34B6"/>
    <w:rsid w:val="007B35F5"/>
    <w:rsid w:val="007B36AA"/>
    <w:rsid w:val="007B36CD"/>
    <w:rsid w:val="007B36F7"/>
    <w:rsid w:val="007B37DF"/>
    <w:rsid w:val="007B3885"/>
    <w:rsid w:val="007B3B22"/>
    <w:rsid w:val="007B3C14"/>
    <w:rsid w:val="007B3E9A"/>
    <w:rsid w:val="007B3EF6"/>
    <w:rsid w:val="007B4210"/>
    <w:rsid w:val="007B47A4"/>
    <w:rsid w:val="007B521C"/>
    <w:rsid w:val="007B537F"/>
    <w:rsid w:val="007B5560"/>
    <w:rsid w:val="007B558D"/>
    <w:rsid w:val="007B56C2"/>
    <w:rsid w:val="007B56FB"/>
    <w:rsid w:val="007B5818"/>
    <w:rsid w:val="007B5859"/>
    <w:rsid w:val="007B5935"/>
    <w:rsid w:val="007B5A8B"/>
    <w:rsid w:val="007B5AD2"/>
    <w:rsid w:val="007B5B99"/>
    <w:rsid w:val="007B5BFA"/>
    <w:rsid w:val="007B5C9F"/>
    <w:rsid w:val="007B5D64"/>
    <w:rsid w:val="007B5DAC"/>
    <w:rsid w:val="007B5E60"/>
    <w:rsid w:val="007B5ED7"/>
    <w:rsid w:val="007B5F11"/>
    <w:rsid w:val="007B5F64"/>
    <w:rsid w:val="007B6068"/>
    <w:rsid w:val="007B608B"/>
    <w:rsid w:val="007B621D"/>
    <w:rsid w:val="007B6899"/>
    <w:rsid w:val="007B68A6"/>
    <w:rsid w:val="007B6A43"/>
    <w:rsid w:val="007B6A6C"/>
    <w:rsid w:val="007B6BE0"/>
    <w:rsid w:val="007B6ED0"/>
    <w:rsid w:val="007B6EDC"/>
    <w:rsid w:val="007B6FB2"/>
    <w:rsid w:val="007B72BA"/>
    <w:rsid w:val="007B7478"/>
    <w:rsid w:val="007B7650"/>
    <w:rsid w:val="007B76B6"/>
    <w:rsid w:val="007B780F"/>
    <w:rsid w:val="007B7A13"/>
    <w:rsid w:val="007B7C7D"/>
    <w:rsid w:val="007B7EB6"/>
    <w:rsid w:val="007C0000"/>
    <w:rsid w:val="007C0736"/>
    <w:rsid w:val="007C08E0"/>
    <w:rsid w:val="007C0BD0"/>
    <w:rsid w:val="007C0C9D"/>
    <w:rsid w:val="007C0CED"/>
    <w:rsid w:val="007C0D04"/>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2A5"/>
    <w:rsid w:val="007C241D"/>
    <w:rsid w:val="007C25B4"/>
    <w:rsid w:val="007C2691"/>
    <w:rsid w:val="007C26B5"/>
    <w:rsid w:val="007C2ACC"/>
    <w:rsid w:val="007C2B30"/>
    <w:rsid w:val="007C2CB2"/>
    <w:rsid w:val="007C3264"/>
    <w:rsid w:val="007C32DF"/>
    <w:rsid w:val="007C3361"/>
    <w:rsid w:val="007C3461"/>
    <w:rsid w:val="007C35EC"/>
    <w:rsid w:val="007C3B5B"/>
    <w:rsid w:val="007C3BF6"/>
    <w:rsid w:val="007C3C6F"/>
    <w:rsid w:val="007C3E24"/>
    <w:rsid w:val="007C407A"/>
    <w:rsid w:val="007C40A2"/>
    <w:rsid w:val="007C42E5"/>
    <w:rsid w:val="007C45B9"/>
    <w:rsid w:val="007C46DD"/>
    <w:rsid w:val="007C49DD"/>
    <w:rsid w:val="007C4A38"/>
    <w:rsid w:val="007C4A54"/>
    <w:rsid w:val="007C4B62"/>
    <w:rsid w:val="007C4C90"/>
    <w:rsid w:val="007C4D13"/>
    <w:rsid w:val="007C4DE2"/>
    <w:rsid w:val="007C4F8F"/>
    <w:rsid w:val="007C50CA"/>
    <w:rsid w:val="007C5AEC"/>
    <w:rsid w:val="007C5CD8"/>
    <w:rsid w:val="007C5E64"/>
    <w:rsid w:val="007C5EDA"/>
    <w:rsid w:val="007C627F"/>
    <w:rsid w:val="007C63F0"/>
    <w:rsid w:val="007C647E"/>
    <w:rsid w:val="007C6BA4"/>
    <w:rsid w:val="007C6BF9"/>
    <w:rsid w:val="007C7141"/>
    <w:rsid w:val="007C7460"/>
    <w:rsid w:val="007C74F5"/>
    <w:rsid w:val="007C7939"/>
    <w:rsid w:val="007C7948"/>
    <w:rsid w:val="007C7989"/>
    <w:rsid w:val="007C7A01"/>
    <w:rsid w:val="007C7AA8"/>
    <w:rsid w:val="007C7CB2"/>
    <w:rsid w:val="007C7CEF"/>
    <w:rsid w:val="007C7F9C"/>
    <w:rsid w:val="007D0024"/>
    <w:rsid w:val="007D023E"/>
    <w:rsid w:val="007D0413"/>
    <w:rsid w:val="007D04C1"/>
    <w:rsid w:val="007D0722"/>
    <w:rsid w:val="007D09A5"/>
    <w:rsid w:val="007D0A69"/>
    <w:rsid w:val="007D0A77"/>
    <w:rsid w:val="007D0E27"/>
    <w:rsid w:val="007D10DD"/>
    <w:rsid w:val="007D1431"/>
    <w:rsid w:val="007D173F"/>
    <w:rsid w:val="007D18E4"/>
    <w:rsid w:val="007D1C56"/>
    <w:rsid w:val="007D2592"/>
    <w:rsid w:val="007D2D10"/>
    <w:rsid w:val="007D3487"/>
    <w:rsid w:val="007D353E"/>
    <w:rsid w:val="007D380B"/>
    <w:rsid w:val="007D390E"/>
    <w:rsid w:val="007D39CD"/>
    <w:rsid w:val="007D3BA5"/>
    <w:rsid w:val="007D3C49"/>
    <w:rsid w:val="007D413C"/>
    <w:rsid w:val="007D4201"/>
    <w:rsid w:val="007D42C3"/>
    <w:rsid w:val="007D4662"/>
    <w:rsid w:val="007D46D3"/>
    <w:rsid w:val="007D47EF"/>
    <w:rsid w:val="007D49B1"/>
    <w:rsid w:val="007D4A8C"/>
    <w:rsid w:val="007D4BE6"/>
    <w:rsid w:val="007D4E53"/>
    <w:rsid w:val="007D5049"/>
    <w:rsid w:val="007D55AD"/>
    <w:rsid w:val="007D56EC"/>
    <w:rsid w:val="007D5762"/>
    <w:rsid w:val="007D58A7"/>
    <w:rsid w:val="007D596B"/>
    <w:rsid w:val="007D5C61"/>
    <w:rsid w:val="007D5DDB"/>
    <w:rsid w:val="007D5FC3"/>
    <w:rsid w:val="007D6187"/>
    <w:rsid w:val="007D6235"/>
    <w:rsid w:val="007D63A1"/>
    <w:rsid w:val="007D65DA"/>
    <w:rsid w:val="007D6E40"/>
    <w:rsid w:val="007D6F91"/>
    <w:rsid w:val="007D7201"/>
    <w:rsid w:val="007D738C"/>
    <w:rsid w:val="007D7A4D"/>
    <w:rsid w:val="007D7C8E"/>
    <w:rsid w:val="007D7D2D"/>
    <w:rsid w:val="007E0278"/>
    <w:rsid w:val="007E02A9"/>
    <w:rsid w:val="007E07E9"/>
    <w:rsid w:val="007E082A"/>
    <w:rsid w:val="007E0C80"/>
    <w:rsid w:val="007E0CC8"/>
    <w:rsid w:val="007E1045"/>
    <w:rsid w:val="007E1077"/>
    <w:rsid w:val="007E1080"/>
    <w:rsid w:val="007E1573"/>
    <w:rsid w:val="007E167C"/>
    <w:rsid w:val="007E17F4"/>
    <w:rsid w:val="007E184E"/>
    <w:rsid w:val="007E1925"/>
    <w:rsid w:val="007E1950"/>
    <w:rsid w:val="007E1B37"/>
    <w:rsid w:val="007E1C87"/>
    <w:rsid w:val="007E20F3"/>
    <w:rsid w:val="007E215A"/>
    <w:rsid w:val="007E2243"/>
    <w:rsid w:val="007E229F"/>
    <w:rsid w:val="007E2C0E"/>
    <w:rsid w:val="007E2C70"/>
    <w:rsid w:val="007E2E26"/>
    <w:rsid w:val="007E304F"/>
    <w:rsid w:val="007E30E7"/>
    <w:rsid w:val="007E333A"/>
    <w:rsid w:val="007E34E4"/>
    <w:rsid w:val="007E356E"/>
    <w:rsid w:val="007E36F0"/>
    <w:rsid w:val="007E397B"/>
    <w:rsid w:val="007E3DB7"/>
    <w:rsid w:val="007E3DF6"/>
    <w:rsid w:val="007E3F13"/>
    <w:rsid w:val="007E4065"/>
    <w:rsid w:val="007E40FE"/>
    <w:rsid w:val="007E4672"/>
    <w:rsid w:val="007E46DB"/>
    <w:rsid w:val="007E48C4"/>
    <w:rsid w:val="007E4B0B"/>
    <w:rsid w:val="007E4B80"/>
    <w:rsid w:val="007E4F5B"/>
    <w:rsid w:val="007E5011"/>
    <w:rsid w:val="007E505F"/>
    <w:rsid w:val="007E5365"/>
    <w:rsid w:val="007E55A2"/>
    <w:rsid w:val="007E5B53"/>
    <w:rsid w:val="007E5CEB"/>
    <w:rsid w:val="007E5FEF"/>
    <w:rsid w:val="007E657B"/>
    <w:rsid w:val="007E670E"/>
    <w:rsid w:val="007E68B3"/>
    <w:rsid w:val="007E691C"/>
    <w:rsid w:val="007E6B2D"/>
    <w:rsid w:val="007E6EF5"/>
    <w:rsid w:val="007E7115"/>
    <w:rsid w:val="007E7175"/>
    <w:rsid w:val="007E7504"/>
    <w:rsid w:val="007E7541"/>
    <w:rsid w:val="007E763E"/>
    <w:rsid w:val="007E77F5"/>
    <w:rsid w:val="007E781C"/>
    <w:rsid w:val="007F0528"/>
    <w:rsid w:val="007F0580"/>
    <w:rsid w:val="007F0786"/>
    <w:rsid w:val="007F0BDC"/>
    <w:rsid w:val="007F0CF8"/>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DBA"/>
    <w:rsid w:val="007F2EFB"/>
    <w:rsid w:val="007F3049"/>
    <w:rsid w:val="007F3633"/>
    <w:rsid w:val="007F3E90"/>
    <w:rsid w:val="007F3EC2"/>
    <w:rsid w:val="007F40A7"/>
    <w:rsid w:val="007F412B"/>
    <w:rsid w:val="007F41CD"/>
    <w:rsid w:val="007F4671"/>
    <w:rsid w:val="007F474B"/>
    <w:rsid w:val="007F4765"/>
    <w:rsid w:val="007F4ABE"/>
    <w:rsid w:val="007F4BDA"/>
    <w:rsid w:val="007F4CAB"/>
    <w:rsid w:val="007F4F5C"/>
    <w:rsid w:val="007F5032"/>
    <w:rsid w:val="007F5640"/>
    <w:rsid w:val="007F5795"/>
    <w:rsid w:val="007F5911"/>
    <w:rsid w:val="007F5ED1"/>
    <w:rsid w:val="007F613A"/>
    <w:rsid w:val="007F65F7"/>
    <w:rsid w:val="007F6635"/>
    <w:rsid w:val="007F693B"/>
    <w:rsid w:val="007F6A99"/>
    <w:rsid w:val="007F6CD6"/>
    <w:rsid w:val="007F6EBF"/>
    <w:rsid w:val="007F6F46"/>
    <w:rsid w:val="007F6F95"/>
    <w:rsid w:val="007F71E0"/>
    <w:rsid w:val="007F7240"/>
    <w:rsid w:val="007F767B"/>
    <w:rsid w:val="007F76C2"/>
    <w:rsid w:val="007F7807"/>
    <w:rsid w:val="007F7AF0"/>
    <w:rsid w:val="007F7AFB"/>
    <w:rsid w:val="007F7DFB"/>
    <w:rsid w:val="007F7F13"/>
    <w:rsid w:val="007F7FAA"/>
    <w:rsid w:val="0080006D"/>
    <w:rsid w:val="00800113"/>
    <w:rsid w:val="00800186"/>
    <w:rsid w:val="008001B1"/>
    <w:rsid w:val="008002F1"/>
    <w:rsid w:val="00800328"/>
    <w:rsid w:val="0080062E"/>
    <w:rsid w:val="00800774"/>
    <w:rsid w:val="00800854"/>
    <w:rsid w:val="008008CF"/>
    <w:rsid w:val="00800A66"/>
    <w:rsid w:val="00800B4E"/>
    <w:rsid w:val="00800C95"/>
    <w:rsid w:val="008011E7"/>
    <w:rsid w:val="00801328"/>
    <w:rsid w:val="00801347"/>
    <w:rsid w:val="00801380"/>
    <w:rsid w:val="008015CB"/>
    <w:rsid w:val="00801744"/>
    <w:rsid w:val="00801A29"/>
    <w:rsid w:val="00801D1C"/>
    <w:rsid w:val="00801F2B"/>
    <w:rsid w:val="008023F0"/>
    <w:rsid w:val="00802A59"/>
    <w:rsid w:val="00802D5F"/>
    <w:rsid w:val="00803479"/>
    <w:rsid w:val="00803C08"/>
    <w:rsid w:val="00803EA4"/>
    <w:rsid w:val="00803F68"/>
    <w:rsid w:val="00804000"/>
    <w:rsid w:val="008042ED"/>
    <w:rsid w:val="00804518"/>
    <w:rsid w:val="00804872"/>
    <w:rsid w:val="00804884"/>
    <w:rsid w:val="0080491C"/>
    <w:rsid w:val="00804A8D"/>
    <w:rsid w:val="00804D0F"/>
    <w:rsid w:val="00804F50"/>
    <w:rsid w:val="0080512D"/>
    <w:rsid w:val="008052D5"/>
    <w:rsid w:val="008052FF"/>
    <w:rsid w:val="0080558F"/>
    <w:rsid w:val="00805749"/>
    <w:rsid w:val="008057DB"/>
    <w:rsid w:val="00805899"/>
    <w:rsid w:val="00805910"/>
    <w:rsid w:val="00805B78"/>
    <w:rsid w:val="00805EFD"/>
    <w:rsid w:val="00806035"/>
    <w:rsid w:val="00806795"/>
    <w:rsid w:val="00806BE8"/>
    <w:rsid w:val="00806C87"/>
    <w:rsid w:val="00806DE4"/>
    <w:rsid w:val="00806FBD"/>
    <w:rsid w:val="008072C8"/>
    <w:rsid w:val="0080748B"/>
    <w:rsid w:val="00807BB7"/>
    <w:rsid w:val="00810299"/>
    <w:rsid w:val="008102DD"/>
    <w:rsid w:val="00810376"/>
    <w:rsid w:val="008104AD"/>
    <w:rsid w:val="0081068F"/>
    <w:rsid w:val="0081092B"/>
    <w:rsid w:val="00810BCB"/>
    <w:rsid w:val="00810D37"/>
    <w:rsid w:val="00810E7F"/>
    <w:rsid w:val="008110A8"/>
    <w:rsid w:val="0081134D"/>
    <w:rsid w:val="00811372"/>
    <w:rsid w:val="008113A8"/>
    <w:rsid w:val="00811614"/>
    <w:rsid w:val="00811719"/>
    <w:rsid w:val="00811737"/>
    <w:rsid w:val="0081177E"/>
    <w:rsid w:val="0081199B"/>
    <w:rsid w:val="00811E4E"/>
    <w:rsid w:val="008120D7"/>
    <w:rsid w:val="00812732"/>
    <w:rsid w:val="0081276F"/>
    <w:rsid w:val="008127E1"/>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3FD"/>
    <w:rsid w:val="00814430"/>
    <w:rsid w:val="00814508"/>
    <w:rsid w:val="00814514"/>
    <w:rsid w:val="0081462B"/>
    <w:rsid w:val="008146AF"/>
    <w:rsid w:val="00814CD9"/>
    <w:rsid w:val="00814D03"/>
    <w:rsid w:val="00814D7F"/>
    <w:rsid w:val="00814F2E"/>
    <w:rsid w:val="0081523D"/>
    <w:rsid w:val="008154C7"/>
    <w:rsid w:val="00815974"/>
    <w:rsid w:val="00815C0B"/>
    <w:rsid w:val="00815D7B"/>
    <w:rsid w:val="00815E46"/>
    <w:rsid w:val="00815F10"/>
    <w:rsid w:val="0081648E"/>
    <w:rsid w:val="00816803"/>
    <w:rsid w:val="00816992"/>
    <w:rsid w:val="00816A07"/>
    <w:rsid w:val="00816C26"/>
    <w:rsid w:val="00816C6B"/>
    <w:rsid w:val="00816F23"/>
    <w:rsid w:val="00817321"/>
    <w:rsid w:val="00817451"/>
    <w:rsid w:val="008175BD"/>
    <w:rsid w:val="008175F7"/>
    <w:rsid w:val="00817756"/>
    <w:rsid w:val="008178C3"/>
    <w:rsid w:val="00817AFC"/>
    <w:rsid w:val="00817B8A"/>
    <w:rsid w:val="00817C08"/>
    <w:rsid w:val="00817D1D"/>
    <w:rsid w:val="00817D52"/>
    <w:rsid w:val="00817F18"/>
    <w:rsid w:val="00817F88"/>
    <w:rsid w:val="0082002E"/>
    <w:rsid w:val="00820184"/>
    <w:rsid w:val="00820193"/>
    <w:rsid w:val="008201C3"/>
    <w:rsid w:val="00820535"/>
    <w:rsid w:val="00820680"/>
    <w:rsid w:val="00820813"/>
    <w:rsid w:val="0082090B"/>
    <w:rsid w:val="00820F58"/>
    <w:rsid w:val="00820FA5"/>
    <w:rsid w:val="00820FD9"/>
    <w:rsid w:val="00821169"/>
    <w:rsid w:val="0082123D"/>
    <w:rsid w:val="008216BA"/>
    <w:rsid w:val="00821723"/>
    <w:rsid w:val="0082184E"/>
    <w:rsid w:val="00821A90"/>
    <w:rsid w:val="00821D0F"/>
    <w:rsid w:val="00821E7E"/>
    <w:rsid w:val="008223BF"/>
    <w:rsid w:val="00822659"/>
    <w:rsid w:val="0082285B"/>
    <w:rsid w:val="0082298E"/>
    <w:rsid w:val="00822DB1"/>
    <w:rsid w:val="00822DF6"/>
    <w:rsid w:val="008234C7"/>
    <w:rsid w:val="00823DFC"/>
    <w:rsid w:val="00823EFE"/>
    <w:rsid w:val="00823FAC"/>
    <w:rsid w:val="00823FF2"/>
    <w:rsid w:val="0082421F"/>
    <w:rsid w:val="00824226"/>
    <w:rsid w:val="008245F5"/>
    <w:rsid w:val="008247B9"/>
    <w:rsid w:val="008247DD"/>
    <w:rsid w:val="008248EA"/>
    <w:rsid w:val="00824926"/>
    <w:rsid w:val="00824A97"/>
    <w:rsid w:val="00824C54"/>
    <w:rsid w:val="00824CD9"/>
    <w:rsid w:val="00824D46"/>
    <w:rsid w:val="00825023"/>
    <w:rsid w:val="0082526A"/>
    <w:rsid w:val="008253DE"/>
    <w:rsid w:val="00825462"/>
    <w:rsid w:val="008254ED"/>
    <w:rsid w:val="008255B4"/>
    <w:rsid w:val="0082564E"/>
    <w:rsid w:val="00825CBF"/>
    <w:rsid w:val="00825EB1"/>
    <w:rsid w:val="0082618B"/>
    <w:rsid w:val="00826306"/>
    <w:rsid w:val="0082666A"/>
    <w:rsid w:val="008266FF"/>
    <w:rsid w:val="00826761"/>
    <w:rsid w:val="00826B97"/>
    <w:rsid w:val="00826BFE"/>
    <w:rsid w:val="00826D9F"/>
    <w:rsid w:val="00827295"/>
    <w:rsid w:val="00827694"/>
    <w:rsid w:val="008279EF"/>
    <w:rsid w:val="00827AD7"/>
    <w:rsid w:val="00827DD0"/>
    <w:rsid w:val="00830009"/>
    <w:rsid w:val="00830081"/>
    <w:rsid w:val="00830156"/>
    <w:rsid w:val="00830158"/>
    <w:rsid w:val="00830183"/>
    <w:rsid w:val="00830355"/>
    <w:rsid w:val="008308A0"/>
    <w:rsid w:val="00830CE9"/>
    <w:rsid w:val="00830D14"/>
    <w:rsid w:val="00830DC2"/>
    <w:rsid w:val="00830E5B"/>
    <w:rsid w:val="00830F3F"/>
    <w:rsid w:val="00830FE1"/>
    <w:rsid w:val="00831709"/>
    <w:rsid w:val="00831B3B"/>
    <w:rsid w:val="00831C4A"/>
    <w:rsid w:val="00831E92"/>
    <w:rsid w:val="00831F25"/>
    <w:rsid w:val="00831FF2"/>
    <w:rsid w:val="0083215B"/>
    <w:rsid w:val="00832275"/>
    <w:rsid w:val="00832336"/>
    <w:rsid w:val="008323AC"/>
    <w:rsid w:val="008323F6"/>
    <w:rsid w:val="00832410"/>
    <w:rsid w:val="0083253D"/>
    <w:rsid w:val="008328B4"/>
    <w:rsid w:val="00832C1C"/>
    <w:rsid w:val="00832C73"/>
    <w:rsid w:val="00832D6E"/>
    <w:rsid w:val="00832F15"/>
    <w:rsid w:val="00833092"/>
    <w:rsid w:val="0083315B"/>
    <w:rsid w:val="008331A2"/>
    <w:rsid w:val="00833261"/>
    <w:rsid w:val="008333C8"/>
    <w:rsid w:val="0083355E"/>
    <w:rsid w:val="00833621"/>
    <w:rsid w:val="0083365C"/>
    <w:rsid w:val="008338DE"/>
    <w:rsid w:val="00833DB8"/>
    <w:rsid w:val="00833EE9"/>
    <w:rsid w:val="008341B9"/>
    <w:rsid w:val="008342A8"/>
    <w:rsid w:val="008345DE"/>
    <w:rsid w:val="00834681"/>
    <w:rsid w:val="008346E3"/>
    <w:rsid w:val="008347D4"/>
    <w:rsid w:val="0083480F"/>
    <w:rsid w:val="00834CDC"/>
    <w:rsid w:val="00835721"/>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6FAD"/>
    <w:rsid w:val="008370F2"/>
    <w:rsid w:val="008373F6"/>
    <w:rsid w:val="00837582"/>
    <w:rsid w:val="00837780"/>
    <w:rsid w:val="00837ADC"/>
    <w:rsid w:val="00837B31"/>
    <w:rsid w:val="00837D1F"/>
    <w:rsid w:val="00840014"/>
    <w:rsid w:val="0084041C"/>
    <w:rsid w:val="008404D1"/>
    <w:rsid w:val="00840BA8"/>
    <w:rsid w:val="00840C24"/>
    <w:rsid w:val="00840DDD"/>
    <w:rsid w:val="00840F91"/>
    <w:rsid w:val="008412D7"/>
    <w:rsid w:val="0084157D"/>
    <w:rsid w:val="00841638"/>
    <w:rsid w:val="008416E9"/>
    <w:rsid w:val="00841745"/>
    <w:rsid w:val="008419D3"/>
    <w:rsid w:val="00841BFB"/>
    <w:rsid w:val="00841C2D"/>
    <w:rsid w:val="008422BC"/>
    <w:rsid w:val="00842338"/>
    <w:rsid w:val="008426DA"/>
    <w:rsid w:val="00842A1F"/>
    <w:rsid w:val="00842A64"/>
    <w:rsid w:val="00842AFC"/>
    <w:rsid w:val="00842CEC"/>
    <w:rsid w:val="00842DEE"/>
    <w:rsid w:val="00842E0E"/>
    <w:rsid w:val="00842F67"/>
    <w:rsid w:val="008432EC"/>
    <w:rsid w:val="008433E2"/>
    <w:rsid w:val="00843493"/>
    <w:rsid w:val="00843780"/>
    <w:rsid w:val="00843FDA"/>
    <w:rsid w:val="008440A0"/>
    <w:rsid w:val="008441F5"/>
    <w:rsid w:val="008443D2"/>
    <w:rsid w:val="00844859"/>
    <w:rsid w:val="00844C08"/>
    <w:rsid w:val="00844C93"/>
    <w:rsid w:val="00844DAE"/>
    <w:rsid w:val="00845132"/>
    <w:rsid w:val="00845490"/>
    <w:rsid w:val="00845969"/>
    <w:rsid w:val="00845CEE"/>
    <w:rsid w:val="00845CF6"/>
    <w:rsid w:val="00845EA9"/>
    <w:rsid w:val="0084607F"/>
    <w:rsid w:val="00846098"/>
    <w:rsid w:val="00846193"/>
    <w:rsid w:val="0084632A"/>
    <w:rsid w:val="008464A9"/>
    <w:rsid w:val="0084652D"/>
    <w:rsid w:val="00846910"/>
    <w:rsid w:val="00846970"/>
    <w:rsid w:val="00847141"/>
    <w:rsid w:val="00847173"/>
    <w:rsid w:val="00847B1B"/>
    <w:rsid w:val="00847FA9"/>
    <w:rsid w:val="0085015B"/>
    <w:rsid w:val="00850D08"/>
    <w:rsid w:val="00850DE9"/>
    <w:rsid w:val="008514DF"/>
    <w:rsid w:val="008518B2"/>
    <w:rsid w:val="00851AA0"/>
    <w:rsid w:val="00851B4D"/>
    <w:rsid w:val="00851B9C"/>
    <w:rsid w:val="00851C13"/>
    <w:rsid w:val="00851DCF"/>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32D"/>
    <w:rsid w:val="0085436C"/>
    <w:rsid w:val="008546FB"/>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6DD"/>
    <w:rsid w:val="00856A54"/>
    <w:rsid w:val="00856AF2"/>
    <w:rsid w:val="00856BD5"/>
    <w:rsid w:val="00856C3B"/>
    <w:rsid w:val="00856C8C"/>
    <w:rsid w:val="00856F0C"/>
    <w:rsid w:val="0085726F"/>
    <w:rsid w:val="00857296"/>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ED6"/>
    <w:rsid w:val="00860F21"/>
    <w:rsid w:val="00861028"/>
    <w:rsid w:val="0086103B"/>
    <w:rsid w:val="008610D2"/>
    <w:rsid w:val="008611C9"/>
    <w:rsid w:val="008616EC"/>
    <w:rsid w:val="0086178D"/>
    <w:rsid w:val="00861B37"/>
    <w:rsid w:val="00861E30"/>
    <w:rsid w:val="0086209C"/>
    <w:rsid w:val="0086215C"/>
    <w:rsid w:val="00862592"/>
    <w:rsid w:val="00862790"/>
    <w:rsid w:val="0086289F"/>
    <w:rsid w:val="0086296C"/>
    <w:rsid w:val="008629E7"/>
    <w:rsid w:val="00862B4D"/>
    <w:rsid w:val="00862CE9"/>
    <w:rsid w:val="00862D47"/>
    <w:rsid w:val="00862D5A"/>
    <w:rsid w:val="00863089"/>
    <w:rsid w:val="00863229"/>
    <w:rsid w:val="00863257"/>
    <w:rsid w:val="00863337"/>
    <w:rsid w:val="00863397"/>
    <w:rsid w:val="008633E2"/>
    <w:rsid w:val="0086362A"/>
    <w:rsid w:val="0086395F"/>
    <w:rsid w:val="00863C69"/>
    <w:rsid w:val="00863E74"/>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9"/>
    <w:rsid w:val="0086738F"/>
    <w:rsid w:val="008673BA"/>
    <w:rsid w:val="008673C2"/>
    <w:rsid w:val="00867444"/>
    <w:rsid w:val="008677DC"/>
    <w:rsid w:val="0086793B"/>
    <w:rsid w:val="00867CCF"/>
    <w:rsid w:val="00867D91"/>
    <w:rsid w:val="00867F8D"/>
    <w:rsid w:val="00870208"/>
    <w:rsid w:val="008704B2"/>
    <w:rsid w:val="0087073B"/>
    <w:rsid w:val="00870854"/>
    <w:rsid w:val="00870AEF"/>
    <w:rsid w:val="00870C36"/>
    <w:rsid w:val="00870C9C"/>
    <w:rsid w:val="00870CEA"/>
    <w:rsid w:val="00870D3F"/>
    <w:rsid w:val="008710C0"/>
    <w:rsid w:val="00871323"/>
    <w:rsid w:val="008713EF"/>
    <w:rsid w:val="00871466"/>
    <w:rsid w:val="008715AB"/>
    <w:rsid w:val="00871904"/>
    <w:rsid w:val="00871B84"/>
    <w:rsid w:val="00871B97"/>
    <w:rsid w:val="00871BCE"/>
    <w:rsid w:val="00871D21"/>
    <w:rsid w:val="00872364"/>
    <w:rsid w:val="00872683"/>
    <w:rsid w:val="008728BE"/>
    <w:rsid w:val="00872A28"/>
    <w:rsid w:val="00872C9D"/>
    <w:rsid w:val="008732B4"/>
    <w:rsid w:val="0087340E"/>
    <w:rsid w:val="008737FB"/>
    <w:rsid w:val="00873826"/>
    <w:rsid w:val="008738A0"/>
    <w:rsid w:val="008739A0"/>
    <w:rsid w:val="008739F8"/>
    <w:rsid w:val="00873A1D"/>
    <w:rsid w:val="00873AEA"/>
    <w:rsid w:val="00873D25"/>
    <w:rsid w:val="00873FF0"/>
    <w:rsid w:val="0087405E"/>
    <w:rsid w:val="008740F9"/>
    <w:rsid w:val="00874277"/>
    <w:rsid w:val="008742F7"/>
    <w:rsid w:val="00874A09"/>
    <w:rsid w:val="00874EA5"/>
    <w:rsid w:val="00875A9E"/>
    <w:rsid w:val="00875BC4"/>
    <w:rsid w:val="00875C49"/>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14"/>
    <w:rsid w:val="00877DC4"/>
    <w:rsid w:val="0088005A"/>
    <w:rsid w:val="008801EC"/>
    <w:rsid w:val="0088021F"/>
    <w:rsid w:val="008804B4"/>
    <w:rsid w:val="008804CD"/>
    <w:rsid w:val="008804DC"/>
    <w:rsid w:val="008806AD"/>
    <w:rsid w:val="00880C33"/>
    <w:rsid w:val="00880F44"/>
    <w:rsid w:val="008811CA"/>
    <w:rsid w:val="00881229"/>
    <w:rsid w:val="00881517"/>
    <w:rsid w:val="008815D2"/>
    <w:rsid w:val="0088191B"/>
    <w:rsid w:val="00881F7E"/>
    <w:rsid w:val="00882044"/>
    <w:rsid w:val="008825B6"/>
    <w:rsid w:val="0088324D"/>
    <w:rsid w:val="0088326B"/>
    <w:rsid w:val="008833E9"/>
    <w:rsid w:val="0088361F"/>
    <w:rsid w:val="00883C09"/>
    <w:rsid w:val="00883FD4"/>
    <w:rsid w:val="00884009"/>
    <w:rsid w:val="0088403E"/>
    <w:rsid w:val="008840B1"/>
    <w:rsid w:val="00884A3F"/>
    <w:rsid w:val="00884B6D"/>
    <w:rsid w:val="00885080"/>
    <w:rsid w:val="008852B0"/>
    <w:rsid w:val="008855EB"/>
    <w:rsid w:val="00885832"/>
    <w:rsid w:val="008858F7"/>
    <w:rsid w:val="00885962"/>
    <w:rsid w:val="00885A10"/>
    <w:rsid w:val="00885AE7"/>
    <w:rsid w:val="00885B1B"/>
    <w:rsid w:val="00885BC4"/>
    <w:rsid w:val="00885C2B"/>
    <w:rsid w:val="00885E49"/>
    <w:rsid w:val="00885FB2"/>
    <w:rsid w:val="00886A82"/>
    <w:rsid w:val="00886B77"/>
    <w:rsid w:val="00886DEE"/>
    <w:rsid w:val="00886E35"/>
    <w:rsid w:val="00886EA8"/>
    <w:rsid w:val="00887104"/>
    <w:rsid w:val="008872F8"/>
    <w:rsid w:val="00887489"/>
    <w:rsid w:val="00887961"/>
    <w:rsid w:val="00890165"/>
    <w:rsid w:val="0089022B"/>
    <w:rsid w:val="008903F5"/>
    <w:rsid w:val="008904DD"/>
    <w:rsid w:val="0089056F"/>
    <w:rsid w:val="00890706"/>
    <w:rsid w:val="008909D3"/>
    <w:rsid w:val="00890AEC"/>
    <w:rsid w:val="00890C38"/>
    <w:rsid w:val="00890D59"/>
    <w:rsid w:val="00890F57"/>
    <w:rsid w:val="008911D1"/>
    <w:rsid w:val="0089136B"/>
    <w:rsid w:val="008913FF"/>
    <w:rsid w:val="00891545"/>
    <w:rsid w:val="0089193E"/>
    <w:rsid w:val="00891992"/>
    <w:rsid w:val="00891A13"/>
    <w:rsid w:val="00891D1E"/>
    <w:rsid w:val="00892477"/>
    <w:rsid w:val="0089251F"/>
    <w:rsid w:val="008928D7"/>
    <w:rsid w:val="00892A69"/>
    <w:rsid w:val="00892C3B"/>
    <w:rsid w:val="00892C59"/>
    <w:rsid w:val="00892E09"/>
    <w:rsid w:val="0089301E"/>
    <w:rsid w:val="008930FF"/>
    <w:rsid w:val="00893386"/>
    <w:rsid w:val="00893603"/>
    <w:rsid w:val="008936A0"/>
    <w:rsid w:val="008937D3"/>
    <w:rsid w:val="0089381A"/>
    <w:rsid w:val="00893B08"/>
    <w:rsid w:val="008943FC"/>
    <w:rsid w:val="008945E4"/>
    <w:rsid w:val="008946D5"/>
    <w:rsid w:val="00894787"/>
    <w:rsid w:val="008947FF"/>
    <w:rsid w:val="00894838"/>
    <w:rsid w:val="00894843"/>
    <w:rsid w:val="00894F2E"/>
    <w:rsid w:val="0089524F"/>
    <w:rsid w:val="0089526A"/>
    <w:rsid w:val="0089534F"/>
    <w:rsid w:val="00895698"/>
    <w:rsid w:val="00895A05"/>
    <w:rsid w:val="00895A0A"/>
    <w:rsid w:val="00895B48"/>
    <w:rsid w:val="00895C8B"/>
    <w:rsid w:val="00895D52"/>
    <w:rsid w:val="00895E62"/>
    <w:rsid w:val="00896361"/>
    <w:rsid w:val="00896A02"/>
    <w:rsid w:val="00896B61"/>
    <w:rsid w:val="00896C61"/>
    <w:rsid w:val="00896CEE"/>
    <w:rsid w:val="00897109"/>
    <w:rsid w:val="0089717C"/>
    <w:rsid w:val="008972EE"/>
    <w:rsid w:val="008977FB"/>
    <w:rsid w:val="0089791A"/>
    <w:rsid w:val="00897C27"/>
    <w:rsid w:val="00897CCB"/>
    <w:rsid w:val="00897F09"/>
    <w:rsid w:val="00897F3E"/>
    <w:rsid w:val="008A0668"/>
    <w:rsid w:val="008A0676"/>
    <w:rsid w:val="008A0706"/>
    <w:rsid w:val="008A07A6"/>
    <w:rsid w:val="008A0CE0"/>
    <w:rsid w:val="008A13CF"/>
    <w:rsid w:val="008A15B2"/>
    <w:rsid w:val="008A1788"/>
    <w:rsid w:val="008A1E65"/>
    <w:rsid w:val="008A22C0"/>
    <w:rsid w:val="008A2435"/>
    <w:rsid w:val="008A2579"/>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4FDE"/>
    <w:rsid w:val="008A5080"/>
    <w:rsid w:val="008A5290"/>
    <w:rsid w:val="008A580B"/>
    <w:rsid w:val="008A5BB2"/>
    <w:rsid w:val="008A5DAF"/>
    <w:rsid w:val="008A5E7C"/>
    <w:rsid w:val="008A6229"/>
    <w:rsid w:val="008A6420"/>
    <w:rsid w:val="008A6473"/>
    <w:rsid w:val="008A6673"/>
    <w:rsid w:val="008A6754"/>
    <w:rsid w:val="008A68FA"/>
    <w:rsid w:val="008A722B"/>
    <w:rsid w:val="008A75FA"/>
    <w:rsid w:val="008A7E7E"/>
    <w:rsid w:val="008A7EBB"/>
    <w:rsid w:val="008B008B"/>
    <w:rsid w:val="008B030D"/>
    <w:rsid w:val="008B03E7"/>
    <w:rsid w:val="008B097B"/>
    <w:rsid w:val="008B09E3"/>
    <w:rsid w:val="008B0F59"/>
    <w:rsid w:val="008B0FA0"/>
    <w:rsid w:val="008B1241"/>
    <w:rsid w:val="008B1516"/>
    <w:rsid w:val="008B1538"/>
    <w:rsid w:val="008B156F"/>
    <w:rsid w:val="008B1607"/>
    <w:rsid w:val="008B1AF3"/>
    <w:rsid w:val="008B1B75"/>
    <w:rsid w:val="008B1C33"/>
    <w:rsid w:val="008B1E37"/>
    <w:rsid w:val="008B1EF5"/>
    <w:rsid w:val="008B20DE"/>
    <w:rsid w:val="008B22D2"/>
    <w:rsid w:val="008B2492"/>
    <w:rsid w:val="008B25E5"/>
    <w:rsid w:val="008B25F7"/>
    <w:rsid w:val="008B29B3"/>
    <w:rsid w:val="008B2B6F"/>
    <w:rsid w:val="008B2CCC"/>
    <w:rsid w:val="008B2D5C"/>
    <w:rsid w:val="008B2F1E"/>
    <w:rsid w:val="008B31FC"/>
    <w:rsid w:val="008B3745"/>
    <w:rsid w:val="008B3771"/>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3F6"/>
    <w:rsid w:val="008B5419"/>
    <w:rsid w:val="008B56E5"/>
    <w:rsid w:val="008B5778"/>
    <w:rsid w:val="008B59A3"/>
    <w:rsid w:val="008B5B58"/>
    <w:rsid w:val="008B5C17"/>
    <w:rsid w:val="008B5CB1"/>
    <w:rsid w:val="008B5F17"/>
    <w:rsid w:val="008B6297"/>
    <w:rsid w:val="008B62B3"/>
    <w:rsid w:val="008B6323"/>
    <w:rsid w:val="008B63E0"/>
    <w:rsid w:val="008B66FE"/>
    <w:rsid w:val="008B673A"/>
    <w:rsid w:val="008B6A10"/>
    <w:rsid w:val="008B6E84"/>
    <w:rsid w:val="008B6F4B"/>
    <w:rsid w:val="008B7068"/>
    <w:rsid w:val="008B7373"/>
    <w:rsid w:val="008B73A0"/>
    <w:rsid w:val="008B751F"/>
    <w:rsid w:val="008B782B"/>
    <w:rsid w:val="008B7D09"/>
    <w:rsid w:val="008B7E8E"/>
    <w:rsid w:val="008B7EFC"/>
    <w:rsid w:val="008B7F86"/>
    <w:rsid w:val="008C021D"/>
    <w:rsid w:val="008C0243"/>
    <w:rsid w:val="008C04F5"/>
    <w:rsid w:val="008C050B"/>
    <w:rsid w:val="008C0698"/>
    <w:rsid w:val="008C0793"/>
    <w:rsid w:val="008C07AF"/>
    <w:rsid w:val="008C07E6"/>
    <w:rsid w:val="008C0D67"/>
    <w:rsid w:val="008C0E74"/>
    <w:rsid w:val="008C0E8C"/>
    <w:rsid w:val="008C10E2"/>
    <w:rsid w:val="008C11BE"/>
    <w:rsid w:val="008C12A0"/>
    <w:rsid w:val="008C12B7"/>
    <w:rsid w:val="008C1420"/>
    <w:rsid w:val="008C1A00"/>
    <w:rsid w:val="008C1B05"/>
    <w:rsid w:val="008C1EAB"/>
    <w:rsid w:val="008C2209"/>
    <w:rsid w:val="008C24FE"/>
    <w:rsid w:val="008C2B1C"/>
    <w:rsid w:val="008C2C53"/>
    <w:rsid w:val="008C2CED"/>
    <w:rsid w:val="008C2D55"/>
    <w:rsid w:val="008C2FC7"/>
    <w:rsid w:val="008C2FDF"/>
    <w:rsid w:val="008C30DD"/>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B20"/>
    <w:rsid w:val="008C7E17"/>
    <w:rsid w:val="008C7E27"/>
    <w:rsid w:val="008C7EFF"/>
    <w:rsid w:val="008D0041"/>
    <w:rsid w:val="008D01AA"/>
    <w:rsid w:val="008D0239"/>
    <w:rsid w:val="008D027F"/>
    <w:rsid w:val="008D06FC"/>
    <w:rsid w:val="008D0A0C"/>
    <w:rsid w:val="008D0B46"/>
    <w:rsid w:val="008D0BA1"/>
    <w:rsid w:val="008D0C7F"/>
    <w:rsid w:val="008D0D68"/>
    <w:rsid w:val="008D0F8E"/>
    <w:rsid w:val="008D10F1"/>
    <w:rsid w:val="008D1660"/>
    <w:rsid w:val="008D16CD"/>
    <w:rsid w:val="008D18E7"/>
    <w:rsid w:val="008D1928"/>
    <w:rsid w:val="008D196B"/>
    <w:rsid w:val="008D1981"/>
    <w:rsid w:val="008D1BFC"/>
    <w:rsid w:val="008D227E"/>
    <w:rsid w:val="008D22C7"/>
    <w:rsid w:val="008D26C5"/>
    <w:rsid w:val="008D3024"/>
    <w:rsid w:val="008D307E"/>
    <w:rsid w:val="008D3184"/>
    <w:rsid w:val="008D32E2"/>
    <w:rsid w:val="008D3428"/>
    <w:rsid w:val="008D353C"/>
    <w:rsid w:val="008D364B"/>
    <w:rsid w:val="008D39CC"/>
    <w:rsid w:val="008D3C5E"/>
    <w:rsid w:val="008D3E0B"/>
    <w:rsid w:val="008D3E22"/>
    <w:rsid w:val="008D3F64"/>
    <w:rsid w:val="008D3F9D"/>
    <w:rsid w:val="008D41BF"/>
    <w:rsid w:val="008D4375"/>
    <w:rsid w:val="008D44C5"/>
    <w:rsid w:val="008D4531"/>
    <w:rsid w:val="008D4596"/>
    <w:rsid w:val="008D4686"/>
    <w:rsid w:val="008D46CC"/>
    <w:rsid w:val="008D46D9"/>
    <w:rsid w:val="008D4AD4"/>
    <w:rsid w:val="008D4C71"/>
    <w:rsid w:val="008D4D1E"/>
    <w:rsid w:val="008D502B"/>
    <w:rsid w:val="008D519E"/>
    <w:rsid w:val="008D520A"/>
    <w:rsid w:val="008D5237"/>
    <w:rsid w:val="008D5292"/>
    <w:rsid w:val="008D5426"/>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982"/>
    <w:rsid w:val="008D7A07"/>
    <w:rsid w:val="008D7B66"/>
    <w:rsid w:val="008D7C93"/>
    <w:rsid w:val="008D7DB1"/>
    <w:rsid w:val="008D7E9D"/>
    <w:rsid w:val="008E020E"/>
    <w:rsid w:val="008E02AD"/>
    <w:rsid w:val="008E0300"/>
    <w:rsid w:val="008E05B7"/>
    <w:rsid w:val="008E063F"/>
    <w:rsid w:val="008E06B1"/>
    <w:rsid w:val="008E0782"/>
    <w:rsid w:val="008E0A21"/>
    <w:rsid w:val="008E0B2B"/>
    <w:rsid w:val="008E0B43"/>
    <w:rsid w:val="008E0E76"/>
    <w:rsid w:val="008E104B"/>
    <w:rsid w:val="008E10E3"/>
    <w:rsid w:val="008E1372"/>
    <w:rsid w:val="008E15B0"/>
    <w:rsid w:val="008E165F"/>
    <w:rsid w:val="008E19EC"/>
    <w:rsid w:val="008E1D01"/>
    <w:rsid w:val="008E1E68"/>
    <w:rsid w:val="008E1F22"/>
    <w:rsid w:val="008E1FA3"/>
    <w:rsid w:val="008E20C1"/>
    <w:rsid w:val="008E239F"/>
    <w:rsid w:val="008E2501"/>
    <w:rsid w:val="008E2522"/>
    <w:rsid w:val="008E27F0"/>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B54"/>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4E1"/>
    <w:rsid w:val="008E76FE"/>
    <w:rsid w:val="008E7A10"/>
    <w:rsid w:val="008E7B1E"/>
    <w:rsid w:val="008F00EE"/>
    <w:rsid w:val="008F01FB"/>
    <w:rsid w:val="008F0280"/>
    <w:rsid w:val="008F03E1"/>
    <w:rsid w:val="008F058F"/>
    <w:rsid w:val="008F08B8"/>
    <w:rsid w:val="008F09AA"/>
    <w:rsid w:val="008F09F5"/>
    <w:rsid w:val="008F0B47"/>
    <w:rsid w:val="008F0C7C"/>
    <w:rsid w:val="008F0DFD"/>
    <w:rsid w:val="008F0F60"/>
    <w:rsid w:val="008F1001"/>
    <w:rsid w:val="008F1545"/>
    <w:rsid w:val="008F17AE"/>
    <w:rsid w:val="008F1A15"/>
    <w:rsid w:val="008F1DD7"/>
    <w:rsid w:val="008F1E38"/>
    <w:rsid w:val="008F1ECE"/>
    <w:rsid w:val="008F1F32"/>
    <w:rsid w:val="008F23C8"/>
    <w:rsid w:val="008F2431"/>
    <w:rsid w:val="008F2541"/>
    <w:rsid w:val="008F256E"/>
    <w:rsid w:val="008F25C5"/>
    <w:rsid w:val="008F261A"/>
    <w:rsid w:val="008F2953"/>
    <w:rsid w:val="008F298C"/>
    <w:rsid w:val="008F2CF5"/>
    <w:rsid w:val="008F2D38"/>
    <w:rsid w:val="008F3070"/>
    <w:rsid w:val="008F3387"/>
    <w:rsid w:val="008F3479"/>
    <w:rsid w:val="008F34A0"/>
    <w:rsid w:val="008F34D8"/>
    <w:rsid w:val="008F366E"/>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6F9F"/>
    <w:rsid w:val="008F7167"/>
    <w:rsid w:val="008F73FE"/>
    <w:rsid w:val="008F75F8"/>
    <w:rsid w:val="008F78F0"/>
    <w:rsid w:val="008F7A42"/>
    <w:rsid w:val="008F7CF7"/>
    <w:rsid w:val="00900025"/>
    <w:rsid w:val="0090046B"/>
    <w:rsid w:val="00900943"/>
    <w:rsid w:val="00900ABB"/>
    <w:rsid w:val="00900B32"/>
    <w:rsid w:val="00900CED"/>
    <w:rsid w:val="00900EAA"/>
    <w:rsid w:val="009011E7"/>
    <w:rsid w:val="009013A8"/>
    <w:rsid w:val="0090151A"/>
    <w:rsid w:val="00901C05"/>
    <w:rsid w:val="00901CC9"/>
    <w:rsid w:val="00901D26"/>
    <w:rsid w:val="00901F99"/>
    <w:rsid w:val="009021F4"/>
    <w:rsid w:val="00902343"/>
    <w:rsid w:val="0090237B"/>
    <w:rsid w:val="009023EB"/>
    <w:rsid w:val="00902784"/>
    <w:rsid w:val="0090298F"/>
    <w:rsid w:val="00902AF1"/>
    <w:rsid w:val="00902CF3"/>
    <w:rsid w:val="00902D36"/>
    <w:rsid w:val="00902D38"/>
    <w:rsid w:val="00902F1E"/>
    <w:rsid w:val="0090313F"/>
    <w:rsid w:val="009032AA"/>
    <w:rsid w:val="0090331B"/>
    <w:rsid w:val="009035CC"/>
    <w:rsid w:val="009035F4"/>
    <w:rsid w:val="0090371A"/>
    <w:rsid w:val="00903954"/>
    <w:rsid w:val="00903B85"/>
    <w:rsid w:val="00903DBA"/>
    <w:rsid w:val="00903ED0"/>
    <w:rsid w:val="00903F63"/>
    <w:rsid w:val="0090411D"/>
    <w:rsid w:val="009041AF"/>
    <w:rsid w:val="00904226"/>
    <w:rsid w:val="0090451C"/>
    <w:rsid w:val="009046E4"/>
    <w:rsid w:val="00904833"/>
    <w:rsid w:val="0090491B"/>
    <w:rsid w:val="00904934"/>
    <w:rsid w:val="00904A61"/>
    <w:rsid w:val="00904B6E"/>
    <w:rsid w:val="00904C1F"/>
    <w:rsid w:val="009051A0"/>
    <w:rsid w:val="009055CE"/>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5C"/>
    <w:rsid w:val="009103EC"/>
    <w:rsid w:val="00910530"/>
    <w:rsid w:val="00910D86"/>
    <w:rsid w:val="00910EBC"/>
    <w:rsid w:val="0091135E"/>
    <w:rsid w:val="009117EB"/>
    <w:rsid w:val="00911C2E"/>
    <w:rsid w:val="0091204F"/>
    <w:rsid w:val="0091228B"/>
    <w:rsid w:val="00912507"/>
    <w:rsid w:val="0091284D"/>
    <w:rsid w:val="009129FF"/>
    <w:rsid w:val="00912DBE"/>
    <w:rsid w:val="00913287"/>
    <w:rsid w:val="0091379C"/>
    <w:rsid w:val="00913AB5"/>
    <w:rsid w:val="00913DB5"/>
    <w:rsid w:val="00913DCC"/>
    <w:rsid w:val="00913E79"/>
    <w:rsid w:val="00913F4D"/>
    <w:rsid w:val="009140DC"/>
    <w:rsid w:val="00914264"/>
    <w:rsid w:val="009142CB"/>
    <w:rsid w:val="009144DE"/>
    <w:rsid w:val="0091481F"/>
    <w:rsid w:val="00914A38"/>
    <w:rsid w:val="00914AB2"/>
    <w:rsid w:val="00914F76"/>
    <w:rsid w:val="00914FC7"/>
    <w:rsid w:val="00915467"/>
    <w:rsid w:val="009155B9"/>
    <w:rsid w:val="00915A8C"/>
    <w:rsid w:val="00915B28"/>
    <w:rsid w:val="00915B59"/>
    <w:rsid w:val="00915EBD"/>
    <w:rsid w:val="0091614C"/>
    <w:rsid w:val="00916335"/>
    <w:rsid w:val="00916784"/>
    <w:rsid w:val="009167C0"/>
    <w:rsid w:val="00916841"/>
    <w:rsid w:val="00916B46"/>
    <w:rsid w:val="00916CDC"/>
    <w:rsid w:val="0091743C"/>
    <w:rsid w:val="00917544"/>
    <w:rsid w:val="009175B4"/>
    <w:rsid w:val="009175CA"/>
    <w:rsid w:val="0091765D"/>
    <w:rsid w:val="00917942"/>
    <w:rsid w:val="00917B98"/>
    <w:rsid w:val="00917EA1"/>
    <w:rsid w:val="00917F1F"/>
    <w:rsid w:val="00917F74"/>
    <w:rsid w:val="00917F92"/>
    <w:rsid w:val="009202AF"/>
    <w:rsid w:val="009202CD"/>
    <w:rsid w:val="0092054D"/>
    <w:rsid w:val="00920682"/>
    <w:rsid w:val="009207FE"/>
    <w:rsid w:val="00920B2F"/>
    <w:rsid w:val="00920CB4"/>
    <w:rsid w:val="009210DB"/>
    <w:rsid w:val="009210E3"/>
    <w:rsid w:val="0092131D"/>
    <w:rsid w:val="009213D8"/>
    <w:rsid w:val="009213F6"/>
    <w:rsid w:val="00921465"/>
    <w:rsid w:val="00921912"/>
    <w:rsid w:val="00921AFD"/>
    <w:rsid w:val="00921B08"/>
    <w:rsid w:val="00921E11"/>
    <w:rsid w:val="00921FE1"/>
    <w:rsid w:val="0092204C"/>
    <w:rsid w:val="0092211B"/>
    <w:rsid w:val="0092214B"/>
    <w:rsid w:val="0092218F"/>
    <w:rsid w:val="009221DC"/>
    <w:rsid w:val="009225BC"/>
    <w:rsid w:val="0092263B"/>
    <w:rsid w:val="00922691"/>
    <w:rsid w:val="00922736"/>
    <w:rsid w:val="00922AE8"/>
    <w:rsid w:val="00922EE3"/>
    <w:rsid w:val="00923097"/>
    <w:rsid w:val="00923212"/>
    <w:rsid w:val="009238D7"/>
    <w:rsid w:val="009239EB"/>
    <w:rsid w:val="00923AF3"/>
    <w:rsid w:val="00924172"/>
    <w:rsid w:val="009245B1"/>
    <w:rsid w:val="009245C0"/>
    <w:rsid w:val="009246C6"/>
    <w:rsid w:val="009246D5"/>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577"/>
    <w:rsid w:val="009266FE"/>
    <w:rsid w:val="009267F5"/>
    <w:rsid w:val="00926B1A"/>
    <w:rsid w:val="00926C9C"/>
    <w:rsid w:val="00926CB6"/>
    <w:rsid w:val="00926F62"/>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531"/>
    <w:rsid w:val="00931738"/>
    <w:rsid w:val="00931B00"/>
    <w:rsid w:val="00931FE4"/>
    <w:rsid w:val="009321F0"/>
    <w:rsid w:val="00932359"/>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72B"/>
    <w:rsid w:val="0093492E"/>
    <w:rsid w:val="00934B7B"/>
    <w:rsid w:val="00935352"/>
    <w:rsid w:val="009358AA"/>
    <w:rsid w:val="00935B00"/>
    <w:rsid w:val="00935C38"/>
    <w:rsid w:val="00935F07"/>
    <w:rsid w:val="00936096"/>
    <w:rsid w:val="0093615E"/>
    <w:rsid w:val="009362C5"/>
    <w:rsid w:val="009366E4"/>
    <w:rsid w:val="009366F4"/>
    <w:rsid w:val="00936BCF"/>
    <w:rsid w:val="00937057"/>
    <w:rsid w:val="009370E5"/>
    <w:rsid w:val="009378C9"/>
    <w:rsid w:val="00937B49"/>
    <w:rsid w:val="00937B56"/>
    <w:rsid w:val="00937CFA"/>
    <w:rsid w:val="009400BC"/>
    <w:rsid w:val="00940187"/>
    <w:rsid w:val="0094034F"/>
    <w:rsid w:val="00940436"/>
    <w:rsid w:val="0094065A"/>
    <w:rsid w:val="009409C0"/>
    <w:rsid w:val="00940A72"/>
    <w:rsid w:val="00940B7C"/>
    <w:rsid w:val="00940F62"/>
    <w:rsid w:val="00941019"/>
    <w:rsid w:val="00941117"/>
    <w:rsid w:val="00941245"/>
    <w:rsid w:val="00941288"/>
    <w:rsid w:val="00941383"/>
    <w:rsid w:val="00941573"/>
    <w:rsid w:val="009419E8"/>
    <w:rsid w:val="00941B1B"/>
    <w:rsid w:val="00941CAF"/>
    <w:rsid w:val="00941CB8"/>
    <w:rsid w:val="00941D19"/>
    <w:rsid w:val="00941E34"/>
    <w:rsid w:val="00941F50"/>
    <w:rsid w:val="009421B7"/>
    <w:rsid w:val="009421F3"/>
    <w:rsid w:val="00942265"/>
    <w:rsid w:val="00942316"/>
    <w:rsid w:val="009423F5"/>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00"/>
    <w:rsid w:val="00943E17"/>
    <w:rsid w:val="00943F9A"/>
    <w:rsid w:val="00944140"/>
    <w:rsid w:val="00944194"/>
    <w:rsid w:val="0094445B"/>
    <w:rsid w:val="00944499"/>
    <w:rsid w:val="009444C8"/>
    <w:rsid w:val="00944989"/>
    <w:rsid w:val="00944992"/>
    <w:rsid w:val="00944A37"/>
    <w:rsid w:val="00944BF3"/>
    <w:rsid w:val="00944C2D"/>
    <w:rsid w:val="00944C3A"/>
    <w:rsid w:val="00944DE0"/>
    <w:rsid w:val="00944F9A"/>
    <w:rsid w:val="00945384"/>
    <w:rsid w:val="0094556E"/>
    <w:rsid w:val="0094571B"/>
    <w:rsid w:val="0094596F"/>
    <w:rsid w:val="00945A59"/>
    <w:rsid w:val="00945E55"/>
    <w:rsid w:val="00945E77"/>
    <w:rsid w:val="00945F88"/>
    <w:rsid w:val="0094617E"/>
    <w:rsid w:val="009464A0"/>
    <w:rsid w:val="009468E9"/>
    <w:rsid w:val="009468F6"/>
    <w:rsid w:val="00946A87"/>
    <w:rsid w:val="00946DC7"/>
    <w:rsid w:val="00946DE9"/>
    <w:rsid w:val="00946E9C"/>
    <w:rsid w:val="00947267"/>
    <w:rsid w:val="00947379"/>
    <w:rsid w:val="00947807"/>
    <w:rsid w:val="00947A62"/>
    <w:rsid w:val="00947C26"/>
    <w:rsid w:val="00947D51"/>
    <w:rsid w:val="00947E90"/>
    <w:rsid w:val="00947F24"/>
    <w:rsid w:val="0095004B"/>
    <w:rsid w:val="00950350"/>
    <w:rsid w:val="0095041A"/>
    <w:rsid w:val="00950589"/>
    <w:rsid w:val="009505AB"/>
    <w:rsid w:val="00950A33"/>
    <w:rsid w:val="00950CA9"/>
    <w:rsid w:val="00950D00"/>
    <w:rsid w:val="00950DF0"/>
    <w:rsid w:val="00951098"/>
    <w:rsid w:val="00951280"/>
    <w:rsid w:val="009515C7"/>
    <w:rsid w:val="00951750"/>
    <w:rsid w:val="009517F2"/>
    <w:rsid w:val="00951B2F"/>
    <w:rsid w:val="009521F2"/>
    <w:rsid w:val="00952401"/>
    <w:rsid w:val="00952717"/>
    <w:rsid w:val="009527AD"/>
    <w:rsid w:val="0095287E"/>
    <w:rsid w:val="009528BE"/>
    <w:rsid w:val="009528C1"/>
    <w:rsid w:val="00952CC6"/>
    <w:rsid w:val="00952CD9"/>
    <w:rsid w:val="0095311C"/>
    <w:rsid w:val="00953190"/>
    <w:rsid w:val="0095327F"/>
    <w:rsid w:val="00953425"/>
    <w:rsid w:val="009534AB"/>
    <w:rsid w:val="00953741"/>
    <w:rsid w:val="009537A3"/>
    <w:rsid w:val="00953C1A"/>
    <w:rsid w:val="00953C3C"/>
    <w:rsid w:val="00953E34"/>
    <w:rsid w:val="00953E88"/>
    <w:rsid w:val="00953E93"/>
    <w:rsid w:val="00953F11"/>
    <w:rsid w:val="009540AE"/>
    <w:rsid w:val="009543D3"/>
    <w:rsid w:val="0095458E"/>
    <w:rsid w:val="0095481A"/>
    <w:rsid w:val="00954A8F"/>
    <w:rsid w:val="00954D25"/>
    <w:rsid w:val="00954DD6"/>
    <w:rsid w:val="00954FF2"/>
    <w:rsid w:val="009555EA"/>
    <w:rsid w:val="0095571B"/>
    <w:rsid w:val="00955B61"/>
    <w:rsid w:val="00955B86"/>
    <w:rsid w:val="00955CA1"/>
    <w:rsid w:val="00955EE8"/>
    <w:rsid w:val="00955FA3"/>
    <w:rsid w:val="00956300"/>
    <w:rsid w:val="009567C9"/>
    <w:rsid w:val="00956AB6"/>
    <w:rsid w:val="00956C18"/>
    <w:rsid w:val="00956F54"/>
    <w:rsid w:val="00957006"/>
    <w:rsid w:val="00957176"/>
    <w:rsid w:val="009574BF"/>
    <w:rsid w:val="0095752C"/>
    <w:rsid w:val="00957550"/>
    <w:rsid w:val="00957919"/>
    <w:rsid w:val="009579CF"/>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2FF7"/>
    <w:rsid w:val="00963102"/>
    <w:rsid w:val="009631B5"/>
    <w:rsid w:val="009632A2"/>
    <w:rsid w:val="0096393C"/>
    <w:rsid w:val="0096394B"/>
    <w:rsid w:val="0096396E"/>
    <w:rsid w:val="00963D56"/>
    <w:rsid w:val="00963DF4"/>
    <w:rsid w:val="00963E23"/>
    <w:rsid w:val="00963FA2"/>
    <w:rsid w:val="00963FDB"/>
    <w:rsid w:val="00964169"/>
    <w:rsid w:val="0096418E"/>
    <w:rsid w:val="009641C9"/>
    <w:rsid w:val="00964855"/>
    <w:rsid w:val="00964C6D"/>
    <w:rsid w:val="00965090"/>
    <w:rsid w:val="00965113"/>
    <w:rsid w:val="00965558"/>
    <w:rsid w:val="00965694"/>
    <w:rsid w:val="009657A3"/>
    <w:rsid w:val="0096580A"/>
    <w:rsid w:val="00965C5A"/>
    <w:rsid w:val="00965D79"/>
    <w:rsid w:val="00965E9F"/>
    <w:rsid w:val="00966110"/>
    <w:rsid w:val="009663C9"/>
    <w:rsid w:val="009669F9"/>
    <w:rsid w:val="00966A37"/>
    <w:rsid w:val="00966ABE"/>
    <w:rsid w:val="00966B0F"/>
    <w:rsid w:val="00966CAF"/>
    <w:rsid w:val="00966D02"/>
    <w:rsid w:val="00966F66"/>
    <w:rsid w:val="00967154"/>
    <w:rsid w:val="0096733A"/>
    <w:rsid w:val="009677C8"/>
    <w:rsid w:val="009677D7"/>
    <w:rsid w:val="00967855"/>
    <w:rsid w:val="00967A2A"/>
    <w:rsid w:val="00967AB3"/>
    <w:rsid w:val="009700D3"/>
    <w:rsid w:val="009705C3"/>
    <w:rsid w:val="009708E3"/>
    <w:rsid w:val="009709E9"/>
    <w:rsid w:val="00970A07"/>
    <w:rsid w:val="00970AF7"/>
    <w:rsid w:val="00970BA1"/>
    <w:rsid w:val="00970D66"/>
    <w:rsid w:val="00970DB5"/>
    <w:rsid w:val="0097105C"/>
    <w:rsid w:val="0097122C"/>
    <w:rsid w:val="00971366"/>
    <w:rsid w:val="00971723"/>
    <w:rsid w:val="009719CF"/>
    <w:rsid w:val="00971A13"/>
    <w:rsid w:val="00971A46"/>
    <w:rsid w:val="00971AC8"/>
    <w:rsid w:val="00971BE7"/>
    <w:rsid w:val="00972057"/>
    <w:rsid w:val="00972775"/>
    <w:rsid w:val="0097299D"/>
    <w:rsid w:val="00972C73"/>
    <w:rsid w:val="00972ED1"/>
    <w:rsid w:val="0097302C"/>
    <w:rsid w:val="00973170"/>
    <w:rsid w:val="009731CA"/>
    <w:rsid w:val="00973292"/>
    <w:rsid w:val="009733C2"/>
    <w:rsid w:val="009733C3"/>
    <w:rsid w:val="00973A91"/>
    <w:rsid w:val="00973AA9"/>
    <w:rsid w:val="00973B3A"/>
    <w:rsid w:val="00973C02"/>
    <w:rsid w:val="00973CB2"/>
    <w:rsid w:val="00973D59"/>
    <w:rsid w:val="00974137"/>
    <w:rsid w:val="0097418F"/>
    <w:rsid w:val="009741E5"/>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75C"/>
    <w:rsid w:val="00976AA6"/>
    <w:rsid w:val="00976B44"/>
    <w:rsid w:val="00976B65"/>
    <w:rsid w:val="00976E5D"/>
    <w:rsid w:val="00977376"/>
    <w:rsid w:val="0097752A"/>
    <w:rsid w:val="0097786A"/>
    <w:rsid w:val="009779FC"/>
    <w:rsid w:val="00977B59"/>
    <w:rsid w:val="00977C44"/>
    <w:rsid w:val="00977FB5"/>
    <w:rsid w:val="00980047"/>
    <w:rsid w:val="0098058B"/>
    <w:rsid w:val="009807EE"/>
    <w:rsid w:val="009807F9"/>
    <w:rsid w:val="00980850"/>
    <w:rsid w:val="009808D1"/>
    <w:rsid w:val="009809BC"/>
    <w:rsid w:val="00980A18"/>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2D57"/>
    <w:rsid w:val="00983017"/>
    <w:rsid w:val="00983485"/>
    <w:rsid w:val="009835FC"/>
    <w:rsid w:val="00983E1F"/>
    <w:rsid w:val="00983E25"/>
    <w:rsid w:val="009840CF"/>
    <w:rsid w:val="0098426E"/>
    <w:rsid w:val="009842AA"/>
    <w:rsid w:val="0098439A"/>
    <w:rsid w:val="0098440F"/>
    <w:rsid w:val="00984453"/>
    <w:rsid w:val="009844DC"/>
    <w:rsid w:val="009845B3"/>
    <w:rsid w:val="009845E6"/>
    <w:rsid w:val="00984674"/>
    <w:rsid w:val="009846FE"/>
    <w:rsid w:val="00984ADE"/>
    <w:rsid w:val="00984E72"/>
    <w:rsid w:val="00984F36"/>
    <w:rsid w:val="00984FD4"/>
    <w:rsid w:val="009851B9"/>
    <w:rsid w:val="0098527B"/>
    <w:rsid w:val="009853A3"/>
    <w:rsid w:val="009855BD"/>
    <w:rsid w:val="00985AE2"/>
    <w:rsid w:val="00985C1D"/>
    <w:rsid w:val="00985D25"/>
    <w:rsid w:val="00985F3A"/>
    <w:rsid w:val="00986125"/>
    <w:rsid w:val="0098621E"/>
    <w:rsid w:val="00986469"/>
    <w:rsid w:val="00986814"/>
    <w:rsid w:val="0098706D"/>
    <w:rsid w:val="0098730B"/>
    <w:rsid w:val="00987616"/>
    <w:rsid w:val="00987634"/>
    <w:rsid w:val="009903D0"/>
    <w:rsid w:val="009904BD"/>
    <w:rsid w:val="0099051B"/>
    <w:rsid w:val="00990749"/>
    <w:rsid w:val="00990AD2"/>
    <w:rsid w:val="00990C8A"/>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9D4"/>
    <w:rsid w:val="00992AC8"/>
    <w:rsid w:val="00992B54"/>
    <w:rsid w:val="00992B7A"/>
    <w:rsid w:val="00992BA5"/>
    <w:rsid w:val="00992CE2"/>
    <w:rsid w:val="00992CFB"/>
    <w:rsid w:val="00992FBE"/>
    <w:rsid w:val="0099303B"/>
    <w:rsid w:val="009931FF"/>
    <w:rsid w:val="00993273"/>
    <w:rsid w:val="009934C1"/>
    <w:rsid w:val="009934EB"/>
    <w:rsid w:val="00993523"/>
    <w:rsid w:val="00993AF5"/>
    <w:rsid w:val="009943C8"/>
    <w:rsid w:val="009943CF"/>
    <w:rsid w:val="009948B1"/>
    <w:rsid w:val="0099506C"/>
    <w:rsid w:val="00995102"/>
    <w:rsid w:val="00995143"/>
    <w:rsid w:val="0099517D"/>
    <w:rsid w:val="009951EB"/>
    <w:rsid w:val="00995705"/>
    <w:rsid w:val="0099591D"/>
    <w:rsid w:val="00995B05"/>
    <w:rsid w:val="00995B7B"/>
    <w:rsid w:val="00995BE5"/>
    <w:rsid w:val="00995DFE"/>
    <w:rsid w:val="00996222"/>
    <w:rsid w:val="009964CF"/>
    <w:rsid w:val="0099667E"/>
    <w:rsid w:val="0099673C"/>
    <w:rsid w:val="0099678E"/>
    <w:rsid w:val="00996971"/>
    <w:rsid w:val="009969C9"/>
    <w:rsid w:val="00996A54"/>
    <w:rsid w:val="00996DF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6DF"/>
    <w:rsid w:val="009A1DBF"/>
    <w:rsid w:val="009A1E95"/>
    <w:rsid w:val="009A2988"/>
    <w:rsid w:val="009A29BB"/>
    <w:rsid w:val="009A2C29"/>
    <w:rsid w:val="009A2F8F"/>
    <w:rsid w:val="009A3075"/>
    <w:rsid w:val="009A308F"/>
    <w:rsid w:val="009A320C"/>
    <w:rsid w:val="009A34E6"/>
    <w:rsid w:val="009A353B"/>
    <w:rsid w:val="009A3614"/>
    <w:rsid w:val="009A3B18"/>
    <w:rsid w:val="009A3D0A"/>
    <w:rsid w:val="009A3E5B"/>
    <w:rsid w:val="009A4399"/>
    <w:rsid w:val="009A4714"/>
    <w:rsid w:val="009A4978"/>
    <w:rsid w:val="009A4E4A"/>
    <w:rsid w:val="009A54B6"/>
    <w:rsid w:val="009A5544"/>
    <w:rsid w:val="009A5773"/>
    <w:rsid w:val="009A58C9"/>
    <w:rsid w:val="009A58EF"/>
    <w:rsid w:val="009A5BFC"/>
    <w:rsid w:val="009A5DED"/>
    <w:rsid w:val="009A5FF5"/>
    <w:rsid w:val="009A6294"/>
    <w:rsid w:val="009A6368"/>
    <w:rsid w:val="009A649C"/>
    <w:rsid w:val="009A6828"/>
    <w:rsid w:val="009A6855"/>
    <w:rsid w:val="009A68E4"/>
    <w:rsid w:val="009A6B24"/>
    <w:rsid w:val="009A759D"/>
    <w:rsid w:val="009A772D"/>
    <w:rsid w:val="009A7ABA"/>
    <w:rsid w:val="009A7E19"/>
    <w:rsid w:val="009A7E8D"/>
    <w:rsid w:val="009B0081"/>
    <w:rsid w:val="009B01E8"/>
    <w:rsid w:val="009B0753"/>
    <w:rsid w:val="009B0A14"/>
    <w:rsid w:val="009B0EE1"/>
    <w:rsid w:val="009B1268"/>
    <w:rsid w:val="009B131B"/>
    <w:rsid w:val="009B1445"/>
    <w:rsid w:val="009B14A3"/>
    <w:rsid w:val="009B15FB"/>
    <w:rsid w:val="009B1777"/>
    <w:rsid w:val="009B17F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04"/>
    <w:rsid w:val="009B4AC0"/>
    <w:rsid w:val="009B4B4F"/>
    <w:rsid w:val="009B4BC0"/>
    <w:rsid w:val="009B4CC9"/>
    <w:rsid w:val="009B4D04"/>
    <w:rsid w:val="009B4D10"/>
    <w:rsid w:val="009B4F85"/>
    <w:rsid w:val="009B4FCA"/>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20"/>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BF4"/>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9E5"/>
    <w:rsid w:val="009C3A24"/>
    <w:rsid w:val="009C3AAD"/>
    <w:rsid w:val="009C3B87"/>
    <w:rsid w:val="009C3C27"/>
    <w:rsid w:val="009C3E71"/>
    <w:rsid w:val="009C3EA9"/>
    <w:rsid w:val="009C3F06"/>
    <w:rsid w:val="009C3FA1"/>
    <w:rsid w:val="009C410A"/>
    <w:rsid w:val="009C4283"/>
    <w:rsid w:val="009C4686"/>
    <w:rsid w:val="009C48CD"/>
    <w:rsid w:val="009C4B53"/>
    <w:rsid w:val="009C4D22"/>
    <w:rsid w:val="009C4EF7"/>
    <w:rsid w:val="009C5120"/>
    <w:rsid w:val="009C5176"/>
    <w:rsid w:val="009C5437"/>
    <w:rsid w:val="009C5475"/>
    <w:rsid w:val="009C54DF"/>
    <w:rsid w:val="009C5516"/>
    <w:rsid w:val="009C5A91"/>
    <w:rsid w:val="009C5B8F"/>
    <w:rsid w:val="009C5BA8"/>
    <w:rsid w:val="009C5D33"/>
    <w:rsid w:val="009C6719"/>
    <w:rsid w:val="009C6734"/>
    <w:rsid w:val="009C6AA8"/>
    <w:rsid w:val="009C6B01"/>
    <w:rsid w:val="009C6CF2"/>
    <w:rsid w:val="009C6DEB"/>
    <w:rsid w:val="009C6EC5"/>
    <w:rsid w:val="009C7243"/>
    <w:rsid w:val="009C749A"/>
    <w:rsid w:val="009C769E"/>
    <w:rsid w:val="009C7769"/>
    <w:rsid w:val="009C78BE"/>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AD2"/>
    <w:rsid w:val="009D2ADC"/>
    <w:rsid w:val="009D2B5E"/>
    <w:rsid w:val="009D2DFF"/>
    <w:rsid w:val="009D2EBF"/>
    <w:rsid w:val="009D2F6D"/>
    <w:rsid w:val="009D3217"/>
    <w:rsid w:val="009D3232"/>
    <w:rsid w:val="009D327B"/>
    <w:rsid w:val="009D33EE"/>
    <w:rsid w:val="009D3992"/>
    <w:rsid w:val="009D39EE"/>
    <w:rsid w:val="009D3A2E"/>
    <w:rsid w:val="009D3B17"/>
    <w:rsid w:val="009D3BAB"/>
    <w:rsid w:val="009D3CB0"/>
    <w:rsid w:val="009D3D28"/>
    <w:rsid w:val="009D3E67"/>
    <w:rsid w:val="009D3EA8"/>
    <w:rsid w:val="009D3EB8"/>
    <w:rsid w:val="009D3F12"/>
    <w:rsid w:val="009D3F9C"/>
    <w:rsid w:val="009D40E8"/>
    <w:rsid w:val="009D4116"/>
    <w:rsid w:val="009D42F2"/>
    <w:rsid w:val="009D476B"/>
    <w:rsid w:val="009D4820"/>
    <w:rsid w:val="009D4AAB"/>
    <w:rsid w:val="009D4D35"/>
    <w:rsid w:val="009D4E10"/>
    <w:rsid w:val="009D4FC3"/>
    <w:rsid w:val="009D50B1"/>
    <w:rsid w:val="009D53B6"/>
    <w:rsid w:val="009D541A"/>
    <w:rsid w:val="009D5430"/>
    <w:rsid w:val="009D56AA"/>
    <w:rsid w:val="009D57AE"/>
    <w:rsid w:val="009D5AF0"/>
    <w:rsid w:val="009D5CB7"/>
    <w:rsid w:val="009D5ED3"/>
    <w:rsid w:val="009D69E0"/>
    <w:rsid w:val="009D6A3D"/>
    <w:rsid w:val="009D6A4D"/>
    <w:rsid w:val="009D6B77"/>
    <w:rsid w:val="009D6D2F"/>
    <w:rsid w:val="009D6D7F"/>
    <w:rsid w:val="009D6EA4"/>
    <w:rsid w:val="009D7007"/>
    <w:rsid w:val="009D716B"/>
    <w:rsid w:val="009D72BD"/>
    <w:rsid w:val="009D73C8"/>
    <w:rsid w:val="009D778A"/>
    <w:rsid w:val="009D7936"/>
    <w:rsid w:val="009D7A4B"/>
    <w:rsid w:val="009D7AF0"/>
    <w:rsid w:val="009D7ECB"/>
    <w:rsid w:val="009D7F9A"/>
    <w:rsid w:val="009E0119"/>
    <w:rsid w:val="009E01DE"/>
    <w:rsid w:val="009E0331"/>
    <w:rsid w:val="009E04D0"/>
    <w:rsid w:val="009E0508"/>
    <w:rsid w:val="009E055A"/>
    <w:rsid w:val="009E0711"/>
    <w:rsid w:val="009E0B4F"/>
    <w:rsid w:val="009E0C98"/>
    <w:rsid w:val="009E0E26"/>
    <w:rsid w:val="009E1006"/>
    <w:rsid w:val="009E1020"/>
    <w:rsid w:val="009E10D0"/>
    <w:rsid w:val="009E1225"/>
    <w:rsid w:val="009E1435"/>
    <w:rsid w:val="009E18DD"/>
    <w:rsid w:val="009E1A5D"/>
    <w:rsid w:val="009E1A81"/>
    <w:rsid w:val="009E1C88"/>
    <w:rsid w:val="009E1E01"/>
    <w:rsid w:val="009E1FD9"/>
    <w:rsid w:val="009E217C"/>
    <w:rsid w:val="009E238B"/>
    <w:rsid w:val="009E27CF"/>
    <w:rsid w:val="009E2899"/>
    <w:rsid w:val="009E29EB"/>
    <w:rsid w:val="009E2B0E"/>
    <w:rsid w:val="009E2D89"/>
    <w:rsid w:val="009E2D90"/>
    <w:rsid w:val="009E30F3"/>
    <w:rsid w:val="009E313E"/>
    <w:rsid w:val="009E345E"/>
    <w:rsid w:val="009E3F20"/>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A2C"/>
    <w:rsid w:val="009E5B2C"/>
    <w:rsid w:val="009E5C7E"/>
    <w:rsid w:val="009E5C9B"/>
    <w:rsid w:val="009E5D1C"/>
    <w:rsid w:val="009E5DB6"/>
    <w:rsid w:val="009E5ED5"/>
    <w:rsid w:val="009E5F57"/>
    <w:rsid w:val="009E6302"/>
    <w:rsid w:val="009E632C"/>
    <w:rsid w:val="009E63D8"/>
    <w:rsid w:val="009E68FC"/>
    <w:rsid w:val="009E6906"/>
    <w:rsid w:val="009E6A82"/>
    <w:rsid w:val="009E6D84"/>
    <w:rsid w:val="009E6F58"/>
    <w:rsid w:val="009E7264"/>
    <w:rsid w:val="009E72BD"/>
    <w:rsid w:val="009E72E5"/>
    <w:rsid w:val="009E7754"/>
    <w:rsid w:val="009E7957"/>
    <w:rsid w:val="009E7AFB"/>
    <w:rsid w:val="009E7CB2"/>
    <w:rsid w:val="009E7FAD"/>
    <w:rsid w:val="009F0030"/>
    <w:rsid w:val="009F010A"/>
    <w:rsid w:val="009F0215"/>
    <w:rsid w:val="009F0241"/>
    <w:rsid w:val="009F05AB"/>
    <w:rsid w:val="009F061B"/>
    <w:rsid w:val="009F0692"/>
    <w:rsid w:val="009F06D3"/>
    <w:rsid w:val="009F0B28"/>
    <w:rsid w:val="009F0B56"/>
    <w:rsid w:val="009F0EA4"/>
    <w:rsid w:val="009F0FA6"/>
    <w:rsid w:val="009F1207"/>
    <w:rsid w:val="009F1590"/>
    <w:rsid w:val="009F1668"/>
    <w:rsid w:val="009F1E11"/>
    <w:rsid w:val="009F2231"/>
    <w:rsid w:val="009F22A2"/>
    <w:rsid w:val="009F2404"/>
    <w:rsid w:val="009F24A4"/>
    <w:rsid w:val="009F27D0"/>
    <w:rsid w:val="009F2E18"/>
    <w:rsid w:val="009F33AA"/>
    <w:rsid w:val="009F35D4"/>
    <w:rsid w:val="009F406A"/>
    <w:rsid w:val="009F429A"/>
    <w:rsid w:val="009F42AB"/>
    <w:rsid w:val="009F4510"/>
    <w:rsid w:val="009F4587"/>
    <w:rsid w:val="009F45F4"/>
    <w:rsid w:val="009F4652"/>
    <w:rsid w:val="009F4715"/>
    <w:rsid w:val="009F4A1D"/>
    <w:rsid w:val="009F502F"/>
    <w:rsid w:val="009F50AC"/>
    <w:rsid w:val="009F526E"/>
    <w:rsid w:val="009F5447"/>
    <w:rsid w:val="009F5A8A"/>
    <w:rsid w:val="009F5C1F"/>
    <w:rsid w:val="009F5DB0"/>
    <w:rsid w:val="009F5ECB"/>
    <w:rsid w:val="009F6098"/>
    <w:rsid w:val="009F60A9"/>
    <w:rsid w:val="009F60B6"/>
    <w:rsid w:val="009F6258"/>
    <w:rsid w:val="009F6612"/>
    <w:rsid w:val="009F6638"/>
    <w:rsid w:val="009F66D3"/>
    <w:rsid w:val="009F6738"/>
    <w:rsid w:val="009F686D"/>
    <w:rsid w:val="009F68FB"/>
    <w:rsid w:val="009F6A5D"/>
    <w:rsid w:val="009F6C5C"/>
    <w:rsid w:val="009F6E3D"/>
    <w:rsid w:val="009F6E41"/>
    <w:rsid w:val="009F71A1"/>
    <w:rsid w:val="009F769A"/>
    <w:rsid w:val="009F76D0"/>
    <w:rsid w:val="009F776C"/>
    <w:rsid w:val="009F7A62"/>
    <w:rsid w:val="009F7A6C"/>
    <w:rsid w:val="009F7D3A"/>
    <w:rsid w:val="009F7FB4"/>
    <w:rsid w:val="009F7FC7"/>
    <w:rsid w:val="00A0013D"/>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2EAE"/>
    <w:rsid w:val="00A03180"/>
    <w:rsid w:val="00A037CA"/>
    <w:rsid w:val="00A0386D"/>
    <w:rsid w:val="00A0396D"/>
    <w:rsid w:val="00A0399A"/>
    <w:rsid w:val="00A03C89"/>
    <w:rsid w:val="00A03EDE"/>
    <w:rsid w:val="00A0402F"/>
    <w:rsid w:val="00A0404F"/>
    <w:rsid w:val="00A0411D"/>
    <w:rsid w:val="00A04249"/>
    <w:rsid w:val="00A044A4"/>
    <w:rsid w:val="00A04572"/>
    <w:rsid w:val="00A0461D"/>
    <w:rsid w:val="00A0473A"/>
    <w:rsid w:val="00A04864"/>
    <w:rsid w:val="00A04ABD"/>
    <w:rsid w:val="00A04CC9"/>
    <w:rsid w:val="00A04EF2"/>
    <w:rsid w:val="00A05131"/>
    <w:rsid w:val="00A0551D"/>
    <w:rsid w:val="00A05638"/>
    <w:rsid w:val="00A0575F"/>
    <w:rsid w:val="00A0580D"/>
    <w:rsid w:val="00A0595E"/>
    <w:rsid w:val="00A059C8"/>
    <w:rsid w:val="00A05AFD"/>
    <w:rsid w:val="00A05B2C"/>
    <w:rsid w:val="00A05C7C"/>
    <w:rsid w:val="00A05C80"/>
    <w:rsid w:val="00A05CB6"/>
    <w:rsid w:val="00A05D78"/>
    <w:rsid w:val="00A067DD"/>
    <w:rsid w:val="00A068BD"/>
    <w:rsid w:val="00A06AF9"/>
    <w:rsid w:val="00A06B47"/>
    <w:rsid w:val="00A06C14"/>
    <w:rsid w:val="00A06C6B"/>
    <w:rsid w:val="00A06DFC"/>
    <w:rsid w:val="00A072FE"/>
    <w:rsid w:val="00A074C7"/>
    <w:rsid w:val="00A07550"/>
    <w:rsid w:val="00A076F8"/>
    <w:rsid w:val="00A077E3"/>
    <w:rsid w:val="00A07848"/>
    <w:rsid w:val="00A07E5E"/>
    <w:rsid w:val="00A1015C"/>
    <w:rsid w:val="00A101AE"/>
    <w:rsid w:val="00A10233"/>
    <w:rsid w:val="00A107C3"/>
    <w:rsid w:val="00A1085E"/>
    <w:rsid w:val="00A10C87"/>
    <w:rsid w:val="00A10CE2"/>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9DE"/>
    <w:rsid w:val="00A149ED"/>
    <w:rsid w:val="00A14DBA"/>
    <w:rsid w:val="00A14DC8"/>
    <w:rsid w:val="00A14DE3"/>
    <w:rsid w:val="00A1512F"/>
    <w:rsid w:val="00A1548B"/>
    <w:rsid w:val="00A155F3"/>
    <w:rsid w:val="00A156FA"/>
    <w:rsid w:val="00A15E99"/>
    <w:rsid w:val="00A1618B"/>
    <w:rsid w:val="00A163B6"/>
    <w:rsid w:val="00A164D6"/>
    <w:rsid w:val="00A16AF4"/>
    <w:rsid w:val="00A16B6A"/>
    <w:rsid w:val="00A16C04"/>
    <w:rsid w:val="00A16E56"/>
    <w:rsid w:val="00A17167"/>
    <w:rsid w:val="00A176A1"/>
    <w:rsid w:val="00A176B6"/>
    <w:rsid w:val="00A177BA"/>
    <w:rsid w:val="00A179E2"/>
    <w:rsid w:val="00A17B20"/>
    <w:rsid w:val="00A17FA1"/>
    <w:rsid w:val="00A200FE"/>
    <w:rsid w:val="00A202B3"/>
    <w:rsid w:val="00A2036F"/>
    <w:rsid w:val="00A20B1A"/>
    <w:rsid w:val="00A20DC1"/>
    <w:rsid w:val="00A20FEF"/>
    <w:rsid w:val="00A2111D"/>
    <w:rsid w:val="00A212DC"/>
    <w:rsid w:val="00A21459"/>
    <w:rsid w:val="00A21466"/>
    <w:rsid w:val="00A2168D"/>
    <w:rsid w:val="00A21A43"/>
    <w:rsid w:val="00A21D80"/>
    <w:rsid w:val="00A2249D"/>
    <w:rsid w:val="00A22801"/>
    <w:rsid w:val="00A22EB9"/>
    <w:rsid w:val="00A23093"/>
    <w:rsid w:val="00A230F3"/>
    <w:rsid w:val="00A233BD"/>
    <w:rsid w:val="00A23642"/>
    <w:rsid w:val="00A23741"/>
    <w:rsid w:val="00A23922"/>
    <w:rsid w:val="00A23B3B"/>
    <w:rsid w:val="00A23C49"/>
    <w:rsid w:val="00A23E0B"/>
    <w:rsid w:val="00A2421B"/>
    <w:rsid w:val="00A243B7"/>
    <w:rsid w:val="00A24475"/>
    <w:rsid w:val="00A24578"/>
    <w:rsid w:val="00A24610"/>
    <w:rsid w:val="00A24948"/>
    <w:rsid w:val="00A24B07"/>
    <w:rsid w:val="00A24E1B"/>
    <w:rsid w:val="00A25110"/>
    <w:rsid w:val="00A25120"/>
    <w:rsid w:val="00A251FF"/>
    <w:rsid w:val="00A2525A"/>
    <w:rsid w:val="00A253B6"/>
    <w:rsid w:val="00A25582"/>
    <w:rsid w:val="00A255F3"/>
    <w:rsid w:val="00A258BB"/>
    <w:rsid w:val="00A25AF5"/>
    <w:rsid w:val="00A25C6E"/>
    <w:rsid w:val="00A25E2C"/>
    <w:rsid w:val="00A261E3"/>
    <w:rsid w:val="00A2625E"/>
    <w:rsid w:val="00A262CB"/>
    <w:rsid w:val="00A26378"/>
    <w:rsid w:val="00A26A53"/>
    <w:rsid w:val="00A26B3D"/>
    <w:rsid w:val="00A26EB7"/>
    <w:rsid w:val="00A26F49"/>
    <w:rsid w:val="00A26F72"/>
    <w:rsid w:val="00A26FB4"/>
    <w:rsid w:val="00A27014"/>
    <w:rsid w:val="00A27028"/>
    <w:rsid w:val="00A27205"/>
    <w:rsid w:val="00A272D5"/>
    <w:rsid w:val="00A27374"/>
    <w:rsid w:val="00A27525"/>
    <w:rsid w:val="00A275C3"/>
    <w:rsid w:val="00A27788"/>
    <w:rsid w:val="00A27850"/>
    <w:rsid w:val="00A27876"/>
    <w:rsid w:val="00A27BAA"/>
    <w:rsid w:val="00A27F0C"/>
    <w:rsid w:val="00A30064"/>
    <w:rsid w:val="00A301BD"/>
    <w:rsid w:val="00A309A5"/>
    <w:rsid w:val="00A313E4"/>
    <w:rsid w:val="00A31981"/>
    <w:rsid w:val="00A31B2F"/>
    <w:rsid w:val="00A31E74"/>
    <w:rsid w:val="00A322AA"/>
    <w:rsid w:val="00A326D0"/>
    <w:rsid w:val="00A326D2"/>
    <w:rsid w:val="00A327ED"/>
    <w:rsid w:val="00A32A06"/>
    <w:rsid w:val="00A32AEB"/>
    <w:rsid w:val="00A32AFC"/>
    <w:rsid w:val="00A32DD1"/>
    <w:rsid w:val="00A331BB"/>
    <w:rsid w:val="00A3338E"/>
    <w:rsid w:val="00A333A9"/>
    <w:rsid w:val="00A334D3"/>
    <w:rsid w:val="00A33823"/>
    <w:rsid w:val="00A338A5"/>
    <w:rsid w:val="00A33A84"/>
    <w:rsid w:val="00A33B80"/>
    <w:rsid w:val="00A33B83"/>
    <w:rsid w:val="00A33D64"/>
    <w:rsid w:val="00A340D5"/>
    <w:rsid w:val="00A34462"/>
    <w:rsid w:val="00A34A0A"/>
    <w:rsid w:val="00A34AC4"/>
    <w:rsid w:val="00A34B02"/>
    <w:rsid w:val="00A35258"/>
    <w:rsid w:val="00A3530F"/>
    <w:rsid w:val="00A35487"/>
    <w:rsid w:val="00A35707"/>
    <w:rsid w:val="00A35779"/>
    <w:rsid w:val="00A35B8D"/>
    <w:rsid w:val="00A35C17"/>
    <w:rsid w:val="00A35EFD"/>
    <w:rsid w:val="00A361CA"/>
    <w:rsid w:val="00A361FE"/>
    <w:rsid w:val="00A3631A"/>
    <w:rsid w:val="00A364C5"/>
    <w:rsid w:val="00A36B31"/>
    <w:rsid w:val="00A36C5C"/>
    <w:rsid w:val="00A36E3F"/>
    <w:rsid w:val="00A36F85"/>
    <w:rsid w:val="00A3704E"/>
    <w:rsid w:val="00A3790C"/>
    <w:rsid w:val="00A37C7B"/>
    <w:rsid w:val="00A40403"/>
    <w:rsid w:val="00A40413"/>
    <w:rsid w:val="00A405D4"/>
    <w:rsid w:val="00A4072E"/>
    <w:rsid w:val="00A4082A"/>
    <w:rsid w:val="00A40BA8"/>
    <w:rsid w:val="00A40DA9"/>
    <w:rsid w:val="00A41058"/>
    <w:rsid w:val="00A414CB"/>
    <w:rsid w:val="00A41640"/>
    <w:rsid w:val="00A41651"/>
    <w:rsid w:val="00A41837"/>
    <w:rsid w:val="00A41868"/>
    <w:rsid w:val="00A41A26"/>
    <w:rsid w:val="00A41F31"/>
    <w:rsid w:val="00A4228D"/>
    <w:rsid w:val="00A423FE"/>
    <w:rsid w:val="00A4250B"/>
    <w:rsid w:val="00A4252C"/>
    <w:rsid w:val="00A42608"/>
    <w:rsid w:val="00A429D8"/>
    <w:rsid w:val="00A42DA7"/>
    <w:rsid w:val="00A42DE0"/>
    <w:rsid w:val="00A42E4E"/>
    <w:rsid w:val="00A42F09"/>
    <w:rsid w:val="00A43018"/>
    <w:rsid w:val="00A4370B"/>
    <w:rsid w:val="00A437BC"/>
    <w:rsid w:val="00A4387D"/>
    <w:rsid w:val="00A439DC"/>
    <w:rsid w:val="00A43BA9"/>
    <w:rsid w:val="00A43DA5"/>
    <w:rsid w:val="00A43F49"/>
    <w:rsid w:val="00A43FEB"/>
    <w:rsid w:val="00A44141"/>
    <w:rsid w:val="00A442F0"/>
    <w:rsid w:val="00A444C3"/>
    <w:rsid w:val="00A44596"/>
    <w:rsid w:val="00A447CF"/>
    <w:rsid w:val="00A44821"/>
    <w:rsid w:val="00A44C2B"/>
    <w:rsid w:val="00A44D30"/>
    <w:rsid w:val="00A4502F"/>
    <w:rsid w:val="00A45048"/>
    <w:rsid w:val="00A4505E"/>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350"/>
    <w:rsid w:val="00A47457"/>
    <w:rsid w:val="00A47509"/>
    <w:rsid w:val="00A4767E"/>
    <w:rsid w:val="00A477C3"/>
    <w:rsid w:val="00A47A97"/>
    <w:rsid w:val="00A47DFB"/>
    <w:rsid w:val="00A47DFC"/>
    <w:rsid w:val="00A50429"/>
    <w:rsid w:val="00A504D3"/>
    <w:rsid w:val="00A50594"/>
    <w:rsid w:val="00A50763"/>
    <w:rsid w:val="00A5120C"/>
    <w:rsid w:val="00A5152A"/>
    <w:rsid w:val="00A5166E"/>
    <w:rsid w:val="00A51881"/>
    <w:rsid w:val="00A51AF4"/>
    <w:rsid w:val="00A51CC8"/>
    <w:rsid w:val="00A51D47"/>
    <w:rsid w:val="00A51F5C"/>
    <w:rsid w:val="00A51FF8"/>
    <w:rsid w:val="00A52369"/>
    <w:rsid w:val="00A5295F"/>
    <w:rsid w:val="00A52A41"/>
    <w:rsid w:val="00A52B14"/>
    <w:rsid w:val="00A52C66"/>
    <w:rsid w:val="00A52E66"/>
    <w:rsid w:val="00A52EBC"/>
    <w:rsid w:val="00A530CB"/>
    <w:rsid w:val="00A530E9"/>
    <w:rsid w:val="00A5319F"/>
    <w:rsid w:val="00A53256"/>
    <w:rsid w:val="00A532F0"/>
    <w:rsid w:val="00A5381E"/>
    <w:rsid w:val="00A5397A"/>
    <w:rsid w:val="00A53B6E"/>
    <w:rsid w:val="00A53C2B"/>
    <w:rsid w:val="00A53C42"/>
    <w:rsid w:val="00A53E2B"/>
    <w:rsid w:val="00A53E98"/>
    <w:rsid w:val="00A53FEB"/>
    <w:rsid w:val="00A54155"/>
    <w:rsid w:val="00A54487"/>
    <w:rsid w:val="00A546DA"/>
    <w:rsid w:val="00A54C5F"/>
    <w:rsid w:val="00A54CAD"/>
    <w:rsid w:val="00A54CF2"/>
    <w:rsid w:val="00A54D3C"/>
    <w:rsid w:val="00A54DA3"/>
    <w:rsid w:val="00A55247"/>
    <w:rsid w:val="00A55442"/>
    <w:rsid w:val="00A556D1"/>
    <w:rsid w:val="00A557EC"/>
    <w:rsid w:val="00A5588B"/>
    <w:rsid w:val="00A55B2A"/>
    <w:rsid w:val="00A55CCA"/>
    <w:rsid w:val="00A55DB2"/>
    <w:rsid w:val="00A562A3"/>
    <w:rsid w:val="00A56302"/>
    <w:rsid w:val="00A5636D"/>
    <w:rsid w:val="00A563FE"/>
    <w:rsid w:val="00A56429"/>
    <w:rsid w:val="00A564E2"/>
    <w:rsid w:val="00A56534"/>
    <w:rsid w:val="00A56838"/>
    <w:rsid w:val="00A56996"/>
    <w:rsid w:val="00A569A8"/>
    <w:rsid w:val="00A56A47"/>
    <w:rsid w:val="00A56BA2"/>
    <w:rsid w:val="00A56CC5"/>
    <w:rsid w:val="00A56E55"/>
    <w:rsid w:val="00A56FB4"/>
    <w:rsid w:val="00A570CD"/>
    <w:rsid w:val="00A573B0"/>
    <w:rsid w:val="00A57942"/>
    <w:rsid w:val="00A57A6D"/>
    <w:rsid w:val="00A57E2E"/>
    <w:rsid w:val="00A601C2"/>
    <w:rsid w:val="00A601DF"/>
    <w:rsid w:val="00A60399"/>
    <w:rsid w:val="00A604EC"/>
    <w:rsid w:val="00A604FA"/>
    <w:rsid w:val="00A6052C"/>
    <w:rsid w:val="00A6064D"/>
    <w:rsid w:val="00A6066C"/>
    <w:rsid w:val="00A606FC"/>
    <w:rsid w:val="00A60980"/>
    <w:rsid w:val="00A60C1C"/>
    <w:rsid w:val="00A60C29"/>
    <w:rsid w:val="00A60F70"/>
    <w:rsid w:val="00A613D8"/>
    <w:rsid w:val="00A6150E"/>
    <w:rsid w:val="00A6175E"/>
    <w:rsid w:val="00A619C3"/>
    <w:rsid w:val="00A61ED5"/>
    <w:rsid w:val="00A62056"/>
    <w:rsid w:val="00A620F5"/>
    <w:rsid w:val="00A62117"/>
    <w:rsid w:val="00A629D5"/>
    <w:rsid w:val="00A62CAF"/>
    <w:rsid w:val="00A6350A"/>
    <w:rsid w:val="00A63535"/>
    <w:rsid w:val="00A63536"/>
    <w:rsid w:val="00A636A4"/>
    <w:rsid w:val="00A636CD"/>
    <w:rsid w:val="00A63A3E"/>
    <w:rsid w:val="00A63B27"/>
    <w:rsid w:val="00A63DA1"/>
    <w:rsid w:val="00A6405A"/>
    <w:rsid w:val="00A64F3A"/>
    <w:rsid w:val="00A65138"/>
    <w:rsid w:val="00A651A6"/>
    <w:rsid w:val="00A653C5"/>
    <w:rsid w:val="00A654D1"/>
    <w:rsid w:val="00A657B0"/>
    <w:rsid w:val="00A657D1"/>
    <w:rsid w:val="00A65E58"/>
    <w:rsid w:val="00A661E5"/>
    <w:rsid w:val="00A66252"/>
    <w:rsid w:val="00A6638D"/>
    <w:rsid w:val="00A6660E"/>
    <w:rsid w:val="00A6660F"/>
    <w:rsid w:val="00A667EB"/>
    <w:rsid w:val="00A66A63"/>
    <w:rsid w:val="00A66A7D"/>
    <w:rsid w:val="00A66C12"/>
    <w:rsid w:val="00A66D06"/>
    <w:rsid w:val="00A66EE2"/>
    <w:rsid w:val="00A66F79"/>
    <w:rsid w:val="00A672A7"/>
    <w:rsid w:val="00A67371"/>
    <w:rsid w:val="00A673E6"/>
    <w:rsid w:val="00A67F15"/>
    <w:rsid w:val="00A67F9A"/>
    <w:rsid w:val="00A70018"/>
    <w:rsid w:val="00A70487"/>
    <w:rsid w:val="00A704D0"/>
    <w:rsid w:val="00A70F4C"/>
    <w:rsid w:val="00A71095"/>
    <w:rsid w:val="00A71100"/>
    <w:rsid w:val="00A7112F"/>
    <w:rsid w:val="00A7114B"/>
    <w:rsid w:val="00A7136F"/>
    <w:rsid w:val="00A713D1"/>
    <w:rsid w:val="00A713FD"/>
    <w:rsid w:val="00A71679"/>
    <w:rsid w:val="00A716C4"/>
    <w:rsid w:val="00A71C46"/>
    <w:rsid w:val="00A71CBE"/>
    <w:rsid w:val="00A7217B"/>
    <w:rsid w:val="00A721CE"/>
    <w:rsid w:val="00A722E1"/>
    <w:rsid w:val="00A723D2"/>
    <w:rsid w:val="00A72459"/>
    <w:rsid w:val="00A7245A"/>
    <w:rsid w:val="00A724A1"/>
    <w:rsid w:val="00A72561"/>
    <w:rsid w:val="00A72590"/>
    <w:rsid w:val="00A725AC"/>
    <w:rsid w:val="00A72684"/>
    <w:rsid w:val="00A728CE"/>
    <w:rsid w:val="00A729C9"/>
    <w:rsid w:val="00A72CA7"/>
    <w:rsid w:val="00A72D72"/>
    <w:rsid w:val="00A72F03"/>
    <w:rsid w:val="00A72F0D"/>
    <w:rsid w:val="00A72FF3"/>
    <w:rsid w:val="00A7300B"/>
    <w:rsid w:val="00A7329D"/>
    <w:rsid w:val="00A732FC"/>
    <w:rsid w:val="00A733AB"/>
    <w:rsid w:val="00A733B2"/>
    <w:rsid w:val="00A735C6"/>
    <w:rsid w:val="00A736D0"/>
    <w:rsid w:val="00A73998"/>
    <w:rsid w:val="00A73A91"/>
    <w:rsid w:val="00A73B05"/>
    <w:rsid w:val="00A73C6E"/>
    <w:rsid w:val="00A741C9"/>
    <w:rsid w:val="00A74571"/>
    <w:rsid w:val="00A74581"/>
    <w:rsid w:val="00A7481D"/>
    <w:rsid w:val="00A748A5"/>
    <w:rsid w:val="00A7498A"/>
    <w:rsid w:val="00A74AAD"/>
    <w:rsid w:val="00A74B60"/>
    <w:rsid w:val="00A74D16"/>
    <w:rsid w:val="00A74F4C"/>
    <w:rsid w:val="00A75055"/>
    <w:rsid w:val="00A7579B"/>
    <w:rsid w:val="00A75BB6"/>
    <w:rsid w:val="00A76052"/>
    <w:rsid w:val="00A762CF"/>
    <w:rsid w:val="00A766F3"/>
    <w:rsid w:val="00A767EB"/>
    <w:rsid w:val="00A76A09"/>
    <w:rsid w:val="00A76A49"/>
    <w:rsid w:val="00A76AF1"/>
    <w:rsid w:val="00A76CBF"/>
    <w:rsid w:val="00A76D39"/>
    <w:rsid w:val="00A76E2C"/>
    <w:rsid w:val="00A76E7E"/>
    <w:rsid w:val="00A770C6"/>
    <w:rsid w:val="00A771D3"/>
    <w:rsid w:val="00A772BB"/>
    <w:rsid w:val="00A774D0"/>
    <w:rsid w:val="00A774F8"/>
    <w:rsid w:val="00A77564"/>
    <w:rsid w:val="00A7768B"/>
    <w:rsid w:val="00A77EB9"/>
    <w:rsid w:val="00A80393"/>
    <w:rsid w:val="00A805C2"/>
    <w:rsid w:val="00A806AA"/>
    <w:rsid w:val="00A808FF"/>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44D1"/>
    <w:rsid w:val="00A8479D"/>
    <w:rsid w:val="00A849DD"/>
    <w:rsid w:val="00A8510B"/>
    <w:rsid w:val="00A852F8"/>
    <w:rsid w:val="00A853BF"/>
    <w:rsid w:val="00A853C3"/>
    <w:rsid w:val="00A856B4"/>
    <w:rsid w:val="00A85C4A"/>
    <w:rsid w:val="00A85C92"/>
    <w:rsid w:val="00A8636B"/>
    <w:rsid w:val="00A86821"/>
    <w:rsid w:val="00A8690A"/>
    <w:rsid w:val="00A86B78"/>
    <w:rsid w:val="00A86C0C"/>
    <w:rsid w:val="00A86CD6"/>
    <w:rsid w:val="00A8717F"/>
    <w:rsid w:val="00A875FB"/>
    <w:rsid w:val="00A877E5"/>
    <w:rsid w:val="00A87937"/>
    <w:rsid w:val="00A90267"/>
    <w:rsid w:val="00A902A6"/>
    <w:rsid w:val="00A90482"/>
    <w:rsid w:val="00A90943"/>
    <w:rsid w:val="00A90A09"/>
    <w:rsid w:val="00A90EBC"/>
    <w:rsid w:val="00A912D9"/>
    <w:rsid w:val="00A91422"/>
    <w:rsid w:val="00A9165B"/>
    <w:rsid w:val="00A916C7"/>
    <w:rsid w:val="00A91943"/>
    <w:rsid w:val="00A91D2E"/>
    <w:rsid w:val="00A91D47"/>
    <w:rsid w:val="00A92094"/>
    <w:rsid w:val="00A920B5"/>
    <w:rsid w:val="00A92276"/>
    <w:rsid w:val="00A922EC"/>
    <w:rsid w:val="00A92471"/>
    <w:rsid w:val="00A925C8"/>
    <w:rsid w:val="00A92744"/>
    <w:rsid w:val="00A9304F"/>
    <w:rsid w:val="00A9312C"/>
    <w:rsid w:val="00A933D1"/>
    <w:rsid w:val="00A93726"/>
    <w:rsid w:val="00A9372A"/>
    <w:rsid w:val="00A93822"/>
    <w:rsid w:val="00A93C92"/>
    <w:rsid w:val="00A94191"/>
    <w:rsid w:val="00A945F1"/>
    <w:rsid w:val="00A946FB"/>
    <w:rsid w:val="00A94734"/>
    <w:rsid w:val="00A9474F"/>
    <w:rsid w:val="00A94B77"/>
    <w:rsid w:val="00A95198"/>
    <w:rsid w:val="00A954D1"/>
    <w:rsid w:val="00A95671"/>
    <w:rsid w:val="00A956B4"/>
    <w:rsid w:val="00A959D4"/>
    <w:rsid w:val="00A95CB2"/>
    <w:rsid w:val="00A96168"/>
    <w:rsid w:val="00A963AA"/>
    <w:rsid w:val="00A963C6"/>
    <w:rsid w:val="00A96481"/>
    <w:rsid w:val="00A9649B"/>
    <w:rsid w:val="00A965AF"/>
    <w:rsid w:val="00A9671F"/>
    <w:rsid w:val="00A9691B"/>
    <w:rsid w:val="00A96FBF"/>
    <w:rsid w:val="00A96FC3"/>
    <w:rsid w:val="00A9714C"/>
    <w:rsid w:val="00A97227"/>
    <w:rsid w:val="00A9722E"/>
    <w:rsid w:val="00A97648"/>
    <w:rsid w:val="00A976AC"/>
    <w:rsid w:val="00A979E5"/>
    <w:rsid w:val="00A97B02"/>
    <w:rsid w:val="00A97B20"/>
    <w:rsid w:val="00A97B25"/>
    <w:rsid w:val="00A97BB1"/>
    <w:rsid w:val="00A97F10"/>
    <w:rsid w:val="00AA030A"/>
    <w:rsid w:val="00AA03B3"/>
    <w:rsid w:val="00AA0446"/>
    <w:rsid w:val="00AA0871"/>
    <w:rsid w:val="00AA0A7A"/>
    <w:rsid w:val="00AA0B3E"/>
    <w:rsid w:val="00AA0CE9"/>
    <w:rsid w:val="00AA0D21"/>
    <w:rsid w:val="00AA1002"/>
    <w:rsid w:val="00AA1145"/>
    <w:rsid w:val="00AA1323"/>
    <w:rsid w:val="00AA1B1E"/>
    <w:rsid w:val="00AA1CB0"/>
    <w:rsid w:val="00AA1EA8"/>
    <w:rsid w:val="00AA1F95"/>
    <w:rsid w:val="00AA2195"/>
    <w:rsid w:val="00AA2787"/>
    <w:rsid w:val="00AA2921"/>
    <w:rsid w:val="00AA2B21"/>
    <w:rsid w:val="00AA2B41"/>
    <w:rsid w:val="00AA2C69"/>
    <w:rsid w:val="00AA2C9B"/>
    <w:rsid w:val="00AA2FD5"/>
    <w:rsid w:val="00AA3395"/>
    <w:rsid w:val="00AA3413"/>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1FA"/>
    <w:rsid w:val="00AA5370"/>
    <w:rsid w:val="00AA5558"/>
    <w:rsid w:val="00AA556F"/>
    <w:rsid w:val="00AA5709"/>
    <w:rsid w:val="00AA5770"/>
    <w:rsid w:val="00AA62BC"/>
    <w:rsid w:val="00AA66BF"/>
    <w:rsid w:val="00AA6887"/>
    <w:rsid w:val="00AA6942"/>
    <w:rsid w:val="00AA6AC6"/>
    <w:rsid w:val="00AA6B80"/>
    <w:rsid w:val="00AA6D97"/>
    <w:rsid w:val="00AA6F45"/>
    <w:rsid w:val="00AA74EB"/>
    <w:rsid w:val="00AA7511"/>
    <w:rsid w:val="00AA764E"/>
    <w:rsid w:val="00AA77E6"/>
    <w:rsid w:val="00AA79D3"/>
    <w:rsid w:val="00AA7BCE"/>
    <w:rsid w:val="00AA7CD0"/>
    <w:rsid w:val="00AA7ECB"/>
    <w:rsid w:val="00AA7F37"/>
    <w:rsid w:val="00AA7F6E"/>
    <w:rsid w:val="00AB00DC"/>
    <w:rsid w:val="00AB0218"/>
    <w:rsid w:val="00AB0289"/>
    <w:rsid w:val="00AB03A5"/>
    <w:rsid w:val="00AB06CF"/>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5C5"/>
    <w:rsid w:val="00AB263F"/>
    <w:rsid w:val="00AB2BDC"/>
    <w:rsid w:val="00AB2CD7"/>
    <w:rsid w:val="00AB2D91"/>
    <w:rsid w:val="00AB2FBD"/>
    <w:rsid w:val="00AB35CA"/>
    <w:rsid w:val="00AB35D5"/>
    <w:rsid w:val="00AB3900"/>
    <w:rsid w:val="00AB3960"/>
    <w:rsid w:val="00AB3CEB"/>
    <w:rsid w:val="00AB4354"/>
    <w:rsid w:val="00AB45CD"/>
    <w:rsid w:val="00AB478C"/>
    <w:rsid w:val="00AB493B"/>
    <w:rsid w:val="00AB49C7"/>
    <w:rsid w:val="00AB4CE0"/>
    <w:rsid w:val="00AB51B2"/>
    <w:rsid w:val="00AB52DB"/>
    <w:rsid w:val="00AB534F"/>
    <w:rsid w:val="00AB545D"/>
    <w:rsid w:val="00AB5864"/>
    <w:rsid w:val="00AB5887"/>
    <w:rsid w:val="00AB5A05"/>
    <w:rsid w:val="00AB5B13"/>
    <w:rsid w:val="00AB5B3F"/>
    <w:rsid w:val="00AB5BB4"/>
    <w:rsid w:val="00AB5DF1"/>
    <w:rsid w:val="00AB5EC4"/>
    <w:rsid w:val="00AB5F77"/>
    <w:rsid w:val="00AB61B9"/>
    <w:rsid w:val="00AB62EE"/>
    <w:rsid w:val="00AB644E"/>
    <w:rsid w:val="00AB6463"/>
    <w:rsid w:val="00AB6471"/>
    <w:rsid w:val="00AB6589"/>
    <w:rsid w:val="00AB6BB6"/>
    <w:rsid w:val="00AB6D05"/>
    <w:rsid w:val="00AB6E00"/>
    <w:rsid w:val="00AB6E89"/>
    <w:rsid w:val="00AB6EAE"/>
    <w:rsid w:val="00AB7158"/>
    <w:rsid w:val="00AB71F8"/>
    <w:rsid w:val="00AB7587"/>
    <w:rsid w:val="00AB75CE"/>
    <w:rsid w:val="00AB7636"/>
    <w:rsid w:val="00AB7925"/>
    <w:rsid w:val="00AB7BFD"/>
    <w:rsid w:val="00AB7DF5"/>
    <w:rsid w:val="00AB7E45"/>
    <w:rsid w:val="00AC0461"/>
    <w:rsid w:val="00AC0601"/>
    <w:rsid w:val="00AC067F"/>
    <w:rsid w:val="00AC074F"/>
    <w:rsid w:val="00AC0A9E"/>
    <w:rsid w:val="00AC1031"/>
    <w:rsid w:val="00AC1080"/>
    <w:rsid w:val="00AC13BA"/>
    <w:rsid w:val="00AC1537"/>
    <w:rsid w:val="00AC17D8"/>
    <w:rsid w:val="00AC18DF"/>
    <w:rsid w:val="00AC1A59"/>
    <w:rsid w:val="00AC1A7C"/>
    <w:rsid w:val="00AC1AF5"/>
    <w:rsid w:val="00AC1B43"/>
    <w:rsid w:val="00AC1BD0"/>
    <w:rsid w:val="00AC1C4F"/>
    <w:rsid w:val="00AC1DB7"/>
    <w:rsid w:val="00AC1FB6"/>
    <w:rsid w:val="00AC202D"/>
    <w:rsid w:val="00AC21B6"/>
    <w:rsid w:val="00AC2225"/>
    <w:rsid w:val="00AC244D"/>
    <w:rsid w:val="00AC245B"/>
    <w:rsid w:val="00AC2BEF"/>
    <w:rsid w:val="00AC2E7E"/>
    <w:rsid w:val="00AC3288"/>
    <w:rsid w:val="00AC32FD"/>
    <w:rsid w:val="00AC3418"/>
    <w:rsid w:val="00AC3441"/>
    <w:rsid w:val="00AC35D1"/>
    <w:rsid w:val="00AC363A"/>
    <w:rsid w:val="00AC388B"/>
    <w:rsid w:val="00AC3983"/>
    <w:rsid w:val="00AC3B02"/>
    <w:rsid w:val="00AC3D9A"/>
    <w:rsid w:val="00AC3F18"/>
    <w:rsid w:val="00AC3FD3"/>
    <w:rsid w:val="00AC3FF7"/>
    <w:rsid w:val="00AC424C"/>
    <w:rsid w:val="00AC4361"/>
    <w:rsid w:val="00AC4412"/>
    <w:rsid w:val="00AC498F"/>
    <w:rsid w:val="00AC4E44"/>
    <w:rsid w:val="00AC4F90"/>
    <w:rsid w:val="00AC571D"/>
    <w:rsid w:val="00AC5A8D"/>
    <w:rsid w:val="00AC60F8"/>
    <w:rsid w:val="00AC631C"/>
    <w:rsid w:val="00AC64C0"/>
    <w:rsid w:val="00AC66F2"/>
    <w:rsid w:val="00AC6721"/>
    <w:rsid w:val="00AC69E1"/>
    <w:rsid w:val="00AC6AA7"/>
    <w:rsid w:val="00AC6D12"/>
    <w:rsid w:val="00AC6E8A"/>
    <w:rsid w:val="00AC6E99"/>
    <w:rsid w:val="00AC700B"/>
    <w:rsid w:val="00AC71D7"/>
    <w:rsid w:val="00AC74F8"/>
    <w:rsid w:val="00AC751E"/>
    <w:rsid w:val="00AC751F"/>
    <w:rsid w:val="00AC78DC"/>
    <w:rsid w:val="00AC790D"/>
    <w:rsid w:val="00AC7918"/>
    <w:rsid w:val="00AC7CC6"/>
    <w:rsid w:val="00AC7D53"/>
    <w:rsid w:val="00AD0744"/>
    <w:rsid w:val="00AD0790"/>
    <w:rsid w:val="00AD07EE"/>
    <w:rsid w:val="00AD09ED"/>
    <w:rsid w:val="00AD0B49"/>
    <w:rsid w:val="00AD0C4E"/>
    <w:rsid w:val="00AD0C55"/>
    <w:rsid w:val="00AD0ECC"/>
    <w:rsid w:val="00AD0F92"/>
    <w:rsid w:val="00AD0FE0"/>
    <w:rsid w:val="00AD1268"/>
    <w:rsid w:val="00AD1BF8"/>
    <w:rsid w:val="00AD1CDD"/>
    <w:rsid w:val="00AD2295"/>
    <w:rsid w:val="00AD22FE"/>
    <w:rsid w:val="00AD2366"/>
    <w:rsid w:val="00AD258A"/>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698"/>
    <w:rsid w:val="00AD47BE"/>
    <w:rsid w:val="00AD48E6"/>
    <w:rsid w:val="00AD4A44"/>
    <w:rsid w:val="00AD4C79"/>
    <w:rsid w:val="00AD4F6F"/>
    <w:rsid w:val="00AD50E5"/>
    <w:rsid w:val="00AD5288"/>
    <w:rsid w:val="00AD533C"/>
    <w:rsid w:val="00AD5694"/>
    <w:rsid w:val="00AD5735"/>
    <w:rsid w:val="00AD5746"/>
    <w:rsid w:val="00AD5859"/>
    <w:rsid w:val="00AD5B7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56B"/>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9E6"/>
    <w:rsid w:val="00AE1A50"/>
    <w:rsid w:val="00AE1C44"/>
    <w:rsid w:val="00AE1DB2"/>
    <w:rsid w:val="00AE2152"/>
    <w:rsid w:val="00AE2279"/>
    <w:rsid w:val="00AE2312"/>
    <w:rsid w:val="00AE23BC"/>
    <w:rsid w:val="00AE2635"/>
    <w:rsid w:val="00AE27AE"/>
    <w:rsid w:val="00AE29E2"/>
    <w:rsid w:val="00AE2A26"/>
    <w:rsid w:val="00AE2ABD"/>
    <w:rsid w:val="00AE2B4C"/>
    <w:rsid w:val="00AE2B75"/>
    <w:rsid w:val="00AE2D2E"/>
    <w:rsid w:val="00AE2D66"/>
    <w:rsid w:val="00AE2F36"/>
    <w:rsid w:val="00AE2F50"/>
    <w:rsid w:val="00AE35B6"/>
    <w:rsid w:val="00AE377C"/>
    <w:rsid w:val="00AE3821"/>
    <w:rsid w:val="00AE3856"/>
    <w:rsid w:val="00AE3A74"/>
    <w:rsid w:val="00AE43E1"/>
    <w:rsid w:val="00AE43ED"/>
    <w:rsid w:val="00AE46DE"/>
    <w:rsid w:val="00AE479E"/>
    <w:rsid w:val="00AE486F"/>
    <w:rsid w:val="00AE52D1"/>
    <w:rsid w:val="00AE5378"/>
    <w:rsid w:val="00AE53B8"/>
    <w:rsid w:val="00AE54FA"/>
    <w:rsid w:val="00AE559B"/>
    <w:rsid w:val="00AE56AC"/>
    <w:rsid w:val="00AE5AB0"/>
    <w:rsid w:val="00AE61BE"/>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9F7"/>
    <w:rsid w:val="00AF0BF4"/>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336"/>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631"/>
    <w:rsid w:val="00AF58B6"/>
    <w:rsid w:val="00AF5975"/>
    <w:rsid w:val="00AF5FF4"/>
    <w:rsid w:val="00AF611D"/>
    <w:rsid w:val="00AF622B"/>
    <w:rsid w:val="00AF6508"/>
    <w:rsid w:val="00AF6D77"/>
    <w:rsid w:val="00AF6E72"/>
    <w:rsid w:val="00AF71C2"/>
    <w:rsid w:val="00AF748F"/>
    <w:rsid w:val="00AF77DE"/>
    <w:rsid w:val="00AF786A"/>
    <w:rsid w:val="00AF7C33"/>
    <w:rsid w:val="00AF7DB1"/>
    <w:rsid w:val="00AF7DB6"/>
    <w:rsid w:val="00B00146"/>
    <w:rsid w:val="00B00157"/>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4FB"/>
    <w:rsid w:val="00B02751"/>
    <w:rsid w:val="00B02A39"/>
    <w:rsid w:val="00B02D5E"/>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456"/>
    <w:rsid w:val="00B045AA"/>
    <w:rsid w:val="00B04ACD"/>
    <w:rsid w:val="00B04DC1"/>
    <w:rsid w:val="00B04E27"/>
    <w:rsid w:val="00B04FE3"/>
    <w:rsid w:val="00B0500C"/>
    <w:rsid w:val="00B053D9"/>
    <w:rsid w:val="00B054EF"/>
    <w:rsid w:val="00B0554E"/>
    <w:rsid w:val="00B05591"/>
    <w:rsid w:val="00B057B9"/>
    <w:rsid w:val="00B05A64"/>
    <w:rsid w:val="00B05AA5"/>
    <w:rsid w:val="00B05CB1"/>
    <w:rsid w:val="00B05E5C"/>
    <w:rsid w:val="00B06154"/>
    <w:rsid w:val="00B06219"/>
    <w:rsid w:val="00B0659D"/>
    <w:rsid w:val="00B06634"/>
    <w:rsid w:val="00B068CA"/>
    <w:rsid w:val="00B068D6"/>
    <w:rsid w:val="00B068FA"/>
    <w:rsid w:val="00B06D22"/>
    <w:rsid w:val="00B07471"/>
    <w:rsid w:val="00B074C0"/>
    <w:rsid w:val="00B074C9"/>
    <w:rsid w:val="00B07509"/>
    <w:rsid w:val="00B075C3"/>
    <w:rsid w:val="00B07640"/>
    <w:rsid w:val="00B077DC"/>
    <w:rsid w:val="00B07812"/>
    <w:rsid w:val="00B07894"/>
    <w:rsid w:val="00B0797E"/>
    <w:rsid w:val="00B07E2B"/>
    <w:rsid w:val="00B07ECC"/>
    <w:rsid w:val="00B07FA4"/>
    <w:rsid w:val="00B1010F"/>
    <w:rsid w:val="00B10203"/>
    <w:rsid w:val="00B1044A"/>
    <w:rsid w:val="00B108DC"/>
    <w:rsid w:val="00B10950"/>
    <w:rsid w:val="00B1095B"/>
    <w:rsid w:val="00B10B97"/>
    <w:rsid w:val="00B10CDD"/>
    <w:rsid w:val="00B10D3F"/>
    <w:rsid w:val="00B114F9"/>
    <w:rsid w:val="00B11AD9"/>
    <w:rsid w:val="00B11C7C"/>
    <w:rsid w:val="00B11CF2"/>
    <w:rsid w:val="00B11E36"/>
    <w:rsid w:val="00B1218C"/>
    <w:rsid w:val="00B12199"/>
    <w:rsid w:val="00B121B4"/>
    <w:rsid w:val="00B12950"/>
    <w:rsid w:val="00B12981"/>
    <w:rsid w:val="00B12AD1"/>
    <w:rsid w:val="00B12B6B"/>
    <w:rsid w:val="00B12C5E"/>
    <w:rsid w:val="00B12D65"/>
    <w:rsid w:val="00B12D66"/>
    <w:rsid w:val="00B12E08"/>
    <w:rsid w:val="00B1309A"/>
    <w:rsid w:val="00B1345B"/>
    <w:rsid w:val="00B135FB"/>
    <w:rsid w:val="00B13BF7"/>
    <w:rsid w:val="00B13E21"/>
    <w:rsid w:val="00B141F0"/>
    <w:rsid w:val="00B14220"/>
    <w:rsid w:val="00B143BF"/>
    <w:rsid w:val="00B14A53"/>
    <w:rsid w:val="00B14BFC"/>
    <w:rsid w:val="00B14C50"/>
    <w:rsid w:val="00B14F62"/>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737"/>
    <w:rsid w:val="00B1781F"/>
    <w:rsid w:val="00B179CB"/>
    <w:rsid w:val="00B17A36"/>
    <w:rsid w:val="00B17BAC"/>
    <w:rsid w:val="00B17BCC"/>
    <w:rsid w:val="00B17C0C"/>
    <w:rsid w:val="00B17C49"/>
    <w:rsid w:val="00B17D45"/>
    <w:rsid w:val="00B17E12"/>
    <w:rsid w:val="00B20082"/>
    <w:rsid w:val="00B2013B"/>
    <w:rsid w:val="00B2035B"/>
    <w:rsid w:val="00B203B0"/>
    <w:rsid w:val="00B2045D"/>
    <w:rsid w:val="00B205D9"/>
    <w:rsid w:val="00B206FD"/>
    <w:rsid w:val="00B2093C"/>
    <w:rsid w:val="00B20941"/>
    <w:rsid w:val="00B2097E"/>
    <w:rsid w:val="00B20995"/>
    <w:rsid w:val="00B20D15"/>
    <w:rsid w:val="00B211C4"/>
    <w:rsid w:val="00B212A1"/>
    <w:rsid w:val="00B21530"/>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3F05"/>
    <w:rsid w:val="00B2405F"/>
    <w:rsid w:val="00B24648"/>
    <w:rsid w:val="00B2465E"/>
    <w:rsid w:val="00B248F2"/>
    <w:rsid w:val="00B2491D"/>
    <w:rsid w:val="00B24B9D"/>
    <w:rsid w:val="00B24BC3"/>
    <w:rsid w:val="00B24C4F"/>
    <w:rsid w:val="00B25242"/>
    <w:rsid w:val="00B2536E"/>
    <w:rsid w:val="00B25567"/>
    <w:rsid w:val="00B25B79"/>
    <w:rsid w:val="00B25DBF"/>
    <w:rsid w:val="00B25E5B"/>
    <w:rsid w:val="00B26019"/>
    <w:rsid w:val="00B2611A"/>
    <w:rsid w:val="00B26392"/>
    <w:rsid w:val="00B26610"/>
    <w:rsid w:val="00B267A5"/>
    <w:rsid w:val="00B268EE"/>
    <w:rsid w:val="00B269F8"/>
    <w:rsid w:val="00B26AFD"/>
    <w:rsid w:val="00B26B66"/>
    <w:rsid w:val="00B26C1A"/>
    <w:rsid w:val="00B26CB0"/>
    <w:rsid w:val="00B26CEE"/>
    <w:rsid w:val="00B26D74"/>
    <w:rsid w:val="00B26DC1"/>
    <w:rsid w:val="00B27937"/>
    <w:rsid w:val="00B27B68"/>
    <w:rsid w:val="00B27ED1"/>
    <w:rsid w:val="00B27F87"/>
    <w:rsid w:val="00B30073"/>
    <w:rsid w:val="00B30123"/>
    <w:rsid w:val="00B303AA"/>
    <w:rsid w:val="00B3089C"/>
    <w:rsid w:val="00B3115C"/>
    <w:rsid w:val="00B311A1"/>
    <w:rsid w:val="00B31247"/>
    <w:rsid w:val="00B31250"/>
    <w:rsid w:val="00B31259"/>
    <w:rsid w:val="00B31391"/>
    <w:rsid w:val="00B315CA"/>
    <w:rsid w:val="00B31608"/>
    <w:rsid w:val="00B318BE"/>
    <w:rsid w:val="00B31930"/>
    <w:rsid w:val="00B3193B"/>
    <w:rsid w:val="00B31B29"/>
    <w:rsid w:val="00B31C38"/>
    <w:rsid w:val="00B320E8"/>
    <w:rsid w:val="00B32190"/>
    <w:rsid w:val="00B3231E"/>
    <w:rsid w:val="00B32436"/>
    <w:rsid w:val="00B324EF"/>
    <w:rsid w:val="00B3296E"/>
    <w:rsid w:val="00B32EDD"/>
    <w:rsid w:val="00B32FC6"/>
    <w:rsid w:val="00B33216"/>
    <w:rsid w:val="00B33437"/>
    <w:rsid w:val="00B334BB"/>
    <w:rsid w:val="00B33517"/>
    <w:rsid w:val="00B33829"/>
    <w:rsid w:val="00B338D2"/>
    <w:rsid w:val="00B339B1"/>
    <w:rsid w:val="00B339DC"/>
    <w:rsid w:val="00B33B08"/>
    <w:rsid w:val="00B33B75"/>
    <w:rsid w:val="00B33CB7"/>
    <w:rsid w:val="00B33CF2"/>
    <w:rsid w:val="00B33D7B"/>
    <w:rsid w:val="00B33EE7"/>
    <w:rsid w:val="00B33FAD"/>
    <w:rsid w:val="00B343AE"/>
    <w:rsid w:val="00B34591"/>
    <w:rsid w:val="00B34740"/>
    <w:rsid w:val="00B34A50"/>
    <w:rsid w:val="00B34C0A"/>
    <w:rsid w:val="00B34ECA"/>
    <w:rsid w:val="00B3515E"/>
    <w:rsid w:val="00B35460"/>
    <w:rsid w:val="00B35763"/>
    <w:rsid w:val="00B3577D"/>
    <w:rsid w:val="00B358AE"/>
    <w:rsid w:val="00B35976"/>
    <w:rsid w:val="00B35A42"/>
    <w:rsid w:val="00B35B83"/>
    <w:rsid w:val="00B35B8D"/>
    <w:rsid w:val="00B35E52"/>
    <w:rsid w:val="00B36313"/>
    <w:rsid w:val="00B36384"/>
    <w:rsid w:val="00B36432"/>
    <w:rsid w:val="00B36515"/>
    <w:rsid w:val="00B36721"/>
    <w:rsid w:val="00B368C1"/>
    <w:rsid w:val="00B36BC0"/>
    <w:rsid w:val="00B3715A"/>
    <w:rsid w:val="00B37342"/>
    <w:rsid w:val="00B37545"/>
    <w:rsid w:val="00B376A9"/>
    <w:rsid w:val="00B378AD"/>
    <w:rsid w:val="00B3798F"/>
    <w:rsid w:val="00B37E4F"/>
    <w:rsid w:val="00B400A2"/>
    <w:rsid w:val="00B402D5"/>
    <w:rsid w:val="00B40962"/>
    <w:rsid w:val="00B40998"/>
    <w:rsid w:val="00B40A57"/>
    <w:rsid w:val="00B40B29"/>
    <w:rsid w:val="00B40B97"/>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2DB"/>
    <w:rsid w:val="00B423DF"/>
    <w:rsid w:val="00B42535"/>
    <w:rsid w:val="00B426BF"/>
    <w:rsid w:val="00B4279D"/>
    <w:rsid w:val="00B427A7"/>
    <w:rsid w:val="00B4298B"/>
    <w:rsid w:val="00B429CB"/>
    <w:rsid w:val="00B430F1"/>
    <w:rsid w:val="00B4314D"/>
    <w:rsid w:val="00B4350B"/>
    <w:rsid w:val="00B4363C"/>
    <w:rsid w:val="00B43E6D"/>
    <w:rsid w:val="00B44043"/>
    <w:rsid w:val="00B44133"/>
    <w:rsid w:val="00B441E6"/>
    <w:rsid w:val="00B4465F"/>
    <w:rsid w:val="00B4481B"/>
    <w:rsid w:val="00B44B57"/>
    <w:rsid w:val="00B44CD0"/>
    <w:rsid w:val="00B44D9E"/>
    <w:rsid w:val="00B44DBB"/>
    <w:rsid w:val="00B44F6C"/>
    <w:rsid w:val="00B452D2"/>
    <w:rsid w:val="00B453B1"/>
    <w:rsid w:val="00B454E4"/>
    <w:rsid w:val="00B45583"/>
    <w:rsid w:val="00B45AC2"/>
    <w:rsid w:val="00B45BF1"/>
    <w:rsid w:val="00B45F29"/>
    <w:rsid w:val="00B45FDC"/>
    <w:rsid w:val="00B4602B"/>
    <w:rsid w:val="00B463BA"/>
    <w:rsid w:val="00B46AB6"/>
    <w:rsid w:val="00B46D8D"/>
    <w:rsid w:val="00B4707A"/>
    <w:rsid w:val="00B471E1"/>
    <w:rsid w:val="00B4734E"/>
    <w:rsid w:val="00B473CF"/>
    <w:rsid w:val="00B473E1"/>
    <w:rsid w:val="00B474B8"/>
    <w:rsid w:val="00B47577"/>
    <w:rsid w:val="00B476DC"/>
    <w:rsid w:val="00B47878"/>
    <w:rsid w:val="00B47C7B"/>
    <w:rsid w:val="00B47D19"/>
    <w:rsid w:val="00B47EA9"/>
    <w:rsid w:val="00B47F94"/>
    <w:rsid w:val="00B50024"/>
    <w:rsid w:val="00B5020A"/>
    <w:rsid w:val="00B504FC"/>
    <w:rsid w:val="00B50668"/>
    <w:rsid w:val="00B506F7"/>
    <w:rsid w:val="00B5070F"/>
    <w:rsid w:val="00B50870"/>
    <w:rsid w:val="00B50A48"/>
    <w:rsid w:val="00B50B44"/>
    <w:rsid w:val="00B50B50"/>
    <w:rsid w:val="00B50D7B"/>
    <w:rsid w:val="00B50F6A"/>
    <w:rsid w:val="00B51246"/>
    <w:rsid w:val="00B513EF"/>
    <w:rsid w:val="00B513F2"/>
    <w:rsid w:val="00B51659"/>
    <w:rsid w:val="00B51A4B"/>
    <w:rsid w:val="00B51A55"/>
    <w:rsid w:val="00B51A8D"/>
    <w:rsid w:val="00B51A9D"/>
    <w:rsid w:val="00B52190"/>
    <w:rsid w:val="00B52224"/>
    <w:rsid w:val="00B523C4"/>
    <w:rsid w:val="00B52600"/>
    <w:rsid w:val="00B52668"/>
    <w:rsid w:val="00B5274B"/>
    <w:rsid w:val="00B5293D"/>
    <w:rsid w:val="00B52C39"/>
    <w:rsid w:val="00B52E0F"/>
    <w:rsid w:val="00B52FB6"/>
    <w:rsid w:val="00B535DA"/>
    <w:rsid w:val="00B5379F"/>
    <w:rsid w:val="00B53869"/>
    <w:rsid w:val="00B53EF9"/>
    <w:rsid w:val="00B53F04"/>
    <w:rsid w:val="00B541AE"/>
    <w:rsid w:val="00B5424F"/>
    <w:rsid w:val="00B54655"/>
    <w:rsid w:val="00B54C53"/>
    <w:rsid w:val="00B54D0C"/>
    <w:rsid w:val="00B55237"/>
    <w:rsid w:val="00B55860"/>
    <w:rsid w:val="00B5595E"/>
    <w:rsid w:val="00B55A40"/>
    <w:rsid w:val="00B55B65"/>
    <w:rsid w:val="00B55B97"/>
    <w:rsid w:val="00B55CF2"/>
    <w:rsid w:val="00B56073"/>
    <w:rsid w:val="00B56097"/>
    <w:rsid w:val="00B5610D"/>
    <w:rsid w:val="00B56225"/>
    <w:rsid w:val="00B56766"/>
    <w:rsid w:val="00B56959"/>
    <w:rsid w:val="00B56977"/>
    <w:rsid w:val="00B56D02"/>
    <w:rsid w:val="00B56EFB"/>
    <w:rsid w:val="00B56FB2"/>
    <w:rsid w:val="00B5729F"/>
    <w:rsid w:val="00B578C5"/>
    <w:rsid w:val="00B57B92"/>
    <w:rsid w:val="00B57D1B"/>
    <w:rsid w:val="00B57EC7"/>
    <w:rsid w:val="00B57F2C"/>
    <w:rsid w:val="00B57FA8"/>
    <w:rsid w:val="00B60206"/>
    <w:rsid w:val="00B60529"/>
    <w:rsid w:val="00B606A1"/>
    <w:rsid w:val="00B6072A"/>
    <w:rsid w:val="00B60A12"/>
    <w:rsid w:val="00B60B4D"/>
    <w:rsid w:val="00B60C9E"/>
    <w:rsid w:val="00B60F10"/>
    <w:rsid w:val="00B61132"/>
    <w:rsid w:val="00B61219"/>
    <w:rsid w:val="00B612F7"/>
    <w:rsid w:val="00B612FD"/>
    <w:rsid w:val="00B613BF"/>
    <w:rsid w:val="00B6153E"/>
    <w:rsid w:val="00B615E5"/>
    <w:rsid w:val="00B616B1"/>
    <w:rsid w:val="00B61A49"/>
    <w:rsid w:val="00B61B21"/>
    <w:rsid w:val="00B61D96"/>
    <w:rsid w:val="00B62189"/>
    <w:rsid w:val="00B622AB"/>
    <w:rsid w:val="00B6230D"/>
    <w:rsid w:val="00B62405"/>
    <w:rsid w:val="00B62868"/>
    <w:rsid w:val="00B62A7F"/>
    <w:rsid w:val="00B62F8B"/>
    <w:rsid w:val="00B63078"/>
    <w:rsid w:val="00B63092"/>
    <w:rsid w:val="00B633CA"/>
    <w:rsid w:val="00B634C7"/>
    <w:rsid w:val="00B6354B"/>
    <w:rsid w:val="00B63A2B"/>
    <w:rsid w:val="00B63B96"/>
    <w:rsid w:val="00B63BF6"/>
    <w:rsid w:val="00B63C3B"/>
    <w:rsid w:val="00B63D5E"/>
    <w:rsid w:val="00B63ED2"/>
    <w:rsid w:val="00B6446C"/>
    <w:rsid w:val="00B64563"/>
    <w:rsid w:val="00B645E5"/>
    <w:rsid w:val="00B64663"/>
    <w:rsid w:val="00B64D47"/>
    <w:rsid w:val="00B64E1E"/>
    <w:rsid w:val="00B64F63"/>
    <w:rsid w:val="00B65136"/>
    <w:rsid w:val="00B6513C"/>
    <w:rsid w:val="00B65186"/>
    <w:rsid w:val="00B653CC"/>
    <w:rsid w:val="00B6557E"/>
    <w:rsid w:val="00B6563C"/>
    <w:rsid w:val="00B65949"/>
    <w:rsid w:val="00B65ABC"/>
    <w:rsid w:val="00B65D09"/>
    <w:rsid w:val="00B65DA9"/>
    <w:rsid w:val="00B65E4C"/>
    <w:rsid w:val="00B65EE6"/>
    <w:rsid w:val="00B65F0E"/>
    <w:rsid w:val="00B65F66"/>
    <w:rsid w:val="00B6600A"/>
    <w:rsid w:val="00B663A8"/>
    <w:rsid w:val="00B6641E"/>
    <w:rsid w:val="00B66979"/>
    <w:rsid w:val="00B66BAB"/>
    <w:rsid w:val="00B66D87"/>
    <w:rsid w:val="00B66FC6"/>
    <w:rsid w:val="00B67039"/>
    <w:rsid w:val="00B673CE"/>
    <w:rsid w:val="00B6745C"/>
    <w:rsid w:val="00B6758E"/>
    <w:rsid w:val="00B6771B"/>
    <w:rsid w:val="00B67A1A"/>
    <w:rsid w:val="00B67B40"/>
    <w:rsid w:val="00B67BFE"/>
    <w:rsid w:val="00B67D9E"/>
    <w:rsid w:val="00B67E7F"/>
    <w:rsid w:val="00B67E8A"/>
    <w:rsid w:val="00B67F9B"/>
    <w:rsid w:val="00B70064"/>
    <w:rsid w:val="00B700A0"/>
    <w:rsid w:val="00B700C2"/>
    <w:rsid w:val="00B7011A"/>
    <w:rsid w:val="00B70219"/>
    <w:rsid w:val="00B7035D"/>
    <w:rsid w:val="00B70491"/>
    <w:rsid w:val="00B7084E"/>
    <w:rsid w:val="00B70AD4"/>
    <w:rsid w:val="00B70BEB"/>
    <w:rsid w:val="00B70E91"/>
    <w:rsid w:val="00B70F26"/>
    <w:rsid w:val="00B710C8"/>
    <w:rsid w:val="00B710F9"/>
    <w:rsid w:val="00B71951"/>
    <w:rsid w:val="00B71B5B"/>
    <w:rsid w:val="00B71BCB"/>
    <w:rsid w:val="00B71BED"/>
    <w:rsid w:val="00B71E6A"/>
    <w:rsid w:val="00B7205D"/>
    <w:rsid w:val="00B72127"/>
    <w:rsid w:val="00B724C5"/>
    <w:rsid w:val="00B7262A"/>
    <w:rsid w:val="00B727A9"/>
    <w:rsid w:val="00B72835"/>
    <w:rsid w:val="00B7283A"/>
    <w:rsid w:val="00B72940"/>
    <w:rsid w:val="00B72EC1"/>
    <w:rsid w:val="00B72F5A"/>
    <w:rsid w:val="00B731DC"/>
    <w:rsid w:val="00B7320A"/>
    <w:rsid w:val="00B732EB"/>
    <w:rsid w:val="00B73351"/>
    <w:rsid w:val="00B7351D"/>
    <w:rsid w:val="00B73716"/>
    <w:rsid w:val="00B73A22"/>
    <w:rsid w:val="00B73AB8"/>
    <w:rsid w:val="00B73D32"/>
    <w:rsid w:val="00B74238"/>
    <w:rsid w:val="00B7459A"/>
    <w:rsid w:val="00B748B9"/>
    <w:rsid w:val="00B74986"/>
    <w:rsid w:val="00B74A96"/>
    <w:rsid w:val="00B750D1"/>
    <w:rsid w:val="00B75555"/>
    <w:rsid w:val="00B7567D"/>
    <w:rsid w:val="00B7587C"/>
    <w:rsid w:val="00B7590B"/>
    <w:rsid w:val="00B759A5"/>
    <w:rsid w:val="00B75A92"/>
    <w:rsid w:val="00B75AB0"/>
    <w:rsid w:val="00B75B5F"/>
    <w:rsid w:val="00B75B9E"/>
    <w:rsid w:val="00B75EFB"/>
    <w:rsid w:val="00B76036"/>
    <w:rsid w:val="00B76174"/>
    <w:rsid w:val="00B764B9"/>
    <w:rsid w:val="00B76AE3"/>
    <w:rsid w:val="00B76B61"/>
    <w:rsid w:val="00B772B4"/>
    <w:rsid w:val="00B77388"/>
    <w:rsid w:val="00B773D8"/>
    <w:rsid w:val="00B77708"/>
    <w:rsid w:val="00B77805"/>
    <w:rsid w:val="00B77A5B"/>
    <w:rsid w:val="00B805AB"/>
    <w:rsid w:val="00B806B0"/>
    <w:rsid w:val="00B809B1"/>
    <w:rsid w:val="00B80AE0"/>
    <w:rsid w:val="00B80D34"/>
    <w:rsid w:val="00B80E3D"/>
    <w:rsid w:val="00B80F7F"/>
    <w:rsid w:val="00B80F95"/>
    <w:rsid w:val="00B81184"/>
    <w:rsid w:val="00B812EA"/>
    <w:rsid w:val="00B81692"/>
    <w:rsid w:val="00B81803"/>
    <w:rsid w:val="00B818AD"/>
    <w:rsid w:val="00B81993"/>
    <w:rsid w:val="00B819DF"/>
    <w:rsid w:val="00B81A88"/>
    <w:rsid w:val="00B81BD7"/>
    <w:rsid w:val="00B81C06"/>
    <w:rsid w:val="00B81F3F"/>
    <w:rsid w:val="00B82530"/>
    <w:rsid w:val="00B82535"/>
    <w:rsid w:val="00B82866"/>
    <w:rsid w:val="00B82F4E"/>
    <w:rsid w:val="00B8302E"/>
    <w:rsid w:val="00B83283"/>
    <w:rsid w:val="00B833B4"/>
    <w:rsid w:val="00B83424"/>
    <w:rsid w:val="00B836AF"/>
    <w:rsid w:val="00B83710"/>
    <w:rsid w:val="00B838C8"/>
    <w:rsid w:val="00B83B74"/>
    <w:rsid w:val="00B83E18"/>
    <w:rsid w:val="00B83E8F"/>
    <w:rsid w:val="00B84346"/>
    <w:rsid w:val="00B84658"/>
    <w:rsid w:val="00B84983"/>
    <w:rsid w:val="00B84DFF"/>
    <w:rsid w:val="00B84ED8"/>
    <w:rsid w:val="00B851F7"/>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ADC"/>
    <w:rsid w:val="00B87CD9"/>
    <w:rsid w:val="00B87D3D"/>
    <w:rsid w:val="00B90074"/>
    <w:rsid w:val="00B9014F"/>
    <w:rsid w:val="00B904B5"/>
    <w:rsid w:val="00B90796"/>
    <w:rsid w:val="00B907C9"/>
    <w:rsid w:val="00B90D28"/>
    <w:rsid w:val="00B90DDC"/>
    <w:rsid w:val="00B90F03"/>
    <w:rsid w:val="00B91060"/>
    <w:rsid w:val="00B911B0"/>
    <w:rsid w:val="00B91806"/>
    <w:rsid w:val="00B91C11"/>
    <w:rsid w:val="00B91D6A"/>
    <w:rsid w:val="00B91EDA"/>
    <w:rsid w:val="00B92665"/>
    <w:rsid w:val="00B928AE"/>
    <w:rsid w:val="00B92ABD"/>
    <w:rsid w:val="00B92C63"/>
    <w:rsid w:val="00B92CD0"/>
    <w:rsid w:val="00B92E77"/>
    <w:rsid w:val="00B93420"/>
    <w:rsid w:val="00B936F6"/>
    <w:rsid w:val="00B939F8"/>
    <w:rsid w:val="00B93D1D"/>
    <w:rsid w:val="00B93E6D"/>
    <w:rsid w:val="00B9442C"/>
    <w:rsid w:val="00B94488"/>
    <w:rsid w:val="00B944D7"/>
    <w:rsid w:val="00B94B5A"/>
    <w:rsid w:val="00B94C07"/>
    <w:rsid w:val="00B94E1C"/>
    <w:rsid w:val="00B95009"/>
    <w:rsid w:val="00B95083"/>
    <w:rsid w:val="00B95260"/>
    <w:rsid w:val="00B952B4"/>
    <w:rsid w:val="00B95337"/>
    <w:rsid w:val="00B959AE"/>
    <w:rsid w:val="00B95ABB"/>
    <w:rsid w:val="00B95D8D"/>
    <w:rsid w:val="00B96124"/>
    <w:rsid w:val="00B96232"/>
    <w:rsid w:val="00B96250"/>
    <w:rsid w:val="00B96261"/>
    <w:rsid w:val="00B96504"/>
    <w:rsid w:val="00B965DF"/>
    <w:rsid w:val="00B9668A"/>
    <w:rsid w:val="00B96774"/>
    <w:rsid w:val="00B967D9"/>
    <w:rsid w:val="00B96B2D"/>
    <w:rsid w:val="00B96B32"/>
    <w:rsid w:val="00B96F81"/>
    <w:rsid w:val="00B96FBF"/>
    <w:rsid w:val="00B97307"/>
    <w:rsid w:val="00B9733B"/>
    <w:rsid w:val="00B97481"/>
    <w:rsid w:val="00BA028E"/>
    <w:rsid w:val="00BA060A"/>
    <w:rsid w:val="00BA0674"/>
    <w:rsid w:val="00BA1210"/>
    <w:rsid w:val="00BA14AA"/>
    <w:rsid w:val="00BA14C5"/>
    <w:rsid w:val="00BA1C4D"/>
    <w:rsid w:val="00BA1DA4"/>
    <w:rsid w:val="00BA1FAC"/>
    <w:rsid w:val="00BA20ED"/>
    <w:rsid w:val="00BA2958"/>
    <w:rsid w:val="00BA2981"/>
    <w:rsid w:val="00BA2A9B"/>
    <w:rsid w:val="00BA2B65"/>
    <w:rsid w:val="00BA2B97"/>
    <w:rsid w:val="00BA2BF6"/>
    <w:rsid w:val="00BA2DEE"/>
    <w:rsid w:val="00BA2ED3"/>
    <w:rsid w:val="00BA3209"/>
    <w:rsid w:val="00BA322E"/>
    <w:rsid w:val="00BA3773"/>
    <w:rsid w:val="00BA37DE"/>
    <w:rsid w:val="00BA3E13"/>
    <w:rsid w:val="00BA3F23"/>
    <w:rsid w:val="00BA4086"/>
    <w:rsid w:val="00BA450C"/>
    <w:rsid w:val="00BA472F"/>
    <w:rsid w:val="00BA47AC"/>
    <w:rsid w:val="00BA4A08"/>
    <w:rsid w:val="00BA4AC2"/>
    <w:rsid w:val="00BA4AFE"/>
    <w:rsid w:val="00BA4F31"/>
    <w:rsid w:val="00BA503D"/>
    <w:rsid w:val="00BA5395"/>
    <w:rsid w:val="00BA53A2"/>
    <w:rsid w:val="00BA546D"/>
    <w:rsid w:val="00BA56BE"/>
    <w:rsid w:val="00BA593F"/>
    <w:rsid w:val="00BA5940"/>
    <w:rsid w:val="00BA59B6"/>
    <w:rsid w:val="00BA59CE"/>
    <w:rsid w:val="00BA5BBC"/>
    <w:rsid w:val="00BA5FC5"/>
    <w:rsid w:val="00BA5FFA"/>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374"/>
    <w:rsid w:val="00BB03AD"/>
    <w:rsid w:val="00BB0681"/>
    <w:rsid w:val="00BB0D49"/>
    <w:rsid w:val="00BB0E4C"/>
    <w:rsid w:val="00BB0E63"/>
    <w:rsid w:val="00BB0F80"/>
    <w:rsid w:val="00BB1099"/>
    <w:rsid w:val="00BB1854"/>
    <w:rsid w:val="00BB1986"/>
    <w:rsid w:val="00BB1A11"/>
    <w:rsid w:val="00BB1B3F"/>
    <w:rsid w:val="00BB1BEF"/>
    <w:rsid w:val="00BB1C53"/>
    <w:rsid w:val="00BB1DF3"/>
    <w:rsid w:val="00BB1E04"/>
    <w:rsid w:val="00BB1FC0"/>
    <w:rsid w:val="00BB243E"/>
    <w:rsid w:val="00BB2566"/>
    <w:rsid w:val="00BB28B4"/>
    <w:rsid w:val="00BB2D50"/>
    <w:rsid w:val="00BB2DE0"/>
    <w:rsid w:val="00BB3001"/>
    <w:rsid w:val="00BB30CE"/>
    <w:rsid w:val="00BB3435"/>
    <w:rsid w:val="00BB3542"/>
    <w:rsid w:val="00BB3615"/>
    <w:rsid w:val="00BB378F"/>
    <w:rsid w:val="00BB38A6"/>
    <w:rsid w:val="00BB38E6"/>
    <w:rsid w:val="00BB3940"/>
    <w:rsid w:val="00BB3B9D"/>
    <w:rsid w:val="00BB3D36"/>
    <w:rsid w:val="00BB3E2F"/>
    <w:rsid w:val="00BB41D1"/>
    <w:rsid w:val="00BB41EA"/>
    <w:rsid w:val="00BB420D"/>
    <w:rsid w:val="00BB425D"/>
    <w:rsid w:val="00BB4372"/>
    <w:rsid w:val="00BB4AB4"/>
    <w:rsid w:val="00BB4D00"/>
    <w:rsid w:val="00BB4FCF"/>
    <w:rsid w:val="00BB508B"/>
    <w:rsid w:val="00BB51CF"/>
    <w:rsid w:val="00BB52D5"/>
    <w:rsid w:val="00BB5323"/>
    <w:rsid w:val="00BB5558"/>
    <w:rsid w:val="00BB5595"/>
    <w:rsid w:val="00BB5903"/>
    <w:rsid w:val="00BB5B26"/>
    <w:rsid w:val="00BB5C68"/>
    <w:rsid w:val="00BB611E"/>
    <w:rsid w:val="00BB6272"/>
    <w:rsid w:val="00BB633B"/>
    <w:rsid w:val="00BB635B"/>
    <w:rsid w:val="00BB66CB"/>
    <w:rsid w:val="00BB68BE"/>
    <w:rsid w:val="00BB6AC9"/>
    <w:rsid w:val="00BB6C9E"/>
    <w:rsid w:val="00BB6F26"/>
    <w:rsid w:val="00BB71A9"/>
    <w:rsid w:val="00BB721D"/>
    <w:rsid w:val="00BB7692"/>
    <w:rsid w:val="00BB77BA"/>
    <w:rsid w:val="00BB7891"/>
    <w:rsid w:val="00BB78E9"/>
    <w:rsid w:val="00BB7B08"/>
    <w:rsid w:val="00BB7BF1"/>
    <w:rsid w:val="00BB7DAD"/>
    <w:rsid w:val="00BB7DDD"/>
    <w:rsid w:val="00BC05B5"/>
    <w:rsid w:val="00BC05D2"/>
    <w:rsid w:val="00BC0816"/>
    <w:rsid w:val="00BC09A0"/>
    <w:rsid w:val="00BC0D31"/>
    <w:rsid w:val="00BC0EE7"/>
    <w:rsid w:val="00BC1026"/>
    <w:rsid w:val="00BC10FD"/>
    <w:rsid w:val="00BC113D"/>
    <w:rsid w:val="00BC11D3"/>
    <w:rsid w:val="00BC13EF"/>
    <w:rsid w:val="00BC1433"/>
    <w:rsid w:val="00BC157C"/>
    <w:rsid w:val="00BC1897"/>
    <w:rsid w:val="00BC1B33"/>
    <w:rsid w:val="00BC1B35"/>
    <w:rsid w:val="00BC1BD7"/>
    <w:rsid w:val="00BC2037"/>
    <w:rsid w:val="00BC235C"/>
    <w:rsid w:val="00BC247F"/>
    <w:rsid w:val="00BC24F8"/>
    <w:rsid w:val="00BC2508"/>
    <w:rsid w:val="00BC2610"/>
    <w:rsid w:val="00BC2A97"/>
    <w:rsid w:val="00BC2A9F"/>
    <w:rsid w:val="00BC2ACB"/>
    <w:rsid w:val="00BC2B6C"/>
    <w:rsid w:val="00BC2B71"/>
    <w:rsid w:val="00BC2BA9"/>
    <w:rsid w:val="00BC2BB4"/>
    <w:rsid w:val="00BC301E"/>
    <w:rsid w:val="00BC30A2"/>
    <w:rsid w:val="00BC315E"/>
    <w:rsid w:val="00BC3303"/>
    <w:rsid w:val="00BC33AB"/>
    <w:rsid w:val="00BC3548"/>
    <w:rsid w:val="00BC3573"/>
    <w:rsid w:val="00BC3631"/>
    <w:rsid w:val="00BC3722"/>
    <w:rsid w:val="00BC3D68"/>
    <w:rsid w:val="00BC3E13"/>
    <w:rsid w:val="00BC3E20"/>
    <w:rsid w:val="00BC3E8D"/>
    <w:rsid w:val="00BC3EA7"/>
    <w:rsid w:val="00BC4624"/>
    <w:rsid w:val="00BC4BCD"/>
    <w:rsid w:val="00BC4DBD"/>
    <w:rsid w:val="00BC5309"/>
    <w:rsid w:val="00BC560C"/>
    <w:rsid w:val="00BC5841"/>
    <w:rsid w:val="00BC589D"/>
    <w:rsid w:val="00BC5CDF"/>
    <w:rsid w:val="00BC5E1E"/>
    <w:rsid w:val="00BC626A"/>
    <w:rsid w:val="00BC62EE"/>
    <w:rsid w:val="00BC6451"/>
    <w:rsid w:val="00BC666D"/>
    <w:rsid w:val="00BC6747"/>
    <w:rsid w:val="00BC6989"/>
    <w:rsid w:val="00BC69FD"/>
    <w:rsid w:val="00BC6A07"/>
    <w:rsid w:val="00BC6ACE"/>
    <w:rsid w:val="00BC6B8E"/>
    <w:rsid w:val="00BC6E8B"/>
    <w:rsid w:val="00BC7068"/>
    <w:rsid w:val="00BC714C"/>
    <w:rsid w:val="00BC71CB"/>
    <w:rsid w:val="00BC7224"/>
    <w:rsid w:val="00BC72BD"/>
    <w:rsid w:val="00BC733B"/>
    <w:rsid w:val="00BC74E9"/>
    <w:rsid w:val="00BC7714"/>
    <w:rsid w:val="00BC7909"/>
    <w:rsid w:val="00BC7D8D"/>
    <w:rsid w:val="00BC7E18"/>
    <w:rsid w:val="00BD007B"/>
    <w:rsid w:val="00BD00CD"/>
    <w:rsid w:val="00BD029F"/>
    <w:rsid w:val="00BD02FC"/>
    <w:rsid w:val="00BD06F9"/>
    <w:rsid w:val="00BD08B1"/>
    <w:rsid w:val="00BD0C45"/>
    <w:rsid w:val="00BD0EB4"/>
    <w:rsid w:val="00BD0FCF"/>
    <w:rsid w:val="00BD1C4E"/>
    <w:rsid w:val="00BD1C8B"/>
    <w:rsid w:val="00BD1CA2"/>
    <w:rsid w:val="00BD264F"/>
    <w:rsid w:val="00BD28D4"/>
    <w:rsid w:val="00BD2A02"/>
    <w:rsid w:val="00BD2B11"/>
    <w:rsid w:val="00BD3003"/>
    <w:rsid w:val="00BD3035"/>
    <w:rsid w:val="00BD307F"/>
    <w:rsid w:val="00BD323B"/>
    <w:rsid w:val="00BD32B2"/>
    <w:rsid w:val="00BD36A3"/>
    <w:rsid w:val="00BD3850"/>
    <w:rsid w:val="00BD38B6"/>
    <w:rsid w:val="00BD3954"/>
    <w:rsid w:val="00BD3B71"/>
    <w:rsid w:val="00BD3F52"/>
    <w:rsid w:val="00BD4112"/>
    <w:rsid w:val="00BD41EA"/>
    <w:rsid w:val="00BD4268"/>
    <w:rsid w:val="00BD4361"/>
    <w:rsid w:val="00BD450D"/>
    <w:rsid w:val="00BD48E0"/>
    <w:rsid w:val="00BD4921"/>
    <w:rsid w:val="00BD4B2D"/>
    <w:rsid w:val="00BD4BAE"/>
    <w:rsid w:val="00BD4DCD"/>
    <w:rsid w:val="00BD50C4"/>
    <w:rsid w:val="00BD51E7"/>
    <w:rsid w:val="00BD56D6"/>
    <w:rsid w:val="00BD5897"/>
    <w:rsid w:val="00BD5B83"/>
    <w:rsid w:val="00BD5C55"/>
    <w:rsid w:val="00BD5D47"/>
    <w:rsid w:val="00BD5EED"/>
    <w:rsid w:val="00BD6141"/>
    <w:rsid w:val="00BD61FD"/>
    <w:rsid w:val="00BD65D6"/>
    <w:rsid w:val="00BD6672"/>
    <w:rsid w:val="00BD6715"/>
    <w:rsid w:val="00BD6924"/>
    <w:rsid w:val="00BD698F"/>
    <w:rsid w:val="00BD6CE1"/>
    <w:rsid w:val="00BD6FB8"/>
    <w:rsid w:val="00BD730A"/>
    <w:rsid w:val="00BD7428"/>
    <w:rsid w:val="00BD763B"/>
    <w:rsid w:val="00BD7722"/>
    <w:rsid w:val="00BD796D"/>
    <w:rsid w:val="00BD7A51"/>
    <w:rsid w:val="00BD7AB8"/>
    <w:rsid w:val="00BD7B80"/>
    <w:rsid w:val="00BD7CA3"/>
    <w:rsid w:val="00BE02B6"/>
    <w:rsid w:val="00BE04D5"/>
    <w:rsid w:val="00BE0897"/>
    <w:rsid w:val="00BE0942"/>
    <w:rsid w:val="00BE0A75"/>
    <w:rsid w:val="00BE0B25"/>
    <w:rsid w:val="00BE0C60"/>
    <w:rsid w:val="00BE0F45"/>
    <w:rsid w:val="00BE1230"/>
    <w:rsid w:val="00BE123A"/>
    <w:rsid w:val="00BE1302"/>
    <w:rsid w:val="00BE1307"/>
    <w:rsid w:val="00BE1369"/>
    <w:rsid w:val="00BE146C"/>
    <w:rsid w:val="00BE14BB"/>
    <w:rsid w:val="00BE1596"/>
    <w:rsid w:val="00BE16B1"/>
    <w:rsid w:val="00BE17E9"/>
    <w:rsid w:val="00BE1B7E"/>
    <w:rsid w:val="00BE1BBD"/>
    <w:rsid w:val="00BE1C3D"/>
    <w:rsid w:val="00BE1E20"/>
    <w:rsid w:val="00BE1EC5"/>
    <w:rsid w:val="00BE2ADE"/>
    <w:rsid w:val="00BE2C05"/>
    <w:rsid w:val="00BE2C5D"/>
    <w:rsid w:val="00BE2C60"/>
    <w:rsid w:val="00BE2EF8"/>
    <w:rsid w:val="00BE2FC3"/>
    <w:rsid w:val="00BE34E5"/>
    <w:rsid w:val="00BE351D"/>
    <w:rsid w:val="00BE3733"/>
    <w:rsid w:val="00BE3799"/>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995"/>
    <w:rsid w:val="00BE5B29"/>
    <w:rsid w:val="00BE5B4B"/>
    <w:rsid w:val="00BE5C16"/>
    <w:rsid w:val="00BE5D60"/>
    <w:rsid w:val="00BE5D92"/>
    <w:rsid w:val="00BE6101"/>
    <w:rsid w:val="00BE64C1"/>
    <w:rsid w:val="00BE6632"/>
    <w:rsid w:val="00BE673A"/>
    <w:rsid w:val="00BE69B1"/>
    <w:rsid w:val="00BE6C6C"/>
    <w:rsid w:val="00BE6CF9"/>
    <w:rsid w:val="00BE6E33"/>
    <w:rsid w:val="00BE6F5D"/>
    <w:rsid w:val="00BE733D"/>
    <w:rsid w:val="00BE73B3"/>
    <w:rsid w:val="00BE74EE"/>
    <w:rsid w:val="00BE75AF"/>
    <w:rsid w:val="00BE77BF"/>
    <w:rsid w:val="00BE7EAD"/>
    <w:rsid w:val="00BE7F58"/>
    <w:rsid w:val="00BE7F6C"/>
    <w:rsid w:val="00BF0311"/>
    <w:rsid w:val="00BF036C"/>
    <w:rsid w:val="00BF052F"/>
    <w:rsid w:val="00BF0685"/>
    <w:rsid w:val="00BF0697"/>
    <w:rsid w:val="00BF0A63"/>
    <w:rsid w:val="00BF0DD5"/>
    <w:rsid w:val="00BF0FA5"/>
    <w:rsid w:val="00BF136C"/>
    <w:rsid w:val="00BF13FB"/>
    <w:rsid w:val="00BF1504"/>
    <w:rsid w:val="00BF161C"/>
    <w:rsid w:val="00BF19B1"/>
    <w:rsid w:val="00BF1E60"/>
    <w:rsid w:val="00BF1E7C"/>
    <w:rsid w:val="00BF2017"/>
    <w:rsid w:val="00BF219C"/>
    <w:rsid w:val="00BF21D4"/>
    <w:rsid w:val="00BF23DE"/>
    <w:rsid w:val="00BF2587"/>
    <w:rsid w:val="00BF270A"/>
    <w:rsid w:val="00BF2B8D"/>
    <w:rsid w:val="00BF2BB0"/>
    <w:rsid w:val="00BF2D5E"/>
    <w:rsid w:val="00BF2DD5"/>
    <w:rsid w:val="00BF322C"/>
    <w:rsid w:val="00BF3536"/>
    <w:rsid w:val="00BF365C"/>
    <w:rsid w:val="00BF36AB"/>
    <w:rsid w:val="00BF3701"/>
    <w:rsid w:val="00BF384D"/>
    <w:rsid w:val="00BF3887"/>
    <w:rsid w:val="00BF39C5"/>
    <w:rsid w:val="00BF3A05"/>
    <w:rsid w:val="00BF3B06"/>
    <w:rsid w:val="00BF3B8B"/>
    <w:rsid w:val="00BF3BC6"/>
    <w:rsid w:val="00BF3FB0"/>
    <w:rsid w:val="00BF4218"/>
    <w:rsid w:val="00BF42E7"/>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520"/>
    <w:rsid w:val="00BF6595"/>
    <w:rsid w:val="00BF6775"/>
    <w:rsid w:val="00BF68ED"/>
    <w:rsid w:val="00BF6AA2"/>
    <w:rsid w:val="00BF6AD0"/>
    <w:rsid w:val="00BF6AE3"/>
    <w:rsid w:val="00BF71E1"/>
    <w:rsid w:val="00BF7245"/>
    <w:rsid w:val="00BF7254"/>
    <w:rsid w:val="00BF7433"/>
    <w:rsid w:val="00BF74BF"/>
    <w:rsid w:val="00BF74FC"/>
    <w:rsid w:val="00BF7B27"/>
    <w:rsid w:val="00BF7E79"/>
    <w:rsid w:val="00C00170"/>
    <w:rsid w:val="00C001C3"/>
    <w:rsid w:val="00C002BA"/>
    <w:rsid w:val="00C005DB"/>
    <w:rsid w:val="00C006A2"/>
    <w:rsid w:val="00C00C89"/>
    <w:rsid w:val="00C0130D"/>
    <w:rsid w:val="00C0154B"/>
    <w:rsid w:val="00C0170C"/>
    <w:rsid w:val="00C0175E"/>
    <w:rsid w:val="00C01A53"/>
    <w:rsid w:val="00C01A61"/>
    <w:rsid w:val="00C01CA4"/>
    <w:rsid w:val="00C01D99"/>
    <w:rsid w:val="00C01F4A"/>
    <w:rsid w:val="00C020D8"/>
    <w:rsid w:val="00C02208"/>
    <w:rsid w:val="00C024B8"/>
    <w:rsid w:val="00C0254A"/>
    <w:rsid w:val="00C027BE"/>
    <w:rsid w:val="00C027DB"/>
    <w:rsid w:val="00C02847"/>
    <w:rsid w:val="00C02A94"/>
    <w:rsid w:val="00C02BFF"/>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B33"/>
    <w:rsid w:val="00C04C44"/>
    <w:rsid w:val="00C04F1D"/>
    <w:rsid w:val="00C04FC7"/>
    <w:rsid w:val="00C05019"/>
    <w:rsid w:val="00C052A9"/>
    <w:rsid w:val="00C0535C"/>
    <w:rsid w:val="00C05560"/>
    <w:rsid w:val="00C0568D"/>
    <w:rsid w:val="00C059AB"/>
    <w:rsid w:val="00C05D0A"/>
    <w:rsid w:val="00C05DF1"/>
    <w:rsid w:val="00C05FC9"/>
    <w:rsid w:val="00C0627B"/>
    <w:rsid w:val="00C064D5"/>
    <w:rsid w:val="00C065B3"/>
    <w:rsid w:val="00C0665B"/>
    <w:rsid w:val="00C067B6"/>
    <w:rsid w:val="00C068DA"/>
    <w:rsid w:val="00C06B34"/>
    <w:rsid w:val="00C06E3B"/>
    <w:rsid w:val="00C071C6"/>
    <w:rsid w:val="00C071FA"/>
    <w:rsid w:val="00C07771"/>
    <w:rsid w:val="00C07857"/>
    <w:rsid w:val="00C07BF3"/>
    <w:rsid w:val="00C07C4D"/>
    <w:rsid w:val="00C07E16"/>
    <w:rsid w:val="00C07F1C"/>
    <w:rsid w:val="00C1007D"/>
    <w:rsid w:val="00C10672"/>
    <w:rsid w:val="00C1070A"/>
    <w:rsid w:val="00C10718"/>
    <w:rsid w:val="00C10AE5"/>
    <w:rsid w:val="00C10AF9"/>
    <w:rsid w:val="00C10B51"/>
    <w:rsid w:val="00C10CB6"/>
    <w:rsid w:val="00C10F2E"/>
    <w:rsid w:val="00C10FDE"/>
    <w:rsid w:val="00C11110"/>
    <w:rsid w:val="00C11187"/>
    <w:rsid w:val="00C11315"/>
    <w:rsid w:val="00C11C58"/>
    <w:rsid w:val="00C11CBE"/>
    <w:rsid w:val="00C11F6F"/>
    <w:rsid w:val="00C12013"/>
    <w:rsid w:val="00C120F3"/>
    <w:rsid w:val="00C126AD"/>
    <w:rsid w:val="00C126D0"/>
    <w:rsid w:val="00C127C2"/>
    <w:rsid w:val="00C127F5"/>
    <w:rsid w:val="00C12BE6"/>
    <w:rsid w:val="00C12ED6"/>
    <w:rsid w:val="00C12EDA"/>
    <w:rsid w:val="00C12FE7"/>
    <w:rsid w:val="00C13273"/>
    <w:rsid w:val="00C13302"/>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C03"/>
    <w:rsid w:val="00C15E2A"/>
    <w:rsid w:val="00C16090"/>
    <w:rsid w:val="00C160C2"/>
    <w:rsid w:val="00C164BD"/>
    <w:rsid w:val="00C16580"/>
    <w:rsid w:val="00C165B1"/>
    <w:rsid w:val="00C165DC"/>
    <w:rsid w:val="00C166D3"/>
    <w:rsid w:val="00C16746"/>
    <w:rsid w:val="00C1714A"/>
    <w:rsid w:val="00C1738A"/>
    <w:rsid w:val="00C17C65"/>
    <w:rsid w:val="00C17DC7"/>
    <w:rsid w:val="00C17DD9"/>
    <w:rsid w:val="00C17E06"/>
    <w:rsid w:val="00C17F81"/>
    <w:rsid w:val="00C203CF"/>
    <w:rsid w:val="00C205EC"/>
    <w:rsid w:val="00C2089A"/>
    <w:rsid w:val="00C2096C"/>
    <w:rsid w:val="00C20B1F"/>
    <w:rsid w:val="00C20C7A"/>
    <w:rsid w:val="00C216FE"/>
    <w:rsid w:val="00C218F6"/>
    <w:rsid w:val="00C21FC1"/>
    <w:rsid w:val="00C221C4"/>
    <w:rsid w:val="00C2229A"/>
    <w:rsid w:val="00C224C0"/>
    <w:rsid w:val="00C225D6"/>
    <w:rsid w:val="00C22711"/>
    <w:rsid w:val="00C22813"/>
    <w:rsid w:val="00C22901"/>
    <w:rsid w:val="00C22AD4"/>
    <w:rsid w:val="00C22B75"/>
    <w:rsid w:val="00C22E23"/>
    <w:rsid w:val="00C22FB2"/>
    <w:rsid w:val="00C2305E"/>
    <w:rsid w:val="00C2308A"/>
    <w:rsid w:val="00C231D2"/>
    <w:rsid w:val="00C232C9"/>
    <w:rsid w:val="00C2345F"/>
    <w:rsid w:val="00C2375E"/>
    <w:rsid w:val="00C239B6"/>
    <w:rsid w:val="00C23A9D"/>
    <w:rsid w:val="00C23FB6"/>
    <w:rsid w:val="00C24376"/>
    <w:rsid w:val="00C244CF"/>
    <w:rsid w:val="00C246DC"/>
    <w:rsid w:val="00C247CC"/>
    <w:rsid w:val="00C24860"/>
    <w:rsid w:val="00C248E4"/>
    <w:rsid w:val="00C24D88"/>
    <w:rsid w:val="00C250ED"/>
    <w:rsid w:val="00C2529C"/>
    <w:rsid w:val="00C25549"/>
    <w:rsid w:val="00C258BC"/>
    <w:rsid w:val="00C25AD3"/>
    <w:rsid w:val="00C25B4C"/>
    <w:rsid w:val="00C25C08"/>
    <w:rsid w:val="00C25EB5"/>
    <w:rsid w:val="00C25FEE"/>
    <w:rsid w:val="00C26B40"/>
    <w:rsid w:val="00C26B8B"/>
    <w:rsid w:val="00C26D8B"/>
    <w:rsid w:val="00C26FCD"/>
    <w:rsid w:val="00C2704A"/>
    <w:rsid w:val="00C270FE"/>
    <w:rsid w:val="00C27682"/>
    <w:rsid w:val="00C279AB"/>
    <w:rsid w:val="00C27AEC"/>
    <w:rsid w:val="00C27FC2"/>
    <w:rsid w:val="00C303A6"/>
    <w:rsid w:val="00C303B2"/>
    <w:rsid w:val="00C30454"/>
    <w:rsid w:val="00C305C1"/>
    <w:rsid w:val="00C306A9"/>
    <w:rsid w:val="00C307FA"/>
    <w:rsid w:val="00C30968"/>
    <w:rsid w:val="00C30CF6"/>
    <w:rsid w:val="00C30E8D"/>
    <w:rsid w:val="00C30EFF"/>
    <w:rsid w:val="00C31060"/>
    <w:rsid w:val="00C31697"/>
    <w:rsid w:val="00C31A0F"/>
    <w:rsid w:val="00C32357"/>
    <w:rsid w:val="00C323FC"/>
    <w:rsid w:val="00C325D8"/>
    <w:rsid w:val="00C32A60"/>
    <w:rsid w:val="00C32DBB"/>
    <w:rsid w:val="00C32EC8"/>
    <w:rsid w:val="00C33004"/>
    <w:rsid w:val="00C3369A"/>
    <w:rsid w:val="00C33847"/>
    <w:rsid w:val="00C339AA"/>
    <w:rsid w:val="00C33A95"/>
    <w:rsid w:val="00C33BC9"/>
    <w:rsid w:val="00C33BF9"/>
    <w:rsid w:val="00C33CD6"/>
    <w:rsid w:val="00C34094"/>
    <w:rsid w:val="00C340DE"/>
    <w:rsid w:val="00C343C4"/>
    <w:rsid w:val="00C344B1"/>
    <w:rsid w:val="00C3474B"/>
    <w:rsid w:val="00C347ED"/>
    <w:rsid w:val="00C34B83"/>
    <w:rsid w:val="00C34FD0"/>
    <w:rsid w:val="00C35224"/>
    <w:rsid w:val="00C353E5"/>
    <w:rsid w:val="00C35669"/>
    <w:rsid w:val="00C35702"/>
    <w:rsid w:val="00C35C07"/>
    <w:rsid w:val="00C35F2D"/>
    <w:rsid w:val="00C36173"/>
    <w:rsid w:val="00C3664E"/>
    <w:rsid w:val="00C368BC"/>
    <w:rsid w:val="00C369F2"/>
    <w:rsid w:val="00C36ADD"/>
    <w:rsid w:val="00C36B35"/>
    <w:rsid w:val="00C36D50"/>
    <w:rsid w:val="00C36E87"/>
    <w:rsid w:val="00C36E8E"/>
    <w:rsid w:val="00C37108"/>
    <w:rsid w:val="00C3735D"/>
    <w:rsid w:val="00C3772C"/>
    <w:rsid w:val="00C37847"/>
    <w:rsid w:val="00C37913"/>
    <w:rsid w:val="00C37931"/>
    <w:rsid w:val="00C37A71"/>
    <w:rsid w:val="00C37BFB"/>
    <w:rsid w:val="00C37F4B"/>
    <w:rsid w:val="00C40156"/>
    <w:rsid w:val="00C40559"/>
    <w:rsid w:val="00C4061E"/>
    <w:rsid w:val="00C408EF"/>
    <w:rsid w:val="00C408FF"/>
    <w:rsid w:val="00C40A3C"/>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2F3B"/>
    <w:rsid w:val="00C431D3"/>
    <w:rsid w:val="00C43236"/>
    <w:rsid w:val="00C43406"/>
    <w:rsid w:val="00C4359A"/>
    <w:rsid w:val="00C43649"/>
    <w:rsid w:val="00C43715"/>
    <w:rsid w:val="00C4385A"/>
    <w:rsid w:val="00C43876"/>
    <w:rsid w:val="00C439C9"/>
    <w:rsid w:val="00C43A07"/>
    <w:rsid w:val="00C43F58"/>
    <w:rsid w:val="00C4438C"/>
    <w:rsid w:val="00C444E2"/>
    <w:rsid w:val="00C446B8"/>
    <w:rsid w:val="00C446C4"/>
    <w:rsid w:val="00C44A54"/>
    <w:rsid w:val="00C44B72"/>
    <w:rsid w:val="00C44C2B"/>
    <w:rsid w:val="00C44CB9"/>
    <w:rsid w:val="00C44EB3"/>
    <w:rsid w:val="00C44F4B"/>
    <w:rsid w:val="00C45031"/>
    <w:rsid w:val="00C450E6"/>
    <w:rsid w:val="00C453C6"/>
    <w:rsid w:val="00C455ED"/>
    <w:rsid w:val="00C45615"/>
    <w:rsid w:val="00C456AE"/>
    <w:rsid w:val="00C45821"/>
    <w:rsid w:val="00C459B2"/>
    <w:rsid w:val="00C45AA7"/>
    <w:rsid w:val="00C45EDB"/>
    <w:rsid w:val="00C46017"/>
    <w:rsid w:val="00C46142"/>
    <w:rsid w:val="00C461A8"/>
    <w:rsid w:val="00C4654F"/>
    <w:rsid w:val="00C46603"/>
    <w:rsid w:val="00C46908"/>
    <w:rsid w:val="00C46962"/>
    <w:rsid w:val="00C46B0F"/>
    <w:rsid w:val="00C46D41"/>
    <w:rsid w:val="00C46EDB"/>
    <w:rsid w:val="00C46FA5"/>
    <w:rsid w:val="00C471DD"/>
    <w:rsid w:val="00C4720B"/>
    <w:rsid w:val="00C47304"/>
    <w:rsid w:val="00C474FB"/>
    <w:rsid w:val="00C4788E"/>
    <w:rsid w:val="00C47AB7"/>
    <w:rsid w:val="00C47AC5"/>
    <w:rsid w:val="00C47BF8"/>
    <w:rsid w:val="00C47DA9"/>
    <w:rsid w:val="00C50311"/>
    <w:rsid w:val="00C50555"/>
    <w:rsid w:val="00C505DE"/>
    <w:rsid w:val="00C505E6"/>
    <w:rsid w:val="00C508E7"/>
    <w:rsid w:val="00C50BF7"/>
    <w:rsid w:val="00C50C78"/>
    <w:rsid w:val="00C50D3D"/>
    <w:rsid w:val="00C50E3E"/>
    <w:rsid w:val="00C50F25"/>
    <w:rsid w:val="00C511B1"/>
    <w:rsid w:val="00C5142A"/>
    <w:rsid w:val="00C51446"/>
    <w:rsid w:val="00C51785"/>
    <w:rsid w:val="00C51ADA"/>
    <w:rsid w:val="00C51B49"/>
    <w:rsid w:val="00C51C1E"/>
    <w:rsid w:val="00C51D92"/>
    <w:rsid w:val="00C51F56"/>
    <w:rsid w:val="00C52057"/>
    <w:rsid w:val="00C522A7"/>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708"/>
    <w:rsid w:val="00C54B67"/>
    <w:rsid w:val="00C54E05"/>
    <w:rsid w:val="00C54EFD"/>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28"/>
    <w:rsid w:val="00C574D2"/>
    <w:rsid w:val="00C5753C"/>
    <w:rsid w:val="00C57B25"/>
    <w:rsid w:val="00C57CBD"/>
    <w:rsid w:val="00C57E5C"/>
    <w:rsid w:val="00C57F15"/>
    <w:rsid w:val="00C602C6"/>
    <w:rsid w:val="00C603E5"/>
    <w:rsid w:val="00C607D4"/>
    <w:rsid w:val="00C60859"/>
    <w:rsid w:val="00C60865"/>
    <w:rsid w:val="00C608C6"/>
    <w:rsid w:val="00C60D81"/>
    <w:rsid w:val="00C60EC3"/>
    <w:rsid w:val="00C60F1C"/>
    <w:rsid w:val="00C60FDF"/>
    <w:rsid w:val="00C61039"/>
    <w:rsid w:val="00C61101"/>
    <w:rsid w:val="00C61130"/>
    <w:rsid w:val="00C61568"/>
    <w:rsid w:val="00C61593"/>
    <w:rsid w:val="00C616B5"/>
    <w:rsid w:val="00C617E2"/>
    <w:rsid w:val="00C61889"/>
    <w:rsid w:val="00C61DB4"/>
    <w:rsid w:val="00C61E5B"/>
    <w:rsid w:val="00C61E5E"/>
    <w:rsid w:val="00C62334"/>
    <w:rsid w:val="00C6238C"/>
    <w:rsid w:val="00C6253A"/>
    <w:rsid w:val="00C62753"/>
    <w:rsid w:val="00C62785"/>
    <w:rsid w:val="00C62917"/>
    <w:rsid w:val="00C62B9E"/>
    <w:rsid w:val="00C6312B"/>
    <w:rsid w:val="00C6371A"/>
    <w:rsid w:val="00C63933"/>
    <w:rsid w:val="00C63B16"/>
    <w:rsid w:val="00C63C10"/>
    <w:rsid w:val="00C63D72"/>
    <w:rsid w:val="00C63EB3"/>
    <w:rsid w:val="00C63ED3"/>
    <w:rsid w:val="00C63F4B"/>
    <w:rsid w:val="00C641D6"/>
    <w:rsid w:val="00C64273"/>
    <w:rsid w:val="00C643E5"/>
    <w:rsid w:val="00C6461A"/>
    <w:rsid w:val="00C6474A"/>
    <w:rsid w:val="00C649A0"/>
    <w:rsid w:val="00C64A56"/>
    <w:rsid w:val="00C64A76"/>
    <w:rsid w:val="00C64D4C"/>
    <w:rsid w:val="00C64F6F"/>
    <w:rsid w:val="00C65039"/>
    <w:rsid w:val="00C65118"/>
    <w:rsid w:val="00C651EB"/>
    <w:rsid w:val="00C651F5"/>
    <w:rsid w:val="00C65267"/>
    <w:rsid w:val="00C652BA"/>
    <w:rsid w:val="00C6542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AD6"/>
    <w:rsid w:val="00C70C53"/>
    <w:rsid w:val="00C70CA4"/>
    <w:rsid w:val="00C70DF8"/>
    <w:rsid w:val="00C70FA1"/>
    <w:rsid w:val="00C71031"/>
    <w:rsid w:val="00C7119C"/>
    <w:rsid w:val="00C71224"/>
    <w:rsid w:val="00C71256"/>
    <w:rsid w:val="00C7188A"/>
    <w:rsid w:val="00C71949"/>
    <w:rsid w:val="00C71C05"/>
    <w:rsid w:val="00C722B9"/>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119"/>
    <w:rsid w:val="00C7562D"/>
    <w:rsid w:val="00C75789"/>
    <w:rsid w:val="00C75AFC"/>
    <w:rsid w:val="00C75C7E"/>
    <w:rsid w:val="00C76558"/>
    <w:rsid w:val="00C76CB9"/>
    <w:rsid w:val="00C76FBD"/>
    <w:rsid w:val="00C771D3"/>
    <w:rsid w:val="00C77322"/>
    <w:rsid w:val="00C77683"/>
    <w:rsid w:val="00C77C85"/>
    <w:rsid w:val="00C77DED"/>
    <w:rsid w:val="00C77F48"/>
    <w:rsid w:val="00C77F9F"/>
    <w:rsid w:val="00C77FC4"/>
    <w:rsid w:val="00C80374"/>
    <w:rsid w:val="00C803B5"/>
    <w:rsid w:val="00C8045D"/>
    <w:rsid w:val="00C80579"/>
    <w:rsid w:val="00C80679"/>
    <w:rsid w:val="00C80D12"/>
    <w:rsid w:val="00C80EDD"/>
    <w:rsid w:val="00C814F5"/>
    <w:rsid w:val="00C81B8C"/>
    <w:rsid w:val="00C81C63"/>
    <w:rsid w:val="00C81E9C"/>
    <w:rsid w:val="00C8230C"/>
    <w:rsid w:val="00C824AD"/>
    <w:rsid w:val="00C82548"/>
    <w:rsid w:val="00C82896"/>
    <w:rsid w:val="00C828F0"/>
    <w:rsid w:val="00C829A5"/>
    <w:rsid w:val="00C829C2"/>
    <w:rsid w:val="00C82B50"/>
    <w:rsid w:val="00C82CE6"/>
    <w:rsid w:val="00C82DCA"/>
    <w:rsid w:val="00C830CD"/>
    <w:rsid w:val="00C8332E"/>
    <w:rsid w:val="00C836B3"/>
    <w:rsid w:val="00C8395A"/>
    <w:rsid w:val="00C8405B"/>
    <w:rsid w:val="00C8424F"/>
    <w:rsid w:val="00C842CE"/>
    <w:rsid w:val="00C8456B"/>
    <w:rsid w:val="00C84573"/>
    <w:rsid w:val="00C84684"/>
    <w:rsid w:val="00C8478E"/>
    <w:rsid w:val="00C848D6"/>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9"/>
    <w:rsid w:val="00C867BC"/>
    <w:rsid w:val="00C86A62"/>
    <w:rsid w:val="00C86B8F"/>
    <w:rsid w:val="00C86E46"/>
    <w:rsid w:val="00C86E84"/>
    <w:rsid w:val="00C86FF7"/>
    <w:rsid w:val="00C870F7"/>
    <w:rsid w:val="00C87195"/>
    <w:rsid w:val="00C8788B"/>
    <w:rsid w:val="00C87A00"/>
    <w:rsid w:val="00C87A05"/>
    <w:rsid w:val="00C87EB3"/>
    <w:rsid w:val="00C901A8"/>
    <w:rsid w:val="00C9026F"/>
    <w:rsid w:val="00C903AC"/>
    <w:rsid w:val="00C9057E"/>
    <w:rsid w:val="00C90584"/>
    <w:rsid w:val="00C90633"/>
    <w:rsid w:val="00C90A05"/>
    <w:rsid w:val="00C90AAF"/>
    <w:rsid w:val="00C90AD3"/>
    <w:rsid w:val="00C90BDC"/>
    <w:rsid w:val="00C90D35"/>
    <w:rsid w:val="00C90DF9"/>
    <w:rsid w:val="00C90FC4"/>
    <w:rsid w:val="00C9101D"/>
    <w:rsid w:val="00C91106"/>
    <w:rsid w:val="00C91892"/>
    <w:rsid w:val="00C918B6"/>
    <w:rsid w:val="00C91915"/>
    <w:rsid w:val="00C9193B"/>
    <w:rsid w:val="00C91A80"/>
    <w:rsid w:val="00C91AFC"/>
    <w:rsid w:val="00C91B7A"/>
    <w:rsid w:val="00C91C43"/>
    <w:rsid w:val="00C91C59"/>
    <w:rsid w:val="00C91C5B"/>
    <w:rsid w:val="00C91EC2"/>
    <w:rsid w:val="00C9208B"/>
    <w:rsid w:val="00C92576"/>
    <w:rsid w:val="00C92754"/>
    <w:rsid w:val="00C92803"/>
    <w:rsid w:val="00C92E68"/>
    <w:rsid w:val="00C92EA6"/>
    <w:rsid w:val="00C92FF8"/>
    <w:rsid w:val="00C930D6"/>
    <w:rsid w:val="00C93366"/>
    <w:rsid w:val="00C933C4"/>
    <w:rsid w:val="00C939AB"/>
    <w:rsid w:val="00C93AB9"/>
    <w:rsid w:val="00C93B5A"/>
    <w:rsid w:val="00C93BF8"/>
    <w:rsid w:val="00C93CEA"/>
    <w:rsid w:val="00C93F95"/>
    <w:rsid w:val="00C93FDB"/>
    <w:rsid w:val="00C94206"/>
    <w:rsid w:val="00C94223"/>
    <w:rsid w:val="00C94A7D"/>
    <w:rsid w:val="00C94ADA"/>
    <w:rsid w:val="00C94EFB"/>
    <w:rsid w:val="00C951BB"/>
    <w:rsid w:val="00C951FB"/>
    <w:rsid w:val="00C95246"/>
    <w:rsid w:val="00C953A1"/>
    <w:rsid w:val="00C95484"/>
    <w:rsid w:val="00C95591"/>
    <w:rsid w:val="00C956CD"/>
    <w:rsid w:val="00C957DB"/>
    <w:rsid w:val="00C95871"/>
    <w:rsid w:val="00C95948"/>
    <w:rsid w:val="00C95C36"/>
    <w:rsid w:val="00C95F06"/>
    <w:rsid w:val="00C963F2"/>
    <w:rsid w:val="00C965E3"/>
    <w:rsid w:val="00C96AE2"/>
    <w:rsid w:val="00C96B06"/>
    <w:rsid w:val="00C96DD8"/>
    <w:rsid w:val="00C97215"/>
    <w:rsid w:val="00C9733E"/>
    <w:rsid w:val="00C9762B"/>
    <w:rsid w:val="00C9774F"/>
    <w:rsid w:val="00C97806"/>
    <w:rsid w:val="00C97943"/>
    <w:rsid w:val="00C97A95"/>
    <w:rsid w:val="00C97CCB"/>
    <w:rsid w:val="00C97E1A"/>
    <w:rsid w:val="00C97FCC"/>
    <w:rsid w:val="00CA0000"/>
    <w:rsid w:val="00CA0117"/>
    <w:rsid w:val="00CA024F"/>
    <w:rsid w:val="00CA0424"/>
    <w:rsid w:val="00CA0449"/>
    <w:rsid w:val="00CA05F9"/>
    <w:rsid w:val="00CA06C1"/>
    <w:rsid w:val="00CA07DE"/>
    <w:rsid w:val="00CA09D4"/>
    <w:rsid w:val="00CA0D51"/>
    <w:rsid w:val="00CA0D69"/>
    <w:rsid w:val="00CA0E05"/>
    <w:rsid w:val="00CA0E19"/>
    <w:rsid w:val="00CA10AC"/>
    <w:rsid w:val="00CA1177"/>
    <w:rsid w:val="00CA1218"/>
    <w:rsid w:val="00CA1338"/>
    <w:rsid w:val="00CA1912"/>
    <w:rsid w:val="00CA196F"/>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00"/>
    <w:rsid w:val="00CA3079"/>
    <w:rsid w:val="00CA32D1"/>
    <w:rsid w:val="00CA345D"/>
    <w:rsid w:val="00CA34C1"/>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65AF"/>
    <w:rsid w:val="00CA7061"/>
    <w:rsid w:val="00CA73EC"/>
    <w:rsid w:val="00CA73F6"/>
    <w:rsid w:val="00CA75FD"/>
    <w:rsid w:val="00CA76FE"/>
    <w:rsid w:val="00CA7700"/>
    <w:rsid w:val="00CA7750"/>
    <w:rsid w:val="00CA78AD"/>
    <w:rsid w:val="00CA78D8"/>
    <w:rsid w:val="00CA79AF"/>
    <w:rsid w:val="00CB0148"/>
    <w:rsid w:val="00CB0566"/>
    <w:rsid w:val="00CB0AB9"/>
    <w:rsid w:val="00CB0CBA"/>
    <w:rsid w:val="00CB0E8C"/>
    <w:rsid w:val="00CB128D"/>
    <w:rsid w:val="00CB140F"/>
    <w:rsid w:val="00CB17C6"/>
    <w:rsid w:val="00CB1AB5"/>
    <w:rsid w:val="00CB1C01"/>
    <w:rsid w:val="00CB231A"/>
    <w:rsid w:val="00CB2554"/>
    <w:rsid w:val="00CB268B"/>
    <w:rsid w:val="00CB2728"/>
    <w:rsid w:val="00CB29B2"/>
    <w:rsid w:val="00CB2A17"/>
    <w:rsid w:val="00CB2C84"/>
    <w:rsid w:val="00CB2C9D"/>
    <w:rsid w:val="00CB2F03"/>
    <w:rsid w:val="00CB30D6"/>
    <w:rsid w:val="00CB3107"/>
    <w:rsid w:val="00CB31A7"/>
    <w:rsid w:val="00CB32B2"/>
    <w:rsid w:val="00CB32DC"/>
    <w:rsid w:val="00CB32E7"/>
    <w:rsid w:val="00CB3400"/>
    <w:rsid w:val="00CB3D14"/>
    <w:rsid w:val="00CB3F16"/>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6C56"/>
    <w:rsid w:val="00CB7395"/>
    <w:rsid w:val="00CB763B"/>
    <w:rsid w:val="00CB7A05"/>
    <w:rsid w:val="00CB7B46"/>
    <w:rsid w:val="00CB7BB2"/>
    <w:rsid w:val="00CB7C0A"/>
    <w:rsid w:val="00CB7EFC"/>
    <w:rsid w:val="00CC006A"/>
    <w:rsid w:val="00CC0142"/>
    <w:rsid w:val="00CC0273"/>
    <w:rsid w:val="00CC0452"/>
    <w:rsid w:val="00CC045B"/>
    <w:rsid w:val="00CC0524"/>
    <w:rsid w:val="00CC05CA"/>
    <w:rsid w:val="00CC0997"/>
    <w:rsid w:val="00CC0A75"/>
    <w:rsid w:val="00CC0BF6"/>
    <w:rsid w:val="00CC0C3B"/>
    <w:rsid w:val="00CC0C6C"/>
    <w:rsid w:val="00CC0DC9"/>
    <w:rsid w:val="00CC0E3A"/>
    <w:rsid w:val="00CC0E60"/>
    <w:rsid w:val="00CC1015"/>
    <w:rsid w:val="00CC12F5"/>
    <w:rsid w:val="00CC1404"/>
    <w:rsid w:val="00CC17BE"/>
    <w:rsid w:val="00CC17E6"/>
    <w:rsid w:val="00CC20D7"/>
    <w:rsid w:val="00CC2173"/>
    <w:rsid w:val="00CC21E0"/>
    <w:rsid w:val="00CC2459"/>
    <w:rsid w:val="00CC2568"/>
    <w:rsid w:val="00CC2574"/>
    <w:rsid w:val="00CC25C8"/>
    <w:rsid w:val="00CC27A9"/>
    <w:rsid w:val="00CC2922"/>
    <w:rsid w:val="00CC29C4"/>
    <w:rsid w:val="00CC2B3A"/>
    <w:rsid w:val="00CC2D25"/>
    <w:rsid w:val="00CC2DFD"/>
    <w:rsid w:val="00CC31EE"/>
    <w:rsid w:val="00CC3496"/>
    <w:rsid w:val="00CC34B1"/>
    <w:rsid w:val="00CC34C2"/>
    <w:rsid w:val="00CC34F8"/>
    <w:rsid w:val="00CC362C"/>
    <w:rsid w:val="00CC38B6"/>
    <w:rsid w:val="00CC3A22"/>
    <w:rsid w:val="00CC3BF3"/>
    <w:rsid w:val="00CC3DBE"/>
    <w:rsid w:val="00CC3DD4"/>
    <w:rsid w:val="00CC3E91"/>
    <w:rsid w:val="00CC412E"/>
    <w:rsid w:val="00CC4389"/>
    <w:rsid w:val="00CC46E9"/>
    <w:rsid w:val="00CC474F"/>
    <w:rsid w:val="00CC47F2"/>
    <w:rsid w:val="00CC48C6"/>
    <w:rsid w:val="00CC4B19"/>
    <w:rsid w:val="00CC4D71"/>
    <w:rsid w:val="00CC4E52"/>
    <w:rsid w:val="00CC5323"/>
    <w:rsid w:val="00CC5407"/>
    <w:rsid w:val="00CC5549"/>
    <w:rsid w:val="00CC562F"/>
    <w:rsid w:val="00CC565D"/>
    <w:rsid w:val="00CC5890"/>
    <w:rsid w:val="00CC5986"/>
    <w:rsid w:val="00CC5C5D"/>
    <w:rsid w:val="00CC5F81"/>
    <w:rsid w:val="00CC61A9"/>
    <w:rsid w:val="00CC61B1"/>
    <w:rsid w:val="00CC63DA"/>
    <w:rsid w:val="00CC64B1"/>
    <w:rsid w:val="00CC6710"/>
    <w:rsid w:val="00CC6771"/>
    <w:rsid w:val="00CC6A63"/>
    <w:rsid w:val="00CC6BB6"/>
    <w:rsid w:val="00CC6EEF"/>
    <w:rsid w:val="00CC7093"/>
    <w:rsid w:val="00CC7155"/>
    <w:rsid w:val="00CC72D9"/>
    <w:rsid w:val="00CC76F6"/>
    <w:rsid w:val="00CC7707"/>
    <w:rsid w:val="00CC7834"/>
    <w:rsid w:val="00CC7B7C"/>
    <w:rsid w:val="00CC7B9E"/>
    <w:rsid w:val="00CC7C41"/>
    <w:rsid w:val="00CC7D62"/>
    <w:rsid w:val="00CC7F62"/>
    <w:rsid w:val="00CD000F"/>
    <w:rsid w:val="00CD0033"/>
    <w:rsid w:val="00CD004E"/>
    <w:rsid w:val="00CD012A"/>
    <w:rsid w:val="00CD0530"/>
    <w:rsid w:val="00CD06E8"/>
    <w:rsid w:val="00CD09EC"/>
    <w:rsid w:val="00CD0BCC"/>
    <w:rsid w:val="00CD0D0A"/>
    <w:rsid w:val="00CD0E52"/>
    <w:rsid w:val="00CD165F"/>
    <w:rsid w:val="00CD18FE"/>
    <w:rsid w:val="00CD1901"/>
    <w:rsid w:val="00CD1AA0"/>
    <w:rsid w:val="00CD1DBA"/>
    <w:rsid w:val="00CD1F20"/>
    <w:rsid w:val="00CD2163"/>
    <w:rsid w:val="00CD221F"/>
    <w:rsid w:val="00CD2509"/>
    <w:rsid w:val="00CD2867"/>
    <w:rsid w:val="00CD295E"/>
    <w:rsid w:val="00CD2BBE"/>
    <w:rsid w:val="00CD2C21"/>
    <w:rsid w:val="00CD2C28"/>
    <w:rsid w:val="00CD2DB8"/>
    <w:rsid w:val="00CD2E75"/>
    <w:rsid w:val="00CD30A8"/>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A8B"/>
    <w:rsid w:val="00CD4C5E"/>
    <w:rsid w:val="00CD4EB6"/>
    <w:rsid w:val="00CD563A"/>
    <w:rsid w:val="00CD56B4"/>
    <w:rsid w:val="00CD5734"/>
    <w:rsid w:val="00CD5833"/>
    <w:rsid w:val="00CD592E"/>
    <w:rsid w:val="00CD5D66"/>
    <w:rsid w:val="00CD5D84"/>
    <w:rsid w:val="00CD61AD"/>
    <w:rsid w:val="00CD61E8"/>
    <w:rsid w:val="00CD6592"/>
    <w:rsid w:val="00CD6BA8"/>
    <w:rsid w:val="00CD6DB7"/>
    <w:rsid w:val="00CD6DBF"/>
    <w:rsid w:val="00CD70F7"/>
    <w:rsid w:val="00CD7164"/>
    <w:rsid w:val="00CD7601"/>
    <w:rsid w:val="00CD7780"/>
    <w:rsid w:val="00CD77C5"/>
    <w:rsid w:val="00CD7A05"/>
    <w:rsid w:val="00CE03A0"/>
    <w:rsid w:val="00CE0435"/>
    <w:rsid w:val="00CE0478"/>
    <w:rsid w:val="00CE0E6E"/>
    <w:rsid w:val="00CE0F14"/>
    <w:rsid w:val="00CE106F"/>
    <w:rsid w:val="00CE14CF"/>
    <w:rsid w:val="00CE158A"/>
    <w:rsid w:val="00CE1617"/>
    <w:rsid w:val="00CE1743"/>
    <w:rsid w:val="00CE189D"/>
    <w:rsid w:val="00CE18FB"/>
    <w:rsid w:val="00CE1910"/>
    <w:rsid w:val="00CE2068"/>
    <w:rsid w:val="00CE220C"/>
    <w:rsid w:val="00CE25A3"/>
    <w:rsid w:val="00CE2753"/>
    <w:rsid w:val="00CE2940"/>
    <w:rsid w:val="00CE299A"/>
    <w:rsid w:val="00CE2EA8"/>
    <w:rsid w:val="00CE3045"/>
    <w:rsid w:val="00CE3082"/>
    <w:rsid w:val="00CE317C"/>
    <w:rsid w:val="00CE3538"/>
    <w:rsid w:val="00CE407A"/>
    <w:rsid w:val="00CE4297"/>
    <w:rsid w:val="00CE47E0"/>
    <w:rsid w:val="00CE4947"/>
    <w:rsid w:val="00CE4AE3"/>
    <w:rsid w:val="00CE4B5B"/>
    <w:rsid w:val="00CE4E08"/>
    <w:rsid w:val="00CE4EBF"/>
    <w:rsid w:val="00CE5113"/>
    <w:rsid w:val="00CE5482"/>
    <w:rsid w:val="00CE5717"/>
    <w:rsid w:val="00CE57B4"/>
    <w:rsid w:val="00CE5843"/>
    <w:rsid w:val="00CE59F4"/>
    <w:rsid w:val="00CE5A3E"/>
    <w:rsid w:val="00CE5B73"/>
    <w:rsid w:val="00CE5FDB"/>
    <w:rsid w:val="00CE5FDC"/>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15"/>
    <w:rsid w:val="00CF0C27"/>
    <w:rsid w:val="00CF0C3F"/>
    <w:rsid w:val="00CF0EA0"/>
    <w:rsid w:val="00CF0F78"/>
    <w:rsid w:val="00CF1025"/>
    <w:rsid w:val="00CF137E"/>
    <w:rsid w:val="00CF13BD"/>
    <w:rsid w:val="00CF1554"/>
    <w:rsid w:val="00CF155C"/>
    <w:rsid w:val="00CF1637"/>
    <w:rsid w:val="00CF1781"/>
    <w:rsid w:val="00CF182D"/>
    <w:rsid w:val="00CF186A"/>
    <w:rsid w:val="00CF1BBA"/>
    <w:rsid w:val="00CF1C44"/>
    <w:rsid w:val="00CF1E71"/>
    <w:rsid w:val="00CF1EEA"/>
    <w:rsid w:val="00CF21C2"/>
    <w:rsid w:val="00CF2224"/>
    <w:rsid w:val="00CF23E9"/>
    <w:rsid w:val="00CF2420"/>
    <w:rsid w:val="00CF2661"/>
    <w:rsid w:val="00CF29D9"/>
    <w:rsid w:val="00CF2A1B"/>
    <w:rsid w:val="00CF2BF5"/>
    <w:rsid w:val="00CF2C88"/>
    <w:rsid w:val="00CF2F9E"/>
    <w:rsid w:val="00CF322E"/>
    <w:rsid w:val="00CF3400"/>
    <w:rsid w:val="00CF3450"/>
    <w:rsid w:val="00CF34C2"/>
    <w:rsid w:val="00CF363F"/>
    <w:rsid w:val="00CF3751"/>
    <w:rsid w:val="00CF3A6E"/>
    <w:rsid w:val="00CF3D4F"/>
    <w:rsid w:val="00CF3F93"/>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820"/>
    <w:rsid w:val="00CF6BF4"/>
    <w:rsid w:val="00CF6C70"/>
    <w:rsid w:val="00CF6D42"/>
    <w:rsid w:val="00CF6E52"/>
    <w:rsid w:val="00CF6F12"/>
    <w:rsid w:val="00CF70E1"/>
    <w:rsid w:val="00CF71F2"/>
    <w:rsid w:val="00CF7244"/>
    <w:rsid w:val="00CF7245"/>
    <w:rsid w:val="00CF734D"/>
    <w:rsid w:val="00CF7479"/>
    <w:rsid w:val="00CF747E"/>
    <w:rsid w:val="00CF76A0"/>
    <w:rsid w:val="00CF7A7B"/>
    <w:rsid w:val="00CF7B45"/>
    <w:rsid w:val="00D0001A"/>
    <w:rsid w:val="00D000C7"/>
    <w:rsid w:val="00D001BA"/>
    <w:rsid w:val="00D006E4"/>
    <w:rsid w:val="00D006E8"/>
    <w:rsid w:val="00D0099B"/>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3CF"/>
    <w:rsid w:val="00D0371A"/>
    <w:rsid w:val="00D03ACB"/>
    <w:rsid w:val="00D03C5F"/>
    <w:rsid w:val="00D03DAF"/>
    <w:rsid w:val="00D03F27"/>
    <w:rsid w:val="00D03F33"/>
    <w:rsid w:val="00D04169"/>
    <w:rsid w:val="00D043C4"/>
    <w:rsid w:val="00D045F2"/>
    <w:rsid w:val="00D04C7F"/>
    <w:rsid w:val="00D04CD0"/>
    <w:rsid w:val="00D04E5A"/>
    <w:rsid w:val="00D050F5"/>
    <w:rsid w:val="00D0528C"/>
    <w:rsid w:val="00D05526"/>
    <w:rsid w:val="00D05575"/>
    <w:rsid w:val="00D05AA8"/>
    <w:rsid w:val="00D05D54"/>
    <w:rsid w:val="00D05EDC"/>
    <w:rsid w:val="00D06176"/>
    <w:rsid w:val="00D06677"/>
    <w:rsid w:val="00D06BF8"/>
    <w:rsid w:val="00D06DDB"/>
    <w:rsid w:val="00D06E6B"/>
    <w:rsid w:val="00D06E76"/>
    <w:rsid w:val="00D071D2"/>
    <w:rsid w:val="00D073EF"/>
    <w:rsid w:val="00D07538"/>
    <w:rsid w:val="00D0773C"/>
    <w:rsid w:val="00D078BD"/>
    <w:rsid w:val="00D07B76"/>
    <w:rsid w:val="00D07DA5"/>
    <w:rsid w:val="00D101B6"/>
    <w:rsid w:val="00D101C2"/>
    <w:rsid w:val="00D10381"/>
    <w:rsid w:val="00D10461"/>
    <w:rsid w:val="00D107CF"/>
    <w:rsid w:val="00D1081C"/>
    <w:rsid w:val="00D108B9"/>
    <w:rsid w:val="00D10BB8"/>
    <w:rsid w:val="00D11025"/>
    <w:rsid w:val="00D11059"/>
    <w:rsid w:val="00D111BB"/>
    <w:rsid w:val="00D112FD"/>
    <w:rsid w:val="00D11818"/>
    <w:rsid w:val="00D1184C"/>
    <w:rsid w:val="00D11929"/>
    <w:rsid w:val="00D11974"/>
    <w:rsid w:val="00D11A6C"/>
    <w:rsid w:val="00D11AF4"/>
    <w:rsid w:val="00D11CAB"/>
    <w:rsid w:val="00D11F4E"/>
    <w:rsid w:val="00D12094"/>
    <w:rsid w:val="00D1290D"/>
    <w:rsid w:val="00D12D80"/>
    <w:rsid w:val="00D12D93"/>
    <w:rsid w:val="00D130CE"/>
    <w:rsid w:val="00D130E4"/>
    <w:rsid w:val="00D133B0"/>
    <w:rsid w:val="00D1346A"/>
    <w:rsid w:val="00D13519"/>
    <w:rsid w:val="00D135C8"/>
    <w:rsid w:val="00D1364E"/>
    <w:rsid w:val="00D1396E"/>
    <w:rsid w:val="00D13B3D"/>
    <w:rsid w:val="00D13BB0"/>
    <w:rsid w:val="00D141B7"/>
    <w:rsid w:val="00D142B8"/>
    <w:rsid w:val="00D14871"/>
    <w:rsid w:val="00D14A78"/>
    <w:rsid w:val="00D14AA9"/>
    <w:rsid w:val="00D14BA1"/>
    <w:rsid w:val="00D14D98"/>
    <w:rsid w:val="00D14E64"/>
    <w:rsid w:val="00D14F8C"/>
    <w:rsid w:val="00D15243"/>
    <w:rsid w:val="00D15280"/>
    <w:rsid w:val="00D15334"/>
    <w:rsid w:val="00D1542E"/>
    <w:rsid w:val="00D154D1"/>
    <w:rsid w:val="00D15580"/>
    <w:rsid w:val="00D1564A"/>
    <w:rsid w:val="00D15946"/>
    <w:rsid w:val="00D15A04"/>
    <w:rsid w:val="00D15D74"/>
    <w:rsid w:val="00D162D0"/>
    <w:rsid w:val="00D165D1"/>
    <w:rsid w:val="00D16742"/>
    <w:rsid w:val="00D16B1C"/>
    <w:rsid w:val="00D16D79"/>
    <w:rsid w:val="00D16E0D"/>
    <w:rsid w:val="00D170A3"/>
    <w:rsid w:val="00D170B4"/>
    <w:rsid w:val="00D172E3"/>
    <w:rsid w:val="00D17371"/>
    <w:rsid w:val="00D175D7"/>
    <w:rsid w:val="00D17BFE"/>
    <w:rsid w:val="00D20084"/>
    <w:rsid w:val="00D20176"/>
    <w:rsid w:val="00D202CA"/>
    <w:rsid w:val="00D20442"/>
    <w:rsid w:val="00D205DB"/>
    <w:rsid w:val="00D20868"/>
    <w:rsid w:val="00D20C5F"/>
    <w:rsid w:val="00D20E2C"/>
    <w:rsid w:val="00D20FBB"/>
    <w:rsid w:val="00D2116A"/>
    <w:rsid w:val="00D2141E"/>
    <w:rsid w:val="00D2146B"/>
    <w:rsid w:val="00D215CA"/>
    <w:rsid w:val="00D21678"/>
    <w:rsid w:val="00D216EE"/>
    <w:rsid w:val="00D21862"/>
    <w:rsid w:val="00D219EC"/>
    <w:rsid w:val="00D21DFD"/>
    <w:rsid w:val="00D21F2B"/>
    <w:rsid w:val="00D21F76"/>
    <w:rsid w:val="00D220E9"/>
    <w:rsid w:val="00D22251"/>
    <w:rsid w:val="00D226D2"/>
    <w:rsid w:val="00D227B1"/>
    <w:rsid w:val="00D22966"/>
    <w:rsid w:val="00D22A9A"/>
    <w:rsid w:val="00D22AD4"/>
    <w:rsid w:val="00D22C51"/>
    <w:rsid w:val="00D22C7A"/>
    <w:rsid w:val="00D231A8"/>
    <w:rsid w:val="00D23278"/>
    <w:rsid w:val="00D232DF"/>
    <w:rsid w:val="00D23568"/>
    <w:rsid w:val="00D236A1"/>
    <w:rsid w:val="00D23722"/>
    <w:rsid w:val="00D23A03"/>
    <w:rsid w:val="00D23E97"/>
    <w:rsid w:val="00D240EB"/>
    <w:rsid w:val="00D245B4"/>
    <w:rsid w:val="00D249E7"/>
    <w:rsid w:val="00D24F3A"/>
    <w:rsid w:val="00D25292"/>
    <w:rsid w:val="00D2554A"/>
    <w:rsid w:val="00D2594B"/>
    <w:rsid w:val="00D25965"/>
    <w:rsid w:val="00D25C8E"/>
    <w:rsid w:val="00D26398"/>
    <w:rsid w:val="00D2670E"/>
    <w:rsid w:val="00D26999"/>
    <w:rsid w:val="00D26BE7"/>
    <w:rsid w:val="00D26BF0"/>
    <w:rsid w:val="00D26DE5"/>
    <w:rsid w:val="00D26E4A"/>
    <w:rsid w:val="00D270D0"/>
    <w:rsid w:val="00D2762E"/>
    <w:rsid w:val="00D27687"/>
    <w:rsid w:val="00D27BCE"/>
    <w:rsid w:val="00D27D74"/>
    <w:rsid w:val="00D27DE7"/>
    <w:rsid w:val="00D27FC4"/>
    <w:rsid w:val="00D27FDA"/>
    <w:rsid w:val="00D3047B"/>
    <w:rsid w:val="00D30B8F"/>
    <w:rsid w:val="00D30E3C"/>
    <w:rsid w:val="00D30E46"/>
    <w:rsid w:val="00D3160F"/>
    <w:rsid w:val="00D319AD"/>
    <w:rsid w:val="00D31B47"/>
    <w:rsid w:val="00D31C0E"/>
    <w:rsid w:val="00D31E6E"/>
    <w:rsid w:val="00D31E82"/>
    <w:rsid w:val="00D31F8F"/>
    <w:rsid w:val="00D3201A"/>
    <w:rsid w:val="00D3214F"/>
    <w:rsid w:val="00D322B0"/>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8FA"/>
    <w:rsid w:val="00D35932"/>
    <w:rsid w:val="00D359FC"/>
    <w:rsid w:val="00D35C7F"/>
    <w:rsid w:val="00D35D02"/>
    <w:rsid w:val="00D35E46"/>
    <w:rsid w:val="00D360CE"/>
    <w:rsid w:val="00D365F9"/>
    <w:rsid w:val="00D3666C"/>
    <w:rsid w:val="00D3678B"/>
    <w:rsid w:val="00D36842"/>
    <w:rsid w:val="00D36967"/>
    <w:rsid w:val="00D36A35"/>
    <w:rsid w:val="00D36AAB"/>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37F7C"/>
    <w:rsid w:val="00D40044"/>
    <w:rsid w:val="00D403EB"/>
    <w:rsid w:val="00D403F1"/>
    <w:rsid w:val="00D4043F"/>
    <w:rsid w:val="00D404CD"/>
    <w:rsid w:val="00D408AD"/>
    <w:rsid w:val="00D40CAB"/>
    <w:rsid w:val="00D40CCA"/>
    <w:rsid w:val="00D40D96"/>
    <w:rsid w:val="00D40E37"/>
    <w:rsid w:val="00D40EDA"/>
    <w:rsid w:val="00D40F0E"/>
    <w:rsid w:val="00D40F65"/>
    <w:rsid w:val="00D414D0"/>
    <w:rsid w:val="00D417F8"/>
    <w:rsid w:val="00D4186A"/>
    <w:rsid w:val="00D41A14"/>
    <w:rsid w:val="00D41B8F"/>
    <w:rsid w:val="00D41CF3"/>
    <w:rsid w:val="00D41DFA"/>
    <w:rsid w:val="00D41FF5"/>
    <w:rsid w:val="00D42AF5"/>
    <w:rsid w:val="00D42C82"/>
    <w:rsid w:val="00D42CCA"/>
    <w:rsid w:val="00D42D49"/>
    <w:rsid w:val="00D42D68"/>
    <w:rsid w:val="00D42FFA"/>
    <w:rsid w:val="00D43016"/>
    <w:rsid w:val="00D4302B"/>
    <w:rsid w:val="00D43106"/>
    <w:rsid w:val="00D43371"/>
    <w:rsid w:val="00D4394D"/>
    <w:rsid w:val="00D43B06"/>
    <w:rsid w:val="00D43C0C"/>
    <w:rsid w:val="00D43E0D"/>
    <w:rsid w:val="00D43EC1"/>
    <w:rsid w:val="00D43F83"/>
    <w:rsid w:val="00D44640"/>
    <w:rsid w:val="00D447B5"/>
    <w:rsid w:val="00D447D0"/>
    <w:rsid w:val="00D447E8"/>
    <w:rsid w:val="00D44BB8"/>
    <w:rsid w:val="00D44C68"/>
    <w:rsid w:val="00D44F1C"/>
    <w:rsid w:val="00D451A9"/>
    <w:rsid w:val="00D451DE"/>
    <w:rsid w:val="00D45448"/>
    <w:rsid w:val="00D45610"/>
    <w:rsid w:val="00D456F3"/>
    <w:rsid w:val="00D45B0E"/>
    <w:rsid w:val="00D45BBB"/>
    <w:rsid w:val="00D45C3E"/>
    <w:rsid w:val="00D45D52"/>
    <w:rsid w:val="00D46040"/>
    <w:rsid w:val="00D4614D"/>
    <w:rsid w:val="00D462AD"/>
    <w:rsid w:val="00D46520"/>
    <w:rsid w:val="00D465F5"/>
    <w:rsid w:val="00D46DBD"/>
    <w:rsid w:val="00D47150"/>
    <w:rsid w:val="00D4722B"/>
    <w:rsid w:val="00D47384"/>
    <w:rsid w:val="00D4741E"/>
    <w:rsid w:val="00D47790"/>
    <w:rsid w:val="00D47B58"/>
    <w:rsid w:val="00D47D84"/>
    <w:rsid w:val="00D47EB7"/>
    <w:rsid w:val="00D50063"/>
    <w:rsid w:val="00D50195"/>
    <w:rsid w:val="00D5038B"/>
    <w:rsid w:val="00D504B7"/>
    <w:rsid w:val="00D5063D"/>
    <w:rsid w:val="00D5071D"/>
    <w:rsid w:val="00D509E6"/>
    <w:rsid w:val="00D50A67"/>
    <w:rsid w:val="00D50D7B"/>
    <w:rsid w:val="00D50F19"/>
    <w:rsid w:val="00D50F47"/>
    <w:rsid w:val="00D5102A"/>
    <w:rsid w:val="00D513F3"/>
    <w:rsid w:val="00D5148A"/>
    <w:rsid w:val="00D514F2"/>
    <w:rsid w:val="00D51AF3"/>
    <w:rsid w:val="00D51B02"/>
    <w:rsid w:val="00D51B9E"/>
    <w:rsid w:val="00D51EBD"/>
    <w:rsid w:val="00D52393"/>
    <w:rsid w:val="00D529BB"/>
    <w:rsid w:val="00D52AED"/>
    <w:rsid w:val="00D52AF3"/>
    <w:rsid w:val="00D52CE7"/>
    <w:rsid w:val="00D52D8A"/>
    <w:rsid w:val="00D5337C"/>
    <w:rsid w:val="00D53829"/>
    <w:rsid w:val="00D53AEF"/>
    <w:rsid w:val="00D53CA4"/>
    <w:rsid w:val="00D53CC5"/>
    <w:rsid w:val="00D5402B"/>
    <w:rsid w:val="00D5442A"/>
    <w:rsid w:val="00D547DC"/>
    <w:rsid w:val="00D549CF"/>
    <w:rsid w:val="00D54CEB"/>
    <w:rsid w:val="00D54F8E"/>
    <w:rsid w:val="00D5503D"/>
    <w:rsid w:val="00D555B6"/>
    <w:rsid w:val="00D55C6E"/>
    <w:rsid w:val="00D55C7E"/>
    <w:rsid w:val="00D55FF1"/>
    <w:rsid w:val="00D5611B"/>
    <w:rsid w:val="00D56179"/>
    <w:rsid w:val="00D56183"/>
    <w:rsid w:val="00D56343"/>
    <w:rsid w:val="00D56742"/>
    <w:rsid w:val="00D56909"/>
    <w:rsid w:val="00D56E7A"/>
    <w:rsid w:val="00D570AA"/>
    <w:rsid w:val="00D5715C"/>
    <w:rsid w:val="00D57162"/>
    <w:rsid w:val="00D57354"/>
    <w:rsid w:val="00D573CF"/>
    <w:rsid w:val="00D57600"/>
    <w:rsid w:val="00D57651"/>
    <w:rsid w:val="00D57C11"/>
    <w:rsid w:val="00D57CFB"/>
    <w:rsid w:val="00D57F04"/>
    <w:rsid w:val="00D602A2"/>
    <w:rsid w:val="00D6058E"/>
    <w:rsid w:val="00D607E4"/>
    <w:rsid w:val="00D6092C"/>
    <w:rsid w:val="00D609DB"/>
    <w:rsid w:val="00D60AF1"/>
    <w:rsid w:val="00D60DB5"/>
    <w:rsid w:val="00D60DD9"/>
    <w:rsid w:val="00D613ED"/>
    <w:rsid w:val="00D61591"/>
    <w:rsid w:val="00D616AD"/>
    <w:rsid w:val="00D617B1"/>
    <w:rsid w:val="00D61AA6"/>
    <w:rsid w:val="00D61ABC"/>
    <w:rsid w:val="00D6224F"/>
    <w:rsid w:val="00D623C0"/>
    <w:rsid w:val="00D6246A"/>
    <w:rsid w:val="00D62621"/>
    <w:rsid w:val="00D628FF"/>
    <w:rsid w:val="00D62A8B"/>
    <w:rsid w:val="00D62BB0"/>
    <w:rsid w:val="00D62C79"/>
    <w:rsid w:val="00D62DBC"/>
    <w:rsid w:val="00D62E5C"/>
    <w:rsid w:val="00D62EAD"/>
    <w:rsid w:val="00D6309D"/>
    <w:rsid w:val="00D634C2"/>
    <w:rsid w:val="00D63575"/>
    <w:rsid w:val="00D635F9"/>
    <w:rsid w:val="00D6371B"/>
    <w:rsid w:val="00D63824"/>
    <w:rsid w:val="00D63998"/>
    <w:rsid w:val="00D63F32"/>
    <w:rsid w:val="00D63F57"/>
    <w:rsid w:val="00D63FD4"/>
    <w:rsid w:val="00D6402F"/>
    <w:rsid w:val="00D6433F"/>
    <w:rsid w:val="00D644AC"/>
    <w:rsid w:val="00D645F6"/>
    <w:rsid w:val="00D648C2"/>
    <w:rsid w:val="00D64AC1"/>
    <w:rsid w:val="00D64B4F"/>
    <w:rsid w:val="00D64B9E"/>
    <w:rsid w:val="00D64F22"/>
    <w:rsid w:val="00D6500F"/>
    <w:rsid w:val="00D651B9"/>
    <w:rsid w:val="00D65223"/>
    <w:rsid w:val="00D654DF"/>
    <w:rsid w:val="00D655BE"/>
    <w:rsid w:val="00D65682"/>
    <w:rsid w:val="00D656FE"/>
    <w:rsid w:val="00D65900"/>
    <w:rsid w:val="00D65976"/>
    <w:rsid w:val="00D65FD6"/>
    <w:rsid w:val="00D667F1"/>
    <w:rsid w:val="00D66989"/>
    <w:rsid w:val="00D66BE0"/>
    <w:rsid w:val="00D66D20"/>
    <w:rsid w:val="00D66E5E"/>
    <w:rsid w:val="00D66F3B"/>
    <w:rsid w:val="00D6706A"/>
    <w:rsid w:val="00D672E8"/>
    <w:rsid w:val="00D67561"/>
    <w:rsid w:val="00D67638"/>
    <w:rsid w:val="00D67763"/>
    <w:rsid w:val="00D679ED"/>
    <w:rsid w:val="00D67BB0"/>
    <w:rsid w:val="00D67FD5"/>
    <w:rsid w:val="00D701DF"/>
    <w:rsid w:val="00D702CD"/>
    <w:rsid w:val="00D70339"/>
    <w:rsid w:val="00D703AF"/>
    <w:rsid w:val="00D70966"/>
    <w:rsid w:val="00D70CB1"/>
    <w:rsid w:val="00D70F83"/>
    <w:rsid w:val="00D70FF2"/>
    <w:rsid w:val="00D71068"/>
    <w:rsid w:val="00D710DF"/>
    <w:rsid w:val="00D712F3"/>
    <w:rsid w:val="00D7174C"/>
    <w:rsid w:val="00D71D2D"/>
    <w:rsid w:val="00D720CF"/>
    <w:rsid w:val="00D723E4"/>
    <w:rsid w:val="00D72BE0"/>
    <w:rsid w:val="00D72EAF"/>
    <w:rsid w:val="00D72ED6"/>
    <w:rsid w:val="00D72F0F"/>
    <w:rsid w:val="00D73294"/>
    <w:rsid w:val="00D7354F"/>
    <w:rsid w:val="00D73585"/>
    <w:rsid w:val="00D737D2"/>
    <w:rsid w:val="00D73937"/>
    <w:rsid w:val="00D73955"/>
    <w:rsid w:val="00D73C35"/>
    <w:rsid w:val="00D73D01"/>
    <w:rsid w:val="00D73E5C"/>
    <w:rsid w:val="00D73EE8"/>
    <w:rsid w:val="00D740A8"/>
    <w:rsid w:val="00D740B0"/>
    <w:rsid w:val="00D7413B"/>
    <w:rsid w:val="00D741C1"/>
    <w:rsid w:val="00D7454C"/>
    <w:rsid w:val="00D74D67"/>
    <w:rsid w:val="00D74E7B"/>
    <w:rsid w:val="00D74F6C"/>
    <w:rsid w:val="00D75130"/>
    <w:rsid w:val="00D752F0"/>
    <w:rsid w:val="00D758E8"/>
    <w:rsid w:val="00D75D39"/>
    <w:rsid w:val="00D75D8D"/>
    <w:rsid w:val="00D75F7D"/>
    <w:rsid w:val="00D75F8C"/>
    <w:rsid w:val="00D75FFB"/>
    <w:rsid w:val="00D76171"/>
    <w:rsid w:val="00D7640B"/>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A80"/>
    <w:rsid w:val="00D77BA9"/>
    <w:rsid w:val="00D77CEF"/>
    <w:rsid w:val="00D77E69"/>
    <w:rsid w:val="00D800B4"/>
    <w:rsid w:val="00D80320"/>
    <w:rsid w:val="00D8033B"/>
    <w:rsid w:val="00D80580"/>
    <w:rsid w:val="00D81489"/>
    <w:rsid w:val="00D81560"/>
    <w:rsid w:val="00D818DE"/>
    <w:rsid w:val="00D81BE7"/>
    <w:rsid w:val="00D81CCA"/>
    <w:rsid w:val="00D822A3"/>
    <w:rsid w:val="00D822AE"/>
    <w:rsid w:val="00D82885"/>
    <w:rsid w:val="00D828DD"/>
    <w:rsid w:val="00D829F9"/>
    <w:rsid w:val="00D82AD0"/>
    <w:rsid w:val="00D83214"/>
    <w:rsid w:val="00D83418"/>
    <w:rsid w:val="00D834AD"/>
    <w:rsid w:val="00D83A6D"/>
    <w:rsid w:val="00D83B61"/>
    <w:rsid w:val="00D83E48"/>
    <w:rsid w:val="00D8402F"/>
    <w:rsid w:val="00D84619"/>
    <w:rsid w:val="00D846BE"/>
    <w:rsid w:val="00D846D1"/>
    <w:rsid w:val="00D846FD"/>
    <w:rsid w:val="00D84B3D"/>
    <w:rsid w:val="00D84C34"/>
    <w:rsid w:val="00D84F98"/>
    <w:rsid w:val="00D84FDE"/>
    <w:rsid w:val="00D851A7"/>
    <w:rsid w:val="00D85475"/>
    <w:rsid w:val="00D857D3"/>
    <w:rsid w:val="00D85919"/>
    <w:rsid w:val="00D85920"/>
    <w:rsid w:val="00D85ACA"/>
    <w:rsid w:val="00D85AF8"/>
    <w:rsid w:val="00D863C8"/>
    <w:rsid w:val="00D8653A"/>
    <w:rsid w:val="00D86756"/>
    <w:rsid w:val="00D869BB"/>
    <w:rsid w:val="00D86CCA"/>
    <w:rsid w:val="00D8707E"/>
    <w:rsid w:val="00D8708C"/>
    <w:rsid w:val="00D87096"/>
    <w:rsid w:val="00D87D2D"/>
    <w:rsid w:val="00D90060"/>
    <w:rsid w:val="00D901C7"/>
    <w:rsid w:val="00D9070A"/>
    <w:rsid w:val="00D90768"/>
    <w:rsid w:val="00D907D9"/>
    <w:rsid w:val="00D90A15"/>
    <w:rsid w:val="00D914DC"/>
    <w:rsid w:val="00D91826"/>
    <w:rsid w:val="00D91B7A"/>
    <w:rsid w:val="00D91C23"/>
    <w:rsid w:val="00D91C35"/>
    <w:rsid w:val="00D91C7B"/>
    <w:rsid w:val="00D91CFB"/>
    <w:rsid w:val="00D920CB"/>
    <w:rsid w:val="00D922F2"/>
    <w:rsid w:val="00D9230E"/>
    <w:rsid w:val="00D929C9"/>
    <w:rsid w:val="00D92C72"/>
    <w:rsid w:val="00D92EFC"/>
    <w:rsid w:val="00D930FD"/>
    <w:rsid w:val="00D9319D"/>
    <w:rsid w:val="00D93235"/>
    <w:rsid w:val="00D934C6"/>
    <w:rsid w:val="00D935A0"/>
    <w:rsid w:val="00D9377B"/>
    <w:rsid w:val="00D93CD3"/>
    <w:rsid w:val="00D93D6D"/>
    <w:rsid w:val="00D93FF2"/>
    <w:rsid w:val="00D942BC"/>
    <w:rsid w:val="00D94466"/>
    <w:rsid w:val="00D9451C"/>
    <w:rsid w:val="00D946B0"/>
    <w:rsid w:val="00D948C2"/>
    <w:rsid w:val="00D948EC"/>
    <w:rsid w:val="00D94A0A"/>
    <w:rsid w:val="00D94B2A"/>
    <w:rsid w:val="00D94BA5"/>
    <w:rsid w:val="00D94C74"/>
    <w:rsid w:val="00D94E70"/>
    <w:rsid w:val="00D94FFE"/>
    <w:rsid w:val="00D950EA"/>
    <w:rsid w:val="00D952E3"/>
    <w:rsid w:val="00D95327"/>
    <w:rsid w:val="00D95758"/>
    <w:rsid w:val="00D958D4"/>
    <w:rsid w:val="00D95905"/>
    <w:rsid w:val="00D9594A"/>
    <w:rsid w:val="00D95F63"/>
    <w:rsid w:val="00D96162"/>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4BA"/>
    <w:rsid w:val="00DA0574"/>
    <w:rsid w:val="00DA0797"/>
    <w:rsid w:val="00DA0F9D"/>
    <w:rsid w:val="00DA10C7"/>
    <w:rsid w:val="00DA10CA"/>
    <w:rsid w:val="00DA1159"/>
    <w:rsid w:val="00DA1199"/>
    <w:rsid w:val="00DA122F"/>
    <w:rsid w:val="00DA125B"/>
    <w:rsid w:val="00DA14BB"/>
    <w:rsid w:val="00DA162F"/>
    <w:rsid w:val="00DA1694"/>
    <w:rsid w:val="00DA1753"/>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A0"/>
    <w:rsid w:val="00DA2EEA"/>
    <w:rsid w:val="00DA2EF2"/>
    <w:rsid w:val="00DA30DF"/>
    <w:rsid w:val="00DA382D"/>
    <w:rsid w:val="00DA38D2"/>
    <w:rsid w:val="00DA39EA"/>
    <w:rsid w:val="00DA3A07"/>
    <w:rsid w:val="00DA3A4A"/>
    <w:rsid w:val="00DA3D02"/>
    <w:rsid w:val="00DA3D11"/>
    <w:rsid w:val="00DA3F7B"/>
    <w:rsid w:val="00DA4168"/>
    <w:rsid w:val="00DA43E0"/>
    <w:rsid w:val="00DA442D"/>
    <w:rsid w:val="00DA44B4"/>
    <w:rsid w:val="00DA4564"/>
    <w:rsid w:val="00DA46CE"/>
    <w:rsid w:val="00DA4986"/>
    <w:rsid w:val="00DA4AEA"/>
    <w:rsid w:val="00DA4B05"/>
    <w:rsid w:val="00DA4B18"/>
    <w:rsid w:val="00DA4DD2"/>
    <w:rsid w:val="00DA54DA"/>
    <w:rsid w:val="00DA563D"/>
    <w:rsid w:val="00DA5911"/>
    <w:rsid w:val="00DA5AD3"/>
    <w:rsid w:val="00DA5CE5"/>
    <w:rsid w:val="00DA60EB"/>
    <w:rsid w:val="00DA61DF"/>
    <w:rsid w:val="00DA6387"/>
    <w:rsid w:val="00DA6451"/>
    <w:rsid w:val="00DA68CB"/>
    <w:rsid w:val="00DA6A78"/>
    <w:rsid w:val="00DA6ABE"/>
    <w:rsid w:val="00DA71BD"/>
    <w:rsid w:val="00DA7496"/>
    <w:rsid w:val="00DA7590"/>
    <w:rsid w:val="00DA763E"/>
    <w:rsid w:val="00DA7684"/>
    <w:rsid w:val="00DA7877"/>
    <w:rsid w:val="00DA7903"/>
    <w:rsid w:val="00DA7B37"/>
    <w:rsid w:val="00DA7E1D"/>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1B1E"/>
    <w:rsid w:val="00DB1DED"/>
    <w:rsid w:val="00DB1F3D"/>
    <w:rsid w:val="00DB1FD7"/>
    <w:rsid w:val="00DB204B"/>
    <w:rsid w:val="00DB2451"/>
    <w:rsid w:val="00DB2680"/>
    <w:rsid w:val="00DB26E6"/>
    <w:rsid w:val="00DB29D5"/>
    <w:rsid w:val="00DB2BFF"/>
    <w:rsid w:val="00DB2DAB"/>
    <w:rsid w:val="00DB2FB0"/>
    <w:rsid w:val="00DB2FB7"/>
    <w:rsid w:val="00DB31B8"/>
    <w:rsid w:val="00DB31C7"/>
    <w:rsid w:val="00DB3388"/>
    <w:rsid w:val="00DB350C"/>
    <w:rsid w:val="00DB3668"/>
    <w:rsid w:val="00DB3B82"/>
    <w:rsid w:val="00DB3E6C"/>
    <w:rsid w:val="00DB3F83"/>
    <w:rsid w:val="00DB40E4"/>
    <w:rsid w:val="00DB458B"/>
    <w:rsid w:val="00DB45AE"/>
    <w:rsid w:val="00DB46A1"/>
    <w:rsid w:val="00DB4A71"/>
    <w:rsid w:val="00DB4E88"/>
    <w:rsid w:val="00DB4FFB"/>
    <w:rsid w:val="00DB52D6"/>
    <w:rsid w:val="00DB5591"/>
    <w:rsid w:val="00DB59BE"/>
    <w:rsid w:val="00DB5E5A"/>
    <w:rsid w:val="00DB64AA"/>
    <w:rsid w:val="00DB64C7"/>
    <w:rsid w:val="00DB6530"/>
    <w:rsid w:val="00DB675D"/>
    <w:rsid w:val="00DB6979"/>
    <w:rsid w:val="00DB6D48"/>
    <w:rsid w:val="00DB7246"/>
    <w:rsid w:val="00DB725E"/>
    <w:rsid w:val="00DB77E4"/>
    <w:rsid w:val="00DB788F"/>
    <w:rsid w:val="00DB7DA3"/>
    <w:rsid w:val="00DB7ED7"/>
    <w:rsid w:val="00DB7F63"/>
    <w:rsid w:val="00DC0040"/>
    <w:rsid w:val="00DC057B"/>
    <w:rsid w:val="00DC0AA2"/>
    <w:rsid w:val="00DC0C44"/>
    <w:rsid w:val="00DC0D4D"/>
    <w:rsid w:val="00DC1114"/>
    <w:rsid w:val="00DC123D"/>
    <w:rsid w:val="00DC1271"/>
    <w:rsid w:val="00DC1A9A"/>
    <w:rsid w:val="00DC1E70"/>
    <w:rsid w:val="00DC214A"/>
    <w:rsid w:val="00DC215F"/>
    <w:rsid w:val="00DC21CC"/>
    <w:rsid w:val="00DC227A"/>
    <w:rsid w:val="00DC2435"/>
    <w:rsid w:val="00DC25E6"/>
    <w:rsid w:val="00DC29A9"/>
    <w:rsid w:val="00DC29EA"/>
    <w:rsid w:val="00DC2AF5"/>
    <w:rsid w:val="00DC2D9B"/>
    <w:rsid w:val="00DC336D"/>
    <w:rsid w:val="00DC35A9"/>
    <w:rsid w:val="00DC3AAD"/>
    <w:rsid w:val="00DC3BD8"/>
    <w:rsid w:val="00DC3C2E"/>
    <w:rsid w:val="00DC3E22"/>
    <w:rsid w:val="00DC3E5E"/>
    <w:rsid w:val="00DC41EF"/>
    <w:rsid w:val="00DC4247"/>
    <w:rsid w:val="00DC42C6"/>
    <w:rsid w:val="00DC44AF"/>
    <w:rsid w:val="00DC453E"/>
    <w:rsid w:val="00DC4748"/>
    <w:rsid w:val="00DC4D43"/>
    <w:rsid w:val="00DC4DD7"/>
    <w:rsid w:val="00DC4ED4"/>
    <w:rsid w:val="00DC5011"/>
    <w:rsid w:val="00DC510E"/>
    <w:rsid w:val="00DC512E"/>
    <w:rsid w:val="00DC51FC"/>
    <w:rsid w:val="00DC54E6"/>
    <w:rsid w:val="00DC5811"/>
    <w:rsid w:val="00DC5A2A"/>
    <w:rsid w:val="00DC5DF9"/>
    <w:rsid w:val="00DC5E2A"/>
    <w:rsid w:val="00DC5E62"/>
    <w:rsid w:val="00DC619F"/>
    <w:rsid w:val="00DC62B4"/>
    <w:rsid w:val="00DC6329"/>
    <w:rsid w:val="00DC63F1"/>
    <w:rsid w:val="00DC6449"/>
    <w:rsid w:val="00DC6DBA"/>
    <w:rsid w:val="00DC6DCD"/>
    <w:rsid w:val="00DC6F8A"/>
    <w:rsid w:val="00DC6FF5"/>
    <w:rsid w:val="00DC701E"/>
    <w:rsid w:val="00DC70AB"/>
    <w:rsid w:val="00DC7109"/>
    <w:rsid w:val="00DC7211"/>
    <w:rsid w:val="00DC73FD"/>
    <w:rsid w:val="00DC749C"/>
    <w:rsid w:val="00DC776D"/>
    <w:rsid w:val="00DC77D9"/>
    <w:rsid w:val="00DC782D"/>
    <w:rsid w:val="00DC7B7C"/>
    <w:rsid w:val="00DD059A"/>
    <w:rsid w:val="00DD0731"/>
    <w:rsid w:val="00DD0895"/>
    <w:rsid w:val="00DD0A72"/>
    <w:rsid w:val="00DD0FD2"/>
    <w:rsid w:val="00DD1178"/>
    <w:rsid w:val="00DD11B2"/>
    <w:rsid w:val="00DD1410"/>
    <w:rsid w:val="00DD147E"/>
    <w:rsid w:val="00DD16B3"/>
    <w:rsid w:val="00DD170A"/>
    <w:rsid w:val="00DD1812"/>
    <w:rsid w:val="00DD182E"/>
    <w:rsid w:val="00DD1904"/>
    <w:rsid w:val="00DD1932"/>
    <w:rsid w:val="00DD1958"/>
    <w:rsid w:val="00DD1B19"/>
    <w:rsid w:val="00DD1B23"/>
    <w:rsid w:val="00DD1F14"/>
    <w:rsid w:val="00DD21F4"/>
    <w:rsid w:val="00DD262E"/>
    <w:rsid w:val="00DD284A"/>
    <w:rsid w:val="00DD28E1"/>
    <w:rsid w:val="00DD2A11"/>
    <w:rsid w:val="00DD2A84"/>
    <w:rsid w:val="00DD2AF2"/>
    <w:rsid w:val="00DD2FB6"/>
    <w:rsid w:val="00DD3069"/>
    <w:rsid w:val="00DD3073"/>
    <w:rsid w:val="00DD322D"/>
    <w:rsid w:val="00DD33A6"/>
    <w:rsid w:val="00DD3619"/>
    <w:rsid w:val="00DD3721"/>
    <w:rsid w:val="00DD3E21"/>
    <w:rsid w:val="00DD4C98"/>
    <w:rsid w:val="00DD4D0D"/>
    <w:rsid w:val="00DD4E09"/>
    <w:rsid w:val="00DD505A"/>
    <w:rsid w:val="00DD5679"/>
    <w:rsid w:val="00DD5C74"/>
    <w:rsid w:val="00DD5C82"/>
    <w:rsid w:val="00DD6041"/>
    <w:rsid w:val="00DD61D3"/>
    <w:rsid w:val="00DD6235"/>
    <w:rsid w:val="00DD63C1"/>
    <w:rsid w:val="00DD63ED"/>
    <w:rsid w:val="00DD64F0"/>
    <w:rsid w:val="00DD65C7"/>
    <w:rsid w:val="00DD65E5"/>
    <w:rsid w:val="00DD6972"/>
    <w:rsid w:val="00DD6CB6"/>
    <w:rsid w:val="00DD6D39"/>
    <w:rsid w:val="00DD6D68"/>
    <w:rsid w:val="00DD7081"/>
    <w:rsid w:val="00DD7399"/>
    <w:rsid w:val="00DD74FA"/>
    <w:rsid w:val="00DD78AA"/>
    <w:rsid w:val="00DD7A1C"/>
    <w:rsid w:val="00DD7EB4"/>
    <w:rsid w:val="00DD7F23"/>
    <w:rsid w:val="00DE00DC"/>
    <w:rsid w:val="00DE054A"/>
    <w:rsid w:val="00DE05F1"/>
    <w:rsid w:val="00DE0936"/>
    <w:rsid w:val="00DE0BCA"/>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9BE"/>
    <w:rsid w:val="00DE2B09"/>
    <w:rsid w:val="00DE2C11"/>
    <w:rsid w:val="00DE3000"/>
    <w:rsid w:val="00DE327B"/>
    <w:rsid w:val="00DE33A6"/>
    <w:rsid w:val="00DE34EE"/>
    <w:rsid w:val="00DE3A21"/>
    <w:rsid w:val="00DE3FC8"/>
    <w:rsid w:val="00DE3FFF"/>
    <w:rsid w:val="00DE4441"/>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19"/>
    <w:rsid w:val="00DE574B"/>
    <w:rsid w:val="00DE5890"/>
    <w:rsid w:val="00DE5A89"/>
    <w:rsid w:val="00DE5DA0"/>
    <w:rsid w:val="00DE65A4"/>
    <w:rsid w:val="00DE6A95"/>
    <w:rsid w:val="00DE6D29"/>
    <w:rsid w:val="00DE7074"/>
    <w:rsid w:val="00DE718A"/>
    <w:rsid w:val="00DE722D"/>
    <w:rsid w:val="00DE7455"/>
    <w:rsid w:val="00DE762C"/>
    <w:rsid w:val="00DE764F"/>
    <w:rsid w:val="00DE77C6"/>
    <w:rsid w:val="00DE79D2"/>
    <w:rsid w:val="00DE7B77"/>
    <w:rsid w:val="00DE7C21"/>
    <w:rsid w:val="00DE7DEB"/>
    <w:rsid w:val="00DE7E2B"/>
    <w:rsid w:val="00DF0395"/>
    <w:rsid w:val="00DF03B2"/>
    <w:rsid w:val="00DF053B"/>
    <w:rsid w:val="00DF07B5"/>
    <w:rsid w:val="00DF0A20"/>
    <w:rsid w:val="00DF0E0B"/>
    <w:rsid w:val="00DF1104"/>
    <w:rsid w:val="00DF12BF"/>
    <w:rsid w:val="00DF14A9"/>
    <w:rsid w:val="00DF17B4"/>
    <w:rsid w:val="00DF1802"/>
    <w:rsid w:val="00DF199E"/>
    <w:rsid w:val="00DF1AD7"/>
    <w:rsid w:val="00DF1CA0"/>
    <w:rsid w:val="00DF1D14"/>
    <w:rsid w:val="00DF21A0"/>
    <w:rsid w:val="00DF226A"/>
    <w:rsid w:val="00DF23BC"/>
    <w:rsid w:val="00DF24EB"/>
    <w:rsid w:val="00DF260E"/>
    <w:rsid w:val="00DF27DF"/>
    <w:rsid w:val="00DF28B4"/>
    <w:rsid w:val="00DF2A42"/>
    <w:rsid w:val="00DF2A89"/>
    <w:rsid w:val="00DF2BB8"/>
    <w:rsid w:val="00DF2EB0"/>
    <w:rsid w:val="00DF2EBD"/>
    <w:rsid w:val="00DF2FAB"/>
    <w:rsid w:val="00DF309B"/>
    <w:rsid w:val="00DF3325"/>
    <w:rsid w:val="00DF38BD"/>
    <w:rsid w:val="00DF3A80"/>
    <w:rsid w:val="00DF3D11"/>
    <w:rsid w:val="00DF3DBA"/>
    <w:rsid w:val="00DF3E21"/>
    <w:rsid w:val="00DF3FAE"/>
    <w:rsid w:val="00DF3FFD"/>
    <w:rsid w:val="00DF40B3"/>
    <w:rsid w:val="00DF429C"/>
    <w:rsid w:val="00DF44AC"/>
    <w:rsid w:val="00DF46F1"/>
    <w:rsid w:val="00DF482C"/>
    <w:rsid w:val="00DF4A2D"/>
    <w:rsid w:val="00DF4B7B"/>
    <w:rsid w:val="00DF4CF0"/>
    <w:rsid w:val="00DF4D71"/>
    <w:rsid w:val="00DF4DD7"/>
    <w:rsid w:val="00DF4F1C"/>
    <w:rsid w:val="00DF5036"/>
    <w:rsid w:val="00DF5061"/>
    <w:rsid w:val="00DF525F"/>
    <w:rsid w:val="00DF55CE"/>
    <w:rsid w:val="00DF5615"/>
    <w:rsid w:val="00DF5F99"/>
    <w:rsid w:val="00DF604F"/>
    <w:rsid w:val="00DF6137"/>
    <w:rsid w:val="00DF6174"/>
    <w:rsid w:val="00DF6A2B"/>
    <w:rsid w:val="00DF6A91"/>
    <w:rsid w:val="00DF6C5E"/>
    <w:rsid w:val="00DF6CAA"/>
    <w:rsid w:val="00DF6E98"/>
    <w:rsid w:val="00DF6F3A"/>
    <w:rsid w:val="00DF7028"/>
    <w:rsid w:val="00DF7220"/>
    <w:rsid w:val="00DF770E"/>
    <w:rsid w:val="00DF789D"/>
    <w:rsid w:val="00DF7B25"/>
    <w:rsid w:val="00DF7BE5"/>
    <w:rsid w:val="00DF7D08"/>
    <w:rsid w:val="00DF7DC4"/>
    <w:rsid w:val="00DF7E24"/>
    <w:rsid w:val="00DF7E57"/>
    <w:rsid w:val="00E00036"/>
    <w:rsid w:val="00E00267"/>
    <w:rsid w:val="00E002F0"/>
    <w:rsid w:val="00E0049B"/>
    <w:rsid w:val="00E009B7"/>
    <w:rsid w:val="00E00AD0"/>
    <w:rsid w:val="00E00AF6"/>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5E9"/>
    <w:rsid w:val="00E02695"/>
    <w:rsid w:val="00E026CD"/>
    <w:rsid w:val="00E02924"/>
    <w:rsid w:val="00E02A31"/>
    <w:rsid w:val="00E02E60"/>
    <w:rsid w:val="00E02F96"/>
    <w:rsid w:val="00E02FC7"/>
    <w:rsid w:val="00E0305B"/>
    <w:rsid w:val="00E03072"/>
    <w:rsid w:val="00E03082"/>
    <w:rsid w:val="00E03299"/>
    <w:rsid w:val="00E03614"/>
    <w:rsid w:val="00E03643"/>
    <w:rsid w:val="00E03676"/>
    <w:rsid w:val="00E04209"/>
    <w:rsid w:val="00E042DC"/>
    <w:rsid w:val="00E042E2"/>
    <w:rsid w:val="00E04380"/>
    <w:rsid w:val="00E04682"/>
    <w:rsid w:val="00E0470C"/>
    <w:rsid w:val="00E047BF"/>
    <w:rsid w:val="00E04F57"/>
    <w:rsid w:val="00E052BD"/>
    <w:rsid w:val="00E055AC"/>
    <w:rsid w:val="00E055DB"/>
    <w:rsid w:val="00E0560F"/>
    <w:rsid w:val="00E0573B"/>
    <w:rsid w:val="00E0597D"/>
    <w:rsid w:val="00E05A6E"/>
    <w:rsid w:val="00E05E6A"/>
    <w:rsid w:val="00E0604A"/>
    <w:rsid w:val="00E0686F"/>
    <w:rsid w:val="00E068AC"/>
    <w:rsid w:val="00E06AC9"/>
    <w:rsid w:val="00E06B9D"/>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1ACB"/>
    <w:rsid w:val="00E12163"/>
    <w:rsid w:val="00E121ED"/>
    <w:rsid w:val="00E1234C"/>
    <w:rsid w:val="00E123E6"/>
    <w:rsid w:val="00E127B9"/>
    <w:rsid w:val="00E127C5"/>
    <w:rsid w:val="00E1298F"/>
    <w:rsid w:val="00E12B37"/>
    <w:rsid w:val="00E12E86"/>
    <w:rsid w:val="00E1308D"/>
    <w:rsid w:val="00E13131"/>
    <w:rsid w:val="00E13316"/>
    <w:rsid w:val="00E1355C"/>
    <w:rsid w:val="00E1387E"/>
    <w:rsid w:val="00E13EB9"/>
    <w:rsid w:val="00E14164"/>
    <w:rsid w:val="00E1437E"/>
    <w:rsid w:val="00E148F7"/>
    <w:rsid w:val="00E14AED"/>
    <w:rsid w:val="00E14D38"/>
    <w:rsid w:val="00E14F35"/>
    <w:rsid w:val="00E14FE9"/>
    <w:rsid w:val="00E1506A"/>
    <w:rsid w:val="00E1527F"/>
    <w:rsid w:val="00E1579E"/>
    <w:rsid w:val="00E157B2"/>
    <w:rsid w:val="00E15956"/>
    <w:rsid w:val="00E15A7A"/>
    <w:rsid w:val="00E15A7F"/>
    <w:rsid w:val="00E15D96"/>
    <w:rsid w:val="00E15FBF"/>
    <w:rsid w:val="00E16179"/>
    <w:rsid w:val="00E1621A"/>
    <w:rsid w:val="00E163FA"/>
    <w:rsid w:val="00E16445"/>
    <w:rsid w:val="00E1687B"/>
    <w:rsid w:val="00E16C70"/>
    <w:rsid w:val="00E16CA0"/>
    <w:rsid w:val="00E16CA5"/>
    <w:rsid w:val="00E16CA7"/>
    <w:rsid w:val="00E16F6A"/>
    <w:rsid w:val="00E1736E"/>
    <w:rsid w:val="00E173E1"/>
    <w:rsid w:val="00E1756D"/>
    <w:rsid w:val="00E1784B"/>
    <w:rsid w:val="00E17A8B"/>
    <w:rsid w:val="00E17F5D"/>
    <w:rsid w:val="00E17FD3"/>
    <w:rsid w:val="00E200C0"/>
    <w:rsid w:val="00E20208"/>
    <w:rsid w:val="00E2061C"/>
    <w:rsid w:val="00E20A48"/>
    <w:rsid w:val="00E20A4C"/>
    <w:rsid w:val="00E20CC9"/>
    <w:rsid w:val="00E2129D"/>
    <w:rsid w:val="00E21764"/>
    <w:rsid w:val="00E21A59"/>
    <w:rsid w:val="00E21B0D"/>
    <w:rsid w:val="00E21BF8"/>
    <w:rsid w:val="00E21CC1"/>
    <w:rsid w:val="00E21DE3"/>
    <w:rsid w:val="00E22096"/>
    <w:rsid w:val="00E22165"/>
    <w:rsid w:val="00E22418"/>
    <w:rsid w:val="00E22468"/>
    <w:rsid w:val="00E224AC"/>
    <w:rsid w:val="00E228CE"/>
    <w:rsid w:val="00E228EA"/>
    <w:rsid w:val="00E22A3B"/>
    <w:rsid w:val="00E22AD3"/>
    <w:rsid w:val="00E22F91"/>
    <w:rsid w:val="00E23225"/>
    <w:rsid w:val="00E234F4"/>
    <w:rsid w:val="00E2359B"/>
    <w:rsid w:val="00E2361B"/>
    <w:rsid w:val="00E237B3"/>
    <w:rsid w:val="00E23D70"/>
    <w:rsid w:val="00E23E02"/>
    <w:rsid w:val="00E23E19"/>
    <w:rsid w:val="00E23F10"/>
    <w:rsid w:val="00E24008"/>
    <w:rsid w:val="00E242B5"/>
    <w:rsid w:val="00E24647"/>
    <w:rsid w:val="00E248B5"/>
    <w:rsid w:val="00E24ABE"/>
    <w:rsid w:val="00E24DDF"/>
    <w:rsid w:val="00E2539F"/>
    <w:rsid w:val="00E25550"/>
    <w:rsid w:val="00E2578E"/>
    <w:rsid w:val="00E258EB"/>
    <w:rsid w:val="00E25AF4"/>
    <w:rsid w:val="00E25AFD"/>
    <w:rsid w:val="00E25C6D"/>
    <w:rsid w:val="00E25D73"/>
    <w:rsid w:val="00E25F5B"/>
    <w:rsid w:val="00E26144"/>
    <w:rsid w:val="00E26192"/>
    <w:rsid w:val="00E26497"/>
    <w:rsid w:val="00E2655A"/>
    <w:rsid w:val="00E27008"/>
    <w:rsid w:val="00E2709A"/>
    <w:rsid w:val="00E27350"/>
    <w:rsid w:val="00E2750C"/>
    <w:rsid w:val="00E275D6"/>
    <w:rsid w:val="00E27604"/>
    <w:rsid w:val="00E27696"/>
    <w:rsid w:val="00E2787A"/>
    <w:rsid w:val="00E27930"/>
    <w:rsid w:val="00E27B4F"/>
    <w:rsid w:val="00E27D22"/>
    <w:rsid w:val="00E27E94"/>
    <w:rsid w:val="00E30148"/>
    <w:rsid w:val="00E30318"/>
    <w:rsid w:val="00E30458"/>
    <w:rsid w:val="00E30569"/>
    <w:rsid w:val="00E30727"/>
    <w:rsid w:val="00E308E5"/>
    <w:rsid w:val="00E30AC4"/>
    <w:rsid w:val="00E30E31"/>
    <w:rsid w:val="00E31281"/>
    <w:rsid w:val="00E312B1"/>
    <w:rsid w:val="00E313E3"/>
    <w:rsid w:val="00E3143D"/>
    <w:rsid w:val="00E31493"/>
    <w:rsid w:val="00E31760"/>
    <w:rsid w:val="00E31B23"/>
    <w:rsid w:val="00E31BDC"/>
    <w:rsid w:val="00E31C53"/>
    <w:rsid w:val="00E31CE5"/>
    <w:rsid w:val="00E31ED1"/>
    <w:rsid w:val="00E31F40"/>
    <w:rsid w:val="00E31F66"/>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B4C"/>
    <w:rsid w:val="00E34C58"/>
    <w:rsid w:val="00E34CAD"/>
    <w:rsid w:val="00E34D21"/>
    <w:rsid w:val="00E34FEC"/>
    <w:rsid w:val="00E35141"/>
    <w:rsid w:val="00E35148"/>
    <w:rsid w:val="00E352B2"/>
    <w:rsid w:val="00E3544C"/>
    <w:rsid w:val="00E35976"/>
    <w:rsid w:val="00E35A0A"/>
    <w:rsid w:val="00E35A61"/>
    <w:rsid w:val="00E3608C"/>
    <w:rsid w:val="00E361F4"/>
    <w:rsid w:val="00E364E3"/>
    <w:rsid w:val="00E369C4"/>
    <w:rsid w:val="00E36A50"/>
    <w:rsid w:val="00E36FED"/>
    <w:rsid w:val="00E3787A"/>
    <w:rsid w:val="00E37AFC"/>
    <w:rsid w:val="00E37C0B"/>
    <w:rsid w:val="00E37C59"/>
    <w:rsid w:val="00E37C9D"/>
    <w:rsid w:val="00E37D14"/>
    <w:rsid w:val="00E37FF7"/>
    <w:rsid w:val="00E37FFA"/>
    <w:rsid w:val="00E40250"/>
    <w:rsid w:val="00E402F9"/>
    <w:rsid w:val="00E408AC"/>
    <w:rsid w:val="00E40B78"/>
    <w:rsid w:val="00E40C3E"/>
    <w:rsid w:val="00E40CF0"/>
    <w:rsid w:val="00E40E83"/>
    <w:rsid w:val="00E40EED"/>
    <w:rsid w:val="00E41464"/>
    <w:rsid w:val="00E41524"/>
    <w:rsid w:val="00E415FB"/>
    <w:rsid w:val="00E41639"/>
    <w:rsid w:val="00E4163E"/>
    <w:rsid w:val="00E419F4"/>
    <w:rsid w:val="00E41B2A"/>
    <w:rsid w:val="00E41CC8"/>
    <w:rsid w:val="00E41CCF"/>
    <w:rsid w:val="00E41CFA"/>
    <w:rsid w:val="00E41D2B"/>
    <w:rsid w:val="00E41D6D"/>
    <w:rsid w:val="00E41F4D"/>
    <w:rsid w:val="00E4202E"/>
    <w:rsid w:val="00E42098"/>
    <w:rsid w:val="00E4223A"/>
    <w:rsid w:val="00E42867"/>
    <w:rsid w:val="00E42946"/>
    <w:rsid w:val="00E42DB1"/>
    <w:rsid w:val="00E42FEE"/>
    <w:rsid w:val="00E43175"/>
    <w:rsid w:val="00E431C3"/>
    <w:rsid w:val="00E43496"/>
    <w:rsid w:val="00E434E6"/>
    <w:rsid w:val="00E4376D"/>
    <w:rsid w:val="00E438BC"/>
    <w:rsid w:val="00E43B5D"/>
    <w:rsid w:val="00E43D79"/>
    <w:rsid w:val="00E43D8D"/>
    <w:rsid w:val="00E440AD"/>
    <w:rsid w:val="00E440D4"/>
    <w:rsid w:val="00E4437D"/>
    <w:rsid w:val="00E444C3"/>
    <w:rsid w:val="00E444D6"/>
    <w:rsid w:val="00E44578"/>
    <w:rsid w:val="00E445CA"/>
    <w:rsid w:val="00E44691"/>
    <w:rsid w:val="00E449AA"/>
    <w:rsid w:val="00E44E32"/>
    <w:rsid w:val="00E44E65"/>
    <w:rsid w:val="00E44FB5"/>
    <w:rsid w:val="00E4503B"/>
    <w:rsid w:val="00E45152"/>
    <w:rsid w:val="00E45299"/>
    <w:rsid w:val="00E455A9"/>
    <w:rsid w:val="00E4569A"/>
    <w:rsid w:val="00E4580D"/>
    <w:rsid w:val="00E45997"/>
    <w:rsid w:val="00E45A34"/>
    <w:rsid w:val="00E45B69"/>
    <w:rsid w:val="00E45CB9"/>
    <w:rsid w:val="00E461B4"/>
    <w:rsid w:val="00E4675D"/>
    <w:rsid w:val="00E46B7C"/>
    <w:rsid w:val="00E46DDC"/>
    <w:rsid w:val="00E46EAC"/>
    <w:rsid w:val="00E46EC7"/>
    <w:rsid w:val="00E47475"/>
    <w:rsid w:val="00E4782F"/>
    <w:rsid w:val="00E47AF3"/>
    <w:rsid w:val="00E47B6C"/>
    <w:rsid w:val="00E47BF9"/>
    <w:rsid w:val="00E47E1D"/>
    <w:rsid w:val="00E47E5C"/>
    <w:rsid w:val="00E50109"/>
    <w:rsid w:val="00E5013C"/>
    <w:rsid w:val="00E502E2"/>
    <w:rsid w:val="00E50633"/>
    <w:rsid w:val="00E507E5"/>
    <w:rsid w:val="00E50917"/>
    <w:rsid w:val="00E50A22"/>
    <w:rsid w:val="00E50B77"/>
    <w:rsid w:val="00E50FC3"/>
    <w:rsid w:val="00E511A8"/>
    <w:rsid w:val="00E5121F"/>
    <w:rsid w:val="00E514DB"/>
    <w:rsid w:val="00E51663"/>
    <w:rsid w:val="00E5170C"/>
    <w:rsid w:val="00E51978"/>
    <w:rsid w:val="00E51A04"/>
    <w:rsid w:val="00E51AB7"/>
    <w:rsid w:val="00E51C95"/>
    <w:rsid w:val="00E51F98"/>
    <w:rsid w:val="00E52011"/>
    <w:rsid w:val="00E521A4"/>
    <w:rsid w:val="00E521CF"/>
    <w:rsid w:val="00E52236"/>
    <w:rsid w:val="00E5236C"/>
    <w:rsid w:val="00E52499"/>
    <w:rsid w:val="00E52658"/>
    <w:rsid w:val="00E526C9"/>
    <w:rsid w:val="00E52B24"/>
    <w:rsid w:val="00E52D0D"/>
    <w:rsid w:val="00E52E7A"/>
    <w:rsid w:val="00E52E9B"/>
    <w:rsid w:val="00E53301"/>
    <w:rsid w:val="00E53596"/>
    <w:rsid w:val="00E535B4"/>
    <w:rsid w:val="00E5371B"/>
    <w:rsid w:val="00E538AD"/>
    <w:rsid w:val="00E53905"/>
    <w:rsid w:val="00E539CA"/>
    <w:rsid w:val="00E53A7A"/>
    <w:rsid w:val="00E53AE0"/>
    <w:rsid w:val="00E53BEB"/>
    <w:rsid w:val="00E53C08"/>
    <w:rsid w:val="00E53D6D"/>
    <w:rsid w:val="00E54003"/>
    <w:rsid w:val="00E5406A"/>
    <w:rsid w:val="00E54383"/>
    <w:rsid w:val="00E546DF"/>
    <w:rsid w:val="00E54766"/>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70EB"/>
    <w:rsid w:val="00E573FF"/>
    <w:rsid w:val="00E57508"/>
    <w:rsid w:val="00E577D9"/>
    <w:rsid w:val="00E57822"/>
    <w:rsid w:val="00E5786A"/>
    <w:rsid w:val="00E578CD"/>
    <w:rsid w:val="00E57954"/>
    <w:rsid w:val="00E60285"/>
    <w:rsid w:val="00E6035C"/>
    <w:rsid w:val="00E60423"/>
    <w:rsid w:val="00E6065C"/>
    <w:rsid w:val="00E60C50"/>
    <w:rsid w:val="00E60EDF"/>
    <w:rsid w:val="00E61300"/>
    <w:rsid w:val="00E6133F"/>
    <w:rsid w:val="00E61645"/>
    <w:rsid w:val="00E61774"/>
    <w:rsid w:val="00E617A3"/>
    <w:rsid w:val="00E617D1"/>
    <w:rsid w:val="00E619A5"/>
    <w:rsid w:val="00E61D29"/>
    <w:rsid w:val="00E61EC6"/>
    <w:rsid w:val="00E61F62"/>
    <w:rsid w:val="00E622DD"/>
    <w:rsid w:val="00E622E4"/>
    <w:rsid w:val="00E6246A"/>
    <w:rsid w:val="00E6258A"/>
    <w:rsid w:val="00E62891"/>
    <w:rsid w:val="00E62BEE"/>
    <w:rsid w:val="00E62CBE"/>
    <w:rsid w:val="00E62ED4"/>
    <w:rsid w:val="00E62FAA"/>
    <w:rsid w:val="00E630C5"/>
    <w:rsid w:val="00E63151"/>
    <w:rsid w:val="00E6316E"/>
    <w:rsid w:val="00E633E7"/>
    <w:rsid w:val="00E63AA6"/>
    <w:rsid w:val="00E63AE7"/>
    <w:rsid w:val="00E63C3A"/>
    <w:rsid w:val="00E641D8"/>
    <w:rsid w:val="00E6454A"/>
    <w:rsid w:val="00E6459D"/>
    <w:rsid w:val="00E6483C"/>
    <w:rsid w:val="00E64A3B"/>
    <w:rsid w:val="00E64AFD"/>
    <w:rsid w:val="00E64B42"/>
    <w:rsid w:val="00E64EA2"/>
    <w:rsid w:val="00E6507B"/>
    <w:rsid w:val="00E65D33"/>
    <w:rsid w:val="00E65F5C"/>
    <w:rsid w:val="00E65FE6"/>
    <w:rsid w:val="00E66091"/>
    <w:rsid w:val="00E66283"/>
    <w:rsid w:val="00E662B6"/>
    <w:rsid w:val="00E667B3"/>
    <w:rsid w:val="00E6689C"/>
    <w:rsid w:val="00E6708B"/>
    <w:rsid w:val="00E670D8"/>
    <w:rsid w:val="00E671DB"/>
    <w:rsid w:val="00E676FF"/>
    <w:rsid w:val="00E67914"/>
    <w:rsid w:val="00E67950"/>
    <w:rsid w:val="00E67AF9"/>
    <w:rsid w:val="00E67E0A"/>
    <w:rsid w:val="00E67EC3"/>
    <w:rsid w:val="00E67F3C"/>
    <w:rsid w:val="00E700C6"/>
    <w:rsid w:val="00E700D7"/>
    <w:rsid w:val="00E70288"/>
    <w:rsid w:val="00E70558"/>
    <w:rsid w:val="00E7064D"/>
    <w:rsid w:val="00E706D7"/>
    <w:rsid w:val="00E706EE"/>
    <w:rsid w:val="00E7078E"/>
    <w:rsid w:val="00E70D1C"/>
    <w:rsid w:val="00E70D6C"/>
    <w:rsid w:val="00E70DA8"/>
    <w:rsid w:val="00E70DB2"/>
    <w:rsid w:val="00E70DCF"/>
    <w:rsid w:val="00E70E22"/>
    <w:rsid w:val="00E70EEE"/>
    <w:rsid w:val="00E71084"/>
    <w:rsid w:val="00E715B6"/>
    <w:rsid w:val="00E71A6B"/>
    <w:rsid w:val="00E71E81"/>
    <w:rsid w:val="00E71EA6"/>
    <w:rsid w:val="00E723D0"/>
    <w:rsid w:val="00E723E0"/>
    <w:rsid w:val="00E7268B"/>
    <w:rsid w:val="00E729F2"/>
    <w:rsid w:val="00E72B73"/>
    <w:rsid w:val="00E72C1B"/>
    <w:rsid w:val="00E72DFD"/>
    <w:rsid w:val="00E73104"/>
    <w:rsid w:val="00E73367"/>
    <w:rsid w:val="00E73480"/>
    <w:rsid w:val="00E735A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6"/>
    <w:rsid w:val="00E74E19"/>
    <w:rsid w:val="00E75299"/>
    <w:rsid w:val="00E75560"/>
    <w:rsid w:val="00E755D4"/>
    <w:rsid w:val="00E75655"/>
    <w:rsid w:val="00E7597F"/>
    <w:rsid w:val="00E75A68"/>
    <w:rsid w:val="00E75AFC"/>
    <w:rsid w:val="00E75B94"/>
    <w:rsid w:val="00E75BFD"/>
    <w:rsid w:val="00E75D85"/>
    <w:rsid w:val="00E75DDA"/>
    <w:rsid w:val="00E761E9"/>
    <w:rsid w:val="00E761F4"/>
    <w:rsid w:val="00E76215"/>
    <w:rsid w:val="00E7655A"/>
    <w:rsid w:val="00E766F8"/>
    <w:rsid w:val="00E76A17"/>
    <w:rsid w:val="00E76C7F"/>
    <w:rsid w:val="00E76D30"/>
    <w:rsid w:val="00E76D50"/>
    <w:rsid w:val="00E76ECF"/>
    <w:rsid w:val="00E76FA1"/>
    <w:rsid w:val="00E7704A"/>
    <w:rsid w:val="00E771CE"/>
    <w:rsid w:val="00E77893"/>
    <w:rsid w:val="00E77929"/>
    <w:rsid w:val="00E77B17"/>
    <w:rsid w:val="00E77D1A"/>
    <w:rsid w:val="00E77E9E"/>
    <w:rsid w:val="00E80032"/>
    <w:rsid w:val="00E80128"/>
    <w:rsid w:val="00E8022C"/>
    <w:rsid w:val="00E803D1"/>
    <w:rsid w:val="00E80A44"/>
    <w:rsid w:val="00E80AE1"/>
    <w:rsid w:val="00E80B96"/>
    <w:rsid w:val="00E80C07"/>
    <w:rsid w:val="00E80CB2"/>
    <w:rsid w:val="00E80D1E"/>
    <w:rsid w:val="00E80D87"/>
    <w:rsid w:val="00E80F54"/>
    <w:rsid w:val="00E80F56"/>
    <w:rsid w:val="00E81012"/>
    <w:rsid w:val="00E8120C"/>
    <w:rsid w:val="00E812E4"/>
    <w:rsid w:val="00E8132F"/>
    <w:rsid w:val="00E815D0"/>
    <w:rsid w:val="00E816EE"/>
    <w:rsid w:val="00E816FD"/>
    <w:rsid w:val="00E817BF"/>
    <w:rsid w:val="00E8188E"/>
    <w:rsid w:val="00E819AF"/>
    <w:rsid w:val="00E81ECB"/>
    <w:rsid w:val="00E82544"/>
    <w:rsid w:val="00E82A57"/>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7B8"/>
    <w:rsid w:val="00E858B0"/>
    <w:rsid w:val="00E85A6E"/>
    <w:rsid w:val="00E85B63"/>
    <w:rsid w:val="00E85BA9"/>
    <w:rsid w:val="00E85BCA"/>
    <w:rsid w:val="00E863B5"/>
    <w:rsid w:val="00E86472"/>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7E1"/>
    <w:rsid w:val="00E90EA1"/>
    <w:rsid w:val="00E90FF6"/>
    <w:rsid w:val="00E91094"/>
    <w:rsid w:val="00E910C1"/>
    <w:rsid w:val="00E91165"/>
    <w:rsid w:val="00E91283"/>
    <w:rsid w:val="00E912AE"/>
    <w:rsid w:val="00E914E9"/>
    <w:rsid w:val="00E91529"/>
    <w:rsid w:val="00E91806"/>
    <w:rsid w:val="00E91895"/>
    <w:rsid w:val="00E91DB4"/>
    <w:rsid w:val="00E91FAB"/>
    <w:rsid w:val="00E91FFE"/>
    <w:rsid w:val="00E920A3"/>
    <w:rsid w:val="00E920BB"/>
    <w:rsid w:val="00E9212B"/>
    <w:rsid w:val="00E92336"/>
    <w:rsid w:val="00E924A3"/>
    <w:rsid w:val="00E92637"/>
    <w:rsid w:val="00E92687"/>
    <w:rsid w:val="00E92966"/>
    <w:rsid w:val="00E92E31"/>
    <w:rsid w:val="00E93095"/>
    <w:rsid w:val="00E9336D"/>
    <w:rsid w:val="00E93370"/>
    <w:rsid w:val="00E934DA"/>
    <w:rsid w:val="00E9358C"/>
    <w:rsid w:val="00E93693"/>
    <w:rsid w:val="00E93975"/>
    <w:rsid w:val="00E93A09"/>
    <w:rsid w:val="00E93BF3"/>
    <w:rsid w:val="00E93BF4"/>
    <w:rsid w:val="00E93E57"/>
    <w:rsid w:val="00E94004"/>
    <w:rsid w:val="00E94258"/>
    <w:rsid w:val="00E943FB"/>
    <w:rsid w:val="00E9445A"/>
    <w:rsid w:val="00E945EF"/>
    <w:rsid w:val="00E94698"/>
    <w:rsid w:val="00E946EF"/>
    <w:rsid w:val="00E947D3"/>
    <w:rsid w:val="00E947F9"/>
    <w:rsid w:val="00E9487E"/>
    <w:rsid w:val="00E94939"/>
    <w:rsid w:val="00E95309"/>
    <w:rsid w:val="00E95889"/>
    <w:rsid w:val="00E9596A"/>
    <w:rsid w:val="00E95AE5"/>
    <w:rsid w:val="00E95BC8"/>
    <w:rsid w:val="00E95E82"/>
    <w:rsid w:val="00E960A0"/>
    <w:rsid w:val="00E962F6"/>
    <w:rsid w:val="00E9630B"/>
    <w:rsid w:val="00E9648D"/>
    <w:rsid w:val="00E96590"/>
    <w:rsid w:val="00E96661"/>
    <w:rsid w:val="00E96792"/>
    <w:rsid w:val="00E96DCE"/>
    <w:rsid w:val="00E96E30"/>
    <w:rsid w:val="00E97058"/>
    <w:rsid w:val="00E97112"/>
    <w:rsid w:val="00E97169"/>
    <w:rsid w:val="00E9749D"/>
    <w:rsid w:val="00E975C0"/>
    <w:rsid w:val="00E97998"/>
    <w:rsid w:val="00E97BBF"/>
    <w:rsid w:val="00E97D92"/>
    <w:rsid w:val="00EA01E8"/>
    <w:rsid w:val="00EA0615"/>
    <w:rsid w:val="00EA0C44"/>
    <w:rsid w:val="00EA0C78"/>
    <w:rsid w:val="00EA0D62"/>
    <w:rsid w:val="00EA0D94"/>
    <w:rsid w:val="00EA0E42"/>
    <w:rsid w:val="00EA0F81"/>
    <w:rsid w:val="00EA13DA"/>
    <w:rsid w:val="00EA1421"/>
    <w:rsid w:val="00EA1707"/>
    <w:rsid w:val="00EA17BC"/>
    <w:rsid w:val="00EA19CC"/>
    <w:rsid w:val="00EA1B3D"/>
    <w:rsid w:val="00EA1F7E"/>
    <w:rsid w:val="00EA2133"/>
    <w:rsid w:val="00EA22A5"/>
    <w:rsid w:val="00EA23F9"/>
    <w:rsid w:val="00EA25C5"/>
    <w:rsid w:val="00EA2860"/>
    <w:rsid w:val="00EA29A9"/>
    <w:rsid w:val="00EA2EF0"/>
    <w:rsid w:val="00EA3129"/>
    <w:rsid w:val="00EA3585"/>
    <w:rsid w:val="00EA3C12"/>
    <w:rsid w:val="00EA3E94"/>
    <w:rsid w:val="00EA4294"/>
    <w:rsid w:val="00EA44E2"/>
    <w:rsid w:val="00EA454B"/>
    <w:rsid w:val="00EA4C5E"/>
    <w:rsid w:val="00EA4C7D"/>
    <w:rsid w:val="00EA4F01"/>
    <w:rsid w:val="00EA5987"/>
    <w:rsid w:val="00EA5EF3"/>
    <w:rsid w:val="00EA5F63"/>
    <w:rsid w:val="00EA615C"/>
    <w:rsid w:val="00EA6266"/>
    <w:rsid w:val="00EA627A"/>
    <w:rsid w:val="00EA63F3"/>
    <w:rsid w:val="00EA653E"/>
    <w:rsid w:val="00EA65D7"/>
    <w:rsid w:val="00EA65E9"/>
    <w:rsid w:val="00EA6732"/>
    <w:rsid w:val="00EA67E8"/>
    <w:rsid w:val="00EA686E"/>
    <w:rsid w:val="00EA6936"/>
    <w:rsid w:val="00EA6B39"/>
    <w:rsid w:val="00EA6C78"/>
    <w:rsid w:val="00EA6DE9"/>
    <w:rsid w:val="00EA7050"/>
    <w:rsid w:val="00EA70D8"/>
    <w:rsid w:val="00EA70FE"/>
    <w:rsid w:val="00EA72C9"/>
    <w:rsid w:val="00EA734C"/>
    <w:rsid w:val="00EA7380"/>
    <w:rsid w:val="00EA746E"/>
    <w:rsid w:val="00EA74C3"/>
    <w:rsid w:val="00EA761A"/>
    <w:rsid w:val="00EA779C"/>
    <w:rsid w:val="00EA77A9"/>
    <w:rsid w:val="00EA78A6"/>
    <w:rsid w:val="00EA7B83"/>
    <w:rsid w:val="00EA7D5C"/>
    <w:rsid w:val="00EA7F93"/>
    <w:rsid w:val="00EB069E"/>
    <w:rsid w:val="00EB088A"/>
    <w:rsid w:val="00EB0D1C"/>
    <w:rsid w:val="00EB0FD7"/>
    <w:rsid w:val="00EB100E"/>
    <w:rsid w:val="00EB11DF"/>
    <w:rsid w:val="00EB13B9"/>
    <w:rsid w:val="00EB13FD"/>
    <w:rsid w:val="00EB14A5"/>
    <w:rsid w:val="00EB14D8"/>
    <w:rsid w:val="00EB15B9"/>
    <w:rsid w:val="00EB181E"/>
    <w:rsid w:val="00EB1856"/>
    <w:rsid w:val="00EB1883"/>
    <w:rsid w:val="00EB1991"/>
    <w:rsid w:val="00EB1B29"/>
    <w:rsid w:val="00EB1C23"/>
    <w:rsid w:val="00EB1D50"/>
    <w:rsid w:val="00EB1DA7"/>
    <w:rsid w:val="00EB1DB4"/>
    <w:rsid w:val="00EB22BC"/>
    <w:rsid w:val="00EB24BB"/>
    <w:rsid w:val="00EB24E1"/>
    <w:rsid w:val="00EB26AC"/>
    <w:rsid w:val="00EB2898"/>
    <w:rsid w:val="00EB2C40"/>
    <w:rsid w:val="00EB3045"/>
    <w:rsid w:val="00EB317A"/>
    <w:rsid w:val="00EB324E"/>
    <w:rsid w:val="00EB33B3"/>
    <w:rsid w:val="00EB35B8"/>
    <w:rsid w:val="00EB37CC"/>
    <w:rsid w:val="00EB3920"/>
    <w:rsid w:val="00EB3998"/>
    <w:rsid w:val="00EB3ECD"/>
    <w:rsid w:val="00EB40FE"/>
    <w:rsid w:val="00EB4342"/>
    <w:rsid w:val="00EB44BC"/>
    <w:rsid w:val="00EB4548"/>
    <w:rsid w:val="00EB4730"/>
    <w:rsid w:val="00EB484C"/>
    <w:rsid w:val="00EB4AB2"/>
    <w:rsid w:val="00EB4BEC"/>
    <w:rsid w:val="00EB4DEE"/>
    <w:rsid w:val="00EB4EE9"/>
    <w:rsid w:val="00EB4FD7"/>
    <w:rsid w:val="00EB50EE"/>
    <w:rsid w:val="00EB5200"/>
    <w:rsid w:val="00EB5392"/>
    <w:rsid w:val="00EB58FF"/>
    <w:rsid w:val="00EB5AC7"/>
    <w:rsid w:val="00EB5AC9"/>
    <w:rsid w:val="00EB5C35"/>
    <w:rsid w:val="00EB5C74"/>
    <w:rsid w:val="00EB5FEB"/>
    <w:rsid w:val="00EB600D"/>
    <w:rsid w:val="00EB6159"/>
    <w:rsid w:val="00EB6483"/>
    <w:rsid w:val="00EB6498"/>
    <w:rsid w:val="00EB65AD"/>
    <w:rsid w:val="00EB6850"/>
    <w:rsid w:val="00EB6BA8"/>
    <w:rsid w:val="00EB6D33"/>
    <w:rsid w:val="00EB6E10"/>
    <w:rsid w:val="00EB71E4"/>
    <w:rsid w:val="00EB7812"/>
    <w:rsid w:val="00EB78C9"/>
    <w:rsid w:val="00EB7EBA"/>
    <w:rsid w:val="00EB7F51"/>
    <w:rsid w:val="00EC06EB"/>
    <w:rsid w:val="00EC0757"/>
    <w:rsid w:val="00EC0A27"/>
    <w:rsid w:val="00EC0F6B"/>
    <w:rsid w:val="00EC1062"/>
    <w:rsid w:val="00EC1073"/>
    <w:rsid w:val="00EC1143"/>
    <w:rsid w:val="00EC1184"/>
    <w:rsid w:val="00EC11A3"/>
    <w:rsid w:val="00EC1227"/>
    <w:rsid w:val="00EC1389"/>
    <w:rsid w:val="00EC19DF"/>
    <w:rsid w:val="00EC1A4B"/>
    <w:rsid w:val="00EC1C52"/>
    <w:rsid w:val="00EC1D1F"/>
    <w:rsid w:val="00EC1FC0"/>
    <w:rsid w:val="00EC23B2"/>
    <w:rsid w:val="00EC2897"/>
    <w:rsid w:val="00EC2A12"/>
    <w:rsid w:val="00EC2BD4"/>
    <w:rsid w:val="00EC2CD0"/>
    <w:rsid w:val="00EC337E"/>
    <w:rsid w:val="00EC375D"/>
    <w:rsid w:val="00EC3869"/>
    <w:rsid w:val="00EC3B0C"/>
    <w:rsid w:val="00EC3B21"/>
    <w:rsid w:val="00EC3B49"/>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6ED7"/>
    <w:rsid w:val="00EC717F"/>
    <w:rsid w:val="00EC7214"/>
    <w:rsid w:val="00EC749A"/>
    <w:rsid w:val="00EC76D5"/>
    <w:rsid w:val="00EC775A"/>
    <w:rsid w:val="00EC7A73"/>
    <w:rsid w:val="00EC7ADE"/>
    <w:rsid w:val="00EC7C48"/>
    <w:rsid w:val="00EC7C7C"/>
    <w:rsid w:val="00ED005B"/>
    <w:rsid w:val="00ED0099"/>
    <w:rsid w:val="00ED00DF"/>
    <w:rsid w:val="00ED055F"/>
    <w:rsid w:val="00ED07D1"/>
    <w:rsid w:val="00ED0B6B"/>
    <w:rsid w:val="00ED0B8B"/>
    <w:rsid w:val="00ED0CCC"/>
    <w:rsid w:val="00ED0D2D"/>
    <w:rsid w:val="00ED0D30"/>
    <w:rsid w:val="00ED0F79"/>
    <w:rsid w:val="00ED1310"/>
    <w:rsid w:val="00ED1645"/>
    <w:rsid w:val="00ED168B"/>
    <w:rsid w:val="00ED1783"/>
    <w:rsid w:val="00ED1810"/>
    <w:rsid w:val="00ED189A"/>
    <w:rsid w:val="00ED1B30"/>
    <w:rsid w:val="00ED1BFC"/>
    <w:rsid w:val="00ED1F0F"/>
    <w:rsid w:val="00ED1FCE"/>
    <w:rsid w:val="00ED21EB"/>
    <w:rsid w:val="00ED240D"/>
    <w:rsid w:val="00ED25CA"/>
    <w:rsid w:val="00ED2710"/>
    <w:rsid w:val="00ED28E3"/>
    <w:rsid w:val="00ED28ED"/>
    <w:rsid w:val="00ED29BA"/>
    <w:rsid w:val="00ED2AE8"/>
    <w:rsid w:val="00ED2CAC"/>
    <w:rsid w:val="00ED2E7C"/>
    <w:rsid w:val="00ED2F5B"/>
    <w:rsid w:val="00ED302B"/>
    <w:rsid w:val="00ED3D75"/>
    <w:rsid w:val="00ED3E0A"/>
    <w:rsid w:val="00ED3FCD"/>
    <w:rsid w:val="00ED3FCE"/>
    <w:rsid w:val="00ED3FFC"/>
    <w:rsid w:val="00ED4198"/>
    <w:rsid w:val="00ED479C"/>
    <w:rsid w:val="00ED49D7"/>
    <w:rsid w:val="00ED4A3F"/>
    <w:rsid w:val="00ED4B43"/>
    <w:rsid w:val="00ED4E18"/>
    <w:rsid w:val="00ED4F28"/>
    <w:rsid w:val="00ED52B2"/>
    <w:rsid w:val="00ED54A5"/>
    <w:rsid w:val="00ED550A"/>
    <w:rsid w:val="00ED57CB"/>
    <w:rsid w:val="00ED5856"/>
    <w:rsid w:val="00ED5E93"/>
    <w:rsid w:val="00ED67E4"/>
    <w:rsid w:val="00ED6F16"/>
    <w:rsid w:val="00ED6F23"/>
    <w:rsid w:val="00ED70D9"/>
    <w:rsid w:val="00ED72CD"/>
    <w:rsid w:val="00ED7563"/>
    <w:rsid w:val="00ED79B4"/>
    <w:rsid w:val="00ED7A66"/>
    <w:rsid w:val="00ED7AEB"/>
    <w:rsid w:val="00ED7E9E"/>
    <w:rsid w:val="00ED7EF2"/>
    <w:rsid w:val="00EE066D"/>
    <w:rsid w:val="00EE078C"/>
    <w:rsid w:val="00EE1188"/>
    <w:rsid w:val="00EE146E"/>
    <w:rsid w:val="00EE1973"/>
    <w:rsid w:val="00EE197F"/>
    <w:rsid w:val="00EE1A48"/>
    <w:rsid w:val="00EE1DCA"/>
    <w:rsid w:val="00EE1F48"/>
    <w:rsid w:val="00EE1FEF"/>
    <w:rsid w:val="00EE209C"/>
    <w:rsid w:val="00EE220E"/>
    <w:rsid w:val="00EE238A"/>
    <w:rsid w:val="00EE2BF2"/>
    <w:rsid w:val="00EE2D29"/>
    <w:rsid w:val="00EE321C"/>
    <w:rsid w:val="00EE37F5"/>
    <w:rsid w:val="00EE3929"/>
    <w:rsid w:val="00EE3DB8"/>
    <w:rsid w:val="00EE467F"/>
    <w:rsid w:val="00EE492B"/>
    <w:rsid w:val="00EE4C5F"/>
    <w:rsid w:val="00EE4EC9"/>
    <w:rsid w:val="00EE517F"/>
    <w:rsid w:val="00EE549C"/>
    <w:rsid w:val="00EE55D9"/>
    <w:rsid w:val="00EE568C"/>
    <w:rsid w:val="00EE5BF6"/>
    <w:rsid w:val="00EE5D0C"/>
    <w:rsid w:val="00EE5D6D"/>
    <w:rsid w:val="00EE5E28"/>
    <w:rsid w:val="00EE603C"/>
    <w:rsid w:val="00EE6265"/>
    <w:rsid w:val="00EE63B9"/>
    <w:rsid w:val="00EE648A"/>
    <w:rsid w:val="00EE65F7"/>
    <w:rsid w:val="00EE663F"/>
    <w:rsid w:val="00EE6AF6"/>
    <w:rsid w:val="00EE6F42"/>
    <w:rsid w:val="00EE6FC8"/>
    <w:rsid w:val="00EE729A"/>
    <w:rsid w:val="00EE72B0"/>
    <w:rsid w:val="00EE74FF"/>
    <w:rsid w:val="00EE7565"/>
    <w:rsid w:val="00EE7763"/>
    <w:rsid w:val="00EE7CC5"/>
    <w:rsid w:val="00EE7DF5"/>
    <w:rsid w:val="00EE7EF2"/>
    <w:rsid w:val="00EF0338"/>
    <w:rsid w:val="00EF06D9"/>
    <w:rsid w:val="00EF070C"/>
    <w:rsid w:val="00EF0791"/>
    <w:rsid w:val="00EF09C4"/>
    <w:rsid w:val="00EF0A5A"/>
    <w:rsid w:val="00EF0A9A"/>
    <w:rsid w:val="00EF0B6E"/>
    <w:rsid w:val="00EF0CCD"/>
    <w:rsid w:val="00EF0D34"/>
    <w:rsid w:val="00EF0D59"/>
    <w:rsid w:val="00EF0D6E"/>
    <w:rsid w:val="00EF0FD7"/>
    <w:rsid w:val="00EF1141"/>
    <w:rsid w:val="00EF13A1"/>
    <w:rsid w:val="00EF1E13"/>
    <w:rsid w:val="00EF2324"/>
    <w:rsid w:val="00EF2330"/>
    <w:rsid w:val="00EF23EC"/>
    <w:rsid w:val="00EF25EB"/>
    <w:rsid w:val="00EF2888"/>
    <w:rsid w:val="00EF2917"/>
    <w:rsid w:val="00EF2E7E"/>
    <w:rsid w:val="00EF2F26"/>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340"/>
    <w:rsid w:val="00EF4465"/>
    <w:rsid w:val="00EF478E"/>
    <w:rsid w:val="00EF4859"/>
    <w:rsid w:val="00EF48E8"/>
    <w:rsid w:val="00EF4D23"/>
    <w:rsid w:val="00EF4D9D"/>
    <w:rsid w:val="00EF4E55"/>
    <w:rsid w:val="00EF500A"/>
    <w:rsid w:val="00EF502C"/>
    <w:rsid w:val="00EF5076"/>
    <w:rsid w:val="00EF53A8"/>
    <w:rsid w:val="00EF53C8"/>
    <w:rsid w:val="00EF54A4"/>
    <w:rsid w:val="00EF5925"/>
    <w:rsid w:val="00EF5956"/>
    <w:rsid w:val="00EF59A4"/>
    <w:rsid w:val="00EF5A6C"/>
    <w:rsid w:val="00EF5B54"/>
    <w:rsid w:val="00EF5C6A"/>
    <w:rsid w:val="00EF5D33"/>
    <w:rsid w:val="00EF5E34"/>
    <w:rsid w:val="00EF5FE5"/>
    <w:rsid w:val="00EF6288"/>
    <w:rsid w:val="00EF62D9"/>
    <w:rsid w:val="00EF6383"/>
    <w:rsid w:val="00EF63CF"/>
    <w:rsid w:val="00EF6542"/>
    <w:rsid w:val="00EF6577"/>
    <w:rsid w:val="00EF68C0"/>
    <w:rsid w:val="00EF6930"/>
    <w:rsid w:val="00EF6938"/>
    <w:rsid w:val="00EF6967"/>
    <w:rsid w:val="00EF6973"/>
    <w:rsid w:val="00EF6EC1"/>
    <w:rsid w:val="00EF6F65"/>
    <w:rsid w:val="00EF70DD"/>
    <w:rsid w:val="00EF71BE"/>
    <w:rsid w:val="00EF71F0"/>
    <w:rsid w:val="00EF735D"/>
    <w:rsid w:val="00EF7420"/>
    <w:rsid w:val="00EF74E4"/>
    <w:rsid w:val="00EF756F"/>
    <w:rsid w:val="00EF7778"/>
    <w:rsid w:val="00EF7820"/>
    <w:rsid w:val="00EF78E1"/>
    <w:rsid w:val="00EF7AF1"/>
    <w:rsid w:val="00EF7C2C"/>
    <w:rsid w:val="00EF7EDB"/>
    <w:rsid w:val="00EF7F21"/>
    <w:rsid w:val="00F0026A"/>
    <w:rsid w:val="00F003C7"/>
    <w:rsid w:val="00F0066B"/>
    <w:rsid w:val="00F00D07"/>
    <w:rsid w:val="00F00DE2"/>
    <w:rsid w:val="00F00E1A"/>
    <w:rsid w:val="00F00F57"/>
    <w:rsid w:val="00F0119B"/>
    <w:rsid w:val="00F012A4"/>
    <w:rsid w:val="00F01329"/>
    <w:rsid w:val="00F01419"/>
    <w:rsid w:val="00F0146C"/>
    <w:rsid w:val="00F01798"/>
    <w:rsid w:val="00F0181F"/>
    <w:rsid w:val="00F01CD2"/>
    <w:rsid w:val="00F01DD4"/>
    <w:rsid w:val="00F01E7E"/>
    <w:rsid w:val="00F01EED"/>
    <w:rsid w:val="00F02135"/>
    <w:rsid w:val="00F0216C"/>
    <w:rsid w:val="00F021DE"/>
    <w:rsid w:val="00F02367"/>
    <w:rsid w:val="00F023DC"/>
    <w:rsid w:val="00F024B0"/>
    <w:rsid w:val="00F025DF"/>
    <w:rsid w:val="00F027BF"/>
    <w:rsid w:val="00F02D44"/>
    <w:rsid w:val="00F02E11"/>
    <w:rsid w:val="00F02EA2"/>
    <w:rsid w:val="00F0357B"/>
    <w:rsid w:val="00F0368E"/>
    <w:rsid w:val="00F0382D"/>
    <w:rsid w:val="00F03A18"/>
    <w:rsid w:val="00F03B6F"/>
    <w:rsid w:val="00F03BB6"/>
    <w:rsid w:val="00F03D06"/>
    <w:rsid w:val="00F03F14"/>
    <w:rsid w:val="00F03FEF"/>
    <w:rsid w:val="00F045EA"/>
    <w:rsid w:val="00F04729"/>
    <w:rsid w:val="00F04854"/>
    <w:rsid w:val="00F04A84"/>
    <w:rsid w:val="00F04B07"/>
    <w:rsid w:val="00F04B19"/>
    <w:rsid w:val="00F04C53"/>
    <w:rsid w:val="00F04D5C"/>
    <w:rsid w:val="00F0508F"/>
    <w:rsid w:val="00F05281"/>
    <w:rsid w:val="00F052AB"/>
    <w:rsid w:val="00F05642"/>
    <w:rsid w:val="00F0575F"/>
    <w:rsid w:val="00F05868"/>
    <w:rsid w:val="00F05AF2"/>
    <w:rsid w:val="00F05D2C"/>
    <w:rsid w:val="00F05E01"/>
    <w:rsid w:val="00F05E6D"/>
    <w:rsid w:val="00F05FAC"/>
    <w:rsid w:val="00F06140"/>
    <w:rsid w:val="00F0617D"/>
    <w:rsid w:val="00F06239"/>
    <w:rsid w:val="00F067D6"/>
    <w:rsid w:val="00F0683D"/>
    <w:rsid w:val="00F06EBC"/>
    <w:rsid w:val="00F06F03"/>
    <w:rsid w:val="00F071B2"/>
    <w:rsid w:val="00F07266"/>
    <w:rsid w:val="00F07567"/>
    <w:rsid w:val="00F07679"/>
    <w:rsid w:val="00F07758"/>
    <w:rsid w:val="00F0786C"/>
    <w:rsid w:val="00F078AC"/>
    <w:rsid w:val="00F07AA7"/>
    <w:rsid w:val="00F07EC4"/>
    <w:rsid w:val="00F07EDB"/>
    <w:rsid w:val="00F100E3"/>
    <w:rsid w:val="00F10501"/>
    <w:rsid w:val="00F105AD"/>
    <w:rsid w:val="00F10827"/>
    <w:rsid w:val="00F1082A"/>
    <w:rsid w:val="00F10B7F"/>
    <w:rsid w:val="00F10CFA"/>
    <w:rsid w:val="00F10DE6"/>
    <w:rsid w:val="00F10F36"/>
    <w:rsid w:val="00F1129C"/>
    <w:rsid w:val="00F113EB"/>
    <w:rsid w:val="00F115DE"/>
    <w:rsid w:val="00F11BE8"/>
    <w:rsid w:val="00F11FC4"/>
    <w:rsid w:val="00F11FDC"/>
    <w:rsid w:val="00F12254"/>
    <w:rsid w:val="00F127D4"/>
    <w:rsid w:val="00F128EB"/>
    <w:rsid w:val="00F129E7"/>
    <w:rsid w:val="00F12AFC"/>
    <w:rsid w:val="00F12D61"/>
    <w:rsid w:val="00F12D6D"/>
    <w:rsid w:val="00F13161"/>
    <w:rsid w:val="00F133AD"/>
    <w:rsid w:val="00F136C4"/>
    <w:rsid w:val="00F1397F"/>
    <w:rsid w:val="00F13AA2"/>
    <w:rsid w:val="00F13AD3"/>
    <w:rsid w:val="00F13B8B"/>
    <w:rsid w:val="00F13BC3"/>
    <w:rsid w:val="00F13DFD"/>
    <w:rsid w:val="00F13F65"/>
    <w:rsid w:val="00F13FB0"/>
    <w:rsid w:val="00F1405C"/>
    <w:rsid w:val="00F14066"/>
    <w:rsid w:val="00F141E4"/>
    <w:rsid w:val="00F142DB"/>
    <w:rsid w:val="00F14393"/>
    <w:rsid w:val="00F14422"/>
    <w:rsid w:val="00F144A3"/>
    <w:rsid w:val="00F1471D"/>
    <w:rsid w:val="00F14720"/>
    <w:rsid w:val="00F1481F"/>
    <w:rsid w:val="00F14966"/>
    <w:rsid w:val="00F14B05"/>
    <w:rsid w:val="00F14E18"/>
    <w:rsid w:val="00F1510F"/>
    <w:rsid w:val="00F153C9"/>
    <w:rsid w:val="00F15437"/>
    <w:rsid w:val="00F15644"/>
    <w:rsid w:val="00F15712"/>
    <w:rsid w:val="00F158B0"/>
    <w:rsid w:val="00F15E5A"/>
    <w:rsid w:val="00F15F9C"/>
    <w:rsid w:val="00F1625A"/>
    <w:rsid w:val="00F1633F"/>
    <w:rsid w:val="00F164AC"/>
    <w:rsid w:val="00F166C5"/>
    <w:rsid w:val="00F16CE8"/>
    <w:rsid w:val="00F16CFF"/>
    <w:rsid w:val="00F1702D"/>
    <w:rsid w:val="00F17202"/>
    <w:rsid w:val="00F17719"/>
    <w:rsid w:val="00F1783F"/>
    <w:rsid w:val="00F17D53"/>
    <w:rsid w:val="00F17D99"/>
    <w:rsid w:val="00F2035D"/>
    <w:rsid w:val="00F203F8"/>
    <w:rsid w:val="00F2052D"/>
    <w:rsid w:val="00F205A3"/>
    <w:rsid w:val="00F206BA"/>
    <w:rsid w:val="00F206C0"/>
    <w:rsid w:val="00F206F4"/>
    <w:rsid w:val="00F20B21"/>
    <w:rsid w:val="00F20D13"/>
    <w:rsid w:val="00F20F79"/>
    <w:rsid w:val="00F21153"/>
    <w:rsid w:val="00F2126D"/>
    <w:rsid w:val="00F212C9"/>
    <w:rsid w:val="00F2138C"/>
    <w:rsid w:val="00F214A2"/>
    <w:rsid w:val="00F214E0"/>
    <w:rsid w:val="00F219F6"/>
    <w:rsid w:val="00F21B83"/>
    <w:rsid w:val="00F21D41"/>
    <w:rsid w:val="00F21D96"/>
    <w:rsid w:val="00F21E64"/>
    <w:rsid w:val="00F21EC8"/>
    <w:rsid w:val="00F21F8C"/>
    <w:rsid w:val="00F222EB"/>
    <w:rsid w:val="00F224E2"/>
    <w:rsid w:val="00F2259A"/>
    <w:rsid w:val="00F2263A"/>
    <w:rsid w:val="00F227E6"/>
    <w:rsid w:val="00F228D2"/>
    <w:rsid w:val="00F228FE"/>
    <w:rsid w:val="00F22A6D"/>
    <w:rsid w:val="00F22D65"/>
    <w:rsid w:val="00F22D7C"/>
    <w:rsid w:val="00F22EBD"/>
    <w:rsid w:val="00F231CD"/>
    <w:rsid w:val="00F2344F"/>
    <w:rsid w:val="00F236B1"/>
    <w:rsid w:val="00F237E9"/>
    <w:rsid w:val="00F23853"/>
    <w:rsid w:val="00F23880"/>
    <w:rsid w:val="00F238B8"/>
    <w:rsid w:val="00F23B76"/>
    <w:rsid w:val="00F23CC0"/>
    <w:rsid w:val="00F23F90"/>
    <w:rsid w:val="00F24099"/>
    <w:rsid w:val="00F240F3"/>
    <w:rsid w:val="00F241B9"/>
    <w:rsid w:val="00F2436A"/>
    <w:rsid w:val="00F24528"/>
    <w:rsid w:val="00F246C5"/>
    <w:rsid w:val="00F24788"/>
    <w:rsid w:val="00F24945"/>
    <w:rsid w:val="00F24A43"/>
    <w:rsid w:val="00F24AA0"/>
    <w:rsid w:val="00F24B71"/>
    <w:rsid w:val="00F24D05"/>
    <w:rsid w:val="00F24D35"/>
    <w:rsid w:val="00F24F05"/>
    <w:rsid w:val="00F24F73"/>
    <w:rsid w:val="00F25275"/>
    <w:rsid w:val="00F25341"/>
    <w:rsid w:val="00F253F1"/>
    <w:rsid w:val="00F254CD"/>
    <w:rsid w:val="00F255BB"/>
    <w:rsid w:val="00F258E9"/>
    <w:rsid w:val="00F259DA"/>
    <w:rsid w:val="00F25B86"/>
    <w:rsid w:val="00F25D88"/>
    <w:rsid w:val="00F25E27"/>
    <w:rsid w:val="00F25EA2"/>
    <w:rsid w:val="00F26000"/>
    <w:rsid w:val="00F262AD"/>
    <w:rsid w:val="00F26349"/>
    <w:rsid w:val="00F26580"/>
    <w:rsid w:val="00F2698B"/>
    <w:rsid w:val="00F26A06"/>
    <w:rsid w:val="00F26A09"/>
    <w:rsid w:val="00F26A2A"/>
    <w:rsid w:val="00F26B83"/>
    <w:rsid w:val="00F26FD1"/>
    <w:rsid w:val="00F273B3"/>
    <w:rsid w:val="00F27411"/>
    <w:rsid w:val="00F279BE"/>
    <w:rsid w:val="00F27AC0"/>
    <w:rsid w:val="00F27BF6"/>
    <w:rsid w:val="00F27D7C"/>
    <w:rsid w:val="00F27E8D"/>
    <w:rsid w:val="00F27EA6"/>
    <w:rsid w:val="00F27F4D"/>
    <w:rsid w:val="00F301D7"/>
    <w:rsid w:val="00F303A6"/>
    <w:rsid w:val="00F3041E"/>
    <w:rsid w:val="00F305A1"/>
    <w:rsid w:val="00F306DB"/>
    <w:rsid w:val="00F30767"/>
    <w:rsid w:val="00F30CAD"/>
    <w:rsid w:val="00F30F61"/>
    <w:rsid w:val="00F3137A"/>
    <w:rsid w:val="00F31495"/>
    <w:rsid w:val="00F31690"/>
    <w:rsid w:val="00F3192C"/>
    <w:rsid w:val="00F31AFE"/>
    <w:rsid w:val="00F31B2C"/>
    <w:rsid w:val="00F31BF6"/>
    <w:rsid w:val="00F31C92"/>
    <w:rsid w:val="00F31ECC"/>
    <w:rsid w:val="00F321D8"/>
    <w:rsid w:val="00F32513"/>
    <w:rsid w:val="00F3279E"/>
    <w:rsid w:val="00F328FE"/>
    <w:rsid w:val="00F32A21"/>
    <w:rsid w:val="00F32DBC"/>
    <w:rsid w:val="00F33118"/>
    <w:rsid w:val="00F33176"/>
    <w:rsid w:val="00F33195"/>
    <w:rsid w:val="00F332E5"/>
    <w:rsid w:val="00F33323"/>
    <w:rsid w:val="00F333A6"/>
    <w:rsid w:val="00F3346E"/>
    <w:rsid w:val="00F336BB"/>
    <w:rsid w:val="00F33903"/>
    <w:rsid w:val="00F33D86"/>
    <w:rsid w:val="00F33F0D"/>
    <w:rsid w:val="00F34093"/>
    <w:rsid w:val="00F342EF"/>
    <w:rsid w:val="00F34553"/>
    <w:rsid w:val="00F346EC"/>
    <w:rsid w:val="00F34883"/>
    <w:rsid w:val="00F348A5"/>
    <w:rsid w:val="00F34B92"/>
    <w:rsid w:val="00F34BB6"/>
    <w:rsid w:val="00F34CEB"/>
    <w:rsid w:val="00F34F95"/>
    <w:rsid w:val="00F3514C"/>
    <w:rsid w:val="00F3516E"/>
    <w:rsid w:val="00F35369"/>
    <w:rsid w:val="00F353D6"/>
    <w:rsid w:val="00F356C5"/>
    <w:rsid w:val="00F356E0"/>
    <w:rsid w:val="00F35889"/>
    <w:rsid w:val="00F358FA"/>
    <w:rsid w:val="00F3598D"/>
    <w:rsid w:val="00F35B7E"/>
    <w:rsid w:val="00F35D3E"/>
    <w:rsid w:val="00F3612E"/>
    <w:rsid w:val="00F361B9"/>
    <w:rsid w:val="00F36361"/>
    <w:rsid w:val="00F366AE"/>
    <w:rsid w:val="00F367C9"/>
    <w:rsid w:val="00F36876"/>
    <w:rsid w:val="00F36984"/>
    <w:rsid w:val="00F36F0F"/>
    <w:rsid w:val="00F370B1"/>
    <w:rsid w:val="00F37115"/>
    <w:rsid w:val="00F371B0"/>
    <w:rsid w:val="00F379CE"/>
    <w:rsid w:val="00F37A3B"/>
    <w:rsid w:val="00F37A8F"/>
    <w:rsid w:val="00F37AD2"/>
    <w:rsid w:val="00F40045"/>
    <w:rsid w:val="00F40066"/>
    <w:rsid w:val="00F4024C"/>
    <w:rsid w:val="00F403E5"/>
    <w:rsid w:val="00F4065D"/>
    <w:rsid w:val="00F40A1F"/>
    <w:rsid w:val="00F40AE2"/>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5F7"/>
    <w:rsid w:val="00F43730"/>
    <w:rsid w:val="00F4396D"/>
    <w:rsid w:val="00F43E2F"/>
    <w:rsid w:val="00F43F9E"/>
    <w:rsid w:val="00F44415"/>
    <w:rsid w:val="00F444A9"/>
    <w:rsid w:val="00F444EC"/>
    <w:rsid w:val="00F4455B"/>
    <w:rsid w:val="00F44582"/>
    <w:rsid w:val="00F446B3"/>
    <w:rsid w:val="00F4477F"/>
    <w:rsid w:val="00F448E7"/>
    <w:rsid w:val="00F4495B"/>
    <w:rsid w:val="00F44D8F"/>
    <w:rsid w:val="00F44EC2"/>
    <w:rsid w:val="00F4512C"/>
    <w:rsid w:val="00F4523B"/>
    <w:rsid w:val="00F454EC"/>
    <w:rsid w:val="00F456BA"/>
    <w:rsid w:val="00F458C7"/>
    <w:rsid w:val="00F45999"/>
    <w:rsid w:val="00F461A3"/>
    <w:rsid w:val="00F466D5"/>
    <w:rsid w:val="00F46792"/>
    <w:rsid w:val="00F46992"/>
    <w:rsid w:val="00F46A08"/>
    <w:rsid w:val="00F46AA5"/>
    <w:rsid w:val="00F46ABB"/>
    <w:rsid w:val="00F46C23"/>
    <w:rsid w:val="00F46CDC"/>
    <w:rsid w:val="00F473CE"/>
    <w:rsid w:val="00F47600"/>
    <w:rsid w:val="00F4791F"/>
    <w:rsid w:val="00F47E44"/>
    <w:rsid w:val="00F47ECA"/>
    <w:rsid w:val="00F501D2"/>
    <w:rsid w:val="00F50298"/>
    <w:rsid w:val="00F504E8"/>
    <w:rsid w:val="00F505B2"/>
    <w:rsid w:val="00F505E0"/>
    <w:rsid w:val="00F50875"/>
    <w:rsid w:val="00F50E15"/>
    <w:rsid w:val="00F51575"/>
    <w:rsid w:val="00F519EC"/>
    <w:rsid w:val="00F51AAB"/>
    <w:rsid w:val="00F51ABF"/>
    <w:rsid w:val="00F51B1A"/>
    <w:rsid w:val="00F51B66"/>
    <w:rsid w:val="00F51C09"/>
    <w:rsid w:val="00F51FAF"/>
    <w:rsid w:val="00F52032"/>
    <w:rsid w:val="00F520F5"/>
    <w:rsid w:val="00F52136"/>
    <w:rsid w:val="00F5219F"/>
    <w:rsid w:val="00F523DD"/>
    <w:rsid w:val="00F525B0"/>
    <w:rsid w:val="00F525EC"/>
    <w:rsid w:val="00F525F7"/>
    <w:rsid w:val="00F52745"/>
    <w:rsid w:val="00F52895"/>
    <w:rsid w:val="00F52C10"/>
    <w:rsid w:val="00F52C9A"/>
    <w:rsid w:val="00F52D94"/>
    <w:rsid w:val="00F52E14"/>
    <w:rsid w:val="00F5304E"/>
    <w:rsid w:val="00F532BF"/>
    <w:rsid w:val="00F5333D"/>
    <w:rsid w:val="00F5399F"/>
    <w:rsid w:val="00F53A6A"/>
    <w:rsid w:val="00F53D49"/>
    <w:rsid w:val="00F53DF6"/>
    <w:rsid w:val="00F53F1E"/>
    <w:rsid w:val="00F540A1"/>
    <w:rsid w:val="00F540CF"/>
    <w:rsid w:val="00F54792"/>
    <w:rsid w:val="00F54971"/>
    <w:rsid w:val="00F552E2"/>
    <w:rsid w:val="00F5536D"/>
    <w:rsid w:val="00F5564F"/>
    <w:rsid w:val="00F5581F"/>
    <w:rsid w:val="00F55865"/>
    <w:rsid w:val="00F55A33"/>
    <w:rsid w:val="00F55BD2"/>
    <w:rsid w:val="00F55D95"/>
    <w:rsid w:val="00F56057"/>
    <w:rsid w:val="00F56156"/>
    <w:rsid w:val="00F561C8"/>
    <w:rsid w:val="00F562E6"/>
    <w:rsid w:val="00F564CD"/>
    <w:rsid w:val="00F56C08"/>
    <w:rsid w:val="00F56C93"/>
    <w:rsid w:val="00F56E0A"/>
    <w:rsid w:val="00F56EA0"/>
    <w:rsid w:val="00F56F6F"/>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67"/>
    <w:rsid w:val="00F603DA"/>
    <w:rsid w:val="00F6052E"/>
    <w:rsid w:val="00F606AA"/>
    <w:rsid w:val="00F60B1D"/>
    <w:rsid w:val="00F60D27"/>
    <w:rsid w:val="00F6118E"/>
    <w:rsid w:val="00F611CB"/>
    <w:rsid w:val="00F61516"/>
    <w:rsid w:val="00F61E22"/>
    <w:rsid w:val="00F6212C"/>
    <w:rsid w:val="00F62229"/>
    <w:rsid w:val="00F6237D"/>
    <w:rsid w:val="00F62DBE"/>
    <w:rsid w:val="00F62DC5"/>
    <w:rsid w:val="00F63161"/>
    <w:rsid w:val="00F631F0"/>
    <w:rsid w:val="00F63440"/>
    <w:rsid w:val="00F6355A"/>
    <w:rsid w:val="00F635B9"/>
    <w:rsid w:val="00F63DBE"/>
    <w:rsid w:val="00F63E4A"/>
    <w:rsid w:val="00F63E9B"/>
    <w:rsid w:val="00F6417F"/>
    <w:rsid w:val="00F6487C"/>
    <w:rsid w:val="00F64A11"/>
    <w:rsid w:val="00F64AB1"/>
    <w:rsid w:val="00F64C8D"/>
    <w:rsid w:val="00F64D92"/>
    <w:rsid w:val="00F64E9C"/>
    <w:rsid w:val="00F650C4"/>
    <w:rsid w:val="00F650DD"/>
    <w:rsid w:val="00F6513F"/>
    <w:rsid w:val="00F65204"/>
    <w:rsid w:val="00F65771"/>
    <w:rsid w:val="00F65C36"/>
    <w:rsid w:val="00F65C77"/>
    <w:rsid w:val="00F65CC0"/>
    <w:rsid w:val="00F66125"/>
    <w:rsid w:val="00F66472"/>
    <w:rsid w:val="00F665BC"/>
    <w:rsid w:val="00F6690C"/>
    <w:rsid w:val="00F66981"/>
    <w:rsid w:val="00F66C07"/>
    <w:rsid w:val="00F66C4F"/>
    <w:rsid w:val="00F6704B"/>
    <w:rsid w:val="00F67190"/>
    <w:rsid w:val="00F6751D"/>
    <w:rsid w:val="00F67978"/>
    <w:rsid w:val="00F67B84"/>
    <w:rsid w:val="00F67BD5"/>
    <w:rsid w:val="00F67D04"/>
    <w:rsid w:val="00F7018E"/>
    <w:rsid w:val="00F70190"/>
    <w:rsid w:val="00F704FA"/>
    <w:rsid w:val="00F708DF"/>
    <w:rsid w:val="00F70B39"/>
    <w:rsid w:val="00F70FC5"/>
    <w:rsid w:val="00F71055"/>
    <w:rsid w:val="00F7157D"/>
    <w:rsid w:val="00F71786"/>
    <w:rsid w:val="00F71851"/>
    <w:rsid w:val="00F71EBA"/>
    <w:rsid w:val="00F72222"/>
    <w:rsid w:val="00F72370"/>
    <w:rsid w:val="00F724A9"/>
    <w:rsid w:val="00F7270E"/>
    <w:rsid w:val="00F72763"/>
    <w:rsid w:val="00F728B8"/>
    <w:rsid w:val="00F72A80"/>
    <w:rsid w:val="00F72AD1"/>
    <w:rsid w:val="00F72CC5"/>
    <w:rsid w:val="00F72D22"/>
    <w:rsid w:val="00F72E74"/>
    <w:rsid w:val="00F72E85"/>
    <w:rsid w:val="00F7304D"/>
    <w:rsid w:val="00F732CC"/>
    <w:rsid w:val="00F73468"/>
    <w:rsid w:val="00F73509"/>
    <w:rsid w:val="00F73611"/>
    <w:rsid w:val="00F739DF"/>
    <w:rsid w:val="00F73E92"/>
    <w:rsid w:val="00F73ED1"/>
    <w:rsid w:val="00F73F5B"/>
    <w:rsid w:val="00F74038"/>
    <w:rsid w:val="00F741CA"/>
    <w:rsid w:val="00F7458E"/>
    <w:rsid w:val="00F74766"/>
    <w:rsid w:val="00F74776"/>
    <w:rsid w:val="00F74A46"/>
    <w:rsid w:val="00F74A78"/>
    <w:rsid w:val="00F751F1"/>
    <w:rsid w:val="00F754D6"/>
    <w:rsid w:val="00F75546"/>
    <w:rsid w:val="00F7589B"/>
    <w:rsid w:val="00F758FC"/>
    <w:rsid w:val="00F75934"/>
    <w:rsid w:val="00F7596B"/>
    <w:rsid w:val="00F75977"/>
    <w:rsid w:val="00F759BB"/>
    <w:rsid w:val="00F75EC1"/>
    <w:rsid w:val="00F7635F"/>
    <w:rsid w:val="00F76CBE"/>
    <w:rsid w:val="00F76EFD"/>
    <w:rsid w:val="00F77090"/>
    <w:rsid w:val="00F77146"/>
    <w:rsid w:val="00F772FC"/>
    <w:rsid w:val="00F77343"/>
    <w:rsid w:val="00F7734C"/>
    <w:rsid w:val="00F7739A"/>
    <w:rsid w:val="00F773CE"/>
    <w:rsid w:val="00F77599"/>
    <w:rsid w:val="00F7762D"/>
    <w:rsid w:val="00F7775B"/>
    <w:rsid w:val="00F77CE6"/>
    <w:rsid w:val="00F77D1C"/>
    <w:rsid w:val="00F77DE8"/>
    <w:rsid w:val="00F77FDC"/>
    <w:rsid w:val="00F80000"/>
    <w:rsid w:val="00F801ED"/>
    <w:rsid w:val="00F803A1"/>
    <w:rsid w:val="00F8051B"/>
    <w:rsid w:val="00F80523"/>
    <w:rsid w:val="00F80547"/>
    <w:rsid w:val="00F80941"/>
    <w:rsid w:val="00F80985"/>
    <w:rsid w:val="00F809E3"/>
    <w:rsid w:val="00F80B6C"/>
    <w:rsid w:val="00F80B83"/>
    <w:rsid w:val="00F80E7F"/>
    <w:rsid w:val="00F81372"/>
    <w:rsid w:val="00F8144C"/>
    <w:rsid w:val="00F817CD"/>
    <w:rsid w:val="00F817FA"/>
    <w:rsid w:val="00F81869"/>
    <w:rsid w:val="00F8191D"/>
    <w:rsid w:val="00F81C8C"/>
    <w:rsid w:val="00F81F2A"/>
    <w:rsid w:val="00F81FD1"/>
    <w:rsid w:val="00F820C2"/>
    <w:rsid w:val="00F829F9"/>
    <w:rsid w:val="00F82B50"/>
    <w:rsid w:val="00F82BB4"/>
    <w:rsid w:val="00F82BE2"/>
    <w:rsid w:val="00F82E1C"/>
    <w:rsid w:val="00F82E42"/>
    <w:rsid w:val="00F83139"/>
    <w:rsid w:val="00F8331F"/>
    <w:rsid w:val="00F836A8"/>
    <w:rsid w:val="00F837AD"/>
    <w:rsid w:val="00F837E9"/>
    <w:rsid w:val="00F83813"/>
    <w:rsid w:val="00F83956"/>
    <w:rsid w:val="00F83A8C"/>
    <w:rsid w:val="00F83AF4"/>
    <w:rsid w:val="00F8406C"/>
    <w:rsid w:val="00F840D9"/>
    <w:rsid w:val="00F8411B"/>
    <w:rsid w:val="00F84134"/>
    <w:rsid w:val="00F84275"/>
    <w:rsid w:val="00F842E6"/>
    <w:rsid w:val="00F84727"/>
    <w:rsid w:val="00F848E2"/>
    <w:rsid w:val="00F84D27"/>
    <w:rsid w:val="00F84EAA"/>
    <w:rsid w:val="00F84F49"/>
    <w:rsid w:val="00F85230"/>
    <w:rsid w:val="00F85232"/>
    <w:rsid w:val="00F8525B"/>
    <w:rsid w:val="00F854CB"/>
    <w:rsid w:val="00F85B99"/>
    <w:rsid w:val="00F85C7A"/>
    <w:rsid w:val="00F85CB0"/>
    <w:rsid w:val="00F85D1B"/>
    <w:rsid w:val="00F85DDF"/>
    <w:rsid w:val="00F85F7B"/>
    <w:rsid w:val="00F861C1"/>
    <w:rsid w:val="00F86279"/>
    <w:rsid w:val="00F866AB"/>
    <w:rsid w:val="00F8692E"/>
    <w:rsid w:val="00F86A68"/>
    <w:rsid w:val="00F86BCF"/>
    <w:rsid w:val="00F86C24"/>
    <w:rsid w:val="00F86EFC"/>
    <w:rsid w:val="00F86FD6"/>
    <w:rsid w:val="00F87154"/>
    <w:rsid w:val="00F87306"/>
    <w:rsid w:val="00F87915"/>
    <w:rsid w:val="00F879B3"/>
    <w:rsid w:val="00F87C07"/>
    <w:rsid w:val="00F87C3E"/>
    <w:rsid w:val="00F87E3B"/>
    <w:rsid w:val="00F87E86"/>
    <w:rsid w:val="00F9006C"/>
    <w:rsid w:val="00F90089"/>
    <w:rsid w:val="00F9018C"/>
    <w:rsid w:val="00F902EB"/>
    <w:rsid w:val="00F903D0"/>
    <w:rsid w:val="00F904C2"/>
    <w:rsid w:val="00F90529"/>
    <w:rsid w:val="00F9060B"/>
    <w:rsid w:val="00F909F8"/>
    <w:rsid w:val="00F90F47"/>
    <w:rsid w:val="00F9114B"/>
    <w:rsid w:val="00F91594"/>
    <w:rsid w:val="00F91A23"/>
    <w:rsid w:val="00F91C11"/>
    <w:rsid w:val="00F92056"/>
    <w:rsid w:val="00F922B0"/>
    <w:rsid w:val="00F922C4"/>
    <w:rsid w:val="00F92412"/>
    <w:rsid w:val="00F92D2F"/>
    <w:rsid w:val="00F92E28"/>
    <w:rsid w:val="00F92F4F"/>
    <w:rsid w:val="00F93212"/>
    <w:rsid w:val="00F935FB"/>
    <w:rsid w:val="00F936C4"/>
    <w:rsid w:val="00F939D2"/>
    <w:rsid w:val="00F93A8D"/>
    <w:rsid w:val="00F93C69"/>
    <w:rsid w:val="00F93CE4"/>
    <w:rsid w:val="00F93E54"/>
    <w:rsid w:val="00F9439A"/>
    <w:rsid w:val="00F94A52"/>
    <w:rsid w:val="00F94CA2"/>
    <w:rsid w:val="00F94DE5"/>
    <w:rsid w:val="00F94F70"/>
    <w:rsid w:val="00F94FBD"/>
    <w:rsid w:val="00F95287"/>
    <w:rsid w:val="00F953CE"/>
    <w:rsid w:val="00F956A0"/>
    <w:rsid w:val="00F9584C"/>
    <w:rsid w:val="00F959BE"/>
    <w:rsid w:val="00F959F1"/>
    <w:rsid w:val="00F95AF7"/>
    <w:rsid w:val="00F95D40"/>
    <w:rsid w:val="00F960D2"/>
    <w:rsid w:val="00F96258"/>
    <w:rsid w:val="00F96374"/>
    <w:rsid w:val="00F96565"/>
    <w:rsid w:val="00F96579"/>
    <w:rsid w:val="00F965E8"/>
    <w:rsid w:val="00F96A8E"/>
    <w:rsid w:val="00F96A9F"/>
    <w:rsid w:val="00F96B7A"/>
    <w:rsid w:val="00F96F2A"/>
    <w:rsid w:val="00F97151"/>
    <w:rsid w:val="00F972A3"/>
    <w:rsid w:val="00F97683"/>
    <w:rsid w:val="00F978F4"/>
    <w:rsid w:val="00F97937"/>
    <w:rsid w:val="00F97B47"/>
    <w:rsid w:val="00F97BBD"/>
    <w:rsid w:val="00FA005F"/>
    <w:rsid w:val="00FA018E"/>
    <w:rsid w:val="00FA02D9"/>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1FC8"/>
    <w:rsid w:val="00FA20CF"/>
    <w:rsid w:val="00FA2176"/>
    <w:rsid w:val="00FA23A8"/>
    <w:rsid w:val="00FA23FF"/>
    <w:rsid w:val="00FA2491"/>
    <w:rsid w:val="00FA265E"/>
    <w:rsid w:val="00FA297B"/>
    <w:rsid w:val="00FA2A30"/>
    <w:rsid w:val="00FA2BB3"/>
    <w:rsid w:val="00FA2D41"/>
    <w:rsid w:val="00FA2D6E"/>
    <w:rsid w:val="00FA2EBF"/>
    <w:rsid w:val="00FA2EEF"/>
    <w:rsid w:val="00FA2F13"/>
    <w:rsid w:val="00FA2FF7"/>
    <w:rsid w:val="00FA3167"/>
    <w:rsid w:val="00FA33A5"/>
    <w:rsid w:val="00FA39D3"/>
    <w:rsid w:val="00FA3AE3"/>
    <w:rsid w:val="00FA3B27"/>
    <w:rsid w:val="00FA401D"/>
    <w:rsid w:val="00FA4208"/>
    <w:rsid w:val="00FA47FB"/>
    <w:rsid w:val="00FA4B97"/>
    <w:rsid w:val="00FA4E58"/>
    <w:rsid w:val="00FA4F19"/>
    <w:rsid w:val="00FA53E2"/>
    <w:rsid w:val="00FA541F"/>
    <w:rsid w:val="00FA565C"/>
    <w:rsid w:val="00FA5691"/>
    <w:rsid w:val="00FA5797"/>
    <w:rsid w:val="00FA5A07"/>
    <w:rsid w:val="00FA613E"/>
    <w:rsid w:val="00FA6240"/>
    <w:rsid w:val="00FA6418"/>
    <w:rsid w:val="00FA65B6"/>
    <w:rsid w:val="00FA66A9"/>
    <w:rsid w:val="00FA69E8"/>
    <w:rsid w:val="00FA6AAD"/>
    <w:rsid w:val="00FA6F54"/>
    <w:rsid w:val="00FA6F9E"/>
    <w:rsid w:val="00FA7040"/>
    <w:rsid w:val="00FA7367"/>
    <w:rsid w:val="00FA74AE"/>
    <w:rsid w:val="00FA7831"/>
    <w:rsid w:val="00FA7F90"/>
    <w:rsid w:val="00FB026E"/>
    <w:rsid w:val="00FB08CA"/>
    <w:rsid w:val="00FB0A98"/>
    <w:rsid w:val="00FB0CAC"/>
    <w:rsid w:val="00FB0E2A"/>
    <w:rsid w:val="00FB0E3D"/>
    <w:rsid w:val="00FB0E68"/>
    <w:rsid w:val="00FB0ECE"/>
    <w:rsid w:val="00FB12D6"/>
    <w:rsid w:val="00FB14BA"/>
    <w:rsid w:val="00FB1583"/>
    <w:rsid w:val="00FB1804"/>
    <w:rsid w:val="00FB1C41"/>
    <w:rsid w:val="00FB1FFB"/>
    <w:rsid w:val="00FB2281"/>
    <w:rsid w:val="00FB2561"/>
    <w:rsid w:val="00FB25DC"/>
    <w:rsid w:val="00FB28EE"/>
    <w:rsid w:val="00FB2C1A"/>
    <w:rsid w:val="00FB3192"/>
    <w:rsid w:val="00FB32D6"/>
    <w:rsid w:val="00FB3339"/>
    <w:rsid w:val="00FB3400"/>
    <w:rsid w:val="00FB34DE"/>
    <w:rsid w:val="00FB353A"/>
    <w:rsid w:val="00FB3975"/>
    <w:rsid w:val="00FB3A36"/>
    <w:rsid w:val="00FB3B3A"/>
    <w:rsid w:val="00FB3D09"/>
    <w:rsid w:val="00FB415B"/>
    <w:rsid w:val="00FB41E4"/>
    <w:rsid w:val="00FB4323"/>
    <w:rsid w:val="00FB433F"/>
    <w:rsid w:val="00FB43BB"/>
    <w:rsid w:val="00FB43D7"/>
    <w:rsid w:val="00FB4478"/>
    <w:rsid w:val="00FB4855"/>
    <w:rsid w:val="00FB490D"/>
    <w:rsid w:val="00FB4B88"/>
    <w:rsid w:val="00FB4D81"/>
    <w:rsid w:val="00FB5033"/>
    <w:rsid w:val="00FB50CE"/>
    <w:rsid w:val="00FB5158"/>
    <w:rsid w:val="00FB5184"/>
    <w:rsid w:val="00FB53CD"/>
    <w:rsid w:val="00FB554B"/>
    <w:rsid w:val="00FB56CD"/>
    <w:rsid w:val="00FB572E"/>
    <w:rsid w:val="00FB58FE"/>
    <w:rsid w:val="00FB5A32"/>
    <w:rsid w:val="00FB5CFB"/>
    <w:rsid w:val="00FB5D5D"/>
    <w:rsid w:val="00FB5E5E"/>
    <w:rsid w:val="00FB5EE4"/>
    <w:rsid w:val="00FB64B0"/>
    <w:rsid w:val="00FB6691"/>
    <w:rsid w:val="00FB677C"/>
    <w:rsid w:val="00FB6897"/>
    <w:rsid w:val="00FB6A5E"/>
    <w:rsid w:val="00FB6AA4"/>
    <w:rsid w:val="00FB6CBB"/>
    <w:rsid w:val="00FB6E53"/>
    <w:rsid w:val="00FB7020"/>
    <w:rsid w:val="00FB7045"/>
    <w:rsid w:val="00FB7182"/>
    <w:rsid w:val="00FB75B7"/>
    <w:rsid w:val="00FB7660"/>
    <w:rsid w:val="00FB7A87"/>
    <w:rsid w:val="00FB7BE9"/>
    <w:rsid w:val="00FB7DD0"/>
    <w:rsid w:val="00FB7E13"/>
    <w:rsid w:val="00FC004D"/>
    <w:rsid w:val="00FC005A"/>
    <w:rsid w:val="00FC0187"/>
    <w:rsid w:val="00FC032A"/>
    <w:rsid w:val="00FC04A6"/>
    <w:rsid w:val="00FC0691"/>
    <w:rsid w:val="00FC0790"/>
    <w:rsid w:val="00FC07A4"/>
    <w:rsid w:val="00FC0BFB"/>
    <w:rsid w:val="00FC0CA1"/>
    <w:rsid w:val="00FC1185"/>
    <w:rsid w:val="00FC12CC"/>
    <w:rsid w:val="00FC149F"/>
    <w:rsid w:val="00FC178C"/>
    <w:rsid w:val="00FC197D"/>
    <w:rsid w:val="00FC1A84"/>
    <w:rsid w:val="00FC1B0D"/>
    <w:rsid w:val="00FC1E69"/>
    <w:rsid w:val="00FC219C"/>
    <w:rsid w:val="00FC2365"/>
    <w:rsid w:val="00FC270F"/>
    <w:rsid w:val="00FC2AC1"/>
    <w:rsid w:val="00FC2F8C"/>
    <w:rsid w:val="00FC32A3"/>
    <w:rsid w:val="00FC3600"/>
    <w:rsid w:val="00FC387A"/>
    <w:rsid w:val="00FC3F9F"/>
    <w:rsid w:val="00FC4434"/>
    <w:rsid w:val="00FC44ED"/>
    <w:rsid w:val="00FC4ECC"/>
    <w:rsid w:val="00FC4FC7"/>
    <w:rsid w:val="00FC4FFE"/>
    <w:rsid w:val="00FC52DE"/>
    <w:rsid w:val="00FC52FA"/>
    <w:rsid w:val="00FC57B8"/>
    <w:rsid w:val="00FC57D1"/>
    <w:rsid w:val="00FC5834"/>
    <w:rsid w:val="00FC5873"/>
    <w:rsid w:val="00FC5CBB"/>
    <w:rsid w:val="00FC5EB0"/>
    <w:rsid w:val="00FC5F5C"/>
    <w:rsid w:val="00FC5FFE"/>
    <w:rsid w:val="00FC6054"/>
    <w:rsid w:val="00FC61A7"/>
    <w:rsid w:val="00FC62A3"/>
    <w:rsid w:val="00FC6419"/>
    <w:rsid w:val="00FC64BE"/>
    <w:rsid w:val="00FC6625"/>
    <w:rsid w:val="00FC66D5"/>
    <w:rsid w:val="00FC67D3"/>
    <w:rsid w:val="00FC6876"/>
    <w:rsid w:val="00FC68D0"/>
    <w:rsid w:val="00FC6A53"/>
    <w:rsid w:val="00FC7107"/>
    <w:rsid w:val="00FC7227"/>
    <w:rsid w:val="00FC7B9E"/>
    <w:rsid w:val="00FC7FDE"/>
    <w:rsid w:val="00FD0AE2"/>
    <w:rsid w:val="00FD0C59"/>
    <w:rsid w:val="00FD119A"/>
    <w:rsid w:val="00FD141E"/>
    <w:rsid w:val="00FD152A"/>
    <w:rsid w:val="00FD1638"/>
    <w:rsid w:val="00FD1706"/>
    <w:rsid w:val="00FD1A1E"/>
    <w:rsid w:val="00FD1CFA"/>
    <w:rsid w:val="00FD2002"/>
    <w:rsid w:val="00FD21AB"/>
    <w:rsid w:val="00FD246C"/>
    <w:rsid w:val="00FD26C0"/>
    <w:rsid w:val="00FD2975"/>
    <w:rsid w:val="00FD2CEC"/>
    <w:rsid w:val="00FD2D06"/>
    <w:rsid w:val="00FD3061"/>
    <w:rsid w:val="00FD34B4"/>
    <w:rsid w:val="00FD34CA"/>
    <w:rsid w:val="00FD3758"/>
    <w:rsid w:val="00FD3ACA"/>
    <w:rsid w:val="00FD3AEF"/>
    <w:rsid w:val="00FD3AF8"/>
    <w:rsid w:val="00FD3D82"/>
    <w:rsid w:val="00FD3DC9"/>
    <w:rsid w:val="00FD3FC7"/>
    <w:rsid w:val="00FD4035"/>
    <w:rsid w:val="00FD40DB"/>
    <w:rsid w:val="00FD45A1"/>
    <w:rsid w:val="00FD487E"/>
    <w:rsid w:val="00FD48A1"/>
    <w:rsid w:val="00FD4C2E"/>
    <w:rsid w:val="00FD4C49"/>
    <w:rsid w:val="00FD4CB4"/>
    <w:rsid w:val="00FD4DC5"/>
    <w:rsid w:val="00FD535B"/>
    <w:rsid w:val="00FD53DC"/>
    <w:rsid w:val="00FD54C4"/>
    <w:rsid w:val="00FD57EA"/>
    <w:rsid w:val="00FD5814"/>
    <w:rsid w:val="00FD598B"/>
    <w:rsid w:val="00FD5ADA"/>
    <w:rsid w:val="00FD5BC2"/>
    <w:rsid w:val="00FD5BCA"/>
    <w:rsid w:val="00FD5C38"/>
    <w:rsid w:val="00FD5EB0"/>
    <w:rsid w:val="00FD5F1C"/>
    <w:rsid w:val="00FD5F3F"/>
    <w:rsid w:val="00FD5FC1"/>
    <w:rsid w:val="00FD6092"/>
    <w:rsid w:val="00FD6094"/>
    <w:rsid w:val="00FD61C4"/>
    <w:rsid w:val="00FD63AD"/>
    <w:rsid w:val="00FD66CA"/>
    <w:rsid w:val="00FD68C7"/>
    <w:rsid w:val="00FD6BF5"/>
    <w:rsid w:val="00FD724E"/>
    <w:rsid w:val="00FD728E"/>
    <w:rsid w:val="00FD735B"/>
    <w:rsid w:val="00FD7397"/>
    <w:rsid w:val="00FD7637"/>
    <w:rsid w:val="00FD7E4D"/>
    <w:rsid w:val="00FD7E5F"/>
    <w:rsid w:val="00FD7FAB"/>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17"/>
    <w:rsid w:val="00FE22BA"/>
    <w:rsid w:val="00FE2645"/>
    <w:rsid w:val="00FE278B"/>
    <w:rsid w:val="00FE27A8"/>
    <w:rsid w:val="00FE286F"/>
    <w:rsid w:val="00FE2C45"/>
    <w:rsid w:val="00FE2DED"/>
    <w:rsid w:val="00FE2F4F"/>
    <w:rsid w:val="00FE304E"/>
    <w:rsid w:val="00FE32B4"/>
    <w:rsid w:val="00FE3499"/>
    <w:rsid w:val="00FE34EC"/>
    <w:rsid w:val="00FE3522"/>
    <w:rsid w:val="00FE3660"/>
    <w:rsid w:val="00FE3801"/>
    <w:rsid w:val="00FE3C0F"/>
    <w:rsid w:val="00FE3C42"/>
    <w:rsid w:val="00FE4025"/>
    <w:rsid w:val="00FE412D"/>
    <w:rsid w:val="00FE437C"/>
    <w:rsid w:val="00FE48E6"/>
    <w:rsid w:val="00FE49B1"/>
    <w:rsid w:val="00FE49D3"/>
    <w:rsid w:val="00FE49E1"/>
    <w:rsid w:val="00FE4D24"/>
    <w:rsid w:val="00FE4E0C"/>
    <w:rsid w:val="00FE517F"/>
    <w:rsid w:val="00FE574F"/>
    <w:rsid w:val="00FE5893"/>
    <w:rsid w:val="00FE5917"/>
    <w:rsid w:val="00FE5B4B"/>
    <w:rsid w:val="00FE5C1F"/>
    <w:rsid w:val="00FE5DC0"/>
    <w:rsid w:val="00FE6071"/>
    <w:rsid w:val="00FE60F5"/>
    <w:rsid w:val="00FE627C"/>
    <w:rsid w:val="00FE6477"/>
    <w:rsid w:val="00FE64FD"/>
    <w:rsid w:val="00FE65F0"/>
    <w:rsid w:val="00FE6900"/>
    <w:rsid w:val="00FE6AFB"/>
    <w:rsid w:val="00FE6BB6"/>
    <w:rsid w:val="00FE6C63"/>
    <w:rsid w:val="00FE6FE8"/>
    <w:rsid w:val="00FE718D"/>
    <w:rsid w:val="00FE71AE"/>
    <w:rsid w:val="00FE73F9"/>
    <w:rsid w:val="00FE73FD"/>
    <w:rsid w:val="00FE745E"/>
    <w:rsid w:val="00FE74EC"/>
    <w:rsid w:val="00FE78F0"/>
    <w:rsid w:val="00FE7F6D"/>
    <w:rsid w:val="00FE7FBA"/>
    <w:rsid w:val="00FF004E"/>
    <w:rsid w:val="00FF0094"/>
    <w:rsid w:val="00FF0105"/>
    <w:rsid w:val="00FF04F1"/>
    <w:rsid w:val="00FF05E1"/>
    <w:rsid w:val="00FF083A"/>
    <w:rsid w:val="00FF0F45"/>
    <w:rsid w:val="00FF10D8"/>
    <w:rsid w:val="00FF114A"/>
    <w:rsid w:val="00FF12D1"/>
    <w:rsid w:val="00FF182C"/>
    <w:rsid w:val="00FF1B25"/>
    <w:rsid w:val="00FF1BB9"/>
    <w:rsid w:val="00FF1C15"/>
    <w:rsid w:val="00FF1CBF"/>
    <w:rsid w:val="00FF1D35"/>
    <w:rsid w:val="00FF1F4C"/>
    <w:rsid w:val="00FF20D9"/>
    <w:rsid w:val="00FF22CB"/>
    <w:rsid w:val="00FF2B7D"/>
    <w:rsid w:val="00FF2D25"/>
    <w:rsid w:val="00FF2E94"/>
    <w:rsid w:val="00FF3122"/>
    <w:rsid w:val="00FF32E1"/>
    <w:rsid w:val="00FF34E9"/>
    <w:rsid w:val="00FF3BB9"/>
    <w:rsid w:val="00FF3FB8"/>
    <w:rsid w:val="00FF40FB"/>
    <w:rsid w:val="00FF41F2"/>
    <w:rsid w:val="00FF4510"/>
    <w:rsid w:val="00FF465B"/>
    <w:rsid w:val="00FF473A"/>
    <w:rsid w:val="00FF4A26"/>
    <w:rsid w:val="00FF4C36"/>
    <w:rsid w:val="00FF4FC8"/>
    <w:rsid w:val="00FF4FDC"/>
    <w:rsid w:val="00FF5251"/>
    <w:rsid w:val="00FF530A"/>
    <w:rsid w:val="00FF55B8"/>
    <w:rsid w:val="00FF5631"/>
    <w:rsid w:val="00FF58FC"/>
    <w:rsid w:val="00FF5AD6"/>
    <w:rsid w:val="00FF5B03"/>
    <w:rsid w:val="00FF600E"/>
    <w:rsid w:val="00FF63D6"/>
    <w:rsid w:val="00FF6573"/>
    <w:rsid w:val="00FF6862"/>
    <w:rsid w:val="00FF68F7"/>
    <w:rsid w:val="00FF6A84"/>
    <w:rsid w:val="00FF6DE2"/>
    <w:rsid w:val="00FF7126"/>
    <w:rsid w:val="00FF71B5"/>
    <w:rsid w:val="00FF7319"/>
    <w:rsid w:val="00FF74D4"/>
    <w:rsid w:val="00FF76E5"/>
    <w:rsid w:val="00FF78DB"/>
    <w:rsid w:val="00FF790D"/>
    <w:rsid w:val="00FF7A55"/>
    <w:rsid w:val="00FF7ACE"/>
    <w:rsid w:val="00FF7C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7BFE"/>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CA65AF"/>
    <w:rPr>
      <w:b/>
      <w:i w:val="0"/>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A65AF"/>
    <w:rPr>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616924"/>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 w:type="paragraph" w:customStyle="1" w:styleId="Appendix">
    <w:name w:val="Appendix"/>
    <w:basedOn w:val="Rubrik1"/>
    <w:qFormat/>
    <w:rsid w:val="00845EA9"/>
    <w:pPr>
      <w:keepNext w:val="0"/>
      <w:keepLines w:val="0"/>
      <w:widowControl w:val="0"/>
      <w:numPr>
        <w:numId w:val="168"/>
      </w:numPr>
      <w:tabs>
        <w:tab w:val="num" w:pos="360"/>
      </w:tabs>
      <w:adjustRightInd w:val="0"/>
      <w:spacing w:before="0" w:after="480"/>
      <w:ind w:left="0" w:firstLine="0"/>
    </w:pPr>
    <w:rPr>
      <w:rFonts w:eastAsia="Times New Roman" w:cs="Arial"/>
      <w:iCs/>
      <w:color w:val="000000"/>
      <w:kern w:val="32"/>
      <w:sz w:val="7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4669697">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163086202">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43418094">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53132264">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28224907">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09868022">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5381</TotalTime>
  <Pages>483</Pages>
  <Words>149391</Words>
  <Characters>791778</Characters>
  <Application>Microsoft Office Word</Application>
  <DocSecurity>0</DocSecurity>
  <Lines>6598</Lines>
  <Paragraphs>1878</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939291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544</cp:revision>
  <cp:lastPrinted>2017-05-07T13:41:00Z</cp:lastPrinted>
  <dcterms:created xsi:type="dcterms:W3CDTF">2020-12-01T10:01:00Z</dcterms:created>
  <dcterms:modified xsi:type="dcterms:W3CDTF">2020-12-16T21:22:00Z</dcterms:modified>
</cp:coreProperties>
</file>